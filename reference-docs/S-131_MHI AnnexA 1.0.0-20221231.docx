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77FB39" w14:textId="7903810F" w:rsidR="00BD3CC9" w:rsidRPr="00BD3CC9" w:rsidRDefault="00BD3CC9" w:rsidP="00BD3CC9">
      <w:r w:rsidRPr="00BD3CC9">
        <w:rPr>
          <w:noProof/>
        </w:rPr>
        <mc:AlternateContent>
          <mc:Choice Requires="wpg">
            <w:drawing>
              <wp:anchor distT="0" distB="0" distL="114300" distR="114300" simplePos="0" relativeHeight="251661824" behindDoc="0" locked="0" layoutInCell="1" allowOverlap="1" wp14:anchorId="03F76B59" wp14:editId="64D9223E">
                <wp:simplePos x="0" y="0"/>
                <wp:positionH relativeFrom="margin">
                  <wp:posOffset>-371475</wp:posOffset>
                </wp:positionH>
                <wp:positionV relativeFrom="paragraph">
                  <wp:posOffset>-476250</wp:posOffset>
                </wp:positionV>
                <wp:extent cx="6530340" cy="9392285"/>
                <wp:effectExtent l="0" t="0" r="381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74" y="0"/>
                          <a:chExt cx="6530457" cy="9392193"/>
                        </a:xfrm>
                      </wpg:grpSpPr>
                      <wps:wsp>
                        <wps:cNvPr id="309" name="Tekstvak 2"/>
                        <wps:cNvSpPr txBox="1">
                          <a:spLocks noChangeArrowheads="1"/>
                        </wps:cNvSpPr>
                        <wps:spPr bwMode="auto">
                          <a:xfrm>
                            <a:off x="935086" y="0"/>
                            <a:ext cx="652112" cy="883331"/>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5DDEA88" w14:textId="0827511C" w:rsidR="00F32F6F" w:rsidRPr="000F60CD" w:rsidRDefault="00F32F6F" w:rsidP="00BD3CC9">
                              <w:pPr>
                                <w:rPr>
                                  <w:rFonts w:ascii="Calibri" w:hAnsi="Calibri" w:cs="Calibri"/>
                                  <w:b/>
                                </w:rPr>
                              </w:pPr>
                              <w:r w:rsidRPr="000F60CD">
                                <w:rPr>
                                  <w:rFonts w:ascii="Calibri" w:hAnsi="Calibri" w:cs="Calibri"/>
                                  <w:b/>
                                </w:rPr>
                                <w:t>S-1</w:t>
                              </w:r>
                              <w:r>
                                <w:rPr>
                                  <w:rFonts w:ascii="Calibri" w:hAnsi="Calibri" w:cs="Calibri"/>
                                  <w:b/>
                                </w:rPr>
                                <w:t>3</w:t>
                              </w:r>
                              <w:r w:rsidRPr="000F60CD">
                                <w:rPr>
                                  <w:rFonts w:ascii="Calibri" w:hAnsi="Calibri" w:cs="Calibri"/>
                                  <w:b/>
                                </w:rPr>
                                <w:t>1</w:t>
                              </w:r>
                            </w:p>
                          </w:txbxContent>
                        </wps:txbx>
                        <wps:bodyPr rot="0" vert="horz" wrap="none" lIns="180000" tIns="288000" rIns="180000" bIns="288000" anchor="ctr" anchorCtr="0" upright="1">
                          <a:spAutoFit/>
                        </wps:bodyPr>
                      </wps:wsp>
                      <pic:pic xmlns:pic="http://schemas.openxmlformats.org/drawingml/2006/picture">
                        <pic:nvPicPr>
                          <pic:cNvPr id="317" name="Afbeelding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874" y="5873085"/>
                            <a:ext cx="93472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Afbeelding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510" y="6800193"/>
                            <a:ext cx="934085"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Afbeelding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31" y="6800193"/>
                            <a:ext cx="92710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Tekstvak 10"/>
                        <wps:cNvSpPr txBox="1">
                          <a:spLocks noChangeArrowheads="1"/>
                        </wps:cNvSpPr>
                        <wps:spPr bwMode="auto">
                          <a:xfrm>
                            <a:off x="3689131" y="6800193"/>
                            <a:ext cx="2851200" cy="259200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D7B3BE5" w14:textId="77777777" w:rsidR="00F32F6F" w:rsidRPr="000F60CD" w:rsidRDefault="00F32F6F" w:rsidP="00603B0A">
                              <w:pPr>
                                <w:spacing w:after="0"/>
                                <w:jc w:val="right"/>
                                <w:rPr>
                                  <w:rFonts w:ascii="Calibri" w:hAnsi="Calibri" w:cs="Calibri"/>
                                  <w:color w:val="FFFFFF"/>
                                  <w:sz w:val="16"/>
                                  <w:szCs w:val="16"/>
                                </w:rPr>
                              </w:pPr>
                              <w:r w:rsidRPr="000F60CD">
                                <w:rPr>
                                  <w:rFonts w:ascii="Calibri" w:hAnsi="Calibri" w:cs="Calibri"/>
                                  <w:color w:val="FFFFFF"/>
                                  <w:sz w:val="16"/>
                                  <w:szCs w:val="16"/>
                                </w:rPr>
                                <w:t>Published by the</w:t>
                              </w:r>
                            </w:p>
                            <w:p w14:paraId="2BB5ADE3" w14:textId="77777777" w:rsidR="00F32F6F" w:rsidRPr="000F60CD" w:rsidRDefault="00F32F6F" w:rsidP="00603B0A">
                              <w:pPr>
                                <w:spacing w:after="0"/>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73DCB44E" w14:textId="77777777" w:rsidR="00F32F6F" w:rsidRPr="000F60CD" w:rsidRDefault="00F32F6F" w:rsidP="00603B0A">
                              <w:pPr>
                                <w:spacing w:after="0"/>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74FE022E" w14:textId="77777777" w:rsidR="00F32F6F" w:rsidRPr="000F60CD" w:rsidRDefault="00F32F6F" w:rsidP="00603B0A">
                              <w:pPr>
                                <w:spacing w:after="0"/>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4FA683A4" w14:textId="77777777" w:rsidR="00F32F6F" w:rsidRPr="000F60CD" w:rsidRDefault="00F32F6F" w:rsidP="00603B0A">
                              <w:pPr>
                                <w:spacing w:after="0"/>
                                <w:jc w:val="right"/>
                                <w:rPr>
                                  <w:rFonts w:ascii="Calibri" w:hAnsi="Calibri" w:cs="Calibri"/>
                                  <w:color w:val="FFFFFF"/>
                                  <w:sz w:val="16"/>
                                  <w:szCs w:val="16"/>
                                </w:rPr>
                              </w:pPr>
                              <w:r w:rsidRPr="000F60CD">
                                <w:rPr>
                                  <w:rFonts w:ascii="Calibri" w:hAnsi="Calibri" w:cs="Calibri"/>
                                  <w:color w:val="FFFFFF"/>
                                  <w:sz w:val="16"/>
                                  <w:szCs w:val="16"/>
                                </w:rPr>
                                <w:t>Tel: (377) 93.10.81.00</w:t>
                              </w:r>
                            </w:p>
                            <w:p w14:paraId="4214F7D4" w14:textId="77777777" w:rsidR="00F32F6F" w:rsidRPr="000F60CD" w:rsidRDefault="00F32F6F" w:rsidP="00603B0A">
                              <w:pPr>
                                <w:spacing w:after="0"/>
                                <w:jc w:val="right"/>
                                <w:rPr>
                                  <w:rFonts w:ascii="Calibri" w:hAnsi="Calibri" w:cs="Calibri"/>
                                  <w:color w:val="FFFFFF"/>
                                  <w:sz w:val="16"/>
                                  <w:szCs w:val="16"/>
                                </w:rPr>
                              </w:pPr>
                              <w:r w:rsidRPr="000F60CD">
                                <w:rPr>
                                  <w:rFonts w:ascii="Calibri" w:hAnsi="Calibri" w:cs="Calibri"/>
                                  <w:color w:val="FFFFFF"/>
                                  <w:sz w:val="16"/>
                                  <w:szCs w:val="16"/>
                                </w:rPr>
                                <w:t>Fax: (377) 93.10.81.40</w:t>
                              </w:r>
                            </w:p>
                            <w:p w14:paraId="39746445" w14:textId="77777777" w:rsidR="00F32F6F" w:rsidRPr="000F60CD" w:rsidRDefault="00F32F6F" w:rsidP="00603B0A">
                              <w:pPr>
                                <w:spacing w:after="0"/>
                                <w:jc w:val="right"/>
                                <w:rPr>
                                  <w:rFonts w:ascii="Calibri" w:hAnsi="Calibri" w:cs="Calibri"/>
                                  <w:color w:val="FFFFFF"/>
                                  <w:sz w:val="16"/>
                                  <w:szCs w:val="16"/>
                                </w:rPr>
                              </w:pPr>
                              <w:r w:rsidRPr="000F60CD">
                                <w:rPr>
                                  <w:rFonts w:ascii="Calibri" w:hAnsi="Calibri" w:cs="Calibri"/>
                                  <w:color w:val="FFFFFF"/>
                                  <w:sz w:val="16"/>
                                  <w:szCs w:val="16"/>
                                </w:rPr>
                                <w:t>info@iho.int</w:t>
                              </w:r>
                            </w:p>
                            <w:p w14:paraId="41378641" w14:textId="77777777" w:rsidR="00F32F6F" w:rsidRPr="000F60CD" w:rsidRDefault="00F32F6F" w:rsidP="00603B0A">
                              <w:pPr>
                                <w:spacing w:after="0"/>
                                <w:jc w:val="right"/>
                                <w:rPr>
                                  <w:rFonts w:ascii="Calibri" w:hAnsi="Calibri" w:cs="Calibri"/>
                                  <w:color w:val="FFFFFF"/>
                                  <w:sz w:val="16"/>
                                  <w:szCs w:val="16"/>
                                </w:rPr>
                              </w:pPr>
                              <w:r w:rsidRPr="000F60CD">
                                <w:rPr>
                                  <w:rFonts w:ascii="Calibri" w:hAnsi="Calibri" w:cs="Calibri"/>
                                  <w:color w:val="FFFFFF"/>
                                  <w:sz w:val="16"/>
                                  <w:szCs w:val="16"/>
                                </w:rPr>
                                <w:t>www.iho.int</w:t>
                              </w:r>
                            </w:p>
                          </w:txbxContent>
                        </wps:txbx>
                        <wps:bodyPr rot="0" vert="horz" wrap="square" lIns="180000" tIns="180000" rIns="180000" bIns="180000" anchor="b" anchorCtr="0" upright="1">
                          <a:noAutofit/>
                        </wps:bodyPr>
                      </wps:wsp>
                      <wps:wsp>
                        <wps:cNvPr id="329" name="Tekstvak 1"/>
                        <wps:cNvSpPr txBox="1">
                          <a:spLocks noChangeArrowheads="1"/>
                        </wps:cNvSpPr>
                        <wps:spPr bwMode="auto">
                          <a:xfrm>
                            <a:off x="945931" y="756745"/>
                            <a:ext cx="5583600" cy="6040800"/>
                          </a:xfrm>
                          <a:prstGeom prst="rect">
                            <a:avLst/>
                          </a:prstGeom>
                          <a:solidFill>
                            <a:srgbClr val="FFFFFF"/>
                          </a:solidFill>
                          <a:ln w="6350">
                            <a:solidFill>
                              <a:srgbClr val="001532"/>
                            </a:solidFill>
                            <a:miter lim="800000"/>
                            <a:headEnd/>
                            <a:tailEnd/>
                          </a:ln>
                        </wps:spPr>
                        <wps:txbx>
                          <w:txbxContent>
                            <w:p w14:paraId="0A2647A1" w14:textId="77777777" w:rsidR="00F32F6F" w:rsidRPr="0046536C" w:rsidRDefault="00F32F6F" w:rsidP="00BD3CC9">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Annex A</w:t>
                              </w:r>
                            </w:p>
                            <w:p w14:paraId="7996A10F" w14:textId="77777777" w:rsidR="00F32F6F" w:rsidRDefault="00F32F6F" w:rsidP="00BD3CC9">
                              <w:pPr>
                                <w:pStyle w:val="Basisalinea"/>
                                <w:suppressAutoHyphens/>
                                <w:spacing w:line="240" w:lineRule="auto"/>
                                <w:rPr>
                                  <w:rFonts w:ascii="Arial" w:hAnsi="Arial" w:cs="HelveticaNeueLT Std Med"/>
                                  <w:b/>
                                  <w:color w:val="00004C"/>
                                  <w:sz w:val="56"/>
                                  <w:szCs w:val="56"/>
                                </w:rPr>
                              </w:pPr>
                            </w:p>
                            <w:p w14:paraId="22ADB7C9" w14:textId="77777777" w:rsidR="00F32F6F" w:rsidRDefault="00F32F6F" w:rsidP="00BD3CC9">
                              <w:pPr>
                                <w:pStyle w:val="Basisalinea"/>
                                <w:suppressAutoHyphens/>
                                <w:spacing w:line="240" w:lineRule="auto"/>
                                <w:rPr>
                                  <w:rFonts w:ascii="Arial" w:hAnsi="Arial" w:cs="HelveticaNeueLT Std Med"/>
                                  <w:b/>
                                  <w:color w:val="00004C"/>
                                  <w:sz w:val="56"/>
                                  <w:szCs w:val="56"/>
                                </w:rPr>
                              </w:pPr>
                            </w:p>
                            <w:p w14:paraId="7D704CE4" w14:textId="77777777" w:rsidR="00F32F6F" w:rsidRDefault="00F32F6F" w:rsidP="00640721">
                              <w:pPr>
                                <w:pStyle w:val="Basisalinea"/>
                                <w:suppressAutoHyphens/>
                                <w:spacing w:line="240" w:lineRule="auto"/>
                                <w:jc w:val="left"/>
                                <w:rPr>
                                  <w:rFonts w:ascii="Arial" w:hAnsi="Arial" w:cs="HelveticaNeueLT Std Med"/>
                                  <w:b/>
                                  <w:color w:val="00004C"/>
                                  <w:sz w:val="56"/>
                                  <w:szCs w:val="56"/>
                                </w:rPr>
                              </w:pPr>
                              <w:r>
                                <w:rPr>
                                  <w:rFonts w:ascii="Arial" w:hAnsi="Arial" w:cs="HelveticaNeueLT Std Med"/>
                                  <w:b/>
                                  <w:color w:val="00004C"/>
                                  <w:sz w:val="56"/>
                                  <w:szCs w:val="56"/>
                                </w:rPr>
                                <w:t xml:space="preserve">Data Classification and Encoding Guide </w:t>
                              </w:r>
                            </w:p>
                            <w:p w14:paraId="5842D3D8" w14:textId="77777777" w:rsidR="00F32F6F" w:rsidRDefault="00F32F6F" w:rsidP="00BD3CC9">
                              <w:pPr>
                                <w:pStyle w:val="Basisalinea"/>
                                <w:suppressAutoHyphens/>
                                <w:spacing w:line="240" w:lineRule="auto"/>
                                <w:rPr>
                                  <w:rFonts w:ascii="Arial" w:hAnsi="Arial" w:cs="HelveticaNeueLT Std Med"/>
                                  <w:b/>
                                  <w:color w:val="00004C"/>
                                  <w:sz w:val="56"/>
                                  <w:szCs w:val="56"/>
                                </w:rPr>
                              </w:pPr>
                            </w:p>
                            <w:p w14:paraId="16C5D99E" w14:textId="77777777" w:rsidR="00F32F6F" w:rsidRDefault="00F32F6F" w:rsidP="00BD3CC9">
                              <w:pPr>
                                <w:pStyle w:val="Basisalinea"/>
                                <w:suppressAutoHyphens/>
                                <w:spacing w:line="240" w:lineRule="auto"/>
                                <w:rPr>
                                  <w:rFonts w:ascii="Arial" w:hAnsi="Arial" w:cs="HelveticaNeueLT Std Med"/>
                                  <w:b/>
                                  <w:color w:val="00004C"/>
                                  <w:sz w:val="56"/>
                                  <w:szCs w:val="56"/>
                                </w:rPr>
                              </w:pPr>
                            </w:p>
                            <w:p w14:paraId="3F3A3533" w14:textId="77777777" w:rsidR="00F32F6F" w:rsidRDefault="00F32F6F" w:rsidP="00BD3CC9">
                              <w:pPr>
                                <w:pStyle w:val="Basisalinea"/>
                                <w:suppressAutoHyphens/>
                                <w:spacing w:line="240" w:lineRule="auto"/>
                                <w:rPr>
                                  <w:rFonts w:ascii="Arial" w:hAnsi="Arial" w:cs="HelveticaNeueLT Std Med"/>
                                  <w:b/>
                                  <w:color w:val="00004C"/>
                                  <w:sz w:val="56"/>
                                  <w:szCs w:val="56"/>
                                </w:rPr>
                              </w:pPr>
                            </w:p>
                            <w:p w14:paraId="3717C536" w14:textId="49BB60BA" w:rsidR="00F32F6F" w:rsidRDefault="00F32F6F" w:rsidP="00BD3CC9">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1.0.0-</w:t>
                              </w:r>
                              <w:ins w:id="0" w:author="Raphael Malyankar" w:date="2022-10-20T22:41:00Z">
                                <w:r>
                                  <w:rPr>
                                    <w:rFonts w:ascii="Arial" w:hAnsi="Arial" w:cs="HelveticaNeueLT Std Med"/>
                                    <w:b/>
                                    <w:color w:val="00004C"/>
                                    <w:sz w:val="28"/>
                                    <w:szCs w:val="28"/>
                                  </w:rPr>
                                  <w:t>20221</w:t>
                                </w:r>
                              </w:ins>
                              <w:ins w:id="1" w:author="Raphael Malyankar" w:date="2023-01-10T12:29:00Z">
                                <w:r>
                                  <w:rPr>
                                    <w:rFonts w:ascii="Arial" w:hAnsi="Arial" w:cs="HelveticaNeueLT Std Med"/>
                                    <w:b/>
                                    <w:color w:val="00004C"/>
                                    <w:sz w:val="28"/>
                                    <w:szCs w:val="28"/>
                                  </w:rPr>
                                  <w:t>231</w:t>
                                </w:r>
                              </w:ins>
                              <w:ins w:id="2" w:author="Raphael Malyankar" w:date="2022-10-20T22:41:00Z">
                                <w:r>
                                  <w:rPr>
                                    <w:rFonts w:ascii="Arial" w:hAnsi="Arial" w:cs="HelveticaNeueLT Std Med"/>
                                    <w:b/>
                                    <w:color w:val="00004C"/>
                                    <w:sz w:val="28"/>
                                    <w:szCs w:val="28"/>
                                  </w:rPr>
                                  <w:t xml:space="preserve"> </w:t>
                                </w:r>
                              </w:ins>
                              <w:r>
                                <w:rPr>
                                  <w:rFonts w:ascii="Arial" w:hAnsi="Arial" w:cs="HelveticaNeueLT Std Med"/>
                                  <w:b/>
                                  <w:color w:val="00004C"/>
                                  <w:sz w:val="28"/>
                                  <w:szCs w:val="28"/>
                                </w:rPr>
                                <w:t xml:space="preserve">– </w:t>
                              </w:r>
                              <w:ins w:id="3" w:author="Raphael Malyankar" w:date="2023-01-10T12:29:00Z">
                                <w:r>
                                  <w:rPr>
                                    <w:rFonts w:ascii="Arial" w:hAnsi="Arial" w:cs="HelveticaNeueLT Std Med"/>
                                    <w:b/>
                                    <w:color w:val="00004C"/>
                                    <w:sz w:val="28"/>
                                    <w:szCs w:val="28"/>
                                  </w:rPr>
                                  <w:t>December</w:t>
                                </w:r>
                              </w:ins>
                              <w:ins w:id="4" w:author="Raphael Malyankar" w:date="2022-10-20T22:41:00Z">
                                <w:r>
                                  <w:rPr>
                                    <w:rFonts w:ascii="Arial" w:hAnsi="Arial" w:cs="HelveticaNeueLT Std Med"/>
                                    <w:b/>
                                    <w:color w:val="00004C"/>
                                    <w:sz w:val="28"/>
                                    <w:szCs w:val="28"/>
                                  </w:rPr>
                                  <w:t xml:space="preserve"> </w:t>
                                </w:r>
                              </w:ins>
                              <w:r>
                                <w:rPr>
                                  <w:rFonts w:ascii="Arial" w:hAnsi="Arial" w:cs="HelveticaNeueLT Std Med"/>
                                  <w:b/>
                                  <w:color w:val="00004C"/>
                                  <w:sz w:val="28"/>
                                  <w:szCs w:val="28"/>
                                </w:rPr>
                                <w:t>2022</w:t>
                              </w:r>
                            </w:p>
                            <w:p w14:paraId="25F580BC" w14:textId="77777777" w:rsidR="00F32F6F" w:rsidRDefault="00F32F6F" w:rsidP="00BD3CC9">
                              <w:pPr>
                                <w:pStyle w:val="Basisalinea"/>
                                <w:suppressAutoHyphens/>
                                <w:spacing w:line="240" w:lineRule="auto"/>
                                <w:rPr>
                                  <w:rFonts w:ascii="Arial" w:hAnsi="Arial" w:cs="HelveticaNeueLT Std Med"/>
                                  <w:b/>
                                  <w:color w:val="00004C"/>
                                  <w:sz w:val="28"/>
                                  <w:szCs w:val="28"/>
                                </w:rPr>
                              </w:pPr>
                            </w:p>
                            <w:p w14:paraId="56587726" w14:textId="77777777" w:rsidR="00F32F6F" w:rsidRDefault="00F32F6F" w:rsidP="00BD3CC9">
                              <w:pPr>
                                <w:pStyle w:val="Basisalinea"/>
                                <w:suppressAutoHyphens/>
                                <w:spacing w:line="240" w:lineRule="auto"/>
                                <w:rPr>
                                  <w:rFonts w:ascii="Arial" w:hAnsi="Arial" w:cs="HelveticaNeueLT Std Med"/>
                                  <w:b/>
                                  <w:color w:val="00004C"/>
                                  <w:sz w:val="28"/>
                                  <w:szCs w:val="28"/>
                                </w:rPr>
                              </w:pPr>
                            </w:p>
                            <w:p w14:paraId="1ADFD841" w14:textId="77777777" w:rsidR="00F32F6F" w:rsidRPr="00FD27EE" w:rsidRDefault="00F32F6F" w:rsidP="00BD3CC9">
                              <w:pPr>
                                <w:pStyle w:val="Basisalinea"/>
                                <w:suppressAutoHyphens/>
                                <w:spacing w:line="240" w:lineRule="auto"/>
                                <w:rPr>
                                  <w:rFonts w:ascii="Arial" w:hAnsi="Arial" w:cs="HelveticaNeueLT Std Med"/>
                                  <w:b/>
                                  <w:color w:val="00004C"/>
                                  <w:sz w:val="56"/>
                                  <w:szCs w:val="56"/>
                                </w:rPr>
                              </w:pP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03F76B59" id="Group 5" o:spid="_x0000_s1026" style="position:absolute;left:0;text-align:left;margin-left:-29.25pt;margin-top:-37.5pt;width:514.2pt;height:739.55pt;z-index:25166182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">
                <v:shapetype id="_x0000_t202" coordsize="21600,21600" o:spt="202" path="m,l,21600r21600,l21600,xe">
                  <v:stroke joinstyle="miter"/>
                  <v:path gradientshapeok="t" o:connecttype="rect"/>
                </v:shapetype>
                <v:shape id="Tekstvak 2" o:spid="_x0000_s1027" type="#_x0000_t202" style="position:absolute;left:9350;width:6521;height:883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" fillcolor="#f1eaca" stroked="f" strokeweight=".5pt">
                  <v:textbox style="mso-fit-shape-to-text:t" inset="5mm,8mm,5mm,8mm">
                    <w:txbxContent>
                      <w:p w14:paraId="45DDEA88" w14:textId="0827511C" w:rsidR="00F32F6F" w:rsidRPr="000F60CD" w:rsidRDefault="00F32F6F" w:rsidP="00BD3CC9">
                        <w:pPr>
                          <w:rPr>
                            <w:rFonts w:ascii="Calibri" w:hAnsi="Calibri" w:cs="Calibri"/>
                            <w:b/>
                          </w:rPr>
                        </w:pPr>
                        <w:r w:rsidRPr="000F60CD">
                          <w:rPr>
                            <w:rFonts w:ascii="Calibri" w:hAnsi="Calibri" w:cs="Calibri"/>
                            <w:b/>
                          </w:rPr>
                          <w:t>S-1</w:t>
                        </w:r>
                        <w:r>
                          <w:rPr>
                            <w:rFonts w:ascii="Calibri" w:hAnsi="Calibri" w:cs="Calibri"/>
                            <w:b/>
                          </w:rPr>
                          <w:t>3</w:t>
                        </w:r>
                        <w:r w:rsidRPr="000F60CD">
                          <w:rPr>
                            <w:rFonts w:ascii="Calibri" w:hAnsi="Calibri" w:cs="Calibri"/>
                            <w:b/>
                          </w:rPr>
                          <w:t>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" fillcolor="#00ac9e" stroked="f" strokeweight=".5pt">
                  <v:textbox inset="5mm,5mm,5mm,5mm">
                    <w:txbxContent>
                      <w:p w14:paraId="6D7B3BE5" w14:textId="77777777" w:rsidR="00F32F6F" w:rsidRPr="000F60CD" w:rsidRDefault="00F32F6F" w:rsidP="00603B0A">
                        <w:pPr>
                          <w:spacing w:after="0"/>
                          <w:jc w:val="right"/>
                          <w:rPr>
                            <w:rFonts w:ascii="Calibri" w:hAnsi="Calibri" w:cs="Calibri"/>
                            <w:color w:val="FFFFFF"/>
                            <w:sz w:val="16"/>
                            <w:szCs w:val="16"/>
                          </w:rPr>
                        </w:pPr>
                        <w:r w:rsidRPr="000F60CD">
                          <w:rPr>
                            <w:rFonts w:ascii="Calibri" w:hAnsi="Calibri" w:cs="Calibri"/>
                            <w:color w:val="FFFFFF"/>
                            <w:sz w:val="16"/>
                            <w:szCs w:val="16"/>
                          </w:rPr>
                          <w:t>Published by the</w:t>
                        </w:r>
                      </w:p>
                      <w:p w14:paraId="2BB5ADE3" w14:textId="77777777" w:rsidR="00F32F6F" w:rsidRPr="000F60CD" w:rsidRDefault="00F32F6F" w:rsidP="00603B0A">
                        <w:pPr>
                          <w:spacing w:after="0"/>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73DCB44E" w14:textId="77777777" w:rsidR="00F32F6F" w:rsidRPr="000F60CD" w:rsidRDefault="00F32F6F" w:rsidP="00603B0A">
                        <w:pPr>
                          <w:spacing w:after="0"/>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74FE022E" w14:textId="77777777" w:rsidR="00F32F6F" w:rsidRPr="000F60CD" w:rsidRDefault="00F32F6F" w:rsidP="00603B0A">
                        <w:pPr>
                          <w:spacing w:after="0"/>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4FA683A4" w14:textId="77777777" w:rsidR="00F32F6F" w:rsidRPr="000F60CD" w:rsidRDefault="00F32F6F" w:rsidP="00603B0A">
                        <w:pPr>
                          <w:spacing w:after="0"/>
                          <w:jc w:val="right"/>
                          <w:rPr>
                            <w:rFonts w:ascii="Calibri" w:hAnsi="Calibri" w:cs="Calibri"/>
                            <w:color w:val="FFFFFF"/>
                            <w:sz w:val="16"/>
                            <w:szCs w:val="16"/>
                          </w:rPr>
                        </w:pPr>
                        <w:r w:rsidRPr="000F60CD">
                          <w:rPr>
                            <w:rFonts w:ascii="Calibri" w:hAnsi="Calibri" w:cs="Calibri"/>
                            <w:color w:val="FFFFFF"/>
                            <w:sz w:val="16"/>
                            <w:szCs w:val="16"/>
                          </w:rPr>
                          <w:t>Tel: (377) 93.10.81.00</w:t>
                        </w:r>
                      </w:p>
                      <w:p w14:paraId="4214F7D4" w14:textId="77777777" w:rsidR="00F32F6F" w:rsidRPr="000F60CD" w:rsidRDefault="00F32F6F" w:rsidP="00603B0A">
                        <w:pPr>
                          <w:spacing w:after="0"/>
                          <w:jc w:val="right"/>
                          <w:rPr>
                            <w:rFonts w:ascii="Calibri" w:hAnsi="Calibri" w:cs="Calibri"/>
                            <w:color w:val="FFFFFF"/>
                            <w:sz w:val="16"/>
                            <w:szCs w:val="16"/>
                          </w:rPr>
                        </w:pPr>
                        <w:r w:rsidRPr="000F60CD">
                          <w:rPr>
                            <w:rFonts w:ascii="Calibri" w:hAnsi="Calibri" w:cs="Calibri"/>
                            <w:color w:val="FFFFFF"/>
                            <w:sz w:val="16"/>
                            <w:szCs w:val="16"/>
                          </w:rPr>
                          <w:t>Fax: (377) 93.10.81.40</w:t>
                        </w:r>
                      </w:p>
                      <w:p w14:paraId="39746445" w14:textId="77777777" w:rsidR="00F32F6F" w:rsidRPr="000F60CD" w:rsidRDefault="00F32F6F" w:rsidP="00603B0A">
                        <w:pPr>
                          <w:spacing w:after="0"/>
                          <w:jc w:val="right"/>
                          <w:rPr>
                            <w:rFonts w:ascii="Calibri" w:hAnsi="Calibri" w:cs="Calibri"/>
                            <w:color w:val="FFFFFF"/>
                            <w:sz w:val="16"/>
                            <w:szCs w:val="16"/>
                          </w:rPr>
                        </w:pPr>
                        <w:r w:rsidRPr="000F60CD">
                          <w:rPr>
                            <w:rFonts w:ascii="Calibri" w:hAnsi="Calibri" w:cs="Calibri"/>
                            <w:color w:val="FFFFFF"/>
                            <w:sz w:val="16"/>
                            <w:szCs w:val="16"/>
                          </w:rPr>
                          <w:t>info@iho.int</w:t>
                        </w:r>
                      </w:p>
                      <w:p w14:paraId="41378641" w14:textId="77777777" w:rsidR="00F32F6F" w:rsidRPr="000F60CD" w:rsidRDefault="00F32F6F" w:rsidP="00603B0A">
                        <w:pPr>
                          <w:spacing w:after="0"/>
                          <w:jc w:val="right"/>
                          <w:rPr>
                            <w:rFonts w:ascii="Calibri" w:hAnsi="Calibri" w:cs="Calibri"/>
                            <w:color w:val="FFFFFF"/>
                            <w:sz w:val="16"/>
                            <w:szCs w:val="16"/>
                          </w:rPr>
                        </w:pPr>
                        <w:r w:rsidRPr="000F60CD">
                          <w:rPr>
                            <w:rFonts w:ascii="Calibri" w:hAnsi="Calibri" w:cs="Calibri"/>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" strokecolor="#001532" strokeweight=".5pt">
                  <v:textbox inset="10mm,10mm,10mm,10mm">
                    <w:txbxContent>
                      <w:p w14:paraId="0A2647A1" w14:textId="77777777" w:rsidR="00F32F6F" w:rsidRPr="0046536C" w:rsidRDefault="00F32F6F" w:rsidP="00BD3CC9">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Annex A</w:t>
                        </w:r>
                      </w:p>
                      <w:p w14:paraId="7996A10F" w14:textId="77777777" w:rsidR="00F32F6F" w:rsidRDefault="00F32F6F" w:rsidP="00BD3CC9">
                        <w:pPr>
                          <w:pStyle w:val="Basisalinea"/>
                          <w:suppressAutoHyphens/>
                          <w:spacing w:line="240" w:lineRule="auto"/>
                          <w:rPr>
                            <w:rFonts w:ascii="Arial" w:hAnsi="Arial" w:cs="HelveticaNeueLT Std Med"/>
                            <w:b/>
                            <w:color w:val="00004C"/>
                            <w:sz w:val="56"/>
                            <w:szCs w:val="56"/>
                          </w:rPr>
                        </w:pPr>
                      </w:p>
                      <w:p w14:paraId="22ADB7C9" w14:textId="77777777" w:rsidR="00F32F6F" w:rsidRDefault="00F32F6F" w:rsidP="00BD3CC9">
                        <w:pPr>
                          <w:pStyle w:val="Basisalinea"/>
                          <w:suppressAutoHyphens/>
                          <w:spacing w:line="240" w:lineRule="auto"/>
                          <w:rPr>
                            <w:rFonts w:ascii="Arial" w:hAnsi="Arial" w:cs="HelveticaNeueLT Std Med"/>
                            <w:b/>
                            <w:color w:val="00004C"/>
                            <w:sz w:val="56"/>
                            <w:szCs w:val="56"/>
                          </w:rPr>
                        </w:pPr>
                      </w:p>
                      <w:p w14:paraId="7D704CE4" w14:textId="77777777" w:rsidR="00F32F6F" w:rsidRDefault="00F32F6F" w:rsidP="00640721">
                        <w:pPr>
                          <w:pStyle w:val="Basisalinea"/>
                          <w:suppressAutoHyphens/>
                          <w:spacing w:line="240" w:lineRule="auto"/>
                          <w:jc w:val="left"/>
                          <w:rPr>
                            <w:rFonts w:ascii="Arial" w:hAnsi="Arial" w:cs="HelveticaNeueLT Std Med"/>
                            <w:b/>
                            <w:color w:val="00004C"/>
                            <w:sz w:val="56"/>
                            <w:szCs w:val="56"/>
                          </w:rPr>
                        </w:pPr>
                        <w:r>
                          <w:rPr>
                            <w:rFonts w:ascii="Arial" w:hAnsi="Arial" w:cs="HelveticaNeueLT Std Med"/>
                            <w:b/>
                            <w:color w:val="00004C"/>
                            <w:sz w:val="56"/>
                            <w:szCs w:val="56"/>
                          </w:rPr>
                          <w:t xml:space="preserve">Data Classification and Encoding Guide </w:t>
                        </w:r>
                      </w:p>
                      <w:p w14:paraId="5842D3D8" w14:textId="77777777" w:rsidR="00F32F6F" w:rsidRDefault="00F32F6F" w:rsidP="00BD3CC9">
                        <w:pPr>
                          <w:pStyle w:val="Basisalinea"/>
                          <w:suppressAutoHyphens/>
                          <w:spacing w:line="240" w:lineRule="auto"/>
                          <w:rPr>
                            <w:rFonts w:ascii="Arial" w:hAnsi="Arial" w:cs="HelveticaNeueLT Std Med"/>
                            <w:b/>
                            <w:color w:val="00004C"/>
                            <w:sz w:val="56"/>
                            <w:szCs w:val="56"/>
                          </w:rPr>
                        </w:pPr>
                      </w:p>
                      <w:p w14:paraId="16C5D99E" w14:textId="77777777" w:rsidR="00F32F6F" w:rsidRDefault="00F32F6F" w:rsidP="00BD3CC9">
                        <w:pPr>
                          <w:pStyle w:val="Basisalinea"/>
                          <w:suppressAutoHyphens/>
                          <w:spacing w:line="240" w:lineRule="auto"/>
                          <w:rPr>
                            <w:rFonts w:ascii="Arial" w:hAnsi="Arial" w:cs="HelveticaNeueLT Std Med"/>
                            <w:b/>
                            <w:color w:val="00004C"/>
                            <w:sz w:val="56"/>
                            <w:szCs w:val="56"/>
                          </w:rPr>
                        </w:pPr>
                      </w:p>
                      <w:p w14:paraId="3F3A3533" w14:textId="77777777" w:rsidR="00F32F6F" w:rsidRDefault="00F32F6F" w:rsidP="00BD3CC9">
                        <w:pPr>
                          <w:pStyle w:val="Basisalinea"/>
                          <w:suppressAutoHyphens/>
                          <w:spacing w:line="240" w:lineRule="auto"/>
                          <w:rPr>
                            <w:rFonts w:ascii="Arial" w:hAnsi="Arial" w:cs="HelveticaNeueLT Std Med"/>
                            <w:b/>
                            <w:color w:val="00004C"/>
                            <w:sz w:val="56"/>
                            <w:szCs w:val="56"/>
                          </w:rPr>
                        </w:pPr>
                      </w:p>
                      <w:p w14:paraId="3717C536" w14:textId="49BB60BA" w:rsidR="00F32F6F" w:rsidRDefault="00F32F6F" w:rsidP="00BD3CC9">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1.0.0-</w:t>
                        </w:r>
                        <w:ins w:id="5" w:author="Raphael Malyankar" w:date="2022-10-20T22:41:00Z">
                          <w:r>
                            <w:rPr>
                              <w:rFonts w:ascii="Arial" w:hAnsi="Arial" w:cs="HelveticaNeueLT Std Med"/>
                              <w:b/>
                              <w:color w:val="00004C"/>
                              <w:sz w:val="28"/>
                              <w:szCs w:val="28"/>
                            </w:rPr>
                            <w:t>20221</w:t>
                          </w:r>
                        </w:ins>
                        <w:ins w:id="6" w:author="Raphael Malyankar" w:date="2023-01-10T12:29:00Z">
                          <w:r>
                            <w:rPr>
                              <w:rFonts w:ascii="Arial" w:hAnsi="Arial" w:cs="HelveticaNeueLT Std Med"/>
                              <w:b/>
                              <w:color w:val="00004C"/>
                              <w:sz w:val="28"/>
                              <w:szCs w:val="28"/>
                            </w:rPr>
                            <w:t>231</w:t>
                          </w:r>
                        </w:ins>
                        <w:ins w:id="7" w:author="Raphael Malyankar" w:date="2022-10-20T22:41:00Z">
                          <w:r>
                            <w:rPr>
                              <w:rFonts w:ascii="Arial" w:hAnsi="Arial" w:cs="HelveticaNeueLT Std Med"/>
                              <w:b/>
                              <w:color w:val="00004C"/>
                              <w:sz w:val="28"/>
                              <w:szCs w:val="28"/>
                            </w:rPr>
                            <w:t xml:space="preserve"> </w:t>
                          </w:r>
                        </w:ins>
                        <w:r>
                          <w:rPr>
                            <w:rFonts w:ascii="Arial" w:hAnsi="Arial" w:cs="HelveticaNeueLT Std Med"/>
                            <w:b/>
                            <w:color w:val="00004C"/>
                            <w:sz w:val="28"/>
                            <w:szCs w:val="28"/>
                          </w:rPr>
                          <w:t xml:space="preserve">– </w:t>
                        </w:r>
                        <w:ins w:id="8" w:author="Raphael Malyankar" w:date="2023-01-10T12:29:00Z">
                          <w:r>
                            <w:rPr>
                              <w:rFonts w:ascii="Arial" w:hAnsi="Arial" w:cs="HelveticaNeueLT Std Med"/>
                              <w:b/>
                              <w:color w:val="00004C"/>
                              <w:sz w:val="28"/>
                              <w:szCs w:val="28"/>
                            </w:rPr>
                            <w:t>December</w:t>
                          </w:r>
                        </w:ins>
                        <w:ins w:id="9" w:author="Raphael Malyankar" w:date="2022-10-20T22:41:00Z">
                          <w:r>
                            <w:rPr>
                              <w:rFonts w:ascii="Arial" w:hAnsi="Arial" w:cs="HelveticaNeueLT Std Med"/>
                              <w:b/>
                              <w:color w:val="00004C"/>
                              <w:sz w:val="28"/>
                              <w:szCs w:val="28"/>
                            </w:rPr>
                            <w:t xml:space="preserve"> </w:t>
                          </w:r>
                        </w:ins>
                        <w:r>
                          <w:rPr>
                            <w:rFonts w:ascii="Arial" w:hAnsi="Arial" w:cs="HelveticaNeueLT Std Med"/>
                            <w:b/>
                            <w:color w:val="00004C"/>
                            <w:sz w:val="28"/>
                            <w:szCs w:val="28"/>
                          </w:rPr>
                          <w:t>2022</w:t>
                        </w:r>
                      </w:p>
                      <w:p w14:paraId="25F580BC" w14:textId="77777777" w:rsidR="00F32F6F" w:rsidRDefault="00F32F6F" w:rsidP="00BD3CC9">
                        <w:pPr>
                          <w:pStyle w:val="Basisalinea"/>
                          <w:suppressAutoHyphens/>
                          <w:spacing w:line="240" w:lineRule="auto"/>
                          <w:rPr>
                            <w:rFonts w:ascii="Arial" w:hAnsi="Arial" w:cs="HelveticaNeueLT Std Med"/>
                            <w:b/>
                            <w:color w:val="00004C"/>
                            <w:sz w:val="28"/>
                            <w:szCs w:val="28"/>
                          </w:rPr>
                        </w:pPr>
                      </w:p>
                      <w:p w14:paraId="56587726" w14:textId="77777777" w:rsidR="00F32F6F" w:rsidRDefault="00F32F6F" w:rsidP="00BD3CC9">
                        <w:pPr>
                          <w:pStyle w:val="Basisalinea"/>
                          <w:suppressAutoHyphens/>
                          <w:spacing w:line="240" w:lineRule="auto"/>
                          <w:rPr>
                            <w:rFonts w:ascii="Arial" w:hAnsi="Arial" w:cs="HelveticaNeueLT Std Med"/>
                            <w:b/>
                            <w:color w:val="00004C"/>
                            <w:sz w:val="28"/>
                            <w:szCs w:val="28"/>
                          </w:rPr>
                        </w:pPr>
                      </w:p>
                      <w:p w14:paraId="1ADFD841" w14:textId="77777777" w:rsidR="00F32F6F" w:rsidRPr="00FD27EE" w:rsidRDefault="00F32F6F" w:rsidP="00BD3CC9">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BD3CC9">
        <w:tab/>
        <w:t xml:space="preserve"> </w:t>
      </w:r>
    </w:p>
    <w:p w14:paraId="4DED89BB" w14:textId="77777777" w:rsidR="00BD3CC9" w:rsidRPr="00BD3CC9" w:rsidRDefault="00BD3CC9" w:rsidP="00BD3CC9">
      <w:pPr>
        <w:rPr>
          <w:b/>
        </w:rPr>
      </w:pPr>
      <w:r w:rsidRPr="00BD3CC9">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28"/>
      </w:tblGrid>
      <w:tr w:rsidR="00BD3CC9" w:rsidRPr="00BD3CC9" w14:paraId="4EB7921E" w14:textId="77777777" w:rsidTr="008909F6">
        <w:tc>
          <w:tcPr>
            <w:tcW w:w="9253" w:type="dxa"/>
            <w:tcBorders>
              <w:top w:val="single" w:sz="4" w:space="0" w:color="000000"/>
            </w:tcBorders>
          </w:tcPr>
          <w:p w14:paraId="2CC9A479" w14:textId="3E1B2B6E" w:rsidR="00BD3CC9" w:rsidRPr="00BD3CC9" w:rsidRDefault="00BD3CC9" w:rsidP="00BD3CC9">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rPr>
            </w:pPr>
            <w:r w:rsidRPr="00BD3CC9">
              <w:rPr>
                <w:rFonts w:ascii="Helvetica" w:hAnsi="Helvetica" w:cs="Helvetica"/>
              </w:rPr>
              <w:lastRenderedPageBreak/>
              <w:t xml:space="preserve">© </w:t>
            </w:r>
            <w:r w:rsidRPr="00BD3CC9">
              <w:rPr>
                <w:rFonts w:ascii="Helvetica" w:hAnsi="Helvetica"/>
              </w:rPr>
              <w:t>Copyright International Hydrographic Organization 202</w:t>
            </w:r>
            <w:r w:rsidR="00BA7FE9">
              <w:rPr>
                <w:rFonts w:ascii="Helvetica" w:hAnsi="Helvetica"/>
              </w:rPr>
              <w:t>2</w:t>
            </w:r>
          </w:p>
        </w:tc>
      </w:tr>
      <w:tr w:rsidR="00BD3CC9" w:rsidRPr="00BD3CC9" w14:paraId="48D8E2A8" w14:textId="77777777" w:rsidTr="008909F6">
        <w:tc>
          <w:tcPr>
            <w:tcW w:w="9253" w:type="dxa"/>
          </w:tcPr>
          <w:p w14:paraId="736D72C5" w14:textId="77777777" w:rsidR="00BD3CC9" w:rsidRPr="00BD3CC9" w:rsidRDefault="00BD3CC9" w:rsidP="00BD3CC9">
            <w:pPr>
              <w:widowControl w:val="0"/>
              <w:autoSpaceDE w:val="0"/>
              <w:autoSpaceDN w:val="0"/>
              <w:adjustRightInd w:val="0"/>
              <w:spacing w:before="120" w:after="120"/>
              <w:ind w:left="317" w:right="390"/>
              <w:rPr>
                <w:rFonts w:cs="Arial"/>
              </w:rPr>
            </w:pPr>
            <w:r w:rsidRPr="00BD3CC9">
              <w:rPr>
                <w:rFonts w:cs="Arial"/>
              </w:rPr>
              <w:t xml:space="preserve">This work is copyright. Apart from any use permitted in accordance with the </w:t>
            </w:r>
            <w:hyperlink r:id="rId14" w:history="1">
              <w:r w:rsidRPr="00BD3CC9">
                <w:rPr>
                  <w:rFonts w:cs="Arial"/>
                </w:rPr>
                <w:t>Berne Convention for the Protection of Literary and Artistic Works</w:t>
              </w:r>
            </w:hyperlink>
            <w:r w:rsidRPr="00BD3CC9">
              <w:rPr>
                <w:rFonts w:cs="Arial"/>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BD3CC9" w:rsidRPr="00BD3CC9" w14:paraId="0C05DCB0" w14:textId="77777777" w:rsidTr="008909F6">
        <w:tc>
          <w:tcPr>
            <w:tcW w:w="9253" w:type="dxa"/>
          </w:tcPr>
          <w:p w14:paraId="437C20DF" w14:textId="77777777" w:rsidR="00BD3CC9" w:rsidRPr="00BD3CC9" w:rsidRDefault="00BD3CC9" w:rsidP="00BD3CC9">
            <w:pPr>
              <w:widowControl w:val="0"/>
              <w:autoSpaceDE w:val="0"/>
              <w:autoSpaceDN w:val="0"/>
              <w:adjustRightInd w:val="0"/>
              <w:spacing w:before="120" w:after="120"/>
              <w:ind w:left="317" w:right="390"/>
              <w:rPr>
                <w:rFonts w:cs="Arial"/>
              </w:rPr>
            </w:pPr>
            <w:r w:rsidRPr="00BD3CC9">
              <w:rPr>
                <w:rFonts w:cs="Arial"/>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BD3CC9" w:rsidRPr="00BD3CC9" w14:paraId="2D1517F5" w14:textId="77777777" w:rsidTr="008909F6">
        <w:tc>
          <w:tcPr>
            <w:tcW w:w="9253" w:type="dxa"/>
          </w:tcPr>
          <w:p w14:paraId="57EFFEF6" w14:textId="77777777" w:rsidR="00BD3CC9" w:rsidRPr="00BD3CC9" w:rsidRDefault="00BD3CC9" w:rsidP="00BD3CC9">
            <w:pPr>
              <w:autoSpaceDE w:val="0"/>
              <w:autoSpaceDN w:val="0"/>
              <w:adjustRightInd w:val="0"/>
              <w:spacing w:before="120" w:after="120"/>
              <w:ind w:left="317" w:right="390"/>
              <w:rPr>
                <w:rFonts w:cs="Arial"/>
              </w:rPr>
            </w:pPr>
            <w:r w:rsidRPr="00BD3CC9">
              <w:rPr>
                <w:rFonts w:cs="Arial"/>
              </w:rPr>
              <w:t>In the event that this document or partial material from this document is reproduced, translated or distributed under the terms described above, the following statements are to be included:</w:t>
            </w:r>
          </w:p>
        </w:tc>
      </w:tr>
      <w:tr w:rsidR="00BD3CC9" w:rsidRPr="00BD3CC9" w14:paraId="75FC2773" w14:textId="77777777" w:rsidTr="008909F6">
        <w:tc>
          <w:tcPr>
            <w:tcW w:w="9253" w:type="dxa"/>
          </w:tcPr>
          <w:p w14:paraId="1D44DDC2" w14:textId="77777777" w:rsidR="00BD3CC9" w:rsidRPr="00BD3CC9" w:rsidRDefault="00BD3CC9" w:rsidP="00BD3CC9">
            <w:pPr>
              <w:autoSpaceDE w:val="0"/>
              <w:autoSpaceDN w:val="0"/>
              <w:adjustRightInd w:val="0"/>
              <w:spacing w:before="120" w:after="120"/>
              <w:ind w:left="600" w:right="924"/>
              <w:rPr>
                <w:rFonts w:ascii="Calibri" w:hAnsi="Calibri" w:cs="Arial"/>
                <w:i/>
              </w:rPr>
            </w:pPr>
            <w:r w:rsidRPr="00BD3CC9">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BD3CC9" w:rsidRPr="00BD3CC9" w14:paraId="7B5A3373" w14:textId="77777777" w:rsidTr="008909F6">
        <w:trPr>
          <w:trHeight w:val="2312"/>
        </w:trPr>
        <w:tc>
          <w:tcPr>
            <w:tcW w:w="9253" w:type="dxa"/>
            <w:tcBorders>
              <w:bottom w:val="single" w:sz="4" w:space="0" w:color="000000"/>
            </w:tcBorders>
          </w:tcPr>
          <w:p w14:paraId="65826E05" w14:textId="77777777" w:rsidR="00BD3CC9" w:rsidRPr="00BD3CC9" w:rsidRDefault="00BD3CC9" w:rsidP="00BD3CC9">
            <w:pPr>
              <w:autoSpaceDE w:val="0"/>
              <w:autoSpaceDN w:val="0"/>
              <w:adjustRightInd w:val="0"/>
              <w:spacing w:before="120" w:after="120"/>
              <w:ind w:left="600" w:right="924"/>
              <w:rPr>
                <w:rFonts w:ascii="Calibri" w:hAnsi="Calibri" w:cs="Arial"/>
                <w:i/>
              </w:rPr>
            </w:pPr>
            <w:r w:rsidRPr="00BD3CC9">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57C3B0C6" w14:textId="77777777" w:rsidR="00BD3CC9" w:rsidRPr="00BD3CC9" w:rsidRDefault="00BD3CC9" w:rsidP="00BD3CC9">
            <w:pPr>
              <w:autoSpaceDE w:val="0"/>
              <w:autoSpaceDN w:val="0"/>
              <w:adjustRightInd w:val="0"/>
              <w:spacing w:before="120" w:after="120"/>
              <w:ind w:left="366" w:right="924"/>
              <w:rPr>
                <w:rFonts w:cs="Arial"/>
              </w:rPr>
            </w:pPr>
            <w:r w:rsidRPr="00BD3CC9">
              <w:rPr>
                <w:rFonts w:cs="Arial"/>
              </w:rPr>
              <w:t>The IHO Logo or other identifiers shall not be used in any derived product without prior written permission from the IHO Secretariat.</w:t>
            </w:r>
          </w:p>
          <w:p w14:paraId="0961788B" w14:textId="77777777" w:rsidR="00BD3CC9" w:rsidRPr="00BD3CC9" w:rsidRDefault="00BD3CC9" w:rsidP="00BD3CC9">
            <w:pPr>
              <w:autoSpaceDE w:val="0"/>
              <w:autoSpaceDN w:val="0"/>
              <w:adjustRightInd w:val="0"/>
              <w:spacing w:before="120" w:after="120"/>
              <w:ind w:left="600" w:right="924"/>
              <w:rPr>
                <w:rFonts w:cs="Arial"/>
              </w:rPr>
            </w:pPr>
          </w:p>
        </w:tc>
      </w:tr>
    </w:tbl>
    <w:p w14:paraId="66DFE9B6" w14:textId="77777777" w:rsidR="00C5464A" w:rsidRDefault="00C5464A" w:rsidP="00C5464A">
      <w:pPr>
        <w:rPr>
          <w:rStyle w:val="BookTitle"/>
          <w:b w:val="0"/>
          <w:bCs w:val="0"/>
          <w:smallCaps w:val="0"/>
          <w:spacing w:val="0"/>
        </w:rPr>
      </w:pPr>
    </w:p>
    <w:p w14:paraId="168C24C1" w14:textId="6AE373DA" w:rsidR="006B71FC" w:rsidRDefault="006B71FC" w:rsidP="00C5464A">
      <w:pPr>
        <w:rPr>
          <w:ins w:id="5" w:author="Raphael Malyankar" w:date="2022-11-25T01:24:00Z"/>
          <w:rStyle w:val="BookTitle"/>
          <w:b w:val="0"/>
          <w:bCs w:val="0"/>
          <w:smallCaps w:val="0"/>
          <w:spacing w:val="0"/>
        </w:rPr>
      </w:pPr>
      <w:ins w:id="6" w:author="Raphael Malyankar" w:date="2022-11-25T01:24:00Z">
        <w:r>
          <w:rPr>
            <w:rStyle w:val="BookTitle"/>
            <w:b w:val="0"/>
            <w:bCs w:val="0"/>
            <w:smallCaps w:val="0"/>
            <w:spacing w:val="0"/>
          </w:rPr>
          <w:br w:type="page"/>
        </w:r>
      </w:ins>
    </w:p>
    <w:p w14:paraId="32E057B9" w14:textId="77777777" w:rsidR="006B71FC" w:rsidRDefault="006B71FC" w:rsidP="00C5464A">
      <w:pPr>
        <w:rPr>
          <w:rStyle w:val="BookTitle"/>
          <w:b w:val="0"/>
          <w:bCs w:val="0"/>
          <w:smallCaps w:val="0"/>
          <w:spacing w:val="0"/>
        </w:rPr>
      </w:pPr>
    </w:p>
    <w:p w14:paraId="34C9B330" w14:textId="77777777" w:rsidR="006B71FC" w:rsidRPr="006B71FC" w:rsidRDefault="006B71FC" w:rsidP="006B71FC">
      <w:pPr>
        <w:spacing w:before="360" w:after="120" w:line="240" w:lineRule="auto"/>
        <w:jc w:val="center"/>
        <w:rPr>
          <w:ins w:id="7" w:author="Raphael Malyankar" w:date="2022-11-25T01:24:00Z"/>
          <w:b/>
          <w:sz w:val="24"/>
          <w:szCs w:val="24"/>
        </w:rPr>
      </w:pPr>
      <w:ins w:id="8" w:author="Raphael Malyankar" w:date="2022-11-25T01:24:00Z">
        <w:r w:rsidRPr="006B71FC">
          <w:rPr>
            <w:b/>
            <w:sz w:val="24"/>
            <w:szCs w:val="24"/>
          </w:rPr>
          <w:t>Document History</w:t>
        </w:r>
      </w:ins>
    </w:p>
    <w:p w14:paraId="38EBF8BA" w14:textId="77777777" w:rsidR="006B71FC" w:rsidRPr="006B71FC" w:rsidRDefault="006B71FC" w:rsidP="006B71FC">
      <w:pPr>
        <w:spacing w:line="240" w:lineRule="auto"/>
        <w:rPr>
          <w:ins w:id="9" w:author="Raphael Malyankar" w:date="2022-11-25T01:24:00Z"/>
        </w:rPr>
      </w:pPr>
      <w:ins w:id="10" w:author="Raphael Malyankar" w:date="2022-11-25T01:24:00Z">
        <w:r w:rsidRPr="006B71FC">
          <w:t xml:space="preserve">Changes to this Specification are coordinated by the </w:t>
        </w:r>
        <w:r w:rsidRPr="006B71FC">
          <w:rPr>
            <w:rFonts w:eastAsia="Times New Roman" w:cs="Arial"/>
            <w:lang w:eastAsia="en-GB"/>
          </w:rPr>
          <w:t>Nautical Information Provision Working Group, an IHO working group under HSSC</w:t>
        </w:r>
        <w:r w:rsidRPr="006B71FC">
          <w:t>. New editions will be made available via the IHO web site. Maintenance of the Specification shall conform to IHO Resolution 2/2007 (as amended).</w:t>
        </w:r>
      </w:ins>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1701"/>
        <w:gridCol w:w="1275"/>
        <w:gridCol w:w="5404"/>
      </w:tblGrid>
      <w:tr w:rsidR="006B71FC" w:rsidRPr="006B71FC" w14:paraId="7062C582" w14:textId="77777777" w:rsidTr="006B71FC">
        <w:trPr>
          <w:cantSplit/>
          <w:jc w:val="center"/>
          <w:ins w:id="11" w:author="Raphael Malyankar" w:date="2022-11-25T01:24:00Z"/>
        </w:trPr>
        <w:tc>
          <w:tcPr>
            <w:tcW w:w="1260" w:type="dxa"/>
            <w:shd w:val="clear" w:color="auto" w:fill="D9D9D9"/>
          </w:tcPr>
          <w:p w14:paraId="4FB1CB90" w14:textId="77777777" w:rsidR="006B71FC" w:rsidRPr="006B71FC" w:rsidRDefault="006B71FC" w:rsidP="006B71FC">
            <w:pPr>
              <w:spacing w:before="60" w:after="60" w:line="240" w:lineRule="auto"/>
              <w:jc w:val="left"/>
              <w:rPr>
                <w:ins w:id="12" w:author="Raphael Malyankar" w:date="2022-11-25T01:24:00Z"/>
                <w:rFonts w:cs="Arial"/>
                <w:b/>
              </w:rPr>
            </w:pPr>
            <w:ins w:id="13" w:author="Raphael Malyankar" w:date="2022-11-25T01:24:00Z">
              <w:r w:rsidRPr="006B71FC">
                <w:rPr>
                  <w:rFonts w:cs="Arial"/>
                  <w:b/>
                </w:rPr>
                <w:t>Version Number</w:t>
              </w:r>
            </w:ins>
          </w:p>
        </w:tc>
        <w:tc>
          <w:tcPr>
            <w:tcW w:w="1701" w:type="dxa"/>
            <w:shd w:val="clear" w:color="auto" w:fill="D9D9D9"/>
          </w:tcPr>
          <w:p w14:paraId="72DB44E7" w14:textId="77777777" w:rsidR="006B71FC" w:rsidRPr="006B71FC" w:rsidRDefault="006B71FC" w:rsidP="006B71FC">
            <w:pPr>
              <w:spacing w:before="60" w:after="60" w:line="240" w:lineRule="auto"/>
              <w:ind w:left="-1" w:firstLine="1"/>
              <w:jc w:val="left"/>
              <w:rPr>
                <w:ins w:id="14" w:author="Raphael Malyankar" w:date="2022-11-25T01:24:00Z"/>
                <w:rFonts w:cs="Arial"/>
                <w:b/>
              </w:rPr>
            </w:pPr>
            <w:ins w:id="15" w:author="Raphael Malyankar" w:date="2022-11-25T01:24:00Z">
              <w:r w:rsidRPr="006B71FC">
                <w:rPr>
                  <w:rFonts w:cs="Arial"/>
                  <w:b/>
                </w:rPr>
                <w:t>Date</w:t>
              </w:r>
            </w:ins>
          </w:p>
        </w:tc>
        <w:tc>
          <w:tcPr>
            <w:tcW w:w="1275" w:type="dxa"/>
            <w:shd w:val="clear" w:color="auto" w:fill="D9D9D9"/>
          </w:tcPr>
          <w:p w14:paraId="60EF39D8" w14:textId="77777777" w:rsidR="006B71FC" w:rsidRPr="006B71FC" w:rsidRDefault="006B71FC" w:rsidP="006B71FC">
            <w:pPr>
              <w:spacing w:before="60" w:after="60" w:line="240" w:lineRule="auto"/>
              <w:ind w:firstLine="21"/>
              <w:jc w:val="left"/>
              <w:rPr>
                <w:ins w:id="16" w:author="Raphael Malyankar" w:date="2022-11-25T01:24:00Z"/>
                <w:rFonts w:cs="Arial"/>
                <w:b/>
              </w:rPr>
            </w:pPr>
            <w:ins w:id="17" w:author="Raphael Malyankar" w:date="2022-11-25T01:24:00Z">
              <w:r w:rsidRPr="006B71FC">
                <w:rPr>
                  <w:rFonts w:cs="Arial"/>
                  <w:b/>
                </w:rPr>
                <w:t>Approved By</w:t>
              </w:r>
            </w:ins>
          </w:p>
        </w:tc>
        <w:tc>
          <w:tcPr>
            <w:tcW w:w="5404" w:type="dxa"/>
            <w:shd w:val="clear" w:color="auto" w:fill="D9D9D9"/>
          </w:tcPr>
          <w:p w14:paraId="548AEAE9" w14:textId="77777777" w:rsidR="006B71FC" w:rsidRPr="006B71FC" w:rsidRDefault="006B71FC" w:rsidP="006B71FC">
            <w:pPr>
              <w:spacing w:before="60" w:after="60" w:line="240" w:lineRule="auto"/>
              <w:ind w:left="44" w:firstLine="43"/>
              <w:jc w:val="left"/>
              <w:rPr>
                <w:ins w:id="18" w:author="Raphael Malyankar" w:date="2022-11-25T01:24:00Z"/>
                <w:rFonts w:cs="Arial"/>
                <w:b/>
              </w:rPr>
            </w:pPr>
            <w:ins w:id="19" w:author="Raphael Malyankar" w:date="2022-11-25T01:24:00Z">
              <w:r w:rsidRPr="006B71FC">
                <w:rPr>
                  <w:rFonts w:cs="Arial"/>
                  <w:b/>
                </w:rPr>
                <w:t>Purpose</w:t>
              </w:r>
            </w:ins>
          </w:p>
        </w:tc>
      </w:tr>
      <w:tr w:rsidR="006B71FC" w:rsidRPr="006B71FC" w14:paraId="2CF3B04C" w14:textId="77777777" w:rsidTr="006B71FC">
        <w:trPr>
          <w:cantSplit/>
          <w:jc w:val="center"/>
          <w:ins w:id="20" w:author="Raphael Malyankar" w:date="2022-11-25T01:24:00Z"/>
        </w:trPr>
        <w:tc>
          <w:tcPr>
            <w:tcW w:w="1260" w:type="dxa"/>
          </w:tcPr>
          <w:p w14:paraId="183FF667" w14:textId="77777777" w:rsidR="006B71FC" w:rsidRPr="006B71FC" w:rsidRDefault="006B71FC" w:rsidP="006B71FC">
            <w:pPr>
              <w:spacing w:before="60" w:after="60" w:line="240" w:lineRule="auto"/>
              <w:jc w:val="left"/>
              <w:rPr>
                <w:ins w:id="21" w:author="Raphael Malyankar" w:date="2022-11-25T01:24:00Z"/>
                <w:rFonts w:cs="Arial"/>
              </w:rPr>
            </w:pPr>
            <w:ins w:id="22" w:author="Raphael Malyankar" w:date="2022-11-25T01:24:00Z">
              <w:r w:rsidRPr="006B71FC">
                <w:rPr>
                  <w:rFonts w:cs="Arial"/>
                </w:rPr>
                <w:t>1.0.0</w:t>
              </w:r>
            </w:ins>
          </w:p>
        </w:tc>
        <w:tc>
          <w:tcPr>
            <w:tcW w:w="1701" w:type="dxa"/>
          </w:tcPr>
          <w:p w14:paraId="68DC8FBA" w14:textId="77777777" w:rsidR="006B71FC" w:rsidRPr="006B71FC" w:rsidRDefault="006B71FC" w:rsidP="006B71FC">
            <w:pPr>
              <w:spacing w:before="60" w:after="60" w:line="240" w:lineRule="auto"/>
              <w:ind w:left="-1" w:firstLine="1"/>
              <w:jc w:val="left"/>
              <w:rPr>
                <w:ins w:id="23" w:author="Raphael Malyankar" w:date="2022-11-25T01:24:00Z"/>
                <w:rFonts w:cs="Arial"/>
              </w:rPr>
            </w:pPr>
            <w:ins w:id="24" w:author="Raphael Malyankar" w:date="2022-11-25T01:24:00Z">
              <w:r w:rsidRPr="006B71FC">
                <w:rPr>
                  <w:rFonts w:cs="Arial"/>
                </w:rPr>
                <w:t>2022-08-18</w:t>
              </w:r>
            </w:ins>
          </w:p>
        </w:tc>
        <w:tc>
          <w:tcPr>
            <w:tcW w:w="1275" w:type="dxa"/>
          </w:tcPr>
          <w:p w14:paraId="7082C941" w14:textId="77777777" w:rsidR="006B71FC" w:rsidRPr="006B71FC" w:rsidRDefault="006B71FC" w:rsidP="006B71FC">
            <w:pPr>
              <w:spacing w:before="60" w:after="60" w:line="240" w:lineRule="auto"/>
              <w:ind w:firstLine="21"/>
              <w:jc w:val="left"/>
              <w:rPr>
                <w:ins w:id="25" w:author="Raphael Malyankar" w:date="2022-11-25T01:24:00Z"/>
                <w:rFonts w:cs="Arial"/>
              </w:rPr>
            </w:pPr>
          </w:p>
        </w:tc>
        <w:tc>
          <w:tcPr>
            <w:tcW w:w="5404" w:type="dxa"/>
          </w:tcPr>
          <w:p w14:paraId="646FB806" w14:textId="19D5116B" w:rsidR="006B71FC" w:rsidRPr="006B71FC" w:rsidRDefault="006B71FC" w:rsidP="006B71FC">
            <w:pPr>
              <w:spacing w:before="60" w:after="60" w:line="240" w:lineRule="auto"/>
              <w:ind w:left="44" w:hanging="10"/>
              <w:jc w:val="left"/>
              <w:rPr>
                <w:ins w:id="26" w:author="Raphael Malyankar" w:date="2022-11-25T01:24:00Z"/>
                <w:rFonts w:cs="Arial"/>
              </w:rPr>
            </w:pPr>
            <w:ins w:id="27" w:author="Raphael Malyankar" w:date="2022-11-25T01:24:00Z">
              <w:r w:rsidRPr="006B71FC">
                <w:rPr>
                  <w:rFonts w:cs="Arial"/>
                </w:rPr>
                <w:t>Draft 1</w:t>
              </w:r>
            </w:ins>
          </w:p>
        </w:tc>
      </w:tr>
      <w:tr w:rsidR="006B71FC" w:rsidRPr="006B71FC" w14:paraId="18560B53" w14:textId="77777777" w:rsidTr="006B71FC">
        <w:trPr>
          <w:cantSplit/>
          <w:jc w:val="center"/>
          <w:ins w:id="28" w:author="Raphael Malyankar" w:date="2022-11-25T01:24:00Z"/>
        </w:trPr>
        <w:tc>
          <w:tcPr>
            <w:tcW w:w="1260" w:type="dxa"/>
          </w:tcPr>
          <w:p w14:paraId="1BBF1F97" w14:textId="77777777" w:rsidR="006B71FC" w:rsidRPr="006B71FC" w:rsidRDefault="006B71FC" w:rsidP="006B71FC">
            <w:pPr>
              <w:spacing w:before="60" w:after="60" w:line="240" w:lineRule="auto"/>
              <w:jc w:val="left"/>
              <w:rPr>
                <w:ins w:id="29" w:author="Raphael Malyankar" w:date="2022-11-25T01:24:00Z"/>
                <w:rFonts w:cs="Arial"/>
              </w:rPr>
            </w:pPr>
            <w:ins w:id="30" w:author="Raphael Malyankar" w:date="2022-11-25T01:24:00Z">
              <w:r w:rsidRPr="006B71FC">
                <w:rPr>
                  <w:rFonts w:cs="Arial"/>
                </w:rPr>
                <w:t>1.0.0</w:t>
              </w:r>
            </w:ins>
          </w:p>
        </w:tc>
        <w:tc>
          <w:tcPr>
            <w:tcW w:w="1701" w:type="dxa"/>
          </w:tcPr>
          <w:p w14:paraId="0E2B9E61" w14:textId="77777777" w:rsidR="006B71FC" w:rsidRPr="006B71FC" w:rsidRDefault="006B71FC" w:rsidP="006B71FC">
            <w:pPr>
              <w:spacing w:before="60" w:after="60" w:line="240" w:lineRule="auto"/>
              <w:ind w:left="-1" w:firstLine="1"/>
              <w:jc w:val="left"/>
              <w:rPr>
                <w:ins w:id="31" w:author="Raphael Malyankar" w:date="2022-11-25T01:24:00Z"/>
                <w:rFonts w:cs="Arial"/>
              </w:rPr>
            </w:pPr>
            <w:ins w:id="32" w:author="Raphael Malyankar" w:date="2022-11-25T01:24:00Z">
              <w:r w:rsidRPr="006B71FC">
                <w:rPr>
                  <w:rFonts w:cs="Arial"/>
                </w:rPr>
                <w:t>2022-08-22</w:t>
              </w:r>
            </w:ins>
          </w:p>
        </w:tc>
        <w:tc>
          <w:tcPr>
            <w:tcW w:w="1275" w:type="dxa"/>
          </w:tcPr>
          <w:p w14:paraId="3A679D65" w14:textId="77777777" w:rsidR="006B71FC" w:rsidRPr="006B71FC" w:rsidRDefault="006B71FC" w:rsidP="006B71FC">
            <w:pPr>
              <w:spacing w:before="60" w:after="60" w:line="240" w:lineRule="auto"/>
              <w:ind w:firstLine="21"/>
              <w:jc w:val="left"/>
              <w:rPr>
                <w:ins w:id="33" w:author="Raphael Malyankar" w:date="2022-11-25T01:24:00Z"/>
                <w:rFonts w:cs="Arial"/>
              </w:rPr>
            </w:pPr>
          </w:p>
        </w:tc>
        <w:tc>
          <w:tcPr>
            <w:tcW w:w="5404" w:type="dxa"/>
          </w:tcPr>
          <w:p w14:paraId="340E0156" w14:textId="77777777" w:rsidR="006B71FC" w:rsidRPr="006B71FC" w:rsidRDefault="006B71FC" w:rsidP="006B71FC">
            <w:pPr>
              <w:spacing w:before="60" w:after="60" w:line="240" w:lineRule="auto"/>
              <w:ind w:left="44" w:hanging="10"/>
              <w:jc w:val="left"/>
              <w:rPr>
                <w:ins w:id="34" w:author="Raphael Malyankar" w:date="2022-11-25T01:24:00Z"/>
                <w:rFonts w:cs="Arial"/>
              </w:rPr>
            </w:pPr>
            <w:ins w:id="35" w:author="Raphael Malyankar" w:date="2022-11-25T01:24:00Z">
              <w:r w:rsidRPr="006B71FC">
                <w:rPr>
                  <w:rFonts w:cs="Arial"/>
                </w:rPr>
                <w:t>Revised Draft 1</w:t>
              </w:r>
            </w:ins>
          </w:p>
        </w:tc>
      </w:tr>
      <w:tr w:rsidR="006B71FC" w:rsidRPr="006B71FC" w14:paraId="78CE09E0" w14:textId="77777777" w:rsidTr="006B71FC">
        <w:trPr>
          <w:cantSplit/>
          <w:jc w:val="center"/>
          <w:ins w:id="36" w:author="Raphael Malyankar" w:date="2022-11-25T01:24:00Z"/>
        </w:trPr>
        <w:tc>
          <w:tcPr>
            <w:tcW w:w="1260" w:type="dxa"/>
          </w:tcPr>
          <w:p w14:paraId="37FD22C7" w14:textId="262FB808" w:rsidR="006B71FC" w:rsidRPr="006B71FC" w:rsidRDefault="006B71FC" w:rsidP="006B71FC">
            <w:pPr>
              <w:spacing w:before="60" w:after="60" w:line="240" w:lineRule="auto"/>
              <w:jc w:val="left"/>
              <w:rPr>
                <w:ins w:id="37" w:author="Raphael Malyankar" w:date="2022-11-25T01:24:00Z"/>
                <w:rFonts w:cs="Arial"/>
              </w:rPr>
            </w:pPr>
            <w:ins w:id="38" w:author="Raphael Malyankar" w:date="2022-11-25T01:24:00Z">
              <w:r>
                <w:rPr>
                  <w:rFonts w:cs="Arial"/>
                </w:rPr>
                <w:t>1.0.0</w:t>
              </w:r>
            </w:ins>
          </w:p>
        </w:tc>
        <w:tc>
          <w:tcPr>
            <w:tcW w:w="1701" w:type="dxa"/>
          </w:tcPr>
          <w:p w14:paraId="052C0BE8" w14:textId="0797CE92" w:rsidR="006B71FC" w:rsidRPr="006B71FC" w:rsidRDefault="006B71FC" w:rsidP="006B71FC">
            <w:pPr>
              <w:spacing w:before="60" w:after="60" w:line="240" w:lineRule="auto"/>
              <w:ind w:left="-1" w:firstLine="1"/>
              <w:jc w:val="left"/>
              <w:rPr>
                <w:ins w:id="39" w:author="Raphael Malyankar" w:date="2022-11-25T01:24:00Z"/>
                <w:rFonts w:cs="Arial"/>
              </w:rPr>
            </w:pPr>
            <w:ins w:id="40" w:author="Raphael Malyankar" w:date="2022-11-25T01:24:00Z">
              <w:r>
                <w:rPr>
                  <w:rFonts w:cs="Arial"/>
                </w:rPr>
                <w:t>2022-11-25</w:t>
              </w:r>
            </w:ins>
          </w:p>
        </w:tc>
        <w:tc>
          <w:tcPr>
            <w:tcW w:w="1275" w:type="dxa"/>
          </w:tcPr>
          <w:p w14:paraId="05D16E12" w14:textId="3835EC46" w:rsidR="006B71FC" w:rsidRPr="006B71FC" w:rsidRDefault="006B71FC" w:rsidP="006B71FC">
            <w:pPr>
              <w:spacing w:before="60" w:after="60" w:line="240" w:lineRule="auto"/>
              <w:ind w:firstLine="21"/>
              <w:jc w:val="left"/>
              <w:rPr>
                <w:ins w:id="41" w:author="Raphael Malyankar" w:date="2022-11-25T01:24:00Z"/>
                <w:rFonts w:cs="Arial"/>
              </w:rPr>
            </w:pPr>
            <w:ins w:id="42" w:author="Raphael Malyankar" w:date="2022-11-25T01:25:00Z">
              <w:r>
                <w:rPr>
                  <w:rFonts w:cs="Arial"/>
                </w:rPr>
                <w:t>RM</w:t>
              </w:r>
            </w:ins>
          </w:p>
        </w:tc>
        <w:tc>
          <w:tcPr>
            <w:tcW w:w="5404" w:type="dxa"/>
          </w:tcPr>
          <w:p w14:paraId="4E785126" w14:textId="775CDDC3" w:rsidR="006B71FC" w:rsidRPr="006B71FC" w:rsidRDefault="006B71FC" w:rsidP="006B71FC">
            <w:pPr>
              <w:spacing w:before="60" w:after="60" w:line="240" w:lineRule="auto"/>
              <w:ind w:left="44" w:hanging="10"/>
              <w:jc w:val="left"/>
              <w:rPr>
                <w:ins w:id="43" w:author="Raphael Malyankar" w:date="2022-11-25T01:24:00Z"/>
                <w:rFonts w:cs="Arial"/>
              </w:rPr>
            </w:pPr>
            <w:ins w:id="44" w:author="Raphael Malyankar" w:date="2022-11-25T01:25:00Z">
              <w:r>
                <w:rPr>
                  <w:rFonts w:cs="Arial"/>
                </w:rPr>
                <w:t>Draft 2</w:t>
              </w:r>
            </w:ins>
            <w:ins w:id="45" w:author="Raphael Malyankar" w:date="2022-11-25T01:32:00Z">
              <w:r w:rsidR="0012619C">
                <w:rPr>
                  <w:rFonts w:cs="Arial"/>
                </w:rPr>
                <w:t xml:space="preserve">. Applied </w:t>
              </w:r>
            </w:ins>
            <w:ins w:id="46" w:author="Raphael Malyankar" w:date="2022-11-25T01:26:00Z">
              <w:r>
                <w:rPr>
                  <w:rFonts w:cs="Arial"/>
                </w:rPr>
                <w:t xml:space="preserve">feedback from NIPWG after NIPWG9; </w:t>
              </w:r>
            </w:ins>
            <w:ins w:id="47" w:author="Raphael Malyankar" w:date="2022-11-25T01:27:00Z">
              <w:r>
                <w:rPr>
                  <w:rFonts w:cs="Arial"/>
                </w:rPr>
                <w:t xml:space="preserve">additional encoding guidance and figures in </w:t>
              </w:r>
            </w:ins>
            <w:ins w:id="48" w:author="Raphael Malyankar" w:date="2022-11-25T01:29:00Z">
              <w:r w:rsidR="001222C1">
                <w:rPr>
                  <w:rFonts w:cs="Arial"/>
                </w:rPr>
                <w:t>various places in clause 2</w:t>
              </w:r>
            </w:ins>
            <w:ins w:id="49" w:author="Raphael Malyankar" w:date="2022-11-25T01:27:00Z">
              <w:r>
                <w:rPr>
                  <w:rFonts w:cs="Arial"/>
                </w:rPr>
                <w:t xml:space="preserve">; </w:t>
              </w:r>
            </w:ins>
            <w:ins w:id="50" w:author="Raphael Malyankar" w:date="2022-11-25T01:32:00Z">
              <w:r w:rsidR="001222C1">
                <w:rPr>
                  <w:rFonts w:cs="Arial"/>
                </w:rPr>
                <w:t xml:space="preserve">value </w:t>
              </w:r>
            </w:ins>
            <w:ins w:id="51" w:author="Raphael Malyankar" w:date="2022-11-25T01:27:00Z">
              <w:r>
                <w:rPr>
                  <w:rFonts w:cs="Arial"/>
                </w:rPr>
                <w:t xml:space="preserve">types for </w:t>
              </w:r>
              <w:r w:rsidR="001222C1">
                <w:rPr>
                  <w:rFonts w:cs="Arial"/>
                </w:rPr>
                <w:t>simple attributes added</w:t>
              </w:r>
            </w:ins>
            <w:ins w:id="52" w:author="Raphael Malyankar" w:date="2022-11-25T01:32:00Z">
              <w:r w:rsidR="001222C1">
                <w:rPr>
                  <w:rFonts w:cs="Arial"/>
                </w:rPr>
                <w:t xml:space="preserve"> in clause 17</w:t>
              </w:r>
            </w:ins>
            <w:ins w:id="53" w:author="Raphael Malyankar" w:date="2022-11-25T01:29:00Z">
              <w:r w:rsidR="001222C1">
                <w:rPr>
                  <w:rFonts w:cs="Arial"/>
                </w:rPr>
                <w:t>; revised description of feature table format; enh</w:t>
              </w:r>
            </w:ins>
            <w:ins w:id="54" w:author="Raphael Malyankar" w:date="2022-11-25T01:30:00Z">
              <w:r w:rsidR="001222C1">
                <w:rPr>
                  <w:rFonts w:cs="Arial"/>
                </w:rPr>
                <w:t xml:space="preserve">anced encoding guidance and figures for various features in clauses </w:t>
              </w:r>
            </w:ins>
            <w:ins w:id="55" w:author="Raphael Malyankar" w:date="2022-11-25T01:32:00Z">
              <w:r w:rsidR="001222C1">
                <w:rPr>
                  <w:rFonts w:cs="Arial"/>
                </w:rPr>
                <w:t>4</w:t>
              </w:r>
            </w:ins>
            <w:ins w:id="56" w:author="Raphael Malyankar" w:date="2022-11-25T01:30:00Z">
              <w:r w:rsidR="001222C1">
                <w:rPr>
                  <w:rFonts w:cs="Arial"/>
                </w:rPr>
                <w:t>-</w:t>
              </w:r>
            </w:ins>
            <w:ins w:id="57" w:author="Raphael Malyankar" w:date="2022-11-25T01:31:00Z">
              <w:r w:rsidR="001222C1">
                <w:rPr>
                  <w:rFonts w:cs="Arial"/>
                </w:rPr>
                <w:t>13; added associations not generated by IHO S-100 toolkit in clauses</w:t>
              </w:r>
            </w:ins>
            <w:ins w:id="58" w:author="Raphael Malyankar" w:date="2022-11-25T01:32:00Z">
              <w:r w:rsidR="001222C1">
                <w:rPr>
                  <w:rFonts w:cs="Arial"/>
                </w:rPr>
                <w:t xml:space="preserve"> 5-13</w:t>
              </w:r>
            </w:ins>
            <w:ins w:id="59" w:author="Raphael Malyankar" w:date="2022-11-25T01:35:00Z">
              <w:r w:rsidR="00987D19">
                <w:rPr>
                  <w:rFonts w:cs="Arial"/>
                </w:rPr>
                <w:t>.</w:t>
              </w:r>
            </w:ins>
          </w:p>
        </w:tc>
      </w:tr>
      <w:tr w:rsidR="006B71FC" w:rsidRPr="006B71FC" w14:paraId="67AA6E3D" w14:textId="77777777" w:rsidTr="006B71FC">
        <w:trPr>
          <w:cantSplit/>
          <w:jc w:val="center"/>
          <w:ins w:id="60" w:author="Raphael Malyankar" w:date="2022-11-25T01:24:00Z"/>
        </w:trPr>
        <w:tc>
          <w:tcPr>
            <w:tcW w:w="1260" w:type="dxa"/>
          </w:tcPr>
          <w:p w14:paraId="135DC5DF" w14:textId="0A4131DD" w:rsidR="006B71FC" w:rsidRPr="006B71FC" w:rsidRDefault="002C093B" w:rsidP="006B71FC">
            <w:pPr>
              <w:spacing w:before="60" w:after="60" w:line="240" w:lineRule="auto"/>
              <w:jc w:val="left"/>
              <w:rPr>
                <w:ins w:id="61" w:author="Raphael Malyankar" w:date="2022-11-25T01:24:00Z"/>
                <w:rFonts w:cs="Arial"/>
              </w:rPr>
            </w:pPr>
            <w:ins w:id="62" w:author="Raphael Malyankar" w:date="2023-01-10T12:30:00Z">
              <w:r>
                <w:rPr>
                  <w:rFonts w:cs="Arial"/>
                </w:rPr>
                <w:t>1.0.0</w:t>
              </w:r>
            </w:ins>
          </w:p>
        </w:tc>
        <w:tc>
          <w:tcPr>
            <w:tcW w:w="1701" w:type="dxa"/>
          </w:tcPr>
          <w:p w14:paraId="0F7CBA48" w14:textId="69D662DC" w:rsidR="006B71FC" w:rsidRPr="006B71FC" w:rsidRDefault="002C093B" w:rsidP="006B71FC">
            <w:pPr>
              <w:spacing w:before="60" w:after="60" w:line="240" w:lineRule="auto"/>
              <w:ind w:left="-1" w:firstLine="1"/>
              <w:jc w:val="left"/>
              <w:rPr>
                <w:ins w:id="63" w:author="Raphael Malyankar" w:date="2022-11-25T01:24:00Z"/>
                <w:rFonts w:cs="Arial"/>
              </w:rPr>
            </w:pPr>
            <w:ins w:id="64" w:author="Raphael Malyankar" w:date="2023-01-10T12:30:00Z">
              <w:r>
                <w:rPr>
                  <w:rFonts w:cs="Arial"/>
                </w:rPr>
                <w:t>2023-01-10</w:t>
              </w:r>
            </w:ins>
          </w:p>
        </w:tc>
        <w:tc>
          <w:tcPr>
            <w:tcW w:w="1275" w:type="dxa"/>
          </w:tcPr>
          <w:p w14:paraId="3F030D76" w14:textId="487027C2" w:rsidR="006B71FC" w:rsidRPr="006B71FC" w:rsidRDefault="002C093B" w:rsidP="006B71FC">
            <w:pPr>
              <w:spacing w:before="60" w:after="60" w:line="240" w:lineRule="auto"/>
              <w:ind w:firstLine="21"/>
              <w:jc w:val="left"/>
              <w:rPr>
                <w:ins w:id="65" w:author="Raphael Malyankar" w:date="2022-11-25T01:24:00Z"/>
                <w:rFonts w:cs="Arial"/>
              </w:rPr>
            </w:pPr>
            <w:ins w:id="66" w:author="Raphael Malyankar" w:date="2023-01-10T12:30:00Z">
              <w:r>
                <w:rPr>
                  <w:rFonts w:cs="Arial"/>
                </w:rPr>
                <w:t>RM</w:t>
              </w:r>
            </w:ins>
          </w:p>
        </w:tc>
        <w:tc>
          <w:tcPr>
            <w:tcW w:w="5404" w:type="dxa"/>
          </w:tcPr>
          <w:p w14:paraId="73282F45" w14:textId="382A093B" w:rsidR="006B71FC" w:rsidRPr="006B71FC" w:rsidRDefault="00660A28" w:rsidP="006B71FC">
            <w:pPr>
              <w:spacing w:before="60" w:after="60" w:line="240" w:lineRule="auto"/>
              <w:ind w:left="44" w:hanging="10"/>
              <w:jc w:val="left"/>
              <w:rPr>
                <w:ins w:id="67" w:author="Raphael Malyankar" w:date="2022-11-25T01:24:00Z"/>
                <w:rFonts w:cs="Arial"/>
              </w:rPr>
            </w:pPr>
            <w:ins w:id="68" w:author="Raphael Malyankar" w:date="2023-01-10T13:02:00Z">
              <w:r>
                <w:rPr>
                  <w:rFonts w:cs="Arial"/>
                </w:rPr>
                <w:t>Clarified</w:t>
              </w:r>
            </w:ins>
            <w:ins w:id="69" w:author="Raphael Malyankar" w:date="2023-01-10T12:55:00Z">
              <w:r w:rsidR="00407C2B">
                <w:rPr>
                  <w:rFonts w:cs="Arial"/>
                </w:rPr>
                <w:t xml:space="preserve"> encoding remarks for dock areas respecting S-101 guidance</w:t>
              </w:r>
            </w:ins>
            <w:ins w:id="70" w:author="Raphael Malyankar" w:date="2023-01-10T12:56:00Z">
              <w:r w:rsidR="00407C2B">
                <w:rPr>
                  <w:rFonts w:cs="Arial"/>
                </w:rPr>
                <w:t xml:space="preserve">; </w:t>
              </w:r>
            </w:ins>
            <w:ins w:id="71" w:author="Raphael Malyankar" w:date="2023-01-10T13:03:00Z">
              <w:r>
                <w:rPr>
                  <w:rFonts w:cs="Arial"/>
                </w:rPr>
                <w:t>additional encoding instructions</w:t>
              </w:r>
            </w:ins>
            <w:ins w:id="72" w:author="Raphael Malyankar" w:date="2023-01-10T13:27:00Z">
              <w:r w:rsidR="00143A49">
                <w:rPr>
                  <w:rFonts w:cs="Arial"/>
                </w:rPr>
                <w:t xml:space="preserve"> o</w:t>
              </w:r>
            </w:ins>
            <w:ins w:id="73" w:author="Raphael Malyankar" w:date="2023-01-10T13:28:00Z">
              <w:r w:rsidR="00143A49">
                <w:rPr>
                  <w:rFonts w:cs="Arial"/>
                </w:rPr>
                <w:t>r general remarks</w:t>
              </w:r>
            </w:ins>
            <w:ins w:id="74" w:author="Raphael Malyankar" w:date="2023-01-10T13:03:00Z">
              <w:r>
                <w:rPr>
                  <w:rFonts w:cs="Arial"/>
                </w:rPr>
                <w:t xml:space="preserve"> </w:t>
              </w:r>
            </w:ins>
            <w:ins w:id="75" w:author="Raphael Malyankar" w:date="2023-01-10T13:27:00Z">
              <w:r w:rsidR="00143A49">
                <w:rPr>
                  <w:rFonts w:cs="Arial"/>
                </w:rPr>
                <w:t>(</w:t>
              </w:r>
            </w:ins>
            <w:proofErr w:type="spellStart"/>
            <w:ins w:id="76" w:author="Raphael Malyankar" w:date="2023-01-10T13:03:00Z">
              <w:r>
                <w:rPr>
                  <w:rFonts w:cs="Arial"/>
                </w:rPr>
                <w:t>HarbourAreaAdministrative</w:t>
              </w:r>
            </w:ins>
            <w:proofErr w:type="spellEnd"/>
            <w:ins w:id="77" w:author="Raphael Malyankar" w:date="2023-01-10T13:16:00Z">
              <w:r w:rsidR="00212729">
                <w:rPr>
                  <w:rFonts w:cs="Arial"/>
                </w:rPr>
                <w:t>,</w:t>
              </w:r>
            </w:ins>
            <w:ins w:id="78" w:author="Raphael Malyankar" w:date="2023-01-10T13:03:00Z">
              <w:r>
                <w:rPr>
                  <w:rFonts w:cs="Arial"/>
                </w:rPr>
                <w:t xml:space="preserve"> </w:t>
              </w:r>
              <w:proofErr w:type="spellStart"/>
              <w:r>
                <w:rPr>
                  <w:rFonts w:cs="Arial"/>
                </w:rPr>
                <w:t>HarbourAreaSection</w:t>
              </w:r>
            </w:ins>
            <w:proofErr w:type="spellEnd"/>
            <w:ins w:id="79" w:author="Raphael Malyankar" w:date="2023-01-10T13:17:00Z">
              <w:r w:rsidR="00212729">
                <w:rPr>
                  <w:rFonts w:cs="Arial"/>
                </w:rPr>
                <w:t>, Terminal</w:t>
              </w:r>
            </w:ins>
            <w:ins w:id="80" w:author="Raphael Malyankar" w:date="2023-01-10T13:27:00Z">
              <w:r w:rsidR="00143A49">
                <w:rPr>
                  <w:rFonts w:cs="Arial"/>
                </w:rPr>
                <w:t xml:space="preserve">, </w:t>
              </w:r>
              <w:proofErr w:type="spellStart"/>
              <w:r w:rsidR="00143A49">
                <w:rPr>
                  <w:rFonts w:cs="Arial"/>
                </w:rPr>
                <w:t>OuterLimit</w:t>
              </w:r>
              <w:proofErr w:type="spellEnd"/>
              <w:r w:rsidR="00143A49">
                <w:rPr>
                  <w:rFonts w:cs="Arial"/>
                </w:rPr>
                <w:t xml:space="preserve">, </w:t>
              </w:r>
              <w:proofErr w:type="spellStart"/>
              <w:r w:rsidR="00143A49">
                <w:rPr>
                  <w:rFonts w:cs="Arial"/>
                </w:rPr>
                <w:t>HarbourBasin</w:t>
              </w:r>
              <w:proofErr w:type="spellEnd"/>
              <w:r w:rsidR="00143A49">
                <w:rPr>
                  <w:rFonts w:cs="Arial"/>
                </w:rPr>
                <w:t>)</w:t>
              </w:r>
            </w:ins>
            <w:ins w:id="81" w:author="Raphael Malyankar" w:date="2023-01-10T13:03:00Z">
              <w:r>
                <w:rPr>
                  <w:rFonts w:cs="Arial"/>
                </w:rPr>
                <w:t xml:space="preserve">; </w:t>
              </w:r>
            </w:ins>
            <w:ins w:id="82" w:author="Raphael Malyankar" w:date="2023-01-10T13:49:00Z">
              <w:r w:rsidR="00E13A2B">
                <w:rPr>
                  <w:rFonts w:cs="Arial"/>
                </w:rPr>
                <w:t>added Location H</w:t>
              </w:r>
            </w:ins>
            <w:ins w:id="83" w:author="Raphael Malyankar" w:date="2023-01-10T13:50:00Z">
              <w:r w:rsidR="00E13A2B">
                <w:rPr>
                  <w:rFonts w:cs="Arial"/>
                </w:rPr>
                <w:t xml:space="preserve">ours association to </w:t>
              </w:r>
              <w:proofErr w:type="spellStart"/>
              <w:r w:rsidR="00E13A2B">
                <w:rPr>
                  <w:rFonts w:cs="Arial"/>
                </w:rPr>
                <w:t>HarbourFacility</w:t>
              </w:r>
              <w:proofErr w:type="spellEnd"/>
              <w:r w:rsidR="00E13A2B">
                <w:rPr>
                  <w:rFonts w:cs="Arial"/>
                </w:rPr>
                <w:t xml:space="preserve">; </w:t>
              </w:r>
            </w:ins>
            <w:ins w:id="84" w:author="Raphael Malyankar" w:date="2023-01-10T12:56:00Z">
              <w:r w:rsidR="00407C2B">
                <w:rPr>
                  <w:rFonts w:cs="Arial"/>
                </w:rPr>
                <w:t>document</w:t>
              </w:r>
            </w:ins>
            <w:ins w:id="85" w:author="Raphael Malyankar" w:date="2023-01-10T12:31:00Z">
              <w:r w:rsidR="002C093B">
                <w:rPr>
                  <w:rFonts w:cs="Arial"/>
                </w:rPr>
                <w:t xml:space="preserve"> date updated to sync</w:t>
              </w:r>
            </w:ins>
            <w:ins w:id="86" w:author="Raphael Malyankar" w:date="2023-01-10T13:28:00Z">
              <w:r w:rsidR="00143A49">
                <w:rPr>
                  <w:rFonts w:cs="Arial"/>
                </w:rPr>
                <w:t>hronize</w:t>
              </w:r>
            </w:ins>
            <w:ins w:id="87" w:author="Raphael Malyankar" w:date="2023-01-10T12:31:00Z">
              <w:r w:rsidR="002C093B">
                <w:rPr>
                  <w:rFonts w:cs="Arial"/>
                </w:rPr>
                <w:t xml:space="preserve"> with other </w:t>
              </w:r>
            </w:ins>
            <w:ins w:id="88" w:author="Raphael Malyankar" w:date="2023-01-10T12:32:00Z">
              <w:r w:rsidR="002C093B">
                <w:rPr>
                  <w:rFonts w:cs="Arial"/>
                </w:rPr>
                <w:t xml:space="preserve">S-131 </w:t>
              </w:r>
            </w:ins>
            <w:ins w:id="89" w:author="Raphael Malyankar" w:date="2023-01-10T12:31:00Z">
              <w:r w:rsidR="002C093B">
                <w:rPr>
                  <w:rFonts w:cs="Arial"/>
                </w:rPr>
                <w:t>art</w:t>
              </w:r>
            </w:ins>
            <w:ins w:id="90" w:author="Raphael Malyankar" w:date="2023-01-10T12:32:00Z">
              <w:r w:rsidR="002C093B">
                <w:rPr>
                  <w:rFonts w:cs="Arial"/>
                </w:rPr>
                <w:t>e</w:t>
              </w:r>
            </w:ins>
            <w:ins w:id="91" w:author="Raphael Malyankar" w:date="2023-01-10T12:31:00Z">
              <w:r w:rsidR="002C093B">
                <w:rPr>
                  <w:rFonts w:cs="Arial"/>
                </w:rPr>
                <w:t>facts</w:t>
              </w:r>
            </w:ins>
            <w:ins w:id="92" w:author="Raphael Malyankar" w:date="2023-01-10T12:36:00Z">
              <w:r w:rsidR="002C093B">
                <w:rPr>
                  <w:rFonts w:cs="Arial"/>
                </w:rPr>
                <w:t xml:space="preserve">; </w:t>
              </w:r>
              <w:proofErr w:type="spellStart"/>
              <w:r w:rsidR="002C093B">
                <w:rPr>
                  <w:rFonts w:cs="Arial"/>
                </w:rPr>
                <w:t>ToC</w:t>
              </w:r>
              <w:proofErr w:type="spellEnd"/>
              <w:r w:rsidR="002C093B">
                <w:rPr>
                  <w:rFonts w:cs="Arial"/>
                </w:rPr>
                <w:t xml:space="preserve"> regenerated</w:t>
              </w:r>
            </w:ins>
          </w:p>
        </w:tc>
      </w:tr>
      <w:tr w:rsidR="006B71FC" w:rsidRPr="006B71FC" w14:paraId="393CF3EC" w14:textId="77777777" w:rsidTr="006B71FC">
        <w:trPr>
          <w:cantSplit/>
          <w:jc w:val="center"/>
          <w:ins w:id="93" w:author="Raphael Malyankar" w:date="2022-11-25T01:24:00Z"/>
        </w:trPr>
        <w:tc>
          <w:tcPr>
            <w:tcW w:w="1260" w:type="dxa"/>
          </w:tcPr>
          <w:p w14:paraId="105403E3" w14:textId="77777777" w:rsidR="006B71FC" w:rsidRPr="006B71FC" w:rsidRDefault="006B71FC" w:rsidP="006B71FC">
            <w:pPr>
              <w:spacing w:before="60" w:after="60" w:line="240" w:lineRule="auto"/>
              <w:jc w:val="left"/>
              <w:rPr>
                <w:ins w:id="94" w:author="Raphael Malyankar" w:date="2022-11-25T01:24:00Z"/>
                <w:rFonts w:cs="Arial"/>
              </w:rPr>
            </w:pPr>
          </w:p>
        </w:tc>
        <w:tc>
          <w:tcPr>
            <w:tcW w:w="1701" w:type="dxa"/>
          </w:tcPr>
          <w:p w14:paraId="0225DA42" w14:textId="77777777" w:rsidR="006B71FC" w:rsidRPr="006B71FC" w:rsidRDefault="006B71FC" w:rsidP="006B71FC">
            <w:pPr>
              <w:spacing w:before="60" w:after="60" w:line="240" w:lineRule="auto"/>
              <w:ind w:left="-1" w:firstLine="1"/>
              <w:jc w:val="left"/>
              <w:rPr>
                <w:ins w:id="95" w:author="Raphael Malyankar" w:date="2022-11-25T01:24:00Z"/>
                <w:rFonts w:cs="Arial"/>
              </w:rPr>
            </w:pPr>
          </w:p>
        </w:tc>
        <w:tc>
          <w:tcPr>
            <w:tcW w:w="1275" w:type="dxa"/>
          </w:tcPr>
          <w:p w14:paraId="0132D1B3" w14:textId="77777777" w:rsidR="006B71FC" w:rsidRPr="006B71FC" w:rsidRDefault="006B71FC" w:rsidP="006B71FC">
            <w:pPr>
              <w:spacing w:before="60" w:after="60" w:line="240" w:lineRule="auto"/>
              <w:ind w:firstLine="21"/>
              <w:jc w:val="left"/>
              <w:rPr>
                <w:ins w:id="96" w:author="Raphael Malyankar" w:date="2022-11-25T01:24:00Z"/>
                <w:rFonts w:cs="Arial"/>
              </w:rPr>
            </w:pPr>
          </w:p>
        </w:tc>
        <w:tc>
          <w:tcPr>
            <w:tcW w:w="5404" w:type="dxa"/>
          </w:tcPr>
          <w:p w14:paraId="15A36A98" w14:textId="77777777" w:rsidR="006B71FC" w:rsidRPr="006B71FC" w:rsidRDefault="006B71FC" w:rsidP="006B71FC">
            <w:pPr>
              <w:spacing w:before="60" w:after="60" w:line="240" w:lineRule="auto"/>
              <w:ind w:left="44" w:hanging="10"/>
              <w:jc w:val="left"/>
              <w:rPr>
                <w:ins w:id="97" w:author="Raphael Malyankar" w:date="2022-11-25T01:24:00Z"/>
                <w:rFonts w:cs="Arial"/>
              </w:rPr>
            </w:pPr>
          </w:p>
        </w:tc>
      </w:tr>
      <w:tr w:rsidR="006B71FC" w:rsidRPr="006B71FC" w14:paraId="607677B5" w14:textId="77777777" w:rsidTr="006B71FC">
        <w:trPr>
          <w:cantSplit/>
          <w:jc w:val="center"/>
          <w:ins w:id="98" w:author="Raphael Malyankar" w:date="2022-11-25T01:24:00Z"/>
        </w:trPr>
        <w:tc>
          <w:tcPr>
            <w:tcW w:w="1260" w:type="dxa"/>
          </w:tcPr>
          <w:p w14:paraId="72667FFA" w14:textId="77777777" w:rsidR="006B71FC" w:rsidRPr="006B71FC" w:rsidRDefault="006B71FC" w:rsidP="006B71FC">
            <w:pPr>
              <w:spacing w:before="60" w:after="60" w:line="240" w:lineRule="auto"/>
              <w:jc w:val="left"/>
              <w:rPr>
                <w:ins w:id="99" w:author="Raphael Malyankar" w:date="2022-11-25T01:24:00Z"/>
                <w:rFonts w:cs="Arial"/>
              </w:rPr>
            </w:pPr>
          </w:p>
        </w:tc>
        <w:tc>
          <w:tcPr>
            <w:tcW w:w="1701" w:type="dxa"/>
          </w:tcPr>
          <w:p w14:paraId="614884AB" w14:textId="77777777" w:rsidR="006B71FC" w:rsidRPr="006B71FC" w:rsidRDefault="006B71FC" w:rsidP="006B71FC">
            <w:pPr>
              <w:spacing w:before="60" w:after="60" w:line="240" w:lineRule="auto"/>
              <w:ind w:left="-1" w:firstLine="1"/>
              <w:jc w:val="left"/>
              <w:rPr>
                <w:ins w:id="100" w:author="Raphael Malyankar" w:date="2022-11-25T01:24:00Z"/>
                <w:rFonts w:cs="Arial"/>
              </w:rPr>
            </w:pPr>
          </w:p>
        </w:tc>
        <w:tc>
          <w:tcPr>
            <w:tcW w:w="1275" w:type="dxa"/>
          </w:tcPr>
          <w:p w14:paraId="36166EDC" w14:textId="77777777" w:rsidR="006B71FC" w:rsidRPr="006B71FC" w:rsidRDefault="006B71FC" w:rsidP="006B71FC">
            <w:pPr>
              <w:spacing w:before="60" w:after="60" w:line="240" w:lineRule="auto"/>
              <w:ind w:firstLine="21"/>
              <w:jc w:val="left"/>
              <w:rPr>
                <w:ins w:id="101" w:author="Raphael Malyankar" w:date="2022-11-25T01:24:00Z"/>
                <w:rFonts w:cs="Arial"/>
              </w:rPr>
            </w:pPr>
          </w:p>
        </w:tc>
        <w:tc>
          <w:tcPr>
            <w:tcW w:w="5404" w:type="dxa"/>
          </w:tcPr>
          <w:p w14:paraId="15A7C67D" w14:textId="77777777" w:rsidR="006B71FC" w:rsidRPr="006B71FC" w:rsidRDefault="006B71FC" w:rsidP="006B71FC">
            <w:pPr>
              <w:spacing w:before="60" w:after="60" w:line="240" w:lineRule="auto"/>
              <w:ind w:left="44" w:hanging="10"/>
              <w:jc w:val="left"/>
              <w:rPr>
                <w:ins w:id="102" w:author="Raphael Malyankar" w:date="2022-11-25T01:24:00Z"/>
                <w:rFonts w:cs="Arial"/>
              </w:rPr>
            </w:pPr>
          </w:p>
        </w:tc>
      </w:tr>
      <w:tr w:rsidR="006B71FC" w:rsidRPr="006B71FC" w14:paraId="1B7237AB" w14:textId="77777777" w:rsidTr="006B71FC">
        <w:trPr>
          <w:cantSplit/>
          <w:jc w:val="center"/>
          <w:ins w:id="103" w:author="Raphael Malyankar" w:date="2022-11-25T01:24:00Z"/>
        </w:trPr>
        <w:tc>
          <w:tcPr>
            <w:tcW w:w="1260" w:type="dxa"/>
          </w:tcPr>
          <w:p w14:paraId="3BDB53D7" w14:textId="77777777" w:rsidR="006B71FC" w:rsidRPr="006B71FC" w:rsidRDefault="006B71FC" w:rsidP="006B71FC">
            <w:pPr>
              <w:spacing w:before="60" w:after="60" w:line="240" w:lineRule="auto"/>
              <w:jc w:val="left"/>
              <w:rPr>
                <w:ins w:id="104" w:author="Raphael Malyankar" w:date="2022-11-25T01:24:00Z"/>
                <w:rFonts w:cs="Arial"/>
              </w:rPr>
            </w:pPr>
          </w:p>
        </w:tc>
        <w:tc>
          <w:tcPr>
            <w:tcW w:w="1701" w:type="dxa"/>
          </w:tcPr>
          <w:p w14:paraId="682C26F6" w14:textId="77777777" w:rsidR="006B71FC" w:rsidRPr="006B71FC" w:rsidRDefault="006B71FC" w:rsidP="006B71FC">
            <w:pPr>
              <w:spacing w:before="60" w:after="60" w:line="240" w:lineRule="auto"/>
              <w:ind w:left="-1" w:firstLine="1"/>
              <w:jc w:val="left"/>
              <w:rPr>
                <w:ins w:id="105" w:author="Raphael Malyankar" w:date="2022-11-25T01:24:00Z"/>
                <w:rFonts w:cs="Arial"/>
              </w:rPr>
            </w:pPr>
          </w:p>
        </w:tc>
        <w:tc>
          <w:tcPr>
            <w:tcW w:w="1275" w:type="dxa"/>
          </w:tcPr>
          <w:p w14:paraId="00DF8CA1" w14:textId="77777777" w:rsidR="006B71FC" w:rsidRPr="006B71FC" w:rsidRDefault="006B71FC" w:rsidP="006B71FC">
            <w:pPr>
              <w:spacing w:before="60" w:after="60" w:line="240" w:lineRule="auto"/>
              <w:ind w:firstLine="21"/>
              <w:jc w:val="left"/>
              <w:rPr>
                <w:ins w:id="106" w:author="Raphael Malyankar" w:date="2022-11-25T01:24:00Z"/>
                <w:rFonts w:cs="Arial"/>
              </w:rPr>
            </w:pPr>
          </w:p>
        </w:tc>
        <w:tc>
          <w:tcPr>
            <w:tcW w:w="5404" w:type="dxa"/>
          </w:tcPr>
          <w:p w14:paraId="1B22A720" w14:textId="77777777" w:rsidR="006B71FC" w:rsidRPr="006B71FC" w:rsidRDefault="006B71FC" w:rsidP="006B71FC">
            <w:pPr>
              <w:spacing w:before="60" w:after="60" w:line="240" w:lineRule="auto"/>
              <w:ind w:left="44" w:hanging="10"/>
              <w:jc w:val="left"/>
              <w:rPr>
                <w:ins w:id="107" w:author="Raphael Malyankar" w:date="2022-11-25T01:24:00Z"/>
                <w:rFonts w:cs="Arial"/>
              </w:rPr>
            </w:pPr>
          </w:p>
        </w:tc>
      </w:tr>
      <w:tr w:rsidR="006B71FC" w:rsidRPr="006B71FC" w14:paraId="7E627851" w14:textId="77777777" w:rsidTr="006B71FC">
        <w:trPr>
          <w:cantSplit/>
          <w:jc w:val="center"/>
          <w:ins w:id="108" w:author="Raphael Malyankar" w:date="2022-11-25T01:24:00Z"/>
        </w:trPr>
        <w:tc>
          <w:tcPr>
            <w:tcW w:w="1260" w:type="dxa"/>
          </w:tcPr>
          <w:p w14:paraId="07CE4D37" w14:textId="77777777" w:rsidR="006B71FC" w:rsidRPr="006B71FC" w:rsidRDefault="006B71FC" w:rsidP="006B71FC">
            <w:pPr>
              <w:spacing w:before="60" w:after="60" w:line="240" w:lineRule="auto"/>
              <w:jc w:val="left"/>
              <w:rPr>
                <w:ins w:id="109" w:author="Raphael Malyankar" w:date="2022-11-25T01:24:00Z"/>
                <w:rFonts w:cs="Arial"/>
              </w:rPr>
            </w:pPr>
          </w:p>
        </w:tc>
        <w:tc>
          <w:tcPr>
            <w:tcW w:w="1701" w:type="dxa"/>
          </w:tcPr>
          <w:p w14:paraId="1074E7A6" w14:textId="77777777" w:rsidR="006B71FC" w:rsidRPr="006B71FC" w:rsidRDefault="006B71FC" w:rsidP="006B71FC">
            <w:pPr>
              <w:spacing w:before="60" w:after="60" w:line="240" w:lineRule="auto"/>
              <w:ind w:left="-1" w:firstLine="1"/>
              <w:jc w:val="left"/>
              <w:rPr>
                <w:ins w:id="110" w:author="Raphael Malyankar" w:date="2022-11-25T01:24:00Z"/>
                <w:rFonts w:cs="Arial"/>
              </w:rPr>
            </w:pPr>
          </w:p>
        </w:tc>
        <w:tc>
          <w:tcPr>
            <w:tcW w:w="1275" w:type="dxa"/>
          </w:tcPr>
          <w:p w14:paraId="6FE79106" w14:textId="77777777" w:rsidR="006B71FC" w:rsidRPr="006B71FC" w:rsidRDefault="006B71FC" w:rsidP="006B71FC">
            <w:pPr>
              <w:spacing w:before="60" w:after="60" w:line="240" w:lineRule="auto"/>
              <w:ind w:firstLine="21"/>
              <w:jc w:val="left"/>
              <w:rPr>
                <w:ins w:id="111" w:author="Raphael Malyankar" w:date="2022-11-25T01:24:00Z"/>
                <w:rFonts w:cs="Arial"/>
              </w:rPr>
            </w:pPr>
          </w:p>
        </w:tc>
        <w:tc>
          <w:tcPr>
            <w:tcW w:w="5404" w:type="dxa"/>
          </w:tcPr>
          <w:p w14:paraId="21B380D7" w14:textId="77777777" w:rsidR="006B71FC" w:rsidRPr="006B71FC" w:rsidRDefault="006B71FC" w:rsidP="006B71FC">
            <w:pPr>
              <w:spacing w:before="60" w:after="60" w:line="240" w:lineRule="auto"/>
              <w:ind w:left="44" w:hanging="10"/>
              <w:jc w:val="left"/>
              <w:rPr>
                <w:ins w:id="112" w:author="Raphael Malyankar" w:date="2022-11-25T01:24:00Z"/>
                <w:rFonts w:cs="Arial"/>
              </w:rPr>
            </w:pPr>
          </w:p>
        </w:tc>
      </w:tr>
      <w:tr w:rsidR="006B71FC" w:rsidRPr="006B71FC" w14:paraId="2DA9680B" w14:textId="77777777" w:rsidTr="006B71FC">
        <w:trPr>
          <w:cantSplit/>
          <w:jc w:val="center"/>
          <w:ins w:id="113" w:author="Raphael Malyankar" w:date="2022-11-25T01:24:00Z"/>
        </w:trPr>
        <w:tc>
          <w:tcPr>
            <w:tcW w:w="1260" w:type="dxa"/>
          </w:tcPr>
          <w:p w14:paraId="22AEAED1" w14:textId="77777777" w:rsidR="006B71FC" w:rsidRPr="006B71FC" w:rsidRDefault="006B71FC" w:rsidP="006B71FC">
            <w:pPr>
              <w:spacing w:before="60" w:after="60" w:line="240" w:lineRule="auto"/>
              <w:jc w:val="left"/>
              <w:rPr>
                <w:ins w:id="114" w:author="Raphael Malyankar" w:date="2022-11-25T01:24:00Z"/>
                <w:rFonts w:cs="Arial"/>
              </w:rPr>
            </w:pPr>
          </w:p>
        </w:tc>
        <w:tc>
          <w:tcPr>
            <w:tcW w:w="1701" w:type="dxa"/>
          </w:tcPr>
          <w:p w14:paraId="22755747" w14:textId="77777777" w:rsidR="006B71FC" w:rsidRPr="006B71FC" w:rsidRDefault="006B71FC" w:rsidP="006B71FC">
            <w:pPr>
              <w:spacing w:before="60" w:after="60" w:line="240" w:lineRule="auto"/>
              <w:ind w:left="-1" w:firstLine="1"/>
              <w:jc w:val="left"/>
              <w:rPr>
                <w:ins w:id="115" w:author="Raphael Malyankar" w:date="2022-11-25T01:24:00Z"/>
                <w:rFonts w:cs="Arial"/>
              </w:rPr>
            </w:pPr>
          </w:p>
        </w:tc>
        <w:tc>
          <w:tcPr>
            <w:tcW w:w="1275" w:type="dxa"/>
          </w:tcPr>
          <w:p w14:paraId="0AA1FFFC" w14:textId="77777777" w:rsidR="006B71FC" w:rsidRPr="006B71FC" w:rsidRDefault="006B71FC" w:rsidP="006B71FC">
            <w:pPr>
              <w:spacing w:before="60" w:after="60" w:line="240" w:lineRule="auto"/>
              <w:ind w:firstLine="21"/>
              <w:jc w:val="left"/>
              <w:rPr>
                <w:ins w:id="116" w:author="Raphael Malyankar" w:date="2022-11-25T01:24:00Z"/>
                <w:rFonts w:cs="Arial"/>
              </w:rPr>
            </w:pPr>
          </w:p>
        </w:tc>
        <w:tc>
          <w:tcPr>
            <w:tcW w:w="5404" w:type="dxa"/>
          </w:tcPr>
          <w:p w14:paraId="03E61B13" w14:textId="77777777" w:rsidR="006B71FC" w:rsidRPr="006B71FC" w:rsidRDefault="006B71FC" w:rsidP="006B71FC">
            <w:pPr>
              <w:spacing w:before="60" w:after="60" w:line="240" w:lineRule="auto"/>
              <w:ind w:left="44" w:hanging="10"/>
              <w:jc w:val="left"/>
              <w:rPr>
                <w:ins w:id="117" w:author="Raphael Malyankar" w:date="2022-11-25T01:24:00Z"/>
                <w:rFonts w:cs="Arial"/>
              </w:rPr>
            </w:pPr>
          </w:p>
        </w:tc>
      </w:tr>
      <w:tr w:rsidR="006B71FC" w:rsidRPr="006B71FC" w14:paraId="0AB0F4FF" w14:textId="77777777" w:rsidTr="006B71FC">
        <w:trPr>
          <w:cantSplit/>
          <w:jc w:val="center"/>
          <w:ins w:id="118" w:author="Raphael Malyankar" w:date="2022-11-25T01:24:00Z"/>
        </w:trPr>
        <w:tc>
          <w:tcPr>
            <w:tcW w:w="1260" w:type="dxa"/>
          </w:tcPr>
          <w:p w14:paraId="5709340E" w14:textId="77777777" w:rsidR="006B71FC" w:rsidRPr="006B71FC" w:rsidRDefault="006B71FC" w:rsidP="006B71FC">
            <w:pPr>
              <w:spacing w:before="60" w:after="60" w:line="240" w:lineRule="auto"/>
              <w:jc w:val="left"/>
              <w:rPr>
                <w:ins w:id="119" w:author="Raphael Malyankar" w:date="2022-11-25T01:24:00Z"/>
                <w:rFonts w:cs="Arial"/>
              </w:rPr>
            </w:pPr>
          </w:p>
        </w:tc>
        <w:tc>
          <w:tcPr>
            <w:tcW w:w="1701" w:type="dxa"/>
          </w:tcPr>
          <w:p w14:paraId="171ED08F" w14:textId="77777777" w:rsidR="006B71FC" w:rsidRPr="006B71FC" w:rsidRDefault="006B71FC" w:rsidP="006B71FC">
            <w:pPr>
              <w:spacing w:before="60" w:after="60" w:line="240" w:lineRule="auto"/>
              <w:ind w:left="-1" w:firstLine="1"/>
              <w:jc w:val="left"/>
              <w:rPr>
                <w:ins w:id="120" w:author="Raphael Malyankar" w:date="2022-11-25T01:24:00Z"/>
                <w:rFonts w:cs="Arial"/>
              </w:rPr>
            </w:pPr>
          </w:p>
        </w:tc>
        <w:tc>
          <w:tcPr>
            <w:tcW w:w="1275" w:type="dxa"/>
          </w:tcPr>
          <w:p w14:paraId="1433BEC4" w14:textId="77777777" w:rsidR="006B71FC" w:rsidRPr="006B71FC" w:rsidRDefault="006B71FC" w:rsidP="006B71FC">
            <w:pPr>
              <w:spacing w:before="60" w:after="60" w:line="240" w:lineRule="auto"/>
              <w:ind w:firstLine="21"/>
              <w:jc w:val="left"/>
              <w:rPr>
                <w:ins w:id="121" w:author="Raphael Malyankar" w:date="2022-11-25T01:24:00Z"/>
                <w:rFonts w:cs="Arial"/>
              </w:rPr>
            </w:pPr>
          </w:p>
        </w:tc>
        <w:tc>
          <w:tcPr>
            <w:tcW w:w="5404" w:type="dxa"/>
          </w:tcPr>
          <w:p w14:paraId="202A1D40" w14:textId="77777777" w:rsidR="006B71FC" w:rsidRPr="006B71FC" w:rsidRDefault="006B71FC" w:rsidP="006B71FC">
            <w:pPr>
              <w:spacing w:before="60" w:after="60" w:line="240" w:lineRule="auto"/>
              <w:ind w:left="44" w:hanging="10"/>
              <w:jc w:val="left"/>
              <w:rPr>
                <w:ins w:id="122" w:author="Raphael Malyankar" w:date="2022-11-25T01:24:00Z"/>
                <w:rFonts w:cs="Arial"/>
              </w:rPr>
            </w:pPr>
          </w:p>
        </w:tc>
      </w:tr>
      <w:tr w:rsidR="006B71FC" w:rsidRPr="006B71FC" w14:paraId="52549AA9" w14:textId="77777777" w:rsidTr="006B71FC">
        <w:trPr>
          <w:cantSplit/>
          <w:jc w:val="center"/>
          <w:ins w:id="123" w:author="Raphael Malyankar" w:date="2022-11-25T01:24:00Z"/>
        </w:trPr>
        <w:tc>
          <w:tcPr>
            <w:tcW w:w="1260" w:type="dxa"/>
          </w:tcPr>
          <w:p w14:paraId="41B39ED2" w14:textId="77777777" w:rsidR="006B71FC" w:rsidRPr="006B71FC" w:rsidRDefault="006B71FC" w:rsidP="006B71FC">
            <w:pPr>
              <w:spacing w:before="60" w:after="60" w:line="240" w:lineRule="auto"/>
              <w:jc w:val="left"/>
              <w:rPr>
                <w:ins w:id="124" w:author="Raphael Malyankar" w:date="2022-11-25T01:24:00Z"/>
                <w:rFonts w:cs="Arial"/>
              </w:rPr>
            </w:pPr>
          </w:p>
        </w:tc>
        <w:tc>
          <w:tcPr>
            <w:tcW w:w="1701" w:type="dxa"/>
          </w:tcPr>
          <w:p w14:paraId="22E0C35F" w14:textId="77777777" w:rsidR="006B71FC" w:rsidRPr="006B71FC" w:rsidRDefault="006B71FC" w:rsidP="006B71FC">
            <w:pPr>
              <w:spacing w:before="60" w:after="60" w:line="240" w:lineRule="auto"/>
              <w:ind w:left="-1" w:firstLine="1"/>
              <w:jc w:val="left"/>
              <w:rPr>
                <w:ins w:id="125" w:author="Raphael Malyankar" w:date="2022-11-25T01:24:00Z"/>
                <w:rFonts w:cs="Arial"/>
              </w:rPr>
            </w:pPr>
          </w:p>
        </w:tc>
        <w:tc>
          <w:tcPr>
            <w:tcW w:w="1275" w:type="dxa"/>
          </w:tcPr>
          <w:p w14:paraId="23B3C843" w14:textId="77777777" w:rsidR="006B71FC" w:rsidRPr="006B71FC" w:rsidRDefault="006B71FC" w:rsidP="006B71FC">
            <w:pPr>
              <w:spacing w:before="60" w:after="60" w:line="240" w:lineRule="auto"/>
              <w:ind w:firstLine="21"/>
              <w:jc w:val="left"/>
              <w:rPr>
                <w:ins w:id="126" w:author="Raphael Malyankar" w:date="2022-11-25T01:24:00Z"/>
                <w:rFonts w:cs="Arial"/>
              </w:rPr>
            </w:pPr>
          </w:p>
        </w:tc>
        <w:tc>
          <w:tcPr>
            <w:tcW w:w="5404" w:type="dxa"/>
          </w:tcPr>
          <w:p w14:paraId="43168762" w14:textId="77777777" w:rsidR="006B71FC" w:rsidRPr="006B71FC" w:rsidRDefault="006B71FC" w:rsidP="006B71FC">
            <w:pPr>
              <w:spacing w:before="60" w:after="60" w:line="240" w:lineRule="auto"/>
              <w:ind w:left="44" w:hanging="10"/>
              <w:jc w:val="left"/>
              <w:rPr>
                <w:ins w:id="127" w:author="Raphael Malyankar" w:date="2022-11-25T01:24:00Z"/>
                <w:rFonts w:cs="Arial"/>
              </w:rPr>
            </w:pPr>
          </w:p>
        </w:tc>
      </w:tr>
    </w:tbl>
    <w:p w14:paraId="12BE19FE" w14:textId="77777777" w:rsidR="006B71FC" w:rsidRPr="006B71FC" w:rsidRDefault="006B71FC" w:rsidP="006B71FC">
      <w:pPr>
        <w:spacing w:after="0" w:line="240" w:lineRule="auto"/>
        <w:rPr>
          <w:ins w:id="128" w:author="Raphael Malyankar" w:date="2022-11-25T01:24:00Z"/>
          <w:rFonts w:ascii="Arial Narrow" w:hAnsi="Arial Narrow"/>
        </w:rPr>
      </w:pPr>
    </w:p>
    <w:p w14:paraId="7CA01FD7" w14:textId="5DDD86E0" w:rsidR="006B71FC" w:rsidRPr="00C5464A" w:rsidRDefault="006B71FC" w:rsidP="00C5464A">
      <w:pPr>
        <w:rPr>
          <w:rStyle w:val="BookTitle"/>
          <w:b w:val="0"/>
          <w:bCs w:val="0"/>
          <w:smallCaps w:val="0"/>
          <w:spacing w:val="0"/>
        </w:rPr>
        <w:sectPr w:rsidR="006B71FC" w:rsidRPr="00C5464A" w:rsidSect="00DB136A">
          <w:headerReference w:type="default" r:id="rId15"/>
          <w:footerReference w:type="default" r:id="rId16"/>
          <w:pgSz w:w="11906" w:h="16838"/>
          <w:pgMar w:top="1417" w:right="1417" w:bottom="1134" w:left="1417" w:header="720" w:footer="720" w:gutter="0"/>
          <w:pgNumType w:fmt="lowerRoman"/>
          <w:cols w:space="720"/>
          <w:titlePg/>
          <w:docGrid w:linePitch="272"/>
        </w:sectPr>
      </w:pPr>
    </w:p>
    <w:sdt>
      <w:sdtPr>
        <w:rPr>
          <w:rFonts w:asciiTheme="minorHAnsi" w:eastAsiaTheme="minorHAnsi" w:hAnsiTheme="minorHAnsi" w:cstheme="minorBidi"/>
          <w:b/>
          <w:bCs/>
          <w:smallCaps/>
          <w:color w:val="auto"/>
          <w:spacing w:val="5"/>
          <w:sz w:val="20"/>
          <w:lang w:val="en-CA"/>
        </w:rPr>
        <w:id w:val="-2031255052"/>
        <w:docPartObj>
          <w:docPartGallery w:val="Table of Contents"/>
          <w:docPartUnique/>
        </w:docPartObj>
      </w:sdtPr>
      <w:sdtEndPr>
        <w:rPr>
          <w:rFonts w:ascii="Arial" w:eastAsia="MS Mincho" w:hAnsi="Arial" w:cs="Times New Roman"/>
          <w:noProof/>
          <w:lang w:val="en-GB"/>
        </w:rPr>
      </w:sdtEndPr>
      <w:sdtContent>
        <w:p w14:paraId="37934D6D" w14:textId="5A47F8D2" w:rsidR="00C01685" w:rsidRPr="00CD6090" w:rsidRDefault="00C01685">
          <w:pPr>
            <w:pStyle w:val="TOCHeading"/>
            <w:rPr>
              <w:sz w:val="28"/>
            </w:rPr>
          </w:pPr>
          <w:r w:rsidRPr="00CD6090">
            <w:rPr>
              <w:sz w:val="28"/>
            </w:rPr>
            <w:t>Contents</w:t>
          </w:r>
        </w:p>
        <w:p w14:paraId="75B6742F" w14:textId="216098AE" w:rsidR="00BD17B6" w:rsidRDefault="00C01685">
          <w:pPr>
            <w:pStyle w:val="TOC1"/>
            <w:rPr>
              <w:rFonts w:asciiTheme="minorHAnsi" w:eastAsiaTheme="minorEastAsia" w:hAnsiTheme="minorHAnsi" w:cstheme="minorBidi"/>
              <w:b w:val="0"/>
              <w:noProof/>
              <w:sz w:val="22"/>
              <w:szCs w:val="22"/>
              <w:lang w:val="en-US" w:eastAsia="en-US"/>
            </w:rPr>
          </w:pPr>
          <w:r w:rsidRPr="00CD6090">
            <w:rPr>
              <w:rFonts w:eastAsiaTheme="minorEastAsia"/>
              <w:b w:val="0"/>
              <w:noProof/>
              <w:color w:val="000000"/>
              <w:lang w:val="fr-CA" w:eastAsia="de-DE"/>
            </w:rPr>
            <w:fldChar w:fldCharType="begin"/>
          </w:r>
          <w:r w:rsidRPr="00CD6090">
            <w:rPr>
              <w:noProof/>
            </w:rPr>
            <w:instrText xml:space="preserve"> TOC \o "1-3" \h \z \u </w:instrText>
          </w:r>
          <w:r w:rsidRPr="00CD6090">
            <w:rPr>
              <w:rFonts w:eastAsiaTheme="minorEastAsia"/>
              <w:b w:val="0"/>
              <w:noProof/>
              <w:color w:val="000000"/>
              <w:lang w:val="fr-CA" w:eastAsia="de-DE"/>
            </w:rPr>
            <w:fldChar w:fldCharType="separate"/>
          </w:r>
          <w:hyperlink w:anchor="_Toc120214318" w:history="1">
            <w:r w:rsidR="00BD17B6" w:rsidRPr="00BC1F0D">
              <w:rPr>
                <w:rStyle w:val="Hyperlink"/>
                <w:noProof/>
              </w:rPr>
              <w:t>1</w:t>
            </w:r>
            <w:r w:rsidR="00BD17B6">
              <w:rPr>
                <w:rFonts w:asciiTheme="minorHAnsi" w:eastAsiaTheme="minorEastAsia" w:hAnsiTheme="minorHAnsi" w:cstheme="minorBidi"/>
                <w:b w:val="0"/>
                <w:noProof/>
                <w:sz w:val="22"/>
                <w:szCs w:val="22"/>
                <w:lang w:val="en-US" w:eastAsia="en-US"/>
              </w:rPr>
              <w:tab/>
            </w:r>
            <w:r w:rsidR="00BD17B6" w:rsidRPr="00BC1F0D">
              <w:rPr>
                <w:rStyle w:val="Hyperlink"/>
                <w:noProof/>
              </w:rPr>
              <w:t>Overview</w:t>
            </w:r>
            <w:r w:rsidR="00BD17B6">
              <w:rPr>
                <w:noProof/>
                <w:webHidden/>
              </w:rPr>
              <w:tab/>
            </w:r>
            <w:r w:rsidR="00BD17B6">
              <w:rPr>
                <w:noProof/>
                <w:webHidden/>
              </w:rPr>
              <w:fldChar w:fldCharType="begin"/>
            </w:r>
            <w:r w:rsidR="00BD17B6">
              <w:rPr>
                <w:noProof/>
                <w:webHidden/>
              </w:rPr>
              <w:instrText xml:space="preserve"> PAGEREF _Toc120214318 \h </w:instrText>
            </w:r>
            <w:r w:rsidR="00BD17B6">
              <w:rPr>
                <w:noProof/>
                <w:webHidden/>
              </w:rPr>
            </w:r>
            <w:r w:rsidR="00BD17B6">
              <w:rPr>
                <w:noProof/>
                <w:webHidden/>
              </w:rPr>
              <w:fldChar w:fldCharType="separate"/>
            </w:r>
            <w:r w:rsidR="00591F1B">
              <w:rPr>
                <w:noProof/>
                <w:webHidden/>
              </w:rPr>
              <w:t>1</w:t>
            </w:r>
            <w:r w:rsidR="00BD17B6">
              <w:rPr>
                <w:noProof/>
                <w:webHidden/>
              </w:rPr>
              <w:fldChar w:fldCharType="end"/>
            </w:r>
          </w:hyperlink>
        </w:p>
        <w:p w14:paraId="739432DF" w14:textId="2AFD6614" w:rsidR="00BD17B6" w:rsidRDefault="00BA61CD">
          <w:pPr>
            <w:pStyle w:val="TOC2"/>
            <w:rPr>
              <w:rFonts w:asciiTheme="minorHAnsi" w:eastAsiaTheme="minorEastAsia" w:hAnsiTheme="minorHAnsi" w:cstheme="minorBidi"/>
              <w:sz w:val="22"/>
              <w:szCs w:val="22"/>
              <w:lang w:val="en-US" w:eastAsia="en-US"/>
            </w:rPr>
          </w:pPr>
          <w:hyperlink w:anchor="_Toc120214319" w:history="1">
            <w:r w:rsidR="00BD17B6" w:rsidRPr="00BC1F0D">
              <w:rPr>
                <w:rStyle w:val="Hyperlink"/>
              </w:rPr>
              <w:t>1.1</w:t>
            </w:r>
            <w:r w:rsidR="00BD17B6">
              <w:rPr>
                <w:rFonts w:asciiTheme="minorHAnsi" w:eastAsiaTheme="minorEastAsia" w:hAnsiTheme="minorHAnsi" w:cstheme="minorBidi"/>
                <w:sz w:val="22"/>
                <w:szCs w:val="22"/>
                <w:lang w:val="en-US" w:eastAsia="en-US"/>
              </w:rPr>
              <w:tab/>
            </w:r>
            <w:r w:rsidR="00BD17B6" w:rsidRPr="00BC1F0D">
              <w:rPr>
                <w:rStyle w:val="Hyperlink"/>
              </w:rPr>
              <w:t>Preface</w:t>
            </w:r>
            <w:r w:rsidR="00BD17B6">
              <w:rPr>
                <w:webHidden/>
              </w:rPr>
              <w:tab/>
            </w:r>
            <w:r w:rsidR="00BD17B6">
              <w:rPr>
                <w:webHidden/>
              </w:rPr>
              <w:fldChar w:fldCharType="begin"/>
            </w:r>
            <w:r w:rsidR="00BD17B6">
              <w:rPr>
                <w:webHidden/>
              </w:rPr>
              <w:instrText xml:space="preserve"> PAGEREF _Toc120214319 \h </w:instrText>
            </w:r>
            <w:r w:rsidR="00BD17B6">
              <w:rPr>
                <w:webHidden/>
              </w:rPr>
            </w:r>
            <w:r w:rsidR="00BD17B6">
              <w:rPr>
                <w:webHidden/>
              </w:rPr>
              <w:fldChar w:fldCharType="separate"/>
            </w:r>
            <w:r w:rsidR="00591F1B">
              <w:rPr>
                <w:webHidden/>
              </w:rPr>
              <w:t>1</w:t>
            </w:r>
            <w:r w:rsidR="00BD17B6">
              <w:rPr>
                <w:webHidden/>
              </w:rPr>
              <w:fldChar w:fldCharType="end"/>
            </w:r>
          </w:hyperlink>
        </w:p>
        <w:p w14:paraId="17708256" w14:textId="3868B2B3" w:rsidR="00BD17B6" w:rsidRDefault="00BA61CD">
          <w:pPr>
            <w:pStyle w:val="TOC2"/>
            <w:rPr>
              <w:rFonts w:asciiTheme="minorHAnsi" w:eastAsiaTheme="minorEastAsia" w:hAnsiTheme="minorHAnsi" w:cstheme="minorBidi"/>
              <w:sz w:val="22"/>
              <w:szCs w:val="22"/>
              <w:lang w:val="en-US" w:eastAsia="en-US"/>
            </w:rPr>
          </w:pPr>
          <w:hyperlink w:anchor="_Toc120214320" w:history="1">
            <w:r w:rsidR="00BD17B6" w:rsidRPr="00BC1F0D">
              <w:rPr>
                <w:rStyle w:val="Hyperlink"/>
              </w:rPr>
              <w:t>1.2</w:t>
            </w:r>
            <w:r w:rsidR="00BD17B6">
              <w:rPr>
                <w:rFonts w:asciiTheme="minorHAnsi" w:eastAsiaTheme="minorEastAsia" w:hAnsiTheme="minorHAnsi" w:cstheme="minorBidi"/>
                <w:sz w:val="22"/>
                <w:szCs w:val="22"/>
                <w:lang w:val="en-US" w:eastAsia="en-US"/>
              </w:rPr>
              <w:tab/>
            </w:r>
            <w:r w:rsidR="00BD17B6" w:rsidRPr="00BC1F0D">
              <w:rPr>
                <w:rStyle w:val="Hyperlink"/>
              </w:rPr>
              <w:t>S-131 Annex A - Data Classification and Encoding Guide – Metadata</w:t>
            </w:r>
            <w:r w:rsidR="00BD17B6">
              <w:rPr>
                <w:webHidden/>
              </w:rPr>
              <w:tab/>
            </w:r>
            <w:r w:rsidR="00BD17B6">
              <w:rPr>
                <w:webHidden/>
              </w:rPr>
              <w:fldChar w:fldCharType="begin"/>
            </w:r>
            <w:r w:rsidR="00BD17B6">
              <w:rPr>
                <w:webHidden/>
              </w:rPr>
              <w:instrText xml:space="preserve"> PAGEREF _Toc120214320 \h </w:instrText>
            </w:r>
            <w:r w:rsidR="00BD17B6">
              <w:rPr>
                <w:webHidden/>
              </w:rPr>
            </w:r>
            <w:r w:rsidR="00BD17B6">
              <w:rPr>
                <w:webHidden/>
              </w:rPr>
              <w:fldChar w:fldCharType="separate"/>
            </w:r>
            <w:r w:rsidR="00591F1B">
              <w:rPr>
                <w:webHidden/>
              </w:rPr>
              <w:t>1</w:t>
            </w:r>
            <w:r w:rsidR="00BD17B6">
              <w:rPr>
                <w:webHidden/>
              </w:rPr>
              <w:fldChar w:fldCharType="end"/>
            </w:r>
          </w:hyperlink>
        </w:p>
        <w:p w14:paraId="5244D151" w14:textId="3CB8171C" w:rsidR="00BD17B6" w:rsidRDefault="00BA61CD">
          <w:pPr>
            <w:pStyle w:val="TOC2"/>
            <w:rPr>
              <w:rFonts w:asciiTheme="minorHAnsi" w:eastAsiaTheme="minorEastAsia" w:hAnsiTheme="minorHAnsi" w:cstheme="minorBidi"/>
              <w:sz w:val="22"/>
              <w:szCs w:val="22"/>
              <w:lang w:val="en-US" w:eastAsia="en-US"/>
            </w:rPr>
          </w:pPr>
          <w:hyperlink w:anchor="_Toc120214321" w:history="1">
            <w:r w:rsidR="00BD17B6" w:rsidRPr="00BC1F0D">
              <w:rPr>
                <w:rStyle w:val="Hyperlink"/>
              </w:rPr>
              <w:t>1.3</w:t>
            </w:r>
            <w:r w:rsidR="00BD17B6">
              <w:rPr>
                <w:rFonts w:asciiTheme="minorHAnsi" w:eastAsiaTheme="minorEastAsia" w:hAnsiTheme="minorHAnsi" w:cstheme="minorBidi"/>
                <w:sz w:val="22"/>
                <w:szCs w:val="22"/>
                <w:lang w:val="en-US" w:eastAsia="en-US"/>
              </w:rPr>
              <w:tab/>
            </w:r>
            <w:r w:rsidR="00BD17B6" w:rsidRPr="00BC1F0D">
              <w:rPr>
                <w:rStyle w:val="Hyperlink"/>
              </w:rPr>
              <w:t>Terms and definitions</w:t>
            </w:r>
            <w:r w:rsidR="00BD17B6">
              <w:rPr>
                <w:webHidden/>
              </w:rPr>
              <w:tab/>
            </w:r>
            <w:r w:rsidR="00BD17B6">
              <w:rPr>
                <w:webHidden/>
              </w:rPr>
              <w:fldChar w:fldCharType="begin"/>
            </w:r>
            <w:r w:rsidR="00BD17B6">
              <w:rPr>
                <w:webHidden/>
              </w:rPr>
              <w:instrText xml:space="preserve"> PAGEREF _Toc120214321 \h </w:instrText>
            </w:r>
            <w:r w:rsidR="00BD17B6">
              <w:rPr>
                <w:webHidden/>
              </w:rPr>
            </w:r>
            <w:r w:rsidR="00BD17B6">
              <w:rPr>
                <w:webHidden/>
              </w:rPr>
              <w:fldChar w:fldCharType="separate"/>
            </w:r>
            <w:r w:rsidR="00591F1B">
              <w:rPr>
                <w:webHidden/>
              </w:rPr>
              <w:t>2</w:t>
            </w:r>
            <w:r w:rsidR="00BD17B6">
              <w:rPr>
                <w:webHidden/>
              </w:rPr>
              <w:fldChar w:fldCharType="end"/>
            </w:r>
          </w:hyperlink>
        </w:p>
        <w:p w14:paraId="351EF37B" w14:textId="35E21765" w:rsidR="00BD17B6" w:rsidRDefault="00BA61CD">
          <w:pPr>
            <w:pStyle w:val="TOC2"/>
            <w:rPr>
              <w:rFonts w:asciiTheme="minorHAnsi" w:eastAsiaTheme="minorEastAsia" w:hAnsiTheme="minorHAnsi" w:cstheme="minorBidi"/>
              <w:sz w:val="22"/>
              <w:szCs w:val="22"/>
              <w:lang w:val="en-US" w:eastAsia="en-US"/>
            </w:rPr>
          </w:pPr>
          <w:hyperlink w:anchor="_Toc120214322" w:history="1">
            <w:r w:rsidR="00BD17B6" w:rsidRPr="00BC1F0D">
              <w:rPr>
                <w:rStyle w:val="Hyperlink"/>
              </w:rPr>
              <w:t>1.4</w:t>
            </w:r>
            <w:r w:rsidR="00BD17B6">
              <w:rPr>
                <w:rFonts w:asciiTheme="minorHAnsi" w:eastAsiaTheme="minorEastAsia" w:hAnsiTheme="minorHAnsi" w:cstheme="minorBidi"/>
                <w:sz w:val="22"/>
                <w:szCs w:val="22"/>
                <w:lang w:val="en-US" w:eastAsia="en-US"/>
              </w:rPr>
              <w:tab/>
            </w:r>
            <w:r w:rsidR="00BD17B6" w:rsidRPr="00BC1F0D">
              <w:rPr>
                <w:rStyle w:val="Hyperlink"/>
              </w:rPr>
              <w:t>Abbreviations</w:t>
            </w:r>
            <w:r w:rsidR="00BD17B6">
              <w:rPr>
                <w:webHidden/>
              </w:rPr>
              <w:tab/>
            </w:r>
            <w:r w:rsidR="00BD17B6">
              <w:rPr>
                <w:webHidden/>
              </w:rPr>
              <w:fldChar w:fldCharType="begin"/>
            </w:r>
            <w:r w:rsidR="00BD17B6">
              <w:rPr>
                <w:webHidden/>
              </w:rPr>
              <w:instrText xml:space="preserve"> PAGEREF _Toc120214322 \h </w:instrText>
            </w:r>
            <w:r w:rsidR="00BD17B6">
              <w:rPr>
                <w:webHidden/>
              </w:rPr>
            </w:r>
            <w:r w:rsidR="00BD17B6">
              <w:rPr>
                <w:webHidden/>
              </w:rPr>
              <w:fldChar w:fldCharType="separate"/>
            </w:r>
            <w:r w:rsidR="00591F1B">
              <w:rPr>
                <w:webHidden/>
              </w:rPr>
              <w:t>2</w:t>
            </w:r>
            <w:r w:rsidR="00BD17B6">
              <w:rPr>
                <w:webHidden/>
              </w:rPr>
              <w:fldChar w:fldCharType="end"/>
            </w:r>
          </w:hyperlink>
        </w:p>
        <w:p w14:paraId="7F6F9477" w14:textId="7A55FA90" w:rsidR="00BD17B6" w:rsidRDefault="00BA61CD">
          <w:pPr>
            <w:pStyle w:val="TOC2"/>
            <w:rPr>
              <w:rFonts w:asciiTheme="minorHAnsi" w:eastAsiaTheme="minorEastAsia" w:hAnsiTheme="minorHAnsi" w:cstheme="minorBidi"/>
              <w:sz w:val="22"/>
              <w:szCs w:val="22"/>
              <w:lang w:val="en-US" w:eastAsia="en-US"/>
            </w:rPr>
          </w:pPr>
          <w:hyperlink w:anchor="_Toc120214323" w:history="1">
            <w:r w:rsidR="00BD17B6" w:rsidRPr="00BC1F0D">
              <w:rPr>
                <w:rStyle w:val="Hyperlink"/>
              </w:rPr>
              <w:t>1.5</w:t>
            </w:r>
            <w:r w:rsidR="00BD17B6">
              <w:rPr>
                <w:rFonts w:asciiTheme="minorHAnsi" w:eastAsiaTheme="minorEastAsia" w:hAnsiTheme="minorHAnsi" w:cstheme="minorBidi"/>
                <w:sz w:val="22"/>
                <w:szCs w:val="22"/>
                <w:lang w:val="en-US" w:eastAsia="en-US"/>
              </w:rPr>
              <w:tab/>
            </w:r>
            <w:r w:rsidR="00BD17B6" w:rsidRPr="00BC1F0D">
              <w:rPr>
                <w:rStyle w:val="Hyperlink"/>
              </w:rPr>
              <w:t>Use of language</w:t>
            </w:r>
            <w:r w:rsidR="00BD17B6">
              <w:rPr>
                <w:webHidden/>
              </w:rPr>
              <w:tab/>
            </w:r>
            <w:r w:rsidR="00BD17B6">
              <w:rPr>
                <w:webHidden/>
              </w:rPr>
              <w:fldChar w:fldCharType="begin"/>
            </w:r>
            <w:r w:rsidR="00BD17B6">
              <w:rPr>
                <w:webHidden/>
              </w:rPr>
              <w:instrText xml:space="preserve"> PAGEREF _Toc120214323 \h </w:instrText>
            </w:r>
            <w:r w:rsidR="00BD17B6">
              <w:rPr>
                <w:webHidden/>
              </w:rPr>
            </w:r>
            <w:r w:rsidR="00BD17B6">
              <w:rPr>
                <w:webHidden/>
              </w:rPr>
              <w:fldChar w:fldCharType="separate"/>
            </w:r>
            <w:r w:rsidR="00591F1B">
              <w:rPr>
                <w:webHidden/>
              </w:rPr>
              <w:t>2</w:t>
            </w:r>
            <w:r w:rsidR="00BD17B6">
              <w:rPr>
                <w:webHidden/>
              </w:rPr>
              <w:fldChar w:fldCharType="end"/>
            </w:r>
          </w:hyperlink>
        </w:p>
        <w:p w14:paraId="769F90D0" w14:textId="25656B95" w:rsidR="00BD17B6" w:rsidRDefault="00BA61CD">
          <w:pPr>
            <w:pStyle w:val="TOC2"/>
            <w:rPr>
              <w:rFonts w:asciiTheme="minorHAnsi" w:eastAsiaTheme="minorEastAsia" w:hAnsiTheme="minorHAnsi" w:cstheme="minorBidi"/>
              <w:sz w:val="22"/>
              <w:szCs w:val="22"/>
              <w:lang w:val="en-US" w:eastAsia="en-US"/>
            </w:rPr>
          </w:pPr>
          <w:hyperlink w:anchor="_Toc120214324" w:history="1">
            <w:r w:rsidR="00BD17B6" w:rsidRPr="00BC1F0D">
              <w:rPr>
                <w:rStyle w:val="Hyperlink"/>
              </w:rPr>
              <w:t>1.6</w:t>
            </w:r>
            <w:r w:rsidR="00BD17B6">
              <w:rPr>
                <w:rFonts w:asciiTheme="minorHAnsi" w:eastAsiaTheme="minorEastAsia" w:hAnsiTheme="minorHAnsi" w:cstheme="minorBidi"/>
                <w:sz w:val="22"/>
                <w:szCs w:val="22"/>
                <w:lang w:val="en-US" w:eastAsia="en-US"/>
              </w:rPr>
              <w:tab/>
            </w:r>
            <w:r w:rsidR="00BD17B6" w:rsidRPr="00BC1F0D">
              <w:rPr>
                <w:rStyle w:val="Hyperlink"/>
              </w:rPr>
              <w:t>Maintenance</w:t>
            </w:r>
            <w:r w:rsidR="00BD17B6">
              <w:rPr>
                <w:webHidden/>
              </w:rPr>
              <w:tab/>
            </w:r>
            <w:r w:rsidR="00BD17B6">
              <w:rPr>
                <w:webHidden/>
              </w:rPr>
              <w:fldChar w:fldCharType="begin"/>
            </w:r>
            <w:r w:rsidR="00BD17B6">
              <w:rPr>
                <w:webHidden/>
              </w:rPr>
              <w:instrText xml:space="preserve"> PAGEREF _Toc120214324 \h </w:instrText>
            </w:r>
            <w:r w:rsidR="00BD17B6">
              <w:rPr>
                <w:webHidden/>
              </w:rPr>
            </w:r>
            <w:r w:rsidR="00BD17B6">
              <w:rPr>
                <w:webHidden/>
              </w:rPr>
              <w:fldChar w:fldCharType="separate"/>
            </w:r>
            <w:r w:rsidR="00591F1B">
              <w:rPr>
                <w:webHidden/>
              </w:rPr>
              <w:t>2</w:t>
            </w:r>
            <w:r w:rsidR="00BD17B6">
              <w:rPr>
                <w:webHidden/>
              </w:rPr>
              <w:fldChar w:fldCharType="end"/>
            </w:r>
          </w:hyperlink>
        </w:p>
        <w:p w14:paraId="628377DE" w14:textId="3DC95FFD" w:rsidR="00BD17B6" w:rsidRDefault="00BA61CD">
          <w:pPr>
            <w:pStyle w:val="TOC1"/>
            <w:rPr>
              <w:rFonts w:asciiTheme="minorHAnsi" w:eastAsiaTheme="minorEastAsia" w:hAnsiTheme="minorHAnsi" w:cstheme="minorBidi"/>
              <w:b w:val="0"/>
              <w:noProof/>
              <w:sz w:val="22"/>
              <w:szCs w:val="22"/>
              <w:lang w:val="en-US" w:eastAsia="en-US"/>
            </w:rPr>
          </w:pPr>
          <w:hyperlink w:anchor="_Toc120214325" w:history="1">
            <w:r w:rsidR="00BD17B6" w:rsidRPr="00BC1F0D">
              <w:rPr>
                <w:rStyle w:val="Hyperlink"/>
                <w:noProof/>
              </w:rPr>
              <w:t>2</w:t>
            </w:r>
            <w:r w:rsidR="00BD17B6">
              <w:rPr>
                <w:rFonts w:asciiTheme="minorHAnsi" w:eastAsiaTheme="minorEastAsia" w:hAnsiTheme="minorHAnsi" w:cstheme="minorBidi"/>
                <w:b w:val="0"/>
                <w:noProof/>
                <w:sz w:val="22"/>
                <w:szCs w:val="22"/>
                <w:lang w:val="en-US" w:eastAsia="en-US"/>
              </w:rPr>
              <w:tab/>
            </w:r>
            <w:r w:rsidR="00BD17B6" w:rsidRPr="00BC1F0D">
              <w:rPr>
                <w:rStyle w:val="Hyperlink"/>
                <w:noProof/>
              </w:rPr>
              <w:t>General</w:t>
            </w:r>
            <w:r w:rsidR="00BD17B6">
              <w:rPr>
                <w:noProof/>
                <w:webHidden/>
              </w:rPr>
              <w:tab/>
            </w:r>
            <w:r w:rsidR="00BD17B6">
              <w:rPr>
                <w:noProof/>
                <w:webHidden/>
              </w:rPr>
              <w:fldChar w:fldCharType="begin"/>
            </w:r>
            <w:r w:rsidR="00BD17B6">
              <w:rPr>
                <w:noProof/>
                <w:webHidden/>
              </w:rPr>
              <w:instrText xml:space="preserve"> PAGEREF _Toc120214325 \h </w:instrText>
            </w:r>
            <w:r w:rsidR="00BD17B6">
              <w:rPr>
                <w:noProof/>
                <w:webHidden/>
              </w:rPr>
            </w:r>
            <w:r w:rsidR="00BD17B6">
              <w:rPr>
                <w:noProof/>
                <w:webHidden/>
              </w:rPr>
              <w:fldChar w:fldCharType="separate"/>
            </w:r>
            <w:r w:rsidR="00591F1B">
              <w:rPr>
                <w:noProof/>
                <w:webHidden/>
              </w:rPr>
              <w:t>3</w:t>
            </w:r>
            <w:r w:rsidR="00BD17B6">
              <w:rPr>
                <w:noProof/>
                <w:webHidden/>
              </w:rPr>
              <w:fldChar w:fldCharType="end"/>
            </w:r>
          </w:hyperlink>
        </w:p>
        <w:p w14:paraId="689A66AC" w14:textId="1152CD63" w:rsidR="00BD17B6" w:rsidRDefault="00BA61CD">
          <w:pPr>
            <w:pStyle w:val="TOC2"/>
            <w:rPr>
              <w:rFonts w:asciiTheme="minorHAnsi" w:eastAsiaTheme="minorEastAsia" w:hAnsiTheme="minorHAnsi" w:cstheme="minorBidi"/>
              <w:sz w:val="22"/>
              <w:szCs w:val="22"/>
              <w:lang w:val="en-US" w:eastAsia="en-US"/>
            </w:rPr>
          </w:pPr>
          <w:hyperlink w:anchor="_Toc120214326" w:history="1">
            <w:r w:rsidR="00BD17B6" w:rsidRPr="00BC1F0D">
              <w:rPr>
                <w:rStyle w:val="Hyperlink"/>
              </w:rPr>
              <w:t>2.1</w:t>
            </w:r>
            <w:r w:rsidR="00BD17B6">
              <w:rPr>
                <w:rFonts w:asciiTheme="minorHAnsi" w:eastAsiaTheme="minorEastAsia" w:hAnsiTheme="minorHAnsi" w:cstheme="minorBidi"/>
                <w:sz w:val="22"/>
                <w:szCs w:val="22"/>
                <w:lang w:val="en-US" w:eastAsia="en-US"/>
              </w:rPr>
              <w:tab/>
            </w:r>
            <w:r w:rsidR="00BD17B6" w:rsidRPr="00BC1F0D">
              <w:rPr>
                <w:rStyle w:val="Hyperlink"/>
              </w:rPr>
              <w:t>Introduction</w:t>
            </w:r>
            <w:r w:rsidR="00BD17B6">
              <w:rPr>
                <w:webHidden/>
              </w:rPr>
              <w:tab/>
            </w:r>
            <w:r w:rsidR="00BD17B6">
              <w:rPr>
                <w:webHidden/>
              </w:rPr>
              <w:fldChar w:fldCharType="begin"/>
            </w:r>
            <w:r w:rsidR="00BD17B6">
              <w:rPr>
                <w:webHidden/>
              </w:rPr>
              <w:instrText xml:space="preserve"> PAGEREF _Toc120214326 \h </w:instrText>
            </w:r>
            <w:r w:rsidR="00BD17B6">
              <w:rPr>
                <w:webHidden/>
              </w:rPr>
            </w:r>
            <w:r w:rsidR="00BD17B6">
              <w:rPr>
                <w:webHidden/>
              </w:rPr>
              <w:fldChar w:fldCharType="separate"/>
            </w:r>
            <w:r w:rsidR="00591F1B">
              <w:rPr>
                <w:webHidden/>
              </w:rPr>
              <w:t>3</w:t>
            </w:r>
            <w:r w:rsidR="00BD17B6">
              <w:rPr>
                <w:webHidden/>
              </w:rPr>
              <w:fldChar w:fldCharType="end"/>
            </w:r>
          </w:hyperlink>
        </w:p>
        <w:p w14:paraId="0661CB53" w14:textId="39DEAE91" w:rsidR="00BD17B6" w:rsidRDefault="00BA61CD">
          <w:pPr>
            <w:pStyle w:val="TOC2"/>
            <w:rPr>
              <w:rFonts w:asciiTheme="minorHAnsi" w:eastAsiaTheme="minorEastAsia" w:hAnsiTheme="minorHAnsi" w:cstheme="minorBidi"/>
              <w:sz w:val="22"/>
              <w:szCs w:val="22"/>
              <w:lang w:val="en-US" w:eastAsia="en-US"/>
            </w:rPr>
          </w:pPr>
          <w:hyperlink w:anchor="_Toc120214327" w:history="1">
            <w:r w:rsidR="00BD17B6" w:rsidRPr="00BC1F0D">
              <w:rPr>
                <w:rStyle w:val="Hyperlink"/>
              </w:rPr>
              <w:t>2.2</w:t>
            </w:r>
            <w:r w:rsidR="00BD17B6">
              <w:rPr>
                <w:rFonts w:asciiTheme="minorHAnsi" w:eastAsiaTheme="minorEastAsia" w:hAnsiTheme="minorHAnsi" w:cstheme="minorBidi"/>
                <w:sz w:val="22"/>
                <w:szCs w:val="22"/>
                <w:lang w:val="en-US" w:eastAsia="en-US"/>
              </w:rPr>
              <w:tab/>
            </w:r>
            <w:r w:rsidR="00BD17B6" w:rsidRPr="00BC1F0D">
              <w:rPr>
                <w:rStyle w:val="Hyperlink"/>
              </w:rPr>
              <w:t>Descriptive characteristics</w:t>
            </w:r>
            <w:r w:rsidR="00BD17B6">
              <w:rPr>
                <w:webHidden/>
              </w:rPr>
              <w:tab/>
            </w:r>
            <w:r w:rsidR="00BD17B6">
              <w:rPr>
                <w:webHidden/>
              </w:rPr>
              <w:fldChar w:fldCharType="begin"/>
            </w:r>
            <w:r w:rsidR="00BD17B6">
              <w:rPr>
                <w:webHidden/>
              </w:rPr>
              <w:instrText xml:space="preserve"> PAGEREF _Toc120214327 \h </w:instrText>
            </w:r>
            <w:r w:rsidR="00BD17B6">
              <w:rPr>
                <w:webHidden/>
              </w:rPr>
            </w:r>
            <w:r w:rsidR="00BD17B6">
              <w:rPr>
                <w:webHidden/>
              </w:rPr>
              <w:fldChar w:fldCharType="separate"/>
            </w:r>
            <w:r w:rsidR="00591F1B">
              <w:rPr>
                <w:webHidden/>
              </w:rPr>
              <w:t>3</w:t>
            </w:r>
            <w:r w:rsidR="00BD17B6">
              <w:rPr>
                <w:webHidden/>
              </w:rPr>
              <w:fldChar w:fldCharType="end"/>
            </w:r>
          </w:hyperlink>
        </w:p>
        <w:p w14:paraId="70C1E5C6" w14:textId="405402DE" w:rsidR="00BD17B6" w:rsidRDefault="00BA61CD">
          <w:pPr>
            <w:pStyle w:val="TOC3"/>
            <w:rPr>
              <w:rFonts w:asciiTheme="minorHAnsi" w:eastAsiaTheme="minorEastAsia" w:hAnsiTheme="minorHAnsi" w:cstheme="minorBidi"/>
              <w:sz w:val="22"/>
              <w:szCs w:val="22"/>
              <w:lang w:val="en-US" w:eastAsia="en-US"/>
            </w:rPr>
          </w:pPr>
          <w:hyperlink w:anchor="_Toc120214328" w:history="1">
            <w:r w:rsidR="00BD17B6" w:rsidRPr="00BC1F0D">
              <w:rPr>
                <w:rStyle w:val="Hyperlink"/>
              </w:rPr>
              <w:t>2.2.1</w:t>
            </w:r>
            <w:r w:rsidR="00BD17B6">
              <w:rPr>
                <w:rFonts w:asciiTheme="minorHAnsi" w:eastAsiaTheme="minorEastAsia" w:hAnsiTheme="minorHAnsi" w:cstheme="minorBidi"/>
                <w:sz w:val="22"/>
                <w:szCs w:val="22"/>
                <w:lang w:val="en-US" w:eastAsia="en-US"/>
              </w:rPr>
              <w:tab/>
            </w:r>
            <w:r w:rsidR="00BD17B6" w:rsidRPr="00BC1F0D">
              <w:rPr>
                <w:rStyle w:val="Hyperlink"/>
              </w:rPr>
              <w:t>Feature</w:t>
            </w:r>
            <w:r w:rsidR="00BD17B6">
              <w:rPr>
                <w:webHidden/>
              </w:rPr>
              <w:tab/>
            </w:r>
            <w:r w:rsidR="00BD17B6">
              <w:rPr>
                <w:webHidden/>
              </w:rPr>
              <w:fldChar w:fldCharType="begin"/>
            </w:r>
            <w:r w:rsidR="00BD17B6">
              <w:rPr>
                <w:webHidden/>
              </w:rPr>
              <w:instrText xml:space="preserve"> PAGEREF _Toc120214328 \h </w:instrText>
            </w:r>
            <w:r w:rsidR="00BD17B6">
              <w:rPr>
                <w:webHidden/>
              </w:rPr>
            </w:r>
            <w:r w:rsidR="00BD17B6">
              <w:rPr>
                <w:webHidden/>
              </w:rPr>
              <w:fldChar w:fldCharType="separate"/>
            </w:r>
            <w:r w:rsidR="00591F1B">
              <w:rPr>
                <w:webHidden/>
              </w:rPr>
              <w:t>3</w:t>
            </w:r>
            <w:r w:rsidR="00BD17B6">
              <w:rPr>
                <w:webHidden/>
              </w:rPr>
              <w:fldChar w:fldCharType="end"/>
            </w:r>
          </w:hyperlink>
        </w:p>
        <w:p w14:paraId="5998C6BA" w14:textId="58C9C4D2" w:rsidR="00BD17B6" w:rsidRDefault="00BA61CD">
          <w:pPr>
            <w:pStyle w:val="TOC3"/>
            <w:rPr>
              <w:rFonts w:asciiTheme="minorHAnsi" w:eastAsiaTheme="minorEastAsia" w:hAnsiTheme="minorHAnsi" w:cstheme="minorBidi"/>
              <w:sz w:val="22"/>
              <w:szCs w:val="22"/>
              <w:lang w:val="en-US" w:eastAsia="en-US"/>
            </w:rPr>
          </w:pPr>
          <w:hyperlink w:anchor="_Toc120214329" w:history="1">
            <w:r w:rsidR="00BD17B6" w:rsidRPr="00BC1F0D">
              <w:rPr>
                <w:rStyle w:val="Hyperlink"/>
              </w:rPr>
              <w:t>2.2.2</w:t>
            </w:r>
            <w:r w:rsidR="00BD17B6">
              <w:rPr>
                <w:rFonts w:asciiTheme="minorHAnsi" w:eastAsiaTheme="minorEastAsia" w:hAnsiTheme="minorHAnsi" w:cstheme="minorBidi"/>
                <w:sz w:val="22"/>
                <w:szCs w:val="22"/>
                <w:lang w:val="en-US" w:eastAsia="en-US"/>
              </w:rPr>
              <w:tab/>
            </w:r>
            <w:r w:rsidR="00BD17B6" w:rsidRPr="00BC1F0D">
              <w:rPr>
                <w:rStyle w:val="Hyperlink"/>
              </w:rPr>
              <w:t>Information type</w:t>
            </w:r>
            <w:r w:rsidR="00BD17B6">
              <w:rPr>
                <w:webHidden/>
              </w:rPr>
              <w:tab/>
            </w:r>
            <w:r w:rsidR="00BD17B6">
              <w:rPr>
                <w:webHidden/>
              </w:rPr>
              <w:fldChar w:fldCharType="begin"/>
            </w:r>
            <w:r w:rsidR="00BD17B6">
              <w:rPr>
                <w:webHidden/>
              </w:rPr>
              <w:instrText xml:space="preserve"> PAGEREF _Toc120214329 \h </w:instrText>
            </w:r>
            <w:r w:rsidR="00BD17B6">
              <w:rPr>
                <w:webHidden/>
              </w:rPr>
            </w:r>
            <w:r w:rsidR="00BD17B6">
              <w:rPr>
                <w:webHidden/>
              </w:rPr>
              <w:fldChar w:fldCharType="separate"/>
            </w:r>
            <w:r w:rsidR="00591F1B">
              <w:rPr>
                <w:webHidden/>
              </w:rPr>
              <w:t>3</w:t>
            </w:r>
            <w:r w:rsidR="00BD17B6">
              <w:rPr>
                <w:webHidden/>
              </w:rPr>
              <w:fldChar w:fldCharType="end"/>
            </w:r>
          </w:hyperlink>
        </w:p>
        <w:p w14:paraId="550CB9B1" w14:textId="7AE8BE72" w:rsidR="00BD17B6" w:rsidRDefault="00BA61CD">
          <w:pPr>
            <w:pStyle w:val="TOC2"/>
            <w:rPr>
              <w:rFonts w:asciiTheme="minorHAnsi" w:eastAsiaTheme="minorEastAsia" w:hAnsiTheme="minorHAnsi" w:cstheme="minorBidi"/>
              <w:sz w:val="22"/>
              <w:szCs w:val="22"/>
              <w:lang w:val="en-US" w:eastAsia="en-US"/>
            </w:rPr>
          </w:pPr>
          <w:hyperlink w:anchor="_Toc120214330" w:history="1">
            <w:r w:rsidR="00BD17B6" w:rsidRPr="00BC1F0D">
              <w:rPr>
                <w:rStyle w:val="Hyperlink"/>
              </w:rPr>
              <w:t>2.3</w:t>
            </w:r>
            <w:r w:rsidR="00BD17B6">
              <w:rPr>
                <w:rFonts w:asciiTheme="minorHAnsi" w:eastAsiaTheme="minorEastAsia" w:hAnsiTheme="minorHAnsi" w:cstheme="minorBidi"/>
                <w:sz w:val="22"/>
                <w:szCs w:val="22"/>
                <w:lang w:val="en-US" w:eastAsia="en-US"/>
              </w:rPr>
              <w:tab/>
            </w:r>
            <w:r w:rsidR="00BD17B6" w:rsidRPr="00BC1F0D">
              <w:rPr>
                <w:rStyle w:val="Hyperlink"/>
              </w:rPr>
              <w:t>Spatial characteristics</w:t>
            </w:r>
            <w:r w:rsidR="00BD17B6">
              <w:rPr>
                <w:webHidden/>
              </w:rPr>
              <w:tab/>
            </w:r>
            <w:r w:rsidR="00BD17B6">
              <w:rPr>
                <w:webHidden/>
              </w:rPr>
              <w:fldChar w:fldCharType="begin"/>
            </w:r>
            <w:r w:rsidR="00BD17B6">
              <w:rPr>
                <w:webHidden/>
              </w:rPr>
              <w:instrText xml:space="preserve"> PAGEREF _Toc120214330 \h </w:instrText>
            </w:r>
            <w:r w:rsidR="00BD17B6">
              <w:rPr>
                <w:webHidden/>
              </w:rPr>
            </w:r>
            <w:r w:rsidR="00BD17B6">
              <w:rPr>
                <w:webHidden/>
              </w:rPr>
              <w:fldChar w:fldCharType="separate"/>
            </w:r>
            <w:r w:rsidR="00591F1B">
              <w:rPr>
                <w:webHidden/>
              </w:rPr>
              <w:t>4</w:t>
            </w:r>
            <w:r w:rsidR="00BD17B6">
              <w:rPr>
                <w:webHidden/>
              </w:rPr>
              <w:fldChar w:fldCharType="end"/>
            </w:r>
          </w:hyperlink>
        </w:p>
        <w:p w14:paraId="643C9942" w14:textId="0008B29F" w:rsidR="00BD17B6" w:rsidRDefault="00BA61CD">
          <w:pPr>
            <w:pStyle w:val="TOC3"/>
            <w:rPr>
              <w:rFonts w:asciiTheme="minorHAnsi" w:eastAsiaTheme="minorEastAsia" w:hAnsiTheme="minorHAnsi" w:cstheme="minorBidi"/>
              <w:sz w:val="22"/>
              <w:szCs w:val="22"/>
              <w:lang w:val="en-US" w:eastAsia="en-US"/>
            </w:rPr>
          </w:pPr>
          <w:hyperlink w:anchor="_Toc120214331" w:history="1">
            <w:r w:rsidR="00BD17B6" w:rsidRPr="00BC1F0D">
              <w:rPr>
                <w:rStyle w:val="Hyperlink"/>
              </w:rPr>
              <w:t>2.3.1</w:t>
            </w:r>
            <w:r w:rsidR="00BD17B6">
              <w:rPr>
                <w:rFonts w:asciiTheme="minorHAnsi" w:eastAsiaTheme="minorEastAsia" w:hAnsiTheme="minorHAnsi" w:cstheme="minorBidi"/>
                <w:sz w:val="22"/>
                <w:szCs w:val="22"/>
                <w:lang w:val="en-US" w:eastAsia="en-US"/>
              </w:rPr>
              <w:tab/>
            </w:r>
            <w:r w:rsidR="00BD17B6" w:rsidRPr="00BC1F0D">
              <w:rPr>
                <w:rStyle w:val="Hyperlink"/>
              </w:rPr>
              <w:t>Spatial primitives</w:t>
            </w:r>
            <w:r w:rsidR="00BD17B6">
              <w:rPr>
                <w:webHidden/>
              </w:rPr>
              <w:tab/>
            </w:r>
            <w:r w:rsidR="00BD17B6">
              <w:rPr>
                <w:webHidden/>
              </w:rPr>
              <w:fldChar w:fldCharType="begin"/>
            </w:r>
            <w:r w:rsidR="00BD17B6">
              <w:rPr>
                <w:webHidden/>
              </w:rPr>
              <w:instrText xml:space="preserve"> PAGEREF _Toc120214331 \h </w:instrText>
            </w:r>
            <w:r w:rsidR="00BD17B6">
              <w:rPr>
                <w:webHidden/>
              </w:rPr>
            </w:r>
            <w:r w:rsidR="00BD17B6">
              <w:rPr>
                <w:webHidden/>
              </w:rPr>
              <w:fldChar w:fldCharType="separate"/>
            </w:r>
            <w:r w:rsidR="00591F1B">
              <w:rPr>
                <w:webHidden/>
              </w:rPr>
              <w:t>4</w:t>
            </w:r>
            <w:r w:rsidR="00BD17B6">
              <w:rPr>
                <w:webHidden/>
              </w:rPr>
              <w:fldChar w:fldCharType="end"/>
            </w:r>
          </w:hyperlink>
        </w:p>
        <w:p w14:paraId="03D070A4" w14:textId="208C4666" w:rsidR="00BD17B6" w:rsidRDefault="00BA61CD">
          <w:pPr>
            <w:pStyle w:val="TOC3"/>
            <w:rPr>
              <w:rFonts w:asciiTheme="minorHAnsi" w:eastAsiaTheme="minorEastAsia" w:hAnsiTheme="minorHAnsi" w:cstheme="minorBidi"/>
              <w:sz w:val="22"/>
              <w:szCs w:val="22"/>
              <w:lang w:val="en-US" w:eastAsia="en-US"/>
            </w:rPr>
          </w:pPr>
          <w:hyperlink w:anchor="_Toc120214332" w:history="1">
            <w:r w:rsidR="00BD17B6" w:rsidRPr="00BC1F0D">
              <w:rPr>
                <w:rStyle w:val="Hyperlink"/>
              </w:rPr>
              <w:t>2.3.2</w:t>
            </w:r>
            <w:r w:rsidR="00BD17B6">
              <w:rPr>
                <w:rFonts w:asciiTheme="minorHAnsi" w:eastAsiaTheme="minorEastAsia" w:hAnsiTheme="minorHAnsi" w:cstheme="minorBidi"/>
                <w:sz w:val="22"/>
                <w:szCs w:val="22"/>
                <w:lang w:val="en-US" w:eastAsia="en-US"/>
              </w:rPr>
              <w:tab/>
            </w:r>
            <w:r w:rsidR="00BD17B6" w:rsidRPr="00BC1F0D">
              <w:rPr>
                <w:rStyle w:val="Hyperlink"/>
              </w:rPr>
              <w:t>Capture density guideline</w:t>
            </w:r>
            <w:r w:rsidR="00BD17B6">
              <w:rPr>
                <w:webHidden/>
              </w:rPr>
              <w:tab/>
            </w:r>
            <w:r w:rsidR="00BD17B6">
              <w:rPr>
                <w:webHidden/>
              </w:rPr>
              <w:fldChar w:fldCharType="begin"/>
            </w:r>
            <w:r w:rsidR="00BD17B6">
              <w:rPr>
                <w:webHidden/>
              </w:rPr>
              <w:instrText xml:space="preserve"> PAGEREF _Toc120214332 \h </w:instrText>
            </w:r>
            <w:r w:rsidR="00BD17B6">
              <w:rPr>
                <w:webHidden/>
              </w:rPr>
            </w:r>
            <w:r w:rsidR="00BD17B6">
              <w:rPr>
                <w:webHidden/>
              </w:rPr>
              <w:fldChar w:fldCharType="separate"/>
            </w:r>
            <w:r w:rsidR="00591F1B">
              <w:rPr>
                <w:webHidden/>
              </w:rPr>
              <w:t>5</w:t>
            </w:r>
            <w:r w:rsidR="00BD17B6">
              <w:rPr>
                <w:webHidden/>
              </w:rPr>
              <w:fldChar w:fldCharType="end"/>
            </w:r>
          </w:hyperlink>
        </w:p>
        <w:p w14:paraId="6E7DFA20" w14:textId="789ADA7E" w:rsidR="00BD17B6" w:rsidRDefault="00BA61CD">
          <w:pPr>
            <w:pStyle w:val="TOC2"/>
            <w:rPr>
              <w:rFonts w:asciiTheme="minorHAnsi" w:eastAsiaTheme="minorEastAsia" w:hAnsiTheme="minorHAnsi" w:cstheme="minorBidi"/>
              <w:sz w:val="22"/>
              <w:szCs w:val="22"/>
              <w:lang w:val="en-US" w:eastAsia="en-US"/>
            </w:rPr>
          </w:pPr>
          <w:hyperlink w:anchor="_Toc120214333" w:history="1">
            <w:r w:rsidR="00BD17B6" w:rsidRPr="00BC1F0D">
              <w:rPr>
                <w:rStyle w:val="Hyperlink"/>
              </w:rPr>
              <w:t>2.4</w:t>
            </w:r>
            <w:r w:rsidR="00BD17B6">
              <w:rPr>
                <w:rFonts w:asciiTheme="minorHAnsi" w:eastAsiaTheme="minorEastAsia" w:hAnsiTheme="minorHAnsi" w:cstheme="minorBidi"/>
                <w:sz w:val="22"/>
                <w:szCs w:val="22"/>
                <w:lang w:val="en-US" w:eastAsia="en-US"/>
              </w:rPr>
              <w:tab/>
            </w:r>
            <w:r w:rsidR="00BD17B6" w:rsidRPr="00BC1F0D">
              <w:rPr>
                <w:rStyle w:val="Hyperlink"/>
              </w:rPr>
              <w:t>Attributes</w:t>
            </w:r>
            <w:r w:rsidR="00BD17B6">
              <w:rPr>
                <w:webHidden/>
              </w:rPr>
              <w:tab/>
            </w:r>
            <w:r w:rsidR="00BD17B6">
              <w:rPr>
                <w:webHidden/>
              </w:rPr>
              <w:fldChar w:fldCharType="begin"/>
            </w:r>
            <w:r w:rsidR="00BD17B6">
              <w:rPr>
                <w:webHidden/>
              </w:rPr>
              <w:instrText xml:space="preserve"> PAGEREF _Toc120214333 \h </w:instrText>
            </w:r>
            <w:r w:rsidR="00BD17B6">
              <w:rPr>
                <w:webHidden/>
              </w:rPr>
            </w:r>
            <w:r w:rsidR="00BD17B6">
              <w:rPr>
                <w:webHidden/>
              </w:rPr>
              <w:fldChar w:fldCharType="separate"/>
            </w:r>
            <w:r w:rsidR="00591F1B">
              <w:rPr>
                <w:webHidden/>
              </w:rPr>
              <w:t>5</w:t>
            </w:r>
            <w:r w:rsidR="00BD17B6">
              <w:rPr>
                <w:webHidden/>
              </w:rPr>
              <w:fldChar w:fldCharType="end"/>
            </w:r>
          </w:hyperlink>
        </w:p>
        <w:p w14:paraId="71F18074" w14:textId="57D47C42" w:rsidR="00BD17B6" w:rsidRDefault="00BA61CD">
          <w:pPr>
            <w:pStyle w:val="TOC3"/>
            <w:rPr>
              <w:rFonts w:asciiTheme="minorHAnsi" w:eastAsiaTheme="minorEastAsia" w:hAnsiTheme="minorHAnsi" w:cstheme="minorBidi"/>
              <w:sz w:val="22"/>
              <w:szCs w:val="22"/>
              <w:lang w:val="en-US" w:eastAsia="en-US"/>
            </w:rPr>
          </w:pPr>
          <w:hyperlink w:anchor="_Toc120214334" w:history="1">
            <w:r w:rsidR="00BD17B6" w:rsidRPr="00BC1F0D">
              <w:rPr>
                <w:rStyle w:val="Hyperlink"/>
              </w:rPr>
              <w:t>2.4.1</w:t>
            </w:r>
            <w:r w:rsidR="00BD17B6">
              <w:rPr>
                <w:rFonts w:asciiTheme="minorHAnsi" w:eastAsiaTheme="minorEastAsia" w:hAnsiTheme="minorHAnsi" w:cstheme="minorBidi"/>
                <w:sz w:val="22"/>
                <w:szCs w:val="22"/>
                <w:lang w:val="en-US" w:eastAsia="en-US"/>
              </w:rPr>
              <w:tab/>
            </w:r>
            <w:r w:rsidR="00BD17B6" w:rsidRPr="00BC1F0D">
              <w:rPr>
                <w:rStyle w:val="Hyperlink"/>
              </w:rPr>
              <w:t>Simple attribute types</w:t>
            </w:r>
            <w:r w:rsidR="00BD17B6">
              <w:rPr>
                <w:webHidden/>
              </w:rPr>
              <w:tab/>
            </w:r>
            <w:r w:rsidR="00BD17B6">
              <w:rPr>
                <w:webHidden/>
              </w:rPr>
              <w:fldChar w:fldCharType="begin"/>
            </w:r>
            <w:r w:rsidR="00BD17B6">
              <w:rPr>
                <w:webHidden/>
              </w:rPr>
              <w:instrText xml:space="preserve"> PAGEREF _Toc120214334 \h </w:instrText>
            </w:r>
            <w:r w:rsidR="00BD17B6">
              <w:rPr>
                <w:webHidden/>
              </w:rPr>
            </w:r>
            <w:r w:rsidR="00BD17B6">
              <w:rPr>
                <w:webHidden/>
              </w:rPr>
              <w:fldChar w:fldCharType="separate"/>
            </w:r>
            <w:r w:rsidR="00591F1B">
              <w:rPr>
                <w:webHidden/>
              </w:rPr>
              <w:t>5</w:t>
            </w:r>
            <w:r w:rsidR="00BD17B6">
              <w:rPr>
                <w:webHidden/>
              </w:rPr>
              <w:fldChar w:fldCharType="end"/>
            </w:r>
          </w:hyperlink>
        </w:p>
        <w:p w14:paraId="58D9D275" w14:textId="2E3CAD50" w:rsidR="00BD17B6" w:rsidRDefault="00BA61CD">
          <w:pPr>
            <w:pStyle w:val="TOC3"/>
            <w:rPr>
              <w:rFonts w:asciiTheme="minorHAnsi" w:eastAsiaTheme="minorEastAsia" w:hAnsiTheme="minorHAnsi" w:cstheme="minorBidi"/>
              <w:sz w:val="22"/>
              <w:szCs w:val="22"/>
              <w:lang w:val="en-US" w:eastAsia="en-US"/>
            </w:rPr>
          </w:pPr>
          <w:hyperlink w:anchor="_Toc120214335" w:history="1">
            <w:r w:rsidR="00BD17B6" w:rsidRPr="00BC1F0D">
              <w:rPr>
                <w:rStyle w:val="Hyperlink"/>
              </w:rPr>
              <w:t>2.4.2</w:t>
            </w:r>
            <w:r w:rsidR="00BD17B6">
              <w:rPr>
                <w:rFonts w:asciiTheme="minorHAnsi" w:eastAsiaTheme="minorEastAsia" w:hAnsiTheme="minorHAnsi" w:cstheme="minorBidi"/>
                <w:sz w:val="22"/>
                <w:szCs w:val="22"/>
                <w:lang w:val="en-US" w:eastAsia="en-US"/>
              </w:rPr>
              <w:tab/>
            </w:r>
            <w:r w:rsidR="00BD17B6" w:rsidRPr="00BC1F0D">
              <w:rPr>
                <w:rStyle w:val="Hyperlink"/>
              </w:rPr>
              <w:t>Mandatory attributes</w:t>
            </w:r>
            <w:r w:rsidR="00BD17B6">
              <w:rPr>
                <w:webHidden/>
              </w:rPr>
              <w:tab/>
            </w:r>
            <w:r w:rsidR="00BD17B6">
              <w:rPr>
                <w:webHidden/>
              </w:rPr>
              <w:fldChar w:fldCharType="begin"/>
            </w:r>
            <w:r w:rsidR="00BD17B6">
              <w:rPr>
                <w:webHidden/>
              </w:rPr>
              <w:instrText xml:space="preserve"> PAGEREF _Toc120214335 \h </w:instrText>
            </w:r>
            <w:r w:rsidR="00BD17B6">
              <w:rPr>
                <w:webHidden/>
              </w:rPr>
            </w:r>
            <w:r w:rsidR="00BD17B6">
              <w:rPr>
                <w:webHidden/>
              </w:rPr>
              <w:fldChar w:fldCharType="separate"/>
            </w:r>
            <w:r w:rsidR="00591F1B">
              <w:rPr>
                <w:webHidden/>
              </w:rPr>
              <w:t>6</w:t>
            </w:r>
            <w:r w:rsidR="00BD17B6">
              <w:rPr>
                <w:webHidden/>
              </w:rPr>
              <w:fldChar w:fldCharType="end"/>
            </w:r>
          </w:hyperlink>
        </w:p>
        <w:p w14:paraId="376BB722" w14:textId="4B708F77" w:rsidR="00BD17B6" w:rsidRDefault="00BA61CD">
          <w:pPr>
            <w:pStyle w:val="TOC3"/>
            <w:rPr>
              <w:rFonts w:asciiTheme="minorHAnsi" w:eastAsiaTheme="minorEastAsia" w:hAnsiTheme="minorHAnsi" w:cstheme="minorBidi"/>
              <w:sz w:val="22"/>
              <w:szCs w:val="22"/>
              <w:lang w:val="en-US" w:eastAsia="en-US"/>
            </w:rPr>
          </w:pPr>
          <w:hyperlink w:anchor="_Toc120214336" w:history="1">
            <w:r w:rsidR="00BD17B6" w:rsidRPr="00BC1F0D">
              <w:rPr>
                <w:rStyle w:val="Hyperlink"/>
                <w:lang w:val="en-AU"/>
              </w:rPr>
              <w:t>2.4.3</w:t>
            </w:r>
            <w:r w:rsidR="00BD17B6">
              <w:rPr>
                <w:rFonts w:asciiTheme="minorHAnsi" w:eastAsiaTheme="minorEastAsia" w:hAnsiTheme="minorHAnsi" w:cstheme="minorBidi"/>
                <w:sz w:val="22"/>
                <w:szCs w:val="22"/>
                <w:lang w:val="en-US" w:eastAsia="en-US"/>
              </w:rPr>
              <w:tab/>
            </w:r>
            <w:r w:rsidR="00BD17B6" w:rsidRPr="00BC1F0D">
              <w:rPr>
                <w:rStyle w:val="Hyperlink"/>
                <w:lang w:val="en-AU"/>
              </w:rPr>
              <w:t>Conditional attributes</w:t>
            </w:r>
            <w:r w:rsidR="00BD17B6">
              <w:rPr>
                <w:webHidden/>
              </w:rPr>
              <w:tab/>
            </w:r>
            <w:r w:rsidR="00BD17B6">
              <w:rPr>
                <w:webHidden/>
              </w:rPr>
              <w:fldChar w:fldCharType="begin"/>
            </w:r>
            <w:r w:rsidR="00BD17B6">
              <w:rPr>
                <w:webHidden/>
              </w:rPr>
              <w:instrText xml:space="preserve"> PAGEREF _Toc120214336 \h </w:instrText>
            </w:r>
            <w:r w:rsidR="00BD17B6">
              <w:rPr>
                <w:webHidden/>
              </w:rPr>
            </w:r>
            <w:r w:rsidR="00BD17B6">
              <w:rPr>
                <w:webHidden/>
              </w:rPr>
              <w:fldChar w:fldCharType="separate"/>
            </w:r>
            <w:r w:rsidR="00591F1B">
              <w:rPr>
                <w:webHidden/>
              </w:rPr>
              <w:t>7</w:t>
            </w:r>
            <w:r w:rsidR="00BD17B6">
              <w:rPr>
                <w:webHidden/>
              </w:rPr>
              <w:fldChar w:fldCharType="end"/>
            </w:r>
          </w:hyperlink>
        </w:p>
        <w:p w14:paraId="3A5D6B05" w14:textId="0AA66CC1" w:rsidR="00BD17B6" w:rsidRDefault="00BA61CD">
          <w:pPr>
            <w:pStyle w:val="TOC3"/>
            <w:rPr>
              <w:rFonts w:asciiTheme="minorHAnsi" w:eastAsiaTheme="minorEastAsia" w:hAnsiTheme="minorHAnsi" w:cstheme="minorBidi"/>
              <w:sz w:val="22"/>
              <w:szCs w:val="22"/>
              <w:lang w:val="en-US" w:eastAsia="en-US"/>
            </w:rPr>
          </w:pPr>
          <w:hyperlink w:anchor="_Toc120214337" w:history="1">
            <w:r w:rsidR="00BD17B6" w:rsidRPr="00BC1F0D">
              <w:rPr>
                <w:rStyle w:val="Hyperlink"/>
                <w:lang w:val="en-AU"/>
              </w:rPr>
              <w:t>2.4.4</w:t>
            </w:r>
            <w:r w:rsidR="00BD17B6">
              <w:rPr>
                <w:rFonts w:asciiTheme="minorHAnsi" w:eastAsiaTheme="minorEastAsia" w:hAnsiTheme="minorHAnsi" w:cstheme="minorBidi"/>
                <w:sz w:val="22"/>
                <w:szCs w:val="22"/>
                <w:lang w:val="en-US" w:eastAsia="en-US"/>
              </w:rPr>
              <w:tab/>
            </w:r>
            <w:r w:rsidR="00BD17B6" w:rsidRPr="00BC1F0D">
              <w:rPr>
                <w:rStyle w:val="Hyperlink"/>
                <w:lang w:val="en-AU"/>
              </w:rPr>
              <w:t>Missing attribute values</w:t>
            </w:r>
            <w:r w:rsidR="00BD17B6">
              <w:rPr>
                <w:webHidden/>
              </w:rPr>
              <w:tab/>
            </w:r>
            <w:r w:rsidR="00BD17B6">
              <w:rPr>
                <w:webHidden/>
              </w:rPr>
              <w:fldChar w:fldCharType="begin"/>
            </w:r>
            <w:r w:rsidR="00BD17B6">
              <w:rPr>
                <w:webHidden/>
              </w:rPr>
              <w:instrText xml:space="preserve"> PAGEREF _Toc120214337 \h </w:instrText>
            </w:r>
            <w:r w:rsidR="00BD17B6">
              <w:rPr>
                <w:webHidden/>
              </w:rPr>
            </w:r>
            <w:r w:rsidR="00BD17B6">
              <w:rPr>
                <w:webHidden/>
              </w:rPr>
              <w:fldChar w:fldCharType="separate"/>
            </w:r>
            <w:r w:rsidR="00591F1B">
              <w:rPr>
                <w:webHidden/>
              </w:rPr>
              <w:t>7</w:t>
            </w:r>
            <w:r w:rsidR="00BD17B6">
              <w:rPr>
                <w:webHidden/>
              </w:rPr>
              <w:fldChar w:fldCharType="end"/>
            </w:r>
          </w:hyperlink>
        </w:p>
        <w:p w14:paraId="2CDF6639" w14:textId="780EC152" w:rsidR="00BD17B6" w:rsidRDefault="00BA61CD">
          <w:pPr>
            <w:pStyle w:val="TOC3"/>
            <w:rPr>
              <w:rFonts w:asciiTheme="minorHAnsi" w:eastAsiaTheme="minorEastAsia" w:hAnsiTheme="minorHAnsi" w:cstheme="minorBidi"/>
              <w:sz w:val="22"/>
              <w:szCs w:val="22"/>
              <w:lang w:val="en-US" w:eastAsia="en-US"/>
            </w:rPr>
          </w:pPr>
          <w:hyperlink w:anchor="_Toc120214338" w:history="1">
            <w:r w:rsidR="00BD17B6" w:rsidRPr="00BC1F0D">
              <w:rPr>
                <w:rStyle w:val="Hyperlink"/>
              </w:rPr>
              <w:t>2.4.5</w:t>
            </w:r>
            <w:r w:rsidR="00BD17B6">
              <w:rPr>
                <w:rFonts w:asciiTheme="minorHAnsi" w:eastAsiaTheme="minorEastAsia" w:hAnsiTheme="minorHAnsi" w:cstheme="minorBidi"/>
                <w:sz w:val="22"/>
                <w:szCs w:val="22"/>
                <w:lang w:val="en-US" w:eastAsia="en-US"/>
              </w:rPr>
              <w:tab/>
            </w:r>
            <w:r w:rsidR="00BD17B6" w:rsidRPr="00BC1F0D">
              <w:rPr>
                <w:rStyle w:val="Hyperlink"/>
              </w:rPr>
              <w:t>Multiplicity</w:t>
            </w:r>
            <w:r w:rsidR="00BD17B6">
              <w:rPr>
                <w:webHidden/>
              </w:rPr>
              <w:tab/>
            </w:r>
            <w:r w:rsidR="00BD17B6">
              <w:rPr>
                <w:webHidden/>
              </w:rPr>
              <w:fldChar w:fldCharType="begin"/>
            </w:r>
            <w:r w:rsidR="00BD17B6">
              <w:rPr>
                <w:webHidden/>
              </w:rPr>
              <w:instrText xml:space="preserve"> PAGEREF _Toc120214338 \h </w:instrText>
            </w:r>
            <w:r w:rsidR="00BD17B6">
              <w:rPr>
                <w:webHidden/>
              </w:rPr>
            </w:r>
            <w:r w:rsidR="00BD17B6">
              <w:rPr>
                <w:webHidden/>
              </w:rPr>
              <w:fldChar w:fldCharType="separate"/>
            </w:r>
            <w:r w:rsidR="00591F1B">
              <w:rPr>
                <w:webHidden/>
              </w:rPr>
              <w:t>7</w:t>
            </w:r>
            <w:r w:rsidR="00BD17B6">
              <w:rPr>
                <w:webHidden/>
              </w:rPr>
              <w:fldChar w:fldCharType="end"/>
            </w:r>
          </w:hyperlink>
        </w:p>
        <w:p w14:paraId="11617685" w14:textId="5CAC8030" w:rsidR="00BD17B6" w:rsidRDefault="00BA61CD">
          <w:pPr>
            <w:pStyle w:val="TOC3"/>
            <w:rPr>
              <w:rFonts w:asciiTheme="minorHAnsi" w:eastAsiaTheme="minorEastAsia" w:hAnsiTheme="minorHAnsi" w:cstheme="minorBidi"/>
              <w:sz w:val="22"/>
              <w:szCs w:val="22"/>
              <w:lang w:val="en-US" w:eastAsia="en-US"/>
            </w:rPr>
          </w:pPr>
          <w:hyperlink w:anchor="_Toc120214339" w:history="1">
            <w:r w:rsidR="00BD17B6" w:rsidRPr="00BC1F0D">
              <w:rPr>
                <w:rStyle w:val="Hyperlink"/>
                <w:lang w:val="en-AU"/>
              </w:rPr>
              <w:t>2.4.6</w:t>
            </w:r>
            <w:r w:rsidR="00BD17B6">
              <w:rPr>
                <w:rFonts w:asciiTheme="minorHAnsi" w:eastAsiaTheme="minorEastAsia" w:hAnsiTheme="minorHAnsi" w:cstheme="minorBidi"/>
                <w:sz w:val="22"/>
                <w:szCs w:val="22"/>
                <w:lang w:val="en-US" w:eastAsia="en-US"/>
              </w:rPr>
              <w:tab/>
            </w:r>
            <w:r w:rsidR="00BD17B6" w:rsidRPr="00BC1F0D">
              <w:rPr>
                <w:rStyle w:val="Hyperlink"/>
                <w:lang w:val="en-AU"/>
              </w:rPr>
              <w:t>Spatial attribute types</w:t>
            </w:r>
            <w:r w:rsidR="00BD17B6">
              <w:rPr>
                <w:webHidden/>
              </w:rPr>
              <w:tab/>
            </w:r>
            <w:r w:rsidR="00BD17B6">
              <w:rPr>
                <w:webHidden/>
              </w:rPr>
              <w:fldChar w:fldCharType="begin"/>
            </w:r>
            <w:r w:rsidR="00BD17B6">
              <w:rPr>
                <w:webHidden/>
              </w:rPr>
              <w:instrText xml:space="preserve"> PAGEREF _Toc120214339 \h </w:instrText>
            </w:r>
            <w:r w:rsidR="00BD17B6">
              <w:rPr>
                <w:webHidden/>
              </w:rPr>
            </w:r>
            <w:r w:rsidR="00BD17B6">
              <w:rPr>
                <w:webHidden/>
              </w:rPr>
              <w:fldChar w:fldCharType="separate"/>
            </w:r>
            <w:r w:rsidR="00591F1B">
              <w:rPr>
                <w:webHidden/>
              </w:rPr>
              <w:t>7</w:t>
            </w:r>
            <w:r w:rsidR="00BD17B6">
              <w:rPr>
                <w:webHidden/>
              </w:rPr>
              <w:fldChar w:fldCharType="end"/>
            </w:r>
          </w:hyperlink>
        </w:p>
        <w:p w14:paraId="630C8FAD" w14:textId="09BE0B49" w:rsidR="00BD17B6" w:rsidRDefault="00BA61CD">
          <w:pPr>
            <w:pStyle w:val="TOC3"/>
            <w:rPr>
              <w:rFonts w:asciiTheme="minorHAnsi" w:eastAsiaTheme="minorEastAsia" w:hAnsiTheme="minorHAnsi" w:cstheme="minorBidi"/>
              <w:sz w:val="22"/>
              <w:szCs w:val="22"/>
              <w:lang w:val="en-US" w:eastAsia="en-US"/>
            </w:rPr>
          </w:pPr>
          <w:hyperlink w:anchor="_Toc120214340" w:history="1">
            <w:r w:rsidR="00BD17B6" w:rsidRPr="00BC1F0D">
              <w:rPr>
                <w:rStyle w:val="Hyperlink"/>
                <w:lang w:val="en-AU"/>
              </w:rPr>
              <w:t>2.4.7</w:t>
            </w:r>
            <w:r w:rsidR="00BD17B6">
              <w:rPr>
                <w:rFonts w:asciiTheme="minorHAnsi" w:eastAsiaTheme="minorEastAsia" w:hAnsiTheme="minorHAnsi" w:cstheme="minorBidi"/>
                <w:sz w:val="22"/>
                <w:szCs w:val="22"/>
                <w:lang w:val="en-US" w:eastAsia="en-US"/>
              </w:rPr>
              <w:tab/>
            </w:r>
            <w:r w:rsidR="00BD17B6" w:rsidRPr="00BC1F0D">
              <w:rPr>
                <w:rStyle w:val="Hyperlink"/>
                <w:lang w:val="en-AU"/>
              </w:rPr>
              <w:t>Portrayal feature attributes</w:t>
            </w:r>
            <w:r w:rsidR="00BD17B6">
              <w:rPr>
                <w:webHidden/>
              </w:rPr>
              <w:tab/>
            </w:r>
            <w:r w:rsidR="00BD17B6">
              <w:rPr>
                <w:webHidden/>
              </w:rPr>
              <w:fldChar w:fldCharType="begin"/>
            </w:r>
            <w:r w:rsidR="00BD17B6">
              <w:rPr>
                <w:webHidden/>
              </w:rPr>
              <w:instrText xml:space="preserve"> PAGEREF _Toc120214340 \h </w:instrText>
            </w:r>
            <w:r w:rsidR="00BD17B6">
              <w:rPr>
                <w:webHidden/>
              </w:rPr>
            </w:r>
            <w:r w:rsidR="00BD17B6">
              <w:rPr>
                <w:webHidden/>
              </w:rPr>
              <w:fldChar w:fldCharType="separate"/>
            </w:r>
            <w:r w:rsidR="00591F1B">
              <w:rPr>
                <w:webHidden/>
              </w:rPr>
              <w:t>8</w:t>
            </w:r>
            <w:r w:rsidR="00BD17B6">
              <w:rPr>
                <w:webHidden/>
              </w:rPr>
              <w:fldChar w:fldCharType="end"/>
            </w:r>
          </w:hyperlink>
        </w:p>
        <w:p w14:paraId="73F0C4FF" w14:textId="2064AA63" w:rsidR="00BD17B6" w:rsidRDefault="00BA61CD">
          <w:pPr>
            <w:pStyle w:val="TOC3"/>
            <w:rPr>
              <w:rFonts w:asciiTheme="minorHAnsi" w:eastAsiaTheme="minorEastAsia" w:hAnsiTheme="minorHAnsi" w:cstheme="minorBidi"/>
              <w:sz w:val="22"/>
              <w:szCs w:val="22"/>
              <w:lang w:val="en-US" w:eastAsia="en-US"/>
            </w:rPr>
          </w:pPr>
          <w:hyperlink w:anchor="_Toc120214341" w:history="1">
            <w:r w:rsidR="00BD17B6" w:rsidRPr="00BC1F0D">
              <w:rPr>
                <w:rStyle w:val="Hyperlink"/>
                <w:lang w:val="en-AU"/>
              </w:rPr>
              <w:t>2.4.8</w:t>
            </w:r>
            <w:r w:rsidR="00BD17B6">
              <w:rPr>
                <w:rFonts w:asciiTheme="minorHAnsi" w:eastAsiaTheme="minorEastAsia" w:hAnsiTheme="minorHAnsi" w:cstheme="minorBidi"/>
                <w:sz w:val="22"/>
                <w:szCs w:val="22"/>
                <w:lang w:val="en-US" w:eastAsia="en-US"/>
              </w:rPr>
              <w:tab/>
            </w:r>
            <w:r w:rsidR="00BD17B6" w:rsidRPr="00BC1F0D">
              <w:rPr>
                <w:rStyle w:val="Hyperlink"/>
                <w:lang w:val="en-AU"/>
              </w:rPr>
              <w:t>Textual information</w:t>
            </w:r>
            <w:r w:rsidR="00BD17B6">
              <w:rPr>
                <w:webHidden/>
              </w:rPr>
              <w:tab/>
            </w:r>
            <w:r w:rsidR="00BD17B6">
              <w:rPr>
                <w:webHidden/>
              </w:rPr>
              <w:fldChar w:fldCharType="begin"/>
            </w:r>
            <w:r w:rsidR="00BD17B6">
              <w:rPr>
                <w:webHidden/>
              </w:rPr>
              <w:instrText xml:space="preserve"> PAGEREF _Toc120214341 \h </w:instrText>
            </w:r>
            <w:r w:rsidR="00BD17B6">
              <w:rPr>
                <w:webHidden/>
              </w:rPr>
            </w:r>
            <w:r w:rsidR="00BD17B6">
              <w:rPr>
                <w:webHidden/>
              </w:rPr>
              <w:fldChar w:fldCharType="separate"/>
            </w:r>
            <w:r w:rsidR="00591F1B">
              <w:rPr>
                <w:webHidden/>
              </w:rPr>
              <w:t>9</w:t>
            </w:r>
            <w:r w:rsidR="00BD17B6">
              <w:rPr>
                <w:webHidden/>
              </w:rPr>
              <w:fldChar w:fldCharType="end"/>
            </w:r>
          </w:hyperlink>
        </w:p>
        <w:p w14:paraId="76C27314" w14:textId="21A99818" w:rsidR="00BD17B6" w:rsidRDefault="00BA61CD">
          <w:pPr>
            <w:pStyle w:val="TOC3"/>
            <w:rPr>
              <w:rFonts w:asciiTheme="minorHAnsi" w:eastAsiaTheme="minorEastAsia" w:hAnsiTheme="minorHAnsi" w:cstheme="minorBidi"/>
              <w:sz w:val="22"/>
              <w:szCs w:val="22"/>
              <w:lang w:val="en-US" w:eastAsia="en-US"/>
            </w:rPr>
          </w:pPr>
          <w:hyperlink w:anchor="_Toc120214342" w:history="1">
            <w:r w:rsidR="00BD17B6" w:rsidRPr="00BC1F0D">
              <w:rPr>
                <w:rStyle w:val="Hyperlink"/>
                <w:lang w:val="en-AU"/>
              </w:rPr>
              <w:t>2.4.9</w:t>
            </w:r>
            <w:r w:rsidR="00BD17B6">
              <w:rPr>
                <w:rFonts w:asciiTheme="minorHAnsi" w:eastAsiaTheme="minorEastAsia" w:hAnsiTheme="minorHAnsi" w:cstheme="minorBidi"/>
                <w:sz w:val="22"/>
                <w:szCs w:val="22"/>
                <w:lang w:val="en-US" w:eastAsia="en-US"/>
              </w:rPr>
              <w:tab/>
            </w:r>
            <w:r w:rsidR="00BD17B6" w:rsidRPr="00BC1F0D">
              <w:rPr>
                <w:rStyle w:val="Hyperlink"/>
                <w:lang w:val="en-AU"/>
              </w:rPr>
              <w:t>Attributes referencing external files</w:t>
            </w:r>
            <w:r w:rsidR="00BD17B6">
              <w:rPr>
                <w:webHidden/>
              </w:rPr>
              <w:tab/>
            </w:r>
            <w:r w:rsidR="00BD17B6">
              <w:rPr>
                <w:webHidden/>
              </w:rPr>
              <w:fldChar w:fldCharType="begin"/>
            </w:r>
            <w:r w:rsidR="00BD17B6">
              <w:rPr>
                <w:webHidden/>
              </w:rPr>
              <w:instrText xml:space="preserve"> PAGEREF _Toc120214342 \h </w:instrText>
            </w:r>
            <w:r w:rsidR="00BD17B6">
              <w:rPr>
                <w:webHidden/>
              </w:rPr>
            </w:r>
            <w:r w:rsidR="00BD17B6">
              <w:rPr>
                <w:webHidden/>
              </w:rPr>
              <w:fldChar w:fldCharType="separate"/>
            </w:r>
            <w:r w:rsidR="00591F1B">
              <w:rPr>
                <w:webHidden/>
              </w:rPr>
              <w:t>11</w:t>
            </w:r>
            <w:r w:rsidR="00BD17B6">
              <w:rPr>
                <w:webHidden/>
              </w:rPr>
              <w:fldChar w:fldCharType="end"/>
            </w:r>
          </w:hyperlink>
        </w:p>
        <w:p w14:paraId="1CC5BDA1" w14:textId="6A6578C5" w:rsidR="00BD17B6" w:rsidRDefault="00BA61CD">
          <w:pPr>
            <w:pStyle w:val="TOC3"/>
            <w:rPr>
              <w:rFonts w:asciiTheme="minorHAnsi" w:eastAsiaTheme="minorEastAsia" w:hAnsiTheme="minorHAnsi" w:cstheme="minorBidi"/>
              <w:sz w:val="22"/>
              <w:szCs w:val="22"/>
              <w:lang w:val="en-US" w:eastAsia="en-US"/>
            </w:rPr>
          </w:pPr>
          <w:hyperlink w:anchor="_Toc120214343" w:history="1">
            <w:r w:rsidR="00BD17B6" w:rsidRPr="00BC1F0D">
              <w:rPr>
                <w:rStyle w:val="Hyperlink"/>
                <w:lang w:val="en-AU"/>
              </w:rPr>
              <w:t>2.4.10</w:t>
            </w:r>
            <w:r w:rsidR="00BD17B6">
              <w:rPr>
                <w:rFonts w:asciiTheme="minorHAnsi" w:eastAsiaTheme="minorEastAsia" w:hAnsiTheme="minorHAnsi" w:cstheme="minorBidi"/>
                <w:sz w:val="22"/>
                <w:szCs w:val="22"/>
                <w:lang w:val="en-US" w:eastAsia="en-US"/>
              </w:rPr>
              <w:tab/>
            </w:r>
            <w:r w:rsidR="00BD17B6" w:rsidRPr="00BC1F0D">
              <w:rPr>
                <w:rStyle w:val="Hyperlink"/>
                <w:lang w:val="en-AU"/>
              </w:rPr>
              <w:t>Dates</w:t>
            </w:r>
            <w:r w:rsidR="00BD17B6">
              <w:rPr>
                <w:webHidden/>
              </w:rPr>
              <w:tab/>
            </w:r>
            <w:r w:rsidR="00BD17B6">
              <w:rPr>
                <w:webHidden/>
              </w:rPr>
              <w:fldChar w:fldCharType="begin"/>
            </w:r>
            <w:r w:rsidR="00BD17B6">
              <w:rPr>
                <w:webHidden/>
              </w:rPr>
              <w:instrText xml:space="preserve"> PAGEREF _Toc120214343 \h </w:instrText>
            </w:r>
            <w:r w:rsidR="00BD17B6">
              <w:rPr>
                <w:webHidden/>
              </w:rPr>
            </w:r>
            <w:r w:rsidR="00BD17B6">
              <w:rPr>
                <w:webHidden/>
              </w:rPr>
              <w:fldChar w:fldCharType="separate"/>
            </w:r>
            <w:r w:rsidR="00591F1B">
              <w:rPr>
                <w:webHidden/>
              </w:rPr>
              <w:t>12</w:t>
            </w:r>
            <w:r w:rsidR="00BD17B6">
              <w:rPr>
                <w:webHidden/>
              </w:rPr>
              <w:fldChar w:fldCharType="end"/>
            </w:r>
          </w:hyperlink>
        </w:p>
        <w:p w14:paraId="69088A99" w14:textId="401D4B1A" w:rsidR="00BD17B6" w:rsidRDefault="00BA61CD">
          <w:pPr>
            <w:pStyle w:val="TOC3"/>
            <w:rPr>
              <w:rFonts w:asciiTheme="minorHAnsi" w:eastAsiaTheme="minorEastAsia" w:hAnsiTheme="minorHAnsi" w:cstheme="minorBidi"/>
              <w:sz w:val="22"/>
              <w:szCs w:val="22"/>
              <w:lang w:val="en-US" w:eastAsia="en-US"/>
            </w:rPr>
          </w:pPr>
          <w:hyperlink w:anchor="_Toc120214344" w:history="1">
            <w:r w:rsidR="00BD17B6" w:rsidRPr="00BC1F0D">
              <w:rPr>
                <w:rStyle w:val="Hyperlink"/>
                <w:lang w:val="en-AU"/>
              </w:rPr>
              <w:t>2.4.11</w:t>
            </w:r>
            <w:r w:rsidR="00BD17B6">
              <w:rPr>
                <w:rFonts w:asciiTheme="minorHAnsi" w:eastAsiaTheme="minorEastAsia" w:hAnsiTheme="minorHAnsi" w:cstheme="minorBidi"/>
                <w:sz w:val="22"/>
                <w:szCs w:val="22"/>
                <w:lang w:val="en-US" w:eastAsia="en-US"/>
              </w:rPr>
              <w:tab/>
            </w:r>
            <w:r w:rsidR="00BD17B6" w:rsidRPr="00BC1F0D">
              <w:rPr>
                <w:rStyle w:val="Hyperlink"/>
                <w:lang w:val="en-AU"/>
              </w:rPr>
              <w:t>Combination of date schedules and times</w:t>
            </w:r>
            <w:r w:rsidR="00BD17B6">
              <w:rPr>
                <w:webHidden/>
              </w:rPr>
              <w:tab/>
            </w:r>
            <w:r w:rsidR="00BD17B6">
              <w:rPr>
                <w:webHidden/>
              </w:rPr>
              <w:fldChar w:fldCharType="begin"/>
            </w:r>
            <w:r w:rsidR="00BD17B6">
              <w:rPr>
                <w:webHidden/>
              </w:rPr>
              <w:instrText xml:space="preserve"> PAGEREF _Toc120214344 \h </w:instrText>
            </w:r>
            <w:r w:rsidR="00BD17B6">
              <w:rPr>
                <w:webHidden/>
              </w:rPr>
            </w:r>
            <w:r w:rsidR="00BD17B6">
              <w:rPr>
                <w:webHidden/>
              </w:rPr>
              <w:fldChar w:fldCharType="separate"/>
            </w:r>
            <w:r w:rsidR="00591F1B">
              <w:rPr>
                <w:webHidden/>
              </w:rPr>
              <w:t>15</w:t>
            </w:r>
            <w:r w:rsidR="00BD17B6">
              <w:rPr>
                <w:webHidden/>
              </w:rPr>
              <w:fldChar w:fldCharType="end"/>
            </w:r>
          </w:hyperlink>
        </w:p>
        <w:p w14:paraId="07BA09DE" w14:textId="57E91392" w:rsidR="00BD17B6" w:rsidRDefault="00BA61CD">
          <w:pPr>
            <w:pStyle w:val="TOC3"/>
            <w:rPr>
              <w:rFonts w:asciiTheme="minorHAnsi" w:eastAsiaTheme="minorEastAsia" w:hAnsiTheme="minorHAnsi" w:cstheme="minorBidi"/>
              <w:sz w:val="22"/>
              <w:szCs w:val="22"/>
              <w:lang w:val="en-US" w:eastAsia="en-US"/>
            </w:rPr>
          </w:pPr>
          <w:hyperlink w:anchor="_Toc120214345" w:history="1">
            <w:r w:rsidR="00BD17B6" w:rsidRPr="00BC1F0D">
              <w:rPr>
                <w:rStyle w:val="Hyperlink"/>
                <w:lang w:val="en-AU"/>
              </w:rPr>
              <w:t>2.4.12</w:t>
            </w:r>
            <w:r w:rsidR="00BD17B6">
              <w:rPr>
                <w:rFonts w:asciiTheme="minorHAnsi" w:eastAsiaTheme="minorEastAsia" w:hAnsiTheme="minorHAnsi" w:cstheme="minorBidi"/>
                <w:sz w:val="22"/>
                <w:szCs w:val="22"/>
                <w:lang w:val="en-US" w:eastAsia="en-US"/>
              </w:rPr>
              <w:tab/>
            </w:r>
            <w:r w:rsidR="00BD17B6" w:rsidRPr="00BC1F0D">
              <w:rPr>
                <w:rStyle w:val="Hyperlink"/>
                <w:lang w:val="en-AU"/>
              </w:rPr>
              <w:t>Graphic information</w:t>
            </w:r>
            <w:r w:rsidR="00BD17B6">
              <w:rPr>
                <w:webHidden/>
              </w:rPr>
              <w:tab/>
            </w:r>
            <w:r w:rsidR="00BD17B6">
              <w:rPr>
                <w:webHidden/>
              </w:rPr>
              <w:fldChar w:fldCharType="begin"/>
            </w:r>
            <w:r w:rsidR="00BD17B6">
              <w:rPr>
                <w:webHidden/>
              </w:rPr>
              <w:instrText xml:space="preserve"> PAGEREF _Toc120214345 \h </w:instrText>
            </w:r>
            <w:r w:rsidR="00BD17B6">
              <w:rPr>
                <w:webHidden/>
              </w:rPr>
            </w:r>
            <w:r w:rsidR="00BD17B6">
              <w:rPr>
                <w:webHidden/>
              </w:rPr>
              <w:fldChar w:fldCharType="separate"/>
            </w:r>
            <w:r w:rsidR="00591F1B">
              <w:rPr>
                <w:webHidden/>
              </w:rPr>
              <w:t>16</w:t>
            </w:r>
            <w:r w:rsidR="00BD17B6">
              <w:rPr>
                <w:webHidden/>
              </w:rPr>
              <w:fldChar w:fldCharType="end"/>
            </w:r>
          </w:hyperlink>
        </w:p>
        <w:p w14:paraId="07194DE9" w14:textId="66F8A92E" w:rsidR="00BD17B6" w:rsidRDefault="00BA61CD">
          <w:pPr>
            <w:pStyle w:val="TOC2"/>
            <w:rPr>
              <w:rFonts w:asciiTheme="minorHAnsi" w:eastAsiaTheme="minorEastAsia" w:hAnsiTheme="minorHAnsi" w:cstheme="minorBidi"/>
              <w:sz w:val="22"/>
              <w:szCs w:val="22"/>
              <w:lang w:val="en-US" w:eastAsia="en-US"/>
            </w:rPr>
          </w:pPr>
          <w:hyperlink w:anchor="_Toc120214346" w:history="1">
            <w:r w:rsidR="00BD17B6" w:rsidRPr="00BC1F0D">
              <w:rPr>
                <w:rStyle w:val="Hyperlink"/>
              </w:rPr>
              <w:t>2.5</w:t>
            </w:r>
            <w:r w:rsidR="00BD17B6">
              <w:rPr>
                <w:rFonts w:asciiTheme="minorHAnsi" w:eastAsiaTheme="minorEastAsia" w:hAnsiTheme="minorHAnsi" w:cstheme="minorBidi"/>
                <w:sz w:val="22"/>
                <w:szCs w:val="22"/>
                <w:lang w:val="en-US" w:eastAsia="en-US"/>
              </w:rPr>
              <w:tab/>
            </w:r>
            <w:r w:rsidR="00BD17B6" w:rsidRPr="00BC1F0D">
              <w:rPr>
                <w:rStyle w:val="Hyperlink"/>
              </w:rPr>
              <w:t>Associations</w:t>
            </w:r>
            <w:r w:rsidR="00BD17B6">
              <w:rPr>
                <w:webHidden/>
              </w:rPr>
              <w:tab/>
            </w:r>
            <w:r w:rsidR="00BD17B6">
              <w:rPr>
                <w:webHidden/>
              </w:rPr>
              <w:fldChar w:fldCharType="begin"/>
            </w:r>
            <w:r w:rsidR="00BD17B6">
              <w:rPr>
                <w:webHidden/>
              </w:rPr>
              <w:instrText xml:space="preserve"> PAGEREF _Toc120214346 \h </w:instrText>
            </w:r>
            <w:r w:rsidR="00BD17B6">
              <w:rPr>
                <w:webHidden/>
              </w:rPr>
            </w:r>
            <w:r w:rsidR="00BD17B6">
              <w:rPr>
                <w:webHidden/>
              </w:rPr>
              <w:fldChar w:fldCharType="separate"/>
            </w:r>
            <w:r w:rsidR="00591F1B">
              <w:rPr>
                <w:webHidden/>
              </w:rPr>
              <w:t>16</w:t>
            </w:r>
            <w:r w:rsidR="00BD17B6">
              <w:rPr>
                <w:webHidden/>
              </w:rPr>
              <w:fldChar w:fldCharType="end"/>
            </w:r>
          </w:hyperlink>
        </w:p>
        <w:p w14:paraId="70CEA953" w14:textId="6899FAD1" w:rsidR="00BD17B6" w:rsidRDefault="00BA61CD">
          <w:pPr>
            <w:pStyle w:val="TOC3"/>
            <w:rPr>
              <w:rFonts w:asciiTheme="minorHAnsi" w:eastAsiaTheme="minorEastAsia" w:hAnsiTheme="minorHAnsi" w:cstheme="minorBidi"/>
              <w:sz w:val="22"/>
              <w:szCs w:val="22"/>
              <w:lang w:val="en-US" w:eastAsia="en-US"/>
            </w:rPr>
          </w:pPr>
          <w:hyperlink w:anchor="_Toc120214347" w:history="1">
            <w:r w:rsidR="00BD17B6" w:rsidRPr="00BC1F0D">
              <w:rPr>
                <w:rStyle w:val="Hyperlink"/>
              </w:rPr>
              <w:t>2.5.1</w:t>
            </w:r>
            <w:r w:rsidR="00BD17B6">
              <w:rPr>
                <w:rFonts w:asciiTheme="minorHAnsi" w:eastAsiaTheme="minorEastAsia" w:hAnsiTheme="minorHAnsi" w:cstheme="minorBidi"/>
                <w:sz w:val="22"/>
                <w:szCs w:val="22"/>
                <w:lang w:val="en-US" w:eastAsia="en-US"/>
              </w:rPr>
              <w:tab/>
            </w:r>
            <w:r w:rsidR="00BD17B6" w:rsidRPr="00BC1F0D">
              <w:rPr>
                <w:rStyle w:val="Hyperlink"/>
              </w:rPr>
              <w:t>Introduction</w:t>
            </w:r>
            <w:r w:rsidR="00BD17B6">
              <w:rPr>
                <w:webHidden/>
              </w:rPr>
              <w:tab/>
            </w:r>
            <w:r w:rsidR="00BD17B6">
              <w:rPr>
                <w:webHidden/>
              </w:rPr>
              <w:fldChar w:fldCharType="begin"/>
            </w:r>
            <w:r w:rsidR="00BD17B6">
              <w:rPr>
                <w:webHidden/>
              </w:rPr>
              <w:instrText xml:space="preserve"> PAGEREF _Toc120214347 \h </w:instrText>
            </w:r>
            <w:r w:rsidR="00BD17B6">
              <w:rPr>
                <w:webHidden/>
              </w:rPr>
            </w:r>
            <w:r w:rsidR="00BD17B6">
              <w:rPr>
                <w:webHidden/>
              </w:rPr>
              <w:fldChar w:fldCharType="separate"/>
            </w:r>
            <w:r w:rsidR="00591F1B">
              <w:rPr>
                <w:webHidden/>
              </w:rPr>
              <w:t>16</w:t>
            </w:r>
            <w:r w:rsidR="00BD17B6">
              <w:rPr>
                <w:webHidden/>
              </w:rPr>
              <w:fldChar w:fldCharType="end"/>
            </w:r>
          </w:hyperlink>
        </w:p>
        <w:p w14:paraId="4342D282" w14:textId="622DDEE7" w:rsidR="00BD17B6" w:rsidRDefault="00BA61CD">
          <w:pPr>
            <w:pStyle w:val="TOC3"/>
            <w:rPr>
              <w:rFonts w:asciiTheme="minorHAnsi" w:eastAsiaTheme="minorEastAsia" w:hAnsiTheme="minorHAnsi" w:cstheme="minorBidi"/>
              <w:sz w:val="22"/>
              <w:szCs w:val="22"/>
              <w:lang w:val="en-US" w:eastAsia="en-US"/>
            </w:rPr>
          </w:pPr>
          <w:hyperlink w:anchor="_Toc120214348" w:history="1">
            <w:r w:rsidR="00BD17B6" w:rsidRPr="00BC1F0D">
              <w:rPr>
                <w:rStyle w:val="Hyperlink"/>
              </w:rPr>
              <w:t>2.5.2</w:t>
            </w:r>
            <w:r w:rsidR="00BD17B6">
              <w:rPr>
                <w:rFonts w:asciiTheme="minorHAnsi" w:eastAsiaTheme="minorEastAsia" w:hAnsiTheme="minorHAnsi" w:cstheme="minorBidi"/>
                <w:sz w:val="22"/>
                <w:szCs w:val="22"/>
                <w:lang w:val="en-US" w:eastAsia="en-US"/>
              </w:rPr>
              <w:tab/>
            </w:r>
            <w:r w:rsidR="00BD17B6" w:rsidRPr="00BC1F0D">
              <w:rPr>
                <w:rStyle w:val="Hyperlink"/>
              </w:rPr>
              <w:t>Association names</w:t>
            </w:r>
            <w:r w:rsidR="00BD17B6">
              <w:rPr>
                <w:webHidden/>
              </w:rPr>
              <w:tab/>
            </w:r>
            <w:r w:rsidR="00BD17B6">
              <w:rPr>
                <w:webHidden/>
              </w:rPr>
              <w:fldChar w:fldCharType="begin"/>
            </w:r>
            <w:r w:rsidR="00BD17B6">
              <w:rPr>
                <w:webHidden/>
              </w:rPr>
              <w:instrText xml:space="preserve"> PAGEREF _Toc120214348 \h </w:instrText>
            </w:r>
            <w:r w:rsidR="00BD17B6">
              <w:rPr>
                <w:webHidden/>
              </w:rPr>
            </w:r>
            <w:r w:rsidR="00BD17B6">
              <w:rPr>
                <w:webHidden/>
              </w:rPr>
              <w:fldChar w:fldCharType="separate"/>
            </w:r>
            <w:r w:rsidR="00591F1B">
              <w:rPr>
                <w:webHidden/>
              </w:rPr>
              <w:t>16</w:t>
            </w:r>
            <w:r w:rsidR="00BD17B6">
              <w:rPr>
                <w:webHidden/>
              </w:rPr>
              <w:fldChar w:fldCharType="end"/>
            </w:r>
          </w:hyperlink>
        </w:p>
        <w:p w14:paraId="75929AB8" w14:textId="1C06ECA2" w:rsidR="00BD17B6" w:rsidRDefault="00BA61CD">
          <w:pPr>
            <w:pStyle w:val="TOC3"/>
            <w:rPr>
              <w:rFonts w:asciiTheme="minorHAnsi" w:eastAsiaTheme="minorEastAsia" w:hAnsiTheme="minorHAnsi" w:cstheme="minorBidi"/>
              <w:sz w:val="22"/>
              <w:szCs w:val="22"/>
              <w:lang w:val="en-US" w:eastAsia="en-US"/>
            </w:rPr>
          </w:pPr>
          <w:hyperlink w:anchor="_Toc120214349" w:history="1">
            <w:r w:rsidR="00BD17B6" w:rsidRPr="00BC1F0D">
              <w:rPr>
                <w:rStyle w:val="Hyperlink"/>
              </w:rPr>
              <w:t>2.5.3</w:t>
            </w:r>
            <w:r w:rsidR="00BD17B6">
              <w:rPr>
                <w:rFonts w:asciiTheme="minorHAnsi" w:eastAsiaTheme="minorEastAsia" w:hAnsiTheme="minorHAnsi" w:cstheme="minorBidi"/>
                <w:sz w:val="22"/>
                <w:szCs w:val="22"/>
                <w:lang w:val="en-US" w:eastAsia="en-US"/>
              </w:rPr>
              <w:tab/>
            </w:r>
            <w:r w:rsidR="00BD17B6" w:rsidRPr="00BC1F0D">
              <w:rPr>
                <w:rStyle w:val="Hyperlink"/>
              </w:rPr>
              <w:t>Association roles</w:t>
            </w:r>
            <w:r w:rsidR="00BD17B6">
              <w:rPr>
                <w:webHidden/>
              </w:rPr>
              <w:tab/>
            </w:r>
            <w:r w:rsidR="00BD17B6">
              <w:rPr>
                <w:webHidden/>
              </w:rPr>
              <w:fldChar w:fldCharType="begin"/>
            </w:r>
            <w:r w:rsidR="00BD17B6">
              <w:rPr>
                <w:webHidden/>
              </w:rPr>
              <w:instrText xml:space="preserve"> PAGEREF _Toc120214349 \h </w:instrText>
            </w:r>
            <w:r w:rsidR="00BD17B6">
              <w:rPr>
                <w:webHidden/>
              </w:rPr>
            </w:r>
            <w:r w:rsidR="00BD17B6">
              <w:rPr>
                <w:webHidden/>
              </w:rPr>
              <w:fldChar w:fldCharType="separate"/>
            </w:r>
            <w:r w:rsidR="00591F1B">
              <w:rPr>
                <w:webHidden/>
              </w:rPr>
              <w:t>17</w:t>
            </w:r>
            <w:r w:rsidR="00BD17B6">
              <w:rPr>
                <w:webHidden/>
              </w:rPr>
              <w:fldChar w:fldCharType="end"/>
            </w:r>
          </w:hyperlink>
        </w:p>
        <w:p w14:paraId="1446685A" w14:textId="2985A134" w:rsidR="00BD17B6" w:rsidRDefault="00BA61CD">
          <w:pPr>
            <w:pStyle w:val="TOC3"/>
            <w:rPr>
              <w:rFonts w:asciiTheme="minorHAnsi" w:eastAsiaTheme="minorEastAsia" w:hAnsiTheme="minorHAnsi" w:cstheme="minorBidi"/>
              <w:sz w:val="22"/>
              <w:szCs w:val="22"/>
              <w:lang w:val="en-US" w:eastAsia="en-US"/>
            </w:rPr>
          </w:pPr>
          <w:hyperlink w:anchor="_Toc120214350" w:history="1">
            <w:r w:rsidR="00BD17B6" w:rsidRPr="00BC1F0D">
              <w:rPr>
                <w:rStyle w:val="Hyperlink"/>
              </w:rPr>
              <w:t>2.5.4</w:t>
            </w:r>
            <w:r w:rsidR="00BD17B6">
              <w:rPr>
                <w:rFonts w:asciiTheme="minorHAnsi" w:eastAsiaTheme="minorEastAsia" w:hAnsiTheme="minorHAnsi" w:cstheme="minorBidi"/>
                <w:sz w:val="22"/>
                <w:szCs w:val="22"/>
                <w:lang w:val="en-US" w:eastAsia="en-US"/>
              </w:rPr>
              <w:tab/>
            </w:r>
            <w:r w:rsidR="00BD17B6" w:rsidRPr="00BC1F0D">
              <w:rPr>
                <w:rStyle w:val="Hyperlink"/>
              </w:rPr>
              <w:t>Association classes</w:t>
            </w:r>
            <w:r w:rsidR="00BD17B6">
              <w:rPr>
                <w:webHidden/>
              </w:rPr>
              <w:tab/>
            </w:r>
            <w:r w:rsidR="00BD17B6">
              <w:rPr>
                <w:webHidden/>
              </w:rPr>
              <w:fldChar w:fldCharType="begin"/>
            </w:r>
            <w:r w:rsidR="00BD17B6">
              <w:rPr>
                <w:webHidden/>
              </w:rPr>
              <w:instrText xml:space="preserve"> PAGEREF _Toc120214350 \h </w:instrText>
            </w:r>
            <w:r w:rsidR="00BD17B6">
              <w:rPr>
                <w:webHidden/>
              </w:rPr>
            </w:r>
            <w:r w:rsidR="00BD17B6">
              <w:rPr>
                <w:webHidden/>
              </w:rPr>
              <w:fldChar w:fldCharType="separate"/>
            </w:r>
            <w:r w:rsidR="00591F1B">
              <w:rPr>
                <w:webHidden/>
              </w:rPr>
              <w:t>17</w:t>
            </w:r>
            <w:r w:rsidR="00BD17B6">
              <w:rPr>
                <w:webHidden/>
              </w:rPr>
              <w:fldChar w:fldCharType="end"/>
            </w:r>
          </w:hyperlink>
        </w:p>
        <w:p w14:paraId="6C1E0090" w14:textId="5E90053B" w:rsidR="00BD17B6" w:rsidRDefault="00BA61CD">
          <w:pPr>
            <w:pStyle w:val="TOC3"/>
            <w:rPr>
              <w:rFonts w:asciiTheme="minorHAnsi" w:eastAsiaTheme="minorEastAsia" w:hAnsiTheme="minorHAnsi" w:cstheme="minorBidi"/>
              <w:sz w:val="22"/>
              <w:szCs w:val="22"/>
              <w:lang w:val="en-US" w:eastAsia="en-US"/>
            </w:rPr>
          </w:pPr>
          <w:hyperlink w:anchor="_Toc120214351" w:history="1">
            <w:r w:rsidR="00BD17B6" w:rsidRPr="00BC1F0D">
              <w:rPr>
                <w:rStyle w:val="Hyperlink"/>
              </w:rPr>
              <w:t>2.5.5</w:t>
            </w:r>
            <w:r w:rsidR="00BD17B6">
              <w:rPr>
                <w:rFonts w:asciiTheme="minorHAnsi" w:eastAsiaTheme="minorEastAsia" w:hAnsiTheme="minorHAnsi" w:cstheme="minorBidi"/>
                <w:sz w:val="22"/>
                <w:szCs w:val="22"/>
                <w:lang w:val="en-US" w:eastAsia="en-US"/>
              </w:rPr>
              <w:tab/>
            </w:r>
            <w:r w:rsidR="00BD17B6" w:rsidRPr="00BC1F0D">
              <w:rPr>
                <w:rStyle w:val="Hyperlink"/>
              </w:rPr>
              <w:t>Use of various associations</w:t>
            </w:r>
            <w:r w:rsidR="00BD17B6">
              <w:rPr>
                <w:webHidden/>
              </w:rPr>
              <w:tab/>
            </w:r>
            <w:r w:rsidR="00BD17B6">
              <w:rPr>
                <w:webHidden/>
              </w:rPr>
              <w:fldChar w:fldCharType="begin"/>
            </w:r>
            <w:r w:rsidR="00BD17B6">
              <w:rPr>
                <w:webHidden/>
              </w:rPr>
              <w:instrText xml:space="preserve"> PAGEREF _Toc120214351 \h </w:instrText>
            </w:r>
            <w:r w:rsidR="00BD17B6">
              <w:rPr>
                <w:webHidden/>
              </w:rPr>
            </w:r>
            <w:r w:rsidR="00BD17B6">
              <w:rPr>
                <w:webHidden/>
              </w:rPr>
              <w:fldChar w:fldCharType="separate"/>
            </w:r>
            <w:r w:rsidR="00591F1B">
              <w:rPr>
                <w:webHidden/>
              </w:rPr>
              <w:t>19</w:t>
            </w:r>
            <w:r w:rsidR="00BD17B6">
              <w:rPr>
                <w:webHidden/>
              </w:rPr>
              <w:fldChar w:fldCharType="end"/>
            </w:r>
          </w:hyperlink>
        </w:p>
        <w:p w14:paraId="5608732C" w14:textId="7A313002" w:rsidR="00BD17B6" w:rsidRDefault="00BA61CD">
          <w:pPr>
            <w:pStyle w:val="TOC2"/>
            <w:rPr>
              <w:rFonts w:asciiTheme="minorHAnsi" w:eastAsiaTheme="minorEastAsia" w:hAnsiTheme="minorHAnsi" w:cstheme="minorBidi"/>
              <w:sz w:val="22"/>
              <w:szCs w:val="22"/>
              <w:lang w:val="en-US" w:eastAsia="en-US"/>
            </w:rPr>
          </w:pPr>
          <w:hyperlink w:anchor="_Toc120214352" w:history="1">
            <w:r w:rsidR="00BD17B6" w:rsidRPr="00BC1F0D">
              <w:rPr>
                <w:rStyle w:val="Hyperlink"/>
              </w:rPr>
              <w:t>2.6</w:t>
            </w:r>
            <w:r w:rsidR="00BD17B6">
              <w:rPr>
                <w:rFonts w:asciiTheme="minorHAnsi" w:eastAsiaTheme="minorEastAsia" w:hAnsiTheme="minorHAnsi" w:cstheme="minorBidi"/>
                <w:sz w:val="22"/>
                <w:szCs w:val="22"/>
                <w:lang w:val="en-US" w:eastAsia="en-US"/>
              </w:rPr>
              <w:tab/>
            </w:r>
            <w:r w:rsidR="00BD17B6" w:rsidRPr="00BC1F0D">
              <w:rPr>
                <w:rStyle w:val="Hyperlink"/>
              </w:rPr>
              <w:t>Datasets</w:t>
            </w:r>
            <w:r w:rsidR="00BD17B6">
              <w:rPr>
                <w:webHidden/>
              </w:rPr>
              <w:tab/>
            </w:r>
            <w:r w:rsidR="00BD17B6">
              <w:rPr>
                <w:webHidden/>
              </w:rPr>
              <w:fldChar w:fldCharType="begin"/>
            </w:r>
            <w:r w:rsidR="00BD17B6">
              <w:rPr>
                <w:webHidden/>
              </w:rPr>
              <w:instrText xml:space="preserve"> PAGEREF _Toc120214352 \h </w:instrText>
            </w:r>
            <w:r w:rsidR="00BD17B6">
              <w:rPr>
                <w:webHidden/>
              </w:rPr>
            </w:r>
            <w:r w:rsidR="00BD17B6">
              <w:rPr>
                <w:webHidden/>
              </w:rPr>
              <w:fldChar w:fldCharType="separate"/>
            </w:r>
            <w:r w:rsidR="00591F1B">
              <w:rPr>
                <w:webHidden/>
              </w:rPr>
              <w:t>20</w:t>
            </w:r>
            <w:r w:rsidR="00BD17B6">
              <w:rPr>
                <w:webHidden/>
              </w:rPr>
              <w:fldChar w:fldCharType="end"/>
            </w:r>
          </w:hyperlink>
        </w:p>
        <w:p w14:paraId="1D373754" w14:textId="7A363E60" w:rsidR="00BD17B6" w:rsidRDefault="00BA61CD">
          <w:pPr>
            <w:pStyle w:val="TOC3"/>
            <w:rPr>
              <w:rFonts w:asciiTheme="minorHAnsi" w:eastAsiaTheme="minorEastAsia" w:hAnsiTheme="minorHAnsi" w:cstheme="minorBidi"/>
              <w:sz w:val="22"/>
              <w:szCs w:val="22"/>
              <w:lang w:val="en-US" w:eastAsia="en-US"/>
            </w:rPr>
          </w:pPr>
          <w:hyperlink w:anchor="_Toc120214353" w:history="1">
            <w:r w:rsidR="00BD17B6" w:rsidRPr="00BC1F0D">
              <w:rPr>
                <w:rStyle w:val="Hyperlink"/>
              </w:rPr>
              <w:t>2.6.1</w:t>
            </w:r>
            <w:r w:rsidR="00BD17B6">
              <w:rPr>
                <w:rFonts w:asciiTheme="minorHAnsi" w:eastAsiaTheme="minorEastAsia" w:hAnsiTheme="minorHAnsi" w:cstheme="minorBidi"/>
                <w:sz w:val="22"/>
                <w:szCs w:val="22"/>
                <w:lang w:val="en-US" w:eastAsia="en-US"/>
              </w:rPr>
              <w:tab/>
            </w:r>
            <w:r w:rsidR="00BD17B6" w:rsidRPr="00BC1F0D">
              <w:rPr>
                <w:rStyle w:val="Hyperlink"/>
              </w:rPr>
              <w:t>Types of Datasets</w:t>
            </w:r>
            <w:r w:rsidR="00BD17B6">
              <w:rPr>
                <w:webHidden/>
              </w:rPr>
              <w:tab/>
            </w:r>
            <w:r w:rsidR="00BD17B6">
              <w:rPr>
                <w:webHidden/>
              </w:rPr>
              <w:fldChar w:fldCharType="begin"/>
            </w:r>
            <w:r w:rsidR="00BD17B6">
              <w:rPr>
                <w:webHidden/>
              </w:rPr>
              <w:instrText xml:space="preserve"> PAGEREF _Toc120214353 \h </w:instrText>
            </w:r>
            <w:r w:rsidR="00BD17B6">
              <w:rPr>
                <w:webHidden/>
              </w:rPr>
            </w:r>
            <w:r w:rsidR="00BD17B6">
              <w:rPr>
                <w:webHidden/>
              </w:rPr>
              <w:fldChar w:fldCharType="separate"/>
            </w:r>
            <w:r w:rsidR="00591F1B">
              <w:rPr>
                <w:webHidden/>
              </w:rPr>
              <w:t>20</w:t>
            </w:r>
            <w:r w:rsidR="00BD17B6">
              <w:rPr>
                <w:webHidden/>
              </w:rPr>
              <w:fldChar w:fldCharType="end"/>
            </w:r>
          </w:hyperlink>
        </w:p>
        <w:p w14:paraId="6A524AE9" w14:textId="471A15B3" w:rsidR="00BD17B6" w:rsidRDefault="00BA61CD">
          <w:pPr>
            <w:pStyle w:val="TOC3"/>
            <w:rPr>
              <w:rFonts w:asciiTheme="minorHAnsi" w:eastAsiaTheme="minorEastAsia" w:hAnsiTheme="minorHAnsi" w:cstheme="minorBidi"/>
              <w:sz w:val="22"/>
              <w:szCs w:val="22"/>
              <w:lang w:val="en-US" w:eastAsia="en-US"/>
            </w:rPr>
          </w:pPr>
          <w:hyperlink w:anchor="_Toc120214354" w:history="1">
            <w:r w:rsidR="00BD17B6" w:rsidRPr="00BC1F0D">
              <w:rPr>
                <w:rStyle w:val="Hyperlink"/>
              </w:rPr>
              <w:t>2.6.2</w:t>
            </w:r>
            <w:r w:rsidR="00BD17B6">
              <w:rPr>
                <w:rFonts w:asciiTheme="minorHAnsi" w:eastAsiaTheme="minorEastAsia" w:hAnsiTheme="minorHAnsi" w:cstheme="minorBidi"/>
                <w:sz w:val="22"/>
                <w:szCs w:val="22"/>
                <w:lang w:val="en-US" w:eastAsia="en-US"/>
              </w:rPr>
              <w:tab/>
            </w:r>
            <w:r w:rsidR="00BD17B6" w:rsidRPr="00BC1F0D">
              <w:rPr>
                <w:rStyle w:val="Hyperlink"/>
              </w:rPr>
              <w:t>Overlay data sets</w:t>
            </w:r>
            <w:r w:rsidR="00BD17B6">
              <w:rPr>
                <w:webHidden/>
              </w:rPr>
              <w:tab/>
            </w:r>
            <w:r w:rsidR="00BD17B6">
              <w:rPr>
                <w:webHidden/>
              </w:rPr>
              <w:fldChar w:fldCharType="begin"/>
            </w:r>
            <w:r w:rsidR="00BD17B6">
              <w:rPr>
                <w:webHidden/>
              </w:rPr>
              <w:instrText xml:space="preserve"> PAGEREF _Toc120214354 \h </w:instrText>
            </w:r>
            <w:r w:rsidR="00BD17B6">
              <w:rPr>
                <w:webHidden/>
              </w:rPr>
            </w:r>
            <w:r w:rsidR="00BD17B6">
              <w:rPr>
                <w:webHidden/>
              </w:rPr>
              <w:fldChar w:fldCharType="separate"/>
            </w:r>
            <w:r w:rsidR="00591F1B">
              <w:rPr>
                <w:webHidden/>
              </w:rPr>
              <w:t>20</w:t>
            </w:r>
            <w:r w:rsidR="00BD17B6">
              <w:rPr>
                <w:webHidden/>
              </w:rPr>
              <w:fldChar w:fldCharType="end"/>
            </w:r>
          </w:hyperlink>
        </w:p>
        <w:p w14:paraId="7210ABBA" w14:textId="1C462D62" w:rsidR="00BD17B6" w:rsidRDefault="00BA61CD">
          <w:pPr>
            <w:pStyle w:val="TOC3"/>
            <w:rPr>
              <w:rFonts w:asciiTheme="minorHAnsi" w:eastAsiaTheme="minorEastAsia" w:hAnsiTheme="minorHAnsi" w:cstheme="minorBidi"/>
              <w:sz w:val="22"/>
              <w:szCs w:val="22"/>
              <w:lang w:val="en-US" w:eastAsia="en-US"/>
            </w:rPr>
          </w:pPr>
          <w:hyperlink w:anchor="_Toc120214355" w:history="1">
            <w:r w:rsidR="00BD17B6" w:rsidRPr="00BC1F0D">
              <w:rPr>
                <w:rStyle w:val="Hyperlink"/>
              </w:rPr>
              <w:t>2.6.3</w:t>
            </w:r>
            <w:r w:rsidR="00BD17B6">
              <w:rPr>
                <w:rFonts w:asciiTheme="minorHAnsi" w:eastAsiaTheme="minorEastAsia" w:hAnsiTheme="minorHAnsi" w:cstheme="minorBidi"/>
                <w:sz w:val="22"/>
                <w:szCs w:val="22"/>
                <w:lang w:val="en-US" w:eastAsia="en-US"/>
              </w:rPr>
              <w:tab/>
            </w:r>
            <w:r w:rsidR="00BD17B6" w:rsidRPr="00BC1F0D">
              <w:rPr>
                <w:rStyle w:val="Hyperlink"/>
              </w:rPr>
              <w:t>Data coverage</w:t>
            </w:r>
            <w:r w:rsidR="00BD17B6">
              <w:rPr>
                <w:webHidden/>
              </w:rPr>
              <w:tab/>
            </w:r>
            <w:r w:rsidR="00BD17B6">
              <w:rPr>
                <w:webHidden/>
              </w:rPr>
              <w:fldChar w:fldCharType="begin"/>
            </w:r>
            <w:r w:rsidR="00BD17B6">
              <w:rPr>
                <w:webHidden/>
              </w:rPr>
              <w:instrText xml:space="preserve"> PAGEREF _Toc120214355 \h </w:instrText>
            </w:r>
            <w:r w:rsidR="00BD17B6">
              <w:rPr>
                <w:webHidden/>
              </w:rPr>
            </w:r>
            <w:r w:rsidR="00BD17B6">
              <w:rPr>
                <w:webHidden/>
              </w:rPr>
              <w:fldChar w:fldCharType="separate"/>
            </w:r>
            <w:r w:rsidR="00591F1B">
              <w:rPr>
                <w:webHidden/>
              </w:rPr>
              <w:t>21</w:t>
            </w:r>
            <w:r w:rsidR="00BD17B6">
              <w:rPr>
                <w:webHidden/>
              </w:rPr>
              <w:fldChar w:fldCharType="end"/>
            </w:r>
          </w:hyperlink>
        </w:p>
        <w:p w14:paraId="0498EBAB" w14:textId="1C31E3FB" w:rsidR="00BD17B6" w:rsidRDefault="00BA61CD">
          <w:pPr>
            <w:pStyle w:val="TOC3"/>
            <w:rPr>
              <w:rFonts w:asciiTheme="minorHAnsi" w:eastAsiaTheme="minorEastAsia" w:hAnsiTheme="minorHAnsi" w:cstheme="minorBidi"/>
              <w:sz w:val="22"/>
              <w:szCs w:val="22"/>
              <w:lang w:val="en-US" w:eastAsia="en-US"/>
            </w:rPr>
          </w:pPr>
          <w:hyperlink w:anchor="_Toc120214356" w:history="1">
            <w:r w:rsidR="00BD17B6" w:rsidRPr="00BC1F0D">
              <w:rPr>
                <w:rStyle w:val="Hyperlink"/>
              </w:rPr>
              <w:t>2.6.4</w:t>
            </w:r>
            <w:r w:rsidR="00BD17B6">
              <w:rPr>
                <w:rFonts w:asciiTheme="minorHAnsi" w:eastAsiaTheme="minorEastAsia" w:hAnsiTheme="minorHAnsi" w:cstheme="minorBidi"/>
                <w:sz w:val="22"/>
                <w:szCs w:val="22"/>
                <w:lang w:val="en-US" w:eastAsia="en-US"/>
              </w:rPr>
              <w:tab/>
            </w:r>
            <w:r w:rsidR="00BD17B6" w:rsidRPr="00BC1F0D">
              <w:rPr>
                <w:rStyle w:val="Hyperlink"/>
              </w:rPr>
              <w:t>Discovery metadata</w:t>
            </w:r>
            <w:r w:rsidR="00BD17B6">
              <w:rPr>
                <w:webHidden/>
              </w:rPr>
              <w:tab/>
            </w:r>
            <w:r w:rsidR="00BD17B6">
              <w:rPr>
                <w:webHidden/>
              </w:rPr>
              <w:fldChar w:fldCharType="begin"/>
            </w:r>
            <w:r w:rsidR="00BD17B6">
              <w:rPr>
                <w:webHidden/>
              </w:rPr>
              <w:instrText xml:space="preserve"> PAGEREF _Toc120214356 \h </w:instrText>
            </w:r>
            <w:r w:rsidR="00BD17B6">
              <w:rPr>
                <w:webHidden/>
              </w:rPr>
            </w:r>
            <w:r w:rsidR="00BD17B6">
              <w:rPr>
                <w:webHidden/>
              </w:rPr>
              <w:fldChar w:fldCharType="separate"/>
            </w:r>
            <w:r w:rsidR="00591F1B">
              <w:rPr>
                <w:webHidden/>
              </w:rPr>
              <w:t>21</w:t>
            </w:r>
            <w:r w:rsidR="00BD17B6">
              <w:rPr>
                <w:webHidden/>
              </w:rPr>
              <w:fldChar w:fldCharType="end"/>
            </w:r>
          </w:hyperlink>
        </w:p>
        <w:p w14:paraId="7995C494" w14:textId="4A87FF20" w:rsidR="00BD17B6" w:rsidRDefault="00BA61CD">
          <w:pPr>
            <w:pStyle w:val="TOC3"/>
            <w:rPr>
              <w:rFonts w:asciiTheme="minorHAnsi" w:eastAsiaTheme="minorEastAsia" w:hAnsiTheme="minorHAnsi" w:cstheme="minorBidi"/>
              <w:sz w:val="22"/>
              <w:szCs w:val="22"/>
              <w:lang w:val="en-US" w:eastAsia="en-US"/>
            </w:rPr>
          </w:pPr>
          <w:hyperlink w:anchor="_Toc120214357" w:history="1">
            <w:r w:rsidR="00BD17B6" w:rsidRPr="00BC1F0D">
              <w:rPr>
                <w:rStyle w:val="Hyperlink"/>
              </w:rPr>
              <w:t>2.6.5</w:t>
            </w:r>
            <w:r w:rsidR="00BD17B6">
              <w:rPr>
                <w:rFonts w:asciiTheme="minorHAnsi" w:eastAsiaTheme="minorEastAsia" w:hAnsiTheme="minorHAnsi" w:cstheme="minorBidi"/>
                <w:sz w:val="22"/>
                <w:szCs w:val="22"/>
                <w:lang w:val="en-US" w:eastAsia="en-US"/>
              </w:rPr>
              <w:tab/>
            </w:r>
            <w:r w:rsidR="00BD17B6" w:rsidRPr="00BC1F0D">
              <w:rPr>
                <w:rStyle w:val="Hyperlink"/>
              </w:rPr>
              <w:t>Dataset header metadata</w:t>
            </w:r>
            <w:r w:rsidR="00BD17B6">
              <w:rPr>
                <w:webHidden/>
              </w:rPr>
              <w:tab/>
            </w:r>
            <w:r w:rsidR="00BD17B6">
              <w:rPr>
                <w:webHidden/>
              </w:rPr>
              <w:fldChar w:fldCharType="begin"/>
            </w:r>
            <w:r w:rsidR="00BD17B6">
              <w:rPr>
                <w:webHidden/>
              </w:rPr>
              <w:instrText xml:space="preserve"> PAGEREF _Toc120214357 \h </w:instrText>
            </w:r>
            <w:r w:rsidR="00BD17B6">
              <w:rPr>
                <w:webHidden/>
              </w:rPr>
            </w:r>
            <w:r w:rsidR="00BD17B6">
              <w:rPr>
                <w:webHidden/>
              </w:rPr>
              <w:fldChar w:fldCharType="separate"/>
            </w:r>
            <w:r w:rsidR="00591F1B">
              <w:rPr>
                <w:webHidden/>
              </w:rPr>
              <w:t>21</w:t>
            </w:r>
            <w:r w:rsidR="00BD17B6">
              <w:rPr>
                <w:webHidden/>
              </w:rPr>
              <w:fldChar w:fldCharType="end"/>
            </w:r>
          </w:hyperlink>
        </w:p>
        <w:p w14:paraId="01A34A38" w14:textId="3B943477" w:rsidR="00BD17B6" w:rsidRDefault="00BA61CD">
          <w:pPr>
            <w:pStyle w:val="TOC3"/>
            <w:rPr>
              <w:rFonts w:asciiTheme="minorHAnsi" w:eastAsiaTheme="minorEastAsia" w:hAnsiTheme="minorHAnsi" w:cstheme="minorBidi"/>
              <w:sz w:val="22"/>
              <w:szCs w:val="22"/>
              <w:lang w:val="en-US" w:eastAsia="en-US"/>
            </w:rPr>
          </w:pPr>
          <w:hyperlink w:anchor="_Toc120214358" w:history="1">
            <w:r w:rsidR="00BD17B6" w:rsidRPr="00BC1F0D">
              <w:rPr>
                <w:rStyle w:val="Hyperlink"/>
                <w:rFonts w:cstheme="minorHAnsi"/>
              </w:rPr>
              <w:t>2.6.6</w:t>
            </w:r>
            <w:r w:rsidR="00BD17B6">
              <w:rPr>
                <w:rFonts w:asciiTheme="minorHAnsi" w:eastAsiaTheme="minorEastAsia" w:hAnsiTheme="minorHAnsi" w:cstheme="minorBidi"/>
                <w:sz w:val="22"/>
                <w:szCs w:val="22"/>
                <w:lang w:val="en-US" w:eastAsia="en-US"/>
              </w:rPr>
              <w:tab/>
            </w:r>
            <w:r w:rsidR="00BD17B6" w:rsidRPr="00BC1F0D">
              <w:rPr>
                <w:rStyle w:val="Hyperlink"/>
                <w:rFonts w:cstheme="minorHAnsi"/>
              </w:rPr>
              <w:t>Dataset units</w:t>
            </w:r>
            <w:r w:rsidR="00BD17B6">
              <w:rPr>
                <w:webHidden/>
              </w:rPr>
              <w:tab/>
            </w:r>
            <w:r w:rsidR="00BD17B6">
              <w:rPr>
                <w:webHidden/>
              </w:rPr>
              <w:fldChar w:fldCharType="begin"/>
            </w:r>
            <w:r w:rsidR="00BD17B6">
              <w:rPr>
                <w:webHidden/>
              </w:rPr>
              <w:instrText xml:space="preserve"> PAGEREF _Toc120214358 \h </w:instrText>
            </w:r>
            <w:r w:rsidR="00BD17B6">
              <w:rPr>
                <w:webHidden/>
              </w:rPr>
            </w:r>
            <w:r w:rsidR="00BD17B6">
              <w:rPr>
                <w:webHidden/>
              </w:rPr>
              <w:fldChar w:fldCharType="separate"/>
            </w:r>
            <w:r w:rsidR="00591F1B">
              <w:rPr>
                <w:webHidden/>
              </w:rPr>
              <w:t>21</w:t>
            </w:r>
            <w:r w:rsidR="00BD17B6">
              <w:rPr>
                <w:webHidden/>
              </w:rPr>
              <w:fldChar w:fldCharType="end"/>
            </w:r>
          </w:hyperlink>
        </w:p>
        <w:p w14:paraId="706301E9" w14:textId="7EAE2534" w:rsidR="00BD17B6" w:rsidRDefault="00BA61CD">
          <w:pPr>
            <w:pStyle w:val="TOC3"/>
            <w:rPr>
              <w:rFonts w:asciiTheme="minorHAnsi" w:eastAsiaTheme="minorEastAsia" w:hAnsiTheme="minorHAnsi" w:cstheme="minorBidi"/>
              <w:sz w:val="22"/>
              <w:szCs w:val="22"/>
              <w:lang w:val="en-US" w:eastAsia="en-US"/>
            </w:rPr>
          </w:pPr>
          <w:hyperlink w:anchor="_Toc120214359" w:history="1">
            <w:r w:rsidR="00BD17B6" w:rsidRPr="00BC1F0D">
              <w:rPr>
                <w:rStyle w:val="Hyperlink"/>
                <w:rFonts w:cstheme="minorHAnsi"/>
              </w:rPr>
              <w:t>2.6.7</w:t>
            </w:r>
            <w:r w:rsidR="00BD17B6">
              <w:rPr>
                <w:rFonts w:asciiTheme="minorHAnsi" w:eastAsiaTheme="minorEastAsia" w:hAnsiTheme="minorHAnsi" w:cstheme="minorBidi"/>
                <w:sz w:val="22"/>
                <w:szCs w:val="22"/>
                <w:lang w:val="en-US" w:eastAsia="en-US"/>
              </w:rPr>
              <w:tab/>
            </w:r>
            <w:r w:rsidR="00BD17B6" w:rsidRPr="00BC1F0D">
              <w:rPr>
                <w:rStyle w:val="Hyperlink"/>
                <w:rFonts w:cstheme="minorHAnsi"/>
              </w:rPr>
              <w:t>Dataset Coverage</w:t>
            </w:r>
            <w:r w:rsidR="00BD17B6">
              <w:rPr>
                <w:webHidden/>
              </w:rPr>
              <w:tab/>
            </w:r>
            <w:r w:rsidR="00BD17B6">
              <w:rPr>
                <w:webHidden/>
              </w:rPr>
              <w:fldChar w:fldCharType="begin"/>
            </w:r>
            <w:r w:rsidR="00BD17B6">
              <w:rPr>
                <w:webHidden/>
              </w:rPr>
              <w:instrText xml:space="preserve"> PAGEREF _Toc120214359 \h </w:instrText>
            </w:r>
            <w:r w:rsidR="00BD17B6">
              <w:rPr>
                <w:webHidden/>
              </w:rPr>
            </w:r>
            <w:r w:rsidR="00BD17B6">
              <w:rPr>
                <w:webHidden/>
              </w:rPr>
              <w:fldChar w:fldCharType="separate"/>
            </w:r>
            <w:r w:rsidR="00591F1B">
              <w:rPr>
                <w:webHidden/>
              </w:rPr>
              <w:t>21</w:t>
            </w:r>
            <w:r w:rsidR="00BD17B6">
              <w:rPr>
                <w:webHidden/>
              </w:rPr>
              <w:fldChar w:fldCharType="end"/>
            </w:r>
          </w:hyperlink>
        </w:p>
        <w:p w14:paraId="214D30FF" w14:textId="28623233" w:rsidR="00BD17B6" w:rsidRDefault="00BA61CD">
          <w:pPr>
            <w:pStyle w:val="TOC3"/>
            <w:rPr>
              <w:rFonts w:asciiTheme="minorHAnsi" w:eastAsiaTheme="minorEastAsia" w:hAnsiTheme="minorHAnsi" w:cstheme="minorBidi"/>
              <w:sz w:val="22"/>
              <w:szCs w:val="22"/>
              <w:lang w:val="en-US" w:eastAsia="en-US"/>
            </w:rPr>
          </w:pPr>
          <w:hyperlink w:anchor="_Toc120214360" w:history="1">
            <w:r w:rsidR="00BD17B6" w:rsidRPr="00BC1F0D">
              <w:rPr>
                <w:rStyle w:val="Hyperlink"/>
                <w:rFonts w:cstheme="minorHAnsi"/>
              </w:rPr>
              <w:t>2.6.8</w:t>
            </w:r>
            <w:r w:rsidR="00BD17B6">
              <w:rPr>
                <w:rFonts w:asciiTheme="minorHAnsi" w:eastAsiaTheme="minorEastAsia" w:hAnsiTheme="minorHAnsi" w:cstheme="minorBidi"/>
                <w:sz w:val="22"/>
                <w:szCs w:val="22"/>
                <w:lang w:val="en-US" w:eastAsia="en-US"/>
              </w:rPr>
              <w:tab/>
            </w:r>
            <w:r w:rsidR="00BD17B6" w:rsidRPr="00BC1F0D">
              <w:rPr>
                <w:rStyle w:val="Hyperlink"/>
                <w:rFonts w:cstheme="minorHAnsi"/>
              </w:rPr>
              <w:t>Overlaps</w:t>
            </w:r>
            <w:r w:rsidR="00BD17B6">
              <w:rPr>
                <w:webHidden/>
              </w:rPr>
              <w:tab/>
            </w:r>
            <w:r w:rsidR="00BD17B6">
              <w:rPr>
                <w:webHidden/>
              </w:rPr>
              <w:fldChar w:fldCharType="begin"/>
            </w:r>
            <w:r w:rsidR="00BD17B6">
              <w:rPr>
                <w:webHidden/>
              </w:rPr>
              <w:instrText xml:space="preserve"> PAGEREF _Toc120214360 \h </w:instrText>
            </w:r>
            <w:r w:rsidR="00BD17B6">
              <w:rPr>
                <w:webHidden/>
              </w:rPr>
            </w:r>
            <w:r w:rsidR="00BD17B6">
              <w:rPr>
                <w:webHidden/>
              </w:rPr>
              <w:fldChar w:fldCharType="separate"/>
            </w:r>
            <w:r w:rsidR="00591F1B">
              <w:rPr>
                <w:webHidden/>
              </w:rPr>
              <w:t>22</w:t>
            </w:r>
            <w:r w:rsidR="00BD17B6">
              <w:rPr>
                <w:webHidden/>
              </w:rPr>
              <w:fldChar w:fldCharType="end"/>
            </w:r>
          </w:hyperlink>
        </w:p>
        <w:p w14:paraId="295D747D" w14:textId="7902AC57" w:rsidR="00BD17B6" w:rsidRDefault="00BA61CD">
          <w:pPr>
            <w:pStyle w:val="TOC3"/>
            <w:rPr>
              <w:rFonts w:asciiTheme="minorHAnsi" w:eastAsiaTheme="minorEastAsia" w:hAnsiTheme="minorHAnsi" w:cstheme="minorBidi"/>
              <w:sz w:val="22"/>
              <w:szCs w:val="22"/>
              <w:lang w:val="en-US" w:eastAsia="en-US"/>
            </w:rPr>
          </w:pPr>
          <w:hyperlink w:anchor="_Toc120214361" w:history="1">
            <w:r w:rsidR="00BD17B6" w:rsidRPr="00BC1F0D">
              <w:rPr>
                <w:rStyle w:val="Hyperlink"/>
              </w:rPr>
              <w:t>2.6.9</w:t>
            </w:r>
            <w:r w:rsidR="00BD17B6">
              <w:rPr>
                <w:rFonts w:asciiTheme="minorHAnsi" w:eastAsiaTheme="minorEastAsia" w:hAnsiTheme="minorHAnsi" w:cstheme="minorBidi"/>
                <w:sz w:val="22"/>
                <w:szCs w:val="22"/>
                <w:lang w:val="en-US" w:eastAsia="en-US"/>
              </w:rPr>
              <w:tab/>
            </w:r>
            <w:r w:rsidR="00BD17B6" w:rsidRPr="00BC1F0D">
              <w:rPr>
                <w:rStyle w:val="Hyperlink"/>
              </w:rPr>
              <w:t>Feature Object Identifiers</w:t>
            </w:r>
            <w:r w:rsidR="00BD17B6">
              <w:rPr>
                <w:webHidden/>
              </w:rPr>
              <w:tab/>
            </w:r>
            <w:r w:rsidR="00BD17B6">
              <w:rPr>
                <w:webHidden/>
              </w:rPr>
              <w:fldChar w:fldCharType="begin"/>
            </w:r>
            <w:r w:rsidR="00BD17B6">
              <w:rPr>
                <w:webHidden/>
              </w:rPr>
              <w:instrText xml:space="preserve"> PAGEREF _Toc120214361 \h </w:instrText>
            </w:r>
            <w:r w:rsidR="00BD17B6">
              <w:rPr>
                <w:webHidden/>
              </w:rPr>
            </w:r>
            <w:r w:rsidR="00BD17B6">
              <w:rPr>
                <w:webHidden/>
              </w:rPr>
              <w:fldChar w:fldCharType="separate"/>
            </w:r>
            <w:r w:rsidR="00591F1B">
              <w:rPr>
                <w:webHidden/>
              </w:rPr>
              <w:t>22</w:t>
            </w:r>
            <w:r w:rsidR="00BD17B6">
              <w:rPr>
                <w:webHidden/>
              </w:rPr>
              <w:fldChar w:fldCharType="end"/>
            </w:r>
          </w:hyperlink>
        </w:p>
        <w:p w14:paraId="014AAEB0" w14:textId="228D569E" w:rsidR="00BD17B6" w:rsidRDefault="00BA61CD">
          <w:pPr>
            <w:pStyle w:val="TOC3"/>
            <w:rPr>
              <w:rFonts w:asciiTheme="minorHAnsi" w:eastAsiaTheme="minorEastAsia" w:hAnsiTheme="minorHAnsi" w:cstheme="minorBidi"/>
              <w:sz w:val="22"/>
              <w:szCs w:val="22"/>
              <w:lang w:val="en-US" w:eastAsia="en-US"/>
            </w:rPr>
          </w:pPr>
          <w:hyperlink w:anchor="_Toc120214362" w:history="1">
            <w:r w:rsidR="00BD17B6" w:rsidRPr="00BC1F0D">
              <w:rPr>
                <w:rStyle w:val="Hyperlink"/>
              </w:rPr>
              <w:t>2.6.10</w:t>
            </w:r>
            <w:r w:rsidR="00BD17B6">
              <w:rPr>
                <w:rFonts w:asciiTheme="minorHAnsi" w:eastAsiaTheme="minorEastAsia" w:hAnsiTheme="minorHAnsi" w:cstheme="minorBidi"/>
                <w:sz w:val="22"/>
                <w:szCs w:val="22"/>
                <w:lang w:val="en-US" w:eastAsia="en-US"/>
              </w:rPr>
              <w:tab/>
            </w:r>
            <w:r w:rsidR="00BD17B6" w:rsidRPr="00BC1F0D">
              <w:rPr>
                <w:rStyle w:val="Hyperlink"/>
              </w:rPr>
              <w:t>180° Meridian of Longitude</w:t>
            </w:r>
            <w:r w:rsidR="00BD17B6">
              <w:rPr>
                <w:webHidden/>
              </w:rPr>
              <w:tab/>
            </w:r>
            <w:r w:rsidR="00BD17B6">
              <w:rPr>
                <w:webHidden/>
              </w:rPr>
              <w:fldChar w:fldCharType="begin"/>
            </w:r>
            <w:r w:rsidR="00BD17B6">
              <w:rPr>
                <w:webHidden/>
              </w:rPr>
              <w:instrText xml:space="preserve"> PAGEREF _Toc120214362 \h </w:instrText>
            </w:r>
            <w:r w:rsidR="00BD17B6">
              <w:rPr>
                <w:webHidden/>
              </w:rPr>
            </w:r>
            <w:r w:rsidR="00BD17B6">
              <w:rPr>
                <w:webHidden/>
              </w:rPr>
              <w:fldChar w:fldCharType="separate"/>
            </w:r>
            <w:r w:rsidR="00591F1B">
              <w:rPr>
                <w:webHidden/>
              </w:rPr>
              <w:t>22</w:t>
            </w:r>
            <w:r w:rsidR="00BD17B6">
              <w:rPr>
                <w:webHidden/>
              </w:rPr>
              <w:fldChar w:fldCharType="end"/>
            </w:r>
          </w:hyperlink>
        </w:p>
        <w:p w14:paraId="291C5029" w14:textId="0593D594" w:rsidR="00BD17B6" w:rsidRDefault="00BA61CD">
          <w:pPr>
            <w:pStyle w:val="TOC2"/>
            <w:rPr>
              <w:rFonts w:asciiTheme="minorHAnsi" w:eastAsiaTheme="minorEastAsia" w:hAnsiTheme="minorHAnsi" w:cstheme="minorBidi"/>
              <w:sz w:val="22"/>
              <w:szCs w:val="22"/>
              <w:lang w:val="en-US" w:eastAsia="en-US"/>
            </w:rPr>
          </w:pPr>
          <w:hyperlink w:anchor="_Toc120214363" w:history="1">
            <w:r w:rsidR="00BD17B6" w:rsidRPr="00BC1F0D">
              <w:rPr>
                <w:rStyle w:val="Hyperlink"/>
              </w:rPr>
              <w:t>2.7</w:t>
            </w:r>
            <w:r w:rsidR="00BD17B6">
              <w:rPr>
                <w:rFonts w:asciiTheme="minorHAnsi" w:eastAsiaTheme="minorEastAsia" w:hAnsiTheme="minorHAnsi" w:cstheme="minorBidi"/>
                <w:sz w:val="22"/>
                <w:szCs w:val="22"/>
                <w:lang w:val="en-US" w:eastAsia="en-US"/>
              </w:rPr>
              <w:tab/>
            </w:r>
            <w:r w:rsidR="00BD17B6" w:rsidRPr="00BC1F0D">
              <w:rPr>
                <w:rStyle w:val="Hyperlink"/>
              </w:rPr>
              <w:t>Geographic names</w:t>
            </w:r>
            <w:r w:rsidR="00BD17B6">
              <w:rPr>
                <w:webHidden/>
              </w:rPr>
              <w:tab/>
            </w:r>
            <w:r w:rsidR="00BD17B6">
              <w:rPr>
                <w:webHidden/>
              </w:rPr>
              <w:fldChar w:fldCharType="begin"/>
            </w:r>
            <w:r w:rsidR="00BD17B6">
              <w:rPr>
                <w:webHidden/>
              </w:rPr>
              <w:instrText xml:space="preserve"> PAGEREF _Toc120214363 \h </w:instrText>
            </w:r>
            <w:r w:rsidR="00BD17B6">
              <w:rPr>
                <w:webHidden/>
              </w:rPr>
            </w:r>
            <w:r w:rsidR="00BD17B6">
              <w:rPr>
                <w:webHidden/>
              </w:rPr>
              <w:fldChar w:fldCharType="separate"/>
            </w:r>
            <w:r w:rsidR="00591F1B">
              <w:rPr>
                <w:webHidden/>
              </w:rPr>
              <w:t>22</w:t>
            </w:r>
            <w:r w:rsidR="00BD17B6">
              <w:rPr>
                <w:webHidden/>
              </w:rPr>
              <w:fldChar w:fldCharType="end"/>
            </w:r>
          </w:hyperlink>
        </w:p>
        <w:p w14:paraId="3E3BED8B" w14:textId="15D406AE" w:rsidR="00BD17B6" w:rsidRDefault="00BA61CD">
          <w:pPr>
            <w:pStyle w:val="TOC3"/>
            <w:rPr>
              <w:rFonts w:asciiTheme="minorHAnsi" w:eastAsiaTheme="minorEastAsia" w:hAnsiTheme="minorHAnsi" w:cstheme="minorBidi"/>
              <w:sz w:val="22"/>
              <w:szCs w:val="22"/>
              <w:lang w:val="en-US" w:eastAsia="en-US"/>
            </w:rPr>
          </w:pPr>
          <w:hyperlink w:anchor="_Toc120214364" w:history="1">
            <w:r w:rsidR="00BD17B6" w:rsidRPr="00BC1F0D">
              <w:rPr>
                <w:rStyle w:val="Hyperlink"/>
              </w:rPr>
              <w:t>2.7.1</w:t>
            </w:r>
            <w:r w:rsidR="00BD17B6">
              <w:rPr>
                <w:rFonts w:asciiTheme="minorHAnsi" w:eastAsiaTheme="minorEastAsia" w:hAnsiTheme="minorHAnsi" w:cstheme="minorBidi"/>
                <w:sz w:val="22"/>
                <w:szCs w:val="22"/>
                <w:lang w:val="en-US" w:eastAsia="en-US"/>
              </w:rPr>
              <w:tab/>
            </w:r>
            <w:r w:rsidR="00BD17B6" w:rsidRPr="00BC1F0D">
              <w:rPr>
                <w:rStyle w:val="Hyperlink"/>
              </w:rPr>
              <w:t>Feature names</w:t>
            </w:r>
            <w:r w:rsidR="00BD17B6">
              <w:rPr>
                <w:webHidden/>
              </w:rPr>
              <w:tab/>
            </w:r>
            <w:r w:rsidR="00BD17B6">
              <w:rPr>
                <w:webHidden/>
              </w:rPr>
              <w:fldChar w:fldCharType="begin"/>
            </w:r>
            <w:r w:rsidR="00BD17B6">
              <w:rPr>
                <w:webHidden/>
              </w:rPr>
              <w:instrText xml:space="preserve"> PAGEREF _Toc120214364 \h </w:instrText>
            </w:r>
            <w:r w:rsidR="00BD17B6">
              <w:rPr>
                <w:webHidden/>
              </w:rPr>
            </w:r>
            <w:r w:rsidR="00BD17B6">
              <w:rPr>
                <w:webHidden/>
              </w:rPr>
              <w:fldChar w:fldCharType="separate"/>
            </w:r>
            <w:r w:rsidR="00591F1B">
              <w:rPr>
                <w:webHidden/>
              </w:rPr>
              <w:t>22</w:t>
            </w:r>
            <w:r w:rsidR="00BD17B6">
              <w:rPr>
                <w:webHidden/>
              </w:rPr>
              <w:fldChar w:fldCharType="end"/>
            </w:r>
          </w:hyperlink>
        </w:p>
        <w:p w14:paraId="1C14B8C4" w14:textId="60178F24" w:rsidR="00BD17B6" w:rsidRDefault="00BA61CD">
          <w:pPr>
            <w:pStyle w:val="TOC3"/>
            <w:rPr>
              <w:rFonts w:asciiTheme="minorHAnsi" w:eastAsiaTheme="minorEastAsia" w:hAnsiTheme="minorHAnsi" w:cstheme="minorBidi"/>
              <w:sz w:val="22"/>
              <w:szCs w:val="22"/>
              <w:lang w:val="en-US" w:eastAsia="en-US"/>
            </w:rPr>
          </w:pPr>
          <w:hyperlink w:anchor="_Toc120214365" w:history="1">
            <w:r w:rsidR="00BD17B6" w:rsidRPr="00BC1F0D">
              <w:rPr>
                <w:rStyle w:val="Hyperlink"/>
              </w:rPr>
              <w:t>2.7.2</w:t>
            </w:r>
            <w:r w:rsidR="00BD17B6">
              <w:rPr>
                <w:rFonts w:asciiTheme="minorHAnsi" w:eastAsiaTheme="minorEastAsia" w:hAnsiTheme="minorHAnsi" w:cstheme="minorBidi"/>
                <w:sz w:val="22"/>
                <w:szCs w:val="22"/>
                <w:lang w:val="en-US" w:eastAsia="en-US"/>
              </w:rPr>
              <w:tab/>
            </w:r>
            <w:r w:rsidR="00BD17B6" w:rsidRPr="00BC1F0D">
              <w:rPr>
                <w:rStyle w:val="Hyperlink"/>
              </w:rPr>
              <w:t>Text placement</w:t>
            </w:r>
            <w:r w:rsidR="00BD17B6">
              <w:rPr>
                <w:webHidden/>
              </w:rPr>
              <w:tab/>
            </w:r>
            <w:r w:rsidR="00BD17B6">
              <w:rPr>
                <w:webHidden/>
              </w:rPr>
              <w:fldChar w:fldCharType="begin"/>
            </w:r>
            <w:r w:rsidR="00BD17B6">
              <w:rPr>
                <w:webHidden/>
              </w:rPr>
              <w:instrText xml:space="preserve"> PAGEREF _Toc120214365 \h </w:instrText>
            </w:r>
            <w:r w:rsidR="00BD17B6">
              <w:rPr>
                <w:webHidden/>
              </w:rPr>
            </w:r>
            <w:r w:rsidR="00BD17B6">
              <w:rPr>
                <w:webHidden/>
              </w:rPr>
              <w:fldChar w:fldCharType="separate"/>
            </w:r>
            <w:r w:rsidR="00591F1B">
              <w:rPr>
                <w:webHidden/>
              </w:rPr>
              <w:t>23</w:t>
            </w:r>
            <w:r w:rsidR="00BD17B6">
              <w:rPr>
                <w:webHidden/>
              </w:rPr>
              <w:fldChar w:fldCharType="end"/>
            </w:r>
          </w:hyperlink>
        </w:p>
        <w:p w14:paraId="6200E91B" w14:textId="31A3442E" w:rsidR="00BD17B6" w:rsidRDefault="00BA61CD">
          <w:pPr>
            <w:pStyle w:val="TOC2"/>
            <w:rPr>
              <w:rFonts w:asciiTheme="minorHAnsi" w:eastAsiaTheme="minorEastAsia" w:hAnsiTheme="minorHAnsi" w:cstheme="minorBidi"/>
              <w:sz w:val="22"/>
              <w:szCs w:val="22"/>
              <w:lang w:val="en-US" w:eastAsia="en-US"/>
            </w:rPr>
          </w:pPr>
          <w:hyperlink w:anchor="_Toc120214366" w:history="1">
            <w:r w:rsidR="00BD17B6" w:rsidRPr="00BC1F0D">
              <w:rPr>
                <w:rStyle w:val="Hyperlink"/>
              </w:rPr>
              <w:t>2.8</w:t>
            </w:r>
            <w:r w:rsidR="00BD17B6">
              <w:rPr>
                <w:rFonts w:asciiTheme="minorHAnsi" w:eastAsiaTheme="minorEastAsia" w:hAnsiTheme="minorHAnsi" w:cstheme="minorBidi"/>
                <w:sz w:val="22"/>
                <w:szCs w:val="22"/>
                <w:lang w:val="en-US" w:eastAsia="en-US"/>
              </w:rPr>
              <w:tab/>
            </w:r>
            <w:r w:rsidR="00BD17B6" w:rsidRPr="00BC1F0D">
              <w:rPr>
                <w:rStyle w:val="Hyperlink"/>
              </w:rPr>
              <w:t>Scale policy</w:t>
            </w:r>
            <w:r w:rsidR="00BD17B6">
              <w:rPr>
                <w:webHidden/>
              </w:rPr>
              <w:tab/>
            </w:r>
            <w:r w:rsidR="00BD17B6">
              <w:rPr>
                <w:webHidden/>
              </w:rPr>
              <w:fldChar w:fldCharType="begin"/>
            </w:r>
            <w:r w:rsidR="00BD17B6">
              <w:rPr>
                <w:webHidden/>
              </w:rPr>
              <w:instrText xml:space="preserve"> PAGEREF _Toc120214366 \h </w:instrText>
            </w:r>
            <w:r w:rsidR="00BD17B6">
              <w:rPr>
                <w:webHidden/>
              </w:rPr>
            </w:r>
            <w:r w:rsidR="00BD17B6">
              <w:rPr>
                <w:webHidden/>
              </w:rPr>
              <w:fldChar w:fldCharType="separate"/>
            </w:r>
            <w:r w:rsidR="00591F1B">
              <w:rPr>
                <w:webHidden/>
              </w:rPr>
              <w:t>23</w:t>
            </w:r>
            <w:r w:rsidR="00BD17B6">
              <w:rPr>
                <w:webHidden/>
              </w:rPr>
              <w:fldChar w:fldCharType="end"/>
            </w:r>
          </w:hyperlink>
        </w:p>
        <w:p w14:paraId="57FB8999" w14:textId="1CC9E0B4" w:rsidR="00BD17B6" w:rsidRDefault="00BA61CD">
          <w:pPr>
            <w:pStyle w:val="TOC3"/>
            <w:rPr>
              <w:rFonts w:asciiTheme="minorHAnsi" w:eastAsiaTheme="minorEastAsia" w:hAnsiTheme="minorHAnsi" w:cstheme="minorBidi"/>
              <w:sz w:val="22"/>
              <w:szCs w:val="22"/>
              <w:lang w:val="en-US" w:eastAsia="en-US"/>
            </w:rPr>
          </w:pPr>
          <w:hyperlink w:anchor="_Toc120214367" w:history="1">
            <w:r w:rsidR="00BD17B6" w:rsidRPr="00BC1F0D">
              <w:rPr>
                <w:rStyle w:val="Hyperlink"/>
                <w:rFonts w:cstheme="minorHAnsi"/>
              </w:rPr>
              <w:t>2.8.1</w:t>
            </w:r>
            <w:r w:rsidR="00BD17B6">
              <w:rPr>
                <w:rFonts w:asciiTheme="minorHAnsi" w:eastAsiaTheme="minorEastAsia" w:hAnsiTheme="minorHAnsi" w:cstheme="minorBidi"/>
                <w:sz w:val="22"/>
                <w:szCs w:val="22"/>
                <w:lang w:val="en-US" w:eastAsia="en-US"/>
              </w:rPr>
              <w:tab/>
            </w:r>
            <w:r w:rsidR="00BD17B6" w:rsidRPr="00BC1F0D">
              <w:rPr>
                <w:rStyle w:val="Hyperlink"/>
                <w:rFonts w:cstheme="minorHAnsi"/>
              </w:rPr>
              <w:t>General policy</w:t>
            </w:r>
            <w:r w:rsidR="00BD17B6">
              <w:rPr>
                <w:webHidden/>
              </w:rPr>
              <w:tab/>
            </w:r>
            <w:r w:rsidR="00BD17B6">
              <w:rPr>
                <w:webHidden/>
              </w:rPr>
              <w:fldChar w:fldCharType="begin"/>
            </w:r>
            <w:r w:rsidR="00BD17B6">
              <w:rPr>
                <w:webHidden/>
              </w:rPr>
              <w:instrText xml:space="preserve"> PAGEREF _Toc120214367 \h </w:instrText>
            </w:r>
            <w:r w:rsidR="00BD17B6">
              <w:rPr>
                <w:webHidden/>
              </w:rPr>
            </w:r>
            <w:r w:rsidR="00BD17B6">
              <w:rPr>
                <w:webHidden/>
              </w:rPr>
              <w:fldChar w:fldCharType="separate"/>
            </w:r>
            <w:r w:rsidR="00591F1B">
              <w:rPr>
                <w:webHidden/>
              </w:rPr>
              <w:t>23</w:t>
            </w:r>
            <w:r w:rsidR="00BD17B6">
              <w:rPr>
                <w:webHidden/>
              </w:rPr>
              <w:fldChar w:fldCharType="end"/>
            </w:r>
          </w:hyperlink>
        </w:p>
        <w:p w14:paraId="67DA95C9" w14:textId="233998B7" w:rsidR="00BD17B6" w:rsidRDefault="00BA61CD">
          <w:pPr>
            <w:pStyle w:val="TOC3"/>
            <w:rPr>
              <w:rFonts w:asciiTheme="minorHAnsi" w:eastAsiaTheme="minorEastAsia" w:hAnsiTheme="minorHAnsi" w:cstheme="minorBidi"/>
              <w:sz w:val="22"/>
              <w:szCs w:val="22"/>
              <w:lang w:val="en-US" w:eastAsia="en-US"/>
            </w:rPr>
          </w:pPr>
          <w:hyperlink w:anchor="_Toc120214368" w:history="1">
            <w:r w:rsidR="00BD17B6" w:rsidRPr="00BC1F0D">
              <w:rPr>
                <w:rStyle w:val="Hyperlink"/>
                <w:rFonts w:cstheme="minorHAnsi"/>
              </w:rPr>
              <w:t>2.8.2</w:t>
            </w:r>
            <w:r w:rsidR="00BD17B6">
              <w:rPr>
                <w:rFonts w:asciiTheme="minorHAnsi" w:eastAsiaTheme="minorEastAsia" w:hAnsiTheme="minorHAnsi" w:cstheme="minorBidi"/>
                <w:sz w:val="22"/>
                <w:szCs w:val="22"/>
                <w:lang w:val="en-US" w:eastAsia="en-US"/>
              </w:rPr>
              <w:tab/>
            </w:r>
            <w:r w:rsidR="00BD17B6" w:rsidRPr="00BC1F0D">
              <w:rPr>
                <w:rStyle w:val="Hyperlink"/>
                <w:rFonts w:cstheme="minorHAnsi"/>
              </w:rPr>
              <w:t>Usage of scale attributes in displays (informative)</w:t>
            </w:r>
            <w:r w:rsidR="00BD17B6">
              <w:rPr>
                <w:webHidden/>
              </w:rPr>
              <w:tab/>
            </w:r>
            <w:r w:rsidR="00BD17B6">
              <w:rPr>
                <w:webHidden/>
              </w:rPr>
              <w:fldChar w:fldCharType="begin"/>
            </w:r>
            <w:r w:rsidR="00BD17B6">
              <w:rPr>
                <w:webHidden/>
              </w:rPr>
              <w:instrText xml:space="preserve"> PAGEREF _Toc120214368 \h </w:instrText>
            </w:r>
            <w:r w:rsidR="00BD17B6">
              <w:rPr>
                <w:webHidden/>
              </w:rPr>
            </w:r>
            <w:r w:rsidR="00BD17B6">
              <w:rPr>
                <w:webHidden/>
              </w:rPr>
              <w:fldChar w:fldCharType="separate"/>
            </w:r>
            <w:r w:rsidR="00591F1B">
              <w:rPr>
                <w:webHidden/>
              </w:rPr>
              <w:t>23</w:t>
            </w:r>
            <w:r w:rsidR="00BD17B6">
              <w:rPr>
                <w:webHidden/>
              </w:rPr>
              <w:fldChar w:fldCharType="end"/>
            </w:r>
          </w:hyperlink>
        </w:p>
        <w:p w14:paraId="47B12CBE" w14:textId="06F0F416" w:rsidR="00BD17B6" w:rsidRDefault="00BA61CD">
          <w:pPr>
            <w:pStyle w:val="TOC3"/>
            <w:rPr>
              <w:rFonts w:asciiTheme="minorHAnsi" w:eastAsiaTheme="minorEastAsia" w:hAnsiTheme="minorHAnsi" w:cstheme="minorBidi"/>
              <w:sz w:val="22"/>
              <w:szCs w:val="22"/>
              <w:lang w:val="en-US" w:eastAsia="en-US"/>
            </w:rPr>
          </w:pPr>
          <w:hyperlink w:anchor="_Toc120214369" w:history="1">
            <w:r w:rsidR="00BD17B6" w:rsidRPr="00BC1F0D">
              <w:rPr>
                <w:rStyle w:val="Hyperlink"/>
                <w:rFonts w:cstheme="minorHAnsi"/>
              </w:rPr>
              <w:t>2.8.3</w:t>
            </w:r>
            <w:r w:rsidR="00BD17B6">
              <w:rPr>
                <w:rFonts w:asciiTheme="minorHAnsi" w:eastAsiaTheme="minorEastAsia" w:hAnsiTheme="minorHAnsi" w:cstheme="minorBidi"/>
                <w:sz w:val="22"/>
                <w:szCs w:val="22"/>
                <w:lang w:val="en-US" w:eastAsia="en-US"/>
              </w:rPr>
              <w:tab/>
            </w:r>
            <w:r w:rsidR="00BD17B6" w:rsidRPr="00BC1F0D">
              <w:rPr>
                <w:rStyle w:val="Hyperlink"/>
                <w:rFonts w:cstheme="minorHAnsi"/>
              </w:rPr>
              <w:t>Scale minimum values</w:t>
            </w:r>
            <w:r w:rsidR="00BD17B6">
              <w:rPr>
                <w:webHidden/>
              </w:rPr>
              <w:tab/>
            </w:r>
            <w:r w:rsidR="00BD17B6">
              <w:rPr>
                <w:webHidden/>
              </w:rPr>
              <w:fldChar w:fldCharType="begin"/>
            </w:r>
            <w:r w:rsidR="00BD17B6">
              <w:rPr>
                <w:webHidden/>
              </w:rPr>
              <w:instrText xml:space="preserve"> PAGEREF _Toc120214369 \h </w:instrText>
            </w:r>
            <w:r w:rsidR="00BD17B6">
              <w:rPr>
                <w:webHidden/>
              </w:rPr>
            </w:r>
            <w:r w:rsidR="00BD17B6">
              <w:rPr>
                <w:webHidden/>
              </w:rPr>
              <w:fldChar w:fldCharType="separate"/>
            </w:r>
            <w:r w:rsidR="00591F1B">
              <w:rPr>
                <w:webHidden/>
              </w:rPr>
              <w:t>24</w:t>
            </w:r>
            <w:r w:rsidR="00BD17B6">
              <w:rPr>
                <w:webHidden/>
              </w:rPr>
              <w:fldChar w:fldCharType="end"/>
            </w:r>
          </w:hyperlink>
        </w:p>
        <w:p w14:paraId="730E3E00" w14:textId="35C265BF" w:rsidR="00BD17B6" w:rsidRDefault="00BA61CD">
          <w:pPr>
            <w:pStyle w:val="TOC3"/>
            <w:rPr>
              <w:rFonts w:asciiTheme="minorHAnsi" w:eastAsiaTheme="minorEastAsia" w:hAnsiTheme="minorHAnsi" w:cstheme="minorBidi"/>
              <w:sz w:val="22"/>
              <w:szCs w:val="22"/>
              <w:lang w:val="en-US" w:eastAsia="en-US"/>
            </w:rPr>
          </w:pPr>
          <w:hyperlink w:anchor="_Toc120214370" w:history="1">
            <w:r w:rsidR="00BD17B6" w:rsidRPr="00BC1F0D">
              <w:rPr>
                <w:rStyle w:val="Hyperlink"/>
              </w:rPr>
              <w:t>2.8.4</w:t>
            </w:r>
            <w:r w:rsidR="00BD17B6">
              <w:rPr>
                <w:rFonts w:asciiTheme="minorHAnsi" w:eastAsiaTheme="minorEastAsia" w:hAnsiTheme="minorHAnsi" w:cstheme="minorBidi"/>
                <w:sz w:val="22"/>
                <w:szCs w:val="22"/>
                <w:lang w:val="en-US" w:eastAsia="en-US"/>
              </w:rPr>
              <w:tab/>
            </w:r>
            <w:r w:rsidR="00BD17B6" w:rsidRPr="00BC1F0D">
              <w:rPr>
                <w:rStyle w:val="Hyperlink"/>
              </w:rPr>
              <w:t>Scale policy for feature types</w:t>
            </w:r>
            <w:r w:rsidR="00BD17B6">
              <w:rPr>
                <w:webHidden/>
              </w:rPr>
              <w:tab/>
            </w:r>
            <w:r w:rsidR="00BD17B6">
              <w:rPr>
                <w:webHidden/>
              </w:rPr>
              <w:fldChar w:fldCharType="begin"/>
            </w:r>
            <w:r w:rsidR="00BD17B6">
              <w:rPr>
                <w:webHidden/>
              </w:rPr>
              <w:instrText xml:space="preserve"> PAGEREF _Toc120214370 \h </w:instrText>
            </w:r>
            <w:r w:rsidR="00BD17B6">
              <w:rPr>
                <w:webHidden/>
              </w:rPr>
            </w:r>
            <w:r w:rsidR="00BD17B6">
              <w:rPr>
                <w:webHidden/>
              </w:rPr>
              <w:fldChar w:fldCharType="separate"/>
            </w:r>
            <w:r w:rsidR="00591F1B">
              <w:rPr>
                <w:webHidden/>
              </w:rPr>
              <w:t>25</w:t>
            </w:r>
            <w:r w:rsidR="00BD17B6">
              <w:rPr>
                <w:webHidden/>
              </w:rPr>
              <w:fldChar w:fldCharType="end"/>
            </w:r>
          </w:hyperlink>
        </w:p>
        <w:p w14:paraId="046D830F" w14:textId="34381CCC" w:rsidR="00BD17B6" w:rsidRDefault="00BA61CD">
          <w:pPr>
            <w:pStyle w:val="TOC2"/>
            <w:rPr>
              <w:rFonts w:asciiTheme="minorHAnsi" w:eastAsiaTheme="minorEastAsia" w:hAnsiTheme="minorHAnsi" w:cstheme="minorBidi"/>
              <w:sz w:val="22"/>
              <w:szCs w:val="22"/>
              <w:lang w:val="en-US" w:eastAsia="en-US"/>
            </w:rPr>
          </w:pPr>
          <w:hyperlink w:anchor="_Toc120214371" w:history="1">
            <w:r w:rsidR="00BD17B6" w:rsidRPr="00BC1F0D">
              <w:rPr>
                <w:rStyle w:val="Hyperlink"/>
              </w:rPr>
              <w:t>2.9</w:t>
            </w:r>
            <w:r w:rsidR="00BD17B6">
              <w:rPr>
                <w:rFonts w:asciiTheme="minorHAnsi" w:eastAsiaTheme="minorEastAsia" w:hAnsiTheme="minorHAnsi" w:cstheme="minorBidi"/>
                <w:sz w:val="22"/>
                <w:szCs w:val="22"/>
                <w:lang w:val="en-US" w:eastAsia="en-US"/>
              </w:rPr>
              <w:tab/>
            </w:r>
            <w:r w:rsidR="00BD17B6" w:rsidRPr="00BC1F0D">
              <w:rPr>
                <w:rStyle w:val="Hyperlink"/>
              </w:rPr>
              <w:t>Masking</w:t>
            </w:r>
            <w:r w:rsidR="00BD17B6">
              <w:rPr>
                <w:webHidden/>
              </w:rPr>
              <w:tab/>
            </w:r>
            <w:r w:rsidR="00BD17B6">
              <w:rPr>
                <w:webHidden/>
              </w:rPr>
              <w:fldChar w:fldCharType="begin"/>
            </w:r>
            <w:r w:rsidR="00BD17B6">
              <w:rPr>
                <w:webHidden/>
              </w:rPr>
              <w:instrText xml:space="preserve"> PAGEREF _Toc120214371 \h </w:instrText>
            </w:r>
            <w:r w:rsidR="00BD17B6">
              <w:rPr>
                <w:webHidden/>
              </w:rPr>
            </w:r>
            <w:r w:rsidR="00BD17B6">
              <w:rPr>
                <w:webHidden/>
              </w:rPr>
              <w:fldChar w:fldCharType="separate"/>
            </w:r>
            <w:r w:rsidR="00591F1B">
              <w:rPr>
                <w:webHidden/>
              </w:rPr>
              <w:t>25</w:t>
            </w:r>
            <w:r w:rsidR="00BD17B6">
              <w:rPr>
                <w:webHidden/>
              </w:rPr>
              <w:fldChar w:fldCharType="end"/>
            </w:r>
          </w:hyperlink>
        </w:p>
        <w:p w14:paraId="78499011" w14:textId="3C651905" w:rsidR="00BD17B6" w:rsidRDefault="00BA61CD">
          <w:pPr>
            <w:pStyle w:val="TOC2"/>
            <w:rPr>
              <w:rFonts w:asciiTheme="minorHAnsi" w:eastAsiaTheme="minorEastAsia" w:hAnsiTheme="minorHAnsi" w:cstheme="minorBidi"/>
              <w:sz w:val="22"/>
              <w:szCs w:val="22"/>
              <w:lang w:val="en-US" w:eastAsia="en-US"/>
            </w:rPr>
          </w:pPr>
          <w:hyperlink w:anchor="_Toc120214372" w:history="1">
            <w:r w:rsidR="00BD17B6" w:rsidRPr="00BC1F0D">
              <w:rPr>
                <w:rStyle w:val="Hyperlink"/>
              </w:rPr>
              <w:t>2.10</w:t>
            </w:r>
            <w:r w:rsidR="00BD17B6">
              <w:rPr>
                <w:rFonts w:asciiTheme="minorHAnsi" w:eastAsiaTheme="minorEastAsia" w:hAnsiTheme="minorHAnsi" w:cstheme="minorBidi"/>
                <w:sz w:val="22"/>
                <w:szCs w:val="22"/>
                <w:lang w:val="en-US" w:eastAsia="en-US"/>
              </w:rPr>
              <w:tab/>
            </w:r>
            <w:r w:rsidR="00BD17B6" w:rsidRPr="00BC1F0D">
              <w:rPr>
                <w:rStyle w:val="Hyperlink"/>
              </w:rPr>
              <w:t>“Linear” surface features</w:t>
            </w:r>
            <w:r w:rsidR="00BD17B6">
              <w:rPr>
                <w:webHidden/>
              </w:rPr>
              <w:tab/>
            </w:r>
            <w:r w:rsidR="00BD17B6">
              <w:rPr>
                <w:webHidden/>
              </w:rPr>
              <w:fldChar w:fldCharType="begin"/>
            </w:r>
            <w:r w:rsidR="00BD17B6">
              <w:rPr>
                <w:webHidden/>
              </w:rPr>
              <w:instrText xml:space="preserve"> PAGEREF _Toc120214372 \h </w:instrText>
            </w:r>
            <w:r w:rsidR="00BD17B6">
              <w:rPr>
                <w:webHidden/>
              </w:rPr>
            </w:r>
            <w:r w:rsidR="00BD17B6">
              <w:rPr>
                <w:webHidden/>
              </w:rPr>
              <w:fldChar w:fldCharType="separate"/>
            </w:r>
            <w:r w:rsidR="00591F1B">
              <w:rPr>
                <w:webHidden/>
              </w:rPr>
              <w:t>25</w:t>
            </w:r>
            <w:r w:rsidR="00BD17B6">
              <w:rPr>
                <w:webHidden/>
              </w:rPr>
              <w:fldChar w:fldCharType="end"/>
            </w:r>
          </w:hyperlink>
        </w:p>
        <w:p w14:paraId="3928D02A" w14:textId="27F3081B" w:rsidR="00BD17B6" w:rsidRDefault="00BA61CD">
          <w:pPr>
            <w:pStyle w:val="TOC1"/>
            <w:rPr>
              <w:rFonts w:asciiTheme="minorHAnsi" w:eastAsiaTheme="minorEastAsia" w:hAnsiTheme="minorHAnsi" w:cstheme="minorBidi"/>
              <w:b w:val="0"/>
              <w:noProof/>
              <w:sz w:val="22"/>
              <w:szCs w:val="22"/>
              <w:lang w:val="en-US" w:eastAsia="en-US"/>
            </w:rPr>
          </w:pPr>
          <w:hyperlink w:anchor="_Toc120214373" w:history="1">
            <w:r w:rsidR="00BD17B6" w:rsidRPr="00BC1F0D">
              <w:rPr>
                <w:rStyle w:val="Hyperlink"/>
                <w:noProof/>
              </w:rPr>
              <w:t>3</w:t>
            </w:r>
            <w:r w:rsidR="00BD17B6">
              <w:rPr>
                <w:rFonts w:asciiTheme="minorHAnsi" w:eastAsiaTheme="minorEastAsia" w:hAnsiTheme="minorHAnsi" w:cstheme="minorBidi"/>
                <w:b w:val="0"/>
                <w:noProof/>
                <w:sz w:val="22"/>
                <w:szCs w:val="22"/>
                <w:lang w:val="en-US" w:eastAsia="en-US"/>
              </w:rPr>
              <w:tab/>
            </w:r>
            <w:r w:rsidR="00BD17B6" w:rsidRPr="00BC1F0D">
              <w:rPr>
                <w:rStyle w:val="Hyperlink"/>
                <w:noProof/>
              </w:rPr>
              <w:t>Description of table format for feature and information types</w:t>
            </w:r>
            <w:r w:rsidR="00BD17B6">
              <w:rPr>
                <w:noProof/>
                <w:webHidden/>
              </w:rPr>
              <w:tab/>
            </w:r>
            <w:r w:rsidR="00BD17B6">
              <w:rPr>
                <w:noProof/>
                <w:webHidden/>
              </w:rPr>
              <w:fldChar w:fldCharType="begin"/>
            </w:r>
            <w:r w:rsidR="00BD17B6">
              <w:rPr>
                <w:noProof/>
                <w:webHidden/>
              </w:rPr>
              <w:instrText xml:space="preserve"> PAGEREF _Toc120214373 \h </w:instrText>
            </w:r>
            <w:r w:rsidR="00BD17B6">
              <w:rPr>
                <w:noProof/>
                <w:webHidden/>
              </w:rPr>
            </w:r>
            <w:r w:rsidR="00BD17B6">
              <w:rPr>
                <w:noProof/>
                <w:webHidden/>
              </w:rPr>
              <w:fldChar w:fldCharType="separate"/>
            </w:r>
            <w:r w:rsidR="00591F1B">
              <w:rPr>
                <w:noProof/>
                <w:webHidden/>
              </w:rPr>
              <w:t>26</w:t>
            </w:r>
            <w:r w:rsidR="00BD17B6">
              <w:rPr>
                <w:noProof/>
                <w:webHidden/>
              </w:rPr>
              <w:fldChar w:fldCharType="end"/>
            </w:r>
          </w:hyperlink>
        </w:p>
        <w:p w14:paraId="6DC6BBFD" w14:textId="2FD5E678" w:rsidR="00BD17B6" w:rsidRDefault="00BA61CD">
          <w:pPr>
            <w:pStyle w:val="TOC1"/>
            <w:rPr>
              <w:rFonts w:asciiTheme="minorHAnsi" w:eastAsiaTheme="minorEastAsia" w:hAnsiTheme="minorHAnsi" w:cstheme="minorBidi"/>
              <w:b w:val="0"/>
              <w:noProof/>
              <w:sz w:val="22"/>
              <w:szCs w:val="22"/>
              <w:lang w:val="en-US" w:eastAsia="en-US"/>
            </w:rPr>
          </w:pPr>
          <w:hyperlink w:anchor="_Toc120214374" w:history="1">
            <w:r w:rsidR="00BD17B6" w:rsidRPr="00BC1F0D">
              <w:rPr>
                <w:rStyle w:val="Hyperlink"/>
                <w:noProof/>
              </w:rPr>
              <w:t>4</w:t>
            </w:r>
            <w:r w:rsidR="00BD17B6">
              <w:rPr>
                <w:rFonts w:asciiTheme="minorHAnsi" w:eastAsiaTheme="minorEastAsia" w:hAnsiTheme="minorHAnsi" w:cstheme="minorBidi"/>
                <w:b w:val="0"/>
                <w:noProof/>
                <w:sz w:val="22"/>
                <w:szCs w:val="22"/>
                <w:lang w:val="en-US" w:eastAsia="en-US"/>
              </w:rPr>
              <w:tab/>
            </w:r>
            <w:r w:rsidR="00BD17B6" w:rsidRPr="00BC1F0D">
              <w:rPr>
                <w:rStyle w:val="Hyperlink"/>
                <w:noProof/>
              </w:rPr>
              <w:t>Metadata Features</w:t>
            </w:r>
            <w:r w:rsidR="00BD17B6">
              <w:rPr>
                <w:noProof/>
                <w:webHidden/>
              </w:rPr>
              <w:tab/>
            </w:r>
            <w:r w:rsidR="00BD17B6">
              <w:rPr>
                <w:noProof/>
                <w:webHidden/>
              </w:rPr>
              <w:fldChar w:fldCharType="begin"/>
            </w:r>
            <w:r w:rsidR="00BD17B6">
              <w:rPr>
                <w:noProof/>
                <w:webHidden/>
              </w:rPr>
              <w:instrText xml:space="preserve"> PAGEREF _Toc120214374 \h </w:instrText>
            </w:r>
            <w:r w:rsidR="00BD17B6">
              <w:rPr>
                <w:noProof/>
                <w:webHidden/>
              </w:rPr>
            </w:r>
            <w:r w:rsidR="00BD17B6">
              <w:rPr>
                <w:noProof/>
                <w:webHidden/>
              </w:rPr>
              <w:fldChar w:fldCharType="separate"/>
            </w:r>
            <w:r w:rsidR="00591F1B">
              <w:rPr>
                <w:noProof/>
                <w:webHidden/>
              </w:rPr>
              <w:t>29</w:t>
            </w:r>
            <w:r w:rsidR="00BD17B6">
              <w:rPr>
                <w:noProof/>
                <w:webHidden/>
              </w:rPr>
              <w:fldChar w:fldCharType="end"/>
            </w:r>
          </w:hyperlink>
        </w:p>
        <w:p w14:paraId="7C26C5DA" w14:textId="193ED293" w:rsidR="00BD17B6" w:rsidRDefault="00BA61CD">
          <w:pPr>
            <w:pStyle w:val="TOC2"/>
            <w:rPr>
              <w:rFonts w:asciiTheme="minorHAnsi" w:eastAsiaTheme="minorEastAsia" w:hAnsiTheme="minorHAnsi" w:cstheme="minorBidi"/>
              <w:sz w:val="22"/>
              <w:szCs w:val="22"/>
              <w:lang w:val="en-US" w:eastAsia="en-US"/>
            </w:rPr>
          </w:pPr>
          <w:hyperlink w:anchor="_Toc120214375" w:history="1">
            <w:r w:rsidR="00BD17B6" w:rsidRPr="00BC1F0D">
              <w:rPr>
                <w:rStyle w:val="Hyperlink"/>
              </w:rPr>
              <w:t>4.1</w:t>
            </w:r>
            <w:r w:rsidR="00BD17B6">
              <w:rPr>
                <w:rFonts w:asciiTheme="minorHAnsi" w:eastAsiaTheme="minorEastAsia" w:hAnsiTheme="minorHAnsi" w:cstheme="minorBidi"/>
                <w:sz w:val="22"/>
                <w:szCs w:val="22"/>
                <w:lang w:val="en-US" w:eastAsia="en-US"/>
              </w:rPr>
              <w:tab/>
            </w:r>
            <w:r w:rsidR="00BD17B6" w:rsidRPr="00BC1F0D">
              <w:rPr>
                <w:rStyle w:val="Hyperlink"/>
              </w:rPr>
              <w:t>Introduction</w:t>
            </w:r>
            <w:r w:rsidR="00BD17B6">
              <w:rPr>
                <w:webHidden/>
              </w:rPr>
              <w:tab/>
            </w:r>
            <w:r w:rsidR="00BD17B6">
              <w:rPr>
                <w:webHidden/>
              </w:rPr>
              <w:fldChar w:fldCharType="begin"/>
            </w:r>
            <w:r w:rsidR="00BD17B6">
              <w:rPr>
                <w:webHidden/>
              </w:rPr>
              <w:instrText xml:space="preserve"> PAGEREF _Toc120214375 \h </w:instrText>
            </w:r>
            <w:r w:rsidR="00BD17B6">
              <w:rPr>
                <w:webHidden/>
              </w:rPr>
            </w:r>
            <w:r w:rsidR="00BD17B6">
              <w:rPr>
                <w:webHidden/>
              </w:rPr>
              <w:fldChar w:fldCharType="separate"/>
            </w:r>
            <w:r w:rsidR="00591F1B">
              <w:rPr>
                <w:webHidden/>
              </w:rPr>
              <w:t>29</w:t>
            </w:r>
            <w:r w:rsidR="00BD17B6">
              <w:rPr>
                <w:webHidden/>
              </w:rPr>
              <w:fldChar w:fldCharType="end"/>
            </w:r>
          </w:hyperlink>
        </w:p>
        <w:p w14:paraId="76814097" w14:textId="7EF606B8" w:rsidR="00BD17B6" w:rsidRDefault="00BA61CD">
          <w:pPr>
            <w:pStyle w:val="TOC2"/>
            <w:rPr>
              <w:rFonts w:asciiTheme="minorHAnsi" w:eastAsiaTheme="minorEastAsia" w:hAnsiTheme="minorHAnsi" w:cstheme="minorBidi"/>
              <w:sz w:val="22"/>
              <w:szCs w:val="22"/>
              <w:lang w:val="en-US" w:eastAsia="en-US"/>
            </w:rPr>
          </w:pPr>
          <w:hyperlink w:anchor="_Toc120214376" w:history="1">
            <w:r w:rsidR="00BD17B6" w:rsidRPr="00BC1F0D">
              <w:rPr>
                <w:rStyle w:val="Hyperlink"/>
              </w:rPr>
              <w:t>4.2</w:t>
            </w:r>
            <w:r w:rsidR="00BD17B6">
              <w:rPr>
                <w:rFonts w:asciiTheme="minorHAnsi" w:eastAsiaTheme="minorEastAsia" w:hAnsiTheme="minorHAnsi" w:cstheme="minorBidi"/>
                <w:sz w:val="22"/>
                <w:szCs w:val="22"/>
                <w:lang w:val="en-US" w:eastAsia="en-US"/>
              </w:rPr>
              <w:tab/>
            </w:r>
            <w:r w:rsidR="00BD17B6" w:rsidRPr="00BC1F0D">
              <w:rPr>
                <w:rStyle w:val="Hyperlink"/>
              </w:rPr>
              <w:t>Mandatory meta features</w:t>
            </w:r>
            <w:r w:rsidR="00BD17B6">
              <w:rPr>
                <w:webHidden/>
              </w:rPr>
              <w:tab/>
            </w:r>
            <w:r w:rsidR="00BD17B6">
              <w:rPr>
                <w:webHidden/>
              </w:rPr>
              <w:fldChar w:fldCharType="begin"/>
            </w:r>
            <w:r w:rsidR="00BD17B6">
              <w:rPr>
                <w:webHidden/>
              </w:rPr>
              <w:instrText xml:space="preserve"> PAGEREF _Toc120214376 \h </w:instrText>
            </w:r>
            <w:r w:rsidR="00BD17B6">
              <w:rPr>
                <w:webHidden/>
              </w:rPr>
            </w:r>
            <w:r w:rsidR="00BD17B6">
              <w:rPr>
                <w:webHidden/>
              </w:rPr>
              <w:fldChar w:fldCharType="separate"/>
            </w:r>
            <w:r w:rsidR="00591F1B">
              <w:rPr>
                <w:webHidden/>
              </w:rPr>
              <w:t>29</w:t>
            </w:r>
            <w:r w:rsidR="00BD17B6">
              <w:rPr>
                <w:webHidden/>
              </w:rPr>
              <w:fldChar w:fldCharType="end"/>
            </w:r>
          </w:hyperlink>
        </w:p>
        <w:p w14:paraId="5797DF8F" w14:textId="489E8D78" w:rsidR="00BD17B6" w:rsidRDefault="00BA61CD">
          <w:pPr>
            <w:pStyle w:val="TOC2"/>
            <w:rPr>
              <w:rFonts w:asciiTheme="minorHAnsi" w:eastAsiaTheme="minorEastAsia" w:hAnsiTheme="minorHAnsi" w:cstheme="minorBidi"/>
              <w:sz w:val="22"/>
              <w:szCs w:val="22"/>
              <w:lang w:val="en-US" w:eastAsia="en-US"/>
            </w:rPr>
          </w:pPr>
          <w:hyperlink w:anchor="_Toc120214377" w:history="1">
            <w:r w:rsidR="00BD17B6" w:rsidRPr="00BC1F0D">
              <w:rPr>
                <w:rStyle w:val="Hyperlink"/>
              </w:rPr>
              <w:t>4.3</w:t>
            </w:r>
            <w:r w:rsidR="00BD17B6">
              <w:rPr>
                <w:rFonts w:asciiTheme="minorHAnsi" w:eastAsiaTheme="minorEastAsia" w:hAnsiTheme="minorHAnsi" w:cstheme="minorBidi"/>
                <w:sz w:val="22"/>
                <w:szCs w:val="22"/>
                <w:lang w:val="en-US" w:eastAsia="en-US"/>
              </w:rPr>
              <w:tab/>
            </w:r>
            <w:r w:rsidR="00BD17B6" w:rsidRPr="00BC1F0D">
              <w:rPr>
                <w:rStyle w:val="Hyperlink"/>
              </w:rPr>
              <w:t>Maximum and minimum display scales</w:t>
            </w:r>
            <w:r w:rsidR="00BD17B6">
              <w:rPr>
                <w:webHidden/>
              </w:rPr>
              <w:tab/>
            </w:r>
            <w:r w:rsidR="00BD17B6">
              <w:rPr>
                <w:webHidden/>
              </w:rPr>
              <w:fldChar w:fldCharType="begin"/>
            </w:r>
            <w:r w:rsidR="00BD17B6">
              <w:rPr>
                <w:webHidden/>
              </w:rPr>
              <w:instrText xml:space="preserve"> PAGEREF _Toc120214377 \h </w:instrText>
            </w:r>
            <w:r w:rsidR="00BD17B6">
              <w:rPr>
                <w:webHidden/>
              </w:rPr>
            </w:r>
            <w:r w:rsidR="00BD17B6">
              <w:rPr>
                <w:webHidden/>
              </w:rPr>
              <w:fldChar w:fldCharType="separate"/>
            </w:r>
            <w:r w:rsidR="00591F1B">
              <w:rPr>
                <w:webHidden/>
              </w:rPr>
              <w:t>29</w:t>
            </w:r>
            <w:r w:rsidR="00BD17B6">
              <w:rPr>
                <w:webHidden/>
              </w:rPr>
              <w:fldChar w:fldCharType="end"/>
            </w:r>
          </w:hyperlink>
        </w:p>
        <w:p w14:paraId="786850C8" w14:textId="50F44DEE" w:rsidR="00BD17B6" w:rsidRDefault="00BA61CD">
          <w:pPr>
            <w:pStyle w:val="TOC2"/>
            <w:rPr>
              <w:rFonts w:asciiTheme="minorHAnsi" w:eastAsiaTheme="minorEastAsia" w:hAnsiTheme="minorHAnsi" w:cstheme="minorBidi"/>
              <w:sz w:val="22"/>
              <w:szCs w:val="22"/>
              <w:lang w:val="en-US" w:eastAsia="en-US"/>
            </w:rPr>
          </w:pPr>
          <w:hyperlink w:anchor="_Toc120214378" w:history="1">
            <w:r w:rsidR="00BD17B6" w:rsidRPr="00BC1F0D">
              <w:rPr>
                <w:rStyle w:val="Hyperlink"/>
              </w:rPr>
              <w:t>4.4</w:t>
            </w:r>
            <w:r w:rsidR="00BD17B6">
              <w:rPr>
                <w:rFonts w:asciiTheme="minorHAnsi" w:eastAsiaTheme="minorEastAsia" w:hAnsiTheme="minorHAnsi" w:cstheme="minorBidi"/>
                <w:sz w:val="22"/>
                <w:szCs w:val="22"/>
                <w:lang w:val="en-US" w:eastAsia="en-US"/>
              </w:rPr>
              <w:tab/>
            </w:r>
            <w:r w:rsidR="00BD17B6" w:rsidRPr="00BC1F0D">
              <w:rPr>
                <w:rStyle w:val="Hyperlink"/>
              </w:rPr>
              <w:t>Data coverage meta feature</w:t>
            </w:r>
            <w:r w:rsidR="00BD17B6">
              <w:rPr>
                <w:webHidden/>
              </w:rPr>
              <w:tab/>
            </w:r>
            <w:r w:rsidR="00BD17B6">
              <w:rPr>
                <w:webHidden/>
              </w:rPr>
              <w:fldChar w:fldCharType="begin"/>
            </w:r>
            <w:r w:rsidR="00BD17B6">
              <w:rPr>
                <w:webHidden/>
              </w:rPr>
              <w:instrText xml:space="preserve"> PAGEREF _Toc120214378 \h </w:instrText>
            </w:r>
            <w:r w:rsidR="00BD17B6">
              <w:rPr>
                <w:webHidden/>
              </w:rPr>
            </w:r>
            <w:r w:rsidR="00BD17B6">
              <w:rPr>
                <w:webHidden/>
              </w:rPr>
              <w:fldChar w:fldCharType="separate"/>
            </w:r>
            <w:r w:rsidR="00591F1B">
              <w:rPr>
                <w:webHidden/>
              </w:rPr>
              <w:t>30</w:t>
            </w:r>
            <w:r w:rsidR="00BD17B6">
              <w:rPr>
                <w:webHidden/>
              </w:rPr>
              <w:fldChar w:fldCharType="end"/>
            </w:r>
          </w:hyperlink>
        </w:p>
        <w:p w14:paraId="54EFEEB5" w14:textId="12DF37C6" w:rsidR="00BD17B6" w:rsidRDefault="00BA61CD">
          <w:pPr>
            <w:pStyle w:val="TOC3"/>
            <w:rPr>
              <w:rFonts w:asciiTheme="minorHAnsi" w:eastAsiaTheme="minorEastAsia" w:hAnsiTheme="minorHAnsi" w:cstheme="minorBidi"/>
              <w:sz w:val="22"/>
              <w:szCs w:val="22"/>
              <w:lang w:val="en-US" w:eastAsia="en-US"/>
            </w:rPr>
          </w:pPr>
          <w:hyperlink w:anchor="_Toc120214379" w:history="1">
            <w:r w:rsidR="00BD17B6" w:rsidRPr="00BC1F0D">
              <w:rPr>
                <w:rStyle w:val="Hyperlink"/>
                <w:lang w:eastAsia="de-DE"/>
              </w:rPr>
              <w:t>4.4.1</w:t>
            </w:r>
            <w:r w:rsidR="00BD17B6">
              <w:rPr>
                <w:rFonts w:asciiTheme="minorHAnsi" w:eastAsiaTheme="minorEastAsia" w:hAnsiTheme="minorHAnsi" w:cstheme="minorBidi"/>
                <w:sz w:val="22"/>
                <w:szCs w:val="22"/>
                <w:lang w:val="en-US" w:eastAsia="en-US"/>
              </w:rPr>
              <w:tab/>
            </w:r>
            <w:r w:rsidR="00BD17B6" w:rsidRPr="00BC1F0D">
              <w:rPr>
                <w:rStyle w:val="Hyperlink"/>
                <w:lang w:eastAsia="de-DE"/>
              </w:rPr>
              <w:t>General</w:t>
            </w:r>
            <w:r w:rsidR="00BD17B6">
              <w:rPr>
                <w:webHidden/>
              </w:rPr>
              <w:tab/>
            </w:r>
            <w:r w:rsidR="00BD17B6">
              <w:rPr>
                <w:webHidden/>
              </w:rPr>
              <w:fldChar w:fldCharType="begin"/>
            </w:r>
            <w:r w:rsidR="00BD17B6">
              <w:rPr>
                <w:webHidden/>
              </w:rPr>
              <w:instrText xml:space="preserve"> PAGEREF _Toc120214379 \h </w:instrText>
            </w:r>
            <w:r w:rsidR="00BD17B6">
              <w:rPr>
                <w:webHidden/>
              </w:rPr>
            </w:r>
            <w:r w:rsidR="00BD17B6">
              <w:rPr>
                <w:webHidden/>
              </w:rPr>
              <w:fldChar w:fldCharType="separate"/>
            </w:r>
            <w:r w:rsidR="00591F1B">
              <w:rPr>
                <w:webHidden/>
              </w:rPr>
              <w:t>30</w:t>
            </w:r>
            <w:r w:rsidR="00BD17B6">
              <w:rPr>
                <w:webHidden/>
              </w:rPr>
              <w:fldChar w:fldCharType="end"/>
            </w:r>
          </w:hyperlink>
        </w:p>
        <w:p w14:paraId="13A57EE2" w14:textId="67D18C76" w:rsidR="00BD17B6" w:rsidRDefault="00BA61CD">
          <w:pPr>
            <w:pStyle w:val="TOC2"/>
            <w:rPr>
              <w:rFonts w:asciiTheme="minorHAnsi" w:eastAsiaTheme="minorEastAsia" w:hAnsiTheme="minorHAnsi" w:cstheme="minorBidi"/>
              <w:sz w:val="22"/>
              <w:szCs w:val="22"/>
              <w:lang w:val="en-US" w:eastAsia="en-US"/>
            </w:rPr>
          </w:pPr>
          <w:hyperlink w:anchor="_Toc120214380" w:history="1">
            <w:r w:rsidR="00BD17B6" w:rsidRPr="00BC1F0D">
              <w:rPr>
                <w:rStyle w:val="Hyperlink"/>
              </w:rPr>
              <w:t>4.5</w:t>
            </w:r>
            <w:r w:rsidR="00BD17B6">
              <w:rPr>
                <w:rFonts w:asciiTheme="minorHAnsi" w:eastAsiaTheme="minorEastAsia" w:hAnsiTheme="minorHAnsi" w:cstheme="minorBidi"/>
                <w:sz w:val="22"/>
                <w:szCs w:val="22"/>
                <w:lang w:val="en-US" w:eastAsia="en-US"/>
              </w:rPr>
              <w:tab/>
            </w:r>
            <w:r w:rsidR="00BD17B6" w:rsidRPr="00BC1F0D">
              <w:rPr>
                <w:rStyle w:val="Hyperlink"/>
              </w:rPr>
              <w:t>Quality of Non-Bathymetric Data</w:t>
            </w:r>
            <w:r w:rsidR="00BD17B6">
              <w:rPr>
                <w:webHidden/>
              </w:rPr>
              <w:tab/>
            </w:r>
            <w:r w:rsidR="00BD17B6">
              <w:rPr>
                <w:webHidden/>
              </w:rPr>
              <w:fldChar w:fldCharType="begin"/>
            </w:r>
            <w:r w:rsidR="00BD17B6">
              <w:rPr>
                <w:webHidden/>
              </w:rPr>
              <w:instrText xml:space="preserve"> PAGEREF _Toc120214380 \h </w:instrText>
            </w:r>
            <w:r w:rsidR="00BD17B6">
              <w:rPr>
                <w:webHidden/>
              </w:rPr>
            </w:r>
            <w:r w:rsidR="00BD17B6">
              <w:rPr>
                <w:webHidden/>
              </w:rPr>
              <w:fldChar w:fldCharType="separate"/>
            </w:r>
            <w:r w:rsidR="00591F1B">
              <w:rPr>
                <w:webHidden/>
              </w:rPr>
              <w:t>32</w:t>
            </w:r>
            <w:r w:rsidR="00BD17B6">
              <w:rPr>
                <w:webHidden/>
              </w:rPr>
              <w:fldChar w:fldCharType="end"/>
            </w:r>
          </w:hyperlink>
        </w:p>
        <w:p w14:paraId="4F015182" w14:textId="2DCD31D3" w:rsidR="00BD17B6" w:rsidRDefault="00BA61CD">
          <w:pPr>
            <w:pStyle w:val="TOC3"/>
            <w:rPr>
              <w:rFonts w:asciiTheme="minorHAnsi" w:eastAsiaTheme="minorEastAsia" w:hAnsiTheme="minorHAnsi" w:cstheme="minorBidi"/>
              <w:sz w:val="22"/>
              <w:szCs w:val="22"/>
              <w:lang w:val="en-US" w:eastAsia="en-US"/>
            </w:rPr>
          </w:pPr>
          <w:hyperlink w:anchor="_Toc120214381" w:history="1">
            <w:r w:rsidR="00BD17B6" w:rsidRPr="00BC1F0D">
              <w:rPr>
                <w:rStyle w:val="Hyperlink"/>
                <w:lang w:val="en-AU"/>
              </w:rPr>
              <w:t>4.5.1</w:t>
            </w:r>
            <w:r w:rsidR="00BD17B6">
              <w:rPr>
                <w:rFonts w:asciiTheme="minorHAnsi" w:eastAsiaTheme="minorEastAsia" w:hAnsiTheme="minorHAnsi" w:cstheme="minorBidi"/>
                <w:sz w:val="22"/>
                <w:szCs w:val="22"/>
                <w:lang w:val="en-US" w:eastAsia="en-US"/>
              </w:rPr>
              <w:tab/>
            </w:r>
            <w:r w:rsidR="00BD17B6" w:rsidRPr="00BC1F0D">
              <w:rPr>
                <w:rStyle w:val="Hyperlink"/>
                <w:lang w:val="en-AU"/>
              </w:rPr>
              <w:t>Quality of positions</w:t>
            </w:r>
            <w:r w:rsidR="00BD17B6">
              <w:rPr>
                <w:webHidden/>
              </w:rPr>
              <w:tab/>
            </w:r>
            <w:r w:rsidR="00BD17B6">
              <w:rPr>
                <w:webHidden/>
              </w:rPr>
              <w:fldChar w:fldCharType="begin"/>
            </w:r>
            <w:r w:rsidR="00BD17B6">
              <w:rPr>
                <w:webHidden/>
              </w:rPr>
              <w:instrText xml:space="preserve"> PAGEREF _Toc120214381 \h </w:instrText>
            </w:r>
            <w:r w:rsidR="00BD17B6">
              <w:rPr>
                <w:webHidden/>
              </w:rPr>
            </w:r>
            <w:r w:rsidR="00BD17B6">
              <w:rPr>
                <w:webHidden/>
              </w:rPr>
              <w:fldChar w:fldCharType="separate"/>
            </w:r>
            <w:r w:rsidR="00591F1B">
              <w:rPr>
                <w:webHidden/>
              </w:rPr>
              <w:t>33</w:t>
            </w:r>
            <w:r w:rsidR="00BD17B6">
              <w:rPr>
                <w:webHidden/>
              </w:rPr>
              <w:fldChar w:fldCharType="end"/>
            </w:r>
          </w:hyperlink>
        </w:p>
        <w:p w14:paraId="00A0C4EB" w14:textId="171D7BEA" w:rsidR="00BD17B6" w:rsidRDefault="00BA61CD">
          <w:pPr>
            <w:pStyle w:val="TOC2"/>
            <w:rPr>
              <w:rFonts w:asciiTheme="minorHAnsi" w:eastAsiaTheme="minorEastAsia" w:hAnsiTheme="minorHAnsi" w:cstheme="minorBidi"/>
              <w:sz w:val="22"/>
              <w:szCs w:val="22"/>
              <w:lang w:val="en-US" w:eastAsia="en-US"/>
            </w:rPr>
          </w:pPr>
          <w:hyperlink w:anchor="_Toc120214382" w:history="1">
            <w:r w:rsidR="00BD17B6" w:rsidRPr="00BC1F0D">
              <w:rPr>
                <w:rStyle w:val="Hyperlink"/>
              </w:rPr>
              <w:t>4.6</w:t>
            </w:r>
            <w:r w:rsidR="00BD17B6">
              <w:rPr>
                <w:rFonts w:asciiTheme="minorHAnsi" w:eastAsiaTheme="minorEastAsia" w:hAnsiTheme="minorHAnsi" w:cstheme="minorBidi"/>
                <w:sz w:val="22"/>
                <w:szCs w:val="22"/>
                <w:lang w:val="en-US" w:eastAsia="en-US"/>
              </w:rPr>
              <w:tab/>
            </w:r>
            <w:r w:rsidR="00BD17B6" w:rsidRPr="00BC1F0D">
              <w:rPr>
                <w:rStyle w:val="Hyperlink"/>
              </w:rPr>
              <w:t>Sounding Datum</w:t>
            </w:r>
            <w:r w:rsidR="00BD17B6">
              <w:rPr>
                <w:webHidden/>
              </w:rPr>
              <w:tab/>
            </w:r>
            <w:r w:rsidR="00BD17B6">
              <w:rPr>
                <w:webHidden/>
              </w:rPr>
              <w:fldChar w:fldCharType="begin"/>
            </w:r>
            <w:r w:rsidR="00BD17B6">
              <w:rPr>
                <w:webHidden/>
              </w:rPr>
              <w:instrText xml:space="preserve"> PAGEREF _Toc120214382 \h </w:instrText>
            </w:r>
            <w:r w:rsidR="00BD17B6">
              <w:rPr>
                <w:webHidden/>
              </w:rPr>
            </w:r>
            <w:r w:rsidR="00BD17B6">
              <w:rPr>
                <w:webHidden/>
              </w:rPr>
              <w:fldChar w:fldCharType="separate"/>
            </w:r>
            <w:r w:rsidR="00591F1B">
              <w:rPr>
                <w:webHidden/>
              </w:rPr>
              <w:t>34</w:t>
            </w:r>
            <w:r w:rsidR="00BD17B6">
              <w:rPr>
                <w:webHidden/>
              </w:rPr>
              <w:fldChar w:fldCharType="end"/>
            </w:r>
          </w:hyperlink>
        </w:p>
        <w:p w14:paraId="32AF12EF" w14:textId="40F0B472" w:rsidR="00BD17B6" w:rsidRDefault="00BA61CD">
          <w:pPr>
            <w:pStyle w:val="TOC3"/>
            <w:rPr>
              <w:rFonts w:asciiTheme="minorHAnsi" w:eastAsiaTheme="minorEastAsia" w:hAnsiTheme="minorHAnsi" w:cstheme="minorBidi"/>
              <w:sz w:val="22"/>
              <w:szCs w:val="22"/>
              <w:lang w:val="en-US" w:eastAsia="en-US"/>
            </w:rPr>
          </w:pPr>
          <w:hyperlink w:anchor="_Toc120214383" w:history="1">
            <w:r w:rsidR="00BD17B6" w:rsidRPr="00BC1F0D">
              <w:rPr>
                <w:rStyle w:val="Hyperlink"/>
              </w:rPr>
              <w:t>4.6.1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_Toc120214383 \h </w:instrText>
            </w:r>
            <w:r w:rsidR="00BD17B6">
              <w:rPr>
                <w:webHidden/>
              </w:rPr>
            </w:r>
            <w:r w:rsidR="00BD17B6">
              <w:rPr>
                <w:webHidden/>
              </w:rPr>
              <w:fldChar w:fldCharType="separate"/>
            </w:r>
            <w:r w:rsidR="00591F1B">
              <w:rPr>
                <w:webHidden/>
              </w:rPr>
              <w:t>35</w:t>
            </w:r>
            <w:r w:rsidR="00BD17B6">
              <w:rPr>
                <w:webHidden/>
              </w:rPr>
              <w:fldChar w:fldCharType="end"/>
            </w:r>
          </w:hyperlink>
        </w:p>
        <w:p w14:paraId="01763112" w14:textId="61DF127A" w:rsidR="00BD17B6" w:rsidRDefault="00BA61CD">
          <w:pPr>
            <w:pStyle w:val="TOC2"/>
            <w:rPr>
              <w:rFonts w:asciiTheme="minorHAnsi" w:eastAsiaTheme="minorEastAsia" w:hAnsiTheme="minorHAnsi" w:cstheme="minorBidi"/>
              <w:sz w:val="22"/>
              <w:szCs w:val="22"/>
              <w:lang w:val="en-US" w:eastAsia="en-US"/>
            </w:rPr>
          </w:pPr>
          <w:hyperlink w:anchor="_Toc120214384" w:history="1">
            <w:r w:rsidR="00BD17B6" w:rsidRPr="00BC1F0D">
              <w:rPr>
                <w:rStyle w:val="Hyperlink"/>
              </w:rPr>
              <w:t>4.7</w:t>
            </w:r>
            <w:r w:rsidR="00BD17B6">
              <w:rPr>
                <w:rFonts w:asciiTheme="minorHAnsi" w:eastAsiaTheme="minorEastAsia" w:hAnsiTheme="minorHAnsi" w:cstheme="minorBidi"/>
                <w:sz w:val="22"/>
                <w:szCs w:val="22"/>
                <w:lang w:val="en-US" w:eastAsia="en-US"/>
              </w:rPr>
              <w:tab/>
            </w:r>
            <w:r w:rsidR="00BD17B6" w:rsidRPr="00BC1F0D">
              <w:rPr>
                <w:rStyle w:val="Hyperlink"/>
              </w:rPr>
              <w:t>Vertical Datum of Data</w:t>
            </w:r>
            <w:r w:rsidR="00BD17B6">
              <w:rPr>
                <w:webHidden/>
              </w:rPr>
              <w:tab/>
            </w:r>
            <w:r w:rsidR="00BD17B6">
              <w:rPr>
                <w:webHidden/>
              </w:rPr>
              <w:fldChar w:fldCharType="begin"/>
            </w:r>
            <w:r w:rsidR="00BD17B6">
              <w:rPr>
                <w:webHidden/>
              </w:rPr>
              <w:instrText xml:space="preserve"> PAGEREF _Toc120214384 \h </w:instrText>
            </w:r>
            <w:r w:rsidR="00BD17B6">
              <w:rPr>
                <w:webHidden/>
              </w:rPr>
            </w:r>
            <w:r w:rsidR="00BD17B6">
              <w:rPr>
                <w:webHidden/>
              </w:rPr>
              <w:fldChar w:fldCharType="separate"/>
            </w:r>
            <w:r w:rsidR="00591F1B">
              <w:rPr>
                <w:webHidden/>
              </w:rPr>
              <w:t>36</w:t>
            </w:r>
            <w:r w:rsidR="00BD17B6">
              <w:rPr>
                <w:webHidden/>
              </w:rPr>
              <w:fldChar w:fldCharType="end"/>
            </w:r>
          </w:hyperlink>
        </w:p>
        <w:p w14:paraId="2E454124" w14:textId="0D3357AC" w:rsidR="00BD17B6" w:rsidRDefault="00BA61CD">
          <w:pPr>
            <w:pStyle w:val="TOC3"/>
            <w:rPr>
              <w:rFonts w:asciiTheme="minorHAnsi" w:eastAsiaTheme="minorEastAsia" w:hAnsiTheme="minorHAnsi" w:cstheme="minorBidi"/>
              <w:sz w:val="22"/>
              <w:szCs w:val="22"/>
              <w:lang w:val="en-US" w:eastAsia="en-US"/>
            </w:rPr>
          </w:pPr>
          <w:hyperlink w:anchor="_Toc120214385" w:history="1">
            <w:r w:rsidR="00BD17B6" w:rsidRPr="00BC1F0D">
              <w:rPr>
                <w:rStyle w:val="Hyperlink"/>
              </w:rPr>
              <w:t>4.7.1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_Toc120214385 \h </w:instrText>
            </w:r>
            <w:r w:rsidR="00BD17B6">
              <w:rPr>
                <w:webHidden/>
              </w:rPr>
            </w:r>
            <w:r w:rsidR="00BD17B6">
              <w:rPr>
                <w:webHidden/>
              </w:rPr>
              <w:fldChar w:fldCharType="separate"/>
            </w:r>
            <w:r w:rsidR="00591F1B">
              <w:rPr>
                <w:webHidden/>
              </w:rPr>
              <w:t>37</w:t>
            </w:r>
            <w:r w:rsidR="00BD17B6">
              <w:rPr>
                <w:webHidden/>
              </w:rPr>
              <w:fldChar w:fldCharType="end"/>
            </w:r>
          </w:hyperlink>
        </w:p>
        <w:p w14:paraId="31E0C9C0" w14:textId="59A0CA93" w:rsidR="00BD17B6" w:rsidRDefault="00BA61CD">
          <w:pPr>
            <w:pStyle w:val="TOC1"/>
            <w:rPr>
              <w:rFonts w:asciiTheme="minorHAnsi" w:eastAsiaTheme="minorEastAsia" w:hAnsiTheme="minorHAnsi" w:cstheme="minorBidi"/>
              <w:b w:val="0"/>
              <w:noProof/>
              <w:sz w:val="22"/>
              <w:szCs w:val="22"/>
              <w:lang w:val="en-US" w:eastAsia="en-US"/>
            </w:rPr>
          </w:pPr>
          <w:hyperlink w:anchor="_Toc120214386" w:history="1">
            <w:r w:rsidR="00BD17B6" w:rsidRPr="00BC1F0D">
              <w:rPr>
                <w:rStyle w:val="Hyperlink"/>
                <w:rFonts w:cstheme="minorHAnsi"/>
                <w:noProof/>
              </w:rPr>
              <w:t>5</w:t>
            </w:r>
            <w:r w:rsidR="00BD17B6">
              <w:rPr>
                <w:rFonts w:asciiTheme="minorHAnsi" w:eastAsiaTheme="minorEastAsia" w:hAnsiTheme="minorHAnsi" w:cstheme="minorBidi"/>
                <w:b w:val="0"/>
                <w:noProof/>
                <w:sz w:val="22"/>
                <w:szCs w:val="22"/>
                <w:lang w:val="en-US" w:eastAsia="en-US"/>
              </w:rPr>
              <w:tab/>
            </w:r>
            <w:r w:rsidR="00BD17B6" w:rsidRPr="00BC1F0D">
              <w:rPr>
                <w:rStyle w:val="Hyperlink"/>
                <w:rFonts w:cstheme="minorHAnsi"/>
                <w:noProof/>
              </w:rPr>
              <w:t>Abstract Geo Features</w:t>
            </w:r>
            <w:r w:rsidR="00BD17B6">
              <w:rPr>
                <w:noProof/>
                <w:webHidden/>
              </w:rPr>
              <w:tab/>
            </w:r>
            <w:r w:rsidR="00BD17B6">
              <w:rPr>
                <w:noProof/>
                <w:webHidden/>
              </w:rPr>
              <w:fldChar w:fldCharType="begin"/>
            </w:r>
            <w:r w:rsidR="00BD17B6">
              <w:rPr>
                <w:noProof/>
                <w:webHidden/>
              </w:rPr>
              <w:instrText xml:space="preserve"> PAGEREF _Toc120214386 \h </w:instrText>
            </w:r>
            <w:r w:rsidR="00BD17B6">
              <w:rPr>
                <w:noProof/>
                <w:webHidden/>
              </w:rPr>
            </w:r>
            <w:r w:rsidR="00BD17B6">
              <w:rPr>
                <w:noProof/>
                <w:webHidden/>
              </w:rPr>
              <w:fldChar w:fldCharType="separate"/>
            </w:r>
            <w:r w:rsidR="00591F1B">
              <w:rPr>
                <w:noProof/>
                <w:webHidden/>
              </w:rPr>
              <w:t>38</w:t>
            </w:r>
            <w:r w:rsidR="00BD17B6">
              <w:rPr>
                <w:noProof/>
                <w:webHidden/>
              </w:rPr>
              <w:fldChar w:fldCharType="end"/>
            </w:r>
          </w:hyperlink>
        </w:p>
        <w:p w14:paraId="17A892E9" w14:textId="71A1CF80" w:rsidR="00BD17B6" w:rsidRDefault="00BA61CD">
          <w:pPr>
            <w:pStyle w:val="TOC2"/>
            <w:rPr>
              <w:rFonts w:asciiTheme="minorHAnsi" w:eastAsiaTheme="minorEastAsia" w:hAnsiTheme="minorHAnsi" w:cstheme="minorBidi"/>
              <w:sz w:val="22"/>
              <w:szCs w:val="22"/>
              <w:lang w:val="en-US" w:eastAsia="en-US"/>
            </w:rPr>
          </w:pPr>
          <w:hyperlink w:anchor="_Toc120214387" w:history="1">
            <w:r w:rsidR="00BD17B6" w:rsidRPr="00BC1F0D">
              <w:rPr>
                <w:rStyle w:val="Hyperlink"/>
              </w:rPr>
              <w:t>5.1</w:t>
            </w:r>
            <w:r w:rsidR="00BD17B6">
              <w:rPr>
                <w:rFonts w:asciiTheme="minorHAnsi" w:eastAsiaTheme="minorEastAsia" w:hAnsiTheme="minorHAnsi" w:cstheme="minorBidi"/>
                <w:sz w:val="22"/>
                <w:szCs w:val="22"/>
                <w:lang w:val="en-US" w:eastAsia="en-US"/>
              </w:rPr>
              <w:tab/>
            </w:r>
            <w:r w:rsidR="00BD17B6" w:rsidRPr="00BC1F0D">
              <w:rPr>
                <w:rStyle w:val="Hyperlink"/>
              </w:rPr>
              <w:t>Introduction</w:t>
            </w:r>
            <w:r w:rsidR="00BD17B6">
              <w:rPr>
                <w:webHidden/>
              </w:rPr>
              <w:tab/>
            </w:r>
            <w:r w:rsidR="00BD17B6">
              <w:rPr>
                <w:webHidden/>
              </w:rPr>
              <w:fldChar w:fldCharType="begin"/>
            </w:r>
            <w:r w:rsidR="00BD17B6">
              <w:rPr>
                <w:webHidden/>
              </w:rPr>
              <w:instrText xml:space="preserve"> PAGEREF _Toc120214387 \h </w:instrText>
            </w:r>
            <w:r w:rsidR="00BD17B6">
              <w:rPr>
                <w:webHidden/>
              </w:rPr>
            </w:r>
            <w:r w:rsidR="00BD17B6">
              <w:rPr>
                <w:webHidden/>
              </w:rPr>
              <w:fldChar w:fldCharType="separate"/>
            </w:r>
            <w:r w:rsidR="00591F1B">
              <w:rPr>
                <w:webHidden/>
              </w:rPr>
              <w:t>38</w:t>
            </w:r>
            <w:r w:rsidR="00BD17B6">
              <w:rPr>
                <w:webHidden/>
              </w:rPr>
              <w:fldChar w:fldCharType="end"/>
            </w:r>
          </w:hyperlink>
        </w:p>
        <w:p w14:paraId="3918A50D" w14:textId="57BF73D9" w:rsidR="00BD17B6" w:rsidRDefault="00BA61CD">
          <w:pPr>
            <w:pStyle w:val="TOC2"/>
            <w:rPr>
              <w:rFonts w:asciiTheme="minorHAnsi" w:eastAsiaTheme="minorEastAsia" w:hAnsiTheme="minorHAnsi" w:cstheme="minorBidi"/>
              <w:sz w:val="22"/>
              <w:szCs w:val="22"/>
              <w:lang w:val="en-US" w:eastAsia="en-US"/>
            </w:rPr>
          </w:pPr>
          <w:hyperlink w:anchor="_Toc120214388" w:history="1">
            <w:r w:rsidR="00BD17B6" w:rsidRPr="00BC1F0D">
              <w:rPr>
                <w:rStyle w:val="Hyperlink"/>
              </w:rPr>
              <w:t>5.2</w:t>
            </w:r>
            <w:r w:rsidR="00BD17B6">
              <w:rPr>
                <w:rFonts w:asciiTheme="minorHAnsi" w:eastAsiaTheme="minorEastAsia" w:hAnsiTheme="minorHAnsi" w:cstheme="minorBidi"/>
                <w:sz w:val="22"/>
                <w:szCs w:val="22"/>
                <w:lang w:val="en-US" w:eastAsia="en-US"/>
              </w:rPr>
              <w:tab/>
            </w:r>
            <w:r w:rsidR="00BD17B6" w:rsidRPr="00BC1F0D">
              <w:rPr>
                <w:rStyle w:val="Hyperlink"/>
              </w:rPr>
              <w:t>Feature Type</w:t>
            </w:r>
            <w:r w:rsidR="00BD17B6">
              <w:rPr>
                <w:webHidden/>
              </w:rPr>
              <w:tab/>
            </w:r>
            <w:r w:rsidR="00BD17B6">
              <w:rPr>
                <w:webHidden/>
              </w:rPr>
              <w:fldChar w:fldCharType="begin"/>
            </w:r>
            <w:r w:rsidR="00BD17B6">
              <w:rPr>
                <w:webHidden/>
              </w:rPr>
              <w:instrText xml:space="preserve"> PAGEREF _Toc120214388 \h </w:instrText>
            </w:r>
            <w:r w:rsidR="00BD17B6">
              <w:rPr>
                <w:webHidden/>
              </w:rPr>
            </w:r>
            <w:r w:rsidR="00BD17B6">
              <w:rPr>
                <w:webHidden/>
              </w:rPr>
              <w:fldChar w:fldCharType="separate"/>
            </w:r>
            <w:r w:rsidR="00591F1B">
              <w:rPr>
                <w:webHidden/>
              </w:rPr>
              <w:t>39</w:t>
            </w:r>
            <w:r w:rsidR="00BD17B6">
              <w:rPr>
                <w:webHidden/>
              </w:rPr>
              <w:fldChar w:fldCharType="end"/>
            </w:r>
          </w:hyperlink>
        </w:p>
        <w:p w14:paraId="0180A43D" w14:textId="438E4979" w:rsidR="00BD17B6" w:rsidRDefault="00BA61CD">
          <w:pPr>
            <w:pStyle w:val="TOC3"/>
            <w:rPr>
              <w:rFonts w:asciiTheme="minorHAnsi" w:eastAsiaTheme="minorEastAsia" w:hAnsiTheme="minorHAnsi" w:cstheme="minorBidi"/>
              <w:sz w:val="22"/>
              <w:szCs w:val="22"/>
              <w:lang w:val="en-US" w:eastAsia="en-US"/>
            </w:rPr>
          </w:pPr>
          <w:hyperlink w:anchor="_Toc120214389" w:history="1">
            <w:r w:rsidR="00BD17B6" w:rsidRPr="00BC1F0D">
              <w:rPr>
                <w:rStyle w:val="Hyperlink"/>
                <w:lang w:val="en-AU"/>
              </w:rPr>
              <w:t>5.2.1</w:t>
            </w:r>
            <w:r w:rsidR="00BD17B6">
              <w:rPr>
                <w:rFonts w:asciiTheme="minorHAnsi" w:eastAsiaTheme="minorEastAsia" w:hAnsiTheme="minorHAnsi" w:cstheme="minorBidi"/>
                <w:sz w:val="22"/>
                <w:szCs w:val="22"/>
                <w:lang w:val="en-US" w:eastAsia="en-US"/>
              </w:rPr>
              <w:tab/>
            </w:r>
            <w:r w:rsidR="00BD17B6" w:rsidRPr="00BC1F0D">
              <w:rPr>
                <w:rStyle w:val="Hyperlink"/>
                <w:lang w:val="en-AU"/>
              </w:rPr>
              <w:t>General</w:t>
            </w:r>
            <w:r w:rsidR="00BD17B6">
              <w:rPr>
                <w:webHidden/>
              </w:rPr>
              <w:tab/>
            </w:r>
            <w:r w:rsidR="00BD17B6">
              <w:rPr>
                <w:webHidden/>
              </w:rPr>
              <w:fldChar w:fldCharType="begin"/>
            </w:r>
            <w:r w:rsidR="00BD17B6">
              <w:rPr>
                <w:webHidden/>
              </w:rPr>
              <w:instrText xml:space="preserve"> PAGEREF _Toc120214389 \h </w:instrText>
            </w:r>
            <w:r w:rsidR="00BD17B6">
              <w:rPr>
                <w:webHidden/>
              </w:rPr>
            </w:r>
            <w:r w:rsidR="00BD17B6">
              <w:rPr>
                <w:webHidden/>
              </w:rPr>
              <w:fldChar w:fldCharType="separate"/>
            </w:r>
            <w:r w:rsidR="00591F1B">
              <w:rPr>
                <w:webHidden/>
              </w:rPr>
              <w:t>43</w:t>
            </w:r>
            <w:r w:rsidR="00BD17B6">
              <w:rPr>
                <w:webHidden/>
              </w:rPr>
              <w:fldChar w:fldCharType="end"/>
            </w:r>
          </w:hyperlink>
        </w:p>
        <w:p w14:paraId="3F297AB2" w14:textId="1A6519A4" w:rsidR="00BD17B6" w:rsidRDefault="00BA61CD">
          <w:pPr>
            <w:pStyle w:val="TOC2"/>
            <w:rPr>
              <w:rFonts w:asciiTheme="minorHAnsi" w:eastAsiaTheme="minorEastAsia" w:hAnsiTheme="minorHAnsi" w:cstheme="minorBidi"/>
              <w:sz w:val="22"/>
              <w:szCs w:val="22"/>
              <w:lang w:val="en-US" w:eastAsia="en-US"/>
            </w:rPr>
          </w:pPr>
          <w:hyperlink w:anchor="_Toc120214390" w:history="1">
            <w:r w:rsidR="00BD17B6" w:rsidRPr="00BC1F0D">
              <w:rPr>
                <w:rStyle w:val="Hyperlink"/>
              </w:rPr>
              <w:t>5.3</w:t>
            </w:r>
            <w:r w:rsidR="00BD17B6">
              <w:rPr>
                <w:rFonts w:asciiTheme="minorHAnsi" w:eastAsiaTheme="minorEastAsia" w:hAnsiTheme="minorHAnsi" w:cstheme="minorBidi"/>
                <w:sz w:val="22"/>
                <w:szCs w:val="22"/>
                <w:lang w:val="en-US" w:eastAsia="en-US"/>
              </w:rPr>
              <w:tab/>
            </w:r>
            <w:r w:rsidR="00BD17B6" w:rsidRPr="00BC1F0D">
              <w:rPr>
                <w:rStyle w:val="Hyperlink"/>
              </w:rPr>
              <w:t>Organization Contact Area</w:t>
            </w:r>
            <w:r w:rsidR="00BD17B6">
              <w:rPr>
                <w:webHidden/>
              </w:rPr>
              <w:tab/>
            </w:r>
            <w:r w:rsidR="00BD17B6">
              <w:rPr>
                <w:webHidden/>
              </w:rPr>
              <w:fldChar w:fldCharType="begin"/>
            </w:r>
            <w:r w:rsidR="00BD17B6">
              <w:rPr>
                <w:webHidden/>
              </w:rPr>
              <w:instrText xml:space="preserve"> PAGEREF _Toc120214390 \h </w:instrText>
            </w:r>
            <w:r w:rsidR="00BD17B6">
              <w:rPr>
                <w:webHidden/>
              </w:rPr>
            </w:r>
            <w:r w:rsidR="00BD17B6">
              <w:rPr>
                <w:webHidden/>
              </w:rPr>
              <w:fldChar w:fldCharType="separate"/>
            </w:r>
            <w:r w:rsidR="00591F1B">
              <w:rPr>
                <w:webHidden/>
              </w:rPr>
              <w:t>46</w:t>
            </w:r>
            <w:r w:rsidR="00BD17B6">
              <w:rPr>
                <w:webHidden/>
              </w:rPr>
              <w:fldChar w:fldCharType="end"/>
            </w:r>
          </w:hyperlink>
        </w:p>
        <w:p w14:paraId="3554E3E5" w14:textId="04CB2D52" w:rsidR="00BD17B6" w:rsidRDefault="00BA61CD">
          <w:pPr>
            <w:pStyle w:val="TOC3"/>
            <w:rPr>
              <w:rFonts w:asciiTheme="minorHAnsi" w:eastAsiaTheme="minorEastAsia" w:hAnsiTheme="minorHAnsi" w:cstheme="minorBidi"/>
              <w:sz w:val="22"/>
              <w:szCs w:val="22"/>
              <w:lang w:val="en-US" w:eastAsia="en-US"/>
            </w:rPr>
          </w:pPr>
          <w:hyperlink w:anchor="_Toc120214391" w:history="1">
            <w:r w:rsidR="00BD17B6" w:rsidRPr="00BC1F0D">
              <w:rPr>
                <w:rStyle w:val="Hyperlink"/>
              </w:rPr>
              <w:t>5.3.1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_Toc120214391 \h </w:instrText>
            </w:r>
            <w:r w:rsidR="00BD17B6">
              <w:rPr>
                <w:webHidden/>
              </w:rPr>
            </w:r>
            <w:r w:rsidR="00BD17B6">
              <w:rPr>
                <w:webHidden/>
              </w:rPr>
              <w:fldChar w:fldCharType="separate"/>
            </w:r>
            <w:r w:rsidR="00591F1B">
              <w:rPr>
                <w:webHidden/>
              </w:rPr>
              <w:t>46</w:t>
            </w:r>
            <w:r w:rsidR="00BD17B6">
              <w:rPr>
                <w:webHidden/>
              </w:rPr>
              <w:fldChar w:fldCharType="end"/>
            </w:r>
          </w:hyperlink>
        </w:p>
        <w:p w14:paraId="14B79658" w14:textId="004FD6AE" w:rsidR="00BD17B6" w:rsidRDefault="00BA61CD">
          <w:pPr>
            <w:pStyle w:val="TOC2"/>
            <w:rPr>
              <w:rFonts w:asciiTheme="minorHAnsi" w:eastAsiaTheme="minorEastAsia" w:hAnsiTheme="minorHAnsi" w:cstheme="minorBidi"/>
              <w:sz w:val="22"/>
              <w:szCs w:val="22"/>
              <w:lang w:val="en-US" w:eastAsia="en-US"/>
            </w:rPr>
          </w:pPr>
          <w:hyperlink w:anchor="_Toc120214392" w:history="1">
            <w:r w:rsidR="00BD17B6" w:rsidRPr="00BC1F0D">
              <w:rPr>
                <w:rStyle w:val="Hyperlink"/>
              </w:rPr>
              <w:t>5.4</w:t>
            </w:r>
            <w:r w:rsidR="00BD17B6">
              <w:rPr>
                <w:rFonts w:asciiTheme="minorHAnsi" w:eastAsiaTheme="minorEastAsia" w:hAnsiTheme="minorHAnsi" w:cstheme="minorBidi"/>
                <w:sz w:val="22"/>
                <w:szCs w:val="22"/>
                <w:lang w:val="en-US" w:eastAsia="en-US"/>
              </w:rPr>
              <w:tab/>
            </w:r>
            <w:r w:rsidR="00BD17B6" w:rsidRPr="00BC1F0D">
              <w:rPr>
                <w:rStyle w:val="Hyperlink"/>
              </w:rPr>
              <w:t>Supervised Area</w:t>
            </w:r>
            <w:r w:rsidR="00BD17B6">
              <w:rPr>
                <w:webHidden/>
              </w:rPr>
              <w:tab/>
            </w:r>
            <w:r w:rsidR="00BD17B6">
              <w:rPr>
                <w:webHidden/>
              </w:rPr>
              <w:fldChar w:fldCharType="begin"/>
            </w:r>
            <w:r w:rsidR="00BD17B6">
              <w:rPr>
                <w:webHidden/>
              </w:rPr>
              <w:instrText xml:space="preserve"> PAGEREF _Toc120214392 \h </w:instrText>
            </w:r>
            <w:r w:rsidR="00BD17B6">
              <w:rPr>
                <w:webHidden/>
              </w:rPr>
            </w:r>
            <w:r w:rsidR="00BD17B6">
              <w:rPr>
                <w:webHidden/>
              </w:rPr>
              <w:fldChar w:fldCharType="separate"/>
            </w:r>
            <w:r w:rsidR="00591F1B">
              <w:rPr>
                <w:webHidden/>
              </w:rPr>
              <w:t>47</w:t>
            </w:r>
            <w:r w:rsidR="00BD17B6">
              <w:rPr>
                <w:webHidden/>
              </w:rPr>
              <w:fldChar w:fldCharType="end"/>
            </w:r>
          </w:hyperlink>
        </w:p>
        <w:p w14:paraId="620F72C0" w14:textId="12E995A3" w:rsidR="00BD17B6" w:rsidRDefault="00BA61CD">
          <w:pPr>
            <w:pStyle w:val="TOC3"/>
            <w:rPr>
              <w:rFonts w:asciiTheme="minorHAnsi" w:eastAsiaTheme="minorEastAsia" w:hAnsiTheme="minorHAnsi" w:cstheme="minorBidi"/>
              <w:sz w:val="22"/>
              <w:szCs w:val="22"/>
              <w:lang w:val="en-US" w:eastAsia="en-US"/>
            </w:rPr>
          </w:pPr>
          <w:hyperlink w:anchor="_Toc120214393" w:history="1">
            <w:r w:rsidR="00BD17B6" w:rsidRPr="00BC1F0D">
              <w:rPr>
                <w:rStyle w:val="Hyperlink"/>
              </w:rPr>
              <w:t>5.4.1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_Toc120214393 \h </w:instrText>
            </w:r>
            <w:r w:rsidR="00BD17B6">
              <w:rPr>
                <w:webHidden/>
              </w:rPr>
            </w:r>
            <w:r w:rsidR="00BD17B6">
              <w:rPr>
                <w:webHidden/>
              </w:rPr>
              <w:fldChar w:fldCharType="separate"/>
            </w:r>
            <w:r w:rsidR="00591F1B">
              <w:rPr>
                <w:webHidden/>
              </w:rPr>
              <w:t>47</w:t>
            </w:r>
            <w:r w:rsidR="00BD17B6">
              <w:rPr>
                <w:webHidden/>
              </w:rPr>
              <w:fldChar w:fldCharType="end"/>
            </w:r>
          </w:hyperlink>
        </w:p>
        <w:p w14:paraId="05B22637" w14:textId="75460CE1" w:rsidR="00BD17B6" w:rsidRDefault="00BA61CD">
          <w:pPr>
            <w:pStyle w:val="TOC2"/>
            <w:rPr>
              <w:rFonts w:asciiTheme="minorHAnsi" w:eastAsiaTheme="minorEastAsia" w:hAnsiTheme="minorHAnsi" w:cstheme="minorBidi"/>
              <w:sz w:val="22"/>
              <w:szCs w:val="22"/>
              <w:lang w:val="en-US" w:eastAsia="en-US"/>
            </w:rPr>
          </w:pPr>
          <w:hyperlink w:anchor="_Toc120214394" w:history="1">
            <w:r w:rsidR="00BD17B6" w:rsidRPr="00BC1F0D">
              <w:rPr>
                <w:rStyle w:val="Hyperlink"/>
              </w:rPr>
              <w:t>5.5</w:t>
            </w:r>
            <w:r w:rsidR="00BD17B6">
              <w:rPr>
                <w:rFonts w:asciiTheme="minorHAnsi" w:eastAsiaTheme="minorEastAsia" w:hAnsiTheme="minorHAnsi" w:cstheme="minorBidi"/>
                <w:sz w:val="22"/>
                <w:szCs w:val="22"/>
                <w:lang w:val="en-US" w:eastAsia="en-US"/>
              </w:rPr>
              <w:tab/>
            </w:r>
            <w:r w:rsidR="00BD17B6" w:rsidRPr="00BC1F0D">
              <w:rPr>
                <w:rStyle w:val="Hyperlink"/>
              </w:rPr>
              <w:t>Harbour Physical Infrastructure</w:t>
            </w:r>
            <w:r w:rsidR="00BD17B6">
              <w:rPr>
                <w:webHidden/>
              </w:rPr>
              <w:tab/>
            </w:r>
            <w:r w:rsidR="00BD17B6">
              <w:rPr>
                <w:webHidden/>
              </w:rPr>
              <w:fldChar w:fldCharType="begin"/>
            </w:r>
            <w:r w:rsidR="00BD17B6">
              <w:rPr>
                <w:webHidden/>
              </w:rPr>
              <w:instrText xml:space="preserve"> PAGEREF _Toc120214394 \h </w:instrText>
            </w:r>
            <w:r w:rsidR="00BD17B6">
              <w:rPr>
                <w:webHidden/>
              </w:rPr>
            </w:r>
            <w:r w:rsidR="00BD17B6">
              <w:rPr>
                <w:webHidden/>
              </w:rPr>
              <w:fldChar w:fldCharType="separate"/>
            </w:r>
            <w:r w:rsidR="00591F1B">
              <w:rPr>
                <w:webHidden/>
              </w:rPr>
              <w:t>48</w:t>
            </w:r>
            <w:r w:rsidR="00BD17B6">
              <w:rPr>
                <w:webHidden/>
              </w:rPr>
              <w:fldChar w:fldCharType="end"/>
            </w:r>
          </w:hyperlink>
        </w:p>
        <w:p w14:paraId="1E70C621" w14:textId="2762EAFE" w:rsidR="00BD17B6" w:rsidRDefault="00BA61CD">
          <w:pPr>
            <w:pStyle w:val="TOC3"/>
            <w:rPr>
              <w:rFonts w:asciiTheme="minorHAnsi" w:eastAsiaTheme="minorEastAsia" w:hAnsiTheme="minorHAnsi" w:cstheme="minorBidi"/>
              <w:sz w:val="22"/>
              <w:szCs w:val="22"/>
              <w:lang w:val="en-US" w:eastAsia="en-US"/>
            </w:rPr>
          </w:pPr>
          <w:hyperlink w:anchor="_Toc120214395" w:history="1">
            <w:r w:rsidR="00BD17B6" w:rsidRPr="00BC1F0D">
              <w:rPr>
                <w:rStyle w:val="Hyperlink"/>
              </w:rPr>
              <w:t>5.5.1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_Toc120214395 \h </w:instrText>
            </w:r>
            <w:r w:rsidR="00BD17B6">
              <w:rPr>
                <w:webHidden/>
              </w:rPr>
            </w:r>
            <w:r w:rsidR="00BD17B6">
              <w:rPr>
                <w:webHidden/>
              </w:rPr>
              <w:fldChar w:fldCharType="separate"/>
            </w:r>
            <w:r w:rsidR="00591F1B">
              <w:rPr>
                <w:webHidden/>
              </w:rPr>
              <w:t>48</w:t>
            </w:r>
            <w:r w:rsidR="00BD17B6">
              <w:rPr>
                <w:webHidden/>
              </w:rPr>
              <w:fldChar w:fldCharType="end"/>
            </w:r>
          </w:hyperlink>
        </w:p>
        <w:p w14:paraId="676D91AA" w14:textId="110630C2" w:rsidR="00BD17B6" w:rsidRDefault="00BA61CD">
          <w:pPr>
            <w:pStyle w:val="TOC2"/>
            <w:rPr>
              <w:rFonts w:asciiTheme="minorHAnsi" w:eastAsiaTheme="minorEastAsia" w:hAnsiTheme="minorHAnsi" w:cstheme="minorBidi"/>
              <w:sz w:val="22"/>
              <w:szCs w:val="22"/>
              <w:lang w:val="en-US" w:eastAsia="en-US"/>
            </w:rPr>
          </w:pPr>
          <w:hyperlink w:anchor="_Toc120214396" w:history="1">
            <w:r w:rsidR="00BD17B6" w:rsidRPr="00BC1F0D">
              <w:rPr>
                <w:rStyle w:val="Hyperlink"/>
              </w:rPr>
              <w:t>5.6</w:t>
            </w:r>
            <w:r w:rsidR="00BD17B6">
              <w:rPr>
                <w:rFonts w:asciiTheme="minorHAnsi" w:eastAsiaTheme="minorEastAsia" w:hAnsiTheme="minorHAnsi" w:cstheme="minorBidi"/>
                <w:sz w:val="22"/>
                <w:szCs w:val="22"/>
                <w:lang w:val="en-US" w:eastAsia="en-US"/>
              </w:rPr>
              <w:tab/>
            </w:r>
            <w:r w:rsidR="00BD17B6" w:rsidRPr="00BC1F0D">
              <w:rPr>
                <w:rStyle w:val="Hyperlink"/>
              </w:rPr>
              <w:t>Layout</w:t>
            </w:r>
            <w:r w:rsidR="00BD17B6">
              <w:rPr>
                <w:webHidden/>
              </w:rPr>
              <w:tab/>
            </w:r>
            <w:r w:rsidR="00BD17B6">
              <w:rPr>
                <w:webHidden/>
              </w:rPr>
              <w:fldChar w:fldCharType="begin"/>
            </w:r>
            <w:r w:rsidR="00BD17B6">
              <w:rPr>
                <w:webHidden/>
              </w:rPr>
              <w:instrText xml:space="preserve"> PAGEREF _Toc120214396 \h </w:instrText>
            </w:r>
            <w:r w:rsidR="00BD17B6">
              <w:rPr>
                <w:webHidden/>
              </w:rPr>
            </w:r>
            <w:r w:rsidR="00BD17B6">
              <w:rPr>
                <w:webHidden/>
              </w:rPr>
              <w:fldChar w:fldCharType="separate"/>
            </w:r>
            <w:r w:rsidR="00591F1B">
              <w:rPr>
                <w:webHidden/>
              </w:rPr>
              <w:t>49</w:t>
            </w:r>
            <w:r w:rsidR="00BD17B6">
              <w:rPr>
                <w:webHidden/>
              </w:rPr>
              <w:fldChar w:fldCharType="end"/>
            </w:r>
          </w:hyperlink>
        </w:p>
        <w:p w14:paraId="717A1101" w14:textId="6DCD6D74" w:rsidR="00BD17B6" w:rsidRDefault="00BA61CD">
          <w:pPr>
            <w:pStyle w:val="TOC3"/>
            <w:rPr>
              <w:rFonts w:asciiTheme="minorHAnsi" w:eastAsiaTheme="minorEastAsia" w:hAnsiTheme="minorHAnsi" w:cstheme="minorBidi"/>
              <w:sz w:val="22"/>
              <w:szCs w:val="22"/>
              <w:lang w:val="en-US" w:eastAsia="en-US"/>
            </w:rPr>
          </w:pPr>
          <w:hyperlink w:anchor="_Toc120214397" w:history="1">
            <w:r w:rsidR="00BD17B6" w:rsidRPr="00BC1F0D">
              <w:rPr>
                <w:rStyle w:val="Hyperlink"/>
              </w:rPr>
              <w:t>5.6.1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_Toc120214397 \h </w:instrText>
            </w:r>
            <w:r w:rsidR="00BD17B6">
              <w:rPr>
                <w:webHidden/>
              </w:rPr>
            </w:r>
            <w:r w:rsidR="00BD17B6">
              <w:rPr>
                <w:webHidden/>
              </w:rPr>
              <w:fldChar w:fldCharType="separate"/>
            </w:r>
            <w:r w:rsidR="00591F1B">
              <w:rPr>
                <w:webHidden/>
              </w:rPr>
              <w:t>49</w:t>
            </w:r>
            <w:r w:rsidR="00BD17B6">
              <w:rPr>
                <w:webHidden/>
              </w:rPr>
              <w:fldChar w:fldCharType="end"/>
            </w:r>
          </w:hyperlink>
        </w:p>
        <w:p w14:paraId="72EB42EE" w14:textId="297EDBC9" w:rsidR="00BD17B6" w:rsidRDefault="00BA61CD">
          <w:pPr>
            <w:pStyle w:val="TOC1"/>
            <w:rPr>
              <w:rFonts w:asciiTheme="minorHAnsi" w:eastAsiaTheme="minorEastAsia" w:hAnsiTheme="minorHAnsi" w:cstheme="minorBidi"/>
              <w:b w:val="0"/>
              <w:noProof/>
              <w:sz w:val="22"/>
              <w:szCs w:val="22"/>
              <w:lang w:val="en-US" w:eastAsia="en-US"/>
            </w:rPr>
          </w:pPr>
          <w:hyperlink w:anchor="_Toc120214398" w:history="1">
            <w:r w:rsidR="00BD17B6" w:rsidRPr="00BC1F0D">
              <w:rPr>
                <w:rStyle w:val="Hyperlink"/>
                <w:noProof/>
              </w:rPr>
              <w:t>6</w:t>
            </w:r>
            <w:r w:rsidR="00BD17B6">
              <w:rPr>
                <w:rFonts w:asciiTheme="minorHAnsi" w:eastAsiaTheme="minorEastAsia" w:hAnsiTheme="minorHAnsi" w:cstheme="minorBidi"/>
                <w:b w:val="0"/>
                <w:noProof/>
                <w:sz w:val="22"/>
                <w:szCs w:val="22"/>
                <w:lang w:val="en-US" w:eastAsia="en-US"/>
              </w:rPr>
              <w:tab/>
            </w:r>
            <w:r w:rsidR="00BD17B6" w:rsidRPr="00BC1F0D">
              <w:rPr>
                <w:rStyle w:val="Hyperlink"/>
                <w:noProof/>
              </w:rPr>
              <w:t>Harbour Layout</w:t>
            </w:r>
            <w:r w:rsidR="00BD17B6">
              <w:rPr>
                <w:noProof/>
                <w:webHidden/>
              </w:rPr>
              <w:tab/>
            </w:r>
            <w:r w:rsidR="00BD17B6">
              <w:rPr>
                <w:noProof/>
                <w:webHidden/>
              </w:rPr>
              <w:fldChar w:fldCharType="begin"/>
            </w:r>
            <w:r w:rsidR="00BD17B6">
              <w:rPr>
                <w:noProof/>
                <w:webHidden/>
              </w:rPr>
              <w:instrText xml:space="preserve"> PAGEREF _Toc120214398 \h </w:instrText>
            </w:r>
            <w:r w:rsidR="00BD17B6">
              <w:rPr>
                <w:noProof/>
                <w:webHidden/>
              </w:rPr>
            </w:r>
            <w:r w:rsidR="00BD17B6">
              <w:rPr>
                <w:noProof/>
                <w:webHidden/>
              </w:rPr>
              <w:fldChar w:fldCharType="separate"/>
            </w:r>
            <w:r w:rsidR="00591F1B">
              <w:rPr>
                <w:noProof/>
                <w:webHidden/>
              </w:rPr>
              <w:t>50</w:t>
            </w:r>
            <w:r w:rsidR="00BD17B6">
              <w:rPr>
                <w:noProof/>
                <w:webHidden/>
              </w:rPr>
              <w:fldChar w:fldCharType="end"/>
            </w:r>
          </w:hyperlink>
        </w:p>
        <w:p w14:paraId="46739022" w14:textId="78EBF6BC" w:rsidR="00BD17B6" w:rsidRDefault="00BA61CD">
          <w:pPr>
            <w:pStyle w:val="TOC2"/>
            <w:rPr>
              <w:rFonts w:asciiTheme="minorHAnsi" w:eastAsiaTheme="minorEastAsia" w:hAnsiTheme="minorHAnsi" w:cstheme="minorBidi"/>
              <w:sz w:val="22"/>
              <w:szCs w:val="22"/>
              <w:lang w:val="en-US" w:eastAsia="en-US"/>
            </w:rPr>
          </w:pPr>
          <w:hyperlink w:anchor="_Toc120214399" w:history="1">
            <w:r w:rsidR="00BD17B6" w:rsidRPr="00BC1F0D">
              <w:rPr>
                <w:rStyle w:val="Hyperlink"/>
              </w:rPr>
              <w:t>6.1</w:t>
            </w:r>
            <w:r w:rsidR="00BD17B6">
              <w:rPr>
                <w:rFonts w:asciiTheme="minorHAnsi" w:eastAsiaTheme="minorEastAsia" w:hAnsiTheme="minorHAnsi" w:cstheme="minorBidi"/>
                <w:sz w:val="22"/>
                <w:szCs w:val="22"/>
                <w:lang w:val="en-US" w:eastAsia="en-US"/>
              </w:rPr>
              <w:tab/>
            </w:r>
            <w:r w:rsidR="00BD17B6" w:rsidRPr="00BC1F0D">
              <w:rPr>
                <w:rStyle w:val="Hyperlink"/>
              </w:rPr>
              <w:t>Introduction</w:t>
            </w:r>
            <w:r w:rsidR="00BD17B6">
              <w:rPr>
                <w:webHidden/>
              </w:rPr>
              <w:tab/>
            </w:r>
            <w:r w:rsidR="00BD17B6">
              <w:rPr>
                <w:webHidden/>
              </w:rPr>
              <w:fldChar w:fldCharType="begin"/>
            </w:r>
            <w:r w:rsidR="00BD17B6">
              <w:rPr>
                <w:webHidden/>
              </w:rPr>
              <w:instrText xml:space="preserve"> PAGEREF _Toc120214399 \h </w:instrText>
            </w:r>
            <w:r w:rsidR="00BD17B6">
              <w:rPr>
                <w:webHidden/>
              </w:rPr>
            </w:r>
            <w:r w:rsidR="00BD17B6">
              <w:rPr>
                <w:webHidden/>
              </w:rPr>
              <w:fldChar w:fldCharType="separate"/>
            </w:r>
            <w:r w:rsidR="00591F1B">
              <w:rPr>
                <w:webHidden/>
              </w:rPr>
              <w:t>50</w:t>
            </w:r>
            <w:r w:rsidR="00BD17B6">
              <w:rPr>
                <w:webHidden/>
              </w:rPr>
              <w:fldChar w:fldCharType="end"/>
            </w:r>
          </w:hyperlink>
        </w:p>
        <w:p w14:paraId="5A6D42F0" w14:textId="41BF245F" w:rsidR="00BD17B6" w:rsidRDefault="00BA61CD">
          <w:pPr>
            <w:pStyle w:val="TOC3"/>
            <w:rPr>
              <w:rFonts w:asciiTheme="minorHAnsi" w:eastAsiaTheme="minorEastAsia" w:hAnsiTheme="minorHAnsi" w:cstheme="minorBidi"/>
              <w:sz w:val="22"/>
              <w:szCs w:val="22"/>
              <w:lang w:val="en-US" w:eastAsia="en-US"/>
            </w:rPr>
          </w:pPr>
          <w:hyperlink w:anchor="_Toc120214400" w:history="1">
            <w:r w:rsidR="00BD17B6" w:rsidRPr="00BC1F0D">
              <w:rPr>
                <w:rStyle w:val="Hyperlink"/>
              </w:rPr>
              <w:t>6.1.1</w:t>
            </w:r>
            <w:r w:rsidR="00BD17B6">
              <w:rPr>
                <w:rFonts w:asciiTheme="minorHAnsi" w:eastAsiaTheme="minorEastAsia" w:hAnsiTheme="minorHAnsi" w:cstheme="minorBidi"/>
                <w:sz w:val="22"/>
                <w:szCs w:val="22"/>
                <w:lang w:val="en-US" w:eastAsia="en-US"/>
              </w:rPr>
              <w:tab/>
            </w:r>
            <w:r w:rsidR="00BD17B6" w:rsidRPr="00BC1F0D">
              <w:rPr>
                <w:rStyle w:val="Hyperlink"/>
              </w:rPr>
              <w:t>Layout container associations</w:t>
            </w:r>
            <w:r w:rsidR="00BD17B6">
              <w:rPr>
                <w:webHidden/>
              </w:rPr>
              <w:tab/>
            </w:r>
            <w:r w:rsidR="00BD17B6">
              <w:rPr>
                <w:webHidden/>
              </w:rPr>
              <w:fldChar w:fldCharType="begin"/>
            </w:r>
            <w:r w:rsidR="00BD17B6">
              <w:rPr>
                <w:webHidden/>
              </w:rPr>
              <w:instrText xml:space="preserve"> PAGEREF _Toc120214400 \h </w:instrText>
            </w:r>
            <w:r w:rsidR="00BD17B6">
              <w:rPr>
                <w:webHidden/>
              </w:rPr>
            </w:r>
            <w:r w:rsidR="00BD17B6">
              <w:rPr>
                <w:webHidden/>
              </w:rPr>
              <w:fldChar w:fldCharType="separate"/>
            </w:r>
            <w:r w:rsidR="00591F1B">
              <w:rPr>
                <w:webHidden/>
              </w:rPr>
              <w:t>51</w:t>
            </w:r>
            <w:r w:rsidR="00BD17B6">
              <w:rPr>
                <w:webHidden/>
              </w:rPr>
              <w:fldChar w:fldCharType="end"/>
            </w:r>
          </w:hyperlink>
        </w:p>
        <w:p w14:paraId="2CADE22E" w14:textId="0FBD48D0" w:rsidR="00BD17B6" w:rsidRDefault="00BA61CD">
          <w:pPr>
            <w:pStyle w:val="TOC3"/>
            <w:rPr>
              <w:rFonts w:asciiTheme="minorHAnsi" w:eastAsiaTheme="minorEastAsia" w:hAnsiTheme="minorHAnsi" w:cstheme="minorBidi"/>
              <w:sz w:val="22"/>
              <w:szCs w:val="22"/>
              <w:lang w:val="en-US" w:eastAsia="en-US"/>
            </w:rPr>
          </w:pPr>
          <w:hyperlink w:anchor="_Toc120214401" w:history="1">
            <w:r w:rsidR="00BD17B6" w:rsidRPr="00BC1F0D">
              <w:rPr>
                <w:rStyle w:val="Hyperlink"/>
              </w:rPr>
              <w:t>6.1.2</w:t>
            </w:r>
            <w:r w:rsidR="00BD17B6">
              <w:rPr>
                <w:rFonts w:asciiTheme="minorHAnsi" w:eastAsiaTheme="minorEastAsia" w:hAnsiTheme="minorHAnsi" w:cstheme="minorBidi"/>
                <w:sz w:val="22"/>
                <w:szCs w:val="22"/>
                <w:lang w:val="en-US" w:eastAsia="en-US"/>
              </w:rPr>
              <w:tab/>
            </w:r>
            <w:r w:rsidR="00BD17B6" w:rsidRPr="00BC1F0D">
              <w:rPr>
                <w:rStyle w:val="Hyperlink"/>
              </w:rPr>
              <w:t>Positioning in berths</w:t>
            </w:r>
            <w:r w:rsidR="00BD17B6">
              <w:rPr>
                <w:webHidden/>
              </w:rPr>
              <w:tab/>
            </w:r>
            <w:r w:rsidR="00BD17B6">
              <w:rPr>
                <w:webHidden/>
              </w:rPr>
              <w:fldChar w:fldCharType="begin"/>
            </w:r>
            <w:r w:rsidR="00BD17B6">
              <w:rPr>
                <w:webHidden/>
              </w:rPr>
              <w:instrText xml:space="preserve"> PAGEREF _Toc120214401 \h </w:instrText>
            </w:r>
            <w:r w:rsidR="00BD17B6">
              <w:rPr>
                <w:webHidden/>
              </w:rPr>
            </w:r>
            <w:r w:rsidR="00BD17B6">
              <w:rPr>
                <w:webHidden/>
              </w:rPr>
              <w:fldChar w:fldCharType="separate"/>
            </w:r>
            <w:r w:rsidR="00591F1B">
              <w:rPr>
                <w:webHidden/>
              </w:rPr>
              <w:t>52</w:t>
            </w:r>
            <w:r w:rsidR="00BD17B6">
              <w:rPr>
                <w:webHidden/>
              </w:rPr>
              <w:fldChar w:fldCharType="end"/>
            </w:r>
          </w:hyperlink>
        </w:p>
        <w:p w14:paraId="25CAD541" w14:textId="508A2909" w:rsidR="00BD17B6" w:rsidRDefault="00BA61CD">
          <w:pPr>
            <w:pStyle w:val="TOC3"/>
            <w:rPr>
              <w:rFonts w:asciiTheme="minorHAnsi" w:eastAsiaTheme="minorEastAsia" w:hAnsiTheme="minorHAnsi" w:cstheme="minorBidi"/>
              <w:sz w:val="22"/>
              <w:szCs w:val="22"/>
              <w:lang w:val="en-US" w:eastAsia="en-US"/>
            </w:rPr>
          </w:pPr>
          <w:hyperlink w:anchor="_Toc120214402" w:history="1">
            <w:r w:rsidR="00BD17B6" w:rsidRPr="00BC1F0D">
              <w:rPr>
                <w:rStyle w:val="Hyperlink"/>
              </w:rPr>
              <w:t>6.1.3</w:t>
            </w:r>
            <w:r w:rsidR="00BD17B6">
              <w:rPr>
                <w:rFonts w:asciiTheme="minorHAnsi" w:eastAsiaTheme="minorEastAsia" w:hAnsiTheme="minorHAnsi" w:cstheme="minorBidi"/>
                <w:sz w:val="22"/>
                <w:szCs w:val="22"/>
                <w:lang w:val="en-US" w:eastAsia="en-US"/>
              </w:rPr>
              <w:tab/>
            </w:r>
            <w:r w:rsidR="00BD17B6" w:rsidRPr="00BC1F0D">
              <w:rPr>
                <w:rStyle w:val="Hyperlink"/>
              </w:rPr>
              <w:t>Associations for layout features</w:t>
            </w:r>
            <w:r w:rsidR="00BD17B6">
              <w:rPr>
                <w:webHidden/>
              </w:rPr>
              <w:tab/>
            </w:r>
            <w:r w:rsidR="00BD17B6">
              <w:rPr>
                <w:webHidden/>
              </w:rPr>
              <w:fldChar w:fldCharType="begin"/>
            </w:r>
            <w:r w:rsidR="00BD17B6">
              <w:rPr>
                <w:webHidden/>
              </w:rPr>
              <w:instrText xml:space="preserve"> PAGEREF _Toc120214402 \h </w:instrText>
            </w:r>
            <w:r w:rsidR="00BD17B6">
              <w:rPr>
                <w:webHidden/>
              </w:rPr>
            </w:r>
            <w:r w:rsidR="00BD17B6">
              <w:rPr>
                <w:webHidden/>
              </w:rPr>
              <w:fldChar w:fldCharType="separate"/>
            </w:r>
            <w:r w:rsidR="00591F1B">
              <w:rPr>
                <w:webHidden/>
              </w:rPr>
              <w:t>53</w:t>
            </w:r>
            <w:r w:rsidR="00BD17B6">
              <w:rPr>
                <w:webHidden/>
              </w:rPr>
              <w:fldChar w:fldCharType="end"/>
            </w:r>
          </w:hyperlink>
        </w:p>
        <w:p w14:paraId="7163F095" w14:textId="5E73BCE0" w:rsidR="00BD17B6" w:rsidRDefault="00BA61CD">
          <w:pPr>
            <w:pStyle w:val="TOC3"/>
            <w:rPr>
              <w:rFonts w:asciiTheme="minorHAnsi" w:eastAsiaTheme="minorEastAsia" w:hAnsiTheme="minorHAnsi" w:cstheme="minorBidi"/>
              <w:sz w:val="22"/>
              <w:szCs w:val="22"/>
              <w:lang w:val="en-US" w:eastAsia="en-US"/>
            </w:rPr>
          </w:pPr>
          <w:hyperlink w:anchor="_Toc120214403" w:history="1">
            <w:r w:rsidR="00BD17B6" w:rsidRPr="00BC1F0D">
              <w:rPr>
                <w:rStyle w:val="Hyperlink"/>
              </w:rPr>
              <w:t>6.1.4</w:t>
            </w:r>
            <w:r w:rsidR="00BD17B6">
              <w:rPr>
                <w:rFonts w:asciiTheme="minorHAnsi" w:eastAsiaTheme="minorEastAsia" w:hAnsiTheme="minorHAnsi" w:cstheme="minorBidi"/>
                <w:sz w:val="22"/>
                <w:szCs w:val="22"/>
                <w:lang w:val="en-US" w:eastAsia="en-US"/>
              </w:rPr>
              <w:tab/>
            </w:r>
            <w:r w:rsidR="00BD17B6" w:rsidRPr="00BC1F0D">
              <w:rPr>
                <w:rStyle w:val="Hyperlink"/>
              </w:rPr>
              <w:t>Associations between layout and physical infrastructure features</w:t>
            </w:r>
            <w:r w:rsidR="00BD17B6">
              <w:rPr>
                <w:webHidden/>
              </w:rPr>
              <w:tab/>
            </w:r>
            <w:r w:rsidR="00BD17B6">
              <w:rPr>
                <w:webHidden/>
              </w:rPr>
              <w:fldChar w:fldCharType="begin"/>
            </w:r>
            <w:r w:rsidR="00BD17B6">
              <w:rPr>
                <w:webHidden/>
              </w:rPr>
              <w:instrText xml:space="preserve"> PAGEREF _Toc120214403 \h </w:instrText>
            </w:r>
            <w:r w:rsidR="00BD17B6">
              <w:rPr>
                <w:webHidden/>
              </w:rPr>
            </w:r>
            <w:r w:rsidR="00BD17B6">
              <w:rPr>
                <w:webHidden/>
              </w:rPr>
              <w:fldChar w:fldCharType="separate"/>
            </w:r>
            <w:r w:rsidR="00591F1B">
              <w:rPr>
                <w:webHidden/>
              </w:rPr>
              <w:t>54</w:t>
            </w:r>
            <w:r w:rsidR="00BD17B6">
              <w:rPr>
                <w:webHidden/>
              </w:rPr>
              <w:fldChar w:fldCharType="end"/>
            </w:r>
          </w:hyperlink>
        </w:p>
        <w:p w14:paraId="22117965" w14:textId="425E1286" w:rsidR="00BD17B6" w:rsidRDefault="00BA61CD">
          <w:pPr>
            <w:pStyle w:val="TOC3"/>
            <w:rPr>
              <w:rFonts w:asciiTheme="minorHAnsi" w:eastAsiaTheme="minorEastAsia" w:hAnsiTheme="minorHAnsi" w:cstheme="minorBidi"/>
              <w:sz w:val="22"/>
              <w:szCs w:val="22"/>
              <w:lang w:val="en-US" w:eastAsia="en-US"/>
            </w:rPr>
          </w:pPr>
          <w:hyperlink w:anchor="_Toc120214404" w:history="1">
            <w:r w:rsidR="00BD17B6" w:rsidRPr="00BC1F0D">
              <w:rPr>
                <w:rStyle w:val="Hyperlink"/>
              </w:rPr>
              <w:t>6.1.5</w:t>
            </w:r>
            <w:r w:rsidR="00BD17B6">
              <w:rPr>
                <w:rFonts w:asciiTheme="minorHAnsi" w:eastAsiaTheme="minorEastAsia" w:hAnsiTheme="minorHAnsi" w:cstheme="minorBidi"/>
                <w:sz w:val="22"/>
                <w:szCs w:val="22"/>
                <w:lang w:val="en-US" w:eastAsia="en-US"/>
              </w:rPr>
              <w:tab/>
            </w:r>
            <w:r w:rsidR="00BD17B6" w:rsidRPr="00BC1F0D">
              <w:rPr>
                <w:rStyle w:val="Hyperlink"/>
              </w:rPr>
              <w:t xml:space="preserve">Inheritance of </w:t>
            </w:r>
            <w:r w:rsidR="00BD17B6" w:rsidRPr="00BC1F0D">
              <w:rPr>
                <w:rStyle w:val="Hyperlink"/>
                <w:i/>
                <w:iCs/>
              </w:rPr>
              <w:t>TextAssociation</w:t>
            </w:r>
            <w:r w:rsidR="00BD17B6" w:rsidRPr="00BC1F0D">
              <w:rPr>
                <w:rStyle w:val="Hyperlink"/>
              </w:rPr>
              <w:t xml:space="preserve"> by all layout and physical infrastructure features</w:t>
            </w:r>
            <w:r w:rsidR="00BD17B6">
              <w:rPr>
                <w:webHidden/>
              </w:rPr>
              <w:tab/>
            </w:r>
            <w:r w:rsidR="00BD17B6">
              <w:rPr>
                <w:webHidden/>
              </w:rPr>
              <w:fldChar w:fldCharType="begin"/>
            </w:r>
            <w:r w:rsidR="00BD17B6">
              <w:rPr>
                <w:webHidden/>
              </w:rPr>
              <w:instrText xml:space="preserve"> PAGEREF _Toc120214404 \h </w:instrText>
            </w:r>
            <w:r w:rsidR="00BD17B6">
              <w:rPr>
                <w:webHidden/>
              </w:rPr>
            </w:r>
            <w:r w:rsidR="00BD17B6">
              <w:rPr>
                <w:webHidden/>
              </w:rPr>
              <w:fldChar w:fldCharType="separate"/>
            </w:r>
            <w:r w:rsidR="00591F1B">
              <w:rPr>
                <w:webHidden/>
              </w:rPr>
              <w:t>54</w:t>
            </w:r>
            <w:r w:rsidR="00BD17B6">
              <w:rPr>
                <w:webHidden/>
              </w:rPr>
              <w:fldChar w:fldCharType="end"/>
            </w:r>
          </w:hyperlink>
        </w:p>
        <w:p w14:paraId="136AD583" w14:textId="58ADBFAC" w:rsidR="00BD17B6" w:rsidRDefault="00BA61CD">
          <w:pPr>
            <w:pStyle w:val="TOC2"/>
            <w:rPr>
              <w:rFonts w:asciiTheme="minorHAnsi" w:eastAsiaTheme="minorEastAsia" w:hAnsiTheme="minorHAnsi" w:cstheme="minorBidi"/>
              <w:sz w:val="22"/>
              <w:szCs w:val="22"/>
              <w:lang w:val="en-US" w:eastAsia="en-US"/>
            </w:rPr>
          </w:pPr>
          <w:hyperlink w:anchor="_Toc120214405" w:history="1">
            <w:r w:rsidR="00BD17B6" w:rsidRPr="00BC1F0D">
              <w:rPr>
                <w:rStyle w:val="Hyperlink"/>
              </w:rPr>
              <w:t>6.2</w:t>
            </w:r>
            <w:r w:rsidR="00BD17B6">
              <w:rPr>
                <w:rFonts w:asciiTheme="minorHAnsi" w:eastAsiaTheme="minorEastAsia" w:hAnsiTheme="minorHAnsi" w:cstheme="minorBidi"/>
                <w:sz w:val="22"/>
                <w:szCs w:val="22"/>
                <w:lang w:val="en-US" w:eastAsia="en-US"/>
              </w:rPr>
              <w:tab/>
            </w:r>
            <w:r w:rsidR="00BD17B6" w:rsidRPr="00BC1F0D">
              <w:rPr>
                <w:rStyle w:val="Hyperlink"/>
              </w:rPr>
              <w:t>Anchor Berth</w:t>
            </w:r>
            <w:r w:rsidR="00BD17B6">
              <w:rPr>
                <w:webHidden/>
              </w:rPr>
              <w:tab/>
            </w:r>
            <w:r w:rsidR="00BD17B6">
              <w:rPr>
                <w:webHidden/>
              </w:rPr>
              <w:fldChar w:fldCharType="begin"/>
            </w:r>
            <w:r w:rsidR="00BD17B6">
              <w:rPr>
                <w:webHidden/>
              </w:rPr>
              <w:instrText xml:space="preserve"> PAGEREF _Toc120214405 \h </w:instrText>
            </w:r>
            <w:r w:rsidR="00BD17B6">
              <w:rPr>
                <w:webHidden/>
              </w:rPr>
            </w:r>
            <w:r w:rsidR="00BD17B6">
              <w:rPr>
                <w:webHidden/>
              </w:rPr>
              <w:fldChar w:fldCharType="separate"/>
            </w:r>
            <w:r w:rsidR="00591F1B">
              <w:rPr>
                <w:webHidden/>
              </w:rPr>
              <w:t>54</w:t>
            </w:r>
            <w:r w:rsidR="00BD17B6">
              <w:rPr>
                <w:webHidden/>
              </w:rPr>
              <w:fldChar w:fldCharType="end"/>
            </w:r>
          </w:hyperlink>
        </w:p>
        <w:p w14:paraId="048DB073" w14:textId="1FDE6452" w:rsidR="00BD17B6" w:rsidRDefault="00BA61CD">
          <w:pPr>
            <w:pStyle w:val="TOC3"/>
            <w:rPr>
              <w:rFonts w:asciiTheme="minorHAnsi" w:eastAsiaTheme="minorEastAsia" w:hAnsiTheme="minorHAnsi" w:cstheme="minorBidi"/>
              <w:sz w:val="22"/>
              <w:szCs w:val="22"/>
              <w:lang w:val="en-US" w:eastAsia="en-US"/>
            </w:rPr>
          </w:pPr>
          <w:hyperlink w:anchor="_Toc120214406" w:history="1">
            <w:r w:rsidR="00BD17B6" w:rsidRPr="00BC1F0D">
              <w:rPr>
                <w:rStyle w:val="Hyperlink"/>
              </w:rPr>
              <w:t>6.2.1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_Toc120214406 \h </w:instrText>
            </w:r>
            <w:r w:rsidR="00BD17B6">
              <w:rPr>
                <w:webHidden/>
              </w:rPr>
            </w:r>
            <w:r w:rsidR="00BD17B6">
              <w:rPr>
                <w:webHidden/>
              </w:rPr>
              <w:fldChar w:fldCharType="separate"/>
            </w:r>
            <w:r w:rsidR="00591F1B">
              <w:rPr>
                <w:webHidden/>
              </w:rPr>
              <w:t>55</w:t>
            </w:r>
            <w:r w:rsidR="00BD17B6">
              <w:rPr>
                <w:webHidden/>
              </w:rPr>
              <w:fldChar w:fldCharType="end"/>
            </w:r>
          </w:hyperlink>
        </w:p>
        <w:p w14:paraId="4AB6E58C" w14:textId="7C51568B" w:rsidR="00BD17B6" w:rsidRDefault="00BA61CD">
          <w:pPr>
            <w:pStyle w:val="TOC2"/>
            <w:rPr>
              <w:rFonts w:asciiTheme="minorHAnsi" w:eastAsiaTheme="minorEastAsia" w:hAnsiTheme="minorHAnsi" w:cstheme="minorBidi"/>
              <w:sz w:val="22"/>
              <w:szCs w:val="22"/>
              <w:lang w:val="en-US" w:eastAsia="en-US"/>
            </w:rPr>
          </w:pPr>
          <w:hyperlink w:anchor="_Toc120214407" w:history="1">
            <w:r w:rsidR="00BD17B6" w:rsidRPr="00BC1F0D">
              <w:rPr>
                <w:rStyle w:val="Hyperlink"/>
              </w:rPr>
              <w:t>6.3</w:t>
            </w:r>
            <w:r w:rsidR="00BD17B6">
              <w:rPr>
                <w:rFonts w:asciiTheme="minorHAnsi" w:eastAsiaTheme="minorEastAsia" w:hAnsiTheme="minorHAnsi" w:cstheme="minorBidi"/>
                <w:sz w:val="22"/>
                <w:szCs w:val="22"/>
                <w:lang w:val="en-US" w:eastAsia="en-US"/>
              </w:rPr>
              <w:tab/>
            </w:r>
            <w:r w:rsidR="00BD17B6" w:rsidRPr="00BC1F0D">
              <w:rPr>
                <w:rStyle w:val="Hyperlink"/>
              </w:rPr>
              <w:t>Anchorage Area</w:t>
            </w:r>
            <w:r w:rsidR="00BD17B6">
              <w:rPr>
                <w:webHidden/>
              </w:rPr>
              <w:tab/>
            </w:r>
            <w:r w:rsidR="00BD17B6">
              <w:rPr>
                <w:webHidden/>
              </w:rPr>
              <w:fldChar w:fldCharType="begin"/>
            </w:r>
            <w:r w:rsidR="00BD17B6">
              <w:rPr>
                <w:webHidden/>
              </w:rPr>
              <w:instrText xml:space="preserve"> PAGEREF _Toc120214407 \h </w:instrText>
            </w:r>
            <w:r w:rsidR="00BD17B6">
              <w:rPr>
                <w:webHidden/>
              </w:rPr>
            </w:r>
            <w:r w:rsidR="00BD17B6">
              <w:rPr>
                <w:webHidden/>
              </w:rPr>
              <w:fldChar w:fldCharType="separate"/>
            </w:r>
            <w:r w:rsidR="00591F1B">
              <w:rPr>
                <w:webHidden/>
              </w:rPr>
              <w:t>57</w:t>
            </w:r>
            <w:r w:rsidR="00BD17B6">
              <w:rPr>
                <w:webHidden/>
              </w:rPr>
              <w:fldChar w:fldCharType="end"/>
            </w:r>
          </w:hyperlink>
        </w:p>
        <w:p w14:paraId="6591076B" w14:textId="4A9B18EF" w:rsidR="00BD17B6" w:rsidRDefault="00BA61CD">
          <w:pPr>
            <w:pStyle w:val="TOC3"/>
            <w:rPr>
              <w:rFonts w:asciiTheme="minorHAnsi" w:eastAsiaTheme="minorEastAsia" w:hAnsiTheme="minorHAnsi" w:cstheme="minorBidi"/>
              <w:sz w:val="22"/>
              <w:szCs w:val="22"/>
              <w:lang w:val="en-US" w:eastAsia="en-US"/>
            </w:rPr>
          </w:pPr>
          <w:hyperlink w:anchor="_Toc120214408" w:history="1">
            <w:r w:rsidR="00BD17B6" w:rsidRPr="00BC1F0D">
              <w:rPr>
                <w:rStyle w:val="Hyperlink"/>
              </w:rPr>
              <w:t>6.3.1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_Toc120214408 \h </w:instrText>
            </w:r>
            <w:r w:rsidR="00BD17B6">
              <w:rPr>
                <w:webHidden/>
              </w:rPr>
            </w:r>
            <w:r w:rsidR="00BD17B6">
              <w:rPr>
                <w:webHidden/>
              </w:rPr>
              <w:fldChar w:fldCharType="separate"/>
            </w:r>
            <w:r w:rsidR="00591F1B">
              <w:rPr>
                <w:webHidden/>
              </w:rPr>
              <w:t>60</w:t>
            </w:r>
            <w:r w:rsidR="00BD17B6">
              <w:rPr>
                <w:webHidden/>
              </w:rPr>
              <w:fldChar w:fldCharType="end"/>
            </w:r>
          </w:hyperlink>
        </w:p>
        <w:p w14:paraId="07D692BA" w14:textId="32A4B8E3" w:rsidR="00BD17B6" w:rsidRDefault="00BA61CD">
          <w:pPr>
            <w:pStyle w:val="TOC3"/>
            <w:rPr>
              <w:rFonts w:asciiTheme="minorHAnsi" w:eastAsiaTheme="minorEastAsia" w:hAnsiTheme="minorHAnsi" w:cstheme="minorBidi"/>
              <w:sz w:val="22"/>
              <w:szCs w:val="22"/>
              <w:lang w:val="en-US" w:eastAsia="en-US"/>
            </w:rPr>
          </w:pPr>
          <w:hyperlink w:anchor="_Toc120214409" w:history="1">
            <w:r w:rsidR="00BD17B6" w:rsidRPr="00BC1F0D">
              <w:rPr>
                <w:rStyle w:val="Hyperlink"/>
              </w:rPr>
              <w:t>6.3.2</w:t>
            </w:r>
            <w:r w:rsidR="00BD17B6">
              <w:rPr>
                <w:rFonts w:asciiTheme="minorHAnsi" w:eastAsiaTheme="minorEastAsia" w:hAnsiTheme="minorHAnsi" w:cstheme="minorBidi"/>
                <w:sz w:val="22"/>
                <w:szCs w:val="22"/>
                <w:lang w:val="en-US" w:eastAsia="en-US"/>
              </w:rPr>
              <w:tab/>
            </w:r>
            <w:r w:rsidR="00BD17B6" w:rsidRPr="00BC1F0D">
              <w:rPr>
                <w:rStyle w:val="Hyperlink"/>
              </w:rPr>
              <w:t>Regulations, depth information, and general textual information</w:t>
            </w:r>
            <w:r w:rsidR="00BD17B6">
              <w:rPr>
                <w:webHidden/>
              </w:rPr>
              <w:tab/>
            </w:r>
            <w:r w:rsidR="00BD17B6">
              <w:rPr>
                <w:webHidden/>
              </w:rPr>
              <w:fldChar w:fldCharType="begin"/>
            </w:r>
            <w:r w:rsidR="00BD17B6">
              <w:rPr>
                <w:webHidden/>
              </w:rPr>
              <w:instrText xml:space="preserve"> PAGEREF _Toc120214409 \h </w:instrText>
            </w:r>
            <w:r w:rsidR="00BD17B6">
              <w:rPr>
                <w:webHidden/>
              </w:rPr>
            </w:r>
            <w:r w:rsidR="00BD17B6">
              <w:rPr>
                <w:webHidden/>
              </w:rPr>
              <w:fldChar w:fldCharType="separate"/>
            </w:r>
            <w:r w:rsidR="00591F1B">
              <w:rPr>
                <w:webHidden/>
              </w:rPr>
              <w:t>60</w:t>
            </w:r>
            <w:r w:rsidR="00BD17B6">
              <w:rPr>
                <w:webHidden/>
              </w:rPr>
              <w:fldChar w:fldCharType="end"/>
            </w:r>
          </w:hyperlink>
        </w:p>
        <w:p w14:paraId="4DC7B0E7" w14:textId="14C45C97" w:rsidR="00BD17B6" w:rsidRDefault="00BA61CD">
          <w:pPr>
            <w:pStyle w:val="TOC3"/>
            <w:rPr>
              <w:rFonts w:asciiTheme="minorHAnsi" w:eastAsiaTheme="minorEastAsia" w:hAnsiTheme="minorHAnsi" w:cstheme="minorBidi"/>
              <w:sz w:val="22"/>
              <w:szCs w:val="22"/>
              <w:lang w:val="en-US" w:eastAsia="en-US"/>
            </w:rPr>
          </w:pPr>
          <w:hyperlink w:anchor="_Toc120214410" w:history="1">
            <w:r w:rsidR="00BD17B6" w:rsidRPr="00BC1F0D">
              <w:rPr>
                <w:rStyle w:val="Hyperlink"/>
              </w:rPr>
              <w:t>6.3.3</w:t>
            </w:r>
            <w:r w:rsidR="00BD17B6">
              <w:rPr>
                <w:rFonts w:asciiTheme="minorHAnsi" w:eastAsiaTheme="minorEastAsia" w:hAnsiTheme="minorHAnsi" w:cstheme="minorBidi"/>
                <w:sz w:val="22"/>
                <w:szCs w:val="22"/>
                <w:lang w:val="en-US" w:eastAsia="en-US"/>
              </w:rPr>
              <w:tab/>
            </w:r>
            <w:r w:rsidR="00BD17B6" w:rsidRPr="00BC1F0D">
              <w:rPr>
                <w:rStyle w:val="Hyperlink"/>
              </w:rPr>
              <w:t>Anchorages with limitations or restrictions on their use</w:t>
            </w:r>
            <w:r w:rsidR="00BD17B6">
              <w:rPr>
                <w:webHidden/>
              </w:rPr>
              <w:tab/>
            </w:r>
            <w:r w:rsidR="00BD17B6">
              <w:rPr>
                <w:webHidden/>
              </w:rPr>
              <w:fldChar w:fldCharType="begin"/>
            </w:r>
            <w:r w:rsidR="00BD17B6">
              <w:rPr>
                <w:webHidden/>
              </w:rPr>
              <w:instrText xml:space="preserve"> PAGEREF _Toc120214410 \h </w:instrText>
            </w:r>
            <w:r w:rsidR="00BD17B6">
              <w:rPr>
                <w:webHidden/>
              </w:rPr>
            </w:r>
            <w:r w:rsidR="00BD17B6">
              <w:rPr>
                <w:webHidden/>
              </w:rPr>
              <w:fldChar w:fldCharType="separate"/>
            </w:r>
            <w:r w:rsidR="00591F1B">
              <w:rPr>
                <w:webHidden/>
              </w:rPr>
              <w:t>60</w:t>
            </w:r>
            <w:r w:rsidR="00BD17B6">
              <w:rPr>
                <w:webHidden/>
              </w:rPr>
              <w:fldChar w:fldCharType="end"/>
            </w:r>
          </w:hyperlink>
        </w:p>
        <w:p w14:paraId="00DA64C4" w14:textId="23B25E2F" w:rsidR="00BD17B6" w:rsidRDefault="00BA61CD">
          <w:pPr>
            <w:pStyle w:val="TOC2"/>
            <w:rPr>
              <w:rFonts w:asciiTheme="minorHAnsi" w:eastAsiaTheme="minorEastAsia" w:hAnsiTheme="minorHAnsi" w:cstheme="minorBidi"/>
              <w:sz w:val="22"/>
              <w:szCs w:val="22"/>
              <w:lang w:val="en-US" w:eastAsia="en-US"/>
            </w:rPr>
          </w:pPr>
          <w:hyperlink w:anchor="_Toc120214411" w:history="1">
            <w:r w:rsidR="00BD17B6" w:rsidRPr="00BC1F0D">
              <w:rPr>
                <w:rStyle w:val="Hyperlink"/>
              </w:rPr>
              <w:t>6.4</w:t>
            </w:r>
            <w:r w:rsidR="00BD17B6">
              <w:rPr>
                <w:rFonts w:asciiTheme="minorHAnsi" w:eastAsiaTheme="minorEastAsia" w:hAnsiTheme="minorHAnsi" w:cstheme="minorBidi"/>
                <w:sz w:val="22"/>
                <w:szCs w:val="22"/>
                <w:lang w:val="en-US" w:eastAsia="en-US"/>
              </w:rPr>
              <w:tab/>
            </w:r>
            <w:r w:rsidR="00BD17B6" w:rsidRPr="00BC1F0D">
              <w:rPr>
                <w:rStyle w:val="Hyperlink"/>
              </w:rPr>
              <w:t>Berth</w:t>
            </w:r>
            <w:r w:rsidR="00BD17B6">
              <w:rPr>
                <w:webHidden/>
              </w:rPr>
              <w:tab/>
            </w:r>
            <w:r w:rsidR="00BD17B6">
              <w:rPr>
                <w:webHidden/>
              </w:rPr>
              <w:fldChar w:fldCharType="begin"/>
            </w:r>
            <w:r w:rsidR="00BD17B6">
              <w:rPr>
                <w:webHidden/>
              </w:rPr>
              <w:instrText xml:space="preserve"> PAGEREF _Toc120214411 \h </w:instrText>
            </w:r>
            <w:r w:rsidR="00BD17B6">
              <w:rPr>
                <w:webHidden/>
              </w:rPr>
            </w:r>
            <w:r w:rsidR="00BD17B6">
              <w:rPr>
                <w:webHidden/>
              </w:rPr>
              <w:fldChar w:fldCharType="separate"/>
            </w:r>
            <w:r w:rsidR="00591F1B">
              <w:rPr>
                <w:webHidden/>
              </w:rPr>
              <w:t>62</w:t>
            </w:r>
            <w:r w:rsidR="00BD17B6">
              <w:rPr>
                <w:webHidden/>
              </w:rPr>
              <w:fldChar w:fldCharType="end"/>
            </w:r>
          </w:hyperlink>
        </w:p>
        <w:p w14:paraId="55585452" w14:textId="3C9F9118" w:rsidR="00BD17B6" w:rsidRDefault="00BA61CD">
          <w:pPr>
            <w:pStyle w:val="TOC3"/>
            <w:rPr>
              <w:rFonts w:asciiTheme="minorHAnsi" w:eastAsiaTheme="minorEastAsia" w:hAnsiTheme="minorHAnsi" w:cstheme="minorBidi"/>
              <w:sz w:val="22"/>
              <w:szCs w:val="22"/>
              <w:lang w:val="en-US" w:eastAsia="en-US"/>
            </w:rPr>
          </w:pPr>
          <w:hyperlink w:anchor="_Toc120214412" w:history="1">
            <w:r w:rsidR="00BD17B6" w:rsidRPr="00BC1F0D">
              <w:rPr>
                <w:rStyle w:val="Hyperlink"/>
              </w:rPr>
              <w:t>6.4.1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_Toc120214412 \h </w:instrText>
            </w:r>
            <w:r w:rsidR="00BD17B6">
              <w:rPr>
                <w:webHidden/>
              </w:rPr>
            </w:r>
            <w:r w:rsidR="00BD17B6">
              <w:rPr>
                <w:webHidden/>
              </w:rPr>
              <w:fldChar w:fldCharType="separate"/>
            </w:r>
            <w:r w:rsidR="00591F1B">
              <w:rPr>
                <w:webHidden/>
              </w:rPr>
              <w:t>63</w:t>
            </w:r>
            <w:r w:rsidR="00BD17B6">
              <w:rPr>
                <w:webHidden/>
              </w:rPr>
              <w:fldChar w:fldCharType="end"/>
            </w:r>
          </w:hyperlink>
        </w:p>
        <w:p w14:paraId="38A7B292" w14:textId="79182EB4" w:rsidR="00BD17B6" w:rsidRDefault="00BA61CD">
          <w:pPr>
            <w:pStyle w:val="TOC2"/>
            <w:rPr>
              <w:rFonts w:asciiTheme="minorHAnsi" w:eastAsiaTheme="minorEastAsia" w:hAnsiTheme="minorHAnsi" w:cstheme="minorBidi"/>
              <w:sz w:val="22"/>
              <w:szCs w:val="22"/>
              <w:lang w:val="en-US" w:eastAsia="en-US"/>
            </w:rPr>
          </w:pPr>
          <w:hyperlink w:anchor="_Toc120214413" w:history="1">
            <w:r w:rsidR="00BD17B6" w:rsidRPr="00BC1F0D">
              <w:rPr>
                <w:rStyle w:val="Hyperlink"/>
              </w:rPr>
              <w:t>6.5</w:t>
            </w:r>
            <w:r w:rsidR="00BD17B6">
              <w:rPr>
                <w:rFonts w:asciiTheme="minorHAnsi" w:eastAsiaTheme="minorEastAsia" w:hAnsiTheme="minorHAnsi" w:cstheme="minorBidi"/>
                <w:sz w:val="22"/>
                <w:szCs w:val="22"/>
                <w:lang w:val="en-US" w:eastAsia="en-US"/>
              </w:rPr>
              <w:tab/>
            </w:r>
            <w:r w:rsidR="00BD17B6" w:rsidRPr="00BC1F0D">
              <w:rPr>
                <w:rStyle w:val="Hyperlink"/>
              </w:rPr>
              <w:t>Berth Position</w:t>
            </w:r>
            <w:r w:rsidR="00BD17B6">
              <w:rPr>
                <w:webHidden/>
              </w:rPr>
              <w:tab/>
            </w:r>
            <w:r w:rsidR="00BD17B6">
              <w:rPr>
                <w:webHidden/>
              </w:rPr>
              <w:fldChar w:fldCharType="begin"/>
            </w:r>
            <w:r w:rsidR="00BD17B6">
              <w:rPr>
                <w:webHidden/>
              </w:rPr>
              <w:instrText xml:space="preserve"> PAGEREF _Toc120214413 \h </w:instrText>
            </w:r>
            <w:r w:rsidR="00BD17B6">
              <w:rPr>
                <w:webHidden/>
              </w:rPr>
            </w:r>
            <w:r w:rsidR="00BD17B6">
              <w:rPr>
                <w:webHidden/>
              </w:rPr>
              <w:fldChar w:fldCharType="separate"/>
            </w:r>
            <w:r w:rsidR="00591F1B">
              <w:rPr>
                <w:webHidden/>
              </w:rPr>
              <w:t>64</w:t>
            </w:r>
            <w:r w:rsidR="00BD17B6">
              <w:rPr>
                <w:webHidden/>
              </w:rPr>
              <w:fldChar w:fldCharType="end"/>
            </w:r>
          </w:hyperlink>
        </w:p>
        <w:p w14:paraId="147A55BF" w14:textId="2460D0B2" w:rsidR="00BD17B6" w:rsidRDefault="00BA61CD">
          <w:pPr>
            <w:pStyle w:val="TOC3"/>
            <w:rPr>
              <w:rFonts w:asciiTheme="minorHAnsi" w:eastAsiaTheme="minorEastAsia" w:hAnsiTheme="minorHAnsi" w:cstheme="minorBidi"/>
              <w:sz w:val="22"/>
              <w:szCs w:val="22"/>
              <w:lang w:val="en-US" w:eastAsia="en-US"/>
            </w:rPr>
          </w:pPr>
          <w:hyperlink w:anchor="_Toc120214414" w:history="1">
            <w:r w:rsidR="00BD17B6" w:rsidRPr="00BC1F0D">
              <w:rPr>
                <w:rStyle w:val="Hyperlink"/>
              </w:rPr>
              <w:t>6.5.1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_Toc120214414 \h </w:instrText>
            </w:r>
            <w:r w:rsidR="00BD17B6">
              <w:rPr>
                <w:webHidden/>
              </w:rPr>
            </w:r>
            <w:r w:rsidR="00BD17B6">
              <w:rPr>
                <w:webHidden/>
              </w:rPr>
              <w:fldChar w:fldCharType="separate"/>
            </w:r>
            <w:r w:rsidR="00591F1B">
              <w:rPr>
                <w:webHidden/>
              </w:rPr>
              <w:t>64</w:t>
            </w:r>
            <w:r w:rsidR="00BD17B6">
              <w:rPr>
                <w:webHidden/>
              </w:rPr>
              <w:fldChar w:fldCharType="end"/>
            </w:r>
          </w:hyperlink>
        </w:p>
        <w:p w14:paraId="34383789" w14:textId="0E18D9E1" w:rsidR="00BD17B6" w:rsidRDefault="00BA61CD">
          <w:pPr>
            <w:pStyle w:val="TOC2"/>
            <w:rPr>
              <w:rFonts w:asciiTheme="minorHAnsi" w:eastAsiaTheme="minorEastAsia" w:hAnsiTheme="minorHAnsi" w:cstheme="minorBidi"/>
              <w:sz w:val="22"/>
              <w:szCs w:val="22"/>
              <w:lang w:val="en-US" w:eastAsia="en-US"/>
            </w:rPr>
          </w:pPr>
          <w:hyperlink w:anchor="_Toc120214415" w:history="1">
            <w:r w:rsidR="00BD17B6" w:rsidRPr="00BC1F0D">
              <w:rPr>
                <w:rStyle w:val="Hyperlink"/>
              </w:rPr>
              <w:t>6.6</w:t>
            </w:r>
            <w:r w:rsidR="00BD17B6">
              <w:rPr>
                <w:rFonts w:asciiTheme="minorHAnsi" w:eastAsiaTheme="minorEastAsia" w:hAnsiTheme="minorHAnsi" w:cstheme="minorBidi"/>
                <w:sz w:val="22"/>
                <w:szCs w:val="22"/>
                <w:lang w:val="en-US" w:eastAsia="en-US"/>
              </w:rPr>
              <w:tab/>
            </w:r>
            <w:r w:rsidR="00BD17B6" w:rsidRPr="00BC1F0D">
              <w:rPr>
                <w:rStyle w:val="Hyperlink"/>
              </w:rPr>
              <w:t>Dock Area</w:t>
            </w:r>
            <w:r w:rsidR="00BD17B6">
              <w:rPr>
                <w:webHidden/>
              </w:rPr>
              <w:tab/>
            </w:r>
            <w:r w:rsidR="00BD17B6">
              <w:rPr>
                <w:webHidden/>
              </w:rPr>
              <w:fldChar w:fldCharType="begin"/>
            </w:r>
            <w:r w:rsidR="00BD17B6">
              <w:rPr>
                <w:webHidden/>
              </w:rPr>
              <w:instrText xml:space="preserve"> PAGEREF _Toc120214415 \h </w:instrText>
            </w:r>
            <w:r w:rsidR="00BD17B6">
              <w:rPr>
                <w:webHidden/>
              </w:rPr>
            </w:r>
            <w:r w:rsidR="00BD17B6">
              <w:rPr>
                <w:webHidden/>
              </w:rPr>
              <w:fldChar w:fldCharType="separate"/>
            </w:r>
            <w:r w:rsidR="00591F1B">
              <w:rPr>
                <w:webHidden/>
              </w:rPr>
              <w:t>66</w:t>
            </w:r>
            <w:r w:rsidR="00BD17B6">
              <w:rPr>
                <w:webHidden/>
              </w:rPr>
              <w:fldChar w:fldCharType="end"/>
            </w:r>
          </w:hyperlink>
        </w:p>
        <w:p w14:paraId="6BB7509E" w14:textId="2DE4C2AA" w:rsidR="00BD17B6" w:rsidRDefault="00BA61CD">
          <w:pPr>
            <w:pStyle w:val="TOC3"/>
            <w:rPr>
              <w:rFonts w:asciiTheme="minorHAnsi" w:eastAsiaTheme="minorEastAsia" w:hAnsiTheme="minorHAnsi" w:cstheme="minorBidi"/>
              <w:sz w:val="22"/>
              <w:szCs w:val="22"/>
              <w:lang w:val="en-US" w:eastAsia="en-US"/>
            </w:rPr>
          </w:pPr>
          <w:hyperlink w:anchor="_Toc120214416" w:history="1">
            <w:r w:rsidR="00BD17B6" w:rsidRPr="00BC1F0D">
              <w:rPr>
                <w:rStyle w:val="Hyperlink"/>
              </w:rPr>
              <w:t>6.6.1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_Toc120214416 \h </w:instrText>
            </w:r>
            <w:r w:rsidR="00BD17B6">
              <w:rPr>
                <w:webHidden/>
              </w:rPr>
            </w:r>
            <w:r w:rsidR="00BD17B6">
              <w:rPr>
                <w:webHidden/>
              </w:rPr>
              <w:fldChar w:fldCharType="separate"/>
            </w:r>
            <w:r w:rsidR="00591F1B">
              <w:rPr>
                <w:webHidden/>
              </w:rPr>
              <w:t>69</w:t>
            </w:r>
            <w:r w:rsidR="00BD17B6">
              <w:rPr>
                <w:webHidden/>
              </w:rPr>
              <w:fldChar w:fldCharType="end"/>
            </w:r>
          </w:hyperlink>
        </w:p>
        <w:p w14:paraId="729CB308" w14:textId="50F366DE" w:rsidR="00BD17B6" w:rsidRDefault="00BA61CD">
          <w:pPr>
            <w:pStyle w:val="TOC2"/>
            <w:rPr>
              <w:rFonts w:asciiTheme="minorHAnsi" w:eastAsiaTheme="minorEastAsia" w:hAnsiTheme="minorHAnsi" w:cstheme="minorBidi"/>
              <w:sz w:val="22"/>
              <w:szCs w:val="22"/>
              <w:lang w:val="en-US" w:eastAsia="en-US"/>
            </w:rPr>
          </w:pPr>
          <w:hyperlink w:anchor="_Toc120214417" w:history="1">
            <w:r w:rsidR="00BD17B6" w:rsidRPr="00BC1F0D">
              <w:rPr>
                <w:rStyle w:val="Hyperlink"/>
              </w:rPr>
              <w:t>6.7</w:t>
            </w:r>
            <w:r w:rsidR="00BD17B6">
              <w:rPr>
                <w:rFonts w:asciiTheme="minorHAnsi" w:eastAsiaTheme="minorEastAsia" w:hAnsiTheme="minorHAnsi" w:cstheme="minorBidi"/>
                <w:sz w:val="22"/>
                <w:szCs w:val="22"/>
                <w:lang w:val="en-US" w:eastAsia="en-US"/>
              </w:rPr>
              <w:tab/>
            </w:r>
            <w:r w:rsidR="00BD17B6" w:rsidRPr="00BC1F0D">
              <w:rPr>
                <w:rStyle w:val="Hyperlink"/>
              </w:rPr>
              <w:t>Dumping Ground</w:t>
            </w:r>
            <w:r w:rsidR="00BD17B6">
              <w:rPr>
                <w:webHidden/>
              </w:rPr>
              <w:tab/>
            </w:r>
            <w:r w:rsidR="00BD17B6">
              <w:rPr>
                <w:webHidden/>
              </w:rPr>
              <w:fldChar w:fldCharType="begin"/>
            </w:r>
            <w:r w:rsidR="00BD17B6">
              <w:rPr>
                <w:webHidden/>
              </w:rPr>
              <w:instrText xml:space="preserve"> PAGEREF _Toc120214417 \h </w:instrText>
            </w:r>
            <w:r w:rsidR="00BD17B6">
              <w:rPr>
                <w:webHidden/>
              </w:rPr>
            </w:r>
            <w:r w:rsidR="00BD17B6">
              <w:rPr>
                <w:webHidden/>
              </w:rPr>
              <w:fldChar w:fldCharType="separate"/>
            </w:r>
            <w:r w:rsidR="00591F1B">
              <w:rPr>
                <w:webHidden/>
              </w:rPr>
              <w:t>71</w:t>
            </w:r>
            <w:r w:rsidR="00BD17B6">
              <w:rPr>
                <w:webHidden/>
              </w:rPr>
              <w:fldChar w:fldCharType="end"/>
            </w:r>
          </w:hyperlink>
        </w:p>
        <w:p w14:paraId="008D4102" w14:textId="2F7860AD" w:rsidR="00BD17B6" w:rsidRDefault="00BA61CD">
          <w:pPr>
            <w:pStyle w:val="TOC3"/>
            <w:rPr>
              <w:rFonts w:asciiTheme="minorHAnsi" w:eastAsiaTheme="minorEastAsia" w:hAnsiTheme="minorHAnsi" w:cstheme="minorBidi"/>
              <w:sz w:val="22"/>
              <w:szCs w:val="22"/>
              <w:lang w:val="en-US" w:eastAsia="en-US"/>
            </w:rPr>
          </w:pPr>
          <w:hyperlink w:anchor="_Toc120214418" w:history="1">
            <w:r w:rsidR="00BD17B6" w:rsidRPr="00BC1F0D">
              <w:rPr>
                <w:rStyle w:val="Hyperlink"/>
              </w:rPr>
              <w:t>6.7.1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_Toc120214418 \h </w:instrText>
            </w:r>
            <w:r w:rsidR="00BD17B6">
              <w:rPr>
                <w:webHidden/>
              </w:rPr>
            </w:r>
            <w:r w:rsidR="00BD17B6">
              <w:rPr>
                <w:webHidden/>
              </w:rPr>
              <w:fldChar w:fldCharType="separate"/>
            </w:r>
            <w:r w:rsidR="00591F1B">
              <w:rPr>
                <w:webHidden/>
              </w:rPr>
              <w:t>74</w:t>
            </w:r>
            <w:r w:rsidR="00BD17B6">
              <w:rPr>
                <w:webHidden/>
              </w:rPr>
              <w:fldChar w:fldCharType="end"/>
            </w:r>
          </w:hyperlink>
        </w:p>
        <w:p w14:paraId="46038A05" w14:textId="7E0D1F38" w:rsidR="00BD17B6" w:rsidRDefault="00BA61CD">
          <w:pPr>
            <w:pStyle w:val="TOC2"/>
            <w:rPr>
              <w:rFonts w:asciiTheme="minorHAnsi" w:eastAsiaTheme="minorEastAsia" w:hAnsiTheme="minorHAnsi" w:cstheme="minorBidi"/>
              <w:sz w:val="22"/>
              <w:szCs w:val="22"/>
              <w:lang w:val="en-US" w:eastAsia="en-US"/>
            </w:rPr>
          </w:pPr>
          <w:hyperlink w:anchor="_Toc120214419" w:history="1">
            <w:r w:rsidR="00BD17B6" w:rsidRPr="00BC1F0D">
              <w:rPr>
                <w:rStyle w:val="Hyperlink"/>
              </w:rPr>
              <w:t>6.8</w:t>
            </w:r>
            <w:r w:rsidR="00BD17B6">
              <w:rPr>
                <w:rFonts w:asciiTheme="minorHAnsi" w:eastAsiaTheme="minorEastAsia" w:hAnsiTheme="minorHAnsi" w:cstheme="minorBidi"/>
                <w:sz w:val="22"/>
                <w:szCs w:val="22"/>
                <w:lang w:val="en-US" w:eastAsia="en-US"/>
              </w:rPr>
              <w:tab/>
            </w:r>
            <w:r w:rsidR="00BD17B6" w:rsidRPr="00BC1F0D">
              <w:rPr>
                <w:rStyle w:val="Hyperlink"/>
              </w:rPr>
              <w:t>Harbour Area (Administrative)</w:t>
            </w:r>
            <w:r w:rsidR="00BD17B6">
              <w:rPr>
                <w:webHidden/>
              </w:rPr>
              <w:tab/>
            </w:r>
            <w:r w:rsidR="00BD17B6">
              <w:rPr>
                <w:webHidden/>
              </w:rPr>
              <w:fldChar w:fldCharType="begin"/>
            </w:r>
            <w:r w:rsidR="00BD17B6">
              <w:rPr>
                <w:webHidden/>
              </w:rPr>
              <w:instrText xml:space="preserve"> PAGEREF _Toc120214419 \h </w:instrText>
            </w:r>
            <w:r w:rsidR="00BD17B6">
              <w:rPr>
                <w:webHidden/>
              </w:rPr>
            </w:r>
            <w:r w:rsidR="00BD17B6">
              <w:rPr>
                <w:webHidden/>
              </w:rPr>
              <w:fldChar w:fldCharType="separate"/>
            </w:r>
            <w:r w:rsidR="00591F1B">
              <w:rPr>
                <w:webHidden/>
              </w:rPr>
              <w:t>75</w:t>
            </w:r>
            <w:r w:rsidR="00BD17B6">
              <w:rPr>
                <w:webHidden/>
              </w:rPr>
              <w:fldChar w:fldCharType="end"/>
            </w:r>
          </w:hyperlink>
        </w:p>
        <w:p w14:paraId="10D2C6AD" w14:textId="6603EDA5" w:rsidR="00BD17B6" w:rsidRDefault="00BA61CD">
          <w:pPr>
            <w:pStyle w:val="TOC3"/>
            <w:rPr>
              <w:rFonts w:asciiTheme="minorHAnsi" w:eastAsiaTheme="minorEastAsia" w:hAnsiTheme="minorHAnsi" w:cstheme="minorBidi"/>
              <w:sz w:val="22"/>
              <w:szCs w:val="22"/>
              <w:lang w:val="en-US" w:eastAsia="en-US"/>
            </w:rPr>
          </w:pPr>
          <w:hyperlink w:anchor="_Toc120214420" w:history="1">
            <w:r w:rsidR="00BD17B6" w:rsidRPr="00BC1F0D">
              <w:rPr>
                <w:rStyle w:val="Hyperlink"/>
              </w:rPr>
              <w:t>6.8.1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_Toc120214420 \h </w:instrText>
            </w:r>
            <w:r w:rsidR="00BD17B6">
              <w:rPr>
                <w:webHidden/>
              </w:rPr>
            </w:r>
            <w:r w:rsidR="00BD17B6">
              <w:rPr>
                <w:webHidden/>
              </w:rPr>
              <w:fldChar w:fldCharType="separate"/>
            </w:r>
            <w:r w:rsidR="00591F1B">
              <w:rPr>
                <w:webHidden/>
              </w:rPr>
              <w:t>85</w:t>
            </w:r>
            <w:r w:rsidR="00BD17B6">
              <w:rPr>
                <w:webHidden/>
              </w:rPr>
              <w:fldChar w:fldCharType="end"/>
            </w:r>
          </w:hyperlink>
        </w:p>
        <w:p w14:paraId="011C8629" w14:textId="5FBF4EA9" w:rsidR="00BD17B6" w:rsidRDefault="00BA61CD">
          <w:pPr>
            <w:pStyle w:val="TOC2"/>
            <w:rPr>
              <w:rFonts w:asciiTheme="minorHAnsi" w:eastAsiaTheme="minorEastAsia" w:hAnsiTheme="minorHAnsi" w:cstheme="minorBidi"/>
              <w:sz w:val="22"/>
              <w:szCs w:val="22"/>
              <w:lang w:val="en-US" w:eastAsia="en-US"/>
            </w:rPr>
          </w:pPr>
          <w:hyperlink w:anchor="_Toc120214421" w:history="1">
            <w:r w:rsidR="00BD17B6" w:rsidRPr="00BC1F0D">
              <w:rPr>
                <w:rStyle w:val="Hyperlink"/>
              </w:rPr>
              <w:t>6.9</w:t>
            </w:r>
            <w:r w:rsidR="00BD17B6">
              <w:rPr>
                <w:rFonts w:asciiTheme="minorHAnsi" w:eastAsiaTheme="minorEastAsia" w:hAnsiTheme="minorHAnsi" w:cstheme="minorBidi"/>
                <w:sz w:val="22"/>
                <w:szCs w:val="22"/>
                <w:lang w:val="en-US" w:eastAsia="en-US"/>
              </w:rPr>
              <w:tab/>
            </w:r>
            <w:r w:rsidR="00BD17B6" w:rsidRPr="00BC1F0D">
              <w:rPr>
                <w:rStyle w:val="Hyperlink"/>
              </w:rPr>
              <w:t>Harbour Area Section</w:t>
            </w:r>
            <w:r w:rsidR="00BD17B6">
              <w:rPr>
                <w:webHidden/>
              </w:rPr>
              <w:tab/>
            </w:r>
            <w:r w:rsidR="00BD17B6">
              <w:rPr>
                <w:webHidden/>
              </w:rPr>
              <w:fldChar w:fldCharType="begin"/>
            </w:r>
            <w:r w:rsidR="00BD17B6">
              <w:rPr>
                <w:webHidden/>
              </w:rPr>
              <w:instrText xml:space="preserve"> PAGEREF _Toc120214421 \h </w:instrText>
            </w:r>
            <w:r w:rsidR="00BD17B6">
              <w:rPr>
                <w:webHidden/>
              </w:rPr>
            </w:r>
            <w:r w:rsidR="00BD17B6">
              <w:rPr>
                <w:webHidden/>
              </w:rPr>
              <w:fldChar w:fldCharType="separate"/>
            </w:r>
            <w:r w:rsidR="00591F1B">
              <w:rPr>
                <w:webHidden/>
              </w:rPr>
              <w:t>87</w:t>
            </w:r>
            <w:r w:rsidR="00BD17B6">
              <w:rPr>
                <w:webHidden/>
              </w:rPr>
              <w:fldChar w:fldCharType="end"/>
            </w:r>
          </w:hyperlink>
        </w:p>
        <w:p w14:paraId="3E5385EC" w14:textId="4052309D" w:rsidR="00BD17B6" w:rsidRDefault="00BA61CD">
          <w:pPr>
            <w:pStyle w:val="TOC3"/>
            <w:rPr>
              <w:rFonts w:asciiTheme="minorHAnsi" w:eastAsiaTheme="minorEastAsia" w:hAnsiTheme="minorHAnsi" w:cstheme="minorBidi"/>
              <w:sz w:val="22"/>
              <w:szCs w:val="22"/>
              <w:lang w:val="en-US" w:eastAsia="en-US"/>
            </w:rPr>
          </w:pPr>
          <w:hyperlink w:anchor="_Toc120214422" w:history="1">
            <w:r w:rsidR="00BD17B6" w:rsidRPr="00BC1F0D">
              <w:rPr>
                <w:rStyle w:val="Hyperlink"/>
              </w:rPr>
              <w:t>6.9.1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_Toc120214422 \h </w:instrText>
            </w:r>
            <w:r w:rsidR="00BD17B6">
              <w:rPr>
                <w:webHidden/>
              </w:rPr>
            </w:r>
            <w:r w:rsidR="00BD17B6">
              <w:rPr>
                <w:webHidden/>
              </w:rPr>
              <w:fldChar w:fldCharType="separate"/>
            </w:r>
            <w:r w:rsidR="00591F1B">
              <w:rPr>
                <w:webHidden/>
              </w:rPr>
              <w:t>89</w:t>
            </w:r>
            <w:r w:rsidR="00BD17B6">
              <w:rPr>
                <w:webHidden/>
              </w:rPr>
              <w:fldChar w:fldCharType="end"/>
            </w:r>
          </w:hyperlink>
        </w:p>
        <w:p w14:paraId="25457CF6" w14:textId="5AA89E0A" w:rsidR="00BD17B6" w:rsidRDefault="00BA61CD">
          <w:pPr>
            <w:pStyle w:val="TOC2"/>
            <w:rPr>
              <w:rFonts w:asciiTheme="minorHAnsi" w:eastAsiaTheme="minorEastAsia" w:hAnsiTheme="minorHAnsi" w:cstheme="minorBidi"/>
              <w:sz w:val="22"/>
              <w:szCs w:val="22"/>
              <w:lang w:val="en-US" w:eastAsia="en-US"/>
            </w:rPr>
          </w:pPr>
          <w:hyperlink w:anchor="_Toc120214423" w:history="1">
            <w:r w:rsidR="00BD17B6" w:rsidRPr="00BC1F0D">
              <w:rPr>
                <w:rStyle w:val="Hyperlink"/>
              </w:rPr>
              <w:t>6.10</w:t>
            </w:r>
            <w:r w:rsidR="00BD17B6">
              <w:rPr>
                <w:rFonts w:asciiTheme="minorHAnsi" w:eastAsiaTheme="minorEastAsia" w:hAnsiTheme="minorHAnsi" w:cstheme="minorBidi"/>
                <w:sz w:val="22"/>
                <w:szCs w:val="22"/>
                <w:lang w:val="en-US" w:eastAsia="en-US"/>
              </w:rPr>
              <w:tab/>
            </w:r>
            <w:r w:rsidR="00BD17B6" w:rsidRPr="00BC1F0D">
              <w:rPr>
                <w:rStyle w:val="Hyperlink"/>
              </w:rPr>
              <w:t>Harbour Basin</w:t>
            </w:r>
            <w:r w:rsidR="00BD17B6">
              <w:rPr>
                <w:webHidden/>
              </w:rPr>
              <w:tab/>
            </w:r>
            <w:r w:rsidR="00BD17B6">
              <w:rPr>
                <w:webHidden/>
              </w:rPr>
              <w:fldChar w:fldCharType="begin"/>
            </w:r>
            <w:r w:rsidR="00BD17B6">
              <w:rPr>
                <w:webHidden/>
              </w:rPr>
              <w:instrText xml:space="preserve"> PAGEREF _Toc120214423 \h </w:instrText>
            </w:r>
            <w:r w:rsidR="00BD17B6">
              <w:rPr>
                <w:webHidden/>
              </w:rPr>
            </w:r>
            <w:r w:rsidR="00BD17B6">
              <w:rPr>
                <w:webHidden/>
              </w:rPr>
              <w:fldChar w:fldCharType="separate"/>
            </w:r>
            <w:r w:rsidR="00591F1B">
              <w:rPr>
                <w:webHidden/>
              </w:rPr>
              <w:t>91</w:t>
            </w:r>
            <w:r w:rsidR="00BD17B6">
              <w:rPr>
                <w:webHidden/>
              </w:rPr>
              <w:fldChar w:fldCharType="end"/>
            </w:r>
          </w:hyperlink>
        </w:p>
        <w:p w14:paraId="75D7C095" w14:textId="1E44AEBE" w:rsidR="00BD17B6" w:rsidRDefault="00BA61CD">
          <w:pPr>
            <w:pStyle w:val="TOC3"/>
            <w:rPr>
              <w:rFonts w:asciiTheme="minorHAnsi" w:eastAsiaTheme="minorEastAsia" w:hAnsiTheme="minorHAnsi" w:cstheme="minorBidi"/>
              <w:sz w:val="22"/>
              <w:szCs w:val="22"/>
              <w:lang w:val="en-US" w:eastAsia="en-US"/>
            </w:rPr>
          </w:pPr>
          <w:hyperlink w:anchor="_Toc120214424" w:history="1">
            <w:r w:rsidR="00BD17B6" w:rsidRPr="00BC1F0D">
              <w:rPr>
                <w:rStyle w:val="Hyperlink"/>
              </w:rPr>
              <w:t>6.10.1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_Toc120214424 \h </w:instrText>
            </w:r>
            <w:r w:rsidR="00BD17B6">
              <w:rPr>
                <w:webHidden/>
              </w:rPr>
            </w:r>
            <w:r w:rsidR="00BD17B6">
              <w:rPr>
                <w:webHidden/>
              </w:rPr>
              <w:fldChar w:fldCharType="separate"/>
            </w:r>
            <w:r w:rsidR="00591F1B">
              <w:rPr>
                <w:webHidden/>
              </w:rPr>
              <w:t>94</w:t>
            </w:r>
            <w:r w:rsidR="00BD17B6">
              <w:rPr>
                <w:webHidden/>
              </w:rPr>
              <w:fldChar w:fldCharType="end"/>
            </w:r>
          </w:hyperlink>
        </w:p>
        <w:p w14:paraId="7103FE73" w14:textId="62809D55" w:rsidR="00BD17B6" w:rsidRDefault="00BA61CD">
          <w:pPr>
            <w:pStyle w:val="TOC2"/>
            <w:rPr>
              <w:rFonts w:asciiTheme="minorHAnsi" w:eastAsiaTheme="minorEastAsia" w:hAnsiTheme="minorHAnsi" w:cstheme="minorBidi"/>
              <w:sz w:val="22"/>
              <w:szCs w:val="22"/>
              <w:lang w:val="en-US" w:eastAsia="en-US"/>
            </w:rPr>
          </w:pPr>
          <w:hyperlink w:anchor="_Toc120214425" w:history="1">
            <w:r w:rsidR="00BD17B6" w:rsidRPr="00BC1F0D">
              <w:rPr>
                <w:rStyle w:val="Hyperlink"/>
              </w:rPr>
              <w:t>6.11</w:t>
            </w:r>
            <w:r w:rsidR="00BD17B6">
              <w:rPr>
                <w:rFonts w:asciiTheme="minorHAnsi" w:eastAsiaTheme="minorEastAsia" w:hAnsiTheme="minorHAnsi" w:cstheme="minorBidi"/>
                <w:sz w:val="22"/>
                <w:szCs w:val="22"/>
                <w:lang w:val="en-US" w:eastAsia="en-US"/>
              </w:rPr>
              <w:tab/>
            </w:r>
            <w:r w:rsidR="00BD17B6" w:rsidRPr="00BC1F0D">
              <w:rPr>
                <w:rStyle w:val="Hyperlink"/>
              </w:rPr>
              <w:t>Mooring/Warping Facility</w:t>
            </w:r>
            <w:r w:rsidR="00BD17B6">
              <w:rPr>
                <w:webHidden/>
              </w:rPr>
              <w:tab/>
            </w:r>
            <w:r w:rsidR="00BD17B6">
              <w:rPr>
                <w:webHidden/>
              </w:rPr>
              <w:fldChar w:fldCharType="begin"/>
            </w:r>
            <w:r w:rsidR="00BD17B6">
              <w:rPr>
                <w:webHidden/>
              </w:rPr>
              <w:instrText xml:space="preserve"> PAGEREF _Toc120214425 \h </w:instrText>
            </w:r>
            <w:r w:rsidR="00BD17B6">
              <w:rPr>
                <w:webHidden/>
              </w:rPr>
            </w:r>
            <w:r w:rsidR="00BD17B6">
              <w:rPr>
                <w:webHidden/>
              </w:rPr>
              <w:fldChar w:fldCharType="separate"/>
            </w:r>
            <w:r w:rsidR="00591F1B">
              <w:rPr>
                <w:webHidden/>
              </w:rPr>
              <w:t>95</w:t>
            </w:r>
            <w:r w:rsidR="00BD17B6">
              <w:rPr>
                <w:webHidden/>
              </w:rPr>
              <w:fldChar w:fldCharType="end"/>
            </w:r>
          </w:hyperlink>
        </w:p>
        <w:p w14:paraId="41457864" w14:textId="2DCD0552" w:rsidR="00BD17B6" w:rsidRDefault="00BA61CD">
          <w:pPr>
            <w:pStyle w:val="TOC3"/>
            <w:rPr>
              <w:rFonts w:asciiTheme="minorHAnsi" w:eastAsiaTheme="minorEastAsia" w:hAnsiTheme="minorHAnsi" w:cstheme="minorBidi"/>
              <w:sz w:val="22"/>
              <w:szCs w:val="22"/>
              <w:lang w:val="en-US" w:eastAsia="en-US"/>
            </w:rPr>
          </w:pPr>
          <w:hyperlink w:anchor="_Toc120214426" w:history="1">
            <w:r w:rsidR="00BD17B6" w:rsidRPr="00BC1F0D">
              <w:rPr>
                <w:rStyle w:val="Hyperlink"/>
              </w:rPr>
              <w:t>6.11.1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_Toc120214426 \h </w:instrText>
            </w:r>
            <w:r w:rsidR="00BD17B6">
              <w:rPr>
                <w:webHidden/>
              </w:rPr>
            </w:r>
            <w:r w:rsidR="00BD17B6">
              <w:rPr>
                <w:webHidden/>
              </w:rPr>
              <w:fldChar w:fldCharType="separate"/>
            </w:r>
            <w:r w:rsidR="00591F1B">
              <w:rPr>
                <w:webHidden/>
              </w:rPr>
              <w:t>95</w:t>
            </w:r>
            <w:r w:rsidR="00BD17B6">
              <w:rPr>
                <w:webHidden/>
              </w:rPr>
              <w:fldChar w:fldCharType="end"/>
            </w:r>
          </w:hyperlink>
        </w:p>
        <w:p w14:paraId="21285C7C" w14:textId="37544D83" w:rsidR="00BD17B6" w:rsidRDefault="00BA61CD">
          <w:pPr>
            <w:pStyle w:val="TOC2"/>
            <w:rPr>
              <w:rFonts w:asciiTheme="minorHAnsi" w:eastAsiaTheme="minorEastAsia" w:hAnsiTheme="minorHAnsi" w:cstheme="minorBidi"/>
              <w:sz w:val="22"/>
              <w:szCs w:val="22"/>
              <w:lang w:val="en-US" w:eastAsia="en-US"/>
            </w:rPr>
          </w:pPr>
          <w:hyperlink w:anchor="_Toc120214427" w:history="1">
            <w:r w:rsidR="00BD17B6" w:rsidRPr="00BC1F0D">
              <w:rPr>
                <w:rStyle w:val="Hyperlink"/>
              </w:rPr>
              <w:t>6.12</w:t>
            </w:r>
            <w:r w:rsidR="00BD17B6">
              <w:rPr>
                <w:rFonts w:asciiTheme="minorHAnsi" w:eastAsiaTheme="minorEastAsia" w:hAnsiTheme="minorHAnsi" w:cstheme="minorBidi"/>
                <w:sz w:val="22"/>
                <w:szCs w:val="22"/>
                <w:lang w:val="en-US" w:eastAsia="en-US"/>
              </w:rPr>
              <w:tab/>
            </w:r>
            <w:r w:rsidR="00BD17B6" w:rsidRPr="00BC1F0D">
              <w:rPr>
                <w:rStyle w:val="Hyperlink"/>
              </w:rPr>
              <w:t>Outer Limit</w:t>
            </w:r>
            <w:r w:rsidR="00BD17B6">
              <w:rPr>
                <w:webHidden/>
              </w:rPr>
              <w:tab/>
            </w:r>
            <w:r w:rsidR="00BD17B6">
              <w:rPr>
                <w:webHidden/>
              </w:rPr>
              <w:fldChar w:fldCharType="begin"/>
            </w:r>
            <w:r w:rsidR="00BD17B6">
              <w:rPr>
                <w:webHidden/>
              </w:rPr>
              <w:instrText xml:space="preserve"> PAGEREF _Toc120214427 \h </w:instrText>
            </w:r>
            <w:r w:rsidR="00BD17B6">
              <w:rPr>
                <w:webHidden/>
              </w:rPr>
            </w:r>
            <w:r w:rsidR="00BD17B6">
              <w:rPr>
                <w:webHidden/>
              </w:rPr>
              <w:fldChar w:fldCharType="separate"/>
            </w:r>
            <w:r w:rsidR="00591F1B">
              <w:rPr>
                <w:webHidden/>
              </w:rPr>
              <w:t>97</w:t>
            </w:r>
            <w:r w:rsidR="00BD17B6">
              <w:rPr>
                <w:webHidden/>
              </w:rPr>
              <w:fldChar w:fldCharType="end"/>
            </w:r>
          </w:hyperlink>
        </w:p>
        <w:p w14:paraId="2470D7D1" w14:textId="6901B3F5" w:rsidR="00BD17B6" w:rsidRDefault="00BA61CD">
          <w:pPr>
            <w:pStyle w:val="TOC3"/>
            <w:rPr>
              <w:rFonts w:asciiTheme="minorHAnsi" w:eastAsiaTheme="minorEastAsia" w:hAnsiTheme="minorHAnsi" w:cstheme="minorBidi"/>
              <w:sz w:val="22"/>
              <w:szCs w:val="22"/>
              <w:lang w:val="en-US" w:eastAsia="en-US"/>
            </w:rPr>
          </w:pPr>
          <w:hyperlink w:anchor="_Toc120214428" w:history="1">
            <w:r w:rsidR="00BD17B6" w:rsidRPr="00BC1F0D">
              <w:rPr>
                <w:rStyle w:val="Hyperlink"/>
              </w:rPr>
              <w:t>6.12.1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_Toc120214428 \h </w:instrText>
            </w:r>
            <w:r w:rsidR="00BD17B6">
              <w:rPr>
                <w:webHidden/>
              </w:rPr>
            </w:r>
            <w:r w:rsidR="00BD17B6">
              <w:rPr>
                <w:webHidden/>
              </w:rPr>
              <w:fldChar w:fldCharType="separate"/>
            </w:r>
            <w:r w:rsidR="00591F1B">
              <w:rPr>
                <w:webHidden/>
              </w:rPr>
              <w:t>105</w:t>
            </w:r>
            <w:r w:rsidR="00BD17B6">
              <w:rPr>
                <w:webHidden/>
              </w:rPr>
              <w:fldChar w:fldCharType="end"/>
            </w:r>
          </w:hyperlink>
        </w:p>
        <w:p w14:paraId="18142D71" w14:textId="1D57CE1A" w:rsidR="00BD17B6" w:rsidRDefault="00BA61CD">
          <w:pPr>
            <w:pStyle w:val="TOC2"/>
            <w:rPr>
              <w:rFonts w:asciiTheme="minorHAnsi" w:eastAsiaTheme="minorEastAsia" w:hAnsiTheme="minorHAnsi" w:cstheme="minorBidi"/>
              <w:sz w:val="22"/>
              <w:szCs w:val="22"/>
              <w:lang w:val="en-US" w:eastAsia="en-US"/>
            </w:rPr>
          </w:pPr>
          <w:hyperlink w:anchor="_Toc120214429" w:history="1">
            <w:r w:rsidR="00BD17B6" w:rsidRPr="00BC1F0D">
              <w:rPr>
                <w:rStyle w:val="Hyperlink"/>
              </w:rPr>
              <w:t>6.13</w:t>
            </w:r>
            <w:r w:rsidR="00BD17B6">
              <w:rPr>
                <w:rFonts w:asciiTheme="minorHAnsi" w:eastAsiaTheme="minorEastAsia" w:hAnsiTheme="minorHAnsi" w:cstheme="minorBidi"/>
                <w:sz w:val="22"/>
                <w:szCs w:val="22"/>
                <w:lang w:val="en-US" w:eastAsia="en-US"/>
              </w:rPr>
              <w:tab/>
            </w:r>
            <w:r w:rsidR="00BD17B6" w:rsidRPr="00BC1F0D">
              <w:rPr>
                <w:rStyle w:val="Hyperlink"/>
              </w:rPr>
              <w:t>Pilot Boarding Place</w:t>
            </w:r>
            <w:r w:rsidR="00BD17B6">
              <w:rPr>
                <w:webHidden/>
              </w:rPr>
              <w:tab/>
            </w:r>
            <w:r w:rsidR="00BD17B6">
              <w:rPr>
                <w:webHidden/>
              </w:rPr>
              <w:fldChar w:fldCharType="begin"/>
            </w:r>
            <w:r w:rsidR="00BD17B6">
              <w:rPr>
                <w:webHidden/>
              </w:rPr>
              <w:instrText xml:space="preserve"> PAGEREF _Toc120214429 \h </w:instrText>
            </w:r>
            <w:r w:rsidR="00BD17B6">
              <w:rPr>
                <w:webHidden/>
              </w:rPr>
            </w:r>
            <w:r w:rsidR="00BD17B6">
              <w:rPr>
                <w:webHidden/>
              </w:rPr>
              <w:fldChar w:fldCharType="separate"/>
            </w:r>
            <w:r w:rsidR="00591F1B">
              <w:rPr>
                <w:webHidden/>
              </w:rPr>
              <w:t>107</w:t>
            </w:r>
            <w:r w:rsidR="00BD17B6">
              <w:rPr>
                <w:webHidden/>
              </w:rPr>
              <w:fldChar w:fldCharType="end"/>
            </w:r>
          </w:hyperlink>
        </w:p>
        <w:p w14:paraId="59200A96" w14:textId="7771DE06" w:rsidR="00BD17B6" w:rsidRDefault="00BA61CD">
          <w:pPr>
            <w:pStyle w:val="TOC3"/>
            <w:rPr>
              <w:rFonts w:asciiTheme="minorHAnsi" w:eastAsiaTheme="minorEastAsia" w:hAnsiTheme="minorHAnsi" w:cstheme="minorBidi"/>
              <w:sz w:val="22"/>
              <w:szCs w:val="22"/>
              <w:lang w:val="en-US" w:eastAsia="en-US"/>
            </w:rPr>
          </w:pPr>
          <w:hyperlink w:anchor="_Toc120214430" w:history="1">
            <w:r w:rsidR="00BD17B6" w:rsidRPr="00BC1F0D">
              <w:rPr>
                <w:rStyle w:val="Hyperlink"/>
              </w:rPr>
              <w:t>6.13.1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_Toc120214430 \h </w:instrText>
            </w:r>
            <w:r w:rsidR="00BD17B6">
              <w:rPr>
                <w:webHidden/>
              </w:rPr>
            </w:r>
            <w:r w:rsidR="00BD17B6">
              <w:rPr>
                <w:webHidden/>
              </w:rPr>
              <w:fldChar w:fldCharType="separate"/>
            </w:r>
            <w:r w:rsidR="00591F1B">
              <w:rPr>
                <w:webHidden/>
              </w:rPr>
              <w:t>110</w:t>
            </w:r>
            <w:r w:rsidR="00BD17B6">
              <w:rPr>
                <w:webHidden/>
              </w:rPr>
              <w:fldChar w:fldCharType="end"/>
            </w:r>
          </w:hyperlink>
        </w:p>
        <w:p w14:paraId="3D4301B9" w14:textId="78CA923E" w:rsidR="00BD17B6" w:rsidRDefault="00BA61CD">
          <w:pPr>
            <w:pStyle w:val="TOC2"/>
            <w:rPr>
              <w:rFonts w:asciiTheme="minorHAnsi" w:eastAsiaTheme="minorEastAsia" w:hAnsiTheme="minorHAnsi" w:cstheme="minorBidi"/>
              <w:sz w:val="22"/>
              <w:szCs w:val="22"/>
              <w:lang w:val="en-US" w:eastAsia="en-US"/>
            </w:rPr>
          </w:pPr>
          <w:hyperlink w:anchor="_Toc120214431" w:history="1">
            <w:r w:rsidR="00BD17B6" w:rsidRPr="00BC1F0D">
              <w:rPr>
                <w:rStyle w:val="Hyperlink"/>
              </w:rPr>
              <w:t>6.14</w:t>
            </w:r>
            <w:r w:rsidR="00BD17B6">
              <w:rPr>
                <w:rFonts w:asciiTheme="minorHAnsi" w:eastAsiaTheme="minorEastAsia" w:hAnsiTheme="minorHAnsi" w:cstheme="minorBidi"/>
                <w:sz w:val="22"/>
                <w:szCs w:val="22"/>
                <w:lang w:val="en-US" w:eastAsia="en-US"/>
              </w:rPr>
              <w:tab/>
            </w:r>
            <w:r w:rsidR="00BD17B6" w:rsidRPr="00BC1F0D">
              <w:rPr>
                <w:rStyle w:val="Hyperlink"/>
              </w:rPr>
              <w:t>Seaplane Landing Area</w:t>
            </w:r>
            <w:r w:rsidR="00BD17B6">
              <w:rPr>
                <w:webHidden/>
              </w:rPr>
              <w:tab/>
            </w:r>
            <w:r w:rsidR="00BD17B6">
              <w:rPr>
                <w:webHidden/>
              </w:rPr>
              <w:fldChar w:fldCharType="begin"/>
            </w:r>
            <w:r w:rsidR="00BD17B6">
              <w:rPr>
                <w:webHidden/>
              </w:rPr>
              <w:instrText xml:space="preserve"> PAGEREF _Toc120214431 \h </w:instrText>
            </w:r>
            <w:r w:rsidR="00BD17B6">
              <w:rPr>
                <w:webHidden/>
              </w:rPr>
            </w:r>
            <w:r w:rsidR="00BD17B6">
              <w:rPr>
                <w:webHidden/>
              </w:rPr>
              <w:fldChar w:fldCharType="separate"/>
            </w:r>
            <w:r w:rsidR="00591F1B">
              <w:rPr>
                <w:webHidden/>
              </w:rPr>
              <w:t>112</w:t>
            </w:r>
            <w:r w:rsidR="00BD17B6">
              <w:rPr>
                <w:webHidden/>
              </w:rPr>
              <w:fldChar w:fldCharType="end"/>
            </w:r>
          </w:hyperlink>
        </w:p>
        <w:p w14:paraId="4EA5D8E5" w14:textId="120BECCE" w:rsidR="00BD17B6" w:rsidRDefault="00BA61CD">
          <w:pPr>
            <w:pStyle w:val="TOC3"/>
            <w:rPr>
              <w:rFonts w:asciiTheme="minorHAnsi" w:eastAsiaTheme="minorEastAsia" w:hAnsiTheme="minorHAnsi" w:cstheme="minorBidi"/>
              <w:sz w:val="22"/>
              <w:szCs w:val="22"/>
              <w:lang w:val="en-US" w:eastAsia="en-US"/>
            </w:rPr>
          </w:pPr>
          <w:hyperlink w:anchor="_Toc120214432" w:history="1">
            <w:r w:rsidR="00BD17B6" w:rsidRPr="00BC1F0D">
              <w:rPr>
                <w:rStyle w:val="Hyperlink"/>
              </w:rPr>
              <w:t>6.14.1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_Toc120214432 \h </w:instrText>
            </w:r>
            <w:r w:rsidR="00BD17B6">
              <w:rPr>
                <w:webHidden/>
              </w:rPr>
            </w:r>
            <w:r w:rsidR="00BD17B6">
              <w:rPr>
                <w:webHidden/>
              </w:rPr>
              <w:fldChar w:fldCharType="separate"/>
            </w:r>
            <w:r w:rsidR="00591F1B">
              <w:rPr>
                <w:webHidden/>
              </w:rPr>
              <w:t>115</w:t>
            </w:r>
            <w:r w:rsidR="00BD17B6">
              <w:rPr>
                <w:webHidden/>
              </w:rPr>
              <w:fldChar w:fldCharType="end"/>
            </w:r>
          </w:hyperlink>
        </w:p>
        <w:p w14:paraId="4B7E95FE" w14:textId="7D03524F" w:rsidR="00BD17B6" w:rsidRDefault="00BA61CD">
          <w:pPr>
            <w:pStyle w:val="TOC2"/>
            <w:rPr>
              <w:rFonts w:asciiTheme="minorHAnsi" w:eastAsiaTheme="minorEastAsia" w:hAnsiTheme="minorHAnsi" w:cstheme="minorBidi"/>
              <w:sz w:val="22"/>
              <w:szCs w:val="22"/>
              <w:lang w:val="en-US" w:eastAsia="en-US"/>
            </w:rPr>
          </w:pPr>
          <w:hyperlink w:anchor="_Toc120214433" w:history="1">
            <w:r w:rsidR="00BD17B6" w:rsidRPr="00BC1F0D">
              <w:rPr>
                <w:rStyle w:val="Hyperlink"/>
              </w:rPr>
              <w:t>6.15</w:t>
            </w:r>
            <w:r w:rsidR="00BD17B6">
              <w:rPr>
                <w:rFonts w:asciiTheme="minorHAnsi" w:eastAsiaTheme="minorEastAsia" w:hAnsiTheme="minorHAnsi" w:cstheme="minorBidi"/>
                <w:sz w:val="22"/>
                <w:szCs w:val="22"/>
                <w:lang w:val="en-US" w:eastAsia="en-US"/>
              </w:rPr>
              <w:tab/>
            </w:r>
            <w:r w:rsidR="00BD17B6" w:rsidRPr="00BC1F0D">
              <w:rPr>
                <w:rStyle w:val="Hyperlink"/>
              </w:rPr>
              <w:t>Terminal</w:t>
            </w:r>
            <w:r w:rsidR="00BD17B6">
              <w:rPr>
                <w:webHidden/>
              </w:rPr>
              <w:tab/>
            </w:r>
            <w:r w:rsidR="00BD17B6">
              <w:rPr>
                <w:webHidden/>
              </w:rPr>
              <w:fldChar w:fldCharType="begin"/>
            </w:r>
            <w:r w:rsidR="00BD17B6">
              <w:rPr>
                <w:webHidden/>
              </w:rPr>
              <w:instrText xml:space="preserve"> PAGEREF _Toc120214433 \h </w:instrText>
            </w:r>
            <w:r w:rsidR="00BD17B6">
              <w:rPr>
                <w:webHidden/>
              </w:rPr>
            </w:r>
            <w:r w:rsidR="00BD17B6">
              <w:rPr>
                <w:webHidden/>
              </w:rPr>
              <w:fldChar w:fldCharType="separate"/>
            </w:r>
            <w:r w:rsidR="00591F1B">
              <w:rPr>
                <w:webHidden/>
              </w:rPr>
              <w:t>116</w:t>
            </w:r>
            <w:r w:rsidR="00BD17B6">
              <w:rPr>
                <w:webHidden/>
              </w:rPr>
              <w:fldChar w:fldCharType="end"/>
            </w:r>
          </w:hyperlink>
        </w:p>
        <w:p w14:paraId="524D1214" w14:textId="6DAB3DD1" w:rsidR="00BD17B6" w:rsidRDefault="00BA61CD">
          <w:pPr>
            <w:pStyle w:val="TOC3"/>
            <w:rPr>
              <w:rFonts w:asciiTheme="minorHAnsi" w:eastAsiaTheme="minorEastAsia" w:hAnsiTheme="minorHAnsi" w:cstheme="minorBidi"/>
              <w:sz w:val="22"/>
              <w:szCs w:val="22"/>
              <w:lang w:val="en-US" w:eastAsia="en-US"/>
            </w:rPr>
          </w:pPr>
          <w:hyperlink w:anchor="_Toc120214434" w:history="1">
            <w:r w:rsidR="00BD17B6" w:rsidRPr="00BC1F0D">
              <w:rPr>
                <w:rStyle w:val="Hyperlink"/>
              </w:rPr>
              <w:t>6.15.1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_Toc120214434 \h </w:instrText>
            </w:r>
            <w:r w:rsidR="00BD17B6">
              <w:rPr>
                <w:webHidden/>
              </w:rPr>
            </w:r>
            <w:r w:rsidR="00BD17B6">
              <w:rPr>
                <w:webHidden/>
              </w:rPr>
              <w:fldChar w:fldCharType="separate"/>
            </w:r>
            <w:r w:rsidR="00591F1B">
              <w:rPr>
                <w:webHidden/>
              </w:rPr>
              <w:t>117</w:t>
            </w:r>
            <w:r w:rsidR="00BD17B6">
              <w:rPr>
                <w:webHidden/>
              </w:rPr>
              <w:fldChar w:fldCharType="end"/>
            </w:r>
          </w:hyperlink>
        </w:p>
        <w:p w14:paraId="71BB7D2D" w14:textId="15107DFD" w:rsidR="00BD17B6" w:rsidRDefault="00BA61CD">
          <w:pPr>
            <w:pStyle w:val="TOC2"/>
            <w:rPr>
              <w:rFonts w:asciiTheme="minorHAnsi" w:eastAsiaTheme="minorEastAsia" w:hAnsiTheme="minorHAnsi" w:cstheme="minorBidi"/>
              <w:sz w:val="22"/>
              <w:szCs w:val="22"/>
              <w:lang w:val="en-US" w:eastAsia="en-US"/>
            </w:rPr>
          </w:pPr>
          <w:hyperlink w:anchor="_Toc120214435" w:history="1">
            <w:r w:rsidR="00BD17B6" w:rsidRPr="00BC1F0D">
              <w:rPr>
                <w:rStyle w:val="Hyperlink"/>
              </w:rPr>
              <w:t>6.16</w:t>
            </w:r>
            <w:r w:rsidR="00BD17B6">
              <w:rPr>
                <w:rFonts w:asciiTheme="minorHAnsi" w:eastAsiaTheme="minorEastAsia" w:hAnsiTheme="minorHAnsi" w:cstheme="minorBidi"/>
                <w:sz w:val="22"/>
                <w:szCs w:val="22"/>
                <w:lang w:val="en-US" w:eastAsia="en-US"/>
              </w:rPr>
              <w:tab/>
            </w:r>
            <w:r w:rsidR="00BD17B6" w:rsidRPr="00BC1F0D">
              <w:rPr>
                <w:rStyle w:val="Hyperlink"/>
              </w:rPr>
              <w:t>Turning Basin</w:t>
            </w:r>
            <w:r w:rsidR="00BD17B6">
              <w:rPr>
                <w:webHidden/>
              </w:rPr>
              <w:tab/>
            </w:r>
            <w:r w:rsidR="00BD17B6">
              <w:rPr>
                <w:webHidden/>
              </w:rPr>
              <w:fldChar w:fldCharType="begin"/>
            </w:r>
            <w:r w:rsidR="00BD17B6">
              <w:rPr>
                <w:webHidden/>
              </w:rPr>
              <w:instrText xml:space="preserve"> PAGEREF _Toc120214435 \h </w:instrText>
            </w:r>
            <w:r w:rsidR="00BD17B6">
              <w:rPr>
                <w:webHidden/>
              </w:rPr>
            </w:r>
            <w:r w:rsidR="00BD17B6">
              <w:rPr>
                <w:webHidden/>
              </w:rPr>
              <w:fldChar w:fldCharType="separate"/>
            </w:r>
            <w:r w:rsidR="00591F1B">
              <w:rPr>
                <w:webHidden/>
              </w:rPr>
              <w:t>119</w:t>
            </w:r>
            <w:r w:rsidR="00BD17B6">
              <w:rPr>
                <w:webHidden/>
              </w:rPr>
              <w:fldChar w:fldCharType="end"/>
            </w:r>
          </w:hyperlink>
        </w:p>
        <w:p w14:paraId="40BE277A" w14:textId="78E27751" w:rsidR="00BD17B6" w:rsidRDefault="00BA61CD">
          <w:pPr>
            <w:pStyle w:val="TOC3"/>
            <w:rPr>
              <w:rFonts w:asciiTheme="minorHAnsi" w:eastAsiaTheme="minorEastAsia" w:hAnsiTheme="minorHAnsi" w:cstheme="minorBidi"/>
              <w:sz w:val="22"/>
              <w:szCs w:val="22"/>
              <w:lang w:val="en-US" w:eastAsia="en-US"/>
            </w:rPr>
          </w:pPr>
          <w:hyperlink w:anchor="_Toc120214436" w:history="1">
            <w:r w:rsidR="00BD17B6" w:rsidRPr="00BC1F0D">
              <w:rPr>
                <w:rStyle w:val="Hyperlink"/>
              </w:rPr>
              <w:t>6.16.1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_Toc120214436 \h </w:instrText>
            </w:r>
            <w:r w:rsidR="00BD17B6">
              <w:rPr>
                <w:webHidden/>
              </w:rPr>
            </w:r>
            <w:r w:rsidR="00BD17B6">
              <w:rPr>
                <w:webHidden/>
              </w:rPr>
              <w:fldChar w:fldCharType="separate"/>
            </w:r>
            <w:r w:rsidR="00591F1B">
              <w:rPr>
                <w:webHidden/>
              </w:rPr>
              <w:t>122</w:t>
            </w:r>
            <w:r w:rsidR="00BD17B6">
              <w:rPr>
                <w:webHidden/>
              </w:rPr>
              <w:fldChar w:fldCharType="end"/>
            </w:r>
          </w:hyperlink>
        </w:p>
        <w:p w14:paraId="59FD3E2C" w14:textId="0F99A0E7" w:rsidR="00BD17B6" w:rsidRDefault="00BA61CD">
          <w:pPr>
            <w:pStyle w:val="TOC2"/>
            <w:rPr>
              <w:rFonts w:asciiTheme="minorHAnsi" w:eastAsiaTheme="minorEastAsia" w:hAnsiTheme="minorHAnsi" w:cstheme="minorBidi"/>
              <w:sz w:val="22"/>
              <w:szCs w:val="22"/>
              <w:lang w:val="en-US" w:eastAsia="en-US"/>
            </w:rPr>
          </w:pPr>
          <w:hyperlink w:anchor="_Toc120214437" w:history="1">
            <w:r w:rsidR="00BD17B6" w:rsidRPr="00BC1F0D">
              <w:rPr>
                <w:rStyle w:val="Hyperlink"/>
              </w:rPr>
              <w:t>6.17</w:t>
            </w:r>
            <w:r w:rsidR="00BD17B6">
              <w:rPr>
                <w:rFonts w:asciiTheme="minorHAnsi" w:eastAsiaTheme="minorEastAsia" w:hAnsiTheme="minorHAnsi" w:cstheme="minorBidi"/>
                <w:sz w:val="22"/>
                <w:szCs w:val="22"/>
                <w:lang w:val="en-US" w:eastAsia="en-US"/>
              </w:rPr>
              <w:tab/>
            </w:r>
            <w:r w:rsidR="00BD17B6" w:rsidRPr="00BC1F0D">
              <w:rPr>
                <w:rStyle w:val="Hyperlink"/>
              </w:rPr>
              <w:t>Waterway Area</w:t>
            </w:r>
            <w:r w:rsidR="00BD17B6">
              <w:rPr>
                <w:webHidden/>
              </w:rPr>
              <w:tab/>
            </w:r>
            <w:r w:rsidR="00BD17B6">
              <w:rPr>
                <w:webHidden/>
              </w:rPr>
              <w:fldChar w:fldCharType="begin"/>
            </w:r>
            <w:r w:rsidR="00BD17B6">
              <w:rPr>
                <w:webHidden/>
              </w:rPr>
              <w:instrText xml:space="preserve"> PAGEREF _Toc120214437 \h </w:instrText>
            </w:r>
            <w:r w:rsidR="00BD17B6">
              <w:rPr>
                <w:webHidden/>
              </w:rPr>
            </w:r>
            <w:r w:rsidR="00BD17B6">
              <w:rPr>
                <w:webHidden/>
              </w:rPr>
              <w:fldChar w:fldCharType="separate"/>
            </w:r>
            <w:r w:rsidR="00591F1B">
              <w:rPr>
                <w:webHidden/>
              </w:rPr>
              <w:t>123</w:t>
            </w:r>
            <w:r w:rsidR="00BD17B6">
              <w:rPr>
                <w:webHidden/>
              </w:rPr>
              <w:fldChar w:fldCharType="end"/>
            </w:r>
          </w:hyperlink>
        </w:p>
        <w:p w14:paraId="6347096E" w14:textId="0B112CE0" w:rsidR="00BD17B6" w:rsidRDefault="00BA61CD">
          <w:pPr>
            <w:pStyle w:val="TOC3"/>
            <w:rPr>
              <w:rFonts w:asciiTheme="minorHAnsi" w:eastAsiaTheme="minorEastAsia" w:hAnsiTheme="minorHAnsi" w:cstheme="minorBidi"/>
              <w:sz w:val="22"/>
              <w:szCs w:val="22"/>
              <w:lang w:val="en-US" w:eastAsia="en-US"/>
            </w:rPr>
          </w:pPr>
          <w:hyperlink w:anchor="_Toc120214438" w:history="1">
            <w:r w:rsidR="00BD17B6" w:rsidRPr="00BC1F0D">
              <w:rPr>
                <w:rStyle w:val="Hyperlink"/>
              </w:rPr>
              <w:t>6.17.1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_Toc120214438 \h </w:instrText>
            </w:r>
            <w:r w:rsidR="00BD17B6">
              <w:rPr>
                <w:webHidden/>
              </w:rPr>
            </w:r>
            <w:r w:rsidR="00BD17B6">
              <w:rPr>
                <w:webHidden/>
              </w:rPr>
              <w:fldChar w:fldCharType="separate"/>
            </w:r>
            <w:r w:rsidR="00591F1B">
              <w:rPr>
                <w:webHidden/>
              </w:rPr>
              <w:t>126</w:t>
            </w:r>
            <w:r w:rsidR="00BD17B6">
              <w:rPr>
                <w:webHidden/>
              </w:rPr>
              <w:fldChar w:fldCharType="end"/>
            </w:r>
          </w:hyperlink>
        </w:p>
        <w:p w14:paraId="3741ACEF" w14:textId="0E337888" w:rsidR="00BD17B6" w:rsidRDefault="00BA61CD">
          <w:pPr>
            <w:pStyle w:val="TOC1"/>
            <w:rPr>
              <w:rFonts w:asciiTheme="minorHAnsi" w:eastAsiaTheme="minorEastAsia" w:hAnsiTheme="minorHAnsi" w:cstheme="minorBidi"/>
              <w:b w:val="0"/>
              <w:noProof/>
              <w:sz w:val="22"/>
              <w:szCs w:val="22"/>
              <w:lang w:val="en-US" w:eastAsia="en-US"/>
            </w:rPr>
          </w:pPr>
          <w:hyperlink w:anchor="_Toc120214439" w:history="1">
            <w:r w:rsidR="00BD17B6" w:rsidRPr="00BC1F0D">
              <w:rPr>
                <w:rStyle w:val="Hyperlink"/>
                <w:noProof/>
              </w:rPr>
              <w:t>7</w:t>
            </w:r>
            <w:r w:rsidR="00BD17B6">
              <w:rPr>
                <w:rFonts w:asciiTheme="minorHAnsi" w:eastAsiaTheme="minorEastAsia" w:hAnsiTheme="minorHAnsi" w:cstheme="minorBidi"/>
                <w:b w:val="0"/>
                <w:noProof/>
                <w:sz w:val="22"/>
                <w:szCs w:val="22"/>
                <w:lang w:val="en-US" w:eastAsia="en-US"/>
              </w:rPr>
              <w:tab/>
            </w:r>
            <w:r w:rsidR="00BD17B6" w:rsidRPr="00BC1F0D">
              <w:rPr>
                <w:rStyle w:val="Hyperlink"/>
                <w:noProof/>
              </w:rPr>
              <w:t>Physical Infrastructure</w:t>
            </w:r>
            <w:r w:rsidR="00BD17B6">
              <w:rPr>
                <w:noProof/>
                <w:webHidden/>
              </w:rPr>
              <w:tab/>
            </w:r>
            <w:r w:rsidR="00BD17B6">
              <w:rPr>
                <w:noProof/>
                <w:webHidden/>
              </w:rPr>
              <w:fldChar w:fldCharType="begin"/>
            </w:r>
            <w:r w:rsidR="00BD17B6">
              <w:rPr>
                <w:noProof/>
                <w:webHidden/>
              </w:rPr>
              <w:instrText xml:space="preserve"> PAGEREF _Toc120214439 \h </w:instrText>
            </w:r>
            <w:r w:rsidR="00BD17B6">
              <w:rPr>
                <w:noProof/>
                <w:webHidden/>
              </w:rPr>
            </w:r>
            <w:r w:rsidR="00BD17B6">
              <w:rPr>
                <w:noProof/>
                <w:webHidden/>
              </w:rPr>
              <w:fldChar w:fldCharType="separate"/>
            </w:r>
            <w:r w:rsidR="00591F1B">
              <w:rPr>
                <w:noProof/>
                <w:webHidden/>
              </w:rPr>
              <w:t>127</w:t>
            </w:r>
            <w:r w:rsidR="00BD17B6">
              <w:rPr>
                <w:noProof/>
                <w:webHidden/>
              </w:rPr>
              <w:fldChar w:fldCharType="end"/>
            </w:r>
          </w:hyperlink>
        </w:p>
        <w:p w14:paraId="6D941CD8" w14:textId="0C09D8D7" w:rsidR="00BD17B6" w:rsidRDefault="00BA61CD">
          <w:pPr>
            <w:pStyle w:val="TOC2"/>
            <w:rPr>
              <w:rFonts w:asciiTheme="minorHAnsi" w:eastAsiaTheme="minorEastAsia" w:hAnsiTheme="minorHAnsi" w:cstheme="minorBidi"/>
              <w:sz w:val="22"/>
              <w:szCs w:val="22"/>
              <w:lang w:val="en-US" w:eastAsia="en-US"/>
            </w:rPr>
          </w:pPr>
          <w:hyperlink w:anchor="_Toc120214440" w:history="1">
            <w:r w:rsidR="00BD17B6" w:rsidRPr="00BC1F0D">
              <w:rPr>
                <w:rStyle w:val="Hyperlink"/>
              </w:rPr>
              <w:t>7.1</w:t>
            </w:r>
            <w:r w:rsidR="00BD17B6">
              <w:rPr>
                <w:rFonts w:asciiTheme="minorHAnsi" w:eastAsiaTheme="minorEastAsia" w:hAnsiTheme="minorHAnsi" w:cstheme="minorBidi"/>
                <w:sz w:val="22"/>
                <w:szCs w:val="22"/>
                <w:lang w:val="en-US" w:eastAsia="en-US"/>
              </w:rPr>
              <w:tab/>
            </w:r>
            <w:r w:rsidR="00BD17B6" w:rsidRPr="00BC1F0D">
              <w:rPr>
                <w:rStyle w:val="Hyperlink"/>
              </w:rPr>
              <w:t>Introduction</w:t>
            </w:r>
            <w:r w:rsidR="00BD17B6">
              <w:rPr>
                <w:webHidden/>
              </w:rPr>
              <w:tab/>
            </w:r>
            <w:r w:rsidR="00BD17B6">
              <w:rPr>
                <w:webHidden/>
              </w:rPr>
              <w:fldChar w:fldCharType="begin"/>
            </w:r>
            <w:r w:rsidR="00BD17B6">
              <w:rPr>
                <w:webHidden/>
              </w:rPr>
              <w:instrText xml:space="preserve"> PAGEREF _Toc120214440 \h </w:instrText>
            </w:r>
            <w:r w:rsidR="00BD17B6">
              <w:rPr>
                <w:webHidden/>
              </w:rPr>
            </w:r>
            <w:r w:rsidR="00BD17B6">
              <w:rPr>
                <w:webHidden/>
              </w:rPr>
              <w:fldChar w:fldCharType="separate"/>
            </w:r>
            <w:r w:rsidR="00591F1B">
              <w:rPr>
                <w:webHidden/>
              </w:rPr>
              <w:t>127</w:t>
            </w:r>
            <w:r w:rsidR="00BD17B6">
              <w:rPr>
                <w:webHidden/>
              </w:rPr>
              <w:fldChar w:fldCharType="end"/>
            </w:r>
          </w:hyperlink>
        </w:p>
        <w:p w14:paraId="66238A5F" w14:textId="049A878A" w:rsidR="00BD17B6" w:rsidRDefault="00BA61CD">
          <w:pPr>
            <w:pStyle w:val="TOC2"/>
            <w:rPr>
              <w:rFonts w:asciiTheme="minorHAnsi" w:eastAsiaTheme="minorEastAsia" w:hAnsiTheme="minorHAnsi" w:cstheme="minorBidi"/>
              <w:sz w:val="22"/>
              <w:szCs w:val="22"/>
              <w:lang w:val="en-US" w:eastAsia="en-US"/>
            </w:rPr>
          </w:pPr>
          <w:hyperlink w:anchor="_Toc120214441" w:history="1">
            <w:r w:rsidR="00BD17B6" w:rsidRPr="00BC1F0D">
              <w:rPr>
                <w:rStyle w:val="Hyperlink"/>
              </w:rPr>
              <w:t>7.2</w:t>
            </w:r>
            <w:r w:rsidR="00BD17B6">
              <w:rPr>
                <w:rFonts w:asciiTheme="minorHAnsi" w:eastAsiaTheme="minorEastAsia" w:hAnsiTheme="minorHAnsi" w:cstheme="minorBidi"/>
                <w:sz w:val="22"/>
                <w:szCs w:val="22"/>
                <w:lang w:val="en-US" w:eastAsia="en-US"/>
              </w:rPr>
              <w:tab/>
            </w:r>
            <w:r w:rsidR="00BD17B6" w:rsidRPr="00BC1F0D">
              <w:rPr>
                <w:rStyle w:val="Hyperlink"/>
              </w:rPr>
              <w:t>Dry Dock</w:t>
            </w:r>
            <w:r w:rsidR="00BD17B6">
              <w:rPr>
                <w:webHidden/>
              </w:rPr>
              <w:tab/>
            </w:r>
            <w:r w:rsidR="00BD17B6">
              <w:rPr>
                <w:webHidden/>
              </w:rPr>
              <w:fldChar w:fldCharType="begin"/>
            </w:r>
            <w:r w:rsidR="00BD17B6">
              <w:rPr>
                <w:webHidden/>
              </w:rPr>
              <w:instrText xml:space="preserve"> PAGEREF _Toc120214441 \h </w:instrText>
            </w:r>
            <w:r w:rsidR="00BD17B6">
              <w:rPr>
                <w:webHidden/>
              </w:rPr>
            </w:r>
            <w:r w:rsidR="00BD17B6">
              <w:rPr>
                <w:webHidden/>
              </w:rPr>
              <w:fldChar w:fldCharType="separate"/>
            </w:r>
            <w:r w:rsidR="00591F1B">
              <w:rPr>
                <w:webHidden/>
              </w:rPr>
              <w:t>128</w:t>
            </w:r>
            <w:r w:rsidR="00BD17B6">
              <w:rPr>
                <w:webHidden/>
              </w:rPr>
              <w:fldChar w:fldCharType="end"/>
            </w:r>
          </w:hyperlink>
        </w:p>
        <w:p w14:paraId="7C803ABF" w14:textId="561F748D" w:rsidR="00BD17B6" w:rsidRDefault="00BA61CD">
          <w:pPr>
            <w:pStyle w:val="TOC3"/>
            <w:rPr>
              <w:rFonts w:asciiTheme="minorHAnsi" w:eastAsiaTheme="minorEastAsia" w:hAnsiTheme="minorHAnsi" w:cstheme="minorBidi"/>
              <w:sz w:val="22"/>
              <w:szCs w:val="22"/>
              <w:lang w:val="en-US" w:eastAsia="en-US"/>
            </w:rPr>
          </w:pPr>
          <w:hyperlink w:anchor="_Toc120214442" w:history="1">
            <w:r w:rsidR="00BD17B6" w:rsidRPr="00BC1F0D">
              <w:rPr>
                <w:rStyle w:val="Hyperlink"/>
              </w:rPr>
              <w:t>7.2.1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_Toc120214442 \h </w:instrText>
            </w:r>
            <w:r w:rsidR="00BD17B6">
              <w:rPr>
                <w:webHidden/>
              </w:rPr>
            </w:r>
            <w:r w:rsidR="00BD17B6">
              <w:rPr>
                <w:webHidden/>
              </w:rPr>
              <w:fldChar w:fldCharType="separate"/>
            </w:r>
            <w:r w:rsidR="00591F1B">
              <w:rPr>
                <w:webHidden/>
              </w:rPr>
              <w:t>128</w:t>
            </w:r>
            <w:r w:rsidR="00BD17B6">
              <w:rPr>
                <w:webHidden/>
              </w:rPr>
              <w:fldChar w:fldCharType="end"/>
            </w:r>
          </w:hyperlink>
        </w:p>
        <w:p w14:paraId="5E5AA23A" w14:textId="65D430EA" w:rsidR="00BD17B6" w:rsidRDefault="00BA61CD">
          <w:pPr>
            <w:pStyle w:val="TOC2"/>
            <w:rPr>
              <w:rFonts w:asciiTheme="minorHAnsi" w:eastAsiaTheme="minorEastAsia" w:hAnsiTheme="minorHAnsi" w:cstheme="minorBidi"/>
              <w:sz w:val="22"/>
              <w:szCs w:val="22"/>
              <w:lang w:val="en-US" w:eastAsia="en-US"/>
            </w:rPr>
          </w:pPr>
          <w:hyperlink w:anchor="_Toc120214443" w:history="1">
            <w:r w:rsidR="00BD17B6" w:rsidRPr="00BC1F0D">
              <w:rPr>
                <w:rStyle w:val="Hyperlink"/>
              </w:rPr>
              <w:t>7.3</w:t>
            </w:r>
            <w:r w:rsidR="00BD17B6">
              <w:rPr>
                <w:rFonts w:asciiTheme="minorHAnsi" w:eastAsiaTheme="minorEastAsia" w:hAnsiTheme="minorHAnsi" w:cstheme="minorBidi"/>
                <w:sz w:val="22"/>
                <w:szCs w:val="22"/>
                <w:lang w:val="en-US" w:eastAsia="en-US"/>
              </w:rPr>
              <w:tab/>
            </w:r>
            <w:r w:rsidR="00BD17B6" w:rsidRPr="00BC1F0D">
              <w:rPr>
                <w:rStyle w:val="Hyperlink"/>
              </w:rPr>
              <w:t>Floating Dock</w:t>
            </w:r>
            <w:r w:rsidR="00BD17B6">
              <w:rPr>
                <w:webHidden/>
              </w:rPr>
              <w:tab/>
            </w:r>
            <w:r w:rsidR="00BD17B6">
              <w:rPr>
                <w:webHidden/>
              </w:rPr>
              <w:fldChar w:fldCharType="begin"/>
            </w:r>
            <w:r w:rsidR="00BD17B6">
              <w:rPr>
                <w:webHidden/>
              </w:rPr>
              <w:instrText xml:space="preserve"> PAGEREF _Toc120214443 \h </w:instrText>
            </w:r>
            <w:r w:rsidR="00BD17B6">
              <w:rPr>
                <w:webHidden/>
              </w:rPr>
            </w:r>
            <w:r w:rsidR="00BD17B6">
              <w:rPr>
                <w:webHidden/>
              </w:rPr>
              <w:fldChar w:fldCharType="separate"/>
            </w:r>
            <w:r w:rsidR="00591F1B">
              <w:rPr>
                <w:webHidden/>
              </w:rPr>
              <w:t>129</w:t>
            </w:r>
            <w:r w:rsidR="00BD17B6">
              <w:rPr>
                <w:webHidden/>
              </w:rPr>
              <w:fldChar w:fldCharType="end"/>
            </w:r>
          </w:hyperlink>
        </w:p>
        <w:p w14:paraId="560E7A30" w14:textId="039485EC" w:rsidR="00BD17B6" w:rsidRDefault="00BA61CD">
          <w:pPr>
            <w:pStyle w:val="TOC3"/>
            <w:rPr>
              <w:rFonts w:asciiTheme="minorHAnsi" w:eastAsiaTheme="minorEastAsia" w:hAnsiTheme="minorHAnsi" w:cstheme="minorBidi"/>
              <w:sz w:val="22"/>
              <w:szCs w:val="22"/>
              <w:lang w:val="en-US" w:eastAsia="en-US"/>
            </w:rPr>
          </w:pPr>
          <w:hyperlink w:anchor="_Toc120214444" w:history="1">
            <w:r w:rsidR="00BD17B6" w:rsidRPr="00BC1F0D">
              <w:rPr>
                <w:rStyle w:val="Hyperlink"/>
              </w:rPr>
              <w:t>7.3.1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_Toc120214444 \h </w:instrText>
            </w:r>
            <w:r w:rsidR="00BD17B6">
              <w:rPr>
                <w:webHidden/>
              </w:rPr>
            </w:r>
            <w:r w:rsidR="00BD17B6">
              <w:rPr>
                <w:webHidden/>
              </w:rPr>
              <w:fldChar w:fldCharType="separate"/>
            </w:r>
            <w:r w:rsidR="00591F1B">
              <w:rPr>
                <w:webHidden/>
              </w:rPr>
              <w:t>129</w:t>
            </w:r>
            <w:r w:rsidR="00BD17B6">
              <w:rPr>
                <w:webHidden/>
              </w:rPr>
              <w:fldChar w:fldCharType="end"/>
            </w:r>
          </w:hyperlink>
        </w:p>
        <w:p w14:paraId="04726B97" w14:textId="4DF2CDE5" w:rsidR="00BD17B6" w:rsidRDefault="00BA61CD">
          <w:pPr>
            <w:pStyle w:val="TOC2"/>
            <w:rPr>
              <w:rFonts w:asciiTheme="minorHAnsi" w:eastAsiaTheme="minorEastAsia" w:hAnsiTheme="minorHAnsi" w:cstheme="minorBidi"/>
              <w:sz w:val="22"/>
              <w:szCs w:val="22"/>
              <w:lang w:val="en-US" w:eastAsia="en-US"/>
            </w:rPr>
          </w:pPr>
          <w:hyperlink w:anchor="_Toc120214445" w:history="1">
            <w:r w:rsidR="00BD17B6" w:rsidRPr="00BC1F0D">
              <w:rPr>
                <w:rStyle w:val="Hyperlink"/>
              </w:rPr>
              <w:t>7.4</w:t>
            </w:r>
            <w:r w:rsidR="00BD17B6">
              <w:rPr>
                <w:rFonts w:asciiTheme="minorHAnsi" w:eastAsiaTheme="minorEastAsia" w:hAnsiTheme="minorHAnsi" w:cstheme="minorBidi"/>
                <w:sz w:val="22"/>
                <w:szCs w:val="22"/>
                <w:lang w:val="en-US" w:eastAsia="en-US"/>
              </w:rPr>
              <w:tab/>
            </w:r>
            <w:r w:rsidR="00BD17B6" w:rsidRPr="00BC1F0D">
              <w:rPr>
                <w:rStyle w:val="Hyperlink"/>
              </w:rPr>
              <w:t>Gridiron</w:t>
            </w:r>
            <w:r w:rsidR="00BD17B6">
              <w:rPr>
                <w:webHidden/>
              </w:rPr>
              <w:tab/>
            </w:r>
            <w:r w:rsidR="00BD17B6">
              <w:rPr>
                <w:webHidden/>
              </w:rPr>
              <w:fldChar w:fldCharType="begin"/>
            </w:r>
            <w:r w:rsidR="00BD17B6">
              <w:rPr>
                <w:webHidden/>
              </w:rPr>
              <w:instrText xml:space="preserve"> PAGEREF _Toc120214445 \h </w:instrText>
            </w:r>
            <w:r w:rsidR="00BD17B6">
              <w:rPr>
                <w:webHidden/>
              </w:rPr>
            </w:r>
            <w:r w:rsidR="00BD17B6">
              <w:rPr>
                <w:webHidden/>
              </w:rPr>
              <w:fldChar w:fldCharType="separate"/>
            </w:r>
            <w:r w:rsidR="00591F1B">
              <w:rPr>
                <w:webHidden/>
              </w:rPr>
              <w:t>130</w:t>
            </w:r>
            <w:r w:rsidR="00BD17B6">
              <w:rPr>
                <w:webHidden/>
              </w:rPr>
              <w:fldChar w:fldCharType="end"/>
            </w:r>
          </w:hyperlink>
        </w:p>
        <w:p w14:paraId="349645C4" w14:textId="6263A607" w:rsidR="00BD17B6" w:rsidRDefault="00BA61CD">
          <w:pPr>
            <w:pStyle w:val="TOC3"/>
            <w:rPr>
              <w:rFonts w:asciiTheme="minorHAnsi" w:eastAsiaTheme="minorEastAsia" w:hAnsiTheme="minorHAnsi" w:cstheme="minorBidi"/>
              <w:sz w:val="22"/>
              <w:szCs w:val="22"/>
              <w:lang w:val="en-US" w:eastAsia="en-US"/>
            </w:rPr>
          </w:pPr>
          <w:hyperlink w:anchor="_Toc120214446" w:history="1">
            <w:r w:rsidR="00BD17B6" w:rsidRPr="00BC1F0D">
              <w:rPr>
                <w:rStyle w:val="Hyperlink"/>
              </w:rPr>
              <w:t>7.4.1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_Toc120214446 \h </w:instrText>
            </w:r>
            <w:r w:rsidR="00BD17B6">
              <w:rPr>
                <w:webHidden/>
              </w:rPr>
            </w:r>
            <w:r w:rsidR="00BD17B6">
              <w:rPr>
                <w:webHidden/>
              </w:rPr>
              <w:fldChar w:fldCharType="separate"/>
            </w:r>
            <w:r w:rsidR="00591F1B">
              <w:rPr>
                <w:webHidden/>
              </w:rPr>
              <w:t>130</w:t>
            </w:r>
            <w:r w:rsidR="00BD17B6">
              <w:rPr>
                <w:webHidden/>
              </w:rPr>
              <w:fldChar w:fldCharType="end"/>
            </w:r>
          </w:hyperlink>
        </w:p>
        <w:p w14:paraId="03FF35BE" w14:textId="2C08DA69" w:rsidR="00BD17B6" w:rsidRDefault="00BA61CD">
          <w:pPr>
            <w:pStyle w:val="TOC2"/>
            <w:rPr>
              <w:rFonts w:asciiTheme="minorHAnsi" w:eastAsiaTheme="minorEastAsia" w:hAnsiTheme="minorHAnsi" w:cstheme="minorBidi"/>
              <w:sz w:val="22"/>
              <w:szCs w:val="22"/>
              <w:lang w:val="en-US" w:eastAsia="en-US"/>
            </w:rPr>
          </w:pPr>
          <w:hyperlink w:anchor="_Toc120214447" w:history="1">
            <w:r w:rsidR="00BD17B6" w:rsidRPr="00BC1F0D">
              <w:rPr>
                <w:rStyle w:val="Hyperlink"/>
              </w:rPr>
              <w:t>7.5</w:t>
            </w:r>
            <w:r w:rsidR="00BD17B6">
              <w:rPr>
                <w:rFonts w:asciiTheme="minorHAnsi" w:eastAsiaTheme="minorEastAsia" w:hAnsiTheme="minorHAnsi" w:cstheme="minorBidi"/>
                <w:sz w:val="22"/>
                <w:szCs w:val="22"/>
                <w:lang w:val="en-US" w:eastAsia="en-US"/>
              </w:rPr>
              <w:tab/>
            </w:r>
            <w:r w:rsidR="00BD17B6" w:rsidRPr="00BC1F0D">
              <w:rPr>
                <w:rStyle w:val="Hyperlink"/>
              </w:rPr>
              <w:t>Harbour Facility</w:t>
            </w:r>
            <w:r w:rsidR="00BD17B6">
              <w:rPr>
                <w:webHidden/>
              </w:rPr>
              <w:tab/>
            </w:r>
            <w:r w:rsidR="00BD17B6">
              <w:rPr>
                <w:webHidden/>
              </w:rPr>
              <w:fldChar w:fldCharType="begin"/>
            </w:r>
            <w:r w:rsidR="00BD17B6">
              <w:rPr>
                <w:webHidden/>
              </w:rPr>
              <w:instrText xml:space="preserve"> PAGEREF _Toc120214447 \h </w:instrText>
            </w:r>
            <w:r w:rsidR="00BD17B6">
              <w:rPr>
                <w:webHidden/>
              </w:rPr>
            </w:r>
            <w:r w:rsidR="00BD17B6">
              <w:rPr>
                <w:webHidden/>
              </w:rPr>
              <w:fldChar w:fldCharType="separate"/>
            </w:r>
            <w:r w:rsidR="00591F1B">
              <w:rPr>
                <w:webHidden/>
              </w:rPr>
              <w:t>131</w:t>
            </w:r>
            <w:r w:rsidR="00BD17B6">
              <w:rPr>
                <w:webHidden/>
              </w:rPr>
              <w:fldChar w:fldCharType="end"/>
            </w:r>
          </w:hyperlink>
        </w:p>
        <w:p w14:paraId="70BD5CB6" w14:textId="7464228B" w:rsidR="00BD17B6" w:rsidRDefault="00BA61CD">
          <w:pPr>
            <w:pStyle w:val="TOC3"/>
            <w:rPr>
              <w:rFonts w:asciiTheme="minorHAnsi" w:eastAsiaTheme="minorEastAsia" w:hAnsiTheme="minorHAnsi" w:cstheme="minorBidi"/>
              <w:sz w:val="22"/>
              <w:szCs w:val="22"/>
              <w:lang w:val="en-US" w:eastAsia="en-US"/>
            </w:rPr>
          </w:pPr>
          <w:hyperlink w:anchor="_Toc120214448" w:history="1">
            <w:r w:rsidR="00BD17B6" w:rsidRPr="00BC1F0D">
              <w:rPr>
                <w:rStyle w:val="Hyperlink"/>
              </w:rPr>
              <w:t>7.5.1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_Toc120214448 \h </w:instrText>
            </w:r>
            <w:r w:rsidR="00BD17B6">
              <w:rPr>
                <w:webHidden/>
              </w:rPr>
            </w:r>
            <w:r w:rsidR="00BD17B6">
              <w:rPr>
                <w:webHidden/>
              </w:rPr>
              <w:fldChar w:fldCharType="separate"/>
            </w:r>
            <w:r w:rsidR="00591F1B">
              <w:rPr>
                <w:webHidden/>
              </w:rPr>
              <w:t>131</w:t>
            </w:r>
            <w:r w:rsidR="00BD17B6">
              <w:rPr>
                <w:webHidden/>
              </w:rPr>
              <w:fldChar w:fldCharType="end"/>
            </w:r>
          </w:hyperlink>
        </w:p>
        <w:p w14:paraId="2B9AB624" w14:textId="292F5FF3" w:rsidR="00BD17B6" w:rsidRDefault="00BA61CD">
          <w:pPr>
            <w:pStyle w:val="TOC1"/>
            <w:rPr>
              <w:rFonts w:asciiTheme="minorHAnsi" w:eastAsiaTheme="minorEastAsia" w:hAnsiTheme="minorHAnsi" w:cstheme="minorBidi"/>
              <w:b w:val="0"/>
              <w:noProof/>
              <w:sz w:val="22"/>
              <w:szCs w:val="22"/>
              <w:lang w:val="en-US" w:eastAsia="en-US"/>
            </w:rPr>
          </w:pPr>
          <w:hyperlink w:anchor="_Toc120214449" w:history="1">
            <w:r w:rsidR="00BD17B6" w:rsidRPr="00BC1F0D">
              <w:rPr>
                <w:rStyle w:val="Hyperlink"/>
                <w:noProof/>
              </w:rPr>
              <w:t>8</w:t>
            </w:r>
            <w:r w:rsidR="00BD17B6">
              <w:rPr>
                <w:rFonts w:asciiTheme="minorHAnsi" w:eastAsiaTheme="minorEastAsia" w:hAnsiTheme="minorHAnsi" w:cstheme="minorBidi"/>
                <w:b w:val="0"/>
                <w:noProof/>
                <w:sz w:val="22"/>
                <w:szCs w:val="22"/>
                <w:lang w:val="en-US" w:eastAsia="en-US"/>
              </w:rPr>
              <w:tab/>
            </w:r>
            <w:r w:rsidR="00BD17B6" w:rsidRPr="00BC1F0D">
              <w:rPr>
                <w:rStyle w:val="Hyperlink"/>
                <w:noProof/>
              </w:rPr>
              <w:t>Cartographic Features</w:t>
            </w:r>
            <w:r w:rsidR="00BD17B6">
              <w:rPr>
                <w:noProof/>
                <w:webHidden/>
              </w:rPr>
              <w:tab/>
            </w:r>
            <w:r w:rsidR="00BD17B6">
              <w:rPr>
                <w:noProof/>
                <w:webHidden/>
              </w:rPr>
              <w:fldChar w:fldCharType="begin"/>
            </w:r>
            <w:r w:rsidR="00BD17B6">
              <w:rPr>
                <w:noProof/>
                <w:webHidden/>
              </w:rPr>
              <w:instrText xml:space="preserve"> PAGEREF _Toc120214449 \h </w:instrText>
            </w:r>
            <w:r w:rsidR="00BD17B6">
              <w:rPr>
                <w:noProof/>
                <w:webHidden/>
              </w:rPr>
            </w:r>
            <w:r w:rsidR="00BD17B6">
              <w:rPr>
                <w:noProof/>
                <w:webHidden/>
              </w:rPr>
              <w:fldChar w:fldCharType="separate"/>
            </w:r>
            <w:r w:rsidR="00591F1B">
              <w:rPr>
                <w:noProof/>
                <w:webHidden/>
              </w:rPr>
              <w:t>132</w:t>
            </w:r>
            <w:r w:rsidR="00BD17B6">
              <w:rPr>
                <w:noProof/>
                <w:webHidden/>
              </w:rPr>
              <w:fldChar w:fldCharType="end"/>
            </w:r>
          </w:hyperlink>
        </w:p>
        <w:p w14:paraId="694A5F03" w14:textId="7952DEE0" w:rsidR="00BD17B6" w:rsidRDefault="00BA61CD">
          <w:pPr>
            <w:pStyle w:val="TOC2"/>
            <w:rPr>
              <w:rFonts w:asciiTheme="minorHAnsi" w:eastAsiaTheme="minorEastAsia" w:hAnsiTheme="minorHAnsi" w:cstheme="minorBidi"/>
              <w:sz w:val="22"/>
              <w:szCs w:val="22"/>
              <w:lang w:val="en-US" w:eastAsia="en-US"/>
            </w:rPr>
          </w:pPr>
          <w:hyperlink w:anchor="_Toc120214450" w:history="1">
            <w:r w:rsidR="00BD17B6" w:rsidRPr="00BC1F0D">
              <w:rPr>
                <w:rStyle w:val="Hyperlink"/>
              </w:rPr>
              <w:t>8.1</w:t>
            </w:r>
            <w:r w:rsidR="00BD17B6">
              <w:rPr>
                <w:rFonts w:asciiTheme="minorHAnsi" w:eastAsiaTheme="minorEastAsia" w:hAnsiTheme="minorHAnsi" w:cstheme="minorBidi"/>
                <w:sz w:val="22"/>
                <w:szCs w:val="22"/>
                <w:lang w:val="en-US" w:eastAsia="en-US"/>
              </w:rPr>
              <w:tab/>
            </w:r>
            <w:r w:rsidR="00BD17B6" w:rsidRPr="00BC1F0D">
              <w:rPr>
                <w:rStyle w:val="Hyperlink"/>
              </w:rPr>
              <w:t>Text Placement</w:t>
            </w:r>
            <w:r w:rsidR="00BD17B6">
              <w:rPr>
                <w:webHidden/>
              </w:rPr>
              <w:tab/>
            </w:r>
            <w:r w:rsidR="00BD17B6">
              <w:rPr>
                <w:webHidden/>
              </w:rPr>
              <w:fldChar w:fldCharType="begin"/>
            </w:r>
            <w:r w:rsidR="00BD17B6">
              <w:rPr>
                <w:webHidden/>
              </w:rPr>
              <w:instrText xml:space="preserve"> PAGEREF _Toc120214450 \h </w:instrText>
            </w:r>
            <w:r w:rsidR="00BD17B6">
              <w:rPr>
                <w:webHidden/>
              </w:rPr>
            </w:r>
            <w:r w:rsidR="00BD17B6">
              <w:rPr>
                <w:webHidden/>
              </w:rPr>
              <w:fldChar w:fldCharType="separate"/>
            </w:r>
            <w:r w:rsidR="00591F1B">
              <w:rPr>
                <w:webHidden/>
              </w:rPr>
              <w:t>132</w:t>
            </w:r>
            <w:r w:rsidR="00BD17B6">
              <w:rPr>
                <w:webHidden/>
              </w:rPr>
              <w:fldChar w:fldCharType="end"/>
            </w:r>
          </w:hyperlink>
        </w:p>
        <w:p w14:paraId="652BF16B" w14:textId="729907D4" w:rsidR="00BD17B6" w:rsidRDefault="00BA61CD">
          <w:pPr>
            <w:pStyle w:val="TOC3"/>
            <w:rPr>
              <w:rFonts w:asciiTheme="minorHAnsi" w:eastAsiaTheme="minorEastAsia" w:hAnsiTheme="minorHAnsi" w:cstheme="minorBidi"/>
              <w:sz w:val="22"/>
              <w:szCs w:val="22"/>
              <w:lang w:val="en-US" w:eastAsia="en-US"/>
            </w:rPr>
          </w:pPr>
          <w:hyperlink w:anchor="_Toc120214451" w:history="1">
            <w:r w:rsidR="00BD17B6" w:rsidRPr="00BC1F0D">
              <w:rPr>
                <w:rStyle w:val="Hyperlink"/>
              </w:rPr>
              <w:t>8.1.1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_Toc120214451 \h </w:instrText>
            </w:r>
            <w:r w:rsidR="00BD17B6">
              <w:rPr>
                <w:webHidden/>
              </w:rPr>
            </w:r>
            <w:r w:rsidR="00BD17B6">
              <w:rPr>
                <w:webHidden/>
              </w:rPr>
              <w:fldChar w:fldCharType="separate"/>
            </w:r>
            <w:r w:rsidR="00591F1B">
              <w:rPr>
                <w:webHidden/>
              </w:rPr>
              <w:t>132</w:t>
            </w:r>
            <w:r w:rsidR="00BD17B6">
              <w:rPr>
                <w:webHidden/>
              </w:rPr>
              <w:fldChar w:fldCharType="end"/>
            </w:r>
          </w:hyperlink>
        </w:p>
        <w:p w14:paraId="61D99553" w14:textId="4B27DA44" w:rsidR="00BD17B6" w:rsidRDefault="00BA61CD">
          <w:pPr>
            <w:pStyle w:val="TOC1"/>
            <w:rPr>
              <w:rFonts w:asciiTheme="minorHAnsi" w:eastAsiaTheme="minorEastAsia" w:hAnsiTheme="minorHAnsi" w:cstheme="minorBidi"/>
              <w:b w:val="0"/>
              <w:noProof/>
              <w:sz w:val="22"/>
              <w:szCs w:val="22"/>
              <w:lang w:val="en-US" w:eastAsia="en-US"/>
            </w:rPr>
          </w:pPr>
          <w:hyperlink w:anchor="_Toc120214452" w:history="1">
            <w:r w:rsidR="00BD17B6" w:rsidRPr="00BC1F0D">
              <w:rPr>
                <w:rStyle w:val="Hyperlink"/>
                <w:noProof/>
              </w:rPr>
              <w:t>9</w:t>
            </w:r>
            <w:r w:rsidR="00BD17B6">
              <w:rPr>
                <w:rFonts w:asciiTheme="minorHAnsi" w:eastAsiaTheme="minorEastAsia" w:hAnsiTheme="minorHAnsi" w:cstheme="minorBidi"/>
                <w:b w:val="0"/>
                <w:noProof/>
                <w:sz w:val="22"/>
                <w:szCs w:val="22"/>
                <w:lang w:val="en-US" w:eastAsia="en-US"/>
              </w:rPr>
              <w:tab/>
            </w:r>
            <w:r w:rsidR="00BD17B6" w:rsidRPr="00BC1F0D">
              <w:rPr>
                <w:rStyle w:val="Hyperlink"/>
                <w:noProof/>
              </w:rPr>
              <w:t>Abstract Information types</w:t>
            </w:r>
            <w:r w:rsidR="00BD17B6">
              <w:rPr>
                <w:noProof/>
                <w:webHidden/>
              </w:rPr>
              <w:tab/>
            </w:r>
            <w:r w:rsidR="00BD17B6">
              <w:rPr>
                <w:noProof/>
                <w:webHidden/>
              </w:rPr>
              <w:fldChar w:fldCharType="begin"/>
            </w:r>
            <w:r w:rsidR="00BD17B6">
              <w:rPr>
                <w:noProof/>
                <w:webHidden/>
              </w:rPr>
              <w:instrText xml:space="preserve"> PAGEREF _Toc120214452 \h </w:instrText>
            </w:r>
            <w:r w:rsidR="00BD17B6">
              <w:rPr>
                <w:noProof/>
                <w:webHidden/>
              </w:rPr>
            </w:r>
            <w:r w:rsidR="00BD17B6">
              <w:rPr>
                <w:noProof/>
                <w:webHidden/>
              </w:rPr>
              <w:fldChar w:fldCharType="separate"/>
            </w:r>
            <w:r w:rsidR="00591F1B">
              <w:rPr>
                <w:noProof/>
                <w:webHidden/>
              </w:rPr>
              <w:t>134</w:t>
            </w:r>
            <w:r w:rsidR="00BD17B6">
              <w:rPr>
                <w:noProof/>
                <w:webHidden/>
              </w:rPr>
              <w:fldChar w:fldCharType="end"/>
            </w:r>
          </w:hyperlink>
        </w:p>
        <w:p w14:paraId="734269DD" w14:textId="71D0F6D2" w:rsidR="00BD17B6" w:rsidRDefault="00BA61CD">
          <w:pPr>
            <w:pStyle w:val="TOC2"/>
            <w:rPr>
              <w:rFonts w:asciiTheme="minorHAnsi" w:eastAsiaTheme="minorEastAsia" w:hAnsiTheme="minorHAnsi" w:cstheme="minorBidi"/>
              <w:sz w:val="22"/>
              <w:szCs w:val="22"/>
              <w:lang w:val="en-US" w:eastAsia="en-US"/>
            </w:rPr>
          </w:pPr>
          <w:hyperlink w:anchor="_Toc120214453" w:history="1">
            <w:r w:rsidR="00BD17B6" w:rsidRPr="00BC1F0D">
              <w:rPr>
                <w:rStyle w:val="Hyperlink"/>
              </w:rPr>
              <w:t>9.1</w:t>
            </w:r>
            <w:r w:rsidR="00BD17B6">
              <w:rPr>
                <w:rFonts w:asciiTheme="minorHAnsi" w:eastAsiaTheme="minorEastAsia" w:hAnsiTheme="minorHAnsi" w:cstheme="minorBidi"/>
                <w:sz w:val="22"/>
                <w:szCs w:val="22"/>
                <w:lang w:val="en-US" w:eastAsia="en-US"/>
              </w:rPr>
              <w:tab/>
            </w:r>
            <w:r w:rsidR="00BD17B6" w:rsidRPr="00BC1F0D">
              <w:rPr>
                <w:rStyle w:val="Hyperlink"/>
              </w:rPr>
              <w:t>Introduction</w:t>
            </w:r>
            <w:r w:rsidR="00BD17B6">
              <w:rPr>
                <w:webHidden/>
              </w:rPr>
              <w:tab/>
            </w:r>
            <w:r w:rsidR="00BD17B6">
              <w:rPr>
                <w:webHidden/>
              </w:rPr>
              <w:fldChar w:fldCharType="begin"/>
            </w:r>
            <w:r w:rsidR="00BD17B6">
              <w:rPr>
                <w:webHidden/>
              </w:rPr>
              <w:instrText xml:space="preserve"> PAGEREF _Toc120214453 \h </w:instrText>
            </w:r>
            <w:r w:rsidR="00BD17B6">
              <w:rPr>
                <w:webHidden/>
              </w:rPr>
            </w:r>
            <w:r w:rsidR="00BD17B6">
              <w:rPr>
                <w:webHidden/>
              </w:rPr>
              <w:fldChar w:fldCharType="separate"/>
            </w:r>
            <w:r w:rsidR="00591F1B">
              <w:rPr>
                <w:webHidden/>
              </w:rPr>
              <w:t>134</w:t>
            </w:r>
            <w:r w:rsidR="00BD17B6">
              <w:rPr>
                <w:webHidden/>
              </w:rPr>
              <w:fldChar w:fldCharType="end"/>
            </w:r>
          </w:hyperlink>
        </w:p>
        <w:p w14:paraId="55E445E2" w14:textId="3FF1BB17" w:rsidR="00BD17B6" w:rsidRDefault="00BA61CD">
          <w:pPr>
            <w:pStyle w:val="TOC2"/>
            <w:rPr>
              <w:rFonts w:asciiTheme="minorHAnsi" w:eastAsiaTheme="minorEastAsia" w:hAnsiTheme="minorHAnsi" w:cstheme="minorBidi"/>
              <w:sz w:val="22"/>
              <w:szCs w:val="22"/>
              <w:lang w:val="en-US" w:eastAsia="en-US"/>
            </w:rPr>
          </w:pPr>
          <w:hyperlink w:anchor="_Toc120214454" w:history="1">
            <w:r w:rsidR="00BD17B6" w:rsidRPr="00BC1F0D">
              <w:rPr>
                <w:rStyle w:val="Hyperlink"/>
              </w:rPr>
              <w:t>9.2</w:t>
            </w:r>
            <w:r w:rsidR="00BD17B6">
              <w:rPr>
                <w:rFonts w:asciiTheme="minorHAnsi" w:eastAsiaTheme="minorEastAsia" w:hAnsiTheme="minorHAnsi" w:cstheme="minorBidi"/>
                <w:sz w:val="22"/>
                <w:szCs w:val="22"/>
                <w:lang w:val="en-US" w:eastAsia="en-US"/>
              </w:rPr>
              <w:tab/>
            </w:r>
            <w:r w:rsidR="00BD17B6" w:rsidRPr="00BC1F0D">
              <w:rPr>
                <w:rStyle w:val="Hyperlink"/>
              </w:rPr>
              <w:t>Information Type</w:t>
            </w:r>
            <w:r w:rsidR="00BD17B6">
              <w:rPr>
                <w:webHidden/>
              </w:rPr>
              <w:tab/>
            </w:r>
            <w:r w:rsidR="00BD17B6">
              <w:rPr>
                <w:webHidden/>
              </w:rPr>
              <w:fldChar w:fldCharType="begin"/>
            </w:r>
            <w:r w:rsidR="00BD17B6">
              <w:rPr>
                <w:webHidden/>
              </w:rPr>
              <w:instrText xml:space="preserve"> PAGEREF _Toc120214454 \h </w:instrText>
            </w:r>
            <w:r w:rsidR="00BD17B6">
              <w:rPr>
                <w:webHidden/>
              </w:rPr>
            </w:r>
            <w:r w:rsidR="00BD17B6">
              <w:rPr>
                <w:webHidden/>
              </w:rPr>
              <w:fldChar w:fldCharType="separate"/>
            </w:r>
            <w:r w:rsidR="00591F1B">
              <w:rPr>
                <w:webHidden/>
              </w:rPr>
              <w:t>134</w:t>
            </w:r>
            <w:r w:rsidR="00BD17B6">
              <w:rPr>
                <w:webHidden/>
              </w:rPr>
              <w:fldChar w:fldCharType="end"/>
            </w:r>
          </w:hyperlink>
        </w:p>
        <w:p w14:paraId="3159E005" w14:textId="0CD4F6D2" w:rsidR="00BD17B6" w:rsidRDefault="00BA61CD">
          <w:pPr>
            <w:pStyle w:val="TOC3"/>
            <w:rPr>
              <w:rFonts w:asciiTheme="minorHAnsi" w:eastAsiaTheme="minorEastAsia" w:hAnsiTheme="minorHAnsi" w:cstheme="minorBidi"/>
              <w:sz w:val="22"/>
              <w:szCs w:val="22"/>
              <w:lang w:val="en-US" w:eastAsia="en-US"/>
            </w:rPr>
          </w:pPr>
          <w:hyperlink w:anchor="_Toc120214455" w:history="1">
            <w:r w:rsidR="00BD17B6" w:rsidRPr="00BC1F0D">
              <w:rPr>
                <w:rStyle w:val="Hyperlink"/>
              </w:rPr>
              <w:t>9.2.1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_Toc120214455 \h </w:instrText>
            </w:r>
            <w:r w:rsidR="00BD17B6">
              <w:rPr>
                <w:webHidden/>
              </w:rPr>
            </w:r>
            <w:r w:rsidR="00BD17B6">
              <w:rPr>
                <w:webHidden/>
              </w:rPr>
              <w:fldChar w:fldCharType="separate"/>
            </w:r>
            <w:r w:rsidR="00591F1B">
              <w:rPr>
                <w:webHidden/>
              </w:rPr>
              <w:t>137</w:t>
            </w:r>
            <w:r w:rsidR="00BD17B6">
              <w:rPr>
                <w:webHidden/>
              </w:rPr>
              <w:fldChar w:fldCharType="end"/>
            </w:r>
          </w:hyperlink>
        </w:p>
        <w:p w14:paraId="5FF3EF63" w14:textId="614DE026" w:rsidR="00BD17B6" w:rsidRDefault="00BA61CD">
          <w:pPr>
            <w:pStyle w:val="TOC2"/>
            <w:rPr>
              <w:rFonts w:asciiTheme="minorHAnsi" w:eastAsiaTheme="minorEastAsia" w:hAnsiTheme="minorHAnsi" w:cstheme="minorBidi"/>
              <w:sz w:val="22"/>
              <w:szCs w:val="22"/>
              <w:lang w:val="en-US" w:eastAsia="en-US"/>
            </w:rPr>
          </w:pPr>
          <w:hyperlink w:anchor="_Toc120214456" w:history="1">
            <w:r w:rsidR="00BD17B6" w:rsidRPr="00BC1F0D">
              <w:rPr>
                <w:rStyle w:val="Hyperlink"/>
              </w:rPr>
              <w:t>9.3</w:t>
            </w:r>
            <w:r w:rsidR="00BD17B6">
              <w:rPr>
                <w:rFonts w:asciiTheme="minorHAnsi" w:eastAsiaTheme="minorEastAsia" w:hAnsiTheme="minorHAnsi" w:cstheme="minorBidi"/>
                <w:sz w:val="22"/>
                <w:szCs w:val="22"/>
                <w:lang w:val="en-US" w:eastAsia="en-US"/>
              </w:rPr>
              <w:tab/>
            </w:r>
            <w:r w:rsidR="00BD17B6" w:rsidRPr="00BC1F0D">
              <w:rPr>
                <w:rStyle w:val="Hyperlink"/>
              </w:rPr>
              <w:t>AbstractRxN</w:t>
            </w:r>
            <w:r w:rsidR="00BD17B6">
              <w:rPr>
                <w:webHidden/>
              </w:rPr>
              <w:tab/>
            </w:r>
            <w:r w:rsidR="00BD17B6">
              <w:rPr>
                <w:webHidden/>
              </w:rPr>
              <w:fldChar w:fldCharType="begin"/>
            </w:r>
            <w:r w:rsidR="00BD17B6">
              <w:rPr>
                <w:webHidden/>
              </w:rPr>
              <w:instrText xml:space="preserve"> PAGEREF _Toc120214456 \h </w:instrText>
            </w:r>
            <w:r w:rsidR="00BD17B6">
              <w:rPr>
                <w:webHidden/>
              </w:rPr>
            </w:r>
            <w:r w:rsidR="00BD17B6">
              <w:rPr>
                <w:webHidden/>
              </w:rPr>
              <w:fldChar w:fldCharType="separate"/>
            </w:r>
            <w:r w:rsidR="00591F1B">
              <w:rPr>
                <w:webHidden/>
              </w:rPr>
              <w:t>138</w:t>
            </w:r>
            <w:r w:rsidR="00BD17B6">
              <w:rPr>
                <w:webHidden/>
              </w:rPr>
              <w:fldChar w:fldCharType="end"/>
            </w:r>
          </w:hyperlink>
        </w:p>
        <w:p w14:paraId="2C33A56C" w14:textId="35B2AE7E" w:rsidR="00BD17B6" w:rsidRDefault="00BA61CD">
          <w:pPr>
            <w:pStyle w:val="TOC3"/>
            <w:rPr>
              <w:rFonts w:asciiTheme="minorHAnsi" w:eastAsiaTheme="minorEastAsia" w:hAnsiTheme="minorHAnsi" w:cstheme="minorBidi"/>
              <w:sz w:val="22"/>
              <w:szCs w:val="22"/>
              <w:lang w:val="en-US" w:eastAsia="en-US"/>
            </w:rPr>
          </w:pPr>
          <w:hyperlink w:anchor="_Toc120214457" w:history="1">
            <w:r w:rsidR="00BD17B6" w:rsidRPr="00BC1F0D">
              <w:rPr>
                <w:rStyle w:val="Hyperlink"/>
                <w:lang w:val="en-AU"/>
              </w:rPr>
              <w:t>9.3.1</w:t>
            </w:r>
            <w:r w:rsidR="00BD17B6">
              <w:rPr>
                <w:rFonts w:asciiTheme="minorHAnsi" w:eastAsiaTheme="minorEastAsia" w:hAnsiTheme="minorHAnsi" w:cstheme="minorBidi"/>
                <w:sz w:val="22"/>
                <w:szCs w:val="22"/>
                <w:lang w:val="en-US" w:eastAsia="en-US"/>
              </w:rPr>
              <w:tab/>
            </w:r>
            <w:r w:rsidR="00BD17B6" w:rsidRPr="00BC1F0D">
              <w:rPr>
                <w:rStyle w:val="Hyperlink"/>
                <w:lang w:val="en-AU"/>
              </w:rPr>
              <w:t>Abstract supertype for information from textual sources</w:t>
            </w:r>
            <w:r w:rsidR="00BD17B6">
              <w:rPr>
                <w:webHidden/>
              </w:rPr>
              <w:tab/>
            </w:r>
            <w:r w:rsidR="00BD17B6">
              <w:rPr>
                <w:webHidden/>
              </w:rPr>
              <w:fldChar w:fldCharType="begin"/>
            </w:r>
            <w:r w:rsidR="00BD17B6">
              <w:rPr>
                <w:webHidden/>
              </w:rPr>
              <w:instrText xml:space="preserve"> PAGEREF _Toc120214457 \h </w:instrText>
            </w:r>
            <w:r w:rsidR="00BD17B6">
              <w:rPr>
                <w:webHidden/>
              </w:rPr>
            </w:r>
            <w:r w:rsidR="00BD17B6">
              <w:rPr>
                <w:webHidden/>
              </w:rPr>
              <w:fldChar w:fldCharType="separate"/>
            </w:r>
            <w:r w:rsidR="00591F1B">
              <w:rPr>
                <w:webHidden/>
              </w:rPr>
              <w:t>140</w:t>
            </w:r>
            <w:r w:rsidR="00BD17B6">
              <w:rPr>
                <w:webHidden/>
              </w:rPr>
              <w:fldChar w:fldCharType="end"/>
            </w:r>
          </w:hyperlink>
        </w:p>
        <w:p w14:paraId="545DEEC2" w14:textId="126457BE" w:rsidR="00BD17B6" w:rsidRDefault="00BA61CD">
          <w:pPr>
            <w:pStyle w:val="TOC1"/>
            <w:rPr>
              <w:rFonts w:asciiTheme="minorHAnsi" w:eastAsiaTheme="minorEastAsia" w:hAnsiTheme="minorHAnsi" w:cstheme="minorBidi"/>
              <w:b w:val="0"/>
              <w:noProof/>
              <w:sz w:val="22"/>
              <w:szCs w:val="22"/>
              <w:lang w:val="en-US" w:eastAsia="en-US"/>
            </w:rPr>
          </w:pPr>
          <w:hyperlink w:anchor="_Toc120214458" w:history="1">
            <w:r w:rsidR="00BD17B6" w:rsidRPr="00BC1F0D">
              <w:rPr>
                <w:rStyle w:val="Hyperlink"/>
                <w:noProof/>
              </w:rPr>
              <w:t>10</w:t>
            </w:r>
            <w:r w:rsidR="00BD17B6">
              <w:rPr>
                <w:rFonts w:asciiTheme="minorHAnsi" w:eastAsiaTheme="minorEastAsia" w:hAnsiTheme="minorHAnsi" w:cstheme="minorBidi"/>
                <w:b w:val="0"/>
                <w:noProof/>
                <w:sz w:val="22"/>
                <w:szCs w:val="22"/>
                <w:lang w:val="en-US" w:eastAsia="en-US"/>
              </w:rPr>
              <w:tab/>
            </w:r>
            <w:r w:rsidR="00BD17B6" w:rsidRPr="00BC1F0D">
              <w:rPr>
                <w:rStyle w:val="Hyperlink"/>
                <w:noProof/>
              </w:rPr>
              <w:t>Textual Regulations and Notes</w:t>
            </w:r>
            <w:r w:rsidR="00BD17B6">
              <w:rPr>
                <w:noProof/>
                <w:webHidden/>
              </w:rPr>
              <w:tab/>
            </w:r>
            <w:r w:rsidR="00BD17B6">
              <w:rPr>
                <w:noProof/>
                <w:webHidden/>
              </w:rPr>
              <w:fldChar w:fldCharType="begin"/>
            </w:r>
            <w:r w:rsidR="00BD17B6">
              <w:rPr>
                <w:noProof/>
                <w:webHidden/>
              </w:rPr>
              <w:instrText xml:space="preserve"> PAGEREF _Toc120214458 \h </w:instrText>
            </w:r>
            <w:r w:rsidR="00BD17B6">
              <w:rPr>
                <w:noProof/>
                <w:webHidden/>
              </w:rPr>
            </w:r>
            <w:r w:rsidR="00BD17B6">
              <w:rPr>
                <w:noProof/>
                <w:webHidden/>
              </w:rPr>
              <w:fldChar w:fldCharType="separate"/>
            </w:r>
            <w:r w:rsidR="00591F1B">
              <w:rPr>
                <w:noProof/>
                <w:webHidden/>
              </w:rPr>
              <w:t>142</w:t>
            </w:r>
            <w:r w:rsidR="00BD17B6">
              <w:rPr>
                <w:noProof/>
                <w:webHidden/>
              </w:rPr>
              <w:fldChar w:fldCharType="end"/>
            </w:r>
          </w:hyperlink>
        </w:p>
        <w:p w14:paraId="329D701B" w14:textId="05D97192" w:rsidR="00BD17B6" w:rsidRDefault="00BA61CD">
          <w:pPr>
            <w:pStyle w:val="TOC2"/>
            <w:rPr>
              <w:rFonts w:asciiTheme="minorHAnsi" w:eastAsiaTheme="minorEastAsia" w:hAnsiTheme="minorHAnsi" w:cstheme="minorBidi"/>
              <w:sz w:val="22"/>
              <w:szCs w:val="22"/>
              <w:lang w:val="en-US" w:eastAsia="en-US"/>
            </w:rPr>
          </w:pPr>
          <w:hyperlink w:anchor="_Toc120214459" w:history="1">
            <w:r w:rsidR="00BD17B6" w:rsidRPr="00BC1F0D">
              <w:rPr>
                <w:rStyle w:val="Hyperlink"/>
              </w:rPr>
              <w:t>10.1</w:t>
            </w:r>
            <w:r w:rsidR="00BD17B6">
              <w:rPr>
                <w:rFonts w:asciiTheme="minorHAnsi" w:eastAsiaTheme="minorEastAsia" w:hAnsiTheme="minorHAnsi" w:cstheme="minorBidi"/>
                <w:sz w:val="22"/>
                <w:szCs w:val="22"/>
                <w:lang w:val="en-US" w:eastAsia="en-US"/>
              </w:rPr>
              <w:tab/>
            </w:r>
            <w:r w:rsidR="00BD17B6" w:rsidRPr="00BC1F0D">
              <w:rPr>
                <w:rStyle w:val="Hyperlink"/>
              </w:rPr>
              <w:t>Introduction</w:t>
            </w:r>
            <w:r w:rsidR="00BD17B6">
              <w:rPr>
                <w:webHidden/>
              </w:rPr>
              <w:tab/>
            </w:r>
            <w:r w:rsidR="00BD17B6">
              <w:rPr>
                <w:webHidden/>
              </w:rPr>
              <w:fldChar w:fldCharType="begin"/>
            </w:r>
            <w:r w:rsidR="00BD17B6">
              <w:rPr>
                <w:webHidden/>
              </w:rPr>
              <w:instrText xml:space="preserve"> PAGEREF _Toc120214459 \h </w:instrText>
            </w:r>
            <w:r w:rsidR="00BD17B6">
              <w:rPr>
                <w:webHidden/>
              </w:rPr>
            </w:r>
            <w:r w:rsidR="00BD17B6">
              <w:rPr>
                <w:webHidden/>
              </w:rPr>
              <w:fldChar w:fldCharType="separate"/>
            </w:r>
            <w:r w:rsidR="00591F1B">
              <w:rPr>
                <w:webHidden/>
              </w:rPr>
              <w:t>142</w:t>
            </w:r>
            <w:r w:rsidR="00BD17B6">
              <w:rPr>
                <w:webHidden/>
              </w:rPr>
              <w:fldChar w:fldCharType="end"/>
            </w:r>
          </w:hyperlink>
        </w:p>
        <w:p w14:paraId="5CE2774D" w14:textId="06312940" w:rsidR="00BD17B6" w:rsidRDefault="00BA61CD">
          <w:pPr>
            <w:pStyle w:val="TOC3"/>
            <w:rPr>
              <w:rFonts w:asciiTheme="minorHAnsi" w:eastAsiaTheme="minorEastAsia" w:hAnsiTheme="minorHAnsi" w:cstheme="minorBidi"/>
              <w:sz w:val="22"/>
              <w:szCs w:val="22"/>
              <w:lang w:val="en-US" w:eastAsia="en-US"/>
            </w:rPr>
          </w:pPr>
          <w:hyperlink w:anchor="_Toc120214460" w:history="1">
            <w:r w:rsidR="00BD17B6" w:rsidRPr="00BC1F0D">
              <w:rPr>
                <w:rStyle w:val="Hyperlink"/>
              </w:rPr>
              <w:t>10.1.1</w:t>
            </w:r>
            <w:r w:rsidR="00BD17B6">
              <w:rPr>
                <w:rFonts w:asciiTheme="minorHAnsi" w:eastAsiaTheme="minorEastAsia" w:hAnsiTheme="minorHAnsi" w:cstheme="minorBidi"/>
                <w:sz w:val="22"/>
                <w:szCs w:val="22"/>
                <w:lang w:val="en-US" w:eastAsia="en-US"/>
              </w:rPr>
              <w:tab/>
            </w:r>
            <w:r w:rsidR="00BD17B6" w:rsidRPr="00BC1F0D">
              <w:rPr>
                <w:rStyle w:val="Hyperlink"/>
              </w:rPr>
              <w:t>Regulations, etc., for specific locations</w:t>
            </w:r>
            <w:r w:rsidR="00BD17B6">
              <w:rPr>
                <w:webHidden/>
              </w:rPr>
              <w:tab/>
            </w:r>
            <w:r w:rsidR="00BD17B6">
              <w:rPr>
                <w:webHidden/>
              </w:rPr>
              <w:fldChar w:fldCharType="begin"/>
            </w:r>
            <w:r w:rsidR="00BD17B6">
              <w:rPr>
                <w:webHidden/>
              </w:rPr>
              <w:instrText xml:space="preserve"> PAGEREF _Toc120214460 \h </w:instrText>
            </w:r>
            <w:r w:rsidR="00BD17B6">
              <w:rPr>
                <w:webHidden/>
              </w:rPr>
            </w:r>
            <w:r w:rsidR="00BD17B6">
              <w:rPr>
                <w:webHidden/>
              </w:rPr>
              <w:fldChar w:fldCharType="separate"/>
            </w:r>
            <w:r w:rsidR="00591F1B">
              <w:rPr>
                <w:webHidden/>
              </w:rPr>
              <w:t>144</w:t>
            </w:r>
            <w:r w:rsidR="00BD17B6">
              <w:rPr>
                <w:webHidden/>
              </w:rPr>
              <w:fldChar w:fldCharType="end"/>
            </w:r>
          </w:hyperlink>
        </w:p>
        <w:p w14:paraId="7707A75A" w14:textId="02BC7CFA" w:rsidR="00BD17B6" w:rsidRDefault="00BA61CD">
          <w:pPr>
            <w:pStyle w:val="TOC3"/>
            <w:rPr>
              <w:rFonts w:asciiTheme="minorHAnsi" w:eastAsiaTheme="minorEastAsia" w:hAnsiTheme="minorHAnsi" w:cstheme="minorBidi"/>
              <w:sz w:val="22"/>
              <w:szCs w:val="22"/>
              <w:lang w:val="en-US" w:eastAsia="en-US"/>
            </w:rPr>
          </w:pPr>
          <w:hyperlink w:anchor="_Toc120214461" w:history="1">
            <w:r w:rsidR="00BD17B6" w:rsidRPr="00BC1F0D">
              <w:rPr>
                <w:rStyle w:val="Hyperlink"/>
              </w:rPr>
              <w:t>10.1.2</w:t>
            </w:r>
            <w:r w:rsidR="00BD17B6">
              <w:rPr>
                <w:rFonts w:asciiTheme="minorHAnsi" w:eastAsiaTheme="minorEastAsia" w:hAnsiTheme="minorHAnsi" w:cstheme="minorBidi"/>
                <w:sz w:val="22"/>
                <w:szCs w:val="22"/>
                <w:lang w:val="en-US" w:eastAsia="en-US"/>
              </w:rPr>
              <w:tab/>
            </w:r>
            <w:r w:rsidR="00BD17B6" w:rsidRPr="00BC1F0D">
              <w:rPr>
                <w:rStyle w:val="Hyperlink"/>
              </w:rPr>
              <w:t>Regulations applying only to vessels with specific characteristics or cargoes</w:t>
            </w:r>
            <w:r w:rsidR="00BD17B6">
              <w:rPr>
                <w:webHidden/>
              </w:rPr>
              <w:tab/>
            </w:r>
            <w:r w:rsidR="00BD17B6">
              <w:rPr>
                <w:webHidden/>
              </w:rPr>
              <w:fldChar w:fldCharType="begin"/>
            </w:r>
            <w:r w:rsidR="00BD17B6">
              <w:rPr>
                <w:webHidden/>
              </w:rPr>
              <w:instrText xml:space="preserve"> PAGEREF _Toc120214461 \h </w:instrText>
            </w:r>
            <w:r w:rsidR="00BD17B6">
              <w:rPr>
                <w:webHidden/>
              </w:rPr>
            </w:r>
            <w:r w:rsidR="00BD17B6">
              <w:rPr>
                <w:webHidden/>
              </w:rPr>
              <w:fldChar w:fldCharType="separate"/>
            </w:r>
            <w:r w:rsidR="00591F1B">
              <w:rPr>
                <w:webHidden/>
              </w:rPr>
              <w:t>145</w:t>
            </w:r>
            <w:r w:rsidR="00BD17B6">
              <w:rPr>
                <w:webHidden/>
              </w:rPr>
              <w:fldChar w:fldCharType="end"/>
            </w:r>
          </w:hyperlink>
        </w:p>
        <w:p w14:paraId="7BAC147D" w14:textId="415754DD" w:rsidR="00BD17B6" w:rsidRDefault="00BA61CD">
          <w:pPr>
            <w:pStyle w:val="TOC2"/>
            <w:rPr>
              <w:rFonts w:asciiTheme="minorHAnsi" w:eastAsiaTheme="minorEastAsia" w:hAnsiTheme="minorHAnsi" w:cstheme="minorBidi"/>
              <w:sz w:val="22"/>
              <w:szCs w:val="22"/>
              <w:lang w:val="en-US" w:eastAsia="en-US"/>
            </w:rPr>
          </w:pPr>
          <w:hyperlink w:anchor="_Toc120214462" w:history="1">
            <w:r w:rsidR="00BD17B6" w:rsidRPr="00BC1F0D">
              <w:rPr>
                <w:rStyle w:val="Hyperlink"/>
              </w:rPr>
              <w:t>10.2</w:t>
            </w:r>
            <w:r w:rsidR="00BD17B6">
              <w:rPr>
                <w:rFonts w:asciiTheme="minorHAnsi" w:eastAsiaTheme="minorEastAsia" w:hAnsiTheme="minorHAnsi" w:cstheme="minorBidi"/>
                <w:sz w:val="22"/>
                <w:szCs w:val="22"/>
                <w:lang w:val="en-US" w:eastAsia="en-US"/>
              </w:rPr>
              <w:tab/>
            </w:r>
            <w:r w:rsidR="00BD17B6" w:rsidRPr="00BC1F0D">
              <w:rPr>
                <w:rStyle w:val="Hyperlink"/>
              </w:rPr>
              <w:t>Regulations</w:t>
            </w:r>
            <w:r w:rsidR="00BD17B6">
              <w:rPr>
                <w:webHidden/>
              </w:rPr>
              <w:tab/>
            </w:r>
            <w:r w:rsidR="00BD17B6">
              <w:rPr>
                <w:webHidden/>
              </w:rPr>
              <w:fldChar w:fldCharType="begin"/>
            </w:r>
            <w:r w:rsidR="00BD17B6">
              <w:rPr>
                <w:webHidden/>
              </w:rPr>
              <w:instrText xml:space="preserve"> PAGEREF _Toc120214462 \h </w:instrText>
            </w:r>
            <w:r w:rsidR="00BD17B6">
              <w:rPr>
                <w:webHidden/>
              </w:rPr>
            </w:r>
            <w:r w:rsidR="00BD17B6">
              <w:rPr>
                <w:webHidden/>
              </w:rPr>
              <w:fldChar w:fldCharType="separate"/>
            </w:r>
            <w:r w:rsidR="00591F1B">
              <w:rPr>
                <w:webHidden/>
              </w:rPr>
              <w:t>145</w:t>
            </w:r>
            <w:r w:rsidR="00BD17B6">
              <w:rPr>
                <w:webHidden/>
              </w:rPr>
              <w:fldChar w:fldCharType="end"/>
            </w:r>
          </w:hyperlink>
        </w:p>
        <w:p w14:paraId="139AF5BA" w14:textId="40CC11F4" w:rsidR="00BD17B6" w:rsidRDefault="00BA61CD">
          <w:pPr>
            <w:pStyle w:val="TOC3"/>
            <w:rPr>
              <w:rFonts w:asciiTheme="minorHAnsi" w:eastAsiaTheme="minorEastAsia" w:hAnsiTheme="minorHAnsi" w:cstheme="minorBidi"/>
              <w:sz w:val="22"/>
              <w:szCs w:val="22"/>
              <w:lang w:val="en-US" w:eastAsia="en-US"/>
            </w:rPr>
          </w:pPr>
          <w:hyperlink w:anchor="_Toc120214463" w:history="1">
            <w:r w:rsidR="00BD17B6" w:rsidRPr="00BC1F0D">
              <w:rPr>
                <w:rStyle w:val="Hyperlink"/>
              </w:rPr>
              <w:t>10.2.1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_Toc120214463 \h </w:instrText>
            </w:r>
            <w:r w:rsidR="00BD17B6">
              <w:rPr>
                <w:webHidden/>
              </w:rPr>
            </w:r>
            <w:r w:rsidR="00BD17B6">
              <w:rPr>
                <w:webHidden/>
              </w:rPr>
              <w:fldChar w:fldCharType="separate"/>
            </w:r>
            <w:r w:rsidR="00591F1B">
              <w:rPr>
                <w:webHidden/>
              </w:rPr>
              <w:t>145</w:t>
            </w:r>
            <w:r w:rsidR="00BD17B6">
              <w:rPr>
                <w:webHidden/>
              </w:rPr>
              <w:fldChar w:fldCharType="end"/>
            </w:r>
          </w:hyperlink>
        </w:p>
        <w:p w14:paraId="3AD18CDB" w14:textId="089826BD" w:rsidR="00BD17B6" w:rsidRDefault="00BA61CD">
          <w:pPr>
            <w:pStyle w:val="TOC2"/>
            <w:rPr>
              <w:rFonts w:asciiTheme="minorHAnsi" w:eastAsiaTheme="minorEastAsia" w:hAnsiTheme="minorHAnsi" w:cstheme="minorBidi"/>
              <w:sz w:val="22"/>
              <w:szCs w:val="22"/>
              <w:lang w:val="en-US" w:eastAsia="en-US"/>
            </w:rPr>
          </w:pPr>
          <w:hyperlink w:anchor="_Toc120214464" w:history="1">
            <w:r w:rsidR="00BD17B6" w:rsidRPr="00BC1F0D">
              <w:rPr>
                <w:rStyle w:val="Hyperlink"/>
              </w:rPr>
              <w:t>10.3</w:t>
            </w:r>
            <w:r w:rsidR="00BD17B6">
              <w:rPr>
                <w:rFonts w:asciiTheme="minorHAnsi" w:eastAsiaTheme="minorEastAsia" w:hAnsiTheme="minorHAnsi" w:cstheme="minorBidi"/>
                <w:sz w:val="22"/>
                <w:szCs w:val="22"/>
                <w:lang w:val="en-US" w:eastAsia="en-US"/>
              </w:rPr>
              <w:tab/>
            </w:r>
            <w:r w:rsidR="00BD17B6" w:rsidRPr="00BC1F0D">
              <w:rPr>
                <w:rStyle w:val="Hyperlink"/>
              </w:rPr>
              <w:t>Restrictions</w:t>
            </w:r>
            <w:r w:rsidR="00BD17B6">
              <w:rPr>
                <w:webHidden/>
              </w:rPr>
              <w:tab/>
            </w:r>
            <w:r w:rsidR="00BD17B6">
              <w:rPr>
                <w:webHidden/>
              </w:rPr>
              <w:fldChar w:fldCharType="begin"/>
            </w:r>
            <w:r w:rsidR="00BD17B6">
              <w:rPr>
                <w:webHidden/>
              </w:rPr>
              <w:instrText xml:space="preserve"> PAGEREF _Toc120214464 \h </w:instrText>
            </w:r>
            <w:r w:rsidR="00BD17B6">
              <w:rPr>
                <w:webHidden/>
              </w:rPr>
            </w:r>
            <w:r w:rsidR="00BD17B6">
              <w:rPr>
                <w:webHidden/>
              </w:rPr>
              <w:fldChar w:fldCharType="separate"/>
            </w:r>
            <w:r w:rsidR="00591F1B">
              <w:rPr>
                <w:webHidden/>
              </w:rPr>
              <w:t>146</w:t>
            </w:r>
            <w:r w:rsidR="00BD17B6">
              <w:rPr>
                <w:webHidden/>
              </w:rPr>
              <w:fldChar w:fldCharType="end"/>
            </w:r>
          </w:hyperlink>
        </w:p>
        <w:p w14:paraId="14156E73" w14:textId="7FF076E6" w:rsidR="00BD17B6" w:rsidRDefault="00BA61CD">
          <w:pPr>
            <w:pStyle w:val="TOC3"/>
            <w:rPr>
              <w:rFonts w:asciiTheme="minorHAnsi" w:eastAsiaTheme="minorEastAsia" w:hAnsiTheme="minorHAnsi" w:cstheme="minorBidi"/>
              <w:sz w:val="22"/>
              <w:szCs w:val="22"/>
              <w:lang w:val="en-US" w:eastAsia="en-US"/>
            </w:rPr>
          </w:pPr>
          <w:hyperlink w:anchor="_Toc120214465" w:history="1">
            <w:r w:rsidR="00BD17B6" w:rsidRPr="00BC1F0D">
              <w:rPr>
                <w:rStyle w:val="Hyperlink"/>
                <w:lang w:val="en-AU"/>
              </w:rPr>
              <w:t>10.3.1</w:t>
            </w:r>
            <w:r w:rsidR="00BD17B6">
              <w:rPr>
                <w:rFonts w:asciiTheme="minorHAnsi" w:eastAsiaTheme="minorEastAsia" w:hAnsiTheme="minorHAnsi" w:cstheme="minorBidi"/>
                <w:sz w:val="22"/>
                <w:szCs w:val="22"/>
                <w:lang w:val="en-US" w:eastAsia="en-US"/>
              </w:rPr>
              <w:tab/>
            </w:r>
            <w:r w:rsidR="00BD17B6" w:rsidRPr="00BC1F0D">
              <w:rPr>
                <w:rStyle w:val="Hyperlink"/>
                <w:lang w:val="en-AU"/>
              </w:rPr>
              <w:t>General</w:t>
            </w:r>
            <w:r w:rsidR="00BD17B6">
              <w:rPr>
                <w:webHidden/>
              </w:rPr>
              <w:tab/>
            </w:r>
            <w:r w:rsidR="00BD17B6">
              <w:rPr>
                <w:webHidden/>
              </w:rPr>
              <w:fldChar w:fldCharType="begin"/>
            </w:r>
            <w:r w:rsidR="00BD17B6">
              <w:rPr>
                <w:webHidden/>
              </w:rPr>
              <w:instrText xml:space="preserve"> PAGEREF _Toc120214465 \h </w:instrText>
            </w:r>
            <w:r w:rsidR="00BD17B6">
              <w:rPr>
                <w:webHidden/>
              </w:rPr>
            </w:r>
            <w:r w:rsidR="00BD17B6">
              <w:rPr>
                <w:webHidden/>
              </w:rPr>
              <w:fldChar w:fldCharType="separate"/>
            </w:r>
            <w:r w:rsidR="00591F1B">
              <w:rPr>
                <w:webHidden/>
              </w:rPr>
              <w:t>146</w:t>
            </w:r>
            <w:r w:rsidR="00BD17B6">
              <w:rPr>
                <w:webHidden/>
              </w:rPr>
              <w:fldChar w:fldCharType="end"/>
            </w:r>
          </w:hyperlink>
        </w:p>
        <w:p w14:paraId="153AF0CC" w14:textId="09172698" w:rsidR="00BD17B6" w:rsidRDefault="00BA61CD">
          <w:pPr>
            <w:pStyle w:val="TOC2"/>
            <w:rPr>
              <w:rFonts w:asciiTheme="minorHAnsi" w:eastAsiaTheme="minorEastAsia" w:hAnsiTheme="minorHAnsi" w:cstheme="minorBidi"/>
              <w:sz w:val="22"/>
              <w:szCs w:val="22"/>
              <w:lang w:val="en-US" w:eastAsia="en-US"/>
            </w:rPr>
          </w:pPr>
          <w:hyperlink w:anchor="_Toc120214466" w:history="1">
            <w:r w:rsidR="00BD17B6" w:rsidRPr="00BC1F0D">
              <w:rPr>
                <w:rStyle w:val="Hyperlink"/>
              </w:rPr>
              <w:t>10.4</w:t>
            </w:r>
            <w:r w:rsidR="00BD17B6">
              <w:rPr>
                <w:rFonts w:asciiTheme="minorHAnsi" w:eastAsiaTheme="minorEastAsia" w:hAnsiTheme="minorHAnsi" w:cstheme="minorBidi"/>
                <w:sz w:val="22"/>
                <w:szCs w:val="22"/>
                <w:lang w:val="en-US" w:eastAsia="en-US"/>
              </w:rPr>
              <w:tab/>
            </w:r>
            <w:r w:rsidR="00BD17B6" w:rsidRPr="00BC1F0D">
              <w:rPr>
                <w:rStyle w:val="Hyperlink"/>
              </w:rPr>
              <w:t>Recommendations</w:t>
            </w:r>
            <w:r w:rsidR="00BD17B6">
              <w:rPr>
                <w:webHidden/>
              </w:rPr>
              <w:tab/>
            </w:r>
            <w:r w:rsidR="00BD17B6">
              <w:rPr>
                <w:webHidden/>
              </w:rPr>
              <w:fldChar w:fldCharType="begin"/>
            </w:r>
            <w:r w:rsidR="00BD17B6">
              <w:rPr>
                <w:webHidden/>
              </w:rPr>
              <w:instrText xml:space="preserve"> PAGEREF _Toc120214466 \h </w:instrText>
            </w:r>
            <w:r w:rsidR="00BD17B6">
              <w:rPr>
                <w:webHidden/>
              </w:rPr>
            </w:r>
            <w:r w:rsidR="00BD17B6">
              <w:rPr>
                <w:webHidden/>
              </w:rPr>
              <w:fldChar w:fldCharType="separate"/>
            </w:r>
            <w:r w:rsidR="00591F1B">
              <w:rPr>
                <w:webHidden/>
              </w:rPr>
              <w:t>147</w:t>
            </w:r>
            <w:r w:rsidR="00BD17B6">
              <w:rPr>
                <w:webHidden/>
              </w:rPr>
              <w:fldChar w:fldCharType="end"/>
            </w:r>
          </w:hyperlink>
        </w:p>
        <w:p w14:paraId="11346C5F" w14:textId="4EB80DF7" w:rsidR="00BD17B6" w:rsidRDefault="00BA61CD">
          <w:pPr>
            <w:pStyle w:val="TOC3"/>
            <w:rPr>
              <w:rFonts w:asciiTheme="minorHAnsi" w:eastAsiaTheme="minorEastAsia" w:hAnsiTheme="minorHAnsi" w:cstheme="minorBidi"/>
              <w:sz w:val="22"/>
              <w:szCs w:val="22"/>
              <w:lang w:val="en-US" w:eastAsia="en-US"/>
            </w:rPr>
          </w:pPr>
          <w:hyperlink w:anchor="_Toc120214467" w:history="1">
            <w:r w:rsidR="00BD17B6" w:rsidRPr="00BC1F0D">
              <w:rPr>
                <w:rStyle w:val="Hyperlink"/>
              </w:rPr>
              <w:t>10.4.1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_Toc120214467 \h </w:instrText>
            </w:r>
            <w:r w:rsidR="00BD17B6">
              <w:rPr>
                <w:webHidden/>
              </w:rPr>
            </w:r>
            <w:r w:rsidR="00BD17B6">
              <w:rPr>
                <w:webHidden/>
              </w:rPr>
              <w:fldChar w:fldCharType="separate"/>
            </w:r>
            <w:r w:rsidR="00591F1B">
              <w:rPr>
                <w:webHidden/>
              </w:rPr>
              <w:t>147</w:t>
            </w:r>
            <w:r w:rsidR="00BD17B6">
              <w:rPr>
                <w:webHidden/>
              </w:rPr>
              <w:fldChar w:fldCharType="end"/>
            </w:r>
          </w:hyperlink>
        </w:p>
        <w:p w14:paraId="232E3D13" w14:textId="48093B1D" w:rsidR="00BD17B6" w:rsidRDefault="00BA61CD">
          <w:pPr>
            <w:pStyle w:val="TOC2"/>
            <w:rPr>
              <w:rFonts w:asciiTheme="minorHAnsi" w:eastAsiaTheme="minorEastAsia" w:hAnsiTheme="minorHAnsi" w:cstheme="minorBidi"/>
              <w:sz w:val="22"/>
              <w:szCs w:val="22"/>
              <w:lang w:val="en-US" w:eastAsia="en-US"/>
            </w:rPr>
          </w:pPr>
          <w:hyperlink w:anchor="_Toc120214468" w:history="1">
            <w:r w:rsidR="00BD17B6" w:rsidRPr="00BC1F0D">
              <w:rPr>
                <w:rStyle w:val="Hyperlink"/>
              </w:rPr>
              <w:t>10.5</w:t>
            </w:r>
            <w:r w:rsidR="00BD17B6">
              <w:rPr>
                <w:rFonts w:asciiTheme="minorHAnsi" w:eastAsiaTheme="minorEastAsia" w:hAnsiTheme="minorHAnsi" w:cstheme="minorBidi"/>
                <w:sz w:val="22"/>
                <w:szCs w:val="22"/>
                <w:lang w:val="en-US" w:eastAsia="en-US"/>
              </w:rPr>
              <w:tab/>
            </w:r>
            <w:r w:rsidR="00BD17B6" w:rsidRPr="00BC1F0D">
              <w:rPr>
                <w:rStyle w:val="Hyperlink"/>
              </w:rPr>
              <w:t>Nautical Information</w:t>
            </w:r>
            <w:r w:rsidR="00BD17B6">
              <w:rPr>
                <w:webHidden/>
              </w:rPr>
              <w:tab/>
            </w:r>
            <w:r w:rsidR="00BD17B6">
              <w:rPr>
                <w:webHidden/>
              </w:rPr>
              <w:fldChar w:fldCharType="begin"/>
            </w:r>
            <w:r w:rsidR="00BD17B6">
              <w:rPr>
                <w:webHidden/>
              </w:rPr>
              <w:instrText xml:space="preserve"> PAGEREF _Toc120214468 \h </w:instrText>
            </w:r>
            <w:r w:rsidR="00BD17B6">
              <w:rPr>
                <w:webHidden/>
              </w:rPr>
            </w:r>
            <w:r w:rsidR="00BD17B6">
              <w:rPr>
                <w:webHidden/>
              </w:rPr>
              <w:fldChar w:fldCharType="separate"/>
            </w:r>
            <w:r w:rsidR="00591F1B">
              <w:rPr>
                <w:webHidden/>
              </w:rPr>
              <w:t>148</w:t>
            </w:r>
            <w:r w:rsidR="00BD17B6">
              <w:rPr>
                <w:webHidden/>
              </w:rPr>
              <w:fldChar w:fldCharType="end"/>
            </w:r>
          </w:hyperlink>
        </w:p>
        <w:p w14:paraId="3FE9BD19" w14:textId="62DC8E50" w:rsidR="00BD17B6" w:rsidRDefault="00BA61CD">
          <w:pPr>
            <w:pStyle w:val="TOC1"/>
            <w:rPr>
              <w:rFonts w:asciiTheme="minorHAnsi" w:eastAsiaTheme="minorEastAsia" w:hAnsiTheme="minorHAnsi" w:cstheme="minorBidi"/>
              <w:b w:val="0"/>
              <w:noProof/>
              <w:sz w:val="22"/>
              <w:szCs w:val="22"/>
              <w:lang w:val="en-US" w:eastAsia="en-US"/>
            </w:rPr>
          </w:pPr>
          <w:hyperlink w:anchor="_Toc120214469" w:history="1">
            <w:r w:rsidR="00BD17B6" w:rsidRPr="00BC1F0D">
              <w:rPr>
                <w:rStyle w:val="Hyperlink"/>
                <w:noProof/>
              </w:rPr>
              <w:t>11</w:t>
            </w:r>
            <w:r w:rsidR="00BD17B6">
              <w:rPr>
                <w:rFonts w:asciiTheme="minorHAnsi" w:eastAsiaTheme="minorEastAsia" w:hAnsiTheme="minorHAnsi" w:cstheme="minorBidi"/>
                <w:b w:val="0"/>
                <w:noProof/>
                <w:sz w:val="22"/>
                <w:szCs w:val="22"/>
                <w:lang w:val="en-US" w:eastAsia="en-US"/>
              </w:rPr>
              <w:tab/>
            </w:r>
            <w:r w:rsidR="00BD17B6" w:rsidRPr="00BC1F0D">
              <w:rPr>
                <w:rStyle w:val="Hyperlink"/>
                <w:noProof/>
              </w:rPr>
              <w:t>Services, Organisations, and Work Schedules</w:t>
            </w:r>
            <w:r w:rsidR="00BD17B6">
              <w:rPr>
                <w:noProof/>
                <w:webHidden/>
              </w:rPr>
              <w:tab/>
            </w:r>
            <w:r w:rsidR="00BD17B6">
              <w:rPr>
                <w:noProof/>
                <w:webHidden/>
              </w:rPr>
              <w:fldChar w:fldCharType="begin"/>
            </w:r>
            <w:r w:rsidR="00BD17B6">
              <w:rPr>
                <w:noProof/>
                <w:webHidden/>
              </w:rPr>
              <w:instrText xml:space="preserve"> PAGEREF _Toc120214469 \h </w:instrText>
            </w:r>
            <w:r w:rsidR="00BD17B6">
              <w:rPr>
                <w:noProof/>
                <w:webHidden/>
              </w:rPr>
            </w:r>
            <w:r w:rsidR="00BD17B6">
              <w:rPr>
                <w:noProof/>
                <w:webHidden/>
              </w:rPr>
              <w:fldChar w:fldCharType="separate"/>
            </w:r>
            <w:r w:rsidR="00591F1B">
              <w:rPr>
                <w:noProof/>
                <w:webHidden/>
              </w:rPr>
              <w:t>149</w:t>
            </w:r>
            <w:r w:rsidR="00BD17B6">
              <w:rPr>
                <w:noProof/>
                <w:webHidden/>
              </w:rPr>
              <w:fldChar w:fldCharType="end"/>
            </w:r>
          </w:hyperlink>
        </w:p>
        <w:p w14:paraId="05082E98" w14:textId="0AB8378C" w:rsidR="00BD17B6" w:rsidRDefault="00BA61CD">
          <w:pPr>
            <w:pStyle w:val="TOC2"/>
            <w:rPr>
              <w:rFonts w:asciiTheme="minorHAnsi" w:eastAsiaTheme="minorEastAsia" w:hAnsiTheme="minorHAnsi" w:cstheme="minorBidi"/>
              <w:sz w:val="22"/>
              <w:szCs w:val="22"/>
              <w:lang w:val="en-US" w:eastAsia="en-US"/>
            </w:rPr>
          </w:pPr>
          <w:hyperlink w:anchor="_Toc120214470" w:history="1">
            <w:r w:rsidR="00BD17B6" w:rsidRPr="00BC1F0D">
              <w:rPr>
                <w:rStyle w:val="Hyperlink"/>
              </w:rPr>
              <w:t>11.1</w:t>
            </w:r>
            <w:r w:rsidR="00BD17B6">
              <w:rPr>
                <w:rFonts w:asciiTheme="minorHAnsi" w:eastAsiaTheme="minorEastAsia" w:hAnsiTheme="minorHAnsi" w:cstheme="minorBidi"/>
                <w:sz w:val="22"/>
                <w:szCs w:val="22"/>
                <w:lang w:val="en-US" w:eastAsia="en-US"/>
              </w:rPr>
              <w:tab/>
            </w:r>
            <w:r w:rsidR="00BD17B6" w:rsidRPr="00BC1F0D">
              <w:rPr>
                <w:rStyle w:val="Hyperlink"/>
              </w:rPr>
              <w:t>Introduction</w:t>
            </w:r>
            <w:r w:rsidR="00BD17B6">
              <w:rPr>
                <w:webHidden/>
              </w:rPr>
              <w:tab/>
            </w:r>
            <w:r w:rsidR="00BD17B6">
              <w:rPr>
                <w:webHidden/>
              </w:rPr>
              <w:fldChar w:fldCharType="begin"/>
            </w:r>
            <w:r w:rsidR="00BD17B6">
              <w:rPr>
                <w:webHidden/>
              </w:rPr>
              <w:instrText xml:space="preserve"> PAGEREF _Toc120214470 \h </w:instrText>
            </w:r>
            <w:r w:rsidR="00BD17B6">
              <w:rPr>
                <w:webHidden/>
              </w:rPr>
            </w:r>
            <w:r w:rsidR="00BD17B6">
              <w:rPr>
                <w:webHidden/>
              </w:rPr>
              <w:fldChar w:fldCharType="separate"/>
            </w:r>
            <w:r w:rsidR="00591F1B">
              <w:rPr>
                <w:webHidden/>
              </w:rPr>
              <w:t>149</w:t>
            </w:r>
            <w:r w:rsidR="00BD17B6">
              <w:rPr>
                <w:webHidden/>
              </w:rPr>
              <w:fldChar w:fldCharType="end"/>
            </w:r>
          </w:hyperlink>
        </w:p>
        <w:p w14:paraId="25F02DC6" w14:textId="6C59638A" w:rsidR="00BD17B6" w:rsidRDefault="00BA61CD">
          <w:pPr>
            <w:pStyle w:val="TOC3"/>
            <w:rPr>
              <w:rFonts w:asciiTheme="minorHAnsi" w:eastAsiaTheme="minorEastAsia" w:hAnsiTheme="minorHAnsi" w:cstheme="minorBidi"/>
              <w:sz w:val="22"/>
              <w:szCs w:val="22"/>
              <w:lang w:val="en-US" w:eastAsia="en-US"/>
            </w:rPr>
          </w:pPr>
          <w:hyperlink w:anchor="_Toc120214471" w:history="1">
            <w:r w:rsidR="00BD17B6" w:rsidRPr="00BC1F0D">
              <w:rPr>
                <w:rStyle w:val="Hyperlink"/>
              </w:rPr>
              <w:t>11.1.1</w:t>
            </w:r>
            <w:r w:rsidR="00BD17B6">
              <w:rPr>
                <w:rFonts w:asciiTheme="minorHAnsi" w:eastAsiaTheme="minorEastAsia" w:hAnsiTheme="minorHAnsi" w:cstheme="minorBidi"/>
                <w:sz w:val="22"/>
                <w:szCs w:val="22"/>
                <w:lang w:val="en-US" w:eastAsia="en-US"/>
              </w:rPr>
              <w:tab/>
            </w:r>
            <w:r w:rsidR="00BD17B6" w:rsidRPr="00BC1F0D">
              <w:rPr>
                <w:rStyle w:val="Hyperlink"/>
              </w:rPr>
              <w:t>Work schedules and holidays</w:t>
            </w:r>
            <w:r w:rsidR="00BD17B6">
              <w:rPr>
                <w:webHidden/>
              </w:rPr>
              <w:tab/>
            </w:r>
            <w:r w:rsidR="00BD17B6">
              <w:rPr>
                <w:webHidden/>
              </w:rPr>
              <w:fldChar w:fldCharType="begin"/>
            </w:r>
            <w:r w:rsidR="00BD17B6">
              <w:rPr>
                <w:webHidden/>
              </w:rPr>
              <w:instrText xml:space="preserve"> PAGEREF _Toc120214471 \h </w:instrText>
            </w:r>
            <w:r w:rsidR="00BD17B6">
              <w:rPr>
                <w:webHidden/>
              </w:rPr>
            </w:r>
            <w:r w:rsidR="00BD17B6">
              <w:rPr>
                <w:webHidden/>
              </w:rPr>
              <w:fldChar w:fldCharType="separate"/>
            </w:r>
            <w:r w:rsidR="00591F1B">
              <w:rPr>
                <w:webHidden/>
              </w:rPr>
              <w:t>149</w:t>
            </w:r>
            <w:r w:rsidR="00BD17B6">
              <w:rPr>
                <w:webHidden/>
              </w:rPr>
              <w:fldChar w:fldCharType="end"/>
            </w:r>
          </w:hyperlink>
        </w:p>
        <w:p w14:paraId="0A18D362" w14:textId="6002ED82" w:rsidR="00BD17B6" w:rsidRDefault="00BA61CD">
          <w:pPr>
            <w:pStyle w:val="TOC3"/>
            <w:rPr>
              <w:rFonts w:asciiTheme="minorHAnsi" w:eastAsiaTheme="minorEastAsia" w:hAnsiTheme="minorHAnsi" w:cstheme="minorBidi"/>
              <w:sz w:val="22"/>
              <w:szCs w:val="22"/>
              <w:lang w:val="en-US" w:eastAsia="en-US"/>
            </w:rPr>
          </w:pPr>
          <w:hyperlink w:anchor="_Toc120214472" w:history="1">
            <w:r w:rsidR="00BD17B6" w:rsidRPr="00BC1F0D">
              <w:rPr>
                <w:rStyle w:val="Hyperlink"/>
              </w:rPr>
              <w:t>11.1.2</w:t>
            </w:r>
            <w:r w:rsidR="00BD17B6">
              <w:rPr>
                <w:rFonts w:asciiTheme="minorHAnsi" w:eastAsiaTheme="minorEastAsia" w:hAnsiTheme="minorHAnsi" w:cstheme="minorBidi"/>
                <w:sz w:val="22"/>
                <w:szCs w:val="22"/>
                <w:lang w:val="en-US" w:eastAsia="en-US"/>
              </w:rPr>
              <w:tab/>
            </w:r>
            <w:r w:rsidR="00BD17B6" w:rsidRPr="00BC1F0D">
              <w:rPr>
                <w:rStyle w:val="Hyperlink"/>
              </w:rPr>
              <w:t>Contact information</w:t>
            </w:r>
            <w:r w:rsidR="00BD17B6">
              <w:rPr>
                <w:webHidden/>
              </w:rPr>
              <w:tab/>
            </w:r>
            <w:r w:rsidR="00BD17B6">
              <w:rPr>
                <w:webHidden/>
              </w:rPr>
              <w:fldChar w:fldCharType="begin"/>
            </w:r>
            <w:r w:rsidR="00BD17B6">
              <w:rPr>
                <w:webHidden/>
              </w:rPr>
              <w:instrText xml:space="preserve"> PAGEREF _Toc120214472 \h </w:instrText>
            </w:r>
            <w:r w:rsidR="00BD17B6">
              <w:rPr>
                <w:webHidden/>
              </w:rPr>
            </w:r>
            <w:r w:rsidR="00BD17B6">
              <w:rPr>
                <w:webHidden/>
              </w:rPr>
              <w:fldChar w:fldCharType="separate"/>
            </w:r>
            <w:r w:rsidR="00591F1B">
              <w:rPr>
                <w:webHidden/>
              </w:rPr>
              <w:t>149</w:t>
            </w:r>
            <w:r w:rsidR="00BD17B6">
              <w:rPr>
                <w:webHidden/>
              </w:rPr>
              <w:fldChar w:fldCharType="end"/>
            </w:r>
          </w:hyperlink>
        </w:p>
        <w:p w14:paraId="757210E5" w14:textId="215AEC38" w:rsidR="00BD17B6" w:rsidRDefault="00BA61CD">
          <w:pPr>
            <w:pStyle w:val="TOC2"/>
            <w:rPr>
              <w:rFonts w:asciiTheme="minorHAnsi" w:eastAsiaTheme="minorEastAsia" w:hAnsiTheme="minorHAnsi" w:cstheme="minorBidi"/>
              <w:sz w:val="22"/>
              <w:szCs w:val="22"/>
              <w:lang w:val="en-US" w:eastAsia="en-US"/>
            </w:rPr>
          </w:pPr>
          <w:hyperlink w:anchor="_Toc120214473" w:history="1">
            <w:r w:rsidR="00BD17B6" w:rsidRPr="00BC1F0D">
              <w:rPr>
                <w:rStyle w:val="Hyperlink"/>
              </w:rPr>
              <w:t>11.2</w:t>
            </w:r>
            <w:r w:rsidR="00BD17B6">
              <w:rPr>
                <w:rFonts w:asciiTheme="minorHAnsi" w:eastAsiaTheme="minorEastAsia" w:hAnsiTheme="minorHAnsi" w:cstheme="minorBidi"/>
                <w:sz w:val="22"/>
                <w:szCs w:val="22"/>
                <w:lang w:val="en-US" w:eastAsia="en-US"/>
              </w:rPr>
              <w:tab/>
            </w:r>
            <w:r w:rsidR="00BD17B6" w:rsidRPr="00BC1F0D">
              <w:rPr>
                <w:rStyle w:val="Hyperlink"/>
              </w:rPr>
              <w:t>Authority</w:t>
            </w:r>
            <w:r w:rsidR="00BD17B6">
              <w:rPr>
                <w:webHidden/>
              </w:rPr>
              <w:tab/>
            </w:r>
            <w:r w:rsidR="00BD17B6">
              <w:rPr>
                <w:webHidden/>
              </w:rPr>
              <w:fldChar w:fldCharType="begin"/>
            </w:r>
            <w:r w:rsidR="00BD17B6">
              <w:rPr>
                <w:webHidden/>
              </w:rPr>
              <w:instrText xml:space="preserve"> PAGEREF _Toc120214473 \h </w:instrText>
            </w:r>
            <w:r w:rsidR="00BD17B6">
              <w:rPr>
                <w:webHidden/>
              </w:rPr>
            </w:r>
            <w:r w:rsidR="00BD17B6">
              <w:rPr>
                <w:webHidden/>
              </w:rPr>
              <w:fldChar w:fldCharType="separate"/>
            </w:r>
            <w:r w:rsidR="00591F1B">
              <w:rPr>
                <w:webHidden/>
              </w:rPr>
              <w:t>150</w:t>
            </w:r>
            <w:r w:rsidR="00BD17B6">
              <w:rPr>
                <w:webHidden/>
              </w:rPr>
              <w:fldChar w:fldCharType="end"/>
            </w:r>
          </w:hyperlink>
        </w:p>
        <w:p w14:paraId="33FF072B" w14:textId="7B9F05C3" w:rsidR="00BD17B6" w:rsidRDefault="00BA61CD">
          <w:pPr>
            <w:pStyle w:val="TOC2"/>
            <w:rPr>
              <w:rFonts w:asciiTheme="minorHAnsi" w:eastAsiaTheme="minorEastAsia" w:hAnsiTheme="minorHAnsi" w:cstheme="minorBidi"/>
              <w:sz w:val="22"/>
              <w:szCs w:val="22"/>
              <w:lang w:val="en-US" w:eastAsia="en-US"/>
            </w:rPr>
          </w:pPr>
          <w:hyperlink w:anchor="_Toc120214474" w:history="1">
            <w:r w:rsidR="00BD17B6" w:rsidRPr="00BC1F0D">
              <w:rPr>
                <w:rStyle w:val="Hyperlink"/>
              </w:rPr>
              <w:t>11.3</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_Toc120214474 \h </w:instrText>
            </w:r>
            <w:r w:rsidR="00BD17B6">
              <w:rPr>
                <w:webHidden/>
              </w:rPr>
            </w:r>
            <w:r w:rsidR="00BD17B6">
              <w:rPr>
                <w:webHidden/>
              </w:rPr>
              <w:fldChar w:fldCharType="separate"/>
            </w:r>
            <w:r w:rsidR="00591F1B">
              <w:rPr>
                <w:webHidden/>
              </w:rPr>
              <w:t>152</w:t>
            </w:r>
            <w:r w:rsidR="00BD17B6">
              <w:rPr>
                <w:webHidden/>
              </w:rPr>
              <w:fldChar w:fldCharType="end"/>
            </w:r>
          </w:hyperlink>
        </w:p>
        <w:p w14:paraId="59C2DEB3" w14:textId="7008127F" w:rsidR="00BD17B6" w:rsidRDefault="00BA61CD">
          <w:pPr>
            <w:pStyle w:val="TOC2"/>
            <w:rPr>
              <w:rFonts w:asciiTheme="minorHAnsi" w:eastAsiaTheme="minorEastAsia" w:hAnsiTheme="minorHAnsi" w:cstheme="minorBidi"/>
              <w:sz w:val="22"/>
              <w:szCs w:val="22"/>
              <w:lang w:val="en-US" w:eastAsia="en-US"/>
            </w:rPr>
          </w:pPr>
          <w:hyperlink w:anchor="_Toc120214475" w:history="1">
            <w:r w:rsidR="00BD17B6" w:rsidRPr="00BC1F0D">
              <w:rPr>
                <w:rStyle w:val="Hyperlink"/>
              </w:rPr>
              <w:t>11.4</w:t>
            </w:r>
            <w:r w:rsidR="00BD17B6">
              <w:rPr>
                <w:rFonts w:asciiTheme="minorHAnsi" w:eastAsiaTheme="minorEastAsia" w:hAnsiTheme="minorHAnsi" w:cstheme="minorBidi"/>
                <w:sz w:val="22"/>
                <w:szCs w:val="22"/>
                <w:lang w:val="en-US" w:eastAsia="en-US"/>
              </w:rPr>
              <w:tab/>
            </w:r>
            <w:r w:rsidR="00BD17B6" w:rsidRPr="00BC1F0D">
              <w:rPr>
                <w:rStyle w:val="Hyperlink"/>
              </w:rPr>
              <w:t>Contact details</w:t>
            </w:r>
            <w:r w:rsidR="00BD17B6">
              <w:rPr>
                <w:webHidden/>
              </w:rPr>
              <w:tab/>
            </w:r>
            <w:r w:rsidR="00BD17B6">
              <w:rPr>
                <w:webHidden/>
              </w:rPr>
              <w:fldChar w:fldCharType="begin"/>
            </w:r>
            <w:r w:rsidR="00BD17B6">
              <w:rPr>
                <w:webHidden/>
              </w:rPr>
              <w:instrText xml:space="preserve"> PAGEREF _Toc120214475 \h </w:instrText>
            </w:r>
            <w:r w:rsidR="00BD17B6">
              <w:rPr>
                <w:webHidden/>
              </w:rPr>
            </w:r>
            <w:r w:rsidR="00BD17B6">
              <w:rPr>
                <w:webHidden/>
              </w:rPr>
              <w:fldChar w:fldCharType="separate"/>
            </w:r>
            <w:r w:rsidR="00591F1B">
              <w:rPr>
                <w:webHidden/>
              </w:rPr>
              <w:t>154</w:t>
            </w:r>
            <w:r w:rsidR="00BD17B6">
              <w:rPr>
                <w:webHidden/>
              </w:rPr>
              <w:fldChar w:fldCharType="end"/>
            </w:r>
          </w:hyperlink>
        </w:p>
        <w:p w14:paraId="23E67051" w14:textId="116FFB37" w:rsidR="00BD17B6" w:rsidRDefault="00BA61CD">
          <w:pPr>
            <w:pStyle w:val="TOC2"/>
            <w:rPr>
              <w:rFonts w:asciiTheme="minorHAnsi" w:eastAsiaTheme="minorEastAsia" w:hAnsiTheme="minorHAnsi" w:cstheme="minorBidi"/>
              <w:sz w:val="22"/>
              <w:szCs w:val="22"/>
              <w:lang w:val="en-US" w:eastAsia="en-US"/>
            </w:rPr>
          </w:pPr>
          <w:hyperlink w:anchor="_Toc120214476" w:history="1">
            <w:r w:rsidR="00BD17B6" w:rsidRPr="00BC1F0D">
              <w:rPr>
                <w:rStyle w:val="Hyperlink"/>
              </w:rPr>
              <w:t>11.5</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_Toc120214476 \h </w:instrText>
            </w:r>
            <w:r w:rsidR="00BD17B6">
              <w:rPr>
                <w:webHidden/>
              </w:rPr>
            </w:r>
            <w:r w:rsidR="00BD17B6">
              <w:rPr>
                <w:webHidden/>
              </w:rPr>
              <w:fldChar w:fldCharType="separate"/>
            </w:r>
            <w:r w:rsidR="00591F1B">
              <w:rPr>
                <w:webHidden/>
              </w:rPr>
              <w:t>156</w:t>
            </w:r>
            <w:r w:rsidR="00BD17B6">
              <w:rPr>
                <w:webHidden/>
              </w:rPr>
              <w:fldChar w:fldCharType="end"/>
            </w:r>
          </w:hyperlink>
        </w:p>
        <w:p w14:paraId="5A6F8D7E" w14:textId="2EF4AE9A" w:rsidR="00BD17B6" w:rsidRDefault="00BA61CD">
          <w:pPr>
            <w:pStyle w:val="TOC2"/>
            <w:rPr>
              <w:rFonts w:asciiTheme="minorHAnsi" w:eastAsiaTheme="minorEastAsia" w:hAnsiTheme="minorHAnsi" w:cstheme="minorBidi"/>
              <w:sz w:val="22"/>
              <w:szCs w:val="22"/>
              <w:lang w:val="en-US" w:eastAsia="en-US"/>
            </w:rPr>
          </w:pPr>
          <w:hyperlink w:anchor="_Toc120214477" w:history="1">
            <w:r w:rsidR="00BD17B6" w:rsidRPr="00BC1F0D">
              <w:rPr>
                <w:rStyle w:val="Hyperlink"/>
              </w:rPr>
              <w:t>11.6</w:t>
            </w:r>
            <w:r w:rsidR="00BD17B6">
              <w:rPr>
                <w:rFonts w:asciiTheme="minorHAnsi" w:eastAsiaTheme="minorEastAsia" w:hAnsiTheme="minorHAnsi" w:cstheme="minorBidi"/>
                <w:sz w:val="22"/>
                <w:szCs w:val="22"/>
                <w:lang w:val="en-US" w:eastAsia="en-US"/>
              </w:rPr>
              <w:tab/>
            </w:r>
            <w:r w:rsidR="00BD17B6" w:rsidRPr="00BC1F0D">
              <w:rPr>
                <w:rStyle w:val="Hyperlink"/>
              </w:rPr>
              <w:t>Service Hours</w:t>
            </w:r>
            <w:r w:rsidR="00BD17B6">
              <w:rPr>
                <w:webHidden/>
              </w:rPr>
              <w:tab/>
            </w:r>
            <w:r w:rsidR="00BD17B6">
              <w:rPr>
                <w:webHidden/>
              </w:rPr>
              <w:fldChar w:fldCharType="begin"/>
            </w:r>
            <w:r w:rsidR="00BD17B6">
              <w:rPr>
                <w:webHidden/>
              </w:rPr>
              <w:instrText xml:space="preserve"> PAGEREF _Toc120214477 \h </w:instrText>
            </w:r>
            <w:r w:rsidR="00BD17B6">
              <w:rPr>
                <w:webHidden/>
              </w:rPr>
            </w:r>
            <w:r w:rsidR="00BD17B6">
              <w:rPr>
                <w:webHidden/>
              </w:rPr>
              <w:fldChar w:fldCharType="separate"/>
            </w:r>
            <w:r w:rsidR="00591F1B">
              <w:rPr>
                <w:webHidden/>
              </w:rPr>
              <w:t>158</w:t>
            </w:r>
            <w:r w:rsidR="00BD17B6">
              <w:rPr>
                <w:webHidden/>
              </w:rPr>
              <w:fldChar w:fldCharType="end"/>
            </w:r>
          </w:hyperlink>
        </w:p>
        <w:p w14:paraId="04941237" w14:textId="1FB8261D" w:rsidR="00BD17B6" w:rsidRDefault="00BA61CD">
          <w:pPr>
            <w:pStyle w:val="TOC3"/>
            <w:rPr>
              <w:rFonts w:asciiTheme="minorHAnsi" w:eastAsiaTheme="minorEastAsia" w:hAnsiTheme="minorHAnsi" w:cstheme="minorBidi"/>
              <w:sz w:val="22"/>
              <w:szCs w:val="22"/>
              <w:lang w:val="en-US" w:eastAsia="en-US"/>
            </w:rPr>
          </w:pPr>
          <w:hyperlink w:anchor="_Toc120214478" w:history="1">
            <w:r w:rsidR="00BD17B6" w:rsidRPr="00BC1F0D">
              <w:rPr>
                <w:rStyle w:val="Hyperlink"/>
              </w:rPr>
              <w:t>11.6.1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_Toc120214478 \h </w:instrText>
            </w:r>
            <w:r w:rsidR="00BD17B6">
              <w:rPr>
                <w:webHidden/>
              </w:rPr>
            </w:r>
            <w:r w:rsidR="00BD17B6">
              <w:rPr>
                <w:webHidden/>
              </w:rPr>
              <w:fldChar w:fldCharType="separate"/>
            </w:r>
            <w:r w:rsidR="00591F1B">
              <w:rPr>
                <w:webHidden/>
              </w:rPr>
              <w:t>159</w:t>
            </w:r>
            <w:r w:rsidR="00BD17B6">
              <w:rPr>
                <w:webHidden/>
              </w:rPr>
              <w:fldChar w:fldCharType="end"/>
            </w:r>
          </w:hyperlink>
        </w:p>
        <w:p w14:paraId="3F8B69A0" w14:textId="305C57BA" w:rsidR="00BD17B6" w:rsidRDefault="00BA61CD">
          <w:pPr>
            <w:pStyle w:val="TOC2"/>
            <w:rPr>
              <w:rFonts w:asciiTheme="minorHAnsi" w:eastAsiaTheme="minorEastAsia" w:hAnsiTheme="minorHAnsi" w:cstheme="minorBidi"/>
              <w:sz w:val="22"/>
              <w:szCs w:val="22"/>
              <w:lang w:val="en-US" w:eastAsia="en-US"/>
            </w:rPr>
          </w:pPr>
          <w:hyperlink w:anchor="_Toc120214479" w:history="1">
            <w:r w:rsidR="00BD17B6" w:rsidRPr="00BC1F0D">
              <w:rPr>
                <w:rStyle w:val="Hyperlink"/>
              </w:rPr>
              <w:t>11.7</w:t>
            </w:r>
            <w:r w:rsidR="00BD17B6">
              <w:rPr>
                <w:rFonts w:asciiTheme="minorHAnsi" w:eastAsiaTheme="minorEastAsia" w:hAnsiTheme="minorHAnsi" w:cstheme="minorBidi"/>
                <w:sz w:val="22"/>
                <w:szCs w:val="22"/>
                <w:lang w:val="en-US" w:eastAsia="en-US"/>
              </w:rPr>
              <w:tab/>
            </w:r>
            <w:r w:rsidR="00BD17B6" w:rsidRPr="00BC1F0D">
              <w:rPr>
                <w:rStyle w:val="Hyperlink"/>
              </w:rPr>
              <w:t>Non-Standard Working Day</w:t>
            </w:r>
            <w:r w:rsidR="00BD17B6">
              <w:rPr>
                <w:webHidden/>
              </w:rPr>
              <w:tab/>
            </w:r>
            <w:r w:rsidR="00BD17B6">
              <w:rPr>
                <w:webHidden/>
              </w:rPr>
              <w:fldChar w:fldCharType="begin"/>
            </w:r>
            <w:r w:rsidR="00BD17B6">
              <w:rPr>
                <w:webHidden/>
              </w:rPr>
              <w:instrText xml:space="preserve"> PAGEREF _Toc120214479 \h </w:instrText>
            </w:r>
            <w:r w:rsidR="00BD17B6">
              <w:rPr>
                <w:webHidden/>
              </w:rPr>
            </w:r>
            <w:r w:rsidR="00BD17B6">
              <w:rPr>
                <w:webHidden/>
              </w:rPr>
              <w:fldChar w:fldCharType="separate"/>
            </w:r>
            <w:r w:rsidR="00591F1B">
              <w:rPr>
                <w:webHidden/>
              </w:rPr>
              <w:t>160</w:t>
            </w:r>
            <w:r w:rsidR="00BD17B6">
              <w:rPr>
                <w:webHidden/>
              </w:rPr>
              <w:fldChar w:fldCharType="end"/>
            </w:r>
          </w:hyperlink>
        </w:p>
        <w:p w14:paraId="625FE7F4" w14:textId="0D8FC611" w:rsidR="00BD17B6" w:rsidRDefault="00BA61CD">
          <w:pPr>
            <w:pStyle w:val="TOC2"/>
            <w:rPr>
              <w:rFonts w:asciiTheme="minorHAnsi" w:eastAsiaTheme="minorEastAsia" w:hAnsiTheme="minorHAnsi" w:cstheme="minorBidi"/>
              <w:sz w:val="22"/>
              <w:szCs w:val="22"/>
              <w:lang w:val="en-US" w:eastAsia="en-US"/>
            </w:rPr>
          </w:pPr>
          <w:hyperlink w:anchor="_Toc120214480" w:history="1">
            <w:r w:rsidR="00BD17B6" w:rsidRPr="00BC1F0D">
              <w:rPr>
                <w:rStyle w:val="Hyperlink"/>
              </w:rPr>
              <w:t>11.8</w:t>
            </w:r>
            <w:r w:rsidR="00BD17B6">
              <w:rPr>
                <w:rFonts w:asciiTheme="minorHAnsi" w:eastAsiaTheme="minorEastAsia" w:hAnsiTheme="minorHAnsi" w:cstheme="minorBidi"/>
                <w:sz w:val="22"/>
                <w:szCs w:val="22"/>
                <w:lang w:val="en-US" w:eastAsia="en-US"/>
              </w:rPr>
              <w:tab/>
            </w:r>
            <w:r w:rsidR="00BD17B6" w:rsidRPr="00BC1F0D">
              <w:rPr>
                <w:rStyle w:val="Hyperlink"/>
              </w:rPr>
              <w:t>Available Port Services</w:t>
            </w:r>
            <w:r w:rsidR="00BD17B6">
              <w:rPr>
                <w:webHidden/>
              </w:rPr>
              <w:tab/>
            </w:r>
            <w:r w:rsidR="00BD17B6">
              <w:rPr>
                <w:webHidden/>
              </w:rPr>
              <w:fldChar w:fldCharType="begin"/>
            </w:r>
            <w:r w:rsidR="00BD17B6">
              <w:rPr>
                <w:webHidden/>
              </w:rPr>
              <w:instrText xml:space="preserve"> PAGEREF _Toc120214480 \h </w:instrText>
            </w:r>
            <w:r w:rsidR="00BD17B6">
              <w:rPr>
                <w:webHidden/>
              </w:rPr>
            </w:r>
            <w:r w:rsidR="00BD17B6">
              <w:rPr>
                <w:webHidden/>
              </w:rPr>
              <w:fldChar w:fldCharType="separate"/>
            </w:r>
            <w:r w:rsidR="00591F1B">
              <w:rPr>
                <w:webHidden/>
              </w:rPr>
              <w:t>161</w:t>
            </w:r>
            <w:r w:rsidR="00BD17B6">
              <w:rPr>
                <w:webHidden/>
              </w:rPr>
              <w:fldChar w:fldCharType="end"/>
            </w:r>
          </w:hyperlink>
        </w:p>
        <w:p w14:paraId="14526AC3" w14:textId="3A5357BC" w:rsidR="00BD17B6" w:rsidRDefault="00BA61CD">
          <w:pPr>
            <w:pStyle w:val="TOC1"/>
            <w:rPr>
              <w:rFonts w:asciiTheme="minorHAnsi" w:eastAsiaTheme="minorEastAsia" w:hAnsiTheme="minorHAnsi" w:cstheme="minorBidi"/>
              <w:b w:val="0"/>
              <w:noProof/>
              <w:sz w:val="22"/>
              <w:szCs w:val="22"/>
              <w:lang w:val="en-US" w:eastAsia="en-US"/>
            </w:rPr>
          </w:pPr>
          <w:hyperlink w:anchor="_Toc120214481" w:history="1">
            <w:r w:rsidR="00BD17B6" w:rsidRPr="00BC1F0D">
              <w:rPr>
                <w:rStyle w:val="Hyperlink"/>
                <w:noProof/>
              </w:rPr>
              <w:t>12</w:t>
            </w:r>
            <w:r w:rsidR="00BD17B6">
              <w:rPr>
                <w:rFonts w:asciiTheme="minorHAnsi" w:eastAsiaTheme="minorEastAsia" w:hAnsiTheme="minorHAnsi" w:cstheme="minorBidi"/>
                <w:b w:val="0"/>
                <w:noProof/>
                <w:sz w:val="22"/>
                <w:szCs w:val="22"/>
                <w:lang w:val="en-US" w:eastAsia="en-US"/>
              </w:rPr>
              <w:tab/>
            </w:r>
            <w:r w:rsidR="00BD17B6" w:rsidRPr="00BC1F0D">
              <w:rPr>
                <w:rStyle w:val="Hyperlink"/>
                <w:noProof/>
              </w:rPr>
              <w:t>Limitation by Vessels Characteristics and Cargo</w:t>
            </w:r>
            <w:r w:rsidR="00BD17B6">
              <w:rPr>
                <w:noProof/>
                <w:webHidden/>
              </w:rPr>
              <w:tab/>
            </w:r>
            <w:r w:rsidR="00BD17B6">
              <w:rPr>
                <w:noProof/>
                <w:webHidden/>
              </w:rPr>
              <w:fldChar w:fldCharType="begin"/>
            </w:r>
            <w:r w:rsidR="00BD17B6">
              <w:rPr>
                <w:noProof/>
                <w:webHidden/>
              </w:rPr>
              <w:instrText xml:space="preserve"> PAGEREF _Toc120214481 \h </w:instrText>
            </w:r>
            <w:r w:rsidR="00BD17B6">
              <w:rPr>
                <w:noProof/>
                <w:webHidden/>
              </w:rPr>
            </w:r>
            <w:r w:rsidR="00BD17B6">
              <w:rPr>
                <w:noProof/>
                <w:webHidden/>
              </w:rPr>
              <w:fldChar w:fldCharType="separate"/>
            </w:r>
            <w:r w:rsidR="00591F1B">
              <w:rPr>
                <w:noProof/>
                <w:webHidden/>
              </w:rPr>
              <w:t>166</w:t>
            </w:r>
            <w:r w:rsidR="00BD17B6">
              <w:rPr>
                <w:noProof/>
                <w:webHidden/>
              </w:rPr>
              <w:fldChar w:fldCharType="end"/>
            </w:r>
          </w:hyperlink>
        </w:p>
        <w:p w14:paraId="38D67CA1" w14:textId="49E9A002" w:rsidR="00BD17B6" w:rsidRDefault="00BA61CD">
          <w:pPr>
            <w:pStyle w:val="TOC2"/>
            <w:rPr>
              <w:rFonts w:asciiTheme="minorHAnsi" w:eastAsiaTheme="minorEastAsia" w:hAnsiTheme="minorHAnsi" w:cstheme="minorBidi"/>
              <w:sz w:val="22"/>
              <w:szCs w:val="22"/>
              <w:lang w:val="en-US" w:eastAsia="en-US"/>
            </w:rPr>
          </w:pPr>
          <w:hyperlink w:anchor="_Toc120214482" w:history="1">
            <w:r w:rsidR="00BD17B6" w:rsidRPr="00BC1F0D">
              <w:rPr>
                <w:rStyle w:val="Hyperlink"/>
              </w:rPr>
              <w:t>12.1</w:t>
            </w:r>
            <w:r w:rsidR="00BD17B6">
              <w:rPr>
                <w:rFonts w:asciiTheme="minorHAnsi" w:eastAsiaTheme="minorEastAsia" w:hAnsiTheme="minorHAnsi" w:cstheme="minorBidi"/>
                <w:sz w:val="22"/>
                <w:szCs w:val="22"/>
                <w:lang w:val="en-US" w:eastAsia="en-US"/>
              </w:rPr>
              <w:tab/>
            </w:r>
            <w:r w:rsidR="00BD17B6" w:rsidRPr="00BC1F0D">
              <w:rPr>
                <w:rStyle w:val="Hyperlink"/>
              </w:rPr>
              <w:t>Introduction</w:t>
            </w:r>
            <w:r w:rsidR="00BD17B6">
              <w:rPr>
                <w:webHidden/>
              </w:rPr>
              <w:tab/>
            </w:r>
            <w:r w:rsidR="00BD17B6">
              <w:rPr>
                <w:webHidden/>
              </w:rPr>
              <w:fldChar w:fldCharType="begin"/>
            </w:r>
            <w:r w:rsidR="00BD17B6">
              <w:rPr>
                <w:webHidden/>
              </w:rPr>
              <w:instrText xml:space="preserve"> PAGEREF _Toc120214482 \h </w:instrText>
            </w:r>
            <w:r w:rsidR="00BD17B6">
              <w:rPr>
                <w:webHidden/>
              </w:rPr>
            </w:r>
            <w:r w:rsidR="00BD17B6">
              <w:rPr>
                <w:webHidden/>
              </w:rPr>
              <w:fldChar w:fldCharType="separate"/>
            </w:r>
            <w:r w:rsidR="00591F1B">
              <w:rPr>
                <w:webHidden/>
              </w:rPr>
              <w:t>166</w:t>
            </w:r>
            <w:r w:rsidR="00BD17B6">
              <w:rPr>
                <w:webHidden/>
              </w:rPr>
              <w:fldChar w:fldCharType="end"/>
            </w:r>
          </w:hyperlink>
        </w:p>
        <w:p w14:paraId="1777F266" w14:textId="48BC9C16" w:rsidR="00BD17B6" w:rsidRDefault="00BA61CD">
          <w:pPr>
            <w:pStyle w:val="TOC2"/>
            <w:rPr>
              <w:rFonts w:asciiTheme="minorHAnsi" w:eastAsiaTheme="minorEastAsia" w:hAnsiTheme="minorHAnsi" w:cstheme="minorBidi"/>
              <w:sz w:val="22"/>
              <w:szCs w:val="22"/>
              <w:lang w:val="en-US" w:eastAsia="en-US"/>
            </w:rPr>
          </w:pPr>
          <w:hyperlink w:anchor="_Toc120214483" w:history="1">
            <w:r w:rsidR="00BD17B6" w:rsidRPr="00BC1F0D">
              <w:rPr>
                <w:rStyle w:val="Hyperlink"/>
              </w:rPr>
              <w:t>12.2</w:t>
            </w:r>
            <w:r w:rsidR="00BD17B6">
              <w:rPr>
                <w:rFonts w:asciiTheme="minorHAnsi" w:eastAsiaTheme="minorEastAsia" w:hAnsiTheme="minorHAnsi" w:cstheme="minorBidi"/>
                <w:sz w:val="22"/>
                <w:szCs w:val="22"/>
                <w:lang w:val="en-US" w:eastAsia="en-US"/>
              </w:rPr>
              <w:tab/>
            </w:r>
            <w:r w:rsidR="00BD17B6" w:rsidRPr="00BC1F0D">
              <w:rPr>
                <w:rStyle w:val="Hyperlink"/>
              </w:rPr>
              <w:t>Defining subsets of vessels by dimensions, cargo, and other characteristics</w:t>
            </w:r>
            <w:r w:rsidR="00BD17B6">
              <w:rPr>
                <w:webHidden/>
              </w:rPr>
              <w:tab/>
            </w:r>
            <w:r w:rsidR="00BD17B6">
              <w:rPr>
                <w:webHidden/>
              </w:rPr>
              <w:fldChar w:fldCharType="begin"/>
            </w:r>
            <w:r w:rsidR="00BD17B6">
              <w:rPr>
                <w:webHidden/>
              </w:rPr>
              <w:instrText xml:space="preserve"> PAGEREF _Toc120214483 \h </w:instrText>
            </w:r>
            <w:r w:rsidR="00BD17B6">
              <w:rPr>
                <w:webHidden/>
              </w:rPr>
            </w:r>
            <w:r w:rsidR="00BD17B6">
              <w:rPr>
                <w:webHidden/>
              </w:rPr>
              <w:fldChar w:fldCharType="separate"/>
            </w:r>
            <w:r w:rsidR="00591F1B">
              <w:rPr>
                <w:webHidden/>
              </w:rPr>
              <w:t>166</w:t>
            </w:r>
            <w:r w:rsidR="00BD17B6">
              <w:rPr>
                <w:webHidden/>
              </w:rPr>
              <w:fldChar w:fldCharType="end"/>
            </w:r>
          </w:hyperlink>
        </w:p>
        <w:p w14:paraId="6F9AF896" w14:textId="13F033E2" w:rsidR="00BD17B6" w:rsidRDefault="00BA61CD">
          <w:pPr>
            <w:pStyle w:val="TOC2"/>
            <w:rPr>
              <w:rFonts w:asciiTheme="minorHAnsi" w:eastAsiaTheme="minorEastAsia" w:hAnsiTheme="minorHAnsi" w:cstheme="minorBidi"/>
              <w:sz w:val="22"/>
              <w:szCs w:val="22"/>
              <w:lang w:val="en-US" w:eastAsia="en-US"/>
            </w:rPr>
          </w:pPr>
          <w:hyperlink w:anchor="_Toc120214484" w:history="1">
            <w:r w:rsidR="00BD17B6" w:rsidRPr="00BC1F0D">
              <w:rPr>
                <w:rStyle w:val="Hyperlink"/>
              </w:rPr>
              <w:t>12.3</w:t>
            </w:r>
            <w:r w:rsidR="00BD17B6">
              <w:rPr>
                <w:rFonts w:asciiTheme="minorHAnsi" w:eastAsiaTheme="minorEastAsia" w:hAnsiTheme="minorHAnsi" w:cstheme="minorBidi"/>
                <w:sz w:val="22"/>
                <w:szCs w:val="22"/>
                <w:lang w:val="en-US" w:eastAsia="en-US"/>
              </w:rPr>
              <w:tab/>
            </w:r>
            <w:r w:rsidR="00BD17B6" w:rsidRPr="00BC1F0D">
              <w:rPr>
                <w:rStyle w:val="Hyperlink"/>
              </w:rPr>
              <w:t>Characterizing the relationship between the vessel set and the feature or regulation</w:t>
            </w:r>
            <w:r w:rsidR="00BD17B6">
              <w:rPr>
                <w:webHidden/>
              </w:rPr>
              <w:tab/>
            </w:r>
            <w:r w:rsidR="00BD17B6">
              <w:rPr>
                <w:webHidden/>
              </w:rPr>
              <w:fldChar w:fldCharType="begin"/>
            </w:r>
            <w:r w:rsidR="00BD17B6">
              <w:rPr>
                <w:webHidden/>
              </w:rPr>
              <w:instrText xml:space="preserve"> PAGEREF _Toc120214484 \h </w:instrText>
            </w:r>
            <w:r w:rsidR="00BD17B6">
              <w:rPr>
                <w:webHidden/>
              </w:rPr>
            </w:r>
            <w:r w:rsidR="00BD17B6">
              <w:rPr>
                <w:webHidden/>
              </w:rPr>
              <w:fldChar w:fldCharType="separate"/>
            </w:r>
            <w:r w:rsidR="00591F1B">
              <w:rPr>
                <w:webHidden/>
              </w:rPr>
              <w:t>167</w:t>
            </w:r>
            <w:r w:rsidR="00BD17B6">
              <w:rPr>
                <w:webHidden/>
              </w:rPr>
              <w:fldChar w:fldCharType="end"/>
            </w:r>
          </w:hyperlink>
        </w:p>
        <w:p w14:paraId="273F81EA" w14:textId="6FB2ED59" w:rsidR="00BD17B6" w:rsidRDefault="00BA61CD">
          <w:pPr>
            <w:pStyle w:val="TOC2"/>
            <w:rPr>
              <w:rFonts w:asciiTheme="minorHAnsi" w:eastAsiaTheme="minorEastAsia" w:hAnsiTheme="minorHAnsi" w:cstheme="minorBidi"/>
              <w:sz w:val="22"/>
              <w:szCs w:val="22"/>
              <w:lang w:val="en-US" w:eastAsia="en-US"/>
            </w:rPr>
          </w:pPr>
          <w:hyperlink w:anchor="_Toc120214485" w:history="1">
            <w:r w:rsidR="00BD17B6" w:rsidRPr="00BC1F0D">
              <w:rPr>
                <w:rStyle w:val="Hyperlink"/>
              </w:rPr>
              <w:t>12.4</w:t>
            </w:r>
            <w:r w:rsidR="00BD17B6">
              <w:rPr>
                <w:rFonts w:asciiTheme="minorHAnsi" w:eastAsiaTheme="minorEastAsia" w:hAnsiTheme="minorHAnsi" w:cstheme="minorBidi"/>
                <w:sz w:val="22"/>
                <w:szCs w:val="22"/>
                <w:lang w:val="en-US" w:eastAsia="en-US"/>
              </w:rPr>
              <w:tab/>
            </w:r>
            <w:r w:rsidR="00BD17B6" w:rsidRPr="00BC1F0D">
              <w:rPr>
                <w:rStyle w:val="Hyperlink"/>
              </w:rPr>
              <w:t>Production hints and recommended practices (informative)</w:t>
            </w:r>
            <w:r w:rsidR="00BD17B6">
              <w:rPr>
                <w:webHidden/>
              </w:rPr>
              <w:tab/>
            </w:r>
            <w:r w:rsidR="00BD17B6">
              <w:rPr>
                <w:webHidden/>
              </w:rPr>
              <w:fldChar w:fldCharType="begin"/>
            </w:r>
            <w:r w:rsidR="00BD17B6">
              <w:rPr>
                <w:webHidden/>
              </w:rPr>
              <w:instrText xml:space="preserve"> PAGEREF _Toc120214485 \h </w:instrText>
            </w:r>
            <w:r w:rsidR="00BD17B6">
              <w:rPr>
                <w:webHidden/>
              </w:rPr>
            </w:r>
            <w:r w:rsidR="00BD17B6">
              <w:rPr>
                <w:webHidden/>
              </w:rPr>
              <w:fldChar w:fldCharType="separate"/>
            </w:r>
            <w:r w:rsidR="00591F1B">
              <w:rPr>
                <w:webHidden/>
              </w:rPr>
              <w:t>169</w:t>
            </w:r>
            <w:r w:rsidR="00BD17B6">
              <w:rPr>
                <w:webHidden/>
              </w:rPr>
              <w:fldChar w:fldCharType="end"/>
            </w:r>
          </w:hyperlink>
        </w:p>
        <w:p w14:paraId="4A67A561" w14:textId="79ACD1EB" w:rsidR="00BD17B6" w:rsidRDefault="00BA61CD">
          <w:pPr>
            <w:pStyle w:val="TOC3"/>
            <w:rPr>
              <w:rFonts w:asciiTheme="minorHAnsi" w:eastAsiaTheme="minorEastAsia" w:hAnsiTheme="minorHAnsi" w:cstheme="minorBidi"/>
              <w:sz w:val="22"/>
              <w:szCs w:val="22"/>
              <w:lang w:val="en-US" w:eastAsia="en-US"/>
            </w:rPr>
          </w:pPr>
          <w:hyperlink w:anchor="_Toc120214486" w:history="1">
            <w:r w:rsidR="00BD17B6" w:rsidRPr="00BC1F0D">
              <w:rPr>
                <w:rStyle w:val="Hyperlink"/>
              </w:rPr>
              <w:t>12.4.1</w:t>
            </w:r>
            <w:r w:rsidR="00BD17B6">
              <w:rPr>
                <w:rFonts w:asciiTheme="minorHAnsi" w:eastAsiaTheme="minorEastAsia" w:hAnsiTheme="minorHAnsi" w:cstheme="minorBidi"/>
                <w:sz w:val="22"/>
                <w:szCs w:val="22"/>
                <w:lang w:val="en-US" w:eastAsia="en-US"/>
              </w:rPr>
              <w:tab/>
            </w:r>
            <w:r w:rsidR="00BD17B6" w:rsidRPr="00BC1F0D">
              <w:rPr>
                <w:rStyle w:val="Hyperlink"/>
              </w:rPr>
              <w:t>Capturing the application of a regulation, recommendation, etc. to specified kinds of vessels</w:t>
            </w:r>
            <w:r w:rsidR="00BD17B6">
              <w:rPr>
                <w:webHidden/>
              </w:rPr>
              <w:tab/>
            </w:r>
            <w:r w:rsidR="00BD17B6">
              <w:rPr>
                <w:webHidden/>
              </w:rPr>
              <w:fldChar w:fldCharType="begin"/>
            </w:r>
            <w:r w:rsidR="00BD17B6">
              <w:rPr>
                <w:webHidden/>
              </w:rPr>
              <w:instrText xml:space="preserve"> PAGEREF _Toc120214486 \h </w:instrText>
            </w:r>
            <w:r w:rsidR="00BD17B6">
              <w:rPr>
                <w:webHidden/>
              </w:rPr>
            </w:r>
            <w:r w:rsidR="00BD17B6">
              <w:rPr>
                <w:webHidden/>
              </w:rPr>
              <w:fldChar w:fldCharType="separate"/>
            </w:r>
            <w:r w:rsidR="00591F1B">
              <w:rPr>
                <w:webHidden/>
              </w:rPr>
              <w:t>169</w:t>
            </w:r>
            <w:r w:rsidR="00BD17B6">
              <w:rPr>
                <w:webHidden/>
              </w:rPr>
              <w:fldChar w:fldCharType="end"/>
            </w:r>
          </w:hyperlink>
        </w:p>
        <w:p w14:paraId="05405CFF" w14:textId="2FA8E5C7" w:rsidR="00BD17B6" w:rsidRDefault="00BA61CD">
          <w:pPr>
            <w:pStyle w:val="TOC3"/>
            <w:rPr>
              <w:rFonts w:asciiTheme="minorHAnsi" w:eastAsiaTheme="minorEastAsia" w:hAnsiTheme="minorHAnsi" w:cstheme="minorBidi"/>
              <w:sz w:val="22"/>
              <w:szCs w:val="22"/>
              <w:lang w:val="en-US" w:eastAsia="en-US"/>
            </w:rPr>
          </w:pPr>
          <w:hyperlink w:anchor="_Toc120214487" w:history="1">
            <w:r w:rsidR="00BD17B6" w:rsidRPr="00BC1F0D">
              <w:rPr>
                <w:rStyle w:val="Hyperlink"/>
              </w:rPr>
              <w:t>12.4.2</w:t>
            </w:r>
            <w:r w:rsidR="00BD17B6">
              <w:rPr>
                <w:rFonts w:asciiTheme="minorHAnsi" w:eastAsiaTheme="minorEastAsia" w:hAnsiTheme="minorHAnsi" w:cstheme="minorBidi"/>
                <w:sz w:val="22"/>
                <w:szCs w:val="22"/>
                <w:lang w:val="en-US" w:eastAsia="en-US"/>
              </w:rPr>
              <w:tab/>
            </w:r>
            <w:r w:rsidR="00BD17B6" w:rsidRPr="00BC1F0D">
              <w:rPr>
                <w:rStyle w:val="Hyperlink"/>
              </w:rPr>
              <w:t>Capturing the permissibility or otherwise of a geographic feature for specified kinds of vessels</w:t>
            </w:r>
            <w:r w:rsidR="00BD17B6">
              <w:rPr>
                <w:webHidden/>
              </w:rPr>
              <w:tab/>
            </w:r>
            <w:r w:rsidR="00BD17B6">
              <w:rPr>
                <w:webHidden/>
              </w:rPr>
              <w:fldChar w:fldCharType="begin"/>
            </w:r>
            <w:r w:rsidR="00BD17B6">
              <w:rPr>
                <w:webHidden/>
              </w:rPr>
              <w:instrText xml:space="preserve"> PAGEREF _Toc120214487 \h </w:instrText>
            </w:r>
            <w:r w:rsidR="00BD17B6">
              <w:rPr>
                <w:webHidden/>
              </w:rPr>
            </w:r>
            <w:r w:rsidR="00BD17B6">
              <w:rPr>
                <w:webHidden/>
              </w:rPr>
              <w:fldChar w:fldCharType="separate"/>
            </w:r>
            <w:r w:rsidR="00591F1B">
              <w:rPr>
                <w:webHidden/>
              </w:rPr>
              <w:t>169</w:t>
            </w:r>
            <w:r w:rsidR="00BD17B6">
              <w:rPr>
                <w:webHidden/>
              </w:rPr>
              <w:fldChar w:fldCharType="end"/>
            </w:r>
          </w:hyperlink>
        </w:p>
        <w:p w14:paraId="113C658D" w14:textId="43F2D39D" w:rsidR="00BD17B6" w:rsidRDefault="00BA61CD">
          <w:pPr>
            <w:pStyle w:val="TOC3"/>
            <w:rPr>
              <w:rFonts w:asciiTheme="minorHAnsi" w:eastAsiaTheme="minorEastAsia" w:hAnsiTheme="minorHAnsi" w:cstheme="minorBidi"/>
              <w:sz w:val="22"/>
              <w:szCs w:val="22"/>
              <w:lang w:val="en-US" w:eastAsia="en-US"/>
            </w:rPr>
          </w:pPr>
          <w:hyperlink w:anchor="_Toc120214488" w:history="1">
            <w:r w:rsidR="00BD17B6" w:rsidRPr="00BC1F0D">
              <w:rPr>
                <w:rStyle w:val="Hyperlink"/>
              </w:rPr>
              <w:t>12.4.3</w:t>
            </w:r>
            <w:r w:rsidR="00BD17B6">
              <w:rPr>
                <w:rFonts w:asciiTheme="minorHAnsi" w:eastAsiaTheme="minorEastAsia" w:hAnsiTheme="minorHAnsi" w:cstheme="minorBidi"/>
                <w:sz w:val="22"/>
                <w:szCs w:val="22"/>
                <w:lang w:val="en-US" w:eastAsia="en-US"/>
              </w:rPr>
              <w:tab/>
            </w:r>
            <w:r w:rsidR="00BD17B6" w:rsidRPr="00BC1F0D">
              <w:rPr>
                <w:rStyle w:val="Hyperlink"/>
              </w:rPr>
              <w:t>Constructing the Applicability information type</w:t>
            </w:r>
            <w:r w:rsidR="00BD17B6">
              <w:rPr>
                <w:webHidden/>
              </w:rPr>
              <w:tab/>
            </w:r>
            <w:r w:rsidR="00BD17B6">
              <w:rPr>
                <w:webHidden/>
              </w:rPr>
              <w:fldChar w:fldCharType="begin"/>
            </w:r>
            <w:r w:rsidR="00BD17B6">
              <w:rPr>
                <w:webHidden/>
              </w:rPr>
              <w:instrText xml:space="preserve"> PAGEREF _Toc120214488 \h </w:instrText>
            </w:r>
            <w:r w:rsidR="00BD17B6">
              <w:rPr>
                <w:webHidden/>
              </w:rPr>
            </w:r>
            <w:r w:rsidR="00BD17B6">
              <w:rPr>
                <w:webHidden/>
              </w:rPr>
              <w:fldChar w:fldCharType="separate"/>
            </w:r>
            <w:r w:rsidR="00591F1B">
              <w:rPr>
                <w:webHidden/>
              </w:rPr>
              <w:t>169</w:t>
            </w:r>
            <w:r w:rsidR="00BD17B6">
              <w:rPr>
                <w:webHidden/>
              </w:rPr>
              <w:fldChar w:fldCharType="end"/>
            </w:r>
          </w:hyperlink>
        </w:p>
        <w:p w14:paraId="55108D91" w14:textId="6A6FE9E8" w:rsidR="00BD17B6" w:rsidRDefault="00BA61CD">
          <w:pPr>
            <w:pStyle w:val="TOC2"/>
            <w:rPr>
              <w:rFonts w:asciiTheme="minorHAnsi" w:eastAsiaTheme="minorEastAsia" w:hAnsiTheme="minorHAnsi" w:cstheme="minorBidi"/>
              <w:sz w:val="22"/>
              <w:szCs w:val="22"/>
              <w:lang w:val="en-US" w:eastAsia="en-US"/>
            </w:rPr>
          </w:pPr>
          <w:hyperlink w:anchor="_Toc120214489" w:history="1">
            <w:r w:rsidR="00BD17B6" w:rsidRPr="00BC1F0D">
              <w:rPr>
                <w:rStyle w:val="Hyperlink"/>
              </w:rPr>
              <w:t>12.5</w:t>
            </w:r>
            <w:r w:rsidR="00BD17B6">
              <w:rPr>
                <w:rFonts w:asciiTheme="minorHAnsi" w:eastAsiaTheme="minorEastAsia" w:hAnsiTheme="minorHAnsi" w:cstheme="minorBidi"/>
                <w:sz w:val="22"/>
                <w:szCs w:val="22"/>
                <w:lang w:val="en-US" w:eastAsia="en-US"/>
              </w:rPr>
              <w:tab/>
            </w:r>
            <w:r w:rsidR="00BD17B6" w:rsidRPr="00BC1F0D">
              <w:rPr>
                <w:rStyle w:val="Hyperlink"/>
              </w:rPr>
              <w:t>Applicability</w:t>
            </w:r>
            <w:r w:rsidR="00BD17B6">
              <w:rPr>
                <w:webHidden/>
              </w:rPr>
              <w:tab/>
            </w:r>
            <w:r w:rsidR="00BD17B6">
              <w:rPr>
                <w:webHidden/>
              </w:rPr>
              <w:fldChar w:fldCharType="begin"/>
            </w:r>
            <w:r w:rsidR="00BD17B6">
              <w:rPr>
                <w:webHidden/>
              </w:rPr>
              <w:instrText xml:space="preserve"> PAGEREF _Toc120214489 \h </w:instrText>
            </w:r>
            <w:r w:rsidR="00BD17B6">
              <w:rPr>
                <w:webHidden/>
              </w:rPr>
            </w:r>
            <w:r w:rsidR="00BD17B6">
              <w:rPr>
                <w:webHidden/>
              </w:rPr>
              <w:fldChar w:fldCharType="separate"/>
            </w:r>
            <w:r w:rsidR="00591F1B">
              <w:rPr>
                <w:webHidden/>
              </w:rPr>
              <w:t>170</w:t>
            </w:r>
            <w:r w:rsidR="00BD17B6">
              <w:rPr>
                <w:webHidden/>
              </w:rPr>
              <w:fldChar w:fldCharType="end"/>
            </w:r>
          </w:hyperlink>
        </w:p>
        <w:p w14:paraId="7713C81E" w14:textId="17DF6977" w:rsidR="00BD17B6" w:rsidRDefault="00BA61CD">
          <w:pPr>
            <w:pStyle w:val="TOC3"/>
            <w:rPr>
              <w:rFonts w:asciiTheme="minorHAnsi" w:eastAsiaTheme="minorEastAsia" w:hAnsiTheme="minorHAnsi" w:cstheme="minorBidi"/>
              <w:sz w:val="22"/>
              <w:szCs w:val="22"/>
              <w:lang w:val="en-US" w:eastAsia="en-US"/>
            </w:rPr>
          </w:pPr>
          <w:hyperlink w:anchor="_Toc120214490" w:history="1">
            <w:r w:rsidR="00BD17B6" w:rsidRPr="00BC1F0D">
              <w:rPr>
                <w:rStyle w:val="Hyperlink"/>
              </w:rPr>
              <w:t>12.5.1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_Toc120214490 \h </w:instrText>
            </w:r>
            <w:r w:rsidR="00BD17B6">
              <w:rPr>
                <w:webHidden/>
              </w:rPr>
            </w:r>
            <w:r w:rsidR="00BD17B6">
              <w:rPr>
                <w:webHidden/>
              </w:rPr>
              <w:fldChar w:fldCharType="separate"/>
            </w:r>
            <w:r w:rsidR="00591F1B">
              <w:rPr>
                <w:webHidden/>
              </w:rPr>
              <w:t>173</w:t>
            </w:r>
            <w:r w:rsidR="00BD17B6">
              <w:rPr>
                <w:webHidden/>
              </w:rPr>
              <w:fldChar w:fldCharType="end"/>
            </w:r>
          </w:hyperlink>
        </w:p>
        <w:p w14:paraId="4CF11BF0" w14:textId="075D1C64" w:rsidR="00BD17B6" w:rsidRDefault="00BA61CD">
          <w:pPr>
            <w:pStyle w:val="TOC1"/>
            <w:rPr>
              <w:rFonts w:asciiTheme="minorHAnsi" w:eastAsiaTheme="minorEastAsia" w:hAnsiTheme="minorHAnsi" w:cstheme="minorBidi"/>
              <w:b w:val="0"/>
              <w:noProof/>
              <w:sz w:val="22"/>
              <w:szCs w:val="22"/>
              <w:lang w:val="en-US" w:eastAsia="en-US"/>
            </w:rPr>
          </w:pPr>
          <w:hyperlink w:anchor="_Toc120214491" w:history="1">
            <w:r w:rsidR="00BD17B6" w:rsidRPr="00BC1F0D">
              <w:rPr>
                <w:rStyle w:val="Hyperlink"/>
                <w:noProof/>
              </w:rPr>
              <w:t>13</w:t>
            </w:r>
            <w:r w:rsidR="00BD17B6">
              <w:rPr>
                <w:rFonts w:asciiTheme="minorHAnsi" w:eastAsiaTheme="minorEastAsia" w:hAnsiTheme="minorHAnsi" w:cstheme="minorBidi"/>
                <w:b w:val="0"/>
                <w:noProof/>
                <w:sz w:val="22"/>
                <w:szCs w:val="22"/>
                <w:lang w:val="en-US" w:eastAsia="en-US"/>
              </w:rPr>
              <w:tab/>
            </w:r>
            <w:r w:rsidR="00BD17B6" w:rsidRPr="00BC1F0D">
              <w:rPr>
                <w:rStyle w:val="Hyperlink"/>
                <w:noProof/>
              </w:rPr>
              <w:t>Harbour Entrance</w:t>
            </w:r>
            <w:r w:rsidR="00BD17B6">
              <w:rPr>
                <w:noProof/>
                <w:webHidden/>
              </w:rPr>
              <w:tab/>
            </w:r>
            <w:r w:rsidR="00BD17B6">
              <w:rPr>
                <w:noProof/>
                <w:webHidden/>
              </w:rPr>
              <w:fldChar w:fldCharType="begin"/>
            </w:r>
            <w:r w:rsidR="00BD17B6">
              <w:rPr>
                <w:noProof/>
                <w:webHidden/>
              </w:rPr>
              <w:instrText xml:space="preserve"> PAGEREF _Toc120214491 \h </w:instrText>
            </w:r>
            <w:r w:rsidR="00BD17B6">
              <w:rPr>
                <w:noProof/>
                <w:webHidden/>
              </w:rPr>
            </w:r>
            <w:r w:rsidR="00BD17B6">
              <w:rPr>
                <w:noProof/>
                <w:webHidden/>
              </w:rPr>
              <w:fldChar w:fldCharType="separate"/>
            </w:r>
            <w:r w:rsidR="00591F1B">
              <w:rPr>
                <w:noProof/>
                <w:webHidden/>
              </w:rPr>
              <w:t>175</w:t>
            </w:r>
            <w:r w:rsidR="00BD17B6">
              <w:rPr>
                <w:noProof/>
                <w:webHidden/>
              </w:rPr>
              <w:fldChar w:fldCharType="end"/>
            </w:r>
          </w:hyperlink>
        </w:p>
        <w:p w14:paraId="58C99589" w14:textId="788B500F" w:rsidR="00BD17B6" w:rsidRDefault="00BA61CD">
          <w:pPr>
            <w:pStyle w:val="TOC2"/>
            <w:rPr>
              <w:rFonts w:asciiTheme="minorHAnsi" w:eastAsiaTheme="minorEastAsia" w:hAnsiTheme="minorHAnsi" w:cstheme="minorBidi"/>
              <w:sz w:val="22"/>
              <w:szCs w:val="22"/>
              <w:lang w:val="en-US" w:eastAsia="en-US"/>
            </w:rPr>
          </w:pPr>
          <w:hyperlink w:anchor="_Toc120214492" w:history="1">
            <w:r w:rsidR="00BD17B6" w:rsidRPr="00BC1F0D">
              <w:rPr>
                <w:rStyle w:val="Hyperlink"/>
              </w:rPr>
              <w:t>13.1</w:t>
            </w:r>
            <w:r w:rsidR="00BD17B6">
              <w:rPr>
                <w:rFonts w:asciiTheme="minorHAnsi" w:eastAsiaTheme="minorEastAsia" w:hAnsiTheme="minorHAnsi" w:cstheme="minorBidi"/>
                <w:sz w:val="22"/>
                <w:szCs w:val="22"/>
                <w:lang w:val="en-US" w:eastAsia="en-US"/>
              </w:rPr>
              <w:tab/>
            </w:r>
            <w:r w:rsidR="00BD17B6" w:rsidRPr="00BC1F0D">
              <w:rPr>
                <w:rStyle w:val="Hyperlink"/>
              </w:rPr>
              <w:t>Entrance</w:t>
            </w:r>
            <w:r w:rsidR="00BD17B6">
              <w:rPr>
                <w:webHidden/>
              </w:rPr>
              <w:tab/>
            </w:r>
            <w:r w:rsidR="00BD17B6">
              <w:rPr>
                <w:webHidden/>
              </w:rPr>
              <w:fldChar w:fldCharType="begin"/>
            </w:r>
            <w:r w:rsidR="00BD17B6">
              <w:rPr>
                <w:webHidden/>
              </w:rPr>
              <w:instrText xml:space="preserve"> PAGEREF _Toc120214492 \h </w:instrText>
            </w:r>
            <w:r w:rsidR="00BD17B6">
              <w:rPr>
                <w:webHidden/>
              </w:rPr>
            </w:r>
            <w:r w:rsidR="00BD17B6">
              <w:rPr>
                <w:webHidden/>
              </w:rPr>
              <w:fldChar w:fldCharType="separate"/>
            </w:r>
            <w:r w:rsidR="00591F1B">
              <w:rPr>
                <w:webHidden/>
              </w:rPr>
              <w:t>175</w:t>
            </w:r>
            <w:r w:rsidR="00BD17B6">
              <w:rPr>
                <w:webHidden/>
              </w:rPr>
              <w:fldChar w:fldCharType="end"/>
            </w:r>
          </w:hyperlink>
        </w:p>
        <w:p w14:paraId="487A9052" w14:textId="60FA5CBE" w:rsidR="00BD17B6" w:rsidRDefault="00BA61CD">
          <w:pPr>
            <w:pStyle w:val="TOC3"/>
            <w:rPr>
              <w:rFonts w:asciiTheme="minorHAnsi" w:eastAsiaTheme="minorEastAsia" w:hAnsiTheme="minorHAnsi" w:cstheme="minorBidi"/>
              <w:sz w:val="22"/>
              <w:szCs w:val="22"/>
              <w:lang w:val="en-US" w:eastAsia="en-US"/>
            </w:rPr>
          </w:pPr>
          <w:hyperlink w:anchor="_Toc120214493" w:history="1">
            <w:r w:rsidR="00BD17B6" w:rsidRPr="00BC1F0D">
              <w:rPr>
                <w:rStyle w:val="Hyperlink"/>
              </w:rPr>
              <w:t>13.1.1</w:t>
            </w:r>
            <w:r w:rsidR="00BD17B6">
              <w:rPr>
                <w:rFonts w:asciiTheme="minorHAnsi" w:eastAsiaTheme="minorEastAsia" w:hAnsiTheme="minorHAnsi" w:cstheme="minorBidi"/>
                <w:sz w:val="22"/>
                <w:szCs w:val="22"/>
                <w:lang w:val="en-US" w:eastAsia="en-US"/>
              </w:rPr>
              <w:tab/>
            </w:r>
            <w:r w:rsidR="00BD17B6" w:rsidRPr="00BC1F0D">
              <w:rPr>
                <w:rStyle w:val="Hyperlink"/>
              </w:rPr>
              <w:t>General</w:t>
            </w:r>
            <w:r w:rsidR="00BD17B6">
              <w:rPr>
                <w:webHidden/>
              </w:rPr>
              <w:tab/>
            </w:r>
            <w:r w:rsidR="00BD17B6">
              <w:rPr>
                <w:webHidden/>
              </w:rPr>
              <w:fldChar w:fldCharType="begin"/>
            </w:r>
            <w:r w:rsidR="00BD17B6">
              <w:rPr>
                <w:webHidden/>
              </w:rPr>
              <w:instrText xml:space="preserve"> PAGEREF _Toc120214493 \h </w:instrText>
            </w:r>
            <w:r w:rsidR="00BD17B6">
              <w:rPr>
                <w:webHidden/>
              </w:rPr>
            </w:r>
            <w:r w:rsidR="00BD17B6">
              <w:rPr>
                <w:webHidden/>
              </w:rPr>
              <w:fldChar w:fldCharType="separate"/>
            </w:r>
            <w:r w:rsidR="00591F1B">
              <w:rPr>
                <w:webHidden/>
              </w:rPr>
              <w:t>183</w:t>
            </w:r>
            <w:r w:rsidR="00BD17B6">
              <w:rPr>
                <w:webHidden/>
              </w:rPr>
              <w:fldChar w:fldCharType="end"/>
            </w:r>
          </w:hyperlink>
        </w:p>
        <w:p w14:paraId="20FF74AE" w14:textId="3D19B095" w:rsidR="00BD17B6" w:rsidRDefault="00BA61CD">
          <w:pPr>
            <w:pStyle w:val="TOC1"/>
            <w:rPr>
              <w:rFonts w:asciiTheme="minorHAnsi" w:eastAsiaTheme="minorEastAsia" w:hAnsiTheme="minorHAnsi" w:cstheme="minorBidi"/>
              <w:b w:val="0"/>
              <w:noProof/>
              <w:sz w:val="22"/>
              <w:szCs w:val="22"/>
              <w:lang w:val="en-US" w:eastAsia="en-US"/>
            </w:rPr>
          </w:pPr>
          <w:hyperlink w:anchor="_Toc120214494" w:history="1">
            <w:r w:rsidR="00BD17B6" w:rsidRPr="00BC1F0D">
              <w:rPr>
                <w:rStyle w:val="Hyperlink"/>
                <w:noProof/>
              </w:rPr>
              <w:t>14</w:t>
            </w:r>
            <w:r w:rsidR="00BD17B6">
              <w:rPr>
                <w:rFonts w:asciiTheme="minorHAnsi" w:eastAsiaTheme="minorEastAsia" w:hAnsiTheme="minorHAnsi" w:cstheme="minorBidi"/>
                <w:b w:val="0"/>
                <w:noProof/>
                <w:sz w:val="22"/>
                <w:szCs w:val="22"/>
                <w:lang w:val="en-US" w:eastAsia="en-US"/>
              </w:rPr>
              <w:tab/>
            </w:r>
            <w:r w:rsidR="00BD17B6" w:rsidRPr="00BC1F0D">
              <w:rPr>
                <w:rStyle w:val="Hyperlink"/>
                <w:noProof/>
              </w:rPr>
              <w:t>Spatial Quality</w:t>
            </w:r>
            <w:r w:rsidR="00BD17B6">
              <w:rPr>
                <w:noProof/>
                <w:webHidden/>
              </w:rPr>
              <w:tab/>
            </w:r>
            <w:r w:rsidR="00BD17B6">
              <w:rPr>
                <w:noProof/>
                <w:webHidden/>
              </w:rPr>
              <w:fldChar w:fldCharType="begin"/>
            </w:r>
            <w:r w:rsidR="00BD17B6">
              <w:rPr>
                <w:noProof/>
                <w:webHidden/>
              </w:rPr>
              <w:instrText xml:space="preserve"> PAGEREF _Toc120214494 \h </w:instrText>
            </w:r>
            <w:r w:rsidR="00BD17B6">
              <w:rPr>
                <w:noProof/>
                <w:webHidden/>
              </w:rPr>
            </w:r>
            <w:r w:rsidR="00BD17B6">
              <w:rPr>
                <w:noProof/>
                <w:webHidden/>
              </w:rPr>
              <w:fldChar w:fldCharType="separate"/>
            </w:r>
            <w:r w:rsidR="00591F1B">
              <w:rPr>
                <w:noProof/>
                <w:webHidden/>
              </w:rPr>
              <w:t>184</w:t>
            </w:r>
            <w:r w:rsidR="00BD17B6">
              <w:rPr>
                <w:noProof/>
                <w:webHidden/>
              </w:rPr>
              <w:fldChar w:fldCharType="end"/>
            </w:r>
          </w:hyperlink>
        </w:p>
        <w:p w14:paraId="032BF75B" w14:textId="6F720862" w:rsidR="00BD17B6" w:rsidRDefault="00BA61CD">
          <w:pPr>
            <w:pStyle w:val="TOC2"/>
            <w:rPr>
              <w:rFonts w:asciiTheme="minorHAnsi" w:eastAsiaTheme="minorEastAsia" w:hAnsiTheme="minorHAnsi" w:cstheme="minorBidi"/>
              <w:sz w:val="22"/>
              <w:szCs w:val="22"/>
              <w:lang w:val="en-US" w:eastAsia="en-US"/>
            </w:rPr>
          </w:pPr>
          <w:hyperlink w:anchor="_Toc120214495" w:history="1">
            <w:r w:rsidR="00BD17B6" w:rsidRPr="00BC1F0D">
              <w:rPr>
                <w:rStyle w:val="Hyperlink"/>
              </w:rPr>
              <w:t>14.1</w:t>
            </w:r>
            <w:r w:rsidR="00BD17B6">
              <w:rPr>
                <w:rFonts w:asciiTheme="minorHAnsi" w:eastAsiaTheme="minorEastAsia" w:hAnsiTheme="minorHAnsi" w:cstheme="minorBidi"/>
                <w:sz w:val="22"/>
                <w:szCs w:val="22"/>
                <w:lang w:val="en-US" w:eastAsia="en-US"/>
              </w:rPr>
              <w:tab/>
            </w:r>
            <w:r w:rsidR="00BD17B6" w:rsidRPr="00BC1F0D">
              <w:rPr>
                <w:rStyle w:val="Hyperlink"/>
              </w:rPr>
              <w:t>Spatial Quality</w:t>
            </w:r>
            <w:r w:rsidR="00BD17B6">
              <w:rPr>
                <w:webHidden/>
              </w:rPr>
              <w:tab/>
            </w:r>
            <w:r w:rsidR="00BD17B6">
              <w:rPr>
                <w:webHidden/>
              </w:rPr>
              <w:fldChar w:fldCharType="begin"/>
            </w:r>
            <w:r w:rsidR="00BD17B6">
              <w:rPr>
                <w:webHidden/>
              </w:rPr>
              <w:instrText xml:space="preserve"> PAGEREF _Toc120214495 \h </w:instrText>
            </w:r>
            <w:r w:rsidR="00BD17B6">
              <w:rPr>
                <w:webHidden/>
              </w:rPr>
            </w:r>
            <w:r w:rsidR="00BD17B6">
              <w:rPr>
                <w:webHidden/>
              </w:rPr>
              <w:fldChar w:fldCharType="separate"/>
            </w:r>
            <w:r w:rsidR="00591F1B">
              <w:rPr>
                <w:webHidden/>
              </w:rPr>
              <w:t>184</w:t>
            </w:r>
            <w:r w:rsidR="00BD17B6">
              <w:rPr>
                <w:webHidden/>
              </w:rPr>
              <w:fldChar w:fldCharType="end"/>
            </w:r>
          </w:hyperlink>
        </w:p>
        <w:p w14:paraId="48BCFDC1" w14:textId="389ECBD8" w:rsidR="00BD17B6" w:rsidRDefault="00BA61CD">
          <w:pPr>
            <w:pStyle w:val="TOC1"/>
            <w:rPr>
              <w:rFonts w:asciiTheme="minorHAnsi" w:eastAsiaTheme="minorEastAsia" w:hAnsiTheme="minorHAnsi" w:cstheme="minorBidi"/>
              <w:b w:val="0"/>
              <w:noProof/>
              <w:sz w:val="22"/>
              <w:szCs w:val="22"/>
              <w:lang w:val="en-US" w:eastAsia="en-US"/>
            </w:rPr>
          </w:pPr>
          <w:hyperlink w:anchor="_Toc120214496" w:history="1">
            <w:r w:rsidR="00BD17B6" w:rsidRPr="00BC1F0D">
              <w:rPr>
                <w:rStyle w:val="Hyperlink"/>
                <w:noProof/>
              </w:rPr>
              <w:t>15</w:t>
            </w:r>
            <w:r w:rsidR="00BD17B6">
              <w:rPr>
                <w:rFonts w:asciiTheme="minorHAnsi" w:eastAsiaTheme="minorEastAsia" w:hAnsiTheme="minorHAnsi" w:cstheme="minorBidi"/>
                <w:b w:val="0"/>
                <w:noProof/>
                <w:sz w:val="22"/>
                <w:szCs w:val="22"/>
                <w:lang w:val="en-US" w:eastAsia="en-US"/>
              </w:rPr>
              <w:tab/>
            </w:r>
            <w:r w:rsidR="00BD17B6" w:rsidRPr="00BC1F0D">
              <w:rPr>
                <w:rStyle w:val="Hyperlink"/>
                <w:noProof/>
              </w:rPr>
              <w:t>Association Names</w:t>
            </w:r>
            <w:r w:rsidR="00BD17B6">
              <w:rPr>
                <w:noProof/>
                <w:webHidden/>
              </w:rPr>
              <w:tab/>
            </w:r>
            <w:r w:rsidR="00BD17B6">
              <w:rPr>
                <w:noProof/>
                <w:webHidden/>
              </w:rPr>
              <w:fldChar w:fldCharType="begin"/>
            </w:r>
            <w:r w:rsidR="00BD17B6">
              <w:rPr>
                <w:noProof/>
                <w:webHidden/>
              </w:rPr>
              <w:instrText xml:space="preserve"> PAGEREF _Toc120214496 \h </w:instrText>
            </w:r>
            <w:r w:rsidR="00BD17B6">
              <w:rPr>
                <w:noProof/>
                <w:webHidden/>
              </w:rPr>
            </w:r>
            <w:r w:rsidR="00BD17B6">
              <w:rPr>
                <w:noProof/>
                <w:webHidden/>
              </w:rPr>
              <w:fldChar w:fldCharType="separate"/>
            </w:r>
            <w:r w:rsidR="00591F1B">
              <w:rPr>
                <w:noProof/>
                <w:webHidden/>
              </w:rPr>
              <w:t>185</w:t>
            </w:r>
            <w:r w:rsidR="00BD17B6">
              <w:rPr>
                <w:noProof/>
                <w:webHidden/>
              </w:rPr>
              <w:fldChar w:fldCharType="end"/>
            </w:r>
          </w:hyperlink>
        </w:p>
        <w:p w14:paraId="155FA897" w14:textId="52D8EC1C" w:rsidR="00BD17B6" w:rsidRDefault="00BA61CD">
          <w:pPr>
            <w:pStyle w:val="TOC2"/>
            <w:rPr>
              <w:rFonts w:asciiTheme="minorHAnsi" w:eastAsiaTheme="minorEastAsia" w:hAnsiTheme="minorHAnsi" w:cstheme="minorBidi"/>
              <w:sz w:val="22"/>
              <w:szCs w:val="22"/>
              <w:lang w:val="en-US" w:eastAsia="en-US"/>
            </w:rPr>
          </w:pPr>
          <w:hyperlink w:anchor="_Toc120214497" w:history="1">
            <w:r w:rsidR="00BD17B6" w:rsidRPr="00BC1F0D">
              <w:rPr>
                <w:rStyle w:val="Hyperlink"/>
              </w:rPr>
              <w:t>15.1</w:t>
            </w:r>
            <w:r w:rsidR="00BD17B6">
              <w:rPr>
                <w:rFonts w:asciiTheme="minorHAnsi" w:eastAsiaTheme="minorEastAsia" w:hAnsiTheme="minorHAnsi" w:cstheme="minorBidi"/>
                <w:sz w:val="22"/>
                <w:szCs w:val="22"/>
                <w:lang w:val="en-US" w:eastAsia="en-US"/>
              </w:rPr>
              <w:tab/>
            </w:r>
            <w:r w:rsidR="00BD17B6" w:rsidRPr="00BC1F0D">
              <w:rPr>
                <w:rStyle w:val="Hyperlink"/>
              </w:rPr>
              <w:t>Additional Information</w:t>
            </w:r>
            <w:r w:rsidR="00BD17B6">
              <w:rPr>
                <w:webHidden/>
              </w:rPr>
              <w:tab/>
            </w:r>
            <w:r w:rsidR="00BD17B6">
              <w:rPr>
                <w:webHidden/>
              </w:rPr>
              <w:fldChar w:fldCharType="begin"/>
            </w:r>
            <w:r w:rsidR="00BD17B6">
              <w:rPr>
                <w:webHidden/>
              </w:rPr>
              <w:instrText xml:space="preserve"> PAGEREF _Toc120214497 \h </w:instrText>
            </w:r>
            <w:r w:rsidR="00BD17B6">
              <w:rPr>
                <w:webHidden/>
              </w:rPr>
            </w:r>
            <w:r w:rsidR="00BD17B6">
              <w:rPr>
                <w:webHidden/>
              </w:rPr>
              <w:fldChar w:fldCharType="separate"/>
            </w:r>
            <w:r w:rsidR="00591F1B">
              <w:rPr>
                <w:webHidden/>
              </w:rPr>
              <w:t>185</w:t>
            </w:r>
            <w:r w:rsidR="00BD17B6">
              <w:rPr>
                <w:webHidden/>
              </w:rPr>
              <w:fldChar w:fldCharType="end"/>
            </w:r>
          </w:hyperlink>
        </w:p>
        <w:p w14:paraId="11D35A50" w14:textId="3D941846" w:rsidR="00BD17B6" w:rsidRDefault="00BA61CD">
          <w:pPr>
            <w:pStyle w:val="TOC2"/>
            <w:rPr>
              <w:rFonts w:asciiTheme="minorHAnsi" w:eastAsiaTheme="minorEastAsia" w:hAnsiTheme="minorHAnsi" w:cstheme="minorBidi"/>
              <w:sz w:val="22"/>
              <w:szCs w:val="22"/>
              <w:lang w:val="en-US" w:eastAsia="en-US"/>
            </w:rPr>
          </w:pPr>
          <w:hyperlink w:anchor="_Toc120214498" w:history="1">
            <w:r w:rsidR="00BD17B6" w:rsidRPr="00BC1F0D">
              <w:rPr>
                <w:rStyle w:val="Hyperlink"/>
              </w:rPr>
              <w:t>15.2</w:t>
            </w:r>
            <w:r w:rsidR="00BD17B6">
              <w:rPr>
                <w:rFonts w:asciiTheme="minorHAnsi" w:eastAsiaTheme="minorEastAsia" w:hAnsiTheme="minorHAnsi" w:cstheme="minorBidi"/>
                <w:sz w:val="22"/>
                <w:szCs w:val="22"/>
                <w:lang w:val="en-US" w:eastAsia="en-US"/>
              </w:rPr>
              <w:tab/>
            </w:r>
            <w:r w:rsidR="00BD17B6" w:rsidRPr="00BC1F0D">
              <w:rPr>
                <w:rStyle w:val="Hyperlink"/>
              </w:rPr>
              <w:t>Authority Contact</w:t>
            </w:r>
            <w:r w:rsidR="00BD17B6">
              <w:rPr>
                <w:webHidden/>
              </w:rPr>
              <w:tab/>
            </w:r>
            <w:r w:rsidR="00BD17B6">
              <w:rPr>
                <w:webHidden/>
              </w:rPr>
              <w:fldChar w:fldCharType="begin"/>
            </w:r>
            <w:r w:rsidR="00BD17B6">
              <w:rPr>
                <w:webHidden/>
              </w:rPr>
              <w:instrText xml:space="preserve"> PAGEREF _Toc120214498 \h </w:instrText>
            </w:r>
            <w:r w:rsidR="00BD17B6">
              <w:rPr>
                <w:webHidden/>
              </w:rPr>
            </w:r>
            <w:r w:rsidR="00BD17B6">
              <w:rPr>
                <w:webHidden/>
              </w:rPr>
              <w:fldChar w:fldCharType="separate"/>
            </w:r>
            <w:r w:rsidR="00591F1B">
              <w:rPr>
                <w:webHidden/>
              </w:rPr>
              <w:t>185</w:t>
            </w:r>
            <w:r w:rsidR="00BD17B6">
              <w:rPr>
                <w:webHidden/>
              </w:rPr>
              <w:fldChar w:fldCharType="end"/>
            </w:r>
          </w:hyperlink>
        </w:p>
        <w:p w14:paraId="743C5E0A" w14:textId="7DE2999C" w:rsidR="00BD17B6" w:rsidRDefault="00BA61CD">
          <w:pPr>
            <w:pStyle w:val="TOC2"/>
            <w:rPr>
              <w:rFonts w:asciiTheme="minorHAnsi" w:eastAsiaTheme="minorEastAsia" w:hAnsiTheme="minorHAnsi" w:cstheme="minorBidi"/>
              <w:sz w:val="22"/>
              <w:szCs w:val="22"/>
              <w:lang w:val="en-US" w:eastAsia="en-US"/>
            </w:rPr>
          </w:pPr>
          <w:hyperlink w:anchor="_Toc120214499" w:history="1">
            <w:r w:rsidR="00BD17B6" w:rsidRPr="00BC1F0D">
              <w:rPr>
                <w:rStyle w:val="Hyperlink"/>
              </w:rPr>
              <w:t>15.3</w:t>
            </w:r>
            <w:r w:rsidR="00BD17B6">
              <w:rPr>
                <w:rFonts w:asciiTheme="minorHAnsi" w:eastAsiaTheme="minorEastAsia" w:hAnsiTheme="minorHAnsi" w:cstheme="minorBidi"/>
                <w:sz w:val="22"/>
                <w:szCs w:val="22"/>
                <w:lang w:val="en-US" w:eastAsia="en-US"/>
              </w:rPr>
              <w:tab/>
            </w:r>
            <w:r w:rsidR="00BD17B6" w:rsidRPr="00BC1F0D">
              <w:rPr>
                <w:rStyle w:val="Hyperlink"/>
              </w:rPr>
              <w:t>Authority Hours</w:t>
            </w:r>
            <w:r w:rsidR="00BD17B6">
              <w:rPr>
                <w:webHidden/>
              </w:rPr>
              <w:tab/>
            </w:r>
            <w:r w:rsidR="00BD17B6">
              <w:rPr>
                <w:webHidden/>
              </w:rPr>
              <w:fldChar w:fldCharType="begin"/>
            </w:r>
            <w:r w:rsidR="00BD17B6">
              <w:rPr>
                <w:webHidden/>
              </w:rPr>
              <w:instrText xml:space="preserve"> PAGEREF _Toc120214499 \h </w:instrText>
            </w:r>
            <w:r w:rsidR="00BD17B6">
              <w:rPr>
                <w:webHidden/>
              </w:rPr>
            </w:r>
            <w:r w:rsidR="00BD17B6">
              <w:rPr>
                <w:webHidden/>
              </w:rPr>
              <w:fldChar w:fldCharType="separate"/>
            </w:r>
            <w:r w:rsidR="00591F1B">
              <w:rPr>
                <w:webHidden/>
              </w:rPr>
              <w:t>186</w:t>
            </w:r>
            <w:r w:rsidR="00BD17B6">
              <w:rPr>
                <w:webHidden/>
              </w:rPr>
              <w:fldChar w:fldCharType="end"/>
            </w:r>
          </w:hyperlink>
        </w:p>
        <w:p w14:paraId="4AF0A190" w14:textId="2564F10E" w:rsidR="00BD17B6" w:rsidRDefault="00BA61CD">
          <w:pPr>
            <w:pStyle w:val="TOC2"/>
            <w:rPr>
              <w:rFonts w:asciiTheme="minorHAnsi" w:eastAsiaTheme="minorEastAsia" w:hAnsiTheme="minorHAnsi" w:cstheme="minorBidi"/>
              <w:sz w:val="22"/>
              <w:szCs w:val="22"/>
              <w:lang w:val="en-US" w:eastAsia="en-US"/>
            </w:rPr>
          </w:pPr>
          <w:hyperlink w:anchor="_Toc120214500" w:history="1">
            <w:r w:rsidR="00BD17B6" w:rsidRPr="00BC1F0D">
              <w:rPr>
                <w:rStyle w:val="Hyperlink"/>
              </w:rPr>
              <w:t>15.4</w:t>
            </w:r>
            <w:r w:rsidR="00BD17B6">
              <w:rPr>
                <w:rFonts w:asciiTheme="minorHAnsi" w:eastAsiaTheme="minorEastAsia" w:hAnsiTheme="minorHAnsi" w:cstheme="minorBidi"/>
                <w:sz w:val="22"/>
                <w:szCs w:val="22"/>
                <w:lang w:val="en-US" w:eastAsia="en-US"/>
              </w:rPr>
              <w:tab/>
            </w:r>
            <w:r w:rsidR="00BD17B6" w:rsidRPr="00BC1F0D">
              <w:rPr>
                <w:rStyle w:val="Hyperlink"/>
              </w:rPr>
              <w:t>Associated RxN</w:t>
            </w:r>
            <w:r w:rsidR="00BD17B6">
              <w:rPr>
                <w:webHidden/>
              </w:rPr>
              <w:tab/>
            </w:r>
            <w:r w:rsidR="00BD17B6">
              <w:rPr>
                <w:webHidden/>
              </w:rPr>
              <w:fldChar w:fldCharType="begin"/>
            </w:r>
            <w:r w:rsidR="00BD17B6">
              <w:rPr>
                <w:webHidden/>
              </w:rPr>
              <w:instrText xml:space="preserve"> PAGEREF _Toc120214500 \h </w:instrText>
            </w:r>
            <w:r w:rsidR="00BD17B6">
              <w:rPr>
                <w:webHidden/>
              </w:rPr>
            </w:r>
            <w:r w:rsidR="00BD17B6">
              <w:rPr>
                <w:webHidden/>
              </w:rPr>
              <w:fldChar w:fldCharType="separate"/>
            </w:r>
            <w:r w:rsidR="00591F1B">
              <w:rPr>
                <w:webHidden/>
              </w:rPr>
              <w:t>186</w:t>
            </w:r>
            <w:r w:rsidR="00BD17B6">
              <w:rPr>
                <w:webHidden/>
              </w:rPr>
              <w:fldChar w:fldCharType="end"/>
            </w:r>
          </w:hyperlink>
        </w:p>
        <w:p w14:paraId="0C72FBF0" w14:textId="5839FE75" w:rsidR="00BD17B6" w:rsidRDefault="00BA61CD">
          <w:pPr>
            <w:pStyle w:val="TOC2"/>
            <w:rPr>
              <w:rFonts w:asciiTheme="minorHAnsi" w:eastAsiaTheme="minorEastAsia" w:hAnsiTheme="minorHAnsi" w:cstheme="minorBidi"/>
              <w:sz w:val="22"/>
              <w:szCs w:val="22"/>
              <w:lang w:val="en-US" w:eastAsia="en-US"/>
            </w:rPr>
          </w:pPr>
          <w:hyperlink w:anchor="_Toc120214501" w:history="1">
            <w:r w:rsidR="00BD17B6" w:rsidRPr="00BC1F0D">
              <w:rPr>
                <w:rStyle w:val="Hyperlink"/>
              </w:rPr>
              <w:t>15.5</w:t>
            </w:r>
            <w:r w:rsidR="00BD17B6">
              <w:rPr>
                <w:rFonts w:asciiTheme="minorHAnsi" w:eastAsiaTheme="minorEastAsia" w:hAnsiTheme="minorHAnsi" w:cstheme="minorBidi"/>
                <w:sz w:val="22"/>
                <w:szCs w:val="22"/>
                <w:lang w:val="en-US" w:eastAsia="en-US"/>
              </w:rPr>
              <w:tab/>
            </w:r>
            <w:r w:rsidR="00BD17B6" w:rsidRPr="00BC1F0D">
              <w:rPr>
                <w:rStyle w:val="Hyperlink"/>
              </w:rPr>
              <w:t>Exceptional Workday</w:t>
            </w:r>
            <w:r w:rsidR="00BD17B6">
              <w:rPr>
                <w:webHidden/>
              </w:rPr>
              <w:tab/>
            </w:r>
            <w:r w:rsidR="00BD17B6">
              <w:rPr>
                <w:webHidden/>
              </w:rPr>
              <w:fldChar w:fldCharType="begin"/>
            </w:r>
            <w:r w:rsidR="00BD17B6">
              <w:rPr>
                <w:webHidden/>
              </w:rPr>
              <w:instrText xml:space="preserve"> PAGEREF _Toc120214501 \h </w:instrText>
            </w:r>
            <w:r w:rsidR="00BD17B6">
              <w:rPr>
                <w:webHidden/>
              </w:rPr>
            </w:r>
            <w:r w:rsidR="00BD17B6">
              <w:rPr>
                <w:webHidden/>
              </w:rPr>
              <w:fldChar w:fldCharType="separate"/>
            </w:r>
            <w:r w:rsidR="00591F1B">
              <w:rPr>
                <w:webHidden/>
              </w:rPr>
              <w:t>186</w:t>
            </w:r>
            <w:r w:rsidR="00BD17B6">
              <w:rPr>
                <w:webHidden/>
              </w:rPr>
              <w:fldChar w:fldCharType="end"/>
            </w:r>
          </w:hyperlink>
        </w:p>
        <w:p w14:paraId="3237EBDF" w14:textId="13DA1A4F" w:rsidR="00BD17B6" w:rsidRDefault="00BA61CD">
          <w:pPr>
            <w:pStyle w:val="TOC2"/>
            <w:rPr>
              <w:rFonts w:asciiTheme="minorHAnsi" w:eastAsiaTheme="minorEastAsia" w:hAnsiTheme="minorHAnsi" w:cstheme="minorBidi"/>
              <w:sz w:val="22"/>
              <w:szCs w:val="22"/>
              <w:lang w:val="en-US" w:eastAsia="en-US"/>
            </w:rPr>
          </w:pPr>
          <w:hyperlink w:anchor="_Toc120214502" w:history="1">
            <w:r w:rsidR="00BD17B6" w:rsidRPr="00BC1F0D">
              <w:rPr>
                <w:rStyle w:val="Hyperlink"/>
              </w:rPr>
              <w:t>15.6</w:t>
            </w:r>
            <w:r w:rsidR="00BD17B6">
              <w:rPr>
                <w:rFonts w:asciiTheme="minorHAnsi" w:eastAsiaTheme="minorEastAsia" w:hAnsiTheme="minorHAnsi" w:cstheme="minorBidi"/>
                <w:sz w:val="22"/>
                <w:szCs w:val="22"/>
                <w:lang w:val="en-US" w:eastAsia="en-US"/>
              </w:rPr>
              <w:tab/>
            </w:r>
            <w:r w:rsidR="00BD17B6" w:rsidRPr="00BC1F0D">
              <w:rPr>
                <w:rStyle w:val="Hyperlink"/>
              </w:rPr>
              <w:t>Inclusion Type</w:t>
            </w:r>
            <w:r w:rsidR="00BD17B6">
              <w:rPr>
                <w:webHidden/>
              </w:rPr>
              <w:tab/>
            </w:r>
            <w:r w:rsidR="00BD17B6">
              <w:rPr>
                <w:webHidden/>
              </w:rPr>
              <w:fldChar w:fldCharType="begin"/>
            </w:r>
            <w:r w:rsidR="00BD17B6">
              <w:rPr>
                <w:webHidden/>
              </w:rPr>
              <w:instrText xml:space="preserve"> PAGEREF _Toc120214502 \h </w:instrText>
            </w:r>
            <w:r w:rsidR="00BD17B6">
              <w:rPr>
                <w:webHidden/>
              </w:rPr>
            </w:r>
            <w:r w:rsidR="00BD17B6">
              <w:rPr>
                <w:webHidden/>
              </w:rPr>
              <w:fldChar w:fldCharType="separate"/>
            </w:r>
            <w:r w:rsidR="00591F1B">
              <w:rPr>
                <w:webHidden/>
              </w:rPr>
              <w:t>187</w:t>
            </w:r>
            <w:r w:rsidR="00BD17B6">
              <w:rPr>
                <w:webHidden/>
              </w:rPr>
              <w:fldChar w:fldCharType="end"/>
            </w:r>
          </w:hyperlink>
        </w:p>
        <w:p w14:paraId="2660A101" w14:textId="1CC6EF89" w:rsidR="00BD17B6" w:rsidRDefault="00BA61CD">
          <w:pPr>
            <w:pStyle w:val="TOC2"/>
            <w:rPr>
              <w:rFonts w:asciiTheme="minorHAnsi" w:eastAsiaTheme="minorEastAsia" w:hAnsiTheme="minorHAnsi" w:cstheme="minorBidi"/>
              <w:sz w:val="22"/>
              <w:szCs w:val="22"/>
              <w:lang w:val="en-US" w:eastAsia="en-US"/>
            </w:rPr>
          </w:pPr>
          <w:hyperlink w:anchor="_Toc120214503" w:history="1">
            <w:r w:rsidR="00BD17B6" w:rsidRPr="00BC1F0D">
              <w:rPr>
                <w:rStyle w:val="Hyperlink"/>
              </w:rPr>
              <w:t>15.7</w:t>
            </w:r>
            <w:r w:rsidR="00BD17B6">
              <w:rPr>
                <w:rFonts w:asciiTheme="minorHAnsi" w:eastAsiaTheme="minorEastAsia" w:hAnsiTheme="minorHAnsi" w:cstheme="minorBidi"/>
                <w:sz w:val="22"/>
                <w:szCs w:val="22"/>
                <w:lang w:val="en-US" w:eastAsia="en-US"/>
              </w:rPr>
              <w:tab/>
            </w:r>
            <w:r w:rsidR="00BD17B6" w:rsidRPr="00BC1F0D">
              <w:rPr>
                <w:rStyle w:val="Hyperlink"/>
              </w:rPr>
              <w:t>Limit Entrance</w:t>
            </w:r>
            <w:r w:rsidR="00BD17B6">
              <w:rPr>
                <w:webHidden/>
              </w:rPr>
              <w:tab/>
            </w:r>
            <w:r w:rsidR="00BD17B6">
              <w:rPr>
                <w:webHidden/>
              </w:rPr>
              <w:fldChar w:fldCharType="begin"/>
            </w:r>
            <w:r w:rsidR="00BD17B6">
              <w:rPr>
                <w:webHidden/>
              </w:rPr>
              <w:instrText xml:space="preserve"> PAGEREF _Toc120214503 \h </w:instrText>
            </w:r>
            <w:r w:rsidR="00BD17B6">
              <w:rPr>
                <w:webHidden/>
              </w:rPr>
            </w:r>
            <w:r w:rsidR="00BD17B6">
              <w:rPr>
                <w:webHidden/>
              </w:rPr>
              <w:fldChar w:fldCharType="separate"/>
            </w:r>
            <w:r w:rsidR="00591F1B">
              <w:rPr>
                <w:webHidden/>
              </w:rPr>
              <w:t>187</w:t>
            </w:r>
            <w:r w:rsidR="00BD17B6">
              <w:rPr>
                <w:webHidden/>
              </w:rPr>
              <w:fldChar w:fldCharType="end"/>
            </w:r>
          </w:hyperlink>
        </w:p>
        <w:p w14:paraId="640D78C8" w14:textId="2CC3163B" w:rsidR="00BD17B6" w:rsidRDefault="00BA61CD">
          <w:pPr>
            <w:pStyle w:val="TOC2"/>
            <w:rPr>
              <w:rFonts w:asciiTheme="minorHAnsi" w:eastAsiaTheme="minorEastAsia" w:hAnsiTheme="minorHAnsi" w:cstheme="minorBidi"/>
              <w:sz w:val="22"/>
              <w:szCs w:val="22"/>
              <w:lang w:val="en-US" w:eastAsia="en-US"/>
            </w:rPr>
          </w:pPr>
          <w:hyperlink w:anchor="_Toc120214504" w:history="1">
            <w:r w:rsidR="00BD17B6" w:rsidRPr="00BC1F0D">
              <w:rPr>
                <w:rStyle w:val="Hyperlink"/>
              </w:rPr>
              <w:t>15.8</w:t>
            </w:r>
            <w:r w:rsidR="00BD17B6">
              <w:rPr>
                <w:rFonts w:asciiTheme="minorHAnsi" w:eastAsiaTheme="minorEastAsia" w:hAnsiTheme="minorHAnsi" w:cstheme="minorBidi"/>
                <w:sz w:val="22"/>
                <w:szCs w:val="22"/>
                <w:lang w:val="en-US" w:eastAsia="en-US"/>
              </w:rPr>
              <w:tab/>
            </w:r>
            <w:r w:rsidR="00BD17B6" w:rsidRPr="00BC1F0D">
              <w:rPr>
                <w:rStyle w:val="Hyperlink"/>
              </w:rPr>
              <w:t>Permission Type</w:t>
            </w:r>
            <w:r w:rsidR="00BD17B6">
              <w:rPr>
                <w:webHidden/>
              </w:rPr>
              <w:tab/>
            </w:r>
            <w:r w:rsidR="00BD17B6">
              <w:rPr>
                <w:webHidden/>
              </w:rPr>
              <w:fldChar w:fldCharType="begin"/>
            </w:r>
            <w:r w:rsidR="00BD17B6">
              <w:rPr>
                <w:webHidden/>
              </w:rPr>
              <w:instrText xml:space="preserve"> PAGEREF _Toc120214504 \h </w:instrText>
            </w:r>
            <w:r w:rsidR="00BD17B6">
              <w:rPr>
                <w:webHidden/>
              </w:rPr>
            </w:r>
            <w:r w:rsidR="00BD17B6">
              <w:rPr>
                <w:webHidden/>
              </w:rPr>
              <w:fldChar w:fldCharType="separate"/>
            </w:r>
            <w:r w:rsidR="00591F1B">
              <w:rPr>
                <w:webHidden/>
              </w:rPr>
              <w:t>187</w:t>
            </w:r>
            <w:r w:rsidR="00BD17B6">
              <w:rPr>
                <w:webHidden/>
              </w:rPr>
              <w:fldChar w:fldCharType="end"/>
            </w:r>
          </w:hyperlink>
        </w:p>
        <w:p w14:paraId="73DF6D31" w14:textId="40F95E7B" w:rsidR="00BD17B6" w:rsidRDefault="00BA61CD">
          <w:pPr>
            <w:pStyle w:val="TOC2"/>
            <w:rPr>
              <w:rFonts w:asciiTheme="minorHAnsi" w:eastAsiaTheme="minorEastAsia" w:hAnsiTheme="minorHAnsi" w:cstheme="minorBidi"/>
              <w:sz w:val="22"/>
              <w:szCs w:val="22"/>
              <w:lang w:val="en-US" w:eastAsia="en-US"/>
            </w:rPr>
          </w:pPr>
          <w:hyperlink w:anchor="_Toc120214505" w:history="1">
            <w:r w:rsidR="00BD17B6" w:rsidRPr="00BC1F0D">
              <w:rPr>
                <w:rStyle w:val="Hyperlink"/>
              </w:rPr>
              <w:t>15.9</w:t>
            </w:r>
            <w:r w:rsidR="00BD17B6">
              <w:rPr>
                <w:rFonts w:asciiTheme="minorHAnsi" w:eastAsiaTheme="minorEastAsia" w:hAnsiTheme="minorHAnsi" w:cstheme="minorBidi"/>
                <w:sz w:val="22"/>
                <w:szCs w:val="22"/>
                <w:lang w:val="en-US" w:eastAsia="en-US"/>
              </w:rPr>
              <w:tab/>
            </w:r>
            <w:r w:rsidR="00BD17B6" w:rsidRPr="00BC1F0D">
              <w:rPr>
                <w:rStyle w:val="Hyperlink"/>
              </w:rPr>
              <w:t>Related organisation</w:t>
            </w:r>
            <w:r w:rsidR="00BD17B6">
              <w:rPr>
                <w:webHidden/>
              </w:rPr>
              <w:tab/>
            </w:r>
            <w:r w:rsidR="00BD17B6">
              <w:rPr>
                <w:webHidden/>
              </w:rPr>
              <w:fldChar w:fldCharType="begin"/>
            </w:r>
            <w:r w:rsidR="00BD17B6">
              <w:rPr>
                <w:webHidden/>
              </w:rPr>
              <w:instrText xml:space="preserve"> PAGEREF _Toc120214505 \h </w:instrText>
            </w:r>
            <w:r w:rsidR="00BD17B6">
              <w:rPr>
                <w:webHidden/>
              </w:rPr>
            </w:r>
            <w:r w:rsidR="00BD17B6">
              <w:rPr>
                <w:webHidden/>
              </w:rPr>
              <w:fldChar w:fldCharType="separate"/>
            </w:r>
            <w:r w:rsidR="00591F1B">
              <w:rPr>
                <w:webHidden/>
              </w:rPr>
              <w:t>188</w:t>
            </w:r>
            <w:r w:rsidR="00BD17B6">
              <w:rPr>
                <w:webHidden/>
              </w:rPr>
              <w:fldChar w:fldCharType="end"/>
            </w:r>
          </w:hyperlink>
        </w:p>
        <w:p w14:paraId="5D6CD727" w14:textId="5A421DA5" w:rsidR="00BD17B6" w:rsidRDefault="00BA61CD">
          <w:pPr>
            <w:pStyle w:val="TOC2"/>
            <w:rPr>
              <w:rFonts w:asciiTheme="minorHAnsi" w:eastAsiaTheme="minorEastAsia" w:hAnsiTheme="minorHAnsi" w:cstheme="minorBidi"/>
              <w:sz w:val="22"/>
              <w:szCs w:val="22"/>
              <w:lang w:val="en-US" w:eastAsia="en-US"/>
            </w:rPr>
          </w:pPr>
          <w:hyperlink w:anchor="_Toc120214506" w:history="1">
            <w:r w:rsidR="00BD17B6" w:rsidRPr="00BC1F0D">
              <w:rPr>
                <w:rStyle w:val="Hyperlink"/>
              </w:rPr>
              <w:t>15.10</w:t>
            </w:r>
            <w:r w:rsidR="00BD17B6">
              <w:rPr>
                <w:rFonts w:asciiTheme="minorHAnsi" w:eastAsiaTheme="minorEastAsia" w:hAnsiTheme="minorHAnsi" w:cstheme="minorBidi"/>
                <w:sz w:val="22"/>
                <w:szCs w:val="22"/>
                <w:lang w:val="en-US" w:eastAsia="en-US"/>
              </w:rPr>
              <w:tab/>
            </w:r>
            <w:r w:rsidR="00BD17B6" w:rsidRPr="00BC1F0D">
              <w:rPr>
                <w:rStyle w:val="Hyperlink"/>
              </w:rPr>
              <w:t>Service Contact</w:t>
            </w:r>
            <w:r w:rsidR="00BD17B6">
              <w:rPr>
                <w:webHidden/>
              </w:rPr>
              <w:tab/>
            </w:r>
            <w:r w:rsidR="00BD17B6">
              <w:rPr>
                <w:webHidden/>
              </w:rPr>
              <w:fldChar w:fldCharType="begin"/>
            </w:r>
            <w:r w:rsidR="00BD17B6">
              <w:rPr>
                <w:webHidden/>
              </w:rPr>
              <w:instrText xml:space="preserve"> PAGEREF _Toc120214506 \h </w:instrText>
            </w:r>
            <w:r w:rsidR="00BD17B6">
              <w:rPr>
                <w:webHidden/>
              </w:rPr>
            </w:r>
            <w:r w:rsidR="00BD17B6">
              <w:rPr>
                <w:webHidden/>
              </w:rPr>
              <w:fldChar w:fldCharType="separate"/>
            </w:r>
            <w:r w:rsidR="00591F1B">
              <w:rPr>
                <w:webHidden/>
              </w:rPr>
              <w:t>188</w:t>
            </w:r>
            <w:r w:rsidR="00BD17B6">
              <w:rPr>
                <w:webHidden/>
              </w:rPr>
              <w:fldChar w:fldCharType="end"/>
            </w:r>
          </w:hyperlink>
        </w:p>
        <w:p w14:paraId="3386D1CE" w14:textId="5C50F230" w:rsidR="00BD17B6" w:rsidRDefault="00BA61CD">
          <w:pPr>
            <w:pStyle w:val="TOC2"/>
            <w:rPr>
              <w:rFonts w:asciiTheme="minorHAnsi" w:eastAsiaTheme="minorEastAsia" w:hAnsiTheme="minorHAnsi" w:cstheme="minorBidi"/>
              <w:sz w:val="22"/>
              <w:szCs w:val="22"/>
              <w:lang w:val="en-US" w:eastAsia="en-US"/>
            </w:rPr>
          </w:pPr>
          <w:hyperlink w:anchor="_Toc120214507" w:history="1">
            <w:r w:rsidR="00BD17B6" w:rsidRPr="00BC1F0D">
              <w:rPr>
                <w:rStyle w:val="Hyperlink"/>
              </w:rPr>
              <w:t>15.11</w:t>
            </w:r>
            <w:r w:rsidR="00BD17B6">
              <w:rPr>
                <w:rFonts w:asciiTheme="minorHAnsi" w:eastAsiaTheme="minorEastAsia" w:hAnsiTheme="minorHAnsi" w:cstheme="minorBidi"/>
                <w:sz w:val="22"/>
                <w:szCs w:val="22"/>
                <w:lang w:val="en-US" w:eastAsia="en-US"/>
              </w:rPr>
              <w:tab/>
            </w:r>
            <w:r w:rsidR="00BD17B6" w:rsidRPr="00BC1F0D">
              <w:rPr>
                <w:rStyle w:val="Hyperlink"/>
              </w:rPr>
              <w:t>Service Control</w:t>
            </w:r>
            <w:r w:rsidR="00BD17B6">
              <w:rPr>
                <w:webHidden/>
              </w:rPr>
              <w:tab/>
            </w:r>
            <w:r w:rsidR="00BD17B6">
              <w:rPr>
                <w:webHidden/>
              </w:rPr>
              <w:fldChar w:fldCharType="begin"/>
            </w:r>
            <w:r w:rsidR="00BD17B6">
              <w:rPr>
                <w:webHidden/>
              </w:rPr>
              <w:instrText xml:space="preserve"> PAGEREF _Toc120214507 \h </w:instrText>
            </w:r>
            <w:r w:rsidR="00BD17B6">
              <w:rPr>
                <w:webHidden/>
              </w:rPr>
            </w:r>
            <w:r w:rsidR="00BD17B6">
              <w:rPr>
                <w:webHidden/>
              </w:rPr>
              <w:fldChar w:fldCharType="separate"/>
            </w:r>
            <w:r w:rsidR="00591F1B">
              <w:rPr>
                <w:webHidden/>
              </w:rPr>
              <w:t>188</w:t>
            </w:r>
            <w:r w:rsidR="00BD17B6">
              <w:rPr>
                <w:webHidden/>
              </w:rPr>
              <w:fldChar w:fldCharType="end"/>
            </w:r>
          </w:hyperlink>
        </w:p>
        <w:p w14:paraId="562B8F1F" w14:textId="3A6411FF" w:rsidR="00BD17B6" w:rsidRDefault="00BA61CD">
          <w:pPr>
            <w:pStyle w:val="TOC2"/>
            <w:rPr>
              <w:rFonts w:asciiTheme="minorHAnsi" w:eastAsiaTheme="minorEastAsia" w:hAnsiTheme="minorHAnsi" w:cstheme="minorBidi"/>
              <w:sz w:val="22"/>
              <w:szCs w:val="22"/>
              <w:lang w:val="en-US" w:eastAsia="en-US"/>
            </w:rPr>
          </w:pPr>
          <w:hyperlink w:anchor="_Toc120214508" w:history="1">
            <w:r w:rsidR="00BD17B6" w:rsidRPr="00BC1F0D">
              <w:rPr>
                <w:rStyle w:val="Hyperlink"/>
              </w:rPr>
              <w:t>15.12</w:t>
            </w:r>
            <w:r w:rsidR="00BD17B6">
              <w:rPr>
                <w:rFonts w:asciiTheme="minorHAnsi" w:eastAsiaTheme="minorEastAsia" w:hAnsiTheme="minorHAnsi" w:cstheme="minorBidi"/>
                <w:sz w:val="22"/>
                <w:szCs w:val="22"/>
                <w:lang w:val="en-US" w:eastAsia="en-US"/>
              </w:rPr>
              <w:tab/>
            </w:r>
            <w:r w:rsidR="00BD17B6" w:rsidRPr="00BC1F0D">
              <w:rPr>
                <w:rStyle w:val="Hyperlink"/>
              </w:rPr>
              <w:t>Spatial Association</w:t>
            </w:r>
            <w:r w:rsidR="00BD17B6">
              <w:rPr>
                <w:webHidden/>
              </w:rPr>
              <w:tab/>
            </w:r>
            <w:r w:rsidR="00BD17B6">
              <w:rPr>
                <w:webHidden/>
              </w:rPr>
              <w:fldChar w:fldCharType="begin"/>
            </w:r>
            <w:r w:rsidR="00BD17B6">
              <w:rPr>
                <w:webHidden/>
              </w:rPr>
              <w:instrText xml:space="preserve"> PAGEREF _Toc120214508 \h </w:instrText>
            </w:r>
            <w:r w:rsidR="00BD17B6">
              <w:rPr>
                <w:webHidden/>
              </w:rPr>
            </w:r>
            <w:r w:rsidR="00BD17B6">
              <w:rPr>
                <w:webHidden/>
              </w:rPr>
              <w:fldChar w:fldCharType="separate"/>
            </w:r>
            <w:r w:rsidR="00591F1B">
              <w:rPr>
                <w:webHidden/>
              </w:rPr>
              <w:t>189</w:t>
            </w:r>
            <w:r w:rsidR="00BD17B6">
              <w:rPr>
                <w:webHidden/>
              </w:rPr>
              <w:fldChar w:fldCharType="end"/>
            </w:r>
          </w:hyperlink>
        </w:p>
        <w:p w14:paraId="601E7672" w14:textId="7769D72A" w:rsidR="00BD17B6" w:rsidRDefault="00BA61CD">
          <w:pPr>
            <w:pStyle w:val="TOC2"/>
            <w:rPr>
              <w:rFonts w:asciiTheme="minorHAnsi" w:eastAsiaTheme="minorEastAsia" w:hAnsiTheme="minorHAnsi" w:cstheme="minorBidi"/>
              <w:sz w:val="22"/>
              <w:szCs w:val="22"/>
              <w:lang w:val="en-US" w:eastAsia="en-US"/>
            </w:rPr>
          </w:pPr>
          <w:hyperlink w:anchor="_Toc120214509" w:history="1">
            <w:r w:rsidR="00BD17B6" w:rsidRPr="00BC1F0D">
              <w:rPr>
                <w:rStyle w:val="Hyperlink"/>
              </w:rPr>
              <w:t>15.13</w:t>
            </w:r>
            <w:r w:rsidR="00BD17B6">
              <w:rPr>
                <w:rFonts w:asciiTheme="minorHAnsi" w:eastAsiaTheme="minorEastAsia" w:hAnsiTheme="minorHAnsi" w:cstheme="minorBidi"/>
                <w:sz w:val="22"/>
                <w:szCs w:val="22"/>
                <w:lang w:val="en-US" w:eastAsia="en-US"/>
              </w:rPr>
              <w:tab/>
            </w:r>
            <w:r w:rsidR="00BD17B6" w:rsidRPr="00BC1F0D">
              <w:rPr>
                <w:rStyle w:val="Hyperlink"/>
              </w:rPr>
              <w:t>Location Hours</w:t>
            </w:r>
            <w:r w:rsidR="00BD17B6">
              <w:rPr>
                <w:webHidden/>
              </w:rPr>
              <w:tab/>
            </w:r>
            <w:r w:rsidR="00BD17B6">
              <w:rPr>
                <w:webHidden/>
              </w:rPr>
              <w:fldChar w:fldCharType="begin"/>
            </w:r>
            <w:r w:rsidR="00BD17B6">
              <w:rPr>
                <w:webHidden/>
              </w:rPr>
              <w:instrText xml:space="preserve"> PAGEREF _Toc120214509 \h </w:instrText>
            </w:r>
            <w:r w:rsidR="00BD17B6">
              <w:rPr>
                <w:webHidden/>
              </w:rPr>
            </w:r>
            <w:r w:rsidR="00BD17B6">
              <w:rPr>
                <w:webHidden/>
              </w:rPr>
              <w:fldChar w:fldCharType="separate"/>
            </w:r>
            <w:r w:rsidR="00591F1B">
              <w:rPr>
                <w:webHidden/>
              </w:rPr>
              <w:t>189</w:t>
            </w:r>
            <w:r w:rsidR="00BD17B6">
              <w:rPr>
                <w:webHidden/>
              </w:rPr>
              <w:fldChar w:fldCharType="end"/>
            </w:r>
          </w:hyperlink>
        </w:p>
        <w:p w14:paraId="0BB2D99F" w14:textId="1BA1DF6E" w:rsidR="00BD17B6" w:rsidRDefault="00BA61CD">
          <w:pPr>
            <w:pStyle w:val="TOC2"/>
            <w:rPr>
              <w:rFonts w:asciiTheme="minorHAnsi" w:eastAsiaTheme="minorEastAsia" w:hAnsiTheme="minorHAnsi" w:cstheme="minorBidi"/>
              <w:sz w:val="22"/>
              <w:szCs w:val="22"/>
              <w:lang w:val="en-US" w:eastAsia="en-US"/>
            </w:rPr>
          </w:pPr>
          <w:hyperlink w:anchor="_Toc120214510" w:history="1">
            <w:r w:rsidR="00BD17B6" w:rsidRPr="00BC1F0D">
              <w:rPr>
                <w:rStyle w:val="Hyperlink"/>
              </w:rPr>
              <w:t>15.14</w:t>
            </w:r>
            <w:r w:rsidR="00BD17B6">
              <w:rPr>
                <w:rFonts w:asciiTheme="minorHAnsi" w:eastAsiaTheme="minorEastAsia" w:hAnsiTheme="minorHAnsi" w:cstheme="minorBidi"/>
                <w:sz w:val="22"/>
                <w:szCs w:val="22"/>
                <w:lang w:val="en-US" w:eastAsia="en-US"/>
              </w:rPr>
              <w:tab/>
            </w:r>
            <w:r w:rsidR="00BD17B6" w:rsidRPr="00BC1F0D">
              <w:rPr>
                <w:rStyle w:val="Hyperlink"/>
              </w:rPr>
              <w:t>Service Availability</w:t>
            </w:r>
            <w:r w:rsidR="00BD17B6">
              <w:rPr>
                <w:webHidden/>
              </w:rPr>
              <w:tab/>
            </w:r>
            <w:r w:rsidR="00BD17B6">
              <w:rPr>
                <w:webHidden/>
              </w:rPr>
              <w:fldChar w:fldCharType="begin"/>
            </w:r>
            <w:r w:rsidR="00BD17B6">
              <w:rPr>
                <w:webHidden/>
              </w:rPr>
              <w:instrText xml:space="preserve"> PAGEREF _Toc120214510 \h </w:instrText>
            </w:r>
            <w:r w:rsidR="00BD17B6">
              <w:rPr>
                <w:webHidden/>
              </w:rPr>
            </w:r>
            <w:r w:rsidR="00BD17B6">
              <w:rPr>
                <w:webHidden/>
              </w:rPr>
              <w:fldChar w:fldCharType="separate"/>
            </w:r>
            <w:r w:rsidR="00591F1B">
              <w:rPr>
                <w:webHidden/>
              </w:rPr>
              <w:t>190</w:t>
            </w:r>
            <w:r w:rsidR="00BD17B6">
              <w:rPr>
                <w:webHidden/>
              </w:rPr>
              <w:fldChar w:fldCharType="end"/>
            </w:r>
          </w:hyperlink>
        </w:p>
        <w:p w14:paraId="675352F2" w14:textId="5F331B6F" w:rsidR="00BD17B6" w:rsidRDefault="00BA61CD">
          <w:pPr>
            <w:pStyle w:val="TOC2"/>
            <w:rPr>
              <w:rFonts w:asciiTheme="minorHAnsi" w:eastAsiaTheme="minorEastAsia" w:hAnsiTheme="minorHAnsi" w:cstheme="minorBidi"/>
              <w:sz w:val="22"/>
              <w:szCs w:val="22"/>
              <w:lang w:val="en-US" w:eastAsia="en-US"/>
            </w:rPr>
          </w:pPr>
          <w:hyperlink w:anchor="_Toc120214511" w:history="1">
            <w:r w:rsidR="00BD17B6" w:rsidRPr="00BC1F0D">
              <w:rPr>
                <w:rStyle w:val="Hyperlink"/>
              </w:rPr>
              <w:t>15.15</w:t>
            </w:r>
            <w:r w:rsidR="00BD17B6">
              <w:rPr>
                <w:rFonts w:asciiTheme="minorHAnsi" w:eastAsiaTheme="minorEastAsia" w:hAnsiTheme="minorHAnsi" w:cstheme="minorBidi"/>
                <w:sz w:val="22"/>
                <w:szCs w:val="22"/>
                <w:lang w:val="en-US" w:eastAsia="en-US"/>
              </w:rPr>
              <w:tab/>
            </w:r>
            <w:r w:rsidR="00BD17B6" w:rsidRPr="00BC1F0D">
              <w:rPr>
                <w:rStyle w:val="Hyperlink"/>
              </w:rPr>
              <w:t>Subsection</w:t>
            </w:r>
            <w:r w:rsidR="00BD17B6">
              <w:rPr>
                <w:webHidden/>
              </w:rPr>
              <w:tab/>
            </w:r>
            <w:r w:rsidR="00BD17B6">
              <w:rPr>
                <w:webHidden/>
              </w:rPr>
              <w:fldChar w:fldCharType="begin"/>
            </w:r>
            <w:r w:rsidR="00BD17B6">
              <w:rPr>
                <w:webHidden/>
              </w:rPr>
              <w:instrText xml:space="preserve"> PAGEREF _Toc120214511 \h </w:instrText>
            </w:r>
            <w:r w:rsidR="00BD17B6">
              <w:rPr>
                <w:webHidden/>
              </w:rPr>
            </w:r>
            <w:r w:rsidR="00BD17B6">
              <w:rPr>
                <w:webHidden/>
              </w:rPr>
              <w:fldChar w:fldCharType="separate"/>
            </w:r>
            <w:r w:rsidR="00591F1B">
              <w:rPr>
                <w:webHidden/>
              </w:rPr>
              <w:t>190</w:t>
            </w:r>
            <w:r w:rsidR="00BD17B6">
              <w:rPr>
                <w:webHidden/>
              </w:rPr>
              <w:fldChar w:fldCharType="end"/>
            </w:r>
          </w:hyperlink>
        </w:p>
        <w:p w14:paraId="02A1F1DF" w14:textId="779055C7" w:rsidR="00BD17B6" w:rsidRDefault="00BA61CD">
          <w:pPr>
            <w:pStyle w:val="TOC2"/>
            <w:rPr>
              <w:rFonts w:asciiTheme="minorHAnsi" w:eastAsiaTheme="minorEastAsia" w:hAnsiTheme="minorHAnsi" w:cstheme="minorBidi"/>
              <w:sz w:val="22"/>
              <w:szCs w:val="22"/>
              <w:lang w:val="en-US" w:eastAsia="en-US"/>
            </w:rPr>
          </w:pPr>
          <w:hyperlink w:anchor="_Toc120214512" w:history="1">
            <w:r w:rsidR="00BD17B6" w:rsidRPr="00BC1F0D">
              <w:rPr>
                <w:rStyle w:val="Hyperlink"/>
              </w:rPr>
              <w:t>15.16</w:t>
            </w:r>
            <w:r w:rsidR="00BD17B6">
              <w:rPr>
                <w:rFonts w:asciiTheme="minorHAnsi" w:eastAsiaTheme="minorEastAsia" w:hAnsiTheme="minorHAnsi" w:cstheme="minorBidi"/>
                <w:sz w:val="22"/>
                <w:szCs w:val="22"/>
                <w:lang w:val="en-US" w:eastAsia="en-US"/>
              </w:rPr>
              <w:tab/>
            </w:r>
            <w:r w:rsidR="00BD17B6" w:rsidRPr="00BC1F0D">
              <w:rPr>
                <w:rStyle w:val="Hyperlink"/>
              </w:rPr>
              <w:t>Infrastructure</w:t>
            </w:r>
            <w:r w:rsidR="00BD17B6">
              <w:rPr>
                <w:webHidden/>
              </w:rPr>
              <w:tab/>
            </w:r>
            <w:r w:rsidR="00BD17B6">
              <w:rPr>
                <w:webHidden/>
              </w:rPr>
              <w:fldChar w:fldCharType="begin"/>
            </w:r>
            <w:r w:rsidR="00BD17B6">
              <w:rPr>
                <w:webHidden/>
              </w:rPr>
              <w:instrText xml:space="preserve"> PAGEREF _Toc120214512 \h </w:instrText>
            </w:r>
            <w:r w:rsidR="00BD17B6">
              <w:rPr>
                <w:webHidden/>
              </w:rPr>
            </w:r>
            <w:r w:rsidR="00BD17B6">
              <w:rPr>
                <w:webHidden/>
              </w:rPr>
              <w:fldChar w:fldCharType="separate"/>
            </w:r>
            <w:r w:rsidR="00591F1B">
              <w:rPr>
                <w:webHidden/>
              </w:rPr>
              <w:t>190</w:t>
            </w:r>
            <w:r w:rsidR="00BD17B6">
              <w:rPr>
                <w:webHidden/>
              </w:rPr>
              <w:fldChar w:fldCharType="end"/>
            </w:r>
          </w:hyperlink>
        </w:p>
        <w:p w14:paraId="19C8B754" w14:textId="2AE5EF3D" w:rsidR="00BD17B6" w:rsidRDefault="00BA61CD">
          <w:pPr>
            <w:pStyle w:val="TOC2"/>
            <w:rPr>
              <w:rFonts w:asciiTheme="minorHAnsi" w:eastAsiaTheme="minorEastAsia" w:hAnsiTheme="minorHAnsi" w:cstheme="minorBidi"/>
              <w:sz w:val="22"/>
              <w:szCs w:val="22"/>
              <w:lang w:val="en-US" w:eastAsia="en-US"/>
            </w:rPr>
          </w:pPr>
          <w:hyperlink w:anchor="_Toc120214513" w:history="1">
            <w:r w:rsidR="00BD17B6" w:rsidRPr="00BC1F0D">
              <w:rPr>
                <w:rStyle w:val="Hyperlink"/>
              </w:rPr>
              <w:t>15.17</w:t>
            </w:r>
            <w:r w:rsidR="00BD17B6">
              <w:rPr>
                <w:rFonts w:asciiTheme="minorHAnsi" w:eastAsiaTheme="minorEastAsia" w:hAnsiTheme="minorHAnsi" w:cstheme="minorBidi"/>
                <w:sz w:val="22"/>
                <w:szCs w:val="22"/>
                <w:lang w:val="en-US" w:eastAsia="en-US"/>
              </w:rPr>
              <w:tab/>
            </w:r>
            <w:r w:rsidR="00BD17B6" w:rsidRPr="00BC1F0D">
              <w:rPr>
                <w:rStyle w:val="Hyperlink"/>
              </w:rPr>
              <w:t>Primary/Auxiliary Facility</w:t>
            </w:r>
            <w:r w:rsidR="00BD17B6">
              <w:rPr>
                <w:webHidden/>
              </w:rPr>
              <w:tab/>
            </w:r>
            <w:r w:rsidR="00BD17B6">
              <w:rPr>
                <w:webHidden/>
              </w:rPr>
              <w:fldChar w:fldCharType="begin"/>
            </w:r>
            <w:r w:rsidR="00BD17B6">
              <w:rPr>
                <w:webHidden/>
              </w:rPr>
              <w:instrText xml:space="preserve"> PAGEREF _Toc120214513 \h </w:instrText>
            </w:r>
            <w:r w:rsidR="00BD17B6">
              <w:rPr>
                <w:webHidden/>
              </w:rPr>
            </w:r>
            <w:r w:rsidR="00BD17B6">
              <w:rPr>
                <w:webHidden/>
              </w:rPr>
              <w:fldChar w:fldCharType="separate"/>
            </w:r>
            <w:r w:rsidR="00591F1B">
              <w:rPr>
                <w:webHidden/>
              </w:rPr>
              <w:t>191</w:t>
            </w:r>
            <w:r w:rsidR="00BD17B6">
              <w:rPr>
                <w:webHidden/>
              </w:rPr>
              <w:fldChar w:fldCharType="end"/>
            </w:r>
          </w:hyperlink>
        </w:p>
        <w:p w14:paraId="442DD7A7" w14:textId="742A5C28" w:rsidR="00BD17B6" w:rsidRDefault="00BA61CD">
          <w:pPr>
            <w:pStyle w:val="TOC2"/>
            <w:rPr>
              <w:rFonts w:asciiTheme="minorHAnsi" w:eastAsiaTheme="minorEastAsia" w:hAnsiTheme="minorHAnsi" w:cstheme="minorBidi"/>
              <w:sz w:val="22"/>
              <w:szCs w:val="22"/>
              <w:lang w:val="en-US" w:eastAsia="en-US"/>
            </w:rPr>
          </w:pPr>
          <w:hyperlink w:anchor="_Toc120214514" w:history="1">
            <w:r w:rsidR="00BD17B6" w:rsidRPr="00BC1F0D">
              <w:rPr>
                <w:rStyle w:val="Hyperlink"/>
              </w:rPr>
              <w:t>15.18</w:t>
            </w:r>
            <w:r w:rsidR="00BD17B6">
              <w:rPr>
                <w:rFonts w:asciiTheme="minorHAnsi" w:eastAsiaTheme="minorEastAsia" w:hAnsiTheme="minorHAnsi" w:cstheme="minorBidi"/>
                <w:sz w:val="22"/>
                <w:szCs w:val="22"/>
                <w:lang w:val="en-US" w:eastAsia="en-US"/>
              </w:rPr>
              <w:tab/>
            </w:r>
            <w:r w:rsidR="00BD17B6" w:rsidRPr="00BC1F0D">
              <w:rPr>
                <w:rStyle w:val="Hyperlink"/>
              </w:rPr>
              <w:t>Demarcation</w:t>
            </w:r>
            <w:r w:rsidR="00BD17B6">
              <w:rPr>
                <w:webHidden/>
              </w:rPr>
              <w:tab/>
            </w:r>
            <w:r w:rsidR="00BD17B6">
              <w:rPr>
                <w:webHidden/>
              </w:rPr>
              <w:fldChar w:fldCharType="begin"/>
            </w:r>
            <w:r w:rsidR="00BD17B6">
              <w:rPr>
                <w:webHidden/>
              </w:rPr>
              <w:instrText xml:space="preserve"> PAGEREF _Toc120214514 \h </w:instrText>
            </w:r>
            <w:r w:rsidR="00BD17B6">
              <w:rPr>
                <w:webHidden/>
              </w:rPr>
            </w:r>
            <w:r w:rsidR="00BD17B6">
              <w:rPr>
                <w:webHidden/>
              </w:rPr>
              <w:fldChar w:fldCharType="separate"/>
            </w:r>
            <w:r w:rsidR="00591F1B">
              <w:rPr>
                <w:webHidden/>
              </w:rPr>
              <w:t>191</w:t>
            </w:r>
            <w:r w:rsidR="00BD17B6">
              <w:rPr>
                <w:webHidden/>
              </w:rPr>
              <w:fldChar w:fldCharType="end"/>
            </w:r>
          </w:hyperlink>
        </w:p>
        <w:p w14:paraId="2DB6ECBF" w14:textId="5EF4E271" w:rsidR="00BD17B6" w:rsidRDefault="00BA61CD">
          <w:pPr>
            <w:pStyle w:val="TOC2"/>
            <w:rPr>
              <w:rFonts w:asciiTheme="minorHAnsi" w:eastAsiaTheme="minorEastAsia" w:hAnsiTheme="minorHAnsi" w:cstheme="minorBidi"/>
              <w:sz w:val="22"/>
              <w:szCs w:val="22"/>
              <w:lang w:val="en-US" w:eastAsia="en-US"/>
            </w:rPr>
          </w:pPr>
          <w:hyperlink w:anchor="_Toc120214515" w:history="1">
            <w:r w:rsidR="00BD17B6" w:rsidRPr="00BC1F0D">
              <w:rPr>
                <w:rStyle w:val="Hyperlink"/>
              </w:rPr>
              <w:t>15.19</w:t>
            </w:r>
            <w:r w:rsidR="00BD17B6">
              <w:rPr>
                <w:rFonts w:asciiTheme="minorHAnsi" w:eastAsiaTheme="minorEastAsia" w:hAnsiTheme="minorHAnsi" w:cstheme="minorBidi"/>
                <w:sz w:val="22"/>
                <w:szCs w:val="22"/>
                <w:lang w:val="en-US" w:eastAsia="en-US"/>
              </w:rPr>
              <w:tab/>
            </w:r>
            <w:r w:rsidR="00BD17B6" w:rsidRPr="00BC1F0D">
              <w:rPr>
                <w:rStyle w:val="Hyperlink"/>
              </w:rPr>
              <w:t>Jurisdictional Limit</w:t>
            </w:r>
            <w:r w:rsidR="00BD17B6">
              <w:rPr>
                <w:webHidden/>
              </w:rPr>
              <w:tab/>
            </w:r>
            <w:r w:rsidR="00BD17B6">
              <w:rPr>
                <w:webHidden/>
              </w:rPr>
              <w:fldChar w:fldCharType="begin"/>
            </w:r>
            <w:r w:rsidR="00BD17B6">
              <w:rPr>
                <w:webHidden/>
              </w:rPr>
              <w:instrText xml:space="preserve"> PAGEREF _Toc120214515 \h </w:instrText>
            </w:r>
            <w:r w:rsidR="00BD17B6">
              <w:rPr>
                <w:webHidden/>
              </w:rPr>
            </w:r>
            <w:r w:rsidR="00BD17B6">
              <w:rPr>
                <w:webHidden/>
              </w:rPr>
              <w:fldChar w:fldCharType="separate"/>
            </w:r>
            <w:r w:rsidR="00591F1B">
              <w:rPr>
                <w:webHidden/>
              </w:rPr>
              <w:t>191</w:t>
            </w:r>
            <w:r w:rsidR="00BD17B6">
              <w:rPr>
                <w:webHidden/>
              </w:rPr>
              <w:fldChar w:fldCharType="end"/>
            </w:r>
          </w:hyperlink>
        </w:p>
        <w:p w14:paraId="5DA53560" w14:textId="5C17453A" w:rsidR="00BD17B6" w:rsidRDefault="00BA61CD">
          <w:pPr>
            <w:pStyle w:val="TOC2"/>
            <w:rPr>
              <w:rFonts w:asciiTheme="minorHAnsi" w:eastAsiaTheme="minorEastAsia" w:hAnsiTheme="minorHAnsi" w:cstheme="minorBidi"/>
              <w:sz w:val="22"/>
              <w:szCs w:val="22"/>
              <w:lang w:val="en-US" w:eastAsia="en-US"/>
            </w:rPr>
          </w:pPr>
          <w:hyperlink w:anchor="_Toc120214516" w:history="1">
            <w:r w:rsidR="00BD17B6" w:rsidRPr="00BC1F0D">
              <w:rPr>
                <w:rStyle w:val="Hyperlink"/>
              </w:rPr>
              <w:t>15.20</w:t>
            </w:r>
            <w:r w:rsidR="00BD17B6">
              <w:rPr>
                <w:rFonts w:asciiTheme="minorHAnsi" w:eastAsiaTheme="minorEastAsia" w:hAnsiTheme="minorHAnsi" w:cstheme="minorBidi"/>
                <w:sz w:val="22"/>
                <w:szCs w:val="22"/>
                <w:lang w:val="en-US" w:eastAsia="en-US"/>
              </w:rPr>
              <w:tab/>
            </w:r>
            <w:r w:rsidR="00BD17B6" w:rsidRPr="00BC1F0D">
              <w:rPr>
                <w:rStyle w:val="Hyperlink"/>
              </w:rPr>
              <w:t>Layout Division</w:t>
            </w:r>
            <w:r w:rsidR="00BD17B6">
              <w:rPr>
                <w:webHidden/>
              </w:rPr>
              <w:tab/>
            </w:r>
            <w:r w:rsidR="00BD17B6">
              <w:rPr>
                <w:webHidden/>
              </w:rPr>
              <w:fldChar w:fldCharType="begin"/>
            </w:r>
            <w:r w:rsidR="00BD17B6">
              <w:rPr>
                <w:webHidden/>
              </w:rPr>
              <w:instrText xml:space="preserve"> PAGEREF _Toc120214516 \h </w:instrText>
            </w:r>
            <w:r w:rsidR="00BD17B6">
              <w:rPr>
                <w:webHidden/>
              </w:rPr>
            </w:r>
            <w:r w:rsidR="00BD17B6">
              <w:rPr>
                <w:webHidden/>
              </w:rPr>
              <w:fldChar w:fldCharType="separate"/>
            </w:r>
            <w:r w:rsidR="00591F1B">
              <w:rPr>
                <w:webHidden/>
              </w:rPr>
              <w:t>192</w:t>
            </w:r>
            <w:r w:rsidR="00BD17B6">
              <w:rPr>
                <w:webHidden/>
              </w:rPr>
              <w:fldChar w:fldCharType="end"/>
            </w:r>
          </w:hyperlink>
        </w:p>
        <w:p w14:paraId="25FD837C" w14:textId="1C11072E" w:rsidR="00BD17B6" w:rsidRDefault="00BA61CD">
          <w:pPr>
            <w:pStyle w:val="TOC2"/>
            <w:rPr>
              <w:rFonts w:asciiTheme="minorHAnsi" w:eastAsiaTheme="minorEastAsia" w:hAnsiTheme="minorHAnsi" w:cstheme="minorBidi"/>
              <w:sz w:val="22"/>
              <w:szCs w:val="22"/>
              <w:lang w:val="en-US" w:eastAsia="en-US"/>
            </w:rPr>
          </w:pPr>
          <w:hyperlink w:anchor="_Toc120214517" w:history="1">
            <w:r w:rsidR="00BD17B6" w:rsidRPr="00BC1F0D">
              <w:rPr>
                <w:rStyle w:val="Hyperlink"/>
              </w:rPr>
              <w:t>15.21</w:t>
            </w:r>
            <w:r w:rsidR="00BD17B6">
              <w:rPr>
                <w:rFonts w:asciiTheme="minorHAnsi" w:eastAsiaTheme="minorEastAsia" w:hAnsiTheme="minorHAnsi" w:cstheme="minorBidi"/>
                <w:sz w:val="22"/>
                <w:szCs w:val="22"/>
                <w:lang w:val="en-US" w:eastAsia="en-US"/>
              </w:rPr>
              <w:tab/>
            </w:r>
            <w:r w:rsidR="00BD17B6" w:rsidRPr="00BC1F0D">
              <w:rPr>
                <w:rStyle w:val="Hyperlink"/>
              </w:rPr>
              <w:t>Text Association</w:t>
            </w:r>
            <w:r w:rsidR="00BD17B6">
              <w:rPr>
                <w:webHidden/>
              </w:rPr>
              <w:tab/>
            </w:r>
            <w:r w:rsidR="00BD17B6">
              <w:rPr>
                <w:webHidden/>
              </w:rPr>
              <w:fldChar w:fldCharType="begin"/>
            </w:r>
            <w:r w:rsidR="00BD17B6">
              <w:rPr>
                <w:webHidden/>
              </w:rPr>
              <w:instrText xml:space="preserve"> PAGEREF _Toc120214517 \h </w:instrText>
            </w:r>
            <w:r w:rsidR="00BD17B6">
              <w:rPr>
                <w:webHidden/>
              </w:rPr>
            </w:r>
            <w:r w:rsidR="00BD17B6">
              <w:rPr>
                <w:webHidden/>
              </w:rPr>
              <w:fldChar w:fldCharType="separate"/>
            </w:r>
            <w:r w:rsidR="00591F1B">
              <w:rPr>
                <w:webHidden/>
              </w:rPr>
              <w:t>192</w:t>
            </w:r>
            <w:r w:rsidR="00BD17B6">
              <w:rPr>
                <w:webHidden/>
              </w:rPr>
              <w:fldChar w:fldCharType="end"/>
            </w:r>
          </w:hyperlink>
        </w:p>
        <w:p w14:paraId="09A9FD33" w14:textId="317655A4" w:rsidR="00BD17B6" w:rsidRDefault="00BA61CD">
          <w:pPr>
            <w:pStyle w:val="TOC1"/>
            <w:rPr>
              <w:rFonts w:asciiTheme="minorHAnsi" w:eastAsiaTheme="minorEastAsia" w:hAnsiTheme="minorHAnsi" w:cstheme="minorBidi"/>
              <w:b w:val="0"/>
              <w:noProof/>
              <w:sz w:val="22"/>
              <w:szCs w:val="22"/>
              <w:lang w:val="en-US" w:eastAsia="en-US"/>
            </w:rPr>
          </w:pPr>
          <w:hyperlink w:anchor="_Toc120214518" w:history="1">
            <w:r w:rsidR="00BD17B6" w:rsidRPr="00BC1F0D">
              <w:rPr>
                <w:rStyle w:val="Hyperlink"/>
                <w:noProof/>
              </w:rPr>
              <w:t>16</w:t>
            </w:r>
            <w:r w:rsidR="00BD17B6">
              <w:rPr>
                <w:rFonts w:asciiTheme="minorHAnsi" w:eastAsiaTheme="minorEastAsia" w:hAnsiTheme="minorHAnsi" w:cstheme="minorBidi"/>
                <w:b w:val="0"/>
                <w:noProof/>
                <w:sz w:val="22"/>
                <w:szCs w:val="22"/>
                <w:lang w:val="en-US" w:eastAsia="en-US"/>
              </w:rPr>
              <w:tab/>
            </w:r>
            <w:r w:rsidR="00BD17B6" w:rsidRPr="00BC1F0D">
              <w:rPr>
                <w:rStyle w:val="Hyperlink"/>
                <w:noProof/>
              </w:rPr>
              <w:t>Association Roles</w:t>
            </w:r>
            <w:r w:rsidR="00BD17B6">
              <w:rPr>
                <w:noProof/>
                <w:webHidden/>
              </w:rPr>
              <w:tab/>
            </w:r>
            <w:r w:rsidR="00BD17B6">
              <w:rPr>
                <w:noProof/>
                <w:webHidden/>
              </w:rPr>
              <w:fldChar w:fldCharType="begin"/>
            </w:r>
            <w:r w:rsidR="00BD17B6">
              <w:rPr>
                <w:noProof/>
                <w:webHidden/>
              </w:rPr>
              <w:instrText xml:space="preserve"> PAGEREF _Toc120214518 \h </w:instrText>
            </w:r>
            <w:r w:rsidR="00BD17B6">
              <w:rPr>
                <w:noProof/>
                <w:webHidden/>
              </w:rPr>
            </w:r>
            <w:r w:rsidR="00BD17B6">
              <w:rPr>
                <w:noProof/>
                <w:webHidden/>
              </w:rPr>
              <w:fldChar w:fldCharType="separate"/>
            </w:r>
            <w:r w:rsidR="00591F1B">
              <w:rPr>
                <w:noProof/>
                <w:webHidden/>
              </w:rPr>
              <w:t>194</w:t>
            </w:r>
            <w:r w:rsidR="00BD17B6">
              <w:rPr>
                <w:noProof/>
                <w:webHidden/>
              </w:rPr>
              <w:fldChar w:fldCharType="end"/>
            </w:r>
          </w:hyperlink>
        </w:p>
        <w:p w14:paraId="59633623" w14:textId="21CCC4B8" w:rsidR="00BD17B6" w:rsidRDefault="00BA61CD">
          <w:pPr>
            <w:pStyle w:val="TOC2"/>
            <w:rPr>
              <w:rFonts w:asciiTheme="minorHAnsi" w:eastAsiaTheme="minorEastAsia" w:hAnsiTheme="minorHAnsi" w:cstheme="minorBidi"/>
              <w:sz w:val="22"/>
              <w:szCs w:val="22"/>
              <w:lang w:val="en-US" w:eastAsia="en-US"/>
            </w:rPr>
          </w:pPr>
          <w:hyperlink w:anchor="_Toc120214519" w:history="1">
            <w:r w:rsidR="00BD17B6" w:rsidRPr="00BC1F0D">
              <w:rPr>
                <w:rStyle w:val="Hyperlink"/>
              </w:rPr>
              <w:t>16.1</w:t>
            </w:r>
            <w:r w:rsidR="00BD17B6">
              <w:rPr>
                <w:rFonts w:asciiTheme="minorHAnsi" w:eastAsiaTheme="minorEastAsia" w:hAnsiTheme="minorHAnsi" w:cstheme="minorBidi"/>
                <w:sz w:val="22"/>
                <w:szCs w:val="22"/>
                <w:lang w:val="en-US" w:eastAsia="en-US"/>
              </w:rPr>
              <w:tab/>
            </w:r>
            <w:r w:rsidR="00BD17B6" w:rsidRPr="00BC1F0D">
              <w:rPr>
                <w:rStyle w:val="Hyperlink"/>
              </w:rPr>
              <w:t>Component of</w:t>
            </w:r>
            <w:r w:rsidR="00BD17B6">
              <w:rPr>
                <w:webHidden/>
              </w:rPr>
              <w:tab/>
            </w:r>
            <w:r w:rsidR="00BD17B6">
              <w:rPr>
                <w:webHidden/>
              </w:rPr>
              <w:fldChar w:fldCharType="begin"/>
            </w:r>
            <w:r w:rsidR="00BD17B6">
              <w:rPr>
                <w:webHidden/>
              </w:rPr>
              <w:instrText xml:space="preserve"> PAGEREF _Toc120214519 \h </w:instrText>
            </w:r>
            <w:r w:rsidR="00BD17B6">
              <w:rPr>
                <w:webHidden/>
              </w:rPr>
            </w:r>
            <w:r w:rsidR="00BD17B6">
              <w:rPr>
                <w:webHidden/>
              </w:rPr>
              <w:fldChar w:fldCharType="separate"/>
            </w:r>
            <w:r w:rsidR="00591F1B">
              <w:rPr>
                <w:webHidden/>
              </w:rPr>
              <w:t>194</w:t>
            </w:r>
            <w:r w:rsidR="00BD17B6">
              <w:rPr>
                <w:webHidden/>
              </w:rPr>
              <w:fldChar w:fldCharType="end"/>
            </w:r>
          </w:hyperlink>
        </w:p>
        <w:p w14:paraId="4E20C7C9" w14:textId="69E27C0E" w:rsidR="00BD17B6" w:rsidRDefault="00BA61CD">
          <w:pPr>
            <w:pStyle w:val="TOC2"/>
            <w:rPr>
              <w:rFonts w:asciiTheme="minorHAnsi" w:eastAsiaTheme="minorEastAsia" w:hAnsiTheme="minorHAnsi" w:cstheme="minorBidi"/>
              <w:sz w:val="22"/>
              <w:szCs w:val="22"/>
              <w:lang w:val="en-US" w:eastAsia="en-US"/>
            </w:rPr>
          </w:pPr>
          <w:hyperlink w:anchor="_Toc120214520" w:history="1">
            <w:r w:rsidR="00BD17B6" w:rsidRPr="00BC1F0D">
              <w:rPr>
                <w:rStyle w:val="Hyperlink"/>
              </w:rPr>
              <w:t>16.2</w:t>
            </w:r>
            <w:r w:rsidR="00BD17B6">
              <w:rPr>
                <w:rFonts w:asciiTheme="minorHAnsi" w:eastAsiaTheme="minorEastAsia" w:hAnsiTheme="minorHAnsi" w:cstheme="minorBidi"/>
                <w:sz w:val="22"/>
                <w:szCs w:val="22"/>
                <w:lang w:val="en-US" w:eastAsia="en-US"/>
              </w:rPr>
              <w:tab/>
            </w:r>
            <w:r w:rsidR="00BD17B6" w:rsidRPr="00BC1F0D">
              <w:rPr>
                <w:rStyle w:val="Hyperlink"/>
              </w:rPr>
              <w:t>Constitute</w:t>
            </w:r>
            <w:r w:rsidR="00BD17B6">
              <w:rPr>
                <w:webHidden/>
              </w:rPr>
              <w:tab/>
            </w:r>
            <w:r w:rsidR="00BD17B6">
              <w:rPr>
                <w:webHidden/>
              </w:rPr>
              <w:fldChar w:fldCharType="begin"/>
            </w:r>
            <w:r w:rsidR="00BD17B6">
              <w:rPr>
                <w:webHidden/>
              </w:rPr>
              <w:instrText xml:space="preserve"> PAGEREF _Toc120214520 \h </w:instrText>
            </w:r>
            <w:r w:rsidR="00BD17B6">
              <w:rPr>
                <w:webHidden/>
              </w:rPr>
            </w:r>
            <w:r w:rsidR="00BD17B6">
              <w:rPr>
                <w:webHidden/>
              </w:rPr>
              <w:fldChar w:fldCharType="separate"/>
            </w:r>
            <w:r w:rsidR="00591F1B">
              <w:rPr>
                <w:webHidden/>
              </w:rPr>
              <w:t>194</w:t>
            </w:r>
            <w:r w:rsidR="00BD17B6">
              <w:rPr>
                <w:webHidden/>
              </w:rPr>
              <w:fldChar w:fldCharType="end"/>
            </w:r>
          </w:hyperlink>
        </w:p>
        <w:p w14:paraId="5A9D5983" w14:textId="09645CAA" w:rsidR="00BD17B6" w:rsidRDefault="00BA61CD">
          <w:pPr>
            <w:pStyle w:val="TOC2"/>
            <w:rPr>
              <w:rFonts w:asciiTheme="minorHAnsi" w:eastAsiaTheme="minorEastAsia" w:hAnsiTheme="minorHAnsi" w:cstheme="minorBidi"/>
              <w:sz w:val="22"/>
              <w:szCs w:val="22"/>
              <w:lang w:val="en-US" w:eastAsia="en-US"/>
            </w:rPr>
          </w:pPr>
          <w:hyperlink w:anchor="_Toc120214521" w:history="1">
            <w:r w:rsidR="00BD17B6" w:rsidRPr="00BC1F0D">
              <w:rPr>
                <w:rStyle w:val="Hyperlink"/>
              </w:rPr>
              <w:t>16.3</w:t>
            </w:r>
            <w:r w:rsidR="00BD17B6">
              <w:rPr>
                <w:rFonts w:asciiTheme="minorHAnsi" w:eastAsiaTheme="minorEastAsia" w:hAnsiTheme="minorHAnsi" w:cstheme="minorBidi"/>
                <w:sz w:val="22"/>
                <w:szCs w:val="22"/>
                <w:lang w:val="en-US" w:eastAsia="en-US"/>
              </w:rPr>
              <w:tab/>
            </w:r>
            <w:r w:rsidR="00BD17B6" w:rsidRPr="00BC1F0D">
              <w:rPr>
                <w:rStyle w:val="Hyperlink"/>
              </w:rPr>
              <w:t>The applicable RxN</w:t>
            </w:r>
            <w:r w:rsidR="00BD17B6">
              <w:rPr>
                <w:webHidden/>
              </w:rPr>
              <w:tab/>
            </w:r>
            <w:r w:rsidR="00BD17B6">
              <w:rPr>
                <w:webHidden/>
              </w:rPr>
              <w:fldChar w:fldCharType="begin"/>
            </w:r>
            <w:r w:rsidR="00BD17B6">
              <w:rPr>
                <w:webHidden/>
              </w:rPr>
              <w:instrText xml:space="preserve"> PAGEREF _Toc120214521 \h </w:instrText>
            </w:r>
            <w:r w:rsidR="00BD17B6">
              <w:rPr>
                <w:webHidden/>
              </w:rPr>
            </w:r>
            <w:r w:rsidR="00BD17B6">
              <w:rPr>
                <w:webHidden/>
              </w:rPr>
              <w:fldChar w:fldCharType="separate"/>
            </w:r>
            <w:r w:rsidR="00591F1B">
              <w:rPr>
                <w:webHidden/>
              </w:rPr>
              <w:t>194</w:t>
            </w:r>
            <w:r w:rsidR="00BD17B6">
              <w:rPr>
                <w:webHidden/>
              </w:rPr>
              <w:fldChar w:fldCharType="end"/>
            </w:r>
          </w:hyperlink>
        </w:p>
        <w:p w14:paraId="617FDB38" w14:textId="3BDC412E" w:rsidR="00BD17B6" w:rsidRDefault="00BA61CD">
          <w:pPr>
            <w:pStyle w:val="TOC2"/>
            <w:rPr>
              <w:rFonts w:asciiTheme="minorHAnsi" w:eastAsiaTheme="minorEastAsia" w:hAnsiTheme="minorHAnsi" w:cstheme="minorBidi"/>
              <w:sz w:val="22"/>
              <w:szCs w:val="22"/>
              <w:lang w:val="en-US" w:eastAsia="en-US"/>
            </w:rPr>
          </w:pPr>
          <w:hyperlink w:anchor="_Toc120214522" w:history="1">
            <w:r w:rsidR="00BD17B6" w:rsidRPr="00BC1F0D">
              <w:rPr>
                <w:rStyle w:val="Hyperlink"/>
              </w:rPr>
              <w:t>16.4</w:t>
            </w:r>
            <w:r w:rsidR="00BD17B6">
              <w:rPr>
                <w:rFonts w:asciiTheme="minorHAnsi" w:eastAsiaTheme="minorEastAsia" w:hAnsiTheme="minorHAnsi" w:cstheme="minorBidi"/>
                <w:sz w:val="22"/>
                <w:szCs w:val="22"/>
                <w:lang w:val="en-US" w:eastAsia="en-US"/>
              </w:rPr>
              <w:tab/>
            </w:r>
            <w:r w:rsidR="00BD17B6" w:rsidRPr="00BC1F0D">
              <w:rPr>
                <w:rStyle w:val="Hyperlink"/>
              </w:rPr>
              <w:t>Applies in location</w:t>
            </w:r>
            <w:r w:rsidR="00BD17B6">
              <w:rPr>
                <w:webHidden/>
              </w:rPr>
              <w:tab/>
            </w:r>
            <w:r w:rsidR="00BD17B6">
              <w:rPr>
                <w:webHidden/>
              </w:rPr>
              <w:fldChar w:fldCharType="begin"/>
            </w:r>
            <w:r w:rsidR="00BD17B6">
              <w:rPr>
                <w:webHidden/>
              </w:rPr>
              <w:instrText xml:space="preserve"> PAGEREF _Toc120214522 \h </w:instrText>
            </w:r>
            <w:r w:rsidR="00BD17B6">
              <w:rPr>
                <w:webHidden/>
              </w:rPr>
            </w:r>
            <w:r w:rsidR="00BD17B6">
              <w:rPr>
                <w:webHidden/>
              </w:rPr>
              <w:fldChar w:fldCharType="separate"/>
            </w:r>
            <w:r w:rsidR="00591F1B">
              <w:rPr>
                <w:webHidden/>
              </w:rPr>
              <w:t>194</w:t>
            </w:r>
            <w:r w:rsidR="00BD17B6">
              <w:rPr>
                <w:webHidden/>
              </w:rPr>
              <w:fldChar w:fldCharType="end"/>
            </w:r>
          </w:hyperlink>
        </w:p>
        <w:p w14:paraId="0109CB04" w14:textId="797C8CC1" w:rsidR="00BD17B6" w:rsidRDefault="00BA61CD">
          <w:pPr>
            <w:pStyle w:val="TOC2"/>
            <w:rPr>
              <w:rFonts w:asciiTheme="minorHAnsi" w:eastAsiaTheme="minorEastAsia" w:hAnsiTheme="minorHAnsi" w:cstheme="minorBidi"/>
              <w:sz w:val="22"/>
              <w:szCs w:val="22"/>
              <w:lang w:val="en-US" w:eastAsia="en-US"/>
            </w:rPr>
          </w:pPr>
          <w:hyperlink w:anchor="_Toc120214523" w:history="1">
            <w:r w:rsidR="00BD17B6" w:rsidRPr="00BC1F0D">
              <w:rPr>
                <w:rStyle w:val="Hyperlink"/>
              </w:rPr>
              <w:t>16.5</w:t>
            </w:r>
            <w:r w:rsidR="00BD17B6">
              <w:rPr>
                <w:rFonts w:asciiTheme="minorHAnsi" w:eastAsiaTheme="minorEastAsia" w:hAnsiTheme="minorHAnsi" w:cstheme="minorBidi"/>
                <w:sz w:val="22"/>
                <w:szCs w:val="22"/>
                <w:lang w:val="en-US" w:eastAsia="en-US"/>
              </w:rPr>
              <w:tab/>
            </w:r>
            <w:r w:rsidR="00BD17B6" w:rsidRPr="00BC1F0D">
              <w:rPr>
                <w:rStyle w:val="Hyperlink"/>
              </w:rPr>
              <w:t>Authority (reference)</w:t>
            </w:r>
            <w:r w:rsidR="00BD17B6">
              <w:rPr>
                <w:webHidden/>
              </w:rPr>
              <w:tab/>
            </w:r>
            <w:r w:rsidR="00BD17B6">
              <w:rPr>
                <w:webHidden/>
              </w:rPr>
              <w:fldChar w:fldCharType="begin"/>
            </w:r>
            <w:r w:rsidR="00BD17B6">
              <w:rPr>
                <w:webHidden/>
              </w:rPr>
              <w:instrText xml:space="preserve"> PAGEREF _Toc120214523 \h </w:instrText>
            </w:r>
            <w:r w:rsidR="00BD17B6">
              <w:rPr>
                <w:webHidden/>
              </w:rPr>
            </w:r>
            <w:r w:rsidR="00BD17B6">
              <w:rPr>
                <w:webHidden/>
              </w:rPr>
              <w:fldChar w:fldCharType="separate"/>
            </w:r>
            <w:r w:rsidR="00591F1B">
              <w:rPr>
                <w:webHidden/>
              </w:rPr>
              <w:t>194</w:t>
            </w:r>
            <w:r w:rsidR="00BD17B6">
              <w:rPr>
                <w:webHidden/>
              </w:rPr>
              <w:fldChar w:fldCharType="end"/>
            </w:r>
          </w:hyperlink>
        </w:p>
        <w:p w14:paraId="6FBDF97E" w14:textId="7C92DC65" w:rsidR="00BD17B6" w:rsidRDefault="00BA61CD">
          <w:pPr>
            <w:pStyle w:val="TOC2"/>
            <w:rPr>
              <w:rFonts w:asciiTheme="minorHAnsi" w:eastAsiaTheme="minorEastAsia" w:hAnsiTheme="minorHAnsi" w:cstheme="minorBidi"/>
              <w:sz w:val="22"/>
              <w:szCs w:val="22"/>
              <w:lang w:val="en-US" w:eastAsia="en-US"/>
            </w:rPr>
          </w:pPr>
          <w:hyperlink w:anchor="_Toc120214524" w:history="1">
            <w:r w:rsidR="00BD17B6" w:rsidRPr="00BC1F0D">
              <w:rPr>
                <w:rStyle w:val="Hyperlink"/>
              </w:rPr>
              <w:t>16.6</w:t>
            </w:r>
            <w:r w:rsidR="00BD17B6">
              <w:rPr>
                <w:rFonts w:asciiTheme="minorHAnsi" w:eastAsiaTheme="minorEastAsia" w:hAnsiTheme="minorHAnsi" w:cstheme="minorBidi"/>
                <w:sz w:val="22"/>
                <w:szCs w:val="22"/>
                <w:lang w:val="en-US" w:eastAsia="en-US"/>
              </w:rPr>
              <w:tab/>
            </w:r>
            <w:r w:rsidR="00BD17B6" w:rsidRPr="00BC1F0D">
              <w:rPr>
                <w:rStyle w:val="Hyperlink"/>
              </w:rPr>
              <w:t>Authority service hours</w:t>
            </w:r>
            <w:r w:rsidR="00BD17B6">
              <w:rPr>
                <w:webHidden/>
              </w:rPr>
              <w:tab/>
            </w:r>
            <w:r w:rsidR="00BD17B6">
              <w:rPr>
                <w:webHidden/>
              </w:rPr>
              <w:fldChar w:fldCharType="begin"/>
            </w:r>
            <w:r w:rsidR="00BD17B6">
              <w:rPr>
                <w:webHidden/>
              </w:rPr>
              <w:instrText xml:space="preserve"> PAGEREF _Toc120214524 \h </w:instrText>
            </w:r>
            <w:r w:rsidR="00BD17B6">
              <w:rPr>
                <w:webHidden/>
              </w:rPr>
            </w:r>
            <w:r w:rsidR="00BD17B6">
              <w:rPr>
                <w:webHidden/>
              </w:rPr>
              <w:fldChar w:fldCharType="separate"/>
            </w:r>
            <w:r w:rsidR="00591F1B">
              <w:rPr>
                <w:webHidden/>
              </w:rPr>
              <w:t>194</w:t>
            </w:r>
            <w:r w:rsidR="00BD17B6">
              <w:rPr>
                <w:webHidden/>
              </w:rPr>
              <w:fldChar w:fldCharType="end"/>
            </w:r>
          </w:hyperlink>
        </w:p>
        <w:p w14:paraId="66195AF2" w14:textId="7E73B849" w:rsidR="00BD17B6" w:rsidRDefault="00BA61CD">
          <w:pPr>
            <w:pStyle w:val="TOC2"/>
            <w:rPr>
              <w:rFonts w:asciiTheme="minorHAnsi" w:eastAsiaTheme="minorEastAsia" w:hAnsiTheme="minorHAnsi" w:cstheme="minorBidi"/>
              <w:sz w:val="22"/>
              <w:szCs w:val="22"/>
              <w:lang w:val="en-US" w:eastAsia="en-US"/>
            </w:rPr>
          </w:pPr>
          <w:hyperlink w:anchor="_Toc120214525" w:history="1">
            <w:r w:rsidR="00BD17B6" w:rsidRPr="00BC1F0D">
              <w:rPr>
                <w:rStyle w:val="Hyperlink"/>
              </w:rPr>
              <w:t>16.7</w:t>
            </w:r>
            <w:r w:rsidR="00BD17B6">
              <w:rPr>
                <w:rFonts w:asciiTheme="minorHAnsi" w:eastAsiaTheme="minorEastAsia" w:hAnsiTheme="minorHAnsi" w:cstheme="minorBidi"/>
                <w:sz w:val="22"/>
                <w:szCs w:val="22"/>
                <w:lang w:val="en-US" w:eastAsia="en-US"/>
              </w:rPr>
              <w:tab/>
            </w:r>
            <w:r w:rsidR="00BD17B6" w:rsidRPr="00BC1F0D">
              <w:rPr>
                <w:rStyle w:val="Hyperlink"/>
              </w:rPr>
              <w:t>Contact details (reference)</w:t>
            </w:r>
            <w:r w:rsidR="00BD17B6">
              <w:rPr>
                <w:webHidden/>
              </w:rPr>
              <w:tab/>
            </w:r>
            <w:r w:rsidR="00BD17B6">
              <w:rPr>
                <w:webHidden/>
              </w:rPr>
              <w:fldChar w:fldCharType="begin"/>
            </w:r>
            <w:r w:rsidR="00BD17B6">
              <w:rPr>
                <w:webHidden/>
              </w:rPr>
              <w:instrText xml:space="preserve"> PAGEREF _Toc120214525 \h </w:instrText>
            </w:r>
            <w:r w:rsidR="00BD17B6">
              <w:rPr>
                <w:webHidden/>
              </w:rPr>
            </w:r>
            <w:r w:rsidR="00BD17B6">
              <w:rPr>
                <w:webHidden/>
              </w:rPr>
              <w:fldChar w:fldCharType="separate"/>
            </w:r>
            <w:r w:rsidR="00591F1B">
              <w:rPr>
                <w:webHidden/>
              </w:rPr>
              <w:t>194</w:t>
            </w:r>
            <w:r w:rsidR="00BD17B6">
              <w:rPr>
                <w:webHidden/>
              </w:rPr>
              <w:fldChar w:fldCharType="end"/>
            </w:r>
          </w:hyperlink>
        </w:p>
        <w:p w14:paraId="75C2EB2D" w14:textId="00B54CF4" w:rsidR="00BD17B6" w:rsidRDefault="00BA61CD">
          <w:pPr>
            <w:pStyle w:val="TOC2"/>
            <w:rPr>
              <w:rFonts w:asciiTheme="minorHAnsi" w:eastAsiaTheme="minorEastAsia" w:hAnsiTheme="minorHAnsi" w:cstheme="minorBidi"/>
              <w:sz w:val="22"/>
              <w:szCs w:val="22"/>
              <w:lang w:val="en-US" w:eastAsia="en-US"/>
            </w:rPr>
          </w:pPr>
          <w:hyperlink w:anchor="_Toc120214526" w:history="1">
            <w:r w:rsidR="00BD17B6" w:rsidRPr="00BC1F0D">
              <w:rPr>
                <w:rStyle w:val="Hyperlink"/>
              </w:rPr>
              <w:t>16.8</w:t>
            </w:r>
            <w:r w:rsidR="00BD17B6">
              <w:rPr>
                <w:rFonts w:asciiTheme="minorHAnsi" w:eastAsiaTheme="minorEastAsia" w:hAnsiTheme="minorHAnsi" w:cstheme="minorBidi"/>
                <w:sz w:val="22"/>
                <w:szCs w:val="22"/>
                <w:lang w:val="en-US" w:eastAsia="en-US"/>
              </w:rPr>
              <w:tab/>
            </w:r>
            <w:r w:rsidR="00BD17B6" w:rsidRPr="00BC1F0D">
              <w:rPr>
                <w:rStyle w:val="Hyperlink"/>
              </w:rPr>
              <w:t>Auxiliary Facility</w:t>
            </w:r>
            <w:r w:rsidR="00BD17B6">
              <w:rPr>
                <w:webHidden/>
              </w:rPr>
              <w:tab/>
            </w:r>
            <w:r w:rsidR="00BD17B6">
              <w:rPr>
                <w:webHidden/>
              </w:rPr>
              <w:fldChar w:fldCharType="begin"/>
            </w:r>
            <w:r w:rsidR="00BD17B6">
              <w:rPr>
                <w:webHidden/>
              </w:rPr>
              <w:instrText xml:space="preserve"> PAGEREF _Toc120214526 \h </w:instrText>
            </w:r>
            <w:r w:rsidR="00BD17B6">
              <w:rPr>
                <w:webHidden/>
              </w:rPr>
            </w:r>
            <w:r w:rsidR="00BD17B6">
              <w:rPr>
                <w:webHidden/>
              </w:rPr>
              <w:fldChar w:fldCharType="separate"/>
            </w:r>
            <w:r w:rsidR="00591F1B">
              <w:rPr>
                <w:webHidden/>
              </w:rPr>
              <w:t>194</w:t>
            </w:r>
            <w:r w:rsidR="00BD17B6">
              <w:rPr>
                <w:webHidden/>
              </w:rPr>
              <w:fldChar w:fldCharType="end"/>
            </w:r>
          </w:hyperlink>
        </w:p>
        <w:p w14:paraId="51C50173" w14:textId="69413C86" w:rsidR="00BD17B6" w:rsidRDefault="00BA61CD">
          <w:pPr>
            <w:pStyle w:val="TOC2"/>
            <w:rPr>
              <w:rFonts w:asciiTheme="minorHAnsi" w:eastAsiaTheme="minorEastAsia" w:hAnsiTheme="minorHAnsi" w:cstheme="minorBidi"/>
              <w:sz w:val="22"/>
              <w:szCs w:val="22"/>
              <w:lang w:val="en-US" w:eastAsia="en-US"/>
            </w:rPr>
          </w:pPr>
          <w:hyperlink w:anchor="_Toc120214527" w:history="1">
            <w:r w:rsidR="00BD17B6" w:rsidRPr="00BC1F0D">
              <w:rPr>
                <w:rStyle w:val="Hyperlink"/>
              </w:rPr>
              <w:t>16.9</w:t>
            </w:r>
            <w:r w:rsidR="00BD17B6">
              <w:rPr>
                <w:rFonts w:asciiTheme="minorHAnsi" w:eastAsiaTheme="minorEastAsia" w:hAnsiTheme="minorHAnsi" w:cstheme="minorBidi"/>
                <w:sz w:val="22"/>
                <w:szCs w:val="22"/>
                <w:lang w:val="en-US" w:eastAsia="en-US"/>
              </w:rPr>
              <w:tab/>
            </w:r>
            <w:r w:rsidR="00BD17B6" w:rsidRPr="00BC1F0D">
              <w:rPr>
                <w:rStyle w:val="Hyperlink"/>
              </w:rPr>
              <w:t>Control authority</w:t>
            </w:r>
            <w:r w:rsidR="00BD17B6">
              <w:rPr>
                <w:webHidden/>
              </w:rPr>
              <w:tab/>
            </w:r>
            <w:r w:rsidR="00BD17B6">
              <w:rPr>
                <w:webHidden/>
              </w:rPr>
              <w:fldChar w:fldCharType="begin"/>
            </w:r>
            <w:r w:rsidR="00BD17B6">
              <w:rPr>
                <w:webHidden/>
              </w:rPr>
              <w:instrText xml:space="preserve"> PAGEREF _Toc120214527 \h </w:instrText>
            </w:r>
            <w:r w:rsidR="00BD17B6">
              <w:rPr>
                <w:webHidden/>
              </w:rPr>
            </w:r>
            <w:r w:rsidR="00BD17B6">
              <w:rPr>
                <w:webHidden/>
              </w:rPr>
              <w:fldChar w:fldCharType="separate"/>
            </w:r>
            <w:r w:rsidR="00591F1B">
              <w:rPr>
                <w:webHidden/>
              </w:rPr>
              <w:t>195</w:t>
            </w:r>
            <w:r w:rsidR="00BD17B6">
              <w:rPr>
                <w:webHidden/>
              </w:rPr>
              <w:fldChar w:fldCharType="end"/>
            </w:r>
          </w:hyperlink>
        </w:p>
        <w:p w14:paraId="0DD58C65" w14:textId="6E9867D3" w:rsidR="00BD17B6" w:rsidRDefault="00BA61CD">
          <w:pPr>
            <w:pStyle w:val="TOC2"/>
            <w:rPr>
              <w:rFonts w:asciiTheme="minorHAnsi" w:eastAsiaTheme="minorEastAsia" w:hAnsiTheme="minorHAnsi" w:cstheme="minorBidi"/>
              <w:sz w:val="22"/>
              <w:szCs w:val="22"/>
              <w:lang w:val="en-US" w:eastAsia="en-US"/>
            </w:rPr>
          </w:pPr>
          <w:hyperlink w:anchor="_Toc120214528" w:history="1">
            <w:r w:rsidR="00BD17B6" w:rsidRPr="00BC1F0D">
              <w:rPr>
                <w:rStyle w:val="Hyperlink"/>
              </w:rPr>
              <w:t>16.10</w:t>
            </w:r>
            <w:r w:rsidR="00BD17B6">
              <w:rPr>
                <w:rFonts w:asciiTheme="minorHAnsi" w:eastAsiaTheme="minorEastAsia" w:hAnsiTheme="minorHAnsi" w:cstheme="minorBidi"/>
                <w:sz w:val="22"/>
                <w:szCs w:val="22"/>
                <w:lang w:val="en-US" w:eastAsia="en-US"/>
              </w:rPr>
              <w:tab/>
            </w:r>
            <w:r w:rsidR="00BD17B6" w:rsidRPr="00BC1F0D">
              <w:rPr>
                <w:rStyle w:val="Hyperlink"/>
              </w:rPr>
              <w:t>Controlled service</w:t>
            </w:r>
            <w:r w:rsidR="00BD17B6">
              <w:rPr>
                <w:webHidden/>
              </w:rPr>
              <w:tab/>
            </w:r>
            <w:r w:rsidR="00BD17B6">
              <w:rPr>
                <w:webHidden/>
              </w:rPr>
              <w:fldChar w:fldCharType="begin"/>
            </w:r>
            <w:r w:rsidR="00BD17B6">
              <w:rPr>
                <w:webHidden/>
              </w:rPr>
              <w:instrText xml:space="preserve"> PAGEREF _Toc120214528 \h </w:instrText>
            </w:r>
            <w:r w:rsidR="00BD17B6">
              <w:rPr>
                <w:webHidden/>
              </w:rPr>
            </w:r>
            <w:r w:rsidR="00BD17B6">
              <w:rPr>
                <w:webHidden/>
              </w:rPr>
              <w:fldChar w:fldCharType="separate"/>
            </w:r>
            <w:r w:rsidR="00591F1B">
              <w:rPr>
                <w:webHidden/>
              </w:rPr>
              <w:t>195</w:t>
            </w:r>
            <w:r w:rsidR="00BD17B6">
              <w:rPr>
                <w:webHidden/>
              </w:rPr>
              <w:fldChar w:fldCharType="end"/>
            </w:r>
          </w:hyperlink>
        </w:p>
        <w:p w14:paraId="5477BC95" w14:textId="4C5CEA60" w:rsidR="00BD17B6" w:rsidRDefault="00BA61CD">
          <w:pPr>
            <w:pStyle w:val="TOC2"/>
            <w:rPr>
              <w:rFonts w:asciiTheme="minorHAnsi" w:eastAsiaTheme="minorEastAsia" w:hAnsiTheme="minorHAnsi" w:cstheme="minorBidi"/>
              <w:sz w:val="22"/>
              <w:szCs w:val="22"/>
              <w:lang w:val="en-US" w:eastAsia="en-US"/>
            </w:rPr>
          </w:pPr>
          <w:hyperlink w:anchor="_Toc120214529" w:history="1">
            <w:r w:rsidR="00BD17B6" w:rsidRPr="00BC1F0D">
              <w:rPr>
                <w:rStyle w:val="Hyperlink"/>
              </w:rPr>
              <w:t>16.11</w:t>
            </w:r>
            <w:r w:rsidR="00BD17B6">
              <w:rPr>
                <w:rFonts w:asciiTheme="minorHAnsi" w:eastAsiaTheme="minorEastAsia" w:hAnsiTheme="minorHAnsi" w:cstheme="minorBidi"/>
                <w:sz w:val="22"/>
                <w:szCs w:val="22"/>
                <w:lang w:val="en-US" w:eastAsia="en-US"/>
              </w:rPr>
              <w:tab/>
            </w:r>
            <w:r w:rsidR="00BD17B6" w:rsidRPr="00BC1F0D">
              <w:rPr>
                <w:rStyle w:val="Hyperlink"/>
              </w:rPr>
              <w:t>Defined for</w:t>
            </w:r>
            <w:r w:rsidR="00BD17B6">
              <w:rPr>
                <w:webHidden/>
              </w:rPr>
              <w:tab/>
            </w:r>
            <w:r w:rsidR="00BD17B6">
              <w:rPr>
                <w:webHidden/>
              </w:rPr>
              <w:fldChar w:fldCharType="begin"/>
            </w:r>
            <w:r w:rsidR="00BD17B6">
              <w:rPr>
                <w:webHidden/>
              </w:rPr>
              <w:instrText xml:space="preserve"> PAGEREF _Toc120214529 \h </w:instrText>
            </w:r>
            <w:r w:rsidR="00BD17B6">
              <w:rPr>
                <w:webHidden/>
              </w:rPr>
            </w:r>
            <w:r w:rsidR="00BD17B6">
              <w:rPr>
                <w:webHidden/>
              </w:rPr>
              <w:fldChar w:fldCharType="separate"/>
            </w:r>
            <w:r w:rsidR="00591F1B">
              <w:rPr>
                <w:webHidden/>
              </w:rPr>
              <w:t>195</w:t>
            </w:r>
            <w:r w:rsidR="00BD17B6">
              <w:rPr>
                <w:webHidden/>
              </w:rPr>
              <w:fldChar w:fldCharType="end"/>
            </w:r>
          </w:hyperlink>
        </w:p>
        <w:p w14:paraId="108A7B52" w14:textId="2206EB87" w:rsidR="00BD17B6" w:rsidRDefault="00BA61CD">
          <w:pPr>
            <w:pStyle w:val="TOC2"/>
            <w:rPr>
              <w:rFonts w:asciiTheme="minorHAnsi" w:eastAsiaTheme="minorEastAsia" w:hAnsiTheme="minorHAnsi" w:cstheme="minorBidi"/>
              <w:sz w:val="22"/>
              <w:szCs w:val="22"/>
              <w:lang w:val="en-US" w:eastAsia="en-US"/>
            </w:rPr>
          </w:pPr>
          <w:hyperlink w:anchor="_Toc120214530" w:history="1">
            <w:r w:rsidR="00BD17B6" w:rsidRPr="00BC1F0D">
              <w:rPr>
                <w:rStyle w:val="Hyperlink"/>
              </w:rPr>
              <w:t>16.12</w:t>
            </w:r>
            <w:r w:rsidR="00BD17B6">
              <w:rPr>
                <w:rFonts w:asciiTheme="minorHAnsi" w:eastAsiaTheme="minorEastAsia" w:hAnsiTheme="minorHAnsi" w:cstheme="minorBidi"/>
                <w:sz w:val="22"/>
                <w:szCs w:val="22"/>
                <w:lang w:val="en-US" w:eastAsia="en-US"/>
              </w:rPr>
              <w:tab/>
            </w:r>
            <w:r w:rsidR="00BD17B6" w:rsidRPr="00BC1F0D">
              <w:rPr>
                <w:rStyle w:val="Hyperlink"/>
              </w:rPr>
              <w:t>Defines</w:t>
            </w:r>
            <w:r w:rsidR="00BD17B6">
              <w:rPr>
                <w:webHidden/>
              </w:rPr>
              <w:tab/>
            </w:r>
            <w:r w:rsidR="00BD17B6">
              <w:rPr>
                <w:webHidden/>
              </w:rPr>
              <w:fldChar w:fldCharType="begin"/>
            </w:r>
            <w:r w:rsidR="00BD17B6">
              <w:rPr>
                <w:webHidden/>
              </w:rPr>
              <w:instrText xml:space="preserve"> PAGEREF _Toc120214530 \h </w:instrText>
            </w:r>
            <w:r w:rsidR="00BD17B6">
              <w:rPr>
                <w:webHidden/>
              </w:rPr>
            </w:r>
            <w:r w:rsidR="00BD17B6">
              <w:rPr>
                <w:webHidden/>
              </w:rPr>
              <w:fldChar w:fldCharType="separate"/>
            </w:r>
            <w:r w:rsidR="00591F1B">
              <w:rPr>
                <w:webHidden/>
              </w:rPr>
              <w:t>195</w:t>
            </w:r>
            <w:r w:rsidR="00BD17B6">
              <w:rPr>
                <w:webHidden/>
              </w:rPr>
              <w:fldChar w:fldCharType="end"/>
            </w:r>
          </w:hyperlink>
        </w:p>
        <w:p w14:paraId="2BA9AE70" w14:textId="01FC919F" w:rsidR="00BD17B6" w:rsidRDefault="00BA61CD">
          <w:pPr>
            <w:pStyle w:val="TOC2"/>
            <w:rPr>
              <w:rFonts w:asciiTheme="minorHAnsi" w:eastAsiaTheme="minorEastAsia" w:hAnsiTheme="minorHAnsi" w:cstheme="minorBidi"/>
              <w:sz w:val="22"/>
              <w:szCs w:val="22"/>
              <w:lang w:val="en-US" w:eastAsia="en-US"/>
            </w:rPr>
          </w:pPr>
          <w:hyperlink w:anchor="_Toc120214531" w:history="1">
            <w:r w:rsidR="00BD17B6" w:rsidRPr="00BC1F0D">
              <w:rPr>
                <w:rStyle w:val="Hyperlink"/>
              </w:rPr>
              <w:t>16.13</w:t>
            </w:r>
            <w:r w:rsidR="00BD17B6">
              <w:rPr>
                <w:rFonts w:asciiTheme="minorHAnsi" w:eastAsiaTheme="minorEastAsia" w:hAnsiTheme="minorHAnsi" w:cstheme="minorBidi"/>
                <w:sz w:val="22"/>
                <w:szCs w:val="22"/>
                <w:lang w:val="en-US" w:eastAsia="en-US"/>
              </w:rPr>
              <w:tab/>
            </w:r>
            <w:r w:rsidR="00BD17B6" w:rsidRPr="00BC1F0D">
              <w:rPr>
                <w:rStyle w:val="Hyperlink"/>
              </w:rPr>
              <w:t>Demarcated Feature</w:t>
            </w:r>
            <w:r w:rsidR="00BD17B6">
              <w:rPr>
                <w:webHidden/>
              </w:rPr>
              <w:tab/>
            </w:r>
            <w:r w:rsidR="00BD17B6">
              <w:rPr>
                <w:webHidden/>
              </w:rPr>
              <w:fldChar w:fldCharType="begin"/>
            </w:r>
            <w:r w:rsidR="00BD17B6">
              <w:rPr>
                <w:webHidden/>
              </w:rPr>
              <w:instrText xml:space="preserve"> PAGEREF _Toc120214531 \h </w:instrText>
            </w:r>
            <w:r w:rsidR="00BD17B6">
              <w:rPr>
                <w:webHidden/>
              </w:rPr>
            </w:r>
            <w:r w:rsidR="00BD17B6">
              <w:rPr>
                <w:webHidden/>
              </w:rPr>
              <w:fldChar w:fldCharType="separate"/>
            </w:r>
            <w:r w:rsidR="00591F1B">
              <w:rPr>
                <w:webHidden/>
              </w:rPr>
              <w:t>195</w:t>
            </w:r>
            <w:r w:rsidR="00BD17B6">
              <w:rPr>
                <w:webHidden/>
              </w:rPr>
              <w:fldChar w:fldCharType="end"/>
            </w:r>
          </w:hyperlink>
        </w:p>
        <w:p w14:paraId="2795DAA0" w14:textId="17FC62A2" w:rsidR="00BD17B6" w:rsidRDefault="00BA61CD">
          <w:pPr>
            <w:pStyle w:val="TOC2"/>
            <w:rPr>
              <w:rFonts w:asciiTheme="minorHAnsi" w:eastAsiaTheme="minorEastAsia" w:hAnsiTheme="minorHAnsi" w:cstheme="minorBidi"/>
              <w:sz w:val="22"/>
              <w:szCs w:val="22"/>
              <w:lang w:val="en-US" w:eastAsia="en-US"/>
            </w:rPr>
          </w:pPr>
          <w:hyperlink w:anchor="_Toc120214532" w:history="1">
            <w:r w:rsidR="00BD17B6" w:rsidRPr="00BC1F0D">
              <w:rPr>
                <w:rStyle w:val="Hyperlink"/>
              </w:rPr>
              <w:t>16.14</w:t>
            </w:r>
            <w:r w:rsidR="00BD17B6">
              <w:rPr>
                <w:rFonts w:asciiTheme="minorHAnsi" w:eastAsiaTheme="minorEastAsia" w:hAnsiTheme="minorHAnsi" w:cstheme="minorBidi"/>
                <w:sz w:val="22"/>
                <w:szCs w:val="22"/>
                <w:lang w:val="en-US" w:eastAsia="en-US"/>
              </w:rPr>
              <w:tab/>
            </w:r>
            <w:r w:rsidR="00BD17B6" w:rsidRPr="00BC1F0D">
              <w:rPr>
                <w:rStyle w:val="Hyperlink"/>
              </w:rPr>
              <w:t>Demarcation Indicator</w:t>
            </w:r>
            <w:r w:rsidR="00BD17B6">
              <w:rPr>
                <w:webHidden/>
              </w:rPr>
              <w:tab/>
            </w:r>
            <w:r w:rsidR="00BD17B6">
              <w:rPr>
                <w:webHidden/>
              </w:rPr>
              <w:fldChar w:fldCharType="begin"/>
            </w:r>
            <w:r w:rsidR="00BD17B6">
              <w:rPr>
                <w:webHidden/>
              </w:rPr>
              <w:instrText xml:space="preserve"> PAGEREF _Toc120214532 \h </w:instrText>
            </w:r>
            <w:r w:rsidR="00BD17B6">
              <w:rPr>
                <w:webHidden/>
              </w:rPr>
            </w:r>
            <w:r w:rsidR="00BD17B6">
              <w:rPr>
                <w:webHidden/>
              </w:rPr>
              <w:fldChar w:fldCharType="separate"/>
            </w:r>
            <w:r w:rsidR="00591F1B">
              <w:rPr>
                <w:webHidden/>
              </w:rPr>
              <w:t>195</w:t>
            </w:r>
            <w:r w:rsidR="00BD17B6">
              <w:rPr>
                <w:webHidden/>
              </w:rPr>
              <w:fldChar w:fldCharType="end"/>
            </w:r>
          </w:hyperlink>
        </w:p>
        <w:p w14:paraId="3AF10118" w14:textId="3B89134D" w:rsidR="00BD17B6" w:rsidRDefault="00BA61CD">
          <w:pPr>
            <w:pStyle w:val="TOC2"/>
            <w:rPr>
              <w:rFonts w:asciiTheme="minorHAnsi" w:eastAsiaTheme="minorEastAsia" w:hAnsiTheme="minorHAnsi" w:cstheme="minorBidi"/>
              <w:sz w:val="22"/>
              <w:szCs w:val="22"/>
              <w:lang w:val="en-US" w:eastAsia="en-US"/>
            </w:rPr>
          </w:pPr>
          <w:hyperlink w:anchor="_Toc120214533" w:history="1">
            <w:r w:rsidR="00BD17B6" w:rsidRPr="00BC1F0D">
              <w:rPr>
                <w:rStyle w:val="Hyperlink"/>
              </w:rPr>
              <w:t>16.15</w:t>
            </w:r>
            <w:r w:rsidR="00BD17B6">
              <w:rPr>
                <w:rFonts w:asciiTheme="minorHAnsi" w:eastAsiaTheme="minorEastAsia" w:hAnsiTheme="minorHAnsi" w:cstheme="minorBidi"/>
                <w:sz w:val="22"/>
                <w:szCs w:val="22"/>
                <w:lang w:val="en-US" w:eastAsia="en-US"/>
              </w:rPr>
              <w:tab/>
            </w:r>
            <w:r w:rsidR="00BD17B6" w:rsidRPr="00BC1F0D">
              <w:rPr>
                <w:rStyle w:val="Hyperlink"/>
              </w:rPr>
              <w:t>Entrance Reference</w:t>
            </w:r>
            <w:r w:rsidR="00BD17B6">
              <w:rPr>
                <w:webHidden/>
              </w:rPr>
              <w:tab/>
            </w:r>
            <w:r w:rsidR="00BD17B6">
              <w:rPr>
                <w:webHidden/>
              </w:rPr>
              <w:fldChar w:fldCharType="begin"/>
            </w:r>
            <w:r w:rsidR="00BD17B6">
              <w:rPr>
                <w:webHidden/>
              </w:rPr>
              <w:instrText xml:space="preserve"> PAGEREF _Toc120214533 \h </w:instrText>
            </w:r>
            <w:r w:rsidR="00BD17B6">
              <w:rPr>
                <w:webHidden/>
              </w:rPr>
            </w:r>
            <w:r w:rsidR="00BD17B6">
              <w:rPr>
                <w:webHidden/>
              </w:rPr>
              <w:fldChar w:fldCharType="separate"/>
            </w:r>
            <w:r w:rsidR="00591F1B">
              <w:rPr>
                <w:webHidden/>
              </w:rPr>
              <w:t>195</w:t>
            </w:r>
            <w:r w:rsidR="00BD17B6">
              <w:rPr>
                <w:webHidden/>
              </w:rPr>
              <w:fldChar w:fldCharType="end"/>
            </w:r>
          </w:hyperlink>
        </w:p>
        <w:p w14:paraId="4AC3CECF" w14:textId="2FC88617" w:rsidR="00BD17B6" w:rsidRDefault="00BA61CD">
          <w:pPr>
            <w:pStyle w:val="TOC2"/>
            <w:rPr>
              <w:rFonts w:asciiTheme="minorHAnsi" w:eastAsiaTheme="minorEastAsia" w:hAnsiTheme="minorHAnsi" w:cstheme="minorBidi"/>
              <w:sz w:val="22"/>
              <w:szCs w:val="22"/>
              <w:lang w:val="en-US" w:eastAsia="en-US"/>
            </w:rPr>
          </w:pPr>
          <w:hyperlink w:anchor="_Toc120214534" w:history="1">
            <w:r w:rsidR="00BD17B6" w:rsidRPr="00BC1F0D">
              <w:rPr>
                <w:rStyle w:val="Hyperlink"/>
              </w:rPr>
              <w:t>16.16</w:t>
            </w:r>
            <w:r w:rsidR="00BD17B6">
              <w:rPr>
                <w:rFonts w:asciiTheme="minorHAnsi" w:eastAsiaTheme="minorEastAsia" w:hAnsiTheme="minorHAnsi" w:cstheme="minorBidi"/>
                <w:sz w:val="22"/>
                <w:szCs w:val="22"/>
                <w:lang w:val="en-US" w:eastAsia="en-US"/>
              </w:rPr>
              <w:tab/>
            </w:r>
            <w:r w:rsidR="00BD17B6" w:rsidRPr="00BC1F0D">
              <w:rPr>
                <w:rStyle w:val="Hyperlink"/>
              </w:rPr>
              <w:t>Entrance To</w:t>
            </w:r>
            <w:r w:rsidR="00BD17B6">
              <w:rPr>
                <w:webHidden/>
              </w:rPr>
              <w:tab/>
            </w:r>
            <w:r w:rsidR="00BD17B6">
              <w:rPr>
                <w:webHidden/>
              </w:rPr>
              <w:fldChar w:fldCharType="begin"/>
            </w:r>
            <w:r w:rsidR="00BD17B6">
              <w:rPr>
                <w:webHidden/>
              </w:rPr>
              <w:instrText xml:space="preserve"> PAGEREF _Toc120214534 \h </w:instrText>
            </w:r>
            <w:r w:rsidR="00BD17B6">
              <w:rPr>
                <w:webHidden/>
              </w:rPr>
            </w:r>
            <w:r w:rsidR="00BD17B6">
              <w:rPr>
                <w:webHidden/>
              </w:rPr>
              <w:fldChar w:fldCharType="separate"/>
            </w:r>
            <w:r w:rsidR="00591F1B">
              <w:rPr>
                <w:webHidden/>
              </w:rPr>
              <w:t>195</w:t>
            </w:r>
            <w:r w:rsidR="00BD17B6">
              <w:rPr>
                <w:webHidden/>
              </w:rPr>
              <w:fldChar w:fldCharType="end"/>
            </w:r>
          </w:hyperlink>
        </w:p>
        <w:p w14:paraId="54E1B3EA" w14:textId="62D296EA" w:rsidR="00BD17B6" w:rsidRDefault="00BA61CD">
          <w:pPr>
            <w:pStyle w:val="TOC2"/>
            <w:rPr>
              <w:rFonts w:asciiTheme="minorHAnsi" w:eastAsiaTheme="minorEastAsia" w:hAnsiTheme="minorHAnsi" w:cstheme="minorBidi"/>
              <w:sz w:val="22"/>
              <w:szCs w:val="22"/>
              <w:lang w:val="en-US" w:eastAsia="en-US"/>
            </w:rPr>
          </w:pPr>
          <w:hyperlink w:anchor="_Toc120214535" w:history="1">
            <w:r w:rsidR="00BD17B6" w:rsidRPr="00BC1F0D">
              <w:rPr>
                <w:rStyle w:val="Hyperlink"/>
              </w:rPr>
              <w:t>16.17</w:t>
            </w:r>
            <w:r w:rsidR="00BD17B6">
              <w:rPr>
                <w:rFonts w:asciiTheme="minorHAnsi" w:eastAsiaTheme="minorEastAsia" w:hAnsiTheme="minorHAnsi" w:cstheme="minorBidi"/>
                <w:sz w:val="22"/>
                <w:szCs w:val="22"/>
                <w:lang w:val="en-US" w:eastAsia="en-US"/>
              </w:rPr>
              <w:tab/>
            </w:r>
            <w:r w:rsidR="00BD17B6" w:rsidRPr="00BC1F0D">
              <w:rPr>
                <w:rStyle w:val="Hyperlink"/>
              </w:rPr>
              <w:t>Has Infrastructure</w:t>
            </w:r>
            <w:r w:rsidR="00BD17B6">
              <w:rPr>
                <w:webHidden/>
              </w:rPr>
              <w:tab/>
            </w:r>
            <w:r w:rsidR="00BD17B6">
              <w:rPr>
                <w:webHidden/>
              </w:rPr>
              <w:fldChar w:fldCharType="begin"/>
            </w:r>
            <w:r w:rsidR="00BD17B6">
              <w:rPr>
                <w:webHidden/>
              </w:rPr>
              <w:instrText xml:space="preserve"> PAGEREF _Toc120214535 \h </w:instrText>
            </w:r>
            <w:r w:rsidR="00BD17B6">
              <w:rPr>
                <w:webHidden/>
              </w:rPr>
            </w:r>
            <w:r w:rsidR="00BD17B6">
              <w:rPr>
                <w:webHidden/>
              </w:rPr>
              <w:fldChar w:fldCharType="separate"/>
            </w:r>
            <w:r w:rsidR="00591F1B">
              <w:rPr>
                <w:webHidden/>
              </w:rPr>
              <w:t>196</w:t>
            </w:r>
            <w:r w:rsidR="00BD17B6">
              <w:rPr>
                <w:webHidden/>
              </w:rPr>
              <w:fldChar w:fldCharType="end"/>
            </w:r>
          </w:hyperlink>
        </w:p>
        <w:p w14:paraId="71BFF43E" w14:textId="15441D87" w:rsidR="00BD17B6" w:rsidRDefault="00BA61CD">
          <w:pPr>
            <w:pStyle w:val="TOC2"/>
            <w:rPr>
              <w:rFonts w:asciiTheme="minorHAnsi" w:eastAsiaTheme="minorEastAsia" w:hAnsiTheme="minorHAnsi" w:cstheme="minorBidi"/>
              <w:sz w:val="22"/>
              <w:szCs w:val="22"/>
              <w:lang w:val="en-US" w:eastAsia="en-US"/>
            </w:rPr>
          </w:pPr>
          <w:hyperlink w:anchor="_Toc120214536" w:history="1">
            <w:r w:rsidR="00BD17B6" w:rsidRPr="00BC1F0D">
              <w:rPr>
                <w:rStyle w:val="Hyperlink"/>
              </w:rPr>
              <w:t>16.18</w:t>
            </w:r>
            <w:r w:rsidR="00BD17B6">
              <w:rPr>
                <w:rFonts w:asciiTheme="minorHAnsi" w:eastAsiaTheme="minorEastAsia" w:hAnsiTheme="minorHAnsi" w:cstheme="minorBidi"/>
                <w:sz w:val="22"/>
                <w:szCs w:val="22"/>
                <w:lang w:val="en-US" w:eastAsia="en-US"/>
              </w:rPr>
              <w:tab/>
            </w:r>
            <w:r w:rsidR="00BD17B6" w:rsidRPr="00BC1F0D">
              <w:rPr>
                <w:rStyle w:val="Hyperlink"/>
              </w:rPr>
              <w:t>Identifies</w:t>
            </w:r>
            <w:r w:rsidR="00BD17B6">
              <w:rPr>
                <w:webHidden/>
              </w:rPr>
              <w:tab/>
            </w:r>
            <w:r w:rsidR="00BD17B6">
              <w:rPr>
                <w:webHidden/>
              </w:rPr>
              <w:fldChar w:fldCharType="begin"/>
            </w:r>
            <w:r w:rsidR="00BD17B6">
              <w:rPr>
                <w:webHidden/>
              </w:rPr>
              <w:instrText xml:space="preserve"> PAGEREF _Toc120214536 \h </w:instrText>
            </w:r>
            <w:r w:rsidR="00BD17B6">
              <w:rPr>
                <w:webHidden/>
              </w:rPr>
            </w:r>
            <w:r w:rsidR="00BD17B6">
              <w:rPr>
                <w:webHidden/>
              </w:rPr>
              <w:fldChar w:fldCharType="separate"/>
            </w:r>
            <w:r w:rsidR="00591F1B">
              <w:rPr>
                <w:webHidden/>
              </w:rPr>
              <w:t>196</w:t>
            </w:r>
            <w:r w:rsidR="00BD17B6">
              <w:rPr>
                <w:webHidden/>
              </w:rPr>
              <w:fldChar w:fldCharType="end"/>
            </w:r>
          </w:hyperlink>
        </w:p>
        <w:p w14:paraId="6C09DF5D" w14:textId="7BBBB38A" w:rsidR="00BD17B6" w:rsidRDefault="00BA61CD">
          <w:pPr>
            <w:pStyle w:val="TOC2"/>
            <w:rPr>
              <w:rFonts w:asciiTheme="minorHAnsi" w:eastAsiaTheme="minorEastAsia" w:hAnsiTheme="minorHAnsi" w:cstheme="minorBidi"/>
              <w:sz w:val="22"/>
              <w:szCs w:val="22"/>
              <w:lang w:val="en-US" w:eastAsia="en-US"/>
            </w:rPr>
          </w:pPr>
          <w:hyperlink w:anchor="_Toc120214537" w:history="1">
            <w:r w:rsidR="00BD17B6" w:rsidRPr="00BC1F0D">
              <w:rPr>
                <w:rStyle w:val="Hyperlink"/>
              </w:rPr>
              <w:t>16.19</w:t>
            </w:r>
            <w:r w:rsidR="00BD17B6">
              <w:rPr>
                <w:rFonts w:asciiTheme="minorHAnsi" w:eastAsiaTheme="minorEastAsia" w:hAnsiTheme="minorHAnsi" w:cstheme="minorBidi"/>
                <w:sz w:val="22"/>
                <w:szCs w:val="22"/>
                <w:lang w:val="en-US" w:eastAsia="en-US"/>
              </w:rPr>
              <w:tab/>
            </w:r>
            <w:r w:rsidR="00BD17B6" w:rsidRPr="00BC1F0D">
              <w:rPr>
                <w:rStyle w:val="Hyperlink"/>
              </w:rPr>
              <w:t>Infrastructure Location</w:t>
            </w:r>
            <w:r w:rsidR="00BD17B6">
              <w:rPr>
                <w:webHidden/>
              </w:rPr>
              <w:tab/>
            </w:r>
            <w:r w:rsidR="00BD17B6">
              <w:rPr>
                <w:webHidden/>
              </w:rPr>
              <w:fldChar w:fldCharType="begin"/>
            </w:r>
            <w:r w:rsidR="00BD17B6">
              <w:rPr>
                <w:webHidden/>
              </w:rPr>
              <w:instrText xml:space="preserve"> PAGEREF _Toc120214537 \h </w:instrText>
            </w:r>
            <w:r w:rsidR="00BD17B6">
              <w:rPr>
                <w:webHidden/>
              </w:rPr>
            </w:r>
            <w:r w:rsidR="00BD17B6">
              <w:rPr>
                <w:webHidden/>
              </w:rPr>
              <w:fldChar w:fldCharType="separate"/>
            </w:r>
            <w:r w:rsidR="00591F1B">
              <w:rPr>
                <w:webHidden/>
              </w:rPr>
              <w:t>196</w:t>
            </w:r>
            <w:r w:rsidR="00BD17B6">
              <w:rPr>
                <w:webHidden/>
              </w:rPr>
              <w:fldChar w:fldCharType="end"/>
            </w:r>
          </w:hyperlink>
        </w:p>
        <w:p w14:paraId="51CAE1E7" w14:textId="3DFDE6FD" w:rsidR="00BD17B6" w:rsidRDefault="00BA61CD">
          <w:pPr>
            <w:pStyle w:val="TOC2"/>
            <w:rPr>
              <w:rFonts w:asciiTheme="minorHAnsi" w:eastAsiaTheme="minorEastAsia" w:hAnsiTheme="minorHAnsi" w:cstheme="minorBidi"/>
              <w:sz w:val="22"/>
              <w:szCs w:val="22"/>
              <w:lang w:val="en-US" w:eastAsia="en-US"/>
            </w:rPr>
          </w:pPr>
          <w:hyperlink w:anchor="_Toc120214538" w:history="1">
            <w:r w:rsidR="00BD17B6" w:rsidRPr="00BC1F0D">
              <w:rPr>
                <w:rStyle w:val="Hyperlink"/>
              </w:rPr>
              <w:t>16.20</w:t>
            </w:r>
            <w:r w:rsidR="00BD17B6">
              <w:rPr>
                <w:rFonts w:asciiTheme="minorHAnsi" w:eastAsiaTheme="minorEastAsia" w:hAnsiTheme="minorHAnsi" w:cstheme="minorBidi"/>
                <w:sz w:val="22"/>
                <w:szCs w:val="22"/>
                <w:lang w:val="en-US" w:eastAsia="en-US"/>
              </w:rPr>
              <w:tab/>
            </w:r>
            <w:r w:rsidR="00BD17B6" w:rsidRPr="00BC1F0D">
              <w:rPr>
                <w:rStyle w:val="Hyperlink"/>
              </w:rPr>
              <w:t>Information provided for</w:t>
            </w:r>
            <w:r w:rsidR="00BD17B6">
              <w:rPr>
                <w:webHidden/>
              </w:rPr>
              <w:tab/>
            </w:r>
            <w:r w:rsidR="00BD17B6">
              <w:rPr>
                <w:webHidden/>
              </w:rPr>
              <w:fldChar w:fldCharType="begin"/>
            </w:r>
            <w:r w:rsidR="00BD17B6">
              <w:rPr>
                <w:webHidden/>
              </w:rPr>
              <w:instrText xml:space="preserve"> PAGEREF _Toc120214538 \h </w:instrText>
            </w:r>
            <w:r w:rsidR="00BD17B6">
              <w:rPr>
                <w:webHidden/>
              </w:rPr>
            </w:r>
            <w:r w:rsidR="00BD17B6">
              <w:rPr>
                <w:webHidden/>
              </w:rPr>
              <w:fldChar w:fldCharType="separate"/>
            </w:r>
            <w:r w:rsidR="00591F1B">
              <w:rPr>
                <w:webHidden/>
              </w:rPr>
              <w:t>196</w:t>
            </w:r>
            <w:r w:rsidR="00BD17B6">
              <w:rPr>
                <w:webHidden/>
              </w:rPr>
              <w:fldChar w:fldCharType="end"/>
            </w:r>
          </w:hyperlink>
        </w:p>
        <w:p w14:paraId="6F494324" w14:textId="3D0A9790" w:rsidR="00BD17B6" w:rsidRDefault="00BA61CD">
          <w:pPr>
            <w:pStyle w:val="TOC2"/>
            <w:rPr>
              <w:rFonts w:asciiTheme="minorHAnsi" w:eastAsiaTheme="minorEastAsia" w:hAnsiTheme="minorHAnsi" w:cstheme="minorBidi"/>
              <w:sz w:val="22"/>
              <w:szCs w:val="22"/>
              <w:lang w:val="en-US" w:eastAsia="en-US"/>
            </w:rPr>
          </w:pPr>
          <w:hyperlink w:anchor="_Toc120214539" w:history="1">
            <w:r w:rsidR="00BD17B6" w:rsidRPr="00BC1F0D">
              <w:rPr>
                <w:rStyle w:val="Hyperlink"/>
              </w:rPr>
              <w:t>16.21</w:t>
            </w:r>
            <w:r w:rsidR="00BD17B6">
              <w:rPr>
                <w:rFonts w:asciiTheme="minorHAnsi" w:eastAsiaTheme="minorEastAsia" w:hAnsiTheme="minorHAnsi" w:cstheme="minorBidi"/>
                <w:sz w:val="22"/>
                <w:szCs w:val="22"/>
                <w:lang w:val="en-US" w:eastAsia="en-US"/>
              </w:rPr>
              <w:tab/>
            </w:r>
            <w:r w:rsidR="00BD17B6" w:rsidRPr="00BC1F0D">
              <w:rPr>
                <w:rStyle w:val="Hyperlink"/>
              </w:rPr>
              <w:t>Is applicable to</w:t>
            </w:r>
            <w:r w:rsidR="00BD17B6">
              <w:rPr>
                <w:webHidden/>
              </w:rPr>
              <w:tab/>
            </w:r>
            <w:r w:rsidR="00BD17B6">
              <w:rPr>
                <w:webHidden/>
              </w:rPr>
              <w:fldChar w:fldCharType="begin"/>
            </w:r>
            <w:r w:rsidR="00BD17B6">
              <w:rPr>
                <w:webHidden/>
              </w:rPr>
              <w:instrText xml:space="preserve"> PAGEREF _Toc120214539 \h </w:instrText>
            </w:r>
            <w:r w:rsidR="00BD17B6">
              <w:rPr>
                <w:webHidden/>
              </w:rPr>
            </w:r>
            <w:r w:rsidR="00BD17B6">
              <w:rPr>
                <w:webHidden/>
              </w:rPr>
              <w:fldChar w:fldCharType="separate"/>
            </w:r>
            <w:r w:rsidR="00591F1B">
              <w:rPr>
                <w:webHidden/>
              </w:rPr>
              <w:t>196</w:t>
            </w:r>
            <w:r w:rsidR="00BD17B6">
              <w:rPr>
                <w:webHidden/>
              </w:rPr>
              <w:fldChar w:fldCharType="end"/>
            </w:r>
          </w:hyperlink>
        </w:p>
        <w:p w14:paraId="68A1AF51" w14:textId="7A0D7656" w:rsidR="00BD17B6" w:rsidRDefault="00BA61CD">
          <w:pPr>
            <w:pStyle w:val="TOC2"/>
            <w:rPr>
              <w:rFonts w:asciiTheme="minorHAnsi" w:eastAsiaTheme="minorEastAsia" w:hAnsiTheme="minorHAnsi" w:cstheme="minorBidi"/>
              <w:sz w:val="22"/>
              <w:szCs w:val="22"/>
              <w:lang w:val="en-US" w:eastAsia="en-US"/>
            </w:rPr>
          </w:pPr>
          <w:hyperlink w:anchor="_Toc120214540" w:history="1">
            <w:r w:rsidR="00BD17B6" w:rsidRPr="00BC1F0D">
              <w:rPr>
                <w:rStyle w:val="Hyperlink"/>
              </w:rPr>
              <w:t>16.22</w:t>
            </w:r>
            <w:r w:rsidR="00BD17B6">
              <w:rPr>
                <w:rFonts w:asciiTheme="minorHAnsi" w:eastAsiaTheme="minorEastAsia" w:hAnsiTheme="minorHAnsi" w:cstheme="minorBidi"/>
                <w:sz w:val="22"/>
                <w:szCs w:val="22"/>
                <w:lang w:val="en-US" w:eastAsia="en-US"/>
              </w:rPr>
              <w:tab/>
            </w:r>
            <w:r w:rsidR="00BD17B6" w:rsidRPr="00BC1F0D">
              <w:rPr>
                <w:rStyle w:val="Hyperlink"/>
              </w:rPr>
              <w:t>Limit Extent</w:t>
            </w:r>
            <w:r w:rsidR="00BD17B6">
              <w:rPr>
                <w:webHidden/>
              </w:rPr>
              <w:tab/>
            </w:r>
            <w:r w:rsidR="00BD17B6">
              <w:rPr>
                <w:webHidden/>
              </w:rPr>
              <w:fldChar w:fldCharType="begin"/>
            </w:r>
            <w:r w:rsidR="00BD17B6">
              <w:rPr>
                <w:webHidden/>
              </w:rPr>
              <w:instrText xml:space="preserve"> PAGEREF _Toc120214540 \h </w:instrText>
            </w:r>
            <w:r w:rsidR="00BD17B6">
              <w:rPr>
                <w:webHidden/>
              </w:rPr>
            </w:r>
            <w:r w:rsidR="00BD17B6">
              <w:rPr>
                <w:webHidden/>
              </w:rPr>
              <w:fldChar w:fldCharType="separate"/>
            </w:r>
            <w:r w:rsidR="00591F1B">
              <w:rPr>
                <w:webHidden/>
              </w:rPr>
              <w:t>196</w:t>
            </w:r>
            <w:r w:rsidR="00BD17B6">
              <w:rPr>
                <w:webHidden/>
              </w:rPr>
              <w:fldChar w:fldCharType="end"/>
            </w:r>
          </w:hyperlink>
        </w:p>
        <w:p w14:paraId="1DCF9E5B" w14:textId="1B28F5AE" w:rsidR="00BD17B6" w:rsidRDefault="00BA61CD">
          <w:pPr>
            <w:pStyle w:val="TOC2"/>
            <w:rPr>
              <w:rFonts w:asciiTheme="minorHAnsi" w:eastAsiaTheme="minorEastAsia" w:hAnsiTheme="minorHAnsi" w:cstheme="minorBidi"/>
              <w:sz w:val="22"/>
              <w:szCs w:val="22"/>
              <w:lang w:val="en-US" w:eastAsia="en-US"/>
            </w:rPr>
          </w:pPr>
          <w:hyperlink w:anchor="_Toc120214541" w:history="1">
            <w:r w:rsidR="00BD17B6" w:rsidRPr="00BC1F0D">
              <w:rPr>
                <w:rStyle w:val="Hyperlink"/>
              </w:rPr>
              <w:t>16.23</w:t>
            </w:r>
            <w:r w:rsidR="00BD17B6">
              <w:rPr>
                <w:rFonts w:asciiTheme="minorHAnsi" w:eastAsiaTheme="minorEastAsia" w:hAnsiTheme="minorHAnsi" w:cstheme="minorBidi"/>
                <w:sz w:val="22"/>
                <w:szCs w:val="22"/>
                <w:lang w:val="en-US" w:eastAsia="en-US"/>
              </w:rPr>
              <w:tab/>
            </w:r>
            <w:r w:rsidR="00BD17B6" w:rsidRPr="00BC1F0D">
              <w:rPr>
                <w:rStyle w:val="Hyperlink"/>
              </w:rPr>
              <w:t>Limit Reference</w:t>
            </w:r>
            <w:r w:rsidR="00BD17B6">
              <w:rPr>
                <w:webHidden/>
              </w:rPr>
              <w:tab/>
            </w:r>
            <w:r w:rsidR="00BD17B6">
              <w:rPr>
                <w:webHidden/>
              </w:rPr>
              <w:fldChar w:fldCharType="begin"/>
            </w:r>
            <w:r w:rsidR="00BD17B6">
              <w:rPr>
                <w:webHidden/>
              </w:rPr>
              <w:instrText xml:space="preserve"> PAGEREF _Toc120214541 \h </w:instrText>
            </w:r>
            <w:r w:rsidR="00BD17B6">
              <w:rPr>
                <w:webHidden/>
              </w:rPr>
            </w:r>
            <w:r w:rsidR="00BD17B6">
              <w:rPr>
                <w:webHidden/>
              </w:rPr>
              <w:fldChar w:fldCharType="separate"/>
            </w:r>
            <w:r w:rsidR="00591F1B">
              <w:rPr>
                <w:webHidden/>
              </w:rPr>
              <w:t>196</w:t>
            </w:r>
            <w:r w:rsidR="00BD17B6">
              <w:rPr>
                <w:webHidden/>
              </w:rPr>
              <w:fldChar w:fldCharType="end"/>
            </w:r>
          </w:hyperlink>
        </w:p>
        <w:p w14:paraId="40FABA10" w14:textId="1579734D" w:rsidR="00BD17B6" w:rsidRDefault="00BA61CD">
          <w:pPr>
            <w:pStyle w:val="TOC2"/>
            <w:rPr>
              <w:rFonts w:asciiTheme="minorHAnsi" w:eastAsiaTheme="minorEastAsia" w:hAnsiTheme="minorHAnsi" w:cstheme="minorBidi"/>
              <w:sz w:val="22"/>
              <w:szCs w:val="22"/>
              <w:lang w:val="en-US" w:eastAsia="en-US"/>
            </w:rPr>
          </w:pPr>
          <w:hyperlink w:anchor="_Toc120214542" w:history="1">
            <w:r w:rsidR="00BD17B6" w:rsidRPr="00BC1F0D">
              <w:rPr>
                <w:rStyle w:val="Hyperlink"/>
              </w:rPr>
              <w:t>16.24</w:t>
            </w:r>
            <w:r w:rsidR="00BD17B6">
              <w:rPr>
                <w:rFonts w:asciiTheme="minorHAnsi" w:eastAsiaTheme="minorEastAsia" w:hAnsiTheme="minorHAnsi" w:cstheme="minorBidi"/>
                <w:sz w:val="22"/>
                <w:szCs w:val="22"/>
                <w:lang w:val="en-US" w:eastAsia="en-US"/>
              </w:rPr>
              <w:tab/>
            </w:r>
            <w:r w:rsidR="00BD17B6" w:rsidRPr="00BC1F0D">
              <w:rPr>
                <w:rStyle w:val="Hyperlink"/>
              </w:rPr>
              <w:t>Location service hours</w:t>
            </w:r>
            <w:r w:rsidR="00BD17B6">
              <w:rPr>
                <w:webHidden/>
              </w:rPr>
              <w:tab/>
            </w:r>
            <w:r w:rsidR="00BD17B6">
              <w:rPr>
                <w:webHidden/>
              </w:rPr>
              <w:fldChar w:fldCharType="begin"/>
            </w:r>
            <w:r w:rsidR="00BD17B6">
              <w:rPr>
                <w:webHidden/>
              </w:rPr>
              <w:instrText xml:space="preserve"> PAGEREF _Toc120214542 \h </w:instrText>
            </w:r>
            <w:r w:rsidR="00BD17B6">
              <w:rPr>
                <w:webHidden/>
              </w:rPr>
            </w:r>
            <w:r w:rsidR="00BD17B6">
              <w:rPr>
                <w:webHidden/>
              </w:rPr>
              <w:fldChar w:fldCharType="separate"/>
            </w:r>
            <w:r w:rsidR="00591F1B">
              <w:rPr>
                <w:webHidden/>
              </w:rPr>
              <w:t>197</w:t>
            </w:r>
            <w:r w:rsidR="00BD17B6">
              <w:rPr>
                <w:webHidden/>
              </w:rPr>
              <w:fldChar w:fldCharType="end"/>
            </w:r>
          </w:hyperlink>
        </w:p>
        <w:p w14:paraId="6DC0C9B5" w14:textId="60B230A3" w:rsidR="00BD17B6" w:rsidRDefault="00BA61CD">
          <w:pPr>
            <w:pStyle w:val="TOC2"/>
            <w:rPr>
              <w:rFonts w:asciiTheme="minorHAnsi" w:eastAsiaTheme="minorEastAsia" w:hAnsiTheme="minorHAnsi" w:cstheme="minorBidi"/>
              <w:sz w:val="22"/>
              <w:szCs w:val="22"/>
              <w:lang w:val="en-US" w:eastAsia="en-US"/>
            </w:rPr>
          </w:pPr>
          <w:hyperlink w:anchor="_Toc120214543" w:history="1">
            <w:r w:rsidR="00BD17B6" w:rsidRPr="00BC1F0D">
              <w:rPr>
                <w:rStyle w:val="Hyperlink"/>
              </w:rPr>
              <w:t>16.25</w:t>
            </w:r>
            <w:r w:rsidR="00BD17B6">
              <w:rPr>
                <w:rFonts w:asciiTheme="minorHAnsi" w:eastAsiaTheme="minorEastAsia" w:hAnsiTheme="minorHAnsi" w:cstheme="minorBidi"/>
                <w:sz w:val="22"/>
                <w:szCs w:val="22"/>
                <w:lang w:val="en-US" w:eastAsia="en-US"/>
              </w:rPr>
              <w:tab/>
            </w:r>
            <w:r w:rsidR="00BD17B6" w:rsidRPr="00BC1F0D">
              <w:rPr>
                <w:rStyle w:val="Hyperlink"/>
              </w:rPr>
              <w:t>Layout Unit</w:t>
            </w:r>
            <w:r w:rsidR="00BD17B6">
              <w:rPr>
                <w:webHidden/>
              </w:rPr>
              <w:tab/>
            </w:r>
            <w:r w:rsidR="00BD17B6">
              <w:rPr>
                <w:webHidden/>
              </w:rPr>
              <w:fldChar w:fldCharType="begin"/>
            </w:r>
            <w:r w:rsidR="00BD17B6">
              <w:rPr>
                <w:webHidden/>
              </w:rPr>
              <w:instrText xml:space="preserve"> PAGEREF _Toc120214543 \h </w:instrText>
            </w:r>
            <w:r w:rsidR="00BD17B6">
              <w:rPr>
                <w:webHidden/>
              </w:rPr>
            </w:r>
            <w:r w:rsidR="00BD17B6">
              <w:rPr>
                <w:webHidden/>
              </w:rPr>
              <w:fldChar w:fldCharType="separate"/>
            </w:r>
            <w:r w:rsidR="00591F1B">
              <w:rPr>
                <w:webHidden/>
              </w:rPr>
              <w:t>197</w:t>
            </w:r>
            <w:r w:rsidR="00BD17B6">
              <w:rPr>
                <w:webHidden/>
              </w:rPr>
              <w:fldChar w:fldCharType="end"/>
            </w:r>
          </w:hyperlink>
        </w:p>
        <w:p w14:paraId="1807130D" w14:textId="499DE435" w:rsidR="00BD17B6" w:rsidRDefault="00BA61CD">
          <w:pPr>
            <w:pStyle w:val="TOC2"/>
            <w:rPr>
              <w:rFonts w:asciiTheme="minorHAnsi" w:eastAsiaTheme="minorEastAsia" w:hAnsiTheme="minorHAnsi" w:cstheme="minorBidi"/>
              <w:sz w:val="22"/>
              <w:szCs w:val="22"/>
              <w:lang w:val="en-US" w:eastAsia="en-US"/>
            </w:rPr>
          </w:pPr>
          <w:hyperlink w:anchor="_Toc120214544" w:history="1">
            <w:r w:rsidR="00BD17B6" w:rsidRPr="00BC1F0D">
              <w:rPr>
                <w:rStyle w:val="Hyperlink"/>
              </w:rPr>
              <w:t>16.26</w:t>
            </w:r>
            <w:r w:rsidR="00BD17B6">
              <w:rPr>
                <w:rFonts w:asciiTheme="minorHAnsi" w:eastAsiaTheme="minorEastAsia" w:hAnsiTheme="minorHAnsi" w:cstheme="minorBidi"/>
                <w:sz w:val="22"/>
                <w:szCs w:val="22"/>
                <w:lang w:val="en-US" w:eastAsia="en-US"/>
              </w:rPr>
              <w:tab/>
            </w:r>
            <w:r w:rsidR="00BD17B6" w:rsidRPr="00BC1F0D">
              <w:rPr>
                <w:rStyle w:val="Hyperlink"/>
              </w:rPr>
              <w:t>Location Served</w:t>
            </w:r>
            <w:r w:rsidR="00BD17B6">
              <w:rPr>
                <w:webHidden/>
              </w:rPr>
              <w:tab/>
            </w:r>
            <w:r w:rsidR="00BD17B6">
              <w:rPr>
                <w:webHidden/>
              </w:rPr>
              <w:fldChar w:fldCharType="begin"/>
            </w:r>
            <w:r w:rsidR="00BD17B6">
              <w:rPr>
                <w:webHidden/>
              </w:rPr>
              <w:instrText xml:space="preserve"> PAGEREF _Toc120214544 \h </w:instrText>
            </w:r>
            <w:r w:rsidR="00BD17B6">
              <w:rPr>
                <w:webHidden/>
              </w:rPr>
            </w:r>
            <w:r w:rsidR="00BD17B6">
              <w:rPr>
                <w:webHidden/>
              </w:rPr>
              <w:fldChar w:fldCharType="separate"/>
            </w:r>
            <w:r w:rsidR="00591F1B">
              <w:rPr>
                <w:webHidden/>
              </w:rPr>
              <w:t>197</w:t>
            </w:r>
            <w:r w:rsidR="00BD17B6">
              <w:rPr>
                <w:webHidden/>
              </w:rPr>
              <w:fldChar w:fldCharType="end"/>
            </w:r>
          </w:hyperlink>
        </w:p>
        <w:p w14:paraId="62729B95" w14:textId="00518150" w:rsidR="00BD17B6" w:rsidRDefault="00BA61CD">
          <w:pPr>
            <w:pStyle w:val="TOC2"/>
            <w:rPr>
              <w:rFonts w:asciiTheme="minorHAnsi" w:eastAsiaTheme="minorEastAsia" w:hAnsiTheme="minorHAnsi" w:cstheme="minorBidi"/>
              <w:sz w:val="22"/>
              <w:szCs w:val="22"/>
              <w:lang w:val="en-US" w:eastAsia="en-US"/>
            </w:rPr>
          </w:pPr>
          <w:hyperlink w:anchor="_Toc120214545" w:history="1">
            <w:r w:rsidR="00BD17B6" w:rsidRPr="00BC1F0D">
              <w:rPr>
                <w:rStyle w:val="Hyperlink"/>
              </w:rPr>
              <w:t>16.27</w:t>
            </w:r>
            <w:r w:rsidR="00BD17B6">
              <w:rPr>
                <w:rFonts w:asciiTheme="minorHAnsi" w:eastAsiaTheme="minorEastAsia" w:hAnsiTheme="minorHAnsi" w:cstheme="minorBidi"/>
                <w:sz w:val="22"/>
                <w:szCs w:val="22"/>
                <w:lang w:val="en-US" w:eastAsia="en-US"/>
              </w:rPr>
              <w:tab/>
            </w:r>
            <w:r w:rsidR="00BD17B6" w:rsidRPr="00BC1F0D">
              <w:rPr>
                <w:rStyle w:val="Hyperlink"/>
              </w:rPr>
              <w:t>Facility Operating Hours</w:t>
            </w:r>
            <w:r w:rsidR="00BD17B6">
              <w:rPr>
                <w:webHidden/>
              </w:rPr>
              <w:tab/>
            </w:r>
            <w:r w:rsidR="00BD17B6">
              <w:rPr>
                <w:webHidden/>
              </w:rPr>
              <w:fldChar w:fldCharType="begin"/>
            </w:r>
            <w:r w:rsidR="00BD17B6">
              <w:rPr>
                <w:webHidden/>
              </w:rPr>
              <w:instrText xml:space="preserve"> PAGEREF _Toc120214545 \h </w:instrText>
            </w:r>
            <w:r w:rsidR="00BD17B6">
              <w:rPr>
                <w:webHidden/>
              </w:rPr>
            </w:r>
            <w:r w:rsidR="00BD17B6">
              <w:rPr>
                <w:webHidden/>
              </w:rPr>
              <w:fldChar w:fldCharType="separate"/>
            </w:r>
            <w:r w:rsidR="00591F1B">
              <w:rPr>
                <w:webHidden/>
              </w:rPr>
              <w:t>197</w:t>
            </w:r>
            <w:r w:rsidR="00BD17B6">
              <w:rPr>
                <w:webHidden/>
              </w:rPr>
              <w:fldChar w:fldCharType="end"/>
            </w:r>
          </w:hyperlink>
        </w:p>
        <w:p w14:paraId="61C7965E" w14:textId="45C2D7D8" w:rsidR="00BD17B6" w:rsidRDefault="00BA61CD">
          <w:pPr>
            <w:pStyle w:val="TOC2"/>
            <w:rPr>
              <w:rFonts w:asciiTheme="minorHAnsi" w:eastAsiaTheme="minorEastAsia" w:hAnsiTheme="minorHAnsi" w:cstheme="minorBidi"/>
              <w:sz w:val="22"/>
              <w:szCs w:val="22"/>
              <w:lang w:val="en-US" w:eastAsia="en-US"/>
            </w:rPr>
          </w:pPr>
          <w:hyperlink w:anchor="_Toc120214546" w:history="1">
            <w:r w:rsidR="00BD17B6" w:rsidRPr="00BC1F0D">
              <w:rPr>
                <w:rStyle w:val="Hyperlink"/>
              </w:rPr>
              <w:t>16.28</w:t>
            </w:r>
            <w:r w:rsidR="00BD17B6">
              <w:rPr>
                <w:rFonts w:asciiTheme="minorHAnsi" w:eastAsiaTheme="minorEastAsia" w:hAnsiTheme="minorHAnsi" w:cstheme="minorBidi"/>
                <w:sz w:val="22"/>
                <w:szCs w:val="22"/>
                <w:lang w:val="en-US" w:eastAsia="en-US"/>
              </w:rPr>
              <w:tab/>
            </w:r>
            <w:r w:rsidR="00BD17B6" w:rsidRPr="00BC1F0D">
              <w:rPr>
                <w:rStyle w:val="Hyperlink"/>
              </w:rPr>
              <w:t>Partial working day</w:t>
            </w:r>
            <w:r w:rsidR="00BD17B6">
              <w:rPr>
                <w:webHidden/>
              </w:rPr>
              <w:tab/>
            </w:r>
            <w:r w:rsidR="00BD17B6">
              <w:rPr>
                <w:webHidden/>
              </w:rPr>
              <w:fldChar w:fldCharType="begin"/>
            </w:r>
            <w:r w:rsidR="00BD17B6">
              <w:rPr>
                <w:webHidden/>
              </w:rPr>
              <w:instrText xml:space="preserve"> PAGEREF _Toc120214546 \h </w:instrText>
            </w:r>
            <w:r w:rsidR="00BD17B6">
              <w:rPr>
                <w:webHidden/>
              </w:rPr>
            </w:r>
            <w:r w:rsidR="00BD17B6">
              <w:rPr>
                <w:webHidden/>
              </w:rPr>
              <w:fldChar w:fldCharType="separate"/>
            </w:r>
            <w:r w:rsidR="00591F1B">
              <w:rPr>
                <w:webHidden/>
              </w:rPr>
              <w:t>197</w:t>
            </w:r>
            <w:r w:rsidR="00BD17B6">
              <w:rPr>
                <w:webHidden/>
              </w:rPr>
              <w:fldChar w:fldCharType="end"/>
            </w:r>
          </w:hyperlink>
        </w:p>
        <w:p w14:paraId="40E07BED" w14:textId="396085CD" w:rsidR="00BD17B6" w:rsidRDefault="00BA61CD">
          <w:pPr>
            <w:pStyle w:val="TOC2"/>
            <w:rPr>
              <w:rFonts w:asciiTheme="minorHAnsi" w:eastAsiaTheme="minorEastAsia" w:hAnsiTheme="minorHAnsi" w:cstheme="minorBidi"/>
              <w:sz w:val="22"/>
              <w:szCs w:val="22"/>
              <w:lang w:val="en-US" w:eastAsia="en-US"/>
            </w:rPr>
          </w:pPr>
          <w:hyperlink w:anchor="_Toc120214547" w:history="1">
            <w:r w:rsidR="00BD17B6" w:rsidRPr="00BC1F0D">
              <w:rPr>
                <w:rStyle w:val="Hyperlink"/>
              </w:rPr>
              <w:t>16.29</w:t>
            </w:r>
            <w:r w:rsidR="00BD17B6">
              <w:rPr>
                <w:rFonts w:asciiTheme="minorHAnsi" w:eastAsiaTheme="minorEastAsia" w:hAnsiTheme="minorHAnsi" w:cstheme="minorBidi"/>
                <w:sz w:val="22"/>
                <w:szCs w:val="22"/>
                <w:lang w:val="en-US" w:eastAsia="en-US"/>
              </w:rPr>
              <w:tab/>
            </w:r>
            <w:r w:rsidR="00BD17B6" w:rsidRPr="00BC1F0D">
              <w:rPr>
                <w:rStyle w:val="Hyperlink"/>
              </w:rPr>
              <w:t>Permission</w:t>
            </w:r>
            <w:r w:rsidR="00BD17B6">
              <w:rPr>
                <w:webHidden/>
              </w:rPr>
              <w:tab/>
            </w:r>
            <w:r w:rsidR="00BD17B6">
              <w:rPr>
                <w:webHidden/>
              </w:rPr>
              <w:fldChar w:fldCharType="begin"/>
            </w:r>
            <w:r w:rsidR="00BD17B6">
              <w:rPr>
                <w:webHidden/>
              </w:rPr>
              <w:instrText xml:space="preserve"> PAGEREF _Toc120214547 \h </w:instrText>
            </w:r>
            <w:r w:rsidR="00BD17B6">
              <w:rPr>
                <w:webHidden/>
              </w:rPr>
            </w:r>
            <w:r w:rsidR="00BD17B6">
              <w:rPr>
                <w:webHidden/>
              </w:rPr>
              <w:fldChar w:fldCharType="separate"/>
            </w:r>
            <w:r w:rsidR="00591F1B">
              <w:rPr>
                <w:webHidden/>
              </w:rPr>
              <w:t>197</w:t>
            </w:r>
            <w:r w:rsidR="00BD17B6">
              <w:rPr>
                <w:webHidden/>
              </w:rPr>
              <w:fldChar w:fldCharType="end"/>
            </w:r>
          </w:hyperlink>
        </w:p>
        <w:p w14:paraId="7EFEFC86" w14:textId="7BCBC325" w:rsidR="00BD17B6" w:rsidRDefault="00BA61CD">
          <w:pPr>
            <w:pStyle w:val="TOC2"/>
            <w:rPr>
              <w:rFonts w:asciiTheme="minorHAnsi" w:eastAsiaTheme="minorEastAsia" w:hAnsiTheme="minorHAnsi" w:cstheme="minorBidi"/>
              <w:sz w:val="22"/>
              <w:szCs w:val="22"/>
              <w:lang w:val="en-US" w:eastAsia="en-US"/>
            </w:rPr>
          </w:pPr>
          <w:hyperlink w:anchor="_Toc120214548" w:history="1">
            <w:r w:rsidR="00BD17B6" w:rsidRPr="00BC1F0D">
              <w:rPr>
                <w:rStyle w:val="Hyperlink"/>
              </w:rPr>
              <w:t>16.30</w:t>
            </w:r>
            <w:r w:rsidR="00BD17B6">
              <w:rPr>
                <w:rFonts w:asciiTheme="minorHAnsi" w:eastAsiaTheme="minorEastAsia" w:hAnsiTheme="minorHAnsi" w:cstheme="minorBidi"/>
                <w:sz w:val="22"/>
                <w:szCs w:val="22"/>
                <w:lang w:val="en-US" w:eastAsia="en-US"/>
              </w:rPr>
              <w:tab/>
            </w:r>
            <w:r w:rsidR="00BD17B6" w:rsidRPr="00BC1F0D">
              <w:rPr>
                <w:rStyle w:val="Hyperlink"/>
              </w:rPr>
              <w:t>Positions</w:t>
            </w:r>
            <w:r w:rsidR="00BD17B6">
              <w:rPr>
                <w:webHidden/>
              </w:rPr>
              <w:tab/>
            </w:r>
            <w:r w:rsidR="00BD17B6">
              <w:rPr>
                <w:webHidden/>
              </w:rPr>
              <w:fldChar w:fldCharType="begin"/>
            </w:r>
            <w:r w:rsidR="00BD17B6">
              <w:rPr>
                <w:webHidden/>
              </w:rPr>
              <w:instrText xml:space="preserve"> PAGEREF _Toc120214548 \h </w:instrText>
            </w:r>
            <w:r w:rsidR="00BD17B6">
              <w:rPr>
                <w:webHidden/>
              </w:rPr>
            </w:r>
            <w:r w:rsidR="00BD17B6">
              <w:rPr>
                <w:webHidden/>
              </w:rPr>
              <w:fldChar w:fldCharType="separate"/>
            </w:r>
            <w:r w:rsidR="00591F1B">
              <w:rPr>
                <w:webHidden/>
              </w:rPr>
              <w:t>197</w:t>
            </w:r>
            <w:r w:rsidR="00BD17B6">
              <w:rPr>
                <w:webHidden/>
              </w:rPr>
              <w:fldChar w:fldCharType="end"/>
            </w:r>
          </w:hyperlink>
        </w:p>
        <w:p w14:paraId="172AA12F" w14:textId="4F8B704B" w:rsidR="00BD17B6" w:rsidRDefault="00BA61CD">
          <w:pPr>
            <w:pStyle w:val="TOC2"/>
            <w:rPr>
              <w:rFonts w:asciiTheme="minorHAnsi" w:eastAsiaTheme="minorEastAsia" w:hAnsiTheme="minorHAnsi" w:cstheme="minorBidi"/>
              <w:sz w:val="22"/>
              <w:szCs w:val="22"/>
              <w:lang w:val="en-US" w:eastAsia="en-US"/>
            </w:rPr>
          </w:pPr>
          <w:hyperlink w:anchor="_Toc120214549" w:history="1">
            <w:r w:rsidR="00BD17B6" w:rsidRPr="00BC1F0D">
              <w:rPr>
                <w:rStyle w:val="Hyperlink"/>
              </w:rPr>
              <w:t>16.31</w:t>
            </w:r>
            <w:r w:rsidR="00BD17B6">
              <w:rPr>
                <w:rFonts w:asciiTheme="minorHAnsi" w:eastAsiaTheme="minorEastAsia" w:hAnsiTheme="minorHAnsi" w:cstheme="minorBidi"/>
                <w:sz w:val="22"/>
                <w:szCs w:val="22"/>
                <w:lang w:val="en-US" w:eastAsia="en-US"/>
              </w:rPr>
              <w:tab/>
            </w:r>
            <w:r w:rsidR="00BD17B6" w:rsidRPr="00BC1F0D">
              <w:rPr>
                <w:rStyle w:val="Hyperlink"/>
              </w:rPr>
              <w:t>Primary Facility</w:t>
            </w:r>
            <w:r w:rsidR="00BD17B6">
              <w:rPr>
                <w:webHidden/>
              </w:rPr>
              <w:tab/>
            </w:r>
            <w:r w:rsidR="00BD17B6">
              <w:rPr>
                <w:webHidden/>
              </w:rPr>
              <w:fldChar w:fldCharType="begin"/>
            </w:r>
            <w:r w:rsidR="00BD17B6">
              <w:rPr>
                <w:webHidden/>
              </w:rPr>
              <w:instrText xml:space="preserve"> PAGEREF _Toc120214549 \h </w:instrText>
            </w:r>
            <w:r w:rsidR="00BD17B6">
              <w:rPr>
                <w:webHidden/>
              </w:rPr>
            </w:r>
            <w:r w:rsidR="00BD17B6">
              <w:rPr>
                <w:webHidden/>
              </w:rPr>
              <w:fldChar w:fldCharType="separate"/>
            </w:r>
            <w:r w:rsidR="00591F1B">
              <w:rPr>
                <w:webHidden/>
              </w:rPr>
              <w:t>197</w:t>
            </w:r>
            <w:r w:rsidR="00BD17B6">
              <w:rPr>
                <w:webHidden/>
              </w:rPr>
              <w:fldChar w:fldCharType="end"/>
            </w:r>
          </w:hyperlink>
        </w:p>
        <w:p w14:paraId="59764F54" w14:textId="7C45CA15" w:rsidR="00BD17B6" w:rsidRDefault="00BA61CD">
          <w:pPr>
            <w:pStyle w:val="TOC2"/>
            <w:rPr>
              <w:rFonts w:asciiTheme="minorHAnsi" w:eastAsiaTheme="minorEastAsia" w:hAnsiTheme="minorHAnsi" w:cstheme="minorBidi"/>
              <w:sz w:val="22"/>
              <w:szCs w:val="22"/>
              <w:lang w:val="en-US" w:eastAsia="en-US"/>
            </w:rPr>
          </w:pPr>
          <w:hyperlink w:anchor="_Toc120214550" w:history="1">
            <w:r w:rsidR="00BD17B6" w:rsidRPr="00BC1F0D">
              <w:rPr>
                <w:rStyle w:val="Hyperlink"/>
              </w:rPr>
              <w:t>16.32</w:t>
            </w:r>
            <w:r w:rsidR="00BD17B6">
              <w:rPr>
                <w:rFonts w:asciiTheme="minorHAnsi" w:eastAsiaTheme="minorEastAsia" w:hAnsiTheme="minorHAnsi" w:cstheme="minorBidi"/>
                <w:sz w:val="22"/>
                <w:szCs w:val="22"/>
                <w:lang w:val="en-US" w:eastAsia="en-US"/>
              </w:rPr>
              <w:tab/>
            </w:r>
            <w:r w:rsidR="00BD17B6" w:rsidRPr="00BC1F0D">
              <w:rPr>
                <w:rStyle w:val="Hyperlink"/>
              </w:rPr>
              <w:t>Provides information</w:t>
            </w:r>
            <w:r w:rsidR="00BD17B6">
              <w:rPr>
                <w:webHidden/>
              </w:rPr>
              <w:tab/>
            </w:r>
            <w:r w:rsidR="00BD17B6">
              <w:rPr>
                <w:webHidden/>
              </w:rPr>
              <w:fldChar w:fldCharType="begin"/>
            </w:r>
            <w:r w:rsidR="00BD17B6">
              <w:rPr>
                <w:webHidden/>
              </w:rPr>
              <w:instrText xml:space="preserve"> PAGEREF _Toc120214550 \h </w:instrText>
            </w:r>
            <w:r w:rsidR="00BD17B6">
              <w:rPr>
                <w:webHidden/>
              </w:rPr>
            </w:r>
            <w:r w:rsidR="00BD17B6">
              <w:rPr>
                <w:webHidden/>
              </w:rPr>
              <w:fldChar w:fldCharType="separate"/>
            </w:r>
            <w:r w:rsidR="00591F1B">
              <w:rPr>
                <w:webHidden/>
              </w:rPr>
              <w:t>198</w:t>
            </w:r>
            <w:r w:rsidR="00BD17B6">
              <w:rPr>
                <w:webHidden/>
              </w:rPr>
              <w:fldChar w:fldCharType="end"/>
            </w:r>
          </w:hyperlink>
        </w:p>
        <w:p w14:paraId="2ACE3FC1" w14:textId="256FDCF4" w:rsidR="00BD17B6" w:rsidRDefault="00BA61CD">
          <w:pPr>
            <w:pStyle w:val="TOC2"/>
            <w:rPr>
              <w:rFonts w:asciiTheme="minorHAnsi" w:eastAsiaTheme="minorEastAsia" w:hAnsiTheme="minorHAnsi" w:cstheme="minorBidi"/>
              <w:sz w:val="22"/>
              <w:szCs w:val="22"/>
              <w:lang w:val="en-US" w:eastAsia="en-US"/>
            </w:rPr>
          </w:pPr>
          <w:hyperlink w:anchor="_Toc120214551" w:history="1">
            <w:r w:rsidR="00BD17B6" w:rsidRPr="00BC1F0D">
              <w:rPr>
                <w:rStyle w:val="Hyperlink"/>
              </w:rPr>
              <w:t>16.33</w:t>
            </w:r>
            <w:r w:rsidR="00BD17B6">
              <w:rPr>
                <w:rFonts w:asciiTheme="minorHAnsi" w:eastAsiaTheme="minorEastAsia" w:hAnsiTheme="minorHAnsi" w:cstheme="minorBidi"/>
                <w:sz w:val="22"/>
                <w:szCs w:val="22"/>
                <w:lang w:val="en-US" w:eastAsia="en-US"/>
              </w:rPr>
              <w:tab/>
            </w:r>
            <w:r w:rsidR="00BD17B6" w:rsidRPr="00BC1F0D">
              <w:rPr>
                <w:rStyle w:val="Hyperlink"/>
              </w:rPr>
              <w:t>Service Description Reference</w:t>
            </w:r>
            <w:r w:rsidR="00BD17B6">
              <w:rPr>
                <w:webHidden/>
              </w:rPr>
              <w:tab/>
            </w:r>
            <w:r w:rsidR="00BD17B6">
              <w:rPr>
                <w:webHidden/>
              </w:rPr>
              <w:fldChar w:fldCharType="begin"/>
            </w:r>
            <w:r w:rsidR="00BD17B6">
              <w:rPr>
                <w:webHidden/>
              </w:rPr>
              <w:instrText xml:space="preserve"> PAGEREF _Toc120214551 \h </w:instrText>
            </w:r>
            <w:r w:rsidR="00BD17B6">
              <w:rPr>
                <w:webHidden/>
              </w:rPr>
            </w:r>
            <w:r w:rsidR="00BD17B6">
              <w:rPr>
                <w:webHidden/>
              </w:rPr>
              <w:fldChar w:fldCharType="separate"/>
            </w:r>
            <w:r w:rsidR="00591F1B">
              <w:rPr>
                <w:webHidden/>
              </w:rPr>
              <w:t>198</w:t>
            </w:r>
            <w:r w:rsidR="00BD17B6">
              <w:rPr>
                <w:webHidden/>
              </w:rPr>
              <w:fldChar w:fldCharType="end"/>
            </w:r>
          </w:hyperlink>
        </w:p>
        <w:p w14:paraId="45709AB7" w14:textId="6A57602E" w:rsidR="00BD17B6" w:rsidRDefault="00BA61CD">
          <w:pPr>
            <w:pStyle w:val="TOC2"/>
            <w:rPr>
              <w:rFonts w:asciiTheme="minorHAnsi" w:eastAsiaTheme="minorEastAsia" w:hAnsiTheme="minorHAnsi" w:cstheme="minorBidi"/>
              <w:sz w:val="22"/>
              <w:szCs w:val="22"/>
              <w:lang w:val="en-US" w:eastAsia="en-US"/>
            </w:rPr>
          </w:pPr>
          <w:hyperlink w:anchor="_Toc120214552" w:history="1">
            <w:r w:rsidR="00BD17B6" w:rsidRPr="00BC1F0D">
              <w:rPr>
                <w:rStyle w:val="Hyperlink"/>
              </w:rPr>
              <w:t>16.34</w:t>
            </w:r>
            <w:r w:rsidR="00BD17B6">
              <w:rPr>
                <w:rFonts w:asciiTheme="minorHAnsi" w:eastAsiaTheme="minorEastAsia" w:hAnsiTheme="minorHAnsi" w:cstheme="minorBidi"/>
                <w:sz w:val="22"/>
                <w:szCs w:val="22"/>
                <w:lang w:val="en-US" w:eastAsia="en-US"/>
              </w:rPr>
              <w:tab/>
            </w:r>
            <w:r w:rsidR="00BD17B6" w:rsidRPr="00BC1F0D">
              <w:rPr>
                <w:rStyle w:val="Hyperlink"/>
              </w:rPr>
              <w:t>The information</w:t>
            </w:r>
            <w:r w:rsidR="00BD17B6">
              <w:rPr>
                <w:webHidden/>
              </w:rPr>
              <w:tab/>
            </w:r>
            <w:r w:rsidR="00BD17B6">
              <w:rPr>
                <w:webHidden/>
              </w:rPr>
              <w:fldChar w:fldCharType="begin"/>
            </w:r>
            <w:r w:rsidR="00BD17B6">
              <w:rPr>
                <w:webHidden/>
              </w:rPr>
              <w:instrText xml:space="preserve"> PAGEREF _Toc120214552 \h </w:instrText>
            </w:r>
            <w:r w:rsidR="00BD17B6">
              <w:rPr>
                <w:webHidden/>
              </w:rPr>
            </w:r>
            <w:r w:rsidR="00BD17B6">
              <w:rPr>
                <w:webHidden/>
              </w:rPr>
              <w:fldChar w:fldCharType="separate"/>
            </w:r>
            <w:r w:rsidR="00591F1B">
              <w:rPr>
                <w:webHidden/>
              </w:rPr>
              <w:t>198</w:t>
            </w:r>
            <w:r w:rsidR="00BD17B6">
              <w:rPr>
                <w:webHidden/>
              </w:rPr>
              <w:fldChar w:fldCharType="end"/>
            </w:r>
          </w:hyperlink>
        </w:p>
        <w:p w14:paraId="0BEC42E3" w14:textId="03D08CCC" w:rsidR="00BD17B6" w:rsidRDefault="00BA61CD">
          <w:pPr>
            <w:pStyle w:val="TOC2"/>
            <w:rPr>
              <w:rFonts w:asciiTheme="minorHAnsi" w:eastAsiaTheme="minorEastAsia" w:hAnsiTheme="minorHAnsi" w:cstheme="minorBidi"/>
              <w:sz w:val="22"/>
              <w:szCs w:val="22"/>
              <w:lang w:val="en-US" w:eastAsia="en-US"/>
            </w:rPr>
          </w:pPr>
          <w:hyperlink w:anchor="_Toc120214553" w:history="1">
            <w:r w:rsidR="00BD17B6" w:rsidRPr="00BC1F0D">
              <w:rPr>
                <w:rStyle w:val="Hyperlink"/>
              </w:rPr>
              <w:t>16.35</w:t>
            </w:r>
            <w:r w:rsidR="00BD17B6">
              <w:rPr>
                <w:rFonts w:asciiTheme="minorHAnsi" w:eastAsiaTheme="minorEastAsia" w:hAnsiTheme="minorHAnsi" w:cstheme="minorBidi"/>
                <w:sz w:val="22"/>
                <w:szCs w:val="22"/>
                <w:lang w:val="en-US" w:eastAsia="en-US"/>
              </w:rPr>
              <w:tab/>
            </w:r>
            <w:r w:rsidR="00BD17B6" w:rsidRPr="00BC1F0D">
              <w:rPr>
                <w:rStyle w:val="Hyperlink"/>
              </w:rPr>
              <w:t>The organisation</w:t>
            </w:r>
            <w:r w:rsidR="00BD17B6">
              <w:rPr>
                <w:webHidden/>
              </w:rPr>
              <w:tab/>
            </w:r>
            <w:r w:rsidR="00BD17B6">
              <w:rPr>
                <w:webHidden/>
              </w:rPr>
              <w:fldChar w:fldCharType="begin"/>
            </w:r>
            <w:r w:rsidR="00BD17B6">
              <w:rPr>
                <w:webHidden/>
              </w:rPr>
              <w:instrText xml:space="preserve"> PAGEREF _Toc120214553 \h </w:instrText>
            </w:r>
            <w:r w:rsidR="00BD17B6">
              <w:rPr>
                <w:webHidden/>
              </w:rPr>
            </w:r>
            <w:r w:rsidR="00BD17B6">
              <w:rPr>
                <w:webHidden/>
              </w:rPr>
              <w:fldChar w:fldCharType="separate"/>
            </w:r>
            <w:r w:rsidR="00591F1B">
              <w:rPr>
                <w:webHidden/>
              </w:rPr>
              <w:t>198</w:t>
            </w:r>
            <w:r w:rsidR="00BD17B6">
              <w:rPr>
                <w:webHidden/>
              </w:rPr>
              <w:fldChar w:fldCharType="end"/>
            </w:r>
          </w:hyperlink>
        </w:p>
        <w:p w14:paraId="01CEC13B" w14:textId="5241517F" w:rsidR="00BD17B6" w:rsidRDefault="00BA61CD">
          <w:pPr>
            <w:pStyle w:val="TOC2"/>
            <w:rPr>
              <w:rFonts w:asciiTheme="minorHAnsi" w:eastAsiaTheme="minorEastAsia" w:hAnsiTheme="minorHAnsi" w:cstheme="minorBidi"/>
              <w:sz w:val="22"/>
              <w:szCs w:val="22"/>
              <w:lang w:val="en-US" w:eastAsia="en-US"/>
            </w:rPr>
          </w:pPr>
          <w:hyperlink w:anchor="_Toc120214554" w:history="1">
            <w:r w:rsidR="00BD17B6" w:rsidRPr="00BC1F0D">
              <w:rPr>
                <w:rStyle w:val="Hyperlink"/>
              </w:rPr>
              <w:t>16.36</w:t>
            </w:r>
            <w:r w:rsidR="00BD17B6">
              <w:rPr>
                <w:rFonts w:asciiTheme="minorHAnsi" w:eastAsiaTheme="minorEastAsia" w:hAnsiTheme="minorHAnsi" w:cstheme="minorBidi"/>
                <w:sz w:val="22"/>
                <w:szCs w:val="22"/>
                <w:lang w:val="en-US" w:eastAsia="en-US"/>
              </w:rPr>
              <w:tab/>
            </w:r>
            <w:r w:rsidR="00BD17B6" w:rsidRPr="00BC1F0D">
              <w:rPr>
                <w:rStyle w:val="Hyperlink"/>
              </w:rPr>
              <w:t>The RxN</w:t>
            </w:r>
            <w:r w:rsidR="00BD17B6">
              <w:rPr>
                <w:webHidden/>
              </w:rPr>
              <w:tab/>
            </w:r>
            <w:r w:rsidR="00BD17B6">
              <w:rPr>
                <w:webHidden/>
              </w:rPr>
              <w:fldChar w:fldCharType="begin"/>
            </w:r>
            <w:r w:rsidR="00BD17B6">
              <w:rPr>
                <w:webHidden/>
              </w:rPr>
              <w:instrText xml:space="preserve"> PAGEREF _Toc120214554 \h </w:instrText>
            </w:r>
            <w:r w:rsidR="00BD17B6">
              <w:rPr>
                <w:webHidden/>
              </w:rPr>
            </w:r>
            <w:r w:rsidR="00BD17B6">
              <w:rPr>
                <w:webHidden/>
              </w:rPr>
              <w:fldChar w:fldCharType="separate"/>
            </w:r>
            <w:r w:rsidR="00591F1B">
              <w:rPr>
                <w:webHidden/>
              </w:rPr>
              <w:t>198</w:t>
            </w:r>
            <w:r w:rsidR="00BD17B6">
              <w:rPr>
                <w:webHidden/>
              </w:rPr>
              <w:fldChar w:fldCharType="end"/>
            </w:r>
          </w:hyperlink>
        </w:p>
        <w:p w14:paraId="73D7A1D6" w14:textId="702B4881" w:rsidR="00BD17B6" w:rsidRDefault="00BA61CD">
          <w:pPr>
            <w:pStyle w:val="TOC2"/>
            <w:rPr>
              <w:rFonts w:asciiTheme="minorHAnsi" w:eastAsiaTheme="minorEastAsia" w:hAnsiTheme="minorHAnsi" w:cstheme="minorBidi"/>
              <w:sz w:val="22"/>
              <w:szCs w:val="22"/>
              <w:lang w:val="en-US" w:eastAsia="en-US"/>
            </w:rPr>
          </w:pPr>
          <w:hyperlink w:anchor="_Toc120214555" w:history="1">
            <w:r w:rsidR="00BD17B6" w:rsidRPr="00BC1F0D">
              <w:rPr>
                <w:rStyle w:val="Hyperlink"/>
              </w:rPr>
              <w:t>16.37</w:t>
            </w:r>
            <w:r w:rsidR="00BD17B6">
              <w:rPr>
                <w:rFonts w:asciiTheme="minorHAnsi" w:eastAsiaTheme="minorEastAsia" w:hAnsiTheme="minorHAnsi" w:cstheme="minorBidi"/>
                <w:sz w:val="22"/>
                <w:szCs w:val="22"/>
                <w:lang w:val="en-US" w:eastAsia="en-US"/>
              </w:rPr>
              <w:tab/>
            </w:r>
            <w:r w:rsidR="00BD17B6" w:rsidRPr="00BC1F0D">
              <w:rPr>
                <w:rStyle w:val="Hyperlink"/>
              </w:rPr>
              <w:t>Service Hours (reference)</w:t>
            </w:r>
            <w:r w:rsidR="00BD17B6">
              <w:rPr>
                <w:webHidden/>
              </w:rPr>
              <w:tab/>
            </w:r>
            <w:r w:rsidR="00BD17B6">
              <w:rPr>
                <w:webHidden/>
              </w:rPr>
              <w:fldChar w:fldCharType="begin"/>
            </w:r>
            <w:r w:rsidR="00BD17B6">
              <w:rPr>
                <w:webHidden/>
              </w:rPr>
              <w:instrText xml:space="preserve"> PAGEREF _Toc120214555 \h </w:instrText>
            </w:r>
            <w:r w:rsidR="00BD17B6">
              <w:rPr>
                <w:webHidden/>
              </w:rPr>
            </w:r>
            <w:r w:rsidR="00BD17B6">
              <w:rPr>
                <w:webHidden/>
              </w:rPr>
              <w:fldChar w:fldCharType="separate"/>
            </w:r>
            <w:r w:rsidR="00591F1B">
              <w:rPr>
                <w:webHidden/>
              </w:rPr>
              <w:t>198</w:t>
            </w:r>
            <w:r w:rsidR="00BD17B6">
              <w:rPr>
                <w:webHidden/>
              </w:rPr>
              <w:fldChar w:fldCharType="end"/>
            </w:r>
          </w:hyperlink>
        </w:p>
        <w:p w14:paraId="326891CC" w14:textId="7EFD5906" w:rsidR="00BD17B6" w:rsidRDefault="00BA61CD">
          <w:pPr>
            <w:pStyle w:val="TOC2"/>
            <w:rPr>
              <w:rFonts w:asciiTheme="minorHAnsi" w:eastAsiaTheme="minorEastAsia" w:hAnsiTheme="minorHAnsi" w:cstheme="minorBidi"/>
              <w:sz w:val="22"/>
              <w:szCs w:val="22"/>
              <w:lang w:val="en-US" w:eastAsia="en-US"/>
            </w:rPr>
          </w:pPr>
          <w:hyperlink w:anchor="_Toc120214556" w:history="1">
            <w:r w:rsidR="00BD17B6" w:rsidRPr="00BC1F0D">
              <w:rPr>
                <w:rStyle w:val="Hyperlink"/>
              </w:rPr>
              <w:t>16.38</w:t>
            </w:r>
            <w:r w:rsidR="00BD17B6">
              <w:rPr>
                <w:rFonts w:asciiTheme="minorHAnsi" w:eastAsiaTheme="minorEastAsia" w:hAnsiTheme="minorHAnsi" w:cstheme="minorBidi"/>
                <w:sz w:val="22"/>
                <w:szCs w:val="22"/>
                <w:lang w:val="en-US" w:eastAsia="en-US"/>
              </w:rPr>
              <w:tab/>
            </w:r>
            <w:r w:rsidR="00BD17B6" w:rsidRPr="00BC1F0D">
              <w:rPr>
                <w:rStyle w:val="Hyperlink"/>
              </w:rPr>
              <w:t>The service hours for a non-standard workday</w:t>
            </w:r>
            <w:r w:rsidR="00BD17B6">
              <w:rPr>
                <w:webHidden/>
              </w:rPr>
              <w:tab/>
            </w:r>
            <w:r w:rsidR="00BD17B6">
              <w:rPr>
                <w:webHidden/>
              </w:rPr>
              <w:fldChar w:fldCharType="begin"/>
            </w:r>
            <w:r w:rsidR="00BD17B6">
              <w:rPr>
                <w:webHidden/>
              </w:rPr>
              <w:instrText xml:space="preserve"> PAGEREF _Toc120214556 \h </w:instrText>
            </w:r>
            <w:r w:rsidR="00BD17B6">
              <w:rPr>
                <w:webHidden/>
              </w:rPr>
            </w:r>
            <w:r w:rsidR="00BD17B6">
              <w:rPr>
                <w:webHidden/>
              </w:rPr>
              <w:fldChar w:fldCharType="separate"/>
            </w:r>
            <w:r w:rsidR="00591F1B">
              <w:rPr>
                <w:webHidden/>
              </w:rPr>
              <w:t>198</w:t>
            </w:r>
            <w:r w:rsidR="00BD17B6">
              <w:rPr>
                <w:webHidden/>
              </w:rPr>
              <w:fldChar w:fldCharType="end"/>
            </w:r>
          </w:hyperlink>
        </w:p>
        <w:p w14:paraId="70ADFDAC" w14:textId="271F8296" w:rsidR="00BD17B6" w:rsidRDefault="00BA61CD">
          <w:pPr>
            <w:pStyle w:val="TOC2"/>
            <w:rPr>
              <w:rFonts w:asciiTheme="minorHAnsi" w:eastAsiaTheme="minorEastAsia" w:hAnsiTheme="minorHAnsi" w:cstheme="minorBidi"/>
              <w:sz w:val="22"/>
              <w:szCs w:val="22"/>
              <w:lang w:val="en-US" w:eastAsia="en-US"/>
            </w:rPr>
          </w:pPr>
          <w:hyperlink w:anchor="_Toc120214557" w:history="1">
            <w:r w:rsidR="00BD17B6" w:rsidRPr="00BC1F0D">
              <w:rPr>
                <w:rStyle w:val="Hyperlink"/>
              </w:rPr>
              <w:t>16.39</w:t>
            </w:r>
            <w:r w:rsidR="00BD17B6">
              <w:rPr>
                <w:rFonts w:asciiTheme="minorHAnsi" w:eastAsiaTheme="minorEastAsia" w:hAnsiTheme="minorHAnsi" w:cstheme="minorBidi"/>
                <w:sz w:val="22"/>
                <w:szCs w:val="22"/>
                <w:lang w:val="en-US" w:eastAsia="en-US"/>
              </w:rPr>
              <w:tab/>
            </w:r>
            <w:r w:rsidR="00BD17B6" w:rsidRPr="00BC1F0D">
              <w:rPr>
                <w:rStyle w:val="Hyperlink"/>
              </w:rPr>
              <w:t>Service place</w:t>
            </w:r>
            <w:r w:rsidR="00BD17B6">
              <w:rPr>
                <w:webHidden/>
              </w:rPr>
              <w:tab/>
            </w:r>
            <w:r w:rsidR="00BD17B6">
              <w:rPr>
                <w:webHidden/>
              </w:rPr>
              <w:fldChar w:fldCharType="begin"/>
            </w:r>
            <w:r w:rsidR="00BD17B6">
              <w:rPr>
                <w:webHidden/>
              </w:rPr>
              <w:instrText xml:space="preserve"> PAGEREF _Toc120214557 \h </w:instrText>
            </w:r>
            <w:r w:rsidR="00BD17B6">
              <w:rPr>
                <w:webHidden/>
              </w:rPr>
            </w:r>
            <w:r w:rsidR="00BD17B6">
              <w:rPr>
                <w:webHidden/>
              </w:rPr>
              <w:fldChar w:fldCharType="separate"/>
            </w:r>
            <w:r w:rsidR="00591F1B">
              <w:rPr>
                <w:webHidden/>
              </w:rPr>
              <w:t>198</w:t>
            </w:r>
            <w:r w:rsidR="00BD17B6">
              <w:rPr>
                <w:webHidden/>
              </w:rPr>
              <w:fldChar w:fldCharType="end"/>
            </w:r>
          </w:hyperlink>
        </w:p>
        <w:p w14:paraId="5DE9A306" w14:textId="2D4C4DFE" w:rsidR="00BD17B6" w:rsidRDefault="00BA61CD">
          <w:pPr>
            <w:pStyle w:val="TOC2"/>
            <w:rPr>
              <w:rFonts w:asciiTheme="minorHAnsi" w:eastAsiaTheme="minorEastAsia" w:hAnsiTheme="minorHAnsi" w:cstheme="minorBidi"/>
              <w:sz w:val="22"/>
              <w:szCs w:val="22"/>
              <w:lang w:val="en-US" w:eastAsia="en-US"/>
            </w:rPr>
          </w:pPr>
          <w:hyperlink w:anchor="_Toc120214558" w:history="1">
            <w:r w:rsidR="00BD17B6" w:rsidRPr="00BC1F0D">
              <w:rPr>
                <w:rStyle w:val="Hyperlink"/>
              </w:rPr>
              <w:t>16.40</w:t>
            </w:r>
            <w:r w:rsidR="00BD17B6">
              <w:rPr>
                <w:rFonts w:asciiTheme="minorHAnsi" w:eastAsiaTheme="minorEastAsia" w:hAnsiTheme="minorHAnsi" w:cstheme="minorBidi"/>
                <w:sz w:val="22"/>
                <w:szCs w:val="22"/>
                <w:lang w:val="en-US" w:eastAsia="en-US"/>
              </w:rPr>
              <w:tab/>
            </w:r>
            <w:r w:rsidR="00BD17B6" w:rsidRPr="00BC1F0D">
              <w:rPr>
                <w:rStyle w:val="Hyperlink"/>
              </w:rPr>
              <w:t>Sub-Unit</w:t>
            </w:r>
            <w:r w:rsidR="00BD17B6">
              <w:rPr>
                <w:webHidden/>
              </w:rPr>
              <w:tab/>
            </w:r>
            <w:r w:rsidR="00BD17B6">
              <w:rPr>
                <w:webHidden/>
              </w:rPr>
              <w:fldChar w:fldCharType="begin"/>
            </w:r>
            <w:r w:rsidR="00BD17B6">
              <w:rPr>
                <w:webHidden/>
              </w:rPr>
              <w:instrText xml:space="preserve"> PAGEREF _Toc120214558 \h </w:instrText>
            </w:r>
            <w:r w:rsidR="00BD17B6">
              <w:rPr>
                <w:webHidden/>
              </w:rPr>
            </w:r>
            <w:r w:rsidR="00BD17B6">
              <w:rPr>
                <w:webHidden/>
              </w:rPr>
              <w:fldChar w:fldCharType="separate"/>
            </w:r>
            <w:r w:rsidR="00591F1B">
              <w:rPr>
                <w:webHidden/>
              </w:rPr>
              <w:t>199</w:t>
            </w:r>
            <w:r w:rsidR="00BD17B6">
              <w:rPr>
                <w:webHidden/>
              </w:rPr>
              <w:fldChar w:fldCharType="end"/>
            </w:r>
          </w:hyperlink>
        </w:p>
        <w:p w14:paraId="671FFA9D" w14:textId="63166C54" w:rsidR="00BD17B6" w:rsidRDefault="00BA61CD">
          <w:pPr>
            <w:pStyle w:val="TOC2"/>
            <w:rPr>
              <w:rFonts w:asciiTheme="minorHAnsi" w:eastAsiaTheme="minorEastAsia" w:hAnsiTheme="minorHAnsi" w:cstheme="minorBidi"/>
              <w:sz w:val="22"/>
              <w:szCs w:val="22"/>
              <w:lang w:val="en-US" w:eastAsia="en-US"/>
            </w:rPr>
          </w:pPr>
          <w:hyperlink w:anchor="_Toc120214559" w:history="1">
            <w:r w:rsidR="00BD17B6" w:rsidRPr="00BC1F0D">
              <w:rPr>
                <w:rStyle w:val="Hyperlink"/>
              </w:rPr>
              <w:t>16.41</w:t>
            </w:r>
            <w:r w:rsidR="00BD17B6">
              <w:rPr>
                <w:rFonts w:asciiTheme="minorHAnsi" w:eastAsiaTheme="minorEastAsia" w:hAnsiTheme="minorHAnsi" w:cstheme="minorBidi"/>
                <w:sz w:val="22"/>
                <w:szCs w:val="22"/>
                <w:lang w:val="en-US" w:eastAsia="en-US"/>
              </w:rPr>
              <w:tab/>
            </w:r>
            <w:r w:rsidR="00BD17B6" w:rsidRPr="00BC1F0D">
              <w:rPr>
                <w:rStyle w:val="Hyperlink"/>
              </w:rPr>
              <w:t>Vessel location</w:t>
            </w:r>
            <w:r w:rsidR="00BD17B6">
              <w:rPr>
                <w:webHidden/>
              </w:rPr>
              <w:tab/>
            </w:r>
            <w:r w:rsidR="00BD17B6">
              <w:rPr>
                <w:webHidden/>
              </w:rPr>
              <w:fldChar w:fldCharType="begin"/>
            </w:r>
            <w:r w:rsidR="00BD17B6">
              <w:rPr>
                <w:webHidden/>
              </w:rPr>
              <w:instrText xml:space="preserve"> PAGEREF _Toc120214559 \h </w:instrText>
            </w:r>
            <w:r w:rsidR="00BD17B6">
              <w:rPr>
                <w:webHidden/>
              </w:rPr>
            </w:r>
            <w:r w:rsidR="00BD17B6">
              <w:rPr>
                <w:webHidden/>
              </w:rPr>
              <w:fldChar w:fldCharType="separate"/>
            </w:r>
            <w:r w:rsidR="00591F1B">
              <w:rPr>
                <w:webHidden/>
              </w:rPr>
              <w:t>199</w:t>
            </w:r>
            <w:r w:rsidR="00BD17B6">
              <w:rPr>
                <w:webHidden/>
              </w:rPr>
              <w:fldChar w:fldCharType="end"/>
            </w:r>
          </w:hyperlink>
        </w:p>
        <w:p w14:paraId="50DE4648" w14:textId="299C61BB" w:rsidR="00BD17B6" w:rsidRDefault="00BA61CD">
          <w:pPr>
            <w:pStyle w:val="TOC1"/>
            <w:rPr>
              <w:rFonts w:asciiTheme="minorHAnsi" w:eastAsiaTheme="minorEastAsia" w:hAnsiTheme="minorHAnsi" w:cstheme="minorBidi"/>
              <w:b w:val="0"/>
              <w:noProof/>
              <w:sz w:val="22"/>
              <w:szCs w:val="22"/>
              <w:lang w:val="en-US" w:eastAsia="en-US"/>
            </w:rPr>
          </w:pPr>
          <w:hyperlink w:anchor="_Toc120214560" w:history="1">
            <w:r w:rsidR="00BD17B6" w:rsidRPr="00BC1F0D">
              <w:rPr>
                <w:rStyle w:val="Hyperlink"/>
                <w:noProof/>
              </w:rPr>
              <w:t>17</w:t>
            </w:r>
            <w:r w:rsidR="00BD17B6">
              <w:rPr>
                <w:rFonts w:asciiTheme="minorHAnsi" w:eastAsiaTheme="minorEastAsia" w:hAnsiTheme="minorHAnsi" w:cstheme="minorBidi"/>
                <w:b w:val="0"/>
                <w:noProof/>
                <w:sz w:val="22"/>
                <w:szCs w:val="22"/>
                <w:lang w:val="en-US" w:eastAsia="en-US"/>
              </w:rPr>
              <w:tab/>
            </w:r>
            <w:r w:rsidR="00BD17B6" w:rsidRPr="00BC1F0D">
              <w:rPr>
                <w:rStyle w:val="Hyperlink"/>
                <w:noProof/>
              </w:rPr>
              <w:t>Attribute and Enumerate Descriptions</w:t>
            </w:r>
            <w:r w:rsidR="00BD17B6">
              <w:rPr>
                <w:noProof/>
                <w:webHidden/>
              </w:rPr>
              <w:tab/>
            </w:r>
            <w:r w:rsidR="00BD17B6">
              <w:rPr>
                <w:noProof/>
                <w:webHidden/>
              </w:rPr>
              <w:fldChar w:fldCharType="begin"/>
            </w:r>
            <w:r w:rsidR="00BD17B6">
              <w:rPr>
                <w:noProof/>
                <w:webHidden/>
              </w:rPr>
              <w:instrText xml:space="preserve"> PAGEREF _Toc120214560 \h </w:instrText>
            </w:r>
            <w:r w:rsidR="00BD17B6">
              <w:rPr>
                <w:noProof/>
                <w:webHidden/>
              </w:rPr>
            </w:r>
            <w:r w:rsidR="00BD17B6">
              <w:rPr>
                <w:noProof/>
                <w:webHidden/>
              </w:rPr>
              <w:fldChar w:fldCharType="separate"/>
            </w:r>
            <w:r w:rsidR="00591F1B">
              <w:rPr>
                <w:noProof/>
                <w:webHidden/>
              </w:rPr>
              <w:t>200</w:t>
            </w:r>
            <w:r w:rsidR="00BD17B6">
              <w:rPr>
                <w:noProof/>
                <w:webHidden/>
              </w:rPr>
              <w:fldChar w:fldCharType="end"/>
            </w:r>
          </w:hyperlink>
        </w:p>
        <w:p w14:paraId="7A3B0B8C" w14:textId="05D0C8A5" w:rsidR="00BD17B6" w:rsidRDefault="00BA61CD">
          <w:pPr>
            <w:pStyle w:val="TOC2"/>
            <w:rPr>
              <w:rFonts w:asciiTheme="minorHAnsi" w:eastAsiaTheme="minorEastAsia" w:hAnsiTheme="minorHAnsi" w:cstheme="minorBidi"/>
              <w:sz w:val="22"/>
              <w:szCs w:val="22"/>
              <w:lang w:val="en-US" w:eastAsia="en-US"/>
            </w:rPr>
          </w:pPr>
          <w:hyperlink w:anchor="_Toc120214561" w:history="1">
            <w:r w:rsidR="00BD17B6" w:rsidRPr="00BC1F0D">
              <w:rPr>
                <w:rStyle w:val="Hyperlink"/>
              </w:rPr>
              <w:t>17.1</w:t>
            </w:r>
            <w:r w:rsidR="00BD17B6">
              <w:rPr>
                <w:rFonts w:asciiTheme="minorHAnsi" w:eastAsiaTheme="minorEastAsia" w:hAnsiTheme="minorHAnsi" w:cstheme="minorBidi"/>
                <w:sz w:val="22"/>
                <w:szCs w:val="22"/>
                <w:lang w:val="en-US" w:eastAsia="en-US"/>
              </w:rPr>
              <w:tab/>
            </w:r>
            <w:r w:rsidR="00BD17B6" w:rsidRPr="00BC1F0D">
              <w:rPr>
                <w:rStyle w:val="Hyperlink"/>
              </w:rPr>
              <w:t>Administrative Division</w:t>
            </w:r>
            <w:r w:rsidR="00BD17B6">
              <w:rPr>
                <w:webHidden/>
              </w:rPr>
              <w:tab/>
            </w:r>
            <w:r w:rsidR="00BD17B6">
              <w:rPr>
                <w:webHidden/>
              </w:rPr>
              <w:fldChar w:fldCharType="begin"/>
            </w:r>
            <w:r w:rsidR="00BD17B6">
              <w:rPr>
                <w:webHidden/>
              </w:rPr>
              <w:instrText xml:space="preserve"> PAGEREF _Toc120214561 \h </w:instrText>
            </w:r>
            <w:r w:rsidR="00BD17B6">
              <w:rPr>
                <w:webHidden/>
              </w:rPr>
            </w:r>
            <w:r w:rsidR="00BD17B6">
              <w:rPr>
                <w:webHidden/>
              </w:rPr>
              <w:fldChar w:fldCharType="separate"/>
            </w:r>
            <w:r w:rsidR="00591F1B">
              <w:rPr>
                <w:webHidden/>
              </w:rPr>
              <w:t>200</w:t>
            </w:r>
            <w:r w:rsidR="00BD17B6">
              <w:rPr>
                <w:webHidden/>
              </w:rPr>
              <w:fldChar w:fldCharType="end"/>
            </w:r>
          </w:hyperlink>
        </w:p>
        <w:p w14:paraId="4637006E" w14:textId="712B0A8B" w:rsidR="00BD17B6" w:rsidRDefault="00BA61CD">
          <w:pPr>
            <w:pStyle w:val="TOC2"/>
            <w:rPr>
              <w:rFonts w:asciiTheme="minorHAnsi" w:eastAsiaTheme="minorEastAsia" w:hAnsiTheme="minorHAnsi" w:cstheme="minorBidi"/>
              <w:sz w:val="22"/>
              <w:szCs w:val="22"/>
              <w:lang w:val="en-US" w:eastAsia="en-US"/>
            </w:rPr>
          </w:pPr>
          <w:hyperlink w:anchor="_Toc120214562" w:history="1">
            <w:r w:rsidR="00BD17B6" w:rsidRPr="00BC1F0D">
              <w:rPr>
                <w:rStyle w:val="Hyperlink"/>
              </w:rPr>
              <w:t>17.2</w:t>
            </w:r>
            <w:r w:rsidR="00BD17B6">
              <w:rPr>
                <w:rFonts w:asciiTheme="minorHAnsi" w:eastAsiaTheme="minorEastAsia" w:hAnsiTheme="minorHAnsi" w:cstheme="minorBidi"/>
                <w:sz w:val="22"/>
                <w:szCs w:val="22"/>
                <w:lang w:val="en-US" w:eastAsia="en-US"/>
              </w:rPr>
              <w:tab/>
            </w:r>
            <w:r w:rsidR="00BD17B6" w:rsidRPr="00BC1F0D">
              <w:rPr>
                <w:rStyle w:val="Hyperlink"/>
              </w:rPr>
              <w:t>Applicable Load Line Zone</w:t>
            </w:r>
            <w:r w:rsidR="00BD17B6">
              <w:rPr>
                <w:webHidden/>
              </w:rPr>
              <w:tab/>
            </w:r>
            <w:r w:rsidR="00BD17B6">
              <w:rPr>
                <w:webHidden/>
              </w:rPr>
              <w:fldChar w:fldCharType="begin"/>
            </w:r>
            <w:r w:rsidR="00BD17B6">
              <w:rPr>
                <w:webHidden/>
              </w:rPr>
              <w:instrText xml:space="preserve"> PAGEREF _Toc120214562 \h </w:instrText>
            </w:r>
            <w:r w:rsidR="00BD17B6">
              <w:rPr>
                <w:webHidden/>
              </w:rPr>
            </w:r>
            <w:r w:rsidR="00BD17B6">
              <w:rPr>
                <w:webHidden/>
              </w:rPr>
              <w:fldChar w:fldCharType="separate"/>
            </w:r>
            <w:r w:rsidR="00591F1B">
              <w:rPr>
                <w:webHidden/>
              </w:rPr>
              <w:t>200</w:t>
            </w:r>
            <w:r w:rsidR="00BD17B6">
              <w:rPr>
                <w:webHidden/>
              </w:rPr>
              <w:fldChar w:fldCharType="end"/>
            </w:r>
          </w:hyperlink>
        </w:p>
        <w:p w14:paraId="47185E7E" w14:textId="0FEBE73F" w:rsidR="00BD17B6" w:rsidRDefault="00BA61CD">
          <w:pPr>
            <w:pStyle w:val="TOC2"/>
            <w:rPr>
              <w:rFonts w:asciiTheme="minorHAnsi" w:eastAsiaTheme="minorEastAsia" w:hAnsiTheme="minorHAnsi" w:cstheme="minorBidi"/>
              <w:sz w:val="22"/>
              <w:szCs w:val="22"/>
              <w:lang w:val="en-US" w:eastAsia="en-US"/>
            </w:rPr>
          </w:pPr>
          <w:hyperlink w:anchor="_Toc120214563" w:history="1">
            <w:r w:rsidR="00BD17B6" w:rsidRPr="00BC1F0D">
              <w:rPr>
                <w:rStyle w:val="Hyperlink"/>
              </w:rPr>
              <w:t>17.3</w:t>
            </w:r>
            <w:r w:rsidR="00BD17B6">
              <w:rPr>
                <w:rFonts w:asciiTheme="minorHAnsi" w:eastAsiaTheme="minorEastAsia" w:hAnsiTheme="minorHAnsi" w:cstheme="minorBidi"/>
                <w:sz w:val="22"/>
                <w:szCs w:val="22"/>
                <w:lang w:val="en-US" w:eastAsia="en-US"/>
              </w:rPr>
              <w:tab/>
            </w:r>
            <w:r w:rsidR="00BD17B6" w:rsidRPr="00BC1F0D">
              <w:rPr>
                <w:rStyle w:val="Hyperlink"/>
              </w:rPr>
              <w:t>Application Profile</w:t>
            </w:r>
            <w:r w:rsidR="00BD17B6">
              <w:rPr>
                <w:webHidden/>
              </w:rPr>
              <w:tab/>
            </w:r>
            <w:r w:rsidR="00BD17B6">
              <w:rPr>
                <w:webHidden/>
              </w:rPr>
              <w:fldChar w:fldCharType="begin"/>
            </w:r>
            <w:r w:rsidR="00BD17B6">
              <w:rPr>
                <w:webHidden/>
              </w:rPr>
              <w:instrText xml:space="preserve"> PAGEREF _Toc120214563 \h </w:instrText>
            </w:r>
            <w:r w:rsidR="00BD17B6">
              <w:rPr>
                <w:webHidden/>
              </w:rPr>
            </w:r>
            <w:r w:rsidR="00BD17B6">
              <w:rPr>
                <w:webHidden/>
              </w:rPr>
              <w:fldChar w:fldCharType="separate"/>
            </w:r>
            <w:r w:rsidR="00591F1B">
              <w:rPr>
                <w:webHidden/>
              </w:rPr>
              <w:t>200</w:t>
            </w:r>
            <w:r w:rsidR="00BD17B6">
              <w:rPr>
                <w:webHidden/>
              </w:rPr>
              <w:fldChar w:fldCharType="end"/>
            </w:r>
          </w:hyperlink>
        </w:p>
        <w:p w14:paraId="0CEDDC25" w14:textId="40EA75CF" w:rsidR="00BD17B6" w:rsidRDefault="00BA61CD">
          <w:pPr>
            <w:pStyle w:val="TOC2"/>
            <w:rPr>
              <w:rFonts w:asciiTheme="minorHAnsi" w:eastAsiaTheme="minorEastAsia" w:hAnsiTheme="minorHAnsi" w:cstheme="minorBidi"/>
              <w:sz w:val="22"/>
              <w:szCs w:val="22"/>
              <w:lang w:val="en-US" w:eastAsia="en-US"/>
            </w:rPr>
          </w:pPr>
          <w:hyperlink w:anchor="_Toc120214564" w:history="1">
            <w:r w:rsidR="00BD17B6" w:rsidRPr="00BC1F0D">
              <w:rPr>
                <w:rStyle w:val="Hyperlink"/>
              </w:rPr>
              <w:t>17.4</w:t>
            </w:r>
            <w:r w:rsidR="00BD17B6">
              <w:rPr>
                <w:rFonts w:asciiTheme="minorHAnsi" w:eastAsiaTheme="minorEastAsia" w:hAnsiTheme="minorHAnsi" w:cstheme="minorBidi"/>
                <w:sz w:val="22"/>
                <w:szCs w:val="22"/>
                <w:lang w:val="en-US" w:eastAsia="en-US"/>
              </w:rPr>
              <w:tab/>
            </w:r>
            <w:r w:rsidR="00BD17B6" w:rsidRPr="00BC1F0D">
              <w:rPr>
                <w:rStyle w:val="Hyperlink"/>
              </w:rPr>
              <w:t>Approach Description</w:t>
            </w:r>
            <w:r w:rsidR="00BD17B6">
              <w:rPr>
                <w:webHidden/>
              </w:rPr>
              <w:tab/>
            </w:r>
            <w:r w:rsidR="00BD17B6">
              <w:rPr>
                <w:webHidden/>
              </w:rPr>
              <w:fldChar w:fldCharType="begin"/>
            </w:r>
            <w:r w:rsidR="00BD17B6">
              <w:rPr>
                <w:webHidden/>
              </w:rPr>
              <w:instrText xml:space="preserve"> PAGEREF _Toc120214564 \h </w:instrText>
            </w:r>
            <w:r w:rsidR="00BD17B6">
              <w:rPr>
                <w:webHidden/>
              </w:rPr>
            </w:r>
            <w:r w:rsidR="00BD17B6">
              <w:rPr>
                <w:webHidden/>
              </w:rPr>
              <w:fldChar w:fldCharType="separate"/>
            </w:r>
            <w:r w:rsidR="00591F1B">
              <w:rPr>
                <w:webHidden/>
              </w:rPr>
              <w:t>200</w:t>
            </w:r>
            <w:r w:rsidR="00BD17B6">
              <w:rPr>
                <w:webHidden/>
              </w:rPr>
              <w:fldChar w:fldCharType="end"/>
            </w:r>
          </w:hyperlink>
        </w:p>
        <w:p w14:paraId="1C233F26" w14:textId="55DA7079" w:rsidR="00BD17B6" w:rsidRDefault="00BA61CD">
          <w:pPr>
            <w:pStyle w:val="TOC2"/>
            <w:rPr>
              <w:rFonts w:asciiTheme="minorHAnsi" w:eastAsiaTheme="minorEastAsia" w:hAnsiTheme="minorHAnsi" w:cstheme="minorBidi"/>
              <w:sz w:val="22"/>
              <w:szCs w:val="22"/>
              <w:lang w:val="en-US" w:eastAsia="en-US"/>
            </w:rPr>
          </w:pPr>
          <w:hyperlink w:anchor="_Toc120214565" w:history="1">
            <w:r w:rsidR="00BD17B6" w:rsidRPr="00BC1F0D">
              <w:rPr>
                <w:rStyle w:val="Hyperlink"/>
              </w:rPr>
              <w:t>17.5</w:t>
            </w:r>
            <w:r w:rsidR="00BD17B6">
              <w:rPr>
                <w:rFonts w:asciiTheme="minorHAnsi" w:eastAsiaTheme="minorEastAsia" w:hAnsiTheme="minorHAnsi" w:cstheme="minorBidi"/>
                <w:sz w:val="22"/>
                <w:szCs w:val="22"/>
                <w:lang w:val="en-US" w:eastAsia="en-US"/>
              </w:rPr>
              <w:tab/>
            </w:r>
            <w:r w:rsidR="00BD17B6" w:rsidRPr="00BC1F0D">
              <w:rPr>
                <w:rStyle w:val="Hyperlink"/>
              </w:rPr>
              <w:t>Associated Feature Name</w:t>
            </w:r>
            <w:r w:rsidR="00BD17B6">
              <w:rPr>
                <w:webHidden/>
              </w:rPr>
              <w:tab/>
            </w:r>
            <w:r w:rsidR="00BD17B6">
              <w:rPr>
                <w:webHidden/>
              </w:rPr>
              <w:fldChar w:fldCharType="begin"/>
            </w:r>
            <w:r w:rsidR="00BD17B6">
              <w:rPr>
                <w:webHidden/>
              </w:rPr>
              <w:instrText xml:space="preserve"> PAGEREF _Toc120214565 \h </w:instrText>
            </w:r>
            <w:r w:rsidR="00BD17B6">
              <w:rPr>
                <w:webHidden/>
              </w:rPr>
            </w:r>
            <w:r w:rsidR="00BD17B6">
              <w:rPr>
                <w:webHidden/>
              </w:rPr>
              <w:fldChar w:fldCharType="separate"/>
            </w:r>
            <w:r w:rsidR="00591F1B">
              <w:rPr>
                <w:webHidden/>
              </w:rPr>
              <w:t>201</w:t>
            </w:r>
            <w:r w:rsidR="00BD17B6">
              <w:rPr>
                <w:webHidden/>
              </w:rPr>
              <w:fldChar w:fldCharType="end"/>
            </w:r>
          </w:hyperlink>
        </w:p>
        <w:p w14:paraId="0F3A6821" w14:textId="4B2E4ACD" w:rsidR="00BD17B6" w:rsidRDefault="00BA61CD">
          <w:pPr>
            <w:pStyle w:val="TOC2"/>
            <w:rPr>
              <w:rFonts w:asciiTheme="minorHAnsi" w:eastAsiaTheme="minorEastAsia" w:hAnsiTheme="minorHAnsi" w:cstheme="minorBidi"/>
              <w:sz w:val="22"/>
              <w:szCs w:val="22"/>
              <w:lang w:val="en-US" w:eastAsia="en-US"/>
            </w:rPr>
          </w:pPr>
          <w:hyperlink w:anchor="_Toc120214566" w:history="1">
            <w:r w:rsidR="00BD17B6" w:rsidRPr="00BC1F0D">
              <w:rPr>
                <w:rStyle w:val="Hyperlink"/>
              </w:rPr>
              <w:t>17.6</w:t>
            </w:r>
            <w:r w:rsidR="00BD17B6">
              <w:rPr>
                <w:rFonts w:asciiTheme="minorHAnsi" w:eastAsiaTheme="minorEastAsia" w:hAnsiTheme="minorHAnsi" w:cstheme="minorBidi"/>
                <w:sz w:val="22"/>
                <w:szCs w:val="22"/>
                <w:lang w:val="en-US" w:eastAsia="en-US"/>
              </w:rPr>
              <w:tab/>
            </w:r>
            <w:r w:rsidR="00BD17B6" w:rsidRPr="00BC1F0D">
              <w:rPr>
                <w:rStyle w:val="Hyperlink"/>
              </w:rPr>
              <w:t>Available Berthing Length</w:t>
            </w:r>
            <w:r w:rsidR="00BD17B6">
              <w:rPr>
                <w:webHidden/>
              </w:rPr>
              <w:tab/>
            </w:r>
            <w:r w:rsidR="00BD17B6">
              <w:rPr>
                <w:webHidden/>
              </w:rPr>
              <w:fldChar w:fldCharType="begin"/>
            </w:r>
            <w:r w:rsidR="00BD17B6">
              <w:rPr>
                <w:webHidden/>
              </w:rPr>
              <w:instrText xml:space="preserve"> PAGEREF _Toc120214566 \h </w:instrText>
            </w:r>
            <w:r w:rsidR="00BD17B6">
              <w:rPr>
                <w:webHidden/>
              </w:rPr>
            </w:r>
            <w:r w:rsidR="00BD17B6">
              <w:rPr>
                <w:webHidden/>
              </w:rPr>
              <w:fldChar w:fldCharType="separate"/>
            </w:r>
            <w:r w:rsidR="00591F1B">
              <w:rPr>
                <w:webHidden/>
              </w:rPr>
              <w:t>201</w:t>
            </w:r>
            <w:r w:rsidR="00BD17B6">
              <w:rPr>
                <w:webHidden/>
              </w:rPr>
              <w:fldChar w:fldCharType="end"/>
            </w:r>
          </w:hyperlink>
        </w:p>
        <w:p w14:paraId="4EB96CDD" w14:textId="598D8A03" w:rsidR="00BD17B6" w:rsidRDefault="00BA61CD">
          <w:pPr>
            <w:pStyle w:val="TOC2"/>
            <w:rPr>
              <w:rFonts w:asciiTheme="minorHAnsi" w:eastAsiaTheme="minorEastAsia" w:hAnsiTheme="minorHAnsi" w:cstheme="minorBidi"/>
              <w:sz w:val="22"/>
              <w:szCs w:val="22"/>
              <w:lang w:val="en-US" w:eastAsia="en-US"/>
            </w:rPr>
          </w:pPr>
          <w:hyperlink w:anchor="_Toc120214567" w:history="1">
            <w:r w:rsidR="00BD17B6" w:rsidRPr="00BC1F0D">
              <w:rPr>
                <w:rStyle w:val="Hyperlink"/>
              </w:rPr>
              <w:t>17.7</w:t>
            </w:r>
            <w:r w:rsidR="00BD17B6">
              <w:rPr>
                <w:rFonts w:asciiTheme="minorHAnsi" w:eastAsiaTheme="minorEastAsia" w:hAnsiTheme="minorHAnsi" w:cstheme="minorBidi"/>
                <w:sz w:val="22"/>
                <w:szCs w:val="22"/>
                <w:lang w:val="en-US" w:eastAsia="en-US"/>
              </w:rPr>
              <w:tab/>
            </w:r>
            <w:r w:rsidR="00BD17B6" w:rsidRPr="00BC1F0D">
              <w:rPr>
                <w:rStyle w:val="Hyperlink"/>
              </w:rPr>
              <w:t>Berthing Assistance</w:t>
            </w:r>
            <w:r w:rsidR="00BD17B6">
              <w:rPr>
                <w:webHidden/>
              </w:rPr>
              <w:tab/>
            </w:r>
            <w:r w:rsidR="00BD17B6">
              <w:rPr>
                <w:webHidden/>
              </w:rPr>
              <w:fldChar w:fldCharType="begin"/>
            </w:r>
            <w:r w:rsidR="00BD17B6">
              <w:rPr>
                <w:webHidden/>
              </w:rPr>
              <w:instrText xml:space="preserve"> PAGEREF _Toc120214567 \h </w:instrText>
            </w:r>
            <w:r w:rsidR="00BD17B6">
              <w:rPr>
                <w:webHidden/>
              </w:rPr>
            </w:r>
            <w:r w:rsidR="00BD17B6">
              <w:rPr>
                <w:webHidden/>
              </w:rPr>
              <w:fldChar w:fldCharType="separate"/>
            </w:r>
            <w:r w:rsidR="00591F1B">
              <w:rPr>
                <w:webHidden/>
              </w:rPr>
              <w:t>201</w:t>
            </w:r>
            <w:r w:rsidR="00BD17B6">
              <w:rPr>
                <w:webHidden/>
              </w:rPr>
              <w:fldChar w:fldCharType="end"/>
            </w:r>
          </w:hyperlink>
        </w:p>
        <w:p w14:paraId="3A9240F0" w14:textId="2F2D9CAB" w:rsidR="00BD17B6" w:rsidRDefault="00BA61CD">
          <w:pPr>
            <w:pStyle w:val="TOC2"/>
            <w:rPr>
              <w:rFonts w:asciiTheme="minorHAnsi" w:eastAsiaTheme="minorEastAsia" w:hAnsiTheme="minorHAnsi" w:cstheme="minorBidi"/>
              <w:sz w:val="22"/>
              <w:szCs w:val="22"/>
              <w:lang w:val="en-US" w:eastAsia="en-US"/>
            </w:rPr>
          </w:pPr>
          <w:hyperlink w:anchor="_Toc120214568" w:history="1">
            <w:r w:rsidR="00BD17B6" w:rsidRPr="00BC1F0D">
              <w:rPr>
                <w:rStyle w:val="Hyperlink"/>
              </w:rPr>
              <w:t>17.8</w:t>
            </w:r>
            <w:r w:rsidR="00BD17B6">
              <w:rPr>
                <w:rFonts w:asciiTheme="minorHAnsi" w:eastAsiaTheme="minorEastAsia" w:hAnsiTheme="minorHAnsi" w:cstheme="minorBidi"/>
                <w:sz w:val="22"/>
                <w:szCs w:val="22"/>
                <w:lang w:val="en-US" w:eastAsia="en-US"/>
              </w:rPr>
              <w:tab/>
            </w:r>
            <w:r w:rsidR="00BD17B6" w:rsidRPr="00BC1F0D">
              <w:rPr>
                <w:rStyle w:val="Hyperlink"/>
              </w:rPr>
              <w:t>Bollard Description</w:t>
            </w:r>
            <w:r w:rsidR="00BD17B6">
              <w:rPr>
                <w:webHidden/>
              </w:rPr>
              <w:tab/>
            </w:r>
            <w:r w:rsidR="00BD17B6">
              <w:rPr>
                <w:webHidden/>
              </w:rPr>
              <w:fldChar w:fldCharType="begin"/>
            </w:r>
            <w:r w:rsidR="00BD17B6">
              <w:rPr>
                <w:webHidden/>
              </w:rPr>
              <w:instrText xml:space="preserve"> PAGEREF _Toc120214568 \h </w:instrText>
            </w:r>
            <w:r w:rsidR="00BD17B6">
              <w:rPr>
                <w:webHidden/>
              </w:rPr>
            </w:r>
            <w:r w:rsidR="00BD17B6">
              <w:rPr>
                <w:webHidden/>
              </w:rPr>
              <w:fldChar w:fldCharType="separate"/>
            </w:r>
            <w:r w:rsidR="00591F1B">
              <w:rPr>
                <w:webHidden/>
              </w:rPr>
              <w:t>201</w:t>
            </w:r>
            <w:r w:rsidR="00BD17B6">
              <w:rPr>
                <w:webHidden/>
              </w:rPr>
              <w:fldChar w:fldCharType="end"/>
            </w:r>
          </w:hyperlink>
        </w:p>
        <w:p w14:paraId="17D20B2F" w14:textId="444357E8" w:rsidR="00BD17B6" w:rsidRDefault="00BA61CD">
          <w:pPr>
            <w:pStyle w:val="TOC2"/>
            <w:rPr>
              <w:rFonts w:asciiTheme="minorHAnsi" w:eastAsiaTheme="minorEastAsia" w:hAnsiTheme="minorHAnsi" w:cstheme="minorBidi"/>
              <w:sz w:val="22"/>
              <w:szCs w:val="22"/>
              <w:lang w:val="en-US" w:eastAsia="en-US"/>
            </w:rPr>
          </w:pPr>
          <w:hyperlink w:anchor="_Toc120214569" w:history="1">
            <w:r w:rsidR="00BD17B6" w:rsidRPr="00BC1F0D">
              <w:rPr>
                <w:rStyle w:val="Hyperlink"/>
              </w:rPr>
              <w:t>17.9</w:t>
            </w:r>
            <w:r w:rsidR="00BD17B6">
              <w:rPr>
                <w:rFonts w:asciiTheme="minorHAnsi" w:eastAsiaTheme="minorEastAsia" w:hAnsiTheme="minorHAnsi" w:cstheme="minorBidi"/>
                <w:sz w:val="22"/>
                <w:szCs w:val="22"/>
                <w:lang w:val="en-US" w:eastAsia="en-US"/>
              </w:rPr>
              <w:tab/>
            </w:r>
            <w:r w:rsidR="00BD17B6" w:rsidRPr="00BC1F0D">
              <w:rPr>
                <w:rStyle w:val="Hyperlink"/>
              </w:rPr>
              <w:t>Bollard Number</w:t>
            </w:r>
            <w:r w:rsidR="00BD17B6">
              <w:rPr>
                <w:webHidden/>
              </w:rPr>
              <w:tab/>
            </w:r>
            <w:r w:rsidR="00BD17B6">
              <w:rPr>
                <w:webHidden/>
              </w:rPr>
              <w:fldChar w:fldCharType="begin"/>
            </w:r>
            <w:r w:rsidR="00BD17B6">
              <w:rPr>
                <w:webHidden/>
              </w:rPr>
              <w:instrText xml:space="preserve"> PAGEREF _Toc120214569 \h </w:instrText>
            </w:r>
            <w:r w:rsidR="00BD17B6">
              <w:rPr>
                <w:webHidden/>
              </w:rPr>
            </w:r>
            <w:r w:rsidR="00BD17B6">
              <w:rPr>
                <w:webHidden/>
              </w:rPr>
              <w:fldChar w:fldCharType="separate"/>
            </w:r>
            <w:r w:rsidR="00591F1B">
              <w:rPr>
                <w:webHidden/>
              </w:rPr>
              <w:t>202</w:t>
            </w:r>
            <w:r w:rsidR="00BD17B6">
              <w:rPr>
                <w:webHidden/>
              </w:rPr>
              <w:fldChar w:fldCharType="end"/>
            </w:r>
          </w:hyperlink>
        </w:p>
        <w:p w14:paraId="7003D54D" w14:textId="4830D1CF" w:rsidR="00BD17B6" w:rsidRDefault="00BA61CD">
          <w:pPr>
            <w:pStyle w:val="TOC2"/>
            <w:rPr>
              <w:rFonts w:asciiTheme="minorHAnsi" w:eastAsiaTheme="minorEastAsia" w:hAnsiTheme="minorHAnsi" w:cstheme="minorBidi"/>
              <w:sz w:val="22"/>
              <w:szCs w:val="22"/>
              <w:lang w:val="en-US" w:eastAsia="en-US"/>
            </w:rPr>
          </w:pPr>
          <w:hyperlink w:anchor="_Toc120214570" w:history="1">
            <w:r w:rsidR="00BD17B6" w:rsidRPr="00BC1F0D">
              <w:rPr>
                <w:rStyle w:val="Hyperlink"/>
              </w:rPr>
              <w:t>17.10</w:t>
            </w:r>
            <w:r w:rsidR="00BD17B6">
              <w:rPr>
                <w:rFonts w:asciiTheme="minorHAnsi" w:eastAsiaTheme="minorEastAsia" w:hAnsiTheme="minorHAnsi" w:cstheme="minorBidi"/>
                <w:sz w:val="22"/>
                <w:szCs w:val="22"/>
                <w:lang w:val="en-US" w:eastAsia="en-US"/>
              </w:rPr>
              <w:tab/>
            </w:r>
            <w:r w:rsidR="00BD17B6" w:rsidRPr="00BC1F0D">
              <w:rPr>
                <w:rStyle w:val="Hyperlink"/>
              </w:rPr>
              <w:t>Bollard Pull</w:t>
            </w:r>
            <w:r w:rsidR="00BD17B6">
              <w:rPr>
                <w:webHidden/>
              </w:rPr>
              <w:tab/>
            </w:r>
            <w:r w:rsidR="00BD17B6">
              <w:rPr>
                <w:webHidden/>
              </w:rPr>
              <w:fldChar w:fldCharType="begin"/>
            </w:r>
            <w:r w:rsidR="00BD17B6">
              <w:rPr>
                <w:webHidden/>
              </w:rPr>
              <w:instrText xml:space="preserve"> PAGEREF _Toc120214570 \h </w:instrText>
            </w:r>
            <w:r w:rsidR="00BD17B6">
              <w:rPr>
                <w:webHidden/>
              </w:rPr>
            </w:r>
            <w:r w:rsidR="00BD17B6">
              <w:rPr>
                <w:webHidden/>
              </w:rPr>
              <w:fldChar w:fldCharType="separate"/>
            </w:r>
            <w:r w:rsidR="00591F1B">
              <w:rPr>
                <w:webHidden/>
              </w:rPr>
              <w:t>202</w:t>
            </w:r>
            <w:r w:rsidR="00BD17B6">
              <w:rPr>
                <w:webHidden/>
              </w:rPr>
              <w:fldChar w:fldCharType="end"/>
            </w:r>
          </w:hyperlink>
        </w:p>
        <w:p w14:paraId="5E1AD2E6" w14:textId="2662DA2B" w:rsidR="00BD17B6" w:rsidRDefault="00BA61CD">
          <w:pPr>
            <w:pStyle w:val="TOC2"/>
            <w:rPr>
              <w:rFonts w:asciiTheme="minorHAnsi" w:eastAsiaTheme="minorEastAsia" w:hAnsiTheme="minorHAnsi" w:cstheme="minorBidi"/>
              <w:sz w:val="22"/>
              <w:szCs w:val="22"/>
              <w:lang w:val="en-US" w:eastAsia="en-US"/>
            </w:rPr>
          </w:pPr>
          <w:hyperlink w:anchor="_Toc120214578" w:history="1">
            <w:r w:rsidR="00BD17B6" w:rsidRPr="00BC1F0D">
              <w:rPr>
                <w:rStyle w:val="Hyperlink"/>
              </w:rPr>
              <w:t>17.11</w:t>
            </w:r>
            <w:r w:rsidR="00BD17B6">
              <w:rPr>
                <w:rFonts w:asciiTheme="minorHAnsi" w:eastAsiaTheme="minorEastAsia" w:hAnsiTheme="minorHAnsi" w:cstheme="minorBidi"/>
                <w:sz w:val="22"/>
                <w:szCs w:val="22"/>
                <w:lang w:val="en-US" w:eastAsia="en-US"/>
              </w:rPr>
              <w:tab/>
            </w:r>
            <w:r w:rsidR="00BD17B6" w:rsidRPr="00BC1F0D">
              <w:rPr>
                <w:rStyle w:val="Hyperlink"/>
              </w:rPr>
              <w:t>Call Name</w:t>
            </w:r>
            <w:r w:rsidR="00BD17B6">
              <w:rPr>
                <w:webHidden/>
              </w:rPr>
              <w:tab/>
            </w:r>
            <w:r w:rsidR="00BD17B6">
              <w:rPr>
                <w:webHidden/>
              </w:rPr>
              <w:fldChar w:fldCharType="begin"/>
            </w:r>
            <w:r w:rsidR="00BD17B6">
              <w:rPr>
                <w:webHidden/>
              </w:rPr>
              <w:instrText xml:space="preserve"> PAGEREF _Toc120214578 \h </w:instrText>
            </w:r>
            <w:r w:rsidR="00BD17B6">
              <w:rPr>
                <w:webHidden/>
              </w:rPr>
            </w:r>
            <w:r w:rsidR="00BD17B6">
              <w:rPr>
                <w:webHidden/>
              </w:rPr>
              <w:fldChar w:fldCharType="separate"/>
            </w:r>
            <w:r w:rsidR="00591F1B">
              <w:rPr>
                <w:webHidden/>
              </w:rPr>
              <w:t>202</w:t>
            </w:r>
            <w:r w:rsidR="00BD17B6">
              <w:rPr>
                <w:webHidden/>
              </w:rPr>
              <w:fldChar w:fldCharType="end"/>
            </w:r>
          </w:hyperlink>
        </w:p>
        <w:p w14:paraId="461998FF" w14:textId="0D9665CF" w:rsidR="00BD17B6" w:rsidRDefault="00BA61CD">
          <w:pPr>
            <w:pStyle w:val="TOC2"/>
            <w:rPr>
              <w:rFonts w:asciiTheme="minorHAnsi" w:eastAsiaTheme="minorEastAsia" w:hAnsiTheme="minorHAnsi" w:cstheme="minorBidi"/>
              <w:sz w:val="22"/>
              <w:szCs w:val="22"/>
              <w:lang w:val="en-US" w:eastAsia="en-US"/>
            </w:rPr>
          </w:pPr>
          <w:hyperlink w:anchor="_Toc120214579" w:history="1">
            <w:r w:rsidR="00BD17B6" w:rsidRPr="00BC1F0D">
              <w:rPr>
                <w:rStyle w:val="Hyperlink"/>
              </w:rPr>
              <w:t>17.12</w:t>
            </w:r>
            <w:r w:rsidR="00BD17B6">
              <w:rPr>
                <w:rFonts w:asciiTheme="minorHAnsi" w:eastAsiaTheme="minorEastAsia" w:hAnsiTheme="minorHAnsi" w:cstheme="minorBidi"/>
                <w:sz w:val="22"/>
                <w:szCs w:val="22"/>
                <w:lang w:val="en-US" w:eastAsia="en-US"/>
              </w:rPr>
              <w:tab/>
            </w:r>
            <w:r w:rsidR="00BD17B6" w:rsidRPr="00BC1F0D">
              <w:rPr>
                <w:rStyle w:val="Hyperlink"/>
              </w:rPr>
              <w:t>Call Sign</w:t>
            </w:r>
            <w:r w:rsidR="00BD17B6">
              <w:rPr>
                <w:webHidden/>
              </w:rPr>
              <w:tab/>
            </w:r>
            <w:r w:rsidR="00BD17B6">
              <w:rPr>
                <w:webHidden/>
              </w:rPr>
              <w:fldChar w:fldCharType="begin"/>
            </w:r>
            <w:r w:rsidR="00BD17B6">
              <w:rPr>
                <w:webHidden/>
              </w:rPr>
              <w:instrText xml:space="preserve"> PAGEREF _Toc120214579 \h </w:instrText>
            </w:r>
            <w:r w:rsidR="00BD17B6">
              <w:rPr>
                <w:webHidden/>
              </w:rPr>
            </w:r>
            <w:r w:rsidR="00BD17B6">
              <w:rPr>
                <w:webHidden/>
              </w:rPr>
              <w:fldChar w:fldCharType="separate"/>
            </w:r>
            <w:r w:rsidR="00591F1B">
              <w:rPr>
                <w:webHidden/>
              </w:rPr>
              <w:t>202</w:t>
            </w:r>
            <w:r w:rsidR="00BD17B6">
              <w:rPr>
                <w:webHidden/>
              </w:rPr>
              <w:fldChar w:fldCharType="end"/>
            </w:r>
          </w:hyperlink>
        </w:p>
        <w:p w14:paraId="5F0F4780" w14:textId="0643E06B" w:rsidR="00BD17B6" w:rsidRDefault="00BA61CD">
          <w:pPr>
            <w:pStyle w:val="TOC2"/>
            <w:rPr>
              <w:rFonts w:asciiTheme="minorHAnsi" w:eastAsiaTheme="minorEastAsia" w:hAnsiTheme="minorHAnsi" w:cstheme="minorBidi"/>
              <w:sz w:val="22"/>
              <w:szCs w:val="22"/>
              <w:lang w:val="en-US" w:eastAsia="en-US"/>
            </w:rPr>
          </w:pPr>
          <w:hyperlink w:anchor="_Toc120214580" w:history="1">
            <w:r w:rsidR="00BD17B6" w:rsidRPr="00BC1F0D">
              <w:rPr>
                <w:rStyle w:val="Hyperlink"/>
              </w:rPr>
              <w:t>17.13</w:t>
            </w:r>
            <w:r w:rsidR="00BD17B6">
              <w:rPr>
                <w:rFonts w:asciiTheme="minorHAnsi" w:eastAsiaTheme="minorEastAsia" w:hAnsiTheme="minorHAnsi" w:cstheme="minorBidi"/>
                <w:sz w:val="22"/>
                <w:szCs w:val="22"/>
                <w:lang w:val="en-US" w:eastAsia="en-US"/>
              </w:rPr>
              <w:tab/>
            </w:r>
            <w:r w:rsidR="00BD17B6" w:rsidRPr="00BC1F0D">
              <w:rPr>
                <w:rStyle w:val="Hyperlink"/>
              </w:rPr>
              <w:t>Cardinal Direction</w:t>
            </w:r>
            <w:r w:rsidR="00BD17B6">
              <w:rPr>
                <w:webHidden/>
              </w:rPr>
              <w:tab/>
            </w:r>
            <w:r w:rsidR="00BD17B6">
              <w:rPr>
                <w:webHidden/>
              </w:rPr>
              <w:fldChar w:fldCharType="begin"/>
            </w:r>
            <w:r w:rsidR="00BD17B6">
              <w:rPr>
                <w:webHidden/>
              </w:rPr>
              <w:instrText xml:space="preserve"> PAGEREF _Toc120214580 \h </w:instrText>
            </w:r>
            <w:r w:rsidR="00BD17B6">
              <w:rPr>
                <w:webHidden/>
              </w:rPr>
            </w:r>
            <w:r w:rsidR="00BD17B6">
              <w:rPr>
                <w:webHidden/>
              </w:rPr>
              <w:fldChar w:fldCharType="separate"/>
            </w:r>
            <w:r w:rsidR="00591F1B">
              <w:rPr>
                <w:webHidden/>
              </w:rPr>
              <w:t>202</w:t>
            </w:r>
            <w:r w:rsidR="00BD17B6">
              <w:rPr>
                <w:webHidden/>
              </w:rPr>
              <w:fldChar w:fldCharType="end"/>
            </w:r>
          </w:hyperlink>
        </w:p>
        <w:p w14:paraId="6836E3AC" w14:textId="6278F8D8" w:rsidR="00BD17B6" w:rsidRDefault="00BA61CD">
          <w:pPr>
            <w:pStyle w:val="TOC2"/>
            <w:rPr>
              <w:rFonts w:asciiTheme="minorHAnsi" w:eastAsiaTheme="minorEastAsia" w:hAnsiTheme="minorHAnsi" w:cstheme="minorBidi"/>
              <w:sz w:val="22"/>
              <w:szCs w:val="22"/>
              <w:lang w:val="en-US" w:eastAsia="en-US"/>
            </w:rPr>
          </w:pPr>
          <w:hyperlink w:anchor="_Toc120214581" w:history="1">
            <w:r w:rsidR="00BD17B6" w:rsidRPr="00BC1F0D">
              <w:rPr>
                <w:rStyle w:val="Hyperlink"/>
              </w:rPr>
              <w:t>17.14</w:t>
            </w:r>
            <w:r w:rsidR="00BD17B6">
              <w:rPr>
                <w:rFonts w:asciiTheme="minorHAnsi" w:eastAsiaTheme="minorEastAsia" w:hAnsiTheme="minorHAnsi" w:cstheme="minorBidi"/>
                <w:sz w:val="22"/>
                <w:szCs w:val="22"/>
                <w:lang w:val="en-US" w:eastAsia="en-US"/>
              </w:rPr>
              <w:tab/>
            </w:r>
            <w:r w:rsidR="00BD17B6" w:rsidRPr="00BC1F0D">
              <w:rPr>
                <w:rStyle w:val="Hyperlink"/>
              </w:rPr>
              <w:t>Cargo Service</w:t>
            </w:r>
            <w:r w:rsidR="00BD17B6">
              <w:rPr>
                <w:webHidden/>
              </w:rPr>
              <w:tab/>
            </w:r>
            <w:r w:rsidR="00BD17B6">
              <w:rPr>
                <w:webHidden/>
              </w:rPr>
              <w:fldChar w:fldCharType="begin"/>
            </w:r>
            <w:r w:rsidR="00BD17B6">
              <w:rPr>
                <w:webHidden/>
              </w:rPr>
              <w:instrText xml:space="preserve"> PAGEREF _Toc120214581 \h </w:instrText>
            </w:r>
            <w:r w:rsidR="00BD17B6">
              <w:rPr>
                <w:webHidden/>
              </w:rPr>
            </w:r>
            <w:r w:rsidR="00BD17B6">
              <w:rPr>
                <w:webHidden/>
              </w:rPr>
              <w:fldChar w:fldCharType="separate"/>
            </w:r>
            <w:r w:rsidR="00591F1B">
              <w:rPr>
                <w:webHidden/>
              </w:rPr>
              <w:t>204</w:t>
            </w:r>
            <w:r w:rsidR="00BD17B6">
              <w:rPr>
                <w:webHidden/>
              </w:rPr>
              <w:fldChar w:fldCharType="end"/>
            </w:r>
          </w:hyperlink>
        </w:p>
        <w:p w14:paraId="1CC92616" w14:textId="5B611BEB" w:rsidR="00BD17B6" w:rsidRDefault="00BA61CD">
          <w:pPr>
            <w:pStyle w:val="TOC2"/>
            <w:rPr>
              <w:rFonts w:asciiTheme="minorHAnsi" w:eastAsiaTheme="minorEastAsia" w:hAnsiTheme="minorHAnsi" w:cstheme="minorBidi"/>
              <w:sz w:val="22"/>
              <w:szCs w:val="22"/>
              <w:lang w:val="en-US" w:eastAsia="en-US"/>
            </w:rPr>
          </w:pPr>
          <w:hyperlink w:anchor="_Toc120214582" w:history="1">
            <w:r w:rsidR="00BD17B6" w:rsidRPr="00BC1F0D">
              <w:rPr>
                <w:rStyle w:val="Hyperlink"/>
              </w:rPr>
              <w:t>17.15</w:t>
            </w:r>
            <w:r w:rsidR="00BD17B6">
              <w:rPr>
                <w:rFonts w:asciiTheme="minorHAnsi" w:eastAsiaTheme="minorEastAsia" w:hAnsiTheme="minorHAnsi" w:cstheme="minorBidi"/>
                <w:sz w:val="22"/>
                <w:szCs w:val="22"/>
                <w:lang w:val="en-US" w:eastAsia="en-US"/>
              </w:rPr>
              <w:tab/>
            </w:r>
            <w:r w:rsidR="00BD17B6" w:rsidRPr="00BC1F0D">
              <w:rPr>
                <w:rStyle w:val="Hyperlink"/>
              </w:rPr>
              <w:t>Category of Authority</w:t>
            </w:r>
            <w:r w:rsidR="00BD17B6">
              <w:rPr>
                <w:webHidden/>
              </w:rPr>
              <w:tab/>
            </w:r>
            <w:r w:rsidR="00BD17B6">
              <w:rPr>
                <w:webHidden/>
              </w:rPr>
              <w:fldChar w:fldCharType="begin"/>
            </w:r>
            <w:r w:rsidR="00BD17B6">
              <w:rPr>
                <w:webHidden/>
              </w:rPr>
              <w:instrText xml:space="preserve"> PAGEREF _Toc120214582 \h </w:instrText>
            </w:r>
            <w:r w:rsidR="00BD17B6">
              <w:rPr>
                <w:webHidden/>
              </w:rPr>
            </w:r>
            <w:r w:rsidR="00BD17B6">
              <w:rPr>
                <w:webHidden/>
              </w:rPr>
              <w:fldChar w:fldCharType="separate"/>
            </w:r>
            <w:r w:rsidR="00591F1B">
              <w:rPr>
                <w:webHidden/>
              </w:rPr>
              <w:t>204</w:t>
            </w:r>
            <w:r w:rsidR="00BD17B6">
              <w:rPr>
                <w:webHidden/>
              </w:rPr>
              <w:fldChar w:fldCharType="end"/>
            </w:r>
          </w:hyperlink>
        </w:p>
        <w:p w14:paraId="6BC6E358" w14:textId="354971C1" w:rsidR="00BD17B6" w:rsidRDefault="00BA61CD">
          <w:pPr>
            <w:pStyle w:val="TOC2"/>
            <w:rPr>
              <w:rFonts w:asciiTheme="minorHAnsi" w:eastAsiaTheme="minorEastAsia" w:hAnsiTheme="minorHAnsi" w:cstheme="minorBidi"/>
              <w:sz w:val="22"/>
              <w:szCs w:val="22"/>
              <w:lang w:val="en-US" w:eastAsia="en-US"/>
            </w:rPr>
          </w:pPr>
          <w:hyperlink w:anchor="_Toc120214583" w:history="1">
            <w:r w:rsidR="00BD17B6" w:rsidRPr="00BC1F0D">
              <w:rPr>
                <w:rStyle w:val="Hyperlink"/>
              </w:rPr>
              <w:t>17.16</w:t>
            </w:r>
            <w:r w:rsidR="00BD17B6">
              <w:rPr>
                <w:rFonts w:asciiTheme="minorHAnsi" w:eastAsiaTheme="minorEastAsia" w:hAnsiTheme="minorHAnsi" w:cstheme="minorBidi"/>
                <w:sz w:val="22"/>
                <w:szCs w:val="22"/>
                <w:lang w:val="en-US" w:eastAsia="en-US"/>
              </w:rPr>
              <w:tab/>
            </w:r>
            <w:r w:rsidR="00BD17B6" w:rsidRPr="00BC1F0D">
              <w:rPr>
                <w:rStyle w:val="Hyperlink"/>
              </w:rPr>
              <w:t>Category of Berth Location</w:t>
            </w:r>
            <w:r w:rsidR="00BD17B6">
              <w:rPr>
                <w:webHidden/>
              </w:rPr>
              <w:tab/>
            </w:r>
            <w:r w:rsidR="00BD17B6">
              <w:rPr>
                <w:webHidden/>
              </w:rPr>
              <w:fldChar w:fldCharType="begin"/>
            </w:r>
            <w:r w:rsidR="00BD17B6">
              <w:rPr>
                <w:webHidden/>
              </w:rPr>
              <w:instrText xml:space="preserve"> PAGEREF _Toc120214583 \h </w:instrText>
            </w:r>
            <w:r w:rsidR="00BD17B6">
              <w:rPr>
                <w:webHidden/>
              </w:rPr>
            </w:r>
            <w:r w:rsidR="00BD17B6">
              <w:rPr>
                <w:webHidden/>
              </w:rPr>
              <w:fldChar w:fldCharType="separate"/>
            </w:r>
            <w:r w:rsidR="00591F1B">
              <w:rPr>
                <w:webHidden/>
              </w:rPr>
              <w:t>205</w:t>
            </w:r>
            <w:r w:rsidR="00BD17B6">
              <w:rPr>
                <w:webHidden/>
              </w:rPr>
              <w:fldChar w:fldCharType="end"/>
            </w:r>
          </w:hyperlink>
        </w:p>
        <w:p w14:paraId="480CA081" w14:textId="0776D190" w:rsidR="00BD17B6" w:rsidRDefault="00BA61CD">
          <w:pPr>
            <w:pStyle w:val="TOC2"/>
            <w:rPr>
              <w:rFonts w:asciiTheme="minorHAnsi" w:eastAsiaTheme="minorEastAsia" w:hAnsiTheme="minorHAnsi" w:cstheme="minorBidi"/>
              <w:sz w:val="22"/>
              <w:szCs w:val="22"/>
              <w:lang w:val="en-US" w:eastAsia="en-US"/>
            </w:rPr>
          </w:pPr>
          <w:hyperlink w:anchor="_Toc120214584" w:history="1">
            <w:r w:rsidR="00BD17B6" w:rsidRPr="00BC1F0D">
              <w:rPr>
                <w:rStyle w:val="Hyperlink"/>
              </w:rPr>
              <w:t>17.17</w:t>
            </w:r>
            <w:r w:rsidR="00BD17B6">
              <w:rPr>
                <w:rFonts w:asciiTheme="minorHAnsi" w:eastAsiaTheme="minorEastAsia" w:hAnsiTheme="minorHAnsi" w:cstheme="minorBidi"/>
                <w:sz w:val="22"/>
                <w:szCs w:val="22"/>
                <w:lang w:val="en-US" w:eastAsia="en-US"/>
              </w:rPr>
              <w:tab/>
            </w:r>
            <w:r w:rsidR="00BD17B6" w:rsidRPr="00BC1F0D">
              <w:rPr>
                <w:rStyle w:val="Hyperlink"/>
              </w:rPr>
              <w:t>Category of Cargo</w:t>
            </w:r>
            <w:r w:rsidR="00BD17B6">
              <w:rPr>
                <w:webHidden/>
              </w:rPr>
              <w:tab/>
            </w:r>
            <w:r w:rsidR="00BD17B6">
              <w:rPr>
                <w:webHidden/>
              </w:rPr>
              <w:fldChar w:fldCharType="begin"/>
            </w:r>
            <w:r w:rsidR="00BD17B6">
              <w:rPr>
                <w:webHidden/>
              </w:rPr>
              <w:instrText xml:space="preserve"> PAGEREF _Toc120214584 \h </w:instrText>
            </w:r>
            <w:r w:rsidR="00BD17B6">
              <w:rPr>
                <w:webHidden/>
              </w:rPr>
            </w:r>
            <w:r w:rsidR="00BD17B6">
              <w:rPr>
                <w:webHidden/>
              </w:rPr>
              <w:fldChar w:fldCharType="separate"/>
            </w:r>
            <w:r w:rsidR="00591F1B">
              <w:rPr>
                <w:webHidden/>
              </w:rPr>
              <w:t>206</w:t>
            </w:r>
            <w:r w:rsidR="00BD17B6">
              <w:rPr>
                <w:webHidden/>
              </w:rPr>
              <w:fldChar w:fldCharType="end"/>
            </w:r>
          </w:hyperlink>
        </w:p>
        <w:p w14:paraId="27764051" w14:textId="1052BFF9" w:rsidR="00BD17B6" w:rsidRDefault="00BA61CD">
          <w:pPr>
            <w:pStyle w:val="TOC2"/>
            <w:rPr>
              <w:rFonts w:asciiTheme="minorHAnsi" w:eastAsiaTheme="minorEastAsia" w:hAnsiTheme="minorHAnsi" w:cstheme="minorBidi"/>
              <w:sz w:val="22"/>
              <w:szCs w:val="22"/>
              <w:lang w:val="en-US" w:eastAsia="en-US"/>
            </w:rPr>
          </w:pPr>
          <w:hyperlink w:anchor="_Toc120214585" w:history="1">
            <w:r w:rsidR="00BD17B6" w:rsidRPr="00BC1F0D">
              <w:rPr>
                <w:rStyle w:val="Hyperlink"/>
              </w:rPr>
              <w:t>17.18</w:t>
            </w:r>
            <w:r w:rsidR="00BD17B6">
              <w:rPr>
                <w:rFonts w:asciiTheme="minorHAnsi" w:eastAsiaTheme="minorEastAsia" w:hAnsiTheme="minorHAnsi" w:cstheme="minorBidi"/>
                <w:sz w:val="22"/>
                <w:szCs w:val="22"/>
                <w:lang w:val="en-US" w:eastAsia="en-US"/>
              </w:rPr>
              <w:tab/>
            </w:r>
            <w:r w:rsidR="00BD17B6" w:rsidRPr="00BC1F0D">
              <w:rPr>
                <w:rStyle w:val="Hyperlink"/>
              </w:rPr>
              <w:t>Category of Communication Preference</w:t>
            </w:r>
            <w:r w:rsidR="00BD17B6">
              <w:rPr>
                <w:webHidden/>
              </w:rPr>
              <w:tab/>
            </w:r>
            <w:r w:rsidR="00BD17B6">
              <w:rPr>
                <w:webHidden/>
              </w:rPr>
              <w:fldChar w:fldCharType="begin"/>
            </w:r>
            <w:r w:rsidR="00BD17B6">
              <w:rPr>
                <w:webHidden/>
              </w:rPr>
              <w:instrText xml:space="preserve"> PAGEREF _Toc120214585 \h </w:instrText>
            </w:r>
            <w:r w:rsidR="00BD17B6">
              <w:rPr>
                <w:webHidden/>
              </w:rPr>
            </w:r>
            <w:r w:rsidR="00BD17B6">
              <w:rPr>
                <w:webHidden/>
              </w:rPr>
              <w:fldChar w:fldCharType="separate"/>
            </w:r>
            <w:r w:rsidR="00591F1B">
              <w:rPr>
                <w:webHidden/>
              </w:rPr>
              <w:t>207</w:t>
            </w:r>
            <w:r w:rsidR="00BD17B6">
              <w:rPr>
                <w:webHidden/>
              </w:rPr>
              <w:fldChar w:fldCharType="end"/>
            </w:r>
          </w:hyperlink>
        </w:p>
        <w:p w14:paraId="7E8E39E4" w14:textId="52302BD7" w:rsidR="00BD17B6" w:rsidRDefault="00BA61CD">
          <w:pPr>
            <w:pStyle w:val="TOC2"/>
            <w:rPr>
              <w:rFonts w:asciiTheme="minorHAnsi" w:eastAsiaTheme="minorEastAsia" w:hAnsiTheme="minorHAnsi" w:cstheme="minorBidi"/>
              <w:sz w:val="22"/>
              <w:szCs w:val="22"/>
              <w:lang w:val="en-US" w:eastAsia="en-US"/>
            </w:rPr>
          </w:pPr>
          <w:hyperlink w:anchor="_Toc120214586" w:history="1">
            <w:r w:rsidR="00BD17B6" w:rsidRPr="00BC1F0D">
              <w:rPr>
                <w:rStyle w:val="Hyperlink"/>
              </w:rPr>
              <w:t>17.19</w:t>
            </w:r>
            <w:r w:rsidR="00BD17B6">
              <w:rPr>
                <w:rFonts w:asciiTheme="minorHAnsi" w:eastAsiaTheme="minorEastAsia" w:hAnsiTheme="minorHAnsi" w:cstheme="minorBidi"/>
                <w:sz w:val="22"/>
                <w:szCs w:val="22"/>
                <w:lang w:val="en-US" w:eastAsia="en-US"/>
              </w:rPr>
              <w:tab/>
            </w:r>
            <w:r w:rsidR="00BD17B6" w:rsidRPr="00BC1F0D">
              <w:rPr>
                <w:rStyle w:val="Hyperlink"/>
              </w:rPr>
              <w:t>Category Of Dangerous Or Hazardous Cargo</w:t>
            </w:r>
            <w:r w:rsidR="00BD17B6">
              <w:rPr>
                <w:webHidden/>
              </w:rPr>
              <w:tab/>
            </w:r>
            <w:r w:rsidR="00BD17B6">
              <w:rPr>
                <w:webHidden/>
              </w:rPr>
              <w:fldChar w:fldCharType="begin"/>
            </w:r>
            <w:r w:rsidR="00BD17B6">
              <w:rPr>
                <w:webHidden/>
              </w:rPr>
              <w:instrText xml:space="preserve"> PAGEREF _Toc120214586 \h </w:instrText>
            </w:r>
            <w:r w:rsidR="00BD17B6">
              <w:rPr>
                <w:webHidden/>
              </w:rPr>
            </w:r>
            <w:r w:rsidR="00BD17B6">
              <w:rPr>
                <w:webHidden/>
              </w:rPr>
              <w:fldChar w:fldCharType="separate"/>
            </w:r>
            <w:r w:rsidR="00591F1B">
              <w:rPr>
                <w:webHidden/>
              </w:rPr>
              <w:t>207</w:t>
            </w:r>
            <w:r w:rsidR="00BD17B6">
              <w:rPr>
                <w:webHidden/>
              </w:rPr>
              <w:fldChar w:fldCharType="end"/>
            </w:r>
          </w:hyperlink>
        </w:p>
        <w:p w14:paraId="314FD132" w14:textId="58593D91" w:rsidR="00BD17B6" w:rsidRDefault="00BA61CD">
          <w:pPr>
            <w:pStyle w:val="TOC2"/>
            <w:rPr>
              <w:rFonts w:asciiTheme="minorHAnsi" w:eastAsiaTheme="minorEastAsia" w:hAnsiTheme="minorHAnsi" w:cstheme="minorBidi"/>
              <w:sz w:val="22"/>
              <w:szCs w:val="22"/>
              <w:lang w:val="en-US" w:eastAsia="en-US"/>
            </w:rPr>
          </w:pPr>
          <w:hyperlink w:anchor="_Toc120214587" w:history="1">
            <w:r w:rsidR="00BD17B6" w:rsidRPr="00BC1F0D">
              <w:rPr>
                <w:rStyle w:val="Hyperlink"/>
              </w:rPr>
              <w:t>17.20</w:t>
            </w:r>
            <w:r w:rsidR="00BD17B6">
              <w:rPr>
                <w:rFonts w:asciiTheme="minorHAnsi" w:eastAsiaTheme="minorEastAsia" w:hAnsiTheme="minorHAnsi" w:cstheme="minorBidi"/>
                <w:sz w:val="22"/>
                <w:szCs w:val="22"/>
                <w:lang w:val="en-US" w:eastAsia="en-US"/>
              </w:rPr>
              <w:tab/>
            </w:r>
            <w:r w:rsidR="00BD17B6" w:rsidRPr="00BC1F0D">
              <w:rPr>
                <w:rStyle w:val="Hyperlink"/>
              </w:rPr>
              <w:t>Category of Depths Description</w:t>
            </w:r>
            <w:r w:rsidR="00BD17B6">
              <w:rPr>
                <w:webHidden/>
              </w:rPr>
              <w:tab/>
            </w:r>
            <w:r w:rsidR="00BD17B6">
              <w:rPr>
                <w:webHidden/>
              </w:rPr>
              <w:fldChar w:fldCharType="begin"/>
            </w:r>
            <w:r w:rsidR="00BD17B6">
              <w:rPr>
                <w:webHidden/>
              </w:rPr>
              <w:instrText xml:space="preserve"> PAGEREF _Toc120214587 \h </w:instrText>
            </w:r>
            <w:r w:rsidR="00BD17B6">
              <w:rPr>
                <w:webHidden/>
              </w:rPr>
            </w:r>
            <w:r w:rsidR="00BD17B6">
              <w:rPr>
                <w:webHidden/>
              </w:rPr>
              <w:fldChar w:fldCharType="separate"/>
            </w:r>
            <w:r w:rsidR="00591F1B">
              <w:rPr>
                <w:webHidden/>
              </w:rPr>
              <w:t>208</w:t>
            </w:r>
            <w:r w:rsidR="00BD17B6">
              <w:rPr>
                <w:webHidden/>
              </w:rPr>
              <w:fldChar w:fldCharType="end"/>
            </w:r>
          </w:hyperlink>
        </w:p>
        <w:p w14:paraId="5E193E42" w14:textId="5DA52CE6" w:rsidR="00BD17B6" w:rsidRDefault="00BA61CD">
          <w:pPr>
            <w:pStyle w:val="TOC2"/>
            <w:rPr>
              <w:rFonts w:asciiTheme="minorHAnsi" w:eastAsiaTheme="minorEastAsia" w:hAnsiTheme="minorHAnsi" w:cstheme="minorBidi"/>
              <w:sz w:val="22"/>
              <w:szCs w:val="22"/>
              <w:lang w:val="en-US" w:eastAsia="en-US"/>
            </w:rPr>
          </w:pPr>
          <w:hyperlink w:anchor="_Toc120214588" w:history="1">
            <w:r w:rsidR="00BD17B6" w:rsidRPr="00BC1F0D">
              <w:rPr>
                <w:rStyle w:val="Hyperlink"/>
              </w:rPr>
              <w:t>17.21</w:t>
            </w:r>
            <w:r w:rsidR="00BD17B6">
              <w:rPr>
                <w:rFonts w:asciiTheme="minorHAnsi" w:eastAsiaTheme="minorEastAsia" w:hAnsiTheme="minorHAnsi" w:cstheme="minorBidi"/>
                <w:sz w:val="22"/>
                <w:szCs w:val="22"/>
                <w:lang w:val="en-US" w:eastAsia="en-US"/>
              </w:rPr>
              <w:tab/>
            </w:r>
            <w:r w:rsidR="00BD17B6" w:rsidRPr="00BC1F0D">
              <w:rPr>
                <w:rStyle w:val="Hyperlink"/>
              </w:rPr>
              <w:t>Category of Harbour Facility</w:t>
            </w:r>
            <w:r w:rsidR="00BD17B6">
              <w:rPr>
                <w:webHidden/>
              </w:rPr>
              <w:tab/>
            </w:r>
            <w:r w:rsidR="00BD17B6">
              <w:rPr>
                <w:webHidden/>
              </w:rPr>
              <w:fldChar w:fldCharType="begin"/>
            </w:r>
            <w:r w:rsidR="00BD17B6">
              <w:rPr>
                <w:webHidden/>
              </w:rPr>
              <w:instrText xml:space="preserve"> PAGEREF _Toc120214588 \h </w:instrText>
            </w:r>
            <w:r w:rsidR="00BD17B6">
              <w:rPr>
                <w:webHidden/>
              </w:rPr>
            </w:r>
            <w:r w:rsidR="00BD17B6">
              <w:rPr>
                <w:webHidden/>
              </w:rPr>
              <w:fldChar w:fldCharType="separate"/>
            </w:r>
            <w:r w:rsidR="00591F1B">
              <w:rPr>
                <w:webHidden/>
              </w:rPr>
              <w:t>209</w:t>
            </w:r>
            <w:r w:rsidR="00BD17B6">
              <w:rPr>
                <w:webHidden/>
              </w:rPr>
              <w:fldChar w:fldCharType="end"/>
            </w:r>
          </w:hyperlink>
        </w:p>
        <w:p w14:paraId="097654AE" w14:textId="4D2D70FC" w:rsidR="00BD17B6" w:rsidRDefault="00BA61CD">
          <w:pPr>
            <w:pStyle w:val="TOC2"/>
            <w:rPr>
              <w:rFonts w:asciiTheme="minorHAnsi" w:eastAsiaTheme="minorEastAsia" w:hAnsiTheme="minorHAnsi" w:cstheme="minorBidi"/>
              <w:sz w:val="22"/>
              <w:szCs w:val="22"/>
              <w:lang w:val="en-US" w:eastAsia="en-US"/>
            </w:rPr>
          </w:pPr>
          <w:hyperlink w:anchor="_Toc120214589" w:history="1">
            <w:r w:rsidR="00BD17B6" w:rsidRPr="00BC1F0D">
              <w:rPr>
                <w:rStyle w:val="Hyperlink"/>
              </w:rPr>
              <w:t>17.22</w:t>
            </w:r>
            <w:r w:rsidR="00BD17B6">
              <w:rPr>
                <w:rFonts w:asciiTheme="minorHAnsi" w:eastAsiaTheme="minorEastAsia" w:hAnsiTheme="minorHAnsi" w:cstheme="minorBidi"/>
                <w:sz w:val="22"/>
                <w:szCs w:val="22"/>
                <w:lang w:val="en-US" w:eastAsia="en-US"/>
              </w:rPr>
              <w:tab/>
            </w:r>
            <w:r w:rsidR="00BD17B6" w:rsidRPr="00BC1F0D">
              <w:rPr>
                <w:rStyle w:val="Hyperlink"/>
              </w:rPr>
              <w:t>Category of Mooring/Warping Facility</w:t>
            </w:r>
            <w:r w:rsidR="00BD17B6">
              <w:rPr>
                <w:webHidden/>
              </w:rPr>
              <w:tab/>
            </w:r>
            <w:r w:rsidR="00BD17B6">
              <w:rPr>
                <w:webHidden/>
              </w:rPr>
              <w:fldChar w:fldCharType="begin"/>
            </w:r>
            <w:r w:rsidR="00BD17B6">
              <w:rPr>
                <w:webHidden/>
              </w:rPr>
              <w:instrText xml:space="preserve"> PAGEREF _Toc120214589 \h </w:instrText>
            </w:r>
            <w:r w:rsidR="00BD17B6">
              <w:rPr>
                <w:webHidden/>
              </w:rPr>
            </w:r>
            <w:r w:rsidR="00BD17B6">
              <w:rPr>
                <w:webHidden/>
              </w:rPr>
              <w:fldChar w:fldCharType="separate"/>
            </w:r>
            <w:r w:rsidR="00591F1B">
              <w:rPr>
                <w:webHidden/>
              </w:rPr>
              <w:t>210</w:t>
            </w:r>
            <w:r w:rsidR="00BD17B6">
              <w:rPr>
                <w:webHidden/>
              </w:rPr>
              <w:fldChar w:fldCharType="end"/>
            </w:r>
          </w:hyperlink>
        </w:p>
        <w:p w14:paraId="1B9B3D80" w14:textId="3423E0E5" w:rsidR="00BD17B6" w:rsidRDefault="00BA61CD">
          <w:pPr>
            <w:pStyle w:val="TOC2"/>
            <w:rPr>
              <w:rFonts w:asciiTheme="minorHAnsi" w:eastAsiaTheme="minorEastAsia" w:hAnsiTheme="minorHAnsi" w:cstheme="minorBidi"/>
              <w:sz w:val="22"/>
              <w:szCs w:val="22"/>
              <w:lang w:val="en-US" w:eastAsia="en-US"/>
            </w:rPr>
          </w:pPr>
          <w:hyperlink w:anchor="_Toc120214590" w:history="1">
            <w:r w:rsidR="00BD17B6" w:rsidRPr="00BC1F0D">
              <w:rPr>
                <w:rStyle w:val="Hyperlink"/>
              </w:rPr>
              <w:t>17.23</w:t>
            </w:r>
            <w:r w:rsidR="00BD17B6">
              <w:rPr>
                <w:rFonts w:asciiTheme="minorHAnsi" w:eastAsiaTheme="minorEastAsia" w:hAnsiTheme="minorHAnsi" w:cstheme="minorBidi"/>
                <w:sz w:val="22"/>
                <w:szCs w:val="22"/>
                <w:lang w:val="en-US" w:eastAsia="en-US"/>
              </w:rPr>
              <w:tab/>
            </w:r>
            <w:r w:rsidR="00BD17B6" w:rsidRPr="00BC1F0D">
              <w:rPr>
                <w:rStyle w:val="Hyperlink"/>
              </w:rPr>
              <w:t>Category of Port Section</w:t>
            </w:r>
            <w:r w:rsidR="00BD17B6">
              <w:rPr>
                <w:webHidden/>
              </w:rPr>
              <w:tab/>
            </w:r>
            <w:r w:rsidR="00BD17B6">
              <w:rPr>
                <w:webHidden/>
              </w:rPr>
              <w:fldChar w:fldCharType="begin"/>
            </w:r>
            <w:r w:rsidR="00BD17B6">
              <w:rPr>
                <w:webHidden/>
              </w:rPr>
              <w:instrText xml:space="preserve"> PAGEREF _Toc120214590 \h </w:instrText>
            </w:r>
            <w:r w:rsidR="00BD17B6">
              <w:rPr>
                <w:webHidden/>
              </w:rPr>
            </w:r>
            <w:r w:rsidR="00BD17B6">
              <w:rPr>
                <w:webHidden/>
              </w:rPr>
              <w:fldChar w:fldCharType="separate"/>
            </w:r>
            <w:r w:rsidR="00591F1B">
              <w:rPr>
                <w:webHidden/>
              </w:rPr>
              <w:t>211</w:t>
            </w:r>
            <w:r w:rsidR="00BD17B6">
              <w:rPr>
                <w:webHidden/>
              </w:rPr>
              <w:fldChar w:fldCharType="end"/>
            </w:r>
          </w:hyperlink>
        </w:p>
        <w:p w14:paraId="2D932A5F" w14:textId="09487622" w:rsidR="00BD17B6" w:rsidRDefault="00BA61CD">
          <w:pPr>
            <w:pStyle w:val="TOC2"/>
            <w:rPr>
              <w:rFonts w:asciiTheme="minorHAnsi" w:eastAsiaTheme="minorEastAsia" w:hAnsiTheme="minorHAnsi" w:cstheme="minorBidi"/>
              <w:sz w:val="22"/>
              <w:szCs w:val="22"/>
              <w:lang w:val="en-US" w:eastAsia="en-US"/>
            </w:rPr>
          </w:pPr>
          <w:hyperlink w:anchor="_Toc120214591" w:history="1">
            <w:r w:rsidR="00BD17B6" w:rsidRPr="00BC1F0D">
              <w:rPr>
                <w:rStyle w:val="Hyperlink"/>
              </w:rPr>
              <w:t>17.24</w:t>
            </w:r>
            <w:r w:rsidR="00BD17B6">
              <w:rPr>
                <w:rFonts w:asciiTheme="minorHAnsi" w:eastAsiaTheme="minorEastAsia" w:hAnsiTheme="minorHAnsi" w:cstheme="minorBidi"/>
                <w:sz w:val="22"/>
                <w:szCs w:val="22"/>
                <w:lang w:val="en-US" w:eastAsia="en-US"/>
              </w:rPr>
              <w:tab/>
            </w:r>
            <w:r w:rsidR="00BD17B6" w:rsidRPr="00BC1F0D">
              <w:rPr>
                <w:rStyle w:val="Hyperlink"/>
              </w:rPr>
              <w:t>Category of Relationship</w:t>
            </w:r>
            <w:r w:rsidR="00BD17B6">
              <w:rPr>
                <w:webHidden/>
              </w:rPr>
              <w:tab/>
            </w:r>
            <w:r w:rsidR="00BD17B6">
              <w:rPr>
                <w:webHidden/>
              </w:rPr>
              <w:fldChar w:fldCharType="begin"/>
            </w:r>
            <w:r w:rsidR="00BD17B6">
              <w:rPr>
                <w:webHidden/>
              </w:rPr>
              <w:instrText xml:space="preserve"> PAGEREF _Toc120214591 \h </w:instrText>
            </w:r>
            <w:r w:rsidR="00BD17B6">
              <w:rPr>
                <w:webHidden/>
              </w:rPr>
            </w:r>
            <w:r w:rsidR="00BD17B6">
              <w:rPr>
                <w:webHidden/>
              </w:rPr>
              <w:fldChar w:fldCharType="separate"/>
            </w:r>
            <w:r w:rsidR="00591F1B">
              <w:rPr>
                <w:webHidden/>
              </w:rPr>
              <w:t>211</w:t>
            </w:r>
            <w:r w:rsidR="00BD17B6">
              <w:rPr>
                <w:webHidden/>
              </w:rPr>
              <w:fldChar w:fldCharType="end"/>
            </w:r>
          </w:hyperlink>
        </w:p>
        <w:p w14:paraId="01CD544F" w14:textId="66B9C7D8" w:rsidR="00BD17B6" w:rsidRDefault="00BA61CD">
          <w:pPr>
            <w:pStyle w:val="TOC2"/>
            <w:rPr>
              <w:rFonts w:asciiTheme="minorHAnsi" w:eastAsiaTheme="minorEastAsia" w:hAnsiTheme="minorHAnsi" w:cstheme="minorBidi"/>
              <w:sz w:val="22"/>
              <w:szCs w:val="22"/>
              <w:lang w:val="en-US" w:eastAsia="en-US"/>
            </w:rPr>
          </w:pPr>
          <w:hyperlink w:anchor="_Toc120214592" w:history="1">
            <w:r w:rsidR="00BD17B6" w:rsidRPr="00BC1F0D">
              <w:rPr>
                <w:rStyle w:val="Hyperlink"/>
              </w:rPr>
              <w:t>17.25</w:t>
            </w:r>
            <w:r w:rsidR="00BD17B6">
              <w:rPr>
                <w:rFonts w:asciiTheme="minorHAnsi" w:eastAsiaTheme="minorEastAsia" w:hAnsiTheme="minorHAnsi" w:cstheme="minorBidi"/>
                <w:sz w:val="22"/>
                <w:szCs w:val="22"/>
                <w:lang w:val="en-US" w:eastAsia="en-US"/>
              </w:rPr>
              <w:tab/>
            </w:r>
            <w:r w:rsidR="00BD17B6" w:rsidRPr="00BC1F0D">
              <w:rPr>
                <w:rStyle w:val="Hyperlink"/>
              </w:rPr>
              <w:t>Category of Schedule</w:t>
            </w:r>
            <w:r w:rsidR="00BD17B6">
              <w:rPr>
                <w:webHidden/>
              </w:rPr>
              <w:tab/>
            </w:r>
            <w:r w:rsidR="00BD17B6">
              <w:rPr>
                <w:webHidden/>
              </w:rPr>
              <w:fldChar w:fldCharType="begin"/>
            </w:r>
            <w:r w:rsidR="00BD17B6">
              <w:rPr>
                <w:webHidden/>
              </w:rPr>
              <w:instrText xml:space="preserve"> PAGEREF _Toc120214592 \h </w:instrText>
            </w:r>
            <w:r w:rsidR="00BD17B6">
              <w:rPr>
                <w:webHidden/>
              </w:rPr>
            </w:r>
            <w:r w:rsidR="00BD17B6">
              <w:rPr>
                <w:webHidden/>
              </w:rPr>
              <w:fldChar w:fldCharType="separate"/>
            </w:r>
            <w:r w:rsidR="00591F1B">
              <w:rPr>
                <w:webHidden/>
              </w:rPr>
              <w:t>212</w:t>
            </w:r>
            <w:r w:rsidR="00BD17B6">
              <w:rPr>
                <w:webHidden/>
              </w:rPr>
              <w:fldChar w:fldCharType="end"/>
            </w:r>
          </w:hyperlink>
        </w:p>
        <w:p w14:paraId="3D280D5A" w14:textId="7A1CB9AD" w:rsidR="00BD17B6" w:rsidRDefault="00BA61CD">
          <w:pPr>
            <w:pStyle w:val="TOC2"/>
            <w:rPr>
              <w:rFonts w:asciiTheme="minorHAnsi" w:eastAsiaTheme="minorEastAsia" w:hAnsiTheme="minorHAnsi" w:cstheme="minorBidi"/>
              <w:sz w:val="22"/>
              <w:szCs w:val="22"/>
              <w:lang w:val="en-US" w:eastAsia="en-US"/>
            </w:rPr>
          </w:pPr>
          <w:hyperlink w:anchor="_Toc120214593" w:history="1">
            <w:r w:rsidR="00BD17B6" w:rsidRPr="00BC1F0D">
              <w:rPr>
                <w:rStyle w:val="Hyperlink"/>
              </w:rPr>
              <w:t>17.26</w:t>
            </w:r>
            <w:r w:rsidR="00BD17B6">
              <w:rPr>
                <w:rFonts w:asciiTheme="minorHAnsi" w:eastAsiaTheme="minorEastAsia" w:hAnsiTheme="minorHAnsi" w:cstheme="minorBidi"/>
                <w:sz w:val="22"/>
                <w:szCs w:val="22"/>
                <w:lang w:val="en-US" w:eastAsia="en-US"/>
              </w:rPr>
              <w:tab/>
            </w:r>
            <w:r w:rsidR="00BD17B6" w:rsidRPr="00BC1F0D">
              <w:rPr>
                <w:rStyle w:val="Hyperlink"/>
              </w:rPr>
              <w:t>Category of Temporal Variation</w:t>
            </w:r>
            <w:r w:rsidR="00BD17B6">
              <w:rPr>
                <w:webHidden/>
              </w:rPr>
              <w:tab/>
            </w:r>
            <w:r w:rsidR="00BD17B6">
              <w:rPr>
                <w:webHidden/>
              </w:rPr>
              <w:fldChar w:fldCharType="begin"/>
            </w:r>
            <w:r w:rsidR="00BD17B6">
              <w:rPr>
                <w:webHidden/>
              </w:rPr>
              <w:instrText xml:space="preserve"> PAGEREF _Toc120214593 \h </w:instrText>
            </w:r>
            <w:r w:rsidR="00BD17B6">
              <w:rPr>
                <w:webHidden/>
              </w:rPr>
            </w:r>
            <w:r w:rsidR="00BD17B6">
              <w:rPr>
                <w:webHidden/>
              </w:rPr>
              <w:fldChar w:fldCharType="separate"/>
            </w:r>
            <w:r w:rsidR="00591F1B">
              <w:rPr>
                <w:webHidden/>
              </w:rPr>
              <w:t>212</w:t>
            </w:r>
            <w:r w:rsidR="00BD17B6">
              <w:rPr>
                <w:webHidden/>
              </w:rPr>
              <w:fldChar w:fldCharType="end"/>
            </w:r>
          </w:hyperlink>
        </w:p>
        <w:p w14:paraId="44950772" w14:textId="5D045B86" w:rsidR="00BD17B6" w:rsidRDefault="00BA61CD">
          <w:pPr>
            <w:pStyle w:val="TOC2"/>
            <w:rPr>
              <w:rFonts w:asciiTheme="minorHAnsi" w:eastAsiaTheme="minorEastAsia" w:hAnsiTheme="minorHAnsi" w:cstheme="minorBidi"/>
              <w:sz w:val="22"/>
              <w:szCs w:val="22"/>
              <w:lang w:val="en-US" w:eastAsia="en-US"/>
            </w:rPr>
          </w:pPr>
          <w:hyperlink w:anchor="_Toc120214594" w:history="1">
            <w:r w:rsidR="00BD17B6" w:rsidRPr="00BC1F0D">
              <w:rPr>
                <w:rStyle w:val="Hyperlink"/>
              </w:rPr>
              <w:t>17.27</w:t>
            </w:r>
            <w:r w:rsidR="00BD17B6">
              <w:rPr>
                <w:rFonts w:asciiTheme="minorHAnsi" w:eastAsiaTheme="minorEastAsia" w:hAnsiTheme="minorHAnsi" w:cstheme="minorBidi"/>
                <w:sz w:val="22"/>
                <w:szCs w:val="22"/>
                <w:lang w:val="en-US" w:eastAsia="en-US"/>
              </w:rPr>
              <w:tab/>
            </w:r>
            <w:r w:rsidR="00BD17B6" w:rsidRPr="00BC1F0D">
              <w:rPr>
                <w:rStyle w:val="Hyperlink"/>
              </w:rPr>
              <w:t>Category of text</w:t>
            </w:r>
            <w:r w:rsidR="00BD17B6">
              <w:rPr>
                <w:webHidden/>
              </w:rPr>
              <w:tab/>
            </w:r>
            <w:r w:rsidR="00BD17B6">
              <w:rPr>
                <w:webHidden/>
              </w:rPr>
              <w:fldChar w:fldCharType="begin"/>
            </w:r>
            <w:r w:rsidR="00BD17B6">
              <w:rPr>
                <w:webHidden/>
              </w:rPr>
              <w:instrText xml:space="preserve"> PAGEREF _Toc120214594 \h </w:instrText>
            </w:r>
            <w:r w:rsidR="00BD17B6">
              <w:rPr>
                <w:webHidden/>
              </w:rPr>
            </w:r>
            <w:r w:rsidR="00BD17B6">
              <w:rPr>
                <w:webHidden/>
              </w:rPr>
              <w:fldChar w:fldCharType="separate"/>
            </w:r>
            <w:r w:rsidR="00591F1B">
              <w:rPr>
                <w:webHidden/>
              </w:rPr>
              <w:t>213</w:t>
            </w:r>
            <w:r w:rsidR="00BD17B6">
              <w:rPr>
                <w:webHidden/>
              </w:rPr>
              <w:fldChar w:fldCharType="end"/>
            </w:r>
          </w:hyperlink>
        </w:p>
        <w:p w14:paraId="244B716A" w14:textId="01C2DDED" w:rsidR="00BD17B6" w:rsidRDefault="00BA61CD">
          <w:pPr>
            <w:pStyle w:val="TOC2"/>
            <w:rPr>
              <w:rFonts w:asciiTheme="minorHAnsi" w:eastAsiaTheme="minorEastAsia" w:hAnsiTheme="minorHAnsi" w:cstheme="minorBidi"/>
              <w:sz w:val="22"/>
              <w:szCs w:val="22"/>
              <w:lang w:val="en-US" w:eastAsia="en-US"/>
            </w:rPr>
          </w:pPr>
          <w:hyperlink w:anchor="_Toc120214595" w:history="1">
            <w:r w:rsidR="00BD17B6" w:rsidRPr="00BC1F0D">
              <w:rPr>
                <w:rStyle w:val="Hyperlink"/>
              </w:rPr>
              <w:t>17.28</w:t>
            </w:r>
            <w:r w:rsidR="00BD17B6">
              <w:rPr>
                <w:rFonts w:asciiTheme="minorHAnsi" w:eastAsiaTheme="minorEastAsia" w:hAnsiTheme="minorHAnsi" w:cstheme="minorBidi"/>
                <w:sz w:val="22"/>
                <w:szCs w:val="22"/>
                <w:lang w:val="en-US" w:eastAsia="en-US"/>
              </w:rPr>
              <w:tab/>
            </w:r>
            <w:r w:rsidR="00BD17B6" w:rsidRPr="00BC1F0D">
              <w:rPr>
                <w:rStyle w:val="Hyperlink"/>
              </w:rPr>
              <w:t>Category of Vessel Registry</w:t>
            </w:r>
            <w:r w:rsidR="00BD17B6">
              <w:rPr>
                <w:webHidden/>
              </w:rPr>
              <w:tab/>
            </w:r>
            <w:r w:rsidR="00BD17B6">
              <w:rPr>
                <w:webHidden/>
              </w:rPr>
              <w:fldChar w:fldCharType="begin"/>
            </w:r>
            <w:r w:rsidR="00BD17B6">
              <w:rPr>
                <w:webHidden/>
              </w:rPr>
              <w:instrText xml:space="preserve"> PAGEREF _Toc120214595 \h </w:instrText>
            </w:r>
            <w:r w:rsidR="00BD17B6">
              <w:rPr>
                <w:webHidden/>
              </w:rPr>
            </w:r>
            <w:r w:rsidR="00BD17B6">
              <w:rPr>
                <w:webHidden/>
              </w:rPr>
              <w:fldChar w:fldCharType="separate"/>
            </w:r>
            <w:r w:rsidR="00591F1B">
              <w:rPr>
                <w:webHidden/>
              </w:rPr>
              <w:t>213</w:t>
            </w:r>
            <w:r w:rsidR="00BD17B6">
              <w:rPr>
                <w:webHidden/>
              </w:rPr>
              <w:fldChar w:fldCharType="end"/>
            </w:r>
          </w:hyperlink>
        </w:p>
        <w:p w14:paraId="7D4AB08B" w14:textId="47386AB9" w:rsidR="00BD17B6" w:rsidRDefault="00BA61CD">
          <w:pPr>
            <w:pStyle w:val="TOC2"/>
            <w:rPr>
              <w:rFonts w:asciiTheme="minorHAnsi" w:eastAsiaTheme="minorEastAsia" w:hAnsiTheme="minorHAnsi" w:cstheme="minorBidi"/>
              <w:sz w:val="22"/>
              <w:szCs w:val="22"/>
              <w:lang w:val="en-US" w:eastAsia="en-US"/>
            </w:rPr>
          </w:pPr>
          <w:hyperlink w:anchor="_Toc120214596" w:history="1">
            <w:r w:rsidR="00BD17B6" w:rsidRPr="00BC1F0D">
              <w:rPr>
                <w:rStyle w:val="Hyperlink"/>
              </w:rPr>
              <w:t>17.29</w:t>
            </w:r>
            <w:r w:rsidR="00BD17B6">
              <w:rPr>
                <w:rFonts w:asciiTheme="minorHAnsi" w:eastAsiaTheme="minorEastAsia" w:hAnsiTheme="minorHAnsi" w:cstheme="minorBidi"/>
                <w:sz w:val="22"/>
                <w:szCs w:val="22"/>
                <w:lang w:val="en-US" w:eastAsia="en-US"/>
              </w:rPr>
              <w:tab/>
            </w:r>
            <w:r w:rsidR="00BD17B6" w:rsidRPr="00BC1F0D">
              <w:rPr>
                <w:rStyle w:val="Hyperlink"/>
              </w:rPr>
              <w:t>Cathodic Protection System</w:t>
            </w:r>
            <w:r w:rsidR="00BD17B6">
              <w:rPr>
                <w:webHidden/>
              </w:rPr>
              <w:tab/>
            </w:r>
            <w:r w:rsidR="00BD17B6">
              <w:rPr>
                <w:webHidden/>
              </w:rPr>
              <w:fldChar w:fldCharType="begin"/>
            </w:r>
            <w:r w:rsidR="00BD17B6">
              <w:rPr>
                <w:webHidden/>
              </w:rPr>
              <w:instrText xml:space="preserve"> PAGEREF _Toc120214596 \h </w:instrText>
            </w:r>
            <w:r w:rsidR="00BD17B6">
              <w:rPr>
                <w:webHidden/>
              </w:rPr>
            </w:r>
            <w:r w:rsidR="00BD17B6">
              <w:rPr>
                <w:webHidden/>
              </w:rPr>
              <w:fldChar w:fldCharType="separate"/>
            </w:r>
            <w:r w:rsidR="00591F1B">
              <w:rPr>
                <w:webHidden/>
              </w:rPr>
              <w:t>214</w:t>
            </w:r>
            <w:r w:rsidR="00BD17B6">
              <w:rPr>
                <w:webHidden/>
              </w:rPr>
              <w:fldChar w:fldCharType="end"/>
            </w:r>
          </w:hyperlink>
        </w:p>
        <w:p w14:paraId="3563B7D0" w14:textId="243CD547" w:rsidR="00BD17B6" w:rsidRDefault="00BA61CD">
          <w:pPr>
            <w:pStyle w:val="TOC2"/>
            <w:rPr>
              <w:rFonts w:asciiTheme="minorHAnsi" w:eastAsiaTheme="minorEastAsia" w:hAnsiTheme="minorHAnsi" w:cstheme="minorBidi"/>
              <w:sz w:val="22"/>
              <w:szCs w:val="22"/>
              <w:lang w:val="en-US" w:eastAsia="en-US"/>
            </w:rPr>
          </w:pPr>
          <w:hyperlink w:anchor="_Toc120214597" w:history="1">
            <w:r w:rsidR="00BD17B6" w:rsidRPr="00BC1F0D">
              <w:rPr>
                <w:rStyle w:val="Hyperlink"/>
              </w:rPr>
              <w:t>17.30</w:t>
            </w:r>
            <w:r w:rsidR="00BD17B6">
              <w:rPr>
                <w:rFonts w:asciiTheme="minorHAnsi" w:eastAsiaTheme="minorEastAsia" w:hAnsiTheme="minorHAnsi" w:cstheme="minorBidi"/>
                <w:sz w:val="22"/>
                <w:szCs w:val="22"/>
                <w:lang w:val="en-US" w:eastAsia="en-US"/>
              </w:rPr>
              <w:tab/>
            </w:r>
            <w:r w:rsidR="00BD17B6" w:rsidRPr="00BC1F0D">
              <w:rPr>
                <w:rStyle w:val="Hyperlink"/>
              </w:rPr>
              <w:t>City Name</w:t>
            </w:r>
            <w:r w:rsidR="00BD17B6">
              <w:rPr>
                <w:webHidden/>
              </w:rPr>
              <w:tab/>
            </w:r>
            <w:r w:rsidR="00BD17B6">
              <w:rPr>
                <w:webHidden/>
              </w:rPr>
              <w:fldChar w:fldCharType="begin"/>
            </w:r>
            <w:r w:rsidR="00BD17B6">
              <w:rPr>
                <w:webHidden/>
              </w:rPr>
              <w:instrText xml:space="preserve"> PAGEREF _Toc120214597 \h </w:instrText>
            </w:r>
            <w:r w:rsidR="00BD17B6">
              <w:rPr>
                <w:webHidden/>
              </w:rPr>
            </w:r>
            <w:r w:rsidR="00BD17B6">
              <w:rPr>
                <w:webHidden/>
              </w:rPr>
              <w:fldChar w:fldCharType="separate"/>
            </w:r>
            <w:r w:rsidR="00591F1B">
              <w:rPr>
                <w:webHidden/>
              </w:rPr>
              <w:t>214</w:t>
            </w:r>
            <w:r w:rsidR="00BD17B6">
              <w:rPr>
                <w:webHidden/>
              </w:rPr>
              <w:fldChar w:fldCharType="end"/>
            </w:r>
          </w:hyperlink>
        </w:p>
        <w:p w14:paraId="4D8F6F05" w14:textId="342C21F6" w:rsidR="00BD17B6" w:rsidRDefault="00BA61CD">
          <w:pPr>
            <w:pStyle w:val="TOC2"/>
            <w:rPr>
              <w:rFonts w:asciiTheme="minorHAnsi" w:eastAsiaTheme="minorEastAsia" w:hAnsiTheme="minorHAnsi" w:cstheme="minorBidi"/>
              <w:sz w:val="22"/>
              <w:szCs w:val="22"/>
              <w:lang w:val="en-US" w:eastAsia="en-US"/>
            </w:rPr>
          </w:pPr>
          <w:hyperlink w:anchor="_Toc120214598" w:history="1">
            <w:r w:rsidR="00BD17B6" w:rsidRPr="00BC1F0D">
              <w:rPr>
                <w:rStyle w:val="Hyperlink"/>
              </w:rPr>
              <w:t>17.31</w:t>
            </w:r>
            <w:r w:rsidR="00BD17B6">
              <w:rPr>
                <w:rFonts w:asciiTheme="minorHAnsi" w:eastAsiaTheme="minorEastAsia" w:hAnsiTheme="minorHAnsi" w:cstheme="minorBidi"/>
                <w:sz w:val="22"/>
                <w:szCs w:val="22"/>
                <w:lang w:val="en-US" w:eastAsia="en-US"/>
              </w:rPr>
              <w:tab/>
            </w:r>
            <w:r w:rsidR="00BD17B6" w:rsidRPr="00BC1F0D">
              <w:rPr>
                <w:rStyle w:val="Hyperlink"/>
              </w:rPr>
              <w:t>Communication Channel</w:t>
            </w:r>
            <w:r w:rsidR="00BD17B6">
              <w:rPr>
                <w:webHidden/>
              </w:rPr>
              <w:tab/>
            </w:r>
            <w:r w:rsidR="00BD17B6">
              <w:rPr>
                <w:webHidden/>
              </w:rPr>
              <w:fldChar w:fldCharType="begin"/>
            </w:r>
            <w:r w:rsidR="00BD17B6">
              <w:rPr>
                <w:webHidden/>
              </w:rPr>
              <w:instrText xml:space="preserve"> PAGEREF _Toc120214598 \h </w:instrText>
            </w:r>
            <w:r w:rsidR="00BD17B6">
              <w:rPr>
                <w:webHidden/>
              </w:rPr>
            </w:r>
            <w:r w:rsidR="00BD17B6">
              <w:rPr>
                <w:webHidden/>
              </w:rPr>
              <w:fldChar w:fldCharType="separate"/>
            </w:r>
            <w:r w:rsidR="00591F1B">
              <w:rPr>
                <w:webHidden/>
              </w:rPr>
              <w:t>214</w:t>
            </w:r>
            <w:r w:rsidR="00BD17B6">
              <w:rPr>
                <w:webHidden/>
              </w:rPr>
              <w:fldChar w:fldCharType="end"/>
            </w:r>
          </w:hyperlink>
        </w:p>
        <w:p w14:paraId="12A2DF19" w14:textId="03FE4D36" w:rsidR="00BD17B6" w:rsidRDefault="00BA61CD">
          <w:pPr>
            <w:pStyle w:val="TOC2"/>
            <w:rPr>
              <w:rFonts w:asciiTheme="minorHAnsi" w:eastAsiaTheme="minorEastAsia" w:hAnsiTheme="minorHAnsi" w:cstheme="minorBidi"/>
              <w:sz w:val="22"/>
              <w:szCs w:val="22"/>
              <w:lang w:val="en-US" w:eastAsia="en-US"/>
            </w:rPr>
          </w:pPr>
          <w:hyperlink w:anchor="_Toc120214599" w:history="1">
            <w:r w:rsidR="00BD17B6" w:rsidRPr="00BC1F0D">
              <w:rPr>
                <w:rStyle w:val="Hyperlink"/>
              </w:rPr>
              <w:t>17.32</w:t>
            </w:r>
            <w:r w:rsidR="00BD17B6">
              <w:rPr>
                <w:rFonts w:asciiTheme="minorHAnsi" w:eastAsiaTheme="minorEastAsia" w:hAnsiTheme="minorHAnsi" w:cstheme="minorBidi"/>
                <w:sz w:val="22"/>
                <w:szCs w:val="22"/>
                <w:lang w:val="en-US" w:eastAsia="en-US"/>
              </w:rPr>
              <w:tab/>
            </w:r>
            <w:r w:rsidR="00BD17B6" w:rsidRPr="00BC1F0D">
              <w:rPr>
                <w:rStyle w:val="Hyperlink"/>
              </w:rPr>
              <w:t>Condition</w:t>
            </w:r>
            <w:r w:rsidR="00BD17B6">
              <w:rPr>
                <w:webHidden/>
              </w:rPr>
              <w:tab/>
            </w:r>
            <w:r w:rsidR="00BD17B6">
              <w:rPr>
                <w:webHidden/>
              </w:rPr>
              <w:fldChar w:fldCharType="begin"/>
            </w:r>
            <w:r w:rsidR="00BD17B6">
              <w:rPr>
                <w:webHidden/>
              </w:rPr>
              <w:instrText xml:space="preserve"> PAGEREF _Toc120214599 \h </w:instrText>
            </w:r>
            <w:r w:rsidR="00BD17B6">
              <w:rPr>
                <w:webHidden/>
              </w:rPr>
            </w:r>
            <w:r w:rsidR="00BD17B6">
              <w:rPr>
                <w:webHidden/>
              </w:rPr>
              <w:fldChar w:fldCharType="separate"/>
            </w:r>
            <w:r w:rsidR="00591F1B">
              <w:rPr>
                <w:webHidden/>
              </w:rPr>
              <w:t>214</w:t>
            </w:r>
            <w:r w:rsidR="00BD17B6">
              <w:rPr>
                <w:webHidden/>
              </w:rPr>
              <w:fldChar w:fldCharType="end"/>
            </w:r>
          </w:hyperlink>
        </w:p>
        <w:p w14:paraId="0D55721D" w14:textId="5B076C9D" w:rsidR="00BD17B6" w:rsidRDefault="00BA61CD">
          <w:pPr>
            <w:pStyle w:val="TOC2"/>
            <w:rPr>
              <w:rFonts w:asciiTheme="minorHAnsi" w:eastAsiaTheme="minorEastAsia" w:hAnsiTheme="minorHAnsi" w:cstheme="minorBidi"/>
              <w:sz w:val="22"/>
              <w:szCs w:val="22"/>
              <w:lang w:val="en-US" w:eastAsia="en-US"/>
            </w:rPr>
          </w:pPr>
          <w:hyperlink w:anchor="_Toc120214600" w:history="1">
            <w:r w:rsidR="00BD17B6" w:rsidRPr="00BC1F0D">
              <w:rPr>
                <w:rStyle w:val="Hyperlink"/>
              </w:rPr>
              <w:t>17.33</w:t>
            </w:r>
            <w:r w:rsidR="00BD17B6">
              <w:rPr>
                <w:rFonts w:asciiTheme="minorHAnsi" w:eastAsiaTheme="minorEastAsia" w:hAnsiTheme="minorHAnsi" w:cstheme="minorBidi"/>
                <w:sz w:val="22"/>
                <w:szCs w:val="22"/>
                <w:lang w:val="en-US" w:eastAsia="en-US"/>
              </w:rPr>
              <w:tab/>
            </w:r>
            <w:r w:rsidR="00BD17B6" w:rsidRPr="00BC1F0D">
              <w:rPr>
                <w:rStyle w:val="Hyperlink"/>
              </w:rPr>
              <w:t>Comparison Operator</w:t>
            </w:r>
            <w:r w:rsidR="00BD17B6">
              <w:rPr>
                <w:webHidden/>
              </w:rPr>
              <w:tab/>
            </w:r>
            <w:r w:rsidR="00BD17B6">
              <w:rPr>
                <w:webHidden/>
              </w:rPr>
              <w:fldChar w:fldCharType="begin"/>
            </w:r>
            <w:r w:rsidR="00BD17B6">
              <w:rPr>
                <w:webHidden/>
              </w:rPr>
              <w:instrText xml:space="preserve"> PAGEREF _Toc120214600 \h </w:instrText>
            </w:r>
            <w:r w:rsidR="00BD17B6">
              <w:rPr>
                <w:webHidden/>
              </w:rPr>
            </w:r>
            <w:r w:rsidR="00BD17B6">
              <w:rPr>
                <w:webHidden/>
              </w:rPr>
              <w:fldChar w:fldCharType="separate"/>
            </w:r>
            <w:r w:rsidR="00591F1B">
              <w:rPr>
                <w:webHidden/>
              </w:rPr>
              <w:t>215</w:t>
            </w:r>
            <w:r w:rsidR="00BD17B6">
              <w:rPr>
                <w:webHidden/>
              </w:rPr>
              <w:fldChar w:fldCharType="end"/>
            </w:r>
          </w:hyperlink>
        </w:p>
        <w:p w14:paraId="22078692" w14:textId="69D559C3" w:rsidR="00BD17B6" w:rsidRDefault="00BA61CD">
          <w:pPr>
            <w:pStyle w:val="TOC2"/>
            <w:rPr>
              <w:rFonts w:asciiTheme="minorHAnsi" w:eastAsiaTheme="minorEastAsia" w:hAnsiTheme="minorHAnsi" w:cstheme="minorBidi"/>
              <w:sz w:val="22"/>
              <w:szCs w:val="22"/>
              <w:lang w:val="en-US" w:eastAsia="en-US"/>
            </w:rPr>
          </w:pPr>
          <w:hyperlink w:anchor="_Toc120214601" w:history="1">
            <w:r w:rsidR="00BD17B6" w:rsidRPr="00BC1F0D">
              <w:rPr>
                <w:rStyle w:val="Hyperlink"/>
              </w:rPr>
              <w:t>17.34</w:t>
            </w:r>
            <w:r w:rsidR="00BD17B6">
              <w:rPr>
                <w:rFonts w:asciiTheme="minorHAnsi" w:eastAsiaTheme="minorEastAsia" w:hAnsiTheme="minorHAnsi" w:cstheme="minorBidi"/>
                <w:sz w:val="22"/>
                <w:szCs w:val="22"/>
                <w:lang w:val="en-US" w:eastAsia="en-US"/>
              </w:rPr>
              <w:tab/>
            </w:r>
            <w:r w:rsidR="00BD17B6" w:rsidRPr="00BC1F0D">
              <w:rPr>
                <w:rStyle w:val="Hyperlink"/>
              </w:rPr>
              <w:t>Contact Instructions</w:t>
            </w:r>
            <w:r w:rsidR="00BD17B6">
              <w:rPr>
                <w:webHidden/>
              </w:rPr>
              <w:tab/>
            </w:r>
            <w:r w:rsidR="00BD17B6">
              <w:rPr>
                <w:webHidden/>
              </w:rPr>
              <w:fldChar w:fldCharType="begin"/>
            </w:r>
            <w:r w:rsidR="00BD17B6">
              <w:rPr>
                <w:webHidden/>
              </w:rPr>
              <w:instrText xml:space="preserve"> PAGEREF _Toc120214601 \h </w:instrText>
            </w:r>
            <w:r w:rsidR="00BD17B6">
              <w:rPr>
                <w:webHidden/>
              </w:rPr>
            </w:r>
            <w:r w:rsidR="00BD17B6">
              <w:rPr>
                <w:webHidden/>
              </w:rPr>
              <w:fldChar w:fldCharType="separate"/>
            </w:r>
            <w:r w:rsidR="00591F1B">
              <w:rPr>
                <w:webHidden/>
              </w:rPr>
              <w:t>215</w:t>
            </w:r>
            <w:r w:rsidR="00BD17B6">
              <w:rPr>
                <w:webHidden/>
              </w:rPr>
              <w:fldChar w:fldCharType="end"/>
            </w:r>
          </w:hyperlink>
        </w:p>
        <w:p w14:paraId="15C2662F" w14:textId="3E865F84" w:rsidR="00BD17B6" w:rsidRDefault="00BA61CD">
          <w:pPr>
            <w:pStyle w:val="TOC2"/>
            <w:rPr>
              <w:rFonts w:asciiTheme="minorHAnsi" w:eastAsiaTheme="minorEastAsia" w:hAnsiTheme="minorHAnsi" w:cstheme="minorBidi"/>
              <w:sz w:val="22"/>
              <w:szCs w:val="22"/>
              <w:lang w:val="en-US" w:eastAsia="en-US"/>
            </w:rPr>
          </w:pPr>
          <w:hyperlink w:anchor="_Toc120214602" w:history="1">
            <w:r w:rsidR="00BD17B6" w:rsidRPr="00BC1F0D">
              <w:rPr>
                <w:rStyle w:val="Hyperlink"/>
              </w:rPr>
              <w:t>17.35</w:t>
            </w:r>
            <w:r w:rsidR="00BD17B6">
              <w:rPr>
                <w:rFonts w:asciiTheme="minorHAnsi" w:eastAsiaTheme="minorEastAsia" w:hAnsiTheme="minorHAnsi" w:cstheme="minorBidi"/>
                <w:sz w:val="22"/>
                <w:szCs w:val="22"/>
                <w:lang w:val="en-US" w:eastAsia="en-US"/>
              </w:rPr>
              <w:tab/>
            </w:r>
            <w:r w:rsidR="00BD17B6" w:rsidRPr="00BC1F0D">
              <w:rPr>
                <w:rStyle w:val="Hyperlink"/>
              </w:rPr>
              <w:t>Country Name</w:t>
            </w:r>
            <w:r w:rsidR="00BD17B6">
              <w:rPr>
                <w:webHidden/>
              </w:rPr>
              <w:tab/>
            </w:r>
            <w:r w:rsidR="00BD17B6">
              <w:rPr>
                <w:webHidden/>
              </w:rPr>
              <w:fldChar w:fldCharType="begin"/>
            </w:r>
            <w:r w:rsidR="00BD17B6">
              <w:rPr>
                <w:webHidden/>
              </w:rPr>
              <w:instrText xml:space="preserve"> PAGEREF _Toc120214602 \h </w:instrText>
            </w:r>
            <w:r w:rsidR="00BD17B6">
              <w:rPr>
                <w:webHidden/>
              </w:rPr>
            </w:r>
            <w:r w:rsidR="00BD17B6">
              <w:rPr>
                <w:webHidden/>
              </w:rPr>
              <w:fldChar w:fldCharType="separate"/>
            </w:r>
            <w:r w:rsidR="00591F1B">
              <w:rPr>
                <w:webHidden/>
              </w:rPr>
              <w:t>215</w:t>
            </w:r>
            <w:r w:rsidR="00BD17B6">
              <w:rPr>
                <w:webHidden/>
              </w:rPr>
              <w:fldChar w:fldCharType="end"/>
            </w:r>
          </w:hyperlink>
        </w:p>
        <w:p w14:paraId="5DD6D610" w14:textId="797B5DD4" w:rsidR="00BD17B6" w:rsidRDefault="00BA61CD">
          <w:pPr>
            <w:pStyle w:val="TOC2"/>
            <w:rPr>
              <w:rFonts w:asciiTheme="minorHAnsi" w:eastAsiaTheme="minorEastAsia" w:hAnsiTheme="minorHAnsi" w:cstheme="minorBidi"/>
              <w:sz w:val="22"/>
              <w:szCs w:val="22"/>
              <w:lang w:val="en-US" w:eastAsia="en-US"/>
            </w:rPr>
          </w:pPr>
          <w:hyperlink w:anchor="_Toc120214603" w:history="1">
            <w:r w:rsidR="00BD17B6" w:rsidRPr="00BC1F0D">
              <w:rPr>
                <w:rStyle w:val="Hyperlink"/>
              </w:rPr>
              <w:t>17.36</w:t>
            </w:r>
            <w:r w:rsidR="00BD17B6">
              <w:rPr>
                <w:rFonts w:asciiTheme="minorHAnsi" w:eastAsiaTheme="minorEastAsia" w:hAnsiTheme="minorHAnsi" w:cstheme="minorBidi"/>
                <w:sz w:val="22"/>
                <w:szCs w:val="22"/>
                <w:lang w:val="en-US" w:eastAsia="en-US"/>
              </w:rPr>
              <w:tab/>
            </w:r>
            <w:r w:rsidR="00BD17B6" w:rsidRPr="00BC1F0D">
              <w:rPr>
                <w:rStyle w:val="Hyperlink"/>
              </w:rPr>
              <w:t>Date End</w:t>
            </w:r>
            <w:r w:rsidR="00BD17B6">
              <w:rPr>
                <w:webHidden/>
              </w:rPr>
              <w:tab/>
            </w:r>
            <w:r w:rsidR="00BD17B6">
              <w:rPr>
                <w:webHidden/>
              </w:rPr>
              <w:fldChar w:fldCharType="begin"/>
            </w:r>
            <w:r w:rsidR="00BD17B6">
              <w:rPr>
                <w:webHidden/>
              </w:rPr>
              <w:instrText xml:space="preserve"> PAGEREF _Toc120214603 \h </w:instrText>
            </w:r>
            <w:r w:rsidR="00BD17B6">
              <w:rPr>
                <w:webHidden/>
              </w:rPr>
            </w:r>
            <w:r w:rsidR="00BD17B6">
              <w:rPr>
                <w:webHidden/>
              </w:rPr>
              <w:fldChar w:fldCharType="separate"/>
            </w:r>
            <w:r w:rsidR="00591F1B">
              <w:rPr>
                <w:webHidden/>
              </w:rPr>
              <w:t>216</w:t>
            </w:r>
            <w:r w:rsidR="00BD17B6">
              <w:rPr>
                <w:webHidden/>
              </w:rPr>
              <w:fldChar w:fldCharType="end"/>
            </w:r>
          </w:hyperlink>
        </w:p>
        <w:p w14:paraId="15DF1E79" w14:textId="79D6782C" w:rsidR="00BD17B6" w:rsidRDefault="00BA61CD">
          <w:pPr>
            <w:pStyle w:val="TOC2"/>
            <w:rPr>
              <w:rFonts w:asciiTheme="minorHAnsi" w:eastAsiaTheme="minorEastAsia" w:hAnsiTheme="minorHAnsi" w:cstheme="minorBidi"/>
              <w:sz w:val="22"/>
              <w:szCs w:val="22"/>
              <w:lang w:val="en-US" w:eastAsia="en-US"/>
            </w:rPr>
          </w:pPr>
          <w:hyperlink w:anchor="_Toc120214604" w:history="1">
            <w:r w:rsidR="00BD17B6" w:rsidRPr="00BC1F0D">
              <w:rPr>
                <w:rStyle w:val="Hyperlink"/>
              </w:rPr>
              <w:t>17.37</w:t>
            </w:r>
            <w:r w:rsidR="00BD17B6">
              <w:rPr>
                <w:rFonts w:asciiTheme="minorHAnsi" w:eastAsiaTheme="minorEastAsia" w:hAnsiTheme="minorHAnsi" w:cstheme="minorBidi"/>
                <w:sz w:val="22"/>
                <w:szCs w:val="22"/>
                <w:lang w:val="en-US" w:eastAsia="en-US"/>
              </w:rPr>
              <w:tab/>
            </w:r>
            <w:r w:rsidR="00BD17B6" w:rsidRPr="00BC1F0D">
              <w:rPr>
                <w:rStyle w:val="Hyperlink"/>
              </w:rPr>
              <w:t>Date Fixed</w:t>
            </w:r>
            <w:r w:rsidR="00BD17B6">
              <w:rPr>
                <w:webHidden/>
              </w:rPr>
              <w:tab/>
            </w:r>
            <w:r w:rsidR="00BD17B6">
              <w:rPr>
                <w:webHidden/>
              </w:rPr>
              <w:fldChar w:fldCharType="begin"/>
            </w:r>
            <w:r w:rsidR="00BD17B6">
              <w:rPr>
                <w:webHidden/>
              </w:rPr>
              <w:instrText xml:space="preserve"> PAGEREF _Toc120214604 \h </w:instrText>
            </w:r>
            <w:r w:rsidR="00BD17B6">
              <w:rPr>
                <w:webHidden/>
              </w:rPr>
            </w:r>
            <w:r w:rsidR="00BD17B6">
              <w:rPr>
                <w:webHidden/>
              </w:rPr>
              <w:fldChar w:fldCharType="separate"/>
            </w:r>
            <w:r w:rsidR="00591F1B">
              <w:rPr>
                <w:webHidden/>
              </w:rPr>
              <w:t>216</w:t>
            </w:r>
            <w:r w:rsidR="00BD17B6">
              <w:rPr>
                <w:webHidden/>
              </w:rPr>
              <w:fldChar w:fldCharType="end"/>
            </w:r>
          </w:hyperlink>
        </w:p>
        <w:p w14:paraId="2BA0C8B2" w14:textId="5F996BCF" w:rsidR="00BD17B6" w:rsidRDefault="00BA61CD">
          <w:pPr>
            <w:pStyle w:val="TOC2"/>
            <w:rPr>
              <w:rFonts w:asciiTheme="minorHAnsi" w:eastAsiaTheme="minorEastAsia" w:hAnsiTheme="minorHAnsi" w:cstheme="minorBidi"/>
              <w:sz w:val="22"/>
              <w:szCs w:val="22"/>
              <w:lang w:val="en-US" w:eastAsia="en-US"/>
            </w:rPr>
          </w:pPr>
          <w:hyperlink w:anchor="_Toc120214605" w:history="1">
            <w:r w:rsidR="00BD17B6" w:rsidRPr="00BC1F0D">
              <w:rPr>
                <w:rStyle w:val="Hyperlink"/>
              </w:rPr>
              <w:t>17.38</w:t>
            </w:r>
            <w:r w:rsidR="00BD17B6">
              <w:rPr>
                <w:rFonts w:asciiTheme="minorHAnsi" w:eastAsiaTheme="minorEastAsia" w:hAnsiTheme="minorHAnsi" w:cstheme="minorBidi"/>
                <w:sz w:val="22"/>
                <w:szCs w:val="22"/>
                <w:lang w:val="en-US" w:eastAsia="en-US"/>
              </w:rPr>
              <w:tab/>
            </w:r>
            <w:r w:rsidR="00BD17B6" w:rsidRPr="00BC1F0D">
              <w:rPr>
                <w:rStyle w:val="Hyperlink"/>
              </w:rPr>
              <w:t>Date Start</w:t>
            </w:r>
            <w:r w:rsidR="00BD17B6">
              <w:rPr>
                <w:webHidden/>
              </w:rPr>
              <w:tab/>
            </w:r>
            <w:r w:rsidR="00BD17B6">
              <w:rPr>
                <w:webHidden/>
              </w:rPr>
              <w:fldChar w:fldCharType="begin"/>
            </w:r>
            <w:r w:rsidR="00BD17B6">
              <w:rPr>
                <w:webHidden/>
              </w:rPr>
              <w:instrText xml:space="preserve"> PAGEREF _Toc120214605 \h </w:instrText>
            </w:r>
            <w:r w:rsidR="00BD17B6">
              <w:rPr>
                <w:webHidden/>
              </w:rPr>
            </w:r>
            <w:r w:rsidR="00BD17B6">
              <w:rPr>
                <w:webHidden/>
              </w:rPr>
              <w:fldChar w:fldCharType="separate"/>
            </w:r>
            <w:r w:rsidR="00591F1B">
              <w:rPr>
                <w:webHidden/>
              </w:rPr>
              <w:t>216</w:t>
            </w:r>
            <w:r w:rsidR="00BD17B6">
              <w:rPr>
                <w:webHidden/>
              </w:rPr>
              <w:fldChar w:fldCharType="end"/>
            </w:r>
          </w:hyperlink>
        </w:p>
        <w:p w14:paraId="52402C1B" w14:textId="2874D5D0" w:rsidR="00BD17B6" w:rsidRDefault="00BA61CD">
          <w:pPr>
            <w:pStyle w:val="TOC2"/>
            <w:rPr>
              <w:rFonts w:asciiTheme="minorHAnsi" w:eastAsiaTheme="minorEastAsia" w:hAnsiTheme="minorHAnsi" w:cstheme="minorBidi"/>
              <w:sz w:val="22"/>
              <w:szCs w:val="22"/>
              <w:lang w:val="en-US" w:eastAsia="en-US"/>
            </w:rPr>
          </w:pPr>
          <w:hyperlink w:anchor="_Toc120214606" w:history="1">
            <w:r w:rsidR="00BD17B6" w:rsidRPr="00BC1F0D">
              <w:rPr>
                <w:rStyle w:val="Hyperlink"/>
              </w:rPr>
              <w:t>17.39</w:t>
            </w:r>
            <w:r w:rsidR="00BD17B6">
              <w:rPr>
                <w:rFonts w:asciiTheme="minorHAnsi" w:eastAsiaTheme="minorEastAsia" w:hAnsiTheme="minorHAnsi" w:cstheme="minorBidi"/>
                <w:sz w:val="22"/>
                <w:szCs w:val="22"/>
                <w:lang w:val="en-US" w:eastAsia="en-US"/>
              </w:rPr>
              <w:tab/>
            </w:r>
            <w:r w:rsidR="00BD17B6" w:rsidRPr="00BC1F0D">
              <w:rPr>
                <w:rStyle w:val="Hyperlink"/>
              </w:rPr>
              <w:t>Date Variable</w:t>
            </w:r>
            <w:r w:rsidR="00BD17B6">
              <w:rPr>
                <w:webHidden/>
              </w:rPr>
              <w:tab/>
            </w:r>
            <w:r w:rsidR="00BD17B6">
              <w:rPr>
                <w:webHidden/>
              </w:rPr>
              <w:fldChar w:fldCharType="begin"/>
            </w:r>
            <w:r w:rsidR="00BD17B6">
              <w:rPr>
                <w:webHidden/>
              </w:rPr>
              <w:instrText xml:space="preserve"> PAGEREF _Toc120214606 \h </w:instrText>
            </w:r>
            <w:r w:rsidR="00BD17B6">
              <w:rPr>
                <w:webHidden/>
              </w:rPr>
            </w:r>
            <w:r w:rsidR="00BD17B6">
              <w:rPr>
                <w:webHidden/>
              </w:rPr>
              <w:fldChar w:fldCharType="separate"/>
            </w:r>
            <w:r w:rsidR="00591F1B">
              <w:rPr>
                <w:webHidden/>
              </w:rPr>
              <w:t>216</w:t>
            </w:r>
            <w:r w:rsidR="00BD17B6">
              <w:rPr>
                <w:webHidden/>
              </w:rPr>
              <w:fldChar w:fldCharType="end"/>
            </w:r>
          </w:hyperlink>
        </w:p>
        <w:p w14:paraId="02E8E0AD" w14:textId="6E08E64F" w:rsidR="00BD17B6" w:rsidRDefault="00BA61CD">
          <w:pPr>
            <w:pStyle w:val="TOC2"/>
            <w:rPr>
              <w:rFonts w:asciiTheme="minorHAnsi" w:eastAsiaTheme="minorEastAsia" w:hAnsiTheme="minorHAnsi" w:cstheme="minorBidi"/>
              <w:sz w:val="22"/>
              <w:szCs w:val="22"/>
              <w:lang w:val="en-US" w:eastAsia="en-US"/>
            </w:rPr>
          </w:pPr>
          <w:hyperlink w:anchor="_Toc120214607" w:history="1">
            <w:r w:rsidR="00BD17B6" w:rsidRPr="00BC1F0D">
              <w:rPr>
                <w:rStyle w:val="Hyperlink"/>
              </w:rPr>
              <w:t>17.40</w:t>
            </w:r>
            <w:r w:rsidR="00BD17B6">
              <w:rPr>
                <w:rFonts w:asciiTheme="minorHAnsi" w:eastAsiaTheme="minorEastAsia" w:hAnsiTheme="minorHAnsi" w:cstheme="minorBidi"/>
                <w:sz w:val="22"/>
                <w:szCs w:val="22"/>
                <w:lang w:val="en-US" w:eastAsia="en-US"/>
              </w:rPr>
              <w:tab/>
            </w:r>
            <w:r w:rsidR="00BD17B6" w:rsidRPr="00BC1F0D">
              <w:rPr>
                <w:rStyle w:val="Hyperlink"/>
              </w:rPr>
              <w:t>Day of Week</w:t>
            </w:r>
            <w:r w:rsidR="00BD17B6">
              <w:rPr>
                <w:webHidden/>
              </w:rPr>
              <w:tab/>
            </w:r>
            <w:r w:rsidR="00BD17B6">
              <w:rPr>
                <w:webHidden/>
              </w:rPr>
              <w:fldChar w:fldCharType="begin"/>
            </w:r>
            <w:r w:rsidR="00BD17B6">
              <w:rPr>
                <w:webHidden/>
              </w:rPr>
              <w:instrText xml:space="preserve"> PAGEREF _Toc120214607 \h </w:instrText>
            </w:r>
            <w:r w:rsidR="00BD17B6">
              <w:rPr>
                <w:webHidden/>
              </w:rPr>
            </w:r>
            <w:r w:rsidR="00BD17B6">
              <w:rPr>
                <w:webHidden/>
              </w:rPr>
              <w:fldChar w:fldCharType="separate"/>
            </w:r>
            <w:r w:rsidR="00591F1B">
              <w:rPr>
                <w:webHidden/>
              </w:rPr>
              <w:t>217</w:t>
            </w:r>
            <w:r w:rsidR="00BD17B6">
              <w:rPr>
                <w:webHidden/>
              </w:rPr>
              <w:fldChar w:fldCharType="end"/>
            </w:r>
          </w:hyperlink>
        </w:p>
        <w:p w14:paraId="3B0010A9" w14:textId="32F1ED2E" w:rsidR="00BD17B6" w:rsidRDefault="00BA61CD">
          <w:pPr>
            <w:pStyle w:val="TOC2"/>
            <w:rPr>
              <w:rFonts w:asciiTheme="minorHAnsi" w:eastAsiaTheme="minorEastAsia" w:hAnsiTheme="minorHAnsi" w:cstheme="minorBidi"/>
              <w:sz w:val="22"/>
              <w:szCs w:val="22"/>
              <w:lang w:val="en-US" w:eastAsia="en-US"/>
            </w:rPr>
          </w:pPr>
          <w:hyperlink w:anchor="_Toc120214608" w:history="1">
            <w:r w:rsidR="00BD17B6" w:rsidRPr="00BC1F0D">
              <w:rPr>
                <w:rStyle w:val="Hyperlink"/>
              </w:rPr>
              <w:t>17.41</w:t>
            </w:r>
            <w:r w:rsidR="00BD17B6">
              <w:rPr>
                <w:rFonts w:asciiTheme="minorHAnsi" w:eastAsiaTheme="minorEastAsia" w:hAnsiTheme="minorHAnsi" w:cstheme="minorBidi"/>
                <w:sz w:val="22"/>
                <w:szCs w:val="22"/>
                <w:lang w:val="en-US" w:eastAsia="en-US"/>
              </w:rPr>
              <w:tab/>
            </w:r>
            <w:r w:rsidR="00BD17B6" w:rsidRPr="00BC1F0D">
              <w:rPr>
                <w:rStyle w:val="Hyperlink"/>
              </w:rPr>
              <w:t>Day of Week is Range</w:t>
            </w:r>
            <w:r w:rsidR="00BD17B6">
              <w:rPr>
                <w:webHidden/>
              </w:rPr>
              <w:tab/>
            </w:r>
            <w:r w:rsidR="00BD17B6">
              <w:rPr>
                <w:webHidden/>
              </w:rPr>
              <w:fldChar w:fldCharType="begin"/>
            </w:r>
            <w:r w:rsidR="00BD17B6">
              <w:rPr>
                <w:webHidden/>
              </w:rPr>
              <w:instrText xml:space="preserve"> PAGEREF _Toc120214608 \h </w:instrText>
            </w:r>
            <w:r w:rsidR="00BD17B6">
              <w:rPr>
                <w:webHidden/>
              </w:rPr>
            </w:r>
            <w:r w:rsidR="00BD17B6">
              <w:rPr>
                <w:webHidden/>
              </w:rPr>
              <w:fldChar w:fldCharType="separate"/>
            </w:r>
            <w:r w:rsidR="00591F1B">
              <w:rPr>
                <w:webHidden/>
              </w:rPr>
              <w:t>217</w:t>
            </w:r>
            <w:r w:rsidR="00BD17B6">
              <w:rPr>
                <w:webHidden/>
              </w:rPr>
              <w:fldChar w:fldCharType="end"/>
            </w:r>
          </w:hyperlink>
        </w:p>
        <w:p w14:paraId="0C8BE5A3" w14:textId="4F8AA117" w:rsidR="00BD17B6" w:rsidRDefault="00BA61CD">
          <w:pPr>
            <w:pStyle w:val="TOC2"/>
            <w:rPr>
              <w:rFonts w:asciiTheme="minorHAnsi" w:eastAsiaTheme="minorEastAsia" w:hAnsiTheme="minorHAnsi" w:cstheme="minorBidi"/>
              <w:sz w:val="22"/>
              <w:szCs w:val="22"/>
              <w:lang w:val="en-US" w:eastAsia="en-US"/>
            </w:rPr>
          </w:pPr>
          <w:hyperlink w:anchor="_Toc120214609" w:history="1">
            <w:r w:rsidR="00BD17B6" w:rsidRPr="00BC1F0D">
              <w:rPr>
                <w:rStyle w:val="Hyperlink"/>
              </w:rPr>
              <w:t>17.42</w:t>
            </w:r>
            <w:r w:rsidR="00BD17B6">
              <w:rPr>
                <w:rFonts w:asciiTheme="minorHAnsi" w:eastAsiaTheme="minorEastAsia" w:hAnsiTheme="minorHAnsi" w:cstheme="minorBidi"/>
                <w:sz w:val="22"/>
                <w:szCs w:val="22"/>
                <w:lang w:val="en-US" w:eastAsia="en-US"/>
              </w:rPr>
              <w:tab/>
            </w:r>
            <w:r w:rsidR="00BD17B6" w:rsidRPr="00BC1F0D">
              <w:rPr>
                <w:rStyle w:val="Hyperlink"/>
              </w:rPr>
              <w:t>Delivery Point</w:t>
            </w:r>
            <w:r w:rsidR="00BD17B6">
              <w:rPr>
                <w:webHidden/>
              </w:rPr>
              <w:tab/>
            </w:r>
            <w:r w:rsidR="00BD17B6">
              <w:rPr>
                <w:webHidden/>
              </w:rPr>
              <w:fldChar w:fldCharType="begin"/>
            </w:r>
            <w:r w:rsidR="00BD17B6">
              <w:rPr>
                <w:webHidden/>
              </w:rPr>
              <w:instrText xml:space="preserve"> PAGEREF _Toc120214609 \h </w:instrText>
            </w:r>
            <w:r w:rsidR="00BD17B6">
              <w:rPr>
                <w:webHidden/>
              </w:rPr>
            </w:r>
            <w:r w:rsidR="00BD17B6">
              <w:rPr>
                <w:webHidden/>
              </w:rPr>
              <w:fldChar w:fldCharType="separate"/>
            </w:r>
            <w:r w:rsidR="00591F1B">
              <w:rPr>
                <w:webHidden/>
              </w:rPr>
              <w:t>217</w:t>
            </w:r>
            <w:r w:rsidR="00BD17B6">
              <w:rPr>
                <w:webHidden/>
              </w:rPr>
              <w:fldChar w:fldCharType="end"/>
            </w:r>
          </w:hyperlink>
        </w:p>
        <w:p w14:paraId="6DF55835" w14:textId="49059D6D" w:rsidR="00BD17B6" w:rsidRDefault="00BA61CD">
          <w:pPr>
            <w:pStyle w:val="TOC2"/>
            <w:rPr>
              <w:rFonts w:asciiTheme="minorHAnsi" w:eastAsiaTheme="minorEastAsia" w:hAnsiTheme="minorHAnsi" w:cstheme="minorBidi"/>
              <w:sz w:val="22"/>
              <w:szCs w:val="22"/>
              <w:lang w:val="en-US" w:eastAsia="en-US"/>
            </w:rPr>
          </w:pPr>
          <w:hyperlink w:anchor="_Toc120214610" w:history="1">
            <w:r w:rsidR="00BD17B6" w:rsidRPr="00BC1F0D">
              <w:rPr>
                <w:rStyle w:val="Hyperlink"/>
              </w:rPr>
              <w:t>17.43</w:t>
            </w:r>
            <w:r w:rsidR="00BD17B6">
              <w:rPr>
                <w:rFonts w:asciiTheme="minorHAnsi" w:eastAsiaTheme="minorEastAsia" w:hAnsiTheme="minorHAnsi" w:cstheme="minorBidi"/>
                <w:sz w:val="22"/>
                <w:szCs w:val="22"/>
                <w:lang w:val="en-US" w:eastAsia="en-US"/>
              </w:rPr>
              <w:tab/>
            </w:r>
            <w:r w:rsidR="00BD17B6" w:rsidRPr="00BC1F0D">
              <w:rPr>
                <w:rStyle w:val="Hyperlink"/>
              </w:rPr>
              <w:t>Development</w:t>
            </w:r>
            <w:r w:rsidR="00BD17B6">
              <w:rPr>
                <w:webHidden/>
              </w:rPr>
              <w:tab/>
            </w:r>
            <w:r w:rsidR="00BD17B6">
              <w:rPr>
                <w:webHidden/>
              </w:rPr>
              <w:fldChar w:fldCharType="begin"/>
            </w:r>
            <w:r w:rsidR="00BD17B6">
              <w:rPr>
                <w:webHidden/>
              </w:rPr>
              <w:instrText xml:space="preserve"> PAGEREF _Toc120214610 \h </w:instrText>
            </w:r>
            <w:r w:rsidR="00BD17B6">
              <w:rPr>
                <w:webHidden/>
              </w:rPr>
            </w:r>
            <w:r w:rsidR="00BD17B6">
              <w:rPr>
                <w:webHidden/>
              </w:rPr>
              <w:fldChar w:fldCharType="separate"/>
            </w:r>
            <w:r w:rsidR="00591F1B">
              <w:rPr>
                <w:webHidden/>
              </w:rPr>
              <w:t>218</w:t>
            </w:r>
            <w:r w:rsidR="00BD17B6">
              <w:rPr>
                <w:webHidden/>
              </w:rPr>
              <w:fldChar w:fldCharType="end"/>
            </w:r>
          </w:hyperlink>
        </w:p>
        <w:p w14:paraId="7845D9B8" w14:textId="6A24EE46" w:rsidR="00BD17B6" w:rsidRDefault="00BA61CD">
          <w:pPr>
            <w:pStyle w:val="TOC2"/>
            <w:rPr>
              <w:rFonts w:asciiTheme="minorHAnsi" w:eastAsiaTheme="minorEastAsia" w:hAnsiTheme="minorHAnsi" w:cstheme="minorBidi"/>
              <w:sz w:val="22"/>
              <w:szCs w:val="22"/>
              <w:lang w:val="en-US" w:eastAsia="en-US"/>
            </w:rPr>
          </w:pPr>
          <w:hyperlink w:anchor="_Toc120214611" w:history="1">
            <w:r w:rsidR="00BD17B6" w:rsidRPr="00BC1F0D">
              <w:rPr>
                <w:rStyle w:val="Hyperlink"/>
              </w:rPr>
              <w:t>17.44</w:t>
            </w:r>
            <w:r w:rsidR="00BD17B6">
              <w:rPr>
                <w:rFonts w:asciiTheme="minorHAnsi" w:eastAsiaTheme="minorEastAsia" w:hAnsiTheme="minorHAnsi" w:cstheme="minorBidi"/>
                <w:sz w:val="22"/>
                <w:szCs w:val="22"/>
                <w:lang w:val="en-US" w:eastAsia="en-US"/>
              </w:rPr>
              <w:tab/>
            </w:r>
            <w:r w:rsidR="00BD17B6" w:rsidRPr="00BC1F0D">
              <w:rPr>
                <w:rStyle w:val="Hyperlink"/>
              </w:rPr>
              <w:t>Display Name</w:t>
            </w:r>
            <w:r w:rsidR="00BD17B6">
              <w:rPr>
                <w:webHidden/>
              </w:rPr>
              <w:tab/>
            </w:r>
            <w:r w:rsidR="00BD17B6">
              <w:rPr>
                <w:webHidden/>
              </w:rPr>
              <w:fldChar w:fldCharType="begin"/>
            </w:r>
            <w:r w:rsidR="00BD17B6">
              <w:rPr>
                <w:webHidden/>
              </w:rPr>
              <w:instrText xml:space="preserve"> PAGEREF _Toc120214611 \h </w:instrText>
            </w:r>
            <w:r w:rsidR="00BD17B6">
              <w:rPr>
                <w:webHidden/>
              </w:rPr>
            </w:r>
            <w:r w:rsidR="00BD17B6">
              <w:rPr>
                <w:webHidden/>
              </w:rPr>
              <w:fldChar w:fldCharType="separate"/>
            </w:r>
            <w:r w:rsidR="00591F1B">
              <w:rPr>
                <w:webHidden/>
              </w:rPr>
              <w:t>218</w:t>
            </w:r>
            <w:r w:rsidR="00BD17B6">
              <w:rPr>
                <w:webHidden/>
              </w:rPr>
              <w:fldChar w:fldCharType="end"/>
            </w:r>
          </w:hyperlink>
        </w:p>
        <w:p w14:paraId="2ABE5A69" w14:textId="1C0D1E3C" w:rsidR="00BD17B6" w:rsidRDefault="00BA61CD">
          <w:pPr>
            <w:pStyle w:val="TOC2"/>
            <w:rPr>
              <w:rFonts w:asciiTheme="minorHAnsi" w:eastAsiaTheme="minorEastAsia" w:hAnsiTheme="minorHAnsi" w:cstheme="minorBidi"/>
              <w:sz w:val="22"/>
              <w:szCs w:val="22"/>
              <w:lang w:val="en-US" w:eastAsia="en-US"/>
            </w:rPr>
          </w:pPr>
          <w:hyperlink w:anchor="_Toc120214612" w:history="1">
            <w:r w:rsidR="00BD17B6" w:rsidRPr="00BC1F0D">
              <w:rPr>
                <w:rStyle w:val="Hyperlink"/>
              </w:rPr>
              <w:t>17.45</w:t>
            </w:r>
            <w:r w:rsidR="00BD17B6">
              <w:rPr>
                <w:rFonts w:asciiTheme="minorHAnsi" w:eastAsiaTheme="minorEastAsia" w:hAnsiTheme="minorHAnsi" w:cstheme="minorBidi"/>
                <w:sz w:val="22"/>
                <w:szCs w:val="22"/>
                <w:lang w:val="en-US" w:eastAsia="en-US"/>
              </w:rPr>
              <w:tab/>
            </w:r>
            <w:r w:rsidR="00BD17B6" w:rsidRPr="00BC1F0D">
              <w:rPr>
                <w:rStyle w:val="Hyperlink"/>
              </w:rPr>
              <w:t>Distance</w:t>
            </w:r>
            <w:r w:rsidR="00BD17B6">
              <w:rPr>
                <w:webHidden/>
              </w:rPr>
              <w:tab/>
            </w:r>
            <w:r w:rsidR="00BD17B6">
              <w:rPr>
                <w:webHidden/>
              </w:rPr>
              <w:fldChar w:fldCharType="begin"/>
            </w:r>
            <w:r w:rsidR="00BD17B6">
              <w:rPr>
                <w:webHidden/>
              </w:rPr>
              <w:instrText xml:space="preserve"> PAGEREF _Toc120214612 \h </w:instrText>
            </w:r>
            <w:r w:rsidR="00BD17B6">
              <w:rPr>
                <w:webHidden/>
              </w:rPr>
            </w:r>
            <w:r w:rsidR="00BD17B6">
              <w:rPr>
                <w:webHidden/>
              </w:rPr>
              <w:fldChar w:fldCharType="separate"/>
            </w:r>
            <w:r w:rsidR="00591F1B">
              <w:rPr>
                <w:webHidden/>
              </w:rPr>
              <w:t>218</w:t>
            </w:r>
            <w:r w:rsidR="00BD17B6">
              <w:rPr>
                <w:webHidden/>
              </w:rPr>
              <w:fldChar w:fldCharType="end"/>
            </w:r>
          </w:hyperlink>
        </w:p>
        <w:p w14:paraId="639F3DA4" w14:textId="4132AFCB" w:rsidR="00BD17B6" w:rsidRDefault="00BA61CD">
          <w:pPr>
            <w:pStyle w:val="TOC2"/>
            <w:rPr>
              <w:rFonts w:asciiTheme="minorHAnsi" w:eastAsiaTheme="minorEastAsia" w:hAnsiTheme="minorHAnsi" w:cstheme="minorBidi"/>
              <w:sz w:val="22"/>
              <w:szCs w:val="22"/>
              <w:lang w:val="en-US" w:eastAsia="en-US"/>
            </w:rPr>
          </w:pPr>
          <w:hyperlink w:anchor="_Toc120214613" w:history="1">
            <w:r w:rsidR="00BD17B6" w:rsidRPr="00BC1F0D">
              <w:rPr>
                <w:rStyle w:val="Hyperlink"/>
              </w:rPr>
              <w:t>17.46</w:t>
            </w:r>
            <w:r w:rsidR="00BD17B6">
              <w:rPr>
                <w:rFonts w:asciiTheme="minorHAnsi" w:eastAsiaTheme="minorEastAsia" w:hAnsiTheme="minorHAnsi" w:cstheme="minorBidi"/>
                <w:sz w:val="22"/>
                <w:szCs w:val="22"/>
                <w:lang w:val="en-US" w:eastAsia="en-US"/>
              </w:rPr>
              <w:tab/>
            </w:r>
            <w:r w:rsidR="00BD17B6" w:rsidRPr="00BC1F0D">
              <w:rPr>
                <w:rStyle w:val="Hyperlink"/>
              </w:rPr>
              <w:t>Dynamic Resource</w:t>
            </w:r>
            <w:r w:rsidR="00BD17B6">
              <w:rPr>
                <w:webHidden/>
              </w:rPr>
              <w:tab/>
            </w:r>
            <w:r w:rsidR="00BD17B6">
              <w:rPr>
                <w:webHidden/>
              </w:rPr>
              <w:fldChar w:fldCharType="begin"/>
            </w:r>
            <w:r w:rsidR="00BD17B6">
              <w:rPr>
                <w:webHidden/>
              </w:rPr>
              <w:instrText xml:space="preserve"> PAGEREF _Toc120214613 \h </w:instrText>
            </w:r>
            <w:r w:rsidR="00BD17B6">
              <w:rPr>
                <w:webHidden/>
              </w:rPr>
            </w:r>
            <w:r w:rsidR="00BD17B6">
              <w:rPr>
                <w:webHidden/>
              </w:rPr>
              <w:fldChar w:fldCharType="separate"/>
            </w:r>
            <w:r w:rsidR="00591F1B">
              <w:rPr>
                <w:webHidden/>
              </w:rPr>
              <w:t>218</w:t>
            </w:r>
            <w:r w:rsidR="00BD17B6">
              <w:rPr>
                <w:webHidden/>
              </w:rPr>
              <w:fldChar w:fldCharType="end"/>
            </w:r>
          </w:hyperlink>
        </w:p>
        <w:p w14:paraId="6F0CB210" w14:textId="1174170C" w:rsidR="00BD17B6" w:rsidRDefault="00BA61CD">
          <w:pPr>
            <w:pStyle w:val="TOC2"/>
            <w:rPr>
              <w:rFonts w:asciiTheme="minorHAnsi" w:eastAsiaTheme="minorEastAsia" w:hAnsiTheme="minorHAnsi" w:cstheme="minorBidi"/>
              <w:sz w:val="22"/>
              <w:szCs w:val="22"/>
              <w:lang w:val="en-US" w:eastAsia="en-US"/>
            </w:rPr>
          </w:pPr>
          <w:hyperlink w:anchor="_Toc120214614" w:history="1">
            <w:r w:rsidR="00BD17B6" w:rsidRPr="00BC1F0D">
              <w:rPr>
                <w:rStyle w:val="Hyperlink"/>
              </w:rPr>
              <w:t>17.47</w:t>
            </w:r>
            <w:r w:rsidR="00BD17B6">
              <w:rPr>
                <w:rFonts w:asciiTheme="minorHAnsi" w:eastAsiaTheme="minorEastAsia" w:hAnsiTheme="minorHAnsi" w:cstheme="minorBidi"/>
                <w:sz w:val="22"/>
                <w:szCs w:val="22"/>
                <w:lang w:val="en-US" w:eastAsia="en-US"/>
              </w:rPr>
              <w:tab/>
            </w:r>
            <w:r w:rsidR="00BD17B6" w:rsidRPr="00BC1F0D">
              <w:rPr>
                <w:rStyle w:val="Hyperlink"/>
              </w:rPr>
              <w:t>Elevation</w:t>
            </w:r>
            <w:r w:rsidR="00BD17B6">
              <w:rPr>
                <w:webHidden/>
              </w:rPr>
              <w:tab/>
            </w:r>
            <w:r w:rsidR="00BD17B6">
              <w:rPr>
                <w:webHidden/>
              </w:rPr>
              <w:fldChar w:fldCharType="begin"/>
            </w:r>
            <w:r w:rsidR="00BD17B6">
              <w:rPr>
                <w:webHidden/>
              </w:rPr>
              <w:instrText xml:space="preserve"> PAGEREF _Toc120214614 \h </w:instrText>
            </w:r>
            <w:r w:rsidR="00BD17B6">
              <w:rPr>
                <w:webHidden/>
              </w:rPr>
            </w:r>
            <w:r w:rsidR="00BD17B6">
              <w:rPr>
                <w:webHidden/>
              </w:rPr>
              <w:fldChar w:fldCharType="separate"/>
            </w:r>
            <w:r w:rsidR="00591F1B">
              <w:rPr>
                <w:webHidden/>
              </w:rPr>
              <w:t>219</w:t>
            </w:r>
            <w:r w:rsidR="00BD17B6">
              <w:rPr>
                <w:webHidden/>
              </w:rPr>
              <w:fldChar w:fldCharType="end"/>
            </w:r>
          </w:hyperlink>
        </w:p>
        <w:p w14:paraId="551808D2" w14:textId="2C48E8ED" w:rsidR="00BD17B6" w:rsidRDefault="00BA61CD">
          <w:pPr>
            <w:pStyle w:val="TOC2"/>
            <w:rPr>
              <w:rFonts w:asciiTheme="minorHAnsi" w:eastAsiaTheme="minorEastAsia" w:hAnsiTheme="minorHAnsi" w:cstheme="minorBidi"/>
              <w:sz w:val="22"/>
              <w:szCs w:val="22"/>
              <w:lang w:val="en-US" w:eastAsia="en-US"/>
            </w:rPr>
          </w:pPr>
          <w:hyperlink w:anchor="_Toc120214615" w:history="1">
            <w:r w:rsidR="00BD17B6" w:rsidRPr="00BC1F0D">
              <w:rPr>
                <w:rStyle w:val="Hyperlink"/>
              </w:rPr>
              <w:t>17.48</w:t>
            </w:r>
            <w:r w:rsidR="00BD17B6">
              <w:rPr>
                <w:rFonts w:asciiTheme="minorHAnsi" w:eastAsiaTheme="minorEastAsia" w:hAnsiTheme="minorHAnsi" w:cstheme="minorBidi"/>
                <w:sz w:val="22"/>
                <w:szCs w:val="22"/>
                <w:lang w:val="en-US" w:eastAsia="en-US"/>
              </w:rPr>
              <w:tab/>
            </w:r>
            <w:r w:rsidR="00BD17B6" w:rsidRPr="00BC1F0D">
              <w:rPr>
                <w:rStyle w:val="Hyperlink"/>
              </w:rPr>
              <w:t>Entrance Description</w:t>
            </w:r>
            <w:r w:rsidR="00BD17B6">
              <w:rPr>
                <w:webHidden/>
              </w:rPr>
              <w:tab/>
            </w:r>
            <w:r w:rsidR="00BD17B6">
              <w:rPr>
                <w:webHidden/>
              </w:rPr>
              <w:fldChar w:fldCharType="begin"/>
            </w:r>
            <w:r w:rsidR="00BD17B6">
              <w:rPr>
                <w:webHidden/>
              </w:rPr>
              <w:instrText xml:space="preserve"> PAGEREF _Toc120214615 \h </w:instrText>
            </w:r>
            <w:r w:rsidR="00BD17B6">
              <w:rPr>
                <w:webHidden/>
              </w:rPr>
            </w:r>
            <w:r w:rsidR="00BD17B6">
              <w:rPr>
                <w:webHidden/>
              </w:rPr>
              <w:fldChar w:fldCharType="separate"/>
            </w:r>
            <w:r w:rsidR="00591F1B">
              <w:rPr>
                <w:webHidden/>
              </w:rPr>
              <w:t>219</w:t>
            </w:r>
            <w:r w:rsidR="00BD17B6">
              <w:rPr>
                <w:webHidden/>
              </w:rPr>
              <w:fldChar w:fldCharType="end"/>
            </w:r>
          </w:hyperlink>
        </w:p>
        <w:p w14:paraId="1617479E" w14:textId="5A4A7788" w:rsidR="00BD17B6" w:rsidRDefault="00BA61CD">
          <w:pPr>
            <w:pStyle w:val="TOC2"/>
            <w:rPr>
              <w:rFonts w:asciiTheme="minorHAnsi" w:eastAsiaTheme="minorEastAsia" w:hAnsiTheme="minorHAnsi" w:cstheme="minorBidi"/>
              <w:sz w:val="22"/>
              <w:szCs w:val="22"/>
              <w:lang w:val="en-US" w:eastAsia="en-US"/>
            </w:rPr>
          </w:pPr>
          <w:hyperlink w:anchor="_Toc120214616" w:history="1">
            <w:r w:rsidR="00BD17B6" w:rsidRPr="00BC1F0D">
              <w:rPr>
                <w:rStyle w:val="Hyperlink"/>
              </w:rPr>
              <w:t>17.49</w:t>
            </w:r>
            <w:r w:rsidR="00BD17B6">
              <w:rPr>
                <w:rFonts w:asciiTheme="minorHAnsi" w:eastAsiaTheme="minorEastAsia" w:hAnsiTheme="minorHAnsi" w:cstheme="minorBidi"/>
                <w:sz w:val="22"/>
                <w:szCs w:val="22"/>
                <w:lang w:val="en-US" w:eastAsia="en-US"/>
              </w:rPr>
              <w:tab/>
            </w:r>
            <w:r w:rsidR="00BD17B6" w:rsidRPr="00BC1F0D">
              <w:rPr>
                <w:rStyle w:val="Hyperlink"/>
              </w:rPr>
              <w:t>File Locator</w:t>
            </w:r>
            <w:r w:rsidR="00BD17B6">
              <w:rPr>
                <w:webHidden/>
              </w:rPr>
              <w:tab/>
            </w:r>
            <w:r w:rsidR="00BD17B6">
              <w:rPr>
                <w:webHidden/>
              </w:rPr>
              <w:fldChar w:fldCharType="begin"/>
            </w:r>
            <w:r w:rsidR="00BD17B6">
              <w:rPr>
                <w:webHidden/>
              </w:rPr>
              <w:instrText xml:space="preserve"> PAGEREF _Toc120214616 \h </w:instrText>
            </w:r>
            <w:r w:rsidR="00BD17B6">
              <w:rPr>
                <w:webHidden/>
              </w:rPr>
            </w:r>
            <w:r w:rsidR="00BD17B6">
              <w:rPr>
                <w:webHidden/>
              </w:rPr>
              <w:fldChar w:fldCharType="separate"/>
            </w:r>
            <w:r w:rsidR="00591F1B">
              <w:rPr>
                <w:webHidden/>
              </w:rPr>
              <w:t>219</w:t>
            </w:r>
            <w:r w:rsidR="00BD17B6">
              <w:rPr>
                <w:webHidden/>
              </w:rPr>
              <w:fldChar w:fldCharType="end"/>
            </w:r>
          </w:hyperlink>
        </w:p>
        <w:p w14:paraId="16233E62" w14:textId="0C8D9CF1" w:rsidR="00BD17B6" w:rsidRDefault="00BA61CD">
          <w:pPr>
            <w:pStyle w:val="TOC2"/>
            <w:rPr>
              <w:rFonts w:asciiTheme="minorHAnsi" w:eastAsiaTheme="minorEastAsia" w:hAnsiTheme="minorHAnsi" w:cstheme="minorBidi"/>
              <w:sz w:val="22"/>
              <w:szCs w:val="22"/>
              <w:lang w:val="en-US" w:eastAsia="en-US"/>
            </w:rPr>
          </w:pPr>
          <w:hyperlink w:anchor="_Toc120214617" w:history="1">
            <w:r w:rsidR="00BD17B6" w:rsidRPr="00BC1F0D">
              <w:rPr>
                <w:rStyle w:val="Hyperlink"/>
              </w:rPr>
              <w:t>17.50</w:t>
            </w:r>
            <w:r w:rsidR="00BD17B6">
              <w:rPr>
                <w:rFonts w:asciiTheme="minorHAnsi" w:eastAsiaTheme="minorEastAsia" w:hAnsiTheme="minorHAnsi" w:cstheme="minorBidi"/>
                <w:sz w:val="22"/>
                <w:szCs w:val="22"/>
                <w:lang w:val="en-US" w:eastAsia="en-US"/>
              </w:rPr>
              <w:tab/>
            </w:r>
            <w:r w:rsidR="00BD17B6" w:rsidRPr="00BC1F0D">
              <w:rPr>
                <w:rStyle w:val="Hyperlink"/>
              </w:rPr>
              <w:t>File Reference</w:t>
            </w:r>
            <w:r w:rsidR="00BD17B6">
              <w:rPr>
                <w:webHidden/>
              </w:rPr>
              <w:tab/>
            </w:r>
            <w:r w:rsidR="00BD17B6">
              <w:rPr>
                <w:webHidden/>
              </w:rPr>
              <w:fldChar w:fldCharType="begin"/>
            </w:r>
            <w:r w:rsidR="00BD17B6">
              <w:rPr>
                <w:webHidden/>
              </w:rPr>
              <w:instrText xml:space="preserve"> PAGEREF _Toc120214617 \h </w:instrText>
            </w:r>
            <w:r w:rsidR="00BD17B6">
              <w:rPr>
                <w:webHidden/>
              </w:rPr>
            </w:r>
            <w:r w:rsidR="00BD17B6">
              <w:rPr>
                <w:webHidden/>
              </w:rPr>
              <w:fldChar w:fldCharType="separate"/>
            </w:r>
            <w:r w:rsidR="00591F1B">
              <w:rPr>
                <w:webHidden/>
              </w:rPr>
              <w:t>220</w:t>
            </w:r>
            <w:r w:rsidR="00BD17B6">
              <w:rPr>
                <w:webHidden/>
              </w:rPr>
              <w:fldChar w:fldCharType="end"/>
            </w:r>
          </w:hyperlink>
        </w:p>
        <w:p w14:paraId="611D021A" w14:textId="06144841" w:rsidR="00BD17B6" w:rsidRDefault="00BA61CD">
          <w:pPr>
            <w:pStyle w:val="TOC2"/>
            <w:rPr>
              <w:rFonts w:asciiTheme="minorHAnsi" w:eastAsiaTheme="minorEastAsia" w:hAnsiTheme="minorHAnsi" w:cstheme="minorBidi"/>
              <w:sz w:val="22"/>
              <w:szCs w:val="22"/>
              <w:lang w:val="en-US" w:eastAsia="en-US"/>
            </w:rPr>
          </w:pPr>
          <w:hyperlink w:anchor="_Toc120214618" w:history="1">
            <w:r w:rsidR="00BD17B6" w:rsidRPr="00BC1F0D">
              <w:rPr>
                <w:rStyle w:val="Hyperlink"/>
              </w:rPr>
              <w:t>17.51</w:t>
            </w:r>
            <w:r w:rsidR="00BD17B6">
              <w:rPr>
                <w:rFonts w:asciiTheme="minorHAnsi" w:eastAsiaTheme="minorEastAsia" w:hAnsiTheme="minorHAnsi" w:cstheme="minorBidi"/>
                <w:sz w:val="22"/>
                <w:szCs w:val="22"/>
                <w:lang w:val="en-US" w:eastAsia="en-US"/>
              </w:rPr>
              <w:tab/>
            </w:r>
            <w:r w:rsidR="00BD17B6" w:rsidRPr="00BC1F0D">
              <w:rPr>
                <w:rStyle w:val="Hyperlink"/>
              </w:rPr>
              <w:t>Firefighting Service</w:t>
            </w:r>
            <w:r w:rsidR="00BD17B6">
              <w:rPr>
                <w:webHidden/>
              </w:rPr>
              <w:tab/>
            </w:r>
            <w:r w:rsidR="00BD17B6">
              <w:rPr>
                <w:webHidden/>
              </w:rPr>
              <w:fldChar w:fldCharType="begin"/>
            </w:r>
            <w:r w:rsidR="00BD17B6">
              <w:rPr>
                <w:webHidden/>
              </w:rPr>
              <w:instrText xml:space="preserve"> PAGEREF _Toc120214618 \h </w:instrText>
            </w:r>
            <w:r w:rsidR="00BD17B6">
              <w:rPr>
                <w:webHidden/>
              </w:rPr>
            </w:r>
            <w:r w:rsidR="00BD17B6">
              <w:rPr>
                <w:webHidden/>
              </w:rPr>
              <w:fldChar w:fldCharType="separate"/>
            </w:r>
            <w:r w:rsidR="00591F1B">
              <w:rPr>
                <w:webHidden/>
              </w:rPr>
              <w:t>220</w:t>
            </w:r>
            <w:r w:rsidR="00BD17B6">
              <w:rPr>
                <w:webHidden/>
              </w:rPr>
              <w:fldChar w:fldCharType="end"/>
            </w:r>
          </w:hyperlink>
        </w:p>
        <w:p w14:paraId="30E68ABE" w14:textId="3D31A31D" w:rsidR="00BD17B6" w:rsidRDefault="00BA61CD">
          <w:pPr>
            <w:pStyle w:val="TOC2"/>
            <w:rPr>
              <w:rFonts w:asciiTheme="minorHAnsi" w:eastAsiaTheme="minorEastAsia" w:hAnsiTheme="minorHAnsi" w:cstheme="minorBidi"/>
              <w:sz w:val="22"/>
              <w:szCs w:val="22"/>
              <w:lang w:val="en-US" w:eastAsia="en-US"/>
            </w:rPr>
          </w:pPr>
          <w:hyperlink w:anchor="_Toc120214619" w:history="1">
            <w:r w:rsidR="00BD17B6" w:rsidRPr="00BC1F0D">
              <w:rPr>
                <w:rStyle w:val="Hyperlink"/>
              </w:rPr>
              <w:t>17.52</w:t>
            </w:r>
            <w:r w:rsidR="00BD17B6">
              <w:rPr>
                <w:rFonts w:asciiTheme="minorHAnsi" w:eastAsiaTheme="minorEastAsia" w:hAnsiTheme="minorHAnsi" w:cstheme="minorBidi"/>
                <w:sz w:val="22"/>
                <w:szCs w:val="22"/>
                <w:lang w:val="en-US" w:eastAsia="en-US"/>
              </w:rPr>
              <w:tab/>
            </w:r>
            <w:r w:rsidR="00BD17B6" w:rsidRPr="00BC1F0D">
              <w:rPr>
                <w:rStyle w:val="Hyperlink"/>
              </w:rPr>
              <w:t>Frequency Shore Station Receives</w:t>
            </w:r>
            <w:r w:rsidR="00BD17B6">
              <w:rPr>
                <w:webHidden/>
              </w:rPr>
              <w:tab/>
            </w:r>
            <w:r w:rsidR="00BD17B6">
              <w:rPr>
                <w:webHidden/>
              </w:rPr>
              <w:fldChar w:fldCharType="begin"/>
            </w:r>
            <w:r w:rsidR="00BD17B6">
              <w:rPr>
                <w:webHidden/>
              </w:rPr>
              <w:instrText xml:space="preserve"> PAGEREF _Toc120214619 \h </w:instrText>
            </w:r>
            <w:r w:rsidR="00BD17B6">
              <w:rPr>
                <w:webHidden/>
              </w:rPr>
            </w:r>
            <w:r w:rsidR="00BD17B6">
              <w:rPr>
                <w:webHidden/>
              </w:rPr>
              <w:fldChar w:fldCharType="separate"/>
            </w:r>
            <w:r w:rsidR="00591F1B">
              <w:rPr>
                <w:webHidden/>
              </w:rPr>
              <w:t>220</w:t>
            </w:r>
            <w:r w:rsidR="00BD17B6">
              <w:rPr>
                <w:webHidden/>
              </w:rPr>
              <w:fldChar w:fldCharType="end"/>
            </w:r>
          </w:hyperlink>
        </w:p>
        <w:p w14:paraId="17657910" w14:textId="4E32C13C" w:rsidR="00BD17B6" w:rsidRDefault="00BA61CD">
          <w:pPr>
            <w:pStyle w:val="TOC2"/>
            <w:rPr>
              <w:rFonts w:asciiTheme="minorHAnsi" w:eastAsiaTheme="minorEastAsia" w:hAnsiTheme="minorHAnsi" w:cstheme="minorBidi"/>
              <w:sz w:val="22"/>
              <w:szCs w:val="22"/>
              <w:lang w:val="en-US" w:eastAsia="en-US"/>
            </w:rPr>
          </w:pPr>
          <w:hyperlink w:anchor="_Toc120214620" w:history="1">
            <w:r w:rsidR="00BD17B6" w:rsidRPr="00BC1F0D">
              <w:rPr>
                <w:rStyle w:val="Hyperlink"/>
              </w:rPr>
              <w:t>17.53</w:t>
            </w:r>
            <w:r w:rsidR="00BD17B6">
              <w:rPr>
                <w:rFonts w:asciiTheme="minorHAnsi" w:eastAsiaTheme="minorEastAsia" w:hAnsiTheme="minorHAnsi" w:cstheme="minorBidi"/>
                <w:sz w:val="22"/>
                <w:szCs w:val="22"/>
                <w:lang w:val="en-US" w:eastAsia="en-US"/>
              </w:rPr>
              <w:tab/>
            </w:r>
            <w:r w:rsidR="00BD17B6" w:rsidRPr="00BC1F0D">
              <w:rPr>
                <w:rStyle w:val="Hyperlink"/>
              </w:rPr>
              <w:t>Frequency Shore Station Transmits</w:t>
            </w:r>
            <w:r w:rsidR="00BD17B6">
              <w:rPr>
                <w:webHidden/>
              </w:rPr>
              <w:tab/>
            </w:r>
            <w:r w:rsidR="00BD17B6">
              <w:rPr>
                <w:webHidden/>
              </w:rPr>
              <w:fldChar w:fldCharType="begin"/>
            </w:r>
            <w:r w:rsidR="00BD17B6">
              <w:rPr>
                <w:webHidden/>
              </w:rPr>
              <w:instrText xml:space="preserve"> PAGEREF _Toc120214620 \h </w:instrText>
            </w:r>
            <w:r w:rsidR="00BD17B6">
              <w:rPr>
                <w:webHidden/>
              </w:rPr>
            </w:r>
            <w:r w:rsidR="00BD17B6">
              <w:rPr>
                <w:webHidden/>
              </w:rPr>
              <w:fldChar w:fldCharType="separate"/>
            </w:r>
            <w:r w:rsidR="00591F1B">
              <w:rPr>
                <w:webHidden/>
              </w:rPr>
              <w:t>220</w:t>
            </w:r>
            <w:r w:rsidR="00BD17B6">
              <w:rPr>
                <w:webHidden/>
              </w:rPr>
              <w:fldChar w:fldCharType="end"/>
            </w:r>
          </w:hyperlink>
        </w:p>
        <w:p w14:paraId="2AE20CB7" w14:textId="0C243099" w:rsidR="00BD17B6" w:rsidRDefault="00BA61CD">
          <w:pPr>
            <w:pStyle w:val="TOC2"/>
            <w:rPr>
              <w:rFonts w:asciiTheme="minorHAnsi" w:eastAsiaTheme="minorEastAsia" w:hAnsiTheme="minorHAnsi" w:cstheme="minorBidi"/>
              <w:sz w:val="22"/>
              <w:szCs w:val="22"/>
              <w:lang w:val="en-US" w:eastAsia="en-US"/>
            </w:rPr>
          </w:pPr>
          <w:hyperlink w:anchor="_Toc120214621" w:history="1">
            <w:r w:rsidR="00BD17B6" w:rsidRPr="00BC1F0D">
              <w:rPr>
                <w:rStyle w:val="Hyperlink"/>
              </w:rPr>
              <w:t>17.54</w:t>
            </w:r>
            <w:r w:rsidR="00BD17B6">
              <w:rPr>
                <w:rFonts w:asciiTheme="minorHAnsi" w:eastAsiaTheme="minorEastAsia" w:hAnsiTheme="minorHAnsi" w:cstheme="minorBidi"/>
                <w:sz w:val="22"/>
                <w:szCs w:val="22"/>
                <w:lang w:val="en-US" w:eastAsia="en-US"/>
              </w:rPr>
              <w:tab/>
            </w:r>
            <w:r w:rsidR="00BD17B6" w:rsidRPr="00BC1F0D">
              <w:rPr>
                <w:rStyle w:val="Hyperlink"/>
              </w:rPr>
              <w:t>GLN Extension</w:t>
            </w:r>
            <w:r w:rsidR="00BD17B6">
              <w:rPr>
                <w:webHidden/>
              </w:rPr>
              <w:tab/>
            </w:r>
            <w:r w:rsidR="00BD17B6">
              <w:rPr>
                <w:webHidden/>
              </w:rPr>
              <w:fldChar w:fldCharType="begin"/>
            </w:r>
            <w:r w:rsidR="00BD17B6">
              <w:rPr>
                <w:webHidden/>
              </w:rPr>
              <w:instrText xml:space="preserve"> PAGEREF _Toc120214621 \h </w:instrText>
            </w:r>
            <w:r w:rsidR="00BD17B6">
              <w:rPr>
                <w:webHidden/>
              </w:rPr>
            </w:r>
            <w:r w:rsidR="00BD17B6">
              <w:rPr>
                <w:webHidden/>
              </w:rPr>
              <w:fldChar w:fldCharType="separate"/>
            </w:r>
            <w:r w:rsidR="00591F1B">
              <w:rPr>
                <w:webHidden/>
              </w:rPr>
              <w:t>221</w:t>
            </w:r>
            <w:r w:rsidR="00BD17B6">
              <w:rPr>
                <w:webHidden/>
              </w:rPr>
              <w:fldChar w:fldCharType="end"/>
            </w:r>
          </w:hyperlink>
        </w:p>
        <w:p w14:paraId="3D0EA145" w14:textId="52E8254A" w:rsidR="00BD17B6" w:rsidRDefault="00BA61CD">
          <w:pPr>
            <w:pStyle w:val="TOC2"/>
            <w:rPr>
              <w:rFonts w:asciiTheme="minorHAnsi" w:eastAsiaTheme="minorEastAsia" w:hAnsiTheme="minorHAnsi" w:cstheme="minorBidi"/>
              <w:sz w:val="22"/>
              <w:szCs w:val="22"/>
              <w:lang w:val="en-US" w:eastAsia="en-US"/>
            </w:rPr>
          </w:pPr>
          <w:hyperlink w:anchor="_Toc120214622" w:history="1">
            <w:r w:rsidR="00BD17B6" w:rsidRPr="00BC1F0D">
              <w:rPr>
                <w:rStyle w:val="Hyperlink"/>
              </w:rPr>
              <w:t>17.55</w:t>
            </w:r>
            <w:r w:rsidR="00BD17B6">
              <w:rPr>
                <w:rFonts w:asciiTheme="minorHAnsi" w:eastAsiaTheme="minorEastAsia" w:hAnsiTheme="minorHAnsi" w:cstheme="minorBidi"/>
                <w:sz w:val="22"/>
                <w:szCs w:val="22"/>
                <w:lang w:val="en-US" w:eastAsia="en-US"/>
              </w:rPr>
              <w:tab/>
            </w:r>
            <w:r w:rsidR="00BD17B6" w:rsidRPr="00BC1F0D">
              <w:rPr>
                <w:rStyle w:val="Hyperlink"/>
              </w:rPr>
              <w:t>Global Location Number</w:t>
            </w:r>
            <w:r w:rsidR="00BD17B6">
              <w:rPr>
                <w:webHidden/>
              </w:rPr>
              <w:tab/>
            </w:r>
            <w:r w:rsidR="00BD17B6">
              <w:rPr>
                <w:webHidden/>
              </w:rPr>
              <w:fldChar w:fldCharType="begin"/>
            </w:r>
            <w:r w:rsidR="00BD17B6">
              <w:rPr>
                <w:webHidden/>
              </w:rPr>
              <w:instrText xml:space="preserve"> PAGEREF _Toc120214622 \h </w:instrText>
            </w:r>
            <w:r w:rsidR="00BD17B6">
              <w:rPr>
                <w:webHidden/>
              </w:rPr>
            </w:r>
            <w:r w:rsidR="00BD17B6">
              <w:rPr>
                <w:webHidden/>
              </w:rPr>
              <w:fldChar w:fldCharType="separate"/>
            </w:r>
            <w:r w:rsidR="00591F1B">
              <w:rPr>
                <w:webHidden/>
              </w:rPr>
              <w:t>221</w:t>
            </w:r>
            <w:r w:rsidR="00BD17B6">
              <w:rPr>
                <w:webHidden/>
              </w:rPr>
              <w:fldChar w:fldCharType="end"/>
            </w:r>
          </w:hyperlink>
        </w:p>
        <w:p w14:paraId="754DB745" w14:textId="19276FD4" w:rsidR="00BD17B6" w:rsidRDefault="00BA61CD">
          <w:pPr>
            <w:pStyle w:val="TOC2"/>
            <w:rPr>
              <w:rFonts w:asciiTheme="minorHAnsi" w:eastAsiaTheme="minorEastAsia" w:hAnsiTheme="minorHAnsi" w:cstheme="minorBidi"/>
              <w:sz w:val="22"/>
              <w:szCs w:val="22"/>
              <w:lang w:val="en-US" w:eastAsia="en-US"/>
            </w:rPr>
          </w:pPr>
          <w:hyperlink w:anchor="_Toc120214623" w:history="1">
            <w:r w:rsidR="00BD17B6" w:rsidRPr="00BC1F0D">
              <w:rPr>
                <w:rStyle w:val="Hyperlink"/>
              </w:rPr>
              <w:t>17.56</w:t>
            </w:r>
            <w:r w:rsidR="00BD17B6">
              <w:rPr>
                <w:rFonts w:asciiTheme="minorHAnsi" w:eastAsiaTheme="minorEastAsia" w:hAnsiTheme="minorHAnsi" w:cstheme="minorBidi"/>
                <w:sz w:val="22"/>
                <w:szCs w:val="22"/>
                <w:lang w:val="en-US" w:eastAsia="en-US"/>
              </w:rPr>
              <w:tab/>
            </w:r>
            <w:r w:rsidR="00BD17B6" w:rsidRPr="00BC1F0D">
              <w:rPr>
                <w:rStyle w:val="Hyperlink"/>
              </w:rPr>
              <w:t>Headline</w:t>
            </w:r>
            <w:r w:rsidR="00BD17B6">
              <w:rPr>
                <w:webHidden/>
              </w:rPr>
              <w:tab/>
            </w:r>
            <w:r w:rsidR="00BD17B6">
              <w:rPr>
                <w:webHidden/>
              </w:rPr>
              <w:fldChar w:fldCharType="begin"/>
            </w:r>
            <w:r w:rsidR="00BD17B6">
              <w:rPr>
                <w:webHidden/>
              </w:rPr>
              <w:instrText xml:space="preserve"> PAGEREF _Toc120214623 \h </w:instrText>
            </w:r>
            <w:r w:rsidR="00BD17B6">
              <w:rPr>
                <w:webHidden/>
              </w:rPr>
            </w:r>
            <w:r w:rsidR="00BD17B6">
              <w:rPr>
                <w:webHidden/>
              </w:rPr>
              <w:fldChar w:fldCharType="separate"/>
            </w:r>
            <w:r w:rsidR="00591F1B">
              <w:rPr>
                <w:webHidden/>
              </w:rPr>
              <w:t>221</w:t>
            </w:r>
            <w:r w:rsidR="00BD17B6">
              <w:rPr>
                <w:webHidden/>
              </w:rPr>
              <w:fldChar w:fldCharType="end"/>
            </w:r>
          </w:hyperlink>
        </w:p>
        <w:p w14:paraId="417CBECA" w14:textId="420BF1EE" w:rsidR="00BD17B6" w:rsidRDefault="00BA61CD">
          <w:pPr>
            <w:pStyle w:val="TOC2"/>
            <w:rPr>
              <w:rFonts w:asciiTheme="minorHAnsi" w:eastAsiaTheme="minorEastAsia" w:hAnsiTheme="minorHAnsi" w:cstheme="minorBidi"/>
              <w:sz w:val="22"/>
              <w:szCs w:val="22"/>
              <w:lang w:val="en-US" w:eastAsia="en-US"/>
            </w:rPr>
          </w:pPr>
          <w:hyperlink w:anchor="_Toc120214631" w:history="1">
            <w:r w:rsidR="00BD17B6" w:rsidRPr="00BC1F0D">
              <w:rPr>
                <w:rStyle w:val="Hyperlink"/>
              </w:rPr>
              <w:t>17.57</w:t>
            </w:r>
            <w:r w:rsidR="00BD17B6">
              <w:rPr>
                <w:rFonts w:asciiTheme="minorHAnsi" w:eastAsiaTheme="minorEastAsia" w:hAnsiTheme="minorHAnsi" w:cstheme="minorBidi"/>
                <w:sz w:val="22"/>
                <w:szCs w:val="22"/>
                <w:lang w:val="en-US" w:eastAsia="en-US"/>
              </w:rPr>
              <w:tab/>
            </w:r>
            <w:r w:rsidR="00BD17B6" w:rsidRPr="00BC1F0D">
              <w:rPr>
                <w:rStyle w:val="Hyperlink"/>
              </w:rPr>
              <w:t>Heaving Lines From Shore</w:t>
            </w:r>
            <w:r w:rsidR="00BD17B6">
              <w:rPr>
                <w:webHidden/>
              </w:rPr>
              <w:tab/>
            </w:r>
            <w:r w:rsidR="00BD17B6">
              <w:rPr>
                <w:webHidden/>
              </w:rPr>
              <w:fldChar w:fldCharType="begin"/>
            </w:r>
            <w:r w:rsidR="00BD17B6">
              <w:rPr>
                <w:webHidden/>
              </w:rPr>
              <w:instrText xml:space="preserve"> PAGEREF _Toc120214631 \h </w:instrText>
            </w:r>
            <w:r w:rsidR="00BD17B6">
              <w:rPr>
                <w:webHidden/>
              </w:rPr>
            </w:r>
            <w:r w:rsidR="00BD17B6">
              <w:rPr>
                <w:webHidden/>
              </w:rPr>
              <w:fldChar w:fldCharType="separate"/>
            </w:r>
            <w:r w:rsidR="00591F1B">
              <w:rPr>
                <w:webHidden/>
              </w:rPr>
              <w:t>221</w:t>
            </w:r>
            <w:r w:rsidR="00BD17B6">
              <w:rPr>
                <w:webHidden/>
              </w:rPr>
              <w:fldChar w:fldCharType="end"/>
            </w:r>
          </w:hyperlink>
        </w:p>
        <w:p w14:paraId="69B01470" w14:textId="2813E5E0" w:rsidR="00BD17B6" w:rsidRDefault="00BA61CD">
          <w:pPr>
            <w:pStyle w:val="TOC2"/>
            <w:rPr>
              <w:rFonts w:asciiTheme="minorHAnsi" w:eastAsiaTheme="minorEastAsia" w:hAnsiTheme="minorHAnsi" w:cstheme="minorBidi"/>
              <w:sz w:val="22"/>
              <w:szCs w:val="22"/>
              <w:lang w:val="en-US" w:eastAsia="en-US"/>
            </w:rPr>
          </w:pPr>
          <w:hyperlink w:anchor="_Toc120214632" w:history="1">
            <w:r w:rsidR="00BD17B6" w:rsidRPr="00BC1F0D">
              <w:rPr>
                <w:rStyle w:val="Hyperlink"/>
              </w:rPr>
              <w:t>17.58</w:t>
            </w:r>
            <w:r w:rsidR="00BD17B6">
              <w:rPr>
                <w:rFonts w:asciiTheme="minorHAnsi" w:eastAsiaTheme="minorEastAsia" w:hAnsiTheme="minorHAnsi" w:cstheme="minorBidi"/>
                <w:sz w:val="22"/>
                <w:szCs w:val="22"/>
                <w:lang w:val="en-US" w:eastAsia="en-US"/>
              </w:rPr>
              <w:tab/>
            </w:r>
            <w:r w:rsidR="00BD17B6" w:rsidRPr="00BC1F0D">
              <w:rPr>
                <w:rStyle w:val="Hyperlink"/>
              </w:rPr>
              <w:t>Horizontal Distance Uncertainty</w:t>
            </w:r>
            <w:r w:rsidR="00BD17B6">
              <w:rPr>
                <w:webHidden/>
              </w:rPr>
              <w:tab/>
            </w:r>
            <w:r w:rsidR="00BD17B6">
              <w:rPr>
                <w:webHidden/>
              </w:rPr>
              <w:fldChar w:fldCharType="begin"/>
            </w:r>
            <w:r w:rsidR="00BD17B6">
              <w:rPr>
                <w:webHidden/>
              </w:rPr>
              <w:instrText xml:space="preserve"> PAGEREF _Toc120214632 \h </w:instrText>
            </w:r>
            <w:r w:rsidR="00BD17B6">
              <w:rPr>
                <w:webHidden/>
              </w:rPr>
            </w:r>
            <w:r w:rsidR="00BD17B6">
              <w:rPr>
                <w:webHidden/>
              </w:rPr>
              <w:fldChar w:fldCharType="separate"/>
            </w:r>
            <w:r w:rsidR="00591F1B">
              <w:rPr>
                <w:webHidden/>
              </w:rPr>
              <w:t>222</w:t>
            </w:r>
            <w:r w:rsidR="00BD17B6">
              <w:rPr>
                <w:webHidden/>
              </w:rPr>
              <w:fldChar w:fldCharType="end"/>
            </w:r>
          </w:hyperlink>
        </w:p>
        <w:p w14:paraId="230CEA5A" w14:textId="5D4AEC47" w:rsidR="00BD17B6" w:rsidRDefault="00BA61CD">
          <w:pPr>
            <w:pStyle w:val="TOC2"/>
            <w:rPr>
              <w:rFonts w:asciiTheme="minorHAnsi" w:eastAsiaTheme="minorEastAsia" w:hAnsiTheme="minorHAnsi" w:cstheme="minorBidi"/>
              <w:sz w:val="22"/>
              <w:szCs w:val="22"/>
              <w:lang w:val="en-US" w:eastAsia="en-US"/>
            </w:rPr>
          </w:pPr>
          <w:hyperlink w:anchor="_Toc120214633" w:history="1">
            <w:r w:rsidR="00BD17B6" w:rsidRPr="00BC1F0D">
              <w:rPr>
                <w:rStyle w:val="Hyperlink"/>
              </w:rPr>
              <w:t>17.59</w:t>
            </w:r>
            <w:r w:rsidR="00BD17B6">
              <w:rPr>
                <w:rFonts w:asciiTheme="minorHAnsi" w:eastAsiaTheme="minorEastAsia" w:hAnsiTheme="minorHAnsi" w:cstheme="minorBidi"/>
                <w:sz w:val="22"/>
                <w:szCs w:val="22"/>
                <w:lang w:val="en-US" w:eastAsia="en-US"/>
              </w:rPr>
              <w:tab/>
            </w:r>
            <w:r w:rsidR="00BD17B6" w:rsidRPr="00BC1F0D">
              <w:rPr>
                <w:rStyle w:val="Hyperlink"/>
              </w:rPr>
              <w:t>ID Code</w:t>
            </w:r>
            <w:r w:rsidR="00BD17B6">
              <w:rPr>
                <w:webHidden/>
              </w:rPr>
              <w:tab/>
            </w:r>
            <w:r w:rsidR="00BD17B6">
              <w:rPr>
                <w:webHidden/>
              </w:rPr>
              <w:fldChar w:fldCharType="begin"/>
            </w:r>
            <w:r w:rsidR="00BD17B6">
              <w:rPr>
                <w:webHidden/>
              </w:rPr>
              <w:instrText xml:space="preserve"> PAGEREF _Toc120214633 \h </w:instrText>
            </w:r>
            <w:r w:rsidR="00BD17B6">
              <w:rPr>
                <w:webHidden/>
              </w:rPr>
            </w:r>
            <w:r w:rsidR="00BD17B6">
              <w:rPr>
                <w:webHidden/>
              </w:rPr>
              <w:fldChar w:fldCharType="separate"/>
            </w:r>
            <w:r w:rsidR="00591F1B">
              <w:rPr>
                <w:webHidden/>
              </w:rPr>
              <w:t>222</w:t>
            </w:r>
            <w:r w:rsidR="00BD17B6">
              <w:rPr>
                <w:webHidden/>
              </w:rPr>
              <w:fldChar w:fldCharType="end"/>
            </w:r>
          </w:hyperlink>
        </w:p>
        <w:p w14:paraId="4187341F" w14:textId="15787470" w:rsidR="00BD17B6" w:rsidRDefault="00BA61CD">
          <w:pPr>
            <w:pStyle w:val="TOC2"/>
            <w:rPr>
              <w:rFonts w:asciiTheme="minorHAnsi" w:eastAsiaTheme="minorEastAsia" w:hAnsiTheme="minorHAnsi" w:cstheme="minorBidi"/>
              <w:sz w:val="22"/>
              <w:szCs w:val="22"/>
              <w:lang w:val="en-US" w:eastAsia="en-US"/>
            </w:rPr>
          </w:pPr>
          <w:hyperlink w:anchor="_Toc120214634" w:history="1">
            <w:r w:rsidR="00BD17B6" w:rsidRPr="00BC1F0D">
              <w:rPr>
                <w:rStyle w:val="Hyperlink"/>
              </w:rPr>
              <w:t>17.60</w:t>
            </w:r>
            <w:r w:rsidR="00BD17B6">
              <w:rPr>
                <w:rFonts w:asciiTheme="minorHAnsi" w:eastAsiaTheme="minorEastAsia" w:hAnsiTheme="minorHAnsi" w:cstheme="minorBidi"/>
                <w:sz w:val="22"/>
                <w:szCs w:val="22"/>
                <w:lang w:val="en-US" w:eastAsia="en-US"/>
              </w:rPr>
              <w:tab/>
            </w:r>
            <w:r w:rsidR="00BD17B6" w:rsidRPr="00BC1F0D">
              <w:rPr>
                <w:rStyle w:val="Hyperlink"/>
              </w:rPr>
              <w:t>In Ballast</w:t>
            </w:r>
            <w:r w:rsidR="00BD17B6">
              <w:rPr>
                <w:webHidden/>
              </w:rPr>
              <w:tab/>
            </w:r>
            <w:r w:rsidR="00BD17B6">
              <w:rPr>
                <w:webHidden/>
              </w:rPr>
              <w:fldChar w:fldCharType="begin"/>
            </w:r>
            <w:r w:rsidR="00BD17B6">
              <w:rPr>
                <w:webHidden/>
              </w:rPr>
              <w:instrText xml:space="preserve"> PAGEREF _Toc120214634 \h </w:instrText>
            </w:r>
            <w:r w:rsidR="00BD17B6">
              <w:rPr>
                <w:webHidden/>
              </w:rPr>
            </w:r>
            <w:r w:rsidR="00BD17B6">
              <w:rPr>
                <w:webHidden/>
              </w:rPr>
              <w:fldChar w:fldCharType="separate"/>
            </w:r>
            <w:r w:rsidR="00591F1B">
              <w:rPr>
                <w:webHidden/>
              </w:rPr>
              <w:t>222</w:t>
            </w:r>
            <w:r w:rsidR="00BD17B6">
              <w:rPr>
                <w:webHidden/>
              </w:rPr>
              <w:fldChar w:fldCharType="end"/>
            </w:r>
          </w:hyperlink>
        </w:p>
        <w:p w14:paraId="7AE7504A" w14:textId="2B42B31A" w:rsidR="00BD17B6" w:rsidRDefault="00BA61CD">
          <w:pPr>
            <w:pStyle w:val="TOC2"/>
            <w:rPr>
              <w:rFonts w:asciiTheme="minorHAnsi" w:eastAsiaTheme="minorEastAsia" w:hAnsiTheme="minorHAnsi" w:cstheme="minorBidi"/>
              <w:sz w:val="22"/>
              <w:szCs w:val="22"/>
              <w:lang w:val="en-US" w:eastAsia="en-US"/>
            </w:rPr>
          </w:pPr>
          <w:hyperlink w:anchor="_Toc120214635" w:history="1">
            <w:r w:rsidR="00BD17B6" w:rsidRPr="00BC1F0D">
              <w:rPr>
                <w:rStyle w:val="Hyperlink"/>
              </w:rPr>
              <w:t>17.61</w:t>
            </w:r>
            <w:r w:rsidR="00BD17B6">
              <w:rPr>
                <w:rFonts w:asciiTheme="minorHAnsi" w:eastAsiaTheme="minorEastAsia" w:hAnsiTheme="minorHAnsi" w:cstheme="minorBidi"/>
                <w:sz w:val="22"/>
                <w:szCs w:val="22"/>
                <w:lang w:val="en-US" w:eastAsia="en-US"/>
              </w:rPr>
              <w:tab/>
            </w:r>
            <w:r w:rsidR="00BD17B6" w:rsidRPr="00BC1F0D">
              <w:rPr>
                <w:rStyle w:val="Hyperlink"/>
              </w:rPr>
              <w:t>ISPS Level</w:t>
            </w:r>
            <w:r w:rsidR="00BD17B6">
              <w:rPr>
                <w:webHidden/>
              </w:rPr>
              <w:tab/>
            </w:r>
            <w:r w:rsidR="00BD17B6">
              <w:rPr>
                <w:webHidden/>
              </w:rPr>
              <w:fldChar w:fldCharType="begin"/>
            </w:r>
            <w:r w:rsidR="00BD17B6">
              <w:rPr>
                <w:webHidden/>
              </w:rPr>
              <w:instrText xml:space="preserve"> PAGEREF _Toc120214635 \h </w:instrText>
            </w:r>
            <w:r w:rsidR="00BD17B6">
              <w:rPr>
                <w:webHidden/>
              </w:rPr>
            </w:r>
            <w:r w:rsidR="00BD17B6">
              <w:rPr>
                <w:webHidden/>
              </w:rPr>
              <w:fldChar w:fldCharType="separate"/>
            </w:r>
            <w:r w:rsidR="00591F1B">
              <w:rPr>
                <w:webHidden/>
              </w:rPr>
              <w:t>222</w:t>
            </w:r>
            <w:r w:rsidR="00BD17B6">
              <w:rPr>
                <w:webHidden/>
              </w:rPr>
              <w:fldChar w:fldCharType="end"/>
            </w:r>
          </w:hyperlink>
        </w:p>
        <w:p w14:paraId="17002E95" w14:textId="2E09FBD5" w:rsidR="00BD17B6" w:rsidRDefault="00BA61CD">
          <w:pPr>
            <w:pStyle w:val="TOC2"/>
            <w:rPr>
              <w:rFonts w:asciiTheme="minorHAnsi" w:eastAsiaTheme="minorEastAsia" w:hAnsiTheme="minorHAnsi" w:cstheme="minorBidi"/>
              <w:sz w:val="22"/>
              <w:szCs w:val="22"/>
              <w:lang w:val="en-US" w:eastAsia="en-US"/>
            </w:rPr>
          </w:pPr>
          <w:hyperlink w:anchor="_Toc120214636" w:history="1">
            <w:r w:rsidR="00BD17B6" w:rsidRPr="00BC1F0D">
              <w:rPr>
                <w:rStyle w:val="Hyperlink"/>
              </w:rPr>
              <w:t>17.62</w:t>
            </w:r>
            <w:r w:rsidR="00BD17B6">
              <w:rPr>
                <w:rFonts w:asciiTheme="minorHAnsi" w:eastAsiaTheme="minorEastAsia" w:hAnsiTheme="minorHAnsi" w:cstheme="minorBidi"/>
                <w:sz w:val="22"/>
                <w:szCs w:val="22"/>
                <w:lang w:val="en-US" w:eastAsia="en-US"/>
              </w:rPr>
              <w:tab/>
            </w:r>
            <w:r w:rsidR="00BD17B6" w:rsidRPr="00BC1F0D">
              <w:rPr>
                <w:rStyle w:val="Hyperlink"/>
              </w:rPr>
              <w:t>Language</w:t>
            </w:r>
            <w:r w:rsidR="00BD17B6">
              <w:rPr>
                <w:webHidden/>
              </w:rPr>
              <w:tab/>
            </w:r>
            <w:r w:rsidR="00BD17B6">
              <w:rPr>
                <w:webHidden/>
              </w:rPr>
              <w:fldChar w:fldCharType="begin"/>
            </w:r>
            <w:r w:rsidR="00BD17B6">
              <w:rPr>
                <w:webHidden/>
              </w:rPr>
              <w:instrText xml:space="preserve"> PAGEREF _Toc120214636 \h </w:instrText>
            </w:r>
            <w:r w:rsidR="00BD17B6">
              <w:rPr>
                <w:webHidden/>
              </w:rPr>
            </w:r>
            <w:r w:rsidR="00BD17B6">
              <w:rPr>
                <w:webHidden/>
              </w:rPr>
              <w:fldChar w:fldCharType="separate"/>
            </w:r>
            <w:r w:rsidR="00591F1B">
              <w:rPr>
                <w:webHidden/>
              </w:rPr>
              <w:t>223</w:t>
            </w:r>
            <w:r w:rsidR="00BD17B6">
              <w:rPr>
                <w:webHidden/>
              </w:rPr>
              <w:fldChar w:fldCharType="end"/>
            </w:r>
          </w:hyperlink>
        </w:p>
        <w:p w14:paraId="7D07BBCE" w14:textId="66C1F0C6" w:rsidR="00BD17B6" w:rsidRDefault="00BA61CD">
          <w:pPr>
            <w:pStyle w:val="TOC2"/>
            <w:rPr>
              <w:rFonts w:asciiTheme="minorHAnsi" w:eastAsiaTheme="minorEastAsia" w:hAnsiTheme="minorHAnsi" w:cstheme="minorBidi"/>
              <w:sz w:val="22"/>
              <w:szCs w:val="22"/>
              <w:lang w:val="en-US" w:eastAsia="en-US"/>
            </w:rPr>
          </w:pPr>
          <w:hyperlink w:anchor="_Toc120214637" w:history="1">
            <w:r w:rsidR="00BD17B6" w:rsidRPr="00BC1F0D">
              <w:rPr>
                <w:rStyle w:val="Hyperlink"/>
              </w:rPr>
              <w:t>17.63</w:t>
            </w:r>
            <w:r w:rsidR="00BD17B6">
              <w:rPr>
                <w:rFonts w:asciiTheme="minorHAnsi" w:eastAsiaTheme="minorEastAsia" w:hAnsiTheme="minorHAnsi" w:cstheme="minorBidi"/>
                <w:sz w:val="22"/>
                <w:szCs w:val="22"/>
                <w:lang w:val="en-US" w:eastAsia="en-US"/>
              </w:rPr>
              <w:tab/>
            </w:r>
            <w:r w:rsidR="00BD17B6" w:rsidRPr="00BC1F0D">
              <w:rPr>
                <w:rStyle w:val="Hyperlink"/>
              </w:rPr>
              <w:t>Local Knowledge Description</w:t>
            </w:r>
            <w:r w:rsidR="00BD17B6">
              <w:rPr>
                <w:webHidden/>
              </w:rPr>
              <w:tab/>
            </w:r>
            <w:r w:rsidR="00BD17B6">
              <w:rPr>
                <w:webHidden/>
              </w:rPr>
              <w:fldChar w:fldCharType="begin"/>
            </w:r>
            <w:r w:rsidR="00BD17B6">
              <w:rPr>
                <w:webHidden/>
              </w:rPr>
              <w:instrText xml:space="preserve"> PAGEREF _Toc120214637 \h </w:instrText>
            </w:r>
            <w:r w:rsidR="00BD17B6">
              <w:rPr>
                <w:webHidden/>
              </w:rPr>
            </w:r>
            <w:r w:rsidR="00BD17B6">
              <w:rPr>
                <w:webHidden/>
              </w:rPr>
              <w:fldChar w:fldCharType="separate"/>
            </w:r>
            <w:r w:rsidR="00591F1B">
              <w:rPr>
                <w:webHidden/>
              </w:rPr>
              <w:t>223</w:t>
            </w:r>
            <w:r w:rsidR="00BD17B6">
              <w:rPr>
                <w:webHidden/>
              </w:rPr>
              <w:fldChar w:fldCharType="end"/>
            </w:r>
          </w:hyperlink>
        </w:p>
        <w:p w14:paraId="2CBCB816" w14:textId="3AF49D02" w:rsidR="00BD17B6" w:rsidRDefault="00BA61CD">
          <w:pPr>
            <w:pStyle w:val="TOC2"/>
            <w:rPr>
              <w:rFonts w:asciiTheme="minorHAnsi" w:eastAsiaTheme="minorEastAsia" w:hAnsiTheme="minorHAnsi" w:cstheme="minorBidi"/>
              <w:sz w:val="22"/>
              <w:szCs w:val="22"/>
              <w:lang w:val="en-US" w:eastAsia="en-US"/>
            </w:rPr>
          </w:pPr>
          <w:hyperlink w:anchor="_Toc120214638" w:history="1">
            <w:r w:rsidR="00BD17B6" w:rsidRPr="00BC1F0D">
              <w:rPr>
                <w:rStyle w:val="Hyperlink"/>
              </w:rPr>
              <w:t>17.64</w:t>
            </w:r>
            <w:r w:rsidR="00BD17B6">
              <w:rPr>
                <w:rFonts w:asciiTheme="minorHAnsi" w:eastAsiaTheme="minorEastAsia" w:hAnsiTheme="minorHAnsi" w:cstheme="minorBidi"/>
                <w:sz w:val="22"/>
                <w:szCs w:val="22"/>
                <w:lang w:val="en-US" w:eastAsia="en-US"/>
              </w:rPr>
              <w:tab/>
            </w:r>
            <w:r w:rsidR="00BD17B6" w:rsidRPr="00BC1F0D">
              <w:rPr>
                <w:rStyle w:val="Hyperlink"/>
              </w:rPr>
              <w:t>Location by Text</w:t>
            </w:r>
            <w:r w:rsidR="00BD17B6">
              <w:rPr>
                <w:webHidden/>
              </w:rPr>
              <w:tab/>
            </w:r>
            <w:r w:rsidR="00BD17B6">
              <w:rPr>
                <w:webHidden/>
              </w:rPr>
              <w:fldChar w:fldCharType="begin"/>
            </w:r>
            <w:r w:rsidR="00BD17B6">
              <w:rPr>
                <w:webHidden/>
              </w:rPr>
              <w:instrText xml:space="preserve"> PAGEREF _Toc120214638 \h </w:instrText>
            </w:r>
            <w:r w:rsidR="00BD17B6">
              <w:rPr>
                <w:webHidden/>
              </w:rPr>
            </w:r>
            <w:r w:rsidR="00BD17B6">
              <w:rPr>
                <w:webHidden/>
              </w:rPr>
              <w:fldChar w:fldCharType="separate"/>
            </w:r>
            <w:r w:rsidR="00591F1B">
              <w:rPr>
                <w:webHidden/>
              </w:rPr>
              <w:t>223</w:t>
            </w:r>
            <w:r w:rsidR="00BD17B6">
              <w:rPr>
                <w:webHidden/>
              </w:rPr>
              <w:fldChar w:fldCharType="end"/>
            </w:r>
          </w:hyperlink>
        </w:p>
        <w:p w14:paraId="5EEEED58" w14:textId="664F2D50" w:rsidR="00BD17B6" w:rsidRDefault="00BA61CD">
          <w:pPr>
            <w:pStyle w:val="TOC2"/>
            <w:rPr>
              <w:rFonts w:asciiTheme="minorHAnsi" w:eastAsiaTheme="minorEastAsia" w:hAnsiTheme="minorHAnsi" w:cstheme="minorBidi"/>
              <w:sz w:val="22"/>
              <w:szCs w:val="22"/>
              <w:lang w:val="en-US" w:eastAsia="en-US"/>
            </w:rPr>
          </w:pPr>
          <w:hyperlink w:anchor="_Toc120214639" w:history="1">
            <w:r w:rsidR="00BD17B6" w:rsidRPr="00BC1F0D">
              <w:rPr>
                <w:rStyle w:val="Hyperlink"/>
              </w:rPr>
              <w:t>17.65</w:t>
            </w:r>
            <w:r w:rsidR="00BD17B6">
              <w:rPr>
                <w:rFonts w:asciiTheme="minorHAnsi" w:eastAsiaTheme="minorEastAsia" w:hAnsiTheme="minorHAnsi" w:cstheme="minorBidi"/>
                <w:sz w:val="22"/>
                <w:szCs w:val="22"/>
                <w:lang w:val="en-US" w:eastAsia="en-US"/>
              </w:rPr>
              <w:tab/>
            </w:r>
            <w:r w:rsidR="00BD17B6" w:rsidRPr="00BC1F0D">
              <w:rPr>
                <w:rStyle w:val="Hyperlink"/>
              </w:rPr>
              <w:t>Location Maritime Resource Name</w:t>
            </w:r>
            <w:r w:rsidR="00BD17B6">
              <w:rPr>
                <w:webHidden/>
              </w:rPr>
              <w:tab/>
            </w:r>
            <w:r w:rsidR="00BD17B6">
              <w:rPr>
                <w:webHidden/>
              </w:rPr>
              <w:fldChar w:fldCharType="begin"/>
            </w:r>
            <w:r w:rsidR="00BD17B6">
              <w:rPr>
                <w:webHidden/>
              </w:rPr>
              <w:instrText xml:space="preserve"> PAGEREF _Toc120214639 \h </w:instrText>
            </w:r>
            <w:r w:rsidR="00BD17B6">
              <w:rPr>
                <w:webHidden/>
              </w:rPr>
            </w:r>
            <w:r w:rsidR="00BD17B6">
              <w:rPr>
                <w:webHidden/>
              </w:rPr>
              <w:fldChar w:fldCharType="separate"/>
            </w:r>
            <w:r w:rsidR="00591F1B">
              <w:rPr>
                <w:webHidden/>
              </w:rPr>
              <w:t>224</w:t>
            </w:r>
            <w:r w:rsidR="00BD17B6">
              <w:rPr>
                <w:webHidden/>
              </w:rPr>
              <w:fldChar w:fldCharType="end"/>
            </w:r>
          </w:hyperlink>
        </w:p>
        <w:p w14:paraId="0F144281" w14:textId="01C09B8A" w:rsidR="00BD17B6" w:rsidRDefault="00BA61CD">
          <w:pPr>
            <w:pStyle w:val="TOC2"/>
            <w:rPr>
              <w:rFonts w:asciiTheme="minorHAnsi" w:eastAsiaTheme="minorEastAsia" w:hAnsiTheme="minorHAnsi" w:cstheme="minorBidi"/>
              <w:sz w:val="22"/>
              <w:szCs w:val="22"/>
              <w:lang w:val="en-US" w:eastAsia="en-US"/>
            </w:rPr>
          </w:pPr>
          <w:hyperlink w:anchor="_Toc120214640" w:history="1">
            <w:r w:rsidR="00BD17B6" w:rsidRPr="00BC1F0D">
              <w:rPr>
                <w:rStyle w:val="Hyperlink"/>
              </w:rPr>
              <w:t>17.66</w:t>
            </w:r>
            <w:r w:rsidR="00BD17B6">
              <w:rPr>
                <w:rFonts w:asciiTheme="minorHAnsi" w:eastAsiaTheme="minorEastAsia" w:hAnsiTheme="minorHAnsi" w:cstheme="minorBidi"/>
                <w:sz w:val="22"/>
                <w:szCs w:val="22"/>
                <w:lang w:val="en-US" w:eastAsia="en-US"/>
              </w:rPr>
              <w:tab/>
            </w:r>
            <w:r w:rsidR="00BD17B6" w:rsidRPr="00BC1F0D">
              <w:rPr>
                <w:rStyle w:val="Hyperlink"/>
              </w:rPr>
              <w:t>Logical Connectives</w:t>
            </w:r>
            <w:r w:rsidR="00BD17B6">
              <w:rPr>
                <w:webHidden/>
              </w:rPr>
              <w:tab/>
            </w:r>
            <w:r w:rsidR="00BD17B6">
              <w:rPr>
                <w:webHidden/>
              </w:rPr>
              <w:fldChar w:fldCharType="begin"/>
            </w:r>
            <w:r w:rsidR="00BD17B6">
              <w:rPr>
                <w:webHidden/>
              </w:rPr>
              <w:instrText xml:space="preserve"> PAGEREF _Toc120214640 \h </w:instrText>
            </w:r>
            <w:r w:rsidR="00BD17B6">
              <w:rPr>
                <w:webHidden/>
              </w:rPr>
            </w:r>
            <w:r w:rsidR="00BD17B6">
              <w:rPr>
                <w:webHidden/>
              </w:rPr>
              <w:fldChar w:fldCharType="separate"/>
            </w:r>
            <w:r w:rsidR="00591F1B">
              <w:rPr>
                <w:webHidden/>
              </w:rPr>
              <w:t>224</w:t>
            </w:r>
            <w:r w:rsidR="00BD17B6">
              <w:rPr>
                <w:webHidden/>
              </w:rPr>
              <w:fldChar w:fldCharType="end"/>
            </w:r>
          </w:hyperlink>
        </w:p>
        <w:p w14:paraId="17481A2B" w14:textId="1FB8405A" w:rsidR="00BD17B6" w:rsidRDefault="00BA61CD">
          <w:pPr>
            <w:pStyle w:val="TOC2"/>
            <w:rPr>
              <w:rFonts w:asciiTheme="minorHAnsi" w:eastAsiaTheme="minorEastAsia" w:hAnsiTheme="minorHAnsi" w:cstheme="minorBidi"/>
              <w:sz w:val="22"/>
              <w:szCs w:val="22"/>
              <w:lang w:val="en-US" w:eastAsia="en-US"/>
            </w:rPr>
          </w:pPr>
          <w:hyperlink w:anchor="_Toc120214641" w:history="1">
            <w:r w:rsidR="00BD17B6" w:rsidRPr="00BC1F0D">
              <w:rPr>
                <w:rStyle w:val="Hyperlink"/>
              </w:rPr>
              <w:t>17.67</w:t>
            </w:r>
            <w:r w:rsidR="00BD17B6">
              <w:rPr>
                <w:rFonts w:asciiTheme="minorHAnsi" w:eastAsiaTheme="minorEastAsia" w:hAnsiTheme="minorHAnsi" w:cstheme="minorBidi"/>
                <w:sz w:val="22"/>
                <w:szCs w:val="22"/>
                <w:lang w:val="en-US" w:eastAsia="en-US"/>
              </w:rPr>
              <w:tab/>
            </w:r>
            <w:r w:rsidR="00BD17B6" w:rsidRPr="00BC1F0D">
              <w:rPr>
                <w:rStyle w:val="Hyperlink"/>
              </w:rPr>
              <w:t>Manifold Number</w:t>
            </w:r>
            <w:r w:rsidR="00BD17B6">
              <w:rPr>
                <w:webHidden/>
              </w:rPr>
              <w:tab/>
            </w:r>
            <w:r w:rsidR="00BD17B6">
              <w:rPr>
                <w:webHidden/>
              </w:rPr>
              <w:fldChar w:fldCharType="begin"/>
            </w:r>
            <w:r w:rsidR="00BD17B6">
              <w:rPr>
                <w:webHidden/>
              </w:rPr>
              <w:instrText xml:space="preserve"> PAGEREF _Toc120214641 \h </w:instrText>
            </w:r>
            <w:r w:rsidR="00BD17B6">
              <w:rPr>
                <w:webHidden/>
              </w:rPr>
            </w:r>
            <w:r w:rsidR="00BD17B6">
              <w:rPr>
                <w:webHidden/>
              </w:rPr>
              <w:fldChar w:fldCharType="separate"/>
            </w:r>
            <w:r w:rsidR="00591F1B">
              <w:rPr>
                <w:webHidden/>
              </w:rPr>
              <w:t>224</w:t>
            </w:r>
            <w:r w:rsidR="00BD17B6">
              <w:rPr>
                <w:webHidden/>
              </w:rPr>
              <w:fldChar w:fldCharType="end"/>
            </w:r>
          </w:hyperlink>
        </w:p>
        <w:p w14:paraId="4420AC27" w14:textId="088F57E8" w:rsidR="00BD17B6" w:rsidRDefault="00BA61CD">
          <w:pPr>
            <w:pStyle w:val="TOC2"/>
            <w:rPr>
              <w:rFonts w:asciiTheme="minorHAnsi" w:eastAsiaTheme="minorEastAsia" w:hAnsiTheme="minorHAnsi" w:cstheme="minorBidi"/>
              <w:sz w:val="22"/>
              <w:szCs w:val="22"/>
              <w:lang w:val="en-US" w:eastAsia="en-US"/>
            </w:rPr>
          </w:pPr>
          <w:hyperlink w:anchor="_Toc120214711" w:history="1">
            <w:r w:rsidR="00BD17B6" w:rsidRPr="00BC1F0D">
              <w:rPr>
                <w:rStyle w:val="Hyperlink"/>
              </w:rPr>
              <w:t>17.68</w:t>
            </w:r>
            <w:r w:rsidR="00BD17B6">
              <w:rPr>
                <w:rFonts w:asciiTheme="minorHAnsi" w:eastAsiaTheme="minorEastAsia" w:hAnsiTheme="minorHAnsi" w:cstheme="minorBidi"/>
                <w:sz w:val="22"/>
                <w:szCs w:val="22"/>
                <w:lang w:val="en-US" w:eastAsia="en-US"/>
              </w:rPr>
              <w:tab/>
            </w:r>
            <w:r w:rsidR="00BD17B6" w:rsidRPr="00BC1F0D">
              <w:rPr>
                <w:rStyle w:val="Hyperlink"/>
              </w:rPr>
              <w:t>Maximum Display Scale</w:t>
            </w:r>
            <w:r w:rsidR="00BD17B6">
              <w:rPr>
                <w:webHidden/>
              </w:rPr>
              <w:tab/>
            </w:r>
            <w:r w:rsidR="00BD17B6">
              <w:rPr>
                <w:webHidden/>
              </w:rPr>
              <w:fldChar w:fldCharType="begin"/>
            </w:r>
            <w:r w:rsidR="00BD17B6">
              <w:rPr>
                <w:webHidden/>
              </w:rPr>
              <w:instrText xml:space="preserve"> PAGEREF _Toc120214711 \h </w:instrText>
            </w:r>
            <w:r w:rsidR="00BD17B6">
              <w:rPr>
                <w:webHidden/>
              </w:rPr>
            </w:r>
            <w:r w:rsidR="00BD17B6">
              <w:rPr>
                <w:webHidden/>
              </w:rPr>
              <w:fldChar w:fldCharType="separate"/>
            </w:r>
            <w:r w:rsidR="00591F1B">
              <w:rPr>
                <w:webHidden/>
              </w:rPr>
              <w:t>225</w:t>
            </w:r>
            <w:r w:rsidR="00BD17B6">
              <w:rPr>
                <w:webHidden/>
              </w:rPr>
              <w:fldChar w:fldCharType="end"/>
            </w:r>
          </w:hyperlink>
        </w:p>
        <w:p w14:paraId="3479276A" w14:textId="7B937140" w:rsidR="00BD17B6" w:rsidRDefault="00BA61CD">
          <w:pPr>
            <w:pStyle w:val="TOC2"/>
            <w:rPr>
              <w:rFonts w:asciiTheme="minorHAnsi" w:eastAsiaTheme="minorEastAsia" w:hAnsiTheme="minorHAnsi" w:cstheme="minorBidi"/>
              <w:sz w:val="22"/>
              <w:szCs w:val="22"/>
              <w:lang w:val="en-US" w:eastAsia="en-US"/>
            </w:rPr>
          </w:pPr>
          <w:hyperlink w:anchor="_Toc120214712" w:history="1">
            <w:r w:rsidR="00BD17B6" w:rsidRPr="00BC1F0D">
              <w:rPr>
                <w:rStyle w:val="Hyperlink"/>
              </w:rPr>
              <w:t>17.69</w:t>
            </w:r>
            <w:r w:rsidR="00BD17B6">
              <w:rPr>
                <w:rFonts w:asciiTheme="minorHAnsi" w:eastAsiaTheme="minorEastAsia" w:hAnsiTheme="minorHAnsi" w:cstheme="minorBidi"/>
                <w:sz w:val="22"/>
                <w:szCs w:val="22"/>
                <w:lang w:val="en-US" w:eastAsia="en-US"/>
              </w:rPr>
              <w:tab/>
            </w:r>
            <w:r w:rsidR="00BD17B6" w:rsidRPr="00BC1F0D">
              <w:rPr>
                <w:rStyle w:val="Hyperlink"/>
              </w:rPr>
              <w:t>Medical Service</w:t>
            </w:r>
            <w:r w:rsidR="00BD17B6">
              <w:rPr>
                <w:webHidden/>
              </w:rPr>
              <w:tab/>
            </w:r>
            <w:r w:rsidR="00BD17B6">
              <w:rPr>
                <w:webHidden/>
              </w:rPr>
              <w:fldChar w:fldCharType="begin"/>
            </w:r>
            <w:r w:rsidR="00BD17B6">
              <w:rPr>
                <w:webHidden/>
              </w:rPr>
              <w:instrText xml:space="preserve"> PAGEREF _Toc120214712 \h </w:instrText>
            </w:r>
            <w:r w:rsidR="00BD17B6">
              <w:rPr>
                <w:webHidden/>
              </w:rPr>
            </w:r>
            <w:r w:rsidR="00BD17B6">
              <w:rPr>
                <w:webHidden/>
              </w:rPr>
              <w:fldChar w:fldCharType="separate"/>
            </w:r>
            <w:r w:rsidR="00591F1B">
              <w:rPr>
                <w:webHidden/>
              </w:rPr>
              <w:t>225</w:t>
            </w:r>
            <w:r w:rsidR="00BD17B6">
              <w:rPr>
                <w:webHidden/>
              </w:rPr>
              <w:fldChar w:fldCharType="end"/>
            </w:r>
          </w:hyperlink>
        </w:p>
        <w:p w14:paraId="26E9DFC8" w14:textId="7A756456" w:rsidR="00BD17B6" w:rsidRDefault="00BA61CD">
          <w:pPr>
            <w:pStyle w:val="TOC2"/>
            <w:rPr>
              <w:rFonts w:asciiTheme="minorHAnsi" w:eastAsiaTheme="minorEastAsia" w:hAnsiTheme="minorHAnsi" w:cstheme="minorBidi"/>
              <w:sz w:val="22"/>
              <w:szCs w:val="22"/>
              <w:lang w:val="en-US" w:eastAsia="en-US"/>
            </w:rPr>
          </w:pPr>
          <w:hyperlink w:anchor="_Toc120214713" w:history="1">
            <w:r w:rsidR="00BD17B6" w:rsidRPr="00BC1F0D">
              <w:rPr>
                <w:rStyle w:val="Hyperlink"/>
              </w:rPr>
              <w:t>17.70</w:t>
            </w:r>
            <w:r w:rsidR="00BD17B6">
              <w:rPr>
                <w:rFonts w:asciiTheme="minorHAnsi" w:eastAsiaTheme="minorEastAsia" w:hAnsiTheme="minorHAnsi" w:cstheme="minorBidi"/>
                <w:sz w:val="22"/>
                <w:szCs w:val="22"/>
                <w:lang w:val="en-US" w:eastAsia="en-US"/>
              </w:rPr>
              <w:tab/>
            </w:r>
            <w:r w:rsidR="00BD17B6" w:rsidRPr="00BC1F0D">
              <w:rPr>
                <w:rStyle w:val="Hyperlink"/>
              </w:rPr>
              <w:t>Membership</w:t>
            </w:r>
            <w:r w:rsidR="00BD17B6">
              <w:rPr>
                <w:webHidden/>
              </w:rPr>
              <w:tab/>
            </w:r>
            <w:r w:rsidR="00BD17B6">
              <w:rPr>
                <w:webHidden/>
              </w:rPr>
              <w:fldChar w:fldCharType="begin"/>
            </w:r>
            <w:r w:rsidR="00BD17B6">
              <w:rPr>
                <w:webHidden/>
              </w:rPr>
              <w:instrText xml:space="preserve"> PAGEREF _Toc120214713 \h </w:instrText>
            </w:r>
            <w:r w:rsidR="00BD17B6">
              <w:rPr>
                <w:webHidden/>
              </w:rPr>
            </w:r>
            <w:r w:rsidR="00BD17B6">
              <w:rPr>
                <w:webHidden/>
              </w:rPr>
              <w:fldChar w:fldCharType="separate"/>
            </w:r>
            <w:r w:rsidR="00591F1B">
              <w:rPr>
                <w:webHidden/>
              </w:rPr>
              <w:t>226</w:t>
            </w:r>
            <w:r w:rsidR="00BD17B6">
              <w:rPr>
                <w:webHidden/>
              </w:rPr>
              <w:fldChar w:fldCharType="end"/>
            </w:r>
          </w:hyperlink>
        </w:p>
        <w:p w14:paraId="753AC010" w14:textId="37148F4C" w:rsidR="00BD17B6" w:rsidRDefault="00BA61CD">
          <w:pPr>
            <w:pStyle w:val="TOC2"/>
            <w:rPr>
              <w:rFonts w:asciiTheme="minorHAnsi" w:eastAsiaTheme="minorEastAsia" w:hAnsiTheme="minorHAnsi" w:cstheme="minorBidi"/>
              <w:sz w:val="22"/>
              <w:szCs w:val="22"/>
              <w:lang w:val="en-US" w:eastAsia="en-US"/>
            </w:rPr>
          </w:pPr>
          <w:hyperlink w:anchor="_Toc120214721" w:history="1">
            <w:r w:rsidR="00BD17B6" w:rsidRPr="00BC1F0D">
              <w:rPr>
                <w:rStyle w:val="Hyperlink"/>
              </w:rPr>
              <w:t>17.71</w:t>
            </w:r>
            <w:r w:rsidR="00BD17B6">
              <w:rPr>
                <w:rFonts w:asciiTheme="minorHAnsi" w:eastAsiaTheme="minorEastAsia" w:hAnsiTheme="minorHAnsi" w:cstheme="minorBidi"/>
                <w:sz w:val="22"/>
                <w:szCs w:val="22"/>
                <w:lang w:val="en-US" w:eastAsia="en-US"/>
              </w:rPr>
              <w:tab/>
            </w:r>
            <w:r w:rsidR="00BD17B6" w:rsidRPr="00BC1F0D">
              <w:rPr>
                <w:rStyle w:val="Hyperlink"/>
              </w:rPr>
              <w:t>Method of Securing</w:t>
            </w:r>
            <w:r w:rsidR="00BD17B6">
              <w:rPr>
                <w:webHidden/>
              </w:rPr>
              <w:tab/>
            </w:r>
            <w:r w:rsidR="00BD17B6">
              <w:rPr>
                <w:webHidden/>
              </w:rPr>
              <w:fldChar w:fldCharType="begin"/>
            </w:r>
            <w:r w:rsidR="00BD17B6">
              <w:rPr>
                <w:webHidden/>
              </w:rPr>
              <w:instrText xml:space="preserve"> PAGEREF _Toc120214721 \h </w:instrText>
            </w:r>
            <w:r w:rsidR="00BD17B6">
              <w:rPr>
                <w:webHidden/>
              </w:rPr>
            </w:r>
            <w:r w:rsidR="00BD17B6">
              <w:rPr>
                <w:webHidden/>
              </w:rPr>
              <w:fldChar w:fldCharType="separate"/>
            </w:r>
            <w:r w:rsidR="00591F1B">
              <w:rPr>
                <w:webHidden/>
              </w:rPr>
              <w:t>226</w:t>
            </w:r>
            <w:r w:rsidR="00BD17B6">
              <w:rPr>
                <w:webHidden/>
              </w:rPr>
              <w:fldChar w:fldCharType="end"/>
            </w:r>
          </w:hyperlink>
        </w:p>
        <w:p w14:paraId="69E71FCB" w14:textId="2AD99021" w:rsidR="00BD17B6" w:rsidRDefault="00BA61CD">
          <w:pPr>
            <w:pStyle w:val="TOC2"/>
            <w:rPr>
              <w:rFonts w:asciiTheme="minorHAnsi" w:eastAsiaTheme="minorEastAsia" w:hAnsiTheme="minorHAnsi" w:cstheme="minorBidi"/>
              <w:sz w:val="22"/>
              <w:szCs w:val="22"/>
              <w:lang w:val="en-US" w:eastAsia="en-US"/>
            </w:rPr>
          </w:pPr>
          <w:hyperlink w:anchor="_Toc120214722" w:history="1">
            <w:r w:rsidR="00BD17B6" w:rsidRPr="00BC1F0D">
              <w:rPr>
                <w:rStyle w:val="Hyperlink"/>
              </w:rPr>
              <w:t>17.72</w:t>
            </w:r>
            <w:r w:rsidR="00BD17B6">
              <w:rPr>
                <w:rFonts w:asciiTheme="minorHAnsi" w:eastAsiaTheme="minorEastAsia" w:hAnsiTheme="minorHAnsi" w:cstheme="minorBidi"/>
                <w:sz w:val="22"/>
                <w:szCs w:val="22"/>
                <w:lang w:val="en-US" w:eastAsia="en-US"/>
              </w:rPr>
              <w:tab/>
            </w:r>
            <w:r w:rsidR="00BD17B6" w:rsidRPr="00BC1F0D">
              <w:rPr>
                <w:rStyle w:val="Hyperlink"/>
              </w:rPr>
              <w:t>Metre Mark Number</w:t>
            </w:r>
            <w:r w:rsidR="00BD17B6">
              <w:rPr>
                <w:webHidden/>
              </w:rPr>
              <w:tab/>
            </w:r>
            <w:r w:rsidR="00BD17B6">
              <w:rPr>
                <w:webHidden/>
              </w:rPr>
              <w:fldChar w:fldCharType="begin"/>
            </w:r>
            <w:r w:rsidR="00BD17B6">
              <w:rPr>
                <w:webHidden/>
              </w:rPr>
              <w:instrText xml:space="preserve"> PAGEREF _Toc120214722 \h </w:instrText>
            </w:r>
            <w:r w:rsidR="00BD17B6">
              <w:rPr>
                <w:webHidden/>
              </w:rPr>
            </w:r>
            <w:r w:rsidR="00BD17B6">
              <w:rPr>
                <w:webHidden/>
              </w:rPr>
              <w:fldChar w:fldCharType="separate"/>
            </w:r>
            <w:r w:rsidR="00591F1B">
              <w:rPr>
                <w:webHidden/>
              </w:rPr>
              <w:t>227</w:t>
            </w:r>
            <w:r w:rsidR="00BD17B6">
              <w:rPr>
                <w:webHidden/>
              </w:rPr>
              <w:fldChar w:fldCharType="end"/>
            </w:r>
          </w:hyperlink>
        </w:p>
        <w:p w14:paraId="62BBA3DB" w14:textId="48774ABB" w:rsidR="00BD17B6" w:rsidRDefault="00BA61CD">
          <w:pPr>
            <w:pStyle w:val="TOC2"/>
            <w:rPr>
              <w:rFonts w:asciiTheme="minorHAnsi" w:eastAsiaTheme="minorEastAsia" w:hAnsiTheme="minorHAnsi" w:cstheme="minorBidi"/>
              <w:sz w:val="22"/>
              <w:szCs w:val="22"/>
              <w:lang w:val="en-US" w:eastAsia="en-US"/>
            </w:rPr>
          </w:pPr>
          <w:hyperlink w:anchor="_Toc120214723" w:history="1">
            <w:r w:rsidR="00BD17B6" w:rsidRPr="00BC1F0D">
              <w:rPr>
                <w:rStyle w:val="Hyperlink"/>
              </w:rPr>
              <w:t>17.73</w:t>
            </w:r>
            <w:r w:rsidR="00BD17B6">
              <w:rPr>
                <w:rFonts w:asciiTheme="minorHAnsi" w:eastAsiaTheme="minorEastAsia" w:hAnsiTheme="minorHAnsi" w:cstheme="minorBidi"/>
                <w:sz w:val="22"/>
                <w:szCs w:val="22"/>
                <w:lang w:val="en-US" w:eastAsia="en-US"/>
              </w:rPr>
              <w:tab/>
            </w:r>
            <w:r w:rsidR="00BD17B6" w:rsidRPr="00BC1F0D">
              <w:rPr>
                <w:rStyle w:val="Hyperlink"/>
              </w:rPr>
              <w:t>Minimum Berth Depth</w:t>
            </w:r>
            <w:r w:rsidR="00BD17B6">
              <w:rPr>
                <w:webHidden/>
              </w:rPr>
              <w:tab/>
            </w:r>
            <w:r w:rsidR="00BD17B6">
              <w:rPr>
                <w:webHidden/>
              </w:rPr>
              <w:fldChar w:fldCharType="begin"/>
            </w:r>
            <w:r w:rsidR="00BD17B6">
              <w:rPr>
                <w:webHidden/>
              </w:rPr>
              <w:instrText xml:space="preserve"> PAGEREF _Toc120214723 \h </w:instrText>
            </w:r>
            <w:r w:rsidR="00BD17B6">
              <w:rPr>
                <w:webHidden/>
              </w:rPr>
            </w:r>
            <w:r w:rsidR="00BD17B6">
              <w:rPr>
                <w:webHidden/>
              </w:rPr>
              <w:fldChar w:fldCharType="separate"/>
            </w:r>
            <w:r w:rsidR="00591F1B">
              <w:rPr>
                <w:webHidden/>
              </w:rPr>
              <w:t>227</w:t>
            </w:r>
            <w:r w:rsidR="00BD17B6">
              <w:rPr>
                <w:webHidden/>
              </w:rPr>
              <w:fldChar w:fldCharType="end"/>
            </w:r>
          </w:hyperlink>
        </w:p>
        <w:p w14:paraId="538A0517" w14:textId="38710EB4" w:rsidR="00BD17B6" w:rsidRDefault="00BA61CD">
          <w:pPr>
            <w:pStyle w:val="TOC2"/>
            <w:rPr>
              <w:rFonts w:asciiTheme="minorHAnsi" w:eastAsiaTheme="minorEastAsia" w:hAnsiTheme="minorHAnsi" w:cstheme="minorBidi"/>
              <w:sz w:val="22"/>
              <w:szCs w:val="22"/>
              <w:lang w:val="en-US" w:eastAsia="en-US"/>
            </w:rPr>
          </w:pPr>
          <w:hyperlink w:anchor="_Toc120214724" w:history="1">
            <w:r w:rsidR="00BD17B6" w:rsidRPr="00BC1F0D">
              <w:rPr>
                <w:rStyle w:val="Hyperlink"/>
              </w:rPr>
              <w:t>17.74</w:t>
            </w:r>
            <w:r w:rsidR="00BD17B6">
              <w:rPr>
                <w:rFonts w:asciiTheme="minorHAnsi" w:eastAsiaTheme="minorEastAsia" w:hAnsiTheme="minorHAnsi" w:cstheme="minorBidi"/>
                <w:sz w:val="22"/>
                <w:szCs w:val="22"/>
                <w:lang w:val="en-US" w:eastAsia="en-US"/>
              </w:rPr>
              <w:tab/>
            </w:r>
            <w:r w:rsidR="00BD17B6" w:rsidRPr="00BC1F0D">
              <w:rPr>
                <w:rStyle w:val="Hyperlink"/>
              </w:rPr>
              <w:t>Minimum Display Scale</w:t>
            </w:r>
            <w:r w:rsidR="00BD17B6">
              <w:rPr>
                <w:webHidden/>
              </w:rPr>
              <w:tab/>
            </w:r>
            <w:r w:rsidR="00BD17B6">
              <w:rPr>
                <w:webHidden/>
              </w:rPr>
              <w:fldChar w:fldCharType="begin"/>
            </w:r>
            <w:r w:rsidR="00BD17B6">
              <w:rPr>
                <w:webHidden/>
              </w:rPr>
              <w:instrText xml:space="preserve"> PAGEREF _Toc120214724 \h </w:instrText>
            </w:r>
            <w:r w:rsidR="00BD17B6">
              <w:rPr>
                <w:webHidden/>
              </w:rPr>
            </w:r>
            <w:r w:rsidR="00BD17B6">
              <w:rPr>
                <w:webHidden/>
              </w:rPr>
              <w:fldChar w:fldCharType="separate"/>
            </w:r>
            <w:r w:rsidR="00591F1B">
              <w:rPr>
                <w:webHidden/>
              </w:rPr>
              <w:t>227</w:t>
            </w:r>
            <w:r w:rsidR="00BD17B6">
              <w:rPr>
                <w:webHidden/>
              </w:rPr>
              <w:fldChar w:fldCharType="end"/>
            </w:r>
          </w:hyperlink>
        </w:p>
        <w:p w14:paraId="70F218D9" w14:textId="1C948720" w:rsidR="00BD17B6" w:rsidRDefault="00BA61CD">
          <w:pPr>
            <w:pStyle w:val="TOC2"/>
            <w:rPr>
              <w:rFonts w:asciiTheme="minorHAnsi" w:eastAsiaTheme="minorEastAsia" w:hAnsiTheme="minorHAnsi" w:cstheme="minorBidi"/>
              <w:sz w:val="22"/>
              <w:szCs w:val="22"/>
              <w:lang w:val="en-US" w:eastAsia="en-US"/>
            </w:rPr>
          </w:pPr>
          <w:hyperlink w:anchor="_Toc120214725" w:history="1">
            <w:r w:rsidR="00BD17B6" w:rsidRPr="00BC1F0D">
              <w:rPr>
                <w:rStyle w:val="Hyperlink"/>
              </w:rPr>
              <w:t>17.75</w:t>
            </w:r>
            <w:r w:rsidR="00BD17B6">
              <w:rPr>
                <w:rFonts w:asciiTheme="minorHAnsi" w:eastAsiaTheme="minorEastAsia" w:hAnsiTheme="minorHAnsi" w:cstheme="minorBidi"/>
                <w:sz w:val="22"/>
                <w:szCs w:val="22"/>
                <w:lang w:val="en-US" w:eastAsia="en-US"/>
              </w:rPr>
              <w:tab/>
            </w:r>
            <w:r w:rsidR="00BD17B6" w:rsidRPr="00BC1F0D">
              <w:rPr>
                <w:rStyle w:val="Hyperlink"/>
              </w:rPr>
              <w:t>MMSI Code</w:t>
            </w:r>
            <w:r w:rsidR="00BD17B6">
              <w:rPr>
                <w:webHidden/>
              </w:rPr>
              <w:tab/>
            </w:r>
            <w:r w:rsidR="00BD17B6">
              <w:rPr>
                <w:webHidden/>
              </w:rPr>
              <w:fldChar w:fldCharType="begin"/>
            </w:r>
            <w:r w:rsidR="00BD17B6">
              <w:rPr>
                <w:webHidden/>
              </w:rPr>
              <w:instrText xml:space="preserve"> PAGEREF _Toc120214725 \h </w:instrText>
            </w:r>
            <w:r w:rsidR="00BD17B6">
              <w:rPr>
                <w:webHidden/>
              </w:rPr>
            </w:r>
            <w:r w:rsidR="00BD17B6">
              <w:rPr>
                <w:webHidden/>
              </w:rPr>
              <w:fldChar w:fldCharType="separate"/>
            </w:r>
            <w:r w:rsidR="00591F1B">
              <w:rPr>
                <w:webHidden/>
              </w:rPr>
              <w:t>228</w:t>
            </w:r>
            <w:r w:rsidR="00BD17B6">
              <w:rPr>
                <w:webHidden/>
              </w:rPr>
              <w:fldChar w:fldCharType="end"/>
            </w:r>
          </w:hyperlink>
        </w:p>
        <w:p w14:paraId="12B02057" w14:textId="5BA2CCB3" w:rsidR="00BD17B6" w:rsidRDefault="00BA61CD">
          <w:pPr>
            <w:pStyle w:val="TOC2"/>
            <w:rPr>
              <w:rFonts w:asciiTheme="minorHAnsi" w:eastAsiaTheme="minorEastAsia" w:hAnsiTheme="minorHAnsi" w:cstheme="minorBidi"/>
              <w:sz w:val="22"/>
              <w:szCs w:val="22"/>
              <w:lang w:val="en-US" w:eastAsia="en-US"/>
            </w:rPr>
          </w:pPr>
          <w:hyperlink w:anchor="_Toc120214726" w:history="1">
            <w:r w:rsidR="00BD17B6" w:rsidRPr="00BC1F0D">
              <w:rPr>
                <w:rStyle w:val="Hyperlink"/>
              </w:rPr>
              <w:t>17.76</w:t>
            </w:r>
            <w:r w:rsidR="00BD17B6">
              <w:rPr>
                <w:rFonts w:asciiTheme="minorHAnsi" w:eastAsiaTheme="minorEastAsia" w:hAnsiTheme="minorHAnsi" w:cstheme="minorBidi"/>
                <w:sz w:val="22"/>
                <w:szCs w:val="22"/>
                <w:lang w:val="en-US" w:eastAsia="en-US"/>
              </w:rPr>
              <w:tab/>
            </w:r>
            <w:r w:rsidR="00BD17B6" w:rsidRPr="00BC1F0D">
              <w:rPr>
                <w:rStyle w:val="Hyperlink"/>
              </w:rPr>
              <w:t>Name</w:t>
            </w:r>
            <w:r w:rsidR="00BD17B6">
              <w:rPr>
                <w:webHidden/>
              </w:rPr>
              <w:tab/>
            </w:r>
            <w:r w:rsidR="00BD17B6">
              <w:rPr>
                <w:webHidden/>
              </w:rPr>
              <w:fldChar w:fldCharType="begin"/>
            </w:r>
            <w:r w:rsidR="00BD17B6">
              <w:rPr>
                <w:webHidden/>
              </w:rPr>
              <w:instrText xml:space="preserve"> PAGEREF _Toc120214726 \h </w:instrText>
            </w:r>
            <w:r w:rsidR="00BD17B6">
              <w:rPr>
                <w:webHidden/>
              </w:rPr>
            </w:r>
            <w:r w:rsidR="00BD17B6">
              <w:rPr>
                <w:webHidden/>
              </w:rPr>
              <w:fldChar w:fldCharType="separate"/>
            </w:r>
            <w:r w:rsidR="00591F1B">
              <w:rPr>
                <w:webHidden/>
              </w:rPr>
              <w:t>228</w:t>
            </w:r>
            <w:r w:rsidR="00BD17B6">
              <w:rPr>
                <w:webHidden/>
              </w:rPr>
              <w:fldChar w:fldCharType="end"/>
            </w:r>
          </w:hyperlink>
        </w:p>
        <w:p w14:paraId="09D5657A" w14:textId="37705193" w:rsidR="00BD17B6" w:rsidRDefault="00BA61CD">
          <w:pPr>
            <w:pStyle w:val="TOC2"/>
            <w:rPr>
              <w:rFonts w:asciiTheme="minorHAnsi" w:eastAsiaTheme="minorEastAsia" w:hAnsiTheme="minorHAnsi" w:cstheme="minorBidi"/>
              <w:sz w:val="22"/>
              <w:szCs w:val="22"/>
              <w:lang w:val="en-US" w:eastAsia="en-US"/>
            </w:rPr>
          </w:pPr>
          <w:hyperlink w:anchor="_Toc120214727" w:history="1">
            <w:r w:rsidR="00BD17B6" w:rsidRPr="00BC1F0D">
              <w:rPr>
                <w:rStyle w:val="Hyperlink"/>
              </w:rPr>
              <w:t>17.77</w:t>
            </w:r>
            <w:r w:rsidR="00BD17B6">
              <w:rPr>
                <w:rFonts w:asciiTheme="minorHAnsi" w:eastAsiaTheme="minorEastAsia" w:hAnsiTheme="minorHAnsi" w:cstheme="minorBidi"/>
                <w:sz w:val="22"/>
                <w:szCs w:val="22"/>
                <w:lang w:val="en-US" w:eastAsia="en-US"/>
              </w:rPr>
              <w:tab/>
            </w:r>
            <w:r w:rsidR="00BD17B6" w:rsidRPr="00BC1F0D">
              <w:rPr>
                <w:rStyle w:val="Hyperlink"/>
              </w:rPr>
              <w:t>Name of Resource</w:t>
            </w:r>
            <w:r w:rsidR="00BD17B6">
              <w:rPr>
                <w:webHidden/>
              </w:rPr>
              <w:tab/>
            </w:r>
            <w:r w:rsidR="00BD17B6">
              <w:rPr>
                <w:webHidden/>
              </w:rPr>
              <w:fldChar w:fldCharType="begin"/>
            </w:r>
            <w:r w:rsidR="00BD17B6">
              <w:rPr>
                <w:webHidden/>
              </w:rPr>
              <w:instrText xml:space="preserve"> PAGEREF _Toc120214727 \h </w:instrText>
            </w:r>
            <w:r w:rsidR="00BD17B6">
              <w:rPr>
                <w:webHidden/>
              </w:rPr>
            </w:r>
            <w:r w:rsidR="00BD17B6">
              <w:rPr>
                <w:webHidden/>
              </w:rPr>
              <w:fldChar w:fldCharType="separate"/>
            </w:r>
            <w:r w:rsidR="00591F1B">
              <w:rPr>
                <w:webHidden/>
              </w:rPr>
              <w:t>228</w:t>
            </w:r>
            <w:r w:rsidR="00BD17B6">
              <w:rPr>
                <w:webHidden/>
              </w:rPr>
              <w:fldChar w:fldCharType="end"/>
            </w:r>
          </w:hyperlink>
        </w:p>
        <w:p w14:paraId="5AA2B1D1" w14:textId="051BFE19" w:rsidR="00BD17B6" w:rsidRDefault="00BA61CD">
          <w:pPr>
            <w:pStyle w:val="TOC2"/>
            <w:rPr>
              <w:rFonts w:asciiTheme="minorHAnsi" w:eastAsiaTheme="minorEastAsia" w:hAnsiTheme="minorHAnsi" w:cstheme="minorBidi"/>
              <w:sz w:val="22"/>
              <w:szCs w:val="22"/>
              <w:lang w:val="en-US" w:eastAsia="en-US"/>
            </w:rPr>
          </w:pPr>
          <w:hyperlink w:anchor="_Toc120214728" w:history="1">
            <w:r w:rsidR="00BD17B6" w:rsidRPr="00BC1F0D">
              <w:rPr>
                <w:rStyle w:val="Hyperlink"/>
              </w:rPr>
              <w:t>17.78</w:t>
            </w:r>
            <w:r w:rsidR="00BD17B6">
              <w:rPr>
                <w:rFonts w:asciiTheme="minorHAnsi" w:eastAsiaTheme="minorEastAsia" w:hAnsiTheme="minorHAnsi" w:cstheme="minorBidi"/>
                <w:sz w:val="22"/>
                <w:szCs w:val="22"/>
                <w:lang w:val="en-US" w:eastAsia="en-US"/>
              </w:rPr>
              <w:tab/>
            </w:r>
            <w:r w:rsidR="00BD17B6" w:rsidRPr="00BC1F0D">
              <w:rPr>
                <w:rStyle w:val="Hyperlink"/>
              </w:rPr>
              <w:t>Nationality</w:t>
            </w:r>
            <w:r w:rsidR="00BD17B6">
              <w:rPr>
                <w:webHidden/>
              </w:rPr>
              <w:tab/>
            </w:r>
            <w:r w:rsidR="00BD17B6">
              <w:rPr>
                <w:webHidden/>
              </w:rPr>
              <w:fldChar w:fldCharType="begin"/>
            </w:r>
            <w:r w:rsidR="00BD17B6">
              <w:rPr>
                <w:webHidden/>
              </w:rPr>
              <w:instrText xml:space="preserve"> PAGEREF _Toc120214728 \h </w:instrText>
            </w:r>
            <w:r w:rsidR="00BD17B6">
              <w:rPr>
                <w:webHidden/>
              </w:rPr>
            </w:r>
            <w:r w:rsidR="00BD17B6">
              <w:rPr>
                <w:webHidden/>
              </w:rPr>
              <w:fldChar w:fldCharType="separate"/>
            </w:r>
            <w:r w:rsidR="00591F1B">
              <w:rPr>
                <w:webHidden/>
              </w:rPr>
              <w:t>228</w:t>
            </w:r>
            <w:r w:rsidR="00BD17B6">
              <w:rPr>
                <w:webHidden/>
              </w:rPr>
              <w:fldChar w:fldCharType="end"/>
            </w:r>
          </w:hyperlink>
        </w:p>
        <w:p w14:paraId="2E8C771E" w14:textId="0FD01FE7" w:rsidR="00BD17B6" w:rsidRDefault="00BA61CD">
          <w:pPr>
            <w:pStyle w:val="TOC2"/>
            <w:rPr>
              <w:rFonts w:asciiTheme="minorHAnsi" w:eastAsiaTheme="minorEastAsia" w:hAnsiTheme="minorHAnsi" w:cstheme="minorBidi"/>
              <w:sz w:val="22"/>
              <w:szCs w:val="22"/>
              <w:lang w:val="en-US" w:eastAsia="en-US"/>
            </w:rPr>
          </w:pPr>
          <w:hyperlink w:anchor="_Toc120214729" w:history="1">
            <w:r w:rsidR="00BD17B6" w:rsidRPr="00BC1F0D">
              <w:rPr>
                <w:rStyle w:val="Hyperlink"/>
              </w:rPr>
              <w:t>17.79</w:t>
            </w:r>
            <w:r w:rsidR="00BD17B6">
              <w:rPr>
                <w:rFonts w:asciiTheme="minorHAnsi" w:eastAsiaTheme="minorEastAsia" w:hAnsiTheme="minorHAnsi" w:cstheme="minorBidi"/>
                <w:sz w:val="22"/>
                <w:szCs w:val="22"/>
                <w:lang w:val="en-US" w:eastAsia="en-US"/>
              </w:rPr>
              <w:tab/>
            </w:r>
            <w:r w:rsidR="00BD17B6" w:rsidRPr="00BC1F0D">
              <w:rPr>
                <w:rStyle w:val="Hyperlink"/>
              </w:rPr>
              <w:t>Online Function</w:t>
            </w:r>
            <w:r w:rsidR="00BD17B6">
              <w:rPr>
                <w:webHidden/>
              </w:rPr>
              <w:tab/>
            </w:r>
            <w:r w:rsidR="00BD17B6">
              <w:rPr>
                <w:webHidden/>
              </w:rPr>
              <w:fldChar w:fldCharType="begin"/>
            </w:r>
            <w:r w:rsidR="00BD17B6">
              <w:rPr>
                <w:webHidden/>
              </w:rPr>
              <w:instrText xml:space="preserve"> PAGEREF _Toc120214729 \h </w:instrText>
            </w:r>
            <w:r w:rsidR="00BD17B6">
              <w:rPr>
                <w:webHidden/>
              </w:rPr>
            </w:r>
            <w:r w:rsidR="00BD17B6">
              <w:rPr>
                <w:webHidden/>
              </w:rPr>
              <w:fldChar w:fldCharType="separate"/>
            </w:r>
            <w:r w:rsidR="00591F1B">
              <w:rPr>
                <w:webHidden/>
              </w:rPr>
              <w:t>229</w:t>
            </w:r>
            <w:r w:rsidR="00BD17B6">
              <w:rPr>
                <w:webHidden/>
              </w:rPr>
              <w:fldChar w:fldCharType="end"/>
            </w:r>
          </w:hyperlink>
        </w:p>
        <w:p w14:paraId="5DC28BB8" w14:textId="32D4816B" w:rsidR="00BD17B6" w:rsidRDefault="00BA61CD">
          <w:pPr>
            <w:pStyle w:val="TOC2"/>
            <w:rPr>
              <w:rFonts w:asciiTheme="minorHAnsi" w:eastAsiaTheme="minorEastAsia" w:hAnsiTheme="minorHAnsi" w:cstheme="minorBidi"/>
              <w:sz w:val="22"/>
              <w:szCs w:val="22"/>
              <w:lang w:val="en-US" w:eastAsia="en-US"/>
            </w:rPr>
          </w:pPr>
          <w:hyperlink w:anchor="_Toc120214730" w:history="1">
            <w:r w:rsidR="00BD17B6" w:rsidRPr="00BC1F0D">
              <w:rPr>
                <w:rStyle w:val="Hyperlink"/>
              </w:rPr>
              <w:t>17.80</w:t>
            </w:r>
            <w:r w:rsidR="00BD17B6">
              <w:rPr>
                <w:rFonts w:asciiTheme="minorHAnsi" w:eastAsiaTheme="minorEastAsia" w:hAnsiTheme="minorHAnsi" w:cstheme="minorBidi"/>
                <w:sz w:val="22"/>
                <w:szCs w:val="22"/>
                <w:lang w:val="en-US" w:eastAsia="en-US"/>
              </w:rPr>
              <w:tab/>
            </w:r>
            <w:r w:rsidR="00BD17B6" w:rsidRPr="00BC1F0D">
              <w:rPr>
                <w:rStyle w:val="Hyperlink"/>
              </w:rPr>
              <w:t>Online Resource Description</w:t>
            </w:r>
            <w:r w:rsidR="00BD17B6">
              <w:rPr>
                <w:webHidden/>
              </w:rPr>
              <w:tab/>
            </w:r>
            <w:r w:rsidR="00BD17B6">
              <w:rPr>
                <w:webHidden/>
              </w:rPr>
              <w:fldChar w:fldCharType="begin"/>
            </w:r>
            <w:r w:rsidR="00BD17B6">
              <w:rPr>
                <w:webHidden/>
              </w:rPr>
              <w:instrText xml:space="preserve"> PAGEREF _Toc120214730 \h </w:instrText>
            </w:r>
            <w:r w:rsidR="00BD17B6">
              <w:rPr>
                <w:webHidden/>
              </w:rPr>
            </w:r>
            <w:r w:rsidR="00BD17B6">
              <w:rPr>
                <w:webHidden/>
              </w:rPr>
              <w:fldChar w:fldCharType="separate"/>
            </w:r>
            <w:r w:rsidR="00591F1B">
              <w:rPr>
                <w:webHidden/>
              </w:rPr>
              <w:t>229</w:t>
            </w:r>
            <w:r w:rsidR="00BD17B6">
              <w:rPr>
                <w:webHidden/>
              </w:rPr>
              <w:fldChar w:fldCharType="end"/>
            </w:r>
          </w:hyperlink>
        </w:p>
        <w:p w14:paraId="0B76F92C" w14:textId="46741B61" w:rsidR="00BD17B6" w:rsidRDefault="00BA61CD">
          <w:pPr>
            <w:pStyle w:val="TOC2"/>
            <w:rPr>
              <w:rFonts w:asciiTheme="minorHAnsi" w:eastAsiaTheme="minorEastAsia" w:hAnsiTheme="minorHAnsi" w:cstheme="minorBidi"/>
              <w:sz w:val="22"/>
              <w:szCs w:val="22"/>
              <w:lang w:val="en-US" w:eastAsia="en-US"/>
            </w:rPr>
          </w:pPr>
          <w:hyperlink w:anchor="_Toc120214731" w:history="1">
            <w:r w:rsidR="00BD17B6" w:rsidRPr="00BC1F0D">
              <w:rPr>
                <w:rStyle w:val="Hyperlink"/>
              </w:rPr>
              <w:t>17.81</w:t>
            </w:r>
            <w:r w:rsidR="00BD17B6">
              <w:rPr>
                <w:rFonts w:asciiTheme="minorHAnsi" w:eastAsiaTheme="minorEastAsia" w:hAnsiTheme="minorHAnsi" w:cstheme="minorBidi"/>
                <w:sz w:val="22"/>
                <w:szCs w:val="22"/>
                <w:lang w:val="en-US" w:eastAsia="en-US"/>
              </w:rPr>
              <w:tab/>
            </w:r>
            <w:r w:rsidR="00BD17B6" w:rsidRPr="00BC1F0D">
              <w:rPr>
                <w:rStyle w:val="Hyperlink"/>
              </w:rPr>
              <w:t>Online Resource Linkage URL</w:t>
            </w:r>
            <w:r w:rsidR="00BD17B6">
              <w:rPr>
                <w:webHidden/>
              </w:rPr>
              <w:tab/>
            </w:r>
            <w:r w:rsidR="00BD17B6">
              <w:rPr>
                <w:webHidden/>
              </w:rPr>
              <w:fldChar w:fldCharType="begin"/>
            </w:r>
            <w:r w:rsidR="00BD17B6">
              <w:rPr>
                <w:webHidden/>
              </w:rPr>
              <w:instrText xml:space="preserve"> PAGEREF _Toc120214731 \h </w:instrText>
            </w:r>
            <w:r w:rsidR="00BD17B6">
              <w:rPr>
                <w:webHidden/>
              </w:rPr>
            </w:r>
            <w:r w:rsidR="00BD17B6">
              <w:rPr>
                <w:webHidden/>
              </w:rPr>
              <w:fldChar w:fldCharType="separate"/>
            </w:r>
            <w:r w:rsidR="00591F1B">
              <w:rPr>
                <w:webHidden/>
              </w:rPr>
              <w:t>230</w:t>
            </w:r>
            <w:r w:rsidR="00BD17B6">
              <w:rPr>
                <w:webHidden/>
              </w:rPr>
              <w:fldChar w:fldCharType="end"/>
            </w:r>
          </w:hyperlink>
        </w:p>
        <w:p w14:paraId="6E41D2F7" w14:textId="3323370F" w:rsidR="00BD17B6" w:rsidRDefault="00BA61CD">
          <w:pPr>
            <w:pStyle w:val="TOC2"/>
            <w:rPr>
              <w:rFonts w:asciiTheme="minorHAnsi" w:eastAsiaTheme="minorEastAsia" w:hAnsiTheme="minorHAnsi" w:cstheme="minorBidi"/>
              <w:sz w:val="22"/>
              <w:szCs w:val="22"/>
              <w:lang w:val="en-US" w:eastAsia="en-US"/>
            </w:rPr>
          </w:pPr>
          <w:hyperlink w:anchor="_Toc120214732" w:history="1">
            <w:r w:rsidR="00BD17B6" w:rsidRPr="00BC1F0D">
              <w:rPr>
                <w:rStyle w:val="Hyperlink"/>
              </w:rPr>
              <w:t>17.82</w:t>
            </w:r>
            <w:r w:rsidR="00BD17B6">
              <w:rPr>
                <w:rFonts w:asciiTheme="minorHAnsi" w:eastAsiaTheme="minorEastAsia" w:hAnsiTheme="minorHAnsi" w:cstheme="minorBidi"/>
                <w:sz w:val="22"/>
                <w:szCs w:val="22"/>
                <w:lang w:val="en-US" w:eastAsia="en-US"/>
              </w:rPr>
              <w:tab/>
            </w:r>
            <w:r w:rsidR="00BD17B6" w:rsidRPr="00BC1F0D">
              <w:rPr>
                <w:rStyle w:val="Hyperlink"/>
              </w:rPr>
              <w:t>Orientation Uncertainty</w:t>
            </w:r>
            <w:r w:rsidR="00BD17B6">
              <w:rPr>
                <w:webHidden/>
              </w:rPr>
              <w:tab/>
            </w:r>
            <w:r w:rsidR="00BD17B6">
              <w:rPr>
                <w:webHidden/>
              </w:rPr>
              <w:fldChar w:fldCharType="begin"/>
            </w:r>
            <w:r w:rsidR="00BD17B6">
              <w:rPr>
                <w:webHidden/>
              </w:rPr>
              <w:instrText xml:space="preserve"> PAGEREF _Toc120214732 \h </w:instrText>
            </w:r>
            <w:r w:rsidR="00BD17B6">
              <w:rPr>
                <w:webHidden/>
              </w:rPr>
            </w:r>
            <w:r w:rsidR="00BD17B6">
              <w:rPr>
                <w:webHidden/>
              </w:rPr>
              <w:fldChar w:fldCharType="separate"/>
            </w:r>
            <w:r w:rsidR="00591F1B">
              <w:rPr>
                <w:webHidden/>
              </w:rPr>
              <w:t>230</w:t>
            </w:r>
            <w:r w:rsidR="00BD17B6">
              <w:rPr>
                <w:webHidden/>
              </w:rPr>
              <w:fldChar w:fldCharType="end"/>
            </w:r>
          </w:hyperlink>
        </w:p>
        <w:p w14:paraId="6E474098" w14:textId="5B323C13" w:rsidR="00BD17B6" w:rsidRDefault="00BA61CD">
          <w:pPr>
            <w:pStyle w:val="TOC2"/>
            <w:rPr>
              <w:rFonts w:asciiTheme="minorHAnsi" w:eastAsiaTheme="minorEastAsia" w:hAnsiTheme="minorHAnsi" w:cstheme="minorBidi"/>
              <w:sz w:val="22"/>
              <w:szCs w:val="22"/>
              <w:lang w:val="en-US" w:eastAsia="en-US"/>
            </w:rPr>
          </w:pPr>
          <w:hyperlink w:anchor="_Toc120214733" w:history="1">
            <w:r w:rsidR="00BD17B6" w:rsidRPr="00BC1F0D">
              <w:rPr>
                <w:rStyle w:val="Hyperlink"/>
              </w:rPr>
              <w:t>17.83</w:t>
            </w:r>
            <w:r w:rsidR="00BD17B6">
              <w:rPr>
                <w:rFonts w:asciiTheme="minorHAnsi" w:eastAsiaTheme="minorEastAsia" w:hAnsiTheme="minorHAnsi" w:cstheme="minorBidi"/>
                <w:sz w:val="22"/>
                <w:szCs w:val="22"/>
                <w:lang w:val="en-US" w:eastAsia="en-US"/>
              </w:rPr>
              <w:tab/>
            </w:r>
            <w:r w:rsidR="00BD17B6" w:rsidRPr="00BC1F0D">
              <w:rPr>
                <w:rStyle w:val="Hyperlink"/>
              </w:rPr>
              <w:t>Orientation Value</w:t>
            </w:r>
            <w:r w:rsidR="00BD17B6">
              <w:rPr>
                <w:webHidden/>
              </w:rPr>
              <w:tab/>
            </w:r>
            <w:r w:rsidR="00BD17B6">
              <w:rPr>
                <w:webHidden/>
              </w:rPr>
              <w:fldChar w:fldCharType="begin"/>
            </w:r>
            <w:r w:rsidR="00BD17B6">
              <w:rPr>
                <w:webHidden/>
              </w:rPr>
              <w:instrText xml:space="preserve"> PAGEREF _Toc120214733 \h </w:instrText>
            </w:r>
            <w:r w:rsidR="00BD17B6">
              <w:rPr>
                <w:webHidden/>
              </w:rPr>
            </w:r>
            <w:r w:rsidR="00BD17B6">
              <w:rPr>
                <w:webHidden/>
              </w:rPr>
              <w:fldChar w:fldCharType="separate"/>
            </w:r>
            <w:r w:rsidR="00591F1B">
              <w:rPr>
                <w:webHidden/>
              </w:rPr>
              <w:t>230</w:t>
            </w:r>
            <w:r w:rsidR="00BD17B6">
              <w:rPr>
                <w:webHidden/>
              </w:rPr>
              <w:fldChar w:fldCharType="end"/>
            </w:r>
          </w:hyperlink>
        </w:p>
        <w:p w14:paraId="3E85F297" w14:textId="3853D8B7" w:rsidR="00BD17B6" w:rsidRDefault="00BA61CD">
          <w:pPr>
            <w:pStyle w:val="TOC2"/>
            <w:rPr>
              <w:rFonts w:asciiTheme="minorHAnsi" w:eastAsiaTheme="minorEastAsia" w:hAnsiTheme="minorHAnsi" w:cstheme="minorBidi"/>
              <w:sz w:val="22"/>
              <w:szCs w:val="22"/>
              <w:lang w:val="en-US" w:eastAsia="en-US"/>
            </w:rPr>
          </w:pPr>
          <w:hyperlink w:anchor="_Toc120214734" w:history="1">
            <w:r w:rsidR="00BD17B6" w:rsidRPr="00BC1F0D">
              <w:rPr>
                <w:rStyle w:val="Hyperlink"/>
              </w:rPr>
              <w:t>17.84</w:t>
            </w:r>
            <w:r w:rsidR="00BD17B6">
              <w:rPr>
                <w:rFonts w:asciiTheme="minorHAnsi" w:eastAsiaTheme="minorEastAsia" w:hAnsiTheme="minorHAnsi" w:cstheme="minorBidi"/>
                <w:sz w:val="22"/>
                <w:szCs w:val="22"/>
                <w:lang w:val="en-US" w:eastAsia="en-US"/>
              </w:rPr>
              <w:tab/>
            </w:r>
            <w:r w:rsidR="00BD17B6" w:rsidRPr="00BC1F0D">
              <w:rPr>
                <w:rStyle w:val="Hyperlink"/>
              </w:rPr>
              <w:t>Pictorial Representation</w:t>
            </w:r>
            <w:r w:rsidR="00BD17B6">
              <w:rPr>
                <w:webHidden/>
              </w:rPr>
              <w:tab/>
            </w:r>
            <w:r w:rsidR="00BD17B6">
              <w:rPr>
                <w:webHidden/>
              </w:rPr>
              <w:fldChar w:fldCharType="begin"/>
            </w:r>
            <w:r w:rsidR="00BD17B6">
              <w:rPr>
                <w:webHidden/>
              </w:rPr>
              <w:instrText xml:space="preserve"> PAGEREF _Toc120214734 \h </w:instrText>
            </w:r>
            <w:r w:rsidR="00BD17B6">
              <w:rPr>
                <w:webHidden/>
              </w:rPr>
            </w:r>
            <w:r w:rsidR="00BD17B6">
              <w:rPr>
                <w:webHidden/>
              </w:rPr>
              <w:fldChar w:fldCharType="separate"/>
            </w:r>
            <w:r w:rsidR="00591F1B">
              <w:rPr>
                <w:webHidden/>
              </w:rPr>
              <w:t>230</w:t>
            </w:r>
            <w:r w:rsidR="00BD17B6">
              <w:rPr>
                <w:webHidden/>
              </w:rPr>
              <w:fldChar w:fldCharType="end"/>
            </w:r>
          </w:hyperlink>
        </w:p>
        <w:p w14:paraId="33B86FEF" w14:textId="3965B8BE" w:rsidR="00BD17B6" w:rsidRDefault="00BA61CD">
          <w:pPr>
            <w:pStyle w:val="TOC2"/>
            <w:rPr>
              <w:rFonts w:asciiTheme="minorHAnsi" w:eastAsiaTheme="minorEastAsia" w:hAnsiTheme="minorHAnsi" w:cstheme="minorBidi"/>
              <w:sz w:val="22"/>
              <w:szCs w:val="22"/>
              <w:lang w:val="en-US" w:eastAsia="en-US"/>
            </w:rPr>
          </w:pPr>
          <w:hyperlink w:anchor="_Toc120214735" w:history="1">
            <w:r w:rsidR="00BD17B6" w:rsidRPr="00BC1F0D">
              <w:rPr>
                <w:rStyle w:val="Hyperlink"/>
              </w:rPr>
              <w:t>17.85</w:t>
            </w:r>
            <w:r w:rsidR="00BD17B6">
              <w:rPr>
                <w:rFonts w:asciiTheme="minorHAnsi" w:eastAsiaTheme="minorEastAsia" w:hAnsiTheme="minorHAnsi" w:cstheme="minorBidi"/>
                <w:sz w:val="22"/>
                <w:szCs w:val="22"/>
                <w:lang w:val="en-US" w:eastAsia="en-US"/>
              </w:rPr>
              <w:tab/>
            </w:r>
            <w:r w:rsidR="00BD17B6" w:rsidRPr="00BC1F0D">
              <w:rPr>
                <w:rStyle w:val="Hyperlink"/>
              </w:rPr>
              <w:t>Picture Caption</w:t>
            </w:r>
            <w:r w:rsidR="00BD17B6">
              <w:rPr>
                <w:webHidden/>
              </w:rPr>
              <w:tab/>
            </w:r>
            <w:r w:rsidR="00BD17B6">
              <w:rPr>
                <w:webHidden/>
              </w:rPr>
              <w:fldChar w:fldCharType="begin"/>
            </w:r>
            <w:r w:rsidR="00BD17B6">
              <w:rPr>
                <w:webHidden/>
              </w:rPr>
              <w:instrText xml:space="preserve"> PAGEREF _Toc120214735 \h </w:instrText>
            </w:r>
            <w:r w:rsidR="00BD17B6">
              <w:rPr>
                <w:webHidden/>
              </w:rPr>
            </w:r>
            <w:r w:rsidR="00BD17B6">
              <w:rPr>
                <w:webHidden/>
              </w:rPr>
              <w:fldChar w:fldCharType="separate"/>
            </w:r>
            <w:r w:rsidR="00591F1B">
              <w:rPr>
                <w:webHidden/>
              </w:rPr>
              <w:t>231</w:t>
            </w:r>
            <w:r w:rsidR="00BD17B6">
              <w:rPr>
                <w:webHidden/>
              </w:rPr>
              <w:fldChar w:fldCharType="end"/>
            </w:r>
          </w:hyperlink>
        </w:p>
        <w:p w14:paraId="45AAFEF0" w14:textId="092F9EB5" w:rsidR="00BD17B6" w:rsidRDefault="00BA61CD">
          <w:pPr>
            <w:pStyle w:val="TOC2"/>
            <w:rPr>
              <w:rFonts w:asciiTheme="minorHAnsi" w:eastAsiaTheme="minorEastAsia" w:hAnsiTheme="minorHAnsi" w:cstheme="minorBidi"/>
              <w:sz w:val="22"/>
              <w:szCs w:val="22"/>
              <w:lang w:val="en-US" w:eastAsia="en-US"/>
            </w:rPr>
          </w:pPr>
          <w:hyperlink w:anchor="_Toc120214736" w:history="1">
            <w:r w:rsidR="00BD17B6" w:rsidRPr="00BC1F0D">
              <w:rPr>
                <w:rStyle w:val="Hyperlink"/>
              </w:rPr>
              <w:t>17.86</w:t>
            </w:r>
            <w:r w:rsidR="00BD17B6">
              <w:rPr>
                <w:rFonts w:asciiTheme="minorHAnsi" w:eastAsiaTheme="minorEastAsia" w:hAnsiTheme="minorHAnsi" w:cstheme="minorBidi"/>
                <w:sz w:val="22"/>
                <w:szCs w:val="22"/>
                <w:lang w:val="en-US" w:eastAsia="en-US"/>
              </w:rPr>
              <w:tab/>
            </w:r>
            <w:r w:rsidR="00BD17B6" w:rsidRPr="00BC1F0D">
              <w:rPr>
                <w:rStyle w:val="Hyperlink"/>
              </w:rPr>
              <w:t>Picture Information</w:t>
            </w:r>
            <w:r w:rsidR="00BD17B6">
              <w:rPr>
                <w:webHidden/>
              </w:rPr>
              <w:tab/>
            </w:r>
            <w:r w:rsidR="00BD17B6">
              <w:rPr>
                <w:webHidden/>
              </w:rPr>
              <w:fldChar w:fldCharType="begin"/>
            </w:r>
            <w:r w:rsidR="00BD17B6">
              <w:rPr>
                <w:webHidden/>
              </w:rPr>
              <w:instrText xml:space="preserve"> PAGEREF _Toc120214736 \h </w:instrText>
            </w:r>
            <w:r w:rsidR="00BD17B6">
              <w:rPr>
                <w:webHidden/>
              </w:rPr>
            </w:r>
            <w:r w:rsidR="00BD17B6">
              <w:rPr>
                <w:webHidden/>
              </w:rPr>
              <w:fldChar w:fldCharType="separate"/>
            </w:r>
            <w:r w:rsidR="00591F1B">
              <w:rPr>
                <w:webHidden/>
              </w:rPr>
              <w:t>231</w:t>
            </w:r>
            <w:r w:rsidR="00BD17B6">
              <w:rPr>
                <w:webHidden/>
              </w:rPr>
              <w:fldChar w:fldCharType="end"/>
            </w:r>
          </w:hyperlink>
        </w:p>
        <w:p w14:paraId="4C03123B" w14:textId="22CE53C3" w:rsidR="00BD17B6" w:rsidRDefault="00BA61CD">
          <w:pPr>
            <w:pStyle w:val="TOC2"/>
            <w:rPr>
              <w:rFonts w:asciiTheme="minorHAnsi" w:eastAsiaTheme="minorEastAsia" w:hAnsiTheme="minorHAnsi" w:cstheme="minorBidi"/>
              <w:sz w:val="22"/>
              <w:szCs w:val="22"/>
              <w:lang w:val="en-US" w:eastAsia="en-US"/>
            </w:rPr>
          </w:pPr>
          <w:hyperlink w:anchor="_Toc120214737" w:history="1">
            <w:r w:rsidR="00BD17B6" w:rsidRPr="00BC1F0D">
              <w:rPr>
                <w:rStyle w:val="Hyperlink"/>
              </w:rPr>
              <w:t>17.87</w:t>
            </w:r>
            <w:r w:rsidR="00BD17B6">
              <w:rPr>
                <w:rFonts w:asciiTheme="minorHAnsi" w:eastAsiaTheme="minorEastAsia" w:hAnsiTheme="minorHAnsi" w:cstheme="minorBidi"/>
                <w:sz w:val="22"/>
                <w:szCs w:val="22"/>
                <w:lang w:val="en-US" w:eastAsia="en-US"/>
              </w:rPr>
              <w:tab/>
            </w:r>
            <w:r w:rsidR="00BD17B6" w:rsidRPr="00BC1F0D">
              <w:rPr>
                <w:rStyle w:val="Hyperlink"/>
              </w:rPr>
              <w:t>Port Facility Number</w:t>
            </w:r>
            <w:r w:rsidR="00BD17B6">
              <w:rPr>
                <w:webHidden/>
              </w:rPr>
              <w:tab/>
            </w:r>
            <w:r w:rsidR="00BD17B6">
              <w:rPr>
                <w:webHidden/>
              </w:rPr>
              <w:fldChar w:fldCharType="begin"/>
            </w:r>
            <w:r w:rsidR="00BD17B6">
              <w:rPr>
                <w:webHidden/>
              </w:rPr>
              <w:instrText xml:space="preserve"> PAGEREF _Toc120214737 \h </w:instrText>
            </w:r>
            <w:r w:rsidR="00BD17B6">
              <w:rPr>
                <w:webHidden/>
              </w:rPr>
            </w:r>
            <w:r w:rsidR="00BD17B6">
              <w:rPr>
                <w:webHidden/>
              </w:rPr>
              <w:fldChar w:fldCharType="separate"/>
            </w:r>
            <w:r w:rsidR="00591F1B">
              <w:rPr>
                <w:webHidden/>
              </w:rPr>
              <w:t>231</w:t>
            </w:r>
            <w:r w:rsidR="00BD17B6">
              <w:rPr>
                <w:webHidden/>
              </w:rPr>
              <w:fldChar w:fldCharType="end"/>
            </w:r>
          </w:hyperlink>
        </w:p>
        <w:p w14:paraId="2CDF417E" w14:textId="48E698FA" w:rsidR="00BD17B6" w:rsidRDefault="00BA61CD">
          <w:pPr>
            <w:pStyle w:val="TOC2"/>
            <w:rPr>
              <w:rFonts w:asciiTheme="minorHAnsi" w:eastAsiaTheme="minorEastAsia" w:hAnsiTheme="minorHAnsi" w:cstheme="minorBidi"/>
              <w:sz w:val="22"/>
              <w:szCs w:val="22"/>
              <w:lang w:val="en-US" w:eastAsia="en-US"/>
            </w:rPr>
          </w:pPr>
          <w:hyperlink w:anchor="_Toc120214738" w:history="1">
            <w:r w:rsidR="00BD17B6" w:rsidRPr="00BC1F0D">
              <w:rPr>
                <w:rStyle w:val="Hyperlink"/>
              </w:rPr>
              <w:t>17.88</w:t>
            </w:r>
            <w:r w:rsidR="00BD17B6">
              <w:rPr>
                <w:rFonts w:asciiTheme="minorHAnsi" w:eastAsiaTheme="minorEastAsia" w:hAnsiTheme="minorHAnsi" w:cstheme="minorBidi"/>
                <w:sz w:val="22"/>
                <w:szCs w:val="22"/>
                <w:lang w:val="en-US" w:eastAsia="en-US"/>
              </w:rPr>
              <w:tab/>
            </w:r>
            <w:r w:rsidR="00BD17B6" w:rsidRPr="00BC1F0D">
              <w:rPr>
                <w:rStyle w:val="Hyperlink"/>
              </w:rPr>
              <w:t>Postal code</w:t>
            </w:r>
            <w:r w:rsidR="00BD17B6">
              <w:rPr>
                <w:webHidden/>
              </w:rPr>
              <w:tab/>
            </w:r>
            <w:r w:rsidR="00BD17B6">
              <w:rPr>
                <w:webHidden/>
              </w:rPr>
              <w:fldChar w:fldCharType="begin"/>
            </w:r>
            <w:r w:rsidR="00BD17B6">
              <w:rPr>
                <w:webHidden/>
              </w:rPr>
              <w:instrText xml:space="preserve"> PAGEREF _Toc120214738 \h </w:instrText>
            </w:r>
            <w:r w:rsidR="00BD17B6">
              <w:rPr>
                <w:webHidden/>
              </w:rPr>
            </w:r>
            <w:r w:rsidR="00BD17B6">
              <w:rPr>
                <w:webHidden/>
              </w:rPr>
              <w:fldChar w:fldCharType="separate"/>
            </w:r>
            <w:r w:rsidR="00591F1B">
              <w:rPr>
                <w:webHidden/>
              </w:rPr>
              <w:t>231</w:t>
            </w:r>
            <w:r w:rsidR="00BD17B6">
              <w:rPr>
                <w:webHidden/>
              </w:rPr>
              <w:fldChar w:fldCharType="end"/>
            </w:r>
          </w:hyperlink>
        </w:p>
        <w:p w14:paraId="0BE0535F" w14:textId="57E02993" w:rsidR="00BD17B6" w:rsidRDefault="00BA61CD">
          <w:pPr>
            <w:pStyle w:val="TOC2"/>
            <w:rPr>
              <w:rFonts w:asciiTheme="minorHAnsi" w:eastAsiaTheme="minorEastAsia" w:hAnsiTheme="minorHAnsi" w:cstheme="minorBidi"/>
              <w:sz w:val="22"/>
              <w:szCs w:val="22"/>
              <w:lang w:val="en-US" w:eastAsia="en-US"/>
            </w:rPr>
          </w:pPr>
          <w:hyperlink w:anchor="_Toc120214739" w:history="1">
            <w:r w:rsidR="00BD17B6" w:rsidRPr="00BC1F0D">
              <w:rPr>
                <w:rStyle w:val="Hyperlink"/>
              </w:rPr>
              <w:t>17.89</w:t>
            </w:r>
            <w:r w:rsidR="00BD17B6">
              <w:rPr>
                <w:rFonts w:asciiTheme="minorHAnsi" w:eastAsiaTheme="minorEastAsia" w:hAnsiTheme="minorHAnsi" w:cstheme="minorBidi"/>
                <w:sz w:val="22"/>
                <w:szCs w:val="22"/>
                <w:lang w:val="en-US" w:eastAsia="en-US"/>
              </w:rPr>
              <w:tab/>
            </w:r>
            <w:r w:rsidR="00BD17B6" w:rsidRPr="00BC1F0D">
              <w:rPr>
                <w:rStyle w:val="Hyperlink"/>
              </w:rPr>
              <w:t>Product</w:t>
            </w:r>
            <w:r w:rsidR="00BD17B6">
              <w:rPr>
                <w:webHidden/>
              </w:rPr>
              <w:tab/>
            </w:r>
            <w:r w:rsidR="00BD17B6">
              <w:rPr>
                <w:webHidden/>
              </w:rPr>
              <w:fldChar w:fldCharType="begin"/>
            </w:r>
            <w:r w:rsidR="00BD17B6">
              <w:rPr>
                <w:webHidden/>
              </w:rPr>
              <w:instrText xml:space="preserve"> PAGEREF _Toc120214739 \h </w:instrText>
            </w:r>
            <w:r w:rsidR="00BD17B6">
              <w:rPr>
                <w:webHidden/>
              </w:rPr>
            </w:r>
            <w:r w:rsidR="00BD17B6">
              <w:rPr>
                <w:webHidden/>
              </w:rPr>
              <w:fldChar w:fldCharType="separate"/>
            </w:r>
            <w:r w:rsidR="00591F1B">
              <w:rPr>
                <w:webHidden/>
              </w:rPr>
              <w:t>231</w:t>
            </w:r>
            <w:r w:rsidR="00BD17B6">
              <w:rPr>
                <w:webHidden/>
              </w:rPr>
              <w:fldChar w:fldCharType="end"/>
            </w:r>
          </w:hyperlink>
        </w:p>
        <w:p w14:paraId="37EB19C3" w14:textId="38EE6460" w:rsidR="00BD17B6" w:rsidRDefault="00BA61CD">
          <w:pPr>
            <w:pStyle w:val="TOC2"/>
            <w:rPr>
              <w:rFonts w:asciiTheme="minorHAnsi" w:eastAsiaTheme="minorEastAsia" w:hAnsiTheme="minorHAnsi" w:cstheme="minorBidi"/>
              <w:sz w:val="22"/>
              <w:szCs w:val="22"/>
              <w:lang w:val="en-US" w:eastAsia="en-US"/>
            </w:rPr>
          </w:pPr>
          <w:hyperlink w:anchor="_Toc120214740" w:history="1">
            <w:r w:rsidR="00BD17B6" w:rsidRPr="00BC1F0D">
              <w:rPr>
                <w:rStyle w:val="Hyperlink"/>
              </w:rPr>
              <w:t>17.90</w:t>
            </w:r>
            <w:r w:rsidR="00BD17B6">
              <w:rPr>
                <w:rFonts w:asciiTheme="minorHAnsi" w:eastAsiaTheme="minorEastAsia" w:hAnsiTheme="minorHAnsi" w:cstheme="minorBidi"/>
                <w:sz w:val="22"/>
                <w:szCs w:val="22"/>
                <w:lang w:val="en-US" w:eastAsia="en-US"/>
              </w:rPr>
              <w:tab/>
            </w:r>
            <w:r w:rsidR="00BD17B6" w:rsidRPr="00BC1F0D">
              <w:rPr>
                <w:rStyle w:val="Hyperlink"/>
              </w:rPr>
              <w:t>Protocol</w:t>
            </w:r>
            <w:r w:rsidR="00BD17B6">
              <w:rPr>
                <w:webHidden/>
              </w:rPr>
              <w:tab/>
            </w:r>
            <w:r w:rsidR="00BD17B6">
              <w:rPr>
                <w:webHidden/>
              </w:rPr>
              <w:fldChar w:fldCharType="begin"/>
            </w:r>
            <w:r w:rsidR="00BD17B6">
              <w:rPr>
                <w:webHidden/>
              </w:rPr>
              <w:instrText xml:space="preserve"> PAGEREF _Toc120214740 \h </w:instrText>
            </w:r>
            <w:r w:rsidR="00BD17B6">
              <w:rPr>
                <w:webHidden/>
              </w:rPr>
            </w:r>
            <w:r w:rsidR="00BD17B6">
              <w:rPr>
                <w:webHidden/>
              </w:rPr>
              <w:fldChar w:fldCharType="separate"/>
            </w:r>
            <w:r w:rsidR="00591F1B">
              <w:rPr>
                <w:webHidden/>
              </w:rPr>
              <w:t>233</w:t>
            </w:r>
            <w:r w:rsidR="00BD17B6">
              <w:rPr>
                <w:webHidden/>
              </w:rPr>
              <w:fldChar w:fldCharType="end"/>
            </w:r>
          </w:hyperlink>
        </w:p>
        <w:p w14:paraId="514814CC" w14:textId="4ED8A3EF" w:rsidR="00BD17B6" w:rsidRDefault="00BA61CD">
          <w:pPr>
            <w:pStyle w:val="TOC2"/>
            <w:rPr>
              <w:rFonts w:asciiTheme="minorHAnsi" w:eastAsiaTheme="minorEastAsia" w:hAnsiTheme="minorHAnsi" w:cstheme="minorBidi"/>
              <w:sz w:val="22"/>
              <w:szCs w:val="22"/>
              <w:lang w:val="en-US" w:eastAsia="en-US"/>
            </w:rPr>
          </w:pPr>
          <w:hyperlink w:anchor="_Toc120214741" w:history="1">
            <w:r w:rsidR="00BD17B6" w:rsidRPr="00BC1F0D">
              <w:rPr>
                <w:rStyle w:val="Hyperlink"/>
              </w:rPr>
              <w:t>17.91</w:t>
            </w:r>
            <w:r w:rsidR="00BD17B6">
              <w:rPr>
                <w:rFonts w:asciiTheme="minorHAnsi" w:eastAsiaTheme="minorEastAsia" w:hAnsiTheme="minorHAnsi" w:cstheme="minorBidi"/>
                <w:sz w:val="22"/>
                <w:szCs w:val="22"/>
                <w:lang w:val="en-US" w:eastAsia="en-US"/>
              </w:rPr>
              <w:tab/>
            </w:r>
            <w:r w:rsidR="00BD17B6" w:rsidRPr="00BC1F0D">
              <w:rPr>
                <w:rStyle w:val="Hyperlink"/>
              </w:rPr>
              <w:t>Protocol request</w:t>
            </w:r>
            <w:r w:rsidR="00BD17B6">
              <w:rPr>
                <w:webHidden/>
              </w:rPr>
              <w:tab/>
            </w:r>
            <w:r w:rsidR="00BD17B6">
              <w:rPr>
                <w:webHidden/>
              </w:rPr>
              <w:fldChar w:fldCharType="begin"/>
            </w:r>
            <w:r w:rsidR="00BD17B6">
              <w:rPr>
                <w:webHidden/>
              </w:rPr>
              <w:instrText xml:space="preserve"> PAGEREF _Toc120214741 \h </w:instrText>
            </w:r>
            <w:r w:rsidR="00BD17B6">
              <w:rPr>
                <w:webHidden/>
              </w:rPr>
            </w:r>
            <w:r w:rsidR="00BD17B6">
              <w:rPr>
                <w:webHidden/>
              </w:rPr>
              <w:fldChar w:fldCharType="separate"/>
            </w:r>
            <w:r w:rsidR="00591F1B">
              <w:rPr>
                <w:webHidden/>
              </w:rPr>
              <w:t>233</w:t>
            </w:r>
            <w:r w:rsidR="00BD17B6">
              <w:rPr>
                <w:webHidden/>
              </w:rPr>
              <w:fldChar w:fldCharType="end"/>
            </w:r>
          </w:hyperlink>
        </w:p>
        <w:p w14:paraId="5552B079" w14:textId="2D61C732" w:rsidR="00BD17B6" w:rsidRDefault="00BA61CD">
          <w:pPr>
            <w:pStyle w:val="TOC2"/>
            <w:rPr>
              <w:rFonts w:asciiTheme="minorHAnsi" w:eastAsiaTheme="minorEastAsia" w:hAnsiTheme="minorHAnsi" w:cstheme="minorBidi"/>
              <w:sz w:val="22"/>
              <w:szCs w:val="22"/>
              <w:lang w:val="en-US" w:eastAsia="en-US"/>
            </w:rPr>
          </w:pPr>
          <w:hyperlink w:anchor="_Toc120214742" w:history="1">
            <w:r w:rsidR="00BD17B6" w:rsidRPr="00BC1F0D">
              <w:rPr>
                <w:rStyle w:val="Hyperlink"/>
              </w:rPr>
              <w:t>17.92</w:t>
            </w:r>
            <w:r w:rsidR="00BD17B6">
              <w:rPr>
                <w:rFonts w:asciiTheme="minorHAnsi" w:eastAsiaTheme="minorEastAsia" w:hAnsiTheme="minorHAnsi" w:cstheme="minorBidi"/>
                <w:sz w:val="22"/>
                <w:szCs w:val="22"/>
                <w:lang w:val="en-US" w:eastAsia="en-US"/>
              </w:rPr>
              <w:tab/>
            </w:r>
            <w:r w:rsidR="00BD17B6" w:rsidRPr="00BC1F0D">
              <w:rPr>
                <w:rStyle w:val="Hyperlink"/>
              </w:rPr>
              <w:t>Quality of Horizontal Measurement</w:t>
            </w:r>
            <w:r w:rsidR="00BD17B6">
              <w:rPr>
                <w:webHidden/>
              </w:rPr>
              <w:tab/>
            </w:r>
            <w:r w:rsidR="00BD17B6">
              <w:rPr>
                <w:webHidden/>
              </w:rPr>
              <w:fldChar w:fldCharType="begin"/>
            </w:r>
            <w:r w:rsidR="00BD17B6">
              <w:rPr>
                <w:webHidden/>
              </w:rPr>
              <w:instrText xml:space="preserve"> PAGEREF _Toc120214742 \h </w:instrText>
            </w:r>
            <w:r w:rsidR="00BD17B6">
              <w:rPr>
                <w:webHidden/>
              </w:rPr>
            </w:r>
            <w:r w:rsidR="00BD17B6">
              <w:rPr>
                <w:webHidden/>
              </w:rPr>
              <w:fldChar w:fldCharType="separate"/>
            </w:r>
            <w:r w:rsidR="00591F1B">
              <w:rPr>
                <w:webHidden/>
              </w:rPr>
              <w:t>233</w:t>
            </w:r>
            <w:r w:rsidR="00BD17B6">
              <w:rPr>
                <w:webHidden/>
              </w:rPr>
              <w:fldChar w:fldCharType="end"/>
            </w:r>
          </w:hyperlink>
        </w:p>
        <w:p w14:paraId="6048EE0B" w14:textId="3DA1F808" w:rsidR="00BD17B6" w:rsidRDefault="00BA61CD">
          <w:pPr>
            <w:pStyle w:val="TOC2"/>
            <w:rPr>
              <w:rFonts w:asciiTheme="minorHAnsi" w:eastAsiaTheme="minorEastAsia" w:hAnsiTheme="minorHAnsi" w:cstheme="minorBidi"/>
              <w:sz w:val="22"/>
              <w:szCs w:val="22"/>
              <w:lang w:val="en-US" w:eastAsia="en-US"/>
            </w:rPr>
          </w:pPr>
          <w:hyperlink w:anchor="_Toc120214743" w:history="1">
            <w:r w:rsidR="00BD17B6" w:rsidRPr="00BC1F0D">
              <w:rPr>
                <w:rStyle w:val="Hyperlink"/>
              </w:rPr>
              <w:t>17.93</w:t>
            </w:r>
            <w:r w:rsidR="00BD17B6">
              <w:rPr>
                <w:rFonts w:asciiTheme="minorHAnsi" w:eastAsiaTheme="minorEastAsia" w:hAnsiTheme="minorHAnsi" w:cstheme="minorBidi"/>
                <w:sz w:val="22"/>
                <w:szCs w:val="22"/>
                <w:lang w:val="en-US" w:eastAsia="en-US"/>
              </w:rPr>
              <w:tab/>
            </w:r>
            <w:r w:rsidR="00BD17B6" w:rsidRPr="00BC1F0D">
              <w:rPr>
                <w:rStyle w:val="Hyperlink"/>
              </w:rPr>
              <w:t>Ramp Number</w:t>
            </w:r>
            <w:r w:rsidR="00BD17B6">
              <w:rPr>
                <w:webHidden/>
              </w:rPr>
              <w:tab/>
            </w:r>
            <w:r w:rsidR="00BD17B6">
              <w:rPr>
                <w:webHidden/>
              </w:rPr>
              <w:fldChar w:fldCharType="begin"/>
            </w:r>
            <w:r w:rsidR="00BD17B6">
              <w:rPr>
                <w:webHidden/>
              </w:rPr>
              <w:instrText xml:space="preserve"> PAGEREF _Toc120214743 \h </w:instrText>
            </w:r>
            <w:r w:rsidR="00BD17B6">
              <w:rPr>
                <w:webHidden/>
              </w:rPr>
            </w:r>
            <w:r w:rsidR="00BD17B6">
              <w:rPr>
                <w:webHidden/>
              </w:rPr>
              <w:fldChar w:fldCharType="separate"/>
            </w:r>
            <w:r w:rsidR="00591F1B">
              <w:rPr>
                <w:webHidden/>
              </w:rPr>
              <w:t>234</w:t>
            </w:r>
            <w:r w:rsidR="00BD17B6">
              <w:rPr>
                <w:webHidden/>
              </w:rPr>
              <w:fldChar w:fldCharType="end"/>
            </w:r>
          </w:hyperlink>
        </w:p>
        <w:p w14:paraId="68E0FEE6" w14:textId="058BE259" w:rsidR="00BD17B6" w:rsidRDefault="00BA61CD">
          <w:pPr>
            <w:pStyle w:val="TOC2"/>
            <w:rPr>
              <w:rFonts w:asciiTheme="minorHAnsi" w:eastAsiaTheme="minorEastAsia" w:hAnsiTheme="minorHAnsi" w:cstheme="minorBidi"/>
              <w:sz w:val="22"/>
              <w:szCs w:val="22"/>
              <w:lang w:val="en-US" w:eastAsia="en-US"/>
            </w:rPr>
          </w:pPr>
          <w:hyperlink w:anchor="_Toc120214744" w:history="1">
            <w:r w:rsidR="00BD17B6" w:rsidRPr="00BC1F0D">
              <w:rPr>
                <w:rStyle w:val="Hyperlink"/>
              </w:rPr>
              <w:t>17.94</w:t>
            </w:r>
            <w:r w:rsidR="00BD17B6">
              <w:rPr>
                <w:rFonts w:asciiTheme="minorHAnsi" w:eastAsiaTheme="minorEastAsia" w:hAnsiTheme="minorHAnsi" w:cstheme="minorBidi"/>
                <w:sz w:val="22"/>
                <w:szCs w:val="22"/>
                <w:lang w:val="en-US" w:eastAsia="en-US"/>
              </w:rPr>
              <w:tab/>
            </w:r>
            <w:r w:rsidR="00BD17B6" w:rsidRPr="00BC1F0D">
              <w:rPr>
                <w:rStyle w:val="Hyperlink"/>
              </w:rPr>
              <w:t>Repair Service</w:t>
            </w:r>
            <w:r w:rsidR="00BD17B6">
              <w:rPr>
                <w:webHidden/>
              </w:rPr>
              <w:tab/>
            </w:r>
            <w:r w:rsidR="00BD17B6">
              <w:rPr>
                <w:webHidden/>
              </w:rPr>
              <w:fldChar w:fldCharType="begin"/>
            </w:r>
            <w:r w:rsidR="00BD17B6">
              <w:rPr>
                <w:webHidden/>
              </w:rPr>
              <w:instrText xml:space="preserve"> PAGEREF _Toc120214744 \h </w:instrText>
            </w:r>
            <w:r w:rsidR="00BD17B6">
              <w:rPr>
                <w:webHidden/>
              </w:rPr>
            </w:r>
            <w:r w:rsidR="00BD17B6">
              <w:rPr>
                <w:webHidden/>
              </w:rPr>
              <w:fldChar w:fldCharType="separate"/>
            </w:r>
            <w:r w:rsidR="00591F1B">
              <w:rPr>
                <w:webHidden/>
              </w:rPr>
              <w:t>234</w:t>
            </w:r>
            <w:r w:rsidR="00BD17B6">
              <w:rPr>
                <w:webHidden/>
              </w:rPr>
              <w:fldChar w:fldCharType="end"/>
            </w:r>
          </w:hyperlink>
        </w:p>
        <w:p w14:paraId="1A9FB4C5" w14:textId="0E1BBF98" w:rsidR="00BD17B6" w:rsidRDefault="00BA61CD">
          <w:pPr>
            <w:pStyle w:val="TOC2"/>
            <w:rPr>
              <w:rFonts w:asciiTheme="minorHAnsi" w:eastAsiaTheme="minorEastAsia" w:hAnsiTheme="minorHAnsi" w:cstheme="minorBidi"/>
              <w:sz w:val="22"/>
              <w:szCs w:val="22"/>
              <w:lang w:val="en-US" w:eastAsia="en-US"/>
            </w:rPr>
          </w:pPr>
          <w:hyperlink w:anchor="_Toc120214745" w:history="1">
            <w:r w:rsidR="00BD17B6" w:rsidRPr="00BC1F0D">
              <w:rPr>
                <w:rStyle w:val="Hyperlink"/>
              </w:rPr>
              <w:t>17.95</w:t>
            </w:r>
            <w:r w:rsidR="00BD17B6">
              <w:rPr>
                <w:rFonts w:asciiTheme="minorHAnsi" w:eastAsiaTheme="minorEastAsia" w:hAnsiTheme="minorHAnsi" w:cstheme="minorBidi"/>
                <w:sz w:val="22"/>
                <w:szCs w:val="22"/>
                <w:lang w:val="en-US" w:eastAsia="en-US"/>
              </w:rPr>
              <w:tab/>
            </w:r>
            <w:r w:rsidR="00BD17B6" w:rsidRPr="00BC1F0D">
              <w:rPr>
                <w:rStyle w:val="Hyperlink"/>
              </w:rPr>
              <w:t>Reported Date</w:t>
            </w:r>
            <w:r w:rsidR="00BD17B6">
              <w:rPr>
                <w:webHidden/>
              </w:rPr>
              <w:tab/>
            </w:r>
            <w:r w:rsidR="00BD17B6">
              <w:rPr>
                <w:webHidden/>
              </w:rPr>
              <w:fldChar w:fldCharType="begin"/>
            </w:r>
            <w:r w:rsidR="00BD17B6">
              <w:rPr>
                <w:webHidden/>
              </w:rPr>
              <w:instrText xml:space="preserve"> PAGEREF _Toc120214745 \h </w:instrText>
            </w:r>
            <w:r w:rsidR="00BD17B6">
              <w:rPr>
                <w:webHidden/>
              </w:rPr>
            </w:r>
            <w:r w:rsidR="00BD17B6">
              <w:rPr>
                <w:webHidden/>
              </w:rPr>
              <w:fldChar w:fldCharType="separate"/>
            </w:r>
            <w:r w:rsidR="00591F1B">
              <w:rPr>
                <w:webHidden/>
              </w:rPr>
              <w:t>235</w:t>
            </w:r>
            <w:r w:rsidR="00BD17B6">
              <w:rPr>
                <w:webHidden/>
              </w:rPr>
              <w:fldChar w:fldCharType="end"/>
            </w:r>
          </w:hyperlink>
        </w:p>
        <w:p w14:paraId="7BE69CAA" w14:textId="4A40BADD" w:rsidR="00BD17B6" w:rsidRDefault="00BA61CD">
          <w:pPr>
            <w:pStyle w:val="TOC2"/>
            <w:rPr>
              <w:rFonts w:asciiTheme="minorHAnsi" w:eastAsiaTheme="minorEastAsia" w:hAnsiTheme="minorHAnsi" w:cstheme="minorBidi"/>
              <w:sz w:val="22"/>
              <w:szCs w:val="22"/>
              <w:lang w:val="en-US" w:eastAsia="en-US"/>
            </w:rPr>
          </w:pPr>
          <w:hyperlink w:anchor="_Toc120214746" w:history="1">
            <w:r w:rsidR="00BD17B6" w:rsidRPr="00BC1F0D">
              <w:rPr>
                <w:rStyle w:val="Hyperlink"/>
              </w:rPr>
              <w:t>17.96</w:t>
            </w:r>
            <w:r w:rsidR="00BD17B6">
              <w:rPr>
                <w:rFonts w:asciiTheme="minorHAnsi" w:eastAsiaTheme="minorEastAsia" w:hAnsiTheme="minorHAnsi" w:cstheme="minorBidi"/>
                <w:sz w:val="22"/>
                <w:szCs w:val="22"/>
                <w:lang w:val="en-US" w:eastAsia="en-US"/>
              </w:rPr>
              <w:tab/>
            </w:r>
            <w:r w:rsidR="00BD17B6" w:rsidRPr="00BC1F0D">
              <w:rPr>
                <w:rStyle w:val="Hyperlink"/>
              </w:rPr>
              <w:t>SMDG Terminal Code</w:t>
            </w:r>
            <w:r w:rsidR="00BD17B6">
              <w:rPr>
                <w:webHidden/>
              </w:rPr>
              <w:tab/>
            </w:r>
            <w:r w:rsidR="00BD17B6">
              <w:rPr>
                <w:webHidden/>
              </w:rPr>
              <w:fldChar w:fldCharType="begin"/>
            </w:r>
            <w:r w:rsidR="00BD17B6">
              <w:rPr>
                <w:webHidden/>
              </w:rPr>
              <w:instrText xml:space="preserve"> PAGEREF _Toc120214746 \h </w:instrText>
            </w:r>
            <w:r w:rsidR="00BD17B6">
              <w:rPr>
                <w:webHidden/>
              </w:rPr>
            </w:r>
            <w:r w:rsidR="00BD17B6">
              <w:rPr>
                <w:webHidden/>
              </w:rPr>
              <w:fldChar w:fldCharType="separate"/>
            </w:r>
            <w:r w:rsidR="00591F1B">
              <w:rPr>
                <w:webHidden/>
              </w:rPr>
              <w:t>235</w:t>
            </w:r>
            <w:r w:rsidR="00BD17B6">
              <w:rPr>
                <w:webHidden/>
              </w:rPr>
              <w:fldChar w:fldCharType="end"/>
            </w:r>
          </w:hyperlink>
        </w:p>
        <w:p w14:paraId="59152150" w14:textId="2AEC5176" w:rsidR="00BD17B6" w:rsidRDefault="00BA61CD">
          <w:pPr>
            <w:pStyle w:val="TOC2"/>
            <w:rPr>
              <w:rFonts w:asciiTheme="minorHAnsi" w:eastAsiaTheme="minorEastAsia" w:hAnsiTheme="minorHAnsi" w:cstheme="minorBidi"/>
              <w:sz w:val="22"/>
              <w:szCs w:val="22"/>
              <w:lang w:val="en-US" w:eastAsia="en-US"/>
            </w:rPr>
          </w:pPr>
          <w:hyperlink w:anchor="_Toc120214747" w:history="1">
            <w:r w:rsidR="00BD17B6" w:rsidRPr="00BC1F0D">
              <w:rPr>
                <w:rStyle w:val="Hyperlink"/>
              </w:rPr>
              <w:t>17.97</w:t>
            </w:r>
            <w:r w:rsidR="00BD17B6">
              <w:rPr>
                <w:rFonts w:asciiTheme="minorHAnsi" w:eastAsiaTheme="minorEastAsia" w:hAnsiTheme="minorHAnsi" w:cstheme="minorBidi"/>
                <w:sz w:val="22"/>
                <w:szCs w:val="22"/>
                <w:lang w:val="en-US" w:eastAsia="en-US"/>
              </w:rPr>
              <w:tab/>
            </w:r>
            <w:r w:rsidR="00BD17B6" w:rsidRPr="00BC1F0D">
              <w:rPr>
                <w:rStyle w:val="Hyperlink"/>
              </w:rPr>
              <w:t>Scale Minimum</w:t>
            </w:r>
            <w:r w:rsidR="00BD17B6">
              <w:rPr>
                <w:webHidden/>
              </w:rPr>
              <w:tab/>
            </w:r>
            <w:r w:rsidR="00BD17B6">
              <w:rPr>
                <w:webHidden/>
              </w:rPr>
              <w:fldChar w:fldCharType="begin"/>
            </w:r>
            <w:r w:rsidR="00BD17B6">
              <w:rPr>
                <w:webHidden/>
              </w:rPr>
              <w:instrText xml:space="preserve"> PAGEREF _Toc120214747 \h </w:instrText>
            </w:r>
            <w:r w:rsidR="00BD17B6">
              <w:rPr>
                <w:webHidden/>
              </w:rPr>
            </w:r>
            <w:r w:rsidR="00BD17B6">
              <w:rPr>
                <w:webHidden/>
              </w:rPr>
              <w:fldChar w:fldCharType="separate"/>
            </w:r>
            <w:r w:rsidR="00591F1B">
              <w:rPr>
                <w:webHidden/>
              </w:rPr>
              <w:t>236</w:t>
            </w:r>
            <w:r w:rsidR="00BD17B6">
              <w:rPr>
                <w:webHidden/>
              </w:rPr>
              <w:fldChar w:fldCharType="end"/>
            </w:r>
          </w:hyperlink>
        </w:p>
        <w:p w14:paraId="1AABE822" w14:textId="14DF73ED" w:rsidR="00BD17B6" w:rsidRDefault="00BA61CD">
          <w:pPr>
            <w:pStyle w:val="TOC2"/>
            <w:rPr>
              <w:rFonts w:asciiTheme="minorHAnsi" w:eastAsiaTheme="minorEastAsia" w:hAnsiTheme="minorHAnsi" w:cstheme="minorBidi"/>
              <w:sz w:val="22"/>
              <w:szCs w:val="22"/>
              <w:lang w:val="en-US" w:eastAsia="en-US"/>
            </w:rPr>
          </w:pPr>
          <w:hyperlink w:anchor="_Toc120214749" w:history="1">
            <w:r w:rsidR="00BD17B6" w:rsidRPr="00BC1F0D">
              <w:rPr>
                <w:rStyle w:val="Hyperlink"/>
              </w:rPr>
              <w:t>17.98</w:t>
            </w:r>
            <w:r w:rsidR="00BD17B6">
              <w:rPr>
                <w:rFonts w:asciiTheme="minorHAnsi" w:eastAsiaTheme="minorEastAsia" w:hAnsiTheme="minorHAnsi" w:cstheme="minorBidi"/>
                <w:sz w:val="22"/>
                <w:szCs w:val="22"/>
                <w:lang w:val="en-US" w:eastAsia="en-US"/>
              </w:rPr>
              <w:tab/>
            </w:r>
            <w:r w:rsidR="00BD17B6" w:rsidRPr="00BC1F0D">
              <w:rPr>
                <w:rStyle w:val="Hyperlink"/>
              </w:rPr>
              <w:t>Sector Bearing</w:t>
            </w:r>
            <w:r w:rsidR="00BD17B6">
              <w:rPr>
                <w:webHidden/>
              </w:rPr>
              <w:tab/>
            </w:r>
            <w:r w:rsidR="00BD17B6">
              <w:rPr>
                <w:webHidden/>
              </w:rPr>
              <w:fldChar w:fldCharType="begin"/>
            </w:r>
            <w:r w:rsidR="00BD17B6">
              <w:rPr>
                <w:webHidden/>
              </w:rPr>
              <w:instrText xml:space="preserve"> PAGEREF _Toc120214749 \h </w:instrText>
            </w:r>
            <w:r w:rsidR="00BD17B6">
              <w:rPr>
                <w:webHidden/>
              </w:rPr>
            </w:r>
            <w:r w:rsidR="00BD17B6">
              <w:rPr>
                <w:webHidden/>
              </w:rPr>
              <w:fldChar w:fldCharType="separate"/>
            </w:r>
            <w:r w:rsidR="00591F1B">
              <w:rPr>
                <w:webHidden/>
              </w:rPr>
              <w:t>236</w:t>
            </w:r>
            <w:r w:rsidR="00BD17B6">
              <w:rPr>
                <w:webHidden/>
              </w:rPr>
              <w:fldChar w:fldCharType="end"/>
            </w:r>
          </w:hyperlink>
        </w:p>
        <w:p w14:paraId="4FF533AC" w14:textId="4B124B9E" w:rsidR="00BD17B6" w:rsidRDefault="00BA61CD">
          <w:pPr>
            <w:pStyle w:val="TOC2"/>
            <w:rPr>
              <w:rFonts w:asciiTheme="minorHAnsi" w:eastAsiaTheme="minorEastAsia" w:hAnsiTheme="minorHAnsi" w:cstheme="minorBidi"/>
              <w:sz w:val="22"/>
              <w:szCs w:val="22"/>
              <w:lang w:val="en-US" w:eastAsia="en-US"/>
            </w:rPr>
          </w:pPr>
          <w:hyperlink w:anchor="_Toc120214750" w:history="1">
            <w:r w:rsidR="00BD17B6" w:rsidRPr="00BC1F0D">
              <w:rPr>
                <w:rStyle w:val="Hyperlink"/>
              </w:rPr>
              <w:t>17.99</w:t>
            </w:r>
            <w:r w:rsidR="00BD17B6">
              <w:rPr>
                <w:rFonts w:asciiTheme="minorHAnsi" w:eastAsiaTheme="minorEastAsia" w:hAnsiTheme="minorHAnsi" w:cstheme="minorBidi"/>
                <w:sz w:val="22"/>
                <w:szCs w:val="22"/>
                <w:lang w:val="en-US" w:eastAsia="en-US"/>
              </w:rPr>
              <w:tab/>
            </w:r>
            <w:r w:rsidR="00BD17B6" w:rsidRPr="00BC1F0D">
              <w:rPr>
                <w:rStyle w:val="Hyperlink"/>
              </w:rPr>
              <w:t>Ship Sanitation Control</w:t>
            </w:r>
            <w:r w:rsidR="00BD17B6">
              <w:rPr>
                <w:webHidden/>
              </w:rPr>
              <w:tab/>
            </w:r>
            <w:r w:rsidR="00BD17B6">
              <w:rPr>
                <w:webHidden/>
              </w:rPr>
              <w:fldChar w:fldCharType="begin"/>
            </w:r>
            <w:r w:rsidR="00BD17B6">
              <w:rPr>
                <w:webHidden/>
              </w:rPr>
              <w:instrText xml:space="preserve"> PAGEREF _Toc120214750 \h </w:instrText>
            </w:r>
            <w:r w:rsidR="00BD17B6">
              <w:rPr>
                <w:webHidden/>
              </w:rPr>
            </w:r>
            <w:r w:rsidR="00BD17B6">
              <w:rPr>
                <w:webHidden/>
              </w:rPr>
              <w:fldChar w:fldCharType="separate"/>
            </w:r>
            <w:r w:rsidR="00591F1B">
              <w:rPr>
                <w:webHidden/>
              </w:rPr>
              <w:t>237</w:t>
            </w:r>
            <w:r w:rsidR="00BD17B6">
              <w:rPr>
                <w:webHidden/>
              </w:rPr>
              <w:fldChar w:fldCharType="end"/>
            </w:r>
          </w:hyperlink>
        </w:p>
        <w:p w14:paraId="0CCC26BA" w14:textId="4D79A8CD" w:rsidR="00BD17B6" w:rsidRDefault="00BA61CD">
          <w:pPr>
            <w:pStyle w:val="TOC2"/>
            <w:rPr>
              <w:rFonts w:asciiTheme="minorHAnsi" w:eastAsiaTheme="minorEastAsia" w:hAnsiTheme="minorHAnsi" w:cstheme="minorBidi"/>
              <w:sz w:val="22"/>
              <w:szCs w:val="22"/>
              <w:lang w:val="en-US" w:eastAsia="en-US"/>
            </w:rPr>
          </w:pPr>
          <w:hyperlink w:anchor="_Toc120214751" w:history="1">
            <w:r w:rsidR="00BD17B6" w:rsidRPr="00BC1F0D">
              <w:rPr>
                <w:rStyle w:val="Hyperlink"/>
              </w:rPr>
              <w:t>17.100</w:t>
            </w:r>
            <w:r w:rsidR="00BD17B6">
              <w:rPr>
                <w:rFonts w:asciiTheme="minorHAnsi" w:eastAsiaTheme="minorEastAsia" w:hAnsiTheme="minorHAnsi" w:cstheme="minorBidi"/>
                <w:sz w:val="22"/>
                <w:szCs w:val="22"/>
                <w:lang w:val="en-US" w:eastAsia="en-US"/>
              </w:rPr>
              <w:tab/>
            </w:r>
            <w:r w:rsidR="00BD17B6" w:rsidRPr="00BC1F0D">
              <w:rPr>
                <w:rStyle w:val="Hyperlink"/>
              </w:rPr>
              <w:t>Signal Frequency</w:t>
            </w:r>
            <w:r w:rsidR="00BD17B6">
              <w:rPr>
                <w:webHidden/>
              </w:rPr>
              <w:tab/>
            </w:r>
            <w:r w:rsidR="00BD17B6">
              <w:rPr>
                <w:webHidden/>
              </w:rPr>
              <w:fldChar w:fldCharType="begin"/>
            </w:r>
            <w:r w:rsidR="00BD17B6">
              <w:rPr>
                <w:webHidden/>
              </w:rPr>
              <w:instrText xml:space="preserve"> PAGEREF _Toc120214751 \h </w:instrText>
            </w:r>
            <w:r w:rsidR="00BD17B6">
              <w:rPr>
                <w:webHidden/>
              </w:rPr>
            </w:r>
            <w:r w:rsidR="00BD17B6">
              <w:rPr>
                <w:webHidden/>
              </w:rPr>
              <w:fldChar w:fldCharType="separate"/>
            </w:r>
            <w:r w:rsidR="00591F1B">
              <w:rPr>
                <w:webHidden/>
              </w:rPr>
              <w:t>237</w:t>
            </w:r>
            <w:r w:rsidR="00BD17B6">
              <w:rPr>
                <w:webHidden/>
              </w:rPr>
              <w:fldChar w:fldCharType="end"/>
            </w:r>
          </w:hyperlink>
        </w:p>
        <w:p w14:paraId="0EF66DDD" w14:textId="723C3D2B" w:rsidR="00BD17B6" w:rsidRDefault="00BA61CD">
          <w:pPr>
            <w:pStyle w:val="TOC2"/>
            <w:rPr>
              <w:rFonts w:asciiTheme="minorHAnsi" w:eastAsiaTheme="minorEastAsia" w:hAnsiTheme="minorHAnsi" w:cstheme="minorBidi"/>
              <w:sz w:val="22"/>
              <w:szCs w:val="22"/>
              <w:lang w:val="en-US" w:eastAsia="en-US"/>
            </w:rPr>
          </w:pPr>
          <w:hyperlink w:anchor="_Toc120214752" w:history="1">
            <w:r w:rsidR="00BD17B6" w:rsidRPr="00BC1F0D">
              <w:rPr>
                <w:rStyle w:val="Hyperlink"/>
              </w:rPr>
              <w:t>17.101</w:t>
            </w:r>
            <w:r w:rsidR="00BD17B6">
              <w:rPr>
                <w:rFonts w:asciiTheme="minorHAnsi" w:eastAsiaTheme="minorEastAsia" w:hAnsiTheme="minorHAnsi" w:cstheme="minorBidi"/>
                <w:sz w:val="22"/>
                <w:szCs w:val="22"/>
                <w:lang w:val="en-US" w:eastAsia="en-US"/>
              </w:rPr>
              <w:tab/>
            </w:r>
            <w:r w:rsidR="00BD17B6" w:rsidRPr="00BC1F0D">
              <w:rPr>
                <w:rStyle w:val="Hyperlink"/>
              </w:rPr>
              <w:t>Sill Depth</w:t>
            </w:r>
            <w:r w:rsidR="00BD17B6">
              <w:rPr>
                <w:webHidden/>
              </w:rPr>
              <w:tab/>
            </w:r>
            <w:r w:rsidR="00BD17B6">
              <w:rPr>
                <w:webHidden/>
              </w:rPr>
              <w:fldChar w:fldCharType="begin"/>
            </w:r>
            <w:r w:rsidR="00BD17B6">
              <w:rPr>
                <w:webHidden/>
              </w:rPr>
              <w:instrText xml:space="preserve"> PAGEREF _Toc120214752 \h </w:instrText>
            </w:r>
            <w:r w:rsidR="00BD17B6">
              <w:rPr>
                <w:webHidden/>
              </w:rPr>
            </w:r>
            <w:r w:rsidR="00BD17B6">
              <w:rPr>
                <w:webHidden/>
              </w:rPr>
              <w:fldChar w:fldCharType="separate"/>
            </w:r>
            <w:r w:rsidR="00591F1B">
              <w:rPr>
                <w:webHidden/>
              </w:rPr>
              <w:t>237</w:t>
            </w:r>
            <w:r w:rsidR="00BD17B6">
              <w:rPr>
                <w:webHidden/>
              </w:rPr>
              <w:fldChar w:fldCharType="end"/>
            </w:r>
          </w:hyperlink>
        </w:p>
        <w:p w14:paraId="1EE164EB" w14:textId="7E29E6EC" w:rsidR="00BD17B6" w:rsidRDefault="00BA61CD">
          <w:pPr>
            <w:pStyle w:val="TOC2"/>
            <w:rPr>
              <w:rFonts w:asciiTheme="minorHAnsi" w:eastAsiaTheme="minorEastAsia" w:hAnsiTheme="minorHAnsi" w:cstheme="minorBidi"/>
              <w:sz w:val="22"/>
              <w:szCs w:val="22"/>
              <w:lang w:val="en-US" w:eastAsia="en-US"/>
            </w:rPr>
          </w:pPr>
          <w:hyperlink w:anchor="_Toc120214753" w:history="1">
            <w:r w:rsidR="00BD17B6" w:rsidRPr="00BC1F0D">
              <w:rPr>
                <w:rStyle w:val="Hyperlink"/>
              </w:rPr>
              <w:t>17.102</w:t>
            </w:r>
            <w:r w:rsidR="00BD17B6">
              <w:rPr>
                <w:rFonts w:asciiTheme="minorHAnsi" w:eastAsiaTheme="minorEastAsia" w:hAnsiTheme="minorHAnsi" w:cstheme="minorBidi"/>
                <w:sz w:val="22"/>
                <w:szCs w:val="22"/>
                <w:lang w:val="en-US" w:eastAsia="en-US"/>
              </w:rPr>
              <w:tab/>
            </w:r>
            <w:r w:rsidR="00BD17B6" w:rsidRPr="00BC1F0D">
              <w:rPr>
                <w:rStyle w:val="Hyperlink"/>
              </w:rPr>
              <w:t>Source</w:t>
            </w:r>
            <w:r w:rsidR="00BD17B6">
              <w:rPr>
                <w:webHidden/>
              </w:rPr>
              <w:tab/>
            </w:r>
            <w:r w:rsidR="00BD17B6">
              <w:rPr>
                <w:webHidden/>
              </w:rPr>
              <w:fldChar w:fldCharType="begin"/>
            </w:r>
            <w:r w:rsidR="00BD17B6">
              <w:rPr>
                <w:webHidden/>
              </w:rPr>
              <w:instrText xml:space="preserve"> PAGEREF _Toc120214753 \h </w:instrText>
            </w:r>
            <w:r w:rsidR="00BD17B6">
              <w:rPr>
                <w:webHidden/>
              </w:rPr>
            </w:r>
            <w:r w:rsidR="00BD17B6">
              <w:rPr>
                <w:webHidden/>
              </w:rPr>
              <w:fldChar w:fldCharType="separate"/>
            </w:r>
            <w:r w:rsidR="00591F1B">
              <w:rPr>
                <w:webHidden/>
              </w:rPr>
              <w:t>237</w:t>
            </w:r>
            <w:r w:rsidR="00BD17B6">
              <w:rPr>
                <w:webHidden/>
              </w:rPr>
              <w:fldChar w:fldCharType="end"/>
            </w:r>
          </w:hyperlink>
        </w:p>
        <w:p w14:paraId="47E95699" w14:textId="3DC0707D" w:rsidR="00BD17B6" w:rsidRDefault="00BA61CD">
          <w:pPr>
            <w:pStyle w:val="TOC2"/>
            <w:rPr>
              <w:rFonts w:asciiTheme="minorHAnsi" w:eastAsiaTheme="minorEastAsia" w:hAnsiTheme="minorHAnsi" w:cstheme="minorBidi"/>
              <w:sz w:val="22"/>
              <w:szCs w:val="22"/>
              <w:lang w:val="en-US" w:eastAsia="en-US"/>
            </w:rPr>
          </w:pPr>
          <w:hyperlink w:anchor="_Toc120214754" w:history="1">
            <w:r w:rsidR="00BD17B6" w:rsidRPr="00BC1F0D">
              <w:rPr>
                <w:rStyle w:val="Hyperlink"/>
              </w:rPr>
              <w:t>17.103</w:t>
            </w:r>
            <w:r w:rsidR="00BD17B6">
              <w:rPr>
                <w:rFonts w:asciiTheme="minorHAnsi" w:eastAsiaTheme="minorEastAsia" w:hAnsiTheme="minorHAnsi" w:cstheme="minorBidi"/>
                <w:sz w:val="22"/>
                <w:szCs w:val="22"/>
                <w:lang w:val="en-US" w:eastAsia="en-US"/>
              </w:rPr>
              <w:tab/>
            </w:r>
            <w:r w:rsidR="00BD17B6" w:rsidRPr="00BC1F0D">
              <w:rPr>
                <w:rStyle w:val="Hyperlink"/>
              </w:rPr>
              <w:t>Source Date</w:t>
            </w:r>
            <w:r w:rsidR="00BD17B6">
              <w:rPr>
                <w:webHidden/>
              </w:rPr>
              <w:tab/>
            </w:r>
            <w:r w:rsidR="00BD17B6">
              <w:rPr>
                <w:webHidden/>
              </w:rPr>
              <w:fldChar w:fldCharType="begin"/>
            </w:r>
            <w:r w:rsidR="00BD17B6">
              <w:rPr>
                <w:webHidden/>
              </w:rPr>
              <w:instrText xml:space="preserve"> PAGEREF _Toc120214754 \h </w:instrText>
            </w:r>
            <w:r w:rsidR="00BD17B6">
              <w:rPr>
                <w:webHidden/>
              </w:rPr>
            </w:r>
            <w:r w:rsidR="00BD17B6">
              <w:rPr>
                <w:webHidden/>
              </w:rPr>
              <w:fldChar w:fldCharType="separate"/>
            </w:r>
            <w:r w:rsidR="00591F1B">
              <w:rPr>
                <w:webHidden/>
              </w:rPr>
              <w:t>238</w:t>
            </w:r>
            <w:r w:rsidR="00BD17B6">
              <w:rPr>
                <w:webHidden/>
              </w:rPr>
              <w:fldChar w:fldCharType="end"/>
            </w:r>
          </w:hyperlink>
        </w:p>
        <w:p w14:paraId="5DAC1382" w14:textId="44501B9A" w:rsidR="00BD17B6" w:rsidRDefault="00BA61CD">
          <w:pPr>
            <w:pStyle w:val="TOC2"/>
            <w:rPr>
              <w:rFonts w:asciiTheme="minorHAnsi" w:eastAsiaTheme="minorEastAsia" w:hAnsiTheme="minorHAnsi" w:cstheme="minorBidi"/>
              <w:sz w:val="22"/>
              <w:szCs w:val="22"/>
              <w:lang w:val="en-US" w:eastAsia="en-US"/>
            </w:rPr>
          </w:pPr>
          <w:hyperlink w:anchor="_Toc120214755" w:history="1">
            <w:r w:rsidR="00BD17B6" w:rsidRPr="00BC1F0D">
              <w:rPr>
                <w:rStyle w:val="Hyperlink"/>
              </w:rPr>
              <w:t>17.104</w:t>
            </w:r>
            <w:r w:rsidR="00BD17B6">
              <w:rPr>
                <w:rFonts w:asciiTheme="minorHAnsi" w:eastAsiaTheme="minorEastAsia" w:hAnsiTheme="minorHAnsi" w:cstheme="minorBidi"/>
                <w:sz w:val="22"/>
                <w:szCs w:val="22"/>
                <w:lang w:val="en-US" w:eastAsia="en-US"/>
              </w:rPr>
              <w:tab/>
            </w:r>
            <w:r w:rsidR="00BD17B6" w:rsidRPr="00BC1F0D">
              <w:rPr>
                <w:rStyle w:val="Hyperlink"/>
              </w:rPr>
              <w:t>Source Type</w:t>
            </w:r>
            <w:r w:rsidR="00BD17B6">
              <w:rPr>
                <w:webHidden/>
              </w:rPr>
              <w:tab/>
            </w:r>
            <w:r w:rsidR="00BD17B6">
              <w:rPr>
                <w:webHidden/>
              </w:rPr>
              <w:fldChar w:fldCharType="begin"/>
            </w:r>
            <w:r w:rsidR="00BD17B6">
              <w:rPr>
                <w:webHidden/>
              </w:rPr>
              <w:instrText xml:space="preserve"> PAGEREF _Toc120214755 \h </w:instrText>
            </w:r>
            <w:r w:rsidR="00BD17B6">
              <w:rPr>
                <w:webHidden/>
              </w:rPr>
            </w:r>
            <w:r w:rsidR="00BD17B6">
              <w:rPr>
                <w:webHidden/>
              </w:rPr>
              <w:fldChar w:fldCharType="separate"/>
            </w:r>
            <w:r w:rsidR="00591F1B">
              <w:rPr>
                <w:webHidden/>
              </w:rPr>
              <w:t>238</w:t>
            </w:r>
            <w:r w:rsidR="00BD17B6">
              <w:rPr>
                <w:webHidden/>
              </w:rPr>
              <w:fldChar w:fldCharType="end"/>
            </w:r>
          </w:hyperlink>
        </w:p>
        <w:p w14:paraId="2D753998" w14:textId="3A708337" w:rsidR="00BD17B6" w:rsidRDefault="00BA61CD">
          <w:pPr>
            <w:pStyle w:val="TOC2"/>
            <w:rPr>
              <w:rFonts w:asciiTheme="minorHAnsi" w:eastAsiaTheme="minorEastAsia" w:hAnsiTheme="minorHAnsi" w:cstheme="minorBidi"/>
              <w:sz w:val="22"/>
              <w:szCs w:val="22"/>
              <w:lang w:val="en-US" w:eastAsia="en-US"/>
            </w:rPr>
          </w:pPr>
          <w:hyperlink w:anchor="_Toc120214756" w:history="1">
            <w:r w:rsidR="00BD17B6" w:rsidRPr="00BC1F0D">
              <w:rPr>
                <w:rStyle w:val="Hyperlink"/>
              </w:rPr>
              <w:t>17.105</w:t>
            </w:r>
            <w:r w:rsidR="00BD17B6">
              <w:rPr>
                <w:rFonts w:asciiTheme="minorHAnsi" w:eastAsiaTheme="minorEastAsia" w:hAnsiTheme="minorHAnsi" w:cstheme="minorBidi"/>
                <w:sz w:val="22"/>
                <w:szCs w:val="22"/>
                <w:lang w:val="en-US" w:eastAsia="en-US"/>
              </w:rPr>
              <w:tab/>
            </w:r>
            <w:r w:rsidR="00BD17B6" w:rsidRPr="00BC1F0D">
              <w:rPr>
                <w:rStyle w:val="Hyperlink"/>
              </w:rPr>
              <w:t>Supply Service</w:t>
            </w:r>
            <w:r w:rsidR="00BD17B6">
              <w:rPr>
                <w:webHidden/>
              </w:rPr>
              <w:tab/>
            </w:r>
            <w:r w:rsidR="00BD17B6">
              <w:rPr>
                <w:webHidden/>
              </w:rPr>
              <w:fldChar w:fldCharType="begin"/>
            </w:r>
            <w:r w:rsidR="00BD17B6">
              <w:rPr>
                <w:webHidden/>
              </w:rPr>
              <w:instrText xml:space="preserve"> PAGEREF _Toc120214756 \h </w:instrText>
            </w:r>
            <w:r w:rsidR="00BD17B6">
              <w:rPr>
                <w:webHidden/>
              </w:rPr>
            </w:r>
            <w:r w:rsidR="00BD17B6">
              <w:rPr>
                <w:webHidden/>
              </w:rPr>
              <w:fldChar w:fldCharType="separate"/>
            </w:r>
            <w:r w:rsidR="00591F1B">
              <w:rPr>
                <w:webHidden/>
              </w:rPr>
              <w:t>239</w:t>
            </w:r>
            <w:r w:rsidR="00BD17B6">
              <w:rPr>
                <w:webHidden/>
              </w:rPr>
              <w:fldChar w:fldCharType="end"/>
            </w:r>
          </w:hyperlink>
        </w:p>
        <w:p w14:paraId="052F4E1F" w14:textId="424DAB79" w:rsidR="00BD17B6" w:rsidRDefault="00BA61CD">
          <w:pPr>
            <w:pStyle w:val="TOC2"/>
            <w:rPr>
              <w:rFonts w:asciiTheme="minorHAnsi" w:eastAsiaTheme="minorEastAsia" w:hAnsiTheme="minorHAnsi" w:cstheme="minorBidi"/>
              <w:sz w:val="22"/>
              <w:szCs w:val="22"/>
              <w:lang w:val="en-US" w:eastAsia="en-US"/>
            </w:rPr>
          </w:pPr>
          <w:hyperlink w:anchor="_Toc120214757" w:history="1">
            <w:r w:rsidR="00BD17B6" w:rsidRPr="00BC1F0D">
              <w:rPr>
                <w:rStyle w:val="Hyperlink"/>
              </w:rPr>
              <w:t>17.106</w:t>
            </w:r>
            <w:r w:rsidR="00BD17B6">
              <w:rPr>
                <w:rFonts w:asciiTheme="minorHAnsi" w:eastAsiaTheme="minorEastAsia" w:hAnsiTheme="minorHAnsi" w:cstheme="minorBidi"/>
                <w:sz w:val="22"/>
                <w:szCs w:val="22"/>
                <w:lang w:val="en-US" w:eastAsia="en-US"/>
              </w:rPr>
              <w:tab/>
            </w:r>
            <w:r w:rsidR="00BD17B6" w:rsidRPr="00BC1F0D">
              <w:rPr>
                <w:rStyle w:val="Hyperlink"/>
              </w:rPr>
              <w:t>Technical Port Service</w:t>
            </w:r>
            <w:r w:rsidR="00BD17B6">
              <w:rPr>
                <w:webHidden/>
              </w:rPr>
              <w:tab/>
            </w:r>
            <w:r w:rsidR="00BD17B6">
              <w:rPr>
                <w:webHidden/>
              </w:rPr>
              <w:fldChar w:fldCharType="begin"/>
            </w:r>
            <w:r w:rsidR="00BD17B6">
              <w:rPr>
                <w:webHidden/>
              </w:rPr>
              <w:instrText xml:space="preserve"> PAGEREF _Toc120214757 \h </w:instrText>
            </w:r>
            <w:r w:rsidR="00BD17B6">
              <w:rPr>
                <w:webHidden/>
              </w:rPr>
            </w:r>
            <w:r w:rsidR="00BD17B6">
              <w:rPr>
                <w:webHidden/>
              </w:rPr>
              <w:fldChar w:fldCharType="separate"/>
            </w:r>
            <w:r w:rsidR="00591F1B">
              <w:rPr>
                <w:webHidden/>
              </w:rPr>
              <w:t>239</w:t>
            </w:r>
            <w:r w:rsidR="00BD17B6">
              <w:rPr>
                <w:webHidden/>
              </w:rPr>
              <w:fldChar w:fldCharType="end"/>
            </w:r>
          </w:hyperlink>
        </w:p>
        <w:p w14:paraId="02D49CD5" w14:textId="0750D3A9" w:rsidR="00BD17B6" w:rsidRDefault="00BA61CD">
          <w:pPr>
            <w:pStyle w:val="TOC2"/>
            <w:rPr>
              <w:rFonts w:asciiTheme="minorHAnsi" w:eastAsiaTheme="minorEastAsia" w:hAnsiTheme="minorHAnsi" w:cstheme="minorBidi"/>
              <w:sz w:val="22"/>
              <w:szCs w:val="22"/>
              <w:lang w:val="en-US" w:eastAsia="en-US"/>
            </w:rPr>
          </w:pPr>
          <w:hyperlink w:anchor="_Toc120214758" w:history="1">
            <w:r w:rsidR="00BD17B6" w:rsidRPr="00BC1F0D">
              <w:rPr>
                <w:rStyle w:val="Hyperlink"/>
              </w:rPr>
              <w:t>17.107</w:t>
            </w:r>
            <w:r w:rsidR="00BD17B6">
              <w:rPr>
                <w:rFonts w:asciiTheme="minorHAnsi" w:eastAsiaTheme="minorEastAsia" w:hAnsiTheme="minorHAnsi" w:cstheme="minorBidi"/>
                <w:sz w:val="22"/>
                <w:szCs w:val="22"/>
                <w:lang w:val="en-US" w:eastAsia="en-US"/>
              </w:rPr>
              <w:tab/>
            </w:r>
            <w:r w:rsidR="00BD17B6" w:rsidRPr="00BC1F0D">
              <w:rPr>
                <w:rStyle w:val="Hyperlink"/>
              </w:rPr>
              <w:t>Telecommunication Carrier</w:t>
            </w:r>
            <w:r w:rsidR="00BD17B6">
              <w:rPr>
                <w:webHidden/>
              </w:rPr>
              <w:tab/>
            </w:r>
            <w:r w:rsidR="00BD17B6">
              <w:rPr>
                <w:webHidden/>
              </w:rPr>
              <w:fldChar w:fldCharType="begin"/>
            </w:r>
            <w:r w:rsidR="00BD17B6">
              <w:rPr>
                <w:webHidden/>
              </w:rPr>
              <w:instrText xml:space="preserve"> PAGEREF _Toc120214758 \h </w:instrText>
            </w:r>
            <w:r w:rsidR="00BD17B6">
              <w:rPr>
                <w:webHidden/>
              </w:rPr>
            </w:r>
            <w:r w:rsidR="00BD17B6">
              <w:rPr>
                <w:webHidden/>
              </w:rPr>
              <w:fldChar w:fldCharType="separate"/>
            </w:r>
            <w:r w:rsidR="00591F1B">
              <w:rPr>
                <w:webHidden/>
              </w:rPr>
              <w:t>240</w:t>
            </w:r>
            <w:r w:rsidR="00BD17B6">
              <w:rPr>
                <w:webHidden/>
              </w:rPr>
              <w:fldChar w:fldCharType="end"/>
            </w:r>
          </w:hyperlink>
        </w:p>
        <w:p w14:paraId="3191593E" w14:textId="72FCC2BE" w:rsidR="00BD17B6" w:rsidRDefault="00BA61CD">
          <w:pPr>
            <w:pStyle w:val="TOC2"/>
            <w:rPr>
              <w:rFonts w:asciiTheme="minorHAnsi" w:eastAsiaTheme="minorEastAsia" w:hAnsiTheme="minorHAnsi" w:cstheme="minorBidi"/>
              <w:sz w:val="22"/>
              <w:szCs w:val="22"/>
              <w:lang w:val="en-US" w:eastAsia="en-US"/>
            </w:rPr>
          </w:pPr>
          <w:hyperlink w:anchor="_Toc120214759" w:history="1">
            <w:r w:rsidR="00BD17B6" w:rsidRPr="00BC1F0D">
              <w:rPr>
                <w:rStyle w:val="Hyperlink"/>
              </w:rPr>
              <w:t>17.108</w:t>
            </w:r>
            <w:r w:rsidR="00BD17B6">
              <w:rPr>
                <w:rFonts w:asciiTheme="minorHAnsi" w:eastAsiaTheme="minorEastAsia" w:hAnsiTheme="minorHAnsi" w:cstheme="minorBidi"/>
                <w:sz w:val="22"/>
                <w:szCs w:val="22"/>
                <w:lang w:val="en-US" w:eastAsia="en-US"/>
              </w:rPr>
              <w:tab/>
            </w:r>
            <w:r w:rsidR="00BD17B6" w:rsidRPr="00BC1F0D">
              <w:rPr>
                <w:rStyle w:val="Hyperlink"/>
              </w:rPr>
              <w:t>Telecommunication Identifier</w:t>
            </w:r>
            <w:r w:rsidR="00BD17B6">
              <w:rPr>
                <w:webHidden/>
              </w:rPr>
              <w:tab/>
            </w:r>
            <w:r w:rsidR="00BD17B6">
              <w:rPr>
                <w:webHidden/>
              </w:rPr>
              <w:fldChar w:fldCharType="begin"/>
            </w:r>
            <w:r w:rsidR="00BD17B6">
              <w:rPr>
                <w:webHidden/>
              </w:rPr>
              <w:instrText xml:space="preserve"> PAGEREF _Toc120214759 \h </w:instrText>
            </w:r>
            <w:r w:rsidR="00BD17B6">
              <w:rPr>
                <w:webHidden/>
              </w:rPr>
            </w:r>
            <w:r w:rsidR="00BD17B6">
              <w:rPr>
                <w:webHidden/>
              </w:rPr>
              <w:fldChar w:fldCharType="separate"/>
            </w:r>
            <w:r w:rsidR="00591F1B">
              <w:rPr>
                <w:webHidden/>
              </w:rPr>
              <w:t>240</w:t>
            </w:r>
            <w:r w:rsidR="00BD17B6">
              <w:rPr>
                <w:webHidden/>
              </w:rPr>
              <w:fldChar w:fldCharType="end"/>
            </w:r>
          </w:hyperlink>
        </w:p>
        <w:p w14:paraId="30196C67" w14:textId="41DC347A" w:rsidR="00BD17B6" w:rsidRDefault="00BA61CD">
          <w:pPr>
            <w:pStyle w:val="TOC2"/>
            <w:rPr>
              <w:rFonts w:asciiTheme="minorHAnsi" w:eastAsiaTheme="minorEastAsia" w:hAnsiTheme="minorHAnsi" w:cstheme="minorBidi"/>
              <w:sz w:val="22"/>
              <w:szCs w:val="22"/>
              <w:lang w:val="en-US" w:eastAsia="en-US"/>
            </w:rPr>
          </w:pPr>
          <w:hyperlink w:anchor="_Toc120214767" w:history="1">
            <w:r w:rsidR="00BD17B6" w:rsidRPr="00BC1F0D">
              <w:rPr>
                <w:rStyle w:val="Hyperlink"/>
              </w:rPr>
              <w:t>17.109</w:t>
            </w:r>
            <w:r w:rsidR="00BD17B6">
              <w:rPr>
                <w:rFonts w:asciiTheme="minorHAnsi" w:eastAsiaTheme="minorEastAsia" w:hAnsiTheme="minorHAnsi" w:cstheme="minorBidi"/>
                <w:sz w:val="22"/>
                <w:szCs w:val="22"/>
                <w:lang w:val="en-US" w:eastAsia="en-US"/>
              </w:rPr>
              <w:tab/>
            </w:r>
            <w:r w:rsidR="00BD17B6" w:rsidRPr="00BC1F0D">
              <w:rPr>
                <w:rStyle w:val="Hyperlink"/>
              </w:rPr>
              <w:t>Telecommunication Service</w:t>
            </w:r>
            <w:r w:rsidR="00BD17B6">
              <w:rPr>
                <w:webHidden/>
              </w:rPr>
              <w:tab/>
            </w:r>
            <w:r w:rsidR="00BD17B6">
              <w:rPr>
                <w:webHidden/>
              </w:rPr>
              <w:fldChar w:fldCharType="begin"/>
            </w:r>
            <w:r w:rsidR="00BD17B6">
              <w:rPr>
                <w:webHidden/>
              </w:rPr>
              <w:instrText xml:space="preserve"> PAGEREF _Toc120214767 \h </w:instrText>
            </w:r>
            <w:r w:rsidR="00BD17B6">
              <w:rPr>
                <w:webHidden/>
              </w:rPr>
            </w:r>
            <w:r w:rsidR="00BD17B6">
              <w:rPr>
                <w:webHidden/>
              </w:rPr>
              <w:fldChar w:fldCharType="separate"/>
            </w:r>
            <w:r w:rsidR="00591F1B">
              <w:rPr>
                <w:webHidden/>
              </w:rPr>
              <w:t>240</w:t>
            </w:r>
            <w:r w:rsidR="00BD17B6">
              <w:rPr>
                <w:webHidden/>
              </w:rPr>
              <w:fldChar w:fldCharType="end"/>
            </w:r>
          </w:hyperlink>
        </w:p>
        <w:p w14:paraId="5A6083D5" w14:textId="282A4AE8" w:rsidR="00BD17B6" w:rsidRDefault="00BA61CD">
          <w:pPr>
            <w:pStyle w:val="TOC2"/>
            <w:rPr>
              <w:rFonts w:asciiTheme="minorHAnsi" w:eastAsiaTheme="minorEastAsia" w:hAnsiTheme="minorHAnsi" w:cstheme="minorBidi"/>
              <w:sz w:val="22"/>
              <w:szCs w:val="22"/>
              <w:lang w:val="en-US" w:eastAsia="en-US"/>
            </w:rPr>
          </w:pPr>
          <w:hyperlink w:anchor="_Toc120214768" w:history="1">
            <w:r w:rsidR="00BD17B6" w:rsidRPr="00BC1F0D">
              <w:rPr>
                <w:rStyle w:val="Hyperlink"/>
              </w:rPr>
              <w:t>17.110</w:t>
            </w:r>
            <w:r w:rsidR="00BD17B6">
              <w:rPr>
                <w:rFonts w:asciiTheme="minorHAnsi" w:eastAsiaTheme="minorEastAsia" w:hAnsiTheme="minorHAnsi" w:cstheme="minorBidi"/>
                <w:sz w:val="22"/>
                <w:szCs w:val="22"/>
                <w:lang w:val="en-US" w:eastAsia="en-US"/>
              </w:rPr>
              <w:tab/>
            </w:r>
            <w:r w:rsidR="00BD17B6" w:rsidRPr="00BC1F0D">
              <w:rPr>
                <w:rStyle w:val="Hyperlink"/>
              </w:rPr>
              <w:t>Terminal Identifier</w:t>
            </w:r>
            <w:r w:rsidR="00BD17B6">
              <w:rPr>
                <w:webHidden/>
              </w:rPr>
              <w:tab/>
            </w:r>
            <w:r w:rsidR="00BD17B6">
              <w:rPr>
                <w:webHidden/>
              </w:rPr>
              <w:fldChar w:fldCharType="begin"/>
            </w:r>
            <w:r w:rsidR="00BD17B6">
              <w:rPr>
                <w:webHidden/>
              </w:rPr>
              <w:instrText xml:space="preserve"> PAGEREF _Toc120214768 \h </w:instrText>
            </w:r>
            <w:r w:rsidR="00BD17B6">
              <w:rPr>
                <w:webHidden/>
              </w:rPr>
            </w:r>
            <w:r w:rsidR="00BD17B6">
              <w:rPr>
                <w:webHidden/>
              </w:rPr>
              <w:fldChar w:fldCharType="separate"/>
            </w:r>
            <w:r w:rsidR="00591F1B">
              <w:rPr>
                <w:webHidden/>
              </w:rPr>
              <w:t>241</w:t>
            </w:r>
            <w:r w:rsidR="00BD17B6">
              <w:rPr>
                <w:webHidden/>
              </w:rPr>
              <w:fldChar w:fldCharType="end"/>
            </w:r>
          </w:hyperlink>
        </w:p>
        <w:p w14:paraId="43AE691B" w14:textId="005B0878" w:rsidR="00BD17B6" w:rsidRDefault="00BA61CD">
          <w:pPr>
            <w:pStyle w:val="TOC2"/>
            <w:rPr>
              <w:rFonts w:asciiTheme="minorHAnsi" w:eastAsiaTheme="minorEastAsia" w:hAnsiTheme="minorHAnsi" w:cstheme="minorBidi"/>
              <w:sz w:val="22"/>
              <w:szCs w:val="22"/>
              <w:lang w:val="en-US" w:eastAsia="en-US"/>
            </w:rPr>
          </w:pPr>
          <w:hyperlink w:anchor="_Toc120214769" w:history="1">
            <w:r w:rsidR="00BD17B6" w:rsidRPr="00BC1F0D">
              <w:rPr>
                <w:rStyle w:val="Hyperlink"/>
              </w:rPr>
              <w:t>17.111</w:t>
            </w:r>
            <w:r w:rsidR="00BD17B6">
              <w:rPr>
                <w:rFonts w:asciiTheme="minorHAnsi" w:eastAsiaTheme="minorEastAsia" w:hAnsiTheme="minorHAnsi" w:cstheme="minorBidi"/>
                <w:sz w:val="22"/>
                <w:szCs w:val="22"/>
                <w:lang w:val="en-US" w:eastAsia="en-US"/>
              </w:rPr>
              <w:tab/>
            </w:r>
            <w:r w:rsidR="00BD17B6" w:rsidRPr="00BC1F0D">
              <w:rPr>
                <w:rStyle w:val="Hyperlink"/>
              </w:rPr>
              <w:t>Text</w:t>
            </w:r>
            <w:r w:rsidR="00BD17B6">
              <w:rPr>
                <w:webHidden/>
              </w:rPr>
              <w:tab/>
            </w:r>
            <w:r w:rsidR="00BD17B6">
              <w:rPr>
                <w:webHidden/>
              </w:rPr>
              <w:fldChar w:fldCharType="begin"/>
            </w:r>
            <w:r w:rsidR="00BD17B6">
              <w:rPr>
                <w:webHidden/>
              </w:rPr>
              <w:instrText xml:space="preserve"> PAGEREF _Toc120214769 \h </w:instrText>
            </w:r>
            <w:r w:rsidR="00BD17B6">
              <w:rPr>
                <w:webHidden/>
              </w:rPr>
            </w:r>
            <w:r w:rsidR="00BD17B6">
              <w:rPr>
                <w:webHidden/>
              </w:rPr>
              <w:fldChar w:fldCharType="separate"/>
            </w:r>
            <w:r w:rsidR="00591F1B">
              <w:rPr>
                <w:webHidden/>
              </w:rPr>
              <w:t>241</w:t>
            </w:r>
            <w:r w:rsidR="00BD17B6">
              <w:rPr>
                <w:webHidden/>
              </w:rPr>
              <w:fldChar w:fldCharType="end"/>
            </w:r>
          </w:hyperlink>
        </w:p>
        <w:p w14:paraId="15030BC6" w14:textId="7853D66A" w:rsidR="00BD17B6" w:rsidRDefault="00BA61CD">
          <w:pPr>
            <w:pStyle w:val="TOC2"/>
            <w:rPr>
              <w:rFonts w:asciiTheme="minorHAnsi" w:eastAsiaTheme="minorEastAsia" w:hAnsiTheme="minorHAnsi" w:cstheme="minorBidi"/>
              <w:sz w:val="22"/>
              <w:szCs w:val="22"/>
              <w:lang w:val="en-US" w:eastAsia="en-US"/>
            </w:rPr>
          </w:pPr>
          <w:hyperlink w:anchor="_Toc120214783" w:history="1">
            <w:r w:rsidR="00BD17B6" w:rsidRPr="00BC1F0D">
              <w:rPr>
                <w:rStyle w:val="Hyperlink"/>
              </w:rPr>
              <w:t>17.112</w:t>
            </w:r>
            <w:r w:rsidR="00BD17B6">
              <w:rPr>
                <w:rFonts w:asciiTheme="minorHAnsi" w:eastAsiaTheme="minorEastAsia" w:hAnsiTheme="minorHAnsi" w:cstheme="minorBidi"/>
                <w:sz w:val="22"/>
                <w:szCs w:val="22"/>
                <w:lang w:val="en-US" w:eastAsia="en-US"/>
              </w:rPr>
              <w:tab/>
            </w:r>
            <w:r w:rsidR="00BD17B6" w:rsidRPr="00BC1F0D">
              <w:rPr>
                <w:rStyle w:val="Hyperlink"/>
              </w:rPr>
              <w:t>Text Offset Mm</w:t>
            </w:r>
            <w:r w:rsidR="00BD17B6">
              <w:rPr>
                <w:webHidden/>
              </w:rPr>
              <w:tab/>
            </w:r>
            <w:r w:rsidR="00BD17B6">
              <w:rPr>
                <w:webHidden/>
              </w:rPr>
              <w:fldChar w:fldCharType="begin"/>
            </w:r>
            <w:r w:rsidR="00BD17B6">
              <w:rPr>
                <w:webHidden/>
              </w:rPr>
              <w:instrText xml:space="preserve"> PAGEREF _Toc120214783 \h </w:instrText>
            </w:r>
            <w:r w:rsidR="00BD17B6">
              <w:rPr>
                <w:webHidden/>
              </w:rPr>
            </w:r>
            <w:r w:rsidR="00BD17B6">
              <w:rPr>
                <w:webHidden/>
              </w:rPr>
              <w:fldChar w:fldCharType="separate"/>
            </w:r>
            <w:r w:rsidR="00591F1B">
              <w:rPr>
                <w:webHidden/>
              </w:rPr>
              <w:t>242</w:t>
            </w:r>
            <w:r w:rsidR="00BD17B6">
              <w:rPr>
                <w:webHidden/>
              </w:rPr>
              <w:fldChar w:fldCharType="end"/>
            </w:r>
          </w:hyperlink>
        </w:p>
        <w:p w14:paraId="30E7720A" w14:textId="475973FC" w:rsidR="00BD17B6" w:rsidRDefault="00BA61CD">
          <w:pPr>
            <w:pStyle w:val="TOC2"/>
            <w:rPr>
              <w:rFonts w:asciiTheme="minorHAnsi" w:eastAsiaTheme="minorEastAsia" w:hAnsiTheme="minorHAnsi" w:cstheme="minorBidi"/>
              <w:sz w:val="22"/>
              <w:szCs w:val="22"/>
              <w:lang w:val="en-US" w:eastAsia="en-US"/>
            </w:rPr>
          </w:pPr>
          <w:hyperlink w:anchor="_Toc120214784" w:history="1">
            <w:r w:rsidR="00BD17B6" w:rsidRPr="00BC1F0D">
              <w:rPr>
                <w:rStyle w:val="Hyperlink"/>
              </w:rPr>
              <w:t>17.113</w:t>
            </w:r>
            <w:r w:rsidR="00BD17B6">
              <w:rPr>
                <w:rFonts w:asciiTheme="minorHAnsi" w:eastAsiaTheme="minorEastAsia" w:hAnsiTheme="minorHAnsi" w:cstheme="minorBidi"/>
                <w:sz w:val="22"/>
                <w:szCs w:val="22"/>
                <w:lang w:val="en-US" w:eastAsia="en-US"/>
              </w:rPr>
              <w:tab/>
            </w:r>
            <w:r w:rsidR="00BD17B6" w:rsidRPr="00BC1F0D">
              <w:rPr>
                <w:rStyle w:val="Hyperlink"/>
              </w:rPr>
              <w:t>Text Type</w:t>
            </w:r>
            <w:r w:rsidR="00BD17B6">
              <w:rPr>
                <w:webHidden/>
              </w:rPr>
              <w:tab/>
            </w:r>
            <w:r w:rsidR="00BD17B6">
              <w:rPr>
                <w:webHidden/>
              </w:rPr>
              <w:fldChar w:fldCharType="begin"/>
            </w:r>
            <w:r w:rsidR="00BD17B6">
              <w:rPr>
                <w:webHidden/>
              </w:rPr>
              <w:instrText xml:space="preserve"> PAGEREF _Toc120214784 \h </w:instrText>
            </w:r>
            <w:r w:rsidR="00BD17B6">
              <w:rPr>
                <w:webHidden/>
              </w:rPr>
            </w:r>
            <w:r w:rsidR="00BD17B6">
              <w:rPr>
                <w:webHidden/>
              </w:rPr>
              <w:fldChar w:fldCharType="separate"/>
            </w:r>
            <w:r w:rsidR="00591F1B">
              <w:rPr>
                <w:webHidden/>
              </w:rPr>
              <w:t>242</w:t>
            </w:r>
            <w:r w:rsidR="00BD17B6">
              <w:rPr>
                <w:webHidden/>
              </w:rPr>
              <w:fldChar w:fldCharType="end"/>
            </w:r>
          </w:hyperlink>
        </w:p>
        <w:p w14:paraId="3A0EAB92" w14:textId="5BA15F21" w:rsidR="00BD17B6" w:rsidRDefault="00BA61CD">
          <w:pPr>
            <w:pStyle w:val="TOC2"/>
            <w:rPr>
              <w:rFonts w:asciiTheme="minorHAnsi" w:eastAsiaTheme="minorEastAsia" w:hAnsiTheme="minorHAnsi" w:cstheme="minorBidi"/>
              <w:sz w:val="22"/>
              <w:szCs w:val="22"/>
              <w:lang w:val="en-US" w:eastAsia="en-US"/>
            </w:rPr>
          </w:pPr>
          <w:hyperlink w:anchor="_Toc120214785" w:history="1">
            <w:r w:rsidR="00BD17B6" w:rsidRPr="00BC1F0D">
              <w:rPr>
                <w:rStyle w:val="Hyperlink"/>
              </w:rPr>
              <w:t>17.114</w:t>
            </w:r>
            <w:r w:rsidR="00BD17B6">
              <w:rPr>
                <w:rFonts w:asciiTheme="minorHAnsi" w:eastAsiaTheme="minorEastAsia" w:hAnsiTheme="minorHAnsi" w:cstheme="minorBidi"/>
                <w:sz w:val="22"/>
                <w:szCs w:val="22"/>
                <w:lang w:val="en-US" w:eastAsia="en-US"/>
              </w:rPr>
              <w:tab/>
            </w:r>
            <w:r w:rsidR="00BD17B6" w:rsidRPr="00BC1F0D">
              <w:rPr>
                <w:rStyle w:val="Hyperlink"/>
              </w:rPr>
              <w:t>Thickness of Ice Capability</w:t>
            </w:r>
            <w:r w:rsidR="00BD17B6">
              <w:rPr>
                <w:webHidden/>
              </w:rPr>
              <w:tab/>
            </w:r>
            <w:r w:rsidR="00BD17B6">
              <w:rPr>
                <w:webHidden/>
              </w:rPr>
              <w:fldChar w:fldCharType="begin"/>
            </w:r>
            <w:r w:rsidR="00BD17B6">
              <w:rPr>
                <w:webHidden/>
              </w:rPr>
              <w:instrText xml:space="preserve"> PAGEREF _Toc120214785 \h </w:instrText>
            </w:r>
            <w:r w:rsidR="00BD17B6">
              <w:rPr>
                <w:webHidden/>
              </w:rPr>
            </w:r>
            <w:r w:rsidR="00BD17B6">
              <w:rPr>
                <w:webHidden/>
              </w:rPr>
              <w:fldChar w:fldCharType="separate"/>
            </w:r>
            <w:r w:rsidR="00591F1B">
              <w:rPr>
                <w:webHidden/>
              </w:rPr>
              <w:t>242</w:t>
            </w:r>
            <w:r w:rsidR="00BD17B6">
              <w:rPr>
                <w:webHidden/>
              </w:rPr>
              <w:fldChar w:fldCharType="end"/>
            </w:r>
          </w:hyperlink>
        </w:p>
        <w:p w14:paraId="5FD8D3E2" w14:textId="09F81410" w:rsidR="00BD17B6" w:rsidRDefault="00BA61CD">
          <w:pPr>
            <w:pStyle w:val="TOC2"/>
            <w:rPr>
              <w:rFonts w:asciiTheme="minorHAnsi" w:eastAsiaTheme="minorEastAsia" w:hAnsiTheme="minorHAnsi" w:cstheme="minorBidi"/>
              <w:sz w:val="22"/>
              <w:szCs w:val="22"/>
              <w:lang w:val="en-US" w:eastAsia="en-US"/>
            </w:rPr>
          </w:pPr>
          <w:hyperlink w:anchor="_Toc120214786" w:history="1">
            <w:r w:rsidR="00BD17B6" w:rsidRPr="00BC1F0D">
              <w:rPr>
                <w:rStyle w:val="Hyperlink"/>
              </w:rPr>
              <w:t>17.115</w:t>
            </w:r>
            <w:r w:rsidR="00BD17B6">
              <w:rPr>
                <w:rFonts w:asciiTheme="minorHAnsi" w:eastAsiaTheme="minorEastAsia" w:hAnsiTheme="minorHAnsi" w:cstheme="minorBidi"/>
                <w:sz w:val="22"/>
                <w:szCs w:val="22"/>
                <w:lang w:val="en-US" w:eastAsia="en-US"/>
              </w:rPr>
              <w:tab/>
            </w:r>
            <w:r w:rsidR="00BD17B6" w:rsidRPr="00BC1F0D">
              <w:rPr>
                <w:rStyle w:val="Hyperlink"/>
              </w:rPr>
              <w:t>Time of Day End</w:t>
            </w:r>
            <w:r w:rsidR="00BD17B6">
              <w:rPr>
                <w:webHidden/>
              </w:rPr>
              <w:tab/>
            </w:r>
            <w:r w:rsidR="00BD17B6">
              <w:rPr>
                <w:webHidden/>
              </w:rPr>
              <w:fldChar w:fldCharType="begin"/>
            </w:r>
            <w:r w:rsidR="00BD17B6">
              <w:rPr>
                <w:webHidden/>
              </w:rPr>
              <w:instrText xml:space="preserve"> PAGEREF _Toc120214786 \h </w:instrText>
            </w:r>
            <w:r w:rsidR="00BD17B6">
              <w:rPr>
                <w:webHidden/>
              </w:rPr>
            </w:r>
            <w:r w:rsidR="00BD17B6">
              <w:rPr>
                <w:webHidden/>
              </w:rPr>
              <w:fldChar w:fldCharType="separate"/>
            </w:r>
            <w:r w:rsidR="00591F1B">
              <w:rPr>
                <w:webHidden/>
              </w:rPr>
              <w:t>242</w:t>
            </w:r>
            <w:r w:rsidR="00BD17B6">
              <w:rPr>
                <w:webHidden/>
              </w:rPr>
              <w:fldChar w:fldCharType="end"/>
            </w:r>
          </w:hyperlink>
        </w:p>
        <w:p w14:paraId="1C4568C2" w14:textId="14798A30" w:rsidR="00BD17B6" w:rsidRDefault="00BA61CD">
          <w:pPr>
            <w:pStyle w:val="TOC2"/>
            <w:rPr>
              <w:rFonts w:asciiTheme="minorHAnsi" w:eastAsiaTheme="minorEastAsia" w:hAnsiTheme="minorHAnsi" w:cstheme="minorBidi"/>
              <w:sz w:val="22"/>
              <w:szCs w:val="22"/>
              <w:lang w:val="en-US" w:eastAsia="en-US"/>
            </w:rPr>
          </w:pPr>
          <w:hyperlink w:anchor="_Toc120214787" w:history="1">
            <w:r w:rsidR="00BD17B6" w:rsidRPr="00BC1F0D">
              <w:rPr>
                <w:rStyle w:val="Hyperlink"/>
              </w:rPr>
              <w:t>17.116</w:t>
            </w:r>
            <w:r w:rsidR="00BD17B6">
              <w:rPr>
                <w:rFonts w:asciiTheme="minorHAnsi" w:eastAsiaTheme="minorEastAsia" w:hAnsiTheme="minorHAnsi" w:cstheme="minorBidi"/>
                <w:sz w:val="22"/>
                <w:szCs w:val="22"/>
                <w:lang w:val="en-US" w:eastAsia="en-US"/>
              </w:rPr>
              <w:tab/>
            </w:r>
            <w:r w:rsidR="00BD17B6" w:rsidRPr="00BC1F0D">
              <w:rPr>
                <w:rStyle w:val="Hyperlink"/>
              </w:rPr>
              <w:t>Time of Day Start</w:t>
            </w:r>
            <w:r w:rsidR="00BD17B6">
              <w:rPr>
                <w:webHidden/>
              </w:rPr>
              <w:tab/>
            </w:r>
            <w:r w:rsidR="00BD17B6">
              <w:rPr>
                <w:webHidden/>
              </w:rPr>
              <w:fldChar w:fldCharType="begin"/>
            </w:r>
            <w:r w:rsidR="00BD17B6">
              <w:rPr>
                <w:webHidden/>
              </w:rPr>
              <w:instrText xml:space="preserve"> PAGEREF _Toc120214787 \h </w:instrText>
            </w:r>
            <w:r w:rsidR="00BD17B6">
              <w:rPr>
                <w:webHidden/>
              </w:rPr>
            </w:r>
            <w:r w:rsidR="00BD17B6">
              <w:rPr>
                <w:webHidden/>
              </w:rPr>
              <w:fldChar w:fldCharType="separate"/>
            </w:r>
            <w:r w:rsidR="00591F1B">
              <w:rPr>
                <w:webHidden/>
              </w:rPr>
              <w:t>243</w:t>
            </w:r>
            <w:r w:rsidR="00BD17B6">
              <w:rPr>
                <w:webHidden/>
              </w:rPr>
              <w:fldChar w:fldCharType="end"/>
            </w:r>
          </w:hyperlink>
        </w:p>
        <w:p w14:paraId="2DD0A448" w14:textId="28CAB99B" w:rsidR="00BD17B6" w:rsidRDefault="00BA61CD">
          <w:pPr>
            <w:pStyle w:val="TOC2"/>
            <w:rPr>
              <w:rFonts w:asciiTheme="minorHAnsi" w:eastAsiaTheme="minorEastAsia" w:hAnsiTheme="minorHAnsi" w:cstheme="minorBidi"/>
              <w:sz w:val="22"/>
              <w:szCs w:val="22"/>
              <w:lang w:val="en-US" w:eastAsia="en-US"/>
            </w:rPr>
          </w:pPr>
          <w:hyperlink w:anchor="_Toc120214789" w:history="1">
            <w:r w:rsidR="00BD17B6" w:rsidRPr="00BC1F0D">
              <w:rPr>
                <w:rStyle w:val="Hyperlink"/>
              </w:rPr>
              <w:t>17.117</w:t>
            </w:r>
            <w:r w:rsidR="00BD17B6">
              <w:rPr>
                <w:rFonts w:asciiTheme="minorHAnsi" w:eastAsiaTheme="minorEastAsia" w:hAnsiTheme="minorHAnsi" w:cstheme="minorBidi"/>
                <w:sz w:val="22"/>
                <w:szCs w:val="22"/>
                <w:lang w:val="en-US" w:eastAsia="en-US"/>
              </w:rPr>
              <w:tab/>
            </w:r>
            <w:r w:rsidR="00BD17B6" w:rsidRPr="00BC1F0D">
              <w:rPr>
                <w:rStyle w:val="Hyperlink"/>
              </w:rPr>
              <w:t>Tug Information</w:t>
            </w:r>
            <w:r w:rsidR="00BD17B6">
              <w:rPr>
                <w:webHidden/>
              </w:rPr>
              <w:tab/>
            </w:r>
            <w:r w:rsidR="00BD17B6">
              <w:rPr>
                <w:webHidden/>
              </w:rPr>
              <w:fldChar w:fldCharType="begin"/>
            </w:r>
            <w:r w:rsidR="00BD17B6">
              <w:rPr>
                <w:webHidden/>
              </w:rPr>
              <w:instrText xml:space="preserve"> PAGEREF _Toc120214789 \h </w:instrText>
            </w:r>
            <w:r w:rsidR="00BD17B6">
              <w:rPr>
                <w:webHidden/>
              </w:rPr>
            </w:r>
            <w:r w:rsidR="00BD17B6">
              <w:rPr>
                <w:webHidden/>
              </w:rPr>
              <w:fldChar w:fldCharType="separate"/>
            </w:r>
            <w:r w:rsidR="00591F1B">
              <w:rPr>
                <w:webHidden/>
              </w:rPr>
              <w:t>243</w:t>
            </w:r>
            <w:r w:rsidR="00BD17B6">
              <w:rPr>
                <w:webHidden/>
              </w:rPr>
              <w:fldChar w:fldCharType="end"/>
            </w:r>
          </w:hyperlink>
        </w:p>
        <w:p w14:paraId="383B34C6" w14:textId="0773902F" w:rsidR="00BD17B6" w:rsidRDefault="00BA61CD">
          <w:pPr>
            <w:pStyle w:val="TOC2"/>
            <w:rPr>
              <w:rFonts w:asciiTheme="minorHAnsi" w:eastAsiaTheme="minorEastAsia" w:hAnsiTheme="minorHAnsi" w:cstheme="minorBidi"/>
              <w:sz w:val="22"/>
              <w:szCs w:val="22"/>
              <w:lang w:val="en-US" w:eastAsia="en-US"/>
            </w:rPr>
          </w:pPr>
          <w:hyperlink w:anchor="_Toc120214790" w:history="1">
            <w:r w:rsidR="00BD17B6" w:rsidRPr="00BC1F0D">
              <w:rPr>
                <w:rStyle w:val="Hyperlink"/>
              </w:rPr>
              <w:t>17.118</w:t>
            </w:r>
            <w:r w:rsidR="00BD17B6">
              <w:rPr>
                <w:rFonts w:asciiTheme="minorHAnsi" w:eastAsiaTheme="minorEastAsia" w:hAnsiTheme="minorHAnsi" w:cstheme="minorBidi"/>
                <w:sz w:val="22"/>
                <w:szCs w:val="22"/>
                <w:lang w:val="en-US" w:eastAsia="en-US"/>
              </w:rPr>
              <w:tab/>
            </w:r>
            <w:r w:rsidR="00BD17B6" w:rsidRPr="00BC1F0D">
              <w:rPr>
                <w:rStyle w:val="Hyperlink"/>
              </w:rPr>
              <w:t>Uncertainty Fixed</w:t>
            </w:r>
            <w:r w:rsidR="00BD17B6">
              <w:rPr>
                <w:webHidden/>
              </w:rPr>
              <w:tab/>
            </w:r>
            <w:r w:rsidR="00BD17B6">
              <w:rPr>
                <w:webHidden/>
              </w:rPr>
              <w:fldChar w:fldCharType="begin"/>
            </w:r>
            <w:r w:rsidR="00BD17B6">
              <w:rPr>
                <w:webHidden/>
              </w:rPr>
              <w:instrText xml:space="preserve"> PAGEREF _Toc120214790 \h </w:instrText>
            </w:r>
            <w:r w:rsidR="00BD17B6">
              <w:rPr>
                <w:webHidden/>
              </w:rPr>
            </w:r>
            <w:r w:rsidR="00BD17B6">
              <w:rPr>
                <w:webHidden/>
              </w:rPr>
              <w:fldChar w:fldCharType="separate"/>
            </w:r>
            <w:r w:rsidR="00591F1B">
              <w:rPr>
                <w:webHidden/>
              </w:rPr>
              <w:t>243</w:t>
            </w:r>
            <w:r w:rsidR="00BD17B6">
              <w:rPr>
                <w:webHidden/>
              </w:rPr>
              <w:fldChar w:fldCharType="end"/>
            </w:r>
          </w:hyperlink>
        </w:p>
        <w:p w14:paraId="526468DE" w14:textId="7A5D2B17" w:rsidR="00BD17B6" w:rsidRDefault="00BA61CD">
          <w:pPr>
            <w:pStyle w:val="TOC2"/>
            <w:rPr>
              <w:rFonts w:asciiTheme="minorHAnsi" w:eastAsiaTheme="minorEastAsia" w:hAnsiTheme="minorHAnsi" w:cstheme="minorBidi"/>
              <w:sz w:val="22"/>
              <w:szCs w:val="22"/>
              <w:lang w:val="en-US" w:eastAsia="en-US"/>
            </w:rPr>
          </w:pPr>
          <w:hyperlink w:anchor="_Toc120214791" w:history="1">
            <w:r w:rsidR="00BD17B6" w:rsidRPr="00BC1F0D">
              <w:rPr>
                <w:rStyle w:val="Hyperlink"/>
              </w:rPr>
              <w:t>17.119</w:t>
            </w:r>
            <w:r w:rsidR="00BD17B6">
              <w:rPr>
                <w:rFonts w:asciiTheme="minorHAnsi" w:eastAsiaTheme="minorEastAsia" w:hAnsiTheme="minorHAnsi" w:cstheme="minorBidi"/>
                <w:sz w:val="22"/>
                <w:szCs w:val="22"/>
                <w:lang w:val="en-US" w:eastAsia="en-US"/>
              </w:rPr>
              <w:tab/>
            </w:r>
            <w:r w:rsidR="00BD17B6" w:rsidRPr="00BC1F0D">
              <w:rPr>
                <w:rStyle w:val="Hyperlink"/>
              </w:rPr>
              <w:t>Uncertainty Variable Factor</w:t>
            </w:r>
            <w:r w:rsidR="00BD17B6">
              <w:rPr>
                <w:webHidden/>
              </w:rPr>
              <w:tab/>
            </w:r>
            <w:r w:rsidR="00BD17B6">
              <w:rPr>
                <w:webHidden/>
              </w:rPr>
              <w:fldChar w:fldCharType="begin"/>
            </w:r>
            <w:r w:rsidR="00BD17B6">
              <w:rPr>
                <w:webHidden/>
              </w:rPr>
              <w:instrText xml:space="preserve"> PAGEREF _Toc120214791 \h </w:instrText>
            </w:r>
            <w:r w:rsidR="00BD17B6">
              <w:rPr>
                <w:webHidden/>
              </w:rPr>
            </w:r>
            <w:r w:rsidR="00BD17B6">
              <w:rPr>
                <w:webHidden/>
              </w:rPr>
              <w:fldChar w:fldCharType="separate"/>
            </w:r>
            <w:r w:rsidR="00591F1B">
              <w:rPr>
                <w:webHidden/>
              </w:rPr>
              <w:t>243</w:t>
            </w:r>
            <w:r w:rsidR="00BD17B6">
              <w:rPr>
                <w:webHidden/>
              </w:rPr>
              <w:fldChar w:fldCharType="end"/>
            </w:r>
          </w:hyperlink>
        </w:p>
        <w:p w14:paraId="7117FDCA" w14:textId="50DF38DA" w:rsidR="00BD17B6" w:rsidRDefault="00BA61CD">
          <w:pPr>
            <w:pStyle w:val="TOC2"/>
            <w:rPr>
              <w:rFonts w:asciiTheme="minorHAnsi" w:eastAsiaTheme="minorEastAsia" w:hAnsiTheme="minorHAnsi" w:cstheme="minorBidi"/>
              <w:sz w:val="22"/>
              <w:szCs w:val="22"/>
              <w:lang w:val="en-US" w:eastAsia="en-US"/>
            </w:rPr>
          </w:pPr>
          <w:hyperlink w:anchor="_Toc120214792" w:history="1">
            <w:r w:rsidR="00BD17B6" w:rsidRPr="00BC1F0D">
              <w:rPr>
                <w:rStyle w:val="Hyperlink"/>
              </w:rPr>
              <w:t>17.120</w:t>
            </w:r>
            <w:r w:rsidR="00BD17B6">
              <w:rPr>
                <w:rFonts w:asciiTheme="minorHAnsi" w:eastAsiaTheme="minorEastAsia" w:hAnsiTheme="minorHAnsi" w:cstheme="minorBidi"/>
                <w:sz w:val="22"/>
                <w:szCs w:val="22"/>
                <w:lang w:val="en-US" w:eastAsia="en-US"/>
              </w:rPr>
              <w:tab/>
            </w:r>
            <w:r w:rsidR="00BD17B6" w:rsidRPr="00BC1F0D">
              <w:rPr>
                <w:rStyle w:val="Hyperlink"/>
              </w:rPr>
              <w:t>UN Location Code</w:t>
            </w:r>
            <w:r w:rsidR="00BD17B6">
              <w:rPr>
                <w:webHidden/>
              </w:rPr>
              <w:tab/>
            </w:r>
            <w:r w:rsidR="00BD17B6">
              <w:rPr>
                <w:webHidden/>
              </w:rPr>
              <w:fldChar w:fldCharType="begin"/>
            </w:r>
            <w:r w:rsidR="00BD17B6">
              <w:rPr>
                <w:webHidden/>
              </w:rPr>
              <w:instrText xml:space="preserve"> PAGEREF _Toc120214792 \h </w:instrText>
            </w:r>
            <w:r w:rsidR="00BD17B6">
              <w:rPr>
                <w:webHidden/>
              </w:rPr>
            </w:r>
            <w:r w:rsidR="00BD17B6">
              <w:rPr>
                <w:webHidden/>
              </w:rPr>
              <w:fldChar w:fldCharType="separate"/>
            </w:r>
            <w:r w:rsidR="00591F1B">
              <w:rPr>
                <w:webHidden/>
              </w:rPr>
              <w:t>244</w:t>
            </w:r>
            <w:r w:rsidR="00BD17B6">
              <w:rPr>
                <w:webHidden/>
              </w:rPr>
              <w:fldChar w:fldCharType="end"/>
            </w:r>
          </w:hyperlink>
        </w:p>
        <w:p w14:paraId="407012DD" w14:textId="517A4239" w:rsidR="00BD17B6" w:rsidRDefault="00BA61CD">
          <w:pPr>
            <w:pStyle w:val="TOC2"/>
            <w:rPr>
              <w:rFonts w:asciiTheme="minorHAnsi" w:eastAsiaTheme="minorEastAsia" w:hAnsiTheme="minorHAnsi" w:cstheme="minorBidi"/>
              <w:sz w:val="22"/>
              <w:szCs w:val="22"/>
              <w:lang w:val="en-US" w:eastAsia="en-US"/>
            </w:rPr>
          </w:pPr>
          <w:hyperlink w:anchor="_Toc120214793" w:history="1">
            <w:r w:rsidR="00BD17B6" w:rsidRPr="00BC1F0D">
              <w:rPr>
                <w:rStyle w:val="Hyperlink"/>
              </w:rPr>
              <w:t>17.121</w:t>
            </w:r>
            <w:r w:rsidR="00BD17B6">
              <w:rPr>
                <w:rFonts w:asciiTheme="minorHAnsi" w:eastAsiaTheme="minorEastAsia" w:hAnsiTheme="minorHAnsi" w:cstheme="minorBidi"/>
                <w:sz w:val="22"/>
                <w:szCs w:val="22"/>
                <w:lang w:val="en-US" w:eastAsia="en-US"/>
              </w:rPr>
              <w:tab/>
            </w:r>
            <w:r w:rsidR="00BD17B6" w:rsidRPr="00BC1F0D">
              <w:rPr>
                <w:rStyle w:val="Hyperlink"/>
              </w:rPr>
              <w:t>Vertical Clearance Value</w:t>
            </w:r>
            <w:r w:rsidR="00BD17B6">
              <w:rPr>
                <w:webHidden/>
              </w:rPr>
              <w:tab/>
            </w:r>
            <w:r w:rsidR="00BD17B6">
              <w:rPr>
                <w:webHidden/>
              </w:rPr>
              <w:fldChar w:fldCharType="begin"/>
            </w:r>
            <w:r w:rsidR="00BD17B6">
              <w:rPr>
                <w:webHidden/>
              </w:rPr>
              <w:instrText xml:space="preserve"> PAGEREF _Toc120214793 \h </w:instrText>
            </w:r>
            <w:r w:rsidR="00BD17B6">
              <w:rPr>
                <w:webHidden/>
              </w:rPr>
            </w:r>
            <w:r w:rsidR="00BD17B6">
              <w:rPr>
                <w:webHidden/>
              </w:rPr>
              <w:fldChar w:fldCharType="separate"/>
            </w:r>
            <w:r w:rsidR="00591F1B">
              <w:rPr>
                <w:webHidden/>
              </w:rPr>
              <w:t>244</w:t>
            </w:r>
            <w:r w:rsidR="00BD17B6">
              <w:rPr>
                <w:webHidden/>
              </w:rPr>
              <w:fldChar w:fldCharType="end"/>
            </w:r>
          </w:hyperlink>
        </w:p>
        <w:p w14:paraId="26907217" w14:textId="1A06808F" w:rsidR="00BD17B6" w:rsidRDefault="00BA61CD">
          <w:pPr>
            <w:pStyle w:val="TOC2"/>
            <w:rPr>
              <w:rFonts w:asciiTheme="minorHAnsi" w:eastAsiaTheme="minorEastAsia" w:hAnsiTheme="minorHAnsi" w:cstheme="minorBidi"/>
              <w:sz w:val="22"/>
              <w:szCs w:val="22"/>
              <w:lang w:val="en-US" w:eastAsia="en-US"/>
            </w:rPr>
          </w:pPr>
          <w:hyperlink w:anchor="_Toc120214794" w:history="1">
            <w:r w:rsidR="00BD17B6" w:rsidRPr="00BC1F0D">
              <w:rPr>
                <w:rStyle w:val="Hyperlink"/>
              </w:rPr>
              <w:t>17.122</w:t>
            </w:r>
            <w:r w:rsidR="00BD17B6">
              <w:rPr>
                <w:rFonts w:asciiTheme="minorHAnsi" w:eastAsiaTheme="minorEastAsia" w:hAnsiTheme="minorHAnsi" w:cstheme="minorBidi"/>
                <w:sz w:val="22"/>
                <w:szCs w:val="22"/>
                <w:lang w:val="en-US" w:eastAsia="en-US"/>
              </w:rPr>
              <w:tab/>
            </w:r>
            <w:r w:rsidR="00BD17B6" w:rsidRPr="00BC1F0D">
              <w:rPr>
                <w:rStyle w:val="Hyperlink"/>
              </w:rPr>
              <w:t>Vertical Datum</w:t>
            </w:r>
            <w:r w:rsidR="00BD17B6">
              <w:rPr>
                <w:webHidden/>
              </w:rPr>
              <w:tab/>
            </w:r>
            <w:r w:rsidR="00BD17B6">
              <w:rPr>
                <w:webHidden/>
              </w:rPr>
              <w:fldChar w:fldCharType="begin"/>
            </w:r>
            <w:r w:rsidR="00BD17B6">
              <w:rPr>
                <w:webHidden/>
              </w:rPr>
              <w:instrText xml:space="preserve"> PAGEREF _Toc120214794 \h </w:instrText>
            </w:r>
            <w:r w:rsidR="00BD17B6">
              <w:rPr>
                <w:webHidden/>
              </w:rPr>
            </w:r>
            <w:r w:rsidR="00BD17B6">
              <w:rPr>
                <w:webHidden/>
              </w:rPr>
              <w:fldChar w:fldCharType="separate"/>
            </w:r>
            <w:r w:rsidR="00591F1B">
              <w:rPr>
                <w:webHidden/>
              </w:rPr>
              <w:t>244</w:t>
            </w:r>
            <w:r w:rsidR="00BD17B6">
              <w:rPr>
                <w:webHidden/>
              </w:rPr>
              <w:fldChar w:fldCharType="end"/>
            </w:r>
          </w:hyperlink>
        </w:p>
        <w:p w14:paraId="0E75B2FA" w14:textId="43570085" w:rsidR="00BD17B6" w:rsidRDefault="00BA61CD">
          <w:pPr>
            <w:pStyle w:val="TOC2"/>
            <w:rPr>
              <w:rFonts w:asciiTheme="minorHAnsi" w:eastAsiaTheme="minorEastAsia" w:hAnsiTheme="minorHAnsi" w:cstheme="minorBidi"/>
              <w:sz w:val="22"/>
              <w:szCs w:val="22"/>
              <w:lang w:val="en-US" w:eastAsia="en-US"/>
            </w:rPr>
          </w:pPr>
          <w:hyperlink w:anchor="_Toc120214795" w:history="1">
            <w:r w:rsidR="00BD17B6" w:rsidRPr="00BC1F0D">
              <w:rPr>
                <w:rStyle w:val="Hyperlink"/>
              </w:rPr>
              <w:t>17.123</w:t>
            </w:r>
            <w:r w:rsidR="00BD17B6">
              <w:rPr>
                <w:rFonts w:asciiTheme="minorHAnsi" w:eastAsiaTheme="minorEastAsia" w:hAnsiTheme="minorHAnsi" w:cstheme="minorBidi"/>
                <w:sz w:val="22"/>
                <w:szCs w:val="22"/>
                <w:lang w:val="en-US" w:eastAsia="en-US"/>
              </w:rPr>
              <w:tab/>
            </w:r>
            <w:r w:rsidR="00BD17B6" w:rsidRPr="00BC1F0D">
              <w:rPr>
                <w:rStyle w:val="Hyperlink"/>
              </w:rPr>
              <w:t>Vessels Characteristics</w:t>
            </w:r>
            <w:r w:rsidR="00BD17B6">
              <w:rPr>
                <w:webHidden/>
              </w:rPr>
              <w:tab/>
            </w:r>
            <w:r w:rsidR="00BD17B6">
              <w:rPr>
                <w:webHidden/>
              </w:rPr>
              <w:fldChar w:fldCharType="begin"/>
            </w:r>
            <w:r w:rsidR="00BD17B6">
              <w:rPr>
                <w:webHidden/>
              </w:rPr>
              <w:instrText xml:space="preserve"> PAGEREF _Toc120214795 \h </w:instrText>
            </w:r>
            <w:r w:rsidR="00BD17B6">
              <w:rPr>
                <w:webHidden/>
              </w:rPr>
            </w:r>
            <w:r w:rsidR="00BD17B6">
              <w:rPr>
                <w:webHidden/>
              </w:rPr>
              <w:fldChar w:fldCharType="separate"/>
            </w:r>
            <w:r w:rsidR="00591F1B">
              <w:rPr>
                <w:webHidden/>
              </w:rPr>
              <w:t>247</w:t>
            </w:r>
            <w:r w:rsidR="00BD17B6">
              <w:rPr>
                <w:webHidden/>
              </w:rPr>
              <w:fldChar w:fldCharType="end"/>
            </w:r>
          </w:hyperlink>
        </w:p>
        <w:p w14:paraId="545FD365" w14:textId="6D3FA09B" w:rsidR="00BD17B6" w:rsidRDefault="00BA61CD">
          <w:pPr>
            <w:pStyle w:val="TOC2"/>
            <w:rPr>
              <w:rFonts w:asciiTheme="minorHAnsi" w:eastAsiaTheme="minorEastAsia" w:hAnsiTheme="minorHAnsi" w:cstheme="minorBidi"/>
              <w:sz w:val="22"/>
              <w:szCs w:val="22"/>
              <w:lang w:val="en-US" w:eastAsia="en-US"/>
            </w:rPr>
          </w:pPr>
          <w:hyperlink w:anchor="_Toc120214796" w:history="1">
            <w:r w:rsidR="00BD17B6" w:rsidRPr="00BC1F0D">
              <w:rPr>
                <w:rStyle w:val="Hyperlink"/>
              </w:rPr>
              <w:t>17.124</w:t>
            </w:r>
            <w:r w:rsidR="00BD17B6">
              <w:rPr>
                <w:rFonts w:asciiTheme="minorHAnsi" w:eastAsiaTheme="minorEastAsia" w:hAnsiTheme="minorHAnsi" w:cstheme="minorBidi"/>
                <w:sz w:val="22"/>
                <w:szCs w:val="22"/>
                <w:lang w:val="en-US" w:eastAsia="en-US"/>
              </w:rPr>
              <w:tab/>
            </w:r>
            <w:r w:rsidR="00BD17B6" w:rsidRPr="00BC1F0D">
              <w:rPr>
                <w:rStyle w:val="Hyperlink"/>
              </w:rPr>
              <w:t>Vessels Characteristics Unit</w:t>
            </w:r>
            <w:r w:rsidR="00BD17B6">
              <w:rPr>
                <w:webHidden/>
              </w:rPr>
              <w:tab/>
            </w:r>
            <w:r w:rsidR="00BD17B6">
              <w:rPr>
                <w:webHidden/>
              </w:rPr>
              <w:fldChar w:fldCharType="begin"/>
            </w:r>
            <w:r w:rsidR="00BD17B6">
              <w:rPr>
                <w:webHidden/>
              </w:rPr>
              <w:instrText xml:space="preserve"> PAGEREF _Toc120214796 \h </w:instrText>
            </w:r>
            <w:r w:rsidR="00BD17B6">
              <w:rPr>
                <w:webHidden/>
              </w:rPr>
            </w:r>
            <w:r w:rsidR="00BD17B6">
              <w:rPr>
                <w:webHidden/>
              </w:rPr>
              <w:fldChar w:fldCharType="separate"/>
            </w:r>
            <w:r w:rsidR="00591F1B">
              <w:rPr>
                <w:webHidden/>
              </w:rPr>
              <w:t>248</w:t>
            </w:r>
            <w:r w:rsidR="00BD17B6">
              <w:rPr>
                <w:webHidden/>
              </w:rPr>
              <w:fldChar w:fldCharType="end"/>
            </w:r>
          </w:hyperlink>
        </w:p>
        <w:p w14:paraId="7B3DBAD4" w14:textId="77D1E725" w:rsidR="00BD17B6" w:rsidRDefault="00BA61CD">
          <w:pPr>
            <w:pStyle w:val="TOC2"/>
            <w:rPr>
              <w:rFonts w:asciiTheme="minorHAnsi" w:eastAsiaTheme="minorEastAsia" w:hAnsiTheme="minorHAnsi" w:cstheme="minorBidi"/>
              <w:sz w:val="22"/>
              <w:szCs w:val="22"/>
              <w:lang w:val="en-US" w:eastAsia="en-US"/>
            </w:rPr>
          </w:pPr>
          <w:hyperlink w:anchor="_Toc120214797" w:history="1">
            <w:r w:rsidR="00BD17B6" w:rsidRPr="00BC1F0D">
              <w:rPr>
                <w:rStyle w:val="Hyperlink"/>
              </w:rPr>
              <w:t>17.125</w:t>
            </w:r>
            <w:r w:rsidR="00BD17B6">
              <w:rPr>
                <w:rFonts w:asciiTheme="minorHAnsi" w:eastAsiaTheme="minorEastAsia" w:hAnsiTheme="minorHAnsi" w:cstheme="minorBidi"/>
                <w:sz w:val="22"/>
                <w:szCs w:val="22"/>
                <w:lang w:val="en-US" w:eastAsia="en-US"/>
              </w:rPr>
              <w:tab/>
            </w:r>
            <w:r w:rsidR="00BD17B6" w:rsidRPr="00BC1F0D">
              <w:rPr>
                <w:rStyle w:val="Hyperlink"/>
              </w:rPr>
              <w:t>Vessels Characteristics Value</w:t>
            </w:r>
            <w:r w:rsidR="00BD17B6">
              <w:rPr>
                <w:webHidden/>
              </w:rPr>
              <w:tab/>
            </w:r>
            <w:r w:rsidR="00BD17B6">
              <w:rPr>
                <w:webHidden/>
              </w:rPr>
              <w:fldChar w:fldCharType="begin"/>
            </w:r>
            <w:r w:rsidR="00BD17B6">
              <w:rPr>
                <w:webHidden/>
              </w:rPr>
              <w:instrText xml:space="preserve"> PAGEREF _Toc120214797 \h </w:instrText>
            </w:r>
            <w:r w:rsidR="00BD17B6">
              <w:rPr>
                <w:webHidden/>
              </w:rPr>
            </w:r>
            <w:r w:rsidR="00BD17B6">
              <w:rPr>
                <w:webHidden/>
              </w:rPr>
              <w:fldChar w:fldCharType="separate"/>
            </w:r>
            <w:r w:rsidR="00591F1B">
              <w:rPr>
                <w:webHidden/>
              </w:rPr>
              <w:t>249</w:t>
            </w:r>
            <w:r w:rsidR="00BD17B6">
              <w:rPr>
                <w:webHidden/>
              </w:rPr>
              <w:fldChar w:fldCharType="end"/>
            </w:r>
          </w:hyperlink>
        </w:p>
        <w:p w14:paraId="0A3561DD" w14:textId="13FD5F37" w:rsidR="00BD17B6" w:rsidRDefault="00BA61CD">
          <w:pPr>
            <w:pStyle w:val="TOC2"/>
            <w:rPr>
              <w:rFonts w:asciiTheme="minorHAnsi" w:eastAsiaTheme="minorEastAsia" w:hAnsiTheme="minorHAnsi" w:cstheme="minorBidi"/>
              <w:sz w:val="22"/>
              <w:szCs w:val="22"/>
              <w:lang w:val="en-US" w:eastAsia="en-US"/>
            </w:rPr>
          </w:pPr>
          <w:hyperlink w:anchor="_Toc120214798" w:history="1">
            <w:r w:rsidR="00BD17B6" w:rsidRPr="00BC1F0D">
              <w:rPr>
                <w:rStyle w:val="Hyperlink"/>
              </w:rPr>
              <w:t>17.126</w:t>
            </w:r>
            <w:r w:rsidR="00BD17B6">
              <w:rPr>
                <w:rFonts w:asciiTheme="minorHAnsi" w:eastAsiaTheme="minorEastAsia" w:hAnsiTheme="minorHAnsi" w:cstheme="minorBidi"/>
                <w:sz w:val="22"/>
                <w:szCs w:val="22"/>
                <w:lang w:val="en-US" w:eastAsia="en-US"/>
              </w:rPr>
              <w:tab/>
            </w:r>
            <w:r w:rsidR="00BD17B6" w:rsidRPr="00BC1F0D">
              <w:rPr>
                <w:rStyle w:val="Hyperlink"/>
              </w:rPr>
              <w:t>Vessel Performance</w:t>
            </w:r>
            <w:r w:rsidR="00BD17B6">
              <w:rPr>
                <w:webHidden/>
              </w:rPr>
              <w:tab/>
            </w:r>
            <w:r w:rsidR="00BD17B6">
              <w:rPr>
                <w:webHidden/>
              </w:rPr>
              <w:fldChar w:fldCharType="begin"/>
            </w:r>
            <w:r w:rsidR="00BD17B6">
              <w:rPr>
                <w:webHidden/>
              </w:rPr>
              <w:instrText xml:space="preserve"> PAGEREF _Toc120214798 \h </w:instrText>
            </w:r>
            <w:r w:rsidR="00BD17B6">
              <w:rPr>
                <w:webHidden/>
              </w:rPr>
            </w:r>
            <w:r w:rsidR="00BD17B6">
              <w:rPr>
                <w:webHidden/>
              </w:rPr>
              <w:fldChar w:fldCharType="separate"/>
            </w:r>
            <w:r w:rsidR="00591F1B">
              <w:rPr>
                <w:webHidden/>
              </w:rPr>
              <w:t>249</w:t>
            </w:r>
            <w:r w:rsidR="00BD17B6">
              <w:rPr>
                <w:webHidden/>
              </w:rPr>
              <w:fldChar w:fldCharType="end"/>
            </w:r>
          </w:hyperlink>
        </w:p>
        <w:p w14:paraId="3CF7FEBA" w14:textId="2F2822F6" w:rsidR="00BD17B6" w:rsidRDefault="00BA61CD">
          <w:pPr>
            <w:pStyle w:val="TOC2"/>
            <w:rPr>
              <w:rFonts w:asciiTheme="minorHAnsi" w:eastAsiaTheme="minorEastAsia" w:hAnsiTheme="minorHAnsi" w:cstheme="minorBidi"/>
              <w:sz w:val="22"/>
              <w:szCs w:val="22"/>
              <w:lang w:val="en-US" w:eastAsia="en-US"/>
            </w:rPr>
          </w:pPr>
          <w:hyperlink w:anchor="_Toc120214799" w:history="1">
            <w:r w:rsidR="00BD17B6" w:rsidRPr="00BC1F0D">
              <w:rPr>
                <w:rStyle w:val="Hyperlink"/>
              </w:rPr>
              <w:t>17.127</w:t>
            </w:r>
            <w:r w:rsidR="00BD17B6">
              <w:rPr>
                <w:rFonts w:asciiTheme="minorHAnsi" w:eastAsiaTheme="minorEastAsia" w:hAnsiTheme="minorHAnsi" w:cstheme="minorBidi"/>
                <w:sz w:val="22"/>
                <w:szCs w:val="22"/>
                <w:lang w:val="en-US" w:eastAsia="en-US"/>
              </w:rPr>
              <w:tab/>
            </w:r>
            <w:r w:rsidR="00BD17B6" w:rsidRPr="00BC1F0D">
              <w:rPr>
                <w:rStyle w:val="Hyperlink"/>
              </w:rPr>
              <w:t>Waste Disposal Service</w:t>
            </w:r>
            <w:r w:rsidR="00BD17B6">
              <w:rPr>
                <w:webHidden/>
              </w:rPr>
              <w:tab/>
            </w:r>
            <w:r w:rsidR="00BD17B6">
              <w:rPr>
                <w:webHidden/>
              </w:rPr>
              <w:fldChar w:fldCharType="begin"/>
            </w:r>
            <w:r w:rsidR="00BD17B6">
              <w:rPr>
                <w:webHidden/>
              </w:rPr>
              <w:instrText xml:space="preserve"> PAGEREF _Toc120214799 \h </w:instrText>
            </w:r>
            <w:r w:rsidR="00BD17B6">
              <w:rPr>
                <w:webHidden/>
              </w:rPr>
            </w:r>
            <w:r w:rsidR="00BD17B6">
              <w:rPr>
                <w:webHidden/>
              </w:rPr>
              <w:fldChar w:fldCharType="separate"/>
            </w:r>
            <w:r w:rsidR="00591F1B">
              <w:rPr>
                <w:webHidden/>
              </w:rPr>
              <w:t>249</w:t>
            </w:r>
            <w:r w:rsidR="00BD17B6">
              <w:rPr>
                <w:webHidden/>
              </w:rPr>
              <w:fldChar w:fldCharType="end"/>
            </w:r>
          </w:hyperlink>
        </w:p>
        <w:p w14:paraId="10F3FC31" w14:textId="62B73240" w:rsidR="00BD17B6" w:rsidRDefault="00BA61CD">
          <w:pPr>
            <w:pStyle w:val="TOC2"/>
            <w:rPr>
              <w:rFonts w:asciiTheme="minorHAnsi" w:eastAsiaTheme="minorEastAsia" w:hAnsiTheme="minorHAnsi" w:cstheme="minorBidi"/>
              <w:sz w:val="22"/>
              <w:szCs w:val="22"/>
              <w:lang w:val="en-US" w:eastAsia="en-US"/>
            </w:rPr>
          </w:pPr>
          <w:hyperlink w:anchor="_Toc120214800" w:history="1">
            <w:r w:rsidR="00BD17B6" w:rsidRPr="00BC1F0D">
              <w:rPr>
                <w:rStyle w:val="Hyperlink"/>
              </w:rPr>
              <w:t>17.128</w:t>
            </w:r>
            <w:r w:rsidR="00BD17B6">
              <w:rPr>
                <w:rFonts w:asciiTheme="minorHAnsi" w:eastAsiaTheme="minorEastAsia" w:hAnsiTheme="minorHAnsi" w:cstheme="minorBidi"/>
                <w:sz w:val="22"/>
                <w:szCs w:val="22"/>
                <w:lang w:val="en-US" w:eastAsia="en-US"/>
              </w:rPr>
              <w:tab/>
            </w:r>
            <w:r w:rsidR="00BD17B6" w:rsidRPr="00BC1F0D">
              <w:rPr>
                <w:rStyle w:val="Hyperlink"/>
              </w:rPr>
              <w:t>Action or Activity</w:t>
            </w:r>
            <w:r w:rsidR="00BD17B6">
              <w:rPr>
                <w:webHidden/>
              </w:rPr>
              <w:tab/>
            </w:r>
            <w:r w:rsidR="00BD17B6">
              <w:rPr>
                <w:webHidden/>
              </w:rPr>
              <w:fldChar w:fldCharType="begin"/>
            </w:r>
            <w:r w:rsidR="00BD17B6">
              <w:rPr>
                <w:webHidden/>
              </w:rPr>
              <w:instrText xml:space="preserve"> PAGEREF _Toc120214800 \h </w:instrText>
            </w:r>
            <w:r w:rsidR="00BD17B6">
              <w:rPr>
                <w:webHidden/>
              </w:rPr>
            </w:r>
            <w:r w:rsidR="00BD17B6">
              <w:rPr>
                <w:webHidden/>
              </w:rPr>
              <w:fldChar w:fldCharType="separate"/>
            </w:r>
            <w:r w:rsidR="00591F1B">
              <w:rPr>
                <w:webHidden/>
              </w:rPr>
              <w:t>251</w:t>
            </w:r>
            <w:r w:rsidR="00BD17B6">
              <w:rPr>
                <w:webHidden/>
              </w:rPr>
              <w:fldChar w:fldCharType="end"/>
            </w:r>
          </w:hyperlink>
        </w:p>
        <w:p w14:paraId="7B1E9660" w14:textId="5C0A55FC" w:rsidR="00BD17B6" w:rsidRDefault="00BA61CD">
          <w:pPr>
            <w:pStyle w:val="TOC2"/>
            <w:rPr>
              <w:rFonts w:asciiTheme="minorHAnsi" w:eastAsiaTheme="minorEastAsia" w:hAnsiTheme="minorHAnsi" w:cstheme="minorBidi"/>
              <w:sz w:val="22"/>
              <w:szCs w:val="22"/>
              <w:lang w:val="en-US" w:eastAsia="en-US"/>
            </w:rPr>
          </w:pPr>
          <w:hyperlink w:anchor="_Toc120214801" w:history="1">
            <w:r w:rsidR="00BD17B6" w:rsidRPr="00BC1F0D">
              <w:rPr>
                <w:rStyle w:val="Hyperlink"/>
              </w:rPr>
              <w:t>17.129</w:t>
            </w:r>
            <w:r w:rsidR="00BD17B6">
              <w:rPr>
                <w:rFonts w:asciiTheme="minorHAnsi" w:eastAsiaTheme="minorEastAsia" w:hAnsiTheme="minorHAnsi" w:cstheme="minorBidi"/>
                <w:sz w:val="22"/>
                <w:szCs w:val="22"/>
                <w:lang w:val="en-US" w:eastAsia="en-US"/>
              </w:rPr>
              <w:tab/>
            </w:r>
            <w:r w:rsidR="00BD17B6" w:rsidRPr="00BC1F0D">
              <w:rPr>
                <w:rStyle w:val="Hyperlink"/>
              </w:rPr>
              <w:t>Category of RxN</w:t>
            </w:r>
            <w:r w:rsidR="00BD17B6">
              <w:rPr>
                <w:webHidden/>
              </w:rPr>
              <w:tab/>
            </w:r>
            <w:r w:rsidR="00BD17B6">
              <w:rPr>
                <w:webHidden/>
              </w:rPr>
              <w:fldChar w:fldCharType="begin"/>
            </w:r>
            <w:r w:rsidR="00BD17B6">
              <w:rPr>
                <w:webHidden/>
              </w:rPr>
              <w:instrText xml:space="preserve"> PAGEREF _Toc120214801 \h </w:instrText>
            </w:r>
            <w:r w:rsidR="00BD17B6">
              <w:rPr>
                <w:webHidden/>
              </w:rPr>
            </w:r>
            <w:r w:rsidR="00BD17B6">
              <w:rPr>
                <w:webHidden/>
              </w:rPr>
              <w:fldChar w:fldCharType="separate"/>
            </w:r>
            <w:r w:rsidR="00591F1B">
              <w:rPr>
                <w:webHidden/>
              </w:rPr>
              <w:t>252</w:t>
            </w:r>
            <w:r w:rsidR="00BD17B6">
              <w:rPr>
                <w:webHidden/>
              </w:rPr>
              <w:fldChar w:fldCharType="end"/>
            </w:r>
          </w:hyperlink>
        </w:p>
        <w:p w14:paraId="5F7BD204" w14:textId="514E1AC1" w:rsidR="00BD17B6" w:rsidRDefault="00BA61CD">
          <w:pPr>
            <w:pStyle w:val="TOC2"/>
            <w:rPr>
              <w:rFonts w:asciiTheme="minorHAnsi" w:eastAsiaTheme="minorEastAsia" w:hAnsiTheme="minorHAnsi" w:cstheme="minorBidi"/>
              <w:sz w:val="22"/>
              <w:szCs w:val="22"/>
              <w:lang w:val="en-US" w:eastAsia="en-US"/>
            </w:rPr>
          </w:pPr>
          <w:hyperlink w:anchor="_Toc120214802" w:history="1">
            <w:r w:rsidR="00BD17B6" w:rsidRPr="00BC1F0D">
              <w:rPr>
                <w:rStyle w:val="Hyperlink"/>
              </w:rPr>
              <w:t>17.130</w:t>
            </w:r>
            <w:r w:rsidR="00BD17B6">
              <w:rPr>
                <w:rFonts w:asciiTheme="minorHAnsi" w:eastAsiaTheme="minorEastAsia" w:hAnsiTheme="minorHAnsi" w:cstheme="minorBidi"/>
                <w:sz w:val="22"/>
                <w:szCs w:val="22"/>
                <w:lang w:val="en-US" w:eastAsia="en-US"/>
              </w:rPr>
              <w:tab/>
            </w:r>
            <w:r w:rsidR="00BD17B6" w:rsidRPr="00BC1F0D">
              <w:rPr>
                <w:rStyle w:val="Hyperlink"/>
              </w:rPr>
              <w:t>Category of Vessel</w:t>
            </w:r>
            <w:r w:rsidR="00BD17B6">
              <w:rPr>
                <w:webHidden/>
              </w:rPr>
              <w:tab/>
            </w:r>
            <w:r w:rsidR="00BD17B6">
              <w:rPr>
                <w:webHidden/>
              </w:rPr>
              <w:fldChar w:fldCharType="begin"/>
            </w:r>
            <w:r w:rsidR="00BD17B6">
              <w:rPr>
                <w:webHidden/>
              </w:rPr>
              <w:instrText xml:space="preserve"> PAGEREF _Toc120214802 \h </w:instrText>
            </w:r>
            <w:r w:rsidR="00BD17B6">
              <w:rPr>
                <w:webHidden/>
              </w:rPr>
            </w:r>
            <w:r w:rsidR="00BD17B6">
              <w:rPr>
                <w:webHidden/>
              </w:rPr>
              <w:fldChar w:fldCharType="separate"/>
            </w:r>
            <w:r w:rsidR="00591F1B">
              <w:rPr>
                <w:webHidden/>
              </w:rPr>
              <w:t>253</w:t>
            </w:r>
            <w:r w:rsidR="00BD17B6">
              <w:rPr>
                <w:webHidden/>
              </w:rPr>
              <w:fldChar w:fldCharType="end"/>
            </w:r>
          </w:hyperlink>
        </w:p>
        <w:p w14:paraId="2C34C815" w14:textId="13E0C924" w:rsidR="00BD17B6" w:rsidRDefault="00BA61CD">
          <w:pPr>
            <w:pStyle w:val="TOC2"/>
            <w:rPr>
              <w:rFonts w:asciiTheme="minorHAnsi" w:eastAsiaTheme="minorEastAsia" w:hAnsiTheme="minorHAnsi" w:cstheme="minorBidi"/>
              <w:sz w:val="22"/>
              <w:szCs w:val="22"/>
              <w:lang w:val="en-US" w:eastAsia="en-US"/>
            </w:rPr>
          </w:pPr>
          <w:hyperlink w:anchor="_Toc120214811" w:history="1">
            <w:r w:rsidR="00BD17B6" w:rsidRPr="00BC1F0D">
              <w:rPr>
                <w:rStyle w:val="Hyperlink"/>
              </w:rPr>
              <w:t>17.131</w:t>
            </w:r>
            <w:r w:rsidR="00BD17B6">
              <w:rPr>
                <w:rFonts w:asciiTheme="minorHAnsi" w:eastAsiaTheme="minorEastAsia" w:hAnsiTheme="minorHAnsi" w:cstheme="minorBidi"/>
                <w:sz w:val="22"/>
                <w:szCs w:val="22"/>
                <w:lang w:val="en-US" w:eastAsia="en-US"/>
              </w:rPr>
              <w:tab/>
            </w:r>
            <w:r w:rsidR="00BD17B6" w:rsidRPr="00BC1F0D">
              <w:rPr>
                <w:rStyle w:val="Hyperlink"/>
              </w:rPr>
              <w:t>Security-Safety-Emergency Service</w:t>
            </w:r>
            <w:r w:rsidR="00BD17B6">
              <w:rPr>
                <w:webHidden/>
              </w:rPr>
              <w:tab/>
            </w:r>
            <w:r w:rsidR="00BD17B6">
              <w:rPr>
                <w:webHidden/>
              </w:rPr>
              <w:fldChar w:fldCharType="begin"/>
            </w:r>
            <w:r w:rsidR="00BD17B6">
              <w:rPr>
                <w:webHidden/>
              </w:rPr>
              <w:instrText xml:space="preserve"> PAGEREF _Toc120214811 \h </w:instrText>
            </w:r>
            <w:r w:rsidR="00BD17B6">
              <w:rPr>
                <w:webHidden/>
              </w:rPr>
            </w:r>
            <w:r w:rsidR="00BD17B6">
              <w:rPr>
                <w:webHidden/>
              </w:rPr>
              <w:fldChar w:fldCharType="separate"/>
            </w:r>
            <w:r w:rsidR="00591F1B">
              <w:rPr>
                <w:webHidden/>
              </w:rPr>
              <w:t>254</w:t>
            </w:r>
            <w:r w:rsidR="00BD17B6">
              <w:rPr>
                <w:webHidden/>
              </w:rPr>
              <w:fldChar w:fldCharType="end"/>
            </w:r>
          </w:hyperlink>
        </w:p>
        <w:p w14:paraId="7FECA54B" w14:textId="287AD300" w:rsidR="00BD17B6" w:rsidRDefault="00BA61CD">
          <w:pPr>
            <w:pStyle w:val="TOC2"/>
            <w:rPr>
              <w:rFonts w:asciiTheme="minorHAnsi" w:eastAsiaTheme="minorEastAsia" w:hAnsiTheme="minorHAnsi" w:cstheme="minorBidi"/>
              <w:sz w:val="22"/>
              <w:szCs w:val="22"/>
              <w:lang w:val="en-US" w:eastAsia="en-US"/>
            </w:rPr>
          </w:pPr>
          <w:hyperlink w:anchor="_Toc120214812" w:history="1">
            <w:r w:rsidR="00BD17B6" w:rsidRPr="00BC1F0D">
              <w:rPr>
                <w:rStyle w:val="Hyperlink"/>
              </w:rPr>
              <w:t>17.132</w:t>
            </w:r>
            <w:r w:rsidR="00BD17B6">
              <w:rPr>
                <w:rFonts w:asciiTheme="minorHAnsi" w:eastAsiaTheme="minorEastAsia" w:hAnsiTheme="minorHAnsi" w:cstheme="minorBidi"/>
                <w:sz w:val="22"/>
                <w:szCs w:val="22"/>
                <w:lang w:val="en-US" w:eastAsia="en-US"/>
              </w:rPr>
              <w:tab/>
            </w:r>
            <w:r w:rsidR="00BD17B6" w:rsidRPr="00BC1F0D">
              <w:rPr>
                <w:rStyle w:val="Hyperlink"/>
              </w:rPr>
              <w:t>Transport Connection</w:t>
            </w:r>
            <w:r w:rsidR="00BD17B6">
              <w:rPr>
                <w:webHidden/>
              </w:rPr>
              <w:tab/>
            </w:r>
            <w:r w:rsidR="00BD17B6">
              <w:rPr>
                <w:webHidden/>
              </w:rPr>
              <w:fldChar w:fldCharType="begin"/>
            </w:r>
            <w:r w:rsidR="00BD17B6">
              <w:rPr>
                <w:webHidden/>
              </w:rPr>
              <w:instrText xml:space="preserve"> PAGEREF _Toc120214812 \h </w:instrText>
            </w:r>
            <w:r w:rsidR="00BD17B6">
              <w:rPr>
                <w:webHidden/>
              </w:rPr>
            </w:r>
            <w:r w:rsidR="00BD17B6">
              <w:rPr>
                <w:webHidden/>
              </w:rPr>
              <w:fldChar w:fldCharType="separate"/>
            </w:r>
            <w:r w:rsidR="00591F1B">
              <w:rPr>
                <w:webHidden/>
              </w:rPr>
              <w:t>255</w:t>
            </w:r>
            <w:r w:rsidR="00BD17B6">
              <w:rPr>
                <w:webHidden/>
              </w:rPr>
              <w:fldChar w:fldCharType="end"/>
            </w:r>
          </w:hyperlink>
        </w:p>
        <w:p w14:paraId="348E1C04" w14:textId="3650B74D" w:rsidR="00BD17B6" w:rsidRDefault="00BA61CD">
          <w:pPr>
            <w:pStyle w:val="TOC1"/>
            <w:rPr>
              <w:rFonts w:asciiTheme="minorHAnsi" w:eastAsiaTheme="minorEastAsia" w:hAnsiTheme="minorHAnsi" w:cstheme="minorBidi"/>
              <w:b w:val="0"/>
              <w:noProof/>
              <w:sz w:val="22"/>
              <w:szCs w:val="22"/>
              <w:lang w:val="en-US" w:eastAsia="en-US"/>
            </w:rPr>
          </w:pPr>
          <w:hyperlink w:anchor="_Toc120214813" w:history="1">
            <w:r w:rsidR="00BD17B6" w:rsidRPr="00BC1F0D">
              <w:rPr>
                <w:rStyle w:val="Hyperlink"/>
                <w:noProof/>
              </w:rPr>
              <w:t>18</w:t>
            </w:r>
            <w:r w:rsidR="00BD17B6">
              <w:rPr>
                <w:rFonts w:asciiTheme="minorHAnsi" w:eastAsiaTheme="minorEastAsia" w:hAnsiTheme="minorHAnsi" w:cstheme="minorBidi"/>
                <w:b w:val="0"/>
                <w:noProof/>
                <w:sz w:val="22"/>
                <w:szCs w:val="22"/>
                <w:lang w:val="en-US" w:eastAsia="en-US"/>
              </w:rPr>
              <w:tab/>
            </w:r>
            <w:r w:rsidR="00BD17B6" w:rsidRPr="00BC1F0D">
              <w:rPr>
                <w:rStyle w:val="Hyperlink"/>
                <w:noProof/>
              </w:rPr>
              <w:t>Complex Attributes</w:t>
            </w:r>
            <w:r w:rsidR="00BD17B6">
              <w:rPr>
                <w:noProof/>
                <w:webHidden/>
              </w:rPr>
              <w:tab/>
            </w:r>
            <w:r w:rsidR="00BD17B6">
              <w:rPr>
                <w:noProof/>
                <w:webHidden/>
              </w:rPr>
              <w:fldChar w:fldCharType="begin"/>
            </w:r>
            <w:r w:rsidR="00BD17B6">
              <w:rPr>
                <w:noProof/>
                <w:webHidden/>
              </w:rPr>
              <w:instrText xml:space="preserve"> PAGEREF _Toc120214813 \h </w:instrText>
            </w:r>
            <w:r w:rsidR="00BD17B6">
              <w:rPr>
                <w:noProof/>
                <w:webHidden/>
              </w:rPr>
            </w:r>
            <w:r w:rsidR="00BD17B6">
              <w:rPr>
                <w:noProof/>
                <w:webHidden/>
              </w:rPr>
              <w:fldChar w:fldCharType="separate"/>
            </w:r>
            <w:r w:rsidR="00591F1B">
              <w:rPr>
                <w:noProof/>
                <w:webHidden/>
              </w:rPr>
              <w:t>256</w:t>
            </w:r>
            <w:r w:rsidR="00BD17B6">
              <w:rPr>
                <w:noProof/>
                <w:webHidden/>
              </w:rPr>
              <w:fldChar w:fldCharType="end"/>
            </w:r>
          </w:hyperlink>
        </w:p>
        <w:p w14:paraId="4AD5A357" w14:textId="560F706D" w:rsidR="00BD17B6" w:rsidRDefault="00BA61CD">
          <w:pPr>
            <w:pStyle w:val="TOC2"/>
            <w:rPr>
              <w:rFonts w:asciiTheme="minorHAnsi" w:eastAsiaTheme="minorEastAsia" w:hAnsiTheme="minorHAnsi" w:cstheme="minorBidi"/>
              <w:sz w:val="22"/>
              <w:szCs w:val="22"/>
              <w:lang w:val="en-US" w:eastAsia="en-US"/>
            </w:rPr>
          </w:pPr>
          <w:hyperlink w:anchor="_Toc120214814" w:history="1">
            <w:r w:rsidR="00BD17B6" w:rsidRPr="00BC1F0D">
              <w:rPr>
                <w:rStyle w:val="Hyperlink"/>
              </w:rPr>
              <w:t>18.1</w:t>
            </w:r>
            <w:r w:rsidR="00BD17B6">
              <w:rPr>
                <w:rFonts w:asciiTheme="minorHAnsi" w:eastAsiaTheme="minorEastAsia" w:hAnsiTheme="minorHAnsi" w:cstheme="minorBidi"/>
                <w:sz w:val="22"/>
                <w:szCs w:val="22"/>
                <w:lang w:val="en-US" w:eastAsia="en-US"/>
              </w:rPr>
              <w:tab/>
            </w:r>
            <w:r w:rsidR="00BD17B6" w:rsidRPr="00BC1F0D">
              <w:rPr>
                <w:rStyle w:val="Hyperlink"/>
              </w:rPr>
              <w:t>Bearing Information</w:t>
            </w:r>
            <w:r w:rsidR="00BD17B6">
              <w:rPr>
                <w:webHidden/>
              </w:rPr>
              <w:tab/>
            </w:r>
            <w:r w:rsidR="00BD17B6">
              <w:rPr>
                <w:webHidden/>
              </w:rPr>
              <w:fldChar w:fldCharType="begin"/>
            </w:r>
            <w:r w:rsidR="00BD17B6">
              <w:rPr>
                <w:webHidden/>
              </w:rPr>
              <w:instrText xml:space="preserve"> PAGEREF _Toc120214814 \h </w:instrText>
            </w:r>
            <w:r w:rsidR="00BD17B6">
              <w:rPr>
                <w:webHidden/>
              </w:rPr>
            </w:r>
            <w:r w:rsidR="00BD17B6">
              <w:rPr>
                <w:webHidden/>
              </w:rPr>
              <w:fldChar w:fldCharType="separate"/>
            </w:r>
            <w:r w:rsidR="00591F1B">
              <w:rPr>
                <w:webHidden/>
              </w:rPr>
              <w:t>256</w:t>
            </w:r>
            <w:r w:rsidR="00BD17B6">
              <w:rPr>
                <w:webHidden/>
              </w:rPr>
              <w:fldChar w:fldCharType="end"/>
            </w:r>
          </w:hyperlink>
        </w:p>
        <w:p w14:paraId="00E80AF0" w14:textId="513020FB" w:rsidR="00BD17B6" w:rsidRDefault="00BA61CD">
          <w:pPr>
            <w:pStyle w:val="TOC2"/>
            <w:rPr>
              <w:rFonts w:asciiTheme="minorHAnsi" w:eastAsiaTheme="minorEastAsia" w:hAnsiTheme="minorHAnsi" w:cstheme="minorBidi"/>
              <w:sz w:val="22"/>
              <w:szCs w:val="22"/>
              <w:lang w:val="en-US" w:eastAsia="en-US"/>
            </w:rPr>
          </w:pPr>
          <w:hyperlink w:anchor="_Toc120214815" w:history="1">
            <w:r w:rsidR="00BD17B6" w:rsidRPr="00BC1F0D">
              <w:rPr>
                <w:rStyle w:val="Hyperlink"/>
              </w:rPr>
              <w:t>18.2</w:t>
            </w:r>
            <w:r w:rsidR="00BD17B6">
              <w:rPr>
                <w:rFonts w:asciiTheme="minorHAnsi" w:eastAsiaTheme="minorEastAsia" w:hAnsiTheme="minorHAnsi" w:cstheme="minorBidi"/>
                <w:sz w:val="22"/>
                <w:szCs w:val="22"/>
                <w:lang w:val="en-US" w:eastAsia="en-US"/>
              </w:rPr>
              <w:tab/>
            </w:r>
            <w:r w:rsidR="00BD17B6" w:rsidRPr="00BC1F0D">
              <w:rPr>
                <w:rStyle w:val="Hyperlink"/>
              </w:rPr>
              <w:t>Cargo Services Description</w:t>
            </w:r>
            <w:r w:rsidR="00BD17B6">
              <w:rPr>
                <w:webHidden/>
              </w:rPr>
              <w:tab/>
            </w:r>
            <w:r w:rsidR="00BD17B6">
              <w:rPr>
                <w:webHidden/>
              </w:rPr>
              <w:fldChar w:fldCharType="begin"/>
            </w:r>
            <w:r w:rsidR="00BD17B6">
              <w:rPr>
                <w:webHidden/>
              </w:rPr>
              <w:instrText xml:space="preserve"> PAGEREF _Toc120214815 \h </w:instrText>
            </w:r>
            <w:r w:rsidR="00BD17B6">
              <w:rPr>
                <w:webHidden/>
              </w:rPr>
            </w:r>
            <w:r w:rsidR="00BD17B6">
              <w:rPr>
                <w:webHidden/>
              </w:rPr>
              <w:fldChar w:fldCharType="separate"/>
            </w:r>
            <w:r w:rsidR="00591F1B">
              <w:rPr>
                <w:webHidden/>
              </w:rPr>
              <w:t>256</w:t>
            </w:r>
            <w:r w:rsidR="00BD17B6">
              <w:rPr>
                <w:webHidden/>
              </w:rPr>
              <w:fldChar w:fldCharType="end"/>
            </w:r>
          </w:hyperlink>
        </w:p>
        <w:p w14:paraId="60F853DB" w14:textId="2070531D" w:rsidR="00BD17B6" w:rsidRDefault="00BA61CD">
          <w:pPr>
            <w:pStyle w:val="TOC2"/>
            <w:rPr>
              <w:rFonts w:asciiTheme="minorHAnsi" w:eastAsiaTheme="minorEastAsia" w:hAnsiTheme="minorHAnsi" w:cstheme="minorBidi"/>
              <w:sz w:val="22"/>
              <w:szCs w:val="22"/>
              <w:lang w:val="en-US" w:eastAsia="en-US"/>
            </w:rPr>
          </w:pPr>
          <w:hyperlink w:anchor="_Toc120214816" w:history="1">
            <w:r w:rsidR="00BD17B6" w:rsidRPr="00BC1F0D">
              <w:rPr>
                <w:rStyle w:val="Hyperlink"/>
              </w:rPr>
              <w:t>18.3</w:t>
            </w:r>
            <w:r w:rsidR="00BD17B6">
              <w:rPr>
                <w:rFonts w:asciiTheme="minorHAnsi" w:eastAsiaTheme="minorEastAsia" w:hAnsiTheme="minorHAnsi" w:cstheme="minorBidi"/>
                <w:sz w:val="22"/>
                <w:szCs w:val="22"/>
                <w:lang w:val="en-US" w:eastAsia="en-US"/>
              </w:rPr>
              <w:tab/>
            </w:r>
            <w:r w:rsidR="00BD17B6" w:rsidRPr="00BC1F0D">
              <w:rPr>
                <w:rStyle w:val="Hyperlink"/>
              </w:rPr>
              <w:t>Construction Information</w:t>
            </w:r>
            <w:r w:rsidR="00BD17B6">
              <w:rPr>
                <w:webHidden/>
              </w:rPr>
              <w:tab/>
            </w:r>
            <w:r w:rsidR="00BD17B6">
              <w:rPr>
                <w:webHidden/>
              </w:rPr>
              <w:fldChar w:fldCharType="begin"/>
            </w:r>
            <w:r w:rsidR="00BD17B6">
              <w:rPr>
                <w:webHidden/>
              </w:rPr>
              <w:instrText xml:space="preserve"> PAGEREF _Toc120214816 \h </w:instrText>
            </w:r>
            <w:r w:rsidR="00BD17B6">
              <w:rPr>
                <w:webHidden/>
              </w:rPr>
            </w:r>
            <w:r w:rsidR="00BD17B6">
              <w:rPr>
                <w:webHidden/>
              </w:rPr>
              <w:fldChar w:fldCharType="separate"/>
            </w:r>
            <w:r w:rsidR="00591F1B">
              <w:rPr>
                <w:webHidden/>
              </w:rPr>
              <w:t>257</w:t>
            </w:r>
            <w:r w:rsidR="00BD17B6">
              <w:rPr>
                <w:webHidden/>
              </w:rPr>
              <w:fldChar w:fldCharType="end"/>
            </w:r>
          </w:hyperlink>
        </w:p>
        <w:p w14:paraId="31B5DB04" w14:textId="4BA9BE50" w:rsidR="00BD17B6" w:rsidRDefault="00BA61CD">
          <w:pPr>
            <w:pStyle w:val="TOC2"/>
            <w:rPr>
              <w:rFonts w:asciiTheme="minorHAnsi" w:eastAsiaTheme="minorEastAsia" w:hAnsiTheme="minorHAnsi" w:cstheme="minorBidi"/>
              <w:sz w:val="22"/>
              <w:szCs w:val="22"/>
              <w:lang w:val="en-US" w:eastAsia="en-US"/>
            </w:rPr>
          </w:pPr>
          <w:hyperlink w:anchor="_Toc120214817" w:history="1">
            <w:r w:rsidR="00BD17B6" w:rsidRPr="00BC1F0D">
              <w:rPr>
                <w:rStyle w:val="Hyperlink"/>
              </w:rPr>
              <w:t>18.4</w:t>
            </w:r>
            <w:r w:rsidR="00BD17B6">
              <w:rPr>
                <w:rFonts w:asciiTheme="minorHAnsi" w:eastAsiaTheme="minorEastAsia" w:hAnsiTheme="minorHAnsi" w:cstheme="minorBidi"/>
                <w:sz w:val="22"/>
                <w:szCs w:val="22"/>
                <w:lang w:val="en-US" w:eastAsia="en-US"/>
              </w:rPr>
              <w:tab/>
            </w:r>
            <w:r w:rsidR="00BD17B6" w:rsidRPr="00BC1F0D">
              <w:rPr>
                <w:rStyle w:val="Hyperlink"/>
              </w:rPr>
              <w:t>Contact address</w:t>
            </w:r>
            <w:r w:rsidR="00BD17B6">
              <w:rPr>
                <w:webHidden/>
              </w:rPr>
              <w:tab/>
            </w:r>
            <w:r w:rsidR="00BD17B6">
              <w:rPr>
                <w:webHidden/>
              </w:rPr>
              <w:fldChar w:fldCharType="begin"/>
            </w:r>
            <w:r w:rsidR="00BD17B6">
              <w:rPr>
                <w:webHidden/>
              </w:rPr>
              <w:instrText xml:space="preserve"> PAGEREF _Toc120214817 \h </w:instrText>
            </w:r>
            <w:r w:rsidR="00BD17B6">
              <w:rPr>
                <w:webHidden/>
              </w:rPr>
            </w:r>
            <w:r w:rsidR="00BD17B6">
              <w:rPr>
                <w:webHidden/>
              </w:rPr>
              <w:fldChar w:fldCharType="separate"/>
            </w:r>
            <w:r w:rsidR="00591F1B">
              <w:rPr>
                <w:webHidden/>
              </w:rPr>
              <w:t>257</w:t>
            </w:r>
            <w:r w:rsidR="00BD17B6">
              <w:rPr>
                <w:webHidden/>
              </w:rPr>
              <w:fldChar w:fldCharType="end"/>
            </w:r>
          </w:hyperlink>
        </w:p>
        <w:p w14:paraId="28A00152" w14:textId="1D7727C0" w:rsidR="00BD17B6" w:rsidRDefault="00BA61CD">
          <w:pPr>
            <w:pStyle w:val="TOC2"/>
            <w:rPr>
              <w:rFonts w:asciiTheme="minorHAnsi" w:eastAsiaTheme="minorEastAsia" w:hAnsiTheme="minorHAnsi" w:cstheme="minorBidi"/>
              <w:sz w:val="22"/>
              <w:szCs w:val="22"/>
              <w:lang w:val="en-US" w:eastAsia="en-US"/>
            </w:rPr>
          </w:pPr>
          <w:hyperlink w:anchor="_Toc120214818" w:history="1">
            <w:r w:rsidR="00BD17B6" w:rsidRPr="00BC1F0D">
              <w:rPr>
                <w:rStyle w:val="Hyperlink"/>
              </w:rPr>
              <w:t>18.5</w:t>
            </w:r>
            <w:r w:rsidR="00BD17B6">
              <w:rPr>
                <w:rFonts w:asciiTheme="minorHAnsi" w:eastAsiaTheme="minorEastAsia" w:hAnsiTheme="minorHAnsi" w:cstheme="minorBidi"/>
                <w:sz w:val="22"/>
                <w:szCs w:val="22"/>
                <w:lang w:val="en-US" w:eastAsia="en-US"/>
              </w:rPr>
              <w:tab/>
            </w:r>
            <w:r w:rsidR="00BD17B6" w:rsidRPr="00BC1F0D">
              <w:rPr>
                <w:rStyle w:val="Hyperlink"/>
              </w:rPr>
              <w:t>Depths Description</w:t>
            </w:r>
            <w:r w:rsidR="00BD17B6">
              <w:rPr>
                <w:webHidden/>
              </w:rPr>
              <w:tab/>
            </w:r>
            <w:r w:rsidR="00BD17B6">
              <w:rPr>
                <w:webHidden/>
              </w:rPr>
              <w:fldChar w:fldCharType="begin"/>
            </w:r>
            <w:r w:rsidR="00BD17B6">
              <w:rPr>
                <w:webHidden/>
              </w:rPr>
              <w:instrText xml:space="preserve"> PAGEREF _Toc120214818 \h </w:instrText>
            </w:r>
            <w:r w:rsidR="00BD17B6">
              <w:rPr>
                <w:webHidden/>
              </w:rPr>
            </w:r>
            <w:r w:rsidR="00BD17B6">
              <w:rPr>
                <w:webHidden/>
              </w:rPr>
              <w:fldChar w:fldCharType="separate"/>
            </w:r>
            <w:r w:rsidR="00591F1B">
              <w:rPr>
                <w:webHidden/>
              </w:rPr>
              <w:t>258</w:t>
            </w:r>
            <w:r w:rsidR="00BD17B6">
              <w:rPr>
                <w:webHidden/>
              </w:rPr>
              <w:fldChar w:fldCharType="end"/>
            </w:r>
          </w:hyperlink>
        </w:p>
        <w:p w14:paraId="1D5F6A9A" w14:textId="54F3910D" w:rsidR="00BD17B6" w:rsidRDefault="00BA61CD">
          <w:pPr>
            <w:pStyle w:val="TOC2"/>
            <w:rPr>
              <w:rFonts w:asciiTheme="minorHAnsi" w:eastAsiaTheme="minorEastAsia" w:hAnsiTheme="minorHAnsi" w:cstheme="minorBidi"/>
              <w:sz w:val="22"/>
              <w:szCs w:val="22"/>
              <w:lang w:val="en-US" w:eastAsia="en-US"/>
            </w:rPr>
          </w:pPr>
          <w:hyperlink w:anchor="_Toc120214819" w:history="1">
            <w:r w:rsidR="00BD17B6" w:rsidRPr="00BC1F0D">
              <w:rPr>
                <w:rStyle w:val="Hyperlink"/>
              </w:rPr>
              <w:t>18.6</w:t>
            </w:r>
            <w:r w:rsidR="00BD17B6">
              <w:rPr>
                <w:rFonts w:asciiTheme="minorHAnsi" w:eastAsiaTheme="minorEastAsia" w:hAnsiTheme="minorHAnsi" w:cstheme="minorBidi"/>
                <w:sz w:val="22"/>
                <w:szCs w:val="22"/>
                <w:lang w:val="en-US" w:eastAsia="en-US"/>
              </w:rPr>
              <w:tab/>
            </w:r>
            <w:r w:rsidR="00BD17B6" w:rsidRPr="00BC1F0D">
              <w:rPr>
                <w:rStyle w:val="Hyperlink"/>
              </w:rPr>
              <w:t>Facilities Layout Description</w:t>
            </w:r>
            <w:r w:rsidR="00BD17B6">
              <w:rPr>
                <w:webHidden/>
              </w:rPr>
              <w:tab/>
            </w:r>
            <w:r w:rsidR="00BD17B6">
              <w:rPr>
                <w:webHidden/>
              </w:rPr>
              <w:fldChar w:fldCharType="begin"/>
            </w:r>
            <w:r w:rsidR="00BD17B6">
              <w:rPr>
                <w:webHidden/>
              </w:rPr>
              <w:instrText xml:space="preserve"> PAGEREF _Toc120214819 \h </w:instrText>
            </w:r>
            <w:r w:rsidR="00BD17B6">
              <w:rPr>
                <w:webHidden/>
              </w:rPr>
            </w:r>
            <w:r w:rsidR="00BD17B6">
              <w:rPr>
                <w:webHidden/>
              </w:rPr>
              <w:fldChar w:fldCharType="separate"/>
            </w:r>
            <w:r w:rsidR="00591F1B">
              <w:rPr>
                <w:webHidden/>
              </w:rPr>
              <w:t>258</w:t>
            </w:r>
            <w:r w:rsidR="00BD17B6">
              <w:rPr>
                <w:webHidden/>
              </w:rPr>
              <w:fldChar w:fldCharType="end"/>
            </w:r>
          </w:hyperlink>
        </w:p>
        <w:p w14:paraId="7089582E" w14:textId="579B4965" w:rsidR="00BD17B6" w:rsidRDefault="00BA61CD">
          <w:pPr>
            <w:pStyle w:val="TOC2"/>
            <w:rPr>
              <w:rFonts w:asciiTheme="minorHAnsi" w:eastAsiaTheme="minorEastAsia" w:hAnsiTheme="minorHAnsi" w:cstheme="minorBidi"/>
              <w:sz w:val="22"/>
              <w:szCs w:val="22"/>
              <w:lang w:val="en-US" w:eastAsia="en-US"/>
            </w:rPr>
          </w:pPr>
          <w:hyperlink w:anchor="_Toc120214820" w:history="1">
            <w:r w:rsidR="00BD17B6" w:rsidRPr="00BC1F0D">
              <w:rPr>
                <w:rStyle w:val="Hyperlink"/>
              </w:rPr>
              <w:t>18.7</w:t>
            </w:r>
            <w:r w:rsidR="00BD17B6">
              <w:rPr>
                <w:rFonts w:asciiTheme="minorHAnsi" w:eastAsiaTheme="minorEastAsia" w:hAnsiTheme="minorHAnsi" w:cstheme="minorBidi"/>
                <w:sz w:val="22"/>
                <w:szCs w:val="22"/>
                <w:lang w:val="en-US" w:eastAsia="en-US"/>
              </w:rPr>
              <w:tab/>
            </w:r>
            <w:r w:rsidR="00BD17B6" w:rsidRPr="00BC1F0D">
              <w:rPr>
                <w:rStyle w:val="Hyperlink"/>
              </w:rPr>
              <w:t>Feature Name</w:t>
            </w:r>
            <w:r w:rsidR="00BD17B6">
              <w:rPr>
                <w:webHidden/>
              </w:rPr>
              <w:tab/>
            </w:r>
            <w:r w:rsidR="00BD17B6">
              <w:rPr>
                <w:webHidden/>
              </w:rPr>
              <w:fldChar w:fldCharType="begin"/>
            </w:r>
            <w:r w:rsidR="00BD17B6">
              <w:rPr>
                <w:webHidden/>
              </w:rPr>
              <w:instrText xml:space="preserve"> PAGEREF _Toc120214820 \h </w:instrText>
            </w:r>
            <w:r w:rsidR="00BD17B6">
              <w:rPr>
                <w:webHidden/>
              </w:rPr>
            </w:r>
            <w:r w:rsidR="00BD17B6">
              <w:rPr>
                <w:webHidden/>
              </w:rPr>
              <w:fldChar w:fldCharType="separate"/>
            </w:r>
            <w:r w:rsidR="00591F1B">
              <w:rPr>
                <w:webHidden/>
              </w:rPr>
              <w:t>258</w:t>
            </w:r>
            <w:r w:rsidR="00BD17B6">
              <w:rPr>
                <w:webHidden/>
              </w:rPr>
              <w:fldChar w:fldCharType="end"/>
            </w:r>
          </w:hyperlink>
        </w:p>
        <w:p w14:paraId="6008CC6D" w14:textId="02B2B6FE" w:rsidR="00BD17B6" w:rsidRDefault="00BA61CD">
          <w:pPr>
            <w:pStyle w:val="TOC2"/>
            <w:rPr>
              <w:rFonts w:asciiTheme="minorHAnsi" w:eastAsiaTheme="minorEastAsia" w:hAnsiTheme="minorHAnsi" w:cstheme="minorBidi"/>
              <w:sz w:val="22"/>
              <w:szCs w:val="22"/>
              <w:lang w:val="en-US" w:eastAsia="en-US"/>
            </w:rPr>
          </w:pPr>
          <w:hyperlink w:anchor="_Toc120214821" w:history="1">
            <w:r w:rsidR="00BD17B6" w:rsidRPr="00BC1F0D">
              <w:rPr>
                <w:rStyle w:val="Hyperlink"/>
              </w:rPr>
              <w:t>18.8</w:t>
            </w:r>
            <w:r w:rsidR="00BD17B6">
              <w:rPr>
                <w:rFonts w:asciiTheme="minorHAnsi" w:eastAsiaTheme="minorEastAsia" w:hAnsiTheme="minorHAnsi" w:cstheme="minorBidi"/>
                <w:sz w:val="22"/>
                <w:szCs w:val="22"/>
                <w:lang w:val="en-US" w:eastAsia="en-US"/>
              </w:rPr>
              <w:tab/>
            </w:r>
            <w:r w:rsidR="00BD17B6" w:rsidRPr="00BC1F0D">
              <w:rPr>
                <w:rStyle w:val="Hyperlink"/>
              </w:rPr>
              <w:t>Fixed date range</w:t>
            </w:r>
            <w:r w:rsidR="00BD17B6">
              <w:rPr>
                <w:webHidden/>
              </w:rPr>
              <w:tab/>
            </w:r>
            <w:r w:rsidR="00BD17B6">
              <w:rPr>
                <w:webHidden/>
              </w:rPr>
              <w:fldChar w:fldCharType="begin"/>
            </w:r>
            <w:r w:rsidR="00BD17B6">
              <w:rPr>
                <w:webHidden/>
              </w:rPr>
              <w:instrText xml:space="preserve"> PAGEREF _Toc120214821 \h </w:instrText>
            </w:r>
            <w:r w:rsidR="00BD17B6">
              <w:rPr>
                <w:webHidden/>
              </w:rPr>
            </w:r>
            <w:r w:rsidR="00BD17B6">
              <w:rPr>
                <w:webHidden/>
              </w:rPr>
              <w:fldChar w:fldCharType="separate"/>
            </w:r>
            <w:r w:rsidR="00591F1B">
              <w:rPr>
                <w:webHidden/>
              </w:rPr>
              <w:t>259</w:t>
            </w:r>
            <w:r w:rsidR="00BD17B6">
              <w:rPr>
                <w:webHidden/>
              </w:rPr>
              <w:fldChar w:fldCharType="end"/>
            </w:r>
          </w:hyperlink>
        </w:p>
        <w:p w14:paraId="4C976B35" w14:textId="5F15CA98" w:rsidR="00BD17B6" w:rsidRDefault="00BA61CD">
          <w:pPr>
            <w:pStyle w:val="TOC2"/>
            <w:rPr>
              <w:rFonts w:asciiTheme="minorHAnsi" w:eastAsiaTheme="minorEastAsia" w:hAnsiTheme="minorHAnsi" w:cstheme="minorBidi"/>
              <w:sz w:val="22"/>
              <w:szCs w:val="22"/>
              <w:lang w:val="en-US" w:eastAsia="en-US"/>
            </w:rPr>
          </w:pPr>
          <w:hyperlink w:anchor="_Toc120214822" w:history="1">
            <w:r w:rsidR="00BD17B6" w:rsidRPr="00BC1F0D">
              <w:rPr>
                <w:rStyle w:val="Hyperlink"/>
              </w:rPr>
              <w:t>18.9</w:t>
            </w:r>
            <w:r w:rsidR="00BD17B6">
              <w:rPr>
                <w:rFonts w:asciiTheme="minorHAnsi" w:eastAsiaTheme="minorEastAsia" w:hAnsiTheme="minorHAnsi" w:cstheme="minorBidi"/>
                <w:sz w:val="22"/>
                <w:szCs w:val="22"/>
                <w:lang w:val="en-US" w:eastAsia="en-US"/>
              </w:rPr>
              <w:tab/>
            </w:r>
            <w:r w:rsidR="00BD17B6" w:rsidRPr="00BC1F0D">
              <w:rPr>
                <w:rStyle w:val="Hyperlink"/>
              </w:rPr>
              <w:t>Frequency pair</w:t>
            </w:r>
            <w:r w:rsidR="00BD17B6">
              <w:rPr>
                <w:webHidden/>
              </w:rPr>
              <w:tab/>
            </w:r>
            <w:r w:rsidR="00BD17B6">
              <w:rPr>
                <w:webHidden/>
              </w:rPr>
              <w:fldChar w:fldCharType="begin"/>
            </w:r>
            <w:r w:rsidR="00BD17B6">
              <w:rPr>
                <w:webHidden/>
              </w:rPr>
              <w:instrText xml:space="preserve"> PAGEREF _Toc120214822 \h </w:instrText>
            </w:r>
            <w:r w:rsidR="00BD17B6">
              <w:rPr>
                <w:webHidden/>
              </w:rPr>
            </w:r>
            <w:r w:rsidR="00BD17B6">
              <w:rPr>
                <w:webHidden/>
              </w:rPr>
              <w:fldChar w:fldCharType="separate"/>
            </w:r>
            <w:r w:rsidR="00591F1B">
              <w:rPr>
                <w:webHidden/>
              </w:rPr>
              <w:t>259</w:t>
            </w:r>
            <w:r w:rsidR="00BD17B6">
              <w:rPr>
                <w:webHidden/>
              </w:rPr>
              <w:fldChar w:fldCharType="end"/>
            </w:r>
          </w:hyperlink>
        </w:p>
        <w:p w14:paraId="67F8A286" w14:textId="3793EC0F" w:rsidR="00BD17B6" w:rsidRDefault="00BA61CD">
          <w:pPr>
            <w:pStyle w:val="TOC2"/>
            <w:rPr>
              <w:rFonts w:asciiTheme="minorHAnsi" w:eastAsiaTheme="minorEastAsia" w:hAnsiTheme="minorHAnsi" w:cstheme="minorBidi"/>
              <w:sz w:val="22"/>
              <w:szCs w:val="22"/>
              <w:lang w:val="en-US" w:eastAsia="en-US"/>
            </w:rPr>
          </w:pPr>
          <w:hyperlink w:anchor="_Toc120214823" w:history="1">
            <w:r w:rsidR="00BD17B6" w:rsidRPr="00BC1F0D">
              <w:rPr>
                <w:rStyle w:val="Hyperlink"/>
              </w:rPr>
              <w:t>18.10</w:t>
            </w:r>
            <w:r w:rsidR="00BD17B6">
              <w:rPr>
                <w:rFonts w:asciiTheme="minorHAnsi" w:eastAsiaTheme="minorEastAsia" w:hAnsiTheme="minorHAnsi" w:cstheme="minorBidi"/>
                <w:sz w:val="22"/>
                <w:szCs w:val="22"/>
                <w:lang w:val="en-US" w:eastAsia="en-US"/>
              </w:rPr>
              <w:tab/>
            </w:r>
            <w:r w:rsidR="00BD17B6" w:rsidRPr="00BC1F0D">
              <w:rPr>
                <w:rStyle w:val="Hyperlink"/>
              </w:rPr>
              <w:t>General Harbour Information</w:t>
            </w:r>
            <w:r w:rsidR="00BD17B6">
              <w:rPr>
                <w:webHidden/>
              </w:rPr>
              <w:tab/>
            </w:r>
            <w:r w:rsidR="00BD17B6">
              <w:rPr>
                <w:webHidden/>
              </w:rPr>
              <w:fldChar w:fldCharType="begin"/>
            </w:r>
            <w:r w:rsidR="00BD17B6">
              <w:rPr>
                <w:webHidden/>
              </w:rPr>
              <w:instrText xml:space="preserve"> PAGEREF _Toc120214823 \h </w:instrText>
            </w:r>
            <w:r w:rsidR="00BD17B6">
              <w:rPr>
                <w:webHidden/>
              </w:rPr>
            </w:r>
            <w:r w:rsidR="00BD17B6">
              <w:rPr>
                <w:webHidden/>
              </w:rPr>
              <w:fldChar w:fldCharType="separate"/>
            </w:r>
            <w:r w:rsidR="00591F1B">
              <w:rPr>
                <w:webHidden/>
              </w:rPr>
              <w:t>259</w:t>
            </w:r>
            <w:r w:rsidR="00BD17B6">
              <w:rPr>
                <w:webHidden/>
              </w:rPr>
              <w:fldChar w:fldCharType="end"/>
            </w:r>
          </w:hyperlink>
        </w:p>
        <w:p w14:paraId="487FD974" w14:textId="17CFFEE5" w:rsidR="00BD17B6" w:rsidRDefault="00BA61CD">
          <w:pPr>
            <w:pStyle w:val="TOC2"/>
            <w:rPr>
              <w:rFonts w:asciiTheme="minorHAnsi" w:eastAsiaTheme="minorEastAsia" w:hAnsiTheme="minorHAnsi" w:cstheme="minorBidi"/>
              <w:sz w:val="22"/>
              <w:szCs w:val="22"/>
              <w:lang w:val="en-US" w:eastAsia="en-US"/>
            </w:rPr>
          </w:pPr>
          <w:hyperlink w:anchor="_Toc120214824" w:history="1">
            <w:r w:rsidR="00BD17B6" w:rsidRPr="00BC1F0D">
              <w:rPr>
                <w:rStyle w:val="Hyperlink"/>
              </w:rPr>
              <w:t>18.11</w:t>
            </w:r>
            <w:r w:rsidR="00BD17B6">
              <w:rPr>
                <w:rFonts w:asciiTheme="minorHAnsi" w:eastAsiaTheme="minorEastAsia" w:hAnsiTheme="minorHAnsi" w:cstheme="minorBidi"/>
                <w:sz w:val="22"/>
                <w:szCs w:val="22"/>
                <w:lang w:val="en-US" w:eastAsia="en-US"/>
              </w:rPr>
              <w:tab/>
            </w:r>
            <w:r w:rsidR="00BD17B6" w:rsidRPr="00BC1F0D">
              <w:rPr>
                <w:rStyle w:val="Hyperlink"/>
              </w:rPr>
              <w:t>General Port Description</w:t>
            </w:r>
            <w:r w:rsidR="00BD17B6">
              <w:rPr>
                <w:webHidden/>
              </w:rPr>
              <w:tab/>
            </w:r>
            <w:r w:rsidR="00BD17B6">
              <w:rPr>
                <w:webHidden/>
              </w:rPr>
              <w:fldChar w:fldCharType="begin"/>
            </w:r>
            <w:r w:rsidR="00BD17B6">
              <w:rPr>
                <w:webHidden/>
              </w:rPr>
              <w:instrText xml:space="preserve"> PAGEREF _Toc120214824 \h </w:instrText>
            </w:r>
            <w:r w:rsidR="00BD17B6">
              <w:rPr>
                <w:webHidden/>
              </w:rPr>
            </w:r>
            <w:r w:rsidR="00BD17B6">
              <w:rPr>
                <w:webHidden/>
              </w:rPr>
              <w:fldChar w:fldCharType="separate"/>
            </w:r>
            <w:r w:rsidR="00591F1B">
              <w:rPr>
                <w:webHidden/>
              </w:rPr>
              <w:t>260</w:t>
            </w:r>
            <w:r w:rsidR="00BD17B6">
              <w:rPr>
                <w:webHidden/>
              </w:rPr>
              <w:fldChar w:fldCharType="end"/>
            </w:r>
          </w:hyperlink>
        </w:p>
        <w:p w14:paraId="6BC60AC2" w14:textId="3CC08497" w:rsidR="00BD17B6" w:rsidRDefault="00BA61CD">
          <w:pPr>
            <w:pStyle w:val="TOC2"/>
            <w:rPr>
              <w:rFonts w:asciiTheme="minorHAnsi" w:eastAsiaTheme="minorEastAsia" w:hAnsiTheme="minorHAnsi" w:cstheme="minorBidi"/>
              <w:sz w:val="22"/>
              <w:szCs w:val="22"/>
              <w:lang w:val="en-US" w:eastAsia="en-US"/>
            </w:rPr>
          </w:pPr>
          <w:hyperlink w:anchor="_Toc120214825" w:history="1">
            <w:r w:rsidR="00BD17B6" w:rsidRPr="00BC1F0D">
              <w:rPr>
                <w:rStyle w:val="Hyperlink"/>
              </w:rPr>
              <w:t>18.12</w:t>
            </w:r>
            <w:r w:rsidR="00BD17B6">
              <w:rPr>
                <w:rFonts w:asciiTheme="minorHAnsi" w:eastAsiaTheme="minorEastAsia" w:hAnsiTheme="minorHAnsi" w:cstheme="minorBidi"/>
                <w:sz w:val="22"/>
                <w:szCs w:val="22"/>
                <w:lang w:val="en-US" w:eastAsia="en-US"/>
              </w:rPr>
              <w:tab/>
            </w:r>
            <w:r w:rsidR="00BD17B6" w:rsidRPr="00BC1F0D">
              <w:rPr>
                <w:rStyle w:val="Hyperlink"/>
              </w:rPr>
              <w:t>Graphic</w:t>
            </w:r>
            <w:r w:rsidR="00BD17B6">
              <w:rPr>
                <w:webHidden/>
              </w:rPr>
              <w:tab/>
            </w:r>
            <w:r w:rsidR="00BD17B6">
              <w:rPr>
                <w:webHidden/>
              </w:rPr>
              <w:fldChar w:fldCharType="begin"/>
            </w:r>
            <w:r w:rsidR="00BD17B6">
              <w:rPr>
                <w:webHidden/>
              </w:rPr>
              <w:instrText xml:space="preserve"> PAGEREF _Toc120214825 \h </w:instrText>
            </w:r>
            <w:r w:rsidR="00BD17B6">
              <w:rPr>
                <w:webHidden/>
              </w:rPr>
            </w:r>
            <w:r w:rsidR="00BD17B6">
              <w:rPr>
                <w:webHidden/>
              </w:rPr>
              <w:fldChar w:fldCharType="separate"/>
            </w:r>
            <w:r w:rsidR="00591F1B">
              <w:rPr>
                <w:webHidden/>
              </w:rPr>
              <w:t>260</w:t>
            </w:r>
            <w:r w:rsidR="00BD17B6">
              <w:rPr>
                <w:webHidden/>
              </w:rPr>
              <w:fldChar w:fldCharType="end"/>
            </w:r>
          </w:hyperlink>
        </w:p>
        <w:p w14:paraId="2797A997" w14:textId="0A7DA2F4" w:rsidR="00BD17B6" w:rsidRDefault="00BA61CD">
          <w:pPr>
            <w:pStyle w:val="TOC2"/>
            <w:rPr>
              <w:rFonts w:asciiTheme="minorHAnsi" w:eastAsiaTheme="minorEastAsia" w:hAnsiTheme="minorHAnsi" w:cstheme="minorBidi"/>
              <w:sz w:val="22"/>
              <w:szCs w:val="22"/>
              <w:lang w:val="en-US" w:eastAsia="en-US"/>
            </w:rPr>
          </w:pPr>
          <w:hyperlink w:anchor="_Toc120214826" w:history="1">
            <w:r w:rsidR="00BD17B6" w:rsidRPr="00BC1F0D">
              <w:rPr>
                <w:rStyle w:val="Hyperlink"/>
              </w:rPr>
              <w:t>18.13</w:t>
            </w:r>
            <w:r w:rsidR="00BD17B6">
              <w:rPr>
                <w:rFonts w:asciiTheme="minorHAnsi" w:eastAsiaTheme="minorEastAsia" w:hAnsiTheme="minorHAnsi" w:cstheme="minorBidi"/>
                <w:sz w:val="22"/>
                <w:szCs w:val="22"/>
                <w:lang w:val="en-US" w:eastAsia="en-US"/>
              </w:rPr>
              <w:tab/>
            </w:r>
            <w:r w:rsidR="00BD17B6" w:rsidRPr="00BC1F0D">
              <w:rPr>
                <w:rStyle w:val="Hyperlink"/>
              </w:rPr>
              <w:t>Horizontal Position Uncertainty</w:t>
            </w:r>
            <w:r w:rsidR="00BD17B6">
              <w:rPr>
                <w:webHidden/>
              </w:rPr>
              <w:tab/>
            </w:r>
            <w:r w:rsidR="00BD17B6">
              <w:rPr>
                <w:webHidden/>
              </w:rPr>
              <w:fldChar w:fldCharType="begin"/>
            </w:r>
            <w:r w:rsidR="00BD17B6">
              <w:rPr>
                <w:webHidden/>
              </w:rPr>
              <w:instrText xml:space="preserve"> PAGEREF _Toc120214826 \h </w:instrText>
            </w:r>
            <w:r w:rsidR="00BD17B6">
              <w:rPr>
                <w:webHidden/>
              </w:rPr>
            </w:r>
            <w:r w:rsidR="00BD17B6">
              <w:rPr>
                <w:webHidden/>
              </w:rPr>
              <w:fldChar w:fldCharType="separate"/>
            </w:r>
            <w:r w:rsidR="00591F1B">
              <w:rPr>
                <w:webHidden/>
              </w:rPr>
              <w:t>261</w:t>
            </w:r>
            <w:r w:rsidR="00BD17B6">
              <w:rPr>
                <w:webHidden/>
              </w:rPr>
              <w:fldChar w:fldCharType="end"/>
            </w:r>
          </w:hyperlink>
        </w:p>
        <w:p w14:paraId="0051DC1A" w14:textId="28080E2A" w:rsidR="00BD17B6" w:rsidRDefault="00BA61CD">
          <w:pPr>
            <w:pStyle w:val="TOC2"/>
            <w:rPr>
              <w:rFonts w:asciiTheme="minorHAnsi" w:eastAsiaTheme="minorEastAsia" w:hAnsiTheme="minorHAnsi" w:cstheme="minorBidi"/>
              <w:sz w:val="22"/>
              <w:szCs w:val="22"/>
              <w:lang w:val="en-US" w:eastAsia="en-US"/>
            </w:rPr>
          </w:pPr>
          <w:hyperlink w:anchor="_Toc120214827" w:history="1">
            <w:r w:rsidR="00BD17B6" w:rsidRPr="00BC1F0D">
              <w:rPr>
                <w:rStyle w:val="Hyperlink"/>
              </w:rPr>
              <w:t>18.14</w:t>
            </w:r>
            <w:r w:rsidR="00BD17B6">
              <w:rPr>
                <w:rFonts w:asciiTheme="minorHAnsi" w:eastAsiaTheme="minorEastAsia" w:hAnsiTheme="minorHAnsi" w:cstheme="minorBidi"/>
                <w:sz w:val="22"/>
                <w:szCs w:val="22"/>
                <w:lang w:val="en-US" w:eastAsia="en-US"/>
              </w:rPr>
              <w:tab/>
            </w:r>
            <w:r w:rsidR="00BD17B6" w:rsidRPr="00BC1F0D">
              <w:rPr>
                <w:rStyle w:val="Hyperlink"/>
              </w:rPr>
              <w:t>Information</w:t>
            </w:r>
            <w:r w:rsidR="00BD17B6">
              <w:rPr>
                <w:webHidden/>
              </w:rPr>
              <w:tab/>
            </w:r>
            <w:r w:rsidR="00BD17B6">
              <w:rPr>
                <w:webHidden/>
              </w:rPr>
              <w:fldChar w:fldCharType="begin"/>
            </w:r>
            <w:r w:rsidR="00BD17B6">
              <w:rPr>
                <w:webHidden/>
              </w:rPr>
              <w:instrText xml:space="preserve"> PAGEREF _Toc120214827 \h </w:instrText>
            </w:r>
            <w:r w:rsidR="00BD17B6">
              <w:rPr>
                <w:webHidden/>
              </w:rPr>
            </w:r>
            <w:r w:rsidR="00BD17B6">
              <w:rPr>
                <w:webHidden/>
              </w:rPr>
              <w:fldChar w:fldCharType="separate"/>
            </w:r>
            <w:r w:rsidR="00591F1B">
              <w:rPr>
                <w:webHidden/>
              </w:rPr>
              <w:t>261</w:t>
            </w:r>
            <w:r w:rsidR="00BD17B6">
              <w:rPr>
                <w:webHidden/>
              </w:rPr>
              <w:fldChar w:fldCharType="end"/>
            </w:r>
          </w:hyperlink>
        </w:p>
        <w:p w14:paraId="5F75878B" w14:textId="1B349F5E" w:rsidR="00BD17B6" w:rsidRDefault="00BA61CD">
          <w:pPr>
            <w:pStyle w:val="TOC2"/>
            <w:rPr>
              <w:rFonts w:asciiTheme="minorHAnsi" w:eastAsiaTheme="minorEastAsia" w:hAnsiTheme="minorHAnsi" w:cstheme="minorBidi"/>
              <w:sz w:val="22"/>
              <w:szCs w:val="22"/>
              <w:lang w:val="en-US" w:eastAsia="en-US"/>
            </w:rPr>
          </w:pPr>
          <w:hyperlink w:anchor="_Toc120214828" w:history="1">
            <w:r w:rsidR="00BD17B6" w:rsidRPr="00BC1F0D">
              <w:rPr>
                <w:rStyle w:val="Hyperlink"/>
              </w:rPr>
              <w:t>18.15</w:t>
            </w:r>
            <w:r w:rsidR="00BD17B6">
              <w:rPr>
                <w:rFonts w:asciiTheme="minorHAnsi" w:eastAsiaTheme="minorEastAsia" w:hAnsiTheme="minorHAnsi" w:cstheme="minorBidi"/>
                <w:sz w:val="22"/>
                <w:szCs w:val="22"/>
                <w:lang w:val="en-US" w:eastAsia="en-US"/>
              </w:rPr>
              <w:tab/>
            </w:r>
            <w:r w:rsidR="00BD17B6" w:rsidRPr="00BC1F0D">
              <w:rPr>
                <w:rStyle w:val="Hyperlink"/>
              </w:rPr>
              <w:t>Landmark Description</w:t>
            </w:r>
            <w:r w:rsidR="00BD17B6">
              <w:rPr>
                <w:webHidden/>
              </w:rPr>
              <w:tab/>
            </w:r>
            <w:r w:rsidR="00BD17B6">
              <w:rPr>
                <w:webHidden/>
              </w:rPr>
              <w:fldChar w:fldCharType="begin"/>
            </w:r>
            <w:r w:rsidR="00BD17B6">
              <w:rPr>
                <w:webHidden/>
              </w:rPr>
              <w:instrText xml:space="preserve"> PAGEREF _Toc120214828 \h </w:instrText>
            </w:r>
            <w:r w:rsidR="00BD17B6">
              <w:rPr>
                <w:webHidden/>
              </w:rPr>
            </w:r>
            <w:r w:rsidR="00BD17B6">
              <w:rPr>
                <w:webHidden/>
              </w:rPr>
              <w:fldChar w:fldCharType="separate"/>
            </w:r>
            <w:r w:rsidR="00591F1B">
              <w:rPr>
                <w:webHidden/>
              </w:rPr>
              <w:t>261</w:t>
            </w:r>
            <w:r w:rsidR="00BD17B6">
              <w:rPr>
                <w:webHidden/>
              </w:rPr>
              <w:fldChar w:fldCharType="end"/>
            </w:r>
          </w:hyperlink>
        </w:p>
        <w:p w14:paraId="3ADDBEE2" w14:textId="483DDBB2" w:rsidR="00BD17B6" w:rsidRDefault="00BA61CD">
          <w:pPr>
            <w:pStyle w:val="TOC2"/>
            <w:rPr>
              <w:rFonts w:asciiTheme="minorHAnsi" w:eastAsiaTheme="minorEastAsia" w:hAnsiTheme="minorHAnsi" w:cstheme="minorBidi"/>
              <w:sz w:val="22"/>
              <w:szCs w:val="22"/>
              <w:lang w:val="en-US" w:eastAsia="en-US"/>
            </w:rPr>
          </w:pPr>
          <w:hyperlink w:anchor="_Toc120214829" w:history="1">
            <w:r w:rsidR="00BD17B6" w:rsidRPr="00BC1F0D">
              <w:rPr>
                <w:rStyle w:val="Hyperlink"/>
              </w:rPr>
              <w:t>18.16</w:t>
            </w:r>
            <w:r w:rsidR="00BD17B6">
              <w:rPr>
                <w:rFonts w:asciiTheme="minorHAnsi" w:eastAsiaTheme="minorEastAsia" w:hAnsiTheme="minorHAnsi" w:cstheme="minorBidi"/>
                <w:sz w:val="22"/>
                <w:szCs w:val="22"/>
                <w:lang w:val="en-US" w:eastAsia="en-US"/>
              </w:rPr>
              <w:tab/>
            </w:r>
            <w:r w:rsidR="00BD17B6" w:rsidRPr="00BC1F0D">
              <w:rPr>
                <w:rStyle w:val="Hyperlink"/>
              </w:rPr>
              <w:t>Limits Description</w:t>
            </w:r>
            <w:r w:rsidR="00BD17B6">
              <w:rPr>
                <w:webHidden/>
              </w:rPr>
              <w:tab/>
            </w:r>
            <w:r w:rsidR="00BD17B6">
              <w:rPr>
                <w:webHidden/>
              </w:rPr>
              <w:fldChar w:fldCharType="begin"/>
            </w:r>
            <w:r w:rsidR="00BD17B6">
              <w:rPr>
                <w:webHidden/>
              </w:rPr>
              <w:instrText xml:space="preserve"> PAGEREF _Toc120214829 \h </w:instrText>
            </w:r>
            <w:r w:rsidR="00BD17B6">
              <w:rPr>
                <w:webHidden/>
              </w:rPr>
            </w:r>
            <w:r w:rsidR="00BD17B6">
              <w:rPr>
                <w:webHidden/>
              </w:rPr>
              <w:fldChar w:fldCharType="separate"/>
            </w:r>
            <w:r w:rsidR="00591F1B">
              <w:rPr>
                <w:webHidden/>
              </w:rPr>
              <w:t>262</w:t>
            </w:r>
            <w:r w:rsidR="00BD17B6">
              <w:rPr>
                <w:webHidden/>
              </w:rPr>
              <w:fldChar w:fldCharType="end"/>
            </w:r>
          </w:hyperlink>
        </w:p>
        <w:p w14:paraId="67F0AEBA" w14:textId="20ADCFDF" w:rsidR="00BD17B6" w:rsidRDefault="00BA61CD">
          <w:pPr>
            <w:pStyle w:val="TOC2"/>
            <w:rPr>
              <w:rFonts w:asciiTheme="minorHAnsi" w:eastAsiaTheme="minorEastAsia" w:hAnsiTheme="minorHAnsi" w:cstheme="minorBidi"/>
              <w:sz w:val="22"/>
              <w:szCs w:val="22"/>
              <w:lang w:val="en-US" w:eastAsia="en-US"/>
            </w:rPr>
          </w:pPr>
          <w:hyperlink w:anchor="_Toc120214830" w:history="1">
            <w:r w:rsidR="00BD17B6" w:rsidRPr="00BC1F0D">
              <w:rPr>
                <w:rStyle w:val="Hyperlink"/>
              </w:rPr>
              <w:t>18.17</w:t>
            </w:r>
            <w:r w:rsidR="00BD17B6">
              <w:rPr>
                <w:rFonts w:asciiTheme="minorHAnsi" w:eastAsiaTheme="minorEastAsia" w:hAnsiTheme="minorHAnsi" w:cstheme="minorBidi"/>
                <w:sz w:val="22"/>
                <w:szCs w:val="22"/>
                <w:lang w:val="en-US" w:eastAsia="en-US"/>
              </w:rPr>
              <w:tab/>
            </w:r>
            <w:r w:rsidR="00BD17B6" w:rsidRPr="00BC1F0D">
              <w:rPr>
                <w:rStyle w:val="Hyperlink"/>
              </w:rPr>
              <w:t>Major Light Description</w:t>
            </w:r>
            <w:r w:rsidR="00BD17B6">
              <w:rPr>
                <w:webHidden/>
              </w:rPr>
              <w:tab/>
            </w:r>
            <w:r w:rsidR="00BD17B6">
              <w:rPr>
                <w:webHidden/>
              </w:rPr>
              <w:fldChar w:fldCharType="begin"/>
            </w:r>
            <w:r w:rsidR="00BD17B6">
              <w:rPr>
                <w:webHidden/>
              </w:rPr>
              <w:instrText xml:space="preserve"> PAGEREF _Toc120214830 \h </w:instrText>
            </w:r>
            <w:r w:rsidR="00BD17B6">
              <w:rPr>
                <w:webHidden/>
              </w:rPr>
            </w:r>
            <w:r w:rsidR="00BD17B6">
              <w:rPr>
                <w:webHidden/>
              </w:rPr>
              <w:fldChar w:fldCharType="separate"/>
            </w:r>
            <w:r w:rsidR="00591F1B">
              <w:rPr>
                <w:webHidden/>
              </w:rPr>
              <w:t>262</w:t>
            </w:r>
            <w:r w:rsidR="00BD17B6">
              <w:rPr>
                <w:webHidden/>
              </w:rPr>
              <w:fldChar w:fldCharType="end"/>
            </w:r>
          </w:hyperlink>
        </w:p>
        <w:p w14:paraId="176C127B" w14:textId="4084C43A" w:rsidR="00BD17B6" w:rsidRDefault="00BA61CD">
          <w:pPr>
            <w:pStyle w:val="TOC2"/>
            <w:rPr>
              <w:rFonts w:asciiTheme="minorHAnsi" w:eastAsiaTheme="minorEastAsia" w:hAnsiTheme="minorHAnsi" w:cstheme="minorBidi"/>
              <w:sz w:val="22"/>
              <w:szCs w:val="22"/>
              <w:lang w:val="en-US" w:eastAsia="en-US"/>
            </w:rPr>
          </w:pPr>
          <w:hyperlink w:anchor="_Toc120214831" w:history="1">
            <w:r w:rsidR="00BD17B6" w:rsidRPr="00BC1F0D">
              <w:rPr>
                <w:rStyle w:val="Hyperlink"/>
              </w:rPr>
              <w:t>18.18</w:t>
            </w:r>
            <w:r w:rsidR="00BD17B6">
              <w:rPr>
                <w:rFonts w:asciiTheme="minorHAnsi" w:eastAsiaTheme="minorEastAsia" w:hAnsiTheme="minorHAnsi" w:cstheme="minorBidi"/>
                <w:sz w:val="22"/>
                <w:szCs w:val="22"/>
                <w:lang w:val="en-US" w:eastAsia="en-US"/>
              </w:rPr>
              <w:tab/>
            </w:r>
            <w:r w:rsidR="00BD17B6" w:rsidRPr="00BC1F0D">
              <w:rPr>
                <w:rStyle w:val="Hyperlink"/>
              </w:rPr>
              <w:t>Marked By</w:t>
            </w:r>
            <w:r w:rsidR="00BD17B6">
              <w:rPr>
                <w:webHidden/>
              </w:rPr>
              <w:tab/>
            </w:r>
            <w:r w:rsidR="00BD17B6">
              <w:rPr>
                <w:webHidden/>
              </w:rPr>
              <w:fldChar w:fldCharType="begin"/>
            </w:r>
            <w:r w:rsidR="00BD17B6">
              <w:rPr>
                <w:webHidden/>
              </w:rPr>
              <w:instrText xml:space="preserve"> PAGEREF _Toc120214831 \h </w:instrText>
            </w:r>
            <w:r w:rsidR="00BD17B6">
              <w:rPr>
                <w:webHidden/>
              </w:rPr>
            </w:r>
            <w:r w:rsidR="00BD17B6">
              <w:rPr>
                <w:webHidden/>
              </w:rPr>
              <w:fldChar w:fldCharType="separate"/>
            </w:r>
            <w:r w:rsidR="00591F1B">
              <w:rPr>
                <w:webHidden/>
              </w:rPr>
              <w:t>262</w:t>
            </w:r>
            <w:r w:rsidR="00BD17B6">
              <w:rPr>
                <w:webHidden/>
              </w:rPr>
              <w:fldChar w:fldCharType="end"/>
            </w:r>
          </w:hyperlink>
        </w:p>
        <w:p w14:paraId="280DA44B" w14:textId="0C7C6D50" w:rsidR="00BD17B6" w:rsidRDefault="00BA61CD">
          <w:pPr>
            <w:pStyle w:val="TOC2"/>
            <w:rPr>
              <w:rFonts w:asciiTheme="minorHAnsi" w:eastAsiaTheme="minorEastAsia" w:hAnsiTheme="minorHAnsi" w:cstheme="minorBidi"/>
              <w:sz w:val="22"/>
              <w:szCs w:val="22"/>
              <w:lang w:val="en-US" w:eastAsia="en-US"/>
            </w:rPr>
          </w:pPr>
          <w:hyperlink w:anchor="_Toc120214832" w:history="1">
            <w:r w:rsidR="00BD17B6" w:rsidRPr="00BC1F0D">
              <w:rPr>
                <w:rStyle w:val="Hyperlink"/>
              </w:rPr>
              <w:t>18.19</w:t>
            </w:r>
            <w:r w:rsidR="00BD17B6">
              <w:rPr>
                <w:rFonts w:asciiTheme="minorHAnsi" w:eastAsiaTheme="minorEastAsia" w:hAnsiTheme="minorHAnsi" w:cstheme="minorBidi"/>
                <w:sz w:val="22"/>
                <w:szCs w:val="22"/>
                <w:lang w:val="en-US" w:eastAsia="en-US"/>
              </w:rPr>
              <w:tab/>
            </w:r>
            <w:r w:rsidR="00BD17B6" w:rsidRPr="00BC1F0D">
              <w:rPr>
                <w:rStyle w:val="Hyperlink"/>
              </w:rPr>
              <w:t>Online Resource</w:t>
            </w:r>
            <w:r w:rsidR="00BD17B6">
              <w:rPr>
                <w:webHidden/>
              </w:rPr>
              <w:tab/>
            </w:r>
            <w:r w:rsidR="00BD17B6">
              <w:rPr>
                <w:webHidden/>
              </w:rPr>
              <w:fldChar w:fldCharType="begin"/>
            </w:r>
            <w:r w:rsidR="00BD17B6">
              <w:rPr>
                <w:webHidden/>
              </w:rPr>
              <w:instrText xml:space="preserve"> PAGEREF _Toc120214832 \h </w:instrText>
            </w:r>
            <w:r w:rsidR="00BD17B6">
              <w:rPr>
                <w:webHidden/>
              </w:rPr>
            </w:r>
            <w:r w:rsidR="00BD17B6">
              <w:rPr>
                <w:webHidden/>
              </w:rPr>
              <w:fldChar w:fldCharType="separate"/>
            </w:r>
            <w:r w:rsidR="00591F1B">
              <w:rPr>
                <w:webHidden/>
              </w:rPr>
              <w:t>262</w:t>
            </w:r>
            <w:r w:rsidR="00BD17B6">
              <w:rPr>
                <w:webHidden/>
              </w:rPr>
              <w:fldChar w:fldCharType="end"/>
            </w:r>
          </w:hyperlink>
        </w:p>
        <w:p w14:paraId="2E64A026" w14:textId="1B135CEB" w:rsidR="00BD17B6" w:rsidRDefault="00BA61CD">
          <w:pPr>
            <w:pStyle w:val="TOC2"/>
            <w:rPr>
              <w:rFonts w:asciiTheme="minorHAnsi" w:eastAsiaTheme="minorEastAsia" w:hAnsiTheme="minorHAnsi" w:cstheme="minorBidi"/>
              <w:sz w:val="22"/>
              <w:szCs w:val="22"/>
              <w:lang w:val="en-US" w:eastAsia="en-US"/>
            </w:rPr>
          </w:pPr>
          <w:hyperlink w:anchor="_Toc120214833" w:history="1">
            <w:r w:rsidR="00BD17B6" w:rsidRPr="00BC1F0D">
              <w:rPr>
                <w:rStyle w:val="Hyperlink"/>
              </w:rPr>
              <w:t>18.20</w:t>
            </w:r>
            <w:r w:rsidR="00BD17B6">
              <w:rPr>
                <w:rFonts w:asciiTheme="minorHAnsi" w:eastAsiaTheme="minorEastAsia" w:hAnsiTheme="minorHAnsi" w:cstheme="minorBidi"/>
                <w:sz w:val="22"/>
                <w:szCs w:val="22"/>
                <w:lang w:val="en-US" w:eastAsia="en-US"/>
              </w:rPr>
              <w:tab/>
            </w:r>
            <w:r w:rsidR="00BD17B6" w:rsidRPr="00BC1F0D">
              <w:rPr>
                <w:rStyle w:val="Hyperlink"/>
              </w:rPr>
              <w:t>Offshore Mark Description</w:t>
            </w:r>
            <w:r w:rsidR="00BD17B6">
              <w:rPr>
                <w:webHidden/>
              </w:rPr>
              <w:tab/>
            </w:r>
            <w:r w:rsidR="00BD17B6">
              <w:rPr>
                <w:webHidden/>
              </w:rPr>
              <w:fldChar w:fldCharType="begin"/>
            </w:r>
            <w:r w:rsidR="00BD17B6">
              <w:rPr>
                <w:webHidden/>
              </w:rPr>
              <w:instrText xml:space="preserve"> PAGEREF _Toc120214833 \h </w:instrText>
            </w:r>
            <w:r w:rsidR="00BD17B6">
              <w:rPr>
                <w:webHidden/>
              </w:rPr>
            </w:r>
            <w:r w:rsidR="00BD17B6">
              <w:rPr>
                <w:webHidden/>
              </w:rPr>
              <w:fldChar w:fldCharType="separate"/>
            </w:r>
            <w:r w:rsidR="00591F1B">
              <w:rPr>
                <w:webHidden/>
              </w:rPr>
              <w:t>263</w:t>
            </w:r>
            <w:r w:rsidR="00BD17B6">
              <w:rPr>
                <w:webHidden/>
              </w:rPr>
              <w:fldChar w:fldCharType="end"/>
            </w:r>
          </w:hyperlink>
        </w:p>
        <w:p w14:paraId="65608F8B" w14:textId="4BF197AA" w:rsidR="00BD17B6" w:rsidRDefault="00BA61CD">
          <w:pPr>
            <w:pStyle w:val="TOC2"/>
            <w:rPr>
              <w:rFonts w:asciiTheme="minorHAnsi" w:eastAsiaTheme="minorEastAsia" w:hAnsiTheme="minorHAnsi" w:cstheme="minorBidi"/>
              <w:sz w:val="22"/>
              <w:szCs w:val="22"/>
              <w:lang w:val="en-US" w:eastAsia="en-US"/>
            </w:rPr>
          </w:pPr>
          <w:hyperlink w:anchor="_Toc120214834" w:history="1">
            <w:r w:rsidR="00BD17B6" w:rsidRPr="00BC1F0D">
              <w:rPr>
                <w:rStyle w:val="Hyperlink"/>
              </w:rPr>
              <w:t>18.21</w:t>
            </w:r>
            <w:r w:rsidR="00BD17B6">
              <w:rPr>
                <w:rFonts w:asciiTheme="minorHAnsi" w:eastAsiaTheme="minorEastAsia" w:hAnsiTheme="minorHAnsi" w:cstheme="minorBidi"/>
                <w:sz w:val="22"/>
                <w:szCs w:val="22"/>
                <w:lang w:val="en-US" w:eastAsia="en-US"/>
              </w:rPr>
              <w:tab/>
            </w:r>
            <w:r w:rsidR="00BD17B6" w:rsidRPr="00BC1F0D">
              <w:rPr>
                <w:rStyle w:val="Hyperlink"/>
              </w:rPr>
              <w:t>Orientation</w:t>
            </w:r>
            <w:r w:rsidR="00BD17B6">
              <w:rPr>
                <w:webHidden/>
              </w:rPr>
              <w:tab/>
            </w:r>
            <w:r w:rsidR="00BD17B6">
              <w:rPr>
                <w:webHidden/>
              </w:rPr>
              <w:fldChar w:fldCharType="begin"/>
            </w:r>
            <w:r w:rsidR="00BD17B6">
              <w:rPr>
                <w:webHidden/>
              </w:rPr>
              <w:instrText xml:space="preserve"> PAGEREF _Toc120214834 \h </w:instrText>
            </w:r>
            <w:r w:rsidR="00BD17B6">
              <w:rPr>
                <w:webHidden/>
              </w:rPr>
            </w:r>
            <w:r w:rsidR="00BD17B6">
              <w:rPr>
                <w:webHidden/>
              </w:rPr>
              <w:fldChar w:fldCharType="separate"/>
            </w:r>
            <w:r w:rsidR="00591F1B">
              <w:rPr>
                <w:webHidden/>
              </w:rPr>
              <w:t>263</w:t>
            </w:r>
            <w:r w:rsidR="00BD17B6">
              <w:rPr>
                <w:webHidden/>
              </w:rPr>
              <w:fldChar w:fldCharType="end"/>
            </w:r>
          </w:hyperlink>
        </w:p>
        <w:p w14:paraId="446FBB1C" w14:textId="4EBD530E" w:rsidR="00BD17B6" w:rsidRDefault="00BA61CD">
          <w:pPr>
            <w:pStyle w:val="TOC2"/>
            <w:rPr>
              <w:rFonts w:asciiTheme="minorHAnsi" w:eastAsiaTheme="minorEastAsia" w:hAnsiTheme="minorHAnsi" w:cstheme="minorBidi"/>
              <w:sz w:val="22"/>
              <w:szCs w:val="22"/>
              <w:lang w:val="en-US" w:eastAsia="en-US"/>
            </w:rPr>
          </w:pPr>
          <w:hyperlink w:anchor="_Toc120214835" w:history="1">
            <w:r w:rsidR="00BD17B6" w:rsidRPr="00BC1F0D">
              <w:rPr>
                <w:rStyle w:val="Hyperlink"/>
              </w:rPr>
              <w:t>18.22</w:t>
            </w:r>
            <w:r w:rsidR="00BD17B6">
              <w:rPr>
                <w:rFonts w:asciiTheme="minorHAnsi" w:eastAsiaTheme="minorEastAsia" w:hAnsiTheme="minorHAnsi" w:cstheme="minorBidi"/>
                <w:sz w:val="22"/>
                <w:szCs w:val="22"/>
                <w:lang w:val="en-US" w:eastAsia="en-US"/>
              </w:rPr>
              <w:tab/>
            </w:r>
            <w:r w:rsidR="00BD17B6" w:rsidRPr="00BC1F0D">
              <w:rPr>
                <w:rStyle w:val="Hyperlink"/>
              </w:rPr>
              <w:t>Schedule by Day of Week</w:t>
            </w:r>
            <w:r w:rsidR="00BD17B6">
              <w:rPr>
                <w:webHidden/>
              </w:rPr>
              <w:tab/>
            </w:r>
            <w:r w:rsidR="00BD17B6">
              <w:rPr>
                <w:webHidden/>
              </w:rPr>
              <w:fldChar w:fldCharType="begin"/>
            </w:r>
            <w:r w:rsidR="00BD17B6">
              <w:rPr>
                <w:webHidden/>
              </w:rPr>
              <w:instrText xml:space="preserve"> PAGEREF _Toc120214835 \h </w:instrText>
            </w:r>
            <w:r w:rsidR="00BD17B6">
              <w:rPr>
                <w:webHidden/>
              </w:rPr>
            </w:r>
            <w:r w:rsidR="00BD17B6">
              <w:rPr>
                <w:webHidden/>
              </w:rPr>
              <w:fldChar w:fldCharType="separate"/>
            </w:r>
            <w:r w:rsidR="00591F1B">
              <w:rPr>
                <w:webHidden/>
              </w:rPr>
              <w:t>263</w:t>
            </w:r>
            <w:r w:rsidR="00BD17B6">
              <w:rPr>
                <w:webHidden/>
              </w:rPr>
              <w:fldChar w:fldCharType="end"/>
            </w:r>
          </w:hyperlink>
        </w:p>
        <w:p w14:paraId="0D6A056E" w14:textId="2E660009" w:rsidR="00BD17B6" w:rsidRDefault="00BA61CD">
          <w:pPr>
            <w:pStyle w:val="TOC2"/>
            <w:rPr>
              <w:rFonts w:asciiTheme="minorHAnsi" w:eastAsiaTheme="minorEastAsia" w:hAnsiTheme="minorHAnsi" w:cstheme="minorBidi"/>
              <w:sz w:val="22"/>
              <w:szCs w:val="22"/>
              <w:lang w:val="en-US" w:eastAsia="en-US"/>
            </w:rPr>
          </w:pPr>
          <w:hyperlink w:anchor="_Toc120214836" w:history="1">
            <w:r w:rsidR="00BD17B6" w:rsidRPr="00BC1F0D">
              <w:rPr>
                <w:rStyle w:val="Hyperlink"/>
              </w:rPr>
              <w:t>18.23</w:t>
            </w:r>
            <w:r w:rsidR="00BD17B6">
              <w:rPr>
                <w:rFonts w:asciiTheme="minorHAnsi" w:eastAsiaTheme="minorEastAsia" w:hAnsiTheme="minorHAnsi" w:cstheme="minorBidi"/>
                <w:sz w:val="22"/>
                <w:szCs w:val="22"/>
                <w:lang w:val="en-US" w:eastAsia="en-US"/>
              </w:rPr>
              <w:tab/>
            </w:r>
            <w:r w:rsidR="00BD17B6" w:rsidRPr="00BC1F0D">
              <w:rPr>
                <w:rStyle w:val="Hyperlink"/>
              </w:rPr>
              <w:t>Periodic Date Range</w:t>
            </w:r>
            <w:r w:rsidR="00BD17B6">
              <w:rPr>
                <w:webHidden/>
              </w:rPr>
              <w:tab/>
            </w:r>
            <w:r w:rsidR="00BD17B6">
              <w:rPr>
                <w:webHidden/>
              </w:rPr>
              <w:fldChar w:fldCharType="begin"/>
            </w:r>
            <w:r w:rsidR="00BD17B6">
              <w:rPr>
                <w:webHidden/>
              </w:rPr>
              <w:instrText xml:space="preserve"> PAGEREF _Toc120214836 \h </w:instrText>
            </w:r>
            <w:r w:rsidR="00BD17B6">
              <w:rPr>
                <w:webHidden/>
              </w:rPr>
            </w:r>
            <w:r w:rsidR="00BD17B6">
              <w:rPr>
                <w:webHidden/>
              </w:rPr>
              <w:fldChar w:fldCharType="separate"/>
            </w:r>
            <w:r w:rsidR="00591F1B">
              <w:rPr>
                <w:webHidden/>
              </w:rPr>
              <w:t>264</w:t>
            </w:r>
            <w:r w:rsidR="00BD17B6">
              <w:rPr>
                <w:webHidden/>
              </w:rPr>
              <w:fldChar w:fldCharType="end"/>
            </w:r>
          </w:hyperlink>
        </w:p>
        <w:p w14:paraId="375F01C9" w14:textId="474BE60F" w:rsidR="00BD17B6" w:rsidRDefault="00BA61CD">
          <w:pPr>
            <w:pStyle w:val="TOC2"/>
            <w:rPr>
              <w:rFonts w:asciiTheme="minorHAnsi" w:eastAsiaTheme="minorEastAsia" w:hAnsiTheme="minorHAnsi" w:cstheme="minorBidi"/>
              <w:sz w:val="22"/>
              <w:szCs w:val="22"/>
              <w:lang w:val="en-US" w:eastAsia="en-US"/>
            </w:rPr>
          </w:pPr>
          <w:hyperlink w:anchor="_Toc120214837" w:history="1">
            <w:r w:rsidR="00BD17B6" w:rsidRPr="00BC1F0D">
              <w:rPr>
                <w:rStyle w:val="Hyperlink"/>
              </w:rPr>
              <w:t>18.24</w:t>
            </w:r>
            <w:r w:rsidR="00BD17B6">
              <w:rPr>
                <w:rFonts w:asciiTheme="minorHAnsi" w:eastAsiaTheme="minorEastAsia" w:hAnsiTheme="minorHAnsi" w:cstheme="minorBidi"/>
                <w:sz w:val="22"/>
                <w:szCs w:val="22"/>
                <w:lang w:val="en-US" w:eastAsia="en-US"/>
              </w:rPr>
              <w:tab/>
            </w:r>
            <w:r w:rsidR="00BD17B6" w:rsidRPr="00BC1F0D">
              <w:rPr>
                <w:rStyle w:val="Hyperlink"/>
              </w:rPr>
              <w:t>RxN Code</w:t>
            </w:r>
            <w:r w:rsidR="00BD17B6">
              <w:rPr>
                <w:webHidden/>
              </w:rPr>
              <w:tab/>
            </w:r>
            <w:r w:rsidR="00BD17B6">
              <w:rPr>
                <w:webHidden/>
              </w:rPr>
              <w:fldChar w:fldCharType="begin"/>
            </w:r>
            <w:r w:rsidR="00BD17B6">
              <w:rPr>
                <w:webHidden/>
              </w:rPr>
              <w:instrText xml:space="preserve"> PAGEREF _Toc120214837 \h </w:instrText>
            </w:r>
            <w:r w:rsidR="00BD17B6">
              <w:rPr>
                <w:webHidden/>
              </w:rPr>
            </w:r>
            <w:r w:rsidR="00BD17B6">
              <w:rPr>
                <w:webHidden/>
              </w:rPr>
              <w:fldChar w:fldCharType="separate"/>
            </w:r>
            <w:r w:rsidR="00591F1B">
              <w:rPr>
                <w:webHidden/>
              </w:rPr>
              <w:t>264</w:t>
            </w:r>
            <w:r w:rsidR="00BD17B6">
              <w:rPr>
                <w:webHidden/>
              </w:rPr>
              <w:fldChar w:fldCharType="end"/>
            </w:r>
          </w:hyperlink>
        </w:p>
        <w:p w14:paraId="52D45808" w14:textId="4AC3B2A6" w:rsidR="00BD17B6" w:rsidRDefault="00BA61CD">
          <w:pPr>
            <w:pStyle w:val="TOC2"/>
            <w:rPr>
              <w:rFonts w:asciiTheme="minorHAnsi" w:eastAsiaTheme="minorEastAsia" w:hAnsiTheme="minorHAnsi" w:cstheme="minorBidi"/>
              <w:sz w:val="22"/>
              <w:szCs w:val="22"/>
              <w:lang w:val="en-US" w:eastAsia="en-US"/>
            </w:rPr>
          </w:pPr>
          <w:hyperlink w:anchor="_Toc120214838" w:history="1">
            <w:r w:rsidR="00BD17B6" w:rsidRPr="00BC1F0D">
              <w:rPr>
                <w:rStyle w:val="Hyperlink"/>
              </w:rPr>
              <w:t>18.25</w:t>
            </w:r>
            <w:r w:rsidR="00BD17B6">
              <w:rPr>
                <w:rFonts w:asciiTheme="minorHAnsi" w:eastAsiaTheme="minorEastAsia" w:hAnsiTheme="minorHAnsi" w:cstheme="minorBidi"/>
                <w:sz w:val="22"/>
                <w:szCs w:val="22"/>
                <w:lang w:val="en-US" w:eastAsia="en-US"/>
              </w:rPr>
              <w:tab/>
            </w:r>
            <w:r w:rsidR="00BD17B6" w:rsidRPr="00BC1F0D">
              <w:rPr>
                <w:rStyle w:val="Hyperlink"/>
              </w:rPr>
              <w:t>Spatial Accuracy</w:t>
            </w:r>
            <w:r w:rsidR="00BD17B6">
              <w:rPr>
                <w:webHidden/>
              </w:rPr>
              <w:tab/>
            </w:r>
            <w:r w:rsidR="00BD17B6">
              <w:rPr>
                <w:webHidden/>
              </w:rPr>
              <w:fldChar w:fldCharType="begin"/>
            </w:r>
            <w:r w:rsidR="00BD17B6">
              <w:rPr>
                <w:webHidden/>
              </w:rPr>
              <w:instrText xml:space="preserve"> PAGEREF _Toc120214838 \h </w:instrText>
            </w:r>
            <w:r w:rsidR="00BD17B6">
              <w:rPr>
                <w:webHidden/>
              </w:rPr>
            </w:r>
            <w:r w:rsidR="00BD17B6">
              <w:rPr>
                <w:webHidden/>
              </w:rPr>
              <w:fldChar w:fldCharType="separate"/>
            </w:r>
            <w:r w:rsidR="00591F1B">
              <w:rPr>
                <w:webHidden/>
              </w:rPr>
              <w:t>264</w:t>
            </w:r>
            <w:r w:rsidR="00BD17B6">
              <w:rPr>
                <w:webHidden/>
              </w:rPr>
              <w:fldChar w:fldCharType="end"/>
            </w:r>
          </w:hyperlink>
        </w:p>
        <w:p w14:paraId="374206D8" w14:textId="0ECF8178" w:rsidR="00BD17B6" w:rsidRDefault="00BA61CD">
          <w:pPr>
            <w:pStyle w:val="TOC2"/>
            <w:rPr>
              <w:rFonts w:asciiTheme="minorHAnsi" w:eastAsiaTheme="minorEastAsia" w:hAnsiTheme="minorHAnsi" w:cstheme="minorBidi"/>
              <w:sz w:val="22"/>
              <w:szCs w:val="22"/>
              <w:lang w:val="en-US" w:eastAsia="en-US"/>
            </w:rPr>
          </w:pPr>
          <w:hyperlink w:anchor="_Toc120214839" w:history="1">
            <w:r w:rsidR="00BD17B6" w:rsidRPr="00BC1F0D">
              <w:rPr>
                <w:rStyle w:val="Hyperlink"/>
              </w:rPr>
              <w:t>18.26</w:t>
            </w:r>
            <w:r w:rsidR="00BD17B6">
              <w:rPr>
                <w:rFonts w:asciiTheme="minorHAnsi" w:eastAsiaTheme="minorEastAsia" w:hAnsiTheme="minorHAnsi" w:cstheme="minorBidi"/>
                <w:sz w:val="22"/>
                <w:szCs w:val="22"/>
                <w:lang w:val="en-US" w:eastAsia="en-US"/>
              </w:rPr>
              <w:tab/>
            </w:r>
            <w:r w:rsidR="00BD17B6" w:rsidRPr="00BC1F0D">
              <w:rPr>
                <w:rStyle w:val="Hyperlink"/>
              </w:rPr>
              <w:t>Survey Date Range</w:t>
            </w:r>
            <w:r w:rsidR="00BD17B6">
              <w:rPr>
                <w:webHidden/>
              </w:rPr>
              <w:tab/>
            </w:r>
            <w:r w:rsidR="00BD17B6">
              <w:rPr>
                <w:webHidden/>
              </w:rPr>
              <w:fldChar w:fldCharType="begin"/>
            </w:r>
            <w:r w:rsidR="00BD17B6">
              <w:rPr>
                <w:webHidden/>
              </w:rPr>
              <w:instrText xml:space="preserve"> PAGEREF _Toc120214839 \h </w:instrText>
            </w:r>
            <w:r w:rsidR="00BD17B6">
              <w:rPr>
                <w:webHidden/>
              </w:rPr>
            </w:r>
            <w:r w:rsidR="00BD17B6">
              <w:rPr>
                <w:webHidden/>
              </w:rPr>
              <w:fldChar w:fldCharType="separate"/>
            </w:r>
            <w:r w:rsidR="00591F1B">
              <w:rPr>
                <w:webHidden/>
              </w:rPr>
              <w:t>265</w:t>
            </w:r>
            <w:r w:rsidR="00BD17B6">
              <w:rPr>
                <w:webHidden/>
              </w:rPr>
              <w:fldChar w:fldCharType="end"/>
            </w:r>
          </w:hyperlink>
        </w:p>
        <w:p w14:paraId="7B0D616F" w14:textId="154A00DC" w:rsidR="00BD17B6" w:rsidRDefault="00BA61CD">
          <w:pPr>
            <w:pStyle w:val="TOC2"/>
            <w:rPr>
              <w:rFonts w:asciiTheme="minorHAnsi" w:eastAsiaTheme="minorEastAsia" w:hAnsiTheme="minorHAnsi" w:cstheme="minorBidi"/>
              <w:sz w:val="22"/>
              <w:szCs w:val="22"/>
              <w:lang w:val="en-US" w:eastAsia="en-US"/>
            </w:rPr>
          </w:pPr>
          <w:hyperlink w:anchor="_Toc120214840" w:history="1">
            <w:r w:rsidR="00BD17B6" w:rsidRPr="00BC1F0D">
              <w:rPr>
                <w:rStyle w:val="Hyperlink"/>
              </w:rPr>
              <w:t>18.27</w:t>
            </w:r>
            <w:r w:rsidR="00BD17B6">
              <w:rPr>
                <w:rFonts w:asciiTheme="minorHAnsi" w:eastAsiaTheme="minorEastAsia" w:hAnsiTheme="minorHAnsi" w:cstheme="minorBidi"/>
                <w:sz w:val="22"/>
                <w:szCs w:val="22"/>
                <w:lang w:val="en-US" w:eastAsia="en-US"/>
              </w:rPr>
              <w:tab/>
            </w:r>
            <w:r w:rsidR="00BD17B6" w:rsidRPr="00BC1F0D">
              <w:rPr>
                <w:rStyle w:val="Hyperlink"/>
              </w:rPr>
              <w:t>Telecommunications</w:t>
            </w:r>
            <w:r w:rsidR="00BD17B6">
              <w:rPr>
                <w:webHidden/>
              </w:rPr>
              <w:tab/>
            </w:r>
            <w:r w:rsidR="00BD17B6">
              <w:rPr>
                <w:webHidden/>
              </w:rPr>
              <w:fldChar w:fldCharType="begin"/>
            </w:r>
            <w:r w:rsidR="00BD17B6">
              <w:rPr>
                <w:webHidden/>
              </w:rPr>
              <w:instrText xml:space="preserve"> PAGEREF _Toc120214840 \h </w:instrText>
            </w:r>
            <w:r w:rsidR="00BD17B6">
              <w:rPr>
                <w:webHidden/>
              </w:rPr>
            </w:r>
            <w:r w:rsidR="00BD17B6">
              <w:rPr>
                <w:webHidden/>
              </w:rPr>
              <w:fldChar w:fldCharType="separate"/>
            </w:r>
            <w:r w:rsidR="00591F1B">
              <w:rPr>
                <w:webHidden/>
              </w:rPr>
              <w:t>265</w:t>
            </w:r>
            <w:r w:rsidR="00BD17B6">
              <w:rPr>
                <w:webHidden/>
              </w:rPr>
              <w:fldChar w:fldCharType="end"/>
            </w:r>
          </w:hyperlink>
        </w:p>
        <w:p w14:paraId="4B5FDEC7" w14:textId="1E3476F1" w:rsidR="00BD17B6" w:rsidRDefault="00BA61CD">
          <w:pPr>
            <w:pStyle w:val="TOC2"/>
            <w:rPr>
              <w:rFonts w:asciiTheme="minorHAnsi" w:eastAsiaTheme="minorEastAsia" w:hAnsiTheme="minorHAnsi" w:cstheme="minorBidi"/>
              <w:sz w:val="22"/>
              <w:szCs w:val="22"/>
              <w:lang w:val="en-US" w:eastAsia="en-US"/>
            </w:rPr>
          </w:pPr>
          <w:hyperlink w:anchor="_Toc120214841" w:history="1">
            <w:r w:rsidR="00BD17B6" w:rsidRPr="00BC1F0D">
              <w:rPr>
                <w:rStyle w:val="Hyperlink"/>
              </w:rPr>
              <w:t>18.28</w:t>
            </w:r>
            <w:r w:rsidR="00BD17B6">
              <w:rPr>
                <w:rFonts w:asciiTheme="minorHAnsi" w:eastAsiaTheme="minorEastAsia" w:hAnsiTheme="minorHAnsi" w:cstheme="minorBidi"/>
                <w:sz w:val="22"/>
                <w:szCs w:val="22"/>
                <w:lang w:val="en-US" w:eastAsia="en-US"/>
              </w:rPr>
              <w:tab/>
            </w:r>
            <w:r w:rsidR="00BD17B6" w:rsidRPr="00BC1F0D">
              <w:rPr>
                <w:rStyle w:val="Hyperlink"/>
              </w:rPr>
              <w:t>Text Content</w:t>
            </w:r>
            <w:r w:rsidR="00BD17B6">
              <w:rPr>
                <w:webHidden/>
              </w:rPr>
              <w:tab/>
            </w:r>
            <w:r w:rsidR="00BD17B6">
              <w:rPr>
                <w:webHidden/>
              </w:rPr>
              <w:fldChar w:fldCharType="begin"/>
            </w:r>
            <w:r w:rsidR="00BD17B6">
              <w:rPr>
                <w:webHidden/>
              </w:rPr>
              <w:instrText xml:space="preserve"> PAGEREF _Toc120214841 \h </w:instrText>
            </w:r>
            <w:r w:rsidR="00BD17B6">
              <w:rPr>
                <w:webHidden/>
              </w:rPr>
            </w:r>
            <w:r w:rsidR="00BD17B6">
              <w:rPr>
                <w:webHidden/>
              </w:rPr>
              <w:fldChar w:fldCharType="separate"/>
            </w:r>
            <w:r w:rsidR="00591F1B">
              <w:rPr>
                <w:webHidden/>
              </w:rPr>
              <w:t>265</w:t>
            </w:r>
            <w:r w:rsidR="00BD17B6">
              <w:rPr>
                <w:webHidden/>
              </w:rPr>
              <w:fldChar w:fldCharType="end"/>
            </w:r>
          </w:hyperlink>
        </w:p>
        <w:p w14:paraId="37F25115" w14:textId="37A58B23" w:rsidR="00BD17B6" w:rsidRDefault="00BA61CD">
          <w:pPr>
            <w:pStyle w:val="TOC2"/>
            <w:rPr>
              <w:rFonts w:asciiTheme="minorHAnsi" w:eastAsiaTheme="minorEastAsia" w:hAnsiTheme="minorHAnsi" w:cstheme="minorBidi"/>
              <w:sz w:val="22"/>
              <w:szCs w:val="22"/>
              <w:lang w:val="en-US" w:eastAsia="en-US"/>
            </w:rPr>
          </w:pPr>
          <w:hyperlink w:anchor="_Toc120214842" w:history="1">
            <w:r w:rsidR="00BD17B6" w:rsidRPr="00BC1F0D">
              <w:rPr>
                <w:rStyle w:val="Hyperlink"/>
              </w:rPr>
              <w:t>18.29</w:t>
            </w:r>
            <w:r w:rsidR="00BD17B6">
              <w:rPr>
                <w:rFonts w:asciiTheme="minorHAnsi" w:eastAsiaTheme="minorEastAsia" w:hAnsiTheme="minorHAnsi" w:cstheme="minorBidi"/>
                <w:sz w:val="22"/>
                <w:szCs w:val="22"/>
                <w:lang w:val="en-US" w:eastAsia="en-US"/>
              </w:rPr>
              <w:tab/>
            </w:r>
            <w:r w:rsidR="00BD17B6" w:rsidRPr="00BC1F0D">
              <w:rPr>
                <w:rStyle w:val="Hyperlink"/>
              </w:rPr>
              <w:t>Time Intervals by Day of Week</w:t>
            </w:r>
            <w:r w:rsidR="00BD17B6">
              <w:rPr>
                <w:webHidden/>
              </w:rPr>
              <w:tab/>
            </w:r>
            <w:r w:rsidR="00BD17B6">
              <w:rPr>
                <w:webHidden/>
              </w:rPr>
              <w:fldChar w:fldCharType="begin"/>
            </w:r>
            <w:r w:rsidR="00BD17B6">
              <w:rPr>
                <w:webHidden/>
              </w:rPr>
              <w:instrText xml:space="preserve"> PAGEREF _Toc120214842 \h </w:instrText>
            </w:r>
            <w:r w:rsidR="00BD17B6">
              <w:rPr>
                <w:webHidden/>
              </w:rPr>
            </w:r>
            <w:r w:rsidR="00BD17B6">
              <w:rPr>
                <w:webHidden/>
              </w:rPr>
              <w:fldChar w:fldCharType="separate"/>
            </w:r>
            <w:r w:rsidR="00591F1B">
              <w:rPr>
                <w:webHidden/>
              </w:rPr>
              <w:t>266</w:t>
            </w:r>
            <w:r w:rsidR="00BD17B6">
              <w:rPr>
                <w:webHidden/>
              </w:rPr>
              <w:fldChar w:fldCharType="end"/>
            </w:r>
          </w:hyperlink>
        </w:p>
        <w:p w14:paraId="661D75D5" w14:textId="3D84D844" w:rsidR="00BD17B6" w:rsidRDefault="00BA61CD">
          <w:pPr>
            <w:pStyle w:val="TOC2"/>
            <w:rPr>
              <w:rFonts w:asciiTheme="minorHAnsi" w:eastAsiaTheme="minorEastAsia" w:hAnsiTheme="minorHAnsi" w:cstheme="minorBidi"/>
              <w:sz w:val="22"/>
              <w:szCs w:val="22"/>
              <w:lang w:val="en-US" w:eastAsia="en-US"/>
            </w:rPr>
          </w:pPr>
          <w:hyperlink w:anchor="_Toc120214843" w:history="1">
            <w:r w:rsidR="00BD17B6" w:rsidRPr="00BC1F0D">
              <w:rPr>
                <w:rStyle w:val="Hyperlink"/>
              </w:rPr>
              <w:t>18.30</w:t>
            </w:r>
            <w:r w:rsidR="00BD17B6">
              <w:rPr>
                <w:rFonts w:asciiTheme="minorHAnsi" w:eastAsiaTheme="minorEastAsia" w:hAnsiTheme="minorHAnsi" w:cstheme="minorBidi"/>
                <w:sz w:val="22"/>
                <w:szCs w:val="22"/>
                <w:lang w:val="en-US" w:eastAsia="en-US"/>
              </w:rPr>
              <w:tab/>
            </w:r>
            <w:r w:rsidR="00BD17B6" w:rsidRPr="00BC1F0D">
              <w:rPr>
                <w:rStyle w:val="Hyperlink"/>
              </w:rPr>
              <w:t>Useful Mark Description</w:t>
            </w:r>
            <w:r w:rsidR="00BD17B6">
              <w:rPr>
                <w:webHidden/>
              </w:rPr>
              <w:tab/>
            </w:r>
            <w:r w:rsidR="00BD17B6">
              <w:rPr>
                <w:webHidden/>
              </w:rPr>
              <w:fldChar w:fldCharType="begin"/>
            </w:r>
            <w:r w:rsidR="00BD17B6">
              <w:rPr>
                <w:webHidden/>
              </w:rPr>
              <w:instrText xml:space="preserve"> PAGEREF _Toc120214843 \h </w:instrText>
            </w:r>
            <w:r w:rsidR="00BD17B6">
              <w:rPr>
                <w:webHidden/>
              </w:rPr>
            </w:r>
            <w:r w:rsidR="00BD17B6">
              <w:rPr>
                <w:webHidden/>
              </w:rPr>
              <w:fldChar w:fldCharType="separate"/>
            </w:r>
            <w:r w:rsidR="00591F1B">
              <w:rPr>
                <w:webHidden/>
              </w:rPr>
              <w:t>266</w:t>
            </w:r>
            <w:r w:rsidR="00BD17B6">
              <w:rPr>
                <w:webHidden/>
              </w:rPr>
              <w:fldChar w:fldCharType="end"/>
            </w:r>
          </w:hyperlink>
        </w:p>
        <w:p w14:paraId="133E591A" w14:textId="68966B16" w:rsidR="00BD17B6" w:rsidRDefault="00BA61CD">
          <w:pPr>
            <w:pStyle w:val="TOC2"/>
            <w:rPr>
              <w:rFonts w:asciiTheme="minorHAnsi" w:eastAsiaTheme="minorEastAsia" w:hAnsiTheme="minorHAnsi" w:cstheme="minorBidi"/>
              <w:sz w:val="22"/>
              <w:szCs w:val="22"/>
              <w:lang w:val="en-US" w:eastAsia="en-US"/>
            </w:rPr>
          </w:pPr>
          <w:hyperlink w:anchor="_Toc120214844" w:history="1">
            <w:r w:rsidR="00BD17B6" w:rsidRPr="00BC1F0D">
              <w:rPr>
                <w:rStyle w:val="Hyperlink"/>
              </w:rPr>
              <w:t>18.31</w:t>
            </w:r>
            <w:r w:rsidR="00BD17B6">
              <w:rPr>
                <w:rFonts w:asciiTheme="minorHAnsi" w:eastAsiaTheme="minorEastAsia" w:hAnsiTheme="minorHAnsi" w:cstheme="minorBidi"/>
                <w:sz w:val="22"/>
                <w:szCs w:val="22"/>
                <w:lang w:val="en-US" w:eastAsia="en-US"/>
              </w:rPr>
              <w:tab/>
            </w:r>
            <w:r w:rsidR="00BD17B6" w:rsidRPr="00BC1F0D">
              <w:rPr>
                <w:rStyle w:val="Hyperlink"/>
              </w:rPr>
              <w:t>Vessels Measurements</w:t>
            </w:r>
            <w:r w:rsidR="00BD17B6">
              <w:rPr>
                <w:webHidden/>
              </w:rPr>
              <w:tab/>
            </w:r>
            <w:r w:rsidR="00BD17B6">
              <w:rPr>
                <w:webHidden/>
              </w:rPr>
              <w:fldChar w:fldCharType="begin"/>
            </w:r>
            <w:r w:rsidR="00BD17B6">
              <w:rPr>
                <w:webHidden/>
              </w:rPr>
              <w:instrText xml:space="preserve"> PAGEREF _Toc120214844 \h </w:instrText>
            </w:r>
            <w:r w:rsidR="00BD17B6">
              <w:rPr>
                <w:webHidden/>
              </w:rPr>
            </w:r>
            <w:r w:rsidR="00BD17B6">
              <w:rPr>
                <w:webHidden/>
              </w:rPr>
              <w:fldChar w:fldCharType="separate"/>
            </w:r>
            <w:r w:rsidR="00591F1B">
              <w:rPr>
                <w:webHidden/>
              </w:rPr>
              <w:t>267</w:t>
            </w:r>
            <w:r w:rsidR="00BD17B6">
              <w:rPr>
                <w:webHidden/>
              </w:rPr>
              <w:fldChar w:fldCharType="end"/>
            </w:r>
          </w:hyperlink>
        </w:p>
        <w:p w14:paraId="59ED036D" w14:textId="5861715D" w:rsidR="00BD17B6" w:rsidRDefault="00BA61CD">
          <w:pPr>
            <w:pStyle w:val="TOC2"/>
            <w:rPr>
              <w:rFonts w:asciiTheme="minorHAnsi" w:eastAsiaTheme="minorEastAsia" w:hAnsiTheme="minorHAnsi" w:cstheme="minorBidi"/>
              <w:sz w:val="22"/>
              <w:szCs w:val="22"/>
              <w:lang w:val="en-US" w:eastAsia="en-US"/>
            </w:rPr>
          </w:pPr>
          <w:hyperlink w:anchor="_Toc120214845" w:history="1">
            <w:r w:rsidR="00BD17B6" w:rsidRPr="00BC1F0D">
              <w:rPr>
                <w:rStyle w:val="Hyperlink"/>
              </w:rPr>
              <w:t>18.32</w:t>
            </w:r>
            <w:r w:rsidR="00BD17B6">
              <w:rPr>
                <w:rFonts w:asciiTheme="minorHAnsi" w:eastAsiaTheme="minorEastAsia" w:hAnsiTheme="minorHAnsi" w:cstheme="minorBidi"/>
                <w:sz w:val="22"/>
                <w:szCs w:val="22"/>
                <w:lang w:val="en-US" w:eastAsia="en-US"/>
              </w:rPr>
              <w:tab/>
            </w:r>
            <w:r w:rsidR="00BD17B6" w:rsidRPr="00BC1F0D">
              <w:rPr>
                <w:rStyle w:val="Hyperlink"/>
              </w:rPr>
              <w:t>Weather Resource</w:t>
            </w:r>
            <w:r w:rsidR="00BD17B6">
              <w:rPr>
                <w:webHidden/>
              </w:rPr>
              <w:tab/>
            </w:r>
            <w:r w:rsidR="00BD17B6">
              <w:rPr>
                <w:webHidden/>
              </w:rPr>
              <w:fldChar w:fldCharType="begin"/>
            </w:r>
            <w:r w:rsidR="00BD17B6">
              <w:rPr>
                <w:webHidden/>
              </w:rPr>
              <w:instrText xml:space="preserve"> PAGEREF _Toc120214845 \h </w:instrText>
            </w:r>
            <w:r w:rsidR="00BD17B6">
              <w:rPr>
                <w:webHidden/>
              </w:rPr>
            </w:r>
            <w:r w:rsidR="00BD17B6">
              <w:rPr>
                <w:webHidden/>
              </w:rPr>
              <w:fldChar w:fldCharType="separate"/>
            </w:r>
            <w:r w:rsidR="00591F1B">
              <w:rPr>
                <w:webHidden/>
              </w:rPr>
              <w:t>267</w:t>
            </w:r>
            <w:r w:rsidR="00BD17B6">
              <w:rPr>
                <w:webHidden/>
              </w:rPr>
              <w:fldChar w:fldCharType="end"/>
            </w:r>
          </w:hyperlink>
        </w:p>
        <w:p w14:paraId="74A94349" w14:textId="15815D50" w:rsidR="00BD17B6" w:rsidRDefault="00BA61CD">
          <w:pPr>
            <w:pStyle w:val="TOC2"/>
            <w:rPr>
              <w:rFonts w:asciiTheme="minorHAnsi" w:eastAsiaTheme="minorEastAsia" w:hAnsiTheme="minorHAnsi" w:cstheme="minorBidi"/>
              <w:sz w:val="22"/>
              <w:szCs w:val="22"/>
              <w:lang w:val="en-US" w:eastAsia="en-US"/>
            </w:rPr>
          </w:pPr>
          <w:hyperlink w:anchor="_Toc120214846" w:history="1">
            <w:r w:rsidR="00BD17B6" w:rsidRPr="00BC1F0D">
              <w:rPr>
                <w:rStyle w:val="Hyperlink"/>
              </w:rPr>
              <w:t>18.33</w:t>
            </w:r>
            <w:r w:rsidR="00BD17B6">
              <w:rPr>
                <w:rFonts w:asciiTheme="minorHAnsi" w:eastAsiaTheme="minorEastAsia" w:hAnsiTheme="minorHAnsi" w:cstheme="minorBidi"/>
                <w:sz w:val="22"/>
                <w:szCs w:val="22"/>
                <w:lang w:val="en-US" w:eastAsia="en-US"/>
              </w:rPr>
              <w:tab/>
            </w:r>
            <w:r w:rsidR="00BD17B6" w:rsidRPr="00BC1F0D">
              <w:rPr>
                <w:rStyle w:val="Hyperlink"/>
              </w:rPr>
              <w:t>Vertical Uncertainty</w:t>
            </w:r>
            <w:r w:rsidR="00BD17B6">
              <w:rPr>
                <w:webHidden/>
              </w:rPr>
              <w:tab/>
            </w:r>
            <w:r w:rsidR="00BD17B6">
              <w:rPr>
                <w:webHidden/>
              </w:rPr>
              <w:fldChar w:fldCharType="begin"/>
            </w:r>
            <w:r w:rsidR="00BD17B6">
              <w:rPr>
                <w:webHidden/>
              </w:rPr>
              <w:instrText xml:space="preserve"> PAGEREF _Toc120214846 \h </w:instrText>
            </w:r>
            <w:r w:rsidR="00BD17B6">
              <w:rPr>
                <w:webHidden/>
              </w:rPr>
            </w:r>
            <w:r w:rsidR="00BD17B6">
              <w:rPr>
                <w:webHidden/>
              </w:rPr>
              <w:fldChar w:fldCharType="separate"/>
            </w:r>
            <w:r w:rsidR="00591F1B">
              <w:rPr>
                <w:webHidden/>
              </w:rPr>
              <w:t>267</w:t>
            </w:r>
            <w:r w:rsidR="00BD17B6">
              <w:rPr>
                <w:webHidden/>
              </w:rPr>
              <w:fldChar w:fldCharType="end"/>
            </w:r>
          </w:hyperlink>
        </w:p>
        <w:p w14:paraId="290E29B6" w14:textId="1C874DCB" w:rsidR="00C01685" w:rsidRDefault="00C01685">
          <w:r w:rsidRPr="00CD6090">
            <w:rPr>
              <w:b/>
              <w:bCs/>
              <w:noProof/>
            </w:rPr>
            <w:fldChar w:fldCharType="end"/>
          </w:r>
        </w:p>
      </w:sdtContent>
    </w:sdt>
    <w:p w14:paraId="12877593" w14:textId="75B61926" w:rsidR="00D64344" w:rsidRPr="00A66C15" w:rsidRDefault="00D64344" w:rsidP="00D64344">
      <w:pPr>
        <w:rPr>
          <w:rFonts w:cstheme="minorHAnsi"/>
          <w:highlight w:val="lightGray"/>
        </w:rPr>
        <w:sectPr w:rsidR="00D64344" w:rsidRPr="00A66C15" w:rsidSect="00DB136A">
          <w:pgSz w:w="11906" w:h="16838"/>
          <w:pgMar w:top="1417" w:right="1417" w:bottom="1134" w:left="1417" w:header="720" w:footer="720" w:gutter="0"/>
          <w:pgNumType w:fmt="lowerRoman"/>
          <w:cols w:space="720"/>
        </w:sectPr>
      </w:pPr>
    </w:p>
    <w:p w14:paraId="1964FEDA" w14:textId="77777777" w:rsidR="00D64344" w:rsidRPr="0042321B" w:rsidRDefault="00D64344" w:rsidP="00E87722">
      <w:pPr>
        <w:pStyle w:val="Heading1"/>
        <w:numPr>
          <w:ilvl w:val="0"/>
          <w:numId w:val="2"/>
        </w:numPr>
      </w:pPr>
      <w:bookmarkStart w:id="131" w:name="_Toc490817279"/>
      <w:bookmarkStart w:id="132" w:name="_Toc120214318"/>
      <w:bookmarkStart w:id="133" w:name="_Toc451843216"/>
      <w:r w:rsidRPr="0042321B">
        <w:lastRenderedPageBreak/>
        <w:t>Overview</w:t>
      </w:r>
      <w:bookmarkEnd w:id="131"/>
      <w:bookmarkEnd w:id="132"/>
    </w:p>
    <w:p w14:paraId="5291A771" w14:textId="77777777" w:rsidR="00D64344" w:rsidRPr="00716062" w:rsidRDefault="00D64344" w:rsidP="00716062">
      <w:pPr>
        <w:pStyle w:val="Heading2"/>
      </w:pPr>
      <w:bookmarkStart w:id="134" w:name="_Toc490817280"/>
      <w:bookmarkStart w:id="135" w:name="_Toc120214319"/>
      <w:bookmarkEnd w:id="133"/>
      <w:r w:rsidRPr="00716062">
        <w:t>Preface</w:t>
      </w:r>
      <w:bookmarkEnd w:id="134"/>
      <w:bookmarkEnd w:id="135"/>
    </w:p>
    <w:p w14:paraId="38D1875F" w14:textId="472AE8DC" w:rsidR="00D64344" w:rsidRPr="00A66C15" w:rsidRDefault="00D64344" w:rsidP="00D64344">
      <w:pPr>
        <w:rPr>
          <w:rFonts w:cstheme="minorHAnsi"/>
        </w:rPr>
      </w:pPr>
      <w:r w:rsidRPr="00ED455F">
        <w:rPr>
          <w:rFonts w:cstheme="minorHAnsi"/>
        </w:rPr>
        <w:t xml:space="preserve">The “Data Classification and Encoding Guide” has been developed to provide consistent, standardized instructions for encoding S-100 compliant Marine </w:t>
      </w:r>
      <w:r w:rsidR="00B165E8">
        <w:rPr>
          <w:rFonts w:cstheme="minorHAnsi"/>
        </w:rPr>
        <w:t>Harbour Infrastructure</w:t>
      </w:r>
      <w:r w:rsidRPr="00A66C15">
        <w:rPr>
          <w:rFonts w:cstheme="minorHAnsi"/>
        </w:rPr>
        <w:t xml:space="preserve"> (</w:t>
      </w:r>
      <w:r w:rsidR="004974E4" w:rsidRPr="00A66C15">
        <w:rPr>
          <w:rFonts w:cstheme="minorHAnsi"/>
        </w:rPr>
        <w:t>S-1</w:t>
      </w:r>
      <w:r w:rsidR="00B165E8">
        <w:rPr>
          <w:rFonts w:cstheme="minorHAnsi"/>
        </w:rPr>
        <w:t>31</w:t>
      </w:r>
      <w:r w:rsidRPr="00A66C15">
        <w:rPr>
          <w:rFonts w:cstheme="minorHAnsi"/>
        </w:rPr>
        <w:t>) data.</w:t>
      </w:r>
    </w:p>
    <w:p w14:paraId="594321E0" w14:textId="08501F2A" w:rsidR="00D64344" w:rsidRPr="00A66C15" w:rsidRDefault="00D64344" w:rsidP="00D64344">
      <w:pPr>
        <w:rPr>
          <w:rFonts w:cstheme="minorHAnsi"/>
        </w:rPr>
      </w:pPr>
      <w:r w:rsidRPr="00A66C15">
        <w:rPr>
          <w:rFonts w:cstheme="minorHAnsi"/>
        </w:rPr>
        <w:t xml:space="preserve">The purpose of the Data Classification and Encoding Guide is to facilitate </w:t>
      </w:r>
      <w:r w:rsidR="00B165E8">
        <w:rPr>
          <w:rFonts w:cstheme="minorHAnsi"/>
        </w:rPr>
        <w:t>S-131</w:t>
      </w:r>
      <w:r w:rsidRPr="00A66C15">
        <w:rPr>
          <w:rFonts w:cstheme="minorHAnsi"/>
        </w:rPr>
        <w:t xml:space="preserve"> encoding to meet IHO standards for the proper display of </w:t>
      </w:r>
      <w:r w:rsidR="00CF7AEE" w:rsidRPr="00A66C15">
        <w:rPr>
          <w:rFonts w:cstheme="minorHAnsi"/>
        </w:rPr>
        <w:t xml:space="preserve">Marine </w:t>
      </w:r>
      <w:r w:rsidR="00B165E8">
        <w:rPr>
          <w:rFonts w:cstheme="minorHAnsi"/>
        </w:rPr>
        <w:t>Harbour Infrastructure</w:t>
      </w:r>
      <w:r w:rsidR="00E6072C" w:rsidRPr="00A66C15">
        <w:rPr>
          <w:rFonts w:cstheme="minorHAnsi"/>
        </w:rPr>
        <w:t xml:space="preserve"> </w:t>
      </w:r>
      <w:r w:rsidRPr="00A66C15">
        <w:rPr>
          <w:rFonts w:cstheme="minorHAnsi"/>
        </w:rPr>
        <w:t>information in an ECDIS and other electronic charting displays.  This document describes how to encode information that the modeller considers relevant to a</w:t>
      </w:r>
      <w:r w:rsidR="00A8588A" w:rsidRPr="00A66C15">
        <w:rPr>
          <w:rFonts w:cstheme="minorHAnsi"/>
        </w:rPr>
        <w:t xml:space="preserve"> </w:t>
      </w:r>
      <w:r w:rsidR="00B165E8">
        <w:rPr>
          <w:rFonts w:cstheme="minorHAnsi"/>
        </w:rPr>
        <w:t>Harbour Infrastructure</w:t>
      </w:r>
      <w:r w:rsidR="00A8588A" w:rsidRPr="00A66C15">
        <w:rPr>
          <w:rFonts w:cstheme="minorHAnsi"/>
        </w:rPr>
        <w:t xml:space="preserve"> data product</w:t>
      </w:r>
      <w:r w:rsidRPr="00A66C15">
        <w:rPr>
          <w:rFonts w:cstheme="minorHAnsi"/>
        </w:rPr>
        <w:t>.  The content of a</w:t>
      </w:r>
      <w:r w:rsidR="00A8588A" w:rsidRPr="00A66C15">
        <w:rPr>
          <w:rFonts w:cstheme="minorHAnsi"/>
        </w:rPr>
        <w:t xml:space="preserve"> dataset</w:t>
      </w:r>
      <w:r w:rsidRPr="00A66C15">
        <w:rPr>
          <w:rFonts w:cstheme="minorHAnsi"/>
        </w:rPr>
        <w:t xml:space="preserve"> is at the discretion of the producing authority provided that the conventions described within this document are followed.  A “producing authority” is a Hydrographic Office (HO) or other organization authorized by a government, to produce definitive nautical information.</w:t>
      </w:r>
    </w:p>
    <w:p w14:paraId="7F776A75" w14:textId="5E329959" w:rsidR="00D64344" w:rsidRPr="00A66C15" w:rsidRDefault="00D64344" w:rsidP="00D64344">
      <w:pPr>
        <w:rPr>
          <w:rFonts w:cstheme="minorHAnsi"/>
        </w:rPr>
      </w:pPr>
      <w:r w:rsidRPr="00A66C15">
        <w:rPr>
          <w:rFonts w:cstheme="minorHAnsi"/>
        </w:rPr>
        <w:t xml:space="preserve">The entire S-100 Universal Hydrographic Data Model, including the </w:t>
      </w:r>
      <w:r w:rsidR="00B165E8">
        <w:rPr>
          <w:rFonts w:cstheme="minorHAnsi"/>
        </w:rPr>
        <w:t>S-131</w:t>
      </w:r>
      <w:r w:rsidRPr="00A66C15">
        <w:rPr>
          <w:rFonts w:cstheme="minorHAnsi"/>
        </w:rPr>
        <w:t xml:space="preserve"> Product Specification, is available at the following web site, </w:t>
      </w:r>
      <w:r w:rsidRPr="00A66C15">
        <w:rPr>
          <w:rFonts w:eastAsiaTheme="majorEastAsia" w:cstheme="minorHAnsi"/>
        </w:rPr>
        <w:t>http://www.iho.int</w:t>
      </w:r>
      <w:r w:rsidRPr="00A66C15">
        <w:rPr>
          <w:rFonts w:cstheme="minorHAnsi"/>
        </w:rPr>
        <w:t>.</w:t>
      </w:r>
    </w:p>
    <w:p w14:paraId="233C13C6" w14:textId="444E5251" w:rsidR="00D64344" w:rsidRPr="008909F6" w:rsidRDefault="00B165E8" w:rsidP="00716062">
      <w:pPr>
        <w:pStyle w:val="Heading2"/>
      </w:pPr>
      <w:bookmarkStart w:id="136" w:name="_Toc490817281"/>
      <w:bookmarkStart w:id="137" w:name="_Toc120214320"/>
      <w:r>
        <w:t>S-131</w:t>
      </w:r>
      <w:r w:rsidR="00D64344" w:rsidRPr="008909F6">
        <w:t xml:space="preserve"> </w:t>
      </w:r>
      <w:del w:id="138" w:author="Raphael Malyankar" w:date="2022-11-10T03:15:00Z">
        <w:r w:rsidR="00D64344" w:rsidRPr="008909F6" w:rsidDel="00EB7F93">
          <w:delText xml:space="preserve">Appendix </w:delText>
        </w:r>
      </w:del>
      <w:ins w:id="139" w:author="Raphael Malyankar" w:date="2022-11-10T03:15:00Z">
        <w:r w:rsidR="00EB7F93">
          <w:t>Annex</w:t>
        </w:r>
        <w:r w:rsidR="00EB7F93" w:rsidRPr="008909F6">
          <w:t xml:space="preserve"> </w:t>
        </w:r>
      </w:ins>
      <w:r w:rsidR="00D64344" w:rsidRPr="008909F6">
        <w:t>A - Data Classification and Encoding Guide – Metadata</w:t>
      </w:r>
      <w:bookmarkEnd w:id="136"/>
      <w:bookmarkEnd w:id="137"/>
    </w:p>
    <w:p w14:paraId="52CF63C7" w14:textId="77777777" w:rsidR="00D64344" w:rsidRPr="00A66C15" w:rsidRDefault="00D64344" w:rsidP="00D64344">
      <w:pPr>
        <w:rPr>
          <w:rFonts w:cstheme="minorHAnsi"/>
        </w:rPr>
      </w:pPr>
      <w:r w:rsidRPr="00ED455F">
        <w:rPr>
          <w:rFonts w:cstheme="minorHAnsi"/>
        </w:rPr>
        <w:t xml:space="preserve">Note:  This information uniquely identifies this Data Classification and Encoding Guide to the Product Specification and provides information about </w:t>
      </w:r>
      <w:r w:rsidRPr="00A66C15">
        <w:rPr>
          <w:rFonts w:cstheme="minorHAnsi"/>
        </w:rPr>
        <w:t>its creation and maintenance.</w:t>
      </w:r>
    </w:p>
    <w:p w14:paraId="7933A2C1" w14:textId="77777777" w:rsidR="00D64344" w:rsidRPr="00A66C15" w:rsidRDefault="00D64344" w:rsidP="00D64344">
      <w:pPr>
        <w:rPr>
          <w:rFonts w:cstheme="minorHAnsi"/>
        </w:rPr>
      </w:pPr>
    </w:p>
    <w:tbl>
      <w:tblPr>
        <w:tblW w:w="0" w:type="auto"/>
        <w:tblLook w:val="04A0" w:firstRow="1" w:lastRow="0" w:firstColumn="1" w:lastColumn="0" w:noHBand="0" w:noVBand="1"/>
      </w:tblPr>
      <w:tblGrid>
        <w:gridCol w:w="3114"/>
        <w:gridCol w:w="5912"/>
      </w:tblGrid>
      <w:tr w:rsidR="00D64344" w:rsidRPr="00D90A3A" w14:paraId="082D4A20" w14:textId="77777777" w:rsidTr="00D64344">
        <w:tc>
          <w:tcPr>
            <w:tcW w:w="3174" w:type="dxa"/>
            <w:shd w:val="clear" w:color="auto" w:fill="BFBFBF" w:themeFill="background1" w:themeFillShade="BF"/>
            <w:hideMark/>
          </w:tcPr>
          <w:p w14:paraId="4CF7C1AB" w14:textId="77777777" w:rsidR="00D64344" w:rsidRPr="00A66C15" w:rsidRDefault="00D64344">
            <w:pPr>
              <w:rPr>
                <w:rStyle w:val="Strong"/>
                <w:rFonts w:eastAsiaTheme="majorEastAsia" w:cstheme="minorHAnsi"/>
              </w:rPr>
            </w:pPr>
            <w:r w:rsidRPr="00A66C15">
              <w:rPr>
                <w:rStyle w:val="Strong"/>
                <w:rFonts w:eastAsiaTheme="majorEastAsia" w:cstheme="minorHAnsi"/>
              </w:rPr>
              <w:t>Metadata</w:t>
            </w:r>
          </w:p>
        </w:tc>
        <w:tc>
          <w:tcPr>
            <w:tcW w:w="6090" w:type="dxa"/>
            <w:shd w:val="clear" w:color="auto" w:fill="BFBFBF" w:themeFill="background1" w:themeFillShade="BF"/>
            <w:hideMark/>
          </w:tcPr>
          <w:p w14:paraId="57CDAB31" w14:textId="77777777" w:rsidR="00D64344" w:rsidRPr="00A66C15" w:rsidRDefault="00D64344">
            <w:pPr>
              <w:rPr>
                <w:rFonts w:eastAsiaTheme="minorEastAsia" w:cstheme="minorHAnsi"/>
              </w:rPr>
            </w:pPr>
            <w:r w:rsidRPr="00A66C15">
              <w:rPr>
                <w:rFonts w:cstheme="minorHAnsi"/>
                <w:b/>
              </w:rPr>
              <w:t>Content</w:t>
            </w:r>
          </w:p>
        </w:tc>
      </w:tr>
      <w:tr w:rsidR="00D64344" w:rsidRPr="00D90A3A" w14:paraId="6E4CAD29" w14:textId="77777777" w:rsidTr="00D64344">
        <w:tc>
          <w:tcPr>
            <w:tcW w:w="3174" w:type="dxa"/>
            <w:hideMark/>
          </w:tcPr>
          <w:p w14:paraId="4C816080" w14:textId="77777777" w:rsidR="00D64344" w:rsidRPr="00ED455F" w:rsidRDefault="00D64344">
            <w:pPr>
              <w:rPr>
                <w:rStyle w:val="Strong"/>
                <w:rFonts w:eastAsiaTheme="majorEastAsia" w:cstheme="minorHAnsi"/>
              </w:rPr>
            </w:pPr>
            <w:r w:rsidRPr="00ED455F">
              <w:rPr>
                <w:rStyle w:val="Strong"/>
                <w:rFonts w:eastAsiaTheme="majorEastAsia" w:cstheme="minorHAnsi"/>
              </w:rPr>
              <w:t>Title:</w:t>
            </w:r>
          </w:p>
        </w:tc>
        <w:tc>
          <w:tcPr>
            <w:tcW w:w="6090" w:type="dxa"/>
            <w:hideMark/>
          </w:tcPr>
          <w:p w14:paraId="1A5FF528" w14:textId="0F63D3EF" w:rsidR="00D64344" w:rsidRPr="00A66C15" w:rsidRDefault="00D64344">
            <w:pPr>
              <w:rPr>
                <w:rFonts w:eastAsiaTheme="minorEastAsia" w:cstheme="minorHAnsi"/>
              </w:rPr>
            </w:pPr>
            <w:r w:rsidRPr="00A66C15">
              <w:rPr>
                <w:rFonts w:cstheme="minorHAnsi"/>
              </w:rPr>
              <w:t xml:space="preserve">The International Hydrographic Organization </w:t>
            </w:r>
            <w:r w:rsidR="00CF7AEE" w:rsidRPr="00A66C15">
              <w:rPr>
                <w:rFonts w:cstheme="minorHAnsi"/>
              </w:rPr>
              <w:t xml:space="preserve">Marine </w:t>
            </w:r>
            <w:r w:rsidR="00B165E8">
              <w:rPr>
                <w:rFonts w:cstheme="minorHAnsi"/>
              </w:rPr>
              <w:t>Harbour Infrastructure</w:t>
            </w:r>
            <w:r w:rsidR="00E6072C" w:rsidRPr="00A66C15">
              <w:rPr>
                <w:rFonts w:cstheme="minorHAnsi"/>
              </w:rPr>
              <w:t xml:space="preserve"> </w:t>
            </w:r>
            <w:r w:rsidRPr="00A66C15">
              <w:rPr>
                <w:rFonts w:cstheme="minorHAnsi"/>
              </w:rPr>
              <w:t>Product Specification, Data Classification and Encoding Guide</w:t>
            </w:r>
          </w:p>
        </w:tc>
      </w:tr>
      <w:tr w:rsidR="00D64344" w:rsidRPr="00D90A3A" w14:paraId="0AEBDAD4" w14:textId="77777777" w:rsidTr="00D64344">
        <w:tc>
          <w:tcPr>
            <w:tcW w:w="3174" w:type="dxa"/>
            <w:hideMark/>
          </w:tcPr>
          <w:p w14:paraId="0E9BEF7D" w14:textId="77777777" w:rsidR="00D64344" w:rsidRPr="00ED455F" w:rsidRDefault="00D64344">
            <w:pPr>
              <w:rPr>
                <w:rStyle w:val="Strong"/>
                <w:rFonts w:eastAsiaTheme="majorEastAsia" w:cstheme="minorHAnsi"/>
              </w:rPr>
            </w:pPr>
            <w:r w:rsidRPr="00ED455F">
              <w:rPr>
                <w:rStyle w:val="Strong"/>
                <w:rFonts w:eastAsiaTheme="majorEastAsia" w:cstheme="minorHAnsi"/>
              </w:rPr>
              <w:t>Version:</w:t>
            </w:r>
          </w:p>
        </w:tc>
        <w:tc>
          <w:tcPr>
            <w:tcW w:w="6090" w:type="dxa"/>
            <w:hideMark/>
          </w:tcPr>
          <w:p w14:paraId="0F3F4FFA" w14:textId="4DBCFEA5" w:rsidR="00D64344" w:rsidRPr="00ED455F" w:rsidRDefault="002F57C6">
            <w:pPr>
              <w:rPr>
                <w:rFonts w:eastAsiaTheme="minorEastAsia" w:cstheme="minorHAnsi"/>
              </w:rPr>
            </w:pPr>
            <w:r>
              <w:rPr>
                <w:rFonts w:cstheme="minorHAnsi"/>
              </w:rPr>
              <w:t>1.0.0</w:t>
            </w:r>
          </w:p>
        </w:tc>
      </w:tr>
      <w:tr w:rsidR="00D64344" w:rsidRPr="00D90A3A" w14:paraId="5A799764" w14:textId="77777777" w:rsidTr="00D64344">
        <w:tc>
          <w:tcPr>
            <w:tcW w:w="3174" w:type="dxa"/>
            <w:hideMark/>
          </w:tcPr>
          <w:p w14:paraId="1536A28D" w14:textId="77777777" w:rsidR="00D64344" w:rsidRPr="00ED455F" w:rsidRDefault="00D64344">
            <w:pPr>
              <w:rPr>
                <w:rStyle w:val="Strong"/>
                <w:rFonts w:eastAsiaTheme="majorEastAsia" w:cstheme="minorHAnsi"/>
              </w:rPr>
            </w:pPr>
            <w:r w:rsidRPr="00ED455F">
              <w:rPr>
                <w:rStyle w:val="Strong"/>
                <w:rFonts w:eastAsiaTheme="majorEastAsia" w:cstheme="minorHAnsi"/>
              </w:rPr>
              <w:t>Date:</w:t>
            </w:r>
          </w:p>
        </w:tc>
        <w:tc>
          <w:tcPr>
            <w:tcW w:w="6090" w:type="dxa"/>
            <w:hideMark/>
          </w:tcPr>
          <w:p w14:paraId="6C06C327" w14:textId="76F344E7" w:rsidR="00D64344" w:rsidRPr="00A66C15" w:rsidRDefault="002C093B">
            <w:pPr>
              <w:rPr>
                <w:rFonts w:eastAsiaTheme="minorEastAsia" w:cstheme="minorHAnsi"/>
              </w:rPr>
            </w:pPr>
            <w:ins w:id="140" w:author="Raphael Malyankar" w:date="2023-01-10T12:32:00Z">
              <w:r>
                <w:rPr>
                  <w:rFonts w:cstheme="minorHAnsi"/>
                </w:rPr>
                <w:t>3</w:t>
              </w:r>
            </w:ins>
            <w:del w:id="141" w:author="Raphael Malyankar" w:date="2022-11-20T21:49:00Z">
              <w:r w:rsidR="00CC378A" w:rsidDel="00A73C47">
                <w:rPr>
                  <w:rFonts w:cstheme="minorHAnsi"/>
                </w:rPr>
                <w:delText>3</w:delText>
              </w:r>
            </w:del>
            <w:r w:rsidR="00CC378A">
              <w:rPr>
                <w:rFonts w:cstheme="minorHAnsi"/>
              </w:rPr>
              <w:t>1</w:t>
            </w:r>
            <w:r w:rsidR="004C3D4C" w:rsidRPr="00ED455F">
              <w:rPr>
                <w:rFonts w:cstheme="minorHAnsi"/>
              </w:rPr>
              <w:t xml:space="preserve"> </w:t>
            </w:r>
            <w:del w:id="142" w:author="Raphael Malyankar" w:date="2022-11-20T21:48:00Z">
              <w:r w:rsidR="00CC378A" w:rsidDel="00A73C47">
                <w:rPr>
                  <w:rFonts w:cstheme="minorHAnsi"/>
                </w:rPr>
                <w:delText>August</w:delText>
              </w:r>
              <w:r w:rsidR="00D64344" w:rsidRPr="00ED455F" w:rsidDel="00A73C47">
                <w:rPr>
                  <w:rFonts w:cstheme="minorHAnsi"/>
                </w:rPr>
                <w:delText xml:space="preserve"> </w:delText>
              </w:r>
            </w:del>
            <w:ins w:id="143" w:author="Raphael Malyankar" w:date="2023-01-10T12:32:00Z">
              <w:r>
                <w:rPr>
                  <w:rFonts w:cstheme="minorHAnsi"/>
                </w:rPr>
                <w:t>December</w:t>
              </w:r>
            </w:ins>
            <w:ins w:id="144" w:author="Raphael Malyankar" w:date="2022-11-20T21:48:00Z">
              <w:r w:rsidR="00A73C47" w:rsidRPr="00ED455F">
                <w:rPr>
                  <w:rFonts w:cstheme="minorHAnsi"/>
                </w:rPr>
                <w:t xml:space="preserve"> </w:t>
              </w:r>
            </w:ins>
            <w:r w:rsidR="00CC378A">
              <w:rPr>
                <w:rFonts w:cstheme="minorHAnsi"/>
              </w:rPr>
              <w:t>2022</w:t>
            </w:r>
          </w:p>
        </w:tc>
      </w:tr>
      <w:tr w:rsidR="00D64344" w:rsidRPr="00D90A3A" w14:paraId="79BF0975" w14:textId="77777777" w:rsidTr="00D64344">
        <w:tc>
          <w:tcPr>
            <w:tcW w:w="3174" w:type="dxa"/>
            <w:hideMark/>
          </w:tcPr>
          <w:p w14:paraId="05B1CAA6" w14:textId="77777777" w:rsidR="00D64344" w:rsidRPr="00ED455F" w:rsidRDefault="00D64344">
            <w:pPr>
              <w:rPr>
                <w:rStyle w:val="Strong"/>
                <w:rFonts w:eastAsiaTheme="majorEastAsia" w:cstheme="minorHAnsi"/>
              </w:rPr>
            </w:pPr>
            <w:r w:rsidRPr="00ED455F">
              <w:rPr>
                <w:rStyle w:val="Strong"/>
                <w:rFonts w:eastAsiaTheme="majorEastAsia" w:cstheme="minorHAnsi"/>
              </w:rPr>
              <w:t>Language:</w:t>
            </w:r>
          </w:p>
        </w:tc>
        <w:tc>
          <w:tcPr>
            <w:tcW w:w="6090" w:type="dxa"/>
            <w:hideMark/>
          </w:tcPr>
          <w:p w14:paraId="10B7E453" w14:textId="77777777" w:rsidR="00D64344" w:rsidRPr="00A66C15" w:rsidRDefault="00D64344">
            <w:pPr>
              <w:rPr>
                <w:rFonts w:eastAsiaTheme="minorEastAsia" w:cstheme="minorHAnsi"/>
              </w:rPr>
            </w:pPr>
            <w:r w:rsidRPr="00A66C15">
              <w:rPr>
                <w:rFonts w:cstheme="minorHAnsi"/>
              </w:rPr>
              <w:t>English</w:t>
            </w:r>
          </w:p>
        </w:tc>
      </w:tr>
      <w:tr w:rsidR="00D64344" w:rsidRPr="00D90A3A" w14:paraId="1F036A01" w14:textId="77777777" w:rsidTr="00D64344">
        <w:tc>
          <w:tcPr>
            <w:tcW w:w="3174" w:type="dxa"/>
            <w:hideMark/>
          </w:tcPr>
          <w:p w14:paraId="30DACE62" w14:textId="77777777" w:rsidR="00D64344" w:rsidRPr="00ED455F" w:rsidRDefault="00D64344">
            <w:pPr>
              <w:rPr>
                <w:rStyle w:val="Strong"/>
                <w:rFonts w:eastAsiaTheme="majorEastAsia" w:cstheme="minorHAnsi"/>
              </w:rPr>
            </w:pPr>
            <w:r w:rsidRPr="00ED455F">
              <w:rPr>
                <w:rStyle w:val="Strong"/>
                <w:rFonts w:eastAsiaTheme="majorEastAsia" w:cstheme="minorHAnsi"/>
              </w:rPr>
              <w:t>Classification:</w:t>
            </w:r>
          </w:p>
        </w:tc>
        <w:tc>
          <w:tcPr>
            <w:tcW w:w="6090" w:type="dxa"/>
            <w:hideMark/>
          </w:tcPr>
          <w:p w14:paraId="552C4943" w14:textId="77777777" w:rsidR="00D64344" w:rsidRPr="00A66C15" w:rsidRDefault="00D64344">
            <w:pPr>
              <w:rPr>
                <w:rFonts w:eastAsiaTheme="minorEastAsia" w:cstheme="minorHAnsi"/>
              </w:rPr>
            </w:pPr>
            <w:r w:rsidRPr="00A66C15">
              <w:rPr>
                <w:rFonts w:cstheme="minorHAnsi"/>
              </w:rPr>
              <w:t>Unclassified</w:t>
            </w:r>
          </w:p>
        </w:tc>
      </w:tr>
      <w:tr w:rsidR="00D64344" w:rsidRPr="00D90A3A" w14:paraId="0927C95F" w14:textId="77777777" w:rsidTr="00D64344">
        <w:tc>
          <w:tcPr>
            <w:tcW w:w="3174" w:type="dxa"/>
            <w:hideMark/>
          </w:tcPr>
          <w:p w14:paraId="610679F5" w14:textId="77777777" w:rsidR="00D64344" w:rsidRPr="00ED455F" w:rsidRDefault="00D64344" w:rsidP="00CC378A">
            <w:pPr>
              <w:spacing w:after="0"/>
              <w:rPr>
                <w:rStyle w:val="Strong"/>
                <w:rFonts w:eastAsiaTheme="majorEastAsia" w:cstheme="minorHAnsi"/>
              </w:rPr>
            </w:pPr>
            <w:r w:rsidRPr="00ED455F">
              <w:rPr>
                <w:rStyle w:val="Strong"/>
                <w:rFonts w:eastAsiaTheme="majorEastAsia" w:cstheme="minorHAnsi"/>
              </w:rPr>
              <w:t>Contact:</w:t>
            </w:r>
          </w:p>
        </w:tc>
        <w:tc>
          <w:tcPr>
            <w:tcW w:w="6090" w:type="dxa"/>
            <w:hideMark/>
          </w:tcPr>
          <w:p w14:paraId="5081A4CA" w14:textId="77777777" w:rsidR="00D64344" w:rsidRPr="00A66C15" w:rsidRDefault="00D64344" w:rsidP="00CC378A">
            <w:pPr>
              <w:spacing w:after="0"/>
              <w:rPr>
                <w:rFonts w:eastAsiaTheme="minorEastAsia" w:cstheme="minorHAnsi"/>
              </w:rPr>
            </w:pPr>
            <w:r w:rsidRPr="00A66C15">
              <w:rPr>
                <w:rFonts w:cstheme="minorHAnsi"/>
              </w:rPr>
              <w:t>International Hydrographic Organization</w:t>
            </w:r>
          </w:p>
          <w:p w14:paraId="189BABBB" w14:textId="77777777" w:rsidR="00D64344" w:rsidRPr="00A66C15" w:rsidRDefault="00D64344" w:rsidP="00CC378A">
            <w:pPr>
              <w:spacing w:after="0"/>
              <w:rPr>
                <w:rFonts w:cstheme="minorHAnsi"/>
              </w:rPr>
            </w:pPr>
            <w:r w:rsidRPr="00A66C15">
              <w:rPr>
                <w:rFonts w:cstheme="minorHAnsi"/>
              </w:rPr>
              <w:t>4 Quai Antione 1er</w:t>
            </w:r>
          </w:p>
          <w:p w14:paraId="2717F050" w14:textId="77777777" w:rsidR="00D64344" w:rsidRPr="00A66C15" w:rsidRDefault="00D64344" w:rsidP="00CC378A">
            <w:pPr>
              <w:spacing w:after="0"/>
              <w:rPr>
                <w:rFonts w:cstheme="minorHAnsi"/>
              </w:rPr>
            </w:pPr>
            <w:r w:rsidRPr="00A66C15">
              <w:rPr>
                <w:rFonts w:cstheme="minorHAnsi"/>
              </w:rPr>
              <w:t>B.P. 445</w:t>
            </w:r>
          </w:p>
          <w:p w14:paraId="5C6AFC8F" w14:textId="77777777" w:rsidR="00D64344" w:rsidRPr="00A66C15" w:rsidRDefault="00D64344" w:rsidP="00CC378A">
            <w:pPr>
              <w:spacing w:after="0"/>
              <w:rPr>
                <w:rFonts w:cstheme="minorHAnsi"/>
              </w:rPr>
            </w:pPr>
            <w:r w:rsidRPr="00A66C15">
              <w:rPr>
                <w:rFonts w:cstheme="minorHAnsi"/>
              </w:rPr>
              <w:t>MC 98011 MONACO CEDEX</w:t>
            </w:r>
          </w:p>
          <w:p w14:paraId="0F67EF71" w14:textId="77777777" w:rsidR="00D64344" w:rsidRPr="00A66C15" w:rsidRDefault="00D64344" w:rsidP="00CC378A">
            <w:pPr>
              <w:spacing w:after="0"/>
              <w:rPr>
                <w:rFonts w:cstheme="minorHAnsi"/>
              </w:rPr>
            </w:pPr>
            <w:r w:rsidRPr="00A66C15">
              <w:rPr>
                <w:rFonts w:cstheme="minorHAnsi"/>
              </w:rPr>
              <w:t>Telephone:  +377 93 10 81 00</w:t>
            </w:r>
          </w:p>
          <w:p w14:paraId="21596E56" w14:textId="77777777" w:rsidR="00D64344" w:rsidRPr="00A66C15" w:rsidRDefault="00D64344" w:rsidP="00CC378A">
            <w:pPr>
              <w:spacing w:after="0"/>
              <w:rPr>
                <w:rFonts w:cstheme="minorHAnsi"/>
                <w:lang w:val="sv-SE"/>
              </w:rPr>
            </w:pPr>
            <w:r w:rsidRPr="00A66C15">
              <w:rPr>
                <w:rFonts w:cstheme="minorHAnsi"/>
                <w:lang w:val="sv-SE"/>
              </w:rPr>
              <w:t>Fax:  +377 93 10 81 40</w:t>
            </w:r>
          </w:p>
          <w:p w14:paraId="7EEA9A20" w14:textId="77777777" w:rsidR="00D64344" w:rsidRPr="00A66C15" w:rsidRDefault="00D64344" w:rsidP="00CC378A">
            <w:pPr>
              <w:spacing w:after="0"/>
              <w:rPr>
                <w:rFonts w:cstheme="minorHAnsi"/>
                <w:lang w:val="sv-SE"/>
              </w:rPr>
            </w:pPr>
            <w:r w:rsidRPr="00A66C15">
              <w:rPr>
                <w:rFonts w:cstheme="minorHAnsi"/>
                <w:lang w:val="sv-SE"/>
              </w:rPr>
              <w:t xml:space="preserve">URL: </w:t>
            </w:r>
            <w:r w:rsidRPr="00A66C15">
              <w:rPr>
                <w:rFonts w:eastAsiaTheme="majorEastAsia" w:cstheme="minorHAnsi"/>
                <w:lang w:val="sv-SE"/>
              </w:rPr>
              <w:t>www.iho.int</w:t>
            </w:r>
          </w:p>
        </w:tc>
      </w:tr>
      <w:tr w:rsidR="00D64344" w:rsidRPr="00D90A3A" w14:paraId="602C39DB" w14:textId="77777777" w:rsidTr="00D64344">
        <w:tc>
          <w:tcPr>
            <w:tcW w:w="3174" w:type="dxa"/>
            <w:hideMark/>
          </w:tcPr>
          <w:p w14:paraId="5664EBD8" w14:textId="77777777" w:rsidR="00D64344" w:rsidRPr="00ED455F" w:rsidRDefault="00D64344">
            <w:pPr>
              <w:rPr>
                <w:rStyle w:val="Strong"/>
                <w:rFonts w:eastAsiaTheme="majorEastAsia" w:cstheme="minorHAnsi"/>
              </w:rPr>
            </w:pPr>
            <w:r w:rsidRPr="00ED455F">
              <w:rPr>
                <w:rStyle w:val="Strong"/>
                <w:rFonts w:eastAsiaTheme="majorEastAsia" w:cstheme="minorHAnsi"/>
              </w:rPr>
              <w:t>Identifier:</w:t>
            </w:r>
          </w:p>
        </w:tc>
        <w:tc>
          <w:tcPr>
            <w:tcW w:w="6090" w:type="dxa"/>
            <w:hideMark/>
          </w:tcPr>
          <w:p w14:paraId="78B8AF5B" w14:textId="1B906DDF" w:rsidR="00D64344" w:rsidRPr="00A66C15" w:rsidRDefault="00B165E8">
            <w:pPr>
              <w:rPr>
                <w:rFonts w:eastAsiaTheme="minorEastAsia" w:cstheme="minorHAnsi"/>
              </w:rPr>
            </w:pPr>
            <w:r>
              <w:rPr>
                <w:rFonts w:cstheme="minorHAnsi"/>
              </w:rPr>
              <w:t>S-131</w:t>
            </w:r>
            <w:r w:rsidR="00D64344" w:rsidRPr="00A66C15">
              <w:rPr>
                <w:rFonts w:cstheme="minorHAnsi"/>
              </w:rPr>
              <w:t xml:space="preserve"> </w:t>
            </w:r>
            <w:del w:id="145" w:author="Raphael Malyankar" w:date="2022-11-10T03:17:00Z">
              <w:r w:rsidR="00D64344" w:rsidRPr="00A66C15" w:rsidDel="00EB7F93">
                <w:rPr>
                  <w:rFonts w:cstheme="minorHAnsi"/>
                </w:rPr>
                <w:delText xml:space="preserve">Appendix </w:delText>
              </w:r>
            </w:del>
            <w:ins w:id="146" w:author="Raphael Malyankar" w:date="2022-11-10T03:17:00Z">
              <w:r w:rsidR="00EB7F93">
                <w:rPr>
                  <w:rFonts w:cstheme="minorHAnsi"/>
                </w:rPr>
                <w:t>Annex</w:t>
              </w:r>
              <w:r w:rsidR="00EB7F93" w:rsidRPr="00A66C15">
                <w:rPr>
                  <w:rFonts w:cstheme="minorHAnsi"/>
                </w:rPr>
                <w:t xml:space="preserve"> </w:t>
              </w:r>
            </w:ins>
            <w:r w:rsidR="00D64344" w:rsidRPr="00A66C15">
              <w:rPr>
                <w:rFonts w:cstheme="minorHAnsi"/>
              </w:rPr>
              <w:t>A Data Classification and Encoding Guide</w:t>
            </w:r>
          </w:p>
        </w:tc>
      </w:tr>
      <w:tr w:rsidR="00D64344" w:rsidRPr="00D90A3A" w14:paraId="2B3D1689" w14:textId="77777777" w:rsidTr="00D64344">
        <w:tc>
          <w:tcPr>
            <w:tcW w:w="3174" w:type="dxa"/>
            <w:hideMark/>
          </w:tcPr>
          <w:p w14:paraId="1BB473E2" w14:textId="77777777" w:rsidR="00D64344" w:rsidRPr="00ED455F" w:rsidRDefault="00D64344">
            <w:pPr>
              <w:rPr>
                <w:rStyle w:val="Strong"/>
                <w:rFonts w:eastAsiaTheme="majorEastAsia" w:cstheme="minorHAnsi"/>
              </w:rPr>
            </w:pPr>
            <w:r w:rsidRPr="00ED455F">
              <w:rPr>
                <w:rStyle w:val="Strong"/>
                <w:rFonts w:eastAsiaTheme="majorEastAsia" w:cstheme="minorHAnsi"/>
              </w:rPr>
              <w:t>Maintenance:</w:t>
            </w:r>
          </w:p>
        </w:tc>
        <w:tc>
          <w:tcPr>
            <w:tcW w:w="6090" w:type="dxa"/>
            <w:hideMark/>
          </w:tcPr>
          <w:p w14:paraId="74CE5919" w14:textId="06C2A354" w:rsidR="00D64344" w:rsidRPr="00A66C15" w:rsidRDefault="00D64344">
            <w:pPr>
              <w:keepNext/>
              <w:rPr>
                <w:rFonts w:eastAsiaTheme="minorEastAsia" w:cstheme="minorHAnsi"/>
              </w:rPr>
            </w:pPr>
            <w:r w:rsidRPr="00A66C15">
              <w:rPr>
                <w:rFonts w:cstheme="minorHAnsi"/>
              </w:rPr>
              <w:t xml:space="preserve">Changes to </w:t>
            </w:r>
            <w:r w:rsidR="00B165E8">
              <w:rPr>
                <w:rFonts w:cstheme="minorHAnsi"/>
              </w:rPr>
              <w:t>S-131</w:t>
            </w:r>
            <w:r w:rsidRPr="00A66C15">
              <w:rPr>
                <w:rFonts w:cstheme="minorHAnsi"/>
              </w:rPr>
              <w:t xml:space="preserve"> </w:t>
            </w:r>
            <w:del w:id="147" w:author="Raphael Malyankar" w:date="2022-11-10T03:17:00Z">
              <w:r w:rsidRPr="00A66C15" w:rsidDel="00EB7F93">
                <w:rPr>
                  <w:rFonts w:cstheme="minorHAnsi"/>
                </w:rPr>
                <w:delText xml:space="preserve">Appendix </w:delText>
              </w:r>
            </w:del>
            <w:ins w:id="148" w:author="Raphael Malyankar" w:date="2022-11-10T03:17:00Z">
              <w:r w:rsidR="00EB7F93">
                <w:rPr>
                  <w:rFonts w:cstheme="minorHAnsi"/>
                </w:rPr>
                <w:t>Annex</w:t>
              </w:r>
              <w:r w:rsidR="00EB7F93" w:rsidRPr="00A66C15">
                <w:rPr>
                  <w:rFonts w:cstheme="minorHAnsi"/>
                </w:rPr>
                <w:t xml:space="preserve"> </w:t>
              </w:r>
            </w:ins>
            <w:r w:rsidRPr="00A66C15">
              <w:rPr>
                <w:rFonts w:cstheme="minorHAnsi"/>
              </w:rPr>
              <w:t>A; Data Classification and Encoding Guide are coordinated by the IHO Nautical Information Provision Working Group (NIPWG) and must be made available via the IHO web site.</w:t>
            </w:r>
          </w:p>
        </w:tc>
      </w:tr>
    </w:tbl>
    <w:p w14:paraId="61964263" w14:textId="42E5CC57" w:rsidR="00D64344" w:rsidRPr="00A66C15" w:rsidRDefault="00D64344" w:rsidP="00D64344">
      <w:pPr>
        <w:pStyle w:val="Caption"/>
        <w:rPr>
          <w:rFonts w:asciiTheme="minorHAnsi" w:hAnsiTheme="minorHAnsi" w:cstheme="minorHAnsi"/>
        </w:rPr>
      </w:pPr>
      <w:bookmarkStart w:id="149" w:name="_Ref113139692"/>
      <w:r w:rsidRPr="00A66C15">
        <w:rPr>
          <w:rFonts w:asciiTheme="minorHAnsi" w:hAnsiTheme="minorHAnsi" w:cstheme="minorHAnsi"/>
        </w:rPr>
        <w:t xml:space="preserve">Table </w:t>
      </w:r>
      <w:ins w:id="150" w:author="Raphael Malyankar" w:date="2022-11-19T22:29:00Z">
        <w:r w:rsidR="00AE503C">
          <w:rPr>
            <w:rFonts w:asciiTheme="minorHAnsi" w:hAnsiTheme="minorHAnsi" w:cstheme="minorHAnsi"/>
          </w:rPr>
          <w:fldChar w:fldCharType="begin"/>
        </w:r>
        <w:r w:rsidR="00AE503C">
          <w:rPr>
            <w:rFonts w:asciiTheme="minorHAnsi" w:hAnsiTheme="minorHAnsi" w:cstheme="minorHAnsi"/>
          </w:rPr>
          <w:instrText xml:space="preserve"> STYLEREF 1 \s </w:instrText>
        </w:r>
      </w:ins>
      <w:r w:rsidR="00AE503C">
        <w:rPr>
          <w:rFonts w:asciiTheme="minorHAnsi" w:hAnsiTheme="minorHAnsi" w:cstheme="minorHAnsi"/>
        </w:rPr>
        <w:fldChar w:fldCharType="separate"/>
      </w:r>
      <w:r w:rsidR="00AE503C">
        <w:rPr>
          <w:rFonts w:asciiTheme="minorHAnsi" w:hAnsiTheme="minorHAnsi" w:cstheme="minorHAnsi"/>
          <w:noProof/>
        </w:rPr>
        <w:t>1</w:t>
      </w:r>
      <w:ins w:id="151" w:author="Raphael Malyankar" w:date="2022-11-19T22:29:00Z">
        <w:r w:rsidR="00AE503C">
          <w:rPr>
            <w:rFonts w:asciiTheme="minorHAnsi" w:hAnsiTheme="minorHAnsi" w:cstheme="minorHAnsi"/>
          </w:rPr>
          <w:fldChar w:fldCharType="end"/>
        </w:r>
        <w:r w:rsidR="00AE503C">
          <w:rPr>
            <w:rFonts w:asciiTheme="minorHAnsi" w:hAnsiTheme="minorHAnsi" w:cstheme="minorHAnsi"/>
          </w:rPr>
          <w:t>.</w:t>
        </w:r>
        <w:r w:rsidR="00AE503C">
          <w:rPr>
            <w:rFonts w:asciiTheme="minorHAnsi" w:hAnsiTheme="minorHAnsi" w:cstheme="minorHAnsi"/>
          </w:rPr>
          <w:fldChar w:fldCharType="begin"/>
        </w:r>
        <w:r w:rsidR="00AE503C">
          <w:rPr>
            <w:rFonts w:asciiTheme="minorHAnsi" w:hAnsiTheme="minorHAnsi" w:cstheme="minorHAnsi"/>
          </w:rPr>
          <w:instrText xml:space="preserve"> SEQ Table \* ARABIC \s 1 </w:instrText>
        </w:r>
      </w:ins>
      <w:r w:rsidR="00AE503C">
        <w:rPr>
          <w:rFonts w:asciiTheme="minorHAnsi" w:hAnsiTheme="minorHAnsi" w:cstheme="minorHAnsi"/>
        </w:rPr>
        <w:fldChar w:fldCharType="separate"/>
      </w:r>
      <w:ins w:id="152" w:author="Raphael Malyankar" w:date="2022-11-19T22:29:00Z">
        <w:r w:rsidR="00AE503C">
          <w:rPr>
            <w:rFonts w:asciiTheme="minorHAnsi" w:hAnsiTheme="minorHAnsi" w:cstheme="minorHAnsi"/>
            <w:noProof/>
          </w:rPr>
          <w:t>1</w:t>
        </w:r>
        <w:r w:rsidR="00AE503C">
          <w:rPr>
            <w:rFonts w:asciiTheme="minorHAnsi" w:hAnsiTheme="minorHAnsi" w:cstheme="minorHAnsi"/>
          </w:rPr>
          <w:fldChar w:fldCharType="end"/>
        </w:r>
      </w:ins>
      <w:del w:id="153" w:author="Raphael Malyankar" w:date="2022-11-17T22:51:00Z">
        <w:r w:rsidR="00DF2DB9" w:rsidDel="00524288">
          <w:rPr>
            <w:rFonts w:asciiTheme="minorHAnsi" w:hAnsiTheme="minorHAnsi" w:cstheme="minorHAnsi"/>
          </w:rPr>
          <w:fldChar w:fldCharType="begin"/>
        </w:r>
        <w:r w:rsidR="00DF2DB9" w:rsidDel="00524288">
          <w:rPr>
            <w:rFonts w:asciiTheme="minorHAnsi" w:hAnsiTheme="minorHAnsi" w:cstheme="minorHAnsi"/>
          </w:rPr>
          <w:delInstrText xml:space="preserve"> STYLEREF 1 \s </w:delInstrText>
        </w:r>
        <w:r w:rsidR="00DF2DB9" w:rsidDel="00524288">
          <w:rPr>
            <w:rFonts w:asciiTheme="minorHAnsi" w:hAnsiTheme="minorHAnsi" w:cstheme="minorHAnsi"/>
          </w:rPr>
          <w:fldChar w:fldCharType="separate"/>
        </w:r>
        <w:r w:rsidR="00EE3F7C" w:rsidDel="00524288">
          <w:rPr>
            <w:rFonts w:asciiTheme="minorHAnsi" w:hAnsiTheme="minorHAnsi" w:cstheme="minorHAnsi"/>
            <w:noProof/>
          </w:rPr>
          <w:delText>1</w:delText>
        </w:r>
        <w:r w:rsidR="00DF2DB9" w:rsidDel="00524288">
          <w:rPr>
            <w:rFonts w:asciiTheme="minorHAnsi" w:hAnsiTheme="minorHAnsi" w:cstheme="minorHAnsi"/>
          </w:rPr>
          <w:fldChar w:fldCharType="end"/>
        </w:r>
        <w:r w:rsidR="00DF2DB9" w:rsidDel="00524288">
          <w:rPr>
            <w:rFonts w:asciiTheme="minorHAnsi" w:hAnsiTheme="minorHAnsi" w:cstheme="minorHAnsi"/>
          </w:rPr>
          <w:delText>.</w:delText>
        </w:r>
        <w:r w:rsidR="00DF2DB9" w:rsidDel="00524288">
          <w:rPr>
            <w:rFonts w:asciiTheme="minorHAnsi" w:hAnsiTheme="minorHAnsi" w:cstheme="minorHAnsi"/>
          </w:rPr>
          <w:fldChar w:fldCharType="begin"/>
        </w:r>
        <w:r w:rsidR="00DF2DB9" w:rsidDel="00524288">
          <w:rPr>
            <w:rFonts w:asciiTheme="minorHAnsi" w:hAnsiTheme="minorHAnsi" w:cstheme="minorHAnsi"/>
          </w:rPr>
          <w:delInstrText xml:space="preserve"> SEQ Table \* ARABIC \s 1 </w:delInstrText>
        </w:r>
        <w:r w:rsidR="00DF2DB9" w:rsidDel="00524288">
          <w:rPr>
            <w:rFonts w:asciiTheme="minorHAnsi" w:hAnsiTheme="minorHAnsi" w:cstheme="minorHAnsi"/>
          </w:rPr>
          <w:fldChar w:fldCharType="separate"/>
        </w:r>
        <w:r w:rsidR="00EE3F7C" w:rsidDel="00524288">
          <w:rPr>
            <w:rFonts w:asciiTheme="minorHAnsi" w:hAnsiTheme="minorHAnsi" w:cstheme="minorHAnsi"/>
            <w:noProof/>
          </w:rPr>
          <w:delText>1</w:delText>
        </w:r>
        <w:r w:rsidR="00DF2DB9" w:rsidDel="00524288">
          <w:rPr>
            <w:rFonts w:asciiTheme="minorHAnsi" w:hAnsiTheme="minorHAnsi" w:cstheme="minorHAnsi"/>
          </w:rPr>
          <w:fldChar w:fldCharType="end"/>
        </w:r>
      </w:del>
      <w:bookmarkEnd w:id="149"/>
      <w:r w:rsidRPr="00A66C15">
        <w:rPr>
          <w:rFonts w:asciiTheme="minorHAnsi" w:hAnsiTheme="minorHAnsi" w:cstheme="minorHAnsi"/>
        </w:rPr>
        <w:t xml:space="preserve"> </w:t>
      </w:r>
      <w:r w:rsidR="00F736BF" w:rsidRPr="00A66C15">
        <w:rPr>
          <w:rFonts w:asciiTheme="minorHAnsi" w:hAnsiTheme="minorHAnsi" w:cstheme="minorHAnsi"/>
        </w:rPr>
        <w:t xml:space="preserve">Marine </w:t>
      </w:r>
      <w:r w:rsidR="00B165E8">
        <w:rPr>
          <w:rFonts w:asciiTheme="minorHAnsi" w:hAnsiTheme="minorHAnsi" w:cstheme="minorHAnsi"/>
        </w:rPr>
        <w:t>Harbour Infrastructure</w:t>
      </w:r>
      <w:r w:rsidRPr="00A66C15">
        <w:rPr>
          <w:rFonts w:asciiTheme="minorHAnsi" w:hAnsiTheme="minorHAnsi" w:cstheme="minorHAnsi"/>
        </w:rPr>
        <w:t xml:space="preserve"> product specification metadata</w:t>
      </w:r>
    </w:p>
    <w:p w14:paraId="5C7DA7C8" w14:textId="58D706DC" w:rsidR="00D64344" w:rsidRPr="00ED455F" w:rsidRDefault="00D64344" w:rsidP="00D64344">
      <w:pPr>
        <w:rPr>
          <w:rFonts w:eastAsiaTheme="majorEastAsia" w:cstheme="minorHAnsi"/>
          <w:b/>
          <w:bCs/>
          <w:sz w:val="26"/>
          <w:szCs w:val="26"/>
        </w:rPr>
      </w:pPr>
    </w:p>
    <w:p w14:paraId="5B9A7900" w14:textId="77777777" w:rsidR="00D64344" w:rsidRPr="008909F6" w:rsidRDefault="00D64344" w:rsidP="00716062">
      <w:pPr>
        <w:pStyle w:val="Heading2"/>
      </w:pPr>
      <w:bookmarkStart w:id="154" w:name="_Toc490817282"/>
      <w:bookmarkStart w:id="155" w:name="_Toc120214321"/>
      <w:r w:rsidRPr="008909F6">
        <w:lastRenderedPageBreak/>
        <w:t>Terms and definitions</w:t>
      </w:r>
      <w:bookmarkEnd w:id="154"/>
      <w:bookmarkEnd w:id="155"/>
    </w:p>
    <w:p w14:paraId="1EF93D6B" w14:textId="1B8C38C2" w:rsidR="00F46CF0" w:rsidRPr="00A66C15" w:rsidRDefault="00F46CF0" w:rsidP="00D64344">
      <w:pPr>
        <w:rPr>
          <w:rFonts w:cstheme="minorHAnsi"/>
        </w:rPr>
      </w:pPr>
      <w:r>
        <w:rPr>
          <w:rFonts w:cstheme="minorHAnsi"/>
        </w:rPr>
        <w:t>For terms and definitions, see the Marine</w:t>
      </w:r>
      <w:ins w:id="156" w:author="Raphael Malyankar" w:date="2022-11-10T03:15:00Z">
        <w:r w:rsidR="00EB7F93">
          <w:rPr>
            <w:rFonts w:cstheme="minorHAnsi"/>
          </w:rPr>
          <w:t xml:space="preserve"> Harbour</w:t>
        </w:r>
      </w:ins>
      <w:r>
        <w:rPr>
          <w:rFonts w:cstheme="minorHAnsi"/>
        </w:rPr>
        <w:t xml:space="preserve"> Infrastructure Product Specification, Clause 1.4.2</w:t>
      </w:r>
      <w:r w:rsidR="00D64344" w:rsidRPr="00ED455F">
        <w:rPr>
          <w:rFonts w:cstheme="minorHAnsi"/>
        </w:rPr>
        <w:t>.</w:t>
      </w:r>
    </w:p>
    <w:p w14:paraId="49B6268C" w14:textId="635DD1C5" w:rsidR="00D64344" w:rsidRDefault="00D64344" w:rsidP="00716062">
      <w:pPr>
        <w:pStyle w:val="Heading2"/>
      </w:pPr>
      <w:bookmarkStart w:id="157" w:name="_Toc490817283"/>
      <w:bookmarkStart w:id="158" w:name="_Toc120214322"/>
      <w:r w:rsidRPr="008909F6">
        <w:t>Abbreviations</w:t>
      </w:r>
      <w:bookmarkEnd w:id="157"/>
      <w:bookmarkEnd w:id="158"/>
    </w:p>
    <w:p w14:paraId="21456C54" w14:textId="41BFE119" w:rsidR="00F46CF0" w:rsidRPr="00F46CF0" w:rsidRDefault="00F46CF0" w:rsidP="00F46CF0">
      <w:r>
        <w:t>For a list of abbreviations, see the Marine Harbour Infrastructure Product Specification, Clause 1.4.3.</w:t>
      </w:r>
    </w:p>
    <w:p w14:paraId="2006C345" w14:textId="77777777" w:rsidR="00D64344" w:rsidRPr="00A66C15" w:rsidRDefault="00D64344" w:rsidP="00716062">
      <w:pPr>
        <w:pStyle w:val="Heading2"/>
      </w:pPr>
      <w:bookmarkStart w:id="159" w:name="_Toc490817284"/>
      <w:bookmarkStart w:id="160" w:name="_Toc120214323"/>
      <w:r w:rsidRPr="00A66C15">
        <w:t>Use of language</w:t>
      </w:r>
      <w:bookmarkEnd w:id="159"/>
      <w:bookmarkEnd w:id="160"/>
    </w:p>
    <w:p w14:paraId="3E7DF46D" w14:textId="77777777" w:rsidR="00D64344" w:rsidRPr="00ED455F" w:rsidRDefault="00D64344" w:rsidP="00F46CF0">
      <w:r w:rsidRPr="00ED455F">
        <w:t>Within this document:</w:t>
      </w:r>
    </w:p>
    <w:p w14:paraId="0116C295" w14:textId="6DDDEDDF" w:rsidR="00D64344" w:rsidRPr="00A66C15" w:rsidRDefault="00D64344" w:rsidP="00F46CF0">
      <w:pPr>
        <w:ind w:left="720"/>
      </w:pPr>
      <w:r w:rsidRPr="00A66C15">
        <w:t>“Must” indicates a mandatory requirement;</w:t>
      </w:r>
    </w:p>
    <w:p w14:paraId="61337E75" w14:textId="75FB7706" w:rsidR="00D64344" w:rsidRPr="00A66C15" w:rsidRDefault="00D64344" w:rsidP="00F46CF0">
      <w:pPr>
        <w:ind w:left="720"/>
      </w:pPr>
      <w:r w:rsidRPr="00A66C15">
        <w:t>“Should” indicates an optional requirement, that is the recommended process to be followed, but is not mandatory;</w:t>
      </w:r>
    </w:p>
    <w:p w14:paraId="0F872E6B" w14:textId="4B121A7D" w:rsidR="00D64344" w:rsidRPr="00A66C15" w:rsidRDefault="00D64344" w:rsidP="00F46CF0">
      <w:pPr>
        <w:ind w:left="720"/>
      </w:pPr>
      <w:r w:rsidRPr="00A66C15">
        <w:t>“May” means “allowed to” or “could possibly”, and is not mandatory, or recommended.</w:t>
      </w:r>
    </w:p>
    <w:p w14:paraId="500C6AA1" w14:textId="77777777" w:rsidR="00D64344" w:rsidRPr="00A66C15" w:rsidRDefault="00D64344" w:rsidP="00716062">
      <w:pPr>
        <w:pStyle w:val="Heading2"/>
      </w:pPr>
      <w:bookmarkStart w:id="161" w:name="_Toc490817285"/>
      <w:bookmarkStart w:id="162" w:name="_Toc120214324"/>
      <w:r w:rsidRPr="00A66C15">
        <w:t>Maintenance</w:t>
      </w:r>
      <w:bookmarkEnd w:id="161"/>
      <w:bookmarkEnd w:id="162"/>
    </w:p>
    <w:p w14:paraId="07637F54" w14:textId="3DC0438A" w:rsidR="00D64344" w:rsidRPr="00A66C15" w:rsidRDefault="00D64344" w:rsidP="00D64344">
      <w:pPr>
        <w:rPr>
          <w:rFonts w:cstheme="minorHAnsi"/>
        </w:rPr>
      </w:pPr>
      <w:r w:rsidRPr="00ED455F">
        <w:rPr>
          <w:rFonts w:cstheme="minorHAnsi"/>
        </w:rPr>
        <w:t xml:space="preserve">Changes to the Data Classification and Encoding Guide must occur in accordance with the </w:t>
      </w:r>
      <w:r w:rsidR="00B165E8">
        <w:rPr>
          <w:rFonts w:cstheme="minorHAnsi"/>
        </w:rPr>
        <w:t>S-131</w:t>
      </w:r>
      <w:r w:rsidRPr="00ED455F">
        <w:rPr>
          <w:rFonts w:cstheme="minorHAnsi"/>
        </w:rPr>
        <w:t xml:space="preserve"> Product Specification </w:t>
      </w:r>
      <w:r w:rsidRPr="002043C5">
        <w:rPr>
          <w:rFonts w:cstheme="minorHAnsi"/>
        </w:rPr>
        <w:t xml:space="preserve">clause </w:t>
      </w:r>
      <w:r w:rsidR="00F46CF0">
        <w:rPr>
          <w:rFonts w:cstheme="minorHAnsi"/>
        </w:rPr>
        <w:t>1.7</w:t>
      </w:r>
      <w:r w:rsidRPr="00A66C15">
        <w:rPr>
          <w:rFonts w:cstheme="minorHAnsi"/>
        </w:rPr>
        <w:t>.</w:t>
      </w:r>
    </w:p>
    <w:p w14:paraId="4D15C214" w14:textId="77777777" w:rsidR="00716062" w:rsidRDefault="00D64344" w:rsidP="00716062">
      <w:pPr>
        <w:pStyle w:val="Heading1"/>
      </w:pPr>
      <w:r w:rsidRPr="00A66C15">
        <w:br w:type="page"/>
      </w:r>
      <w:bookmarkStart w:id="163" w:name="_Toc120214325"/>
      <w:r w:rsidR="00716062">
        <w:lastRenderedPageBreak/>
        <w:t>General</w:t>
      </w:r>
      <w:bookmarkEnd w:id="163"/>
    </w:p>
    <w:p w14:paraId="7E6EE9E6" w14:textId="77777777" w:rsidR="00716062" w:rsidRDefault="00716062" w:rsidP="00716062">
      <w:pPr>
        <w:pStyle w:val="Heading2"/>
      </w:pPr>
      <w:bookmarkStart w:id="164" w:name="_Toc120214326"/>
      <w:r>
        <w:t>Introduction</w:t>
      </w:r>
      <w:bookmarkEnd w:id="164"/>
    </w:p>
    <w:p w14:paraId="4D344209" w14:textId="4D2E9318" w:rsidR="00D64344" w:rsidRPr="00A66C15" w:rsidRDefault="00D64344" w:rsidP="00D64344">
      <w:pPr>
        <w:rPr>
          <w:rFonts w:cstheme="minorHAnsi"/>
        </w:rPr>
      </w:pPr>
      <w:r w:rsidRPr="00ED455F">
        <w:rPr>
          <w:rFonts w:cstheme="minorHAnsi"/>
        </w:rPr>
        <w:t xml:space="preserve">This </w:t>
      </w:r>
      <w:r w:rsidR="00B165E8">
        <w:rPr>
          <w:rFonts w:cstheme="minorHAnsi"/>
        </w:rPr>
        <w:t>S-131</w:t>
      </w:r>
      <w:r w:rsidRPr="00ED455F">
        <w:rPr>
          <w:rFonts w:cstheme="minorHAnsi"/>
        </w:rPr>
        <w:t xml:space="preserve"> Data Classification and Encoding </w:t>
      </w:r>
      <w:r w:rsidRPr="00A66C15">
        <w:rPr>
          <w:rFonts w:cstheme="minorHAnsi"/>
        </w:rPr>
        <w:t xml:space="preserve">Guide (DCEG) contains rules and guidance for converting data describing the real world into data products that conform to the </w:t>
      </w:r>
      <w:r w:rsidR="00B165E8">
        <w:rPr>
          <w:rFonts w:cstheme="minorHAnsi"/>
        </w:rPr>
        <w:t>S-131</w:t>
      </w:r>
      <w:r w:rsidRPr="00A66C15">
        <w:rPr>
          <w:rFonts w:cstheme="minorHAnsi"/>
        </w:rPr>
        <w:t xml:space="preserve"> specification.</w:t>
      </w:r>
    </w:p>
    <w:p w14:paraId="68D63307" w14:textId="1BA9ED8D" w:rsidR="00D64344" w:rsidRPr="00A66C15" w:rsidRDefault="00D64344" w:rsidP="00D64344">
      <w:pPr>
        <w:rPr>
          <w:rFonts w:cstheme="minorHAnsi"/>
        </w:rPr>
      </w:pPr>
      <w:r w:rsidRPr="00A66C15">
        <w:rPr>
          <w:rFonts w:cstheme="minorHAnsi"/>
        </w:rPr>
        <w:t xml:space="preserve">The </w:t>
      </w:r>
      <w:r w:rsidR="00B165E8">
        <w:rPr>
          <w:rFonts w:cstheme="minorHAnsi"/>
        </w:rPr>
        <w:t>S-131</w:t>
      </w:r>
      <w:r w:rsidRPr="00A66C15">
        <w:rPr>
          <w:rFonts w:cstheme="minorHAnsi"/>
        </w:rPr>
        <w:t xml:space="preserve"> specification contains an application schema (UML model) describing the conceptual domain model in terms of classes and relationships, and a Feature Catalogue (see </w:t>
      </w:r>
      <w:r w:rsidR="00B165E8">
        <w:rPr>
          <w:rFonts w:cstheme="minorHAnsi"/>
        </w:rPr>
        <w:t>S-131</w:t>
      </w:r>
      <w:r w:rsidRPr="00A66C15">
        <w:rPr>
          <w:rFonts w:cstheme="minorHAnsi"/>
        </w:rPr>
        <w:t xml:space="preserve"> Annex </w:t>
      </w:r>
      <w:r w:rsidR="00B73157" w:rsidRPr="00B165E8">
        <w:rPr>
          <w:rFonts w:cstheme="minorHAnsi"/>
        </w:rPr>
        <w:t>C</w:t>
      </w:r>
      <w:r w:rsidRPr="00A66C15">
        <w:rPr>
          <w:rFonts w:cstheme="minorHAnsi"/>
        </w:rPr>
        <w:t>) that specifies the data model, i.e., specifies the data model types and associations corresponding to the various classes and relationships in the application schema.</w:t>
      </w:r>
    </w:p>
    <w:p w14:paraId="7C7072A0" w14:textId="42C2AF78" w:rsidR="00D64344" w:rsidRPr="00A66C15" w:rsidRDefault="00D64344" w:rsidP="00D64344">
      <w:pPr>
        <w:rPr>
          <w:rFonts w:cstheme="minorHAnsi"/>
        </w:rPr>
      </w:pPr>
      <w:r w:rsidRPr="00A66C15">
        <w:rPr>
          <w:rFonts w:cstheme="minorHAnsi"/>
        </w:rPr>
        <w:t>To simplify the DCEG text, the various data model types will be provided without the suffixes “class”, “type” or “instance”; e.g. the term “feature” should be understood as “feature class” or “feature type” or “feature instance” as best fits the immediate context in which it is used (and where there might be confusion, it is written out in full as feature class/type/instance).The model defines real world entities as a combination of descriptive and spatial characteristics (</w:t>
      </w:r>
      <w:r w:rsidR="00B165E8">
        <w:rPr>
          <w:rFonts w:cstheme="minorHAnsi"/>
        </w:rPr>
        <w:t>S-131</w:t>
      </w:r>
      <w:r w:rsidRPr="00A66C15">
        <w:rPr>
          <w:rFonts w:cstheme="minorHAnsi"/>
        </w:rPr>
        <w:t xml:space="preserve"> Product Specification clause </w:t>
      </w:r>
      <w:r w:rsidR="004C3D4C" w:rsidRPr="005D3F08">
        <w:rPr>
          <w:rFonts w:cstheme="minorHAnsi"/>
        </w:rPr>
        <w:t>6</w:t>
      </w:r>
      <w:r w:rsidRPr="00A66C15">
        <w:rPr>
          <w:rFonts w:cstheme="minorHAnsi"/>
        </w:rPr>
        <w:t>).</w:t>
      </w:r>
    </w:p>
    <w:p w14:paraId="00EA513A" w14:textId="3EDAE90F" w:rsidR="00D64344" w:rsidRPr="00A66C15" w:rsidRDefault="00D64344" w:rsidP="00D64344">
      <w:pPr>
        <w:rPr>
          <w:rFonts w:cstheme="minorHAnsi"/>
        </w:rPr>
      </w:pPr>
      <w:r w:rsidRPr="00A66C15">
        <w:rPr>
          <w:rFonts w:cstheme="minorHAnsi"/>
        </w:rPr>
        <w:t xml:space="preserve">This </w:t>
      </w:r>
      <w:r w:rsidR="00412A18">
        <w:rPr>
          <w:rFonts w:cstheme="minorHAnsi"/>
        </w:rPr>
        <w:t>clause</w:t>
      </w:r>
      <w:r w:rsidR="00412A18" w:rsidRPr="00A66C15">
        <w:rPr>
          <w:rFonts w:cstheme="minorHAnsi"/>
        </w:rPr>
        <w:t xml:space="preserve"> </w:t>
      </w:r>
      <w:r w:rsidRPr="00A66C15">
        <w:rPr>
          <w:rFonts w:cstheme="minorHAnsi"/>
        </w:rPr>
        <w:t xml:space="preserve">of the DCEG contains general information needed to understand the encoding rules and describes fundamental common rules and constraints. It also describes datasets and metadata. The data model object types used within </w:t>
      </w:r>
      <w:r w:rsidR="00B165E8">
        <w:rPr>
          <w:rFonts w:cstheme="minorHAnsi"/>
        </w:rPr>
        <w:t>S-131</w:t>
      </w:r>
      <w:r w:rsidRPr="00A66C15">
        <w:rPr>
          <w:rFonts w:cstheme="minorHAnsi"/>
        </w:rPr>
        <w:t xml:space="preserve"> and their encoding rules and guidelines are defined in detail in subsequent </w:t>
      </w:r>
      <w:r w:rsidR="00412A18">
        <w:rPr>
          <w:rFonts w:cstheme="minorHAnsi"/>
        </w:rPr>
        <w:t>clauses</w:t>
      </w:r>
      <w:r w:rsidR="00412A18" w:rsidRPr="00A66C15">
        <w:rPr>
          <w:rFonts w:cstheme="minorHAnsi"/>
        </w:rPr>
        <w:t xml:space="preserve"> </w:t>
      </w:r>
      <w:r w:rsidRPr="00A66C15">
        <w:rPr>
          <w:rFonts w:cstheme="minorHAnsi"/>
        </w:rPr>
        <w:t>of this document.</w:t>
      </w:r>
    </w:p>
    <w:p w14:paraId="383ABD2B" w14:textId="1F614F95" w:rsidR="00D64344" w:rsidRPr="00A66C15" w:rsidRDefault="00D64344" w:rsidP="00D64344">
      <w:pPr>
        <w:rPr>
          <w:rFonts w:cstheme="minorHAnsi"/>
        </w:rPr>
      </w:pPr>
      <w:r w:rsidRPr="00A66C15">
        <w:rPr>
          <w:rFonts w:cstheme="minorHAnsi"/>
        </w:rPr>
        <w:t>Within this document the features, information types, associations</w:t>
      </w:r>
      <w:r w:rsidR="008131A0">
        <w:rPr>
          <w:rFonts w:cstheme="minorHAnsi"/>
        </w:rPr>
        <w:t>,</w:t>
      </w:r>
      <w:r w:rsidRPr="00A66C15">
        <w:rPr>
          <w:rFonts w:cstheme="minorHAnsi"/>
        </w:rPr>
        <w:t xml:space="preserve"> and attributes appear in </w:t>
      </w:r>
      <w:r w:rsidRPr="00A66C15">
        <w:rPr>
          <w:rFonts w:cstheme="minorHAnsi"/>
          <w:b/>
        </w:rPr>
        <w:t>bold text</w:t>
      </w:r>
      <w:ins w:id="165" w:author="Raphael Malyankar" w:date="2022-11-23T02:53:00Z">
        <w:r w:rsidR="00672439">
          <w:rPr>
            <w:rFonts w:cstheme="minorHAnsi"/>
          </w:rPr>
          <w:t xml:space="preserve"> </w:t>
        </w:r>
      </w:ins>
      <w:ins w:id="166" w:author="Raphael Malyankar" w:date="2022-11-23T02:54:00Z">
        <w:r w:rsidR="00672439">
          <w:rPr>
            <w:rFonts w:cstheme="minorHAnsi"/>
          </w:rPr>
          <w:t xml:space="preserve">or </w:t>
        </w:r>
        <w:r w:rsidR="00672439" w:rsidRPr="00672439">
          <w:rPr>
            <w:rFonts w:cstheme="minorHAnsi"/>
            <w:i/>
            <w:iCs/>
          </w:rPr>
          <w:t>italic text</w:t>
        </w:r>
        <w:r w:rsidR="00672439">
          <w:rPr>
            <w:rFonts w:cstheme="minorHAnsi"/>
          </w:rPr>
          <w:t>, to distinguish them from surrounding words.</w:t>
        </w:r>
      </w:ins>
      <w:del w:id="167" w:author="Raphael Malyankar" w:date="2022-11-23T02:53:00Z">
        <w:r w:rsidRPr="00A66C15" w:rsidDel="00672439">
          <w:rPr>
            <w:rFonts w:cstheme="minorHAnsi"/>
          </w:rPr>
          <w:delText>.</w:delText>
        </w:r>
      </w:del>
    </w:p>
    <w:p w14:paraId="4077DCB6" w14:textId="77777777" w:rsidR="00D64344" w:rsidRPr="00A66C15" w:rsidRDefault="00D64344" w:rsidP="00716062">
      <w:pPr>
        <w:pStyle w:val="Heading2"/>
      </w:pPr>
      <w:bookmarkStart w:id="168" w:name="_Toc490817288"/>
      <w:bookmarkStart w:id="169" w:name="_Toc120214327"/>
      <w:r w:rsidRPr="00A66C15">
        <w:t>Descriptive characteristics</w:t>
      </w:r>
      <w:bookmarkEnd w:id="168"/>
      <w:bookmarkEnd w:id="169"/>
    </w:p>
    <w:p w14:paraId="7065691F" w14:textId="77777777" w:rsidR="00716062" w:rsidRDefault="00716062" w:rsidP="00716062">
      <w:pPr>
        <w:pStyle w:val="Heading3"/>
      </w:pPr>
      <w:bookmarkStart w:id="170" w:name="_Toc120214328"/>
      <w:r>
        <w:t>Feature</w:t>
      </w:r>
      <w:bookmarkEnd w:id="170"/>
    </w:p>
    <w:p w14:paraId="2A0F4866" w14:textId="7C84094A" w:rsidR="00D64344" w:rsidRPr="00ED455F" w:rsidRDefault="00D64344" w:rsidP="00D64344">
      <w:pPr>
        <w:rPr>
          <w:rFonts w:cstheme="minorHAnsi"/>
        </w:rPr>
      </w:pPr>
      <w:r w:rsidRPr="00ED455F">
        <w:rPr>
          <w:rFonts w:cstheme="minorHAnsi"/>
        </w:rPr>
        <w:t xml:space="preserve">A feature contains descriptive attributes that characterize real world entities. </w:t>
      </w:r>
    </w:p>
    <w:p w14:paraId="27592AE7" w14:textId="77777777" w:rsidR="00D64344" w:rsidRPr="00A66C15" w:rsidRDefault="00D64344" w:rsidP="00D64344">
      <w:pPr>
        <w:rPr>
          <w:rFonts w:cstheme="minorHAnsi"/>
        </w:rPr>
      </w:pPr>
      <w:r w:rsidRPr="00A66C15">
        <w:rPr>
          <w:rFonts w:cstheme="minorHAnsi"/>
        </w:rPr>
        <w:t>The word ‘feature’ as used in the ISO 191xx series and in S-100 based product specifications has two distinct but related senses – ‘feature type’ and ‘feature instance’.  A feature instance is a single occurrence of the feature and is represented as an object in a dataset.</w:t>
      </w:r>
    </w:p>
    <w:p w14:paraId="22CF9C16" w14:textId="77777777" w:rsidR="00D64344" w:rsidRPr="00A66C15" w:rsidRDefault="00D64344" w:rsidP="00D64344">
      <w:pPr>
        <w:rPr>
          <w:rFonts w:cstheme="minorHAnsi"/>
        </w:rPr>
      </w:pPr>
      <w:r w:rsidRPr="00A66C15">
        <w:rPr>
          <w:rFonts w:cstheme="minorHAnsi"/>
        </w:rPr>
        <w:t>The location of a feature instance on the Earth’s surface is indicated by a relationship to one or more spatial primitive instances.  A feature instance may exist without referencing a spatial primitive instance.</w:t>
      </w:r>
    </w:p>
    <w:p w14:paraId="11A3CC5D" w14:textId="77777777" w:rsidR="00D64344" w:rsidRPr="00550845" w:rsidRDefault="00D64344" w:rsidP="00716062">
      <w:pPr>
        <w:pStyle w:val="Heading4"/>
      </w:pPr>
      <w:bookmarkStart w:id="171" w:name="_Toc490817290"/>
      <w:r w:rsidRPr="00550845">
        <w:t>Geographic feature class</w:t>
      </w:r>
      <w:bookmarkEnd w:id="171"/>
    </w:p>
    <w:p w14:paraId="53E3D37E" w14:textId="77777777" w:rsidR="00D64344" w:rsidRPr="00A66C15" w:rsidRDefault="00D64344" w:rsidP="00D64344">
      <w:pPr>
        <w:rPr>
          <w:rFonts w:cstheme="minorHAnsi"/>
        </w:rPr>
      </w:pPr>
      <w:r w:rsidRPr="00ED455F">
        <w:rPr>
          <w:rStyle w:val="Strong"/>
          <w:rFonts w:eastAsiaTheme="majorEastAsia" w:cstheme="minorHAnsi"/>
        </w:rPr>
        <w:t>Geographic (Geo) feature types</w:t>
      </w:r>
      <w:r w:rsidRPr="00ED455F">
        <w:rPr>
          <w:rFonts w:cstheme="minorHAnsi"/>
        </w:rPr>
        <w:t xml:space="preserve"> carry the descriptive characteristics of a real world entity which is provided by a spatial primitive instance.</w:t>
      </w:r>
    </w:p>
    <w:p w14:paraId="66355C17" w14:textId="77777777" w:rsidR="00D64344" w:rsidRPr="00550845" w:rsidRDefault="00D64344" w:rsidP="00716062">
      <w:pPr>
        <w:pStyle w:val="Heading4"/>
      </w:pPr>
      <w:bookmarkStart w:id="172" w:name="_Toc490817291"/>
      <w:r w:rsidRPr="00550845">
        <w:t>Meta feature class</w:t>
      </w:r>
      <w:bookmarkEnd w:id="172"/>
    </w:p>
    <w:p w14:paraId="281ADDF6" w14:textId="77777777" w:rsidR="00D64344" w:rsidRPr="00A66C15" w:rsidRDefault="00D64344" w:rsidP="00D64344">
      <w:pPr>
        <w:rPr>
          <w:rFonts w:cstheme="minorHAnsi"/>
        </w:rPr>
      </w:pPr>
      <w:r w:rsidRPr="00ED455F">
        <w:rPr>
          <w:rStyle w:val="Strong"/>
          <w:rFonts w:eastAsiaTheme="majorEastAsia" w:cstheme="minorHAnsi"/>
        </w:rPr>
        <w:t>Meta feature type</w:t>
      </w:r>
      <w:r w:rsidRPr="00ED455F">
        <w:rPr>
          <w:rFonts w:cstheme="minorHAnsi"/>
        </w:rPr>
        <w:t xml:space="preserve"> contains information about other features.</w:t>
      </w:r>
    </w:p>
    <w:p w14:paraId="29C1E6A8" w14:textId="77777777" w:rsidR="00D64344" w:rsidRPr="00550845" w:rsidRDefault="00D64344" w:rsidP="00716062">
      <w:pPr>
        <w:pStyle w:val="Heading4"/>
      </w:pPr>
      <w:bookmarkStart w:id="173" w:name="_Toc490817292"/>
      <w:r w:rsidRPr="00550845">
        <w:t>Charted background feature</w:t>
      </w:r>
      <w:bookmarkEnd w:id="173"/>
    </w:p>
    <w:p w14:paraId="0EBA8F07" w14:textId="25BB5DF1" w:rsidR="00D64344" w:rsidRPr="00A66C15" w:rsidRDefault="00D64344" w:rsidP="00D64344">
      <w:pPr>
        <w:rPr>
          <w:rFonts w:cstheme="minorHAnsi"/>
        </w:rPr>
      </w:pPr>
      <w:r w:rsidRPr="00ED455F">
        <w:rPr>
          <w:rFonts w:cstheme="minorHAnsi"/>
        </w:rPr>
        <w:t xml:space="preserve">The </w:t>
      </w:r>
      <w:r w:rsidR="00E6072C" w:rsidRPr="00ED455F">
        <w:rPr>
          <w:rFonts w:cstheme="minorHAnsi"/>
        </w:rPr>
        <w:t xml:space="preserve">data </w:t>
      </w:r>
      <w:r w:rsidRPr="00ED455F">
        <w:rPr>
          <w:rFonts w:cstheme="minorHAnsi"/>
        </w:rPr>
        <w:t>product would mostly be visualized as an overlay of an ENC or other GIS applications. Consequently, all necessary descriptive and spatial characteristics to provide a charted background should be provided b</w:t>
      </w:r>
      <w:r w:rsidRPr="00A66C15">
        <w:rPr>
          <w:rFonts w:cstheme="minorHAnsi"/>
        </w:rPr>
        <w:t>y the underlying application.</w:t>
      </w:r>
    </w:p>
    <w:p w14:paraId="260DCAC6" w14:textId="77777777" w:rsidR="00D64344" w:rsidRPr="00A66C15" w:rsidRDefault="00D64344" w:rsidP="00716062">
      <w:pPr>
        <w:pStyle w:val="Heading3"/>
      </w:pPr>
      <w:bookmarkStart w:id="174" w:name="_Toc490817293"/>
      <w:bookmarkStart w:id="175" w:name="_Toc120214329"/>
      <w:r w:rsidRPr="00A66C15">
        <w:t>Information type</w:t>
      </w:r>
      <w:bookmarkEnd w:id="174"/>
      <w:bookmarkEnd w:id="175"/>
    </w:p>
    <w:p w14:paraId="7A28CF7D" w14:textId="77777777" w:rsidR="00D64344" w:rsidRPr="00A66C15" w:rsidRDefault="00D64344" w:rsidP="00D64344">
      <w:pPr>
        <w:rPr>
          <w:rFonts w:cstheme="minorHAnsi"/>
        </w:rPr>
      </w:pPr>
      <w:r w:rsidRPr="00ED455F">
        <w:rPr>
          <w:rFonts w:cstheme="minorHAnsi"/>
        </w:rPr>
        <w:t xml:space="preserve">An information type has no geometry and therefore is not associated to any spatial primitives to indicate its location. </w:t>
      </w:r>
    </w:p>
    <w:p w14:paraId="26EBF320" w14:textId="3C459BE0" w:rsidR="00D64344" w:rsidRPr="00A66C15" w:rsidRDefault="00D64344" w:rsidP="00D64344">
      <w:pPr>
        <w:rPr>
          <w:rFonts w:cstheme="minorHAnsi"/>
        </w:rPr>
      </w:pPr>
      <w:r w:rsidRPr="00A66C15">
        <w:rPr>
          <w:rFonts w:cstheme="minorHAnsi"/>
        </w:rPr>
        <w:lastRenderedPageBreak/>
        <w:t>An information type may have attributes and can be associated with features or other information types in order to carry information particular to these associated features or information types.</w:t>
      </w:r>
    </w:p>
    <w:p w14:paraId="44DAE87E" w14:textId="77777777" w:rsidR="00D64344" w:rsidRPr="00A66C15" w:rsidRDefault="00D64344" w:rsidP="00716062">
      <w:pPr>
        <w:pStyle w:val="Heading2"/>
      </w:pPr>
      <w:bookmarkStart w:id="176" w:name="_Toc490817294"/>
      <w:bookmarkStart w:id="177" w:name="_Toc120214330"/>
      <w:r w:rsidRPr="00A66C15">
        <w:t>Spatial characteristics</w:t>
      </w:r>
      <w:bookmarkEnd w:id="176"/>
      <w:bookmarkEnd w:id="177"/>
    </w:p>
    <w:p w14:paraId="1D1609C2" w14:textId="77777777" w:rsidR="00D64344" w:rsidRPr="00A66C15" w:rsidRDefault="00D64344" w:rsidP="00716062">
      <w:pPr>
        <w:pStyle w:val="Heading3"/>
      </w:pPr>
      <w:bookmarkStart w:id="178" w:name="_Toc490817295"/>
      <w:bookmarkStart w:id="179" w:name="_Toc120214331"/>
      <w:r w:rsidRPr="00A66C15">
        <w:t>Spatial primitives</w:t>
      </w:r>
      <w:bookmarkEnd w:id="178"/>
      <w:bookmarkEnd w:id="179"/>
    </w:p>
    <w:p w14:paraId="71812519" w14:textId="53F09F68" w:rsidR="00D64344" w:rsidRPr="00A66C15" w:rsidRDefault="00D64344" w:rsidP="00D64344">
      <w:pPr>
        <w:rPr>
          <w:rFonts w:cstheme="minorHAnsi"/>
        </w:rPr>
      </w:pPr>
      <w:r w:rsidRPr="00ED455F">
        <w:rPr>
          <w:rFonts w:cstheme="minorHAnsi"/>
        </w:rPr>
        <w:t>The allowable spatial primitive for each feature is defined in the Feature Catalogue.  Allowable spatial primitives are point, curve</w:t>
      </w:r>
      <w:r w:rsidR="00B66206">
        <w:rPr>
          <w:rFonts w:cstheme="minorHAnsi"/>
        </w:rPr>
        <w:t>,</w:t>
      </w:r>
      <w:r w:rsidRPr="00ED455F">
        <w:rPr>
          <w:rFonts w:cstheme="minorHAnsi"/>
        </w:rPr>
        <w:t xml:space="preserve"> and surface. </w:t>
      </w:r>
    </w:p>
    <w:p w14:paraId="0279372F" w14:textId="51A7D3E3" w:rsidR="00D64344" w:rsidRPr="00ED455F" w:rsidRDefault="00D64344" w:rsidP="009520DA">
      <w:r w:rsidRPr="00A66C15">
        <w:t>Within this document, allowable spatial primitives are included in the description of each feature.  For easy reference,</w:t>
      </w:r>
      <w:r w:rsidR="00815867">
        <w:t xml:space="preserve"> </w:t>
      </w:r>
      <w:r w:rsidR="009520DA" w:rsidRPr="009520DA">
        <w:fldChar w:fldCharType="begin"/>
      </w:r>
      <w:r w:rsidR="009520DA" w:rsidRPr="009520DA">
        <w:instrText xml:space="preserve"> REF _Ref113139692 \h  \* MERGEFORMAT </w:instrText>
      </w:r>
      <w:r w:rsidR="009520DA" w:rsidRPr="009520DA">
        <w:fldChar w:fldCharType="separate"/>
      </w:r>
      <w:r w:rsidR="00EE3F7C" w:rsidRPr="00EE3F7C">
        <w:t>Table 1.1</w:t>
      </w:r>
      <w:r w:rsidR="009520DA" w:rsidRPr="009520DA">
        <w:fldChar w:fldCharType="end"/>
      </w:r>
      <w:r w:rsidR="009520DA">
        <w:t xml:space="preserve"> </w:t>
      </w:r>
      <w:r w:rsidRPr="00ED455F">
        <w:t>below summarises the allowable spatial primitives for each feature.  In the table, abbreviations are as follows: point (P), curve (C), surface (S)</w:t>
      </w:r>
      <w:r w:rsidR="00B66206">
        <w:t>,</w:t>
      </w:r>
      <w:r w:rsidRPr="00ED455F">
        <w:t xml:space="preserve"> and none (N).</w:t>
      </w:r>
      <w:r w:rsidR="00F955D5">
        <w:t xml:space="preserve"> Abstract features</w:t>
      </w:r>
      <w:r w:rsidR="009520DA">
        <w:t xml:space="preserve"> </w:t>
      </w:r>
      <w:r w:rsidR="00F955D5">
        <w:t>are excluded from this table since they cannot have feature instances in datasets.</w:t>
      </w:r>
    </w:p>
    <w:p w14:paraId="69DB3610" w14:textId="76CB4659" w:rsidR="009520DA" w:rsidRDefault="009520DA" w:rsidP="009520DA">
      <w:pPr>
        <w:pStyle w:val="Caption"/>
        <w:keepNext/>
      </w:pPr>
      <w:r>
        <w:t xml:space="preserve">Table </w:t>
      </w:r>
      <w:ins w:id="180" w:author="Raphael Malyankar" w:date="2022-11-19T22:29:00Z">
        <w:r w:rsidR="00AE503C">
          <w:fldChar w:fldCharType="begin"/>
        </w:r>
        <w:r w:rsidR="00AE503C">
          <w:instrText xml:space="preserve"> STYLEREF 1 \s </w:instrText>
        </w:r>
      </w:ins>
      <w:r w:rsidR="00AE503C">
        <w:fldChar w:fldCharType="separate"/>
      </w:r>
      <w:r w:rsidR="00AE503C">
        <w:rPr>
          <w:noProof/>
        </w:rPr>
        <w:t>2</w:t>
      </w:r>
      <w:ins w:id="181" w:author="Raphael Malyankar" w:date="2022-11-19T22:29:00Z">
        <w:r w:rsidR="00AE503C">
          <w:fldChar w:fldCharType="end"/>
        </w:r>
        <w:r w:rsidR="00AE503C">
          <w:t>.</w:t>
        </w:r>
        <w:r w:rsidR="00AE503C">
          <w:fldChar w:fldCharType="begin"/>
        </w:r>
        <w:r w:rsidR="00AE503C">
          <w:instrText xml:space="preserve"> SEQ Table \* ARABIC \s 1 </w:instrText>
        </w:r>
      </w:ins>
      <w:r w:rsidR="00AE503C">
        <w:fldChar w:fldCharType="separate"/>
      </w:r>
      <w:ins w:id="182" w:author="Raphael Malyankar" w:date="2022-11-19T22:29:00Z">
        <w:r w:rsidR="00AE503C">
          <w:rPr>
            <w:noProof/>
          </w:rPr>
          <w:t>1</w:t>
        </w:r>
        <w:r w:rsidR="00AE503C">
          <w:fldChar w:fldCharType="end"/>
        </w:r>
      </w:ins>
      <w:del w:id="183" w:author="Raphael Malyankar" w:date="2022-11-17T22:51:00Z">
        <w:r w:rsidR="00DF2DB9" w:rsidDel="00524288">
          <w:fldChar w:fldCharType="begin"/>
        </w:r>
        <w:r w:rsidR="00DF2DB9" w:rsidDel="00524288">
          <w:delInstrText xml:space="preserve"> STYLEREF 1 \s </w:delInstrText>
        </w:r>
        <w:r w:rsidR="00DF2DB9" w:rsidDel="00524288">
          <w:fldChar w:fldCharType="separate"/>
        </w:r>
        <w:r w:rsidR="00EE3F7C" w:rsidDel="00524288">
          <w:rPr>
            <w:noProof/>
          </w:rPr>
          <w:delText>2</w:delText>
        </w:r>
        <w:r w:rsidR="00DF2DB9" w:rsidDel="00524288">
          <w:fldChar w:fldCharType="end"/>
        </w:r>
        <w:r w:rsidR="00DF2DB9" w:rsidDel="00524288">
          <w:delText>.</w:delText>
        </w:r>
        <w:r w:rsidR="00DF2DB9" w:rsidDel="00524288">
          <w:fldChar w:fldCharType="begin"/>
        </w:r>
        <w:r w:rsidR="00DF2DB9" w:rsidDel="00524288">
          <w:delInstrText xml:space="preserve"> SEQ Table \* ARABIC \s 1 </w:delInstrText>
        </w:r>
        <w:r w:rsidR="00DF2DB9" w:rsidDel="00524288">
          <w:fldChar w:fldCharType="separate"/>
        </w:r>
        <w:r w:rsidR="00EE3F7C" w:rsidDel="00524288">
          <w:rPr>
            <w:noProof/>
          </w:rPr>
          <w:delText>1</w:delText>
        </w:r>
        <w:r w:rsidR="00DF2DB9" w:rsidDel="00524288">
          <w:fldChar w:fldCharType="end"/>
        </w:r>
      </w:del>
      <w:r>
        <w:t xml:space="preserve"> - Features and their spatial primitives</w:t>
      </w:r>
    </w:p>
    <w:tbl>
      <w:tblPr>
        <w:tblW w:w="7935" w:type="dxa"/>
        <w:tblInd w:w="14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top w:w="58" w:type="dxa"/>
          <w:left w:w="115" w:type="dxa"/>
          <w:bottom w:w="58" w:type="dxa"/>
          <w:right w:w="115" w:type="dxa"/>
        </w:tblCellMar>
        <w:tblLook w:val="04A0" w:firstRow="1" w:lastRow="0" w:firstColumn="1" w:lastColumn="0" w:noHBand="0" w:noVBand="1"/>
      </w:tblPr>
      <w:tblGrid>
        <w:gridCol w:w="5100"/>
        <w:gridCol w:w="709"/>
        <w:gridCol w:w="709"/>
        <w:gridCol w:w="708"/>
        <w:gridCol w:w="709"/>
      </w:tblGrid>
      <w:tr w:rsidR="00D64344" w:rsidRPr="00D90A3A" w14:paraId="1E7CDEF2" w14:textId="77777777" w:rsidTr="006C348F">
        <w:trPr>
          <w:cantSplit/>
          <w:tblHeader/>
        </w:trPr>
        <w:tc>
          <w:tcPr>
            <w:tcW w:w="5100" w:type="dxa"/>
            <w:shd w:val="clear" w:color="auto" w:fill="BFBFBF" w:themeFill="background1" w:themeFillShade="BF"/>
            <w:hideMark/>
          </w:tcPr>
          <w:p w14:paraId="7F46A65D" w14:textId="77777777" w:rsidR="00D64344" w:rsidRPr="006C348F" w:rsidRDefault="00D64344" w:rsidP="00815867">
            <w:pPr>
              <w:spacing w:after="0" w:line="240" w:lineRule="auto"/>
              <w:rPr>
                <w:b/>
                <w:bCs/>
              </w:rPr>
            </w:pPr>
            <w:r w:rsidRPr="006C348F">
              <w:rPr>
                <w:b/>
                <w:bCs/>
              </w:rPr>
              <w:t>Feature</w:t>
            </w:r>
          </w:p>
        </w:tc>
        <w:tc>
          <w:tcPr>
            <w:tcW w:w="709" w:type="dxa"/>
            <w:shd w:val="clear" w:color="auto" w:fill="BFBFBF" w:themeFill="background1" w:themeFillShade="BF"/>
            <w:hideMark/>
          </w:tcPr>
          <w:p w14:paraId="54694901" w14:textId="77777777" w:rsidR="00D64344" w:rsidRPr="006C348F" w:rsidRDefault="00D64344" w:rsidP="00815867">
            <w:pPr>
              <w:spacing w:after="0" w:line="240" w:lineRule="auto"/>
              <w:rPr>
                <w:b/>
                <w:bCs/>
              </w:rPr>
            </w:pPr>
            <w:r w:rsidRPr="006C348F">
              <w:rPr>
                <w:b/>
                <w:bCs/>
              </w:rPr>
              <w:t>P</w:t>
            </w:r>
          </w:p>
        </w:tc>
        <w:tc>
          <w:tcPr>
            <w:tcW w:w="709" w:type="dxa"/>
            <w:shd w:val="clear" w:color="auto" w:fill="BFBFBF" w:themeFill="background1" w:themeFillShade="BF"/>
            <w:hideMark/>
          </w:tcPr>
          <w:p w14:paraId="662288A6" w14:textId="77777777" w:rsidR="00D64344" w:rsidRPr="006C348F" w:rsidRDefault="00D64344" w:rsidP="00815867">
            <w:pPr>
              <w:spacing w:after="0" w:line="240" w:lineRule="auto"/>
              <w:rPr>
                <w:b/>
                <w:bCs/>
              </w:rPr>
            </w:pPr>
            <w:r w:rsidRPr="006C348F">
              <w:rPr>
                <w:b/>
                <w:bCs/>
              </w:rPr>
              <w:t>C</w:t>
            </w:r>
          </w:p>
        </w:tc>
        <w:tc>
          <w:tcPr>
            <w:tcW w:w="708" w:type="dxa"/>
            <w:shd w:val="clear" w:color="auto" w:fill="BFBFBF" w:themeFill="background1" w:themeFillShade="BF"/>
            <w:hideMark/>
          </w:tcPr>
          <w:p w14:paraId="55E1279D" w14:textId="77777777" w:rsidR="00D64344" w:rsidRPr="006C348F" w:rsidRDefault="00D64344" w:rsidP="00815867">
            <w:pPr>
              <w:spacing w:after="0" w:line="240" w:lineRule="auto"/>
              <w:rPr>
                <w:b/>
                <w:bCs/>
              </w:rPr>
            </w:pPr>
            <w:r w:rsidRPr="006C348F">
              <w:rPr>
                <w:b/>
                <w:bCs/>
              </w:rPr>
              <w:t>S</w:t>
            </w:r>
          </w:p>
        </w:tc>
        <w:tc>
          <w:tcPr>
            <w:tcW w:w="709" w:type="dxa"/>
            <w:shd w:val="clear" w:color="auto" w:fill="BFBFBF" w:themeFill="background1" w:themeFillShade="BF"/>
            <w:hideMark/>
          </w:tcPr>
          <w:p w14:paraId="39B98DAC" w14:textId="77777777" w:rsidR="00D64344" w:rsidRPr="006C348F" w:rsidRDefault="00D64344" w:rsidP="00815867">
            <w:pPr>
              <w:spacing w:after="0" w:line="240" w:lineRule="auto"/>
              <w:rPr>
                <w:b/>
                <w:bCs/>
              </w:rPr>
            </w:pPr>
            <w:r w:rsidRPr="006C348F">
              <w:rPr>
                <w:b/>
                <w:bCs/>
              </w:rPr>
              <w:t>N</w:t>
            </w:r>
          </w:p>
        </w:tc>
      </w:tr>
      <w:tr w:rsidR="006C348F" w:rsidRPr="00D90A3A" w14:paraId="03D67914" w14:textId="77777777" w:rsidTr="006C348F">
        <w:tc>
          <w:tcPr>
            <w:tcW w:w="7935" w:type="dxa"/>
            <w:gridSpan w:val="5"/>
            <w:shd w:val="clear" w:color="auto" w:fill="D9D9D9" w:themeFill="background1" w:themeFillShade="D9"/>
          </w:tcPr>
          <w:p w14:paraId="610E7CCC" w14:textId="597E3474" w:rsidR="006C348F" w:rsidRPr="006C348F" w:rsidRDefault="006C348F" w:rsidP="00815867">
            <w:pPr>
              <w:spacing w:after="0" w:line="240" w:lineRule="auto"/>
              <w:rPr>
                <w:b/>
              </w:rPr>
            </w:pPr>
            <w:r w:rsidRPr="006C348F">
              <w:rPr>
                <w:b/>
              </w:rPr>
              <w:t>Geographic Features</w:t>
            </w:r>
          </w:p>
        </w:tc>
      </w:tr>
      <w:tr w:rsidR="00D64344" w:rsidRPr="00D90A3A" w14:paraId="31D0BCAE" w14:textId="77777777" w:rsidTr="006C348F">
        <w:tc>
          <w:tcPr>
            <w:tcW w:w="5100" w:type="dxa"/>
          </w:tcPr>
          <w:p w14:paraId="3781AD20" w14:textId="5BB3CBB3" w:rsidR="00D64344" w:rsidRPr="00A66C15" w:rsidRDefault="00F955D5" w:rsidP="00815867">
            <w:pPr>
              <w:spacing w:after="0" w:line="240" w:lineRule="auto"/>
            </w:pPr>
            <w:proofErr w:type="spellStart"/>
            <w:r w:rsidRPr="00F955D5">
              <w:t>AnchorBerth</w:t>
            </w:r>
            <w:proofErr w:type="spellEnd"/>
          </w:p>
        </w:tc>
        <w:tc>
          <w:tcPr>
            <w:tcW w:w="709" w:type="dxa"/>
          </w:tcPr>
          <w:p w14:paraId="04DB7BD8" w14:textId="7DBAC481" w:rsidR="00D64344" w:rsidRPr="00A66C15" w:rsidRDefault="00F955D5" w:rsidP="00815867">
            <w:pPr>
              <w:spacing w:after="0" w:line="240" w:lineRule="auto"/>
            </w:pPr>
            <w:r>
              <w:t>P</w:t>
            </w:r>
          </w:p>
        </w:tc>
        <w:tc>
          <w:tcPr>
            <w:tcW w:w="709" w:type="dxa"/>
          </w:tcPr>
          <w:p w14:paraId="732AD16D" w14:textId="636E6ED8" w:rsidR="00D64344" w:rsidRPr="00A66C15" w:rsidRDefault="00D64344" w:rsidP="00815867">
            <w:pPr>
              <w:spacing w:after="0" w:line="240" w:lineRule="auto"/>
            </w:pPr>
          </w:p>
        </w:tc>
        <w:tc>
          <w:tcPr>
            <w:tcW w:w="708" w:type="dxa"/>
          </w:tcPr>
          <w:p w14:paraId="4CB13922" w14:textId="1A39D21D" w:rsidR="00D64344" w:rsidRPr="00A66C15" w:rsidRDefault="00F955D5" w:rsidP="00815867">
            <w:pPr>
              <w:spacing w:after="0" w:line="240" w:lineRule="auto"/>
            </w:pPr>
            <w:r>
              <w:t>S</w:t>
            </w:r>
          </w:p>
        </w:tc>
        <w:tc>
          <w:tcPr>
            <w:tcW w:w="709" w:type="dxa"/>
          </w:tcPr>
          <w:p w14:paraId="45E9B4FA" w14:textId="77777777" w:rsidR="00D64344" w:rsidRPr="00A66C15" w:rsidRDefault="00D64344" w:rsidP="00815867">
            <w:pPr>
              <w:spacing w:after="0" w:line="240" w:lineRule="auto"/>
            </w:pPr>
          </w:p>
        </w:tc>
      </w:tr>
      <w:tr w:rsidR="006B4DEF" w:rsidRPr="00D90A3A" w14:paraId="1571B963" w14:textId="77777777" w:rsidTr="006C348F">
        <w:tc>
          <w:tcPr>
            <w:tcW w:w="5100" w:type="dxa"/>
          </w:tcPr>
          <w:p w14:paraId="07AE95FE" w14:textId="2F058A8A" w:rsidR="006B4DEF" w:rsidRPr="00A66C15" w:rsidRDefault="00F955D5" w:rsidP="00815867">
            <w:pPr>
              <w:spacing w:after="0" w:line="240" w:lineRule="auto"/>
            </w:pPr>
            <w:proofErr w:type="spellStart"/>
            <w:r w:rsidRPr="00F955D5">
              <w:t>AnchorageArea</w:t>
            </w:r>
            <w:proofErr w:type="spellEnd"/>
          </w:p>
        </w:tc>
        <w:tc>
          <w:tcPr>
            <w:tcW w:w="709" w:type="dxa"/>
          </w:tcPr>
          <w:p w14:paraId="4FBCEA38" w14:textId="02A095BF" w:rsidR="006B4DEF" w:rsidRPr="00A66C15" w:rsidRDefault="00F955D5" w:rsidP="00815867">
            <w:pPr>
              <w:spacing w:after="0" w:line="240" w:lineRule="auto"/>
            </w:pPr>
            <w:r>
              <w:t>P</w:t>
            </w:r>
          </w:p>
        </w:tc>
        <w:tc>
          <w:tcPr>
            <w:tcW w:w="709" w:type="dxa"/>
          </w:tcPr>
          <w:p w14:paraId="1D7241FC" w14:textId="77777777" w:rsidR="006B4DEF" w:rsidRPr="00A66C15" w:rsidRDefault="006B4DEF" w:rsidP="00815867">
            <w:pPr>
              <w:spacing w:after="0" w:line="240" w:lineRule="auto"/>
            </w:pPr>
          </w:p>
        </w:tc>
        <w:tc>
          <w:tcPr>
            <w:tcW w:w="708" w:type="dxa"/>
          </w:tcPr>
          <w:p w14:paraId="435A19A4" w14:textId="659D6A0B" w:rsidR="006B4DEF" w:rsidRPr="00A66C15" w:rsidRDefault="00F955D5" w:rsidP="00815867">
            <w:pPr>
              <w:spacing w:after="0" w:line="240" w:lineRule="auto"/>
            </w:pPr>
            <w:r>
              <w:t>S</w:t>
            </w:r>
          </w:p>
        </w:tc>
        <w:tc>
          <w:tcPr>
            <w:tcW w:w="709" w:type="dxa"/>
          </w:tcPr>
          <w:p w14:paraId="72969226" w14:textId="77777777" w:rsidR="006B4DEF" w:rsidRPr="00A66C15" w:rsidRDefault="006B4DEF" w:rsidP="00815867">
            <w:pPr>
              <w:spacing w:after="0" w:line="240" w:lineRule="auto"/>
            </w:pPr>
          </w:p>
        </w:tc>
      </w:tr>
      <w:tr w:rsidR="009D094D" w:rsidRPr="00D90A3A" w14:paraId="5AC21505" w14:textId="77777777" w:rsidTr="006C348F">
        <w:tc>
          <w:tcPr>
            <w:tcW w:w="5100" w:type="dxa"/>
          </w:tcPr>
          <w:p w14:paraId="09ECEB53" w14:textId="670EBD42" w:rsidR="009D094D" w:rsidRPr="00A66C15" w:rsidRDefault="00F955D5" w:rsidP="00815867">
            <w:pPr>
              <w:spacing w:after="0" w:line="240" w:lineRule="auto"/>
            </w:pPr>
            <w:r w:rsidRPr="00F955D5">
              <w:t>Berth</w:t>
            </w:r>
          </w:p>
        </w:tc>
        <w:tc>
          <w:tcPr>
            <w:tcW w:w="709" w:type="dxa"/>
          </w:tcPr>
          <w:p w14:paraId="610C8912" w14:textId="3B7F81DE" w:rsidR="009D094D" w:rsidRPr="00A66C15" w:rsidRDefault="00F955D5" w:rsidP="00815867">
            <w:pPr>
              <w:spacing w:after="0" w:line="240" w:lineRule="auto"/>
            </w:pPr>
            <w:r>
              <w:t>P</w:t>
            </w:r>
          </w:p>
        </w:tc>
        <w:tc>
          <w:tcPr>
            <w:tcW w:w="709" w:type="dxa"/>
          </w:tcPr>
          <w:p w14:paraId="38F3610A" w14:textId="25A5F14D" w:rsidR="009D094D" w:rsidRPr="00A66C15" w:rsidRDefault="00F955D5" w:rsidP="00815867">
            <w:pPr>
              <w:spacing w:after="0" w:line="240" w:lineRule="auto"/>
            </w:pPr>
            <w:r>
              <w:t>C</w:t>
            </w:r>
          </w:p>
        </w:tc>
        <w:tc>
          <w:tcPr>
            <w:tcW w:w="708" w:type="dxa"/>
          </w:tcPr>
          <w:p w14:paraId="6BDE8CE1" w14:textId="6A26CDAB" w:rsidR="009D094D" w:rsidRPr="00A66C15" w:rsidRDefault="00F955D5" w:rsidP="00815867">
            <w:pPr>
              <w:spacing w:after="0" w:line="240" w:lineRule="auto"/>
            </w:pPr>
            <w:r>
              <w:t>S</w:t>
            </w:r>
          </w:p>
        </w:tc>
        <w:tc>
          <w:tcPr>
            <w:tcW w:w="709" w:type="dxa"/>
          </w:tcPr>
          <w:p w14:paraId="53CF822F" w14:textId="77777777" w:rsidR="009D094D" w:rsidRPr="00A66C15" w:rsidRDefault="009D094D" w:rsidP="00815867">
            <w:pPr>
              <w:spacing w:after="0" w:line="240" w:lineRule="auto"/>
            </w:pPr>
          </w:p>
        </w:tc>
      </w:tr>
      <w:tr w:rsidR="00D64344" w:rsidRPr="00D90A3A" w14:paraId="15774D48" w14:textId="77777777" w:rsidTr="006C348F">
        <w:tc>
          <w:tcPr>
            <w:tcW w:w="5100" w:type="dxa"/>
          </w:tcPr>
          <w:p w14:paraId="2FE31B3B" w14:textId="379F7045" w:rsidR="00D64344" w:rsidRPr="00A66C15" w:rsidRDefault="00F955D5" w:rsidP="00815867">
            <w:pPr>
              <w:spacing w:after="0" w:line="240" w:lineRule="auto"/>
            </w:pPr>
            <w:proofErr w:type="spellStart"/>
            <w:r w:rsidRPr="00F955D5">
              <w:t>BerthPosition</w:t>
            </w:r>
            <w:proofErr w:type="spellEnd"/>
          </w:p>
        </w:tc>
        <w:tc>
          <w:tcPr>
            <w:tcW w:w="709" w:type="dxa"/>
          </w:tcPr>
          <w:p w14:paraId="36986CDE" w14:textId="7AA2D79C" w:rsidR="00D64344" w:rsidRPr="00A66C15" w:rsidRDefault="00F955D5" w:rsidP="00815867">
            <w:pPr>
              <w:spacing w:after="0" w:line="240" w:lineRule="auto"/>
            </w:pPr>
            <w:r>
              <w:t>P</w:t>
            </w:r>
          </w:p>
        </w:tc>
        <w:tc>
          <w:tcPr>
            <w:tcW w:w="709" w:type="dxa"/>
          </w:tcPr>
          <w:p w14:paraId="1095509A" w14:textId="77777777" w:rsidR="00D64344" w:rsidRPr="00A66C15" w:rsidRDefault="00D64344" w:rsidP="00815867">
            <w:pPr>
              <w:spacing w:after="0" w:line="240" w:lineRule="auto"/>
            </w:pPr>
          </w:p>
        </w:tc>
        <w:tc>
          <w:tcPr>
            <w:tcW w:w="708" w:type="dxa"/>
          </w:tcPr>
          <w:p w14:paraId="4B41D027" w14:textId="7E02B87E" w:rsidR="00D64344" w:rsidRPr="00A66C15" w:rsidRDefault="00D64344" w:rsidP="00815867">
            <w:pPr>
              <w:spacing w:after="0" w:line="240" w:lineRule="auto"/>
            </w:pPr>
          </w:p>
        </w:tc>
        <w:tc>
          <w:tcPr>
            <w:tcW w:w="709" w:type="dxa"/>
          </w:tcPr>
          <w:p w14:paraId="36DB4874" w14:textId="77777777" w:rsidR="00D64344" w:rsidRPr="00A66C15" w:rsidRDefault="00D64344" w:rsidP="00815867">
            <w:pPr>
              <w:spacing w:after="0" w:line="240" w:lineRule="auto"/>
            </w:pPr>
          </w:p>
        </w:tc>
      </w:tr>
      <w:tr w:rsidR="00D64344" w:rsidRPr="00D90A3A" w14:paraId="0D8F4CF6" w14:textId="77777777" w:rsidTr="006C348F">
        <w:tc>
          <w:tcPr>
            <w:tcW w:w="5100" w:type="dxa"/>
          </w:tcPr>
          <w:p w14:paraId="1CDC6D0B" w14:textId="5A8B50C5" w:rsidR="00D64344" w:rsidRPr="00A66C15" w:rsidRDefault="00F955D5" w:rsidP="00815867">
            <w:pPr>
              <w:spacing w:after="0" w:line="240" w:lineRule="auto"/>
            </w:pPr>
            <w:proofErr w:type="spellStart"/>
            <w:r w:rsidRPr="00F955D5">
              <w:t>DockArea</w:t>
            </w:r>
            <w:proofErr w:type="spellEnd"/>
          </w:p>
        </w:tc>
        <w:tc>
          <w:tcPr>
            <w:tcW w:w="709" w:type="dxa"/>
          </w:tcPr>
          <w:p w14:paraId="4F500714" w14:textId="77777777" w:rsidR="00D64344" w:rsidRPr="00A66C15" w:rsidRDefault="00D64344" w:rsidP="00815867">
            <w:pPr>
              <w:spacing w:after="0" w:line="240" w:lineRule="auto"/>
            </w:pPr>
          </w:p>
        </w:tc>
        <w:tc>
          <w:tcPr>
            <w:tcW w:w="709" w:type="dxa"/>
          </w:tcPr>
          <w:p w14:paraId="4C2C5A10" w14:textId="77777777" w:rsidR="00D64344" w:rsidRPr="00A66C15" w:rsidRDefault="00D64344" w:rsidP="00815867">
            <w:pPr>
              <w:spacing w:after="0" w:line="240" w:lineRule="auto"/>
            </w:pPr>
          </w:p>
        </w:tc>
        <w:tc>
          <w:tcPr>
            <w:tcW w:w="708" w:type="dxa"/>
          </w:tcPr>
          <w:p w14:paraId="5C8802CF" w14:textId="2DA68C54" w:rsidR="00D64344" w:rsidRPr="00A66C15" w:rsidRDefault="00F955D5" w:rsidP="00815867">
            <w:pPr>
              <w:spacing w:after="0" w:line="240" w:lineRule="auto"/>
            </w:pPr>
            <w:r>
              <w:t>S</w:t>
            </w:r>
          </w:p>
        </w:tc>
        <w:tc>
          <w:tcPr>
            <w:tcW w:w="709" w:type="dxa"/>
          </w:tcPr>
          <w:p w14:paraId="68E0A7B9" w14:textId="77777777" w:rsidR="00D64344" w:rsidRPr="00A66C15" w:rsidRDefault="00D64344" w:rsidP="00815867">
            <w:pPr>
              <w:spacing w:after="0" w:line="240" w:lineRule="auto"/>
            </w:pPr>
          </w:p>
        </w:tc>
      </w:tr>
      <w:tr w:rsidR="00D64344" w:rsidRPr="00D90A3A" w14:paraId="48DDA00B" w14:textId="77777777" w:rsidTr="006C348F">
        <w:tc>
          <w:tcPr>
            <w:tcW w:w="5100" w:type="dxa"/>
          </w:tcPr>
          <w:p w14:paraId="4D882A4B" w14:textId="74A2E3EC" w:rsidR="00D64344" w:rsidRPr="00A66C15" w:rsidRDefault="00F450F3" w:rsidP="00815867">
            <w:pPr>
              <w:spacing w:after="0" w:line="240" w:lineRule="auto"/>
            </w:pPr>
            <w:proofErr w:type="spellStart"/>
            <w:r w:rsidRPr="00F450F3">
              <w:t>DryDock</w:t>
            </w:r>
            <w:proofErr w:type="spellEnd"/>
          </w:p>
        </w:tc>
        <w:tc>
          <w:tcPr>
            <w:tcW w:w="709" w:type="dxa"/>
          </w:tcPr>
          <w:p w14:paraId="7BCB7089" w14:textId="5B4295FC" w:rsidR="00D64344" w:rsidRPr="00A66C15" w:rsidRDefault="00F450F3" w:rsidP="00815867">
            <w:pPr>
              <w:spacing w:after="0" w:line="240" w:lineRule="auto"/>
            </w:pPr>
            <w:r>
              <w:t>P</w:t>
            </w:r>
          </w:p>
        </w:tc>
        <w:tc>
          <w:tcPr>
            <w:tcW w:w="709" w:type="dxa"/>
          </w:tcPr>
          <w:p w14:paraId="46A92A2F" w14:textId="77777777" w:rsidR="00D64344" w:rsidRPr="00A66C15" w:rsidRDefault="00D64344" w:rsidP="00815867">
            <w:pPr>
              <w:spacing w:after="0" w:line="240" w:lineRule="auto"/>
            </w:pPr>
          </w:p>
        </w:tc>
        <w:tc>
          <w:tcPr>
            <w:tcW w:w="708" w:type="dxa"/>
          </w:tcPr>
          <w:p w14:paraId="62C434FF" w14:textId="280ECFB2" w:rsidR="00D64344" w:rsidRPr="00A66C15" w:rsidRDefault="00F450F3" w:rsidP="00815867">
            <w:pPr>
              <w:spacing w:after="0" w:line="240" w:lineRule="auto"/>
            </w:pPr>
            <w:r>
              <w:t>S</w:t>
            </w:r>
          </w:p>
        </w:tc>
        <w:tc>
          <w:tcPr>
            <w:tcW w:w="709" w:type="dxa"/>
          </w:tcPr>
          <w:p w14:paraId="1C32185E" w14:textId="77777777" w:rsidR="00D64344" w:rsidRPr="00A66C15" w:rsidRDefault="00D64344" w:rsidP="00815867">
            <w:pPr>
              <w:spacing w:after="0" w:line="240" w:lineRule="auto"/>
            </w:pPr>
          </w:p>
        </w:tc>
      </w:tr>
      <w:tr w:rsidR="009D094D" w:rsidRPr="00D90A3A" w14:paraId="3D29E739" w14:textId="77777777" w:rsidTr="006C348F">
        <w:tc>
          <w:tcPr>
            <w:tcW w:w="5100" w:type="dxa"/>
          </w:tcPr>
          <w:p w14:paraId="198F9958" w14:textId="5DC58725" w:rsidR="009D094D" w:rsidRPr="00A66C15" w:rsidRDefault="00F450F3" w:rsidP="00815867">
            <w:pPr>
              <w:spacing w:after="0" w:line="240" w:lineRule="auto"/>
            </w:pPr>
            <w:proofErr w:type="spellStart"/>
            <w:r w:rsidRPr="00F450F3">
              <w:t>DumpingGround</w:t>
            </w:r>
            <w:proofErr w:type="spellEnd"/>
          </w:p>
        </w:tc>
        <w:tc>
          <w:tcPr>
            <w:tcW w:w="709" w:type="dxa"/>
          </w:tcPr>
          <w:p w14:paraId="34FA75E6" w14:textId="7DDE6F74" w:rsidR="009D094D" w:rsidRPr="00A66C15" w:rsidRDefault="00F450F3" w:rsidP="00815867">
            <w:pPr>
              <w:spacing w:after="0" w:line="240" w:lineRule="auto"/>
            </w:pPr>
            <w:r>
              <w:t>P</w:t>
            </w:r>
          </w:p>
        </w:tc>
        <w:tc>
          <w:tcPr>
            <w:tcW w:w="709" w:type="dxa"/>
          </w:tcPr>
          <w:p w14:paraId="0789C37D" w14:textId="77777777" w:rsidR="009D094D" w:rsidRPr="00A66C15" w:rsidRDefault="009D094D" w:rsidP="00815867">
            <w:pPr>
              <w:spacing w:after="0" w:line="240" w:lineRule="auto"/>
            </w:pPr>
          </w:p>
        </w:tc>
        <w:tc>
          <w:tcPr>
            <w:tcW w:w="708" w:type="dxa"/>
          </w:tcPr>
          <w:p w14:paraId="4B1D3819" w14:textId="5966AD40" w:rsidR="009D094D" w:rsidRPr="00A66C15" w:rsidRDefault="00F450F3" w:rsidP="00815867">
            <w:pPr>
              <w:spacing w:after="0" w:line="240" w:lineRule="auto"/>
            </w:pPr>
            <w:r>
              <w:t>S</w:t>
            </w:r>
          </w:p>
        </w:tc>
        <w:tc>
          <w:tcPr>
            <w:tcW w:w="709" w:type="dxa"/>
          </w:tcPr>
          <w:p w14:paraId="3AFDFEEF" w14:textId="77777777" w:rsidR="009D094D" w:rsidRPr="00A66C15" w:rsidRDefault="009D094D" w:rsidP="00815867">
            <w:pPr>
              <w:spacing w:after="0" w:line="240" w:lineRule="auto"/>
            </w:pPr>
          </w:p>
        </w:tc>
      </w:tr>
      <w:tr w:rsidR="00D64344" w:rsidRPr="00D90A3A" w14:paraId="511BBFC8" w14:textId="77777777" w:rsidTr="006C348F">
        <w:tc>
          <w:tcPr>
            <w:tcW w:w="5100" w:type="dxa"/>
          </w:tcPr>
          <w:p w14:paraId="7951B44A" w14:textId="345873BE" w:rsidR="00D64344" w:rsidRPr="00A66C15" w:rsidRDefault="00F450F3" w:rsidP="00815867">
            <w:pPr>
              <w:spacing w:after="0" w:line="240" w:lineRule="auto"/>
            </w:pPr>
            <w:proofErr w:type="spellStart"/>
            <w:r w:rsidRPr="00F450F3">
              <w:t>FloatingDock</w:t>
            </w:r>
            <w:proofErr w:type="spellEnd"/>
          </w:p>
        </w:tc>
        <w:tc>
          <w:tcPr>
            <w:tcW w:w="709" w:type="dxa"/>
          </w:tcPr>
          <w:p w14:paraId="4E7E631C" w14:textId="405D1BD0" w:rsidR="00D64344" w:rsidRPr="00A66C15" w:rsidRDefault="00F450F3" w:rsidP="00815867">
            <w:pPr>
              <w:spacing w:after="0" w:line="240" w:lineRule="auto"/>
            </w:pPr>
            <w:r>
              <w:t>P</w:t>
            </w:r>
          </w:p>
        </w:tc>
        <w:tc>
          <w:tcPr>
            <w:tcW w:w="709" w:type="dxa"/>
          </w:tcPr>
          <w:p w14:paraId="61ACF61F" w14:textId="77777777" w:rsidR="00D64344" w:rsidRPr="00A66C15" w:rsidRDefault="00D64344" w:rsidP="00815867">
            <w:pPr>
              <w:spacing w:after="0" w:line="240" w:lineRule="auto"/>
            </w:pPr>
          </w:p>
        </w:tc>
        <w:tc>
          <w:tcPr>
            <w:tcW w:w="708" w:type="dxa"/>
          </w:tcPr>
          <w:p w14:paraId="436AF201" w14:textId="4F00C198" w:rsidR="00D64344" w:rsidRPr="00A66C15" w:rsidRDefault="00F450F3" w:rsidP="00815867">
            <w:pPr>
              <w:spacing w:after="0" w:line="240" w:lineRule="auto"/>
            </w:pPr>
            <w:r>
              <w:t>S</w:t>
            </w:r>
          </w:p>
        </w:tc>
        <w:tc>
          <w:tcPr>
            <w:tcW w:w="709" w:type="dxa"/>
          </w:tcPr>
          <w:p w14:paraId="78D2FC08" w14:textId="09655684" w:rsidR="00D64344" w:rsidRPr="00A66C15" w:rsidRDefault="00D64344" w:rsidP="00815867">
            <w:pPr>
              <w:spacing w:after="0" w:line="240" w:lineRule="auto"/>
            </w:pPr>
          </w:p>
        </w:tc>
      </w:tr>
      <w:tr w:rsidR="009D094D" w:rsidRPr="00D90A3A" w14:paraId="2C68D984" w14:textId="77777777" w:rsidTr="006C348F">
        <w:tc>
          <w:tcPr>
            <w:tcW w:w="5100" w:type="dxa"/>
          </w:tcPr>
          <w:p w14:paraId="56669DA0" w14:textId="4992FB59" w:rsidR="009D094D" w:rsidRPr="00A66C15" w:rsidRDefault="00F450F3" w:rsidP="00815867">
            <w:pPr>
              <w:spacing w:after="0" w:line="240" w:lineRule="auto"/>
            </w:pPr>
            <w:r w:rsidRPr="00F450F3">
              <w:t>Gridiron</w:t>
            </w:r>
          </w:p>
        </w:tc>
        <w:tc>
          <w:tcPr>
            <w:tcW w:w="709" w:type="dxa"/>
          </w:tcPr>
          <w:p w14:paraId="39B9F252" w14:textId="26C168EA" w:rsidR="009D094D" w:rsidRPr="00A66C15" w:rsidRDefault="00F450F3" w:rsidP="00815867">
            <w:pPr>
              <w:spacing w:after="0" w:line="240" w:lineRule="auto"/>
            </w:pPr>
            <w:r>
              <w:t>P</w:t>
            </w:r>
          </w:p>
        </w:tc>
        <w:tc>
          <w:tcPr>
            <w:tcW w:w="709" w:type="dxa"/>
          </w:tcPr>
          <w:p w14:paraId="2D91FC8C" w14:textId="77777777" w:rsidR="009D094D" w:rsidRPr="00A66C15" w:rsidRDefault="009D094D" w:rsidP="00815867">
            <w:pPr>
              <w:spacing w:after="0" w:line="240" w:lineRule="auto"/>
            </w:pPr>
          </w:p>
        </w:tc>
        <w:tc>
          <w:tcPr>
            <w:tcW w:w="708" w:type="dxa"/>
          </w:tcPr>
          <w:p w14:paraId="549248A5" w14:textId="64E29BD8" w:rsidR="009D094D" w:rsidRPr="00A66C15" w:rsidRDefault="00F450F3" w:rsidP="00815867">
            <w:pPr>
              <w:spacing w:after="0" w:line="240" w:lineRule="auto"/>
            </w:pPr>
            <w:r>
              <w:t>S</w:t>
            </w:r>
          </w:p>
        </w:tc>
        <w:tc>
          <w:tcPr>
            <w:tcW w:w="709" w:type="dxa"/>
          </w:tcPr>
          <w:p w14:paraId="0AF9CE37" w14:textId="77777777" w:rsidR="009D094D" w:rsidRPr="00A66C15" w:rsidRDefault="009D094D" w:rsidP="00815867">
            <w:pPr>
              <w:spacing w:after="0" w:line="240" w:lineRule="auto"/>
            </w:pPr>
          </w:p>
        </w:tc>
      </w:tr>
      <w:tr w:rsidR="00D64344" w:rsidRPr="00D90A3A" w14:paraId="13884FA8" w14:textId="77777777" w:rsidTr="006C348F">
        <w:tc>
          <w:tcPr>
            <w:tcW w:w="5100" w:type="dxa"/>
          </w:tcPr>
          <w:p w14:paraId="309945AE" w14:textId="28ED4DD9" w:rsidR="00D64344" w:rsidRPr="00A66C15" w:rsidRDefault="00F450F3" w:rsidP="00815867">
            <w:pPr>
              <w:spacing w:after="0" w:line="240" w:lineRule="auto"/>
            </w:pPr>
            <w:proofErr w:type="spellStart"/>
            <w:r w:rsidRPr="00F450F3">
              <w:t>HarbourAreaAdministrative</w:t>
            </w:r>
            <w:proofErr w:type="spellEnd"/>
          </w:p>
        </w:tc>
        <w:tc>
          <w:tcPr>
            <w:tcW w:w="709" w:type="dxa"/>
          </w:tcPr>
          <w:p w14:paraId="0312FEE1" w14:textId="32D04384" w:rsidR="00D64344" w:rsidRPr="00A66C15" w:rsidRDefault="00F450F3" w:rsidP="00815867">
            <w:pPr>
              <w:spacing w:after="0" w:line="240" w:lineRule="auto"/>
            </w:pPr>
            <w:r>
              <w:t>P</w:t>
            </w:r>
          </w:p>
        </w:tc>
        <w:tc>
          <w:tcPr>
            <w:tcW w:w="709" w:type="dxa"/>
          </w:tcPr>
          <w:p w14:paraId="0AC8A8FA" w14:textId="77777777" w:rsidR="00D64344" w:rsidRPr="00A66C15" w:rsidRDefault="00D64344" w:rsidP="00815867">
            <w:pPr>
              <w:spacing w:after="0" w:line="240" w:lineRule="auto"/>
            </w:pPr>
          </w:p>
        </w:tc>
        <w:tc>
          <w:tcPr>
            <w:tcW w:w="708" w:type="dxa"/>
          </w:tcPr>
          <w:p w14:paraId="4F072AE1" w14:textId="7ABAF5F1" w:rsidR="00D64344" w:rsidRPr="00A66C15" w:rsidRDefault="00F450F3" w:rsidP="00815867">
            <w:pPr>
              <w:spacing w:after="0" w:line="240" w:lineRule="auto"/>
            </w:pPr>
            <w:r>
              <w:t>S</w:t>
            </w:r>
          </w:p>
        </w:tc>
        <w:tc>
          <w:tcPr>
            <w:tcW w:w="709" w:type="dxa"/>
          </w:tcPr>
          <w:p w14:paraId="6104E314" w14:textId="012AB129" w:rsidR="00D64344" w:rsidRPr="00A66C15" w:rsidRDefault="00D64344" w:rsidP="00815867">
            <w:pPr>
              <w:spacing w:after="0" w:line="240" w:lineRule="auto"/>
            </w:pPr>
          </w:p>
        </w:tc>
      </w:tr>
      <w:tr w:rsidR="00D64344" w:rsidRPr="00D90A3A" w14:paraId="181559E7" w14:textId="77777777" w:rsidTr="006C348F">
        <w:tc>
          <w:tcPr>
            <w:tcW w:w="5100" w:type="dxa"/>
          </w:tcPr>
          <w:p w14:paraId="6F64AE41" w14:textId="778C1DCF" w:rsidR="00D64344" w:rsidRPr="00A66C15" w:rsidRDefault="00F450F3" w:rsidP="00815867">
            <w:pPr>
              <w:spacing w:after="0" w:line="240" w:lineRule="auto"/>
            </w:pPr>
            <w:proofErr w:type="spellStart"/>
            <w:r w:rsidRPr="00F450F3">
              <w:t>HarbourAreaSection</w:t>
            </w:r>
            <w:proofErr w:type="spellEnd"/>
          </w:p>
        </w:tc>
        <w:tc>
          <w:tcPr>
            <w:tcW w:w="709" w:type="dxa"/>
          </w:tcPr>
          <w:p w14:paraId="047DE5BC" w14:textId="5560943F" w:rsidR="00D64344" w:rsidRPr="00A66C15" w:rsidRDefault="00F450F3" w:rsidP="00815867">
            <w:pPr>
              <w:spacing w:after="0" w:line="240" w:lineRule="auto"/>
            </w:pPr>
            <w:r>
              <w:t>P</w:t>
            </w:r>
          </w:p>
        </w:tc>
        <w:tc>
          <w:tcPr>
            <w:tcW w:w="709" w:type="dxa"/>
          </w:tcPr>
          <w:p w14:paraId="6CE302FC" w14:textId="3C9F7F0A" w:rsidR="00D64344" w:rsidRPr="00A66C15" w:rsidRDefault="00D64344" w:rsidP="00815867">
            <w:pPr>
              <w:spacing w:after="0" w:line="240" w:lineRule="auto"/>
            </w:pPr>
          </w:p>
        </w:tc>
        <w:tc>
          <w:tcPr>
            <w:tcW w:w="708" w:type="dxa"/>
          </w:tcPr>
          <w:p w14:paraId="5BF66565" w14:textId="75240D13" w:rsidR="00D64344" w:rsidRPr="00A66C15" w:rsidRDefault="00F450F3" w:rsidP="00815867">
            <w:pPr>
              <w:spacing w:after="0" w:line="240" w:lineRule="auto"/>
            </w:pPr>
            <w:r>
              <w:t>S</w:t>
            </w:r>
          </w:p>
        </w:tc>
        <w:tc>
          <w:tcPr>
            <w:tcW w:w="709" w:type="dxa"/>
          </w:tcPr>
          <w:p w14:paraId="169CCA9B" w14:textId="77777777" w:rsidR="00D64344" w:rsidRPr="00A66C15" w:rsidRDefault="00D64344" w:rsidP="00815867">
            <w:pPr>
              <w:spacing w:after="0" w:line="240" w:lineRule="auto"/>
            </w:pPr>
          </w:p>
        </w:tc>
      </w:tr>
      <w:tr w:rsidR="00D64344" w:rsidRPr="00D90A3A" w14:paraId="064428F9" w14:textId="77777777" w:rsidTr="006C348F">
        <w:tc>
          <w:tcPr>
            <w:tcW w:w="5100" w:type="dxa"/>
          </w:tcPr>
          <w:p w14:paraId="1212F084" w14:textId="0097164E" w:rsidR="00D64344" w:rsidRPr="00A66C15" w:rsidRDefault="00F450F3" w:rsidP="00815867">
            <w:pPr>
              <w:spacing w:after="0" w:line="240" w:lineRule="auto"/>
            </w:pPr>
            <w:proofErr w:type="spellStart"/>
            <w:r w:rsidRPr="00F450F3">
              <w:t>HarbourBasin</w:t>
            </w:r>
            <w:proofErr w:type="spellEnd"/>
          </w:p>
        </w:tc>
        <w:tc>
          <w:tcPr>
            <w:tcW w:w="709" w:type="dxa"/>
          </w:tcPr>
          <w:p w14:paraId="7BA1B88A" w14:textId="29AC5504" w:rsidR="00D64344" w:rsidRPr="00A66C15" w:rsidRDefault="00D64344" w:rsidP="00815867">
            <w:pPr>
              <w:spacing w:after="0" w:line="240" w:lineRule="auto"/>
            </w:pPr>
          </w:p>
        </w:tc>
        <w:tc>
          <w:tcPr>
            <w:tcW w:w="709" w:type="dxa"/>
          </w:tcPr>
          <w:p w14:paraId="06317601" w14:textId="2A21AFCC" w:rsidR="00D64344" w:rsidRPr="00A66C15" w:rsidRDefault="00D64344" w:rsidP="00815867">
            <w:pPr>
              <w:spacing w:after="0" w:line="240" w:lineRule="auto"/>
            </w:pPr>
          </w:p>
        </w:tc>
        <w:tc>
          <w:tcPr>
            <w:tcW w:w="708" w:type="dxa"/>
          </w:tcPr>
          <w:p w14:paraId="3288BF2F" w14:textId="3F3F54D9" w:rsidR="00D64344" w:rsidRPr="00A66C15" w:rsidRDefault="00F450F3" w:rsidP="00815867">
            <w:pPr>
              <w:spacing w:after="0" w:line="240" w:lineRule="auto"/>
            </w:pPr>
            <w:r>
              <w:t>S</w:t>
            </w:r>
          </w:p>
        </w:tc>
        <w:tc>
          <w:tcPr>
            <w:tcW w:w="709" w:type="dxa"/>
          </w:tcPr>
          <w:p w14:paraId="431B381A" w14:textId="77777777" w:rsidR="00D64344" w:rsidRPr="00A66C15" w:rsidRDefault="00D64344" w:rsidP="00815867">
            <w:pPr>
              <w:spacing w:after="0" w:line="240" w:lineRule="auto"/>
            </w:pPr>
          </w:p>
        </w:tc>
      </w:tr>
      <w:tr w:rsidR="00D64344" w:rsidRPr="00D90A3A" w14:paraId="49057CEB" w14:textId="77777777" w:rsidTr="006C348F">
        <w:tc>
          <w:tcPr>
            <w:tcW w:w="5100" w:type="dxa"/>
          </w:tcPr>
          <w:p w14:paraId="7FE47EAB" w14:textId="17DCB715" w:rsidR="00D64344" w:rsidRPr="00A66C15" w:rsidRDefault="00F450F3" w:rsidP="00815867">
            <w:pPr>
              <w:spacing w:after="0" w:line="240" w:lineRule="auto"/>
            </w:pPr>
            <w:proofErr w:type="spellStart"/>
            <w:r w:rsidRPr="00F450F3">
              <w:t>HarbourFacility</w:t>
            </w:r>
            <w:proofErr w:type="spellEnd"/>
          </w:p>
        </w:tc>
        <w:tc>
          <w:tcPr>
            <w:tcW w:w="709" w:type="dxa"/>
          </w:tcPr>
          <w:p w14:paraId="7BDC5862" w14:textId="09684D11" w:rsidR="00D64344" w:rsidRPr="00A66C15" w:rsidRDefault="00F450F3" w:rsidP="00815867">
            <w:pPr>
              <w:spacing w:after="0" w:line="240" w:lineRule="auto"/>
            </w:pPr>
            <w:r>
              <w:t>P</w:t>
            </w:r>
          </w:p>
        </w:tc>
        <w:tc>
          <w:tcPr>
            <w:tcW w:w="709" w:type="dxa"/>
          </w:tcPr>
          <w:p w14:paraId="4F37A7F4" w14:textId="77777777" w:rsidR="00D64344" w:rsidRPr="00A66C15" w:rsidRDefault="00D64344" w:rsidP="00815867">
            <w:pPr>
              <w:spacing w:after="0" w:line="240" w:lineRule="auto"/>
            </w:pPr>
          </w:p>
        </w:tc>
        <w:tc>
          <w:tcPr>
            <w:tcW w:w="708" w:type="dxa"/>
          </w:tcPr>
          <w:p w14:paraId="25331B53" w14:textId="01612DA4" w:rsidR="00D64344" w:rsidRPr="00A66C15" w:rsidRDefault="00F450F3" w:rsidP="00815867">
            <w:pPr>
              <w:spacing w:after="0" w:line="240" w:lineRule="auto"/>
            </w:pPr>
            <w:r>
              <w:t>S</w:t>
            </w:r>
          </w:p>
        </w:tc>
        <w:tc>
          <w:tcPr>
            <w:tcW w:w="709" w:type="dxa"/>
          </w:tcPr>
          <w:p w14:paraId="34AC1745" w14:textId="77777777" w:rsidR="00D64344" w:rsidRPr="00A66C15" w:rsidRDefault="00D64344" w:rsidP="00815867">
            <w:pPr>
              <w:spacing w:after="0" w:line="240" w:lineRule="auto"/>
            </w:pPr>
          </w:p>
        </w:tc>
      </w:tr>
      <w:tr w:rsidR="00D64344" w:rsidRPr="00D90A3A" w14:paraId="39A8634A" w14:textId="77777777" w:rsidTr="006C348F">
        <w:tc>
          <w:tcPr>
            <w:tcW w:w="5100" w:type="dxa"/>
          </w:tcPr>
          <w:p w14:paraId="72962ED1" w14:textId="3DFF209C" w:rsidR="00D64344" w:rsidRPr="00A66C15" w:rsidRDefault="00F450F3" w:rsidP="00815867">
            <w:pPr>
              <w:spacing w:after="0" w:line="240" w:lineRule="auto"/>
            </w:pPr>
            <w:proofErr w:type="spellStart"/>
            <w:r w:rsidRPr="00F450F3">
              <w:t>MooringWarpingFacility</w:t>
            </w:r>
            <w:proofErr w:type="spellEnd"/>
          </w:p>
        </w:tc>
        <w:tc>
          <w:tcPr>
            <w:tcW w:w="709" w:type="dxa"/>
          </w:tcPr>
          <w:p w14:paraId="068EF3E7" w14:textId="7F92D603" w:rsidR="00D64344" w:rsidRPr="00A66C15" w:rsidRDefault="00F450F3" w:rsidP="00815867">
            <w:pPr>
              <w:spacing w:after="0" w:line="240" w:lineRule="auto"/>
            </w:pPr>
            <w:r>
              <w:t>P</w:t>
            </w:r>
          </w:p>
        </w:tc>
        <w:tc>
          <w:tcPr>
            <w:tcW w:w="709" w:type="dxa"/>
          </w:tcPr>
          <w:p w14:paraId="352F8EA7" w14:textId="77777777" w:rsidR="00D64344" w:rsidRPr="00A66C15" w:rsidRDefault="00D64344" w:rsidP="00815867">
            <w:pPr>
              <w:spacing w:after="0" w:line="240" w:lineRule="auto"/>
            </w:pPr>
          </w:p>
        </w:tc>
        <w:tc>
          <w:tcPr>
            <w:tcW w:w="708" w:type="dxa"/>
          </w:tcPr>
          <w:p w14:paraId="7C807D2C" w14:textId="6C23089E" w:rsidR="00D64344" w:rsidRPr="00A66C15" w:rsidRDefault="00D64344" w:rsidP="00815867">
            <w:pPr>
              <w:spacing w:after="0" w:line="240" w:lineRule="auto"/>
            </w:pPr>
          </w:p>
        </w:tc>
        <w:tc>
          <w:tcPr>
            <w:tcW w:w="709" w:type="dxa"/>
          </w:tcPr>
          <w:p w14:paraId="684EFF63" w14:textId="77777777" w:rsidR="00D64344" w:rsidRPr="00A66C15" w:rsidRDefault="00D64344" w:rsidP="00815867">
            <w:pPr>
              <w:spacing w:after="0" w:line="240" w:lineRule="auto"/>
            </w:pPr>
          </w:p>
        </w:tc>
      </w:tr>
      <w:tr w:rsidR="00D64344" w:rsidRPr="00D90A3A" w14:paraId="0365A059" w14:textId="77777777" w:rsidTr="006C348F">
        <w:tc>
          <w:tcPr>
            <w:tcW w:w="5100" w:type="dxa"/>
          </w:tcPr>
          <w:p w14:paraId="0BF5DE0F" w14:textId="78C232CB" w:rsidR="00D64344" w:rsidRPr="00A66C15" w:rsidRDefault="00F450F3" w:rsidP="00815867">
            <w:pPr>
              <w:spacing w:after="0" w:line="240" w:lineRule="auto"/>
            </w:pPr>
            <w:proofErr w:type="spellStart"/>
            <w:r w:rsidRPr="00F450F3">
              <w:t>OuterLimit</w:t>
            </w:r>
            <w:proofErr w:type="spellEnd"/>
          </w:p>
        </w:tc>
        <w:tc>
          <w:tcPr>
            <w:tcW w:w="709" w:type="dxa"/>
          </w:tcPr>
          <w:p w14:paraId="7254A68F" w14:textId="77777777" w:rsidR="00D64344" w:rsidRPr="00A66C15" w:rsidRDefault="00D64344" w:rsidP="00815867">
            <w:pPr>
              <w:spacing w:after="0" w:line="240" w:lineRule="auto"/>
            </w:pPr>
          </w:p>
        </w:tc>
        <w:tc>
          <w:tcPr>
            <w:tcW w:w="709" w:type="dxa"/>
          </w:tcPr>
          <w:p w14:paraId="3486B63C" w14:textId="4D237B33" w:rsidR="00D64344" w:rsidRPr="00A66C15" w:rsidRDefault="00F450F3" w:rsidP="00815867">
            <w:pPr>
              <w:spacing w:after="0" w:line="240" w:lineRule="auto"/>
            </w:pPr>
            <w:r>
              <w:t>C</w:t>
            </w:r>
          </w:p>
        </w:tc>
        <w:tc>
          <w:tcPr>
            <w:tcW w:w="708" w:type="dxa"/>
          </w:tcPr>
          <w:p w14:paraId="2F09E00F" w14:textId="653A2B44" w:rsidR="00D64344" w:rsidRPr="00A66C15" w:rsidRDefault="00F450F3" w:rsidP="00815867">
            <w:pPr>
              <w:spacing w:after="0" w:line="240" w:lineRule="auto"/>
            </w:pPr>
            <w:r>
              <w:t>S</w:t>
            </w:r>
          </w:p>
        </w:tc>
        <w:tc>
          <w:tcPr>
            <w:tcW w:w="709" w:type="dxa"/>
          </w:tcPr>
          <w:p w14:paraId="28E56522" w14:textId="77777777" w:rsidR="00D64344" w:rsidRPr="00A66C15" w:rsidRDefault="00D64344" w:rsidP="00815867">
            <w:pPr>
              <w:spacing w:after="0" w:line="240" w:lineRule="auto"/>
            </w:pPr>
          </w:p>
        </w:tc>
      </w:tr>
      <w:tr w:rsidR="009D094D" w:rsidRPr="00D90A3A" w14:paraId="391BE44F" w14:textId="77777777" w:rsidTr="006C348F">
        <w:tc>
          <w:tcPr>
            <w:tcW w:w="5100" w:type="dxa"/>
          </w:tcPr>
          <w:p w14:paraId="02950143" w14:textId="72C26437" w:rsidR="009D094D" w:rsidRPr="00A66C15" w:rsidRDefault="00F450F3" w:rsidP="00815867">
            <w:pPr>
              <w:spacing w:after="0" w:line="240" w:lineRule="auto"/>
            </w:pPr>
            <w:proofErr w:type="spellStart"/>
            <w:r w:rsidRPr="00F450F3">
              <w:t>PilotBoardingPlace</w:t>
            </w:r>
            <w:proofErr w:type="spellEnd"/>
          </w:p>
        </w:tc>
        <w:tc>
          <w:tcPr>
            <w:tcW w:w="709" w:type="dxa"/>
          </w:tcPr>
          <w:p w14:paraId="295E090F" w14:textId="268B970E" w:rsidR="009D094D" w:rsidRPr="00A66C15" w:rsidRDefault="00F450F3" w:rsidP="00815867">
            <w:pPr>
              <w:spacing w:after="0" w:line="240" w:lineRule="auto"/>
            </w:pPr>
            <w:r>
              <w:t>P</w:t>
            </w:r>
          </w:p>
        </w:tc>
        <w:tc>
          <w:tcPr>
            <w:tcW w:w="709" w:type="dxa"/>
          </w:tcPr>
          <w:p w14:paraId="178E5441" w14:textId="77777777" w:rsidR="009D094D" w:rsidRPr="00A66C15" w:rsidRDefault="009D094D" w:rsidP="00815867">
            <w:pPr>
              <w:spacing w:after="0" w:line="240" w:lineRule="auto"/>
            </w:pPr>
          </w:p>
        </w:tc>
        <w:tc>
          <w:tcPr>
            <w:tcW w:w="708" w:type="dxa"/>
          </w:tcPr>
          <w:p w14:paraId="4A42F6E3" w14:textId="542EBE57" w:rsidR="009D094D" w:rsidRPr="00A66C15" w:rsidRDefault="00F450F3" w:rsidP="00815867">
            <w:pPr>
              <w:spacing w:after="0" w:line="240" w:lineRule="auto"/>
            </w:pPr>
            <w:r>
              <w:t>S</w:t>
            </w:r>
          </w:p>
        </w:tc>
        <w:tc>
          <w:tcPr>
            <w:tcW w:w="709" w:type="dxa"/>
          </w:tcPr>
          <w:p w14:paraId="060641ED" w14:textId="77777777" w:rsidR="009D094D" w:rsidRPr="00A66C15" w:rsidRDefault="009D094D" w:rsidP="00815867">
            <w:pPr>
              <w:spacing w:after="0" w:line="240" w:lineRule="auto"/>
            </w:pPr>
          </w:p>
        </w:tc>
      </w:tr>
      <w:tr w:rsidR="009D094D" w:rsidRPr="00D90A3A" w14:paraId="66E94A2E" w14:textId="77777777" w:rsidTr="006C348F">
        <w:tc>
          <w:tcPr>
            <w:tcW w:w="5100" w:type="dxa"/>
          </w:tcPr>
          <w:p w14:paraId="2E38868E" w14:textId="2A99B6F8" w:rsidR="009D094D" w:rsidRPr="00A66C15" w:rsidRDefault="00F450F3" w:rsidP="00815867">
            <w:pPr>
              <w:spacing w:after="0" w:line="240" w:lineRule="auto"/>
            </w:pPr>
            <w:proofErr w:type="spellStart"/>
            <w:r w:rsidRPr="00F450F3">
              <w:t>SeaplaneLandingArea</w:t>
            </w:r>
            <w:proofErr w:type="spellEnd"/>
          </w:p>
        </w:tc>
        <w:tc>
          <w:tcPr>
            <w:tcW w:w="709" w:type="dxa"/>
          </w:tcPr>
          <w:p w14:paraId="498EB68C" w14:textId="660D2321" w:rsidR="009D094D" w:rsidRPr="00A66C15" w:rsidRDefault="00F450F3" w:rsidP="00815867">
            <w:pPr>
              <w:spacing w:after="0" w:line="240" w:lineRule="auto"/>
            </w:pPr>
            <w:r>
              <w:t>P</w:t>
            </w:r>
          </w:p>
        </w:tc>
        <w:tc>
          <w:tcPr>
            <w:tcW w:w="709" w:type="dxa"/>
          </w:tcPr>
          <w:p w14:paraId="02FE0536" w14:textId="77777777" w:rsidR="009D094D" w:rsidRPr="00A66C15" w:rsidRDefault="009D094D" w:rsidP="00815867">
            <w:pPr>
              <w:spacing w:after="0" w:line="240" w:lineRule="auto"/>
            </w:pPr>
          </w:p>
        </w:tc>
        <w:tc>
          <w:tcPr>
            <w:tcW w:w="708" w:type="dxa"/>
          </w:tcPr>
          <w:p w14:paraId="661A8EC1" w14:textId="21099D6E" w:rsidR="009D094D" w:rsidRPr="00A66C15" w:rsidRDefault="00F450F3" w:rsidP="00815867">
            <w:pPr>
              <w:spacing w:after="0" w:line="240" w:lineRule="auto"/>
            </w:pPr>
            <w:r>
              <w:t>S</w:t>
            </w:r>
          </w:p>
        </w:tc>
        <w:tc>
          <w:tcPr>
            <w:tcW w:w="709" w:type="dxa"/>
          </w:tcPr>
          <w:p w14:paraId="23E36D6A" w14:textId="77777777" w:rsidR="009D094D" w:rsidRPr="00A66C15" w:rsidRDefault="009D094D" w:rsidP="00815867">
            <w:pPr>
              <w:spacing w:after="0" w:line="240" w:lineRule="auto"/>
            </w:pPr>
          </w:p>
        </w:tc>
      </w:tr>
      <w:tr w:rsidR="009D094D" w:rsidRPr="00D90A3A" w14:paraId="6E1DD6EC" w14:textId="77777777" w:rsidTr="006C348F">
        <w:tc>
          <w:tcPr>
            <w:tcW w:w="5100" w:type="dxa"/>
          </w:tcPr>
          <w:p w14:paraId="1ECFBC47" w14:textId="01E53D00" w:rsidR="009D094D" w:rsidRPr="00A66C15" w:rsidRDefault="00F450F3" w:rsidP="00815867">
            <w:pPr>
              <w:spacing w:after="0" w:line="240" w:lineRule="auto"/>
            </w:pPr>
            <w:r w:rsidRPr="00F450F3">
              <w:t>Terminal</w:t>
            </w:r>
          </w:p>
        </w:tc>
        <w:tc>
          <w:tcPr>
            <w:tcW w:w="709" w:type="dxa"/>
          </w:tcPr>
          <w:p w14:paraId="2276A30C" w14:textId="5261D26F" w:rsidR="009D094D" w:rsidRPr="00A66C15" w:rsidRDefault="00F450F3" w:rsidP="00815867">
            <w:pPr>
              <w:spacing w:after="0" w:line="240" w:lineRule="auto"/>
            </w:pPr>
            <w:r>
              <w:t>P</w:t>
            </w:r>
          </w:p>
        </w:tc>
        <w:tc>
          <w:tcPr>
            <w:tcW w:w="709" w:type="dxa"/>
          </w:tcPr>
          <w:p w14:paraId="3C59C020" w14:textId="77777777" w:rsidR="009D094D" w:rsidRPr="00A66C15" w:rsidRDefault="009D094D" w:rsidP="00815867">
            <w:pPr>
              <w:spacing w:after="0" w:line="240" w:lineRule="auto"/>
            </w:pPr>
          </w:p>
        </w:tc>
        <w:tc>
          <w:tcPr>
            <w:tcW w:w="708" w:type="dxa"/>
          </w:tcPr>
          <w:p w14:paraId="5A2C7160" w14:textId="0DD2D754" w:rsidR="009D094D" w:rsidRPr="00A66C15" w:rsidRDefault="00F450F3" w:rsidP="00815867">
            <w:pPr>
              <w:spacing w:after="0" w:line="240" w:lineRule="auto"/>
            </w:pPr>
            <w:r>
              <w:t>S</w:t>
            </w:r>
          </w:p>
        </w:tc>
        <w:tc>
          <w:tcPr>
            <w:tcW w:w="709" w:type="dxa"/>
          </w:tcPr>
          <w:p w14:paraId="76066356" w14:textId="77777777" w:rsidR="009D094D" w:rsidRPr="00A66C15" w:rsidRDefault="009D094D" w:rsidP="00815867">
            <w:pPr>
              <w:spacing w:after="0" w:line="240" w:lineRule="auto"/>
            </w:pPr>
          </w:p>
        </w:tc>
      </w:tr>
      <w:tr w:rsidR="009D094D" w:rsidRPr="00D90A3A" w14:paraId="71458D7C" w14:textId="77777777" w:rsidTr="006C348F">
        <w:tc>
          <w:tcPr>
            <w:tcW w:w="5100" w:type="dxa"/>
          </w:tcPr>
          <w:p w14:paraId="09CAFF2B" w14:textId="4A256539" w:rsidR="009D094D" w:rsidRPr="00A66C15" w:rsidRDefault="00F450F3" w:rsidP="00815867">
            <w:pPr>
              <w:spacing w:after="0" w:line="240" w:lineRule="auto"/>
            </w:pPr>
            <w:proofErr w:type="spellStart"/>
            <w:r w:rsidRPr="00F450F3">
              <w:t>TurningBasin</w:t>
            </w:r>
            <w:proofErr w:type="spellEnd"/>
          </w:p>
        </w:tc>
        <w:tc>
          <w:tcPr>
            <w:tcW w:w="709" w:type="dxa"/>
          </w:tcPr>
          <w:p w14:paraId="4BABC998" w14:textId="77777777" w:rsidR="009D094D" w:rsidRPr="00A66C15" w:rsidRDefault="009D094D" w:rsidP="00815867">
            <w:pPr>
              <w:spacing w:after="0" w:line="240" w:lineRule="auto"/>
            </w:pPr>
          </w:p>
        </w:tc>
        <w:tc>
          <w:tcPr>
            <w:tcW w:w="709" w:type="dxa"/>
          </w:tcPr>
          <w:p w14:paraId="1861B62C" w14:textId="77777777" w:rsidR="009D094D" w:rsidRPr="00A66C15" w:rsidRDefault="009D094D" w:rsidP="00815867">
            <w:pPr>
              <w:spacing w:after="0" w:line="240" w:lineRule="auto"/>
            </w:pPr>
          </w:p>
        </w:tc>
        <w:tc>
          <w:tcPr>
            <w:tcW w:w="708" w:type="dxa"/>
          </w:tcPr>
          <w:p w14:paraId="77966350" w14:textId="584D41CE" w:rsidR="009D094D" w:rsidRPr="00A66C15" w:rsidRDefault="00F450F3" w:rsidP="00815867">
            <w:pPr>
              <w:spacing w:after="0" w:line="240" w:lineRule="auto"/>
            </w:pPr>
            <w:r>
              <w:t>S</w:t>
            </w:r>
          </w:p>
        </w:tc>
        <w:tc>
          <w:tcPr>
            <w:tcW w:w="709" w:type="dxa"/>
          </w:tcPr>
          <w:p w14:paraId="5F6CF024" w14:textId="77777777" w:rsidR="009D094D" w:rsidRPr="00A66C15" w:rsidRDefault="009D094D" w:rsidP="00815867">
            <w:pPr>
              <w:spacing w:after="0" w:line="240" w:lineRule="auto"/>
            </w:pPr>
          </w:p>
        </w:tc>
      </w:tr>
      <w:tr w:rsidR="00D64344" w:rsidRPr="00D90A3A" w14:paraId="2804925E" w14:textId="77777777" w:rsidTr="006C348F">
        <w:tc>
          <w:tcPr>
            <w:tcW w:w="5100" w:type="dxa"/>
          </w:tcPr>
          <w:p w14:paraId="6CC52562" w14:textId="230CF94F" w:rsidR="00D64344" w:rsidRPr="00A66C15" w:rsidRDefault="00F450F3" w:rsidP="00815867">
            <w:pPr>
              <w:spacing w:after="0" w:line="240" w:lineRule="auto"/>
            </w:pPr>
            <w:proofErr w:type="spellStart"/>
            <w:r w:rsidRPr="00F450F3">
              <w:t>WaterwayArea</w:t>
            </w:r>
            <w:proofErr w:type="spellEnd"/>
          </w:p>
        </w:tc>
        <w:tc>
          <w:tcPr>
            <w:tcW w:w="709" w:type="dxa"/>
          </w:tcPr>
          <w:p w14:paraId="62382380" w14:textId="77777777" w:rsidR="00D64344" w:rsidRPr="00A66C15" w:rsidRDefault="00D64344" w:rsidP="00815867">
            <w:pPr>
              <w:spacing w:after="0" w:line="240" w:lineRule="auto"/>
            </w:pPr>
          </w:p>
        </w:tc>
        <w:tc>
          <w:tcPr>
            <w:tcW w:w="709" w:type="dxa"/>
          </w:tcPr>
          <w:p w14:paraId="1EB6CBEE" w14:textId="77777777" w:rsidR="00D64344" w:rsidRPr="00A66C15" w:rsidRDefault="00D64344" w:rsidP="00815867">
            <w:pPr>
              <w:spacing w:after="0" w:line="240" w:lineRule="auto"/>
            </w:pPr>
          </w:p>
        </w:tc>
        <w:tc>
          <w:tcPr>
            <w:tcW w:w="708" w:type="dxa"/>
          </w:tcPr>
          <w:p w14:paraId="65BA288C" w14:textId="43C51B59" w:rsidR="00D64344" w:rsidRPr="00A66C15" w:rsidRDefault="00F450F3" w:rsidP="00815867">
            <w:pPr>
              <w:spacing w:after="0" w:line="240" w:lineRule="auto"/>
            </w:pPr>
            <w:r>
              <w:t>S</w:t>
            </w:r>
          </w:p>
        </w:tc>
        <w:tc>
          <w:tcPr>
            <w:tcW w:w="709" w:type="dxa"/>
          </w:tcPr>
          <w:p w14:paraId="31B280D1" w14:textId="77777777" w:rsidR="00D64344" w:rsidRPr="00A66C15" w:rsidRDefault="00D64344" w:rsidP="00815867">
            <w:pPr>
              <w:spacing w:after="0" w:line="240" w:lineRule="auto"/>
            </w:pPr>
          </w:p>
        </w:tc>
      </w:tr>
      <w:tr w:rsidR="00F450F3" w:rsidRPr="00D90A3A" w14:paraId="32CDE10B" w14:textId="77777777" w:rsidTr="006C348F">
        <w:tc>
          <w:tcPr>
            <w:tcW w:w="7935" w:type="dxa"/>
            <w:gridSpan w:val="5"/>
            <w:shd w:val="clear" w:color="auto" w:fill="D9D9D9" w:themeFill="background1" w:themeFillShade="D9"/>
          </w:tcPr>
          <w:p w14:paraId="39C76DD9" w14:textId="1B441701" w:rsidR="00F450F3" w:rsidRPr="006C348F" w:rsidRDefault="00F450F3" w:rsidP="00815867">
            <w:pPr>
              <w:spacing w:after="0" w:line="240" w:lineRule="auto"/>
              <w:rPr>
                <w:b/>
              </w:rPr>
            </w:pPr>
            <w:r w:rsidRPr="006C348F">
              <w:rPr>
                <w:b/>
              </w:rPr>
              <w:t>Meta and Cartographic Features</w:t>
            </w:r>
          </w:p>
        </w:tc>
      </w:tr>
      <w:tr w:rsidR="006B4DEF" w:rsidRPr="00D90A3A" w14:paraId="4FFF8897" w14:textId="77777777" w:rsidTr="006C348F">
        <w:tc>
          <w:tcPr>
            <w:tcW w:w="5100" w:type="dxa"/>
          </w:tcPr>
          <w:p w14:paraId="156A7DC3" w14:textId="79E84EB3" w:rsidR="006B4DEF" w:rsidRPr="00A66C15" w:rsidRDefault="00F450F3" w:rsidP="00815867">
            <w:pPr>
              <w:spacing w:after="0" w:line="240" w:lineRule="auto"/>
            </w:pPr>
            <w:proofErr w:type="spellStart"/>
            <w:r w:rsidRPr="00F450F3">
              <w:t>DataCoverage</w:t>
            </w:r>
            <w:proofErr w:type="spellEnd"/>
          </w:p>
        </w:tc>
        <w:tc>
          <w:tcPr>
            <w:tcW w:w="709" w:type="dxa"/>
          </w:tcPr>
          <w:p w14:paraId="31675205" w14:textId="77777777" w:rsidR="006B4DEF" w:rsidRPr="00A66C15" w:rsidRDefault="006B4DEF" w:rsidP="00815867">
            <w:pPr>
              <w:spacing w:after="0" w:line="240" w:lineRule="auto"/>
            </w:pPr>
          </w:p>
        </w:tc>
        <w:tc>
          <w:tcPr>
            <w:tcW w:w="709" w:type="dxa"/>
          </w:tcPr>
          <w:p w14:paraId="63C25BC9" w14:textId="77777777" w:rsidR="006B4DEF" w:rsidRPr="00A66C15" w:rsidRDefault="006B4DEF" w:rsidP="00815867">
            <w:pPr>
              <w:spacing w:after="0" w:line="240" w:lineRule="auto"/>
            </w:pPr>
          </w:p>
        </w:tc>
        <w:tc>
          <w:tcPr>
            <w:tcW w:w="708" w:type="dxa"/>
          </w:tcPr>
          <w:p w14:paraId="32482349" w14:textId="602026E8" w:rsidR="006B4DEF" w:rsidRPr="00A66C15" w:rsidRDefault="00F450F3" w:rsidP="00815867">
            <w:pPr>
              <w:spacing w:after="0" w:line="240" w:lineRule="auto"/>
            </w:pPr>
            <w:r>
              <w:t>S</w:t>
            </w:r>
          </w:p>
        </w:tc>
        <w:tc>
          <w:tcPr>
            <w:tcW w:w="709" w:type="dxa"/>
          </w:tcPr>
          <w:p w14:paraId="147E6543" w14:textId="77777777" w:rsidR="006B4DEF" w:rsidRPr="00A66C15" w:rsidRDefault="006B4DEF" w:rsidP="00815867">
            <w:pPr>
              <w:spacing w:after="0" w:line="240" w:lineRule="auto"/>
            </w:pPr>
          </w:p>
        </w:tc>
      </w:tr>
      <w:tr w:rsidR="006B4DEF" w:rsidRPr="00D90A3A" w14:paraId="70DFA029" w14:textId="77777777" w:rsidTr="006C348F">
        <w:tc>
          <w:tcPr>
            <w:tcW w:w="5100" w:type="dxa"/>
          </w:tcPr>
          <w:p w14:paraId="7946437A" w14:textId="3E4281BE" w:rsidR="006B4DEF" w:rsidRPr="00A66C15" w:rsidRDefault="006C348F" w:rsidP="00815867">
            <w:pPr>
              <w:spacing w:after="0" w:line="240" w:lineRule="auto"/>
            </w:pPr>
            <w:bookmarkStart w:id="184" w:name="_GoBack"/>
            <w:proofErr w:type="spellStart"/>
            <w:r w:rsidRPr="006C348F">
              <w:t>QualityOf</w:t>
            </w:r>
            <w:bookmarkEnd w:id="184"/>
            <w:r w:rsidRPr="006C348F">
              <w:t>NonBathymetricData</w:t>
            </w:r>
            <w:proofErr w:type="spellEnd"/>
          </w:p>
        </w:tc>
        <w:tc>
          <w:tcPr>
            <w:tcW w:w="709" w:type="dxa"/>
          </w:tcPr>
          <w:p w14:paraId="179794BC" w14:textId="77777777" w:rsidR="006B4DEF" w:rsidRPr="00A66C15" w:rsidRDefault="006B4DEF" w:rsidP="00815867">
            <w:pPr>
              <w:spacing w:after="0" w:line="240" w:lineRule="auto"/>
            </w:pPr>
          </w:p>
        </w:tc>
        <w:tc>
          <w:tcPr>
            <w:tcW w:w="709" w:type="dxa"/>
          </w:tcPr>
          <w:p w14:paraId="2D31BC0D" w14:textId="77777777" w:rsidR="006B4DEF" w:rsidRPr="00A66C15" w:rsidRDefault="006B4DEF" w:rsidP="00815867">
            <w:pPr>
              <w:spacing w:after="0" w:line="240" w:lineRule="auto"/>
            </w:pPr>
          </w:p>
        </w:tc>
        <w:tc>
          <w:tcPr>
            <w:tcW w:w="708" w:type="dxa"/>
          </w:tcPr>
          <w:p w14:paraId="68080AB3" w14:textId="18783350" w:rsidR="006B4DEF" w:rsidRPr="00A66C15" w:rsidRDefault="006C348F" w:rsidP="00815867">
            <w:pPr>
              <w:spacing w:after="0" w:line="240" w:lineRule="auto"/>
            </w:pPr>
            <w:r>
              <w:t>S</w:t>
            </w:r>
          </w:p>
        </w:tc>
        <w:tc>
          <w:tcPr>
            <w:tcW w:w="709" w:type="dxa"/>
          </w:tcPr>
          <w:p w14:paraId="178F55EA" w14:textId="77777777" w:rsidR="006B4DEF" w:rsidRPr="00A66C15" w:rsidRDefault="006B4DEF" w:rsidP="00815867">
            <w:pPr>
              <w:spacing w:after="0" w:line="240" w:lineRule="auto"/>
            </w:pPr>
          </w:p>
        </w:tc>
      </w:tr>
      <w:tr w:rsidR="00F450F3" w:rsidRPr="00D90A3A" w14:paraId="730870D0" w14:textId="77777777" w:rsidTr="006C348F">
        <w:tc>
          <w:tcPr>
            <w:tcW w:w="5100" w:type="dxa"/>
          </w:tcPr>
          <w:p w14:paraId="118C0DEC" w14:textId="701C01F7" w:rsidR="00F450F3" w:rsidRPr="00A66C15" w:rsidRDefault="006C348F" w:rsidP="00815867">
            <w:pPr>
              <w:spacing w:after="0" w:line="240" w:lineRule="auto"/>
            </w:pPr>
            <w:proofErr w:type="spellStart"/>
            <w:r w:rsidRPr="006C348F">
              <w:t>SoundingDatum</w:t>
            </w:r>
            <w:proofErr w:type="spellEnd"/>
          </w:p>
        </w:tc>
        <w:tc>
          <w:tcPr>
            <w:tcW w:w="709" w:type="dxa"/>
          </w:tcPr>
          <w:p w14:paraId="44FED18E" w14:textId="77777777" w:rsidR="00F450F3" w:rsidRPr="00A66C15" w:rsidRDefault="00F450F3" w:rsidP="00815867">
            <w:pPr>
              <w:spacing w:after="0" w:line="240" w:lineRule="auto"/>
            </w:pPr>
          </w:p>
        </w:tc>
        <w:tc>
          <w:tcPr>
            <w:tcW w:w="709" w:type="dxa"/>
          </w:tcPr>
          <w:p w14:paraId="7EB9FE9D" w14:textId="77777777" w:rsidR="00F450F3" w:rsidRPr="00A66C15" w:rsidRDefault="00F450F3" w:rsidP="00815867">
            <w:pPr>
              <w:spacing w:after="0" w:line="240" w:lineRule="auto"/>
            </w:pPr>
          </w:p>
        </w:tc>
        <w:tc>
          <w:tcPr>
            <w:tcW w:w="708" w:type="dxa"/>
          </w:tcPr>
          <w:p w14:paraId="4069B88F" w14:textId="7D8454C0" w:rsidR="00F450F3" w:rsidRPr="00A66C15" w:rsidRDefault="006C348F" w:rsidP="00815867">
            <w:pPr>
              <w:spacing w:after="0" w:line="240" w:lineRule="auto"/>
            </w:pPr>
            <w:r>
              <w:t>S</w:t>
            </w:r>
          </w:p>
        </w:tc>
        <w:tc>
          <w:tcPr>
            <w:tcW w:w="709" w:type="dxa"/>
          </w:tcPr>
          <w:p w14:paraId="32DA129A" w14:textId="77777777" w:rsidR="00F450F3" w:rsidRPr="00A66C15" w:rsidRDefault="00F450F3" w:rsidP="00815867">
            <w:pPr>
              <w:spacing w:after="0" w:line="240" w:lineRule="auto"/>
            </w:pPr>
          </w:p>
        </w:tc>
      </w:tr>
      <w:tr w:rsidR="00F450F3" w:rsidRPr="00D90A3A" w14:paraId="44DD9D6C" w14:textId="77777777" w:rsidTr="006C348F">
        <w:tc>
          <w:tcPr>
            <w:tcW w:w="5100" w:type="dxa"/>
          </w:tcPr>
          <w:p w14:paraId="007E13E2" w14:textId="7B8A997E" w:rsidR="00F450F3" w:rsidRPr="00A66C15" w:rsidRDefault="006C348F" w:rsidP="00815867">
            <w:pPr>
              <w:spacing w:after="0" w:line="240" w:lineRule="auto"/>
            </w:pPr>
            <w:proofErr w:type="spellStart"/>
            <w:r w:rsidRPr="006C348F">
              <w:t>VerticalDatumOfData</w:t>
            </w:r>
            <w:proofErr w:type="spellEnd"/>
          </w:p>
        </w:tc>
        <w:tc>
          <w:tcPr>
            <w:tcW w:w="709" w:type="dxa"/>
          </w:tcPr>
          <w:p w14:paraId="7FCD78F3" w14:textId="77777777" w:rsidR="00F450F3" w:rsidRPr="00A66C15" w:rsidRDefault="00F450F3" w:rsidP="00815867">
            <w:pPr>
              <w:spacing w:after="0" w:line="240" w:lineRule="auto"/>
            </w:pPr>
          </w:p>
        </w:tc>
        <w:tc>
          <w:tcPr>
            <w:tcW w:w="709" w:type="dxa"/>
          </w:tcPr>
          <w:p w14:paraId="08A5F6CC" w14:textId="77777777" w:rsidR="00F450F3" w:rsidRPr="00A66C15" w:rsidRDefault="00F450F3" w:rsidP="00815867">
            <w:pPr>
              <w:spacing w:after="0" w:line="240" w:lineRule="auto"/>
            </w:pPr>
          </w:p>
        </w:tc>
        <w:tc>
          <w:tcPr>
            <w:tcW w:w="708" w:type="dxa"/>
          </w:tcPr>
          <w:p w14:paraId="61F99A24" w14:textId="0F2F6346" w:rsidR="00F450F3" w:rsidRPr="00A66C15" w:rsidRDefault="006C348F" w:rsidP="00815867">
            <w:pPr>
              <w:spacing w:after="0" w:line="240" w:lineRule="auto"/>
            </w:pPr>
            <w:r>
              <w:t>S</w:t>
            </w:r>
          </w:p>
        </w:tc>
        <w:tc>
          <w:tcPr>
            <w:tcW w:w="709" w:type="dxa"/>
          </w:tcPr>
          <w:p w14:paraId="3F9B5376" w14:textId="77777777" w:rsidR="00F450F3" w:rsidRPr="00A66C15" w:rsidRDefault="00F450F3" w:rsidP="00815867">
            <w:pPr>
              <w:spacing w:after="0" w:line="240" w:lineRule="auto"/>
            </w:pPr>
          </w:p>
        </w:tc>
      </w:tr>
      <w:tr w:rsidR="00F450F3" w:rsidRPr="00D90A3A" w14:paraId="46221C61" w14:textId="77777777" w:rsidTr="006C348F">
        <w:tc>
          <w:tcPr>
            <w:tcW w:w="5100" w:type="dxa"/>
          </w:tcPr>
          <w:p w14:paraId="397E1B3D" w14:textId="071BE440" w:rsidR="00F450F3" w:rsidRPr="00A66C15" w:rsidRDefault="006C348F" w:rsidP="00815867">
            <w:pPr>
              <w:spacing w:after="0" w:line="240" w:lineRule="auto"/>
            </w:pPr>
            <w:proofErr w:type="spellStart"/>
            <w:r w:rsidRPr="006C348F">
              <w:lastRenderedPageBreak/>
              <w:t>TextPlacement</w:t>
            </w:r>
            <w:proofErr w:type="spellEnd"/>
          </w:p>
        </w:tc>
        <w:tc>
          <w:tcPr>
            <w:tcW w:w="709" w:type="dxa"/>
          </w:tcPr>
          <w:p w14:paraId="35E7B805" w14:textId="716341ED" w:rsidR="00F450F3" w:rsidRPr="00A66C15" w:rsidRDefault="0024618B" w:rsidP="00815867">
            <w:pPr>
              <w:spacing w:after="0" w:line="240" w:lineRule="auto"/>
            </w:pPr>
            <w:ins w:id="185" w:author="Raphael Malyankar" w:date="2023-01-10T14:24:00Z">
              <w:r>
                <w:t>P</w:t>
              </w:r>
            </w:ins>
          </w:p>
        </w:tc>
        <w:tc>
          <w:tcPr>
            <w:tcW w:w="709" w:type="dxa"/>
          </w:tcPr>
          <w:p w14:paraId="158B6EE3" w14:textId="77777777" w:rsidR="00F450F3" w:rsidRPr="00A66C15" w:rsidRDefault="00F450F3" w:rsidP="00815867">
            <w:pPr>
              <w:spacing w:after="0" w:line="240" w:lineRule="auto"/>
            </w:pPr>
          </w:p>
        </w:tc>
        <w:tc>
          <w:tcPr>
            <w:tcW w:w="708" w:type="dxa"/>
          </w:tcPr>
          <w:p w14:paraId="2129B07E" w14:textId="54101210" w:rsidR="00F450F3" w:rsidRPr="00A66C15" w:rsidRDefault="006C348F" w:rsidP="00815867">
            <w:pPr>
              <w:spacing w:after="0" w:line="240" w:lineRule="auto"/>
            </w:pPr>
            <w:del w:id="186" w:author="Raphael Malyankar" w:date="2023-01-10T14:24:00Z">
              <w:r w:rsidDel="0024618B">
                <w:delText>S</w:delText>
              </w:r>
            </w:del>
          </w:p>
        </w:tc>
        <w:tc>
          <w:tcPr>
            <w:tcW w:w="709" w:type="dxa"/>
          </w:tcPr>
          <w:p w14:paraId="576483D3" w14:textId="77777777" w:rsidR="00F450F3" w:rsidRPr="00A66C15" w:rsidRDefault="00F450F3" w:rsidP="00815867">
            <w:pPr>
              <w:spacing w:after="0" w:line="240" w:lineRule="auto"/>
            </w:pPr>
          </w:p>
        </w:tc>
      </w:tr>
    </w:tbl>
    <w:p w14:paraId="35C495F0" w14:textId="77777777" w:rsidR="00507CA5" w:rsidRDefault="00507CA5" w:rsidP="00507CA5">
      <w:bookmarkStart w:id="187" w:name="_Toc490817296"/>
      <w:bookmarkStart w:id="188" w:name="_Toc451843227"/>
    </w:p>
    <w:p w14:paraId="284CE4D5" w14:textId="74DF4E1D" w:rsidR="00D64344" w:rsidRPr="00A66C15" w:rsidRDefault="00D64344" w:rsidP="00716062">
      <w:pPr>
        <w:pStyle w:val="Heading3"/>
      </w:pPr>
      <w:bookmarkStart w:id="189" w:name="_Toc120214332"/>
      <w:r w:rsidRPr="00A66C15">
        <w:t>Capture density guideline</w:t>
      </w:r>
      <w:bookmarkEnd w:id="187"/>
      <w:bookmarkEnd w:id="188"/>
      <w:bookmarkEnd w:id="189"/>
    </w:p>
    <w:p w14:paraId="3230F6F4" w14:textId="77777777" w:rsidR="00371C3D" w:rsidRDefault="00371C3D" w:rsidP="00D64344">
      <w:pPr>
        <w:rPr>
          <w:rFonts w:cstheme="minorHAnsi"/>
        </w:rPr>
      </w:pPr>
      <w:r w:rsidRPr="00371C3D">
        <w:rPr>
          <w:rFonts w:cstheme="minorHAnsi"/>
        </w:rPr>
        <w:t xml:space="preserve">Coordinate density can have a significant impact on file size and system performance. A rule of thumb is to limit the coordinate density to 0.3 mm at maximum permitted display scale. For a </w:t>
      </w:r>
      <w:proofErr w:type="spellStart"/>
      <w:r w:rsidRPr="00371C3D">
        <w:rPr>
          <w:rFonts w:cstheme="minorHAnsi"/>
        </w:rPr>
        <w:t>scaleless</w:t>
      </w:r>
      <w:proofErr w:type="spellEnd"/>
      <w:r w:rsidRPr="00371C3D">
        <w:rPr>
          <w:rFonts w:cstheme="minorHAnsi"/>
        </w:rPr>
        <w:t xml:space="preserve"> product, the producer should keep in mind the expected scale range for typical use and the density of coordinates needed to suit the needs of the product.</w:t>
      </w:r>
    </w:p>
    <w:p w14:paraId="28F381B1" w14:textId="47DE3200" w:rsidR="00D64344" w:rsidRPr="00A66C15" w:rsidRDefault="00D64344" w:rsidP="00D64344">
      <w:pPr>
        <w:rPr>
          <w:rFonts w:cstheme="minorHAnsi"/>
        </w:rPr>
      </w:pPr>
      <w:r w:rsidRPr="00ED455F">
        <w:rPr>
          <w:rFonts w:cstheme="minorHAnsi"/>
        </w:rPr>
        <w:t xml:space="preserve">The capture density will follow the recommendation of the S-101 (ENC) DCEG, </w:t>
      </w:r>
      <w:r w:rsidR="00B66206">
        <w:rPr>
          <w:rFonts w:cstheme="minorHAnsi"/>
        </w:rPr>
        <w:t>which</w:t>
      </w:r>
      <w:r w:rsidR="00B66206" w:rsidRPr="00ED455F">
        <w:rPr>
          <w:rFonts w:cstheme="minorHAnsi"/>
        </w:rPr>
        <w:t xml:space="preserve"> </w:t>
      </w:r>
      <w:r w:rsidRPr="00ED455F">
        <w:rPr>
          <w:rFonts w:cstheme="minorHAnsi"/>
        </w:rPr>
        <w:t xml:space="preserve">states curves and </w:t>
      </w:r>
      <w:r w:rsidRPr="00A66C15">
        <w:rPr>
          <w:rFonts w:cstheme="minorHAnsi"/>
        </w:rPr>
        <w:t>surface boundaries should not be encoded at a point density greater than 0.3 mm at permitted display scale.</w:t>
      </w:r>
    </w:p>
    <w:p w14:paraId="20C333A0" w14:textId="77777777" w:rsidR="00D64344" w:rsidRPr="00A66C15" w:rsidRDefault="00D64344" w:rsidP="00D64344">
      <w:pPr>
        <w:rPr>
          <w:rFonts w:cstheme="minorHAnsi"/>
        </w:rPr>
      </w:pPr>
      <w:r w:rsidRPr="00A66C15">
        <w:rPr>
          <w:rFonts w:cstheme="minorHAnsi"/>
        </w:rPr>
        <w:t>A curve consists of one or more curve segments.  Each curve segment is defined as a loxodromic line on WGS84, or as an arc or circle.  Long lines may need to have additional coordinates inserted to cater for the effects of projection change.</w:t>
      </w:r>
    </w:p>
    <w:p w14:paraId="7BA0502C" w14:textId="77777777" w:rsidR="00D64344" w:rsidRPr="00A66C15" w:rsidRDefault="00D64344" w:rsidP="00D64344">
      <w:pPr>
        <w:rPr>
          <w:rFonts w:cstheme="minorHAnsi"/>
        </w:rPr>
      </w:pPr>
      <w:r w:rsidRPr="00A66C15">
        <w:rPr>
          <w:rFonts w:cstheme="minorHAnsi"/>
        </w:rPr>
        <w:t>The presentation of line styles may be affected by curve length.  Therefore, the encoder must be aware that splitting a curve into numerous small curves may result in poor symbolization.</w:t>
      </w:r>
    </w:p>
    <w:p w14:paraId="50309A06" w14:textId="77777777" w:rsidR="00D64344" w:rsidRPr="00A66C15" w:rsidRDefault="00D64344" w:rsidP="00716062">
      <w:pPr>
        <w:pStyle w:val="Heading2"/>
      </w:pPr>
      <w:bookmarkStart w:id="190" w:name="_Toc460180695"/>
      <w:bookmarkStart w:id="191" w:name="_Toc451254948"/>
      <w:bookmarkStart w:id="192" w:name="_Toc490817297"/>
      <w:bookmarkStart w:id="193" w:name="_Toc120214333"/>
      <w:bookmarkEnd w:id="190"/>
      <w:r w:rsidRPr="00A66C15">
        <w:t>Attributes</w:t>
      </w:r>
      <w:bookmarkEnd w:id="191"/>
      <w:bookmarkEnd w:id="192"/>
      <w:bookmarkEnd w:id="193"/>
    </w:p>
    <w:p w14:paraId="7391C3B3" w14:textId="07380365" w:rsidR="00D64344" w:rsidRPr="00ED455F" w:rsidRDefault="00D64344" w:rsidP="00D64344">
      <w:pPr>
        <w:rPr>
          <w:rFonts w:cstheme="minorHAnsi"/>
        </w:rPr>
      </w:pPr>
      <w:r w:rsidRPr="00ED455F">
        <w:rPr>
          <w:rFonts w:cstheme="minorHAnsi"/>
        </w:rPr>
        <w:t xml:space="preserve">Attributes may be simple type or complex type.  Complex (C) attributes are aggregates of other attributes that can be simple type or complex type attributes.  Simple (S) attributes are assigned to one of the types collected at clause </w:t>
      </w:r>
      <w:r w:rsidRPr="002043C5">
        <w:rPr>
          <w:rFonts w:cstheme="minorHAnsi"/>
        </w:rPr>
        <w:fldChar w:fldCharType="begin"/>
      </w:r>
      <w:r w:rsidRPr="002043C5">
        <w:rPr>
          <w:rFonts w:cstheme="minorHAnsi"/>
        </w:rPr>
        <w:instrText xml:space="preserve"> REF _Ref433051035 \r \h  \* MERGEFORMAT </w:instrText>
      </w:r>
      <w:r w:rsidRPr="002043C5">
        <w:rPr>
          <w:rFonts w:cstheme="minorHAnsi"/>
        </w:rPr>
      </w:r>
      <w:r w:rsidRPr="002043C5">
        <w:rPr>
          <w:rFonts w:cstheme="minorHAnsi"/>
        </w:rPr>
        <w:fldChar w:fldCharType="separate"/>
      </w:r>
      <w:r w:rsidR="00EE3F7C" w:rsidRPr="00EE3F7C">
        <w:rPr>
          <w:rStyle w:val="internallink"/>
          <w:color w:val="auto"/>
        </w:rPr>
        <w:t>2.4.1</w:t>
      </w:r>
      <w:r w:rsidRPr="002043C5">
        <w:rPr>
          <w:rFonts w:cstheme="minorHAnsi"/>
        </w:rPr>
        <w:fldChar w:fldCharType="end"/>
      </w:r>
      <w:r w:rsidRPr="00ED455F">
        <w:rPr>
          <w:rFonts w:cstheme="minorHAnsi"/>
        </w:rPr>
        <w:t>.</w:t>
      </w:r>
    </w:p>
    <w:p w14:paraId="3A0D9CF8" w14:textId="77777777" w:rsidR="00D64344" w:rsidRPr="00A66C15" w:rsidRDefault="00D64344" w:rsidP="00D64344">
      <w:pPr>
        <w:rPr>
          <w:rFonts w:cstheme="minorHAnsi"/>
        </w:rPr>
      </w:pPr>
      <w:r w:rsidRPr="00A66C15">
        <w:rPr>
          <w:rFonts w:cstheme="minorHAnsi"/>
        </w:rPr>
        <w:t>The binding of attributes to a feature, the binding of attributes to attributes to construct complex attributes, and attribute multiplicity are all defined in the Feature Catalogue.</w:t>
      </w:r>
    </w:p>
    <w:p w14:paraId="374BA226" w14:textId="77777777" w:rsidR="00D64344" w:rsidRPr="00A66C15" w:rsidRDefault="00D64344" w:rsidP="00D64344">
      <w:pPr>
        <w:rPr>
          <w:rFonts w:cstheme="minorHAnsi"/>
        </w:rPr>
      </w:pPr>
      <w:r w:rsidRPr="00A66C15">
        <w:rPr>
          <w:rFonts w:cstheme="minorHAnsi"/>
        </w:rPr>
        <w:t>Within this document, the allowable attributes are included in the description of each feature, as well as the allowable values for enumeration type attributes.</w:t>
      </w:r>
    </w:p>
    <w:p w14:paraId="6B984D4A" w14:textId="77777777" w:rsidR="00D64344" w:rsidRPr="00A66C15" w:rsidRDefault="00D64344" w:rsidP="00716062">
      <w:pPr>
        <w:pStyle w:val="Heading3"/>
      </w:pPr>
      <w:bookmarkStart w:id="194" w:name="_Toc490817298"/>
      <w:bookmarkStart w:id="195" w:name="_Toc451254949"/>
      <w:bookmarkStart w:id="196" w:name="_Ref433051035"/>
      <w:bookmarkStart w:id="197" w:name="_Toc120214334"/>
      <w:r w:rsidRPr="00A66C15">
        <w:t>Simple attribute types</w:t>
      </w:r>
      <w:bookmarkEnd w:id="194"/>
      <w:bookmarkEnd w:id="195"/>
      <w:bookmarkEnd w:id="196"/>
      <w:bookmarkEnd w:id="197"/>
    </w:p>
    <w:p w14:paraId="4CDA06A5" w14:textId="6C6B38A1" w:rsidR="00D64344" w:rsidRPr="00ED455F" w:rsidRDefault="00D64344" w:rsidP="00D64344">
      <w:pPr>
        <w:rPr>
          <w:rFonts w:cstheme="minorHAnsi"/>
        </w:rPr>
      </w:pPr>
      <w:r w:rsidRPr="00ED455F">
        <w:rPr>
          <w:rFonts w:cstheme="minorHAnsi"/>
        </w:rPr>
        <w:t xml:space="preserve">Each simple attribute (S) is assigned to one of attribute types in </w:t>
      </w:r>
      <w:r w:rsidR="00507CA5">
        <w:rPr>
          <w:rFonts w:cstheme="minorHAnsi"/>
        </w:rPr>
        <w:fldChar w:fldCharType="begin"/>
      </w:r>
      <w:r w:rsidR="00507CA5">
        <w:rPr>
          <w:rFonts w:cstheme="minorHAnsi"/>
        </w:rPr>
        <w:instrText xml:space="preserve"> REF _Ref113140823 \h </w:instrText>
      </w:r>
      <w:r w:rsidR="00507CA5">
        <w:rPr>
          <w:rFonts w:cstheme="minorHAnsi"/>
        </w:rPr>
      </w:r>
      <w:r w:rsidR="00507CA5">
        <w:rPr>
          <w:rFonts w:cstheme="minorHAnsi"/>
        </w:rPr>
        <w:fldChar w:fldCharType="separate"/>
      </w:r>
      <w:r w:rsidR="00EE3F7C">
        <w:t xml:space="preserve">Table </w:t>
      </w:r>
      <w:r w:rsidR="00EE3F7C">
        <w:rPr>
          <w:noProof/>
        </w:rPr>
        <w:t>2</w:t>
      </w:r>
      <w:r w:rsidR="00EE3F7C">
        <w:t>.</w:t>
      </w:r>
      <w:r w:rsidR="00EE3F7C">
        <w:rPr>
          <w:noProof/>
        </w:rPr>
        <w:t>2</w:t>
      </w:r>
      <w:r w:rsidR="00507CA5">
        <w:rPr>
          <w:rFonts w:cstheme="minorHAnsi"/>
        </w:rPr>
        <w:fldChar w:fldCharType="end"/>
      </w:r>
      <w:r w:rsidR="00507CA5">
        <w:rPr>
          <w:rFonts w:cstheme="minorHAnsi"/>
        </w:rPr>
        <w:t xml:space="preserve"> </w:t>
      </w:r>
      <w:r w:rsidRPr="00ED455F">
        <w:rPr>
          <w:rFonts w:cstheme="minorHAnsi"/>
        </w:rPr>
        <w:t>(in alphabetic order):</w:t>
      </w:r>
    </w:p>
    <w:p w14:paraId="59AF0592" w14:textId="0CD4C181" w:rsidR="00507CA5" w:rsidRDefault="00507CA5" w:rsidP="00507CA5">
      <w:pPr>
        <w:pStyle w:val="Caption"/>
        <w:keepNext/>
      </w:pPr>
      <w:bookmarkStart w:id="198" w:name="_Ref113140823"/>
      <w:r>
        <w:t xml:space="preserve">Table </w:t>
      </w:r>
      <w:ins w:id="199" w:author="Raphael Malyankar" w:date="2022-11-19T22:29:00Z">
        <w:r w:rsidR="00AE503C">
          <w:fldChar w:fldCharType="begin"/>
        </w:r>
        <w:r w:rsidR="00AE503C">
          <w:instrText xml:space="preserve"> STYLEREF 1 \s </w:instrText>
        </w:r>
      </w:ins>
      <w:r w:rsidR="00AE503C">
        <w:fldChar w:fldCharType="separate"/>
      </w:r>
      <w:r w:rsidR="00AE503C">
        <w:rPr>
          <w:noProof/>
        </w:rPr>
        <w:t>2</w:t>
      </w:r>
      <w:ins w:id="200" w:author="Raphael Malyankar" w:date="2022-11-19T22:29:00Z">
        <w:r w:rsidR="00AE503C">
          <w:fldChar w:fldCharType="end"/>
        </w:r>
        <w:r w:rsidR="00AE503C">
          <w:t>.</w:t>
        </w:r>
        <w:r w:rsidR="00AE503C">
          <w:fldChar w:fldCharType="begin"/>
        </w:r>
        <w:r w:rsidR="00AE503C">
          <w:instrText xml:space="preserve"> SEQ Table \* ARABIC \s 1 </w:instrText>
        </w:r>
      </w:ins>
      <w:r w:rsidR="00AE503C">
        <w:fldChar w:fldCharType="separate"/>
      </w:r>
      <w:ins w:id="201" w:author="Raphael Malyankar" w:date="2022-11-19T22:29:00Z">
        <w:r w:rsidR="00AE503C">
          <w:rPr>
            <w:noProof/>
          </w:rPr>
          <w:t>2</w:t>
        </w:r>
        <w:r w:rsidR="00AE503C">
          <w:fldChar w:fldCharType="end"/>
        </w:r>
      </w:ins>
      <w:del w:id="202" w:author="Raphael Malyankar" w:date="2022-11-17T22:51:00Z">
        <w:r w:rsidR="00DF2DB9" w:rsidDel="00524288">
          <w:fldChar w:fldCharType="begin"/>
        </w:r>
        <w:r w:rsidR="00DF2DB9" w:rsidDel="00524288">
          <w:delInstrText xml:space="preserve"> STYLEREF 1 \s </w:delInstrText>
        </w:r>
        <w:r w:rsidR="00DF2DB9" w:rsidDel="00524288">
          <w:fldChar w:fldCharType="separate"/>
        </w:r>
        <w:r w:rsidR="00EE3F7C" w:rsidDel="00524288">
          <w:rPr>
            <w:noProof/>
          </w:rPr>
          <w:delText>2</w:delText>
        </w:r>
        <w:r w:rsidR="00DF2DB9" w:rsidDel="00524288">
          <w:fldChar w:fldCharType="end"/>
        </w:r>
        <w:r w:rsidR="00DF2DB9" w:rsidDel="00524288">
          <w:delText>.</w:delText>
        </w:r>
        <w:r w:rsidR="00DF2DB9" w:rsidDel="00524288">
          <w:fldChar w:fldCharType="begin"/>
        </w:r>
        <w:r w:rsidR="00DF2DB9" w:rsidDel="00524288">
          <w:delInstrText xml:space="preserve"> SEQ Table \* ARABIC \s 1 </w:delInstrText>
        </w:r>
        <w:r w:rsidR="00DF2DB9" w:rsidDel="00524288">
          <w:fldChar w:fldCharType="separate"/>
        </w:r>
        <w:r w:rsidR="00EE3F7C" w:rsidDel="00524288">
          <w:rPr>
            <w:noProof/>
          </w:rPr>
          <w:delText>2</w:delText>
        </w:r>
        <w:r w:rsidR="00DF2DB9" w:rsidDel="00524288">
          <w:fldChar w:fldCharType="end"/>
        </w:r>
      </w:del>
      <w:bookmarkEnd w:id="198"/>
      <w:r>
        <w:t xml:space="preserve"> - Simple attribute types</w:t>
      </w:r>
    </w:p>
    <w:tbl>
      <w:tblPr>
        <w:tblW w:w="912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top w:w="58" w:type="dxa"/>
          <w:left w:w="115" w:type="dxa"/>
          <w:bottom w:w="58" w:type="dxa"/>
          <w:right w:w="115" w:type="dxa"/>
        </w:tblCellMar>
        <w:tblLook w:val="04A0" w:firstRow="1" w:lastRow="0" w:firstColumn="1" w:lastColumn="0" w:noHBand="0" w:noVBand="1"/>
      </w:tblPr>
      <w:tblGrid>
        <w:gridCol w:w="959"/>
        <w:gridCol w:w="1122"/>
        <w:gridCol w:w="7044"/>
      </w:tblGrid>
      <w:tr w:rsidR="00D64344" w:rsidRPr="00D90A3A" w14:paraId="78B69A5D" w14:textId="77777777" w:rsidTr="00507CA5">
        <w:tc>
          <w:tcPr>
            <w:tcW w:w="959" w:type="dxa"/>
            <w:shd w:val="clear" w:color="auto" w:fill="BFBFBF" w:themeFill="background1" w:themeFillShade="BF"/>
            <w:hideMark/>
          </w:tcPr>
          <w:p w14:paraId="633DBE08" w14:textId="77777777" w:rsidR="00D64344" w:rsidRPr="00A66C15" w:rsidRDefault="00D64344" w:rsidP="00507CA5">
            <w:pPr>
              <w:pStyle w:val="BodyText"/>
              <w:spacing w:after="0" w:line="240" w:lineRule="auto"/>
              <w:rPr>
                <w:rFonts w:asciiTheme="minorHAnsi" w:hAnsiTheme="minorHAnsi" w:cstheme="minorHAnsi"/>
                <w:b/>
              </w:rPr>
            </w:pPr>
            <w:proofErr w:type="spellStart"/>
            <w:r w:rsidRPr="00A66C15">
              <w:rPr>
                <w:rFonts w:asciiTheme="minorHAnsi" w:hAnsiTheme="minorHAnsi" w:cstheme="minorHAnsi"/>
                <w:b/>
              </w:rPr>
              <w:t>Abbre</w:t>
            </w:r>
            <w:proofErr w:type="spellEnd"/>
            <w:r w:rsidRPr="00A66C15">
              <w:rPr>
                <w:rFonts w:asciiTheme="minorHAnsi" w:hAnsiTheme="minorHAnsi" w:cstheme="minorHAnsi"/>
                <w:b/>
              </w:rPr>
              <w:br/>
            </w:r>
            <w:proofErr w:type="spellStart"/>
            <w:r w:rsidRPr="00A66C15">
              <w:rPr>
                <w:rFonts w:asciiTheme="minorHAnsi" w:hAnsiTheme="minorHAnsi" w:cstheme="minorHAnsi"/>
                <w:b/>
              </w:rPr>
              <w:t>viation</w:t>
            </w:r>
            <w:proofErr w:type="spellEnd"/>
          </w:p>
        </w:tc>
        <w:tc>
          <w:tcPr>
            <w:tcW w:w="1122" w:type="dxa"/>
            <w:shd w:val="clear" w:color="auto" w:fill="BFBFBF" w:themeFill="background1" w:themeFillShade="BF"/>
            <w:hideMark/>
          </w:tcPr>
          <w:p w14:paraId="52B02DCB" w14:textId="77777777" w:rsidR="00D64344" w:rsidRPr="00A66C15" w:rsidRDefault="00D64344" w:rsidP="00507CA5">
            <w:pPr>
              <w:pStyle w:val="BodyText"/>
              <w:spacing w:after="0" w:line="240" w:lineRule="auto"/>
              <w:rPr>
                <w:rFonts w:asciiTheme="minorHAnsi" w:hAnsiTheme="minorHAnsi" w:cstheme="minorHAnsi"/>
                <w:b/>
              </w:rPr>
            </w:pPr>
            <w:r w:rsidRPr="00A66C15">
              <w:rPr>
                <w:rFonts w:asciiTheme="minorHAnsi" w:hAnsiTheme="minorHAnsi" w:cstheme="minorHAnsi"/>
                <w:b/>
              </w:rPr>
              <w:t>Attribute type</w:t>
            </w:r>
          </w:p>
        </w:tc>
        <w:tc>
          <w:tcPr>
            <w:tcW w:w="7044" w:type="dxa"/>
            <w:shd w:val="clear" w:color="auto" w:fill="BFBFBF" w:themeFill="background1" w:themeFillShade="BF"/>
            <w:hideMark/>
          </w:tcPr>
          <w:p w14:paraId="4BD9AC5F" w14:textId="77777777" w:rsidR="00D64344" w:rsidRPr="00A66C15" w:rsidRDefault="00D64344" w:rsidP="00507CA5">
            <w:pPr>
              <w:pStyle w:val="BodyText"/>
              <w:spacing w:after="0" w:line="240" w:lineRule="auto"/>
              <w:rPr>
                <w:rFonts w:asciiTheme="minorHAnsi" w:hAnsiTheme="minorHAnsi" w:cstheme="minorHAnsi"/>
                <w:b/>
              </w:rPr>
            </w:pPr>
            <w:r w:rsidRPr="00A66C15">
              <w:rPr>
                <w:rFonts w:asciiTheme="minorHAnsi" w:hAnsiTheme="minorHAnsi" w:cstheme="minorHAnsi"/>
                <w:b/>
              </w:rPr>
              <w:t>Description</w:t>
            </w:r>
          </w:p>
        </w:tc>
      </w:tr>
      <w:tr w:rsidR="00D64344" w:rsidRPr="00D90A3A" w14:paraId="3E046E8C" w14:textId="77777777" w:rsidTr="00507CA5">
        <w:tc>
          <w:tcPr>
            <w:tcW w:w="959" w:type="dxa"/>
            <w:hideMark/>
          </w:tcPr>
          <w:p w14:paraId="104CEA88" w14:textId="77777777" w:rsidR="00D64344" w:rsidRPr="00ED455F" w:rsidRDefault="00D64344" w:rsidP="00507CA5">
            <w:pPr>
              <w:spacing w:after="0" w:line="240" w:lineRule="auto"/>
              <w:rPr>
                <w:rFonts w:cstheme="minorHAnsi"/>
              </w:rPr>
            </w:pPr>
            <w:r w:rsidRPr="00ED455F">
              <w:rPr>
                <w:rFonts w:cstheme="minorHAnsi"/>
              </w:rPr>
              <w:t>BO</w:t>
            </w:r>
          </w:p>
        </w:tc>
        <w:tc>
          <w:tcPr>
            <w:tcW w:w="1122" w:type="dxa"/>
            <w:hideMark/>
          </w:tcPr>
          <w:p w14:paraId="71CE29E9" w14:textId="77777777" w:rsidR="00D64344" w:rsidRPr="00A66C15" w:rsidRDefault="00D64344" w:rsidP="00507CA5">
            <w:pPr>
              <w:spacing w:after="0" w:line="240" w:lineRule="auto"/>
              <w:rPr>
                <w:rFonts w:cstheme="minorHAnsi"/>
              </w:rPr>
            </w:pPr>
            <w:r w:rsidRPr="00A66C15">
              <w:rPr>
                <w:rFonts w:cstheme="minorHAnsi"/>
              </w:rPr>
              <w:t>Boolean</w:t>
            </w:r>
          </w:p>
        </w:tc>
        <w:tc>
          <w:tcPr>
            <w:tcW w:w="7044" w:type="dxa"/>
            <w:hideMark/>
          </w:tcPr>
          <w:p w14:paraId="0D2ACCEE" w14:textId="77777777" w:rsidR="00D64344" w:rsidRPr="00A66C15" w:rsidRDefault="00D64344" w:rsidP="00507CA5">
            <w:pPr>
              <w:spacing w:after="0" w:line="240" w:lineRule="auto"/>
              <w:rPr>
                <w:rFonts w:cstheme="minorHAnsi"/>
              </w:rPr>
            </w:pPr>
            <w:r w:rsidRPr="00A66C15">
              <w:rPr>
                <w:rFonts w:cstheme="minorHAnsi"/>
              </w:rPr>
              <w:t>A value representing binary logic.  The value can be either True or False.  The default state for Boolean type attributes (i.e. where the attribute is not populated for the feature) is False.</w:t>
            </w:r>
          </w:p>
        </w:tc>
      </w:tr>
      <w:tr w:rsidR="00D64344" w:rsidRPr="00D90A3A" w14:paraId="33058318" w14:textId="77777777" w:rsidTr="00507CA5">
        <w:tc>
          <w:tcPr>
            <w:tcW w:w="959" w:type="dxa"/>
            <w:hideMark/>
          </w:tcPr>
          <w:p w14:paraId="4B11D184" w14:textId="77777777" w:rsidR="00D64344" w:rsidRPr="00ED455F" w:rsidRDefault="00D64344" w:rsidP="00507CA5">
            <w:pPr>
              <w:spacing w:after="0" w:line="240" w:lineRule="auto"/>
              <w:rPr>
                <w:rFonts w:cstheme="minorHAnsi"/>
              </w:rPr>
            </w:pPr>
            <w:r w:rsidRPr="00ED455F">
              <w:rPr>
                <w:rFonts w:cstheme="minorHAnsi"/>
              </w:rPr>
              <w:t>CL</w:t>
            </w:r>
          </w:p>
        </w:tc>
        <w:tc>
          <w:tcPr>
            <w:tcW w:w="1122" w:type="dxa"/>
            <w:hideMark/>
          </w:tcPr>
          <w:p w14:paraId="059F9AEF" w14:textId="77777777" w:rsidR="00D64344" w:rsidRPr="00A66C15" w:rsidRDefault="00D64344" w:rsidP="00507CA5">
            <w:pPr>
              <w:spacing w:after="0" w:line="240" w:lineRule="auto"/>
              <w:rPr>
                <w:rFonts w:cstheme="minorHAnsi"/>
              </w:rPr>
            </w:pPr>
            <w:r w:rsidRPr="00A66C15">
              <w:rPr>
                <w:rFonts w:cstheme="minorHAnsi"/>
              </w:rPr>
              <w:t>Code List</w:t>
            </w:r>
          </w:p>
        </w:tc>
        <w:tc>
          <w:tcPr>
            <w:tcW w:w="7044" w:type="dxa"/>
            <w:hideMark/>
          </w:tcPr>
          <w:p w14:paraId="57077E77" w14:textId="77777777" w:rsidR="00D64344" w:rsidRPr="00A66C15" w:rsidRDefault="00D64344" w:rsidP="00507CA5">
            <w:pPr>
              <w:spacing w:after="0" w:line="240" w:lineRule="auto"/>
              <w:rPr>
                <w:rFonts w:cstheme="minorHAnsi"/>
              </w:rPr>
            </w:pPr>
            <w:r w:rsidRPr="00A66C15">
              <w:rPr>
                <w:rFonts w:cstheme="minorHAnsi"/>
              </w:rPr>
              <w:t xml:space="preserve">A type of flexible enumeration (see “EN” below).  A code list type is a list of literals which may be extended only in conformance with specified rules. Attributes of a code list type may take values from the list or other values which are defined according to the rules. The rules should be part of the specification of the individual </w:t>
            </w:r>
            <w:proofErr w:type="spellStart"/>
            <w:r w:rsidRPr="00A66C15">
              <w:rPr>
                <w:rFonts w:cstheme="minorHAnsi"/>
              </w:rPr>
              <w:t>codelist</w:t>
            </w:r>
            <w:proofErr w:type="spellEnd"/>
            <w:r w:rsidRPr="00A66C15">
              <w:rPr>
                <w:rFonts w:cstheme="minorHAnsi"/>
              </w:rPr>
              <w:t xml:space="preserve"> type.  A code list could either be closed (fixed) or open (extensible).</w:t>
            </w:r>
          </w:p>
          <w:p w14:paraId="558B8B8C" w14:textId="77777777" w:rsidR="00D64344" w:rsidRPr="00A66C15" w:rsidRDefault="00D64344" w:rsidP="00507CA5">
            <w:pPr>
              <w:spacing w:after="0" w:line="240" w:lineRule="auto"/>
              <w:rPr>
                <w:rFonts w:cstheme="minorHAnsi"/>
              </w:rPr>
            </w:pPr>
            <w:r w:rsidRPr="00A66C15">
              <w:rPr>
                <w:rFonts w:cstheme="minorHAnsi"/>
              </w:rPr>
              <w:t xml:space="preserve">A code list type has the following properties: </w:t>
            </w:r>
          </w:p>
          <w:p w14:paraId="65755E69" w14:textId="77777777" w:rsidR="00D64344" w:rsidRPr="00A66C15" w:rsidRDefault="00D64344" w:rsidP="00507CA5">
            <w:pPr>
              <w:spacing w:after="0" w:line="240" w:lineRule="auto"/>
              <w:rPr>
                <w:rFonts w:cstheme="minorHAnsi"/>
              </w:rPr>
            </w:pPr>
            <w:r w:rsidRPr="00A66C15">
              <w:rPr>
                <w:rFonts w:cstheme="minorHAnsi"/>
              </w:rPr>
              <w:t xml:space="preserve">1. A description of the code list type, </w:t>
            </w:r>
          </w:p>
          <w:p w14:paraId="62B3D934" w14:textId="77777777" w:rsidR="00D64344" w:rsidRPr="00A66C15" w:rsidRDefault="00D64344" w:rsidP="00507CA5">
            <w:pPr>
              <w:spacing w:after="0" w:line="240" w:lineRule="auto"/>
              <w:rPr>
                <w:rFonts w:cstheme="minorHAnsi"/>
              </w:rPr>
            </w:pPr>
            <w:r w:rsidRPr="00A66C15">
              <w:rPr>
                <w:rFonts w:cstheme="minorHAnsi"/>
              </w:rPr>
              <w:t xml:space="preserve">2. The URI where the list could be found, and </w:t>
            </w:r>
          </w:p>
          <w:p w14:paraId="28A091C9" w14:textId="77777777" w:rsidR="00D64344" w:rsidRPr="00A66C15" w:rsidRDefault="00D64344" w:rsidP="00507CA5">
            <w:pPr>
              <w:spacing w:after="0" w:line="240" w:lineRule="auto"/>
              <w:rPr>
                <w:rFonts w:cstheme="minorHAnsi"/>
              </w:rPr>
            </w:pPr>
            <w:r w:rsidRPr="00A66C15">
              <w:rPr>
                <w:rFonts w:cstheme="minorHAnsi"/>
              </w:rPr>
              <w:t>3. An encoding instruction.</w:t>
            </w:r>
          </w:p>
        </w:tc>
      </w:tr>
      <w:tr w:rsidR="00D64344" w:rsidRPr="00D90A3A" w14:paraId="0BD936FB" w14:textId="77777777" w:rsidTr="00507CA5">
        <w:tc>
          <w:tcPr>
            <w:tcW w:w="959" w:type="dxa"/>
            <w:hideMark/>
          </w:tcPr>
          <w:p w14:paraId="7582F699" w14:textId="77777777" w:rsidR="00D64344" w:rsidRPr="00ED455F" w:rsidRDefault="00D64344" w:rsidP="00507CA5">
            <w:pPr>
              <w:spacing w:after="0" w:line="240" w:lineRule="auto"/>
              <w:rPr>
                <w:rFonts w:cstheme="minorHAnsi"/>
              </w:rPr>
            </w:pPr>
            <w:r w:rsidRPr="00ED455F">
              <w:rPr>
                <w:rFonts w:cstheme="minorHAnsi"/>
              </w:rPr>
              <w:lastRenderedPageBreak/>
              <w:t>DA</w:t>
            </w:r>
          </w:p>
        </w:tc>
        <w:tc>
          <w:tcPr>
            <w:tcW w:w="1122" w:type="dxa"/>
            <w:hideMark/>
          </w:tcPr>
          <w:p w14:paraId="3C3B4557" w14:textId="77777777" w:rsidR="00D64344" w:rsidRPr="00A66C15" w:rsidRDefault="00D64344" w:rsidP="00507CA5">
            <w:pPr>
              <w:spacing w:after="0" w:line="240" w:lineRule="auto"/>
              <w:rPr>
                <w:rFonts w:cstheme="minorHAnsi"/>
              </w:rPr>
            </w:pPr>
            <w:r w:rsidRPr="00A66C15">
              <w:rPr>
                <w:rFonts w:cstheme="minorHAnsi"/>
              </w:rPr>
              <w:t>Date</w:t>
            </w:r>
          </w:p>
        </w:tc>
        <w:tc>
          <w:tcPr>
            <w:tcW w:w="7044" w:type="dxa"/>
            <w:hideMark/>
          </w:tcPr>
          <w:p w14:paraId="48DFFAE3" w14:textId="77777777" w:rsidR="00D64344" w:rsidRPr="00A66C15" w:rsidRDefault="00D64344" w:rsidP="00507CA5">
            <w:pPr>
              <w:spacing w:after="0" w:line="240" w:lineRule="auto"/>
              <w:rPr>
                <w:rFonts w:cstheme="minorHAnsi"/>
              </w:rPr>
            </w:pPr>
            <w:r w:rsidRPr="00A66C15">
              <w:rPr>
                <w:rFonts w:cstheme="minorHAnsi"/>
              </w:rPr>
              <w:t>A date provides values for year, month and day according to the Gregorian Calendar.</w:t>
            </w:r>
          </w:p>
          <w:p w14:paraId="6622C00E" w14:textId="77777777" w:rsidR="00D64344" w:rsidRDefault="00D64344" w:rsidP="00507CA5">
            <w:pPr>
              <w:spacing w:after="0" w:line="240" w:lineRule="auto"/>
              <w:rPr>
                <w:rFonts w:cstheme="minorHAnsi"/>
              </w:rPr>
            </w:pPr>
            <w:r w:rsidRPr="00A66C15">
              <w:rPr>
                <w:rFonts w:cstheme="minorHAnsi"/>
              </w:rPr>
              <w:t>Example</w:t>
            </w:r>
            <w:r w:rsidR="00AB54E4">
              <w:rPr>
                <w:rFonts w:cstheme="minorHAnsi"/>
              </w:rPr>
              <w:t xml:space="preserve"> (XML/GML)</w:t>
            </w:r>
            <w:r w:rsidRPr="00A66C15">
              <w:rPr>
                <w:rFonts w:cstheme="minorHAnsi"/>
              </w:rPr>
              <w:t>:  1998</w:t>
            </w:r>
            <w:r w:rsidR="00AB54E4">
              <w:rPr>
                <w:rFonts w:cstheme="minorHAnsi"/>
              </w:rPr>
              <w:t>-</w:t>
            </w:r>
            <w:r w:rsidRPr="00A66C15">
              <w:rPr>
                <w:rFonts w:cstheme="minorHAnsi"/>
              </w:rPr>
              <w:t>09</w:t>
            </w:r>
            <w:r w:rsidR="00AB54E4">
              <w:rPr>
                <w:rFonts w:cstheme="minorHAnsi"/>
              </w:rPr>
              <w:t>-</w:t>
            </w:r>
            <w:r w:rsidRPr="00A66C15">
              <w:rPr>
                <w:rFonts w:cstheme="minorHAnsi"/>
              </w:rPr>
              <w:t>18 (YYYY</w:t>
            </w:r>
            <w:r w:rsidR="00AB54E4">
              <w:rPr>
                <w:rFonts w:cstheme="minorHAnsi"/>
              </w:rPr>
              <w:t>-</w:t>
            </w:r>
            <w:r w:rsidRPr="00A66C15">
              <w:rPr>
                <w:rFonts w:cstheme="minorHAnsi"/>
              </w:rPr>
              <w:t>MM</w:t>
            </w:r>
            <w:r w:rsidR="00AB54E4">
              <w:rPr>
                <w:rFonts w:cstheme="minorHAnsi"/>
              </w:rPr>
              <w:t>-</w:t>
            </w:r>
            <w:r w:rsidRPr="00A66C15">
              <w:rPr>
                <w:rFonts w:cstheme="minorHAnsi"/>
              </w:rPr>
              <w:t>DD)</w:t>
            </w:r>
          </w:p>
          <w:p w14:paraId="53A8BFF7" w14:textId="038B24E2" w:rsidR="00AB54E4" w:rsidRPr="00A66C15" w:rsidRDefault="00AB54E4" w:rsidP="00507CA5">
            <w:pPr>
              <w:spacing w:after="0" w:line="240" w:lineRule="auto"/>
              <w:rPr>
                <w:rFonts w:cstheme="minorHAnsi"/>
              </w:rPr>
            </w:pPr>
            <w:r w:rsidRPr="00AB54E4">
              <w:rPr>
                <w:rFonts w:cstheme="minorHAnsi"/>
              </w:rPr>
              <w:t xml:space="preserve">S-131 uses only XML-based formats (including GML) and therefore the ISO </w:t>
            </w:r>
            <w:r w:rsidR="004344D3">
              <w:rPr>
                <w:rFonts w:cstheme="minorHAnsi"/>
              </w:rPr>
              <w:t>“basic”</w:t>
            </w:r>
            <w:r w:rsidRPr="00AB54E4">
              <w:rPr>
                <w:rFonts w:cstheme="minorHAnsi"/>
              </w:rPr>
              <w:t xml:space="preserve"> format described in S-100 is not used.</w:t>
            </w:r>
          </w:p>
        </w:tc>
      </w:tr>
      <w:tr w:rsidR="00D64344" w:rsidRPr="00D90A3A" w14:paraId="23028025" w14:textId="77777777" w:rsidTr="00507CA5">
        <w:tc>
          <w:tcPr>
            <w:tcW w:w="959" w:type="dxa"/>
            <w:hideMark/>
          </w:tcPr>
          <w:p w14:paraId="271F0344" w14:textId="77777777" w:rsidR="00D64344" w:rsidRPr="00ED455F" w:rsidRDefault="00D64344" w:rsidP="00507CA5">
            <w:pPr>
              <w:spacing w:after="0" w:line="240" w:lineRule="auto"/>
              <w:rPr>
                <w:rFonts w:cstheme="minorHAnsi"/>
              </w:rPr>
            </w:pPr>
            <w:r w:rsidRPr="00ED455F">
              <w:rPr>
                <w:rFonts w:cstheme="minorHAnsi"/>
              </w:rPr>
              <w:t>DT</w:t>
            </w:r>
          </w:p>
        </w:tc>
        <w:tc>
          <w:tcPr>
            <w:tcW w:w="1122" w:type="dxa"/>
            <w:hideMark/>
          </w:tcPr>
          <w:p w14:paraId="6BCD1780" w14:textId="77777777" w:rsidR="00D64344" w:rsidRPr="00A66C15" w:rsidRDefault="00D64344" w:rsidP="00507CA5">
            <w:pPr>
              <w:spacing w:after="0" w:line="240" w:lineRule="auto"/>
              <w:rPr>
                <w:rFonts w:cstheme="minorHAnsi"/>
              </w:rPr>
            </w:pPr>
            <w:r w:rsidRPr="00A66C15">
              <w:rPr>
                <w:rFonts w:cstheme="minorHAnsi"/>
              </w:rPr>
              <w:t>Date and Time</w:t>
            </w:r>
          </w:p>
        </w:tc>
        <w:tc>
          <w:tcPr>
            <w:tcW w:w="7044" w:type="dxa"/>
            <w:hideMark/>
          </w:tcPr>
          <w:p w14:paraId="360B7480" w14:textId="77777777" w:rsidR="00D64344" w:rsidRPr="00A66C15" w:rsidRDefault="00D64344" w:rsidP="00507CA5">
            <w:pPr>
              <w:spacing w:after="0" w:line="240" w:lineRule="auto"/>
              <w:rPr>
                <w:rFonts w:cstheme="minorHAnsi"/>
              </w:rPr>
            </w:pPr>
            <w:r w:rsidRPr="00A66C15">
              <w:rPr>
                <w:rFonts w:cstheme="minorHAnsi"/>
              </w:rPr>
              <w:t xml:space="preserve">A </w:t>
            </w:r>
            <w:proofErr w:type="spellStart"/>
            <w:r w:rsidRPr="00A66C15">
              <w:rPr>
                <w:rFonts w:cstheme="minorHAnsi"/>
              </w:rPr>
              <w:t>DateTime</w:t>
            </w:r>
            <w:proofErr w:type="spellEnd"/>
            <w:r w:rsidRPr="00A66C15">
              <w:rPr>
                <w:rFonts w:cstheme="minorHAnsi"/>
              </w:rPr>
              <w:t xml:space="preserve"> is a combination of a date and a time type.</w:t>
            </w:r>
          </w:p>
          <w:p w14:paraId="242A03B7" w14:textId="77777777" w:rsidR="00D64344" w:rsidRDefault="00D64344" w:rsidP="00507CA5">
            <w:pPr>
              <w:spacing w:after="0" w:line="240" w:lineRule="auto"/>
              <w:rPr>
                <w:rFonts w:cstheme="minorHAnsi"/>
              </w:rPr>
            </w:pPr>
            <w:r w:rsidRPr="00A66C15">
              <w:rPr>
                <w:rFonts w:cstheme="minorHAnsi"/>
              </w:rPr>
              <w:t>Example</w:t>
            </w:r>
            <w:r w:rsidR="00AB54E4">
              <w:rPr>
                <w:rFonts w:cstheme="minorHAnsi"/>
              </w:rPr>
              <w:t xml:space="preserve"> (XML/GML)</w:t>
            </w:r>
            <w:r w:rsidRPr="00A66C15">
              <w:rPr>
                <w:rFonts w:cstheme="minorHAnsi"/>
              </w:rPr>
              <w:t>:  1985</w:t>
            </w:r>
            <w:r w:rsidR="00AB54E4">
              <w:rPr>
                <w:rFonts w:cstheme="minorHAnsi"/>
              </w:rPr>
              <w:t>-</w:t>
            </w:r>
            <w:r w:rsidRPr="00A66C15">
              <w:rPr>
                <w:rFonts w:cstheme="minorHAnsi"/>
              </w:rPr>
              <w:t>04</w:t>
            </w:r>
            <w:r w:rsidR="00AB54E4">
              <w:rPr>
                <w:rFonts w:cstheme="minorHAnsi"/>
              </w:rPr>
              <w:t>-</w:t>
            </w:r>
            <w:r w:rsidRPr="00A66C15">
              <w:rPr>
                <w:rFonts w:cstheme="minorHAnsi"/>
              </w:rPr>
              <w:t>12T10</w:t>
            </w:r>
            <w:r w:rsidR="00AB54E4">
              <w:rPr>
                <w:rFonts w:cstheme="minorHAnsi"/>
              </w:rPr>
              <w:t>:</w:t>
            </w:r>
            <w:r w:rsidRPr="00A66C15">
              <w:rPr>
                <w:rFonts w:cstheme="minorHAnsi"/>
              </w:rPr>
              <w:t>15</w:t>
            </w:r>
            <w:r w:rsidR="00AB54E4">
              <w:rPr>
                <w:rFonts w:cstheme="minorHAnsi"/>
              </w:rPr>
              <w:t>:</w:t>
            </w:r>
            <w:r w:rsidRPr="00A66C15">
              <w:rPr>
                <w:rFonts w:cstheme="minorHAnsi"/>
              </w:rPr>
              <w:t>30 (</w:t>
            </w:r>
            <w:proofErr w:type="spellStart"/>
            <w:r w:rsidRPr="00A66C15">
              <w:rPr>
                <w:rFonts w:cstheme="minorHAnsi"/>
              </w:rPr>
              <w:t>YYYY</w:t>
            </w:r>
            <w:r w:rsidR="00AB54E4">
              <w:rPr>
                <w:rFonts w:cstheme="minorHAnsi"/>
              </w:rPr>
              <w:t>-</w:t>
            </w:r>
            <w:r w:rsidRPr="00A66C15">
              <w:rPr>
                <w:rFonts w:cstheme="minorHAnsi"/>
              </w:rPr>
              <w:t>MM</w:t>
            </w:r>
            <w:r w:rsidR="00AB54E4">
              <w:rPr>
                <w:rFonts w:cstheme="minorHAnsi"/>
              </w:rPr>
              <w:t>-</w:t>
            </w:r>
            <w:r w:rsidRPr="00A66C15">
              <w:rPr>
                <w:rFonts w:cstheme="minorHAnsi"/>
              </w:rPr>
              <w:t>DDThh</w:t>
            </w:r>
            <w:r w:rsidR="00AB54E4">
              <w:rPr>
                <w:rFonts w:cstheme="minorHAnsi"/>
              </w:rPr>
              <w:t>:</w:t>
            </w:r>
            <w:r w:rsidRPr="00A66C15">
              <w:rPr>
                <w:rFonts w:cstheme="minorHAnsi"/>
              </w:rPr>
              <w:t>mm</w:t>
            </w:r>
            <w:r w:rsidR="00AB54E4">
              <w:rPr>
                <w:rFonts w:cstheme="minorHAnsi"/>
              </w:rPr>
              <w:t>:</w:t>
            </w:r>
            <w:r w:rsidRPr="00A66C15">
              <w:rPr>
                <w:rFonts w:cstheme="minorHAnsi"/>
              </w:rPr>
              <w:t>ss</w:t>
            </w:r>
            <w:proofErr w:type="spellEnd"/>
            <w:r w:rsidRPr="00A66C15">
              <w:rPr>
                <w:rFonts w:cstheme="minorHAnsi"/>
              </w:rPr>
              <w:t>)</w:t>
            </w:r>
          </w:p>
          <w:p w14:paraId="708114A9" w14:textId="305ADA5D" w:rsidR="00AB54E4" w:rsidRPr="00A66C15" w:rsidRDefault="00AB54E4" w:rsidP="00507CA5">
            <w:pPr>
              <w:spacing w:after="0" w:line="240" w:lineRule="auto"/>
              <w:rPr>
                <w:rFonts w:cstheme="minorHAnsi"/>
              </w:rPr>
            </w:pPr>
            <w:r w:rsidRPr="00AB54E4">
              <w:rPr>
                <w:rFonts w:cstheme="minorHAnsi"/>
              </w:rPr>
              <w:t xml:space="preserve">S-131 uses only XML-based formats (including GML) and therefore the ISO </w:t>
            </w:r>
            <w:r w:rsidR="004344D3">
              <w:rPr>
                <w:rFonts w:cstheme="minorHAnsi"/>
              </w:rPr>
              <w:t>“basic”</w:t>
            </w:r>
            <w:r w:rsidRPr="00AB54E4">
              <w:rPr>
                <w:rFonts w:cstheme="minorHAnsi"/>
              </w:rPr>
              <w:t xml:space="preserve"> format described in S-100 is not used.</w:t>
            </w:r>
          </w:p>
        </w:tc>
      </w:tr>
      <w:tr w:rsidR="00D64344" w:rsidRPr="00D90A3A" w14:paraId="4401EF85" w14:textId="77777777" w:rsidTr="00507CA5">
        <w:tc>
          <w:tcPr>
            <w:tcW w:w="959" w:type="dxa"/>
            <w:hideMark/>
          </w:tcPr>
          <w:p w14:paraId="31FAE2E2" w14:textId="77777777" w:rsidR="00D64344" w:rsidRPr="00ED455F" w:rsidRDefault="00D64344" w:rsidP="00507CA5">
            <w:pPr>
              <w:spacing w:after="0" w:line="240" w:lineRule="auto"/>
              <w:rPr>
                <w:rFonts w:cstheme="minorHAnsi"/>
              </w:rPr>
            </w:pPr>
            <w:r w:rsidRPr="00ED455F">
              <w:rPr>
                <w:rFonts w:cstheme="minorHAnsi"/>
              </w:rPr>
              <w:t>EN</w:t>
            </w:r>
          </w:p>
        </w:tc>
        <w:tc>
          <w:tcPr>
            <w:tcW w:w="1122" w:type="dxa"/>
            <w:hideMark/>
          </w:tcPr>
          <w:p w14:paraId="00DED0F8" w14:textId="77777777" w:rsidR="00D64344" w:rsidRPr="00A66C15" w:rsidRDefault="00D64344" w:rsidP="00507CA5">
            <w:pPr>
              <w:spacing w:after="0" w:line="240" w:lineRule="auto"/>
              <w:rPr>
                <w:rFonts w:cstheme="minorHAnsi"/>
              </w:rPr>
            </w:pPr>
            <w:proofErr w:type="spellStart"/>
            <w:r w:rsidRPr="00A66C15">
              <w:rPr>
                <w:rFonts w:cstheme="minorHAnsi"/>
              </w:rPr>
              <w:t>Enumer-ation</w:t>
            </w:r>
            <w:proofErr w:type="spellEnd"/>
          </w:p>
        </w:tc>
        <w:tc>
          <w:tcPr>
            <w:tcW w:w="7044" w:type="dxa"/>
            <w:hideMark/>
          </w:tcPr>
          <w:p w14:paraId="7F037DE6" w14:textId="77777777" w:rsidR="00D64344" w:rsidRPr="00A66C15" w:rsidRDefault="00D64344" w:rsidP="00507CA5">
            <w:pPr>
              <w:spacing w:after="0" w:line="240" w:lineRule="auto"/>
              <w:rPr>
                <w:rFonts w:cstheme="minorHAnsi"/>
              </w:rPr>
            </w:pPr>
            <w:r w:rsidRPr="00A66C15">
              <w:rPr>
                <w:rFonts w:cstheme="minorHAnsi"/>
              </w:rPr>
              <w:t>A fixed list of valid identifiers of named literal values.  Attributes of an enumerated type may only take values from this list.</w:t>
            </w:r>
          </w:p>
        </w:tc>
      </w:tr>
      <w:tr w:rsidR="00D64344" w:rsidRPr="00D90A3A" w14:paraId="662C2319" w14:textId="77777777" w:rsidTr="00507CA5">
        <w:tc>
          <w:tcPr>
            <w:tcW w:w="959" w:type="dxa"/>
            <w:hideMark/>
          </w:tcPr>
          <w:p w14:paraId="194E9636" w14:textId="77777777" w:rsidR="00D64344" w:rsidRPr="00ED455F" w:rsidRDefault="00D64344" w:rsidP="00507CA5">
            <w:pPr>
              <w:spacing w:after="0" w:line="240" w:lineRule="auto"/>
              <w:rPr>
                <w:rFonts w:cstheme="minorHAnsi"/>
              </w:rPr>
            </w:pPr>
            <w:r w:rsidRPr="00ED455F">
              <w:rPr>
                <w:rFonts w:cstheme="minorHAnsi"/>
              </w:rPr>
              <w:t>IN</w:t>
            </w:r>
          </w:p>
        </w:tc>
        <w:tc>
          <w:tcPr>
            <w:tcW w:w="1122" w:type="dxa"/>
            <w:hideMark/>
          </w:tcPr>
          <w:p w14:paraId="76E567BC" w14:textId="77777777" w:rsidR="00D64344" w:rsidRPr="00A66C15" w:rsidRDefault="00D64344" w:rsidP="00507CA5">
            <w:pPr>
              <w:spacing w:after="0" w:line="240" w:lineRule="auto"/>
              <w:rPr>
                <w:rFonts w:cstheme="minorHAnsi"/>
              </w:rPr>
            </w:pPr>
            <w:r w:rsidRPr="00A66C15">
              <w:rPr>
                <w:rFonts w:cstheme="minorHAnsi"/>
              </w:rPr>
              <w:t>Integer</w:t>
            </w:r>
          </w:p>
        </w:tc>
        <w:tc>
          <w:tcPr>
            <w:tcW w:w="7044" w:type="dxa"/>
            <w:hideMark/>
          </w:tcPr>
          <w:p w14:paraId="59C99A7F" w14:textId="77777777" w:rsidR="00D64344" w:rsidRPr="00A66C15" w:rsidRDefault="00D64344" w:rsidP="00507CA5">
            <w:pPr>
              <w:spacing w:after="0" w:line="240" w:lineRule="auto"/>
              <w:rPr>
                <w:rFonts w:cstheme="minorHAnsi"/>
              </w:rPr>
            </w:pPr>
            <w:r w:rsidRPr="00A66C15">
              <w:rPr>
                <w:rFonts w:cstheme="minorHAnsi"/>
              </w:rPr>
              <w:t>A signed integer number.  The representation of an integer is encapsulation and usage dependent.</w:t>
            </w:r>
          </w:p>
          <w:p w14:paraId="2638D613" w14:textId="77777777" w:rsidR="00D64344" w:rsidRPr="00A66C15" w:rsidRDefault="00D64344" w:rsidP="00507CA5">
            <w:pPr>
              <w:spacing w:after="0" w:line="240" w:lineRule="auto"/>
              <w:rPr>
                <w:rFonts w:cstheme="minorHAnsi"/>
              </w:rPr>
            </w:pPr>
            <w:r w:rsidRPr="00A66C15">
              <w:rPr>
                <w:rFonts w:cstheme="minorHAnsi"/>
              </w:rPr>
              <w:t>Integer attribute values must not be padded by non-significant zeroes.  For example, for a number of 19, the value populated for the attribute must be 19 and not 019.</w:t>
            </w:r>
          </w:p>
          <w:p w14:paraId="6D796BDE" w14:textId="77777777" w:rsidR="00D64344" w:rsidRPr="00A66C15" w:rsidRDefault="00D64344" w:rsidP="00507CA5">
            <w:pPr>
              <w:spacing w:after="0" w:line="240" w:lineRule="auto"/>
              <w:rPr>
                <w:rFonts w:cstheme="minorHAnsi"/>
              </w:rPr>
            </w:pPr>
            <w:r w:rsidRPr="00A66C15">
              <w:rPr>
                <w:rFonts w:cstheme="minorHAnsi"/>
              </w:rPr>
              <w:t>Examples:  29, -65547</w:t>
            </w:r>
          </w:p>
        </w:tc>
      </w:tr>
      <w:tr w:rsidR="00D64344" w:rsidRPr="00D90A3A" w14:paraId="551C69E5" w14:textId="77777777" w:rsidTr="00507CA5">
        <w:tc>
          <w:tcPr>
            <w:tcW w:w="959" w:type="dxa"/>
            <w:hideMark/>
          </w:tcPr>
          <w:p w14:paraId="464B753C" w14:textId="77777777" w:rsidR="00D64344" w:rsidRPr="00ED455F" w:rsidRDefault="00D64344" w:rsidP="00507CA5">
            <w:pPr>
              <w:spacing w:after="0" w:line="240" w:lineRule="auto"/>
              <w:rPr>
                <w:rFonts w:cstheme="minorHAnsi"/>
              </w:rPr>
            </w:pPr>
            <w:r w:rsidRPr="00ED455F">
              <w:rPr>
                <w:rFonts w:cstheme="minorHAnsi"/>
              </w:rPr>
              <w:t>RE</w:t>
            </w:r>
          </w:p>
        </w:tc>
        <w:tc>
          <w:tcPr>
            <w:tcW w:w="1122" w:type="dxa"/>
            <w:hideMark/>
          </w:tcPr>
          <w:p w14:paraId="57DD6200" w14:textId="77777777" w:rsidR="00D64344" w:rsidRPr="00A66C15" w:rsidRDefault="00D64344" w:rsidP="00507CA5">
            <w:pPr>
              <w:spacing w:after="0" w:line="240" w:lineRule="auto"/>
              <w:rPr>
                <w:rFonts w:cstheme="minorHAnsi"/>
              </w:rPr>
            </w:pPr>
            <w:r w:rsidRPr="00A66C15">
              <w:rPr>
                <w:rFonts w:cstheme="minorHAnsi"/>
              </w:rPr>
              <w:t>Real</w:t>
            </w:r>
          </w:p>
        </w:tc>
        <w:tc>
          <w:tcPr>
            <w:tcW w:w="7044" w:type="dxa"/>
            <w:hideMark/>
          </w:tcPr>
          <w:p w14:paraId="630586B8" w14:textId="77777777" w:rsidR="00D64344" w:rsidRPr="00A66C15" w:rsidRDefault="00D64344" w:rsidP="00507CA5">
            <w:pPr>
              <w:spacing w:after="0" w:line="240" w:lineRule="auto"/>
              <w:rPr>
                <w:rFonts w:cstheme="minorHAnsi"/>
              </w:rPr>
            </w:pPr>
            <w:r w:rsidRPr="00A66C15">
              <w:rPr>
                <w:rFonts w:cstheme="minorHAnsi"/>
              </w:rPr>
              <w:t>A signed real (floating point) number consisting of a mantissa and an exponent.  The representation of a real is encapsulation and usage dependent.</w:t>
            </w:r>
          </w:p>
          <w:p w14:paraId="660E302F" w14:textId="77777777" w:rsidR="00D64344" w:rsidRPr="00A66C15" w:rsidRDefault="00D64344" w:rsidP="00507CA5">
            <w:pPr>
              <w:spacing w:after="0" w:line="240" w:lineRule="auto"/>
              <w:rPr>
                <w:rFonts w:cstheme="minorHAnsi"/>
              </w:rPr>
            </w:pPr>
            <w:r w:rsidRPr="00A66C15">
              <w:rPr>
                <w:rFonts w:cstheme="minorHAnsi"/>
              </w:rPr>
              <w:t>Real attribute values must not be padded by non-significant zeroes.  For example, for a signal period of 2.5 seconds, the value populated for the attribute signal period must be 2.5 and not 02.50.</w:t>
            </w:r>
          </w:p>
          <w:p w14:paraId="495B7821" w14:textId="77777777" w:rsidR="00D64344" w:rsidRPr="00A66C15" w:rsidRDefault="00D64344" w:rsidP="00507CA5">
            <w:pPr>
              <w:spacing w:after="0" w:line="240" w:lineRule="auto"/>
              <w:rPr>
                <w:rFonts w:cstheme="minorHAnsi"/>
              </w:rPr>
            </w:pPr>
            <w:r w:rsidRPr="00A66C15">
              <w:rPr>
                <w:rFonts w:cstheme="minorHAnsi"/>
              </w:rPr>
              <w:t>Examples:  23.501, -0.0001234, -23.0, 3.141296</w:t>
            </w:r>
          </w:p>
        </w:tc>
      </w:tr>
      <w:tr w:rsidR="00D64344" w:rsidRPr="00D90A3A" w14:paraId="7F39225F" w14:textId="77777777" w:rsidTr="00507CA5">
        <w:tc>
          <w:tcPr>
            <w:tcW w:w="959" w:type="dxa"/>
            <w:hideMark/>
          </w:tcPr>
          <w:p w14:paraId="3E176336" w14:textId="77777777" w:rsidR="00D64344" w:rsidRPr="00ED455F" w:rsidRDefault="00D64344" w:rsidP="00507CA5">
            <w:pPr>
              <w:spacing w:after="0" w:line="240" w:lineRule="auto"/>
              <w:rPr>
                <w:rFonts w:cstheme="minorHAnsi"/>
              </w:rPr>
            </w:pPr>
            <w:r w:rsidRPr="00ED455F">
              <w:rPr>
                <w:rFonts w:cstheme="minorHAnsi"/>
              </w:rPr>
              <w:t>TD</w:t>
            </w:r>
          </w:p>
        </w:tc>
        <w:tc>
          <w:tcPr>
            <w:tcW w:w="1122" w:type="dxa"/>
            <w:hideMark/>
          </w:tcPr>
          <w:p w14:paraId="2245F379" w14:textId="4E973422" w:rsidR="00D64344" w:rsidRPr="00A66C15" w:rsidRDefault="00D64344" w:rsidP="00507CA5">
            <w:pPr>
              <w:spacing w:after="0" w:line="240" w:lineRule="auto"/>
              <w:rPr>
                <w:rFonts w:cstheme="minorHAnsi"/>
              </w:rPr>
            </w:pPr>
            <w:r w:rsidRPr="00A66C15">
              <w:rPr>
                <w:rFonts w:cstheme="minorHAnsi"/>
              </w:rPr>
              <w:t>Truncated Date</w:t>
            </w:r>
          </w:p>
        </w:tc>
        <w:tc>
          <w:tcPr>
            <w:tcW w:w="7044" w:type="dxa"/>
            <w:hideMark/>
          </w:tcPr>
          <w:p w14:paraId="709A2F2A" w14:textId="77777777" w:rsidR="00D64344" w:rsidRPr="00A66C15" w:rsidRDefault="00D64344" w:rsidP="00507CA5">
            <w:pPr>
              <w:spacing w:after="0" w:line="240" w:lineRule="auto"/>
              <w:rPr>
                <w:rFonts w:cstheme="minorHAnsi"/>
              </w:rPr>
            </w:pPr>
            <w:r w:rsidRPr="00A66C15">
              <w:rPr>
                <w:rFonts w:cstheme="minorHAnsi"/>
              </w:rPr>
              <w:t>One or more significant components of the modelling date are omitted.</w:t>
            </w:r>
          </w:p>
          <w:p w14:paraId="18673BB2" w14:textId="6EE7A025" w:rsidR="00D64344" w:rsidRPr="00A66C15" w:rsidRDefault="00D64344" w:rsidP="00507CA5">
            <w:pPr>
              <w:keepNext/>
              <w:spacing w:after="0" w:line="240" w:lineRule="auto"/>
              <w:rPr>
                <w:rFonts w:cstheme="minorHAnsi"/>
              </w:rPr>
            </w:pPr>
            <w:r w:rsidRPr="00A66C15">
              <w:rPr>
                <w:rFonts w:cstheme="minorHAnsi"/>
              </w:rPr>
              <w:t>Example</w:t>
            </w:r>
            <w:r w:rsidR="00AB54E4">
              <w:rPr>
                <w:rFonts w:cstheme="minorHAnsi"/>
              </w:rPr>
              <w:t>:</w:t>
            </w:r>
          </w:p>
          <w:p w14:paraId="7C1C2FE5" w14:textId="77777777" w:rsidR="002043C5" w:rsidRDefault="00D64344" w:rsidP="00507CA5">
            <w:pPr>
              <w:keepNext/>
              <w:spacing w:after="0" w:line="240" w:lineRule="auto"/>
              <w:rPr>
                <w:rFonts w:cstheme="minorHAnsi"/>
              </w:rPr>
            </w:pPr>
            <w:r w:rsidRPr="00A66C15">
              <w:rPr>
                <w:rFonts w:cstheme="minorHAnsi"/>
              </w:rPr>
              <w:t>A GML dataset would use a GML built-in type and encode it as</w:t>
            </w:r>
          </w:p>
          <w:p w14:paraId="4B69D476" w14:textId="02E92924" w:rsidR="00D64344" w:rsidRPr="00AB54E4" w:rsidRDefault="00D64344" w:rsidP="00507CA5">
            <w:pPr>
              <w:keepNext/>
              <w:spacing w:after="0" w:line="240" w:lineRule="auto"/>
              <w:rPr>
                <w:rFonts w:ascii="Courier New" w:hAnsi="Courier New" w:cs="Courier New"/>
              </w:rPr>
            </w:pPr>
            <w:r w:rsidRPr="00AB54E4">
              <w:rPr>
                <w:rFonts w:ascii="Courier New" w:hAnsi="Courier New" w:cs="Courier New"/>
              </w:rPr>
              <w:t>&lt;</w:t>
            </w:r>
            <w:proofErr w:type="spellStart"/>
            <w:r w:rsidRPr="00AB54E4">
              <w:rPr>
                <w:rFonts w:ascii="Courier New" w:hAnsi="Courier New" w:cs="Courier New"/>
              </w:rPr>
              <w:t>gMonth</w:t>
            </w:r>
            <w:proofErr w:type="spellEnd"/>
            <w:r w:rsidRPr="00AB54E4">
              <w:rPr>
                <w:rFonts w:ascii="Courier New" w:hAnsi="Courier New" w:cs="Courier New"/>
              </w:rPr>
              <w:t>&gt;--02&lt;</w:t>
            </w:r>
            <w:proofErr w:type="spellStart"/>
            <w:r w:rsidRPr="00AB54E4">
              <w:rPr>
                <w:rFonts w:ascii="Courier New" w:hAnsi="Courier New" w:cs="Courier New"/>
              </w:rPr>
              <w:t>gMonth</w:t>
            </w:r>
            <w:proofErr w:type="spellEnd"/>
            <w:r w:rsidRPr="00AB54E4">
              <w:rPr>
                <w:rFonts w:ascii="Courier New" w:hAnsi="Courier New" w:cs="Courier New"/>
              </w:rPr>
              <w:t>&gt;</w:t>
            </w:r>
          </w:p>
          <w:p w14:paraId="36088092" w14:textId="363FCF7C" w:rsidR="00D64344" w:rsidRPr="00A66C15" w:rsidRDefault="00AB54E4" w:rsidP="00507CA5">
            <w:pPr>
              <w:keepNext/>
              <w:spacing w:after="0" w:line="240" w:lineRule="auto"/>
              <w:rPr>
                <w:rFonts w:cstheme="minorHAnsi"/>
              </w:rPr>
            </w:pPr>
            <w:r>
              <w:rPr>
                <w:rFonts w:cstheme="minorHAnsi"/>
              </w:rPr>
              <w:t xml:space="preserve">S-131 uses only XML-based formats (including GML) and therefore the ISO </w:t>
            </w:r>
            <w:r w:rsidR="004344D3">
              <w:rPr>
                <w:rFonts w:cstheme="minorHAnsi"/>
              </w:rPr>
              <w:t>“basic”</w:t>
            </w:r>
            <w:r>
              <w:rPr>
                <w:rFonts w:cstheme="minorHAnsi"/>
              </w:rPr>
              <w:t xml:space="preserve"> format described in S-100 is not used.</w:t>
            </w:r>
          </w:p>
        </w:tc>
      </w:tr>
      <w:tr w:rsidR="00D64344" w:rsidRPr="00D90A3A" w14:paraId="603137C4" w14:textId="77777777" w:rsidTr="00507CA5">
        <w:tc>
          <w:tcPr>
            <w:tcW w:w="959" w:type="dxa"/>
            <w:hideMark/>
          </w:tcPr>
          <w:p w14:paraId="4DE8A5B3" w14:textId="77777777" w:rsidR="00D64344" w:rsidRPr="00ED455F" w:rsidRDefault="00D64344" w:rsidP="00507CA5">
            <w:pPr>
              <w:spacing w:after="0" w:line="240" w:lineRule="auto"/>
              <w:rPr>
                <w:rFonts w:cstheme="minorHAnsi"/>
              </w:rPr>
            </w:pPr>
            <w:r w:rsidRPr="00ED455F">
              <w:rPr>
                <w:rFonts w:cstheme="minorHAnsi"/>
              </w:rPr>
              <w:t>TE</w:t>
            </w:r>
          </w:p>
        </w:tc>
        <w:tc>
          <w:tcPr>
            <w:tcW w:w="1122" w:type="dxa"/>
            <w:hideMark/>
          </w:tcPr>
          <w:p w14:paraId="7129A25C" w14:textId="77777777" w:rsidR="00D64344" w:rsidRPr="00A66C15" w:rsidRDefault="00D64344" w:rsidP="00507CA5">
            <w:pPr>
              <w:spacing w:after="0" w:line="240" w:lineRule="auto"/>
              <w:rPr>
                <w:rFonts w:cstheme="minorHAnsi"/>
              </w:rPr>
            </w:pPr>
            <w:r w:rsidRPr="00A66C15">
              <w:rPr>
                <w:rFonts w:cstheme="minorHAnsi"/>
              </w:rPr>
              <w:t>Free text</w:t>
            </w:r>
          </w:p>
        </w:tc>
        <w:tc>
          <w:tcPr>
            <w:tcW w:w="7044" w:type="dxa"/>
            <w:hideMark/>
          </w:tcPr>
          <w:p w14:paraId="6546978F" w14:textId="77777777" w:rsidR="00D64344" w:rsidRPr="00A66C15" w:rsidRDefault="00D64344" w:rsidP="00507CA5">
            <w:pPr>
              <w:spacing w:after="0" w:line="240" w:lineRule="auto"/>
              <w:rPr>
                <w:rFonts w:cstheme="minorHAnsi"/>
              </w:rPr>
            </w:pPr>
            <w:r w:rsidRPr="00A66C15">
              <w:rPr>
                <w:rFonts w:cstheme="minorHAnsi"/>
              </w:rPr>
              <w:t xml:space="preserve">A </w:t>
            </w:r>
            <w:proofErr w:type="spellStart"/>
            <w:r w:rsidRPr="00A66C15">
              <w:rPr>
                <w:rFonts w:cstheme="minorHAnsi"/>
              </w:rPr>
              <w:t>CharacterString</w:t>
            </w:r>
            <w:proofErr w:type="spellEnd"/>
            <w:r w:rsidRPr="00A66C15">
              <w:rPr>
                <w:rFonts w:cstheme="minorHAnsi"/>
              </w:rPr>
              <w:t xml:space="preserve"> is an arbitrary-length sequence of characters including accents and special characters from a repertoire of one of the adopted character sets.</w:t>
            </w:r>
          </w:p>
        </w:tc>
      </w:tr>
      <w:tr w:rsidR="00D64344" w:rsidRPr="00D90A3A" w14:paraId="2687B939" w14:textId="77777777" w:rsidTr="00507CA5">
        <w:tc>
          <w:tcPr>
            <w:tcW w:w="959" w:type="dxa"/>
            <w:hideMark/>
          </w:tcPr>
          <w:p w14:paraId="5B354CD8" w14:textId="77777777" w:rsidR="00D64344" w:rsidRPr="00ED455F" w:rsidRDefault="00D64344" w:rsidP="00507CA5">
            <w:pPr>
              <w:spacing w:after="0" w:line="240" w:lineRule="auto"/>
              <w:rPr>
                <w:rFonts w:cstheme="minorHAnsi"/>
              </w:rPr>
            </w:pPr>
            <w:r w:rsidRPr="00ED455F">
              <w:rPr>
                <w:rFonts w:cstheme="minorHAnsi"/>
              </w:rPr>
              <w:t>TI</w:t>
            </w:r>
          </w:p>
        </w:tc>
        <w:tc>
          <w:tcPr>
            <w:tcW w:w="1122" w:type="dxa"/>
            <w:hideMark/>
          </w:tcPr>
          <w:p w14:paraId="26D1D0DD" w14:textId="77777777" w:rsidR="00D64344" w:rsidRPr="00A66C15" w:rsidRDefault="00D64344" w:rsidP="00507CA5">
            <w:pPr>
              <w:spacing w:after="0" w:line="240" w:lineRule="auto"/>
              <w:rPr>
                <w:rFonts w:cstheme="minorHAnsi"/>
              </w:rPr>
            </w:pPr>
            <w:r w:rsidRPr="00A66C15">
              <w:rPr>
                <w:rFonts w:cstheme="minorHAnsi"/>
              </w:rPr>
              <w:t>Time</w:t>
            </w:r>
          </w:p>
        </w:tc>
        <w:tc>
          <w:tcPr>
            <w:tcW w:w="7044" w:type="dxa"/>
            <w:hideMark/>
          </w:tcPr>
          <w:p w14:paraId="5A467252" w14:textId="62DAC469" w:rsidR="00D64344" w:rsidRPr="00A66C15" w:rsidRDefault="00D64344" w:rsidP="00507CA5">
            <w:pPr>
              <w:spacing w:after="0" w:line="240" w:lineRule="auto"/>
              <w:rPr>
                <w:rFonts w:cstheme="minorHAnsi"/>
              </w:rPr>
            </w:pPr>
            <w:r w:rsidRPr="00A66C15">
              <w:rPr>
                <w:rFonts w:cstheme="minorHAnsi"/>
              </w:rPr>
              <w:t>A time is given by an hour, minute</w:t>
            </w:r>
            <w:r w:rsidR="00B66206">
              <w:rPr>
                <w:rFonts w:cstheme="minorHAnsi"/>
              </w:rPr>
              <w:t>,</w:t>
            </w:r>
            <w:r w:rsidRPr="00A66C15">
              <w:rPr>
                <w:rFonts w:cstheme="minorHAnsi"/>
              </w:rPr>
              <w:t xml:space="preserve"> and second.  Time zone according to UTC is optional.  Character encoding of a time is a string that follows the local time</w:t>
            </w:r>
            <w:r w:rsidR="00B66206">
              <w:rPr>
                <w:rFonts w:cstheme="minorHAnsi"/>
              </w:rPr>
              <w:t>.</w:t>
            </w:r>
            <w:r w:rsidRPr="00A66C15">
              <w:rPr>
                <w:rFonts w:cstheme="minorHAnsi"/>
              </w:rPr>
              <w:t xml:space="preserve"> </w:t>
            </w:r>
          </w:p>
          <w:p w14:paraId="5B9C8AEE" w14:textId="77777777" w:rsidR="00D64344" w:rsidRPr="00A66C15" w:rsidRDefault="00D64344" w:rsidP="00507CA5">
            <w:pPr>
              <w:spacing w:after="0" w:line="240" w:lineRule="auto"/>
              <w:rPr>
                <w:rFonts w:cstheme="minorHAnsi"/>
              </w:rPr>
            </w:pPr>
            <w:r w:rsidRPr="00A66C15">
              <w:rPr>
                <w:rFonts w:cstheme="minorHAnsi"/>
              </w:rPr>
              <w:t>Example:  183059 or 183059+0100 or 183059Z</w:t>
            </w:r>
          </w:p>
          <w:p w14:paraId="1F8AAFD1" w14:textId="77777777" w:rsidR="00D64344" w:rsidRPr="00A66C15" w:rsidRDefault="00D64344" w:rsidP="00507CA5">
            <w:pPr>
              <w:keepNext/>
              <w:spacing w:after="0" w:line="240" w:lineRule="auto"/>
              <w:rPr>
                <w:rFonts w:cstheme="minorHAnsi"/>
              </w:rPr>
            </w:pPr>
            <w:r w:rsidRPr="00A66C15">
              <w:rPr>
                <w:rFonts w:cstheme="minorHAnsi"/>
              </w:rPr>
              <w:t xml:space="preserve"> </w:t>
            </w:r>
          </w:p>
        </w:tc>
      </w:tr>
      <w:tr w:rsidR="00F736BF" w:rsidRPr="00D90A3A" w14:paraId="4E3EF216" w14:textId="77777777" w:rsidTr="00507CA5">
        <w:tc>
          <w:tcPr>
            <w:tcW w:w="959" w:type="dxa"/>
          </w:tcPr>
          <w:p w14:paraId="159A2539" w14:textId="77777777" w:rsidR="00F736BF" w:rsidRPr="00ED455F" w:rsidRDefault="00F736BF" w:rsidP="00507CA5">
            <w:pPr>
              <w:spacing w:after="0" w:line="240" w:lineRule="auto"/>
              <w:rPr>
                <w:rFonts w:cstheme="minorHAnsi"/>
              </w:rPr>
            </w:pPr>
          </w:p>
        </w:tc>
        <w:tc>
          <w:tcPr>
            <w:tcW w:w="1122" w:type="dxa"/>
          </w:tcPr>
          <w:p w14:paraId="5592CA61" w14:textId="78C1868D" w:rsidR="00F736BF" w:rsidRPr="00A66C15" w:rsidRDefault="00F736BF" w:rsidP="00507CA5">
            <w:pPr>
              <w:spacing w:after="0" w:line="240" w:lineRule="auto"/>
              <w:rPr>
                <w:rFonts w:cstheme="minorHAnsi"/>
              </w:rPr>
            </w:pPr>
            <w:r w:rsidRPr="00A66C15">
              <w:rPr>
                <w:rFonts w:cstheme="minorHAnsi"/>
              </w:rPr>
              <w:t>URL</w:t>
            </w:r>
          </w:p>
        </w:tc>
        <w:tc>
          <w:tcPr>
            <w:tcW w:w="7044" w:type="dxa"/>
          </w:tcPr>
          <w:p w14:paraId="357EE38B" w14:textId="4C8462FA" w:rsidR="002B48B1" w:rsidRPr="00A66C15" w:rsidRDefault="002B48B1" w:rsidP="00507CA5">
            <w:pPr>
              <w:spacing w:after="0" w:line="240" w:lineRule="auto"/>
              <w:rPr>
                <w:rFonts w:cstheme="minorHAnsi"/>
              </w:rPr>
            </w:pPr>
            <w:r w:rsidRPr="00A66C15">
              <w:rPr>
                <w:rFonts w:cstheme="minorHAnsi"/>
              </w:rPr>
              <w:t>A uniform resource locator (URL) is a URI that provides a means of locating the resource by describing its primary access mechanism (RFC 3986).</w:t>
            </w:r>
          </w:p>
          <w:p w14:paraId="7B6AE0CC" w14:textId="5FEC2DE0" w:rsidR="00F736BF" w:rsidRPr="00A66C15" w:rsidRDefault="002B48B1" w:rsidP="00507CA5">
            <w:pPr>
              <w:spacing w:after="0" w:line="240" w:lineRule="auto"/>
              <w:rPr>
                <w:rFonts w:cstheme="minorHAnsi"/>
              </w:rPr>
            </w:pPr>
            <w:r w:rsidRPr="00A66C15">
              <w:rPr>
                <w:rFonts w:cstheme="minorHAnsi"/>
              </w:rPr>
              <w:t>EXAMPLE http://registry.iho.int</w:t>
            </w:r>
          </w:p>
        </w:tc>
      </w:tr>
      <w:tr w:rsidR="009D094D" w:rsidRPr="00D90A3A" w14:paraId="56EC68B2" w14:textId="77777777" w:rsidTr="00507CA5">
        <w:tc>
          <w:tcPr>
            <w:tcW w:w="959" w:type="dxa"/>
          </w:tcPr>
          <w:p w14:paraId="2B4503D6" w14:textId="7D24C51C" w:rsidR="009D094D" w:rsidRPr="00ED455F" w:rsidRDefault="008D6702" w:rsidP="00507CA5">
            <w:pPr>
              <w:spacing w:after="0" w:line="240" w:lineRule="auto"/>
              <w:rPr>
                <w:rFonts w:cstheme="minorHAnsi"/>
              </w:rPr>
            </w:pPr>
            <w:r>
              <w:rPr>
                <w:rFonts w:cstheme="minorHAnsi"/>
              </w:rPr>
              <w:t>UN</w:t>
            </w:r>
          </w:p>
        </w:tc>
        <w:tc>
          <w:tcPr>
            <w:tcW w:w="1122" w:type="dxa"/>
          </w:tcPr>
          <w:p w14:paraId="11B0F240" w14:textId="2B51CB58" w:rsidR="009D094D" w:rsidRPr="00ED455F" w:rsidRDefault="009D094D" w:rsidP="00507CA5">
            <w:pPr>
              <w:spacing w:after="0" w:line="240" w:lineRule="auto"/>
              <w:rPr>
                <w:rFonts w:cstheme="minorHAnsi"/>
              </w:rPr>
            </w:pPr>
            <w:r w:rsidRPr="00ED455F">
              <w:rPr>
                <w:rFonts w:cstheme="minorHAnsi"/>
              </w:rPr>
              <w:t>URN</w:t>
            </w:r>
          </w:p>
        </w:tc>
        <w:tc>
          <w:tcPr>
            <w:tcW w:w="7044" w:type="dxa"/>
          </w:tcPr>
          <w:p w14:paraId="034BA11F" w14:textId="6EF01ED3" w:rsidR="002B48B1" w:rsidRPr="00A66C15" w:rsidRDefault="002B48B1" w:rsidP="00507CA5">
            <w:pPr>
              <w:spacing w:after="0" w:line="240" w:lineRule="auto"/>
              <w:rPr>
                <w:rFonts w:cstheme="minorHAnsi"/>
              </w:rPr>
            </w:pPr>
            <w:r w:rsidRPr="00A66C15">
              <w:rPr>
                <w:rFonts w:cstheme="minorHAnsi"/>
              </w:rPr>
              <w:t>A persistent, location-independent, resource identifier that follows the syntax and semantics for URNs specified in RFC 2141.</w:t>
            </w:r>
          </w:p>
          <w:p w14:paraId="4C4A3BFE" w14:textId="0FFB5FE4" w:rsidR="009D094D" w:rsidRPr="00A66C15" w:rsidRDefault="002B48B1" w:rsidP="00507CA5">
            <w:pPr>
              <w:spacing w:after="0" w:line="240" w:lineRule="auto"/>
              <w:rPr>
                <w:rFonts w:cstheme="minorHAnsi"/>
              </w:rPr>
            </w:pPr>
            <w:r w:rsidRPr="00A66C15">
              <w:rPr>
                <w:rFonts w:cstheme="minorHAnsi"/>
              </w:rPr>
              <w:t>EXAMPLE urn:mrn:iho:s127:1:0:0:Rout</w:t>
            </w:r>
            <w:r w:rsidR="008D2D36">
              <w:rPr>
                <w:rFonts w:cstheme="minorHAnsi"/>
              </w:rPr>
              <w:t>e</w:t>
            </w:r>
            <w:r w:rsidRPr="00A66C15">
              <w:rPr>
                <w:rFonts w:cstheme="minorHAnsi"/>
              </w:rPr>
              <w:t>ingMeasure</w:t>
            </w:r>
          </w:p>
        </w:tc>
      </w:tr>
    </w:tbl>
    <w:p w14:paraId="635EF250" w14:textId="77777777" w:rsidR="00507CA5" w:rsidRDefault="00507CA5" w:rsidP="00507CA5">
      <w:bookmarkStart w:id="203" w:name="_Toc490817299"/>
      <w:bookmarkStart w:id="204" w:name="_Toc451254950"/>
    </w:p>
    <w:p w14:paraId="16216CDC" w14:textId="3DCC5829" w:rsidR="00D64344" w:rsidRPr="00A66C15" w:rsidRDefault="00D64344" w:rsidP="00716062">
      <w:pPr>
        <w:pStyle w:val="Heading3"/>
      </w:pPr>
      <w:bookmarkStart w:id="205" w:name="_Toc120214335"/>
      <w:r w:rsidRPr="00A66C15">
        <w:t>Mandatory attributes</w:t>
      </w:r>
      <w:bookmarkEnd w:id="203"/>
      <w:bookmarkEnd w:id="204"/>
      <w:bookmarkEnd w:id="205"/>
    </w:p>
    <w:p w14:paraId="1B59E66D" w14:textId="77777777" w:rsidR="00D64344" w:rsidRPr="00A66C15" w:rsidRDefault="00D64344" w:rsidP="00D64344">
      <w:pPr>
        <w:rPr>
          <w:rFonts w:cstheme="minorHAnsi"/>
        </w:rPr>
      </w:pPr>
      <w:r w:rsidRPr="00ED455F">
        <w:rPr>
          <w:rFonts w:cstheme="minorHAnsi"/>
        </w:rPr>
        <w:t>Some attributes are mandatory and must be populated for a given feature.  There are some reasons why attribute values may be considered mandatory:</w:t>
      </w:r>
    </w:p>
    <w:p w14:paraId="62E9A768" w14:textId="546B396C" w:rsidR="00D64344" w:rsidRPr="00A66C15" w:rsidRDefault="00D64344">
      <w:pPr>
        <w:pStyle w:val="symbolisedlist"/>
        <w:numPr>
          <w:ilvl w:val="0"/>
          <w:numId w:val="49"/>
        </w:numPr>
        <w:pPrChange w:id="206" w:author="Raphael Malyankar" w:date="2022-10-27T23:35:00Z">
          <w:pPr>
            <w:pStyle w:val="symbolisedlist"/>
          </w:pPr>
        </w:pPrChange>
      </w:pPr>
      <w:r w:rsidRPr="00A66C15">
        <w:t xml:space="preserve">They are fundamental to the definition of a </w:t>
      </w:r>
      <w:r w:rsidR="009520DA">
        <w:t>feature</w:t>
      </w:r>
      <w:r w:rsidRPr="00A66C15">
        <w:t>;</w:t>
      </w:r>
    </w:p>
    <w:p w14:paraId="38C82962" w14:textId="77777777" w:rsidR="00D64344" w:rsidRPr="00A66C15" w:rsidRDefault="00D64344">
      <w:pPr>
        <w:pStyle w:val="symbolisedlist"/>
        <w:numPr>
          <w:ilvl w:val="0"/>
          <w:numId w:val="49"/>
        </w:numPr>
        <w:pPrChange w:id="207" w:author="Raphael Malyankar" w:date="2022-10-27T23:35:00Z">
          <w:pPr>
            <w:pStyle w:val="symbolisedlist"/>
          </w:pPr>
        </w:pPrChange>
      </w:pPr>
      <w:r w:rsidRPr="00A66C15">
        <w:t>They are required to support the correct portrayal of a feature instance;</w:t>
      </w:r>
    </w:p>
    <w:p w14:paraId="71E85DF4" w14:textId="77777777" w:rsidR="00D64344" w:rsidRPr="00A66C15" w:rsidRDefault="00D64344">
      <w:pPr>
        <w:pStyle w:val="symbolisedlist"/>
        <w:numPr>
          <w:ilvl w:val="0"/>
          <w:numId w:val="49"/>
        </w:numPr>
        <w:pPrChange w:id="208" w:author="Raphael Malyankar" w:date="2022-10-27T23:35:00Z">
          <w:pPr>
            <w:pStyle w:val="symbolisedlist"/>
          </w:pPr>
        </w:pPrChange>
      </w:pPr>
      <w:r w:rsidRPr="00A66C15">
        <w:t>Certain features make no logical sense without specific attributes;</w:t>
      </w:r>
    </w:p>
    <w:p w14:paraId="7A69532C" w14:textId="77777777" w:rsidR="00D64344" w:rsidRPr="00A66C15" w:rsidRDefault="00D64344">
      <w:pPr>
        <w:pStyle w:val="symbolisedlist"/>
        <w:numPr>
          <w:ilvl w:val="0"/>
          <w:numId w:val="49"/>
        </w:numPr>
        <w:pPrChange w:id="209" w:author="Raphael Malyankar" w:date="2022-10-27T23:35:00Z">
          <w:pPr>
            <w:pStyle w:val="symbolisedlist"/>
          </w:pPr>
        </w:pPrChange>
      </w:pPr>
      <w:r w:rsidRPr="00A66C15">
        <w:lastRenderedPageBreak/>
        <w:t>Some attributes are required for safety of navigation.</w:t>
      </w:r>
    </w:p>
    <w:p w14:paraId="35A8B0CD" w14:textId="77777777" w:rsidR="00D64344" w:rsidRPr="00A66C15" w:rsidRDefault="00D64344" w:rsidP="00D64344">
      <w:pPr>
        <w:rPr>
          <w:rFonts w:cstheme="minorHAnsi"/>
        </w:rPr>
      </w:pPr>
      <w:r w:rsidRPr="00ED455F">
        <w:rPr>
          <w:rFonts w:cstheme="minorHAnsi"/>
        </w:rPr>
        <w:t>Within this document, mandatory attributes are those with a multiplicity of 1,1 or 1,n (n&gt;1) or 1,*.  The attribute multiplicity is identified in the description of each feature class.</w:t>
      </w:r>
    </w:p>
    <w:p w14:paraId="2793EA47" w14:textId="77777777" w:rsidR="00D64344" w:rsidRPr="00A66C15" w:rsidRDefault="00D64344" w:rsidP="00716062">
      <w:pPr>
        <w:pStyle w:val="Heading3"/>
        <w:rPr>
          <w:lang w:val="en-AU"/>
        </w:rPr>
      </w:pPr>
      <w:bookmarkStart w:id="210" w:name="_Toc490817300"/>
      <w:bookmarkStart w:id="211" w:name="_Toc451254951"/>
      <w:bookmarkStart w:id="212" w:name="_Toc120214336"/>
      <w:r w:rsidRPr="00A66C15">
        <w:rPr>
          <w:lang w:val="en-AU"/>
        </w:rPr>
        <w:t>Conditional attributes</w:t>
      </w:r>
      <w:bookmarkEnd w:id="210"/>
      <w:bookmarkEnd w:id="211"/>
      <w:bookmarkEnd w:id="212"/>
    </w:p>
    <w:p w14:paraId="708F67F4" w14:textId="41749EAF" w:rsidR="00D64344" w:rsidRPr="00ED455F" w:rsidRDefault="00D64344" w:rsidP="00D64344">
      <w:pPr>
        <w:rPr>
          <w:rFonts w:cstheme="minorHAnsi"/>
          <w:lang w:val="en-AU"/>
        </w:rPr>
      </w:pPr>
      <w:r w:rsidRPr="00ED455F">
        <w:rPr>
          <w:rFonts w:cstheme="minorHAnsi"/>
          <w:lang w:val="en-AU"/>
        </w:rPr>
        <w:t>The feature classes or information types do not contain conditional attributes.</w:t>
      </w:r>
    </w:p>
    <w:p w14:paraId="4893E464" w14:textId="2ADC601E" w:rsidR="00D64344" w:rsidRPr="00ED455F" w:rsidRDefault="00D64344" w:rsidP="00D64344">
      <w:pPr>
        <w:rPr>
          <w:rFonts w:cstheme="minorHAnsi"/>
          <w:lang w:val="en-AU"/>
        </w:rPr>
      </w:pPr>
      <w:r w:rsidRPr="00A66C15">
        <w:rPr>
          <w:rFonts w:cstheme="minorHAnsi"/>
          <w:lang w:val="en-AU"/>
        </w:rPr>
        <w:t xml:space="preserve">Complex attributes which are assigned to feature classes or information types have at least one sub-attribute which is mandatory (or conditionally mandatory). </w:t>
      </w:r>
      <w:r w:rsidRPr="00ED455F">
        <w:rPr>
          <w:rFonts w:cstheme="minorHAnsi"/>
          <w:lang w:val="en-AU"/>
        </w:rPr>
        <w:t xml:space="preserve">Where the sub-attribute of a complex attribute is conditional, this is indicated in the Remarks </w:t>
      </w:r>
      <w:r w:rsidR="00412A18">
        <w:rPr>
          <w:rFonts w:cstheme="minorHAnsi"/>
          <w:lang w:val="en-AU"/>
        </w:rPr>
        <w:t>sub-clause</w:t>
      </w:r>
      <w:r w:rsidR="00412A18" w:rsidRPr="00ED455F">
        <w:rPr>
          <w:rFonts w:cstheme="minorHAnsi"/>
          <w:lang w:val="en-AU"/>
        </w:rPr>
        <w:t xml:space="preserve"> </w:t>
      </w:r>
      <w:r w:rsidRPr="00ED455F">
        <w:rPr>
          <w:rFonts w:cstheme="minorHAnsi"/>
          <w:lang w:val="en-AU"/>
        </w:rPr>
        <w:t>for the relevant feature class entries.</w:t>
      </w:r>
    </w:p>
    <w:p w14:paraId="6CADA7C4" w14:textId="77777777" w:rsidR="00D64344" w:rsidRPr="00A66C15" w:rsidRDefault="00D64344" w:rsidP="00716062">
      <w:pPr>
        <w:pStyle w:val="Heading3"/>
        <w:rPr>
          <w:lang w:val="en-AU"/>
        </w:rPr>
      </w:pPr>
      <w:bookmarkStart w:id="213" w:name="_Toc490817301"/>
      <w:bookmarkStart w:id="214" w:name="_Toc451254952"/>
      <w:bookmarkStart w:id="215" w:name="_Toc120214337"/>
      <w:r w:rsidRPr="00A66C15">
        <w:rPr>
          <w:lang w:val="en-AU"/>
        </w:rPr>
        <w:t>Missing attribute values</w:t>
      </w:r>
      <w:bookmarkEnd w:id="213"/>
      <w:bookmarkEnd w:id="214"/>
      <w:bookmarkEnd w:id="215"/>
    </w:p>
    <w:p w14:paraId="5D0A096E" w14:textId="77777777" w:rsidR="00D64344" w:rsidRPr="00A66C15" w:rsidRDefault="00D64344" w:rsidP="00D64344">
      <w:pPr>
        <w:rPr>
          <w:rFonts w:cstheme="minorHAnsi"/>
          <w:lang w:val="en-AU"/>
        </w:rPr>
      </w:pPr>
      <w:r w:rsidRPr="00ED455F">
        <w:rPr>
          <w:rFonts w:cstheme="minorHAnsi"/>
          <w:lang w:val="en-AU"/>
        </w:rPr>
        <w:t>Where a value of a mandatory attribute is not known, the attribute must be populated with an empty (null) value.</w:t>
      </w:r>
    </w:p>
    <w:p w14:paraId="6518AB48" w14:textId="77777777" w:rsidR="00D64344" w:rsidRPr="00A66C15" w:rsidRDefault="00D64344" w:rsidP="00D64344">
      <w:pPr>
        <w:rPr>
          <w:rFonts w:cstheme="minorHAnsi"/>
          <w:lang w:val="en-AU"/>
        </w:rPr>
      </w:pPr>
      <w:r w:rsidRPr="00A66C15">
        <w:rPr>
          <w:rFonts w:cstheme="minorHAnsi"/>
          <w:lang w:val="en-AU"/>
        </w:rPr>
        <w:t>Where the value of a non-mandatory attribute is not known, the attribute must not be included in the dataset.</w:t>
      </w:r>
    </w:p>
    <w:p w14:paraId="7E6FDFB0" w14:textId="77777777" w:rsidR="00D64344" w:rsidRPr="00A66C15" w:rsidRDefault="00D64344" w:rsidP="00716062">
      <w:pPr>
        <w:pStyle w:val="Heading3"/>
      </w:pPr>
      <w:bookmarkStart w:id="216" w:name="_Toc490817302"/>
      <w:bookmarkStart w:id="217" w:name="_Toc451254953"/>
      <w:bookmarkStart w:id="218" w:name="_Toc120214338"/>
      <w:r w:rsidRPr="00A66C15">
        <w:t>Multiplicity</w:t>
      </w:r>
      <w:bookmarkEnd w:id="216"/>
      <w:bookmarkEnd w:id="217"/>
      <w:bookmarkEnd w:id="218"/>
    </w:p>
    <w:p w14:paraId="24E570C7" w14:textId="3C122E3B" w:rsidR="00D64344" w:rsidRPr="00ED455F" w:rsidRDefault="00D64344" w:rsidP="00D64344">
      <w:pPr>
        <w:rPr>
          <w:rFonts w:cstheme="minorHAnsi"/>
        </w:rPr>
      </w:pPr>
      <w:r w:rsidRPr="00ED455F">
        <w:rPr>
          <w:rFonts w:cstheme="minorHAnsi"/>
        </w:rPr>
        <w:t>In order to control the number of allowed attribute values or sub-attribute instances within a complex attribute, S-100 uses the concept of multiplicity.  This defines lower and upper limits for the number of values, whether the order of the instances is significant</w:t>
      </w:r>
      <w:r w:rsidR="00B66206">
        <w:rPr>
          <w:rFonts w:cstheme="minorHAnsi"/>
        </w:rPr>
        <w:t>,</w:t>
      </w:r>
      <w:r w:rsidRPr="00ED455F">
        <w:rPr>
          <w:rFonts w:cstheme="minorHAnsi"/>
        </w:rPr>
        <w:t xml:space="preserve"> and if an attribute is mandatory.  Common examples are shown in </w:t>
      </w:r>
      <w:r w:rsidR="009520DA">
        <w:rPr>
          <w:rFonts w:cstheme="minorHAnsi"/>
        </w:rPr>
        <w:fldChar w:fldCharType="begin"/>
      </w:r>
      <w:r w:rsidR="009520DA">
        <w:rPr>
          <w:rFonts w:cstheme="minorHAnsi"/>
        </w:rPr>
        <w:instrText xml:space="preserve"> REF _Ref113139693 \h </w:instrText>
      </w:r>
      <w:r w:rsidR="009520DA">
        <w:rPr>
          <w:rFonts w:cstheme="minorHAnsi"/>
        </w:rPr>
      </w:r>
      <w:r w:rsidR="009520DA">
        <w:rPr>
          <w:rFonts w:cstheme="minorHAnsi"/>
        </w:rPr>
        <w:fldChar w:fldCharType="separate"/>
      </w:r>
      <w:r w:rsidR="00EE3F7C">
        <w:t xml:space="preserve">Table </w:t>
      </w:r>
      <w:r w:rsidR="00EE3F7C">
        <w:rPr>
          <w:noProof/>
        </w:rPr>
        <w:t>2</w:t>
      </w:r>
      <w:r w:rsidR="00EE3F7C">
        <w:t>.</w:t>
      </w:r>
      <w:r w:rsidR="00EE3F7C">
        <w:rPr>
          <w:noProof/>
        </w:rPr>
        <w:t>3</w:t>
      </w:r>
      <w:r w:rsidR="009520DA">
        <w:rPr>
          <w:rFonts w:cstheme="minorHAnsi"/>
        </w:rPr>
        <w:fldChar w:fldCharType="end"/>
      </w:r>
      <w:r w:rsidRPr="00ED455F">
        <w:rPr>
          <w:rFonts w:cstheme="minorHAnsi"/>
        </w:rPr>
        <w:t>:</w:t>
      </w:r>
    </w:p>
    <w:p w14:paraId="1124564A" w14:textId="77777777" w:rsidR="00D64344" w:rsidRPr="00A66C15" w:rsidRDefault="00D64344" w:rsidP="00D64344">
      <w:pPr>
        <w:rPr>
          <w:rFonts w:cstheme="minorHAnsi"/>
        </w:rPr>
      </w:pPr>
      <w:r w:rsidRPr="00A66C15">
        <w:rPr>
          <w:rFonts w:cstheme="minorHAnsi"/>
        </w:rPr>
        <w:t xml:space="preserve">Format: </w:t>
      </w:r>
      <w:r w:rsidRPr="00A66C15">
        <w:rPr>
          <w:rStyle w:val="Italics"/>
          <w:rFonts w:cstheme="minorHAnsi"/>
          <w:i w:val="0"/>
        </w:rPr>
        <w:t xml:space="preserve">MinOccurs, </w:t>
      </w:r>
      <w:proofErr w:type="spellStart"/>
      <w:r w:rsidRPr="00A66C15">
        <w:rPr>
          <w:rStyle w:val="Italics"/>
          <w:rFonts w:cstheme="minorHAnsi"/>
          <w:i w:val="0"/>
        </w:rPr>
        <w:t>MaxOccurs</w:t>
      </w:r>
      <w:proofErr w:type="spellEnd"/>
      <w:r w:rsidRPr="00A66C15">
        <w:rPr>
          <w:rFonts w:cstheme="minorHAnsi"/>
        </w:rPr>
        <w:t xml:space="preserve"> (a * indicates that infinite instances are possible, the term </w:t>
      </w:r>
      <w:r w:rsidRPr="00A66C15">
        <w:rPr>
          <w:rStyle w:val="Italics"/>
          <w:rFonts w:cstheme="minorHAnsi"/>
          <w:i w:val="0"/>
        </w:rPr>
        <w:t>(ordered)</w:t>
      </w:r>
      <w:r w:rsidRPr="00A66C15">
        <w:rPr>
          <w:rFonts w:cstheme="minorHAnsi"/>
        </w:rPr>
        <w:t xml:space="preserve"> indicates that the order of the provided instances is significant)</w:t>
      </w:r>
    </w:p>
    <w:p w14:paraId="6C66BF5F" w14:textId="60F210B8" w:rsidR="009520DA" w:rsidRDefault="009520DA" w:rsidP="009520DA">
      <w:pPr>
        <w:pStyle w:val="Caption"/>
        <w:keepNext/>
      </w:pPr>
      <w:bookmarkStart w:id="219" w:name="_Ref113139693"/>
      <w:r>
        <w:t xml:space="preserve">Table </w:t>
      </w:r>
      <w:ins w:id="220" w:author="Raphael Malyankar" w:date="2022-11-19T22:29:00Z">
        <w:r w:rsidR="00AE503C">
          <w:fldChar w:fldCharType="begin"/>
        </w:r>
        <w:r w:rsidR="00AE503C">
          <w:instrText xml:space="preserve"> STYLEREF 1 \s </w:instrText>
        </w:r>
      </w:ins>
      <w:r w:rsidR="00AE503C">
        <w:fldChar w:fldCharType="separate"/>
      </w:r>
      <w:r w:rsidR="00AE503C">
        <w:rPr>
          <w:noProof/>
        </w:rPr>
        <w:t>2</w:t>
      </w:r>
      <w:ins w:id="221" w:author="Raphael Malyankar" w:date="2022-11-19T22:29:00Z">
        <w:r w:rsidR="00AE503C">
          <w:fldChar w:fldCharType="end"/>
        </w:r>
        <w:r w:rsidR="00AE503C">
          <w:t>.</w:t>
        </w:r>
        <w:r w:rsidR="00AE503C">
          <w:fldChar w:fldCharType="begin"/>
        </w:r>
        <w:r w:rsidR="00AE503C">
          <w:instrText xml:space="preserve"> SEQ Table \* ARABIC \s 1 </w:instrText>
        </w:r>
      </w:ins>
      <w:r w:rsidR="00AE503C">
        <w:fldChar w:fldCharType="separate"/>
      </w:r>
      <w:ins w:id="222" w:author="Raphael Malyankar" w:date="2022-11-19T22:29:00Z">
        <w:r w:rsidR="00AE503C">
          <w:rPr>
            <w:noProof/>
          </w:rPr>
          <w:t>3</w:t>
        </w:r>
        <w:r w:rsidR="00AE503C">
          <w:fldChar w:fldCharType="end"/>
        </w:r>
      </w:ins>
      <w:del w:id="223" w:author="Raphael Malyankar" w:date="2022-11-17T22:51:00Z">
        <w:r w:rsidR="00DF2DB9" w:rsidDel="00524288">
          <w:fldChar w:fldCharType="begin"/>
        </w:r>
        <w:r w:rsidR="00DF2DB9" w:rsidDel="00524288">
          <w:delInstrText xml:space="preserve"> STYLEREF 1 \s </w:delInstrText>
        </w:r>
        <w:r w:rsidR="00DF2DB9" w:rsidDel="00524288">
          <w:fldChar w:fldCharType="separate"/>
        </w:r>
        <w:r w:rsidR="00EE3F7C" w:rsidDel="00524288">
          <w:rPr>
            <w:noProof/>
          </w:rPr>
          <w:delText>2</w:delText>
        </w:r>
        <w:r w:rsidR="00DF2DB9" w:rsidDel="00524288">
          <w:fldChar w:fldCharType="end"/>
        </w:r>
        <w:r w:rsidR="00DF2DB9" w:rsidDel="00524288">
          <w:delText>.</w:delText>
        </w:r>
        <w:r w:rsidR="00DF2DB9" w:rsidDel="00524288">
          <w:fldChar w:fldCharType="begin"/>
        </w:r>
        <w:r w:rsidR="00DF2DB9" w:rsidDel="00524288">
          <w:delInstrText xml:space="preserve"> SEQ Table \* ARABIC \s 1 </w:delInstrText>
        </w:r>
        <w:r w:rsidR="00DF2DB9" w:rsidDel="00524288">
          <w:fldChar w:fldCharType="separate"/>
        </w:r>
        <w:r w:rsidR="00EE3F7C" w:rsidDel="00524288">
          <w:rPr>
            <w:noProof/>
          </w:rPr>
          <w:delText>3</w:delText>
        </w:r>
        <w:r w:rsidR="00DF2DB9" w:rsidDel="00524288">
          <w:fldChar w:fldCharType="end"/>
        </w:r>
      </w:del>
      <w:bookmarkEnd w:id="219"/>
      <w:r>
        <w:t xml:space="preserve"> - Multiplicity of attributes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45"/>
        <w:gridCol w:w="6827"/>
      </w:tblGrid>
      <w:tr w:rsidR="00D64344" w:rsidRPr="00D90A3A" w14:paraId="1AA32873" w14:textId="77777777" w:rsidTr="00861554">
        <w:trPr>
          <w:jc w:val="center"/>
        </w:trPr>
        <w:tc>
          <w:tcPr>
            <w:tcW w:w="2245" w:type="dxa"/>
            <w:tcBorders>
              <w:top w:val="single" w:sz="4" w:space="0" w:color="auto"/>
              <w:left w:val="single" w:sz="4" w:space="0" w:color="auto"/>
              <w:bottom w:val="single" w:sz="4" w:space="0" w:color="auto"/>
              <w:right w:val="single" w:sz="4" w:space="0" w:color="auto"/>
            </w:tcBorders>
            <w:shd w:val="clear" w:color="auto" w:fill="C0C0C0"/>
            <w:hideMark/>
          </w:tcPr>
          <w:p w14:paraId="3A0F201D" w14:textId="77777777" w:rsidR="00D64344" w:rsidRPr="00A66C15" w:rsidRDefault="00D64344" w:rsidP="00861554">
            <w:pPr>
              <w:pStyle w:val="BodyText"/>
              <w:spacing w:after="0" w:line="240" w:lineRule="auto"/>
              <w:rPr>
                <w:rFonts w:asciiTheme="minorHAnsi" w:hAnsiTheme="minorHAnsi" w:cstheme="minorHAnsi"/>
                <w:b/>
              </w:rPr>
            </w:pPr>
            <w:r w:rsidRPr="00A66C15">
              <w:rPr>
                <w:rFonts w:asciiTheme="minorHAnsi" w:hAnsiTheme="minorHAnsi" w:cstheme="minorHAnsi"/>
                <w:b/>
              </w:rPr>
              <w:t>Multiplicity</w:t>
            </w:r>
          </w:p>
        </w:tc>
        <w:tc>
          <w:tcPr>
            <w:tcW w:w="6827" w:type="dxa"/>
            <w:tcBorders>
              <w:top w:val="single" w:sz="4" w:space="0" w:color="auto"/>
              <w:left w:val="single" w:sz="4" w:space="0" w:color="auto"/>
              <w:bottom w:val="single" w:sz="4" w:space="0" w:color="auto"/>
              <w:right w:val="single" w:sz="4" w:space="0" w:color="auto"/>
            </w:tcBorders>
            <w:shd w:val="clear" w:color="auto" w:fill="C0C0C0"/>
            <w:hideMark/>
          </w:tcPr>
          <w:p w14:paraId="714FBA18" w14:textId="77777777" w:rsidR="00D64344" w:rsidRPr="00A66C15" w:rsidRDefault="00D64344" w:rsidP="00861554">
            <w:pPr>
              <w:pStyle w:val="BodyText"/>
              <w:spacing w:after="0" w:line="240" w:lineRule="auto"/>
              <w:rPr>
                <w:rFonts w:asciiTheme="minorHAnsi" w:hAnsiTheme="minorHAnsi" w:cstheme="minorHAnsi"/>
                <w:b/>
              </w:rPr>
            </w:pPr>
            <w:r w:rsidRPr="00A66C15">
              <w:rPr>
                <w:rFonts w:asciiTheme="minorHAnsi" w:hAnsiTheme="minorHAnsi" w:cstheme="minorHAnsi"/>
                <w:b/>
              </w:rPr>
              <w:t>Explanation</w:t>
            </w:r>
          </w:p>
        </w:tc>
      </w:tr>
      <w:tr w:rsidR="00D64344" w:rsidRPr="00D90A3A" w14:paraId="351FEF4D" w14:textId="77777777" w:rsidTr="00861554">
        <w:trPr>
          <w:jc w:val="center"/>
        </w:trPr>
        <w:tc>
          <w:tcPr>
            <w:tcW w:w="2245" w:type="dxa"/>
            <w:tcBorders>
              <w:top w:val="single" w:sz="4" w:space="0" w:color="auto"/>
              <w:left w:val="single" w:sz="4" w:space="0" w:color="auto"/>
              <w:bottom w:val="single" w:sz="4" w:space="0" w:color="auto"/>
              <w:right w:val="single" w:sz="4" w:space="0" w:color="auto"/>
            </w:tcBorders>
            <w:hideMark/>
          </w:tcPr>
          <w:p w14:paraId="005395D4" w14:textId="77777777" w:rsidR="00D64344" w:rsidRPr="00A66C15" w:rsidRDefault="00D64344" w:rsidP="00861554">
            <w:pPr>
              <w:pStyle w:val="BodyText"/>
              <w:spacing w:after="0" w:line="240" w:lineRule="auto"/>
              <w:rPr>
                <w:rFonts w:asciiTheme="minorHAnsi" w:hAnsiTheme="minorHAnsi" w:cstheme="minorHAnsi"/>
              </w:rPr>
            </w:pPr>
            <w:r w:rsidRPr="00A66C15">
              <w:rPr>
                <w:rFonts w:asciiTheme="minorHAnsi" w:hAnsiTheme="minorHAnsi" w:cstheme="minorHAnsi"/>
              </w:rPr>
              <w:t>0,1</w:t>
            </w:r>
          </w:p>
        </w:tc>
        <w:tc>
          <w:tcPr>
            <w:tcW w:w="6827" w:type="dxa"/>
            <w:tcBorders>
              <w:top w:val="single" w:sz="4" w:space="0" w:color="auto"/>
              <w:left w:val="single" w:sz="4" w:space="0" w:color="auto"/>
              <w:bottom w:val="single" w:sz="4" w:space="0" w:color="auto"/>
              <w:right w:val="single" w:sz="4" w:space="0" w:color="auto"/>
            </w:tcBorders>
            <w:hideMark/>
          </w:tcPr>
          <w:p w14:paraId="21A79586" w14:textId="77777777" w:rsidR="00D64344" w:rsidRPr="00A66C15" w:rsidRDefault="00D64344" w:rsidP="00861554">
            <w:pPr>
              <w:pStyle w:val="BodyText"/>
              <w:spacing w:after="0" w:line="240" w:lineRule="auto"/>
              <w:rPr>
                <w:rFonts w:asciiTheme="minorHAnsi" w:hAnsiTheme="minorHAnsi" w:cstheme="minorHAnsi"/>
              </w:rPr>
            </w:pPr>
            <w:r w:rsidRPr="00A66C15">
              <w:rPr>
                <w:rFonts w:asciiTheme="minorHAnsi" w:hAnsiTheme="minorHAnsi" w:cstheme="minorHAnsi"/>
              </w:rPr>
              <w:t>An instance is not required; if provided there must only be one instance.</w:t>
            </w:r>
          </w:p>
        </w:tc>
      </w:tr>
      <w:tr w:rsidR="00D64344" w:rsidRPr="00D90A3A" w14:paraId="1D2D2505" w14:textId="77777777" w:rsidTr="00861554">
        <w:trPr>
          <w:jc w:val="center"/>
        </w:trPr>
        <w:tc>
          <w:tcPr>
            <w:tcW w:w="2245" w:type="dxa"/>
            <w:tcBorders>
              <w:top w:val="single" w:sz="4" w:space="0" w:color="auto"/>
              <w:left w:val="single" w:sz="4" w:space="0" w:color="auto"/>
              <w:bottom w:val="single" w:sz="4" w:space="0" w:color="auto"/>
              <w:right w:val="single" w:sz="4" w:space="0" w:color="auto"/>
            </w:tcBorders>
            <w:hideMark/>
          </w:tcPr>
          <w:p w14:paraId="252C38FD" w14:textId="77777777" w:rsidR="00D64344" w:rsidRPr="00A66C15" w:rsidRDefault="00D64344" w:rsidP="00861554">
            <w:pPr>
              <w:pStyle w:val="BodyText"/>
              <w:spacing w:after="0" w:line="240" w:lineRule="auto"/>
              <w:rPr>
                <w:rFonts w:asciiTheme="minorHAnsi" w:hAnsiTheme="minorHAnsi" w:cstheme="minorHAnsi"/>
              </w:rPr>
            </w:pPr>
            <w:r w:rsidRPr="00A66C15">
              <w:rPr>
                <w:rFonts w:asciiTheme="minorHAnsi" w:hAnsiTheme="minorHAnsi" w:cstheme="minorHAnsi"/>
              </w:rPr>
              <w:t>1,1</w:t>
            </w:r>
          </w:p>
        </w:tc>
        <w:tc>
          <w:tcPr>
            <w:tcW w:w="6827" w:type="dxa"/>
            <w:tcBorders>
              <w:top w:val="single" w:sz="4" w:space="0" w:color="auto"/>
              <w:left w:val="single" w:sz="4" w:space="0" w:color="auto"/>
              <w:bottom w:val="single" w:sz="4" w:space="0" w:color="auto"/>
              <w:right w:val="single" w:sz="4" w:space="0" w:color="auto"/>
            </w:tcBorders>
            <w:hideMark/>
          </w:tcPr>
          <w:p w14:paraId="2C92F77C" w14:textId="77777777" w:rsidR="00D64344" w:rsidRPr="00A66C15" w:rsidRDefault="00D64344" w:rsidP="00861554">
            <w:pPr>
              <w:pStyle w:val="BodyText"/>
              <w:spacing w:after="0" w:line="240" w:lineRule="auto"/>
              <w:rPr>
                <w:rFonts w:asciiTheme="minorHAnsi" w:hAnsiTheme="minorHAnsi" w:cstheme="minorHAnsi"/>
              </w:rPr>
            </w:pPr>
            <w:r w:rsidRPr="00A66C15">
              <w:rPr>
                <w:rFonts w:asciiTheme="minorHAnsi" w:hAnsiTheme="minorHAnsi" w:cstheme="minorHAnsi"/>
              </w:rPr>
              <w:t>An instance is required and there must only be one instance.</w:t>
            </w:r>
          </w:p>
        </w:tc>
      </w:tr>
      <w:tr w:rsidR="00D64344" w:rsidRPr="00D90A3A" w14:paraId="048107DC" w14:textId="77777777" w:rsidTr="00861554">
        <w:trPr>
          <w:jc w:val="center"/>
        </w:trPr>
        <w:tc>
          <w:tcPr>
            <w:tcW w:w="2245" w:type="dxa"/>
            <w:tcBorders>
              <w:top w:val="single" w:sz="4" w:space="0" w:color="auto"/>
              <w:left w:val="single" w:sz="4" w:space="0" w:color="auto"/>
              <w:bottom w:val="single" w:sz="4" w:space="0" w:color="auto"/>
              <w:right w:val="single" w:sz="4" w:space="0" w:color="auto"/>
            </w:tcBorders>
            <w:hideMark/>
          </w:tcPr>
          <w:p w14:paraId="67F1E38A" w14:textId="77777777" w:rsidR="00D64344" w:rsidRPr="00A66C15" w:rsidRDefault="00D64344" w:rsidP="00861554">
            <w:pPr>
              <w:pStyle w:val="BodyText"/>
              <w:spacing w:after="0" w:line="240" w:lineRule="auto"/>
              <w:rPr>
                <w:rFonts w:asciiTheme="minorHAnsi" w:hAnsiTheme="minorHAnsi" w:cstheme="minorHAnsi"/>
              </w:rPr>
            </w:pPr>
            <w:r w:rsidRPr="00A66C15">
              <w:rPr>
                <w:rFonts w:asciiTheme="minorHAnsi" w:hAnsiTheme="minorHAnsi" w:cstheme="minorHAnsi"/>
              </w:rPr>
              <w:t>0,*</w:t>
            </w:r>
          </w:p>
        </w:tc>
        <w:tc>
          <w:tcPr>
            <w:tcW w:w="6827" w:type="dxa"/>
            <w:tcBorders>
              <w:top w:val="single" w:sz="4" w:space="0" w:color="auto"/>
              <w:left w:val="single" w:sz="4" w:space="0" w:color="auto"/>
              <w:bottom w:val="single" w:sz="4" w:space="0" w:color="auto"/>
              <w:right w:val="single" w:sz="4" w:space="0" w:color="auto"/>
            </w:tcBorders>
            <w:hideMark/>
          </w:tcPr>
          <w:p w14:paraId="45B32436" w14:textId="77777777" w:rsidR="00D64344" w:rsidRPr="00A66C15" w:rsidRDefault="00D64344" w:rsidP="00861554">
            <w:pPr>
              <w:pStyle w:val="BodyText"/>
              <w:spacing w:after="0" w:line="240" w:lineRule="auto"/>
              <w:rPr>
                <w:rFonts w:asciiTheme="minorHAnsi" w:hAnsiTheme="minorHAnsi" w:cstheme="minorHAnsi"/>
              </w:rPr>
            </w:pPr>
            <w:r w:rsidRPr="00A66C15">
              <w:rPr>
                <w:rFonts w:asciiTheme="minorHAnsi" w:hAnsiTheme="minorHAnsi" w:cstheme="minorHAnsi"/>
              </w:rPr>
              <w:t>An instance is not required and there can be an infinite number of instances.</w:t>
            </w:r>
          </w:p>
        </w:tc>
      </w:tr>
      <w:tr w:rsidR="00D64344" w:rsidRPr="00D90A3A" w14:paraId="1DEEC560" w14:textId="77777777" w:rsidTr="00861554">
        <w:trPr>
          <w:jc w:val="center"/>
        </w:trPr>
        <w:tc>
          <w:tcPr>
            <w:tcW w:w="2245" w:type="dxa"/>
            <w:tcBorders>
              <w:top w:val="single" w:sz="4" w:space="0" w:color="auto"/>
              <w:left w:val="single" w:sz="4" w:space="0" w:color="auto"/>
              <w:bottom w:val="single" w:sz="4" w:space="0" w:color="auto"/>
              <w:right w:val="single" w:sz="4" w:space="0" w:color="auto"/>
            </w:tcBorders>
            <w:hideMark/>
          </w:tcPr>
          <w:p w14:paraId="65172709" w14:textId="77777777" w:rsidR="00D64344" w:rsidRPr="00A66C15" w:rsidRDefault="00D64344" w:rsidP="00861554">
            <w:pPr>
              <w:pStyle w:val="BodyText"/>
              <w:spacing w:after="0" w:line="240" w:lineRule="auto"/>
              <w:rPr>
                <w:rFonts w:asciiTheme="minorHAnsi" w:hAnsiTheme="minorHAnsi" w:cstheme="minorHAnsi"/>
              </w:rPr>
            </w:pPr>
            <w:r w:rsidRPr="00A66C15">
              <w:rPr>
                <w:rFonts w:asciiTheme="minorHAnsi" w:hAnsiTheme="minorHAnsi" w:cstheme="minorHAnsi"/>
              </w:rPr>
              <w:t>1,*</w:t>
            </w:r>
          </w:p>
        </w:tc>
        <w:tc>
          <w:tcPr>
            <w:tcW w:w="6827" w:type="dxa"/>
            <w:tcBorders>
              <w:top w:val="single" w:sz="4" w:space="0" w:color="auto"/>
              <w:left w:val="single" w:sz="4" w:space="0" w:color="auto"/>
              <w:bottom w:val="single" w:sz="4" w:space="0" w:color="auto"/>
              <w:right w:val="single" w:sz="4" w:space="0" w:color="auto"/>
            </w:tcBorders>
            <w:hideMark/>
          </w:tcPr>
          <w:p w14:paraId="4441733D" w14:textId="77777777" w:rsidR="00D64344" w:rsidRPr="00A66C15" w:rsidRDefault="00D64344" w:rsidP="00861554">
            <w:pPr>
              <w:pStyle w:val="BodyText"/>
              <w:spacing w:after="0" w:line="240" w:lineRule="auto"/>
              <w:rPr>
                <w:rFonts w:asciiTheme="minorHAnsi" w:hAnsiTheme="minorHAnsi" w:cstheme="minorHAnsi"/>
              </w:rPr>
            </w:pPr>
            <w:r w:rsidRPr="00A66C15">
              <w:rPr>
                <w:rFonts w:asciiTheme="minorHAnsi" w:hAnsiTheme="minorHAnsi" w:cstheme="minorHAnsi"/>
              </w:rPr>
              <w:t>An instance is required and there can be an infinite number of instances.</w:t>
            </w:r>
          </w:p>
        </w:tc>
      </w:tr>
      <w:tr w:rsidR="00D64344" w:rsidRPr="00D90A3A" w14:paraId="653CA5C3" w14:textId="77777777" w:rsidTr="00861554">
        <w:trPr>
          <w:jc w:val="center"/>
        </w:trPr>
        <w:tc>
          <w:tcPr>
            <w:tcW w:w="2245" w:type="dxa"/>
            <w:tcBorders>
              <w:top w:val="single" w:sz="4" w:space="0" w:color="auto"/>
              <w:left w:val="single" w:sz="4" w:space="0" w:color="auto"/>
              <w:bottom w:val="single" w:sz="4" w:space="0" w:color="auto"/>
              <w:right w:val="single" w:sz="4" w:space="0" w:color="auto"/>
            </w:tcBorders>
            <w:hideMark/>
          </w:tcPr>
          <w:p w14:paraId="6C16C206" w14:textId="77777777" w:rsidR="00D64344" w:rsidRPr="00A66C15" w:rsidRDefault="00D64344" w:rsidP="00861554">
            <w:pPr>
              <w:pStyle w:val="BodyText"/>
              <w:spacing w:after="0" w:line="240" w:lineRule="auto"/>
              <w:rPr>
                <w:rFonts w:asciiTheme="minorHAnsi" w:hAnsiTheme="minorHAnsi" w:cstheme="minorHAnsi"/>
              </w:rPr>
            </w:pPr>
            <w:r w:rsidRPr="00A66C15">
              <w:rPr>
                <w:rFonts w:asciiTheme="minorHAnsi" w:hAnsiTheme="minorHAnsi" w:cstheme="minorHAnsi"/>
              </w:rPr>
              <w:t>1,* (ordered)</w:t>
            </w:r>
          </w:p>
        </w:tc>
        <w:tc>
          <w:tcPr>
            <w:tcW w:w="6827" w:type="dxa"/>
            <w:tcBorders>
              <w:top w:val="single" w:sz="4" w:space="0" w:color="auto"/>
              <w:left w:val="single" w:sz="4" w:space="0" w:color="auto"/>
              <w:bottom w:val="single" w:sz="4" w:space="0" w:color="auto"/>
              <w:right w:val="single" w:sz="4" w:space="0" w:color="auto"/>
            </w:tcBorders>
            <w:hideMark/>
          </w:tcPr>
          <w:p w14:paraId="401E4B54" w14:textId="77777777" w:rsidR="00D64344" w:rsidRPr="00A66C15" w:rsidRDefault="00D64344" w:rsidP="00861554">
            <w:pPr>
              <w:pStyle w:val="BodyText"/>
              <w:spacing w:after="0" w:line="240" w:lineRule="auto"/>
              <w:rPr>
                <w:rFonts w:asciiTheme="minorHAnsi" w:hAnsiTheme="minorHAnsi" w:cstheme="minorHAnsi"/>
              </w:rPr>
            </w:pPr>
            <w:r w:rsidRPr="00A66C15">
              <w:rPr>
                <w:rFonts w:asciiTheme="minorHAnsi" w:hAnsiTheme="minorHAnsi" w:cstheme="minorHAnsi"/>
              </w:rPr>
              <w:t>An instance is required and there can be an infinite number of instances, the order of which is significant.</w:t>
            </w:r>
          </w:p>
        </w:tc>
      </w:tr>
      <w:tr w:rsidR="00D64344" w:rsidRPr="00D90A3A" w14:paraId="5F34A66C" w14:textId="77777777" w:rsidTr="00861554">
        <w:trPr>
          <w:jc w:val="center"/>
        </w:trPr>
        <w:tc>
          <w:tcPr>
            <w:tcW w:w="2245" w:type="dxa"/>
            <w:tcBorders>
              <w:top w:val="single" w:sz="4" w:space="0" w:color="auto"/>
              <w:left w:val="single" w:sz="4" w:space="0" w:color="auto"/>
              <w:bottom w:val="single" w:sz="4" w:space="0" w:color="auto"/>
              <w:right w:val="single" w:sz="4" w:space="0" w:color="auto"/>
            </w:tcBorders>
            <w:hideMark/>
          </w:tcPr>
          <w:p w14:paraId="62B01848" w14:textId="77777777" w:rsidR="00D64344" w:rsidRPr="00A66C15" w:rsidRDefault="00D64344" w:rsidP="00861554">
            <w:pPr>
              <w:pStyle w:val="BodyText"/>
              <w:spacing w:after="0" w:line="240" w:lineRule="auto"/>
              <w:rPr>
                <w:rFonts w:asciiTheme="minorHAnsi" w:hAnsiTheme="minorHAnsi" w:cstheme="minorHAnsi"/>
              </w:rPr>
            </w:pPr>
            <w:r w:rsidRPr="00A66C15">
              <w:rPr>
                <w:rFonts w:asciiTheme="minorHAnsi" w:hAnsiTheme="minorHAnsi" w:cstheme="minorHAnsi"/>
              </w:rPr>
              <w:t>2,2</w:t>
            </w:r>
          </w:p>
        </w:tc>
        <w:tc>
          <w:tcPr>
            <w:tcW w:w="6827" w:type="dxa"/>
            <w:tcBorders>
              <w:top w:val="single" w:sz="4" w:space="0" w:color="auto"/>
              <w:left w:val="single" w:sz="4" w:space="0" w:color="auto"/>
              <w:bottom w:val="single" w:sz="4" w:space="0" w:color="auto"/>
              <w:right w:val="single" w:sz="4" w:space="0" w:color="auto"/>
            </w:tcBorders>
            <w:hideMark/>
          </w:tcPr>
          <w:p w14:paraId="18A07852" w14:textId="77777777" w:rsidR="00D64344" w:rsidRPr="00A66C15" w:rsidRDefault="00D64344" w:rsidP="00861554">
            <w:pPr>
              <w:pStyle w:val="BodyText"/>
              <w:keepNext/>
              <w:spacing w:after="0" w:line="240" w:lineRule="auto"/>
              <w:rPr>
                <w:rFonts w:asciiTheme="minorHAnsi" w:hAnsiTheme="minorHAnsi" w:cstheme="minorHAnsi"/>
              </w:rPr>
            </w:pPr>
            <w:r w:rsidRPr="00A66C15">
              <w:rPr>
                <w:rFonts w:asciiTheme="minorHAnsi" w:hAnsiTheme="minorHAnsi" w:cstheme="minorHAnsi"/>
              </w:rPr>
              <w:t>Two instances are required and there must be no more than two.</w:t>
            </w:r>
          </w:p>
        </w:tc>
      </w:tr>
    </w:tbl>
    <w:p w14:paraId="0EE539F7" w14:textId="77777777" w:rsidR="009520DA" w:rsidRDefault="009520DA" w:rsidP="00A6597A">
      <w:pPr>
        <w:rPr>
          <w:lang w:val="en-AU"/>
        </w:rPr>
      </w:pPr>
      <w:bookmarkStart w:id="224" w:name="_Toc490817303"/>
      <w:bookmarkStart w:id="225" w:name="_Toc451254954"/>
    </w:p>
    <w:p w14:paraId="3F09AC3A" w14:textId="7FC3A02F" w:rsidR="00D64344" w:rsidRPr="00A66C15" w:rsidRDefault="00D64344" w:rsidP="00716062">
      <w:pPr>
        <w:pStyle w:val="Heading3"/>
        <w:rPr>
          <w:lang w:val="en-AU"/>
        </w:rPr>
      </w:pPr>
      <w:bookmarkStart w:id="226" w:name="_Toc120214339"/>
      <w:r w:rsidRPr="00A66C15">
        <w:rPr>
          <w:lang w:val="en-AU"/>
        </w:rPr>
        <w:t>Spatial attribute types</w:t>
      </w:r>
      <w:bookmarkEnd w:id="224"/>
      <w:bookmarkEnd w:id="225"/>
      <w:bookmarkEnd w:id="226"/>
    </w:p>
    <w:p w14:paraId="7121045D" w14:textId="77777777" w:rsidR="00D64344" w:rsidRPr="00A66C15" w:rsidRDefault="00D64344" w:rsidP="00D64344">
      <w:pPr>
        <w:rPr>
          <w:rFonts w:cstheme="minorHAnsi"/>
          <w:lang w:val="en-AU"/>
        </w:rPr>
      </w:pPr>
      <w:r w:rsidRPr="00ED455F">
        <w:rPr>
          <w:rFonts w:cstheme="minorHAnsi"/>
          <w:lang w:val="en-AU"/>
        </w:rPr>
        <w:t xml:space="preserve">Spatial attribute types must contain a referenced geometry and may be associated with spatial quality attributes.  Each spatial attribute instance </w:t>
      </w:r>
      <w:r w:rsidRPr="00A66C15">
        <w:rPr>
          <w:rFonts w:cstheme="minorHAnsi"/>
          <w:lang w:val="en-AU"/>
        </w:rPr>
        <w:t>must be referenced by a feature instance or another spatial attribute instance.</w:t>
      </w:r>
    </w:p>
    <w:p w14:paraId="1AB145B8" w14:textId="77777777" w:rsidR="00D64344" w:rsidRPr="00550845" w:rsidRDefault="00D64344" w:rsidP="00716062">
      <w:pPr>
        <w:pStyle w:val="Heading4"/>
      </w:pPr>
      <w:bookmarkStart w:id="227" w:name="_Toc490817304"/>
      <w:bookmarkStart w:id="228" w:name="_Toc451254955"/>
      <w:r w:rsidRPr="00550845">
        <w:t>Quality of spatial attributes</w:t>
      </w:r>
      <w:bookmarkEnd w:id="227"/>
      <w:bookmarkEnd w:id="228"/>
    </w:p>
    <w:p w14:paraId="1DCC66E8" w14:textId="7B415949" w:rsidR="00D64344" w:rsidRPr="00A66C15" w:rsidRDefault="00D64344" w:rsidP="00D64344">
      <w:pPr>
        <w:rPr>
          <w:rFonts w:cstheme="minorHAnsi"/>
          <w:lang w:val="en-AU"/>
        </w:rPr>
      </w:pPr>
      <w:r w:rsidRPr="00ED455F">
        <w:rPr>
          <w:rFonts w:cstheme="minorHAnsi"/>
          <w:lang w:val="en-AU"/>
        </w:rPr>
        <w:t xml:space="preserve">The quality of spatial attributes in </w:t>
      </w:r>
      <w:r w:rsidR="00B165E8">
        <w:rPr>
          <w:rFonts w:cstheme="minorHAnsi"/>
          <w:lang w:val="en-AU"/>
        </w:rPr>
        <w:t>S-131</w:t>
      </w:r>
      <w:r w:rsidRPr="00ED455F">
        <w:rPr>
          <w:rFonts w:cstheme="minorHAnsi"/>
          <w:lang w:val="en-AU"/>
        </w:rPr>
        <w:t xml:space="preserve"> is described in a </w:t>
      </w:r>
      <w:r w:rsidRPr="00A66C15">
        <w:rPr>
          <w:rFonts w:cstheme="minorHAnsi"/>
          <w:b/>
          <w:lang w:val="en-AU"/>
        </w:rPr>
        <w:t>Quality of Non-Bathymetric Data</w:t>
      </w:r>
      <w:r w:rsidRPr="00A66C15">
        <w:rPr>
          <w:rFonts w:cstheme="minorHAnsi"/>
          <w:lang w:val="en-AU"/>
        </w:rPr>
        <w:t xml:space="preserve"> meta-feature. This meta-feature defines areas within which uniform assessment exists for the quality. It is described in detail later in this document.</w:t>
      </w:r>
    </w:p>
    <w:p w14:paraId="45949B90" w14:textId="6BF4A229" w:rsidR="00D64344" w:rsidRPr="00A66C15" w:rsidRDefault="00D64344" w:rsidP="00D64344">
      <w:pPr>
        <w:rPr>
          <w:rFonts w:cstheme="minorHAnsi"/>
          <w:lang w:val="en-AU"/>
        </w:rPr>
      </w:pPr>
      <w:r w:rsidRPr="00A66C15">
        <w:rPr>
          <w:rFonts w:cstheme="minorHAnsi"/>
          <w:lang w:val="en-AU"/>
        </w:rPr>
        <w:lastRenderedPageBreak/>
        <w:t xml:space="preserve">If the spatial quality attributes for an individual instance of a spatial primitive differ from the quality indicated in the overlying </w:t>
      </w:r>
      <w:r w:rsidRPr="00A66C15">
        <w:rPr>
          <w:rFonts w:cstheme="minorHAnsi"/>
          <w:b/>
          <w:lang w:val="en-AU"/>
        </w:rPr>
        <w:t>Quality of Non-Bathymetric Data</w:t>
      </w:r>
      <w:r w:rsidRPr="00A66C15">
        <w:rPr>
          <w:rFonts w:cstheme="minorHAnsi"/>
          <w:lang w:val="en-AU"/>
        </w:rPr>
        <w:t xml:space="preserve"> meta-feature, the quality attributes for that instance are carried in an information class called </w:t>
      </w:r>
      <w:r w:rsidRPr="00A66C15">
        <w:rPr>
          <w:rStyle w:val="Strong"/>
          <w:rFonts w:eastAsiaTheme="majorEastAsia" w:cstheme="minorHAnsi"/>
          <w:lang w:val="en-AU"/>
        </w:rPr>
        <w:t>spatial quality</w:t>
      </w:r>
      <w:r w:rsidRPr="00A66C15">
        <w:rPr>
          <w:rFonts w:cstheme="minorHAnsi"/>
          <w:lang w:val="en-AU"/>
        </w:rPr>
        <w:t xml:space="preserve">.  Only points and curves can be associated with </w:t>
      </w:r>
      <w:r w:rsidRPr="00A66C15">
        <w:rPr>
          <w:rStyle w:val="Strong"/>
          <w:rFonts w:eastAsiaTheme="majorEastAsia" w:cstheme="minorHAnsi"/>
        </w:rPr>
        <w:t>spatial quality</w:t>
      </w:r>
      <w:r w:rsidRPr="00A66C15">
        <w:rPr>
          <w:rFonts w:cstheme="minorHAnsi"/>
          <w:lang w:val="en-AU"/>
        </w:rPr>
        <w:t xml:space="preserve">.  </w:t>
      </w:r>
      <w:r w:rsidR="00B165E8">
        <w:rPr>
          <w:rFonts w:cstheme="minorHAnsi"/>
          <w:lang w:val="en-AU"/>
        </w:rPr>
        <w:t>S-131</w:t>
      </w:r>
      <w:r w:rsidRPr="00A66C15">
        <w:rPr>
          <w:rFonts w:cstheme="minorHAnsi"/>
          <w:lang w:val="en-AU"/>
        </w:rPr>
        <w:t xml:space="preserve"> does not use multi-points. Currently, no use case for associating surfaces with spatial quality attributes is known, therefore this is prohibited.  Vertical uncertainty is prohibited for curves as this dimension is not supported by curves.</w:t>
      </w:r>
    </w:p>
    <w:p w14:paraId="7120AF83" w14:textId="4CBE7CEB" w:rsidR="00D64344" w:rsidRPr="00A66C15" w:rsidRDefault="00D64344" w:rsidP="00D64344">
      <w:pPr>
        <w:rPr>
          <w:rFonts w:cstheme="minorHAnsi"/>
          <w:lang w:val="en-AU"/>
        </w:rPr>
      </w:pPr>
      <w:r w:rsidRPr="00A66C15">
        <w:rPr>
          <w:rFonts w:cstheme="minorHAnsi"/>
          <w:lang w:val="en-AU"/>
        </w:rPr>
        <w:t xml:space="preserve">Note: </w:t>
      </w:r>
      <w:r w:rsidR="00B165E8">
        <w:rPr>
          <w:rFonts w:cstheme="minorHAnsi"/>
          <w:lang w:val="en-AU"/>
        </w:rPr>
        <w:t>S-131</w:t>
      </w:r>
      <w:r w:rsidRPr="00A66C15">
        <w:rPr>
          <w:rFonts w:cstheme="minorHAnsi"/>
          <w:lang w:val="en-AU"/>
        </w:rPr>
        <w:t xml:space="preserve"> does not make use of the S-101 </w:t>
      </w:r>
      <w:r w:rsidRPr="00A66C15">
        <w:rPr>
          <w:rFonts w:cstheme="minorHAnsi"/>
          <w:b/>
          <w:lang w:val="en-AU"/>
        </w:rPr>
        <w:t>Quality of Bathymetric Data</w:t>
      </w:r>
      <w:r w:rsidRPr="00A66C15">
        <w:rPr>
          <w:rFonts w:cstheme="minorHAnsi"/>
          <w:lang w:val="en-AU"/>
        </w:rPr>
        <w:t xml:space="preserve"> meta- feature since depth range uncertainties are not needed. The </w:t>
      </w:r>
      <w:r w:rsidRPr="00A66C15">
        <w:rPr>
          <w:rFonts w:cstheme="minorHAnsi"/>
          <w:b/>
          <w:lang w:val="en-AU"/>
        </w:rPr>
        <w:t>Quality of Non-Bathymetric Data</w:t>
      </w:r>
      <w:r w:rsidRPr="00A66C15">
        <w:rPr>
          <w:rFonts w:cstheme="minorHAnsi"/>
          <w:lang w:val="en-AU"/>
        </w:rPr>
        <w:t xml:space="preserve"> meta-feature has all the quality attributes needed by </w:t>
      </w:r>
      <w:r w:rsidR="00B165E8">
        <w:rPr>
          <w:rFonts w:cstheme="minorHAnsi"/>
          <w:lang w:val="en-AU"/>
        </w:rPr>
        <w:t>S-131</w:t>
      </w:r>
      <w:r w:rsidRPr="00A66C15">
        <w:rPr>
          <w:rFonts w:cstheme="minorHAnsi"/>
          <w:lang w:val="en-AU"/>
        </w:rPr>
        <w:t>.</w:t>
      </w:r>
    </w:p>
    <w:p w14:paraId="0DFA2A61" w14:textId="432FC538" w:rsidR="00D64344" w:rsidRPr="00ED455F" w:rsidRDefault="00683B8E" w:rsidP="00D64344">
      <w:pPr>
        <w:keepNext/>
        <w:jc w:val="center"/>
        <w:rPr>
          <w:rFonts w:cstheme="minorHAnsi"/>
        </w:rPr>
      </w:pPr>
      <w:r>
        <w:rPr>
          <w:rFonts w:cstheme="minorHAnsi"/>
          <w:noProof/>
        </w:rPr>
        <w:drawing>
          <wp:inline distT="0" distB="0" distL="0" distR="0" wp14:anchorId="6ECC9D1C" wp14:editId="2ECC763D">
            <wp:extent cx="5615940" cy="2935929"/>
            <wp:effectExtent l="0" t="0" r="381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S-127 SpatialQuality.png"/>
                    <pic:cNvPicPr/>
                  </pic:nvPicPr>
                  <pic:blipFill>
                    <a:blip r:embed="rId17">
                      <a:extLst>
                        <a:ext uri="{28A0092B-C50C-407E-A947-70E740481C1C}">
                          <a14:useLocalDpi xmlns:a14="http://schemas.microsoft.com/office/drawing/2010/main" val="0"/>
                        </a:ext>
                      </a:extLst>
                    </a:blip>
                    <a:stretch>
                      <a:fillRect/>
                    </a:stretch>
                  </pic:blipFill>
                  <pic:spPr>
                    <a:xfrm>
                      <a:off x="0" y="0"/>
                      <a:ext cx="5626389" cy="2941392"/>
                    </a:xfrm>
                    <a:prstGeom prst="rect">
                      <a:avLst/>
                    </a:prstGeom>
                  </pic:spPr>
                </pic:pic>
              </a:graphicData>
            </a:graphic>
          </wp:inline>
        </w:drawing>
      </w:r>
    </w:p>
    <w:p w14:paraId="51389365" w14:textId="704F162E" w:rsidR="00D64344" w:rsidRPr="00A66C15" w:rsidRDefault="00D64344" w:rsidP="00D64344">
      <w:pPr>
        <w:pStyle w:val="Caption"/>
        <w:jc w:val="center"/>
        <w:rPr>
          <w:rFonts w:asciiTheme="minorHAnsi" w:hAnsiTheme="minorHAnsi" w:cstheme="minorHAnsi"/>
          <w:sz w:val="22"/>
          <w:szCs w:val="22"/>
        </w:rPr>
      </w:pPr>
      <w:r w:rsidRPr="00A66C15">
        <w:rPr>
          <w:rFonts w:asciiTheme="minorHAnsi" w:hAnsiTheme="minorHAnsi" w:cstheme="minorHAnsi"/>
          <w:sz w:val="22"/>
          <w:szCs w:val="22"/>
        </w:rPr>
        <w:t xml:space="preserve">Figure </w:t>
      </w:r>
      <w:ins w:id="229" w:author="Raphael Malyankar" w:date="2022-11-19T23:48:00Z">
        <w:r w:rsidR="00C44C7E">
          <w:rPr>
            <w:rFonts w:asciiTheme="minorHAnsi" w:hAnsiTheme="minorHAnsi" w:cstheme="minorHAnsi"/>
            <w:sz w:val="22"/>
            <w:szCs w:val="22"/>
          </w:rPr>
          <w:fldChar w:fldCharType="begin"/>
        </w:r>
        <w:r w:rsidR="00C44C7E">
          <w:rPr>
            <w:rFonts w:asciiTheme="minorHAnsi" w:hAnsiTheme="minorHAnsi" w:cstheme="minorHAnsi"/>
            <w:sz w:val="22"/>
            <w:szCs w:val="22"/>
          </w:rPr>
          <w:instrText xml:space="preserve"> STYLEREF 1 \s </w:instrText>
        </w:r>
      </w:ins>
      <w:r w:rsidR="00C44C7E">
        <w:rPr>
          <w:rFonts w:asciiTheme="minorHAnsi" w:hAnsiTheme="minorHAnsi" w:cstheme="minorHAnsi"/>
          <w:sz w:val="22"/>
          <w:szCs w:val="22"/>
        </w:rPr>
        <w:fldChar w:fldCharType="separate"/>
      </w:r>
      <w:r w:rsidR="00C44C7E">
        <w:rPr>
          <w:rFonts w:asciiTheme="minorHAnsi" w:hAnsiTheme="minorHAnsi" w:cstheme="minorHAnsi"/>
          <w:noProof/>
          <w:sz w:val="22"/>
          <w:szCs w:val="22"/>
        </w:rPr>
        <w:t>2</w:t>
      </w:r>
      <w:ins w:id="230" w:author="Raphael Malyankar" w:date="2022-11-19T23:48:00Z">
        <w:r w:rsidR="00C44C7E">
          <w:rPr>
            <w:rFonts w:asciiTheme="minorHAnsi" w:hAnsiTheme="minorHAnsi" w:cstheme="minorHAnsi"/>
            <w:sz w:val="22"/>
            <w:szCs w:val="22"/>
          </w:rPr>
          <w:fldChar w:fldCharType="end"/>
        </w:r>
        <w:r w:rsidR="00C44C7E">
          <w:rPr>
            <w:rFonts w:asciiTheme="minorHAnsi" w:hAnsiTheme="minorHAnsi" w:cstheme="minorHAnsi"/>
            <w:sz w:val="22"/>
            <w:szCs w:val="22"/>
          </w:rPr>
          <w:t>.</w:t>
        </w:r>
        <w:r w:rsidR="00C44C7E">
          <w:rPr>
            <w:rFonts w:asciiTheme="minorHAnsi" w:hAnsiTheme="minorHAnsi" w:cstheme="minorHAnsi"/>
            <w:sz w:val="22"/>
            <w:szCs w:val="22"/>
          </w:rPr>
          <w:fldChar w:fldCharType="begin"/>
        </w:r>
        <w:r w:rsidR="00C44C7E">
          <w:rPr>
            <w:rFonts w:asciiTheme="minorHAnsi" w:hAnsiTheme="minorHAnsi" w:cstheme="minorHAnsi"/>
            <w:sz w:val="22"/>
            <w:szCs w:val="22"/>
          </w:rPr>
          <w:instrText xml:space="preserve"> SEQ Figure \* ARABIC \s 1 </w:instrText>
        </w:r>
      </w:ins>
      <w:r w:rsidR="00C44C7E">
        <w:rPr>
          <w:rFonts w:asciiTheme="minorHAnsi" w:hAnsiTheme="minorHAnsi" w:cstheme="minorHAnsi"/>
          <w:sz w:val="22"/>
          <w:szCs w:val="22"/>
        </w:rPr>
        <w:fldChar w:fldCharType="separate"/>
      </w:r>
      <w:ins w:id="231" w:author="Raphael Malyankar" w:date="2022-11-19T23:48:00Z">
        <w:r w:rsidR="00C44C7E">
          <w:rPr>
            <w:rFonts w:asciiTheme="minorHAnsi" w:hAnsiTheme="minorHAnsi" w:cstheme="minorHAnsi"/>
            <w:noProof/>
            <w:sz w:val="22"/>
            <w:szCs w:val="22"/>
          </w:rPr>
          <w:t>1</w:t>
        </w:r>
        <w:r w:rsidR="00C44C7E">
          <w:rPr>
            <w:rFonts w:asciiTheme="minorHAnsi" w:hAnsiTheme="minorHAnsi" w:cstheme="minorHAnsi"/>
            <w:sz w:val="22"/>
            <w:szCs w:val="22"/>
          </w:rPr>
          <w:fldChar w:fldCharType="end"/>
        </w:r>
      </w:ins>
      <w:del w:id="232" w:author="Raphael Malyankar" w:date="2022-11-05T22:06:00Z">
        <w:r w:rsidR="004B7C21" w:rsidDel="00876010">
          <w:rPr>
            <w:rFonts w:asciiTheme="minorHAnsi" w:hAnsiTheme="minorHAnsi" w:cstheme="minorHAnsi"/>
            <w:sz w:val="22"/>
            <w:szCs w:val="22"/>
          </w:rPr>
          <w:fldChar w:fldCharType="begin"/>
        </w:r>
        <w:r w:rsidR="004B7C21" w:rsidDel="00876010">
          <w:rPr>
            <w:rFonts w:asciiTheme="minorHAnsi" w:hAnsiTheme="minorHAnsi" w:cstheme="minorHAnsi"/>
            <w:sz w:val="22"/>
            <w:szCs w:val="22"/>
          </w:rPr>
          <w:delInstrText xml:space="preserve"> STYLEREF 1 \s </w:delInstrText>
        </w:r>
        <w:r w:rsidR="004B7C21" w:rsidDel="00876010">
          <w:rPr>
            <w:rFonts w:asciiTheme="minorHAnsi" w:hAnsiTheme="minorHAnsi" w:cstheme="minorHAnsi"/>
            <w:sz w:val="22"/>
            <w:szCs w:val="22"/>
          </w:rPr>
          <w:fldChar w:fldCharType="separate"/>
        </w:r>
        <w:r w:rsidR="00EE3F7C" w:rsidDel="00876010">
          <w:rPr>
            <w:rFonts w:asciiTheme="minorHAnsi" w:hAnsiTheme="minorHAnsi" w:cstheme="minorHAnsi"/>
            <w:noProof/>
            <w:sz w:val="22"/>
            <w:szCs w:val="22"/>
          </w:rPr>
          <w:delText>2</w:delText>
        </w:r>
        <w:r w:rsidR="004B7C21" w:rsidDel="00876010">
          <w:rPr>
            <w:rFonts w:asciiTheme="minorHAnsi" w:hAnsiTheme="minorHAnsi" w:cstheme="minorHAnsi"/>
            <w:sz w:val="22"/>
            <w:szCs w:val="22"/>
          </w:rPr>
          <w:fldChar w:fldCharType="end"/>
        </w:r>
        <w:r w:rsidR="004B7C21" w:rsidDel="00876010">
          <w:rPr>
            <w:rFonts w:asciiTheme="minorHAnsi" w:hAnsiTheme="minorHAnsi" w:cstheme="minorHAnsi"/>
            <w:sz w:val="22"/>
            <w:szCs w:val="22"/>
          </w:rPr>
          <w:delText>.</w:delText>
        </w:r>
        <w:r w:rsidR="004B7C21" w:rsidDel="00876010">
          <w:rPr>
            <w:rFonts w:asciiTheme="minorHAnsi" w:hAnsiTheme="minorHAnsi" w:cstheme="minorHAnsi"/>
            <w:sz w:val="22"/>
            <w:szCs w:val="22"/>
          </w:rPr>
          <w:fldChar w:fldCharType="begin"/>
        </w:r>
        <w:r w:rsidR="004B7C21" w:rsidDel="00876010">
          <w:rPr>
            <w:rFonts w:asciiTheme="minorHAnsi" w:hAnsiTheme="minorHAnsi" w:cstheme="minorHAnsi"/>
            <w:sz w:val="22"/>
            <w:szCs w:val="22"/>
          </w:rPr>
          <w:delInstrText xml:space="preserve"> SEQ Figure \* ARABIC \s 1 </w:delInstrText>
        </w:r>
        <w:r w:rsidR="004B7C21" w:rsidDel="00876010">
          <w:rPr>
            <w:rFonts w:asciiTheme="minorHAnsi" w:hAnsiTheme="minorHAnsi" w:cstheme="minorHAnsi"/>
            <w:sz w:val="22"/>
            <w:szCs w:val="22"/>
          </w:rPr>
          <w:fldChar w:fldCharType="separate"/>
        </w:r>
        <w:r w:rsidR="00EE3F7C" w:rsidDel="00876010">
          <w:rPr>
            <w:rFonts w:asciiTheme="minorHAnsi" w:hAnsiTheme="minorHAnsi" w:cstheme="minorHAnsi"/>
            <w:noProof/>
            <w:sz w:val="22"/>
            <w:szCs w:val="22"/>
          </w:rPr>
          <w:delText>1</w:delText>
        </w:r>
        <w:r w:rsidR="004B7C21" w:rsidDel="00876010">
          <w:rPr>
            <w:rFonts w:asciiTheme="minorHAnsi" w:hAnsiTheme="minorHAnsi" w:cstheme="minorHAnsi"/>
            <w:sz w:val="22"/>
            <w:szCs w:val="22"/>
          </w:rPr>
          <w:fldChar w:fldCharType="end"/>
        </w:r>
      </w:del>
      <w:r w:rsidRPr="00A66C15">
        <w:rPr>
          <w:rFonts w:asciiTheme="minorHAnsi" w:hAnsiTheme="minorHAnsi" w:cstheme="minorHAnsi"/>
          <w:sz w:val="22"/>
          <w:szCs w:val="22"/>
        </w:rPr>
        <w:t xml:space="preserve"> Spatial quality information</w:t>
      </w:r>
    </w:p>
    <w:p w14:paraId="027B6076" w14:textId="77777777" w:rsidR="00D64344" w:rsidRPr="00A66C15" w:rsidRDefault="00D64344" w:rsidP="00716062">
      <w:pPr>
        <w:pStyle w:val="Heading3"/>
        <w:rPr>
          <w:lang w:val="en-AU"/>
        </w:rPr>
      </w:pPr>
      <w:bookmarkStart w:id="233" w:name="_Toc490817305"/>
      <w:bookmarkStart w:id="234" w:name="_Toc451254956"/>
      <w:bookmarkStart w:id="235" w:name="_Toc120214340"/>
      <w:r w:rsidRPr="00A66C15">
        <w:rPr>
          <w:lang w:val="en-AU"/>
        </w:rPr>
        <w:t>Portrayal feature attributes</w:t>
      </w:r>
      <w:bookmarkEnd w:id="233"/>
      <w:bookmarkEnd w:id="234"/>
      <w:bookmarkEnd w:id="235"/>
    </w:p>
    <w:p w14:paraId="52304F61" w14:textId="5AD107FF" w:rsidR="00D64344" w:rsidRPr="00A66C15" w:rsidRDefault="00B66206" w:rsidP="00D64344">
      <w:pPr>
        <w:rPr>
          <w:rFonts w:cstheme="minorHAnsi"/>
          <w:lang w:val="en-AU"/>
        </w:rPr>
      </w:pPr>
      <w:r>
        <w:rPr>
          <w:rFonts w:cstheme="minorHAnsi"/>
          <w:lang w:val="en-AU"/>
        </w:rPr>
        <w:t xml:space="preserve">Marine </w:t>
      </w:r>
      <w:r w:rsidR="00B165E8">
        <w:rPr>
          <w:rFonts w:cstheme="minorHAnsi"/>
          <w:lang w:val="en-AU"/>
        </w:rPr>
        <w:t>Harbour Infrastructure</w:t>
      </w:r>
      <w:r w:rsidR="00E6072C" w:rsidRPr="00ED455F">
        <w:rPr>
          <w:rFonts w:cstheme="minorHAnsi"/>
          <w:lang w:val="en-AU"/>
        </w:rPr>
        <w:t xml:space="preserve"> data products </w:t>
      </w:r>
      <w:r w:rsidR="00D64344" w:rsidRPr="00ED455F">
        <w:rPr>
          <w:rFonts w:cstheme="minorHAnsi"/>
          <w:lang w:val="en-AU"/>
        </w:rPr>
        <w:t>will be used within ECDIS where ENC data is displayed based on the rules defined within the S-101 Portrayal Catalogue.  While most ECDIS portrayal is based on attributes d</w:t>
      </w:r>
      <w:r w:rsidR="00D64344" w:rsidRPr="00A66C15">
        <w:rPr>
          <w:rFonts w:cstheme="minorHAnsi"/>
          <w:lang w:val="en-AU"/>
        </w:rPr>
        <w:t xml:space="preserve">escribing the instance of a particular feature in the real world, certain feature attributes are used in portrayal rules to provide additional functionality in the ECDIS.  </w:t>
      </w:r>
      <w:r w:rsidR="008E0D3D">
        <w:rPr>
          <w:rFonts w:cstheme="minorHAnsi"/>
        </w:rPr>
        <w:fldChar w:fldCharType="begin"/>
      </w:r>
      <w:r w:rsidR="008E0D3D">
        <w:rPr>
          <w:rFonts w:cstheme="minorHAnsi"/>
          <w:lang w:val="en-AU"/>
        </w:rPr>
        <w:instrText xml:space="preserve"> REF _Ref113140246 \h </w:instrText>
      </w:r>
      <w:r w:rsidR="008E0D3D">
        <w:rPr>
          <w:rFonts w:cstheme="minorHAnsi"/>
        </w:rPr>
      </w:r>
      <w:r w:rsidR="008E0D3D">
        <w:rPr>
          <w:rFonts w:cstheme="minorHAnsi"/>
        </w:rPr>
        <w:fldChar w:fldCharType="separate"/>
      </w:r>
      <w:r w:rsidR="00EE3F7C">
        <w:t xml:space="preserve">Table </w:t>
      </w:r>
      <w:r w:rsidR="00EE3F7C">
        <w:rPr>
          <w:noProof/>
        </w:rPr>
        <w:t>2</w:t>
      </w:r>
      <w:r w:rsidR="00EE3F7C">
        <w:t>.</w:t>
      </w:r>
      <w:r w:rsidR="00EE3F7C">
        <w:rPr>
          <w:noProof/>
        </w:rPr>
        <w:t>4</w:t>
      </w:r>
      <w:r w:rsidR="008E0D3D">
        <w:rPr>
          <w:rFonts w:cstheme="minorHAnsi"/>
        </w:rPr>
        <w:fldChar w:fldCharType="end"/>
      </w:r>
      <w:r w:rsidR="00D64344" w:rsidRPr="00ED455F">
        <w:rPr>
          <w:rFonts w:cstheme="minorHAnsi"/>
          <w:lang w:val="en-AU"/>
        </w:rPr>
        <w:t xml:space="preserve"> provides a list of attributes which have specific influence on portrayal.</w:t>
      </w:r>
    </w:p>
    <w:p w14:paraId="00E34292" w14:textId="1CF45374" w:rsidR="008E0D3D" w:rsidRDefault="008E0D3D" w:rsidP="008E0D3D">
      <w:pPr>
        <w:pStyle w:val="Caption"/>
        <w:keepNext/>
      </w:pPr>
      <w:bookmarkStart w:id="236" w:name="_Ref113140246"/>
      <w:r>
        <w:t xml:space="preserve">Table </w:t>
      </w:r>
      <w:ins w:id="237" w:author="Raphael Malyankar" w:date="2022-11-19T22:29:00Z">
        <w:r w:rsidR="00AE503C">
          <w:fldChar w:fldCharType="begin"/>
        </w:r>
        <w:r w:rsidR="00AE503C">
          <w:instrText xml:space="preserve"> STYLEREF 1 \s </w:instrText>
        </w:r>
      </w:ins>
      <w:r w:rsidR="00AE503C">
        <w:fldChar w:fldCharType="separate"/>
      </w:r>
      <w:r w:rsidR="00AE503C">
        <w:rPr>
          <w:noProof/>
        </w:rPr>
        <w:t>2</w:t>
      </w:r>
      <w:ins w:id="238" w:author="Raphael Malyankar" w:date="2022-11-19T22:29:00Z">
        <w:r w:rsidR="00AE503C">
          <w:fldChar w:fldCharType="end"/>
        </w:r>
        <w:r w:rsidR="00AE503C">
          <w:t>.</w:t>
        </w:r>
        <w:r w:rsidR="00AE503C">
          <w:fldChar w:fldCharType="begin"/>
        </w:r>
        <w:r w:rsidR="00AE503C">
          <w:instrText xml:space="preserve"> SEQ Table \* ARABIC \s 1 </w:instrText>
        </w:r>
      </w:ins>
      <w:r w:rsidR="00AE503C">
        <w:fldChar w:fldCharType="separate"/>
      </w:r>
      <w:ins w:id="239" w:author="Raphael Malyankar" w:date="2022-11-19T22:29:00Z">
        <w:r w:rsidR="00AE503C">
          <w:rPr>
            <w:noProof/>
          </w:rPr>
          <w:t>4</w:t>
        </w:r>
        <w:r w:rsidR="00AE503C">
          <w:fldChar w:fldCharType="end"/>
        </w:r>
      </w:ins>
      <w:del w:id="240" w:author="Raphael Malyankar" w:date="2022-11-17T22:51:00Z">
        <w:r w:rsidR="00DF2DB9" w:rsidDel="00524288">
          <w:fldChar w:fldCharType="begin"/>
        </w:r>
        <w:r w:rsidR="00DF2DB9" w:rsidDel="00524288">
          <w:delInstrText xml:space="preserve"> STYLEREF 1 \s </w:delInstrText>
        </w:r>
        <w:r w:rsidR="00DF2DB9" w:rsidDel="00524288">
          <w:fldChar w:fldCharType="separate"/>
        </w:r>
        <w:r w:rsidR="00EE3F7C" w:rsidDel="00524288">
          <w:rPr>
            <w:noProof/>
          </w:rPr>
          <w:delText>2</w:delText>
        </w:r>
        <w:r w:rsidR="00DF2DB9" w:rsidDel="00524288">
          <w:fldChar w:fldCharType="end"/>
        </w:r>
        <w:r w:rsidR="00DF2DB9" w:rsidDel="00524288">
          <w:delText>.</w:delText>
        </w:r>
        <w:r w:rsidR="00DF2DB9" w:rsidDel="00524288">
          <w:fldChar w:fldCharType="begin"/>
        </w:r>
        <w:r w:rsidR="00DF2DB9" w:rsidDel="00524288">
          <w:delInstrText xml:space="preserve"> SEQ Table \* ARABIC \s 1 </w:delInstrText>
        </w:r>
        <w:r w:rsidR="00DF2DB9" w:rsidDel="00524288">
          <w:fldChar w:fldCharType="separate"/>
        </w:r>
        <w:r w:rsidR="00EE3F7C" w:rsidDel="00524288">
          <w:rPr>
            <w:noProof/>
          </w:rPr>
          <w:delText>4</w:delText>
        </w:r>
        <w:r w:rsidR="00DF2DB9" w:rsidDel="00524288">
          <w:fldChar w:fldCharType="end"/>
        </w:r>
      </w:del>
      <w:bookmarkEnd w:id="236"/>
      <w:r>
        <w:t xml:space="preserve"> - Attributes which have effects on portrayal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4A0" w:firstRow="1" w:lastRow="0" w:firstColumn="1" w:lastColumn="0" w:noHBand="0" w:noVBand="1"/>
      </w:tblPr>
      <w:tblGrid>
        <w:gridCol w:w="3397"/>
        <w:gridCol w:w="5619"/>
      </w:tblGrid>
      <w:tr w:rsidR="00D64344" w:rsidRPr="00D90A3A" w14:paraId="1B2F3F2F" w14:textId="77777777" w:rsidTr="009611D3">
        <w:tc>
          <w:tcPr>
            <w:tcW w:w="1884" w:type="pct"/>
            <w:shd w:val="clear" w:color="auto" w:fill="BFBFBF" w:themeFill="background1" w:themeFillShade="BF"/>
            <w:hideMark/>
          </w:tcPr>
          <w:p w14:paraId="2A37ABF3" w14:textId="77777777" w:rsidR="00D64344" w:rsidRPr="00A66C15" w:rsidRDefault="00D64344" w:rsidP="009611D3">
            <w:pPr>
              <w:spacing w:after="0"/>
              <w:rPr>
                <w:rFonts w:cstheme="minorHAnsi"/>
                <w:b/>
                <w:lang w:val="en-AU"/>
              </w:rPr>
            </w:pPr>
            <w:r w:rsidRPr="00A66C15">
              <w:rPr>
                <w:rFonts w:cstheme="minorHAnsi"/>
                <w:b/>
                <w:lang w:val="en-AU"/>
              </w:rPr>
              <w:t>Attribute</w:t>
            </w:r>
          </w:p>
        </w:tc>
        <w:tc>
          <w:tcPr>
            <w:tcW w:w="3116" w:type="pct"/>
            <w:shd w:val="clear" w:color="auto" w:fill="BFBFBF" w:themeFill="background1" w:themeFillShade="BF"/>
            <w:hideMark/>
          </w:tcPr>
          <w:p w14:paraId="34CC42E6" w14:textId="77777777" w:rsidR="00D64344" w:rsidRPr="00A66C15" w:rsidRDefault="00D64344" w:rsidP="009611D3">
            <w:pPr>
              <w:spacing w:after="0"/>
              <w:rPr>
                <w:rFonts w:cstheme="minorHAnsi"/>
                <w:b/>
                <w:lang w:val="en-AU"/>
              </w:rPr>
            </w:pPr>
            <w:r w:rsidRPr="00A66C15">
              <w:rPr>
                <w:rFonts w:cstheme="minorHAnsi"/>
                <w:b/>
                <w:lang w:val="en-AU"/>
              </w:rPr>
              <w:t>Effects on portrayal</w:t>
            </w:r>
          </w:p>
        </w:tc>
      </w:tr>
      <w:tr w:rsidR="00D64344" w:rsidRPr="00D90A3A" w14:paraId="17A88BAD" w14:textId="77777777" w:rsidTr="009611D3">
        <w:tc>
          <w:tcPr>
            <w:tcW w:w="1884" w:type="pct"/>
            <w:hideMark/>
          </w:tcPr>
          <w:p w14:paraId="7E97A871" w14:textId="77777777" w:rsidR="00D64344" w:rsidRPr="00ED455F" w:rsidRDefault="00D64344" w:rsidP="009611D3">
            <w:pPr>
              <w:spacing w:after="0"/>
              <w:rPr>
                <w:rFonts w:cstheme="minorHAnsi"/>
                <w:b/>
                <w:lang w:val="en-AU"/>
              </w:rPr>
            </w:pPr>
            <w:proofErr w:type="spellStart"/>
            <w:r w:rsidRPr="00ED455F">
              <w:rPr>
                <w:rFonts w:cstheme="minorHAnsi"/>
                <w:b/>
                <w:lang w:val="en-AU"/>
              </w:rPr>
              <w:t>displayName</w:t>
            </w:r>
            <w:proofErr w:type="spellEnd"/>
          </w:p>
        </w:tc>
        <w:tc>
          <w:tcPr>
            <w:tcW w:w="3116" w:type="pct"/>
            <w:hideMark/>
          </w:tcPr>
          <w:p w14:paraId="1B25E400" w14:textId="77777777" w:rsidR="00D64344" w:rsidRPr="00A66C15" w:rsidRDefault="00D64344" w:rsidP="009611D3">
            <w:pPr>
              <w:spacing w:after="0"/>
              <w:rPr>
                <w:rFonts w:cstheme="minorHAnsi"/>
                <w:lang w:val="en-AU"/>
              </w:rPr>
            </w:pPr>
            <w:r w:rsidRPr="00A66C15">
              <w:rPr>
                <w:rFonts w:cstheme="minorHAnsi"/>
                <w:lang w:val="en-AU"/>
              </w:rPr>
              <w:t>This Boolean attribute determines if the text for a name should be displayed.  If not populated the default rules provided in the portrayal catalogue will be used.</w:t>
            </w:r>
          </w:p>
        </w:tc>
      </w:tr>
      <w:tr w:rsidR="00D64344" w:rsidRPr="00D90A3A" w14:paraId="108EBC57" w14:textId="77777777" w:rsidTr="009611D3">
        <w:tc>
          <w:tcPr>
            <w:tcW w:w="1884" w:type="pct"/>
            <w:hideMark/>
          </w:tcPr>
          <w:p w14:paraId="38031DC0" w14:textId="77777777" w:rsidR="00D64344" w:rsidRPr="00ED455F" w:rsidRDefault="00D64344" w:rsidP="009611D3">
            <w:pPr>
              <w:spacing w:after="0"/>
              <w:rPr>
                <w:rFonts w:cstheme="minorHAnsi"/>
                <w:b/>
                <w:lang w:val="en-AU"/>
              </w:rPr>
            </w:pPr>
            <w:r w:rsidRPr="00ED455F">
              <w:rPr>
                <w:rFonts w:cstheme="minorHAnsi"/>
                <w:b/>
                <w:lang w:val="en-AU"/>
              </w:rPr>
              <w:t xml:space="preserve">information </w:t>
            </w:r>
          </w:p>
        </w:tc>
        <w:tc>
          <w:tcPr>
            <w:tcW w:w="3116" w:type="pct"/>
            <w:hideMark/>
          </w:tcPr>
          <w:p w14:paraId="6A99278A" w14:textId="77777777" w:rsidR="00D64344" w:rsidRPr="00A66C15" w:rsidRDefault="00D64344" w:rsidP="009611D3">
            <w:pPr>
              <w:spacing w:after="0"/>
              <w:rPr>
                <w:rFonts w:cstheme="minorHAnsi"/>
                <w:lang w:val="en-AU"/>
              </w:rPr>
            </w:pPr>
            <w:r w:rsidRPr="00A66C15">
              <w:rPr>
                <w:rFonts w:cstheme="minorHAnsi"/>
                <w:lang w:val="en-AU"/>
              </w:rPr>
              <w:t>Population of this complex attribute will result in the display of the magenta information symbol to highlight additional information to the user.</w:t>
            </w:r>
          </w:p>
        </w:tc>
      </w:tr>
      <w:tr w:rsidR="00D64344" w:rsidRPr="00D90A3A" w14:paraId="70476BCE" w14:textId="77777777" w:rsidTr="009611D3">
        <w:tc>
          <w:tcPr>
            <w:tcW w:w="1884" w:type="pct"/>
            <w:hideMark/>
          </w:tcPr>
          <w:p w14:paraId="4EDC1BF6" w14:textId="77777777" w:rsidR="00D64344" w:rsidRPr="00ED455F" w:rsidRDefault="00D64344" w:rsidP="009611D3">
            <w:pPr>
              <w:spacing w:after="0"/>
              <w:rPr>
                <w:rFonts w:cstheme="minorHAnsi"/>
                <w:b/>
                <w:lang w:val="en-AU"/>
              </w:rPr>
            </w:pPr>
            <w:proofErr w:type="spellStart"/>
            <w:r w:rsidRPr="00ED455F">
              <w:rPr>
                <w:rFonts w:cstheme="minorHAnsi"/>
                <w:b/>
                <w:lang w:val="en-AU"/>
              </w:rPr>
              <w:t>pictorialRepresentation</w:t>
            </w:r>
            <w:proofErr w:type="spellEnd"/>
          </w:p>
        </w:tc>
        <w:tc>
          <w:tcPr>
            <w:tcW w:w="3116" w:type="pct"/>
            <w:hideMark/>
          </w:tcPr>
          <w:p w14:paraId="6D299BB5" w14:textId="77777777" w:rsidR="00D64344" w:rsidRPr="00A66C15" w:rsidRDefault="00D64344" w:rsidP="009611D3">
            <w:pPr>
              <w:spacing w:after="0"/>
              <w:rPr>
                <w:rFonts w:cstheme="minorHAnsi"/>
                <w:lang w:val="en-AU"/>
              </w:rPr>
            </w:pPr>
            <w:r w:rsidRPr="00A66C15">
              <w:rPr>
                <w:rFonts w:cstheme="minorHAnsi"/>
                <w:lang w:val="en-AU"/>
              </w:rPr>
              <w:t>The population of this Text attribute will result in the display of the magenta information symbol to highlight additional information to the user.</w:t>
            </w:r>
          </w:p>
        </w:tc>
      </w:tr>
      <w:tr w:rsidR="00D64344" w:rsidRPr="00D90A3A" w14:paraId="29F4EFB5" w14:textId="77777777" w:rsidTr="009611D3">
        <w:tc>
          <w:tcPr>
            <w:tcW w:w="1884" w:type="pct"/>
            <w:hideMark/>
          </w:tcPr>
          <w:p w14:paraId="7EFFC42E" w14:textId="77777777" w:rsidR="00D64344" w:rsidRPr="00ED455F" w:rsidRDefault="00D64344" w:rsidP="009611D3">
            <w:pPr>
              <w:spacing w:after="0"/>
              <w:rPr>
                <w:rFonts w:cstheme="minorHAnsi"/>
                <w:b/>
                <w:lang w:val="en-AU"/>
              </w:rPr>
            </w:pPr>
            <w:proofErr w:type="spellStart"/>
            <w:r w:rsidRPr="00ED455F">
              <w:rPr>
                <w:rFonts w:cstheme="minorHAnsi"/>
                <w:b/>
                <w:lang w:val="en-AU"/>
              </w:rPr>
              <w:t>textContent</w:t>
            </w:r>
            <w:proofErr w:type="spellEnd"/>
          </w:p>
        </w:tc>
        <w:tc>
          <w:tcPr>
            <w:tcW w:w="3116" w:type="pct"/>
            <w:hideMark/>
          </w:tcPr>
          <w:p w14:paraId="35160CC7" w14:textId="77777777" w:rsidR="00D64344" w:rsidRPr="00A66C15" w:rsidRDefault="00D64344" w:rsidP="009611D3">
            <w:pPr>
              <w:spacing w:after="0"/>
              <w:rPr>
                <w:rFonts w:cstheme="minorHAnsi"/>
                <w:lang w:val="en-AU"/>
              </w:rPr>
            </w:pPr>
            <w:r w:rsidRPr="00A66C15">
              <w:rPr>
                <w:rFonts w:cstheme="minorHAnsi"/>
                <w:lang w:val="en-AU"/>
              </w:rPr>
              <w:t>The population of this complex attribute will result in the display of the magenta information symbol to highlight additional information to the user.</w:t>
            </w:r>
          </w:p>
        </w:tc>
      </w:tr>
    </w:tbl>
    <w:p w14:paraId="1ABFE638" w14:textId="77777777" w:rsidR="009611D3" w:rsidRDefault="009611D3" w:rsidP="009611D3">
      <w:pPr>
        <w:rPr>
          <w:lang w:val="en-AU"/>
        </w:rPr>
      </w:pPr>
      <w:bookmarkStart w:id="241" w:name="_Toc490817306"/>
      <w:bookmarkStart w:id="242" w:name="_Toc451254957"/>
      <w:bookmarkStart w:id="243" w:name="_Ref531047533"/>
    </w:p>
    <w:p w14:paraId="2F28D22A" w14:textId="50BA6BA1" w:rsidR="00D64344" w:rsidRPr="00A66C15" w:rsidRDefault="00D64344" w:rsidP="00716062">
      <w:pPr>
        <w:pStyle w:val="Heading3"/>
        <w:rPr>
          <w:lang w:val="en-AU"/>
        </w:rPr>
      </w:pPr>
      <w:bookmarkStart w:id="244" w:name="_Ref117460606"/>
      <w:bookmarkStart w:id="245" w:name="_Toc120214341"/>
      <w:r w:rsidRPr="00A66C15">
        <w:rPr>
          <w:lang w:val="en-AU"/>
        </w:rPr>
        <w:t>Textual information</w:t>
      </w:r>
      <w:bookmarkEnd w:id="241"/>
      <w:bookmarkEnd w:id="242"/>
      <w:bookmarkEnd w:id="243"/>
      <w:bookmarkEnd w:id="244"/>
      <w:bookmarkEnd w:id="245"/>
    </w:p>
    <w:p w14:paraId="4C135E50" w14:textId="5E4CE5DE" w:rsidR="00D64344" w:rsidRPr="00A66C15" w:rsidRDefault="00D64344" w:rsidP="00D64344">
      <w:pPr>
        <w:rPr>
          <w:rFonts w:cstheme="minorHAnsi"/>
          <w:lang w:val="en-AU"/>
        </w:rPr>
      </w:pPr>
      <w:r w:rsidRPr="00ED455F">
        <w:rPr>
          <w:rFonts w:cstheme="minorHAnsi"/>
          <w:lang w:val="en-AU"/>
        </w:rPr>
        <w:t xml:space="preserve">Textual information may provide additional information essential to understand the presence of the </w:t>
      </w:r>
      <w:r w:rsidR="00B66206">
        <w:rPr>
          <w:rFonts w:cstheme="minorHAnsi"/>
          <w:lang w:val="en-AU"/>
        </w:rPr>
        <w:t xml:space="preserve">Marine </w:t>
      </w:r>
      <w:r w:rsidR="00B165E8">
        <w:rPr>
          <w:rFonts w:cstheme="minorHAnsi"/>
          <w:lang w:val="en-AU"/>
        </w:rPr>
        <w:t>Harbour Infrastructure</w:t>
      </w:r>
      <w:r w:rsidR="00E6072C" w:rsidRPr="00A66C15">
        <w:rPr>
          <w:rFonts w:cstheme="minorHAnsi"/>
          <w:lang w:val="en-AU"/>
        </w:rPr>
        <w:t xml:space="preserve"> </w:t>
      </w:r>
      <w:r w:rsidRPr="00A66C15">
        <w:rPr>
          <w:rFonts w:cstheme="minorHAnsi"/>
          <w:lang w:val="en-AU"/>
        </w:rPr>
        <w:t xml:space="preserve">and other features of an </w:t>
      </w:r>
      <w:r w:rsidR="00B165E8">
        <w:rPr>
          <w:rFonts w:cstheme="minorHAnsi"/>
          <w:lang w:val="en-AU"/>
        </w:rPr>
        <w:t>S-131</w:t>
      </w:r>
      <w:r w:rsidRPr="00A66C15">
        <w:rPr>
          <w:rFonts w:cstheme="minorHAnsi"/>
          <w:lang w:val="en-AU"/>
        </w:rPr>
        <w:t xml:space="preserve"> product.  This information may also provide legal information pertaining to the </w:t>
      </w:r>
      <w:r w:rsidR="00B165E8">
        <w:rPr>
          <w:rFonts w:cstheme="minorHAnsi"/>
          <w:lang w:val="en-AU"/>
        </w:rPr>
        <w:t>S-131</w:t>
      </w:r>
      <w:r w:rsidRPr="00A66C15">
        <w:rPr>
          <w:rFonts w:cstheme="minorHAnsi"/>
          <w:lang w:val="en-AU"/>
        </w:rPr>
        <w:t xml:space="preserve"> product features.</w:t>
      </w:r>
    </w:p>
    <w:p w14:paraId="1E1600BA" w14:textId="107E9D1B" w:rsidR="00D64344" w:rsidRPr="00ED455F" w:rsidRDefault="00D64344" w:rsidP="00D64344">
      <w:pPr>
        <w:rPr>
          <w:rFonts w:cstheme="minorHAnsi"/>
          <w:lang w:val="en-AU"/>
        </w:rPr>
      </w:pPr>
      <w:r w:rsidRPr="00A66C15">
        <w:rPr>
          <w:rFonts w:cstheme="minorHAnsi"/>
          <w:lang w:val="en-AU"/>
        </w:rPr>
        <w:t xml:space="preserve">The methods to provide textual information vary from the simple provision of short text, to the more structured provision of extensive text.  The length of the text determines the method and the attribute selection, see </w:t>
      </w:r>
      <w:r w:rsidR="00C44E77">
        <w:rPr>
          <w:rFonts w:cstheme="minorHAnsi"/>
          <w:lang w:val="en-AU"/>
        </w:rPr>
        <w:t>clause</w:t>
      </w:r>
      <w:r w:rsidR="00C44E77" w:rsidRPr="00A66C15">
        <w:rPr>
          <w:rFonts w:cstheme="minorHAnsi"/>
          <w:lang w:val="en-AU"/>
        </w:rPr>
        <w:t xml:space="preserve"> </w:t>
      </w:r>
      <w:r w:rsidRPr="00ED455F">
        <w:rPr>
          <w:rFonts w:cstheme="minorHAnsi"/>
          <w:lang w:val="en-AU"/>
        </w:rPr>
        <w:fldChar w:fldCharType="begin"/>
      </w:r>
      <w:r w:rsidRPr="00A66C15">
        <w:rPr>
          <w:rFonts w:cstheme="minorHAnsi"/>
          <w:lang w:val="en-AU"/>
        </w:rPr>
        <w:instrText xml:space="preserve"> REF _Ref451247175 \r \h </w:instrText>
      </w:r>
      <w:r w:rsidR="00D90A3A">
        <w:rPr>
          <w:rFonts w:cstheme="minorHAnsi"/>
          <w:lang w:val="en-AU"/>
        </w:rPr>
        <w:instrText xml:space="preserve"> \* MERGEFORMAT </w:instrText>
      </w:r>
      <w:r w:rsidRPr="00ED455F">
        <w:rPr>
          <w:rFonts w:cstheme="minorHAnsi"/>
          <w:lang w:val="en-AU"/>
        </w:rPr>
      </w:r>
      <w:r w:rsidRPr="00ED455F">
        <w:rPr>
          <w:rFonts w:cstheme="minorHAnsi"/>
          <w:lang w:val="en-AU"/>
        </w:rPr>
        <w:fldChar w:fldCharType="separate"/>
      </w:r>
      <w:r w:rsidR="00EE3F7C">
        <w:rPr>
          <w:rFonts w:cstheme="minorHAnsi"/>
          <w:lang w:val="en-AU"/>
        </w:rPr>
        <w:t>2.4.8.2</w:t>
      </w:r>
      <w:r w:rsidRPr="00ED455F">
        <w:rPr>
          <w:rFonts w:cstheme="minorHAnsi"/>
          <w:lang w:val="en-AU"/>
        </w:rPr>
        <w:fldChar w:fldCharType="end"/>
      </w:r>
      <w:r w:rsidRPr="00ED455F">
        <w:rPr>
          <w:rFonts w:cstheme="minorHAnsi"/>
          <w:lang w:val="en-AU"/>
        </w:rPr>
        <w:t>.</w:t>
      </w:r>
    </w:p>
    <w:p w14:paraId="4D2694FE" w14:textId="77777777" w:rsidR="00D64344" w:rsidRPr="00550845" w:rsidRDefault="00D64344" w:rsidP="00716062">
      <w:pPr>
        <w:pStyle w:val="Heading4"/>
      </w:pPr>
      <w:bookmarkStart w:id="246" w:name="_Toc490817307"/>
      <w:bookmarkStart w:id="247" w:name="_Toc451254958"/>
      <w:r w:rsidRPr="00550845">
        <w:t>Specialized information types for common kinds of textual information</w:t>
      </w:r>
      <w:bookmarkEnd w:id="246"/>
      <w:bookmarkEnd w:id="247"/>
    </w:p>
    <w:p w14:paraId="5C2EC1AB" w14:textId="345ECBAE" w:rsidR="00D64344" w:rsidRPr="00A66C15" w:rsidRDefault="00D64344" w:rsidP="00D64344">
      <w:pPr>
        <w:rPr>
          <w:rStyle w:val="Strong"/>
          <w:rFonts w:eastAsiaTheme="majorEastAsia" w:cstheme="minorHAnsi"/>
          <w:b w:val="0"/>
        </w:rPr>
      </w:pPr>
      <w:r w:rsidRPr="00A66C15">
        <w:rPr>
          <w:rFonts w:cstheme="minorHAnsi"/>
          <w:lang w:val="en-AU"/>
        </w:rPr>
        <w:t xml:space="preserve">The information types </w:t>
      </w:r>
      <w:r w:rsidRPr="00ED455F">
        <w:rPr>
          <w:rStyle w:val="Strong"/>
          <w:rFonts w:eastAsiaTheme="majorEastAsia" w:cstheme="minorHAnsi"/>
          <w:lang w:val="en-AU"/>
        </w:rPr>
        <w:t>Restrictions, Recommendation</w:t>
      </w:r>
      <w:r w:rsidR="009611D3">
        <w:rPr>
          <w:rStyle w:val="Strong"/>
          <w:rFonts w:eastAsiaTheme="majorEastAsia" w:cstheme="minorHAnsi"/>
          <w:lang w:val="en-AU"/>
        </w:rPr>
        <w:t>s</w:t>
      </w:r>
      <w:r w:rsidRPr="00ED455F">
        <w:rPr>
          <w:rStyle w:val="Strong"/>
          <w:rFonts w:eastAsiaTheme="majorEastAsia" w:cstheme="minorHAnsi"/>
          <w:lang w:val="en-AU"/>
        </w:rPr>
        <w:t xml:space="preserve">, Regulations, </w:t>
      </w:r>
      <w:r w:rsidR="00DD4850" w:rsidRPr="005747A9">
        <w:rPr>
          <w:rStyle w:val="Strong"/>
          <w:rFonts w:eastAsiaTheme="majorEastAsia" w:cstheme="minorHAnsi"/>
          <w:b w:val="0"/>
          <w:lang w:val="en-AU"/>
        </w:rPr>
        <w:t>or</w:t>
      </w:r>
      <w:r w:rsidR="00DD4850">
        <w:rPr>
          <w:rStyle w:val="Strong"/>
          <w:rFonts w:eastAsiaTheme="majorEastAsia" w:cstheme="minorHAnsi"/>
          <w:lang w:val="en-AU"/>
        </w:rPr>
        <w:t xml:space="preserve"> </w:t>
      </w:r>
      <w:proofErr w:type="spellStart"/>
      <w:r w:rsidRPr="00ED455F">
        <w:rPr>
          <w:rStyle w:val="Strong"/>
          <w:rFonts w:eastAsiaTheme="majorEastAsia" w:cstheme="minorHAnsi"/>
          <w:lang w:val="en-AU"/>
        </w:rPr>
        <w:t>NauticalInformation</w:t>
      </w:r>
      <w:proofErr w:type="spellEnd"/>
      <w:r w:rsidRPr="00ED455F">
        <w:rPr>
          <w:rStyle w:val="Strong"/>
          <w:rFonts w:eastAsiaTheme="majorEastAsia" w:cstheme="minorHAnsi"/>
          <w:lang w:val="en-AU"/>
        </w:rPr>
        <w:t xml:space="preserve"> </w:t>
      </w:r>
      <w:r w:rsidRPr="00ED455F">
        <w:rPr>
          <w:rStyle w:val="Strong"/>
          <w:rFonts w:eastAsiaTheme="majorEastAsia" w:cstheme="minorHAnsi"/>
          <w:b w:val="0"/>
          <w:lang w:val="en-AU"/>
        </w:rPr>
        <w:t xml:space="preserve">must be used to encode text information when the DCEG allows them to be associated to the feature or information type and the information is of the appropriate kind (a restriction, regulation, etc.). </w:t>
      </w:r>
    </w:p>
    <w:p w14:paraId="08C89E75" w14:textId="33B89C04" w:rsidR="00D64344" w:rsidRPr="00A66C15" w:rsidRDefault="00D64344" w:rsidP="00D64344">
      <w:pPr>
        <w:rPr>
          <w:rFonts w:eastAsiaTheme="minorEastAsia" w:cstheme="minorHAnsi"/>
        </w:rPr>
      </w:pPr>
      <w:r w:rsidRPr="00ED455F">
        <w:rPr>
          <w:rStyle w:val="Strong"/>
          <w:rFonts w:eastAsiaTheme="majorEastAsia" w:cstheme="minorHAnsi"/>
          <w:b w:val="0"/>
          <w:lang w:val="en-AU"/>
        </w:rPr>
        <w:t xml:space="preserve">In exceptional circumstances and only if the use of the information types </w:t>
      </w:r>
      <w:r w:rsidRPr="00ED455F">
        <w:rPr>
          <w:rStyle w:val="Strong"/>
          <w:rFonts w:eastAsiaTheme="majorEastAsia" w:cstheme="minorHAnsi"/>
          <w:lang w:val="en-AU"/>
        </w:rPr>
        <w:t>Restrictions, Recommendation</w:t>
      </w:r>
      <w:r w:rsidR="009611D3">
        <w:rPr>
          <w:rStyle w:val="Strong"/>
          <w:rFonts w:eastAsiaTheme="majorEastAsia" w:cstheme="minorHAnsi"/>
          <w:lang w:val="en-AU"/>
        </w:rPr>
        <w:t>s</w:t>
      </w:r>
      <w:r w:rsidRPr="00ED455F">
        <w:rPr>
          <w:rStyle w:val="Strong"/>
          <w:rFonts w:eastAsiaTheme="majorEastAsia" w:cstheme="minorHAnsi"/>
          <w:lang w:val="en-AU"/>
        </w:rPr>
        <w:t xml:space="preserve">, </w:t>
      </w:r>
      <w:r w:rsidR="00DD4850" w:rsidRPr="005747A9">
        <w:rPr>
          <w:rStyle w:val="Strong"/>
          <w:rFonts w:eastAsiaTheme="majorEastAsia" w:cstheme="minorHAnsi"/>
          <w:b w:val="0"/>
          <w:lang w:val="en-AU"/>
        </w:rPr>
        <w:t>or</w:t>
      </w:r>
      <w:r w:rsidR="00DD4850">
        <w:rPr>
          <w:rStyle w:val="Strong"/>
          <w:rFonts w:eastAsiaTheme="majorEastAsia" w:cstheme="minorHAnsi"/>
          <w:lang w:val="en-AU"/>
        </w:rPr>
        <w:t xml:space="preserve"> </w:t>
      </w:r>
      <w:r w:rsidRPr="00ED455F">
        <w:rPr>
          <w:rStyle w:val="Strong"/>
          <w:rFonts w:eastAsiaTheme="majorEastAsia" w:cstheme="minorHAnsi"/>
          <w:lang w:val="en-AU"/>
        </w:rPr>
        <w:t xml:space="preserve">Regulations </w:t>
      </w:r>
      <w:r w:rsidRPr="00A66C15">
        <w:rPr>
          <w:rStyle w:val="Strong"/>
          <w:rFonts w:eastAsiaTheme="majorEastAsia" w:cstheme="minorHAnsi"/>
          <w:b w:val="0"/>
          <w:lang w:val="en-AU"/>
        </w:rPr>
        <w:t xml:space="preserve">is not sufficient, </w:t>
      </w:r>
      <w:proofErr w:type="spellStart"/>
      <w:r w:rsidRPr="00A66C15">
        <w:rPr>
          <w:rStyle w:val="Strong"/>
          <w:rFonts w:eastAsiaTheme="majorEastAsia" w:cstheme="minorHAnsi"/>
          <w:lang w:val="en-AU"/>
        </w:rPr>
        <w:t>NauticalInformation</w:t>
      </w:r>
      <w:proofErr w:type="spellEnd"/>
      <w:r w:rsidRPr="00A66C15">
        <w:rPr>
          <w:rFonts w:cstheme="minorHAnsi"/>
          <w:lang w:val="en-AU"/>
        </w:rPr>
        <w:t xml:space="preserve"> can be used to encode additional textual information associated to a feature or a group of features.</w:t>
      </w:r>
    </w:p>
    <w:p w14:paraId="1373A01C" w14:textId="77777777" w:rsidR="00D64344" w:rsidRPr="00A66C15" w:rsidRDefault="00D64344" w:rsidP="00D64344">
      <w:pPr>
        <w:rPr>
          <w:rFonts w:cstheme="minorHAnsi"/>
          <w:lang w:val="en-AU"/>
        </w:rPr>
      </w:pPr>
      <w:r w:rsidRPr="00A66C15">
        <w:rPr>
          <w:rFonts w:cstheme="minorHAnsi"/>
          <w:lang w:val="en-AU"/>
        </w:rPr>
        <w:t xml:space="preserve">In some cases, there may be a specialized attribute that is specifically intended for the data in question. If an appropriate specialized attribute is available, it must be used in preference to </w:t>
      </w:r>
      <w:r w:rsidRPr="00A66C15">
        <w:rPr>
          <w:rFonts w:cstheme="minorHAnsi"/>
          <w:b/>
          <w:lang w:val="en-AU"/>
        </w:rPr>
        <w:t>information</w:t>
      </w:r>
      <w:r w:rsidRPr="00A66C15">
        <w:rPr>
          <w:rFonts w:cstheme="minorHAnsi"/>
          <w:lang w:val="en-AU"/>
        </w:rPr>
        <w:t xml:space="preserve"> or </w:t>
      </w:r>
      <w:proofErr w:type="spellStart"/>
      <w:r w:rsidRPr="00A66C15">
        <w:rPr>
          <w:rFonts w:cstheme="minorHAnsi"/>
          <w:b/>
          <w:lang w:val="en-AU"/>
        </w:rPr>
        <w:t>textContent</w:t>
      </w:r>
      <w:proofErr w:type="spellEnd"/>
      <w:r w:rsidRPr="00A66C15">
        <w:rPr>
          <w:rFonts w:cstheme="minorHAnsi"/>
          <w:lang w:val="en-AU"/>
        </w:rPr>
        <w:t xml:space="preserve">. For example, feature names will generally be encoded in the </w:t>
      </w:r>
      <w:r w:rsidRPr="00A66C15">
        <w:rPr>
          <w:rFonts w:cstheme="minorHAnsi"/>
          <w:b/>
          <w:lang w:val="en-AU"/>
        </w:rPr>
        <w:t>name</w:t>
      </w:r>
      <w:r w:rsidRPr="00A66C15">
        <w:rPr>
          <w:rFonts w:cstheme="minorHAnsi"/>
          <w:lang w:val="en-AU"/>
        </w:rPr>
        <w:t xml:space="preserve"> sub-attribute of complex attribute </w:t>
      </w:r>
      <w:proofErr w:type="spellStart"/>
      <w:r w:rsidRPr="00A66C15">
        <w:rPr>
          <w:rFonts w:cstheme="minorHAnsi"/>
          <w:b/>
          <w:lang w:val="en-AU"/>
        </w:rPr>
        <w:t>featureName</w:t>
      </w:r>
      <w:proofErr w:type="spellEnd"/>
      <w:r w:rsidRPr="00A66C15">
        <w:rPr>
          <w:rFonts w:cstheme="minorHAnsi"/>
          <w:lang w:val="en-AU"/>
        </w:rPr>
        <w:t xml:space="preserve">, instead of </w:t>
      </w:r>
      <w:r w:rsidRPr="00A66C15">
        <w:rPr>
          <w:rFonts w:cstheme="minorHAnsi"/>
          <w:b/>
          <w:lang w:val="en-AU"/>
        </w:rPr>
        <w:t>information</w:t>
      </w:r>
      <w:r w:rsidRPr="00A66C15">
        <w:rPr>
          <w:rFonts w:cstheme="minorHAnsi"/>
          <w:lang w:val="en-AU"/>
        </w:rPr>
        <w:t>-&gt;</w:t>
      </w:r>
      <w:r w:rsidRPr="00A66C15">
        <w:rPr>
          <w:rFonts w:cstheme="minorHAnsi"/>
          <w:b/>
          <w:lang w:val="en-AU"/>
        </w:rPr>
        <w:t>text</w:t>
      </w:r>
      <w:r w:rsidRPr="00A66C15">
        <w:rPr>
          <w:rFonts w:cstheme="minorHAnsi"/>
          <w:lang w:val="en-AU"/>
        </w:rPr>
        <w:t>.</w:t>
      </w:r>
    </w:p>
    <w:p w14:paraId="55D20F16" w14:textId="77777777" w:rsidR="00D64344" w:rsidRPr="00550845" w:rsidRDefault="00D64344" w:rsidP="00716062">
      <w:pPr>
        <w:pStyle w:val="Heading4"/>
      </w:pPr>
      <w:bookmarkStart w:id="248" w:name="_Toc490817308"/>
      <w:bookmarkStart w:id="249" w:name="_Toc451254959"/>
      <w:bookmarkStart w:id="250" w:name="_Ref451247175"/>
      <w:r w:rsidRPr="00550845">
        <w:t>Textual information attributes</w:t>
      </w:r>
      <w:bookmarkEnd w:id="248"/>
      <w:bookmarkEnd w:id="249"/>
      <w:bookmarkEnd w:id="250"/>
    </w:p>
    <w:p w14:paraId="7699B2AE" w14:textId="77777777" w:rsidR="00D64344" w:rsidRPr="00A66C15" w:rsidRDefault="00D64344" w:rsidP="00D64344">
      <w:pPr>
        <w:rPr>
          <w:rFonts w:cstheme="minorHAnsi"/>
          <w:lang w:val="en-AU"/>
        </w:rPr>
      </w:pPr>
      <w:r w:rsidRPr="00ED455F">
        <w:rPr>
          <w:rFonts w:cstheme="minorHAnsi"/>
          <w:lang w:val="en-AU"/>
        </w:rPr>
        <w:t xml:space="preserve">Textual information which is not appropriate for any of the Text-type attribute (or sub-attribute) allowed for the </w:t>
      </w:r>
      <w:r w:rsidRPr="00A66C15">
        <w:rPr>
          <w:rFonts w:cstheme="minorHAnsi"/>
          <w:lang w:val="en-AU"/>
        </w:rPr>
        <w:t xml:space="preserve">feature/information type should be encoded using either </w:t>
      </w:r>
      <w:r w:rsidRPr="00A66C15">
        <w:rPr>
          <w:rFonts w:cstheme="minorHAnsi"/>
          <w:b/>
          <w:lang w:val="en-AU"/>
        </w:rPr>
        <w:t>information</w:t>
      </w:r>
      <w:r w:rsidRPr="00A66C15">
        <w:rPr>
          <w:rFonts w:cstheme="minorHAnsi"/>
          <w:lang w:val="en-AU"/>
        </w:rPr>
        <w:t xml:space="preserve"> or </w:t>
      </w:r>
      <w:proofErr w:type="spellStart"/>
      <w:r w:rsidRPr="00A66C15">
        <w:rPr>
          <w:rFonts w:cstheme="minorHAnsi"/>
          <w:b/>
          <w:lang w:val="en-AU"/>
        </w:rPr>
        <w:t>textContent</w:t>
      </w:r>
      <w:proofErr w:type="spellEnd"/>
      <w:r w:rsidRPr="00A66C15">
        <w:rPr>
          <w:rFonts w:cstheme="minorHAnsi"/>
          <w:lang w:val="en-AU"/>
        </w:rPr>
        <w:t xml:space="preserve"> complex attributes. Generally, either </w:t>
      </w:r>
      <w:r w:rsidRPr="00A66C15">
        <w:rPr>
          <w:rFonts w:cstheme="minorHAnsi"/>
          <w:b/>
          <w:lang w:val="en-AU"/>
        </w:rPr>
        <w:t>information</w:t>
      </w:r>
      <w:r w:rsidRPr="00A66C15">
        <w:rPr>
          <w:rFonts w:cstheme="minorHAnsi"/>
          <w:lang w:val="en-AU"/>
        </w:rPr>
        <w:t xml:space="preserve"> or </w:t>
      </w:r>
      <w:proofErr w:type="spellStart"/>
      <w:r w:rsidRPr="00A66C15">
        <w:rPr>
          <w:rFonts w:cstheme="minorHAnsi"/>
          <w:b/>
          <w:lang w:val="en-AU"/>
        </w:rPr>
        <w:t>textContent</w:t>
      </w:r>
      <w:proofErr w:type="spellEnd"/>
      <w:r w:rsidRPr="00A66C15">
        <w:rPr>
          <w:rFonts w:cstheme="minorHAnsi"/>
          <w:lang w:val="en-AU"/>
        </w:rPr>
        <w:t xml:space="preserve"> is allowed, but not both.</w:t>
      </w:r>
    </w:p>
    <w:p w14:paraId="0168A870" w14:textId="77777777" w:rsidR="00D64344" w:rsidRPr="00550845" w:rsidRDefault="00D64344" w:rsidP="00716062">
      <w:pPr>
        <w:pStyle w:val="Heading4"/>
      </w:pPr>
      <w:bookmarkStart w:id="251" w:name="_Toc490817309"/>
      <w:bookmarkStart w:id="252" w:name="_Toc451254960"/>
      <w:r w:rsidRPr="00550845">
        <w:t>Languages</w:t>
      </w:r>
      <w:bookmarkEnd w:id="251"/>
      <w:bookmarkEnd w:id="252"/>
    </w:p>
    <w:p w14:paraId="27128178" w14:textId="77777777" w:rsidR="00D64344" w:rsidRPr="00A66C15" w:rsidRDefault="00D64344" w:rsidP="00D64344">
      <w:pPr>
        <w:rPr>
          <w:rFonts w:cstheme="minorHAnsi"/>
          <w:lang w:val="en-AU"/>
        </w:rPr>
      </w:pPr>
      <w:r w:rsidRPr="00ED455F">
        <w:rPr>
          <w:rFonts w:cstheme="minorHAnsi"/>
          <w:lang w:val="en-AU"/>
        </w:rPr>
        <w:t xml:space="preserve">Both </w:t>
      </w:r>
      <w:r w:rsidRPr="00ED455F">
        <w:rPr>
          <w:rFonts w:cstheme="minorHAnsi"/>
          <w:b/>
          <w:lang w:val="en-AU"/>
        </w:rPr>
        <w:t>information</w:t>
      </w:r>
      <w:r w:rsidRPr="00ED455F">
        <w:rPr>
          <w:rFonts w:cstheme="minorHAnsi"/>
          <w:lang w:val="en-AU"/>
        </w:rPr>
        <w:t xml:space="preserve"> and </w:t>
      </w:r>
      <w:proofErr w:type="spellStart"/>
      <w:r w:rsidRPr="00A66C15">
        <w:rPr>
          <w:rFonts w:cstheme="minorHAnsi"/>
          <w:b/>
          <w:lang w:val="en-AU"/>
        </w:rPr>
        <w:t>textContent</w:t>
      </w:r>
      <w:proofErr w:type="spellEnd"/>
      <w:r w:rsidRPr="00A66C15">
        <w:rPr>
          <w:rFonts w:cstheme="minorHAnsi"/>
          <w:lang w:val="en-AU"/>
        </w:rPr>
        <w:t xml:space="preserve"> define a </w:t>
      </w:r>
      <w:r w:rsidRPr="00A66C15">
        <w:rPr>
          <w:rFonts w:cstheme="minorHAnsi"/>
          <w:b/>
          <w:lang w:val="en-AU"/>
        </w:rPr>
        <w:t>language</w:t>
      </w:r>
      <w:r w:rsidRPr="00A66C15">
        <w:rPr>
          <w:rFonts w:cstheme="minorHAnsi"/>
          <w:lang w:val="en-AU"/>
        </w:rPr>
        <w:t xml:space="preserve"> sub-attribute for specifying the language in which the text is encoded. </w:t>
      </w:r>
    </w:p>
    <w:p w14:paraId="0BFD9597" w14:textId="77777777" w:rsidR="00D64344" w:rsidRPr="00A66C15" w:rsidRDefault="00D64344" w:rsidP="00D64344">
      <w:pPr>
        <w:rPr>
          <w:rFonts w:cstheme="minorHAnsi"/>
          <w:lang w:val="en-AU"/>
        </w:rPr>
      </w:pPr>
      <w:r w:rsidRPr="00A66C15">
        <w:rPr>
          <w:rFonts w:cstheme="minorHAnsi"/>
          <w:lang w:val="en-AU"/>
        </w:rPr>
        <w:t xml:space="preserve">The exchange language for textual information should be English; therefore it is not required to populate the sub-attribute </w:t>
      </w:r>
      <w:r w:rsidRPr="00A66C15">
        <w:rPr>
          <w:rStyle w:val="Strong"/>
          <w:rFonts w:eastAsiaTheme="majorEastAsia" w:cstheme="minorHAnsi"/>
          <w:lang w:val="en-AU"/>
        </w:rPr>
        <w:t>language</w:t>
      </w:r>
      <w:r w:rsidRPr="00A66C15">
        <w:rPr>
          <w:rFonts w:cstheme="minorHAnsi"/>
          <w:lang w:val="en-AU"/>
        </w:rPr>
        <w:t xml:space="preserve"> for an English version of textual information.</w:t>
      </w:r>
    </w:p>
    <w:p w14:paraId="1A607B4A" w14:textId="77777777" w:rsidR="00D64344" w:rsidRPr="00A66C15" w:rsidRDefault="00D64344" w:rsidP="00D64344">
      <w:pPr>
        <w:rPr>
          <w:rFonts w:cstheme="minorHAnsi"/>
          <w:lang w:val="en-AU"/>
        </w:rPr>
      </w:pPr>
      <w:r w:rsidRPr="00A66C15">
        <w:rPr>
          <w:rFonts w:cstheme="minorHAnsi"/>
          <w:lang w:val="en-AU"/>
        </w:rPr>
        <w:t xml:space="preserve">Languages other than English may be used as a supplementary option, for which </w:t>
      </w:r>
      <w:r w:rsidRPr="00A66C15">
        <w:rPr>
          <w:rStyle w:val="Strong"/>
          <w:rFonts w:eastAsiaTheme="majorEastAsia" w:cstheme="minorHAnsi"/>
          <w:lang w:val="en-AU"/>
        </w:rPr>
        <w:t>language</w:t>
      </w:r>
      <w:r w:rsidRPr="00A66C15">
        <w:rPr>
          <w:rFonts w:cstheme="minorHAnsi"/>
          <w:lang w:val="en-AU"/>
        </w:rPr>
        <w:t xml:space="preserve"> must be populated with an appropriate value to indicate the language.  </w:t>
      </w:r>
    </w:p>
    <w:p w14:paraId="02669546" w14:textId="62A80B6D" w:rsidR="00D64344" w:rsidRDefault="00D64344" w:rsidP="00D64344">
      <w:pPr>
        <w:rPr>
          <w:ins w:id="253" w:author="Raphael Malyankar" w:date="2022-11-16T19:26:00Z"/>
          <w:rFonts w:cstheme="minorHAnsi"/>
          <w:lang w:val="en-AU"/>
        </w:rPr>
      </w:pPr>
      <w:r w:rsidRPr="00A66C15">
        <w:rPr>
          <w:rFonts w:cstheme="minorHAnsi"/>
          <w:lang w:val="en-AU"/>
        </w:rPr>
        <w:t>When a national language is used in the textual attributes, the English translation must also exist.</w:t>
      </w:r>
    </w:p>
    <w:p w14:paraId="5250D0B8" w14:textId="6B78A37F" w:rsidR="004F25A9" w:rsidRDefault="004F25A9" w:rsidP="00D64344">
      <w:pPr>
        <w:rPr>
          <w:ins w:id="254" w:author="Raphael Malyankar" w:date="2022-11-16T19:42:00Z"/>
          <w:rFonts w:cstheme="minorHAnsi"/>
          <w:lang w:val="en-AU"/>
        </w:rPr>
      </w:pPr>
      <w:ins w:id="255" w:author="Raphael Malyankar" w:date="2022-11-16T19:40:00Z">
        <w:r w:rsidRPr="004F25A9">
          <w:rPr>
            <w:rFonts w:cstheme="minorHAnsi"/>
            <w:lang w:val="en-AU"/>
          </w:rPr>
          <w:t xml:space="preserve">The specification of the </w:t>
        </w:r>
        <w:r w:rsidRPr="00E50758">
          <w:rPr>
            <w:rFonts w:cstheme="minorHAnsi"/>
            <w:i/>
            <w:iCs/>
            <w:lang w:val="en-AU"/>
          </w:rPr>
          <w:t>language</w:t>
        </w:r>
        <w:r w:rsidRPr="004F25A9">
          <w:rPr>
            <w:rFonts w:cstheme="minorHAnsi"/>
            <w:lang w:val="en-AU"/>
          </w:rPr>
          <w:t xml:space="preserve"> attribute in the IHO GI registry states “The language is encoded by a 3 character code following ISO 639-2/T.” These codes and the corresponding language names may be obtained from the </w:t>
        </w:r>
        <w:proofErr w:type="spellStart"/>
        <w:r w:rsidRPr="004F25A9">
          <w:rPr>
            <w:rFonts w:cstheme="minorHAnsi"/>
            <w:lang w:val="en-AU"/>
          </w:rPr>
          <w:t>codelist</w:t>
        </w:r>
        <w:proofErr w:type="spellEnd"/>
        <w:r w:rsidRPr="004F25A9">
          <w:rPr>
            <w:rFonts w:cstheme="minorHAnsi"/>
            <w:lang w:val="en-AU"/>
          </w:rPr>
          <w:t xml:space="preserve"> </w:t>
        </w:r>
        <w:r w:rsidRPr="00E50758">
          <w:rPr>
            <w:rFonts w:cstheme="minorHAnsi"/>
            <w:i/>
            <w:iCs/>
            <w:lang w:val="en-AU"/>
          </w:rPr>
          <w:t>S100_MD_LanguageCode</w:t>
        </w:r>
        <w:r w:rsidRPr="004F25A9">
          <w:rPr>
            <w:rFonts w:cstheme="minorHAnsi"/>
            <w:lang w:val="en-AU"/>
          </w:rPr>
          <w:t xml:space="preserve"> in the S-100 </w:t>
        </w:r>
        <w:proofErr w:type="spellStart"/>
        <w:r w:rsidRPr="004F25A9">
          <w:rPr>
            <w:rFonts w:cstheme="minorHAnsi"/>
            <w:lang w:val="en-AU"/>
          </w:rPr>
          <w:t>codelists</w:t>
        </w:r>
        <w:proofErr w:type="spellEnd"/>
        <w:r w:rsidRPr="004F25A9">
          <w:rPr>
            <w:rFonts w:cstheme="minorHAnsi"/>
            <w:lang w:val="en-AU"/>
          </w:rPr>
          <w:t xml:space="preserve"> file, which is part of the S-100 </w:t>
        </w:r>
      </w:ins>
      <w:ins w:id="256" w:author="Raphael Malyankar" w:date="2022-11-16T19:41:00Z">
        <w:r>
          <w:rPr>
            <w:rFonts w:cstheme="minorHAnsi"/>
            <w:lang w:val="en-AU"/>
          </w:rPr>
          <w:t xml:space="preserve">Edition 5.0.0 </w:t>
        </w:r>
      </w:ins>
      <w:ins w:id="257" w:author="Raphael Malyankar" w:date="2022-11-16T19:40:00Z">
        <w:r w:rsidRPr="004F25A9">
          <w:rPr>
            <w:rFonts w:cstheme="minorHAnsi"/>
            <w:lang w:val="en-AU"/>
          </w:rPr>
          <w:t>schemas distribution</w:t>
        </w:r>
      </w:ins>
      <w:ins w:id="258" w:author="Raphael Malyankar" w:date="2022-11-16T19:44:00Z">
        <w:r w:rsidR="00E50758">
          <w:rPr>
            <w:rFonts w:cstheme="minorHAnsi"/>
            <w:lang w:val="en-AU"/>
          </w:rPr>
          <w:t>, at the URLs below:</w:t>
        </w:r>
      </w:ins>
    </w:p>
    <w:p w14:paraId="4CCD33EB" w14:textId="77777777" w:rsidR="00E50758" w:rsidRDefault="004F25A9" w:rsidP="00E50758">
      <w:pPr>
        <w:pStyle w:val="ListParagraph"/>
        <w:numPr>
          <w:ilvl w:val="0"/>
          <w:numId w:val="51"/>
        </w:numPr>
        <w:rPr>
          <w:ins w:id="259" w:author="Raphael Malyankar" w:date="2022-11-16T19:45:00Z"/>
          <w:rFonts w:cstheme="minorHAnsi"/>
          <w:lang w:val="en-AU"/>
        </w:rPr>
      </w:pPr>
      <w:ins w:id="260" w:author="Raphael Malyankar" w:date="2022-11-16T19:41:00Z">
        <w:r w:rsidRPr="00E50758">
          <w:rPr>
            <w:rFonts w:cstheme="minorHAnsi"/>
            <w:lang w:val="en-AU"/>
          </w:rPr>
          <w:t xml:space="preserve">XML </w:t>
        </w:r>
      </w:ins>
      <w:ins w:id="261" w:author="Raphael Malyankar" w:date="2022-11-16T19:45:00Z">
        <w:r w:rsidR="00E50758" w:rsidRPr="00E50758">
          <w:rPr>
            <w:rFonts w:cstheme="minorHAnsi"/>
            <w:lang w:val="en-AU"/>
          </w:rPr>
          <w:t>file</w:t>
        </w:r>
      </w:ins>
      <w:ins w:id="262" w:author="Raphael Malyankar" w:date="2022-11-16T19:43:00Z">
        <w:r w:rsidR="00E50758" w:rsidRPr="00E50758">
          <w:rPr>
            <w:rFonts w:cstheme="minorHAnsi"/>
            <w:lang w:val="en-AU"/>
          </w:rPr>
          <w:t>:</w:t>
        </w:r>
      </w:ins>
    </w:p>
    <w:p w14:paraId="1A2F7868" w14:textId="143B94EE" w:rsidR="004F25A9" w:rsidRPr="00E50758" w:rsidRDefault="004F25A9" w:rsidP="00E50758">
      <w:pPr>
        <w:pStyle w:val="ListParagraph"/>
        <w:rPr>
          <w:ins w:id="263" w:author="Raphael Malyankar" w:date="2022-11-16T19:43:00Z"/>
          <w:rFonts w:cstheme="minorHAnsi"/>
          <w:lang w:val="en-AU"/>
        </w:rPr>
      </w:pPr>
      <w:ins w:id="264" w:author="Raphael Malyankar" w:date="2022-11-16T19:41:00Z">
        <w:r w:rsidRPr="00E50758">
          <w:rPr>
            <w:rFonts w:cstheme="minorHAnsi"/>
            <w:lang w:val="en-AU"/>
          </w:rPr>
          <w:t xml:space="preserve"> https://schemas.s100dev.net/schemas/S100/5.0.0/resources/Codelists/cat/codelists.xml</w:t>
        </w:r>
      </w:ins>
    </w:p>
    <w:p w14:paraId="7905A811" w14:textId="332C3146" w:rsidR="00E50758" w:rsidRDefault="00E50758" w:rsidP="00E50758">
      <w:pPr>
        <w:pStyle w:val="ListParagraph"/>
        <w:numPr>
          <w:ilvl w:val="0"/>
          <w:numId w:val="51"/>
        </w:numPr>
        <w:rPr>
          <w:ins w:id="265" w:author="Raphael Malyankar" w:date="2022-11-16T19:45:00Z"/>
          <w:rFonts w:cstheme="minorHAnsi"/>
          <w:lang w:val="en-AU"/>
        </w:rPr>
      </w:pPr>
      <w:ins w:id="266" w:author="Raphael Malyankar" w:date="2022-11-16T19:46:00Z">
        <w:r>
          <w:rPr>
            <w:rFonts w:cstheme="minorHAnsi"/>
            <w:lang w:val="en-AU"/>
          </w:rPr>
          <w:t>Web</w:t>
        </w:r>
      </w:ins>
      <w:ins w:id="267" w:author="Raphael Malyankar" w:date="2022-11-16T19:43:00Z">
        <w:r w:rsidR="004F25A9" w:rsidRPr="00E50758">
          <w:rPr>
            <w:rFonts w:cstheme="minorHAnsi"/>
            <w:lang w:val="en-AU"/>
          </w:rPr>
          <w:t xml:space="preserve"> </w:t>
        </w:r>
        <w:r w:rsidRPr="00E50758">
          <w:rPr>
            <w:rFonts w:cstheme="minorHAnsi"/>
            <w:lang w:val="en-AU"/>
          </w:rPr>
          <w:t>list</w:t>
        </w:r>
        <w:r w:rsidR="004F25A9" w:rsidRPr="00E50758">
          <w:rPr>
            <w:rFonts w:cstheme="minorHAnsi"/>
            <w:lang w:val="en-AU"/>
          </w:rPr>
          <w:t>:</w:t>
        </w:r>
      </w:ins>
    </w:p>
    <w:p w14:paraId="63CB425E" w14:textId="774DA6D1" w:rsidR="004F7256" w:rsidRPr="00E50758" w:rsidRDefault="004F25A9" w:rsidP="00E50758">
      <w:pPr>
        <w:pStyle w:val="ListParagraph"/>
        <w:rPr>
          <w:rFonts w:cstheme="minorHAnsi"/>
          <w:lang w:val="en-AU"/>
        </w:rPr>
      </w:pPr>
      <w:ins w:id="268" w:author="Raphael Malyankar" w:date="2022-11-16T19:43:00Z">
        <w:r w:rsidRPr="00E50758">
          <w:rPr>
            <w:rFonts w:cstheme="minorHAnsi"/>
            <w:lang w:val="en-AU"/>
          </w:rPr>
          <w:t xml:space="preserve"> </w:t>
        </w:r>
      </w:ins>
      <w:ins w:id="269" w:author="Raphael Malyankar" w:date="2022-11-16T19:41:00Z">
        <w:r w:rsidRPr="00E50758">
          <w:rPr>
            <w:rFonts w:cstheme="minorHAnsi"/>
            <w:lang w:val="en-AU"/>
          </w:rPr>
          <w:t>https://schemas.s100dev.net/schemas/S100/5.0.0/resources/Codelists/cat/codelists.html</w:t>
        </w:r>
      </w:ins>
    </w:p>
    <w:p w14:paraId="34794FEC" w14:textId="77777777" w:rsidR="00D64344" w:rsidRPr="00550845" w:rsidRDefault="00D64344" w:rsidP="00716062">
      <w:pPr>
        <w:pStyle w:val="Heading4"/>
      </w:pPr>
      <w:bookmarkStart w:id="270" w:name="_Toc490817310"/>
      <w:bookmarkStart w:id="271" w:name="_Toc451254961"/>
      <w:r w:rsidRPr="00550845">
        <w:lastRenderedPageBreak/>
        <w:t>Minimal use of generalized text attributes</w:t>
      </w:r>
      <w:bookmarkEnd w:id="270"/>
      <w:bookmarkEnd w:id="271"/>
    </w:p>
    <w:p w14:paraId="2CFBD662" w14:textId="77777777" w:rsidR="00D64344" w:rsidRPr="00A66C15" w:rsidRDefault="00D64344" w:rsidP="00D64344">
      <w:pPr>
        <w:rPr>
          <w:rFonts w:cstheme="minorHAnsi"/>
          <w:lang w:val="en-AU"/>
        </w:rPr>
      </w:pPr>
      <w:r w:rsidRPr="00ED455F">
        <w:rPr>
          <w:rFonts w:cstheme="minorHAnsi"/>
          <w:lang w:val="en-AU"/>
        </w:rPr>
        <w:t xml:space="preserve">The complex attributes </w:t>
      </w:r>
      <w:r w:rsidRPr="00ED455F">
        <w:rPr>
          <w:rStyle w:val="Strong"/>
          <w:rFonts w:eastAsiaTheme="majorEastAsia" w:cstheme="minorHAnsi"/>
          <w:lang w:val="en-AU"/>
        </w:rPr>
        <w:t>information</w:t>
      </w:r>
      <w:r w:rsidRPr="00ED455F">
        <w:rPr>
          <w:rFonts w:cstheme="minorHAnsi"/>
          <w:lang w:val="en-AU"/>
        </w:rPr>
        <w:t xml:space="preserve"> and </w:t>
      </w:r>
      <w:proofErr w:type="spellStart"/>
      <w:r w:rsidRPr="00A66C15">
        <w:rPr>
          <w:rStyle w:val="Strong"/>
          <w:rFonts w:eastAsiaTheme="majorEastAsia" w:cstheme="minorHAnsi"/>
          <w:lang w:val="en-AU"/>
        </w:rPr>
        <w:t>textContent</w:t>
      </w:r>
      <w:proofErr w:type="spellEnd"/>
      <w:r w:rsidRPr="00A66C15">
        <w:rPr>
          <w:rFonts w:cstheme="minorHAnsi"/>
          <w:lang w:val="en-AU"/>
        </w:rPr>
        <w:t xml:space="preserve"> must not be used when it is possible to encode the information by means of any other attribute.  The population of these attributes provides symbols on an ECDIS screen.  Therefore producers should carefully consider use of these attributes as the symbol may contribute significantly to ECDIS screen clutter and text attributes should be populated only when the content conveys useful information.</w:t>
      </w:r>
    </w:p>
    <w:p w14:paraId="545C44EE" w14:textId="77777777" w:rsidR="00D64344" w:rsidRPr="00550845" w:rsidRDefault="00D64344" w:rsidP="00716062">
      <w:pPr>
        <w:pStyle w:val="Heading4"/>
      </w:pPr>
      <w:bookmarkStart w:id="272" w:name="_Toc490817311"/>
      <w:bookmarkStart w:id="273" w:name="_Toc451254962"/>
      <w:r w:rsidRPr="00550845">
        <w:t>Short textual information</w:t>
      </w:r>
      <w:bookmarkEnd w:id="272"/>
      <w:bookmarkEnd w:id="273"/>
    </w:p>
    <w:p w14:paraId="72CD400D" w14:textId="10D46DD6" w:rsidR="00D64344" w:rsidRPr="00A66C15" w:rsidRDefault="00D64344" w:rsidP="00D64344">
      <w:pPr>
        <w:rPr>
          <w:rFonts w:cstheme="minorHAnsi"/>
          <w:lang w:val="en-AU"/>
        </w:rPr>
      </w:pPr>
      <w:r w:rsidRPr="00ED455F">
        <w:rPr>
          <w:rFonts w:cstheme="minorHAnsi"/>
          <w:lang w:val="en-AU"/>
        </w:rPr>
        <w:t xml:space="preserve">The </w:t>
      </w:r>
      <w:r w:rsidRPr="00ED455F">
        <w:rPr>
          <w:rFonts w:cstheme="minorHAnsi"/>
          <w:b/>
          <w:lang w:val="en-AU"/>
        </w:rPr>
        <w:t>text</w:t>
      </w:r>
      <w:r w:rsidRPr="00ED455F">
        <w:rPr>
          <w:rFonts w:cstheme="minorHAnsi"/>
          <w:lang w:val="en-AU"/>
        </w:rPr>
        <w:t xml:space="preserve"> sub-attribute of complex attribute </w:t>
      </w:r>
      <w:r w:rsidRPr="00A66C15">
        <w:rPr>
          <w:rStyle w:val="Strong"/>
          <w:rFonts w:eastAsiaTheme="majorEastAsia" w:cstheme="minorHAnsi"/>
          <w:lang w:val="en-AU"/>
        </w:rPr>
        <w:t>information</w:t>
      </w:r>
      <w:r w:rsidRPr="00A66C15">
        <w:rPr>
          <w:rFonts w:cstheme="minorHAnsi"/>
          <w:lang w:val="en-AU"/>
        </w:rPr>
        <w:t xml:space="preserve"> should generally be used for short notes or to transfer information which cannot be encoded by other attributes, or to give brief information about a feature.  The use of the complex attribute </w:t>
      </w:r>
      <w:r w:rsidRPr="00A66C15">
        <w:rPr>
          <w:rFonts w:cstheme="minorHAnsi"/>
          <w:b/>
          <w:lang w:val="en-AU"/>
        </w:rPr>
        <w:t>information</w:t>
      </w:r>
      <w:r w:rsidRPr="00A66C15">
        <w:rPr>
          <w:rFonts w:cstheme="minorHAnsi"/>
          <w:lang w:val="en-AU"/>
        </w:rPr>
        <w:t xml:space="preserve"> as a stand-alone complex attribute is intentionally limited to the information types </w:t>
      </w:r>
      <w:proofErr w:type="spellStart"/>
      <w:r w:rsidRPr="00A66C15">
        <w:rPr>
          <w:rFonts w:cstheme="minorHAnsi"/>
          <w:b/>
          <w:lang w:val="en-AU"/>
        </w:rPr>
        <w:t>ContactDetails</w:t>
      </w:r>
      <w:proofErr w:type="spellEnd"/>
      <w:r w:rsidRPr="00A66C15">
        <w:rPr>
          <w:rFonts w:cstheme="minorHAnsi"/>
          <w:b/>
          <w:lang w:val="en-AU"/>
        </w:rPr>
        <w:t xml:space="preserve">, Applicability, </w:t>
      </w:r>
      <w:proofErr w:type="spellStart"/>
      <w:r w:rsidRPr="00A66C15">
        <w:rPr>
          <w:rFonts w:cstheme="minorHAnsi"/>
          <w:b/>
          <w:lang w:val="en-AU"/>
        </w:rPr>
        <w:t>NonStandardWorkingDay</w:t>
      </w:r>
      <w:proofErr w:type="spellEnd"/>
      <w:r w:rsidR="00DD4850">
        <w:rPr>
          <w:rFonts w:cstheme="minorHAnsi"/>
          <w:b/>
          <w:lang w:val="en-AU"/>
        </w:rPr>
        <w:t>,</w:t>
      </w:r>
      <w:r w:rsidRPr="00A66C15">
        <w:rPr>
          <w:rFonts w:cstheme="minorHAnsi"/>
          <w:lang w:val="en-AU"/>
        </w:rPr>
        <w:t xml:space="preserve"> and </w:t>
      </w:r>
      <w:proofErr w:type="spellStart"/>
      <w:r w:rsidRPr="00A66C15">
        <w:rPr>
          <w:rFonts w:cstheme="minorHAnsi"/>
          <w:b/>
          <w:lang w:val="en-AU"/>
        </w:rPr>
        <w:t>ServiceHours</w:t>
      </w:r>
      <w:proofErr w:type="spellEnd"/>
      <w:r w:rsidRPr="00A66C15">
        <w:rPr>
          <w:rFonts w:cstheme="minorHAnsi"/>
          <w:b/>
          <w:lang w:val="en-AU"/>
        </w:rPr>
        <w:t xml:space="preserve">, </w:t>
      </w:r>
      <w:r w:rsidRPr="00A66C15">
        <w:rPr>
          <w:rFonts w:cstheme="minorHAnsi"/>
          <w:lang w:val="en-AU"/>
        </w:rPr>
        <w:t xml:space="preserve">which do not need the additional attributes defined in </w:t>
      </w:r>
      <w:proofErr w:type="spellStart"/>
      <w:r w:rsidRPr="00A66C15">
        <w:rPr>
          <w:rFonts w:cstheme="minorHAnsi"/>
          <w:b/>
          <w:lang w:val="en-AU"/>
        </w:rPr>
        <w:t>textContent</w:t>
      </w:r>
      <w:proofErr w:type="spellEnd"/>
      <w:r w:rsidRPr="00A66C15">
        <w:rPr>
          <w:rFonts w:cstheme="minorHAnsi"/>
          <w:lang w:val="en-AU"/>
        </w:rPr>
        <w:t xml:space="preserve">.  The reason for the limited use of </w:t>
      </w:r>
      <w:r w:rsidRPr="00A66C15">
        <w:rPr>
          <w:rFonts w:cstheme="minorHAnsi"/>
          <w:b/>
          <w:lang w:val="en-AU"/>
        </w:rPr>
        <w:t>information</w:t>
      </w:r>
      <w:r w:rsidRPr="00A66C15">
        <w:rPr>
          <w:rFonts w:cstheme="minorHAnsi"/>
          <w:lang w:val="en-AU"/>
        </w:rPr>
        <w:t xml:space="preserve"> as a stand-alone complex attribute is to provide a structured and harmonised approach to textual information within the </w:t>
      </w:r>
      <w:r w:rsidR="00B165E8">
        <w:rPr>
          <w:rFonts w:cstheme="minorHAnsi"/>
          <w:lang w:val="en-AU"/>
        </w:rPr>
        <w:t>S-131</w:t>
      </w:r>
      <w:r w:rsidRPr="00A66C15">
        <w:rPr>
          <w:rFonts w:cstheme="minorHAnsi"/>
          <w:lang w:val="en-AU"/>
        </w:rPr>
        <w:t xml:space="preserve"> product data sets. </w:t>
      </w:r>
    </w:p>
    <w:p w14:paraId="471F364C" w14:textId="77777777" w:rsidR="00D64344" w:rsidRPr="00A66C15" w:rsidRDefault="00D64344" w:rsidP="00D64344">
      <w:pPr>
        <w:rPr>
          <w:rFonts w:cstheme="minorHAnsi"/>
          <w:lang w:val="en-AU"/>
        </w:rPr>
      </w:pPr>
      <w:r w:rsidRPr="00A66C15">
        <w:rPr>
          <w:rFonts w:cstheme="minorHAnsi"/>
          <w:lang w:val="en-AU"/>
        </w:rPr>
        <w:t xml:space="preserve">The text populated in </w:t>
      </w:r>
      <w:r w:rsidRPr="00A66C15">
        <w:rPr>
          <w:rStyle w:val="Strong"/>
          <w:rFonts w:eastAsiaTheme="majorEastAsia" w:cstheme="minorHAnsi"/>
          <w:lang w:val="en-AU"/>
        </w:rPr>
        <w:t>text</w:t>
      </w:r>
      <w:r w:rsidRPr="00A66C15">
        <w:rPr>
          <w:rFonts w:cstheme="minorHAnsi"/>
          <w:lang w:val="en-AU"/>
        </w:rPr>
        <w:t xml:space="preserve"> must not exceed 300 characters. Character strings contained in </w:t>
      </w:r>
      <w:r w:rsidRPr="00A66C15">
        <w:rPr>
          <w:rStyle w:val="Strong"/>
          <w:rFonts w:eastAsiaTheme="majorEastAsia" w:cstheme="minorHAnsi"/>
          <w:lang w:val="en-AU"/>
        </w:rPr>
        <w:t xml:space="preserve">text </w:t>
      </w:r>
      <w:r w:rsidRPr="00A66C15">
        <w:rPr>
          <w:rFonts w:cstheme="minorHAnsi"/>
          <w:lang w:val="en-AU"/>
        </w:rPr>
        <w:t>sub-attribute must be UTF-8 character encoding.</w:t>
      </w:r>
    </w:p>
    <w:p w14:paraId="1372D9F4" w14:textId="77777777" w:rsidR="00D64344" w:rsidRPr="00A66C15" w:rsidRDefault="00D64344" w:rsidP="00D64344">
      <w:pPr>
        <w:rPr>
          <w:rFonts w:cstheme="minorHAnsi"/>
          <w:lang w:val="en-AU"/>
        </w:rPr>
      </w:pPr>
      <w:r w:rsidRPr="00A66C15">
        <w:rPr>
          <w:rFonts w:cstheme="minorHAnsi"/>
          <w:lang w:val="en-AU"/>
        </w:rPr>
        <w:t xml:space="preserve">If the </w:t>
      </w:r>
      <w:r w:rsidRPr="00A66C15">
        <w:rPr>
          <w:rFonts w:cstheme="minorHAnsi"/>
          <w:b/>
          <w:lang w:val="en-AU"/>
        </w:rPr>
        <w:t>text</w:t>
      </w:r>
      <w:r w:rsidRPr="00A66C15">
        <w:rPr>
          <w:rFonts w:cstheme="minorHAnsi"/>
          <w:lang w:val="en-AU"/>
        </w:rPr>
        <w:t xml:space="preserve"> sub-attribute of </w:t>
      </w:r>
      <w:r w:rsidRPr="00A66C15">
        <w:rPr>
          <w:rFonts w:cstheme="minorHAnsi"/>
          <w:b/>
          <w:lang w:val="en-AU"/>
        </w:rPr>
        <w:t>information</w:t>
      </w:r>
      <w:r w:rsidRPr="00A66C15">
        <w:rPr>
          <w:rFonts w:cstheme="minorHAnsi"/>
          <w:lang w:val="en-AU"/>
        </w:rPr>
        <w:t xml:space="preserve"> is populated, the </w:t>
      </w:r>
      <w:r w:rsidRPr="00A66C15">
        <w:rPr>
          <w:rFonts w:cstheme="minorHAnsi"/>
          <w:b/>
          <w:lang w:val="en-AU"/>
        </w:rPr>
        <w:t>headline</w:t>
      </w:r>
      <w:r w:rsidRPr="00A66C15">
        <w:rPr>
          <w:rFonts w:cstheme="minorHAnsi"/>
          <w:lang w:val="en-AU"/>
        </w:rPr>
        <w:t xml:space="preserve">, </w:t>
      </w:r>
      <w:proofErr w:type="spellStart"/>
      <w:r w:rsidRPr="00A66C15">
        <w:rPr>
          <w:rFonts w:cstheme="minorHAnsi"/>
          <w:b/>
          <w:lang w:val="en-AU"/>
        </w:rPr>
        <w:t>fileReference</w:t>
      </w:r>
      <w:proofErr w:type="spellEnd"/>
      <w:r w:rsidRPr="00A66C15">
        <w:rPr>
          <w:rFonts w:cstheme="minorHAnsi"/>
          <w:lang w:val="en-AU"/>
        </w:rPr>
        <w:t xml:space="preserve">, and </w:t>
      </w:r>
      <w:proofErr w:type="spellStart"/>
      <w:r w:rsidRPr="00A66C15">
        <w:rPr>
          <w:rFonts w:cstheme="minorHAnsi"/>
          <w:b/>
          <w:lang w:val="en-AU"/>
        </w:rPr>
        <w:t>fileLocator</w:t>
      </w:r>
      <w:proofErr w:type="spellEnd"/>
      <w:r w:rsidRPr="00A66C15">
        <w:rPr>
          <w:rFonts w:cstheme="minorHAnsi"/>
          <w:lang w:val="en-AU"/>
        </w:rPr>
        <w:t xml:space="preserve"> sub-attributes must not be populated.</w:t>
      </w:r>
    </w:p>
    <w:p w14:paraId="38201F09" w14:textId="77777777" w:rsidR="00D64344" w:rsidRPr="00550845" w:rsidRDefault="00D64344" w:rsidP="00716062">
      <w:pPr>
        <w:pStyle w:val="Heading4"/>
      </w:pPr>
      <w:bookmarkStart w:id="274" w:name="_Toc490817312"/>
      <w:bookmarkStart w:id="275" w:name="_Toc451254965"/>
      <w:r w:rsidRPr="00550845">
        <w:t>Complex or lengthy textual information</w:t>
      </w:r>
      <w:bookmarkEnd w:id="274"/>
      <w:bookmarkEnd w:id="275"/>
    </w:p>
    <w:p w14:paraId="43537B5B" w14:textId="77777777" w:rsidR="00D64344" w:rsidRPr="00A66C15" w:rsidRDefault="00D64344" w:rsidP="00D64344">
      <w:pPr>
        <w:rPr>
          <w:rFonts w:cstheme="minorHAnsi"/>
          <w:lang w:val="en-AU"/>
        </w:rPr>
      </w:pPr>
      <w:r w:rsidRPr="00ED455F">
        <w:rPr>
          <w:rFonts w:cstheme="minorHAnsi"/>
          <w:lang w:val="en-AU"/>
        </w:rPr>
        <w:t xml:space="preserve">More complex encodings of text may use either </w:t>
      </w:r>
      <w:r w:rsidRPr="00ED455F">
        <w:rPr>
          <w:rFonts w:cstheme="minorHAnsi"/>
          <w:b/>
          <w:lang w:val="en-AU"/>
        </w:rPr>
        <w:t>information</w:t>
      </w:r>
      <w:r w:rsidRPr="00A66C15">
        <w:rPr>
          <w:rFonts w:cstheme="minorHAnsi"/>
          <w:lang w:val="en-AU"/>
        </w:rPr>
        <w:t xml:space="preserve"> or </w:t>
      </w:r>
      <w:proofErr w:type="spellStart"/>
      <w:r w:rsidRPr="00A66C15">
        <w:rPr>
          <w:rFonts w:cstheme="minorHAnsi"/>
          <w:b/>
          <w:lang w:val="en-AU"/>
        </w:rPr>
        <w:t>textContent</w:t>
      </w:r>
      <w:proofErr w:type="spellEnd"/>
      <w:r w:rsidRPr="00A66C15">
        <w:rPr>
          <w:rFonts w:cstheme="minorHAnsi"/>
          <w:lang w:val="en-AU"/>
        </w:rPr>
        <w:t xml:space="preserve">. The feature catalogue and the feature/information type definitions in this DCEG indicate whether </w:t>
      </w:r>
      <w:r w:rsidRPr="00A66C15">
        <w:rPr>
          <w:rFonts w:cstheme="minorHAnsi"/>
          <w:b/>
          <w:lang w:val="en-AU"/>
        </w:rPr>
        <w:t>information</w:t>
      </w:r>
      <w:r w:rsidRPr="00A66C15">
        <w:rPr>
          <w:rFonts w:cstheme="minorHAnsi"/>
          <w:lang w:val="en-AU"/>
        </w:rPr>
        <w:t xml:space="preserve"> or </w:t>
      </w:r>
      <w:proofErr w:type="spellStart"/>
      <w:r w:rsidRPr="00A66C15">
        <w:rPr>
          <w:rFonts w:cstheme="minorHAnsi"/>
          <w:b/>
          <w:lang w:val="en-AU"/>
        </w:rPr>
        <w:t>textContent</w:t>
      </w:r>
      <w:proofErr w:type="spellEnd"/>
      <w:r w:rsidRPr="00A66C15">
        <w:rPr>
          <w:rFonts w:cstheme="minorHAnsi"/>
          <w:lang w:val="en-AU"/>
        </w:rPr>
        <w:t xml:space="preserve"> is allowed.</w:t>
      </w:r>
    </w:p>
    <w:p w14:paraId="74B018CA" w14:textId="77777777" w:rsidR="00D64344" w:rsidRPr="00A66C15" w:rsidRDefault="00D64344" w:rsidP="00D64344">
      <w:pPr>
        <w:rPr>
          <w:rFonts w:cstheme="minorHAnsi"/>
          <w:lang w:val="en-AU"/>
        </w:rPr>
      </w:pPr>
      <w:r w:rsidRPr="00A66C15">
        <w:rPr>
          <w:rFonts w:cstheme="minorHAnsi"/>
          <w:lang w:val="en-AU"/>
        </w:rPr>
        <w:t xml:space="preserve">The complex attribute </w:t>
      </w:r>
      <w:proofErr w:type="spellStart"/>
      <w:r w:rsidRPr="00A66C15">
        <w:rPr>
          <w:rFonts w:cstheme="minorHAnsi"/>
          <w:b/>
          <w:lang w:val="en-AU"/>
        </w:rPr>
        <w:t>textContent</w:t>
      </w:r>
      <w:proofErr w:type="spellEnd"/>
      <w:r w:rsidRPr="00A66C15">
        <w:rPr>
          <w:rFonts w:cstheme="minorHAnsi"/>
          <w:lang w:val="en-AU"/>
        </w:rPr>
        <w:t xml:space="preserve"> also has </w:t>
      </w:r>
      <w:r w:rsidRPr="00A66C15">
        <w:rPr>
          <w:rFonts w:cstheme="minorHAnsi"/>
          <w:b/>
          <w:lang w:val="en-AU"/>
        </w:rPr>
        <w:t>information</w:t>
      </w:r>
      <w:r w:rsidRPr="00A66C15">
        <w:rPr>
          <w:rFonts w:cstheme="minorHAnsi"/>
          <w:lang w:val="en-AU"/>
        </w:rPr>
        <w:t xml:space="preserve"> as a complex sub-attribute. If a short note must be encoded in a feature or information type which has only </w:t>
      </w:r>
      <w:proofErr w:type="spellStart"/>
      <w:r w:rsidRPr="00A66C15">
        <w:rPr>
          <w:rFonts w:cstheme="minorHAnsi"/>
          <w:b/>
          <w:lang w:val="en-AU"/>
        </w:rPr>
        <w:t>textContent</w:t>
      </w:r>
      <w:proofErr w:type="spellEnd"/>
      <w:r w:rsidRPr="00A66C15">
        <w:rPr>
          <w:rFonts w:cstheme="minorHAnsi"/>
          <w:lang w:val="en-AU"/>
        </w:rPr>
        <w:t xml:space="preserve"> as an attribute, it should be encoded as </w:t>
      </w:r>
      <w:proofErr w:type="spellStart"/>
      <w:r w:rsidRPr="00A66C15">
        <w:rPr>
          <w:rFonts w:cstheme="minorHAnsi"/>
          <w:b/>
          <w:lang w:val="en-AU"/>
        </w:rPr>
        <w:t>textContent</w:t>
      </w:r>
      <w:proofErr w:type="spellEnd"/>
      <w:r w:rsidRPr="00A66C15">
        <w:rPr>
          <w:rFonts w:cstheme="minorHAnsi"/>
          <w:lang w:val="en-AU"/>
        </w:rPr>
        <w:t>-&gt;</w:t>
      </w:r>
      <w:r w:rsidRPr="00A66C15">
        <w:rPr>
          <w:rFonts w:cstheme="minorHAnsi"/>
          <w:b/>
          <w:lang w:val="en-AU"/>
        </w:rPr>
        <w:t>information</w:t>
      </w:r>
      <w:r w:rsidRPr="00A66C15">
        <w:rPr>
          <w:rFonts w:cstheme="minorHAnsi"/>
          <w:lang w:val="en-AU"/>
        </w:rPr>
        <w:t>-&gt;</w:t>
      </w:r>
      <w:r w:rsidRPr="00A66C15">
        <w:rPr>
          <w:rFonts w:cstheme="minorHAnsi"/>
          <w:b/>
          <w:lang w:val="en-AU"/>
        </w:rPr>
        <w:t>text</w:t>
      </w:r>
      <w:r w:rsidRPr="00A66C15">
        <w:rPr>
          <w:rFonts w:cstheme="minorHAnsi"/>
          <w:lang w:val="en-AU"/>
        </w:rPr>
        <w:t>.</w:t>
      </w:r>
    </w:p>
    <w:p w14:paraId="22B3E935" w14:textId="77777777" w:rsidR="00D64344" w:rsidRPr="00A66C15" w:rsidRDefault="00D64344" w:rsidP="00D64344">
      <w:pPr>
        <w:rPr>
          <w:rFonts w:cstheme="minorHAnsi"/>
          <w:lang w:val="en-AU"/>
        </w:rPr>
      </w:pPr>
      <w:r w:rsidRPr="00A66C15">
        <w:rPr>
          <w:rFonts w:cstheme="minorHAnsi"/>
          <w:lang w:val="en-AU"/>
        </w:rPr>
        <w:t xml:space="preserve">Complex text information, such as text longer than 300 characters, formatted text, or HTML extracts from shipping regulations, must be encoded in a file named in either </w:t>
      </w:r>
      <w:r w:rsidRPr="00A66C15">
        <w:rPr>
          <w:rFonts w:cstheme="minorHAnsi"/>
          <w:lang w:val="en-AU"/>
        </w:rPr>
        <w:br/>
      </w:r>
      <w:r w:rsidRPr="00A66C15">
        <w:rPr>
          <w:rFonts w:cstheme="minorHAnsi"/>
          <w:b/>
          <w:lang w:val="en-AU"/>
        </w:rPr>
        <w:t>information</w:t>
      </w:r>
      <w:r w:rsidRPr="00A66C15">
        <w:rPr>
          <w:rFonts w:cstheme="minorHAnsi"/>
          <w:lang w:val="en-AU"/>
        </w:rPr>
        <w:t>-&gt;</w:t>
      </w:r>
      <w:proofErr w:type="spellStart"/>
      <w:r w:rsidRPr="00A66C15">
        <w:rPr>
          <w:rFonts w:cstheme="minorHAnsi"/>
          <w:b/>
          <w:lang w:val="en-AU"/>
        </w:rPr>
        <w:t>fileReference</w:t>
      </w:r>
      <w:proofErr w:type="spellEnd"/>
      <w:r w:rsidRPr="00A66C15">
        <w:rPr>
          <w:rFonts w:cstheme="minorHAnsi"/>
          <w:lang w:val="en-AU"/>
        </w:rPr>
        <w:t xml:space="preserve"> or </w:t>
      </w:r>
      <w:proofErr w:type="spellStart"/>
      <w:r w:rsidRPr="00A66C15">
        <w:rPr>
          <w:rFonts w:cstheme="minorHAnsi"/>
          <w:b/>
          <w:lang w:val="en-AU"/>
        </w:rPr>
        <w:t>textContent</w:t>
      </w:r>
      <w:proofErr w:type="spellEnd"/>
      <w:r w:rsidRPr="00A66C15">
        <w:rPr>
          <w:rFonts w:cstheme="minorHAnsi"/>
          <w:lang w:val="en-AU"/>
        </w:rPr>
        <w:t>-&gt;</w:t>
      </w:r>
      <w:r w:rsidRPr="00A66C15">
        <w:rPr>
          <w:rFonts w:cstheme="minorHAnsi"/>
          <w:b/>
          <w:lang w:val="en-AU"/>
        </w:rPr>
        <w:t>information</w:t>
      </w:r>
      <w:r w:rsidRPr="00A66C15">
        <w:rPr>
          <w:rFonts w:cstheme="minorHAnsi"/>
          <w:lang w:val="en-AU"/>
        </w:rPr>
        <w:t>-&gt;</w:t>
      </w:r>
      <w:proofErr w:type="spellStart"/>
      <w:r w:rsidRPr="00A66C15">
        <w:rPr>
          <w:rFonts w:cstheme="minorHAnsi"/>
          <w:b/>
          <w:lang w:val="en-AU"/>
        </w:rPr>
        <w:t>fileReference</w:t>
      </w:r>
      <w:proofErr w:type="spellEnd"/>
      <w:r w:rsidRPr="00A66C15">
        <w:rPr>
          <w:rFonts w:cstheme="minorHAnsi"/>
          <w:lang w:val="en-AU"/>
        </w:rPr>
        <w:t xml:space="preserve">.  The construction </w:t>
      </w:r>
      <w:proofErr w:type="spellStart"/>
      <w:r w:rsidRPr="00A66C15">
        <w:rPr>
          <w:rFonts w:cstheme="minorHAnsi"/>
          <w:b/>
          <w:lang w:val="en-AU"/>
        </w:rPr>
        <w:t>textContent</w:t>
      </w:r>
      <w:proofErr w:type="spellEnd"/>
      <w:r w:rsidRPr="00A66C15">
        <w:rPr>
          <w:rFonts w:cstheme="minorHAnsi"/>
          <w:lang w:val="en-AU"/>
        </w:rPr>
        <w:t>-&gt;</w:t>
      </w:r>
      <w:r w:rsidRPr="00A66C15">
        <w:rPr>
          <w:rFonts w:cstheme="minorHAnsi"/>
          <w:b/>
          <w:lang w:val="en-AU"/>
        </w:rPr>
        <w:t>information</w:t>
      </w:r>
      <w:r w:rsidRPr="00A66C15">
        <w:rPr>
          <w:rFonts w:cstheme="minorHAnsi"/>
          <w:lang w:val="en-AU"/>
        </w:rPr>
        <w:t>-&gt;</w:t>
      </w:r>
      <w:proofErr w:type="spellStart"/>
      <w:r w:rsidRPr="00A66C15">
        <w:rPr>
          <w:rFonts w:cstheme="minorHAnsi"/>
          <w:b/>
          <w:lang w:val="en-AU"/>
        </w:rPr>
        <w:t>fileReference</w:t>
      </w:r>
      <w:proofErr w:type="spellEnd"/>
      <w:r w:rsidRPr="00A66C15">
        <w:rPr>
          <w:rFonts w:cstheme="minorHAnsi"/>
          <w:lang w:val="en-AU"/>
        </w:rPr>
        <w:t xml:space="preserve"> should be used if the feature/information type provides </w:t>
      </w:r>
      <w:proofErr w:type="spellStart"/>
      <w:r w:rsidRPr="00A66C15">
        <w:rPr>
          <w:rFonts w:cstheme="minorHAnsi"/>
          <w:b/>
          <w:lang w:val="en-AU"/>
        </w:rPr>
        <w:t>textContent</w:t>
      </w:r>
      <w:proofErr w:type="spellEnd"/>
      <w:r w:rsidRPr="00A66C15">
        <w:rPr>
          <w:rFonts w:cstheme="minorHAnsi"/>
          <w:lang w:val="en-AU"/>
        </w:rPr>
        <w:t xml:space="preserve"> as complex attribute. </w:t>
      </w:r>
    </w:p>
    <w:p w14:paraId="6B06586A" w14:textId="77777777" w:rsidR="00D64344" w:rsidRPr="00A66C15" w:rsidRDefault="00D64344" w:rsidP="00D64344">
      <w:pPr>
        <w:rPr>
          <w:rFonts w:cstheme="minorHAnsi"/>
        </w:rPr>
      </w:pPr>
      <w:r w:rsidRPr="00A66C15">
        <w:rPr>
          <w:rFonts w:cstheme="minorHAnsi"/>
          <w:lang w:val="en-AU"/>
        </w:rPr>
        <w:t xml:space="preserve">The complex attribute </w:t>
      </w:r>
      <w:r w:rsidRPr="00A66C15">
        <w:rPr>
          <w:rFonts w:cstheme="minorHAnsi"/>
          <w:b/>
          <w:lang w:val="en-AU"/>
        </w:rPr>
        <w:t>information</w:t>
      </w:r>
      <w:r w:rsidRPr="00A66C15">
        <w:rPr>
          <w:rFonts w:cstheme="minorHAnsi"/>
          <w:lang w:val="en-AU"/>
        </w:rPr>
        <w:t xml:space="preserve"> defines an optional sub-attribute </w:t>
      </w:r>
      <w:r w:rsidRPr="00A66C15">
        <w:rPr>
          <w:rFonts w:cstheme="minorHAnsi"/>
          <w:b/>
          <w:lang w:val="en-AU"/>
        </w:rPr>
        <w:t>headline</w:t>
      </w:r>
      <w:r w:rsidRPr="00A66C15">
        <w:rPr>
          <w:rFonts w:cstheme="minorHAnsi"/>
          <w:lang w:val="en-AU"/>
        </w:rPr>
        <w:t xml:space="preserve"> which may be used for a short title not exceeding 60 characters. The content should be short but informative – if the textual information is divided into sections, the most relevant section header from the referenced content may be a good choice for </w:t>
      </w:r>
      <w:r w:rsidRPr="00A66C15">
        <w:rPr>
          <w:rFonts w:cstheme="minorHAnsi"/>
          <w:b/>
          <w:lang w:val="en-AU"/>
        </w:rPr>
        <w:t>headline</w:t>
      </w:r>
      <w:r w:rsidRPr="00A66C15">
        <w:rPr>
          <w:rFonts w:cstheme="minorHAnsi"/>
          <w:lang w:val="en-AU"/>
        </w:rPr>
        <w:t>.</w:t>
      </w:r>
    </w:p>
    <w:p w14:paraId="6D7AC341" w14:textId="77777777" w:rsidR="00D64344" w:rsidRPr="00A66C15" w:rsidRDefault="00D64344" w:rsidP="00D64344">
      <w:pPr>
        <w:rPr>
          <w:rFonts w:cstheme="minorHAnsi"/>
          <w:lang w:val="en-AU"/>
        </w:rPr>
      </w:pPr>
      <w:r w:rsidRPr="00A66C15">
        <w:rPr>
          <w:rFonts w:cstheme="minorHAnsi"/>
          <w:lang w:val="en-AU"/>
        </w:rPr>
        <w:t xml:space="preserve">The complex attribute </w:t>
      </w:r>
      <w:proofErr w:type="spellStart"/>
      <w:r w:rsidRPr="00A66C15">
        <w:rPr>
          <w:rFonts w:cstheme="minorHAnsi"/>
          <w:b/>
          <w:lang w:val="en-AU"/>
        </w:rPr>
        <w:t>textContent</w:t>
      </w:r>
      <w:proofErr w:type="spellEnd"/>
      <w:r w:rsidRPr="00A66C15">
        <w:rPr>
          <w:rFonts w:cstheme="minorHAnsi"/>
          <w:lang w:val="en-AU"/>
        </w:rPr>
        <w:t xml:space="preserve"> defines an optional sub-attribute </w:t>
      </w:r>
      <w:proofErr w:type="spellStart"/>
      <w:r w:rsidRPr="00A66C15">
        <w:rPr>
          <w:rFonts w:cstheme="minorHAnsi"/>
          <w:b/>
          <w:lang w:val="en-AU"/>
        </w:rPr>
        <w:t>categoryOfText</w:t>
      </w:r>
      <w:proofErr w:type="spellEnd"/>
      <w:r w:rsidRPr="00A66C15">
        <w:rPr>
          <w:rFonts w:cstheme="minorHAnsi"/>
          <w:lang w:val="en-AU"/>
        </w:rPr>
        <w:t xml:space="preserve"> for indicating whether the text is the full text from the source, an extract from the source, or a summary prepared by the encoder. Populating </w:t>
      </w:r>
      <w:proofErr w:type="spellStart"/>
      <w:r w:rsidRPr="00A66C15">
        <w:rPr>
          <w:rFonts w:cstheme="minorHAnsi"/>
          <w:b/>
          <w:lang w:val="en-AU"/>
        </w:rPr>
        <w:t>categoryOfText</w:t>
      </w:r>
      <w:proofErr w:type="spellEnd"/>
      <w:r w:rsidRPr="00A66C15">
        <w:rPr>
          <w:rFonts w:cstheme="minorHAnsi"/>
          <w:lang w:val="en-AU"/>
        </w:rPr>
        <w:t xml:space="preserve"> is recommended whenever the textual information is taken or summarized from a law or regulation.</w:t>
      </w:r>
    </w:p>
    <w:p w14:paraId="19A1926C" w14:textId="77777777" w:rsidR="00D64344" w:rsidRPr="00A66C15" w:rsidRDefault="00D64344" w:rsidP="00D64344">
      <w:pPr>
        <w:rPr>
          <w:rFonts w:cstheme="minorHAnsi"/>
          <w:lang w:val="en-AU"/>
        </w:rPr>
      </w:pPr>
      <w:r w:rsidRPr="00A66C15">
        <w:rPr>
          <w:rFonts w:cstheme="minorHAnsi"/>
          <w:lang w:val="en-AU"/>
        </w:rPr>
        <w:t xml:space="preserve">If it is considered necessary to include a description of the source of the textual information, the sub-attribute </w:t>
      </w:r>
      <w:proofErr w:type="spellStart"/>
      <w:r w:rsidRPr="00A66C15">
        <w:rPr>
          <w:rFonts w:cstheme="minorHAnsi"/>
          <w:b/>
          <w:lang w:val="en-AU"/>
        </w:rPr>
        <w:t>sourceIndication</w:t>
      </w:r>
      <w:proofErr w:type="spellEnd"/>
      <w:r w:rsidRPr="00A66C15">
        <w:rPr>
          <w:rFonts w:cstheme="minorHAnsi"/>
          <w:lang w:val="en-AU"/>
        </w:rPr>
        <w:t xml:space="preserve"> of </w:t>
      </w:r>
      <w:proofErr w:type="spellStart"/>
      <w:r w:rsidRPr="00A66C15">
        <w:rPr>
          <w:rFonts w:cstheme="minorHAnsi"/>
          <w:b/>
          <w:lang w:val="en-AU"/>
        </w:rPr>
        <w:t>textContent</w:t>
      </w:r>
      <w:proofErr w:type="spellEnd"/>
      <w:r w:rsidRPr="00A66C15">
        <w:rPr>
          <w:rFonts w:cstheme="minorHAnsi"/>
          <w:lang w:val="en-AU"/>
        </w:rPr>
        <w:t xml:space="preserve"> must be used. Encoding a description of the source is strongly recommended for textual information whose source is considered as information the end-user must have, e.g., because the date of issue must be conveyed or because it cites official regulations which are frequently updated.</w:t>
      </w:r>
    </w:p>
    <w:p w14:paraId="667AEBCF" w14:textId="1606DB10" w:rsidR="00D64344" w:rsidRPr="00A66C15" w:rsidRDefault="009611D3" w:rsidP="00D64344">
      <w:pPr>
        <w:rPr>
          <w:rFonts w:cstheme="minorHAnsi"/>
          <w:lang w:val="en-AU"/>
        </w:rPr>
      </w:pPr>
      <w:r>
        <w:rPr>
          <w:rFonts w:cstheme="minorHAnsi"/>
          <w:lang w:val="en-AU"/>
        </w:rPr>
        <w:t>NOTE</w:t>
      </w:r>
      <w:r w:rsidR="00D64344" w:rsidRPr="00A66C15">
        <w:rPr>
          <w:rFonts w:cstheme="minorHAnsi"/>
          <w:lang w:val="en-AU"/>
        </w:rPr>
        <w:t>: Some government documents are frequently updated, e.g., the U.S. Electronic Code of Federal Regulations, which is currently updated every working day even though a particular section may be stable for years.</w:t>
      </w:r>
    </w:p>
    <w:p w14:paraId="14B55558" w14:textId="77777777" w:rsidR="00D64344" w:rsidRPr="00A66C15" w:rsidRDefault="00D64344" w:rsidP="00716062">
      <w:pPr>
        <w:pStyle w:val="Heading3"/>
        <w:rPr>
          <w:lang w:val="en-AU"/>
        </w:rPr>
      </w:pPr>
      <w:bookmarkStart w:id="276" w:name="_Toc490817313"/>
      <w:bookmarkStart w:id="277" w:name="_Toc451254967"/>
      <w:bookmarkStart w:id="278" w:name="_Ref117460611"/>
      <w:bookmarkStart w:id="279" w:name="_Toc120214342"/>
      <w:r w:rsidRPr="00A66C15">
        <w:rPr>
          <w:lang w:val="en-AU"/>
        </w:rPr>
        <w:lastRenderedPageBreak/>
        <w:t>Attributes referencing external files</w:t>
      </w:r>
      <w:bookmarkEnd w:id="276"/>
      <w:bookmarkEnd w:id="277"/>
      <w:bookmarkEnd w:id="278"/>
      <w:bookmarkEnd w:id="279"/>
    </w:p>
    <w:p w14:paraId="0B97CF16" w14:textId="77777777" w:rsidR="00D64344" w:rsidRPr="00550845" w:rsidRDefault="00D64344" w:rsidP="00716062">
      <w:pPr>
        <w:pStyle w:val="Heading4"/>
      </w:pPr>
      <w:bookmarkStart w:id="280" w:name="_Toc490817314"/>
      <w:bookmarkStart w:id="281" w:name="_Toc451254968"/>
      <w:r w:rsidRPr="00550845">
        <w:t>Predefined derived types</w:t>
      </w:r>
      <w:bookmarkEnd w:id="280"/>
      <w:bookmarkEnd w:id="281"/>
    </w:p>
    <w:p w14:paraId="7222B0DA" w14:textId="24F2C524" w:rsidR="00D64344" w:rsidRPr="00A66C15" w:rsidRDefault="006B507D" w:rsidP="00D64344">
      <w:pPr>
        <w:rPr>
          <w:rFonts w:cstheme="minorHAnsi"/>
        </w:rPr>
      </w:pPr>
      <w:r>
        <w:rPr>
          <w:rFonts w:cstheme="minorHAnsi"/>
          <w:lang w:val="en-AU"/>
        </w:rPr>
        <w:fldChar w:fldCharType="begin"/>
      </w:r>
      <w:r>
        <w:rPr>
          <w:rFonts w:cstheme="minorHAnsi"/>
          <w:lang w:val="en-AU"/>
        </w:rPr>
        <w:instrText xml:space="preserve"> REF _Ref113140917 \h </w:instrText>
      </w:r>
      <w:r>
        <w:rPr>
          <w:rFonts w:cstheme="minorHAnsi"/>
          <w:lang w:val="en-AU"/>
        </w:rPr>
      </w:r>
      <w:r>
        <w:rPr>
          <w:rFonts w:cstheme="minorHAnsi"/>
          <w:lang w:val="en-AU"/>
        </w:rPr>
        <w:fldChar w:fldCharType="separate"/>
      </w:r>
      <w:r w:rsidR="00EE3F7C">
        <w:t xml:space="preserve">Table </w:t>
      </w:r>
      <w:r w:rsidR="00EE3F7C">
        <w:rPr>
          <w:noProof/>
        </w:rPr>
        <w:t>2</w:t>
      </w:r>
      <w:r w:rsidR="00EE3F7C">
        <w:t>.</w:t>
      </w:r>
      <w:r w:rsidR="00EE3F7C">
        <w:rPr>
          <w:noProof/>
        </w:rPr>
        <w:t>5</w:t>
      </w:r>
      <w:r>
        <w:rPr>
          <w:rFonts w:cstheme="minorHAnsi"/>
          <w:lang w:val="en-AU"/>
        </w:rPr>
        <w:fldChar w:fldCharType="end"/>
      </w:r>
      <w:r w:rsidR="00D64344" w:rsidRPr="00ED455F">
        <w:rPr>
          <w:rFonts w:cstheme="minorHAnsi"/>
          <w:lang w:val="en-AU"/>
        </w:rPr>
        <w:t xml:space="preserve"> p</w:t>
      </w:r>
      <w:r w:rsidR="00D64344" w:rsidRPr="00ED455F">
        <w:rPr>
          <w:rFonts w:cstheme="minorHAnsi"/>
        </w:rPr>
        <w:t xml:space="preserve">resents the following predefined derived types which are described in S-100 </w:t>
      </w:r>
      <w:r w:rsidR="00D64344" w:rsidRPr="00A66C15">
        <w:rPr>
          <w:rFonts w:cstheme="minorHAnsi"/>
          <w:lang w:val="en-AU"/>
        </w:rPr>
        <w:t>(§ 1-4.6)</w:t>
      </w:r>
      <w:r w:rsidR="00D64344" w:rsidRPr="00A66C15">
        <w:rPr>
          <w:rFonts w:cstheme="minorHAnsi"/>
        </w:rPr>
        <w:t>:</w:t>
      </w:r>
    </w:p>
    <w:p w14:paraId="01A609C3" w14:textId="492072A9" w:rsidR="009D395A" w:rsidRDefault="009D395A" w:rsidP="009D395A">
      <w:pPr>
        <w:pStyle w:val="Caption"/>
        <w:keepNext/>
      </w:pPr>
      <w:bookmarkStart w:id="282" w:name="_Ref113140917"/>
      <w:r>
        <w:t xml:space="preserve">Table </w:t>
      </w:r>
      <w:ins w:id="283" w:author="Raphael Malyankar" w:date="2022-11-19T22:29:00Z">
        <w:r w:rsidR="00AE503C">
          <w:fldChar w:fldCharType="begin"/>
        </w:r>
        <w:r w:rsidR="00AE503C">
          <w:instrText xml:space="preserve"> STYLEREF 1 \s </w:instrText>
        </w:r>
      </w:ins>
      <w:r w:rsidR="00AE503C">
        <w:fldChar w:fldCharType="separate"/>
      </w:r>
      <w:r w:rsidR="00AE503C">
        <w:rPr>
          <w:noProof/>
        </w:rPr>
        <w:t>2</w:t>
      </w:r>
      <w:ins w:id="284" w:author="Raphael Malyankar" w:date="2022-11-19T22:29:00Z">
        <w:r w:rsidR="00AE503C">
          <w:fldChar w:fldCharType="end"/>
        </w:r>
        <w:r w:rsidR="00AE503C">
          <w:t>.</w:t>
        </w:r>
        <w:r w:rsidR="00AE503C">
          <w:fldChar w:fldCharType="begin"/>
        </w:r>
        <w:r w:rsidR="00AE503C">
          <w:instrText xml:space="preserve"> SEQ Table \* ARABIC \s 1 </w:instrText>
        </w:r>
      </w:ins>
      <w:r w:rsidR="00AE503C">
        <w:fldChar w:fldCharType="separate"/>
      </w:r>
      <w:ins w:id="285" w:author="Raphael Malyankar" w:date="2022-11-19T22:29:00Z">
        <w:r w:rsidR="00AE503C">
          <w:rPr>
            <w:noProof/>
          </w:rPr>
          <w:t>5</w:t>
        </w:r>
        <w:r w:rsidR="00AE503C">
          <w:fldChar w:fldCharType="end"/>
        </w:r>
      </w:ins>
      <w:del w:id="286" w:author="Raphael Malyankar" w:date="2022-11-17T22:51:00Z">
        <w:r w:rsidR="00DF2DB9" w:rsidDel="00524288">
          <w:fldChar w:fldCharType="begin"/>
        </w:r>
        <w:r w:rsidR="00DF2DB9" w:rsidDel="00524288">
          <w:delInstrText xml:space="preserve"> STYLEREF 1 \s </w:delInstrText>
        </w:r>
        <w:r w:rsidR="00DF2DB9" w:rsidDel="00524288">
          <w:fldChar w:fldCharType="separate"/>
        </w:r>
        <w:r w:rsidR="00EE3F7C" w:rsidDel="00524288">
          <w:rPr>
            <w:noProof/>
          </w:rPr>
          <w:delText>2</w:delText>
        </w:r>
        <w:r w:rsidR="00DF2DB9" w:rsidDel="00524288">
          <w:fldChar w:fldCharType="end"/>
        </w:r>
        <w:r w:rsidR="00DF2DB9" w:rsidDel="00524288">
          <w:delText>.</w:delText>
        </w:r>
        <w:r w:rsidR="00DF2DB9" w:rsidDel="00524288">
          <w:fldChar w:fldCharType="begin"/>
        </w:r>
        <w:r w:rsidR="00DF2DB9" w:rsidDel="00524288">
          <w:delInstrText xml:space="preserve"> SEQ Table \* ARABIC \s 1 </w:delInstrText>
        </w:r>
        <w:r w:rsidR="00DF2DB9" w:rsidDel="00524288">
          <w:fldChar w:fldCharType="separate"/>
        </w:r>
        <w:r w:rsidR="00EE3F7C" w:rsidDel="00524288">
          <w:rPr>
            <w:noProof/>
          </w:rPr>
          <w:delText>5</w:delText>
        </w:r>
        <w:r w:rsidR="00DF2DB9" w:rsidDel="00524288">
          <w:fldChar w:fldCharType="end"/>
        </w:r>
      </w:del>
      <w:bookmarkEnd w:id="282"/>
      <w:r>
        <w:t xml:space="preserve"> - Predefined derived types</w:t>
      </w:r>
    </w:p>
    <w:tbl>
      <w:tblPr>
        <w:tblW w:w="0" w:type="auto"/>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58" w:type="dxa"/>
          <w:left w:w="115" w:type="dxa"/>
          <w:bottom w:w="58" w:type="dxa"/>
          <w:right w:w="115" w:type="dxa"/>
        </w:tblCellMar>
        <w:tblLook w:val="04A0" w:firstRow="1" w:lastRow="0" w:firstColumn="1" w:lastColumn="0" w:noHBand="0" w:noVBand="1"/>
      </w:tblPr>
      <w:tblGrid>
        <w:gridCol w:w="893"/>
        <w:gridCol w:w="6225"/>
        <w:gridCol w:w="1790"/>
      </w:tblGrid>
      <w:tr w:rsidR="00D64344" w:rsidRPr="00D90A3A" w14:paraId="268B4118" w14:textId="77777777" w:rsidTr="009D395A">
        <w:trPr>
          <w:cantSplit/>
        </w:trPr>
        <w:tc>
          <w:tcPr>
            <w:tcW w:w="893" w:type="dxa"/>
            <w:shd w:val="clear" w:color="auto" w:fill="BFBFBF" w:themeFill="background1" w:themeFillShade="BF"/>
            <w:hideMark/>
          </w:tcPr>
          <w:p w14:paraId="37E79E9F" w14:textId="77777777" w:rsidR="00D64344" w:rsidRPr="00A66C15" w:rsidRDefault="00D64344" w:rsidP="009D395A">
            <w:pPr>
              <w:spacing w:after="0" w:line="240" w:lineRule="auto"/>
              <w:jc w:val="center"/>
              <w:rPr>
                <w:rFonts w:cstheme="minorHAnsi"/>
                <w:b/>
              </w:rPr>
            </w:pPr>
            <w:r w:rsidRPr="00A66C15">
              <w:rPr>
                <w:rFonts w:cstheme="minorHAnsi"/>
                <w:b/>
              </w:rPr>
              <w:t>Name</w:t>
            </w:r>
          </w:p>
        </w:tc>
        <w:tc>
          <w:tcPr>
            <w:tcW w:w="6225" w:type="dxa"/>
            <w:shd w:val="clear" w:color="auto" w:fill="BFBFBF" w:themeFill="background1" w:themeFillShade="BF"/>
            <w:hideMark/>
          </w:tcPr>
          <w:p w14:paraId="4BBD0451" w14:textId="77777777" w:rsidR="00D64344" w:rsidRPr="00A66C15" w:rsidRDefault="00D64344" w:rsidP="009D395A">
            <w:pPr>
              <w:spacing w:after="0" w:line="240" w:lineRule="auto"/>
              <w:jc w:val="center"/>
              <w:rPr>
                <w:rFonts w:cstheme="minorHAnsi"/>
                <w:b/>
              </w:rPr>
            </w:pPr>
            <w:r w:rsidRPr="00A66C15">
              <w:rPr>
                <w:rFonts w:cstheme="minorHAnsi"/>
                <w:b/>
              </w:rPr>
              <w:t>Description</w:t>
            </w:r>
          </w:p>
        </w:tc>
        <w:tc>
          <w:tcPr>
            <w:tcW w:w="1790" w:type="dxa"/>
            <w:shd w:val="clear" w:color="auto" w:fill="BFBFBF" w:themeFill="background1" w:themeFillShade="BF"/>
            <w:hideMark/>
          </w:tcPr>
          <w:p w14:paraId="2D5B6700" w14:textId="77777777" w:rsidR="00D64344" w:rsidRPr="00A66C15" w:rsidRDefault="00D64344" w:rsidP="009D395A">
            <w:pPr>
              <w:spacing w:after="0" w:line="240" w:lineRule="auto"/>
              <w:jc w:val="center"/>
              <w:rPr>
                <w:rFonts w:cstheme="minorHAnsi"/>
                <w:b/>
              </w:rPr>
            </w:pPr>
            <w:r w:rsidRPr="00A66C15">
              <w:rPr>
                <w:rFonts w:cstheme="minorHAnsi"/>
                <w:b/>
              </w:rPr>
              <w:t>Derived from</w:t>
            </w:r>
          </w:p>
        </w:tc>
      </w:tr>
      <w:tr w:rsidR="00D64344" w:rsidRPr="00D90A3A" w14:paraId="10074278" w14:textId="77777777" w:rsidTr="009D395A">
        <w:trPr>
          <w:cantSplit/>
        </w:trPr>
        <w:tc>
          <w:tcPr>
            <w:tcW w:w="893" w:type="dxa"/>
            <w:hideMark/>
          </w:tcPr>
          <w:p w14:paraId="474D043E" w14:textId="77777777" w:rsidR="00D64344" w:rsidRPr="00ED455F" w:rsidRDefault="00D64344" w:rsidP="009D395A">
            <w:pPr>
              <w:spacing w:after="0" w:line="240" w:lineRule="auto"/>
              <w:rPr>
                <w:rFonts w:cstheme="minorHAnsi"/>
              </w:rPr>
            </w:pPr>
            <w:r w:rsidRPr="00ED455F">
              <w:rPr>
                <w:rFonts w:cstheme="minorHAnsi"/>
              </w:rPr>
              <w:t xml:space="preserve">URI </w:t>
            </w:r>
          </w:p>
        </w:tc>
        <w:tc>
          <w:tcPr>
            <w:tcW w:w="6225" w:type="dxa"/>
            <w:hideMark/>
          </w:tcPr>
          <w:p w14:paraId="70A8A626" w14:textId="77777777" w:rsidR="00D64344" w:rsidRPr="00A66C15" w:rsidRDefault="00D64344" w:rsidP="009D395A">
            <w:pPr>
              <w:pStyle w:val="Default"/>
              <w:rPr>
                <w:rFonts w:asciiTheme="minorHAnsi" w:hAnsiTheme="minorHAnsi" w:cstheme="minorHAnsi"/>
                <w:sz w:val="20"/>
                <w:szCs w:val="20"/>
              </w:rPr>
            </w:pPr>
            <w:r w:rsidRPr="00A66C15">
              <w:rPr>
                <w:rFonts w:asciiTheme="minorHAnsi" w:hAnsiTheme="minorHAnsi" w:cstheme="minorHAnsi"/>
                <w:sz w:val="20"/>
                <w:szCs w:val="20"/>
              </w:rPr>
              <w:t>A uniform resource identifier which character encoding shall follow the syntax rules as defined in RFC 3986.</w:t>
            </w:r>
          </w:p>
          <w:p w14:paraId="10FAE1AA" w14:textId="77777777" w:rsidR="00D64344" w:rsidRPr="00ED455F" w:rsidRDefault="00D64344" w:rsidP="009D395A">
            <w:pPr>
              <w:spacing w:after="0" w:line="240" w:lineRule="auto"/>
              <w:rPr>
                <w:rFonts w:cstheme="minorHAnsi"/>
              </w:rPr>
            </w:pPr>
            <w:r w:rsidRPr="00ED455F">
              <w:rPr>
                <w:rFonts w:cstheme="minorHAnsi"/>
              </w:rPr>
              <w:t xml:space="preserve">EXAMPLE http://registry.iho.int </w:t>
            </w:r>
          </w:p>
        </w:tc>
        <w:tc>
          <w:tcPr>
            <w:tcW w:w="1790" w:type="dxa"/>
            <w:hideMark/>
          </w:tcPr>
          <w:p w14:paraId="03AFF2EE" w14:textId="77777777" w:rsidR="00D64344" w:rsidRPr="00A66C15" w:rsidRDefault="00D64344" w:rsidP="009D395A">
            <w:pPr>
              <w:spacing w:after="0" w:line="240" w:lineRule="auto"/>
              <w:rPr>
                <w:rFonts w:cstheme="minorHAnsi"/>
              </w:rPr>
            </w:pPr>
            <w:proofErr w:type="spellStart"/>
            <w:r w:rsidRPr="00A66C15">
              <w:rPr>
                <w:rFonts w:cstheme="minorHAnsi"/>
              </w:rPr>
              <w:t>CharacterString</w:t>
            </w:r>
            <w:proofErr w:type="spellEnd"/>
          </w:p>
        </w:tc>
      </w:tr>
      <w:tr w:rsidR="00D64344" w:rsidRPr="00D90A3A" w14:paraId="3E9C864F" w14:textId="77777777" w:rsidTr="009D395A">
        <w:trPr>
          <w:cantSplit/>
        </w:trPr>
        <w:tc>
          <w:tcPr>
            <w:tcW w:w="893" w:type="dxa"/>
            <w:hideMark/>
          </w:tcPr>
          <w:p w14:paraId="018DBD4E" w14:textId="77777777" w:rsidR="00D64344" w:rsidRPr="00ED455F" w:rsidRDefault="00D64344" w:rsidP="009D395A">
            <w:pPr>
              <w:spacing w:after="0" w:line="240" w:lineRule="auto"/>
              <w:rPr>
                <w:rFonts w:cstheme="minorHAnsi"/>
              </w:rPr>
            </w:pPr>
            <w:r w:rsidRPr="00ED455F">
              <w:rPr>
                <w:rFonts w:cstheme="minorHAnsi"/>
              </w:rPr>
              <w:t xml:space="preserve">URL </w:t>
            </w:r>
          </w:p>
        </w:tc>
        <w:tc>
          <w:tcPr>
            <w:tcW w:w="6225" w:type="dxa"/>
            <w:hideMark/>
          </w:tcPr>
          <w:p w14:paraId="35A4064B" w14:textId="77777777" w:rsidR="00D64344" w:rsidRPr="00A66C15" w:rsidRDefault="00D64344" w:rsidP="009D395A">
            <w:pPr>
              <w:pStyle w:val="Default"/>
              <w:rPr>
                <w:rFonts w:asciiTheme="minorHAnsi" w:hAnsiTheme="minorHAnsi" w:cstheme="minorHAnsi"/>
                <w:sz w:val="20"/>
                <w:szCs w:val="20"/>
              </w:rPr>
            </w:pPr>
            <w:r w:rsidRPr="00A66C15">
              <w:rPr>
                <w:rFonts w:asciiTheme="minorHAnsi" w:hAnsiTheme="minorHAnsi" w:cstheme="minorHAnsi"/>
                <w:sz w:val="20"/>
                <w:szCs w:val="20"/>
              </w:rPr>
              <w:t xml:space="preserve">A uniform resource locator (URL) is a URI that provides a means of locating the resource by describing its primary access mechanism (RFC 3986). </w:t>
            </w:r>
          </w:p>
          <w:p w14:paraId="7092447C" w14:textId="77777777" w:rsidR="00D64344" w:rsidRPr="00ED455F" w:rsidRDefault="00D64344" w:rsidP="009D395A">
            <w:pPr>
              <w:spacing w:after="0" w:line="240" w:lineRule="auto"/>
              <w:rPr>
                <w:rFonts w:cstheme="minorHAnsi"/>
              </w:rPr>
            </w:pPr>
            <w:r w:rsidRPr="00ED455F">
              <w:rPr>
                <w:rFonts w:cstheme="minorHAnsi"/>
              </w:rPr>
              <w:t xml:space="preserve">EXAMPLE http://registry.iho.int </w:t>
            </w:r>
          </w:p>
        </w:tc>
        <w:tc>
          <w:tcPr>
            <w:tcW w:w="1790" w:type="dxa"/>
            <w:hideMark/>
          </w:tcPr>
          <w:p w14:paraId="365A3B2A" w14:textId="77777777" w:rsidR="00D64344" w:rsidRPr="00A66C15" w:rsidRDefault="00D64344" w:rsidP="009D395A">
            <w:pPr>
              <w:spacing w:after="0" w:line="240" w:lineRule="auto"/>
              <w:rPr>
                <w:rFonts w:cstheme="minorHAnsi"/>
              </w:rPr>
            </w:pPr>
            <w:r w:rsidRPr="00A66C15">
              <w:rPr>
                <w:rFonts w:cstheme="minorHAnsi"/>
              </w:rPr>
              <w:t xml:space="preserve">URI </w:t>
            </w:r>
          </w:p>
        </w:tc>
      </w:tr>
      <w:tr w:rsidR="00D64344" w:rsidRPr="00D90A3A" w14:paraId="4991555D" w14:textId="77777777" w:rsidTr="009D395A">
        <w:trPr>
          <w:cantSplit/>
        </w:trPr>
        <w:tc>
          <w:tcPr>
            <w:tcW w:w="893" w:type="dxa"/>
            <w:hideMark/>
          </w:tcPr>
          <w:p w14:paraId="15D96C8D" w14:textId="77777777" w:rsidR="00D64344" w:rsidRPr="00A66C15" w:rsidRDefault="00D64344" w:rsidP="009D395A">
            <w:pPr>
              <w:spacing w:after="0" w:line="240" w:lineRule="auto"/>
              <w:rPr>
                <w:rFonts w:cstheme="minorHAnsi"/>
              </w:rPr>
            </w:pPr>
            <w:r w:rsidRPr="00ED455F">
              <w:rPr>
                <w:rFonts w:cstheme="minorHAnsi"/>
              </w:rPr>
              <w:t xml:space="preserve">URN </w:t>
            </w:r>
          </w:p>
        </w:tc>
        <w:tc>
          <w:tcPr>
            <w:tcW w:w="6225" w:type="dxa"/>
            <w:hideMark/>
          </w:tcPr>
          <w:p w14:paraId="51262D9F" w14:textId="77777777" w:rsidR="00D64344" w:rsidRPr="00A66C15" w:rsidRDefault="00D64344" w:rsidP="009D395A">
            <w:pPr>
              <w:pStyle w:val="Default"/>
              <w:rPr>
                <w:rFonts w:asciiTheme="minorHAnsi" w:hAnsiTheme="minorHAnsi" w:cstheme="minorHAnsi"/>
                <w:sz w:val="20"/>
                <w:szCs w:val="20"/>
              </w:rPr>
            </w:pPr>
            <w:r w:rsidRPr="00A66C15">
              <w:rPr>
                <w:rFonts w:asciiTheme="minorHAnsi" w:hAnsiTheme="minorHAnsi" w:cstheme="minorHAnsi"/>
                <w:sz w:val="20"/>
                <w:szCs w:val="20"/>
              </w:rPr>
              <w:t xml:space="preserve">A persistent, location-independent, resource identifier that follows the syntax and semantics for URNs specified in RFC 2141. </w:t>
            </w:r>
          </w:p>
          <w:p w14:paraId="40B102C8" w14:textId="77777777" w:rsidR="00D64344" w:rsidRPr="00A66C15" w:rsidRDefault="00D64344" w:rsidP="009D395A">
            <w:pPr>
              <w:spacing w:after="0" w:line="240" w:lineRule="auto"/>
              <w:rPr>
                <w:rFonts w:cstheme="minorHAnsi"/>
              </w:rPr>
            </w:pPr>
            <w:r w:rsidRPr="00ED455F">
              <w:rPr>
                <w:rFonts w:cstheme="minorHAnsi"/>
              </w:rPr>
              <w:t xml:space="preserve">EXAMPLE urn:iho:s101:1:0:0:AnchorageArea </w:t>
            </w:r>
          </w:p>
        </w:tc>
        <w:tc>
          <w:tcPr>
            <w:tcW w:w="1790" w:type="dxa"/>
            <w:hideMark/>
          </w:tcPr>
          <w:p w14:paraId="61C47A36" w14:textId="77777777" w:rsidR="00D64344" w:rsidRPr="00A66C15" w:rsidRDefault="00D64344" w:rsidP="009D395A">
            <w:pPr>
              <w:keepNext/>
              <w:spacing w:after="0" w:line="240" w:lineRule="auto"/>
              <w:rPr>
                <w:rFonts w:cstheme="minorHAnsi"/>
              </w:rPr>
            </w:pPr>
            <w:r w:rsidRPr="00A66C15">
              <w:rPr>
                <w:rFonts w:cstheme="minorHAnsi"/>
              </w:rPr>
              <w:t xml:space="preserve">URI </w:t>
            </w:r>
          </w:p>
        </w:tc>
      </w:tr>
    </w:tbl>
    <w:p w14:paraId="650B7573" w14:textId="77777777" w:rsidR="009D395A" w:rsidRDefault="009D395A" w:rsidP="009D395A">
      <w:bookmarkStart w:id="287" w:name="_Toc490817315"/>
      <w:bookmarkStart w:id="288" w:name="_Toc451254969"/>
    </w:p>
    <w:p w14:paraId="68B7C09A" w14:textId="7050C110" w:rsidR="00D64344" w:rsidRPr="00550845" w:rsidRDefault="00D64344" w:rsidP="00716062">
      <w:pPr>
        <w:pStyle w:val="Heading4"/>
      </w:pPr>
      <w:r w:rsidRPr="00550845">
        <w:t>Reference to textual files</w:t>
      </w:r>
      <w:bookmarkEnd w:id="287"/>
      <w:bookmarkEnd w:id="288"/>
    </w:p>
    <w:p w14:paraId="4048D9E1" w14:textId="392B3E86" w:rsidR="00405EA2" w:rsidRDefault="00D64344" w:rsidP="00D64344">
      <w:pPr>
        <w:rPr>
          <w:rFonts w:cstheme="minorHAnsi"/>
          <w:lang w:val="en-AU"/>
        </w:rPr>
      </w:pPr>
      <w:r w:rsidRPr="00A66C15">
        <w:rPr>
          <w:rFonts w:cstheme="minorHAnsi"/>
          <w:lang w:val="en-AU"/>
        </w:rPr>
        <w:t xml:space="preserve">The files referenced by complex attribute </w:t>
      </w:r>
      <w:r w:rsidRPr="00A66C15">
        <w:rPr>
          <w:rFonts w:eastAsiaTheme="majorEastAsia" w:cstheme="minorHAnsi"/>
          <w:b/>
          <w:bCs/>
          <w:color w:val="000000" w:themeColor="text1"/>
          <w:lang w:val="en-AU"/>
        </w:rPr>
        <w:t>information</w:t>
      </w:r>
      <w:r w:rsidRPr="00A66C15">
        <w:rPr>
          <w:rFonts w:cstheme="minorHAnsi"/>
          <w:lang w:val="en-AU"/>
        </w:rPr>
        <w:t xml:space="preserve"> and its sub</w:t>
      </w:r>
      <w:r w:rsidR="00405EA2">
        <w:rPr>
          <w:rFonts w:cstheme="minorHAnsi"/>
          <w:lang w:val="en-AU"/>
        </w:rPr>
        <w:t>-</w:t>
      </w:r>
      <w:r w:rsidRPr="00A66C15">
        <w:rPr>
          <w:rFonts w:cstheme="minorHAnsi"/>
          <w:lang w:val="en-AU"/>
        </w:rPr>
        <w:t xml:space="preserve">attribute </w:t>
      </w:r>
      <w:proofErr w:type="spellStart"/>
      <w:r w:rsidRPr="00A66C15">
        <w:rPr>
          <w:rStyle w:val="Strong"/>
          <w:rFonts w:eastAsiaTheme="majorEastAsia" w:cstheme="minorHAnsi"/>
          <w:lang w:val="en-AU"/>
        </w:rPr>
        <w:t>fileReference</w:t>
      </w:r>
      <w:proofErr w:type="spellEnd"/>
      <w:r w:rsidRPr="00A66C15">
        <w:rPr>
          <w:rFonts w:cstheme="minorHAnsi"/>
          <w:lang w:val="en-AU"/>
        </w:rPr>
        <w:t xml:space="preserve"> must be *.TXT, *.HTM or *.XML files, and may contain formatted text. It is up to the Producing Authority to determine the most suitable means of encoding a particular piece of text</w:t>
      </w:r>
      <w:r w:rsidR="00DA564D">
        <w:rPr>
          <w:rFonts w:cstheme="minorHAnsi"/>
          <w:lang w:val="en-AU"/>
        </w:rPr>
        <w:t xml:space="preserve"> (as text, HTML, or XML)</w:t>
      </w:r>
      <w:r w:rsidRPr="00A66C15">
        <w:rPr>
          <w:rFonts w:cstheme="minorHAnsi"/>
          <w:lang w:val="en-AU"/>
        </w:rPr>
        <w:t>.</w:t>
      </w:r>
      <w:r w:rsidR="00DA564D">
        <w:rPr>
          <w:rFonts w:cstheme="minorHAnsi"/>
          <w:lang w:val="en-AU"/>
        </w:rPr>
        <w:t xml:space="preserve"> The format of the reference to the file should be a “file URI” (S-100 1-4.6).</w:t>
      </w:r>
    </w:p>
    <w:p w14:paraId="1D039762" w14:textId="05CED160" w:rsidR="00E84FC9" w:rsidRDefault="00E84FC9" w:rsidP="00D64344">
      <w:pPr>
        <w:rPr>
          <w:rFonts w:cstheme="minorHAnsi"/>
          <w:lang w:val="en-AU"/>
        </w:rPr>
      </w:pPr>
      <w:r>
        <w:rPr>
          <w:rFonts w:cstheme="minorHAnsi"/>
          <w:lang w:val="en-AU"/>
        </w:rPr>
        <w:t xml:space="preserve">Besides being bound to certain types, the complex attribute </w:t>
      </w:r>
      <w:r w:rsidRPr="00E84FC9">
        <w:rPr>
          <w:rFonts w:cstheme="minorHAnsi"/>
          <w:b/>
          <w:bCs/>
          <w:lang w:val="en-AU"/>
        </w:rPr>
        <w:t>information</w:t>
      </w:r>
      <w:r>
        <w:rPr>
          <w:rFonts w:cstheme="minorHAnsi"/>
          <w:lang w:val="en-AU"/>
        </w:rPr>
        <w:t xml:space="preserve"> is also a sub-attribute of the complex attribute </w:t>
      </w:r>
      <w:proofErr w:type="spellStart"/>
      <w:r w:rsidRPr="00E84FC9">
        <w:rPr>
          <w:rFonts w:cstheme="minorHAnsi"/>
          <w:b/>
          <w:bCs/>
          <w:lang w:val="en-AU"/>
        </w:rPr>
        <w:t>textContent</w:t>
      </w:r>
      <w:proofErr w:type="spellEnd"/>
      <w:r>
        <w:rPr>
          <w:rFonts w:cstheme="minorHAnsi"/>
          <w:lang w:val="en-AU"/>
        </w:rPr>
        <w:t xml:space="preserve">. This means that any type that binds </w:t>
      </w:r>
      <w:proofErr w:type="spellStart"/>
      <w:r w:rsidRPr="00E84FC9">
        <w:rPr>
          <w:rFonts w:cstheme="minorHAnsi"/>
          <w:b/>
          <w:bCs/>
          <w:lang w:val="en-AU"/>
        </w:rPr>
        <w:t>textContent</w:t>
      </w:r>
      <w:proofErr w:type="spellEnd"/>
      <w:r>
        <w:rPr>
          <w:rFonts w:cstheme="minorHAnsi"/>
          <w:lang w:val="en-AU"/>
        </w:rPr>
        <w:t xml:space="preserve"> as an attribute can also contain a reference to a textual file via an </w:t>
      </w:r>
      <w:r w:rsidRPr="00E84FC9">
        <w:rPr>
          <w:rFonts w:cstheme="minorHAnsi"/>
          <w:b/>
          <w:bCs/>
          <w:lang w:val="en-AU"/>
        </w:rPr>
        <w:t>information</w:t>
      </w:r>
      <w:r>
        <w:rPr>
          <w:rFonts w:cstheme="minorHAnsi"/>
          <w:lang w:val="en-AU"/>
        </w:rPr>
        <w:t xml:space="preserve"> sub-attribute. In S-131, there are several features, information types, and complex attributes that bind either </w:t>
      </w:r>
      <w:proofErr w:type="spellStart"/>
      <w:r w:rsidRPr="00E84FC9">
        <w:rPr>
          <w:rFonts w:cstheme="minorHAnsi"/>
          <w:b/>
          <w:bCs/>
          <w:lang w:val="en-AU"/>
        </w:rPr>
        <w:t>textContent</w:t>
      </w:r>
      <w:proofErr w:type="spellEnd"/>
      <w:r>
        <w:rPr>
          <w:rFonts w:cstheme="minorHAnsi"/>
          <w:lang w:val="en-AU"/>
        </w:rPr>
        <w:t xml:space="preserve"> or </w:t>
      </w:r>
      <w:r w:rsidRPr="00E84FC9">
        <w:rPr>
          <w:rFonts w:cstheme="minorHAnsi"/>
          <w:b/>
          <w:bCs/>
          <w:lang w:val="en-AU"/>
        </w:rPr>
        <w:t>information</w:t>
      </w:r>
      <w:r>
        <w:rPr>
          <w:rFonts w:cstheme="minorHAnsi"/>
          <w:lang w:val="en-AU"/>
        </w:rPr>
        <w:t>.</w:t>
      </w:r>
    </w:p>
    <w:p w14:paraId="0A91093F" w14:textId="08D3D961" w:rsidR="00405EA2" w:rsidRDefault="00405EA2" w:rsidP="00D64344">
      <w:pPr>
        <w:rPr>
          <w:rFonts w:cstheme="minorHAnsi"/>
          <w:lang w:val="en-AU"/>
        </w:rPr>
      </w:pPr>
      <w:r w:rsidRPr="00405EA2">
        <w:rPr>
          <w:rFonts w:cstheme="minorHAnsi"/>
          <w:lang w:val="en-AU"/>
        </w:rPr>
        <w:t xml:space="preserve">The exchange language for textual information should be English. The sub-attribute </w:t>
      </w:r>
      <w:r w:rsidRPr="00405EA2">
        <w:rPr>
          <w:rFonts w:cstheme="minorHAnsi"/>
          <w:b/>
          <w:bCs/>
          <w:lang w:val="en-AU"/>
        </w:rPr>
        <w:t>language</w:t>
      </w:r>
      <w:r w:rsidRPr="00405EA2">
        <w:rPr>
          <w:rFonts w:cstheme="minorHAnsi"/>
          <w:lang w:val="en-AU"/>
        </w:rPr>
        <w:t xml:space="preserve"> must be populated with an appropriate value to indicate the language used. Languages other than English may be used as a supplementary option. Generally this means, when a national language is used in the textual attributes, the English translation must also exist.</w:t>
      </w:r>
    </w:p>
    <w:p w14:paraId="73598568" w14:textId="3982A20B" w:rsidR="00D64344" w:rsidRPr="00A66C15" w:rsidRDefault="00D64344" w:rsidP="00D64344">
      <w:pPr>
        <w:rPr>
          <w:rFonts w:cstheme="minorHAnsi"/>
        </w:rPr>
      </w:pPr>
      <w:r w:rsidRPr="00A66C15">
        <w:rPr>
          <w:rFonts w:cstheme="minorHAnsi"/>
          <w:lang w:val="en-AU"/>
        </w:rPr>
        <w:t>Files must only use UTF-8 character encoding</w:t>
      </w:r>
      <w:r w:rsidRPr="00A66C15">
        <w:rPr>
          <w:rFonts w:cstheme="minorHAnsi"/>
        </w:rPr>
        <w:t xml:space="preserve"> even when the sub-attribute </w:t>
      </w:r>
      <w:r w:rsidRPr="00A66C15">
        <w:rPr>
          <w:rFonts w:cstheme="minorHAnsi"/>
          <w:b/>
        </w:rPr>
        <w:t>language</w:t>
      </w:r>
      <w:r w:rsidRPr="00A66C15">
        <w:rPr>
          <w:rFonts w:cstheme="minorHAnsi"/>
        </w:rPr>
        <w:t xml:space="preserve"> is populated with a language other than English.</w:t>
      </w:r>
    </w:p>
    <w:p w14:paraId="696822D0" w14:textId="26218EA8" w:rsidR="0070474E" w:rsidRDefault="00D64344" w:rsidP="00D64344">
      <w:pPr>
        <w:rPr>
          <w:rFonts w:cstheme="minorHAnsi"/>
          <w:lang w:val="en-AU"/>
        </w:rPr>
      </w:pPr>
      <w:r w:rsidRPr="00A66C15">
        <w:rPr>
          <w:rFonts w:cstheme="minorHAnsi"/>
          <w:lang w:val="en-AU"/>
        </w:rPr>
        <w:t xml:space="preserve">If it is necessary to indicate a specific section within a large text file, this may be done by encoding the location in the </w:t>
      </w:r>
      <w:proofErr w:type="spellStart"/>
      <w:r w:rsidRPr="00A66C15">
        <w:rPr>
          <w:rFonts w:cstheme="minorHAnsi"/>
          <w:b/>
          <w:lang w:val="en-AU"/>
        </w:rPr>
        <w:t>fileLocator</w:t>
      </w:r>
      <w:proofErr w:type="spellEnd"/>
      <w:r w:rsidRPr="00A66C15">
        <w:rPr>
          <w:rFonts w:cstheme="minorHAnsi"/>
          <w:lang w:val="en-AU"/>
        </w:rPr>
        <w:t xml:space="preserve"> sub-attribute of </w:t>
      </w:r>
      <w:r w:rsidRPr="00A66C15">
        <w:rPr>
          <w:rFonts w:cstheme="minorHAnsi"/>
          <w:b/>
          <w:lang w:val="en-AU"/>
        </w:rPr>
        <w:t>information</w:t>
      </w:r>
      <w:r w:rsidRPr="00A66C15">
        <w:rPr>
          <w:rFonts w:cstheme="minorHAnsi"/>
          <w:lang w:val="en-AU"/>
        </w:rPr>
        <w:t xml:space="preserve">, as described in </w:t>
      </w:r>
      <w:r w:rsidR="006B507D">
        <w:rPr>
          <w:rFonts w:cstheme="minorHAnsi"/>
          <w:lang w:val="en-AU"/>
        </w:rPr>
        <w:fldChar w:fldCharType="begin"/>
      </w:r>
      <w:r w:rsidR="006B507D">
        <w:rPr>
          <w:rFonts w:cstheme="minorHAnsi"/>
          <w:lang w:val="en-AU"/>
        </w:rPr>
        <w:instrText xml:space="preserve"> REF _Ref113140935 \h </w:instrText>
      </w:r>
      <w:r w:rsidR="006B507D">
        <w:rPr>
          <w:rFonts w:cstheme="minorHAnsi"/>
          <w:lang w:val="en-AU"/>
        </w:rPr>
      </w:r>
      <w:r w:rsidR="006B507D">
        <w:rPr>
          <w:rFonts w:cstheme="minorHAnsi"/>
          <w:lang w:val="en-AU"/>
        </w:rPr>
        <w:fldChar w:fldCharType="separate"/>
      </w:r>
      <w:r w:rsidR="00EE3F7C">
        <w:t xml:space="preserve">Table </w:t>
      </w:r>
      <w:r w:rsidR="00EE3F7C">
        <w:rPr>
          <w:noProof/>
        </w:rPr>
        <w:t>2</w:t>
      </w:r>
      <w:r w:rsidR="00EE3F7C">
        <w:t>.</w:t>
      </w:r>
      <w:r w:rsidR="00EE3F7C">
        <w:rPr>
          <w:noProof/>
        </w:rPr>
        <w:t>6</w:t>
      </w:r>
      <w:r w:rsidR="006B507D">
        <w:rPr>
          <w:rFonts w:cstheme="minorHAnsi"/>
          <w:lang w:val="en-AU"/>
        </w:rPr>
        <w:fldChar w:fldCharType="end"/>
      </w:r>
      <w:r w:rsidRPr="00ED455F">
        <w:rPr>
          <w:rFonts w:cstheme="minorHAnsi"/>
          <w:lang w:val="en-AU"/>
        </w:rPr>
        <w:t>.</w:t>
      </w:r>
    </w:p>
    <w:p w14:paraId="4C5FCB1C" w14:textId="153D9C70" w:rsidR="00D64344" w:rsidRPr="0070474E" w:rsidRDefault="0070474E" w:rsidP="00D64344">
      <w:r>
        <w:t xml:space="preserve">Producers and application developers should note that the use of the </w:t>
      </w:r>
      <w:proofErr w:type="spellStart"/>
      <w:r w:rsidRPr="00E84FC9">
        <w:rPr>
          <w:b/>
          <w:bCs/>
        </w:rPr>
        <w:t>fileLocator</w:t>
      </w:r>
      <w:proofErr w:type="spellEnd"/>
      <w:r>
        <w:t xml:space="preserve"> attribute enables a single support file to contain separate chunks of text referenced from different features, information types, or complex attribute.</w:t>
      </w:r>
      <w:r w:rsidR="00DA564D">
        <w:t xml:space="preserve"> Adopting this practice enables producers to reduce the number of external files needed with a dataset.</w:t>
      </w:r>
    </w:p>
    <w:p w14:paraId="37FF1B66" w14:textId="57FB4175" w:rsidR="009D395A" w:rsidRDefault="009D395A" w:rsidP="009D395A">
      <w:pPr>
        <w:pStyle w:val="Caption"/>
        <w:keepNext/>
      </w:pPr>
      <w:bookmarkStart w:id="289" w:name="_Ref113140935"/>
      <w:r>
        <w:t xml:space="preserve">Table </w:t>
      </w:r>
      <w:ins w:id="290" w:author="Raphael Malyankar" w:date="2022-11-19T22:29:00Z">
        <w:r w:rsidR="00AE503C">
          <w:fldChar w:fldCharType="begin"/>
        </w:r>
        <w:r w:rsidR="00AE503C">
          <w:instrText xml:space="preserve"> STYLEREF 1 \s </w:instrText>
        </w:r>
      </w:ins>
      <w:r w:rsidR="00AE503C">
        <w:fldChar w:fldCharType="separate"/>
      </w:r>
      <w:r w:rsidR="00AE503C">
        <w:rPr>
          <w:noProof/>
        </w:rPr>
        <w:t>2</w:t>
      </w:r>
      <w:ins w:id="291" w:author="Raphael Malyankar" w:date="2022-11-19T22:29:00Z">
        <w:r w:rsidR="00AE503C">
          <w:fldChar w:fldCharType="end"/>
        </w:r>
        <w:r w:rsidR="00AE503C">
          <w:t>.</w:t>
        </w:r>
        <w:r w:rsidR="00AE503C">
          <w:fldChar w:fldCharType="begin"/>
        </w:r>
        <w:r w:rsidR="00AE503C">
          <w:instrText xml:space="preserve"> SEQ Table \* ARABIC \s 1 </w:instrText>
        </w:r>
      </w:ins>
      <w:r w:rsidR="00AE503C">
        <w:fldChar w:fldCharType="separate"/>
      </w:r>
      <w:ins w:id="292" w:author="Raphael Malyankar" w:date="2022-11-19T22:29:00Z">
        <w:r w:rsidR="00AE503C">
          <w:rPr>
            <w:noProof/>
          </w:rPr>
          <w:t>6</w:t>
        </w:r>
        <w:r w:rsidR="00AE503C">
          <w:fldChar w:fldCharType="end"/>
        </w:r>
      </w:ins>
      <w:del w:id="293" w:author="Raphael Malyankar" w:date="2022-11-17T22:51:00Z">
        <w:r w:rsidR="00DF2DB9" w:rsidDel="00524288">
          <w:fldChar w:fldCharType="begin"/>
        </w:r>
        <w:r w:rsidR="00DF2DB9" w:rsidDel="00524288">
          <w:delInstrText xml:space="preserve"> STYLEREF 1 \s </w:delInstrText>
        </w:r>
        <w:r w:rsidR="00DF2DB9" w:rsidDel="00524288">
          <w:fldChar w:fldCharType="separate"/>
        </w:r>
        <w:r w:rsidR="00EE3F7C" w:rsidDel="00524288">
          <w:rPr>
            <w:noProof/>
          </w:rPr>
          <w:delText>2</w:delText>
        </w:r>
        <w:r w:rsidR="00DF2DB9" w:rsidDel="00524288">
          <w:fldChar w:fldCharType="end"/>
        </w:r>
        <w:r w:rsidR="00DF2DB9" w:rsidDel="00524288">
          <w:delText>.</w:delText>
        </w:r>
        <w:r w:rsidR="00DF2DB9" w:rsidDel="00524288">
          <w:fldChar w:fldCharType="begin"/>
        </w:r>
        <w:r w:rsidR="00DF2DB9" w:rsidDel="00524288">
          <w:delInstrText xml:space="preserve"> SEQ Table \* ARABIC \s 1 </w:delInstrText>
        </w:r>
        <w:r w:rsidR="00DF2DB9" w:rsidDel="00524288">
          <w:fldChar w:fldCharType="separate"/>
        </w:r>
        <w:r w:rsidR="00EE3F7C" w:rsidDel="00524288">
          <w:rPr>
            <w:noProof/>
          </w:rPr>
          <w:delText>6</w:delText>
        </w:r>
        <w:r w:rsidR="00DF2DB9" w:rsidDel="00524288">
          <w:fldChar w:fldCharType="end"/>
        </w:r>
      </w:del>
      <w:bookmarkEnd w:id="289"/>
      <w:r>
        <w:t xml:space="preserve"> - Locators for external files</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58" w:type="dxa"/>
          <w:left w:w="115" w:type="dxa"/>
          <w:bottom w:w="58" w:type="dxa"/>
          <w:right w:w="115" w:type="dxa"/>
        </w:tblCellMar>
        <w:tblLook w:val="04A0" w:firstRow="1" w:lastRow="0" w:firstColumn="1" w:lastColumn="0" w:noHBand="0" w:noVBand="1"/>
      </w:tblPr>
      <w:tblGrid>
        <w:gridCol w:w="908"/>
        <w:gridCol w:w="1603"/>
        <w:gridCol w:w="6505"/>
      </w:tblGrid>
      <w:tr w:rsidR="00D64344" w:rsidRPr="00D90A3A" w14:paraId="6FA2A15E" w14:textId="77777777" w:rsidTr="009D395A">
        <w:trPr>
          <w:cantSplit/>
        </w:trPr>
        <w:tc>
          <w:tcPr>
            <w:tcW w:w="0" w:type="auto"/>
            <w:shd w:val="clear" w:color="auto" w:fill="BFBFBF" w:themeFill="background1" w:themeFillShade="BF"/>
            <w:hideMark/>
          </w:tcPr>
          <w:p w14:paraId="11FFD368" w14:textId="77777777" w:rsidR="00D64344" w:rsidRPr="00A66C15" w:rsidRDefault="00D64344" w:rsidP="009D395A">
            <w:pPr>
              <w:spacing w:after="0"/>
              <w:rPr>
                <w:rFonts w:cstheme="minorHAnsi"/>
                <w:b/>
                <w:lang w:val="en-AU"/>
              </w:rPr>
            </w:pPr>
            <w:r w:rsidRPr="00A66C15">
              <w:rPr>
                <w:rFonts w:cstheme="minorHAnsi"/>
                <w:b/>
                <w:lang w:val="en-AU"/>
              </w:rPr>
              <w:t>Format</w:t>
            </w:r>
          </w:p>
        </w:tc>
        <w:tc>
          <w:tcPr>
            <w:tcW w:w="1604" w:type="dxa"/>
            <w:shd w:val="clear" w:color="auto" w:fill="BFBFBF" w:themeFill="background1" w:themeFillShade="BF"/>
            <w:hideMark/>
          </w:tcPr>
          <w:p w14:paraId="1E5DF548" w14:textId="77777777" w:rsidR="00D64344" w:rsidRPr="00A66C15" w:rsidRDefault="00D64344" w:rsidP="009D395A">
            <w:pPr>
              <w:spacing w:after="0"/>
              <w:rPr>
                <w:rFonts w:cstheme="minorHAnsi"/>
                <w:b/>
                <w:lang w:val="en-AU"/>
              </w:rPr>
            </w:pPr>
            <w:r w:rsidRPr="00A66C15">
              <w:rPr>
                <w:rFonts w:cstheme="minorHAnsi"/>
                <w:b/>
                <w:lang w:val="en-AU"/>
              </w:rPr>
              <w:t>File extension</w:t>
            </w:r>
          </w:p>
        </w:tc>
        <w:tc>
          <w:tcPr>
            <w:tcW w:w="6518" w:type="dxa"/>
            <w:shd w:val="clear" w:color="auto" w:fill="BFBFBF" w:themeFill="background1" w:themeFillShade="BF"/>
            <w:hideMark/>
          </w:tcPr>
          <w:p w14:paraId="15977CFD" w14:textId="77777777" w:rsidR="00D64344" w:rsidRPr="00A66C15" w:rsidRDefault="00D64344" w:rsidP="009D395A">
            <w:pPr>
              <w:spacing w:after="0"/>
              <w:rPr>
                <w:rFonts w:cstheme="minorHAnsi"/>
                <w:b/>
                <w:lang w:val="en-AU"/>
              </w:rPr>
            </w:pPr>
            <w:r w:rsidRPr="00A66C15">
              <w:rPr>
                <w:rFonts w:cstheme="minorHAnsi"/>
                <w:b/>
                <w:lang w:val="en-AU"/>
              </w:rPr>
              <w:t xml:space="preserve">Content of </w:t>
            </w:r>
            <w:proofErr w:type="spellStart"/>
            <w:r w:rsidRPr="00A66C15">
              <w:rPr>
                <w:rFonts w:cstheme="minorHAnsi"/>
                <w:b/>
                <w:lang w:val="en-AU"/>
              </w:rPr>
              <w:t>fileLocator</w:t>
            </w:r>
            <w:proofErr w:type="spellEnd"/>
          </w:p>
        </w:tc>
      </w:tr>
      <w:tr w:rsidR="00D64344" w:rsidRPr="00D90A3A" w14:paraId="0533D2EF" w14:textId="77777777" w:rsidTr="009D395A">
        <w:trPr>
          <w:cantSplit/>
        </w:trPr>
        <w:tc>
          <w:tcPr>
            <w:tcW w:w="0" w:type="auto"/>
            <w:hideMark/>
          </w:tcPr>
          <w:p w14:paraId="4D157A79" w14:textId="77777777" w:rsidR="00D64344" w:rsidRPr="00A66C15" w:rsidRDefault="00D64344" w:rsidP="009D395A">
            <w:pPr>
              <w:spacing w:after="0"/>
              <w:rPr>
                <w:rFonts w:cstheme="minorHAnsi"/>
                <w:lang w:val="en-AU"/>
              </w:rPr>
            </w:pPr>
            <w:r w:rsidRPr="00ED455F">
              <w:rPr>
                <w:rFonts w:cstheme="minorHAnsi"/>
                <w:lang w:val="en-AU"/>
              </w:rPr>
              <w:t>Text</w:t>
            </w:r>
          </w:p>
        </w:tc>
        <w:tc>
          <w:tcPr>
            <w:tcW w:w="1604" w:type="dxa"/>
            <w:hideMark/>
          </w:tcPr>
          <w:p w14:paraId="4C086061" w14:textId="77777777" w:rsidR="00D64344" w:rsidRPr="00A66C15" w:rsidRDefault="00D64344" w:rsidP="009D395A">
            <w:pPr>
              <w:spacing w:after="0"/>
              <w:rPr>
                <w:rFonts w:cstheme="minorHAnsi"/>
                <w:lang w:val="en-AU"/>
              </w:rPr>
            </w:pPr>
            <w:r w:rsidRPr="00A66C15">
              <w:rPr>
                <w:rFonts w:cstheme="minorHAnsi"/>
                <w:lang w:val="en-AU"/>
              </w:rPr>
              <w:t>TXT</w:t>
            </w:r>
          </w:p>
        </w:tc>
        <w:tc>
          <w:tcPr>
            <w:tcW w:w="6518" w:type="dxa"/>
            <w:hideMark/>
          </w:tcPr>
          <w:p w14:paraId="78663CB5" w14:textId="546DD0AF" w:rsidR="00D64344" w:rsidRPr="00A66C15" w:rsidRDefault="00D64344" w:rsidP="009D395A">
            <w:pPr>
              <w:spacing w:after="0"/>
              <w:rPr>
                <w:rFonts w:cstheme="minorHAnsi"/>
                <w:lang w:val="en-AU"/>
              </w:rPr>
            </w:pPr>
            <w:r w:rsidRPr="00A66C15">
              <w:rPr>
                <w:rFonts w:cstheme="minorHAnsi"/>
                <w:lang w:val="en-AU"/>
              </w:rPr>
              <w:t>The offset of the start of the section relative to the beginning of the file (the first character in the file has offset 0).</w:t>
            </w:r>
            <w:r w:rsidR="004F6CB3">
              <w:rPr>
                <w:rFonts w:cstheme="minorHAnsi"/>
                <w:lang w:val="en-AU"/>
              </w:rPr>
              <w:t xml:space="preserve"> (While allowed, locators to text files are not recommended; an HTML or XML file should be used instead.)</w:t>
            </w:r>
          </w:p>
        </w:tc>
      </w:tr>
      <w:tr w:rsidR="00D64344" w:rsidRPr="00D90A3A" w14:paraId="123AD7AE" w14:textId="77777777" w:rsidTr="009D395A">
        <w:trPr>
          <w:cantSplit/>
        </w:trPr>
        <w:tc>
          <w:tcPr>
            <w:tcW w:w="0" w:type="auto"/>
            <w:hideMark/>
          </w:tcPr>
          <w:p w14:paraId="302FD2F2" w14:textId="77777777" w:rsidR="00D64344" w:rsidRPr="00A66C15" w:rsidRDefault="00D64344" w:rsidP="009D395A">
            <w:pPr>
              <w:spacing w:after="0"/>
              <w:rPr>
                <w:rFonts w:cstheme="minorHAnsi"/>
                <w:lang w:val="en-AU"/>
              </w:rPr>
            </w:pPr>
            <w:r w:rsidRPr="00ED455F">
              <w:rPr>
                <w:rFonts w:cstheme="minorHAnsi"/>
                <w:lang w:val="en-AU"/>
              </w:rPr>
              <w:lastRenderedPageBreak/>
              <w:t>HTML</w:t>
            </w:r>
          </w:p>
        </w:tc>
        <w:tc>
          <w:tcPr>
            <w:tcW w:w="1604" w:type="dxa"/>
            <w:hideMark/>
          </w:tcPr>
          <w:p w14:paraId="35BC69A1" w14:textId="77777777" w:rsidR="00D64344" w:rsidRPr="00A66C15" w:rsidRDefault="00D64344" w:rsidP="009D395A">
            <w:pPr>
              <w:spacing w:after="0"/>
              <w:rPr>
                <w:rFonts w:cstheme="minorHAnsi"/>
                <w:lang w:val="en-AU"/>
              </w:rPr>
            </w:pPr>
            <w:r w:rsidRPr="00A66C15">
              <w:rPr>
                <w:rFonts w:cstheme="minorHAnsi"/>
                <w:lang w:val="en-AU"/>
              </w:rPr>
              <w:t>HTM</w:t>
            </w:r>
          </w:p>
        </w:tc>
        <w:tc>
          <w:tcPr>
            <w:tcW w:w="6518" w:type="dxa"/>
            <w:hideMark/>
          </w:tcPr>
          <w:p w14:paraId="182D058E" w14:textId="77777777" w:rsidR="00D64344" w:rsidRPr="00A66C15" w:rsidRDefault="00D64344" w:rsidP="009D395A">
            <w:pPr>
              <w:spacing w:after="0"/>
              <w:rPr>
                <w:rFonts w:cstheme="minorHAnsi"/>
                <w:lang w:val="en-AU"/>
              </w:rPr>
            </w:pPr>
            <w:r w:rsidRPr="00A66C15">
              <w:rPr>
                <w:rFonts w:cstheme="minorHAnsi"/>
                <w:lang w:val="en-AU"/>
              </w:rPr>
              <w:t xml:space="preserve">The HTML fragment identifier, i.e., the value of the HTML </w:t>
            </w:r>
            <w:r w:rsidRPr="00A66C15">
              <w:rPr>
                <w:rFonts w:cstheme="minorHAnsi"/>
                <w:i/>
                <w:lang w:val="en-AU"/>
              </w:rPr>
              <w:t>name</w:t>
            </w:r>
            <w:r w:rsidRPr="00A66C15">
              <w:rPr>
                <w:rFonts w:cstheme="minorHAnsi"/>
                <w:lang w:val="en-AU"/>
              </w:rPr>
              <w:t xml:space="preserve"> or </w:t>
            </w:r>
            <w:r w:rsidRPr="00A66C15">
              <w:rPr>
                <w:rFonts w:cstheme="minorHAnsi"/>
                <w:i/>
                <w:lang w:val="en-AU"/>
              </w:rPr>
              <w:t>id</w:t>
            </w:r>
            <w:r w:rsidRPr="00A66C15">
              <w:rPr>
                <w:rFonts w:cstheme="minorHAnsi"/>
                <w:lang w:val="en-AU"/>
              </w:rPr>
              <w:t xml:space="preserve"> attribute of the target (as defined in the relevant HTML specification).</w:t>
            </w:r>
          </w:p>
        </w:tc>
      </w:tr>
      <w:tr w:rsidR="00D64344" w:rsidRPr="00D90A3A" w14:paraId="37D1BDF5" w14:textId="77777777" w:rsidTr="009D395A">
        <w:trPr>
          <w:cantSplit/>
        </w:trPr>
        <w:tc>
          <w:tcPr>
            <w:tcW w:w="0" w:type="auto"/>
            <w:hideMark/>
          </w:tcPr>
          <w:p w14:paraId="7670DF70" w14:textId="77777777" w:rsidR="00D64344" w:rsidRPr="00A66C15" w:rsidRDefault="00D64344" w:rsidP="009D395A">
            <w:pPr>
              <w:spacing w:after="0"/>
              <w:rPr>
                <w:rFonts w:cstheme="minorHAnsi"/>
                <w:lang w:val="en-AU"/>
              </w:rPr>
            </w:pPr>
            <w:r w:rsidRPr="00ED455F">
              <w:rPr>
                <w:rFonts w:cstheme="minorHAnsi"/>
                <w:lang w:val="en-AU"/>
              </w:rPr>
              <w:t>XML</w:t>
            </w:r>
          </w:p>
        </w:tc>
        <w:tc>
          <w:tcPr>
            <w:tcW w:w="1604" w:type="dxa"/>
            <w:hideMark/>
          </w:tcPr>
          <w:p w14:paraId="6338B27D" w14:textId="77777777" w:rsidR="00D64344" w:rsidRPr="00A66C15" w:rsidRDefault="00D64344" w:rsidP="009D395A">
            <w:pPr>
              <w:spacing w:after="0"/>
              <w:rPr>
                <w:rFonts w:cstheme="minorHAnsi"/>
                <w:lang w:val="en-AU"/>
              </w:rPr>
            </w:pPr>
            <w:r w:rsidRPr="00A66C15">
              <w:rPr>
                <w:rFonts w:cstheme="minorHAnsi"/>
                <w:lang w:val="en-AU"/>
              </w:rPr>
              <w:t>XML</w:t>
            </w:r>
          </w:p>
        </w:tc>
        <w:tc>
          <w:tcPr>
            <w:tcW w:w="6518" w:type="dxa"/>
            <w:hideMark/>
          </w:tcPr>
          <w:p w14:paraId="11244758" w14:textId="77777777" w:rsidR="00D64344" w:rsidRPr="00A66C15" w:rsidRDefault="00D64344" w:rsidP="009D395A">
            <w:pPr>
              <w:keepNext/>
              <w:spacing w:after="0"/>
              <w:rPr>
                <w:rFonts w:cstheme="minorHAnsi"/>
                <w:lang w:val="en-AU"/>
              </w:rPr>
            </w:pPr>
            <w:r w:rsidRPr="00A66C15">
              <w:rPr>
                <w:rFonts w:cstheme="minorHAnsi"/>
                <w:lang w:val="en-AU"/>
              </w:rPr>
              <w:t xml:space="preserve">The XML fragment identifier as defined in the relevant specification, e.g., the value of an </w:t>
            </w:r>
            <w:proofErr w:type="spellStart"/>
            <w:r w:rsidRPr="00A66C15">
              <w:rPr>
                <w:rFonts w:cstheme="minorHAnsi"/>
                <w:i/>
                <w:lang w:val="en-AU"/>
              </w:rPr>
              <w:t>xml:id</w:t>
            </w:r>
            <w:proofErr w:type="spellEnd"/>
            <w:r w:rsidRPr="00A66C15">
              <w:rPr>
                <w:rFonts w:cstheme="minorHAnsi"/>
                <w:lang w:val="en-AU"/>
              </w:rPr>
              <w:t xml:space="preserve"> attribute.</w:t>
            </w:r>
          </w:p>
        </w:tc>
      </w:tr>
    </w:tbl>
    <w:p w14:paraId="2B6B732A" w14:textId="77777777" w:rsidR="009D395A" w:rsidRDefault="009D395A" w:rsidP="009D395A">
      <w:bookmarkStart w:id="294" w:name="_Toc490817316"/>
      <w:bookmarkStart w:id="295" w:name="_Toc451254970"/>
    </w:p>
    <w:p w14:paraId="033E4DC1" w14:textId="058A7306" w:rsidR="00D64344" w:rsidRPr="00550845" w:rsidRDefault="00D64344" w:rsidP="00716062">
      <w:pPr>
        <w:pStyle w:val="Heading4"/>
      </w:pPr>
      <w:r w:rsidRPr="00550845">
        <w:t>Reference to external sources</w:t>
      </w:r>
      <w:bookmarkEnd w:id="294"/>
      <w:bookmarkEnd w:id="295"/>
    </w:p>
    <w:p w14:paraId="08398DCE" w14:textId="77777777" w:rsidR="00D64344" w:rsidRPr="00A66C15" w:rsidRDefault="00D64344" w:rsidP="00D64344">
      <w:pPr>
        <w:rPr>
          <w:rFonts w:cstheme="minorHAnsi"/>
          <w:lang w:val="en-AU"/>
        </w:rPr>
      </w:pPr>
      <w:r w:rsidRPr="00ED455F">
        <w:rPr>
          <w:rFonts w:cstheme="minorHAnsi"/>
          <w:lang w:val="en-AU"/>
        </w:rPr>
        <w:t>References to Internet sources</w:t>
      </w:r>
      <w:r w:rsidRPr="00A66C15">
        <w:rPr>
          <w:rFonts w:cstheme="minorHAnsi"/>
          <w:lang w:val="en-AU"/>
        </w:rPr>
        <w:t xml:space="preserve"> should be encoded using the </w:t>
      </w:r>
      <w:proofErr w:type="spellStart"/>
      <w:r w:rsidRPr="00A66C15">
        <w:rPr>
          <w:rFonts w:cstheme="minorHAnsi"/>
          <w:b/>
          <w:lang w:val="en-AU"/>
        </w:rPr>
        <w:t>onlineResource</w:t>
      </w:r>
      <w:proofErr w:type="spellEnd"/>
      <w:r w:rsidRPr="00A66C15">
        <w:rPr>
          <w:rFonts w:cstheme="minorHAnsi"/>
          <w:lang w:val="en-AU"/>
        </w:rPr>
        <w:t xml:space="preserve"> sub-attribute of </w:t>
      </w:r>
      <w:proofErr w:type="spellStart"/>
      <w:r w:rsidRPr="00A66C15">
        <w:rPr>
          <w:rFonts w:cstheme="minorHAnsi"/>
          <w:b/>
          <w:lang w:val="en-AU"/>
        </w:rPr>
        <w:t>textContent</w:t>
      </w:r>
      <w:proofErr w:type="spellEnd"/>
      <w:r w:rsidRPr="00A66C15">
        <w:rPr>
          <w:rFonts w:cstheme="minorHAnsi"/>
          <w:lang w:val="en-AU"/>
        </w:rPr>
        <w:t xml:space="preserve">. Encoders should be aware that systems may not be able to access the Internet, so </w:t>
      </w:r>
      <w:proofErr w:type="spellStart"/>
      <w:r w:rsidRPr="00A66C15">
        <w:rPr>
          <w:rFonts w:cstheme="minorHAnsi"/>
          <w:b/>
          <w:lang w:val="en-AU"/>
        </w:rPr>
        <w:t>onlineResource</w:t>
      </w:r>
      <w:proofErr w:type="spellEnd"/>
      <w:r w:rsidRPr="00A66C15">
        <w:rPr>
          <w:rFonts w:cstheme="minorHAnsi"/>
          <w:lang w:val="en-AU"/>
        </w:rPr>
        <w:t xml:space="preserve"> should be used only for non-essential information.</w:t>
      </w:r>
    </w:p>
    <w:p w14:paraId="2301BD28" w14:textId="6AA0CE9A" w:rsidR="00D64344" w:rsidRPr="00A66C15" w:rsidRDefault="00D64344" w:rsidP="00D64344">
      <w:pPr>
        <w:rPr>
          <w:rFonts w:cstheme="minorHAnsi"/>
          <w:lang w:val="en-AU"/>
        </w:rPr>
      </w:pPr>
      <w:r w:rsidRPr="00A66C15">
        <w:rPr>
          <w:rFonts w:cstheme="minorHAnsi"/>
          <w:lang w:val="en-AU"/>
        </w:rPr>
        <w:t xml:space="preserve">Only sources that can be certified as secure </w:t>
      </w:r>
      <w:r w:rsidR="00FA0B93">
        <w:rPr>
          <w:rFonts w:cstheme="minorHAnsi"/>
          <w:lang w:val="en-AU"/>
        </w:rPr>
        <w:t xml:space="preserve">and free from malicious downloads </w:t>
      </w:r>
      <w:r w:rsidRPr="00A66C15">
        <w:rPr>
          <w:rFonts w:cstheme="minorHAnsi"/>
          <w:lang w:val="en-AU"/>
        </w:rPr>
        <w:t>should be provided.</w:t>
      </w:r>
    </w:p>
    <w:p w14:paraId="14C25D2C" w14:textId="77777777" w:rsidR="00D64344" w:rsidRPr="00550845" w:rsidRDefault="00D64344" w:rsidP="00716062">
      <w:pPr>
        <w:pStyle w:val="Heading4"/>
      </w:pPr>
      <w:bookmarkStart w:id="296" w:name="_Toc490817317"/>
      <w:bookmarkStart w:id="297" w:name="_Toc451254971"/>
      <w:r w:rsidRPr="00550845">
        <w:t>Reference to graphics</w:t>
      </w:r>
      <w:bookmarkEnd w:id="296"/>
      <w:bookmarkEnd w:id="297"/>
    </w:p>
    <w:p w14:paraId="7F7D2DAC" w14:textId="33847D72" w:rsidR="00D64344" w:rsidRPr="00A66C15" w:rsidRDefault="00D64344" w:rsidP="00D64344">
      <w:pPr>
        <w:rPr>
          <w:rFonts w:cstheme="minorHAnsi"/>
          <w:lang w:val="en-AU"/>
        </w:rPr>
      </w:pPr>
      <w:r w:rsidRPr="00ED455F">
        <w:rPr>
          <w:rFonts w:cstheme="minorHAnsi"/>
          <w:lang w:val="en-AU"/>
        </w:rPr>
        <w:t xml:space="preserve">If it is required to indicate a graphic, the complex attribute </w:t>
      </w:r>
      <w:r w:rsidRPr="00A66C15">
        <w:rPr>
          <w:rFonts w:cstheme="minorHAnsi"/>
          <w:b/>
          <w:lang w:val="en-AU"/>
        </w:rPr>
        <w:t>graphic</w:t>
      </w:r>
      <w:r w:rsidRPr="00A66C15">
        <w:rPr>
          <w:rFonts w:cstheme="minorHAnsi"/>
          <w:lang w:val="en-AU"/>
        </w:rPr>
        <w:t xml:space="preserve"> must be used.  The sub-attribute </w:t>
      </w:r>
      <w:proofErr w:type="spellStart"/>
      <w:r w:rsidRPr="00A66C15">
        <w:rPr>
          <w:rStyle w:val="Strong"/>
          <w:rFonts w:eastAsiaTheme="majorEastAsia" w:cstheme="minorHAnsi"/>
          <w:lang w:val="en-AU"/>
        </w:rPr>
        <w:t>pictorialRepresentation</w:t>
      </w:r>
      <w:proofErr w:type="spellEnd"/>
      <w:r w:rsidRPr="00A66C15">
        <w:rPr>
          <w:rFonts w:cstheme="minorHAnsi"/>
          <w:lang w:val="en-AU"/>
        </w:rPr>
        <w:t xml:space="preserve"> must be used to indicate the file name (without the path) of the external graphical file.  Graphic files that form part of the </w:t>
      </w:r>
      <w:r w:rsidR="00E6072C" w:rsidRPr="00A66C15">
        <w:rPr>
          <w:rFonts w:cstheme="minorHAnsi"/>
          <w:lang w:val="en-AU"/>
        </w:rPr>
        <w:t xml:space="preserve">data </w:t>
      </w:r>
      <w:r w:rsidRPr="00A66C15">
        <w:rPr>
          <w:rFonts w:cstheme="minorHAnsi"/>
          <w:lang w:val="en-AU"/>
        </w:rPr>
        <w:t xml:space="preserve">product must be content with the characteristics collected in </w:t>
      </w:r>
      <w:r w:rsidR="006B507D">
        <w:rPr>
          <w:rFonts w:cstheme="minorHAnsi"/>
        </w:rPr>
        <w:fldChar w:fldCharType="begin"/>
      </w:r>
      <w:r w:rsidR="006B507D">
        <w:rPr>
          <w:rFonts w:cstheme="minorHAnsi"/>
        </w:rPr>
        <w:instrText xml:space="preserve"> REF _Ref113140961 \h </w:instrText>
      </w:r>
      <w:r w:rsidR="006B507D">
        <w:rPr>
          <w:rFonts w:cstheme="minorHAnsi"/>
        </w:rPr>
      </w:r>
      <w:r w:rsidR="006B507D">
        <w:rPr>
          <w:rFonts w:cstheme="minorHAnsi"/>
        </w:rPr>
        <w:fldChar w:fldCharType="separate"/>
      </w:r>
      <w:r w:rsidR="00EE3F7C">
        <w:t xml:space="preserve">Table </w:t>
      </w:r>
      <w:r w:rsidR="00EE3F7C">
        <w:rPr>
          <w:noProof/>
        </w:rPr>
        <w:t>2</w:t>
      </w:r>
      <w:r w:rsidR="00EE3F7C">
        <w:t>.</w:t>
      </w:r>
      <w:r w:rsidR="00EE3F7C">
        <w:rPr>
          <w:noProof/>
        </w:rPr>
        <w:t>7</w:t>
      </w:r>
      <w:r w:rsidR="006B507D">
        <w:rPr>
          <w:rFonts w:cstheme="minorHAnsi"/>
        </w:rPr>
        <w:fldChar w:fldCharType="end"/>
      </w:r>
      <w:r w:rsidRPr="00ED455F">
        <w:rPr>
          <w:rFonts w:cstheme="minorHAnsi"/>
          <w:lang w:val="en-AU"/>
        </w:rPr>
        <w:t xml:space="preserve">. </w:t>
      </w:r>
    </w:p>
    <w:p w14:paraId="16225DFD" w14:textId="0E604D60" w:rsidR="00507CA5" w:rsidRDefault="00507CA5" w:rsidP="00507CA5">
      <w:pPr>
        <w:pStyle w:val="Caption"/>
        <w:keepNext/>
      </w:pPr>
      <w:bookmarkStart w:id="298" w:name="_Ref113140961"/>
      <w:r>
        <w:t xml:space="preserve">Table </w:t>
      </w:r>
      <w:ins w:id="299" w:author="Raphael Malyankar" w:date="2022-11-19T22:29:00Z">
        <w:r w:rsidR="00AE503C">
          <w:fldChar w:fldCharType="begin"/>
        </w:r>
        <w:r w:rsidR="00AE503C">
          <w:instrText xml:space="preserve"> STYLEREF 1 \s </w:instrText>
        </w:r>
      </w:ins>
      <w:r w:rsidR="00AE503C">
        <w:fldChar w:fldCharType="separate"/>
      </w:r>
      <w:r w:rsidR="00AE503C">
        <w:rPr>
          <w:noProof/>
        </w:rPr>
        <w:t>2</w:t>
      </w:r>
      <w:ins w:id="300" w:author="Raphael Malyankar" w:date="2022-11-19T22:29:00Z">
        <w:r w:rsidR="00AE503C">
          <w:fldChar w:fldCharType="end"/>
        </w:r>
        <w:r w:rsidR="00AE503C">
          <w:t>.</w:t>
        </w:r>
        <w:r w:rsidR="00AE503C">
          <w:fldChar w:fldCharType="begin"/>
        </w:r>
        <w:r w:rsidR="00AE503C">
          <w:instrText xml:space="preserve"> SEQ Table \* ARABIC \s 1 </w:instrText>
        </w:r>
      </w:ins>
      <w:r w:rsidR="00AE503C">
        <w:fldChar w:fldCharType="separate"/>
      </w:r>
      <w:ins w:id="301" w:author="Raphael Malyankar" w:date="2022-11-19T22:29:00Z">
        <w:r w:rsidR="00AE503C">
          <w:rPr>
            <w:noProof/>
          </w:rPr>
          <w:t>7</w:t>
        </w:r>
        <w:r w:rsidR="00AE503C">
          <w:fldChar w:fldCharType="end"/>
        </w:r>
      </w:ins>
      <w:del w:id="302" w:author="Raphael Malyankar" w:date="2022-11-17T22:51:00Z">
        <w:r w:rsidR="00DF2DB9" w:rsidDel="00524288">
          <w:fldChar w:fldCharType="begin"/>
        </w:r>
        <w:r w:rsidR="00DF2DB9" w:rsidDel="00524288">
          <w:delInstrText xml:space="preserve"> STYLEREF 1 \s </w:delInstrText>
        </w:r>
        <w:r w:rsidR="00DF2DB9" w:rsidDel="00524288">
          <w:fldChar w:fldCharType="separate"/>
        </w:r>
        <w:r w:rsidR="00EE3F7C" w:rsidDel="00524288">
          <w:rPr>
            <w:noProof/>
          </w:rPr>
          <w:delText>2</w:delText>
        </w:r>
        <w:r w:rsidR="00DF2DB9" w:rsidDel="00524288">
          <w:fldChar w:fldCharType="end"/>
        </w:r>
        <w:r w:rsidR="00DF2DB9" w:rsidDel="00524288">
          <w:delText>.</w:delText>
        </w:r>
        <w:r w:rsidR="00DF2DB9" w:rsidDel="00524288">
          <w:fldChar w:fldCharType="begin"/>
        </w:r>
        <w:r w:rsidR="00DF2DB9" w:rsidDel="00524288">
          <w:delInstrText xml:space="preserve"> SEQ Table \* ARABIC \s 1 </w:delInstrText>
        </w:r>
        <w:r w:rsidR="00DF2DB9" w:rsidDel="00524288">
          <w:fldChar w:fldCharType="separate"/>
        </w:r>
        <w:r w:rsidR="00EE3F7C" w:rsidDel="00524288">
          <w:rPr>
            <w:noProof/>
          </w:rPr>
          <w:delText>7</w:delText>
        </w:r>
        <w:r w:rsidR="00DF2DB9" w:rsidDel="00524288">
          <w:fldChar w:fldCharType="end"/>
        </w:r>
      </w:del>
      <w:bookmarkEnd w:id="298"/>
      <w:r>
        <w:t xml:space="preserve"> - Graphics characteristics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92"/>
        <w:gridCol w:w="4480"/>
      </w:tblGrid>
      <w:tr w:rsidR="00D64344" w:rsidRPr="00D90A3A" w14:paraId="06B08DF2" w14:textId="77777777" w:rsidTr="00507CA5">
        <w:trPr>
          <w:jc w:val="center"/>
        </w:trPr>
        <w:tc>
          <w:tcPr>
            <w:tcW w:w="4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4E0906" w14:textId="77777777" w:rsidR="00D64344" w:rsidRPr="00A66C15" w:rsidRDefault="00D6434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theme="minorHAnsi"/>
                <w:b/>
                <w:lang w:val="en-AU"/>
              </w:rPr>
            </w:pPr>
            <w:r w:rsidRPr="00A66C15">
              <w:rPr>
                <w:rFonts w:cstheme="minorHAnsi"/>
                <w:b/>
                <w:lang w:val="en-AU"/>
              </w:rPr>
              <w:t>Characteristics</w:t>
            </w:r>
          </w:p>
        </w:tc>
        <w:tc>
          <w:tcPr>
            <w:tcW w:w="448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BCEBD8" w14:textId="77777777" w:rsidR="00D64344" w:rsidRPr="00A66C15" w:rsidRDefault="00D6434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theme="minorHAnsi"/>
                <w:b/>
                <w:lang w:val="en-AU"/>
              </w:rPr>
            </w:pPr>
            <w:r w:rsidRPr="00A66C15">
              <w:rPr>
                <w:rFonts w:cstheme="minorHAnsi"/>
                <w:b/>
                <w:lang w:val="en-AU"/>
              </w:rPr>
              <w:t>Values</w:t>
            </w:r>
          </w:p>
        </w:tc>
      </w:tr>
      <w:tr w:rsidR="00D64344" w:rsidRPr="00D90A3A" w14:paraId="707F29CD" w14:textId="77777777" w:rsidTr="00507CA5">
        <w:trPr>
          <w:jc w:val="center"/>
        </w:trPr>
        <w:tc>
          <w:tcPr>
            <w:tcW w:w="4592" w:type="dxa"/>
            <w:tcBorders>
              <w:top w:val="single" w:sz="4" w:space="0" w:color="auto"/>
              <w:left w:val="single" w:sz="4" w:space="0" w:color="auto"/>
              <w:bottom w:val="single" w:sz="4" w:space="0" w:color="auto"/>
              <w:right w:val="single" w:sz="4" w:space="0" w:color="auto"/>
            </w:tcBorders>
            <w:hideMark/>
          </w:tcPr>
          <w:p w14:paraId="3E4241EC" w14:textId="77777777" w:rsidR="00D64344" w:rsidRPr="00A66C15" w:rsidRDefault="00D6434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theme="minorHAnsi"/>
                <w:lang w:val="en-AU"/>
              </w:rPr>
            </w:pPr>
            <w:r w:rsidRPr="00ED455F">
              <w:rPr>
                <w:rFonts w:cstheme="minorHAnsi"/>
                <w:lang w:val="en-AU"/>
              </w:rPr>
              <w:t>Recommended Resolution:</w:t>
            </w:r>
          </w:p>
        </w:tc>
        <w:tc>
          <w:tcPr>
            <w:tcW w:w="4480" w:type="dxa"/>
            <w:tcBorders>
              <w:top w:val="single" w:sz="4" w:space="0" w:color="auto"/>
              <w:left w:val="single" w:sz="4" w:space="0" w:color="auto"/>
              <w:bottom w:val="single" w:sz="4" w:space="0" w:color="auto"/>
              <w:right w:val="single" w:sz="4" w:space="0" w:color="auto"/>
            </w:tcBorders>
            <w:hideMark/>
          </w:tcPr>
          <w:p w14:paraId="0EE7DFBE" w14:textId="77777777" w:rsidR="00D64344" w:rsidRPr="00A66C15" w:rsidRDefault="00D6434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theme="minorHAnsi"/>
                <w:lang w:val="en-AU"/>
              </w:rPr>
            </w:pPr>
            <w:r w:rsidRPr="00A66C15">
              <w:rPr>
                <w:rFonts w:cstheme="minorHAnsi"/>
                <w:lang w:val="en-AU"/>
              </w:rPr>
              <w:t>96 DPI</w:t>
            </w:r>
          </w:p>
        </w:tc>
      </w:tr>
      <w:tr w:rsidR="00D64344" w:rsidRPr="00D90A3A" w14:paraId="11A3196F" w14:textId="77777777" w:rsidTr="00507CA5">
        <w:trPr>
          <w:trHeight w:val="70"/>
          <w:jc w:val="center"/>
        </w:trPr>
        <w:tc>
          <w:tcPr>
            <w:tcW w:w="4592" w:type="dxa"/>
            <w:tcBorders>
              <w:top w:val="single" w:sz="4" w:space="0" w:color="auto"/>
              <w:left w:val="single" w:sz="4" w:space="0" w:color="auto"/>
              <w:bottom w:val="single" w:sz="4" w:space="0" w:color="auto"/>
              <w:right w:val="single" w:sz="4" w:space="0" w:color="auto"/>
            </w:tcBorders>
            <w:hideMark/>
          </w:tcPr>
          <w:p w14:paraId="59739D00" w14:textId="77777777" w:rsidR="00D64344" w:rsidRPr="00A66C15" w:rsidRDefault="00D6434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theme="minorHAnsi"/>
                <w:lang w:val="en-AU"/>
              </w:rPr>
            </w:pPr>
            <w:r w:rsidRPr="00ED455F">
              <w:rPr>
                <w:rFonts w:cstheme="minorHAnsi"/>
                <w:lang w:val="en-AU"/>
              </w:rPr>
              <w:t xml:space="preserve">Minimum Size </w:t>
            </w:r>
            <w:proofErr w:type="spellStart"/>
            <w:r w:rsidRPr="00ED455F">
              <w:rPr>
                <w:rFonts w:cstheme="minorHAnsi"/>
                <w:lang w:val="en-AU"/>
              </w:rPr>
              <w:t>x,y</w:t>
            </w:r>
            <w:proofErr w:type="spellEnd"/>
            <w:r w:rsidRPr="00ED455F">
              <w:rPr>
                <w:rFonts w:cstheme="minorHAnsi"/>
                <w:lang w:val="en-AU"/>
              </w:rPr>
              <w:t>:</w:t>
            </w:r>
          </w:p>
        </w:tc>
        <w:tc>
          <w:tcPr>
            <w:tcW w:w="4480" w:type="dxa"/>
            <w:tcBorders>
              <w:top w:val="single" w:sz="4" w:space="0" w:color="auto"/>
              <w:left w:val="single" w:sz="4" w:space="0" w:color="auto"/>
              <w:bottom w:val="single" w:sz="4" w:space="0" w:color="auto"/>
              <w:right w:val="single" w:sz="4" w:space="0" w:color="auto"/>
            </w:tcBorders>
            <w:hideMark/>
          </w:tcPr>
          <w:p w14:paraId="435AE8D5" w14:textId="77777777" w:rsidR="00D64344" w:rsidRPr="00A66C15" w:rsidRDefault="00D6434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theme="minorHAnsi"/>
                <w:lang w:val="en-AU"/>
              </w:rPr>
            </w:pPr>
            <w:r w:rsidRPr="00A66C15">
              <w:rPr>
                <w:rFonts w:cstheme="minorHAnsi"/>
                <w:lang w:val="en-AU"/>
              </w:rPr>
              <w:t>200,200 pixels</w:t>
            </w:r>
          </w:p>
        </w:tc>
      </w:tr>
      <w:tr w:rsidR="00D64344" w:rsidRPr="00D90A3A" w14:paraId="2F6F4EBF" w14:textId="77777777" w:rsidTr="00507CA5">
        <w:trPr>
          <w:jc w:val="center"/>
        </w:trPr>
        <w:tc>
          <w:tcPr>
            <w:tcW w:w="4592" w:type="dxa"/>
            <w:tcBorders>
              <w:top w:val="single" w:sz="4" w:space="0" w:color="auto"/>
              <w:left w:val="single" w:sz="4" w:space="0" w:color="auto"/>
              <w:bottom w:val="single" w:sz="4" w:space="0" w:color="auto"/>
              <w:right w:val="single" w:sz="4" w:space="0" w:color="auto"/>
            </w:tcBorders>
            <w:hideMark/>
          </w:tcPr>
          <w:p w14:paraId="391379F0" w14:textId="77777777" w:rsidR="00D64344" w:rsidRPr="00A66C15" w:rsidRDefault="00D6434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theme="minorHAnsi"/>
                <w:lang w:val="en-AU"/>
              </w:rPr>
            </w:pPr>
            <w:r w:rsidRPr="00ED455F">
              <w:rPr>
                <w:rFonts w:cstheme="minorHAnsi"/>
                <w:lang w:val="en-AU"/>
              </w:rPr>
              <w:t xml:space="preserve">Maximum Size </w:t>
            </w:r>
            <w:proofErr w:type="spellStart"/>
            <w:r w:rsidRPr="00ED455F">
              <w:rPr>
                <w:rFonts w:cstheme="minorHAnsi"/>
                <w:lang w:val="en-AU"/>
              </w:rPr>
              <w:t>x,y</w:t>
            </w:r>
            <w:proofErr w:type="spellEnd"/>
            <w:r w:rsidRPr="00ED455F">
              <w:rPr>
                <w:rFonts w:cstheme="minorHAnsi"/>
                <w:lang w:val="en-AU"/>
              </w:rPr>
              <w:t>:</w:t>
            </w:r>
          </w:p>
        </w:tc>
        <w:tc>
          <w:tcPr>
            <w:tcW w:w="4480" w:type="dxa"/>
            <w:tcBorders>
              <w:top w:val="single" w:sz="4" w:space="0" w:color="auto"/>
              <w:left w:val="single" w:sz="4" w:space="0" w:color="auto"/>
              <w:bottom w:val="single" w:sz="4" w:space="0" w:color="auto"/>
              <w:right w:val="single" w:sz="4" w:space="0" w:color="auto"/>
            </w:tcBorders>
            <w:hideMark/>
          </w:tcPr>
          <w:p w14:paraId="3B39B205" w14:textId="77777777" w:rsidR="00D64344" w:rsidRPr="00A66C15" w:rsidRDefault="00D6434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theme="minorHAnsi"/>
                <w:lang w:val="en-AU"/>
              </w:rPr>
            </w:pPr>
            <w:r w:rsidRPr="00A66C15">
              <w:rPr>
                <w:rFonts w:cstheme="minorHAnsi"/>
                <w:lang w:val="en-AU"/>
              </w:rPr>
              <w:t>800,800 pixels</w:t>
            </w:r>
          </w:p>
        </w:tc>
      </w:tr>
      <w:tr w:rsidR="00D64344" w:rsidRPr="00D90A3A" w14:paraId="3BCB2BE4" w14:textId="77777777" w:rsidTr="00507CA5">
        <w:trPr>
          <w:jc w:val="center"/>
        </w:trPr>
        <w:tc>
          <w:tcPr>
            <w:tcW w:w="4592" w:type="dxa"/>
            <w:tcBorders>
              <w:top w:val="single" w:sz="4" w:space="0" w:color="auto"/>
              <w:left w:val="single" w:sz="4" w:space="0" w:color="auto"/>
              <w:bottom w:val="single" w:sz="4" w:space="0" w:color="auto"/>
              <w:right w:val="single" w:sz="4" w:space="0" w:color="auto"/>
            </w:tcBorders>
            <w:hideMark/>
          </w:tcPr>
          <w:p w14:paraId="5C2CC290" w14:textId="77777777" w:rsidR="00D64344" w:rsidRPr="00A66C15" w:rsidRDefault="00D6434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theme="minorHAnsi"/>
                <w:lang w:val="en-AU"/>
              </w:rPr>
            </w:pPr>
            <w:r w:rsidRPr="00ED455F">
              <w:rPr>
                <w:rFonts w:cstheme="minorHAnsi"/>
                <w:lang w:val="en-AU"/>
              </w:rPr>
              <w:t>Bit Depth:</w:t>
            </w:r>
          </w:p>
        </w:tc>
        <w:tc>
          <w:tcPr>
            <w:tcW w:w="4480" w:type="dxa"/>
            <w:tcBorders>
              <w:top w:val="single" w:sz="4" w:space="0" w:color="auto"/>
              <w:left w:val="single" w:sz="4" w:space="0" w:color="auto"/>
              <w:bottom w:val="single" w:sz="4" w:space="0" w:color="auto"/>
              <w:right w:val="single" w:sz="4" w:space="0" w:color="auto"/>
            </w:tcBorders>
            <w:hideMark/>
          </w:tcPr>
          <w:p w14:paraId="3C30EB99" w14:textId="77777777" w:rsidR="00D64344" w:rsidRPr="00A66C15" w:rsidRDefault="00D6434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theme="minorHAnsi"/>
                <w:lang w:val="en-AU"/>
              </w:rPr>
            </w:pPr>
            <w:r w:rsidRPr="00A66C15">
              <w:rPr>
                <w:rFonts w:cstheme="minorHAnsi"/>
                <w:lang w:val="en-AU"/>
              </w:rPr>
              <w:t>8 Bit Indexed Colour</w:t>
            </w:r>
          </w:p>
        </w:tc>
      </w:tr>
      <w:tr w:rsidR="00D64344" w:rsidRPr="00D90A3A" w14:paraId="62F03AA9" w14:textId="77777777" w:rsidTr="00507CA5">
        <w:trPr>
          <w:jc w:val="center"/>
        </w:trPr>
        <w:tc>
          <w:tcPr>
            <w:tcW w:w="4592" w:type="dxa"/>
            <w:tcBorders>
              <w:top w:val="single" w:sz="4" w:space="0" w:color="auto"/>
              <w:left w:val="single" w:sz="4" w:space="0" w:color="auto"/>
              <w:bottom w:val="single" w:sz="4" w:space="0" w:color="auto"/>
              <w:right w:val="single" w:sz="4" w:space="0" w:color="auto"/>
            </w:tcBorders>
            <w:hideMark/>
          </w:tcPr>
          <w:p w14:paraId="7C5FA576" w14:textId="77777777" w:rsidR="00D64344" w:rsidRPr="00A66C15" w:rsidRDefault="00D6434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theme="minorHAnsi"/>
                <w:lang w:val="en-AU"/>
              </w:rPr>
            </w:pPr>
            <w:r w:rsidRPr="00ED455F">
              <w:rPr>
                <w:rFonts w:cstheme="minorHAnsi"/>
                <w:lang w:val="en-AU"/>
              </w:rPr>
              <w:t>Compression:</w:t>
            </w:r>
          </w:p>
        </w:tc>
        <w:tc>
          <w:tcPr>
            <w:tcW w:w="4480" w:type="dxa"/>
            <w:tcBorders>
              <w:top w:val="single" w:sz="4" w:space="0" w:color="auto"/>
              <w:left w:val="single" w:sz="4" w:space="0" w:color="auto"/>
              <w:bottom w:val="single" w:sz="4" w:space="0" w:color="auto"/>
              <w:right w:val="single" w:sz="4" w:space="0" w:color="auto"/>
            </w:tcBorders>
            <w:hideMark/>
          </w:tcPr>
          <w:p w14:paraId="7C5BA5B0" w14:textId="77777777" w:rsidR="00D64344" w:rsidRPr="00A66C15" w:rsidRDefault="00D6434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theme="minorHAnsi"/>
                <w:lang w:val="en-AU"/>
              </w:rPr>
            </w:pPr>
            <w:r w:rsidRPr="00A66C15">
              <w:rPr>
                <w:rFonts w:cstheme="minorHAnsi"/>
                <w:lang w:val="en-AU"/>
              </w:rPr>
              <w:t>LZW</w:t>
            </w:r>
          </w:p>
        </w:tc>
      </w:tr>
      <w:tr w:rsidR="00D64344" w:rsidRPr="00D90A3A" w14:paraId="25C75E5E" w14:textId="77777777" w:rsidTr="00507CA5">
        <w:trPr>
          <w:jc w:val="center"/>
        </w:trPr>
        <w:tc>
          <w:tcPr>
            <w:tcW w:w="4592" w:type="dxa"/>
            <w:tcBorders>
              <w:top w:val="single" w:sz="4" w:space="0" w:color="auto"/>
              <w:left w:val="single" w:sz="4" w:space="0" w:color="auto"/>
              <w:bottom w:val="single" w:sz="4" w:space="0" w:color="auto"/>
              <w:right w:val="single" w:sz="4" w:space="0" w:color="auto"/>
            </w:tcBorders>
            <w:hideMark/>
          </w:tcPr>
          <w:p w14:paraId="35074AA0" w14:textId="77777777" w:rsidR="00D64344" w:rsidRPr="00A66C15" w:rsidRDefault="00D6434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theme="minorHAnsi"/>
                <w:lang w:val="en-AU"/>
              </w:rPr>
            </w:pPr>
            <w:r w:rsidRPr="00ED455F">
              <w:rPr>
                <w:rFonts w:cstheme="minorHAnsi"/>
                <w:lang w:val="en-AU"/>
              </w:rPr>
              <w:t>Format:</w:t>
            </w:r>
          </w:p>
        </w:tc>
        <w:tc>
          <w:tcPr>
            <w:tcW w:w="4480" w:type="dxa"/>
            <w:tcBorders>
              <w:top w:val="single" w:sz="4" w:space="0" w:color="auto"/>
              <w:left w:val="single" w:sz="4" w:space="0" w:color="auto"/>
              <w:bottom w:val="single" w:sz="4" w:space="0" w:color="auto"/>
              <w:right w:val="single" w:sz="4" w:space="0" w:color="auto"/>
            </w:tcBorders>
            <w:hideMark/>
          </w:tcPr>
          <w:p w14:paraId="73C69ECF" w14:textId="77777777" w:rsidR="00D64344" w:rsidRPr="00ED455F" w:rsidRDefault="00D64344">
            <w:pPr>
              <w:keepNext/>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theme="minorHAnsi"/>
                <w:lang w:val="en-AU"/>
              </w:rPr>
            </w:pPr>
            <w:r w:rsidRPr="00A66C15">
              <w:rPr>
                <w:rFonts w:cstheme="minorHAnsi"/>
                <w:lang w:val="en-AU"/>
              </w:rPr>
              <w:t>Tiff 6.0</w:t>
            </w:r>
          </w:p>
        </w:tc>
      </w:tr>
      <w:tr w:rsidR="00D64344" w:rsidRPr="00D90A3A" w14:paraId="6947B338" w14:textId="77777777" w:rsidTr="00507CA5">
        <w:trPr>
          <w:jc w:val="center"/>
        </w:trPr>
        <w:tc>
          <w:tcPr>
            <w:tcW w:w="4592" w:type="dxa"/>
            <w:tcBorders>
              <w:top w:val="single" w:sz="4" w:space="0" w:color="auto"/>
              <w:left w:val="single" w:sz="4" w:space="0" w:color="auto"/>
              <w:bottom w:val="single" w:sz="4" w:space="0" w:color="auto"/>
              <w:right w:val="single" w:sz="4" w:space="0" w:color="auto"/>
            </w:tcBorders>
            <w:hideMark/>
          </w:tcPr>
          <w:p w14:paraId="6C7BF6AA" w14:textId="77777777" w:rsidR="00D64344" w:rsidRPr="00A66C15" w:rsidRDefault="00D6434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theme="minorHAnsi"/>
                <w:lang w:val="en-AU"/>
              </w:rPr>
            </w:pPr>
            <w:r w:rsidRPr="00ED455F">
              <w:rPr>
                <w:rFonts w:cstheme="minorHAnsi"/>
                <w:lang w:val="en-AU"/>
              </w:rPr>
              <w:t>File size</w:t>
            </w:r>
          </w:p>
        </w:tc>
        <w:tc>
          <w:tcPr>
            <w:tcW w:w="4480" w:type="dxa"/>
            <w:tcBorders>
              <w:top w:val="single" w:sz="4" w:space="0" w:color="auto"/>
              <w:left w:val="single" w:sz="4" w:space="0" w:color="auto"/>
              <w:bottom w:val="single" w:sz="4" w:space="0" w:color="auto"/>
              <w:right w:val="single" w:sz="4" w:space="0" w:color="auto"/>
            </w:tcBorders>
            <w:hideMark/>
          </w:tcPr>
          <w:p w14:paraId="6AB2D2A3" w14:textId="0D529ACD" w:rsidR="00D64344" w:rsidRPr="00A66C15" w:rsidRDefault="00D64344">
            <w:pPr>
              <w:keepNext/>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theme="minorHAnsi"/>
                <w:lang w:val="en-AU"/>
              </w:rPr>
            </w:pPr>
            <w:r w:rsidRPr="00A66C15">
              <w:rPr>
                <w:rFonts w:cstheme="minorHAnsi"/>
                <w:lang w:val="en-AU"/>
              </w:rPr>
              <w:t>Minimum, consider that 10 Mb is the maximum allowable size of a</w:t>
            </w:r>
            <w:r w:rsidR="00A8588A" w:rsidRPr="00A66C15">
              <w:rPr>
                <w:rFonts w:cstheme="minorHAnsi"/>
                <w:lang w:val="en-AU"/>
              </w:rPr>
              <w:t xml:space="preserve"> </w:t>
            </w:r>
            <w:r w:rsidRPr="00A66C15">
              <w:rPr>
                <w:rFonts w:cstheme="minorHAnsi"/>
                <w:lang w:val="en-AU"/>
              </w:rPr>
              <w:t>dataset</w:t>
            </w:r>
          </w:p>
        </w:tc>
      </w:tr>
    </w:tbl>
    <w:p w14:paraId="24886586" w14:textId="77777777" w:rsidR="00507CA5" w:rsidRDefault="00507CA5" w:rsidP="00D64344">
      <w:pPr>
        <w:rPr>
          <w:rFonts w:cstheme="minorHAnsi"/>
          <w:lang w:val="en-AU"/>
        </w:rPr>
      </w:pPr>
    </w:p>
    <w:p w14:paraId="41FB6502" w14:textId="72BA6851" w:rsidR="00D64344" w:rsidRPr="00A66C15" w:rsidRDefault="00D64344" w:rsidP="00D64344">
      <w:pPr>
        <w:rPr>
          <w:rFonts w:cstheme="minorHAnsi"/>
          <w:lang w:val="en-AU"/>
        </w:rPr>
      </w:pPr>
      <w:r w:rsidRPr="00ED455F">
        <w:rPr>
          <w:rFonts w:cstheme="minorHAnsi"/>
          <w:lang w:val="en-AU"/>
        </w:rPr>
        <w:t xml:space="preserve">Additional information about the graphic file may be encoded in other sub-attributes of attribute </w:t>
      </w:r>
      <w:r w:rsidRPr="00A66C15">
        <w:rPr>
          <w:rFonts w:cstheme="minorHAnsi"/>
          <w:b/>
          <w:lang w:val="en-AU"/>
        </w:rPr>
        <w:t>graphic</w:t>
      </w:r>
      <w:r w:rsidRPr="00A66C15">
        <w:rPr>
          <w:rFonts w:cstheme="minorHAnsi"/>
          <w:lang w:val="en-AU"/>
        </w:rPr>
        <w:t xml:space="preserve">, as described in </w:t>
      </w:r>
      <w:r w:rsidR="00C44E77">
        <w:rPr>
          <w:rFonts w:cstheme="minorHAnsi"/>
          <w:lang w:val="en-AU"/>
        </w:rPr>
        <w:t>clause</w:t>
      </w:r>
      <w:r w:rsidR="00C44E77" w:rsidRPr="00A66C15">
        <w:rPr>
          <w:rFonts w:cstheme="minorHAnsi"/>
          <w:lang w:val="en-AU"/>
        </w:rPr>
        <w:t xml:space="preserve"> </w:t>
      </w:r>
      <w:r w:rsidRPr="00A66C15">
        <w:rPr>
          <w:rFonts w:cstheme="minorHAnsi"/>
          <w:lang w:val="en-AU"/>
        </w:rPr>
        <w:fldChar w:fldCharType="begin"/>
      </w:r>
      <w:r w:rsidRPr="00A66C15">
        <w:rPr>
          <w:rFonts w:cstheme="minorHAnsi"/>
          <w:lang w:val="en-AU"/>
        </w:rPr>
        <w:instrText xml:space="preserve"> REF _Ref451252569 \r \h </w:instrText>
      </w:r>
      <w:r w:rsidR="00D90A3A">
        <w:rPr>
          <w:rFonts w:cstheme="minorHAnsi"/>
          <w:lang w:val="en-AU"/>
        </w:rPr>
        <w:instrText xml:space="preserve"> \* MERGEFORMAT </w:instrText>
      </w:r>
      <w:r w:rsidRPr="00A66C15">
        <w:rPr>
          <w:rFonts w:cstheme="minorHAnsi"/>
          <w:lang w:val="en-AU"/>
        </w:rPr>
      </w:r>
      <w:r w:rsidRPr="00A66C15">
        <w:rPr>
          <w:rFonts w:cstheme="minorHAnsi"/>
          <w:lang w:val="en-AU"/>
        </w:rPr>
        <w:fldChar w:fldCharType="separate"/>
      </w:r>
      <w:r w:rsidR="00EE3F7C">
        <w:rPr>
          <w:rFonts w:cstheme="minorHAnsi"/>
          <w:lang w:val="en-AU"/>
        </w:rPr>
        <w:t>2.4.12</w:t>
      </w:r>
      <w:r w:rsidRPr="00A66C15">
        <w:rPr>
          <w:rFonts w:cstheme="minorHAnsi"/>
          <w:lang w:val="en-AU"/>
        </w:rPr>
        <w:fldChar w:fldCharType="end"/>
      </w:r>
      <w:r w:rsidRPr="00ED455F">
        <w:rPr>
          <w:rFonts w:cstheme="minorHAnsi"/>
          <w:lang w:val="en-AU"/>
        </w:rPr>
        <w:t>.</w:t>
      </w:r>
    </w:p>
    <w:p w14:paraId="645EDD68" w14:textId="74640CF3" w:rsidR="00D64344" w:rsidRPr="00A66C15" w:rsidRDefault="00DD4850" w:rsidP="00716062">
      <w:pPr>
        <w:pStyle w:val="Heading3"/>
        <w:rPr>
          <w:lang w:val="en-AU"/>
        </w:rPr>
      </w:pPr>
      <w:bookmarkStart w:id="303" w:name="_Toc490817318"/>
      <w:bookmarkStart w:id="304" w:name="_Toc451254972"/>
      <w:r>
        <w:rPr>
          <w:lang w:val="en-AU"/>
        </w:rPr>
        <w:t xml:space="preserve"> </w:t>
      </w:r>
      <w:bookmarkStart w:id="305" w:name="_Toc120214343"/>
      <w:r w:rsidR="00D64344" w:rsidRPr="00A66C15">
        <w:rPr>
          <w:lang w:val="en-AU"/>
        </w:rPr>
        <w:t>Dates</w:t>
      </w:r>
      <w:bookmarkEnd w:id="303"/>
      <w:bookmarkEnd w:id="304"/>
      <w:bookmarkEnd w:id="305"/>
    </w:p>
    <w:p w14:paraId="2660DD43" w14:textId="47A184D9" w:rsidR="00D64344" w:rsidRPr="00A66C15" w:rsidRDefault="00D64344" w:rsidP="00D64344">
      <w:pPr>
        <w:rPr>
          <w:rFonts w:cstheme="minorHAnsi"/>
          <w:lang w:val="en-AU"/>
        </w:rPr>
      </w:pPr>
      <w:r w:rsidRPr="00ED455F">
        <w:rPr>
          <w:rFonts w:cstheme="minorHAnsi"/>
          <w:lang w:val="en-AU"/>
        </w:rPr>
        <w:t xml:space="preserve">Dates may be </w:t>
      </w:r>
      <w:r w:rsidR="004F6CB3">
        <w:rPr>
          <w:rFonts w:cstheme="minorHAnsi"/>
          <w:lang w:val="en-AU"/>
        </w:rPr>
        <w:t xml:space="preserve">need to be encoded as </w:t>
      </w:r>
      <w:r w:rsidRPr="00ED455F">
        <w:rPr>
          <w:rFonts w:cstheme="minorHAnsi"/>
          <w:lang w:val="en-AU"/>
        </w:rPr>
        <w:t>complete or truncated values</w:t>
      </w:r>
      <w:r w:rsidR="004F6CB3">
        <w:rPr>
          <w:rFonts w:cstheme="minorHAnsi"/>
          <w:lang w:val="en-AU"/>
        </w:rPr>
        <w:t>, depending on available information and allowed format for the particular attribute</w:t>
      </w:r>
      <w:r w:rsidRPr="00ED455F">
        <w:rPr>
          <w:rFonts w:cstheme="minorHAnsi"/>
          <w:lang w:val="en-AU"/>
        </w:rPr>
        <w:t xml:space="preserve">. The definition of the attribute will indicate if it must take a complete value (type </w:t>
      </w:r>
      <w:r w:rsidRPr="00A66C15">
        <w:rPr>
          <w:rFonts w:cstheme="minorHAnsi"/>
          <w:i/>
          <w:lang w:val="en-AU"/>
        </w:rPr>
        <w:t>Date</w:t>
      </w:r>
      <w:r w:rsidRPr="00A66C15">
        <w:rPr>
          <w:rFonts w:cstheme="minorHAnsi"/>
          <w:lang w:val="en-AU"/>
        </w:rPr>
        <w:t xml:space="preserve"> or </w:t>
      </w:r>
      <w:r w:rsidRPr="00A66C15">
        <w:rPr>
          <w:rFonts w:cstheme="minorHAnsi"/>
          <w:i/>
          <w:lang w:val="en-AU"/>
        </w:rPr>
        <w:t>DA</w:t>
      </w:r>
      <w:r w:rsidRPr="00A66C15">
        <w:rPr>
          <w:rFonts w:cstheme="minorHAnsi"/>
          <w:lang w:val="en-AU"/>
        </w:rPr>
        <w:t xml:space="preserve">) or is allowed to take a truncated value (type </w:t>
      </w:r>
      <w:r w:rsidRPr="00A66C15">
        <w:rPr>
          <w:rFonts w:cstheme="minorHAnsi"/>
          <w:i/>
          <w:lang w:val="en-AU"/>
        </w:rPr>
        <w:t>S100_TruncatedDate</w:t>
      </w:r>
      <w:r w:rsidRPr="00A66C15">
        <w:rPr>
          <w:rFonts w:cstheme="minorHAnsi"/>
          <w:lang w:val="en-AU"/>
        </w:rPr>
        <w:t xml:space="preserve"> or </w:t>
      </w:r>
      <w:r w:rsidRPr="00A66C15">
        <w:rPr>
          <w:rFonts w:cstheme="minorHAnsi"/>
          <w:i/>
          <w:lang w:val="en-AU"/>
        </w:rPr>
        <w:t>TD</w:t>
      </w:r>
      <w:r w:rsidRPr="00A66C15">
        <w:rPr>
          <w:rFonts w:cstheme="minorHAnsi"/>
          <w:lang w:val="en-AU"/>
        </w:rPr>
        <w:t>). Complete and truncated dates are different value types (see S-100 § 1-</w:t>
      </w:r>
      <w:r w:rsidR="004F6CB3">
        <w:rPr>
          <w:rFonts w:cstheme="minorHAnsi"/>
          <w:lang w:val="en-AU"/>
        </w:rPr>
        <w:t>4.5.</w:t>
      </w:r>
      <w:r w:rsidRPr="00A66C15">
        <w:rPr>
          <w:rFonts w:cstheme="minorHAnsi"/>
          <w:lang w:val="en-AU"/>
        </w:rPr>
        <w:t>2 Table 1-2).</w:t>
      </w:r>
    </w:p>
    <w:p w14:paraId="6D151E31" w14:textId="77777777" w:rsidR="00D64344" w:rsidRPr="00A66C15" w:rsidRDefault="00D64344" w:rsidP="00D64344">
      <w:pPr>
        <w:rPr>
          <w:rFonts w:cstheme="minorHAnsi"/>
          <w:lang w:val="en-AU"/>
        </w:rPr>
      </w:pPr>
      <w:r w:rsidRPr="00A66C15">
        <w:rPr>
          <w:rFonts w:cstheme="minorHAnsi"/>
          <w:lang w:val="en-AU"/>
        </w:rPr>
        <w:t xml:space="preserve">For attributes that use the complete date type (type </w:t>
      </w:r>
      <w:r w:rsidRPr="00A66C15">
        <w:rPr>
          <w:rFonts w:cstheme="minorHAnsi"/>
          <w:i/>
          <w:lang w:val="en-AU"/>
        </w:rPr>
        <w:t>Date</w:t>
      </w:r>
      <w:r w:rsidRPr="00A66C15">
        <w:rPr>
          <w:rFonts w:cstheme="minorHAnsi"/>
          <w:lang w:val="en-AU"/>
        </w:rPr>
        <w:t xml:space="preserve"> or </w:t>
      </w:r>
      <w:r w:rsidRPr="00A66C15">
        <w:rPr>
          <w:rFonts w:cstheme="minorHAnsi"/>
          <w:i/>
          <w:lang w:val="en-AU"/>
        </w:rPr>
        <w:t>DA</w:t>
      </w:r>
      <w:r w:rsidRPr="00A66C15">
        <w:rPr>
          <w:rFonts w:cstheme="minorHAnsi"/>
          <w:lang w:val="en-AU"/>
        </w:rPr>
        <w:t>), all their components (year, month, and day) must be specified.</w:t>
      </w:r>
    </w:p>
    <w:p w14:paraId="5E34293F" w14:textId="77777777" w:rsidR="00D64344" w:rsidRPr="00A66C15" w:rsidRDefault="00D64344" w:rsidP="00D64344">
      <w:pPr>
        <w:rPr>
          <w:rFonts w:cstheme="minorHAnsi"/>
          <w:lang w:val="en-AU"/>
        </w:rPr>
      </w:pPr>
      <w:r w:rsidRPr="00A66C15">
        <w:rPr>
          <w:rFonts w:cstheme="minorHAnsi"/>
          <w:lang w:val="en-AU"/>
        </w:rPr>
        <w:t xml:space="preserve">For attributes that use the truncated date type (type </w:t>
      </w:r>
      <w:r w:rsidRPr="00A66C15">
        <w:rPr>
          <w:rFonts w:cstheme="minorHAnsi"/>
          <w:i/>
          <w:lang w:val="en-AU"/>
        </w:rPr>
        <w:t>S100_TruncatedDate</w:t>
      </w:r>
      <w:r w:rsidRPr="00A66C15">
        <w:rPr>
          <w:rFonts w:cstheme="minorHAnsi"/>
          <w:lang w:val="en-AU"/>
        </w:rPr>
        <w:t xml:space="preserve"> or </w:t>
      </w:r>
      <w:r w:rsidRPr="00A66C15">
        <w:rPr>
          <w:rFonts w:cstheme="minorHAnsi"/>
          <w:i/>
          <w:lang w:val="en-AU"/>
        </w:rPr>
        <w:t>TD</w:t>
      </w:r>
      <w:r w:rsidRPr="00A66C15">
        <w:rPr>
          <w:rFonts w:cstheme="minorHAnsi"/>
          <w:lang w:val="en-AU"/>
        </w:rPr>
        <w:t>), zero, one, or two of the year/month/day components may be omitted. If the year component is included, it must be specified using exactly 4 digits.</w:t>
      </w:r>
    </w:p>
    <w:p w14:paraId="121F4203" w14:textId="5D6674DD" w:rsidR="00D64344" w:rsidRPr="00550845" w:rsidRDefault="00D64344" w:rsidP="00716062">
      <w:pPr>
        <w:pStyle w:val="Heading4"/>
      </w:pPr>
      <w:bookmarkStart w:id="306" w:name="_Toc490817319"/>
      <w:bookmarkStart w:id="307" w:name="_Toc451254973"/>
      <w:bookmarkStart w:id="308" w:name="_Ref451253474"/>
      <w:r w:rsidRPr="00550845">
        <w:lastRenderedPageBreak/>
        <w:t>Complete Dates</w:t>
      </w:r>
      <w:bookmarkEnd w:id="306"/>
      <w:bookmarkEnd w:id="307"/>
      <w:bookmarkEnd w:id="308"/>
    </w:p>
    <w:p w14:paraId="543424B0" w14:textId="3872A321" w:rsidR="00D64344" w:rsidRPr="00A66C15" w:rsidRDefault="00AB54E4" w:rsidP="00D64344">
      <w:pPr>
        <w:rPr>
          <w:rFonts w:cstheme="minorHAnsi"/>
          <w:lang w:val="en-AU"/>
        </w:rPr>
      </w:pPr>
      <w:r>
        <w:rPr>
          <w:rFonts w:cstheme="minorHAnsi"/>
          <w:lang w:val="en-AU"/>
        </w:rPr>
        <w:t>Dates (except truncated dates, see the following clause)</w:t>
      </w:r>
      <w:r w:rsidR="00D64344" w:rsidRPr="00ED455F">
        <w:rPr>
          <w:rFonts w:cstheme="minorHAnsi"/>
          <w:lang w:val="en-AU"/>
        </w:rPr>
        <w:t xml:space="preserve"> must be encoded in conformance with the Date format as specified in S-100 Ed. </w:t>
      </w:r>
      <w:r w:rsidR="00220189">
        <w:rPr>
          <w:rFonts w:cstheme="minorHAnsi"/>
          <w:lang w:val="en-AU"/>
        </w:rPr>
        <w:t>5</w:t>
      </w:r>
      <w:r w:rsidR="00212F75">
        <w:rPr>
          <w:rFonts w:cstheme="minorHAnsi"/>
          <w:lang w:val="en-AU"/>
        </w:rPr>
        <w:t>.0.0</w:t>
      </w:r>
      <w:r w:rsidR="00D64344" w:rsidRPr="00A66C15">
        <w:rPr>
          <w:rFonts w:cstheme="minorHAnsi"/>
          <w:lang w:val="en-AU"/>
        </w:rPr>
        <w:t xml:space="preserve"> (§ 1-4.5.2) which is the same as the DA format in </w:t>
      </w:r>
      <w:r w:rsidR="006B507D">
        <w:rPr>
          <w:rFonts w:cstheme="minorHAnsi"/>
          <w:lang w:val="en-AU"/>
        </w:rPr>
        <w:fldChar w:fldCharType="begin"/>
      </w:r>
      <w:r w:rsidR="006B507D">
        <w:rPr>
          <w:rFonts w:cstheme="minorHAnsi"/>
          <w:lang w:val="en-AU"/>
        </w:rPr>
        <w:instrText xml:space="preserve"> REF _Ref113140823 \h </w:instrText>
      </w:r>
      <w:r w:rsidR="006B507D">
        <w:rPr>
          <w:rFonts w:cstheme="minorHAnsi"/>
          <w:lang w:val="en-AU"/>
        </w:rPr>
      </w:r>
      <w:r w:rsidR="006B507D">
        <w:rPr>
          <w:rFonts w:cstheme="minorHAnsi"/>
          <w:lang w:val="en-AU"/>
        </w:rPr>
        <w:fldChar w:fldCharType="separate"/>
      </w:r>
      <w:r w:rsidR="00EE3F7C">
        <w:t xml:space="preserve">Table </w:t>
      </w:r>
      <w:r w:rsidR="00EE3F7C">
        <w:rPr>
          <w:noProof/>
        </w:rPr>
        <w:t>2</w:t>
      </w:r>
      <w:r w:rsidR="00EE3F7C">
        <w:t>.</w:t>
      </w:r>
      <w:r w:rsidR="00EE3F7C">
        <w:rPr>
          <w:noProof/>
        </w:rPr>
        <w:t>2</w:t>
      </w:r>
      <w:r w:rsidR="006B507D">
        <w:rPr>
          <w:rFonts w:cstheme="minorHAnsi"/>
          <w:lang w:val="en-AU"/>
        </w:rPr>
        <w:fldChar w:fldCharType="end"/>
      </w:r>
      <w:r w:rsidR="00D64344" w:rsidRPr="00ED455F">
        <w:rPr>
          <w:rFonts w:cstheme="minorHAnsi"/>
          <w:lang w:val="en-AU"/>
        </w:rPr>
        <w:t xml:space="preserve"> in this document. </w:t>
      </w:r>
      <w:r w:rsidR="00D64344" w:rsidRPr="00A66C15">
        <w:rPr>
          <w:rFonts w:cstheme="minorHAnsi"/>
          <w:lang w:val="en-AU"/>
        </w:rPr>
        <w:t>The data values have to be provided in accordance with the Gregorian Calendar starting with four digits for the year, two digits for the month and two digits for the day.</w:t>
      </w:r>
    </w:p>
    <w:p w14:paraId="6F70453B" w14:textId="77777777" w:rsidR="00D64344" w:rsidRPr="00A66C15" w:rsidRDefault="00D64344" w:rsidP="00D64344">
      <w:pPr>
        <w:rPr>
          <w:rFonts w:cstheme="minorHAnsi"/>
          <w:lang w:val="en-AU"/>
        </w:rPr>
      </w:pPr>
      <w:r w:rsidRPr="00A66C15">
        <w:rPr>
          <w:rFonts w:cstheme="minorHAnsi"/>
          <w:lang w:val="en-AU"/>
        </w:rPr>
        <w:t>Example: The date 18 September 2010 is encoded as follows:</w:t>
      </w:r>
    </w:p>
    <w:p w14:paraId="0D8B6196" w14:textId="0CC03FD8" w:rsidR="00D64344" w:rsidRDefault="00D64344" w:rsidP="00D64344">
      <w:pPr>
        <w:rPr>
          <w:rFonts w:cstheme="minorHAnsi"/>
          <w:lang w:val="en-AU"/>
        </w:rPr>
      </w:pPr>
      <w:r w:rsidRPr="00A66C15">
        <w:rPr>
          <w:rFonts w:cstheme="minorHAnsi"/>
          <w:lang w:val="en-AU"/>
        </w:rPr>
        <w:t>In the GML format:</w:t>
      </w:r>
      <w:r w:rsidRPr="00A66C15">
        <w:rPr>
          <w:rFonts w:cstheme="minorHAnsi"/>
          <w:lang w:val="en-AU"/>
        </w:rPr>
        <w:tab/>
      </w:r>
      <w:r w:rsidRPr="00A66C15">
        <w:rPr>
          <w:rFonts w:cstheme="minorHAnsi"/>
          <w:lang w:val="en-AU"/>
        </w:rPr>
        <w:tab/>
        <w:t>&lt;date&gt;2010-09-18&lt;/date&gt;</w:t>
      </w:r>
    </w:p>
    <w:p w14:paraId="465DF864" w14:textId="5E45C7B1" w:rsidR="00220189" w:rsidRPr="00A66C15" w:rsidRDefault="00220189" w:rsidP="00D64344">
      <w:pPr>
        <w:rPr>
          <w:rFonts w:cstheme="minorHAnsi"/>
          <w:lang w:val="en-AU"/>
        </w:rPr>
      </w:pPr>
      <w:r>
        <w:rPr>
          <w:rFonts w:cstheme="minorHAnsi"/>
          <w:lang w:val="en-AU"/>
        </w:rPr>
        <w:t>Note that since both discovery metadata and GML datasets are XML files, both will use the “GML format” above.</w:t>
      </w:r>
    </w:p>
    <w:p w14:paraId="372B815F" w14:textId="31330D00" w:rsidR="00D64344" w:rsidRPr="00550845" w:rsidRDefault="00D64344" w:rsidP="00716062">
      <w:pPr>
        <w:pStyle w:val="Heading4"/>
      </w:pPr>
      <w:bookmarkStart w:id="309" w:name="_Toc490817320"/>
      <w:bookmarkStart w:id="310" w:name="_Toc451254974"/>
      <w:bookmarkStart w:id="311" w:name="_Ref451253496"/>
      <w:r w:rsidRPr="00550845">
        <w:t>Truncated Dates</w:t>
      </w:r>
      <w:bookmarkEnd w:id="309"/>
      <w:bookmarkEnd w:id="310"/>
      <w:bookmarkEnd w:id="311"/>
    </w:p>
    <w:p w14:paraId="1B0EF71A" w14:textId="313453EE" w:rsidR="00D64344" w:rsidRPr="00A66C15" w:rsidRDefault="00D64344" w:rsidP="00D64344">
      <w:pPr>
        <w:rPr>
          <w:rFonts w:cstheme="minorHAnsi"/>
          <w:lang w:val="en-AU"/>
        </w:rPr>
      </w:pPr>
      <w:r w:rsidRPr="00ED455F">
        <w:rPr>
          <w:rFonts w:cstheme="minorHAnsi"/>
          <w:lang w:val="en-AU"/>
        </w:rPr>
        <w:t>In Truncated Dates one or more components (year, month, or day) of the date is not specified. Truncated date values must be encoded in conformance with the S100_TruncatedDate format or equivalent as specified in S-100 (</w:t>
      </w:r>
      <w:r w:rsidRPr="00A66C15">
        <w:rPr>
          <w:rFonts w:cstheme="minorHAnsi"/>
          <w:lang w:val="en-AU"/>
        </w:rPr>
        <w:t xml:space="preserve">§§ 1-4.5.2 and 3-9) which is the same as the </w:t>
      </w:r>
      <w:r w:rsidRPr="00A66C15">
        <w:rPr>
          <w:rFonts w:cstheme="minorHAnsi"/>
          <w:i/>
          <w:lang w:val="en-AU"/>
        </w:rPr>
        <w:t>TD</w:t>
      </w:r>
      <w:r w:rsidRPr="00A66C15">
        <w:rPr>
          <w:rFonts w:cstheme="minorHAnsi"/>
          <w:lang w:val="en-AU"/>
        </w:rPr>
        <w:t xml:space="preserve"> format in Table 2-2 in this document. If encoding attributes which can take truncated date values (e.g., </w:t>
      </w:r>
      <w:proofErr w:type="spellStart"/>
      <w:r w:rsidRPr="00A66C15">
        <w:rPr>
          <w:rStyle w:val="Strong"/>
          <w:rFonts w:eastAsiaTheme="majorEastAsia" w:cstheme="minorHAnsi"/>
          <w:lang w:val="en-AU"/>
        </w:rPr>
        <w:t>fixedDateRange</w:t>
      </w:r>
      <w:proofErr w:type="spellEnd"/>
      <w:r w:rsidRPr="00A66C15">
        <w:rPr>
          <w:rFonts w:cstheme="minorHAnsi"/>
          <w:lang w:val="en-AU"/>
        </w:rPr>
        <w:t xml:space="preserve">, </w:t>
      </w:r>
      <w:proofErr w:type="spellStart"/>
      <w:r w:rsidRPr="00A66C15">
        <w:rPr>
          <w:rStyle w:val="Strong"/>
          <w:rFonts w:eastAsiaTheme="majorEastAsia" w:cstheme="minorHAnsi"/>
          <w:lang w:val="en-AU"/>
        </w:rPr>
        <w:t>periodicDateRange</w:t>
      </w:r>
      <w:proofErr w:type="spellEnd"/>
      <w:r w:rsidRPr="00A66C15">
        <w:rPr>
          <w:rFonts w:cstheme="minorHAnsi"/>
          <w:lang w:val="en-AU"/>
        </w:rPr>
        <w:t xml:space="preserve">, </w:t>
      </w:r>
      <w:proofErr w:type="spellStart"/>
      <w:r w:rsidRPr="00A66C15">
        <w:rPr>
          <w:rStyle w:val="Strong"/>
          <w:rFonts w:eastAsiaTheme="majorEastAsia" w:cstheme="minorHAnsi"/>
          <w:lang w:val="en-AU"/>
        </w:rPr>
        <w:t>reportedDate</w:t>
      </w:r>
      <w:proofErr w:type="spellEnd"/>
      <w:r w:rsidRPr="00A66C15">
        <w:rPr>
          <w:rStyle w:val="Strong"/>
          <w:rFonts w:eastAsiaTheme="majorEastAsia" w:cstheme="minorHAnsi"/>
          <w:lang w:val="en-AU"/>
        </w:rPr>
        <w:t xml:space="preserve">) </w:t>
      </w:r>
      <w:r w:rsidRPr="00A66C15">
        <w:rPr>
          <w:rFonts w:cstheme="minorHAnsi"/>
          <w:lang w:val="en-AU"/>
        </w:rPr>
        <w:t>and no specific year, month</w:t>
      </w:r>
      <w:r w:rsidR="00E1146C">
        <w:rPr>
          <w:rFonts w:cstheme="minorHAnsi"/>
          <w:lang w:val="en-AU"/>
        </w:rPr>
        <w:t>,</w:t>
      </w:r>
      <w:r w:rsidRPr="00A66C15">
        <w:rPr>
          <w:rFonts w:cstheme="minorHAnsi"/>
          <w:lang w:val="en-AU"/>
        </w:rPr>
        <w:t xml:space="preserve"> or day is required, the values must be encoded in conformance with the truncated date format as specified in S-100 (§§ 1-4.5.2 and 3-9)</w:t>
      </w:r>
      <w:r w:rsidR="006B507D">
        <w:rPr>
          <w:rFonts w:cstheme="minorHAnsi"/>
          <w:lang w:val="en-AU"/>
        </w:rPr>
        <w:t>, using the format-specific type for XML/GML</w:t>
      </w:r>
      <w:r w:rsidRPr="00A66C15">
        <w:rPr>
          <w:rFonts w:cstheme="minorHAnsi"/>
          <w:lang w:val="en-AU"/>
        </w:rPr>
        <w:t>.</w:t>
      </w:r>
    </w:p>
    <w:p w14:paraId="7A21BF11" w14:textId="678CAB73" w:rsidR="00D64344" w:rsidRPr="00A66C15" w:rsidRDefault="00D64344" w:rsidP="00D64344">
      <w:pPr>
        <w:rPr>
          <w:rFonts w:cstheme="minorHAnsi"/>
          <w:lang w:val="en-AU"/>
        </w:rPr>
      </w:pPr>
      <w:r w:rsidRPr="00A66C15">
        <w:rPr>
          <w:rFonts w:cstheme="minorHAnsi"/>
          <w:lang w:val="en-AU"/>
        </w:rPr>
        <w:t xml:space="preserve">To encode partial dates in the </w:t>
      </w:r>
      <w:r w:rsidR="006321A4">
        <w:rPr>
          <w:rFonts w:cstheme="minorHAnsi"/>
          <w:lang w:val="en-AU"/>
        </w:rPr>
        <w:t>XML/</w:t>
      </w:r>
      <w:r w:rsidRPr="00A66C15">
        <w:rPr>
          <w:rFonts w:cstheme="minorHAnsi"/>
          <w:lang w:val="en-AU"/>
        </w:rPr>
        <w:t>GML data format:</w:t>
      </w:r>
    </w:p>
    <w:p w14:paraId="74857E89" w14:textId="6A85789C" w:rsidR="006B507D" w:rsidRDefault="006B507D" w:rsidP="006B507D">
      <w:pPr>
        <w:pStyle w:val="Caption"/>
        <w:keepNext/>
      </w:pPr>
      <w:r>
        <w:t xml:space="preserve">Table </w:t>
      </w:r>
      <w:ins w:id="312" w:author="Raphael Malyankar" w:date="2022-11-19T22:29:00Z">
        <w:r w:rsidR="00AE503C">
          <w:fldChar w:fldCharType="begin"/>
        </w:r>
        <w:r w:rsidR="00AE503C">
          <w:instrText xml:space="preserve"> STYLEREF 1 \s </w:instrText>
        </w:r>
      </w:ins>
      <w:r w:rsidR="00AE503C">
        <w:fldChar w:fldCharType="separate"/>
      </w:r>
      <w:r w:rsidR="00AE503C">
        <w:rPr>
          <w:noProof/>
        </w:rPr>
        <w:t>2</w:t>
      </w:r>
      <w:ins w:id="313" w:author="Raphael Malyankar" w:date="2022-11-19T22:29:00Z">
        <w:r w:rsidR="00AE503C">
          <w:fldChar w:fldCharType="end"/>
        </w:r>
        <w:r w:rsidR="00AE503C">
          <w:t>.</w:t>
        </w:r>
        <w:r w:rsidR="00AE503C">
          <w:fldChar w:fldCharType="begin"/>
        </w:r>
        <w:r w:rsidR="00AE503C">
          <w:instrText xml:space="preserve"> SEQ Table \* ARABIC \s 1 </w:instrText>
        </w:r>
      </w:ins>
      <w:r w:rsidR="00AE503C">
        <w:fldChar w:fldCharType="separate"/>
      </w:r>
      <w:ins w:id="314" w:author="Raphael Malyankar" w:date="2022-11-19T22:29:00Z">
        <w:r w:rsidR="00AE503C">
          <w:rPr>
            <w:noProof/>
          </w:rPr>
          <w:t>8</w:t>
        </w:r>
        <w:r w:rsidR="00AE503C">
          <w:fldChar w:fldCharType="end"/>
        </w:r>
      </w:ins>
      <w:del w:id="315" w:author="Raphael Malyankar" w:date="2022-11-17T22:51:00Z">
        <w:r w:rsidR="00DF2DB9" w:rsidDel="00524288">
          <w:fldChar w:fldCharType="begin"/>
        </w:r>
        <w:r w:rsidR="00DF2DB9" w:rsidDel="00524288">
          <w:delInstrText xml:space="preserve"> STYLEREF 1 \s </w:delInstrText>
        </w:r>
        <w:r w:rsidR="00DF2DB9" w:rsidDel="00524288">
          <w:fldChar w:fldCharType="separate"/>
        </w:r>
        <w:r w:rsidR="00EE3F7C" w:rsidDel="00524288">
          <w:rPr>
            <w:noProof/>
          </w:rPr>
          <w:delText>2</w:delText>
        </w:r>
        <w:r w:rsidR="00DF2DB9" w:rsidDel="00524288">
          <w:fldChar w:fldCharType="end"/>
        </w:r>
        <w:r w:rsidR="00DF2DB9" w:rsidDel="00524288">
          <w:delText>.</w:delText>
        </w:r>
        <w:r w:rsidR="00DF2DB9" w:rsidDel="00524288">
          <w:fldChar w:fldCharType="begin"/>
        </w:r>
        <w:r w:rsidR="00DF2DB9" w:rsidDel="00524288">
          <w:delInstrText xml:space="preserve"> SEQ Table \* ARABIC \s 1 </w:delInstrText>
        </w:r>
        <w:r w:rsidR="00DF2DB9" w:rsidDel="00524288">
          <w:fldChar w:fldCharType="separate"/>
        </w:r>
        <w:r w:rsidR="00EE3F7C" w:rsidDel="00524288">
          <w:rPr>
            <w:noProof/>
          </w:rPr>
          <w:delText>8</w:delText>
        </w:r>
        <w:r w:rsidR="00DF2DB9" w:rsidDel="00524288">
          <w:fldChar w:fldCharType="end"/>
        </w:r>
      </w:del>
      <w:r>
        <w:t xml:space="preserve"> - Date encoding format in XML and GML</w:t>
      </w: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58" w:type="dxa"/>
          <w:left w:w="115" w:type="dxa"/>
          <w:bottom w:w="58" w:type="dxa"/>
          <w:right w:w="115" w:type="dxa"/>
        </w:tblCellMar>
        <w:tblLook w:val="04A0" w:firstRow="1" w:lastRow="0" w:firstColumn="1" w:lastColumn="0" w:noHBand="0" w:noVBand="1"/>
      </w:tblPr>
      <w:tblGrid>
        <w:gridCol w:w="2681"/>
        <w:gridCol w:w="1791"/>
        <w:gridCol w:w="4544"/>
      </w:tblGrid>
      <w:tr w:rsidR="00D64344" w:rsidRPr="00D90A3A" w14:paraId="0261276A" w14:textId="77777777" w:rsidTr="006B507D">
        <w:trPr>
          <w:cantSplit/>
        </w:trPr>
        <w:tc>
          <w:tcPr>
            <w:tcW w:w="1487" w:type="pct"/>
            <w:shd w:val="clear" w:color="auto" w:fill="BFBFBF" w:themeFill="background1" w:themeFillShade="BF"/>
            <w:hideMark/>
          </w:tcPr>
          <w:p w14:paraId="7BABF67E" w14:textId="77777777" w:rsidR="00D64344" w:rsidRPr="007E084A" w:rsidRDefault="00D64344" w:rsidP="006B507D">
            <w:pPr>
              <w:pStyle w:val="BodyText"/>
              <w:spacing w:after="0"/>
              <w:rPr>
                <w:rStyle w:val="Strong"/>
                <w:rFonts w:eastAsiaTheme="majorEastAsia"/>
              </w:rPr>
            </w:pPr>
            <w:r w:rsidRPr="007E084A">
              <w:rPr>
                <w:rStyle w:val="Strong"/>
                <w:rFonts w:eastAsiaTheme="majorEastAsia"/>
              </w:rPr>
              <w:t>Description</w:t>
            </w:r>
          </w:p>
        </w:tc>
        <w:tc>
          <w:tcPr>
            <w:tcW w:w="993" w:type="pct"/>
            <w:shd w:val="clear" w:color="auto" w:fill="BFBFBF" w:themeFill="background1" w:themeFillShade="BF"/>
            <w:hideMark/>
          </w:tcPr>
          <w:p w14:paraId="0F1C41C7" w14:textId="77777777" w:rsidR="00D64344" w:rsidRPr="007E084A" w:rsidRDefault="00D64344" w:rsidP="006B507D">
            <w:pPr>
              <w:pStyle w:val="BodyText"/>
              <w:spacing w:after="0"/>
              <w:rPr>
                <w:rStyle w:val="Strong"/>
                <w:rFonts w:eastAsiaTheme="majorEastAsia"/>
              </w:rPr>
            </w:pPr>
            <w:r w:rsidRPr="007E084A">
              <w:rPr>
                <w:rStyle w:val="Strong"/>
                <w:rFonts w:eastAsiaTheme="majorEastAsia"/>
              </w:rPr>
              <w:t>ISO 8211</w:t>
            </w:r>
          </w:p>
        </w:tc>
        <w:tc>
          <w:tcPr>
            <w:tcW w:w="2520" w:type="pct"/>
            <w:shd w:val="clear" w:color="auto" w:fill="BFBFBF" w:themeFill="background1" w:themeFillShade="BF"/>
            <w:hideMark/>
          </w:tcPr>
          <w:p w14:paraId="4A142877" w14:textId="77777777" w:rsidR="00D64344" w:rsidRPr="007E084A" w:rsidRDefault="00D64344" w:rsidP="006B507D">
            <w:pPr>
              <w:pStyle w:val="BodyText"/>
              <w:spacing w:after="0"/>
              <w:rPr>
                <w:rStyle w:val="Strong"/>
                <w:rFonts w:eastAsiaTheme="majorEastAsia"/>
              </w:rPr>
            </w:pPr>
            <w:r w:rsidRPr="007E084A">
              <w:rPr>
                <w:rStyle w:val="Strong"/>
                <w:rFonts w:eastAsiaTheme="majorEastAsia"/>
              </w:rPr>
              <w:t>GML</w:t>
            </w:r>
          </w:p>
        </w:tc>
      </w:tr>
      <w:tr w:rsidR="00D64344" w:rsidRPr="00D90A3A" w14:paraId="643D2691" w14:textId="77777777" w:rsidTr="006B507D">
        <w:trPr>
          <w:cantSplit/>
        </w:trPr>
        <w:tc>
          <w:tcPr>
            <w:tcW w:w="1487" w:type="pct"/>
            <w:hideMark/>
          </w:tcPr>
          <w:p w14:paraId="6431BA3D" w14:textId="77777777" w:rsidR="00D64344" w:rsidRPr="007E084A" w:rsidRDefault="00D64344" w:rsidP="006321A4">
            <w:pPr>
              <w:pStyle w:val="symbolisedlist"/>
            </w:pPr>
            <w:r w:rsidRPr="007E084A">
              <w:t>No specific year, same day each year</w:t>
            </w:r>
          </w:p>
        </w:tc>
        <w:tc>
          <w:tcPr>
            <w:tcW w:w="993" w:type="pct"/>
            <w:hideMark/>
          </w:tcPr>
          <w:p w14:paraId="62C2A0DC" w14:textId="77777777" w:rsidR="00D64344" w:rsidRPr="00A66C15" w:rsidRDefault="00D64344" w:rsidP="006321A4">
            <w:pPr>
              <w:pStyle w:val="symbolisedlist"/>
            </w:pPr>
            <w:r w:rsidRPr="00A66C15">
              <w:t>– – – –MMDD</w:t>
            </w:r>
          </w:p>
        </w:tc>
        <w:tc>
          <w:tcPr>
            <w:tcW w:w="2520" w:type="pct"/>
            <w:hideMark/>
          </w:tcPr>
          <w:p w14:paraId="5FA1FB93" w14:textId="0100ED34" w:rsidR="00D64344" w:rsidRPr="006321A4" w:rsidRDefault="00D64344" w:rsidP="006321A4">
            <w:pPr>
              <w:pStyle w:val="symbolisedlist"/>
            </w:pPr>
            <w:r w:rsidRPr="006321A4">
              <w:t>&lt;</w:t>
            </w:r>
            <w:proofErr w:type="spellStart"/>
            <w:r w:rsidRPr="006321A4">
              <w:t>gMonthDay</w:t>
            </w:r>
            <w:proofErr w:type="spellEnd"/>
            <w:r w:rsidRPr="006321A4">
              <w:rPr>
                <w:rFonts w:ascii="Courier New" w:hAnsi="Courier New" w:cs="Courier New"/>
              </w:rPr>
              <w:t>&gt;</w:t>
            </w:r>
            <w:r w:rsidRPr="006321A4">
              <w:rPr>
                <w:rFonts w:ascii="Courier New" w:hAnsi="Courier New" w:cs="Courier New"/>
                <w:spacing w:val="20"/>
              </w:rPr>
              <w:t>––MM–DD</w:t>
            </w:r>
            <w:r w:rsidRPr="006321A4">
              <w:t>&lt;/</w:t>
            </w:r>
            <w:proofErr w:type="spellStart"/>
            <w:r w:rsidRPr="006321A4">
              <w:t>gMonthDay</w:t>
            </w:r>
            <w:proofErr w:type="spellEnd"/>
            <w:r w:rsidRPr="006321A4">
              <w:t>&gt;</w:t>
            </w:r>
          </w:p>
        </w:tc>
      </w:tr>
      <w:tr w:rsidR="00D64344" w:rsidRPr="00D90A3A" w14:paraId="35B23747" w14:textId="77777777" w:rsidTr="006B507D">
        <w:trPr>
          <w:cantSplit/>
        </w:trPr>
        <w:tc>
          <w:tcPr>
            <w:tcW w:w="1487" w:type="pct"/>
            <w:hideMark/>
          </w:tcPr>
          <w:p w14:paraId="18FD85A9" w14:textId="77777777" w:rsidR="00D64344" w:rsidRPr="007E084A" w:rsidRDefault="00D64344" w:rsidP="006321A4">
            <w:pPr>
              <w:pStyle w:val="symbolisedlist"/>
            </w:pPr>
            <w:r w:rsidRPr="007E084A">
              <w:t>No specific year, same month each year</w:t>
            </w:r>
          </w:p>
        </w:tc>
        <w:tc>
          <w:tcPr>
            <w:tcW w:w="993" w:type="pct"/>
            <w:hideMark/>
          </w:tcPr>
          <w:p w14:paraId="50FD56F8" w14:textId="77777777" w:rsidR="00D64344" w:rsidRPr="00A66C15" w:rsidRDefault="00D64344" w:rsidP="006321A4">
            <w:pPr>
              <w:pStyle w:val="symbolisedlist"/>
            </w:pPr>
            <w:r w:rsidRPr="00A66C15">
              <w:t>– – – –MM– –</w:t>
            </w:r>
          </w:p>
        </w:tc>
        <w:tc>
          <w:tcPr>
            <w:tcW w:w="2520" w:type="pct"/>
            <w:hideMark/>
          </w:tcPr>
          <w:p w14:paraId="21FE593D" w14:textId="1B989A71" w:rsidR="00D64344" w:rsidRPr="006321A4" w:rsidRDefault="00D64344" w:rsidP="006321A4">
            <w:pPr>
              <w:pStyle w:val="symbolisedlist"/>
            </w:pPr>
            <w:r w:rsidRPr="006321A4">
              <w:t>&lt;</w:t>
            </w:r>
            <w:proofErr w:type="spellStart"/>
            <w:r w:rsidRPr="006321A4">
              <w:t>gMonth</w:t>
            </w:r>
            <w:proofErr w:type="spellEnd"/>
            <w:r w:rsidRPr="006321A4">
              <w:rPr>
                <w:rFonts w:ascii="Courier New" w:hAnsi="Courier New" w:cs="Courier New"/>
              </w:rPr>
              <w:t>&gt;</w:t>
            </w:r>
            <w:r w:rsidRPr="006321A4">
              <w:rPr>
                <w:rFonts w:ascii="Courier New" w:hAnsi="Courier New" w:cs="Courier New"/>
                <w:spacing w:val="20"/>
              </w:rPr>
              <w:t>––MM</w:t>
            </w:r>
            <w:r w:rsidRPr="006321A4">
              <w:t>&lt;/</w:t>
            </w:r>
            <w:proofErr w:type="spellStart"/>
            <w:r w:rsidRPr="006321A4">
              <w:t>gMonth</w:t>
            </w:r>
            <w:proofErr w:type="spellEnd"/>
            <w:r w:rsidRPr="006321A4">
              <w:t>&gt;</w:t>
            </w:r>
          </w:p>
        </w:tc>
      </w:tr>
      <w:tr w:rsidR="00D64344" w:rsidRPr="00D90A3A" w14:paraId="01D7CB2C" w14:textId="77777777" w:rsidTr="006B507D">
        <w:trPr>
          <w:cantSplit/>
        </w:trPr>
        <w:tc>
          <w:tcPr>
            <w:tcW w:w="1487" w:type="pct"/>
            <w:hideMark/>
          </w:tcPr>
          <w:p w14:paraId="10FF6887" w14:textId="77777777" w:rsidR="00D64344" w:rsidRPr="007E084A" w:rsidRDefault="00D64344" w:rsidP="006321A4">
            <w:pPr>
              <w:pStyle w:val="symbolisedlist"/>
            </w:pPr>
            <w:r w:rsidRPr="007E084A">
              <w:t>No specific day</w:t>
            </w:r>
          </w:p>
        </w:tc>
        <w:tc>
          <w:tcPr>
            <w:tcW w:w="993" w:type="pct"/>
            <w:hideMark/>
          </w:tcPr>
          <w:p w14:paraId="3159AC54" w14:textId="40D3130F" w:rsidR="00D64344" w:rsidRPr="00A66C15" w:rsidRDefault="00D64344" w:rsidP="006321A4">
            <w:pPr>
              <w:pStyle w:val="symbolisedlist"/>
            </w:pPr>
            <w:r w:rsidRPr="00A66C15">
              <w:t>YYYYMM– –</w:t>
            </w:r>
          </w:p>
        </w:tc>
        <w:tc>
          <w:tcPr>
            <w:tcW w:w="2520" w:type="pct"/>
            <w:hideMark/>
          </w:tcPr>
          <w:p w14:paraId="5834EF93" w14:textId="7DE6B58E" w:rsidR="00D64344" w:rsidRPr="006321A4" w:rsidRDefault="00D64344" w:rsidP="006321A4">
            <w:pPr>
              <w:pStyle w:val="symbolisedlist"/>
            </w:pPr>
            <w:r w:rsidRPr="006321A4">
              <w:t>&lt;</w:t>
            </w:r>
            <w:proofErr w:type="spellStart"/>
            <w:r w:rsidRPr="006321A4">
              <w:t>gYearMonth</w:t>
            </w:r>
            <w:proofErr w:type="spellEnd"/>
            <w:r w:rsidRPr="006321A4">
              <w:t>&gt;</w:t>
            </w:r>
            <w:r w:rsidRPr="006321A4">
              <w:rPr>
                <w:rFonts w:ascii="Courier New" w:hAnsi="Courier New" w:cs="Courier New"/>
                <w:spacing w:val="20"/>
              </w:rPr>
              <w:t>YYYY–MM</w:t>
            </w:r>
            <w:r w:rsidRPr="006321A4">
              <w:t>&lt;/</w:t>
            </w:r>
            <w:proofErr w:type="spellStart"/>
            <w:r w:rsidRPr="006321A4">
              <w:t>gYearMonth</w:t>
            </w:r>
            <w:proofErr w:type="spellEnd"/>
            <w:r w:rsidRPr="006321A4">
              <w:t>&gt;</w:t>
            </w:r>
          </w:p>
        </w:tc>
      </w:tr>
      <w:tr w:rsidR="00D64344" w:rsidRPr="00D90A3A" w14:paraId="51674E86" w14:textId="77777777" w:rsidTr="006B507D">
        <w:trPr>
          <w:cantSplit/>
        </w:trPr>
        <w:tc>
          <w:tcPr>
            <w:tcW w:w="1487" w:type="pct"/>
            <w:hideMark/>
          </w:tcPr>
          <w:p w14:paraId="4E9A189F" w14:textId="77777777" w:rsidR="00D64344" w:rsidRPr="007E084A" w:rsidRDefault="00D64344" w:rsidP="006321A4">
            <w:pPr>
              <w:pStyle w:val="symbolisedlist"/>
            </w:pPr>
            <w:r w:rsidRPr="007E084A">
              <w:t>No specific month and no specific day</w:t>
            </w:r>
          </w:p>
        </w:tc>
        <w:tc>
          <w:tcPr>
            <w:tcW w:w="993" w:type="pct"/>
            <w:hideMark/>
          </w:tcPr>
          <w:p w14:paraId="08AF6A1A" w14:textId="77777777" w:rsidR="00D64344" w:rsidRPr="00A66C15" w:rsidRDefault="00D64344" w:rsidP="006321A4">
            <w:pPr>
              <w:pStyle w:val="symbolisedlist"/>
            </w:pPr>
            <w:r w:rsidRPr="00A66C15">
              <w:t>YYYY– – – –</w:t>
            </w:r>
          </w:p>
        </w:tc>
        <w:tc>
          <w:tcPr>
            <w:tcW w:w="2520" w:type="pct"/>
            <w:hideMark/>
          </w:tcPr>
          <w:p w14:paraId="4C8625DC" w14:textId="77777777" w:rsidR="00D64344" w:rsidRPr="006321A4" w:rsidRDefault="00D64344" w:rsidP="006321A4">
            <w:pPr>
              <w:pStyle w:val="symbolisedlist"/>
            </w:pPr>
            <w:r w:rsidRPr="006321A4">
              <w:t>&lt;</w:t>
            </w:r>
            <w:proofErr w:type="spellStart"/>
            <w:r w:rsidRPr="006321A4">
              <w:t>gYear</w:t>
            </w:r>
            <w:proofErr w:type="spellEnd"/>
            <w:r w:rsidRPr="006321A4">
              <w:t>&gt;</w:t>
            </w:r>
            <w:r w:rsidRPr="006321A4">
              <w:rPr>
                <w:rFonts w:ascii="Courier New" w:hAnsi="Courier New" w:cs="Courier New"/>
                <w:spacing w:val="20"/>
              </w:rPr>
              <w:t>YYYY</w:t>
            </w:r>
            <w:r w:rsidRPr="006321A4">
              <w:t>&lt;/</w:t>
            </w:r>
            <w:proofErr w:type="spellStart"/>
            <w:r w:rsidRPr="006321A4">
              <w:t>gYear</w:t>
            </w:r>
            <w:proofErr w:type="spellEnd"/>
            <w:r w:rsidRPr="006321A4">
              <w:t>&gt;</w:t>
            </w:r>
          </w:p>
        </w:tc>
      </w:tr>
    </w:tbl>
    <w:p w14:paraId="3BDDDFD0" w14:textId="77777777" w:rsidR="00D64344" w:rsidRPr="006B507D" w:rsidRDefault="00D64344" w:rsidP="00D64344">
      <w:pPr>
        <w:pStyle w:val="Tab1"/>
        <w:rPr>
          <w:rFonts w:cs="Arial"/>
          <w:lang w:val="en-AU"/>
        </w:rPr>
      </w:pPr>
      <w:r w:rsidRPr="006B507D">
        <w:rPr>
          <w:rFonts w:cs="Arial"/>
          <w:lang w:val="en-AU"/>
        </w:rPr>
        <w:t>Note:</w:t>
      </w:r>
      <w:r w:rsidRPr="006B507D">
        <w:rPr>
          <w:rFonts w:cs="Arial"/>
          <w:lang w:val="en-AU"/>
        </w:rPr>
        <w:tab/>
        <w:t>YYYY = calendar year; MM = month; DD = day.</w:t>
      </w:r>
    </w:p>
    <w:p w14:paraId="49E0113F" w14:textId="1713905B" w:rsidR="00D64344" w:rsidRPr="006B507D" w:rsidRDefault="00D64344" w:rsidP="00D64344">
      <w:pPr>
        <w:pStyle w:val="Tab1"/>
        <w:tabs>
          <w:tab w:val="clear" w:pos="567"/>
          <w:tab w:val="left" w:pos="720"/>
        </w:tabs>
        <w:ind w:left="0" w:firstLine="0"/>
        <w:rPr>
          <w:rFonts w:cs="Arial"/>
        </w:rPr>
      </w:pPr>
      <w:r w:rsidRPr="006B507D">
        <w:rPr>
          <w:rFonts w:cs="Arial"/>
          <w:lang w:val="en-AU"/>
        </w:rPr>
        <w:t>The dashes (</w:t>
      </w:r>
      <w:r w:rsidRPr="006B507D">
        <w:rPr>
          <w:rFonts w:cs="Arial"/>
        </w:rPr>
        <w:t>–</w:t>
      </w:r>
      <w:r w:rsidRPr="006B507D">
        <w:rPr>
          <w:rFonts w:cs="Arial"/>
          <w:lang w:val="en-AU"/>
        </w:rPr>
        <w:t>) indicating that the year, month</w:t>
      </w:r>
      <w:r w:rsidR="00E1146C" w:rsidRPr="006B507D">
        <w:rPr>
          <w:rFonts w:cs="Arial"/>
          <w:lang w:val="en-AU"/>
        </w:rPr>
        <w:t>,</w:t>
      </w:r>
      <w:r w:rsidRPr="006B507D">
        <w:rPr>
          <w:rFonts w:cs="Arial"/>
          <w:lang w:val="en-AU"/>
        </w:rPr>
        <w:t xml:space="preserve"> or date which is not specified must be included in the encoding (with no space between the dashes).</w:t>
      </w:r>
    </w:p>
    <w:p w14:paraId="340270D5" w14:textId="77777777" w:rsidR="00D64344" w:rsidRPr="00550845" w:rsidRDefault="00D64344" w:rsidP="00897E12">
      <w:pPr>
        <w:pStyle w:val="Heading4"/>
      </w:pPr>
      <w:bookmarkStart w:id="316" w:name="_Toc490817321"/>
      <w:bookmarkStart w:id="317" w:name="_Toc451254975"/>
      <w:r w:rsidRPr="00550845">
        <w:t>Start and end of ranges</w:t>
      </w:r>
      <w:bookmarkEnd w:id="316"/>
      <w:bookmarkEnd w:id="317"/>
    </w:p>
    <w:p w14:paraId="5CAF7824" w14:textId="6068C18D" w:rsidR="00D64344" w:rsidRPr="00A66C15" w:rsidRDefault="00D64344" w:rsidP="00D64344">
      <w:pPr>
        <w:rPr>
          <w:rFonts w:cstheme="minorHAnsi"/>
          <w:lang w:val="en-AU"/>
        </w:rPr>
      </w:pPr>
      <w:r w:rsidRPr="00ED455F">
        <w:rPr>
          <w:rFonts w:cstheme="minorHAnsi"/>
          <w:lang w:val="en-AU"/>
        </w:rPr>
        <w:t xml:space="preserve">In accordance with S-100 </w:t>
      </w:r>
      <w:r w:rsidRPr="00A66C15">
        <w:rPr>
          <w:rFonts w:cstheme="minorHAnsi"/>
          <w:lang w:val="en-AU"/>
        </w:rPr>
        <w:t>§ 3-8, the start and end instants of a range or period are included in the range or period.</w:t>
      </w:r>
    </w:p>
    <w:p w14:paraId="52A0D1F9" w14:textId="77777777" w:rsidR="00D64344" w:rsidRPr="00A66C15" w:rsidRDefault="00D64344" w:rsidP="00D64344">
      <w:pPr>
        <w:rPr>
          <w:rFonts w:cstheme="minorHAnsi"/>
          <w:lang w:val="en-AU"/>
        </w:rPr>
      </w:pPr>
      <w:r w:rsidRPr="00A66C15">
        <w:rPr>
          <w:rFonts w:cstheme="minorHAnsi"/>
          <w:lang w:val="en-AU"/>
        </w:rPr>
        <w:t>EXAMPLE 1: If the beginning of a date range is encoded as the complete date 01 January 2016, the period begins at 00:00:00 on 1 January 2016, and the whole of New Year’s Day is included in the period. If the end of the date range is encoded as 01 January 2016, the period ends at 24:00:00 on 1 January 2016, i.e., again the whole of New Year’s Day is included in the period.</w:t>
      </w:r>
    </w:p>
    <w:p w14:paraId="7EA40F93" w14:textId="77777777" w:rsidR="00D64344" w:rsidRPr="00A66C15" w:rsidRDefault="00D64344" w:rsidP="00D64344">
      <w:pPr>
        <w:rPr>
          <w:rFonts w:cstheme="minorHAnsi"/>
          <w:lang w:val="en-AU"/>
        </w:rPr>
      </w:pPr>
      <w:r w:rsidRPr="00A66C15">
        <w:rPr>
          <w:rFonts w:cstheme="minorHAnsi"/>
          <w:lang w:val="en-AU"/>
        </w:rPr>
        <w:t xml:space="preserve">EXAMPLE 2: If the beginning of a period is encoded in truncated date format as </w:t>
      </w:r>
      <w:r w:rsidRPr="00A66C15">
        <w:rPr>
          <w:rFonts w:cstheme="minorHAnsi"/>
        </w:rPr>
        <w:t>– – – –</w:t>
      </w:r>
      <w:r w:rsidRPr="00A66C15">
        <w:rPr>
          <w:rFonts w:cstheme="minorHAnsi"/>
          <w:lang w:val="en-AU"/>
        </w:rPr>
        <w:t>01</w:t>
      </w:r>
      <w:r w:rsidRPr="00A66C15">
        <w:rPr>
          <w:rFonts w:cstheme="minorHAnsi"/>
        </w:rPr>
        <w:t>– –</w:t>
      </w:r>
      <w:r w:rsidRPr="00A66C15">
        <w:rPr>
          <w:rFonts w:cstheme="minorHAnsi"/>
          <w:lang w:val="en-AU"/>
        </w:rPr>
        <w:t xml:space="preserve"> (i.e., year and day not specified), the period begins at 00:00:00 on 1 January each year. If the end of the period is encoded as </w:t>
      </w:r>
      <w:r w:rsidRPr="00A66C15">
        <w:rPr>
          <w:rFonts w:cstheme="minorHAnsi"/>
        </w:rPr>
        <w:t>– – – –</w:t>
      </w:r>
      <w:r w:rsidRPr="00A66C15">
        <w:rPr>
          <w:rFonts w:cstheme="minorHAnsi"/>
          <w:lang w:val="en-AU"/>
        </w:rPr>
        <w:t>01</w:t>
      </w:r>
      <w:r w:rsidRPr="00A66C15">
        <w:rPr>
          <w:rFonts w:cstheme="minorHAnsi"/>
        </w:rPr>
        <w:t>– –</w:t>
      </w:r>
      <w:r w:rsidRPr="00A66C15">
        <w:rPr>
          <w:rFonts w:cstheme="minorHAnsi"/>
          <w:lang w:val="en-AU"/>
        </w:rPr>
        <w:t>, the period ends at 24:00:00 on 31 January each year.</w:t>
      </w:r>
    </w:p>
    <w:p w14:paraId="76F67D99" w14:textId="6FFE8152" w:rsidR="00D64344" w:rsidRPr="007E084A" w:rsidRDefault="00D64344" w:rsidP="00D64344">
      <w:pPr>
        <w:pStyle w:val="Tab1"/>
        <w:tabs>
          <w:tab w:val="clear" w:pos="567"/>
          <w:tab w:val="left" w:pos="720"/>
        </w:tabs>
        <w:ind w:left="0" w:firstLine="0"/>
        <w:rPr>
          <w:rFonts w:cs="Arial"/>
        </w:rPr>
      </w:pPr>
      <w:r w:rsidRPr="007E084A">
        <w:rPr>
          <w:rFonts w:cs="Arial"/>
          <w:lang w:val="en-AU"/>
        </w:rPr>
        <w:lastRenderedPageBreak/>
        <w:t>Note 1) Particular care should be taken if the start or end date is 28 or 29 February. S-100 § 3-</w:t>
      </w:r>
      <w:r w:rsidR="005030EE">
        <w:rPr>
          <w:rFonts w:cs="Arial"/>
          <w:lang w:val="en-AU"/>
        </w:rPr>
        <w:t>8.3</w:t>
      </w:r>
      <w:r w:rsidRPr="007E084A">
        <w:rPr>
          <w:rFonts w:cs="Arial"/>
          <w:lang w:val="en-AU"/>
        </w:rPr>
        <w:t xml:space="preserve"> explains the implications for end of February. For example, the truncated date </w:t>
      </w:r>
      <w:r w:rsidRPr="007E084A">
        <w:rPr>
          <w:rFonts w:cs="Arial"/>
        </w:rPr>
        <w:t>– – – –02– – will be interpreted as 29 February in leap years and 28 February in non-leap years, while – –– –0228 will be interpreted as 28 February in every year.</w:t>
      </w:r>
    </w:p>
    <w:p w14:paraId="693D58E1" w14:textId="1943793B" w:rsidR="00D64344" w:rsidRPr="007E084A" w:rsidRDefault="00D64344" w:rsidP="00D64344">
      <w:pPr>
        <w:pStyle w:val="Tab1"/>
        <w:tabs>
          <w:tab w:val="clear" w:pos="567"/>
          <w:tab w:val="left" w:pos="720"/>
        </w:tabs>
        <w:ind w:left="0" w:firstLine="0"/>
        <w:rPr>
          <w:rFonts w:cs="Arial"/>
          <w:lang w:val="en-AU"/>
        </w:rPr>
      </w:pPr>
      <w:r w:rsidRPr="007E084A">
        <w:rPr>
          <w:rFonts w:cs="Arial"/>
        </w:rPr>
        <w:t>Note 2) In accordance with ISO practice</w:t>
      </w:r>
      <w:r w:rsidR="007E084A">
        <w:rPr>
          <w:rStyle w:val="FootnoteReference"/>
          <w:rFonts w:cs="Arial"/>
        </w:rPr>
        <w:footnoteReference w:id="1"/>
      </w:r>
      <w:r w:rsidRPr="007E084A">
        <w:rPr>
          <w:rFonts w:cs="Arial"/>
        </w:rPr>
        <w:t>, 00:00:00 means midnight at the start of a day and 24:00:00 means midnight at the end of a day.</w:t>
      </w:r>
    </w:p>
    <w:p w14:paraId="7187AB24" w14:textId="77777777" w:rsidR="00D64344" w:rsidRPr="00550845" w:rsidRDefault="00D64344" w:rsidP="00897E12">
      <w:pPr>
        <w:pStyle w:val="Heading4"/>
      </w:pPr>
      <w:bookmarkStart w:id="318" w:name="_Toc490817322"/>
      <w:bookmarkStart w:id="319" w:name="_Ref451433874"/>
      <w:bookmarkStart w:id="320" w:name="_Ref451433867"/>
      <w:bookmarkStart w:id="321" w:name="_Toc451254976"/>
      <w:bookmarkStart w:id="322" w:name="_Ref119447708"/>
      <w:r w:rsidRPr="00550845">
        <w:t>Schedules</w:t>
      </w:r>
      <w:bookmarkEnd w:id="318"/>
      <w:bookmarkEnd w:id="319"/>
      <w:bookmarkEnd w:id="320"/>
      <w:bookmarkEnd w:id="321"/>
      <w:bookmarkEnd w:id="322"/>
    </w:p>
    <w:p w14:paraId="7CBD8A7F" w14:textId="77777777" w:rsidR="00D64344" w:rsidRPr="00A66C15" w:rsidRDefault="00D64344" w:rsidP="00D64344">
      <w:pPr>
        <w:rPr>
          <w:rFonts w:cstheme="minorHAnsi"/>
        </w:rPr>
      </w:pPr>
      <w:r w:rsidRPr="00ED455F">
        <w:rPr>
          <w:rFonts w:cstheme="minorHAnsi"/>
        </w:rPr>
        <w:t xml:space="preserve">Weekly service schedules of a feature can be comprehensively described by using the information types </w:t>
      </w:r>
      <w:proofErr w:type="spellStart"/>
      <w:r w:rsidRPr="00A66C15">
        <w:rPr>
          <w:rFonts w:cstheme="minorHAnsi"/>
          <w:b/>
        </w:rPr>
        <w:t>ServiceHours</w:t>
      </w:r>
      <w:proofErr w:type="spellEnd"/>
      <w:r w:rsidRPr="00A66C15">
        <w:rPr>
          <w:rFonts w:cstheme="minorHAnsi"/>
        </w:rPr>
        <w:t xml:space="preserve"> and </w:t>
      </w:r>
      <w:proofErr w:type="spellStart"/>
      <w:r w:rsidRPr="00A66C15">
        <w:rPr>
          <w:rFonts w:cstheme="minorHAnsi"/>
          <w:b/>
        </w:rPr>
        <w:t>NonStandardWorkingDay</w:t>
      </w:r>
      <w:proofErr w:type="spellEnd"/>
      <w:r w:rsidRPr="00A66C15">
        <w:rPr>
          <w:rFonts w:cstheme="minorHAnsi"/>
        </w:rPr>
        <w:t>.</w:t>
      </w:r>
    </w:p>
    <w:p w14:paraId="0E77253F" w14:textId="572F8A66" w:rsidR="00D64344" w:rsidRPr="00A66C15" w:rsidRDefault="00D64344" w:rsidP="00D64344">
      <w:pPr>
        <w:rPr>
          <w:rFonts w:cstheme="minorHAnsi"/>
          <w:lang w:val="en-AU"/>
        </w:rPr>
      </w:pPr>
      <w:r w:rsidRPr="00A66C15">
        <w:rPr>
          <w:rFonts w:cstheme="minorHAnsi"/>
          <w:lang w:val="en-AU"/>
        </w:rPr>
        <w:t>EXAMPLE: A feature service is available under normal operation status 24 hours/day on Monday and Wednesday and from 08:00 to 16:00 LT</w:t>
      </w:r>
      <w:r w:rsidRPr="00ED455F">
        <w:rPr>
          <w:rFonts w:cstheme="minorHAnsi"/>
          <w:lang w:val="en-AU"/>
        </w:rPr>
        <w:t xml:space="preserve"> from Thursday to Saturday.  The service is </w:t>
      </w:r>
      <w:del w:id="323" w:author="Raphael Malyankar" w:date="2022-11-15T23:12:00Z">
        <w:r w:rsidRPr="00ED455F" w:rsidDel="009171AC">
          <w:rPr>
            <w:rFonts w:cstheme="minorHAnsi"/>
            <w:lang w:val="en-AU"/>
          </w:rPr>
          <w:delText xml:space="preserve">not </w:delText>
        </w:r>
      </w:del>
      <w:r w:rsidRPr="00ED455F">
        <w:rPr>
          <w:rFonts w:cstheme="minorHAnsi"/>
          <w:lang w:val="en-AU"/>
        </w:rPr>
        <w:t xml:space="preserve">available </w:t>
      </w:r>
      <w:ins w:id="324" w:author="Raphael Malyankar" w:date="2022-11-15T23:12:00Z">
        <w:r w:rsidR="009171AC">
          <w:rPr>
            <w:rFonts w:cstheme="minorHAnsi"/>
            <w:lang w:val="en-AU"/>
          </w:rPr>
          <w:t xml:space="preserve">by pre-arrangement </w:t>
        </w:r>
      </w:ins>
      <w:r w:rsidRPr="00ED455F">
        <w:rPr>
          <w:rFonts w:cstheme="minorHAnsi"/>
          <w:lang w:val="en-AU"/>
        </w:rPr>
        <w:t>on public holidays and the 5 of August of each year</w:t>
      </w:r>
      <w:ins w:id="325" w:author="Raphael Malyankar" w:date="2022-11-15T23:21:00Z">
        <w:r w:rsidR="005F3643">
          <w:rPr>
            <w:rFonts w:cstheme="minorHAnsi"/>
            <w:lang w:val="en-AU"/>
          </w:rPr>
          <w:t xml:space="preserve"> </w:t>
        </w:r>
      </w:ins>
      <w:ins w:id="326" w:author="Raphael Malyankar" w:date="2022-11-15T23:22:00Z">
        <w:r w:rsidR="005F3643">
          <w:rPr>
            <w:rFonts w:cstheme="minorHAnsi"/>
            <w:lang w:val="en-AU"/>
          </w:rPr>
          <w:t xml:space="preserve">when they fall on days which would </w:t>
        </w:r>
      </w:ins>
      <w:ins w:id="327" w:author="Raphael Malyankar" w:date="2022-11-15T23:23:00Z">
        <w:r w:rsidR="005F3643">
          <w:rPr>
            <w:rFonts w:cstheme="minorHAnsi"/>
            <w:lang w:val="en-AU"/>
          </w:rPr>
          <w:t>otherwise</w:t>
        </w:r>
      </w:ins>
      <w:ins w:id="328" w:author="Raphael Malyankar" w:date="2022-11-15T23:22:00Z">
        <w:r w:rsidR="005F3643">
          <w:rPr>
            <w:rFonts w:cstheme="minorHAnsi"/>
            <w:lang w:val="en-AU"/>
          </w:rPr>
          <w:t xml:space="preserve"> be </w:t>
        </w:r>
      </w:ins>
      <w:ins w:id="329" w:author="Raphael Malyankar" w:date="2022-11-15T23:23:00Z">
        <w:r w:rsidR="005F3643">
          <w:rPr>
            <w:rFonts w:cstheme="minorHAnsi"/>
            <w:lang w:val="en-AU"/>
          </w:rPr>
          <w:t>normal working days</w:t>
        </w:r>
      </w:ins>
      <w:r w:rsidRPr="00ED455F">
        <w:rPr>
          <w:rFonts w:cstheme="minorHAnsi"/>
          <w:lang w:val="en-AU"/>
        </w:rPr>
        <w:t>.</w:t>
      </w:r>
    </w:p>
    <w:p w14:paraId="0BDCA626" w14:textId="77777777" w:rsidR="00D64344" w:rsidRPr="00A66C15" w:rsidRDefault="00D64344" w:rsidP="00CD2D21">
      <w:pPr>
        <w:spacing w:after="40"/>
        <w:rPr>
          <w:rFonts w:cstheme="minorHAnsi"/>
          <w:b/>
          <w:lang w:val="en-AU"/>
        </w:rPr>
      </w:pPr>
      <w:proofErr w:type="spellStart"/>
      <w:r w:rsidRPr="00A66C15">
        <w:rPr>
          <w:rFonts w:cstheme="minorHAnsi"/>
          <w:b/>
          <w:lang w:val="en-AU"/>
        </w:rPr>
        <w:t>ServiceHours</w:t>
      </w:r>
      <w:proofErr w:type="spellEnd"/>
    </w:p>
    <w:p w14:paraId="2ADEC57D" w14:textId="113420AD" w:rsidR="00D64344" w:rsidRPr="00A66C15" w:rsidRDefault="00D64344" w:rsidP="00CD2D21">
      <w:pPr>
        <w:spacing w:after="40"/>
        <w:rPr>
          <w:rFonts w:cstheme="minorHAnsi"/>
          <w:b/>
          <w:lang w:val="en-AU"/>
        </w:rPr>
      </w:pPr>
      <w:r w:rsidRPr="00A66C15">
        <w:rPr>
          <w:rFonts w:cstheme="minorHAnsi"/>
          <w:lang w:val="en-AU"/>
        </w:rPr>
        <w:tab/>
      </w:r>
      <w:proofErr w:type="spellStart"/>
      <w:r w:rsidR="003A06B7" w:rsidRPr="00A66C15">
        <w:rPr>
          <w:rFonts w:cstheme="minorHAnsi"/>
          <w:b/>
          <w:lang w:val="en-AU"/>
        </w:rPr>
        <w:t>scheduleByD</w:t>
      </w:r>
      <w:r w:rsidR="003A06B7">
        <w:rPr>
          <w:rFonts w:cstheme="minorHAnsi"/>
          <w:b/>
          <w:lang w:val="en-AU"/>
        </w:rPr>
        <w:t>ayOfWeek</w:t>
      </w:r>
      <w:proofErr w:type="spellEnd"/>
    </w:p>
    <w:p w14:paraId="3F4B2367" w14:textId="77777777" w:rsidR="00D64344" w:rsidRPr="00A66C15" w:rsidRDefault="00D64344" w:rsidP="00CD2D21">
      <w:pPr>
        <w:spacing w:after="40"/>
        <w:rPr>
          <w:rFonts w:cstheme="minorHAnsi"/>
          <w:lang w:val="en-AU"/>
        </w:rPr>
      </w:pPr>
      <w:r w:rsidRPr="00A66C15">
        <w:rPr>
          <w:rFonts w:cstheme="minorHAnsi"/>
          <w:lang w:val="en-AU"/>
        </w:rPr>
        <w:tab/>
      </w:r>
      <w:r w:rsidRPr="00A66C15">
        <w:rPr>
          <w:rFonts w:cstheme="minorHAnsi"/>
          <w:lang w:val="en-AU"/>
        </w:rPr>
        <w:tab/>
      </w:r>
      <w:proofErr w:type="spellStart"/>
      <w:r w:rsidRPr="00A66C15">
        <w:rPr>
          <w:rFonts w:cstheme="minorHAnsi"/>
          <w:b/>
          <w:lang w:val="en-AU"/>
        </w:rPr>
        <w:t>categoryOfSchedule</w:t>
      </w:r>
      <w:proofErr w:type="spellEnd"/>
      <w:r w:rsidRPr="00A66C15">
        <w:rPr>
          <w:rFonts w:cstheme="minorHAnsi"/>
          <w:lang w:val="en-AU"/>
        </w:rPr>
        <w:t xml:space="preserve"> =1 (normal operation)</w:t>
      </w:r>
    </w:p>
    <w:p w14:paraId="4099FBD6" w14:textId="17D634CA" w:rsidR="00D64344" w:rsidRPr="00A66C15" w:rsidRDefault="00D64344" w:rsidP="00CD2D21">
      <w:pPr>
        <w:spacing w:after="40"/>
        <w:rPr>
          <w:rFonts w:cstheme="minorHAnsi"/>
          <w:b/>
          <w:lang w:val="en-AU"/>
        </w:rPr>
      </w:pPr>
      <w:r w:rsidRPr="00A66C15">
        <w:rPr>
          <w:rFonts w:cstheme="minorHAnsi"/>
          <w:lang w:val="en-AU"/>
        </w:rPr>
        <w:tab/>
      </w:r>
      <w:r w:rsidRPr="00A66C15">
        <w:rPr>
          <w:rFonts w:cstheme="minorHAnsi"/>
          <w:lang w:val="en-AU"/>
        </w:rPr>
        <w:tab/>
      </w:r>
      <w:proofErr w:type="spellStart"/>
      <w:r w:rsidR="003A06B7" w:rsidRPr="00A66C15">
        <w:rPr>
          <w:rFonts w:cstheme="minorHAnsi"/>
          <w:b/>
          <w:lang w:val="en-AU"/>
        </w:rPr>
        <w:t>t</w:t>
      </w:r>
      <w:r w:rsidR="003A06B7">
        <w:rPr>
          <w:rFonts w:cstheme="minorHAnsi"/>
          <w:b/>
          <w:lang w:val="en-AU"/>
        </w:rPr>
        <w:t>ime</w:t>
      </w:r>
      <w:r w:rsidR="003A06B7" w:rsidRPr="00A66C15">
        <w:rPr>
          <w:rFonts w:cstheme="minorHAnsi"/>
          <w:b/>
          <w:lang w:val="en-AU"/>
        </w:rPr>
        <w:t>IntervalsByD</w:t>
      </w:r>
      <w:r w:rsidR="003A06B7">
        <w:rPr>
          <w:rFonts w:cstheme="minorHAnsi"/>
          <w:b/>
          <w:lang w:val="en-AU"/>
        </w:rPr>
        <w:t>ay</w:t>
      </w:r>
      <w:r w:rsidR="003A06B7" w:rsidRPr="00A66C15">
        <w:rPr>
          <w:rFonts w:cstheme="minorHAnsi"/>
          <w:b/>
          <w:lang w:val="en-AU"/>
        </w:rPr>
        <w:t>o</w:t>
      </w:r>
      <w:r w:rsidR="003A06B7">
        <w:rPr>
          <w:rFonts w:cstheme="minorHAnsi"/>
          <w:b/>
          <w:lang w:val="en-AU"/>
        </w:rPr>
        <w:t>f</w:t>
      </w:r>
      <w:r w:rsidR="003A06B7" w:rsidRPr="00A66C15">
        <w:rPr>
          <w:rFonts w:cstheme="minorHAnsi"/>
          <w:b/>
          <w:lang w:val="en-AU"/>
        </w:rPr>
        <w:t>W</w:t>
      </w:r>
      <w:r w:rsidR="003A06B7">
        <w:rPr>
          <w:rFonts w:cstheme="minorHAnsi"/>
          <w:b/>
          <w:lang w:val="en-AU"/>
        </w:rPr>
        <w:t>eek</w:t>
      </w:r>
      <w:proofErr w:type="spellEnd"/>
    </w:p>
    <w:p w14:paraId="6E5F1D47" w14:textId="011BA1E2" w:rsidR="00D64344" w:rsidRPr="00A66C15" w:rsidRDefault="00D64344" w:rsidP="00CD2D21">
      <w:pPr>
        <w:spacing w:after="40"/>
        <w:rPr>
          <w:rFonts w:cstheme="minorHAnsi"/>
          <w:lang w:val="en-AU"/>
        </w:rPr>
      </w:pPr>
      <w:r w:rsidRPr="00A66C15">
        <w:rPr>
          <w:rFonts w:cstheme="minorHAnsi"/>
          <w:lang w:val="en-AU"/>
        </w:rPr>
        <w:tab/>
      </w:r>
      <w:r w:rsidRPr="00A66C15">
        <w:rPr>
          <w:rFonts w:cstheme="minorHAnsi"/>
          <w:lang w:val="en-AU"/>
        </w:rPr>
        <w:tab/>
      </w:r>
      <w:r w:rsidRPr="00A66C15">
        <w:rPr>
          <w:rFonts w:cstheme="minorHAnsi"/>
          <w:lang w:val="en-AU"/>
        </w:rPr>
        <w:tab/>
      </w:r>
      <w:proofErr w:type="spellStart"/>
      <w:r w:rsidRPr="00A66C15">
        <w:rPr>
          <w:rFonts w:cstheme="minorHAnsi"/>
          <w:b/>
          <w:lang w:val="en-AU"/>
        </w:rPr>
        <w:t>dayOfWeek</w:t>
      </w:r>
      <w:proofErr w:type="spellEnd"/>
      <w:r w:rsidRPr="00A66C15">
        <w:rPr>
          <w:rFonts w:cstheme="minorHAnsi"/>
          <w:lang w:val="en-AU"/>
        </w:rPr>
        <w:t xml:space="preserve"> =</w:t>
      </w:r>
      <w:r w:rsidR="007B69CA">
        <w:rPr>
          <w:rFonts w:cstheme="minorHAnsi"/>
          <w:lang w:val="en-AU"/>
        </w:rPr>
        <w:t>2</w:t>
      </w:r>
      <w:r w:rsidRPr="00A66C15">
        <w:rPr>
          <w:rFonts w:cstheme="minorHAnsi"/>
          <w:lang w:val="en-AU"/>
        </w:rPr>
        <w:t xml:space="preserve">(Monday), </w:t>
      </w:r>
      <w:r w:rsidR="007B69CA">
        <w:rPr>
          <w:rFonts w:cstheme="minorHAnsi"/>
          <w:lang w:val="en-AU"/>
        </w:rPr>
        <w:t>4</w:t>
      </w:r>
      <w:r w:rsidRPr="00A66C15">
        <w:rPr>
          <w:rFonts w:cstheme="minorHAnsi"/>
          <w:lang w:val="en-AU"/>
        </w:rPr>
        <w:t>(Wednesday)</w:t>
      </w:r>
    </w:p>
    <w:p w14:paraId="51F31325" w14:textId="1C1E15FF" w:rsidR="00D64344" w:rsidRPr="00A66C15" w:rsidRDefault="00D64344" w:rsidP="00CD2D21">
      <w:pPr>
        <w:spacing w:after="40"/>
        <w:rPr>
          <w:rFonts w:cstheme="minorHAnsi"/>
          <w:lang w:val="en-AU"/>
        </w:rPr>
      </w:pPr>
      <w:r w:rsidRPr="00A66C15">
        <w:rPr>
          <w:rFonts w:cstheme="minorHAnsi"/>
          <w:lang w:val="en-AU"/>
        </w:rPr>
        <w:tab/>
      </w:r>
      <w:r w:rsidRPr="00A66C15">
        <w:rPr>
          <w:rFonts w:cstheme="minorHAnsi"/>
          <w:lang w:val="en-AU"/>
        </w:rPr>
        <w:tab/>
      </w:r>
      <w:r w:rsidRPr="00A66C15">
        <w:rPr>
          <w:rFonts w:cstheme="minorHAnsi"/>
          <w:lang w:val="en-AU"/>
        </w:rPr>
        <w:tab/>
      </w:r>
      <w:proofErr w:type="spellStart"/>
      <w:r w:rsidRPr="00A66C15">
        <w:rPr>
          <w:rFonts w:cstheme="minorHAnsi"/>
          <w:b/>
          <w:lang w:val="en-AU"/>
        </w:rPr>
        <w:t>dayOfWeek</w:t>
      </w:r>
      <w:r w:rsidR="003A06B7">
        <w:rPr>
          <w:rFonts w:cstheme="minorHAnsi"/>
          <w:b/>
          <w:lang w:val="en-AU"/>
        </w:rPr>
        <w:t>Is</w:t>
      </w:r>
      <w:r w:rsidRPr="00A66C15">
        <w:rPr>
          <w:rFonts w:cstheme="minorHAnsi"/>
          <w:b/>
          <w:lang w:val="en-AU"/>
        </w:rPr>
        <w:t>Range</w:t>
      </w:r>
      <w:proofErr w:type="spellEnd"/>
      <w:r w:rsidRPr="00A66C15">
        <w:rPr>
          <w:rFonts w:cstheme="minorHAnsi"/>
          <w:lang w:val="en-AU"/>
        </w:rPr>
        <w:t xml:space="preserve"> =0 (false)</w:t>
      </w:r>
    </w:p>
    <w:p w14:paraId="265D2F8E" w14:textId="7726E5EF" w:rsidR="00D64344" w:rsidRPr="00A66C15" w:rsidRDefault="00D64344" w:rsidP="00CD2D21">
      <w:pPr>
        <w:spacing w:after="40"/>
        <w:rPr>
          <w:rFonts w:cstheme="minorHAnsi"/>
          <w:b/>
          <w:lang w:val="en-AU"/>
        </w:rPr>
      </w:pPr>
      <w:r w:rsidRPr="00A66C15">
        <w:rPr>
          <w:rFonts w:cstheme="minorHAnsi"/>
          <w:lang w:val="en-AU"/>
        </w:rPr>
        <w:tab/>
      </w:r>
      <w:r w:rsidRPr="00A66C15">
        <w:rPr>
          <w:rFonts w:cstheme="minorHAnsi"/>
          <w:lang w:val="en-AU"/>
        </w:rPr>
        <w:tab/>
      </w:r>
      <w:bookmarkStart w:id="330" w:name="_Hlk522707622"/>
      <w:proofErr w:type="spellStart"/>
      <w:r w:rsidR="003A06B7" w:rsidRPr="00A66C15">
        <w:rPr>
          <w:rFonts w:cstheme="minorHAnsi"/>
          <w:b/>
          <w:lang w:val="en-AU"/>
        </w:rPr>
        <w:t>t</w:t>
      </w:r>
      <w:r w:rsidR="003A06B7">
        <w:rPr>
          <w:rFonts w:cstheme="minorHAnsi"/>
          <w:b/>
          <w:lang w:val="en-AU"/>
        </w:rPr>
        <w:t>ime</w:t>
      </w:r>
      <w:r w:rsidR="003A06B7" w:rsidRPr="00A66C15">
        <w:rPr>
          <w:rFonts w:cstheme="minorHAnsi"/>
          <w:b/>
          <w:lang w:val="en-AU"/>
        </w:rPr>
        <w:t>IntervalsByD</w:t>
      </w:r>
      <w:r w:rsidR="003A06B7">
        <w:rPr>
          <w:rFonts w:cstheme="minorHAnsi"/>
          <w:b/>
          <w:lang w:val="en-AU"/>
        </w:rPr>
        <w:t>ay</w:t>
      </w:r>
      <w:r w:rsidR="003A06B7" w:rsidRPr="00A66C15">
        <w:rPr>
          <w:rFonts w:cstheme="minorHAnsi"/>
          <w:b/>
          <w:lang w:val="en-AU"/>
        </w:rPr>
        <w:t>o</w:t>
      </w:r>
      <w:r w:rsidR="003A06B7">
        <w:rPr>
          <w:rFonts w:cstheme="minorHAnsi"/>
          <w:b/>
          <w:lang w:val="en-AU"/>
        </w:rPr>
        <w:t>f</w:t>
      </w:r>
      <w:r w:rsidR="003A06B7" w:rsidRPr="00A66C15">
        <w:rPr>
          <w:rFonts w:cstheme="minorHAnsi"/>
          <w:b/>
          <w:lang w:val="en-AU"/>
        </w:rPr>
        <w:t>W</w:t>
      </w:r>
      <w:r w:rsidR="003A06B7">
        <w:rPr>
          <w:rFonts w:cstheme="minorHAnsi"/>
          <w:b/>
          <w:lang w:val="en-AU"/>
        </w:rPr>
        <w:t>eek</w:t>
      </w:r>
      <w:bookmarkEnd w:id="330"/>
      <w:proofErr w:type="spellEnd"/>
    </w:p>
    <w:p w14:paraId="5FF6128E" w14:textId="59F79D76" w:rsidR="00D64344" w:rsidRPr="00A66C15" w:rsidRDefault="00D64344" w:rsidP="00CD2D21">
      <w:pPr>
        <w:spacing w:after="40"/>
        <w:rPr>
          <w:rFonts w:cstheme="minorHAnsi"/>
          <w:lang w:val="en-AU"/>
        </w:rPr>
      </w:pPr>
      <w:r w:rsidRPr="00A66C15">
        <w:rPr>
          <w:rFonts w:cstheme="minorHAnsi"/>
          <w:lang w:val="en-AU"/>
        </w:rPr>
        <w:tab/>
      </w:r>
      <w:r w:rsidRPr="00A66C15">
        <w:rPr>
          <w:rFonts w:cstheme="minorHAnsi"/>
          <w:lang w:val="en-AU"/>
        </w:rPr>
        <w:tab/>
      </w:r>
      <w:r w:rsidRPr="00A66C15">
        <w:rPr>
          <w:rFonts w:cstheme="minorHAnsi"/>
          <w:lang w:val="en-AU"/>
        </w:rPr>
        <w:tab/>
      </w:r>
      <w:proofErr w:type="spellStart"/>
      <w:r w:rsidRPr="00A66C15">
        <w:rPr>
          <w:rFonts w:cstheme="minorHAnsi"/>
          <w:b/>
          <w:lang w:val="en-AU"/>
        </w:rPr>
        <w:t>dayOfWeek</w:t>
      </w:r>
      <w:proofErr w:type="spellEnd"/>
      <w:r w:rsidRPr="00A66C15">
        <w:rPr>
          <w:rFonts w:cstheme="minorHAnsi"/>
          <w:lang w:val="en-AU"/>
        </w:rPr>
        <w:t xml:space="preserve"> =</w:t>
      </w:r>
      <w:r w:rsidR="007B69CA">
        <w:rPr>
          <w:rFonts w:cstheme="minorHAnsi"/>
          <w:lang w:val="en-AU"/>
        </w:rPr>
        <w:t>5</w:t>
      </w:r>
      <w:r w:rsidRPr="00A66C15">
        <w:rPr>
          <w:rFonts w:cstheme="minorHAnsi"/>
          <w:lang w:val="en-AU"/>
        </w:rPr>
        <w:t xml:space="preserve">(Thursday), </w:t>
      </w:r>
      <w:r w:rsidR="007B69CA">
        <w:rPr>
          <w:rFonts w:cstheme="minorHAnsi"/>
          <w:lang w:val="en-AU"/>
        </w:rPr>
        <w:t>7</w:t>
      </w:r>
      <w:r w:rsidRPr="00A66C15">
        <w:rPr>
          <w:rFonts w:cstheme="minorHAnsi"/>
          <w:lang w:val="en-AU"/>
        </w:rPr>
        <w:t>(Saturday)</w:t>
      </w:r>
    </w:p>
    <w:p w14:paraId="7E32C5B9" w14:textId="0B60A39E" w:rsidR="00D64344" w:rsidRPr="00A66C15" w:rsidRDefault="00D64344" w:rsidP="00CD2D21">
      <w:pPr>
        <w:spacing w:after="40"/>
        <w:rPr>
          <w:rFonts w:cstheme="minorHAnsi"/>
          <w:lang w:val="en-AU"/>
        </w:rPr>
      </w:pPr>
      <w:r w:rsidRPr="00A66C15">
        <w:rPr>
          <w:rFonts w:cstheme="minorHAnsi"/>
          <w:lang w:val="en-AU"/>
        </w:rPr>
        <w:tab/>
      </w:r>
      <w:r w:rsidRPr="00A66C15">
        <w:rPr>
          <w:rFonts w:cstheme="minorHAnsi"/>
          <w:lang w:val="en-AU"/>
        </w:rPr>
        <w:tab/>
      </w:r>
      <w:r w:rsidRPr="00A66C15">
        <w:rPr>
          <w:rFonts w:cstheme="minorHAnsi"/>
          <w:lang w:val="en-AU"/>
        </w:rPr>
        <w:tab/>
      </w:r>
      <w:proofErr w:type="spellStart"/>
      <w:r w:rsidRPr="00A66C15">
        <w:rPr>
          <w:rFonts w:cstheme="minorHAnsi"/>
          <w:b/>
          <w:lang w:val="en-AU"/>
        </w:rPr>
        <w:t>dayOfWeek</w:t>
      </w:r>
      <w:r w:rsidR="003A06B7">
        <w:rPr>
          <w:rFonts w:cstheme="minorHAnsi"/>
          <w:b/>
          <w:lang w:val="en-AU"/>
        </w:rPr>
        <w:t>Is</w:t>
      </w:r>
      <w:r w:rsidRPr="00A66C15">
        <w:rPr>
          <w:rFonts w:cstheme="minorHAnsi"/>
          <w:b/>
          <w:lang w:val="en-AU"/>
        </w:rPr>
        <w:t>Range</w:t>
      </w:r>
      <w:proofErr w:type="spellEnd"/>
      <w:r w:rsidRPr="00A66C15">
        <w:rPr>
          <w:rFonts w:cstheme="minorHAnsi"/>
          <w:lang w:val="en-AU"/>
        </w:rPr>
        <w:t xml:space="preserve"> =1 (true)</w:t>
      </w:r>
    </w:p>
    <w:p w14:paraId="0E0ACE28" w14:textId="77777777" w:rsidR="00D64344" w:rsidRPr="00A66C15" w:rsidRDefault="00D64344" w:rsidP="00CD2D21">
      <w:pPr>
        <w:spacing w:after="40"/>
        <w:rPr>
          <w:rFonts w:cstheme="minorHAnsi"/>
          <w:lang w:val="en-AU"/>
        </w:rPr>
      </w:pPr>
      <w:r w:rsidRPr="00A66C15">
        <w:rPr>
          <w:rFonts w:cstheme="minorHAnsi"/>
          <w:lang w:val="en-AU"/>
        </w:rPr>
        <w:tab/>
      </w:r>
      <w:r w:rsidRPr="00A66C15">
        <w:rPr>
          <w:rFonts w:cstheme="minorHAnsi"/>
          <w:lang w:val="en-AU"/>
        </w:rPr>
        <w:tab/>
      </w:r>
      <w:r w:rsidRPr="00A66C15">
        <w:rPr>
          <w:rFonts w:cstheme="minorHAnsi"/>
          <w:lang w:val="en-AU"/>
        </w:rPr>
        <w:tab/>
      </w:r>
      <w:proofErr w:type="spellStart"/>
      <w:r w:rsidRPr="00A66C15">
        <w:rPr>
          <w:rFonts w:cstheme="minorHAnsi"/>
          <w:b/>
          <w:lang w:val="en-AU"/>
        </w:rPr>
        <w:t>timeOfDayStart</w:t>
      </w:r>
      <w:proofErr w:type="spellEnd"/>
      <w:r w:rsidRPr="00A66C15">
        <w:rPr>
          <w:rFonts w:cstheme="minorHAnsi"/>
          <w:lang w:val="en-AU"/>
        </w:rPr>
        <w:t xml:space="preserve"> = 080000</w:t>
      </w:r>
    </w:p>
    <w:p w14:paraId="4F9393D8" w14:textId="77777777" w:rsidR="00D64344" w:rsidRPr="00A66C15" w:rsidRDefault="00D64344" w:rsidP="00CD2D21">
      <w:pPr>
        <w:spacing w:after="40"/>
        <w:rPr>
          <w:rFonts w:cstheme="minorHAnsi"/>
          <w:lang w:val="en-AU"/>
        </w:rPr>
      </w:pPr>
      <w:r w:rsidRPr="00A66C15">
        <w:rPr>
          <w:rFonts w:cstheme="minorHAnsi"/>
          <w:lang w:val="en-AU"/>
        </w:rPr>
        <w:tab/>
      </w:r>
      <w:r w:rsidRPr="00A66C15">
        <w:rPr>
          <w:rFonts w:cstheme="minorHAnsi"/>
          <w:lang w:val="en-AU"/>
        </w:rPr>
        <w:tab/>
      </w:r>
      <w:r w:rsidRPr="00A66C15">
        <w:rPr>
          <w:rFonts w:cstheme="minorHAnsi"/>
          <w:lang w:val="en-AU"/>
        </w:rPr>
        <w:tab/>
      </w:r>
      <w:proofErr w:type="spellStart"/>
      <w:r w:rsidRPr="00A66C15">
        <w:rPr>
          <w:rFonts w:cstheme="minorHAnsi"/>
          <w:b/>
          <w:lang w:val="en-AU"/>
        </w:rPr>
        <w:t>timeOfDayEnd</w:t>
      </w:r>
      <w:proofErr w:type="spellEnd"/>
      <w:r w:rsidRPr="00A66C15">
        <w:rPr>
          <w:rFonts w:cstheme="minorHAnsi"/>
          <w:lang w:val="en-AU"/>
        </w:rPr>
        <w:t xml:space="preserve"> = 160000</w:t>
      </w:r>
    </w:p>
    <w:p w14:paraId="6B9BB1F6" w14:textId="77777777" w:rsidR="00D64344" w:rsidRPr="00A66C15" w:rsidRDefault="00D64344" w:rsidP="000340BD">
      <w:pPr>
        <w:spacing w:after="0"/>
        <w:rPr>
          <w:rFonts w:cstheme="minorHAnsi"/>
          <w:b/>
          <w:lang w:val="en-AU"/>
        </w:rPr>
      </w:pPr>
      <w:proofErr w:type="spellStart"/>
      <w:r w:rsidRPr="00A66C15">
        <w:rPr>
          <w:rFonts w:cstheme="minorHAnsi"/>
          <w:b/>
          <w:lang w:val="en-AU"/>
        </w:rPr>
        <w:t>NonStandardWorkingDay</w:t>
      </w:r>
      <w:proofErr w:type="spellEnd"/>
    </w:p>
    <w:p w14:paraId="4F072B2B" w14:textId="430170DB" w:rsidR="00D64344" w:rsidRPr="00A66C15" w:rsidRDefault="00D64344" w:rsidP="00CD2D21">
      <w:pPr>
        <w:spacing w:after="40"/>
        <w:rPr>
          <w:rFonts w:cstheme="minorHAnsi"/>
          <w:lang w:val="en-AU"/>
        </w:rPr>
      </w:pPr>
      <w:r w:rsidRPr="00A66C15">
        <w:rPr>
          <w:rFonts w:cstheme="minorHAnsi"/>
          <w:lang w:val="en-AU"/>
        </w:rPr>
        <w:tab/>
      </w:r>
      <w:proofErr w:type="spellStart"/>
      <w:r w:rsidR="003A06B7">
        <w:rPr>
          <w:rFonts w:cstheme="minorHAnsi"/>
          <w:b/>
          <w:lang w:val="en-AU"/>
        </w:rPr>
        <w:t>dateFixed</w:t>
      </w:r>
      <w:proofErr w:type="spellEnd"/>
      <w:r w:rsidR="003A06B7" w:rsidRPr="00A66C15">
        <w:rPr>
          <w:rFonts w:cstheme="minorHAnsi"/>
          <w:lang w:val="en-AU"/>
        </w:rPr>
        <w:t xml:space="preserve"> </w:t>
      </w:r>
      <w:r w:rsidRPr="00A66C15">
        <w:rPr>
          <w:rFonts w:cstheme="minorHAnsi"/>
          <w:lang w:val="en-AU"/>
        </w:rPr>
        <w:t>= – – – – 0805 (5 August)</w:t>
      </w:r>
    </w:p>
    <w:p w14:paraId="610FF3C0" w14:textId="5F4F3DE1" w:rsidR="00D64344" w:rsidRDefault="00D64344" w:rsidP="00CD2D21">
      <w:pPr>
        <w:spacing w:after="40"/>
        <w:rPr>
          <w:ins w:id="331" w:author="Raphael Malyankar" w:date="2022-11-15T23:11:00Z"/>
          <w:rFonts w:cstheme="minorHAnsi"/>
          <w:lang w:val="en-AU"/>
        </w:rPr>
      </w:pPr>
      <w:r w:rsidRPr="00A66C15">
        <w:rPr>
          <w:rFonts w:cstheme="minorHAnsi"/>
          <w:lang w:val="en-AU"/>
        </w:rPr>
        <w:tab/>
      </w:r>
      <w:proofErr w:type="spellStart"/>
      <w:r w:rsidR="003A06B7">
        <w:rPr>
          <w:rFonts w:cstheme="minorHAnsi"/>
          <w:b/>
          <w:lang w:val="en-AU"/>
        </w:rPr>
        <w:t>dateVariable</w:t>
      </w:r>
      <w:proofErr w:type="spellEnd"/>
      <w:r w:rsidR="003A06B7" w:rsidRPr="00A66C15">
        <w:rPr>
          <w:rFonts w:cstheme="minorHAnsi"/>
          <w:lang w:val="en-AU"/>
        </w:rPr>
        <w:t xml:space="preserve"> </w:t>
      </w:r>
      <w:r w:rsidRPr="00A66C15">
        <w:rPr>
          <w:rFonts w:cstheme="minorHAnsi"/>
          <w:lang w:val="en-AU"/>
        </w:rPr>
        <w:t>= public holidays</w:t>
      </w:r>
    </w:p>
    <w:p w14:paraId="341F49B1" w14:textId="2174A412" w:rsidR="009171AC" w:rsidRPr="00A66C15" w:rsidRDefault="009171AC" w:rsidP="00CD2D21">
      <w:pPr>
        <w:spacing w:after="40"/>
        <w:rPr>
          <w:rFonts w:cstheme="minorHAnsi"/>
          <w:lang w:val="en-AU"/>
        </w:rPr>
      </w:pPr>
      <w:ins w:id="332" w:author="Raphael Malyankar" w:date="2022-11-15T23:11:00Z">
        <w:r>
          <w:rPr>
            <w:rFonts w:cstheme="minorHAnsi"/>
            <w:lang w:val="en-AU"/>
          </w:rPr>
          <w:tab/>
        </w:r>
        <w:proofErr w:type="spellStart"/>
        <w:r w:rsidRPr="009171AC">
          <w:rPr>
            <w:rFonts w:cstheme="minorHAnsi"/>
            <w:b/>
            <w:bCs/>
            <w:lang w:val="en-AU"/>
          </w:rPr>
          <w:t>information.text</w:t>
        </w:r>
        <w:proofErr w:type="spellEnd"/>
        <w:r>
          <w:rPr>
            <w:rFonts w:cstheme="minorHAnsi"/>
            <w:lang w:val="en-AU"/>
          </w:rPr>
          <w:t xml:space="preserve"> = “By </w:t>
        </w:r>
      </w:ins>
      <w:ins w:id="333" w:author="Raphael Malyankar" w:date="2022-11-15T23:12:00Z">
        <w:r>
          <w:rPr>
            <w:rFonts w:cstheme="minorHAnsi"/>
            <w:lang w:val="en-AU"/>
          </w:rPr>
          <w:t>pre-arrangement</w:t>
        </w:r>
      </w:ins>
      <w:ins w:id="334" w:author="Raphael Malyankar" w:date="2022-11-15T23:11:00Z">
        <w:r>
          <w:rPr>
            <w:rFonts w:cstheme="minorHAnsi"/>
            <w:lang w:val="en-AU"/>
          </w:rPr>
          <w:t>”</w:t>
        </w:r>
      </w:ins>
    </w:p>
    <w:p w14:paraId="4E688AC4" w14:textId="560CDD97" w:rsidR="00FF3DFC" w:rsidRDefault="00FF3DFC" w:rsidP="00D64344">
      <w:pPr>
        <w:rPr>
          <w:rFonts w:cstheme="minorHAnsi"/>
          <w:lang w:val="en-AU"/>
        </w:rPr>
      </w:pPr>
    </w:p>
    <w:p w14:paraId="61C6473A" w14:textId="7CCA8237" w:rsidR="002D2337" w:rsidRPr="002D2337" w:rsidRDefault="002D2337" w:rsidP="002D2337">
      <w:pPr>
        <w:rPr>
          <w:rFonts w:cstheme="minorHAnsi"/>
          <w:lang w:val="en-AU"/>
        </w:rPr>
      </w:pPr>
      <w:r w:rsidRPr="002D2337">
        <w:rPr>
          <w:rFonts w:cstheme="minorHAnsi"/>
          <w:lang w:val="en-AU"/>
        </w:rPr>
        <w:t xml:space="preserve">The above example </w:t>
      </w:r>
      <w:r w:rsidR="000412C4">
        <w:rPr>
          <w:rFonts w:cstheme="minorHAnsi"/>
          <w:lang w:val="en-AU"/>
        </w:rPr>
        <w:t>can</w:t>
      </w:r>
      <w:r w:rsidRPr="002D2337">
        <w:rPr>
          <w:rFonts w:cstheme="minorHAnsi"/>
          <w:lang w:val="en-AU"/>
        </w:rPr>
        <w:t xml:space="preserve"> be encoded as follows:</w:t>
      </w:r>
    </w:p>
    <w:p w14:paraId="0EA77814" w14:textId="2FF99836" w:rsidR="002D2337" w:rsidRPr="002D2337" w:rsidRDefault="002D2337" w:rsidP="002D2337">
      <w:pPr>
        <w:spacing w:after="0" w:line="240" w:lineRule="auto"/>
        <w:rPr>
          <w:rFonts w:ascii="Verdana" w:hAnsi="Verdana" w:cstheme="minorHAnsi"/>
          <w:lang w:val="en-AU"/>
        </w:rPr>
      </w:pPr>
      <w:r w:rsidRPr="002D2337">
        <w:rPr>
          <w:rFonts w:ascii="Verdana" w:hAnsi="Verdana" w:cstheme="minorHAnsi"/>
          <w:lang w:val="en-AU"/>
        </w:rPr>
        <w:t xml:space="preserve">        &lt;S1</w:t>
      </w:r>
      <w:r w:rsidR="005C7AF8">
        <w:rPr>
          <w:rFonts w:ascii="Verdana" w:hAnsi="Verdana" w:cstheme="minorHAnsi"/>
          <w:lang w:val="en-AU"/>
        </w:rPr>
        <w:t>31</w:t>
      </w:r>
      <w:r w:rsidRPr="002D2337">
        <w:rPr>
          <w:rFonts w:ascii="Verdana" w:hAnsi="Verdana" w:cstheme="minorHAnsi"/>
          <w:lang w:val="en-AU"/>
        </w:rPr>
        <w:t xml:space="preserve">:ServiceHours </w:t>
      </w:r>
      <w:proofErr w:type="spellStart"/>
      <w:r w:rsidRPr="002D2337">
        <w:rPr>
          <w:rFonts w:ascii="Verdana" w:hAnsi="Verdana" w:cstheme="minorHAnsi"/>
          <w:lang w:val="en-AU"/>
        </w:rPr>
        <w:t>gml:id</w:t>
      </w:r>
      <w:proofErr w:type="spellEnd"/>
      <w:r w:rsidRPr="002D2337">
        <w:rPr>
          <w:rFonts w:ascii="Verdana" w:hAnsi="Verdana" w:cstheme="minorHAnsi"/>
          <w:lang w:val="en-AU"/>
        </w:rPr>
        <w:t xml:space="preserve">="(GML ID of </w:t>
      </w:r>
      <w:proofErr w:type="spellStart"/>
      <w:r w:rsidRPr="002D2337">
        <w:rPr>
          <w:rFonts w:ascii="Verdana" w:hAnsi="Verdana" w:cstheme="minorHAnsi"/>
          <w:lang w:val="en-AU"/>
        </w:rPr>
        <w:t>ServiceHours</w:t>
      </w:r>
      <w:proofErr w:type="spellEnd"/>
      <w:r w:rsidRPr="002D2337">
        <w:rPr>
          <w:rFonts w:ascii="Verdana" w:hAnsi="Verdana" w:cstheme="minorHAnsi"/>
          <w:lang w:val="en-AU"/>
        </w:rPr>
        <w:t>)"&gt;</w:t>
      </w:r>
    </w:p>
    <w:p w14:paraId="49B66258" w14:textId="77777777" w:rsidR="002D2337" w:rsidRPr="002D2337" w:rsidRDefault="002D2337" w:rsidP="002D2337">
      <w:pPr>
        <w:spacing w:after="0" w:line="240" w:lineRule="auto"/>
        <w:rPr>
          <w:rFonts w:ascii="Verdana" w:hAnsi="Verdana" w:cstheme="minorHAnsi"/>
          <w:lang w:val="en-AU"/>
        </w:rPr>
      </w:pPr>
      <w:r w:rsidRPr="002D2337">
        <w:rPr>
          <w:rFonts w:ascii="Verdana" w:hAnsi="Verdana" w:cstheme="minorHAnsi"/>
          <w:lang w:val="en-AU"/>
        </w:rPr>
        <w:t xml:space="preserve">            &lt;</w:t>
      </w:r>
      <w:proofErr w:type="spellStart"/>
      <w:r w:rsidRPr="002D2337">
        <w:rPr>
          <w:rFonts w:ascii="Verdana" w:hAnsi="Verdana" w:cstheme="minorHAnsi"/>
          <w:lang w:val="en-AU"/>
        </w:rPr>
        <w:t>scheduleByDayOfWeek</w:t>
      </w:r>
      <w:proofErr w:type="spellEnd"/>
      <w:r w:rsidRPr="002D2337">
        <w:rPr>
          <w:rFonts w:ascii="Verdana" w:hAnsi="Verdana" w:cstheme="minorHAnsi"/>
          <w:lang w:val="en-AU"/>
        </w:rPr>
        <w:t>&gt;</w:t>
      </w:r>
    </w:p>
    <w:p w14:paraId="74E7A3F4" w14:textId="06CD47C0" w:rsidR="002D2337" w:rsidRPr="002D2337" w:rsidRDefault="002D2337" w:rsidP="002D2337">
      <w:pPr>
        <w:spacing w:after="0" w:line="240" w:lineRule="auto"/>
        <w:rPr>
          <w:rFonts w:ascii="Verdana" w:hAnsi="Verdana" w:cstheme="minorHAnsi"/>
          <w:lang w:val="en-AU"/>
        </w:rPr>
      </w:pPr>
      <w:r w:rsidRPr="002D2337">
        <w:rPr>
          <w:rFonts w:ascii="Verdana" w:hAnsi="Verdana" w:cstheme="minorHAnsi"/>
          <w:lang w:val="en-AU"/>
        </w:rPr>
        <w:t xml:space="preserve">                &lt;</w:t>
      </w:r>
      <w:proofErr w:type="spellStart"/>
      <w:r w:rsidRPr="002D2337">
        <w:rPr>
          <w:rFonts w:ascii="Verdana" w:hAnsi="Verdana" w:cstheme="minorHAnsi"/>
          <w:lang w:val="en-AU"/>
        </w:rPr>
        <w:t>categoryOfSchedule</w:t>
      </w:r>
      <w:proofErr w:type="spellEnd"/>
      <w:r w:rsidR="000412C4">
        <w:rPr>
          <w:rFonts w:ascii="Verdana" w:hAnsi="Verdana" w:cstheme="minorHAnsi"/>
          <w:lang w:val="en-AU"/>
        </w:rPr>
        <w:t xml:space="preserve"> code=”1”</w:t>
      </w:r>
      <w:r w:rsidRPr="002D2337">
        <w:rPr>
          <w:rFonts w:ascii="Verdana" w:hAnsi="Verdana" w:cstheme="minorHAnsi"/>
          <w:lang w:val="en-AU"/>
        </w:rPr>
        <w:t>&gt;</w:t>
      </w:r>
      <w:r w:rsidR="000412C4">
        <w:rPr>
          <w:rFonts w:ascii="Verdana" w:hAnsi="Verdana" w:cstheme="minorHAnsi"/>
          <w:lang w:val="en-AU"/>
        </w:rPr>
        <w:t>N</w:t>
      </w:r>
      <w:r w:rsidRPr="002D2337">
        <w:rPr>
          <w:rFonts w:ascii="Verdana" w:hAnsi="Verdana" w:cstheme="minorHAnsi"/>
          <w:lang w:val="en-AU"/>
        </w:rPr>
        <w:t xml:space="preserve">ormal </w:t>
      </w:r>
      <w:r w:rsidR="000412C4">
        <w:rPr>
          <w:rFonts w:ascii="Verdana" w:hAnsi="Verdana" w:cstheme="minorHAnsi"/>
          <w:lang w:val="en-AU"/>
        </w:rPr>
        <w:t>O</w:t>
      </w:r>
      <w:r w:rsidRPr="002D2337">
        <w:rPr>
          <w:rFonts w:ascii="Verdana" w:hAnsi="Verdana" w:cstheme="minorHAnsi"/>
          <w:lang w:val="en-AU"/>
        </w:rPr>
        <w:t>peration&lt;/</w:t>
      </w:r>
      <w:proofErr w:type="spellStart"/>
      <w:r w:rsidRPr="002D2337">
        <w:rPr>
          <w:rFonts w:ascii="Verdana" w:hAnsi="Verdana" w:cstheme="minorHAnsi"/>
          <w:lang w:val="en-AU"/>
        </w:rPr>
        <w:t>categoryOfSchedule</w:t>
      </w:r>
      <w:proofErr w:type="spellEnd"/>
      <w:r w:rsidRPr="002D2337">
        <w:rPr>
          <w:rFonts w:ascii="Verdana" w:hAnsi="Verdana" w:cstheme="minorHAnsi"/>
          <w:lang w:val="en-AU"/>
        </w:rPr>
        <w:t>&gt;</w:t>
      </w:r>
    </w:p>
    <w:p w14:paraId="7589CD9C" w14:textId="77777777" w:rsidR="002D2337" w:rsidRPr="002D2337" w:rsidRDefault="002D2337" w:rsidP="002D2337">
      <w:pPr>
        <w:spacing w:after="0" w:line="240" w:lineRule="auto"/>
        <w:rPr>
          <w:rFonts w:ascii="Verdana" w:hAnsi="Verdana" w:cstheme="minorHAnsi"/>
          <w:lang w:val="en-AU"/>
        </w:rPr>
      </w:pPr>
      <w:r w:rsidRPr="002D2337">
        <w:rPr>
          <w:rFonts w:ascii="Verdana" w:hAnsi="Verdana" w:cstheme="minorHAnsi"/>
          <w:lang w:val="en-AU"/>
        </w:rPr>
        <w:t xml:space="preserve">                &lt;</w:t>
      </w:r>
      <w:proofErr w:type="spellStart"/>
      <w:r w:rsidRPr="002D2337">
        <w:rPr>
          <w:rFonts w:ascii="Verdana" w:hAnsi="Verdana" w:cstheme="minorHAnsi"/>
          <w:lang w:val="en-AU"/>
        </w:rPr>
        <w:t>timeIntervalsByDayOfWeek</w:t>
      </w:r>
      <w:proofErr w:type="spellEnd"/>
      <w:r w:rsidRPr="002D2337">
        <w:rPr>
          <w:rFonts w:ascii="Verdana" w:hAnsi="Verdana" w:cstheme="minorHAnsi"/>
          <w:lang w:val="en-AU"/>
        </w:rPr>
        <w:t>&gt;</w:t>
      </w:r>
    </w:p>
    <w:p w14:paraId="42A1D12F" w14:textId="0C4654DD" w:rsidR="002D2337" w:rsidRPr="002D2337" w:rsidRDefault="002D2337" w:rsidP="002D2337">
      <w:pPr>
        <w:spacing w:after="0" w:line="240" w:lineRule="auto"/>
        <w:rPr>
          <w:rFonts w:ascii="Verdana" w:hAnsi="Verdana" w:cstheme="minorHAnsi"/>
          <w:lang w:val="en-AU"/>
        </w:rPr>
      </w:pPr>
      <w:r w:rsidRPr="002D2337">
        <w:rPr>
          <w:rFonts w:ascii="Verdana" w:hAnsi="Verdana" w:cstheme="minorHAnsi"/>
          <w:lang w:val="en-AU"/>
        </w:rPr>
        <w:t xml:space="preserve">                    &lt;</w:t>
      </w:r>
      <w:proofErr w:type="spellStart"/>
      <w:r w:rsidRPr="002D2337">
        <w:rPr>
          <w:rFonts w:ascii="Verdana" w:hAnsi="Verdana" w:cstheme="minorHAnsi"/>
          <w:lang w:val="en-AU"/>
        </w:rPr>
        <w:t>dayOfWeek</w:t>
      </w:r>
      <w:proofErr w:type="spellEnd"/>
      <w:r w:rsidR="000412C4">
        <w:rPr>
          <w:rFonts w:ascii="Verdana" w:hAnsi="Verdana" w:cstheme="minorHAnsi"/>
          <w:lang w:val="en-AU"/>
        </w:rPr>
        <w:t xml:space="preserve"> code=”2”</w:t>
      </w:r>
      <w:r w:rsidRPr="002D2337">
        <w:rPr>
          <w:rFonts w:ascii="Verdana" w:hAnsi="Verdana" w:cstheme="minorHAnsi"/>
          <w:lang w:val="en-AU"/>
        </w:rPr>
        <w:t>&gt;Monday&lt;/</w:t>
      </w:r>
      <w:proofErr w:type="spellStart"/>
      <w:r w:rsidRPr="002D2337">
        <w:rPr>
          <w:rFonts w:ascii="Verdana" w:hAnsi="Verdana" w:cstheme="minorHAnsi"/>
          <w:lang w:val="en-AU"/>
        </w:rPr>
        <w:t>dayOfWeek</w:t>
      </w:r>
      <w:proofErr w:type="spellEnd"/>
      <w:r w:rsidRPr="002D2337">
        <w:rPr>
          <w:rFonts w:ascii="Verdana" w:hAnsi="Verdana" w:cstheme="minorHAnsi"/>
          <w:lang w:val="en-AU"/>
        </w:rPr>
        <w:t>&gt;</w:t>
      </w:r>
    </w:p>
    <w:p w14:paraId="54E2C71F" w14:textId="01325A09" w:rsidR="002D2337" w:rsidRPr="002D2337" w:rsidRDefault="002D2337" w:rsidP="002D2337">
      <w:pPr>
        <w:spacing w:after="0" w:line="240" w:lineRule="auto"/>
        <w:rPr>
          <w:rFonts w:ascii="Verdana" w:hAnsi="Verdana" w:cstheme="minorHAnsi"/>
          <w:lang w:val="en-AU"/>
        </w:rPr>
      </w:pPr>
      <w:r w:rsidRPr="002D2337">
        <w:rPr>
          <w:rFonts w:ascii="Verdana" w:hAnsi="Verdana" w:cstheme="minorHAnsi"/>
          <w:lang w:val="en-AU"/>
        </w:rPr>
        <w:t xml:space="preserve">                    &lt;</w:t>
      </w:r>
      <w:proofErr w:type="spellStart"/>
      <w:r w:rsidRPr="002D2337">
        <w:rPr>
          <w:rFonts w:ascii="Verdana" w:hAnsi="Verdana" w:cstheme="minorHAnsi"/>
          <w:lang w:val="en-AU"/>
        </w:rPr>
        <w:t>dayOfWeek</w:t>
      </w:r>
      <w:proofErr w:type="spellEnd"/>
      <w:r w:rsidR="000412C4" w:rsidRPr="000412C4">
        <w:rPr>
          <w:rFonts w:ascii="Verdana" w:hAnsi="Verdana" w:cstheme="minorHAnsi"/>
          <w:lang w:val="en-AU"/>
        </w:rPr>
        <w:t xml:space="preserve"> </w:t>
      </w:r>
      <w:r w:rsidR="000412C4">
        <w:rPr>
          <w:rFonts w:ascii="Verdana" w:hAnsi="Verdana" w:cstheme="minorHAnsi"/>
          <w:lang w:val="en-AU"/>
        </w:rPr>
        <w:t>code=”3”</w:t>
      </w:r>
      <w:r w:rsidRPr="002D2337">
        <w:rPr>
          <w:rFonts w:ascii="Verdana" w:hAnsi="Verdana" w:cstheme="minorHAnsi"/>
          <w:lang w:val="en-AU"/>
        </w:rPr>
        <w:t>&gt;Wednesday&lt;/</w:t>
      </w:r>
      <w:proofErr w:type="spellStart"/>
      <w:r w:rsidRPr="002D2337">
        <w:rPr>
          <w:rFonts w:ascii="Verdana" w:hAnsi="Verdana" w:cstheme="minorHAnsi"/>
          <w:lang w:val="en-AU"/>
        </w:rPr>
        <w:t>dayOfWeek</w:t>
      </w:r>
      <w:proofErr w:type="spellEnd"/>
      <w:r w:rsidRPr="002D2337">
        <w:rPr>
          <w:rFonts w:ascii="Verdana" w:hAnsi="Verdana" w:cstheme="minorHAnsi"/>
          <w:lang w:val="en-AU"/>
        </w:rPr>
        <w:t>&gt;</w:t>
      </w:r>
    </w:p>
    <w:p w14:paraId="1AFDE24E" w14:textId="6B635BD9" w:rsidR="002D2337" w:rsidRPr="002D2337" w:rsidRDefault="002D2337" w:rsidP="002D2337">
      <w:pPr>
        <w:spacing w:after="0" w:line="240" w:lineRule="auto"/>
        <w:rPr>
          <w:rFonts w:ascii="Verdana" w:hAnsi="Verdana" w:cstheme="minorHAnsi"/>
          <w:lang w:val="en-AU"/>
        </w:rPr>
      </w:pPr>
      <w:r w:rsidRPr="002D2337">
        <w:rPr>
          <w:rFonts w:ascii="Verdana" w:hAnsi="Verdana" w:cstheme="minorHAnsi"/>
          <w:lang w:val="en-AU"/>
        </w:rPr>
        <w:t xml:space="preserve">                    &lt;</w:t>
      </w:r>
      <w:proofErr w:type="spellStart"/>
      <w:r w:rsidRPr="002D2337">
        <w:rPr>
          <w:rFonts w:ascii="Verdana" w:hAnsi="Verdana" w:cstheme="minorHAnsi"/>
          <w:lang w:val="en-AU"/>
        </w:rPr>
        <w:t>dayOfWeekIsRange</w:t>
      </w:r>
      <w:proofErr w:type="spellEnd"/>
      <w:r w:rsidRPr="002D2337">
        <w:rPr>
          <w:rFonts w:ascii="Verdana" w:hAnsi="Verdana" w:cstheme="minorHAnsi"/>
          <w:lang w:val="en-AU"/>
        </w:rPr>
        <w:t>&gt;</w:t>
      </w:r>
      <w:r w:rsidR="00062C23">
        <w:rPr>
          <w:rFonts w:ascii="Verdana" w:hAnsi="Verdana" w:cstheme="minorHAnsi"/>
          <w:lang w:val="en-AU"/>
        </w:rPr>
        <w:t>0</w:t>
      </w:r>
      <w:r w:rsidRPr="002D2337">
        <w:rPr>
          <w:rFonts w:ascii="Verdana" w:hAnsi="Verdana" w:cstheme="minorHAnsi"/>
          <w:lang w:val="en-AU"/>
        </w:rPr>
        <w:t>&lt;/</w:t>
      </w:r>
      <w:proofErr w:type="spellStart"/>
      <w:r w:rsidRPr="002D2337">
        <w:rPr>
          <w:rFonts w:ascii="Verdana" w:hAnsi="Verdana" w:cstheme="minorHAnsi"/>
          <w:lang w:val="en-AU"/>
        </w:rPr>
        <w:t>dayOfWeekIsRange</w:t>
      </w:r>
      <w:proofErr w:type="spellEnd"/>
      <w:r w:rsidRPr="002D2337">
        <w:rPr>
          <w:rFonts w:ascii="Verdana" w:hAnsi="Verdana" w:cstheme="minorHAnsi"/>
          <w:lang w:val="en-AU"/>
        </w:rPr>
        <w:t>&gt;</w:t>
      </w:r>
    </w:p>
    <w:p w14:paraId="18DF8F59" w14:textId="77777777" w:rsidR="002D2337" w:rsidRPr="002D2337" w:rsidRDefault="002D2337" w:rsidP="002D2337">
      <w:pPr>
        <w:spacing w:after="0" w:line="240" w:lineRule="auto"/>
        <w:rPr>
          <w:rFonts w:ascii="Verdana" w:hAnsi="Verdana" w:cstheme="minorHAnsi"/>
          <w:lang w:val="en-AU"/>
        </w:rPr>
      </w:pPr>
      <w:r w:rsidRPr="002D2337">
        <w:rPr>
          <w:rFonts w:ascii="Verdana" w:hAnsi="Verdana" w:cstheme="minorHAnsi"/>
          <w:lang w:val="en-AU"/>
        </w:rPr>
        <w:t xml:space="preserve">                    &lt;</w:t>
      </w:r>
      <w:proofErr w:type="spellStart"/>
      <w:r w:rsidRPr="002D2337">
        <w:rPr>
          <w:rFonts w:ascii="Verdana" w:hAnsi="Verdana" w:cstheme="minorHAnsi"/>
          <w:lang w:val="en-AU"/>
        </w:rPr>
        <w:t>timeOfDayStart</w:t>
      </w:r>
      <w:proofErr w:type="spellEnd"/>
      <w:r w:rsidRPr="002D2337">
        <w:rPr>
          <w:rFonts w:ascii="Verdana" w:hAnsi="Verdana" w:cstheme="minorHAnsi"/>
          <w:lang w:val="en-AU"/>
        </w:rPr>
        <w:t>&gt;00:00:00&lt;/</w:t>
      </w:r>
      <w:proofErr w:type="spellStart"/>
      <w:r w:rsidRPr="002D2337">
        <w:rPr>
          <w:rFonts w:ascii="Verdana" w:hAnsi="Verdana" w:cstheme="minorHAnsi"/>
          <w:lang w:val="en-AU"/>
        </w:rPr>
        <w:t>timeOfDayStart</w:t>
      </w:r>
      <w:proofErr w:type="spellEnd"/>
      <w:r w:rsidRPr="002D2337">
        <w:rPr>
          <w:rFonts w:ascii="Verdana" w:hAnsi="Verdana" w:cstheme="minorHAnsi"/>
          <w:lang w:val="en-AU"/>
        </w:rPr>
        <w:t>&gt;</w:t>
      </w:r>
    </w:p>
    <w:p w14:paraId="538B07F9" w14:textId="77777777" w:rsidR="002D2337" w:rsidRPr="002D2337" w:rsidRDefault="002D2337" w:rsidP="002D2337">
      <w:pPr>
        <w:spacing w:after="0" w:line="240" w:lineRule="auto"/>
        <w:rPr>
          <w:rFonts w:ascii="Verdana" w:hAnsi="Verdana" w:cstheme="minorHAnsi"/>
          <w:lang w:val="en-AU"/>
        </w:rPr>
      </w:pPr>
      <w:r w:rsidRPr="002D2337">
        <w:rPr>
          <w:rFonts w:ascii="Verdana" w:hAnsi="Verdana" w:cstheme="minorHAnsi"/>
          <w:lang w:val="en-AU"/>
        </w:rPr>
        <w:t xml:space="preserve">                    &lt;</w:t>
      </w:r>
      <w:proofErr w:type="spellStart"/>
      <w:r w:rsidRPr="002D2337">
        <w:rPr>
          <w:rFonts w:ascii="Verdana" w:hAnsi="Verdana" w:cstheme="minorHAnsi"/>
          <w:lang w:val="en-AU"/>
        </w:rPr>
        <w:t>timeOfDayEnd</w:t>
      </w:r>
      <w:proofErr w:type="spellEnd"/>
      <w:r w:rsidRPr="002D2337">
        <w:rPr>
          <w:rFonts w:ascii="Verdana" w:hAnsi="Verdana" w:cstheme="minorHAnsi"/>
          <w:lang w:val="en-AU"/>
        </w:rPr>
        <w:t>&gt;24:00:00&lt;/</w:t>
      </w:r>
      <w:proofErr w:type="spellStart"/>
      <w:r w:rsidRPr="002D2337">
        <w:rPr>
          <w:rFonts w:ascii="Verdana" w:hAnsi="Verdana" w:cstheme="minorHAnsi"/>
          <w:lang w:val="en-AU"/>
        </w:rPr>
        <w:t>timeOfDayEnd</w:t>
      </w:r>
      <w:proofErr w:type="spellEnd"/>
      <w:r w:rsidRPr="002D2337">
        <w:rPr>
          <w:rFonts w:ascii="Verdana" w:hAnsi="Verdana" w:cstheme="minorHAnsi"/>
          <w:lang w:val="en-AU"/>
        </w:rPr>
        <w:t>&gt;</w:t>
      </w:r>
    </w:p>
    <w:p w14:paraId="17BDAF9B" w14:textId="77777777" w:rsidR="002D2337" w:rsidRPr="002D2337" w:rsidRDefault="002D2337" w:rsidP="002D2337">
      <w:pPr>
        <w:spacing w:after="0" w:line="240" w:lineRule="auto"/>
        <w:rPr>
          <w:rFonts w:ascii="Verdana" w:hAnsi="Verdana" w:cstheme="minorHAnsi"/>
          <w:lang w:val="en-AU"/>
        </w:rPr>
      </w:pPr>
      <w:r w:rsidRPr="002D2337">
        <w:rPr>
          <w:rFonts w:ascii="Verdana" w:hAnsi="Verdana" w:cstheme="minorHAnsi"/>
          <w:lang w:val="en-AU"/>
        </w:rPr>
        <w:t xml:space="preserve">                &lt;/</w:t>
      </w:r>
      <w:proofErr w:type="spellStart"/>
      <w:r w:rsidRPr="002D2337">
        <w:rPr>
          <w:rFonts w:ascii="Verdana" w:hAnsi="Verdana" w:cstheme="minorHAnsi"/>
          <w:lang w:val="en-AU"/>
        </w:rPr>
        <w:t>timeIntervalsByDayOfWeek</w:t>
      </w:r>
      <w:proofErr w:type="spellEnd"/>
      <w:r w:rsidRPr="002D2337">
        <w:rPr>
          <w:rFonts w:ascii="Verdana" w:hAnsi="Verdana" w:cstheme="minorHAnsi"/>
          <w:lang w:val="en-AU"/>
        </w:rPr>
        <w:t>&gt;</w:t>
      </w:r>
    </w:p>
    <w:p w14:paraId="6306801C" w14:textId="77777777" w:rsidR="002D2337" w:rsidRPr="002D2337" w:rsidRDefault="002D2337" w:rsidP="002D2337">
      <w:pPr>
        <w:spacing w:after="0" w:line="240" w:lineRule="auto"/>
        <w:rPr>
          <w:rFonts w:ascii="Verdana" w:hAnsi="Verdana" w:cstheme="minorHAnsi"/>
          <w:lang w:val="en-AU"/>
        </w:rPr>
      </w:pPr>
      <w:r w:rsidRPr="002D2337">
        <w:rPr>
          <w:rFonts w:ascii="Verdana" w:hAnsi="Verdana" w:cstheme="minorHAnsi"/>
          <w:lang w:val="en-AU"/>
        </w:rPr>
        <w:t xml:space="preserve">                &lt;</w:t>
      </w:r>
      <w:proofErr w:type="spellStart"/>
      <w:r w:rsidRPr="002D2337">
        <w:rPr>
          <w:rFonts w:ascii="Verdana" w:hAnsi="Verdana" w:cstheme="minorHAnsi"/>
          <w:lang w:val="en-AU"/>
        </w:rPr>
        <w:t>timeIntervalsByDayOfWeek</w:t>
      </w:r>
      <w:proofErr w:type="spellEnd"/>
      <w:r w:rsidRPr="002D2337">
        <w:rPr>
          <w:rFonts w:ascii="Verdana" w:hAnsi="Verdana" w:cstheme="minorHAnsi"/>
          <w:lang w:val="en-AU"/>
        </w:rPr>
        <w:t>&gt;</w:t>
      </w:r>
    </w:p>
    <w:p w14:paraId="0B6D91DC" w14:textId="03B4C425" w:rsidR="002D2337" w:rsidRPr="002D2337" w:rsidRDefault="002D2337" w:rsidP="002D2337">
      <w:pPr>
        <w:spacing w:after="0" w:line="240" w:lineRule="auto"/>
        <w:rPr>
          <w:rFonts w:ascii="Verdana" w:hAnsi="Verdana" w:cstheme="minorHAnsi"/>
          <w:lang w:val="en-AU"/>
        </w:rPr>
      </w:pPr>
      <w:r w:rsidRPr="002D2337">
        <w:rPr>
          <w:rFonts w:ascii="Verdana" w:hAnsi="Verdana" w:cstheme="minorHAnsi"/>
          <w:lang w:val="en-AU"/>
        </w:rPr>
        <w:t xml:space="preserve">                    &lt;</w:t>
      </w:r>
      <w:proofErr w:type="spellStart"/>
      <w:r w:rsidRPr="002D2337">
        <w:rPr>
          <w:rFonts w:ascii="Verdana" w:hAnsi="Verdana" w:cstheme="minorHAnsi"/>
          <w:lang w:val="en-AU"/>
        </w:rPr>
        <w:t>dayOfWeek</w:t>
      </w:r>
      <w:proofErr w:type="spellEnd"/>
      <w:r w:rsidR="000412C4" w:rsidRPr="000412C4">
        <w:rPr>
          <w:rFonts w:ascii="Verdana" w:hAnsi="Verdana" w:cstheme="minorHAnsi"/>
          <w:lang w:val="en-AU"/>
        </w:rPr>
        <w:t xml:space="preserve"> </w:t>
      </w:r>
      <w:r w:rsidR="000412C4">
        <w:rPr>
          <w:rFonts w:ascii="Verdana" w:hAnsi="Verdana" w:cstheme="minorHAnsi"/>
          <w:lang w:val="en-AU"/>
        </w:rPr>
        <w:t>code=”5”</w:t>
      </w:r>
      <w:r w:rsidRPr="002D2337">
        <w:rPr>
          <w:rFonts w:ascii="Verdana" w:hAnsi="Verdana" w:cstheme="minorHAnsi"/>
          <w:lang w:val="en-AU"/>
        </w:rPr>
        <w:t>&gt;Thursday&lt;/</w:t>
      </w:r>
      <w:proofErr w:type="spellStart"/>
      <w:r w:rsidRPr="002D2337">
        <w:rPr>
          <w:rFonts w:ascii="Verdana" w:hAnsi="Verdana" w:cstheme="minorHAnsi"/>
          <w:lang w:val="en-AU"/>
        </w:rPr>
        <w:t>dayOfWeek</w:t>
      </w:r>
      <w:proofErr w:type="spellEnd"/>
      <w:r w:rsidRPr="002D2337">
        <w:rPr>
          <w:rFonts w:ascii="Verdana" w:hAnsi="Verdana" w:cstheme="minorHAnsi"/>
          <w:lang w:val="en-AU"/>
        </w:rPr>
        <w:t>&gt;</w:t>
      </w:r>
    </w:p>
    <w:p w14:paraId="058156AE" w14:textId="48D56DC0" w:rsidR="002D2337" w:rsidRPr="002D2337" w:rsidRDefault="002D2337" w:rsidP="002D2337">
      <w:pPr>
        <w:spacing w:after="0" w:line="240" w:lineRule="auto"/>
        <w:rPr>
          <w:rFonts w:ascii="Verdana" w:hAnsi="Verdana" w:cstheme="minorHAnsi"/>
          <w:lang w:val="en-AU"/>
        </w:rPr>
      </w:pPr>
      <w:r w:rsidRPr="002D2337">
        <w:rPr>
          <w:rFonts w:ascii="Verdana" w:hAnsi="Verdana" w:cstheme="minorHAnsi"/>
          <w:lang w:val="en-AU"/>
        </w:rPr>
        <w:t xml:space="preserve">                    &lt;</w:t>
      </w:r>
      <w:proofErr w:type="spellStart"/>
      <w:r w:rsidRPr="002D2337">
        <w:rPr>
          <w:rFonts w:ascii="Verdana" w:hAnsi="Verdana" w:cstheme="minorHAnsi"/>
          <w:lang w:val="en-AU"/>
        </w:rPr>
        <w:t>dayOfWeek</w:t>
      </w:r>
      <w:proofErr w:type="spellEnd"/>
      <w:r w:rsidR="000412C4" w:rsidRPr="000412C4">
        <w:rPr>
          <w:rFonts w:ascii="Verdana" w:hAnsi="Verdana" w:cstheme="minorHAnsi"/>
          <w:lang w:val="en-AU"/>
        </w:rPr>
        <w:t xml:space="preserve"> </w:t>
      </w:r>
      <w:r w:rsidR="000412C4">
        <w:rPr>
          <w:rFonts w:ascii="Verdana" w:hAnsi="Verdana" w:cstheme="minorHAnsi"/>
          <w:lang w:val="en-AU"/>
        </w:rPr>
        <w:t>code=”6”</w:t>
      </w:r>
      <w:r w:rsidRPr="002D2337">
        <w:rPr>
          <w:rFonts w:ascii="Verdana" w:hAnsi="Verdana" w:cstheme="minorHAnsi"/>
          <w:lang w:val="en-AU"/>
        </w:rPr>
        <w:t>&gt;Saturday&lt;/</w:t>
      </w:r>
      <w:proofErr w:type="spellStart"/>
      <w:r w:rsidRPr="002D2337">
        <w:rPr>
          <w:rFonts w:ascii="Verdana" w:hAnsi="Verdana" w:cstheme="minorHAnsi"/>
          <w:lang w:val="en-AU"/>
        </w:rPr>
        <w:t>dayOfWeek</w:t>
      </w:r>
      <w:proofErr w:type="spellEnd"/>
      <w:r w:rsidRPr="002D2337">
        <w:rPr>
          <w:rFonts w:ascii="Verdana" w:hAnsi="Verdana" w:cstheme="minorHAnsi"/>
          <w:lang w:val="en-AU"/>
        </w:rPr>
        <w:t>&gt;</w:t>
      </w:r>
    </w:p>
    <w:p w14:paraId="4DE6F5B3" w14:textId="77777777" w:rsidR="002D2337" w:rsidRPr="002D2337" w:rsidRDefault="002D2337" w:rsidP="002D2337">
      <w:pPr>
        <w:spacing w:after="0" w:line="240" w:lineRule="auto"/>
        <w:rPr>
          <w:rFonts w:ascii="Verdana" w:hAnsi="Verdana" w:cstheme="minorHAnsi"/>
          <w:lang w:val="en-AU"/>
        </w:rPr>
      </w:pPr>
      <w:r w:rsidRPr="002D2337">
        <w:rPr>
          <w:rFonts w:ascii="Verdana" w:hAnsi="Verdana" w:cstheme="minorHAnsi"/>
          <w:lang w:val="en-AU"/>
        </w:rPr>
        <w:t xml:space="preserve">                    &lt;</w:t>
      </w:r>
      <w:proofErr w:type="spellStart"/>
      <w:r w:rsidRPr="002D2337">
        <w:rPr>
          <w:rFonts w:ascii="Verdana" w:hAnsi="Verdana" w:cstheme="minorHAnsi"/>
          <w:lang w:val="en-AU"/>
        </w:rPr>
        <w:t>dayOfWeekIsRange</w:t>
      </w:r>
      <w:proofErr w:type="spellEnd"/>
      <w:r w:rsidRPr="002D2337">
        <w:rPr>
          <w:rFonts w:ascii="Verdana" w:hAnsi="Verdana" w:cstheme="minorHAnsi"/>
          <w:lang w:val="en-AU"/>
        </w:rPr>
        <w:t>&gt;0&lt;/</w:t>
      </w:r>
      <w:proofErr w:type="spellStart"/>
      <w:r w:rsidRPr="002D2337">
        <w:rPr>
          <w:rFonts w:ascii="Verdana" w:hAnsi="Verdana" w:cstheme="minorHAnsi"/>
          <w:lang w:val="en-AU"/>
        </w:rPr>
        <w:t>dayOfWeekIsRange</w:t>
      </w:r>
      <w:proofErr w:type="spellEnd"/>
      <w:r w:rsidRPr="002D2337">
        <w:rPr>
          <w:rFonts w:ascii="Verdana" w:hAnsi="Verdana" w:cstheme="minorHAnsi"/>
          <w:lang w:val="en-AU"/>
        </w:rPr>
        <w:t>&gt;</w:t>
      </w:r>
    </w:p>
    <w:p w14:paraId="306CBF7A" w14:textId="77777777" w:rsidR="002D2337" w:rsidRPr="002D2337" w:rsidRDefault="002D2337" w:rsidP="002D2337">
      <w:pPr>
        <w:spacing w:after="0" w:line="240" w:lineRule="auto"/>
        <w:rPr>
          <w:rFonts w:ascii="Verdana" w:hAnsi="Verdana" w:cstheme="minorHAnsi"/>
          <w:lang w:val="en-AU"/>
        </w:rPr>
      </w:pPr>
      <w:r w:rsidRPr="002D2337">
        <w:rPr>
          <w:rFonts w:ascii="Verdana" w:hAnsi="Verdana" w:cstheme="minorHAnsi"/>
          <w:lang w:val="en-AU"/>
        </w:rPr>
        <w:t xml:space="preserve">                    &lt;</w:t>
      </w:r>
      <w:proofErr w:type="spellStart"/>
      <w:r w:rsidRPr="002D2337">
        <w:rPr>
          <w:rFonts w:ascii="Verdana" w:hAnsi="Verdana" w:cstheme="minorHAnsi"/>
          <w:lang w:val="en-AU"/>
        </w:rPr>
        <w:t>timeOfDayStart</w:t>
      </w:r>
      <w:proofErr w:type="spellEnd"/>
      <w:r w:rsidRPr="002D2337">
        <w:rPr>
          <w:rFonts w:ascii="Verdana" w:hAnsi="Verdana" w:cstheme="minorHAnsi"/>
          <w:lang w:val="en-AU"/>
        </w:rPr>
        <w:t>&gt;08:00:00&lt;/</w:t>
      </w:r>
      <w:proofErr w:type="spellStart"/>
      <w:r w:rsidRPr="002D2337">
        <w:rPr>
          <w:rFonts w:ascii="Verdana" w:hAnsi="Verdana" w:cstheme="minorHAnsi"/>
          <w:lang w:val="en-AU"/>
        </w:rPr>
        <w:t>timeOfDayStart</w:t>
      </w:r>
      <w:proofErr w:type="spellEnd"/>
      <w:r w:rsidRPr="002D2337">
        <w:rPr>
          <w:rFonts w:ascii="Verdana" w:hAnsi="Verdana" w:cstheme="minorHAnsi"/>
          <w:lang w:val="en-AU"/>
        </w:rPr>
        <w:t>&gt;</w:t>
      </w:r>
    </w:p>
    <w:p w14:paraId="56FA70ED" w14:textId="77777777" w:rsidR="002D2337" w:rsidRPr="002D2337" w:rsidRDefault="002D2337" w:rsidP="002D2337">
      <w:pPr>
        <w:spacing w:after="0" w:line="240" w:lineRule="auto"/>
        <w:rPr>
          <w:rFonts w:ascii="Verdana" w:hAnsi="Verdana" w:cstheme="minorHAnsi"/>
          <w:lang w:val="en-AU"/>
        </w:rPr>
      </w:pPr>
      <w:r w:rsidRPr="002D2337">
        <w:rPr>
          <w:rFonts w:ascii="Verdana" w:hAnsi="Verdana" w:cstheme="minorHAnsi"/>
          <w:lang w:val="en-AU"/>
        </w:rPr>
        <w:lastRenderedPageBreak/>
        <w:t xml:space="preserve">                    &lt;</w:t>
      </w:r>
      <w:proofErr w:type="spellStart"/>
      <w:r w:rsidRPr="002D2337">
        <w:rPr>
          <w:rFonts w:ascii="Verdana" w:hAnsi="Verdana" w:cstheme="minorHAnsi"/>
          <w:lang w:val="en-AU"/>
        </w:rPr>
        <w:t>timeOfDayEnd</w:t>
      </w:r>
      <w:proofErr w:type="spellEnd"/>
      <w:r w:rsidRPr="002D2337">
        <w:rPr>
          <w:rFonts w:ascii="Verdana" w:hAnsi="Verdana" w:cstheme="minorHAnsi"/>
          <w:lang w:val="en-AU"/>
        </w:rPr>
        <w:t>&gt;16:00:00&lt;/</w:t>
      </w:r>
      <w:proofErr w:type="spellStart"/>
      <w:r w:rsidRPr="002D2337">
        <w:rPr>
          <w:rFonts w:ascii="Verdana" w:hAnsi="Verdana" w:cstheme="minorHAnsi"/>
          <w:lang w:val="en-AU"/>
        </w:rPr>
        <w:t>timeOfDayEnd</w:t>
      </w:r>
      <w:proofErr w:type="spellEnd"/>
      <w:r w:rsidRPr="002D2337">
        <w:rPr>
          <w:rFonts w:ascii="Verdana" w:hAnsi="Verdana" w:cstheme="minorHAnsi"/>
          <w:lang w:val="en-AU"/>
        </w:rPr>
        <w:t>&gt;</w:t>
      </w:r>
    </w:p>
    <w:p w14:paraId="60CB2A7C" w14:textId="77777777" w:rsidR="002D2337" w:rsidRPr="002D2337" w:rsidRDefault="002D2337" w:rsidP="002D2337">
      <w:pPr>
        <w:spacing w:after="0" w:line="240" w:lineRule="auto"/>
        <w:rPr>
          <w:rFonts w:ascii="Verdana" w:hAnsi="Verdana" w:cstheme="minorHAnsi"/>
          <w:lang w:val="en-AU"/>
        </w:rPr>
      </w:pPr>
      <w:r w:rsidRPr="002D2337">
        <w:rPr>
          <w:rFonts w:ascii="Verdana" w:hAnsi="Verdana" w:cstheme="minorHAnsi"/>
          <w:lang w:val="en-AU"/>
        </w:rPr>
        <w:t xml:space="preserve">                &lt;/</w:t>
      </w:r>
      <w:proofErr w:type="spellStart"/>
      <w:r w:rsidRPr="002D2337">
        <w:rPr>
          <w:rFonts w:ascii="Verdana" w:hAnsi="Verdana" w:cstheme="minorHAnsi"/>
          <w:lang w:val="en-AU"/>
        </w:rPr>
        <w:t>timeIntervalsByDayOfWeek</w:t>
      </w:r>
      <w:proofErr w:type="spellEnd"/>
      <w:r w:rsidRPr="002D2337">
        <w:rPr>
          <w:rFonts w:ascii="Verdana" w:hAnsi="Verdana" w:cstheme="minorHAnsi"/>
          <w:lang w:val="en-AU"/>
        </w:rPr>
        <w:t>&gt;</w:t>
      </w:r>
    </w:p>
    <w:p w14:paraId="6D29B095" w14:textId="77777777" w:rsidR="002D2337" w:rsidRPr="002D2337" w:rsidRDefault="002D2337" w:rsidP="002D2337">
      <w:pPr>
        <w:spacing w:after="0" w:line="240" w:lineRule="auto"/>
        <w:rPr>
          <w:rFonts w:ascii="Verdana" w:hAnsi="Verdana" w:cstheme="minorHAnsi"/>
          <w:lang w:val="en-AU"/>
        </w:rPr>
      </w:pPr>
      <w:r w:rsidRPr="002D2337">
        <w:rPr>
          <w:rFonts w:ascii="Verdana" w:hAnsi="Verdana" w:cstheme="minorHAnsi"/>
          <w:lang w:val="en-AU"/>
        </w:rPr>
        <w:t xml:space="preserve">            &lt;/</w:t>
      </w:r>
      <w:proofErr w:type="spellStart"/>
      <w:r w:rsidRPr="002D2337">
        <w:rPr>
          <w:rFonts w:ascii="Verdana" w:hAnsi="Verdana" w:cstheme="minorHAnsi"/>
          <w:lang w:val="en-AU"/>
        </w:rPr>
        <w:t>scheduleByDayOfWeek</w:t>
      </w:r>
      <w:proofErr w:type="spellEnd"/>
      <w:r w:rsidRPr="002D2337">
        <w:rPr>
          <w:rFonts w:ascii="Verdana" w:hAnsi="Verdana" w:cstheme="minorHAnsi"/>
          <w:lang w:val="en-AU"/>
        </w:rPr>
        <w:t>&gt;</w:t>
      </w:r>
    </w:p>
    <w:p w14:paraId="736846A7" w14:textId="77777777" w:rsidR="002D2337" w:rsidRPr="002D2337" w:rsidRDefault="002D2337" w:rsidP="002D2337">
      <w:pPr>
        <w:spacing w:after="0" w:line="240" w:lineRule="auto"/>
        <w:rPr>
          <w:rFonts w:ascii="Verdana" w:hAnsi="Verdana" w:cstheme="minorHAnsi"/>
          <w:lang w:val="en-AU"/>
        </w:rPr>
      </w:pPr>
      <w:r w:rsidRPr="002D2337">
        <w:rPr>
          <w:rFonts w:ascii="Verdana" w:hAnsi="Verdana" w:cstheme="minorHAnsi"/>
          <w:lang w:val="en-AU"/>
        </w:rPr>
        <w:t xml:space="preserve">            &lt;</w:t>
      </w:r>
      <w:proofErr w:type="spellStart"/>
      <w:r w:rsidRPr="002D2337">
        <w:rPr>
          <w:rFonts w:ascii="Verdana" w:hAnsi="Verdana" w:cstheme="minorHAnsi"/>
          <w:lang w:val="en-AU"/>
        </w:rPr>
        <w:t>partialWorkingDay</w:t>
      </w:r>
      <w:proofErr w:type="spellEnd"/>
      <w:r w:rsidRPr="002D2337">
        <w:rPr>
          <w:rFonts w:ascii="Verdana" w:hAnsi="Verdana" w:cstheme="minorHAnsi"/>
          <w:lang w:val="en-AU"/>
        </w:rPr>
        <w:t xml:space="preserve"> </w:t>
      </w:r>
      <w:proofErr w:type="spellStart"/>
      <w:r w:rsidRPr="002D2337">
        <w:rPr>
          <w:rFonts w:ascii="Verdana" w:hAnsi="Verdana" w:cstheme="minorHAnsi"/>
          <w:lang w:val="en-AU"/>
        </w:rPr>
        <w:t>xlink:href</w:t>
      </w:r>
      <w:proofErr w:type="spellEnd"/>
      <w:r w:rsidRPr="002D2337">
        <w:rPr>
          <w:rFonts w:ascii="Verdana" w:hAnsi="Verdana" w:cstheme="minorHAnsi"/>
          <w:lang w:val="en-AU"/>
        </w:rPr>
        <w:t xml:space="preserve">="(reference to </w:t>
      </w:r>
      <w:proofErr w:type="spellStart"/>
      <w:r w:rsidRPr="002D2337">
        <w:rPr>
          <w:rFonts w:ascii="Verdana" w:hAnsi="Verdana" w:cstheme="minorHAnsi"/>
          <w:lang w:val="en-AU"/>
        </w:rPr>
        <w:t>NonStandardWorkingDay</w:t>
      </w:r>
      <w:proofErr w:type="spellEnd"/>
      <w:r w:rsidRPr="002D2337">
        <w:rPr>
          <w:rFonts w:ascii="Verdana" w:hAnsi="Verdana" w:cstheme="minorHAnsi"/>
          <w:lang w:val="en-AU"/>
        </w:rPr>
        <w:t>)"/&gt;</w:t>
      </w:r>
    </w:p>
    <w:p w14:paraId="026B5EB2" w14:textId="3311D9BA" w:rsidR="002D2337" w:rsidRPr="002D2337" w:rsidRDefault="002D2337" w:rsidP="002D2337">
      <w:pPr>
        <w:spacing w:after="0" w:line="240" w:lineRule="auto"/>
        <w:rPr>
          <w:rFonts w:ascii="Verdana" w:hAnsi="Verdana" w:cstheme="minorHAnsi"/>
          <w:lang w:val="en-AU"/>
        </w:rPr>
      </w:pPr>
      <w:r w:rsidRPr="002D2337">
        <w:rPr>
          <w:rFonts w:ascii="Verdana" w:hAnsi="Verdana" w:cstheme="minorHAnsi"/>
          <w:lang w:val="en-AU"/>
        </w:rPr>
        <w:t xml:space="preserve">        &lt;/S1</w:t>
      </w:r>
      <w:r w:rsidR="005C7AF8">
        <w:rPr>
          <w:rFonts w:ascii="Verdana" w:hAnsi="Verdana" w:cstheme="minorHAnsi"/>
          <w:lang w:val="en-AU"/>
        </w:rPr>
        <w:t>31</w:t>
      </w:r>
      <w:r w:rsidRPr="002D2337">
        <w:rPr>
          <w:rFonts w:ascii="Verdana" w:hAnsi="Verdana" w:cstheme="minorHAnsi"/>
          <w:lang w:val="en-AU"/>
        </w:rPr>
        <w:t>:ServiceHours&gt;</w:t>
      </w:r>
    </w:p>
    <w:p w14:paraId="6C1C8709" w14:textId="77777777" w:rsidR="002D2337" w:rsidRPr="002D2337" w:rsidRDefault="002D2337" w:rsidP="002D2337">
      <w:pPr>
        <w:spacing w:after="0" w:line="240" w:lineRule="auto"/>
        <w:rPr>
          <w:rFonts w:ascii="Verdana" w:hAnsi="Verdana" w:cstheme="minorHAnsi"/>
          <w:lang w:val="en-AU"/>
        </w:rPr>
      </w:pPr>
    </w:p>
    <w:p w14:paraId="1D756334" w14:textId="17758F9E" w:rsidR="002D2337" w:rsidRPr="002D2337" w:rsidRDefault="002D2337" w:rsidP="002D2337">
      <w:pPr>
        <w:spacing w:after="0" w:line="240" w:lineRule="auto"/>
        <w:rPr>
          <w:rFonts w:ascii="Verdana" w:hAnsi="Verdana" w:cstheme="minorHAnsi"/>
          <w:lang w:val="en-AU"/>
        </w:rPr>
      </w:pPr>
      <w:r w:rsidRPr="002D2337">
        <w:rPr>
          <w:rFonts w:ascii="Verdana" w:hAnsi="Verdana" w:cstheme="minorHAnsi"/>
          <w:lang w:val="en-AU"/>
        </w:rPr>
        <w:t xml:space="preserve">        &lt;S1</w:t>
      </w:r>
      <w:r w:rsidR="005C7AF8">
        <w:rPr>
          <w:rFonts w:ascii="Verdana" w:hAnsi="Verdana" w:cstheme="minorHAnsi"/>
          <w:lang w:val="en-AU"/>
        </w:rPr>
        <w:t>31</w:t>
      </w:r>
      <w:r w:rsidRPr="002D2337">
        <w:rPr>
          <w:rFonts w:ascii="Verdana" w:hAnsi="Verdana" w:cstheme="minorHAnsi"/>
          <w:lang w:val="en-AU"/>
        </w:rPr>
        <w:t xml:space="preserve">:NonStandardWorkingDay </w:t>
      </w:r>
      <w:proofErr w:type="spellStart"/>
      <w:r w:rsidRPr="002D2337">
        <w:rPr>
          <w:rFonts w:ascii="Verdana" w:hAnsi="Verdana" w:cstheme="minorHAnsi"/>
          <w:lang w:val="en-AU"/>
        </w:rPr>
        <w:t>gml:id</w:t>
      </w:r>
      <w:proofErr w:type="spellEnd"/>
      <w:r w:rsidRPr="002D2337">
        <w:rPr>
          <w:rFonts w:ascii="Verdana" w:hAnsi="Verdana" w:cstheme="minorHAnsi"/>
          <w:lang w:val="en-AU"/>
        </w:rPr>
        <w:t xml:space="preserve">="(GML ID of </w:t>
      </w:r>
      <w:proofErr w:type="spellStart"/>
      <w:r w:rsidRPr="002D2337">
        <w:rPr>
          <w:rFonts w:ascii="Verdana" w:hAnsi="Verdana" w:cstheme="minorHAnsi"/>
          <w:lang w:val="en-AU"/>
        </w:rPr>
        <w:t>NonStandardWorkingDay</w:t>
      </w:r>
      <w:proofErr w:type="spellEnd"/>
      <w:r w:rsidRPr="002D2337">
        <w:rPr>
          <w:rFonts w:ascii="Verdana" w:hAnsi="Verdana" w:cstheme="minorHAnsi"/>
          <w:lang w:val="en-AU"/>
        </w:rPr>
        <w:t>)"&gt;</w:t>
      </w:r>
    </w:p>
    <w:p w14:paraId="3B6B80E8" w14:textId="77777777" w:rsidR="002D2337" w:rsidRPr="002D2337" w:rsidRDefault="002D2337" w:rsidP="002D2337">
      <w:pPr>
        <w:spacing w:after="0" w:line="240" w:lineRule="auto"/>
        <w:rPr>
          <w:rFonts w:ascii="Verdana" w:hAnsi="Verdana" w:cstheme="minorHAnsi"/>
          <w:lang w:val="en-AU"/>
        </w:rPr>
      </w:pPr>
      <w:r w:rsidRPr="002D2337">
        <w:rPr>
          <w:rFonts w:ascii="Verdana" w:hAnsi="Verdana" w:cstheme="minorHAnsi"/>
          <w:lang w:val="en-AU"/>
        </w:rPr>
        <w:t xml:space="preserve">            &lt;</w:t>
      </w:r>
      <w:proofErr w:type="spellStart"/>
      <w:r w:rsidRPr="002D2337">
        <w:rPr>
          <w:rFonts w:ascii="Verdana" w:hAnsi="Verdana" w:cstheme="minorHAnsi"/>
          <w:lang w:val="en-AU"/>
        </w:rPr>
        <w:t>dateFixed</w:t>
      </w:r>
      <w:proofErr w:type="spellEnd"/>
      <w:r w:rsidRPr="002D2337">
        <w:rPr>
          <w:rFonts w:ascii="Verdana" w:hAnsi="Verdana" w:cstheme="minorHAnsi"/>
          <w:lang w:val="en-AU"/>
        </w:rPr>
        <w:t>&gt;&lt;</w:t>
      </w:r>
      <w:proofErr w:type="spellStart"/>
      <w:r w:rsidRPr="002D2337">
        <w:rPr>
          <w:rFonts w:ascii="Verdana" w:hAnsi="Verdana" w:cstheme="minorHAnsi"/>
          <w:lang w:val="en-AU"/>
        </w:rPr>
        <w:t>gMonthDay</w:t>
      </w:r>
      <w:proofErr w:type="spellEnd"/>
      <w:r w:rsidRPr="002D2337">
        <w:rPr>
          <w:rFonts w:ascii="Verdana" w:hAnsi="Verdana" w:cstheme="minorHAnsi"/>
          <w:lang w:val="en-AU"/>
        </w:rPr>
        <w:t>&gt;--08-05&lt;/</w:t>
      </w:r>
      <w:proofErr w:type="spellStart"/>
      <w:r w:rsidRPr="002D2337">
        <w:rPr>
          <w:rFonts w:ascii="Verdana" w:hAnsi="Verdana" w:cstheme="minorHAnsi"/>
          <w:lang w:val="en-AU"/>
        </w:rPr>
        <w:t>gMonthDay</w:t>
      </w:r>
      <w:proofErr w:type="spellEnd"/>
      <w:r w:rsidRPr="002D2337">
        <w:rPr>
          <w:rFonts w:ascii="Verdana" w:hAnsi="Verdana" w:cstheme="minorHAnsi"/>
          <w:lang w:val="en-AU"/>
        </w:rPr>
        <w:t>&gt;&lt;/</w:t>
      </w:r>
      <w:proofErr w:type="spellStart"/>
      <w:r w:rsidRPr="002D2337">
        <w:rPr>
          <w:rFonts w:ascii="Verdana" w:hAnsi="Verdana" w:cstheme="minorHAnsi"/>
          <w:lang w:val="en-AU"/>
        </w:rPr>
        <w:t>dateFixed</w:t>
      </w:r>
      <w:proofErr w:type="spellEnd"/>
      <w:r w:rsidRPr="002D2337">
        <w:rPr>
          <w:rFonts w:ascii="Verdana" w:hAnsi="Verdana" w:cstheme="minorHAnsi"/>
          <w:lang w:val="en-AU"/>
        </w:rPr>
        <w:t>&gt;</w:t>
      </w:r>
    </w:p>
    <w:p w14:paraId="263D14E8" w14:textId="617F3E6A" w:rsidR="002D2337" w:rsidRDefault="002D2337" w:rsidP="002D2337">
      <w:pPr>
        <w:spacing w:after="0" w:line="240" w:lineRule="auto"/>
        <w:rPr>
          <w:ins w:id="335" w:author="Raphael Malyankar" w:date="2022-11-15T23:13:00Z"/>
          <w:rFonts w:ascii="Verdana" w:hAnsi="Verdana" w:cstheme="minorHAnsi"/>
          <w:lang w:val="en-AU"/>
        </w:rPr>
      </w:pPr>
      <w:r w:rsidRPr="002D2337">
        <w:rPr>
          <w:rFonts w:ascii="Verdana" w:hAnsi="Verdana" w:cstheme="minorHAnsi"/>
          <w:lang w:val="en-AU"/>
        </w:rPr>
        <w:t xml:space="preserve">            &lt;</w:t>
      </w:r>
      <w:proofErr w:type="spellStart"/>
      <w:r w:rsidRPr="002D2337">
        <w:rPr>
          <w:rFonts w:ascii="Verdana" w:hAnsi="Verdana" w:cstheme="minorHAnsi"/>
          <w:lang w:val="en-AU"/>
        </w:rPr>
        <w:t>dateVariable</w:t>
      </w:r>
      <w:proofErr w:type="spellEnd"/>
      <w:r w:rsidRPr="002D2337">
        <w:rPr>
          <w:rFonts w:ascii="Verdana" w:hAnsi="Verdana" w:cstheme="minorHAnsi"/>
          <w:lang w:val="en-AU"/>
        </w:rPr>
        <w:t>&gt;public holidays&lt;/</w:t>
      </w:r>
      <w:proofErr w:type="spellStart"/>
      <w:r w:rsidRPr="002D2337">
        <w:rPr>
          <w:rFonts w:ascii="Verdana" w:hAnsi="Verdana" w:cstheme="minorHAnsi"/>
          <w:lang w:val="en-AU"/>
        </w:rPr>
        <w:t>dateVariable</w:t>
      </w:r>
      <w:proofErr w:type="spellEnd"/>
      <w:r w:rsidRPr="002D2337">
        <w:rPr>
          <w:rFonts w:ascii="Verdana" w:hAnsi="Verdana" w:cstheme="minorHAnsi"/>
          <w:lang w:val="en-AU"/>
        </w:rPr>
        <w:t>&gt;</w:t>
      </w:r>
    </w:p>
    <w:p w14:paraId="698A621D" w14:textId="402B2ADF" w:rsidR="008570D1" w:rsidRPr="002D2337" w:rsidRDefault="008570D1" w:rsidP="002D2337">
      <w:pPr>
        <w:spacing w:after="0" w:line="240" w:lineRule="auto"/>
        <w:rPr>
          <w:rFonts w:ascii="Verdana" w:hAnsi="Verdana" w:cstheme="minorHAnsi"/>
          <w:lang w:val="en-AU"/>
        </w:rPr>
      </w:pPr>
      <w:ins w:id="336" w:author="Raphael Malyankar" w:date="2022-11-15T23:13:00Z">
        <w:r>
          <w:rPr>
            <w:rFonts w:ascii="Verdana" w:hAnsi="Verdana" w:cstheme="minorHAnsi"/>
            <w:lang w:val="en-AU"/>
          </w:rPr>
          <w:t xml:space="preserve">            &lt;information&gt;&lt;text&gt;By pre-arrangement&lt;/tex</w:t>
        </w:r>
      </w:ins>
      <w:ins w:id="337" w:author="Raphael Malyankar" w:date="2022-11-15T23:14:00Z">
        <w:r>
          <w:rPr>
            <w:rFonts w:ascii="Verdana" w:hAnsi="Verdana" w:cstheme="minorHAnsi"/>
            <w:lang w:val="en-AU"/>
          </w:rPr>
          <w:t>t&lt;/information&gt;</w:t>
        </w:r>
      </w:ins>
    </w:p>
    <w:p w14:paraId="1057CCD8" w14:textId="77777777" w:rsidR="002D2337" w:rsidRPr="002D2337" w:rsidRDefault="002D2337" w:rsidP="002D2337">
      <w:pPr>
        <w:spacing w:after="0" w:line="240" w:lineRule="auto"/>
        <w:rPr>
          <w:rFonts w:ascii="Verdana" w:hAnsi="Verdana" w:cstheme="minorHAnsi"/>
          <w:lang w:val="en-AU"/>
        </w:rPr>
      </w:pPr>
      <w:r w:rsidRPr="002D2337">
        <w:rPr>
          <w:rFonts w:ascii="Verdana" w:hAnsi="Verdana" w:cstheme="minorHAnsi"/>
          <w:lang w:val="en-AU"/>
        </w:rPr>
        <w:t xml:space="preserve">            &lt;</w:t>
      </w:r>
      <w:proofErr w:type="spellStart"/>
      <w:r w:rsidRPr="002D2337">
        <w:rPr>
          <w:rFonts w:ascii="Verdana" w:hAnsi="Verdana" w:cstheme="minorHAnsi"/>
          <w:lang w:val="en-AU"/>
        </w:rPr>
        <w:t>theServiceHours_nsdy</w:t>
      </w:r>
      <w:proofErr w:type="spellEnd"/>
      <w:r w:rsidRPr="002D2337">
        <w:rPr>
          <w:rFonts w:ascii="Verdana" w:hAnsi="Verdana" w:cstheme="minorHAnsi"/>
          <w:lang w:val="en-AU"/>
        </w:rPr>
        <w:t xml:space="preserve"> </w:t>
      </w:r>
      <w:proofErr w:type="spellStart"/>
      <w:r w:rsidRPr="002D2337">
        <w:rPr>
          <w:rFonts w:ascii="Verdana" w:hAnsi="Verdana" w:cstheme="minorHAnsi"/>
          <w:lang w:val="en-AU"/>
        </w:rPr>
        <w:t>xlink:href</w:t>
      </w:r>
      <w:proofErr w:type="spellEnd"/>
      <w:r w:rsidRPr="002D2337">
        <w:rPr>
          <w:rFonts w:ascii="Verdana" w:hAnsi="Verdana" w:cstheme="minorHAnsi"/>
          <w:lang w:val="en-AU"/>
        </w:rPr>
        <w:t xml:space="preserve">="(reference to </w:t>
      </w:r>
      <w:proofErr w:type="spellStart"/>
      <w:r w:rsidRPr="002D2337">
        <w:rPr>
          <w:rFonts w:ascii="Verdana" w:hAnsi="Verdana" w:cstheme="minorHAnsi"/>
          <w:lang w:val="en-AU"/>
        </w:rPr>
        <w:t>ServiceHours</w:t>
      </w:r>
      <w:proofErr w:type="spellEnd"/>
      <w:r w:rsidRPr="002D2337">
        <w:rPr>
          <w:rFonts w:ascii="Verdana" w:hAnsi="Verdana" w:cstheme="minorHAnsi"/>
          <w:lang w:val="en-AU"/>
        </w:rPr>
        <w:t>)"/&gt;</w:t>
      </w:r>
    </w:p>
    <w:p w14:paraId="135A35AA" w14:textId="5559F4DB" w:rsidR="002D2337" w:rsidRPr="002D2337" w:rsidRDefault="002D2337" w:rsidP="002D2337">
      <w:pPr>
        <w:spacing w:after="0" w:line="240" w:lineRule="auto"/>
        <w:rPr>
          <w:rFonts w:ascii="Verdana" w:hAnsi="Verdana" w:cstheme="minorHAnsi"/>
          <w:lang w:val="en-AU"/>
        </w:rPr>
      </w:pPr>
      <w:r w:rsidRPr="002D2337">
        <w:rPr>
          <w:rFonts w:ascii="Verdana" w:hAnsi="Verdana" w:cstheme="minorHAnsi"/>
          <w:lang w:val="en-AU"/>
        </w:rPr>
        <w:t xml:space="preserve">        &lt;/S1</w:t>
      </w:r>
      <w:r w:rsidR="005C7AF8">
        <w:rPr>
          <w:rFonts w:ascii="Verdana" w:hAnsi="Verdana" w:cstheme="minorHAnsi"/>
          <w:lang w:val="en-AU"/>
        </w:rPr>
        <w:t>31</w:t>
      </w:r>
      <w:r w:rsidRPr="002D2337">
        <w:rPr>
          <w:rFonts w:ascii="Verdana" w:hAnsi="Verdana" w:cstheme="minorHAnsi"/>
          <w:lang w:val="en-AU"/>
        </w:rPr>
        <w:t>:NonStandardWorkingDay&gt;</w:t>
      </w:r>
    </w:p>
    <w:p w14:paraId="469DD5D4" w14:textId="77777777" w:rsidR="002D2337" w:rsidRDefault="002D2337" w:rsidP="00D64344">
      <w:pPr>
        <w:rPr>
          <w:rFonts w:cstheme="minorHAnsi"/>
          <w:lang w:val="en-AU"/>
        </w:rPr>
      </w:pPr>
    </w:p>
    <w:p w14:paraId="3C06F281" w14:textId="336F42F5" w:rsidR="00D64344" w:rsidRPr="00A66C15" w:rsidRDefault="00D64344" w:rsidP="00D64344">
      <w:pPr>
        <w:rPr>
          <w:rFonts w:cstheme="minorHAnsi"/>
          <w:lang w:val="en-AU"/>
        </w:rPr>
      </w:pPr>
      <w:r w:rsidRPr="00A66C15">
        <w:rPr>
          <w:rFonts w:cstheme="minorHAnsi"/>
          <w:lang w:val="en-AU"/>
        </w:rPr>
        <w:t>If the days of week are known but the hours of availability are unknown, there is no time</w:t>
      </w:r>
      <w:r w:rsidR="00D74AAC">
        <w:rPr>
          <w:rFonts w:cstheme="minorHAnsi"/>
          <w:lang w:val="en-AU"/>
        </w:rPr>
        <w:t xml:space="preserve"> attribute</w:t>
      </w:r>
      <w:r w:rsidRPr="00A66C15">
        <w:rPr>
          <w:rFonts w:cstheme="minorHAnsi"/>
          <w:lang w:val="en-AU"/>
        </w:rPr>
        <w:t>.</w:t>
      </w:r>
      <w:r w:rsidR="003A06B7">
        <w:rPr>
          <w:rFonts w:cstheme="minorHAnsi"/>
          <w:lang w:val="en-AU"/>
        </w:rPr>
        <w:t xml:space="preserve"> Twenty-four availability is indicated by encoding the availability period as 000000-240000.</w:t>
      </w:r>
      <w:r w:rsidR="009A7930">
        <w:rPr>
          <w:rFonts w:cstheme="minorHAnsi"/>
          <w:lang w:val="en-AU"/>
        </w:rPr>
        <w:t xml:space="preserve"> </w:t>
      </w:r>
      <w:r w:rsidR="009A7930" w:rsidRPr="009A7930">
        <w:rPr>
          <w:rFonts w:cstheme="minorHAnsi"/>
          <w:lang w:val="en-AU"/>
        </w:rPr>
        <w:t xml:space="preserve">Special cases such as unknown can be explained in the </w:t>
      </w:r>
      <w:proofErr w:type="spellStart"/>
      <w:r w:rsidR="009A7930" w:rsidRPr="009A7930">
        <w:rPr>
          <w:rFonts w:cstheme="minorHAnsi"/>
          <w:b/>
          <w:lang w:val="en-AU"/>
        </w:rPr>
        <w:t>textContent</w:t>
      </w:r>
      <w:proofErr w:type="spellEnd"/>
      <w:r w:rsidR="009A7930" w:rsidRPr="009A7930">
        <w:rPr>
          <w:rFonts w:cstheme="minorHAnsi"/>
          <w:lang w:val="en-AU"/>
        </w:rPr>
        <w:t xml:space="preserve"> or </w:t>
      </w:r>
      <w:r w:rsidR="009A7930" w:rsidRPr="009A7930">
        <w:rPr>
          <w:rFonts w:cstheme="minorHAnsi"/>
          <w:b/>
          <w:lang w:val="en-AU"/>
        </w:rPr>
        <w:t>information</w:t>
      </w:r>
      <w:r w:rsidR="009A7930" w:rsidRPr="009A7930">
        <w:rPr>
          <w:rFonts w:cstheme="minorHAnsi"/>
          <w:lang w:val="en-AU"/>
        </w:rPr>
        <w:t xml:space="preserve"> attribute</w:t>
      </w:r>
      <w:r w:rsidR="009A7930">
        <w:rPr>
          <w:rFonts w:cstheme="minorHAnsi"/>
          <w:lang w:val="en-AU"/>
        </w:rPr>
        <w:t xml:space="preserve"> of </w:t>
      </w:r>
      <w:proofErr w:type="spellStart"/>
      <w:r w:rsidR="009A7930" w:rsidRPr="009A7930">
        <w:rPr>
          <w:rFonts w:cstheme="minorHAnsi"/>
          <w:b/>
          <w:lang w:val="en-AU"/>
        </w:rPr>
        <w:t>ServiceHours</w:t>
      </w:r>
      <w:proofErr w:type="spellEnd"/>
      <w:r w:rsidR="009A7930">
        <w:rPr>
          <w:rFonts w:cstheme="minorHAnsi"/>
          <w:lang w:val="en-AU"/>
        </w:rPr>
        <w:t>.</w:t>
      </w:r>
    </w:p>
    <w:p w14:paraId="71920BF6" w14:textId="160CB7EA" w:rsidR="00D64344" w:rsidRPr="00A66C15" w:rsidRDefault="00D64344" w:rsidP="00D64344">
      <w:pPr>
        <w:rPr>
          <w:rFonts w:cstheme="minorHAnsi"/>
          <w:lang w:val="en-AU"/>
        </w:rPr>
      </w:pPr>
      <w:r w:rsidRPr="00A66C15">
        <w:rPr>
          <w:rFonts w:cstheme="minorHAnsi"/>
          <w:lang w:val="en-AU"/>
        </w:rPr>
        <w:t xml:space="preserve">To encode two or more periods within the same day, repeat the </w:t>
      </w:r>
      <w:proofErr w:type="spellStart"/>
      <w:r w:rsidRPr="00A66C15">
        <w:rPr>
          <w:rFonts w:cstheme="minorHAnsi"/>
          <w:b/>
          <w:lang w:val="en-AU"/>
        </w:rPr>
        <w:t>timeOfDayStart</w:t>
      </w:r>
      <w:proofErr w:type="spellEnd"/>
      <w:r w:rsidRPr="00A66C15">
        <w:rPr>
          <w:rFonts w:cstheme="minorHAnsi"/>
          <w:lang w:val="en-AU"/>
        </w:rPr>
        <w:t xml:space="preserve"> and </w:t>
      </w:r>
      <w:proofErr w:type="spellStart"/>
      <w:r w:rsidRPr="00A66C15">
        <w:rPr>
          <w:rFonts w:cstheme="minorHAnsi"/>
          <w:b/>
          <w:lang w:val="en-AU"/>
        </w:rPr>
        <w:t>timeOfDayEnd</w:t>
      </w:r>
      <w:proofErr w:type="spellEnd"/>
      <w:r w:rsidRPr="00A66C15">
        <w:rPr>
          <w:rFonts w:cstheme="minorHAnsi"/>
          <w:lang w:val="en-AU"/>
        </w:rPr>
        <w:t xml:space="preserve"> attributes. If one of the times is not known, it may be </w:t>
      </w:r>
      <w:proofErr w:type="spellStart"/>
      <w:r w:rsidRPr="00A66C15">
        <w:rPr>
          <w:rFonts w:cstheme="minorHAnsi"/>
          <w:lang w:val="en-AU"/>
        </w:rPr>
        <w:t>nilled</w:t>
      </w:r>
      <w:proofErr w:type="spellEnd"/>
      <w:r w:rsidRPr="00A66C15">
        <w:rPr>
          <w:rFonts w:cstheme="minorHAnsi"/>
          <w:lang w:val="en-AU"/>
        </w:rPr>
        <w:t xml:space="preserve"> as described in </w:t>
      </w:r>
      <w:r w:rsidR="00C44E77">
        <w:rPr>
          <w:rFonts w:cstheme="minorHAnsi"/>
          <w:lang w:val="en-AU"/>
        </w:rPr>
        <w:t>clause</w:t>
      </w:r>
      <w:r w:rsidR="00C44E77" w:rsidRPr="00A66C15">
        <w:rPr>
          <w:rFonts w:cstheme="minorHAnsi"/>
          <w:lang w:val="en-AU"/>
        </w:rPr>
        <w:t xml:space="preserve"> </w:t>
      </w:r>
      <w:r w:rsidRPr="00A66C15">
        <w:rPr>
          <w:rFonts w:cstheme="minorHAnsi"/>
          <w:lang w:val="en-AU"/>
        </w:rPr>
        <w:t>2.4.4.</w:t>
      </w:r>
    </w:p>
    <w:p w14:paraId="0AE1D90D" w14:textId="77777777" w:rsidR="00D64344" w:rsidRPr="00A66C15" w:rsidRDefault="00D64344" w:rsidP="00D64344">
      <w:pPr>
        <w:rPr>
          <w:rFonts w:cstheme="minorHAnsi"/>
          <w:lang w:val="en-AU"/>
        </w:rPr>
      </w:pPr>
      <w:r w:rsidRPr="00A66C15">
        <w:rPr>
          <w:rFonts w:cstheme="minorHAnsi"/>
          <w:lang w:val="en-AU"/>
        </w:rPr>
        <w:t>For example, to encode open hours of 8 a.m. to 12 noon and 1 p.m. to 5 p.m. on Thursdays and Saturdays:</w:t>
      </w:r>
    </w:p>
    <w:p w14:paraId="155084CB" w14:textId="50A512D4" w:rsidR="00D64344" w:rsidRPr="00A66C15" w:rsidRDefault="00D64344" w:rsidP="005F3643">
      <w:pPr>
        <w:spacing w:after="0"/>
        <w:rPr>
          <w:rFonts w:cstheme="minorHAnsi"/>
          <w:b/>
          <w:lang w:val="en-AU"/>
        </w:rPr>
      </w:pPr>
      <w:r w:rsidRPr="00A66C15">
        <w:rPr>
          <w:rFonts w:cstheme="minorHAnsi"/>
          <w:lang w:val="en-AU"/>
        </w:rPr>
        <w:tab/>
      </w:r>
      <w:r w:rsidRPr="00A66C15">
        <w:rPr>
          <w:rFonts w:cstheme="minorHAnsi"/>
          <w:lang w:val="en-AU"/>
        </w:rPr>
        <w:tab/>
      </w:r>
      <w:proofErr w:type="spellStart"/>
      <w:r w:rsidR="00A164BF" w:rsidRPr="00A66C15">
        <w:rPr>
          <w:rFonts w:cstheme="minorHAnsi"/>
          <w:b/>
          <w:lang w:val="en-AU"/>
        </w:rPr>
        <w:t>t</w:t>
      </w:r>
      <w:r w:rsidR="00A164BF">
        <w:rPr>
          <w:rFonts w:cstheme="minorHAnsi"/>
          <w:b/>
          <w:lang w:val="en-AU"/>
        </w:rPr>
        <w:t>ime</w:t>
      </w:r>
      <w:r w:rsidR="00A164BF" w:rsidRPr="00A66C15">
        <w:rPr>
          <w:rFonts w:cstheme="minorHAnsi"/>
          <w:b/>
          <w:lang w:val="en-AU"/>
        </w:rPr>
        <w:t>IntervalsByD</w:t>
      </w:r>
      <w:r w:rsidR="00A164BF">
        <w:rPr>
          <w:rFonts w:cstheme="minorHAnsi"/>
          <w:b/>
          <w:lang w:val="en-AU"/>
        </w:rPr>
        <w:t>ay</w:t>
      </w:r>
      <w:r w:rsidR="00A164BF" w:rsidRPr="00A66C15">
        <w:rPr>
          <w:rFonts w:cstheme="minorHAnsi"/>
          <w:b/>
          <w:lang w:val="en-AU"/>
        </w:rPr>
        <w:t>o</w:t>
      </w:r>
      <w:r w:rsidR="00A164BF">
        <w:rPr>
          <w:rFonts w:cstheme="minorHAnsi"/>
          <w:b/>
          <w:lang w:val="en-AU"/>
        </w:rPr>
        <w:t>f</w:t>
      </w:r>
      <w:r w:rsidR="00A164BF" w:rsidRPr="00A66C15">
        <w:rPr>
          <w:rFonts w:cstheme="minorHAnsi"/>
          <w:b/>
          <w:lang w:val="en-AU"/>
        </w:rPr>
        <w:t>W</w:t>
      </w:r>
      <w:r w:rsidR="00A164BF">
        <w:rPr>
          <w:rFonts w:cstheme="minorHAnsi"/>
          <w:b/>
          <w:lang w:val="en-AU"/>
        </w:rPr>
        <w:t>eek</w:t>
      </w:r>
      <w:proofErr w:type="spellEnd"/>
    </w:p>
    <w:p w14:paraId="4D0314A5" w14:textId="3796D860" w:rsidR="00D64344" w:rsidRPr="00A66C15" w:rsidRDefault="00D64344" w:rsidP="00D85336">
      <w:pPr>
        <w:spacing w:after="40"/>
        <w:rPr>
          <w:rFonts w:cstheme="minorHAnsi"/>
          <w:lang w:val="en-AU"/>
        </w:rPr>
      </w:pPr>
      <w:r w:rsidRPr="00A66C15">
        <w:rPr>
          <w:rFonts w:cstheme="minorHAnsi"/>
          <w:lang w:val="en-AU"/>
        </w:rPr>
        <w:tab/>
      </w:r>
      <w:r w:rsidRPr="00A66C15">
        <w:rPr>
          <w:rFonts w:cstheme="minorHAnsi"/>
          <w:lang w:val="en-AU"/>
        </w:rPr>
        <w:tab/>
      </w:r>
      <w:r w:rsidRPr="00A66C15">
        <w:rPr>
          <w:rFonts w:cstheme="minorHAnsi"/>
          <w:lang w:val="en-AU"/>
        </w:rPr>
        <w:tab/>
      </w:r>
      <w:proofErr w:type="spellStart"/>
      <w:r w:rsidRPr="00A66C15">
        <w:rPr>
          <w:rFonts w:cstheme="minorHAnsi"/>
          <w:b/>
          <w:lang w:val="en-AU"/>
        </w:rPr>
        <w:t>dayOfWeek</w:t>
      </w:r>
      <w:proofErr w:type="spellEnd"/>
      <w:r w:rsidRPr="00A66C15">
        <w:rPr>
          <w:rFonts w:cstheme="minorHAnsi"/>
          <w:lang w:val="en-AU"/>
        </w:rPr>
        <w:t xml:space="preserve"> =</w:t>
      </w:r>
      <w:r w:rsidR="007B69CA">
        <w:rPr>
          <w:rFonts w:cstheme="minorHAnsi"/>
          <w:lang w:val="en-AU"/>
        </w:rPr>
        <w:t>5</w:t>
      </w:r>
      <w:r w:rsidRPr="00A66C15">
        <w:rPr>
          <w:rFonts w:cstheme="minorHAnsi"/>
          <w:lang w:val="en-AU"/>
        </w:rPr>
        <w:t xml:space="preserve">(Thursday), </w:t>
      </w:r>
      <w:r w:rsidR="007B69CA">
        <w:rPr>
          <w:rFonts w:cstheme="minorHAnsi"/>
          <w:lang w:val="en-AU"/>
        </w:rPr>
        <w:t>7</w:t>
      </w:r>
      <w:r w:rsidRPr="00A66C15">
        <w:rPr>
          <w:rFonts w:cstheme="minorHAnsi"/>
          <w:lang w:val="en-AU"/>
        </w:rPr>
        <w:t>(Saturday)</w:t>
      </w:r>
    </w:p>
    <w:p w14:paraId="0A3BE0ED" w14:textId="30F7BB75" w:rsidR="00D64344" w:rsidRPr="00A66C15" w:rsidRDefault="00D64344" w:rsidP="00D85336">
      <w:pPr>
        <w:spacing w:after="40"/>
        <w:rPr>
          <w:rFonts w:cstheme="minorHAnsi"/>
          <w:lang w:val="en-AU"/>
        </w:rPr>
      </w:pPr>
      <w:r w:rsidRPr="00A66C15">
        <w:rPr>
          <w:rFonts w:cstheme="minorHAnsi"/>
          <w:lang w:val="en-AU"/>
        </w:rPr>
        <w:tab/>
      </w:r>
      <w:r w:rsidRPr="00A66C15">
        <w:rPr>
          <w:rFonts w:cstheme="minorHAnsi"/>
          <w:lang w:val="en-AU"/>
        </w:rPr>
        <w:tab/>
      </w:r>
      <w:r w:rsidRPr="00A66C15">
        <w:rPr>
          <w:rFonts w:cstheme="minorHAnsi"/>
          <w:lang w:val="en-AU"/>
        </w:rPr>
        <w:tab/>
      </w:r>
      <w:proofErr w:type="spellStart"/>
      <w:r w:rsidRPr="00A66C15">
        <w:rPr>
          <w:rFonts w:cstheme="minorHAnsi"/>
          <w:b/>
          <w:lang w:val="en-AU"/>
        </w:rPr>
        <w:t>dayOfWeek</w:t>
      </w:r>
      <w:r w:rsidR="00A164BF">
        <w:rPr>
          <w:rFonts w:cstheme="minorHAnsi"/>
          <w:b/>
          <w:lang w:val="en-AU"/>
        </w:rPr>
        <w:t>Is</w:t>
      </w:r>
      <w:r w:rsidRPr="00A66C15">
        <w:rPr>
          <w:rFonts w:cstheme="minorHAnsi"/>
          <w:b/>
          <w:lang w:val="en-AU"/>
        </w:rPr>
        <w:t>Range</w:t>
      </w:r>
      <w:proofErr w:type="spellEnd"/>
      <w:r w:rsidRPr="00A66C15">
        <w:rPr>
          <w:rFonts w:cstheme="minorHAnsi"/>
          <w:lang w:val="en-AU"/>
        </w:rPr>
        <w:t xml:space="preserve"> =1 (true)</w:t>
      </w:r>
    </w:p>
    <w:p w14:paraId="00E61792" w14:textId="77777777" w:rsidR="00D64344" w:rsidRPr="00A66C15" w:rsidRDefault="00D64344" w:rsidP="00D85336">
      <w:pPr>
        <w:spacing w:after="40"/>
        <w:rPr>
          <w:rFonts w:cstheme="minorHAnsi"/>
          <w:lang w:val="en-AU"/>
        </w:rPr>
      </w:pPr>
      <w:r w:rsidRPr="00A66C15">
        <w:rPr>
          <w:rFonts w:cstheme="minorHAnsi"/>
          <w:lang w:val="en-AU"/>
        </w:rPr>
        <w:tab/>
      </w:r>
      <w:r w:rsidRPr="00A66C15">
        <w:rPr>
          <w:rFonts w:cstheme="minorHAnsi"/>
          <w:lang w:val="en-AU"/>
        </w:rPr>
        <w:tab/>
      </w:r>
      <w:r w:rsidRPr="00A66C15">
        <w:rPr>
          <w:rFonts w:cstheme="minorHAnsi"/>
          <w:lang w:val="en-AU"/>
        </w:rPr>
        <w:tab/>
      </w:r>
      <w:proofErr w:type="spellStart"/>
      <w:r w:rsidRPr="00A66C15">
        <w:rPr>
          <w:rFonts w:cstheme="minorHAnsi"/>
          <w:b/>
          <w:lang w:val="en-AU"/>
        </w:rPr>
        <w:t>timeOfDayStart</w:t>
      </w:r>
      <w:proofErr w:type="spellEnd"/>
      <w:r w:rsidRPr="00A66C15">
        <w:rPr>
          <w:rFonts w:cstheme="minorHAnsi"/>
          <w:lang w:val="en-AU"/>
        </w:rPr>
        <w:t xml:space="preserve"> = 080000</w:t>
      </w:r>
    </w:p>
    <w:p w14:paraId="1622EB3F" w14:textId="77777777" w:rsidR="00D64344" w:rsidRPr="00A66C15" w:rsidRDefault="00D64344" w:rsidP="00D85336">
      <w:pPr>
        <w:spacing w:after="40"/>
        <w:rPr>
          <w:rFonts w:cstheme="minorHAnsi"/>
          <w:lang w:val="en-AU"/>
        </w:rPr>
      </w:pPr>
      <w:r w:rsidRPr="00A66C15">
        <w:rPr>
          <w:rFonts w:cstheme="minorHAnsi"/>
          <w:lang w:val="en-AU"/>
        </w:rPr>
        <w:tab/>
      </w:r>
      <w:r w:rsidRPr="00A66C15">
        <w:rPr>
          <w:rFonts w:cstheme="minorHAnsi"/>
          <w:lang w:val="en-AU"/>
        </w:rPr>
        <w:tab/>
      </w:r>
      <w:r w:rsidRPr="00A66C15">
        <w:rPr>
          <w:rFonts w:cstheme="minorHAnsi"/>
          <w:lang w:val="en-AU"/>
        </w:rPr>
        <w:tab/>
      </w:r>
      <w:proofErr w:type="spellStart"/>
      <w:r w:rsidRPr="00A66C15">
        <w:rPr>
          <w:rFonts w:cstheme="minorHAnsi"/>
          <w:b/>
          <w:lang w:val="en-AU"/>
        </w:rPr>
        <w:t>timeOfDayStart</w:t>
      </w:r>
      <w:proofErr w:type="spellEnd"/>
      <w:r w:rsidRPr="00A66C15">
        <w:rPr>
          <w:rFonts w:cstheme="minorHAnsi"/>
          <w:lang w:val="en-AU"/>
        </w:rPr>
        <w:t xml:space="preserve"> = 130000</w:t>
      </w:r>
    </w:p>
    <w:p w14:paraId="54A793FF" w14:textId="77777777" w:rsidR="00D64344" w:rsidRPr="00A66C15" w:rsidRDefault="00D64344" w:rsidP="00D85336">
      <w:pPr>
        <w:spacing w:after="40"/>
        <w:rPr>
          <w:rFonts w:cstheme="minorHAnsi"/>
          <w:lang w:val="en-AU"/>
        </w:rPr>
      </w:pPr>
      <w:r w:rsidRPr="00A66C15">
        <w:rPr>
          <w:rFonts w:cstheme="minorHAnsi"/>
          <w:lang w:val="en-AU"/>
        </w:rPr>
        <w:tab/>
      </w:r>
      <w:r w:rsidRPr="00A66C15">
        <w:rPr>
          <w:rFonts w:cstheme="minorHAnsi"/>
          <w:lang w:val="en-AU"/>
        </w:rPr>
        <w:tab/>
      </w:r>
      <w:r w:rsidRPr="00A66C15">
        <w:rPr>
          <w:rFonts w:cstheme="minorHAnsi"/>
          <w:lang w:val="en-AU"/>
        </w:rPr>
        <w:tab/>
      </w:r>
      <w:proofErr w:type="spellStart"/>
      <w:r w:rsidRPr="00A66C15">
        <w:rPr>
          <w:rFonts w:cstheme="minorHAnsi"/>
          <w:b/>
          <w:lang w:val="en-AU"/>
        </w:rPr>
        <w:t>timeOfDayEnd</w:t>
      </w:r>
      <w:proofErr w:type="spellEnd"/>
      <w:r w:rsidRPr="00A66C15">
        <w:rPr>
          <w:rFonts w:cstheme="minorHAnsi"/>
          <w:lang w:val="en-AU"/>
        </w:rPr>
        <w:t xml:space="preserve"> = 120000</w:t>
      </w:r>
    </w:p>
    <w:p w14:paraId="3BE58740" w14:textId="77777777" w:rsidR="00D64344" w:rsidRPr="00A66C15" w:rsidRDefault="00D64344" w:rsidP="00D85336">
      <w:pPr>
        <w:spacing w:after="40"/>
        <w:rPr>
          <w:rFonts w:cstheme="minorHAnsi"/>
          <w:lang w:val="en-AU"/>
        </w:rPr>
      </w:pPr>
      <w:r w:rsidRPr="00A66C15">
        <w:rPr>
          <w:rFonts w:cstheme="minorHAnsi"/>
          <w:lang w:val="en-AU"/>
        </w:rPr>
        <w:tab/>
      </w:r>
      <w:r w:rsidRPr="00A66C15">
        <w:rPr>
          <w:rFonts w:cstheme="minorHAnsi"/>
          <w:lang w:val="en-AU"/>
        </w:rPr>
        <w:tab/>
      </w:r>
      <w:r w:rsidRPr="00A66C15">
        <w:rPr>
          <w:rFonts w:cstheme="minorHAnsi"/>
          <w:lang w:val="en-AU"/>
        </w:rPr>
        <w:tab/>
      </w:r>
      <w:proofErr w:type="spellStart"/>
      <w:r w:rsidRPr="00A66C15">
        <w:rPr>
          <w:rFonts w:cstheme="minorHAnsi"/>
          <w:b/>
          <w:lang w:val="en-AU"/>
        </w:rPr>
        <w:t>timeOfDayEnd</w:t>
      </w:r>
      <w:proofErr w:type="spellEnd"/>
      <w:r w:rsidRPr="00A66C15">
        <w:rPr>
          <w:rFonts w:cstheme="minorHAnsi"/>
          <w:lang w:val="en-AU"/>
        </w:rPr>
        <w:t xml:space="preserve"> = 170000</w:t>
      </w:r>
    </w:p>
    <w:p w14:paraId="0AB93A9C" w14:textId="77777777" w:rsidR="00D85336" w:rsidRDefault="00D85336" w:rsidP="00D64344">
      <w:pPr>
        <w:rPr>
          <w:rFonts w:cstheme="minorHAnsi"/>
          <w:lang w:val="en-AU"/>
        </w:rPr>
      </w:pPr>
    </w:p>
    <w:p w14:paraId="6F8269BB" w14:textId="74CA29F9" w:rsidR="00D64344" w:rsidRDefault="00D64344" w:rsidP="00D64344">
      <w:pPr>
        <w:rPr>
          <w:rFonts w:cstheme="minorHAnsi"/>
          <w:lang w:val="en-AU"/>
        </w:rPr>
      </w:pPr>
      <w:r w:rsidRPr="00A66C15">
        <w:rPr>
          <w:rFonts w:cstheme="minorHAnsi"/>
          <w:lang w:val="en-AU"/>
        </w:rPr>
        <w:t xml:space="preserve">The order of repeated </w:t>
      </w:r>
      <w:proofErr w:type="spellStart"/>
      <w:r w:rsidRPr="00A66C15">
        <w:rPr>
          <w:rFonts w:cstheme="minorHAnsi"/>
          <w:b/>
          <w:lang w:val="en-AU"/>
        </w:rPr>
        <w:t>timeOfDayStart</w:t>
      </w:r>
      <w:proofErr w:type="spellEnd"/>
      <w:r w:rsidRPr="00A66C15">
        <w:rPr>
          <w:rFonts w:cstheme="minorHAnsi"/>
          <w:lang w:val="en-AU"/>
        </w:rPr>
        <w:t xml:space="preserve"> and </w:t>
      </w:r>
      <w:proofErr w:type="spellStart"/>
      <w:r w:rsidRPr="00A66C15">
        <w:rPr>
          <w:rFonts w:cstheme="minorHAnsi"/>
          <w:b/>
          <w:lang w:val="en-AU"/>
        </w:rPr>
        <w:t>timeOfDayEnd</w:t>
      </w:r>
      <w:proofErr w:type="spellEnd"/>
      <w:r w:rsidRPr="00A66C15">
        <w:rPr>
          <w:rFonts w:cstheme="minorHAnsi"/>
          <w:lang w:val="en-AU"/>
        </w:rPr>
        <w:t xml:space="preserve"> attributes is significant, since intervals are specified by matching them pairwise in order.</w:t>
      </w:r>
    </w:p>
    <w:p w14:paraId="3CE9358A" w14:textId="56003F07" w:rsidR="00AB1493" w:rsidRDefault="00AB1493" w:rsidP="00D64344">
      <w:pPr>
        <w:rPr>
          <w:ins w:id="338" w:author="Raphael Malyankar" w:date="2022-11-15T23:25:00Z"/>
          <w:rFonts w:cstheme="minorHAnsi"/>
          <w:lang w:val="en-AU"/>
        </w:rPr>
      </w:pPr>
      <w:r>
        <w:rPr>
          <w:rFonts w:cstheme="minorHAnsi"/>
          <w:lang w:val="en-AU"/>
        </w:rPr>
        <w:t>UTC is indicated by the Z suffix</w:t>
      </w:r>
      <w:r w:rsidR="00FB22E8">
        <w:rPr>
          <w:rFonts w:cstheme="minorHAnsi"/>
          <w:lang w:val="en-AU"/>
        </w:rPr>
        <w:t>. The absence of the Z suffix indicates local time.</w:t>
      </w:r>
    </w:p>
    <w:p w14:paraId="627EC782" w14:textId="27DAFDAF" w:rsidR="005F3643" w:rsidRPr="00A66C15" w:rsidRDefault="00281F20" w:rsidP="00D64344">
      <w:pPr>
        <w:rPr>
          <w:rFonts w:cstheme="minorHAnsi"/>
          <w:lang w:val="en-AU"/>
        </w:rPr>
      </w:pPr>
      <w:ins w:id="339" w:author="Raphael Malyankar" w:date="2022-11-15T23:28:00Z">
        <w:r>
          <w:rPr>
            <w:rFonts w:cstheme="minorHAnsi"/>
            <w:lang w:val="en-AU"/>
          </w:rPr>
          <w:t xml:space="preserve">The absence of any additional information </w:t>
        </w:r>
      </w:ins>
      <w:ins w:id="340" w:author="Raphael Malyankar" w:date="2022-11-15T23:29:00Z">
        <w:r>
          <w:rPr>
            <w:rFonts w:cstheme="minorHAnsi"/>
            <w:lang w:val="en-AU"/>
          </w:rPr>
          <w:t xml:space="preserve">other than date (fixed or variable) </w:t>
        </w:r>
      </w:ins>
      <w:ins w:id="341" w:author="Raphael Malyankar" w:date="2022-11-15T23:28:00Z">
        <w:r>
          <w:rPr>
            <w:rFonts w:cstheme="minorHAnsi"/>
            <w:lang w:val="en-AU"/>
          </w:rPr>
          <w:t xml:space="preserve">in </w:t>
        </w:r>
        <w:proofErr w:type="spellStart"/>
        <w:r w:rsidRPr="00281F20">
          <w:rPr>
            <w:rFonts w:cstheme="minorHAnsi"/>
            <w:b/>
            <w:bCs/>
            <w:lang w:val="en-AU"/>
          </w:rPr>
          <w:t>NonStandardWorkingDay</w:t>
        </w:r>
        <w:proofErr w:type="spellEnd"/>
        <w:r>
          <w:rPr>
            <w:rFonts w:cstheme="minorHAnsi"/>
            <w:lang w:val="en-AU"/>
          </w:rPr>
          <w:t xml:space="preserve"> should be interpreted as closure</w:t>
        </w:r>
      </w:ins>
      <w:ins w:id="342" w:author="Raphael Malyankar" w:date="2022-11-15T23:31:00Z">
        <w:r>
          <w:rPr>
            <w:rFonts w:cstheme="minorHAnsi"/>
            <w:lang w:val="en-AU"/>
          </w:rPr>
          <w:t xml:space="preserve"> on the specified days</w:t>
        </w:r>
      </w:ins>
      <w:ins w:id="343" w:author="Raphael Malyankar" w:date="2022-11-15T23:28:00Z">
        <w:r>
          <w:rPr>
            <w:rFonts w:cstheme="minorHAnsi"/>
            <w:lang w:val="en-AU"/>
          </w:rPr>
          <w:t xml:space="preserve">. </w:t>
        </w:r>
      </w:ins>
      <w:ins w:id="344" w:author="Raphael Malyankar" w:date="2022-11-15T23:25:00Z">
        <w:r w:rsidR="005F3643">
          <w:rPr>
            <w:rFonts w:cstheme="minorHAnsi"/>
            <w:lang w:val="en-AU"/>
          </w:rPr>
          <w:t>Non</w:t>
        </w:r>
      </w:ins>
      <w:ins w:id="345" w:author="Raphael Malyankar" w:date="2022-11-15T23:29:00Z">
        <w:r>
          <w:rPr>
            <w:rFonts w:cstheme="minorHAnsi"/>
            <w:lang w:val="en-AU"/>
          </w:rPr>
          <w:t>-</w:t>
        </w:r>
      </w:ins>
      <w:ins w:id="346" w:author="Raphael Malyankar" w:date="2022-11-15T23:25:00Z">
        <w:r w:rsidR="005F3643">
          <w:rPr>
            <w:rFonts w:cstheme="minorHAnsi"/>
            <w:lang w:val="en-AU"/>
          </w:rPr>
          <w:t xml:space="preserve">standard working days </w:t>
        </w:r>
      </w:ins>
      <w:ins w:id="347" w:author="Raphael Malyankar" w:date="2022-11-15T23:32:00Z">
        <w:r>
          <w:rPr>
            <w:rFonts w:cstheme="minorHAnsi"/>
            <w:lang w:val="en-AU"/>
          </w:rPr>
          <w:t>do</w:t>
        </w:r>
      </w:ins>
      <w:ins w:id="348" w:author="Raphael Malyankar" w:date="2022-11-15T23:25:00Z">
        <w:r w:rsidR="005F3643">
          <w:rPr>
            <w:rFonts w:cstheme="minorHAnsi"/>
            <w:lang w:val="en-AU"/>
          </w:rPr>
          <w:t xml:space="preserve"> </w:t>
        </w:r>
      </w:ins>
      <w:ins w:id="349" w:author="Raphael Malyankar" w:date="2022-11-15T23:29:00Z">
        <w:r>
          <w:rPr>
            <w:rFonts w:cstheme="minorHAnsi"/>
            <w:lang w:val="en-AU"/>
          </w:rPr>
          <w:t xml:space="preserve">not </w:t>
        </w:r>
      </w:ins>
      <w:ins w:id="350" w:author="Raphael Malyankar" w:date="2022-11-15T23:32:00Z">
        <w:r>
          <w:rPr>
            <w:rFonts w:cstheme="minorHAnsi"/>
            <w:lang w:val="en-AU"/>
          </w:rPr>
          <w:t xml:space="preserve">need to be </w:t>
        </w:r>
      </w:ins>
      <w:ins w:id="351" w:author="Raphael Malyankar" w:date="2022-11-15T23:27:00Z">
        <w:r>
          <w:rPr>
            <w:rFonts w:cstheme="minorHAnsi"/>
            <w:lang w:val="en-AU"/>
          </w:rPr>
          <w:t>associated with</w:t>
        </w:r>
      </w:ins>
      <w:ins w:id="352" w:author="Raphael Malyankar" w:date="2022-11-15T23:25:00Z">
        <w:r w:rsidR="005F3643">
          <w:rPr>
            <w:rFonts w:cstheme="minorHAnsi"/>
            <w:lang w:val="en-AU"/>
          </w:rPr>
          <w:t xml:space="preserve"> </w:t>
        </w:r>
      </w:ins>
      <w:proofErr w:type="spellStart"/>
      <w:ins w:id="353" w:author="Raphael Malyankar" w:date="2022-11-15T23:26:00Z">
        <w:r w:rsidR="005F3643" w:rsidRPr="005F3643">
          <w:rPr>
            <w:rFonts w:cstheme="minorHAnsi"/>
            <w:b/>
            <w:bCs/>
            <w:lang w:val="en-AU"/>
          </w:rPr>
          <w:t>ServiceHours</w:t>
        </w:r>
        <w:proofErr w:type="spellEnd"/>
        <w:r w:rsidR="005F3643">
          <w:rPr>
            <w:rFonts w:cstheme="minorHAnsi"/>
            <w:lang w:val="en-AU"/>
          </w:rPr>
          <w:t xml:space="preserve"> instance</w:t>
        </w:r>
      </w:ins>
      <w:ins w:id="354" w:author="Raphael Malyankar" w:date="2022-11-15T23:27:00Z">
        <w:r>
          <w:rPr>
            <w:rFonts w:cstheme="minorHAnsi"/>
            <w:lang w:val="en-AU"/>
          </w:rPr>
          <w:t>s</w:t>
        </w:r>
      </w:ins>
      <w:ins w:id="355" w:author="Raphael Malyankar" w:date="2022-11-15T23:26:00Z">
        <w:r w:rsidR="005F3643">
          <w:rPr>
            <w:rFonts w:cstheme="minorHAnsi"/>
            <w:lang w:val="en-AU"/>
          </w:rPr>
          <w:t xml:space="preserve"> categorized as “closure” (</w:t>
        </w:r>
        <w:proofErr w:type="spellStart"/>
        <w:r w:rsidR="005F3643" w:rsidRPr="005F3643">
          <w:rPr>
            <w:rFonts w:cstheme="minorHAnsi"/>
            <w:i/>
            <w:iCs/>
            <w:lang w:val="en-AU"/>
          </w:rPr>
          <w:t>categoryOfSchedule</w:t>
        </w:r>
        <w:proofErr w:type="spellEnd"/>
        <w:r w:rsidR="005F3643" w:rsidRPr="005F3643">
          <w:rPr>
            <w:rFonts w:cstheme="minorHAnsi"/>
            <w:i/>
            <w:iCs/>
            <w:lang w:val="en-AU"/>
          </w:rPr>
          <w:t>=Closure</w:t>
        </w:r>
        <w:r w:rsidR="005F3643">
          <w:rPr>
            <w:rFonts w:cstheme="minorHAnsi"/>
            <w:lang w:val="en-AU"/>
          </w:rPr>
          <w:t>)</w:t>
        </w:r>
      </w:ins>
      <w:ins w:id="356" w:author="Raphael Malyankar" w:date="2022-11-15T23:29:00Z">
        <w:r>
          <w:rPr>
            <w:rFonts w:cstheme="minorHAnsi"/>
            <w:lang w:val="en-AU"/>
          </w:rPr>
          <w:t xml:space="preserve"> </w:t>
        </w:r>
      </w:ins>
      <w:ins w:id="357" w:author="Raphael Malyankar" w:date="2022-11-15T23:30:00Z">
        <w:r>
          <w:rPr>
            <w:rFonts w:cstheme="minorHAnsi"/>
            <w:lang w:val="en-AU"/>
          </w:rPr>
          <w:t xml:space="preserve">because the closure </w:t>
        </w:r>
      </w:ins>
      <w:ins w:id="358" w:author="Raphael Malyankar" w:date="2022-11-15T23:32:00Z">
        <w:r>
          <w:rPr>
            <w:rFonts w:cstheme="minorHAnsi"/>
            <w:lang w:val="en-AU"/>
          </w:rPr>
          <w:t xml:space="preserve">is </w:t>
        </w:r>
      </w:ins>
      <w:ins w:id="359" w:author="Raphael Malyankar" w:date="2022-11-15T23:30:00Z">
        <w:r>
          <w:rPr>
            <w:rFonts w:cstheme="minorHAnsi"/>
            <w:lang w:val="en-AU"/>
          </w:rPr>
          <w:t xml:space="preserve">already indicated in the </w:t>
        </w:r>
        <w:proofErr w:type="spellStart"/>
        <w:r w:rsidRPr="00281F20">
          <w:rPr>
            <w:rFonts w:cstheme="minorHAnsi"/>
            <w:b/>
            <w:bCs/>
            <w:lang w:val="en-AU"/>
          </w:rPr>
          <w:t>ServiceHours</w:t>
        </w:r>
        <w:proofErr w:type="spellEnd"/>
        <w:r>
          <w:rPr>
            <w:rFonts w:cstheme="minorHAnsi"/>
            <w:lang w:val="en-AU"/>
          </w:rPr>
          <w:t xml:space="preserve"> instance.</w:t>
        </w:r>
      </w:ins>
    </w:p>
    <w:p w14:paraId="791F0FB6" w14:textId="77777777" w:rsidR="00D64344" w:rsidRPr="00A66C15" w:rsidRDefault="00D64344" w:rsidP="00897E12">
      <w:pPr>
        <w:pStyle w:val="Heading4"/>
        <w:rPr>
          <w:lang w:val="en-AU"/>
        </w:rPr>
      </w:pPr>
      <w:bookmarkStart w:id="360" w:name="_Toc490817323"/>
      <w:bookmarkStart w:id="361" w:name="_Toc451254977"/>
      <w:r w:rsidRPr="00A66C15">
        <w:rPr>
          <w:lang w:val="en-AU"/>
        </w:rPr>
        <w:t>Times</w:t>
      </w:r>
      <w:bookmarkEnd w:id="360"/>
      <w:bookmarkEnd w:id="361"/>
    </w:p>
    <w:p w14:paraId="37AA9ECC" w14:textId="77777777" w:rsidR="00D64344" w:rsidRPr="00A66C15" w:rsidRDefault="00D64344" w:rsidP="00D64344">
      <w:pPr>
        <w:rPr>
          <w:rFonts w:cstheme="minorHAnsi"/>
          <w:lang w:val="en-AU"/>
        </w:rPr>
      </w:pPr>
      <w:r w:rsidRPr="00ED455F">
        <w:rPr>
          <w:rFonts w:cstheme="minorHAnsi"/>
          <w:lang w:val="en-AU"/>
        </w:rPr>
        <w:t>If it is required to provide information of the start time and end time of an active period of a feature, it must be encoded</w:t>
      </w:r>
      <w:r w:rsidRPr="00A66C15">
        <w:rPr>
          <w:rFonts w:cstheme="minorHAnsi"/>
          <w:lang w:val="en-AU"/>
        </w:rPr>
        <w:t xml:space="preserve"> using the attributes </w:t>
      </w:r>
      <w:proofErr w:type="spellStart"/>
      <w:r w:rsidRPr="00A66C15">
        <w:rPr>
          <w:rFonts w:cstheme="minorHAnsi"/>
          <w:b/>
          <w:lang w:val="en-AU"/>
        </w:rPr>
        <w:t>timeOfDayStart</w:t>
      </w:r>
      <w:proofErr w:type="spellEnd"/>
      <w:r w:rsidRPr="00A66C15">
        <w:rPr>
          <w:rFonts w:cstheme="minorHAnsi"/>
          <w:lang w:val="en-AU"/>
        </w:rPr>
        <w:t xml:space="preserve"> and </w:t>
      </w:r>
      <w:proofErr w:type="spellStart"/>
      <w:r w:rsidRPr="00A66C15">
        <w:rPr>
          <w:rFonts w:cstheme="minorHAnsi"/>
          <w:b/>
          <w:lang w:val="en-AU"/>
        </w:rPr>
        <w:t>timeOfDayEnd</w:t>
      </w:r>
      <w:proofErr w:type="spellEnd"/>
      <w:r w:rsidRPr="00A66C15">
        <w:rPr>
          <w:rFonts w:cstheme="minorHAnsi"/>
          <w:lang w:val="en-AU"/>
        </w:rPr>
        <w:t>. The order has significance.</w:t>
      </w:r>
    </w:p>
    <w:p w14:paraId="279ABE52" w14:textId="77777777" w:rsidR="00D64344" w:rsidRPr="00A66C15" w:rsidRDefault="00D64344" w:rsidP="00897E12">
      <w:pPr>
        <w:pStyle w:val="Heading3"/>
        <w:rPr>
          <w:lang w:val="en-AU"/>
        </w:rPr>
      </w:pPr>
      <w:bookmarkStart w:id="362" w:name="_Toc490817324"/>
      <w:bookmarkStart w:id="363" w:name="_Toc451254978"/>
      <w:bookmarkStart w:id="364" w:name="_Toc120214344"/>
      <w:r w:rsidRPr="00A66C15">
        <w:rPr>
          <w:lang w:val="en-AU"/>
        </w:rPr>
        <w:t>Combination of date schedules and times</w:t>
      </w:r>
      <w:bookmarkEnd w:id="362"/>
      <w:bookmarkEnd w:id="363"/>
      <w:bookmarkEnd w:id="364"/>
    </w:p>
    <w:p w14:paraId="76840AD4" w14:textId="2EC711E8" w:rsidR="00D64344" w:rsidRPr="00A66C15" w:rsidRDefault="00D64344" w:rsidP="00D64344">
      <w:pPr>
        <w:rPr>
          <w:rFonts w:cstheme="minorHAnsi"/>
          <w:lang w:val="en-AU"/>
        </w:rPr>
      </w:pPr>
      <w:r w:rsidRPr="00ED455F">
        <w:rPr>
          <w:rFonts w:cstheme="minorHAnsi"/>
          <w:lang w:val="en-AU"/>
        </w:rPr>
        <w:t xml:space="preserve">Schedule information can also include time of day. The complex attribute </w:t>
      </w:r>
      <w:proofErr w:type="spellStart"/>
      <w:r w:rsidR="003A06B7" w:rsidRPr="00A66C15">
        <w:rPr>
          <w:rFonts w:cstheme="minorHAnsi"/>
          <w:b/>
          <w:lang w:val="en-AU"/>
        </w:rPr>
        <w:t>t</w:t>
      </w:r>
      <w:r w:rsidR="003A06B7">
        <w:rPr>
          <w:rFonts w:cstheme="minorHAnsi"/>
          <w:b/>
          <w:lang w:val="en-AU"/>
        </w:rPr>
        <w:t>ime</w:t>
      </w:r>
      <w:r w:rsidR="003A06B7" w:rsidRPr="00A66C15">
        <w:rPr>
          <w:rFonts w:cstheme="minorHAnsi"/>
          <w:b/>
          <w:lang w:val="en-AU"/>
        </w:rPr>
        <w:t>IntervalsByD</w:t>
      </w:r>
      <w:r w:rsidR="003A06B7">
        <w:rPr>
          <w:rFonts w:cstheme="minorHAnsi"/>
          <w:b/>
          <w:lang w:val="en-AU"/>
        </w:rPr>
        <w:t>ay</w:t>
      </w:r>
      <w:r w:rsidR="003A06B7" w:rsidRPr="00A66C15">
        <w:rPr>
          <w:rFonts w:cstheme="minorHAnsi"/>
          <w:b/>
          <w:lang w:val="en-AU"/>
        </w:rPr>
        <w:t>o</w:t>
      </w:r>
      <w:r w:rsidR="003A06B7">
        <w:rPr>
          <w:rFonts w:cstheme="minorHAnsi"/>
          <w:b/>
          <w:lang w:val="en-AU"/>
        </w:rPr>
        <w:t>f</w:t>
      </w:r>
      <w:r w:rsidR="003A06B7" w:rsidRPr="00A66C15">
        <w:rPr>
          <w:rFonts w:cstheme="minorHAnsi"/>
          <w:b/>
          <w:lang w:val="en-AU"/>
        </w:rPr>
        <w:t>W</w:t>
      </w:r>
      <w:r w:rsidR="003A06B7">
        <w:rPr>
          <w:rFonts w:cstheme="minorHAnsi"/>
          <w:b/>
          <w:lang w:val="en-AU"/>
        </w:rPr>
        <w:t>eek</w:t>
      </w:r>
      <w:proofErr w:type="spellEnd"/>
      <w:r w:rsidR="003A06B7" w:rsidRPr="00A66C15">
        <w:rPr>
          <w:rFonts w:cstheme="minorHAnsi"/>
          <w:b/>
          <w:lang w:val="en-AU"/>
        </w:rPr>
        <w:t xml:space="preserve"> </w:t>
      </w:r>
      <w:r w:rsidRPr="00A66C15">
        <w:rPr>
          <w:rFonts w:cstheme="minorHAnsi"/>
          <w:lang w:val="en-AU"/>
        </w:rPr>
        <w:t xml:space="preserve">also includes </w:t>
      </w:r>
      <w:proofErr w:type="spellStart"/>
      <w:r w:rsidRPr="00A66C15">
        <w:rPr>
          <w:rFonts w:cstheme="minorHAnsi"/>
          <w:b/>
          <w:lang w:val="en-AU"/>
        </w:rPr>
        <w:t>timeOfDayStart</w:t>
      </w:r>
      <w:proofErr w:type="spellEnd"/>
      <w:r w:rsidRPr="00A66C15">
        <w:rPr>
          <w:rFonts w:cstheme="minorHAnsi"/>
          <w:lang w:val="en-AU"/>
        </w:rPr>
        <w:t xml:space="preserve"> and </w:t>
      </w:r>
      <w:proofErr w:type="spellStart"/>
      <w:r w:rsidRPr="00A66C15">
        <w:rPr>
          <w:rFonts w:cstheme="minorHAnsi"/>
          <w:b/>
          <w:lang w:val="en-AU"/>
        </w:rPr>
        <w:t>timeOfDayEnd</w:t>
      </w:r>
      <w:proofErr w:type="spellEnd"/>
      <w:r w:rsidRPr="00A66C15">
        <w:rPr>
          <w:rFonts w:cstheme="minorHAnsi"/>
          <w:b/>
          <w:lang w:val="en-AU"/>
        </w:rPr>
        <w:t xml:space="preserve"> </w:t>
      </w:r>
      <w:r w:rsidRPr="00A66C15">
        <w:rPr>
          <w:rFonts w:cstheme="minorHAnsi"/>
          <w:lang w:val="en-AU"/>
        </w:rPr>
        <w:t xml:space="preserve">attributes to encode the daily start and end times of service. Complete instructions on how to encode schedules are described in </w:t>
      </w:r>
      <w:r w:rsidR="00C44E77">
        <w:rPr>
          <w:rFonts w:cstheme="minorHAnsi"/>
          <w:lang w:val="en-AU"/>
        </w:rPr>
        <w:t>clause</w:t>
      </w:r>
      <w:r w:rsidR="00C44E77" w:rsidRPr="00A66C15">
        <w:rPr>
          <w:rFonts w:cstheme="minorHAnsi"/>
          <w:lang w:val="en-AU"/>
        </w:rPr>
        <w:t xml:space="preserve"> </w:t>
      </w:r>
      <w:r w:rsidRPr="00A66C15">
        <w:rPr>
          <w:rFonts w:cstheme="minorHAnsi"/>
          <w:lang w:val="en-AU"/>
        </w:rPr>
        <w:fldChar w:fldCharType="begin"/>
      </w:r>
      <w:r w:rsidRPr="00A66C15">
        <w:rPr>
          <w:rFonts w:cstheme="minorHAnsi"/>
          <w:lang w:val="en-AU"/>
        </w:rPr>
        <w:instrText xml:space="preserve"> REF _Ref451433874 \r \h </w:instrText>
      </w:r>
      <w:r w:rsidR="00D90A3A">
        <w:rPr>
          <w:rFonts w:cstheme="minorHAnsi"/>
          <w:lang w:val="en-AU"/>
        </w:rPr>
        <w:instrText xml:space="preserve"> \* MERGEFORMAT </w:instrText>
      </w:r>
      <w:r w:rsidRPr="00A66C15">
        <w:rPr>
          <w:rFonts w:cstheme="minorHAnsi"/>
          <w:lang w:val="en-AU"/>
        </w:rPr>
      </w:r>
      <w:r w:rsidRPr="00A66C15">
        <w:rPr>
          <w:rFonts w:cstheme="minorHAnsi"/>
          <w:lang w:val="en-AU"/>
        </w:rPr>
        <w:fldChar w:fldCharType="separate"/>
      </w:r>
      <w:r w:rsidR="00EE3F7C">
        <w:rPr>
          <w:rFonts w:cstheme="minorHAnsi"/>
          <w:lang w:val="en-AU"/>
        </w:rPr>
        <w:t>2.4.10.4</w:t>
      </w:r>
      <w:r w:rsidRPr="00A66C15">
        <w:rPr>
          <w:rFonts w:cstheme="minorHAnsi"/>
          <w:lang w:val="en-AU"/>
        </w:rPr>
        <w:fldChar w:fldCharType="end"/>
      </w:r>
      <w:r w:rsidRPr="00ED455F">
        <w:rPr>
          <w:rFonts w:cstheme="minorHAnsi"/>
          <w:lang w:val="en-AU"/>
        </w:rPr>
        <w:t>.</w:t>
      </w:r>
    </w:p>
    <w:p w14:paraId="42A06C50" w14:textId="77777777" w:rsidR="00D64344" w:rsidRPr="00A66C15" w:rsidRDefault="00D64344" w:rsidP="00897E12">
      <w:pPr>
        <w:pStyle w:val="Heading3"/>
        <w:rPr>
          <w:lang w:val="en-AU"/>
        </w:rPr>
      </w:pPr>
      <w:bookmarkStart w:id="365" w:name="_Toc490817325"/>
      <w:bookmarkStart w:id="366" w:name="_Toc451254979"/>
      <w:bookmarkStart w:id="367" w:name="_Ref451252569"/>
      <w:bookmarkStart w:id="368" w:name="_Toc120214345"/>
      <w:r w:rsidRPr="00A66C15">
        <w:rPr>
          <w:lang w:val="en-AU"/>
        </w:rPr>
        <w:lastRenderedPageBreak/>
        <w:t>Graphic information</w:t>
      </w:r>
      <w:bookmarkEnd w:id="365"/>
      <w:bookmarkEnd w:id="366"/>
      <w:bookmarkEnd w:id="367"/>
      <w:bookmarkEnd w:id="368"/>
    </w:p>
    <w:p w14:paraId="1F68184C" w14:textId="77777777" w:rsidR="00D64344" w:rsidRPr="00A66C15" w:rsidRDefault="00D64344" w:rsidP="00D64344">
      <w:pPr>
        <w:rPr>
          <w:rFonts w:eastAsiaTheme="majorEastAsia" w:cstheme="minorHAnsi"/>
        </w:rPr>
      </w:pPr>
      <w:r w:rsidRPr="00ED455F">
        <w:rPr>
          <w:rFonts w:eastAsiaTheme="majorEastAsia" w:cstheme="minorHAnsi"/>
        </w:rPr>
        <w:t xml:space="preserve">A graphic file should be appropriate for the purpose and should supplement the information in terms of navigational relevance.  Preferably, the graphic </w:t>
      </w:r>
      <w:r w:rsidRPr="00A66C15">
        <w:rPr>
          <w:rFonts w:cstheme="minorHAnsi"/>
        </w:rPr>
        <w:t>should provide perspective relevant to the view of the mariner. Graphics should be such that all the information in the graphic is legible in the application display.</w:t>
      </w:r>
    </w:p>
    <w:p w14:paraId="7778F046" w14:textId="77777777" w:rsidR="00D64344" w:rsidRPr="00A66C15" w:rsidRDefault="00D64344" w:rsidP="00D64344">
      <w:pPr>
        <w:rPr>
          <w:rFonts w:eastAsiaTheme="minorEastAsia" w:cstheme="minorHAnsi"/>
          <w:lang w:val="en-AU"/>
        </w:rPr>
      </w:pPr>
      <w:r w:rsidRPr="00A66C15">
        <w:rPr>
          <w:rFonts w:cstheme="minorHAnsi"/>
          <w:lang w:val="en-AU"/>
        </w:rPr>
        <w:t xml:space="preserve">Graphic information must be encoded using the complex attribute </w:t>
      </w:r>
      <w:r w:rsidRPr="00A66C15">
        <w:rPr>
          <w:rFonts w:cstheme="minorHAnsi"/>
          <w:b/>
          <w:lang w:val="en-AU"/>
        </w:rPr>
        <w:t>graphic</w:t>
      </w:r>
      <w:r w:rsidRPr="00A66C15">
        <w:rPr>
          <w:rFonts w:cstheme="minorHAnsi"/>
          <w:lang w:val="en-AU"/>
        </w:rPr>
        <w:t xml:space="preserve">.  The simple sub-attribute </w:t>
      </w:r>
      <w:proofErr w:type="spellStart"/>
      <w:r w:rsidRPr="00A66C15">
        <w:rPr>
          <w:rFonts w:cstheme="minorHAnsi"/>
          <w:b/>
          <w:lang w:val="en-AU"/>
        </w:rPr>
        <w:t>pictureInformation</w:t>
      </w:r>
      <w:proofErr w:type="spellEnd"/>
      <w:r w:rsidRPr="00A66C15">
        <w:rPr>
          <w:rFonts w:cstheme="minorHAnsi"/>
          <w:lang w:val="en-AU"/>
        </w:rPr>
        <w:t xml:space="preserve"> should be used to provide credits to the picture creator, copyright owner etc. </w:t>
      </w:r>
    </w:p>
    <w:p w14:paraId="17D5A0CA" w14:textId="68E86CC4" w:rsidR="00D64344" w:rsidRPr="00A66C15" w:rsidRDefault="00D64344" w:rsidP="00D64344">
      <w:pPr>
        <w:rPr>
          <w:rFonts w:cstheme="minorHAnsi"/>
          <w:lang w:val="en-AU"/>
        </w:rPr>
      </w:pPr>
      <w:r w:rsidRPr="00A66C15">
        <w:rPr>
          <w:rFonts w:cstheme="minorHAnsi"/>
          <w:lang w:val="en-AU"/>
        </w:rPr>
        <w:t xml:space="preserve">Assuming that graphic information provides a coastal view, mariners are interested in knowing from which point on sea that graphic has been taken.  The complex attribute </w:t>
      </w:r>
      <w:proofErr w:type="spellStart"/>
      <w:r w:rsidRPr="00A66C15">
        <w:rPr>
          <w:rFonts w:cstheme="minorHAnsi"/>
          <w:b/>
          <w:lang w:val="en-AU"/>
        </w:rPr>
        <w:t>bearingInformation</w:t>
      </w:r>
      <w:proofErr w:type="spellEnd"/>
      <w:r w:rsidRPr="00A66C15">
        <w:rPr>
          <w:rFonts w:cstheme="minorHAnsi"/>
          <w:lang w:val="en-AU"/>
        </w:rPr>
        <w:t xml:space="preserve"> (see </w:t>
      </w:r>
      <w:r w:rsidR="00097E85">
        <w:rPr>
          <w:rFonts w:cstheme="minorHAnsi"/>
          <w:lang w:val="en-AU"/>
        </w:rPr>
        <w:t>clause</w:t>
      </w:r>
      <w:r w:rsidR="00097E85" w:rsidRPr="00A66C15">
        <w:rPr>
          <w:rFonts w:cstheme="minorHAnsi"/>
          <w:lang w:val="en-AU"/>
        </w:rPr>
        <w:t xml:space="preserve"> </w:t>
      </w:r>
      <w:r w:rsidRPr="00A66C15">
        <w:rPr>
          <w:rFonts w:cstheme="minorHAnsi"/>
          <w:lang w:val="en-AU"/>
        </w:rPr>
        <w:fldChar w:fldCharType="begin"/>
      </w:r>
      <w:r w:rsidRPr="00A66C15">
        <w:rPr>
          <w:rFonts w:cstheme="minorHAnsi"/>
          <w:lang w:val="en-AU"/>
        </w:rPr>
        <w:instrText xml:space="preserve"> REF _Ref451253695 \r \h </w:instrText>
      </w:r>
      <w:r w:rsidR="00D90A3A">
        <w:rPr>
          <w:rFonts w:cstheme="minorHAnsi"/>
          <w:lang w:val="en-AU"/>
        </w:rPr>
        <w:instrText xml:space="preserve"> \* MERGEFORMAT </w:instrText>
      </w:r>
      <w:r w:rsidRPr="00A66C15">
        <w:rPr>
          <w:rFonts w:cstheme="minorHAnsi"/>
          <w:lang w:val="en-AU"/>
        </w:rPr>
      </w:r>
      <w:r w:rsidRPr="00A66C15">
        <w:rPr>
          <w:rFonts w:cstheme="minorHAnsi"/>
          <w:lang w:val="en-AU"/>
        </w:rPr>
        <w:fldChar w:fldCharType="separate"/>
      </w:r>
      <w:r w:rsidR="00EE3F7C">
        <w:rPr>
          <w:rFonts w:cstheme="minorHAnsi"/>
          <w:lang w:val="en-AU"/>
        </w:rPr>
        <w:t>2.4.12.1</w:t>
      </w:r>
      <w:r w:rsidRPr="00A66C15">
        <w:rPr>
          <w:rFonts w:cstheme="minorHAnsi"/>
          <w:lang w:val="en-AU"/>
        </w:rPr>
        <w:fldChar w:fldCharType="end"/>
      </w:r>
      <w:r w:rsidRPr="00ED455F">
        <w:rPr>
          <w:rFonts w:cstheme="minorHAnsi"/>
          <w:lang w:val="en-AU"/>
        </w:rPr>
        <w:t xml:space="preserve">) provides all necessary information. </w:t>
      </w:r>
    </w:p>
    <w:p w14:paraId="798620CC" w14:textId="77777777" w:rsidR="00D64344" w:rsidRPr="00550845" w:rsidRDefault="00D64344" w:rsidP="00897E12">
      <w:pPr>
        <w:pStyle w:val="Heading4"/>
      </w:pPr>
      <w:bookmarkStart w:id="369" w:name="_Toc490817326"/>
      <w:bookmarkStart w:id="370" w:name="_Toc451254980"/>
      <w:bookmarkStart w:id="371" w:name="_Ref451253695"/>
      <w:r w:rsidRPr="00550845">
        <w:t>Bearing information</w:t>
      </w:r>
      <w:bookmarkEnd w:id="369"/>
      <w:bookmarkEnd w:id="370"/>
      <w:bookmarkEnd w:id="371"/>
    </w:p>
    <w:p w14:paraId="29A533E3" w14:textId="77777777" w:rsidR="00D64344" w:rsidRPr="00A66C15" w:rsidRDefault="00D64344" w:rsidP="00D64344">
      <w:pPr>
        <w:rPr>
          <w:rFonts w:cstheme="minorHAnsi"/>
          <w:lang w:val="en-AU"/>
        </w:rPr>
      </w:pPr>
      <w:r w:rsidRPr="00ED455F">
        <w:rPr>
          <w:rFonts w:cstheme="minorHAnsi"/>
          <w:lang w:val="en-AU"/>
        </w:rPr>
        <w:t xml:space="preserve">The most accurate information should be provided if it is necessary to indicate a position from where a picture has been taken.  </w:t>
      </w:r>
      <w:r w:rsidRPr="00A66C15">
        <w:rPr>
          <w:rFonts w:cstheme="minorHAnsi"/>
          <w:b/>
          <w:lang w:val="en-AU"/>
        </w:rPr>
        <w:t>information</w:t>
      </w:r>
      <w:r w:rsidRPr="00A66C15">
        <w:rPr>
          <w:rFonts w:cstheme="minorHAnsi"/>
          <w:lang w:val="en-AU"/>
        </w:rPr>
        <w:t xml:space="preserve"> is a sub-complex attribute of </w:t>
      </w:r>
      <w:proofErr w:type="spellStart"/>
      <w:r w:rsidRPr="00A66C15">
        <w:rPr>
          <w:rFonts w:cstheme="minorHAnsi"/>
          <w:b/>
          <w:lang w:val="en-AU"/>
        </w:rPr>
        <w:t>bearingInformation</w:t>
      </w:r>
      <w:proofErr w:type="spellEnd"/>
      <w:r w:rsidRPr="00A66C15">
        <w:rPr>
          <w:rFonts w:cstheme="minorHAnsi"/>
          <w:lang w:val="en-AU"/>
        </w:rPr>
        <w:t xml:space="preserve"> and should be used to specify that no bearing information can be provided whenever such is the case. The sub-attributes </w:t>
      </w:r>
      <w:proofErr w:type="spellStart"/>
      <w:r w:rsidRPr="00A66C15">
        <w:rPr>
          <w:rFonts w:cstheme="minorHAnsi"/>
          <w:b/>
          <w:lang w:val="en-AU"/>
        </w:rPr>
        <w:t>sectorBearing</w:t>
      </w:r>
      <w:proofErr w:type="spellEnd"/>
      <w:r w:rsidRPr="00A66C15">
        <w:rPr>
          <w:rFonts w:cstheme="minorHAnsi"/>
          <w:lang w:val="en-AU"/>
        </w:rPr>
        <w:t xml:space="preserve"> and </w:t>
      </w:r>
      <w:r w:rsidRPr="00A66C15">
        <w:rPr>
          <w:rFonts w:cstheme="minorHAnsi"/>
          <w:b/>
          <w:lang w:val="en-AU"/>
        </w:rPr>
        <w:t>orientation</w:t>
      </w:r>
      <w:r w:rsidRPr="00A66C15">
        <w:rPr>
          <w:rFonts w:cstheme="minorHAnsi"/>
          <w:lang w:val="en-AU"/>
        </w:rPr>
        <w:t xml:space="preserve"> can be used to describe a certain level of inaccuracy in the position determination.</w:t>
      </w:r>
    </w:p>
    <w:p w14:paraId="41C45605" w14:textId="77777777" w:rsidR="00D64344" w:rsidRPr="00A66C15" w:rsidRDefault="00D64344" w:rsidP="00716062">
      <w:pPr>
        <w:pStyle w:val="Heading2"/>
      </w:pPr>
      <w:bookmarkStart w:id="372" w:name="_Toc490817327"/>
      <w:bookmarkStart w:id="373" w:name="_Toc451527710"/>
      <w:bookmarkStart w:id="374" w:name="_Toc450121538"/>
      <w:bookmarkStart w:id="375" w:name="_Ref531051748"/>
      <w:bookmarkStart w:id="376" w:name="_Toc120214346"/>
      <w:r w:rsidRPr="00A66C15">
        <w:t>Associations</w:t>
      </w:r>
      <w:bookmarkEnd w:id="372"/>
      <w:bookmarkEnd w:id="373"/>
      <w:bookmarkEnd w:id="374"/>
      <w:bookmarkEnd w:id="375"/>
      <w:bookmarkEnd w:id="376"/>
    </w:p>
    <w:p w14:paraId="2424CD64" w14:textId="77777777" w:rsidR="00D64344" w:rsidRPr="00504C14" w:rsidRDefault="00D64344" w:rsidP="00504C14">
      <w:pPr>
        <w:pStyle w:val="Heading3"/>
      </w:pPr>
      <w:bookmarkStart w:id="377" w:name="_Toc490817328"/>
      <w:bookmarkStart w:id="378" w:name="_Toc451527711"/>
      <w:bookmarkStart w:id="379" w:name="_Toc450121539"/>
      <w:bookmarkStart w:id="380" w:name="_Toc120214347"/>
      <w:r w:rsidRPr="00504C14">
        <w:t>Introduction</w:t>
      </w:r>
      <w:bookmarkEnd w:id="377"/>
      <w:bookmarkEnd w:id="378"/>
      <w:bookmarkEnd w:id="379"/>
      <w:bookmarkEnd w:id="380"/>
    </w:p>
    <w:p w14:paraId="14A23CC3" w14:textId="2BE944C7" w:rsidR="00D64344" w:rsidRPr="00504C14" w:rsidRDefault="00D64344" w:rsidP="00504C14">
      <w:pPr>
        <w:rPr>
          <w:lang w:val="en-US"/>
        </w:rPr>
      </w:pPr>
      <w:r w:rsidRPr="00504C14">
        <w:rPr>
          <w:rStyle w:val="Redtext"/>
          <w:rFonts w:ascii="Arial" w:hAnsi="Arial" w:cs="Arial"/>
          <w:color w:val="auto"/>
        </w:rPr>
        <w:t>An association expresses a relationship between two classes - features, information types, or a feature and an information type. Objects in the dataset (instances of feature/information types) are related only if the link between them is encoded in the dataset.</w:t>
      </w:r>
    </w:p>
    <w:p w14:paraId="7E5B384D" w14:textId="33039B66" w:rsidR="00FB22E8" w:rsidRPr="00ED455F" w:rsidRDefault="00FB22E8" w:rsidP="00D64344">
      <w:pPr>
        <w:rPr>
          <w:rFonts w:cstheme="minorHAnsi"/>
        </w:rPr>
      </w:pPr>
      <w:r w:rsidRPr="00FB22E8">
        <w:rPr>
          <w:rFonts w:cstheme="minorHAnsi"/>
        </w:rPr>
        <w:t xml:space="preserve">EXAMPLE: An </w:t>
      </w:r>
      <w:r w:rsidRPr="00BD667F">
        <w:rPr>
          <w:rFonts w:cstheme="minorHAnsi"/>
          <w:b/>
        </w:rPr>
        <w:t>Authority</w:t>
      </w:r>
      <w:r w:rsidRPr="00FB22E8">
        <w:rPr>
          <w:rFonts w:cstheme="minorHAnsi"/>
        </w:rPr>
        <w:t xml:space="preserve"> information type provides the responsible authority information to the abstract  </w:t>
      </w:r>
      <w:proofErr w:type="spellStart"/>
      <w:r w:rsidRPr="00BD667F">
        <w:rPr>
          <w:rFonts w:cstheme="minorHAnsi"/>
          <w:b/>
        </w:rPr>
        <w:t>SupervisedArea</w:t>
      </w:r>
      <w:proofErr w:type="spellEnd"/>
      <w:r w:rsidRPr="00FB22E8">
        <w:rPr>
          <w:rFonts w:cstheme="minorHAnsi"/>
        </w:rPr>
        <w:t xml:space="preserve"> feature. An association named Service Control (</w:t>
      </w:r>
      <w:proofErr w:type="spellStart"/>
      <w:r w:rsidRPr="00BD667F">
        <w:rPr>
          <w:rFonts w:cstheme="minorHAnsi"/>
          <w:b/>
        </w:rPr>
        <w:t>srvControl</w:t>
      </w:r>
      <w:proofErr w:type="spellEnd"/>
      <w:r w:rsidRPr="00FB22E8">
        <w:rPr>
          <w:rFonts w:cstheme="minorHAnsi"/>
        </w:rPr>
        <w:t xml:space="preserve">) is used to relate the two classes; roles are used to convey the meaning of the relationship. The association is inherited by subclasses of </w:t>
      </w:r>
      <w:proofErr w:type="spellStart"/>
      <w:r w:rsidRPr="00BD667F">
        <w:rPr>
          <w:rFonts w:cstheme="minorHAnsi"/>
          <w:b/>
        </w:rPr>
        <w:t>SupervisedArea</w:t>
      </w:r>
      <w:proofErr w:type="spellEnd"/>
      <w:r w:rsidRPr="00FB22E8">
        <w:rPr>
          <w:rFonts w:cstheme="minorHAnsi"/>
        </w:rPr>
        <w:t xml:space="preserve"> and is thereby available to its subclass </w:t>
      </w:r>
      <w:proofErr w:type="spellStart"/>
      <w:r w:rsidRPr="00BD667F">
        <w:rPr>
          <w:rFonts w:cstheme="minorHAnsi"/>
          <w:b/>
        </w:rPr>
        <w:t>MilitaryPracticeArea</w:t>
      </w:r>
      <w:proofErr w:type="spellEnd"/>
      <w:r w:rsidRPr="00FB22E8">
        <w:rPr>
          <w:rFonts w:cstheme="minorHAnsi"/>
        </w:rPr>
        <w:t>.</w:t>
      </w:r>
    </w:p>
    <w:p w14:paraId="7219B54D" w14:textId="7893A4B6" w:rsidR="00D64344" w:rsidRPr="00ED455F" w:rsidRDefault="00D64344" w:rsidP="00BD667F">
      <w:pPr>
        <w:keepNext/>
        <w:jc w:val="center"/>
        <w:rPr>
          <w:rFonts w:cstheme="minorHAnsi"/>
        </w:rPr>
      </w:pPr>
      <w:r w:rsidRPr="00ED455F">
        <w:rPr>
          <w:rFonts w:cstheme="minorHAnsi"/>
          <w:noProof/>
        </w:rPr>
        <w:drawing>
          <wp:inline distT="0" distB="0" distL="0" distR="0" wp14:anchorId="08D2FE44" wp14:editId="70039E2A">
            <wp:extent cx="3619500" cy="159804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640397" cy="1607270"/>
                    </a:xfrm>
                    <a:prstGeom prst="rect">
                      <a:avLst/>
                    </a:prstGeom>
                    <a:noFill/>
                    <a:ln>
                      <a:noFill/>
                    </a:ln>
                  </pic:spPr>
                </pic:pic>
              </a:graphicData>
            </a:graphic>
          </wp:inline>
        </w:drawing>
      </w:r>
    </w:p>
    <w:p w14:paraId="5F4D2D5A" w14:textId="3B1D602B" w:rsidR="00D64344" w:rsidRPr="00C35EC5" w:rsidRDefault="00D64344" w:rsidP="00C35EC5">
      <w:pPr>
        <w:pStyle w:val="Caption"/>
        <w:jc w:val="center"/>
      </w:pPr>
      <w:bookmarkStart w:id="381" w:name="_Ref451752106"/>
      <w:r w:rsidRPr="00C35EC5">
        <w:t xml:space="preserve">Figure </w:t>
      </w:r>
      <w:ins w:id="382" w:author="Raphael Malyankar" w:date="2022-11-19T23:48:00Z">
        <w:r w:rsidR="00C44C7E">
          <w:fldChar w:fldCharType="begin"/>
        </w:r>
        <w:r w:rsidR="00C44C7E">
          <w:instrText xml:space="preserve"> STYLEREF 1 \s </w:instrText>
        </w:r>
      </w:ins>
      <w:r w:rsidR="00C44C7E">
        <w:fldChar w:fldCharType="separate"/>
      </w:r>
      <w:r w:rsidR="00C44C7E">
        <w:rPr>
          <w:noProof/>
        </w:rPr>
        <w:t>2</w:t>
      </w:r>
      <w:ins w:id="383" w:author="Raphael Malyankar" w:date="2022-11-19T23:48:00Z">
        <w:r w:rsidR="00C44C7E">
          <w:fldChar w:fldCharType="end"/>
        </w:r>
        <w:r w:rsidR="00C44C7E">
          <w:t>.</w:t>
        </w:r>
        <w:r w:rsidR="00C44C7E">
          <w:fldChar w:fldCharType="begin"/>
        </w:r>
        <w:r w:rsidR="00C44C7E">
          <w:instrText xml:space="preserve"> SEQ Figure \* ARABIC \s 1 </w:instrText>
        </w:r>
      </w:ins>
      <w:r w:rsidR="00C44C7E">
        <w:fldChar w:fldCharType="separate"/>
      </w:r>
      <w:ins w:id="384" w:author="Raphael Malyankar" w:date="2022-11-19T23:48:00Z">
        <w:r w:rsidR="00C44C7E">
          <w:rPr>
            <w:noProof/>
          </w:rPr>
          <w:t>2</w:t>
        </w:r>
        <w:r w:rsidR="00C44C7E">
          <w:fldChar w:fldCharType="end"/>
        </w:r>
      </w:ins>
      <w:del w:id="385" w:author="Raphael Malyankar" w:date="2022-11-05T22:06:00Z">
        <w:r w:rsidR="004B7C21" w:rsidDel="00876010">
          <w:fldChar w:fldCharType="begin"/>
        </w:r>
        <w:r w:rsidR="004B7C21" w:rsidDel="00876010">
          <w:delInstrText xml:space="preserve"> STYLEREF 1 \s </w:delInstrText>
        </w:r>
        <w:r w:rsidR="004B7C21" w:rsidDel="00876010">
          <w:fldChar w:fldCharType="separate"/>
        </w:r>
        <w:r w:rsidR="00EE3F7C" w:rsidDel="00876010">
          <w:rPr>
            <w:noProof/>
          </w:rPr>
          <w:delText>2</w:delText>
        </w:r>
        <w:r w:rsidR="004B7C21" w:rsidDel="00876010">
          <w:fldChar w:fldCharType="end"/>
        </w:r>
        <w:r w:rsidR="004B7C21" w:rsidDel="00876010">
          <w:delText>.</w:delText>
        </w:r>
        <w:r w:rsidR="004B7C21" w:rsidDel="00876010">
          <w:fldChar w:fldCharType="begin"/>
        </w:r>
        <w:r w:rsidR="004B7C21" w:rsidDel="00876010">
          <w:delInstrText xml:space="preserve"> SEQ Figure \* ARABIC \s 1 </w:delInstrText>
        </w:r>
        <w:r w:rsidR="004B7C21" w:rsidDel="00876010">
          <w:fldChar w:fldCharType="separate"/>
        </w:r>
        <w:r w:rsidR="00EE3F7C" w:rsidDel="00876010">
          <w:rPr>
            <w:noProof/>
          </w:rPr>
          <w:delText>2</w:delText>
        </w:r>
        <w:r w:rsidR="004B7C21" w:rsidDel="00876010">
          <w:fldChar w:fldCharType="end"/>
        </w:r>
      </w:del>
      <w:bookmarkEnd w:id="381"/>
      <w:r w:rsidRPr="00C35EC5">
        <w:t xml:space="preserve"> Information association relating a feature to an information type</w:t>
      </w:r>
    </w:p>
    <w:p w14:paraId="2ED1C291" w14:textId="3187E61E" w:rsidR="00D64344" w:rsidRPr="006A6481" w:rsidRDefault="00D64344" w:rsidP="00640721">
      <w:pPr>
        <w:rPr>
          <w:rStyle w:val="Redtext"/>
          <w:rFonts w:ascii="Arial" w:hAnsi="Arial" w:cs="Arial"/>
          <w:color w:val="auto"/>
        </w:rPr>
      </w:pPr>
      <w:r w:rsidRPr="006A6481">
        <w:rPr>
          <w:rStyle w:val="Redtext"/>
          <w:rFonts w:ascii="Arial" w:hAnsi="Arial" w:cs="Arial"/>
          <w:color w:val="auto"/>
        </w:rPr>
        <w:t xml:space="preserve">An association end may have a multiplicity which describes how many instances the feature or information type instance at the other end is allowed to are to link to. In </w:t>
      </w:r>
      <w:r w:rsidR="00C35EC5">
        <w:rPr>
          <w:rStyle w:val="Redtext"/>
          <w:rFonts w:ascii="Arial" w:hAnsi="Arial" w:cs="Arial"/>
          <w:color w:val="auto"/>
        </w:rPr>
        <w:fldChar w:fldCharType="begin"/>
      </w:r>
      <w:r w:rsidR="00C35EC5">
        <w:rPr>
          <w:rStyle w:val="Redtext"/>
          <w:rFonts w:ascii="Arial" w:hAnsi="Arial" w:cs="Arial"/>
          <w:color w:val="auto"/>
        </w:rPr>
        <w:instrText xml:space="preserve"> REF _Ref451752106 \h </w:instrText>
      </w:r>
      <w:r w:rsidR="00C35EC5">
        <w:rPr>
          <w:rStyle w:val="Redtext"/>
          <w:rFonts w:ascii="Arial" w:hAnsi="Arial" w:cs="Arial"/>
          <w:color w:val="auto"/>
        </w:rPr>
      </w:r>
      <w:r w:rsidR="00C35EC5">
        <w:rPr>
          <w:rStyle w:val="Redtext"/>
          <w:rFonts w:ascii="Arial" w:hAnsi="Arial" w:cs="Arial"/>
          <w:color w:val="auto"/>
        </w:rPr>
        <w:fldChar w:fldCharType="separate"/>
      </w:r>
      <w:r w:rsidR="00EE3F7C" w:rsidRPr="00C35EC5">
        <w:t xml:space="preserve">Figure </w:t>
      </w:r>
      <w:r w:rsidR="00EE3F7C">
        <w:rPr>
          <w:noProof/>
        </w:rPr>
        <w:t>2</w:t>
      </w:r>
      <w:r w:rsidR="00EE3F7C">
        <w:t>.</w:t>
      </w:r>
      <w:r w:rsidR="00EE3F7C">
        <w:rPr>
          <w:noProof/>
        </w:rPr>
        <w:t>2</w:t>
      </w:r>
      <w:r w:rsidR="00C35EC5">
        <w:rPr>
          <w:rStyle w:val="Redtext"/>
          <w:rFonts w:ascii="Arial" w:hAnsi="Arial" w:cs="Arial"/>
          <w:color w:val="auto"/>
        </w:rPr>
        <w:fldChar w:fldCharType="end"/>
      </w:r>
      <w:r w:rsidRPr="006A6481">
        <w:rPr>
          <w:rStyle w:val="Redtext"/>
          <w:rFonts w:ascii="Arial" w:hAnsi="Arial" w:cs="Arial"/>
          <w:color w:val="auto"/>
        </w:rPr>
        <w:t xml:space="preserve">, any single instance of </w:t>
      </w:r>
      <w:r w:rsidR="00FB22E8" w:rsidRPr="006A6481">
        <w:rPr>
          <w:rStyle w:val="Redtext"/>
          <w:rFonts w:ascii="Arial" w:hAnsi="Arial" w:cs="Arial"/>
          <w:b/>
          <w:color w:val="auto"/>
        </w:rPr>
        <w:t>Authority</w:t>
      </w:r>
      <w:r w:rsidRPr="006A6481">
        <w:rPr>
          <w:rStyle w:val="Redtext"/>
          <w:rFonts w:ascii="Arial" w:hAnsi="Arial" w:cs="Arial"/>
          <w:color w:val="auto"/>
        </w:rPr>
        <w:t xml:space="preserve"> may link to any number of </w:t>
      </w:r>
      <w:proofErr w:type="spellStart"/>
      <w:r w:rsidR="00FB22E8" w:rsidRPr="006A6481">
        <w:rPr>
          <w:rStyle w:val="Redtext"/>
          <w:rFonts w:ascii="Arial" w:hAnsi="Arial" w:cs="Arial"/>
          <w:b/>
          <w:color w:val="auto"/>
        </w:rPr>
        <w:t>MilitaryPracticeArea</w:t>
      </w:r>
      <w:proofErr w:type="spellEnd"/>
      <w:r w:rsidR="00FB22E8" w:rsidRPr="006A6481">
        <w:rPr>
          <w:rStyle w:val="Redtext"/>
          <w:rFonts w:ascii="Arial" w:hAnsi="Arial" w:cs="Arial"/>
          <w:color w:val="auto"/>
        </w:rPr>
        <w:t xml:space="preserve"> </w:t>
      </w:r>
      <w:r w:rsidRPr="006A6481">
        <w:rPr>
          <w:rStyle w:val="Redtext"/>
          <w:rFonts w:ascii="Arial" w:hAnsi="Arial" w:cs="Arial"/>
          <w:color w:val="auto"/>
        </w:rPr>
        <w:t>instances.</w:t>
      </w:r>
    </w:p>
    <w:p w14:paraId="40220B98" w14:textId="77777777" w:rsidR="00D64344" w:rsidRPr="00A66C15" w:rsidRDefault="00D64344" w:rsidP="00897E12">
      <w:pPr>
        <w:pStyle w:val="Heading3"/>
      </w:pPr>
      <w:bookmarkStart w:id="386" w:name="_Toc451524787"/>
      <w:bookmarkStart w:id="387" w:name="_Toc451524929"/>
      <w:bookmarkStart w:id="388" w:name="_Toc451527712"/>
      <w:bookmarkStart w:id="389" w:name="_Toc451527713"/>
      <w:bookmarkStart w:id="390" w:name="_Toc490817329"/>
      <w:bookmarkStart w:id="391" w:name="_Toc120214348"/>
      <w:bookmarkEnd w:id="386"/>
      <w:bookmarkEnd w:id="387"/>
      <w:bookmarkEnd w:id="388"/>
      <w:r w:rsidRPr="00A66C15">
        <w:t>Association names</w:t>
      </w:r>
      <w:bookmarkEnd w:id="389"/>
      <w:bookmarkEnd w:id="390"/>
      <w:bookmarkEnd w:id="391"/>
    </w:p>
    <w:p w14:paraId="752394AA" w14:textId="77777777" w:rsidR="00D64344" w:rsidRPr="00A66C15" w:rsidRDefault="00D64344" w:rsidP="00640721">
      <w:r w:rsidRPr="00ED455F">
        <w:t>The association name is normally provided by the UML diagram at the middle of the connection line/arrow between the two involved classes and can b</w:t>
      </w:r>
      <w:r w:rsidRPr="00A66C15">
        <w:t>e obtained from the feature and information type tables provided in this document).</w:t>
      </w:r>
    </w:p>
    <w:p w14:paraId="710B44C7" w14:textId="77777777" w:rsidR="00D64344" w:rsidRPr="00A66C15" w:rsidRDefault="00D64344" w:rsidP="00D64344">
      <w:pPr>
        <w:rPr>
          <w:rFonts w:cstheme="minorHAnsi"/>
        </w:rPr>
      </w:pPr>
      <w:r w:rsidRPr="00A66C15">
        <w:rPr>
          <w:rFonts w:cstheme="minorHAnsi"/>
        </w:rPr>
        <w:lastRenderedPageBreak/>
        <w:t>Association names may be omitted in the UML diagrams for the following reasons:</w:t>
      </w:r>
    </w:p>
    <w:p w14:paraId="585A6C6B" w14:textId="541C2872" w:rsidR="00D64344" w:rsidRPr="00A66C15" w:rsidRDefault="00D64344" w:rsidP="00D64344">
      <w:pPr>
        <w:rPr>
          <w:rFonts w:cstheme="minorHAnsi"/>
        </w:rPr>
      </w:pPr>
      <w:r w:rsidRPr="00A66C15">
        <w:rPr>
          <w:rFonts w:cstheme="minorHAnsi"/>
        </w:rPr>
        <w:t xml:space="preserve">a) the association is defined by an association class, see </w:t>
      </w:r>
      <w:r w:rsidRPr="00A66C15">
        <w:rPr>
          <w:rFonts w:cstheme="minorHAnsi"/>
        </w:rPr>
        <w:fldChar w:fldCharType="begin"/>
      </w:r>
      <w:r w:rsidRPr="00A66C15">
        <w:rPr>
          <w:rFonts w:cstheme="minorHAnsi"/>
        </w:rPr>
        <w:instrText xml:space="preserve"> REF _Ref451509086 \r \h </w:instrText>
      </w:r>
      <w:r w:rsidR="00D90A3A">
        <w:rPr>
          <w:rFonts w:cstheme="minorHAnsi"/>
        </w:rPr>
        <w:instrText xml:space="preserve"> \* MERGEFORMAT </w:instrText>
      </w:r>
      <w:r w:rsidRPr="00A66C15">
        <w:rPr>
          <w:rFonts w:cstheme="minorHAnsi"/>
        </w:rPr>
      </w:r>
      <w:r w:rsidRPr="00A66C15">
        <w:rPr>
          <w:rFonts w:cstheme="minorHAnsi"/>
        </w:rPr>
        <w:fldChar w:fldCharType="separate"/>
      </w:r>
      <w:r w:rsidR="00EE3F7C">
        <w:rPr>
          <w:rFonts w:cstheme="minorHAnsi"/>
        </w:rPr>
        <w:t>2.5.4</w:t>
      </w:r>
      <w:r w:rsidRPr="00A66C15">
        <w:rPr>
          <w:rFonts w:cstheme="minorHAnsi"/>
        </w:rPr>
        <w:fldChar w:fldCharType="end"/>
      </w:r>
      <w:r w:rsidRPr="00ED455F">
        <w:rPr>
          <w:rFonts w:cstheme="minorHAnsi"/>
        </w:rPr>
        <w:t xml:space="preserve"> (the name of the association class is used);</w:t>
      </w:r>
    </w:p>
    <w:p w14:paraId="1FFE34E4" w14:textId="77777777" w:rsidR="00D64344" w:rsidRPr="00A66C15" w:rsidRDefault="00D64344" w:rsidP="00D64344">
      <w:pPr>
        <w:rPr>
          <w:rFonts w:cstheme="minorHAnsi"/>
        </w:rPr>
      </w:pPr>
      <w:r w:rsidRPr="00A66C15">
        <w:rPr>
          <w:rFonts w:cstheme="minorHAnsi"/>
        </w:rPr>
        <w:t>b) to avoid cluttering the diagram – however, the name is always documented in the feature/information type tables.</w:t>
      </w:r>
      <w:bookmarkStart w:id="392" w:name="_Toc451524789"/>
      <w:bookmarkStart w:id="393" w:name="_Toc451524931"/>
      <w:bookmarkStart w:id="394" w:name="_Toc451527714"/>
      <w:bookmarkStart w:id="395" w:name="_Toc451524790"/>
      <w:bookmarkStart w:id="396" w:name="_Toc451524932"/>
      <w:bookmarkStart w:id="397" w:name="_Toc451527715"/>
      <w:bookmarkStart w:id="398" w:name="_Toc451527716"/>
      <w:bookmarkEnd w:id="392"/>
      <w:bookmarkEnd w:id="393"/>
      <w:bookmarkEnd w:id="394"/>
      <w:bookmarkEnd w:id="395"/>
      <w:bookmarkEnd w:id="396"/>
      <w:bookmarkEnd w:id="397"/>
    </w:p>
    <w:p w14:paraId="763FD781" w14:textId="77777777" w:rsidR="00D64344" w:rsidRPr="006A6481" w:rsidRDefault="00D64344" w:rsidP="006A6481">
      <w:pPr>
        <w:pStyle w:val="Heading3"/>
      </w:pPr>
      <w:bookmarkStart w:id="399" w:name="_Toc490817330"/>
      <w:bookmarkStart w:id="400" w:name="_Toc120214349"/>
      <w:r w:rsidRPr="006A6481">
        <w:t>Association roles</w:t>
      </w:r>
      <w:bookmarkEnd w:id="398"/>
      <w:bookmarkEnd w:id="399"/>
      <w:bookmarkEnd w:id="400"/>
    </w:p>
    <w:p w14:paraId="0A3B776A" w14:textId="14AFF1DF" w:rsidR="00D64344" w:rsidRPr="006A6481" w:rsidRDefault="00FB22E8" w:rsidP="006A6481">
      <w:pPr>
        <w:rPr>
          <w:rStyle w:val="Redtext"/>
          <w:rFonts w:ascii="Arial" w:hAnsi="Arial" w:cs="Arial"/>
          <w:color w:val="auto"/>
        </w:rPr>
      </w:pPr>
      <w:r w:rsidRPr="006A6481">
        <w:rPr>
          <w:rStyle w:val="Redtext"/>
          <w:rFonts w:ascii="Arial" w:hAnsi="Arial" w:cs="Arial"/>
          <w:color w:val="auto"/>
        </w:rPr>
        <w:t xml:space="preserve">Either or both association ends can have a name (role). In </w:t>
      </w:r>
      <w:r w:rsidR="00C35EC5">
        <w:rPr>
          <w:rStyle w:val="Redtext"/>
          <w:rFonts w:ascii="Arial" w:hAnsi="Arial" w:cs="Arial"/>
          <w:color w:val="auto"/>
        </w:rPr>
        <w:fldChar w:fldCharType="begin"/>
      </w:r>
      <w:r w:rsidR="00C35EC5">
        <w:rPr>
          <w:rStyle w:val="Redtext"/>
          <w:rFonts w:ascii="Arial" w:hAnsi="Arial" w:cs="Arial"/>
          <w:color w:val="auto"/>
        </w:rPr>
        <w:instrText xml:space="preserve"> REF _Ref451752106 \h </w:instrText>
      </w:r>
      <w:r w:rsidR="00C35EC5">
        <w:rPr>
          <w:rStyle w:val="Redtext"/>
          <w:rFonts w:ascii="Arial" w:hAnsi="Arial" w:cs="Arial"/>
          <w:color w:val="auto"/>
        </w:rPr>
      </w:r>
      <w:r w:rsidR="00C35EC5">
        <w:rPr>
          <w:rStyle w:val="Redtext"/>
          <w:rFonts w:ascii="Arial" w:hAnsi="Arial" w:cs="Arial"/>
          <w:color w:val="auto"/>
        </w:rPr>
        <w:fldChar w:fldCharType="separate"/>
      </w:r>
      <w:r w:rsidR="00EE3F7C" w:rsidRPr="00C35EC5">
        <w:t xml:space="preserve">Figure </w:t>
      </w:r>
      <w:r w:rsidR="00EE3F7C">
        <w:rPr>
          <w:noProof/>
        </w:rPr>
        <w:t>2</w:t>
      </w:r>
      <w:r w:rsidR="00EE3F7C">
        <w:t>.</w:t>
      </w:r>
      <w:r w:rsidR="00EE3F7C">
        <w:rPr>
          <w:noProof/>
        </w:rPr>
        <w:t>2</w:t>
      </w:r>
      <w:r w:rsidR="00C35EC5">
        <w:rPr>
          <w:rStyle w:val="Redtext"/>
          <w:rFonts w:ascii="Arial" w:hAnsi="Arial" w:cs="Arial"/>
          <w:color w:val="auto"/>
        </w:rPr>
        <w:fldChar w:fldCharType="end"/>
      </w:r>
      <w:r w:rsidRPr="006A6481">
        <w:rPr>
          <w:rStyle w:val="Redtext"/>
          <w:rFonts w:ascii="Arial" w:hAnsi="Arial" w:cs="Arial"/>
          <w:color w:val="auto"/>
        </w:rPr>
        <w:t xml:space="preserve"> the roles are </w:t>
      </w:r>
      <w:proofErr w:type="spellStart"/>
      <w:r w:rsidRPr="006A6481">
        <w:rPr>
          <w:rStyle w:val="Redtext"/>
          <w:rFonts w:ascii="Arial" w:hAnsi="Arial" w:cs="Arial"/>
          <w:b/>
          <w:color w:val="auto"/>
        </w:rPr>
        <w:t>controlledService</w:t>
      </w:r>
      <w:proofErr w:type="spellEnd"/>
      <w:r w:rsidRPr="006A6481">
        <w:rPr>
          <w:rStyle w:val="Redtext"/>
          <w:rFonts w:ascii="Arial" w:hAnsi="Arial" w:cs="Arial"/>
          <w:color w:val="auto"/>
        </w:rPr>
        <w:t xml:space="preserve"> and </w:t>
      </w:r>
      <w:proofErr w:type="spellStart"/>
      <w:r w:rsidRPr="006A6481">
        <w:rPr>
          <w:rStyle w:val="Redtext"/>
          <w:rFonts w:ascii="Arial" w:hAnsi="Arial" w:cs="Arial"/>
          <w:b/>
          <w:color w:val="auto"/>
        </w:rPr>
        <w:t>controlAuthority</w:t>
      </w:r>
      <w:proofErr w:type="spellEnd"/>
      <w:r w:rsidRPr="006A6481">
        <w:rPr>
          <w:rStyle w:val="Redtext"/>
          <w:rFonts w:ascii="Arial" w:hAnsi="Arial" w:cs="Arial"/>
          <w:color w:val="auto"/>
        </w:rPr>
        <w:t xml:space="preserve">. This association expresses the relationship that a </w:t>
      </w:r>
      <w:proofErr w:type="spellStart"/>
      <w:r w:rsidRPr="006A6481">
        <w:rPr>
          <w:rStyle w:val="Redtext"/>
          <w:rFonts w:ascii="Arial" w:hAnsi="Arial" w:cs="Arial"/>
          <w:b/>
          <w:color w:val="auto"/>
        </w:rPr>
        <w:t>SupervisedArea</w:t>
      </w:r>
      <w:proofErr w:type="spellEnd"/>
      <w:r w:rsidRPr="006A6481">
        <w:rPr>
          <w:rStyle w:val="Redtext"/>
          <w:rFonts w:ascii="Arial" w:hAnsi="Arial" w:cs="Arial"/>
          <w:color w:val="auto"/>
        </w:rPr>
        <w:t xml:space="preserve"> (i.e., its subclasses, because </w:t>
      </w:r>
      <w:proofErr w:type="spellStart"/>
      <w:r w:rsidRPr="006A6481">
        <w:rPr>
          <w:rStyle w:val="Redtext"/>
          <w:rFonts w:ascii="Arial" w:hAnsi="Arial" w:cs="Arial"/>
          <w:b/>
          <w:color w:val="auto"/>
        </w:rPr>
        <w:t>SupervisedArea</w:t>
      </w:r>
      <w:proofErr w:type="spellEnd"/>
      <w:r w:rsidRPr="006A6481">
        <w:rPr>
          <w:rStyle w:val="Redtext"/>
          <w:rFonts w:ascii="Arial" w:hAnsi="Arial" w:cs="Arial"/>
          <w:color w:val="auto"/>
        </w:rPr>
        <w:t xml:space="preserve"> is an abstract feature and there cannot be any direct instances of </w:t>
      </w:r>
      <w:proofErr w:type="spellStart"/>
      <w:r w:rsidRPr="006A6481">
        <w:rPr>
          <w:rStyle w:val="Redtext"/>
          <w:rFonts w:ascii="Arial" w:hAnsi="Arial" w:cs="Arial"/>
          <w:b/>
          <w:color w:val="auto"/>
        </w:rPr>
        <w:t>SupervisedArea</w:t>
      </w:r>
      <w:proofErr w:type="spellEnd"/>
      <w:r w:rsidRPr="006A6481">
        <w:rPr>
          <w:rStyle w:val="Redtext"/>
          <w:rFonts w:ascii="Arial" w:hAnsi="Arial" w:cs="Arial"/>
          <w:color w:val="auto"/>
        </w:rPr>
        <w:t xml:space="preserve">) may have zero or one controlling </w:t>
      </w:r>
      <w:proofErr w:type="spellStart"/>
      <w:r w:rsidRPr="006A6481">
        <w:rPr>
          <w:rStyle w:val="Redtext"/>
          <w:rFonts w:ascii="Arial" w:hAnsi="Arial" w:cs="Arial"/>
          <w:b/>
          <w:color w:val="auto"/>
        </w:rPr>
        <w:t>Authorit</w:t>
      </w:r>
      <w:proofErr w:type="spellEnd"/>
      <w:r w:rsidRPr="006A6481">
        <w:rPr>
          <w:rStyle w:val="Redtext"/>
          <w:rFonts w:ascii="Arial" w:hAnsi="Arial" w:cs="Arial"/>
          <w:b/>
          <w:color w:val="auto"/>
        </w:rPr>
        <w:t>(</w:t>
      </w:r>
      <w:proofErr w:type="spellStart"/>
      <w:r w:rsidRPr="006A6481">
        <w:rPr>
          <w:rStyle w:val="Redtext"/>
          <w:rFonts w:ascii="Arial" w:hAnsi="Arial" w:cs="Arial"/>
          <w:b/>
          <w:color w:val="auto"/>
        </w:rPr>
        <w:t>ies</w:t>
      </w:r>
      <w:proofErr w:type="spellEnd"/>
      <w:r w:rsidRPr="006A6481">
        <w:rPr>
          <w:rStyle w:val="Redtext"/>
          <w:rFonts w:ascii="Arial" w:hAnsi="Arial" w:cs="Arial"/>
          <w:b/>
          <w:color w:val="auto"/>
        </w:rPr>
        <w:t>),</w:t>
      </w:r>
      <w:r w:rsidRPr="006A6481">
        <w:rPr>
          <w:rStyle w:val="Redtext"/>
          <w:rFonts w:ascii="Arial" w:hAnsi="Arial" w:cs="Arial"/>
          <w:color w:val="auto"/>
        </w:rPr>
        <w:t xml:space="preserve"> and an </w:t>
      </w:r>
      <w:r w:rsidRPr="006A6481">
        <w:rPr>
          <w:rStyle w:val="Redtext"/>
          <w:rFonts w:ascii="Arial" w:hAnsi="Arial" w:cs="Arial"/>
          <w:b/>
          <w:color w:val="auto"/>
        </w:rPr>
        <w:t>Authority</w:t>
      </w:r>
      <w:r w:rsidRPr="006A6481">
        <w:rPr>
          <w:rStyle w:val="Redtext"/>
          <w:rFonts w:ascii="Arial" w:hAnsi="Arial" w:cs="Arial"/>
          <w:color w:val="auto"/>
        </w:rPr>
        <w:t xml:space="preserve"> may be responsible for any number of </w:t>
      </w:r>
      <w:proofErr w:type="spellStart"/>
      <w:r w:rsidRPr="006A6481">
        <w:rPr>
          <w:rStyle w:val="Redtext"/>
          <w:rFonts w:ascii="Arial" w:hAnsi="Arial" w:cs="Arial"/>
          <w:b/>
          <w:color w:val="auto"/>
        </w:rPr>
        <w:t>MilitaryPracticeAreas</w:t>
      </w:r>
      <w:proofErr w:type="spellEnd"/>
      <w:r w:rsidRPr="006A6481">
        <w:rPr>
          <w:rStyle w:val="Redtext"/>
          <w:rFonts w:ascii="Arial" w:hAnsi="Arial" w:cs="Arial"/>
          <w:color w:val="auto"/>
        </w:rPr>
        <w:t xml:space="preserve"> (or other subclasses of </w:t>
      </w:r>
      <w:proofErr w:type="spellStart"/>
      <w:r w:rsidRPr="006A6481">
        <w:rPr>
          <w:rStyle w:val="Redtext"/>
          <w:rFonts w:ascii="Arial" w:hAnsi="Arial" w:cs="Arial"/>
          <w:b/>
          <w:color w:val="auto"/>
        </w:rPr>
        <w:t>SupervisedArea</w:t>
      </w:r>
      <w:proofErr w:type="spellEnd"/>
      <w:r w:rsidRPr="006A6481">
        <w:rPr>
          <w:rStyle w:val="Redtext"/>
          <w:rFonts w:ascii="Arial" w:hAnsi="Arial" w:cs="Arial"/>
          <w:color w:val="auto"/>
        </w:rPr>
        <w:t>).</w:t>
      </w:r>
    </w:p>
    <w:p w14:paraId="2660C140" w14:textId="77777777" w:rsidR="00D64344" w:rsidRPr="00A66C15" w:rsidRDefault="00D64344" w:rsidP="00D64344">
      <w:pPr>
        <w:rPr>
          <w:rFonts w:eastAsiaTheme="minorEastAsia" w:cstheme="minorHAnsi"/>
        </w:rPr>
      </w:pPr>
      <w:r w:rsidRPr="00ED455F">
        <w:rPr>
          <w:rFonts w:cstheme="minorHAnsi"/>
        </w:rPr>
        <w:t>Roles may be also omitted from the diagram to reduce clutter – again, the role name is documented in the feature/information type tables.</w:t>
      </w:r>
    </w:p>
    <w:p w14:paraId="68E28060" w14:textId="77777777" w:rsidR="00D64344" w:rsidRPr="00A66C15" w:rsidRDefault="00D64344" w:rsidP="00D64344">
      <w:pPr>
        <w:rPr>
          <w:rFonts w:cstheme="minorHAnsi"/>
        </w:rPr>
      </w:pPr>
      <w:r w:rsidRPr="00A66C15">
        <w:rPr>
          <w:rFonts w:cstheme="minorHAnsi"/>
        </w:rPr>
        <w:t>Note: Instead of documenting every single role, Product Specifications may describe rules for defining default roles.</w:t>
      </w:r>
    </w:p>
    <w:p w14:paraId="5463D1B1" w14:textId="77777777" w:rsidR="00D64344" w:rsidRPr="00A66C15" w:rsidRDefault="00D64344" w:rsidP="00897E12">
      <w:pPr>
        <w:pStyle w:val="Heading3"/>
      </w:pPr>
      <w:bookmarkStart w:id="401" w:name="_Toc490817331"/>
      <w:bookmarkStart w:id="402" w:name="_Toc451527717"/>
      <w:bookmarkStart w:id="403" w:name="_Ref451509086"/>
      <w:bookmarkStart w:id="404" w:name="_Toc120214350"/>
      <w:r w:rsidRPr="00A66C15">
        <w:t>Association classes</w:t>
      </w:r>
      <w:bookmarkEnd w:id="401"/>
      <w:bookmarkEnd w:id="402"/>
      <w:bookmarkEnd w:id="403"/>
      <w:bookmarkEnd w:id="404"/>
    </w:p>
    <w:p w14:paraId="147065F2" w14:textId="011816A5" w:rsidR="00D64344" w:rsidRPr="006A6481" w:rsidRDefault="00D64344" w:rsidP="00D64344">
      <w:pPr>
        <w:rPr>
          <w:rStyle w:val="Redtext"/>
          <w:rFonts w:ascii="Arial" w:hAnsi="Arial" w:cs="Arial"/>
          <w:color w:val="auto"/>
        </w:rPr>
      </w:pPr>
      <w:r w:rsidRPr="006A6481">
        <w:rPr>
          <w:rStyle w:val="Redtext"/>
          <w:rFonts w:ascii="Arial" w:hAnsi="Arial" w:cs="Arial"/>
          <w:color w:val="auto"/>
        </w:rPr>
        <w:t xml:space="preserve">Association classes allow relationships to be characterized by one or more attributes. The attributes of the association class belong to the association itself, not to any of the features or information types it connects. An association class is both an association and a class.  Within an </w:t>
      </w:r>
      <w:r w:rsidR="00B165E8" w:rsidRPr="006A6481">
        <w:rPr>
          <w:rStyle w:val="Redtext"/>
          <w:rFonts w:ascii="Arial" w:hAnsi="Arial" w:cs="Arial"/>
          <w:color w:val="auto"/>
        </w:rPr>
        <w:t>S-131</w:t>
      </w:r>
      <w:r w:rsidRPr="006A6481">
        <w:rPr>
          <w:rStyle w:val="Redtext"/>
          <w:rFonts w:ascii="Arial" w:hAnsi="Arial" w:cs="Arial"/>
          <w:color w:val="auto"/>
        </w:rPr>
        <w:t xml:space="preserve"> product the association classes </w:t>
      </w:r>
      <w:r w:rsidRPr="006A6481">
        <w:rPr>
          <w:rStyle w:val="Redtext"/>
          <w:rFonts w:ascii="Arial" w:hAnsi="Arial" w:cs="Arial"/>
          <w:b/>
          <w:color w:val="auto"/>
        </w:rPr>
        <w:t>Permission Type</w:t>
      </w:r>
      <w:r w:rsidRPr="006A6481">
        <w:rPr>
          <w:rStyle w:val="Redtext"/>
          <w:rFonts w:ascii="Arial" w:hAnsi="Arial" w:cs="Arial"/>
          <w:color w:val="auto"/>
        </w:rPr>
        <w:t xml:space="preserve"> and </w:t>
      </w:r>
      <w:r w:rsidRPr="006A6481">
        <w:rPr>
          <w:rStyle w:val="Redtext"/>
          <w:rFonts w:ascii="Arial" w:hAnsi="Arial" w:cs="Arial"/>
          <w:b/>
          <w:color w:val="auto"/>
        </w:rPr>
        <w:t>Inclusion Type</w:t>
      </w:r>
      <w:r w:rsidRPr="006A6481">
        <w:rPr>
          <w:rStyle w:val="Redtext"/>
          <w:rFonts w:ascii="Arial" w:hAnsi="Arial" w:cs="Arial"/>
          <w:color w:val="auto"/>
        </w:rPr>
        <w:t xml:space="preserve"> may be used for relating vessel classes to feature and information types. </w:t>
      </w:r>
    </w:p>
    <w:p w14:paraId="3703A4F2" w14:textId="77777777" w:rsidR="00D64344" w:rsidRPr="00550845" w:rsidRDefault="00D64344" w:rsidP="00897E12">
      <w:pPr>
        <w:pStyle w:val="Heading4"/>
        <w:rPr>
          <w:rStyle w:val="Redtext"/>
          <w:rFonts w:ascii="Arial" w:eastAsia="MS Mincho" w:hAnsi="Arial"/>
          <w:color w:val="auto"/>
          <w:lang w:val="en-GB"/>
        </w:rPr>
      </w:pPr>
      <w:bookmarkStart w:id="405" w:name="_Toc490817332"/>
      <w:bookmarkStart w:id="406" w:name="_Toc451527718"/>
      <w:r w:rsidRPr="00550845">
        <w:t>Permission Type</w:t>
      </w:r>
      <w:bookmarkEnd w:id="405"/>
      <w:bookmarkEnd w:id="406"/>
    </w:p>
    <w:p w14:paraId="21DB9BF3" w14:textId="77777777" w:rsidR="00D64344" w:rsidRPr="00A66C15" w:rsidRDefault="00D64344" w:rsidP="00D64344">
      <w:pPr>
        <w:rPr>
          <w:rFonts w:cstheme="minorHAnsi"/>
        </w:rPr>
      </w:pPr>
      <w:r w:rsidRPr="00ED455F">
        <w:rPr>
          <w:rFonts w:eastAsiaTheme="majorEastAsia" w:cstheme="minorHAnsi"/>
        </w:rPr>
        <w:t>This association class specifies the relationship of the vessel class to a feature, e.g., whether access to a feature (or use of a facility) is prohibited or permitted for a specified class of vessel. The class of vessel is described by the simple and</w:t>
      </w:r>
      <w:r w:rsidRPr="00A66C15">
        <w:rPr>
          <w:rFonts w:eastAsiaTheme="majorEastAsia" w:cstheme="minorHAnsi"/>
        </w:rPr>
        <w:t xml:space="preserve"> complex attributes of the information type </w:t>
      </w:r>
      <w:r w:rsidRPr="00A66C15">
        <w:rPr>
          <w:rFonts w:eastAsiaTheme="majorEastAsia" w:cstheme="minorHAnsi"/>
          <w:b/>
        </w:rPr>
        <w:t>Applicability</w:t>
      </w:r>
      <w:r w:rsidRPr="00A66C15">
        <w:rPr>
          <w:rFonts w:eastAsiaTheme="majorEastAsia" w:cstheme="minorHAnsi"/>
        </w:rPr>
        <w:t xml:space="preserve"> such as length, cargo, etc. The attributes of the association class describe the nature of the relationship, i.e., whether access to an area is permitted or prohibited, or whether use of a service is required or recommended.</w:t>
      </w:r>
    </w:p>
    <w:p w14:paraId="00FA906C" w14:textId="225FC138" w:rsidR="00D64344" w:rsidRPr="00ED455F" w:rsidRDefault="00FE0D68" w:rsidP="00D64344">
      <w:pPr>
        <w:keepNext/>
        <w:jc w:val="center"/>
        <w:rPr>
          <w:rFonts w:eastAsiaTheme="minorEastAsia" w:cstheme="minorHAnsi"/>
        </w:rPr>
      </w:pPr>
      <w:r>
        <w:rPr>
          <w:rFonts w:cstheme="minorHAnsi"/>
          <w:noProof/>
        </w:rPr>
        <w:lastRenderedPageBreak/>
        <w:drawing>
          <wp:inline distT="0" distB="0" distL="0" distR="0" wp14:anchorId="14D713DE" wp14:editId="547D1DAF">
            <wp:extent cx="4475891" cy="3398520"/>
            <wp:effectExtent l="0" t="0" r="127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Figure 3 Association class example.png"/>
                    <pic:cNvPicPr/>
                  </pic:nvPicPr>
                  <pic:blipFill>
                    <a:blip r:embed="rId19">
                      <a:extLst>
                        <a:ext uri="{28A0092B-C50C-407E-A947-70E740481C1C}">
                          <a14:useLocalDpi xmlns:a14="http://schemas.microsoft.com/office/drawing/2010/main" val="0"/>
                        </a:ext>
                      </a:extLst>
                    </a:blip>
                    <a:stretch>
                      <a:fillRect/>
                    </a:stretch>
                  </pic:blipFill>
                  <pic:spPr>
                    <a:xfrm>
                      <a:off x="0" y="0"/>
                      <a:ext cx="4491331" cy="3410244"/>
                    </a:xfrm>
                    <a:prstGeom prst="rect">
                      <a:avLst/>
                    </a:prstGeom>
                  </pic:spPr>
                </pic:pic>
              </a:graphicData>
            </a:graphic>
          </wp:inline>
        </w:drawing>
      </w:r>
    </w:p>
    <w:p w14:paraId="27833C3A" w14:textId="65566F9D" w:rsidR="00D64344" w:rsidRPr="00C35EC5" w:rsidRDefault="00D64344" w:rsidP="00C35EC5">
      <w:pPr>
        <w:pStyle w:val="Caption"/>
      </w:pPr>
      <w:r w:rsidRPr="00C35EC5">
        <w:t xml:space="preserve">Figure </w:t>
      </w:r>
      <w:ins w:id="407" w:author="Raphael Malyankar" w:date="2022-11-19T23:48:00Z">
        <w:r w:rsidR="00C44C7E">
          <w:fldChar w:fldCharType="begin"/>
        </w:r>
        <w:r w:rsidR="00C44C7E">
          <w:instrText xml:space="preserve"> STYLEREF 1 \s </w:instrText>
        </w:r>
      </w:ins>
      <w:r w:rsidR="00C44C7E">
        <w:fldChar w:fldCharType="separate"/>
      </w:r>
      <w:r w:rsidR="00C44C7E">
        <w:rPr>
          <w:noProof/>
        </w:rPr>
        <w:t>2</w:t>
      </w:r>
      <w:ins w:id="408" w:author="Raphael Malyankar" w:date="2022-11-19T23:48:00Z">
        <w:r w:rsidR="00C44C7E">
          <w:fldChar w:fldCharType="end"/>
        </w:r>
        <w:r w:rsidR="00C44C7E">
          <w:t>.</w:t>
        </w:r>
        <w:r w:rsidR="00C44C7E">
          <w:fldChar w:fldCharType="begin"/>
        </w:r>
        <w:r w:rsidR="00C44C7E">
          <w:instrText xml:space="preserve"> SEQ Figure \* ARABIC \s 1 </w:instrText>
        </w:r>
      </w:ins>
      <w:r w:rsidR="00C44C7E">
        <w:fldChar w:fldCharType="separate"/>
      </w:r>
      <w:ins w:id="409" w:author="Raphael Malyankar" w:date="2022-11-19T23:48:00Z">
        <w:r w:rsidR="00C44C7E">
          <w:rPr>
            <w:noProof/>
          </w:rPr>
          <w:t>3</w:t>
        </w:r>
        <w:r w:rsidR="00C44C7E">
          <w:fldChar w:fldCharType="end"/>
        </w:r>
      </w:ins>
      <w:del w:id="410" w:author="Raphael Malyankar" w:date="2022-11-05T22:06:00Z">
        <w:r w:rsidR="004B7C21" w:rsidDel="00876010">
          <w:fldChar w:fldCharType="begin"/>
        </w:r>
        <w:r w:rsidR="004B7C21" w:rsidDel="00876010">
          <w:delInstrText xml:space="preserve"> STYLEREF 1 \s </w:delInstrText>
        </w:r>
        <w:r w:rsidR="004B7C21" w:rsidDel="00876010">
          <w:fldChar w:fldCharType="separate"/>
        </w:r>
        <w:r w:rsidR="00EE3F7C" w:rsidDel="00876010">
          <w:rPr>
            <w:noProof/>
          </w:rPr>
          <w:delText>2</w:delText>
        </w:r>
        <w:r w:rsidR="004B7C21" w:rsidDel="00876010">
          <w:fldChar w:fldCharType="end"/>
        </w:r>
        <w:r w:rsidR="004B7C21" w:rsidDel="00876010">
          <w:delText>.</w:delText>
        </w:r>
        <w:r w:rsidR="004B7C21" w:rsidDel="00876010">
          <w:fldChar w:fldCharType="begin"/>
        </w:r>
        <w:r w:rsidR="004B7C21" w:rsidDel="00876010">
          <w:delInstrText xml:space="preserve"> SEQ Figure \* ARABIC \s 1 </w:delInstrText>
        </w:r>
        <w:r w:rsidR="004B7C21" w:rsidDel="00876010">
          <w:fldChar w:fldCharType="separate"/>
        </w:r>
        <w:r w:rsidR="00EE3F7C" w:rsidDel="00876010">
          <w:rPr>
            <w:noProof/>
          </w:rPr>
          <w:delText>3</w:delText>
        </w:r>
        <w:r w:rsidR="004B7C21" w:rsidDel="00876010">
          <w:fldChar w:fldCharType="end"/>
        </w:r>
      </w:del>
      <w:r w:rsidRPr="00C35EC5">
        <w:t xml:space="preserve"> Association class for hypothetical requirement for use of a radio </w:t>
      </w:r>
      <w:r w:rsidR="0026434C" w:rsidRPr="00C35EC5">
        <w:t xml:space="preserve">calling in point </w:t>
      </w:r>
      <w:r w:rsidRPr="00C35EC5">
        <w:t xml:space="preserve">by a vessel type </w:t>
      </w:r>
    </w:p>
    <w:p w14:paraId="70AA515D" w14:textId="77777777" w:rsidR="00D64344" w:rsidRPr="00ED455F" w:rsidRDefault="00D64344" w:rsidP="00D64344">
      <w:pPr>
        <w:rPr>
          <w:rFonts w:eastAsiaTheme="majorEastAsia" w:cstheme="minorHAnsi"/>
        </w:rPr>
      </w:pPr>
    </w:p>
    <w:p w14:paraId="51004F63" w14:textId="4E72C483" w:rsidR="00D64344" w:rsidRPr="006A6481" w:rsidRDefault="00D64344" w:rsidP="00D64344">
      <w:pPr>
        <w:rPr>
          <w:rFonts w:eastAsiaTheme="majorEastAsia" w:cs="Arial"/>
        </w:rPr>
      </w:pPr>
      <w:r w:rsidRPr="006A6481">
        <w:rPr>
          <w:rFonts w:eastAsiaTheme="majorEastAsia" w:cs="Arial"/>
        </w:rPr>
        <w:t xml:space="preserve">EXAMPLE: An association between an </w:t>
      </w:r>
      <w:r w:rsidRPr="006A6481">
        <w:rPr>
          <w:rFonts w:eastAsiaTheme="majorEastAsia" w:cs="Arial"/>
          <w:b/>
        </w:rPr>
        <w:t>Applicability</w:t>
      </w:r>
      <w:r w:rsidRPr="006A6481">
        <w:rPr>
          <w:rFonts w:eastAsiaTheme="majorEastAsia" w:cs="Arial"/>
        </w:rPr>
        <w:t xml:space="preserve"> instance with attribute </w:t>
      </w:r>
      <w:proofErr w:type="spellStart"/>
      <w:r w:rsidRPr="006A6481">
        <w:rPr>
          <w:rFonts w:eastAsiaTheme="majorEastAsia" w:cs="Arial"/>
          <w:b/>
        </w:rPr>
        <w:t>categoryOfDangerousOrHazardousCargo</w:t>
      </w:r>
      <w:proofErr w:type="spellEnd"/>
      <w:r w:rsidRPr="006A6481">
        <w:rPr>
          <w:rFonts w:eastAsiaTheme="majorEastAsia" w:cs="Arial"/>
        </w:rPr>
        <w:t xml:space="preserve"> = Class 3 and an instance of feature </w:t>
      </w:r>
      <w:proofErr w:type="spellStart"/>
      <w:r w:rsidR="00FB22E8" w:rsidRPr="006A6481">
        <w:rPr>
          <w:rFonts w:eastAsiaTheme="majorEastAsia" w:cs="Arial"/>
          <w:b/>
        </w:rPr>
        <w:t>RadioCallingInPoint</w:t>
      </w:r>
      <w:proofErr w:type="spellEnd"/>
      <w:r w:rsidRPr="006A6481">
        <w:rPr>
          <w:rFonts w:eastAsiaTheme="majorEastAsia" w:cs="Arial"/>
        </w:rPr>
        <w:t xml:space="preserve">, with </w:t>
      </w:r>
      <w:r w:rsidRPr="006A6481">
        <w:rPr>
          <w:rFonts w:eastAsiaTheme="majorEastAsia" w:cs="Arial"/>
          <w:b/>
        </w:rPr>
        <w:t>Permission Type</w:t>
      </w:r>
      <w:r w:rsidRPr="006A6481">
        <w:rPr>
          <w:rFonts w:eastAsiaTheme="majorEastAsia" w:cs="Arial"/>
        </w:rPr>
        <w:t xml:space="preserve">’s attribute </w:t>
      </w:r>
      <w:proofErr w:type="spellStart"/>
      <w:r w:rsidRPr="006A6481">
        <w:rPr>
          <w:rFonts w:eastAsiaTheme="majorEastAsia" w:cs="Arial"/>
          <w:b/>
        </w:rPr>
        <w:t>categoryOfRelationship</w:t>
      </w:r>
      <w:proofErr w:type="spellEnd"/>
      <w:r w:rsidRPr="006A6481">
        <w:rPr>
          <w:rFonts w:eastAsiaTheme="majorEastAsia" w:cs="Arial"/>
        </w:rPr>
        <w:t xml:space="preserve"> = required, means that vessels carrying flammable liquids (hazardous cargo type class 3 in the IMDG Code) must use the </w:t>
      </w:r>
      <w:r w:rsidR="00FB22E8" w:rsidRPr="006A6481">
        <w:rPr>
          <w:rFonts w:eastAsiaTheme="majorEastAsia" w:cs="Arial"/>
        </w:rPr>
        <w:t>calling-in point</w:t>
      </w:r>
      <w:r w:rsidRPr="006A6481">
        <w:rPr>
          <w:rFonts w:eastAsiaTheme="majorEastAsia" w:cs="Arial"/>
        </w:rPr>
        <w:t xml:space="preserve"> </w:t>
      </w:r>
      <w:r w:rsidR="00B00AA7" w:rsidRPr="006A6481">
        <w:rPr>
          <w:rFonts w:eastAsiaTheme="majorEastAsia" w:cs="Arial"/>
        </w:rPr>
        <w:t xml:space="preserve">at </w:t>
      </w:r>
      <w:r w:rsidRPr="006A6481">
        <w:rPr>
          <w:rFonts w:eastAsiaTheme="majorEastAsia" w:cs="Arial"/>
        </w:rPr>
        <w:t xml:space="preserve">the </w:t>
      </w:r>
      <w:proofErr w:type="spellStart"/>
      <w:r w:rsidR="00B00AA7" w:rsidRPr="006A6481">
        <w:rPr>
          <w:rFonts w:eastAsiaTheme="majorEastAsia" w:cs="Arial"/>
          <w:b/>
        </w:rPr>
        <w:t>RadioCallingInPoint</w:t>
      </w:r>
      <w:proofErr w:type="spellEnd"/>
      <w:r w:rsidR="00B00AA7" w:rsidRPr="006A6481">
        <w:rPr>
          <w:rFonts w:eastAsiaTheme="majorEastAsia" w:cs="Arial"/>
          <w:b/>
        </w:rPr>
        <w:t xml:space="preserve"> </w:t>
      </w:r>
      <w:r w:rsidR="00B00AA7" w:rsidRPr="006A6481">
        <w:rPr>
          <w:rFonts w:eastAsiaTheme="majorEastAsia" w:cs="Arial"/>
        </w:rPr>
        <w:t>instance</w:t>
      </w:r>
      <w:r w:rsidRPr="006A6481">
        <w:rPr>
          <w:rFonts w:eastAsiaTheme="majorEastAsia" w:cs="Arial"/>
        </w:rPr>
        <w:t>.</w:t>
      </w:r>
    </w:p>
    <w:p w14:paraId="13F26F18" w14:textId="77777777" w:rsidR="00D64344" w:rsidRPr="00550845" w:rsidRDefault="00D64344" w:rsidP="00897E12">
      <w:pPr>
        <w:pStyle w:val="Heading4"/>
        <w:rPr>
          <w:rStyle w:val="Redtext"/>
          <w:rFonts w:ascii="Arial" w:eastAsia="MS Mincho" w:hAnsi="Arial"/>
          <w:color w:val="auto"/>
          <w:lang w:val="en-GB"/>
        </w:rPr>
      </w:pPr>
      <w:bookmarkStart w:id="411" w:name="_Toc490817333"/>
      <w:bookmarkStart w:id="412" w:name="_Toc451527719"/>
      <w:r w:rsidRPr="00550845">
        <w:t>Inclusion Type</w:t>
      </w:r>
      <w:bookmarkEnd w:id="411"/>
      <w:bookmarkEnd w:id="412"/>
    </w:p>
    <w:p w14:paraId="569CB54C" w14:textId="77777777" w:rsidR="00D64344" w:rsidRPr="006A6481" w:rsidRDefault="00D64344" w:rsidP="00D64344">
      <w:pPr>
        <w:rPr>
          <w:rFonts w:cs="Arial"/>
        </w:rPr>
      </w:pPr>
      <w:r w:rsidRPr="006A6481">
        <w:rPr>
          <w:rStyle w:val="Redtext"/>
          <w:rFonts w:ascii="Arial" w:hAnsi="Arial" w:cs="Arial"/>
          <w:color w:val="auto"/>
        </w:rPr>
        <w:t xml:space="preserve">This association class </w:t>
      </w:r>
      <w:r w:rsidRPr="006A6481">
        <w:rPr>
          <w:rFonts w:eastAsiaTheme="majorEastAsia" w:cs="Arial"/>
        </w:rPr>
        <w:t xml:space="preserve">defines whether a specified customer (class of vessels, as described by </w:t>
      </w:r>
      <w:r w:rsidRPr="006A6481">
        <w:rPr>
          <w:rFonts w:eastAsiaTheme="majorEastAsia" w:cs="Arial"/>
          <w:b/>
        </w:rPr>
        <w:t>Applicability</w:t>
      </w:r>
      <w:r w:rsidRPr="006A6481">
        <w:rPr>
          <w:rFonts w:eastAsiaTheme="majorEastAsia" w:cs="Arial"/>
        </w:rPr>
        <w:t>) is excluded or included from a particular regulation, recommendation, etc. Again, the attributes of the association class describe the nature of the relationship; in this case whether the vessel is included or excluded from the regulation, etc.</w:t>
      </w:r>
    </w:p>
    <w:p w14:paraId="54E40CAF" w14:textId="43F34B0B" w:rsidR="00D64344" w:rsidRPr="00A66C15" w:rsidRDefault="00FA460B" w:rsidP="00D64344">
      <w:pPr>
        <w:pStyle w:val="Caption"/>
        <w:jc w:val="center"/>
        <w:rPr>
          <w:rFonts w:asciiTheme="minorHAnsi" w:hAnsiTheme="minorHAnsi" w:cstheme="minorHAnsi"/>
        </w:rPr>
      </w:pPr>
      <w:r>
        <w:rPr>
          <w:rFonts w:asciiTheme="minorHAnsi" w:eastAsiaTheme="majorEastAsia" w:hAnsiTheme="minorHAnsi" w:cstheme="minorHAnsi"/>
          <w:noProof/>
        </w:rPr>
        <w:lastRenderedPageBreak/>
        <w:drawing>
          <wp:inline distT="0" distB="0" distL="0" distR="0" wp14:anchorId="480BAF78" wp14:editId="5201D010">
            <wp:extent cx="3512820" cy="3259586"/>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DCEGFigure4.png"/>
                    <pic:cNvPicPr/>
                  </pic:nvPicPr>
                  <pic:blipFill>
                    <a:blip r:embed="rId20">
                      <a:extLst>
                        <a:ext uri="{28A0092B-C50C-407E-A947-70E740481C1C}">
                          <a14:useLocalDpi xmlns:a14="http://schemas.microsoft.com/office/drawing/2010/main" val="0"/>
                        </a:ext>
                      </a:extLst>
                    </a:blip>
                    <a:stretch>
                      <a:fillRect/>
                    </a:stretch>
                  </pic:blipFill>
                  <pic:spPr>
                    <a:xfrm>
                      <a:off x="0" y="0"/>
                      <a:ext cx="3519893" cy="3266149"/>
                    </a:xfrm>
                    <a:prstGeom prst="rect">
                      <a:avLst/>
                    </a:prstGeom>
                  </pic:spPr>
                </pic:pic>
              </a:graphicData>
            </a:graphic>
          </wp:inline>
        </w:drawing>
      </w:r>
    </w:p>
    <w:p w14:paraId="4BC77AE0" w14:textId="47706D34" w:rsidR="00D64344" w:rsidRPr="00C35EC5" w:rsidRDefault="00D64344" w:rsidP="00C35EC5">
      <w:pPr>
        <w:pStyle w:val="Caption"/>
        <w:jc w:val="center"/>
      </w:pPr>
      <w:bookmarkStart w:id="413" w:name="_Ref113363645"/>
      <w:r w:rsidRPr="00C35EC5">
        <w:t xml:space="preserve">Figure </w:t>
      </w:r>
      <w:ins w:id="414" w:author="Raphael Malyankar" w:date="2022-11-19T23:48:00Z">
        <w:r w:rsidR="00C44C7E">
          <w:fldChar w:fldCharType="begin"/>
        </w:r>
        <w:r w:rsidR="00C44C7E">
          <w:instrText xml:space="preserve"> STYLEREF 1 \s </w:instrText>
        </w:r>
      </w:ins>
      <w:r w:rsidR="00C44C7E">
        <w:fldChar w:fldCharType="separate"/>
      </w:r>
      <w:r w:rsidR="00C44C7E">
        <w:rPr>
          <w:noProof/>
        </w:rPr>
        <w:t>2</w:t>
      </w:r>
      <w:ins w:id="415" w:author="Raphael Malyankar" w:date="2022-11-19T23:48:00Z">
        <w:r w:rsidR="00C44C7E">
          <w:fldChar w:fldCharType="end"/>
        </w:r>
        <w:r w:rsidR="00C44C7E">
          <w:t>.</w:t>
        </w:r>
        <w:r w:rsidR="00C44C7E">
          <w:fldChar w:fldCharType="begin"/>
        </w:r>
        <w:r w:rsidR="00C44C7E">
          <w:instrText xml:space="preserve"> SEQ Figure \* ARABIC \s 1 </w:instrText>
        </w:r>
      </w:ins>
      <w:r w:rsidR="00C44C7E">
        <w:fldChar w:fldCharType="separate"/>
      </w:r>
      <w:ins w:id="416" w:author="Raphael Malyankar" w:date="2022-11-19T23:48:00Z">
        <w:r w:rsidR="00C44C7E">
          <w:rPr>
            <w:noProof/>
          </w:rPr>
          <w:t>4</w:t>
        </w:r>
        <w:r w:rsidR="00C44C7E">
          <w:fldChar w:fldCharType="end"/>
        </w:r>
      </w:ins>
      <w:del w:id="417" w:author="Raphael Malyankar" w:date="2022-11-05T22:06:00Z">
        <w:r w:rsidR="004B7C21" w:rsidDel="00876010">
          <w:fldChar w:fldCharType="begin"/>
        </w:r>
        <w:r w:rsidR="004B7C21" w:rsidDel="00876010">
          <w:delInstrText xml:space="preserve"> STYLEREF 1 \s </w:delInstrText>
        </w:r>
        <w:r w:rsidR="004B7C21" w:rsidDel="00876010">
          <w:fldChar w:fldCharType="separate"/>
        </w:r>
        <w:r w:rsidR="00EE3F7C" w:rsidDel="00876010">
          <w:rPr>
            <w:noProof/>
          </w:rPr>
          <w:delText>2</w:delText>
        </w:r>
        <w:r w:rsidR="004B7C21" w:rsidDel="00876010">
          <w:fldChar w:fldCharType="end"/>
        </w:r>
        <w:r w:rsidR="004B7C21" w:rsidDel="00876010">
          <w:delText>.</w:delText>
        </w:r>
        <w:r w:rsidR="004B7C21" w:rsidDel="00876010">
          <w:fldChar w:fldCharType="begin"/>
        </w:r>
        <w:r w:rsidR="004B7C21" w:rsidDel="00876010">
          <w:delInstrText xml:space="preserve"> SEQ Figure \* ARABIC \s 1 </w:delInstrText>
        </w:r>
        <w:r w:rsidR="004B7C21" w:rsidDel="00876010">
          <w:fldChar w:fldCharType="separate"/>
        </w:r>
        <w:r w:rsidR="00EE3F7C" w:rsidDel="00876010">
          <w:rPr>
            <w:noProof/>
          </w:rPr>
          <w:delText>4</w:delText>
        </w:r>
        <w:r w:rsidR="004B7C21" w:rsidDel="00876010">
          <w:fldChar w:fldCharType="end"/>
        </w:r>
      </w:del>
      <w:bookmarkEnd w:id="413"/>
      <w:r w:rsidRPr="00C35EC5">
        <w:t xml:space="preserve"> Association class for inclusion of vessel types in regulations</w:t>
      </w:r>
    </w:p>
    <w:p w14:paraId="3EC1D365" w14:textId="5AA37A75" w:rsidR="00D64344" w:rsidRPr="00A66C15" w:rsidRDefault="00D64344" w:rsidP="00D64344">
      <w:pPr>
        <w:rPr>
          <w:rFonts w:eastAsiaTheme="majorEastAsia" w:cstheme="minorHAnsi"/>
        </w:rPr>
      </w:pPr>
      <w:r w:rsidRPr="00ED455F">
        <w:rPr>
          <w:rFonts w:eastAsiaTheme="majorEastAsia" w:cstheme="minorHAnsi"/>
        </w:rPr>
        <w:t xml:space="preserve">EXAMPLE: An association between an </w:t>
      </w:r>
      <w:r w:rsidRPr="00A66C15">
        <w:rPr>
          <w:rFonts w:eastAsiaTheme="majorEastAsia" w:cstheme="minorHAnsi"/>
          <w:b/>
        </w:rPr>
        <w:t>Applicability</w:t>
      </w:r>
      <w:r w:rsidRPr="00A66C15">
        <w:rPr>
          <w:rFonts w:eastAsiaTheme="majorEastAsia" w:cstheme="minorHAnsi"/>
        </w:rPr>
        <w:t xml:space="preserve"> instance with attribute </w:t>
      </w:r>
      <w:proofErr w:type="spellStart"/>
      <w:r w:rsidRPr="00A66C15">
        <w:rPr>
          <w:rFonts w:eastAsiaTheme="majorEastAsia" w:cstheme="minorHAnsi"/>
          <w:b/>
        </w:rPr>
        <w:t>categoryOfDangerousOrHazardousCargo</w:t>
      </w:r>
      <w:proofErr w:type="spellEnd"/>
      <w:r w:rsidRPr="00A66C15">
        <w:rPr>
          <w:rFonts w:eastAsiaTheme="majorEastAsia" w:cstheme="minorHAnsi"/>
        </w:rPr>
        <w:t xml:space="preserve"> = IMDG Code Class 3, with </w:t>
      </w:r>
      <w:r w:rsidRPr="00A66C15">
        <w:rPr>
          <w:rFonts w:eastAsiaTheme="majorEastAsia" w:cstheme="minorHAnsi"/>
          <w:b/>
        </w:rPr>
        <w:t>Inclusion Type</w:t>
      </w:r>
      <w:r w:rsidRPr="00A66C15">
        <w:rPr>
          <w:rFonts w:eastAsiaTheme="majorEastAsia" w:cstheme="minorHAnsi"/>
        </w:rPr>
        <w:t xml:space="preserve">’s attribute </w:t>
      </w:r>
      <w:r w:rsidRPr="00A66C15">
        <w:rPr>
          <w:rFonts w:eastAsiaTheme="majorEastAsia" w:cstheme="minorHAnsi"/>
          <w:b/>
        </w:rPr>
        <w:t>membership</w:t>
      </w:r>
      <w:r w:rsidRPr="00A66C15">
        <w:rPr>
          <w:rFonts w:eastAsiaTheme="majorEastAsia" w:cstheme="minorHAnsi"/>
        </w:rPr>
        <w:t xml:space="preserve"> = included, and an association of a </w:t>
      </w:r>
      <w:r w:rsidRPr="00A66C15">
        <w:rPr>
          <w:rFonts w:eastAsiaTheme="majorEastAsia" w:cstheme="minorHAnsi"/>
          <w:b/>
        </w:rPr>
        <w:t>Regulation</w:t>
      </w:r>
      <w:r w:rsidRPr="00A66C15">
        <w:rPr>
          <w:rFonts w:eastAsiaTheme="majorEastAsia" w:cstheme="minorHAnsi"/>
        </w:rPr>
        <w:t xml:space="preserve"> instance to the same Inclusion Type, means that the information provided by the </w:t>
      </w:r>
      <w:r w:rsidRPr="00A66C15">
        <w:rPr>
          <w:rFonts w:eastAsiaTheme="majorEastAsia" w:cstheme="minorHAnsi"/>
          <w:b/>
        </w:rPr>
        <w:t>Regulation</w:t>
      </w:r>
      <w:r w:rsidRPr="00A66C15">
        <w:rPr>
          <w:rFonts w:eastAsiaTheme="majorEastAsia" w:cstheme="minorHAnsi"/>
        </w:rPr>
        <w:t xml:space="preserve"> (a sub-type of </w:t>
      </w:r>
      <w:proofErr w:type="spellStart"/>
      <w:r w:rsidRPr="00A66C15">
        <w:rPr>
          <w:rFonts w:eastAsiaTheme="majorEastAsia" w:cstheme="minorHAnsi"/>
          <w:b/>
        </w:rPr>
        <w:t>AbstractRXN</w:t>
      </w:r>
      <w:proofErr w:type="spellEnd"/>
      <w:r w:rsidRPr="00A66C15">
        <w:rPr>
          <w:rFonts w:eastAsiaTheme="majorEastAsia" w:cstheme="minorHAnsi"/>
          <w:b/>
        </w:rPr>
        <w:t>)</w:t>
      </w:r>
      <w:r w:rsidRPr="00A66C15">
        <w:rPr>
          <w:rFonts w:eastAsiaTheme="majorEastAsia" w:cstheme="minorHAnsi"/>
        </w:rPr>
        <w:t xml:space="preserve"> applies to vessels carrying flammable liquids (hazardous cargo type class 3 in the IMDG Code).</w:t>
      </w:r>
    </w:p>
    <w:p w14:paraId="2CD79260" w14:textId="77777777" w:rsidR="00D64344" w:rsidRPr="00A66C15" w:rsidRDefault="00D64344" w:rsidP="00D64344">
      <w:pPr>
        <w:rPr>
          <w:rFonts w:eastAsiaTheme="majorEastAsia" w:cstheme="minorHAnsi"/>
        </w:rPr>
      </w:pPr>
      <w:r w:rsidRPr="00A66C15">
        <w:rPr>
          <w:rFonts w:eastAsiaTheme="majorEastAsia" w:cstheme="minorHAnsi"/>
        </w:rPr>
        <w:t xml:space="preserve">Note (1) Since </w:t>
      </w:r>
      <w:proofErr w:type="spellStart"/>
      <w:r w:rsidRPr="00A66C15">
        <w:rPr>
          <w:rFonts w:eastAsiaTheme="majorEastAsia" w:cstheme="minorHAnsi"/>
          <w:b/>
        </w:rPr>
        <w:t>AbstractRXN</w:t>
      </w:r>
      <w:proofErr w:type="spellEnd"/>
      <w:r w:rsidRPr="00A66C15">
        <w:rPr>
          <w:rFonts w:eastAsiaTheme="majorEastAsia" w:cstheme="minorHAnsi"/>
        </w:rPr>
        <w:t xml:space="preserve"> is an abstract type, it cannot have direct instances in the dataset. Only instances of its (non-abstract) sub-types can be used. </w:t>
      </w:r>
    </w:p>
    <w:p w14:paraId="651727B1" w14:textId="3AEFDA8D" w:rsidR="00D64344" w:rsidRPr="00A66C15" w:rsidRDefault="00D64344" w:rsidP="00D64344">
      <w:pPr>
        <w:rPr>
          <w:rFonts w:eastAsiaTheme="majorEastAsia" w:cstheme="minorHAnsi"/>
        </w:rPr>
      </w:pPr>
      <w:r w:rsidRPr="00A66C15">
        <w:rPr>
          <w:rFonts w:eastAsiaTheme="majorEastAsia" w:cstheme="minorHAnsi"/>
        </w:rPr>
        <w:t xml:space="preserve">Note (2) Specific tools may use different presentations in their user interfaces, e.g., as two associations (as described in the text of the example), or one association with an association class also shown (as shown in </w:t>
      </w:r>
      <w:r w:rsidR="00C35EC5">
        <w:rPr>
          <w:rFonts w:eastAsiaTheme="majorEastAsia" w:cstheme="minorHAnsi"/>
        </w:rPr>
        <w:fldChar w:fldCharType="begin"/>
      </w:r>
      <w:r w:rsidR="00C35EC5">
        <w:rPr>
          <w:rFonts w:eastAsiaTheme="majorEastAsia" w:cstheme="minorHAnsi"/>
        </w:rPr>
        <w:instrText xml:space="preserve"> REF _Ref113363645 \h </w:instrText>
      </w:r>
      <w:r w:rsidR="00C35EC5">
        <w:rPr>
          <w:rFonts w:eastAsiaTheme="majorEastAsia" w:cstheme="minorHAnsi"/>
        </w:rPr>
      </w:r>
      <w:r w:rsidR="00C35EC5">
        <w:rPr>
          <w:rFonts w:eastAsiaTheme="majorEastAsia" w:cstheme="minorHAnsi"/>
        </w:rPr>
        <w:fldChar w:fldCharType="separate"/>
      </w:r>
      <w:r w:rsidR="00EE3F7C" w:rsidRPr="00C35EC5">
        <w:t xml:space="preserve">Figure </w:t>
      </w:r>
      <w:r w:rsidR="00EE3F7C">
        <w:rPr>
          <w:noProof/>
        </w:rPr>
        <w:t>2</w:t>
      </w:r>
      <w:r w:rsidR="00EE3F7C">
        <w:t>.</w:t>
      </w:r>
      <w:r w:rsidR="00EE3F7C">
        <w:rPr>
          <w:noProof/>
        </w:rPr>
        <w:t>4</w:t>
      </w:r>
      <w:r w:rsidR="00C35EC5">
        <w:rPr>
          <w:rFonts w:eastAsiaTheme="majorEastAsia" w:cstheme="minorHAnsi"/>
        </w:rPr>
        <w:fldChar w:fldCharType="end"/>
      </w:r>
      <w:r w:rsidRPr="00A66C15">
        <w:rPr>
          <w:rFonts w:eastAsiaTheme="majorEastAsia" w:cstheme="minorHAnsi"/>
        </w:rPr>
        <w:t xml:space="preserve">). </w:t>
      </w:r>
    </w:p>
    <w:p w14:paraId="445AA1B1" w14:textId="77777777" w:rsidR="00D64344" w:rsidRPr="00A66C15" w:rsidRDefault="00D64344" w:rsidP="00897E12">
      <w:pPr>
        <w:pStyle w:val="Heading3"/>
      </w:pPr>
      <w:bookmarkStart w:id="418" w:name="_Toc490817334"/>
      <w:bookmarkStart w:id="419" w:name="_Toc451527720"/>
      <w:bookmarkStart w:id="420" w:name="_Toc120214351"/>
      <w:r w:rsidRPr="00A66C15">
        <w:t>Use of various associations</w:t>
      </w:r>
      <w:bookmarkEnd w:id="418"/>
      <w:bookmarkEnd w:id="419"/>
      <w:bookmarkEnd w:id="420"/>
    </w:p>
    <w:p w14:paraId="63F9EED2" w14:textId="77777777" w:rsidR="00D64344" w:rsidRPr="00550845" w:rsidRDefault="00D64344" w:rsidP="00897E12">
      <w:pPr>
        <w:pStyle w:val="Heading4"/>
        <w:rPr>
          <w:rStyle w:val="Redtext"/>
          <w:rFonts w:ascii="Arial" w:eastAsia="MS Mincho" w:hAnsi="Arial"/>
          <w:color w:val="auto"/>
          <w:lang w:val="en-GB"/>
        </w:rPr>
      </w:pPr>
      <w:bookmarkStart w:id="421" w:name="_Toc490817335"/>
      <w:bookmarkStart w:id="422" w:name="_Toc451527721"/>
      <w:r w:rsidRPr="00550845">
        <w:rPr>
          <w:rStyle w:val="Redtext"/>
          <w:rFonts w:ascii="Arial" w:eastAsia="MS Mincho" w:hAnsi="Arial"/>
          <w:color w:val="auto"/>
          <w:lang w:val="en-GB"/>
        </w:rPr>
        <w:t>General</w:t>
      </w:r>
      <w:bookmarkEnd w:id="421"/>
      <w:bookmarkEnd w:id="422"/>
    </w:p>
    <w:p w14:paraId="064BE13C" w14:textId="77777777" w:rsidR="00D64344" w:rsidRPr="006A6481" w:rsidRDefault="00D64344" w:rsidP="00D64344">
      <w:pPr>
        <w:rPr>
          <w:rFonts w:eastAsiaTheme="minorEastAsia" w:cs="Arial"/>
        </w:rPr>
      </w:pPr>
      <w:r w:rsidRPr="006A6481">
        <w:rPr>
          <w:rStyle w:val="Redtext"/>
          <w:rFonts w:ascii="Arial" w:hAnsi="Arial" w:cs="Arial"/>
          <w:color w:val="auto"/>
        </w:rPr>
        <w:t>In general, associations must be encoded whenever the relationship is useful for navigation, monitoring, voyage or route planning, or reporting purposes, or any other purpose for which the dataset is intended. The multiplicity lower bound of “0” at an association end means only that the absence of a link to the relevant instance does not invalidate the dataset. The encoding instructions for individual feature and information types describe what associations are allowed and whether they are required or optional.</w:t>
      </w:r>
    </w:p>
    <w:p w14:paraId="280C6056" w14:textId="77777777" w:rsidR="00D64344" w:rsidRPr="00550845" w:rsidRDefault="00D64344" w:rsidP="00897E12">
      <w:pPr>
        <w:pStyle w:val="Heading4"/>
        <w:rPr>
          <w:rStyle w:val="Redtext"/>
          <w:rFonts w:ascii="Arial" w:eastAsia="MS Mincho" w:hAnsi="Arial"/>
          <w:color w:val="auto"/>
          <w:lang w:val="en-GB"/>
        </w:rPr>
      </w:pPr>
      <w:bookmarkStart w:id="423" w:name="_Toc490817336"/>
      <w:bookmarkStart w:id="424" w:name="_Toc451527722"/>
      <w:r w:rsidRPr="00550845">
        <w:rPr>
          <w:rStyle w:val="Redtext"/>
          <w:rFonts w:ascii="Arial" w:eastAsia="MS Mincho" w:hAnsi="Arial"/>
          <w:color w:val="auto"/>
          <w:lang w:val="en-GB"/>
        </w:rPr>
        <w:t>Generic association for uncategorized additional information</w:t>
      </w:r>
      <w:bookmarkEnd w:id="423"/>
      <w:bookmarkEnd w:id="424"/>
    </w:p>
    <w:p w14:paraId="7DD89D27" w14:textId="53D44883" w:rsidR="00D64344" w:rsidRPr="00A66C15" w:rsidRDefault="00D64344" w:rsidP="00D64344">
      <w:pPr>
        <w:rPr>
          <w:rFonts w:eastAsiaTheme="minorEastAsia" w:cstheme="minorHAnsi"/>
          <w:lang w:val="en-AU"/>
        </w:rPr>
      </w:pPr>
      <w:r w:rsidRPr="00ED455F">
        <w:rPr>
          <w:rFonts w:cstheme="minorHAnsi"/>
          <w:lang w:val="en-AU"/>
        </w:rPr>
        <w:t xml:space="preserve">Unless other associations are specified, </w:t>
      </w:r>
      <w:r w:rsidRPr="00A66C15">
        <w:rPr>
          <w:rFonts w:cstheme="minorHAnsi"/>
          <w:lang w:val="en-AU"/>
        </w:rPr>
        <w:t xml:space="preserve">information types are associated to the relevant features using the association name </w:t>
      </w:r>
      <w:proofErr w:type="spellStart"/>
      <w:r w:rsidR="000064A6">
        <w:rPr>
          <w:rFonts w:cstheme="minorHAnsi"/>
          <w:b/>
          <w:lang w:val="en-AU"/>
        </w:rPr>
        <w:t>A</w:t>
      </w:r>
      <w:r w:rsidR="000064A6" w:rsidRPr="00A66C15">
        <w:rPr>
          <w:rFonts w:cstheme="minorHAnsi"/>
          <w:b/>
          <w:lang w:val="en-AU"/>
        </w:rPr>
        <w:t>dditionalInformation</w:t>
      </w:r>
      <w:proofErr w:type="spellEnd"/>
      <w:r w:rsidR="000064A6" w:rsidRPr="00A66C15">
        <w:rPr>
          <w:rFonts w:cstheme="minorHAnsi"/>
          <w:lang w:val="en-AU"/>
        </w:rPr>
        <w:t xml:space="preserve"> </w:t>
      </w:r>
      <w:r w:rsidRPr="00A66C15">
        <w:rPr>
          <w:rFonts w:cstheme="minorHAnsi"/>
          <w:lang w:val="en-AU"/>
        </w:rPr>
        <w:t xml:space="preserve">and the role names </w:t>
      </w:r>
      <w:proofErr w:type="spellStart"/>
      <w:r w:rsidRPr="00A66C15">
        <w:rPr>
          <w:rFonts w:cstheme="minorHAnsi"/>
          <w:b/>
          <w:lang w:val="en-AU"/>
        </w:rPr>
        <w:t>provides</w:t>
      </w:r>
      <w:r w:rsidR="0026434C">
        <w:rPr>
          <w:rFonts w:cstheme="minorHAnsi"/>
          <w:b/>
          <w:lang w:val="en-AU"/>
        </w:rPr>
        <w:t>Information</w:t>
      </w:r>
      <w:proofErr w:type="spellEnd"/>
      <w:r w:rsidRPr="00A66C15">
        <w:rPr>
          <w:rFonts w:cstheme="minorHAnsi"/>
          <w:lang w:val="en-AU"/>
        </w:rPr>
        <w:t xml:space="preserve"> and </w:t>
      </w:r>
      <w:proofErr w:type="spellStart"/>
      <w:r w:rsidR="0026434C">
        <w:rPr>
          <w:rFonts w:cstheme="minorHAnsi"/>
          <w:b/>
          <w:lang w:val="en-AU"/>
        </w:rPr>
        <w:t>informationProvidedFor</w:t>
      </w:r>
      <w:proofErr w:type="spellEnd"/>
      <w:r w:rsidRPr="00A66C15">
        <w:rPr>
          <w:rFonts w:cstheme="minorHAnsi"/>
          <w:lang w:val="en-AU"/>
        </w:rPr>
        <w:t>.</w:t>
      </w:r>
    </w:p>
    <w:p w14:paraId="7A11E02B" w14:textId="42EE81A4" w:rsidR="00D64344" w:rsidRPr="00550845" w:rsidRDefault="00D64344" w:rsidP="00897E12">
      <w:pPr>
        <w:pStyle w:val="Heading4"/>
      </w:pPr>
      <w:bookmarkStart w:id="425" w:name="_Toc490817337"/>
      <w:bookmarkStart w:id="426" w:name="_Toc451527723"/>
      <w:r w:rsidRPr="00550845">
        <w:t>Associations to Restrictions, Recommendation, Regulations</w:t>
      </w:r>
      <w:r w:rsidR="00E1146C" w:rsidRPr="00550845">
        <w:t>,</w:t>
      </w:r>
      <w:r w:rsidRPr="00550845">
        <w:t xml:space="preserve"> and Nautical Information</w:t>
      </w:r>
      <w:bookmarkEnd w:id="425"/>
      <w:bookmarkEnd w:id="426"/>
    </w:p>
    <w:p w14:paraId="1AD1CD55" w14:textId="0B1F2050" w:rsidR="00D64344" w:rsidRPr="00A66C15" w:rsidRDefault="00D64344" w:rsidP="00D64344">
      <w:pPr>
        <w:rPr>
          <w:rFonts w:cstheme="minorHAnsi"/>
          <w:lang w:val="en-AU"/>
        </w:rPr>
      </w:pPr>
      <w:r w:rsidRPr="00ED455F">
        <w:rPr>
          <w:rFonts w:cstheme="minorHAnsi"/>
          <w:lang w:val="en-AU"/>
        </w:rPr>
        <w:t xml:space="preserve">The </w:t>
      </w:r>
      <w:r w:rsidRPr="00A66C15">
        <w:rPr>
          <w:rStyle w:val="Strong"/>
          <w:rFonts w:eastAsiaTheme="majorEastAsia" w:cstheme="minorHAnsi"/>
          <w:lang w:val="en-AU"/>
        </w:rPr>
        <w:t>Restrictions, Recommendation, Regulations, Nautical Information</w:t>
      </w:r>
      <w:r w:rsidRPr="00A66C15">
        <w:rPr>
          <w:rFonts w:cstheme="minorHAnsi"/>
          <w:lang w:val="en-AU"/>
        </w:rPr>
        <w:t xml:space="preserve"> are associated to the relevant features using the association name</w:t>
      </w:r>
      <w:r w:rsidR="002E3D4D">
        <w:rPr>
          <w:rFonts w:cstheme="minorHAnsi"/>
          <w:lang w:val="en-AU"/>
        </w:rPr>
        <w:t>d</w:t>
      </w:r>
      <w:r w:rsidRPr="00A66C15">
        <w:rPr>
          <w:rFonts w:cstheme="minorHAnsi"/>
          <w:lang w:val="en-AU"/>
        </w:rPr>
        <w:t xml:space="preserve"> </w:t>
      </w:r>
      <w:proofErr w:type="spellStart"/>
      <w:r w:rsidR="002E3D4D">
        <w:rPr>
          <w:rStyle w:val="Strong"/>
          <w:rFonts w:eastAsiaTheme="majorEastAsia" w:cstheme="minorHAnsi"/>
          <w:lang w:val="en-AU"/>
        </w:rPr>
        <w:t>A</w:t>
      </w:r>
      <w:r w:rsidRPr="00A66C15">
        <w:rPr>
          <w:rStyle w:val="Strong"/>
          <w:rFonts w:eastAsiaTheme="majorEastAsia" w:cstheme="minorHAnsi"/>
          <w:lang w:val="en-AU"/>
        </w:rPr>
        <w:t>ssociatedRxN</w:t>
      </w:r>
      <w:proofErr w:type="spellEnd"/>
      <w:r w:rsidRPr="00A66C15">
        <w:rPr>
          <w:rStyle w:val="Strong"/>
          <w:rFonts w:eastAsiaTheme="majorEastAsia" w:cstheme="minorHAnsi"/>
          <w:b w:val="0"/>
          <w:lang w:val="en-AU"/>
        </w:rPr>
        <w:t xml:space="preserve"> (inherited from their common abstract </w:t>
      </w:r>
      <w:r w:rsidRPr="00A66C15">
        <w:rPr>
          <w:rStyle w:val="Strong"/>
          <w:rFonts w:eastAsiaTheme="majorEastAsia" w:cstheme="minorHAnsi"/>
          <w:b w:val="0"/>
          <w:lang w:val="en-AU"/>
        </w:rPr>
        <w:lastRenderedPageBreak/>
        <w:t>super-type)</w:t>
      </w:r>
      <w:r w:rsidRPr="00A66C15">
        <w:rPr>
          <w:rFonts w:cstheme="minorHAnsi"/>
          <w:lang w:val="en-AU"/>
        </w:rPr>
        <w:t xml:space="preserve">.  The roles at the ends of this association are </w:t>
      </w:r>
      <w:proofErr w:type="spellStart"/>
      <w:r w:rsidRPr="00A66C15">
        <w:rPr>
          <w:rFonts w:cstheme="minorHAnsi"/>
          <w:b/>
          <w:lang w:val="en-AU"/>
        </w:rPr>
        <w:t>appliesInLocation</w:t>
      </w:r>
      <w:proofErr w:type="spellEnd"/>
      <w:r w:rsidRPr="00A66C15">
        <w:rPr>
          <w:rFonts w:cstheme="minorHAnsi"/>
          <w:lang w:val="en-AU"/>
        </w:rPr>
        <w:t xml:space="preserve"> and </w:t>
      </w:r>
      <w:proofErr w:type="spellStart"/>
      <w:r w:rsidRPr="00A66C15">
        <w:rPr>
          <w:rFonts w:cstheme="minorHAnsi"/>
          <w:b/>
          <w:lang w:val="en-AU"/>
        </w:rPr>
        <w:t>theRxN</w:t>
      </w:r>
      <w:proofErr w:type="spellEnd"/>
      <w:r w:rsidRPr="00A66C15">
        <w:rPr>
          <w:rFonts w:cstheme="minorHAnsi"/>
          <w:lang w:val="en-AU"/>
        </w:rPr>
        <w:t xml:space="preserve"> (the Restriction, Regulation etc.).</w:t>
      </w:r>
    </w:p>
    <w:p w14:paraId="7DBEE528" w14:textId="14A9AB96" w:rsidR="00D64344" w:rsidRPr="00A66C15" w:rsidRDefault="00D64344" w:rsidP="00D64344">
      <w:pPr>
        <w:rPr>
          <w:rFonts w:cstheme="minorHAnsi"/>
          <w:lang w:val="en-AU"/>
        </w:rPr>
      </w:pPr>
      <w:r w:rsidRPr="00A66C15">
        <w:rPr>
          <w:rFonts w:cstheme="minorHAnsi"/>
          <w:lang w:val="en-AU"/>
        </w:rPr>
        <w:t>If the regulation applies only to a specific class, or if it mentions an exempt class, an additional</w:t>
      </w:r>
      <w:r w:rsidR="002E3D4D">
        <w:rPr>
          <w:rFonts w:cstheme="minorHAnsi"/>
          <w:lang w:val="en-AU"/>
        </w:rPr>
        <w:t xml:space="preserve"> </w:t>
      </w:r>
      <w:r w:rsidRPr="00A66C15">
        <w:rPr>
          <w:rFonts w:cstheme="minorHAnsi"/>
          <w:lang w:val="en-AU"/>
        </w:rPr>
        <w:t xml:space="preserve">association to an </w:t>
      </w:r>
      <w:r w:rsidRPr="00A66C15">
        <w:rPr>
          <w:rFonts w:cstheme="minorHAnsi"/>
          <w:b/>
          <w:lang w:val="en-AU"/>
        </w:rPr>
        <w:t>Applicability</w:t>
      </w:r>
      <w:r w:rsidRPr="00A66C15">
        <w:rPr>
          <w:rFonts w:cstheme="minorHAnsi"/>
          <w:lang w:val="en-AU"/>
        </w:rPr>
        <w:t xml:space="preserve"> object is encoded using the </w:t>
      </w:r>
      <w:proofErr w:type="spellStart"/>
      <w:r w:rsidRPr="00A66C15">
        <w:rPr>
          <w:rFonts w:cstheme="minorHAnsi"/>
          <w:b/>
          <w:lang w:val="en-AU"/>
        </w:rPr>
        <w:t>InclusionType</w:t>
      </w:r>
      <w:proofErr w:type="spellEnd"/>
      <w:r w:rsidRPr="00A66C15">
        <w:rPr>
          <w:rFonts w:cstheme="minorHAnsi"/>
          <w:lang w:val="en-AU"/>
        </w:rPr>
        <w:t xml:space="preserve"> association class.</w:t>
      </w:r>
    </w:p>
    <w:p w14:paraId="1F6A20FA" w14:textId="77777777" w:rsidR="00D64344" w:rsidRPr="00550845" w:rsidRDefault="00D64344" w:rsidP="00897E12">
      <w:pPr>
        <w:pStyle w:val="Heading4"/>
      </w:pPr>
      <w:bookmarkStart w:id="427" w:name="_Toc490817338"/>
      <w:bookmarkStart w:id="428" w:name="_Toc451527724"/>
      <w:r w:rsidRPr="00550845">
        <w:t>Conventional Association</w:t>
      </w:r>
      <w:bookmarkEnd w:id="427"/>
      <w:bookmarkEnd w:id="428"/>
    </w:p>
    <w:p w14:paraId="457FCA99" w14:textId="44E6A320" w:rsidR="00D64344" w:rsidRPr="00A66C15" w:rsidRDefault="00D64344" w:rsidP="00D64344">
      <w:pPr>
        <w:rPr>
          <w:rFonts w:cstheme="minorHAnsi"/>
          <w:lang w:val="en-AU"/>
        </w:rPr>
      </w:pPr>
      <w:r w:rsidRPr="00ED455F">
        <w:rPr>
          <w:rFonts w:cstheme="minorHAnsi"/>
          <w:lang w:val="en-AU"/>
        </w:rPr>
        <w:t>Certain features and information types may be permitted or required to have associations to other feature or information types. The allowed or mandatory associations for a feature/information type are shown in the application schema (</w:t>
      </w:r>
      <w:r w:rsidR="00C44E77">
        <w:rPr>
          <w:rFonts w:cstheme="minorHAnsi"/>
          <w:lang w:val="en-AU"/>
        </w:rPr>
        <w:t>clause</w:t>
      </w:r>
      <w:r w:rsidR="00C44E77" w:rsidRPr="00ED455F">
        <w:rPr>
          <w:rFonts w:cstheme="minorHAnsi"/>
          <w:lang w:val="en-AU"/>
        </w:rPr>
        <w:t xml:space="preserve"> </w:t>
      </w:r>
      <w:r w:rsidR="005C7AF8">
        <w:rPr>
          <w:rFonts w:cstheme="minorHAnsi"/>
          <w:lang w:val="en-AU"/>
        </w:rPr>
        <w:t>4</w:t>
      </w:r>
      <w:r w:rsidRPr="00ED455F">
        <w:rPr>
          <w:rFonts w:cstheme="minorHAnsi"/>
          <w:lang w:val="en-AU"/>
        </w:rPr>
        <w:t xml:space="preserve"> </w:t>
      </w:r>
      <w:ins w:id="429" w:author="Raphael Malyankar" w:date="2022-11-23T03:11:00Z">
        <w:r w:rsidR="00346C66">
          <w:rPr>
            <w:rFonts w:cstheme="minorHAnsi"/>
            <w:lang w:val="en-AU"/>
          </w:rPr>
          <w:t xml:space="preserve">of the </w:t>
        </w:r>
      </w:ins>
      <w:del w:id="430" w:author="Raphael Malyankar" w:date="2022-11-23T03:11:00Z">
        <w:r w:rsidRPr="00ED455F" w:rsidDel="00346C66">
          <w:rPr>
            <w:rFonts w:cstheme="minorHAnsi"/>
            <w:lang w:val="en-AU"/>
          </w:rPr>
          <w:delText xml:space="preserve">– </w:delText>
        </w:r>
      </w:del>
      <w:r w:rsidRPr="00ED455F">
        <w:rPr>
          <w:rFonts w:cstheme="minorHAnsi"/>
          <w:lang w:val="en-AU"/>
        </w:rPr>
        <w:t xml:space="preserve">Product </w:t>
      </w:r>
      <w:r w:rsidRPr="00A66C15">
        <w:rPr>
          <w:rFonts w:cstheme="minorHAnsi"/>
          <w:lang w:val="en-AU"/>
        </w:rPr>
        <w:t xml:space="preserve">Specification) and listed in the documentation for individual types </w:t>
      </w:r>
      <w:del w:id="431" w:author="Raphael Malyankar" w:date="2022-11-10T03:19:00Z">
        <w:r w:rsidRPr="00A66C15" w:rsidDel="00757344">
          <w:rPr>
            <w:rFonts w:cstheme="minorHAnsi"/>
            <w:lang w:val="en-AU"/>
          </w:rPr>
          <w:delText>(</w:delText>
        </w:r>
      </w:del>
      <w:del w:id="432" w:author="Raphael Malyankar" w:date="2022-11-10T03:17:00Z">
        <w:r w:rsidRPr="00A66C15" w:rsidDel="00757344">
          <w:rPr>
            <w:rFonts w:cstheme="minorHAnsi"/>
            <w:lang w:val="en-AU"/>
          </w:rPr>
          <w:delText xml:space="preserve">Appendix </w:delText>
        </w:r>
      </w:del>
      <w:del w:id="433" w:author="Raphael Malyankar" w:date="2022-11-10T03:19:00Z">
        <w:r w:rsidRPr="00A66C15" w:rsidDel="00757344">
          <w:rPr>
            <w:rFonts w:cstheme="minorHAnsi"/>
            <w:lang w:val="en-AU"/>
          </w:rPr>
          <w:delText>A - DCEG).</w:delText>
        </w:r>
      </w:del>
      <w:ins w:id="434" w:author="Raphael Malyankar" w:date="2022-11-10T03:19:00Z">
        <w:r w:rsidR="00757344">
          <w:rPr>
            <w:rFonts w:cstheme="minorHAnsi"/>
            <w:lang w:val="en-AU"/>
          </w:rPr>
          <w:t>in this Annex (claus</w:t>
        </w:r>
      </w:ins>
      <w:ins w:id="435" w:author="Raphael Malyankar" w:date="2022-11-10T03:20:00Z">
        <w:r w:rsidR="00757344">
          <w:rPr>
            <w:rFonts w:cstheme="minorHAnsi"/>
            <w:lang w:val="en-AU"/>
          </w:rPr>
          <w:t xml:space="preserve">es </w:t>
        </w:r>
      </w:ins>
      <w:ins w:id="436" w:author="Raphael Malyankar" w:date="2022-11-23T03:12:00Z">
        <w:r w:rsidR="00346C66">
          <w:rPr>
            <w:rFonts w:cstheme="minorHAnsi"/>
            <w:lang w:val="en-AU"/>
          </w:rPr>
          <w:fldChar w:fldCharType="begin"/>
        </w:r>
        <w:r w:rsidR="00346C66">
          <w:rPr>
            <w:rFonts w:cstheme="minorHAnsi"/>
            <w:lang w:val="en-AU"/>
          </w:rPr>
          <w:instrText xml:space="preserve"> REF _Ref450310461 \r \h </w:instrText>
        </w:r>
      </w:ins>
      <w:r w:rsidR="00346C66">
        <w:rPr>
          <w:rFonts w:cstheme="minorHAnsi"/>
          <w:lang w:val="en-AU"/>
        </w:rPr>
      </w:r>
      <w:r w:rsidR="00346C66">
        <w:rPr>
          <w:rFonts w:cstheme="minorHAnsi"/>
          <w:lang w:val="en-AU"/>
        </w:rPr>
        <w:fldChar w:fldCharType="separate"/>
      </w:r>
      <w:ins w:id="437" w:author="Raphael Malyankar" w:date="2022-11-23T03:12:00Z">
        <w:r w:rsidR="00346C66">
          <w:rPr>
            <w:rFonts w:cstheme="minorHAnsi"/>
            <w:lang w:val="en-AU"/>
          </w:rPr>
          <w:t>5</w:t>
        </w:r>
        <w:r w:rsidR="00346C66">
          <w:rPr>
            <w:rFonts w:cstheme="minorHAnsi"/>
            <w:lang w:val="en-AU"/>
          </w:rPr>
          <w:fldChar w:fldCharType="end"/>
        </w:r>
      </w:ins>
      <w:ins w:id="438" w:author="Raphael Malyankar" w:date="2022-11-23T03:13:00Z">
        <w:r w:rsidR="00346C66">
          <w:rPr>
            <w:rFonts w:cstheme="minorHAnsi"/>
            <w:lang w:val="en-AU"/>
          </w:rPr>
          <w:t>–</w:t>
        </w:r>
      </w:ins>
      <w:ins w:id="439" w:author="Raphael Malyankar" w:date="2022-11-23T03:12:00Z">
        <w:r w:rsidR="00346C66">
          <w:rPr>
            <w:rFonts w:cstheme="minorHAnsi"/>
            <w:lang w:val="en-AU"/>
          </w:rPr>
          <w:fldChar w:fldCharType="begin"/>
        </w:r>
        <w:r w:rsidR="00346C66">
          <w:rPr>
            <w:rFonts w:cstheme="minorHAnsi"/>
            <w:lang w:val="en-AU"/>
          </w:rPr>
          <w:instrText xml:space="preserve"> REF _Ref120065579 \r \h </w:instrText>
        </w:r>
      </w:ins>
      <w:r w:rsidR="00346C66">
        <w:rPr>
          <w:rFonts w:cstheme="minorHAnsi"/>
          <w:lang w:val="en-AU"/>
        </w:rPr>
      </w:r>
      <w:r w:rsidR="00346C66">
        <w:rPr>
          <w:rFonts w:cstheme="minorHAnsi"/>
          <w:lang w:val="en-AU"/>
        </w:rPr>
        <w:fldChar w:fldCharType="separate"/>
      </w:r>
      <w:ins w:id="440" w:author="Raphael Malyankar" w:date="2022-11-23T03:12:00Z">
        <w:r w:rsidR="00346C66">
          <w:rPr>
            <w:rFonts w:cstheme="minorHAnsi"/>
            <w:lang w:val="en-AU"/>
          </w:rPr>
          <w:t>13</w:t>
        </w:r>
        <w:r w:rsidR="00346C66">
          <w:rPr>
            <w:rFonts w:cstheme="minorHAnsi"/>
            <w:lang w:val="en-AU"/>
          </w:rPr>
          <w:fldChar w:fldCharType="end"/>
        </w:r>
      </w:ins>
      <w:ins w:id="441" w:author="Raphael Malyankar" w:date="2022-11-10T03:20:00Z">
        <w:r w:rsidR="00757344">
          <w:rPr>
            <w:rFonts w:cstheme="minorHAnsi"/>
            <w:lang w:val="en-AU"/>
          </w:rPr>
          <w:t>).</w:t>
        </w:r>
      </w:ins>
      <w:r w:rsidRPr="00A66C15">
        <w:rPr>
          <w:rFonts w:cstheme="minorHAnsi"/>
          <w:lang w:val="en-AU"/>
        </w:rPr>
        <w:t xml:space="preserve"> Definitions of the associations and roles are also given in the DCEG.</w:t>
      </w:r>
    </w:p>
    <w:p w14:paraId="528C16C3" w14:textId="77777777" w:rsidR="00D64344" w:rsidRPr="00A66C15" w:rsidRDefault="00D64344" w:rsidP="00897E12">
      <w:pPr>
        <w:pStyle w:val="Heading4"/>
        <w:rPr>
          <w:lang w:val="en-AU"/>
        </w:rPr>
      </w:pPr>
      <w:bookmarkStart w:id="442" w:name="_Toc490817339"/>
      <w:r w:rsidRPr="00A66C15">
        <w:rPr>
          <w:lang w:val="en-AU"/>
        </w:rPr>
        <w:t>Where to Encode Associations</w:t>
      </w:r>
      <w:bookmarkEnd w:id="442"/>
    </w:p>
    <w:p w14:paraId="6204A34F" w14:textId="58338BEF" w:rsidR="00B77DCA" w:rsidRPr="00B77DCA" w:rsidRDefault="00D64344" w:rsidP="00B77DCA">
      <w:pPr>
        <w:rPr>
          <w:rFonts w:cstheme="minorHAnsi"/>
          <w:lang w:val="en-AU"/>
        </w:rPr>
      </w:pPr>
      <w:r w:rsidRPr="00ED455F">
        <w:rPr>
          <w:rFonts w:cstheme="minorHAnsi"/>
          <w:lang w:val="en-AU"/>
        </w:rPr>
        <w:t>The presentation and management of associations will be determined b</w:t>
      </w:r>
      <w:r w:rsidRPr="00A66C15">
        <w:rPr>
          <w:rFonts w:cstheme="minorHAnsi"/>
          <w:lang w:val="en-AU"/>
        </w:rPr>
        <w:t>y the user interface of the encoding software tools. Since S-100 permits feature-information associations to be encoded only from the geographic feature to the information type and not vice versa, the information-to-feature link might be unavailable or treated differently from the feature-to-information link.</w:t>
      </w:r>
    </w:p>
    <w:p w14:paraId="72106838" w14:textId="77777777" w:rsidR="00D64344" w:rsidRPr="00A66C15" w:rsidRDefault="00D64344" w:rsidP="00716062">
      <w:pPr>
        <w:pStyle w:val="Heading2"/>
      </w:pPr>
      <w:bookmarkStart w:id="443" w:name="_Toc490817340"/>
      <w:bookmarkStart w:id="444" w:name="_Toc451433102"/>
      <w:bookmarkStart w:id="445" w:name="_Toc120214352"/>
      <w:r w:rsidRPr="00A66C15">
        <w:t>Datasets</w:t>
      </w:r>
      <w:bookmarkEnd w:id="443"/>
      <w:bookmarkEnd w:id="444"/>
      <w:bookmarkEnd w:id="445"/>
    </w:p>
    <w:p w14:paraId="7A7B18FD" w14:textId="77777777" w:rsidR="00D64344" w:rsidRPr="00A66C15" w:rsidRDefault="00D64344" w:rsidP="00CD413D">
      <w:pPr>
        <w:pStyle w:val="Heading3"/>
      </w:pPr>
      <w:bookmarkStart w:id="446" w:name="_Toc490817341"/>
      <w:bookmarkStart w:id="447" w:name="_Toc451433103"/>
      <w:bookmarkStart w:id="448" w:name="_Toc120214353"/>
      <w:r w:rsidRPr="00A66C15">
        <w:t>Types of Datasets</w:t>
      </w:r>
      <w:bookmarkEnd w:id="446"/>
      <w:bookmarkEnd w:id="447"/>
      <w:bookmarkEnd w:id="448"/>
    </w:p>
    <w:p w14:paraId="5F7A8A6F" w14:textId="77777777" w:rsidR="00D64344" w:rsidRPr="00A66C15" w:rsidRDefault="00D64344" w:rsidP="00D64344">
      <w:pPr>
        <w:rPr>
          <w:rFonts w:cstheme="minorHAnsi"/>
        </w:rPr>
      </w:pPr>
      <w:r w:rsidRPr="00ED455F">
        <w:rPr>
          <w:rFonts w:cstheme="minorHAnsi"/>
        </w:rPr>
        <w:t>A dataset is a grouping of features, attributes, geometry and metadata which comprises a specific coverage.</w:t>
      </w:r>
    </w:p>
    <w:p w14:paraId="3C886911" w14:textId="08F302AF" w:rsidR="00D64344" w:rsidRPr="00A66C15" w:rsidRDefault="00C35EC5" w:rsidP="00D64344">
      <w:pPr>
        <w:rPr>
          <w:rFonts w:cstheme="minorHAnsi"/>
        </w:rPr>
      </w:pPr>
      <w:r>
        <w:fldChar w:fldCharType="begin"/>
      </w:r>
      <w:r>
        <w:instrText xml:space="preserve"> REF _Ref113363694 \h </w:instrText>
      </w:r>
      <w:r>
        <w:fldChar w:fldCharType="separate"/>
      </w:r>
      <w:r w:rsidR="00EE3F7C">
        <w:t xml:space="preserve">Table </w:t>
      </w:r>
      <w:r w:rsidR="00EE3F7C">
        <w:rPr>
          <w:noProof/>
        </w:rPr>
        <w:t>2</w:t>
      </w:r>
      <w:r w:rsidR="00EE3F7C">
        <w:t>.</w:t>
      </w:r>
      <w:r w:rsidR="00EE3F7C">
        <w:rPr>
          <w:noProof/>
        </w:rPr>
        <w:t>9</w:t>
      </w:r>
      <w:r>
        <w:fldChar w:fldCharType="end"/>
      </w:r>
      <w:r>
        <w:t xml:space="preserve"> </w:t>
      </w:r>
      <w:r w:rsidR="00E1146C">
        <w:t>shows the types of datasets which may</w:t>
      </w:r>
      <w:r w:rsidR="00E1146C" w:rsidRPr="00A66C15" w:rsidDel="00E1146C">
        <w:rPr>
          <w:rFonts w:cstheme="minorHAnsi"/>
        </w:rPr>
        <w:t xml:space="preserve"> </w:t>
      </w:r>
      <w:r w:rsidR="00D64344" w:rsidRPr="00A66C15">
        <w:rPr>
          <w:rFonts w:cstheme="minorHAnsi"/>
        </w:rPr>
        <w:t>be produced and contained within an exchange set:</w:t>
      </w:r>
    </w:p>
    <w:p w14:paraId="1C0276D7" w14:textId="5D90748D" w:rsidR="006A6481" w:rsidRDefault="006A6481" w:rsidP="006A6481">
      <w:pPr>
        <w:pStyle w:val="Caption"/>
        <w:keepNext/>
      </w:pPr>
      <w:bookmarkStart w:id="449" w:name="_Ref113363694"/>
      <w:r>
        <w:t xml:space="preserve">Table </w:t>
      </w:r>
      <w:ins w:id="450" w:author="Raphael Malyankar" w:date="2022-11-19T22:29:00Z">
        <w:r w:rsidR="00AE503C">
          <w:fldChar w:fldCharType="begin"/>
        </w:r>
        <w:r w:rsidR="00AE503C">
          <w:instrText xml:space="preserve"> STYLEREF 1 \s </w:instrText>
        </w:r>
      </w:ins>
      <w:r w:rsidR="00AE503C">
        <w:fldChar w:fldCharType="separate"/>
      </w:r>
      <w:r w:rsidR="00AE503C">
        <w:rPr>
          <w:noProof/>
        </w:rPr>
        <w:t>2</w:t>
      </w:r>
      <w:ins w:id="451" w:author="Raphael Malyankar" w:date="2022-11-19T22:29:00Z">
        <w:r w:rsidR="00AE503C">
          <w:fldChar w:fldCharType="end"/>
        </w:r>
        <w:r w:rsidR="00AE503C">
          <w:t>.</w:t>
        </w:r>
        <w:r w:rsidR="00AE503C">
          <w:fldChar w:fldCharType="begin"/>
        </w:r>
        <w:r w:rsidR="00AE503C">
          <w:instrText xml:space="preserve"> SEQ Table \* ARABIC \s 1 </w:instrText>
        </w:r>
      </w:ins>
      <w:r w:rsidR="00AE503C">
        <w:fldChar w:fldCharType="separate"/>
      </w:r>
      <w:ins w:id="452" w:author="Raphael Malyankar" w:date="2022-11-19T22:29:00Z">
        <w:r w:rsidR="00AE503C">
          <w:rPr>
            <w:noProof/>
          </w:rPr>
          <w:t>9</w:t>
        </w:r>
        <w:r w:rsidR="00AE503C">
          <w:fldChar w:fldCharType="end"/>
        </w:r>
      </w:ins>
      <w:del w:id="453" w:author="Raphael Malyankar" w:date="2022-11-17T22:51:00Z">
        <w:r w:rsidR="00DF2DB9" w:rsidDel="00524288">
          <w:fldChar w:fldCharType="begin"/>
        </w:r>
        <w:r w:rsidR="00DF2DB9" w:rsidDel="00524288">
          <w:delInstrText xml:space="preserve"> STYLEREF 1 \s </w:delInstrText>
        </w:r>
        <w:r w:rsidR="00DF2DB9" w:rsidDel="00524288">
          <w:fldChar w:fldCharType="separate"/>
        </w:r>
        <w:r w:rsidR="00EE3F7C" w:rsidDel="00524288">
          <w:rPr>
            <w:noProof/>
          </w:rPr>
          <w:delText>2</w:delText>
        </w:r>
        <w:r w:rsidR="00DF2DB9" w:rsidDel="00524288">
          <w:fldChar w:fldCharType="end"/>
        </w:r>
        <w:r w:rsidR="00DF2DB9" w:rsidDel="00524288">
          <w:delText>.</w:delText>
        </w:r>
        <w:r w:rsidR="00DF2DB9" w:rsidDel="00524288">
          <w:fldChar w:fldCharType="begin"/>
        </w:r>
        <w:r w:rsidR="00DF2DB9" w:rsidDel="00524288">
          <w:delInstrText xml:space="preserve"> SEQ Table \* ARABIC \s 1 </w:delInstrText>
        </w:r>
        <w:r w:rsidR="00DF2DB9" w:rsidDel="00524288">
          <w:fldChar w:fldCharType="separate"/>
        </w:r>
        <w:r w:rsidR="00EE3F7C" w:rsidDel="00524288">
          <w:rPr>
            <w:noProof/>
          </w:rPr>
          <w:delText>9</w:delText>
        </w:r>
        <w:r w:rsidR="00DF2DB9" w:rsidDel="00524288">
          <w:fldChar w:fldCharType="end"/>
        </w:r>
      </w:del>
      <w:bookmarkEnd w:id="449"/>
      <w:r>
        <w:t xml:space="preserve"> - Dataset types</w:t>
      </w:r>
    </w:p>
    <w:tbl>
      <w:tblPr>
        <w:tblW w:w="921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58" w:type="dxa"/>
          <w:left w:w="115" w:type="dxa"/>
          <w:bottom w:w="58" w:type="dxa"/>
          <w:right w:w="115" w:type="dxa"/>
        </w:tblCellMar>
        <w:tblLook w:val="04A0" w:firstRow="1" w:lastRow="0" w:firstColumn="1" w:lastColumn="0" w:noHBand="0" w:noVBand="1"/>
      </w:tblPr>
      <w:tblGrid>
        <w:gridCol w:w="4606"/>
        <w:gridCol w:w="4608"/>
      </w:tblGrid>
      <w:tr w:rsidR="00D64344" w:rsidRPr="00D90A3A" w14:paraId="629A6A91" w14:textId="77777777" w:rsidTr="006A6481">
        <w:tc>
          <w:tcPr>
            <w:tcW w:w="4606" w:type="dxa"/>
            <w:shd w:val="clear" w:color="auto" w:fill="BFBFBF" w:themeFill="background1" w:themeFillShade="BF"/>
            <w:hideMark/>
          </w:tcPr>
          <w:p w14:paraId="58337822" w14:textId="77777777" w:rsidR="00D64344" w:rsidRPr="00A66C15" w:rsidRDefault="00D64344" w:rsidP="006A6481">
            <w:pPr>
              <w:pStyle w:val="BodyText"/>
              <w:spacing w:after="0"/>
              <w:rPr>
                <w:rStyle w:val="Strong"/>
                <w:rFonts w:asciiTheme="minorHAnsi" w:eastAsiaTheme="majorEastAsia" w:hAnsiTheme="minorHAnsi" w:cstheme="minorHAnsi"/>
              </w:rPr>
            </w:pPr>
            <w:r w:rsidRPr="00A66C15">
              <w:rPr>
                <w:rStyle w:val="Strong"/>
                <w:rFonts w:asciiTheme="minorHAnsi" w:eastAsiaTheme="majorEastAsia" w:hAnsiTheme="minorHAnsi" w:cstheme="minorHAnsi"/>
              </w:rPr>
              <w:t>Dataset</w:t>
            </w:r>
          </w:p>
        </w:tc>
        <w:tc>
          <w:tcPr>
            <w:tcW w:w="4608" w:type="dxa"/>
            <w:shd w:val="clear" w:color="auto" w:fill="BFBFBF" w:themeFill="background1" w:themeFillShade="BF"/>
            <w:hideMark/>
          </w:tcPr>
          <w:p w14:paraId="49948AB7" w14:textId="77777777" w:rsidR="00D64344" w:rsidRPr="00A66C15" w:rsidRDefault="00D64344" w:rsidP="006A6481">
            <w:pPr>
              <w:pStyle w:val="BodyText"/>
              <w:spacing w:after="0"/>
              <w:rPr>
                <w:rStyle w:val="Strong"/>
                <w:rFonts w:asciiTheme="minorHAnsi" w:eastAsiaTheme="majorEastAsia" w:hAnsiTheme="minorHAnsi" w:cstheme="minorHAnsi"/>
              </w:rPr>
            </w:pPr>
            <w:r w:rsidRPr="00A66C15">
              <w:rPr>
                <w:rStyle w:val="Strong"/>
                <w:rFonts w:asciiTheme="minorHAnsi" w:eastAsiaTheme="majorEastAsia" w:hAnsiTheme="minorHAnsi" w:cstheme="minorHAnsi"/>
              </w:rPr>
              <w:t>Explanations</w:t>
            </w:r>
          </w:p>
        </w:tc>
      </w:tr>
      <w:tr w:rsidR="00D64344" w:rsidRPr="00D90A3A" w14:paraId="1B38BB4A" w14:textId="77777777" w:rsidTr="006A6481">
        <w:tc>
          <w:tcPr>
            <w:tcW w:w="4606" w:type="dxa"/>
            <w:hideMark/>
          </w:tcPr>
          <w:p w14:paraId="58F71F94" w14:textId="77777777" w:rsidR="00D64344" w:rsidRPr="00A66C15" w:rsidRDefault="00D64344" w:rsidP="006A6481">
            <w:pPr>
              <w:spacing w:after="0"/>
              <w:rPr>
                <w:rFonts w:eastAsiaTheme="minorEastAsia" w:cstheme="minorHAnsi"/>
              </w:rPr>
            </w:pPr>
            <w:r w:rsidRPr="00ED455F">
              <w:rPr>
                <w:rFonts w:cstheme="minorHAnsi"/>
              </w:rPr>
              <w:t>New dataset:</w:t>
            </w:r>
          </w:p>
        </w:tc>
        <w:tc>
          <w:tcPr>
            <w:tcW w:w="4608" w:type="dxa"/>
            <w:hideMark/>
          </w:tcPr>
          <w:p w14:paraId="1B8367FB" w14:textId="77777777" w:rsidR="00D64344" w:rsidRPr="00A66C15" w:rsidRDefault="00D64344" w:rsidP="006A6481">
            <w:pPr>
              <w:spacing w:after="0"/>
              <w:rPr>
                <w:rFonts w:cstheme="minorHAnsi"/>
              </w:rPr>
            </w:pPr>
            <w:r w:rsidRPr="00A66C15">
              <w:rPr>
                <w:rFonts w:cstheme="minorHAnsi"/>
              </w:rPr>
              <w:t>Data for an area different (in coverage and/or extent) to existing datasets.</w:t>
            </w:r>
          </w:p>
        </w:tc>
      </w:tr>
      <w:tr w:rsidR="00D64344" w:rsidRPr="00D90A3A" w14:paraId="38B25CE3" w14:textId="77777777" w:rsidTr="006A6481">
        <w:tc>
          <w:tcPr>
            <w:tcW w:w="4606" w:type="dxa"/>
            <w:hideMark/>
          </w:tcPr>
          <w:p w14:paraId="6A75B4B6" w14:textId="77777777" w:rsidR="00D64344" w:rsidRPr="00A66C15" w:rsidRDefault="00D64344" w:rsidP="006A6481">
            <w:pPr>
              <w:spacing w:after="0"/>
              <w:rPr>
                <w:rFonts w:cstheme="minorHAnsi"/>
              </w:rPr>
            </w:pPr>
            <w:r w:rsidRPr="00ED455F">
              <w:rPr>
                <w:rFonts w:cstheme="minorHAnsi"/>
              </w:rPr>
              <w:t>New Edition of a dataset:</w:t>
            </w:r>
          </w:p>
        </w:tc>
        <w:tc>
          <w:tcPr>
            <w:tcW w:w="4608" w:type="dxa"/>
            <w:hideMark/>
          </w:tcPr>
          <w:p w14:paraId="40A2981D" w14:textId="58BB0BC1" w:rsidR="00D64344" w:rsidRPr="00A66C15" w:rsidRDefault="00D64344" w:rsidP="006A6481">
            <w:pPr>
              <w:keepNext/>
              <w:spacing w:after="0"/>
              <w:rPr>
                <w:rFonts w:cstheme="minorHAnsi"/>
              </w:rPr>
            </w:pPr>
            <w:r w:rsidRPr="00A66C15">
              <w:rPr>
                <w:rFonts w:cstheme="minorHAnsi"/>
              </w:rPr>
              <w:t>A re-issue plus new information which has not been previously distributed by Updates. Each New Edition of a dataset must have the same name as the dataset that it replaces and should have the same spatial extents.</w:t>
            </w:r>
          </w:p>
        </w:tc>
      </w:tr>
      <w:tr w:rsidR="00D64344" w:rsidRPr="00D90A3A" w14:paraId="303BEAFA" w14:textId="77777777" w:rsidTr="006A6481">
        <w:tc>
          <w:tcPr>
            <w:tcW w:w="4606" w:type="dxa"/>
            <w:hideMark/>
          </w:tcPr>
          <w:p w14:paraId="2DA24DD4" w14:textId="77777777" w:rsidR="00D64344" w:rsidRPr="00A66C15" w:rsidRDefault="00D64344" w:rsidP="006A6481">
            <w:pPr>
              <w:spacing w:after="0"/>
              <w:rPr>
                <w:rFonts w:cstheme="minorHAnsi"/>
              </w:rPr>
            </w:pPr>
            <w:r w:rsidRPr="00ED455F">
              <w:rPr>
                <w:rFonts w:cstheme="minorHAnsi"/>
              </w:rPr>
              <w:t>Update dataset</w:t>
            </w:r>
          </w:p>
        </w:tc>
        <w:tc>
          <w:tcPr>
            <w:tcW w:w="4608" w:type="dxa"/>
            <w:hideMark/>
          </w:tcPr>
          <w:p w14:paraId="46907DEE" w14:textId="77777777" w:rsidR="00D64344" w:rsidRPr="00A66C15" w:rsidRDefault="00D64344" w:rsidP="006A6481">
            <w:pPr>
              <w:keepNext/>
              <w:spacing w:after="0"/>
              <w:rPr>
                <w:rFonts w:cstheme="minorHAnsi"/>
              </w:rPr>
            </w:pPr>
            <w:r w:rsidRPr="00A66C15">
              <w:rPr>
                <w:rFonts w:cstheme="minorHAnsi"/>
              </w:rPr>
              <w:t>Updated or new information. Contains information about objects being added, modified, or deleted.</w:t>
            </w:r>
          </w:p>
        </w:tc>
      </w:tr>
    </w:tbl>
    <w:p w14:paraId="1D628681" w14:textId="77777777" w:rsidR="006A6481" w:rsidRDefault="006A6481" w:rsidP="006A6481">
      <w:bookmarkStart w:id="454" w:name="_Toc451433104"/>
      <w:bookmarkStart w:id="455" w:name="_Toc490817342"/>
    </w:p>
    <w:p w14:paraId="25FFE4B9" w14:textId="637512E3" w:rsidR="00D64344" w:rsidRPr="00A66C15" w:rsidRDefault="00D64344" w:rsidP="00CD413D">
      <w:pPr>
        <w:pStyle w:val="Heading3"/>
      </w:pPr>
      <w:bookmarkStart w:id="456" w:name="_Toc120214354"/>
      <w:r w:rsidRPr="00A66C15">
        <w:t>Overlay data sets</w:t>
      </w:r>
      <w:bookmarkEnd w:id="454"/>
      <w:bookmarkEnd w:id="455"/>
      <w:bookmarkEnd w:id="456"/>
    </w:p>
    <w:p w14:paraId="64F64FD1" w14:textId="2746C6EB" w:rsidR="00D64344" w:rsidRPr="006A6481" w:rsidRDefault="00B165E8" w:rsidP="00D64344">
      <w:pPr>
        <w:rPr>
          <w:rStyle w:val="Redtext"/>
          <w:rFonts w:ascii="Arial" w:hAnsi="Arial" w:cs="Arial"/>
          <w:color w:val="auto"/>
        </w:rPr>
      </w:pPr>
      <w:r w:rsidRPr="006A6481">
        <w:rPr>
          <w:rStyle w:val="Redtext"/>
          <w:rFonts w:ascii="Arial" w:hAnsi="Arial" w:cs="Arial"/>
          <w:color w:val="auto"/>
        </w:rPr>
        <w:t>S-131</w:t>
      </w:r>
      <w:r w:rsidR="00D64344" w:rsidRPr="006A6481">
        <w:rPr>
          <w:rStyle w:val="Redtext"/>
          <w:rFonts w:ascii="Arial" w:hAnsi="Arial" w:cs="Arial"/>
          <w:color w:val="auto"/>
        </w:rPr>
        <w:t xml:space="preserve"> datasets are intended to be used together with S-101 ENC (or similar data products) which will act as a base layer. The base layer is expected to provide navigational and visual context. Generally, an overlay dataset like </w:t>
      </w:r>
      <w:r w:rsidRPr="006A6481">
        <w:rPr>
          <w:rStyle w:val="Redtext"/>
          <w:rFonts w:ascii="Arial" w:hAnsi="Arial" w:cs="Arial"/>
          <w:color w:val="auto"/>
        </w:rPr>
        <w:t>S-131</w:t>
      </w:r>
      <w:r w:rsidR="00D64344" w:rsidRPr="006A6481">
        <w:rPr>
          <w:rStyle w:val="Redtext"/>
          <w:rFonts w:ascii="Arial" w:hAnsi="Arial" w:cs="Arial"/>
          <w:color w:val="auto"/>
        </w:rPr>
        <w:t xml:space="preserve"> does not provide “skin of the earth” coverage and there will be large areas with no data coverage because the </w:t>
      </w:r>
      <w:r w:rsidRPr="006A6481">
        <w:rPr>
          <w:rStyle w:val="Redtext"/>
          <w:rFonts w:ascii="Arial" w:hAnsi="Arial" w:cs="Arial"/>
          <w:color w:val="auto"/>
        </w:rPr>
        <w:t>S-131</w:t>
      </w:r>
      <w:r w:rsidR="00D64344" w:rsidRPr="006A6481">
        <w:rPr>
          <w:rStyle w:val="Redtext"/>
          <w:rFonts w:ascii="Arial" w:hAnsi="Arial" w:cs="Arial"/>
          <w:color w:val="auto"/>
        </w:rPr>
        <w:t xml:space="preserve"> application schema does not include any feature for designating a region as “other”, or “not </w:t>
      </w:r>
      <w:r w:rsidR="0026434C" w:rsidRPr="006A6481">
        <w:rPr>
          <w:rStyle w:val="Redtext"/>
          <w:rFonts w:ascii="Arial" w:hAnsi="Arial" w:cs="Arial"/>
          <w:color w:val="auto"/>
        </w:rPr>
        <w:t xml:space="preserve">an </w:t>
      </w:r>
      <w:r w:rsidRPr="006A6481">
        <w:rPr>
          <w:rStyle w:val="Redtext"/>
          <w:rFonts w:ascii="Arial" w:hAnsi="Arial" w:cs="Arial"/>
          <w:color w:val="auto"/>
        </w:rPr>
        <w:t>MHI</w:t>
      </w:r>
      <w:r w:rsidR="00D64344" w:rsidRPr="006A6481">
        <w:rPr>
          <w:rStyle w:val="Redtext"/>
          <w:rFonts w:ascii="Arial" w:hAnsi="Arial" w:cs="Arial"/>
          <w:color w:val="auto"/>
        </w:rPr>
        <w:t xml:space="preserve"> area” (i.e., there is no </w:t>
      </w:r>
      <w:r w:rsidRPr="006A6481">
        <w:rPr>
          <w:rStyle w:val="Redtext"/>
          <w:rFonts w:ascii="Arial" w:hAnsi="Arial" w:cs="Arial"/>
          <w:color w:val="auto"/>
        </w:rPr>
        <w:t>S-131</w:t>
      </w:r>
      <w:r w:rsidR="00D64344" w:rsidRPr="006A6481">
        <w:rPr>
          <w:rStyle w:val="Redtext"/>
          <w:rFonts w:ascii="Arial" w:hAnsi="Arial" w:cs="Arial"/>
          <w:color w:val="auto"/>
        </w:rPr>
        <w:t xml:space="preserve"> feature equivalent to the S-101 </w:t>
      </w:r>
      <w:proofErr w:type="spellStart"/>
      <w:r w:rsidR="00D64344" w:rsidRPr="006A6481">
        <w:rPr>
          <w:rStyle w:val="Redtext"/>
          <w:rFonts w:ascii="Arial" w:hAnsi="Arial" w:cs="Arial"/>
          <w:color w:val="auto"/>
        </w:rPr>
        <w:t>Unsurveyed</w:t>
      </w:r>
      <w:proofErr w:type="spellEnd"/>
      <w:r w:rsidR="00D64344" w:rsidRPr="006A6481">
        <w:rPr>
          <w:rStyle w:val="Redtext"/>
          <w:rFonts w:ascii="Arial" w:hAnsi="Arial" w:cs="Arial"/>
          <w:color w:val="auto"/>
        </w:rPr>
        <w:t xml:space="preserve"> Area). Further, an overlay dataset does not include features that provide auxiliary information such as bathymetry within a </w:t>
      </w:r>
      <w:proofErr w:type="spellStart"/>
      <w:r w:rsidR="008D2D36" w:rsidRPr="006A6481">
        <w:rPr>
          <w:rStyle w:val="Redtext"/>
          <w:rFonts w:ascii="Arial" w:hAnsi="Arial" w:cs="Arial"/>
          <w:color w:val="auto"/>
        </w:rPr>
        <w:t>routeing</w:t>
      </w:r>
      <w:proofErr w:type="spellEnd"/>
      <w:r w:rsidR="008D2D36" w:rsidRPr="006A6481">
        <w:rPr>
          <w:rStyle w:val="Redtext"/>
          <w:rFonts w:ascii="Arial" w:hAnsi="Arial" w:cs="Arial"/>
          <w:color w:val="auto"/>
        </w:rPr>
        <w:t xml:space="preserve"> measure</w:t>
      </w:r>
      <w:r w:rsidR="00D64344" w:rsidRPr="006A6481">
        <w:rPr>
          <w:rStyle w:val="Redtext"/>
          <w:rFonts w:ascii="Arial" w:hAnsi="Arial" w:cs="Arial"/>
          <w:color w:val="auto"/>
        </w:rPr>
        <w:t xml:space="preserve"> area.</w:t>
      </w:r>
    </w:p>
    <w:p w14:paraId="5860F11F" w14:textId="77777777" w:rsidR="00D64344" w:rsidRPr="00A66C15" w:rsidRDefault="00D64344" w:rsidP="00897E12">
      <w:pPr>
        <w:pStyle w:val="Heading3"/>
      </w:pPr>
      <w:bookmarkStart w:id="457" w:name="_Toc490817343"/>
      <w:bookmarkStart w:id="458" w:name="_Toc451433105"/>
      <w:bookmarkStart w:id="459" w:name="_Ref515487299"/>
      <w:bookmarkStart w:id="460" w:name="_Toc120214355"/>
      <w:r w:rsidRPr="00A66C15">
        <w:lastRenderedPageBreak/>
        <w:t>Data coverage</w:t>
      </w:r>
      <w:bookmarkEnd w:id="457"/>
      <w:bookmarkEnd w:id="458"/>
      <w:bookmarkEnd w:id="459"/>
      <w:bookmarkEnd w:id="460"/>
    </w:p>
    <w:p w14:paraId="1A0F1731" w14:textId="0EA85244" w:rsidR="00D64344" w:rsidRPr="00A66C15" w:rsidRDefault="00D64344" w:rsidP="00D64344">
      <w:pPr>
        <w:rPr>
          <w:rFonts w:cstheme="minorHAnsi"/>
        </w:rPr>
      </w:pPr>
      <w:r w:rsidRPr="00ED455F">
        <w:rPr>
          <w:rFonts w:cstheme="minorHAnsi"/>
        </w:rPr>
        <w:t>A</w:t>
      </w:r>
      <w:r w:rsidR="00A8588A" w:rsidRPr="00A66C15">
        <w:rPr>
          <w:rFonts w:cstheme="minorHAnsi"/>
        </w:rPr>
        <w:t xml:space="preserve"> </w:t>
      </w:r>
      <w:r w:rsidR="00E1146C">
        <w:rPr>
          <w:rFonts w:cstheme="minorHAnsi"/>
        </w:rPr>
        <w:t xml:space="preserve">Marine </w:t>
      </w:r>
      <w:r w:rsidR="00B165E8">
        <w:rPr>
          <w:rFonts w:cstheme="minorHAnsi"/>
        </w:rPr>
        <w:t>Harbour Infrastructure</w:t>
      </w:r>
      <w:r w:rsidR="00A8588A" w:rsidRPr="00A66C15">
        <w:rPr>
          <w:rFonts w:cstheme="minorHAnsi"/>
        </w:rPr>
        <w:t xml:space="preserve"> </w:t>
      </w:r>
      <w:r w:rsidRPr="00A66C15">
        <w:rPr>
          <w:rFonts w:cstheme="minorHAnsi"/>
        </w:rPr>
        <w:t xml:space="preserve">dataset can contain one or more </w:t>
      </w:r>
      <w:proofErr w:type="spellStart"/>
      <w:r w:rsidRPr="00A66C15">
        <w:rPr>
          <w:rStyle w:val="Strong"/>
          <w:rFonts w:eastAsiaTheme="majorEastAsia" w:cstheme="minorHAnsi"/>
        </w:rPr>
        <w:t>DataCoverage</w:t>
      </w:r>
      <w:proofErr w:type="spellEnd"/>
      <w:r w:rsidRPr="00A66C15">
        <w:rPr>
          <w:rFonts w:cstheme="minorHAnsi"/>
        </w:rPr>
        <w:t xml:space="preserve"> features (see clause</w:t>
      </w:r>
      <w:del w:id="461" w:author="Raphael Malyankar" w:date="2022-11-24T19:17:00Z">
        <w:r w:rsidRPr="00A66C15" w:rsidDel="0081157B">
          <w:rPr>
            <w:rFonts w:cstheme="minorHAnsi"/>
          </w:rPr>
          <w:delText xml:space="preserve"> </w:delText>
        </w:r>
      </w:del>
      <w:ins w:id="462" w:author="Raphael Malyankar" w:date="2022-11-24T19:17:00Z">
        <w:r w:rsidR="0081157B">
          <w:rPr>
            <w:rFonts w:cstheme="minorHAnsi"/>
          </w:rPr>
          <w:t xml:space="preserve"> </w:t>
        </w:r>
        <w:r w:rsidR="0081157B">
          <w:rPr>
            <w:rFonts w:cstheme="minorHAnsi"/>
          </w:rPr>
          <w:fldChar w:fldCharType="begin"/>
        </w:r>
        <w:r w:rsidR="0081157B">
          <w:rPr>
            <w:rFonts w:cstheme="minorHAnsi"/>
          </w:rPr>
          <w:instrText xml:space="preserve"> REF _Ref120209890 \r \h </w:instrText>
        </w:r>
      </w:ins>
      <w:r w:rsidR="0081157B">
        <w:rPr>
          <w:rFonts w:cstheme="minorHAnsi"/>
        </w:rPr>
      </w:r>
      <w:r w:rsidR="0081157B">
        <w:rPr>
          <w:rFonts w:cstheme="minorHAnsi"/>
        </w:rPr>
        <w:fldChar w:fldCharType="separate"/>
      </w:r>
      <w:ins w:id="463" w:author="Raphael Malyankar" w:date="2022-11-24T19:17:00Z">
        <w:r w:rsidR="0081157B">
          <w:rPr>
            <w:rFonts w:cstheme="minorHAnsi"/>
          </w:rPr>
          <w:t>4.4</w:t>
        </w:r>
        <w:r w:rsidR="0081157B">
          <w:rPr>
            <w:rFonts w:cstheme="minorHAnsi"/>
          </w:rPr>
          <w:fldChar w:fldCharType="end"/>
        </w:r>
      </w:ins>
      <w:del w:id="464" w:author="Raphael Malyankar" w:date="2022-11-24T19:17:00Z">
        <w:r w:rsidR="00685D7F" w:rsidRPr="00BD667F" w:rsidDel="0081157B">
          <w:rPr>
            <w:rFonts w:cstheme="minorHAnsi"/>
          </w:rPr>
          <w:fldChar w:fldCharType="begin"/>
        </w:r>
        <w:r w:rsidR="00685D7F" w:rsidRPr="00685D7F" w:rsidDel="0081157B">
          <w:rPr>
            <w:rFonts w:cstheme="minorHAnsi"/>
          </w:rPr>
          <w:delInstrText xml:space="preserve"> REF _Ref515487299 \r \h </w:delInstrText>
        </w:r>
        <w:r w:rsidR="00685D7F" w:rsidRPr="00BD667F" w:rsidDel="0081157B">
          <w:rPr>
            <w:rFonts w:cstheme="minorHAnsi"/>
          </w:rPr>
        </w:r>
        <w:r w:rsidR="00685D7F" w:rsidRPr="00BD667F" w:rsidDel="0081157B">
          <w:rPr>
            <w:rFonts w:cstheme="minorHAnsi"/>
          </w:rPr>
          <w:fldChar w:fldCharType="separate"/>
        </w:r>
        <w:r w:rsidR="00EE3F7C" w:rsidDel="0081157B">
          <w:rPr>
            <w:rFonts w:cstheme="minorHAnsi"/>
          </w:rPr>
          <w:delText>2.6.3</w:delText>
        </w:r>
        <w:r w:rsidR="00685D7F" w:rsidRPr="00BD667F" w:rsidDel="0081157B">
          <w:rPr>
            <w:rFonts w:cstheme="minorHAnsi"/>
          </w:rPr>
          <w:fldChar w:fldCharType="end"/>
        </w:r>
      </w:del>
      <w:r w:rsidRPr="00A66C15">
        <w:rPr>
          <w:rFonts w:cstheme="minorHAnsi"/>
        </w:rPr>
        <w:t xml:space="preserve">).  The data boundary is defined by the extent of the </w:t>
      </w:r>
      <w:proofErr w:type="spellStart"/>
      <w:r w:rsidRPr="00A66C15">
        <w:rPr>
          <w:rStyle w:val="Strong"/>
          <w:rFonts w:eastAsiaTheme="majorEastAsia" w:cstheme="minorHAnsi"/>
        </w:rPr>
        <w:t>DataCoverage</w:t>
      </w:r>
      <w:proofErr w:type="spellEnd"/>
      <w:r w:rsidRPr="00A66C15">
        <w:rPr>
          <w:rStyle w:val="Strong"/>
          <w:rFonts w:eastAsiaTheme="majorEastAsia" w:cstheme="minorHAnsi"/>
        </w:rPr>
        <w:t xml:space="preserve"> </w:t>
      </w:r>
      <w:r w:rsidRPr="00A66C15">
        <w:rPr>
          <w:rFonts w:cstheme="minorHAnsi"/>
        </w:rPr>
        <w:t xml:space="preserve">meta features.  Data must only be present within </w:t>
      </w:r>
      <w:proofErr w:type="spellStart"/>
      <w:r w:rsidRPr="00A66C15">
        <w:rPr>
          <w:rStyle w:val="Strong"/>
          <w:rFonts w:eastAsiaTheme="majorEastAsia" w:cstheme="minorHAnsi"/>
        </w:rPr>
        <w:t>DataCoverage</w:t>
      </w:r>
      <w:proofErr w:type="spellEnd"/>
      <w:r w:rsidRPr="00A66C15">
        <w:rPr>
          <w:rStyle w:val="Strong"/>
          <w:rFonts w:eastAsiaTheme="majorEastAsia" w:cstheme="minorHAnsi"/>
        </w:rPr>
        <w:t xml:space="preserve"> </w:t>
      </w:r>
      <w:r w:rsidRPr="00A66C15">
        <w:rPr>
          <w:rFonts w:cstheme="minorHAnsi"/>
        </w:rPr>
        <w:t>meta features.</w:t>
      </w:r>
    </w:p>
    <w:p w14:paraId="4FF97FFA" w14:textId="65B9B881" w:rsidR="00D64344" w:rsidRPr="00A66C15" w:rsidRDefault="00D64344" w:rsidP="00D64344">
      <w:pPr>
        <w:rPr>
          <w:rFonts w:cstheme="minorHAnsi"/>
        </w:rPr>
      </w:pPr>
      <w:r w:rsidRPr="00A66C15">
        <w:rPr>
          <w:rFonts w:cstheme="minorHAnsi"/>
        </w:rPr>
        <w:t xml:space="preserve">When a feature extends across datasets of overlapping scale ranges, its geometry must be split at the boundaries of the </w:t>
      </w:r>
      <w:proofErr w:type="spellStart"/>
      <w:r w:rsidRPr="00A66C15">
        <w:rPr>
          <w:rStyle w:val="Strong"/>
          <w:rFonts w:eastAsiaTheme="majorEastAsia" w:cstheme="minorHAnsi"/>
        </w:rPr>
        <w:t>DataCoverage</w:t>
      </w:r>
      <w:proofErr w:type="spellEnd"/>
      <w:r w:rsidRPr="00A66C15">
        <w:rPr>
          <w:rFonts w:cstheme="minorHAnsi"/>
        </w:rPr>
        <w:t xml:space="preserve"> features and its complete attribute description must be repeated in each dataset.</w:t>
      </w:r>
    </w:p>
    <w:p w14:paraId="31AF771B" w14:textId="1F62A86F" w:rsidR="00D64344" w:rsidRPr="00A66C15" w:rsidRDefault="00D64344" w:rsidP="00D64344">
      <w:pPr>
        <w:rPr>
          <w:rFonts w:cstheme="minorHAnsi"/>
        </w:rPr>
      </w:pPr>
      <w:del w:id="465" w:author="Raphael Malyankar" w:date="2022-11-24T19:14:00Z">
        <w:r w:rsidRPr="00A66C15" w:rsidDel="00421EBA">
          <w:rPr>
            <w:rFonts w:cstheme="minorHAnsi"/>
          </w:rPr>
          <w:delText xml:space="preserve">A New </w:delText>
        </w:r>
      </w:del>
      <w:del w:id="466" w:author="Raphael Malyankar" w:date="2022-11-24T19:03:00Z">
        <w:r w:rsidRPr="00A66C15" w:rsidDel="00CC426B">
          <w:rPr>
            <w:rFonts w:cstheme="minorHAnsi"/>
          </w:rPr>
          <w:delText>e</w:delText>
        </w:r>
      </w:del>
      <w:del w:id="467" w:author="Raphael Malyankar" w:date="2022-11-24T19:14:00Z">
        <w:r w:rsidRPr="00A66C15" w:rsidDel="00421EBA">
          <w:rPr>
            <w:rFonts w:cstheme="minorHAnsi"/>
          </w:rPr>
          <w:delText>dition</w:delText>
        </w:r>
      </w:del>
      <w:ins w:id="468" w:author="Raphael Malyankar" w:date="2022-11-24T19:14:00Z">
        <w:r w:rsidR="00421EBA">
          <w:rPr>
            <w:rFonts w:cstheme="minorHAnsi"/>
          </w:rPr>
          <w:t>An Update</w:t>
        </w:r>
      </w:ins>
      <w:r w:rsidRPr="00A66C15">
        <w:rPr>
          <w:rFonts w:cstheme="minorHAnsi"/>
        </w:rPr>
        <w:t xml:space="preserve"> dataset must not </w:t>
      </w:r>
      <w:del w:id="469" w:author="Raphael Malyankar" w:date="2022-11-24T19:14:00Z">
        <w:r w:rsidRPr="00A66C15" w:rsidDel="00421EBA">
          <w:rPr>
            <w:rFonts w:cstheme="minorHAnsi"/>
          </w:rPr>
          <w:delText>change the extent of</w:delText>
        </w:r>
      </w:del>
      <w:ins w:id="470" w:author="Raphael Malyankar" w:date="2022-11-24T19:14:00Z">
        <w:r w:rsidR="00421EBA">
          <w:rPr>
            <w:rFonts w:cstheme="minorHAnsi"/>
          </w:rPr>
          <w:t>extend</w:t>
        </w:r>
      </w:ins>
      <w:r w:rsidRPr="00A66C15">
        <w:rPr>
          <w:rFonts w:cstheme="minorHAnsi"/>
        </w:rPr>
        <w:t xml:space="preserve"> the data coverage for the </w:t>
      </w:r>
      <w:del w:id="471" w:author="Raphael Malyankar" w:date="2022-11-24T19:15:00Z">
        <w:r w:rsidRPr="00A66C15" w:rsidDel="00421EBA">
          <w:rPr>
            <w:rFonts w:cstheme="minorHAnsi"/>
          </w:rPr>
          <w:delText>previous edition</w:delText>
        </w:r>
      </w:del>
      <w:ins w:id="472" w:author="Raphael Malyankar" w:date="2022-11-24T19:15:00Z">
        <w:r w:rsidR="00421EBA">
          <w:rPr>
            <w:rFonts w:cstheme="minorHAnsi"/>
          </w:rPr>
          <w:t>base dataset to which it applies</w:t>
        </w:r>
      </w:ins>
      <w:r w:rsidRPr="00A66C15">
        <w:rPr>
          <w:rFonts w:cstheme="minorHAnsi"/>
        </w:rPr>
        <w:t xml:space="preserve">.  Where the extent of the data coverage for a </w:t>
      </w:r>
      <w:del w:id="473" w:author="Raphael Malyankar" w:date="2022-11-24T19:16:00Z">
        <w:r w:rsidR="00A8588A" w:rsidRPr="00A66C15" w:rsidDel="00421EBA">
          <w:rPr>
            <w:rFonts w:cstheme="minorHAnsi"/>
          </w:rPr>
          <w:delText>data p</w:delText>
        </w:r>
        <w:r w:rsidRPr="00A66C15" w:rsidDel="00421EBA">
          <w:rPr>
            <w:rFonts w:cstheme="minorHAnsi"/>
          </w:rPr>
          <w:delText>roduct</w:delText>
        </w:r>
      </w:del>
      <w:ins w:id="474" w:author="Raphael Malyankar" w:date="2022-11-24T19:16:00Z">
        <w:r w:rsidR="00421EBA">
          <w:rPr>
            <w:rFonts w:cstheme="minorHAnsi"/>
          </w:rPr>
          <w:t>base dataset</w:t>
        </w:r>
      </w:ins>
      <w:r w:rsidRPr="00A66C15">
        <w:rPr>
          <w:rFonts w:cstheme="minorHAnsi"/>
        </w:rPr>
        <w:t xml:space="preserve"> is to be changed, this must be done by issuing a New </w:t>
      </w:r>
      <w:del w:id="475" w:author="Raphael Malyankar" w:date="2022-11-24T19:15:00Z">
        <w:r w:rsidRPr="00A66C15" w:rsidDel="00421EBA">
          <w:rPr>
            <w:rFonts w:cstheme="minorHAnsi"/>
          </w:rPr>
          <w:delText xml:space="preserve">Dataset </w:delText>
        </w:r>
      </w:del>
      <w:ins w:id="476" w:author="Raphael Malyankar" w:date="2022-11-24T19:15:00Z">
        <w:r w:rsidR="00421EBA">
          <w:rPr>
            <w:rFonts w:cstheme="minorHAnsi"/>
          </w:rPr>
          <w:t>Edition of the</w:t>
        </w:r>
      </w:ins>
      <w:ins w:id="477" w:author="Raphael Malyankar" w:date="2022-11-24T19:16:00Z">
        <w:r w:rsidR="00421EBA">
          <w:rPr>
            <w:rFonts w:cstheme="minorHAnsi"/>
          </w:rPr>
          <w:t xml:space="preserve"> dataset.</w:t>
        </w:r>
      </w:ins>
      <w:del w:id="478" w:author="Raphael Malyankar" w:date="2022-11-24T19:15:00Z">
        <w:r w:rsidRPr="00A66C15" w:rsidDel="00421EBA">
          <w:rPr>
            <w:rFonts w:cstheme="minorHAnsi"/>
          </w:rPr>
          <w:delText>and terminating the previous one(s).</w:delText>
        </w:r>
      </w:del>
    </w:p>
    <w:p w14:paraId="3379261E" w14:textId="77777777" w:rsidR="00D64344" w:rsidRPr="00A66C15" w:rsidRDefault="00D64344" w:rsidP="00897E12">
      <w:pPr>
        <w:pStyle w:val="Heading3"/>
      </w:pPr>
      <w:bookmarkStart w:id="479" w:name="_Toc490817344"/>
      <w:bookmarkStart w:id="480" w:name="_Toc451433106"/>
      <w:bookmarkStart w:id="481" w:name="_Toc120214356"/>
      <w:r w:rsidRPr="00A66C15">
        <w:t>Discovery metadata</w:t>
      </w:r>
      <w:bookmarkEnd w:id="479"/>
      <w:bookmarkEnd w:id="480"/>
      <w:bookmarkEnd w:id="481"/>
    </w:p>
    <w:p w14:paraId="49B82889" w14:textId="77777777" w:rsidR="00D64344" w:rsidRPr="006A6481" w:rsidRDefault="00D64344" w:rsidP="00D64344">
      <w:pPr>
        <w:rPr>
          <w:rStyle w:val="Redtext"/>
          <w:rFonts w:ascii="Arial" w:hAnsi="Arial" w:cs="Arial"/>
          <w:color w:val="auto"/>
        </w:rPr>
      </w:pPr>
      <w:r w:rsidRPr="006A6481">
        <w:rPr>
          <w:rStyle w:val="Redtext"/>
          <w:rFonts w:ascii="Arial" w:hAnsi="Arial" w:cs="Arial"/>
          <w:color w:val="auto"/>
        </w:rPr>
        <w:t>Discovery metadata is intended to allow applications to find out important information about datasets and accompanying support files to be examined without accessing the data itself (or without reading the support file). Discovery metadata includes, but is not limited to:</w:t>
      </w:r>
    </w:p>
    <w:p w14:paraId="38F7EF3B" w14:textId="77777777" w:rsidR="00D64344" w:rsidRPr="006A6481" w:rsidRDefault="00D64344" w:rsidP="00E87722">
      <w:pPr>
        <w:pStyle w:val="ListParagraph"/>
        <w:numPr>
          <w:ilvl w:val="0"/>
          <w:numId w:val="5"/>
        </w:numPr>
        <w:spacing w:before="120"/>
        <w:rPr>
          <w:rStyle w:val="Redtext"/>
          <w:rFonts w:ascii="Arial" w:hAnsi="Arial" w:cs="Arial"/>
          <w:color w:val="auto"/>
        </w:rPr>
      </w:pPr>
      <w:r w:rsidRPr="006A6481">
        <w:rPr>
          <w:rStyle w:val="Redtext"/>
          <w:rFonts w:ascii="Arial" w:hAnsi="Arial" w:cs="Arial"/>
          <w:color w:val="auto"/>
        </w:rPr>
        <w:t>information identifying the product specification and encoding format;</w:t>
      </w:r>
    </w:p>
    <w:p w14:paraId="1AA16DA6" w14:textId="77777777" w:rsidR="00D64344" w:rsidRPr="006A6481" w:rsidRDefault="00D64344" w:rsidP="00E87722">
      <w:pPr>
        <w:pStyle w:val="ListParagraph"/>
        <w:numPr>
          <w:ilvl w:val="0"/>
          <w:numId w:val="5"/>
        </w:numPr>
        <w:spacing w:before="120"/>
        <w:rPr>
          <w:rStyle w:val="Redtext"/>
          <w:rFonts w:ascii="Arial" w:hAnsi="Arial" w:cs="Arial"/>
          <w:color w:val="auto"/>
        </w:rPr>
      </w:pPr>
      <w:r w:rsidRPr="006A6481">
        <w:rPr>
          <w:rStyle w:val="Redtext"/>
          <w:rFonts w:ascii="Arial" w:hAnsi="Arial" w:cs="Arial"/>
          <w:color w:val="auto"/>
        </w:rPr>
        <w:t>edition and version numbers, production/release date, and other details of data creation and updating;</w:t>
      </w:r>
    </w:p>
    <w:p w14:paraId="3DF82A29" w14:textId="77777777" w:rsidR="00D64344" w:rsidRPr="006A6481" w:rsidRDefault="00D64344" w:rsidP="00E87722">
      <w:pPr>
        <w:pStyle w:val="ListParagraph"/>
        <w:numPr>
          <w:ilvl w:val="0"/>
          <w:numId w:val="5"/>
        </w:numPr>
        <w:spacing w:before="120"/>
        <w:rPr>
          <w:rStyle w:val="Redtext"/>
          <w:rFonts w:ascii="Arial" w:hAnsi="Arial" w:cs="Arial"/>
          <w:color w:val="auto"/>
        </w:rPr>
      </w:pPr>
      <w:r w:rsidRPr="006A6481">
        <w:rPr>
          <w:rStyle w:val="Redtext"/>
          <w:rFonts w:ascii="Arial" w:hAnsi="Arial" w:cs="Arial"/>
          <w:color w:val="auto"/>
        </w:rPr>
        <w:t>data coverage of the dataset;</w:t>
      </w:r>
    </w:p>
    <w:p w14:paraId="74762ADA" w14:textId="77777777" w:rsidR="00D64344" w:rsidRPr="006A6481" w:rsidRDefault="00D64344" w:rsidP="00E87722">
      <w:pPr>
        <w:pStyle w:val="ListParagraph"/>
        <w:numPr>
          <w:ilvl w:val="0"/>
          <w:numId w:val="5"/>
        </w:numPr>
        <w:spacing w:before="120"/>
        <w:rPr>
          <w:rStyle w:val="Redtext"/>
          <w:rFonts w:ascii="Arial" w:hAnsi="Arial" w:cs="Arial"/>
          <w:color w:val="auto"/>
        </w:rPr>
      </w:pPr>
      <w:r w:rsidRPr="006A6481">
        <w:rPr>
          <w:rStyle w:val="Redtext"/>
          <w:rFonts w:ascii="Arial" w:hAnsi="Arial" w:cs="Arial"/>
          <w:color w:val="auto"/>
        </w:rPr>
        <w:t>summary descriptions of content, purpose, use, and limitations;</w:t>
      </w:r>
    </w:p>
    <w:p w14:paraId="7456E3BB" w14:textId="77777777" w:rsidR="00D64344" w:rsidRPr="006A6481" w:rsidRDefault="00D64344" w:rsidP="00E87722">
      <w:pPr>
        <w:pStyle w:val="ListParagraph"/>
        <w:numPr>
          <w:ilvl w:val="0"/>
          <w:numId w:val="5"/>
        </w:numPr>
        <w:spacing w:before="120"/>
        <w:rPr>
          <w:rStyle w:val="Redtext"/>
          <w:rFonts w:ascii="Arial" w:hAnsi="Arial" w:cs="Arial"/>
          <w:color w:val="auto"/>
        </w:rPr>
      </w:pPr>
      <w:r w:rsidRPr="006A6481">
        <w:rPr>
          <w:rStyle w:val="Redtext"/>
          <w:rFonts w:ascii="Arial" w:hAnsi="Arial" w:cs="Arial"/>
          <w:color w:val="auto"/>
        </w:rPr>
        <w:t>identification and contact information for the producer and distributor of the dataset.</w:t>
      </w:r>
    </w:p>
    <w:p w14:paraId="0805DECE" w14:textId="77777777" w:rsidR="00E45CE9" w:rsidRPr="006A6481" w:rsidRDefault="00E45CE9" w:rsidP="00D64344">
      <w:pPr>
        <w:rPr>
          <w:rStyle w:val="Redtext"/>
          <w:rFonts w:ascii="Arial" w:hAnsi="Arial" w:cs="Arial"/>
          <w:color w:val="auto"/>
        </w:rPr>
      </w:pPr>
      <w:r w:rsidRPr="006A6481">
        <w:rPr>
          <w:rStyle w:val="Redtext"/>
          <w:rFonts w:ascii="Arial" w:hAnsi="Arial" w:cs="Arial"/>
          <w:color w:val="auto"/>
        </w:rPr>
        <w:t xml:space="preserve">Discovery metadata is encoded in the exchange catalogue. </w:t>
      </w:r>
      <w:r w:rsidR="00B165E8" w:rsidRPr="006A6481">
        <w:rPr>
          <w:rStyle w:val="Redtext"/>
          <w:rFonts w:ascii="Arial" w:hAnsi="Arial" w:cs="Arial"/>
          <w:color w:val="auto"/>
        </w:rPr>
        <w:t>S-131</w:t>
      </w:r>
      <w:r w:rsidR="00D64344" w:rsidRPr="006A6481">
        <w:rPr>
          <w:rStyle w:val="Redtext"/>
          <w:rFonts w:ascii="Arial" w:hAnsi="Arial" w:cs="Arial"/>
          <w:color w:val="auto"/>
        </w:rPr>
        <w:t xml:space="preserve"> uses the same </w:t>
      </w:r>
      <w:r w:rsidRPr="006A6481">
        <w:rPr>
          <w:rStyle w:val="Redtext"/>
          <w:rFonts w:ascii="Arial" w:hAnsi="Arial" w:cs="Arial"/>
          <w:color w:val="auto"/>
        </w:rPr>
        <w:t>classes and attributes for</w:t>
      </w:r>
      <w:r w:rsidR="00D64344" w:rsidRPr="006A6481">
        <w:rPr>
          <w:rStyle w:val="Redtext"/>
          <w:rFonts w:ascii="Arial" w:hAnsi="Arial" w:cs="Arial"/>
          <w:color w:val="auto"/>
        </w:rPr>
        <w:t xml:space="preserve"> discovery metadata as S-100</w:t>
      </w:r>
      <w:r w:rsidRPr="006A6481">
        <w:rPr>
          <w:rStyle w:val="Redtext"/>
          <w:rFonts w:ascii="Arial" w:hAnsi="Arial" w:cs="Arial"/>
          <w:color w:val="auto"/>
        </w:rPr>
        <w:t>, but adds certain product-specific restrictions</w:t>
      </w:r>
      <w:r w:rsidR="00D64344" w:rsidRPr="006A6481">
        <w:rPr>
          <w:rStyle w:val="Redtext"/>
          <w:rFonts w:ascii="Arial" w:hAnsi="Arial" w:cs="Arial"/>
          <w:color w:val="auto"/>
        </w:rPr>
        <w:t xml:space="preserve">. The </w:t>
      </w:r>
      <w:r w:rsidRPr="006A6481">
        <w:rPr>
          <w:rStyle w:val="Redtext"/>
          <w:rFonts w:ascii="Arial" w:hAnsi="Arial" w:cs="Arial"/>
          <w:color w:val="auto"/>
        </w:rPr>
        <w:t>classes and attributes</w:t>
      </w:r>
      <w:r w:rsidR="00D64344" w:rsidRPr="006A6481">
        <w:rPr>
          <w:rStyle w:val="Redtext"/>
          <w:rFonts w:ascii="Arial" w:hAnsi="Arial" w:cs="Arial"/>
          <w:color w:val="auto"/>
        </w:rPr>
        <w:t xml:space="preserve"> for </w:t>
      </w:r>
      <w:r w:rsidRPr="006A6481">
        <w:rPr>
          <w:rStyle w:val="Redtext"/>
          <w:rFonts w:ascii="Arial" w:hAnsi="Arial" w:cs="Arial"/>
          <w:color w:val="auto"/>
        </w:rPr>
        <w:t xml:space="preserve">generic </w:t>
      </w:r>
      <w:r w:rsidR="00D64344" w:rsidRPr="006A6481">
        <w:rPr>
          <w:rStyle w:val="Redtext"/>
          <w:rFonts w:ascii="Arial" w:hAnsi="Arial" w:cs="Arial"/>
          <w:color w:val="auto"/>
        </w:rPr>
        <w:t xml:space="preserve">discovery metadata are defined in S-100 </w:t>
      </w:r>
      <w:r w:rsidR="00190C35" w:rsidRPr="006A6481">
        <w:rPr>
          <w:rStyle w:val="Redtext"/>
          <w:rFonts w:ascii="Arial" w:hAnsi="Arial" w:cs="Arial"/>
          <w:color w:val="auto"/>
        </w:rPr>
        <w:t xml:space="preserve">Part 17. </w:t>
      </w:r>
      <w:r w:rsidRPr="006A6481">
        <w:rPr>
          <w:rStyle w:val="Redtext"/>
          <w:rFonts w:ascii="Arial" w:hAnsi="Arial" w:cs="Arial"/>
          <w:color w:val="auto"/>
        </w:rPr>
        <w:t xml:space="preserve"> Constraints and restrictions specific to S-131 are defined in the S-131 Product Specification.</w:t>
      </w:r>
    </w:p>
    <w:p w14:paraId="5929A076" w14:textId="70E7CF3A" w:rsidR="00D64344" w:rsidRPr="006A6481" w:rsidRDefault="00E45CE9" w:rsidP="00D64344">
      <w:pPr>
        <w:rPr>
          <w:rStyle w:val="Redtext"/>
          <w:rFonts w:ascii="Arial" w:hAnsi="Arial" w:cs="Arial"/>
          <w:color w:val="auto"/>
        </w:rPr>
      </w:pPr>
      <w:r w:rsidRPr="006A6481">
        <w:rPr>
          <w:rStyle w:val="Redtext"/>
          <w:rFonts w:ascii="Arial" w:hAnsi="Arial" w:cs="Arial"/>
          <w:color w:val="auto"/>
        </w:rPr>
        <w:t>The schema for the exchange catalogue file (CATALOG.XML) for S-131 is the same as the S-100 generic schemas and is available from the schema server (https://schemas.s100dev.net).</w:t>
      </w:r>
    </w:p>
    <w:p w14:paraId="2CFDC0E9" w14:textId="77777777" w:rsidR="00D64344" w:rsidRPr="00A66C15" w:rsidRDefault="00D64344" w:rsidP="00897E12">
      <w:pPr>
        <w:pStyle w:val="Heading3"/>
      </w:pPr>
      <w:bookmarkStart w:id="482" w:name="_Toc451433107"/>
      <w:bookmarkStart w:id="483" w:name="_Toc490817345"/>
      <w:bookmarkStart w:id="484" w:name="_Toc120214357"/>
      <w:r w:rsidRPr="00A66C15">
        <w:t xml:space="preserve">Dataset </w:t>
      </w:r>
      <w:bookmarkEnd w:id="482"/>
      <w:r w:rsidRPr="00A66C15">
        <w:t>header metadata</w:t>
      </w:r>
      <w:bookmarkEnd w:id="483"/>
      <w:bookmarkEnd w:id="484"/>
    </w:p>
    <w:p w14:paraId="1DDE6FA8" w14:textId="232DCF74" w:rsidR="00D64344" w:rsidRPr="00A66C15" w:rsidRDefault="00D64344" w:rsidP="00D64344">
      <w:pPr>
        <w:rPr>
          <w:rFonts w:cstheme="minorHAnsi"/>
        </w:rPr>
      </w:pPr>
      <w:r w:rsidRPr="00ED455F">
        <w:rPr>
          <w:rFonts w:cstheme="minorHAnsi"/>
        </w:rPr>
        <w:t xml:space="preserve">Dataset header metadata contains structural and discovery metadata that apply to the whole dataset and are encoded in the dataset file. The elements are described in S-100 </w:t>
      </w:r>
      <w:r w:rsidR="00A80CF6">
        <w:rPr>
          <w:rFonts w:cstheme="minorHAnsi"/>
        </w:rPr>
        <w:t>Part 10b.</w:t>
      </w:r>
    </w:p>
    <w:p w14:paraId="796E3EAB" w14:textId="77777777" w:rsidR="00D64344" w:rsidRPr="00A66C15" w:rsidRDefault="00D64344" w:rsidP="00897E12">
      <w:pPr>
        <w:pStyle w:val="Heading3"/>
        <w:rPr>
          <w:rStyle w:val="standardtextcolour"/>
          <w:rFonts w:asciiTheme="minorHAnsi" w:hAnsiTheme="minorHAnsi" w:cstheme="minorHAnsi"/>
        </w:rPr>
      </w:pPr>
      <w:bookmarkStart w:id="485" w:name="_Toc490817346"/>
      <w:bookmarkStart w:id="486" w:name="_Toc451433108"/>
      <w:bookmarkStart w:id="487" w:name="_Toc120214358"/>
      <w:r w:rsidRPr="00A66C15">
        <w:rPr>
          <w:rStyle w:val="standardtextcolour"/>
          <w:rFonts w:asciiTheme="minorHAnsi" w:hAnsiTheme="minorHAnsi" w:cstheme="minorHAnsi"/>
        </w:rPr>
        <w:t>Dataset units</w:t>
      </w:r>
      <w:bookmarkEnd w:id="485"/>
      <w:bookmarkEnd w:id="486"/>
      <w:bookmarkEnd w:id="487"/>
    </w:p>
    <w:p w14:paraId="156720A2" w14:textId="77777777" w:rsidR="00D64344" w:rsidRPr="00A66C15" w:rsidRDefault="00D64344" w:rsidP="00D64344">
      <w:pPr>
        <w:rPr>
          <w:rStyle w:val="standardtextcolour"/>
          <w:rFonts w:eastAsiaTheme="majorEastAsia" w:cstheme="minorHAnsi"/>
        </w:rPr>
      </w:pPr>
      <w:r w:rsidRPr="00ED455F">
        <w:rPr>
          <w:rStyle w:val="standardtextcolour"/>
          <w:rFonts w:cstheme="minorHAnsi"/>
        </w:rPr>
        <w:t>The depth, height and</w:t>
      </w:r>
      <w:r w:rsidRPr="00A66C15">
        <w:rPr>
          <w:rStyle w:val="standardtextcolour"/>
          <w:rFonts w:cstheme="minorHAnsi"/>
        </w:rPr>
        <w:t xml:space="preserve"> positional uncertainty units in a dataset must be metres.</w:t>
      </w:r>
    </w:p>
    <w:p w14:paraId="305B99BB" w14:textId="77777777" w:rsidR="00D64344" w:rsidRPr="00A66C15" w:rsidRDefault="00D64344" w:rsidP="00897E12">
      <w:pPr>
        <w:pStyle w:val="Heading3"/>
        <w:rPr>
          <w:rStyle w:val="standardtextcolour"/>
          <w:rFonts w:asciiTheme="minorHAnsi" w:hAnsiTheme="minorHAnsi" w:cstheme="minorHAnsi"/>
        </w:rPr>
      </w:pPr>
      <w:bookmarkStart w:id="488" w:name="_Toc490817347"/>
      <w:bookmarkStart w:id="489" w:name="_Toc451433110"/>
      <w:bookmarkStart w:id="490" w:name="_Toc120214359"/>
      <w:r w:rsidRPr="00A66C15">
        <w:rPr>
          <w:rStyle w:val="standardtextcolour"/>
          <w:rFonts w:asciiTheme="minorHAnsi" w:hAnsiTheme="minorHAnsi" w:cstheme="minorHAnsi"/>
        </w:rPr>
        <w:t>Dataset Coverage</w:t>
      </w:r>
      <w:bookmarkEnd w:id="488"/>
      <w:bookmarkEnd w:id="489"/>
      <w:bookmarkEnd w:id="490"/>
    </w:p>
    <w:p w14:paraId="45255B39" w14:textId="54A87ED9" w:rsidR="00D64344" w:rsidRPr="00A66C15" w:rsidRDefault="00E1146C" w:rsidP="00D64344">
      <w:pPr>
        <w:rPr>
          <w:rStyle w:val="standardtextcolour"/>
          <w:rFonts w:eastAsiaTheme="majorEastAsia" w:cstheme="minorHAnsi"/>
        </w:rPr>
      </w:pPr>
      <w:r>
        <w:rPr>
          <w:rStyle w:val="standardtextcolour"/>
          <w:rFonts w:cstheme="minorHAnsi"/>
        </w:rPr>
        <w:t xml:space="preserve">Marine </w:t>
      </w:r>
      <w:r w:rsidR="00B165E8">
        <w:rPr>
          <w:rStyle w:val="standardtextcolour"/>
          <w:rFonts w:cstheme="minorHAnsi"/>
        </w:rPr>
        <w:t>Harbour Infrastructure</w:t>
      </w:r>
      <w:r w:rsidR="00A8588A" w:rsidRPr="00ED455F">
        <w:rPr>
          <w:rStyle w:val="standardtextcolour"/>
          <w:rFonts w:cstheme="minorHAnsi"/>
        </w:rPr>
        <w:t xml:space="preserve"> </w:t>
      </w:r>
      <w:r w:rsidR="00D64344" w:rsidRPr="00A66C15">
        <w:rPr>
          <w:rStyle w:val="standardtextcolour"/>
          <w:rFonts w:cstheme="minorHAnsi"/>
        </w:rPr>
        <w:t>datasets are spatially limited.</w:t>
      </w:r>
    </w:p>
    <w:p w14:paraId="45296DB4" w14:textId="77777777" w:rsidR="00D64344" w:rsidRPr="00A66C15" w:rsidRDefault="00D64344" w:rsidP="006A6481">
      <w:pPr>
        <w:rPr>
          <w:rStyle w:val="standardtextcolour"/>
          <w:rFonts w:cstheme="minorHAnsi"/>
        </w:rPr>
      </w:pPr>
      <w:r w:rsidRPr="00ED455F">
        <w:rPr>
          <w:rStyle w:val="standardtextcolour"/>
          <w:rFonts w:cstheme="minorHAnsi"/>
        </w:rPr>
        <w:t>In areas which include neighbouring producer nations, producing agencies should co-operate to agree on dataset boundaries and ens</w:t>
      </w:r>
      <w:r w:rsidRPr="00A66C15">
        <w:rPr>
          <w:rStyle w:val="standardtextcolour"/>
          <w:rFonts w:cstheme="minorHAnsi"/>
        </w:rPr>
        <w:t>ure no data overlap.  Where possible, adjoining nations should agree on common data boundaries within a technical arrangement based on cartographic convenience and benefit to the mariner.</w:t>
      </w:r>
    </w:p>
    <w:p w14:paraId="61625D9E" w14:textId="0A87A2E5" w:rsidR="00D64344" w:rsidRPr="00A66C15" w:rsidRDefault="00D64344" w:rsidP="00D64344">
      <w:pPr>
        <w:rPr>
          <w:rStyle w:val="standardtextcolour"/>
          <w:rFonts w:cstheme="minorHAnsi"/>
        </w:rPr>
      </w:pPr>
      <w:r w:rsidRPr="00A66C15">
        <w:rPr>
          <w:rStyle w:val="standardtextcolour"/>
          <w:rFonts w:cstheme="minorHAnsi"/>
        </w:rPr>
        <w:lastRenderedPageBreak/>
        <w:t xml:space="preserve">If </w:t>
      </w:r>
      <w:r w:rsidR="0026434C">
        <w:rPr>
          <w:rStyle w:val="standardtextcolour"/>
          <w:rFonts w:cstheme="minorHAnsi"/>
        </w:rPr>
        <w:t xml:space="preserve">an </w:t>
      </w:r>
      <w:r w:rsidR="00B165E8">
        <w:rPr>
          <w:rStyle w:val="standardtextcolour"/>
          <w:rFonts w:cstheme="minorHAnsi"/>
        </w:rPr>
        <w:t>MHI</w:t>
      </w:r>
      <w:r w:rsidRPr="00A66C15">
        <w:rPr>
          <w:rStyle w:val="standardtextcolour"/>
          <w:rFonts w:cstheme="minorHAnsi"/>
        </w:rPr>
        <w:t xml:space="preserve"> feature extends outside the product coverage and the adjoining object does not exist, e.g. due to delay in the production </w:t>
      </w:r>
      <w:r w:rsidR="00A80CF6">
        <w:rPr>
          <w:rStyle w:val="standardtextcolour"/>
          <w:rFonts w:cstheme="minorHAnsi"/>
        </w:rPr>
        <w:t>of</w:t>
      </w:r>
      <w:r w:rsidRPr="00A66C15">
        <w:rPr>
          <w:rStyle w:val="standardtextcolour"/>
          <w:rFonts w:cstheme="minorHAnsi"/>
        </w:rPr>
        <w:t xml:space="preserve"> the neighbouring HO product, an indication should be placed at the outer edge of the product.</w:t>
      </w:r>
    </w:p>
    <w:p w14:paraId="4CFA438C" w14:textId="77777777" w:rsidR="00CD413D" w:rsidRDefault="00CD413D" w:rsidP="00CD413D">
      <w:pPr>
        <w:pStyle w:val="Heading3"/>
        <w:rPr>
          <w:rStyle w:val="standardtextcolour"/>
          <w:rFonts w:cstheme="minorHAnsi"/>
        </w:rPr>
      </w:pPr>
      <w:bookmarkStart w:id="491" w:name="_Toc120214360"/>
      <w:bookmarkStart w:id="492" w:name="_Toc490817348"/>
      <w:bookmarkStart w:id="493" w:name="_Toc451433111"/>
      <w:r>
        <w:rPr>
          <w:rStyle w:val="standardtextcolour"/>
          <w:rFonts w:cstheme="minorHAnsi"/>
        </w:rPr>
        <w:t>Overlaps</w:t>
      </w:r>
      <w:bookmarkEnd w:id="491"/>
    </w:p>
    <w:p w14:paraId="37FE1D50" w14:textId="77777777" w:rsidR="00CD413D" w:rsidRDefault="00CD413D" w:rsidP="00CD413D">
      <w:pPr>
        <w:rPr>
          <w:rStyle w:val="standardtextcolour"/>
          <w:rFonts w:cstheme="minorHAnsi"/>
        </w:rPr>
      </w:pPr>
      <w:r w:rsidRPr="00446154">
        <w:rPr>
          <w:rStyle w:val="standardtextcolour"/>
          <w:rFonts w:cstheme="minorHAnsi"/>
        </w:rPr>
        <w:t xml:space="preserve">The </w:t>
      </w:r>
      <w:proofErr w:type="spellStart"/>
      <w:r w:rsidRPr="00446154">
        <w:rPr>
          <w:rStyle w:val="standardtextcolour"/>
          <w:rFonts w:cstheme="minorHAnsi"/>
          <w:b/>
          <w:bCs/>
        </w:rPr>
        <w:t>DataCoverage</w:t>
      </w:r>
      <w:proofErr w:type="spellEnd"/>
      <w:r w:rsidRPr="00446154">
        <w:rPr>
          <w:rStyle w:val="standardtextcolour"/>
          <w:rFonts w:cstheme="minorHAnsi"/>
        </w:rPr>
        <w:t xml:space="preserve"> features within a dataset must not overlap, however </w:t>
      </w:r>
      <w:proofErr w:type="spellStart"/>
      <w:r w:rsidRPr="00446154">
        <w:rPr>
          <w:rStyle w:val="standardtextcolour"/>
          <w:rFonts w:cstheme="minorHAnsi"/>
          <w:b/>
          <w:bCs/>
        </w:rPr>
        <w:t>DataCoverage</w:t>
      </w:r>
      <w:proofErr w:type="spellEnd"/>
      <w:r w:rsidRPr="00446154">
        <w:rPr>
          <w:rStyle w:val="standardtextcolour"/>
          <w:rFonts w:cstheme="minorHAnsi"/>
        </w:rPr>
        <w:t xml:space="preserve"> features from different datasets may overlap if they have differing maximum display scales</w:t>
      </w:r>
      <w:r>
        <w:rPr>
          <w:rStyle w:val="standardtextcolour"/>
          <w:rFonts w:cstheme="minorHAnsi"/>
        </w:rPr>
        <w:t xml:space="preserve"> or the datasets are for different ports</w:t>
      </w:r>
      <w:r w:rsidRPr="00446154">
        <w:rPr>
          <w:rStyle w:val="standardtextcolour"/>
          <w:rFonts w:cstheme="minorHAnsi"/>
        </w:rPr>
        <w:t>.</w:t>
      </w:r>
    </w:p>
    <w:p w14:paraId="2AB75C88" w14:textId="77777777" w:rsidR="00CD413D" w:rsidRDefault="00CD413D" w:rsidP="00CD413D">
      <w:pPr>
        <w:rPr>
          <w:rStyle w:val="standardtextcolour"/>
          <w:rFonts w:cstheme="minorHAnsi"/>
        </w:rPr>
      </w:pPr>
      <w:r>
        <w:rPr>
          <w:rStyle w:val="standardtextcolour"/>
          <w:rFonts w:cstheme="minorHAnsi"/>
        </w:rPr>
        <w:t>MHI does not envisage multiple datasets for the same port, and does not anticipate overlapping datasets for a single port.</w:t>
      </w:r>
    </w:p>
    <w:p w14:paraId="57659869" w14:textId="11437A77" w:rsidR="00CD413D" w:rsidRPr="00ED455F" w:rsidRDefault="00CD413D" w:rsidP="00CD413D">
      <w:pPr>
        <w:rPr>
          <w:rStyle w:val="standardtextcolour"/>
          <w:rFonts w:cstheme="minorHAnsi"/>
        </w:rPr>
      </w:pPr>
      <w:r>
        <w:rPr>
          <w:rStyle w:val="standardtextcolour"/>
          <w:rFonts w:cstheme="minorHAnsi"/>
        </w:rPr>
        <w:t xml:space="preserve">Overlapping datasets are possible </w:t>
      </w:r>
      <w:ins w:id="494" w:author="Raphael Malyankar" w:date="2022-10-27T23:36:00Z">
        <w:r w:rsidR="00732B1F">
          <w:rPr>
            <w:rStyle w:val="standardtextcolour"/>
            <w:rFonts w:cstheme="minorHAnsi"/>
          </w:rPr>
          <w:t>i</w:t>
        </w:r>
      </w:ins>
      <w:r>
        <w:rPr>
          <w:rStyle w:val="standardtextcolour"/>
          <w:rFonts w:cstheme="minorHAnsi"/>
        </w:rPr>
        <w:t>n the case where there are two or more ports in close proximity (which may, for example, have overlapping approaches). In the latter case, consideration should be given to creating a single dataset that covers all the ports in the region in question, but overlapping datasets may be created as necessary. In case of overlapping datasets, the ECDIS should display an indicator and allow the user to select one dataset for display.</w:t>
      </w:r>
    </w:p>
    <w:p w14:paraId="15AE5E54" w14:textId="169CFCFA" w:rsidR="00D64344" w:rsidRPr="00A80CF6" w:rsidRDefault="00D64344" w:rsidP="00A80CF6">
      <w:pPr>
        <w:pStyle w:val="Heading3"/>
        <w:rPr>
          <w:rStyle w:val="standardtextcolour"/>
        </w:rPr>
      </w:pPr>
      <w:bookmarkStart w:id="495" w:name="_Toc120214361"/>
      <w:r w:rsidRPr="00A80CF6">
        <w:rPr>
          <w:rStyle w:val="standardtextcolour"/>
        </w:rPr>
        <w:t>Feature Object Identifiers</w:t>
      </w:r>
      <w:bookmarkEnd w:id="492"/>
      <w:bookmarkEnd w:id="493"/>
      <w:bookmarkEnd w:id="495"/>
    </w:p>
    <w:p w14:paraId="5D656D84" w14:textId="592A00B4" w:rsidR="00D64344" w:rsidRPr="00A66C15" w:rsidRDefault="00D64344" w:rsidP="00D64344">
      <w:pPr>
        <w:rPr>
          <w:rStyle w:val="standardtextcolour"/>
          <w:rFonts w:eastAsiaTheme="majorEastAsia" w:cstheme="minorHAnsi"/>
        </w:rPr>
      </w:pPr>
      <w:r w:rsidRPr="00ED455F">
        <w:rPr>
          <w:rStyle w:val="standardtextcolour"/>
          <w:rFonts w:cstheme="minorHAnsi"/>
        </w:rPr>
        <w:t>Each feature and information instance w</w:t>
      </w:r>
      <w:r w:rsidRPr="00A66C15">
        <w:rPr>
          <w:rStyle w:val="standardtextcolour"/>
          <w:rFonts w:cstheme="minorHAnsi"/>
        </w:rPr>
        <w:t>ithin a dataset must have a unique universal Feature Object Identifier</w:t>
      </w:r>
      <w:r w:rsidR="00CA2F9F">
        <w:rPr>
          <w:rStyle w:val="standardtextcolour"/>
          <w:rFonts w:cstheme="minorHAnsi"/>
        </w:rPr>
        <w:t xml:space="preserve"> [FOID] or MRN (Maritime Resource Name)</w:t>
      </w:r>
      <w:r w:rsidRPr="00A66C15">
        <w:rPr>
          <w:rStyle w:val="standardtextcolour"/>
          <w:rFonts w:cstheme="minorHAnsi"/>
        </w:rPr>
        <w:t xml:space="preserve">. </w:t>
      </w:r>
      <w:r w:rsidR="00A80CF6">
        <w:rPr>
          <w:rStyle w:val="standardtextcolour"/>
          <w:rFonts w:cstheme="minorHAnsi"/>
        </w:rPr>
        <w:t>This is</w:t>
      </w:r>
      <w:r w:rsidR="00CA2F9F">
        <w:rPr>
          <w:rStyle w:val="standardtextcolour"/>
          <w:rFonts w:cstheme="minorHAnsi"/>
        </w:rPr>
        <w:t xml:space="preserve"> mapped to</w:t>
      </w:r>
      <w:r w:rsidR="00A80CF6">
        <w:rPr>
          <w:rStyle w:val="standardtextcolour"/>
          <w:rFonts w:cstheme="minorHAnsi"/>
        </w:rPr>
        <w:t xml:space="preserve"> the </w:t>
      </w:r>
      <w:proofErr w:type="spellStart"/>
      <w:r w:rsidR="00A80CF6" w:rsidRPr="00CA2F9F">
        <w:rPr>
          <w:rStyle w:val="standardtextcolour"/>
          <w:rFonts w:cstheme="minorHAnsi"/>
          <w:i/>
          <w:iCs/>
        </w:rPr>
        <w:t>gml:id</w:t>
      </w:r>
      <w:proofErr w:type="spellEnd"/>
      <w:r w:rsidR="00A80CF6">
        <w:rPr>
          <w:rStyle w:val="standardtextcolour"/>
          <w:rFonts w:cstheme="minorHAnsi"/>
        </w:rPr>
        <w:t xml:space="preserve"> attribute of the feature</w:t>
      </w:r>
      <w:r w:rsidR="00CA2F9F">
        <w:rPr>
          <w:rStyle w:val="standardtextcolour"/>
          <w:rFonts w:cstheme="minorHAnsi"/>
        </w:rPr>
        <w:t xml:space="preserve"> in the dataset</w:t>
      </w:r>
      <w:r w:rsidR="00CD413D">
        <w:rPr>
          <w:rStyle w:val="standardtextcolour"/>
          <w:rFonts w:cstheme="minorHAnsi"/>
        </w:rPr>
        <w:t xml:space="preserve"> (FOID/MRN and </w:t>
      </w:r>
      <w:proofErr w:type="spellStart"/>
      <w:r w:rsidR="00CD413D" w:rsidRPr="00CD413D">
        <w:rPr>
          <w:rStyle w:val="standardtextcolour"/>
          <w:rFonts w:cstheme="minorHAnsi"/>
          <w:i/>
          <w:iCs/>
        </w:rPr>
        <w:t>gml:id</w:t>
      </w:r>
      <w:proofErr w:type="spellEnd"/>
      <w:r w:rsidR="00CD413D">
        <w:rPr>
          <w:rStyle w:val="standardtextcolour"/>
          <w:rFonts w:cstheme="minorHAnsi"/>
        </w:rPr>
        <w:t xml:space="preserve"> may not be identical due to XML restrictions on the format of </w:t>
      </w:r>
      <w:proofErr w:type="spellStart"/>
      <w:r w:rsidR="00CD413D" w:rsidRPr="00CD413D">
        <w:rPr>
          <w:rStyle w:val="standardtextcolour"/>
          <w:rFonts w:cstheme="minorHAnsi"/>
          <w:i/>
          <w:iCs/>
        </w:rPr>
        <w:t>gml:id</w:t>
      </w:r>
      <w:proofErr w:type="spellEnd"/>
      <w:r w:rsidR="00CD413D">
        <w:rPr>
          <w:rStyle w:val="standardtextcolour"/>
          <w:rFonts w:cstheme="minorHAnsi"/>
        </w:rPr>
        <w:t xml:space="preserve"> attributes)</w:t>
      </w:r>
      <w:r w:rsidR="00A80CF6">
        <w:rPr>
          <w:rStyle w:val="standardtextcolour"/>
          <w:rFonts w:cstheme="minorHAnsi"/>
        </w:rPr>
        <w:t>.</w:t>
      </w:r>
      <w:r w:rsidRPr="00A66C15">
        <w:rPr>
          <w:rStyle w:val="standardtextcolour"/>
          <w:rFonts w:cstheme="minorHAnsi"/>
        </w:rPr>
        <w:t xml:space="preserve"> Where a real-world feature has multiple geometric elements within a single dataset due to the dataset scheme, the same FOID </w:t>
      </w:r>
      <w:r w:rsidR="00CA2F9F">
        <w:rPr>
          <w:rStyle w:val="standardtextcolour"/>
          <w:rFonts w:cstheme="minorHAnsi"/>
        </w:rPr>
        <w:t xml:space="preserve">or MRN </w:t>
      </w:r>
      <w:r w:rsidRPr="00A66C15">
        <w:rPr>
          <w:rStyle w:val="standardtextcolour"/>
          <w:rFonts w:cstheme="minorHAnsi"/>
        </w:rPr>
        <w:t>may be used to identify multiple instances of the same feature.</w:t>
      </w:r>
      <w:r w:rsidR="00CA2F9F">
        <w:rPr>
          <w:rStyle w:val="standardtextcolour"/>
          <w:rFonts w:cstheme="minorHAnsi"/>
        </w:rPr>
        <w:t xml:space="preserve"> Since </w:t>
      </w:r>
      <w:proofErr w:type="spellStart"/>
      <w:r w:rsidR="00CA2F9F" w:rsidRPr="00CA2F9F">
        <w:rPr>
          <w:rStyle w:val="standardtextcolour"/>
          <w:rFonts w:cstheme="minorHAnsi"/>
          <w:i/>
          <w:iCs/>
        </w:rPr>
        <w:t>gml:id</w:t>
      </w:r>
      <w:proofErr w:type="spellEnd"/>
      <w:r w:rsidR="00CA2F9F">
        <w:rPr>
          <w:rStyle w:val="standardtextcolour"/>
          <w:rFonts w:cstheme="minorHAnsi"/>
        </w:rPr>
        <w:t xml:space="preserve"> attributes in the same file must be unique, the mapping between FOI</w:t>
      </w:r>
      <w:r w:rsidR="00CD413D">
        <w:rPr>
          <w:rStyle w:val="standardtextcolour"/>
          <w:rFonts w:cstheme="minorHAnsi"/>
        </w:rPr>
        <w:t>D</w:t>
      </w:r>
      <w:r w:rsidR="00CA2F9F">
        <w:rPr>
          <w:rStyle w:val="standardtextcolour"/>
          <w:rFonts w:cstheme="minorHAnsi"/>
        </w:rPr>
        <w:t xml:space="preserve">/MRN and </w:t>
      </w:r>
      <w:proofErr w:type="spellStart"/>
      <w:r w:rsidR="00CA2F9F" w:rsidRPr="00CA2F9F">
        <w:rPr>
          <w:rStyle w:val="standardtextcolour"/>
          <w:rFonts w:cstheme="minorHAnsi"/>
          <w:i/>
          <w:iCs/>
        </w:rPr>
        <w:t>gml:id</w:t>
      </w:r>
      <w:proofErr w:type="spellEnd"/>
      <w:r w:rsidR="00CA2F9F">
        <w:rPr>
          <w:rStyle w:val="standardtextcolour"/>
          <w:rFonts w:cstheme="minorHAnsi"/>
        </w:rPr>
        <w:t xml:space="preserve"> must allow for a one-to-many mapping</w:t>
      </w:r>
      <w:r w:rsidRPr="00A66C15">
        <w:rPr>
          <w:rStyle w:val="standardtextcolour"/>
          <w:rFonts w:cstheme="minorHAnsi"/>
        </w:rPr>
        <w:t xml:space="preserve"> </w:t>
      </w:r>
      <w:r w:rsidR="00CA2F9F">
        <w:rPr>
          <w:rStyle w:val="standardtextcolour"/>
          <w:rFonts w:cstheme="minorHAnsi"/>
        </w:rPr>
        <w:t>if needed.</w:t>
      </w:r>
      <w:r w:rsidRPr="00A66C15">
        <w:rPr>
          <w:rStyle w:val="standardtextcolour"/>
          <w:rFonts w:cstheme="minorHAnsi"/>
        </w:rPr>
        <w:t xml:space="preserve"> Features within a dataset may carry multiple geometries.</w:t>
      </w:r>
    </w:p>
    <w:p w14:paraId="17275937" w14:textId="6A79B14C" w:rsidR="00D64344" w:rsidRPr="00A66C15" w:rsidRDefault="00D64344" w:rsidP="00D64344">
      <w:pPr>
        <w:rPr>
          <w:rStyle w:val="standardtextcolour"/>
          <w:rFonts w:cstheme="minorHAnsi"/>
        </w:rPr>
      </w:pPr>
      <w:r w:rsidRPr="00ED455F">
        <w:rPr>
          <w:rStyle w:val="standardtextcolour"/>
          <w:rFonts w:cstheme="minorHAnsi"/>
        </w:rPr>
        <w:t>Features split across multiple datasets may be identified by the same FOID</w:t>
      </w:r>
      <w:r w:rsidR="00CA2F9F">
        <w:rPr>
          <w:rStyle w:val="standardtextcolour"/>
          <w:rFonts w:cstheme="minorHAnsi"/>
        </w:rPr>
        <w:t>/MRN</w:t>
      </w:r>
      <w:r w:rsidRPr="00ED455F">
        <w:rPr>
          <w:rStyle w:val="standardtextcolour"/>
          <w:rFonts w:cstheme="minorHAnsi"/>
        </w:rPr>
        <w:t>.  Features repeated in different scale ranges may be identified by the same FOID</w:t>
      </w:r>
      <w:r w:rsidR="00CA2F9F">
        <w:rPr>
          <w:rStyle w:val="standardtextcolour"/>
          <w:rFonts w:cstheme="minorHAnsi"/>
        </w:rPr>
        <w:t>/MRN</w:t>
      </w:r>
      <w:r w:rsidRPr="00ED455F">
        <w:rPr>
          <w:rStyle w:val="standardtextcolour"/>
          <w:rFonts w:cstheme="minorHAnsi"/>
        </w:rPr>
        <w:t>.</w:t>
      </w:r>
    </w:p>
    <w:p w14:paraId="5B965AE9" w14:textId="63A7AA81" w:rsidR="00D64344" w:rsidRDefault="00D64344" w:rsidP="00D64344">
      <w:pPr>
        <w:rPr>
          <w:rStyle w:val="standardtextcolour"/>
          <w:rFonts w:cstheme="minorHAnsi"/>
        </w:rPr>
      </w:pPr>
      <w:r w:rsidRPr="00A66C15">
        <w:rPr>
          <w:rStyle w:val="standardtextcolour"/>
          <w:rFonts w:cstheme="minorHAnsi"/>
        </w:rPr>
        <w:t>FOID</w:t>
      </w:r>
      <w:r w:rsidR="00CD413D">
        <w:rPr>
          <w:rStyle w:val="standardtextcolour"/>
          <w:rFonts w:cstheme="minorHAnsi"/>
        </w:rPr>
        <w:t>/MRN</w:t>
      </w:r>
      <w:r w:rsidRPr="00A66C15">
        <w:rPr>
          <w:rStyle w:val="standardtextcolour"/>
          <w:rFonts w:cstheme="minorHAnsi"/>
        </w:rPr>
        <w:t xml:space="preserve"> must not be reused, even when a feature has been deleted. However, the same feature can be deleted and added again later using the same FOID</w:t>
      </w:r>
      <w:r w:rsidR="00CA2F9F">
        <w:rPr>
          <w:rStyle w:val="standardtextcolour"/>
          <w:rFonts w:cstheme="minorHAnsi"/>
        </w:rPr>
        <w:t>/MRN</w:t>
      </w:r>
      <w:r w:rsidRPr="00A66C15">
        <w:rPr>
          <w:rStyle w:val="standardtextcolour"/>
          <w:rFonts w:cstheme="minorHAnsi"/>
        </w:rPr>
        <w:t>.</w:t>
      </w:r>
    </w:p>
    <w:p w14:paraId="7EF18D25" w14:textId="75373253" w:rsidR="00340209" w:rsidRPr="00A66C15" w:rsidRDefault="00CD413D" w:rsidP="00D64344">
      <w:pPr>
        <w:rPr>
          <w:rStyle w:val="standardtextcolour"/>
          <w:rFonts w:cstheme="minorHAnsi"/>
        </w:rPr>
      </w:pPr>
      <w:r>
        <w:rPr>
          <w:rStyle w:val="standardtextcolour"/>
          <w:rFonts w:cstheme="minorHAnsi"/>
        </w:rPr>
        <w:t xml:space="preserve">NOTE (informative): </w:t>
      </w:r>
      <w:r w:rsidR="00340209">
        <w:rPr>
          <w:rStyle w:val="standardtextcolour"/>
          <w:rFonts w:cstheme="minorHAnsi"/>
        </w:rPr>
        <w:t xml:space="preserve">FOID may eventually be </w:t>
      </w:r>
      <w:r w:rsidR="00CA2F9F">
        <w:rPr>
          <w:rStyle w:val="standardtextcolour"/>
          <w:rFonts w:cstheme="minorHAnsi"/>
        </w:rPr>
        <w:t xml:space="preserve">completely </w:t>
      </w:r>
      <w:r w:rsidR="00340209">
        <w:rPr>
          <w:rStyle w:val="standardtextcolour"/>
          <w:rFonts w:cstheme="minorHAnsi"/>
        </w:rPr>
        <w:t xml:space="preserve">replaced by </w:t>
      </w:r>
      <w:r w:rsidR="00CA2F9F">
        <w:rPr>
          <w:rStyle w:val="standardtextcolour"/>
          <w:rFonts w:cstheme="minorHAnsi"/>
        </w:rPr>
        <w:t>MRNs</w:t>
      </w:r>
      <w:r>
        <w:rPr>
          <w:rStyle w:val="standardtextcolour"/>
          <w:rFonts w:cstheme="minorHAnsi"/>
        </w:rPr>
        <w:t xml:space="preserve"> in S-100 products</w:t>
      </w:r>
      <w:r w:rsidR="00CA2F9F">
        <w:rPr>
          <w:rStyle w:val="standardtextcolour"/>
          <w:rFonts w:cstheme="minorHAnsi"/>
        </w:rPr>
        <w:t xml:space="preserve">. </w:t>
      </w:r>
      <w:r w:rsidR="00340209">
        <w:rPr>
          <w:rStyle w:val="standardtextcolour"/>
          <w:rFonts w:cstheme="minorHAnsi"/>
        </w:rPr>
        <w:t xml:space="preserve">In this </w:t>
      </w:r>
      <w:r>
        <w:rPr>
          <w:rStyle w:val="standardtextcolour"/>
          <w:rFonts w:cstheme="minorHAnsi"/>
        </w:rPr>
        <w:t xml:space="preserve">edition of S-131 </w:t>
      </w:r>
      <w:r w:rsidR="00CA2F9F">
        <w:rPr>
          <w:rStyle w:val="standardtextcolour"/>
          <w:rFonts w:cstheme="minorHAnsi"/>
        </w:rPr>
        <w:t xml:space="preserve">a naming scheme for </w:t>
      </w:r>
      <w:r w:rsidR="00340209">
        <w:rPr>
          <w:rStyle w:val="standardtextcolour"/>
          <w:rFonts w:cstheme="minorHAnsi"/>
        </w:rPr>
        <w:t>MRN</w:t>
      </w:r>
      <w:r w:rsidR="00CA2F9F">
        <w:rPr>
          <w:rStyle w:val="standardtextcolour"/>
          <w:rFonts w:cstheme="minorHAnsi"/>
        </w:rPr>
        <w:t>s</w:t>
      </w:r>
      <w:r w:rsidR="00340209">
        <w:rPr>
          <w:rStyle w:val="standardtextcolour"/>
          <w:rFonts w:cstheme="minorHAnsi"/>
        </w:rPr>
        <w:t xml:space="preserve"> is not included </w:t>
      </w:r>
      <w:r w:rsidR="00CA2F9F">
        <w:rPr>
          <w:rStyle w:val="standardtextcolour"/>
          <w:rFonts w:cstheme="minorHAnsi"/>
        </w:rPr>
        <w:t>because</w:t>
      </w:r>
      <w:r w:rsidR="00340209">
        <w:rPr>
          <w:rStyle w:val="standardtextcolour"/>
          <w:rFonts w:cstheme="minorHAnsi"/>
        </w:rPr>
        <w:t xml:space="preserve"> development o</w:t>
      </w:r>
      <w:r w:rsidR="00CA2F9F">
        <w:rPr>
          <w:rStyle w:val="standardtextcolour"/>
          <w:rFonts w:cstheme="minorHAnsi"/>
        </w:rPr>
        <w:t>f</w:t>
      </w:r>
      <w:r w:rsidR="00340209">
        <w:rPr>
          <w:rStyle w:val="standardtextcolour"/>
          <w:rFonts w:cstheme="minorHAnsi"/>
        </w:rPr>
        <w:t xml:space="preserve"> IHO guidelines for the use of MRN</w:t>
      </w:r>
      <w:r w:rsidR="00CA2F9F">
        <w:rPr>
          <w:rStyle w:val="standardtextcolour"/>
          <w:rFonts w:cstheme="minorHAnsi"/>
        </w:rPr>
        <w:t xml:space="preserve"> is in progress</w:t>
      </w:r>
      <w:r w:rsidR="00340209">
        <w:rPr>
          <w:rStyle w:val="standardtextcolour"/>
          <w:rFonts w:cstheme="minorHAnsi"/>
        </w:rPr>
        <w:t>.</w:t>
      </w:r>
    </w:p>
    <w:p w14:paraId="322A84DF" w14:textId="77777777" w:rsidR="00D64344" w:rsidRPr="00A80CF6" w:rsidRDefault="00D64344" w:rsidP="00A80CF6">
      <w:pPr>
        <w:pStyle w:val="Heading3"/>
        <w:rPr>
          <w:rStyle w:val="standardtextcolour"/>
        </w:rPr>
      </w:pPr>
      <w:bookmarkStart w:id="496" w:name="_Toc490817349"/>
      <w:bookmarkStart w:id="497" w:name="_Toc451433112"/>
      <w:bookmarkStart w:id="498" w:name="_Toc120214362"/>
      <w:r w:rsidRPr="00A80CF6">
        <w:t>180° Meridian</w:t>
      </w:r>
      <w:r w:rsidRPr="00A80CF6">
        <w:rPr>
          <w:rStyle w:val="standardtextcolour"/>
        </w:rPr>
        <w:t xml:space="preserve"> of Longitude</w:t>
      </w:r>
      <w:bookmarkEnd w:id="496"/>
      <w:bookmarkEnd w:id="497"/>
      <w:bookmarkEnd w:id="498"/>
    </w:p>
    <w:p w14:paraId="24382BE4" w14:textId="77777777" w:rsidR="00D64344" w:rsidRPr="00A66C15" w:rsidRDefault="00D64344" w:rsidP="00D64344">
      <w:pPr>
        <w:rPr>
          <w:rStyle w:val="standardtextcolour"/>
          <w:rFonts w:eastAsiaTheme="majorEastAsia" w:cstheme="minorHAnsi"/>
        </w:rPr>
      </w:pPr>
      <w:r w:rsidRPr="00ED455F">
        <w:rPr>
          <w:rStyle w:val="standardtextcolour"/>
          <w:rFonts w:cstheme="minorHAnsi"/>
        </w:rPr>
        <w:t>Datasets must not cross the 180° meridian of longitude.</w:t>
      </w:r>
    </w:p>
    <w:p w14:paraId="19F88B3E" w14:textId="77777777" w:rsidR="00D64344" w:rsidRPr="00A80CF6" w:rsidRDefault="00D64344" w:rsidP="00A80CF6">
      <w:pPr>
        <w:pStyle w:val="Heading2"/>
        <w:rPr>
          <w:rStyle w:val="standardtextcolour"/>
        </w:rPr>
      </w:pPr>
      <w:bookmarkStart w:id="499" w:name="_Toc490817350"/>
      <w:bookmarkStart w:id="500" w:name="_Toc451433113"/>
      <w:bookmarkStart w:id="501" w:name="_Toc120214363"/>
      <w:r w:rsidRPr="00A80CF6">
        <w:rPr>
          <w:rStyle w:val="standardtextcolour"/>
        </w:rPr>
        <w:t>Geographic names</w:t>
      </w:r>
      <w:bookmarkEnd w:id="499"/>
      <w:bookmarkEnd w:id="500"/>
      <w:bookmarkEnd w:id="501"/>
    </w:p>
    <w:p w14:paraId="6F0292F3" w14:textId="77777777" w:rsidR="00D64344" w:rsidRPr="00A80CF6" w:rsidRDefault="00D64344" w:rsidP="00A80CF6">
      <w:pPr>
        <w:pStyle w:val="Heading3"/>
      </w:pPr>
      <w:bookmarkStart w:id="502" w:name="_Toc490817351"/>
      <w:bookmarkStart w:id="503" w:name="_Toc451433114"/>
      <w:bookmarkStart w:id="504" w:name="_Toc120214364"/>
      <w:r w:rsidRPr="00A80CF6">
        <w:t>Feature names</w:t>
      </w:r>
      <w:bookmarkEnd w:id="502"/>
      <w:bookmarkEnd w:id="503"/>
      <w:bookmarkEnd w:id="504"/>
    </w:p>
    <w:p w14:paraId="50CC74C7" w14:textId="77777777" w:rsidR="00D64344" w:rsidRPr="00A66C15" w:rsidRDefault="00D64344" w:rsidP="00D64344">
      <w:pPr>
        <w:rPr>
          <w:rStyle w:val="standardtextcolour"/>
          <w:rFonts w:eastAsiaTheme="majorEastAsia" w:cstheme="minorHAnsi"/>
        </w:rPr>
      </w:pPr>
      <w:r w:rsidRPr="00ED455F">
        <w:rPr>
          <w:rStyle w:val="standardtextcolour"/>
          <w:rFonts w:cstheme="minorHAnsi"/>
        </w:rPr>
        <w:t>If it is required to enc</w:t>
      </w:r>
      <w:r w:rsidRPr="00A66C15">
        <w:rPr>
          <w:rStyle w:val="standardtextcolour"/>
          <w:rFonts w:cstheme="minorHAnsi"/>
        </w:rPr>
        <w:t xml:space="preserve">ode an international or national geographic name, it must be done using complex attribute </w:t>
      </w:r>
      <w:proofErr w:type="spellStart"/>
      <w:r w:rsidRPr="00A66C15">
        <w:rPr>
          <w:rStyle w:val="Strong"/>
          <w:rFonts w:eastAsiaTheme="majorEastAsia" w:cstheme="minorHAnsi"/>
        </w:rPr>
        <w:t>featureName</w:t>
      </w:r>
      <w:proofErr w:type="spellEnd"/>
      <w:r w:rsidRPr="00A66C15">
        <w:rPr>
          <w:rStyle w:val="standardtextcolour"/>
          <w:rFonts w:cstheme="minorHAnsi"/>
        </w:rPr>
        <w:t>.</w:t>
      </w:r>
    </w:p>
    <w:p w14:paraId="4EA8E3EA" w14:textId="03AE8A03" w:rsidR="00D64344" w:rsidRPr="00A66C15" w:rsidRDefault="00D64344" w:rsidP="00D64344">
      <w:pPr>
        <w:rPr>
          <w:rStyle w:val="standardtextcolour"/>
          <w:rFonts w:cstheme="minorHAnsi"/>
        </w:rPr>
      </w:pPr>
      <w:r w:rsidRPr="00ED455F">
        <w:rPr>
          <w:rStyle w:val="standardtextcolour"/>
          <w:rFonts w:cstheme="minorHAnsi"/>
        </w:rPr>
        <w:t>If it is required to encode a geographic name for which there is no existing feature, a</w:t>
      </w:r>
      <w:r w:rsidR="00246945" w:rsidRPr="00A66C15">
        <w:rPr>
          <w:rStyle w:val="standardtextcolour"/>
          <w:rFonts w:cstheme="minorHAnsi"/>
        </w:rPr>
        <w:t xml:space="preserve">n </w:t>
      </w:r>
      <w:r w:rsidRPr="00A66C15">
        <w:rPr>
          <w:rStyle w:val="Strong"/>
          <w:rFonts w:eastAsiaTheme="majorEastAsia" w:cstheme="minorHAnsi"/>
          <w:b w:val="0"/>
        </w:rPr>
        <w:t>appropriate</w:t>
      </w:r>
      <w:r w:rsidRPr="00A66C15">
        <w:rPr>
          <w:rStyle w:val="Strong"/>
          <w:rFonts w:eastAsiaTheme="majorEastAsia" w:cstheme="minorHAnsi"/>
        </w:rPr>
        <w:t xml:space="preserve"> </w:t>
      </w:r>
      <w:r w:rsidRPr="00A66C15">
        <w:rPr>
          <w:rStyle w:val="standardtextcolour"/>
          <w:rFonts w:cstheme="minorHAnsi"/>
        </w:rPr>
        <w:t>area feature must be created. In order to minimise the data volume, these features should, where possible, use the geometry of existing features.</w:t>
      </w:r>
    </w:p>
    <w:p w14:paraId="403C57E2" w14:textId="77777777" w:rsidR="00D64344" w:rsidRPr="00A66C15" w:rsidRDefault="00D64344" w:rsidP="00D64344">
      <w:pPr>
        <w:rPr>
          <w:rStyle w:val="standardtextcolour"/>
          <w:rFonts w:cstheme="minorHAnsi"/>
        </w:rPr>
      </w:pPr>
      <w:r w:rsidRPr="00A66C15">
        <w:rPr>
          <w:rStyle w:val="standardtextcolour"/>
          <w:rFonts w:cstheme="minorHAnsi"/>
        </w:rPr>
        <w:t xml:space="preserve">Geographic names should be encoded with the complex attribute </w:t>
      </w:r>
      <w:proofErr w:type="spellStart"/>
      <w:r w:rsidRPr="00A66C15">
        <w:rPr>
          <w:rStyle w:val="Strong"/>
          <w:rFonts w:eastAsiaTheme="majorEastAsia" w:cstheme="minorHAnsi"/>
        </w:rPr>
        <w:t>featureName</w:t>
      </w:r>
      <w:proofErr w:type="spellEnd"/>
      <w:r w:rsidRPr="00A66C15">
        <w:rPr>
          <w:rStyle w:val="Strong"/>
          <w:rFonts w:eastAsiaTheme="majorEastAsia" w:cstheme="minorHAnsi"/>
        </w:rPr>
        <w:t xml:space="preserve">. </w:t>
      </w:r>
      <w:r w:rsidRPr="00A66C15">
        <w:rPr>
          <w:rStyle w:val="Strong"/>
          <w:rFonts w:eastAsiaTheme="majorEastAsia" w:cstheme="minorHAnsi"/>
          <w:b w:val="0"/>
        </w:rPr>
        <w:t xml:space="preserve">The complex attribute </w:t>
      </w:r>
      <w:proofErr w:type="spellStart"/>
      <w:r w:rsidRPr="00A66C15">
        <w:rPr>
          <w:rStyle w:val="Strong"/>
          <w:rFonts w:eastAsiaTheme="majorEastAsia" w:cstheme="minorHAnsi"/>
        </w:rPr>
        <w:t>featureName</w:t>
      </w:r>
      <w:proofErr w:type="spellEnd"/>
      <w:r w:rsidRPr="00A66C15">
        <w:rPr>
          <w:rStyle w:val="Strong"/>
          <w:rFonts w:eastAsiaTheme="majorEastAsia" w:cstheme="minorHAnsi"/>
          <w:b w:val="0"/>
        </w:rPr>
        <w:t xml:space="preserve"> consists of the simple sub-attributes </w:t>
      </w:r>
      <w:r w:rsidRPr="00A66C15">
        <w:rPr>
          <w:rStyle w:val="Strong"/>
          <w:rFonts w:eastAsiaTheme="majorEastAsia" w:cstheme="minorHAnsi"/>
        </w:rPr>
        <w:t>language</w:t>
      </w:r>
      <w:r w:rsidRPr="00A66C15">
        <w:rPr>
          <w:rStyle w:val="Strong"/>
          <w:rFonts w:eastAsiaTheme="majorEastAsia" w:cstheme="minorHAnsi"/>
          <w:b w:val="0"/>
        </w:rPr>
        <w:t xml:space="preserve">, </w:t>
      </w:r>
      <w:r w:rsidRPr="00A66C15">
        <w:rPr>
          <w:rStyle w:val="Strong"/>
          <w:rFonts w:eastAsiaTheme="majorEastAsia" w:cstheme="minorHAnsi"/>
        </w:rPr>
        <w:t>name</w:t>
      </w:r>
      <w:r w:rsidRPr="00A66C15">
        <w:rPr>
          <w:rStyle w:val="Strong"/>
          <w:rFonts w:eastAsiaTheme="majorEastAsia" w:cstheme="minorHAnsi"/>
          <w:b w:val="0"/>
        </w:rPr>
        <w:t xml:space="preserve"> and a Boolean type to indicate whether that particular name is the </w:t>
      </w:r>
      <w:proofErr w:type="spellStart"/>
      <w:r w:rsidRPr="00A66C15">
        <w:rPr>
          <w:rStyle w:val="Strong"/>
          <w:rFonts w:eastAsiaTheme="majorEastAsia" w:cstheme="minorHAnsi"/>
        </w:rPr>
        <w:t>displayName</w:t>
      </w:r>
      <w:proofErr w:type="spellEnd"/>
      <w:r w:rsidRPr="00A66C15">
        <w:rPr>
          <w:rStyle w:val="Strong"/>
          <w:rFonts w:eastAsiaTheme="majorEastAsia" w:cstheme="minorHAnsi"/>
          <w:b w:val="0"/>
        </w:rPr>
        <w:t xml:space="preserve"> or not</w:t>
      </w:r>
      <w:r w:rsidRPr="00A66C15">
        <w:rPr>
          <w:rStyle w:val="Strong"/>
          <w:rFonts w:eastAsiaTheme="majorEastAsia" w:cstheme="minorHAnsi"/>
        </w:rPr>
        <w:t>.</w:t>
      </w:r>
    </w:p>
    <w:p w14:paraId="660444B4" w14:textId="77777777" w:rsidR="00D64344" w:rsidRPr="00A66C15" w:rsidRDefault="00D64344" w:rsidP="00D64344">
      <w:pPr>
        <w:rPr>
          <w:rStyle w:val="standardtextcolour"/>
          <w:rFonts w:cstheme="minorHAnsi"/>
        </w:rPr>
      </w:pPr>
      <w:r w:rsidRPr="00A66C15">
        <w:rPr>
          <w:rStyle w:val="standardtextcolour"/>
          <w:rFonts w:cstheme="minorHAnsi"/>
        </w:rPr>
        <w:lastRenderedPageBreak/>
        <w:t xml:space="preserve">National geographic names can be left in their original national language in a non-English iteration of the complex attribute </w:t>
      </w:r>
      <w:proofErr w:type="spellStart"/>
      <w:r w:rsidRPr="00A66C15">
        <w:rPr>
          <w:rStyle w:val="Strong"/>
          <w:rFonts w:eastAsiaTheme="majorEastAsia" w:cstheme="minorHAnsi"/>
        </w:rPr>
        <w:t>featureName</w:t>
      </w:r>
      <w:proofErr w:type="spellEnd"/>
      <w:r w:rsidRPr="00A66C15">
        <w:rPr>
          <w:rStyle w:val="standardtextcolour"/>
          <w:rFonts w:cstheme="minorHAnsi"/>
        </w:rPr>
        <w:t xml:space="preserve"> (but only if the national language can be expressed using lexical level 0 or 1), or transliterated or transcribed and used in an English iteration of the complex attribute </w:t>
      </w:r>
      <w:proofErr w:type="spellStart"/>
      <w:r w:rsidRPr="00A66C15">
        <w:rPr>
          <w:rStyle w:val="Strong"/>
          <w:rFonts w:eastAsiaTheme="majorEastAsia" w:cstheme="minorHAnsi"/>
        </w:rPr>
        <w:t>featureName</w:t>
      </w:r>
      <w:proofErr w:type="spellEnd"/>
      <w:r w:rsidRPr="00A66C15">
        <w:rPr>
          <w:rStyle w:val="standardtextcolour"/>
          <w:rFonts w:cstheme="minorHAnsi"/>
        </w:rPr>
        <w:t xml:space="preserve">, in which case the national name should be populated in an additional iteration of the </w:t>
      </w:r>
      <w:proofErr w:type="spellStart"/>
      <w:r w:rsidRPr="00A66C15">
        <w:rPr>
          <w:rStyle w:val="Strong"/>
          <w:rFonts w:eastAsiaTheme="majorEastAsia" w:cstheme="minorHAnsi"/>
        </w:rPr>
        <w:t>featureName</w:t>
      </w:r>
      <w:proofErr w:type="spellEnd"/>
      <w:r w:rsidRPr="00A66C15">
        <w:rPr>
          <w:rStyle w:val="Strong"/>
          <w:rFonts w:eastAsiaTheme="majorEastAsia" w:cstheme="minorHAnsi"/>
        </w:rPr>
        <w:t>.</w:t>
      </w:r>
    </w:p>
    <w:p w14:paraId="4CCC91CB" w14:textId="16B2C2FA" w:rsidR="00D64344" w:rsidRPr="00A66C15" w:rsidRDefault="00D64344" w:rsidP="00D64344">
      <w:pPr>
        <w:rPr>
          <w:rStyle w:val="standardtextcolour"/>
          <w:rFonts w:cstheme="minorHAnsi"/>
        </w:rPr>
      </w:pPr>
      <w:r w:rsidRPr="00A66C15">
        <w:rPr>
          <w:rStyle w:val="standardtextcolour"/>
          <w:rFonts w:cstheme="minorHAnsi"/>
        </w:rPr>
        <w:t>All area and point features within a</w:t>
      </w:r>
      <w:r w:rsidR="00A8588A" w:rsidRPr="00A66C15">
        <w:rPr>
          <w:rStyle w:val="standardtextcolour"/>
          <w:rFonts w:cstheme="minorHAnsi"/>
        </w:rPr>
        <w:t xml:space="preserve"> </w:t>
      </w:r>
      <w:r w:rsidR="00E1146C">
        <w:rPr>
          <w:rStyle w:val="standardtextcolour"/>
          <w:rFonts w:cstheme="minorHAnsi"/>
        </w:rPr>
        <w:t xml:space="preserve">Marine </w:t>
      </w:r>
      <w:r w:rsidR="00B165E8">
        <w:rPr>
          <w:rStyle w:val="standardtextcolour"/>
          <w:rFonts w:cstheme="minorHAnsi"/>
        </w:rPr>
        <w:t>Harbour Infrastructure</w:t>
      </w:r>
      <w:r w:rsidRPr="00A66C15">
        <w:rPr>
          <w:rStyle w:val="standardtextcolour"/>
          <w:rFonts w:cstheme="minorHAnsi"/>
        </w:rPr>
        <w:t xml:space="preserve"> product should be encoded using </w:t>
      </w:r>
      <w:proofErr w:type="spellStart"/>
      <w:r w:rsidRPr="00A66C15">
        <w:rPr>
          <w:rStyle w:val="Strong"/>
          <w:rFonts w:eastAsiaTheme="majorEastAsia" w:cstheme="minorHAnsi"/>
        </w:rPr>
        <w:t>featureName</w:t>
      </w:r>
      <w:proofErr w:type="spellEnd"/>
      <w:r w:rsidRPr="00A66C15">
        <w:rPr>
          <w:rStyle w:val="Strong"/>
          <w:rFonts w:eastAsiaTheme="majorEastAsia" w:cstheme="minorHAnsi"/>
        </w:rPr>
        <w:t xml:space="preserve"> </w:t>
      </w:r>
      <w:r w:rsidRPr="00A66C15">
        <w:rPr>
          <w:rStyle w:val="Strong"/>
          <w:rFonts w:eastAsiaTheme="majorEastAsia" w:cstheme="minorHAnsi"/>
          <w:b w:val="0"/>
        </w:rPr>
        <w:t>if a name is available</w:t>
      </w:r>
      <w:r w:rsidRPr="00A66C15">
        <w:rPr>
          <w:rStyle w:val="standardtextcolour"/>
          <w:rFonts w:cstheme="minorHAnsi"/>
        </w:rPr>
        <w:t>.</w:t>
      </w:r>
    </w:p>
    <w:p w14:paraId="5F0201DE" w14:textId="770F4A36" w:rsidR="00D64344" w:rsidRPr="00AE52BB" w:rsidRDefault="00D64344" w:rsidP="00AE52BB">
      <w:pPr>
        <w:rPr>
          <w:rStyle w:val="standardtextcolour"/>
          <w:rFonts w:cs="Arial"/>
        </w:rPr>
      </w:pPr>
      <w:r w:rsidRPr="00AE52BB">
        <w:rPr>
          <w:rStyle w:val="standardtextcolour"/>
          <w:rFonts w:cs="Arial"/>
        </w:rPr>
        <w:t xml:space="preserve">A group of features, associated with a particular geographic name, should have the name encoded using </w:t>
      </w:r>
      <w:proofErr w:type="spellStart"/>
      <w:r w:rsidRPr="00AE52BB">
        <w:rPr>
          <w:rStyle w:val="Strong"/>
          <w:rFonts w:cs="Arial"/>
        </w:rPr>
        <w:t>featureName</w:t>
      </w:r>
      <w:proofErr w:type="spellEnd"/>
      <w:r w:rsidRPr="00AE52BB">
        <w:rPr>
          <w:rStyle w:val="standardtextcolour"/>
          <w:rFonts w:cs="Arial"/>
        </w:rPr>
        <w:t xml:space="preserve"> on an aggregation feature (of type surface or point, or no geometry, as appropriate).  The name should not be encoded on the individual hydrographic features.</w:t>
      </w:r>
    </w:p>
    <w:p w14:paraId="6B0E9BC7" w14:textId="77777777" w:rsidR="00D64344" w:rsidRPr="00AE52BB" w:rsidRDefault="00D64344" w:rsidP="00AE52BB">
      <w:pPr>
        <w:rPr>
          <w:rStyle w:val="standardtextcolour"/>
          <w:rFonts w:cs="Arial"/>
        </w:rPr>
      </w:pPr>
      <w:r w:rsidRPr="00AE52BB">
        <w:rPr>
          <w:rStyle w:val="standardtextcolour"/>
          <w:rFonts w:cs="Arial"/>
        </w:rPr>
        <w:t>A group of service or forecast areas with the same attribute values associated with the same name should be encoded as spatial attributes of the same feature (so there would be only one feature with multiple spatial attributes for location).</w:t>
      </w:r>
    </w:p>
    <w:p w14:paraId="2A7B2458" w14:textId="15CA25A4" w:rsidR="00D64344" w:rsidRPr="00AE52BB" w:rsidRDefault="00D64344" w:rsidP="00AE52BB">
      <w:pPr>
        <w:rPr>
          <w:rStyle w:val="standardtextcolour"/>
          <w:rFonts w:cs="Arial"/>
        </w:rPr>
      </w:pPr>
      <w:r w:rsidRPr="00AE52BB">
        <w:rPr>
          <w:rStyle w:val="standardtextcolour"/>
          <w:rFonts w:cs="Arial"/>
        </w:rPr>
        <w:t xml:space="preserve">Named features listed in Hydrographic Office’s Sailing Directions or other documents that may assist in locating service information should be encoded using feature name on the relevant feature (e.g. </w:t>
      </w:r>
      <w:proofErr w:type="spellStart"/>
      <w:r w:rsidR="0093196E" w:rsidRPr="00AE52BB">
        <w:rPr>
          <w:rStyle w:val="Strong"/>
          <w:rFonts w:cs="Arial"/>
        </w:rPr>
        <w:t>Waterway</w:t>
      </w:r>
      <w:r w:rsidRPr="00AE52BB">
        <w:rPr>
          <w:rStyle w:val="Strong"/>
          <w:rFonts w:cs="Arial"/>
        </w:rPr>
        <w:t>Area</w:t>
      </w:r>
      <w:proofErr w:type="spellEnd"/>
      <w:r w:rsidRPr="00AE52BB">
        <w:rPr>
          <w:rStyle w:val="standardtextcolour"/>
          <w:rFonts w:cs="Arial"/>
        </w:rPr>
        <w:t>).</w:t>
      </w:r>
    </w:p>
    <w:p w14:paraId="512E11F8" w14:textId="77777777" w:rsidR="00D64344" w:rsidRPr="00A66C15" w:rsidRDefault="00D64344" w:rsidP="00D64344">
      <w:pPr>
        <w:rPr>
          <w:rStyle w:val="standardtextcolour"/>
          <w:rFonts w:eastAsiaTheme="majorEastAsia" w:cstheme="minorHAnsi"/>
        </w:rPr>
      </w:pPr>
      <w:r w:rsidRPr="00ED455F">
        <w:rPr>
          <w:rStyle w:val="standardtextcolour"/>
          <w:rFonts w:cstheme="minorHAnsi"/>
        </w:rPr>
        <w:t>In all instances, if the exact extent of the feature to be named is known, a feature must be created.  If the exact</w:t>
      </w:r>
      <w:r w:rsidRPr="00A66C15">
        <w:rPr>
          <w:rStyle w:val="standardtextcolour"/>
          <w:rFonts w:cstheme="minorHAnsi"/>
        </w:rPr>
        <w:t xml:space="preserve"> extent is not known, or the area is too small, an existing or specifically encoded point feature should be used to encode the geographic name.</w:t>
      </w:r>
    </w:p>
    <w:p w14:paraId="6F74344D" w14:textId="77777777" w:rsidR="00D64344" w:rsidRPr="00897E12" w:rsidRDefault="00D64344" w:rsidP="00897E12">
      <w:pPr>
        <w:pStyle w:val="Heading3"/>
        <w:rPr>
          <w:rStyle w:val="standardtextcolour"/>
        </w:rPr>
      </w:pPr>
      <w:bookmarkStart w:id="505" w:name="_Toc490817352"/>
      <w:bookmarkStart w:id="506" w:name="_Toc451433115"/>
      <w:bookmarkStart w:id="507" w:name="_Toc120214365"/>
      <w:r w:rsidRPr="00897E12">
        <w:rPr>
          <w:rStyle w:val="standardtextcolour"/>
        </w:rPr>
        <w:t>Text placement</w:t>
      </w:r>
      <w:bookmarkEnd w:id="505"/>
      <w:bookmarkEnd w:id="506"/>
      <w:bookmarkEnd w:id="507"/>
    </w:p>
    <w:p w14:paraId="58076CAD" w14:textId="77777777" w:rsidR="00D64344" w:rsidRPr="00A66C15" w:rsidRDefault="00D64344" w:rsidP="00D64344">
      <w:pPr>
        <w:rPr>
          <w:rStyle w:val="standardtextcolour"/>
          <w:rFonts w:eastAsiaTheme="majorEastAsia" w:cstheme="minorHAnsi"/>
        </w:rPr>
      </w:pPr>
      <w:r w:rsidRPr="00ED455F">
        <w:rPr>
          <w:rStyle w:val="standardtextcolour"/>
          <w:rFonts w:cstheme="minorHAnsi"/>
        </w:rPr>
        <w:t xml:space="preserve">The cartographic feature </w:t>
      </w:r>
      <w:proofErr w:type="spellStart"/>
      <w:r w:rsidRPr="00A66C15">
        <w:rPr>
          <w:rStyle w:val="Strong"/>
          <w:rFonts w:eastAsiaTheme="majorEastAsia" w:cstheme="minorHAnsi"/>
        </w:rPr>
        <w:t>TextPlacement</w:t>
      </w:r>
      <w:proofErr w:type="spellEnd"/>
      <w:r w:rsidRPr="00A66C15">
        <w:rPr>
          <w:rStyle w:val="Strong"/>
          <w:rFonts w:eastAsiaTheme="majorEastAsia" w:cstheme="minorHAnsi"/>
        </w:rPr>
        <w:t xml:space="preserve"> </w:t>
      </w:r>
      <w:r w:rsidRPr="00A66C15">
        <w:rPr>
          <w:rStyle w:val="standardtextcolour"/>
          <w:rFonts w:cstheme="minorHAnsi"/>
        </w:rPr>
        <w:t xml:space="preserve">is used specifically to place text cartographically.  The properties of the </w:t>
      </w:r>
      <w:proofErr w:type="spellStart"/>
      <w:r w:rsidRPr="00A66C15">
        <w:rPr>
          <w:rStyle w:val="Strong"/>
          <w:rFonts w:eastAsiaTheme="majorEastAsia" w:cstheme="minorHAnsi"/>
        </w:rPr>
        <w:t>TextPlacement</w:t>
      </w:r>
      <w:proofErr w:type="spellEnd"/>
      <w:r w:rsidRPr="00A66C15">
        <w:rPr>
          <w:rStyle w:val="standardtextcolour"/>
          <w:rFonts w:cstheme="minorHAnsi"/>
        </w:rPr>
        <w:t xml:space="preserve"> feature are described as follows:</w:t>
      </w:r>
    </w:p>
    <w:p w14:paraId="126F61C4" w14:textId="0BA601E3" w:rsidR="004A2A77" w:rsidRPr="00F10ED9" w:rsidRDefault="004A2A77" w:rsidP="00F10ED9">
      <w:pPr>
        <w:pStyle w:val="ListParagraph"/>
        <w:numPr>
          <w:ilvl w:val="0"/>
          <w:numId w:val="21"/>
        </w:numPr>
        <w:rPr>
          <w:rStyle w:val="standardtextcolour"/>
          <w:rFonts w:cstheme="minorHAnsi"/>
        </w:rPr>
      </w:pPr>
      <w:r w:rsidRPr="00F10ED9">
        <w:rPr>
          <w:rStyle w:val="standardtextcolour"/>
          <w:rFonts w:cstheme="minorHAnsi"/>
        </w:rPr>
        <w:t>Geometry (point) – the spatial point location of the text string.</w:t>
      </w:r>
    </w:p>
    <w:p w14:paraId="4C6D8966" w14:textId="7AA313E3" w:rsidR="004A2A77" w:rsidRPr="00F10ED9" w:rsidRDefault="004A2A77" w:rsidP="00F10ED9">
      <w:pPr>
        <w:pStyle w:val="ListParagraph"/>
        <w:numPr>
          <w:ilvl w:val="0"/>
          <w:numId w:val="21"/>
        </w:numPr>
        <w:rPr>
          <w:rStyle w:val="standardtextcolour"/>
          <w:rFonts w:cstheme="minorHAnsi"/>
        </w:rPr>
      </w:pPr>
      <w:r w:rsidRPr="00F10ED9">
        <w:rPr>
          <w:rStyle w:val="standardtextcolour"/>
          <w:rFonts w:cstheme="minorHAnsi"/>
        </w:rPr>
        <w:t>text type – the attribute (or class) which is to be placed.</w:t>
      </w:r>
    </w:p>
    <w:p w14:paraId="213CE63F" w14:textId="77777777" w:rsidR="004A2A77" w:rsidRPr="00F10ED9" w:rsidRDefault="004A2A77" w:rsidP="00F10ED9">
      <w:pPr>
        <w:pStyle w:val="ListParagraph"/>
        <w:numPr>
          <w:ilvl w:val="0"/>
          <w:numId w:val="21"/>
        </w:numPr>
        <w:rPr>
          <w:rStyle w:val="standardtextcolour"/>
          <w:rFonts w:cstheme="minorHAnsi"/>
        </w:rPr>
      </w:pPr>
      <w:r w:rsidRPr="00F10ED9">
        <w:rPr>
          <w:rStyle w:val="standardtextcolour"/>
          <w:rFonts w:cstheme="minorHAnsi"/>
        </w:rPr>
        <w:t>orientation value and text offset mm – the bearing and distance (in millimetres in the ECDIS</w:t>
      </w:r>
    </w:p>
    <w:p w14:paraId="68A89714" w14:textId="4F1734A6" w:rsidR="004A2A77" w:rsidRPr="00F10ED9" w:rsidRDefault="004A2A77" w:rsidP="00F10ED9">
      <w:pPr>
        <w:pStyle w:val="ListParagraph"/>
        <w:numPr>
          <w:ilvl w:val="0"/>
          <w:numId w:val="21"/>
        </w:numPr>
        <w:rPr>
          <w:rStyle w:val="standardtextcolour"/>
          <w:rFonts w:cstheme="minorHAnsi"/>
        </w:rPr>
      </w:pPr>
      <w:r w:rsidRPr="00F10ED9">
        <w:rPr>
          <w:rStyle w:val="standardtextcolour"/>
          <w:rFonts w:cstheme="minorHAnsi"/>
        </w:rPr>
        <w:t>display) used to position the text relative to the feature.</w:t>
      </w:r>
    </w:p>
    <w:p w14:paraId="0E94D943" w14:textId="19A8418A" w:rsidR="00D64344" w:rsidRPr="00A66C15" w:rsidRDefault="00D64344" w:rsidP="004A2A77">
      <w:pPr>
        <w:rPr>
          <w:rFonts w:cstheme="minorHAnsi"/>
        </w:rPr>
      </w:pPr>
      <w:r w:rsidRPr="00A66C15">
        <w:rPr>
          <w:rStyle w:val="standardtextcolour"/>
          <w:rFonts w:cstheme="minorHAnsi"/>
        </w:rPr>
        <w:t xml:space="preserve">The </w:t>
      </w:r>
      <w:proofErr w:type="spellStart"/>
      <w:r w:rsidRPr="00A66C15">
        <w:rPr>
          <w:rStyle w:val="Strong"/>
          <w:rFonts w:eastAsiaTheme="majorEastAsia" w:cstheme="minorHAnsi"/>
        </w:rPr>
        <w:t>TextPlacement</w:t>
      </w:r>
      <w:proofErr w:type="spellEnd"/>
      <w:r w:rsidRPr="00A66C15">
        <w:rPr>
          <w:rStyle w:val="standardtextcolour"/>
          <w:rFonts w:cstheme="minorHAnsi"/>
        </w:rPr>
        <w:t xml:space="preserve"> feature is associated to the feature which carries the text being placed.  The attribute </w:t>
      </w:r>
      <w:proofErr w:type="spellStart"/>
      <w:r w:rsidRPr="00A66C15">
        <w:rPr>
          <w:rStyle w:val="Strong"/>
          <w:rFonts w:eastAsiaTheme="majorEastAsia" w:cstheme="minorHAnsi"/>
        </w:rPr>
        <w:t>textType</w:t>
      </w:r>
      <w:proofErr w:type="spellEnd"/>
      <w:r w:rsidRPr="00A66C15">
        <w:rPr>
          <w:rStyle w:val="standardtextcolour"/>
          <w:rFonts w:cstheme="minorHAnsi"/>
        </w:rPr>
        <w:t xml:space="preserve"> determines which text string is to be displayed if more than one is present.  The </w:t>
      </w:r>
      <w:proofErr w:type="spellStart"/>
      <w:r w:rsidRPr="00A66C15">
        <w:rPr>
          <w:rStyle w:val="Strong"/>
          <w:rFonts w:eastAsiaTheme="majorEastAsia" w:cstheme="minorHAnsi"/>
        </w:rPr>
        <w:t>TextPlacement</w:t>
      </w:r>
      <w:proofErr w:type="spellEnd"/>
      <w:r w:rsidRPr="00A66C15">
        <w:rPr>
          <w:rStyle w:val="standardtextcolour"/>
          <w:rFonts w:cstheme="minorHAnsi"/>
        </w:rPr>
        <w:t xml:space="preserve"> feature ensures that as </w:t>
      </w:r>
      <w:r w:rsidR="00B165E8">
        <w:rPr>
          <w:rStyle w:val="standardtextcolour"/>
          <w:rFonts w:cstheme="minorHAnsi"/>
        </w:rPr>
        <w:t>the</w:t>
      </w:r>
      <w:r w:rsidRPr="00A66C15">
        <w:rPr>
          <w:rStyle w:val="standardtextcolour"/>
          <w:rFonts w:cstheme="minorHAnsi"/>
        </w:rPr>
        <w:t xml:space="preserve"> screen rotates from “north up” (e.g. if display is set to “course up”) text can remain readable, or clear other important charted information.</w:t>
      </w:r>
    </w:p>
    <w:p w14:paraId="7F5F9DE7" w14:textId="390F788E" w:rsidR="00D64344" w:rsidRPr="00897E12" w:rsidRDefault="00D64344" w:rsidP="00897E12">
      <w:pPr>
        <w:pStyle w:val="Heading2"/>
        <w:rPr>
          <w:rStyle w:val="standardtextcolour"/>
        </w:rPr>
      </w:pPr>
      <w:bookmarkStart w:id="508" w:name="_Toc490817353"/>
      <w:bookmarkStart w:id="509" w:name="_Toc120214366"/>
      <w:r w:rsidRPr="00897E12">
        <w:rPr>
          <w:rStyle w:val="standardtextcolour"/>
        </w:rPr>
        <w:t>Scale policy</w:t>
      </w:r>
      <w:bookmarkEnd w:id="508"/>
      <w:bookmarkEnd w:id="509"/>
    </w:p>
    <w:p w14:paraId="161B62C6" w14:textId="3C18330C" w:rsidR="00716D95" w:rsidRDefault="00716D95" w:rsidP="00716D95">
      <w:pPr>
        <w:pStyle w:val="Heading3"/>
        <w:rPr>
          <w:rStyle w:val="standardtextcolour"/>
          <w:rFonts w:cstheme="minorHAnsi"/>
          <w:bCs w:val="0"/>
        </w:rPr>
      </w:pPr>
      <w:bookmarkStart w:id="510" w:name="_Toc120214367"/>
      <w:r>
        <w:rPr>
          <w:rStyle w:val="standardtextcolour"/>
          <w:rFonts w:cstheme="minorHAnsi"/>
          <w:bCs w:val="0"/>
        </w:rPr>
        <w:t>General policy</w:t>
      </w:r>
      <w:bookmarkEnd w:id="510"/>
    </w:p>
    <w:p w14:paraId="695622B0" w14:textId="47A4BE0A" w:rsidR="00716D95" w:rsidRDefault="00E1146C" w:rsidP="00D64344">
      <w:pPr>
        <w:rPr>
          <w:rStyle w:val="standardtextcolour"/>
          <w:rFonts w:cstheme="minorHAnsi"/>
          <w:bCs/>
        </w:rPr>
      </w:pPr>
      <w:r>
        <w:rPr>
          <w:rStyle w:val="standardtextcolour"/>
          <w:rFonts w:cstheme="minorHAnsi"/>
          <w:bCs/>
        </w:rPr>
        <w:t xml:space="preserve">Marine </w:t>
      </w:r>
      <w:r w:rsidR="00B165E8">
        <w:rPr>
          <w:rStyle w:val="standardtextcolour"/>
          <w:rFonts w:cstheme="minorHAnsi"/>
          <w:bCs/>
        </w:rPr>
        <w:t>Harbour Infrastructure</w:t>
      </w:r>
      <w:r w:rsidR="00A8588A" w:rsidRPr="00A66C15">
        <w:rPr>
          <w:rStyle w:val="standardtextcolour"/>
          <w:rFonts w:cstheme="minorHAnsi"/>
          <w:bCs/>
        </w:rPr>
        <w:t xml:space="preserve"> </w:t>
      </w:r>
      <w:r w:rsidR="00D64344" w:rsidRPr="00A66C15">
        <w:rPr>
          <w:rStyle w:val="standardtextcolour"/>
          <w:rFonts w:cstheme="minorHAnsi"/>
          <w:bCs/>
        </w:rPr>
        <w:t>data must be compiled in the best applicable scale.</w:t>
      </w:r>
    </w:p>
    <w:p w14:paraId="58FFE734" w14:textId="289FC5A0" w:rsidR="001704A9" w:rsidRDefault="00716D95" w:rsidP="00716D95">
      <w:pPr>
        <w:pStyle w:val="Heading3"/>
        <w:rPr>
          <w:rStyle w:val="standardtextcolour"/>
          <w:rFonts w:cstheme="minorHAnsi"/>
          <w:bCs w:val="0"/>
        </w:rPr>
      </w:pPr>
      <w:bookmarkStart w:id="511" w:name="_Toc120214368"/>
      <w:r>
        <w:rPr>
          <w:rStyle w:val="standardtextcolour"/>
          <w:rFonts w:cstheme="minorHAnsi"/>
          <w:bCs w:val="0"/>
        </w:rPr>
        <w:t>Usage of scale attributes in displays (informative)</w:t>
      </w:r>
      <w:bookmarkEnd w:id="511"/>
    </w:p>
    <w:p w14:paraId="427A489E" w14:textId="156CC948" w:rsidR="00400438" w:rsidRPr="002816EA" w:rsidRDefault="001704A9" w:rsidP="00D64344">
      <w:pPr>
        <w:rPr>
          <w:rStyle w:val="standardtextcolour"/>
          <w:rFonts w:cstheme="minorHAnsi"/>
          <w:b/>
        </w:rPr>
      </w:pPr>
      <w:r w:rsidRPr="002816EA">
        <w:rPr>
          <w:rStyle w:val="standardtextcolour"/>
          <w:rFonts w:cstheme="minorHAnsi"/>
          <w:bCs/>
        </w:rPr>
        <w:t>The attributes</w:t>
      </w:r>
      <w:r w:rsidR="00D64344" w:rsidRPr="002816EA">
        <w:rPr>
          <w:rStyle w:val="standardtextcolour"/>
          <w:rFonts w:cstheme="minorHAnsi"/>
          <w:b/>
          <w:bCs/>
        </w:rPr>
        <w:t xml:space="preserve"> </w:t>
      </w:r>
      <w:del w:id="512" w:author="Raphael Malyankar" w:date="2022-11-24T18:59:00Z">
        <w:r w:rsidR="00D64344" w:rsidRPr="002816EA" w:rsidDel="00AB112A">
          <w:rPr>
            <w:rStyle w:val="standardtextcolour"/>
            <w:rFonts w:cstheme="minorHAnsi"/>
            <w:i/>
            <w:iCs/>
          </w:rPr>
          <w:delText>maximumDisplayScale</w:delText>
        </w:r>
        <w:r w:rsidR="00D64344" w:rsidRPr="002816EA" w:rsidDel="00AB112A">
          <w:rPr>
            <w:rStyle w:val="standardtextcolour"/>
            <w:rFonts w:cstheme="minorHAnsi"/>
            <w:bCs/>
          </w:rPr>
          <w:delText xml:space="preserve"> </w:delText>
        </w:r>
      </w:del>
      <w:proofErr w:type="spellStart"/>
      <w:ins w:id="513" w:author="Raphael Malyankar" w:date="2022-11-24T18:59:00Z">
        <w:r w:rsidR="00AB112A">
          <w:rPr>
            <w:rStyle w:val="standardtextcolour"/>
            <w:rFonts w:cstheme="minorHAnsi"/>
            <w:i/>
            <w:iCs/>
          </w:rPr>
          <w:t>scaleMinimum</w:t>
        </w:r>
        <w:proofErr w:type="spellEnd"/>
        <w:r w:rsidR="00AB112A" w:rsidRPr="002816EA">
          <w:rPr>
            <w:rStyle w:val="standardtextcolour"/>
            <w:rFonts w:cstheme="minorHAnsi"/>
            <w:bCs/>
          </w:rPr>
          <w:t xml:space="preserve"> </w:t>
        </w:r>
      </w:ins>
      <w:r w:rsidR="00D64344" w:rsidRPr="002816EA">
        <w:rPr>
          <w:rStyle w:val="standardtextcolour"/>
          <w:rFonts w:cstheme="minorHAnsi"/>
          <w:bCs/>
        </w:rPr>
        <w:t xml:space="preserve">and </w:t>
      </w:r>
      <w:del w:id="514" w:author="Raphael Malyankar" w:date="2022-11-24T18:59:00Z">
        <w:r w:rsidR="00D64344" w:rsidRPr="002816EA" w:rsidDel="00AB112A">
          <w:rPr>
            <w:rStyle w:val="standardtextcolour"/>
            <w:rFonts w:cstheme="minorHAnsi"/>
            <w:i/>
            <w:iCs/>
          </w:rPr>
          <w:delText>minimumDisplayScale</w:delText>
        </w:r>
        <w:r w:rsidR="00D64344" w:rsidRPr="002816EA" w:rsidDel="00AB112A">
          <w:rPr>
            <w:rStyle w:val="standardtextcolour"/>
            <w:rFonts w:cstheme="minorHAnsi"/>
            <w:bCs/>
          </w:rPr>
          <w:delText xml:space="preserve"> </w:delText>
        </w:r>
      </w:del>
      <w:proofErr w:type="spellStart"/>
      <w:ins w:id="515" w:author="Raphael Malyankar" w:date="2022-11-24T18:59:00Z">
        <w:r w:rsidR="00AB112A">
          <w:rPr>
            <w:rStyle w:val="standardtextcolour"/>
            <w:rFonts w:cstheme="minorHAnsi"/>
            <w:i/>
            <w:iCs/>
          </w:rPr>
          <w:t>scaleMaximum</w:t>
        </w:r>
        <w:proofErr w:type="spellEnd"/>
        <w:r w:rsidR="00AB112A" w:rsidRPr="002816EA">
          <w:rPr>
            <w:rStyle w:val="standardtextcolour"/>
            <w:rFonts w:cstheme="minorHAnsi"/>
            <w:bCs/>
          </w:rPr>
          <w:t xml:space="preserve"> </w:t>
        </w:r>
      </w:ins>
      <w:r w:rsidR="00D64344" w:rsidRPr="002816EA">
        <w:rPr>
          <w:rStyle w:val="standardtextcolour"/>
          <w:rFonts w:cstheme="minorHAnsi"/>
        </w:rPr>
        <w:t xml:space="preserve">define the range of display scales within which </w:t>
      </w:r>
      <w:r w:rsidR="002816EA">
        <w:rPr>
          <w:rStyle w:val="standardtextcolour"/>
          <w:rFonts w:cstheme="minorHAnsi"/>
        </w:rPr>
        <w:t>features</w:t>
      </w:r>
      <w:r w:rsidR="00D64344" w:rsidRPr="002816EA">
        <w:rPr>
          <w:rStyle w:val="standardtextcolour"/>
          <w:rFonts w:cstheme="minorHAnsi"/>
        </w:rPr>
        <w:t xml:space="preserve"> will be portrayed on the display if these scale minimum/maximum functions are enabled in the ECDIS or another GIS device. A geo feature with one or more spatial attributes can utilize the </w:t>
      </w:r>
      <w:proofErr w:type="spellStart"/>
      <w:r w:rsidR="00D64344" w:rsidRPr="002816EA">
        <w:rPr>
          <w:rStyle w:val="standardtextcolour"/>
          <w:rFonts w:cstheme="minorHAnsi"/>
          <w:i/>
          <w:iCs/>
        </w:rPr>
        <w:t>scale</w:t>
      </w:r>
      <w:r w:rsidR="002816EA" w:rsidRPr="002816EA">
        <w:rPr>
          <w:rStyle w:val="standardtextcolour"/>
          <w:rFonts w:cstheme="minorHAnsi"/>
          <w:i/>
          <w:iCs/>
        </w:rPr>
        <w:t>M</w:t>
      </w:r>
      <w:r w:rsidR="00D64344" w:rsidRPr="002816EA">
        <w:rPr>
          <w:rStyle w:val="standardtextcolour"/>
          <w:rFonts w:cstheme="minorHAnsi"/>
          <w:i/>
          <w:iCs/>
        </w:rPr>
        <w:t>inimum</w:t>
      </w:r>
      <w:proofErr w:type="spellEnd"/>
      <w:r w:rsidR="00D64344" w:rsidRPr="002816EA">
        <w:rPr>
          <w:rStyle w:val="standardtextcolour"/>
          <w:rFonts w:cstheme="minorHAnsi"/>
        </w:rPr>
        <w:t xml:space="preserve"> and </w:t>
      </w:r>
      <w:proofErr w:type="spellStart"/>
      <w:r w:rsidR="00D64344" w:rsidRPr="002816EA">
        <w:rPr>
          <w:rStyle w:val="standardtextcolour"/>
          <w:rFonts w:cstheme="minorHAnsi"/>
          <w:i/>
          <w:iCs/>
        </w:rPr>
        <w:t>scale</w:t>
      </w:r>
      <w:r w:rsidR="002816EA" w:rsidRPr="002816EA">
        <w:rPr>
          <w:rStyle w:val="standardtextcolour"/>
          <w:rFonts w:cstheme="minorHAnsi"/>
          <w:i/>
          <w:iCs/>
        </w:rPr>
        <w:t>M</w:t>
      </w:r>
      <w:r w:rsidR="00D64344" w:rsidRPr="002816EA">
        <w:rPr>
          <w:rStyle w:val="standardtextcolour"/>
          <w:rFonts w:cstheme="minorHAnsi"/>
          <w:i/>
          <w:iCs/>
        </w:rPr>
        <w:t>aximum</w:t>
      </w:r>
      <w:proofErr w:type="spellEnd"/>
      <w:r w:rsidR="00D64344" w:rsidRPr="002816EA">
        <w:rPr>
          <w:rStyle w:val="standardtextcolour"/>
          <w:rFonts w:cstheme="minorHAnsi"/>
        </w:rPr>
        <w:t xml:space="preserve"> attributes on the link to the spatial object</w:t>
      </w:r>
      <w:r w:rsidR="002816EA">
        <w:rPr>
          <w:rStyle w:val="standardtextcolour"/>
          <w:rFonts w:cstheme="minorHAnsi"/>
        </w:rPr>
        <w:t xml:space="preserve"> (see the S-100 General Feature Model, S-100 Part 3, Figure 3-1 and </w:t>
      </w:r>
      <w:r w:rsidR="002816EA">
        <w:rPr>
          <w:rStyle w:val="standardtextcolour"/>
          <w:rFonts w:cs="Arial"/>
        </w:rPr>
        <w:t>§</w:t>
      </w:r>
      <w:r w:rsidR="002816EA">
        <w:rPr>
          <w:rStyle w:val="standardtextcolour"/>
          <w:rFonts w:cstheme="minorHAnsi"/>
        </w:rPr>
        <w:t xml:space="preserve"> 3-5.3.5)</w:t>
      </w:r>
      <w:r w:rsidR="00D64344" w:rsidRPr="002816EA">
        <w:rPr>
          <w:rStyle w:val="standardtextcolour"/>
          <w:rFonts w:cstheme="minorHAnsi"/>
        </w:rPr>
        <w:t>. There are essentially two ways in which these attributes may be used.</w:t>
      </w:r>
    </w:p>
    <w:p w14:paraId="1FB0E928" w14:textId="6DE553D9" w:rsidR="002A48A1" w:rsidRPr="00716D95" w:rsidRDefault="00D64344" w:rsidP="00716D95">
      <w:pPr>
        <w:pStyle w:val="ListParagraph"/>
        <w:numPr>
          <w:ilvl w:val="0"/>
          <w:numId w:val="41"/>
        </w:numPr>
        <w:rPr>
          <w:rFonts w:cstheme="minorHAnsi"/>
        </w:rPr>
      </w:pPr>
      <w:r w:rsidRPr="00716D95">
        <w:rPr>
          <w:rFonts w:cstheme="minorHAnsi"/>
        </w:rPr>
        <w:lastRenderedPageBreak/>
        <w:t xml:space="preserve">A producer may decide to use only a </w:t>
      </w:r>
      <w:proofErr w:type="spellStart"/>
      <w:r w:rsidRPr="00716D95">
        <w:rPr>
          <w:rFonts w:cstheme="minorHAnsi"/>
          <w:i/>
          <w:iCs/>
        </w:rPr>
        <w:t>scale</w:t>
      </w:r>
      <w:r w:rsidR="002816EA" w:rsidRPr="00716D95">
        <w:rPr>
          <w:rFonts w:cstheme="minorHAnsi"/>
          <w:i/>
          <w:iCs/>
        </w:rPr>
        <w:t>M</w:t>
      </w:r>
      <w:r w:rsidRPr="00716D95">
        <w:rPr>
          <w:rFonts w:cstheme="minorHAnsi"/>
          <w:i/>
          <w:iCs/>
        </w:rPr>
        <w:t>inimum</w:t>
      </w:r>
      <w:proofErr w:type="spellEnd"/>
      <w:r w:rsidRPr="00716D95">
        <w:rPr>
          <w:rFonts w:cstheme="minorHAnsi"/>
        </w:rPr>
        <w:t xml:space="preserve"> value. This option is employed when the data producer </w:t>
      </w:r>
      <w:r w:rsidR="00434F88" w:rsidRPr="00716D95">
        <w:rPr>
          <w:rFonts w:cstheme="minorHAnsi"/>
        </w:rPr>
        <w:t>wishes</w:t>
      </w:r>
      <w:r w:rsidRPr="00716D95">
        <w:rPr>
          <w:rFonts w:cstheme="minorHAnsi"/>
        </w:rPr>
        <w:t xml:space="preserve"> to turn off the display of a feature above certain scales. This is particularly useful in areas with high data density, and when it is expected that the data will be used a larger scale where data clutter might become an issue. Features are therefore encoded with an applicable value, which represent</w:t>
      </w:r>
      <w:r w:rsidR="00E1146C" w:rsidRPr="00716D95">
        <w:rPr>
          <w:rFonts w:cstheme="minorHAnsi"/>
        </w:rPr>
        <w:t>s</w:t>
      </w:r>
      <w:r w:rsidRPr="00716D95">
        <w:rPr>
          <w:rFonts w:cstheme="minorHAnsi"/>
        </w:rPr>
        <w:t xml:space="preserve"> the scale at which the producer wishes to turn off the feature.</w:t>
      </w:r>
    </w:p>
    <w:p w14:paraId="12399A76" w14:textId="547E1E93" w:rsidR="00D64344" w:rsidRPr="00716D95" w:rsidRDefault="00D64344" w:rsidP="00716D95">
      <w:pPr>
        <w:pStyle w:val="ListParagraph"/>
        <w:numPr>
          <w:ilvl w:val="0"/>
          <w:numId w:val="41"/>
        </w:numPr>
        <w:rPr>
          <w:rStyle w:val="standardtextcolour"/>
          <w:rFonts w:cstheme="minorHAnsi"/>
        </w:rPr>
      </w:pPr>
      <w:r w:rsidRPr="00716D95">
        <w:rPr>
          <w:rFonts w:cstheme="minorHAnsi"/>
        </w:rPr>
        <w:t xml:space="preserve">A producer may decide to provide several pairs of </w:t>
      </w:r>
      <w:proofErr w:type="spellStart"/>
      <w:r w:rsidRPr="00716D95">
        <w:rPr>
          <w:rFonts w:cstheme="minorHAnsi"/>
          <w:i/>
          <w:iCs/>
        </w:rPr>
        <w:t>scale</w:t>
      </w:r>
      <w:r w:rsidR="002816EA" w:rsidRPr="00716D95">
        <w:rPr>
          <w:rFonts w:cstheme="minorHAnsi"/>
          <w:i/>
          <w:iCs/>
        </w:rPr>
        <w:t>M</w:t>
      </w:r>
      <w:r w:rsidRPr="00716D95">
        <w:rPr>
          <w:rFonts w:cstheme="minorHAnsi"/>
          <w:i/>
          <w:iCs/>
        </w:rPr>
        <w:t>inimum</w:t>
      </w:r>
      <w:proofErr w:type="spellEnd"/>
      <w:r w:rsidRPr="00716D95">
        <w:rPr>
          <w:rFonts w:cstheme="minorHAnsi"/>
        </w:rPr>
        <w:t xml:space="preserve"> and </w:t>
      </w:r>
      <w:proofErr w:type="spellStart"/>
      <w:r w:rsidRPr="00716D95">
        <w:rPr>
          <w:rFonts w:cstheme="minorHAnsi"/>
          <w:i/>
          <w:iCs/>
        </w:rPr>
        <w:t>scale</w:t>
      </w:r>
      <w:r w:rsidR="002816EA" w:rsidRPr="00716D95">
        <w:rPr>
          <w:rFonts w:cstheme="minorHAnsi"/>
          <w:i/>
          <w:iCs/>
        </w:rPr>
        <w:t>M</w:t>
      </w:r>
      <w:r w:rsidRPr="00716D95">
        <w:rPr>
          <w:rFonts w:cstheme="minorHAnsi"/>
          <w:i/>
          <w:iCs/>
        </w:rPr>
        <w:t>aximum</w:t>
      </w:r>
      <w:proofErr w:type="spellEnd"/>
      <w:r w:rsidRPr="00716D95">
        <w:rPr>
          <w:rFonts w:cstheme="minorHAnsi"/>
        </w:rPr>
        <w:t xml:space="preserve"> values. This decision may be based on the fact that for one particular feature different spatial instances in different scale ranges should be provided to supply this particular feature with more detailed geographic representation at larger scales.</w:t>
      </w:r>
    </w:p>
    <w:p w14:paraId="46E757F0" w14:textId="40D102B4" w:rsidR="00D64344" w:rsidRPr="002816EA" w:rsidRDefault="00D64344" w:rsidP="00D64344">
      <w:pPr>
        <w:rPr>
          <w:rStyle w:val="standardtextcolour"/>
          <w:rFonts w:eastAsiaTheme="majorEastAsia" w:cstheme="minorHAnsi"/>
        </w:rPr>
      </w:pPr>
      <w:r w:rsidRPr="002816EA">
        <w:rPr>
          <w:rStyle w:val="standardtextcolour"/>
          <w:rFonts w:cstheme="minorHAnsi"/>
        </w:rPr>
        <w:t xml:space="preserve">An example can be a building which has two spatial objects associated, first one with only scale minimum value encoded at 21999, and the second spatial object encoded with </w:t>
      </w:r>
      <w:proofErr w:type="spellStart"/>
      <w:r w:rsidRPr="00AB112A">
        <w:rPr>
          <w:rStyle w:val="standardtextcolour"/>
          <w:rFonts w:cstheme="minorHAnsi"/>
          <w:i/>
          <w:iCs/>
        </w:rPr>
        <w:t>scale</w:t>
      </w:r>
      <w:r w:rsidR="002816EA" w:rsidRPr="00AB112A">
        <w:rPr>
          <w:rStyle w:val="standardtextcolour"/>
          <w:rFonts w:cstheme="minorHAnsi"/>
          <w:i/>
          <w:iCs/>
        </w:rPr>
        <w:t>M</w:t>
      </w:r>
      <w:r w:rsidRPr="00AB112A">
        <w:rPr>
          <w:rStyle w:val="standardtextcolour"/>
          <w:rFonts w:cstheme="minorHAnsi"/>
          <w:i/>
          <w:iCs/>
        </w:rPr>
        <w:t>aximum</w:t>
      </w:r>
      <w:proofErr w:type="spellEnd"/>
      <w:r w:rsidRPr="002816EA">
        <w:rPr>
          <w:rStyle w:val="standardtextcolour"/>
          <w:rFonts w:cstheme="minorHAnsi"/>
        </w:rPr>
        <w:t xml:space="preserve"> at 22000 and </w:t>
      </w:r>
      <w:proofErr w:type="spellStart"/>
      <w:r w:rsidRPr="00AB112A">
        <w:rPr>
          <w:rStyle w:val="standardtextcolour"/>
          <w:rFonts w:cstheme="minorHAnsi"/>
          <w:i/>
          <w:iCs/>
        </w:rPr>
        <w:t>scale</w:t>
      </w:r>
      <w:r w:rsidR="002816EA" w:rsidRPr="00AB112A">
        <w:rPr>
          <w:rStyle w:val="standardtextcolour"/>
          <w:rFonts w:cstheme="minorHAnsi"/>
          <w:i/>
          <w:iCs/>
        </w:rPr>
        <w:t>M</w:t>
      </w:r>
      <w:r w:rsidRPr="00AB112A">
        <w:rPr>
          <w:rStyle w:val="standardtextcolour"/>
          <w:rFonts w:cstheme="minorHAnsi"/>
          <w:i/>
          <w:iCs/>
        </w:rPr>
        <w:t>inimum</w:t>
      </w:r>
      <w:proofErr w:type="spellEnd"/>
      <w:r w:rsidRPr="002816EA">
        <w:rPr>
          <w:rStyle w:val="standardtextcolour"/>
          <w:rFonts w:cstheme="minorHAnsi"/>
        </w:rPr>
        <w:t xml:space="preserve"> encoded with 999999. These values would enable the use of a highly-detailed geometry at larger scales than 22000, and a less detailed geometry at scales of 22000 and less, while the building would be turned off at scales of 999999 and less.</w:t>
      </w:r>
    </w:p>
    <w:p w14:paraId="34257F6F" w14:textId="70CE8889" w:rsidR="00D64344" w:rsidRDefault="00D64344" w:rsidP="00D64344">
      <w:pPr>
        <w:rPr>
          <w:ins w:id="516" w:author="Raphael Malyankar" w:date="2022-11-24T19:46:00Z"/>
          <w:rStyle w:val="standardtextcolour"/>
          <w:rFonts w:cstheme="minorHAnsi"/>
        </w:rPr>
      </w:pPr>
      <w:r w:rsidRPr="002816EA">
        <w:rPr>
          <w:rStyle w:val="standardtextcolour"/>
          <w:rFonts w:cstheme="minorHAnsi"/>
        </w:rPr>
        <w:t>A similar strategy can be followed to enable boundaries to conform to a scale-dependent geometry such as a coastline. Conformance at different scales can achieved by using minimum/maximum scales on spatial attributes to indicate which particular geometry should be used at a given scale.</w:t>
      </w:r>
    </w:p>
    <w:p w14:paraId="3E58D30D" w14:textId="4370D046" w:rsidR="00974E1D" w:rsidRDefault="00974E1D" w:rsidP="00D64344">
      <w:pPr>
        <w:rPr>
          <w:ins w:id="517" w:author="Raphael Malyankar" w:date="2022-11-24T19:53:00Z"/>
          <w:rStyle w:val="standardtextcolour"/>
          <w:rFonts w:cstheme="minorHAnsi"/>
        </w:rPr>
      </w:pPr>
      <w:ins w:id="518" w:author="Raphael Malyankar" w:date="2022-11-24T19:46:00Z">
        <w:r>
          <w:rPr>
            <w:rStyle w:val="standardtextcolour"/>
            <w:rFonts w:cstheme="minorHAnsi"/>
          </w:rPr>
          <w:t xml:space="preserve">The meta feature </w:t>
        </w:r>
        <w:proofErr w:type="spellStart"/>
        <w:r w:rsidRPr="00974E1D">
          <w:rPr>
            <w:rStyle w:val="standardtextcolour"/>
            <w:rFonts w:cstheme="minorHAnsi"/>
            <w:b/>
            <w:bCs/>
          </w:rPr>
          <w:t>DataCoverage</w:t>
        </w:r>
        <w:proofErr w:type="spellEnd"/>
        <w:r>
          <w:rPr>
            <w:rStyle w:val="standardtextcolour"/>
            <w:rFonts w:cstheme="minorHAnsi"/>
          </w:rPr>
          <w:t xml:space="preserve"> </w:t>
        </w:r>
      </w:ins>
      <w:ins w:id="519" w:author="Raphael Malyankar" w:date="2022-11-24T19:47:00Z">
        <w:r>
          <w:rPr>
            <w:rStyle w:val="standardtextcolour"/>
            <w:rFonts w:cstheme="minorHAnsi"/>
          </w:rPr>
          <w:t xml:space="preserve">(clause </w:t>
        </w:r>
        <w:r>
          <w:rPr>
            <w:rStyle w:val="standardtextcolour"/>
            <w:rFonts w:cstheme="minorHAnsi"/>
          </w:rPr>
          <w:fldChar w:fldCharType="begin"/>
        </w:r>
        <w:r>
          <w:rPr>
            <w:rStyle w:val="standardtextcolour"/>
            <w:rFonts w:cstheme="minorHAnsi"/>
          </w:rPr>
          <w:instrText xml:space="preserve"> REF _Ref120211695 \r \h </w:instrText>
        </w:r>
      </w:ins>
      <w:r>
        <w:rPr>
          <w:rStyle w:val="standardtextcolour"/>
          <w:rFonts w:cstheme="minorHAnsi"/>
        </w:rPr>
      </w:r>
      <w:r>
        <w:rPr>
          <w:rStyle w:val="standardtextcolour"/>
          <w:rFonts w:cstheme="minorHAnsi"/>
        </w:rPr>
        <w:fldChar w:fldCharType="separate"/>
      </w:r>
      <w:ins w:id="520" w:author="Raphael Malyankar" w:date="2022-11-24T19:47:00Z">
        <w:r>
          <w:rPr>
            <w:rStyle w:val="standardtextcolour"/>
            <w:rFonts w:cstheme="minorHAnsi"/>
          </w:rPr>
          <w:t>4.4</w:t>
        </w:r>
        <w:r>
          <w:rPr>
            <w:rStyle w:val="standardtextcolour"/>
            <w:rFonts w:cstheme="minorHAnsi"/>
          </w:rPr>
          <w:fldChar w:fldCharType="end"/>
        </w:r>
        <w:r>
          <w:rPr>
            <w:rStyle w:val="standardtextcolour"/>
            <w:rFonts w:cstheme="minorHAnsi"/>
          </w:rPr>
          <w:t xml:space="preserve">) </w:t>
        </w:r>
      </w:ins>
      <w:ins w:id="521" w:author="Raphael Malyankar" w:date="2022-11-24T19:46:00Z">
        <w:r>
          <w:rPr>
            <w:rStyle w:val="standardtextcolour"/>
            <w:rFonts w:cstheme="minorHAnsi"/>
          </w:rPr>
          <w:t>is used to provide ECDIS with the scale information needed for the determination of dataset loading</w:t>
        </w:r>
      </w:ins>
      <w:ins w:id="522" w:author="Raphael Malyankar" w:date="2022-11-24T19:47:00Z">
        <w:r>
          <w:rPr>
            <w:rStyle w:val="standardtextcolour"/>
            <w:rFonts w:cstheme="minorHAnsi"/>
          </w:rPr>
          <w:t xml:space="preserve"> an</w:t>
        </w:r>
      </w:ins>
      <w:ins w:id="523" w:author="Raphael Malyankar" w:date="2022-11-24T19:48:00Z">
        <w:r>
          <w:rPr>
            <w:rStyle w:val="standardtextcolour"/>
            <w:rFonts w:cstheme="minorHAnsi"/>
          </w:rPr>
          <w:t>d</w:t>
        </w:r>
      </w:ins>
      <w:ins w:id="524" w:author="Raphael Malyankar" w:date="2022-11-24T19:47:00Z">
        <w:r>
          <w:rPr>
            <w:rStyle w:val="standardtextcolour"/>
            <w:rFonts w:cstheme="minorHAnsi"/>
          </w:rPr>
          <w:t xml:space="preserve"> unloading in relation to the user-selected viewing scale of the ECDIS.</w:t>
        </w:r>
      </w:ins>
      <w:ins w:id="525" w:author="Raphael Malyankar" w:date="2022-11-24T19:48:00Z">
        <w:r>
          <w:rPr>
            <w:rStyle w:val="standardtextcolour"/>
            <w:rFonts w:cstheme="minorHAnsi"/>
          </w:rPr>
          <w:t xml:space="preserve"> The mandatory attribute </w:t>
        </w:r>
        <w:proofErr w:type="spellStart"/>
        <w:r w:rsidRPr="00974E1D">
          <w:rPr>
            <w:rStyle w:val="standardtextcolour"/>
            <w:rFonts w:cstheme="minorHAnsi"/>
            <w:i/>
            <w:iCs/>
          </w:rPr>
          <w:t>maximumDisplayScale</w:t>
        </w:r>
        <w:proofErr w:type="spellEnd"/>
        <w:r>
          <w:rPr>
            <w:rStyle w:val="standardtextcolour"/>
            <w:rFonts w:cstheme="minorHAnsi"/>
          </w:rPr>
          <w:t xml:space="preserve"> is used to indicate the largest intended viewing scale for the data.</w:t>
        </w:r>
      </w:ins>
      <w:ins w:id="526" w:author="Raphael Malyankar" w:date="2022-11-24T19:49:00Z">
        <w:r>
          <w:rPr>
            <w:rStyle w:val="standardtextcolour"/>
            <w:rFonts w:cstheme="minorHAnsi"/>
          </w:rPr>
          <w:t xml:space="preserve"> The mandatory attribute </w:t>
        </w:r>
        <w:proofErr w:type="spellStart"/>
        <w:r w:rsidRPr="00974E1D">
          <w:rPr>
            <w:rStyle w:val="standardtextcolour"/>
            <w:rFonts w:cstheme="minorHAnsi"/>
            <w:i/>
            <w:iCs/>
          </w:rPr>
          <w:t>minimumDisplayScale</w:t>
        </w:r>
        <w:proofErr w:type="spellEnd"/>
        <w:r>
          <w:rPr>
            <w:rStyle w:val="standardtextcolour"/>
            <w:rFonts w:cstheme="minorHAnsi"/>
          </w:rPr>
          <w:t xml:space="preserve"> is used to indicate the smallest intended viewing scale for the data</w:t>
        </w:r>
      </w:ins>
      <w:ins w:id="527" w:author="Raphael Malyankar" w:date="2022-11-24T19:53:00Z">
        <w:r w:rsidR="000D3544">
          <w:rPr>
            <w:rStyle w:val="standardtextcolour"/>
            <w:rFonts w:cstheme="minorHAnsi"/>
          </w:rPr>
          <w:t>.</w:t>
        </w:r>
      </w:ins>
    </w:p>
    <w:p w14:paraId="59F2E2D9" w14:textId="0DA1CA85" w:rsidR="000D3544" w:rsidRDefault="000D3544" w:rsidP="00D64344">
      <w:pPr>
        <w:rPr>
          <w:rStyle w:val="standardtextcolour"/>
          <w:rFonts w:cstheme="minorHAnsi"/>
        </w:rPr>
      </w:pPr>
      <w:ins w:id="528" w:author="Raphael Malyankar" w:date="2022-11-24T19:53:00Z">
        <w:r>
          <w:rPr>
            <w:rStyle w:val="standardtextcolour"/>
            <w:rFonts w:cstheme="minorHAnsi"/>
          </w:rPr>
          <w:t xml:space="preserve">S-131 does not prescribe </w:t>
        </w:r>
      </w:ins>
      <w:ins w:id="529" w:author="Raphael Malyankar" w:date="2022-11-24T19:54:00Z">
        <w:r>
          <w:rPr>
            <w:rStyle w:val="standardtextcolour"/>
            <w:rFonts w:cstheme="minorHAnsi"/>
          </w:rPr>
          <w:t xml:space="preserve">specific </w:t>
        </w:r>
      </w:ins>
      <w:ins w:id="530" w:author="Raphael Malyankar" w:date="2022-11-24T19:53:00Z">
        <w:r>
          <w:rPr>
            <w:rStyle w:val="standardtextcolour"/>
            <w:rFonts w:cstheme="minorHAnsi"/>
          </w:rPr>
          <w:t xml:space="preserve">values for </w:t>
        </w:r>
      </w:ins>
      <w:proofErr w:type="spellStart"/>
      <w:ins w:id="531" w:author="Raphael Malyankar" w:date="2022-11-24T19:54:00Z">
        <w:r w:rsidRPr="000D3544">
          <w:rPr>
            <w:rStyle w:val="standardtextcolour"/>
            <w:rFonts w:cstheme="minorHAnsi"/>
            <w:i/>
            <w:iCs/>
          </w:rPr>
          <w:t>maximumDisplayScale</w:t>
        </w:r>
        <w:proofErr w:type="spellEnd"/>
        <w:r>
          <w:rPr>
            <w:rStyle w:val="standardtextcolour"/>
            <w:rFonts w:cstheme="minorHAnsi"/>
          </w:rPr>
          <w:t xml:space="preserve"> and </w:t>
        </w:r>
        <w:proofErr w:type="spellStart"/>
        <w:r w:rsidRPr="000D3544">
          <w:rPr>
            <w:rStyle w:val="standardtextcolour"/>
            <w:rFonts w:cstheme="minorHAnsi"/>
            <w:i/>
            <w:iCs/>
          </w:rPr>
          <w:t>minimumDisplayScale</w:t>
        </w:r>
        <w:proofErr w:type="spellEnd"/>
        <w:r>
          <w:rPr>
            <w:rStyle w:val="standardtextcolour"/>
            <w:rFonts w:cstheme="minorHAnsi"/>
          </w:rPr>
          <w:t xml:space="preserve">. Instead, </w:t>
        </w:r>
      </w:ins>
      <w:ins w:id="532" w:author="Raphael Malyankar" w:date="2022-11-24T19:55:00Z">
        <w:r>
          <w:rPr>
            <w:rStyle w:val="standardtextcolour"/>
            <w:rFonts w:cstheme="minorHAnsi"/>
          </w:rPr>
          <w:t xml:space="preserve">producers should </w:t>
        </w:r>
      </w:ins>
      <w:ins w:id="533" w:author="Raphael Malyankar" w:date="2022-11-24T19:54:00Z">
        <w:r>
          <w:rPr>
            <w:rStyle w:val="standardtextcolour"/>
            <w:rFonts w:cstheme="minorHAnsi"/>
          </w:rPr>
          <w:t>refer to the S-101 DCEG for values, a</w:t>
        </w:r>
      </w:ins>
      <w:ins w:id="534" w:author="Raphael Malyankar" w:date="2022-11-24T19:55:00Z">
        <w:r>
          <w:rPr>
            <w:rStyle w:val="standardtextcolour"/>
            <w:rFonts w:cstheme="minorHAnsi"/>
          </w:rPr>
          <w:t xml:space="preserve">nd use values appropriate to the S-101 ENCs underlying the S-131 </w:t>
        </w:r>
      </w:ins>
      <w:ins w:id="535" w:author="Raphael Malyankar" w:date="2022-11-24T19:56:00Z">
        <w:r>
          <w:rPr>
            <w:rStyle w:val="standardtextcolour"/>
            <w:rFonts w:cstheme="minorHAnsi"/>
          </w:rPr>
          <w:t>dataset.</w:t>
        </w:r>
      </w:ins>
    </w:p>
    <w:p w14:paraId="5A4AF0CE" w14:textId="6CE8D25C" w:rsidR="00716D95" w:rsidRPr="00A66C15" w:rsidRDefault="00716D95" w:rsidP="00716D95">
      <w:pPr>
        <w:pStyle w:val="Heading3"/>
        <w:rPr>
          <w:rStyle w:val="standardtextcolour"/>
          <w:rFonts w:cstheme="minorHAnsi"/>
        </w:rPr>
      </w:pPr>
      <w:bookmarkStart w:id="536" w:name="_Ref113386645"/>
      <w:bookmarkStart w:id="537" w:name="_Toc120214369"/>
      <w:r>
        <w:rPr>
          <w:rStyle w:val="standardtextcolour"/>
          <w:rFonts w:cstheme="minorHAnsi"/>
        </w:rPr>
        <w:t>Scale minimum values</w:t>
      </w:r>
      <w:bookmarkEnd w:id="536"/>
      <w:bookmarkEnd w:id="537"/>
    </w:p>
    <w:p w14:paraId="0A4E9703" w14:textId="6187BE71" w:rsidR="002A48A1" w:rsidRDefault="002A48A1" w:rsidP="00D64344">
      <w:pPr>
        <w:spacing w:before="100" w:beforeAutospacing="1"/>
        <w:rPr>
          <w:rStyle w:val="standardtextcolour"/>
          <w:rFonts w:cstheme="minorHAnsi"/>
        </w:rPr>
      </w:pPr>
      <w:r>
        <w:rPr>
          <w:rStyle w:val="standardtextcolour"/>
          <w:rFonts w:cstheme="minorHAnsi"/>
        </w:rPr>
        <w:t xml:space="preserve">Scale minimum values must be chosen from the list below. These values are the same as in S-101 to ensure </w:t>
      </w:r>
      <w:r w:rsidR="00716D95">
        <w:rPr>
          <w:rStyle w:val="standardtextcolour"/>
          <w:rFonts w:cstheme="minorHAnsi"/>
        </w:rPr>
        <w:t xml:space="preserve">visual </w:t>
      </w:r>
      <w:r>
        <w:rPr>
          <w:rStyle w:val="standardtextcolour"/>
          <w:rFonts w:cstheme="minorHAnsi"/>
        </w:rPr>
        <w:t xml:space="preserve">compatibility between </w:t>
      </w:r>
      <w:r w:rsidR="0024482B">
        <w:rPr>
          <w:rStyle w:val="standardtextcolour"/>
          <w:rFonts w:cstheme="minorHAnsi"/>
        </w:rPr>
        <w:t xml:space="preserve">comparable </w:t>
      </w:r>
      <w:r>
        <w:rPr>
          <w:rStyle w:val="standardtextcolour"/>
          <w:rFonts w:cstheme="minorHAnsi"/>
        </w:rPr>
        <w:t xml:space="preserve">underlying S-101 ENCs and S-131 data </w:t>
      </w:r>
      <w:r w:rsidR="001704A9">
        <w:rPr>
          <w:rStyle w:val="standardtextcolour"/>
          <w:rFonts w:cstheme="minorHAnsi"/>
        </w:rPr>
        <w:t xml:space="preserve">products. The scale minimum values used in the actual </w:t>
      </w:r>
      <w:r w:rsidR="0024482B">
        <w:rPr>
          <w:rStyle w:val="standardtextcolour"/>
          <w:rFonts w:cstheme="minorHAnsi"/>
        </w:rPr>
        <w:t xml:space="preserve">comparable </w:t>
      </w:r>
      <w:r w:rsidR="001704A9">
        <w:rPr>
          <w:rStyle w:val="standardtextcolour"/>
          <w:rFonts w:cstheme="minorHAnsi"/>
        </w:rPr>
        <w:t xml:space="preserve">underlying ENCs </w:t>
      </w:r>
      <w:r w:rsidR="0024482B">
        <w:rPr>
          <w:rStyle w:val="standardtextcolour"/>
          <w:rFonts w:cstheme="minorHAnsi"/>
        </w:rPr>
        <w:t>should</w:t>
      </w:r>
      <w:r w:rsidR="001704A9">
        <w:rPr>
          <w:rStyle w:val="standardtextcolour"/>
          <w:rFonts w:cstheme="minorHAnsi"/>
        </w:rPr>
        <w:t xml:space="preserve"> be used, and in case of </w:t>
      </w:r>
      <w:r w:rsidR="0024482B">
        <w:rPr>
          <w:rStyle w:val="standardtextcolour"/>
          <w:rFonts w:cstheme="minorHAnsi"/>
        </w:rPr>
        <w:t>differences</w:t>
      </w:r>
      <w:r w:rsidR="001704A9">
        <w:rPr>
          <w:rStyle w:val="standardtextcolour"/>
          <w:rFonts w:cstheme="minorHAnsi"/>
        </w:rPr>
        <w:t xml:space="preserve"> with the list below, the values in the actual ENCs prevail.</w:t>
      </w:r>
    </w:p>
    <w:p w14:paraId="4CC48F3F" w14:textId="067A611C" w:rsidR="0024482B" w:rsidRPr="00A66C15" w:rsidRDefault="0024482B" w:rsidP="00D64344">
      <w:pPr>
        <w:spacing w:before="100" w:beforeAutospacing="1"/>
        <w:rPr>
          <w:rStyle w:val="standardtextcolour"/>
          <w:rFonts w:cstheme="minorHAnsi"/>
        </w:rPr>
      </w:pPr>
      <w:r>
        <w:rPr>
          <w:rStyle w:val="standardtextcolour"/>
          <w:rFonts w:cstheme="minorHAnsi"/>
        </w:rPr>
        <w:t xml:space="preserve">“Comparable” ENCs for the purpose of this </w:t>
      </w:r>
      <w:r w:rsidR="003A2FAF">
        <w:rPr>
          <w:rStyle w:val="standardtextcolour"/>
          <w:rFonts w:cstheme="minorHAnsi"/>
        </w:rPr>
        <w:t>requirement</w:t>
      </w:r>
      <w:r>
        <w:rPr>
          <w:rStyle w:val="standardtextcolour"/>
          <w:rFonts w:cstheme="minorHAnsi"/>
        </w:rPr>
        <w:t xml:space="preserve"> means ENCs of scales large enough to distinguish berths, terminals, and other features that are part of a port. </w:t>
      </w:r>
      <w:r w:rsidR="003A2FAF">
        <w:rPr>
          <w:rStyle w:val="standardtextcolour"/>
          <w:rFonts w:cstheme="minorHAnsi"/>
        </w:rPr>
        <w:t xml:space="preserve">These will generally have </w:t>
      </w:r>
      <w:proofErr w:type="spellStart"/>
      <w:r w:rsidR="003A2FAF" w:rsidRPr="003A2FAF">
        <w:rPr>
          <w:rStyle w:val="standardtextcolour"/>
          <w:rFonts w:cstheme="minorHAnsi"/>
          <w:i/>
          <w:iCs/>
        </w:rPr>
        <w:t>navigationPurpose</w:t>
      </w:r>
      <w:proofErr w:type="spellEnd"/>
      <w:r w:rsidR="003A2FAF" w:rsidRPr="003A2FAF">
        <w:rPr>
          <w:rStyle w:val="standardtextcolour"/>
          <w:rFonts w:cstheme="minorHAnsi"/>
          <w:i/>
          <w:iCs/>
        </w:rPr>
        <w:t>=port</w:t>
      </w:r>
      <w:r w:rsidR="003A2FAF">
        <w:rPr>
          <w:rStyle w:val="standardtextcolour"/>
          <w:rFonts w:cstheme="minorHAnsi"/>
        </w:rPr>
        <w:t xml:space="preserve"> in discovery metadata</w:t>
      </w:r>
      <w:r>
        <w:rPr>
          <w:rStyle w:val="standardtextcolour"/>
          <w:rFonts w:cstheme="minorHAnsi"/>
        </w:rPr>
        <w:t xml:space="preserve"> </w:t>
      </w:r>
      <w:r w:rsidR="003A2FAF">
        <w:rPr>
          <w:rStyle w:val="standardtextcolour"/>
          <w:rFonts w:cstheme="minorHAnsi"/>
        </w:rPr>
        <w:t>(see S-100 Part 17) and have maximum and minimum display scales values in the lower end of the scale ranges (i.e., be the larger scale ENCs).</w:t>
      </w:r>
    </w:p>
    <w:p w14:paraId="688E1397" w14:textId="27D16FF8" w:rsidR="00C35EC5" w:rsidRDefault="00C35EC5" w:rsidP="00C35EC5">
      <w:pPr>
        <w:pStyle w:val="Caption"/>
        <w:keepNext/>
      </w:pPr>
      <w:r>
        <w:t xml:space="preserve">Table </w:t>
      </w:r>
      <w:ins w:id="538" w:author="Raphael Malyankar" w:date="2022-11-19T22:29:00Z">
        <w:r w:rsidR="00AE503C">
          <w:fldChar w:fldCharType="begin"/>
        </w:r>
        <w:r w:rsidR="00AE503C">
          <w:instrText xml:space="preserve"> STYLEREF 1 \s </w:instrText>
        </w:r>
      </w:ins>
      <w:r w:rsidR="00AE503C">
        <w:fldChar w:fldCharType="separate"/>
      </w:r>
      <w:r w:rsidR="00AE503C">
        <w:rPr>
          <w:noProof/>
        </w:rPr>
        <w:t>2</w:t>
      </w:r>
      <w:ins w:id="539" w:author="Raphael Malyankar" w:date="2022-11-19T22:29:00Z">
        <w:r w:rsidR="00AE503C">
          <w:fldChar w:fldCharType="end"/>
        </w:r>
        <w:r w:rsidR="00AE503C">
          <w:t>.</w:t>
        </w:r>
        <w:r w:rsidR="00AE503C">
          <w:fldChar w:fldCharType="begin"/>
        </w:r>
        <w:r w:rsidR="00AE503C">
          <w:instrText xml:space="preserve"> SEQ Table \* ARABIC \s 1 </w:instrText>
        </w:r>
      </w:ins>
      <w:r w:rsidR="00AE503C">
        <w:fldChar w:fldCharType="separate"/>
      </w:r>
      <w:ins w:id="540" w:author="Raphael Malyankar" w:date="2022-11-19T22:29:00Z">
        <w:r w:rsidR="00AE503C">
          <w:rPr>
            <w:noProof/>
          </w:rPr>
          <w:t>10</w:t>
        </w:r>
        <w:r w:rsidR="00AE503C">
          <w:fldChar w:fldCharType="end"/>
        </w:r>
      </w:ins>
      <w:del w:id="541" w:author="Raphael Malyankar" w:date="2022-11-17T22:51:00Z">
        <w:r w:rsidR="00DF2DB9" w:rsidDel="00524288">
          <w:fldChar w:fldCharType="begin"/>
        </w:r>
        <w:r w:rsidR="00DF2DB9" w:rsidDel="00524288">
          <w:delInstrText xml:space="preserve"> STYLEREF 1 \s </w:delInstrText>
        </w:r>
        <w:r w:rsidR="00DF2DB9" w:rsidDel="00524288">
          <w:fldChar w:fldCharType="separate"/>
        </w:r>
        <w:r w:rsidR="00EE3F7C" w:rsidDel="00524288">
          <w:rPr>
            <w:noProof/>
          </w:rPr>
          <w:delText>2</w:delText>
        </w:r>
        <w:r w:rsidR="00DF2DB9" w:rsidDel="00524288">
          <w:fldChar w:fldCharType="end"/>
        </w:r>
        <w:r w:rsidR="00DF2DB9" w:rsidDel="00524288">
          <w:delText>.</w:delText>
        </w:r>
        <w:r w:rsidR="00DF2DB9" w:rsidDel="00524288">
          <w:fldChar w:fldCharType="begin"/>
        </w:r>
        <w:r w:rsidR="00DF2DB9" w:rsidDel="00524288">
          <w:delInstrText xml:space="preserve"> SEQ Table \* ARABIC \s 1 </w:delInstrText>
        </w:r>
        <w:r w:rsidR="00DF2DB9" w:rsidDel="00524288">
          <w:fldChar w:fldCharType="separate"/>
        </w:r>
        <w:r w:rsidR="00EE3F7C" w:rsidDel="00524288">
          <w:rPr>
            <w:noProof/>
          </w:rPr>
          <w:delText>10</w:delText>
        </w:r>
        <w:r w:rsidR="00DF2DB9" w:rsidDel="00524288">
          <w:fldChar w:fldCharType="end"/>
        </w:r>
      </w:del>
      <w:r>
        <w:t xml:space="preserve"> - </w:t>
      </w:r>
      <w:r w:rsidR="0024482B">
        <w:t>S</w:t>
      </w:r>
      <w:r>
        <w:t>cale</w:t>
      </w:r>
      <w:r w:rsidR="0024482B">
        <w:t xml:space="preserve"> minimum values</w:t>
      </w:r>
      <w:r w:rsidR="003A2FAF">
        <w:t xml:space="preserve"> (from the S-101 DCEG)</w:t>
      </w:r>
    </w:p>
    <w:tbl>
      <w:tblPr>
        <w:tblW w:w="3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20"/>
      </w:tblGrid>
      <w:tr w:rsidR="00D64344" w:rsidRPr="00D90A3A" w14:paraId="4B47F441" w14:textId="77777777" w:rsidTr="002A48A1">
        <w:trPr>
          <w:jc w:val="center"/>
        </w:trPr>
        <w:tc>
          <w:tcPr>
            <w:tcW w:w="3120" w:type="dxa"/>
            <w:tcBorders>
              <w:top w:val="single" w:sz="4" w:space="0" w:color="auto"/>
              <w:left w:val="single" w:sz="4" w:space="0" w:color="auto"/>
              <w:bottom w:val="single" w:sz="4" w:space="0" w:color="auto"/>
              <w:right w:val="single" w:sz="4" w:space="0" w:color="auto"/>
            </w:tcBorders>
            <w:vAlign w:val="center"/>
            <w:hideMark/>
          </w:tcPr>
          <w:p w14:paraId="356DAB0D" w14:textId="77777777" w:rsidR="00D64344" w:rsidRPr="00A66C15" w:rsidRDefault="00D64344">
            <w:pPr>
              <w:pStyle w:val="Tabletext9"/>
              <w:rPr>
                <w:rFonts w:asciiTheme="minorHAnsi" w:hAnsiTheme="minorHAnsi" w:cstheme="minorHAnsi"/>
                <w:b/>
              </w:rPr>
            </w:pPr>
            <w:r w:rsidRPr="00A66C15">
              <w:rPr>
                <w:rFonts w:asciiTheme="minorHAnsi" w:hAnsiTheme="minorHAnsi" w:cstheme="minorHAnsi"/>
                <w:b/>
              </w:rPr>
              <w:t>Scale</w:t>
            </w:r>
          </w:p>
        </w:tc>
      </w:tr>
      <w:tr w:rsidR="002A48A1" w:rsidRPr="00D90A3A" w14:paraId="40B42610" w14:textId="77777777" w:rsidTr="002A48A1">
        <w:trPr>
          <w:jc w:val="center"/>
        </w:trPr>
        <w:tc>
          <w:tcPr>
            <w:tcW w:w="3120" w:type="dxa"/>
            <w:tcBorders>
              <w:top w:val="single" w:sz="4" w:space="0" w:color="auto"/>
              <w:left w:val="single" w:sz="4" w:space="0" w:color="auto"/>
              <w:bottom w:val="single" w:sz="4" w:space="0" w:color="auto"/>
              <w:right w:val="single" w:sz="4" w:space="0" w:color="auto"/>
            </w:tcBorders>
          </w:tcPr>
          <w:p w14:paraId="64E1ACEE" w14:textId="49AF3F13" w:rsidR="002A48A1" w:rsidRPr="00A66C15" w:rsidRDefault="002A48A1" w:rsidP="002A48A1">
            <w:pPr>
              <w:pStyle w:val="Tabletext9"/>
              <w:rPr>
                <w:rFonts w:asciiTheme="minorHAnsi" w:hAnsiTheme="minorHAnsi" w:cstheme="minorHAnsi"/>
              </w:rPr>
            </w:pPr>
            <w:r>
              <w:rPr>
                <w:rFonts w:eastAsia="Arial" w:cs="Arial"/>
                <w:spacing w:val="-1"/>
                <w:sz w:val="16"/>
                <w:szCs w:val="16"/>
              </w:rPr>
              <w:t>19999999</w:t>
            </w:r>
          </w:p>
        </w:tc>
      </w:tr>
      <w:tr w:rsidR="002A48A1" w:rsidRPr="00D90A3A" w14:paraId="44F34290" w14:textId="77777777" w:rsidTr="002A48A1">
        <w:trPr>
          <w:jc w:val="center"/>
        </w:trPr>
        <w:tc>
          <w:tcPr>
            <w:tcW w:w="3120" w:type="dxa"/>
            <w:tcBorders>
              <w:top w:val="single" w:sz="4" w:space="0" w:color="auto"/>
              <w:left w:val="single" w:sz="4" w:space="0" w:color="auto"/>
              <w:bottom w:val="single" w:sz="4" w:space="0" w:color="auto"/>
              <w:right w:val="single" w:sz="4" w:space="0" w:color="auto"/>
            </w:tcBorders>
          </w:tcPr>
          <w:p w14:paraId="3869912D" w14:textId="63139F41" w:rsidR="002A48A1" w:rsidRPr="00A66C15" w:rsidRDefault="002A48A1" w:rsidP="002A48A1">
            <w:pPr>
              <w:pStyle w:val="Tabletext9"/>
              <w:rPr>
                <w:rFonts w:asciiTheme="minorHAnsi" w:hAnsiTheme="minorHAnsi" w:cstheme="minorHAnsi"/>
              </w:rPr>
            </w:pPr>
            <w:r>
              <w:rPr>
                <w:rFonts w:eastAsia="Arial" w:cs="Arial"/>
                <w:spacing w:val="-1"/>
                <w:sz w:val="16"/>
                <w:szCs w:val="16"/>
              </w:rPr>
              <w:t>9999999</w:t>
            </w:r>
          </w:p>
        </w:tc>
      </w:tr>
      <w:tr w:rsidR="002A48A1" w:rsidRPr="00D90A3A" w14:paraId="7DEDBDB5" w14:textId="77777777" w:rsidTr="002A48A1">
        <w:trPr>
          <w:jc w:val="center"/>
        </w:trPr>
        <w:tc>
          <w:tcPr>
            <w:tcW w:w="3120" w:type="dxa"/>
            <w:tcBorders>
              <w:top w:val="single" w:sz="4" w:space="0" w:color="auto"/>
              <w:left w:val="single" w:sz="4" w:space="0" w:color="auto"/>
              <w:bottom w:val="single" w:sz="4" w:space="0" w:color="auto"/>
              <w:right w:val="single" w:sz="4" w:space="0" w:color="auto"/>
            </w:tcBorders>
          </w:tcPr>
          <w:p w14:paraId="10FE1163" w14:textId="02D17B46" w:rsidR="002A48A1" w:rsidRPr="00A66C15" w:rsidRDefault="002A48A1" w:rsidP="002A48A1">
            <w:pPr>
              <w:pStyle w:val="Tabletext9"/>
              <w:rPr>
                <w:rFonts w:asciiTheme="minorHAnsi" w:hAnsiTheme="minorHAnsi" w:cstheme="minorHAnsi"/>
              </w:rPr>
            </w:pPr>
            <w:r>
              <w:rPr>
                <w:rFonts w:eastAsia="Arial" w:cs="Arial"/>
                <w:spacing w:val="-1"/>
                <w:sz w:val="16"/>
                <w:szCs w:val="16"/>
              </w:rPr>
              <w:t>4999999</w:t>
            </w:r>
          </w:p>
        </w:tc>
      </w:tr>
      <w:tr w:rsidR="002A48A1" w:rsidRPr="00D90A3A" w14:paraId="41FAB9D5" w14:textId="77777777" w:rsidTr="002A48A1">
        <w:trPr>
          <w:jc w:val="center"/>
        </w:trPr>
        <w:tc>
          <w:tcPr>
            <w:tcW w:w="3120" w:type="dxa"/>
            <w:tcBorders>
              <w:top w:val="single" w:sz="4" w:space="0" w:color="auto"/>
              <w:left w:val="single" w:sz="4" w:space="0" w:color="auto"/>
              <w:bottom w:val="single" w:sz="4" w:space="0" w:color="auto"/>
              <w:right w:val="single" w:sz="4" w:space="0" w:color="auto"/>
            </w:tcBorders>
          </w:tcPr>
          <w:p w14:paraId="56CAED34" w14:textId="3972ED2B" w:rsidR="002A48A1" w:rsidRPr="00A66C15" w:rsidRDefault="002A48A1" w:rsidP="002A48A1">
            <w:pPr>
              <w:pStyle w:val="Tabletext9"/>
              <w:rPr>
                <w:rFonts w:asciiTheme="minorHAnsi" w:hAnsiTheme="minorHAnsi" w:cstheme="minorHAnsi"/>
              </w:rPr>
            </w:pPr>
            <w:r>
              <w:rPr>
                <w:rFonts w:eastAsia="Arial" w:cs="Arial"/>
                <w:spacing w:val="-1"/>
                <w:sz w:val="16"/>
                <w:szCs w:val="16"/>
              </w:rPr>
              <w:t>3</w:t>
            </w:r>
            <w:r>
              <w:rPr>
                <w:rFonts w:eastAsia="Arial" w:cs="Arial"/>
                <w:sz w:val="16"/>
                <w:szCs w:val="16"/>
              </w:rPr>
              <w:t>4</w:t>
            </w:r>
            <w:r>
              <w:rPr>
                <w:rFonts w:eastAsia="Arial" w:cs="Arial"/>
                <w:spacing w:val="-1"/>
                <w:sz w:val="16"/>
                <w:szCs w:val="16"/>
              </w:rPr>
              <w:t>99999</w:t>
            </w:r>
          </w:p>
        </w:tc>
      </w:tr>
      <w:tr w:rsidR="002A48A1" w:rsidRPr="00D90A3A" w14:paraId="490FC75A" w14:textId="77777777" w:rsidTr="002A48A1">
        <w:trPr>
          <w:jc w:val="center"/>
        </w:trPr>
        <w:tc>
          <w:tcPr>
            <w:tcW w:w="3120" w:type="dxa"/>
            <w:tcBorders>
              <w:top w:val="single" w:sz="4" w:space="0" w:color="auto"/>
              <w:left w:val="single" w:sz="4" w:space="0" w:color="auto"/>
              <w:bottom w:val="single" w:sz="4" w:space="0" w:color="auto"/>
              <w:right w:val="single" w:sz="4" w:space="0" w:color="auto"/>
            </w:tcBorders>
          </w:tcPr>
          <w:p w14:paraId="71D665E4" w14:textId="09016212" w:rsidR="002A48A1" w:rsidRPr="00A66C15" w:rsidRDefault="002A48A1" w:rsidP="002A48A1">
            <w:pPr>
              <w:pStyle w:val="Tabletext9"/>
              <w:rPr>
                <w:rFonts w:asciiTheme="minorHAnsi" w:hAnsiTheme="minorHAnsi" w:cstheme="minorHAnsi"/>
              </w:rPr>
            </w:pPr>
            <w:r>
              <w:rPr>
                <w:rFonts w:eastAsia="Arial" w:cs="Arial"/>
                <w:spacing w:val="-1"/>
                <w:sz w:val="16"/>
                <w:szCs w:val="16"/>
              </w:rPr>
              <w:t>1499999</w:t>
            </w:r>
          </w:p>
        </w:tc>
      </w:tr>
      <w:tr w:rsidR="002A48A1" w:rsidRPr="00D90A3A" w14:paraId="5764527A" w14:textId="77777777" w:rsidTr="002A48A1">
        <w:trPr>
          <w:jc w:val="center"/>
        </w:trPr>
        <w:tc>
          <w:tcPr>
            <w:tcW w:w="3120" w:type="dxa"/>
            <w:tcBorders>
              <w:top w:val="single" w:sz="4" w:space="0" w:color="auto"/>
              <w:left w:val="single" w:sz="4" w:space="0" w:color="auto"/>
              <w:bottom w:val="single" w:sz="4" w:space="0" w:color="auto"/>
              <w:right w:val="single" w:sz="4" w:space="0" w:color="auto"/>
            </w:tcBorders>
          </w:tcPr>
          <w:p w14:paraId="6EDE0B4C" w14:textId="151BEFAF" w:rsidR="002A48A1" w:rsidRPr="00A66C15" w:rsidRDefault="002A48A1" w:rsidP="002A48A1">
            <w:pPr>
              <w:pStyle w:val="Tabletext9"/>
              <w:rPr>
                <w:rFonts w:asciiTheme="minorHAnsi" w:hAnsiTheme="minorHAnsi" w:cstheme="minorHAnsi"/>
              </w:rPr>
            </w:pPr>
            <w:r>
              <w:rPr>
                <w:rFonts w:eastAsia="Arial" w:cs="Arial"/>
                <w:spacing w:val="-1"/>
                <w:sz w:val="16"/>
                <w:szCs w:val="16"/>
              </w:rPr>
              <w:t>999999</w:t>
            </w:r>
          </w:p>
        </w:tc>
      </w:tr>
      <w:tr w:rsidR="002A48A1" w:rsidRPr="00D90A3A" w14:paraId="6C0DEF06" w14:textId="77777777" w:rsidTr="002A48A1">
        <w:trPr>
          <w:jc w:val="center"/>
        </w:trPr>
        <w:tc>
          <w:tcPr>
            <w:tcW w:w="3120" w:type="dxa"/>
            <w:tcBorders>
              <w:top w:val="single" w:sz="4" w:space="0" w:color="auto"/>
              <w:left w:val="single" w:sz="4" w:space="0" w:color="auto"/>
              <w:bottom w:val="single" w:sz="4" w:space="0" w:color="auto"/>
              <w:right w:val="single" w:sz="4" w:space="0" w:color="auto"/>
            </w:tcBorders>
          </w:tcPr>
          <w:p w14:paraId="5CD4D576" w14:textId="6BC6C751" w:rsidR="002A48A1" w:rsidRPr="00A66C15" w:rsidRDefault="002A48A1" w:rsidP="002A48A1">
            <w:pPr>
              <w:pStyle w:val="Tabletext9"/>
              <w:rPr>
                <w:rFonts w:asciiTheme="minorHAnsi" w:hAnsiTheme="minorHAnsi" w:cstheme="minorHAnsi"/>
              </w:rPr>
            </w:pPr>
            <w:r>
              <w:rPr>
                <w:rFonts w:eastAsia="Arial" w:cs="Arial"/>
                <w:spacing w:val="-1"/>
                <w:sz w:val="16"/>
                <w:szCs w:val="16"/>
              </w:rPr>
              <w:t>699999</w:t>
            </w:r>
          </w:p>
        </w:tc>
      </w:tr>
      <w:tr w:rsidR="002A48A1" w:rsidRPr="00D90A3A" w14:paraId="70018858" w14:textId="77777777" w:rsidTr="002A48A1">
        <w:trPr>
          <w:jc w:val="center"/>
        </w:trPr>
        <w:tc>
          <w:tcPr>
            <w:tcW w:w="3120" w:type="dxa"/>
            <w:tcBorders>
              <w:top w:val="single" w:sz="4" w:space="0" w:color="auto"/>
              <w:left w:val="single" w:sz="4" w:space="0" w:color="auto"/>
              <w:bottom w:val="single" w:sz="4" w:space="0" w:color="auto"/>
              <w:right w:val="single" w:sz="4" w:space="0" w:color="auto"/>
            </w:tcBorders>
          </w:tcPr>
          <w:p w14:paraId="16665CC4" w14:textId="43D957DA" w:rsidR="002A48A1" w:rsidRPr="00A66C15" w:rsidRDefault="002A48A1" w:rsidP="002A48A1">
            <w:pPr>
              <w:pStyle w:val="Tabletext9"/>
              <w:rPr>
                <w:rFonts w:asciiTheme="minorHAnsi" w:hAnsiTheme="minorHAnsi" w:cstheme="minorHAnsi"/>
              </w:rPr>
            </w:pPr>
            <w:r>
              <w:rPr>
                <w:rFonts w:eastAsia="Arial" w:cs="Arial"/>
                <w:spacing w:val="-1"/>
                <w:sz w:val="16"/>
                <w:szCs w:val="16"/>
              </w:rPr>
              <w:t>499999</w:t>
            </w:r>
          </w:p>
        </w:tc>
      </w:tr>
      <w:tr w:rsidR="002A48A1" w:rsidRPr="00D90A3A" w14:paraId="6DE58486" w14:textId="77777777" w:rsidTr="002A48A1">
        <w:trPr>
          <w:jc w:val="center"/>
        </w:trPr>
        <w:tc>
          <w:tcPr>
            <w:tcW w:w="3120" w:type="dxa"/>
            <w:tcBorders>
              <w:top w:val="single" w:sz="4" w:space="0" w:color="auto"/>
              <w:left w:val="single" w:sz="4" w:space="0" w:color="auto"/>
              <w:bottom w:val="single" w:sz="4" w:space="0" w:color="auto"/>
              <w:right w:val="single" w:sz="4" w:space="0" w:color="auto"/>
            </w:tcBorders>
          </w:tcPr>
          <w:p w14:paraId="2A071CB8" w14:textId="040C0F8E" w:rsidR="002A48A1" w:rsidRPr="00A66C15" w:rsidRDefault="002A48A1" w:rsidP="002A48A1">
            <w:pPr>
              <w:pStyle w:val="Tabletext9"/>
              <w:rPr>
                <w:rFonts w:asciiTheme="minorHAnsi" w:hAnsiTheme="minorHAnsi" w:cstheme="minorHAnsi"/>
              </w:rPr>
            </w:pPr>
            <w:r>
              <w:rPr>
                <w:rFonts w:eastAsia="Arial" w:cs="Arial"/>
                <w:spacing w:val="-1"/>
                <w:sz w:val="16"/>
                <w:szCs w:val="16"/>
              </w:rPr>
              <w:lastRenderedPageBreak/>
              <w:t>349999</w:t>
            </w:r>
          </w:p>
        </w:tc>
      </w:tr>
      <w:tr w:rsidR="002A48A1" w:rsidRPr="00D90A3A" w14:paraId="101C1E72" w14:textId="77777777" w:rsidTr="002A48A1">
        <w:trPr>
          <w:jc w:val="center"/>
        </w:trPr>
        <w:tc>
          <w:tcPr>
            <w:tcW w:w="3120" w:type="dxa"/>
            <w:tcBorders>
              <w:top w:val="single" w:sz="4" w:space="0" w:color="auto"/>
              <w:left w:val="single" w:sz="4" w:space="0" w:color="auto"/>
              <w:bottom w:val="single" w:sz="4" w:space="0" w:color="auto"/>
              <w:right w:val="single" w:sz="4" w:space="0" w:color="auto"/>
            </w:tcBorders>
          </w:tcPr>
          <w:p w14:paraId="0E19D564" w14:textId="5DBD6764" w:rsidR="002A48A1" w:rsidRPr="00A66C15" w:rsidRDefault="002A48A1" w:rsidP="002A48A1">
            <w:pPr>
              <w:pStyle w:val="Tabletext9"/>
              <w:rPr>
                <w:rFonts w:asciiTheme="minorHAnsi" w:hAnsiTheme="minorHAnsi" w:cstheme="minorHAnsi"/>
              </w:rPr>
            </w:pPr>
            <w:r>
              <w:rPr>
                <w:rFonts w:eastAsia="Arial" w:cs="Arial"/>
                <w:spacing w:val="-1"/>
                <w:sz w:val="16"/>
                <w:szCs w:val="16"/>
              </w:rPr>
              <w:t>259999</w:t>
            </w:r>
          </w:p>
        </w:tc>
      </w:tr>
      <w:tr w:rsidR="002A48A1" w:rsidRPr="00D90A3A" w14:paraId="5C751B39" w14:textId="77777777" w:rsidTr="002A48A1">
        <w:trPr>
          <w:jc w:val="center"/>
        </w:trPr>
        <w:tc>
          <w:tcPr>
            <w:tcW w:w="3120" w:type="dxa"/>
            <w:tcBorders>
              <w:top w:val="single" w:sz="4" w:space="0" w:color="auto"/>
              <w:left w:val="single" w:sz="4" w:space="0" w:color="auto"/>
              <w:bottom w:val="single" w:sz="4" w:space="0" w:color="auto"/>
              <w:right w:val="single" w:sz="4" w:space="0" w:color="auto"/>
            </w:tcBorders>
          </w:tcPr>
          <w:p w14:paraId="5A251A77" w14:textId="463458FF" w:rsidR="002A48A1" w:rsidRPr="00A66C15" w:rsidRDefault="002A48A1" w:rsidP="002A48A1">
            <w:pPr>
              <w:pStyle w:val="Tabletext9"/>
              <w:rPr>
                <w:rFonts w:asciiTheme="minorHAnsi" w:hAnsiTheme="minorHAnsi" w:cstheme="minorHAnsi"/>
              </w:rPr>
            </w:pPr>
            <w:r>
              <w:rPr>
                <w:rFonts w:eastAsia="Arial" w:cs="Arial"/>
                <w:spacing w:val="-1"/>
                <w:sz w:val="16"/>
                <w:szCs w:val="16"/>
              </w:rPr>
              <w:t>179999</w:t>
            </w:r>
          </w:p>
        </w:tc>
      </w:tr>
      <w:tr w:rsidR="002A48A1" w:rsidRPr="00D90A3A" w14:paraId="542F8A89" w14:textId="77777777" w:rsidTr="002A48A1">
        <w:trPr>
          <w:jc w:val="center"/>
        </w:trPr>
        <w:tc>
          <w:tcPr>
            <w:tcW w:w="3120" w:type="dxa"/>
            <w:tcBorders>
              <w:top w:val="single" w:sz="4" w:space="0" w:color="auto"/>
              <w:left w:val="single" w:sz="4" w:space="0" w:color="auto"/>
              <w:bottom w:val="single" w:sz="4" w:space="0" w:color="auto"/>
              <w:right w:val="single" w:sz="4" w:space="0" w:color="auto"/>
            </w:tcBorders>
          </w:tcPr>
          <w:p w14:paraId="13A24B4D" w14:textId="6146F72A" w:rsidR="002A48A1" w:rsidRPr="00A66C15" w:rsidRDefault="002A48A1" w:rsidP="002A48A1">
            <w:pPr>
              <w:pStyle w:val="Tabletext9"/>
              <w:rPr>
                <w:rFonts w:asciiTheme="minorHAnsi" w:hAnsiTheme="minorHAnsi" w:cstheme="minorHAnsi"/>
              </w:rPr>
            </w:pPr>
            <w:r>
              <w:rPr>
                <w:rFonts w:eastAsia="Arial" w:cs="Arial"/>
                <w:spacing w:val="-1"/>
                <w:sz w:val="16"/>
                <w:szCs w:val="16"/>
              </w:rPr>
              <w:t>119999</w:t>
            </w:r>
          </w:p>
        </w:tc>
      </w:tr>
      <w:tr w:rsidR="002A48A1" w:rsidRPr="00D90A3A" w14:paraId="1280ED9D" w14:textId="77777777" w:rsidTr="002A48A1">
        <w:trPr>
          <w:jc w:val="center"/>
        </w:trPr>
        <w:tc>
          <w:tcPr>
            <w:tcW w:w="3120" w:type="dxa"/>
            <w:tcBorders>
              <w:top w:val="single" w:sz="4" w:space="0" w:color="auto"/>
              <w:left w:val="single" w:sz="4" w:space="0" w:color="auto"/>
              <w:bottom w:val="single" w:sz="4" w:space="0" w:color="auto"/>
              <w:right w:val="single" w:sz="4" w:space="0" w:color="auto"/>
            </w:tcBorders>
          </w:tcPr>
          <w:p w14:paraId="3EE28123" w14:textId="7A84FFDD" w:rsidR="002A48A1" w:rsidRPr="00A66C15" w:rsidRDefault="002A48A1" w:rsidP="002A48A1">
            <w:pPr>
              <w:pStyle w:val="Tabletext9"/>
              <w:rPr>
                <w:rFonts w:asciiTheme="minorHAnsi" w:hAnsiTheme="minorHAnsi" w:cstheme="minorHAnsi"/>
              </w:rPr>
            </w:pPr>
            <w:r>
              <w:rPr>
                <w:rFonts w:eastAsia="Arial" w:cs="Arial"/>
                <w:spacing w:val="-1"/>
                <w:sz w:val="16"/>
                <w:szCs w:val="16"/>
              </w:rPr>
              <w:t>89999</w:t>
            </w:r>
          </w:p>
        </w:tc>
      </w:tr>
      <w:tr w:rsidR="002A48A1" w:rsidRPr="00D90A3A" w14:paraId="642956F4" w14:textId="77777777" w:rsidTr="002A48A1">
        <w:trPr>
          <w:jc w:val="center"/>
        </w:trPr>
        <w:tc>
          <w:tcPr>
            <w:tcW w:w="3120" w:type="dxa"/>
            <w:tcBorders>
              <w:top w:val="single" w:sz="4" w:space="0" w:color="auto"/>
              <w:left w:val="single" w:sz="4" w:space="0" w:color="auto"/>
              <w:bottom w:val="single" w:sz="4" w:space="0" w:color="auto"/>
              <w:right w:val="single" w:sz="4" w:space="0" w:color="auto"/>
            </w:tcBorders>
          </w:tcPr>
          <w:p w14:paraId="772867F7" w14:textId="5B58B9EB" w:rsidR="002A48A1" w:rsidRPr="00A66C15" w:rsidRDefault="002A48A1" w:rsidP="002A48A1">
            <w:pPr>
              <w:pStyle w:val="Tabletext9"/>
              <w:rPr>
                <w:rFonts w:asciiTheme="minorHAnsi" w:hAnsiTheme="minorHAnsi" w:cstheme="minorHAnsi"/>
              </w:rPr>
            </w:pPr>
            <w:r>
              <w:rPr>
                <w:rFonts w:eastAsia="Arial" w:cs="Arial"/>
                <w:spacing w:val="-1"/>
                <w:sz w:val="16"/>
                <w:szCs w:val="16"/>
              </w:rPr>
              <w:t>59999</w:t>
            </w:r>
          </w:p>
        </w:tc>
      </w:tr>
      <w:tr w:rsidR="002A48A1" w:rsidRPr="00D90A3A" w14:paraId="28929C63" w14:textId="77777777" w:rsidTr="002A48A1">
        <w:trPr>
          <w:jc w:val="center"/>
        </w:trPr>
        <w:tc>
          <w:tcPr>
            <w:tcW w:w="3120" w:type="dxa"/>
            <w:tcBorders>
              <w:top w:val="single" w:sz="4" w:space="0" w:color="auto"/>
              <w:left w:val="single" w:sz="4" w:space="0" w:color="auto"/>
              <w:bottom w:val="single" w:sz="4" w:space="0" w:color="auto"/>
              <w:right w:val="single" w:sz="4" w:space="0" w:color="auto"/>
            </w:tcBorders>
          </w:tcPr>
          <w:p w14:paraId="20F9C1F5" w14:textId="75E1574A" w:rsidR="002A48A1" w:rsidRPr="00A66C15" w:rsidRDefault="002A48A1" w:rsidP="002A48A1">
            <w:pPr>
              <w:pStyle w:val="Tabletext9"/>
              <w:rPr>
                <w:rFonts w:asciiTheme="minorHAnsi" w:hAnsiTheme="minorHAnsi" w:cstheme="minorHAnsi"/>
              </w:rPr>
            </w:pPr>
            <w:r>
              <w:rPr>
                <w:rFonts w:eastAsia="Arial" w:cs="Arial"/>
                <w:spacing w:val="-1"/>
                <w:sz w:val="16"/>
                <w:szCs w:val="16"/>
              </w:rPr>
              <w:t>44999</w:t>
            </w:r>
          </w:p>
        </w:tc>
      </w:tr>
      <w:tr w:rsidR="002A48A1" w:rsidRPr="00D90A3A" w14:paraId="096922F2" w14:textId="77777777" w:rsidTr="002A48A1">
        <w:trPr>
          <w:jc w:val="center"/>
        </w:trPr>
        <w:tc>
          <w:tcPr>
            <w:tcW w:w="3120" w:type="dxa"/>
            <w:tcBorders>
              <w:top w:val="single" w:sz="4" w:space="0" w:color="auto"/>
              <w:left w:val="single" w:sz="4" w:space="0" w:color="auto"/>
              <w:bottom w:val="single" w:sz="4" w:space="0" w:color="auto"/>
              <w:right w:val="single" w:sz="4" w:space="0" w:color="auto"/>
            </w:tcBorders>
          </w:tcPr>
          <w:p w14:paraId="1B864747" w14:textId="60DEB9CD" w:rsidR="002A48A1" w:rsidRPr="00A66C15" w:rsidRDefault="002A48A1" w:rsidP="002A48A1">
            <w:pPr>
              <w:pStyle w:val="Tabletext9"/>
              <w:rPr>
                <w:rFonts w:asciiTheme="minorHAnsi" w:hAnsiTheme="minorHAnsi" w:cstheme="minorHAnsi"/>
              </w:rPr>
            </w:pPr>
            <w:r>
              <w:rPr>
                <w:rFonts w:eastAsia="Arial" w:cs="Arial"/>
                <w:spacing w:val="-1"/>
                <w:sz w:val="16"/>
                <w:szCs w:val="16"/>
              </w:rPr>
              <w:t>29999</w:t>
            </w:r>
          </w:p>
        </w:tc>
      </w:tr>
      <w:tr w:rsidR="002A48A1" w:rsidRPr="00D90A3A" w14:paraId="22A21F11" w14:textId="77777777" w:rsidTr="002A48A1">
        <w:trPr>
          <w:jc w:val="center"/>
        </w:trPr>
        <w:tc>
          <w:tcPr>
            <w:tcW w:w="3120" w:type="dxa"/>
            <w:tcBorders>
              <w:top w:val="single" w:sz="4" w:space="0" w:color="auto"/>
              <w:left w:val="single" w:sz="4" w:space="0" w:color="auto"/>
              <w:bottom w:val="single" w:sz="4" w:space="0" w:color="auto"/>
              <w:right w:val="single" w:sz="4" w:space="0" w:color="auto"/>
            </w:tcBorders>
          </w:tcPr>
          <w:p w14:paraId="216E6194" w14:textId="5B8ADA7E" w:rsidR="002A48A1" w:rsidRPr="00A66C15" w:rsidRDefault="002A48A1" w:rsidP="002A48A1">
            <w:pPr>
              <w:pStyle w:val="Tabletext9"/>
              <w:rPr>
                <w:rFonts w:asciiTheme="minorHAnsi" w:hAnsiTheme="minorHAnsi" w:cstheme="minorHAnsi"/>
              </w:rPr>
            </w:pPr>
            <w:r>
              <w:rPr>
                <w:rFonts w:eastAsia="Arial" w:cs="Arial"/>
                <w:spacing w:val="-1"/>
                <w:sz w:val="16"/>
                <w:szCs w:val="16"/>
              </w:rPr>
              <w:t>21999</w:t>
            </w:r>
          </w:p>
        </w:tc>
      </w:tr>
      <w:tr w:rsidR="002A48A1" w:rsidRPr="00D90A3A" w14:paraId="3ABA9E5A" w14:textId="77777777" w:rsidTr="002A48A1">
        <w:trPr>
          <w:jc w:val="center"/>
        </w:trPr>
        <w:tc>
          <w:tcPr>
            <w:tcW w:w="3120" w:type="dxa"/>
            <w:tcBorders>
              <w:top w:val="single" w:sz="4" w:space="0" w:color="auto"/>
              <w:left w:val="single" w:sz="4" w:space="0" w:color="auto"/>
              <w:bottom w:val="single" w:sz="4" w:space="0" w:color="auto"/>
              <w:right w:val="single" w:sz="4" w:space="0" w:color="auto"/>
            </w:tcBorders>
          </w:tcPr>
          <w:p w14:paraId="408EA0C6" w14:textId="78ECF8A0" w:rsidR="002A48A1" w:rsidRPr="00A66C15" w:rsidRDefault="002A48A1" w:rsidP="002A48A1">
            <w:pPr>
              <w:pStyle w:val="Tabletext9"/>
              <w:rPr>
                <w:rFonts w:asciiTheme="minorHAnsi" w:hAnsiTheme="minorHAnsi" w:cstheme="minorHAnsi"/>
              </w:rPr>
            </w:pPr>
            <w:r>
              <w:rPr>
                <w:rFonts w:eastAsia="Arial" w:cs="Arial"/>
                <w:spacing w:val="-1"/>
                <w:sz w:val="16"/>
                <w:szCs w:val="16"/>
              </w:rPr>
              <w:t>17999</w:t>
            </w:r>
          </w:p>
        </w:tc>
      </w:tr>
      <w:tr w:rsidR="002A48A1" w:rsidRPr="00D90A3A" w14:paraId="20833260" w14:textId="77777777" w:rsidTr="002A48A1">
        <w:trPr>
          <w:jc w:val="center"/>
        </w:trPr>
        <w:tc>
          <w:tcPr>
            <w:tcW w:w="3120" w:type="dxa"/>
            <w:tcBorders>
              <w:top w:val="single" w:sz="4" w:space="0" w:color="auto"/>
              <w:left w:val="single" w:sz="4" w:space="0" w:color="auto"/>
              <w:bottom w:val="single" w:sz="4" w:space="0" w:color="auto"/>
              <w:right w:val="single" w:sz="4" w:space="0" w:color="auto"/>
            </w:tcBorders>
          </w:tcPr>
          <w:p w14:paraId="2459B50B" w14:textId="360AFEB2" w:rsidR="002A48A1" w:rsidRPr="00A66C15" w:rsidRDefault="002A48A1" w:rsidP="002A48A1">
            <w:pPr>
              <w:pStyle w:val="Tabletext9"/>
              <w:rPr>
                <w:rFonts w:asciiTheme="minorHAnsi" w:hAnsiTheme="minorHAnsi" w:cstheme="minorHAnsi"/>
              </w:rPr>
            </w:pPr>
            <w:r>
              <w:rPr>
                <w:rFonts w:eastAsia="Arial" w:cs="Arial"/>
                <w:spacing w:val="-1"/>
                <w:sz w:val="16"/>
                <w:szCs w:val="16"/>
              </w:rPr>
              <w:t>11999</w:t>
            </w:r>
          </w:p>
        </w:tc>
      </w:tr>
      <w:tr w:rsidR="002A48A1" w:rsidRPr="00D90A3A" w14:paraId="2E549E00" w14:textId="77777777" w:rsidTr="002A48A1">
        <w:trPr>
          <w:jc w:val="center"/>
        </w:trPr>
        <w:tc>
          <w:tcPr>
            <w:tcW w:w="3120" w:type="dxa"/>
            <w:tcBorders>
              <w:top w:val="single" w:sz="4" w:space="0" w:color="auto"/>
              <w:left w:val="single" w:sz="4" w:space="0" w:color="auto"/>
              <w:bottom w:val="single" w:sz="4" w:space="0" w:color="auto"/>
              <w:right w:val="single" w:sz="4" w:space="0" w:color="auto"/>
            </w:tcBorders>
          </w:tcPr>
          <w:p w14:paraId="64305C5F" w14:textId="5ED9D425" w:rsidR="002A48A1" w:rsidRPr="00A66C15" w:rsidRDefault="002A48A1" w:rsidP="002A48A1">
            <w:pPr>
              <w:pStyle w:val="Tabletext9"/>
              <w:rPr>
                <w:rFonts w:asciiTheme="minorHAnsi" w:hAnsiTheme="minorHAnsi" w:cstheme="minorHAnsi"/>
              </w:rPr>
            </w:pPr>
            <w:r>
              <w:rPr>
                <w:rFonts w:eastAsia="Arial" w:cs="Arial"/>
                <w:spacing w:val="-1"/>
                <w:sz w:val="16"/>
                <w:szCs w:val="16"/>
              </w:rPr>
              <w:t>7999</w:t>
            </w:r>
          </w:p>
        </w:tc>
      </w:tr>
      <w:tr w:rsidR="002A48A1" w:rsidRPr="00D90A3A" w14:paraId="110FF932" w14:textId="77777777" w:rsidTr="002A48A1">
        <w:trPr>
          <w:jc w:val="center"/>
        </w:trPr>
        <w:tc>
          <w:tcPr>
            <w:tcW w:w="3120" w:type="dxa"/>
            <w:tcBorders>
              <w:top w:val="single" w:sz="4" w:space="0" w:color="auto"/>
              <w:left w:val="single" w:sz="4" w:space="0" w:color="auto"/>
              <w:bottom w:val="single" w:sz="4" w:space="0" w:color="auto"/>
              <w:right w:val="single" w:sz="4" w:space="0" w:color="auto"/>
            </w:tcBorders>
          </w:tcPr>
          <w:p w14:paraId="7F3E38A4" w14:textId="65AC7558" w:rsidR="002A48A1" w:rsidRPr="00A66C15" w:rsidRDefault="002A48A1" w:rsidP="002A48A1">
            <w:pPr>
              <w:pStyle w:val="Tabletext9"/>
              <w:rPr>
                <w:rFonts w:asciiTheme="minorHAnsi" w:hAnsiTheme="minorHAnsi" w:cstheme="minorHAnsi"/>
              </w:rPr>
            </w:pPr>
            <w:r>
              <w:rPr>
                <w:rFonts w:eastAsia="Arial" w:cs="Arial"/>
                <w:spacing w:val="-1"/>
                <w:sz w:val="16"/>
                <w:szCs w:val="16"/>
              </w:rPr>
              <w:t>3999</w:t>
            </w:r>
          </w:p>
        </w:tc>
      </w:tr>
      <w:tr w:rsidR="002A48A1" w:rsidRPr="00D90A3A" w14:paraId="69E11F13" w14:textId="77777777" w:rsidTr="002A48A1">
        <w:trPr>
          <w:jc w:val="center"/>
        </w:trPr>
        <w:tc>
          <w:tcPr>
            <w:tcW w:w="3120" w:type="dxa"/>
            <w:tcBorders>
              <w:top w:val="single" w:sz="4" w:space="0" w:color="auto"/>
              <w:left w:val="single" w:sz="4" w:space="0" w:color="auto"/>
              <w:bottom w:val="single" w:sz="4" w:space="0" w:color="auto"/>
              <w:right w:val="single" w:sz="4" w:space="0" w:color="auto"/>
            </w:tcBorders>
          </w:tcPr>
          <w:p w14:paraId="2CD7B255" w14:textId="241E8C02" w:rsidR="002A48A1" w:rsidRPr="00A66C15" w:rsidRDefault="002A48A1" w:rsidP="002A48A1">
            <w:pPr>
              <w:pStyle w:val="Tabletext9"/>
              <w:rPr>
                <w:rFonts w:asciiTheme="minorHAnsi" w:hAnsiTheme="minorHAnsi" w:cstheme="minorHAnsi"/>
              </w:rPr>
            </w:pPr>
            <w:r>
              <w:rPr>
                <w:rFonts w:eastAsia="Arial" w:cs="Arial"/>
                <w:spacing w:val="-1"/>
                <w:sz w:val="16"/>
                <w:szCs w:val="16"/>
              </w:rPr>
              <w:t>2999</w:t>
            </w:r>
          </w:p>
        </w:tc>
      </w:tr>
      <w:tr w:rsidR="002A48A1" w:rsidRPr="00D90A3A" w14:paraId="3C407C6F" w14:textId="77777777" w:rsidTr="002A48A1">
        <w:trPr>
          <w:jc w:val="center"/>
        </w:trPr>
        <w:tc>
          <w:tcPr>
            <w:tcW w:w="3120" w:type="dxa"/>
            <w:tcBorders>
              <w:top w:val="single" w:sz="4" w:space="0" w:color="auto"/>
              <w:left w:val="single" w:sz="4" w:space="0" w:color="auto"/>
              <w:bottom w:val="single" w:sz="4" w:space="0" w:color="auto"/>
              <w:right w:val="single" w:sz="4" w:space="0" w:color="auto"/>
            </w:tcBorders>
          </w:tcPr>
          <w:p w14:paraId="7C71FE94" w14:textId="42EDF6CD" w:rsidR="002A48A1" w:rsidRPr="00A66C15" w:rsidRDefault="002A48A1" w:rsidP="002A48A1">
            <w:pPr>
              <w:pStyle w:val="Tabletext9"/>
              <w:rPr>
                <w:rFonts w:asciiTheme="minorHAnsi" w:hAnsiTheme="minorHAnsi" w:cstheme="minorHAnsi"/>
              </w:rPr>
            </w:pPr>
            <w:r>
              <w:rPr>
                <w:rFonts w:eastAsia="Arial" w:cs="Arial"/>
                <w:spacing w:val="-1"/>
                <w:sz w:val="16"/>
                <w:szCs w:val="16"/>
              </w:rPr>
              <w:t>1999</w:t>
            </w:r>
          </w:p>
        </w:tc>
      </w:tr>
      <w:tr w:rsidR="002A48A1" w:rsidRPr="00D90A3A" w14:paraId="452A703D" w14:textId="77777777" w:rsidTr="002A48A1">
        <w:trPr>
          <w:jc w:val="center"/>
        </w:trPr>
        <w:tc>
          <w:tcPr>
            <w:tcW w:w="3120" w:type="dxa"/>
            <w:tcBorders>
              <w:top w:val="single" w:sz="4" w:space="0" w:color="auto"/>
              <w:left w:val="single" w:sz="4" w:space="0" w:color="auto"/>
              <w:bottom w:val="single" w:sz="4" w:space="0" w:color="auto"/>
              <w:right w:val="single" w:sz="4" w:space="0" w:color="auto"/>
            </w:tcBorders>
          </w:tcPr>
          <w:p w14:paraId="10F29428" w14:textId="3E21FAA7" w:rsidR="002A48A1" w:rsidRPr="00A66C15" w:rsidRDefault="002A48A1" w:rsidP="002A48A1">
            <w:pPr>
              <w:pStyle w:val="Tabletext9"/>
              <w:keepNext/>
              <w:rPr>
                <w:rFonts w:asciiTheme="minorHAnsi" w:hAnsiTheme="minorHAnsi" w:cstheme="minorHAnsi"/>
              </w:rPr>
            </w:pPr>
            <w:r>
              <w:rPr>
                <w:rFonts w:eastAsia="Arial" w:cs="Arial"/>
                <w:spacing w:val="-1"/>
                <w:sz w:val="16"/>
                <w:szCs w:val="16"/>
              </w:rPr>
              <w:t>999</w:t>
            </w:r>
          </w:p>
        </w:tc>
      </w:tr>
    </w:tbl>
    <w:p w14:paraId="17D5DBB9" w14:textId="77777777" w:rsidR="00C35EC5" w:rsidRDefault="00C35EC5" w:rsidP="00A80CF6"/>
    <w:p w14:paraId="226F0C5C" w14:textId="04313870" w:rsidR="00A80CF6" w:rsidRDefault="00A80CF6" w:rsidP="00A80CF6">
      <w:r w:rsidRPr="00A80CF6">
        <w:t>All data within a dataset must have the same minimum display scale, but portions of a dataset can have a different maximum display scale, depending on the best scale required in an area for the operational purpose of the data.</w:t>
      </w:r>
    </w:p>
    <w:p w14:paraId="6F4EC866" w14:textId="6BF305DE" w:rsidR="005F5931" w:rsidRDefault="005F5931" w:rsidP="005F5931">
      <w:pPr>
        <w:pStyle w:val="Heading3"/>
      </w:pPr>
      <w:bookmarkStart w:id="542" w:name="_Toc120214370"/>
      <w:r>
        <w:t>Scale policy for feature types</w:t>
      </w:r>
      <w:bookmarkEnd w:id="542"/>
    </w:p>
    <w:p w14:paraId="0DA016CD" w14:textId="425D5BC2" w:rsidR="005F5931" w:rsidRPr="00A80CF6" w:rsidRDefault="005F5931" w:rsidP="00A80CF6">
      <w:r>
        <w:t>Unlike S-101, S-131 does not define scale minimum values or steps for individual feature types.</w:t>
      </w:r>
    </w:p>
    <w:p w14:paraId="39E4FA07" w14:textId="77777777" w:rsidR="00D64344" w:rsidRPr="00897E12" w:rsidRDefault="00D64344" w:rsidP="00897E12">
      <w:pPr>
        <w:pStyle w:val="Heading2"/>
        <w:rPr>
          <w:rStyle w:val="standardtextcolour"/>
        </w:rPr>
      </w:pPr>
      <w:bookmarkStart w:id="543" w:name="_Toc490817354"/>
      <w:bookmarkStart w:id="544" w:name="_Toc120214371"/>
      <w:r w:rsidRPr="00897E12">
        <w:rPr>
          <w:rStyle w:val="standardtextcolour"/>
        </w:rPr>
        <w:t>Masking</w:t>
      </w:r>
      <w:bookmarkEnd w:id="543"/>
      <w:bookmarkEnd w:id="544"/>
    </w:p>
    <w:p w14:paraId="2058ACEC" w14:textId="6BF1B84C" w:rsidR="00D64344" w:rsidRDefault="00400438" w:rsidP="00D64344">
      <w:pPr>
        <w:rPr>
          <w:rFonts w:eastAsiaTheme="majorEastAsia" w:cstheme="minorHAnsi"/>
        </w:rPr>
      </w:pPr>
      <w:r>
        <w:rPr>
          <w:rFonts w:eastAsiaTheme="majorEastAsia" w:cstheme="minorHAnsi"/>
        </w:rPr>
        <w:t>Since a MHI dataset will cover the entire extent of a port, masking at cell boundaries is not required.</w:t>
      </w:r>
    </w:p>
    <w:p w14:paraId="27E80211" w14:textId="663CAD65" w:rsidR="0042321B" w:rsidRPr="0042321B" w:rsidRDefault="00400438" w:rsidP="00716062">
      <w:pPr>
        <w:pStyle w:val="Heading2"/>
      </w:pPr>
      <w:r>
        <w:t xml:space="preserve"> </w:t>
      </w:r>
      <w:bookmarkStart w:id="545" w:name="_Toc120214372"/>
      <w:r w:rsidR="0042321B">
        <w:t>“Linear” surface features</w:t>
      </w:r>
      <w:bookmarkEnd w:id="545"/>
    </w:p>
    <w:p w14:paraId="6B94758D" w14:textId="17B2D710" w:rsidR="00D64344" w:rsidRDefault="00D64344" w:rsidP="00D64344">
      <w:pPr>
        <w:rPr>
          <w:rFonts w:eastAsiaTheme="majorEastAsia" w:cstheme="minorHAnsi"/>
        </w:rPr>
      </w:pPr>
      <w:r w:rsidRPr="00ED455F">
        <w:rPr>
          <w:rFonts w:eastAsiaTheme="majorEastAsia" w:cstheme="minorHAnsi"/>
        </w:rPr>
        <w:t xml:space="preserve">If it is required to encode a linear feature when the only allowable primitive for the relevant feature type is surface (e.g. a service area along a track, or channel), a “very narrow surface” should be encoded. </w:t>
      </w:r>
      <w:bookmarkStart w:id="546" w:name="_Hlk490799404"/>
      <w:r w:rsidRPr="00ED455F">
        <w:rPr>
          <w:rFonts w:eastAsiaTheme="majorEastAsia" w:cstheme="minorHAnsi"/>
        </w:rPr>
        <w:t>The suggested extent is 0.3mm wide at viewin</w:t>
      </w:r>
      <w:r w:rsidRPr="00A66C15">
        <w:rPr>
          <w:rFonts w:eastAsiaTheme="majorEastAsia" w:cstheme="minorHAnsi"/>
        </w:rPr>
        <w:t xml:space="preserve">g scales (keeping in mind that S-100 permits different spatial attributes at different scales.) </w:t>
      </w:r>
      <w:bookmarkEnd w:id="546"/>
      <w:r w:rsidRPr="00A66C15">
        <w:rPr>
          <w:rFonts w:eastAsiaTheme="majorEastAsia" w:cstheme="minorHAnsi"/>
        </w:rPr>
        <w:t>An edge of this surface should correspond to the position of the line.  All other edges should be masked.</w:t>
      </w:r>
    </w:p>
    <w:p w14:paraId="33223028" w14:textId="77777777" w:rsidR="004B7C21" w:rsidRDefault="004B7C21" w:rsidP="004B7C21">
      <w:pPr>
        <w:keepNext/>
        <w:jc w:val="center"/>
      </w:pPr>
      <w:r>
        <w:rPr>
          <w:rFonts w:eastAsiaTheme="majorEastAsia" w:cstheme="minorHAnsi"/>
          <w:noProof/>
        </w:rPr>
        <w:drawing>
          <wp:inline distT="0" distB="0" distL="0" distR="0" wp14:anchorId="06B61A2B" wp14:editId="30A2DF42">
            <wp:extent cx="5139690" cy="124396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9690" cy="1243965"/>
                    </a:xfrm>
                    <a:prstGeom prst="rect">
                      <a:avLst/>
                    </a:prstGeom>
                    <a:noFill/>
                  </pic:spPr>
                </pic:pic>
              </a:graphicData>
            </a:graphic>
          </wp:inline>
        </w:drawing>
      </w:r>
    </w:p>
    <w:p w14:paraId="42F13DBB" w14:textId="685E2472" w:rsidR="004B7C21" w:rsidRDefault="004B7C21" w:rsidP="004B7C21">
      <w:pPr>
        <w:pStyle w:val="Caption"/>
        <w:jc w:val="center"/>
        <w:rPr>
          <w:rFonts w:eastAsiaTheme="majorEastAsia" w:cstheme="minorHAnsi"/>
        </w:rPr>
      </w:pPr>
      <w:r>
        <w:t xml:space="preserve">Figure </w:t>
      </w:r>
      <w:ins w:id="547" w:author="Raphael Malyankar" w:date="2022-11-19T23:48:00Z">
        <w:r w:rsidR="00C44C7E">
          <w:fldChar w:fldCharType="begin"/>
        </w:r>
        <w:r w:rsidR="00C44C7E">
          <w:instrText xml:space="preserve"> STYLEREF 1 \s </w:instrText>
        </w:r>
      </w:ins>
      <w:r w:rsidR="00C44C7E">
        <w:fldChar w:fldCharType="separate"/>
      </w:r>
      <w:r w:rsidR="00C44C7E">
        <w:rPr>
          <w:noProof/>
        </w:rPr>
        <w:t>2</w:t>
      </w:r>
      <w:ins w:id="548" w:author="Raphael Malyankar" w:date="2022-11-19T23:48:00Z">
        <w:r w:rsidR="00C44C7E">
          <w:fldChar w:fldCharType="end"/>
        </w:r>
        <w:r w:rsidR="00C44C7E">
          <w:t>.</w:t>
        </w:r>
        <w:r w:rsidR="00C44C7E">
          <w:fldChar w:fldCharType="begin"/>
        </w:r>
        <w:r w:rsidR="00C44C7E">
          <w:instrText xml:space="preserve"> SEQ Figure \* ARABIC \s 1 </w:instrText>
        </w:r>
      </w:ins>
      <w:r w:rsidR="00C44C7E">
        <w:fldChar w:fldCharType="separate"/>
      </w:r>
      <w:ins w:id="549" w:author="Raphael Malyankar" w:date="2022-11-19T23:48:00Z">
        <w:r w:rsidR="00C44C7E">
          <w:rPr>
            <w:noProof/>
          </w:rPr>
          <w:t>5</w:t>
        </w:r>
        <w:r w:rsidR="00C44C7E">
          <w:fldChar w:fldCharType="end"/>
        </w:r>
      </w:ins>
      <w:del w:id="550" w:author="Raphael Malyankar" w:date="2022-11-05T22:06:00Z">
        <w:r w:rsidDel="00876010">
          <w:fldChar w:fldCharType="begin"/>
        </w:r>
        <w:r w:rsidDel="00876010">
          <w:delInstrText xml:space="preserve"> STYLEREF 1 \s </w:delInstrText>
        </w:r>
        <w:r w:rsidDel="00876010">
          <w:fldChar w:fldCharType="separate"/>
        </w:r>
        <w:r w:rsidR="00EE3F7C" w:rsidDel="00876010">
          <w:rPr>
            <w:noProof/>
          </w:rPr>
          <w:delText>2</w:delText>
        </w:r>
        <w:r w:rsidDel="00876010">
          <w:fldChar w:fldCharType="end"/>
        </w:r>
        <w:r w:rsidDel="00876010">
          <w:delText>.</w:delText>
        </w:r>
        <w:r w:rsidDel="00876010">
          <w:fldChar w:fldCharType="begin"/>
        </w:r>
        <w:r w:rsidDel="00876010">
          <w:delInstrText xml:space="preserve"> SEQ Figure \* ARABIC \s 1 </w:delInstrText>
        </w:r>
        <w:r w:rsidDel="00876010">
          <w:fldChar w:fldCharType="separate"/>
        </w:r>
        <w:r w:rsidR="00EE3F7C" w:rsidDel="00876010">
          <w:rPr>
            <w:noProof/>
          </w:rPr>
          <w:delText>5</w:delText>
        </w:r>
        <w:r w:rsidDel="00876010">
          <w:fldChar w:fldCharType="end"/>
        </w:r>
      </w:del>
      <w:r>
        <w:t xml:space="preserve"> - "Linear" features</w:t>
      </w:r>
    </w:p>
    <w:p w14:paraId="4B20D3D0" w14:textId="6DBB872E" w:rsidR="0019012C" w:rsidRDefault="0019012C" w:rsidP="00D64344">
      <w:pPr>
        <w:rPr>
          <w:rFonts w:eastAsiaTheme="majorEastAsia" w:cstheme="minorHAnsi"/>
        </w:rPr>
      </w:pPr>
      <w:r>
        <w:rPr>
          <w:rFonts w:eastAsiaTheme="majorEastAsia" w:cstheme="minorHAnsi"/>
        </w:rPr>
        <w:br w:type="page"/>
      </w:r>
    </w:p>
    <w:p w14:paraId="456AB23F" w14:textId="77777777" w:rsidR="00D64344" w:rsidRPr="0042321B" w:rsidRDefault="00D64344" w:rsidP="0042321B">
      <w:pPr>
        <w:pStyle w:val="Heading1"/>
      </w:pPr>
      <w:bookmarkStart w:id="551" w:name="_Toc490817357"/>
      <w:bookmarkStart w:id="552" w:name="_Toc120214373"/>
      <w:r w:rsidRPr="0042321B">
        <w:lastRenderedPageBreak/>
        <w:t>Description of table format for feature and information types</w:t>
      </w:r>
      <w:bookmarkEnd w:id="551"/>
      <w:bookmarkEnd w:id="552"/>
    </w:p>
    <w:p w14:paraId="2944F301" w14:textId="77777777" w:rsidR="00D64344" w:rsidRPr="00A66C15" w:rsidRDefault="00D64344" w:rsidP="002E3D4D">
      <w:pPr>
        <w:keepNext/>
        <w:rPr>
          <w:rStyle w:val="Strong"/>
          <w:rFonts w:cstheme="minorHAnsi"/>
        </w:rPr>
      </w:pPr>
      <w:r w:rsidRPr="00ED455F">
        <w:rPr>
          <w:rStyle w:val="Strong"/>
          <w:rFonts w:cstheme="minorHAnsi"/>
        </w:rPr>
        <w:t>X.X</w:t>
      </w:r>
      <w:r w:rsidRPr="00ED455F">
        <w:rPr>
          <w:rStyle w:val="Strong"/>
          <w:rFonts w:cstheme="minorHAnsi"/>
        </w:rPr>
        <w:tab/>
        <w:t>Clause heading</w:t>
      </w:r>
    </w:p>
    <w:tbl>
      <w:tblPr>
        <w:tblW w:w="100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4"/>
        <w:gridCol w:w="1529"/>
        <w:gridCol w:w="224"/>
        <w:gridCol w:w="1126"/>
        <w:gridCol w:w="921"/>
        <w:gridCol w:w="180"/>
        <w:gridCol w:w="719"/>
        <w:gridCol w:w="309"/>
        <w:gridCol w:w="1560"/>
        <w:gridCol w:w="20"/>
        <w:gridCol w:w="776"/>
        <w:gridCol w:w="34"/>
        <w:gridCol w:w="1353"/>
      </w:tblGrid>
      <w:tr w:rsidR="00D64344" w:rsidRPr="00D90A3A" w14:paraId="7618816D" w14:textId="77777777" w:rsidTr="001E5017">
        <w:trPr>
          <w:trHeight w:val="545"/>
        </w:trPr>
        <w:tc>
          <w:tcPr>
            <w:tcW w:w="10005" w:type="dxa"/>
            <w:gridSpan w:val="13"/>
            <w:tcBorders>
              <w:top w:val="single" w:sz="4" w:space="0" w:color="auto"/>
              <w:left w:val="single" w:sz="4" w:space="0" w:color="auto"/>
              <w:bottom w:val="single" w:sz="4" w:space="0" w:color="auto"/>
              <w:right w:val="single" w:sz="4" w:space="0" w:color="auto"/>
            </w:tcBorders>
            <w:hideMark/>
          </w:tcPr>
          <w:p w14:paraId="552B3837" w14:textId="77777777" w:rsidR="00D64344" w:rsidRPr="00A66C15" w:rsidRDefault="00D64344">
            <w:pPr>
              <w:spacing w:after="120"/>
              <w:rPr>
                <w:rFonts w:cstheme="minorHAnsi"/>
              </w:rPr>
            </w:pPr>
            <w:r w:rsidRPr="00ED455F">
              <w:rPr>
                <w:rFonts w:cstheme="minorHAnsi"/>
                <w:u w:val="single"/>
              </w:rPr>
              <w:t xml:space="preserve">IHO Definition: </w:t>
            </w:r>
            <w:r w:rsidRPr="00A66C15">
              <w:rPr>
                <w:rFonts w:cstheme="minorHAnsi"/>
                <w:b/>
                <w:color w:val="FF0000"/>
              </w:rPr>
              <w:t>FEATURE</w:t>
            </w:r>
            <w:r w:rsidRPr="00A66C15">
              <w:rPr>
                <w:rFonts w:cstheme="minorHAnsi"/>
                <w:b/>
              </w:rPr>
              <w:t xml:space="preserve">: </w:t>
            </w:r>
            <w:r w:rsidRPr="00A66C15">
              <w:rPr>
                <w:rFonts w:cstheme="minorHAnsi"/>
                <w:color w:val="FF0000"/>
              </w:rPr>
              <w:t>Definition.</w:t>
            </w:r>
            <w:r w:rsidRPr="00A66C15">
              <w:rPr>
                <w:rFonts w:cstheme="minorHAnsi"/>
              </w:rPr>
              <w:t xml:space="preserve"> (</w:t>
            </w:r>
            <w:r w:rsidRPr="00A66C15">
              <w:rPr>
                <w:rFonts w:cstheme="minorHAnsi"/>
                <w:color w:val="FF0000"/>
              </w:rPr>
              <w:t>Authority for definition</w:t>
            </w:r>
            <w:r w:rsidRPr="00A66C15">
              <w:rPr>
                <w:rFonts w:cstheme="minorHAnsi"/>
              </w:rPr>
              <w:t>).</w:t>
            </w:r>
          </w:p>
        </w:tc>
      </w:tr>
      <w:tr w:rsidR="00D64344" w:rsidRPr="00D90A3A" w14:paraId="5BE39723" w14:textId="77777777" w:rsidTr="001E5017">
        <w:trPr>
          <w:trHeight w:val="485"/>
        </w:trPr>
        <w:tc>
          <w:tcPr>
            <w:tcW w:w="10005" w:type="dxa"/>
            <w:gridSpan w:val="13"/>
            <w:tcBorders>
              <w:top w:val="single" w:sz="4" w:space="0" w:color="auto"/>
              <w:left w:val="single" w:sz="4" w:space="0" w:color="auto"/>
              <w:bottom w:val="single" w:sz="4" w:space="0" w:color="auto"/>
              <w:right w:val="single" w:sz="4" w:space="0" w:color="auto"/>
            </w:tcBorders>
            <w:vAlign w:val="center"/>
            <w:hideMark/>
          </w:tcPr>
          <w:p w14:paraId="252A1E92" w14:textId="23E8C2FA" w:rsidR="00D64344" w:rsidRPr="00A66C15" w:rsidRDefault="00B165E8">
            <w:pPr>
              <w:spacing w:after="120"/>
              <w:rPr>
                <w:rFonts w:cstheme="minorHAnsi"/>
                <w:b/>
                <w:color w:val="FF0000"/>
              </w:rPr>
            </w:pPr>
            <w:r>
              <w:rPr>
                <w:rFonts w:cstheme="minorHAnsi"/>
                <w:b/>
                <w:u w:val="single"/>
              </w:rPr>
              <w:t>S-131</w:t>
            </w:r>
            <w:r w:rsidR="00D64344" w:rsidRPr="00A66C15">
              <w:rPr>
                <w:rFonts w:cstheme="minorHAnsi"/>
                <w:b/>
                <w:color w:val="FF0000"/>
                <w:u w:val="single"/>
              </w:rPr>
              <w:t>[Geo</w:t>
            </w:r>
            <w:r w:rsidR="00B1722B">
              <w:rPr>
                <w:rFonts w:cstheme="minorHAnsi"/>
                <w:b/>
                <w:color w:val="FF0000"/>
                <w:u w:val="single"/>
              </w:rPr>
              <w:t xml:space="preserve"> Feature</w:t>
            </w:r>
            <w:r w:rsidR="00D64344" w:rsidRPr="00A66C15">
              <w:rPr>
                <w:rFonts w:cstheme="minorHAnsi"/>
                <w:b/>
                <w:color w:val="FF0000"/>
                <w:u w:val="single"/>
              </w:rPr>
              <w:t>/Information</w:t>
            </w:r>
            <w:r w:rsidR="00B1722B">
              <w:rPr>
                <w:rFonts w:cstheme="minorHAnsi"/>
                <w:b/>
                <w:color w:val="FF0000"/>
                <w:u w:val="single"/>
              </w:rPr>
              <w:t xml:space="preserve"> Type</w:t>
            </w:r>
            <w:r w:rsidR="00D64344" w:rsidRPr="00A66C15">
              <w:rPr>
                <w:rFonts w:cstheme="minorHAnsi"/>
                <w:b/>
                <w:color w:val="FF0000"/>
                <w:u w:val="single"/>
              </w:rPr>
              <w:t>]</w:t>
            </w:r>
            <w:r w:rsidR="00D64344" w:rsidRPr="00A66C15">
              <w:rPr>
                <w:rFonts w:cstheme="minorHAnsi"/>
                <w:b/>
                <w:u w:val="single"/>
              </w:rPr>
              <w:t xml:space="preserve">: </w:t>
            </w:r>
            <w:r w:rsidR="00D64344" w:rsidRPr="00A66C15">
              <w:rPr>
                <w:rFonts w:cstheme="minorHAnsi"/>
                <w:b/>
                <w:color w:val="FF0000"/>
              </w:rPr>
              <w:t>Feature</w:t>
            </w:r>
            <w:r w:rsidR="00D64344" w:rsidRPr="00A66C15">
              <w:rPr>
                <w:rFonts w:cstheme="minorHAnsi"/>
                <w:b/>
              </w:rPr>
              <w:t xml:space="preserve"> (</w:t>
            </w:r>
            <w:r w:rsidR="00D64344" w:rsidRPr="00A66C15">
              <w:rPr>
                <w:rFonts w:cstheme="minorHAnsi"/>
                <w:b/>
                <w:color w:val="FF0000"/>
              </w:rPr>
              <w:t>S-57 Acronym</w:t>
            </w:r>
            <w:r w:rsidR="00D64344" w:rsidRPr="00A66C15">
              <w:rPr>
                <w:rFonts w:cstheme="minorHAnsi"/>
                <w:b/>
              </w:rPr>
              <w:t xml:space="preserve">)  </w:t>
            </w:r>
            <w:r w:rsidR="004974E4" w:rsidRPr="00A66C15">
              <w:rPr>
                <w:rFonts w:cstheme="minorHAnsi"/>
                <w:color w:val="FF0000"/>
              </w:rPr>
              <w:t>S-</w:t>
            </w:r>
            <w:r w:rsidR="00B1722B">
              <w:rPr>
                <w:rFonts w:cstheme="minorHAnsi"/>
                <w:color w:val="FF0000"/>
              </w:rPr>
              <w:t>131</w:t>
            </w:r>
            <w:r w:rsidR="00D64344" w:rsidRPr="00A66C15">
              <w:rPr>
                <w:rFonts w:cstheme="minorHAnsi"/>
                <w:color w:val="FF0000"/>
              </w:rPr>
              <w:t xml:space="preserve"> feature and corresponding S-57 acronym (if applicable)</w:t>
            </w:r>
          </w:p>
        </w:tc>
      </w:tr>
      <w:tr w:rsidR="00992800" w:rsidRPr="00D90A3A" w14:paraId="266AC664" w14:textId="77777777" w:rsidTr="001E5017">
        <w:trPr>
          <w:trHeight w:val="485"/>
        </w:trPr>
        <w:tc>
          <w:tcPr>
            <w:tcW w:w="10005" w:type="dxa"/>
            <w:gridSpan w:val="13"/>
            <w:tcBorders>
              <w:top w:val="single" w:sz="4" w:space="0" w:color="auto"/>
              <w:left w:val="single" w:sz="4" w:space="0" w:color="auto"/>
              <w:bottom w:val="single" w:sz="4" w:space="0" w:color="auto"/>
              <w:right w:val="single" w:sz="4" w:space="0" w:color="auto"/>
            </w:tcBorders>
            <w:vAlign w:val="center"/>
          </w:tcPr>
          <w:p w14:paraId="0F6B6768" w14:textId="6E558733" w:rsidR="00992800" w:rsidRDefault="00992800">
            <w:pPr>
              <w:spacing w:after="120"/>
              <w:rPr>
                <w:rFonts w:cstheme="minorHAnsi"/>
                <w:b/>
                <w:u w:val="single"/>
              </w:rPr>
            </w:pPr>
            <w:r>
              <w:rPr>
                <w:rFonts w:cstheme="minorHAnsi"/>
                <w:b/>
                <w:u w:val="single"/>
              </w:rPr>
              <w:t xml:space="preserve">Super-Type: </w:t>
            </w:r>
            <w:r w:rsidRPr="00992800">
              <w:rPr>
                <w:rFonts w:cstheme="minorHAnsi"/>
                <w:bCs/>
                <w:color w:val="FF0000"/>
                <w:u w:val="single"/>
              </w:rPr>
              <w:t>super-type</w:t>
            </w:r>
            <w:ins w:id="553" w:author="Raphael Malyankar" w:date="2022-11-23T03:51:00Z">
              <w:r w:rsidR="002B0A00">
                <w:rPr>
                  <w:rFonts w:cstheme="minorHAnsi"/>
                  <w:bCs/>
                  <w:color w:val="FF0000"/>
                  <w:u w:val="single"/>
                </w:rPr>
                <w:t xml:space="preserve"> (clause reference</w:t>
              </w:r>
            </w:ins>
            <w:ins w:id="554" w:author="Raphael Malyankar" w:date="2022-11-23T03:52:00Z">
              <w:r w:rsidR="002B0A00">
                <w:rPr>
                  <w:rFonts w:cstheme="minorHAnsi"/>
                  <w:bCs/>
                  <w:color w:val="FF0000"/>
                  <w:u w:val="single"/>
                </w:rPr>
                <w:t>, should be hyperlink when published)</w:t>
              </w:r>
            </w:ins>
          </w:p>
        </w:tc>
      </w:tr>
      <w:tr w:rsidR="00992800" w:rsidRPr="00D90A3A" w14:paraId="4BAF145B" w14:textId="77777777" w:rsidTr="001E5017">
        <w:trPr>
          <w:trHeight w:val="485"/>
        </w:trPr>
        <w:tc>
          <w:tcPr>
            <w:tcW w:w="10005" w:type="dxa"/>
            <w:gridSpan w:val="13"/>
            <w:tcBorders>
              <w:top w:val="single" w:sz="4" w:space="0" w:color="auto"/>
              <w:left w:val="single" w:sz="4" w:space="0" w:color="auto"/>
              <w:bottom w:val="single" w:sz="4" w:space="0" w:color="auto"/>
              <w:right w:val="single" w:sz="4" w:space="0" w:color="auto"/>
            </w:tcBorders>
            <w:vAlign w:val="center"/>
          </w:tcPr>
          <w:p w14:paraId="23533F46" w14:textId="79948099" w:rsidR="00992800" w:rsidRDefault="00992800">
            <w:pPr>
              <w:spacing w:after="120"/>
              <w:rPr>
                <w:rFonts w:cstheme="minorHAnsi"/>
                <w:b/>
                <w:u w:val="single"/>
              </w:rPr>
            </w:pPr>
            <w:r>
              <w:rPr>
                <w:rFonts w:cstheme="minorHAnsi"/>
                <w:b/>
                <w:u w:val="single"/>
              </w:rPr>
              <w:t xml:space="preserve">Sub-Types: </w:t>
            </w:r>
            <w:r w:rsidRPr="00992800">
              <w:rPr>
                <w:rFonts w:cstheme="minorHAnsi"/>
                <w:bCs/>
                <w:color w:val="FF0000"/>
                <w:u w:val="single"/>
              </w:rPr>
              <w:t>sub-types</w:t>
            </w:r>
            <w:ins w:id="555" w:author="Raphael Malyankar" w:date="2022-11-23T03:52:00Z">
              <w:r w:rsidR="002B0A00">
                <w:rPr>
                  <w:rFonts w:cstheme="minorHAnsi"/>
                  <w:bCs/>
                  <w:color w:val="FF0000"/>
                  <w:u w:val="single"/>
                </w:rPr>
                <w:t xml:space="preserve"> (clause references, should be hyperlinks when published)</w:t>
              </w:r>
            </w:ins>
          </w:p>
        </w:tc>
      </w:tr>
      <w:tr w:rsidR="00D64344" w:rsidRPr="00D90A3A" w14:paraId="767134BF" w14:textId="77777777" w:rsidTr="001E5017">
        <w:trPr>
          <w:trHeight w:val="485"/>
        </w:trPr>
        <w:tc>
          <w:tcPr>
            <w:tcW w:w="10005" w:type="dxa"/>
            <w:gridSpan w:val="13"/>
            <w:tcBorders>
              <w:top w:val="single" w:sz="4" w:space="0" w:color="auto"/>
              <w:left w:val="single" w:sz="4" w:space="0" w:color="auto"/>
              <w:bottom w:val="single" w:sz="4" w:space="0" w:color="auto"/>
              <w:right w:val="single" w:sz="4" w:space="0" w:color="auto"/>
            </w:tcBorders>
            <w:vAlign w:val="center"/>
            <w:hideMark/>
          </w:tcPr>
          <w:p w14:paraId="4529FA39" w14:textId="77777777" w:rsidR="00D64344" w:rsidRPr="00A66C15" w:rsidRDefault="00D64344">
            <w:pPr>
              <w:rPr>
                <w:rFonts w:cstheme="minorHAnsi"/>
                <w:color w:val="FF0000"/>
              </w:rPr>
            </w:pPr>
            <w:r w:rsidRPr="00ED455F">
              <w:rPr>
                <w:rFonts w:cstheme="minorHAnsi"/>
                <w:b/>
                <w:u w:val="single"/>
              </w:rPr>
              <w:t xml:space="preserve">Primitives: </w:t>
            </w:r>
            <w:r w:rsidRPr="00A66C15">
              <w:rPr>
                <w:rFonts w:cstheme="minorHAnsi"/>
                <w:color w:val="FF0000"/>
              </w:rPr>
              <w:t>Allowable geometric primitive(s) [</w:t>
            </w:r>
            <w:r w:rsidRPr="00A66C15">
              <w:rPr>
                <w:rFonts w:cstheme="minorHAnsi"/>
                <w:b/>
                <w:color w:val="FF0000"/>
              </w:rPr>
              <w:t>Point, Curve, Surface]</w:t>
            </w:r>
          </w:p>
        </w:tc>
      </w:tr>
      <w:tr w:rsidR="00D64344" w:rsidRPr="00D90A3A" w14:paraId="7F74FE6C" w14:textId="77777777" w:rsidTr="001E5017">
        <w:trPr>
          <w:trHeight w:val="1059"/>
        </w:trPr>
        <w:tc>
          <w:tcPr>
            <w:tcW w:w="3007" w:type="dxa"/>
            <w:gridSpan w:val="3"/>
            <w:tcBorders>
              <w:top w:val="single" w:sz="4" w:space="0" w:color="auto"/>
              <w:left w:val="single" w:sz="4" w:space="0" w:color="auto"/>
              <w:bottom w:val="single" w:sz="4" w:space="0" w:color="auto"/>
              <w:right w:val="single" w:sz="4" w:space="0" w:color="auto"/>
            </w:tcBorders>
            <w:hideMark/>
          </w:tcPr>
          <w:p w14:paraId="70016DA2" w14:textId="77777777" w:rsidR="00D64344" w:rsidRPr="00A66C15" w:rsidRDefault="00D64344">
            <w:pPr>
              <w:spacing w:after="120"/>
              <w:rPr>
                <w:rFonts w:cstheme="minorHAnsi"/>
                <w:color w:val="0000FF"/>
                <w:sz w:val="18"/>
                <w:szCs w:val="18"/>
              </w:rPr>
            </w:pPr>
            <w:r w:rsidRPr="00ED455F">
              <w:rPr>
                <w:rFonts w:cstheme="minorHAnsi"/>
                <w:i/>
                <w:color w:val="0000FF"/>
                <w:sz w:val="18"/>
                <w:szCs w:val="18"/>
              </w:rPr>
              <w:t>Real World</w:t>
            </w:r>
          </w:p>
          <w:p w14:paraId="01D7CF93" w14:textId="0532A581" w:rsidR="00D64344" w:rsidRPr="00A66C15" w:rsidRDefault="00B1722B">
            <w:pPr>
              <w:rPr>
                <w:rFonts w:cstheme="minorHAnsi"/>
                <w:b/>
              </w:rPr>
            </w:pPr>
            <w:r>
              <w:rPr>
                <w:rFonts w:cstheme="minorHAnsi"/>
                <w:color w:val="FF0000"/>
              </w:rPr>
              <w:t>(Reserved)</w:t>
            </w:r>
          </w:p>
        </w:tc>
        <w:tc>
          <w:tcPr>
            <w:tcW w:w="3255" w:type="dxa"/>
            <w:gridSpan w:val="5"/>
            <w:tcBorders>
              <w:top w:val="single" w:sz="4" w:space="0" w:color="auto"/>
              <w:left w:val="single" w:sz="4" w:space="0" w:color="auto"/>
              <w:bottom w:val="single" w:sz="4" w:space="0" w:color="auto"/>
              <w:right w:val="single" w:sz="4" w:space="0" w:color="auto"/>
            </w:tcBorders>
            <w:hideMark/>
          </w:tcPr>
          <w:p w14:paraId="4F42E749" w14:textId="77777777" w:rsidR="00D64344" w:rsidRPr="00A66C15" w:rsidRDefault="00D64344">
            <w:pPr>
              <w:spacing w:after="120"/>
              <w:rPr>
                <w:rFonts w:cstheme="minorHAnsi"/>
                <w:i/>
                <w:color w:val="0000FF"/>
                <w:sz w:val="18"/>
                <w:szCs w:val="18"/>
              </w:rPr>
            </w:pPr>
            <w:r w:rsidRPr="00A66C15">
              <w:rPr>
                <w:rFonts w:cstheme="minorHAnsi"/>
                <w:i/>
                <w:color w:val="0000FF"/>
                <w:sz w:val="18"/>
                <w:szCs w:val="18"/>
              </w:rPr>
              <w:t>Paper Chart Symbol</w:t>
            </w:r>
          </w:p>
          <w:p w14:paraId="54AFADCB" w14:textId="4C221D86" w:rsidR="00D64344" w:rsidRPr="00A66C15" w:rsidRDefault="00B1722B">
            <w:pPr>
              <w:pStyle w:val="NormalWeb"/>
              <w:spacing w:before="120" w:after="120"/>
              <w:rPr>
                <w:rFonts w:cstheme="minorHAnsi"/>
                <w:b/>
              </w:rPr>
            </w:pPr>
            <w:r>
              <w:rPr>
                <w:rFonts w:cstheme="minorHAnsi"/>
                <w:color w:val="FF0000"/>
              </w:rPr>
              <w:t>(Reserved)</w:t>
            </w:r>
          </w:p>
        </w:tc>
        <w:tc>
          <w:tcPr>
            <w:tcW w:w="3743" w:type="dxa"/>
            <w:gridSpan w:val="5"/>
            <w:tcBorders>
              <w:top w:val="single" w:sz="4" w:space="0" w:color="auto"/>
              <w:left w:val="single" w:sz="4" w:space="0" w:color="auto"/>
              <w:bottom w:val="single" w:sz="4" w:space="0" w:color="auto"/>
              <w:right w:val="single" w:sz="4" w:space="0" w:color="auto"/>
            </w:tcBorders>
            <w:hideMark/>
          </w:tcPr>
          <w:p w14:paraId="72AB2028" w14:textId="77777777" w:rsidR="00D64344" w:rsidRPr="00A66C15" w:rsidRDefault="00D64344">
            <w:pPr>
              <w:spacing w:after="120"/>
              <w:rPr>
                <w:rFonts w:cstheme="minorHAnsi"/>
                <w:i/>
                <w:color w:val="0000FF"/>
                <w:sz w:val="18"/>
                <w:szCs w:val="18"/>
              </w:rPr>
            </w:pPr>
            <w:r w:rsidRPr="00ED455F">
              <w:rPr>
                <w:rFonts w:cstheme="minorHAnsi"/>
                <w:i/>
                <w:color w:val="0000FF"/>
                <w:sz w:val="18"/>
                <w:szCs w:val="18"/>
              </w:rPr>
              <w:t>ECDIS Symbol</w:t>
            </w:r>
          </w:p>
          <w:p w14:paraId="29FD8F73" w14:textId="53D38754" w:rsidR="00D64344" w:rsidRPr="00A66C15" w:rsidRDefault="00B1722B">
            <w:pPr>
              <w:rPr>
                <w:rFonts w:cstheme="minorHAnsi"/>
                <w:b/>
              </w:rPr>
            </w:pPr>
            <w:r>
              <w:rPr>
                <w:rFonts w:cstheme="minorHAnsi"/>
                <w:color w:val="FF0000"/>
              </w:rPr>
              <w:t>(Reserved)</w:t>
            </w:r>
          </w:p>
        </w:tc>
      </w:tr>
      <w:tr w:rsidR="00D64344" w:rsidRPr="00D90A3A" w14:paraId="4192D968" w14:textId="77777777" w:rsidTr="001E5017">
        <w:trPr>
          <w:trHeight w:val="545"/>
        </w:trPr>
        <w:tc>
          <w:tcPr>
            <w:tcW w:w="2783" w:type="dxa"/>
            <w:gridSpan w:val="2"/>
            <w:tcBorders>
              <w:top w:val="single" w:sz="4" w:space="0" w:color="auto"/>
              <w:left w:val="single" w:sz="4" w:space="0" w:color="auto"/>
              <w:bottom w:val="single" w:sz="4" w:space="0" w:color="auto"/>
              <w:right w:val="single" w:sz="4" w:space="0" w:color="auto"/>
            </w:tcBorders>
            <w:vAlign w:val="center"/>
            <w:hideMark/>
          </w:tcPr>
          <w:p w14:paraId="465178A9" w14:textId="7C8FECB2" w:rsidR="00D64344" w:rsidRPr="00A66C15" w:rsidRDefault="004974E4">
            <w:pPr>
              <w:rPr>
                <w:rFonts w:cstheme="minorHAnsi"/>
                <w:b/>
              </w:rPr>
            </w:pPr>
            <w:r w:rsidRPr="00ED455F">
              <w:rPr>
                <w:rFonts w:cstheme="minorHAnsi"/>
                <w:b/>
              </w:rPr>
              <w:t>S-1</w:t>
            </w:r>
            <w:r w:rsidR="00B165E8">
              <w:rPr>
                <w:rFonts w:cstheme="minorHAnsi"/>
                <w:b/>
              </w:rPr>
              <w:t>0x</w:t>
            </w:r>
            <w:r w:rsidR="00D64344" w:rsidRPr="00A66C15">
              <w:rPr>
                <w:rFonts w:cstheme="minorHAnsi"/>
                <w:b/>
              </w:rPr>
              <w:t xml:space="preserve"> Attribute</w:t>
            </w:r>
          </w:p>
        </w:tc>
        <w:tc>
          <w:tcPr>
            <w:tcW w:w="2451" w:type="dxa"/>
            <w:gridSpan w:val="4"/>
            <w:tcBorders>
              <w:top w:val="single" w:sz="4" w:space="0" w:color="auto"/>
              <w:left w:val="single" w:sz="4" w:space="0" w:color="auto"/>
              <w:bottom w:val="single" w:sz="4" w:space="0" w:color="auto"/>
              <w:right w:val="single" w:sz="4" w:space="0" w:color="auto"/>
            </w:tcBorders>
            <w:vAlign w:val="center"/>
            <w:hideMark/>
          </w:tcPr>
          <w:p w14:paraId="3E8EB5F3" w14:textId="77777777" w:rsidR="00D64344" w:rsidRPr="00A66C15" w:rsidRDefault="00D64344">
            <w:pPr>
              <w:rPr>
                <w:rFonts w:cstheme="minorHAnsi"/>
                <w:b/>
              </w:rPr>
            </w:pPr>
            <w:r w:rsidRPr="00A66C15">
              <w:rPr>
                <w:rFonts w:cstheme="minorHAnsi"/>
                <w:b/>
              </w:rPr>
              <w:t>S-57 Acronym</w:t>
            </w:r>
          </w:p>
        </w:tc>
        <w:tc>
          <w:tcPr>
            <w:tcW w:w="2608" w:type="dxa"/>
            <w:gridSpan w:val="4"/>
            <w:tcBorders>
              <w:top w:val="single" w:sz="4" w:space="0" w:color="auto"/>
              <w:left w:val="single" w:sz="4" w:space="0" w:color="auto"/>
              <w:bottom w:val="single" w:sz="4" w:space="0" w:color="auto"/>
              <w:right w:val="single" w:sz="4" w:space="0" w:color="auto"/>
            </w:tcBorders>
            <w:vAlign w:val="center"/>
            <w:hideMark/>
          </w:tcPr>
          <w:p w14:paraId="03E6FADB" w14:textId="77777777" w:rsidR="00D64344" w:rsidRPr="00A66C15" w:rsidRDefault="00D64344">
            <w:pPr>
              <w:rPr>
                <w:rFonts w:cstheme="minorHAnsi"/>
                <w:b/>
                <w:color w:val="FF0000"/>
              </w:rPr>
            </w:pPr>
            <w:r w:rsidRPr="00A66C15">
              <w:rPr>
                <w:rFonts w:cstheme="minorHAnsi"/>
                <w:b/>
              </w:rPr>
              <w:t>Allowable Encoding Value</w:t>
            </w:r>
          </w:p>
        </w:tc>
        <w:tc>
          <w:tcPr>
            <w:tcW w:w="776" w:type="dxa"/>
            <w:tcBorders>
              <w:top w:val="single" w:sz="4" w:space="0" w:color="auto"/>
              <w:left w:val="single" w:sz="4" w:space="0" w:color="auto"/>
              <w:bottom w:val="single" w:sz="4" w:space="0" w:color="auto"/>
              <w:right w:val="single" w:sz="4" w:space="0" w:color="auto"/>
            </w:tcBorders>
            <w:vAlign w:val="center"/>
            <w:hideMark/>
          </w:tcPr>
          <w:p w14:paraId="4F32534A" w14:textId="77777777" w:rsidR="00D64344" w:rsidRPr="00A66C15" w:rsidRDefault="00D64344">
            <w:pPr>
              <w:rPr>
                <w:rFonts w:cstheme="minorHAnsi"/>
                <w:b/>
              </w:rPr>
            </w:pPr>
            <w:r w:rsidRPr="00A66C15">
              <w:rPr>
                <w:rFonts w:cstheme="minorHAnsi"/>
                <w:b/>
              </w:rPr>
              <w:t>Type</w:t>
            </w:r>
          </w:p>
        </w:tc>
        <w:tc>
          <w:tcPr>
            <w:tcW w:w="1387" w:type="dxa"/>
            <w:gridSpan w:val="2"/>
            <w:tcBorders>
              <w:top w:val="single" w:sz="4" w:space="0" w:color="auto"/>
              <w:left w:val="single" w:sz="4" w:space="0" w:color="auto"/>
              <w:bottom w:val="single" w:sz="4" w:space="0" w:color="auto"/>
              <w:right w:val="single" w:sz="4" w:space="0" w:color="auto"/>
            </w:tcBorders>
            <w:vAlign w:val="center"/>
            <w:hideMark/>
          </w:tcPr>
          <w:p w14:paraId="58B20C68" w14:textId="77777777" w:rsidR="00D64344" w:rsidRPr="00A66C15" w:rsidRDefault="00D64344">
            <w:pPr>
              <w:rPr>
                <w:rFonts w:cstheme="minorHAnsi"/>
                <w:b/>
              </w:rPr>
            </w:pPr>
            <w:r w:rsidRPr="00A66C15">
              <w:rPr>
                <w:rFonts w:cstheme="minorHAnsi"/>
                <w:b/>
              </w:rPr>
              <w:t>Multiplicity</w:t>
            </w:r>
          </w:p>
        </w:tc>
      </w:tr>
      <w:tr w:rsidR="00D64344" w:rsidRPr="00D90A3A" w14:paraId="60F69B77" w14:textId="77777777" w:rsidTr="001E5017">
        <w:trPr>
          <w:trHeight w:val="20"/>
        </w:trPr>
        <w:tc>
          <w:tcPr>
            <w:tcW w:w="2783" w:type="dxa"/>
            <w:gridSpan w:val="2"/>
            <w:tcBorders>
              <w:top w:val="single" w:sz="4" w:space="0" w:color="auto"/>
              <w:left w:val="single" w:sz="4" w:space="0" w:color="auto"/>
              <w:bottom w:val="single" w:sz="4" w:space="0" w:color="auto"/>
              <w:right w:val="single" w:sz="4" w:space="0" w:color="auto"/>
            </w:tcBorders>
            <w:hideMark/>
          </w:tcPr>
          <w:p w14:paraId="3D2B6A57" w14:textId="3EDA1E2B" w:rsidR="00D64344" w:rsidRPr="00A66C15" w:rsidRDefault="00D64344">
            <w:pPr>
              <w:autoSpaceDE w:val="0"/>
              <w:autoSpaceDN w:val="0"/>
              <w:adjustRightInd w:val="0"/>
              <w:spacing w:before="60" w:after="60"/>
              <w:rPr>
                <w:rFonts w:cstheme="minorHAnsi"/>
                <w:color w:val="FF0000"/>
                <w:sz w:val="18"/>
                <w:szCs w:val="18"/>
              </w:rPr>
            </w:pPr>
            <w:r w:rsidRPr="00ED455F">
              <w:rPr>
                <w:rFonts w:cstheme="minorHAnsi"/>
                <w:color w:val="FF0000"/>
                <w:sz w:val="18"/>
                <w:szCs w:val="18"/>
              </w:rPr>
              <w:t xml:space="preserve">This section lists the allowable </w:t>
            </w:r>
            <w:r w:rsidR="00992800" w:rsidRPr="00992800">
              <w:rPr>
                <w:rFonts w:cstheme="minorHAnsi"/>
                <w:b/>
                <w:bCs/>
                <w:color w:val="FF0000"/>
                <w:sz w:val="18"/>
                <w:szCs w:val="18"/>
              </w:rPr>
              <w:t>local</w:t>
            </w:r>
            <w:r w:rsidR="00992800">
              <w:rPr>
                <w:rFonts w:cstheme="minorHAnsi"/>
                <w:color w:val="FF0000"/>
                <w:sz w:val="18"/>
                <w:szCs w:val="18"/>
              </w:rPr>
              <w:t xml:space="preserve"> </w:t>
            </w:r>
            <w:r w:rsidRPr="00ED455F">
              <w:rPr>
                <w:rFonts w:cstheme="minorHAnsi"/>
                <w:color w:val="FF0000"/>
                <w:sz w:val="18"/>
                <w:szCs w:val="18"/>
              </w:rPr>
              <w:t xml:space="preserve">attributes for the </w:t>
            </w:r>
            <w:r w:rsidR="004974E4" w:rsidRPr="00A66C15">
              <w:rPr>
                <w:rFonts w:cstheme="minorHAnsi"/>
                <w:color w:val="FF0000"/>
                <w:sz w:val="18"/>
                <w:szCs w:val="18"/>
              </w:rPr>
              <w:t>S-</w:t>
            </w:r>
            <w:r w:rsidR="00B1722B">
              <w:rPr>
                <w:rFonts w:cstheme="minorHAnsi"/>
                <w:color w:val="FF0000"/>
                <w:sz w:val="18"/>
                <w:szCs w:val="18"/>
              </w:rPr>
              <w:t>131</w:t>
            </w:r>
            <w:r w:rsidRPr="00A66C15">
              <w:rPr>
                <w:rFonts w:cstheme="minorHAnsi"/>
                <w:color w:val="FF0000"/>
                <w:sz w:val="18"/>
                <w:szCs w:val="18"/>
              </w:rPr>
              <w:t xml:space="preserve"> feature</w:t>
            </w:r>
            <w:r w:rsidR="00B1722B">
              <w:rPr>
                <w:rFonts w:cstheme="minorHAnsi"/>
                <w:color w:val="FF0000"/>
                <w:sz w:val="18"/>
                <w:szCs w:val="18"/>
              </w:rPr>
              <w:t xml:space="preserve"> or information type.</w:t>
            </w:r>
          </w:p>
        </w:tc>
        <w:tc>
          <w:tcPr>
            <w:tcW w:w="2451" w:type="dxa"/>
            <w:gridSpan w:val="4"/>
            <w:tcBorders>
              <w:top w:val="single" w:sz="4" w:space="0" w:color="auto"/>
              <w:left w:val="single" w:sz="4" w:space="0" w:color="auto"/>
              <w:bottom w:val="single" w:sz="4" w:space="0" w:color="auto"/>
              <w:right w:val="single" w:sz="4" w:space="0" w:color="auto"/>
            </w:tcBorders>
          </w:tcPr>
          <w:p w14:paraId="459B6C44" w14:textId="5D6BFF31" w:rsidR="00D64344" w:rsidRPr="00A66C15" w:rsidRDefault="00D64344">
            <w:pPr>
              <w:autoSpaceDE w:val="0"/>
              <w:autoSpaceDN w:val="0"/>
              <w:adjustRightInd w:val="0"/>
              <w:spacing w:before="60" w:after="60"/>
              <w:ind w:left="27"/>
              <w:rPr>
                <w:rFonts w:cstheme="minorHAnsi"/>
                <w:color w:val="FF0000"/>
                <w:sz w:val="18"/>
                <w:szCs w:val="18"/>
              </w:rPr>
            </w:pPr>
          </w:p>
        </w:tc>
        <w:tc>
          <w:tcPr>
            <w:tcW w:w="2608" w:type="dxa"/>
            <w:gridSpan w:val="4"/>
            <w:tcBorders>
              <w:top w:val="single" w:sz="4" w:space="0" w:color="auto"/>
              <w:left w:val="single" w:sz="4" w:space="0" w:color="auto"/>
              <w:bottom w:val="single" w:sz="4" w:space="0" w:color="auto"/>
              <w:right w:val="single" w:sz="4" w:space="0" w:color="auto"/>
            </w:tcBorders>
          </w:tcPr>
          <w:p w14:paraId="76954351" w14:textId="76F5B18A" w:rsidR="00D64344" w:rsidRPr="00A66C15" w:rsidRDefault="00D64344">
            <w:pPr>
              <w:autoSpaceDE w:val="0"/>
              <w:autoSpaceDN w:val="0"/>
              <w:adjustRightInd w:val="0"/>
              <w:spacing w:before="60" w:after="60"/>
              <w:ind w:left="42"/>
              <w:rPr>
                <w:rFonts w:cstheme="minorHAnsi"/>
                <w:color w:val="FF0000"/>
                <w:sz w:val="18"/>
                <w:szCs w:val="18"/>
              </w:rPr>
            </w:pPr>
          </w:p>
        </w:tc>
        <w:tc>
          <w:tcPr>
            <w:tcW w:w="776" w:type="dxa"/>
            <w:tcBorders>
              <w:top w:val="single" w:sz="4" w:space="0" w:color="auto"/>
              <w:left w:val="single" w:sz="4" w:space="0" w:color="auto"/>
              <w:bottom w:val="single" w:sz="4" w:space="0" w:color="auto"/>
              <w:right w:val="single" w:sz="4" w:space="0" w:color="auto"/>
            </w:tcBorders>
          </w:tcPr>
          <w:p w14:paraId="574479BA" w14:textId="4AA8F7AA" w:rsidR="00D64344" w:rsidRPr="00A66C15" w:rsidRDefault="00D64344">
            <w:pPr>
              <w:spacing w:before="60" w:after="60"/>
              <w:ind w:left="-48"/>
              <w:rPr>
                <w:rFonts w:cstheme="minorHAnsi"/>
                <w:color w:val="FF0000"/>
                <w:sz w:val="16"/>
                <w:szCs w:val="16"/>
              </w:rPr>
            </w:pPr>
          </w:p>
        </w:tc>
        <w:tc>
          <w:tcPr>
            <w:tcW w:w="1387" w:type="dxa"/>
            <w:gridSpan w:val="2"/>
            <w:tcBorders>
              <w:top w:val="single" w:sz="4" w:space="0" w:color="auto"/>
              <w:left w:val="single" w:sz="4" w:space="0" w:color="auto"/>
              <w:bottom w:val="single" w:sz="4" w:space="0" w:color="auto"/>
              <w:right w:val="single" w:sz="4" w:space="0" w:color="auto"/>
            </w:tcBorders>
          </w:tcPr>
          <w:p w14:paraId="78FEC5C9" w14:textId="3AA8CE20" w:rsidR="00D64344" w:rsidRPr="00A66C15" w:rsidRDefault="00D64344">
            <w:pPr>
              <w:spacing w:before="60" w:after="60"/>
              <w:rPr>
                <w:rFonts w:cstheme="minorHAnsi"/>
                <w:color w:val="FF0000"/>
                <w:sz w:val="18"/>
                <w:szCs w:val="18"/>
              </w:rPr>
            </w:pPr>
          </w:p>
        </w:tc>
      </w:tr>
      <w:tr w:rsidR="004E50BE" w:rsidRPr="00D90A3A" w14:paraId="3BB18FE5" w14:textId="77777777" w:rsidTr="00464D82">
        <w:trPr>
          <w:trHeight w:val="20"/>
        </w:trPr>
        <w:tc>
          <w:tcPr>
            <w:tcW w:w="10005" w:type="dxa"/>
            <w:gridSpan w:val="13"/>
            <w:tcBorders>
              <w:top w:val="single" w:sz="4" w:space="0" w:color="auto"/>
              <w:left w:val="single" w:sz="4" w:space="0" w:color="auto"/>
              <w:bottom w:val="single" w:sz="4" w:space="0" w:color="auto"/>
              <w:right w:val="single" w:sz="4" w:space="0" w:color="auto"/>
            </w:tcBorders>
          </w:tcPr>
          <w:p w14:paraId="416E3344" w14:textId="77CA8F85" w:rsidR="008A65CE" w:rsidRPr="00ED455F" w:rsidRDefault="008A65CE" w:rsidP="00EC6E46">
            <w:pPr>
              <w:spacing w:before="60" w:after="60"/>
              <w:rPr>
                <w:rFonts w:cstheme="minorHAnsi"/>
                <w:b/>
                <w:szCs w:val="18"/>
                <w:u w:val="single"/>
              </w:rPr>
            </w:pPr>
          </w:p>
        </w:tc>
      </w:tr>
      <w:tr w:rsidR="00D64344" w:rsidRPr="00D90A3A" w14:paraId="540A74F1" w14:textId="77777777" w:rsidTr="008273E8">
        <w:trPr>
          <w:trHeight w:val="20"/>
        </w:trPr>
        <w:tc>
          <w:tcPr>
            <w:tcW w:w="10005" w:type="dxa"/>
            <w:gridSpan w:val="13"/>
            <w:tcBorders>
              <w:top w:val="single" w:sz="4" w:space="0" w:color="auto"/>
              <w:left w:val="single" w:sz="4" w:space="0" w:color="auto"/>
              <w:bottom w:val="single" w:sz="4" w:space="0" w:color="auto"/>
              <w:right w:val="single" w:sz="4" w:space="0" w:color="auto"/>
            </w:tcBorders>
            <w:hideMark/>
          </w:tcPr>
          <w:p w14:paraId="3DB496D0" w14:textId="57C1070F" w:rsidR="00D64344" w:rsidRPr="00A66C15" w:rsidRDefault="00D64344">
            <w:pPr>
              <w:spacing w:before="60" w:after="60"/>
              <w:rPr>
                <w:rFonts w:cstheme="minorHAnsi"/>
                <w:b/>
                <w:sz w:val="18"/>
                <w:szCs w:val="18"/>
                <w:u w:val="single"/>
              </w:rPr>
            </w:pPr>
            <w:r w:rsidRPr="00ED455F">
              <w:rPr>
                <w:rFonts w:cstheme="minorHAnsi"/>
                <w:b/>
                <w:szCs w:val="18"/>
                <w:u w:val="single"/>
              </w:rPr>
              <w:t>Feature/information associations</w:t>
            </w:r>
            <w:r w:rsidR="00992800">
              <w:rPr>
                <w:rFonts w:cstheme="minorHAnsi"/>
                <w:b/>
                <w:szCs w:val="18"/>
                <w:u w:val="single"/>
              </w:rPr>
              <w:t xml:space="preserve"> </w:t>
            </w:r>
            <w:r w:rsidR="00992800" w:rsidRPr="00992800">
              <w:rPr>
                <w:rFonts w:cstheme="minorHAnsi"/>
                <w:bCs/>
                <w:color w:val="FF0000"/>
                <w:szCs w:val="18"/>
                <w:u w:val="single"/>
              </w:rPr>
              <w:t xml:space="preserve">(allowable </w:t>
            </w:r>
            <w:r w:rsidR="00992800" w:rsidRPr="00992800">
              <w:rPr>
                <w:rFonts w:cstheme="minorHAnsi"/>
                <w:b/>
                <w:color w:val="FF0000"/>
                <w:szCs w:val="18"/>
                <w:u w:val="single"/>
              </w:rPr>
              <w:t>local</w:t>
            </w:r>
            <w:r w:rsidR="00992800" w:rsidRPr="00992800">
              <w:rPr>
                <w:rFonts w:cstheme="minorHAnsi"/>
                <w:bCs/>
                <w:color w:val="FF0000"/>
                <w:szCs w:val="18"/>
                <w:u w:val="single"/>
              </w:rPr>
              <w:t xml:space="preserve"> associations)</w:t>
            </w:r>
          </w:p>
        </w:tc>
      </w:tr>
      <w:tr w:rsidR="00D64344" w:rsidRPr="00D90A3A" w14:paraId="56A3C11F" w14:textId="77777777" w:rsidTr="008273E8">
        <w:trPr>
          <w:trHeight w:val="20"/>
        </w:trPr>
        <w:tc>
          <w:tcPr>
            <w:tcW w:w="1254" w:type="dxa"/>
            <w:tcBorders>
              <w:top w:val="single" w:sz="4" w:space="0" w:color="auto"/>
              <w:left w:val="single" w:sz="4" w:space="0" w:color="auto"/>
              <w:bottom w:val="single" w:sz="4" w:space="0" w:color="auto"/>
              <w:right w:val="single" w:sz="4" w:space="0" w:color="auto"/>
            </w:tcBorders>
            <w:hideMark/>
          </w:tcPr>
          <w:p w14:paraId="3035110D" w14:textId="77777777" w:rsidR="00D64344" w:rsidRPr="00A66C15" w:rsidRDefault="00D64344">
            <w:pPr>
              <w:spacing w:before="60" w:after="60"/>
              <w:rPr>
                <w:rFonts w:cstheme="minorHAnsi"/>
                <w:b/>
                <w:sz w:val="18"/>
                <w:szCs w:val="18"/>
              </w:rPr>
            </w:pPr>
            <w:r w:rsidRPr="00ED455F">
              <w:rPr>
                <w:rFonts w:cstheme="minorHAnsi"/>
                <w:b/>
                <w:sz w:val="18"/>
                <w:szCs w:val="18"/>
              </w:rPr>
              <w:t>Type</w:t>
            </w:r>
          </w:p>
        </w:tc>
        <w:tc>
          <w:tcPr>
            <w:tcW w:w="1529" w:type="dxa"/>
            <w:tcBorders>
              <w:top w:val="single" w:sz="4" w:space="0" w:color="auto"/>
              <w:left w:val="single" w:sz="4" w:space="0" w:color="auto"/>
              <w:bottom w:val="single" w:sz="4" w:space="0" w:color="auto"/>
              <w:right w:val="single" w:sz="4" w:space="0" w:color="auto"/>
            </w:tcBorders>
            <w:hideMark/>
          </w:tcPr>
          <w:p w14:paraId="7EDBEED8" w14:textId="77777777" w:rsidR="00D64344" w:rsidRPr="00A66C15" w:rsidRDefault="00D64344">
            <w:pPr>
              <w:spacing w:before="60" w:after="60"/>
              <w:rPr>
                <w:rFonts w:cstheme="minorHAnsi"/>
                <w:b/>
                <w:sz w:val="18"/>
                <w:szCs w:val="18"/>
              </w:rPr>
            </w:pPr>
            <w:r w:rsidRPr="00A66C15">
              <w:rPr>
                <w:rFonts w:cstheme="minorHAnsi"/>
                <w:b/>
                <w:sz w:val="18"/>
                <w:szCs w:val="18"/>
              </w:rPr>
              <w:t>Association Name</w:t>
            </w:r>
          </w:p>
        </w:tc>
        <w:tc>
          <w:tcPr>
            <w:tcW w:w="1350" w:type="dxa"/>
            <w:gridSpan w:val="2"/>
            <w:tcBorders>
              <w:top w:val="single" w:sz="4" w:space="0" w:color="auto"/>
              <w:left w:val="single" w:sz="4" w:space="0" w:color="auto"/>
              <w:bottom w:val="single" w:sz="4" w:space="0" w:color="auto"/>
              <w:right w:val="single" w:sz="4" w:space="0" w:color="auto"/>
            </w:tcBorders>
            <w:hideMark/>
          </w:tcPr>
          <w:p w14:paraId="5666CD7A" w14:textId="77777777" w:rsidR="00D64344" w:rsidRPr="00A66C15" w:rsidRDefault="00D64344">
            <w:pPr>
              <w:autoSpaceDE w:val="0"/>
              <w:autoSpaceDN w:val="0"/>
              <w:adjustRightInd w:val="0"/>
              <w:spacing w:after="60"/>
              <w:ind w:left="72"/>
              <w:rPr>
                <w:rFonts w:cstheme="minorHAnsi"/>
                <w:b/>
                <w:sz w:val="18"/>
                <w:szCs w:val="18"/>
              </w:rPr>
            </w:pPr>
            <w:r w:rsidRPr="00A66C15">
              <w:rPr>
                <w:rFonts w:cstheme="minorHAnsi"/>
                <w:b/>
                <w:szCs w:val="18"/>
              </w:rPr>
              <w:t>Class</w:t>
            </w:r>
          </w:p>
        </w:tc>
        <w:tc>
          <w:tcPr>
            <w:tcW w:w="921" w:type="dxa"/>
            <w:tcBorders>
              <w:top w:val="single" w:sz="4" w:space="0" w:color="auto"/>
              <w:left w:val="single" w:sz="4" w:space="0" w:color="auto"/>
              <w:bottom w:val="single" w:sz="4" w:space="0" w:color="auto"/>
              <w:right w:val="single" w:sz="4" w:space="0" w:color="auto"/>
            </w:tcBorders>
            <w:hideMark/>
          </w:tcPr>
          <w:p w14:paraId="40E5A8A6" w14:textId="77777777" w:rsidR="00D64344" w:rsidRPr="00A66C15" w:rsidRDefault="00D64344">
            <w:pPr>
              <w:autoSpaceDE w:val="0"/>
              <w:autoSpaceDN w:val="0"/>
              <w:adjustRightInd w:val="0"/>
              <w:spacing w:after="60"/>
              <w:ind w:left="72"/>
              <w:rPr>
                <w:rFonts w:cstheme="minorHAnsi"/>
                <w:b/>
                <w:sz w:val="18"/>
                <w:szCs w:val="18"/>
              </w:rPr>
            </w:pPr>
            <w:r w:rsidRPr="00A66C15">
              <w:rPr>
                <w:rFonts w:cstheme="minorHAnsi"/>
                <w:b/>
                <w:szCs w:val="18"/>
              </w:rPr>
              <w:t>Role</w:t>
            </w:r>
          </w:p>
        </w:tc>
        <w:tc>
          <w:tcPr>
            <w:tcW w:w="899" w:type="dxa"/>
            <w:gridSpan w:val="2"/>
            <w:tcBorders>
              <w:top w:val="single" w:sz="4" w:space="0" w:color="auto"/>
              <w:left w:val="single" w:sz="4" w:space="0" w:color="auto"/>
              <w:bottom w:val="single" w:sz="4" w:space="0" w:color="auto"/>
              <w:right w:val="single" w:sz="4" w:space="0" w:color="auto"/>
            </w:tcBorders>
            <w:hideMark/>
          </w:tcPr>
          <w:p w14:paraId="4583AE4A" w14:textId="77777777" w:rsidR="00D64344" w:rsidRPr="00A66C15" w:rsidRDefault="00D64344">
            <w:pPr>
              <w:spacing w:before="60" w:after="60"/>
              <w:rPr>
                <w:rFonts w:cstheme="minorHAnsi"/>
                <w:b/>
                <w:sz w:val="18"/>
                <w:szCs w:val="18"/>
              </w:rPr>
            </w:pPr>
            <w:proofErr w:type="spellStart"/>
            <w:r w:rsidRPr="00A66C15">
              <w:rPr>
                <w:rFonts w:cstheme="minorHAnsi"/>
                <w:b/>
                <w:sz w:val="18"/>
                <w:szCs w:val="18"/>
              </w:rPr>
              <w:t>Mult</w:t>
            </w:r>
            <w:proofErr w:type="spellEnd"/>
            <w:r w:rsidRPr="00A66C15">
              <w:rPr>
                <w:rFonts w:cstheme="minorHAnsi"/>
                <w:b/>
                <w:sz w:val="18"/>
                <w:szCs w:val="18"/>
              </w:rPr>
              <w:t>.</w:t>
            </w:r>
          </w:p>
        </w:tc>
        <w:tc>
          <w:tcPr>
            <w:tcW w:w="1869" w:type="dxa"/>
            <w:gridSpan w:val="2"/>
            <w:tcBorders>
              <w:top w:val="single" w:sz="4" w:space="0" w:color="auto"/>
              <w:left w:val="single" w:sz="4" w:space="0" w:color="auto"/>
              <w:bottom w:val="single" w:sz="4" w:space="0" w:color="auto"/>
              <w:right w:val="single" w:sz="4" w:space="0" w:color="auto"/>
            </w:tcBorders>
            <w:hideMark/>
          </w:tcPr>
          <w:p w14:paraId="67C21962" w14:textId="77777777" w:rsidR="00D64344" w:rsidRPr="00A66C15" w:rsidRDefault="00D64344">
            <w:pPr>
              <w:spacing w:before="60" w:after="60"/>
              <w:rPr>
                <w:rFonts w:cstheme="minorHAnsi"/>
                <w:b/>
                <w:sz w:val="18"/>
                <w:szCs w:val="18"/>
              </w:rPr>
            </w:pPr>
            <w:r w:rsidRPr="00A66C15">
              <w:rPr>
                <w:rFonts w:cstheme="minorHAnsi"/>
                <w:b/>
                <w:sz w:val="18"/>
                <w:szCs w:val="18"/>
              </w:rPr>
              <w:t>Class</w:t>
            </w:r>
          </w:p>
        </w:tc>
        <w:tc>
          <w:tcPr>
            <w:tcW w:w="830" w:type="dxa"/>
            <w:gridSpan w:val="3"/>
            <w:tcBorders>
              <w:top w:val="single" w:sz="4" w:space="0" w:color="auto"/>
              <w:left w:val="single" w:sz="4" w:space="0" w:color="auto"/>
              <w:bottom w:val="single" w:sz="4" w:space="0" w:color="auto"/>
              <w:right w:val="single" w:sz="4" w:space="0" w:color="auto"/>
            </w:tcBorders>
            <w:hideMark/>
          </w:tcPr>
          <w:p w14:paraId="1C54AFE7" w14:textId="77777777" w:rsidR="00D64344" w:rsidRPr="00A66C15" w:rsidRDefault="00D64344">
            <w:pPr>
              <w:spacing w:before="60" w:after="60"/>
              <w:rPr>
                <w:rFonts w:cstheme="minorHAnsi"/>
                <w:b/>
                <w:sz w:val="18"/>
                <w:szCs w:val="18"/>
              </w:rPr>
            </w:pPr>
            <w:r w:rsidRPr="00A66C15">
              <w:rPr>
                <w:rFonts w:cstheme="minorHAnsi"/>
                <w:b/>
                <w:sz w:val="18"/>
                <w:szCs w:val="18"/>
              </w:rPr>
              <w:t>Role</w:t>
            </w:r>
          </w:p>
        </w:tc>
        <w:tc>
          <w:tcPr>
            <w:tcW w:w="1353" w:type="dxa"/>
            <w:tcBorders>
              <w:top w:val="single" w:sz="4" w:space="0" w:color="auto"/>
              <w:left w:val="single" w:sz="4" w:space="0" w:color="auto"/>
              <w:bottom w:val="single" w:sz="4" w:space="0" w:color="auto"/>
              <w:right w:val="single" w:sz="4" w:space="0" w:color="auto"/>
            </w:tcBorders>
            <w:hideMark/>
          </w:tcPr>
          <w:p w14:paraId="77ECE896" w14:textId="77777777" w:rsidR="00D64344" w:rsidRPr="00A66C15" w:rsidRDefault="00D64344">
            <w:pPr>
              <w:spacing w:before="60" w:after="60"/>
              <w:rPr>
                <w:rFonts w:cstheme="minorHAnsi"/>
                <w:b/>
                <w:sz w:val="18"/>
                <w:szCs w:val="18"/>
              </w:rPr>
            </w:pPr>
            <w:proofErr w:type="spellStart"/>
            <w:r w:rsidRPr="00A66C15">
              <w:rPr>
                <w:rFonts w:cstheme="minorHAnsi"/>
                <w:b/>
                <w:sz w:val="18"/>
                <w:szCs w:val="18"/>
              </w:rPr>
              <w:t>Mult</w:t>
            </w:r>
            <w:proofErr w:type="spellEnd"/>
            <w:r w:rsidRPr="00A66C15">
              <w:rPr>
                <w:rFonts w:cstheme="minorHAnsi"/>
                <w:b/>
                <w:sz w:val="18"/>
                <w:szCs w:val="18"/>
              </w:rPr>
              <w:t>.</w:t>
            </w:r>
          </w:p>
        </w:tc>
      </w:tr>
      <w:tr w:rsidR="00D64344" w:rsidRPr="00D90A3A" w14:paraId="15FF0271" w14:textId="77777777" w:rsidTr="008273E8">
        <w:trPr>
          <w:trHeight w:val="20"/>
        </w:trPr>
        <w:tc>
          <w:tcPr>
            <w:tcW w:w="1254" w:type="dxa"/>
            <w:tcBorders>
              <w:top w:val="single" w:sz="4" w:space="0" w:color="auto"/>
              <w:left w:val="single" w:sz="4" w:space="0" w:color="auto"/>
              <w:bottom w:val="single" w:sz="4" w:space="0" w:color="auto"/>
              <w:right w:val="single" w:sz="4" w:space="0" w:color="auto"/>
            </w:tcBorders>
          </w:tcPr>
          <w:p w14:paraId="5F7B5899" w14:textId="7B4D9A2B" w:rsidR="00D64344" w:rsidRPr="00F82216" w:rsidRDefault="00F82216">
            <w:pPr>
              <w:spacing w:before="60" w:after="60"/>
              <w:rPr>
                <w:rFonts w:cs="Arial"/>
                <w:color w:val="FF0000"/>
                <w:sz w:val="18"/>
                <w:szCs w:val="18"/>
              </w:rPr>
            </w:pPr>
            <w:ins w:id="556" w:author="Raphael Malyankar" w:date="2022-11-23T03:05:00Z">
              <w:r w:rsidRPr="00F82216">
                <w:rPr>
                  <w:rFonts w:cs="Arial"/>
                  <w:color w:val="FF0000"/>
                  <w:sz w:val="18"/>
                  <w:szCs w:val="18"/>
                </w:rPr>
                <w:t>association, aggregation, or composition</w:t>
              </w:r>
            </w:ins>
          </w:p>
        </w:tc>
        <w:tc>
          <w:tcPr>
            <w:tcW w:w="1529" w:type="dxa"/>
            <w:tcBorders>
              <w:top w:val="single" w:sz="4" w:space="0" w:color="auto"/>
              <w:left w:val="single" w:sz="4" w:space="0" w:color="auto"/>
              <w:bottom w:val="single" w:sz="4" w:space="0" w:color="auto"/>
              <w:right w:val="single" w:sz="4" w:space="0" w:color="auto"/>
            </w:tcBorders>
          </w:tcPr>
          <w:p w14:paraId="1A02D5C1" w14:textId="18BBDB63" w:rsidR="00D64344" w:rsidRPr="00F82216" w:rsidRDefault="00F82216">
            <w:pPr>
              <w:spacing w:before="60" w:after="60"/>
              <w:rPr>
                <w:rFonts w:cs="Arial"/>
                <w:color w:val="FF0000"/>
                <w:sz w:val="18"/>
                <w:szCs w:val="18"/>
              </w:rPr>
            </w:pPr>
            <w:ins w:id="557" w:author="Raphael Malyankar" w:date="2022-11-23T03:08:00Z">
              <w:r w:rsidRPr="00F82216">
                <w:rPr>
                  <w:rFonts w:cs="Arial"/>
                  <w:color w:val="FF0000"/>
                  <w:sz w:val="18"/>
                  <w:szCs w:val="18"/>
                </w:rPr>
                <w:t>Name</w:t>
              </w:r>
            </w:ins>
          </w:p>
        </w:tc>
        <w:tc>
          <w:tcPr>
            <w:tcW w:w="1350" w:type="dxa"/>
            <w:gridSpan w:val="2"/>
            <w:tcBorders>
              <w:top w:val="single" w:sz="4" w:space="0" w:color="auto"/>
              <w:left w:val="single" w:sz="4" w:space="0" w:color="auto"/>
              <w:bottom w:val="single" w:sz="4" w:space="0" w:color="auto"/>
              <w:right w:val="single" w:sz="4" w:space="0" w:color="auto"/>
            </w:tcBorders>
          </w:tcPr>
          <w:p w14:paraId="79CEFD5D" w14:textId="5945CC5F" w:rsidR="00D64344" w:rsidRPr="00F82216" w:rsidRDefault="00F82216">
            <w:pPr>
              <w:pStyle w:val="Default"/>
              <w:rPr>
                <w:color w:val="FF0000"/>
                <w:sz w:val="18"/>
                <w:szCs w:val="18"/>
              </w:rPr>
            </w:pPr>
            <w:ins w:id="558" w:author="Raphael Malyankar" w:date="2022-11-23T03:05:00Z">
              <w:r w:rsidRPr="00F82216">
                <w:rPr>
                  <w:color w:val="FF0000"/>
                  <w:sz w:val="18"/>
                  <w:szCs w:val="18"/>
                </w:rPr>
                <w:t>The name of the feature c</w:t>
              </w:r>
            </w:ins>
            <w:ins w:id="559" w:author="Raphael Malyankar" w:date="2022-11-23T03:06:00Z">
              <w:r w:rsidRPr="00F82216">
                <w:rPr>
                  <w:color w:val="FF0000"/>
                  <w:sz w:val="18"/>
                  <w:szCs w:val="18"/>
                </w:rPr>
                <w:t>lass (same as at the head of this table).</w:t>
              </w:r>
            </w:ins>
          </w:p>
        </w:tc>
        <w:tc>
          <w:tcPr>
            <w:tcW w:w="921" w:type="dxa"/>
            <w:tcBorders>
              <w:top w:val="single" w:sz="4" w:space="0" w:color="auto"/>
              <w:left w:val="single" w:sz="4" w:space="0" w:color="auto"/>
              <w:bottom w:val="single" w:sz="4" w:space="0" w:color="auto"/>
              <w:right w:val="single" w:sz="4" w:space="0" w:color="auto"/>
            </w:tcBorders>
          </w:tcPr>
          <w:p w14:paraId="14DAD817" w14:textId="23DCEED5" w:rsidR="00D64344" w:rsidRPr="00F82216" w:rsidRDefault="00F82216">
            <w:pPr>
              <w:autoSpaceDE w:val="0"/>
              <w:autoSpaceDN w:val="0"/>
              <w:adjustRightInd w:val="0"/>
              <w:spacing w:after="60"/>
              <w:ind w:left="72"/>
              <w:rPr>
                <w:rFonts w:cs="Arial"/>
                <w:color w:val="FF0000"/>
                <w:sz w:val="18"/>
                <w:szCs w:val="18"/>
              </w:rPr>
            </w:pPr>
            <w:ins w:id="560" w:author="Raphael Malyankar" w:date="2022-11-23T03:06:00Z">
              <w:r w:rsidRPr="00F82216">
                <w:rPr>
                  <w:rFonts w:cs="Arial"/>
                  <w:color w:val="FF0000"/>
                  <w:sz w:val="18"/>
                  <w:szCs w:val="18"/>
                </w:rPr>
                <w:t>Role of this class.</w:t>
              </w:r>
            </w:ins>
          </w:p>
        </w:tc>
        <w:tc>
          <w:tcPr>
            <w:tcW w:w="899" w:type="dxa"/>
            <w:gridSpan w:val="2"/>
            <w:tcBorders>
              <w:top w:val="single" w:sz="4" w:space="0" w:color="auto"/>
              <w:left w:val="single" w:sz="4" w:space="0" w:color="auto"/>
              <w:bottom w:val="single" w:sz="4" w:space="0" w:color="auto"/>
              <w:right w:val="single" w:sz="4" w:space="0" w:color="auto"/>
            </w:tcBorders>
          </w:tcPr>
          <w:p w14:paraId="72549DB3" w14:textId="65463BD6" w:rsidR="00D64344" w:rsidRPr="00F82216" w:rsidRDefault="00D64344">
            <w:pPr>
              <w:spacing w:before="60" w:after="60"/>
              <w:rPr>
                <w:rFonts w:cs="Arial"/>
                <w:color w:val="FF0000"/>
                <w:sz w:val="18"/>
                <w:szCs w:val="18"/>
              </w:rPr>
            </w:pPr>
          </w:p>
        </w:tc>
        <w:tc>
          <w:tcPr>
            <w:tcW w:w="1869" w:type="dxa"/>
            <w:gridSpan w:val="2"/>
            <w:tcBorders>
              <w:top w:val="single" w:sz="4" w:space="0" w:color="auto"/>
              <w:left w:val="single" w:sz="4" w:space="0" w:color="auto"/>
              <w:bottom w:val="single" w:sz="4" w:space="0" w:color="auto"/>
              <w:right w:val="single" w:sz="4" w:space="0" w:color="auto"/>
            </w:tcBorders>
          </w:tcPr>
          <w:p w14:paraId="3332C800" w14:textId="719E2EEF" w:rsidR="00D64344" w:rsidRPr="00F82216" w:rsidRDefault="00F82216">
            <w:pPr>
              <w:pStyle w:val="Default"/>
              <w:rPr>
                <w:color w:val="FF0000"/>
                <w:sz w:val="18"/>
                <w:szCs w:val="18"/>
              </w:rPr>
            </w:pPr>
            <w:ins w:id="561" w:author="Raphael Malyankar" w:date="2022-11-23T03:06:00Z">
              <w:r w:rsidRPr="00F82216">
                <w:rPr>
                  <w:color w:val="FF0000"/>
                  <w:sz w:val="18"/>
                  <w:szCs w:val="18"/>
                </w:rPr>
                <w:t>Name of the other class to which this class is linked.</w:t>
              </w:r>
            </w:ins>
          </w:p>
        </w:tc>
        <w:tc>
          <w:tcPr>
            <w:tcW w:w="830" w:type="dxa"/>
            <w:gridSpan w:val="3"/>
            <w:tcBorders>
              <w:top w:val="single" w:sz="4" w:space="0" w:color="auto"/>
              <w:left w:val="single" w:sz="4" w:space="0" w:color="auto"/>
              <w:bottom w:val="single" w:sz="4" w:space="0" w:color="auto"/>
              <w:right w:val="single" w:sz="4" w:space="0" w:color="auto"/>
            </w:tcBorders>
          </w:tcPr>
          <w:p w14:paraId="3E2F7819" w14:textId="5742C8FD" w:rsidR="00D64344" w:rsidRPr="00F82216" w:rsidRDefault="00F82216">
            <w:pPr>
              <w:spacing w:before="60" w:after="60"/>
              <w:rPr>
                <w:rFonts w:cs="Arial"/>
                <w:color w:val="FF0000"/>
                <w:sz w:val="18"/>
                <w:szCs w:val="18"/>
              </w:rPr>
            </w:pPr>
            <w:ins w:id="562" w:author="Raphael Malyankar" w:date="2022-11-23T03:06:00Z">
              <w:r w:rsidRPr="00F82216">
                <w:rPr>
                  <w:rFonts w:cs="Arial"/>
                  <w:color w:val="FF0000"/>
                  <w:sz w:val="18"/>
                  <w:szCs w:val="18"/>
                </w:rPr>
                <w:t>Role of the other class.</w:t>
              </w:r>
            </w:ins>
          </w:p>
        </w:tc>
        <w:tc>
          <w:tcPr>
            <w:tcW w:w="1353" w:type="dxa"/>
            <w:tcBorders>
              <w:top w:val="single" w:sz="4" w:space="0" w:color="auto"/>
              <w:left w:val="single" w:sz="4" w:space="0" w:color="auto"/>
              <w:bottom w:val="single" w:sz="4" w:space="0" w:color="auto"/>
              <w:right w:val="single" w:sz="4" w:space="0" w:color="auto"/>
            </w:tcBorders>
          </w:tcPr>
          <w:p w14:paraId="4EA473E5" w14:textId="11947991" w:rsidR="00D64344" w:rsidRPr="00F82216" w:rsidRDefault="00D64344">
            <w:pPr>
              <w:spacing w:before="60" w:after="60"/>
              <w:rPr>
                <w:rFonts w:cs="Arial"/>
                <w:color w:val="FF0000"/>
                <w:sz w:val="18"/>
                <w:szCs w:val="18"/>
              </w:rPr>
            </w:pPr>
          </w:p>
        </w:tc>
      </w:tr>
      <w:tr w:rsidR="00464D82" w:rsidRPr="00D90A3A" w14:paraId="66420C22" w14:textId="77777777" w:rsidTr="00464D82">
        <w:trPr>
          <w:trHeight w:val="70"/>
        </w:trPr>
        <w:tc>
          <w:tcPr>
            <w:tcW w:w="10005" w:type="dxa"/>
            <w:gridSpan w:val="13"/>
            <w:tcBorders>
              <w:top w:val="single" w:sz="4" w:space="0" w:color="auto"/>
              <w:left w:val="single" w:sz="4" w:space="0" w:color="auto"/>
              <w:bottom w:val="single" w:sz="4" w:space="0" w:color="auto"/>
              <w:right w:val="single" w:sz="4" w:space="0" w:color="auto"/>
            </w:tcBorders>
          </w:tcPr>
          <w:p w14:paraId="623DC7BD" w14:textId="67C0D4FD" w:rsidR="00B1722B" w:rsidRDefault="00B1722B">
            <w:pPr>
              <w:spacing w:after="120"/>
              <w:rPr>
                <w:rFonts w:cstheme="minorHAnsi"/>
                <w:color w:val="FF0000"/>
                <w:sz w:val="18"/>
                <w:szCs w:val="18"/>
              </w:rPr>
            </w:pPr>
            <w:r>
              <w:rPr>
                <w:rFonts w:cstheme="minorHAnsi"/>
                <w:color w:val="FF0000"/>
                <w:sz w:val="18"/>
                <w:szCs w:val="18"/>
              </w:rPr>
              <w:t xml:space="preserve">If the class, role, and multiplicity for one end are missing, it means the association is unidirectional, that is, the binding </w:t>
            </w:r>
            <w:ins w:id="563" w:author="Raphael Malyankar" w:date="2022-11-22T21:29:00Z">
              <w:r w:rsidR="00A1128A">
                <w:rPr>
                  <w:rFonts w:cstheme="minorHAnsi"/>
                  <w:color w:val="FF0000"/>
                  <w:sz w:val="18"/>
                  <w:szCs w:val="18"/>
                </w:rPr>
                <w:t xml:space="preserve">for the association </w:t>
              </w:r>
            </w:ins>
            <w:r>
              <w:rPr>
                <w:rFonts w:cstheme="minorHAnsi"/>
                <w:color w:val="FF0000"/>
                <w:sz w:val="18"/>
                <w:szCs w:val="18"/>
              </w:rPr>
              <w:t>is only in one of the participating features or information types. This is sometimes the case</w:t>
            </w:r>
            <w:del w:id="564" w:author="Raphael Malyankar" w:date="2022-11-22T21:27:00Z">
              <w:r w:rsidDel="00A1128A">
                <w:rPr>
                  <w:rFonts w:cstheme="minorHAnsi"/>
                  <w:color w:val="FF0000"/>
                  <w:sz w:val="18"/>
                  <w:szCs w:val="18"/>
                </w:rPr>
                <w:delText xml:space="preserve"> if</w:delText>
              </w:r>
            </w:del>
            <w:r>
              <w:rPr>
                <w:rFonts w:cstheme="minorHAnsi"/>
                <w:color w:val="FF0000"/>
                <w:sz w:val="18"/>
                <w:szCs w:val="18"/>
              </w:rPr>
              <w:t xml:space="preserve"> for information associations that link a feature to an information type - the feature type has a binding to the information type, but not vice versa.</w:t>
            </w:r>
          </w:p>
          <w:p w14:paraId="65FCBDBF" w14:textId="05C21C21" w:rsidR="007C71B5" w:rsidDel="00040ECD" w:rsidRDefault="008273E8">
            <w:pPr>
              <w:spacing w:after="120"/>
              <w:rPr>
                <w:del w:id="565" w:author="Raphael Malyankar" w:date="2022-11-23T03:36:00Z"/>
                <w:rFonts w:cstheme="minorHAnsi"/>
                <w:color w:val="FF0000"/>
                <w:sz w:val="18"/>
                <w:szCs w:val="18"/>
              </w:rPr>
            </w:pPr>
            <w:del w:id="566" w:author="Raphael Malyankar" w:date="2022-11-23T03:40:00Z">
              <w:r w:rsidDel="00A81250">
                <w:rPr>
                  <w:rFonts w:cstheme="minorHAnsi"/>
                  <w:color w:val="FF0000"/>
                  <w:sz w:val="18"/>
                  <w:szCs w:val="18"/>
                </w:rPr>
                <w:delText>In the S-1</w:delText>
              </w:r>
              <w:r w:rsidR="00EC6E46" w:rsidDel="00A81250">
                <w:rPr>
                  <w:rFonts w:cstheme="minorHAnsi"/>
                  <w:color w:val="FF0000"/>
                  <w:sz w:val="18"/>
                  <w:szCs w:val="18"/>
                </w:rPr>
                <w:delText>31</w:delText>
              </w:r>
              <w:r w:rsidDel="00A81250">
                <w:rPr>
                  <w:rFonts w:cstheme="minorHAnsi"/>
                  <w:color w:val="FF0000"/>
                  <w:sz w:val="18"/>
                  <w:szCs w:val="18"/>
                </w:rPr>
                <w:delText xml:space="preserve"> DCEG, the associations </w:delText>
              </w:r>
              <w:r w:rsidR="00B1722B" w:rsidDel="00A81250">
                <w:rPr>
                  <w:rFonts w:cstheme="minorHAnsi"/>
                  <w:color w:val="FF0000"/>
                  <w:sz w:val="18"/>
                  <w:szCs w:val="18"/>
                </w:rPr>
                <w:delText>may be</w:delText>
              </w:r>
              <w:r w:rsidDel="00A81250">
                <w:rPr>
                  <w:rFonts w:cstheme="minorHAnsi"/>
                  <w:color w:val="FF0000"/>
                  <w:sz w:val="18"/>
                  <w:szCs w:val="18"/>
                </w:rPr>
                <w:delText xml:space="preserve"> depicted by</w:delText>
              </w:r>
              <w:r w:rsidR="00317E02" w:rsidRPr="003601F7" w:rsidDel="00A81250">
                <w:rPr>
                  <w:rFonts w:cstheme="minorHAnsi"/>
                  <w:color w:val="FF0000"/>
                  <w:sz w:val="18"/>
                  <w:szCs w:val="18"/>
                </w:rPr>
                <w:delText xml:space="preserve"> a UML diagram showing the relationships that apply to the class</w:delText>
              </w:r>
              <w:r w:rsidR="00C34174" w:rsidDel="00A81250">
                <w:rPr>
                  <w:rFonts w:cstheme="minorHAnsi"/>
                  <w:color w:val="FF0000"/>
                  <w:sz w:val="18"/>
                  <w:szCs w:val="18"/>
                </w:rPr>
                <w:delText xml:space="preserve"> and its super-classes (generalizations)</w:delText>
              </w:r>
              <w:r w:rsidR="00317E02" w:rsidRPr="003601F7" w:rsidDel="00A81250">
                <w:rPr>
                  <w:rFonts w:cstheme="minorHAnsi"/>
                  <w:color w:val="FF0000"/>
                  <w:sz w:val="18"/>
                  <w:szCs w:val="18"/>
                </w:rPr>
                <w:delText>.</w:delText>
              </w:r>
              <w:r w:rsidDel="00A81250">
                <w:rPr>
                  <w:rFonts w:cstheme="minorHAnsi"/>
                  <w:color w:val="FF0000"/>
                  <w:sz w:val="18"/>
                  <w:szCs w:val="18"/>
                </w:rPr>
                <w:delText xml:space="preserve"> Relationships which are inherited from super-classes are shown by including the super</w:delText>
              </w:r>
              <w:r w:rsidR="00C34174" w:rsidDel="00A81250">
                <w:rPr>
                  <w:rFonts w:cstheme="minorHAnsi"/>
                  <w:color w:val="FF0000"/>
                  <w:sz w:val="18"/>
                  <w:szCs w:val="18"/>
                </w:rPr>
                <w:delText>-</w:delText>
              </w:r>
              <w:r w:rsidDel="00A81250">
                <w:rPr>
                  <w:rFonts w:cstheme="minorHAnsi"/>
                  <w:color w:val="FF0000"/>
                  <w:sz w:val="18"/>
                  <w:szCs w:val="18"/>
                </w:rPr>
                <w:delText>classes and their associations in the diagram.</w:delText>
              </w:r>
            </w:del>
            <w:del w:id="567" w:author="Raphael Malyankar" w:date="2022-11-23T03:36:00Z">
              <w:r w:rsidR="001A5F3B" w:rsidDel="00040ECD">
                <w:rPr>
                  <w:rFonts w:cstheme="minorHAnsi"/>
                  <w:color w:val="FF0000"/>
                  <w:sz w:val="18"/>
                  <w:szCs w:val="18"/>
                </w:rPr>
                <w:delText xml:space="preserve"> </w:delText>
              </w:r>
              <w:r w:rsidDel="00040ECD">
                <w:rPr>
                  <w:rFonts w:cstheme="minorHAnsi"/>
                  <w:color w:val="FF0000"/>
                  <w:sz w:val="18"/>
                  <w:szCs w:val="18"/>
                </w:rPr>
                <w:delText xml:space="preserve">In the example below, </w:delText>
              </w:r>
              <w:r w:rsidRPr="00CB3DF3" w:rsidDel="00040ECD">
                <w:rPr>
                  <w:rFonts w:cstheme="minorHAnsi"/>
                  <w:b/>
                  <w:color w:val="FF0000"/>
                  <w:sz w:val="18"/>
                  <w:szCs w:val="18"/>
                </w:rPr>
                <w:delText>CautionArea</w:delText>
              </w:r>
              <w:r w:rsidDel="00040ECD">
                <w:rPr>
                  <w:rFonts w:cstheme="minorHAnsi"/>
                  <w:color w:val="FF0000"/>
                  <w:sz w:val="18"/>
                  <w:szCs w:val="18"/>
                </w:rPr>
                <w:delText xml:space="preserve"> has no direct associations, but inherits one feature association and three information associations from the abstract class </w:delText>
              </w:r>
              <w:r w:rsidRPr="00CB3DF3" w:rsidDel="00040ECD">
                <w:rPr>
                  <w:rFonts w:cstheme="minorHAnsi"/>
                  <w:b/>
                  <w:color w:val="FF0000"/>
                  <w:sz w:val="18"/>
                  <w:szCs w:val="18"/>
                </w:rPr>
                <w:delText>FeatureType</w:delText>
              </w:r>
              <w:r w:rsidDel="00040ECD">
                <w:rPr>
                  <w:rFonts w:cstheme="minorHAnsi"/>
                  <w:color w:val="FF0000"/>
                  <w:sz w:val="18"/>
                  <w:szCs w:val="18"/>
                </w:rPr>
                <w:delText>.</w:delText>
              </w:r>
            </w:del>
          </w:p>
          <w:p w14:paraId="03C7B7F5" w14:textId="02BDE3D3" w:rsidR="00464D82" w:rsidDel="00A81250" w:rsidRDefault="007C71B5" w:rsidP="00040ECD">
            <w:pPr>
              <w:spacing w:after="120"/>
              <w:rPr>
                <w:del w:id="568" w:author="Raphael Malyankar" w:date="2022-11-23T03:40:00Z"/>
                <w:rFonts w:cstheme="minorHAnsi"/>
                <w:color w:val="FF0000"/>
                <w:sz w:val="18"/>
                <w:szCs w:val="18"/>
              </w:rPr>
            </w:pPr>
            <w:del w:id="569" w:author="Raphael Malyankar" w:date="2022-11-23T03:36:00Z">
              <w:r w:rsidDel="00040ECD">
                <w:rPr>
                  <w:rFonts w:cstheme="minorHAnsi"/>
                  <w:color w:val="FF0000"/>
                  <w:sz w:val="18"/>
                  <w:szCs w:val="18"/>
                </w:rPr>
                <w:delText xml:space="preserve">Note that since the information type </w:delText>
              </w:r>
              <w:r w:rsidRPr="00CB3DF3" w:rsidDel="00040ECD">
                <w:rPr>
                  <w:rFonts w:cstheme="minorHAnsi"/>
                  <w:b/>
                  <w:color w:val="FF0000"/>
                  <w:sz w:val="18"/>
                  <w:szCs w:val="18"/>
                </w:rPr>
                <w:delText>AbstractRXN</w:delText>
              </w:r>
              <w:r w:rsidDel="00040ECD">
                <w:rPr>
                  <w:rFonts w:cstheme="minorHAnsi"/>
                  <w:color w:val="FF0000"/>
                  <w:sz w:val="18"/>
                  <w:szCs w:val="18"/>
                </w:rPr>
                <w:delText xml:space="preserve"> is a super-class of the four information types </w:delText>
              </w:r>
              <w:r w:rsidRPr="00CB3DF3" w:rsidDel="00040ECD">
                <w:rPr>
                  <w:rFonts w:cstheme="minorHAnsi"/>
                  <w:b/>
                  <w:color w:val="FF0000"/>
                  <w:sz w:val="18"/>
                  <w:szCs w:val="18"/>
                </w:rPr>
                <w:delText>Regulations</w:delText>
              </w:r>
              <w:r w:rsidDel="00040ECD">
                <w:rPr>
                  <w:rFonts w:cstheme="minorHAnsi"/>
                  <w:color w:val="FF0000"/>
                  <w:sz w:val="18"/>
                  <w:szCs w:val="18"/>
                </w:rPr>
                <w:delText xml:space="preserve">, </w:delText>
              </w:r>
              <w:r w:rsidRPr="00CB3DF3" w:rsidDel="00040ECD">
                <w:rPr>
                  <w:rFonts w:cstheme="minorHAnsi"/>
                  <w:b/>
                  <w:color w:val="FF0000"/>
                  <w:sz w:val="18"/>
                  <w:szCs w:val="18"/>
                </w:rPr>
                <w:delText>Restrictions</w:delText>
              </w:r>
              <w:r w:rsidDel="00040ECD">
                <w:rPr>
                  <w:rFonts w:cstheme="minorHAnsi"/>
                  <w:color w:val="FF0000"/>
                  <w:sz w:val="18"/>
                  <w:szCs w:val="18"/>
                </w:rPr>
                <w:delText xml:space="preserve">, </w:delText>
              </w:r>
              <w:r w:rsidRPr="00CB3DF3" w:rsidDel="00040ECD">
                <w:rPr>
                  <w:rFonts w:cstheme="minorHAnsi"/>
                  <w:b/>
                  <w:color w:val="FF0000"/>
                  <w:sz w:val="18"/>
                  <w:szCs w:val="18"/>
                </w:rPr>
                <w:delText>Recommendations</w:delText>
              </w:r>
              <w:r w:rsidDel="00040ECD">
                <w:rPr>
                  <w:rFonts w:cstheme="minorHAnsi"/>
                  <w:color w:val="FF0000"/>
                  <w:sz w:val="18"/>
                  <w:szCs w:val="18"/>
                </w:rPr>
                <w:delText xml:space="preserve">, and </w:delText>
              </w:r>
              <w:r w:rsidRPr="00CB3DF3" w:rsidDel="00040ECD">
                <w:rPr>
                  <w:rFonts w:cstheme="minorHAnsi"/>
                  <w:b/>
                  <w:color w:val="FF0000"/>
                  <w:sz w:val="18"/>
                  <w:szCs w:val="18"/>
                </w:rPr>
                <w:delText>NauticalInformation</w:delText>
              </w:r>
              <w:r w:rsidDel="00040ECD">
                <w:rPr>
                  <w:rFonts w:cstheme="minorHAnsi"/>
                  <w:color w:val="FF0000"/>
                  <w:sz w:val="18"/>
                  <w:szCs w:val="18"/>
                </w:rPr>
                <w:delText xml:space="preserve">, the </w:delText>
              </w:r>
              <w:r w:rsidRPr="00CB3DF3" w:rsidDel="00040ECD">
                <w:rPr>
                  <w:rFonts w:cstheme="minorHAnsi"/>
                  <w:b/>
                  <w:color w:val="FF0000"/>
                  <w:sz w:val="18"/>
                  <w:szCs w:val="18"/>
                </w:rPr>
                <w:delText>AssociatedRxN</w:delText>
              </w:r>
              <w:r w:rsidDel="00040ECD">
                <w:rPr>
                  <w:rFonts w:cstheme="minorHAnsi"/>
                  <w:color w:val="FF0000"/>
                  <w:sz w:val="18"/>
                  <w:szCs w:val="18"/>
                </w:rPr>
                <w:delText xml:space="preserve"> relationship of </w:delText>
              </w:r>
              <w:r w:rsidRPr="00CB3DF3" w:rsidDel="00040ECD">
                <w:rPr>
                  <w:rFonts w:cstheme="minorHAnsi"/>
                  <w:b/>
                  <w:color w:val="FF0000"/>
                  <w:sz w:val="18"/>
                  <w:szCs w:val="18"/>
                </w:rPr>
                <w:delText>CautionArea</w:delText>
              </w:r>
              <w:r w:rsidR="003601F7" w:rsidDel="00040ECD">
                <w:rPr>
                  <w:rFonts w:cstheme="minorHAnsi"/>
                  <w:color w:val="FF0000"/>
                  <w:sz w:val="18"/>
                  <w:szCs w:val="18"/>
                </w:rPr>
                <w:delText xml:space="preserve"> (or any </w:delText>
              </w:r>
              <w:r w:rsidR="00B20900" w:rsidDel="00040ECD">
                <w:rPr>
                  <w:rFonts w:cstheme="minorHAnsi"/>
                  <w:color w:val="FF0000"/>
                  <w:sz w:val="18"/>
                  <w:szCs w:val="18"/>
                </w:rPr>
                <w:delText>other sub-class</w:delText>
              </w:r>
              <w:r w:rsidR="003601F7" w:rsidDel="00040ECD">
                <w:rPr>
                  <w:rFonts w:cstheme="minorHAnsi"/>
                  <w:color w:val="FF0000"/>
                  <w:sz w:val="18"/>
                  <w:szCs w:val="18"/>
                </w:rPr>
                <w:delText xml:space="preserve"> of </w:delText>
              </w:r>
              <w:r w:rsidR="00CB3DF3" w:rsidRPr="00CB3DF3" w:rsidDel="00040ECD">
                <w:rPr>
                  <w:rFonts w:cstheme="minorHAnsi"/>
                  <w:b/>
                  <w:color w:val="FF0000"/>
                  <w:sz w:val="18"/>
                  <w:szCs w:val="18"/>
                </w:rPr>
                <w:delText>F</w:delText>
              </w:r>
              <w:r w:rsidR="003601F7" w:rsidRPr="00CB3DF3" w:rsidDel="00040ECD">
                <w:rPr>
                  <w:rFonts w:cstheme="minorHAnsi"/>
                  <w:b/>
                  <w:color w:val="FF0000"/>
                  <w:sz w:val="18"/>
                  <w:szCs w:val="18"/>
                </w:rPr>
                <w:delText>eatureType</w:delText>
              </w:r>
              <w:r w:rsidR="003601F7" w:rsidDel="00040ECD">
                <w:rPr>
                  <w:rFonts w:cstheme="minorHAnsi"/>
                  <w:color w:val="FF0000"/>
                  <w:sz w:val="18"/>
                  <w:szCs w:val="18"/>
                </w:rPr>
                <w:delText>)</w:delText>
              </w:r>
              <w:r w:rsidDel="00040ECD">
                <w:rPr>
                  <w:rFonts w:cstheme="minorHAnsi"/>
                  <w:color w:val="FF0000"/>
                  <w:sz w:val="18"/>
                  <w:szCs w:val="18"/>
                </w:rPr>
                <w:delText xml:space="preserve"> </w:delText>
              </w:r>
              <w:r w:rsidR="003601F7" w:rsidDel="00040ECD">
                <w:rPr>
                  <w:rFonts w:cstheme="minorHAnsi"/>
                  <w:color w:val="FF0000"/>
                  <w:sz w:val="18"/>
                  <w:szCs w:val="18"/>
                </w:rPr>
                <w:delText xml:space="preserve">applies to </w:delText>
              </w:r>
              <w:r w:rsidDel="00040ECD">
                <w:rPr>
                  <w:rFonts w:cstheme="minorHAnsi"/>
                  <w:color w:val="FF0000"/>
                  <w:sz w:val="18"/>
                  <w:szCs w:val="18"/>
                </w:rPr>
                <w:delText>those four classes.</w:delText>
              </w:r>
            </w:del>
          </w:p>
          <w:p w14:paraId="23D64EEE" w14:textId="4B30FC95" w:rsidR="00346C66" w:rsidRPr="003601F7" w:rsidDel="00A81250" w:rsidRDefault="003601F7">
            <w:pPr>
              <w:spacing w:after="120"/>
              <w:rPr>
                <w:del w:id="570" w:author="Raphael Malyankar" w:date="2022-11-23T03:40:00Z"/>
                <w:rFonts w:cstheme="minorHAnsi"/>
                <w:color w:val="FF0000"/>
                <w:sz w:val="18"/>
                <w:szCs w:val="18"/>
              </w:rPr>
            </w:pPr>
            <w:del w:id="571" w:author="Raphael Malyankar" w:date="2022-11-23T03:40:00Z">
              <w:r w:rsidDel="00A81250">
                <w:rPr>
                  <w:rFonts w:cstheme="minorHAnsi"/>
                  <w:color w:val="FF0000"/>
                  <w:sz w:val="18"/>
                  <w:szCs w:val="18"/>
                </w:rPr>
                <w:delText xml:space="preserve">The usual UML conventions apply. For explanations of standard UML notations, see S-100 Part 1. For explanations of the conventions used for associations, see clause </w:delText>
              </w:r>
              <w:r w:rsidDel="00A81250">
                <w:rPr>
                  <w:rFonts w:cstheme="minorHAnsi"/>
                  <w:color w:val="FF0000"/>
                  <w:sz w:val="18"/>
                  <w:szCs w:val="18"/>
                </w:rPr>
                <w:fldChar w:fldCharType="begin"/>
              </w:r>
              <w:r w:rsidDel="00A81250">
                <w:rPr>
                  <w:rFonts w:cstheme="minorHAnsi"/>
                  <w:color w:val="FF0000"/>
                  <w:sz w:val="18"/>
                  <w:szCs w:val="18"/>
                </w:rPr>
                <w:delInstrText xml:space="preserve"> REF _Ref531051748 \r \h </w:delInstrText>
              </w:r>
              <w:r w:rsidDel="00A81250">
                <w:rPr>
                  <w:rFonts w:cstheme="minorHAnsi"/>
                  <w:color w:val="FF0000"/>
                  <w:sz w:val="18"/>
                  <w:szCs w:val="18"/>
                </w:rPr>
              </w:r>
              <w:r w:rsidDel="00A81250">
                <w:rPr>
                  <w:rFonts w:cstheme="minorHAnsi"/>
                  <w:color w:val="FF0000"/>
                  <w:sz w:val="18"/>
                  <w:szCs w:val="18"/>
                </w:rPr>
                <w:fldChar w:fldCharType="separate"/>
              </w:r>
              <w:r w:rsidR="00EE3F7C" w:rsidDel="00A81250">
                <w:rPr>
                  <w:rFonts w:cstheme="minorHAnsi"/>
                  <w:color w:val="FF0000"/>
                  <w:sz w:val="18"/>
                  <w:szCs w:val="18"/>
                </w:rPr>
                <w:delText>2.5</w:delText>
              </w:r>
              <w:r w:rsidDel="00A81250">
                <w:rPr>
                  <w:rFonts w:cstheme="minorHAnsi"/>
                  <w:color w:val="FF0000"/>
                  <w:sz w:val="18"/>
                  <w:szCs w:val="18"/>
                </w:rPr>
                <w:fldChar w:fldCharType="end"/>
              </w:r>
              <w:r w:rsidDel="00A81250">
                <w:rPr>
                  <w:rFonts w:cstheme="minorHAnsi"/>
                  <w:color w:val="FF0000"/>
                  <w:sz w:val="18"/>
                  <w:szCs w:val="18"/>
                </w:rPr>
                <w:delText xml:space="preserve"> in this DCEG.</w:delText>
              </w:r>
            </w:del>
          </w:p>
          <w:p w14:paraId="6EDB1859" w14:textId="574A93BE" w:rsidR="00317E02" w:rsidRPr="00ED455F" w:rsidRDefault="008273E8">
            <w:pPr>
              <w:spacing w:after="120"/>
              <w:rPr>
                <w:rFonts w:cstheme="minorHAnsi"/>
                <w:u w:val="single"/>
                <w:lang w:eastAsia="de-DE"/>
              </w:rPr>
            </w:pPr>
            <w:del w:id="572" w:author="Raphael Malyankar" w:date="2022-11-23T03:35:00Z">
              <w:r w:rsidDel="00040ECD">
                <w:rPr>
                  <w:rFonts w:cstheme="minorHAnsi"/>
                  <w:noProof/>
                  <w:u w:val="single"/>
                  <w:lang w:val="en-AU"/>
                </w:rPr>
                <w:drawing>
                  <wp:inline distT="0" distB="0" distL="0" distR="0" wp14:anchorId="0DD331C8" wp14:editId="6312B49E">
                    <wp:extent cx="6217920" cy="23171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CautionArea assoc.png"/>
                            <pic:cNvPicPr/>
                          </pic:nvPicPr>
                          <pic:blipFill>
                            <a:blip r:embed="rId22">
                              <a:extLst>
                                <a:ext uri="{28A0092B-C50C-407E-A947-70E740481C1C}">
                                  <a14:useLocalDpi xmlns:a14="http://schemas.microsoft.com/office/drawing/2010/main" val="0"/>
                                </a:ext>
                              </a:extLst>
                            </a:blip>
                            <a:stretch>
                              <a:fillRect/>
                            </a:stretch>
                          </pic:blipFill>
                          <pic:spPr>
                            <a:xfrm>
                              <a:off x="0" y="0"/>
                              <a:ext cx="6217920" cy="2317115"/>
                            </a:xfrm>
                            <a:prstGeom prst="rect">
                              <a:avLst/>
                            </a:prstGeom>
                          </pic:spPr>
                        </pic:pic>
                      </a:graphicData>
                    </a:graphic>
                  </wp:inline>
                </w:drawing>
              </w:r>
            </w:del>
          </w:p>
        </w:tc>
      </w:tr>
      <w:tr w:rsidR="00D64344" w:rsidRPr="00D90A3A" w14:paraId="1C5FED50" w14:textId="77777777" w:rsidTr="00C83FB5">
        <w:trPr>
          <w:trHeight w:val="70"/>
        </w:trPr>
        <w:tc>
          <w:tcPr>
            <w:tcW w:w="10005" w:type="dxa"/>
            <w:gridSpan w:val="13"/>
            <w:tcBorders>
              <w:top w:val="single" w:sz="4" w:space="0" w:color="auto"/>
              <w:left w:val="single" w:sz="4" w:space="0" w:color="auto"/>
              <w:bottom w:val="single" w:sz="4" w:space="0" w:color="auto"/>
              <w:right w:val="single" w:sz="4" w:space="0" w:color="auto"/>
            </w:tcBorders>
          </w:tcPr>
          <w:p w14:paraId="730D7241" w14:textId="77777777" w:rsidR="00D64344" w:rsidRPr="00ED455F" w:rsidRDefault="00D64344">
            <w:pPr>
              <w:spacing w:after="120"/>
              <w:rPr>
                <w:rFonts w:cstheme="minorHAnsi"/>
                <w:u w:val="single"/>
                <w:lang w:eastAsia="de-DE"/>
              </w:rPr>
            </w:pPr>
          </w:p>
          <w:p w14:paraId="65E51335" w14:textId="355EDD8F" w:rsidR="00D64344" w:rsidRPr="00A66C15" w:rsidRDefault="00D64344">
            <w:pPr>
              <w:spacing w:after="120"/>
              <w:rPr>
                <w:rFonts w:cstheme="minorHAnsi"/>
              </w:rPr>
            </w:pPr>
            <w:r w:rsidRPr="00A66C15">
              <w:rPr>
                <w:rFonts w:cstheme="minorHAnsi"/>
                <w:u w:val="single"/>
              </w:rPr>
              <w:t>INT 1 Reference:</w:t>
            </w:r>
            <w:r w:rsidR="00867CAC">
              <w:rPr>
                <w:rFonts w:cstheme="minorHAnsi"/>
                <w:u w:val="single"/>
              </w:rPr>
              <w:t xml:space="preserve"> </w:t>
            </w:r>
            <w:r w:rsidRPr="00A66C15">
              <w:rPr>
                <w:rFonts w:cstheme="minorHAnsi"/>
                <w:color w:val="FF0000"/>
              </w:rPr>
              <w:t>The INT 1 location(s) of the Feature – by INT1 Section and Section Number (if applicable).</w:t>
            </w:r>
          </w:p>
          <w:p w14:paraId="201ED22A" w14:textId="77777777" w:rsidR="00D64344" w:rsidRPr="00A66C15" w:rsidRDefault="00D64344">
            <w:pPr>
              <w:pStyle w:val="NormalWeb"/>
              <w:spacing w:before="120" w:after="120"/>
              <w:rPr>
                <w:rFonts w:cstheme="minorHAnsi"/>
                <w:b/>
                <w:bCs/>
                <w:szCs w:val="22"/>
              </w:rPr>
            </w:pPr>
            <w:r w:rsidRPr="00A66C15">
              <w:rPr>
                <w:rFonts w:cstheme="minorHAnsi"/>
                <w:b/>
                <w:bCs/>
                <w:szCs w:val="22"/>
              </w:rPr>
              <w:t xml:space="preserve">X.X.X  </w:t>
            </w:r>
            <w:r w:rsidRPr="00A66C15">
              <w:rPr>
                <w:rFonts w:cstheme="minorHAnsi"/>
                <w:b/>
                <w:bCs/>
                <w:color w:val="FF0000"/>
                <w:szCs w:val="22"/>
              </w:rPr>
              <w:t>Sub-clause heading(s)</w:t>
            </w:r>
            <w:r w:rsidRPr="00A66C15">
              <w:rPr>
                <w:rFonts w:cstheme="minorHAnsi"/>
                <w:b/>
                <w:bCs/>
                <w:szCs w:val="22"/>
              </w:rPr>
              <w:t xml:space="preserve"> (see S-4 – B-</w:t>
            </w:r>
            <w:r w:rsidRPr="00A66C15">
              <w:rPr>
                <w:rFonts w:cstheme="minorHAnsi"/>
                <w:b/>
                <w:bCs/>
                <w:color w:val="FF0000"/>
                <w:szCs w:val="22"/>
              </w:rPr>
              <w:t>YYY.Y</w:t>
            </w:r>
            <w:r w:rsidRPr="00A66C15">
              <w:rPr>
                <w:rFonts w:cstheme="minorHAnsi"/>
                <w:b/>
                <w:bCs/>
                <w:szCs w:val="22"/>
              </w:rPr>
              <w:t>)</w:t>
            </w:r>
          </w:p>
          <w:p w14:paraId="59715D0A" w14:textId="77777777" w:rsidR="00D64344" w:rsidRPr="00A66C15" w:rsidRDefault="00D64344">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theme="minorHAnsi"/>
                <w:color w:val="FF0000"/>
              </w:rPr>
            </w:pPr>
            <w:r w:rsidRPr="00ED455F">
              <w:rPr>
                <w:rFonts w:cstheme="minorHAnsi"/>
              </w:rPr>
              <w:lastRenderedPageBreak/>
              <w:t xml:space="preserve">Introductory remarks.  </w:t>
            </w:r>
            <w:r w:rsidRPr="00A66C15">
              <w:rPr>
                <w:rFonts w:cstheme="minorHAnsi"/>
                <w:color w:val="FF0000"/>
              </w:rPr>
              <w:t>Includes information regarding the real world entity/situation requiring the encoding of the Feature in the ENC, and where required nautical cartographic principles relevant to the Feature to aid the compiler in determining encoding requirements.</w:t>
            </w:r>
          </w:p>
          <w:p w14:paraId="6D0B22EB" w14:textId="77777777" w:rsidR="00D64344" w:rsidRPr="00A66C15" w:rsidRDefault="00D64344">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theme="minorHAnsi"/>
                <w:color w:val="FF0000"/>
              </w:rPr>
            </w:pPr>
            <w:r w:rsidRPr="00ED455F">
              <w:rPr>
                <w:rFonts w:cstheme="minorHAnsi"/>
                <w:color w:val="FF0000"/>
              </w:rPr>
              <w:t>Specific instructions to encode the feature.</w:t>
            </w:r>
          </w:p>
          <w:p w14:paraId="5F478CDA" w14:textId="77777777" w:rsidR="00D64344" w:rsidRPr="00A66C15" w:rsidRDefault="00D64344">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rPr>
                <w:rFonts w:cstheme="minorHAnsi"/>
                <w:u w:val="single"/>
              </w:rPr>
            </w:pPr>
            <w:r w:rsidRPr="00A66C15">
              <w:rPr>
                <w:rFonts w:cstheme="minorHAnsi"/>
                <w:u w:val="single"/>
              </w:rPr>
              <w:t>Remarks:</w:t>
            </w:r>
          </w:p>
          <w:p w14:paraId="56F36E38" w14:textId="77777777" w:rsidR="00D64344" w:rsidRPr="00A66C15" w:rsidRDefault="00D64344" w:rsidP="00E87722">
            <w:pPr>
              <w:keepNext/>
              <w:keepLines/>
              <w:numPr>
                <w:ilvl w:val="0"/>
                <w:numId w:val="7"/>
              </w:numPr>
              <w:tabs>
                <w:tab w:val="clear" w:pos="360"/>
                <w:tab w:val="left" w:pos="0"/>
                <w:tab w:val="num" w:pos="240"/>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ind w:left="240" w:hanging="240"/>
              <w:rPr>
                <w:rFonts w:cstheme="minorHAnsi"/>
                <w:color w:val="FF0000"/>
              </w:rPr>
            </w:pPr>
            <w:r w:rsidRPr="00A66C15">
              <w:rPr>
                <w:rFonts w:cstheme="minorHAnsi"/>
                <w:color w:val="FF0000"/>
              </w:rPr>
              <w:t>Additional encoding guidance relevant to the feature.</w:t>
            </w:r>
          </w:p>
          <w:p w14:paraId="53D8512E" w14:textId="77777777" w:rsidR="00D64344" w:rsidRPr="00A66C15" w:rsidRDefault="00D64344">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theme="minorHAnsi"/>
                <w:b/>
                <w:bCs/>
              </w:rPr>
            </w:pPr>
            <w:r w:rsidRPr="00A66C15">
              <w:rPr>
                <w:rFonts w:cstheme="minorHAnsi"/>
                <w:b/>
                <w:bCs/>
              </w:rPr>
              <w:t xml:space="preserve">X.X.X.X  </w:t>
            </w:r>
            <w:r w:rsidRPr="00A66C15">
              <w:rPr>
                <w:rFonts w:cstheme="minorHAnsi"/>
                <w:b/>
                <w:bCs/>
                <w:color w:val="FF0000"/>
              </w:rPr>
              <w:t>Sub-sub-clause heading(s)</w:t>
            </w:r>
            <w:r w:rsidRPr="00A66C15">
              <w:rPr>
                <w:rFonts w:cstheme="minorHAnsi"/>
                <w:b/>
                <w:bCs/>
              </w:rPr>
              <w:t xml:space="preserve"> (see S-4 – B-</w:t>
            </w:r>
            <w:r w:rsidRPr="00A66C15">
              <w:rPr>
                <w:rFonts w:cstheme="minorHAnsi"/>
                <w:b/>
                <w:bCs/>
                <w:color w:val="FF0000"/>
              </w:rPr>
              <w:t>CCC.C</w:t>
            </w:r>
            <w:r w:rsidRPr="00A66C15">
              <w:rPr>
                <w:rFonts w:cstheme="minorHAnsi"/>
                <w:b/>
                <w:bCs/>
              </w:rPr>
              <w:t>)</w:t>
            </w:r>
          </w:p>
          <w:p w14:paraId="2CAF2EB3" w14:textId="77777777" w:rsidR="00D64344" w:rsidRPr="00A66C15" w:rsidRDefault="00D64344">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theme="minorHAnsi"/>
                <w:color w:val="FF0000"/>
              </w:rPr>
            </w:pPr>
            <w:r w:rsidRPr="00A66C15">
              <w:rPr>
                <w:rFonts w:cstheme="minorHAnsi"/>
                <w:color w:val="FF0000"/>
              </w:rPr>
              <w:t>Clauses related to specific encoding scenarios for the Feature (if required).</w:t>
            </w:r>
          </w:p>
          <w:p w14:paraId="579F4C76" w14:textId="77777777" w:rsidR="00D64344" w:rsidRPr="00A66C15" w:rsidRDefault="00D64344">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rPr>
                <w:rFonts w:cstheme="minorHAnsi"/>
                <w:u w:val="single"/>
              </w:rPr>
            </w:pPr>
            <w:r w:rsidRPr="00A66C15">
              <w:rPr>
                <w:rFonts w:cstheme="minorHAnsi"/>
                <w:u w:val="single"/>
              </w:rPr>
              <w:t>Remarks:</w:t>
            </w:r>
          </w:p>
          <w:p w14:paraId="154536FE" w14:textId="77777777" w:rsidR="00D64344" w:rsidRPr="00A66C15" w:rsidRDefault="00D64344" w:rsidP="00E87722">
            <w:pPr>
              <w:keepNext/>
              <w:keepLines/>
              <w:numPr>
                <w:ilvl w:val="0"/>
                <w:numId w:val="7"/>
              </w:numPr>
              <w:tabs>
                <w:tab w:val="clear" w:pos="360"/>
                <w:tab w:val="left" w:pos="0"/>
                <w:tab w:val="num" w:pos="240"/>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ind w:left="240" w:hanging="240"/>
              <w:rPr>
                <w:rFonts w:cstheme="minorHAnsi"/>
                <w:color w:val="FF0000"/>
              </w:rPr>
            </w:pPr>
            <w:r w:rsidRPr="00A66C15">
              <w:rPr>
                <w:rFonts w:cstheme="minorHAnsi"/>
                <w:color w:val="FF0000"/>
              </w:rPr>
              <w:t>Additional encoding guidance relevant to the scenario (if required).</w:t>
            </w:r>
          </w:p>
          <w:p w14:paraId="1B5B65DF" w14:textId="77777777" w:rsidR="00D64344" w:rsidRPr="00A66C15" w:rsidRDefault="00D64344">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theme="minorHAnsi"/>
                <w:color w:val="FF0000"/>
              </w:rPr>
            </w:pPr>
            <w:r w:rsidRPr="00A66C15">
              <w:rPr>
                <w:rFonts w:cstheme="minorHAnsi"/>
                <w:u w:val="single"/>
              </w:rPr>
              <w:t>Distinction:</w:t>
            </w:r>
            <w:r w:rsidRPr="00A66C15">
              <w:rPr>
                <w:rFonts w:cstheme="minorHAnsi"/>
                <w:color w:val="FF0000"/>
              </w:rPr>
              <w:t xml:space="preserve">  List of features in the Product Specification distinct from the Feature.</w:t>
            </w:r>
          </w:p>
        </w:tc>
      </w:tr>
    </w:tbl>
    <w:p w14:paraId="271FCC9D" w14:textId="77777777" w:rsidR="00D64344" w:rsidRPr="00A66C15" w:rsidRDefault="00D64344" w:rsidP="0042321B">
      <w:pPr>
        <w:rPr>
          <w:lang w:eastAsia="de-DE"/>
        </w:rPr>
      </w:pPr>
      <w:r w:rsidRPr="00ED455F">
        <w:lastRenderedPageBreak/>
        <w:t>Remarks:</w:t>
      </w:r>
    </w:p>
    <w:p w14:paraId="663D1EF2" w14:textId="5CDCAE08" w:rsidR="002B0A00" w:rsidRDefault="002B0A00" w:rsidP="0042321B">
      <w:pPr>
        <w:rPr>
          <w:ins w:id="573" w:author="Raphael Malyankar" w:date="2022-11-23T03:52:00Z"/>
        </w:rPr>
      </w:pPr>
      <w:ins w:id="574" w:author="Raphael Malyankar" w:date="2022-11-23T03:52:00Z">
        <w:r>
          <w:t xml:space="preserve">The clause references in </w:t>
        </w:r>
      </w:ins>
      <w:ins w:id="575" w:author="Raphael Malyankar" w:date="2022-11-23T03:53:00Z">
        <w:r>
          <w:t>the super-type and sub-types fields should be hyperlinks</w:t>
        </w:r>
      </w:ins>
      <w:ins w:id="576" w:author="Raphael Malyankar" w:date="2022-11-23T03:55:00Z">
        <w:r w:rsidR="009C30BF">
          <w:t xml:space="preserve"> when this DCEG is publi</w:t>
        </w:r>
      </w:ins>
      <w:ins w:id="577" w:author="Raphael Malyankar" w:date="2022-11-23T03:56:00Z">
        <w:r w:rsidR="009C30BF">
          <w:t>shed</w:t>
        </w:r>
      </w:ins>
      <w:ins w:id="578" w:author="Raphael Malyankar" w:date="2022-11-23T03:53:00Z">
        <w:r>
          <w:t xml:space="preserve">, allowing navigation back and forth </w:t>
        </w:r>
      </w:ins>
      <w:ins w:id="579" w:author="Raphael Malyankar" w:date="2022-11-23T03:54:00Z">
        <w:r>
          <w:t xml:space="preserve">between a feature type and its super-type. </w:t>
        </w:r>
        <w:r w:rsidR="009C30BF">
          <w:t xml:space="preserve">This can </w:t>
        </w:r>
      </w:ins>
      <w:ins w:id="580" w:author="Raphael Malyankar" w:date="2022-11-23T03:55:00Z">
        <w:r w:rsidR="009C30BF">
          <w:t>be used to access guidance encoded in the feature table for a feature’s super-types.</w:t>
        </w:r>
      </w:ins>
    </w:p>
    <w:p w14:paraId="09F95F82" w14:textId="79B31517" w:rsidR="00D64344" w:rsidRPr="00A66C15" w:rsidRDefault="00D64344" w:rsidP="0042321B">
      <w:r w:rsidRPr="00A66C15">
        <w:t>S-</w:t>
      </w:r>
      <w:r w:rsidR="00400438">
        <w:t>131</w:t>
      </w:r>
      <w:r w:rsidRPr="00A66C15">
        <w:t xml:space="preserve"> Attribute:  Indentation of attributes indicates sub-attributes of complex attributes.  Complex attributes may also be sub-attributes of complex attributes, which is indicated by further indentation of the attribute name in the tables.</w:t>
      </w:r>
      <w:r w:rsidR="00992800">
        <w:t xml:space="preserve"> Inherited attributes are not shown in the table, only locally defined attributes.</w:t>
      </w:r>
    </w:p>
    <w:p w14:paraId="6AB3EB9E" w14:textId="4FE628F5" w:rsidR="002B0A00" w:rsidRPr="00A66C15" w:rsidRDefault="00D64344" w:rsidP="0042321B">
      <w:r w:rsidRPr="00A66C15">
        <w:t>S-</w:t>
      </w:r>
      <w:r w:rsidR="00400438">
        <w:t>131</w:t>
      </w:r>
      <w:r w:rsidRPr="00A66C15">
        <w:t xml:space="preserve"> Attribute:  Attributes shown in grey text are ECDIS “system” attributes which are not visible to the encoder, but are populated by the ENC production system in order to assist with portrayal of ENC data in ECDIS.</w:t>
      </w:r>
      <w:ins w:id="581" w:author="Raphael Malyankar" w:date="2022-11-23T03:49:00Z">
        <w:r w:rsidR="002B0A00">
          <w:t xml:space="preserve"> (Note: Retained for compatibility with S-101. </w:t>
        </w:r>
      </w:ins>
      <w:ins w:id="582" w:author="Raphael Malyankar" w:date="2022-11-23T03:48:00Z">
        <w:r w:rsidR="002B0A00">
          <w:t>S-1</w:t>
        </w:r>
      </w:ins>
      <w:ins w:id="583" w:author="Raphael Malyankar" w:date="2022-11-23T03:49:00Z">
        <w:r w:rsidR="002B0A00">
          <w:t>31 Edition 1.0 does not use system attributes.)</w:t>
        </w:r>
      </w:ins>
    </w:p>
    <w:p w14:paraId="0B36D39D" w14:textId="77777777" w:rsidR="00D64344" w:rsidRPr="00A66C15" w:rsidRDefault="00D64344" w:rsidP="0042321B">
      <w:r w:rsidRPr="00A66C15">
        <w:t>S-57 Acronym:  S-57 attribute acronyms shown in italic style text have been re-modelled in S-101 from S-57.</w:t>
      </w:r>
    </w:p>
    <w:p w14:paraId="5160DC7D" w14:textId="6F741CEC" w:rsidR="00D64344" w:rsidRPr="00A66C15" w:rsidRDefault="00D64344" w:rsidP="0042321B">
      <w:r w:rsidRPr="00A66C15">
        <w:t xml:space="preserve">Allowable Encoding Value:  For (EN) type attributes, the enumerates listed are only those allowable for the particular occurrence of the attribute relevant to the feature.  Allowable values may vary for the attribute depending on the feature to which the attribute is bound.  Such bindings are defined in the </w:t>
      </w:r>
      <w:r w:rsidR="00B165E8">
        <w:t>S-131</w:t>
      </w:r>
      <w:r w:rsidRPr="00A66C15">
        <w:t xml:space="preserve"> Feature Catalogue.  The full list of enumerates that may be assigned to an attribute in </w:t>
      </w:r>
      <w:r w:rsidR="00B165E8">
        <w:t>S-131</w:t>
      </w:r>
      <w:r w:rsidRPr="00A66C15">
        <w:t xml:space="preserve"> can be found in the Simple Attributes section of the printed feature catalogue document.</w:t>
      </w:r>
    </w:p>
    <w:p w14:paraId="0BF798EE" w14:textId="44A95913" w:rsidR="00D64344" w:rsidRPr="00A66C15" w:rsidRDefault="00D64344" w:rsidP="0042321B">
      <w:r w:rsidRPr="00A66C15">
        <w:t xml:space="preserve">Type:  The prefix (C) indicates that the attribute is a complex attribute.  Complex attributes are aggregates of other attributes that can be simple type or complex type (see </w:t>
      </w:r>
      <w:bookmarkStart w:id="584" w:name="_Hlk490795674"/>
      <w:r w:rsidRPr="00A66C15">
        <w:t>Product Specification main docum</w:t>
      </w:r>
      <w:bookmarkEnd w:id="584"/>
      <w:r w:rsidRPr="00A66C15">
        <w:t xml:space="preserve">ent clause </w:t>
      </w:r>
      <w:r w:rsidR="00B00AA7" w:rsidRPr="00C83FB5">
        <w:rPr>
          <w:rStyle w:val="Redtext"/>
          <w:rFonts w:asciiTheme="minorHAnsi" w:hAnsiTheme="minorHAnsi" w:cstheme="minorHAnsi"/>
          <w:color w:val="auto"/>
        </w:rPr>
        <w:t>7.3</w:t>
      </w:r>
      <w:r w:rsidRPr="00A66C15">
        <w:t xml:space="preserve">).  The prefix (S) indicates that the attribute is a sub-attribute of a complex attribute.  Complex attributes that are sub-attributes of a complex attribute, and their sub-attributes, are indicated by indentation of the attribute name in the </w:t>
      </w:r>
      <w:r w:rsidR="00B165E8">
        <w:t>S-131</w:t>
      </w:r>
      <w:r w:rsidRPr="00A66C15">
        <w:t xml:space="preserve"> Attribute column.</w:t>
      </w:r>
    </w:p>
    <w:p w14:paraId="1536CAC9" w14:textId="3392B2FB" w:rsidR="00A81250" w:rsidRDefault="00A81250" w:rsidP="00A81250">
      <w:pPr>
        <w:rPr>
          <w:ins w:id="585" w:author="Raphael Malyankar" w:date="2022-11-23T03:40:00Z"/>
        </w:rPr>
      </w:pPr>
      <w:ins w:id="586" w:author="Raphael Malyankar" w:date="2022-11-23T03:40:00Z">
        <w:r>
          <w:t xml:space="preserve">Introductory clauses </w:t>
        </w:r>
      </w:ins>
      <w:ins w:id="587" w:author="Raphael Malyankar" w:date="2022-11-23T03:41:00Z">
        <w:r>
          <w:t>may depict associations</w:t>
        </w:r>
      </w:ins>
      <w:ins w:id="588" w:author="Raphael Malyankar" w:date="2022-11-23T03:40:00Z">
        <w:r>
          <w:t xml:space="preserve"> </w:t>
        </w:r>
      </w:ins>
      <w:ins w:id="589" w:author="Raphael Malyankar" w:date="2022-11-23T03:41:00Z">
        <w:r>
          <w:t>using</w:t>
        </w:r>
      </w:ins>
      <w:ins w:id="590" w:author="Raphael Malyankar" w:date="2022-11-23T03:40:00Z">
        <w:r>
          <w:t xml:space="preserve"> a UML diagram showing the relationships that apply to the class and its super-classes (generalizations). Relationships which are inherited from super-classes are shown by including the super-classes and their associations in the diagram.</w:t>
        </w:r>
      </w:ins>
    </w:p>
    <w:p w14:paraId="735D137A" w14:textId="77777777" w:rsidR="00A81250" w:rsidRDefault="00A81250" w:rsidP="00A81250">
      <w:pPr>
        <w:rPr>
          <w:ins w:id="591" w:author="Raphael Malyankar" w:date="2022-11-23T03:40:00Z"/>
        </w:rPr>
      </w:pPr>
      <w:ins w:id="592" w:author="Raphael Malyankar" w:date="2022-11-23T03:40:00Z">
        <w:r>
          <w:t>The usual UML conventions apply. For explanations of standard UML notations, see S-100 Part 1. For explanations of the conventions used for associations, see clause 2.5 in this DCEG.</w:t>
        </w:r>
      </w:ins>
    </w:p>
    <w:p w14:paraId="2E64DCD3" w14:textId="21311771" w:rsidR="0094592B" w:rsidDel="00AC4A55" w:rsidRDefault="00D64344" w:rsidP="00A81250">
      <w:pPr>
        <w:rPr>
          <w:del w:id="593" w:author="Raphael Malyankar" w:date="2022-11-23T03:44:00Z"/>
        </w:rPr>
      </w:pPr>
      <w:r w:rsidRPr="00A66C15">
        <w:t xml:space="preserve">Association ends and multiplicities: A lower bound of 0 in the multiplicity at any end of an association indicates only that the association is not mandatory for any particular instance of the feature at the other end (i.e., it is not mandatory for an instance of “that” feature type to have an association to a feature of “this” type). A lower bound of “1” means that if an instance of “that” type exists, it must be associated to </w:t>
      </w:r>
      <w:r w:rsidRPr="00A66C15">
        <w:lastRenderedPageBreak/>
        <w:t>a</w:t>
      </w:r>
      <w:r w:rsidR="00B00AA7">
        <w:t>n</w:t>
      </w:r>
      <w:r w:rsidRPr="00A66C15">
        <w:t xml:space="preserve"> instance of “this” type. If the association is actually encoded then it amounts to saying that “this relationship exists between these two instances” and there must be an appropriate feature instance at both ends. Associations that are not mandatory should be encoded if and only if they convey useful information.</w:t>
      </w:r>
    </w:p>
    <w:p w14:paraId="02FC2BEF" w14:textId="70EF300C" w:rsidR="00AE52BB" w:rsidRDefault="00AE52BB" w:rsidP="0042321B">
      <w:r>
        <w:br w:type="page"/>
      </w:r>
    </w:p>
    <w:p w14:paraId="46CED59A" w14:textId="695E4A75" w:rsidR="0042321B" w:rsidRPr="0042321B" w:rsidRDefault="0042321B" w:rsidP="0042321B">
      <w:pPr>
        <w:pStyle w:val="Heading1"/>
      </w:pPr>
      <w:bookmarkStart w:id="594" w:name="_Toc120214374"/>
      <w:r w:rsidRPr="0042321B">
        <w:lastRenderedPageBreak/>
        <w:t>Metadata Features</w:t>
      </w:r>
      <w:bookmarkEnd w:id="594"/>
    </w:p>
    <w:p w14:paraId="388914ED" w14:textId="77777777" w:rsidR="004974E4" w:rsidRPr="00A66C15" w:rsidRDefault="004974E4" w:rsidP="00716062">
      <w:pPr>
        <w:pStyle w:val="Heading2"/>
      </w:pPr>
      <w:bookmarkStart w:id="595" w:name="_Toc490817359"/>
      <w:bookmarkStart w:id="596" w:name="_Toc120214375"/>
      <w:r w:rsidRPr="00A66C15">
        <w:t>Introduction</w:t>
      </w:r>
      <w:bookmarkEnd w:id="595"/>
      <w:bookmarkEnd w:id="596"/>
    </w:p>
    <w:p w14:paraId="65B1B2AA" w14:textId="40D1B797" w:rsidR="00ED362A" w:rsidRDefault="00A72809" w:rsidP="00ED362A">
      <w:pPr>
        <w:rPr>
          <w:rFonts w:eastAsiaTheme="majorEastAsia" w:cstheme="minorHAnsi"/>
        </w:rPr>
      </w:pPr>
      <w:r>
        <w:rPr>
          <w:rFonts w:eastAsiaTheme="majorEastAsia" w:cstheme="minorHAnsi"/>
        </w:rPr>
        <w:t>Meta-features are used to</w:t>
      </w:r>
      <w:r w:rsidR="00ED362A" w:rsidRPr="00ED362A">
        <w:rPr>
          <w:rFonts w:eastAsiaTheme="majorEastAsia" w:cstheme="minorHAnsi"/>
        </w:rPr>
        <w:t xml:space="preserve"> reduce the </w:t>
      </w:r>
      <w:r w:rsidR="00ED362A">
        <w:rPr>
          <w:rFonts w:eastAsiaTheme="majorEastAsia" w:cstheme="minorHAnsi"/>
        </w:rPr>
        <w:t>need to code quality and datum attributes</w:t>
      </w:r>
      <w:r w:rsidR="00ED362A" w:rsidRPr="00ED362A">
        <w:rPr>
          <w:rFonts w:eastAsiaTheme="majorEastAsia" w:cstheme="minorHAnsi"/>
        </w:rPr>
        <w:t xml:space="preserve"> </w:t>
      </w:r>
      <w:r w:rsidR="00ED362A">
        <w:rPr>
          <w:rFonts w:eastAsiaTheme="majorEastAsia" w:cstheme="minorHAnsi"/>
        </w:rPr>
        <w:t>i</w:t>
      </w:r>
      <w:r w:rsidR="00ED362A" w:rsidRPr="00ED362A">
        <w:rPr>
          <w:rFonts w:eastAsiaTheme="majorEastAsia" w:cstheme="minorHAnsi"/>
        </w:rPr>
        <w:t>n individual features</w:t>
      </w:r>
      <w:r w:rsidR="00ED362A">
        <w:rPr>
          <w:rFonts w:eastAsiaTheme="majorEastAsia" w:cstheme="minorHAnsi"/>
        </w:rPr>
        <w:t xml:space="preserve">, as well as to delimit the extent of data in </w:t>
      </w:r>
      <w:r w:rsidR="001C04B9">
        <w:rPr>
          <w:rFonts w:eastAsiaTheme="majorEastAsia" w:cstheme="minorHAnsi"/>
        </w:rPr>
        <w:t>the dataset</w:t>
      </w:r>
      <w:r w:rsidR="00ED362A" w:rsidRPr="00ED362A">
        <w:rPr>
          <w:rFonts w:eastAsiaTheme="majorEastAsia" w:cstheme="minorHAnsi"/>
        </w:rPr>
        <w:t xml:space="preserve">.  In a </w:t>
      </w:r>
      <w:r w:rsidR="00ED362A">
        <w:rPr>
          <w:rFonts w:eastAsiaTheme="majorEastAsia" w:cstheme="minorHAnsi"/>
        </w:rPr>
        <w:t>base dataset, some meta-features are mandatory (clause 4.2).</w:t>
      </w:r>
    </w:p>
    <w:p w14:paraId="487CFB77" w14:textId="2ECBDCBF" w:rsidR="001C04B9" w:rsidRPr="00ED362A" w:rsidRDefault="001C04B9" w:rsidP="00ED362A">
      <w:pPr>
        <w:rPr>
          <w:rFonts w:eastAsiaTheme="majorEastAsia" w:cstheme="minorHAnsi"/>
        </w:rPr>
      </w:pPr>
      <w:r>
        <w:rPr>
          <w:rFonts w:eastAsiaTheme="majorEastAsia" w:cstheme="minorHAnsi"/>
        </w:rPr>
        <w:t xml:space="preserve">Horizontal and vertical uncertainties that apply to the majority of features are encoded as attributes of </w:t>
      </w:r>
      <w:r w:rsidR="00AC29BA">
        <w:rPr>
          <w:rFonts w:eastAsiaTheme="majorEastAsia" w:cstheme="minorHAnsi"/>
        </w:rPr>
        <w:t>one or more</w:t>
      </w:r>
      <w:r>
        <w:rPr>
          <w:rFonts w:eastAsiaTheme="majorEastAsia" w:cstheme="minorHAnsi"/>
        </w:rPr>
        <w:t xml:space="preserve"> </w:t>
      </w:r>
      <w:proofErr w:type="spellStart"/>
      <w:r w:rsidRPr="00992800">
        <w:rPr>
          <w:rFonts w:eastAsiaTheme="majorEastAsia" w:cstheme="minorHAnsi"/>
          <w:b/>
          <w:bCs/>
        </w:rPr>
        <w:t>QualityOfNon</w:t>
      </w:r>
      <w:ins w:id="597" w:author="Raphael Malyankar" w:date="2023-01-11T14:18:00Z">
        <w:r w:rsidR="00113AD3">
          <w:rPr>
            <w:rFonts w:eastAsiaTheme="majorEastAsia" w:cstheme="minorHAnsi"/>
            <w:b/>
            <w:bCs/>
          </w:rPr>
          <w:t>B</w:t>
        </w:r>
      </w:ins>
      <w:del w:id="598" w:author="Raphael Malyankar" w:date="2023-01-11T14:18:00Z">
        <w:r w:rsidRPr="00992800" w:rsidDel="00113AD3">
          <w:rPr>
            <w:rFonts w:eastAsiaTheme="majorEastAsia" w:cstheme="minorHAnsi"/>
            <w:b/>
            <w:bCs/>
          </w:rPr>
          <w:delText>b</w:delText>
        </w:r>
      </w:del>
      <w:r w:rsidRPr="00992800">
        <w:rPr>
          <w:rFonts w:eastAsiaTheme="majorEastAsia" w:cstheme="minorHAnsi"/>
          <w:b/>
          <w:bCs/>
        </w:rPr>
        <w:t>athymetricData</w:t>
      </w:r>
      <w:proofErr w:type="spellEnd"/>
      <w:r>
        <w:rPr>
          <w:rFonts w:eastAsiaTheme="majorEastAsia" w:cstheme="minorHAnsi"/>
        </w:rPr>
        <w:t xml:space="preserve"> feature</w:t>
      </w:r>
      <w:r w:rsidR="00AC29BA">
        <w:rPr>
          <w:rFonts w:eastAsiaTheme="majorEastAsia" w:cstheme="minorHAnsi"/>
        </w:rPr>
        <w:t>s</w:t>
      </w:r>
      <w:r>
        <w:rPr>
          <w:rFonts w:eastAsiaTheme="majorEastAsia" w:cstheme="minorHAnsi"/>
        </w:rPr>
        <w:t xml:space="preserve"> </w:t>
      </w:r>
      <w:r w:rsidR="00AC29BA">
        <w:rPr>
          <w:rFonts w:eastAsiaTheme="majorEastAsia" w:cstheme="minorHAnsi"/>
        </w:rPr>
        <w:t xml:space="preserve">together </w:t>
      </w:r>
      <w:r>
        <w:rPr>
          <w:rFonts w:eastAsiaTheme="majorEastAsia" w:cstheme="minorHAnsi"/>
        </w:rPr>
        <w:t xml:space="preserve">covering the </w:t>
      </w:r>
      <w:r w:rsidR="00AC29BA">
        <w:rPr>
          <w:rFonts w:eastAsiaTheme="majorEastAsia" w:cstheme="minorHAnsi"/>
        </w:rPr>
        <w:t xml:space="preserve">same extent as the spatial union of the </w:t>
      </w:r>
      <w:proofErr w:type="spellStart"/>
      <w:r w:rsidR="00AC29BA" w:rsidRPr="00992800">
        <w:rPr>
          <w:rFonts w:eastAsiaTheme="majorEastAsia" w:cstheme="minorHAnsi"/>
          <w:b/>
          <w:bCs/>
        </w:rPr>
        <w:t>DataCoverage</w:t>
      </w:r>
      <w:proofErr w:type="spellEnd"/>
      <w:r w:rsidR="00AC29BA">
        <w:rPr>
          <w:rFonts w:eastAsiaTheme="majorEastAsia" w:cstheme="minorHAnsi"/>
        </w:rPr>
        <w:t xml:space="preserve"> features in the dataset. (</w:t>
      </w:r>
      <w:r w:rsidR="00363C4B">
        <w:rPr>
          <w:rFonts w:eastAsiaTheme="majorEastAsia" w:cstheme="minorHAnsi"/>
        </w:rPr>
        <w:t>Typically,</w:t>
      </w:r>
      <w:r w:rsidR="007F39E7">
        <w:rPr>
          <w:rFonts w:eastAsiaTheme="majorEastAsia" w:cstheme="minorHAnsi"/>
        </w:rPr>
        <w:t xml:space="preserve"> </w:t>
      </w:r>
      <w:r w:rsidR="00363C4B">
        <w:rPr>
          <w:rFonts w:eastAsiaTheme="majorEastAsia" w:cstheme="minorHAnsi"/>
        </w:rPr>
        <w:t>there would</w:t>
      </w:r>
      <w:r w:rsidR="00AC29BA">
        <w:rPr>
          <w:rFonts w:eastAsiaTheme="majorEastAsia" w:cstheme="minorHAnsi"/>
        </w:rPr>
        <w:t xml:space="preserve"> be one </w:t>
      </w:r>
      <w:proofErr w:type="spellStart"/>
      <w:r w:rsidR="00AC29BA" w:rsidRPr="00992800">
        <w:rPr>
          <w:rFonts w:eastAsiaTheme="majorEastAsia" w:cstheme="minorHAnsi"/>
          <w:b/>
          <w:bCs/>
        </w:rPr>
        <w:t>DataCoverage</w:t>
      </w:r>
      <w:proofErr w:type="spellEnd"/>
      <w:r w:rsidR="00AC29BA">
        <w:rPr>
          <w:rFonts w:eastAsiaTheme="majorEastAsia" w:cstheme="minorHAnsi"/>
        </w:rPr>
        <w:t xml:space="preserve"> feature and one </w:t>
      </w:r>
      <w:proofErr w:type="spellStart"/>
      <w:r w:rsidR="00363C4B" w:rsidRPr="00992800">
        <w:rPr>
          <w:rFonts w:eastAsiaTheme="majorEastAsia" w:cstheme="minorHAnsi"/>
          <w:b/>
          <w:bCs/>
        </w:rPr>
        <w:t>QualityOfNon</w:t>
      </w:r>
      <w:ins w:id="599" w:author="Raphael Malyankar" w:date="2023-01-11T14:18:00Z">
        <w:r w:rsidR="00113AD3">
          <w:rPr>
            <w:rFonts w:eastAsiaTheme="majorEastAsia" w:cstheme="minorHAnsi"/>
            <w:b/>
            <w:bCs/>
          </w:rPr>
          <w:t>B</w:t>
        </w:r>
      </w:ins>
      <w:del w:id="600" w:author="Raphael Malyankar" w:date="2023-01-11T14:18:00Z">
        <w:r w:rsidR="00363C4B" w:rsidRPr="00992800" w:rsidDel="00113AD3">
          <w:rPr>
            <w:rFonts w:eastAsiaTheme="majorEastAsia" w:cstheme="minorHAnsi"/>
            <w:b/>
            <w:bCs/>
          </w:rPr>
          <w:delText>b</w:delText>
        </w:r>
      </w:del>
      <w:r w:rsidR="00363C4B" w:rsidRPr="00992800">
        <w:rPr>
          <w:rFonts w:eastAsiaTheme="majorEastAsia" w:cstheme="minorHAnsi"/>
          <w:b/>
          <w:bCs/>
        </w:rPr>
        <w:t>athymetricData</w:t>
      </w:r>
      <w:proofErr w:type="spellEnd"/>
      <w:r w:rsidR="00363C4B">
        <w:rPr>
          <w:rFonts w:eastAsiaTheme="majorEastAsia" w:cstheme="minorHAnsi"/>
        </w:rPr>
        <w:t xml:space="preserve"> feature, having the same spatial extent.</w:t>
      </w:r>
      <w:r w:rsidR="00AC29BA">
        <w:rPr>
          <w:rFonts w:eastAsiaTheme="majorEastAsia" w:cstheme="minorHAnsi"/>
        </w:rPr>
        <w:t xml:space="preserve">) Exceptional horizontal and vertical uncertainties are encoded in a </w:t>
      </w:r>
      <w:proofErr w:type="spellStart"/>
      <w:r w:rsidR="00AC29BA" w:rsidRPr="00992800">
        <w:rPr>
          <w:rFonts w:eastAsiaTheme="majorEastAsia" w:cstheme="minorHAnsi"/>
          <w:b/>
          <w:bCs/>
        </w:rPr>
        <w:t>SpatialAccuracy</w:t>
      </w:r>
      <w:proofErr w:type="spellEnd"/>
      <w:r w:rsidR="00AC29BA">
        <w:rPr>
          <w:rFonts w:eastAsiaTheme="majorEastAsia" w:cstheme="minorHAnsi"/>
        </w:rPr>
        <w:t xml:space="preserve"> information type associated to </w:t>
      </w:r>
      <w:r w:rsidR="00363C4B">
        <w:rPr>
          <w:rFonts w:eastAsiaTheme="majorEastAsia" w:cstheme="minorHAnsi"/>
        </w:rPr>
        <w:t xml:space="preserve">particular </w:t>
      </w:r>
      <w:r w:rsidR="00AC29BA">
        <w:rPr>
          <w:rFonts w:eastAsiaTheme="majorEastAsia" w:cstheme="minorHAnsi"/>
        </w:rPr>
        <w:t>spatial primitives.</w:t>
      </w:r>
      <w:del w:id="601" w:author="Raphael Malyankar" w:date="2022-11-13T21:37:00Z">
        <w:r w:rsidDel="00091F0C">
          <w:rPr>
            <w:rFonts w:eastAsiaTheme="majorEastAsia" w:cstheme="minorHAnsi"/>
          </w:rPr>
          <w:delText xml:space="preserve">  </w:delText>
        </w:r>
      </w:del>
      <w:del w:id="602" w:author="Raphael Malyankar" w:date="2022-11-13T21:36:00Z">
        <w:r w:rsidDel="00091F0C">
          <w:rPr>
            <w:rFonts w:eastAsiaTheme="majorEastAsia" w:cstheme="minorHAnsi"/>
          </w:rPr>
          <w:delText xml:space="preserve"> </w:delText>
        </w:r>
      </w:del>
    </w:p>
    <w:p w14:paraId="2CA7A95A" w14:textId="77777777" w:rsidR="004974E4" w:rsidRPr="00A66C15" w:rsidRDefault="004974E4" w:rsidP="00716062">
      <w:pPr>
        <w:pStyle w:val="Heading2"/>
      </w:pPr>
      <w:bookmarkStart w:id="603" w:name="_Toc490817360"/>
      <w:bookmarkStart w:id="604" w:name="_Toc120214376"/>
      <w:r w:rsidRPr="00A66C15">
        <w:t>Mandatory meta features</w:t>
      </w:r>
      <w:bookmarkEnd w:id="603"/>
      <w:bookmarkEnd w:id="604"/>
    </w:p>
    <w:p w14:paraId="3718B757" w14:textId="5284F5EB" w:rsidR="004974E4" w:rsidRPr="00A66C15" w:rsidRDefault="004974E4" w:rsidP="004974E4">
      <w:pPr>
        <w:rPr>
          <w:rFonts w:eastAsiaTheme="majorEastAsia" w:cstheme="minorHAnsi"/>
        </w:rPr>
      </w:pPr>
      <w:r w:rsidRPr="00ED455F">
        <w:rPr>
          <w:rFonts w:eastAsiaTheme="majorEastAsia" w:cstheme="minorHAnsi"/>
        </w:rPr>
        <w:t>Th</w:t>
      </w:r>
      <w:r w:rsidRPr="00A66C15">
        <w:rPr>
          <w:rFonts w:eastAsiaTheme="majorEastAsia" w:cstheme="minorHAnsi"/>
        </w:rPr>
        <w:t>e mandatory meta features are:</w:t>
      </w:r>
    </w:p>
    <w:p w14:paraId="09A29F77" w14:textId="27A488DF" w:rsidR="00F138BA" w:rsidRPr="00707A68" w:rsidRDefault="00F138BA" w:rsidP="00E87722">
      <w:pPr>
        <w:pStyle w:val="ListParagraph"/>
        <w:numPr>
          <w:ilvl w:val="0"/>
          <w:numId w:val="19"/>
        </w:numPr>
        <w:rPr>
          <w:rStyle w:val="Strong"/>
          <w:rFonts w:cstheme="minorHAnsi"/>
          <w:b w:val="0"/>
          <w:bCs w:val="0"/>
        </w:rPr>
      </w:pPr>
      <w:proofErr w:type="spellStart"/>
      <w:r w:rsidRPr="00707A68">
        <w:rPr>
          <w:rStyle w:val="Strong"/>
          <w:rFonts w:cstheme="minorHAnsi"/>
          <w:b w:val="0"/>
          <w:bCs w:val="0"/>
        </w:rPr>
        <w:t>DataCoverage</w:t>
      </w:r>
      <w:proofErr w:type="spellEnd"/>
    </w:p>
    <w:p w14:paraId="5383C690" w14:textId="5DE05770" w:rsidR="004974E4" w:rsidRPr="00707A68" w:rsidRDefault="004974E4" w:rsidP="00E87722">
      <w:pPr>
        <w:pStyle w:val="ListParagraph"/>
        <w:numPr>
          <w:ilvl w:val="0"/>
          <w:numId w:val="19"/>
        </w:numPr>
        <w:rPr>
          <w:rStyle w:val="Strong"/>
          <w:b w:val="0"/>
          <w:bCs w:val="0"/>
        </w:rPr>
      </w:pPr>
      <w:proofErr w:type="spellStart"/>
      <w:r w:rsidRPr="00707A68">
        <w:rPr>
          <w:rStyle w:val="Strong"/>
          <w:b w:val="0"/>
          <w:bCs w:val="0"/>
        </w:rPr>
        <w:t>Quality</w:t>
      </w:r>
      <w:r w:rsidR="001C04B9">
        <w:rPr>
          <w:rStyle w:val="Strong"/>
          <w:b w:val="0"/>
          <w:bCs w:val="0"/>
        </w:rPr>
        <w:t>O</w:t>
      </w:r>
      <w:r w:rsidR="00F138BA" w:rsidRPr="00707A68">
        <w:rPr>
          <w:rStyle w:val="Strong"/>
          <w:b w:val="0"/>
          <w:bCs w:val="0"/>
        </w:rPr>
        <w:t>f</w:t>
      </w:r>
      <w:r w:rsidR="001C04B9">
        <w:rPr>
          <w:rStyle w:val="Strong"/>
          <w:b w:val="0"/>
          <w:bCs w:val="0"/>
        </w:rPr>
        <w:t>N</w:t>
      </w:r>
      <w:r w:rsidR="00F138BA" w:rsidRPr="00707A68">
        <w:rPr>
          <w:rStyle w:val="Strong"/>
          <w:b w:val="0"/>
          <w:bCs w:val="0"/>
        </w:rPr>
        <w:t>on</w:t>
      </w:r>
      <w:ins w:id="605" w:author="Raphael Malyankar" w:date="2023-01-11T14:18:00Z">
        <w:r w:rsidR="00113AD3">
          <w:rPr>
            <w:rStyle w:val="Strong"/>
            <w:b w:val="0"/>
            <w:bCs w:val="0"/>
          </w:rPr>
          <w:t>B</w:t>
        </w:r>
      </w:ins>
      <w:del w:id="606" w:author="Raphael Malyankar" w:date="2023-01-11T14:18:00Z">
        <w:r w:rsidR="001C04B9" w:rsidDel="00113AD3">
          <w:rPr>
            <w:rStyle w:val="Strong"/>
            <w:b w:val="0"/>
            <w:bCs w:val="0"/>
          </w:rPr>
          <w:delText>b</w:delText>
        </w:r>
      </w:del>
      <w:r w:rsidRPr="00707A68">
        <w:rPr>
          <w:rStyle w:val="Strong"/>
          <w:b w:val="0"/>
          <w:bCs w:val="0"/>
        </w:rPr>
        <w:t>athymetricData</w:t>
      </w:r>
      <w:proofErr w:type="spellEnd"/>
    </w:p>
    <w:p w14:paraId="5898EB82" w14:textId="404FE693" w:rsidR="00707A68" w:rsidRPr="00707A68" w:rsidRDefault="00707A68" w:rsidP="00E87722">
      <w:pPr>
        <w:pStyle w:val="ListParagraph"/>
        <w:numPr>
          <w:ilvl w:val="0"/>
          <w:numId w:val="19"/>
        </w:numPr>
        <w:rPr>
          <w:rStyle w:val="Strong"/>
          <w:b w:val="0"/>
          <w:bCs w:val="0"/>
        </w:rPr>
      </w:pPr>
      <w:proofErr w:type="spellStart"/>
      <w:r w:rsidRPr="00707A68">
        <w:rPr>
          <w:rStyle w:val="Strong"/>
          <w:b w:val="0"/>
          <w:bCs w:val="0"/>
        </w:rPr>
        <w:t>SoundingDatum</w:t>
      </w:r>
      <w:proofErr w:type="spellEnd"/>
    </w:p>
    <w:p w14:paraId="3F56A813" w14:textId="6D37D153" w:rsidR="001C04B9" w:rsidRDefault="00917F4A" w:rsidP="001C04B9">
      <w:pPr>
        <w:pStyle w:val="ListParagraph"/>
        <w:numPr>
          <w:ilvl w:val="0"/>
          <w:numId w:val="19"/>
        </w:numPr>
        <w:rPr>
          <w:rStyle w:val="Strong"/>
          <w:b w:val="0"/>
          <w:bCs w:val="0"/>
        </w:rPr>
      </w:pPr>
      <w:proofErr w:type="spellStart"/>
      <w:r w:rsidRPr="00707A68">
        <w:rPr>
          <w:rStyle w:val="Strong"/>
          <w:b w:val="0"/>
          <w:bCs w:val="0"/>
        </w:rPr>
        <w:t>VerticalDatum</w:t>
      </w:r>
      <w:r w:rsidR="001C04B9">
        <w:rPr>
          <w:rStyle w:val="Strong"/>
          <w:b w:val="0"/>
          <w:bCs w:val="0"/>
        </w:rPr>
        <w:t>O</w:t>
      </w:r>
      <w:r w:rsidR="00707A68" w:rsidRPr="00707A68">
        <w:rPr>
          <w:rStyle w:val="Strong"/>
          <w:b w:val="0"/>
          <w:bCs w:val="0"/>
        </w:rPr>
        <w:t>fData</w:t>
      </w:r>
      <w:proofErr w:type="spellEnd"/>
    </w:p>
    <w:p w14:paraId="11665F02" w14:textId="76823C00" w:rsidR="00F0090A" w:rsidRDefault="00F0090A" w:rsidP="00DF2DB9">
      <w:pPr>
        <w:pStyle w:val="Heading2"/>
        <w:rPr>
          <w:rStyle w:val="Strong"/>
          <w:b/>
          <w:bCs/>
        </w:rPr>
      </w:pPr>
      <w:bookmarkStart w:id="607" w:name="_Toc120214377"/>
      <w:r>
        <w:rPr>
          <w:rStyle w:val="Strong"/>
          <w:b/>
          <w:bCs/>
        </w:rPr>
        <w:t>Maximum and minimum display scales</w:t>
      </w:r>
      <w:bookmarkEnd w:id="607"/>
    </w:p>
    <w:p w14:paraId="7D44D471" w14:textId="68318790" w:rsidR="00DF2DB9" w:rsidRPr="00DF2DB9" w:rsidRDefault="00DF2DB9" w:rsidP="00DF2DB9">
      <w:r>
        <w:t xml:space="preserve">Maximum and minimum values for the display scale attributes are specified in </w:t>
      </w:r>
      <w:r>
        <w:fldChar w:fldCharType="begin"/>
      </w:r>
      <w:r>
        <w:instrText xml:space="preserve"> REF _Ref113386366 \h </w:instrText>
      </w:r>
      <w:r>
        <w:fldChar w:fldCharType="separate"/>
      </w:r>
      <w:r w:rsidR="00EE3F7C">
        <w:t xml:space="preserve">Table </w:t>
      </w:r>
      <w:r w:rsidR="00EE3F7C">
        <w:rPr>
          <w:noProof/>
        </w:rPr>
        <w:t>4</w:t>
      </w:r>
      <w:r w:rsidR="00EE3F7C">
        <w:t>.</w:t>
      </w:r>
      <w:r w:rsidR="00EE3F7C">
        <w:rPr>
          <w:noProof/>
        </w:rPr>
        <w:t>1</w:t>
      </w:r>
      <w:r>
        <w:fldChar w:fldCharType="end"/>
      </w:r>
      <w:r>
        <w:t>. These are the same as in S-101</w:t>
      </w:r>
      <w:ins w:id="608" w:author="Raphael Malyankar" w:date="2022-11-25T00:36:00Z">
        <w:r w:rsidR="00195A0C">
          <w:t xml:space="preserve"> except that the empty (null) value is not used in S-131</w:t>
        </w:r>
      </w:ins>
      <w:r>
        <w:t>.</w:t>
      </w:r>
    </w:p>
    <w:p w14:paraId="45E743AC" w14:textId="0323F33A" w:rsidR="00DF2DB9" w:rsidRDefault="00DF2DB9" w:rsidP="00DF2DB9">
      <w:pPr>
        <w:pStyle w:val="Caption"/>
        <w:keepNext/>
      </w:pPr>
      <w:bookmarkStart w:id="609" w:name="_Ref113386366"/>
      <w:r>
        <w:t xml:space="preserve">Table </w:t>
      </w:r>
      <w:ins w:id="610" w:author="Raphael Malyankar" w:date="2022-11-19T22:29:00Z">
        <w:r w:rsidR="00AE503C">
          <w:fldChar w:fldCharType="begin"/>
        </w:r>
        <w:r w:rsidR="00AE503C">
          <w:instrText xml:space="preserve"> STYLEREF 1 \s </w:instrText>
        </w:r>
      </w:ins>
      <w:r w:rsidR="00AE503C">
        <w:fldChar w:fldCharType="separate"/>
      </w:r>
      <w:r w:rsidR="00AE503C">
        <w:rPr>
          <w:noProof/>
        </w:rPr>
        <w:t>4</w:t>
      </w:r>
      <w:ins w:id="611" w:author="Raphael Malyankar" w:date="2022-11-19T22:29:00Z">
        <w:r w:rsidR="00AE503C">
          <w:fldChar w:fldCharType="end"/>
        </w:r>
        <w:r w:rsidR="00AE503C">
          <w:t>.</w:t>
        </w:r>
        <w:r w:rsidR="00AE503C">
          <w:fldChar w:fldCharType="begin"/>
        </w:r>
        <w:r w:rsidR="00AE503C">
          <w:instrText xml:space="preserve"> SEQ Table \* ARABIC \s 1 </w:instrText>
        </w:r>
      </w:ins>
      <w:r w:rsidR="00AE503C">
        <w:fldChar w:fldCharType="separate"/>
      </w:r>
      <w:ins w:id="612" w:author="Raphael Malyankar" w:date="2022-11-19T22:29:00Z">
        <w:r w:rsidR="00AE503C">
          <w:rPr>
            <w:noProof/>
          </w:rPr>
          <w:t>1</w:t>
        </w:r>
        <w:r w:rsidR="00AE503C">
          <w:fldChar w:fldCharType="end"/>
        </w:r>
      </w:ins>
      <w:del w:id="613" w:author="Raphael Malyankar" w:date="2022-11-17T22:51:00Z">
        <w:r w:rsidDel="00524288">
          <w:fldChar w:fldCharType="begin"/>
        </w:r>
        <w:r w:rsidDel="00524288">
          <w:delInstrText xml:space="preserve"> STYLEREF 1 \s </w:delInstrText>
        </w:r>
        <w:r w:rsidDel="00524288">
          <w:fldChar w:fldCharType="separate"/>
        </w:r>
        <w:r w:rsidR="00EE3F7C" w:rsidDel="00524288">
          <w:rPr>
            <w:noProof/>
          </w:rPr>
          <w:delText>4</w:delText>
        </w:r>
        <w:r w:rsidDel="00524288">
          <w:fldChar w:fldCharType="end"/>
        </w:r>
        <w:r w:rsidDel="00524288">
          <w:delText>.</w:delText>
        </w:r>
        <w:r w:rsidDel="00524288">
          <w:fldChar w:fldCharType="begin"/>
        </w:r>
        <w:r w:rsidDel="00524288">
          <w:delInstrText xml:space="preserve"> SEQ Table \* ARABIC \s 1 </w:delInstrText>
        </w:r>
        <w:r w:rsidDel="00524288">
          <w:fldChar w:fldCharType="separate"/>
        </w:r>
        <w:r w:rsidR="00EE3F7C" w:rsidDel="00524288">
          <w:rPr>
            <w:noProof/>
          </w:rPr>
          <w:delText>1</w:delText>
        </w:r>
        <w:r w:rsidDel="00524288">
          <w:fldChar w:fldCharType="end"/>
        </w:r>
      </w:del>
      <w:bookmarkEnd w:id="609"/>
      <w:r>
        <w:t xml:space="preserve"> - Maximum and minimum display scale values (from S-101 DCEG)</w:t>
      </w:r>
    </w:p>
    <w:tbl>
      <w:tblPr>
        <w:tblW w:w="0" w:type="auto"/>
        <w:tblInd w:w="2718" w:type="dxa"/>
        <w:tblLayout w:type="fixed"/>
        <w:tblCellMar>
          <w:left w:w="0" w:type="dxa"/>
          <w:right w:w="0" w:type="dxa"/>
        </w:tblCellMar>
        <w:tblLook w:val="01E0" w:firstRow="1" w:lastRow="1" w:firstColumn="1" w:lastColumn="1" w:noHBand="0" w:noVBand="0"/>
      </w:tblPr>
      <w:tblGrid>
        <w:gridCol w:w="2319"/>
        <w:gridCol w:w="2218"/>
      </w:tblGrid>
      <w:tr w:rsidR="00F0090A" w14:paraId="2FE4D2C6" w14:textId="77777777" w:rsidTr="005F7629">
        <w:trPr>
          <w:trHeight w:hRule="exact" w:val="341"/>
        </w:trPr>
        <w:tc>
          <w:tcPr>
            <w:tcW w:w="2319" w:type="dxa"/>
            <w:tcBorders>
              <w:top w:val="single" w:sz="4" w:space="0" w:color="000000"/>
              <w:left w:val="single" w:sz="4" w:space="0" w:color="000000"/>
              <w:bottom w:val="single" w:sz="4" w:space="0" w:color="000000"/>
              <w:right w:val="single" w:sz="4" w:space="0" w:color="000000"/>
            </w:tcBorders>
          </w:tcPr>
          <w:p w14:paraId="71C48B1F" w14:textId="77777777" w:rsidR="00F0090A" w:rsidRDefault="00F0090A" w:rsidP="005F7629">
            <w:pPr>
              <w:spacing w:before="55" w:after="0" w:line="240" w:lineRule="auto"/>
              <w:ind w:left="102" w:right="-20"/>
              <w:rPr>
                <w:rFonts w:eastAsia="Arial" w:cs="Arial"/>
                <w:sz w:val="18"/>
                <w:szCs w:val="18"/>
              </w:rPr>
            </w:pPr>
            <w:r>
              <w:rPr>
                <w:rFonts w:eastAsia="Arial" w:cs="Arial"/>
                <w:b/>
                <w:bCs/>
                <w:spacing w:val="1"/>
                <w:sz w:val="18"/>
                <w:szCs w:val="18"/>
              </w:rPr>
              <w:t>max</w:t>
            </w:r>
            <w:r>
              <w:rPr>
                <w:rFonts w:eastAsia="Arial" w:cs="Arial"/>
                <w:b/>
                <w:bCs/>
                <w:sz w:val="18"/>
                <w:szCs w:val="18"/>
              </w:rPr>
              <w:t>i</w:t>
            </w:r>
            <w:r>
              <w:rPr>
                <w:rFonts w:eastAsia="Arial" w:cs="Arial"/>
                <w:b/>
                <w:bCs/>
                <w:spacing w:val="-1"/>
                <w:sz w:val="18"/>
                <w:szCs w:val="18"/>
              </w:rPr>
              <w:t>m</w:t>
            </w:r>
            <w:r>
              <w:rPr>
                <w:rFonts w:eastAsia="Arial" w:cs="Arial"/>
                <w:b/>
                <w:bCs/>
                <w:sz w:val="18"/>
                <w:szCs w:val="18"/>
              </w:rPr>
              <w:t>um</w:t>
            </w:r>
            <w:r>
              <w:rPr>
                <w:rFonts w:eastAsia="Arial" w:cs="Arial"/>
                <w:b/>
                <w:bCs/>
                <w:spacing w:val="2"/>
                <w:sz w:val="18"/>
                <w:szCs w:val="18"/>
              </w:rPr>
              <w:t xml:space="preserve"> </w:t>
            </w:r>
            <w:r>
              <w:rPr>
                <w:rFonts w:eastAsia="Arial" w:cs="Arial"/>
                <w:b/>
                <w:bCs/>
                <w:sz w:val="18"/>
                <w:szCs w:val="18"/>
              </w:rPr>
              <w:t>d</w:t>
            </w:r>
            <w:r>
              <w:rPr>
                <w:rFonts w:eastAsia="Arial" w:cs="Arial"/>
                <w:b/>
                <w:bCs/>
                <w:spacing w:val="-2"/>
                <w:sz w:val="18"/>
                <w:szCs w:val="18"/>
              </w:rPr>
              <w:t>i</w:t>
            </w:r>
            <w:r>
              <w:rPr>
                <w:rFonts w:eastAsia="Arial" w:cs="Arial"/>
                <w:b/>
                <w:bCs/>
                <w:spacing w:val="1"/>
                <w:sz w:val="18"/>
                <w:szCs w:val="18"/>
              </w:rPr>
              <w:t>s</w:t>
            </w:r>
            <w:r>
              <w:rPr>
                <w:rFonts w:eastAsia="Arial" w:cs="Arial"/>
                <w:b/>
                <w:bCs/>
                <w:sz w:val="18"/>
                <w:szCs w:val="18"/>
              </w:rPr>
              <w:t>p</w:t>
            </w:r>
            <w:r>
              <w:rPr>
                <w:rFonts w:eastAsia="Arial" w:cs="Arial"/>
                <w:b/>
                <w:bCs/>
                <w:spacing w:val="1"/>
                <w:sz w:val="18"/>
                <w:szCs w:val="18"/>
              </w:rPr>
              <w:t>l</w:t>
            </w:r>
            <w:r>
              <w:rPr>
                <w:rFonts w:eastAsia="Arial" w:cs="Arial"/>
                <w:b/>
                <w:bCs/>
                <w:spacing w:val="3"/>
                <w:sz w:val="18"/>
                <w:szCs w:val="18"/>
              </w:rPr>
              <w:t>a</w:t>
            </w:r>
            <w:r>
              <w:rPr>
                <w:rFonts w:eastAsia="Arial" w:cs="Arial"/>
                <w:b/>
                <w:bCs/>
                <w:sz w:val="18"/>
                <w:szCs w:val="18"/>
              </w:rPr>
              <w:t>y</w:t>
            </w:r>
            <w:r>
              <w:rPr>
                <w:rFonts w:eastAsia="Arial" w:cs="Arial"/>
                <w:b/>
                <w:bCs/>
                <w:spacing w:val="-9"/>
                <w:sz w:val="18"/>
                <w:szCs w:val="18"/>
              </w:rPr>
              <w:t xml:space="preserve"> </w:t>
            </w:r>
            <w:r>
              <w:rPr>
                <w:rFonts w:eastAsia="Arial" w:cs="Arial"/>
                <w:b/>
                <w:bCs/>
                <w:spacing w:val="1"/>
                <w:sz w:val="18"/>
                <w:szCs w:val="18"/>
              </w:rPr>
              <w:t>sca</w:t>
            </w:r>
            <w:r>
              <w:rPr>
                <w:rFonts w:eastAsia="Arial" w:cs="Arial"/>
                <w:b/>
                <w:bCs/>
                <w:sz w:val="18"/>
                <w:szCs w:val="18"/>
              </w:rPr>
              <w:t>le</w:t>
            </w:r>
          </w:p>
        </w:tc>
        <w:tc>
          <w:tcPr>
            <w:tcW w:w="2218" w:type="dxa"/>
            <w:tcBorders>
              <w:top w:val="single" w:sz="4" w:space="0" w:color="000000"/>
              <w:left w:val="single" w:sz="4" w:space="0" w:color="000000"/>
              <w:bottom w:val="single" w:sz="4" w:space="0" w:color="000000"/>
              <w:right w:val="single" w:sz="4" w:space="0" w:color="000000"/>
            </w:tcBorders>
          </w:tcPr>
          <w:p w14:paraId="1C1A16AE" w14:textId="77777777" w:rsidR="00F0090A" w:rsidRDefault="00F0090A" w:rsidP="005F7629">
            <w:pPr>
              <w:spacing w:before="55" w:after="0" w:line="240" w:lineRule="auto"/>
              <w:ind w:left="102" w:right="-20"/>
              <w:rPr>
                <w:rFonts w:eastAsia="Arial" w:cs="Arial"/>
                <w:sz w:val="18"/>
                <w:szCs w:val="18"/>
              </w:rPr>
            </w:pPr>
            <w:r>
              <w:rPr>
                <w:rFonts w:eastAsia="Arial" w:cs="Arial"/>
                <w:b/>
                <w:bCs/>
                <w:spacing w:val="1"/>
                <w:sz w:val="18"/>
                <w:szCs w:val="18"/>
              </w:rPr>
              <w:t>m</w:t>
            </w:r>
            <w:r>
              <w:rPr>
                <w:rFonts w:eastAsia="Arial" w:cs="Arial"/>
                <w:b/>
                <w:bCs/>
                <w:sz w:val="18"/>
                <w:szCs w:val="18"/>
              </w:rPr>
              <w:t>i</w:t>
            </w:r>
            <w:r>
              <w:rPr>
                <w:rFonts w:eastAsia="Arial" w:cs="Arial"/>
                <w:b/>
                <w:bCs/>
                <w:spacing w:val="1"/>
                <w:sz w:val="18"/>
                <w:szCs w:val="18"/>
              </w:rPr>
              <w:t>n</w:t>
            </w:r>
            <w:r>
              <w:rPr>
                <w:rFonts w:eastAsia="Arial" w:cs="Arial"/>
                <w:b/>
                <w:bCs/>
                <w:sz w:val="18"/>
                <w:szCs w:val="18"/>
              </w:rPr>
              <w:t>i</w:t>
            </w:r>
            <w:r>
              <w:rPr>
                <w:rFonts w:eastAsia="Arial" w:cs="Arial"/>
                <w:b/>
                <w:bCs/>
                <w:spacing w:val="1"/>
                <w:sz w:val="18"/>
                <w:szCs w:val="18"/>
              </w:rPr>
              <w:t>m</w:t>
            </w:r>
            <w:r>
              <w:rPr>
                <w:rFonts w:eastAsia="Arial" w:cs="Arial"/>
                <w:b/>
                <w:bCs/>
                <w:spacing w:val="-2"/>
                <w:sz w:val="18"/>
                <w:szCs w:val="18"/>
              </w:rPr>
              <w:t>u</w:t>
            </w:r>
            <w:r>
              <w:rPr>
                <w:rFonts w:eastAsia="Arial" w:cs="Arial"/>
                <w:b/>
                <w:bCs/>
                <w:sz w:val="18"/>
                <w:szCs w:val="18"/>
              </w:rPr>
              <w:t>m</w:t>
            </w:r>
            <w:r>
              <w:rPr>
                <w:rFonts w:eastAsia="Arial" w:cs="Arial"/>
                <w:b/>
                <w:bCs/>
                <w:spacing w:val="2"/>
                <w:sz w:val="18"/>
                <w:szCs w:val="18"/>
              </w:rPr>
              <w:t xml:space="preserve"> </w:t>
            </w:r>
            <w:r>
              <w:rPr>
                <w:rFonts w:eastAsia="Arial" w:cs="Arial"/>
                <w:b/>
                <w:bCs/>
                <w:sz w:val="18"/>
                <w:szCs w:val="18"/>
              </w:rPr>
              <w:t>d</w:t>
            </w:r>
            <w:r>
              <w:rPr>
                <w:rFonts w:eastAsia="Arial" w:cs="Arial"/>
                <w:b/>
                <w:bCs/>
                <w:spacing w:val="1"/>
                <w:sz w:val="18"/>
                <w:szCs w:val="18"/>
              </w:rPr>
              <w:t>i</w:t>
            </w:r>
            <w:r>
              <w:rPr>
                <w:rFonts w:eastAsia="Arial" w:cs="Arial"/>
                <w:b/>
                <w:bCs/>
                <w:spacing w:val="-2"/>
                <w:sz w:val="18"/>
                <w:szCs w:val="18"/>
              </w:rPr>
              <w:t>s</w:t>
            </w:r>
            <w:r>
              <w:rPr>
                <w:rFonts w:eastAsia="Arial" w:cs="Arial"/>
                <w:b/>
                <w:bCs/>
                <w:sz w:val="18"/>
                <w:szCs w:val="18"/>
              </w:rPr>
              <w:t>p</w:t>
            </w:r>
            <w:r>
              <w:rPr>
                <w:rFonts w:eastAsia="Arial" w:cs="Arial"/>
                <w:b/>
                <w:bCs/>
                <w:spacing w:val="1"/>
                <w:sz w:val="18"/>
                <w:szCs w:val="18"/>
              </w:rPr>
              <w:t>l</w:t>
            </w:r>
            <w:r>
              <w:rPr>
                <w:rFonts w:eastAsia="Arial" w:cs="Arial"/>
                <w:b/>
                <w:bCs/>
                <w:spacing w:val="3"/>
                <w:sz w:val="18"/>
                <w:szCs w:val="18"/>
              </w:rPr>
              <w:t>a</w:t>
            </w:r>
            <w:r>
              <w:rPr>
                <w:rFonts w:eastAsia="Arial" w:cs="Arial"/>
                <w:b/>
                <w:bCs/>
                <w:sz w:val="18"/>
                <w:szCs w:val="18"/>
              </w:rPr>
              <w:t>y</w:t>
            </w:r>
            <w:r>
              <w:rPr>
                <w:rFonts w:eastAsia="Arial" w:cs="Arial"/>
                <w:b/>
                <w:bCs/>
                <w:spacing w:val="-6"/>
                <w:sz w:val="18"/>
                <w:szCs w:val="18"/>
              </w:rPr>
              <w:t xml:space="preserve"> </w:t>
            </w:r>
            <w:r>
              <w:rPr>
                <w:rFonts w:eastAsia="Arial" w:cs="Arial"/>
                <w:b/>
                <w:bCs/>
                <w:spacing w:val="1"/>
                <w:sz w:val="18"/>
                <w:szCs w:val="18"/>
              </w:rPr>
              <w:t>sca</w:t>
            </w:r>
            <w:r>
              <w:rPr>
                <w:rFonts w:eastAsia="Arial" w:cs="Arial"/>
                <w:b/>
                <w:bCs/>
                <w:sz w:val="18"/>
                <w:szCs w:val="18"/>
              </w:rPr>
              <w:t>le</w:t>
            </w:r>
          </w:p>
        </w:tc>
      </w:tr>
      <w:tr w:rsidR="00F0090A" w14:paraId="4869793C" w14:textId="77777777" w:rsidTr="005F7629">
        <w:trPr>
          <w:trHeight w:hRule="exact" w:val="338"/>
        </w:trPr>
        <w:tc>
          <w:tcPr>
            <w:tcW w:w="2319" w:type="dxa"/>
            <w:tcBorders>
              <w:top w:val="single" w:sz="4" w:space="0" w:color="000000"/>
              <w:left w:val="single" w:sz="4" w:space="0" w:color="000000"/>
              <w:bottom w:val="single" w:sz="4" w:space="0" w:color="000000"/>
              <w:right w:val="single" w:sz="4" w:space="0" w:color="000000"/>
            </w:tcBorders>
          </w:tcPr>
          <w:p w14:paraId="7876CD4B" w14:textId="77777777" w:rsidR="00F0090A" w:rsidRDefault="00F0090A" w:rsidP="005F7629">
            <w:pPr>
              <w:spacing w:before="60" w:after="0" w:line="240" w:lineRule="auto"/>
              <w:ind w:left="705" w:right="-20"/>
              <w:rPr>
                <w:rFonts w:eastAsia="Arial" w:cs="Arial"/>
                <w:sz w:val="18"/>
                <w:szCs w:val="18"/>
              </w:rPr>
            </w:pPr>
            <w:r>
              <w:rPr>
                <w:rFonts w:eastAsia="Arial" w:cs="Arial"/>
                <w:spacing w:val="1"/>
                <w:sz w:val="18"/>
                <w:szCs w:val="18"/>
              </w:rPr>
              <w:t>10</w:t>
            </w:r>
            <w:r>
              <w:rPr>
                <w:rFonts w:eastAsia="Arial" w:cs="Arial"/>
                <w:sz w:val="18"/>
                <w:szCs w:val="18"/>
              </w:rPr>
              <w:t>,</w:t>
            </w:r>
            <w:r>
              <w:rPr>
                <w:rFonts w:eastAsia="Arial" w:cs="Arial"/>
                <w:spacing w:val="1"/>
                <w:sz w:val="18"/>
                <w:szCs w:val="18"/>
              </w:rPr>
              <w:t>0</w:t>
            </w:r>
            <w:r>
              <w:rPr>
                <w:rFonts w:eastAsia="Arial" w:cs="Arial"/>
                <w:spacing w:val="-2"/>
                <w:sz w:val="18"/>
                <w:szCs w:val="18"/>
              </w:rPr>
              <w:t>0</w:t>
            </w:r>
            <w:r>
              <w:rPr>
                <w:rFonts w:eastAsia="Arial" w:cs="Arial"/>
                <w:spacing w:val="1"/>
                <w:sz w:val="18"/>
                <w:szCs w:val="18"/>
              </w:rPr>
              <w:t>0</w:t>
            </w:r>
            <w:r>
              <w:rPr>
                <w:rFonts w:eastAsia="Arial" w:cs="Arial"/>
                <w:sz w:val="18"/>
                <w:szCs w:val="18"/>
              </w:rPr>
              <w:t>,</w:t>
            </w:r>
            <w:r>
              <w:rPr>
                <w:rFonts w:eastAsia="Arial" w:cs="Arial"/>
                <w:spacing w:val="1"/>
                <w:sz w:val="18"/>
                <w:szCs w:val="18"/>
              </w:rPr>
              <w:t>0</w:t>
            </w:r>
            <w:r>
              <w:rPr>
                <w:rFonts w:eastAsia="Arial" w:cs="Arial"/>
                <w:spacing w:val="-2"/>
                <w:sz w:val="18"/>
                <w:szCs w:val="18"/>
              </w:rPr>
              <w:t>0</w:t>
            </w:r>
            <w:r>
              <w:rPr>
                <w:rFonts w:eastAsia="Arial" w:cs="Arial"/>
                <w:sz w:val="18"/>
                <w:szCs w:val="18"/>
              </w:rPr>
              <w:t>0</w:t>
            </w:r>
          </w:p>
        </w:tc>
        <w:tc>
          <w:tcPr>
            <w:tcW w:w="2218" w:type="dxa"/>
            <w:tcBorders>
              <w:top w:val="single" w:sz="4" w:space="0" w:color="000000"/>
              <w:left w:val="single" w:sz="4" w:space="0" w:color="000000"/>
              <w:bottom w:val="single" w:sz="4" w:space="0" w:color="000000"/>
              <w:right w:val="single" w:sz="4" w:space="0" w:color="000000"/>
            </w:tcBorders>
          </w:tcPr>
          <w:p w14:paraId="00AEAE83" w14:textId="77777777" w:rsidR="00F0090A" w:rsidRPr="00B209A6" w:rsidRDefault="00F0090A" w:rsidP="005F7629">
            <w:pPr>
              <w:spacing w:before="60" w:after="0" w:line="240" w:lineRule="auto"/>
              <w:ind w:left="633" w:right="-20"/>
              <w:rPr>
                <w:rFonts w:eastAsia="Arial" w:cs="Arial"/>
                <w:strike/>
                <w:sz w:val="18"/>
                <w:szCs w:val="18"/>
                <w:rPrChange w:id="614" w:author="Raphael Malyankar" w:date="2022-11-24T18:48:00Z">
                  <w:rPr>
                    <w:rFonts w:eastAsia="Arial" w:cs="Arial"/>
                    <w:sz w:val="18"/>
                    <w:szCs w:val="18"/>
                  </w:rPr>
                </w:rPrChange>
              </w:rPr>
            </w:pPr>
            <w:r w:rsidRPr="00B209A6">
              <w:rPr>
                <w:rFonts w:eastAsia="Arial" w:cs="Arial"/>
                <w:strike/>
                <w:spacing w:val="1"/>
                <w:sz w:val="18"/>
                <w:szCs w:val="18"/>
                <w:rPrChange w:id="615" w:author="Raphael Malyankar" w:date="2022-11-24T18:48:00Z">
                  <w:rPr>
                    <w:rFonts w:eastAsia="Arial" w:cs="Arial"/>
                    <w:spacing w:val="1"/>
                    <w:sz w:val="18"/>
                    <w:szCs w:val="18"/>
                  </w:rPr>
                </w:rPrChange>
              </w:rPr>
              <w:t>emp</w:t>
            </w:r>
            <w:r w:rsidRPr="00B209A6">
              <w:rPr>
                <w:rFonts w:eastAsia="Arial" w:cs="Arial"/>
                <w:strike/>
                <w:sz w:val="18"/>
                <w:szCs w:val="18"/>
                <w:rPrChange w:id="616" w:author="Raphael Malyankar" w:date="2022-11-24T18:48:00Z">
                  <w:rPr>
                    <w:rFonts w:eastAsia="Arial" w:cs="Arial"/>
                    <w:sz w:val="18"/>
                    <w:szCs w:val="18"/>
                  </w:rPr>
                </w:rPrChange>
              </w:rPr>
              <w:t>ty</w:t>
            </w:r>
            <w:r w:rsidRPr="00B209A6">
              <w:rPr>
                <w:rFonts w:eastAsia="Arial" w:cs="Arial"/>
                <w:strike/>
                <w:spacing w:val="-1"/>
                <w:sz w:val="18"/>
                <w:szCs w:val="18"/>
                <w:rPrChange w:id="617" w:author="Raphael Malyankar" w:date="2022-11-24T18:48:00Z">
                  <w:rPr>
                    <w:rFonts w:eastAsia="Arial" w:cs="Arial"/>
                    <w:spacing w:val="-1"/>
                    <w:sz w:val="18"/>
                    <w:szCs w:val="18"/>
                  </w:rPr>
                </w:rPrChange>
              </w:rPr>
              <w:t xml:space="preserve"> </w:t>
            </w:r>
            <w:r w:rsidRPr="00B209A6">
              <w:rPr>
                <w:rFonts w:eastAsia="Arial" w:cs="Arial"/>
                <w:strike/>
                <w:sz w:val="18"/>
                <w:szCs w:val="18"/>
                <w:rPrChange w:id="618" w:author="Raphael Malyankar" w:date="2022-11-24T18:48:00Z">
                  <w:rPr>
                    <w:rFonts w:eastAsia="Arial" w:cs="Arial"/>
                    <w:sz w:val="18"/>
                    <w:szCs w:val="18"/>
                  </w:rPr>
                </w:rPrChange>
              </w:rPr>
              <w:t>(</w:t>
            </w:r>
            <w:r w:rsidRPr="00B209A6">
              <w:rPr>
                <w:rFonts w:eastAsia="Arial" w:cs="Arial"/>
                <w:strike/>
                <w:spacing w:val="-1"/>
                <w:sz w:val="18"/>
                <w:szCs w:val="18"/>
                <w:rPrChange w:id="619" w:author="Raphael Malyankar" w:date="2022-11-24T18:48:00Z">
                  <w:rPr>
                    <w:rFonts w:eastAsia="Arial" w:cs="Arial"/>
                    <w:spacing w:val="-1"/>
                    <w:sz w:val="18"/>
                    <w:szCs w:val="18"/>
                  </w:rPr>
                </w:rPrChange>
              </w:rPr>
              <w:t>n</w:t>
            </w:r>
            <w:r w:rsidRPr="00B209A6">
              <w:rPr>
                <w:rFonts w:eastAsia="Arial" w:cs="Arial"/>
                <w:strike/>
                <w:spacing w:val="1"/>
                <w:sz w:val="18"/>
                <w:szCs w:val="18"/>
                <w:rPrChange w:id="620" w:author="Raphael Malyankar" w:date="2022-11-24T18:48:00Z">
                  <w:rPr>
                    <w:rFonts w:eastAsia="Arial" w:cs="Arial"/>
                    <w:spacing w:val="1"/>
                    <w:sz w:val="18"/>
                    <w:szCs w:val="18"/>
                  </w:rPr>
                </w:rPrChange>
              </w:rPr>
              <w:t>ull</w:t>
            </w:r>
            <w:r w:rsidRPr="00B209A6">
              <w:rPr>
                <w:rFonts w:eastAsia="Arial" w:cs="Arial"/>
                <w:strike/>
                <w:sz w:val="18"/>
                <w:szCs w:val="18"/>
                <w:rPrChange w:id="621" w:author="Raphael Malyankar" w:date="2022-11-24T18:48:00Z">
                  <w:rPr>
                    <w:rFonts w:eastAsia="Arial" w:cs="Arial"/>
                    <w:sz w:val="18"/>
                    <w:szCs w:val="18"/>
                  </w:rPr>
                </w:rPrChange>
              </w:rPr>
              <w:t>)</w:t>
            </w:r>
          </w:p>
        </w:tc>
      </w:tr>
      <w:tr w:rsidR="00F0090A" w14:paraId="10AA76E4" w14:textId="77777777" w:rsidTr="005F7629">
        <w:trPr>
          <w:trHeight w:hRule="exact" w:val="341"/>
        </w:trPr>
        <w:tc>
          <w:tcPr>
            <w:tcW w:w="2319" w:type="dxa"/>
            <w:tcBorders>
              <w:top w:val="single" w:sz="4" w:space="0" w:color="000000"/>
              <w:left w:val="single" w:sz="4" w:space="0" w:color="000000"/>
              <w:bottom w:val="single" w:sz="4" w:space="0" w:color="000000"/>
              <w:right w:val="single" w:sz="4" w:space="0" w:color="000000"/>
            </w:tcBorders>
          </w:tcPr>
          <w:p w14:paraId="115CBBA2" w14:textId="77777777" w:rsidR="00F0090A" w:rsidRDefault="00F0090A" w:rsidP="005F7629">
            <w:pPr>
              <w:spacing w:before="60" w:after="0" w:line="240" w:lineRule="auto"/>
              <w:ind w:left="753" w:right="-20"/>
              <w:rPr>
                <w:rFonts w:eastAsia="Arial" w:cs="Arial"/>
                <w:sz w:val="18"/>
                <w:szCs w:val="18"/>
              </w:rPr>
            </w:pPr>
            <w:r>
              <w:rPr>
                <w:rFonts w:eastAsia="Arial" w:cs="Arial"/>
                <w:spacing w:val="1"/>
                <w:sz w:val="18"/>
                <w:szCs w:val="18"/>
              </w:rPr>
              <w:t>3</w:t>
            </w:r>
            <w:r>
              <w:rPr>
                <w:rFonts w:eastAsia="Arial" w:cs="Arial"/>
                <w:sz w:val="18"/>
                <w:szCs w:val="18"/>
              </w:rPr>
              <w:t>,</w:t>
            </w:r>
            <w:r>
              <w:rPr>
                <w:rFonts w:eastAsia="Arial" w:cs="Arial"/>
                <w:spacing w:val="1"/>
                <w:sz w:val="18"/>
                <w:szCs w:val="18"/>
              </w:rPr>
              <w:t>500</w:t>
            </w:r>
            <w:r>
              <w:rPr>
                <w:rFonts w:eastAsia="Arial" w:cs="Arial"/>
                <w:spacing w:val="-2"/>
                <w:sz w:val="18"/>
                <w:szCs w:val="18"/>
              </w:rPr>
              <w:t>,</w:t>
            </w:r>
            <w:r>
              <w:rPr>
                <w:rFonts w:eastAsia="Arial" w:cs="Arial"/>
                <w:spacing w:val="1"/>
                <w:sz w:val="18"/>
                <w:szCs w:val="18"/>
              </w:rPr>
              <w:t>00</w:t>
            </w:r>
            <w:r>
              <w:rPr>
                <w:rFonts w:eastAsia="Arial" w:cs="Arial"/>
                <w:sz w:val="18"/>
                <w:szCs w:val="18"/>
              </w:rPr>
              <w:t>0</w:t>
            </w:r>
          </w:p>
        </w:tc>
        <w:tc>
          <w:tcPr>
            <w:tcW w:w="2218" w:type="dxa"/>
            <w:tcBorders>
              <w:top w:val="single" w:sz="4" w:space="0" w:color="000000"/>
              <w:left w:val="single" w:sz="4" w:space="0" w:color="000000"/>
              <w:bottom w:val="single" w:sz="4" w:space="0" w:color="000000"/>
              <w:right w:val="single" w:sz="4" w:space="0" w:color="000000"/>
            </w:tcBorders>
          </w:tcPr>
          <w:p w14:paraId="2D96E3B6" w14:textId="77777777" w:rsidR="00F0090A" w:rsidRDefault="00F0090A" w:rsidP="005F7629">
            <w:pPr>
              <w:spacing w:before="60" w:after="0" w:line="240" w:lineRule="auto"/>
              <w:ind w:left="652" w:right="-20"/>
              <w:rPr>
                <w:rFonts w:eastAsia="Arial" w:cs="Arial"/>
                <w:sz w:val="18"/>
                <w:szCs w:val="18"/>
              </w:rPr>
            </w:pPr>
            <w:r>
              <w:rPr>
                <w:rFonts w:eastAsia="Arial" w:cs="Arial"/>
                <w:spacing w:val="1"/>
                <w:sz w:val="18"/>
                <w:szCs w:val="18"/>
              </w:rPr>
              <w:t>10</w:t>
            </w:r>
            <w:r>
              <w:rPr>
                <w:rFonts w:eastAsia="Arial" w:cs="Arial"/>
                <w:sz w:val="18"/>
                <w:szCs w:val="18"/>
              </w:rPr>
              <w:t>,</w:t>
            </w:r>
            <w:r>
              <w:rPr>
                <w:rFonts w:eastAsia="Arial" w:cs="Arial"/>
                <w:spacing w:val="1"/>
                <w:sz w:val="18"/>
                <w:szCs w:val="18"/>
              </w:rPr>
              <w:t>0</w:t>
            </w:r>
            <w:r>
              <w:rPr>
                <w:rFonts w:eastAsia="Arial" w:cs="Arial"/>
                <w:spacing w:val="-2"/>
                <w:sz w:val="18"/>
                <w:szCs w:val="18"/>
              </w:rPr>
              <w:t>0</w:t>
            </w:r>
            <w:r>
              <w:rPr>
                <w:rFonts w:eastAsia="Arial" w:cs="Arial"/>
                <w:spacing w:val="1"/>
                <w:sz w:val="18"/>
                <w:szCs w:val="18"/>
              </w:rPr>
              <w:t>0</w:t>
            </w:r>
            <w:r>
              <w:rPr>
                <w:rFonts w:eastAsia="Arial" w:cs="Arial"/>
                <w:sz w:val="18"/>
                <w:szCs w:val="18"/>
              </w:rPr>
              <w:t>,</w:t>
            </w:r>
            <w:r>
              <w:rPr>
                <w:rFonts w:eastAsia="Arial" w:cs="Arial"/>
                <w:spacing w:val="1"/>
                <w:sz w:val="18"/>
                <w:szCs w:val="18"/>
              </w:rPr>
              <w:t>0</w:t>
            </w:r>
            <w:r>
              <w:rPr>
                <w:rFonts w:eastAsia="Arial" w:cs="Arial"/>
                <w:spacing w:val="-2"/>
                <w:sz w:val="18"/>
                <w:szCs w:val="18"/>
              </w:rPr>
              <w:t>0</w:t>
            </w:r>
            <w:r>
              <w:rPr>
                <w:rFonts w:eastAsia="Arial" w:cs="Arial"/>
                <w:sz w:val="18"/>
                <w:szCs w:val="18"/>
              </w:rPr>
              <w:t>0</w:t>
            </w:r>
          </w:p>
        </w:tc>
      </w:tr>
      <w:tr w:rsidR="00F0090A" w14:paraId="53CA7FAD" w14:textId="77777777" w:rsidTr="005F7629">
        <w:trPr>
          <w:trHeight w:hRule="exact" w:val="341"/>
        </w:trPr>
        <w:tc>
          <w:tcPr>
            <w:tcW w:w="2319" w:type="dxa"/>
            <w:tcBorders>
              <w:top w:val="single" w:sz="4" w:space="0" w:color="000000"/>
              <w:left w:val="single" w:sz="4" w:space="0" w:color="000000"/>
              <w:bottom w:val="single" w:sz="4" w:space="0" w:color="000000"/>
              <w:right w:val="single" w:sz="4" w:space="0" w:color="000000"/>
            </w:tcBorders>
          </w:tcPr>
          <w:p w14:paraId="769FBE06" w14:textId="77777777" w:rsidR="00F0090A" w:rsidRDefault="00F0090A" w:rsidP="005F7629">
            <w:pPr>
              <w:spacing w:before="60" w:after="0" w:line="240" w:lineRule="auto"/>
              <w:ind w:left="753" w:right="-20"/>
              <w:rPr>
                <w:rFonts w:eastAsia="Arial" w:cs="Arial"/>
                <w:sz w:val="18"/>
                <w:szCs w:val="18"/>
              </w:rPr>
            </w:pPr>
            <w:r>
              <w:rPr>
                <w:rFonts w:eastAsia="Arial" w:cs="Arial"/>
                <w:spacing w:val="1"/>
                <w:sz w:val="18"/>
                <w:szCs w:val="18"/>
              </w:rPr>
              <w:t>1</w:t>
            </w:r>
            <w:r>
              <w:rPr>
                <w:rFonts w:eastAsia="Arial" w:cs="Arial"/>
                <w:sz w:val="18"/>
                <w:szCs w:val="18"/>
              </w:rPr>
              <w:t>,</w:t>
            </w:r>
            <w:r>
              <w:rPr>
                <w:rFonts w:eastAsia="Arial" w:cs="Arial"/>
                <w:spacing w:val="1"/>
                <w:sz w:val="18"/>
                <w:szCs w:val="18"/>
              </w:rPr>
              <w:t>500</w:t>
            </w:r>
            <w:r>
              <w:rPr>
                <w:rFonts w:eastAsia="Arial" w:cs="Arial"/>
                <w:spacing w:val="-2"/>
                <w:sz w:val="18"/>
                <w:szCs w:val="18"/>
              </w:rPr>
              <w:t>,</w:t>
            </w:r>
            <w:r>
              <w:rPr>
                <w:rFonts w:eastAsia="Arial" w:cs="Arial"/>
                <w:spacing w:val="1"/>
                <w:sz w:val="18"/>
                <w:szCs w:val="18"/>
              </w:rPr>
              <w:t>00</w:t>
            </w:r>
            <w:r>
              <w:rPr>
                <w:rFonts w:eastAsia="Arial" w:cs="Arial"/>
                <w:sz w:val="18"/>
                <w:szCs w:val="18"/>
              </w:rPr>
              <w:t>0</w:t>
            </w:r>
          </w:p>
        </w:tc>
        <w:tc>
          <w:tcPr>
            <w:tcW w:w="2218" w:type="dxa"/>
            <w:tcBorders>
              <w:top w:val="single" w:sz="4" w:space="0" w:color="000000"/>
              <w:left w:val="single" w:sz="4" w:space="0" w:color="000000"/>
              <w:bottom w:val="single" w:sz="4" w:space="0" w:color="000000"/>
              <w:right w:val="single" w:sz="4" w:space="0" w:color="000000"/>
            </w:tcBorders>
          </w:tcPr>
          <w:p w14:paraId="6949EB08" w14:textId="77777777" w:rsidR="00F0090A" w:rsidRDefault="00F0090A" w:rsidP="005F7629">
            <w:pPr>
              <w:spacing w:before="60" w:after="0" w:line="240" w:lineRule="auto"/>
              <w:ind w:left="702" w:right="-20"/>
              <w:rPr>
                <w:rFonts w:eastAsia="Arial" w:cs="Arial"/>
                <w:sz w:val="18"/>
                <w:szCs w:val="18"/>
              </w:rPr>
            </w:pPr>
            <w:r>
              <w:rPr>
                <w:rFonts w:eastAsia="Arial" w:cs="Arial"/>
                <w:spacing w:val="1"/>
                <w:sz w:val="18"/>
                <w:szCs w:val="18"/>
              </w:rPr>
              <w:t>3</w:t>
            </w:r>
            <w:r>
              <w:rPr>
                <w:rFonts w:eastAsia="Arial" w:cs="Arial"/>
                <w:sz w:val="18"/>
                <w:szCs w:val="18"/>
              </w:rPr>
              <w:t>,</w:t>
            </w:r>
            <w:r>
              <w:rPr>
                <w:rFonts w:eastAsia="Arial" w:cs="Arial"/>
                <w:spacing w:val="1"/>
                <w:sz w:val="18"/>
                <w:szCs w:val="18"/>
              </w:rPr>
              <w:t>500</w:t>
            </w:r>
            <w:r>
              <w:rPr>
                <w:rFonts w:eastAsia="Arial" w:cs="Arial"/>
                <w:spacing w:val="-2"/>
                <w:sz w:val="18"/>
                <w:szCs w:val="18"/>
              </w:rPr>
              <w:t>,</w:t>
            </w:r>
            <w:r>
              <w:rPr>
                <w:rFonts w:eastAsia="Arial" w:cs="Arial"/>
                <w:spacing w:val="1"/>
                <w:sz w:val="18"/>
                <w:szCs w:val="18"/>
              </w:rPr>
              <w:t>00</w:t>
            </w:r>
            <w:r>
              <w:rPr>
                <w:rFonts w:eastAsia="Arial" w:cs="Arial"/>
                <w:sz w:val="18"/>
                <w:szCs w:val="18"/>
              </w:rPr>
              <w:t>0</w:t>
            </w:r>
          </w:p>
        </w:tc>
      </w:tr>
      <w:tr w:rsidR="00F0090A" w14:paraId="4D06E444" w14:textId="77777777" w:rsidTr="005F7629">
        <w:trPr>
          <w:trHeight w:hRule="exact" w:val="338"/>
        </w:trPr>
        <w:tc>
          <w:tcPr>
            <w:tcW w:w="2319" w:type="dxa"/>
            <w:tcBorders>
              <w:top w:val="single" w:sz="4" w:space="0" w:color="000000"/>
              <w:left w:val="single" w:sz="4" w:space="0" w:color="000000"/>
              <w:bottom w:val="single" w:sz="4" w:space="0" w:color="000000"/>
              <w:right w:val="single" w:sz="4" w:space="0" w:color="000000"/>
            </w:tcBorders>
          </w:tcPr>
          <w:p w14:paraId="1A90EDA9" w14:textId="77777777" w:rsidR="00F0090A" w:rsidRDefault="00F0090A" w:rsidP="005F7629">
            <w:pPr>
              <w:spacing w:before="60" w:after="0" w:line="240" w:lineRule="auto"/>
              <w:ind w:left="796" w:right="773"/>
              <w:jc w:val="center"/>
              <w:rPr>
                <w:rFonts w:eastAsia="Arial" w:cs="Arial"/>
                <w:sz w:val="18"/>
                <w:szCs w:val="18"/>
              </w:rPr>
            </w:pPr>
            <w:r>
              <w:rPr>
                <w:rFonts w:eastAsia="Arial" w:cs="Arial"/>
                <w:spacing w:val="1"/>
                <w:sz w:val="18"/>
                <w:szCs w:val="18"/>
              </w:rPr>
              <w:t>700</w:t>
            </w:r>
            <w:r>
              <w:rPr>
                <w:rFonts w:eastAsia="Arial" w:cs="Arial"/>
                <w:sz w:val="18"/>
                <w:szCs w:val="18"/>
              </w:rPr>
              <w:t>,</w:t>
            </w:r>
            <w:r>
              <w:rPr>
                <w:rFonts w:eastAsia="Arial" w:cs="Arial"/>
                <w:spacing w:val="-1"/>
                <w:sz w:val="18"/>
                <w:szCs w:val="18"/>
              </w:rPr>
              <w:t>0</w:t>
            </w:r>
            <w:r>
              <w:rPr>
                <w:rFonts w:eastAsia="Arial" w:cs="Arial"/>
                <w:spacing w:val="1"/>
                <w:sz w:val="18"/>
                <w:szCs w:val="18"/>
              </w:rPr>
              <w:t>0</w:t>
            </w:r>
            <w:r>
              <w:rPr>
                <w:rFonts w:eastAsia="Arial" w:cs="Arial"/>
                <w:sz w:val="18"/>
                <w:szCs w:val="18"/>
              </w:rPr>
              <w:t>0</w:t>
            </w:r>
          </w:p>
        </w:tc>
        <w:tc>
          <w:tcPr>
            <w:tcW w:w="2218" w:type="dxa"/>
            <w:tcBorders>
              <w:top w:val="single" w:sz="4" w:space="0" w:color="000000"/>
              <w:left w:val="single" w:sz="4" w:space="0" w:color="000000"/>
              <w:bottom w:val="single" w:sz="4" w:space="0" w:color="000000"/>
              <w:right w:val="single" w:sz="4" w:space="0" w:color="000000"/>
            </w:tcBorders>
          </w:tcPr>
          <w:p w14:paraId="44FA2FC1" w14:textId="77777777" w:rsidR="00F0090A" w:rsidRDefault="00F0090A" w:rsidP="005F7629">
            <w:pPr>
              <w:spacing w:before="60" w:after="0" w:line="240" w:lineRule="auto"/>
              <w:ind w:left="702" w:right="-20"/>
              <w:rPr>
                <w:rFonts w:eastAsia="Arial" w:cs="Arial"/>
                <w:sz w:val="18"/>
                <w:szCs w:val="18"/>
              </w:rPr>
            </w:pPr>
            <w:r>
              <w:rPr>
                <w:rFonts w:eastAsia="Arial" w:cs="Arial"/>
                <w:spacing w:val="1"/>
                <w:sz w:val="18"/>
                <w:szCs w:val="18"/>
              </w:rPr>
              <w:t>1</w:t>
            </w:r>
            <w:r>
              <w:rPr>
                <w:rFonts w:eastAsia="Arial" w:cs="Arial"/>
                <w:sz w:val="18"/>
                <w:szCs w:val="18"/>
              </w:rPr>
              <w:t>,</w:t>
            </w:r>
            <w:r>
              <w:rPr>
                <w:rFonts w:eastAsia="Arial" w:cs="Arial"/>
                <w:spacing w:val="1"/>
                <w:sz w:val="18"/>
                <w:szCs w:val="18"/>
              </w:rPr>
              <w:t>500</w:t>
            </w:r>
            <w:r>
              <w:rPr>
                <w:rFonts w:eastAsia="Arial" w:cs="Arial"/>
                <w:spacing w:val="-2"/>
                <w:sz w:val="18"/>
                <w:szCs w:val="18"/>
              </w:rPr>
              <w:t>,</w:t>
            </w:r>
            <w:r>
              <w:rPr>
                <w:rFonts w:eastAsia="Arial" w:cs="Arial"/>
                <w:spacing w:val="1"/>
                <w:sz w:val="18"/>
                <w:szCs w:val="18"/>
              </w:rPr>
              <w:t>00</w:t>
            </w:r>
            <w:r>
              <w:rPr>
                <w:rFonts w:eastAsia="Arial" w:cs="Arial"/>
                <w:sz w:val="18"/>
                <w:szCs w:val="18"/>
              </w:rPr>
              <w:t>0</w:t>
            </w:r>
          </w:p>
        </w:tc>
      </w:tr>
      <w:tr w:rsidR="00F0090A" w14:paraId="63ED66FB" w14:textId="77777777" w:rsidTr="005F7629">
        <w:trPr>
          <w:trHeight w:hRule="exact" w:val="341"/>
        </w:trPr>
        <w:tc>
          <w:tcPr>
            <w:tcW w:w="2319" w:type="dxa"/>
            <w:tcBorders>
              <w:top w:val="single" w:sz="4" w:space="0" w:color="000000"/>
              <w:left w:val="single" w:sz="4" w:space="0" w:color="000000"/>
              <w:bottom w:val="single" w:sz="4" w:space="0" w:color="000000"/>
              <w:right w:val="single" w:sz="4" w:space="0" w:color="000000"/>
            </w:tcBorders>
          </w:tcPr>
          <w:p w14:paraId="1C6FE6C9" w14:textId="77777777" w:rsidR="00F0090A" w:rsidRDefault="00F0090A" w:rsidP="005F7629">
            <w:pPr>
              <w:spacing w:before="60" w:after="0" w:line="240" w:lineRule="auto"/>
              <w:ind w:left="796" w:right="773"/>
              <w:jc w:val="center"/>
              <w:rPr>
                <w:rFonts w:eastAsia="Arial" w:cs="Arial"/>
                <w:sz w:val="18"/>
                <w:szCs w:val="18"/>
              </w:rPr>
            </w:pPr>
            <w:r>
              <w:rPr>
                <w:rFonts w:eastAsia="Arial" w:cs="Arial"/>
                <w:spacing w:val="1"/>
                <w:sz w:val="18"/>
                <w:szCs w:val="18"/>
              </w:rPr>
              <w:t>350</w:t>
            </w:r>
            <w:r>
              <w:rPr>
                <w:rFonts w:eastAsia="Arial" w:cs="Arial"/>
                <w:sz w:val="18"/>
                <w:szCs w:val="18"/>
              </w:rPr>
              <w:t>,</w:t>
            </w:r>
            <w:r>
              <w:rPr>
                <w:rFonts w:eastAsia="Arial" w:cs="Arial"/>
                <w:spacing w:val="-1"/>
                <w:sz w:val="18"/>
                <w:szCs w:val="18"/>
              </w:rPr>
              <w:t>0</w:t>
            </w:r>
            <w:r>
              <w:rPr>
                <w:rFonts w:eastAsia="Arial" w:cs="Arial"/>
                <w:spacing w:val="1"/>
                <w:sz w:val="18"/>
                <w:szCs w:val="18"/>
              </w:rPr>
              <w:t>0</w:t>
            </w:r>
            <w:r>
              <w:rPr>
                <w:rFonts w:eastAsia="Arial" w:cs="Arial"/>
                <w:sz w:val="18"/>
                <w:szCs w:val="18"/>
              </w:rPr>
              <w:t>0</w:t>
            </w:r>
          </w:p>
        </w:tc>
        <w:tc>
          <w:tcPr>
            <w:tcW w:w="2218" w:type="dxa"/>
            <w:tcBorders>
              <w:top w:val="single" w:sz="4" w:space="0" w:color="000000"/>
              <w:left w:val="single" w:sz="4" w:space="0" w:color="000000"/>
              <w:bottom w:val="single" w:sz="4" w:space="0" w:color="000000"/>
              <w:right w:val="single" w:sz="4" w:space="0" w:color="000000"/>
            </w:tcBorders>
          </w:tcPr>
          <w:p w14:paraId="0BF57DF2" w14:textId="77777777" w:rsidR="00F0090A" w:rsidRDefault="00F0090A" w:rsidP="005F7629">
            <w:pPr>
              <w:spacing w:before="60" w:after="0" w:line="240" w:lineRule="auto"/>
              <w:ind w:left="743" w:right="725"/>
              <w:jc w:val="center"/>
              <w:rPr>
                <w:rFonts w:eastAsia="Arial" w:cs="Arial"/>
                <w:sz w:val="18"/>
                <w:szCs w:val="18"/>
              </w:rPr>
            </w:pPr>
            <w:r>
              <w:rPr>
                <w:rFonts w:eastAsia="Arial" w:cs="Arial"/>
                <w:spacing w:val="1"/>
                <w:sz w:val="18"/>
                <w:szCs w:val="18"/>
              </w:rPr>
              <w:t>700</w:t>
            </w:r>
            <w:r>
              <w:rPr>
                <w:rFonts w:eastAsia="Arial" w:cs="Arial"/>
                <w:sz w:val="18"/>
                <w:szCs w:val="18"/>
              </w:rPr>
              <w:t>,</w:t>
            </w:r>
            <w:r>
              <w:rPr>
                <w:rFonts w:eastAsia="Arial" w:cs="Arial"/>
                <w:spacing w:val="-1"/>
                <w:sz w:val="18"/>
                <w:szCs w:val="18"/>
              </w:rPr>
              <w:t>0</w:t>
            </w:r>
            <w:r>
              <w:rPr>
                <w:rFonts w:eastAsia="Arial" w:cs="Arial"/>
                <w:spacing w:val="1"/>
                <w:sz w:val="18"/>
                <w:szCs w:val="18"/>
              </w:rPr>
              <w:t>0</w:t>
            </w:r>
            <w:r>
              <w:rPr>
                <w:rFonts w:eastAsia="Arial" w:cs="Arial"/>
                <w:sz w:val="18"/>
                <w:szCs w:val="18"/>
              </w:rPr>
              <w:t>0</w:t>
            </w:r>
          </w:p>
        </w:tc>
      </w:tr>
      <w:tr w:rsidR="00F0090A" w14:paraId="01C5CF67" w14:textId="77777777" w:rsidTr="005F7629">
        <w:trPr>
          <w:trHeight w:hRule="exact" w:val="341"/>
        </w:trPr>
        <w:tc>
          <w:tcPr>
            <w:tcW w:w="2319" w:type="dxa"/>
            <w:tcBorders>
              <w:top w:val="single" w:sz="4" w:space="0" w:color="000000"/>
              <w:left w:val="single" w:sz="4" w:space="0" w:color="000000"/>
              <w:bottom w:val="single" w:sz="4" w:space="0" w:color="000000"/>
              <w:right w:val="single" w:sz="4" w:space="0" w:color="000000"/>
            </w:tcBorders>
          </w:tcPr>
          <w:p w14:paraId="2594A29F" w14:textId="77777777" w:rsidR="00F0090A" w:rsidRDefault="00F0090A" w:rsidP="005F7629">
            <w:pPr>
              <w:spacing w:before="60" w:after="0" w:line="240" w:lineRule="auto"/>
              <w:ind w:left="796" w:right="773"/>
              <w:jc w:val="center"/>
              <w:rPr>
                <w:rFonts w:eastAsia="Arial" w:cs="Arial"/>
                <w:sz w:val="18"/>
                <w:szCs w:val="18"/>
              </w:rPr>
            </w:pPr>
            <w:r>
              <w:rPr>
                <w:rFonts w:eastAsia="Arial" w:cs="Arial"/>
                <w:spacing w:val="1"/>
                <w:sz w:val="18"/>
                <w:szCs w:val="18"/>
              </w:rPr>
              <w:t>180</w:t>
            </w:r>
            <w:r>
              <w:rPr>
                <w:rFonts w:eastAsia="Arial" w:cs="Arial"/>
                <w:sz w:val="18"/>
                <w:szCs w:val="18"/>
              </w:rPr>
              <w:t>,</w:t>
            </w:r>
            <w:r>
              <w:rPr>
                <w:rFonts w:eastAsia="Arial" w:cs="Arial"/>
                <w:spacing w:val="-1"/>
                <w:sz w:val="18"/>
                <w:szCs w:val="18"/>
              </w:rPr>
              <w:t>0</w:t>
            </w:r>
            <w:r>
              <w:rPr>
                <w:rFonts w:eastAsia="Arial" w:cs="Arial"/>
                <w:spacing w:val="1"/>
                <w:sz w:val="18"/>
                <w:szCs w:val="18"/>
              </w:rPr>
              <w:t>0</w:t>
            </w:r>
            <w:r>
              <w:rPr>
                <w:rFonts w:eastAsia="Arial" w:cs="Arial"/>
                <w:sz w:val="18"/>
                <w:szCs w:val="18"/>
              </w:rPr>
              <w:t>0</w:t>
            </w:r>
          </w:p>
        </w:tc>
        <w:tc>
          <w:tcPr>
            <w:tcW w:w="2218" w:type="dxa"/>
            <w:tcBorders>
              <w:top w:val="single" w:sz="4" w:space="0" w:color="000000"/>
              <w:left w:val="single" w:sz="4" w:space="0" w:color="000000"/>
              <w:bottom w:val="single" w:sz="4" w:space="0" w:color="000000"/>
              <w:right w:val="single" w:sz="4" w:space="0" w:color="000000"/>
            </w:tcBorders>
          </w:tcPr>
          <w:p w14:paraId="522F75C4" w14:textId="77777777" w:rsidR="00F0090A" w:rsidRDefault="00F0090A" w:rsidP="005F7629">
            <w:pPr>
              <w:spacing w:before="60" w:after="0" w:line="240" w:lineRule="auto"/>
              <w:ind w:left="743" w:right="725"/>
              <w:jc w:val="center"/>
              <w:rPr>
                <w:rFonts w:eastAsia="Arial" w:cs="Arial"/>
                <w:sz w:val="18"/>
                <w:szCs w:val="18"/>
              </w:rPr>
            </w:pPr>
            <w:r>
              <w:rPr>
                <w:rFonts w:eastAsia="Arial" w:cs="Arial"/>
                <w:spacing w:val="1"/>
                <w:sz w:val="18"/>
                <w:szCs w:val="18"/>
              </w:rPr>
              <w:t>350</w:t>
            </w:r>
            <w:r>
              <w:rPr>
                <w:rFonts w:eastAsia="Arial" w:cs="Arial"/>
                <w:sz w:val="18"/>
                <w:szCs w:val="18"/>
              </w:rPr>
              <w:t>,</w:t>
            </w:r>
            <w:r>
              <w:rPr>
                <w:rFonts w:eastAsia="Arial" w:cs="Arial"/>
                <w:spacing w:val="-1"/>
                <w:sz w:val="18"/>
                <w:szCs w:val="18"/>
              </w:rPr>
              <w:t>0</w:t>
            </w:r>
            <w:r>
              <w:rPr>
                <w:rFonts w:eastAsia="Arial" w:cs="Arial"/>
                <w:spacing w:val="1"/>
                <w:sz w:val="18"/>
                <w:szCs w:val="18"/>
              </w:rPr>
              <w:t>0</w:t>
            </w:r>
            <w:r>
              <w:rPr>
                <w:rFonts w:eastAsia="Arial" w:cs="Arial"/>
                <w:sz w:val="18"/>
                <w:szCs w:val="18"/>
              </w:rPr>
              <w:t>0</w:t>
            </w:r>
          </w:p>
        </w:tc>
      </w:tr>
      <w:tr w:rsidR="00F0090A" w14:paraId="5F68D69B" w14:textId="77777777" w:rsidTr="005F7629">
        <w:trPr>
          <w:trHeight w:hRule="exact" w:val="338"/>
        </w:trPr>
        <w:tc>
          <w:tcPr>
            <w:tcW w:w="2319" w:type="dxa"/>
            <w:tcBorders>
              <w:top w:val="single" w:sz="4" w:space="0" w:color="000000"/>
              <w:left w:val="single" w:sz="4" w:space="0" w:color="000000"/>
              <w:bottom w:val="single" w:sz="4" w:space="0" w:color="000000"/>
              <w:right w:val="single" w:sz="4" w:space="0" w:color="000000"/>
            </w:tcBorders>
          </w:tcPr>
          <w:p w14:paraId="1CB244D0" w14:textId="77777777" w:rsidR="00F0090A" w:rsidRDefault="00F0090A" w:rsidP="005F7629">
            <w:pPr>
              <w:spacing w:before="60" w:after="0" w:line="240" w:lineRule="auto"/>
              <w:ind w:left="846" w:right="823"/>
              <w:jc w:val="center"/>
              <w:rPr>
                <w:rFonts w:eastAsia="Arial" w:cs="Arial"/>
                <w:sz w:val="18"/>
                <w:szCs w:val="18"/>
              </w:rPr>
            </w:pPr>
            <w:r>
              <w:rPr>
                <w:rFonts w:eastAsia="Arial" w:cs="Arial"/>
                <w:spacing w:val="1"/>
                <w:sz w:val="18"/>
                <w:szCs w:val="18"/>
              </w:rPr>
              <w:t>90</w:t>
            </w:r>
            <w:r>
              <w:rPr>
                <w:rFonts w:eastAsia="Arial" w:cs="Arial"/>
                <w:sz w:val="18"/>
                <w:szCs w:val="18"/>
              </w:rPr>
              <w:t>,</w:t>
            </w:r>
            <w:r>
              <w:rPr>
                <w:rFonts w:eastAsia="Arial" w:cs="Arial"/>
                <w:spacing w:val="1"/>
                <w:sz w:val="18"/>
                <w:szCs w:val="18"/>
              </w:rPr>
              <w:t>0</w:t>
            </w:r>
            <w:r>
              <w:rPr>
                <w:rFonts w:eastAsia="Arial" w:cs="Arial"/>
                <w:spacing w:val="-2"/>
                <w:sz w:val="18"/>
                <w:szCs w:val="18"/>
              </w:rPr>
              <w:t>0</w:t>
            </w:r>
            <w:r>
              <w:rPr>
                <w:rFonts w:eastAsia="Arial" w:cs="Arial"/>
                <w:sz w:val="18"/>
                <w:szCs w:val="18"/>
              </w:rPr>
              <w:t>0</w:t>
            </w:r>
          </w:p>
        </w:tc>
        <w:tc>
          <w:tcPr>
            <w:tcW w:w="2218" w:type="dxa"/>
            <w:tcBorders>
              <w:top w:val="single" w:sz="4" w:space="0" w:color="000000"/>
              <w:left w:val="single" w:sz="4" w:space="0" w:color="000000"/>
              <w:bottom w:val="single" w:sz="4" w:space="0" w:color="000000"/>
              <w:right w:val="single" w:sz="4" w:space="0" w:color="000000"/>
            </w:tcBorders>
          </w:tcPr>
          <w:p w14:paraId="7E06A159" w14:textId="77777777" w:rsidR="00F0090A" w:rsidRDefault="00F0090A" w:rsidP="005F7629">
            <w:pPr>
              <w:spacing w:before="60" w:after="0" w:line="240" w:lineRule="auto"/>
              <w:ind w:left="743" w:right="725"/>
              <w:jc w:val="center"/>
              <w:rPr>
                <w:rFonts w:eastAsia="Arial" w:cs="Arial"/>
                <w:sz w:val="18"/>
                <w:szCs w:val="18"/>
              </w:rPr>
            </w:pPr>
            <w:r>
              <w:rPr>
                <w:rFonts w:eastAsia="Arial" w:cs="Arial"/>
                <w:spacing w:val="1"/>
                <w:sz w:val="18"/>
                <w:szCs w:val="18"/>
              </w:rPr>
              <w:t>180</w:t>
            </w:r>
            <w:r>
              <w:rPr>
                <w:rFonts w:eastAsia="Arial" w:cs="Arial"/>
                <w:sz w:val="18"/>
                <w:szCs w:val="18"/>
              </w:rPr>
              <w:t>,</w:t>
            </w:r>
            <w:r>
              <w:rPr>
                <w:rFonts w:eastAsia="Arial" w:cs="Arial"/>
                <w:spacing w:val="-1"/>
                <w:sz w:val="18"/>
                <w:szCs w:val="18"/>
              </w:rPr>
              <w:t>0</w:t>
            </w:r>
            <w:r>
              <w:rPr>
                <w:rFonts w:eastAsia="Arial" w:cs="Arial"/>
                <w:spacing w:val="1"/>
                <w:sz w:val="18"/>
                <w:szCs w:val="18"/>
              </w:rPr>
              <w:t>0</w:t>
            </w:r>
            <w:r>
              <w:rPr>
                <w:rFonts w:eastAsia="Arial" w:cs="Arial"/>
                <w:sz w:val="18"/>
                <w:szCs w:val="18"/>
              </w:rPr>
              <w:t>0</w:t>
            </w:r>
          </w:p>
        </w:tc>
      </w:tr>
      <w:tr w:rsidR="00F0090A" w14:paraId="65A03D96" w14:textId="77777777" w:rsidTr="005F7629">
        <w:trPr>
          <w:trHeight w:hRule="exact" w:val="341"/>
        </w:trPr>
        <w:tc>
          <w:tcPr>
            <w:tcW w:w="2319" w:type="dxa"/>
            <w:tcBorders>
              <w:top w:val="single" w:sz="4" w:space="0" w:color="000000"/>
              <w:left w:val="single" w:sz="4" w:space="0" w:color="000000"/>
              <w:bottom w:val="single" w:sz="4" w:space="0" w:color="000000"/>
              <w:right w:val="single" w:sz="4" w:space="0" w:color="000000"/>
            </w:tcBorders>
          </w:tcPr>
          <w:p w14:paraId="53FDDB23" w14:textId="77777777" w:rsidR="00F0090A" w:rsidRDefault="00F0090A" w:rsidP="005F7629">
            <w:pPr>
              <w:spacing w:before="60" w:after="0" w:line="240" w:lineRule="auto"/>
              <w:ind w:left="846" w:right="823"/>
              <w:jc w:val="center"/>
              <w:rPr>
                <w:rFonts w:eastAsia="Arial" w:cs="Arial"/>
                <w:sz w:val="18"/>
                <w:szCs w:val="18"/>
              </w:rPr>
            </w:pPr>
            <w:r>
              <w:rPr>
                <w:rFonts w:eastAsia="Arial" w:cs="Arial"/>
                <w:spacing w:val="1"/>
                <w:sz w:val="18"/>
                <w:szCs w:val="18"/>
              </w:rPr>
              <w:t>45</w:t>
            </w:r>
            <w:r>
              <w:rPr>
                <w:rFonts w:eastAsia="Arial" w:cs="Arial"/>
                <w:sz w:val="18"/>
                <w:szCs w:val="18"/>
              </w:rPr>
              <w:t>,</w:t>
            </w:r>
            <w:r>
              <w:rPr>
                <w:rFonts w:eastAsia="Arial" w:cs="Arial"/>
                <w:spacing w:val="1"/>
                <w:sz w:val="18"/>
                <w:szCs w:val="18"/>
              </w:rPr>
              <w:t>0</w:t>
            </w:r>
            <w:r>
              <w:rPr>
                <w:rFonts w:eastAsia="Arial" w:cs="Arial"/>
                <w:spacing w:val="-2"/>
                <w:sz w:val="18"/>
                <w:szCs w:val="18"/>
              </w:rPr>
              <w:t>0</w:t>
            </w:r>
            <w:r>
              <w:rPr>
                <w:rFonts w:eastAsia="Arial" w:cs="Arial"/>
                <w:sz w:val="18"/>
                <w:szCs w:val="18"/>
              </w:rPr>
              <w:t>0</w:t>
            </w:r>
          </w:p>
        </w:tc>
        <w:tc>
          <w:tcPr>
            <w:tcW w:w="2218" w:type="dxa"/>
            <w:tcBorders>
              <w:top w:val="single" w:sz="4" w:space="0" w:color="000000"/>
              <w:left w:val="single" w:sz="4" w:space="0" w:color="000000"/>
              <w:bottom w:val="single" w:sz="4" w:space="0" w:color="000000"/>
              <w:right w:val="single" w:sz="4" w:space="0" w:color="000000"/>
            </w:tcBorders>
          </w:tcPr>
          <w:p w14:paraId="4CCCBDF5" w14:textId="77777777" w:rsidR="00F0090A" w:rsidRDefault="00F0090A" w:rsidP="005F7629">
            <w:pPr>
              <w:spacing w:before="60" w:after="0" w:line="240" w:lineRule="auto"/>
              <w:ind w:left="794" w:right="775"/>
              <w:jc w:val="center"/>
              <w:rPr>
                <w:rFonts w:eastAsia="Arial" w:cs="Arial"/>
                <w:sz w:val="18"/>
                <w:szCs w:val="18"/>
              </w:rPr>
            </w:pPr>
            <w:r>
              <w:rPr>
                <w:rFonts w:eastAsia="Arial" w:cs="Arial"/>
                <w:spacing w:val="1"/>
                <w:sz w:val="18"/>
                <w:szCs w:val="18"/>
              </w:rPr>
              <w:t>90</w:t>
            </w:r>
            <w:r>
              <w:rPr>
                <w:rFonts w:eastAsia="Arial" w:cs="Arial"/>
                <w:sz w:val="18"/>
                <w:szCs w:val="18"/>
              </w:rPr>
              <w:t>,</w:t>
            </w:r>
            <w:r>
              <w:rPr>
                <w:rFonts w:eastAsia="Arial" w:cs="Arial"/>
                <w:spacing w:val="1"/>
                <w:sz w:val="18"/>
                <w:szCs w:val="18"/>
              </w:rPr>
              <w:t>0</w:t>
            </w:r>
            <w:r>
              <w:rPr>
                <w:rFonts w:eastAsia="Arial" w:cs="Arial"/>
                <w:spacing w:val="-2"/>
                <w:sz w:val="18"/>
                <w:szCs w:val="18"/>
              </w:rPr>
              <w:t>0</w:t>
            </w:r>
            <w:r>
              <w:rPr>
                <w:rFonts w:eastAsia="Arial" w:cs="Arial"/>
                <w:sz w:val="18"/>
                <w:szCs w:val="18"/>
              </w:rPr>
              <w:t>0</w:t>
            </w:r>
          </w:p>
        </w:tc>
      </w:tr>
      <w:tr w:rsidR="00F0090A" w14:paraId="716EC6F4" w14:textId="77777777" w:rsidTr="005F7629">
        <w:trPr>
          <w:trHeight w:hRule="exact" w:val="341"/>
        </w:trPr>
        <w:tc>
          <w:tcPr>
            <w:tcW w:w="2319" w:type="dxa"/>
            <w:tcBorders>
              <w:top w:val="single" w:sz="4" w:space="0" w:color="000000"/>
              <w:left w:val="single" w:sz="4" w:space="0" w:color="000000"/>
              <w:bottom w:val="single" w:sz="4" w:space="0" w:color="000000"/>
              <w:right w:val="single" w:sz="4" w:space="0" w:color="000000"/>
            </w:tcBorders>
          </w:tcPr>
          <w:p w14:paraId="4F679EAC" w14:textId="77777777" w:rsidR="00F0090A" w:rsidRDefault="00F0090A" w:rsidP="005F7629">
            <w:pPr>
              <w:spacing w:before="61" w:after="0" w:line="240" w:lineRule="auto"/>
              <w:ind w:left="846" w:right="823"/>
              <w:jc w:val="center"/>
              <w:rPr>
                <w:rFonts w:eastAsia="Arial" w:cs="Arial"/>
                <w:sz w:val="18"/>
                <w:szCs w:val="18"/>
              </w:rPr>
            </w:pPr>
            <w:r>
              <w:rPr>
                <w:rFonts w:eastAsia="Arial" w:cs="Arial"/>
                <w:spacing w:val="1"/>
                <w:sz w:val="18"/>
                <w:szCs w:val="18"/>
              </w:rPr>
              <w:t>22</w:t>
            </w:r>
            <w:r>
              <w:rPr>
                <w:rFonts w:eastAsia="Arial" w:cs="Arial"/>
                <w:sz w:val="18"/>
                <w:szCs w:val="18"/>
              </w:rPr>
              <w:t>,</w:t>
            </w:r>
            <w:r>
              <w:rPr>
                <w:rFonts w:eastAsia="Arial" w:cs="Arial"/>
                <w:spacing w:val="1"/>
                <w:sz w:val="18"/>
                <w:szCs w:val="18"/>
              </w:rPr>
              <w:t>0</w:t>
            </w:r>
            <w:r>
              <w:rPr>
                <w:rFonts w:eastAsia="Arial" w:cs="Arial"/>
                <w:spacing w:val="-2"/>
                <w:sz w:val="18"/>
                <w:szCs w:val="18"/>
              </w:rPr>
              <w:t>0</w:t>
            </w:r>
            <w:r>
              <w:rPr>
                <w:rFonts w:eastAsia="Arial" w:cs="Arial"/>
                <w:sz w:val="18"/>
                <w:szCs w:val="18"/>
              </w:rPr>
              <w:t>0</w:t>
            </w:r>
          </w:p>
        </w:tc>
        <w:tc>
          <w:tcPr>
            <w:tcW w:w="2218" w:type="dxa"/>
            <w:tcBorders>
              <w:top w:val="single" w:sz="4" w:space="0" w:color="000000"/>
              <w:left w:val="single" w:sz="4" w:space="0" w:color="000000"/>
              <w:bottom w:val="single" w:sz="4" w:space="0" w:color="000000"/>
              <w:right w:val="single" w:sz="4" w:space="0" w:color="000000"/>
            </w:tcBorders>
          </w:tcPr>
          <w:p w14:paraId="553F1E00" w14:textId="77777777" w:rsidR="00F0090A" w:rsidRDefault="00F0090A" w:rsidP="005F7629">
            <w:pPr>
              <w:spacing w:before="61" w:after="0" w:line="240" w:lineRule="auto"/>
              <w:ind w:left="794" w:right="775"/>
              <w:jc w:val="center"/>
              <w:rPr>
                <w:rFonts w:eastAsia="Arial" w:cs="Arial"/>
                <w:sz w:val="18"/>
                <w:szCs w:val="18"/>
              </w:rPr>
            </w:pPr>
            <w:r>
              <w:rPr>
                <w:rFonts w:eastAsia="Arial" w:cs="Arial"/>
                <w:spacing w:val="1"/>
                <w:sz w:val="18"/>
                <w:szCs w:val="18"/>
              </w:rPr>
              <w:t>45</w:t>
            </w:r>
            <w:r>
              <w:rPr>
                <w:rFonts w:eastAsia="Arial" w:cs="Arial"/>
                <w:sz w:val="18"/>
                <w:szCs w:val="18"/>
              </w:rPr>
              <w:t>,</w:t>
            </w:r>
            <w:r>
              <w:rPr>
                <w:rFonts w:eastAsia="Arial" w:cs="Arial"/>
                <w:spacing w:val="1"/>
                <w:sz w:val="18"/>
                <w:szCs w:val="18"/>
              </w:rPr>
              <w:t>0</w:t>
            </w:r>
            <w:r>
              <w:rPr>
                <w:rFonts w:eastAsia="Arial" w:cs="Arial"/>
                <w:spacing w:val="-2"/>
                <w:sz w:val="18"/>
                <w:szCs w:val="18"/>
              </w:rPr>
              <w:t>0</w:t>
            </w:r>
            <w:r>
              <w:rPr>
                <w:rFonts w:eastAsia="Arial" w:cs="Arial"/>
                <w:sz w:val="18"/>
                <w:szCs w:val="18"/>
              </w:rPr>
              <w:t>0</w:t>
            </w:r>
          </w:p>
        </w:tc>
      </w:tr>
      <w:tr w:rsidR="00F0090A" w14:paraId="7EC095EE" w14:textId="77777777" w:rsidTr="005F7629">
        <w:trPr>
          <w:trHeight w:hRule="exact" w:val="338"/>
        </w:trPr>
        <w:tc>
          <w:tcPr>
            <w:tcW w:w="2319" w:type="dxa"/>
            <w:tcBorders>
              <w:top w:val="single" w:sz="4" w:space="0" w:color="000000"/>
              <w:left w:val="single" w:sz="4" w:space="0" w:color="000000"/>
              <w:bottom w:val="single" w:sz="4" w:space="0" w:color="000000"/>
              <w:right w:val="single" w:sz="4" w:space="0" w:color="000000"/>
            </w:tcBorders>
          </w:tcPr>
          <w:p w14:paraId="41D3807E" w14:textId="77777777" w:rsidR="00F0090A" w:rsidRDefault="00F0090A" w:rsidP="005F7629">
            <w:pPr>
              <w:spacing w:before="60" w:after="0" w:line="240" w:lineRule="auto"/>
              <w:ind w:left="846" w:right="823"/>
              <w:jc w:val="center"/>
              <w:rPr>
                <w:rFonts w:eastAsia="Arial" w:cs="Arial"/>
                <w:sz w:val="18"/>
                <w:szCs w:val="18"/>
              </w:rPr>
            </w:pPr>
            <w:r>
              <w:rPr>
                <w:rFonts w:eastAsia="Arial" w:cs="Arial"/>
                <w:spacing w:val="1"/>
                <w:sz w:val="18"/>
                <w:szCs w:val="18"/>
              </w:rPr>
              <w:t>12</w:t>
            </w:r>
            <w:r>
              <w:rPr>
                <w:rFonts w:eastAsia="Arial" w:cs="Arial"/>
                <w:sz w:val="18"/>
                <w:szCs w:val="18"/>
              </w:rPr>
              <w:t>,</w:t>
            </w:r>
            <w:r>
              <w:rPr>
                <w:rFonts w:eastAsia="Arial" w:cs="Arial"/>
                <w:spacing w:val="1"/>
                <w:sz w:val="18"/>
                <w:szCs w:val="18"/>
              </w:rPr>
              <w:t>0</w:t>
            </w:r>
            <w:r>
              <w:rPr>
                <w:rFonts w:eastAsia="Arial" w:cs="Arial"/>
                <w:spacing w:val="-2"/>
                <w:sz w:val="18"/>
                <w:szCs w:val="18"/>
              </w:rPr>
              <w:t>0</w:t>
            </w:r>
            <w:r>
              <w:rPr>
                <w:rFonts w:eastAsia="Arial" w:cs="Arial"/>
                <w:sz w:val="18"/>
                <w:szCs w:val="18"/>
              </w:rPr>
              <w:t>0</w:t>
            </w:r>
          </w:p>
        </w:tc>
        <w:tc>
          <w:tcPr>
            <w:tcW w:w="2218" w:type="dxa"/>
            <w:tcBorders>
              <w:top w:val="single" w:sz="4" w:space="0" w:color="000000"/>
              <w:left w:val="single" w:sz="4" w:space="0" w:color="000000"/>
              <w:bottom w:val="single" w:sz="4" w:space="0" w:color="000000"/>
              <w:right w:val="single" w:sz="4" w:space="0" w:color="000000"/>
            </w:tcBorders>
          </w:tcPr>
          <w:p w14:paraId="69F5335E" w14:textId="77777777" w:rsidR="00F0090A" w:rsidRDefault="00F0090A" w:rsidP="005F7629">
            <w:pPr>
              <w:spacing w:before="60" w:after="0" w:line="240" w:lineRule="auto"/>
              <w:ind w:left="794" w:right="775"/>
              <w:jc w:val="center"/>
              <w:rPr>
                <w:rFonts w:eastAsia="Arial" w:cs="Arial"/>
                <w:sz w:val="18"/>
                <w:szCs w:val="18"/>
              </w:rPr>
            </w:pPr>
            <w:r>
              <w:rPr>
                <w:rFonts w:eastAsia="Arial" w:cs="Arial"/>
                <w:spacing w:val="1"/>
                <w:sz w:val="18"/>
                <w:szCs w:val="18"/>
              </w:rPr>
              <w:t>22</w:t>
            </w:r>
            <w:r>
              <w:rPr>
                <w:rFonts w:eastAsia="Arial" w:cs="Arial"/>
                <w:sz w:val="18"/>
                <w:szCs w:val="18"/>
              </w:rPr>
              <w:t>,</w:t>
            </w:r>
            <w:r>
              <w:rPr>
                <w:rFonts w:eastAsia="Arial" w:cs="Arial"/>
                <w:spacing w:val="1"/>
                <w:sz w:val="18"/>
                <w:szCs w:val="18"/>
              </w:rPr>
              <w:t>0</w:t>
            </w:r>
            <w:r>
              <w:rPr>
                <w:rFonts w:eastAsia="Arial" w:cs="Arial"/>
                <w:spacing w:val="-2"/>
                <w:sz w:val="18"/>
                <w:szCs w:val="18"/>
              </w:rPr>
              <w:t>0</w:t>
            </w:r>
            <w:r>
              <w:rPr>
                <w:rFonts w:eastAsia="Arial" w:cs="Arial"/>
                <w:sz w:val="18"/>
                <w:szCs w:val="18"/>
              </w:rPr>
              <w:t>0</w:t>
            </w:r>
          </w:p>
        </w:tc>
      </w:tr>
      <w:tr w:rsidR="00F0090A" w14:paraId="6D8C7A27" w14:textId="77777777" w:rsidTr="005F7629">
        <w:trPr>
          <w:trHeight w:hRule="exact" w:val="341"/>
        </w:trPr>
        <w:tc>
          <w:tcPr>
            <w:tcW w:w="2319" w:type="dxa"/>
            <w:tcBorders>
              <w:top w:val="single" w:sz="4" w:space="0" w:color="000000"/>
              <w:left w:val="single" w:sz="4" w:space="0" w:color="000000"/>
              <w:bottom w:val="single" w:sz="4" w:space="0" w:color="000000"/>
              <w:right w:val="single" w:sz="4" w:space="0" w:color="000000"/>
            </w:tcBorders>
          </w:tcPr>
          <w:p w14:paraId="3D44C42C" w14:textId="77777777" w:rsidR="00F0090A" w:rsidRDefault="00F0090A" w:rsidP="005F7629">
            <w:pPr>
              <w:spacing w:before="60" w:after="0" w:line="240" w:lineRule="auto"/>
              <w:ind w:left="894" w:right="874"/>
              <w:jc w:val="center"/>
              <w:rPr>
                <w:rFonts w:eastAsia="Arial" w:cs="Arial"/>
                <w:sz w:val="18"/>
                <w:szCs w:val="18"/>
              </w:rPr>
            </w:pPr>
            <w:r>
              <w:rPr>
                <w:rFonts w:eastAsia="Arial" w:cs="Arial"/>
                <w:spacing w:val="1"/>
                <w:sz w:val="18"/>
                <w:szCs w:val="18"/>
              </w:rPr>
              <w:t>8</w:t>
            </w:r>
            <w:r>
              <w:rPr>
                <w:rFonts w:eastAsia="Arial" w:cs="Arial"/>
                <w:sz w:val="18"/>
                <w:szCs w:val="18"/>
              </w:rPr>
              <w:t>,</w:t>
            </w:r>
            <w:r>
              <w:rPr>
                <w:rFonts w:eastAsia="Arial" w:cs="Arial"/>
                <w:spacing w:val="1"/>
                <w:sz w:val="18"/>
                <w:szCs w:val="18"/>
              </w:rPr>
              <w:t>00</w:t>
            </w:r>
            <w:r>
              <w:rPr>
                <w:rFonts w:eastAsia="Arial" w:cs="Arial"/>
                <w:sz w:val="18"/>
                <w:szCs w:val="18"/>
              </w:rPr>
              <w:t>0</w:t>
            </w:r>
          </w:p>
        </w:tc>
        <w:tc>
          <w:tcPr>
            <w:tcW w:w="2218" w:type="dxa"/>
            <w:tcBorders>
              <w:top w:val="single" w:sz="4" w:space="0" w:color="000000"/>
              <w:left w:val="single" w:sz="4" w:space="0" w:color="000000"/>
              <w:bottom w:val="single" w:sz="4" w:space="0" w:color="000000"/>
              <w:right w:val="single" w:sz="4" w:space="0" w:color="000000"/>
            </w:tcBorders>
          </w:tcPr>
          <w:p w14:paraId="12269771" w14:textId="77777777" w:rsidR="00F0090A" w:rsidRDefault="00F0090A" w:rsidP="005F7629">
            <w:pPr>
              <w:spacing w:before="60" w:after="0" w:line="240" w:lineRule="auto"/>
              <w:ind w:left="794" w:right="775"/>
              <w:jc w:val="center"/>
              <w:rPr>
                <w:rFonts w:eastAsia="Arial" w:cs="Arial"/>
                <w:sz w:val="18"/>
                <w:szCs w:val="18"/>
              </w:rPr>
            </w:pPr>
            <w:r>
              <w:rPr>
                <w:rFonts w:eastAsia="Arial" w:cs="Arial"/>
                <w:spacing w:val="1"/>
                <w:sz w:val="18"/>
                <w:szCs w:val="18"/>
              </w:rPr>
              <w:t>12</w:t>
            </w:r>
            <w:r>
              <w:rPr>
                <w:rFonts w:eastAsia="Arial" w:cs="Arial"/>
                <w:sz w:val="18"/>
                <w:szCs w:val="18"/>
              </w:rPr>
              <w:t>,</w:t>
            </w:r>
            <w:r>
              <w:rPr>
                <w:rFonts w:eastAsia="Arial" w:cs="Arial"/>
                <w:spacing w:val="1"/>
                <w:sz w:val="18"/>
                <w:szCs w:val="18"/>
              </w:rPr>
              <w:t>0</w:t>
            </w:r>
            <w:r>
              <w:rPr>
                <w:rFonts w:eastAsia="Arial" w:cs="Arial"/>
                <w:spacing w:val="-2"/>
                <w:sz w:val="18"/>
                <w:szCs w:val="18"/>
              </w:rPr>
              <w:t>0</w:t>
            </w:r>
            <w:r>
              <w:rPr>
                <w:rFonts w:eastAsia="Arial" w:cs="Arial"/>
                <w:sz w:val="18"/>
                <w:szCs w:val="18"/>
              </w:rPr>
              <w:t>0</w:t>
            </w:r>
          </w:p>
        </w:tc>
      </w:tr>
      <w:tr w:rsidR="00F0090A" w14:paraId="71DAEDFB" w14:textId="77777777" w:rsidTr="005F7629">
        <w:trPr>
          <w:trHeight w:hRule="exact" w:val="341"/>
        </w:trPr>
        <w:tc>
          <w:tcPr>
            <w:tcW w:w="2319" w:type="dxa"/>
            <w:tcBorders>
              <w:top w:val="single" w:sz="4" w:space="0" w:color="000000"/>
              <w:left w:val="single" w:sz="4" w:space="0" w:color="000000"/>
              <w:bottom w:val="single" w:sz="4" w:space="0" w:color="000000"/>
              <w:right w:val="single" w:sz="4" w:space="0" w:color="000000"/>
            </w:tcBorders>
          </w:tcPr>
          <w:p w14:paraId="41371B89" w14:textId="77777777" w:rsidR="00F0090A" w:rsidRDefault="00F0090A" w:rsidP="005F7629">
            <w:pPr>
              <w:spacing w:before="60" w:after="0" w:line="240" w:lineRule="auto"/>
              <w:ind w:left="894" w:right="874"/>
              <w:jc w:val="center"/>
              <w:rPr>
                <w:rFonts w:eastAsia="Arial" w:cs="Arial"/>
                <w:sz w:val="18"/>
                <w:szCs w:val="18"/>
              </w:rPr>
            </w:pPr>
            <w:r>
              <w:rPr>
                <w:rFonts w:eastAsia="Arial" w:cs="Arial"/>
                <w:spacing w:val="1"/>
                <w:sz w:val="18"/>
                <w:szCs w:val="18"/>
              </w:rPr>
              <w:t>4</w:t>
            </w:r>
            <w:r>
              <w:rPr>
                <w:rFonts w:eastAsia="Arial" w:cs="Arial"/>
                <w:sz w:val="18"/>
                <w:szCs w:val="18"/>
              </w:rPr>
              <w:t>,</w:t>
            </w:r>
            <w:r>
              <w:rPr>
                <w:rFonts w:eastAsia="Arial" w:cs="Arial"/>
                <w:spacing w:val="1"/>
                <w:sz w:val="18"/>
                <w:szCs w:val="18"/>
              </w:rPr>
              <w:t>00</w:t>
            </w:r>
            <w:r>
              <w:rPr>
                <w:rFonts w:eastAsia="Arial" w:cs="Arial"/>
                <w:sz w:val="18"/>
                <w:szCs w:val="18"/>
              </w:rPr>
              <w:t>0</w:t>
            </w:r>
          </w:p>
        </w:tc>
        <w:tc>
          <w:tcPr>
            <w:tcW w:w="2218" w:type="dxa"/>
            <w:tcBorders>
              <w:top w:val="single" w:sz="4" w:space="0" w:color="000000"/>
              <w:left w:val="single" w:sz="4" w:space="0" w:color="000000"/>
              <w:bottom w:val="single" w:sz="4" w:space="0" w:color="000000"/>
              <w:right w:val="single" w:sz="4" w:space="0" w:color="000000"/>
            </w:tcBorders>
          </w:tcPr>
          <w:p w14:paraId="7A2829DD" w14:textId="77777777" w:rsidR="00F0090A" w:rsidRDefault="00F0090A" w:rsidP="005F7629">
            <w:pPr>
              <w:spacing w:before="60" w:after="0" w:line="240" w:lineRule="auto"/>
              <w:ind w:left="844" w:right="823"/>
              <w:jc w:val="center"/>
              <w:rPr>
                <w:rFonts w:eastAsia="Arial" w:cs="Arial"/>
                <w:sz w:val="18"/>
                <w:szCs w:val="18"/>
              </w:rPr>
            </w:pPr>
            <w:r>
              <w:rPr>
                <w:rFonts w:eastAsia="Arial" w:cs="Arial"/>
                <w:spacing w:val="1"/>
                <w:sz w:val="18"/>
                <w:szCs w:val="18"/>
              </w:rPr>
              <w:t>8</w:t>
            </w:r>
            <w:r>
              <w:rPr>
                <w:rFonts w:eastAsia="Arial" w:cs="Arial"/>
                <w:sz w:val="18"/>
                <w:szCs w:val="18"/>
              </w:rPr>
              <w:t>,</w:t>
            </w:r>
            <w:r>
              <w:rPr>
                <w:rFonts w:eastAsia="Arial" w:cs="Arial"/>
                <w:spacing w:val="1"/>
                <w:sz w:val="18"/>
                <w:szCs w:val="18"/>
              </w:rPr>
              <w:t>00</w:t>
            </w:r>
            <w:r>
              <w:rPr>
                <w:rFonts w:eastAsia="Arial" w:cs="Arial"/>
                <w:sz w:val="18"/>
                <w:szCs w:val="18"/>
              </w:rPr>
              <w:t>0</w:t>
            </w:r>
          </w:p>
        </w:tc>
      </w:tr>
      <w:tr w:rsidR="00F0090A" w14:paraId="33A9EACB" w14:textId="77777777" w:rsidTr="005F7629">
        <w:trPr>
          <w:trHeight w:hRule="exact" w:val="338"/>
        </w:trPr>
        <w:tc>
          <w:tcPr>
            <w:tcW w:w="2319" w:type="dxa"/>
            <w:tcBorders>
              <w:top w:val="single" w:sz="4" w:space="0" w:color="000000"/>
              <w:left w:val="single" w:sz="4" w:space="0" w:color="000000"/>
              <w:bottom w:val="single" w:sz="4" w:space="0" w:color="000000"/>
              <w:right w:val="single" w:sz="4" w:space="0" w:color="000000"/>
            </w:tcBorders>
          </w:tcPr>
          <w:p w14:paraId="76E8A932" w14:textId="77777777" w:rsidR="00F0090A" w:rsidRDefault="00F0090A" w:rsidP="005F7629">
            <w:pPr>
              <w:spacing w:before="60" w:after="0" w:line="240" w:lineRule="auto"/>
              <w:ind w:left="894" w:right="874"/>
              <w:jc w:val="center"/>
              <w:rPr>
                <w:rFonts w:eastAsia="Arial" w:cs="Arial"/>
                <w:sz w:val="18"/>
                <w:szCs w:val="18"/>
              </w:rPr>
            </w:pPr>
            <w:r>
              <w:rPr>
                <w:rFonts w:eastAsia="Arial" w:cs="Arial"/>
                <w:spacing w:val="1"/>
                <w:sz w:val="18"/>
                <w:szCs w:val="18"/>
              </w:rPr>
              <w:t>3</w:t>
            </w:r>
            <w:r>
              <w:rPr>
                <w:rFonts w:eastAsia="Arial" w:cs="Arial"/>
                <w:sz w:val="18"/>
                <w:szCs w:val="18"/>
              </w:rPr>
              <w:t>,</w:t>
            </w:r>
            <w:r>
              <w:rPr>
                <w:rFonts w:eastAsia="Arial" w:cs="Arial"/>
                <w:spacing w:val="1"/>
                <w:sz w:val="18"/>
                <w:szCs w:val="18"/>
              </w:rPr>
              <w:t>00</w:t>
            </w:r>
            <w:r>
              <w:rPr>
                <w:rFonts w:eastAsia="Arial" w:cs="Arial"/>
                <w:sz w:val="18"/>
                <w:szCs w:val="18"/>
              </w:rPr>
              <w:t>0</w:t>
            </w:r>
          </w:p>
        </w:tc>
        <w:tc>
          <w:tcPr>
            <w:tcW w:w="2218" w:type="dxa"/>
            <w:tcBorders>
              <w:top w:val="single" w:sz="4" w:space="0" w:color="000000"/>
              <w:left w:val="single" w:sz="4" w:space="0" w:color="000000"/>
              <w:bottom w:val="single" w:sz="4" w:space="0" w:color="000000"/>
              <w:right w:val="single" w:sz="4" w:space="0" w:color="000000"/>
            </w:tcBorders>
          </w:tcPr>
          <w:p w14:paraId="56AFDC79" w14:textId="77777777" w:rsidR="00F0090A" w:rsidRDefault="00F0090A" w:rsidP="005F7629">
            <w:pPr>
              <w:spacing w:before="60" w:after="0" w:line="240" w:lineRule="auto"/>
              <w:ind w:left="844" w:right="823"/>
              <w:jc w:val="center"/>
              <w:rPr>
                <w:rFonts w:eastAsia="Arial" w:cs="Arial"/>
                <w:sz w:val="18"/>
                <w:szCs w:val="18"/>
              </w:rPr>
            </w:pPr>
            <w:r>
              <w:rPr>
                <w:rFonts w:eastAsia="Arial" w:cs="Arial"/>
                <w:spacing w:val="1"/>
                <w:sz w:val="18"/>
                <w:szCs w:val="18"/>
              </w:rPr>
              <w:t>4</w:t>
            </w:r>
            <w:r>
              <w:rPr>
                <w:rFonts w:eastAsia="Arial" w:cs="Arial"/>
                <w:sz w:val="18"/>
                <w:szCs w:val="18"/>
              </w:rPr>
              <w:t>,</w:t>
            </w:r>
            <w:r>
              <w:rPr>
                <w:rFonts w:eastAsia="Arial" w:cs="Arial"/>
                <w:spacing w:val="1"/>
                <w:sz w:val="18"/>
                <w:szCs w:val="18"/>
              </w:rPr>
              <w:t>00</w:t>
            </w:r>
            <w:r>
              <w:rPr>
                <w:rFonts w:eastAsia="Arial" w:cs="Arial"/>
                <w:sz w:val="18"/>
                <w:szCs w:val="18"/>
              </w:rPr>
              <w:t>0</w:t>
            </w:r>
          </w:p>
        </w:tc>
      </w:tr>
      <w:tr w:rsidR="00F0090A" w14:paraId="36A6AAB2" w14:textId="77777777" w:rsidTr="005F7629">
        <w:trPr>
          <w:trHeight w:hRule="exact" w:val="341"/>
        </w:trPr>
        <w:tc>
          <w:tcPr>
            <w:tcW w:w="2319" w:type="dxa"/>
            <w:tcBorders>
              <w:top w:val="single" w:sz="4" w:space="0" w:color="000000"/>
              <w:left w:val="single" w:sz="4" w:space="0" w:color="000000"/>
              <w:bottom w:val="single" w:sz="4" w:space="0" w:color="000000"/>
              <w:right w:val="single" w:sz="4" w:space="0" w:color="000000"/>
            </w:tcBorders>
          </w:tcPr>
          <w:p w14:paraId="18A1499C" w14:textId="77777777" w:rsidR="00F0090A" w:rsidRDefault="00F0090A" w:rsidP="005F7629">
            <w:pPr>
              <w:spacing w:before="60" w:after="0" w:line="240" w:lineRule="auto"/>
              <w:ind w:left="894" w:right="874"/>
              <w:jc w:val="center"/>
              <w:rPr>
                <w:rFonts w:eastAsia="Arial" w:cs="Arial"/>
                <w:sz w:val="18"/>
                <w:szCs w:val="18"/>
              </w:rPr>
            </w:pPr>
            <w:r>
              <w:rPr>
                <w:rFonts w:eastAsia="Arial" w:cs="Arial"/>
                <w:spacing w:val="1"/>
                <w:sz w:val="18"/>
                <w:szCs w:val="18"/>
              </w:rPr>
              <w:t>2</w:t>
            </w:r>
            <w:r>
              <w:rPr>
                <w:rFonts w:eastAsia="Arial" w:cs="Arial"/>
                <w:sz w:val="18"/>
                <w:szCs w:val="18"/>
              </w:rPr>
              <w:t>,</w:t>
            </w:r>
            <w:r>
              <w:rPr>
                <w:rFonts w:eastAsia="Arial" w:cs="Arial"/>
                <w:spacing w:val="1"/>
                <w:sz w:val="18"/>
                <w:szCs w:val="18"/>
              </w:rPr>
              <w:t>00</w:t>
            </w:r>
            <w:r>
              <w:rPr>
                <w:rFonts w:eastAsia="Arial" w:cs="Arial"/>
                <w:sz w:val="18"/>
                <w:szCs w:val="18"/>
              </w:rPr>
              <w:t>0</w:t>
            </w:r>
          </w:p>
        </w:tc>
        <w:tc>
          <w:tcPr>
            <w:tcW w:w="2218" w:type="dxa"/>
            <w:tcBorders>
              <w:top w:val="single" w:sz="4" w:space="0" w:color="000000"/>
              <w:left w:val="single" w:sz="4" w:space="0" w:color="000000"/>
              <w:bottom w:val="single" w:sz="4" w:space="0" w:color="000000"/>
              <w:right w:val="single" w:sz="4" w:space="0" w:color="000000"/>
            </w:tcBorders>
          </w:tcPr>
          <w:p w14:paraId="7E91B3AB" w14:textId="77777777" w:rsidR="00F0090A" w:rsidRDefault="00F0090A" w:rsidP="005F7629">
            <w:pPr>
              <w:spacing w:before="60" w:after="0" w:line="240" w:lineRule="auto"/>
              <w:ind w:left="844" w:right="823"/>
              <w:jc w:val="center"/>
              <w:rPr>
                <w:rFonts w:eastAsia="Arial" w:cs="Arial"/>
                <w:sz w:val="18"/>
                <w:szCs w:val="18"/>
              </w:rPr>
            </w:pPr>
            <w:r>
              <w:rPr>
                <w:rFonts w:eastAsia="Arial" w:cs="Arial"/>
                <w:spacing w:val="1"/>
                <w:sz w:val="18"/>
                <w:szCs w:val="18"/>
              </w:rPr>
              <w:t>3</w:t>
            </w:r>
            <w:r>
              <w:rPr>
                <w:rFonts w:eastAsia="Arial" w:cs="Arial"/>
                <w:sz w:val="18"/>
                <w:szCs w:val="18"/>
              </w:rPr>
              <w:t>,</w:t>
            </w:r>
            <w:r>
              <w:rPr>
                <w:rFonts w:eastAsia="Arial" w:cs="Arial"/>
                <w:spacing w:val="1"/>
                <w:sz w:val="18"/>
                <w:szCs w:val="18"/>
              </w:rPr>
              <w:t>00</w:t>
            </w:r>
            <w:r>
              <w:rPr>
                <w:rFonts w:eastAsia="Arial" w:cs="Arial"/>
                <w:sz w:val="18"/>
                <w:szCs w:val="18"/>
              </w:rPr>
              <w:t>0</w:t>
            </w:r>
          </w:p>
        </w:tc>
      </w:tr>
      <w:tr w:rsidR="00F0090A" w14:paraId="7BFA7158" w14:textId="77777777" w:rsidTr="005F7629">
        <w:trPr>
          <w:trHeight w:hRule="exact" w:val="341"/>
        </w:trPr>
        <w:tc>
          <w:tcPr>
            <w:tcW w:w="2319" w:type="dxa"/>
            <w:tcBorders>
              <w:top w:val="single" w:sz="4" w:space="0" w:color="000000"/>
              <w:left w:val="single" w:sz="4" w:space="0" w:color="000000"/>
              <w:bottom w:val="single" w:sz="4" w:space="0" w:color="000000"/>
              <w:right w:val="single" w:sz="4" w:space="0" w:color="000000"/>
            </w:tcBorders>
          </w:tcPr>
          <w:p w14:paraId="32EF4701" w14:textId="77777777" w:rsidR="00F0090A" w:rsidRDefault="00F0090A" w:rsidP="005F7629">
            <w:pPr>
              <w:spacing w:before="60" w:after="0" w:line="240" w:lineRule="auto"/>
              <w:ind w:left="894" w:right="874"/>
              <w:jc w:val="center"/>
              <w:rPr>
                <w:rFonts w:eastAsia="Arial" w:cs="Arial"/>
                <w:sz w:val="18"/>
                <w:szCs w:val="18"/>
              </w:rPr>
            </w:pPr>
            <w:r>
              <w:rPr>
                <w:rFonts w:eastAsia="Arial" w:cs="Arial"/>
                <w:spacing w:val="1"/>
                <w:sz w:val="18"/>
                <w:szCs w:val="18"/>
              </w:rPr>
              <w:t>1</w:t>
            </w:r>
            <w:r>
              <w:rPr>
                <w:rFonts w:eastAsia="Arial" w:cs="Arial"/>
                <w:sz w:val="18"/>
                <w:szCs w:val="18"/>
              </w:rPr>
              <w:t>,</w:t>
            </w:r>
            <w:r>
              <w:rPr>
                <w:rFonts w:eastAsia="Arial" w:cs="Arial"/>
                <w:spacing w:val="1"/>
                <w:sz w:val="18"/>
                <w:szCs w:val="18"/>
              </w:rPr>
              <w:t>00</w:t>
            </w:r>
            <w:r>
              <w:rPr>
                <w:rFonts w:eastAsia="Arial" w:cs="Arial"/>
                <w:sz w:val="18"/>
                <w:szCs w:val="18"/>
              </w:rPr>
              <w:t>0</w:t>
            </w:r>
          </w:p>
        </w:tc>
        <w:tc>
          <w:tcPr>
            <w:tcW w:w="2218" w:type="dxa"/>
            <w:tcBorders>
              <w:top w:val="single" w:sz="4" w:space="0" w:color="000000"/>
              <w:left w:val="single" w:sz="4" w:space="0" w:color="000000"/>
              <w:bottom w:val="single" w:sz="4" w:space="0" w:color="000000"/>
              <w:right w:val="single" w:sz="4" w:space="0" w:color="000000"/>
            </w:tcBorders>
          </w:tcPr>
          <w:p w14:paraId="2083D120" w14:textId="77777777" w:rsidR="00F0090A" w:rsidRDefault="00F0090A" w:rsidP="005F7629">
            <w:pPr>
              <w:spacing w:before="60" w:after="0" w:line="240" w:lineRule="auto"/>
              <w:ind w:left="844" w:right="823"/>
              <w:jc w:val="center"/>
              <w:rPr>
                <w:rFonts w:eastAsia="Arial" w:cs="Arial"/>
                <w:sz w:val="18"/>
                <w:szCs w:val="18"/>
              </w:rPr>
            </w:pPr>
            <w:r>
              <w:rPr>
                <w:rFonts w:eastAsia="Arial" w:cs="Arial"/>
                <w:spacing w:val="1"/>
                <w:sz w:val="18"/>
                <w:szCs w:val="18"/>
              </w:rPr>
              <w:t>2</w:t>
            </w:r>
            <w:r>
              <w:rPr>
                <w:rFonts w:eastAsia="Arial" w:cs="Arial"/>
                <w:sz w:val="18"/>
                <w:szCs w:val="18"/>
              </w:rPr>
              <w:t>,</w:t>
            </w:r>
            <w:r>
              <w:rPr>
                <w:rFonts w:eastAsia="Arial" w:cs="Arial"/>
                <w:spacing w:val="1"/>
                <w:sz w:val="18"/>
                <w:szCs w:val="18"/>
              </w:rPr>
              <w:t>00</w:t>
            </w:r>
            <w:r>
              <w:rPr>
                <w:rFonts w:eastAsia="Arial" w:cs="Arial"/>
                <w:sz w:val="18"/>
                <w:szCs w:val="18"/>
              </w:rPr>
              <w:t>0</w:t>
            </w:r>
          </w:p>
        </w:tc>
      </w:tr>
    </w:tbl>
    <w:p w14:paraId="45EF8813" w14:textId="77777777" w:rsidR="00F0090A" w:rsidRPr="00F0090A" w:rsidRDefault="00F0090A" w:rsidP="00F0090A">
      <w:pPr>
        <w:rPr>
          <w:rStyle w:val="Strong"/>
          <w:b w:val="0"/>
          <w:bCs w:val="0"/>
        </w:rPr>
      </w:pPr>
    </w:p>
    <w:p w14:paraId="016561ED" w14:textId="77777777" w:rsidR="004974E4" w:rsidRPr="00A66C15" w:rsidRDefault="004974E4" w:rsidP="00716062">
      <w:pPr>
        <w:pStyle w:val="Heading2"/>
      </w:pPr>
      <w:bookmarkStart w:id="622" w:name="_Toc490817361"/>
      <w:bookmarkStart w:id="623" w:name="_Ref120209890"/>
      <w:bookmarkStart w:id="624" w:name="_Ref120211695"/>
      <w:bookmarkStart w:id="625" w:name="_Toc120214378"/>
      <w:r w:rsidRPr="00A66C15">
        <w:lastRenderedPageBreak/>
        <w:t>Data coverage meta feature</w:t>
      </w:r>
      <w:bookmarkEnd w:id="622"/>
      <w:bookmarkEnd w:id="623"/>
      <w:bookmarkEnd w:id="624"/>
      <w:bookmarkEnd w:id="625"/>
    </w:p>
    <w:p w14:paraId="72B98C13" w14:textId="2C9696E5" w:rsidR="004974E4" w:rsidRDefault="004974E4" w:rsidP="004974E4">
      <w:pPr>
        <w:rPr>
          <w:rFonts w:eastAsiaTheme="majorEastAsia" w:cstheme="minorHAnsi"/>
        </w:rPr>
      </w:pPr>
      <w:proofErr w:type="spellStart"/>
      <w:r w:rsidRPr="00ED455F">
        <w:rPr>
          <w:rStyle w:val="Strong"/>
          <w:rFonts w:cstheme="minorHAnsi"/>
        </w:rPr>
        <w:t>DataCoverage</w:t>
      </w:r>
      <w:proofErr w:type="spellEnd"/>
      <w:r w:rsidRPr="00A66C15">
        <w:rPr>
          <w:rFonts w:eastAsiaTheme="majorEastAsia" w:cstheme="minorHAnsi"/>
        </w:rPr>
        <w:t xml:space="preserve">: In order to assist in data discovery, the meta feature </w:t>
      </w:r>
      <w:proofErr w:type="spellStart"/>
      <w:r w:rsidRPr="00A66C15">
        <w:rPr>
          <w:rStyle w:val="Strong"/>
          <w:rFonts w:cstheme="minorHAnsi"/>
        </w:rPr>
        <w:t>DataCoverage</w:t>
      </w:r>
      <w:proofErr w:type="spellEnd"/>
      <w:r w:rsidRPr="00A66C15">
        <w:rPr>
          <w:rFonts w:eastAsiaTheme="majorEastAsia" w:cstheme="minorHAnsi"/>
        </w:rPr>
        <w:t xml:space="preserve"> must be used to provide the area of coverage of the </w:t>
      </w:r>
      <w:r w:rsidR="00B165E8">
        <w:rPr>
          <w:rFonts w:eastAsiaTheme="majorEastAsia" w:cstheme="minorHAnsi"/>
        </w:rPr>
        <w:t>S-131</w:t>
      </w:r>
      <w:r w:rsidRPr="00A66C15">
        <w:rPr>
          <w:rFonts w:eastAsiaTheme="majorEastAsia" w:cstheme="minorHAnsi"/>
        </w:rPr>
        <w:t xml:space="preserve"> dataset. This means that </w:t>
      </w:r>
      <w:proofErr w:type="spellStart"/>
      <w:r w:rsidRPr="00A66C15">
        <w:rPr>
          <w:rFonts w:eastAsiaTheme="majorEastAsia" w:cstheme="minorHAnsi"/>
          <w:b/>
        </w:rPr>
        <w:t>DataCoverage</w:t>
      </w:r>
      <w:proofErr w:type="spellEnd"/>
      <w:r w:rsidRPr="00A66C15">
        <w:rPr>
          <w:rFonts w:eastAsiaTheme="majorEastAsia" w:cstheme="minorHAnsi"/>
        </w:rPr>
        <w:t xml:space="preserve"> expresses where the presence or absence of </w:t>
      </w:r>
      <w:r w:rsidR="00B165E8">
        <w:rPr>
          <w:rFonts w:eastAsiaTheme="majorEastAsia" w:cstheme="minorHAnsi"/>
        </w:rPr>
        <w:t>S-131</w:t>
      </w:r>
      <w:r w:rsidRPr="00A66C15">
        <w:rPr>
          <w:rFonts w:eastAsiaTheme="majorEastAsia" w:cstheme="minorHAnsi"/>
        </w:rPr>
        <w:t xml:space="preserve"> geographic features is asserted.  Unlike S-101 datasets, there is no ‘skin of the earth’ principle in </w:t>
      </w:r>
      <w:r w:rsidR="00B165E8">
        <w:rPr>
          <w:rFonts w:eastAsiaTheme="majorEastAsia" w:cstheme="minorHAnsi"/>
        </w:rPr>
        <w:t>S-131</w:t>
      </w:r>
      <w:r w:rsidRPr="00A66C15">
        <w:rPr>
          <w:rFonts w:eastAsiaTheme="majorEastAsia" w:cstheme="minorHAnsi"/>
        </w:rPr>
        <w:t xml:space="preserve"> and there may be regions covered by a </w:t>
      </w:r>
      <w:proofErr w:type="spellStart"/>
      <w:r w:rsidRPr="00A66C15">
        <w:rPr>
          <w:rFonts w:eastAsiaTheme="majorEastAsia" w:cstheme="minorHAnsi"/>
          <w:b/>
        </w:rPr>
        <w:t>DataCoverage</w:t>
      </w:r>
      <w:proofErr w:type="spellEnd"/>
      <w:r w:rsidRPr="00A66C15">
        <w:rPr>
          <w:rFonts w:eastAsiaTheme="majorEastAsia" w:cstheme="minorHAnsi"/>
        </w:rPr>
        <w:t xml:space="preserve"> but where no geographic </w:t>
      </w:r>
      <w:r w:rsidR="00B165E8">
        <w:rPr>
          <w:rFonts w:eastAsiaTheme="majorEastAsia" w:cstheme="minorHAnsi"/>
        </w:rPr>
        <w:t>S-131</w:t>
      </w:r>
      <w:r w:rsidRPr="00A66C15">
        <w:rPr>
          <w:rFonts w:eastAsiaTheme="majorEastAsia" w:cstheme="minorHAnsi"/>
        </w:rPr>
        <w:t xml:space="preserve"> feature is present.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43"/>
        <w:gridCol w:w="738"/>
        <w:gridCol w:w="1509"/>
        <w:gridCol w:w="752"/>
        <w:gridCol w:w="1495"/>
        <w:gridCol w:w="772"/>
        <w:gridCol w:w="1507"/>
      </w:tblGrid>
      <w:tr w:rsidR="00FF00AD" w:rsidRPr="00240940" w14:paraId="7746CEB4" w14:textId="77777777" w:rsidTr="00B131AF">
        <w:tc>
          <w:tcPr>
            <w:tcW w:w="5000" w:type="pct"/>
            <w:gridSpan w:val="7"/>
            <w:shd w:val="clear" w:color="auto" w:fill="auto"/>
          </w:tcPr>
          <w:p w14:paraId="76034A50" w14:textId="77777777" w:rsidR="00FF00AD" w:rsidRPr="00240940" w:rsidRDefault="00FF00AD" w:rsidP="00B131AF">
            <w:pPr>
              <w:spacing w:before="120" w:after="120"/>
              <w:rPr>
                <w:rFonts w:cs="Arial"/>
              </w:rPr>
            </w:pPr>
            <w:bookmarkStart w:id="626" w:name="_Hlk112607611"/>
            <w:r w:rsidRPr="00240940">
              <w:rPr>
                <w:rFonts w:cs="Arial"/>
                <w:u w:val="single"/>
              </w:rPr>
              <w:t>IHO Definition:</w:t>
            </w:r>
            <w:r>
              <w:rPr>
                <w:rFonts w:cs="Arial"/>
              </w:rPr>
              <w:t xml:space="preserve"> A geographical area that describes the coverage and extent of spatial objects.</w:t>
            </w:r>
          </w:p>
        </w:tc>
      </w:tr>
      <w:tr w:rsidR="00FF00AD" w:rsidRPr="00240940" w14:paraId="04476340" w14:textId="77777777" w:rsidTr="00B131AF">
        <w:tc>
          <w:tcPr>
            <w:tcW w:w="5000" w:type="pct"/>
            <w:gridSpan w:val="7"/>
            <w:shd w:val="clear" w:color="auto" w:fill="auto"/>
          </w:tcPr>
          <w:p w14:paraId="7274C21A" w14:textId="2827AA88" w:rsidR="00FF00AD" w:rsidRPr="00240940" w:rsidRDefault="00FF00AD" w:rsidP="00B131AF">
            <w:pPr>
              <w:spacing w:before="120" w:after="120"/>
              <w:rPr>
                <w:rFonts w:cs="Arial"/>
                <w:b/>
              </w:rPr>
            </w:pPr>
            <w:r w:rsidRPr="00240940">
              <w:rPr>
                <w:rFonts w:cs="Arial"/>
                <w:b/>
                <w:u w:val="single"/>
              </w:rPr>
              <w:t>S-10x Metadata Feature:</w:t>
            </w:r>
            <w:r>
              <w:rPr>
                <w:rFonts w:cs="Arial"/>
                <w:b/>
              </w:rPr>
              <w:t xml:space="preserve"> </w:t>
            </w:r>
            <w:proofErr w:type="spellStart"/>
            <w:r>
              <w:rPr>
                <w:rFonts w:cs="Arial"/>
                <w:b/>
              </w:rPr>
              <w:t>DataCoverage</w:t>
            </w:r>
            <w:proofErr w:type="spellEnd"/>
            <w:r>
              <w:rPr>
                <w:rFonts w:cs="Arial"/>
                <w:b/>
              </w:rPr>
              <w:t xml:space="preserve"> (M_COVR)</w:t>
            </w:r>
          </w:p>
        </w:tc>
      </w:tr>
      <w:tr w:rsidR="00FF00AD" w:rsidRPr="00240940" w14:paraId="2B8CEED5" w14:textId="77777777" w:rsidTr="00B131AF">
        <w:tc>
          <w:tcPr>
            <w:tcW w:w="5000" w:type="pct"/>
            <w:gridSpan w:val="7"/>
            <w:shd w:val="clear" w:color="auto" w:fill="auto"/>
          </w:tcPr>
          <w:p w14:paraId="41B72ED8" w14:textId="77777777" w:rsidR="00FF00AD" w:rsidRPr="00240940" w:rsidRDefault="00FF00AD" w:rsidP="00B131AF">
            <w:pPr>
              <w:spacing w:before="120" w:after="120"/>
              <w:rPr>
                <w:rFonts w:cs="Arial"/>
                <w:b/>
              </w:rPr>
            </w:pPr>
            <w:r w:rsidRPr="00240940">
              <w:rPr>
                <w:rFonts w:cs="Arial"/>
                <w:b/>
                <w:u w:val="single"/>
              </w:rPr>
              <w:t>Super Type:</w:t>
            </w:r>
            <w:r>
              <w:rPr>
                <w:rFonts w:cs="Arial"/>
                <w:b/>
              </w:rPr>
              <w:t xml:space="preserve"> </w:t>
            </w:r>
          </w:p>
        </w:tc>
      </w:tr>
      <w:tr w:rsidR="00FF00AD" w:rsidRPr="00240940" w14:paraId="6F49E122" w14:textId="77777777" w:rsidTr="00B131AF">
        <w:tc>
          <w:tcPr>
            <w:tcW w:w="5000" w:type="pct"/>
            <w:gridSpan w:val="7"/>
            <w:shd w:val="clear" w:color="auto" w:fill="auto"/>
          </w:tcPr>
          <w:p w14:paraId="58B33D77" w14:textId="77777777" w:rsidR="00FF00AD" w:rsidRPr="00240940" w:rsidRDefault="00FF00AD" w:rsidP="00B131AF">
            <w:pPr>
              <w:spacing w:before="120" w:after="120"/>
              <w:rPr>
                <w:rFonts w:cs="Arial"/>
                <w:b/>
              </w:rPr>
            </w:pPr>
            <w:r w:rsidRPr="00240940">
              <w:rPr>
                <w:rFonts w:cs="Arial"/>
                <w:b/>
                <w:u w:val="single"/>
              </w:rPr>
              <w:t>Primitives:</w:t>
            </w:r>
            <w:r>
              <w:rPr>
                <w:rFonts w:cs="Arial"/>
                <w:b/>
              </w:rPr>
              <w:t xml:space="preserve"> surface</w:t>
            </w:r>
          </w:p>
        </w:tc>
      </w:tr>
      <w:tr w:rsidR="00FF00AD" w:rsidRPr="00240940" w14:paraId="6BB79A6A" w14:textId="77777777" w:rsidTr="00B131AF">
        <w:tc>
          <w:tcPr>
            <w:tcW w:w="1244" w:type="pct"/>
            <w:shd w:val="clear" w:color="auto" w:fill="auto"/>
          </w:tcPr>
          <w:p w14:paraId="004ECC91" w14:textId="77777777" w:rsidR="00FF00AD" w:rsidRDefault="00FF00AD" w:rsidP="00B131AF">
            <w:pPr>
              <w:spacing w:before="120"/>
              <w:rPr>
                <w:rFonts w:cs="Arial"/>
                <w:i/>
                <w:color w:val="0000FF"/>
                <w:sz w:val="18"/>
              </w:rPr>
            </w:pPr>
            <w:r w:rsidRPr="00240940">
              <w:rPr>
                <w:rFonts w:cs="Arial"/>
                <w:i/>
                <w:color w:val="0000FF"/>
                <w:sz w:val="18"/>
              </w:rPr>
              <w:t>Real World</w:t>
            </w:r>
          </w:p>
          <w:p w14:paraId="6A0A89D9" w14:textId="77777777" w:rsidR="00FF00AD" w:rsidRPr="00240940" w:rsidRDefault="00FF00AD" w:rsidP="00B131AF">
            <w:pPr>
              <w:spacing w:before="120"/>
              <w:rPr>
                <w:rFonts w:cs="Arial"/>
                <w:i/>
                <w:color w:val="0000FF"/>
                <w:sz w:val="18"/>
              </w:rPr>
            </w:pPr>
          </w:p>
        </w:tc>
        <w:tc>
          <w:tcPr>
            <w:tcW w:w="1663" w:type="pct"/>
            <w:gridSpan w:val="3"/>
            <w:shd w:val="clear" w:color="auto" w:fill="auto"/>
          </w:tcPr>
          <w:p w14:paraId="31574C5C" w14:textId="77777777" w:rsidR="00FF00AD" w:rsidRDefault="00FF00AD" w:rsidP="00B131AF">
            <w:pPr>
              <w:spacing w:before="120"/>
              <w:rPr>
                <w:rFonts w:cs="Arial"/>
                <w:i/>
                <w:color w:val="0000FF"/>
                <w:sz w:val="18"/>
              </w:rPr>
            </w:pPr>
            <w:r w:rsidRPr="00240940">
              <w:rPr>
                <w:rFonts w:cs="Arial"/>
                <w:i/>
                <w:color w:val="0000FF"/>
                <w:sz w:val="18"/>
              </w:rPr>
              <w:t>Paper Chart Symbol</w:t>
            </w:r>
          </w:p>
          <w:p w14:paraId="7D193751" w14:textId="77777777" w:rsidR="00FF00AD" w:rsidRPr="00240940" w:rsidRDefault="00FF00AD" w:rsidP="00B131AF">
            <w:pPr>
              <w:spacing w:before="120"/>
              <w:rPr>
                <w:rFonts w:cs="Arial"/>
                <w:i/>
                <w:color w:val="0000FF"/>
                <w:sz w:val="18"/>
              </w:rPr>
            </w:pPr>
          </w:p>
        </w:tc>
        <w:tc>
          <w:tcPr>
            <w:tcW w:w="2093" w:type="pct"/>
            <w:gridSpan w:val="3"/>
            <w:shd w:val="clear" w:color="auto" w:fill="auto"/>
          </w:tcPr>
          <w:p w14:paraId="4B6C0CB8" w14:textId="77777777" w:rsidR="00FF00AD" w:rsidRDefault="00FF00AD" w:rsidP="00B131AF">
            <w:pPr>
              <w:spacing w:before="120"/>
              <w:rPr>
                <w:rFonts w:cs="Arial"/>
                <w:i/>
                <w:color w:val="0000FF"/>
                <w:sz w:val="18"/>
              </w:rPr>
            </w:pPr>
            <w:r w:rsidRPr="00240940">
              <w:rPr>
                <w:rFonts w:cs="Arial"/>
                <w:i/>
                <w:color w:val="0000FF"/>
                <w:sz w:val="18"/>
              </w:rPr>
              <w:t>ECDIS Symbol</w:t>
            </w:r>
          </w:p>
          <w:p w14:paraId="0B30D713" w14:textId="77777777" w:rsidR="00FF00AD" w:rsidRPr="00240940" w:rsidRDefault="00FF00AD" w:rsidP="00B131AF">
            <w:pPr>
              <w:spacing w:before="120"/>
              <w:rPr>
                <w:rFonts w:cs="Arial"/>
                <w:i/>
                <w:color w:val="0000FF"/>
                <w:sz w:val="18"/>
              </w:rPr>
            </w:pPr>
          </w:p>
        </w:tc>
      </w:tr>
      <w:tr w:rsidR="00FF00AD" w:rsidRPr="00240940" w14:paraId="070D7D93" w14:textId="77777777" w:rsidTr="00B131AF">
        <w:tc>
          <w:tcPr>
            <w:tcW w:w="1653" w:type="pct"/>
            <w:gridSpan w:val="2"/>
            <w:shd w:val="clear" w:color="auto" w:fill="auto"/>
          </w:tcPr>
          <w:p w14:paraId="7DABBC48" w14:textId="77777777" w:rsidR="00FF00AD" w:rsidRPr="00240940" w:rsidRDefault="00FF00AD" w:rsidP="00B131AF">
            <w:pPr>
              <w:spacing w:before="120" w:after="120"/>
              <w:rPr>
                <w:rFonts w:cs="Arial"/>
                <w:b/>
              </w:rPr>
            </w:pPr>
            <w:r w:rsidRPr="00240940">
              <w:rPr>
                <w:rFonts w:cs="Arial"/>
                <w:b/>
              </w:rPr>
              <w:t>S-10x Attribute</w:t>
            </w:r>
          </w:p>
        </w:tc>
        <w:tc>
          <w:tcPr>
            <w:tcW w:w="837" w:type="pct"/>
            <w:shd w:val="clear" w:color="auto" w:fill="auto"/>
          </w:tcPr>
          <w:p w14:paraId="40630606" w14:textId="77777777" w:rsidR="00FF00AD" w:rsidRPr="00240940" w:rsidRDefault="00FF00AD" w:rsidP="00B131AF">
            <w:pPr>
              <w:spacing w:before="120" w:after="120"/>
              <w:rPr>
                <w:rFonts w:cs="Arial"/>
                <w:b/>
              </w:rPr>
            </w:pPr>
            <w:r w:rsidRPr="00240940">
              <w:rPr>
                <w:rFonts w:cs="Arial"/>
                <w:b/>
              </w:rPr>
              <w:t>S-57  Acronym</w:t>
            </w:r>
          </w:p>
        </w:tc>
        <w:tc>
          <w:tcPr>
            <w:tcW w:w="1246" w:type="pct"/>
            <w:gridSpan w:val="2"/>
            <w:shd w:val="clear" w:color="auto" w:fill="auto"/>
          </w:tcPr>
          <w:p w14:paraId="31EAF55D" w14:textId="77777777" w:rsidR="00FF00AD" w:rsidRPr="00240940" w:rsidRDefault="00FF00AD" w:rsidP="00B131AF">
            <w:pPr>
              <w:spacing w:before="120" w:after="120"/>
              <w:rPr>
                <w:rFonts w:cs="Arial"/>
                <w:b/>
              </w:rPr>
            </w:pPr>
            <w:r w:rsidRPr="00240940">
              <w:rPr>
                <w:rFonts w:cs="Arial"/>
                <w:b/>
              </w:rPr>
              <w:t>Allowable Encoding Value</w:t>
            </w:r>
          </w:p>
        </w:tc>
        <w:tc>
          <w:tcPr>
            <w:tcW w:w="428" w:type="pct"/>
            <w:shd w:val="clear" w:color="auto" w:fill="auto"/>
          </w:tcPr>
          <w:p w14:paraId="1DD3BAD1" w14:textId="77777777" w:rsidR="00FF00AD" w:rsidRPr="00240940" w:rsidRDefault="00FF00AD" w:rsidP="00B131AF">
            <w:pPr>
              <w:spacing w:before="120" w:after="120"/>
              <w:rPr>
                <w:rFonts w:cs="Arial"/>
                <w:b/>
              </w:rPr>
            </w:pPr>
            <w:r w:rsidRPr="00240940">
              <w:rPr>
                <w:rFonts w:cs="Arial"/>
                <w:b/>
              </w:rPr>
              <w:t>Type</w:t>
            </w:r>
          </w:p>
        </w:tc>
        <w:tc>
          <w:tcPr>
            <w:tcW w:w="836" w:type="pct"/>
            <w:shd w:val="clear" w:color="auto" w:fill="auto"/>
          </w:tcPr>
          <w:p w14:paraId="5EB2A915" w14:textId="77777777" w:rsidR="00FF00AD" w:rsidRPr="00240940" w:rsidRDefault="00FF00AD" w:rsidP="00B131AF">
            <w:pPr>
              <w:spacing w:before="120" w:after="120"/>
              <w:rPr>
                <w:rFonts w:cs="Arial"/>
                <w:b/>
              </w:rPr>
            </w:pPr>
            <w:r w:rsidRPr="00240940">
              <w:rPr>
                <w:rFonts w:cs="Arial"/>
                <w:b/>
              </w:rPr>
              <w:t>Multiplicity</w:t>
            </w:r>
          </w:p>
        </w:tc>
      </w:tr>
      <w:tr w:rsidR="00FF00AD" w:rsidRPr="00240940" w14:paraId="2042CBC9" w14:textId="77777777" w:rsidTr="00B131AF">
        <w:tc>
          <w:tcPr>
            <w:tcW w:w="1653" w:type="pct"/>
            <w:gridSpan w:val="2"/>
            <w:shd w:val="clear" w:color="auto" w:fill="auto"/>
          </w:tcPr>
          <w:p w14:paraId="2B9715F1" w14:textId="77777777" w:rsidR="00FF00AD" w:rsidRPr="00240940" w:rsidRDefault="00FF00AD" w:rsidP="00B131AF">
            <w:pPr>
              <w:spacing w:before="120" w:after="120"/>
              <w:rPr>
                <w:rFonts w:cs="Arial"/>
                <w:sz w:val="18"/>
              </w:rPr>
            </w:pPr>
            <w:r>
              <w:rPr>
                <w:rFonts w:cs="Arial"/>
                <w:sz w:val="18"/>
              </w:rPr>
              <w:t>Maximum Display Scale</w:t>
            </w:r>
          </w:p>
        </w:tc>
        <w:tc>
          <w:tcPr>
            <w:tcW w:w="837" w:type="pct"/>
            <w:shd w:val="clear" w:color="auto" w:fill="auto"/>
          </w:tcPr>
          <w:p w14:paraId="5E319877" w14:textId="77777777" w:rsidR="00FF00AD" w:rsidRPr="00240940" w:rsidRDefault="00FF00AD" w:rsidP="00B131AF">
            <w:pPr>
              <w:spacing w:before="120" w:after="120"/>
              <w:rPr>
                <w:rFonts w:cs="Arial"/>
                <w:sz w:val="18"/>
              </w:rPr>
            </w:pPr>
          </w:p>
        </w:tc>
        <w:tc>
          <w:tcPr>
            <w:tcW w:w="1246" w:type="pct"/>
            <w:gridSpan w:val="2"/>
            <w:shd w:val="clear" w:color="auto" w:fill="auto"/>
          </w:tcPr>
          <w:p w14:paraId="2FB2E5DF" w14:textId="5BA6EF41" w:rsidR="00FF00AD" w:rsidRPr="00240940" w:rsidRDefault="00DF2DB9" w:rsidP="00B131AF">
            <w:pPr>
              <w:spacing w:before="120" w:after="120"/>
              <w:rPr>
                <w:rFonts w:cs="Arial"/>
                <w:sz w:val="18"/>
              </w:rPr>
            </w:pPr>
            <w:r>
              <w:rPr>
                <w:rFonts w:cs="Arial"/>
                <w:sz w:val="18"/>
              </w:rPr>
              <w:t xml:space="preserve">(see </w:t>
            </w:r>
            <w:r>
              <w:rPr>
                <w:rFonts w:cs="Arial"/>
                <w:sz w:val="18"/>
              </w:rPr>
              <w:fldChar w:fldCharType="begin"/>
            </w:r>
            <w:r>
              <w:rPr>
                <w:rFonts w:cs="Arial"/>
                <w:sz w:val="18"/>
              </w:rPr>
              <w:instrText xml:space="preserve"> REF _Ref113386366 \h </w:instrText>
            </w:r>
            <w:r>
              <w:rPr>
                <w:rFonts w:cs="Arial"/>
                <w:sz w:val="18"/>
              </w:rPr>
            </w:r>
            <w:r>
              <w:rPr>
                <w:rFonts w:cs="Arial"/>
                <w:sz w:val="18"/>
              </w:rPr>
              <w:fldChar w:fldCharType="separate"/>
            </w:r>
            <w:r w:rsidR="00EE3F7C">
              <w:t xml:space="preserve">Table </w:t>
            </w:r>
            <w:r w:rsidR="00EE3F7C">
              <w:rPr>
                <w:noProof/>
              </w:rPr>
              <w:t>4</w:t>
            </w:r>
            <w:r w:rsidR="00EE3F7C">
              <w:t>.</w:t>
            </w:r>
            <w:r w:rsidR="00EE3F7C">
              <w:rPr>
                <w:noProof/>
              </w:rPr>
              <w:t>1</w:t>
            </w:r>
            <w:r>
              <w:rPr>
                <w:rFonts w:cs="Arial"/>
                <w:sz w:val="18"/>
              </w:rPr>
              <w:fldChar w:fldCharType="end"/>
            </w:r>
            <w:r>
              <w:rPr>
                <w:rFonts w:cs="Arial"/>
                <w:sz w:val="18"/>
              </w:rPr>
              <w:t>)</w:t>
            </w:r>
          </w:p>
        </w:tc>
        <w:tc>
          <w:tcPr>
            <w:tcW w:w="428" w:type="pct"/>
            <w:shd w:val="clear" w:color="auto" w:fill="auto"/>
          </w:tcPr>
          <w:p w14:paraId="7D297147" w14:textId="77777777" w:rsidR="00FF00AD" w:rsidRPr="00240940" w:rsidRDefault="00FF00AD" w:rsidP="00B131AF">
            <w:pPr>
              <w:spacing w:before="120" w:after="120"/>
              <w:rPr>
                <w:rFonts w:cs="Arial"/>
                <w:sz w:val="18"/>
              </w:rPr>
            </w:pPr>
            <w:r>
              <w:rPr>
                <w:rFonts w:cs="Arial"/>
                <w:sz w:val="18"/>
              </w:rPr>
              <w:t>IN</w:t>
            </w:r>
          </w:p>
        </w:tc>
        <w:tc>
          <w:tcPr>
            <w:tcW w:w="836" w:type="pct"/>
            <w:shd w:val="clear" w:color="auto" w:fill="auto"/>
          </w:tcPr>
          <w:p w14:paraId="39EBA5C2" w14:textId="77777777" w:rsidR="00FF00AD" w:rsidRPr="00240940" w:rsidRDefault="00FF00AD" w:rsidP="00B131AF">
            <w:pPr>
              <w:spacing w:before="120" w:after="120"/>
              <w:rPr>
                <w:rFonts w:cs="Arial"/>
                <w:sz w:val="18"/>
              </w:rPr>
            </w:pPr>
            <w:r>
              <w:rPr>
                <w:rFonts w:cs="Arial"/>
                <w:sz w:val="18"/>
              </w:rPr>
              <w:t>1, 1</w:t>
            </w:r>
          </w:p>
        </w:tc>
      </w:tr>
      <w:tr w:rsidR="00FF00AD" w:rsidRPr="00240940" w14:paraId="08D6A4CC" w14:textId="77777777" w:rsidTr="00B131AF">
        <w:tc>
          <w:tcPr>
            <w:tcW w:w="1653" w:type="pct"/>
            <w:gridSpan w:val="2"/>
            <w:shd w:val="clear" w:color="auto" w:fill="auto"/>
          </w:tcPr>
          <w:p w14:paraId="3D909C5C" w14:textId="77777777" w:rsidR="00FF00AD" w:rsidRPr="00240940" w:rsidRDefault="00FF00AD" w:rsidP="00B131AF">
            <w:pPr>
              <w:spacing w:before="120" w:after="120"/>
              <w:rPr>
                <w:rFonts w:cs="Arial"/>
                <w:sz w:val="18"/>
              </w:rPr>
            </w:pPr>
            <w:r>
              <w:rPr>
                <w:rFonts w:cs="Arial"/>
                <w:sz w:val="18"/>
              </w:rPr>
              <w:t>Minimum Display Scale</w:t>
            </w:r>
          </w:p>
        </w:tc>
        <w:tc>
          <w:tcPr>
            <w:tcW w:w="837" w:type="pct"/>
            <w:shd w:val="clear" w:color="auto" w:fill="auto"/>
          </w:tcPr>
          <w:p w14:paraId="6FCB540E" w14:textId="77777777" w:rsidR="00FF00AD" w:rsidRPr="00240940" w:rsidRDefault="00FF00AD" w:rsidP="00B131AF">
            <w:pPr>
              <w:spacing w:before="120" w:after="120"/>
              <w:rPr>
                <w:rFonts w:cs="Arial"/>
                <w:sz w:val="18"/>
              </w:rPr>
            </w:pPr>
          </w:p>
        </w:tc>
        <w:tc>
          <w:tcPr>
            <w:tcW w:w="1246" w:type="pct"/>
            <w:gridSpan w:val="2"/>
            <w:shd w:val="clear" w:color="auto" w:fill="auto"/>
          </w:tcPr>
          <w:p w14:paraId="666486BC" w14:textId="0918CA44" w:rsidR="00FF00AD" w:rsidRPr="00240940" w:rsidRDefault="00DF2DB9" w:rsidP="00B131AF">
            <w:pPr>
              <w:spacing w:before="120" w:after="120"/>
              <w:rPr>
                <w:rFonts w:cs="Arial"/>
                <w:sz w:val="18"/>
              </w:rPr>
            </w:pPr>
            <w:r>
              <w:rPr>
                <w:rFonts w:cs="Arial"/>
                <w:sz w:val="18"/>
              </w:rPr>
              <w:t xml:space="preserve">(see </w:t>
            </w:r>
            <w:r>
              <w:rPr>
                <w:rFonts w:cs="Arial"/>
                <w:sz w:val="18"/>
              </w:rPr>
              <w:fldChar w:fldCharType="begin"/>
            </w:r>
            <w:r>
              <w:rPr>
                <w:rFonts w:cs="Arial"/>
                <w:sz w:val="18"/>
              </w:rPr>
              <w:instrText xml:space="preserve"> REF _Ref113386366 \h </w:instrText>
            </w:r>
            <w:r>
              <w:rPr>
                <w:rFonts w:cs="Arial"/>
                <w:sz w:val="18"/>
              </w:rPr>
            </w:r>
            <w:r>
              <w:rPr>
                <w:rFonts w:cs="Arial"/>
                <w:sz w:val="18"/>
              </w:rPr>
              <w:fldChar w:fldCharType="separate"/>
            </w:r>
            <w:r w:rsidR="00EE3F7C">
              <w:t xml:space="preserve">Table </w:t>
            </w:r>
            <w:r w:rsidR="00EE3F7C">
              <w:rPr>
                <w:noProof/>
              </w:rPr>
              <w:t>4</w:t>
            </w:r>
            <w:r w:rsidR="00EE3F7C">
              <w:t>.</w:t>
            </w:r>
            <w:r w:rsidR="00EE3F7C">
              <w:rPr>
                <w:noProof/>
              </w:rPr>
              <w:t>1</w:t>
            </w:r>
            <w:r>
              <w:rPr>
                <w:rFonts w:cs="Arial"/>
                <w:sz w:val="18"/>
              </w:rPr>
              <w:fldChar w:fldCharType="end"/>
            </w:r>
            <w:r>
              <w:rPr>
                <w:rFonts w:cs="Arial"/>
                <w:sz w:val="18"/>
              </w:rPr>
              <w:t>)</w:t>
            </w:r>
          </w:p>
        </w:tc>
        <w:tc>
          <w:tcPr>
            <w:tcW w:w="428" w:type="pct"/>
            <w:shd w:val="clear" w:color="auto" w:fill="auto"/>
          </w:tcPr>
          <w:p w14:paraId="3991B8A2" w14:textId="77777777" w:rsidR="00FF00AD" w:rsidRPr="00240940" w:rsidRDefault="00FF00AD" w:rsidP="00B131AF">
            <w:pPr>
              <w:spacing w:before="120" w:after="120"/>
              <w:rPr>
                <w:rFonts w:cs="Arial"/>
                <w:sz w:val="18"/>
              </w:rPr>
            </w:pPr>
            <w:r>
              <w:rPr>
                <w:rFonts w:cs="Arial"/>
                <w:sz w:val="18"/>
              </w:rPr>
              <w:t>IN</w:t>
            </w:r>
          </w:p>
        </w:tc>
        <w:tc>
          <w:tcPr>
            <w:tcW w:w="836" w:type="pct"/>
            <w:shd w:val="clear" w:color="auto" w:fill="auto"/>
          </w:tcPr>
          <w:p w14:paraId="2664ECA1" w14:textId="77777777" w:rsidR="00FF00AD" w:rsidRPr="00240940" w:rsidRDefault="00FF00AD" w:rsidP="00B131AF">
            <w:pPr>
              <w:spacing w:before="120" w:after="120"/>
              <w:rPr>
                <w:rFonts w:cs="Arial"/>
                <w:sz w:val="18"/>
              </w:rPr>
            </w:pPr>
            <w:r>
              <w:rPr>
                <w:rFonts w:cs="Arial"/>
                <w:sz w:val="18"/>
              </w:rPr>
              <w:t>1, 1</w:t>
            </w:r>
          </w:p>
        </w:tc>
      </w:tr>
      <w:tr w:rsidR="00FF00AD" w:rsidRPr="00240940" w14:paraId="5F6E88B0" w14:textId="77777777" w:rsidTr="00B131AF">
        <w:tc>
          <w:tcPr>
            <w:tcW w:w="5000" w:type="pct"/>
            <w:gridSpan w:val="7"/>
            <w:shd w:val="clear" w:color="auto" w:fill="auto"/>
          </w:tcPr>
          <w:p w14:paraId="2D7CE474" w14:textId="630B6010" w:rsidR="00FF00AD" w:rsidRDefault="00FF00AD" w:rsidP="00B131AF">
            <w:pPr>
              <w:spacing w:before="120" w:after="120"/>
              <w:rPr>
                <w:rFonts w:cs="Arial"/>
              </w:rPr>
            </w:pPr>
            <w:r w:rsidRPr="00240940">
              <w:rPr>
                <w:rFonts w:cs="Arial"/>
                <w:u w:val="single"/>
              </w:rPr>
              <w:t>INT 1 Reference:</w:t>
            </w:r>
            <w:r w:rsidR="000B28A1">
              <w:rPr>
                <w:rFonts w:cs="Arial"/>
                <w:u w:val="single"/>
              </w:rPr>
              <w:t xml:space="preserve"> --</w:t>
            </w:r>
          </w:p>
          <w:p w14:paraId="09855F42" w14:textId="70F6FFC3" w:rsidR="00363C4B" w:rsidRDefault="00363C4B" w:rsidP="00363C4B">
            <w:pPr>
              <w:pStyle w:val="Heading3"/>
              <w:rPr>
                <w:lang w:eastAsia="de-DE"/>
              </w:rPr>
            </w:pPr>
            <w:bookmarkStart w:id="627" w:name="_Toc120214379"/>
            <w:r>
              <w:rPr>
                <w:lang w:eastAsia="de-DE"/>
              </w:rPr>
              <w:t>General</w:t>
            </w:r>
            <w:bookmarkEnd w:id="627"/>
          </w:p>
          <w:p w14:paraId="2BF46D76" w14:textId="7FE6247D" w:rsidR="002C6AA5" w:rsidRDefault="00FF00AD" w:rsidP="00B131AF">
            <w:pPr>
              <w:autoSpaceDE w:val="0"/>
              <w:autoSpaceDN w:val="0"/>
              <w:adjustRightInd w:val="0"/>
              <w:spacing w:after="0" w:line="240" w:lineRule="auto"/>
              <w:rPr>
                <w:rFonts w:eastAsiaTheme="minorEastAsia" w:cstheme="minorHAnsi"/>
                <w:color w:val="000000"/>
                <w:lang w:eastAsia="de-DE"/>
              </w:rPr>
            </w:pPr>
            <w:r w:rsidRPr="009E3BD8">
              <w:rPr>
                <w:rFonts w:eastAsiaTheme="minorEastAsia" w:cstheme="minorHAnsi"/>
                <w:color w:val="000000"/>
                <w:lang w:eastAsia="de-DE"/>
              </w:rPr>
              <w:t xml:space="preserve">The meta feature </w:t>
            </w:r>
            <w:proofErr w:type="spellStart"/>
            <w:r w:rsidRPr="009E3BD8">
              <w:rPr>
                <w:rFonts w:eastAsiaTheme="minorEastAsia" w:cstheme="minorHAnsi"/>
                <w:b/>
                <w:bCs/>
                <w:color w:val="000000"/>
                <w:lang w:eastAsia="de-DE"/>
              </w:rPr>
              <w:t>DataCoverage</w:t>
            </w:r>
            <w:proofErr w:type="spellEnd"/>
            <w:r w:rsidRPr="009E3BD8">
              <w:rPr>
                <w:rFonts w:eastAsiaTheme="minorEastAsia" w:cstheme="minorHAnsi"/>
                <w:b/>
                <w:bCs/>
                <w:color w:val="000000"/>
                <w:lang w:eastAsia="de-DE"/>
              </w:rPr>
              <w:t xml:space="preserve"> </w:t>
            </w:r>
            <w:r w:rsidRPr="009E3BD8">
              <w:rPr>
                <w:rFonts w:eastAsiaTheme="minorEastAsia" w:cstheme="minorHAnsi"/>
                <w:color w:val="000000"/>
                <w:lang w:eastAsia="de-DE"/>
              </w:rPr>
              <w:t xml:space="preserve">encodes the area covered by the dataset. </w:t>
            </w:r>
            <w:r w:rsidR="00514406">
              <w:rPr>
                <w:rFonts w:eastAsiaTheme="minorEastAsia" w:cstheme="minorHAnsi"/>
                <w:color w:val="000000"/>
                <w:lang w:eastAsia="de-DE"/>
              </w:rPr>
              <w:t>In S-131, t</w:t>
            </w:r>
            <w:r w:rsidRPr="009E3BD8">
              <w:rPr>
                <w:rFonts w:eastAsiaTheme="minorEastAsia" w:cstheme="minorHAnsi"/>
                <w:color w:val="000000"/>
                <w:lang w:eastAsia="de-DE"/>
              </w:rPr>
              <w:t xml:space="preserve">his feature is also used to </w:t>
            </w:r>
            <w:r w:rsidR="002C6AA5">
              <w:rPr>
                <w:rFonts w:eastAsiaTheme="minorEastAsia" w:cstheme="minorHAnsi"/>
                <w:color w:val="000000"/>
                <w:lang w:eastAsia="de-DE"/>
              </w:rPr>
              <w:t>harmonize</w:t>
            </w:r>
            <w:r w:rsidRPr="009E3BD8">
              <w:rPr>
                <w:rFonts w:eastAsiaTheme="minorEastAsia" w:cstheme="minorHAnsi"/>
                <w:color w:val="000000"/>
                <w:lang w:eastAsia="de-DE"/>
              </w:rPr>
              <w:t xml:space="preserve"> dataset loading and unloading in relation to the</w:t>
            </w:r>
            <w:r w:rsidR="002C6AA5">
              <w:rPr>
                <w:rFonts w:eastAsiaTheme="minorEastAsia" w:cstheme="minorHAnsi"/>
                <w:color w:val="000000"/>
                <w:lang w:eastAsia="de-DE"/>
              </w:rPr>
              <w:t xml:space="preserve"> underlying ENC(s)</w:t>
            </w:r>
            <w:r w:rsidRPr="009E3BD8">
              <w:rPr>
                <w:rFonts w:eastAsiaTheme="minorEastAsia" w:cstheme="minorHAnsi"/>
                <w:color w:val="000000"/>
                <w:lang w:eastAsia="de-DE"/>
              </w:rPr>
              <w:t>.</w:t>
            </w:r>
          </w:p>
          <w:p w14:paraId="46FD37FF" w14:textId="77777777" w:rsidR="002C6AA5" w:rsidRDefault="002C6AA5" w:rsidP="00B131AF">
            <w:pPr>
              <w:autoSpaceDE w:val="0"/>
              <w:autoSpaceDN w:val="0"/>
              <w:adjustRightInd w:val="0"/>
              <w:spacing w:after="0" w:line="240" w:lineRule="auto"/>
              <w:rPr>
                <w:rFonts w:eastAsiaTheme="minorEastAsia" w:cstheme="minorHAnsi"/>
                <w:color w:val="000000"/>
                <w:lang w:eastAsia="de-DE"/>
              </w:rPr>
            </w:pPr>
          </w:p>
          <w:p w14:paraId="2B54EE6A" w14:textId="5B858DDA" w:rsidR="00FF00AD" w:rsidRPr="009E3BD8" w:rsidRDefault="00FF00AD" w:rsidP="00B131AF">
            <w:pPr>
              <w:autoSpaceDE w:val="0"/>
              <w:autoSpaceDN w:val="0"/>
              <w:adjustRightInd w:val="0"/>
              <w:spacing w:after="0" w:line="240" w:lineRule="auto"/>
              <w:rPr>
                <w:rFonts w:eastAsiaTheme="minorEastAsia" w:cstheme="minorHAnsi"/>
                <w:color w:val="000000"/>
                <w:lang w:eastAsia="de-DE"/>
              </w:rPr>
            </w:pPr>
            <w:r w:rsidRPr="009E3BD8">
              <w:rPr>
                <w:rFonts w:eastAsiaTheme="minorEastAsia" w:cstheme="minorHAnsi"/>
                <w:color w:val="000000"/>
                <w:lang w:eastAsia="de-DE"/>
              </w:rPr>
              <w:t xml:space="preserve">There must be a minimum of one </w:t>
            </w:r>
            <w:proofErr w:type="spellStart"/>
            <w:r w:rsidRPr="009E3BD8">
              <w:rPr>
                <w:rFonts w:eastAsiaTheme="minorEastAsia" w:cstheme="minorHAnsi"/>
                <w:b/>
                <w:bCs/>
                <w:color w:val="000000"/>
                <w:lang w:eastAsia="de-DE"/>
              </w:rPr>
              <w:t>DataCoverage</w:t>
            </w:r>
            <w:proofErr w:type="spellEnd"/>
            <w:r w:rsidRPr="009E3BD8">
              <w:rPr>
                <w:rFonts w:eastAsiaTheme="minorEastAsia" w:cstheme="minorHAnsi"/>
                <w:b/>
                <w:bCs/>
                <w:color w:val="000000"/>
                <w:lang w:eastAsia="de-DE"/>
              </w:rPr>
              <w:t xml:space="preserve"> </w:t>
            </w:r>
            <w:r w:rsidRPr="009E3BD8">
              <w:rPr>
                <w:rFonts w:eastAsiaTheme="minorEastAsia" w:cstheme="minorHAnsi"/>
                <w:color w:val="000000"/>
                <w:lang w:eastAsia="de-DE"/>
              </w:rPr>
              <w:t xml:space="preserve">feature in a dataset. </w:t>
            </w:r>
            <w:proofErr w:type="spellStart"/>
            <w:r w:rsidRPr="009E3BD8">
              <w:rPr>
                <w:rFonts w:eastAsiaTheme="minorEastAsia" w:cstheme="minorHAnsi"/>
                <w:b/>
                <w:bCs/>
                <w:color w:val="000000"/>
                <w:lang w:eastAsia="de-DE"/>
              </w:rPr>
              <w:t>DataCoverage</w:t>
            </w:r>
            <w:proofErr w:type="spellEnd"/>
            <w:r w:rsidRPr="009E3BD8">
              <w:rPr>
                <w:rFonts w:eastAsiaTheme="minorEastAsia" w:cstheme="minorHAnsi"/>
                <w:b/>
                <w:bCs/>
                <w:color w:val="000000"/>
                <w:lang w:eastAsia="de-DE"/>
              </w:rPr>
              <w:t xml:space="preserve"> </w:t>
            </w:r>
            <w:r w:rsidRPr="009E3BD8">
              <w:rPr>
                <w:rFonts w:eastAsiaTheme="minorEastAsia" w:cstheme="minorHAnsi"/>
                <w:color w:val="000000"/>
                <w:lang w:eastAsia="de-DE"/>
              </w:rPr>
              <w:t xml:space="preserve">features must </w:t>
            </w:r>
            <w:r w:rsidRPr="009E3BD8">
              <w:rPr>
                <w:rFonts w:eastAsiaTheme="minorEastAsia" w:cstheme="minorHAnsi"/>
                <w:lang w:eastAsia="de-DE"/>
              </w:rPr>
              <w:t xml:space="preserve">cover at least </w:t>
            </w:r>
            <w:r w:rsidRPr="009E3BD8">
              <w:rPr>
                <w:rFonts w:eastAsiaTheme="minorEastAsia" w:cstheme="minorHAnsi"/>
                <w:color w:val="000000"/>
                <w:lang w:eastAsia="de-DE"/>
              </w:rPr>
              <w:t xml:space="preserve">the </w:t>
            </w:r>
            <w:r w:rsidR="002C6AA5">
              <w:rPr>
                <w:rFonts w:eastAsiaTheme="minorEastAsia" w:cstheme="minorHAnsi"/>
                <w:color w:val="000000"/>
                <w:lang w:eastAsia="de-DE"/>
              </w:rPr>
              <w:t xml:space="preserve">total </w:t>
            </w:r>
            <w:r w:rsidRPr="009E3BD8">
              <w:rPr>
                <w:rFonts w:eastAsiaTheme="minorEastAsia" w:cstheme="minorHAnsi"/>
                <w:color w:val="000000"/>
                <w:lang w:eastAsia="de-DE"/>
              </w:rPr>
              <w:t xml:space="preserve">extent of </w:t>
            </w:r>
            <w:r w:rsidR="002C6AA5">
              <w:rPr>
                <w:rFonts w:eastAsiaTheme="minorEastAsia" w:cstheme="minorHAnsi"/>
                <w:color w:val="000000"/>
                <w:lang w:eastAsia="de-DE"/>
              </w:rPr>
              <w:t>all</w:t>
            </w:r>
            <w:r w:rsidRPr="009E3BD8">
              <w:rPr>
                <w:rFonts w:eastAsiaTheme="minorEastAsia" w:cstheme="minorHAnsi"/>
                <w:color w:val="000000"/>
                <w:lang w:eastAsia="de-DE"/>
              </w:rPr>
              <w:t xml:space="preserve"> </w:t>
            </w:r>
            <w:r w:rsidR="002C6AA5">
              <w:rPr>
                <w:rFonts w:eastAsiaTheme="minorEastAsia" w:cstheme="minorHAnsi"/>
                <w:color w:val="000000"/>
                <w:lang w:eastAsia="de-DE"/>
              </w:rPr>
              <w:t>geographic features</w:t>
            </w:r>
            <w:r w:rsidRPr="009E3BD8">
              <w:rPr>
                <w:rFonts w:eastAsiaTheme="minorEastAsia" w:cstheme="minorHAnsi"/>
                <w:color w:val="000000"/>
                <w:lang w:eastAsia="de-DE"/>
              </w:rPr>
              <w:t xml:space="preserve"> in the dataset, and must not overlap.</w:t>
            </w:r>
          </w:p>
          <w:p w14:paraId="744B1BCA" w14:textId="77777777" w:rsidR="00FF00AD" w:rsidRPr="009E3BD8" w:rsidRDefault="00FF00AD" w:rsidP="00B131AF">
            <w:pPr>
              <w:autoSpaceDE w:val="0"/>
              <w:autoSpaceDN w:val="0"/>
              <w:adjustRightInd w:val="0"/>
              <w:spacing w:after="0" w:line="240" w:lineRule="auto"/>
              <w:rPr>
                <w:rFonts w:eastAsiaTheme="minorEastAsia" w:cstheme="minorHAnsi"/>
                <w:color w:val="000000"/>
                <w:lang w:eastAsia="de-DE"/>
              </w:rPr>
            </w:pPr>
          </w:p>
          <w:p w14:paraId="770943CE" w14:textId="107B2F18" w:rsidR="00514406" w:rsidRDefault="00514406" w:rsidP="00514406">
            <w:pPr>
              <w:autoSpaceDE w:val="0"/>
              <w:autoSpaceDN w:val="0"/>
              <w:adjustRightInd w:val="0"/>
              <w:spacing w:after="0" w:line="240" w:lineRule="auto"/>
              <w:rPr>
                <w:rFonts w:eastAsiaTheme="minorEastAsia" w:cstheme="minorHAnsi"/>
                <w:color w:val="000000"/>
                <w:lang w:eastAsia="de-DE"/>
              </w:rPr>
            </w:pPr>
            <w:r w:rsidRPr="00363C4B">
              <w:rPr>
                <w:rFonts w:eastAsiaTheme="minorEastAsia" w:cstheme="minorHAnsi"/>
                <w:color w:val="000000"/>
                <w:lang w:eastAsia="de-DE"/>
              </w:rPr>
              <w:t xml:space="preserve">The mandatory attribute </w:t>
            </w:r>
            <w:proofErr w:type="spellStart"/>
            <w:r w:rsidRPr="00363C4B">
              <w:rPr>
                <w:rFonts w:eastAsiaTheme="minorEastAsia" w:cstheme="minorHAnsi"/>
                <w:i/>
                <w:iCs/>
                <w:color w:val="000000"/>
                <w:lang w:eastAsia="de-DE"/>
              </w:rPr>
              <w:t>maximumDisplayScale</w:t>
            </w:r>
            <w:proofErr w:type="spellEnd"/>
            <w:r w:rsidRPr="00363C4B">
              <w:rPr>
                <w:rFonts w:eastAsiaTheme="minorEastAsia" w:cstheme="minorHAnsi"/>
                <w:color w:val="000000"/>
                <w:lang w:eastAsia="de-DE"/>
              </w:rPr>
              <w:t xml:space="preserve"> is used to indicate the largest intended viewing scale for the data.</w:t>
            </w:r>
          </w:p>
          <w:p w14:paraId="60CA6FE7" w14:textId="77777777" w:rsidR="00514406" w:rsidRPr="00363C4B" w:rsidRDefault="00514406" w:rsidP="00514406">
            <w:pPr>
              <w:autoSpaceDE w:val="0"/>
              <w:autoSpaceDN w:val="0"/>
              <w:adjustRightInd w:val="0"/>
              <w:spacing w:after="0" w:line="240" w:lineRule="auto"/>
              <w:rPr>
                <w:rFonts w:eastAsiaTheme="minorEastAsia" w:cstheme="minorHAnsi"/>
                <w:color w:val="000000"/>
                <w:lang w:eastAsia="de-DE"/>
              </w:rPr>
            </w:pPr>
          </w:p>
          <w:p w14:paraId="397B21F5" w14:textId="43D2920A" w:rsidR="00514406" w:rsidRDefault="00514406" w:rsidP="00514406">
            <w:pPr>
              <w:autoSpaceDE w:val="0"/>
              <w:autoSpaceDN w:val="0"/>
              <w:adjustRightInd w:val="0"/>
              <w:spacing w:after="0" w:line="240" w:lineRule="auto"/>
              <w:rPr>
                <w:rFonts w:eastAsiaTheme="minorEastAsia" w:cstheme="minorHAnsi"/>
                <w:color w:val="000000"/>
                <w:lang w:eastAsia="de-DE"/>
              </w:rPr>
            </w:pPr>
            <w:r w:rsidRPr="00363C4B">
              <w:rPr>
                <w:rFonts w:eastAsiaTheme="minorEastAsia" w:cstheme="minorHAnsi"/>
                <w:color w:val="000000"/>
                <w:lang w:eastAsia="de-DE"/>
              </w:rPr>
              <w:t xml:space="preserve">The mandatory attribute </w:t>
            </w:r>
            <w:proofErr w:type="spellStart"/>
            <w:r w:rsidRPr="00363C4B">
              <w:rPr>
                <w:rFonts w:eastAsiaTheme="minorEastAsia" w:cstheme="minorHAnsi"/>
                <w:i/>
                <w:iCs/>
                <w:color w:val="000000"/>
                <w:lang w:eastAsia="de-DE"/>
              </w:rPr>
              <w:t>m</w:t>
            </w:r>
            <w:r>
              <w:rPr>
                <w:rFonts w:eastAsiaTheme="minorEastAsia" w:cstheme="minorHAnsi"/>
                <w:i/>
                <w:iCs/>
                <w:color w:val="000000"/>
                <w:lang w:eastAsia="de-DE"/>
              </w:rPr>
              <w:t>in</w:t>
            </w:r>
            <w:r w:rsidRPr="00363C4B">
              <w:rPr>
                <w:rFonts w:eastAsiaTheme="minorEastAsia" w:cstheme="minorHAnsi"/>
                <w:i/>
                <w:iCs/>
                <w:color w:val="000000"/>
                <w:lang w:eastAsia="de-DE"/>
              </w:rPr>
              <w:t>imumDisplayScale</w:t>
            </w:r>
            <w:proofErr w:type="spellEnd"/>
            <w:r w:rsidRPr="00363C4B">
              <w:rPr>
                <w:rFonts w:eastAsiaTheme="minorEastAsia" w:cstheme="minorHAnsi"/>
                <w:color w:val="000000"/>
                <w:lang w:eastAsia="de-DE"/>
              </w:rPr>
              <w:t xml:space="preserve"> is used to indicate the smallest intended viewing scale for the data.</w:t>
            </w:r>
          </w:p>
          <w:p w14:paraId="003961E7" w14:textId="77777777" w:rsidR="00514406" w:rsidRPr="009E3BD8" w:rsidRDefault="00514406" w:rsidP="00514406">
            <w:pPr>
              <w:autoSpaceDE w:val="0"/>
              <w:autoSpaceDN w:val="0"/>
              <w:adjustRightInd w:val="0"/>
              <w:spacing w:after="0" w:line="240" w:lineRule="auto"/>
              <w:rPr>
                <w:rFonts w:eastAsiaTheme="minorEastAsia" w:cstheme="minorHAnsi"/>
                <w:color w:val="000000"/>
                <w:lang w:eastAsia="de-DE"/>
              </w:rPr>
            </w:pPr>
          </w:p>
          <w:p w14:paraId="736DEB5C" w14:textId="61E23F3A" w:rsidR="00363C4B" w:rsidRDefault="00AC29BA" w:rsidP="00B131AF">
            <w:pPr>
              <w:autoSpaceDE w:val="0"/>
              <w:autoSpaceDN w:val="0"/>
              <w:adjustRightInd w:val="0"/>
              <w:spacing w:after="0" w:line="240" w:lineRule="auto"/>
              <w:rPr>
                <w:rFonts w:eastAsiaTheme="minorEastAsia" w:cstheme="minorHAnsi"/>
                <w:color w:val="000000"/>
                <w:lang w:eastAsia="de-DE"/>
              </w:rPr>
            </w:pPr>
            <w:r w:rsidRPr="00AC29BA">
              <w:rPr>
                <w:rFonts w:eastAsiaTheme="minorEastAsia" w:cstheme="minorHAnsi"/>
                <w:color w:val="000000"/>
                <w:lang w:eastAsia="de-DE"/>
              </w:rPr>
              <w:t>The</w:t>
            </w:r>
            <w:r w:rsidR="00FF00AD" w:rsidRPr="00AC29BA">
              <w:rPr>
                <w:rFonts w:eastAsiaTheme="minorEastAsia" w:cstheme="minorHAnsi"/>
                <w:color w:val="000000"/>
                <w:lang w:eastAsia="de-DE"/>
              </w:rPr>
              <w:t xml:space="preserve"> values of maximum and minimum display scales should be harmonized with</w:t>
            </w:r>
            <w:r w:rsidR="00514406">
              <w:rPr>
                <w:rFonts w:eastAsiaTheme="minorEastAsia" w:cstheme="minorHAnsi"/>
                <w:color w:val="000000"/>
                <w:lang w:eastAsia="de-DE"/>
              </w:rPr>
              <w:t xml:space="preserve"> </w:t>
            </w:r>
            <w:r w:rsidR="00CF1847">
              <w:rPr>
                <w:rFonts w:eastAsiaTheme="minorEastAsia" w:cstheme="minorHAnsi"/>
                <w:color w:val="000000"/>
                <w:lang w:eastAsia="de-DE"/>
              </w:rPr>
              <w:t>comparable</w:t>
            </w:r>
            <w:r w:rsidR="00FF00AD" w:rsidRPr="00AC29BA">
              <w:rPr>
                <w:rFonts w:eastAsiaTheme="minorEastAsia" w:cstheme="minorHAnsi"/>
                <w:color w:val="000000"/>
                <w:lang w:eastAsia="de-DE"/>
              </w:rPr>
              <w:t xml:space="preserve"> base layer S-101 datasets.</w:t>
            </w:r>
            <w:r w:rsidR="00CF1847">
              <w:rPr>
                <w:rFonts w:eastAsiaTheme="minorEastAsia" w:cstheme="minorHAnsi"/>
                <w:color w:val="000000"/>
                <w:lang w:eastAsia="de-DE"/>
              </w:rPr>
              <w:t xml:space="preserve"> (See clause </w:t>
            </w:r>
            <w:r w:rsidR="0036463F">
              <w:rPr>
                <w:rFonts w:eastAsiaTheme="minorEastAsia" w:cstheme="minorHAnsi"/>
                <w:color w:val="000000"/>
                <w:lang w:eastAsia="de-DE"/>
              </w:rPr>
              <w:fldChar w:fldCharType="begin"/>
            </w:r>
            <w:r w:rsidR="0036463F">
              <w:rPr>
                <w:rFonts w:eastAsiaTheme="minorEastAsia" w:cstheme="minorHAnsi"/>
                <w:color w:val="000000"/>
                <w:lang w:eastAsia="de-DE"/>
              </w:rPr>
              <w:instrText xml:space="preserve"> REF _Ref113386645 \r \h </w:instrText>
            </w:r>
            <w:r w:rsidR="0036463F">
              <w:rPr>
                <w:rFonts w:eastAsiaTheme="minorEastAsia" w:cstheme="minorHAnsi"/>
                <w:color w:val="000000"/>
                <w:lang w:eastAsia="de-DE"/>
              </w:rPr>
            </w:r>
            <w:r w:rsidR="0036463F">
              <w:rPr>
                <w:rFonts w:eastAsiaTheme="minorEastAsia" w:cstheme="minorHAnsi"/>
                <w:color w:val="000000"/>
                <w:lang w:eastAsia="de-DE"/>
              </w:rPr>
              <w:fldChar w:fldCharType="separate"/>
            </w:r>
            <w:r w:rsidR="00EE3F7C">
              <w:rPr>
                <w:rFonts w:eastAsiaTheme="minorEastAsia" w:cstheme="minorHAnsi"/>
                <w:color w:val="000000"/>
                <w:lang w:eastAsia="de-DE"/>
              </w:rPr>
              <w:t>2.8.3</w:t>
            </w:r>
            <w:r w:rsidR="0036463F">
              <w:rPr>
                <w:rFonts w:eastAsiaTheme="minorEastAsia" w:cstheme="minorHAnsi"/>
                <w:color w:val="000000"/>
                <w:lang w:eastAsia="de-DE"/>
              </w:rPr>
              <w:fldChar w:fldCharType="end"/>
            </w:r>
            <w:r w:rsidR="00514406">
              <w:rPr>
                <w:rFonts w:eastAsiaTheme="minorEastAsia" w:cstheme="minorHAnsi"/>
                <w:color w:val="000000"/>
                <w:lang w:eastAsia="de-DE"/>
              </w:rPr>
              <w:t xml:space="preserve"> </w:t>
            </w:r>
            <w:r w:rsidR="0036463F">
              <w:rPr>
                <w:rFonts w:eastAsiaTheme="minorEastAsia" w:cstheme="minorHAnsi"/>
                <w:color w:val="000000"/>
                <w:lang w:eastAsia="de-DE"/>
              </w:rPr>
              <w:t xml:space="preserve">for the definition of “comparable”.) </w:t>
            </w:r>
            <w:r w:rsidR="00514406">
              <w:rPr>
                <w:rFonts w:eastAsiaTheme="minorEastAsia" w:cstheme="minorHAnsi"/>
                <w:color w:val="000000"/>
                <w:lang w:eastAsia="de-DE"/>
              </w:rPr>
              <w:t>This serves to harmonize the loading strategy of S-131 port information with that for the underlying ENCs.</w:t>
            </w:r>
            <w:ins w:id="628" w:author="Raphael Malyankar" w:date="2022-11-24T20:01:00Z">
              <w:r w:rsidR="00072D2E">
                <w:rPr>
                  <w:rFonts w:eastAsiaTheme="minorEastAsia" w:cstheme="minorHAnsi"/>
                  <w:color w:val="000000"/>
                  <w:lang w:eastAsia="de-DE"/>
                </w:rPr>
                <w:t xml:space="preserve"> However, use of the same values as </w:t>
              </w:r>
            </w:ins>
            <w:ins w:id="629" w:author="Raphael Malyankar" w:date="2022-11-24T20:02:00Z">
              <w:r w:rsidR="00072D2E">
                <w:rPr>
                  <w:rFonts w:eastAsiaTheme="minorEastAsia" w:cstheme="minorHAnsi"/>
                  <w:color w:val="000000"/>
                  <w:lang w:eastAsia="de-DE"/>
                </w:rPr>
                <w:t>S-101 datasets is not mandatory in S-131.</w:t>
              </w:r>
            </w:ins>
          </w:p>
          <w:p w14:paraId="4DA748BD" w14:textId="63E359C6" w:rsidR="00FF00AD" w:rsidRPr="009E3BD8" w:rsidRDefault="00FF00AD" w:rsidP="00B131AF">
            <w:pPr>
              <w:autoSpaceDE w:val="0"/>
              <w:autoSpaceDN w:val="0"/>
              <w:adjustRightInd w:val="0"/>
              <w:spacing w:after="0" w:line="240" w:lineRule="auto"/>
              <w:rPr>
                <w:rFonts w:eastAsiaTheme="minorEastAsia" w:cstheme="minorHAnsi"/>
                <w:color w:val="000000"/>
                <w:lang w:eastAsia="de-DE"/>
              </w:rPr>
            </w:pPr>
          </w:p>
          <w:p w14:paraId="259E522E" w14:textId="36188856" w:rsidR="00FF00AD" w:rsidRPr="009E3BD8" w:rsidRDefault="00FF00AD" w:rsidP="00B131AF">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theme="minorHAnsi"/>
                <w:lang w:val="en-AU"/>
              </w:rPr>
            </w:pPr>
            <w:r w:rsidRPr="009E3BD8">
              <w:rPr>
                <w:rFonts w:cstheme="minorHAnsi"/>
                <w:lang w:val="en-AU"/>
              </w:rPr>
              <w:t xml:space="preserve">Given that </w:t>
            </w:r>
            <w:r w:rsidR="00B165E8">
              <w:rPr>
                <w:rFonts w:cstheme="minorHAnsi"/>
                <w:lang w:val="en-AU"/>
              </w:rPr>
              <w:t>S-131</w:t>
            </w:r>
            <w:r w:rsidRPr="009E3BD8">
              <w:rPr>
                <w:rFonts w:cstheme="minorHAnsi"/>
                <w:lang w:val="en-AU"/>
              </w:rPr>
              <w:t xml:space="preserve"> data will overlay ENC and possibly other datasets, the conditions described in </w:t>
            </w:r>
            <w:r w:rsidR="0036463F">
              <w:rPr>
                <w:rFonts w:cstheme="minorHAnsi"/>
                <w:lang w:val="en-AU"/>
              </w:rPr>
              <w:t xml:space="preserve">the </w:t>
            </w:r>
            <w:r w:rsidRPr="009E3BD8">
              <w:rPr>
                <w:rFonts w:cstheme="minorHAnsi"/>
                <w:lang w:val="en-AU"/>
              </w:rPr>
              <w:t xml:space="preserve">S-101 </w:t>
            </w:r>
            <w:r w:rsidR="0036463F">
              <w:rPr>
                <w:rFonts w:cstheme="minorHAnsi"/>
                <w:lang w:val="en-AU"/>
              </w:rPr>
              <w:t>DCEG “Data Coverage” clause</w:t>
            </w:r>
            <w:r w:rsidRPr="009E3BD8">
              <w:rPr>
                <w:rFonts w:cstheme="minorHAnsi"/>
                <w:lang w:val="en-AU"/>
              </w:rPr>
              <w:t xml:space="preserve"> for displaying overscale warnings and setting the viewing scale may be overridden by interoperability constraints or the presence of higher-priority datasets. The specification of such behaviour is out of scope for this document (the S-100 interoperability specification should address it for ECDIS).</w:t>
            </w:r>
          </w:p>
          <w:p w14:paraId="45C373A5" w14:textId="71B1E54E" w:rsidR="00FF00AD" w:rsidRDefault="00514406" w:rsidP="00B131AF">
            <w:pPr>
              <w:spacing w:before="120" w:after="120"/>
              <w:rPr>
                <w:rFonts w:cs="Arial"/>
              </w:rPr>
            </w:pPr>
            <w:r w:rsidRPr="00514406">
              <w:rPr>
                <w:rFonts w:cs="Arial"/>
              </w:rPr>
              <w:t xml:space="preserve">Typically, only a single </w:t>
            </w:r>
            <w:proofErr w:type="spellStart"/>
            <w:r w:rsidRPr="00514406">
              <w:rPr>
                <w:rFonts w:cs="Arial"/>
                <w:b/>
                <w:bCs/>
              </w:rPr>
              <w:t>DataCoverage</w:t>
            </w:r>
            <w:proofErr w:type="spellEnd"/>
            <w:r w:rsidRPr="00514406">
              <w:rPr>
                <w:rFonts w:cs="Arial"/>
              </w:rPr>
              <w:t xml:space="preserve"> feature should be used in a dataset. However, if the maximum display scale is different for discrete areas within a single </w:t>
            </w:r>
            <w:r w:rsidR="002C6AA5">
              <w:rPr>
                <w:rFonts w:cs="Arial"/>
              </w:rPr>
              <w:t>MHI</w:t>
            </w:r>
            <w:r w:rsidRPr="00514406">
              <w:rPr>
                <w:rFonts w:cs="Arial"/>
              </w:rPr>
              <w:t xml:space="preserve"> dataset, this must be indicated by encoding separate, non-overlapping </w:t>
            </w:r>
            <w:proofErr w:type="spellStart"/>
            <w:r w:rsidRPr="00514406">
              <w:rPr>
                <w:rFonts w:cs="Arial"/>
                <w:b/>
                <w:bCs/>
              </w:rPr>
              <w:t>DataCoverage</w:t>
            </w:r>
            <w:proofErr w:type="spellEnd"/>
            <w:r w:rsidRPr="00514406">
              <w:rPr>
                <w:rFonts w:cs="Arial"/>
              </w:rPr>
              <w:t xml:space="preserve"> features, each having a different value populated for </w:t>
            </w:r>
            <w:proofErr w:type="spellStart"/>
            <w:r w:rsidRPr="00363C4B">
              <w:rPr>
                <w:rFonts w:eastAsiaTheme="minorEastAsia" w:cstheme="minorHAnsi"/>
                <w:i/>
                <w:iCs/>
                <w:color w:val="000000"/>
                <w:lang w:eastAsia="de-DE"/>
              </w:rPr>
              <w:t>maximumDisplayScale</w:t>
            </w:r>
            <w:proofErr w:type="spellEnd"/>
            <w:r w:rsidRPr="00514406">
              <w:rPr>
                <w:rFonts w:cs="Arial"/>
              </w:rPr>
              <w:t xml:space="preserve">.  Producing Authorities are to note, however, that excessive </w:t>
            </w:r>
            <w:r w:rsidRPr="00514406">
              <w:rPr>
                <w:rFonts w:cs="Arial"/>
              </w:rPr>
              <w:lastRenderedPageBreak/>
              <w:t xml:space="preserve">use of multiple </w:t>
            </w:r>
            <w:proofErr w:type="spellStart"/>
            <w:r w:rsidRPr="00514406">
              <w:rPr>
                <w:rFonts w:cs="Arial"/>
                <w:b/>
                <w:bCs/>
              </w:rPr>
              <w:t>DataCoverage</w:t>
            </w:r>
            <w:proofErr w:type="spellEnd"/>
            <w:r w:rsidRPr="00514406">
              <w:rPr>
                <w:rFonts w:cs="Arial"/>
              </w:rPr>
              <w:t xml:space="preserve"> features having different values of </w:t>
            </w:r>
            <w:proofErr w:type="spellStart"/>
            <w:r w:rsidRPr="00363C4B">
              <w:rPr>
                <w:rFonts w:eastAsiaTheme="minorEastAsia" w:cstheme="minorHAnsi"/>
                <w:i/>
                <w:iCs/>
                <w:color w:val="000000"/>
                <w:lang w:eastAsia="de-DE"/>
              </w:rPr>
              <w:t>maximumDisplayScale</w:t>
            </w:r>
            <w:proofErr w:type="spellEnd"/>
            <w:r w:rsidRPr="00514406">
              <w:rPr>
                <w:rFonts w:cs="Arial"/>
              </w:rPr>
              <w:t xml:space="preserve"> within a single dataset should be avoided. Where different values of </w:t>
            </w:r>
            <w:proofErr w:type="spellStart"/>
            <w:r w:rsidRPr="00363C4B">
              <w:rPr>
                <w:rFonts w:eastAsiaTheme="minorEastAsia" w:cstheme="minorHAnsi"/>
                <w:i/>
                <w:iCs/>
                <w:color w:val="000000"/>
                <w:lang w:eastAsia="de-DE"/>
              </w:rPr>
              <w:t>maximumDisplayScale</w:t>
            </w:r>
            <w:proofErr w:type="spellEnd"/>
            <w:r w:rsidRPr="00514406">
              <w:rPr>
                <w:rFonts w:cs="Arial"/>
              </w:rPr>
              <w:t xml:space="preserve"> are used, this should be restricted only to data compiled in order to achieve the intended navigational purpose of the entire dataset.  </w:t>
            </w:r>
            <w:r w:rsidR="002C6AA5">
              <w:rPr>
                <w:rFonts w:cs="Arial"/>
              </w:rPr>
              <w:t>D</w:t>
            </w:r>
            <w:r w:rsidRPr="00514406">
              <w:rPr>
                <w:rFonts w:cs="Arial"/>
              </w:rPr>
              <w:t xml:space="preserve">atasets must have the same value for </w:t>
            </w:r>
            <w:proofErr w:type="spellStart"/>
            <w:r w:rsidRPr="00363C4B">
              <w:rPr>
                <w:rFonts w:eastAsiaTheme="minorEastAsia" w:cstheme="minorHAnsi"/>
                <w:i/>
                <w:iCs/>
                <w:color w:val="000000"/>
                <w:lang w:eastAsia="de-DE"/>
              </w:rPr>
              <w:t>m</w:t>
            </w:r>
            <w:r>
              <w:rPr>
                <w:rFonts w:eastAsiaTheme="minorEastAsia" w:cstheme="minorHAnsi"/>
                <w:i/>
                <w:iCs/>
                <w:color w:val="000000"/>
                <w:lang w:eastAsia="de-DE"/>
              </w:rPr>
              <w:t>in</w:t>
            </w:r>
            <w:r w:rsidRPr="00363C4B">
              <w:rPr>
                <w:rFonts w:eastAsiaTheme="minorEastAsia" w:cstheme="minorHAnsi"/>
                <w:i/>
                <w:iCs/>
                <w:color w:val="000000"/>
                <w:lang w:eastAsia="de-DE"/>
              </w:rPr>
              <w:t>imumDisplayScale</w:t>
            </w:r>
            <w:proofErr w:type="spellEnd"/>
            <w:r w:rsidRPr="00363C4B">
              <w:rPr>
                <w:rFonts w:eastAsiaTheme="minorEastAsia" w:cstheme="minorHAnsi"/>
                <w:color w:val="000000"/>
                <w:lang w:eastAsia="de-DE"/>
              </w:rPr>
              <w:t xml:space="preserve"> </w:t>
            </w:r>
            <w:r w:rsidRPr="00514406">
              <w:rPr>
                <w:rFonts w:cs="Arial"/>
              </w:rPr>
              <w:t xml:space="preserve">for all </w:t>
            </w:r>
            <w:proofErr w:type="spellStart"/>
            <w:r w:rsidRPr="00514406">
              <w:rPr>
                <w:rFonts w:cs="Arial"/>
                <w:b/>
                <w:bCs/>
              </w:rPr>
              <w:t>DataCoverage</w:t>
            </w:r>
            <w:proofErr w:type="spellEnd"/>
            <w:r w:rsidRPr="00514406">
              <w:rPr>
                <w:rFonts w:cs="Arial"/>
              </w:rPr>
              <w:t xml:space="preserve"> features in the dataset.</w:t>
            </w:r>
          </w:p>
          <w:p w14:paraId="76385EF9" w14:textId="77777777" w:rsidR="00FF00AD" w:rsidRDefault="00FF00AD" w:rsidP="00B131AF">
            <w:pPr>
              <w:spacing w:before="120" w:after="120"/>
              <w:rPr>
                <w:rFonts w:cs="Arial"/>
              </w:rPr>
            </w:pPr>
            <w:r w:rsidRPr="00240940">
              <w:rPr>
                <w:rFonts w:cs="Arial"/>
                <w:u w:val="single"/>
              </w:rPr>
              <w:t>Remarks:</w:t>
            </w:r>
          </w:p>
          <w:p w14:paraId="6BA07515" w14:textId="77777777" w:rsidR="00FF00AD" w:rsidRPr="009E3BD8" w:rsidRDefault="00FF00AD" w:rsidP="00E87722">
            <w:pPr>
              <w:keepNext/>
              <w:keepLines/>
              <w:numPr>
                <w:ilvl w:val="0"/>
                <w:numId w:val="9"/>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theme="minorHAnsi"/>
                <w:lang w:val="en-AU"/>
              </w:rPr>
            </w:pPr>
            <w:r w:rsidRPr="009E3BD8">
              <w:rPr>
                <w:rFonts w:cstheme="minorHAnsi"/>
                <w:lang w:val="en-AU"/>
              </w:rPr>
              <w:t>This meta feature is intended to support an indication of coverage.</w:t>
            </w:r>
          </w:p>
          <w:p w14:paraId="05B8A5F0" w14:textId="6E624999" w:rsidR="00FF00AD" w:rsidRPr="009E3BD8" w:rsidRDefault="00FF00AD" w:rsidP="00E87722">
            <w:pPr>
              <w:keepNext/>
              <w:keepLines/>
              <w:numPr>
                <w:ilvl w:val="0"/>
                <w:numId w:val="9"/>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theme="minorHAnsi"/>
                <w:lang w:val="en-AU"/>
              </w:rPr>
            </w:pPr>
            <w:r w:rsidRPr="009E3BD8">
              <w:rPr>
                <w:rFonts w:cstheme="minorHAnsi"/>
                <w:lang w:val="en-AU"/>
              </w:rPr>
              <w:t xml:space="preserve">Where a dataset consists of only one </w:t>
            </w:r>
            <w:proofErr w:type="spellStart"/>
            <w:r w:rsidRPr="002C6AA5">
              <w:rPr>
                <w:rFonts w:cstheme="minorHAnsi"/>
                <w:b/>
                <w:bCs/>
                <w:lang w:val="en-AU"/>
              </w:rPr>
              <w:t>DataCoverage</w:t>
            </w:r>
            <w:proofErr w:type="spellEnd"/>
            <w:r w:rsidRPr="009E3BD8">
              <w:rPr>
                <w:rFonts w:cstheme="minorHAnsi"/>
                <w:lang w:val="en-AU"/>
              </w:rPr>
              <w:t xml:space="preserve"> feature, the value for the maximum display scale populated in the dataset discovery metadata must be the same as the value populated for maximum display scale on the </w:t>
            </w:r>
            <w:proofErr w:type="spellStart"/>
            <w:r w:rsidR="002C6AA5" w:rsidRPr="002C6AA5">
              <w:rPr>
                <w:rFonts w:cstheme="minorHAnsi"/>
                <w:b/>
                <w:bCs/>
                <w:lang w:val="en-AU"/>
              </w:rPr>
              <w:t>DataCoverage</w:t>
            </w:r>
            <w:proofErr w:type="spellEnd"/>
            <w:r w:rsidRPr="009E3BD8">
              <w:rPr>
                <w:rFonts w:cstheme="minorHAnsi"/>
                <w:lang w:val="en-AU"/>
              </w:rPr>
              <w:t>.</w:t>
            </w:r>
          </w:p>
          <w:p w14:paraId="17C28CAE" w14:textId="4C63D6A6" w:rsidR="00FF00AD" w:rsidRDefault="00FF00AD" w:rsidP="00E87722">
            <w:pPr>
              <w:keepNext/>
              <w:keepLines/>
              <w:numPr>
                <w:ilvl w:val="0"/>
                <w:numId w:val="9"/>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ins w:id="630" w:author="Raphael Malyankar" w:date="2022-11-24T19:57:00Z"/>
                <w:rFonts w:cstheme="minorHAnsi"/>
                <w:lang w:val="en-AU"/>
              </w:rPr>
            </w:pPr>
            <w:r w:rsidRPr="009E3BD8">
              <w:rPr>
                <w:rFonts w:cstheme="minorHAnsi"/>
                <w:lang w:val="en-AU"/>
              </w:rPr>
              <w:t xml:space="preserve">For any </w:t>
            </w:r>
            <w:proofErr w:type="spellStart"/>
            <w:r w:rsidRPr="009E3BD8">
              <w:rPr>
                <w:rFonts w:cstheme="minorHAnsi"/>
                <w:b/>
                <w:lang w:val="en-AU"/>
              </w:rPr>
              <w:t>DataCoverage</w:t>
            </w:r>
            <w:proofErr w:type="spellEnd"/>
            <w:r w:rsidRPr="009E3BD8">
              <w:rPr>
                <w:rFonts w:cstheme="minorHAnsi"/>
                <w:lang w:val="en-AU"/>
              </w:rPr>
              <w:t xml:space="preserve"> feature, maximum display scale &lt; minimum display scale.</w:t>
            </w:r>
          </w:p>
          <w:p w14:paraId="3A9632D0" w14:textId="7B91281F" w:rsidR="00072D2E" w:rsidRPr="00363D71" w:rsidRDefault="000D3544" w:rsidP="00E07E0B">
            <w:pPr>
              <w:keepNext/>
              <w:keepLines/>
              <w:numPr>
                <w:ilvl w:val="0"/>
                <w:numId w:val="9"/>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theme="minorHAnsi"/>
                <w:lang w:val="en-AU"/>
              </w:rPr>
            </w:pPr>
            <w:ins w:id="631" w:author="Raphael Malyankar" w:date="2022-11-24T19:57:00Z">
              <w:r>
                <w:rPr>
                  <w:lang w:val="en-AU"/>
                </w:rPr>
                <w:t>S-131 does not use the NULL valu</w:t>
              </w:r>
            </w:ins>
            <w:ins w:id="632" w:author="Raphael Malyankar" w:date="2022-11-24T19:58:00Z">
              <w:r>
                <w:rPr>
                  <w:lang w:val="en-AU"/>
                </w:rPr>
                <w:t xml:space="preserve">e, which is permitted </w:t>
              </w:r>
              <w:r w:rsidR="00072D2E">
                <w:rPr>
                  <w:lang w:val="en-AU"/>
                </w:rPr>
                <w:t xml:space="preserve">in S-101 </w:t>
              </w:r>
            </w:ins>
            <w:ins w:id="633" w:author="Raphael Malyankar" w:date="2022-11-24T19:59:00Z">
              <w:r w:rsidR="00072D2E">
                <w:rPr>
                  <w:lang w:val="en-AU"/>
                </w:rPr>
                <w:t xml:space="preserve">for </w:t>
              </w:r>
              <w:proofErr w:type="spellStart"/>
              <w:r w:rsidR="00072D2E" w:rsidRPr="00072D2E">
                <w:rPr>
                  <w:i/>
                  <w:iCs/>
                  <w:lang w:val="en-AU"/>
                </w:rPr>
                <w:t>minimumDisplayScale</w:t>
              </w:r>
              <w:proofErr w:type="spellEnd"/>
              <w:r w:rsidR="00072D2E">
                <w:rPr>
                  <w:lang w:val="en-AU"/>
                </w:rPr>
                <w:t xml:space="preserve"> when </w:t>
              </w:r>
              <w:proofErr w:type="spellStart"/>
              <w:r w:rsidR="00072D2E" w:rsidRPr="00072D2E">
                <w:rPr>
                  <w:i/>
                  <w:iCs/>
                  <w:lang w:val="en-AU"/>
                </w:rPr>
                <w:t>ma</w:t>
              </w:r>
            </w:ins>
            <w:ins w:id="634" w:author="Raphael Malyankar" w:date="2022-11-24T20:00:00Z">
              <w:r w:rsidR="00072D2E" w:rsidRPr="00072D2E">
                <w:rPr>
                  <w:i/>
                  <w:iCs/>
                  <w:lang w:val="en-AU"/>
                </w:rPr>
                <w:t>ximumDisplayScale</w:t>
              </w:r>
              <w:proofErr w:type="spellEnd"/>
              <w:r w:rsidR="00072D2E">
                <w:rPr>
                  <w:lang w:val="en-AU"/>
                </w:rPr>
                <w:t>=10,000,000.</w:t>
              </w:r>
            </w:ins>
            <w:ins w:id="635" w:author="Raphael Malyankar" w:date="2022-11-24T20:03:00Z">
              <w:r w:rsidR="00072D2E">
                <w:rPr>
                  <w:lang w:val="en-AU"/>
                </w:rPr>
                <w:t xml:space="preserve"> A</w:t>
              </w:r>
            </w:ins>
            <w:ins w:id="636" w:author="Raphael Malyankar" w:date="2022-11-24T20:06:00Z">
              <w:r w:rsidR="00E07E0B">
                <w:rPr>
                  <w:lang w:val="en-AU"/>
                </w:rPr>
                <w:t>n a</w:t>
              </w:r>
            </w:ins>
            <w:ins w:id="637" w:author="Raphael Malyankar" w:date="2022-11-24T20:03:00Z">
              <w:r w:rsidR="00072D2E">
                <w:rPr>
                  <w:lang w:val="en-AU"/>
                </w:rPr>
                <w:t xml:space="preserve">ppropriate </w:t>
              </w:r>
            </w:ins>
            <w:ins w:id="638" w:author="Raphael Malyankar" w:date="2022-11-24T20:06:00Z">
              <w:r w:rsidR="00E07E0B">
                <w:rPr>
                  <w:lang w:val="en-AU"/>
                </w:rPr>
                <w:t>greater</w:t>
              </w:r>
            </w:ins>
            <w:ins w:id="639" w:author="Raphael Malyankar" w:date="2022-11-24T20:03:00Z">
              <w:r w:rsidR="00072D2E">
                <w:rPr>
                  <w:lang w:val="en-AU"/>
                </w:rPr>
                <w:t xml:space="preserve"> value</w:t>
              </w:r>
            </w:ins>
            <w:ins w:id="640" w:author="Raphael Malyankar" w:date="2022-11-24T20:04:00Z">
              <w:r w:rsidR="00072D2E">
                <w:rPr>
                  <w:lang w:val="en-AU"/>
                </w:rPr>
                <w:t xml:space="preserve"> may be used instead.</w:t>
              </w:r>
              <w:r w:rsidR="00072D2E" w:rsidRPr="00E07E0B">
                <w:rPr>
                  <w:lang w:val="en-AU"/>
                </w:rPr>
                <w:t xml:space="preserve"> </w:t>
              </w:r>
            </w:ins>
          </w:p>
          <w:p w14:paraId="1D9BB44C" w14:textId="77777777" w:rsidR="00FF00AD" w:rsidRDefault="00FF00AD" w:rsidP="00B131AF">
            <w:pPr>
              <w:spacing w:before="120" w:after="120"/>
              <w:rPr>
                <w:rFonts w:cs="Arial"/>
              </w:rPr>
            </w:pPr>
          </w:p>
          <w:p w14:paraId="79608D37" w14:textId="77777777" w:rsidR="00FF00AD" w:rsidRDefault="00FF00AD" w:rsidP="00B131AF">
            <w:pPr>
              <w:spacing w:before="120" w:after="120"/>
              <w:rPr>
                <w:rFonts w:cs="Arial"/>
              </w:rPr>
            </w:pPr>
            <w:r w:rsidRPr="00240940">
              <w:rPr>
                <w:rFonts w:cs="Arial"/>
                <w:u w:val="single"/>
              </w:rPr>
              <w:t>Distinction:</w:t>
            </w:r>
            <w:r>
              <w:rPr>
                <w:rFonts w:cs="Arial"/>
                <w:u w:val="single"/>
              </w:rPr>
              <w:t xml:space="preserve"> None</w:t>
            </w:r>
          </w:p>
          <w:p w14:paraId="08166D5F" w14:textId="77777777" w:rsidR="00FF00AD" w:rsidRPr="00240940" w:rsidRDefault="00FF00AD" w:rsidP="00B131AF">
            <w:pPr>
              <w:spacing w:before="120" w:after="120"/>
              <w:rPr>
                <w:rFonts w:cs="Arial"/>
              </w:rPr>
            </w:pPr>
          </w:p>
        </w:tc>
      </w:tr>
      <w:bookmarkEnd w:id="626"/>
    </w:tbl>
    <w:p w14:paraId="52A7969D" w14:textId="241A1C55" w:rsidR="00AB7B6A" w:rsidRDefault="00AB7B6A" w:rsidP="00C83FB5">
      <w:pPr>
        <w:rPr>
          <w:ins w:id="641" w:author="Raphael Malyankar" w:date="2022-11-14T18:38:00Z"/>
        </w:rPr>
      </w:pPr>
      <w:ins w:id="642" w:author="Raphael Malyankar" w:date="2022-11-14T18:38:00Z">
        <w:r>
          <w:lastRenderedPageBreak/>
          <w:br w:type="page"/>
        </w:r>
      </w:ins>
    </w:p>
    <w:p w14:paraId="18BDAB0B" w14:textId="77777777" w:rsidR="007B692C" w:rsidRDefault="007B692C" w:rsidP="00C83FB5"/>
    <w:p w14:paraId="7F901399" w14:textId="77777777" w:rsidR="00FF00AD" w:rsidRDefault="00FF00AD" w:rsidP="00716062">
      <w:pPr>
        <w:pStyle w:val="Heading2"/>
      </w:pPr>
      <w:bookmarkStart w:id="643" w:name="_Toc120214380"/>
      <w:r w:rsidRPr="00240940">
        <w:t>Quality of Non-Bathymetric Data</w:t>
      </w:r>
      <w:bookmarkEnd w:id="6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2"/>
        <w:gridCol w:w="750"/>
        <w:gridCol w:w="1504"/>
        <w:gridCol w:w="752"/>
        <w:gridCol w:w="1502"/>
        <w:gridCol w:w="752"/>
        <w:gridCol w:w="1504"/>
      </w:tblGrid>
      <w:tr w:rsidR="00FF00AD" w:rsidRPr="00240940" w14:paraId="7DCE68BC" w14:textId="77777777" w:rsidTr="00B131AF">
        <w:tc>
          <w:tcPr>
            <w:tcW w:w="5000" w:type="pct"/>
            <w:gridSpan w:val="7"/>
            <w:shd w:val="clear" w:color="auto" w:fill="auto"/>
          </w:tcPr>
          <w:p w14:paraId="554CC92B" w14:textId="77777777" w:rsidR="00FF00AD" w:rsidRPr="00240940" w:rsidRDefault="00FF00AD" w:rsidP="00B131AF">
            <w:pPr>
              <w:spacing w:before="120" w:after="120"/>
              <w:rPr>
                <w:rFonts w:cs="Arial"/>
              </w:rPr>
            </w:pPr>
            <w:r w:rsidRPr="00240940">
              <w:rPr>
                <w:rFonts w:cs="Arial"/>
                <w:u w:val="single"/>
              </w:rPr>
              <w:t>IHO Definition:</w:t>
            </w:r>
            <w:r>
              <w:rPr>
                <w:rFonts w:cs="Arial"/>
              </w:rPr>
              <w:t xml:space="preserve"> An area within which a uniform assessment of the quality of the non-bathymetric data exists.</w:t>
            </w:r>
          </w:p>
        </w:tc>
      </w:tr>
      <w:tr w:rsidR="00FF00AD" w:rsidRPr="00240940" w14:paraId="5560DC3F" w14:textId="77777777" w:rsidTr="00B131AF">
        <w:tc>
          <w:tcPr>
            <w:tcW w:w="5000" w:type="pct"/>
            <w:gridSpan w:val="7"/>
            <w:shd w:val="clear" w:color="auto" w:fill="auto"/>
          </w:tcPr>
          <w:p w14:paraId="7294E6A2" w14:textId="02874B8B" w:rsidR="00FF00AD" w:rsidRPr="00240940" w:rsidRDefault="00FF00AD" w:rsidP="00B131AF">
            <w:pPr>
              <w:spacing w:before="120" w:after="120"/>
              <w:rPr>
                <w:rFonts w:cs="Arial"/>
                <w:b/>
              </w:rPr>
            </w:pPr>
            <w:r w:rsidRPr="00240940">
              <w:rPr>
                <w:rFonts w:cs="Arial"/>
                <w:b/>
                <w:u w:val="single"/>
              </w:rPr>
              <w:t>S-10x Metadata Feature:</w:t>
            </w:r>
            <w:r>
              <w:rPr>
                <w:rFonts w:cs="Arial"/>
                <w:b/>
              </w:rPr>
              <w:t xml:space="preserve"> </w:t>
            </w:r>
            <w:proofErr w:type="spellStart"/>
            <w:r>
              <w:rPr>
                <w:rFonts w:cs="Arial"/>
                <w:b/>
              </w:rPr>
              <w:t>Quality</w:t>
            </w:r>
            <w:r w:rsidR="007B03F3">
              <w:rPr>
                <w:rFonts w:cs="Arial"/>
                <w:b/>
              </w:rPr>
              <w:t>O</w:t>
            </w:r>
            <w:r>
              <w:rPr>
                <w:rFonts w:cs="Arial"/>
                <w:b/>
              </w:rPr>
              <w:t>fNon</w:t>
            </w:r>
            <w:ins w:id="644" w:author="Raphael Malyankar" w:date="2023-01-11T14:19:00Z">
              <w:r w:rsidR="00113AD3">
                <w:rPr>
                  <w:rFonts w:cs="Arial"/>
                  <w:b/>
                </w:rPr>
                <w:t>B</w:t>
              </w:r>
            </w:ins>
            <w:del w:id="645" w:author="Raphael Malyankar" w:date="2023-01-11T14:19:00Z">
              <w:r w:rsidR="007B03F3" w:rsidDel="00113AD3">
                <w:rPr>
                  <w:rFonts w:cs="Arial"/>
                  <w:b/>
                </w:rPr>
                <w:delText>b</w:delText>
              </w:r>
            </w:del>
            <w:r>
              <w:rPr>
                <w:rFonts w:cs="Arial"/>
                <w:b/>
              </w:rPr>
              <w:t>athymetricData</w:t>
            </w:r>
            <w:proofErr w:type="spellEnd"/>
            <w:r>
              <w:rPr>
                <w:rFonts w:cs="Arial"/>
                <w:b/>
              </w:rPr>
              <w:t xml:space="preserve"> (M_ACCY)</w:t>
            </w:r>
          </w:p>
        </w:tc>
      </w:tr>
      <w:tr w:rsidR="00FF00AD" w:rsidRPr="00240940" w14:paraId="7203C03D" w14:textId="77777777" w:rsidTr="00B131AF">
        <w:tc>
          <w:tcPr>
            <w:tcW w:w="5000" w:type="pct"/>
            <w:gridSpan w:val="7"/>
            <w:shd w:val="clear" w:color="auto" w:fill="auto"/>
          </w:tcPr>
          <w:p w14:paraId="7FEE3F6A" w14:textId="77777777" w:rsidR="00FF00AD" w:rsidRPr="00240940" w:rsidRDefault="00FF00AD" w:rsidP="00B131AF">
            <w:pPr>
              <w:spacing w:before="120" w:after="120"/>
              <w:rPr>
                <w:rFonts w:cs="Arial"/>
                <w:b/>
              </w:rPr>
            </w:pPr>
            <w:r w:rsidRPr="00240940">
              <w:rPr>
                <w:rFonts w:cs="Arial"/>
                <w:b/>
                <w:u w:val="single"/>
              </w:rPr>
              <w:t>Super Type:</w:t>
            </w:r>
            <w:r>
              <w:rPr>
                <w:rFonts w:cs="Arial"/>
                <w:b/>
              </w:rPr>
              <w:t xml:space="preserve"> </w:t>
            </w:r>
          </w:p>
        </w:tc>
      </w:tr>
      <w:tr w:rsidR="00FF00AD" w:rsidRPr="00240940" w14:paraId="427DB492" w14:textId="77777777" w:rsidTr="00B131AF">
        <w:tc>
          <w:tcPr>
            <w:tcW w:w="5000" w:type="pct"/>
            <w:gridSpan w:val="7"/>
            <w:shd w:val="clear" w:color="auto" w:fill="auto"/>
          </w:tcPr>
          <w:p w14:paraId="14F2D262" w14:textId="77777777" w:rsidR="00FF00AD" w:rsidRPr="00240940" w:rsidRDefault="00FF00AD" w:rsidP="00B131AF">
            <w:pPr>
              <w:spacing w:before="120" w:after="120"/>
              <w:rPr>
                <w:rFonts w:cs="Arial"/>
                <w:b/>
              </w:rPr>
            </w:pPr>
            <w:r w:rsidRPr="00240940">
              <w:rPr>
                <w:rFonts w:cs="Arial"/>
                <w:b/>
                <w:u w:val="single"/>
              </w:rPr>
              <w:t>Primitives:</w:t>
            </w:r>
            <w:r>
              <w:rPr>
                <w:rFonts w:cs="Arial"/>
                <w:b/>
              </w:rPr>
              <w:t xml:space="preserve"> surface</w:t>
            </w:r>
          </w:p>
        </w:tc>
      </w:tr>
      <w:tr w:rsidR="00FF00AD" w:rsidRPr="00240940" w14:paraId="30B53FEE" w14:textId="77777777" w:rsidTr="00B131AF">
        <w:tc>
          <w:tcPr>
            <w:tcW w:w="1249" w:type="pct"/>
            <w:shd w:val="clear" w:color="auto" w:fill="auto"/>
          </w:tcPr>
          <w:p w14:paraId="6B851D01" w14:textId="77777777" w:rsidR="00FF00AD" w:rsidRDefault="00FF00AD" w:rsidP="00B131AF">
            <w:pPr>
              <w:spacing w:before="120"/>
              <w:rPr>
                <w:rFonts w:cs="Arial"/>
                <w:i/>
                <w:color w:val="0000FF"/>
                <w:sz w:val="18"/>
              </w:rPr>
            </w:pPr>
            <w:r w:rsidRPr="00240940">
              <w:rPr>
                <w:rFonts w:cs="Arial"/>
                <w:i/>
                <w:color w:val="0000FF"/>
                <w:sz w:val="18"/>
              </w:rPr>
              <w:t>Real World</w:t>
            </w:r>
          </w:p>
          <w:p w14:paraId="6CB692A4" w14:textId="77777777" w:rsidR="00FF00AD" w:rsidRPr="00240940" w:rsidRDefault="00FF00AD" w:rsidP="00B131AF">
            <w:pPr>
              <w:spacing w:before="120"/>
              <w:rPr>
                <w:rFonts w:cs="Arial"/>
                <w:i/>
                <w:color w:val="0000FF"/>
                <w:sz w:val="18"/>
              </w:rPr>
            </w:pPr>
          </w:p>
        </w:tc>
        <w:tc>
          <w:tcPr>
            <w:tcW w:w="1667" w:type="pct"/>
            <w:gridSpan w:val="3"/>
            <w:shd w:val="clear" w:color="auto" w:fill="auto"/>
          </w:tcPr>
          <w:p w14:paraId="33249158" w14:textId="77777777" w:rsidR="00FF00AD" w:rsidRDefault="00FF00AD" w:rsidP="00B131AF">
            <w:pPr>
              <w:spacing w:before="120"/>
              <w:rPr>
                <w:rFonts w:cs="Arial"/>
                <w:i/>
                <w:color w:val="0000FF"/>
                <w:sz w:val="18"/>
              </w:rPr>
            </w:pPr>
            <w:r w:rsidRPr="00240940">
              <w:rPr>
                <w:rFonts w:cs="Arial"/>
                <w:i/>
                <w:color w:val="0000FF"/>
                <w:sz w:val="18"/>
              </w:rPr>
              <w:t>Paper Chart Symbol</w:t>
            </w:r>
          </w:p>
          <w:p w14:paraId="1CE8A8E0" w14:textId="77777777" w:rsidR="00FF00AD" w:rsidRPr="00240940" w:rsidRDefault="00FF00AD" w:rsidP="00B131AF">
            <w:pPr>
              <w:spacing w:before="120"/>
              <w:rPr>
                <w:rFonts w:cs="Arial"/>
                <w:i/>
                <w:color w:val="0000FF"/>
                <w:sz w:val="18"/>
              </w:rPr>
            </w:pPr>
          </w:p>
        </w:tc>
        <w:tc>
          <w:tcPr>
            <w:tcW w:w="2084" w:type="pct"/>
            <w:gridSpan w:val="3"/>
            <w:shd w:val="clear" w:color="auto" w:fill="auto"/>
          </w:tcPr>
          <w:p w14:paraId="24A34CED" w14:textId="77777777" w:rsidR="00FF00AD" w:rsidRDefault="00FF00AD" w:rsidP="00B131AF">
            <w:pPr>
              <w:spacing w:before="120"/>
              <w:rPr>
                <w:rFonts w:cs="Arial"/>
                <w:i/>
                <w:color w:val="0000FF"/>
                <w:sz w:val="18"/>
              </w:rPr>
            </w:pPr>
            <w:r w:rsidRPr="00240940">
              <w:rPr>
                <w:rFonts w:cs="Arial"/>
                <w:i/>
                <w:color w:val="0000FF"/>
                <w:sz w:val="18"/>
              </w:rPr>
              <w:t>ECDIS Symbol</w:t>
            </w:r>
          </w:p>
          <w:p w14:paraId="27CAF8BD" w14:textId="77777777" w:rsidR="00FF00AD" w:rsidRPr="00240940" w:rsidRDefault="00FF00AD" w:rsidP="00B131AF">
            <w:pPr>
              <w:spacing w:before="120"/>
              <w:rPr>
                <w:rFonts w:cs="Arial"/>
                <w:i/>
                <w:color w:val="0000FF"/>
                <w:sz w:val="18"/>
              </w:rPr>
            </w:pPr>
          </w:p>
        </w:tc>
      </w:tr>
      <w:tr w:rsidR="00FF00AD" w:rsidRPr="00240940" w14:paraId="77BCEF52" w14:textId="77777777" w:rsidTr="00B131AF">
        <w:tc>
          <w:tcPr>
            <w:tcW w:w="1665" w:type="pct"/>
            <w:gridSpan w:val="2"/>
            <w:shd w:val="clear" w:color="auto" w:fill="auto"/>
          </w:tcPr>
          <w:p w14:paraId="34625C10" w14:textId="77777777" w:rsidR="00FF00AD" w:rsidRPr="00240940" w:rsidRDefault="00FF00AD" w:rsidP="00B131AF">
            <w:pPr>
              <w:spacing w:before="120" w:after="120"/>
              <w:rPr>
                <w:rFonts w:cs="Arial"/>
                <w:b/>
              </w:rPr>
            </w:pPr>
            <w:r w:rsidRPr="00240940">
              <w:rPr>
                <w:rFonts w:cs="Arial"/>
                <w:b/>
              </w:rPr>
              <w:t>S-10x Attribute</w:t>
            </w:r>
          </w:p>
        </w:tc>
        <w:tc>
          <w:tcPr>
            <w:tcW w:w="834" w:type="pct"/>
            <w:shd w:val="clear" w:color="auto" w:fill="auto"/>
          </w:tcPr>
          <w:p w14:paraId="3C729A0B" w14:textId="77777777" w:rsidR="00FF00AD" w:rsidRPr="00240940" w:rsidRDefault="00FF00AD" w:rsidP="00B131AF">
            <w:pPr>
              <w:spacing w:before="120" w:after="120"/>
              <w:rPr>
                <w:rFonts w:cs="Arial"/>
                <w:b/>
              </w:rPr>
            </w:pPr>
            <w:r w:rsidRPr="00240940">
              <w:rPr>
                <w:rFonts w:cs="Arial"/>
                <w:b/>
              </w:rPr>
              <w:t>S-57  Acronym</w:t>
            </w:r>
          </w:p>
        </w:tc>
        <w:tc>
          <w:tcPr>
            <w:tcW w:w="1250" w:type="pct"/>
            <w:gridSpan w:val="2"/>
            <w:shd w:val="clear" w:color="auto" w:fill="auto"/>
          </w:tcPr>
          <w:p w14:paraId="138C75BC" w14:textId="77777777" w:rsidR="00FF00AD" w:rsidRPr="00240940" w:rsidRDefault="00FF00AD" w:rsidP="00B131AF">
            <w:pPr>
              <w:spacing w:before="120" w:after="120"/>
              <w:rPr>
                <w:rFonts w:cs="Arial"/>
                <w:b/>
              </w:rPr>
            </w:pPr>
            <w:r w:rsidRPr="00240940">
              <w:rPr>
                <w:rFonts w:cs="Arial"/>
                <w:b/>
              </w:rPr>
              <w:t>Allowable Encoding Value</w:t>
            </w:r>
          </w:p>
        </w:tc>
        <w:tc>
          <w:tcPr>
            <w:tcW w:w="417" w:type="pct"/>
            <w:shd w:val="clear" w:color="auto" w:fill="auto"/>
          </w:tcPr>
          <w:p w14:paraId="0E8D69B1" w14:textId="77777777" w:rsidR="00FF00AD" w:rsidRPr="00240940" w:rsidRDefault="00FF00AD" w:rsidP="00B131AF">
            <w:pPr>
              <w:spacing w:before="120" w:after="120"/>
              <w:rPr>
                <w:rFonts w:cs="Arial"/>
                <w:b/>
              </w:rPr>
            </w:pPr>
            <w:r w:rsidRPr="00240940">
              <w:rPr>
                <w:rFonts w:cs="Arial"/>
                <w:b/>
              </w:rPr>
              <w:t>Type</w:t>
            </w:r>
          </w:p>
        </w:tc>
        <w:tc>
          <w:tcPr>
            <w:tcW w:w="834" w:type="pct"/>
            <w:shd w:val="clear" w:color="auto" w:fill="auto"/>
          </w:tcPr>
          <w:p w14:paraId="621C6E36" w14:textId="77777777" w:rsidR="00FF00AD" w:rsidRPr="00240940" w:rsidRDefault="00FF00AD" w:rsidP="00B131AF">
            <w:pPr>
              <w:spacing w:before="120" w:after="120"/>
              <w:rPr>
                <w:rFonts w:cs="Arial"/>
                <w:b/>
              </w:rPr>
            </w:pPr>
            <w:r w:rsidRPr="00240940">
              <w:rPr>
                <w:rFonts w:cs="Arial"/>
                <w:b/>
              </w:rPr>
              <w:t>Multiplicity</w:t>
            </w:r>
          </w:p>
        </w:tc>
      </w:tr>
      <w:tr w:rsidR="00FF00AD" w:rsidRPr="00240940" w14:paraId="4E4CD943" w14:textId="77777777" w:rsidTr="00B131AF">
        <w:tc>
          <w:tcPr>
            <w:tcW w:w="1665" w:type="pct"/>
            <w:gridSpan w:val="2"/>
            <w:shd w:val="clear" w:color="auto" w:fill="auto"/>
          </w:tcPr>
          <w:p w14:paraId="26361799" w14:textId="77777777" w:rsidR="00FF00AD" w:rsidRPr="00240940" w:rsidRDefault="00FF00AD" w:rsidP="00B131AF">
            <w:pPr>
              <w:spacing w:before="120" w:after="120"/>
              <w:rPr>
                <w:rFonts w:cs="Arial"/>
                <w:sz w:val="18"/>
              </w:rPr>
            </w:pPr>
            <w:r>
              <w:rPr>
                <w:rFonts w:cs="Arial"/>
                <w:sz w:val="18"/>
              </w:rPr>
              <w:t>Category of Temporal Variation</w:t>
            </w:r>
          </w:p>
        </w:tc>
        <w:tc>
          <w:tcPr>
            <w:tcW w:w="834" w:type="pct"/>
            <w:shd w:val="clear" w:color="auto" w:fill="auto"/>
          </w:tcPr>
          <w:p w14:paraId="04341756" w14:textId="77777777" w:rsidR="00FF00AD" w:rsidRPr="00240940" w:rsidRDefault="00FF00AD" w:rsidP="00B131AF">
            <w:pPr>
              <w:spacing w:before="120" w:after="120"/>
              <w:rPr>
                <w:rFonts w:cs="Arial"/>
                <w:sz w:val="18"/>
              </w:rPr>
            </w:pPr>
          </w:p>
        </w:tc>
        <w:tc>
          <w:tcPr>
            <w:tcW w:w="1250" w:type="pct"/>
            <w:gridSpan w:val="2"/>
            <w:shd w:val="clear" w:color="auto" w:fill="auto"/>
          </w:tcPr>
          <w:p w14:paraId="5D6FEE0C" w14:textId="77777777" w:rsidR="00FF00AD" w:rsidRDefault="00FF00AD" w:rsidP="00B131AF">
            <w:pPr>
              <w:spacing w:before="120" w:after="120"/>
              <w:rPr>
                <w:rFonts w:cs="Arial"/>
                <w:sz w:val="18"/>
              </w:rPr>
            </w:pPr>
            <w:r>
              <w:rPr>
                <w:rFonts w:cs="Arial"/>
                <w:sz w:val="18"/>
              </w:rPr>
              <w:t>1 : Extreme Event</w:t>
            </w:r>
          </w:p>
          <w:p w14:paraId="2A0C17DB" w14:textId="77777777" w:rsidR="00FF00AD" w:rsidRDefault="00FF00AD" w:rsidP="00B131AF">
            <w:pPr>
              <w:spacing w:before="120" w:after="120"/>
              <w:rPr>
                <w:rFonts w:cs="Arial"/>
                <w:sz w:val="18"/>
              </w:rPr>
            </w:pPr>
            <w:r>
              <w:rPr>
                <w:rFonts w:cs="Arial"/>
                <w:sz w:val="18"/>
              </w:rPr>
              <w:t>2 : Likely to Change and Significant Shoaling Expected</w:t>
            </w:r>
          </w:p>
          <w:p w14:paraId="2CFBE9B4" w14:textId="77777777" w:rsidR="00FF00AD" w:rsidRDefault="00FF00AD" w:rsidP="00B131AF">
            <w:pPr>
              <w:spacing w:before="120" w:after="120"/>
              <w:rPr>
                <w:rFonts w:cs="Arial"/>
                <w:sz w:val="18"/>
              </w:rPr>
            </w:pPr>
            <w:r>
              <w:rPr>
                <w:rFonts w:cs="Arial"/>
                <w:sz w:val="18"/>
              </w:rPr>
              <w:t>3 : Likely to Change But Significant Shoaling Not Expected</w:t>
            </w:r>
          </w:p>
          <w:p w14:paraId="57415A42" w14:textId="77777777" w:rsidR="00FF00AD" w:rsidRDefault="00FF00AD" w:rsidP="00B131AF">
            <w:pPr>
              <w:spacing w:before="120" w:after="120"/>
              <w:rPr>
                <w:rFonts w:cs="Arial"/>
                <w:sz w:val="18"/>
              </w:rPr>
            </w:pPr>
            <w:r>
              <w:rPr>
                <w:rFonts w:cs="Arial"/>
                <w:sz w:val="18"/>
              </w:rPr>
              <w:t>4 : Likely to Change</w:t>
            </w:r>
          </w:p>
          <w:p w14:paraId="013074D7" w14:textId="77777777" w:rsidR="00FF00AD" w:rsidRDefault="00FF00AD" w:rsidP="00B131AF">
            <w:pPr>
              <w:spacing w:before="120" w:after="120"/>
              <w:rPr>
                <w:rFonts w:cs="Arial"/>
                <w:sz w:val="18"/>
              </w:rPr>
            </w:pPr>
            <w:r>
              <w:rPr>
                <w:rFonts w:cs="Arial"/>
                <w:sz w:val="18"/>
              </w:rPr>
              <w:t>5 : Unlikely to Change</w:t>
            </w:r>
          </w:p>
          <w:p w14:paraId="3AFF0DEF" w14:textId="77777777" w:rsidR="00FF00AD" w:rsidRPr="00240940" w:rsidRDefault="00FF00AD" w:rsidP="00B131AF">
            <w:pPr>
              <w:spacing w:before="120" w:after="120"/>
              <w:rPr>
                <w:rFonts w:cs="Arial"/>
                <w:sz w:val="18"/>
              </w:rPr>
            </w:pPr>
            <w:r>
              <w:rPr>
                <w:rFonts w:cs="Arial"/>
                <w:sz w:val="18"/>
              </w:rPr>
              <w:t>6 : Unassessed</w:t>
            </w:r>
          </w:p>
        </w:tc>
        <w:tc>
          <w:tcPr>
            <w:tcW w:w="417" w:type="pct"/>
            <w:shd w:val="clear" w:color="auto" w:fill="auto"/>
          </w:tcPr>
          <w:p w14:paraId="65C65BA5" w14:textId="77777777" w:rsidR="00FF00AD" w:rsidRPr="00240940" w:rsidRDefault="00FF00AD" w:rsidP="00B131AF">
            <w:pPr>
              <w:spacing w:before="120" w:after="120"/>
              <w:rPr>
                <w:rFonts w:cs="Arial"/>
                <w:sz w:val="18"/>
              </w:rPr>
            </w:pPr>
            <w:r>
              <w:rPr>
                <w:rFonts w:cs="Arial"/>
                <w:sz w:val="18"/>
              </w:rPr>
              <w:t>EN</w:t>
            </w:r>
          </w:p>
        </w:tc>
        <w:tc>
          <w:tcPr>
            <w:tcW w:w="834" w:type="pct"/>
            <w:shd w:val="clear" w:color="auto" w:fill="auto"/>
          </w:tcPr>
          <w:p w14:paraId="05B6BBBC" w14:textId="77777777" w:rsidR="00FF00AD" w:rsidRPr="00240940" w:rsidRDefault="00FF00AD" w:rsidP="00B131AF">
            <w:pPr>
              <w:spacing w:before="120" w:after="120"/>
              <w:rPr>
                <w:rFonts w:cs="Arial"/>
                <w:sz w:val="18"/>
              </w:rPr>
            </w:pPr>
            <w:r>
              <w:rPr>
                <w:rFonts w:cs="Arial"/>
                <w:sz w:val="18"/>
              </w:rPr>
              <w:t>0, 1</w:t>
            </w:r>
          </w:p>
        </w:tc>
      </w:tr>
      <w:tr w:rsidR="00FF00AD" w:rsidRPr="00240940" w14:paraId="2F1DE94D" w14:textId="77777777" w:rsidTr="00B131AF">
        <w:tc>
          <w:tcPr>
            <w:tcW w:w="1665" w:type="pct"/>
            <w:gridSpan w:val="2"/>
            <w:shd w:val="clear" w:color="auto" w:fill="auto"/>
          </w:tcPr>
          <w:p w14:paraId="7537C17E" w14:textId="77777777" w:rsidR="00FF00AD" w:rsidRPr="00240940" w:rsidRDefault="00FF00AD" w:rsidP="00B131AF">
            <w:pPr>
              <w:spacing w:before="120" w:after="120"/>
              <w:rPr>
                <w:rFonts w:cs="Arial"/>
                <w:sz w:val="18"/>
              </w:rPr>
            </w:pPr>
            <w:r>
              <w:rPr>
                <w:rFonts w:cs="Arial"/>
                <w:sz w:val="18"/>
              </w:rPr>
              <w:t>Horizontal Distance Uncertainty</w:t>
            </w:r>
          </w:p>
        </w:tc>
        <w:tc>
          <w:tcPr>
            <w:tcW w:w="834" w:type="pct"/>
            <w:shd w:val="clear" w:color="auto" w:fill="auto"/>
          </w:tcPr>
          <w:p w14:paraId="7706FD06" w14:textId="77777777" w:rsidR="00FF00AD" w:rsidRPr="00240940" w:rsidRDefault="00FF00AD" w:rsidP="00B131AF">
            <w:pPr>
              <w:spacing w:before="120" w:after="120"/>
              <w:rPr>
                <w:rFonts w:cs="Arial"/>
                <w:sz w:val="18"/>
              </w:rPr>
            </w:pPr>
            <w:r>
              <w:rPr>
                <w:rFonts w:cs="Arial"/>
                <w:sz w:val="18"/>
              </w:rPr>
              <w:t>(HORACC)</w:t>
            </w:r>
          </w:p>
        </w:tc>
        <w:tc>
          <w:tcPr>
            <w:tcW w:w="1250" w:type="pct"/>
            <w:gridSpan w:val="2"/>
            <w:shd w:val="clear" w:color="auto" w:fill="auto"/>
          </w:tcPr>
          <w:p w14:paraId="6225D1EE" w14:textId="77777777" w:rsidR="00FF00AD" w:rsidRPr="00240940" w:rsidRDefault="00FF00AD" w:rsidP="00B131AF">
            <w:pPr>
              <w:spacing w:before="120" w:after="120"/>
              <w:rPr>
                <w:rFonts w:cs="Arial"/>
                <w:sz w:val="18"/>
              </w:rPr>
            </w:pPr>
          </w:p>
        </w:tc>
        <w:tc>
          <w:tcPr>
            <w:tcW w:w="417" w:type="pct"/>
            <w:shd w:val="clear" w:color="auto" w:fill="auto"/>
          </w:tcPr>
          <w:p w14:paraId="5FF36FF3" w14:textId="77777777" w:rsidR="00FF00AD" w:rsidRPr="00240940" w:rsidRDefault="00FF00AD" w:rsidP="00B131AF">
            <w:pPr>
              <w:spacing w:before="120" w:after="120"/>
              <w:rPr>
                <w:rFonts w:cs="Arial"/>
                <w:sz w:val="18"/>
              </w:rPr>
            </w:pPr>
            <w:r>
              <w:rPr>
                <w:rFonts w:cs="Arial"/>
                <w:sz w:val="18"/>
              </w:rPr>
              <w:t>RE</w:t>
            </w:r>
          </w:p>
        </w:tc>
        <w:tc>
          <w:tcPr>
            <w:tcW w:w="834" w:type="pct"/>
            <w:shd w:val="clear" w:color="auto" w:fill="auto"/>
          </w:tcPr>
          <w:p w14:paraId="191AAAFA" w14:textId="77777777" w:rsidR="00FF00AD" w:rsidRPr="00240940" w:rsidRDefault="00FF00AD" w:rsidP="00B131AF">
            <w:pPr>
              <w:spacing w:before="120" w:after="120"/>
              <w:rPr>
                <w:rFonts w:cs="Arial"/>
                <w:sz w:val="18"/>
              </w:rPr>
            </w:pPr>
            <w:r>
              <w:rPr>
                <w:rFonts w:cs="Arial"/>
                <w:sz w:val="18"/>
              </w:rPr>
              <w:t>0, 1</w:t>
            </w:r>
          </w:p>
        </w:tc>
      </w:tr>
      <w:tr w:rsidR="00FF00AD" w:rsidRPr="00240940" w14:paraId="2DFDB55C" w14:textId="77777777" w:rsidTr="00B131AF">
        <w:tc>
          <w:tcPr>
            <w:tcW w:w="1665" w:type="pct"/>
            <w:gridSpan w:val="2"/>
            <w:shd w:val="clear" w:color="auto" w:fill="auto"/>
          </w:tcPr>
          <w:p w14:paraId="298BF675" w14:textId="77777777" w:rsidR="00FF00AD" w:rsidRPr="00240940" w:rsidRDefault="00FF00AD" w:rsidP="00B131AF">
            <w:pPr>
              <w:spacing w:before="120" w:after="120"/>
              <w:rPr>
                <w:rFonts w:cs="Arial"/>
                <w:sz w:val="18"/>
              </w:rPr>
            </w:pPr>
            <w:r>
              <w:rPr>
                <w:rFonts w:cs="Arial"/>
                <w:sz w:val="18"/>
              </w:rPr>
              <w:t>Horizontal Position Uncertainty</w:t>
            </w:r>
          </w:p>
        </w:tc>
        <w:tc>
          <w:tcPr>
            <w:tcW w:w="834" w:type="pct"/>
            <w:shd w:val="clear" w:color="auto" w:fill="auto"/>
          </w:tcPr>
          <w:p w14:paraId="797AA4EA" w14:textId="77777777" w:rsidR="00FF00AD" w:rsidRPr="00240940" w:rsidRDefault="00FF00AD" w:rsidP="00B131AF">
            <w:pPr>
              <w:spacing w:before="120" w:after="120"/>
              <w:rPr>
                <w:rFonts w:cs="Arial"/>
                <w:sz w:val="18"/>
              </w:rPr>
            </w:pPr>
            <w:r>
              <w:rPr>
                <w:rFonts w:cs="Arial"/>
                <w:sz w:val="18"/>
              </w:rPr>
              <w:t>(POSACC)</w:t>
            </w:r>
          </w:p>
        </w:tc>
        <w:tc>
          <w:tcPr>
            <w:tcW w:w="1250" w:type="pct"/>
            <w:gridSpan w:val="2"/>
            <w:shd w:val="clear" w:color="auto" w:fill="auto"/>
          </w:tcPr>
          <w:p w14:paraId="7115B0F9" w14:textId="77777777" w:rsidR="00FF00AD" w:rsidRPr="00240940" w:rsidRDefault="00FF00AD" w:rsidP="00B131AF">
            <w:pPr>
              <w:spacing w:before="120" w:after="120"/>
              <w:rPr>
                <w:rFonts w:cs="Arial"/>
                <w:sz w:val="18"/>
              </w:rPr>
            </w:pPr>
          </w:p>
        </w:tc>
        <w:tc>
          <w:tcPr>
            <w:tcW w:w="417" w:type="pct"/>
            <w:shd w:val="clear" w:color="auto" w:fill="auto"/>
          </w:tcPr>
          <w:p w14:paraId="683325FC" w14:textId="77777777" w:rsidR="00FF00AD" w:rsidRPr="00240940" w:rsidRDefault="00FF00AD" w:rsidP="00B131AF">
            <w:pPr>
              <w:spacing w:before="120" w:after="120"/>
              <w:rPr>
                <w:rFonts w:cs="Arial"/>
                <w:sz w:val="18"/>
              </w:rPr>
            </w:pPr>
            <w:r>
              <w:rPr>
                <w:rFonts w:cs="Arial"/>
                <w:sz w:val="18"/>
              </w:rPr>
              <w:t>C</w:t>
            </w:r>
          </w:p>
        </w:tc>
        <w:tc>
          <w:tcPr>
            <w:tcW w:w="834" w:type="pct"/>
            <w:shd w:val="clear" w:color="auto" w:fill="auto"/>
          </w:tcPr>
          <w:p w14:paraId="0D45132F" w14:textId="77777777" w:rsidR="00FF00AD" w:rsidRPr="00240940" w:rsidRDefault="00FF00AD" w:rsidP="00B131AF">
            <w:pPr>
              <w:spacing w:before="120" w:after="120"/>
              <w:rPr>
                <w:rFonts w:cs="Arial"/>
                <w:sz w:val="18"/>
              </w:rPr>
            </w:pPr>
            <w:r>
              <w:rPr>
                <w:rFonts w:cs="Arial"/>
                <w:sz w:val="18"/>
              </w:rPr>
              <w:t>1, 1</w:t>
            </w:r>
          </w:p>
        </w:tc>
      </w:tr>
      <w:tr w:rsidR="00FF00AD" w:rsidRPr="00240940" w14:paraId="13D54172" w14:textId="77777777" w:rsidTr="00B131AF">
        <w:tc>
          <w:tcPr>
            <w:tcW w:w="1665" w:type="pct"/>
            <w:gridSpan w:val="2"/>
            <w:shd w:val="clear" w:color="auto" w:fill="auto"/>
          </w:tcPr>
          <w:p w14:paraId="7923689B" w14:textId="77777777" w:rsidR="00FF00AD" w:rsidRPr="00240940" w:rsidRDefault="00FF00AD" w:rsidP="00B131AF">
            <w:pPr>
              <w:spacing w:before="120" w:after="120"/>
              <w:rPr>
                <w:rFonts w:cs="Arial"/>
                <w:sz w:val="18"/>
              </w:rPr>
            </w:pPr>
            <w:r>
              <w:rPr>
                <w:rFonts w:cs="Arial"/>
                <w:sz w:val="18"/>
              </w:rPr>
              <w:t xml:space="preserve">   Uncertainty Fixed</w:t>
            </w:r>
          </w:p>
        </w:tc>
        <w:tc>
          <w:tcPr>
            <w:tcW w:w="834" w:type="pct"/>
            <w:shd w:val="clear" w:color="auto" w:fill="auto"/>
          </w:tcPr>
          <w:p w14:paraId="5E70E882" w14:textId="77777777" w:rsidR="00FF00AD" w:rsidRDefault="00FF00AD" w:rsidP="00B131AF">
            <w:pPr>
              <w:spacing w:before="120" w:after="120"/>
              <w:rPr>
                <w:rFonts w:cs="Arial"/>
                <w:sz w:val="18"/>
              </w:rPr>
            </w:pPr>
            <w:r>
              <w:rPr>
                <w:rFonts w:cs="Arial"/>
                <w:sz w:val="18"/>
              </w:rPr>
              <w:t>(POSACC)</w:t>
            </w:r>
          </w:p>
          <w:p w14:paraId="2C94BA24" w14:textId="77777777" w:rsidR="00FF00AD" w:rsidRDefault="00FF00AD" w:rsidP="00B131AF">
            <w:pPr>
              <w:spacing w:before="120" w:after="120"/>
              <w:rPr>
                <w:rFonts w:cs="Arial"/>
                <w:sz w:val="18"/>
              </w:rPr>
            </w:pPr>
            <w:r>
              <w:rPr>
                <w:rFonts w:cs="Arial"/>
                <w:sz w:val="18"/>
              </w:rPr>
              <w:t>(SOUACC)</w:t>
            </w:r>
          </w:p>
          <w:p w14:paraId="60B5B4AB" w14:textId="77777777" w:rsidR="00FF00AD" w:rsidRPr="00240940" w:rsidRDefault="00FF00AD" w:rsidP="00B131AF">
            <w:pPr>
              <w:spacing w:before="120" w:after="120"/>
              <w:rPr>
                <w:rFonts w:cs="Arial"/>
                <w:sz w:val="18"/>
              </w:rPr>
            </w:pPr>
            <w:r>
              <w:rPr>
                <w:rFonts w:cs="Arial"/>
                <w:sz w:val="18"/>
              </w:rPr>
              <w:t>(VERACC)</w:t>
            </w:r>
          </w:p>
        </w:tc>
        <w:tc>
          <w:tcPr>
            <w:tcW w:w="1250" w:type="pct"/>
            <w:gridSpan w:val="2"/>
            <w:shd w:val="clear" w:color="auto" w:fill="auto"/>
          </w:tcPr>
          <w:p w14:paraId="35E0E9CD" w14:textId="77777777" w:rsidR="00FF00AD" w:rsidRPr="00240940" w:rsidRDefault="00FF00AD" w:rsidP="00B131AF">
            <w:pPr>
              <w:spacing w:before="120" w:after="120"/>
              <w:rPr>
                <w:rFonts w:cs="Arial"/>
                <w:sz w:val="18"/>
              </w:rPr>
            </w:pPr>
          </w:p>
        </w:tc>
        <w:tc>
          <w:tcPr>
            <w:tcW w:w="417" w:type="pct"/>
            <w:shd w:val="clear" w:color="auto" w:fill="auto"/>
          </w:tcPr>
          <w:p w14:paraId="1076239C" w14:textId="77777777" w:rsidR="00FF00AD" w:rsidRPr="00240940" w:rsidRDefault="00FF00AD" w:rsidP="00B131AF">
            <w:pPr>
              <w:spacing w:before="120" w:after="120"/>
              <w:rPr>
                <w:rFonts w:cs="Arial"/>
                <w:sz w:val="18"/>
              </w:rPr>
            </w:pPr>
            <w:r>
              <w:rPr>
                <w:rFonts w:cs="Arial"/>
                <w:sz w:val="18"/>
              </w:rPr>
              <w:t>(S) RE</w:t>
            </w:r>
          </w:p>
        </w:tc>
        <w:tc>
          <w:tcPr>
            <w:tcW w:w="834" w:type="pct"/>
            <w:shd w:val="clear" w:color="auto" w:fill="auto"/>
          </w:tcPr>
          <w:p w14:paraId="1F40CBC0" w14:textId="77777777" w:rsidR="00FF00AD" w:rsidRPr="00240940" w:rsidRDefault="00FF00AD" w:rsidP="00B131AF">
            <w:pPr>
              <w:spacing w:before="120" w:after="120"/>
              <w:rPr>
                <w:rFonts w:cs="Arial"/>
                <w:sz w:val="18"/>
              </w:rPr>
            </w:pPr>
            <w:r>
              <w:rPr>
                <w:rFonts w:cs="Arial"/>
                <w:sz w:val="18"/>
              </w:rPr>
              <w:t>1, 1</w:t>
            </w:r>
          </w:p>
        </w:tc>
      </w:tr>
      <w:tr w:rsidR="00FF00AD" w:rsidRPr="00240940" w14:paraId="6A74B8A6" w14:textId="77777777" w:rsidTr="00B131AF">
        <w:tc>
          <w:tcPr>
            <w:tcW w:w="1665" w:type="pct"/>
            <w:gridSpan w:val="2"/>
            <w:shd w:val="clear" w:color="auto" w:fill="auto"/>
          </w:tcPr>
          <w:p w14:paraId="773C6AD5" w14:textId="77777777" w:rsidR="00FF00AD" w:rsidRPr="00240940" w:rsidRDefault="00FF00AD" w:rsidP="00B131AF">
            <w:pPr>
              <w:spacing w:before="120" w:after="120"/>
              <w:rPr>
                <w:rFonts w:cs="Arial"/>
                <w:sz w:val="18"/>
              </w:rPr>
            </w:pPr>
            <w:r>
              <w:rPr>
                <w:rFonts w:cs="Arial"/>
                <w:sz w:val="18"/>
              </w:rPr>
              <w:t xml:space="preserve">   Uncertainty Variable Factor</w:t>
            </w:r>
          </w:p>
        </w:tc>
        <w:tc>
          <w:tcPr>
            <w:tcW w:w="834" w:type="pct"/>
            <w:shd w:val="clear" w:color="auto" w:fill="auto"/>
          </w:tcPr>
          <w:p w14:paraId="63DB64F6" w14:textId="77777777" w:rsidR="00FF00AD" w:rsidRPr="00240940" w:rsidRDefault="00FF00AD" w:rsidP="00B131AF">
            <w:pPr>
              <w:spacing w:before="120" w:after="120"/>
              <w:rPr>
                <w:rFonts w:cs="Arial"/>
                <w:sz w:val="18"/>
              </w:rPr>
            </w:pPr>
          </w:p>
        </w:tc>
        <w:tc>
          <w:tcPr>
            <w:tcW w:w="1250" w:type="pct"/>
            <w:gridSpan w:val="2"/>
            <w:shd w:val="clear" w:color="auto" w:fill="auto"/>
          </w:tcPr>
          <w:p w14:paraId="72BD2DAC" w14:textId="77777777" w:rsidR="00FF00AD" w:rsidRPr="00240940" w:rsidRDefault="00FF00AD" w:rsidP="00B131AF">
            <w:pPr>
              <w:spacing w:before="120" w:after="120"/>
              <w:rPr>
                <w:rFonts w:cs="Arial"/>
                <w:sz w:val="18"/>
              </w:rPr>
            </w:pPr>
          </w:p>
        </w:tc>
        <w:tc>
          <w:tcPr>
            <w:tcW w:w="417" w:type="pct"/>
            <w:shd w:val="clear" w:color="auto" w:fill="auto"/>
          </w:tcPr>
          <w:p w14:paraId="5E8E066F" w14:textId="77777777" w:rsidR="00FF00AD" w:rsidRPr="00240940" w:rsidRDefault="00FF00AD" w:rsidP="00B131AF">
            <w:pPr>
              <w:spacing w:before="120" w:after="120"/>
              <w:rPr>
                <w:rFonts w:cs="Arial"/>
                <w:sz w:val="18"/>
              </w:rPr>
            </w:pPr>
            <w:r>
              <w:rPr>
                <w:rFonts w:cs="Arial"/>
                <w:sz w:val="18"/>
              </w:rPr>
              <w:t>(S) RE</w:t>
            </w:r>
          </w:p>
        </w:tc>
        <w:tc>
          <w:tcPr>
            <w:tcW w:w="834" w:type="pct"/>
            <w:shd w:val="clear" w:color="auto" w:fill="auto"/>
          </w:tcPr>
          <w:p w14:paraId="0999C058" w14:textId="77777777" w:rsidR="00FF00AD" w:rsidRPr="00240940" w:rsidRDefault="00FF00AD" w:rsidP="00B131AF">
            <w:pPr>
              <w:spacing w:before="120" w:after="120"/>
              <w:rPr>
                <w:rFonts w:cs="Arial"/>
                <w:sz w:val="18"/>
              </w:rPr>
            </w:pPr>
            <w:r>
              <w:rPr>
                <w:rFonts w:cs="Arial"/>
                <w:sz w:val="18"/>
              </w:rPr>
              <w:t>0, 1</w:t>
            </w:r>
          </w:p>
        </w:tc>
      </w:tr>
      <w:tr w:rsidR="00FF00AD" w:rsidRPr="00240940" w14:paraId="282E0A17" w14:textId="77777777" w:rsidTr="00B131AF">
        <w:tc>
          <w:tcPr>
            <w:tcW w:w="1665" w:type="pct"/>
            <w:gridSpan w:val="2"/>
            <w:shd w:val="clear" w:color="auto" w:fill="auto"/>
          </w:tcPr>
          <w:p w14:paraId="1ADC997D" w14:textId="77777777" w:rsidR="00FF00AD" w:rsidRPr="00240940" w:rsidRDefault="00FF00AD" w:rsidP="00B131AF">
            <w:pPr>
              <w:spacing w:before="120" w:after="120"/>
              <w:rPr>
                <w:rFonts w:cs="Arial"/>
                <w:sz w:val="18"/>
              </w:rPr>
            </w:pPr>
            <w:r>
              <w:rPr>
                <w:rFonts w:cs="Arial"/>
                <w:sz w:val="18"/>
              </w:rPr>
              <w:t>Orientation Uncertainty</w:t>
            </w:r>
          </w:p>
        </w:tc>
        <w:tc>
          <w:tcPr>
            <w:tcW w:w="834" w:type="pct"/>
            <w:shd w:val="clear" w:color="auto" w:fill="auto"/>
          </w:tcPr>
          <w:p w14:paraId="1BF91A71" w14:textId="77777777" w:rsidR="00FF00AD" w:rsidRPr="00240940" w:rsidRDefault="00FF00AD" w:rsidP="00B131AF">
            <w:pPr>
              <w:spacing w:before="120" w:after="120"/>
              <w:rPr>
                <w:rFonts w:cs="Arial"/>
                <w:sz w:val="18"/>
              </w:rPr>
            </w:pPr>
          </w:p>
        </w:tc>
        <w:tc>
          <w:tcPr>
            <w:tcW w:w="1250" w:type="pct"/>
            <w:gridSpan w:val="2"/>
            <w:shd w:val="clear" w:color="auto" w:fill="auto"/>
          </w:tcPr>
          <w:p w14:paraId="3E782636" w14:textId="77777777" w:rsidR="00FF00AD" w:rsidRPr="00240940" w:rsidRDefault="00FF00AD" w:rsidP="00B131AF">
            <w:pPr>
              <w:spacing w:before="120" w:after="120"/>
              <w:rPr>
                <w:rFonts w:cs="Arial"/>
                <w:sz w:val="18"/>
              </w:rPr>
            </w:pPr>
          </w:p>
        </w:tc>
        <w:tc>
          <w:tcPr>
            <w:tcW w:w="417" w:type="pct"/>
            <w:shd w:val="clear" w:color="auto" w:fill="auto"/>
          </w:tcPr>
          <w:p w14:paraId="225EB232" w14:textId="77777777" w:rsidR="00FF00AD" w:rsidRPr="00240940" w:rsidRDefault="00FF00AD" w:rsidP="00B131AF">
            <w:pPr>
              <w:spacing w:before="120" w:after="120"/>
              <w:rPr>
                <w:rFonts w:cs="Arial"/>
                <w:sz w:val="18"/>
              </w:rPr>
            </w:pPr>
            <w:r>
              <w:rPr>
                <w:rFonts w:cs="Arial"/>
                <w:sz w:val="18"/>
              </w:rPr>
              <w:t>RE</w:t>
            </w:r>
          </w:p>
        </w:tc>
        <w:tc>
          <w:tcPr>
            <w:tcW w:w="834" w:type="pct"/>
            <w:shd w:val="clear" w:color="auto" w:fill="auto"/>
          </w:tcPr>
          <w:p w14:paraId="25E6F411" w14:textId="77777777" w:rsidR="00FF00AD" w:rsidRPr="00240940" w:rsidRDefault="00FF00AD" w:rsidP="00B131AF">
            <w:pPr>
              <w:spacing w:before="120" w:after="120"/>
              <w:rPr>
                <w:rFonts w:cs="Arial"/>
                <w:sz w:val="18"/>
              </w:rPr>
            </w:pPr>
            <w:r>
              <w:rPr>
                <w:rFonts w:cs="Arial"/>
                <w:sz w:val="18"/>
              </w:rPr>
              <w:t>0, 1</w:t>
            </w:r>
          </w:p>
        </w:tc>
      </w:tr>
      <w:tr w:rsidR="00FF00AD" w:rsidRPr="00240940" w14:paraId="5F9E02CA" w14:textId="77777777" w:rsidTr="00B131AF">
        <w:tc>
          <w:tcPr>
            <w:tcW w:w="1665" w:type="pct"/>
            <w:gridSpan w:val="2"/>
            <w:shd w:val="clear" w:color="auto" w:fill="auto"/>
          </w:tcPr>
          <w:p w14:paraId="0945ED00" w14:textId="77777777" w:rsidR="00FF00AD" w:rsidRPr="00240940" w:rsidRDefault="00FF00AD" w:rsidP="00B131AF">
            <w:pPr>
              <w:spacing w:before="120" w:after="120"/>
              <w:rPr>
                <w:rFonts w:cs="Arial"/>
                <w:sz w:val="18"/>
              </w:rPr>
            </w:pPr>
            <w:r>
              <w:rPr>
                <w:rFonts w:cs="Arial"/>
                <w:sz w:val="18"/>
              </w:rPr>
              <w:t>Survey Date Range</w:t>
            </w:r>
          </w:p>
        </w:tc>
        <w:tc>
          <w:tcPr>
            <w:tcW w:w="834" w:type="pct"/>
            <w:shd w:val="clear" w:color="auto" w:fill="auto"/>
          </w:tcPr>
          <w:p w14:paraId="5AA1C7E7" w14:textId="77777777" w:rsidR="00FF00AD" w:rsidRPr="00240940" w:rsidRDefault="00FF00AD" w:rsidP="00B131AF">
            <w:pPr>
              <w:spacing w:before="120" w:after="120"/>
              <w:rPr>
                <w:rFonts w:cs="Arial"/>
                <w:sz w:val="18"/>
              </w:rPr>
            </w:pPr>
          </w:p>
        </w:tc>
        <w:tc>
          <w:tcPr>
            <w:tcW w:w="1250" w:type="pct"/>
            <w:gridSpan w:val="2"/>
            <w:shd w:val="clear" w:color="auto" w:fill="auto"/>
          </w:tcPr>
          <w:p w14:paraId="0B7EDDE2" w14:textId="77777777" w:rsidR="00FF00AD" w:rsidRPr="00240940" w:rsidRDefault="00FF00AD" w:rsidP="00B131AF">
            <w:pPr>
              <w:spacing w:before="120" w:after="120"/>
              <w:rPr>
                <w:rFonts w:cs="Arial"/>
                <w:sz w:val="18"/>
              </w:rPr>
            </w:pPr>
          </w:p>
        </w:tc>
        <w:tc>
          <w:tcPr>
            <w:tcW w:w="417" w:type="pct"/>
            <w:shd w:val="clear" w:color="auto" w:fill="auto"/>
          </w:tcPr>
          <w:p w14:paraId="1D12EF56" w14:textId="77777777" w:rsidR="00FF00AD" w:rsidRPr="00240940" w:rsidRDefault="00FF00AD" w:rsidP="00B131AF">
            <w:pPr>
              <w:spacing w:before="120" w:after="120"/>
              <w:rPr>
                <w:rFonts w:cs="Arial"/>
                <w:sz w:val="18"/>
              </w:rPr>
            </w:pPr>
            <w:r>
              <w:rPr>
                <w:rFonts w:cs="Arial"/>
                <w:sz w:val="18"/>
              </w:rPr>
              <w:t>C</w:t>
            </w:r>
          </w:p>
        </w:tc>
        <w:tc>
          <w:tcPr>
            <w:tcW w:w="834" w:type="pct"/>
            <w:shd w:val="clear" w:color="auto" w:fill="auto"/>
          </w:tcPr>
          <w:p w14:paraId="7A746D9C" w14:textId="77777777" w:rsidR="00FF00AD" w:rsidRPr="00240940" w:rsidRDefault="00FF00AD" w:rsidP="00B131AF">
            <w:pPr>
              <w:spacing w:before="120" w:after="120"/>
              <w:rPr>
                <w:rFonts w:cs="Arial"/>
                <w:sz w:val="18"/>
              </w:rPr>
            </w:pPr>
            <w:r>
              <w:rPr>
                <w:rFonts w:cs="Arial"/>
                <w:sz w:val="18"/>
              </w:rPr>
              <w:t>0, 1</w:t>
            </w:r>
          </w:p>
        </w:tc>
      </w:tr>
      <w:tr w:rsidR="00FF00AD" w:rsidRPr="00240940" w14:paraId="76184750" w14:textId="77777777" w:rsidTr="00B131AF">
        <w:tc>
          <w:tcPr>
            <w:tcW w:w="1665" w:type="pct"/>
            <w:gridSpan w:val="2"/>
            <w:shd w:val="clear" w:color="auto" w:fill="auto"/>
          </w:tcPr>
          <w:p w14:paraId="4BDDE8CE" w14:textId="77777777" w:rsidR="00FF00AD" w:rsidRPr="00240940" w:rsidRDefault="00FF00AD" w:rsidP="00B131AF">
            <w:pPr>
              <w:spacing w:before="120" w:after="120"/>
              <w:rPr>
                <w:rFonts w:cs="Arial"/>
                <w:sz w:val="18"/>
              </w:rPr>
            </w:pPr>
            <w:r>
              <w:rPr>
                <w:rFonts w:cs="Arial"/>
                <w:sz w:val="18"/>
              </w:rPr>
              <w:t xml:space="preserve">   Date Start</w:t>
            </w:r>
          </w:p>
        </w:tc>
        <w:tc>
          <w:tcPr>
            <w:tcW w:w="834" w:type="pct"/>
            <w:shd w:val="clear" w:color="auto" w:fill="auto"/>
          </w:tcPr>
          <w:p w14:paraId="1B39167B" w14:textId="77777777" w:rsidR="00FF00AD" w:rsidRPr="00240940" w:rsidRDefault="00FF00AD" w:rsidP="00B131AF">
            <w:pPr>
              <w:spacing w:before="120" w:after="120"/>
              <w:rPr>
                <w:rFonts w:cs="Arial"/>
                <w:sz w:val="18"/>
              </w:rPr>
            </w:pPr>
            <w:r>
              <w:rPr>
                <w:rFonts w:cs="Arial"/>
                <w:sz w:val="18"/>
              </w:rPr>
              <w:t>(DATSTA)</w:t>
            </w:r>
          </w:p>
        </w:tc>
        <w:tc>
          <w:tcPr>
            <w:tcW w:w="1250" w:type="pct"/>
            <w:gridSpan w:val="2"/>
            <w:shd w:val="clear" w:color="auto" w:fill="auto"/>
          </w:tcPr>
          <w:p w14:paraId="782038E2" w14:textId="77777777" w:rsidR="00FF00AD" w:rsidRPr="00240940" w:rsidRDefault="00FF00AD" w:rsidP="00B131AF">
            <w:pPr>
              <w:spacing w:before="120" w:after="120"/>
              <w:rPr>
                <w:rFonts w:cs="Arial"/>
                <w:sz w:val="18"/>
              </w:rPr>
            </w:pPr>
          </w:p>
        </w:tc>
        <w:tc>
          <w:tcPr>
            <w:tcW w:w="417" w:type="pct"/>
            <w:shd w:val="clear" w:color="auto" w:fill="auto"/>
          </w:tcPr>
          <w:p w14:paraId="07332BE5" w14:textId="77777777" w:rsidR="00FF00AD" w:rsidRPr="00240940" w:rsidRDefault="00FF00AD" w:rsidP="00B131AF">
            <w:pPr>
              <w:spacing w:before="120" w:after="120"/>
              <w:rPr>
                <w:rFonts w:cs="Arial"/>
                <w:sz w:val="18"/>
              </w:rPr>
            </w:pPr>
            <w:r>
              <w:rPr>
                <w:rFonts w:cs="Arial"/>
                <w:sz w:val="18"/>
              </w:rPr>
              <w:t>(S) TD</w:t>
            </w:r>
          </w:p>
        </w:tc>
        <w:tc>
          <w:tcPr>
            <w:tcW w:w="834" w:type="pct"/>
            <w:shd w:val="clear" w:color="auto" w:fill="auto"/>
          </w:tcPr>
          <w:p w14:paraId="512791FC" w14:textId="77777777" w:rsidR="00FF00AD" w:rsidRPr="00240940" w:rsidRDefault="00FF00AD" w:rsidP="00B131AF">
            <w:pPr>
              <w:spacing w:before="120" w:after="120"/>
              <w:rPr>
                <w:rFonts w:cs="Arial"/>
                <w:sz w:val="18"/>
              </w:rPr>
            </w:pPr>
            <w:r>
              <w:rPr>
                <w:rFonts w:cs="Arial"/>
                <w:sz w:val="18"/>
              </w:rPr>
              <w:t>0, 1</w:t>
            </w:r>
          </w:p>
        </w:tc>
      </w:tr>
      <w:tr w:rsidR="00FF00AD" w:rsidRPr="00240940" w14:paraId="4A5FCD19" w14:textId="77777777" w:rsidTr="00B131AF">
        <w:tc>
          <w:tcPr>
            <w:tcW w:w="1665" w:type="pct"/>
            <w:gridSpan w:val="2"/>
            <w:shd w:val="clear" w:color="auto" w:fill="auto"/>
          </w:tcPr>
          <w:p w14:paraId="1C74AEF1" w14:textId="77777777" w:rsidR="00FF00AD" w:rsidRPr="00240940" w:rsidRDefault="00FF00AD" w:rsidP="00B131AF">
            <w:pPr>
              <w:spacing w:before="120" w:after="120"/>
              <w:rPr>
                <w:rFonts w:cs="Arial"/>
                <w:sz w:val="18"/>
              </w:rPr>
            </w:pPr>
            <w:r>
              <w:rPr>
                <w:rFonts w:cs="Arial"/>
                <w:sz w:val="18"/>
              </w:rPr>
              <w:t xml:space="preserve">   Date End</w:t>
            </w:r>
          </w:p>
        </w:tc>
        <w:tc>
          <w:tcPr>
            <w:tcW w:w="834" w:type="pct"/>
            <w:shd w:val="clear" w:color="auto" w:fill="auto"/>
          </w:tcPr>
          <w:p w14:paraId="4368162A" w14:textId="77777777" w:rsidR="00FF00AD" w:rsidRPr="00240940" w:rsidRDefault="00FF00AD" w:rsidP="00B131AF">
            <w:pPr>
              <w:spacing w:before="120" w:after="120"/>
              <w:rPr>
                <w:rFonts w:cs="Arial"/>
                <w:sz w:val="18"/>
              </w:rPr>
            </w:pPr>
            <w:r>
              <w:rPr>
                <w:rFonts w:cs="Arial"/>
                <w:sz w:val="18"/>
              </w:rPr>
              <w:t>(DATEND)</w:t>
            </w:r>
          </w:p>
        </w:tc>
        <w:tc>
          <w:tcPr>
            <w:tcW w:w="1250" w:type="pct"/>
            <w:gridSpan w:val="2"/>
            <w:shd w:val="clear" w:color="auto" w:fill="auto"/>
          </w:tcPr>
          <w:p w14:paraId="0B270F18" w14:textId="77777777" w:rsidR="00FF00AD" w:rsidRPr="00240940" w:rsidRDefault="00FF00AD" w:rsidP="00B131AF">
            <w:pPr>
              <w:spacing w:before="120" w:after="120"/>
              <w:rPr>
                <w:rFonts w:cs="Arial"/>
                <w:sz w:val="18"/>
              </w:rPr>
            </w:pPr>
          </w:p>
        </w:tc>
        <w:tc>
          <w:tcPr>
            <w:tcW w:w="417" w:type="pct"/>
            <w:shd w:val="clear" w:color="auto" w:fill="auto"/>
          </w:tcPr>
          <w:p w14:paraId="747ACA48" w14:textId="77777777" w:rsidR="00FF00AD" w:rsidRPr="00240940" w:rsidRDefault="00FF00AD" w:rsidP="00B131AF">
            <w:pPr>
              <w:spacing w:before="120" w:after="120"/>
              <w:rPr>
                <w:rFonts w:cs="Arial"/>
                <w:sz w:val="18"/>
              </w:rPr>
            </w:pPr>
            <w:r>
              <w:rPr>
                <w:rFonts w:cs="Arial"/>
                <w:sz w:val="18"/>
              </w:rPr>
              <w:t>(S) TD</w:t>
            </w:r>
          </w:p>
        </w:tc>
        <w:tc>
          <w:tcPr>
            <w:tcW w:w="834" w:type="pct"/>
            <w:shd w:val="clear" w:color="auto" w:fill="auto"/>
          </w:tcPr>
          <w:p w14:paraId="25AF1FB3" w14:textId="77777777" w:rsidR="00FF00AD" w:rsidRPr="00240940" w:rsidRDefault="00FF00AD" w:rsidP="00B131AF">
            <w:pPr>
              <w:spacing w:before="120" w:after="120"/>
              <w:rPr>
                <w:rFonts w:cs="Arial"/>
                <w:sz w:val="18"/>
              </w:rPr>
            </w:pPr>
            <w:r>
              <w:rPr>
                <w:rFonts w:cs="Arial"/>
                <w:sz w:val="18"/>
              </w:rPr>
              <w:t>1, 1</w:t>
            </w:r>
          </w:p>
        </w:tc>
      </w:tr>
      <w:tr w:rsidR="00FF00AD" w:rsidRPr="00240940" w14:paraId="52CF8D42" w14:textId="77777777" w:rsidTr="00B131AF">
        <w:tc>
          <w:tcPr>
            <w:tcW w:w="1665" w:type="pct"/>
            <w:gridSpan w:val="2"/>
            <w:shd w:val="clear" w:color="auto" w:fill="auto"/>
          </w:tcPr>
          <w:p w14:paraId="584C2554" w14:textId="77777777" w:rsidR="00FF00AD" w:rsidRPr="00240940" w:rsidRDefault="00FF00AD" w:rsidP="00B131AF">
            <w:pPr>
              <w:spacing w:before="120" w:after="120"/>
              <w:rPr>
                <w:rFonts w:cs="Arial"/>
                <w:sz w:val="18"/>
              </w:rPr>
            </w:pPr>
            <w:r>
              <w:rPr>
                <w:rFonts w:cs="Arial"/>
                <w:sz w:val="18"/>
              </w:rPr>
              <w:t>Vertical Uncertainty</w:t>
            </w:r>
          </w:p>
        </w:tc>
        <w:tc>
          <w:tcPr>
            <w:tcW w:w="834" w:type="pct"/>
            <w:shd w:val="clear" w:color="auto" w:fill="auto"/>
          </w:tcPr>
          <w:p w14:paraId="7C40DAE8" w14:textId="77777777" w:rsidR="00FF00AD" w:rsidRPr="00240940" w:rsidRDefault="00FF00AD" w:rsidP="00B131AF">
            <w:pPr>
              <w:spacing w:before="120" w:after="120"/>
              <w:rPr>
                <w:rFonts w:cs="Arial"/>
                <w:sz w:val="18"/>
              </w:rPr>
            </w:pPr>
            <w:r>
              <w:rPr>
                <w:rFonts w:cs="Arial"/>
                <w:sz w:val="18"/>
              </w:rPr>
              <w:t>(VERACC)</w:t>
            </w:r>
          </w:p>
        </w:tc>
        <w:tc>
          <w:tcPr>
            <w:tcW w:w="1250" w:type="pct"/>
            <w:gridSpan w:val="2"/>
            <w:shd w:val="clear" w:color="auto" w:fill="auto"/>
          </w:tcPr>
          <w:p w14:paraId="5F1AFCDA" w14:textId="77777777" w:rsidR="00FF00AD" w:rsidRPr="00240940" w:rsidRDefault="00FF00AD" w:rsidP="00B131AF">
            <w:pPr>
              <w:spacing w:before="120" w:after="120"/>
              <w:rPr>
                <w:rFonts w:cs="Arial"/>
                <w:sz w:val="18"/>
              </w:rPr>
            </w:pPr>
          </w:p>
        </w:tc>
        <w:tc>
          <w:tcPr>
            <w:tcW w:w="417" w:type="pct"/>
            <w:shd w:val="clear" w:color="auto" w:fill="auto"/>
          </w:tcPr>
          <w:p w14:paraId="296319BA" w14:textId="77777777" w:rsidR="00FF00AD" w:rsidRPr="00240940" w:rsidRDefault="00FF00AD" w:rsidP="00B131AF">
            <w:pPr>
              <w:spacing w:before="120" w:after="120"/>
              <w:rPr>
                <w:rFonts w:cs="Arial"/>
                <w:sz w:val="18"/>
              </w:rPr>
            </w:pPr>
            <w:r>
              <w:rPr>
                <w:rFonts w:cs="Arial"/>
                <w:sz w:val="18"/>
              </w:rPr>
              <w:t>C</w:t>
            </w:r>
          </w:p>
        </w:tc>
        <w:tc>
          <w:tcPr>
            <w:tcW w:w="834" w:type="pct"/>
            <w:shd w:val="clear" w:color="auto" w:fill="auto"/>
          </w:tcPr>
          <w:p w14:paraId="59DEC8F0" w14:textId="77777777" w:rsidR="00FF00AD" w:rsidRPr="00240940" w:rsidRDefault="00FF00AD" w:rsidP="00B131AF">
            <w:pPr>
              <w:spacing w:before="120" w:after="120"/>
              <w:rPr>
                <w:rFonts w:cs="Arial"/>
                <w:sz w:val="18"/>
              </w:rPr>
            </w:pPr>
            <w:r>
              <w:rPr>
                <w:rFonts w:cs="Arial"/>
                <w:sz w:val="18"/>
              </w:rPr>
              <w:t>0, 1</w:t>
            </w:r>
          </w:p>
        </w:tc>
      </w:tr>
      <w:tr w:rsidR="00FF00AD" w:rsidRPr="00240940" w14:paraId="65B9D409" w14:textId="77777777" w:rsidTr="00B131AF">
        <w:tc>
          <w:tcPr>
            <w:tcW w:w="1665" w:type="pct"/>
            <w:gridSpan w:val="2"/>
            <w:shd w:val="clear" w:color="auto" w:fill="auto"/>
          </w:tcPr>
          <w:p w14:paraId="7F6AF04B" w14:textId="77777777" w:rsidR="00FF00AD" w:rsidRPr="00240940" w:rsidRDefault="00FF00AD" w:rsidP="00B131AF">
            <w:pPr>
              <w:spacing w:before="120" w:after="120"/>
              <w:rPr>
                <w:rFonts w:cs="Arial"/>
                <w:sz w:val="18"/>
              </w:rPr>
            </w:pPr>
            <w:r>
              <w:rPr>
                <w:rFonts w:cs="Arial"/>
                <w:sz w:val="18"/>
              </w:rPr>
              <w:t xml:space="preserve">   Uncertainty Fixed</w:t>
            </w:r>
          </w:p>
        </w:tc>
        <w:tc>
          <w:tcPr>
            <w:tcW w:w="834" w:type="pct"/>
            <w:shd w:val="clear" w:color="auto" w:fill="auto"/>
          </w:tcPr>
          <w:p w14:paraId="44916CD9" w14:textId="77777777" w:rsidR="00FF00AD" w:rsidRDefault="00FF00AD" w:rsidP="00B131AF">
            <w:pPr>
              <w:spacing w:before="120" w:after="120"/>
              <w:rPr>
                <w:rFonts w:cs="Arial"/>
                <w:sz w:val="18"/>
              </w:rPr>
            </w:pPr>
            <w:r>
              <w:rPr>
                <w:rFonts w:cs="Arial"/>
                <w:sz w:val="18"/>
              </w:rPr>
              <w:t>(POSACC)</w:t>
            </w:r>
          </w:p>
          <w:p w14:paraId="1A09A790" w14:textId="77777777" w:rsidR="00FF00AD" w:rsidRDefault="00FF00AD" w:rsidP="00B131AF">
            <w:pPr>
              <w:spacing w:before="120" w:after="120"/>
              <w:rPr>
                <w:rFonts w:cs="Arial"/>
                <w:sz w:val="18"/>
              </w:rPr>
            </w:pPr>
            <w:r>
              <w:rPr>
                <w:rFonts w:cs="Arial"/>
                <w:sz w:val="18"/>
              </w:rPr>
              <w:lastRenderedPageBreak/>
              <w:t>(SOUACC)</w:t>
            </w:r>
          </w:p>
          <w:p w14:paraId="7F6DF3E9" w14:textId="77777777" w:rsidR="00FF00AD" w:rsidRPr="00240940" w:rsidRDefault="00FF00AD" w:rsidP="00B131AF">
            <w:pPr>
              <w:spacing w:before="120" w:after="120"/>
              <w:rPr>
                <w:rFonts w:cs="Arial"/>
                <w:sz w:val="18"/>
              </w:rPr>
            </w:pPr>
            <w:r>
              <w:rPr>
                <w:rFonts w:cs="Arial"/>
                <w:sz w:val="18"/>
              </w:rPr>
              <w:t>(VERACC)</w:t>
            </w:r>
          </w:p>
        </w:tc>
        <w:tc>
          <w:tcPr>
            <w:tcW w:w="1250" w:type="pct"/>
            <w:gridSpan w:val="2"/>
            <w:shd w:val="clear" w:color="auto" w:fill="auto"/>
          </w:tcPr>
          <w:p w14:paraId="38331F1E" w14:textId="77777777" w:rsidR="00FF00AD" w:rsidRPr="00240940" w:rsidRDefault="00FF00AD" w:rsidP="00B131AF">
            <w:pPr>
              <w:spacing w:before="120" w:after="120"/>
              <w:rPr>
                <w:rFonts w:cs="Arial"/>
                <w:sz w:val="18"/>
              </w:rPr>
            </w:pPr>
          </w:p>
        </w:tc>
        <w:tc>
          <w:tcPr>
            <w:tcW w:w="417" w:type="pct"/>
            <w:shd w:val="clear" w:color="auto" w:fill="auto"/>
          </w:tcPr>
          <w:p w14:paraId="1C3D83EA" w14:textId="77777777" w:rsidR="00FF00AD" w:rsidRPr="00240940" w:rsidRDefault="00FF00AD" w:rsidP="00B131AF">
            <w:pPr>
              <w:spacing w:before="120" w:after="120"/>
              <w:rPr>
                <w:rFonts w:cs="Arial"/>
                <w:sz w:val="18"/>
              </w:rPr>
            </w:pPr>
            <w:r>
              <w:rPr>
                <w:rFonts w:cs="Arial"/>
                <w:sz w:val="18"/>
              </w:rPr>
              <w:t>(S) RE</w:t>
            </w:r>
          </w:p>
        </w:tc>
        <w:tc>
          <w:tcPr>
            <w:tcW w:w="834" w:type="pct"/>
            <w:shd w:val="clear" w:color="auto" w:fill="auto"/>
          </w:tcPr>
          <w:p w14:paraId="7EFA5C74" w14:textId="77777777" w:rsidR="00FF00AD" w:rsidRPr="00240940" w:rsidRDefault="00FF00AD" w:rsidP="00B131AF">
            <w:pPr>
              <w:spacing w:before="120" w:after="120"/>
              <w:rPr>
                <w:rFonts w:cs="Arial"/>
                <w:sz w:val="18"/>
              </w:rPr>
            </w:pPr>
            <w:r>
              <w:rPr>
                <w:rFonts w:cs="Arial"/>
                <w:sz w:val="18"/>
              </w:rPr>
              <w:t>1, 1</w:t>
            </w:r>
          </w:p>
        </w:tc>
      </w:tr>
      <w:tr w:rsidR="00FF00AD" w:rsidRPr="00240940" w14:paraId="38E6FD7C" w14:textId="77777777" w:rsidTr="00B131AF">
        <w:tc>
          <w:tcPr>
            <w:tcW w:w="1665" w:type="pct"/>
            <w:gridSpan w:val="2"/>
            <w:shd w:val="clear" w:color="auto" w:fill="auto"/>
          </w:tcPr>
          <w:p w14:paraId="25084DE4" w14:textId="77777777" w:rsidR="00FF00AD" w:rsidRPr="00240940" w:rsidRDefault="00FF00AD" w:rsidP="00B131AF">
            <w:pPr>
              <w:spacing w:before="120" w:after="120"/>
              <w:rPr>
                <w:rFonts w:cs="Arial"/>
                <w:sz w:val="18"/>
              </w:rPr>
            </w:pPr>
            <w:r>
              <w:rPr>
                <w:rFonts w:cs="Arial"/>
                <w:sz w:val="18"/>
              </w:rPr>
              <w:t xml:space="preserve">   Uncertainty Variable Factor</w:t>
            </w:r>
          </w:p>
        </w:tc>
        <w:tc>
          <w:tcPr>
            <w:tcW w:w="834" w:type="pct"/>
            <w:shd w:val="clear" w:color="auto" w:fill="auto"/>
          </w:tcPr>
          <w:p w14:paraId="4AA0D787" w14:textId="77777777" w:rsidR="00FF00AD" w:rsidRPr="00240940" w:rsidRDefault="00FF00AD" w:rsidP="00B131AF">
            <w:pPr>
              <w:spacing w:before="120" w:after="120"/>
              <w:rPr>
                <w:rFonts w:cs="Arial"/>
                <w:sz w:val="18"/>
              </w:rPr>
            </w:pPr>
          </w:p>
        </w:tc>
        <w:tc>
          <w:tcPr>
            <w:tcW w:w="1250" w:type="pct"/>
            <w:gridSpan w:val="2"/>
            <w:shd w:val="clear" w:color="auto" w:fill="auto"/>
          </w:tcPr>
          <w:p w14:paraId="17793C9F" w14:textId="77777777" w:rsidR="00FF00AD" w:rsidRPr="00240940" w:rsidRDefault="00FF00AD" w:rsidP="00B131AF">
            <w:pPr>
              <w:spacing w:before="120" w:after="120"/>
              <w:rPr>
                <w:rFonts w:cs="Arial"/>
                <w:sz w:val="18"/>
              </w:rPr>
            </w:pPr>
          </w:p>
        </w:tc>
        <w:tc>
          <w:tcPr>
            <w:tcW w:w="417" w:type="pct"/>
            <w:shd w:val="clear" w:color="auto" w:fill="auto"/>
          </w:tcPr>
          <w:p w14:paraId="21176CCA" w14:textId="77777777" w:rsidR="00FF00AD" w:rsidRPr="00240940" w:rsidRDefault="00FF00AD" w:rsidP="00B131AF">
            <w:pPr>
              <w:spacing w:before="120" w:after="120"/>
              <w:rPr>
                <w:rFonts w:cs="Arial"/>
                <w:sz w:val="18"/>
              </w:rPr>
            </w:pPr>
            <w:r>
              <w:rPr>
                <w:rFonts w:cs="Arial"/>
                <w:sz w:val="18"/>
              </w:rPr>
              <w:t>(S) RE</w:t>
            </w:r>
          </w:p>
        </w:tc>
        <w:tc>
          <w:tcPr>
            <w:tcW w:w="834" w:type="pct"/>
            <w:shd w:val="clear" w:color="auto" w:fill="auto"/>
          </w:tcPr>
          <w:p w14:paraId="1AB550BC" w14:textId="77777777" w:rsidR="00FF00AD" w:rsidRPr="00240940" w:rsidRDefault="00FF00AD" w:rsidP="00B131AF">
            <w:pPr>
              <w:spacing w:before="120" w:after="120"/>
              <w:rPr>
                <w:rFonts w:cs="Arial"/>
                <w:sz w:val="18"/>
              </w:rPr>
            </w:pPr>
            <w:r>
              <w:rPr>
                <w:rFonts w:cs="Arial"/>
                <w:sz w:val="18"/>
              </w:rPr>
              <w:t>0, 1</w:t>
            </w:r>
          </w:p>
        </w:tc>
      </w:tr>
      <w:tr w:rsidR="00FF00AD" w:rsidRPr="00240940" w14:paraId="32E4AED9" w14:textId="77777777" w:rsidTr="00B131AF">
        <w:tc>
          <w:tcPr>
            <w:tcW w:w="1665" w:type="pct"/>
            <w:gridSpan w:val="2"/>
            <w:shd w:val="clear" w:color="auto" w:fill="auto"/>
          </w:tcPr>
          <w:p w14:paraId="109758F0" w14:textId="77777777" w:rsidR="00FF00AD" w:rsidRPr="00240940" w:rsidRDefault="00FF00AD" w:rsidP="00B131AF">
            <w:pPr>
              <w:spacing w:before="120" w:after="120"/>
              <w:rPr>
                <w:rFonts w:cs="Arial"/>
                <w:sz w:val="18"/>
              </w:rPr>
            </w:pPr>
            <w:r>
              <w:rPr>
                <w:rFonts w:cs="Arial"/>
                <w:sz w:val="18"/>
              </w:rPr>
              <w:t>Information</w:t>
            </w:r>
          </w:p>
        </w:tc>
        <w:tc>
          <w:tcPr>
            <w:tcW w:w="834" w:type="pct"/>
            <w:shd w:val="clear" w:color="auto" w:fill="auto"/>
          </w:tcPr>
          <w:p w14:paraId="193BAF54" w14:textId="77777777" w:rsidR="00FF00AD" w:rsidRPr="00240940" w:rsidRDefault="00FF00AD" w:rsidP="00B131AF">
            <w:pPr>
              <w:spacing w:before="120" w:after="120"/>
              <w:rPr>
                <w:rFonts w:cs="Arial"/>
                <w:sz w:val="18"/>
              </w:rPr>
            </w:pPr>
          </w:p>
        </w:tc>
        <w:tc>
          <w:tcPr>
            <w:tcW w:w="1250" w:type="pct"/>
            <w:gridSpan w:val="2"/>
            <w:shd w:val="clear" w:color="auto" w:fill="auto"/>
          </w:tcPr>
          <w:p w14:paraId="21C1EF93" w14:textId="77777777" w:rsidR="00FF00AD" w:rsidRPr="00240940" w:rsidRDefault="00FF00AD" w:rsidP="00B131AF">
            <w:pPr>
              <w:spacing w:before="120" w:after="120"/>
              <w:rPr>
                <w:rFonts w:cs="Arial"/>
                <w:sz w:val="18"/>
              </w:rPr>
            </w:pPr>
          </w:p>
        </w:tc>
        <w:tc>
          <w:tcPr>
            <w:tcW w:w="417" w:type="pct"/>
            <w:shd w:val="clear" w:color="auto" w:fill="auto"/>
          </w:tcPr>
          <w:p w14:paraId="2810ADE0" w14:textId="77777777" w:rsidR="00FF00AD" w:rsidRPr="00240940" w:rsidRDefault="00FF00AD" w:rsidP="00B131AF">
            <w:pPr>
              <w:spacing w:before="120" w:after="120"/>
              <w:rPr>
                <w:rFonts w:cs="Arial"/>
                <w:sz w:val="18"/>
              </w:rPr>
            </w:pPr>
            <w:r>
              <w:rPr>
                <w:rFonts w:cs="Arial"/>
                <w:sz w:val="18"/>
              </w:rPr>
              <w:t>C</w:t>
            </w:r>
          </w:p>
        </w:tc>
        <w:tc>
          <w:tcPr>
            <w:tcW w:w="834" w:type="pct"/>
            <w:shd w:val="clear" w:color="auto" w:fill="auto"/>
          </w:tcPr>
          <w:p w14:paraId="22EB2B31" w14:textId="77777777" w:rsidR="00FF00AD" w:rsidRPr="00240940" w:rsidRDefault="00FF00AD" w:rsidP="00B131AF">
            <w:pPr>
              <w:spacing w:before="120" w:after="120"/>
              <w:rPr>
                <w:rFonts w:cs="Arial"/>
                <w:sz w:val="18"/>
              </w:rPr>
            </w:pPr>
            <w:r>
              <w:rPr>
                <w:rFonts w:cs="Arial"/>
                <w:sz w:val="18"/>
              </w:rPr>
              <w:t>0, *</w:t>
            </w:r>
          </w:p>
        </w:tc>
      </w:tr>
      <w:tr w:rsidR="00FF00AD" w:rsidRPr="00240940" w14:paraId="4D56229A" w14:textId="77777777" w:rsidTr="00B131AF">
        <w:tc>
          <w:tcPr>
            <w:tcW w:w="1665" w:type="pct"/>
            <w:gridSpan w:val="2"/>
            <w:shd w:val="clear" w:color="auto" w:fill="auto"/>
          </w:tcPr>
          <w:p w14:paraId="0A148F94" w14:textId="77777777" w:rsidR="00FF00AD" w:rsidRPr="00240940" w:rsidRDefault="00FF00AD" w:rsidP="00B131AF">
            <w:pPr>
              <w:spacing w:before="120" w:after="120"/>
              <w:rPr>
                <w:rFonts w:cs="Arial"/>
                <w:sz w:val="18"/>
              </w:rPr>
            </w:pPr>
            <w:r>
              <w:rPr>
                <w:rFonts w:cs="Arial"/>
                <w:sz w:val="18"/>
              </w:rPr>
              <w:t xml:space="preserve">   File Locator</w:t>
            </w:r>
          </w:p>
        </w:tc>
        <w:tc>
          <w:tcPr>
            <w:tcW w:w="834" w:type="pct"/>
            <w:shd w:val="clear" w:color="auto" w:fill="auto"/>
          </w:tcPr>
          <w:p w14:paraId="51D4E4F3" w14:textId="77777777" w:rsidR="00FF00AD" w:rsidRPr="00240940" w:rsidRDefault="00FF00AD" w:rsidP="00B131AF">
            <w:pPr>
              <w:spacing w:before="120" w:after="120"/>
              <w:rPr>
                <w:rFonts w:cs="Arial"/>
                <w:sz w:val="18"/>
              </w:rPr>
            </w:pPr>
          </w:p>
        </w:tc>
        <w:tc>
          <w:tcPr>
            <w:tcW w:w="1250" w:type="pct"/>
            <w:gridSpan w:val="2"/>
            <w:shd w:val="clear" w:color="auto" w:fill="auto"/>
          </w:tcPr>
          <w:p w14:paraId="6F60235A" w14:textId="77777777" w:rsidR="00FF00AD" w:rsidRPr="00240940" w:rsidRDefault="00FF00AD" w:rsidP="00B131AF">
            <w:pPr>
              <w:spacing w:before="120" w:after="120"/>
              <w:rPr>
                <w:rFonts w:cs="Arial"/>
                <w:sz w:val="18"/>
              </w:rPr>
            </w:pPr>
          </w:p>
        </w:tc>
        <w:tc>
          <w:tcPr>
            <w:tcW w:w="417" w:type="pct"/>
            <w:shd w:val="clear" w:color="auto" w:fill="auto"/>
          </w:tcPr>
          <w:p w14:paraId="5639352C" w14:textId="77777777" w:rsidR="00FF00AD" w:rsidRPr="00240940" w:rsidRDefault="00FF00AD" w:rsidP="00B131AF">
            <w:pPr>
              <w:spacing w:before="120" w:after="120"/>
              <w:rPr>
                <w:rFonts w:cs="Arial"/>
                <w:sz w:val="18"/>
              </w:rPr>
            </w:pPr>
            <w:r>
              <w:rPr>
                <w:rFonts w:cs="Arial"/>
                <w:sz w:val="18"/>
              </w:rPr>
              <w:t>(S) TE</w:t>
            </w:r>
          </w:p>
        </w:tc>
        <w:tc>
          <w:tcPr>
            <w:tcW w:w="834" w:type="pct"/>
            <w:shd w:val="clear" w:color="auto" w:fill="auto"/>
          </w:tcPr>
          <w:p w14:paraId="6BB9AE07" w14:textId="77777777" w:rsidR="00FF00AD" w:rsidRPr="00240940" w:rsidRDefault="00FF00AD" w:rsidP="00B131AF">
            <w:pPr>
              <w:spacing w:before="120" w:after="120"/>
              <w:rPr>
                <w:rFonts w:cs="Arial"/>
                <w:sz w:val="18"/>
              </w:rPr>
            </w:pPr>
            <w:r>
              <w:rPr>
                <w:rFonts w:cs="Arial"/>
                <w:sz w:val="18"/>
              </w:rPr>
              <w:t>0, 1</w:t>
            </w:r>
          </w:p>
        </w:tc>
      </w:tr>
      <w:tr w:rsidR="00FF00AD" w:rsidRPr="00240940" w14:paraId="749B4ABF" w14:textId="77777777" w:rsidTr="00B131AF">
        <w:tc>
          <w:tcPr>
            <w:tcW w:w="1665" w:type="pct"/>
            <w:gridSpan w:val="2"/>
            <w:shd w:val="clear" w:color="auto" w:fill="auto"/>
          </w:tcPr>
          <w:p w14:paraId="7C7A42B0" w14:textId="77777777" w:rsidR="00FF00AD" w:rsidRPr="00240940" w:rsidRDefault="00FF00AD" w:rsidP="00B131AF">
            <w:pPr>
              <w:spacing w:before="120" w:after="120"/>
              <w:rPr>
                <w:rFonts w:cs="Arial"/>
                <w:sz w:val="18"/>
              </w:rPr>
            </w:pPr>
            <w:r>
              <w:rPr>
                <w:rFonts w:cs="Arial"/>
                <w:sz w:val="18"/>
              </w:rPr>
              <w:t xml:space="preserve">   File Reference</w:t>
            </w:r>
          </w:p>
        </w:tc>
        <w:tc>
          <w:tcPr>
            <w:tcW w:w="834" w:type="pct"/>
            <w:shd w:val="clear" w:color="auto" w:fill="auto"/>
          </w:tcPr>
          <w:p w14:paraId="795D447B" w14:textId="77777777" w:rsidR="00FF00AD" w:rsidRPr="00240940" w:rsidRDefault="00FF00AD" w:rsidP="00B131AF">
            <w:pPr>
              <w:spacing w:before="120" w:after="120"/>
              <w:rPr>
                <w:rFonts w:cs="Arial"/>
                <w:sz w:val="18"/>
              </w:rPr>
            </w:pPr>
            <w:r>
              <w:rPr>
                <w:rFonts w:cs="Arial"/>
                <w:sz w:val="18"/>
              </w:rPr>
              <w:t>(TXTDSC)</w:t>
            </w:r>
          </w:p>
        </w:tc>
        <w:tc>
          <w:tcPr>
            <w:tcW w:w="1250" w:type="pct"/>
            <w:gridSpan w:val="2"/>
            <w:shd w:val="clear" w:color="auto" w:fill="auto"/>
          </w:tcPr>
          <w:p w14:paraId="0A192E47" w14:textId="77777777" w:rsidR="00FF00AD" w:rsidRPr="00240940" w:rsidRDefault="00FF00AD" w:rsidP="00B131AF">
            <w:pPr>
              <w:spacing w:before="120" w:after="120"/>
              <w:rPr>
                <w:rFonts w:cs="Arial"/>
                <w:sz w:val="18"/>
              </w:rPr>
            </w:pPr>
          </w:p>
        </w:tc>
        <w:tc>
          <w:tcPr>
            <w:tcW w:w="417" w:type="pct"/>
            <w:shd w:val="clear" w:color="auto" w:fill="auto"/>
          </w:tcPr>
          <w:p w14:paraId="03111C8F" w14:textId="77777777" w:rsidR="00FF00AD" w:rsidRPr="00240940" w:rsidRDefault="00FF00AD" w:rsidP="00B131AF">
            <w:pPr>
              <w:spacing w:before="120" w:after="120"/>
              <w:rPr>
                <w:rFonts w:cs="Arial"/>
                <w:sz w:val="18"/>
              </w:rPr>
            </w:pPr>
            <w:r>
              <w:rPr>
                <w:rFonts w:cs="Arial"/>
                <w:sz w:val="18"/>
              </w:rPr>
              <w:t>(S) TE</w:t>
            </w:r>
          </w:p>
        </w:tc>
        <w:tc>
          <w:tcPr>
            <w:tcW w:w="834" w:type="pct"/>
            <w:shd w:val="clear" w:color="auto" w:fill="auto"/>
          </w:tcPr>
          <w:p w14:paraId="4281475B" w14:textId="77777777" w:rsidR="00FF00AD" w:rsidRPr="00240940" w:rsidRDefault="00FF00AD" w:rsidP="00B131AF">
            <w:pPr>
              <w:spacing w:before="120" w:after="120"/>
              <w:rPr>
                <w:rFonts w:cs="Arial"/>
                <w:sz w:val="18"/>
              </w:rPr>
            </w:pPr>
            <w:r>
              <w:rPr>
                <w:rFonts w:cs="Arial"/>
                <w:sz w:val="18"/>
              </w:rPr>
              <w:t>0, 1</w:t>
            </w:r>
          </w:p>
        </w:tc>
      </w:tr>
      <w:tr w:rsidR="00FF00AD" w:rsidRPr="00240940" w14:paraId="7A3D8738" w14:textId="77777777" w:rsidTr="00B131AF">
        <w:tc>
          <w:tcPr>
            <w:tcW w:w="1665" w:type="pct"/>
            <w:gridSpan w:val="2"/>
            <w:shd w:val="clear" w:color="auto" w:fill="auto"/>
          </w:tcPr>
          <w:p w14:paraId="048F6652" w14:textId="77777777" w:rsidR="00FF00AD" w:rsidRPr="00240940" w:rsidRDefault="00FF00AD" w:rsidP="00B131AF">
            <w:pPr>
              <w:spacing w:before="120" w:after="120"/>
              <w:rPr>
                <w:rFonts w:cs="Arial"/>
                <w:sz w:val="18"/>
              </w:rPr>
            </w:pPr>
            <w:r>
              <w:rPr>
                <w:rFonts w:cs="Arial"/>
                <w:sz w:val="18"/>
              </w:rPr>
              <w:t xml:space="preserve">   Headline</w:t>
            </w:r>
          </w:p>
        </w:tc>
        <w:tc>
          <w:tcPr>
            <w:tcW w:w="834" w:type="pct"/>
            <w:shd w:val="clear" w:color="auto" w:fill="auto"/>
          </w:tcPr>
          <w:p w14:paraId="0C54FEAE" w14:textId="77777777" w:rsidR="00FF00AD" w:rsidRPr="00240940" w:rsidRDefault="00FF00AD" w:rsidP="00B131AF">
            <w:pPr>
              <w:spacing w:before="120" w:after="120"/>
              <w:rPr>
                <w:rFonts w:cs="Arial"/>
                <w:sz w:val="18"/>
              </w:rPr>
            </w:pPr>
          </w:p>
        </w:tc>
        <w:tc>
          <w:tcPr>
            <w:tcW w:w="1250" w:type="pct"/>
            <w:gridSpan w:val="2"/>
            <w:shd w:val="clear" w:color="auto" w:fill="auto"/>
          </w:tcPr>
          <w:p w14:paraId="33BB171A" w14:textId="77777777" w:rsidR="00FF00AD" w:rsidRPr="00240940" w:rsidRDefault="00FF00AD" w:rsidP="00B131AF">
            <w:pPr>
              <w:spacing w:before="120" w:after="120"/>
              <w:rPr>
                <w:rFonts w:cs="Arial"/>
                <w:sz w:val="18"/>
              </w:rPr>
            </w:pPr>
          </w:p>
        </w:tc>
        <w:tc>
          <w:tcPr>
            <w:tcW w:w="417" w:type="pct"/>
            <w:shd w:val="clear" w:color="auto" w:fill="auto"/>
          </w:tcPr>
          <w:p w14:paraId="2B721BA2" w14:textId="77777777" w:rsidR="00FF00AD" w:rsidRPr="00240940" w:rsidRDefault="00FF00AD" w:rsidP="00B131AF">
            <w:pPr>
              <w:spacing w:before="120" w:after="120"/>
              <w:rPr>
                <w:rFonts w:cs="Arial"/>
                <w:sz w:val="18"/>
              </w:rPr>
            </w:pPr>
            <w:r>
              <w:rPr>
                <w:rFonts w:cs="Arial"/>
                <w:sz w:val="18"/>
              </w:rPr>
              <w:t>(S) TE</w:t>
            </w:r>
          </w:p>
        </w:tc>
        <w:tc>
          <w:tcPr>
            <w:tcW w:w="834" w:type="pct"/>
            <w:shd w:val="clear" w:color="auto" w:fill="auto"/>
          </w:tcPr>
          <w:p w14:paraId="539AF1DD" w14:textId="77777777" w:rsidR="00FF00AD" w:rsidRPr="00240940" w:rsidRDefault="00FF00AD" w:rsidP="00B131AF">
            <w:pPr>
              <w:spacing w:before="120" w:after="120"/>
              <w:rPr>
                <w:rFonts w:cs="Arial"/>
                <w:sz w:val="18"/>
              </w:rPr>
            </w:pPr>
            <w:r>
              <w:rPr>
                <w:rFonts w:cs="Arial"/>
                <w:sz w:val="18"/>
              </w:rPr>
              <w:t>0, * (ordered)</w:t>
            </w:r>
          </w:p>
        </w:tc>
      </w:tr>
      <w:tr w:rsidR="00FF00AD" w:rsidRPr="00240940" w14:paraId="4525BB6F" w14:textId="77777777" w:rsidTr="00B131AF">
        <w:tc>
          <w:tcPr>
            <w:tcW w:w="1665" w:type="pct"/>
            <w:gridSpan w:val="2"/>
            <w:shd w:val="clear" w:color="auto" w:fill="auto"/>
          </w:tcPr>
          <w:p w14:paraId="25796AAD" w14:textId="77777777" w:rsidR="00FF00AD" w:rsidRPr="00240940" w:rsidRDefault="00FF00AD" w:rsidP="00B131AF">
            <w:pPr>
              <w:spacing w:before="120" w:after="120"/>
              <w:rPr>
                <w:rFonts w:cs="Arial"/>
                <w:sz w:val="18"/>
              </w:rPr>
            </w:pPr>
            <w:r>
              <w:rPr>
                <w:rFonts w:cs="Arial"/>
                <w:sz w:val="18"/>
              </w:rPr>
              <w:t xml:space="preserve">   Language</w:t>
            </w:r>
          </w:p>
        </w:tc>
        <w:tc>
          <w:tcPr>
            <w:tcW w:w="834" w:type="pct"/>
            <w:shd w:val="clear" w:color="auto" w:fill="auto"/>
          </w:tcPr>
          <w:p w14:paraId="3DFE4816" w14:textId="77777777" w:rsidR="00FF00AD" w:rsidRPr="00240940" w:rsidRDefault="00FF00AD" w:rsidP="00B131AF">
            <w:pPr>
              <w:spacing w:before="120" w:after="120"/>
              <w:rPr>
                <w:rFonts w:cs="Arial"/>
                <w:sz w:val="18"/>
              </w:rPr>
            </w:pPr>
          </w:p>
        </w:tc>
        <w:tc>
          <w:tcPr>
            <w:tcW w:w="1250" w:type="pct"/>
            <w:gridSpan w:val="2"/>
            <w:shd w:val="clear" w:color="auto" w:fill="auto"/>
          </w:tcPr>
          <w:p w14:paraId="5F205AA4" w14:textId="77777777" w:rsidR="00FF00AD" w:rsidRPr="00240940" w:rsidRDefault="00FF00AD" w:rsidP="00B131AF">
            <w:pPr>
              <w:spacing w:before="120" w:after="120"/>
              <w:rPr>
                <w:rFonts w:cs="Arial"/>
                <w:sz w:val="18"/>
              </w:rPr>
            </w:pPr>
          </w:p>
        </w:tc>
        <w:tc>
          <w:tcPr>
            <w:tcW w:w="417" w:type="pct"/>
            <w:shd w:val="clear" w:color="auto" w:fill="auto"/>
          </w:tcPr>
          <w:p w14:paraId="77423FEF" w14:textId="77777777" w:rsidR="00FF00AD" w:rsidRPr="00240940" w:rsidRDefault="00FF00AD" w:rsidP="00B131AF">
            <w:pPr>
              <w:spacing w:before="120" w:after="120"/>
              <w:rPr>
                <w:rFonts w:cs="Arial"/>
                <w:sz w:val="18"/>
              </w:rPr>
            </w:pPr>
            <w:r>
              <w:rPr>
                <w:rFonts w:cs="Arial"/>
                <w:sz w:val="18"/>
              </w:rPr>
              <w:t>(S) TE</w:t>
            </w:r>
          </w:p>
        </w:tc>
        <w:tc>
          <w:tcPr>
            <w:tcW w:w="834" w:type="pct"/>
            <w:shd w:val="clear" w:color="auto" w:fill="auto"/>
          </w:tcPr>
          <w:p w14:paraId="439BA56A" w14:textId="77777777" w:rsidR="00FF00AD" w:rsidRPr="00240940" w:rsidRDefault="00FF00AD" w:rsidP="00B131AF">
            <w:pPr>
              <w:spacing w:before="120" w:after="120"/>
              <w:rPr>
                <w:rFonts w:cs="Arial"/>
                <w:sz w:val="18"/>
              </w:rPr>
            </w:pPr>
            <w:r>
              <w:rPr>
                <w:rFonts w:cs="Arial"/>
                <w:sz w:val="18"/>
              </w:rPr>
              <w:t>0, 1</w:t>
            </w:r>
          </w:p>
        </w:tc>
      </w:tr>
      <w:tr w:rsidR="00FF00AD" w:rsidRPr="00240940" w14:paraId="3388DA40" w14:textId="77777777" w:rsidTr="00B131AF">
        <w:tc>
          <w:tcPr>
            <w:tcW w:w="1665" w:type="pct"/>
            <w:gridSpan w:val="2"/>
            <w:shd w:val="clear" w:color="auto" w:fill="auto"/>
          </w:tcPr>
          <w:p w14:paraId="539468B1" w14:textId="77777777" w:rsidR="00FF00AD" w:rsidRPr="00240940" w:rsidRDefault="00FF00AD" w:rsidP="00B131AF">
            <w:pPr>
              <w:spacing w:before="120" w:after="120"/>
              <w:rPr>
                <w:rFonts w:cs="Arial"/>
                <w:sz w:val="18"/>
              </w:rPr>
            </w:pPr>
            <w:r>
              <w:rPr>
                <w:rFonts w:cs="Arial"/>
                <w:sz w:val="18"/>
              </w:rPr>
              <w:t xml:space="preserve">   Text</w:t>
            </w:r>
          </w:p>
        </w:tc>
        <w:tc>
          <w:tcPr>
            <w:tcW w:w="834" w:type="pct"/>
            <w:shd w:val="clear" w:color="auto" w:fill="auto"/>
          </w:tcPr>
          <w:p w14:paraId="7F812032" w14:textId="77777777" w:rsidR="00FF00AD" w:rsidRDefault="00FF00AD" w:rsidP="00B131AF">
            <w:pPr>
              <w:spacing w:before="120" w:after="120"/>
              <w:rPr>
                <w:rFonts w:cs="Arial"/>
                <w:sz w:val="18"/>
              </w:rPr>
            </w:pPr>
            <w:r>
              <w:rPr>
                <w:rFonts w:cs="Arial"/>
                <w:sz w:val="18"/>
              </w:rPr>
              <w:t>(INFORM)</w:t>
            </w:r>
          </w:p>
          <w:p w14:paraId="17BD0C76" w14:textId="77777777" w:rsidR="00FF00AD" w:rsidRPr="00240940" w:rsidRDefault="00FF00AD" w:rsidP="00B131AF">
            <w:pPr>
              <w:spacing w:before="120" w:after="120"/>
              <w:rPr>
                <w:rFonts w:cs="Arial"/>
                <w:sz w:val="18"/>
              </w:rPr>
            </w:pPr>
            <w:r>
              <w:rPr>
                <w:rFonts w:cs="Arial"/>
                <w:sz w:val="18"/>
              </w:rPr>
              <w:t>(NINFOM)</w:t>
            </w:r>
          </w:p>
        </w:tc>
        <w:tc>
          <w:tcPr>
            <w:tcW w:w="1250" w:type="pct"/>
            <w:gridSpan w:val="2"/>
            <w:shd w:val="clear" w:color="auto" w:fill="auto"/>
          </w:tcPr>
          <w:p w14:paraId="4A93CCBB" w14:textId="77777777" w:rsidR="00FF00AD" w:rsidRPr="00240940" w:rsidRDefault="00FF00AD" w:rsidP="00B131AF">
            <w:pPr>
              <w:spacing w:before="120" w:after="120"/>
              <w:rPr>
                <w:rFonts w:cs="Arial"/>
                <w:sz w:val="18"/>
              </w:rPr>
            </w:pPr>
          </w:p>
        </w:tc>
        <w:tc>
          <w:tcPr>
            <w:tcW w:w="417" w:type="pct"/>
            <w:shd w:val="clear" w:color="auto" w:fill="auto"/>
          </w:tcPr>
          <w:p w14:paraId="2321EED0" w14:textId="77777777" w:rsidR="00FF00AD" w:rsidRPr="00240940" w:rsidRDefault="00FF00AD" w:rsidP="00B131AF">
            <w:pPr>
              <w:spacing w:before="120" w:after="120"/>
              <w:rPr>
                <w:rFonts w:cs="Arial"/>
                <w:sz w:val="18"/>
              </w:rPr>
            </w:pPr>
            <w:r>
              <w:rPr>
                <w:rFonts w:cs="Arial"/>
                <w:sz w:val="18"/>
              </w:rPr>
              <w:t>(S) TE</w:t>
            </w:r>
          </w:p>
        </w:tc>
        <w:tc>
          <w:tcPr>
            <w:tcW w:w="834" w:type="pct"/>
            <w:shd w:val="clear" w:color="auto" w:fill="auto"/>
          </w:tcPr>
          <w:p w14:paraId="67D362F9" w14:textId="77777777" w:rsidR="00FF00AD" w:rsidRPr="00240940" w:rsidRDefault="00FF00AD" w:rsidP="00B131AF">
            <w:pPr>
              <w:spacing w:before="120" w:after="120"/>
              <w:rPr>
                <w:rFonts w:cs="Arial"/>
                <w:sz w:val="18"/>
              </w:rPr>
            </w:pPr>
            <w:r>
              <w:rPr>
                <w:rFonts w:cs="Arial"/>
                <w:sz w:val="18"/>
              </w:rPr>
              <w:t>0, 1</w:t>
            </w:r>
          </w:p>
        </w:tc>
      </w:tr>
      <w:tr w:rsidR="00FF00AD" w:rsidRPr="00240940" w14:paraId="523CB59D" w14:textId="77777777" w:rsidTr="00B131AF">
        <w:tc>
          <w:tcPr>
            <w:tcW w:w="5000" w:type="pct"/>
            <w:gridSpan w:val="7"/>
            <w:shd w:val="clear" w:color="auto" w:fill="auto"/>
          </w:tcPr>
          <w:p w14:paraId="2429A364" w14:textId="77777777" w:rsidR="00FF00AD" w:rsidRDefault="00FF00AD" w:rsidP="00B131AF">
            <w:pPr>
              <w:spacing w:before="120" w:after="120"/>
              <w:rPr>
                <w:rFonts w:cs="Arial"/>
              </w:rPr>
            </w:pPr>
            <w:r w:rsidRPr="00240940">
              <w:rPr>
                <w:rFonts w:cs="Arial"/>
                <w:u w:val="single"/>
              </w:rPr>
              <w:t>INT 1 Reference:</w:t>
            </w:r>
            <w:r>
              <w:rPr>
                <w:rFonts w:cs="Arial"/>
                <w:u w:val="single"/>
              </w:rPr>
              <w:t xml:space="preserve"> --</w:t>
            </w:r>
          </w:p>
          <w:p w14:paraId="6C6DFA82" w14:textId="77777777" w:rsidR="00FF00AD" w:rsidRPr="009E3BD8" w:rsidRDefault="00FF00AD" w:rsidP="00AE52BB">
            <w:pPr>
              <w:pStyle w:val="Heading3"/>
              <w:rPr>
                <w:lang w:val="en-AU"/>
              </w:rPr>
            </w:pPr>
            <w:bookmarkStart w:id="646" w:name="_Toc120214381"/>
            <w:r w:rsidRPr="009E3BD8">
              <w:rPr>
                <w:lang w:val="en-AU"/>
              </w:rPr>
              <w:t>Quality of positions</w:t>
            </w:r>
            <w:bookmarkEnd w:id="646"/>
          </w:p>
          <w:p w14:paraId="52303C7F" w14:textId="1B69BD89" w:rsidR="00FF00AD" w:rsidRPr="009E3BD8" w:rsidRDefault="00FF00AD" w:rsidP="00B131AF">
            <w:pPr>
              <w:keepNext/>
              <w:keepLines/>
              <w:tabs>
                <w:tab w:val="left" w:pos="0"/>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theme="minorHAnsi"/>
                <w:lang w:val="en-AU"/>
              </w:rPr>
            </w:pPr>
            <w:r w:rsidRPr="009E3BD8">
              <w:rPr>
                <w:rFonts w:cstheme="minorHAnsi"/>
                <w:lang w:val="en-AU"/>
              </w:rPr>
              <w:t xml:space="preserve">The meta feature </w:t>
            </w:r>
            <w:proofErr w:type="spellStart"/>
            <w:r w:rsidRPr="009E3BD8">
              <w:rPr>
                <w:rFonts w:cstheme="minorHAnsi"/>
                <w:b/>
                <w:lang w:val="en-AU"/>
              </w:rPr>
              <w:t>Quality</w:t>
            </w:r>
            <w:r w:rsidR="0020422B">
              <w:rPr>
                <w:rFonts w:cstheme="minorHAnsi"/>
                <w:b/>
                <w:lang w:val="en-AU"/>
              </w:rPr>
              <w:t>O</w:t>
            </w:r>
            <w:r w:rsidRPr="009E3BD8">
              <w:rPr>
                <w:rFonts w:cstheme="minorHAnsi"/>
                <w:b/>
                <w:lang w:val="en-AU"/>
              </w:rPr>
              <w:t>fNon</w:t>
            </w:r>
            <w:ins w:id="647" w:author="Raphael Malyankar" w:date="2023-01-11T14:19:00Z">
              <w:r w:rsidR="00113AD3">
                <w:rPr>
                  <w:rFonts w:cstheme="minorHAnsi"/>
                  <w:b/>
                  <w:lang w:val="en-AU"/>
                </w:rPr>
                <w:t>B</w:t>
              </w:r>
            </w:ins>
            <w:del w:id="648" w:author="Raphael Malyankar" w:date="2023-01-11T14:19:00Z">
              <w:r w:rsidRPr="009E3BD8" w:rsidDel="00113AD3">
                <w:rPr>
                  <w:rFonts w:cstheme="minorHAnsi"/>
                  <w:b/>
                  <w:lang w:val="en-AU"/>
                </w:rPr>
                <w:delText>b</w:delText>
              </w:r>
            </w:del>
            <w:r w:rsidRPr="009E3BD8">
              <w:rPr>
                <w:rFonts w:cstheme="minorHAnsi"/>
                <w:b/>
                <w:lang w:val="en-AU"/>
              </w:rPr>
              <w:t>athymetricData</w:t>
            </w:r>
            <w:proofErr w:type="spellEnd"/>
            <w:r w:rsidRPr="009E3BD8">
              <w:rPr>
                <w:rFonts w:cstheme="minorHAnsi"/>
                <w:lang w:val="en-AU"/>
              </w:rPr>
              <w:t xml:space="preserve"> may be used to provide an indication of the overall uncertainty of position for all non-bathymetric features.  It must not be used to provide the uncertainty of bathymetric information.</w:t>
            </w:r>
          </w:p>
          <w:p w14:paraId="1F8DA3F0" w14:textId="0862143B" w:rsidR="00FF00AD" w:rsidRPr="009E3BD8" w:rsidRDefault="00FF00AD" w:rsidP="00B131AF">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theme="minorHAnsi"/>
                <w:lang w:val="en-AU"/>
              </w:rPr>
            </w:pPr>
            <w:r w:rsidRPr="009E3BD8">
              <w:rPr>
                <w:rFonts w:cstheme="minorHAnsi"/>
                <w:lang w:val="en-AU"/>
              </w:rPr>
              <w:t xml:space="preserve">The attribute </w:t>
            </w:r>
            <w:proofErr w:type="spellStart"/>
            <w:r w:rsidRPr="002154A2">
              <w:rPr>
                <w:rFonts w:cstheme="minorHAnsi"/>
                <w:bCs/>
                <w:i/>
                <w:iCs/>
                <w:lang w:val="en-AU"/>
              </w:rPr>
              <w:t>horizontal</w:t>
            </w:r>
            <w:r w:rsidR="0020422B" w:rsidRPr="002154A2">
              <w:rPr>
                <w:rFonts w:cstheme="minorHAnsi"/>
                <w:bCs/>
                <w:i/>
                <w:iCs/>
                <w:lang w:val="en-AU"/>
              </w:rPr>
              <w:t>P</w:t>
            </w:r>
            <w:r w:rsidRPr="002154A2">
              <w:rPr>
                <w:rFonts w:cstheme="minorHAnsi"/>
                <w:bCs/>
                <w:i/>
                <w:iCs/>
                <w:lang w:val="en-AU"/>
              </w:rPr>
              <w:t>osition</w:t>
            </w:r>
            <w:r w:rsidR="0020422B" w:rsidRPr="002154A2">
              <w:rPr>
                <w:rFonts w:cstheme="minorHAnsi"/>
                <w:bCs/>
                <w:i/>
                <w:iCs/>
                <w:lang w:val="en-AU"/>
              </w:rPr>
              <w:t>U</w:t>
            </w:r>
            <w:r w:rsidRPr="002154A2">
              <w:rPr>
                <w:rFonts w:cstheme="minorHAnsi"/>
                <w:bCs/>
                <w:i/>
                <w:iCs/>
                <w:lang w:val="en-AU"/>
              </w:rPr>
              <w:t>ncertainty</w:t>
            </w:r>
            <w:proofErr w:type="spellEnd"/>
            <w:r w:rsidRPr="009E3BD8">
              <w:rPr>
                <w:rFonts w:cstheme="minorHAnsi"/>
                <w:lang w:val="en-AU"/>
              </w:rPr>
              <w:t xml:space="preserve"> may be applied to any spatial type, in order to qualify the location of a feature.</w:t>
            </w:r>
          </w:p>
          <w:p w14:paraId="17D6F2D3" w14:textId="05F2ADBB" w:rsidR="00FF00AD" w:rsidRPr="009E3BD8" w:rsidRDefault="0020422B" w:rsidP="00B131AF">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theme="minorHAnsi"/>
                <w:lang w:val="en-AU"/>
              </w:rPr>
            </w:pPr>
            <w:r w:rsidRPr="002154A2">
              <w:rPr>
                <w:rFonts w:cstheme="minorHAnsi"/>
                <w:bCs/>
                <w:lang w:val="en-AU"/>
              </w:rPr>
              <w:t>The attributes</w:t>
            </w:r>
            <w:r>
              <w:rPr>
                <w:rFonts w:cstheme="minorHAnsi"/>
                <w:b/>
                <w:lang w:val="en-AU"/>
              </w:rPr>
              <w:t xml:space="preserve"> </w:t>
            </w:r>
            <w:proofErr w:type="spellStart"/>
            <w:r w:rsidR="002154A2" w:rsidRPr="002154A2">
              <w:rPr>
                <w:rFonts w:cstheme="minorHAnsi"/>
                <w:bCs/>
                <w:i/>
                <w:iCs/>
                <w:lang w:val="en-AU"/>
              </w:rPr>
              <w:t>h</w:t>
            </w:r>
            <w:r w:rsidR="00FF00AD" w:rsidRPr="002154A2">
              <w:rPr>
                <w:rFonts w:cstheme="minorHAnsi"/>
                <w:bCs/>
                <w:i/>
                <w:iCs/>
                <w:lang w:val="en-AU"/>
              </w:rPr>
              <w:t>orizontal</w:t>
            </w:r>
            <w:r w:rsidRPr="002154A2">
              <w:rPr>
                <w:rFonts w:cstheme="minorHAnsi"/>
                <w:bCs/>
                <w:i/>
                <w:iCs/>
                <w:lang w:val="en-AU"/>
              </w:rPr>
              <w:t>DistanceUncertainty</w:t>
            </w:r>
            <w:proofErr w:type="spellEnd"/>
            <w:r w:rsidRPr="009E3BD8">
              <w:rPr>
                <w:rFonts w:cstheme="minorHAnsi"/>
                <w:lang w:val="en-AU"/>
              </w:rPr>
              <w:t xml:space="preserve"> </w:t>
            </w:r>
            <w:r w:rsidR="00FF00AD" w:rsidRPr="009E3BD8">
              <w:rPr>
                <w:rFonts w:cstheme="minorHAnsi"/>
                <w:lang w:val="en-AU"/>
              </w:rPr>
              <w:t xml:space="preserve">and </w:t>
            </w:r>
            <w:proofErr w:type="spellStart"/>
            <w:r w:rsidR="00FF00AD" w:rsidRPr="002154A2">
              <w:rPr>
                <w:rFonts w:cstheme="minorHAnsi"/>
                <w:bCs/>
                <w:i/>
                <w:iCs/>
                <w:lang w:val="en-AU"/>
              </w:rPr>
              <w:t>horizontal</w:t>
            </w:r>
            <w:r w:rsidR="002154A2" w:rsidRPr="002154A2">
              <w:rPr>
                <w:rFonts w:cstheme="minorHAnsi"/>
                <w:bCs/>
                <w:i/>
                <w:iCs/>
                <w:lang w:val="en-AU"/>
              </w:rPr>
              <w:t>P</w:t>
            </w:r>
            <w:r w:rsidR="00FF00AD" w:rsidRPr="002154A2">
              <w:rPr>
                <w:rFonts w:cstheme="minorHAnsi"/>
                <w:bCs/>
                <w:i/>
                <w:iCs/>
                <w:lang w:val="en-AU"/>
              </w:rPr>
              <w:t>osition</w:t>
            </w:r>
            <w:r w:rsidR="002154A2" w:rsidRPr="002154A2">
              <w:rPr>
                <w:rFonts w:cstheme="minorHAnsi"/>
                <w:bCs/>
                <w:i/>
                <w:iCs/>
                <w:lang w:val="en-AU"/>
              </w:rPr>
              <w:t>U</w:t>
            </w:r>
            <w:r w:rsidR="00FF00AD" w:rsidRPr="002154A2">
              <w:rPr>
                <w:rFonts w:cstheme="minorHAnsi"/>
                <w:bCs/>
                <w:i/>
                <w:iCs/>
                <w:lang w:val="en-AU"/>
              </w:rPr>
              <w:t>ncertainty</w:t>
            </w:r>
            <w:proofErr w:type="spellEnd"/>
            <w:r w:rsidR="00FF00AD" w:rsidRPr="009E3BD8">
              <w:rPr>
                <w:rFonts w:cstheme="minorHAnsi"/>
                <w:lang w:val="en-AU"/>
              </w:rPr>
              <w:t xml:space="preserve"> must not be applied to the spatial type of any geo feature if they are identical to the </w:t>
            </w:r>
            <w:proofErr w:type="spellStart"/>
            <w:r w:rsidR="00FF00AD" w:rsidRPr="002154A2">
              <w:rPr>
                <w:rFonts w:cstheme="minorHAnsi"/>
                <w:bCs/>
                <w:i/>
                <w:iCs/>
                <w:lang w:val="en-AU"/>
              </w:rPr>
              <w:t>horizontal</w:t>
            </w:r>
            <w:r w:rsidR="002154A2" w:rsidRPr="002154A2">
              <w:rPr>
                <w:rFonts w:cstheme="minorHAnsi"/>
                <w:bCs/>
                <w:i/>
                <w:iCs/>
                <w:lang w:val="en-AU"/>
              </w:rPr>
              <w:t>D</w:t>
            </w:r>
            <w:r w:rsidR="00FF00AD" w:rsidRPr="002154A2">
              <w:rPr>
                <w:rFonts w:cstheme="minorHAnsi"/>
                <w:bCs/>
                <w:i/>
                <w:iCs/>
                <w:lang w:val="en-AU"/>
              </w:rPr>
              <w:t>istance</w:t>
            </w:r>
            <w:r w:rsidR="002154A2" w:rsidRPr="002154A2">
              <w:rPr>
                <w:rFonts w:cstheme="minorHAnsi"/>
                <w:bCs/>
                <w:i/>
                <w:iCs/>
                <w:lang w:val="en-AU"/>
              </w:rPr>
              <w:t>U</w:t>
            </w:r>
            <w:r w:rsidR="00FF00AD" w:rsidRPr="002154A2">
              <w:rPr>
                <w:rFonts w:cstheme="minorHAnsi"/>
                <w:bCs/>
                <w:i/>
                <w:iCs/>
                <w:lang w:val="en-AU"/>
              </w:rPr>
              <w:t>ncertainty</w:t>
            </w:r>
            <w:proofErr w:type="spellEnd"/>
            <w:r w:rsidR="00FF00AD" w:rsidRPr="009E3BD8">
              <w:rPr>
                <w:rFonts w:cstheme="minorHAnsi"/>
                <w:b/>
                <w:lang w:val="en-AU"/>
              </w:rPr>
              <w:t xml:space="preserve"> </w:t>
            </w:r>
            <w:r w:rsidR="00FF00AD" w:rsidRPr="009E3BD8">
              <w:rPr>
                <w:rFonts w:cstheme="minorHAnsi"/>
                <w:lang w:val="en-AU"/>
              </w:rPr>
              <w:t xml:space="preserve">and </w:t>
            </w:r>
            <w:proofErr w:type="spellStart"/>
            <w:r w:rsidR="002154A2" w:rsidRPr="002154A2">
              <w:rPr>
                <w:rFonts w:cstheme="minorHAnsi"/>
                <w:i/>
                <w:iCs/>
                <w:lang w:val="en-AU"/>
              </w:rPr>
              <w:t>horizontalP</w:t>
            </w:r>
            <w:r w:rsidR="00FF00AD" w:rsidRPr="002154A2">
              <w:rPr>
                <w:rFonts w:cstheme="minorHAnsi"/>
                <w:i/>
                <w:iCs/>
                <w:lang w:val="en-AU"/>
              </w:rPr>
              <w:t>osition</w:t>
            </w:r>
            <w:r w:rsidR="002154A2" w:rsidRPr="002154A2">
              <w:rPr>
                <w:rFonts w:cstheme="minorHAnsi"/>
                <w:i/>
                <w:iCs/>
                <w:lang w:val="en-AU"/>
              </w:rPr>
              <w:t>U</w:t>
            </w:r>
            <w:r w:rsidR="00FF00AD" w:rsidRPr="002154A2">
              <w:rPr>
                <w:rFonts w:cstheme="minorHAnsi"/>
                <w:i/>
                <w:iCs/>
                <w:lang w:val="en-AU"/>
              </w:rPr>
              <w:t>ncertainty</w:t>
            </w:r>
            <w:proofErr w:type="spellEnd"/>
            <w:r w:rsidR="00FF00AD" w:rsidRPr="009E3BD8">
              <w:rPr>
                <w:rFonts w:cstheme="minorHAnsi"/>
                <w:lang w:val="en-AU"/>
              </w:rPr>
              <w:t xml:space="preserve"> values of the underlying meta feature.</w:t>
            </w:r>
          </w:p>
          <w:p w14:paraId="2C2E4AD1" w14:textId="7DE69427" w:rsidR="00FF00AD" w:rsidRPr="009E3BD8" w:rsidRDefault="00FF00AD" w:rsidP="00B131AF">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theme="minorHAnsi"/>
                <w:lang w:val="en-AU"/>
              </w:rPr>
            </w:pPr>
            <w:r w:rsidRPr="002154A2">
              <w:rPr>
                <w:rFonts w:cstheme="minorHAnsi"/>
                <w:bCs/>
                <w:lang w:val="en-AU"/>
              </w:rPr>
              <w:t>Position uncertainty</w:t>
            </w:r>
            <w:r w:rsidRPr="009E3BD8">
              <w:rPr>
                <w:rFonts w:cstheme="minorHAnsi"/>
                <w:lang w:val="en-AU"/>
              </w:rPr>
              <w:t xml:space="preserve"> on the </w:t>
            </w:r>
            <w:proofErr w:type="spellStart"/>
            <w:r w:rsidR="002154A2" w:rsidRPr="009E3BD8">
              <w:rPr>
                <w:rFonts w:cstheme="minorHAnsi"/>
                <w:b/>
                <w:lang w:val="en-AU"/>
              </w:rPr>
              <w:t>Quality</w:t>
            </w:r>
            <w:r w:rsidR="002154A2">
              <w:rPr>
                <w:rFonts w:cstheme="minorHAnsi"/>
                <w:b/>
                <w:lang w:val="en-AU"/>
              </w:rPr>
              <w:t>O</w:t>
            </w:r>
            <w:r w:rsidR="002154A2" w:rsidRPr="009E3BD8">
              <w:rPr>
                <w:rFonts w:cstheme="minorHAnsi"/>
                <w:b/>
                <w:lang w:val="en-AU"/>
              </w:rPr>
              <w:t>fNon</w:t>
            </w:r>
            <w:ins w:id="649" w:author="Raphael Malyankar" w:date="2023-01-11T14:19:00Z">
              <w:r w:rsidR="00113AD3">
                <w:rPr>
                  <w:rFonts w:cstheme="minorHAnsi"/>
                  <w:b/>
                  <w:lang w:val="en-AU"/>
                </w:rPr>
                <w:t>B</w:t>
              </w:r>
            </w:ins>
            <w:del w:id="650" w:author="Raphael Malyankar" w:date="2023-01-11T14:19:00Z">
              <w:r w:rsidR="002154A2" w:rsidRPr="009E3BD8" w:rsidDel="00113AD3">
                <w:rPr>
                  <w:rFonts w:cstheme="minorHAnsi"/>
                  <w:b/>
                  <w:lang w:val="en-AU"/>
                </w:rPr>
                <w:delText>b</w:delText>
              </w:r>
            </w:del>
            <w:r w:rsidR="002154A2" w:rsidRPr="009E3BD8">
              <w:rPr>
                <w:rFonts w:cstheme="minorHAnsi"/>
                <w:b/>
                <w:lang w:val="en-AU"/>
              </w:rPr>
              <w:t>athymetricData</w:t>
            </w:r>
            <w:proofErr w:type="spellEnd"/>
            <w:r w:rsidR="002154A2" w:rsidRPr="009E3BD8">
              <w:rPr>
                <w:rFonts w:cstheme="minorHAnsi"/>
                <w:lang w:val="en-AU"/>
              </w:rPr>
              <w:t xml:space="preserve"> </w:t>
            </w:r>
            <w:r w:rsidRPr="009E3BD8">
              <w:rPr>
                <w:rFonts w:cstheme="minorHAnsi"/>
                <w:lang w:val="en-AU"/>
              </w:rPr>
              <w:t xml:space="preserve">applies to non-bathymetric data situated within the area, while </w:t>
            </w:r>
            <w:r w:rsidRPr="002154A2">
              <w:rPr>
                <w:rFonts w:cstheme="minorHAnsi"/>
                <w:bCs/>
                <w:lang w:val="en-AU"/>
              </w:rPr>
              <w:t>position uncertainty</w:t>
            </w:r>
            <w:r w:rsidRPr="009E3BD8">
              <w:rPr>
                <w:rFonts w:cstheme="minorHAnsi"/>
                <w:lang w:val="en-AU"/>
              </w:rPr>
              <w:t xml:space="preserve"> on the associated spatial types qualifies the location of the </w:t>
            </w:r>
            <w:proofErr w:type="spellStart"/>
            <w:r w:rsidR="002154A2" w:rsidRPr="009E3BD8">
              <w:rPr>
                <w:rFonts w:cstheme="minorHAnsi"/>
                <w:b/>
                <w:lang w:val="en-AU"/>
              </w:rPr>
              <w:t>Quality</w:t>
            </w:r>
            <w:r w:rsidR="002154A2">
              <w:rPr>
                <w:rFonts w:cstheme="minorHAnsi"/>
                <w:b/>
                <w:lang w:val="en-AU"/>
              </w:rPr>
              <w:t>O</w:t>
            </w:r>
            <w:r w:rsidR="002154A2" w:rsidRPr="009E3BD8">
              <w:rPr>
                <w:rFonts w:cstheme="minorHAnsi"/>
                <w:b/>
                <w:lang w:val="en-AU"/>
              </w:rPr>
              <w:t>fNon</w:t>
            </w:r>
            <w:ins w:id="651" w:author="Raphael Malyankar" w:date="2023-01-11T14:19:00Z">
              <w:r w:rsidR="00113AD3">
                <w:rPr>
                  <w:rFonts w:cstheme="minorHAnsi"/>
                  <w:b/>
                  <w:lang w:val="en-AU"/>
                </w:rPr>
                <w:t>B</w:t>
              </w:r>
            </w:ins>
            <w:del w:id="652" w:author="Raphael Malyankar" w:date="2023-01-11T14:19:00Z">
              <w:r w:rsidR="002154A2" w:rsidRPr="009E3BD8" w:rsidDel="00113AD3">
                <w:rPr>
                  <w:rFonts w:cstheme="minorHAnsi"/>
                  <w:b/>
                  <w:lang w:val="en-AU"/>
                </w:rPr>
                <w:delText>b</w:delText>
              </w:r>
            </w:del>
            <w:r w:rsidR="002154A2" w:rsidRPr="009E3BD8">
              <w:rPr>
                <w:rFonts w:cstheme="minorHAnsi"/>
                <w:b/>
                <w:lang w:val="en-AU"/>
              </w:rPr>
              <w:t>athymetricData</w:t>
            </w:r>
            <w:proofErr w:type="spellEnd"/>
            <w:r w:rsidR="002154A2" w:rsidRPr="009E3BD8">
              <w:rPr>
                <w:rFonts w:cstheme="minorHAnsi"/>
                <w:lang w:val="en-AU"/>
              </w:rPr>
              <w:t xml:space="preserve"> </w:t>
            </w:r>
            <w:r w:rsidRPr="009E3BD8">
              <w:rPr>
                <w:rFonts w:cstheme="minorHAnsi"/>
                <w:lang w:val="en-AU"/>
              </w:rPr>
              <w:t>feature itself.</w:t>
            </w:r>
          </w:p>
          <w:p w14:paraId="06F8F651" w14:textId="77777777" w:rsidR="00FF00AD" w:rsidRDefault="00FF00AD" w:rsidP="00B131AF">
            <w:pPr>
              <w:spacing w:before="120" w:after="120"/>
              <w:rPr>
                <w:rFonts w:cs="Arial"/>
              </w:rPr>
            </w:pPr>
          </w:p>
          <w:p w14:paraId="180E325B" w14:textId="77777777" w:rsidR="00FF00AD" w:rsidRDefault="00FF00AD" w:rsidP="00B131AF">
            <w:pPr>
              <w:spacing w:before="120" w:after="120"/>
              <w:rPr>
                <w:rFonts w:cs="Arial"/>
              </w:rPr>
            </w:pPr>
            <w:r w:rsidRPr="00240940">
              <w:rPr>
                <w:rFonts w:cs="Arial"/>
                <w:u w:val="single"/>
              </w:rPr>
              <w:t>Remarks:</w:t>
            </w:r>
          </w:p>
          <w:p w14:paraId="73AE97FC" w14:textId="77777777" w:rsidR="00FF00AD" w:rsidRDefault="00FF00AD" w:rsidP="00B131AF">
            <w:pPr>
              <w:spacing w:before="120" w:after="120"/>
              <w:rPr>
                <w:rFonts w:cs="Arial"/>
              </w:rPr>
            </w:pPr>
          </w:p>
          <w:p w14:paraId="0C0990F7" w14:textId="77777777" w:rsidR="00FF00AD" w:rsidRDefault="00FF00AD" w:rsidP="00B131AF">
            <w:pPr>
              <w:spacing w:before="120" w:after="120"/>
              <w:rPr>
                <w:rFonts w:cs="Arial"/>
              </w:rPr>
            </w:pPr>
            <w:r w:rsidRPr="00240940">
              <w:rPr>
                <w:rFonts w:cs="Arial"/>
                <w:u w:val="single"/>
              </w:rPr>
              <w:t>Distinction:</w:t>
            </w:r>
          </w:p>
          <w:p w14:paraId="660B154A" w14:textId="77777777" w:rsidR="00FF00AD" w:rsidRPr="00240940" w:rsidRDefault="00FF00AD" w:rsidP="00B131AF">
            <w:pPr>
              <w:spacing w:before="120" w:after="120"/>
              <w:rPr>
                <w:rFonts w:cs="Arial"/>
              </w:rPr>
            </w:pPr>
          </w:p>
        </w:tc>
      </w:tr>
    </w:tbl>
    <w:p w14:paraId="7E1019EE" w14:textId="77777777" w:rsidR="00FF00AD" w:rsidRDefault="00FF00AD" w:rsidP="00FF00AD">
      <w:pPr>
        <w:spacing w:before="240"/>
      </w:pPr>
    </w:p>
    <w:p w14:paraId="4ABFADC1" w14:textId="77777777" w:rsidR="00FF00AD" w:rsidRDefault="00FF00AD" w:rsidP="00FF00AD">
      <w:r>
        <w:br w:type="page"/>
      </w:r>
    </w:p>
    <w:p w14:paraId="3679AD57" w14:textId="77777777" w:rsidR="00FF00AD" w:rsidRDefault="00FF00AD" w:rsidP="00716062">
      <w:pPr>
        <w:pStyle w:val="Heading2"/>
      </w:pPr>
      <w:bookmarkStart w:id="653" w:name="_Toc120214382"/>
      <w:r w:rsidRPr="00240940">
        <w:lastRenderedPageBreak/>
        <w:t>Sounding Datum</w:t>
      </w:r>
      <w:bookmarkEnd w:id="6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2"/>
        <w:gridCol w:w="750"/>
        <w:gridCol w:w="1504"/>
        <w:gridCol w:w="752"/>
        <w:gridCol w:w="1502"/>
        <w:gridCol w:w="752"/>
        <w:gridCol w:w="1504"/>
      </w:tblGrid>
      <w:tr w:rsidR="00FF00AD" w:rsidRPr="00240940" w14:paraId="7687E975" w14:textId="77777777" w:rsidTr="00B131AF">
        <w:tc>
          <w:tcPr>
            <w:tcW w:w="5000" w:type="pct"/>
            <w:gridSpan w:val="7"/>
            <w:shd w:val="clear" w:color="auto" w:fill="auto"/>
          </w:tcPr>
          <w:p w14:paraId="74FBAF7B" w14:textId="77777777" w:rsidR="00FF00AD" w:rsidRPr="00240940" w:rsidRDefault="00FF00AD" w:rsidP="00B131AF">
            <w:pPr>
              <w:spacing w:before="120" w:after="120"/>
              <w:rPr>
                <w:rFonts w:cs="Arial"/>
              </w:rPr>
            </w:pPr>
            <w:r w:rsidRPr="00240940">
              <w:rPr>
                <w:rFonts w:cs="Arial"/>
                <w:u w:val="single"/>
              </w:rPr>
              <w:t>IHO Definition:</w:t>
            </w:r>
            <w:r>
              <w:rPr>
                <w:rFonts w:cs="Arial"/>
              </w:rPr>
              <w:t xml:space="preserve"> The horizontal plane or tidal datum to which soundings have been reduced. Also called datum for sounding reduction.</w:t>
            </w:r>
          </w:p>
        </w:tc>
      </w:tr>
      <w:tr w:rsidR="00FF00AD" w:rsidRPr="00240940" w14:paraId="39B7A6B2" w14:textId="77777777" w:rsidTr="00B131AF">
        <w:tc>
          <w:tcPr>
            <w:tcW w:w="5000" w:type="pct"/>
            <w:gridSpan w:val="7"/>
            <w:shd w:val="clear" w:color="auto" w:fill="auto"/>
          </w:tcPr>
          <w:p w14:paraId="57141D5F" w14:textId="2CE3673E" w:rsidR="00FF00AD" w:rsidRPr="00240940" w:rsidRDefault="00FF00AD" w:rsidP="00B131AF">
            <w:pPr>
              <w:spacing w:before="120" w:after="120"/>
              <w:rPr>
                <w:rFonts w:cs="Arial"/>
                <w:b/>
              </w:rPr>
            </w:pPr>
            <w:r w:rsidRPr="00240940">
              <w:rPr>
                <w:rFonts w:cs="Arial"/>
                <w:b/>
                <w:u w:val="single"/>
              </w:rPr>
              <w:t>S-10x Metadata Feature:</w:t>
            </w:r>
            <w:r>
              <w:rPr>
                <w:rFonts w:cs="Arial"/>
                <w:b/>
              </w:rPr>
              <w:t xml:space="preserve"> </w:t>
            </w:r>
            <w:proofErr w:type="spellStart"/>
            <w:r>
              <w:rPr>
                <w:rFonts w:cs="Arial"/>
                <w:b/>
              </w:rPr>
              <w:t>SoundingDatum</w:t>
            </w:r>
            <w:proofErr w:type="spellEnd"/>
            <w:r>
              <w:rPr>
                <w:rFonts w:cs="Arial"/>
                <w:b/>
              </w:rPr>
              <w:t xml:space="preserve"> (M_SDAT)</w:t>
            </w:r>
          </w:p>
        </w:tc>
      </w:tr>
      <w:tr w:rsidR="00FF00AD" w:rsidRPr="00240940" w14:paraId="14C0A5D3" w14:textId="77777777" w:rsidTr="00B131AF">
        <w:tc>
          <w:tcPr>
            <w:tcW w:w="5000" w:type="pct"/>
            <w:gridSpan w:val="7"/>
            <w:shd w:val="clear" w:color="auto" w:fill="auto"/>
          </w:tcPr>
          <w:p w14:paraId="5582C4B1" w14:textId="77777777" w:rsidR="00FF00AD" w:rsidRPr="00240940" w:rsidRDefault="00FF00AD" w:rsidP="00B131AF">
            <w:pPr>
              <w:spacing w:before="120" w:after="120"/>
              <w:rPr>
                <w:rFonts w:cs="Arial"/>
                <w:b/>
              </w:rPr>
            </w:pPr>
            <w:r w:rsidRPr="00240940">
              <w:rPr>
                <w:rFonts w:cs="Arial"/>
                <w:b/>
                <w:u w:val="single"/>
              </w:rPr>
              <w:t>Super Type:</w:t>
            </w:r>
            <w:r>
              <w:rPr>
                <w:rFonts w:cs="Arial"/>
                <w:b/>
              </w:rPr>
              <w:t xml:space="preserve"> </w:t>
            </w:r>
          </w:p>
        </w:tc>
      </w:tr>
      <w:tr w:rsidR="00FF00AD" w:rsidRPr="00240940" w14:paraId="322D0F56" w14:textId="77777777" w:rsidTr="00B131AF">
        <w:tc>
          <w:tcPr>
            <w:tcW w:w="5000" w:type="pct"/>
            <w:gridSpan w:val="7"/>
            <w:shd w:val="clear" w:color="auto" w:fill="auto"/>
          </w:tcPr>
          <w:p w14:paraId="3DA65C3B" w14:textId="77777777" w:rsidR="00FF00AD" w:rsidRPr="00240940" w:rsidRDefault="00FF00AD" w:rsidP="00B131AF">
            <w:pPr>
              <w:spacing w:before="120" w:after="120"/>
              <w:rPr>
                <w:rFonts w:cs="Arial"/>
                <w:b/>
              </w:rPr>
            </w:pPr>
            <w:r w:rsidRPr="00240940">
              <w:rPr>
                <w:rFonts w:cs="Arial"/>
                <w:b/>
                <w:u w:val="single"/>
              </w:rPr>
              <w:t>Primitives:</w:t>
            </w:r>
            <w:r>
              <w:rPr>
                <w:rFonts w:cs="Arial"/>
                <w:b/>
              </w:rPr>
              <w:t xml:space="preserve"> surface</w:t>
            </w:r>
          </w:p>
        </w:tc>
      </w:tr>
      <w:tr w:rsidR="00FF00AD" w:rsidRPr="00240940" w14:paraId="33488A74" w14:textId="77777777" w:rsidTr="00B131AF">
        <w:tc>
          <w:tcPr>
            <w:tcW w:w="1249" w:type="pct"/>
            <w:shd w:val="clear" w:color="auto" w:fill="auto"/>
          </w:tcPr>
          <w:p w14:paraId="05B23029" w14:textId="77777777" w:rsidR="00FF00AD" w:rsidRDefault="00FF00AD" w:rsidP="00B131AF">
            <w:pPr>
              <w:spacing w:before="120"/>
              <w:rPr>
                <w:rFonts w:cs="Arial"/>
                <w:i/>
                <w:color w:val="0000FF"/>
                <w:sz w:val="18"/>
              </w:rPr>
            </w:pPr>
            <w:r w:rsidRPr="00240940">
              <w:rPr>
                <w:rFonts w:cs="Arial"/>
                <w:i/>
                <w:color w:val="0000FF"/>
                <w:sz w:val="18"/>
              </w:rPr>
              <w:t>Real World</w:t>
            </w:r>
          </w:p>
          <w:p w14:paraId="1FEE472C" w14:textId="77777777" w:rsidR="00FF00AD" w:rsidRPr="00240940" w:rsidRDefault="00FF00AD" w:rsidP="00B131AF">
            <w:pPr>
              <w:spacing w:before="120"/>
              <w:rPr>
                <w:rFonts w:cs="Arial"/>
                <w:i/>
                <w:color w:val="0000FF"/>
                <w:sz w:val="18"/>
              </w:rPr>
            </w:pPr>
          </w:p>
        </w:tc>
        <w:tc>
          <w:tcPr>
            <w:tcW w:w="1667" w:type="pct"/>
            <w:gridSpan w:val="3"/>
            <w:shd w:val="clear" w:color="auto" w:fill="auto"/>
          </w:tcPr>
          <w:p w14:paraId="132D3841" w14:textId="77777777" w:rsidR="00FF00AD" w:rsidRDefault="00FF00AD" w:rsidP="00B131AF">
            <w:pPr>
              <w:spacing w:before="120"/>
              <w:rPr>
                <w:rFonts w:cs="Arial"/>
                <w:i/>
                <w:color w:val="0000FF"/>
                <w:sz w:val="18"/>
              </w:rPr>
            </w:pPr>
            <w:r w:rsidRPr="00240940">
              <w:rPr>
                <w:rFonts w:cs="Arial"/>
                <w:i/>
                <w:color w:val="0000FF"/>
                <w:sz w:val="18"/>
              </w:rPr>
              <w:t>Paper Chart Symbol</w:t>
            </w:r>
          </w:p>
          <w:p w14:paraId="48D3E436" w14:textId="77777777" w:rsidR="00FF00AD" w:rsidRPr="00240940" w:rsidRDefault="00FF00AD" w:rsidP="00B131AF">
            <w:pPr>
              <w:spacing w:before="120"/>
              <w:rPr>
                <w:rFonts w:cs="Arial"/>
                <w:i/>
                <w:color w:val="0000FF"/>
                <w:sz w:val="18"/>
              </w:rPr>
            </w:pPr>
          </w:p>
        </w:tc>
        <w:tc>
          <w:tcPr>
            <w:tcW w:w="2084" w:type="pct"/>
            <w:gridSpan w:val="3"/>
            <w:shd w:val="clear" w:color="auto" w:fill="auto"/>
          </w:tcPr>
          <w:p w14:paraId="03E6DA37" w14:textId="77777777" w:rsidR="00FF00AD" w:rsidRDefault="00FF00AD" w:rsidP="00B131AF">
            <w:pPr>
              <w:spacing w:before="120"/>
              <w:rPr>
                <w:rFonts w:cs="Arial"/>
                <w:i/>
                <w:color w:val="0000FF"/>
                <w:sz w:val="18"/>
              </w:rPr>
            </w:pPr>
            <w:r w:rsidRPr="00240940">
              <w:rPr>
                <w:rFonts w:cs="Arial"/>
                <w:i/>
                <w:color w:val="0000FF"/>
                <w:sz w:val="18"/>
              </w:rPr>
              <w:t>ECDIS Symbol</w:t>
            </w:r>
          </w:p>
          <w:p w14:paraId="4A4E275A" w14:textId="77777777" w:rsidR="00FF00AD" w:rsidRPr="00240940" w:rsidRDefault="00FF00AD" w:rsidP="00B131AF">
            <w:pPr>
              <w:spacing w:before="120"/>
              <w:rPr>
                <w:rFonts w:cs="Arial"/>
                <w:i/>
                <w:color w:val="0000FF"/>
                <w:sz w:val="18"/>
              </w:rPr>
            </w:pPr>
          </w:p>
        </w:tc>
      </w:tr>
      <w:tr w:rsidR="00FF00AD" w:rsidRPr="00240940" w14:paraId="2E0E9A47" w14:textId="77777777" w:rsidTr="00B131AF">
        <w:tc>
          <w:tcPr>
            <w:tcW w:w="1665" w:type="pct"/>
            <w:gridSpan w:val="2"/>
            <w:shd w:val="clear" w:color="auto" w:fill="auto"/>
          </w:tcPr>
          <w:p w14:paraId="00F4470E" w14:textId="77777777" w:rsidR="00FF00AD" w:rsidRPr="00240940" w:rsidRDefault="00FF00AD" w:rsidP="00B131AF">
            <w:pPr>
              <w:spacing w:before="120" w:after="120"/>
              <w:rPr>
                <w:rFonts w:cs="Arial"/>
                <w:b/>
              </w:rPr>
            </w:pPr>
            <w:r w:rsidRPr="00240940">
              <w:rPr>
                <w:rFonts w:cs="Arial"/>
                <w:b/>
              </w:rPr>
              <w:t>S-10x Attribute</w:t>
            </w:r>
          </w:p>
        </w:tc>
        <w:tc>
          <w:tcPr>
            <w:tcW w:w="834" w:type="pct"/>
            <w:shd w:val="clear" w:color="auto" w:fill="auto"/>
          </w:tcPr>
          <w:p w14:paraId="36569F6E" w14:textId="77777777" w:rsidR="00FF00AD" w:rsidRPr="00240940" w:rsidRDefault="00FF00AD" w:rsidP="00B131AF">
            <w:pPr>
              <w:spacing w:before="120" w:after="120"/>
              <w:rPr>
                <w:rFonts w:cs="Arial"/>
                <w:b/>
              </w:rPr>
            </w:pPr>
            <w:r w:rsidRPr="00240940">
              <w:rPr>
                <w:rFonts w:cs="Arial"/>
                <w:b/>
              </w:rPr>
              <w:t>S-57  Acronym</w:t>
            </w:r>
          </w:p>
        </w:tc>
        <w:tc>
          <w:tcPr>
            <w:tcW w:w="1250" w:type="pct"/>
            <w:gridSpan w:val="2"/>
            <w:shd w:val="clear" w:color="auto" w:fill="auto"/>
          </w:tcPr>
          <w:p w14:paraId="342F1368" w14:textId="77777777" w:rsidR="00FF00AD" w:rsidRPr="00240940" w:rsidRDefault="00FF00AD" w:rsidP="00B131AF">
            <w:pPr>
              <w:spacing w:before="120" w:after="120"/>
              <w:rPr>
                <w:rFonts w:cs="Arial"/>
                <w:b/>
              </w:rPr>
            </w:pPr>
            <w:r w:rsidRPr="00240940">
              <w:rPr>
                <w:rFonts w:cs="Arial"/>
                <w:b/>
              </w:rPr>
              <w:t>Allowable Encoding Value</w:t>
            </w:r>
          </w:p>
        </w:tc>
        <w:tc>
          <w:tcPr>
            <w:tcW w:w="417" w:type="pct"/>
            <w:shd w:val="clear" w:color="auto" w:fill="auto"/>
          </w:tcPr>
          <w:p w14:paraId="0D0856EC" w14:textId="77777777" w:rsidR="00FF00AD" w:rsidRPr="00240940" w:rsidRDefault="00FF00AD" w:rsidP="00B131AF">
            <w:pPr>
              <w:spacing w:before="120" w:after="120"/>
              <w:rPr>
                <w:rFonts w:cs="Arial"/>
                <w:b/>
              </w:rPr>
            </w:pPr>
            <w:r w:rsidRPr="00240940">
              <w:rPr>
                <w:rFonts w:cs="Arial"/>
                <w:b/>
              </w:rPr>
              <w:t>Type</w:t>
            </w:r>
          </w:p>
        </w:tc>
        <w:tc>
          <w:tcPr>
            <w:tcW w:w="834" w:type="pct"/>
            <w:shd w:val="clear" w:color="auto" w:fill="auto"/>
          </w:tcPr>
          <w:p w14:paraId="13FB62EB" w14:textId="77777777" w:rsidR="00FF00AD" w:rsidRPr="00240940" w:rsidRDefault="00FF00AD" w:rsidP="00B131AF">
            <w:pPr>
              <w:spacing w:before="120" w:after="120"/>
              <w:rPr>
                <w:rFonts w:cs="Arial"/>
                <w:b/>
              </w:rPr>
            </w:pPr>
            <w:r w:rsidRPr="00240940">
              <w:rPr>
                <w:rFonts w:cs="Arial"/>
                <w:b/>
              </w:rPr>
              <w:t>Multiplicity</w:t>
            </w:r>
          </w:p>
        </w:tc>
      </w:tr>
      <w:tr w:rsidR="00FF00AD" w:rsidRPr="00240940" w14:paraId="6E81ABC3" w14:textId="77777777" w:rsidTr="00B131AF">
        <w:tc>
          <w:tcPr>
            <w:tcW w:w="1665" w:type="pct"/>
            <w:gridSpan w:val="2"/>
            <w:shd w:val="clear" w:color="auto" w:fill="auto"/>
          </w:tcPr>
          <w:p w14:paraId="01416585" w14:textId="77777777" w:rsidR="00FF00AD" w:rsidRPr="00240940" w:rsidRDefault="00FF00AD" w:rsidP="00B131AF">
            <w:pPr>
              <w:spacing w:before="120" w:after="120"/>
              <w:rPr>
                <w:rFonts w:cs="Arial"/>
                <w:sz w:val="18"/>
              </w:rPr>
            </w:pPr>
            <w:r>
              <w:rPr>
                <w:rFonts w:cs="Arial"/>
                <w:sz w:val="18"/>
              </w:rPr>
              <w:t>Vertical Datum</w:t>
            </w:r>
          </w:p>
        </w:tc>
        <w:tc>
          <w:tcPr>
            <w:tcW w:w="834" w:type="pct"/>
            <w:shd w:val="clear" w:color="auto" w:fill="auto"/>
          </w:tcPr>
          <w:p w14:paraId="44E05CFC" w14:textId="77777777" w:rsidR="00FF00AD" w:rsidRDefault="00FF00AD" w:rsidP="00B131AF">
            <w:pPr>
              <w:spacing w:before="120" w:after="120"/>
              <w:rPr>
                <w:rFonts w:cs="Arial"/>
                <w:sz w:val="18"/>
              </w:rPr>
            </w:pPr>
            <w:r>
              <w:rPr>
                <w:rFonts w:cs="Arial"/>
                <w:sz w:val="18"/>
              </w:rPr>
              <w:t>(VERDAT)</w:t>
            </w:r>
          </w:p>
          <w:p w14:paraId="6E5BF5D4" w14:textId="77777777" w:rsidR="00FF00AD" w:rsidRDefault="00FF00AD" w:rsidP="00B131AF">
            <w:pPr>
              <w:spacing w:before="120" w:after="120"/>
              <w:rPr>
                <w:rFonts w:cs="Arial"/>
                <w:sz w:val="18"/>
              </w:rPr>
            </w:pPr>
            <w:r>
              <w:rPr>
                <w:rFonts w:cs="Arial"/>
                <w:sz w:val="18"/>
              </w:rPr>
              <w:t>(Datum Level)</w:t>
            </w:r>
          </w:p>
          <w:p w14:paraId="58F2B9DB" w14:textId="77777777" w:rsidR="00FF00AD" w:rsidRDefault="00FF00AD" w:rsidP="00B131AF">
            <w:pPr>
              <w:spacing w:before="120" w:after="120"/>
              <w:rPr>
                <w:rFonts w:cs="Arial"/>
                <w:sz w:val="18"/>
              </w:rPr>
            </w:pPr>
            <w:r>
              <w:rPr>
                <w:rFonts w:cs="Arial"/>
                <w:sz w:val="18"/>
              </w:rPr>
              <w:t>(Reference Plane)</w:t>
            </w:r>
          </w:p>
          <w:p w14:paraId="72D0D980" w14:textId="77777777" w:rsidR="00FF00AD" w:rsidRDefault="00FF00AD" w:rsidP="00B131AF">
            <w:pPr>
              <w:spacing w:before="120" w:after="120"/>
              <w:rPr>
                <w:rFonts w:cs="Arial"/>
                <w:sz w:val="18"/>
              </w:rPr>
            </w:pPr>
            <w:r>
              <w:rPr>
                <w:rFonts w:cs="Arial"/>
                <w:sz w:val="18"/>
              </w:rPr>
              <w:t>(Levelling Datum)</w:t>
            </w:r>
          </w:p>
          <w:p w14:paraId="513506A0" w14:textId="77777777" w:rsidR="00FF00AD" w:rsidRDefault="00FF00AD" w:rsidP="00B131AF">
            <w:pPr>
              <w:spacing w:before="120" w:after="120"/>
              <w:rPr>
                <w:rFonts w:cs="Arial"/>
                <w:sz w:val="18"/>
              </w:rPr>
            </w:pPr>
            <w:r>
              <w:rPr>
                <w:rFonts w:cs="Arial"/>
                <w:sz w:val="18"/>
              </w:rPr>
              <w:t>(Datum for Sounding Reduction)</w:t>
            </w:r>
          </w:p>
          <w:p w14:paraId="7A4BFD2A" w14:textId="77777777" w:rsidR="00FF00AD" w:rsidRPr="00240940" w:rsidRDefault="00FF00AD" w:rsidP="00B131AF">
            <w:pPr>
              <w:spacing w:before="120" w:after="120"/>
              <w:rPr>
                <w:rFonts w:cs="Arial"/>
                <w:sz w:val="18"/>
              </w:rPr>
            </w:pPr>
            <w:r>
              <w:rPr>
                <w:rFonts w:cs="Arial"/>
                <w:sz w:val="18"/>
              </w:rPr>
              <w:t>(Datum for Heights)</w:t>
            </w:r>
          </w:p>
        </w:tc>
        <w:tc>
          <w:tcPr>
            <w:tcW w:w="1250" w:type="pct"/>
            <w:gridSpan w:val="2"/>
            <w:shd w:val="clear" w:color="auto" w:fill="auto"/>
          </w:tcPr>
          <w:p w14:paraId="503C3AAE" w14:textId="77777777" w:rsidR="00FF00AD" w:rsidRDefault="00FF00AD" w:rsidP="00CB5817">
            <w:pPr>
              <w:spacing w:before="120" w:after="120" w:line="240" w:lineRule="auto"/>
              <w:rPr>
                <w:rFonts w:cs="Arial"/>
                <w:sz w:val="18"/>
              </w:rPr>
            </w:pPr>
            <w:r>
              <w:rPr>
                <w:rFonts w:cs="Arial"/>
                <w:sz w:val="18"/>
              </w:rPr>
              <w:t>1 : Mean Low Water Springs</w:t>
            </w:r>
          </w:p>
          <w:p w14:paraId="31A3F9F5" w14:textId="77777777" w:rsidR="00FF00AD" w:rsidRDefault="00FF00AD" w:rsidP="00CB5817">
            <w:pPr>
              <w:spacing w:before="120" w:after="120" w:line="240" w:lineRule="auto"/>
              <w:rPr>
                <w:rFonts w:cs="Arial"/>
                <w:sz w:val="18"/>
              </w:rPr>
            </w:pPr>
            <w:r>
              <w:rPr>
                <w:rFonts w:cs="Arial"/>
                <w:sz w:val="18"/>
              </w:rPr>
              <w:t>2 : Mean Lower Low Water Springs</w:t>
            </w:r>
          </w:p>
          <w:p w14:paraId="7AB8F02F" w14:textId="77777777" w:rsidR="00FF00AD" w:rsidRDefault="00FF00AD" w:rsidP="00CB5817">
            <w:pPr>
              <w:spacing w:before="120" w:after="120" w:line="240" w:lineRule="auto"/>
              <w:rPr>
                <w:rFonts w:cs="Arial"/>
                <w:sz w:val="18"/>
              </w:rPr>
            </w:pPr>
            <w:r>
              <w:rPr>
                <w:rFonts w:cs="Arial"/>
                <w:sz w:val="18"/>
              </w:rPr>
              <w:t>3 : Mean Sea Level</w:t>
            </w:r>
          </w:p>
          <w:p w14:paraId="23E34685" w14:textId="77777777" w:rsidR="00FF00AD" w:rsidRDefault="00FF00AD" w:rsidP="00CB5817">
            <w:pPr>
              <w:spacing w:before="120" w:after="120" w:line="240" w:lineRule="auto"/>
              <w:rPr>
                <w:rFonts w:cs="Arial"/>
                <w:sz w:val="18"/>
              </w:rPr>
            </w:pPr>
            <w:r>
              <w:rPr>
                <w:rFonts w:cs="Arial"/>
                <w:sz w:val="18"/>
              </w:rPr>
              <w:t>4 : Lowest Low Water</w:t>
            </w:r>
          </w:p>
          <w:p w14:paraId="61151124" w14:textId="77777777" w:rsidR="00FF00AD" w:rsidRDefault="00FF00AD" w:rsidP="00CB5817">
            <w:pPr>
              <w:spacing w:before="120" w:after="120" w:line="240" w:lineRule="auto"/>
              <w:rPr>
                <w:rFonts w:cs="Arial"/>
                <w:sz w:val="18"/>
              </w:rPr>
            </w:pPr>
            <w:r>
              <w:rPr>
                <w:rFonts w:cs="Arial"/>
                <w:sz w:val="18"/>
              </w:rPr>
              <w:t>5 : Mean Low Water</w:t>
            </w:r>
          </w:p>
          <w:p w14:paraId="003F6E18" w14:textId="77777777" w:rsidR="00FF00AD" w:rsidRDefault="00FF00AD" w:rsidP="00CB5817">
            <w:pPr>
              <w:spacing w:before="120" w:after="120" w:line="240" w:lineRule="auto"/>
              <w:rPr>
                <w:rFonts w:cs="Arial"/>
                <w:sz w:val="18"/>
              </w:rPr>
            </w:pPr>
            <w:r>
              <w:rPr>
                <w:rFonts w:cs="Arial"/>
                <w:sz w:val="18"/>
              </w:rPr>
              <w:t>6 : Lowest Low Water Springs</w:t>
            </w:r>
          </w:p>
          <w:p w14:paraId="1C6F444C" w14:textId="77777777" w:rsidR="00FF00AD" w:rsidRDefault="00FF00AD" w:rsidP="00CB5817">
            <w:pPr>
              <w:spacing w:before="120" w:after="120" w:line="240" w:lineRule="auto"/>
              <w:rPr>
                <w:rFonts w:cs="Arial"/>
                <w:sz w:val="18"/>
              </w:rPr>
            </w:pPr>
            <w:r>
              <w:rPr>
                <w:rFonts w:cs="Arial"/>
                <w:sz w:val="18"/>
              </w:rPr>
              <w:t>7 : Approximate Mean Low Water Springs</w:t>
            </w:r>
          </w:p>
          <w:p w14:paraId="739BC637" w14:textId="77777777" w:rsidR="00FF00AD" w:rsidRDefault="00FF00AD" w:rsidP="00CB5817">
            <w:pPr>
              <w:spacing w:before="120" w:after="120" w:line="240" w:lineRule="auto"/>
              <w:rPr>
                <w:rFonts w:cs="Arial"/>
                <w:sz w:val="18"/>
              </w:rPr>
            </w:pPr>
            <w:r>
              <w:rPr>
                <w:rFonts w:cs="Arial"/>
                <w:sz w:val="18"/>
              </w:rPr>
              <w:t>8 : Indian Spring Low Water</w:t>
            </w:r>
          </w:p>
          <w:p w14:paraId="3A101375" w14:textId="77777777" w:rsidR="00FF00AD" w:rsidRDefault="00FF00AD" w:rsidP="00CB5817">
            <w:pPr>
              <w:spacing w:before="120" w:after="120" w:line="240" w:lineRule="auto"/>
              <w:rPr>
                <w:rFonts w:cs="Arial"/>
                <w:sz w:val="18"/>
              </w:rPr>
            </w:pPr>
            <w:r>
              <w:rPr>
                <w:rFonts w:cs="Arial"/>
                <w:sz w:val="18"/>
              </w:rPr>
              <w:t>9 : Low Water Springs</w:t>
            </w:r>
          </w:p>
          <w:p w14:paraId="15C74380" w14:textId="77777777" w:rsidR="00FF00AD" w:rsidRDefault="00FF00AD" w:rsidP="00CB5817">
            <w:pPr>
              <w:spacing w:before="120" w:after="120" w:line="240" w:lineRule="auto"/>
              <w:rPr>
                <w:rFonts w:cs="Arial"/>
                <w:sz w:val="18"/>
              </w:rPr>
            </w:pPr>
            <w:r>
              <w:rPr>
                <w:rFonts w:cs="Arial"/>
                <w:sz w:val="18"/>
              </w:rPr>
              <w:t>10 : Approximate Lowest Astronomical Tide</w:t>
            </w:r>
          </w:p>
          <w:p w14:paraId="187550BB" w14:textId="77777777" w:rsidR="00FF00AD" w:rsidRDefault="00FF00AD" w:rsidP="00CB5817">
            <w:pPr>
              <w:spacing w:before="120" w:after="120" w:line="240" w:lineRule="auto"/>
              <w:rPr>
                <w:rFonts w:cs="Arial"/>
                <w:sz w:val="18"/>
              </w:rPr>
            </w:pPr>
            <w:r>
              <w:rPr>
                <w:rFonts w:cs="Arial"/>
                <w:sz w:val="18"/>
              </w:rPr>
              <w:t>11 : Nearly Lowest Low Water</w:t>
            </w:r>
          </w:p>
          <w:p w14:paraId="67A6D77E" w14:textId="77777777" w:rsidR="00FF00AD" w:rsidRDefault="00FF00AD" w:rsidP="00CB5817">
            <w:pPr>
              <w:spacing w:before="120" w:after="120" w:line="240" w:lineRule="auto"/>
              <w:rPr>
                <w:rFonts w:cs="Arial"/>
                <w:sz w:val="18"/>
              </w:rPr>
            </w:pPr>
            <w:r>
              <w:rPr>
                <w:rFonts w:cs="Arial"/>
                <w:sz w:val="18"/>
              </w:rPr>
              <w:t>12 : Mean Lower Low Water</w:t>
            </w:r>
          </w:p>
          <w:p w14:paraId="06A5FA82" w14:textId="77777777" w:rsidR="00FF00AD" w:rsidRDefault="00FF00AD" w:rsidP="00CB5817">
            <w:pPr>
              <w:spacing w:before="120" w:after="120" w:line="240" w:lineRule="auto"/>
              <w:rPr>
                <w:rFonts w:cs="Arial"/>
                <w:sz w:val="18"/>
              </w:rPr>
            </w:pPr>
            <w:r>
              <w:rPr>
                <w:rFonts w:cs="Arial"/>
                <w:sz w:val="18"/>
              </w:rPr>
              <w:t>13 : Low Water</w:t>
            </w:r>
          </w:p>
          <w:p w14:paraId="2887F8C3" w14:textId="77777777" w:rsidR="00FF00AD" w:rsidRDefault="00FF00AD" w:rsidP="00CB5817">
            <w:pPr>
              <w:spacing w:before="120" w:after="120" w:line="240" w:lineRule="auto"/>
              <w:rPr>
                <w:rFonts w:cs="Arial"/>
                <w:sz w:val="18"/>
              </w:rPr>
            </w:pPr>
            <w:r>
              <w:rPr>
                <w:rFonts w:cs="Arial"/>
                <w:sz w:val="18"/>
              </w:rPr>
              <w:t>14 : Approximate Mean Low Water</w:t>
            </w:r>
          </w:p>
          <w:p w14:paraId="035F18C6" w14:textId="77777777" w:rsidR="00FF00AD" w:rsidRDefault="00FF00AD" w:rsidP="00CB5817">
            <w:pPr>
              <w:spacing w:before="120" w:after="120" w:line="240" w:lineRule="auto"/>
              <w:rPr>
                <w:rFonts w:cs="Arial"/>
                <w:sz w:val="18"/>
              </w:rPr>
            </w:pPr>
            <w:r>
              <w:rPr>
                <w:rFonts w:cs="Arial"/>
                <w:sz w:val="18"/>
              </w:rPr>
              <w:t>15 : Approximate Mean Lower Low Water</w:t>
            </w:r>
          </w:p>
          <w:p w14:paraId="724625CA" w14:textId="77777777" w:rsidR="00FF00AD" w:rsidRDefault="00FF00AD" w:rsidP="00CB5817">
            <w:pPr>
              <w:spacing w:before="120" w:after="120" w:line="240" w:lineRule="auto"/>
              <w:rPr>
                <w:rFonts w:cs="Arial"/>
                <w:sz w:val="18"/>
              </w:rPr>
            </w:pPr>
            <w:r>
              <w:rPr>
                <w:rFonts w:cs="Arial"/>
                <w:sz w:val="18"/>
              </w:rPr>
              <w:t>19 : Approximate Mean Sea Level</w:t>
            </w:r>
          </w:p>
          <w:p w14:paraId="0824A9A0" w14:textId="77777777" w:rsidR="00FF00AD" w:rsidRDefault="00FF00AD" w:rsidP="00CB5817">
            <w:pPr>
              <w:spacing w:before="120" w:after="120" w:line="240" w:lineRule="auto"/>
              <w:rPr>
                <w:rFonts w:cs="Arial"/>
                <w:sz w:val="18"/>
              </w:rPr>
            </w:pPr>
            <w:r>
              <w:rPr>
                <w:rFonts w:cs="Arial"/>
                <w:sz w:val="18"/>
              </w:rPr>
              <w:t>22 : Equinoctial Spring Low Water</w:t>
            </w:r>
          </w:p>
          <w:p w14:paraId="018C20B1" w14:textId="77777777" w:rsidR="00FF00AD" w:rsidRDefault="00FF00AD" w:rsidP="00CB5817">
            <w:pPr>
              <w:spacing w:before="120" w:after="120" w:line="240" w:lineRule="auto"/>
              <w:rPr>
                <w:rFonts w:cs="Arial"/>
                <w:sz w:val="18"/>
              </w:rPr>
            </w:pPr>
            <w:r>
              <w:rPr>
                <w:rFonts w:cs="Arial"/>
                <w:sz w:val="18"/>
              </w:rPr>
              <w:t>23 : Lowest Astronomical Tide</w:t>
            </w:r>
          </w:p>
          <w:p w14:paraId="77CED74D" w14:textId="77777777" w:rsidR="00FF00AD" w:rsidRDefault="00FF00AD" w:rsidP="00CB5817">
            <w:pPr>
              <w:spacing w:before="120" w:after="120" w:line="240" w:lineRule="auto"/>
              <w:rPr>
                <w:rFonts w:cs="Arial"/>
                <w:sz w:val="18"/>
              </w:rPr>
            </w:pPr>
            <w:r>
              <w:rPr>
                <w:rFonts w:cs="Arial"/>
                <w:sz w:val="18"/>
              </w:rPr>
              <w:t>24 : Local Datum</w:t>
            </w:r>
          </w:p>
          <w:p w14:paraId="55269D3C" w14:textId="77777777" w:rsidR="00FF00AD" w:rsidRDefault="00FF00AD" w:rsidP="00CB5817">
            <w:pPr>
              <w:spacing w:before="120" w:after="120" w:line="240" w:lineRule="auto"/>
              <w:rPr>
                <w:rFonts w:cs="Arial"/>
                <w:sz w:val="18"/>
              </w:rPr>
            </w:pPr>
            <w:r>
              <w:rPr>
                <w:rFonts w:cs="Arial"/>
                <w:sz w:val="18"/>
              </w:rPr>
              <w:lastRenderedPageBreak/>
              <w:t>25 : International Great Lakes Datum 1985</w:t>
            </w:r>
          </w:p>
          <w:p w14:paraId="456ADA58" w14:textId="77777777" w:rsidR="00FF00AD" w:rsidRDefault="00FF00AD" w:rsidP="00CB5817">
            <w:pPr>
              <w:spacing w:before="120" w:after="120" w:line="240" w:lineRule="auto"/>
              <w:rPr>
                <w:rFonts w:cs="Arial"/>
                <w:sz w:val="18"/>
              </w:rPr>
            </w:pPr>
            <w:r>
              <w:rPr>
                <w:rFonts w:cs="Arial"/>
                <w:sz w:val="18"/>
              </w:rPr>
              <w:t>26 : Mean Water Level</w:t>
            </w:r>
          </w:p>
          <w:p w14:paraId="2F4729C0" w14:textId="77777777" w:rsidR="00FF00AD" w:rsidRDefault="00FF00AD" w:rsidP="00CB5817">
            <w:pPr>
              <w:spacing w:before="120" w:after="120" w:line="240" w:lineRule="auto"/>
              <w:rPr>
                <w:rFonts w:cs="Arial"/>
                <w:sz w:val="18"/>
              </w:rPr>
            </w:pPr>
            <w:r>
              <w:rPr>
                <w:rFonts w:cs="Arial"/>
                <w:sz w:val="18"/>
              </w:rPr>
              <w:t>27 : Lower Low Water Large Tide</w:t>
            </w:r>
          </w:p>
          <w:p w14:paraId="5819850A" w14:textId="77777777" w:rsidR="00FF00AD" w:rsidRPr="00240940" w:rsidRDefault="00FF00AD" w:rsidP="00CB5817">
            <w:pPr>
              <w:spacing w:before="120" w:after="120" w:line="240" w:lineRule="auto"/>
              <w:rPr>
                <w:rFonts w:cs="Arial"/>
                <w:sz w:val="18"/>
              </w:rPr>
            </w:pPr>
            <w:r>
              <w:rPr>
                <w:rFonts w:cs="Arial"/>
                <w:sz w:val="18"/>
              </w:rPr>
              <w:t>44 : Baltic Sea Chart Datum 2000</w:t>
            </w:r>
          </w:p>
        </w:tc>
        <w:tc>
          <w:tcPr>
            <w:tcW w:w="417" w:type="pct"/>
            <w:shd w:val="clear" w:color="auto" w:fill="auto"/>
          </w:tcPr>
          <w:p w14:paraId="6611A5C0" w14:textId="77777777" w:rsidR="00FF00AD" w:rsidRPr="00240940" w:rsidRDefault="00FF00AD" w:rsidP="00B131AF">
            <w:pPr>
              <w:spacing w:before="120" w:after="120"/>
              <w:rPr>
                <w:rFonts w:cs="Arial"/>
                <w:sz w:val="18"/>
              </w:rPr>
            </w:pPr>
            <w:r>
              <w:rPr>
                <w:rFonts w:cs="Arial"/>
                <w:sz w:val="18"/>
              </w:rPr>
              <w:lastRenderedPageBreak/>
              <w:t>EN</w:t>
            </w:r>
          </w:p>
        </w:tc>
        <w:tc>
          <w:tcPr>
            <w:tcW w:w="834" w:type="pct"/>
            <w:shd w:val="clear" w:color="auto" w:fill="auto"/>
          </w:tcPr>
          <w:p w14:paraId="4E109DC7" w14:textId="77777777" w:rsidR="00FF00AD" w:rsidRPr="00240940" w:rsidRDefault="00FF00AD" w:rsidP="00B131AF">
            <w:pPr>
              <w:spacing w:before="120" w:after="120"/>
              <w:rPr>
                <w:rFonts w:cs="Arial"/>
                <w:sz w:val="18"/>
              </w:rPr>
            </w:pPr>
            <w:r>
              <w:rPr>
                <w:rFonts w:cs="Arial"/>
                <w:sz w:val="18"/>
              </w:rPr>
              <w:t>1, 1</w:t>
            </w:r>
          </w:p>
        </w:tc>
      </w:tr>
      <w:tr w:rsidR="00FF00AD" w:rsidRPr="00240940" w14:paraId="7D1EACD4" w14:textId="77777777" w:rsidTr="00B131AF">
        <w:tc>
          <w:tcPr>
            <w:tcW w:w="1665" w:type="pct"/>
            <w:gridSpan w:val="2"/>
            <w:shd w:val="clear" w:color="auto" w:fill="auto"/>
          </w:tcPr>
          <w:p w14:paraId="7FA75B30" w14:textId="77777777" w:rsidR="00FF00AD" w:rsidRPr="00240940" w:rsidRDefault="00FF00AD" w:rsidP="00B131AF">
            <w:pPr>
              <w:spacing w:before="120" w:after="120"/>
              <w:rPr>
                <w:rFonts w:cs="Arial"/>
                <w:sz w:val="18"/>
              </w:rPr>
            </w:pPr>
            <w:r>
              <w:rPr>
                <w:rFonts w:cs="Arial"/>
                <w:sz w:val="18"/>
              </w:rPr>
              <w:t>Information</w:t>
            </w:r>
          </w:p>
        </w:tc>
        <w:tc>
          <w:tcPr>
            <w:tcW w:w="834" w:type="pct"/>
            <w:shd w:val="clear" w:color="auto" w:fill="auto"/>
          </w:tcPr>
          <w:p w14:paraId="52622A4F" w14:textId="77777777" w:rsidR="00FF00AD" w:rsidRPr="00240940" w:rsidRDefault="00FF00AD" w:rsidP="00B131AF">
            <w:pPr>
              <w:spacing w:before="120" w:after="120"/>
              <w:rPr>
                <w:rFonts w:cs="Arial"/>
                <w:sz w:val="18"/>
              </w:rPr>
            </w:pPr>
          </w:p>
        </w:tc>
        <w:tc>
          <w:tcPr>
            <w:tcW w:w="1250" w:type="pct"/>
            <w:gridSpan w:val="2"/>
            <w:shd w:val="clear" w:color="auto" w:fill="auto"/>
          </w:tcPr>
          <w:p w14:paraId="1AFE0BDE" w14:textId="77777777" w:rsidR="00FF00AD" w:rsidRPr="00240940" w:rsidRDefault="00FF00AD" w:rsidP="00B131AF">
            <w:pPr>
              <w:spacing w:before="120" w:after="120"/>
              <w:rPr>
                <w:rFonts w:cs="Arial"/>
                <w:sz w:val="18"/>
              </w:rPr>
            </w:pPr>
          </w:p>
        </w:tc>
        <w:tc>
          <w:tcPr>
            <w:tcW w:w="417" w:type="pct"/>
            <w:shd w:val="clear" w:color="auto" w:fill="auto"/>
          </w:tcPr>
          <w:p w14:paraId="1F19FE18" w14:textId="77777777" w:rsidR="00FF00AD" w:rsidRPr="00240940" w:rsidRDefault="00FF00AD" w:rsidP="00B131AF">
            <w:pPr>
              <w:spacing w:before="120" w:after="120"/>
              <w:rPr>
                <w:rFonts w:cs="Arial"/>
                <w:sz w:val="18"/>
              </w:rPr>
            </w:pPr>
            <w:r>
              <w:rPr>
                <w:rFonts w:cs="Arial"/>
                <w:sz w:val="18"/>
              </w:rPr>
              <w:t>C</w:t>
            </w:r>
          </w:p>
        </w:tc>
        <w:tc>
          <w:tcPr>
            <w:tcW w:w="834" w:type="pct"/>
            <w:shd w:val="clear" w:color="auto" w:fill="auto"/>
          </w:tcPr>
          <w:p w14:paraId="4335AC45" w14:textId="77777777" w:rsidR="00FF00AD" w:rsidRPr="00240940" w:rsidRDefault="00FF00AD" w:rsidP="00B131AF">
            <w:pPr>
              <w:spacing w:before="120" w:after="120"/>
              <w:rPr>
                <w:rFonts w:cs="Arial"/>
                <w:sz w:val="18"/>
              </w:rPr>
            </w:pPr>
            <w:r>
              <w:rPr>
                <w:rFonts w:cs="Arial"/>
                <w:sz w:val="18"/>
              </w:rPr>
              <w:t>0, *</w:t>
            </w:r>
          </w:p>
        </w:tc>
      </w:tr>
      <w:tr w:rsidR="00FF00AD" w:rsidRPr="00240940" w14:paraId="1062821F" w14:textId="77777777" w:rsidTr="00B131AF">
        <w:tc>
          <w:tcPr>
            <w:tcW w:w="1665" w:type="pct"/>
            <w:gridSpan w:val="2"/>
            <w:shd w:val="clear" w:color="auto" w:fill="auto"/>
          </w:tcPr>
          <w:p w14:paraId="1CD93216" w14:textId="77777777" w:rsidR="00FF00AD" w:rsidRPr="00240940" w:rsidRDefault="00FF00AD" w:rsidP="00B131AF">
            <w:pPr>
              <w:spacing w:before="120" w:after="120"/>
              <w:rPr>
                <w:rFonts w:cs="Arial"/>
                <w:sz w:val="18"/>
              </w:rPr>
            </w:pPr>
            <w:r>
              <w:rPr>
                <w:rFonts w:cs="Arial"/>
                <w:sz w:val="18"/>
              </w:rPr>
              <w:t xml:space="preserve">   File Locator</w:t>
            </w:r>
          </w:p>
        </w:tc>
        <w:tc>
          <w:tcPr>
            <w:tcW w:w="834" w:type="pct"/>
            <w:shd w:val="clear" w:color="auto" w:fill="auto"/>
          </w:tcPr>
          <w:p w14:paraId="53632D37" w14:textId="77777777" w:rsidR="00FF00AD" w:rsidRPr="00240940" w:rsidRDefault="00FF00AD" w:rsidP="00B131AF">
            <w:pPr>
              <w:spacing w:before="120" w:after="120"/>
              <w:rPr>
                <w:rFonts w:cs="Arial"/>
                <w:sz w:val="18"/>
              </w:rPr>
            </w:pPr>
          </w:p>
        </w:tc>
        <w:tc>
          <w:tcPr>
            <w:tcW w:w="1250" w:type="pct"/>
            <w:gridSpan w:val="2"/>
            <w:shd w:val="clear" w:color="auto" w:fill="auto"/>
          </w:tcPr>
          <w:p w14:paraId="1ECA6BCD" w14:textId="77777777" w:rsidR="00FF00AD" w:rsidRPr="00240940" w:rsidRDefault="00FF00AD" w:rsidP="00B131AF">
            <w:pPr>
              <w:spacing w:before="120" w:after="120"/>
              <w:rPr>
                <w:rFonts w:cs="Arial"/>
                <w:sz w:val="18"/>
              </w:rPr>
            </w:pPr>
          </w:p>
        </w:tc>
        <w:tc>
          <w:tcPr>
            <w:tcW w:w="417" w:type="pct"/>
            <w:shd w:val="clear" w:color="auto" w:fill="auto"/>
          </w:tcPr>
          <w:p w14:paraId="569662A0" w14:textId="77777777" w:rsidR="00FF00AD" w:rsidRPr="00240940" w:rsidRDefault="00FF00AD" w:rsidP="00B131AF">
            <w:pPr>
              <w:spacing w:before="120" w:after="120"/>
              <w:rPr>
                <w:rFonts w:cs="Arial"/>
                <w:sz w:val="18"/>
              </w:rPr>
            </w:pPr>
            <w:r>
              <w:rPr>
                <w:rFonts w:cs="Arial"/>
                <w:sz w:val="18"/>
              </w:rPr>
              <w:t>(S) TE</w:t>
            </w:r>
          </w:p>
        </w:tc>
        <w:tc>
          <w:tcPr>
            <w:tcW w:w="834" w:type="pct"/>
            <w:shd w:val="clear" w:color="auto" w:fill="auto"/>
          </w:tcPr>
          <w:p w14:paraId="62527515" w14:textId="77777777" w:rsidR="00FF00AD" w:rsidRPr="00240940" w:rsidRDefault="00FF00AD" w:rsidP="00B131AF">
            <w:pPr>
              <w:spacing w:before="120" w:after="120"/>
              <w:rPr>
                <w:rFonts w:cs="Arial"/>
                <w:sz w:val="18"/>
              </w:rPr>
            </w:pPr>
            <w:r>
              <w:rPr>
                <w:rFonts w:cs="Arial"/>
                <w:sz w:val="18"/>
              </w:rPr>
              <w:t>0, 1</w:t>
            </w:r>
          </w:p>
        </w:tc>
      </w:tr>
      <w:tr w:rsidR="00FF00AD" w:rsidRPr="00240940" w14:paraId="3FF3975D" w14:textId="77777777" w:rsidTr="00B131AF">
        <w:tc>
          <w:tcPr>
            <w:tcW w:w="1665" w:type="pct"/>
            <w:gridSpan w:val="2"/>
            <w:shd w:val="clear" w:color="auto" w:fill="auto"/>
          </w:tcPr>
          <w:p w14:paraId="2E268A6C" w14:textId="77777777" w:rsidR="00FF00AD" w:rsidRPr="00240940" w:rsidRDefault="00FF00AD" w:rsidP="00B131AF">
            <w:pPr>
              <w:spacing w:before="120" w:after="120"/>
              <w:rPr>
                <w:rFonts w:cs="Arial"/>
                <w:sz w:val="18"/>
              </w:rPr>
            </w:pPr>
            <w:r>
              <w:rPr>
                <w:rFonts w:cs="Arial"/>
                <w:sz w:val="18"/>
              </w:rPr>
              <w:t xml:space="preserve">   File Reference</w:t>
            </w:r>
          </w:p>
        </w:tc>
        <w:tc>
          <w:tcPr>
            <w:tcW w:w="834" w:type="pct"/>
            <w:shd w:val="clear" w:color="auto" w:fill="auto"/>
          </w:tcPr>
          <w:p w14:paraId="17991CB1" w14:textId="77777777" w:rsidR="00FF00AD" w:rsidRPr="00240940" w:rsidRDefault="00FF00AD" w:rsidP="00B131AF">
            <w:pPr>
              <w:spacing w:before="120" w:after="120"/>
              <w:rPr>
                <w:rFonts w:cs="Arial"/>
                <w:sz w:val="18"/>
              </w:rPr>
            </w:pPr>
            <w:r>
              <w:rPr>
                <w:rFonts w:cs="Arial"/>
                <w:sz w:val="18"/>
              </w:rPr>
              <w:t>(TXTDSC)</w:t>
            </w:r>
          </w:p>
        </w:tc>
        <w:tc>
          <w:tcPr>
            <w:tcW w:w="1250" w:type="pct"/>
            <w:gridSpan w:val="2"/>
            <w:shd w:val="clear" w:color="auto" w:fill="auto"/>
          </w:tcPr>
          <w:p w14:paraId="67EE6267" w14:textId="77777777" w:rsidR="00FF00AD" w:rsidRPr="00240940" w:rsidRDefault="00FF00AD" w:rsidP="00B131AF">
            <w:pPr>
              <w:spacing w:before="120" w:after="120"/>
              <w:rPr>
                <w:rFonts w:cs="Arial"/>
                <w:sz w:val="18"/>
              </w:rPr>
            </w:pPr>
          </w:p>
        </w:tc>
        <w:tc>
          <w:tcPr>
            <w:tcW w:w="417" w:type="pct"/>
            <w:shd w:val="clear" w:color="auto" w:fill="auto"/>
          </w:tcPr>
          <w:p w14:paraId="3F41FAC9" w14:textId="77777777" w:rsidR="00FF00AD" w:rsidRPr="00240940" w:rsidRDefault="00FF00AD" w:rsidP="00B131AF">
            <w:pPr>
              <w:spacing w:before="120" w:after="120"/>
              <w:rPr>
                <w:rFonts w:cs="Arial"/>
                <w:sz w:val="18"/>
              </w:rPr>
            </w:pPr>
            <w:r>
              <w:rPr>
                <w:rFonts w:cs="Arial"/>
                <w:sz w:val="18"/>
              </w:rPr>
              <w:t>(S) TE</w:t>
            </w:r>
          </w:p>
        </w:tc>
        <w:tc>
          <w:tcPr>
            <w:tcW w:w="834" w:type="pct"/>
            <w:shd w:val="clear" w:color="auto" w:fill="auto"/>
          </w:tcPr>
          <w:p w14:paraId="613EC40A" w14:textId="77777777" w:rsidR="00FF00AD" w:rsidRPr="00240940" w:rsidRDefault="00FF00AD" w:rsidP="00B131AF">
            <w:pPr>
              <w:spacing w:before="120" w:after="120"/>
              <w:rPr>
                <w:rFonts w:cs="Arial"/>
                <w:sz w:val="18"/>
              </w:rPr>
            </w:pPr>
            <w:r>
              <w:rPr>
                <w:rFonts w:cs="Arial"/>
                <w:sz w:val="18"/>
              </w:rPr>
              <w:t>0, 1</w:t>
            </w:r>
          </w:p>
        </w:tc>
      </w:tr>
      <w:tr w:rsidR="00FF00AD" w:rsidRPr="00240940" w14:paraId="336A8DA8" w14:textId="77777777" w:rsidTr="00B131AF">
        <w:tc>
          <w:tcPr>
            <w:tcW w:w="1665" w:type="pct"/>
            <w:gridSpan w:val="2"/>
            <w:shd w:val="clear" w:color="auto" w:fill="auto"/>
          </w:tcPr>
          <w:p w14:paraId="7F029B8E" w14:textId="77777777" w:rsidR="00FF00AD" w:rsidRPr="00240940" w:rsidRDefault="00FF00AD" w:rsidP="00B131AF">
            <w:pPr>
              <w:spacing w:before="120" w:after="120"/>
              <w:rPr>
                <w:rFonts w:cs="Arial"/>
                <w:sz w:val="18"/>
              </w:rPr>
            </w:pPr>
            <w:r>
              <w:rPr>
                <w:rFonts w:cs="Arial"/>
                <w:sz w:val="18"/>
              </w:rPr>
              <w:t xml:space="preserve">   Headline</w:t>
            </w:r>
          </w:p>
        </w:tc>
        <w:tc>
          <w:tcPr>
            <w:tcW w:w="834" w:type="pct"/>
            <w:shd w:val="clear" w:color="auto" w:fill="auto"/>
          </w:tcPr>
          <w:p w14:paraId="22168F73" w14:textId="77777777" w:rsidR="00FF00AD" w:rsidRPr="00240940" w:rsidRDefault="00FF00AD" w:rsidP="00B131AF">
            <w:pPr>
              <w:spacing w:before="120" w:after="120"/>
              <w:rPr>
                <w:rFonts w:cs="Arial"/>
                <w:sz w:val="18"/>
              </w:rPr>
            </w:pPr>
          </w:p>
        </w:tc>
        <w:tc>
          <w:tcPr>
            <w:tcW w:w="1250" w:type="pct"/>
            <w:gridSpan w:val="2"/>
            <w:shd w:val="clear" w:color="auto" w:fill="auto"/>
          </w:tcPr>
          <w:p w14:paraId="5689E1CD" w14:textId="77777777" w:rsidR="00FF00AD" w:rsidRPr="00240940" w:rsidRDefault="00FF00AD" w:rsidP="00B131AF">
            <w:pPr>
              <w:spacing w:before="120" w:after="120"/>
              <w:rPr>
                <w:rFonts w:cs="Arial"/>
                <w:sz w:val="18"/>
              </w:rPr>
            </w:pPr>
          </w:p>
        </w:tc>
        <w:tc>
          <w:tcPr>
            <w:tcW w:w="417" w:type="pct"/>
            <w:shd w:val="clear" w:color="auto" w:fill="auto"/>
          </w:tcPr>
          <w:p w14:paraId="02A86A11" w14:textId="77777777" w:rsidR="00FF00AD" w:rsidRPr="00240940" w:rsidRDefault="00FF00AD" w:rsidP="00B131AF">
            <w:pPr>
              <w:spacing w:before="120" w:after="120"/>
              <w:rPr>
                <w:rFonts w:cs="Arial"/>
                <w:sz w:val="18"/>
              </w:rPr>
            </w:pPr>
            <w:r>
              <w:rPr>
                <w:rFonts w:cs="Arial"/>
                <w:sz w:val="18"/>
              </w:rPr>
              <w:t>(S) TE</w:t>
            </w:r>
          </w:p>
        </w:tc>
        <w:tc>
          <w:tcPr>
            <w:tcW w:w="834" w:type="pct"/>
            <w:shd w:val="clear" w:color="auto" w:fill="auto"/>
          </w:tcPr>
          <w:p w14:paraId="11F9B391" w14:textId="77777777" w:rsidR="00FF00AD" w:rsidRPr="00240940" w:rsidRDefault="00FF00AD" w:rsidP="00B131AF">
            <w:pPr>
              <w:spacing w:before="120" w:after="120"/>
              <w:rPr>
                <w:rFonts w:cs="Arial"/>
                <w:sz w:val="18"/>
              </w:rPr>
            </w:pPr>
            <w:r>
              <w:rPr>
                <w:rFonts w:cs="Arial"/>
                <w:sz w:val="18"/>
              </w:rPr>
              <w:t>0, * (ordered)</w:t>
            </w:r>
          </w:p>
        </w:tc>
      </w:tr>
      <w:tr w:rsidR="00FF00AD" w:rsidRPr="00240940" w14:paraId="2BCED7D7" w14:textId="77777777" w:rsidTr="00B131AF">
        <w:tc>
          <w:tcPr>
            <w:tcW w:w="1665" w:type="pct"/>
            <w:gridSpan w:val="2"/>
            <w:shd w:val="clear" w:color="auto" w:fill="auto"/>
          </w:tcPr>
          <w:p w14:paraId="19C9378E" w14:textId="77777777" w:rsidR="00FF00AD" w:rsidRPr="00240940" w:rsidRDefault="00FF00AD" w:rsidP="00B131AF">
            <w:pPr>
              <w:spacing w:before="120" w:after="120"/>
              <w:rPr>
                <w:rFonts w:cs="Arial"/>
                <w:sz w:val="18"/>
              </w:rPr>
            </w:pPr>
            <w:r>
              <w:rPr>
                <w:rFonts w:cs="Arial"/>
                <w:sz w:val="18"/>
              </w:rPr>
              <w:t xml:space="preserve">   Language</w:t>
            </w:r>
          </w:p>
        </w:tc>
        <w:tc>
          <w:tcPr>
            <w:tcW w:w="834" w:type="pct"/>
            <w:shd w:val="clear" w:color="auto" w:fill="auto"/>
          </w:tcPr>
          <w:p w14:paraId="57650E0A" w14:textId="77777777" w:rsidR="00FF00AD" w:rsidRPr="00240940" w:rsidRDefault="00FF00AD" w:rsidP="00B131AF">
            <w:pPr>
              <w:spacing w:before="120" w:after="120"/>
              <w:rPr>
                <w:rFonts w:cs="Arial"/>
                <w:sz w:val="18"/>
              </w:rPr>
            </w:pPr>
          </w:p>
        </w:tc>
        <w:tc>
          <w:tcPr>
            <w:tcW w:w="1250" w:type="pct"/>
            <w:gridSpan w:val="2"/>
            <w:shd w:val="clear" w:color="auto" w:fill="auto"/>
          </w:tcPr>
          <w:p w14:paraId="5AD86C19" w14:textId="77777777" w:rsidR="00FF00AD" w:rsidRPr="00240940" w:rsidRDefault="00FF00AD" w:rsidP="00B131AF">
            <w:pPr>
              <w:spacing w:before="120" w:after="120"/>
              <w:rPr>
                <w:rFonts w:cs="Arial"/>
                <w:sz w:val="18"/>
              </w:rPr>
            </w:pPr>
          </w:p>
        </w:tc>
        <w:tc>
          <w:tcPr>
            <w:tcW w:w="417" w:type="pct"/>
            <w:shd w:val="clear" w:color="auto" w:fill="auto"/>
          </w:tcPr>
          <w:p w14:paraId="3BB7EC73" w14:textId="77777777" w:rsidR="00FF00AD" w:rsidRPr="00240940" w:rsidRDefault="00FF00AD" w:rsidP="00B131AF">
            <w:pPr>
              <w:spacing w:before="120" w:after="120"/>
              <w:rPr>
                <w:rFonts w:cs="Arial"/>
                <w:sz w:val="18"/>
              </w:rPr>
            </w:pPr>
            <w:r>
              <w:rPr>
                <w:rFonts w:cs="Arial"/>
                <w:sz w:val="18"/>
              </w:rPr>
              <w:t>(S) TE</w:t>
            </w:r>
          </w:p>
        </w:tc>
        <w:tc>
          <w:tcPr>
            <w:tcW w:w="834" w:type="pct"/>
            <w:shd w:val="clear" w:color="auto" w:fill="auto"/>
          </w:tcPr>
          <w:p w14:paraId="19F6CACD" w14:textId="77777777" w:rsidR="00FF00AD" w:rsidRPr="00240940" w:rsidRDefault="00FF00AD" w:rsidP="00B131AF">
            <w:pPr>
              <w:spacing w:before="120" w:after="120"/>
              <w:rPr>
                <w:rFonts w:cs="Arial"/>
                <w:sz w:val="18"/>
              </w:rPr>
            </w:pPr>
            <w:r>
              <w:rPr>
                <w:rFonts w:cs="Arial"/>
                <w:sz w:val="18"/>
              </w:rPr>
              <w:t>0, 1</w:t>
            </w:r>
          </w:p>
        </w:tc>
      </w:tr>
      <w:tr w:rsidR="00FF00AD" w:rsidRPr="00240940" w14:paraId="5C0A3930" w14:textId="77777777" w:rsidTr="00B131AF">
        <w:tc>
          <w:tcPr>
            <w:tcW w:w="1665" w:type="pct"/>
            <w:gridSpan w:val="2"/>
            <w:shd w:val="clear" w:color="auto" w:fill="auto"/>
          </w:tcPr>
          <w:p w14:paraId="393B23E1" w14:textId="77777777" w:rsidR="00FF00AD" w:rsidRPr="00240940" w:rsidRDefault="00FF00AD" w:rsidP="00B131AF">
            <w:pPr>
              <w:spacing w:before="120" w:after="120"/>
              <w:rPr>
                <w:rFonts w:cs="Arial"/>
                <w:sz w:val="18"/>
              </w:rPr>
            </w:pPr>
            <w:r>
              <w:rPr>
                <w:rFonts w:cs="Arial"/>
                <w:sz w:val="18"/>
              </w:rPr>
              <w:t xml:space="preserve">   Text</w:t>
            </w:r>
          </w:p>
        </w:tc>
        <w:tc>
          <w:tcPr>
            <w:tcW w:w="834" w:type="pct"/>
            <w:shd w:val="clear" w:color="auto" w:fill="auto"/>
          </w:tcPr>
          <w:p w14:paraId="2CDC413C" w14:textId="77777777" w:rsidR="00FF00AD" w:rsidRDefault="00FF00AD" w:rsidP="00B131AF">
            <w:pPr>
              <w:spacing w:before="120" w:after="120"/>
              <w:rPr>
                <w:rFonts w:cs="Arial"/>
                <w:sz w:val="18"/>
              </w:rPr>
            </w:pPr>
            <w:r>
              <w:rPr>
                <w:rFonts w:cs="Arial"/>
                <w:sz w:val="18"/>
              </w:rPr>
              <w:t>(INFORM)</w:t>
            </w:r>
          </w:p>
          <w:p w14:paraId="18BF741D" w14:textId="77777777" w:rsidR="00FF00AD" w:rsidRPr="00240940" w:rsidRDefault="00FF00AD" w:rsidP="00B131AF">
            <w:pPr>
              <w:spacing w:before="120" w:after="120"/>
              <w:rPr>
                <w:rFonts w:cs="Arial"/>
                <w:sz w:val="18"/>
              </w:rPr>
            </w:pPr>
            <w:r>
              <w:rPr>
                <w:rFonts w:cs="Arial"/>
                <w:sz w:val="18"/>
              </w:rPr>
              <w:t>(NINFOM)</w:t>
            </w:r>
          </w:p>
        </w:tc>
        <w:tc>
          <w:tcPr>
            <w:tcW w:w="1250" w:type="pct"/>
            <w:gridSpan w:val="2"/>
            <w:shd w:val="clear" w:color="auto" w:fill="auto"/>
          </w:tcPr>
          <w:p w14:paraId="03D643CC" w14:textId="77777777" w:rsidR="00FF00AD" w:rsidRPr="00240940" w:rsidRDefault="00FF00AD" w:rsidP="00B131AF">
            <w:pPr>
              <w:spacing w:before="120" w:after="120"/>
              <w:rPr>
                <w:rFonts w:cs="Arial"/>
                <w:sz w:val="18"/>
              </w:rPr>
            </w:pPr>
          </w:p>
        </w:tc>
        <w:tc>
          <w:tcPr>
            <w:tcW w:w="417" w:type="pct"/>
            <w:shd w:val="clear" w:color="auto" w:fill="auto"/>
          </w:tcPr>
          <w:p w14:paraId="4DF3929E" w14:textId="77777777" w:rsidR="00FF00AD" w:rsidRPr="00240940" w:rsidRDefault="00FF00AD" w:rsidP="00B131AF">
            <w:pPr>
              <w:spacing w:before="120" w:after="120"/>
              <w:rPr>
                <w:rFonts w:cs="Arial"/>
                <w:sz w:val="18"/>
              </w:rPr>
            </w:pPr>
            <w:r>
              <w:rPr>
                <w:rFonts w:cs="Arial"/>
                <w:sz w:val="18"/>
              </w:rPr>
              <w:t>(S) TE</w:t>
            </w:r>
          </w:p>
        </w:tc>
        <w:tc>
          <w:tcPr>
            <w:tcW w:w="834" w:type="pct"/>
            <w:shd w:val="clear" w:color="auto" w:fill="auto"/>
          </w:tcPr>
          <w:p w14:paraId="144CA95E" w14:textId="77777777" w:rsidR="00FF00AD" w:rsidRPr="00240940" w:rsidRDefault="00FF00AD" w:rsidP="00B131AF">
            <w:pPr>
              <w:spacing w:before="120" w:after="120"/>
              <w:rPr>
                <w:rFonts w:cs="Arial"/>
                <w:sz w:val="18"/>
              </w:rPr>
            </w:pPr>
            <w:r>
              <w:rPr>
                <w:rFonts w:cs="Arial"/>
                <w:sz w:val="18"/>
              </w:rPr>
              <w:t>0, 1</w:t>
            </w:r>
          </w:p>
        </w:tc>
      </w:tr>
      <w:tr w:rsidR="00FF00AD" w:rsidRPr="00240940" w14:paraId="52CB9EB0" w14:textId="77777777" w:rsidTr="00B131AF">
        <w:tc>
          <w:tcPr>
            <w:tcW w:w="5000" w:type="pct"/>
            <w:gridSpan w:val="7"/>
            <w:shd w:val="clear" w:color="auto" w:fill="auto"/>
          </w:tcPr>
          <w:p w14:paraId="0F40CF91" w14:textId="73B8FC6F" w:rsidR="00FF00AD" w:rsidRDefault="00FF00AD" w:rsidP="00B131AF">
            <w:pPr>
              <w:spacing w:before="120" w:after="120"/>
              <w:rPr>
                <w:rFonts w:cs="Arial"/>
              </w:rPr>
            </w:pPr>
            <w:r w:rsidRPr="00240940">
              <w:rPr>
                <w:rFonts w:cs="Arial"/>
                <w:u w:val="single"/>
              </w:rPr>
              <w:t>INT 1 Reference:</w:t>
            </w:r>
            <w:r w:rsidR="000B28A1">
              <w:rPr>
                <w:rFonts w:cs="Arial"/>
                <w:u w:val="single"/>
              </w:rPr>
              <w:t xml:space="preserve"> --</w:t>
            </w:r>
          </w:p>
          <w:p w14:paraId="44679B15" w14:textId="3C89771B" w:rsidR="00FF00AD" w:rsidRDefault="00CD6C03" w:rsidP="00CD6C03">
            <w:pPr>
              <w:pStyle w:val="Heading3"/>
            </w:pPr>
            <w:bookmarkStart w:id="654" w:name="_Toc120214383"/>
            <w:r>
              <w:t>General</w:t>
            </w:r>
            <w:bookmarkEnd w:id="654"/>
          </w:p>
          <w:p w14:paraId="68C3D286" w14:textId="447ADF4D" w:rsidR="008968EE" w:rsidRDefault="00CD6C03" w:rsidP="00B131AF">
            <w:pPr>
              <w:spacing w:before="120" w:after="120"/>
              <w:rPr>
                <w:rFonts w:cs="Arial"/>
              </w:rPr>
            </w:pPr>
            <w:r>
              <w:rPr>
                <w:rFonts w:cs="Arial"/>
              </w:rPr>
              <w:t>T</w:t>
            </w:r>
            <w:r w:rsidR="008968EE">
              <w:rPr>
                <w:rFonts w:cs="Arial"/>
              </w:rPr>
              <w:t xml:space="preserve">here must be </w:t>
            </w:r>
            <w:r>
              <w:rPr>
                <w:rFonts w:cs="Arial"/>
              </w:rPr>
              <w:t xml:space="preserve">only one </w:t>
            </w:r>
            <w:proofErr w:type="spellStart"/>
            <w:r w:rsidRPr="008968EE">
              <w:rPr>
                <w:rFonts w:cs="Arial"/>
                <w:b/>
                <w:bCs/>
              </w:rPr>
              <w:t>SoundingDatum</w:t>
            </w:r>
            <w:proofErr w:type="spellEnd"/>
            <w:r>
              <w:rPr>
                <w:rFonts w:cs="Arial"/>
              </w:rPr>
              <w:t xml:space="preserve"> feature in an S-131 dataset, providing the datum for all depth values encoded in any feature.</w:t>
            </w:r>
            <w:r w:rsidR="008968EE">
              <w:rPr>
                <w:rFonts w:cs="Arial"/>
              </w:rPr>
              <w:t xml:space="preserve"> Given the relatively small extent of S-131 datasets</w:t>
            </w:r>
            <w:r w:rsidR="007B03F3">
              <w:rPr>
                <w:rFonts w:cs="Arial"/>
              </w:rPr>
              <w:t xml:space="preserve"> and the importance of uniform datums in the same port</w:t>
            </w:r>
            <w:r w:rsidR="008968EE">
              <w:rPr>
                <w:rFonts w:cs="Arial"/>
              </w:rPr>
              <w:t xml:space="preserve">, it is not anticipated that depths </w:t>
            </w:r>
            <w:r w:rsidR="007B03F3">
              <w:rPr>
                <w:rFonts w:cs="Arial"/>
              </w:rPr>
              <w:t xml:space="preserve">in different features </w:t>
            </w:r>
            <w:r w:rsidR="008968EE">
              <w:rPr>
                <w:rFonts w:cs="Arial"/>
              </w:rPr>
              <w:t>will be referred to different datums; however, if this is the case</w:t>
            </w:r>
            <w:r w:rsidR="007B03F3">
              <w:rPr>
                <w:rFonts w:cs="Arial"/>
              </w:rPr>
              <w:t xml:space="preserve"> in the sources</w:t>
            </w:r>
            <w:r w:rsidR="008968EE">
              <w:rPr>
                <w:rFonts w:cs="Arial"/>
              </w:rPr>
              <w:t xml:space="preserve">, values must be converted to the same datum before encoding in the dataset. </w:t>
            </w:r>
          </w:p>
          <w:p w14:paraId="533084AE" w14:textId="77777777" w:rsidR="008968EE" w:rsidRDefault="008968EE" w:rsidP="00B131AF">
            <w:pPr>
              <w:spacing w:before="120" w:after="120"/>
              <w:rPr>
                <w:rFonts w:cs="Arial"/>
              </w:rPr>
            </w:pPr>
          </w:p>
          <w:p w14:paraId="55B55150" w14:textId="77777777" w:rsidR="00FF00AD" w:rsidRDefault="00FF00AD" w:rsidP="00B131AF">
            <w:pPr>
              <w:spacing w:before="120" w:after="120"/>
              <w:rPr>
                <w:rFonts w:cs="Arial"/>
              </w:rPr>
            </w:pPr>
            <w:r w:rsidRPr="00240940">
              <w:rPr>
                <w:rFonts w:cs="Arial"/>
                <w:u w:val="single"/>
              </w:rPr>
              <w:t>Remarks:</w:t>
            </w:r>
          </w:p>
          <w:p w14:paraId="27FD5E5A" w14:textId="77777777" w:rsidR="00FF00AD" w:rsidRDefault="00FF00AD" w:rsidP="00B131AF">
            <w:pPr>
              <w:spacing w:before="120" w:after="120"/>
              <w:rPr>
                <w:rFonts w:cs="Arial"/>
              </w:rPr>
            </w:pPr>
          </w:p>
          <w:p w14:paraId="3E1978F0" w14:textId="586E8A0E" w:rsidR="00FF00AD" w:rsidRDefault="00FF00AD" w:rsidP="00B131AF">
            <w:pPr>
              <w:spacing w:before="120" w:after="120"/>
              <w:rPr>
                <w:rFonts w:cs="Arial"/>
              </w:rPr>
            </w:pPr>
            <w:r w:rsidRPr="00240940">
              <w:rPr>
                <w:rFonts w:cs="Arial"/>
                <w:u w:val="single"/>
              </w:rPr>
              <w:t>Distinction:</w:t>
            </w:r>
            <w:r w:rsidR="008968EE">
              <w:rPr>
                <w:rFonts w:cs="Arial"/>
                <w:u w:val="single"/>
              </w:rPr>
              <w:t xml:space="preserve"> </w:t>
            </w:r>
            <w:proofErr w:type="spellStart"/>
            <w:r w:rsidR="008968EE" w:rsidRPr="008968EE">
              <w:rPr>
                <w:rFonts w:cs="Arial"/>
                <w:b/>
                <w:bCs/>
              </w:rPr>
              <w:t>VerticalDatumOfData</w:t>
            </w:r>
            <w:proofErr w:type="spellEnd"/>
          </w:p>
          <w:p w14:paraId="72416BA5" w14:textId="77777777" w:rsidR="00FF00AD" w:rsidRPr="00240940" w:rsidRDefault="00FF00AD" w:rsidP="00B131AF">
            <w:pPr>
              <w:spacing w:before="120" w:after="120"/>
              <w:rPr>
                <w:rFonts w:cs="Arial"/>
              </w:rPr>
            </w:pPr>
          </w:p>
        </w:tc>
      </w:tr>
    </w:tbl>
    <w:p w14:paraId="6893A89E" w14:textId="77777777" w:rsidR="00FF00AD" w:rsidRDefault="00FF00AD" w:rsidP="00FF00AD">
      <w:pPr>
        <w:spacing w:before="240"/>
      </w:pPr>
    </w:p>
    <w:p w14:paraId="03B897B5" w14:textId="77777777" w:rsidR="00FF00AD" w:rsidRDefault="00FF00AD" w:rsidP="00FF00AD">
      <w:r>
        <w:br w:type="page"/>
      </w:r>
    </w:p>
    <w:p w14:paraId="5BA0BA38" w14:textId="77777777" w:rsidR="00FF00AD" w:rsidRDefault="00FF00AD" w:rsidP="00716062">
      <w:pPr>
        <w:pStyle w:val="Heading2"/>
      </w:pPr>
      <w:bookmarkStart w:id="655" w:name="_Toc120214384"/>
      <w:r w:rsidRPr="00240940">
        <w:lastRenderedPageBreak/>
        <w:t>Vertical Datum of Data</w:t>
      </w:r>
      <w:bookmarkEnd w:id="65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2"/>
        <w:gridCol w:w="750"/>
        <w:gridCol w:w="1504"/>
        <w:gridCol w:w="752"/>
        <w:gridCol w:w="1502"/>
        <w:gridCol w:w="752"/>
        <w:gridCol w:w="1504"/>
      </w:tblGrid>
      <w:tr w:rsidR="00FF00AD" w:rsidRPr="00240940" w14:paraId="78A616B3" w14:textId="77777777" w:rsidTr="00B131AF">
        <w:tc>
          <w:tcPr>
            <w:tcW w:w="5000" w:type="pct"/>
            <w:gridSpan w:val="7"/>
            <w:shd w:val="clear" w:color="auto" w:fill="auto"/>
          </w:tcPr>
          <w:p w14:paraId="4014CA6A" w14:textId="77777777" w:rsidR="00FF00AD" w:rsidRPr="00240940" w:rsidRDefault="00FF00AD" w:rsidP="00B131AF">
            <w:pPr>
              <w:spacing w:before="120" w:after="120"/>
              <w:rPr>
                <w:rFonts w:cs="Arial"/>
              </w:rPr>
            </w:pPr>
            <w:r w:rsidRPr="00240940">
              <w:rPr>
                <w:rFonts w:cs="Arial"/>
                <w:u w:val="single"/>
              </w:rPr>
              <w:t>IHO Definition:</w:t>
            </w:r>
            <w:r>
              <w:rPr>
                <w:rFonts w:cs="Arial"/>
              </w:rPr>
              <w:t xml:space="preserve"> Any level surface (for example Mean Sea Level) taken as a surface of reference to which the elevations within a data set are reduced. Also called datum level, reference level, reference plane, levelling datum, datum for heights.</w:t>
            </w:r>
          </w:p>
        </w:tc>
      </w:tr>
      <w:tr w:rsidR="00FF00AD" w:rsidRPr="00240940" w14:paraId="2602E4E8" w14:textId="77777777" w:rsidTr="00B131AF">
        <w:tc>
          <w:tcPr>
            <w:tcW w:w="5000" w:type="pct"/>
            <w:gridSpan w:val="7"/>
            <w:shd w:val="clear" w:color="auto" w:fill="auto"/>
          </w:tcPr>
          <w:p w14:paraId="16C1DB33" w14:textId="1FF8F533" w:rsidR="00FF00AD" w:rsidRPr="00240940" w:rsidRDefault="00FF00AD" w:rsidP="00B131AF">
            <w:pPr>
              <w:spacing w:before="120" w:after="120"/>
              <w:rPr>
                <w:rFonts w:cs="Arial"/>
                <w:b/>
              </w:rPr>
            </w:pPr>
            <w:r w:rsidRPr="00240940">
              <w:rPr>
                <w:rFonts w:cs="Arial"/>
                <w:b/>
                <w:u w:val="single"/>
              </w:rPr>
              <w:t>S-10x Metadata Feature:</w:t>
            </w:r>
            <w:r>
              <w:rPr>
                <w:rFonts w:cs="Arial"/>
                <w:b/>
              </w:rPr>
              <w:t xml:space="preserve"> </w:t>
            </w:r>
            <w:proofErr w:type="spellStart"/>
            <w:r>
              <w:rPr>
                <w:rFonts w:cs="Arial"/>
                <w:b/>
              </w:rPr>
              <w:t>VerticalDatum</w:t>
            </w:r>
            <w:r w:rsidR="007B03F3">
              <w:rPr>
                <w:rFonts w:cs="Arial"/>
                <w:b/>
              </w:rPr>
              <w:t>O</w:t>
            </w:r>
            <w:r>
              <w:rPr>
                <w:rFonts w:cs="Arial"/>
                <w:b/>
              </w:rPr>
              <w:t>fData</w:t>
            </w:r>
            <w:proofErr w:type="spellEnd"/>
            <w:r>
              <w:rPr>
                <w:rFonts w:cs="Arial"/>
                <w:b/>
              </w:rPr>
              <w:t xml:space="preserve"> (M_VDAT)</w:t>
            </w:r>
          </w:p>
        </w:tc>
      </w:tr>
      <w:tr w:rsidR="00FF00AD" w:rsidRPr="00240940" w14:paraId="21B314B9" w14:textId="77777777" w:rsidTr="00B131AF">
        <w:tc>
          <w:tcPr>
            <w:tcW w:w="5000" w:type="pct"/>
            <w:gridSpan w:val="7"/>
            <w:shd w:val="clear" w:color="auto" w:fill="auto"/>
          </w:tcPr>
          <w:p w14:paraId="581466A8" w14:textId="77777777" w:rsidR="00FF00AD" w:rsidRPr="00240940" w:rsidRDefault="00FF00AD" w:rsidP="00B131AF">
            <w:pPr>
              <w:spacing w:before="120" w:after="120"/>
              <w:rPr>
                <w:rFonts w:cs="Arial"/>
                <w:b/>
              </w:rPr>
            </w:pPr>
            <w:r w:rsidRPr="00240940">
              <w:rPr>
                <w:rFonts w:cs="Arial"/>
                <w:b/>
                <w:u w:val="single"/>
              </w:rPr>
              <w:t>Super Type:</w:t>
            </w:r>
            <w:r>
              <w:rPr>
                <w:rFonts w:cs="Arial"/>
                <w:b/>
              </w:rPr>
              <w:t xml:space="preserve"> </w:t>
            </w:r>
          </w:p>
        </w:tc>
      </w:tr>
      <w:tr w:rsidR="00FF00AD" w:rsidRPr="00240940" w14:paraId="12ACBF2F" w14:textId="77777777" w:rsidTr="00B131AF">
        <w:tc>
          <w:tcPr>
            <w:tcW w:w="5000" w:type="pct"/>
            <w:gridSpan w:val="7"/>
            <w:shd w:val="clear" w:color="auto" w:fill="auto"/>
          </w:tcPr>
          <w:p w14:paraId="6E2EC0F1" w14:textId="77777777" w:rsidR="00FF00AD" w:rsidRPr="00240940" w:rsidRDefault="00FF00AD" w:rsidP="00B131AF">
            <w:pPr>
              <w:spacing w:before="120" w:after="120"/>
              <w:rPr>
                <w:rFonts w:cs="Arial"/>
                <w:b/>
              </w:rPr>
            </w:pPr>
            <w:r w:rsidRPr="00240940">
              <w:rPr>
                <w:rFonts w:cs="Arial"/>
                <w:b/>
                <w:u w:val="single"/>
              </w:rPr>
              <w:t>Primitives:</w:t>
            </w:r>
            <w:r>
              <w:rPr>
                <w:rFonts w:cs="Arial"/>
                <w:b/>
              </w:rPr>
              <w:t xml:space="preserve"> surface</w:t>
            </w:r>
          </w:p>
        </w:tc>
      </w:tr>
      <w:tr w:rsidR="00FF00AD" w:rsidRPr="00240940" w14:paraId="5E2614EA" w14:textId="77777777" w:rsidTr="00B131AF">
        <w:tc>
          <w:tcPr>
            <w:tcW w:w="1249" w:type="pct"/>
            <w:shd w:val="clear" w:color="auto" w:fill="auto"/>
          </w:tcPr>
          <w:p w14:paraId="082F3BA1" w14:textId="77777777" w:rsidR="00FF00AD" w:rsidRDefault="00FF00AD" w:rsidP="00B131AF">
            <w:pPr>
              <w:spacing w:before="120"/>
              <w:rPr>
                <w:rFonts w:cs="Arial"/>
                <w:i/>
                <w:color w:val="0000FF"/>
                <w:sz w:val="18"/>
              </w:rPr>
            </w:pPr>
            <w:r w:rsidRPr="00240940">
              <w:rPr>
                <w:rFonts w:cs="Arial"/>
                <w:i/>
                <w:color w:val="0000FF"/>
                <w:sz w:val="18"/>
              </w:rPr>
              <w:t>Real World</w:t>
            </w:r>
          </w:p>
          <w:p w14:paraId="170F42E4" w14:textId="77777777" w:rsidR="00FF00AD" w:rsidRPr="00240940" w:rsidRDefault="00FF00AD" w:rsidP="00B131AF">
            <w:pPr>
              <w:spacing w:before="120"/>
              <w:rPr>
                <w:rFonts w:cs="Arial"/>
                <w:i/>
                <w:color w:val="0000FF"/>
                <w:sz w:val="18"/>
              </w:rPr>
            </w:pPr>
          </w:p>
        </w:tc>
        <w:tc>
          <w:tcPr>
            <w:tcW w:w="1667" w:type="pct"/>
            <w:gridSpan w:val="3"/>
            <w:shd w:val="clear" w:color="auto" w:fill="auto"/>
          </w:tcPr>
          <w:p w14:paraId="3F85EF88" w14:textId="77777777" w:rsidR="00FF00AD" w:rsidRDefault="00FF00AD" w:rsidP="00B131AF">
            <w:pPr>
              <w:spacing w:before="120"/>
              <w:rPr>
                <w:rFonts w:cs="Arial"/>
                <w:i/>
                <w:color w:val="0000FF"/>
                <w:sz w:val="18"/>
              </w:rPr>
            </w:pPr>
            <w:r w:rsidRPr="00240940">
              <w:rPr>
                <w:rFonts w:cs="Arial"/>
                <w:i/>
                <w:color w:val="0000FF"/>
                <w:sz w:val="18"/>
              </w:rPr>
              <w:t>Paper Chart Symbol</w:t>
            </w:r>
          </w:p>
          <w:p w14:paraId="104311EC" w14:textId="77777777" w:rsidR="00FF00AD" w:rsidRPr="00240940" w:rsidRDefault="00FF00AD" w:rsidP="00B131AF">
            <w:pPr>
              <w:spacing w:before="120"/>
              <w:rPr>
                <w:rFonts w:cs="Arial"/>
                <w:i/>
                <w:color w:val="0000FF"/>
                <w:sz w:val="18"/>
              </w:rPr>
            </w:pPr>
          </w:p>
        </w:tc>
        <w:tc>
          <w:tcPr>
            <w:tcW w:w="2084" w:type="pct"/>
            <w:gridSpan w:val="3"/>
            <w:shd w:val="clear" w:color="auto" w:fill="auto"/>
          </w:tcPr>
          <w:p w14:paraId="78133238" w14:textId="77777777" w:rsidR="00FF00AD" w:rsidRDefault="00FF00AD" w:rsidP="00B131AF">
            <w:pPr>
              <w:spacing w:before="120"/>
              <w:rPr>
                <w:rFonts w:cs="Arial"/>
                <w:i/>
                <w:color w:val="0000FF"/>
                <w:sz w:val="18"/>
              </w:rPr>
            </w:pPr>
            <w:r w:rsidRPr="00240940">
              <w:rPr>
                <w:rFonts w:cs="Arial"/>
                <w:i/>
                <w:color w:val="0000FF"/>
                <w:sz w:val="18"/>
              </w:rPr>
              <w:t>ECDIS Symbol</w:t>
            </w:r>
          </w:p>
          <w:p w14:paraId="137A83FC" w14:textId="77777777" w:rsidR="00FF00AD" w:rsidRPr="00240940" w:rsidRDefault="00FF00AD" w:rsidP="00B131AF">
            <w:pPr>
              <w:spacing w:before="120"/>
              <w:rPr>
                <w:rFonts w:cs="Arial"/>
                <w:i/>
                <w:color w:val="0000FF"/>
                <w:sz w:val="18"/>
              </w:rPr>
            </w:pPr>
          </w:p>
        </w:tc>
      </w:tr>
      <w:tr w:rsidR="00FF00AD" w:rsidRPr="00240940" w14:paraId="18CEA540" w14:textId="77777777" w:rsidTr="00B131AF">
        <w:tc>
          <w:tcPr>
            <w:tcW w:w="1665" w:type="pct"/>
            <w:gridSpan w:val="2"/>
            <w:shd w:val="clear" w:color="auto" w:fill="auto"/>
          </w:tcPr>
          <w:p w14:paraId="75FD41F3" w14:textId="77777777" w:rsidR="00FF00AD" w:rsidRPr="00240940" w:rsidRDefault="00FF00AD" w:rsidP="00B131AF">
            <w:pPr>
              <w:spacing w:before="120" w:after="120"/>
              <w:rPr>
                <w:rFonts w:cs="Arial"/>
                <w:b/>
              </w:rPr>
            </w:pPr>
            <w:r w:rsidRPr="00240940">
              <w:rPr>
                <w:rFonts w:cs="Arial"/>
                <w:b/>
              </w:rPr>
              <w:t>S-10x Attribute</w:t>
            </w:r>
          </w:p>
        </w:tc>
        <w:tc>
          <w:tcPr>
            <w:tcW w:w="834" w:type="pct"/>
            <w:shd w:val="clear" w:color="auto" w:fill="auto"/>
          </w:tcPr>
          <w:p w14:paraId="0FD80B87" w14:textId="77777777" w:rsidR="00FF00AD" w:rsidRPr="00240940" w:rsidRDefault="00FF00AD" w:rsidP="00B131AF">
            <w:pPr>
              <w:spacing w:before="120" w:after="120"/>
              <w:rPr>
                <w:rFonts w:cs="Arial"/>
                <w:b/>
              </w:rPr>
            </w:pPr>
            <w:r w:rsidRPr="00240940">
              <w:rPr>
                <w:rFonts w:cs="Arial"/>
                <w:b/>
              </w:rPr>
              <w:t>S-57  Acronym</w:t>
            </w:r>
          </w:p>
        </w:tc>
        <w:tc>
          <w:tcPr>
            <w:tcW w:w="1250" w:type="pct"/>
            <w:gridSpan w:val="2"/>
            <w:shd w:val="clear" w:color="auto" w:fill="auto"/>
          </w:tcPr>
          <w:p w14:paraId="6E3F0472" w14:textId="77777777" w:rsidR="00FF00AD" w:rsidRPr="00240940" w:rsidRDefault="00FF00AD" w:rsidP="00B131AF">
            <w:pPr>
              <w:spacing w:before="120" w:after="120"/>
              <w:rPr>
                <w:rFonts w:cs="Arial"/>
                <w:b/>
              </w:rPr>
            </w:pPr>
            <w:r w:rsidRPr="00240940">
              <w:rPr>
                <w:rFonts w:cs="Arial"/>
                <w:b/>
              </w:rPr>
              <w:t>Allowable Encoding Value</w:t>
            </w:r>
          </w:p>
        </w:tc>
        <w:tc>
          <w:tcPr>
            <w:tcW w:w="417" w:type="pct"/>
            <w:shd w:val="clear" w:color="auto" w:fill="auto"/>
          </w:tcPr>
          <w:p w14:paraId="029A716B" w14:textId="77777777" w:rsidR="00FF00AD" w:rsidRPr="00240940" w:rsidRDefault="00FF00AD" w:rsidP="00B131AF">
            <w:pPr>
              <w:spacing w:before="120" w:after="120"/>
              <w:rPr>
                <w:rFonts w:cs="Arial"/>
                <w:b/>
              </w:rPr>
            </w:pPr>
            <w:r w:rsidRPr="00240940">
              <w:rPr>
                <w:rFonts w:cs="Arial"/>
                <w:b/>
              </w:rPr>
              <w:t>Type</w:t>
            </w:r>
          </w:p>
        </w:tc>
        <w:tc>
          <w:tcPr>
            <w:tcW w:w="834" w:type="pct"/>
            <w:shd w:val="clear" w:color="auto" w:fill="auto"/>
          </w:tcPr>
          <w:p w14:paraId="79FDCDD7" w14:textId="77777777" w:rsidR="00FF00AD" w:rsidRPr="00240940" w:rsidRDefault="00FF00AD" w:rsidP="00B131AF">
            <w:pPr>
              <w:spacing w:before="120" w:after="120"/>
              <w:rPr>
                <w:rFonts w:cs="Arial"/>
                <w:b/>
              </w:rPr>
            </w:pPr>
            <w:r w:rsidRPr="00240940">
              <w:rPr>
                <w:rFonts w:cs="Arial"/>
                <w:b/>
              </w:rPr>
              <w:t>Multiplicity</w:t>
            </w:r>
          </w:p>
        </w:tc>
      </w:tr>
      <w:tr w:rsidR="00FF00AD" w:rsidRPr="00240940" w14:paraId="4BA8054C" w14:textId="77777777" w:rsidTr="00B131AF">
        <w:tc>
          <w:tcPr>
            <w:tcW w:w="1665" w:type="pct"/>
            <w:gridSpan w:val="2"/>
            <w:shd w:val="clear" w:color="auto" w:fill="auto"/>
          </w:tcPr>
          <w:p w14:paraId="4AA64145" w14:textId="77777777" w:rsidR="00FF00AD" w:rsidRPr="00240940" w:rsidRDefault="00FF00AD" w:rsidP="00B131AF">
            <w:pPr>
              <w:spacing w:before="120" w:after="120"/>
              <w:rPr>
                <w:rFonts w:cs="Arial"/>
                <w:sz w:val="18"/>
              </w:rPr>
            </w:pPr>
            <w:r>
              <w:rPr>
                <w:rFonts w:cs="Arial"/>
                <w:sz w:val="18"/>
              </w:rPr>
              <w:t>Vertical Datum</w:t>
            </w:r>
          </w:p>
        </w:tc>
        <w:tc>
          <w:tcPr>
            <w:tcW w:w="834" w:type="pct"/>
            <w:shd w:val="clear" w:color="auto" w:fill="auto"/>
          </w:tcPr>
          <w:p w14:paraId="6722D6AC" w14:textId="77777777" w:rsidR="00FF00AD" w:rsidRDefault="00FF00AD" w:rsidP="00B131AF">
            <w:pPr>
              <w:spacing w:before="120" w:after="120"/>
              <w:rPr>
                <w:rFonts w:cs="Arial"/>
                <w:sz w:val="18"/>
              </w:rPr>
            </w:pPr>
            <w:r>
              <w:rPr>
                <w:rFonts w:cs="Arial"/>
                <w:sz w:val="18"/>
              </w:rPr>
              <w:t>(VERDAT)</w:t>
            </w:r>
          </w:p>
          <w:p w14:paraId="3E925FD3" w14:textId="77777777" w:rsidR="00FF00AD" w:rsidRDefault="00FF00AD" w:rsidP="00B131AF">
            <w:pPr>
              <w:spacing w:before="120" w:after="120"/>
              <w:rPr>
                <w:rFonts w:cs="Arial"/>
                <w:sz w:val="18"/>
              </w:rPr>
            </w:pPr>
            <w:r>
              <w:rPr>
                <w:rFonts w:cs="Arial"/>
                <w:sz w:val="18"/>
              </w:rPr>
              <w:t>(Datum Level)</w:t>
            </w:r>
          </w:p>
          <w:p w14:paraId="1072E53E" w14:textId="77777777" w:rsidR="00FF00AD" w:rsidRDefault="00FF00AD" w:rsidP="00B131AF">
            <w:pPr>
              <w:spacing w:before="120" w:after="120"/>
              <w:rPr>
                <w:rFonts w:cs="Arial"/>
                <w:sz w:val="18"/>
              </w:rPr>
            </w:pPr>
            <w:r>
              <w:rPr>
                <w:rFonts w:cs="Arial"/>
                <w:sz w:val="18"/>
              </w:rPr>
              <w:t>(Reference Plane)</w:t>
            </w:r>
          </w:p>
          <w:p w14:paraId="22D128DB" w14:textId="77777777" w:rsidR="00FF00AD" w:rsidRDefault="00FF00AD" w:rsidP="00B131AF">
            <w:pPr>
              <w:spacing w:before="120" w:after="120"/>
              <w:rPr>
                <w:rFonts w:cs="Arial"/>
                <w:sz w:val="18"/>
              </w:rPr>
            </w:pPr>
            <w:r>
              <w:rPr>
                <w:rFonts w:cs="Arial"/>
                <w:sz w:val="18"/>
              </w:rPr>
              <w:t>(Levelling Datum)</w:t>
            </w:r>
          </w:p>
          <w:p w14:paraId="4D192F47" w14:textId="77777777" w:rsidR="00FF00AD" w:rsidRDefault="00FF00AD" w:rsidP="00B131AF">
            <w:pPr>
              <w:spacing w:before="120" w:after="120"/>
              <w:rPr>
                <w:rFonts w:cs="Arial"/>
                <w:sz w:val="18"/>
              </w:rPr>
            </w:pPr>
            <w:r>
              <w:rPr>
                <w:rFonts w:cs="Arial"/>
                <w:sz w:val="18"/>
              </w:rPr>
              <w:t>(Datum for Sounding Reduction)</w:t>
            </w:r>
          </w:p>
          <w:p w14:paraId="5A3788D7" w14:textId="77777777" w:rsidR="00FF00AD" w:rsidRPr="00240940" w:rsidRDefault="00FF00AD" w:rsidP="00B131AF">
            <w:pPr>
              <w:spacing w:before="120" w:after="120"/>
              <w:rPr>
                <w:rFonts w:cs="Arial"/>
                <w:sz w:val="18"/>
              </w:rPr>
            </w:pPr>
            <w:r>
              <w:rPr>
                <w:rFonts w:cs="Arial"/>
                <w:sz w:val="18"/>
              </w:rPr>
              <w:t>(Datum for Heights)</w:t>
            </w:r>
          </w:p>
        </w:tc>
        <w:tc>
          <w:tcPr>
            <w:tcW w:w="1250" w:type="pct"/>
            <w:gridSpan w:val="2"/>
            <w:shd w:val="clear" w:color="auto" w:fill="auto"/>
          </w:tcPr>
          <w:p w14:paraId="1F8975FA" w14:textId="77777777" w:rsidR="00FF00AD" w:rsidRDefault="00FF00AD" w:rsidP="00CB5817">
            <w:pPr>
              <w:spacing w:before="120" w:after="120" w:line="240" w:lineRule="auto"/>
              <w:rPr>
                <w:rFonts w:cs="Arial"/>
                <w:sz w:val="18"/>
              </w:rPr>
            </w:pPr>
            <w:r>
              <w:rPr>
                <w:rFonts w:cs="Arial"/>
                <w:sz w:val="18"/>
              </w:rPr>
              <w:t>3 : Mean Sea Level</w:t>
            </w:r>
          </w:p>
          <w:p w14:paraId="777FB170" w14:textId="77777777" w:rsidR="00FF00AD" w:rsidRDefault="00FF00AD" w:rsidP="00CB5817">
            <w:pPr>
              <w:spacing w:before="120" w:after="120" w:line="240" w:lineRule="auto"/>
              <w:rPr>
                <w:rFonts w:cs="Arial"/>
                <w:sz w:val="18"/>
              </w:rPr>
            </w:pPr>
            <w:r>
              <w:rPr>
                <w:rFonts w:cs="Arial"/>
                <w:sz w:val="18"/>
              </w:rPr>
              <w:t>16 : Mean High Water</w:t>
            </w:r>
          </w:p>
          <w:p w14:paraId="78C709AC" w14:textId="77777777" w:rsidR="00FF00AD" w:rsidRDefault="00FF00AD" w:rsidP="00CB5817">
            <w:pPr>
              <w:spacing w:before="120" w:after="120" w:line="240" w:lineRule="auto"/>
              <w:rPr>
                <w:rFonts w:cs="Arial"/>
                <w:sz w:val="18"/>
              </w:rPr>
            </w:pPr>
            <w:r>
              <w:rPr>
                <w:rFonts w:cs="Arial"/>
                <w:sz w:val="18"/>
              </w:rPr>
              <w:t>17 : Mean High Water Springs</w:t>
            </w:r>
          </w:p>
          <w:p w14:paraId="06CB1295" w14:textId="77777777" w:rsidR="00FF00AD" w:rsidRDefault="00FF00AD" w:rsidP="00CB5817">
            <w:pPr>
              <w:spacing w:before="120" w:after="120" w:line="240" w:lineRule="auto"/>
              <w:rPr>
                <w:rFonts w:cs="Arial"/>
                <w:sz w:val="18"/>
              </w:rPr>
            </w:pPr>
            <w:r>
              <w:rPr>
                <w:rFonts w:cs="Arial"/>
                <w:sz w:val="18"/>
              </w:rPr>
              <w:t>18 : High Water</w:t>
            </w:r>
          </w:p>
          <w:p w14:paraId="3794A4CA" w14:textId="77777777" w:rsidR="00FF00AD" w:rsidRDefault="00FF00AD" w:rsidP="00CB5817">
            <w:pPr>
              <w:spacing w:before="120" w:after="120" w:line="240" w:lineRule="auto"/>
              <w:rPr>
                <w:rFonts w:cs="Arial"/>
                <w:sz w:val="18"/>
              </w:rPr>
            </w:pPr>
            <w:r>
              <w:rPr>
                <w:rFonts w:cs="Arial"/>
                <w:sz w:val="18"/>
              </w:rPr>
              <w:t>19 : Approximate Mean Sea Level</w:t>
            </w:r>
          </w:p>
          <w:p w14:paraId="5C8297DF" w14:textId="77777777" w:rsidR="00FF00AD" w:rsidRDefault="00FF00AD" w:rsidP="00CB5817">
            <w:pPr>
              <w:spacing w:before="120" w:after="120" w:line="240" w:lineRule="auto"/>
              <w:rPr>
                <w:rFonts w:cs="Arial"/>
                <w:sz w:val="18"/>
              </w:rPr>
            </w:pPr>
            <w:r>
              <w:rPr>
                <w:rFonts w:cs="Arial"/>
                <w:sz w:val="18"/>
              </w:rPr>
              <w:t>20 : High Water Springs</w:t>
            </w:r>
          </w:p>
          <w:p w14:paraId="19093296" w14:textId="77777777" w:rsidR="00FF00AD" w:rsidRDefault="00FF00AD" w:rsidP="00CB5817">
            <w:pPr>
              <w:spacing w:before="120" w:after="120" w:line="240" w:lineRule="auto"/>
              <w:rPr>
                <w:rFonts w:cs="Arial"/>
                <w:sz w:val="18"/>
              </w:rPr>
            </w:pPr>
            <w:r>
              <w:rPr>
                <w:rFonts w:cs="Arial"/>
                <w:sz w:val="18"/>
              </w:rPr>
              <w:t>21 : Mean Higher High Water</w:t>
            </w:r>
          </w:p>
          <w:p w14:paraId="10E65F8A" w14:textId="77777777" w:rsidR="00FF00AD" w:rsidRDefault="00FF00AD" w:rsidP="00CB5817">
            <w:pPr>
              <w:spacing w:before="120" w:after="120" w:line="240" w:lineRule="auto"/>
              <w:rPr>
                <w:rFonts w:cs="Arial"/>
                <w:sz w:val="18"/>
              </w:rPr>
            </w:pPr>
            <w:r>
              <w:rPr>
                <w:rFonts w:cs="Arial"/>
                <w:sz w:val="18"/>
              </w:rPr>
              <w:t>24 : Local Datum</w:t>
            </w:r>
          </w:p>
          <w:p w14:paraId="70EBE9B3" w14:textId="77777777" w:rsidR="00FF00AD" w:rsidRDefault="00FF00AD" w:rsidP="00CB5817">
            <w:pPr>
              <w:spacing w:before="120" w:after="120" w:line="240" w:lineRule="auto"/>
              <w:rPr>
                <w:rFonts w:cs="Arial"/>
                <w:sz w:val="18"/>
              </w:rPr>
            </w:pPr>
            <w:r>
              <w:rPr>
                <w:rFonts w:cs="Arial"/>
                <w:sz w:val="18"/>
              </w:rPr>
              <w:t>25 : International Great Lakes Datum 1985</w:t>
            </w:r>
          </w:p>
          <w:p w14:paraId="25717D8D" w14:textId="77777777" w:rsidR="00FF00AD" w:rsidRDefault="00FF00AD" w:rsidP="00CB5817">
            <w:pPr>
              <w:spacing w:before="120" w:after="120" w:line="240" w:lineRule="auto"/>
              <w:rPr>
                <w:rFonts w:cs="Arial"/>
                <w:sz w:val="18"/>
              </w:rPr>
            </w:pPr>
            <w:r>
              <w:rPr>
                <w:rFonts w:cs="Arial"/>
                <w:sz w:val="18"/>
              </w:rPr>
              <w:t>26 : Mean Water Level</w:t>
            </w:r>
          </w:p>
          <w:p w14:paraId="0DEA5814" w14:textId="77777777" w:rsidR="00FF00AD" w:rsidRDefault="00FF00AD" w:rsidP="00CB5817">
            <w:pPr>
              <w:spacing w:before="120" w:after="120" w:line="240" w:lineRule="auto"/>
              <w:rPr>
                <w:rFonts w:cs="Arial"/>
                <w:sz w:val="18"/>
              </w:rPr>
            </w:pPr>
            <w:r>
              <w:rPr>
                <w:rFonts w:cs="Arial"/>
                <w:sz w:val="18"/>
              </w:rPr>
              <w:t>28 : Higher High Water Large Tide</w:t>
            </w:r>
          </w:p>
          <w:p w14:paraId="7241A02C" w14:textId="77777777" w:rsidR="00FF00AD" w:rsidRDefault="00FF00AD" w:rsidP="00CB5817">
            <w:pPr>
              <w:spacing w:before="120" w:after="120" w:line="240" w:lineRule="auto"/>
              <w:rPr>
                <w:rFonts w:cs="Arial"/>
                <w:sz w:val="18"/>
              </w:rPr>
            </w:pPr>
            <w:r>
              <w:rPr>
                <w:rFonts w:cs="Arial"/>
                <w:sz w:val="18"/>
              </w:rPr>
              <w:t>29 : Nearly Highest High Water</w:t>
            </w:r>
          </w:p>
          <w:p w14:paraId="5AAABEEE" w14:textId="77777777" w:rsidR="00FF00AD" w:rsidRDefault="00FF00AD" w:rsidP="00CB5817">
            <w:pPr>
              <w:spacing w:before="120" w:after="120" w:line="240" w:lineRule="auto"/>
              <w:rPr>
                <w:rFonts w:cs="Arial"/>
                <w:sz w:val="18"/>
              </w:rPr>
            </w:pPr>
            <w:r>
              <w:rPr>
                <w:rFonts w:cs="Arial"/>
                <w:sz w:val="18"/>
              </w:rPr>
              <w:t>30 : Highest Astronomical Tide</w:t>
            </w:r>
          </w:p>
          <w:p w14:paraId="636B8F8B" w14:textId="77777777" w:rsidR="00FF00AD" w:rsidRPr="00240940" w:rsidRDefault="00FF00AD" w:rsidP="00CB5817">
            <w:pPr>
              <w:spacing w:before="120" w:after="120" w:line="240" w:lineRule="auto"/>
              <w:rPr>
                <w:rFonts w:cs="Arial"/>
                <w:sz w:val="18"/>
              </w:rPr>
            </w:pPr>
            <w:r>
              <w:rPr>
                <w:rFonts w:cs="Arial"/>
                <w:sz w:val="18"/>
              </w:rPr>
              <w:t>44 : Baltic Sea Chart Datum 2000</w:t>
            </w:r>
          </w:p>
        </w:tc>
        <w:tc>
          <w:tcPr>
            <w:tcW w:w="417" w:type="pct"/>
            <w:shd w:val="clear" w:color="auto" w:fill="auto"/>
          </w:tcPr>
          <w:p w14:paraId="306EB498" w14:textId="77777777" w:rsidR="00FF00AD" w:rsidRPr="00240940" w:rsidRDefault="00FF00AD" w:rsidP="00B131AF">
            <w:pPr>
              <w:spacing w:before="120" w:after="120"/>
              <w:rPr>
                <w:rFonts w:cs="Arial"/>
                <w:sz w:val="18"/>
              </w:rPr>
            </w:pPr>
            <w:r>
              <w:rPr>
                <w:rFonts w:cs="Arial"/>
                <w:sz w:val="18"/>
              </w:rPr>
              <w:t>EN</w:t>
            </w:r>
          </w:p>
        </w:tc>
        <w:tc>
          <w:tcPr>
            <w:tcW w:w="834" w:type="pct"/>
            <w:shd w:val="clear" w:color="auto" w:fill="auto"/>
          </w:tcPr>
          <w:p w14:paraId="2212F0AE" w14:textId="77777777" w:rsidR="00FF00AD" w:rsidRPr="00240940" w:rsidRDefault="00FF00AD" w:rsidP="00B131AF">
            <w:pPr>
              <w:spacing w:before="120" w:after="120"/>
              <w:rPr>
                <w:rFonts w:cs="Arial"/>
                <w:sz w:val="18"/>
              </w:rPr>
            </w:pPr>
            <w:r>
              <w:rPr>
                <w:rFonts w:cs="Arial"/>
                <w:sz w:val="18"/>
              </w:rPr>
              <w:t>1, 1</w:t>
            </w:r>
          </w:p>
        </w:tc>
      </w:tr>
      <w:tr w:rsidR="00FF00AD" w:rsidRPr="00240940" w14:paraId="31E77D8E" w14:textId="77777777" w:rsidTr="00B131AF">
        <w:tc>
          <w:tcPr>
            <w:tcW w:w="1665" w:type="pct"/>
            <w:gridSpan w:val="2"/>
            <w:shd w:val="clear" w:color="auto" w:fill="auto"/>
          </w:tcPr>
          <w:p w14:paraId="07E01665" w14:textId="77777777" w:rsidR="00FF00AD" w:rsidRPr="00240940" w:rsidRDefault="00FF00AD" w:rsidP="00B131AF">
            <w:pPr>
              <w:spacing w:before="120" w:after="120"/>
              <w:rPr>
                <w:rFonts w:cs="Arial"/>
                <w:sz w:val="18"/>
              </w:rPr>
            </w:pPr>
            <w:r>
              <w:rPr>
                <w:rFonts w:cs="Arial"/>
                <w:sz w:val="18"/>
              </w:rPr>
              <w:t>Information</w:t>
            </w:r>
          </w:p>
        </w:tc>
        <w:tc>
          <w:tcPr>
            <w:tcW w:w="834" w:type="pct"/>
            <w:shd w:val="clear" w:color="auto" w:fill="auto"/>
          </w:tcPr>
          <w:p w14:paraId="3AC7D5BE" w14:textId="77777777" w:rsidR="00FF00AD" w:rsidRPr="00240940" w:rsidRDefault="00FF00AD" w:rsidP="00B131AF">
            <w:pPr>
              <w:spacing w:before="120" w:after="120"/>
              <w:rPr>
                <w:rFonts w:cs="Arial"/>
                <w:sz w:val="18"/>
              </w:rPr>
            </w:pPr>
          </w:p>
        </w:tc>
        <w:tc>
          <w:tcPr>
            <w:tcW w:w="1250" w:type="pct"/>
            <w:gridSpan w:val="2"/>
            <w:shd w:val="clear" w:color="auto" w:fill="auto"/>
          </w:tcPr>
          <w:p w14:paraId="1F5FA494" w14:textId="77777777" w:rsidR="00FF00AD" w:rsidRPr="00240940" w:rsidRDefault="00FF00AD" w:rsidP="00B131AF">
            <w:pPr>
              <w:spacing w:before="120" w:after="120"/>
              <w:rPr>
                <w:rFonts w:cs="Arial"/>
                <w:sz w:val="18"/>
              </w:rPr>
            </w:pPr>
          </w:p>
        </w:tc>
        <w:tc>
          <w:tcPr>
            <w:tcW w:w="417" w:type="pct"/>
            <w:shd w:val="clear" w:color="auto" w:fill="auto"/>
          </w:tcPr>
          <w:p w14:paraId="33399157" w14:textId="77777777" w:rsidR="00FF00AD" w:rsidRPr="00240940" w:rsidRDefault="00FF00AD" w:rsidP="00B131AF">
            <w:pPr>
              <w:spacing w:before="120" w:after="120"/>
              <w:rPr>
                <w:rFonts w:cs="Arial"/>
                <w:sz w:val="18"/>
              </w:rPr>
            </w:pPr>
            <w:r>
              <w:rPr>
                <w:rFonts w:cs="Arial"/>
                <w:sz w:val="18"/>
              </w:rPr>
              <w:t>C</w:t>
            </w:r>
          </w:p>
        </w:tc>
        <w:tc>
          <w:tcPr>
            <w:tcW w:w="834" w:type="pct"/>
            <w:shd w:val="clear" w:color="auto" w:fill="auto"/>
          </w:tcPr>
          <w:p w14:paraId="42898CB3" w14:textId="77777777" w:rsidR="00FF00AD" w:rsidRPr="00240940" w:rsidRDefault="00FF00AD" w:rsidP="00B131AF">
            <w:pPr>
              <w:spacing w:before="120" w:after="120"/>
              <w:rPr>
                <w:rFonts w:cs="Arial"/>
                <w:sz w:val="18"/>
              </w:rPr>
            </w:pPr>
            <w:r>
              <w:rPr>
                <w:rFonts w:cs="Arial"/>
                <w:sz w:val="18"/>
              </w:rPr>
              <w:t>0, *</w:t>
            </w:r>
          </w:p>
        </w:tc>
      </w:tr>
      <w:tr w:rsidR="00FF00AD" w:rsidRPr="00240940" w14:paraId="14BC6EAE" w14:textId="77777777" w:rsidTr="00B131AF">
        <w:tc>
          <w:tcPr>
            <w:tcW w:w="1665" w:type="pct"/>
            <w:gridSpan w:val="2"/>
            <w:shd w:val="clear" w:color="auto" w:fill="auto"/>
          </w:tcPr>
          <w:p w14:paraId="18C871DA" w14:textId="77777777" w:rsidR="00FF00AD" w:rsidRPr="00240940" w:rsidRDefault="00FF00AD" w:rsidP="00B131AF">
            <w:pPr>
              <w:spacing w:before="120" w:after="120"/>
              <w:rPr>
                <w:rFonts w:cs="Arial"/>
                <w:sz w:val="18"/>
              </w:rPr>
            </w:pPr>
            <w:r>
              <w:rPr>
                <w:rFonts w:cs="Arial"/>
                <w:sz w:val="18"/>
              </w:rPr>
              <w:t xml:space="preserve">   File Locator</w:t>
            </w:r>
          </w:p>
        </w:tc>
        <w:tc>
          <w:tcPr>
            <w:tcW w:w="834" w:type="pct"/>
            <w:shd w:val="clear" w:color="auto" w:fill="auto"/>
          </w:tcPr>
          <w:p w14:paraId="5CC473B0" w14:textId="77777777" w:rsidR="00FF00AD" w:rsidRPr="00240940" w:rsidRDefault="00FF00AD" w:rsidP="00B131AF">
            <w:pPr>
              <w:spacing w:before="120" w:after="120"/>
              <w:rPr>
                <w:rFonts w:cs="Arial"/>
                <w:sz w:val="18"/>
              </w:rPr>
            </w:pPr>
          </w:p>
        </w:tc>
        <w:tc>
          <w:tcPr>
            <w:tcW w:w="1250" w:type="pct"/>
            <w:gridSpan w:val="2"/>
            <w:shd w:val="clear" w:color="auto" w:fill="auto"/>
          </w:tcPr>
          <w:p w14:paraId="77970951" w14:textId="77777777" w:rsidR="00FF00AD" w:rsidRPr="00240940" w:rsidRDefault="00FF00AD" w:rsidP="00B131AF">
            <w:pPr>
              <w:spacing w:before="120" w:after="120"/>
              <w:rPr>
                <w:rFonts w:cs="Arial"/>
                <w:sz w:val="18"/>
              </w:rPr>
            </w:pPr>
          </w:p>
        </w:tc>
        <w:tc>
          <w:tcPr>
            <w:tcW w:w="417" w:type="pct"/>
            <w:shd w:val="clear" w:color="auto" w:fill="auto"/>
          </w:tcPr>
          <w:p w14:paraId="784D5538" w14:textId="77777777" w:rsidR="00FF00AD" w:rsidRPr="00240940" w:rsidRDefault="00FF00AD" w:rsidP="00B131AF">
            <w:pPr>
              <w:spacing w:before="120" w:after="120"/>
              <w:rPr>
                <w:rFonts w:cs="Arial"/>
                <w:sz w:val="18"/>
              </w:rPr>
            </w:pPr>
            <w:r>
              <w:rPr>
                <w:rFonts w:cs="Arial"/>
                <w:sz w:val="18"/>
              </w:rPr>
              <w:t>(S) TE</w:t>
            </w:r>
          </w:p>
        </w:tc>
        <w:tc>
          <w:tcPr>
            <w:tcW w:w="834" w:type="pct"/>
            <w:shd w:val="clear" w:color="auto" w:fill="auto"/>
          </w:tcPr>
          <w:p w14:paraId="49CB3BA8" w14:textId="77777777" w:rsidR="00FF00AD" w:rsidRPr="00240940" w:rsidRDefault="00FF00AD" w:rsidP="00B131AF">
            <w:pPr>
              <w:spacing w:before="120" w:after="120"/>
              <w:rPr>
                <w:rFonts w:cs="Arial"/>
                <w:sz w:val="18"/>
              </w:rPr>
            </w:pPr>
            <w:r>
              <w:rPr>
                <w:rFonts w:cs="Arial"/>
                <w:sz w:val="18"/>
              </w:rPr>
              <w:t>0, 1</w:t>
            </w:r>
          </w:p>
        </w:tc>
      </w:tr>
      <w:tr w:rsidR="00FF00AD" w:rsidRPr="00240940" w14:paraId="1B12AC59" w14:textId="77777777" w:rsidTr="00B131AF">
        <w:tc>
          <w:tcPr>
            <w:tcW w:w="1665" w:type="pct"/>
            <w:gridSpan w:val="2"/>
            <w:shd w:val="clear" w:color="auto" w:fill="auto"/>
          </w:tcPr>
          <w:p w14:paraId="1BEECA1A" w14:textId="77777777" w:rsidR="00FF00AD" w:rsidRPr="00240940" w:rsidRDefault="00FF00AD" w:rsidP="00B131AF">
            <w:pPr>
              <w:spacing w:before="120" w:after="120"/>
              <w:rPr>
                <w:rFonts w:cs="Arial"/>
                <w:sz w:val="18"/>
              </w:rPr>
            </w:pPr>
            <w:r>
              <w:rPr>
                <w:rFonts w:cs="Arial"/>
                <w:sz w:val="18"/>
              </w:rPr>
              <w:t xml:space="preserve">   File Reference</w:t>
            </w:r>
          </w:p>
        </w:tc>
        <w:tc>
          <w:tcPr>
            <w:tcW w:w="834" w:type="pct"/>
            <w:shd w:val="clear" w:color="auto" w:fill="auto"/>
          </w:tcPr>
          <w:p w14:paraId="32CC0676" w14:textId="77777777" w:rsidR="00FF00AD" w:rsidRPr="00240940" w:rsidRDefault="00FF00AD" w:rsidP="00B131AF">
            <w:pPr>
              <w:spacing w:before="120" w:after="120"/>
              <w:rPr>
                <w:rFonts w:cs="Arial"/>
                <w:sz w:val="18"/>
              </w:rPr>
            </w:pPr>
            <w:r>
              <w:rPr>
                <w:rFonts w:cs="Arial"/>
                <w:sz w:val="18"/>
              </w:rPr>
              <w:t>(TXTDSC)</w:t>
            </w:r>
          </w:p>
        </w:tc>
        <w:tc>
          <w:tcPr>
            <w:tcW w:w="1250" w:type="pct"/>
            <w:gridSpan w:val="2"/>
            <w:shd w:val="clear" w:color="auto" w:fill="auto"/>
          </w:tcPr>
          <w:p w14:paraId="5820AD7D" w14:textId="77777777" w:rsidR="00FF00AD" w:rsidRPr="00240940" w:rsidRDefault="00FF00AD" w:rsidP="00B131AF">
            <w:pPr>
              <w:spacing w:before="120" w:after="120"/>
              <w:rPr>
                <w:rFonts w:cs="Arial"/>
                <w:sz w:val="18"/>
              </w:rPr>
            </w:pPr>
          </w:p>
        </w:tc>
        <w:tc>
          <w:tcPr>
            <w:tcW w:w="417" w:type="pct"/>
            <w:shd w:val="clear" w:color="auto" w:fill="auto"/>
          </w:tcPr>
          <w:p w14:paraId="78AC7F54" w14:textId="77777777" w:rsidR="00FF00AD" w:rsidRPr="00240940" w:rsidRDefault="00FF00AD" w:rsidP="00B131AF">
            <w:pPr>
              <w:spacing w:before="120" w:after="120"/>
              <w:rPr>
                <w:rFonts w:cs="Arial"/>
                <w:sz w:val="18"/>
              </w:rPr>
            </w:pPr>
            <w:r>
              <w:rPr>
                <w:rFonts w:cs="Arial"/>
                <w:sz w:val="18"/>
              </w:rPr>
              <w:t>(S) TE</w:t>
            </w:r>
          </w:p>
        </w:tc>
        <w:tc>
          <w:tcPr>
            <w:tcW w:w="834" w:type="pct"/>
            <w:shd w:val="clear" w:color="auto" w:fill="auto"/>
          </w:tcPr>
          <w:p w14:paraId="0C9DC170" w14:textId="77777777" w:rsidR="00FF00AD" w:rsidRPr="00240940" w:rsidRDefault="00FF00AD" w:rsidP="00B131AF">
            <w:pPr>
              <w:spacing w:before="120" w:after="120"/>
              <w:rPr>
                <w:rFonts w:cs="Arial"/>
                <w:sz w:val="18"/>
              </w:rPr>
            </w:pPr>
            <w:r>
              <w:rPr>
                <w:rFonts w:cs="Arial"/>
                <w:sz w:val="18"/>
              </w:rPr>
              <w:t>0, 1</w:t>
            </w:r>
          </w:p>
        </w:tc>
      </w:tr>
      <w:tr w:rsidR="00FF00AD" w:rsidRPr="00240940" w14:paraId="0CA844E5" w14:textId="77777777" w:rsidTr="00B131AF">
        <w:tc>
          <w:tcPr>
            <w:tcW w:w="1665" w:type="pct"/>
            <w:gridSpan w:val="2"/>
            <w:shd w:val="clear" w:color="auto" w:fill="auto"/>
          </w:tcPr>
          <w:p w14:paraId="366A90D3" w14:textId="77777777" w:rsidR="00FF00AD" w:rsidRPr="00240940" w:rsidRDefault="00FF00AD" w:rsidP="00B131AF">
            <w:pPr>
              <w:spacing w:before="120" w:after="120"/>
              <w:rPr>
                <w:rFonts w:cs="Arial"/>
                <w:sz w:val="18"/>
              </w:rPr>
            </w:pPr>
            <w:r>
              <w:rPr>
                <w:rFonts w:cs="Arial"/>
                <w:sz w:val="18"/>
              </w:rPr>
              <w:t xml:space="preserve">   Headline</w:t>
            </w:r>
          </w:p>
        </w:tc>
        <w:tc>
          <w:tcPr>
            <w:tcW w:w="834" w:type="pct"/>
            <w:shd w:val="clear" w:color="auto" w:fill="auto"/>
          </w:tcPr>
          <w:p w14:paraId="3142B4DD" w14:textId="77777777" w:rsidR="00FF00AD" w:rsidRPr="00240940" w:rsidRDefault="00FF00AD" w:rsidP="00B131AF">
            <w:pPr>
              <w:spacing w:before="120" w:after="120"/>
              <w:rPr>
                <w:rFonts w:cs="Arial"/>
                <w:sz w:val="18"/>
              </w:rPr>
            </w:pPr>
          </w:p>
        </w:tc>
        <w:tc>
          <w:tcPr>
            <w:tcW w:w="1250" w:type="pct"/>
            <w:gridSpan w:val="2"/>
            <w:shd w:val="clear" w:color="auto" w:fill="auto"/>
          </w:tcPr>
          <w:p w14:paraId="67213D54" w14:textId="77777777" w:rsidR="00FF00AD" w:rsidRPr="00240940" w:rsidRDefault="00FF00AD" w:rsidP="00B131AF">
            <w:pPr>
              <w:spacing w:before="120" w:after="120"/>
              <w:rPr>
                <w:rFonts w:cs="Arial"/>
                <w:sz w:val="18"/>
              </w:rPr>
            </w:pPr>
          </w:p>
        </w:tc>
        <w:tc>
          <w:tcPr>
            <w:tcW w:w="417" w:type="pct"/>
            <w:shd w:val="clear" w:color="auto" w:fill="auto"/>
          </w:tcPr>
          <w:p w14:paraId="013A9E74" w14:textId="77777777" w:rsidR="00FF00AD" w:rsidRPr="00240940" w:rsidRDefault="00FF00AD" w:rsidP="00B131AF">
            <w:pPr>
              <w:spacing w:before="120" w:after="120"/>
              <w:rPr>
                <w:rFonts w:cs="Arial"/>
                <w:sz w:val="18"/>
              </w:rPr>
            </w:pPr>
            <w:r>
              <w:rPr>
                <w:rFonts w:cs="Arial"/>
                <w:sz w:val="18"/>
              </w:rPr>
              <w:t>(S) TE</w:t>
            </w:r>
          </w:p>
        </w:tc>
        <w:tc>
          <w:tcPr>
            <w:tcW w:w="834" w:type="pct"/>
            <w:shd w:val="clear" w:color="auto" w:fill="auto"/>
          </w:tcPr>
          <w:p w14:paraId="40DD80F0" w14:textId="77777777" w:rsidR="00FF00AD" w:rsidRPr="00240940" w:rsidRDefault="00FF00AD" w:rsidP="00B131AF">
            <w:pPr>
              <w:spacing w:before="120" w:after="120"/>
              <w:rPr>
                <w:rFonts w:cs="Arial"/>
                <w:sz w:val="18"/>
              </w:rPr>
            </w:pPr>
            <w:r>
              <w:rPr>
                <w:rFonts w:cs="Arial"/>
                <w:sz w:val="18"/>
              </w:rPr>
              <w:t>0, * (ordered)</w:t>
            </w:r>
          </w:p>
        </w:tc>
      </w:tr>
      <w:tr w:rsidR="00FF00AD" w:rsidRPr="00240940" w14:paraId="38B81C99" w14:textId="77777777" w:rsidTr="00B131AF">
        <w:tc>
          <w:tcPr>
            <w:tcW w:w="1665" w:type="pct"/>
            <w:gridSpan w:val="2"/>
            <w:shd w:val="clear" w:color="auto" w:fill="auto"/>
          </w:tcPr>
          <w:p w14:paraId="2E67ABA2" w14:textId="77777777" w:rsidR="00FF00AD" w:rsidRPr="00240940" w:rsidRDefault="00FF00AD" w:rsidP="00B131AF">
            <w:pPr>
              <w:spacing w:before="120" w:after="120"/>
              <w:rPr>
                <w:rFonts w:cs="Arial"/>
                <w:sz w:val="18"/>
              </w:rPr>
            </w:pPr>
            <w:r>
              <w:rPr>
                <w:rFonts w:cs="Arial"/>
                <w:sz w:val="18"/>
              </w:rPr>
              <w:t xml:space="preserve">   Language</w:t>
            </w:r>
          </w:p>
        </w:tc>
        <w:tc>
          <w:tcPr>
            <w:tcW w:w="834" w:type="pct"/>
            <w:shd w:val="clear" w:color="auto" w:fill="auto"/>
          </w:tcPr>
          <w:p w14:paraId="5A30204B" w14:textId="77777777" w:rsidR="00FF00AD" w:rsidRPr="00240940" w:rsidRDefault="00FF00AD" w:rsidP="00B131AF">
            <w:pPr>
              <w:spacing w:before="120" w:after="120"/>
              <w:rPr>
                <w:rFonts w:cs="Arial"/>
                <w:sz w:val="18"/>
              </w:rPr>
            </w:pPr>
          </w:p>
        </w:tc>
        <w:tc>
          <w:tcPr>
            <w:tcW w:w="1250" w:type="pct"/>
            <w:gridSpan w:val="2"/>
            <w:shd w:val="clear" w:color="auto" w:fill="auto"/>
          </w:tcPr>
          <w:p w14:paraId="0353D12A" w14:textId="77777777" w:rsidR="00FF00AD" w:rsidRPr="00240940" w:rsidRDefault="00FF00AD" w:rsidP="00B131AF">
            <w:pPr>
              <w:spacing w:before="120" w:after="120"/>
              <w:rPr>
                <w:rFonts w:cs="Arial"/>
                <w:sz w:val="18"/>
              </w:rPr>
            </w:pPr>
          </w:p>
        </w:tc>
        <w:tc>
          <w:tcPr>
            <w:tcW w:w="417" w:type="pct"/>
            <w:shd w:val="clear" w:color="auto" w:fill="auto"/>
          </w:tcPr>
          <w:p w14:paraId="418BEBA9" w14:textId="77777777" w:rsidR="00FF00AD" w:rsidRPr="00240940" w:rsidRDefault="00FF00AD" w:rsidP="00B131AF">
            <w:pPr>
              <w:spacing w:before="120" w:after="120"/>
              <w:rPr>
                <w:rFonts w:cs="Arial"/>
                <w:sz w:val="18"/>
              </w:rPr>
            </w:pPr>
            <w:r>
              <w:rPr>
                <w:rFonts w:cs="Arial"/>
                <w:sz w:val="18"/>
              </w:rPr>
              <w:t>(S) TE</w:t>
            </w:r>
          </w:p>
        </w:tc>
        <w:tc>
          <w:tcPr>
            <w:tcW w:w="834" w:type="pct"/>
            <w:shd w:val="clear" w:color="auto" w:fill="auto"/>
          </w:tcPr>
          <w:p w14:paraId="2FDC7D1A" w14:textId="77777777" w:rsidR="00FF00AD" w:rsidRPr="00240940" w:rsidRDefault="00FF00AD" w:rsidP="00B131AF">
            <w:pPr>
              <w:spacing w:before="120" w:after="120"/>
              <w:rPr>
                <w:rFonts w:cs="Arial"/>
                <w:sz w:val="18"/>
              </w:rPr>
            </w:pPr>
            <w:r>
              <w:rPr>
                <w:rFonts w:cs="Arial"/>
                <w:sz w:val="18"/>
              </w:rPr>
              <w:t>0, 1</w:t>
            </w:r>
          </w:p>
        </w:tc>
      </w:tr>
      <w:tr w:rsidR="00FF00AD" w:rsidRPr="00240940" w14:paraId="5BB32348" w14:textId="77777777" w:rsidTr="00B131AF">
        <w:tc>
          <w:tcPr>
            <w:tcW w:w="1665" w:type="pct"/>
            <w:gridSpan w:val="2"/>
            <w:shd w:val="clear" w:color="auto" w:fill="auto"/>
          </w:tcPr>
          <w:p w14:paraId="0A2DDE5F" w14:textId="77777777" w:rsidR="00FF00AD" w:rsidRPr="00240940" w:rsidRDefault="00FF00AD" w:rsidP="00B131AF">
            <w:pPr>
              <w:spacing w:before="120" w:after="120"/>
              <w:rPr>
                <w:rFonts w:cs="Arial"/>
                <w:sz w:val="18"/>
              </w:rPr>
            </w:pPr>
            <w:r>
              <w:rPr>
                <w:rFonts w:cs="Arial"/>
                <w:sz w:val="18"/>
              </w:rPr>
              <w:lastRenderedPageBreak/>
              <w:t xml:space="preserve">   Text</w:t>
            </w:r>
          </w:p>
        </w:tc>
        <w:tc>
          <w:tcPr>
            <w:tcW w:w="834" w:type="pct"/>
            <w:shd w:val="clear" w:color="auto" w:fill="auto"/>
          </w:tcPr>
          <w:p w14:paraId="1CB88C40" w14:textId="77777777" w:rsidR="00FF00AD" w:rsidRDefault="00FF00AD" w:rsidP="00B131AF">
            <w:pPr>
              <w:spacing w:before="120" w:after="120"/>
              <w:rPr>
                <w:rFonts w:cs="Arial"/>
                <w:sz w:val="18"/>
              </w:rPr>
            </w:pPr>
            <w:r>
              <w:rPr>
                <w:rFonts w:cs="Arial"/>
                <w:sz w:val="18"/>
              </w:rPr>
              <w:t>(INFORM)</w:t>
            </w:r>
          </w:p>
          <w:p w14:paraId="6EE92D64" w14:textId="77777777" w:rsidR="00FF00AD" w:rsidRPr="00240940" w:rsidRDefault="00FF00AD" w:rsidP="00B131AF">
            <w:pPr>
              <w:spacing w:before="120" w:after="120"/>
              <w:rPr>
                <w:rFonts w:cs="Arial"/>
                <w:sz w:val="18"/>
              </w:rPr>
            </w:pPr>
            <w:r>
              <w:rPr>
                <w:rFonts w:cs="Arial"/>
                <w:sz w:val="18"/>
              </w:rPr>
              <w:t>(NINFOM)</w:t>
            </w:r>
          </w:p>
        </w:tc>
        <w:tc>
          <w:tcPr>
            <w:tcW w:w="1250" w:type="pct"/>
            <w:gridSpan w:val="2"/>
            <w:shd w:val="clear" w:color="auto" w:fill="auto"/>
          </w:tcPr>
          <w:p w14:paraId="027F53BC" w14:textId="77777777" w:rsidR="00FF00AD" w:rsidRPr="00240940" w:rsidRDefault="00FF00AD" w:rsidP="00B131AF">
            <w:pPr>
              <w:spacing w:before="120" w:after="120"/>
              <w:rPr>
                <w:rFonts w:cs="Arial"/>
                <w:sz w:val="18"/>
              </w:rPr>
            </w:pPr>
          </w:p>
        </w:tc>
        <w:tc>
          <w:tcPr>
            <w:tcW w:w="417" w:type="pct"/>
            <w:shd w:val="clear" w:color="auto" w:fill="auto"/>
          </w:tcPr>
          <w:p w14:paraId="69BC1741" w14:textId="77777777" w:rsidR="00FF00AD" w:rsidRPr="00240940" w:rsidRDefault="00FF00AD" w:rsidP="00B131AF">
            <w:pPr>
              <w:spacing w:before="120" w:after="120"/>
              <w:rPr>
                <w:rFonts w:cs="Arial"/>
                <w:sz w:val="18"/>
              </w:rPr>
            </w:pPr>
            <w:r>
              <w:rPr>
                <w:rFonts w:cs="Arial"/>
                <w:sz w:val="18"/>
              </w:rPr>
              <w:t>(S) TE</w:t>
            </w:r>
          </w:p>
        </w:tc>
        <w:tc>
          <w:tcPr>
            <w:tcW w:w="834" w:type="pct"/>
            <w:shd w:val="clear" w:color="auto" w:fill="auto"/>
          </w:tcPr>
          <w:p w14:paraId="6FD50F26" w14:textId="77777777" w:rsidR="00FF00AD" w:rsidRPr="00240940" w:rsidRDefault="00FF00AD" w:rsidP="00B131AF">
            <w:pPr>
              <w:spacing w:before="120" w:after="120"/>
              <w:rPr>
                <w:rFonts w:cs="Arial"/>
                <w:sz w:val="18"/>
              </w:rPr>
            </w:pPr>
            <w:r>
              <w:rPr>
                <w:rFonts w:cs="Arial"/>
                <w:sz w:val="18"/>
              </w:rPr>
              <w:t>0, 1</w:t>
            </w:r>
          </w:p>
        </w:tc>
      </w:tr>
      <w:tr w:rsidR="00FF00AD" w:rsidRPr="00240940" w14:paraId="312979AA" w14:textId="77777777" w:rsidTr="00B131AF">
        <w:tc>
          <w:tcPr>
            <w:tcW w:w="5000" w:type="pct"/>
            <w:gridSpan w:val="7"/>
            <w:shd w:val="clear" w:color="auto" w:fill="auto"/>
          </w:tcPr>
          <w:p w14:paraId="025D7261" w14:textId="11A898C6" w:rsidR="00FF00AD" w:rsidRDefault="00FF00AD" w:rsidP="00B131AF">
            <w:pPr>
              <w:spacing w:before="120" w:after="120"/>
              <w:rPr>
                <w:rFonts w:cs="Arial"/>
              </w:rPr>
            </w:pPr>
            <w:r w:rsidRPr="00240940">
              <w:rPr>
                <w:rFonts w:cs="Arial"/>
                <w:u w:val="single"/>
              </w:rPr>
              <w:t>INT 1 Reference:</w:t>
            </w:r>
            <w:r w:rsidR="000B28A1">
              <w:rPr>
                <w:rFonts w:cs="Arial"/>
                <w:u w:val="single"/>
              </w:rPr>
              <w:t xml:space="preserve"> --</w:t>
            </w:r>
          </w:p>
          <w:p w14:paraId="499C510E" w14:textId="77777777" w:rsidR="008968EE" w:rsidRDefault="008968EE" w:rsidP="008968EE">
            <w:pPr>
              <w:pStyle w:val="Heading3"/>
            </w:pPr>
            <w:bookmarkStart w:id="656" w:name="_Toc120214385"/>
            <w:r>
              <w:t>General</w:t>
            </w:r>
            <w:bookmarkEnd w:id="656"/>
          </w:p>
          <w:p w14:paraId="55F991F5" w14:textId="0CE964E1" w:rsidR="00FF00AD" w:rsidRDefault="008968EE" w:rsidP="00B131AF">
            <w:pPr>
              <w:spacing w:before="120" w:after="120"/>
              <w:rPr>
                <w:rFonts w:cs="Arial"/>
              </w:rPr>
            </w:pPr>
            <w:r w:rsidRPr="008968EE">
              <w:rPr>
                <w:rFonts w:cs="Arial"/>
              </w:rPr>
              <w:t xml:space="preserve">There must be only one </w:t>
            </w:r>
            <w:proofErr w:type="spellStart"/>
            <w:r w:rsidRPr="008968EE">
              <w:rPr>
                <w:rFonts w:cs="Arial"/>
                <w:b/>
                <w:bCs/>
              </w:rPr>
              <w:t>VerticalDatum</w:t>
            </w:r>
            <w:ins w:id="657" w:author="Raphael Malyankar" w:date="2022-10-24T23:22:00Z">
              <w:r w:rsidR="00E25CF7">
                <w:rPr>
                  <w:rFonts w:cs="Arial"/>
                  <w:b/>
                  <w:bCs/>
                </w:rPr>
                <w:t>OfData</w:t>
              </w:r>
            </w:ins>
            <w:proofErr w:type="spellEnd"/>
            <w:r w:rsidRPr="008968EE">
              <w:rPr>
                <w:rFonts w:cs="Arial"/>
              </w:rPr>
              <w:t xml:space="preserve"> feature in an S-131 dataset, providing the datum for all </w:t>
            </w:r>
            <w:r>
              <w:rPr>
                <w:rFonts w:cs="Arial"/>
              </w:rPr>
              <w:t>elevation</w:t>
            </w:r>
            <w:r w:rsidRPr="008968EE">
              <w:rPr>
                <w:rFonts w:cs="Arial"/>
              </w:rPr>
              <w:t xml:space="preserve"> values encoded in any feature. Given the relatively small extent of S-131 datasets</w:t>
            </w:r>
            <w:r w:rsidR="007B03F3">
              <w:rPr>
                <w:rFonts w:cs="Arial"/>
              </w:rPr>
              <w:t xml:space="preserve"> and the importance of uniform datums in the same port</w:t>
            </w:r>
            <w:r w:rsidRPr="008968EE">
              <w:rPr>
                <w:rFonts w:cs="Arial"/>
              </w:rPr>
              <w:t xml:space="preserve">, it is not anticipated that </w:t>
            </w:r>
            <w:r>
              <w:rPr>
                <w:rFonts w:cs="Arial"/>
              </w:rPr>
              <w:t>elevation</w:t>
            </w:r>
            <w:r w:rsidR="007B03F3">
              <w:rPr>
                <w:rFonts w:cs="Arial"/>
              </w:rPr>
              <w:t>s in different features</w:t>
            </w:r>
            <w:r w:rsidRPr="008968EE">
              <w:rPr>
                <w:rFonts w:cs="Arial"/>
              </w:rPr>
              <w:t xml:space="preserve"> will be referred to different datums; however, if this is the case</w:t>
            </w:r>
            <w:r w:rsidR="007B03F3">
              <w:rPr>
                <w:rFonts w:cs="Arial"/>
              </w:rPr>
              <w:t xml:space="preserve"> in the sources</w:t>
            </w:r>
            <w:r w:rsidRPr="008968EE">
              <w:rPr>
                <w:rFonts w:cs="Arial"/>
              </w:rPr>
              <w:t>, values must be converted to the same datum before encoding in the dataset.</w:t>
            </w:r>
          </w:p>
          <w:p w14:paraId="62614FFA" w14:textId="77777777" w:rsidR="00FF00AD" w:rsidRDefault="00FF00AD" w:rsidP="00B131AF">
            <w:pPr>
              <w:spacing w:before="120" w:after="120"/>
              <w:rPr>
                <w:rFonts w:cs="Arial"/>
              </w:rPr>
            </w:pPr>
            <w:r w:rsidRPr="00240940">
              <w:rPr>
                <w:rFonts w:cs="Arial"/>
                <w:u w:val="single"/>
              </w:rPr>
              <w:t>Remarks:</w:t>
            </w:r>
          </w:p>
          <w:p w14:paraId="4A4610D9" w14:textId="6F1C9C7C" w:rsidR="00FF00AD" w:rsidRDefault="00FF00AD" w:rsidP="00B131AF">
            <w:pPr>
              <w:spacing w:before="120" w:after="120"/>
              <w:rPr>
                <w:rFonts w:cs="Arial"/>
              </w:rPr>
            </w:pPr>
          </w:p>
          <w:p w14:paraId="7D01254D" w14:textId="3AAA7626" w:rsidR="00FF00AD" w:rsidRPr="008968EE" w:rsidRDefault="00FF00AD" w:rsidP="00B131AF">
            <w:pPr>
              <w:spacing w:before="120" w:after="120"/>
              <w:rPr>
                <w:rFonts w:cs="Arial"/>
              </w:rPr>
            </w:pPr>
            <w:r w:rsidRPr="00240940">
              <w:rPr>
                <w:rFonts w:cs="Arial"/>
                <w:u w:val="single"/>
              </w:rPr>
              <w:t>Distinction:</w:t>
            </w:r>
            <w:r w:rsidR="008968EE">
              <w:rPr>
                <w:rFonts w:cs="Arial"/>
              </w:rPr>
              <w:t xml:space="preserve"> </w:t>
            </w:r>
            <w:proofErr w:type="spellStart"/>
            <w:r w:rsidR="008968EE" w:rsidRPr="008968EE">
              <w:rPr>
                <w:rFonts w:cs="Arial"/>
                <w:b/>
                <w:bCs/>
              </w:rPr>
              <w:t>SoundingDatum</w:t>
            </w:r>
            <w:proofErr w:type="spellEnd"/>
          </w:p>
          <w:p w14:paraId="3000FE53" w14:textId="77777777" w:rsidR="00FF00AD" w:rsidRPr="00240940" w:rsidRDefault="00FF00AD" w:rsidP="00B131AF">
            <w:pPr>
              <w:spacing w:before="120" w:after="120"/>
              <w:rPr>
                <w:rFonts w:cs="Arial"/>
              </w:rPr>
            </w:pPr>
          </w:p>
        </w:tc>
      </w:tr>
    </w:tbl>
    <w:p w14:paraId="6539352F" w14:textId="5CA93972" w:rsidR="00AE52BB" w:rsidRDefault="00AE52BB" w:rsidP="00C83FB5">
      <w:r>
        <w:br w:type="page"/>
      </w:r>
    </w:p>
    <w:p w14:paraId="3F2CB5D2" w14:textId="571950D1" w:rsidR="004974E4" w:rsidRPr="00A66C15" w:rsidRDefault="0014087C" w:rsidP="004974E4">
      <w:pPr>
        <w:pStyle w:val="Heading1"/>
        <w:rPr>
          <w:rFonts w:asciiTheme="minorHAnsi" w:hAnsiTheme="minorHAnsi" w:cstheme="minorHAnsi"/>
        </w:rPr>
      </w:pPr>
      <w:bookmarkStart w:id="658" w:name="_Ref450310461"/>
      <w:bookmarkStart w:id="659" w:name="_Toc490817363"/>
      <w:bookmarkStart w:id="660" w:name="_Ref515486063"/>
      <w:bookmarkStart w:id="661" w:name="_Toc120214386"/>
      <w:r>
        <w:rPr>
          <w:rFonts w:asciiTheme="minorHAnsi" w:hAnsiTheme="minorHAnsi" w:cstheme="minorHAnsi"/>
        </w:rPr>
        <w:lastRenderedPageBreak/>
        <w:t xml:space="preserve">Abstract </w:t>
      </w:r>
      <w:r w:rsidR="004974E4" w:rsidRPr="00A66C15">
        <w:rPr>
          <w:rFonts w:asciiTheme="minorHAnsi" w:hAnsiTheme="minorHAnsi" w:cstheme="minorHAnsi"/>
        </w:rPr>
        <w:t>Geo Features</w:t>
      </w:r>
      <w:bookmarkEnd w:id="658"/>
      <w:bookmarkEnd w:id="659"/>
      <w:bookmarkEnd w:id="660"/>
      <w:bookmarkEnd w:id="661"/>
    </w:p>
    <w:p w14:paraId="5F4EE1D0" w14:textId="77777777" w:rsidR="008619D6" w:rsidRDefault="008619D6" w:rsidP="008619D6">
      <w:pPr>
        <w:pStyle w:val="Heading2"/>
      </w:pPr>
      <w:bookmarkStart w:id="662" w:name="_Toc120214387"/>
      <w:r>
        <w:t>Introduction</w:t>
      </w:r>
      <w:bookmarkEnd w:id="662"/>
    </w:p>
    <w:p w14:paraId="314807D1" w14:textId="13A29586" w:rsidR="004974E4" w:rsidRDefault="004974E4" w:rsidP="004974E4">
      <w:pPr>
        <w:rPr>
          <w:rFonts w:cstheme="minorHAnsi"/>
        </w:rPr>
      </w:pPr>
      <w:r w:rsidRPr="00ED455F">
        <w:rPr>
          <w:rFonts w:cstheme="minorHAnsi"/>
        </w:rPr>
        <w:t xml:space="preserve">This </w:t>
      </w:r>
      <w:r w:rsidR="00B00104">
        <w:rPr>
          <w:rFonts w:cstheme="minorHAnsi"/>
        </w:rPr>
        <w:t>clause</w:t>
      </w:r>
      <w:r w:rsidR="00B00104" w:rsidRPr="00ED455F">
        <w:rPr>
          <w:rFonts w:cstheme="minorHAnsi"/>
        </w:rPr>
        <w:t xml:space="preserve"> </w:t>
      </w:r>
      <w:r w:rsidRPr="00ED455F">
        <w:rPr>
          <w:rFonts w:cstheme="minorHAnsi"/>
        </w:rPr>
        <w:t>describes abstract</w:t>
      </w:r>
      <w:r w:rsidR="00A92FE3">
        <w:rPr>
          <w:rFonts w:cstheme="minorHAnsi"/>
        </w:rPr>
        <w:t xml:space="preserve"> feature </w:t>
      </w:r>
      <w:r w:rsidRPr="00ED455F">
        <w:rPr>
          <w:rFonts w:cstheme="minorHAnsi"/>
        </w:rPr>
        <w:t>types. The abstract type</w:t>
      </w:r>
      <w:r w:rsidR="007E1662">
        <w:rPr>
          <w:rFonts w:cstheme="minorHAnsi"/>
        </w:rPr>
        <w:t>s</w:t>
      </w:r>
      <w:r w:rsidRPr="00ED455F">
        <w:rPr>
          <w:rFonts w:cstheme="minorHAnsi"/>
        </w:rPr>
        <w:t xml:space="preserve"> </w:t>
      </w:r>
      <w:r w:rsidRPr="00A66C15">
        <w:rPr>
          <w:rFonts w:cstheme="minorHAnsi"/>
        </w:rPr>
        <w:t xml:space="preserve">cannot be used directly, but define attributes </w:t>
      </w:r>
      <w:r w:rsidR="007E1662">
        <w:rPr>
          <w:rFonts w:cstheme="minorHAnsi"/>
        </w:rPr>
        <w:t xml:space="preserve">and associations </w:t>
      </w:r>
      <w:r w:rsidRPr="00A66C15">
        <w:rPr>
          <w:rFonts w:cstheme="minorHAnsi"/>
        </w:rPr>
        <w:t xml:space="preserve">inherited by </w:t>
      </w:r>
      <w:r w:rsidR="007E1662">
        <w:rPr>
          <w:rFonts w:cstheme="minorHAnsi"/>
        </w:rPr>
        <w:t>their</w:t>
      </w:r>
      <w:r w:rsidRPr="00A66C15">
        <w:rPr>
          <w:rFonts w:cstheme="minorHAnsi"/>
        </w:rPr>
        <w:t xml:space="preserve"> sub-types. The encoding remarks in the description of </w:t>
      </w:r>
      <w:r w:rsidR="007E1662" w:rsidRPr="007E1662">
        <w:rPr>
          <w:rFonts w:cstheme="minorHAnsi"/>
          <w:bCs/>
        </w:rPr>
        <w:t>each abstract feature</w:t>
      </w:r>
      <w:r w:rsidRPr="00A66C15">
        <w:rPr>
          <w:rFonts w:cstheme="minorHAnsi"/>
        </w:rPr>
        <w:t xml:space="preserve"> apply to its sub-types but may be overridden by remarks in the sub-type.</w:t>
      </w:r>
    </w:p>
    <w:p w14:paraId="637A1BFA" w14:textId="15C6BFF5" w:rsidR="00594F95" w:rsidRDefault="00594F95" w:rsidP="004974E4">
      <w:pPr>
        <w:rPr>
          <w:rFonts w:cstheme="minorHAnsi"/>
        </w:rPr>
      </w:pPr>
      <w:bookmarkStart w:id="663" w:name="_Hlk113286164"/>
      <w:r>
        <w:rPr>
          <w:rFonts w:cstheme="minorHAnsi"/>
        </w:rPr>
        <w:t xml:space="preserve">The abstract feature </w:t>
      </w:r>
      <w:r w:rsidR="00A92FE3">
        <w:rPr>
          <w:rFonts w:cstheme="minorHAnsi"/>
        </w:rPr>
        <w:t>types</w:t>
      </w:r>
      <w:r>
        <w:rPr>
          <w:rFonts w:cstheme="minorHAnsi"/>
        </w:rPr>
        <w:t xml:space="preserve"> are depicted in </w:t>
      </w:r>
      <w:r>
        <w:rPr>
          <w:rFonts w:cstheme="minorHAnsi"/>
        </w:rPr>
        <w:fldChar w:fldCharType="begin"/>
      </w:r>
      <w:r>
        <w:rPr>
          <w:rFonts w:cstheme="minorHAnsi"/>
        </w:rPr>
        <w:instrText xml:space="preserve"> REF _Ref113218452 \h </w:instrText>
      </w:r>
      <w:r>
        <w:rPr>
          <w:rFonts w:cstheme="minorHAnsi"/>
        </w:rPr>
      </w:r>
      <w:r>
        <w:rPr>
          <w:rFonts w:cstheme="minorHAnsi"/>
        </w:rPr>
        <w:fldChar w:fldCharType="separate"/>
      </w:r>
      <w:r w:rsidR="00EE3F7C">
        <w:t xml:space="preserve">Figure </w:t>
      </w:r>
      <w:r w:rsidR="00EE3F7C">
        <w:rPr>
          <w:noProof/>
        </w:rPr>
        <w:t>5</w:t>
      </w:r>
      <w:r w:rsidR="00EE3F7C">
        <w:t>.</w:t>
      </w:r>
      <w:r w:rsidR="00EE3F7C">
        <w:rPr>
          <w:noProof/>
        </w:rPr>
        <w:t>1</w:t>
      </w:r>
      <w:r>
        <w:rPr>
          <w:rFonts w:cstheme="minorHAnsi"/>
        </w:rPr>
        <w:fldChar w:fldCharType="end"/>
      </w:r>
      <w:r>
        <w:rPr>
          <w:rFonts w:cstheme="minorHAnsi"/>
        </w:rPr>
        <w:t xml:space="preserve">. At the root is the </w:t>
      </w:r>
      <w:r w:rsidR="00A92FE3">
        <w:rPr>
          <w:rFonts w:cstheme="minorHAnsi"/>
        </w:rPr>
        <w:t>type</w:t>
      </w:r>
      <w:r>
        <w:rPr>
          <w:rFonts w:cstheme="minorHAnsi"/>
        </w:rPr>
        <w:t xml:space="preserve"> named </w:t>
      </w:r>
      <w:proofErr w:type="spellStart"/>
      <w:r w:rsidRPr="00594F95">
        <w:rPr>
          <w:rFonts w:cstheme="minorHAnsi"/>
          <w:b/>
          <w:bCs/>
        </w:rPr>
        <w:t>FeatureType</w:t>
      </w:r>
      <w:proofErr w:type="spellEnd"/>
      <w:r>
        <w:rPr>
          <w:rFonts w:cstheme="minorHAnsi"/>
        </w:rPr>
        <w:t xml:space="preserve">, from which all feature </w:t>
      </w:r>
      <w:r w:rsidR="00A92FE3">
        <w:rPr>
          <w:rFonts w:cstheme="minorHAnsi"/>
        </w:rPr>
        <w:t>types</w:t>
      </w:r>
      <w:r>
        <w:rPr>
          <w:rFonts w:cstheme="minorHAnsi"/>
        </w:rPr>
        <w:t xml:space="preserve"> except</w:t>
      </w:r>
      <w:r w:rsidR="00A92FE3">
        <w:rPr>
          <w:rFonts w:cstheme="minorHAnsi"/>
        </w:rPr>
        <w:t xml:space="preserve"> cartographic and</w:t>
      </w:r>
      <w:r>
        <w:rPr>
          <w:rFonts w:cstheme="minorHAnsi"/>
        </w:rPr>
        <w:t xml:space="preserve"> meta-features inherit several attributes. This means that any </w:t>
      </w:r>
      <w:r w:rsidR="00A92FE3">
        <w:rPr>
          <w:rFonts w:cstheme="minorHAnsi"/>
        </w:rPr>
        <w:t>Geo</w:t>
      </w:r>
      <w:r>
        <w:rPr>
          <w:rFonts w:cstheme="minorHAnsi"/>
        </w:rPr>
        <w:t xml:space="preserve"> feature in S-131 can have any of the several attributes in the </w:t>
      </w:r>
      <w:proofErr w:type="spellStart"/>
      <w:r w:rsidRPr="00594F95">
        <w:rPr>
          <w:rFonts w:cstheme="minorHAnsi"/>
          <w:b/>
          <w:bCs/>
        </w:rPr>
        <w:t>FeatureType</w:t>
      </w:r>
      <w:proofErr w:type="spellEnd"/>
      <w:r>
        <w:rPr>
          <w:rFonts w:cstheme="minorHAnsi"/>
        </w:rPr>
        <w:t xml:space="preserve"> box. This </w:t>
      </w:r>
      <w:r w:rsidR="00A92FE3">
        <w:rPr>
          <w:rFonts w:cstheme="minorHAnsi"/>
        </w:rPr>
        <w:t>type</w:t>
      </w:r>
      <w:r>
        <w:rPr>
          <w:rFonts w:cstheme="minorHAnsi"/>
        </w:rPr>
        <w:t xml:space="preserve"> also has information associations to three information types, and a feature association to </w:t>
      </w:r>
      <w:proofErr w:type="spellStart"/>
      <w:r w:rsidRPr="00594F95">
        <w:rPr>
          <w:rFonts w:cstheme="minorHAnsi"/>
          <w:b/>
          <w:bCs/>
        </w:rPr>
        <w:t>TextPlacement</w:t>
      </w:r>
      <w:proofErr w:type="spellEnd"/>
      <w:r>
        <w:rPr>
          <w:rFonts w:cstheme="minorHAnsi"/>
        </w:rPr>
        <w:t xml:space="preserve">  which</w:t>
      </w:r>
      <w:r w:rsidR="00A92FE3">
        <w:rPr>
          <w:rFonts w:cstheme="minorHAnsi"/>
        </w:rPr>
        <w:t>, as for attributes,</w:t>
      </w:r>
      <w:r>
        <w:rPr>
          <w:rFonts w:cstheme="minorHAnsi"/>
        </w:rPr>
        <w:t xml:space="preserve"> allows any S-131 </w:t>
      </w:r>
      <w:r w:rsidR="00A92FE3">
        <w:rPr>
          <w:rFonts w:cstheme="minorHAnsi"/>
        </w:rPr>
        <w:t>Geo</w:t>
      </w:r>
      <w:r>
        <w:rPr>
          <w:rFonts w:cstheme="minorHAnsi"/>
        </w:rPr>
        <w:t xml:space="preserve"> feature to have the same associations. The feature </w:t>
      </w:r>
      <w:r w:rsidR="00A92FE3">
        <w:rPr>
          <w:rFonts w:cstheme="minorHAnsi"/>
        </w:rPr>
        <w:t>types</w:t>
      </w:r>
      <w:r>
        <w:rPr>
          <w:rFonts w:cstheme="minorHAnsi"/>
        </w:rPr>
        <w:t xml:space="preserve"> </w:t>
      </w:r>
      <w:proofErr w:type="spellStart"/>
      <w:r w:rsidRPr="00594F95">
        <w:rPr>
          <w:rFonts w:cstheme="minorHAnsi"/>
          <w:b/>
          <w:bCs/>
        </w:rPr>
        <w:t>Organi</w:t>
      </w:r>
      <w:r w:rsidR="005C25A7">
        <w:rPr>
          <w:rFonts w:cstheme="minorHAnsi"/>
          <w:b/>
          <w:bCs/>
        </w:rPr>
        <w:t>z</w:t>
      </w:r>
      <w:r w:rsidRPr="00594F95">
        <w:rPr>
          <w:rFonts w:cstheme="minorHAnsi"/>
          <w:b/>
          <w:bCs/>
        </w:rPr>
        <w:t>ationContactArea</w:t>
      </w:r>
      <w:proofErr w:type="spellEnd"/>
      <w:r>
        <w:rPr>
          <w:rFonts w:cstheme="minorHAnsi"/>
        </w:rPr>
        <w:t xml:space="preserve"> and </w:t>
      </w:r>
      <w:proofErr w:type="spellStart"/>
      <w:r w:rsidRPr="00594F95">
        <w:rPr>
          <w:rFonts w:cstheme="minorHAnsi"/>
          <w:b/>
          <w:bCs/>
        </w:rPr>
        <w:t>SupervisedArea</w:t>
      </w:r>
      <w:proofErr w:type="spellEnd"/>
      <w:r>
        <w:rPr>
          <w:rFonts w:cstheme="minorHAnsi"/>
        </w:rPr>
        <w:t xml:space="preserve"> define no local attributes but inherit the attributes of </w:t>
      </w:r>
      <w:proofErr w:type="spellStart"/>
      <w:r w:rsidRPr="00A92FE3">
        <w:rPr>
          <w:rFonts w:cstheme="minorHAnsi"/>
          <w:b/>
          <w:bCs/>
        </w:rPr>
        <w:t>FeatureType</w:t>
      </w:r>
      <w:proofErr w:type="spellEnd"/>
      <w:r>
        <w:rPr>
          <w:rFonts w:cstheme="minorHAnsi"/>
        </w:rPr>
        <w:t xml:space="preserve">, however each adds an additional information association </w:t>
      </w:r>
      <w:r w:rsidR="000C5128">
        <w:rPr>
          <w:rFonts w:cstheme="minorHAnsi"/>
        </w:rPr>
        <w:t xml:space="preserve">which is inherited by all </w:t>
      </w:r>
      <w:r w:rsidR="00A92FE3">
        <w:rPr>
          <w:rFonts w:cstheme="minorHAnsi"/>
        </w:rPr>
        <w:t>Geo</w:t>
      </w:r>
      <w:r w:rsidR="000C5128">
        <w:rPr>
          <w:rFonts w:cstheme="minorHAnsi"/>
        </w:rPr>
        <w:t xml:space="preserve"> features in S-131.</w:t>
      </w:r>
    </w:p>
    <w:p w14:paraId="6ABAA6DF" w14:textId="0AD01C5A" w:rsidR="000C5128" w:rsidRDefault="000C5128" w:rsidP="004974E4">
      <w:pPr>
        <w:rPr>
          <w:rFonts w:cstheme="minorHAnsi"/>
        </w:rPr>
      </w:pPr>
      <w:r>
        <w:rPr>
          <w:rFonts w:cstheme="minorHAnsi"/>
        </w:rPr>
        <w:t xml:space="preserve">The abstract feature hierarchy in S-131 is intentionally harmonised with the abstract hierarchy in other nautical publications Product Specifications, specifically S-127 (Marine Traffic Management), which has a more complex structure than S-131 necessitating the use of the abstract types </w:t>
      </w:r>
      <w:proofErr w:type="spellStart"/>
      <w:r w:rsidRPr="000C5128">
        <w:rPr>
          <w:rFonts w:cstheme="minorHAnsi"/>
          <w:b/>
          <w:bCs/>
        </w:rPr>
        <w:t>Organi</w:t>
      </w:r>
      <w:r w:rsidR="005C25A7">
        <w:rPr>
          <w:rFonts w:cstheme="minorHAnsi"/>
          <w:b/>
          <w:bCs/>
        </w:rPr>
        <w:t>z</w:t>
      </w:r>
      <w:r w:rsidRPr="000C5128">
        <w:rPr>
          <w:rFonts w:cstheme="minorHAnsi"/>
          <w:b/>
          <w:bCs/>
        </w:rPr>
        <w:t>ationContactArea</w:t>
      </w:r>
      <w:proofErr w:type="spellEnd"/>
      <w:r>
        <w:rPr>
          <w:rFonts w:cstheme="minorHAnsi"/>
        </w:rPr>
        <w:t xml:space="preserve"> and </w:t>
      </w:r>
      <w:proofErr w:type="spellStart"/>
      <w:r w:rsidRPr="000C5128">
        <w:rPr>
          <w:rFonts w:cstheme="minorHAnsi"/>
          <w:b/>
          <w:bCs/>
        </w:rPr>
        <w:t>SupervisedArea</w:t>
      </w:r>
      <w:proofErr w:type="spellEnd"/>
      <w:r w:rsidR="00A92FE3">
        <w:rPr>
          <w:rFonts w:cstheme="minorHAnsi"/>
        </w:rPr>
        <w:t xml:space="preserve"> (in S-131, unlike S-127, these classes do not have separate sub-hierarchies). The abstract types</w:t>
      </w:r>
      <w:r>
        <w:rPr>
          <w:rFonts w:cstheme="minorHAnsi"/>
        </w:rPr>
        <w:t xml:space="preserve"> </w:t>
      </w:r>
      <w:r w:rsidR="00A92FE3" w:rsidRPr="00A92FE3">
        <w:rPr>
          <w:rFonts w:cstheme="minorHAnsi"/>
          <w:b/>
          <w:bCs/>
        </w:rPr>
        <w:t>Layout</w:t>
      </w:r>
      <w:r w:rsidR="00A92FE3">
        <w:rPr>
          <w:rFonts w:cstheme="minorHAnsi"/>
        </w:rPr>
        <w:t xml:space="preserve"> and </w:t>
      </w:r>
      <w:proofErr w:type="spellStart"/>
      <w:r w:rsidR="00A92FE3" w:rsidRPr="00A92FE3">
        <w:rPr>
          <w:rFonts w:cstheme="minorHAnsi"/>
          <w:b/>
          <w:bCs/>
        </w:rPr>
        <w:t>HarbourPhysicalInfrastructure</w:t>
      </w:r>
      <w:proofErr w:type="spellEnd"/>
      <w:r w:rsidR="00A92FE3">
        <w:rPr>
          <w:rFonts w:cstheme="minorHAnsi"/>
        </w:rPr>
        <w:t xml:space="preserve"> distinguish S-131 features describing harbour layout from those describing infrastructure.</w:t>
      </w:r>
    </w:p>
    <w:p w14:paraId="37CDFE6D" w14:textId="200EE8F6" w:rsidR="009B2A02" w:rsidRDefault="001E5538" w:rsidP="004974E4">
      <w:pPr>
        <w:rPr>
          <w:rFonts w:cstheme="minorHAnsi"/>
        </w:rPr>
      </w:pPr>
      <w:r>
        <w:rPr>
          <w:rFonts w:cstheme="minorHAnsi"/>
        </w:rPr>
        <w:t xml:space="preserve">This top-level hierarchy of types in S-131 means than any S-131 Geo feature can have any or all of the five information associations in Figure 5.1, and also an associated </w:t>
      </w:r>
      <w:proofErr w:type="spellStart"/>
      <w:r w:rsidRPr="001E5538">
        <w:rPr>
          <w:rFonts w:cstheme="minorHAnsi"/>
          <w:b/>
          <w:bCs/>
        </w:rPr>
        <w:t>TextPlacement</w:t>
      </w:r>
      <w:proofErr w:type="spellEnd"/>
      <w:r>
        <w:rPr>
          <w:rFonts w:cstheme="minorHAnsi"/>
        </w:rPr>
        <w:t xml:space="preserve"> cartographic feature to position text.</w:t>
      </w:r>
      <w:r w:rsidR="009B2A02">
        <w:rPr>
          <w:rFonts w:cstheme="minorHAnsi"/>
        </w:rPr>
        <w:t xml:space="preserve"> Cartographic and meta-features are not </w:t>
      </w:r>
      <w:r w:rsidR="00DC1545">
        <w:rPr>
          <w:rFonts w:cstheme="minorHAnsi"/>
        </w:rPr>
        <w:t>derived</w:t>
      </w:r>
      <w:r w:rsidR="009B2A02">
        <w:rPr>
          <w:rFonts w:cstheme="minorHAnsi"/>
        </w:rPr>
        <w:t xml:space="preserve"> from this abstract hierarchy and do not inherit these attributes and associations.</w:t>
      </w:r>
    </w:p>
    <w:bookmarkEnd w:id="663"/>
    <w:p w14:paraId="3035768A" w14:textId="77777777" w:rsidR="002D513B" w:rsidRDefault="002D513B" w:rsidP="002D513B">
      <w:pPr>
        <w:keepNext/>
        <w:jc w:val="center"/>
      </w:pPr>
      <w:r>
        <w:rPr>
          <w:rFonts w:cstheme="minorHAnsi"/>
          <w:noProof/>
        </w:rPr>
        <w:lastRenderedPageBreak/>
        <w:drawing>
          <wp:inline distT="0" distB="0" distL="0" distR="0" wp14:anchorId="76E3C782" wp14:editId="72EBE74E">
            <wp:extent cx="5731510" cy="41446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131 Abstract Feature Classes.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144645"/>
                    </a:xfrm>
                    <a:prstGeom prst="rect">
                      <a:avLst/>
                    </a:prstGeom>
                  </pic:spPr>
                </pic:pic>
              </a:graphicData>
            </a:graphic>
          </wp:inline>
        </w:drawing>
      </w:r>
    </w:p>
    <w:p w14:paraId="26EA0ECD" w14:textId="5D0E1009" w:rsidR="002D513B" w:rsidRDefault="002D513B" w:rsidP="002D513B">
      <w:pPr>
        <w:pStyle w:val="Caption"/>
        <w:jc w:val="center"/>
        <w:rPr>
          <w:rFonts w:cstheme="minorHAnsi"/>
        </w:rPr>
      </w:pPr>
      <w:bookmarkStart w:id="664" w:name="_Ref113218452"/>
      <w:r>
        <w:t xml:space="preserve">Figure </w:t>
      </w:r>
      <w:ins w:id="665" w:author="Raphael Malyankar" w:date="2022-11-19T23:48:00Z">
        <w:r w:rsidR="00C44C7E">
          <w:fldChar w:fldCharType="begin"/>
        </w:r>
        <w:r w:rsidR="00C44C7E">
          <w:instrText xml:space="preserve"> STYLEREF 1 \s </w:instrText>
        </w:r>
      </w:ins>
      <w:r w:rsidR="00C44C7E">
        <w:fldChar w:fldCharType="separate"/>
      </w:r>
      <w:r w:rsidR="00C44C7E">
        <w:rPr>
          <w:noProof/>
        </w:rPr>
        <w:t>5</w:t>
      </w:r>
      <w:ins w:id="666" w:author="Raphael Malyankar" w:date="2022-11-19T23:48:00Z">
        <w:r w:rsidR="00C44C7E">
          <w:fldChar w:fldCharType="end"/>
        </w:r>
        <w:r w:rsidR="00C44C7E">
          <w:t>.</w:t>
        </w:r>
        <w:r w:rsidR="00C44C7E">
          <w:fldChar w:fldCharType="begin"/>
        </w:r>
        <w:r w:rsidR="00C44C7E">
          <w:instrText xml:space="preserve"> SEQ Figure \* ARABIC \s 1 </w:instrText>
        </w:r>
      </w:ins>
      <w:r w:rsidR="00C44C7E">
        <w:fldChar w:fldCharType="separate"/>
      </w:r>
      <w:ins w:id="667" w:author="Raphael Malyankar" w:date="2022-11-19T23:48:00Z">
        <w:r w:rsidR="00C44C7E">
          <w:rPr>
            <w:noProof/>
          </w:rPr>
          <w:t>1</w:t>
        </w:r>
        <w:r w:rsidR="00C44C7E">
          <w:fldChar w:fldCharType="end"/>
        </w:r>
      </w:ins>
      <w:del w:id="668" w:author="Raphael Malyankar" w:date="2022-11-05T22:06:00Z">
        <w:r w:rsidR="004B7C21" w:rsidDel="00876010">
          <w:fldChar w:fldCharType="begin"/>
        </w:r>
        <w:r w:rsidR="004B7C21" w:rsidDel="00876010">
          <w:delInstrText xml:space="preserve"> STYLEREF 1 \s </w:delInstrText>
        </w:r>
        <w:r w:rsidR="004B7C21" w:rsidDel="00876010">
          <w:fldChar w:fldCharType="separate"/>
        </w:r>
        <w:r w:rsidR="00EE3F7C" w:rsidDel="00876010">
          <w:rPr>
            <w:noProof/>
          </w:rPr>
          <w:delText>5</w:delText>
        </w:r>
        <w:r w:rsidR="004B7C21" w:rsidDel="00876010">
          <w:fldChar w:fldCharType="end"/>
        </w:r>
        <w:r w:rsidR="004B7C21" w:rsidDel="00876010">
          <w:delText>.</w:delText>
        </w:r>
        <w:r w:rsidR="004B7C21" w:rsidDel="00876010">
          <w:fldChar w:fldCharType="begin"/>
        </w:r>
        <w:r w:rsidR="004B7C21" w:rsidDel="00876010">
          <w:delInstrText xml:space="preserve"> SEQ Figure \* ARABIC \s 1 </w:delInstrText>
        </w:r>
        <w:r w:rsidR="004B7C21" w:rsidDel="00876010">
          <w:fldChar w:fldCharType="separate"/>
        </w:r>
        <w:r w:rsidR="00EE3F7C" w:rsidDel="00876010">
          <w:rPr>
            <w:noProof/>
          </w:rPr>
          <w:delText>1</w:delText>
        </w:r>
        <w:r w:rsidR="004B7C21" w:rsidDel="00876010">
          <w:fldChar w:fldCharType="end"/>
        </w:r>
      </w:del>
      <w:bookmarkEnd w:id="664"/>
      <w:r>
        <w:t xml:space="preserve"> - Abstract Feature </w:t>
      </w:r>
      <w:r w:rsidR="00A92FE3">
        <w:t>types</w:t>
      </w:r>
      <w:r>
        <w:t xml:space="preserve"> and their relationships</w:t>
      </w:r>
    </w:p>
    <w:p w14:paraId="002C2652" w14:textId="77777777" w:rsidR="007E1662" w:rsidRDefault="007E1662" w:rsidP="004974E4">
      <w:pPr>
        <w:rPr>
          <w:rFonts w:cstheme="minorHAnsi"/>
        </w:rPr>
      </w:pPr>
    </w:p>
    <w:p w14:paraId="04D674D9" w14:textId="77777777" w:rsidR="00FF00AD" w:rsidRDefault="00FF00AD" w:rsidP="00716062">
      <w:pPr>
        <w:pStyle w:val="Heading2"/>
      </w:pPr>
      <w:bookmarkStart w:id="669" w:name="_Ref113290222"/>
      <w:bookmarkStart w:id="670" w:name="_Toc120214388"/>
      <w:r w:rsidRPr="00240940">
        <w:t>Feature Type</w:t>
      </w:r>
      <w:bookmarkEnd w:id="669"/>
      <w:bookmarkEnd w:id="6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3"/>
        <w:gridCol w:w="1056"/>
        <w:gridCol w:w="216"/>
        <w:gridCol w:w="615"/>
        <w:gridCol w:w="582"/>
        <w:gridCol w:w="860"/>
        <w:gridCol w:w="223"/>
        <w:gridCol w:w="386"/>
        <w:gridCol w:w="312"/>
        <w:gridCol w:w="1455"/>
        <w:gridCol w:w="231"/>
        <w:gridCol w:w="773"/>
        <w:gridCol w:w="685"/>
        <w:gridCol w:w="589"/>
        <w:tblGridChange w:id="671">
          <w:tblGrid>
            <w:gridCol w:w="1034"/>
            <w:gridCol w:w="1191"/>
            <w:gridCol w:w="216"/>
            <w:gridCol w:w="551"/>
            <w:gridCol w:w="512"/>
            <w:gridCol w:w="861"/>
            <w:gridCol w:w="216"/>
            <w:gridCol w:w="392"/>
            <w:gridCol w:w="296"/>
            <w:gridCol w:w="1470"/>
            <w:gridCol w:w="216"/>
            <w:gridCol w:w="567"/>
            <w:gridCol w:w="905"/>
            <w:gridCol w:w="589"/>
          </w:tblGrid>
        </w:tblGridChange>
      </w:tblGrid>
      <w:tr w:rsidR="00FF00AD" w:rsidRPr="00240940" w14:paraId="5ECC5DFF" w14:textId="77777777" w:rsidTr="00B131AF">
        <w:tc>
          <w:tcPr>
            <w:tcW w:w="5000" w:type="pct"/>
            <w:gridSpan w:val="14"/>
            <w:shd w:val="clear" w:color="auto" w:fill="auto"/>
          </w:tcPr>
          <w:p w14:paraId="324D6946" w14:textId="77777777" w:rsidR="00FF00AD" w:rsidRPr="00240940" w:rsidRDefault="00FF00AD" w:rsidP="00B131AF">
            <w:pPr>
              <w:spacing w:before="120" w:after="120"/>
              <w:rPr>
                <w:rFonts w:cs="Arial"/>
              </w:rPr>
            </w:pPr>
            <w:r w:rsidRPr="00240940">
              <w:rPr>
                <w:rFonts w:cs="Arial"/>
                <w:u w:val="single"/>
              </w:rPr>
              <w:t>IHO Definition:</w:t>
            </w:r>
            <w:r>
              <w:rPr>
                <w:rFonts w:cs="Arial"/>
              </w:rPr>
              <w:t xml:space="preserve"> Generalized feature type which carries all the common attributes</w:t>
            </w:r>
          </w:p>
        </w:tc>
      </w:tr>
      <w:tr w:rsidR="00FF00AD" w:rsidRPr="00240940" w14:paraId="457CF439" w14:textId="77777777" w:rsidTr="00B131AF">
        <w:tc>
          <w:tcPr>
            <w:tcW w:w="5000" w:type="pct"/>
            <w:gridSpan w:val="14"/>
            <w:shd w:val="clear" w:color="auto" w:fill="auto"/>
          </w:tcPr>
          <w:p w14:paraId="613EE8FC" w14:textId="32A9DA3B" w:rsidR="00FF00AD" w:rsidRPr="00240940" w:rsidRDefault="00FF00AD" w:rsidP="00B131AF">
            <w:pPr>
              <w:spacing w:before="120" w:after="120"/>
              <w:rPr>
                <w:rFonts w:cs="Arial"/>
                <w:b/>
              </w:rPr>
            </w:pPr>
            <w:r w:rsidRPr="00240940">
              <w:rPr>
                <w:rFonts w:cs="Arial"/>
                <w:b/>
                <w:u w:val="single"/>
              </w:rPr>
              <w:t>S-10x Geo Feature:</w:t>
            </w:r>
            <w:r>
              <w:rPr>
                <w:rFonts w:cs="Arial"/>
                <w:b/>
              </w:rPr>
              <w:t xml:space="preserve"> </w:t>
            </w:r>
            <w:proofErr w:type="spellStart"/>
            <w:r>
              <w:rPr>
                <w:rFonts w:cs="Arial"/>
                <w:b/>
              </w:rPr>
              <w:t>FeatureType</w:t>
            </w:r>
            <w:proofErr w:type="spellEnd"/>
          </w:p>
        </w:tc>
      </w:tr>
      <w:tr w:rsidR="00FF00AD" w:rsidRPr="00240940" w14:paraId="7891A4F4" w14:textId="77777777" w:rsidTr="00B131AF">
        <w:tc>
          <w:tcPr>
            <w:tcW w:w="5000" w:type="pct"/>
            <w:gridSpan w:val="14"/>
            <w:shd w:val="clear" w:color="auto" w:fill="auto"/>
          </w:tcPr>
          <w:p w14:paraId="65B1FF07" w14:textId="77777777" w:rsidR="00FF00AD" w:rsidRPr="00240940" w:rsidRDefault="00FF00AD" w:rsidP="00B131AF">
            <w:pPr>
              <w:spacing w:before="120" w:after="120"/>
              <w:rPr>
                <w:rFonts w:cs="Arial"/>
                <w:b/>
              </w:rPr>
            </w:pPr>
            <w:r w:rsidRPr="00240940">
              <w:rPr>
                <w:rFonts w:cs="Arial"/>
                <w:b/>
                <w:u w:val="single"/>
              </w:rPr>
              <w:t>Super Type:</w:t>
            </w:r>
            <w:r>
              <w:rPr>
                <w:rFonts w:cs="Arial"/>
                <w:b/>
              </w:rPr>
              <w:t xml:space="preserve"> </w:t>
            </w:r>
          </w:p>
        </w:tc>
      </w:tr>
      <w:tr w:rsidR="0094431F" w:rsidRPr="00240940" w14:paraId="39E8EB6A" w14:textId="77777777" w:rsidTr="00B131AF">
        <w:tc>
          <w:tcPr>
            <w:tcW w:w="5000" w:type="pct"/>
            <w:gridSpan w:val="14"/>
            <w:shd w:val="clear" w:color="auto" w:fill="auto"/>
          </w:tcPr>
          <w:p w14:paraId="7A481209" w14:textId="77EDC543" w:rsidR="0094431F" w:rsidRPr="00240940" w:rsidRDefault="0094431F" w:rsidP="00B131AF">
            <w:pPr>
              <w:spacing w:before="120" w:after="120"/>
              <w:rPr>
                <w:rFonts w:cs="Arial"/>
                <w:b/>
                <w:u w:val="single"/>
              </w:rPr>
            </w:pPr>
            <w:r>
              <w:rPr>
                <w:rFonts w:cs="Arial"/>
                <w:b/>
                <w:u w:val="single"/>
              </w:rPr>
              <w:t>Sub-Types:</w:t>
            </w:r>
            <w:r w:rsidRPr="0094431F">
              <w:rPr>
                <w:rFonts w:cs="Arial"/>
                <w:b/>
              </w:rPr>
              <w:t xml:space="preserve"> </w:t>
            </w:r>
            <w:proofErr w:type="spellStart"/>
            <w:r w:rsidRPr="0094431F">
              <w:rPr>
                <w:rFonts w:cs="Arial"/>
                <w:b/>
              </w:rPr>
              <w:t>Organi</w:t>
            </w:r>
            <w:r w:rsidR="005C25A7">
              <w:rPr>
                <w:rFonts w:cs="Arial"/>
                <w:b/>
              </w:rPr>
              <w:t>z</w:t>
            </w:r>
            <w:r w:rsidRPr="0094431F">
              <w:rPr>
                <w:rFonts w:cs="Arial"/>
                <w:b/>
              </w:rPr>
              <w:t>ationContactArea</w:t>
            </w:r>
            <w:proofErr w:type="spellEnd"/>
            <w:r w:rsidR="00322B92">
              <w:rPr>
                <w:rFonts w:cs="Arial"/>
                <w:b/>
              </w:rPr>
              <w:t xml:space="preserve"> </w:t>
            </w:r>
            <w:r w:rsidR="000F6215">
              <w:rPr>
                <w:rFonts w:cs="Arial"/>
                <w:b/>
              </w:rPr>
              <w:t>(</w:t>
            </w:r>
            <w:r w:rsidR="00322B92">
              <w:rPr>
                <w:rFonts w:cs="Arial"/>
                <w:b/>
              </w:rPr>
              <w:fldChar w:fldCharType="begin"/>
            </w:r>
            <w:r w:rsidR="00322B92">
              <w:rPr>
                <w:rFonts w:cs="Arial"/>
                <w:b/>
              </w:rPr>
              <w:instrText xml:space="preserve"> REF _Ref113290153 \r \h </w:instrText>
            </w:r>
            <w:r w:rsidR="00322B92">
              <w:rPr>
                <w:rFonts w:cs="Arial"/>
                <w:b/>
              </w:rPr>
            </w:r>
            <w:r w:rsidR="00322B92">
              <w:rPr>
                <w:rFonts w:cs="Arial"/>
                <w:b/>
              </w:rPr>
              <w:fldChar w:fldCharType="separate"/>
            </w:r>
            <w:r w:rsidR="00EE3F7C">
              <w:rPr>
                <w:rFonts w:cs="Arial"/>
                <w:b/>
              </w:rPr>
              <w:t>5.3</w:t>
            </w:r>
            <w:r w:rsidR="00322B92">
              <w:rPr>
                <w:rFonts w:cs="Arial"/>
                <w:b/>
              </w:rPr>
              <w:fldChar w:fldCharType="end"/>
            </w:r>
            <w:r w:rsidR="000F6215">
              <w:rPr>
                <w:rFonts w:cs="Arial"/>
                <w:b/>
              </w:rPr>
              <w:t>)</w:t>
            </w:r>
          </w:p>
        </w:tc>
      </w:tr>
      <w:tr w:rsidR="00FF00AD" w:rsidRPr="00240940" w14:paraId="61DCFCBB" w14:textId="77777777" w:rsidTr="00B131AF">
        <w:tc>
          <w:tcPr>
            <w:tcW w:w="5000" w:type="pct"/>
            <w:gridSpan w:val="14"/>
            <w:shd w:val="clear" w:color="auto" w:fill="auto"/>
          </w:tcPr>
          <w:p w14:paraId="067216AF" w14:textId="77777777" w:rsidR="00FF00AD" w:rsidRPr="00240940" w:rsidRDefault="00FF00AD" w:rsidP="00B131AF">
            <w:pPr>
              <w:spacing w:before="120" w:after="120"/>
              <w:rPr>
                <w:rFonts w:cs="Arial"/>
                <w:b/>
              </w:rPr>
            </w:pPr>
            <w:r w:rsidRPr="00240940">
              <w:rPr>
                <w:rFonts w:cs="Arial"/>
                <w:b/>
                <w:u w:val="single"/>
              </w:rPr>
              <w:t>Primitives:</w:t>
            </w:r>
            <w:r>
              <w:rPr>
                <w:rFonts w:cs="Arial"/>
                <w:b/>
              </w:rPr>
              <w:t xml:space="preserve"> </w:t>
            </w:r>
            <w:proofErr w:type="spellStart"/>
            <w:r>
              <w:rPr>
                <w:rFonts w:cs="Arial"/>
                <w:b/>
              </w:rPr>
              <w:t>noGeometry</w:t>
            </w:r>
            <w:proofErr w:type="spellEnd"/>
          </w:p>
        </w:tc>
      </w:tr>
      <w:tr w:rsidR="00FF00AD" w:rsidRPr="00240940" w14:paraId="622CB9D7"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672"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234" w:type="pct"/>
            <w:gridSpan w:val="2"/>
            <w:shd w:val="clear" w:color="auto" w:fill="auto"/>
            <w:tcPrChange w:id="673" w:author="Raphael Malyankar" w:date="2022-11-23T03:57:00Z">
              <w:tcPr>
                <w:tcW w:w="1249" w:type="pct"/>
                <w:gridSpan w:val="2"/>
                <w:shd w:val="clear" w:color="auto" w:fill="auto"/>
              </w:tcPr>
            </w:tcPrChange>
          </w:tcPr>
          <w:p w14:paraId="75D884DF" w14:textId="77777777" w:rsidR="00FF00AD" w:rsidRDefault="00FF00AD" w:rsidP="00B131AF">
            <w:pPr>
              <w:spacing w:before="120"/>
              <w:rPr>
                <w:rFonts w:cs="Arial"/>
                <w:i/>
                <w:color w:val="0000FF"/>
                <w:sz w:val="18"/>
              </w:rPr>
            </w:pPr>
            <w:r w:rsidRPr="00240940">
              <w:rPr>
                <w:rFonts w:cs="Arial"/>
                <w:i/>
                <w:color w:val="0000FF"/>
                <w:sz w:val="18"/>
              </w:rPr>
              <w:t>Real World</w:t>
            </w:r>
          </w:p>
          <w:p w14:paraId="0E6E5148" w14:textId="77777777" w:rsidR="00FF00AD" w:rsidRPr="00240940" w:rsidRDefault="00FF00AD" w:rsidP="00B131AF">
            <w:pPr>
              <w:spacing w:before="120"/>
              <w:rPr>
                <w:rFonts w:cs="Arial"/>
                <w:i/>
                <w:color w:val="0000FF"/>
                <w:sz w:val="18"/>
              </w:rPr>
            </w:pPr>
          </w:p>
        </w:tc>
        <w:tc>
          <w:tcPr>
            <w:tcW w:w="1688" w:type="pct"/>
            <w:gridSpan w:val="7"/>
            <w:shd w:val="clear" w:color="auto" w:fill="auto"/>
            <w:tcPrChange w:id="674" w:author="Raphael Malyankar" w:date="2022-11-23T03:57:00Z">
              <w:tcPr>
                <w:tcW w:w="1667" w:type="pct"/>
                <w:gridSpan w:val="7"/>
                <w:shd w:val="clear" w:color="auto" w:fill="auto"/>
              </w:tcPr>
            </w:tcPrChange>
          </w:tcPr>
          <w:p w14:paraId="3930EAC8" w14:textId="77777777" w:rsidR="00FF00AD" w:rsidRDefault="00FF00AD" w:rsidP="00B131AF">
            <w:pPr>
              <w:spacing w:before="120"/>
              <w:rPr>
                <w:rFonts w:cs="Arial"/>
                <w:i/>
                <w:color w:val="0000FF"/>
                <w:sz w:val="18"/>
              </w:rPr>
            </w:pPr>
            <w:r w:rsidRPr="00240940">
              <w:rPr>
                <w:rFonts w:cs="Arial"/>
                <w:i/>
                <w:color w:val="0000FF"/>
                <w:sz w:val="18"/>
              </w:rPr>
              <w:t>Paper Chart Symbol</w:t>
            </w:r>
          </w:p>
          <w:p w14:paraId="24ABDA44" w14:textId="77777777" w:rsidR="00FF00AD" w:rsidRPr="00240940" w:rsidRDefault="00FF00AD" w:rsidP="00B131AF">
            <w:pPr>
              <w:spacing w:before="120"/>
              <w:rPr>
                <w:rFonts w:cs="Arial"/>
                <w:i/>
                <w:color w:val="0000FF"/>
                <w:sz w:val="18"/>
              </w:rPr>
            </w:pPr>
          </w:p>
        </w:tc>
        <w:tc>
          <w:tcPr>
            <w:tcW w:w="2078" w:type="pct"/>
            <w:gridSpan w:val="5"/>
            <w:shd w:val="clear" w:color="auto" w:fill="auto"/>
            <w:tcPrChange w:id="675" w:author="Raphael Malyankar" w:date="2022-11-23T03:57:00Z">
              <w:tcPr>
                <w:tcW w:w="2084" w:type="pct"/>
                <w:gridSpan w:val="5"/>
                <w:shd w:val="clear" w:color="auto" w:fill="auto"/>
              </w:tcPr>
            </w:tcPrChange>
          </w:tcPr>
          <w:p w14:paraId="6FE133D9" w14:textId="77777777" w:rsidR="00FF00AD" w:rsidRDefault="00FF00AD" w:rsidP="00B131AF">
            <w:pPr>
              <w:spacing w:before="120"/>
              <w:rPr>
                <w:rFonts w:cs="Arial"/>
                <w:i/>
                <w:color w:val="0000FF"/>
                <w:sz w:val="18"/>
              </w:rPr>
            </w:pPr>
            <w:r w:rsidRPr="00240940">
              <w:rPr>
                <w:rFonts w:cs="Arial"/>
                <w:i/>
                <w:color w:val="0000FF"/>
                <w:sz w:val="18"/>
              </w:rPr>
              <w:t>ECDIS Symbol</w:t>
            </w:r>
          </w:p>
          <w:p w14:paraId="2D8F012C" w14:textId="77777777" w:rsidR="00FF00AD" w:rsidRPr="00240940" w:rsidRDefault="00FF00AD" w:rsidP="00B131AF">
            <w:pPr>
              <w:spacing w:before="120"/>
              <w:rPr>
                <w:rFonts w:cs="Arial"/>
                <w:i/>
                <w:color w:val="0000FF"/>
                <w:sz w:val="18"/>
              </w:rPr>
            </w:pPr>
          </w:p>
        </w:tc>
      </w:tr>
      <w:tr w:rsidR="00FF00AD" w:rsidRPr="00240940" w14:paraId="232B969C"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676"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677" w:author="Raphael Malyankar" w:date="2022-11-23T03:57:00Z">
              <w:tcPr>
                <w:tcW w:w="1665" w:type="pct"/>
                <w:gridSpan w:val="4"/>
                <w:shd w:val="clear" w:color="auto" w:fill="auto"/>
              </w:tcPr>
            </w:tcPrChange>
          </w:tcPr>
          <w:p w14:paraId="68E26A89" w14:textId="77777777" w:rsidR="00FF00AD" w:rsidRPr="00240940" w:rsidRDefault="00FF00AD" w:rsidP="00BD7E0B">
            <w:pPr>
              <w:spacing w:before="120" w:after="120" w:line="240" w:lineRule="auto"/>
              <w:rPr>
                <w:rFonts w:cs="Arial"/>
                <w:b/>
              </w:rPr>
            </w:pPr>
            <w:r w:rsidRPr="00240940">
              <w:rPr>
                <w:rFonts w:cs="Arial"/>
                <w:b/>
              </w:rPr>
              <w:t>S-10x Attribute</w:t>
            </w:r>
          </w:p>
        </w:tc>
        <w:tc>
          <w:tcPr>
            <w:tcW w:w="881" w:type="pct"/>
            <w:gridSpan w:val="3"/>
            <w:shd w:val="clear" w:color="auto" w:fill="auto"/>
            <w:tcPrChange w:id="678" w:author="Raphael Malyankar" w:date="2022-11-23T03:57:00Z">
              <w:tcPr>
                <w:tcW w:w="834" w:type="pct"/>
                <w:gridSpan w:val="3"/>
                <w:shd w:val="clear" w:color="auto" w:fill="auto"/>
              </w:tcPr>
            </w:tcPrChange>
          </w:tcPr>
          <w:p w14:paraId="511DE628" w14:textId="77777777" w:rsidR="00FF00AD" w:rsidRPr="00240940" w:rsidRDefault="00FF00AD" w:rsidP="00BD7E0B">
            <w:pPr>
              <w:spacing w:before="120" w:after="120" w:line="240" w:lineRule="auto"/>
              <w:rPr>
                <w:rFonts w:cs="Arial"/>
                <w:b/>
              </w:rPr>
            </w:pPr>
            <w:r w:rsidRPr="00240940">
              <w:rPr>
                <w:rFonts w:cs="Arial"/>
                <w:b/>
              </w:rPr>
              <w:t>S-57  Acronym</w:t>
            </w:r>
          </w:p>
        </w:tc>
        <w:tc>
          <w:tcPr>
            <w:tcW w:w="1317" w:type="pct"/>
            <w:gridSpan w:val="4"/>
            <w:shd w:val="clear" w:color="auto" w:fill="auto"/>
            <w:tcPrChange w:id="679" w:author="Raphael Malyankar" w:date="2022-11-23T03:57:00Z">
              <w:tcPr>
                <w:tcW w:w="1250" w:type="pct"/>
                <w:gridSpan w:val="4"/>
                <w:shd w:val="clear" w:color="auto" w:fill="auto"/>
              </w:tcPr>
            </w:tcPrChange>
          </w:tcPr>
          <w:p w14:paraId="031364F3" w14:textId="77777777" w:rsidR="00FF00AD" w:rsidRPr="00240940" w:rsidRDefault="00FF00AD" w:rsidP="00BD7E0B">
            <w:pPr>
              <w:spacing w:before="120" w:after="120" w:line="240" w:lineRule="auto"/>
              <w:rPr>
                <w:rFonts w:cs="Arial"/>
                <w:b/>
              </w:rPr>
            </w:pPr>
            <w:r w:rsidRPr="00240940">
              <w:rPr>
                <w:rFonts w:cs="Arial"/>
                <w:b/>
              </w:rPr>
              <w:t>Allowable Encoding Value</w:t>
            </w:r>
          </w:p>
        </w:tc>
        <w:tc>
          <w:tcPr>
            <w:tcW w:w="433" w:type="pct"/>
            <w:shd w:val="clear" w:color="auto" w:fill="auto"/>
            <w:tcPrChange w:id="680" w:author="Raphael Malyankar" w:date="2022-11-23T03:57:00Z">
              <w:tcPr>
                <w:tcW w:w="417" w:type="pct"/>
                <w:shd w:val="clear" w:color="auto" w:fill="auto"/>
              </w:tcPr>
            </w:tcPrChange>
          </w:tcPr>
          <w:p w14:paraId="1A147EA5" w14:textId="77777777" w:rsidR="00FF00AD" w:rsidRPr="00240940" w:rsidRDefault="00FF00AD" w:rsidP="00BD7E0B">
            <w:pPr>
              <w:spacing w:before="120" w:after="120" w:line="240" w:lineRule="auto"/>
              <w:rPr>
                <w:rFonts w:cs="Arial"/>
                <w:b/>
              </w:rPr>
            </w:pPr>
            <w:r w:rsidRPr="00240940">
              <w:rPr>
                <w:rFonts w:cs="Arial"/>
                <w:b/>
              </w:rPr>
              <w:t>Type</w:t>
            </w:r>
          </w:p>
        </w:tc>
        <w:tc>
          <w:tcPr>
            <w:tcW w:w="710" w:type="pct"/>
            <w:gridSpan w:val="2"/>
            <w:shd w:val="clear" w:color="auto" w:fill="auto"/>
            <w:tcPrChange w:id="681" w:author="Raphael Malyankar" w:date="2022-11-23T03:57:00Z">
              <w:tcPr>
                <w:tcW w:w="834" w:type="pct"/>
                <w:gridSpan w:val="2"/>
                <w:shd w:val="clear" w:color="auto" w:fill="auto"/>
              </w:tcPr>
            </w:tcPrChange>
          </w:tcPr>
          <w:p w14:paraId="1F4B348C" w14:textId="77777777" w:rsidR="00FF00AD" w:rsidRPr="00240940" w:rsidRDefault="00FF00AD" w:rsidP="00BD7E0B">
            <w:pPr>
              <w:spacing w:before="120" w:after="120" w:line="240" w:lineRule="auto"/>
              <w:rPr>
                <w:rFonts w:cs="Arial"/>
                <w:b/>
              </w:rPr>
            </w:pPr>
            <w:r w:rsidRPr="00240940">
              <w:rPr>
                <w:rFonts w:cs="Arial"/>
                <w:b/>
              </w:rPr>
              <w:t>Multiplicity</w:t>
            </w:r>
          </w:p>
        </w:tc>
      </w:tr>
      <w:tr w:rsidR="00FF00AD" w:rsidRPr="00240940" w14:paraId="7846FB72"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682"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683" w:author="Raphael Malyankar" w:date="2022-11-23T03:57:00Z">
              <w:tcPr>
                <w:tcW w:w="1665" w:type="pct"/>
                <w:gridSpan w:val="4"/>
                <w:shd w:val="clear" w:color="auto" w:fill="auto"/>
              </w:tcPr>
            </w:tcPrChange>
          </w:tcPr>
          <w:p w14:paraId="5A3D978B" w14:textId="77777777" w:rsidR="00FF00AD" w:rsidRPr="00240940" w:rsidRDefault="00FF00AD" w:rsidP="00BD7E0B">
            <w:pPr>
              <w:spacing w:before="120" w:after="120" w:line="240" w:lineRule="auto"/>
              <w:rPr>
                <w:rFonts w:cs="Arial"/>
                <w:sz w:val="18"/>
              </w:rPr>
            </w:pPr>
            <w:r>
              <w:rPr>
                <w:rFonts w:cs="Arial"/>
                <w:sz w:val="18"/>
              </w:rPr>
              <w:t>Location Maritime Resource Name</w:t>
            </w:r>
          </w:p>
        </w:tc>
        <w:tc>
          <w:tcPr>
            <w:tcW w:w="881" w:type="pct"/>
            <w:gridSpan w:val="3"/>
            <w:shd w:val="clear" w:color="auto" w:fill="auto"/>
            <w:tcPrChange w:id="684" w:author="Raphael Malyankar" w:date="2022-11-23T03:57:00Z">
              <w:tcPr>
                <w:tcW w:w="834" w:type="pct"/>
                <w:gridSpan w:val="3"/>
                <w:shd w:val="clear" w:color="auto" w:fill="auto"/>
              </w:tcPr>
            </w:tcPrChange>
          </w:tcPr>
          <w:p w14:paraId="07EB842B"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685" w:author="Raphael Malyankar" w:date="2022-11-23T03:57:00Z">
              <w:tcPr>
                <w:tcW w:w="1250" w:type="pct"/>
                <w:gridSpan w:val="4"/>
                <w:shd w:val="clear" w:color="auto" w:fill="auto"/>
              </w:tcPr>
            </w:tcPrChange>
          </w:tcPr>
          <w:p w14:paraId="713A22D6" w14:textId="77777777" w:rsidR="00FF00AD" w:rsidRPr="00240940" w:rsidRDefault="00FF00AD" w:rsidP="00BD7E0B">
            <w:pPr>
              <w:spacing w:before="120" w:after="120" w:line="240" w:lineRule="auto"/>
              <w:rPr>
                <w:rFonts w:cs="Arial"/>
                <w:sz w:val="18"/>
              </w:rPr>
            </w:pPr>
          </w:p>
        </w:tc>
        <w:tc>
          <w:tcPr>
            <w:tcW w:w="433" w:type="pct"/>
            <w:shd w:val="clear" w:color="auto" w:fill="auto"/>
            <w:tcPrChange w:id="686" w:author="Raphael Malyankar" w:date="2022-11-23T03:57:00Z">
              <w:tcPr>
                <w:tcW w:w="417" w:type="pct"/>
                <w:shd w:val="clear" w:color="auto" w:fill="auto"/>
              </w:tcPr>
            </w:tcPrChange>
          </w:tcPr>
          <w:p w14:paraId="5E5754F1" w14:textId="77777777" w:rsidR="00FF00AD" w:rsidRPr="00240940" w:rsidRDefault="00FF00AD" w:rsidP="00BD7E0B">
            <w:pPr>
              <w:spacing w:before="120" w:after="120" w:line="240" w:lineRule="auto"/>
              <w:rPr>
                <w:rFonts w:cs="Arial"/>
                <w:sz w:val="18"/>
              </w:rPr>
            </w:pPr>
            <w:r>
              <w:rPr>
                <w:rFonts w:cs="Arial"/>
                <w:sz w:val="18"/>
              </w:rPr>
              <w:t>UN</w:t>
            </w:r>
          </w:p>
        </w:tc>
        <w:tc>
          <w:tcPr>
            <w:tcW w:w="710" w:type="pct"/>
            <w:gridSpan w:val="2"/>
            <w:shd w:val="clear" w:color="auto" w:fill="auto"/>
            <w:tcPrChange w:id="687" w:author="Raphael Malyankar" w:date="2022-11-23T03:57:00Z">
              <w:tcPr>
                <w:tcW w:w="834" w:type="pct"/>
                <w:gridSpan w:val="2"/>
                <w:shd w:val="clear" w:color="auto" w:fill="auto"/>
              </w:tcPr>
            </w:tcPrChange>
          </w:tcPr>
          <w:p w14:paraId="57627C4A"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2A751B0F"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688"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689" w:author="Raphael Malyankar" w:date="2022-11-23T03:57:00Z">
              <w:tcPr>
                <w:tcW w:w="1665" w:type="pct"/>
                <w:gridSpan w:val="4"/>
                <w:shd w:val="clear" w:color="auto" w:fill="auto"/>
              </w:tcPr>
            </w:tcPrChange>
          </w:tcPr>
          <w:p w14:paraId="56293914" w14:textId="77777777" w:rsidR="00FF00AD" w:rsidRPr="00240940" w:rsidRDefault="00FF00AD" w:rsidP="00BD7E0B">
            <w:pPr>
              <w:spacing w:before="120" w:after="120" w:line="240" w:lineRule="auto"/>
              <w:rPr>
                <w:rFonts w:cs="Arial"/>
                <w:sz w:val="18"/>
              </w:rPr>
            </w:pPr>
            <w:r>
              <w:rPr>
                <w:rFonts w:cs="Arial"/>
                <w:sz w:val="18"/>
              </w:rPr>
              <w:t>Global Location Number</w:t>
            </w:r>
          </w:p>
        </w:tc>
        <w:tc>
          <w:tcPr>
            <w:tcW w:w="881" w:type="pct"/>
            <w:gridSpan w:val="3"/>
            <w:shd w:val="clear" w:color="auto" w:fill="auto"/>
            <w:tcPrChange w:id="690" w:author="Raphael Malyankar" w:date="2022-11-23T03:57:00Z">
              <w:tcPr>
                <w:tcW w:w="834" w:type="pct"/>
                <w:gridSpan w:val="3"/>
                <w:shd w:val="clear" w:color="auto" w:fill="auto"/>
              </w:tcPr>
            </w:tcPrChange>
          </w:tcPr>
          <w:p w14:paraId="067F8711"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691" w:author="Raphael Malyankar" w:date="2022-11-23T03:57:00Z">
              <w:tcPr>
                <w:tcW w:w="1250" w:type="pct"/>
                <w:gridSpan w:val="4"/>
                <w:shd w:val="clear" w:color="auto" w:fill="auto"/>
              </w:tcPr>
            </w:tcPrChange>
          </w:tcPr>
          <w:p w14:paraId="656D3FA3" w14:textId="77777777" w:rsidR="00FF00AD" w:rsidRPr="00240940" w:rsidRDefault="00FF00AD" w:rsidP="00BD7E0B">
            <w:pPr>
              <w:spacing w:before="120" w:after="120" w:line="240" w:lineRule="auto"/>
              <w:rPr>
                <w:rFonts w:cs="Arial"/>
                <w:sz w:val="18"/>
              </w:rPr>
            </w:pPr>
          </w:p>
        </w:tc>
        <w:tc>
          <w:tcPr>
            <w:tcW w:w="433" w:type="pct"/>
            <w:shd w:val="clear" w:color="auto" w:fill="auto"/>
            <w:tcPrChange w:id="692" w:author="Raphael Malyankar" w:date="2022-11-23T03:57:00Z">
              <w:tcPr>
                <w:tcW w:w="417" w:type="pct"/>
                <w:shd w:val="clear" w:color="auto" w:fill="auto"/>
              </w:tcPr>
            </w:tcPrChange>
          </w:tcPr>
          <w:p w14:paraId="2B2F2D5A" w14:textId="77777777" w:rsidR="00FF00AD" w:rsidRPr="00240940" w:rsidRDefault="00FF00AD" w:rsidP="00BD7E0B">
            <w:pPr>
              <w:spacing w:before="120" w:after="120" w:line="240" w:lineRule="auto"/>
              <w:rPr>
                <w:rFonts w:cs="Arial"/>
                <w:sz w:val="18"/>
              </w:rPr>
            </w:pPr>
            <w:r>
              <w:rPr>
                <w:rFonts w:cs="Arial"/>
                <w:sz w:val="18"/>
              </w:rPr>
              <w:t>TE</w:t>
            </w:r>
          </w:p>
        </w:tc>
        <w:tc>
          <w:tcPr>
            <w:tcW w:w="710" w:type="pct"/>
            <w:gridSpan w:val="2"/>
            <w:shd w:val="clear" w:color="auto" w:fill="auto"/>
            <w:tcPrChange w:id="693" w:author="Raphael Malyankar" w:date="2022-11-23T03:57:00Z">
              <w:tcPr>
                <w:tcW w:w="834" w:type="pct"/>
                <w:gridSpan w:val="2"/>
                <w:shd w:val="clear" w:color="auto" w:fill="auto"/>
              </w:tcPr>
            </w:tcPrChange>
          </w:tcPr>
          <w:p w14:paraId="4BEBA711"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63058655"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694"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695" w:author="Raphael Malyankar" w:date="2022-11-23T03:57:00Z">
              <w:tcPr>
                <w:tcW w:w="1665" w:type="pct"/>
                <w:gridSpan w:val="4"/>
                <w:shd w:val="clear" w:color="auto" w:fill="auto"/>
              </w:tcPr>
            </w:tcPrChange>
          </w:tcPr>
          <w:p w14:paraId="699BC6CB" w14:textId="77777777" w:rsidR="00FF00AD" w:rsidRPr="00240940" w:rsidRDefault="00FF00AD" w:rsidP="00BD7E0B">
            <w:pPr>
              <w:spacing w:before="120" w:after="120" w:line="240" w:lineRule="auto"/>
              <w:rPr>
                <w:rFonts w:cs="Arial"/>
                <w:sz w:val="18"/>
              </w:rPr>
            </w:pPr>
            <w:r>
              <w:rPr>
                <w:rFonts w:cs="Arial"/>
                <w:sz w:val="18"/>
              </w:rPr>
              <w:lastRenderedPageBreak/>
              <w:t>Feature Name</w:t>
            </w:r>
          </w:p>
        </w:tc>
        <w:tc>
          <w:tcPr>
            <w:tcW w:w="881" w:type="pct"/>
            <w:gridSpan w:val="3"/>
            <w:shd w:val="clear" w:color="auto" w:fill="auto"/>
            <w:tcPrChange w:id="696" w:author="Raphael Malyankar" w:date="2022-11-23T03:57:00Z">
              <w:tcPr>
                <w:tcW w:w="834" w:type="pct"/>
                <w:gridSpan w:val="3"/>
                <w:shd w:val="clear" w:color="auto" w:fill="auto"/>
              </w:tcPr>
            </w:tcPrChange>
          </w:tcPr>
          <w:p w14:paraId="18264A5E"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697" w:author="Raphael Malyankar" w:date="2022-11-23T03:57:00Z">
              <w:tcPr>
                <w:tcW w:w="1250" w:type="pct"/>
                <w:gridSpan w:val="4"/>
                <w:shd w:val="clear" w:color="auto" w:fill="auto"/>
              </w:tcPr>
            </w:tcPrChange>
          </w:tcPr>
          <w:p w14:paraId="0FFFABDA" w14:textId="77777777" w:rsidR="00FF00AD" w:rsidRPr="00240940" w:rsidRDefault="00FF00AD" w:rsidP="00BD7E0B">
            <w:pPr>
              <w:spacing w:before="120" w:after="120" w:line="240" w:lineRule="auto"/>
              <w:rPr>
                <w:rFonts w:cs="Arial"/>
                <w:sz w:val="18"/>
              </w:rPr>
            </w:pPr>
          </w:p>
        </w:tc>
        <w:tc>
          <w:tcPr>
            <w:tcW w:w="433" w:type="pct"/>
            <w:shd w:val="clear" w:color="auto" w:fill="auto"/>
            <w:tcPrChange w:id="698" w:author="Raphael Malyankar" w:date="2022-11-23T03:57:00Z">
              <w:tcPr>
                <w:tcW w:w="417" w:type="pct"/>
                <w:shd w:val="clear" w:color="auto" w:fill="auto"/>
              </w:tcPr>
            </w:tcPrChange>
          </w:tcPr>
          <w:p w14:paraId="5E708A68" w14:textId="77777777" w:rsidR="00FF00AD" w:rsidRPr="00240940" w:rsidRDefault="00FF00AD" w:rsidP="00BD7E0B">
            <w:pPr>
              <w:spacing w:before="120" w:after="120" w:line="240" w:lineRule="auto"/>
              <w:rPr>
                <w:rFonts w:cs="Arial"/>
                <w:sz w:val="18"/>
              </w:rPr>
            </w:pPr>
            <w:r>
              <w:rPr>
                <w:rFonts w:cs="Arial"/>
                <w:sz w:val="18"/>
              </w:rPr>
              <w:t>C</w:t>
            </w:r>
          </w:p>
        </w:tc>
        <w:tc>
          <w:tcPr>
            <w:tcW w:w="710" w:type="pct"/>
            <w:gridSpan w:val="2"/>
            <w:shd w:val="clear" w:color="auto" w:fill="auto"/>
            <w:tcPrChange w:id="699" w:author="Raphael Malyankar" w:date="2022-11-23T03:57:00Z">
              <w:tcPr>
                <w:tcW w:w="834" w:type="pct"/>
                <w:gridSpan w:val="2"/>
                <w:shd w:val="clear" w:color="auto" w:fill="auto"/>
              </w:tcPr>
            </w:tcPrChange>
          </w:tcPr>
          <w:p w14:paraId="1E7AAB2C" w14:textId="77777777" w:rsidR="00FF00AD" w:rsidRPr="00240940" w:rsidRDefault="00FF00AD" w:rsidP="00BD7E0B">
            <w:pPr>
              <w:spacing w:before="120" w:after="120" w:line="240" w:lineRule="auto"/>
              <w:rPr>
                <w:rFonts w:cs="Arial"/>
                <w:sz w:val="18"/>
              </w:rPr>
            </w:pPr>
            <w:r>
              <w:rPr>
                <w:rFonts w:cs="Arial"/>
                <w:sz w:val="18"/>
              </w:rPr>
              <w:t>0, *</w:t>
            </w:r>
          </w:p>
        </w:tc>
      </w:tr>
      <w:tr w:rsidR="00FF00AD" w:rsidRPr="00240940" w14:paraId="6F4F8739"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700"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701" w:author="Raphael Malyankar" w:date="2022-11-23T03:57:00Z">
              <w:tcPr>
                <w:tcW w:w="1665" w:type="pct"/>
                <w:gridSpan w:val="4"/>
                <w:shd w:val="clear" w:color="auto" w:fill="auto"/>
              </w:tcPr>
            </w:tcPrChange>
          </w:tcPr>
          <w:p w14:paraId="65FF526E" w14:textId="77777777" w:rsidR="00FF00AD" w:rsidRPr="00240940" w:rsidRDefault="00FF00AD" w:rsidP="00BD7E0B">
            <w:pPr>
              <w:spacing w:before="120" w:after="120" w:line="240" w:lineRule="auto"/>
              <w:rPr>
                <w:rFonts w:cs="Arial"/>
                <w:sz w:val="18"/>
              </w:rPr>
            </w:pPr>
            <w:r>
              <w:rPr>
                <w:rFonts w:cs="Arial"/>
                <w:sz w:val="18"/>
              </w:rPr>
              <w:t xml:space="preserve">   Display Name</w:t>
            </w:r>
          </w:p>
        </w:tc>
        <w:tc>
          <w:tcPr>
            <w:tcW w:w="881" w:type="pct"/>
            <w:gridSpan w:val="3"/>
            <w:shd w:val="clear" w:color="auto" w:fill="auto"/>
            <w:tcPrChange w:id="702" w:author="Raphael Malyankar" w:date="2022-11-23T03:57:00Z">
              <w:tcPr>
                <w:tcW w:w="834" w:type="pct"/>
                <w:gridSpan w:val="3"/>
                <w:shd w:val="clear" w:color="auto" w:fill="auto"/>
              </w:tcPr>
            </w:tcPrChange>
          </w:tcPr>
          <w:p w14:paraId="0F0A20DA"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703" w:author="Raphael Malyankar" w:date="2022-11-23T03:57:00Z">
              <w:tcPr>
                <w:tcW w:w="1250" w:type="pct"/>
                <w:gridSpan w:val="4"/>
                <w:shd w:val="clear" w:color="auto" w:fill="auto"/>
              </w:tcPr>
            </w:tcPrChange>
          </w:tcPr>
          <w:p w14:paraId="129B0B56" w14:textId="77777777" w:rsidR="00FF00AD" w:rsidRPr="00240940" w:rsidRDefault="00FF00AD" w:rsidP="00BD7E0B">
            <w:pPr>
              <w:spacing w:before="120" w:after="120" w:line="240" w:lineRule="auto"/>
              <w:rPr>
                <w:rFonts w:cs="Arial"/>
                <w:sz w:val="18"/>
              </w:rPr>
            </w:pPr>
          </w:p>
        </w:tc>
        <w:tc>
          <w:tcPr>
            <w:tcW w:w="433" w:type="pct"/>
            <w:shd w:val="clear" w:color="auto" w:fill="auto"/>
            <w:tcPrChange w:id="704" w:author="Raphael Malyankar" w:date="2022-11-23T03:57:00Z">
              <w:tcPr>
                <w:tcW w:w="417" w:type="pct"/>
                <w:shd w:val="clear" w:color="auto" w:fill="auto"/>
              </w:tcPr>
            </w:tcPrChange>
          </w:tcPr>
          <w:p w14:paraId="610EA84C" w14:textId="77777777" w:rsidR="00FF00AD" w:rsidRPr="00240940" w:rsidRDefault="00FF00AD" w:rsidP="00BD7E0B">
            <w:pPr>
              <w:spacing w:before="120" w:after="120" w:line="240" w:lineRule="auto"/>
              <w:rPr>
                <w:rFonts w:cs="Arial"/>
                <w:sz w:val="18"/>
              </w:rPr>
            </w:pPr>
            <w:r>
              <w:rPr>
                <w:rFonts w:cs="Arial"/>
                <w:sz w:val="18"/>
              </w:rPr>
              <w:t>(S) BO</w:t>
            </w:r>
          </w:p>
        </w:tc>
        <w:tc>
          <w:tcPr>
            <w:tcW w:w="710" w:type="pct"/>
            <w:gridSpan w:val="2"/>
            <w:shd w:val="clear" w:color="auto" w:fill="auto"/>
            <w:tcPrChange w:id="705" w:author="Raphael Malyankar" w:date="2022-11-23T03:57:00Z">
              <w:tcPr>
                <w:tcW w:w="834" w:type="pct"/>
                <w:gridSpan w:val="2"/>
                <w:shd w:val="clear" w:color="auto" w:fill="auto"/>
              </w:tcPr>
            </w:tcPrChange>
          </w:tcPr>
          <w:p w14:paraId="0A5B6572"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120D9ECA"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706"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707" w:author="Raphael Malyankar" w:date="2022-11-23T03:57:00Z">
              <w:tcPr>
                <w:tcW w:w="1665" w:type="pct"/>
                <w:gridSpan w:val="4"/>
                <w:shd w:val="clear" w:color="auto" w:fill="auto"/>
              </w:tcPr>
            </w:tcPrChange>
          </w:tcPr>
          <w:p w14:paraId="59039A7B" w14:textId="77777777" w:rsidR="00FF00AD" w:rsidRPr="00240940" w:rsidRDefault="00FF00AD" w:rsidP="00BD7E0B">
            <w:pPr>
              <w:spacing w:before="120" w:after="120" w:line="240" w:lineRule="auto"/>
              <w:rPr>
                <w:rFonts w:cs="Arial"/>
                <w:sz w:val="18"/>
              </w:rPr>
            </w:pPr>
            <w:r>
              <w:rPr>
                <w:rFonts w:cs="Arial"/>
                <w:sz w:val="18"/>
              </w:rPr>
              <w:t xml:space="preserve">   Language</w:t>
            </w:r>
          </w:p>
        </w:tc>
        <w:tc>
          <w:tcPr>
            <w:tcW w:w="881" w:type="pct"/>
            <w:gridSpan w:val="3"/>
            <w:shd w:val="clear" w:color="auto" w:fill="auto"/>
            <w:tcPrChange w:id="708" w:author="Raphael Malyankar" w:date="2022-11-23T03:57:00Z">
              <w:tcPr>
                <w:tcW w:w="834" w:type="pct"/>
                <w:gridSpan w:val="3"/>
                <w:shd w:val="clear" w:color="auto" w:fill="auto"/>
              </w:tcPr>
            </w:tcPrChange>
          </w:tcPr>
          <w:p w14:paraId="7A4A356D"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709" w:author="Raphael Malyankar" w:date="2022-11-23T03:57:00Z">
              <w:tcPr>
                <w:tcW w:w="1250" w:type="pct"/>
                <w:gridSpan w:val="4"/>
                <w:shd w:val="clear" w:color="auto" w:fill="auto"/>
              </w:tcPr>
            </w:tcPrChange>
          </w:tcPr>
          <w:p w14:paraId="0BF08126" w14:textId="77777777" w:rsidR="00FF00AD" w:rsidRPr="00240940" w:rsidRDefault="00FF00AD" w:rsidP="00BD7E0B">
            <w:pPr>
              <w:spacing w:before="120" w:after="120" w:line="240" w:lineRule="auto"/>
              <w:rPr>
                <w:rFonts w:cs="Arial"/>
                <w:sz w:val="18"/>
              </w:rPr>
            </w:pPr>
          </w:p>
        </w:tc>
        <w:tc>
          <w:tcPr>
            <w:tcW w:w="433" w:type="pct"/>
            <w:shd w:val="clear" w:color="auto" w:fill="auto"/>
            <w:tcPrChange w:id="710" w:author="Raphael Malyankar" w:date="2022-11-23T03:57:00Z">
              <w:tcPr>
                <w:tcW w:w="417" w:type="pct"/>
                <w:shd w:val="clear" w:color="auto" w:fill="auto"/>
              </w:tcPr>
            </w:tcPrChange>
          </w:tcPr>
          <w:p w14:paraId="24974DAC" w14:textId="77777777" w:rsidR="00FF00AD" w:rsidRPr="00240940" w:rsidRDefault="00FF00AD" w:rsidP="00BD7E0B">
            <w:pPr>
              <w:spacing w:before="120" w:after="120" w:line="240" w:lineRule="auto"/>
              <w:rPr>
                <w:rFonts w:cs="Arial"/>
                <w:sz w:val="18"/>
              </w:rPr>
            </w:pPr>
            <w:r>
              <w:rPr>
                <w:rFonts w:cs="Arial"/>
                <w:sz w:val="18"/>
              </w:rPr>
              <w:t>(S) TE</w:t>
            </w:r>
          </w:p>
        </w:tc>
        <w:tc>
          <w:tcPr>
            <w:tcW w:w="710" w:type="pct"/>
            <w:gridSpan w:val="2"/>
            <w:shd w:val="clear" w:color="auto" w:fill="auto"/>
            <w:tcPrChange w:id="711" w:author="Raphael Malyankar" w:date="2022-11-23T03:57:00Z">
              <w:tcPr>
                <w:tcW w:w="834" w:type="pct"/>
                <w:gridSpan w:val="2"/>
                <w:shd w:val="clear" w:color="auto" w:fill="auto"/>
              </w:tcPr>
            </w:tcPrChange>
          </w:tcPr>
          <w:p w14:paraId="5B8B822B"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27D578C2"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712"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713" w:author="Raphael Malyankar" w:date="2022-11-23T03:57:00Z">
              <w:tcPr>
                <w:tcW w:w="1665" w:type="pct"/>
                <w:gridSpan w:val="4"/>
                <w:shd w:val="clear" w:color="auto" w:fill="auto"/>
              </w:tcPr>
            </w:tcPrChange>
          </w:tcPr>
          <w:p w14:paraId="2F9165D4" w14:textId="77777777" w:rsidR="00FF00AD" w:rsidRPr="00240940" w:rsidRDefault="00FF00AD" w:rsidP="00BD7E0B">
            <w:pPr>
              <w:spacing w:before="120" w:after="120" w:line="240" w:lineRule="auto"/>
              <w:rPr>
                <w:rFonts w:cs="Arial"/>
                <w:sz w:val="18"/>
              </w:rPr>
            </w:pPr>
            <w:r>
              <w:rPr>
                <w:rFonts w:cs="Arial"/>
                <w:sz w:val="18"/>
              </w:rPr>
              <w:t xml:space="preserve">   Name</w:t>
            </w:r>
          </w:p>
        </w:tc>
        <w:tc>
          <w:tcPr>
            <w:tcW w:w="881" w:type="pct"/>
            <w:gridSpan w:val="3"/>
            <w:shd w:val="clear" w:color="auto" w:fill="auto"/>
            <w:tcPrChange w:id="714" w:author="Raphael Malyankar" w:date="2022-11-23T03:57:00Z">
              <w:tcPr>
                <w:tcW w:w="834" w:type="pct"/>
                <w:gridSpan w:val="3"/>
                <w:shd w:val="clear" w:color="auto" w:fill="auto"/>
              </w:tcPr>
            </w:tcPrChange>
          </w:tcPr>
          <w:p w14:paraId="77FC4390" w14:textId="77777777" w:rsidR="00FF00AD" w:rsidRPr="00240940" w:rsidRDefault="00FF00AD" w:rsidP="00BD7E0B">
            <w:pPr>
              <w:spacing w:before="120" w:after="120" w:line="240" w:lineRule="auto"/>
              <w:rPr>
                <w:rFonts w:cs="Arial"/>
                <w:sz w:val="18"/>
              </w:rPr>
            </w:pPr>
            <w:r>
              <w:rPr>
                <w:rFonts w:cs="Arial"/>
                <w:sz w:val="18"/>
              </w:rPr>
              <w:t>(OBJNAM)</w:t>
            </w:r>
          </w:p>
        </w:tc>
        <w:tc>
          <w:tcPr>
            <w:tcW w:w="1317" w:type="pct"/>
            <w:gridSpan w:val="4"/>
            <w:shd w:val="clear" w:color="auto" w:fill="auto"/>
            <w:tcPrChange w:id="715" w:author="Raphael Malyankar" w:date="2022-11-23T03:57:00Z">
              <w:tcPr>
                <w:tcW w:w="1250" w:type="pct"/>
                <w:gridSpan w:val="4"/>
                <w:shd w:val="clear" w:color="auto" w:fill="auto"/>
              </w:tcPr>
            </w:tcPrChange>
          </w:tcPr>
          <w:p w14:paraId="23B8EB71" w14:textId="77777777" w:rsidR="00FF00AD" w:rsidRPr="00240940" w:rsidRDefault="00FF00AD" w:rsidP="00BD7E0B">
            <w:pPr>
              <w:spacing w:before="120" w:after="120" w:line="240" w:lineRule="auto"/>
              <w:rPr>
                <w:rFonts w:cs="Arial"/>
                <w:sz w:val="18"/>
              </w:rPr>
            </w:pPr>
          </w:p>
        </w:tc>
        <w:tc>
          <w:tcPr>
            <w:tcW w:w="433" w:type="pct"/>
            <w:shd w:val="clear" w:color="auto" w:fill="auto"/>
            <w:tcPrChange w:id="716" w:author="Raphael Malyankar" w:date="2022-11-23T03:57:00Z">
              <w:tcPr>
                <w:tcW w:w="417" w:type="pct"/>
                <w:shd w:val="clear" w:color="auto" w:fill="auto"/>
              </w:tcPr>
            </w:tcPrChange>
          </w:tcPr>
          <w:p w14:paraId="082D18E8" w14:textId="77777777" w:rsidR="00FF00AD" w:rsidRPr="00240940" w:rsidRDefault="00FF00AD" w:rsidP="00BD7E0B">
            <w:pPr>
              <w:spacing w:before="120" w:after="120" w:line="240" w:lineRule="auto"/>
              <w:rPr>
                <w:rFonts w:cs="Arial"/>
                <w:sz w:val="18"/>
              </w:rPr>
            </w:pPr>
            <w:r>
              <w:rPr>
                <w:rFonts w:cs="Arial"/>
                <w:sz w:val="18"/>
              </w:rPr>
              <w:t>(S) TE</w:t>
            </w:r>
          </w:p>
        </w:tc>
        <w:tc>
          <w:tcPr>
            <w:tcW w:w="710" w:type="pct"/>
            <w:gridSpan w:val="2"/>
            <w:shd w:val="clear" w:color="auto" w:fill="auto"/>
            <w:tcPrChange w:id="717" w:author="Raphael Malyankar" w:date="2022-11-23T03:57:00Z">
              <w:tcPr>
                <w:tcW w:w="834" w:type="pct"/>
                <w:gridSpan w:val="2"/>
                <w:shd w:val="clear" w:color="auto" w:fill="auto"/>
              </w:tcPr>
            </w:tcPrChange>
          </w:tcPr>
          <w:p w14:paraId="4521415D" w14:textId="77777777" w:rsidR="00FF00AD" w:rsidRPr="00240940" w:rsidRDefault="00FF00AD" w:rsidP="00BD7E0B">
            <w:pPr>
              <w:spacing w:before="120" w:after="120" w:line="240" w:lineRule="auto"/>
              <w:rPr>
                <w:rFonts w:cs="Arial"/>
                <w:sz w:val="18"/>
              </w:rPr>
            </w:pPr>
            <w:r>
              <w:rPr>
                <w:rFonts w:cs="Arial"/>
                <w:sz w:val="18"/>
              </w:rPr>
              <w:t>1, 1</w:t>
            </w:r>
          </w:p>
        </w:tc>
      </w:tr>
      <w:tr w:rsidR="00FF00AD" w:rsidRPr="00240940" w14:paraId="1DC9B340"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718"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719" w:author="Raphael Malyankar" w:date="2022-11-23T03:57:00Z">
              <w:tcPr>
                <w:tcW w:w="1665" w:type="pct"/>
                <w:gridSpan w:val="4"/>
                <w:shd w:val="clear" w:color="auto" w:fill="auto"/>
              </w:tcPr>
            </w:tcPrChange>
          </w:tcPr>
          <w:p w14:paraId="43867A80" w14:textId="77777777" w:rsidR="00FF00AD" w:rsidRPr="00240940" w:rsidRDefault="00FF00AD" w:rsidP="00BD7E0B">
            <w:pPr>
              <w:spacing w:before="120" w:after="120" w:line="240" w:lineRule="auto"/>
              <w:rPr>
                <w:rFonts w:cs="Arial"/>
                <w:sz w:val="18"/>
              </w:rPr>
            </w:pPr>
            <w:r>
              <w:rPr>
                <w:rFonts w:cs="Arial"/>
                <w:sz w:val="18"/>
              </w:rPr>
              <w:t>Fixed date range</w:t>
            </w:r>
          </w:p>
        </w:tc>
        <w:tc>
          <w:tcPr>
            <w:tcW w:w="881" w:type="pct"/>
            <w:gridSpan w:val="3"/>
            <w:shd w:val="clear" w:color="auto" w:fill="auto"/>
            <w:tcPrChange w:id="720" w:author="Raphael Malyankar" w:date="2022-11-23T03:57:00Z">
              <w:tcPr>
                <w:tcW w:w="834" w:type="pct"/>
                <w:gridSpan w:val="3"/>
                <w:shd w:val="clear" w:color="auto" w:fill="auto"/>
              </w:tcPr>
            </w:tcPrChange>
          </w:tcPr>
          <w:p w14:paraId="19165A0B"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721" w:author="Raphael Malyankar" w:date="2022-11-23T03:57:00Z">
              <w:tcPr>
                <w:tcW w:w="1250" w:type="pct"/>
                <w:gridSpan w:val="4"/>
                <w:shd w:val="clear" w:color="auto" w:fill="auto"/>
              </w:tcPr>
            </w:tcPrChange>
          </w:tcPr>
          <w:p w14:paraId="09890DCC" w14:textId="77777777" w:rsidR="00FF00AD" w:rsidRPr="00240940" w:rsidRDefault="00FF00AD" w:rsidP="00BD7E0B">
            <w:pPr>
              <w:spacing w:before="120" w:after="120" w:line="240" w:lineRule="auto"/>
              <w:rPr>
                <w:rFonts w:cs="Arial"/>
                <w:sz w:val="18"/>
              </w:rPr>
            </w:pPr>
          </w:p>
        </w:tc>
        <w:tc>
          <w:tcPr>
            <w:tcW w:w="433" w:type="pct"/>
            <w:shd w:val="clear" w:color="auto" w:fill="auto"/>
            <w:tcPrChange w:id="722" w:author="Raphael Malyankar" w:date="2022-11-23T03:57:00Z">
              <w:tcPr>
                <w:tcW w:w="417" w:type="pct"/>
                <w:shd w:val="clear" w:color="auto" w:fill="auto"/>
              </w:tcPr>
            </w:tcPrChange>
          </w:tcPr>
          <w:p w14:paraId="69E30E9E" w14:textId="77777777" w:rsidR="00FF00AD" w:rsidRPr="00240940" w:rsidRDefault="00FF00AD" w:rsidP="00BD7E0B">
            <w:pPr>
              <w:spacing w:before="120" w:after="120" w:line="240" w:lineRule="auto"/>
              <w:rPr>
                <w:rFonts w:cs="Arial"/>
                <w:sz w:val="18"/>
              </w:rPr>
            </w:pPr>
            <w:r>
              <w:rPr>
                <w:rFonts w:cs="Arial"/>
                <w:sz w:val="18"/>
              </w:rPr>
              <w:t>C</w:t>
            </w:r>
          </w:p>
        </w:tc>
        <w:tc>
          <w:tcPr>
            <w:tcW w:w="710" w:type="pct"/>
            <w:gridSpan w:val="2"/>
            <w:shd w:val="clear" w:color="auto" w:fill="auto"/>
            <w:tcPrChange w:id="723" w:author="Raphael Malyankar" w:date="2022-11-23T03:57:00Z">
              <w:tcPr>
                <w:tcW w:w="834" w:type="pct"/>
                <w:gridSpan w:val="2"/>
                <w:shd w:val="clear" w:color="auto" w:fill="auto"/>
              </w:tcPr>
            </w:tcPrChange>
          </w:tcPr>
          <w:p w14:paraId="46B4B67D"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16698980"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724"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725" w:author="Raphael Malyankar" w:date="2022-11-23T03:57:00Z">
              <w:tcPr>
                <w:tcW w:w="1665" w:type="pct"/>
                <w:gridSpan w:val="4"/>
                <w:shd w:val="clear" w:color="auto" w:fill="auto"/>
              </w:tcPr>
            </w:tcPrChange>
          </w:tcPr>
          <w:p w14:paraId="5DEE6FEC" w14:textId="77777777" w:rsidR="00FF00AD" w:rsidRPr="00240940" w:rsidRDefault="00FF00AD" w:rsidP="00BD7E0B">
            <w:pPr>
              <w:spacing w:before="120" w:after="120" w:line="240" w:lineRule="auto"/>
              <w:rPr>
                <w:rFonts w:cs="Arial"/>
                <w:sz w:val="18"/>
              </w:rPr>
            </w:pPr>
            <w:r>
              <w:rPr>
                <w:rFonts w:cs="Arial"/>
                <w:sz w:val="18"/>
              </w:rPr>
              <w:t xml:space="preserve">   Date Start</w:t>
            </w:r>
          </w:p>
        </w:tc>
        <w:tc>
          <w:tcPr>
            <w:tcW w:w="881" w:type="pct"/>
            <w:gridSpan w:val="3"/>
            <w:shd w:val="clear" w:color="auto" w:fill="auto"/>
            <w:tcPrChange w:id="726" w:author="Raphael Malyankar" w:date="2022-11-23T03:57:00Z">
              <w:tcPr>
                <w:tcW w:w="834" w:type="pct"/>
                <w:gridSpan w:val="3"/>
                <w:shd w:val="clear" w:color="auto" w:fill="auto"/>
              </w:tcPr>
            </w:tcPrChange>
          </w:tcPr>
          <w:p w14:paraId="1F488A20" w14:textId="77777777" w:rsidR="00FF00AD" w:rsidRPr="00240940" w:rsidRDefault="00FF00AD" w:rsidP="00BD7E0B">
            <w:pPr>
              <w:spacing w:before="120" w:after="120" w:line="240" w:lineRule="auto"/>
              <w:rPr>
                <w:rFonts w:cs="Arial"/>
                <w:sz w:val="18"/>
              </w:rPr>
            </w:pPr>
            <w:r>
              <w:rPr>
                <w:rFonts w:cs="Arial"/>
                <w:sz w:val="18"/>
              </w:rPr>
              <w:t>(DATSTA)</w:t>
            </w:r>
          </w:p>
        </w:tc>
        <w:tc>
          <w:tcPr>
            <w:tcW w:w="1317" w:type="pct"/>
            <w:gridSpan w:val="4"/>
            <w:shd w:val="clear" w:color="auto" w:fill="auto"/>
            <w:tcPrChange w:id="727" w:author="Raphael Malyankar" w:date="2022-11-23T03:57:00Z">
              <w:tcPr>
                <w:tcW w:w="1250" w:type="pct"/>
                <w:gridSpan w:val="4"/>
                <w:shd w:val="clear" w:color="auto" w:fill="auto"/>
              </w:tcPr>
            </w:tcPrChange>
          </w:tcPr>
          <w:p w14:paraId="3CE7BBDA" w14:textId="77777777" w:rsidR="00FF00AD" w:rsidRPr="00240940" w:rsidRDefault="00FF00AD" w:rsidP="00BD7E0B">
            <w:pPr>
              <w:spacing w:before="120" w:after="120" w:line="240" w:lineRule="auto"/>
              <w:rPr>
                <w:rFonts w:cs="Arial"/>
                <w:sz w:val="18"/>
              </w:rPr>
            </w:pPr>
          </w:p>
        </w:tc>
        <w:tc>
          <w:tcPr>
            <w:tcW w:w="433" w:type="pct"/>
            <w:shd w:val="clear" w:color="auto" w:fill="auto"/>
            <w:tcPrChange w:id="728" w:author="Raphael Malyankar" w:date="2022-11-23T03:57:00Z">
              <w:tcPr>
                <w:tcW w:w="417" w:type="pct"/>
                <w:shd w:val="clear" w:color="auto" w:fill="auto"/>
              </w:tcPr>
            </w:tcPrChange>
          </w:tcPr>
          <w:p w14:paraId="211E65F3" w14:textId="77777777" w:rsidR="00FF00AD" w:rsidRPr="00240940" w:rsidRDefault="00FF00AD" w:rsidP="00BD7E0B">
            <w:pPr>
              <w:spacing w:before="120" w:after="120" w:line="240" w:lineRule="auto"/>
              <w:rPr>
                <w:rFonts w:cs="Arial"/>
                <w:sz w:val="18"/>
              </w:rPr>
            </w:pPr>
            <w:r>
              <w:rPr>
                <w:rFonts w:cs="Arial"/>
                <w:sz w:val="18"/>
              </w:rPr>
              <w:t>(S) TD</w:t>
            </w:r>
          </w:p>
        </w:tc>
        <w:tc>
          <w:tcPr>
            <w:tcW w:w="710" w:type="pct"/>
            <w:gridSpan w:val="2"/>
            <w:shd w:val="clear" w:color="auto" w:fill="auto"/>
            <w:tcPrChange w:id="729" w:author="Raphael Malyankar" w:date="2022-11-23T03:57:00Z">
              <w:tcPr>
                <w:tcW w:w="834" w:type="pct"/>
                <w:gridSpan w:val="2"/>
                <w:shd w:val="clear" w:color="auto" w:fill="auto"/>
              </w:tcPr>
            </w:tcPrChange>
          </w:tcPr>
          <w:p w14:paraId="2639E742"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7E019417"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730"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731" w:author="Raphael Malyankar" w:date="2022-11-23T03:57:00Z">
              <w:tcPr>
                <w:tcW w:w="1665" w:type="pct"/>
                <w:gridSpan w:val="4"/>
                <w:shd w:val="clear" w:color="auto" w:fill="auto"/>
              </w:tcPr>
            </w:tcPrChange>
          </w:tcPr>
          <w:p w14:paraId="69CCA1A7" w14:textId="77777777" w:rsidR="00FF00AD" w:rsidRPr="00240940" w:rsidRDefault="00FF00AD" w:rsidP="00BD7E0B">
            <w:pPr>
              <w:spacing w:before="120" w:after="120" w:line="240" w:lineRule="auto"/>
              <w:rPr>
                <w:rFonts w:cs="Arial"/>
                <w:sz w:val="18"/>
              </w:rPr>
            </w:pPr>
            <w:r>
              <w:rPr>
                <w:rFonts w:cs="Arial"/>
                <w:sz w:val="18"/>
              </w:rPr>
              <w:t xml:space="preserve">   Date End</w:t>
            </w:r>
          </w:p>
        </w:tc>
        <w:tc>
          <w:tcPr>
            <w:tcW w:w="881" w:type="pct"/>
            <w:gridSpan w:val="3"/>
            <w:shd w:val="clear" w:color="auto" w:fill="auto"/>
            <w:tcPrChange w:id="732" w:author="Raphael Malyankar" w:date="2022-11-23T03:57:00Z">
              <w:tcPr>
                <w:tcW w:w="834" w:type="pct"/>
                <w:gridSpan w:val="3"/>
                <w:shd w:val="clear" w:color="auto" w:fill="auto"/>
              </w:tcPr>
            </w:tcPrChange>
          </w:tcPr>
          <w:p w14:paraId="6A627FAC" w14:textId="77777777" w:rsidR="00FF00AD" w:rsidRPr="00240940" w:rsidRDefault="00FF00AD" w:rsidP="00BD7E0B">
            <w:pPr>
              <w:spacing w:before="120" w:after="120" w:line="240" w:lineRule="auto"/>
              <w:rPr>
                <w:rFonts w:cs="Arial"/>
                <w:sz w:val="18"/>
              </w:rPr>
            </w:pPr>
            <w:r>
              <w:rPr>
                <w:rFonts w:cs="Arial"/>
                <w:sz w:val="18"/>
              </w:rPr>
              <w:t>(DATEND)</w:t>
            </w:r>
          </w:p>
        </w:tc>
        <w:tc>
          <w:tcPr>
            <w:tcW w:w="1317" w:type="pct"/>
            <w:gridSpan w:val="4"/>
            <w:shd w:val="clear" w:color="auto" w:fill="auto"/>
            <w:tcPrChange w:id="733" w:author="Raphael Malyankar" w:date="2022-11-23T03:57:00Z">
              <w:tcPr>
                <w:tcW w:w="1250" w:type="pct"/>
                <w:gridSpan w:val="4"/>
                <w:shd w:val="clear" w:color="auto" w:fill="auto"/>
              </w:tcPr>
            </w:tcPrChange>
          </w:tcPr>
          <w:p w14:paraId="5FC8DAED" w14:textId="77777777" w:rsidR="00FF00AD" w:rsidRPr="00240940" w:rsidRDefault="00FF00AD" w:rsidP="00BD7E0B">
            <w:pPr>
              <w:spacing w:before="120" w:after="120" w:line="240" w:lineRule="auto"/>
              <w:rPr>
                <w:rFonts w:cs="Arial"/>
                <w:sz w:val="18"/>
              </w:rPr>
            </w:pPr>
          </w:p>
        </w:tc>
        <w:tc>
          <w:tcPr>
            <w:tcW w:w="433" w:type="pct"/>
            <w:shd w:val="clear" w:color="auto" w:fill="auto"/>
            <w:tcPrChange w:id="734" w:author="Raphael Malyankar" w:date="2022-11-23T03:57:00Z">
              <w:tcPr>
                <w:tcW w:w="417" w:type="pct"/>
                <w:shd w:val="clear" w:color="auto" w:fill="auto"/>
              </w:tcPr>
            </w:tcPrChange>
          </w:tcPr>
          <w:p w14:paraId="37839016" w14:textId="77777777" w:rsidR="00FF00AD" w:rsidRPr="00240940" w:rsidRDefault="00FF00AD" w:rsidP="00BD7E0B">
            <w:pPr>
              <w:spacing w:before="120" w:after="120" w:line="240" w:lineRule="auto"/>
              <w:rPr>
                <w:rFonts w:cs="Arial"/>
                <w:sz w:val="18"/>
              </w:rPr>
            </w:pPr>
            <w:r>
              <w:rPr>
                <w:rFonts w:cs="Arial"/>
                <w:sz w:val="18"/>
              </w:rPr>
              <w:t>(S) TD</w:t>
            </w:r>
          </w:p>
        </w:tc>
        <w:tc>
          <w:tcPr>
            <w:tcW w:w="710" w:type="pct"/>
            <w:gridSpan w:val="2"/>
            <w:shd w:val="clear" w:color="auto" w:fill="auto"/>
            <w:tcPrChange w:id="735" w:author="Raphael Malyankar" w:date="2022-11-23T03:57:00Z">
              <w:tcPr>
                <w:tcW w:w="834" w:type="pct"/>
                <w:gridSpan w:val="2"/>
                <w:shd w:val="clear" w:color="auto" w:fill="auto"/>
              </w:tcPr>
            </w:tcPrChange>
          </w:tcPr>
          <w:p w14:paraId="4D3B7B9A"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31A644B2"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736"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737" w:author="Raphael Malyankar" w:date="2022-11-23T03:57:00Z">
              <w:tcPr>
                <w:tcW w:w="1665" w:type="pct"/>
                <w:gridSpan w:val="4"/>
                <w:shd w:val="clear" w:color="auto" w:fill="auto"/>
              </w:tcPr>
            </w:tcPrChange>
          </w:tcPr>
          <w:p w14:paraId="1D9B2BB2" w14:textId="77777777" w:rsidR="00FF00AD" w:rsidRPr="00240940" w:rsidRDefault="00FF00AD" w:rsidP="00BD7E0B">
            <w:pPr>
              <w:spacing w:before="120" w:after="120" w:line="240" w:lineRule="auto"/>
              <w:rPr>
                <w:rFonts w:cs="Arial"/>
                <w:sz w:val="18"/>
              </w:rPr>
            </w:pPr>
            <w:r>
              <w:rPr>
                <w:rFonts w:cs="Arial"/>
                <w:sz w:val="18"/>
              </w:rPr>
              <w:t>Periodic Date Range</w:t>
            </w:r>
          </w:p>
        </w:tc>
        <w:tc>
          <w:tcPr>
            <w:tcW w:w="881" w:type="pct"/>
            <w:gridSpan w:val="3"/>
            <w:shd w:val="clear" w:color="auto" w:fill="auto"/>
            <w:tcPrChange w:id="738" w:author="Raphael Malyankar" w:date="2022-11-23T03:57:00Z">
              <w:tcPr>
                <w:tcW w:w="834" w:type="pct"/>
                <w:gridSpan w:val="3"/>
                <w:shd w:val="clear" w:color="auto" w:fill="auto"/>
              </w:tcPr>
            </w:tcPrChange>
          </w:tcPr>
          <w:p w14:paraId="64E81085"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739" w:author="Raphael Malyankar" w:date="2022-11-23T03:57:00Z">
              <w:tcPr>
                <w:tcW w:w="1250" w:type="pct"/>
                <w:gridSpan w:val="4"/>
                <w:shd w:val="clear" w:color="auto" w:fill="auto"/>
              </w:tcPr>
            </w:tcPrChange>
          </w:tcPr>
          <w:p w14:paraId="35CEBBBF" w14:textId="77777777" w:rsidR="00FF00AD" w:rsidRPr="00240940" w:rsidRDefault="00FF00AD" w:rsidP="00BD7E0B">
            <w:pPr>
              <w:spacing w:before="120" w:after="120" w:line="240" w:lineRule="auto"/>
              <w:rPr>
                <w:rFonts w:cs="Arial"/>
                <w:sz w:val="18"/>
              </w:rPr>
            </w:pPr>
          </w:p>
        </w:tc>
        <w:tc>
          <w:tcPr>
            <w:tcW w:w="433" w:type="pct"/>
            <w:shd w:val="clear" w:color="auto" w:fill="auto"/>
            <w:tcPrChange w:id="740" w:author="Raphael Malyankar" w:date="2022-11-23T03:57:00Z">
              <w:tcPr>
                <w:tcW w:w="417" w:type="pct"/>
                <w:shd w:val="clear" w:color="auto" w:fill="auto"/>
              </w:tcPr>
            </w:tcPrChange>
          </w:tcPr>
          <w:p w14:paraId="57056AC6" w14:textId="77777777" w:rsidR="00FF00AD" w:rsidRPr="00240940" w:rsidRDefault="00FF00AD" w:rsidP="00BD7E0B">
            <w:pPr>
              <w:spacing w:before="120" w:after="120" w:line="240" w:lineRule="auto"/>
              <w:rPr>
                <w:rFonts w:cs="Arial"/>
                <w:sz w:val="18"/>
              </w:rPr>
            </w:pPr>
            <w:r>
              <w:rPr>
                <w:rFonts w:cs="Arial"/>
                <w:sz w:val="18"/>
              </w:rPr>
              <w:t>C</w:t>
            </w:r>
          </w:p>
        </w:tc>
        <w:tc>
          <w:tcPr>
            <w:tcW w:w="710" w:type="pct"/>
            <w:gridSpan w:val="2"/>
            <w:shd w:val="clear" w:color="auto" w:fill="auto"/>
            <w:tcPrChange w:id="741" w:author="Raphael Malyankar" w:date="2022-11-23T03:57:00Z">
              <w:tcPr>
                <w:tcW w:w="834" w:type="pct"/>
                <w:gridSpan w:val="2"/>
                <w:shd w:val="clear" w:color="auto" w:fill="auto"/>
              </w:tcPr>
            </w:tcPrChange>
          </w:tcPr>
          <w:p w14:paraId="05DE0659" w14:textId="77777777" w:rsidR="00FF00AD" w:rsidRPr="00240940" w:rsidRDefault="00FF00AD" w:rsidP="00BD7E0B">
            <w:pPr>
              <w:spacing w:before="120" w:after="120" w:line="240" w:lineRule="auto"/>
              <w:rPr>
                <w:rFonts w:cs="Arial"/>
                <w:sz w:val="18"/>
              </w:rPr>
            </w:pPr>
            <w:r>
              <w:rPr>
                <w:rFonts w:cs="Arial"/>
                <w:sz w:val="18"/>
              </w:rPr>
              <w:t>0, *</w:t>
            </w:r>
          </w:p>
        </w:tc>
      </w:tr>
      <w:tr w:rsidR="00FF00AD" w:rsidRPr="00240940" w14:paraId="36E2C607"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742"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743" w:author="Raphael Malyankar" w:date="2022-11-23T03:57:00Z">
              <w:tcPr>
                <w:tcW w:w="1665" w:type="pct"/>
                <w:gridSpan w:val="4"/>
                <w:shd w:val="clear" w:color="auto" w:fill="auto"/>
              </w:tcPr>
            </w:tcPrChange>
          </w:tcPr>
          <w:p w14:paraId="52A63BA0" w14:textId="77777777" w:rsidR="00FF00AD" w:rsidRPr="00240940" w:rsidRDefault="00FF00AD" w:rsidP="00BD7E0B">
            <w:pPr>
              <w:spacing w:before="120" w:after="120" w:line="240" w:lineRule="auto"/>
              <w:rPr>
                <w:rFonts w:cs="Arial"/>
                <w:sz w:val="18"/>
              </w:rPr>
            </w:pPr>
            <w:r>
              <w:rPr>
                <w:rFonts w:cs="Arial"/>
                <w:sz w:val="18"/>
              </w:rPr>
              <w:t xml:space="preserve">   Date Start</w:t>
            </w:r>
          </w:p>
        </w:tc>
        <w:tc>
          <w:tcPr>
            <w:tcW w:w="881" w:type="pct"/>
            <w:gridSpan w:val="3"/>
            <w:shd w:val="clear" w:color="auto" w:fill="auto"/>
            <w:tcPrChange w:id="744" w:author="Raphael Malyankar" w:date="2022-11-23T03:57:00Z">
              <w:tcPr>
                <w:tcW w:w="834" w:type="pct"/>
                <w:gridSpan w:val="3"/>
                <w:shd w:val="clear" w:color="auto" w:fill="auto"/>
              </w:tcPr>
            </w:tcPrChange>
          </w:tcPr>
          <w:p w14:paraId="4E4A5698" w14:textId="77777777" w:rsidR="00FF00AD" w:rsidRPr="00240940" w:rsidRDefault="00FF00AD" w:rsidP="00BD7E0B">
            <w:pPr>
              <w:spacing w:before="120" w:after="120" w:line="240" w:lineRule="auto"/>
              <w:rPr>
                <w:rFonts w:cs="Arial"/>
                <w:sz w:val="18"/>
              </w:rPr>
            </w:pPr>
            <w:r>
              <w:rPr>
                <w:rFonts w:cs="Arial"/>
                <w:sz w:val="18"/>
              </w:rPr>
              <w:t>(DATSTA)</w:t>
            </w:r>
          </w:p>
        </w:tc>
        <w:tc>
          <w:tcPr>
            <w:tcW w:w="1317" w:type="pct"/>
            <w:gridSpan w:val="4"/>
            <w:shd w:val="clear" w:color="auto" w:fill="auto"/>
            <w:tcPrChange w:id="745" w:author="Raphael Malyankar" w:date="2022-11-23T03:57:00Z">
              <w:tcPr>
                <w:tcW w:w="1250" w:type="pct"/>
                <w:gridSpan w:val="4"/>
                <w:shd w:val="clear" w:color="auto" w:fill="auto"/>
              </w:tcPr>
            </w:tcPrChange>
          </w:tcPr>
          <w:p w14:paraId="14E8ED86" w14:textId="77777777" w:rsidR="00FF00AD" w:rsidRPr="00240940" w:rsidRDefault="00FF00AD" w:rsidP="00BD7E0B">
            <w:pPr>
              <w:spacing w:before="120" w:after="120" w:line="240" w:lineRule="auto"/>
              <w:rPr>
                <w:rFonts w:cs="Arial"/>
                <w:sz w:val="18"/>
              </w:rPr>
            </w:pPr>
          </w:p>
        </w:tc>
        <w:tc>
          <w:tcPr>
            <w:tcW w:w="433" w:type="pct"/>
            <w:shd w:val="clear" w:color="auto" w:fill="auto"/>
            <w:tcPrChange w:id="746" w:author="Raphael Malyankar" w:date="2022-11-23T03:57:00Z">
              <w:tcPr>
                <w:tcW w:w="417" w:type="pct"/>
                <w:shd w:val="clear" w:color="auto" w:fill="auto"/>
              </w:tcPr>
            </w:tcPrChange>
          </w:tcPr>
          <w:p w14:paraId="46ECDB29" w14:textId="77777777" w:rsidR="00FF00AD" w:rsidRPr="00240940" w:rsidRDefault="00FF00AD" w:rsidP="00BD7E0B">
            <w:pPr>
              <w:spacing w:before="120" w:after="120" w:line="240" w:lineRule="auto"/>
              <w:rPr>
                <w:rFonts w:cs="Arial"/>
                <w:sz w:val="18"/>
              </w:rPr>
            </w:pPr>
            <w:r>
              <w:rPr>
                <w:rFonts w:cs="Arial"/>
                <w:sz w:val="18"/>
              </w:rPr>
              <w:t>(S) TD</w:t>
            </w:r>
          </w:p>
        </w:tc>
        <w:tc>
          <w:tcPr>
            <w:tcW w:w="710" w:type="pct"/>
            <w:gridSpan w:val="2"/>
            <w:shd w:val="clear" w:color="auto" w:fill="auto"/>
            <w:tcPrChange w:id="747" w:author="Raphael Malyankar" w:date="2022-11-23T03:57:00Z">
              <w:tcPr>
                <w:tcW w:w="834" w:type="pct"/>
                <w:gridSpan w:val="2"/>
                <w:shd w:val="clear" w:color="auto" w:fill="auto"/>
              </w:tcPr>
            </w:tcPrChange>
          </w:tcPr>
          <w:p w14:paraId="07A0978E" w14:textId="77777777" w:rsidR="00FF00AD" w:rsidRPr="00240940" w:rsidRDefault="00FF00AD" w:rsidP="00BD7E0B">
            <w:pPr>
              <w:spacing w:before="120" w:after="120" w:line="240" w:lineRule="auto"/>
              <w:rPr>
                <w:rFonts w:cs="Arial"/>
                <w:sz w:val="18"/>
              </w:rPr>
            </w:pPr>
            <w:r>
              <w:rPr>
                <w:rFonts w:cs="Arial"/>
                <w:sz w:val="18"/>
              </w:rPr>
              <w:t>1, 1</w:t>
            </w:r>
          </w:p>
        </w:tc>
      </w:tr>
      <w:tr w:rsidR="00FF00AD" w:rsidRPr="00240940" w14:paraId="68DE4EC1"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748"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749" w:author="Raphael Malyankar" w:date="2022-11-23T03:57:00Z">
              <w:tcPr>
                <w:tcW w:w="1665" w:type="pct"/>
                <w:gridSpan w:val="4"/>
                <w:shd w:val="clear" w:color="auto" w:fill="auto"/>
              </w:tcPr>
            </w:tcPrChange>
          </w:tcPr>
          <w:p w14:paraId="34D3D129" w14:textId="77777777" w:rsidR="00FF00AD" w:rsidRPr="00240940" w:rsidRDefault="00FF00AD" w:rsidP="00BD7E0B">
            <w:pPr>
              <w:spacing w:before="120" w:after="120" w:line="240" w:lineRule="auto"/>
              <w:rPr>
                <w:rFonts w:cs="Arial"/>
                <w:sz w:val="18"/>
              </w:rPr>
            </w:pPr>
            <w:r>
              <w:rPr>
                <w:rFonts w:cs="Arial"/>
                <w:sz w:val="18"/>
              </w:rPr>
              <w:t xml:space="preserve">   Date End</w:t>
            </w:r>
          </w:p>
        </w:tc>
        <w:tc>
          <w:tcPr>
            <w:tcW w:w="881" w:type="pct"/>
            <w:gridSpan w:val="3"/>
            <w:shd w:val="clear" w:color="auto" w:fill="auto"/>
            <w:tcPrChange w:id="750" w:author="Raphael Malyankar" w:date="2022-11-23T03:57:00Z">
              <w:tcPr>
                <w:tcW w:w="834" w:type="pct"/>
                <w:gridSpan w:val="3"/>
                <w:shd w:val="clear" w:color="auto" w:fill="auto"/>
              </w:tcPr>
            </w:tcPrChange>
          </w:tcPr>
          <w:p w14:paraId="3D0BEAD6" w14:textId="77777777" w:rsidR="00FF00AD" w:rsidRPr="00240940" w:rsidRDefault="00FF00AD" w:rsidP="00BD7E0B">
            <w:pPr>
              <w:spacing w:before="120" w:after="120" w:line="240" w:lineRule="auto"/>
              <w:rPr>
                <w:rFonts w:cs="Arial"/>
                <w:sz w:val="18"/>
              </w:rPr>
            </w:pPr>
            <w:r>
              <w:rPr>
                <w:rFonts w:cs="Arial"/>
                <w:sz w:val="18"/>
              </w:rPr>
              <w:t>(DATEND)</w:t>
            </w:r>
          </w:p>
        </w:tc>
        <w:tc>
          <w:tcPr>
            <w:tcW w:w="1317" w:type="pct"/>
            <w:gridSpan w:val="4"/>
            <w:shd w:val="clear" w:color="auto" w:fill="auto"/>
            <w:tcPrChange w:id="751" w:author="Raphael Malyankar" w:date="2022-11-23T03:57:00Z">
              <w:tcPr>
                <w:tcW w:w="1250" w:type="pct"/>
                <w:gridSpan w:val="4"/>
                <w:shd w:val="clear" w:color="auto" w:fill="auto"/>
              </w:tcPr>
            </w:tcPrChange>
          </w:tcPr>
          <w:p w14:paraId="0D3CDE86" w14:textId="77777777" w:rsidR="00FF00AD" w:rsidRPr="00240940" w:rsidRDefault="00FF00AD" w:rsidP="00BD7E0B">
            <w:pPr>
              <w:spacing w:before="120" w:after="120" w:line="240" w:lineRule="auto"/>
              <w:rPr>
                <w:rFonts w:cs="Arial"/>
                <w:sz w:val="18"/>
              </w:rPr>
            </w:pPr>
          </w:p>
        </w:tc>
        <w:tc>
          <w:tcPr>
            <w:tcW w:w="433" w:type="pct"/>
            <w:shd w:val="clear" w:color="auto" w:fill="auto"/>
            <w:tcPrChange w:id="752" w:author="Raphael Malyankar" w:date="2022-11-23T03:57:00Z">
              <w:tcPr>
                <w:tcW w:w="417" w:type="pct"/>
                <w:shd w:val="clear" w:color="auto" w:fill="auto"/>
              </w:tcPr>
            </w:tcPrChange>
          </w:tcPr>
          <w:p w14:paraId="733178CB" w14:textId="77777777" w:rsidR="00FF00AD" w:rsidRPr="00240940" w:rsidRDefault="00FF00AD" w:rsidP="00BD7E0B">
            <w:pPr>
              <w:spacing w:before="120" w:after="120" w:line="240" w:lineRule="auto"/>
              <w:rPr>
                <w:rFonts w:cs="Arial"/>
                <w:sz w:val="18"/>
              </w:rPr>
            </w:pPr>
            <w:r>
              <w:rPr>
                <w:rFonts w:cs="Arial"/>
                <w:sz w:val="18"/>
              </w:rPr>
              <w:t>(S) TD</w:t>
            </w:r>
          </w:p>
        </w:tc>
        <w:tc>
          <w:tcPr>
            <w:tcW w:w="710" w:type="pct"/>
            <w:gridSpan w:val="2"/>
            <w:shd w:val="clear" w:color="auto" w:fill="auto"/>
            <w:tcPrChange w:id="753" w:author="Raphael Malyankar" w:date="2022-11-23T03:57:00Z">
              <w:tcPr>
                <w:tcW w:w="834" w:type="pct"/>
                <w:gridSpan w:val="2"/>
                <w:shd w:val="clear" w:color="auto" w:fill="auto"/>
              </w:tcPr>
            </w:tcPrChange>
          </w:tcPr>
          <w:p w14:paraId="4BF3F3D7" w14:textId="77777777" w:rsidR="00FF00AD" w:rsidRPr="00240940" w:rsidRDefault="00FF00AD" w:rsidP="00BD7E0B">
            <w:pPr>
              <w:spacing w:before="120" w:after="120" w:line="240" w:lineRule="auto"/>
              <w:rPr>
                <w:rFonts w:cs="Arial"/>
                <w:sz w:val="18"/>
              </w:rPr>
            </w:pPr>
            <w:r>
              <w:rPr>
                <w:rFonts w:cs="Arial"/>
                <w:sz w:val="18"/>
              </w:rPr>
              <w:t>1, 1</w:t>
            </w:r>
          </w:p>
        </w:tc>
      </w:tr>
      <w:tr w:rsidR="00FF00AD" w:rsidRPr="00240940" w14:paraId="3C8522D1"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754"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755" w:author="Raphael Malyankar" w:date="2022-11-23T03:57:00Z">
              <w:tcPr>
                <w:tcW w:w="1665" w:type="pct"/>
                <w:gridSpan w:val="4"/>
                <w:shd w:val="clear" w:color="auto" w:fill="auto"/>
              </w:tcPr>
            </w:tcPrChange>
          </w:tcPr>
          <w:p w14:paraId="33801F2D" w14:textId="77777777" w:rsidR="00FF00AD" w:rsidRPr="00240940" w:rsidRDefault="00FF00AD" w:rsidP="00BD7E0B">
            <w:pPr>
              <w:spacing w:before="120" w:after="120" w:line="240" w:lineRule="auto"/>
              <w:rPr>
                <w:rFonts w:cs="Arial"/>
                <w:sz w:val="18"/>
              </w:rPr>
            </w:pPr>
            <w:proofErr w:type="spellStart"/>
            <w:r>
              <w:rPr>
                <w:rFonts w:cs="Arial"/>
                <w:sz w:val="18"/>
              </w:rPr>
              <w:t>RxN</w:t>
            </w:r>
            <w:proofErr w:type="spellEnd"/>
            <w:r>
              <w:rPr>
                <w:rFonts w:cs="Arial"/>
                <w:sz w:val="18"/>
              </w:rPr>
              <w:t xml:space="preserve"> Code</w:t>
            </w:r>
          </w:p>
        </w:tc>
        <w:tc>
          <w:tcPr>
            <w:tcW w:w="881" w:type="pct"/>
            <w:gridSpan w:val="3"/>
            <w:shd w:val="clear" w:color="auto" w:fill="auto"/>
            <w:tcPrChange w:id="756" w:author="Raphael Malyankar" w:date="2022-11-23T03:57:00Z">
              <w:tcPr>
                <w:tcW w:w="834" w:type="pct"/>
                <w:gridSpan w:val="3"/>
                <w:shd w:val="clear" w:color="auto" w:fill="auto"/>
              </w:tcPr>
            </w:tcPrChange>
          </w:tcPr>
          <w:p w14:paraId="5538CBC0"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757" w:author="Raphael Malyankar" w:date="2022-11-23T03:57:00Z">
              <w:tcPr>
                <w:tcW w:w="1250" w:type="pct"/>
                <w:gridSpan w:val="4"/>
                <w:shd w:val="clear" w:color="auto" w:fill="auto"/>
              </w:tcPr>
            </w:tcPrChange>
          </w:tcPr>
          <w:p w14:paraId="7EED6CBF" w14:textId="77777777" w:rsidR="00FF00AD" w:rsidRPr="00240940" w:rsidRDefault="00FF00AD" w:rsidP="00BD7E0B">
            <w:pPr>
              <w:spacing w:before="120" w:after="120" w:line="240" w:lineRule="auto"/>
              <w:rPr>
                <w:rFonts w:cs="Arial"/>
                <w:sz w:val="18"/>
              </w:rPr>
            </w:pPr>
          </w:p>
        </w:tc>
        <w:tc>
          <w:tcPr>
            <w:tcW w:w="433" w:type="pct"/>
            <w:shd w:val="clear" w:color="auto" w:fill="auto"/>
            <w:tcPrChange w:id="758" w:author="Raphael Malyankar" w:date="2022-11-23T03:57:00Z">
              <w:tcPr>
                <w:tcW w:w="417" w:type="pct"/>
                <w:shd w:val="clear" w:color="auto" w:fill="auto"/>
              </w:tcPr>
            </w:tcPrChange>
          </w:tcPr>
          <w:p w14:paraId="7571E015" w14:textId="77777777" w:rsidR="00FF00AD" w:rsidRPr="00240940" w:rsidRDefault="00FF00AD" w:rsidP="00BD7E0B">
            <w:pPr>
              <w:spacing w:before="120" w:after="120" w:line="240" w:lineRule="auto"/>
              <w:rPr>
                <w:rFonts w:cs="Arial"/>
                <w:sz w:val="18"/>
              </w:rPr>
            </w:pPr>
            <w:r>
              <w:rPr>
                <w:rFonts w:cs="Arial"/>
                <w:sz w:val="18"/>
              </w:rPr>
              <w:t>C</w:t>
            </w:r>
          </w:p>
        </w:tc>
        <w:tc>
          <w:tcPr>
            <w:tcW w:w="710" w:type="pct"/>
            <w:gridSpan w:val="2"/>
            <w:shd w:val="clear" w:color="auto" w:fill="auto"/>
            <w:tcPrChange w:id="759" w:author="Raphael Malyankar" w:date="2022-11-23T03:57:00Z">
              <w:tcPr>
                <w:tcW w:w="834" w:type="pct"/>
                <w:gridSpan w:val="2"/>
                <w:shd w:val="clear" w:color="auto" w:fill="auto"/>
              </w:tcPr>
            </w:tcPrChange>
          </w:tcPr>
          <w:p w14:paraId="2CAE79D8" w14:textId="77777777" w:rsidR="00FF00AD" w:rsidRPr="00240940" w:rsidRDefault="00FF00AD" w:rsidP="00BD7E0B">
            <w:pPr>
              <w:spacing w:before="120" w:after="120" w:line="240" w:lineRule="auto"/>
              <w:rPr>
                <w:rFonts w:cs="Arial"/>
                <w:sz w:val="18"/>
              </w:rPr>
            </w:pPr>
            <w:r>
              <w:rPr>
                <w:rFonts w:cs="Arial"/>
                <w:sz w:val="18"/>
              </w:rPr>
              <w:t>0, *</w:t>
            </w:r>
          </w:p>
        </w:tc>
      </w:tr>
      <w:tr w:rsidR="00FF00AD" w:rsidRPr="00240940" w14:paraId="0BBD9060"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760"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761" w:author="Raphael Malyankar" w:date="2022-11-23T03:57:00Z">
              <w:tcPr>
                <w:tcW w:w="1665" w:type="pct"/>
                <w:gridSpan w:val="4"/>
                <w:shd w:val="clear" w:color="auto" w:fill="auto"/>
              </w:tcPr>
            </w:tcPrChange>
          </w:tcPr>
          <w:p w14:paraId="5A95937A" w14:textId="77777777" w:rsidR="00FF00AD" w:rsidRPr="00240940" w:rsidRDefault="00FF00AD" w:rsidP="00BD7E0B">
            <w:pPr>
              <w:spacing w:before="120" w:after="120" w:line="240" w:lineRule="auto"/>
              <w:rPr>
                <w:rFonts w:cs="Arial"/>
                <w:sz w:val="18"/>
              </w:rPr>
            </w:pPr>
            <w:r>
              <w:rPr>
                <w:rFonts w:cs="Arial"/>
                <w:sz w:val="18"/>
              </w:rPr>
              <w:t xml:space="preserve">   Category of </w:t>
            </w:r>
            <w:proofErr w:type="spellStart"/>
            <w:r>
              <w:rPr>
                <w:rFonts w:cs="Arial"/>
                <w:sz w:val="18"/>
              </w:rPr>
              <w:t>RxN</w:t>
            </w:r>
            <w:proofErr w:type="spellEnd"/>
          </w:p>
        </w:tc>
        <w:tc>
          <w:tcPr>
            <w:tcW w:w="881" w:type="pct"/>
            <w:gridSpan w:val="3"/>
            <w:shd w:val="clear" w:color="auto" w:fill="auto"/>
            <w:tcPrChange w:id="762" w:author="Raphael Malyankar" w:date="2022-11-23T03:57:00Z">
              <w:tcPr>
                <w:tcW w:w="834" w:type="pct"/>
                <w:gridSpan w:val="3"/>
                <w:shd w:val="clear" w:color="auto" w:fill="auto"/>
              </w:tcPr>
            </w:tcPrChange>
          </w:tcPr>
          <w:p w14:paraId="37478A36"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763" w:author="Raphael Malyankar" w:date="2022-11-23T03:57:00Z">
              <w:tcPr>
                <w:tcW w:w="1250" w:type="pct"/>
                <w:gridSpan w:val="4"/>
                <w:shd w:val="clear" w:color="auto" w:fill="auto"/>
              </w:tcPr>
            </w:tcPrChange>
          </w:tcPr>
          <w:p w14:paraId="4E8DF9C1" w14:textId="77777777" w:rsidR="00FF00AD" w:rsidRDefault="00FF00AD" w:rsidP="00BD7E0B">
            <w:pPr>
              <w:spacing w:before="120" w:after="120" w:line="240" w:lineRule="auto"/>
              <w:rPr>
                <w:rFonts w:cs="Arial"/>
                <w:sz w:val="18"/>
              </w:rPr>
            </w:pPr>
            <w:r>
              <w:rPr>
                <w:rFonts w:cs="Arial"/>
                <w:sz w:val="18"/>
              </w:rPr>
              <w:t>1 : Navigation</w:t>
            </w:r>
          </w:p>
          <w:p w14:paraId="37B34D89" w14:textId="77777777" w:rsidR="00FF00AD" w:rsidRDefault="00FF00AD" w:rsidP="00BD7E0B">
            <w:pPr>
              <w:spacing w:before="120" w:after="120" w:line="240" w:lineRule="auto"/>
              <w:rPr>
                <w:rFonts w:cs="Arial"/>
                <w:sz w:val="18"/>
              </w:rPr>
            </w:pPr>
            <w:r>
              <w:rPr>
                <w:rFonts w:cs="Arial"/>
                <w:sz w:val="18"/>
              </w:rPr>
              <w:t>2 : Communication</w:t>
            </w:r>
          </w:p>
          <w:p w14:paraId="74B2543D" w14:textId="77777777" w:rsidR="00FF00AD" w:rsidRDefault="00FF00AD" w:rsidP="00BD7E0B">
            <w:pPr>
              <w:spacing w:before="120" w:after="120" w:line="240" w:lineRule="auto"/>
              <w:rPr>
                <w:rFonts w:cs="Arial"/>
                <w:sz w:val="18"/>
              </w:rPr>
            </w:pPr>
            <w:r>
              <w:rPr>
                <w:rFonts w:cs="Arial"/>
                <w:sz w:val="18"/>
              </w:rPr>
              <w:t>3 : Environmental Protection</w:t>
            </w:r>
          </w:p>
          <w:p w14:paraId="78568F55" w14:textId="77777777" w:rsidR="00FF00AD" w:rsidRDefault="00FF00AD" w:rsidP="00BD7E0B">
            <w:pPr>
              <w:spacing w:before="120" w:after="120" w:line="240" w:lineRule="auto"/>
              <w:rPr>
                <w:rFonts w:cs="Arial"/>
                <w:sz w:val="18"/>
              </w:rPr>
            </w:pPr>
            <w:r>
              <w:rPr>
                <w:rFonts w:cs="Arial"/>
                <w:sz w:val="18"/>
              </w:rPr>
              <w:t>4 : Wildlife Protection</w:t>
            </w:r>
          </w:p>
          <w:p w14:paraId="2BC5B4BA" w14:textId="77777777" w:rsidR="00FF00AD" w:rsidRDefault="00FF00AD" w:rsidP="00BD7E0B">
            <w:pPr>
              <w:spacing w:before="120" w:after="120" w:line="240" w:lineRule="auto"/>
              <w:rPr>
                <w:rFonts w:cs="Arial"/>
                <w:sz w:val="18"/>
              </w:rPr>
            </w:pPr>
            <w:r>
              <w:rPr>
                <w:rFonts w:cs="Arial"/>
                <w:sz w:val="18"/>
              </w:rPr>
              <w:t>5 : Security</w:t>
            </w:r>
          </w:p>
          <w:p w14:paraId="5AB31F5B" w14:textId="77777777" w:rsidR="00FF00AD" w:rsidRDefault="00FF00AD" w:rsidP="00BD7E0B">
            <w:pPr>
              <w:spacing w:before="120" w:after="120" w:line="240" w:lineRule="auto"/>
              <w:rPr>
                <w:rFonts w:cs="Arial"/>
                <w:sz w:val="18"/>
              </w:rPr>
            </w:pPr>
            <w:r>
              <w:rPr>
                <w:rFonts w:cs="Arial"/>
                <w:sz w:val="18"/>
              </w:rPr>
              <w:t>6 : Customs</w:t>
            </w:r>
          </w:p>
          <w:p w14:paraId="24C6D375" w14:textId="77777777" w:rsidR="00FF00AD" w:rsidRDefault="00FF00AD" w:rsidP="00BD7E0B">
            <w:pPr>
              <w:spacing w:before="120" w:after="120" w:line="240" w:lineRule="auto"/>
              <w:rPr>
                <w:rFonts w:cs="Arial"/>
                <w:sz w:val="18"/>
              </w:rPr>
            </w:pPr>
            <w:r>
              <w:rPr>
                <w:rFonts w:cs="Arial"/>
                <w:sz w:val="18"/>
              </w:rPr>
              <w:t>7 : Cargo Operation</w:t>
            </w:r>
          </w:p>
          <w:p w14:paraId="7AAAEA78" w14:textId="77777777" w:rsidR="00FF00AD" w:rsidRDefault="00FF00AD" w:rsidP="00BD7E0B">
            <w:pPr>
              <w:spacing w:before="120" w:after="120" w:line="240" w:lineRule="auto"/>
              <w:rPr>
                <w:rFonts w:cs="Arial"/>
                <w:sz w:val="18"/>
              </w:rPr>
            </w:pPr>
            <w:r>
              <w:rPr>
                <w:rFonts w:cs="Arial"/>
                <w:sz w:val="18"/>
              </w:rPr>
              <w:t>8 : Refuge</w:t>
            </w:r>
          </w:p>
          <w:p w14:paraId="09F1FBED" w14:textId="77777777" w:rsidR="00FF00AD" w:rsidRDefault="00FF00AD" w:rsidP="00BD7E0B">
            <w:pPr>
              <w:spacing w:before="120" w:after="120" w:line="240" w:lineRule="auto"/>
              <w:rPr>
                <w:rFonts w:cs="Arial"/>
                <w:sz w:val="18"/>
              </w:rPr>
            </w:pPr>
            <w:r>
              <w:rPr>
                <w:rFonts w:cs="Arial"/>
                <w:sz w:val="18"/>
              </w:rPr>
              <w:t>9 : Health</w:t>
            </w:r>
          </w:p>
          <w:p w14:paraId="235A702B" w14:textId="77777777" w:rsidR="00FF00AD" w:rsidRDefault="00FF00AD" w:rsidP="00BD7E0B">
            <w:pPr>
              <w:spacing w:before="120" w:after="120" w:line="240" w:lineRule="auto"/>
              <w:rPr>
                <w:rFonts w:cs="Arial"/>
                <w:sz w:val="18"/>
              </w:rPr>
            </w:pPr>
            <w:r>
              <w:rPr>
                <w:rFonts w:cs="Arial"/>
                <w:sz w:val="18"/>
              </w:rPr>
              <w:t>10 : Natural Resources or Exploitation</w:t>
            </w:r>
          </w:p>
          <w:p w14:paraId="5F8DD685" w14:textId="77777777" w:rsidR="00FF00AD" w:rsidRDefault="00FF00AD" w:rsidP="00BD7E0B">
            <w:pPr>
              <w:spacing w:before="120" w:after="120" w:line="240" w:lineRule="auto"/>
              <w:rPr>
                <w:rFonts w:cs="Arial"/>
                <w:sz w:val="18"/>
              </w:rPr>
            </w:pPr>
            <w:r>
              <w:rPr>
                <w:rFonts w:cs="Arial"/>
                <w:sz w:val="18"/>
              </w:rPr>
              <w:t>11 : Port</w:t>
            </w:r>
          </w:p>
          <w:p w14:paraId="5F6B8F4C" w14:textId="77777777" w:rsidR="00FF00AD" w:rsidRDefault="00FF00AD" w:rsidP="00BD7E0B">
            <w:pPr>
              <w:spacing w:before="120" w:after="120" w:line="240" w:lineRule="auto"/>
              <w:rPr>
                <w:rFonts w:cs="Arial"/>
                <w:sz w:val="18"/>
              </w:rPr>
            </w:pPr>
            <w:r>
              <w:rPr>
                <w:rFonts w:cs="Arial"/>
                <w:sz w:val="18"/>
              </w:rPr>
              <w:t>12 : Finance</w:t>
            </w:r>
          </w:p>
          <w:p w14:paraId="3C652E6D" w14:textId="77777777" w:rsidR="00FF00AD" w:rsidRPr="00240940" w:rsidRDefault="00FF00AD" w:rsidP="00BD7E0B">
            <w:pPr>
              <w:spacing w:before="120" w:after="120" w:line="240" w:lineRule="auto"/>
              <w:rPr>
                <w:rFonts w:cs="Arial"/>
                <w:sz w:val="18"/>
              </w:rPr>
            </w:pPr>
            <w:r>
              <w:rPr>
                <w:rFonts w:cs="Arial"/>
                <w:sz w:val="18"/>
              </w:rPr>
              <w:t>13 : Agriculture</w:t>
            </w:r>
          </w:p>
        </w:tc>
        <w:tc>
          <w:tcPr>
            <w:tcW w:w="433" w:type="pct"/>
            <w:shd w:val="clear" w:color="auto" w:fill="auto"/>
            <w:tcPrChange w:id="764" w:author="Raphael Malyankar" w:date="2022-11-23T03:57:00Z">
              <w:tcPr>
                <w:tcW w:w="417" w:type="pct"/>
                <w:shd w:val="clear" w:color="auto" w:fill="auto"/>
              </w:tcPr>
            </w:tcPrChange>
          </w:tcPr>
          <w:p w14:paraId="10B2E0F2" w14:textId="77777777" w:rsidR="00FF00AD" w:rsidRPr="00240940" w:rsidRDefault="00FF00AD" w:rsidP="00BD7E0B">
            <w:pPr>
              <w:spacing w:before="120" w:after="120" w:line="240" w:lineRule="auto"/>
              <w:rPr>
                <w:rFonts w:cs="Arial"/>
                <w:sz w:val="18"/>
              </w:rPr>
            </w:pPr>
            <w:r>
              <w:rPr>
                <w:rFonts w:cs="Arial"/>
                <w:sz w:val="18"/>
              </w:rPr>
              <w:t>(S) CL</w:t>
            </w:r>
          </w:p>
        </w:tc>
        <w:tc>
          <w:tcPr>
            <w:tcW w:w="710" w:type="pct"/>
            <w:gridSpan w:val="2"/>
            <w:shd w:val="clear" w:color="auto" w:fill="auto"/>
            <w:tcPrChange w:id="765" w:author="Raphael Malyankar" w:date="2022-11-23T03:57:00Z">
              <w:tcPr>
                <w:tcW w:w="834" w:type="pct"/>
                <w:gridSpan w:val="2"/>
                <w:shd w:val="clear" w:color="auto" w:fill="auto"/>
              </w:tcPr>
            </w:tcPrChange>
          </w:tcPr>
          <w:p w14:paraId="396C531F"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12C08543"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766"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767" w:author="Raphael Malyankar" w:date="2022-11-23T03:57:00Z">
              <w:tcPr>
                <w:tcW w:w="1665" w:type="pct"/>
                <w:gridSpan w:val="4"/>
                <w:shd w:val="clear" w:color="auto" w:fill="auto"/>
              </w:tcPr>
            </w:tcPrChange>
          </w:tcPr>
          <w:p w14:paraId="02586AA0" w14:textId="77777777" w:rsidR="00FF00AD" w:rsidRPr="00240940" w:rsidRDefault="00FF00AD" w:rsidP="00BD7E0B">
            <w:pPr>
              <w:spacing w:before="120" w:after="120" w:line="240" w:lineRule="auto"/>
              <w:rPr>
                <w:rFonts w:cs="Arial"/>
                <w:sz w:val="18"/>
              </w:rPr>
            </w:pPr>
            <w:r>
              <w:rPr>
                <w:rFonts w:cs="Arial"/>
                <w:sz w:val="18"/>
              </w:rPr>
              <w:t xml:space="preserve">   Action or Activity</w:t>
            </w:r>
          </w:p>
        </w:tc>
        <w:tc>
          <w:tcPr>
            <w:tcW w:w="881" w:type="pct"/>
            <w:gridSpan w:val="3"/>
            <w:shd w:val="clear" w:color="auto" w:fill="auto"/>
            <w:tcPrChange w:id="768" w:author="Raphael Malyankar" w:date="2022-11-23T03:57:00Z">
              <w:tcPr>
                <w:tcW w:w="834" w:type="pct"/>
                <w:gridSpan w:val="3"/>
                <w:shd w:val="clear" w:color="auto" w:fill="auto"/>
              </w:tcPr>
            </w:tcPrChange>
          </w:tcPr>
          <w:p w14:paraId="14FF3500"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769" w:author="Raphael Malyankar" w:date="2022-11-23T03:57:00Z">
              <w:tcPr>
                <w:tcW w:w="1250" w:type="pct"/>
                <w:gridSpan w:val="4"/>
                <w:shd w:val="clear" w:color="auto" w:fill="auto"/>
              </w:tcPr>
            </w:tcPrChange>
          </w:tcPr>
          <w:p w14:paraId="1DA0EF4F" w14:textId="77777777" w:rsidR="00FF00AD" w:rsidRDefault="00FF00AD" w:rsidP="00BD7E0B">
            <w:pPr>
              <w:spacing w:before="120" w:after="120" w:line="240" w:lineRule="auto"/>
              <w:rPr>
                <w:rFonts w:cs="Arial"/>
                <w:sz w:val="18"/>
              </w:rPr>
            </w:pPr>
            <w:r>
              <w:rPr>
                <w:rFonts w:cs="Arial"/>
                <w:sz w:val="18"/>
              </w:rPr>
              <w:t>1 : Navigating With a Pilot</w:t>
            </w:r>
          </w:p>
          <w:p w14:paraId="42097DEB" w14:textId="77777777" w:rsidR="00FF00AD" w:rsidRDefault="00FF00AD" w:rsidP="00BD7E0B">
            <w:pPr>
              <w:spacing w:before="120" w:after="120" w:line="240" w:lineRule="auto"/>
              <w:rPr>
                <w:rFonts w:cs="Arial"/>
                <w:sz w:val="18"/>
              </w:rPr>
            </w:pPr>
            <w:r>
              <w:rPr>
                <w:rFonts w:cs="Arial"/>
                <w:sz w:val="18"/>
              </w:rPr>
              <w:t>2 : Entering Port</w:t>
            </w:r>
          </w:p>
          <w:p w14:paraId="01308082" w14:textId="77777777" w:rsidR="00FF00AD" w:rsidRDefault="00FF00AD" w:rsidP="00BD7E0B">
            <w:pPr>
              <w:spacing w:before="120" w:after="120" w:line="240" w:lineRule="auto"/>
              <w:rPr>
                <w:rFonts w:cs="Arial"/>
                <w:sz w:val="18"/>
              </w:rPr>
            </w:pPr>
            <w:r>
              <w:rPr>
                <w:rFonts w:cs="Arial"/>
                <w:sz w:val="18"/>
              </w:rPr>
              <w:t>3 : Leaving Port</w:t>
            </w:r>
          </w:p>
          <w:p w14:paraId="3CBEB06D" w14:textId="77777777" w:rsidR="00FF00AD" w:rsidRDefault="00FF00AD" w:rsidP="00BD7E0B">
            <w:pPr>
              <w:spacing w:before="120" w:after="120" w:line="240" w:lineRule="auto"/>
              <w:rPr>
                <w:rFonts w:cs="Arial"/>
                <w:sz w:val="18"/>
              </w:rPr>
            </w:pPr>
            <w:r>
              <w:rPr>
                <w:rFonts w:cs="Arial"/>
                <w:sz w:val="18"/>
              </w:rPr>
              <w:t>4 : Berthing</w:t>
            </w:r>
          </w:p>
          <w:p w14:paraId="7A831E16" w14:textId="77777777" w:rsidR="00FF00AD" w:rsidRDefault="00FF00AD" w:rsidP="00BD7E0B">
            <w:pPr>
              <w:spacing w:before="120" w:after="120" w:line="240" w:lineRule="auto"/>
              <w:rPr>
                <w:rFonts w:cs="Arial"/>
                <w:sz w:val="18"/>
              </w:rPr>
            </w:pPr>
            <w:r>
              <w:rPr>
                <w:rFonts w:cs="Arial"/>
                <w:sz w:val="18"/>
              </w:rPr>
              <w:t>5 : Slipping</w:t>
            </w:r>
          </w:p>
          <w:p w14:paraId="13262B28" w14:textId="77777777" w:rsidR="00FF00AD" w:rsidRDefault="00FF00AD" w:rsidP="00BD7E0B">
            <w:pPr>
              <w:spacing w:before="120" w:after="120" w:line="240" w:lineRule="auto"/>
              <w:rPr>
                <w:rFonts w:cs="Arial"/>
                <w:sz w:val="18"/>
              </w:rPr>
            </w:pPr>
            <w:r>
              <w:rPr>
                <w:rFonts w:cs="Arial"/>
                <w:sz w:val="18"/>
              </w:rPr>
              <w:t>6 : Anchoring</w:t>
            </w:r>
          </w:p>
          <w:p w14:paraId="3A524611" w14:textId="77777777" w:rsidR="00FF00AD" w:rsidRDefault="00FF00AD" w:rsidP="00BD7E0B">
            <w:pPr>
              <w:spacing w:before="120" w:after="120" w:line="240" w:lineRule="auto"/>
              <w:rPr>
                <w:rFonts w:cs="Arial"/>
                <w:sz w:val="18"/>
              </w:rPr>
            </w:pPr>
            <w:r>
              <w:rPr>
                <w:rFonts w:cs="Arial"/>
                <w:sz w:val="18"/>
              </w:rPr>
              <w:t>7 : Weighing Anchor</w:t>
            </w:r>
          </w:p>
          <w:p w14:paraId="0156DE49" w14:textId="77777777" w:rsidR="00FF00AD" w:rsidRDefault="00FF00AD" w:rsidP="00BD7E0B">
            <w:pPr>
              <w:spacing w:before="120" w:after="120" w:line="240" w:lineRule="auto"/>
              <w:rPr>
                <w:rFonts w:cs="Arial"/>
                <w:sz w:val="18"/>
              </w:rPr>
            </w:pPr>
            <w:r>
              <w:rPr>
                <w:rFonts w:cs="Arial"/>
                <w:sz w:val="18"/>
              </w:rPr>
              <w:t>8 : Transiting</w:t>
            </w:r>
          </w:p>
          <w:p w14:paraId="7C9A3D67" w14:textId="77777777" w:rsidR="00FF00AD" w:rsidRDefault="00FF00AD" w:rsidP="00BD7E0B">
            <w:pPr>
              <w:spacing w:before="120" w:after="120" w:line="240" w:lineRule="auto"/>
              <w:rPr>
                <w:rFonts w:cs="Arial"/>
                <w:sz w:val="18"/>
              </w:rPr>
            </w:pPr>
            <w:r>
              <w:rPr>
                <w:rFonts w:cs="Arial"/>
                <w:sz w:val="18"/>
              </w:rPr>
              <w:t>9 : Overtaking</w:t>
            </w:r>
          </w:p>
          <w:p w14:paraId="4432A309" w14:textId="77777777" w:rsidR="00FF00AD" w:rsidRDefault="00FF00AD" w:rsidP="00BD7E0B">
            <w:pPr>
              <w:spacing w:before="120" w:after="120" w:line="240" w:lineRule="auto"/>
              <w:rPr>
                <w:rFonts w:cs="Arial"/>
                <w:sz w:val="18"/>
              </w:rPr>
            </w:pPr>
            <w:r>
              <w:rPr>
                <w:rFonts w:cs="Arial"/>
                <w:sz w:val="18"/>
              </w:rPr>
              <w:t>10 : Reporting</w:t>
            </w:r>
          </w:p>
          <w:p w14:paraId="65A576FF" w14:textId="77777777" w:rsidR="00FF00AD" w:rsidRDefault="00FF00AD" w:rsidP="00BD7E0B">
            <w:pPr>
              <w:spacing w:before="120" w:after="120" w:line="240" w:lineRule="auto"/>
              <w:rPr>
                <w:rFonts w:cs="Arial"/>
                <w:sz w:val="18"/>
              </w:rPr>
            </w:pPr>
            <w:r>
              <w:rPr>
                <w:rFonts w:cs="Arial"/>
                <w:sz w:val="18"/>
              </w:rPr>
              <w:t>11 : Working Cargo</w:t>
            </w:r>
          </w:p>
          <w:p w14:paraId="17D2EF9A" w14:textId="77777777" w:rsidR="00FF00AD" w:rsidRDefault="00FF00AD" w:rsidP="00BD7E0B">
            <w:pPr>
              <w:spacing w:before="120" w:after="120" w:line="240" w:lineRule="auto"/>
              <w:rPr>
                <w:rFonts w:cs="Arial"/>
                <w:sz w:val="18"/>
              </w:rPr>
            </w:pPr>
            <w:r>
              <w:rPr>
                <w:rFonts w:cs="Arial"/>
                <w:sz w:val="18"/>
              </w:rPr>
              <w:lastRenderedPageBreak/>
              <w:t>12 : Landing</w:t>
            </w:r>
          </w:p>
          <w:p w14:paraId="123EAE0E" w14:textId="77777777" w:rsidR="00FF00AD" w:rsidRDefault="00FF00AD" w:rsidP="00BD7E0B">
            <w:pPr>
              <w:spacing w:before="120" w:after="120" w:line="240" w:lineRule="auto"/>
              <w:rPr>
                <w:rFonts w:cs="Arial"/>
                <w:sz w:val="18"/>
              </w:rPr>
            </w:pPr>
            <w:r>
              <w:rPr>
                <w:rFonts w:cs="Arial"/>
                <w:sz w:val="18"/>
              </w:rPr>
              <w:t>13 : Diving</w:t>
            </w:r>
          </w:p>
          <w:p w14:paraId="09A81107" w14:textId="77777777" w:rsidR="00FF00AD" w:rsidRDefault="00FF00AD" w:rsidP="00BD7E0B">
            <w:pPr>
              <w:spacing w:before="120" w:after="120" w:line="240" w:lineRule="auto"/>
              <w:rPr>
                <w:rFonts w:cs="Arial"/>
                <w:sz w:val="18"/>
              </w:rPr>
            </w:pPr>
            <w:r>
              <w:rPr>
                <w:rFonts w:cs="Arial"/>
                <w:sz w:val="18"/>
              </w:rPr>
              <w:t>14 : Fishing</w:t>
            </w:r>
          </w:p>
          <w:p w14:paraId="0FA1E707" w14:textId="77777777" w:rsidR="00FF00AD" w:rsidRDefault="00FF00AD" w:rsidP="00BD7E0B">
            <w:pPr>
              <w:spacing w:before="120" w:after="120" w:line="240" w:lineRule="auto"/>
              <w:rPr>
                <w:rFonts w:cs="Arial"/>
                <w:sz w:val="18"/>
              </w:rPr>
            </w:pPr>
            <w:r>
              <w:rPr>
                <w:rFonts w:cs="Arial"/>
                <w:sz w:val="18"/>
              </w:rPr>
              <w:t>15 : Discharging Overboard</w:t>
            </w:r>
          </w:p>
          <w:p w14:paraId="5128B4D5" w14:textId="77777777" w:rsidR="00FF00AD" w:rsidRPr="00240940" w:rsidRDefault="00FF00AD" w:rsidP="00BD7E0B">
            <w:pPr>
              <w:spacing w:before="120" w:after="120" w:line="240" w:lineRule="auto"/>
              <w:rPr>
                <w:rFonts w:cs="Arial"/>
                <w:sz w:val="18"/>
              </w:rPr>
            </w:pPr>
            <w:r>
              <w:rPr>
                <w:rFonts w:cs="Arial"/>
                <w:sz w:val="18"/>
              </w:rPr>
              <w:t>16 : Passing</w:t>
            </w:r>
          </w:p>
        </w:tc>
        <w:tc>
          <w:tcPr>
            <w:tcW w:w="433" w:type="pct"/>
            <w:shd w:val="clear" w:color="auto" w:fill="auto"/>
            <w:tcPrChange w:id="770" w:author="Raphael Malyankar" w:date="2022-11-23T03:57:00Z">
              <w:tcPr>
                <w:tcW w:w="417" w:type="pct"/>
                <w:shd w:val="clear" w:color="auto" w:fill="auto"/>
              </w:tcPr>
            </w:tcPrChange>
          </w:tcPr>
          <w:p w14:paraId="21AE3F8C" w14:textId="77777777" w:rsidR="00FF00AD" w:rsidRPr="00240940" w:rsidRDefault="00FF00AD" w:rsidP="00BD7E0B">
            <w:pPr>
              <w:spacing w:before="120" w:after="120" w:line="240" w:lineRule="auto"/>
              <w:rPr>
                <w:rFonts w:cs="Arial"/>
                <w:sz w:val="18"/>
              </w:rPr>
            </w:pPr>
            <w:r>
              <w:rPr>
                <w:rFonts w:cs="Arial"/>
                <w:sz w:val="18"/>
              </w:rPr>
              <w:lastRenderedPageBreak/>
              <w:t>(S) CL</w:t>
            </w:r>
          </w:p>
        </w:tc>
        <w:tc>
          <w:tcPr>
            <w:tcW w:w="710" w:type="pct"/>
            <w:gridSpan w:val="2"/>
            <w:shd w:val="clear" w:color="auto" w:fill="auto"/>
            <w:tcPrChange w:id="771" w:author="Raphael Malyankar" w:date="2022-11-23T03:57:00Z">
              <w:tcPr>
                <w:tcW w:w="834" w:type="pct"/>
                <w:gridSpan w:val="2"/>
                <w:shd w:val="clear" w:color="auto" w:fill="auto"/>
              </w:tcPr>
            </w:tcPrChange>
          </w:tcPr>
          <w:p w14:paraId="34C8B47A"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798B0A5B"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772"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773" w:author="Raphael Malyankar" w:date="2022-11-23T03:57:00Z">
              <w:tcPr>
                <w:tcW w:w="1665" w:type="pct"/>
                <w:gridSpan w:val="4"/>
                <w:shd w:val="clear" w:color="auto" w:fill="auto"/>
              </w:tcPr>
            </w:tcPrChange>
          </w:tcPr>
          <w:p w14:paraId="7EC5261D" w14:textId="77777777" w:rsidR="00FF00AD" w:rsidRPr="00240940" w:rsidRDefault="00FF00AD" w:rsidP="00BD7E0B">
            <w:pPr>
              <w:spacing w:before="120" w:after="120" w:line="240" w:lineRule="auto"/>
              <w:rPr>
                <w:rFonts w:cs="Arial"/>
                <w:sz w:val="18"/>
              </w:rPr>
            </w:pPr>
            <w:r>
              <w:rPr>
                <w:rFonts w:cs="Arial"/>
                <w:sz w:val="18"/>
              </w:rPr>
              <w:t xml:space="preserve">   Headline</w:t>
            </w:r>
          </w:p>
        </w:tc>
        <w:tc>
          <w:tcPr>
            <w:tcW w:w="881" w:type="pct"/>
            <w:gridSpan w:val="3"/>
            <w:shd w:val="clear" w:color="auto" w:fill="auto"/>
            <w:tcPrChange w:id="774" w:author="Raphael Malyankar" w:date="2022-11-23T03:57:00Z">
              <w:tcPr>
                <w:tcW w:w="834" w:type="pct"/>
                <w:gridSpan w:val="3"/>
                <w:shd w:val="clear" w:color="auto" w:fill="auto"/>
              </w:tcPr>
            </w:tcPrChange>
          </w:tcPr>
          <w:p w14:paraId="6C543160"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775" w:author="Raphael Malyankar" w:date="2022-11-23T03:57:00Z">
              <w:tcPr>
                <w:tcW w:w="1250" w:type="pct"/>
                <w:gridSpan w:val="4"/>
                <w:shd w:val="clear" w:color="auto" w:fill="auto"/>
              </w:tcPr>
            </w:tcPrChange>
          </w:tcPr>
          <w:p w14:paraId="74F7200A" w14:textId="77777777" w:rsidR="00FF00AD" w:rsidRPr="00240940" w:rsidRDefault="00FF00AD" w:rsidP="00BD7E0B">
            <w:pPr>
              <w:spacing w:before="120" w:after="120" w:line="240" w:lineRule="auto"/>
              <w:rPr>
                <w:rFonts w:cs="Arial"/>
                <w:sz w:val="18"/>
              </w:rPr>
            </w:pPr>
          </w:p>
        </w:tc>
        <w:tc>
          <w:tcPr>
            <w:tcW w:w="433" w:type="pct"/>
            <w:shd w:val="clear" w:color="auto" w:fill="auto"/>
            <w:tcPrChange w:id="776" w:author="Raphael Malyankar" w:date="2022-11-23T03:57:00Z">
              <w:tcPr>
                <w:tcW w:w="417" w:type="pct"/>
                <w:shd w:val="clear" w:color="auto" w:fill="auto"/>
              </w:tcPr>
            </w:tcPrChange>
          </w:tcPr>
          <w:p w14:paraId="47951CB0" w14:textId="77777777" w:rsidR="00FF00AD" w:rsidRPr="00240940" w:rsidRDefault="00FF00AD" w:rsidP="00BD7E0B">
            <w:pPr>
              <w:spacing w:before="120" w:after="120" w:line="240" w:lineRule="auto"/>
              <w:rPr>
                <w:rFonts w:cs="Arial"/>
                <w:sz w:val="18"/>
              </w:rPr>
            </w:pPr>
            <w:r>
              <w:rPr>
                <w:rFonts w:cs="Arial"/>
                <w:sz w:val="18"/>
              </w:rPr>
              <w:t>(S) TE</w:t>
            </w:r>
          </w:p>
        </w:tc>
        <w:tc>
          <w:tcPr>
            <w:tcW w:w="710" w:type="pct"/>
            <w:gridSpan w:val="2"/>
            <w:shd w:val="clear" w:color="auto" w:fill="auto"/>
            <w:tcPrChange w:id="777" w:author="Raphael Malyankar" w:date="2022-11-23T03:57:00Z">
              <w:tcPr>
                <w:tcW w:w="834" w:type="pct"/>
                <w:gridSpan w:val="2"/>
                <w:shd w:val="clear" w:color="auto" w:fill="auto"/>
              </w:tcPr>
            </w:tcPrChange>
          </w:tcPr>
          <w:p w14:paraId="3E7A6BEC" w14:textId="77777777" w:rsidR="00FF00AD" w:rsidRPr="00240940" w:rsidRDefault="00FF00AD" w:rsidP="00BD7E0B">
            <w:pPr>
              <w:spacing w:before="120" w:after="120" w:line="240" w:lineRule="auto"/>
              <w:rPr>
                <w:rFonts w:cs="Arial"/>
                <w:sz w:val="18"/>
              </w:rPr>
            </w:pPr>
            <w:r>
              <w:rPr>
                <w:rFonts w:cs="Arial"/>
                <w:sz w:val="18"/>
              </w:rPr>
              <w:t>0, * (ordered)</w:t>
            </w:r>
          </w:p>
        </w:tc>
      </w:tr>
      <w:tr w:rsidR="00FF00AD" w:rsidRPr="00240940" w14:paraId="7015FE92"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778"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779" w:author="Raphael Malyankar" w:date="2022-11-23T03:57:00Z">
              <w:tcPr>
                <w:tcW w:w="1665" w:type="pct"/>
                <w:gridSpan w:val="4"/>
                <w:shd w:val="clear" w:color="auto" w:fill="auto"/>
              </w:tcPr>
            </w:tcPrChange>
          </w:tcPr>
          <w:p w14:paraId="66194C27" w14:textId="77777777" w:rsidR="00FF00AD" w:rsidRPr="00240940" w:rsidRDefault="00FF00AD" w:rsidP="00BD7E0B">
            <w:pPr>
              <w:spacing w:before="120" w:after="120" w:line="240" w:lineRule="auto"/>
              <w:rPr>
                <w:rFonts w:cs="Arial"/>
                <w:sz w:val="18"/>
              </w:rPr>
            </w:pPr>
            <w:r>
              <w:rPr>
                <w:rFonts w:cs="Arial"/>
                <w:sz w:val="18"/>
              </w:rPr>
              <w:t>Graphic</w:t>
            </w:r>
          </w:p>
        </w:tc>
        <w:tc>
          <w:tcPr>
            <w:tcW w:w="881" w:type="pct"/>
            <w:gridSpan w:val="3"/>
            <w:shd w:val="clear" w:color="auto" w:fill="auto"/>
            <w:tcPrChange w:id="780" w:author="Raphael Malyankar" w:date="2022-11-23T03:57:00Z">
              <w:tcPr>
                <w:tcW w:w="834" w:type="pct"/>
                <w:gridSpan w:val="3"/>
                <w:shd w:val="clear" w:color="auto" w:fill="auto"/>
              </w:tcPr>
            </w:tcPrChange>
          </w:tcPr>
          <w:p w14:paraId="738B6130"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781" w:author="Raphael Malyankar" w:date="2022-11-23T03:57:00Z">
              <w:tcPr>
                <w:tcW w:w="1250" w:type="pct"/>
                <w:gridSpan w:val="4"/>
                <w:shd w:val="clear" w:color="auto" w:fill="auto"/>
              </w:tcPr>
            </w:tcPrChange>
          </w:tcPr>
          <w:p w14:paraId="451C534A" w14:textId="77777777" w:rsidR="00FF00AD" w:rsidRPr="00240940" w:rsidRDefault="00FF00AD" w:rsidP="00BD7E0B">
            <w:pPr>
              <w:spacing w:before="120" w:after="120" w:line="240" w:lineRule="auto"/>
              <w:rPr>
                <w:rFonts w:cs="Arial"/>
                <w:sz w:val="18"/>
              </w:rPr>
            </w:pPr>
          </w:p>
        </w:tc>
        <w:tc>
          <w:tcPr>
            <w:tcW w:w="433" w:type="pct"/>
            <w:shd w:val="clear" w:color="auto" w:fill="auto"/>
            <w:tcPrChange w:id="782" w:author="Raphael Malyankar" w:date="2022-11-23T03:57:00Z">
              <w:tcPr>
                <w:tcW w:w="417" w:type="pct"/>
                <w:shd w:val="clear" w:color="auto" w:fill="auto"/>
              </w:tcPr>
            </w:tcPrChange>
          </w:tcPr>
          <w:p w14:paraId="6AB42A9A" w14:textId="77777777" w:rsidR="00FF00AD" w:rsidRPr="00240940" w:rsidRDefault="00FF00AD" w:rsidP="00BD7E0B">
            <w:pPr>
              <w:spacing w:before="120" w:after="120" w:line="240" w:lineRule="auto"/>
              <w:rPr>
                <w:rFonts w:cs="Arial"/>
                <w:sz w:val="18"/>
              </w:rPr>
            </w:pPr>
            <w:r>
              <w:rPr>
                <w:rFonts w:cs="Arial"/>
                <w:sz w:val="18"/>
              </w:rPr>
              <w:t>C</w:t>
            </w:r>
          </w:p>
        </w:tc>
        <w:tc>
          <w:tcPr>
            <w:tcW w:w="710" w:type="pct"/>
            <w:gridSpan w:val="2"/>
            <w:shd w:val="clear" w:color="auto" w:fill="auto"/>
            <w:tcPrChange w:id="783" w:author="Raphael Malyankar" w:date="2022-11-23T03:57:00Z">
              <w:tcPr>
                <w:tcW w:w="834" w:type="pct"/>
                <w:gridSpan w:val="2"/>
                <w:shd w:val="clear" w:color="auto" w:fill="auto"/>
              </w:tcPr>
            </w:tcPrChange>
          </w:tcPr>
          <w:p w14:paraId="1CD3454B" w14:textId="77777777" w:rsidR="00FF00AD" w:rsidRPr="00240940" w:rsidRDefault="00FF00AD" w:rsidP="00BD7E0B">
            <w:pPr>
              <w:spacing w:before="120" w:after="120" w:line="240" w:lineRule="auto"/>
              <w:rPr>
                <w:rFonts w:cs="Arial"/>
                <w:sz w:val="18"/>
              </w:rPr>
            </w:pPr>
            <w:r>
              <w:rPr>
                <w:rFonts w:cs="Arial"/>
                <w:sz w:val="18"/>
              </w:rPr>
              <w:t>0, *</w:t>
            </w:r>
          </w:p>
        </w:tc>
      </w:tr>
      <w:tr w:rsidR="00FF00AD" w:rsidRPr="00240940" w14:paraId="1F14FCD4"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784"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785" w:author="Raphael Malyankar" w:date="2022-11-23T03:57:00Z">
              <w:tcPr>
                <w:tcW w:w="1665" w:type="pct"/>
                <w:gridSpan w:val="4"/>
                <w:shd w:val="clear" w:color="auto" w:fill="auto"/>
              </w:tcPr>
            </w:tcPrChange>
          </w:tcPr>
          <w:p w14:paraId="16D42D50" w14:textId="77777777" w:rsidR="00FF00AD" w:rsidRPr="00240940" w:rsidRDefault="00FF00AD" w:rsidP="00BD7E0B">
            <w:pPr>
              <w:spacing w:before="120" w:after="120" w:line="240" w:lineRule="auto"/>
              <w:rPr>
                <w:rFonts w:cs="Arial"/>
                <w:sz w:val="18"/>
              </w:rPr>
            </w:pPr>
            <w:r>
              <w:rPr>
                <w:rFonts w:cs="Arial"/>
                <w:sz w:val="18"/>
              </w:rPr>
              <w:t xml:space="preserve">   Pictorial Representation</w:t>
            </w:r>
          </w:p>
        </w:tc>
        <w:tc>
          <w:tcPr>
            <w:tcW w:w="881" w:type="pct"/>
            <w:gridSpan w:val="3"/>
            <w:shd w:val="clear" w:color="auto" w:fill="auto"/>
            <w:tcPrChange w:id="786" w:author="Raphael Malyankar" w:date="2022-11-23T03:57:00Z">
              <w:tcPr>
                <w:tcW w:w="834" w:type="pct"/>
                <w:gridSpan w:val="3"/>
                <w:shd w:val="clear" w:color="auto" w:fill="auto"/>
              </w:tcPr>
            </w:tcPrChange>
          </w:tcPr>
          <w:p w14:paraId="64DB1CB8" w14:textId="77777777" w:rsidR="00FF00AD" w:rsidRPr="00240940" w:rsidRDefault="00FF00AD" w:rsidP="00BD7E0B">
            <w:pPr>
              <w:spacing w:before="120" w:after="120" w:line="240" w:lineRule="auto"/>
              <w:rPr>
                <w:rFonts w:cs="Arial"/>
                <w:sz w:val="18"/>
              </w:rPr>
            </w:pPr>
            <w:r>
              <w:rPr>
                <w:rFonts w:cs="Arial"/>
                <w:sz w:val="18"/>
              </w:rPr>
              <w:t>(PICREP)</w:t>
            </w:r>
          </w:p>
        </w:tc>
        <w:tc>
          <w:tcPr>
            <w:tcW w:w="1317" w:type="pct"/>
            <w:gridSpan w:val="4"/>
            <w:shd w:val="clear" w:color="auto" w:fill="auto"/>
            <w:tcPrChange w:id="787" w:author="Raphael Malyankar" w:date="2022-11-23T03:57:00Z">
              <w:tcPr>
                <w:tcW w:w="1250" w:type="pct"/>
                <w:gridSpan w:val="4"/>
                <w:shd w:val="clear" w:color="auto" w:fill="auto"/>
              </w:tcPr>
            </w:tcPrChange>
          </w:tcPr>
          <w:p w14:paraId="44E9A3B2" w14:textId="77777777" w:rsidR="00FF00AD" w:rsidRPr="00240940" w:rsidRDefault="00FF00AD" w:rsidP="00BD7E0B">
            <w:pPr>
              <w:spacing w:before="120" w:after="120" w:line="240" w:lineRule="auto"/>
              <w:rPr>
                <w:rFonts w:cs="Arial"/>
                <w:sz w:val="18"/>
              </w:rPr>
            </w:pPr>
          </w:p>
        </w:tc>
        <w:tc>
          <w:tcPr>
            <w:tcW w:w="433" w:type="pct"/>
            <w:shd w:val="clear" w:color="auto" w:fill="auto"/>
            <w:tcPrChange w:id="788" w:author="Raphael Malyankar" w:date="2022-11-23T03:57:00Z">
              <w:tcPr>
                <w:tcW w:w="417" w:type="pct"/>
                <w:shd w:val="clear" w:color="auto" w:fill="auto"/>
              </w:tcPr>
            </w:tcPrChange>
          </w:tcPr>
          <w:p w14:paraId="5239D03C" w14:textId="77777777" w:rsidR="00FF00AD" w:rsidRPr="00240940" w:rsidRDefault="00FF00AD" w:rsidP="00BD7E0B">
            <w:pPr>
              <w:spacing w:before="120" w:after="120" w:line="240" w:lineRule="auto"/>
              <w:rPr>
                <w:rFonts w:cs="Arial"/>
                <w:sz w:val="18"/>
              </w:rPr>
            </w:pPr>
            <w:r>
              <w:rPr>
                <w:rFonts w:cs="Arial"/>
                <w:sz w:val="18"/>
              </w:rPr>
              <w:t>(S) TE</w:t>
            </w:r>
          </w:p>
        </w:tc>
        <w:tc>
          <w:tcPr>
            <w:tcW w:w="710" w:type="pct"/>
            <w:gridSpan w:val="2"/>
            <w:shd w:val="clear" w:color="auto" w:fill="auto"/>
            <w:tcPrChange w:id="789" w:author="Raphael Malyankar" w:date="2022-11-23T03:57:00Z">
              <w:tcPr>
                <w:tcW w:w="834" w:type="pct"/>
                <w:gridSpan w:val="2"/>
                <w:shd w:val="clear" w:color="auto" w:fill="auto"/>
              </w:tcPr>
            </w:tcPrChange>
          </w:tcPr>
          <w:p w14:paraId="0EF66F35" w14:textId="77777777" w:rsidR="00FF00AD" w:rsidRPr="00240940" w:rsidRDefault="00FF00AD" w:rsidP="00BD7E0B">
            <w:pPr>
              <w:spacing w:before="120" w:after="120" w:line="240" w:lineRule="auto"/>
              <w:rPr>
                <w:rFonts w:cs="Arial"/>
                <w:sz w:val="18"/>
              </w:rPr>
            </w:pPr>
            <w:r>
              <w:rPr>
                <w:rFonts w:cs="Arial"/>
                <w:sz w:val="18"/>
              </w:rPr>
              <w:t>1, *</w:t>
            </w:r>
          </w:p>
        </w:tc>
      </w:tr>
      <w:tr w:rsidR="00FF00AD" w:rsidRPr="00240940" w14:paraId="54889A55"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790"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791" w:author="Raphael Malyankar" w:date="2022-11-23T03:57:00Z">
              <w:tcPr>
                <w:tcW w:w="1665" w:type="pct"/>
                <w:gridSpan w:val="4"/>
                <w:shd w:val="clear" w:color="auto" w:fill="auto"/>
              </w:tcPr>
            </w:tcPrChange>
          </w:tcPr>
          <w:p w14:paraId="033409D1" w14:textId="77777777" w:rsidR="00FF00AD" w:rsidRPr="00240940" w:rsidRDefault="00FF00AD" w:rsidP="00BD7E0B">
            <w:pPr>
              <w:spacing w:before="120" w:after="120" w:line="240" w:lineRule="auto"/>
              <w:rPr>
                <w:rFonts w:cs="Arial"/>
                <w:sz w:val="18"/>
              </w:rPr>
            </w:pPr>
            <w:r>
              <w:rPr>
                <w:rFonts w:cs="Arial"/>
                <w:sz w:val="18"/>
              </w:rPr>
              <w:t xml:space="preserve">   Picture Caption</w:t>
            </w:r>
          </w:p>
        </w:tc>
        <w:tc>
          <w:tcPr>
            <w:tcW w:w="881" w:type="pct"/>
            <w:gridSpan w:val="3"/>
            <w:shd w:val="clear" w:color="auto" w:fill="auto"/>
            <w:tcPrChange w:id="792" w:author="Raphael Malyankar" w:date="2022-11-23T03:57:00Z">
              <w:tcPr>
                <w:tcW w:w="834" w:type="pct"/>
                <w:gridSpan w:val="3"/>
                <w:shd w:val="clear" w:color="auto" w:fill="auto"/>
              </w:tcPr>
            </w:tcPrChange>
          </w:tcPr>
          <w:p w14:paraId="7E693E42"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793" w:author="Raphael Malyankar" w:date="2022-11-23T03:57:00Z">
              <w:tcPr>
                <w:tcW w:w="1250" w:type="pct"/>
                <w:gridSpan w:val="4"/>
                <w:shd w:val="clear" w:color="auto" w:fill="auto"/>
              </w:tcPr>
            </w:tcPrChange>
          </w:tcPr>
          <w:p w14:paraId="2686780B" w14:textId="77777777" w:rsidR="00FF00AD" w:rsidRPr="00240940" w:rsidRDefault="00FF00AD" w:rsidP="00BD7E0B">
            <w:pPr>
              <w:spacing w:before="120" w:after="120" w:line="240" w:lineRule="auto"/>
              <w:rPr>
                <w:rFonts w:cs="Arial"/>
                <w:sz w:val="18"/>
              </w:rPr>
            </w:pPr>
          </w:p>
        </w:tc>
        <w:tc>
          <w:tcPr>
            <w:tcW w:w="433" w:type="pct"/>
            <w:shd w:val="clear" w:color="auto" w:fill="auto"/>
            <w:tcPrChange w:id="794" w:author="Raphael Malyankar" w:date="2022-11-23T03:57:00Z">
              <w:tcPr>
                <w:tcW w:w="417" w:type="pct"/>
                <w:shd w:val="clear" w:color="auto" w:fill="auto"/>
              </w:tcPr>
            </w:tcPrChange>
          </w:tcPr>
          <w:p w14:paraId="0FB8178A" w14:textId="77777777" w:rsidR="00FF00AD" w:rsidRPr="00240940" w:rsidRDefault="00FF00AD" w:rsidP="00BD7E0B">
            <w:pPr>
              <w:spacing w:before="120" w:after="120" w:line="240" w:lineRule="auto"/>
              <w:rPr>
                <w:rFonts w:cs="Arial"/>
                <w:sz w:val="18"/>
              </w:rPr>
            </w:pPr>
            <w:r>
              <w:rPr>
                <w:rFonts w:cs="Arial"/>
                <w:sz w:val="18"/>
              </w:rPr>
              <w:t>(S) TE</w:t>
            </w:r>
          </w:p>
        </w:tc>
        <w:tc>
          <w:tcPr>
            <w:tcW w:w="710" w:type="pct"/>
            <w:gridSpan w:val="2"/>
            <w:shd w:val="clear" w:color="auto" w:fill="auto"/>
            <w:tcPrChange w:id="795" w:author="Raphael Malyankar" w:date="2022-11-23T03:57:00Z">
              <w:tcPr>
                <w:tcW w:w="834" w:type="pct"/>
                <w:gridSpan w:val="2"/>
                <w:shd w:val="clear" w:color="auto" w:fill="auto"/>
              </w:tcPr>
            </w:tcPrChange>
          </w:tcPr>
          <w:p w14:paraId="246BBEEF"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76E0BAD1"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796"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797" w:author="Raphael Malyankar" w:date="2022-11-23T03:57:00Z">
              <w:tcPr>
                <w:tcW w:w="1665" w:type="pct"/>
                <w:gridSpan w:val="4"/>
                <w:shd w:val="clear" w:color="auto" w:fill="auto"/>
              </w:tcPr>
            </w:tcPrChange>
          </w:tcPr>
          <w:p w14:paraId="1795A1F9" w14:textId="77777777" w:rsidR="00FF00AD" w:rsidRPr="00240940" w:rsidRDefault="00FF00AD" w:rsidP="00BD7E0B">
            <w:pPr>
              <w:spacing w:before="120" w:after="120" w:line="240" w:lineRule="auto"/>
              <w:rPr>
                <w:rFonts w:cs="Arial"/>
                <w:sz w:val="18"/>
              </w:rPr>
            </w:pPr>
            <w:r>
              <w:rPr>
                <w:rFonts w:cs="Arial"/>
                <w:sz w:val="18"/>
              </w:rPr>
              <w:t xml:space="preserve">   Source Date</w:t>
            </w:r>
          </w:p>
        </w:tc>
        <w:tc>
          <w:tcPr>
            <w:tcW w:w="881" w:type="pct"/>
            <w:gridSpan w:val="3"/>
            <w:shd w:val="clear" w:color="auto" w:fill="auto"/>
            <w:tcPrChange w:id="798" w:author="Raphael Malyankar" w:date="2022-11-23T03:57:00Z">
              <w:tcPr>
                <w:tcW w:w="834" w:type="pct"/>
                <w:gridSpan w:val="3"/>
                <w:shd w:val="clear" w:color="auto" w:fill="auto"/>
              </w:tcPr>
            </w:tcPrChange>
          </w:tcPr>
          <w:p w14:paraId="627380EE" w14:textId="77777777" w:rsidR="00FF00AD" w:rsidRPr="00240940" w:rsidRDefault="00FF00AD" w:rsidP="00BD7E0B">
            <w:pPr>
              <w:spacing w:before="120" w:after="120" w:line="240" w:lineRule="auto"/>
              <w:rPr>
                <w:rFonts w:cs="Arial"/>
                <w:sz w:val="18"/>
              </w:rPr>
            </w:pPr>
            <w:r>
              <w:rPr>
                <w:rFonts w:cs="Arial"/>
                <w:sz w:val="18"/>
              </w:rPr>
              <w:t>(SORDAT)</w:t>
            </w:r>
          </w:p>
        </w:tc>
        <w:tc>
          <w:tcPr>
            <w:tcW w:w="1317" w:type="pct"/>
            <w:gridSpan w:val="4"/>
            <w:shd w:val="clear" w:color="auto" w:fill="auto"/>
            <w:tcPrChange w:id="799" w:author="Raphael Malyankar" w:date="2022-11-23T03:57:00Z">
              <w:tcPr>
                <w:tcW w:w="1250" w:type="pct"/>
                <w:gridSpan w:val="4"/>
                <w:shd w:val="clear" w:color="auto" w:fill="auto"/>
              </w:tcPr>
            </w:tcPrChange>
          </w:tcPr>
          <w:p w14:paraId="04262280" w14:textId="77777777" w:rsidR="00FF00AD" w:rsidRPr="00240940" w:rsidRDefault="00FF00AD" w:rsidP="00BD7E0B">
            <w:pPr>
              <w:spacing w:before="120" w:after="120" w:line="240" w:lineRule="auto"/>
              <w:rPr>
                <w:rFonts w:cs="Arial"/>
                <w:sz w:val="18"/>
              </w:rPr>
            </w:pPr>
          </w:p>
        </w:tc>
        <w:tc>
          <w:tcPr>
            <w:tcW w:w="433" w:type="pct"/>
            <w:shd w:val="clear" w:color="auto" w:fill="auto"/>
            <w:tcPrChange w:id="800" w:author="Raphael Malyankar" w:date="2022-11-23T03:57:00Z">
              <w:tcPr>
                <w:tcW w:w="417" w:type="pct"/>
                <w:shd w:val="clear" w:color="auto" w:fill="auto"/>
              </w:tcPr>
            </w:tcPrChange>
          </w:tcPr>
          <w:p w14:paraId="46063B87" w14:textId="77777777" w:rsidR="00FF00AD" w:rsidRPr="00240940" w:rsidRDefault="00FF00AD" w:rsidP="00BD7E0B">
            <w:pPr>
              <w:spacing w:before="120" w:after="120" w:line="240" w:lineRule="auto"/>
              <w:rPr>
                <w:rFonts w:cs="Arial"/>
                <w:sz w:val="18"/>
              </w:rPr>
            </w:pPr>
            <w:r>
              <w:rPr>
                <w:rFonts w:cs="Arial"/>
                <w:sz w:val="18"/>
              </w:rPr>
              <w:t>(S) DA</w:t>
            </w:r>
          </w:p>
        </w:tc>
        <w:tc>
          <w:tcPr>
            <w:tcW w:w="710" w:type="pct"/>
            <w:gridSpan w:val="2"/>
            <w:shd w:val="clear" w:color="auto" w:fill="auto"/>
            <w:tcPrChange w:id="801" w:author="Raphael Malyankar" w:date="2022-11-23T03:57:00Z">
              <w:tcPr>
                <w:tcW w:w="834" w:type="pct"/>
                <w:gridSpan w:val="2"/>
                <w:shd w:val="clear" w:color="auto" w:fill="auto"/>
              </w:tcPr>
            </w:tcPrChange>
          </w:tcPr>
          <w:p w14:paraId="78267844"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17552425"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802"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803" w:author="Raphael Malyankar" w:date="2022-11-23T03:57:00Z">
              <w:tcPr>
                <w:tcW w:w="1665" w:type="pct"/>
                <w:gridSpan w:val="4"/>
                <w:shd w:val="clear" w:color="auto" w:fill="auto"/>
              </w:tcPr>
            </w:tcPrChange>
          </w:tcPr>
          <w:p w14:paraId="266BD658" w14:textId="77777777" w:rsidR="00FF00AD" w:rsidRPr="00240940" w:rsidRDefault="00FF00AD" w:rsidP="00BD7E0B">
            <w:pPr>
              <w:spacing w:before="120" w:after="120" w:line="240" w:lineRule="auto"/>
              <w:rPr>
                <w:rFonts w:cs="Arial"/>
                <w:sz w:val="18"/>
              </w:rPr>
            </w:pPr>
            <w:r>
              <w:rPr>
                <w:rFonts w:cs="Arial"/>
                <w:sz w:val="18"/>
              </w:rPr>
              <w:t xml:space="preserve">   Picture Information</w:t>
            </w:r>
          </w:p>
        </w:tc>
        <w:tc>
          <w:tcPr>
            <w:tcW w:w="881" w:type="pct"/>
            <w:gridSpan w:val="3"/>
            <w:shd w:val="clear" w:color="auto" w:fill="auto"/>
            <w:tcPrChange w:id="804" w:author="Raphael Malyankar" w:date="2022-11-23T03:57:00Z">
              <w:tcPr>
                <w:tcW w:w="834" w:type="pct"/>
                <w:gridSpan w:val="3"/>
                <w:shd w:val="clear" w:color="auto" w:fill="auto"/>
              </w:tcPr>
            </w:tcPrChange>
          </w:tcPr>
          <w:p w14:paraId="120AAF89"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805" w:author="Raphael Malyankar" w:date="2022-11-23T03:57:00Z">
              <w:tcPr>
                <w:tcW w:w="1250" w:type="pct"/>
                <w:gridSpan w:val="4"/>
                <w:shd w:val="clear" w:color="auto" w:fill="auto"/>
              </w:tcPr>
            </w:tcPrChange>
          </w:tcPr>
          <w:p w14:paraId="3EFCCBC6" w14:textId="77777777" w:rsidR="00FF00AD" w:rsidRPr="00240940" w:rsidRDefault="00FF00AD" w:rsidP="00BD7E0B">
            <w:pPr>
              <w:spacing w:before="120" w:after="120" w:line="240" w:lineRule="auto"/>
              <w:rPr>
                <w:rFonts w:cs="Arial"/>
                <w:sz w:val="18"/>
              </w:rPr>
            </w:pPr>
          </w:p>
        </w:tc>
        <w:tc>
          <w:tcPr>
            <w:tcW w:w="433" w:type="pct"/>
            <w:shd w:val="clear" w:color="auto" w:fill="auto"/>
            <w:tcPrChange w:id="806" w:author="Raphael Malyankar" w:date="2022-11-23T03:57:00Z">
              <w:tcPr>
                <w:tcW w:w="417" w:type="pct"/>
                <w:shd w:val="clear" w:color="auto" w:fill="auto"/>
              </w:tcPr>
            </w:tcPrChange>
          </w:tcPr>
          <w:p w14:paraId="03223CD5" w14:textId="77777777" w:rsidR="00FF00AD" w:rsidRPr="00240940" w:rsidRDefault="00FF00AD" w:rsidP="00BD7E0B">
            <w:pPr>
              <w:spacing w:before="120" w:after="120" w:line="240" w:lineRule="auto"/>
              <w:rPr>
                <w:rFonts w:cs="Arial"/>
                <w:sz w:val="18"/>
              </w:rPr>
            </w:pPr>
            <w:r>
              <w:rPr>
                <w:rFonts w:cs="Arial"/>
                <w:sz w:val="18"/>
              </w:rPr>
              <w:t>(S) TE</w:t>
            </w:r>
          </w:p>
        </w:tc>
        <w:tc>
          <w:tcPr>
            <w:tcW w:w="710" w:type="pct"/>
            <w:gridSpan w:val="2"/>
            <w:shd w:val="clear" w:color="auto" w:fill="auto"/>
            <w:tcPrChange w:id="807" w:author="Raphael Malyankar" w:date="2022-11-23T03:57:00Z">
              <w:tcPr>
                <w:tcW w:w="834" w:type="pct"/>
                <w:gridSpan w:val="2"/>
                <w:shd w:val="clear" w:color="auto" w:fill="auto"/>
              </w:tcPr>
            </w:tcPrChange>
          </w:tcPr>
          <w:p w14:paraId="538458F2"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504C11C4"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808"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809" w:author="Raphael Malyankar" w:date="2022-11-23T03:57:00Z">
              <w:tcPr>
                <w:tcW w:w="1665" w:type="pct"/>
                <w:gridSpan w:val="4"/>
                <w:shd w:val="clear" w:color="auto" w:fill="auto"/>
              </w:tcPr>
            </w:tcPrChange>
          </w:tcPr>
          <w:p w14:paraId="38585CF5" w14:textId="77777777" w:rsidR="00FF00AD" w:rsidRPr="00240940" w:rsidRDefault="00FF00AD" w:rsidP="00BD7E0B">
            <w:pPr>
              <w:spacing w:before="120" w:after="120" w:line="240" w:lineRule="auto"/>
              <w:rPr>
                <w:rFonts w:cs="Arial"/>
                <w:sz w:val="18"/>
              </w:rPr>
            </w:pPr>
            <w:r>
              <w:rPr>
                <w:rFonts w:cs="Arial"/>
                <w:sz w:val="18"/>
              </w:rPr>
              <w:t xml:space="preserve">   Bearing Information</w:t>
            </w:r>
          </w:p>
        </w:tc>
        <w:tc>
          <w:tcPr>
            <w:tcW w:w="881" w:type="pct"/>
            <w:gridSpan w:val="3"/>
            <w:shd w:val="clear" w:color="auto" w:fill="auto"/>
            <w:tcPrChange w:id="810" w:author="Raphael Malyankar" w:date="2022-11-23T03:57:00Z">
              <w:tcPr>
                <w:tcW w:w="834" w:type="pct"/>
                <w:gridSpan w:val="3"/>
                <w:shd w:val="clear" w:color="auto" w:fill="auto"/>
              </w:tcPr>
            </w:tcPrChange>
          </w:tcPr>
          <w:p w14:paraId="30F301B7"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811" w:author="Raphael Malyankar" w:date="2022-11-23T03:57:00Z">
              <w:tcPr>
                <w:tcW w:w="1250" w:type="pct"/>
                <w:gridSpan w:val="4"/>
                <w:shd w:val="clear" w:color="auto" w:fill="auto"/>
              </w:tcPr>
            </w:tcPrChange>
          </w:tcPr>
          <w:p w14:paraId="759593BB" w14:textId="77777777" w:rsidR="00FF00AD" w:rsidRPr="00240940" w:rsidRDefault="00FF00AD" w:rsidP="00BD7E0B">
            <w:pPr>
              <w:spacing w:before="120" w:after="120" w:line="240" w:lineRule="auto"/>
              <w:rPr>
                <w:rFonts w:cs="Arial"/>
                <w:sz w:val="18"/>
              </w:rPr>
            </w:pPr>
          </w:p>
        </w:tc>
        <w:tc>
          <w:tcPr>
            <w:tcW w:w="433" w:type="pct"/>
            <w:shd w:val="clear" w:color="auto" w:fill="auto"/>
            <w:tcPrChange w:id="812" w:author="Raphael Malyankar" w:date="2022-11-23T03:57:00Z">
              <w:tcPr>
                <w:tcW w:w="417" w:type="pct"/>
                <w:shd w:val="clear" w:color="auto" w:fill="auto"/>
              </w:tcPr>
            </w:tcPrChange>
          </w:tcPr>
          <w:p w14:paraId="06516D5D" w14:textId="77777777" w:rsidR="00FF00AD" w:rsidRPr="00240940" w:rsidRDefault="00FF00AD" w:rsidP="00BD7E0B">
            <w:pPr>
              <w:spacing w:before="120" w:after="120" w:line="240" w:lineRule="auto"/>
              <w:rPr>
                <w:rFonts w:cs="Arial"/>
                <w:sz w:val="18"/>
              </w:rPr>
            </w:pPr>
            <w:r>
              <w:rPr>
                <w:rFonts w:cs="Arial"/>
                <w:sz w:val="18"/>
              </w:rPr>
              <w:t>(S) C</w:t>
            </w:r>
          </w:p>
        </w:tc>
        <w:tc>
          <w:tcPr>
            <w:tcW w:w="710" w:type="pct"/>
            <w:gridSpan w:val="2"/>
            <w:shd w:val="clear" w:color="auto" w:fill="auto"/>
            <w:tcPrChange w:id="813" w:author="Raphael Malyankar" w:date="2022-11-23T03:57:00Z">
              <w:tcPr>
                <w:tcW w:w="834" w:type="pct"/>
                <w:gridSpan w:val="2"/>
                <w:shd w:val="clear" w:color="auto" w:fill="auto"/>
              </w:tcPr>
            </w:tcPrChange>
          </w:tcPr>
          <w:p w14:paraId="7CDD4925"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16071589"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814"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815" w:author="Raphael Malyankar" w:date="2022-11-23T03:57:00Z">
              <w:tcPr>
                <w:tcW w:w="1665" w:type="pct"/>
                <w:gridSpan w:val="4"/>
                <w:shd w:val="clear" w:color="auto" w:fill="auto"/>
              </w:tcPr>
            </w:tcPrChange>
          </w:tcPr>
          <w:p w14:paraId="115279D4" w14:textId="77777777" w:rsidR="00FF00AD" w:rsidRPr="00240940" w:rsidRDefault="00FF00AD" w:rsidP="00BD7E0B">
            <w:pPr>
              <w:spacing w:before="120" w:after="120" w:line="240" w:lineRule="auto"/>
              <w:rPr>
                <w:rFonts w:cs="Arial"/>
                <w:sz w:val="18"/>
              </w:rPr>
            </w:pPr>
            <w:r>
              <w:rPr>
                <w:rFonts w:cs="Arial"/>
                <w:sz w:val="18"/>
              </w:rPr>
              <w:t xml:space="preserve">      Cardinal Direction</w:t>
            </w:r>
          </w:p>
        </w:tc>
        <w:tc>
          <w:tcPr>
            <w:tcW w:w="881" w:type="pct"/>
            <w:gridSpan w:val="3"/>
            <w:shd w:val="clear" w:color="auto" w:fill="auto"/>
            <w:tcPrChange w:id="816" w:author="Raphael Malyankar" w:date="2022-11-23T03:57:00Z">
              <w:tcPr>
                <w:tcW w:w="834" w:type="pct"/>
                <w:gridSpan w:val="3"/>
                <w:shd w:val="clear" w:color="auto" w:fill="auto"/>
              </w:tcPr>
            </w:tcPrChange>
          </w:tcPr>
          <w:p w14:paraId="24186387"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817" w:author="Raphael Malyankar" w:date="2022-11-23T03:57:00Z">
              <w:tcPr>
                <w:tcW w:w="1250" w:type="pct"/>
                <w:gridSpan w:val="4"/>
                <w:shd w:val="clear" w:color="auto" w:fill="auto"/>
              </w:tcPr>
            </w:tcPrChange>
          </w:tcPr>
          <w:p w14:paraId="56AEFDA5" w14:textId="77777777" w:rsidR="00FF00AD" w:rsidRDefault="00FF00AD" w:rsidP="00BD7E0B">
            <w:pPr>
              <w:spacing w:before="120" w:after="120" w:line="240" w:lineRule="auto"/>
              <w:rPr>
                <w:rFonts w:cs="Arial"/>
                <w:sz w:val="18"/>
              </w:rPr>
            </w:pPr>
            <w:r>
              <w:rPr>
                <w:rFonts w:cs="Arial"/>
                <w:sz w:val="18"/>
              </w:rPr>
              <w:t>1 : North</w:t>
            </w:r>
          </w:p>
          <w:p w14:paraId="12458759" w14:textId="77777777" w:rsidR="00FF00AD" w:rsidRDefault="00FF00AD" w:rsidP="00BD7E0B">
            <w:pPr>
              <w:spacing w:before="120" w:after="120" w:line="240" w:lineRule="auto"/>
              <w:rPr>
                <w:rFonts w:cs="Arial"/>
                <w:sz w:val="18"/>
              </w:rPr>
            </w:pPr>
            <w:r>
              <w:rPr>
                <w:rFonts w:cs="Arial"/>
                <w:sz w:val="18"/>
              </w:rPr>
              <w:t>2 : North Northeast</w:t>
            </w:r>
          </w:p>
          <w:p w14:paraId="10662419" w14:textId="77777777" w:rsidR="00FF00AD" w:rsidRDefault="00FF00AD" w:rsidP="00BD7E0B">
            <w:pPr>
              <w:spacing w:before="120" w:after="120" w:line="240" w:lineRule="auto"/>
              <w:rPr>
                <w:rFonts w:cs="Arial"/>
                <w:sz w:val="18"/>
              </w:rPr>
            </w:pPr>
            <w:r>
              <w:rPr>
                <w:rFonts w:cs="Arial"/>
                <w:sz w:val="18"/>
              </w:rPr>
              <w:t>3 : Northeast</w:t>
            </w:r>
          </w:p>
          <w:p w14:paraId="3983807D" w14:textId="77777777" w:rsidR="00FF00AD" w:rsidRDefault="00FF00AD" w:rsidP="00BD7E0B">
            <w:pPr>
              <w:spacing w:before="120" w:after="120" w:line="240" w:lineRule="auto"/>
              <w:rPr>
                <w:rFonts w:cs="Arial"/>
                <w:sz w:val="18"/>
              </w:rPr>
            </w:pPr>
            <w:r>
              <w:rPr>
                <w:rFonts w:cs="Arial"/>
                <w:sz w:val="18"/>
              </w:rPr>
              <w:t>4 : East Northeast</w:t>
            </w:r>
          </w:p>
          <w:p w14:paraId="04E5181A" w14:textId="77777777" w:rsidR="00FF00AD" w:rsidRDefault="00FF00AD" w:rsidP="00BD7E0B">
            <w:pPr>
              <w:spacing w:before="120" w:after="120" w:line="240" w:lineRule="auto"/>
              <w:rPr>
                <w:rFonts w:cs="Arial"/>
                <w:sz w:val="18"/>
              </w:rPr>
            </w:pPr>
            <w:r>
              <w:rPr>
                <w:rFonts w:cs="Arial"/>
                <w:sz w:val="18"/>
              </w:rPr>
              <w:t>5 : East</w:t>
            </w:r>
          </w:p>
          <w:p w14:paraId="63DA4501" w14:textId="77777777" w:rsidR="00FF00AD" w:rsidRDefault="00FF00AD" w:rsidP="00BD7E0B">
            <w:pPr>
              <w:spacing w:before="120" w:after="120" w:line="240" w:lineRule="auto"/>
              <w:rPr>
                <w:rFonts w:cs="Arial"/>
                <w:sz w:val="18"/>
              </w:rPr>
            </w:pPr>
            <w:r>
              <w:rPr>
                <w:rFonts w:cs="Arial"/>
                <w:sz w:val="18"/>
              </w:rPr>
              <w:t>6 : East Southeast</w:t>
            </w:r>
          </w:p>
          <w:p w14:paraId="479633F8" w14:textId="77777777" w:rsidR="00FF00AD" w:rsidRDefault="00FF00AD" w:rsidP="00BD7E0B">
            <w:pPr>
              <w:spacing w:before="120" w:after="120" w:line="240" w:lineRule="auto"/>
              <w:rPr>
                <w:rFonts w:cs="Arial"/>
                <w:sz w:val="18"/>
              </w:rPr>
            </w:pPr>
            <w:r>
              <w:rPr>
                <w:rFonts w:cs="Arial"/>
                <w:sz w:val="18"/>
              </w:rPr>
              <w:t>7 : Southeast</w:t>
            </w:r>
          </w:p>
          <w:p w14:paraId="68548D8E" w14:textId="77777777" w:rsidR="00FF00AD" w:rsidRDefault="00FF00AD" w:rsidP="00BD7E0B">
            <w:pPr>
              <w:spacing w:before="120" w:after="120" w:line="240" w:lineRule="auto"/>
              <w:rPr>
                <w:rFonts w:cs="Arial"/>
                <w:sz w:val="18"/>
              </w:rPr>
            </w:pPr>
            <w:r>
              <w:rPr>
                <w:rFonts w:cs="Arial"/>
                <w:sz w:val="18"/>
              </w:rPr>
              <w:t>8 : South Southeast</w:t>
            </w:r>
          </w:p>
          <w:p w14:paraId="0EC75FF9" w14:textId="77777777" w:rsidR="00FF00AD" w:rsidRDefault="00FF00AD" w:rsidP="00BD7E0B">
            <w:pPr>
              <w:spacing w:before="120" w:after="120" w:line="240" w:lineRule="auto"/>
              <w:rPr>
                <w:rFonts w:cs="Arial"/>
                <w:sz w:val="18"/>
              </w:rPr>
            </w:pPr>
            <w:r>
              <w:rPr>
                <w:rFonts w:cs="Arial"/>
                <w:sz w:val="18"/>
              </w:rPr>
              <w:t>9 : South</w:t>
            </w:r>
          </w:p>
          <w:p w14:paraId="11B98FB4" w14:textId="77777777" w:rsidR="00FF00AD" w:rsidRDefault="00FF00AD" w:rsidP="00BD7E0B">
            <w:pPr>
              <w:spacing w:before="120" w:after="120" w:line="240" w:lineRule="auto"/>
              <w:rPr>
                <w:rFonts w:cs="Arial"/>
                <w:sz w:val="18"/>
              </w:rPr>
            </w:pPr>
            <w:r>
              <w:rPr>
                <w:rFonts w:cs="Arial"/>
                <w:sz w:val="18"/>
              </w:rPr>
              <w:t>10 : South Southwest</w:t>
            </w:r>
          </w:p>
          <w:p w14:paraId="16CAA15E" w14:textId="77777777" w:rsidR="00FF00AD" w:rsidRDefault="00FF00AD" w:rsidP="00BD7E0B">
            <w:pPr>
              <w:spacing w:before="120" w:after="120" w:line="240" w:lineRule="auto"/>
              <w:rPr>
                <w:rFonts w:cs="Arial"/>
                <w:sz w:val="18"/>
              </w:rPr>
            </w:pPr>
            <w:r>
              <w:rPr>
                <w:rFonts w:cs="Arial"/>
                <w:sz w:val="18"/>
              </w:rPr>
              <w:t>11 : Southwest</w:t>
            </w:r>
          </w:p>
          <w:p w14:paraId="769D56BB" w14:textId="77777777" w:rsidR="00FF00AD" w:rsidRDefault="00FF00AD" w:rsidP="00BD7E0B">
            <w:pPr>
              <w:spacing w:before="120" w:after="120" w:line="240" w:lineRule="auto"/>
              <w:rPr>
                <w:rFonts w:cs="Arial"/>
                <w:sz w:val="18"/>
              </w:rPr>
            </w:pPr>
            <w:r>
              <w:rPr>
                <w:rFonts w:cs="Arial"/>
                <w:sz w:val="18"/>
              </w:rPr>
              <w:t>12 : West Southwest</w:t>
            </w:r>
          </w:p>
          <w:p w14:paraId="0D153DFF" w14:textId="77777777" w:rsidR="00FF00AD" w:rsidRDefault="00FF00AD" w:rsidP="00BD7E0B">
            <w:pPr>
              <w:spacing w:before="120" w:after="120" w:line="240" w:lineRule="auto"/>
              <w:rPr>
                <w:rFonts w:cs="Arial"/>
                <w:sz w:val="18"/>
              </w:rPr>
            </w:pPr>
            <w:r>
              <w:rPr>
                <w:rFonts w:cs="Arial"/>
                <w:sz w:val="18"/>
              </w:rPr>
              <w:t>13 : West</w:t>
            </w:r>
          </w:p>
          <w:p w14:paraId="02F80F12" w14:textId="77777777" w:rsidR="00FF00AD" w:rsidRDefault="00FF00AD" w:rsidP="00BD7E0B">
            <w:pPr>
              <w:spacing w:before="120" w:after="120" w:line="240" w:lineRule="auto"/>
              <w:rPr>
                <w:rFonts w:cs="Arial"/>
                <w:sz w:val="18"/>
              </w:rPr>
            </w:pPr>
            <w:r>
              <w:rPr>
                <w:rFonts w:cs="Arial"/>
                <w:sz w:val="18"/>
              </w:rPr>
              <w:t>14 : West Northwest</w:t>
            </w:r>
          </w:p>
          <w:p w14:paraId="0166D832" w14:textId="77777777" w:rsidR="00FF00AD" w:rsidRDefault="00FF00AD" w:rsidP="00BD7E0B">
            <w:pPr>
              <w:spacing w:before="120" w:after="120" w:line="240" w:lineRule="auto"/>
              <w:rPr>
                <w:rFonts w:cs="Arial"/>
                <w:sz w:val="18"/>
              </w:rPr>
            </w:pPr>
            <w:r>
              <w:rPr>
                <w:rFonts w:cs="Arial"/>
                <w:sz w:val="18"/>
              </w:rPr>
              <w:t>15 : Northwest</w:t>
            </w:r>
          </w:p>
          <w:p w14:paraId="6180A18C" w14:textId="77777777" w:rsidR="00FF00AD" w:rsidRPr="00240940" w:rsidRDefault="00FF00AD" w:rsidP="00BD7E0B">
            <w:pPr>
              <w:spacing w:before="120" w:after="120" w:line="240" w:lineRule="auto"/>
              <w:rPr>
                <w:rFonts w:cs="Arial"/>
                <w:sz w:val="18"/>
              </w:rPr>
            </w:pPr>
            <w:r>
              <w:rPr>
                <w:rFonts w:cs="Arial"/>
                <w:sz w:val="18"/>
              </w:rPr>
              <w:t>16 : North Northwest</w:t>
            </w:r>
          </w:p>
        </w:tc>
        <w:tc>
          <w:tcPr>
            <w:tcW w:w="433" w:type="pct"/>
            <w:shd w:val="clear" w:color="auto" w:fill="auto"/>
            <w:tcPrChange w:id="818" w:author="Raphael Malyankar" w:date="2022-11-23T03:57:00Z">
              <w:tcPr>
                <w:tcW w:w="417" w:type="pct"/>
                <w:shd w:val="clear" w:color="auto" w:fill="auto"/>
              </w:tcPr>
            </w:tcPrChange>
          </w:tcPr>
          <w:p w14:paraId="1EC26F37" w14:textId="77777777" w:rsidR="00FF00AD" w:rsidRPr="00240940" w:rsidRDefault="00FF00AD" w:rsidP="00BD7E0B">
            <w:pPr>
              <w:spacing w:before="120" w:after="120" w:line="240" w:lineRule="auto"/>
              <w:rPr>
                <w:rFonts w:cs="Arial"/>
                <w:sz w:val="18"/>
              </w:rPr>
            </w:pPr>
            <w:r>
              <w:rPr>
                <w:rFonts w:cs="Arial"/>
                <w:sz w:val="18"/>
              </w:rPr>
              <w:t>(S) EN</w:t>
            </w:r>
          </w:p>
        </w:tc>
        <w:tc>
          <w:tcPr>
            <w:tcW w:w="710" w:type="pct"/>
            <w:gridSpan w:val="2"/>
            <w:shd w:val="clear" w:color="auto" w:fill="auto"/>
            <w:tcPrChange w:id="819" w:author="Raphael Malyankar" w:date="2022-11-23T03:57:00Z">
              <w:tcPr>
                <w:tcW w:w="834" w:type="pct"/>
                <w:gridSpan w:val="2"/>
                <w:shd w:val="clear" w:color="auto" w:fill="auto"/>
              </w:tcPr>
            </w:tcPrChange>
          </w:tcPr>
          <w:p w14:paraId="24316547"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6A6CC252"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820"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821" w:author="Raphael Malyankar" w:date="2022-11-23T03:57:00Z">
              <w:tcPr>
                <w:tcW w:w="1665" w:type="pct"/>
                <w:gridSpan w:val="4"/>
                <w:shd w:val="clear" w:color="auto" w:fill="auto"/>
              </w:tcPr>
            </w:tcPrChange>
          </w:tcPr>
          <w:p w14:paraId="28D1D9D9" w14:textId="77777777" w:rsidR="00FF00AD" w:rsidRPr="00240940" w:rsidRDefault="00FF00AD" w:rsidP="00BD7E0B">
            <w:pPr>
              <w:spacing w:before="120" w:after="120" w:line="240" w:lineRule="auto"/>
              <w:rPr>
                <w:rFonts w:cs="Arial"/>
                <w:sz w:val="18"/>
              </w:rPr>
            </w:pPr>
            <w:r>
              <w:rPr>
                <w:rFonts w:cs="Arial"/>
                <w:sz w:val="18"/>
              </w:rPr>
              <w:t xml:space="preserve">      Distance</w:t>
            </w:r>
          </w:p>
        </w:tc>
        <w:tc>
          <w:tcPr>
            <w:tcW w:w="881" w:type="pct"/>
            <w:gridSpan w:val="3"/>
            <w:shd w:val="clear" w:color="auto" w:fill="auto"/>
            <w:tcPrChange w:id="822" w:author="Raphael Malyankar" w:date="2022-11-23T03:57:00Z">
              <w:tcPr>
                <w:tcW w:w="834" w:type="pct"/>
                <w:gridSpan w:val="3"/>
                <w:shd w:val="clear" w:color="auto" w:fill="auto"/>
              </w:tcPr>
            </w:tcPrChange>
          </w:tcPr>
          <w:p w14:paraId="159F32B3"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823" w:author="Raphael Malyankar" w:date="2022-11-23T03:57:00Z">
              <w:tcPr>
                <w:tcW w:w="1250" w:type="pct"/>
                <w:gridSpan w:val="4"/>
                <w:shd w:val="clear" w:color="auto" w:fill="auto"/>
              </w:tcPr>
            </w:tcPrChange>
          </w:tcPr>
          <w:p w14:paraId="1768C0D7" w14:textId="77777777" w:rsidR="00FF00AD" w:rsidRPr="00240940" w:rsidRDefault="00FF00AD" w:rsidP="00BD7E0B">
            <w:pPr>
              <w:spacing w:before="120" w:after="120" w:line="240" w:lineRule="auto"/>
              <w:rPr>
                <w:rFonts w:cs="Arial"/>
                <w:sz w:val="18"/>
              </w:rPr>
            </w:pPr>
          </w:p>
        </w:tc>
        <w:tc>
          <w:tcPr>
            <w:tcW w:w="433" w:type="pct"/>
            <w:shd w:val="clear" w:color="auto" w:fill="auto"/>
            <w:tcPrChange w:id="824" w:author="Raphael Malyankar" w:date="2022-11-23T03:57:00Z">
              <w:tcPr>
                <w:tcW w:w="417" w:type="pct"/>
                <w:shd w:val="clear" w:color="auto" w:fill="auto"/>
              </w:tcPr>
            </w:tcPrChange>
          </w:tcPr>
          <w:p w14:paraId="28BABA58" w14:textId="77777777" w:rsidR="00FF00AD" w:rsidRPr="00240940" w:rsidRDefault="00FF00AD" w:rsidP="00BD7E0B">
            <w:pPr>
              <w:spacing w:before="120" w:after="120" w:line="240" w:lineRule="auto"/>
              <w:rPr>
                <w:rFonts w:cs="Arial"/>
                <w:sz w:val="18"/>
              </w:rPr>
            </w:pPr>
            <w:r>
              <w:rPr>
                <w:rFonts w:cs="Arial"/>
                <w:sz w:val="18"/>
              </w:rPr>
              <w:t>(S) RE</w:t>
            </w:r>
          </w:p>
        </w:tc>
        <w:tc>
          <w:tcPr>
            <w:tcW w:w="710" w:type="pct"/>
            <w:gridSpan w:val="2"/>
            <w:shd w:val="clear" w:color="auto" w:fill="auto"/>
            <w:tcPrChange w:id="825" w:author="Raphael Malyankar" w:date="2022-11-23T03:57:00Z">
              <w:tcPr>
                <w:tcW w:w="834" w:type="pct"/>
                <w:gridSpan w:val="2"/>
                <w:shd w:val="clear" w:color="auto" w:fill="auto"/>
              </w:tcPr>
            </w:tcPrChange>
          </w:tcPr>
          <w:p w14:paraId="1E8B8B53"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3B6FEE16"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826"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827" w:author="Raphael Malyankar" w:date="2022-11-23T03:57:00Z">
              <w:tcPr>
                <w:tcW w:w="1665" w:type="pct"/>
                <w:gridSpan w:val="4"/>
                <w:shd w:val="clear" w:color="auto" w:fill="auto"/>
              </w:tcPr>
            </w:tcPrChange>
          </w:tcPr>
          <w:p w14:paraId="6967B574" w14:textId="77777777" w:rsidR="00FF00AD" w:rsidRPr="00240940" w:rsidRDefault="00FF00AD" w:rsidP="00BD7E0B">
            <w:pPr>
              <w:spacing w:before="120" w:after="120" w:line="240" w:lineRule="auto"/>
              <w:rPr>
                <w:rFonts w:cs="Arial"/>
                <w:sz w:val="18"/>
              </w:rPr>
            </w:pPr>
            <w:r>
              <w:rPr>
                <w:rFonts w:cs="Arial"/>
                <w:sz w:val="18"/>
              </w:rPr>
              <w:t xml:space="preserve">      Sector Bearing</w:t>
            </w:r>
          </w:p>
        </w:tc>
        <w:tc>
          <w:tcPr>
            <w:tcW w:w="881" w:type="pct"/>
            <w:gridSpan w:val="3"/>
            <w:shd w:val="clear" w:color="auto" w:fill="auto"/>
            <w:tcPrChange w:id="828" w:author="Raphael Malyankar" w:date="2022-11-23T03:57:00Z">
              <w:tcPr>
                <w:tcW w:w="834" w:type="pct"/>
                <w:gridSpan w:val="3"/>
                <w:shd w:val="clear" w:color="auto" w:fill="auto"/>
              </w:tcPr>
            </w:tcPrChange>
          </w:tcPr>
          <w:p w14:paraId="4AA91209" w14:textId="77777777" w:rsidR="00FF00AD" w:rsidRDefault="00FF00AD" w:rsidP="00BD7E0B">
            <w:pPr>
              <w:spacing w:before="120" w:after="120" w:line="240" w:lineRule="auto"/>
              <w:rPr>
                <w:rFonts w:cs="Arial"/>
                <w:sz w:val="18"/>
              </w:rPr>
            </w:pPr>
            <w:r>
              <w:rPr>
                <w:rFonts w:cs="Arial"/>
                <w:sz w:val="18"/>
              </w:rPr>
              <w:t>(SECTR1)</w:t>
            </w:r>
          </w:p>
          <w:p w14:paraId="5325B684" w14:textId="77777777" w:rsidR="00FF00AD" w:rsidRPr="00240940" w:rsidRDefault="00FF00AD" w:rsidP="00BD7E0B">
            <w:pPr>
              <w:spacing w:before="120" w:after="120" w:line="240" w:lineRule="auto"/>
              <w:rPr>
                <w:rFonts w:cs="Arial"/>
                <w:sz w:val="18"/>
              </w:rPr>
            </w:pPr>
            <w:r>
              <w:rPr>
                <w:rFonts w:cs="Arial"/>
                <w:sz w:val="18"/>
              </w:rPr>
              <w:t>(SECTR2)</w:t>
            </w:r>
          </w:p>
        </w:tc>
        <w:tc>
          <w:tcPr>
            <w:tcW w:w="1317" w:type="pct"/>
            <w:gridSpan w:val="4"/>
            <w:shd w:val="clear" w:color="auto" w:fill="auto"/>
            <w:tcPrChange w:id="829" w:author="Raphael Malyankar" w:date="2022-11-23T03:57:00Z">
              <w:tcPr>
                <w:tcW w:w="1250" w:type="pct"/>
                <w:gridSpan w:val="4"/>
                <w:shd w:val="clear" w:color="auto" w:fill="auto"/>
              </w:tcPr>
            </w:tcPrChange>
          </w:tcPr>
          <w:p w14:paraId="68D7B839" w14:textId="77777777" w:rsidR="00FF00AD" w:rsidRPr="00240940" w:rsidRDefault="00FF00AD" w:rsidP="00BD7E0B">
            <w:pPr>
              <w:spacing w:before="120" w:after="120" w:line="240" w:lineRule="auto"/>
              <w:rPr>
                <w:rFonts w:cs="Arial"/>
                <w:sz w:val="18"/>
              </w:rPr>
            </w:pPr>
          </w:p>
        </w:tc>
        <w:tc>
          <w:tcPr>
            <w:tcW w:w="433" w:type="pct"/>
            <w:shd w:val="clear" w:color="auto" w:fill="auto"/>
            <w:tcPrChange w:id="830" w:author="Raphael Malyankar" w:date="2022-11-23T03:57:00Z">
              <w:tcPr>
                <w:tcW w:w="417" w:type="pct"/>
                <w:shd w:val="clear" w:color="auto" w:fill="auto"/>
              </w:tcPr>
            </w:tcPrChange>
          </w:tcPr>
          <w:p w14:paraId="36C34D7B" w14:textId="77777777" w:rsidR="00FF00AD" w:rsidRPr="00240940" w:rsidRDefault="00FF00AD" w:rsidP="00BD7E0B">
            <w:pPr>
              <w:spacing w:before="120" w:after="120" w:line="240" w:lineRule="auto"/>
              <w:rPr>
                <w:rFonts w:cs="Arial"/>
                <w:sz w:val="18"/>
              </w:rPr>
            </w:pPr>
            <w:r>
              <w:rPr>
                <w:rFonts w:cs="Arial"/>
                <w:sz w:val="18"/>
              </w:rPr>
              <w:t>(S) RE</w:t>
            </w:r>
          </w:p>
        </w:tc>
        <w:tc>
          <w:tcPr>
            <w:tcW w:w="710" w:type="pct"/>
            <w:gridSpan w:val="2"/>
            <w:shd w:val="clear" w:color="auto" w:fill="auto"/>
            <w:tcPrChange w:id="831" w:author="Raphael Malyankar" w:date="2022-11-23T03:57:00Z">
              <w:tcPr>
                <w:tcW w:w="834" w:type="pct"/>
                <w:gridSpan w:val="2"/>
                <w:shd w:val="clear" w:color="auto" w:fill="auto"/>
              </w:tcPr>
            </w:tcPrChange>
          </w:tcPr>
          <w:p w14:paraId="7D803B4D" w14:textId="77777777" w:rsidR="00FF00AD" w:rsidRPr="00240940" w:rsidRDefault="00FF00AD">
            <w:pPr>
              <w:spacing w:before="120" w:after="120" w:line="240" w:lineRule="auto"/>
              <w:jc w:val="left"/>
              <w:rPr>
                <w:rFonts w:cs="Arial"/>
                <w:sz w:val="18"/>
              </w:rPr>
              <w:pPrChange w:id="832" w:author="Raphael Malyankar" w:date="2022-11-23T03:57:00Z">
                <w:pPr>
                  <w:spacing w:before="120" w:after="120" w:line="240" w:lineRule="auto"/>
                </w:pPr>
              </w:pPrChange>
            </w:pPr>
            <w:r>
              <w:rPr>
                <w:rFonts w:cs="Arial"/>
                <w:sz w:val="18"/>
              </w:rPr>
              <w:t>0, 2 (ordered)</w:t>
            </w:r>
          </w:p>
        </w:tc>
      </w:tr>
      <w:tr w:rsidR="00FF00AD" w:rsidRPr="00240940" w14:paraId="64FF19AF"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833"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834" w:author="Raphael Malyankar" w:date="2022-11-23T03:57:00Z">
              <w:tcPr>
                <w:tcW w:w="1665" w:type="pct"/>
                <w:gridSpan w:val="4"/>
                <w:shd w:val="clear" w:color="auto" w:fill="auto"/>
              </w:tcPr>
            </w:tcPrChange>
          </w:tcPr>
          <w:p w14:paraId="500D983C" w14:textId="77777777" w:rsidR="00FF00AD" w:rsidRPr="00240940" w:rsidRDefault="00FF00AD" w:rsidP="00BD7E0B">
            <w:pPr>
              <w:spacing w:before="120" w:after="120" w:line="240" w:lineRule="auto"/>
              <w:rPr>
                <w:rFonts w:cs="Arial"/>
                <w:sz w:val="18"/>
              </w:rPr>
            </w:pPr>
            <w:r>
              <w:rPr>
                <w:rFonts w:cs="Arial"/>
                <w:sz w:val="18"/>
              </w:rPr>
              <w:t xml:space="preserve">      Information</w:t>
            </w:r>
          </w:p>
        </w:tc>
        <w:tc>
          <w:tcPr>
            <w:tcW w:w="881" w:type="pct"/>
            <w:gridSpan w:val="3"/>
            <w:shd w:val="clear" w:color="auto" w:fill="auto"/>
            <w:tcPrChange w:id="835" w:author="Raphael Malyankar" w:date="2022-11-23T03:57:00Z">
              <w:tcPr>
                <w:tcW w:w="834" w:type="pct"/>
                <w:gridSpan w:val="3"/>
                <w:shd w:val="clear" w:color="auto" w:fill="auto"/>
              </w:tcPr>
            </w:tcPrChange>
          </w:tcPr>
          <w:p w14:paraId="34961242"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836" w:author="Raphael Malyankar" w:date="2022-11-23T03:57:00Z">
              <w:tcPr>
                <w:tcW w:w="1250" w:type="pct"/>
                <w:gridSpan w:val="4"/>
                <w:shd w:val="clear" w:color="auto" w:fill="auto"/>
              </w:tcPr>
            </w:tcPrChange>
          </w:tcPr>
          <w:p w14:paraId="7C474D5B" w14:textId="77777777" w:rsidR="00FF00AD" w:rsidRPr="00240940" w:rsidRDefault="00FF00AD" w:rsidP="00BD7E0B">
            <w:pPr>
              <w:spacing w:before="120" w:after="120" w:line="240" w:lineRule="auto"/>
              <w:rPr>
                <w:rFonts w:cs="Arial"/>
                <w:sz w:val="18"/>
              </w:rPr>
            </w:pPr>
          </w:p>
        </w:tc>
        <w:tc>
          <w:tcPr>
            <w:tcW w:w="433" w:type="pct"/>
            <w:shd w:val="clear" w:color="auto" w:fill="auto"/>
            <w:tcPrChange w:id="837" w:author="Raphael Malyankar" w:date="2022-11-23T03:57:00Z">
              <w:tcPr>
                <w:tcW w:w="417" w:type="pct"/>
                <w:shd w:val="clear" w:color="auto" w:fill="auto"/>
              </w:tcPr>
            </w:tcPrChange>
          </w:tcPr>
          <w:p w14:paraId="566FA507" w14:textId="77777777" w:rsidR="00FF00AD" w:rsidRPr="00240940" w:rsidRDefault="00FF00AD" w:rsidP="00BD7E0B">
            <w:pPr>
              <w:spacing w:before="120" w:after="120" w:line="240" w:lineRule="auto"/>
              <w:rPr>
                <w:rFonts w:cs="Arial"/>
                <w:sz w:val="18"/>
              </w:rPr>
            </w:pPr>
            <w:r>
              <w:rPr>
                <w:rFonts w:cs="Arial"/>
                <w:sz w:val="18"/>
              </w:rPr>
              <w:t>(S) C</w:t>
            </w:r>
          </w:p>
        </w:tc>
        <w:tc>
          <w:tcPr>
            <w:tcW w:w="710" w:type="pct"/>
            <w:gridSpan w:val="2"/>
            <w:shd w:val="clear" w:color="auto" w:fill="auto"/>
            <w:tcPrChange w:id="838" w:author="Raphael Malyankar" w:date="2022-11-23T03:57:00Z">
              <w:tcPr>
                <w:tcW w:w="834" w:type="pct"/>
                <w:gridSpan w:val="2"/>
                <w:shd w:val="clear" w:color="auto" w:fill="auto"/>
              </w:tcPr>
            </w:tcPrChange>
          </w:tcPr>
          <w:p w14:paraId="141AD8E2" w14:textId="77777777" w:rsidR="00FF00AD" w:rsidRPr="00240940" w:rsidRDefault="00FF00AD" w:rsidP="00BD7E0B">
            <w:pPr>
              <w:spacing w:before="120" w:after="120" w:line="240" w:lineRule="auto"/>
              <w:rPr>
                <w:rFonts w:cs="Arial"/>
                <w:sz w:val="18"/>
              </w:rPr>
            </w:pPr>
            <w:r>
              <w:rPr>
                <w:rFonts w:cs="Arial"/>
                <w:sz w:val="18"/>
              </w:rPr>
              <w:t>0, *</w:t>
            </w:r>
          </w:p>
        </w:tc>
      </w:tr>
      <w:tr w:rsidR="00FF00AD" w:rsidRPr="00240940" w14:paraId="08D498E9"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839"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840" w:author="Raphael Malyankar" w:date="2022-11-23T03:57:00Z">
              <w:tcPr>
                <w:tcW w:w="1665" w:type="pct"/>
                <w:gridSpan w:val="4"/>
                <w:shd w:val="clear" w:color="auto" w:fill="auto"/>
              </w:tcPr>
            </w:tcPrChange>
          </w:tcPr>
          <w:p w14:paraId="298948A2" w14:textId="77777777" w:rsidR="00FF00AD" w:rsidRPr="00240940" w:rsidRDefault="00FF00AD" w:rsidP="00BD7E0B">
            <w:pPr>
              <w:spacing w:before="120" w:after="120" w:line="240" w:lineRule="auto"/>
              <w:rPr>
                <w:rFonts w:cs="Arial"/>
                <w:sz w:val="18"/>
              </w:rPr>
            </w:pPr>
            <w:r>
              <w:rPr>
                <w:rFonts w:cs="Arial"/>
                <w:sz w:val="18"/>
              </w:rPr>
              <w:t xml:space="preserve">         File Locator</w:t>
            </w:r>
          </w:p>
        </w:tc>
        <w:tc>
          <w:tcPr>
            <w:tcW w:w="881" w:type="pct"/>
            <w:gridSpan w:val="3"/>
            <w:shd w:val="clear" w:color="auto" w:fill="auto"/>
            <w:tcPrChange w:id="841" w:author="Raphael Malyankar" w:date="2022-11-23T03:57:00Z">
              <w:tcPr>
                <w:tcW w:w="834" w:type="pct"/>
                <w:gridSpan w:val="3"/>
                <w:shd w:val="clear" w:color="auto" w:fill="auto"/>
              </w:tcPr>
            </w:tcPrChange>
          </w:tcPr>
          <w:p w14:paraId="12B44493"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842" w:author="Raphael Malyankar" w:date="2022-11-23T03:57:00Z">
              <w:tcPr>
                <w:tcW w:w="1250" w:type="pct"/>
                <w:gridSpan w:val="4"/>
                <w:shd w:val="clear" w:color="auto" w:fill="auto"/>
              </w:tcPr>
            </w:tcPrChange>
          </w:tcPr>
          <w:p w14:paraId="28B76716" w14:textId="77777777" w:rsidR="00FF00AD" w:rsidRPr="00240940" w:rsidRDefault="00FF00AD" w:rsidP="00BD7E0B">
            <w:pPr>
              <w:spacing w:before="120" w:after="120" w:line="240" w:lineRule="auto"/>
              <w:rPr>
                <w:rFonts w:cs="Arial"/>
                <w:sz w:val="18"/>
              </w:rPr>
            </w:pPr>
          </w:p>
        </w:tc>
        <w:tc>
          <w:tcPr>
            <w:tcW w:w="433" w:type="pct"/>
            <w:shd w:val="clear" w:color="auto" w:fill="auto"/>
            <w:tcPrChange w:id="843" w:author="Raphael Malyankar" w:date="2022-11-23T03:57:00Z">
              <w:tcPr>
                <w:tcW w:w="417" w:type="pct"/>
                <w:shd w:val="clear" w:color="auto" w:fill="auto"/>
              </w:tcPr>
            </w:tcPrChange>
          </w:tcPr>
          <w:p w14:paraId="1EFA8CDD" w14:textId="77777777" w:rsidR="00FF00AD" w:rsidRPr="00240940" w:rsidRDefault="00FF00AD" w:rsidP="00BD7E0B">
            <w:pPr>
              <w:spacing w:before="120" w:after="120" w:line="240" w:lineRule="auto"/>
              <w:rPr>
                <w:rFonts w:cs="Arial"/>
                <w:sz w:val="18"/>
              </w:rPr>
            </w:pPr>
            <w:r>
              <w:rPr>
                <w:rFonts w:cs="Arial"/>
                <w:sz w:val="18"/>
              </w:rPr>
              <w:t>(S) TE</w:t>
            </w:r>
          </w:p>
        </w:tc>
        <w:tc>
          <w:tcPr>
            <w:tcW w:w="710" w:type="pct"/>
            <w:gridSpan w:val="2"/>
            <w:shd w:val="clear" w:color="auto" w:fill="auto"/>
            <w:tcPrChange w:id="844" w:author="Raphael Malyankar" w:date="2022-11-23T03:57:00Z">
              <w:tcPr>
                <w:tcW w:w="834" w:type="pct"/>
                <w:gridSpan w:val="2"/>
                <w:shd w:val="clear" w:color="auto" w:fill="auto"/>
              </w:tcPr>
            </w:tcPrChange>
          </w:tcPr>
          <w:p w14:paraId="0CFAB3E9"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6DA4FF18"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845"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846" w:author="Raphael Malyankar" w:date="2022-11-23T03:57:00Z">
              <w:tcPr>
                <w:tcW w:w="1665" w:type="pct"/>
                <w:gridSpan w:val="4"/>
                <w:shd w:val="clear" w:color="auto" w:fill="auto"/>
              </w:tcPr>
            </w:tcPrChange>
          </w:tcPr>
          <w:p w14:paraId="5EFADD03" w14:textId="77777777" w:rsidR="00FF00AD" w:rsidRPr="00240940" w:rsidRDefault="00FF00AD" w:rsidP="00BD7E0B">
            <w:pPr>
              <w:spacing w:before="120" w:after="120" w:line="240" w:lineRule="auto"/>
              <w:rPr>
                <w:rFonts w:cs="Arial"/>
                <w:sz w:val="18"/>
              </w:rPr>
            </w:pPr>
            <w:r>
              <w:rPr>
                <w:rFonts w:cs="Arial"/>
                <w:sz w:val="18"/>
              </w:rPr>
              <w:t xml:space="preserve">         File Reference</w:t>
            </w:r>
          </w:p>
        </w:tc>
        <w:tc>
          <w:tcPr>
            <w:tcW w:w="881" w:type="pct"/>
            <w:gridSpan w:val="3"/>
            <w:shd w:val="clear" w:color="auto" w:fill="auto"/>
            <w:tcPrChange w:id="847" w:author="Raphael Malyankar" w:date="2022-11-23T03:57:00Z">
              <w:tcPr>
                <w:tcW w:w="834" w:type="pct"/>
                <w:gridSpan w:val="3"/>
                <w:shd w:val="clear" w:color="auto" w:fill="auto"/>
              </w:tcPr>
            </w:tcPrChange>
          </w:tcPr>
          <w:p w14:paraId="58FDA909" w14:textId="77777777" w:rsidR="00FF00AD" w:rsidRPr="00240940" w:rsidRDefault="00FF00AD" w:rsidP="00BD7E0B">
            <w:pPr>
              <w:spacing w:before="120" w:after="120" w:line="240" w:lineRule="auto"/>
              <w:rPr>
                <w:rFonts w:cs="Arial"/>
                <w:sz w:val="18"/>
              </w:rPr>
            </w:pPr>
            <w:r>
              <w:rPr>
                <w:rFonts w:cs="Arial"/>
                <w:sz w:val="18"/>
              </w:rPr>
              <w:t>(TXTDSC)</w:t>
            </w:r>
          </w:p>
        </w:tc>
        <w:tc>
          <w:tcPr>
            <w:tcW w:w="1317" w:type="pct"/>
            <w:gridSpan w:val="4"/>
            <w:shd w:val="clear" w:color="auto" w:fill="auto"/>
            <w:tcPrChange w:id="848" w:author="Raphael Malyankar" w:date="2022-11-23T03:57:00Z">
              <w:tcPr>
                <w:tcW w:w="1250" w:type="pct"/>
                <w:gridSpan w:val="4"/>
                <w:shd w:val="clear" w:color="auto" w:fill="auto"/>
              </w:tcPr>
            </w:tcPrChange>
          </w:tcPr>
          <w:p w14:paraId="164A9C28" w14:textId="77777777" w:rsidR="00FF00AD" w:rsidRPr="00240940" w:rsidRDefault="00FF00AD" w:rsidP="00BD7E0B">
            <w:pPr>
              <w:spacing w:before="120" w:after="120" w:line="240" w:lineRule="auto"/>
              <w:rPr>
                <w:rFonts w:cs="Arial"/>
                <w:sz w:val="18"/>
              </w:rPr>
            </w:pPr>
          </w:p>
        </w:tc>
        <w:tc>
          <w:tcPr>
            <w:tcW w:w="433" w:type="pct"/>
            <w:shd w:val="clear" w:color="auto" w:fill="auto"/>
            <w:tcPrChange w:id="849" w:author="Raphael Malyankar" w:date="2022-11-23T03:57:00Z">
              <w:tcPr>
                <w:tcW w:w="417" w:type="pct"/>
                <w:shd w:val="clear" w:color="auto" w:fill="auto"/>
              </w:tcPr>
            </w:tcPrChange>
          </w:tcPr>
          <w:p w14:paraId="475574DC" w14:textId="77777777" w:rsidR="00FF00AD" w:rsidRPr="00240940" w:rsidRDefault="00FF00AD" w:rsidP="00BD7E0B">
            <w:pPr>
              <w:spacing w:before="120" w:after="120" w:line="240" w:lineRule="auto"/>
              <w:rPr>
                <w:rFonts w:cs="Arial"/>
                <w:sz w:val="18"/>
              </w:rPr>
            </w:pPr>
            <w:r>
              <w:rPr>
                <w:rFonts w:cs="Arial"/>
                <w:sz w:val="18"/>
              </w:rPr>
              <w:t>(S) TE</w:t>
            </w:r>
          </w:p>
        </w:tc>
        <w:tc>
          <w:tcPr>
            <w:tcW w:w="710" w:type="pct"/>
            <w:gridSpan w:val="2"/>
            <w:shd w:val="clear" w:color="auto" w:fill="auto"/>
            <w:tcPrChange w:id="850" w:author="Raphael Malyankar" w:date="2022-11-23T03:57:00Z">
              <w:tcPr>
                <w:tcW w:w="834" w:type="pct"/>
                <w:gridSpan w:val="2"/>
                <w:shd w:val="clear" w:color="auto" w:fill="auto"/>
              </w:tcPr>
            </w:tcPrChange>
          </w:tcPr>
          <w:p w14:paraId="3470FCF4"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4F598398"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851"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852" w:author="Raphael Malyankar" w:date="2022-11-23T03:57:00Z">
              <w:tcPr>
                <w:tcW w:w="1665" w:type="pct"/>
                <w:gridSpan w:val="4"/>
                <w:shd w:val="clear" w:color="auto" w:fill="auto"/>
              </w:tcPr>
            </w:tcPrChange>
          </w:tcPr>
          <w:p w14:paraId="6DDB2F7B" w14:textId="77777777" w:rsidR="00FF00AD" w:rsidRPr="00240940" w:rsidRDefault="00FF00AD" w:rsidP="00BD7E0B">
            <w:pPr>
              <w:spacing w:before="120" w:after="120" w:line="240" w:lineRule="auto"/>
              <w:rPr>
                <w:rFonts w:cs="Arial"/>
                <w:sz w:val="18"/>
              </w:rPr>
            </w:pPr>
            <w:r>
              <w:rPr>
                <w:rFonts w:cs="Arial"/>
                <w:sz w:val="18"/>
              </w:rPr>
              <w:t xml:space="preserve">         Headline</w:t>
            </w:r>
          </w:p>
        </w:tc>
        <w:tc>
          <w:tcPr>
            <w:tcW w:w="881" w:type="pct"/>
            <w:gridSpan w:val="3"/>
            <w:shd w:val="clear" w:color="auto" w:fill="auto"/>
            <w:tcPrChange w:id="853" w:author="Raphael Malyankar" w:date="2022-11-23T03:57:00Z">
              <w:tcPr>
                <w:tcW w:w="834" w:type="pct"/>
                <w:gridSpan w:val="3"/>
                <w:shd w:val="clear" w:color="auto" w:fill="auto"/>
              </w:tcPr>
            </w:tcPrChange>
          </w:tcPr>
          <w:p w14:paraId="0CB973F4"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854" w:author="Raphael Malyankar" w:date="2022-11-23T03:57:00Z">
              <w:tcPr>
                <w:tcW w:w="1250" w:type="pct"/>
                <w:gridSpan w:val="4"/>
                <w:shd w:val="clear" w:color="auto" w:fill="auto"/>
              </w:tcPr>
            </w:tcPrChange>
          </w:tcPr>
          <w:p w14:paraId="41A20B44" w14:textId="77777777" w:rsidR="00FF00AD" w:rsidRPr="00240940" w:rsidRDefault="00FF00AD" w:rsidP="00BD7E0B">
            <w:pPr>
              <w:spacing w:before="120" w:after="120" w:line="240" w:lineRule="auto"/>
              <w:rPr>
                <w:rFonts w:cs="Arial"/>
                <w:sz w:val="18"/>
              </w:rPr>
            </w:pPr>
          </w:p>
        </w:tc>
        <w:tc>
          <w:tcPr>
            <w:tcW w:w="433" w:type="pct"/>
            <w:shd w:val="clear" w:color="auto" w:fill="auto"/>
            <w:tcPrChange w:id="855" w:author="Raphael Malyankar" w:date="2022-11-23T03:57:00Z">
              <w:tcPr>
                <w:tcW w:w="417" w:type="pct"/>
                <w:shd w:val="clear" w:color="auto" w:fill="auto"/>
              </w:tcPr>
            </w:tcPrChange>
          </w:tcPr>
          <w:p w14:paraId="00970F51" w14:textId="77777777" w:rsidR="00FF00AD" w:rsidRPr="00240940" w:rsidRDefault="00FF00AD" w:rsidP="00BD7E0B">
            <w:pPr>
              <w:spacing w:before="120" w:after="120" w:line="240" w:lineRule="auto"/>
              <w:rPr>
                <w:rFonts w:cs="Arial"/>
                <w:sz w:val="18"/>
              </w:rPr>
            </w:pPr>
            <w:r>
              <w:rPr>
                <w:rFonts w:cs="Arial"/>
                <w:sz w:val="18"/>
              </w:rPr>
              <w:t>(S) TE</w:t>
            </w:r>
          </w:p>
        </w:tc>
        <w:tc>
          <w:tcPr>
            <w:tcW w:w="710" w:type="pct"/>
            <w:gridSpan w:val="2"/>
            <w:shd w:val="clear" w:color="auto" w:fill="auto"/>
            <w:tcPrChange w:id="856" w:author="Raphael Malyankar" w:date="2022-11-23T03:57:00Z">
              <w:tcPr>
                <w:tcW w:w="834" w:type="pct"/>
                <w:gridSpan w:val="2"/>
                <w:shd w:val="clear" w:color="auto" w:fill="auto"/>
              </w:tcPr>
            </w:tcPrChange>
          </w:tcPr>
          <w:p w14:paraId="3E334136" w14:textId="77777777" w:rsidR="00FF00AD" w:rsidRPr="00240940" w:rsidRDefault="00FF00AD" w:rsidP="00BD7E0B">
            <w:pPr>
              <w:spacing w:before="120" w:after="120" w:line="240" w:lineRule="auto"/>
              <w:rPr>
                <w:rFonts w:cs="Arial"/>
                <w:sz w:val="18"/>
              </w:rPr>
            </w:pPr>
            <w:r>
              <w:rPr>
                <w:rFonts w:cs="Arial"/>
                <w:sz w:val="18"/>
              </w:rPr>
              <w:t>0, * (ordered)</w:t>
            </w:r>
          </w:p>
        </w:tc>
      </w:tr>
      <w:tr w:rsidR="00FF00AD" w:rsidRPr="00240940" w14:paraId="7C7727F5"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857"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858" w:author="Raphael Malyankar" w:date="2022-11-23T03:57:00Z">
              <w:tcPr>
                <w:tcW w:w="1665" w:type="pct"/>
                <w:gridSpan w:val="4"/>
                <w:shd w:val="clear" w:color="auto" w:fill="auto"/>
              </w:tcPr>
            </w:tcPrChange>
          </w:tcPr>
          <w:p w14:paraId="381A2E65" w14:textId="77777777" w:rsidR="00FF00AD" w:rsidRPr="00240940" w:rsidRDefault="00FF00AD" w:rsidP="00BD7E0B">
            <w:pPr>
              <w:spacing w:before="120" w:after="120" w:line="240" w:lineRule="auto"/>
              <w:rPr>
                <w:rFonts w:cs="Arial"/>
                <w:sz w:val="18"/>
              </w:rPr>
            </w:pPr>
            <w:r>
              <w:rPr>
                <w:rFonts w:cs="Arial"/>
                <w:sz w:val="18"/>
              </w:rPr>
              <w:lastRenderedPageBreak/>
              <w:t xml:space="preserve">         Language</w:t>
            </w:r>
          </w:p>
        </w:tc>
        <w:tc>
          <w:tcPr>
            <w:tcW w:w="881" w:type="pct"/>
            <w:gridSpan w:val="3"/>
            <w:shd w:val="clear" w:color="auto" w:fill="auto"/>
            <w:tcPrChange w:id="859" w:author="Raphael Malyankar" w:date="2022-11-23T03:57:00Z">
              <w:tcPr>
                <w:tcW w:w="834" w:type="pct"/>
                <w:gridSpan w:val="3"/>
                <w:shd w:val="clear" w:color="auto" w:fill="auto"/>
              </w:tcPr>
            </w:tcPrChange>
          </w:tcPr>
          <w:p w14:paraId="5F7299CD"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860" w:author="Raphael Malyankar" w:date="2022-11-23T03:57:00Z">
              <w:tcPr>
                <w:tcW w:w="1250" w:type="pct"/>
                <w:gridSpan w:val="4"/>
                <w:shd w:val="clear" w:color="auto" w:fill="auto"/>
              </w:tcPr>
            </w:tcPrChange>
          </w:tcPr>
          <w:p w14:paraId="4A8347C1" w14:textId="77777777" w:rsidR="00FF00AD" w:rsidRPr="00240940" w:rsidRDefault="00FF00AD" w:rsidP="00BD7E0B">
            <w:pPr>
              <w:spacing w:before="120" w:after="120" w:line="240" w:lineRule="auto"/>
              <w:rPr>
                <w:rFonts w:cs="Arial"/>
                <w:sz w:val="18"/>
              </w:rPr>
            </w:pPr>
          </w:p>
        </w:tc>
        <w:tc>
          <w:tcPr>
            <w:tcW w:w="433" w:type="pct"/>
            <w:shd w:val="clear" w:color="auto" w:fill="auto"/>
            <w:tcPrChange w:id="861" w:author="Raphael Malyankar" w:date="2022-11-23T03:57:00Z">
              <w:tcPr>
                <w:tcW w:w="417" w:type="pct"/>
                <w:shd w:val="clear" w:color="auto" w:fill="auto"/>
              </w:tcPr>
            </w:tcPrChange>
          </w:tcPr>
          <w:p w14:paraId="2964A1BD" w14:textId="77777777" w:rsidR="00FF00AD" w:rsidRPr="00240940" w:rsidRDefault="00FF00AD" w:rsidP="00BD7E0B">
            <w:pPr>
              <w:spacing w:before="120" w:after="120" w:line="240" w:lineRule="auto"/>
              <w:rPr>
                <w:rFonts w:cs="Arial"/>
                <w:sz w:val="18"/>
              </w:rPr>
            </w:pPr>
            <w:r>
              <w:rPr>
                <w:rFonts w:cs="Arial"/>
                <w:sz w:val="18"/>
              </w:rPr>
              <w:t>(S) TE</w:t>
            </w:r>
          </w:p>
        </w:tc>
        <w:tc>
          <w:tcPr>
            <w:tcW w:w="710" w:type="pct"/>
            <w:gridSpan w:val="2"/>
            <w:shd w:val="clear" w:color="auto" w:fill="auto"/>
            <w:tcPrChange w:id="862" w:author="Raphael Malyankar" w:date="2022-11-23T03:57:00Z">
              <w:tcPr>
                <w:tcW w:w="834" w:type="pct"/>
                <w:gridSpan w:val="2"/>
                <w:shd w:val="clear" w:color="auto" w:fill="auto"/>
              </w:tcPr>
            </w:tcPrChange>
          </w:tcPr>
          <w:p w14:paraId="149D9559"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349D148F"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863"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864" w:author="Raphael Malyankar" w:date="2022-11-23T03:57:00Z">
              <w:tcPr>
                <w:tcW w:w="1665" w:type="pct"/>
                <w:gridSpan w:val="4"/>
                <w:shd w:val="clear" w:color="auto" w:fill="auto"/>
              </w:tcPr>
            </w:tcPrChange>
          </w:tcPr>
          <w:p w14:paraId="0244DDCA" w14:textId="77777777" w:rsidR="00FF00AD" w:rsidRPr="00240940" w:rsidRDefault="00FF00AD" w:rsidP="00BD7E0B">
            <w:pPr>
              <w:spacing w:before="120" w:after="120" w:line="240" w:lineRule="auto"/>
              <w:rPr>
                <w:rFonts w:cs="Arial"/>
                <w:sz w:val="18"/>
              </w:rPr>
            </w:pPr>
            <w:r>
              <w:rPr>
                <w:rFonts w:cs="Arial"/>
                <w:sz w:val="18"/>
              </w:rPr>
              <w:t xml:space="preserve">         Text</w:t>
            </w:r>
          </w:p>
        </w:tc>
        <w:tc>
          <w:tcPr>
            <w:tcW w:w="881" w:type="pct"/>
            <w:gridSpan w:val="3"/>
            <w:shd w:val="clear" w:color="auto" w:fill="auto"/>
            <w:tcPrChange w:id="865" w:author="Raphael Malyankar" w:date="2022-11-23T03:57:00Z">
              <w:tcPr>
                <w:tcW w:w="834" w:type="pct"/>
                <w:gridSpan w:val="3"/>
                <w:shd w:val="clear" w:color="auto" w:fill="auto"/>
              </w:tcPr>
            </w:tcPrChange>
          </w:tcPr>
          <w:p w14:paraId="26FD448F" w14:textId="77777777" w:rsidR="00FF00AD" w:rsidRDefault="00FF00AD" w:rsidP="00BD7E0B">
            <w:pPr>
              <w:spacing w:before="120" w:after="120" w:line="240" w:lineRule="auto"/>
              <w:rPr>
                <w:rFonts w:cs="Arial"/>
                <w:sz w:val="18"/>
              </w:rPr>
            </w:pPr>
            <w:r>
              <w:rPr>
                <w:rFonts w:cs="Arial"/>
                <w:sz w:val="18"/>
              </w:rPr>
              <w:t>(INFORM)</w:t>
            </w:r>
          </w:p>
          <w:p w14:paraId="5D3BE1F0" w14:textId="77777777" w:rsidR="00FF00AD" w:rsidRPr="00240940" w:rsidRDefault="00FF00AD" w:rsidP="00BD7E0B">
            <w:pPr>
              <w:spacing w:before="120" w:after="120" w:line="240" w:lineRule="auto"/>
              <w:rPr>
                <w:rFonts w:cs="Arial"/>
                <w:sz w:val="18"/>
              </w:rPr>
            </w:pPr>
            <w:r>
              <w:rPr>
                <w:rFonts w:cs="Arial"/>
                <w:sz w:val="18"/>
              </w:rPr>
              <w:t>(NINFOM)</w:t>
            </w:r>
          </w:p>
        </w:tc>
        <w:tc>
          <w:tcPr>
            <w:tcW w:w="1317" w:type="pct"/>
            <w:gridSpan w:val="4"/>
            <w:shd w:val="clear" w:color="auto" w:fill="auto"/>
            <w:tcPrChange w:id="866" w:author="Raphael Malyankar" w:date="2022-11-23T03:57:00Z">
              <w:tcPr>
                <w:tcW w:w="1250" w:type="pct"/>
                <w:gridSpan w:val="4"/>
                <w:shd w:val="clear" w:color="auto" w:fill="auto"/>
              </w:tcPr>
            </w:tcPrChange>
          </w:tcPr>
          <w:p w14:paraId="5D57A9AC" w14:textId="77777777" w:rsidR="00FF00AD" w:rsidRPr="00240940" w:rsidRDefault="00FF00AD" w:rsidP="00BD7E0B">
            <w:pPr>
              <w:spacing w:before="120" w:after="120" w:line="240" w:lineRule="auto"/>
              <w:rPr>
                <w:rFonts w:cs="Arial"/>
                <w:sz w:val="18"/>
              </w:rPr>
            </w:pPr>
          </w:p>
        </w:tc>
        <w:tc>
          <w:tcPr>
            <w:tcW w:w="433" w:type="pct"/>
            <w:shd w:val="clear" w:color="auto" w:fill="auto"/>
            <w:tcPrChange w:id="867" w:author="Raphael Malyankar" w:date="2022-11-23T03:57:00Z">
              <w:tcPr>
                <w:tcW w:w="417" w:type="pct"/>
                <w:shd w:val="clear" w:color="auto" w:fill="auto"/>
              </w:tcPr>
            </w:tcPrChange>
          </w:tcPr>
          <w:p w14:paraId="0715247F" w14:textId="77777777" w:rsidR="00FF00AD" w:rsidRPr="00240940" w:rsidRDefault="00FF00AD" w:rsidP="00BD7E0B">
            <w:pPr>
              <w:spacing w:before="120" w:after="120" w:line="240" w:lineRule="auto"/>
              <w:rPr>
                <w:rFonts w:cs="Arial"/>
                <w:sz w:val="18"/>
              </w:rPr>
            </w:pPr>
            <w:r>
              <w:rPr>
                <w:rFonts w:cs="Arial"/>
                <w:sz w:val="18"/>
              </w:rPr>
              <w:t>(S) TE</w:t>
            </w:r>
          </w:p>
        </w:tc>
        <w:tc>
          <w:tcPr>
            <w:tcW w:w="710" w:type="pct"/>
            <w:gridSpan w:val="2"/>
            <w:shd w:val="clear" w:color="auto" w:fill="auto"/>
            <w:tcPrChange w:id="868" w:author="Raphael Malyankar" w:date="2022-11-23T03:57:00Z">
              <w:tcPr>
                <w:tcW w:w="834" w:type="pct"/>
                <w:gridSpan w:val="2"/>
                <w:shd w:val="clear" w:color="auto" w:fill="auto"/>
              </w:tcPr>
            </w:tcPrChange>
          </w:tcPr>
          <w:p w14:paraId="5125DD06"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1C919186"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869"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870" w:author="Raphael Malyankar" w:date="2022-11-23T03:57:00Z">
              <w:tcPr>
                <w:tcW w:w="1665" w:type="pct"/>
                <w:gridSpan w:val="4"/>
                <w:shd w:val="clear" w:color="auto" w:fill="auto"/>
              </w:tcPr>
            </w:tcPrChange>
          </w:tcPr>
          <w:p w14:paraId="092A8293" w14:textId="77777777" w:rsidR="00FF00AD" w:rsidRPr="00240940" w:rsidRDefault="00FF00AD" w:rsidP="00BD7E0B">
            <w:pPr>
              <w:spacing w:before="120" w:after="120" w:line="240" w:lineRule="auto"/>
              <w:rPr>
                <w:rFonts w:cs="Arial"/>
                <w:sz w:val="18"/>
              </w:rPr>
            </w:pPr>
            <w:r>
              <w:rPr>
                <w:rFonts w:cs="Arial"/>
                <w:sz w:val="18"/>
              </w:rPr>
              <w:t xml:space="preserve">      Orientation</w:t>
            </w:r>
          </w:p>
        </w:tc>
        <w:tc>
          <w:tcPr>
            <w:tcW w:w="881" w:type="pct"/>
            <w:gridSpan w:val="3"/>
            <w:shd w:val="clear" w:color="auto" w:fill="auto"/>
            <w:tcPrChange w:id="871" w:author="Raphael Malyankar" w:date="2022-11-23T03:57:00Z">
              <w:tcPr>
                <w:tcW w:w="834" w:type="pct"/>
                <w:gridSpan w:val="3"/>
                <w:shd w:val="clear" w:color="auto" w:fill="auto"/>
              </w:tcPr>
            </w:tcPrChange>
          </w:tcPr>
          <w:p w14:paraId="3EE005F6"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872" w:author="Raphael Malyankar" w:date="2022-11-23T03:57:00Z">
              <w:tcPr>
                <w:tcW w:w="1250" w:type="pct"/>
                <w:gridSpan w:val="4"/>
                <w:shd w:val="clear" w:color="auto" w:fill="auto"/>
              </w:tcPr>
            </w:tcPrChange>
          </w:tcPr>
          <w:p w14:paraId="33518FED" w14:textId="77777777" w:rsidR="00FF00AD" w:rsidRPr="00240940" w:rsidRDefault="00FF00AD" w:rsidP="00BD7E0B">
            <w:pPr>
              <w:spacing w:before="120" w:after="120" w:line="240" w:lineRule="auto"/>
              <w:rPr>
                <w:rFonts w:cs="Arial"/>
                <w:sz w:val="18"/>
              </w:rPr>
            </w:pPr>
          </w:p>
        </w:tc>
        <w:tc>
          <w:tcPr>
            <w:tcW w:w="433" w:type="pct"/>
            <w:shd w:val="clear" w:color="auto" w:fill="auto"/>
            <w:tcPrChange w:id="873" w:author="Raphael Malyankar" w:date="2022-11-23T03:57:00Z">
              <w:tcPr>
                <w:tcW w:w="417" w:type="pct"/>
                <w:shd w:val="clear" w:color="auto" w:fill="auto"/>
              </w:tcPr>
            </w:tcPrChange>
          </w:tcPr>
          <w:p w14:paraId="5B0B3D9B" w14:textId="77777777" w:rsidR="00FF00AD" w:rsidRPr="00240940" w:rsidRDefault="00FF00AD" w:rsidP="00BD7E0B">
            <w:pPr>
              <w:spacing w:before="120" w:after="120" w:line="240" w:lineRule="auto"/>
              <w:rPr>
                <w:rFonts w:cs="Arial"/>
                <w:sz w:val="18"/>
              </w:rPr>
            </w:pPr>
            <w:r>
              <w:rPr>
                <w:rFonts w:cs="Arial"/>
                <w:sz w:val="18"/>
              </w:rPr>
              <w:t>(S) C</w:t>
            </w:r>
          </w:p>
        </w:tc>
        <w:tc>
          <w:tcPr>
            <w:tcW w:w="710" w:type="pct"/>
            <w:gridSpan w:val="2"/>
            <w:shd w:val="clear" w:color="auto" w:fill="auto"/>
            <w:tcPrChange w:id="874" w:author="Raphael Malyankar" w:date="2022-11-23T03:57:00Z">
              <w:tcPr>
                <w:tcW w:w="834" w:type="pct"/>
                <w:gridSpan w:val="2"/>
                <w:shd w:val="clear" w:color="auto" w:fill="auto"/>
              </w:tcPr>
            </w:tcPrChange>
          </w:tcPr>
          <w:p w14:paraId="59473A39"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62467364"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875"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876" w:author="Raphael Malyankar" w:date="2022-11-23T03:57:00Z">
              <w:tcPr>
                <w:tcW w:w="1665" w:type="pct"/>
                <w:gridSpan w:val="4"/>
                <w:shd w:val="clear" w:color="auto" w:fill="auto"/>
              </w:tcPr>
            </w:tcPrChange>
          </w:tcPr>
          <w:p w14:paraId="17887BFA" w14:textId="77777777" w:rsidR="00FF00AD" w:rsidRPr="00240940" w:rsidRDefault="00FF00AD" w:rsidP="00BD7E0B">
            <w:pPr>
              <w:spacing w:before="120" w:after="120" w:line="240" w:lineRule="auto"/>
              <w:rPr>
                <w:rFonts w:cs="Arial"/>
                <w:sz w:val="18"/>
              </w:rPr>
            </w:pPr>
            <w:r>
              <w:rPr>
                <w:rFonts w:cs="Arial"/>
                <w:sz w:val="18"/>
              </w:rPr>
              <w:t xml:space="preserve">         Orientation Uncertainty</w:t>
            </w:r>
          </w:p>
        </w:tc>
        <w:tc>
          <w:tcPr>
            <w:tcW w:w="881" w:type="pct"/>
            <w:gridSpan w:val="3"/>
            <w:shd w:val="clear" w:color="auto" w:fill="auto"/>
            <w:tcPrChange w:id="877" w:author="Raphael Malyankar" w:date="2022-11-23T03:57:00Z">
              <w:tcPr>
                <w:tcW w:w="834" w:type="pct"/>
                <w:gridSpan w:val="3"/>
                <w:shd w:val="clear" w:color="auto" w:fill="auto"/>
              </w:tcPr>
            </w:tcPrChange>
          </w:tcPr>
          <w:p w14:paraId="6A08E56F"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878" w:author="Raphael Malyankar" w:date="2022-11-23T03:57:00Z">
              <w:tcPr>
                <w:tcW w:w="1250" w:type="pct"/>
                <w:gridSpan w:val="4"/>
                <w:shd w:val="clear" w:color="auto" w:fill="auto"/>
              </w:tcPr>
            </w:tcPrChange>
          </w:tcPr>
          <w:p w14:paraId="7256B554" w14:textId="77777777" w:rsidR="00FF00AD" w:rsidRPr="00240940" w:rsidRDefault="00FF00AD" w:rsidP="00BD7E0B">
            <w:pPr>
              <w:spacing w:before="120" w:after="120" w:line="240" w:lineRule="auto"/>
              <w:rPr>
                <w:rFonts w:cs="Arial"/>
                <w:sz w:val="18"/>
              </w:rPr>
            </w:pPr>
          </w:p>
        </w:tc>
        <w:tc>
          <w:tcPr>
            <w:tcW w:w="433" w:type="pct"/>
            <w:shd w:val="clear" w:color="auto" w:fill="auto"/>
            <w:tcPrChange w:id="879" w:author="Raphael Malyankar" w:date="2022-11-23T03:57:00Z">
              <w:tcPr>
                <w:tcW w:w="417" w:type="pct"/>
                <w:shd w:val="clear" w:color="auto" w:fill="auto"/>
              </w:tcPr>
            </w:tcPrChange>
          </w:tcPr>
          <w:p w14:paraId="037747D6" w14:textId="77777777" w:rsidR="00FF00AD" w:rsidRPr="00240940" w:rsidRDefault="00FF00AD" w:rsidP="00BD7E0B">
            <w:pPr>
              <w:spacing w:before="120" w:after="120" w:line="240" w:lineRule="auto"/>
              <w:rPr>
                <w:rFonts w:cs="Arial"/>
                <w:sz w:val="18"/>
              </w:rPr>
            </w:pPr>
            <w:r>
              <w:rPr>
                <w:rFonts w:cs="Arial"/>
                <w:sz w:val="18"/>
              </w:rPr>
              <w:t>(S) RE</w:t>
            </w:r>
          </w:p>
        </w:tc>
        <w:tc>
          <w:tcPr>
            <w:tcW w:w="710" w:type="pct"/>
            <w:gridSpan w:val="2"/>
            <w:shd w:val="clear" w:color="auto" w:fill="auto"/>
            <w:tcPrChange w:id="880" w:author="Raphael Malyankar" w:date="2022-11-23T03:57:00Z">
              <w:tcPr>
                <w:tcW w:w="834" w:type="pct"/>
                <w:gridSpan w:val="2"/>
                <w:shd w:val="clear" w:color="auto" w:fill="auto"/>
              </w:tcPr>
            </w:tcPrChange>
          </w:tcPr>
          <w:p w14:paraId="120B9B03"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33358EED"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881"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882" w:author="Raphael Malyankar" w:date="2022-11-23T03:57:00Z">
              <w:tcPr>
                <w:tcW w:w="1665" w:type="pct"/>
                <w:gridSpan w:val="4"/>
                <w:shd w:val="clear" w:color="auto" w:fill="auto"/>
              </w:tcPr>
            </w:tcPrChange>
          </w:tcPr>
          <w:p w14:paraId="43C5B119" w14:textId="77777777" w:rsidR="00FF00AD" w:rsidRPr="00240940" w:rsidRDefault="00FF00AD" w:rsidP="00BD7E0B">
            <w:pPr>
              <w:spacing w:before="120" w:after="120" w:line="240" w:lineRule="auto"/>
              <w:rPr>
                <w:rFonts w:cs="Arial"/>
                <w:sz w:val="18"/>
              </w:rPr>
            </w:pPr>
            <w:r>
              <w:rPr>
                <w:rFonts w:cs="Arial"/>
                <w:sz w:val="18"/>
              </w:rPr>
              <w:t xml:space="preserve">         Orientation Value</w:t>
            </w:r>
          </w:p>
        </w:tc>
        <w:tc>
          <w:tcPr>
            <w:tcW w:w="881" w:type="pct"/>
            <w:gridSpan w:val="3"/>
            <w:shd w:val="clear" w:color="auto" w:fill="auto"/>
            <w:tcPrChange w:id="883" w:author="Raphael Malyankar" w:date="2022-11-23T03:57:00Z">
              <w:tcPr>
                <w:tcW w:w="834" w:type="pct"/>
                <w:gridSpan w:val="3"/>
                <w:shd w:val="clear" w:color="auto" w:fill="auto"/>
              </w:tcPr>
            </w:tcPrChange>
          </w:tcPr>
          <w:p w14:paraId="1227E9E5" w14:textId="77777777" w:rsidR="00FF00AD" w:rsidRPr="00240940" w:rsidRDefault="00FF00AD" w:rsidP="00BD7E0B">
            <w:pPr>
              <w:spacing w:before="120" w:after="120" w:line="240" w:lineRule="auto"/>
              <w:rPr>
                <w:rFonts w:cs="Arial"/>
                <w:sz w:val="18"/>
              </w:rPr>
            </w:pPr>
            <w:r>
              <w:rPr>
                <w:rFonts w:cs="Arial"/>
                <w:sz w:val="18"/>
              </w:rPr>
              <w:t>(ORIENT)</w:t>
            </w:r>
          </w:p>
        </w:tc>
        <w:tc>
          <w:tcPr>
            <w:tcW w:w="1317" w:type="pct"/>
            <w:gridSpan w:val="4"/>
            <w:shd w:val="clear" w:color="auto" w:fill="auto"/>
            <w:tcPrChange w:id="884" w:author="Raphael Malyankar" w:date="2022-11-23T03:57:00Z">
              <w:tcPr>
                <w:tcW w:w="1250" w:type="pct"/>
                <w:gridSpan w:val="4"/>
                <w:shd w:val="clear" w:color="auto" w:fill="auto"/>
              </w:tcPr>
            </w:tcPrChange>
          </w:tcPr>
          <w:p w14:paraId="2044B98E" w14:textId="77777777" w:rsidR="00FF00AD" w:rsidRPr="00240940" w:rsidRDefault="00FF00AD" w:rsidP="00BD7E0B">
            <w:pPr>
              <w:spacing w:before="120" w:after="120" w:line="240" w:lineRule="auto"/>
              <w:rPr>
                <w:rFonts w:cs="Arial"/>
                <w:sz w:val="18"/>
              </w:rPr>
            </w:pPr>
          </w:p>
        </w:tc>
        <w:tc>
          <w:tcPr>
            <w:tcW w:w="433" w:type="pct"/>
            <w:shd w:val="clear" w:color="auto" w:fill="auto"/>
            <w:tcPrChange w:id="885" w:author="Raphael Malyankar" w:date="2022-11-23T03:57:00Z">
              <w:tcPr>
                <w:tcW w:w="417" w:type="pct"/>
                <w:shd w:val="clear" w:color="auto" w:fill="auto"/>
              </w:tcPr>
            </w:tcPrChange>
          </w:tcPr>
          <w:p w14:paraId="078F3B61" w14:textId="77777777" w:rsidR="00FF00AD" w:rsidRPr="00240940" w:rsidRDefault="00FF00AD" w:rsidP="00BD7E0B">
            <w:pPr>
              <w:spacing w:before="120" w:after="120" w:line="240" w:lineRule="auto"/>
              <w:rPr>
                <w:rFonts w:cs="Arial"/>
                <w:sz w:val="18"/>
              </w:rPr>
            </w:pPr>
            <w:r>
              <w:rPr>
                <w:rFonts w:cs="Arial"/>
                <w:sz w:val="18"/>
              </w:rPr>
              <w:t>(S) RE</w:t>
            </w:r>
          </w:p>
        </w:tc>
        <w:tc>
          <w:tcPr>
            <w:tcW w:w="710" w:type="pct"/>
            <w:gridSpan w:val="2"/>
            <w:shd w:val="clear" w:color="auto" w:fill="auto"/>
            <w:tcPrChange w:id="886" w:author="Raphael Malyankar" w:date="2022-11-23T03:57:00Z">
              <w:tcPr>
                <w:tcW w:w="834" w:type="pct"/>
                <w:gridSpan w:val="2"/>
                <w:shd w:val="clear" w:color="auto" w:fill="auto"/>
              </w:tcPr>
            </w:tcPrChange>
          </w:tcPr>
          <w:p w14:paraId="1CE5B3F5" w14:textId="77777777" w:rsidR="00FF00AD" w:rsidRPr="00240940" w:rsidRDefault="00FF00AD" w:rsidP="00BD7E0B">
            <w:pPr>
              <w:spacing w:before="120" w:after="120" w:line="240" w:lineRule="auto"/>
              <w:rPr>
                <w:rFonts w:cs="Arial"/>
                <w:sz w:val="18"/>
              </w:rPr>
            </w:pPr>
            <w:r>
              <w:rPr>
                <w:rFonts w:cs="Arial"/>
                <w:sz w:val="18"/>
              </w:rPr>
              <w:t>1, 1</w:t>
            </w:r>
          </w:p>
        </w:tc>
      </w:tr>
      <w:tr w:rsidR="00FF00AD" w:rsidRPr="00240940" w14:paraId="040109F7"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887"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888" w:author="Raphael Malyankar" w:date="2022-11-23T03:57:00Z">
              <w:tcPr>
                <w:tcW w:w="1665" w:type="pct"/>
                <w:gridSpan w:val="4"/>
                <w:shd w:val="clear" w:color="auto" w:fill="auto"/>
              </w:tcPr>
            </w:tcPrChange>
          </w:tcPr>
          <w:p w14:paraId="28B8FA88" w14:textId="77777777" w:rsidR="00FF00AD" w:rsidRPr="00240940" w:rsidRDefault="00FF00AD" w:rsidP="00BD7E0B">
            <w:pPr>
              <w:spacing w:before="120" w:after="120" w:line="240" w:lineRule="auto"/>
              <w:rPr>
                <w:rFonts w:cs="Arial"/>
                <w:sz w:val="18"/>
              </w:rPr>
            </w:pPr>
            <w:r>
              <w:rPr>
                <w:rFonts w:cs="Arial"/>
                <w:sz w:val="18"/>
              </w:rPr>
              <w:t>Source</w:t>
            </w:r>
          </w:p>
        </w:tc>
        <w:tc>
          <w:tcPr>
            <w:tcW w:w="881" w:type="pct"/>
            <w:gridSpan w:val="3"/>
            <w:shd w:val="clear" w:color="auto" w:fill="auto"/>
            <w:tcPrChange w:id="889" w:author="Raphael Malyankar" w:date="2022-11-23T03:57:00Z">
              <w:tcPr>
                <w:tcW w:w="834" w:type="pct"/>
                <w:gridSpan w:val="3"/>
                <w:shd w:val="clear" w:color="auto" w:fill="auto"/>
              </w:tcPr>
            </w:tcPrChange>
          </w:tcPr>
          <w:p w14:paraId="5B70047A"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890" w:author="Raphael Malyankar" w:date="2022-11-23T03:57:00Z">
              <w:tcPr>
                <w:tcW w:w="1250" w:type="pct"/>
                <w:gridSpan w:val="4"/>
                <w:shd w:val="clear" w:color="auto" w:fill="auto"/>
              </w:tcPr>
            </w:tcPrChange>
          </w:tcPr>
          <w:p w14:paraId="7368AAB0" w14:textId="77777777" w:rsidR="00FF00AD" w:rsidRPr="00240940" w:rsidRDefault="00FF00AD" w:rsidP="00BD7E0B">
            <w:pPr>
              <w:spacing w:before="120" w:after="120" w:line="240" w:lineRule="auto"/>
              <w:rPr>
                <w:rFonts w:cs="Arial"/>
                <w:sz w:val="18"/>
              </w:rPr>
            </w:pPr>
          </w:p>
        </w:tc>
        <w:tc>
          <w:tcPr>
            <w:tcW w:w="433" w:type="pct"/>
            <w:shd w:val="clear" w:color="auto" w:fill="auto"/>
            <w:tcPrChange w:id="891" w:author="Raphael Malyankar" w:date="2022-11-23T03:57:00Z">
              <w:tcPr>
                <w:tcW w:w="417" w:type="pct"/>
                <w:shd w:val="clear" w:color="auto" w:fill="auto"/>
              </w:tcPr>
            </w:tcPrChange>
          </w:tcPr>
          <w:p w14:paraId="11691122" w14:textId="77777777" w:rsidR="00FF00AD" w:rsidRPr="00240940" w:rsidRDefault="00FF00AD" w:rsidP="00BD7E0B">
            <w:pPr>
              <w:spacing w:before="120" w:after="120" w:line="240" w:lineRule="auto"/>
              <w:rPr>
                <w:rFonts w:cs="Arial"/>
                <w:sz w:val="18"/>
              </w:rPr>
            </w:pPr>
            <w:r>
              <w:rPr>
                <w:rFonts w:cs="Arial"/>
                <w:sz w:val="18"/>
              </w:rPr>
              <w:t>TE</w:t>
            </w:r>
          </w:p>
        </w:tc>
        <w:tc>
          <w:tcPr>
            <w:tcW w:w="710" w:type="pct"/>
            <w:gridSpan w:val="2"/>
            <w:shd w:val="clear" w:color="auto" w:fill="auto"/>
            <w:tcPrChange w:id="892" w:author="Raphael Malyankar" w:date="2022-11-23T03:57:00Z">
              <w:tcPr>
                <w:tcW w:w="834" w:type="pct"/>
                <w:gridSpan w:val="2"/>
                <w:shd w:val="clear" w:color="auto" w:fill="auto"/>
              </w:tcPr>
            </w:tcPrChange>
          </w:tcPr>
          <w:p w14:paraId="06C30E1C"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46469A9B"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893"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894" w:author="Raphael Malyankar" w:date="2022-11-23T03:57:00Z">
              <w:tcPr>
                <w:tcW w:w="1665" w:type="pct"/>
                <w:gridSpan w:val="4"/>
                <w:shd w:val="clear" w:color="auto" w:fill="auto"/>
              </w:tcPr>
            </w:tcPrChange>
          </w:tcPr>
          <w:p w14:paraId="36E7E847" w14:textId="77777777" w:rsidR="00FF00AD" w:rsidRPr="00240940" w:rsidRDefault="00FF00AD" w:rsidP="00BD7E0B">
            <w:pPr>
              <w:spacing w:before="120" w:after="120" w:line="240" w:lineRule="auto"/>
              <w:rPr>
                <w:rFonts w:cs="Arial"/>
                <w:sz w:val="18"/>
              </w:rPr>
            </w:pPr>
            <w:r>
              <w:rPr>
                <w:rFonts w:cs="Arial"/>
                <w:sz w:val="18"/>
              </w:rPr>
              <w:t>Source Type</w:t>
            </w:r>
          </w:p>
        </w:tc>
        <w:tc>
          <w:tcPr>
            <w:tcW w:w="881" w:type="pct"/>
            <w:gridSpan w:val="3"/>
            <w:shd w:val="clear" w:color="auto" w:fill="auto"/>
            <w:tcPrChange w:id="895" w:author="Raphael Malyankar" w:date="2022-11-23T03:57:00Z">
              <w:tcPr>
                <w:tcW w:w="834" w:type="pct"/>
                <w:gridSpan w:val="3"/>
                <w:shd w:val="clear" w:color="auto" w:fill="auto"/>
              </w:tcPr>
            </w:tcPrChange>
          </w:tcPr>
          <w:p w14:paraId="79C6B153"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896" w:author="Raphael Malyankar" w:date="2022-11-23T03:57:00Z">
              <w:tcPr>
                <w:tcW w:w="1250" w:type="pct"/>
                <w:gridSpan w:val="4"/>
                <w:shd w:val="clear" w:color="auto" w:fill="auto"/>
              </w:tcPr>
            </w:tcPrChange>
          </w:tcPr>
          <w:p w14:paraId="568DAC92" w14:textId="77777777" w:rsidR="00FF00AD" w:rsidRDefault="00FF00AD" w:rsidP="00BD7E0B">
            <w:pPr>
              <w:spacing w:before="120" w:after="120" w:line="240" w:lineRule="auto"/>
              <w:rPr>
                <w:rFonts w:cs="Arial"/>
                <w:sz w:val="18"/>
              </w:rPr>
            </w:pPr>
            <w:r>
              <w:rPr>
                <w:rFonts w:cs="Arial"/>
                <w:sz w:val="18"/>
              </w:rPr>
              <w:t>1 : Law or Regulation</w:t>
            </w:r>
          </w:p>
          <w:p w14:paraId="14223AC7" w14:textId="77777777" w:rsidR="00FF00AD" w:rsidRDefault="00FF00AD" w:rsidP="00BD7E0B">
            <w:pPr>
              <w:spacing w:before="120" w:after="120" w:line="240" w:lineRule="auto"/>
              <w:rPr>
                <w:rFonts w:cs="Arial"/>
                <w:sz w:val="18"/>
              </w:rPr>
            </w:pPr>
            <w:r>
              <w:rPr>
                <w:rFonts w:cs="Arial"/>
                <w:sz w:val="18"/>
              </w:rPr>
              <w:t>2 : Official Publication</w:t>
            </w:r>
          </w:p>
          <w:p w14:paraId="0035A0B0" w14:textId="77777777" w:rsidR="00FF00AD" w:rsidRDefault="00FF00AD" w:rsidP="00BD7E0B">
            <w:pPr>
              <w:spacing w:before="120" w:after="120" w:line="240" w:lineRule="auto"/>
              <w:rPr>
                <w:rFonts w:cs="Arial"/>
                <w:sz w:val="18"/>
              </w:rPr>
            </w:pPr>
            <w:r>
              <w:rPr>
                <w:rFonts w:cs="Arial"/>
                <w:sz w:val="18"/>
              </w:rPr>
              <w:t>7 : Mariner Report, Confirmed</w:t>
            </w:r>
          </w:p>
          <w:p w14:paraId="246242DA" w14:textId="77777777" w:rsidR="00FF00AD" w:rsidRDefault="00FF00AD" w:rsidP="00BD7E0B">
            <w:pPr>
              <w:spacing w:before="120" w:after="120" w:line="240" w:lineRule="auto"/>
              <w:rPr>
                <w:rFonts w:cs="Arial"/>
                <w:sz w:val="18"/>
              </w:rPr>
            </w:pPr>
            <w:r>
              <w:rPr>
                <w:rFonts w:cs="Arial"/>
                <w:sz w:val="18"/>
              </w:rPr>
              <w:t>8 : Mariner Report, Not Confirmed</w:t>
            </w:r>
          </w:p>
          <w:p w14:paraId="68AB608A" w14:textId="77777777" w:rsidR="00FF00AD" w:rsidRDefault="00FF00AD" w:rsidP="00BD7E0B">
            <w:pPr>
              <w:spacing w:before="120" w:after="120" w:line="240" w:lineRule="auto"/>
              <w:rPr>
                <w:rFonts w:cs="Arial"/>
                <w:sz w:val="18"/>
              </w:rPr>
            </w:pPr>
            <w:r>
              <w:rPr>
                <w:rFonts w:cs="Arial"/>
                <w:sz w:val="18"/>
              </w:rPr>
              <w:t>9 : Industry Publications and Reports</w:t>
            </w:r>
          </w:p>
          <w:p w14:paraId="11A370F7" w14:textId="77777777" w:rsidR="00FF00AD" w:rsidRDefault="00FF00AD" w:rsidP="00BD7E0B">
            <w:pPr>
              <w:spacing w:before="120" w:after="120" w:line="240" w:lineRule="auto"/>
              <w:rPr>
                <w:rFonts w:cs="Arial"/>
                <w:sz w:val="18"/>
              </w:rPr>
            </w:pPr>
            <w:r>
              <w:rPr>
                <w:rFonts w:cs="Arial"/>
                <w:sz w:val="18"/>
              </w:rPr>
              <w:t>10 : Remotely Sensed Images</w:t>
            </w:r>
          </w:p>
          <w:p w14:paraId="46317D9C" w14:textId="77777777" w:rsidR="00FF00AD" w:rsidRDefault="00FF00AD" w:rsidP="00BD7E0B">
            <w:pPr>
              <w:spacing w:before="120" w:after="120" w:line="240" w:lineRule="auto"/>
              <w:rPr>
                <w:rFonts w:cs="Arial"/>
                <w:sz w:val="18"/>
              </w:rPr>
            </w:pPr>
            <w:r>
              <w:rPr>
                <w:rFonts w:cs="Arial"/>
                <w:sz w:val="18"/>
              </w:rPr>
              <w:t>11 : Photographs</w:t>
            </w:r>
          </w:p>
          <w:p w14:paraId="73ACA741" w14:textId="77777777" w:rsidR="00FF00AD" w:rsidRDefault="00FF00AD" w:rsidP="00BD7E0B">
            <w:pPr>
              <w:spacing w:before="120" w:after="120" w:line="240" w:lineRule="auto"/>
              <w:rPr>
                <w:rFonts w:cs="Arial"/>
                <w:sz w:val="18"/>
              </w:rPr>
            </w:pPr>
            <w:r>
              <w:rPr>
                <w:rFonts w:cs="Arial"/>
                <w:sz w:val="18"/>
              </w:rPr>
              <w:t>12 : Products Issued by HO Services</w:t>
            </w:r>
          </w:p>
          <w:p w14:paraId="419963CC" w14:textId="77777777" w:rsidR="00FF00AD" w:rsidRDefault="00FF00AD" w:rsidP="00BD7E0B">
            <w:pPr>
              <w:spacing w:before="120" w:after="120" w:line="240" w:lineRule="auto"/>
              <w:rPr>
                <w:rFonts w:cs="Arial"/>
                <w:sz w:val="18"/>
              </w:rPr>
            </w:pPr>
            <w:r>
              <w:rPr>
                <w:rFonts w:cs="Arial"/>
                <w:sz w:val="18"/>
              </w:rPr>
              <w:t>13 : News Media</w:t>
            </w:r>
          </w:p>
          <w:p w14:paraId="34965443" w14:textId="77777777" w:rsidR="00FF00AD" w:rsidRPr="00240940" w:rsidRDefault="00FF00AD" w:rsidP="00BD7E0B">
            <w:pPr>
              <w:spacing w:before="120" w:after="120" w:line="240" w:lineRule="auto"/>
              <w:rPr>
                <w:rFonts w:cs="Arial"/>
                <w:sz w:val="18"/>
              </w:rPr>
            </w:pPr>
            <w:r>
              <w:rPr>
                <w:rFonts w:cs="Arial"/>
                <w:sz w:val="18"/>
              </w:rPr>
              <w:t>14 : Traffic Data</w:t>
            </w:r>
          </w:p>
        </w:tc>
        <w:tc>
          <w:tcPr>
            <w:tcW w:w="433" w:type="pct"/>
            <w:shd w:val="clear" w:color="auto" w:fill="auto"/>
            <w:tcPrChange w:id="897" w:author="Raphael Malyankar" w:date="2022-11-23T03:57:00Z">
              <w:tcPr>
                <w:tcW w:w="417" w:type="pct"/>
                <w:shd w:val="clear" w:color="auto" w:fill="auto"/>
              </w:tcPr>
            </w:tcPrChange>
          </w:tcPr>
          <w:p w14:paraId="062B6F4D" w14:textId="77777777" w:rsidR="00FF00AD" w:rsidRPr="00240940" w:rsidRDefault="00FF00AD" w:rsidP="00BD7E0B">
            <w:pPr>
              <w:spacing w:before="120" w:after="120" w:line="240" w:lineRule="auto"/>
              <w:rPr>
                <w:rFonts w:cs="Arial"/>
                <w:sz w:val="18"/>
              </w:rPr>
            </w:pPr>
            <w:r>
              <w:rPr>
                <w:rFonts w:cs="Arial"/>
                <w:sz w:val="18"/>
              </w:rPr>
              <w:t>EN</w:t>
            </w:r>
          </w:p>
        </w:tc>
        <w:tc>
          <w:tcPr>
            <w:tcW w:w="710" w:type="pct"/>
            <w:gridSpan w:val="2"/>
            <w:shd w:val="clear" w:color="auto" w:fill="auto"/>
            <w:tcPrChange w:id="898" w:author="Raphael Malyankar" w:date="2022-11-23T03:57:00Z">
              <w:tcPr>
                <w:tcW w:w="834" w:type="pct"/>
                <w:gridSpan w:val="2"/>
                <w:shd w:val="clear" w:color="auto" w:fill="auto"/>
              </w:tcPr>
            </w:tcPrChange>
          </w:tcPr>
          <w:p w14:paraId="4B599219"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4727D898"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899"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900" w:author="Raphael Malyankar" w:date="2022-11-23T03:57:00Z">
              <w:tcPr>
                <w:tcW w:w="1665" w:type="pct"/>
                <w:gridSpan w:val="4"/>
                <w:shd w:val="clear" w:color="auto" w:fill="auto"/>
              </w:tcPr>
            </w:tcPrChange>
          </w:tcPr>
          <w:p w14:paraId="1DA5F7C4" w14:textId="77777777" w:rsidR="00FF00AD" w:rsidRPr="00240940" w:rsidRDefault="00FF00AD" w:rsidP="00BD7E0B">
            <w:pPr>
              <w:spacing w:before="120" w:after="120" w:line="240" w:lineRule="auto"/>
              <w:rPr>
                <w:rFonts w:cs="Arial"/>
                <w:sz w:val="18"/>
              </w:rPr>
            </w:pPr>
            <w:r>
              <w:rPr>
                <w:rFonts w:cs="Arial"/>
                <w:sz w:val="18"/>
              </w:rPr>
              <w:t>Reported Date</w:t>
            </w:r>
          </w:p>
        </w:tc>
        <w:tc>
          <w:tcPr>
            <w:tcW w:w="881" w:type="pct"/>
            <w:gridSpan w:val="3"/>
            <w:shd w:val="clear" w:color="auto" w:fill="auto"/>
            <w:tcPrChange w:id="901" w:author="Raphael Malyankar" w:date="2022-11-23T03:57:00Z">
              <w:tcPr>
                <w:tcW w:w="834" w:type="pct"/>
                <w:gridSpan w:val="3"/>
                <w:shd w:val="clear" w:color="auto" w:fill="auto"/>
              </w:tcPr>
            </w:tcPrChange>
          </w:tcPr>
          <w:p w14:paraId="031ECA50" w14:textId="77777777" w:rsidR="00FF00AD" w:rsidRPr="00240940" w:rsidRDefault="00FF00AD" w:rsidP="00BD7E0B">
            <w:pPr>
              <w:spacing w:before="120" w:after="120" w:line="240" w:lineRule="auto"/>
              <w:rPr>
                <w:rFonts w:cs="Arial"/>
                <w:sz w:val="18"/>
              </w:rPr>
            </w:pPr>
            <w:r>
              <w:rPr>
                <w:rFonts w:cs="Arial"/>
                <w:sz w:val="18"/>
              </w:rPr>
              <w:t>(SORDAT)</w:t>
            </w:r>
          </w:p>
        </w:tc>
        <w:tc>
          <w:tcPr>
            <w:tcW w:w="1317" w:type="pct"/>
            <w:gridSpan w:val="4"/>
            <w:shd w:val="clear" w:color="auto" w:fill="auto"/>
            <w:tcPrChange w:id="902" w:author="Raphael Malyankar" w:date="2022-11-23T03:57:00Z">
              <w:tcPr>
                <w:tcW w:w="1250" w:type="pct"/>
                <w:gridSpan w:val="4"/>
                <w:shd w:val="clear" w:color="auto" w:fill="auto"/>
              </w:tcPr>
            </w:tcPrChange>
          </w:tcPr>
          <w:p w14:paraId="4F4403B4" w14:textId="77777777" w:rsidR="00FF00AD" w:rsidRPr="00240940" w:rsidRDefault="00FF00AD" w:rsidP="00BD7E0B">
            <w:pPr>
              <w:spacing w:before="120" w:after="120" w:line="240" w:lineRule="auto"/>
              <w:rPr>
                <w:rFonts w:cs="Arial"/>
                <w:sz w:val="18"/>
              </w:rPr>
            </w:pPr>
          </w:p>
        </w:tc>
        <w:tc>
          <w:tcPr>
            <w:tcW w:w="433" w:type="pct"/>
            <w:shd w:val="clear" w:color="auto" w:fill="auto"/>
            <w:tcPrChange w:id="903" w:author="Raphael Malyankar" w:date="2022-11-23T03:57:00Z">
              <w:tcPr>
                <w:tcW w:w="417" w:type="pct"/>
                <w:shd w:val="clear" w:color="auto" w:fill="auto"/>
              </w:tcPr>
            </w:tcPrChange>
          </w:tcPr>
          <w:p w14:paraId="7F4EE369" w14:textId="77777777" w:rsidR="00FF00AD" w:rsidRPr="00240940" w:rsidRDefault="00FF00AD" w:rsidP="00BD7E0B">
            <w:pPr>
              <w:spacing w:before="120" w:after="120" w:line="240" w:lineRule="auto"/>
              <w:rPr>
                <w:rFonts w:cs="Arial"/>
                <w:sz w:val="18"/>
              </w:rPr>
            </w:pPr>
            <w:r>
              <w:rPr>
                <w:rFonts w:cs="Arial"/>
                <w:sz w:val="18"/>
              </w:rPr>
              <w:t>TD</w:t>
            </w:r>
          </w:p>
        </w:tc>
        <w:tc>
          <w:tcPr>
            <w:tcW w:w="710" w:type="pct"/>
            <w:gridSpan w:val="2"/>
            <w:shd w:val="clear" w:color="auto" w:fill="auto"/>
            <w:tcPrChange w:id="904" w:author="Raphael Malyankar" w:date="2022-11-23T03:57:00Z">
              <w:tcPr>
                <w:tcW w:w="834" w:type="pct"/>
                <w:gridSpan w:val="2"/>
                <w:shd w:val="clear" w:color="auto" w:fill="auto"/>
              </w:tcPr>
            </w:tcPrChange>
          </w:tcPr>
          <w:p w14:paraId="10772DE1"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78C10BA0"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905"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906" w:author="Raphael Malyankar" w:date="2022-11-23T03:57:00Z">
              <w:tcPr>
                <w:tcW w:w="1665" w:type="pct"/>
                <w:gridSpan w:val="4"/>
                <w:shd w:val="clear" w:color="auto" w:fill="auto"/>
              </w:tcPr>
            </w:tcPrChange>
          </w:tcPr>
          <w:p w14:paraId="5EAD2079" w14:textId="77777777" w:rsidR="00FF00AD" w:rsidRPr="00240940" w:rsidRDefault="00FF00AD" w:rsidP="00BD7E0B">
            <w:pPr>
              <w:spacing w:before="120" w:after="120" w:line="240" w:lineRule="auto"/>
              <w:rPr>
                <w:rFonts w:cs="Arial"/>
                <w:sz w:val="18"/>
              </w:rPr>
            </w:pPr>
            <w:r>
              <w:rPr>
                <w:rFonts w:cs="Arial"/>
                <w:sz w:val="18"/>
              </w:rPr>
              <w:t>Text Content</w:t>
            </w:r>
          </w:p>
        </w:tc>
        <w:tc>
          <w:tcPr>
            <w:tcW w:w="881" w:type="pct"/>
            <w:gridSpan w:val="3"/>
            <w:shd w:val="clear" w:color="auto" w:fill="auto"/>
            <w:tcPrChange w:id="907" w:author="Raphael Malyankar" w:date="2022-11-23T03:57:00Z">
              <w:tcPr>
                <w:tcW w:w="834" w:type="pct"/>
                <w:gridSpan w:val="3"/>
                <w:shd w:val="clear" w:color="auto" w:fill="auto"/>
              </w:tcPr>
            </w:tcPrChange>
          </w:tcPr>
          <w:p w14:paraId="32C3B952"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908" w:author="Raphael Malyankar" w:date="2022-11-23T03:57:00Z">
              <w:tcPr>
                <w:tcW w:w="1250" w:type="pct"/>
                <w:gridSpan w:val="4"/>
                <w:shd w:val="clear" w:color="auto" w:fill="auto"/>
              </w:tcPr>
            </w:tcPrChange>
          </w:tcPr>
          <w:p w14:paraId="19A93FD4" w14:textId="77777777" w:rsidR="00FF00AD" w:rsidRPr="00240940" w:rsidRDefault="00FF00AD" w:rsidP="00BD7E0B">
            <w:pPr>
              <w:spacing w:before="120" w:after="120" w:line="240" w:lineRule="auto"/>
              <w:rPr>
                <w:rFonts w:cs="Arial"/>
                <w:sz w:val="18"/>
              </w:rPr>
            </w:pPr>
          </w:p>
        </w:tc>
        <w:tc>
          <w:tcPr>
            <w:tcW w:w="433" w:type="pct"/>
            <w:shd w:val="clear" w:color="auto" w:fill="auto"/>
            <w:tcPrChange w:id="909" w:author="Raphael Malyankar" w:date="2022-11-23T03:57:00Z">
              <w:tcPr>
                <w:tcW w:w="417" w:type="pct"/>
                <w:shd w:val="clear" w:color="auto" w:fill="auto"/>
              </w:tcPr>
            </w:tcPrChange>
          </w:tcPr>
          <w:p w14:paraId="0D0274F8" w14:textId="77777777" w:rsidR="00FF00AD" w:rsidRPr="00240940" w:rsidRDefault="00FF00AD" w:rsidP="00BD7E0B">
            <w:pPr>
              <w:spacing w:before="120" w:after="120" w:line="240" w:lineRule="auto"/>
              <w:rPr>
                <w:rFonts w:cs="Arial"/>
                <w:sz w:val="18"/>
              </w:rPr>
            </w:pPr>
            <w:r>
              <w:rPr>
                <w:rFonts w:cs="Arial"/>
                <w:sz w:val="18"/>
              </w:rPr>
              <w:t>C</w:t>
            </w:r>
          </w:p>
        </w:tc>
        <w:tc>
          <w:tcPr>
            <w:tcW w:w="710" w:type="pct"/>
            <w:gridSpan w:val="2"/>
            <w:shd w:val="clear" w:color="auto" w:fill="auto"/>
            <w:tcPrChange w:id="910" w:author="Raphael Malyankar" w:date="2022-11-23T03:57:00Z">
              <w:tcPr>
                <w:tcW w:w="834" w:type="pct"/>
                <w:gridSpan w:val="2"/>
                <w:shd w:val="clear" w:color="auto" w:fill="auto"/>
              </w:tcPr>
            </w:tcPrChange>
          </w:tcPr>
          <w:p w14:paraId="324E167A" w14:textId="1C6C1B84" w:rsidR="00FF00AD" w:rsidRPr="00240940" w:rsidRDefault="00FF00AD" w:rsidP="00BD7E0B">
            <w:pPr>
              <w:spacing w:before="120" w:after="120" w:line="240" w:lineRule="auto"/>
              <w:rPr>
                <w:rFonts w:cs="Arial"/>
                <w:sz w:val="18"/>
              </w:rPr>
            </w:pPr>
            <w:r>
              <w:rPr>
                <w:rFonts w:cs="Arial"/>
                <w:sz w:val="18"/>
              </w:rPr>
              <w:t xml:space="preserve">0, </w:t>
            </w:r>
            <w:del w:id="911" w:author="Raphael Malyankar" w:date="2022-10-30T21:48:00Z">
              <w:r w:rsidDel="00F53BCA">
                <w:rPr>
                  <w:rFonts w:cs="Arial"/>
                  <w:sz w:val="18"/>
                </w:rPr>
                <w:delText>1</w:delText>
              </w:r>
            </w:del>
            <w:ins w:id="912" w:author="Raphael Malyankar" w:date="2022-10-30T21:48:00Z">
              <w:r w:rsidR="00F53BCA">
                <w:rPr>
                  <w:rFonts w:cs="Arial"/>
                  <w:sz w:val="18"/>
                </w:rPr>
                <w:t>*</w:t>
              </w:r>
            </w:ins>
          </w:p>
        </w:tc>
      </w:tr>
      <w:tr w:rsidR="00FF00AD" w:rsidRPr="00240940" w14:paraId="7503A08B"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913"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914" w:author="Raphael Malyankar" w:date="2022-11-23T03:57:00Z">
              <w:tcPr>
                <w:tcW w:w="1665" w:type="pct"/>
                <w:gridSpan w:val="4"/>
                <w:shd w:val="clear" w:color="auto" w:fill="auto"/>
              </w:tcPr>
            </w:tcPrChange>
          </w:tcPr>
          <w:p w14:paraId="20E7FA01" w14:textId="77777777" w:rsidR="00FF00AD" w:rsidRPr="00240940" w:rsidRDefault="00FF00AD" w:rsidP="00BD7E0B">
            <w:pPr>
              <w:spacing w:before="120" w:after="120" w:line="240" w:lineRule="auto"/>
              <w:rPr>
                <w:rFonts w:cs="Arial"/>
                <w:sz w:val="18"/>
              </w:rPr>
            </w:pPr>
            <w:r>
              <w:rPr>
                <w:rFonts w:cs="Arial"/>
                <w:sz w:val="18"/>
              </w:rPr>
              <w:t xml:space="preserve">   Category of text</w:t>
            </w:r>
          </w:p>
        </w:tc>
        <w:tc>
          <w:tcPr>
            <w:tcW w:w="881" w:type="pct"/>
            <w:gridSpan w:val="3"/>
            <w:shd w:val="clear" w:color="auto" w:fill="auto"/>
            <w:tcPrChange w:id="915" w:author="Raphael Malyankar" w:date="2022-11-23T03:57:00Z">
              <w:tcPr>
                <w:tcW w:w="834" w:type="pct"/>
                <w:gridSpan w:val="3"/>
                <w:shd w:val="clear" w:color="auto" w:fill="auto"/>
              </w:tcPr>
            </w:tcPrChange>
          </w:tcPr>
          <w:p w14:paraId="7E6EBC05"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916" w:author="Raphael Malyankar" w:date="2022-11-23T03:57:00Z">
              <w:tcPr>
                <w:tcW w:w="1250" w:type="pct"/>
                <w:gridSpan w:val="4"/>
                <w:shd w:val="clear" w:color="auto" w:fill="auto"/>
              </w:tcPr>
            </w:tcPrChange>
          </w:tcPr>
          <w:p w14:paraId="79300CD7" w14:textId="77777777" w:rsidR="00FF00AD" w:rsidRDefault="00FF00AD" w:rsidP="00BD7E0B">
            <w:pPr>
              <w:spacing w:before="120" w:after="120" w:line="240" w:lineRule="auto"/>
              <w:rPr>
                <w:rFonts w:cs="Arial"/>
                <w:sz w:val="18"/>
              </w:rPr>
            </w:pPr>
            <w:r>
              <w:rPr>
                <w:rFonts w:cs="Arial"/>
                <w:sz w:val="18"/>
              </w:rPr>
              <w:t>1 : Abstract or Summary</w:t>
            </w:r>
          </w:p>
          <w:p w14:paraId="43698C37" w14:textId="77777777" w:rsidR="00FF00AD" w:rsidRDefault="00FF00AD" w:rsidP="00BD7E0B">
            <w:pPr>
              <w:spacing w:before="120" w:after="120" w:line="240" w:lineRule="auto"/>
              <w:rPr>
                <w:rFonts w:cs="Arial"/>
                <w:sz w:val="18"/>
              </w:rPr>
            </w:pPr>
            <w:r>
              <w:rPr>
                <w:rFonts w:cs="Arial"/>
                <w:sz w:val="18"/>
              </w:rPr>
              <w:t>2 : Extract</w:t>
            </w:r>
          </w:p>
          <w:p w14:paraId="4334FA6A" w14:textId="77777777" w:rsidR="00FF00AD" w:rsidRPr="00240940" w:rsidRDefault="00FF00AD" w:rsidP="00BD7E0B">
            <w:pPr>
              <w:spacing w:before="120" w:after="120" w:line="240" w:lineRule="auto"/>
              <w:rPr>
                <w:rFonts w:cs="Arial"/>
                <w:sz w:val="18"/>
              </w:rPr>
            </w:pPr>
            <w:r>
              <w:rPr>
                <w:rFonts w:cs="Arial"/>
                <w:sz w:val="18"/>
              </w:rPr>
              <w:t>3 : Full Text</w:t>
            </w:r>
          </w:p>
        </w:tc>
        <w:tc>
          <w:tcPr>
            <w:tcW w:w="433" w:type="pct"/>
            <w:shd w:val="clear" w:color="auto" w:fill="auto"/>
            <w:tcPrChange w:id="917" w:author="Raphael Malyankar" w:date="2022-11-23T03:57:00Z">
              <w:tcPr>
                <w:tcW w:w="417" w:type="pct"/>
                <w:shd w:val="clear" w:color="auto" w:fill="auto"/>
              </w:tcPr>
            </w:tcPrChange>
          </w:tcPr>
          <w:p w14:paraId="62778594" w14:textId="77777777" w:rsidR="00FF00AD" w:rsidRPr="00240940" w:rsidRDefault="00FF00AD" w:rsidP="00BD7E0B">
            <w:pPr>
              <w:spacing w:before="120" w:after="120" w:line="240" w:lineRule="auto"/>
              <w:rPr>
                <w:rFonts w:cs="Arial"/>
                <w:sz w:val="18"/>
              </w:rPr>
            </w:pPr>
            <w:r>
              <w:rPr>
                <w:rFonts w:cs="Arial"/>
                <w:sz w:val="18"/>
              </w:rPr>
              <w:t>(S) EN</w:t>
            </w:r>
          </w:p>
        </w:tc>
        <w:tc>
          <w:tcPr>
            <w:tcW w:w="710" w:type="pct"/>
            <w:gridSpan w:val="2"/>
            <w:shd w:val="clear" w:color="auto" w:fill="auto"/>
            <w:tcPrChange w:id="918" w:author="Raphael Malyankar" w:date="2022-11-23T03:57:00Z">
              <w:tcPr>
                <w:tcW w:w="834" w:type="pct"/>
                <w:gridSpan w:val="2"/>
                <w:shd w:val="clear" w:color="auto" w:fill="auto"/>
              </w:tcPr>
            </w:tcPrChange>
          </w:tcPr>
          <w:p w14:paraId="1E4C6D23"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6373336B"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919"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920" w:author="Raphael Malyankar" w:date="2022-11-23T03:57:00Z">
              <w:tcPr>
                <w:tcW w:w="1665" w:type="pct"/>
                <w:gridSpan w:val="4"/>
                <w:shd w:val="clear" w:color="auto" w:fill="auto"/>
              </w:tcPr>
            </w:tcPrChange>
          </w:tcPr>
          <w:p w14:paraId="2732E39E" w14:textId="77777777" w:rsidR="00FF00AD" w:rsidRPr="00240940" w:rsidRDefault="00FF00AD" w:rsidP="00BD7E0B">
            <w:pPr>
              <w:spacing w:before="120" w:after="120" w:line="240" w:lineRule="auto"/>
              <w:rPr>
                <w:rFonts w:cs="Arial"/>
                <w:sz w:val="18"/>
              </w:rPr>
            </w:pPr>
            <w:r>
              <w:rPr>
                <w:rFonts w:cs="Arial"/>
                <w:sz w:val="18"/>
              </w:rPr>
              <w:t xml:space="preserve">   Information</w:t>
            </w:r>
          </w:p>
        </w:tc>
        <w:tc>
          <w:tcPr>
            <w:tcW w:w="881" w:type="pct"/>
            <w:gridSpan w:val="3"/>
            <w:shd w:val="clear" w:color="auto" w:fill="auto"/>
            <w:tcPrChange w:id="921" w:author="Raphael Malyankar" w:date="2022-11-23T03:57:00Z">
              <w:tcPr>
                <w:tcW w:w="834" w:type="pct"/>
                <w:gridSpan w:val="3"/>
                <w:shd w:val="clear" w:color="auto" w:fill="auto"/>
              </w:tcPr>
            </w:tcPrChange>
          </w:tcPr>
          <w:p w14:paraId="6652E642"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922" w:author="Raphael Malyankar" w:date="2022-11-23T03:57:00Z">
              <w:tcPr>
                <w:tcW w:w="1250" w:type="pct"/>
                <w:gridSpan w:val="4"/>
                <w:shd w:val="clear" w:color="auto" w:fill="auto"/>
              </w:tcPr>
            </w:tcPrChange>
          </w:tcPr>
          <w:p w14:paraId="15586538" w14:textId="77777777" w:rsidR="00FF00AD" w:rsidRPr="00240940" w:rsidRDefault="00FF00AD" w:rsidP="00BD7E0B">
            <w:pPr>
              <w:spacing w:before="120" w:after="120" w:line="240" w:lineRule="auto"/>
              <w:rPr>
                <w:rFonts w:cs="Arial"/>
                <w:sz w:val="18"/>
              </w:rPr>
            </w:pPr>
          </w:p>
        </w:tc>
        <w:tc>
          <w:tcPr>
            <w:tcW w:w="433" w:type="pct"/>
            <w:shd w:val="clear" w:color="auto" w:fill="auto"/>
            <w:tcPrChange w:id="923" w:author="Raphael Malyankar" w:date="2022-11-23T03:57:00Z">
              <w:tcPr>
                <w:tcW w:w="417" w:type="pct"/>
                <w:shd w:val="clear" w:color="auto" w:fill="auto"/>
              </w:tcPr>
            </w:tcPrChange>
          </w:tcPr>
          <w:p w14:paraId="7B2FD6C1" w14:textId="77777777" w:rsidR="00FF00AD" w:rsidRPr="00240940" w:rsidRDefault="00FF00AD" w:rsidP="00BD7E0B">
            <w:pPr>
              <w:spacing w:before="120" w:after="120" w:line="240" w:lineRule="auto"/>
              <w:rPr>
                <w:rFonts w:cs="Arial"/>
                <w:sz w:val="18"/>
              </w:rPr>
            </w:pPr>
            <w:r>
              <w:rPr>
                <w:rFonts w:cs="Arial"/>
                <w:sz w:val="18"/>
              </w:rPr>
              <w:t>(S) C</w:t>
            </w:r>
          </w:p>
        </w:tc>
        <w:tc>
          <w:tcPr>
            <w:tcW w:w="710" w:type="pct"/>
            <w:gridSpan w:val="2"/>
            <w:shd w:val="clear" w:color="auto" w:fill="auto"/>
            <w:tcPrChange w:id="924" w:author="Raphael Malyankar" w:date="2022-11-23T03:57:00Z">
              <w:tcPr>
                <w:tcW w:w="834" w:type="pct"/>
                <w:gridSpan w:val="2"/>
                <w:shd w:val="clear" w:color="auto" w:fill="auto"/>
              </w:tcPr>
            </w:tcPrChange>
          </w:tcPr>
          <w:p w14:paraId="754E99E7" w14:textId="77777777" w:rsidR="00FF00AD" w:rsidRPr="00240940" w:rsidRDefault="00FF00AD" w:rsidP="00BD7E0B">
            <w:pPr>
              <w:spacing w:before="120" w:after="120" w:line="240" w:lineRule="auto"/>
              <w:rPr>
                <w:rFonts w:cs="Arial"/>
                <w:sz w:val="18"/>
              </w:rPr>
            </w:pPr>
            <w:r>
              <w:rPr>
                <w:rFonts w:cs="Arial"/>
                <w:sz w:val="18"/>
              </w:rPr>
              <w:t>0, *</w:t>
            </w:r>
          </w:p>
        </w:tc>
      </w:tr>
      <w:tr w:rsidR="00FF00AD" w:rsidRPr="00240940" w14:paraId="61B6E3B0"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925"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926" w:author="Raphael Malyankar" w:date="2022-11-23T03:57:00Z">
              <w:tcPr>
                <w:tcW w:w="1665" w:type="pct"/>
                <w:gridSpan w:val="4"/>
                <w:shd w:val="clear" w:color="auto" w:fill="auto"/>
              </w:tcPr>
            </w:tcPrChange>
          </w:tcPr>
          <w:p w14:paraId="55887D7D" w14:textId="77777777" w:rsidR="00FF00AD" w:rsidRPr="00240940" w:rsidRDefault="00FF00AD" w:rsidP="00BD7E0B">
            <w:pPr>
              <w:spacing w:before="120" w:after="120" w:line="240" w:lineRule="auto"/>
              <w:rPr>
                <w:rFonts w:cs="Arial"/>
                <w:sz w:val="18"/>
              </w:rPr>
            </w:pPr>
            <w:r>
              <w:rPr>
                <w:rFonts w:cs="Arial"/>
                <w:sz w:val="18"/>
              </w:rPr>
              <w:t xml:space="preserve">      File Locator</w:t>
            </w:r>
          </w:p>
        </w:tc>
        <w:tc>
          <w:tcPr>
            <w:tcW w:w="881" w:type="pct"/>
            <w:gridSpan w:val="3"/>
            <w:shd w:val="clear" w:color="auto" w:fill="auto"/>
            <w:tcPrChange w:id="927" w:author="Raphael Malyankar" w:date="2022-11-23T03:57:00Z">
              <w:tcPr>
                <w:tcW w:w="834" w:type="pct"/>
                <w:gridSpan w:val="3"/>
                <w:shd w:val="clear" w:color="auto" w:fill="auto"/>
              </w:tcPr>
            </w:tcPrChange>
          </w:tcPr>
          <w:p w14:paraId="70431AA5"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928" w:author="Raphael Malyankar" w:date="2022-11-23T03:57:00Z">
              <w:tcPr>
                <w:tcW w:w="1250" w:type="pct"/>
                <w:gridSpan w:val="4"/>
                <w:shd w:val="clear" w:color="auto" w:fill="auto"/>
              </w:tcPr>
            </w:tcPrChange>
          </w:tcPr>
          <w:p w14:paraId="59621DE8" w14:textId="77777777" w:rsidR="00FF00AD" w:rsidRPr="00240940" w:rsidRDefault="00FF00AD" w:rsidP="00BD7E0B">
            <w:pPr>
              <w:spacing w:before="120" w:after="120" w:line="240" w:lineRule="auto"/>
              <w:rPr>
                <w:rFonts w:cs="Arial"/>
                <w:sz w:val="18"/>
              </w:rPr>
            </w:pPr>
          </w:p>
        </w:tc>
        <w:tc>
          <w:tcPr>
            <w:tcW w:w="433" w:type="pct"/>
            <w:shd w:val="clear" w:color="auto" w:fill="auto"/>
            <w:tcPrChange w:id="929" w:author="Raphael Malyankar" w:date="2022-11-23T03:57:00Z">
              <w:tcPr>
                <w:tcW w:w="417" w:type="pct"/>
                <w:shd w:val="clear" w:color="auto" w:fill="auto"/>
              </w:tcPr>
            </w:tcPrChange>
          </w:tcPr>
          <w:p w14:paraId="242231C3" w14:textId="77777777" w:rsidR="00FF00AD" w:rsidRPr="00240940" w:rsidRDefault="00FF00AD" w:rsidP="00BD7E0B">
            <w:pPr>
              <w:spacing w:before="120" w:after="120" w:line="240" w:lineRule="auto"/>
              <w:rPr>
                <w:rFonts w:cs="Arial"/>
                <w:sz w:val="18"/>
              </w:rPr>
            </w:pPr>
            <w:r>
              <w:rPr>
                <w:rFonts w:cs="Arial"/>
                <w:sz w:val="18"/>
              </w:rPr>
              <w:t>(S) TE</w:t>
            </w:r>
          </w:p>
        </w:tc>
        <w:tc>
          <w:tcPr>
            <w:tcW w:w="710" w:type="pct"/>
            <w:gridSpan w:val="2"/>
            <w:shd w:val="clear" w:color="auto" w:fill="auto"/>
            <w:tcPrChange w:id="930" w:author="Raphael Malyankar" w:date="2022-11-23T03:57:00Z">
              <w:tcPr>
                <w:tcW w:w="834" w:type="pct"/>
                <w:gridSpan w:val="2"/>
                <w:shd w:val="clear" w:color="auto" w:fill="auto"/>
              </w:tcPr>
            </w:tcPrChange>
          </w:tcPr>
          <w:p w14:paraId="4EDBCF92"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56D5FE36"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931"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932" w:author="Raphael Malyankar" w:date="2022-11-23T03:57:00Z">
              <w:tcPr>
                <w:tcW w:w="1665" w:type="pct"/>
                <w:gridSpan w:val="4"/>
                <w:shd w:val="clear" w:color="auto" w:fill="auto"/>
              </w:tcPr>
            </w:tcPrChange>
          </w:tcPr>
          <w:p w14:paraId="4049B400" w14:textId="77777777" w:rsidR="00FF00AD" w:rsidRPr="00240940" w:rsidRDefault="00FF00AD" w:rsidP="00BD7E0B">
            <w:pPr>
              <w:spacing w:before="120" w:after="120" w:line="240" w:lineRule="auto"/>
              <w:rPr>
                <w:rFonts w:cs="Arial"/>
                <w:sz w:val="18"/>
              </w:rPr>
            </w:pPr>
            <w:r>
              <w:rPr>
                <w:rFonts w:cs="Arial"/>
                <w:sz w:val="18"/>
              </w:rPr>
              <w:t xml:space="preserve">      File Reference</w:t>
            </w:r>
          </w:p>
        </w:tc>
        <w:tc>
          <w:tcPr>
            <w:tcW w:w="881" w:type="pct"/>
            <w:gridSpan w:val="3"/>
            <w:shd w:val="clear" w:color="auto" w:fill="auto"/>
            <w:tcPrChange w:id="933" w:author="Raphael Malyankar" w:date="2022-11-23T03:57:00Z">
              <w:tcPr>
                <w:tcW w:w="834" w:type="pct"/>
                <w:gridSpan w:val="3"/>
                <w:shd w:val="clear" w:color="auto" w:fill="auto"/>
              </w:tcPr>
            </w:tcPrChange>
          </w:tcPr>
          <w:p w14:paraId="668B2E67" w14:textId="77777777" w:rsidR="00FF00AD" w:rsidRPr="00240940" w:rsidRDefault="00FF00AD" w:rsidP="00BD7E0B">
            <w:pPr>
              <w:spacing w:before="120" w:after="120" w:line="240" w:lineRule="auto"/>
              <w:rPr>
                <w:rFonts w:cs="Arial"/>
                <w:sz w:val="18"/>
              </w:rPr>
            </w:pPr>
            <w:r>
              <w:rPr>
                <w:rFonts w:cs="Arial"/>
                <w:sz w:val="18"/>
              </w:rPr>
              <w:t>(TXTDSC)</w:t>
            </w:r>
          </w:p>
        </w:tc>
        <w:tc>
          <w:tcPr>
            <w:tcW w:w="1317" w:type="pct"/>
            <w:gridSpan w:val="4"/>
            <w:shd w:val="clear" w:color="auto" w:fill="auto"/>
            <w:tcPrChange w:id="934" w:author="Raphael Malyankar" w:date="2022-11-23T03:57:00Z">
              <w:tcPr>
                <w:tcW w:w="1250" w:type="pct"/>
                <w:gridSpan w:val="4"/>
                <w:shd w:val="clear" w:color="auto" w:fill="auto"/>
              </w:tcPr>
            </w:tcPrChange>
          </w:tcPr>
          <w:p w14:paraId="04800D6C" w14:textId="77777777" w:rsidR="00FF00AD" w:rsidRPr="00240940" w:rsidRDefault="00FF00AD" w:rsidP="00BD7E0B">
            <w:pPr>
              <w:spacing w:before="120" w:after="120" w:line="240" w:lineRule="auto"/>
              <w:rPr>
                <w:rFonts w:cs="Arial"/>
                <w:sz w:val="18"/>
              </w:rPr>
            </w:pPr>
          </w:p>
        </w:tc>
        <w:tc>
          <w:tcPr>
            <w:tcW w:w="433" w:type="pct"/>
            <w:shd w:val="clear" w:color="auto" w:fill="auto"/>
            <w:tcPrChange w:id="935" w:author="Raphael Malyankar" w:date="2022-11-23T03:57:00Z">
              <w:tcPr>
                <w:tcW w:w="417" w:type="pct"/>
                <w:shd w:val="clear" w:color="auto" w:fill="auto"/>
              </w:tcPr>
            </w:tcPrChange>
          </w:tcPr>
          <w:p w14:paraId="3F8FA035" w14:textId="77777777" w:rsidR="00FF00AD" w:rsidRPr="00240940" w:rsidRDefault="00FF00AD" w:rsidP="00BD7E0B">
            <w:pPr>
              <w:spacing w:before="120" w:after="120" w:line="240" w:lineRule="auto"/>
              <w:rPr>
                <w:rFonts w:cs="Arial"/>
                <w:sz w:val="18"/>
              </w:rPr>
            </w:pPr>
            <w:r>
              <w:rPr>
                <w:rFonts w:cs="Arial"/>
                <w:sz w:val="18"/>
              </w:rPr>
              <w:t>(S) TE</w:t>
            </w:r>
          </w:p>
        </w:tc>
        <w:tc>
          <w:tcPr>
            <w:tcW w:w="710" w:type="pct"/>
            <w:gridSpan w:val="2"/>
            <w:shd w:val="clear" w:color="auto" w:fill="auto"/>
            <w:tcPrChange w:id="936" w:author="Raphael Malyankar" w:date="2022-11-23T03:57:00Z">
              <w:tcPr>
                <w:tcW w:w="834" w:type="pct"/>
                <w:gridSpan w:val="2"/>
                <w:shd w:val="clear" w:color="auto" w:fill="auto"/>
              </w:tcPr>
            </w:tcPrChange>
          </w:tcPr>
          <w:p w14:paraId="0401DF09"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74C91DC1"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937"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938" w:author="Raphael Malyankar" w:date="2022-11-23T03:57:00Z">
              <w:tcPr>
                <w:tcW w:w="1665" w:type="pct"/>
                <w:gridSpan w:val="4"/>
                <w:shd w:val="clear" w:color="auto" w:fill="auto"/>
              </w:tcPr>
            </w:tcPrChange>
          </w:tcPr>
          <w:p w14:paraId="6A864252" w14:textId="77777777" w:rsidR="00FF00AD" w:rsidRPr="00240940" w:rsidRDefault="00FF00AD" w:rsidP="00BD7E0B">
            <w:pPr>
              <w:spacing w:before="120" w:after="120" w:line="240" w:lineRule="auto"/>
              <w:rPr>
                <w:rFonts w:cs="Arial"/>
                <w:sz w:val="18"/>
              </w:rPr>
            </w:pPr>
            <w:r>
              <w:rPr>
                <w:rFonts w:cs="Arial"/>
                <w:sz w:val="18"/>
              </w:rPr>
              <w:t xml:space="preserve">      Headline</w:t>
            </w:r>
          </w:p>
        </w:tc>
        <w:tc>
          <w:tcPr>
            <w:tcW w:w="881" w:type="pct"/>
            <w:gridSpan w:val="3"/>
            <w:shd w:val="clear" w:color="auto" w:fill="auto"/>
            <w:tcPrChange w:id="939" w:author="Raphael Malyankar" w:date="2022-11-23T03:57:00Z">
              <w:tcPr>
                <w:tcW w:w="834" w:type="pct"/>
                <w:gridSpan w:val="3"/>
                <w:shd w:val="clear" w:color="auto" w:fill="auto"/>
              </w:tcPr>
            </w:tcPrChange>
          </w:tcPr>
          <w:p w14:paraId="3BAB226D"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940" w:author="Raphael Malyankar" w:date="2022-11-23T03:57:00Z">
              <w:tcPr>
                <w:tcW w:w="1250" w:type="pct"/>
                <w:gridSpan w:val="4"/>
                <w:shd w:val="clear" w:color="auto" w:fill="auto"/>
              </w:tcPr>
            </w:tcPrChange>
          </w:tcPr>
          <w:p w14:paraId="2F5472E2" w14:textId="77777777" w:rsidR="00FF00AD" w:rsidRPr="00240940" w:rsidRDefault="00FF00AD" w:rsidP="00BD7E0B">
            <w:pPr>
              <w:spacing w:before="120" w:after="120" w:line="240" w:lineRule="auto"/>
              <w:rPr>
                <w:rFonts w:cs="Arial"/>
                <w:sz w:val="18"/>
              </w:rPr>
            </w:pPr>
          </w:p>
        </w:tc>
        <w:tc>
          <w:tcPr>
            <w:tcW w:w="433" w:type="pct"/>
            <w:shd w:val="clear" w:color="auto" w:fill="auto"/>
            <w:tcPrChange w:id="941" w:author="Raphael Malyankar" w:date="2022-11-23T03:57:00Z">
              <w:tcPr>
                <w:tcW w:w="417" w:type="pct"/>
                <w:shd w:val="clear" w:color="auto" w:fill="auto"/>
              </w:tcPr>
            </w:tcPrChange>
          </w:tcPr>
          <w:p w14:paraId="55C82649" w14:textId="77777777" w:rsidR="00FF00AD" w:rsidRPr="00240940" w:rsidRDefault="00FF00AD" w:rsidP="00BD7E0B">
            <w:pPr>
              <w:spacing w:before="120" w:after="120" w:line="240" w:lineRule="auto"/>
              <w:rPr>
                <w:rFonts w:cs="Arial"/>
                <w:sz w:val="18"/>
              </w:rPr>
            </w:pPr>
            <w:r>
              <w:rPr>
                <w:rFonts w:cs="Arial"/>
                <w:sz w:val="18"/>
              </w:rPr>
              <w:t>(S) TE</w:t>
            </w:r>
          </w:p>
        </w:tc>
        <w:tc>
          <w:tcPr>
            <w:tcW w:w="710" w:type="pct"/>
            <w:gridSpan w:val="2"/>
            <w:shd w:val="clear" w:color="auto" w:fill="auto"/>
            <w:tcPrChange w:id="942" w:author="Raphael Malyankar" w:date="2022-11-23T03:57:00Z">
              <w:tcPr>
                <w:tcW w:w="834" w:type="pct"/>
                <w:gridSpan w:val="2"/>
                <w:shd w:val="clear" w:color="auto" w:fill="auto"/>
              </w:tcPr>
            </w:tcPrChange>
          </w:tcPr>
          <w:p w14:paraId="7A71A4B8" w14:textId="77777777" w:rsidR="00FF00AD" w:rsidRPr="00240940" w:rsidRDefault="00FF00AD" w:rsidP="00BD7E0B">
            <w:pPr>
              <w:spacing w:before="120" w:after="120" w:line="240" w:lineRule="auto"/>
              <w:rPr>
                <w:rFonts w:cs="Arial"/>
                <w:sz w:val="18"/>
              </w:rPr>
            </w:pPr>
            <w:r>
              <w:rPr>
                <w:rFonts w:cs="Arial"/>
                <w:sz w:val="18"/>
              </w:rPr>
              <w:t>0, * (ordered)</w:t>
            </w:r>
          </w:p>
        </w:tc>
      </w:tr>
      <w:tr w:rsidR="00FF00AD" w:rsidRPr="00240940" w14:paraId="69F47352"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943"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944" w:author="Raphael Malyankar" w:date="2022-11-23T03:57:00Z">
              <w:tcPr>
                <w:tcW w:w="1665" w:type="pct"/>
                <w:gridSpan w:val="4"/>
                <w:shd w:val="clear" w:color="auto" w:fill="auto"/>
              </w:tcPr>
            </w:tcPrChange>
          </w:tcPr>
          <w:p w14:paraId="62875924" w14:textId="77777777" w:rsidR="00FF00AD" w:rsidRPr="00240940" w:rsidRDefault="00FF00AD" w:rsidP="00BD7E0B">
            <w:pPr>
              <w:spacing w:before="120" w:after="120" w:line="240" w:lineRule="auto"/>
              <w:rPr>
                <w:rFonts w:cs="Arial"/>
                <w:sz w:val="18"/>
              </w:rPr>
            </w:pPr>
            <w:r>
              <w:rPr>
                <w:rFonts w:cs="Arial"/>
                <w:sz w:val="18"/>
              </w:rPr>
              <w:t xml:space="preserve">      Language</w:t>
            </w:r>
          </w:p>
        </w:tc>
        <w:tc>
          <w:tcPr>
            <w:tcW w:w="881" w:type="pct"/>
            <w:gridSpan w:val="3"/>
            <w:shd w:val="clear" w:color="auto" w:fill="auto"/>
            <w:tcPrChange w:id="945" w:author="Raphael Malyankar" w:date="2022-11-23T03:57:00Z">
              <w:tcPr>
                <w:tcW w:w="834" w:type="pct"/>
                <w:gridSpan w:val="3"/>
                <w:shd w:val="clear" w:color="auto" w:fill="auto"/>
              </w:tcPr>
            </w:tcPrChange>
          </w:tcPr>
          <w:p w14:paraId="7D73A6CC"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946" w:author="Raphael Malyankar" w:date="2022-11-23T03:57:00Z">
              <w:tcPr>
                <w:tcW w:w="1250" w:type="pct"/>
                <w:gridSpan w:val="4"/>
                <w:shd w:val="clear" w:color="auto" w:fill="auto"/>
              </w:tcPr>
            </w:tcPrChange>
          </w:tcPr>
          <w:p w14:paraId="58D2CF74" w14:textId="77777777" w:rsidR="00FF00AD" w:rsidRPr="00240940" w:rsidRDefault="00FF00AD" w:rsidP="00BD7E0B">
            <w:pPr>
              <w:spacing w:before="120" w:after="120" w:line="240" w:lineRule="auto"/>
              <w:rPr>
                <w:rFonts w:cs="Arial"/>
                <w:sz w:val="18"/>
              </w:rPr>
            </w:pPr>
          </w:p>
        </w:tc>
        <w:tc>
          <w:tcPr>
            <w:tcW w:w="433" w:type="pct"/>
            <w:shd w:val="clear" w:color="auto" w:fill="auto"/>
            <w:tcPrChange w:id="947" w:author="Raphael Malyankar" w:date="2022-11-23T03:57:00Z">
              <w:tcPr>
                <w:tcW w:w="417" w:type="pct"/>
                <w:shd w:val="clear" w:color="auto" w:fill="auto"/>
              </w:tcPr>
            </w:tcPrChange>
          </w:tcPr>
          <w:p w14:paraId="2A6D6BFC" w14:textId="77777777" w:rsidR="00FF00AD" w:rsidRPr="00240940" w:rsidRDefault="00FF00AD" w:rsidP="00BD7E0B">
            <w:pPr>
              <w:spacing w:before="120" w:after="120" w:line="240" w:lineRule="auto"/>
              <w:rPr>
                <w:rFonts w:cs="Arial"/>
                <w:sz w:val="18"/>
              </w:rPr>
            </w:pPr>
            <w:r>
              <w:rPr>
                <w:rFonts w:cs="Arial"/>
                <w:sz w:val="18"/>
              </w:rPr>
              <w:t>(S) TE</w:t>
            </w:r>
          </w:p>
        </w:tc>
        <w:tc>
          <w:tcPr>
            <w:tcW w:w="710" w:type="pct"/>
            <w:gridSpan w:val="2"/>
            <w:shd w:val="clear" w:color="auto" w:fill="auto"/>
            <w:tcPrChange w:id="948" w:author="Raphael Malyankar" w:date="2022-11-23T03:57:00Z">
              <w:tcPr>
                <w:tcW w:w="834" w:type="pct"/>
                <w:gridSpan w:val="2"/>
                <w:shd w:val="clear" w:color="auto" w:fill="auto"/>
              </w:tcPr>
            </w:tcPrChange>
          </w:tcPr>
          <w:p w14:paraId="42D46A07"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29239A38"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949"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950" w:author="Raphael Malyankar" w:date="2022-11-23T03:57:00Z">
              <w:tcPr>
                <w:tcW w:w="1665" w:type="pct"/>
                <w:gridSpan w:val="4"/>
                <w:shd w:val="clear" w:color="auto" w:fill="auto"/>
              </w:tcPr>
            </w:tcPrChange>
          </w:tcPr>
          <w:p w14:paraId="61F8F664" w14:textId="77777777" w:rsidR="00FF00AD" w:rsidRPr="00240940" w:rsidRDefault="00FF00AD" w:rsidP="00BD7E0B">
            <w:pPr>
              <w:spacing w:before="120" w:after="120" w:line="240" w:lineRule="auto"/>
              <w:rPr>
                <w:rFonts w:cs="Arial"/>
                <w:sz w:val="18"/>
              </w:rPr>
            </w:pPr>
            <w:r>
              <w:rPr>
                <w:rFonts w:cs="Arial"/>
                <w:sz w:val="18"/>
              </w:rPr>
              <w:t xml:space="preserve">      Text</w:t>
            </w:r>
          </w:p>
        </w:tc>
        <w:tc>
          <w:tcPr>
            <w:tcW w:w="881" w:type="pct"/>
            <w:gridSpan w:val="3"/>
            <w:shd w:val="clear" w:color="auto" w:fill="auto"/>
            <w:tcPrChange w:id="951" w:author="Raphael Malyankar" w:date="2022-11-23T03:57:00Z">
              <w:tcPr>
                <w:tcW w:w="834" w:type="pct"/>
                <w:gridSpan w:val="3"/>
                <w:shd w:val="clear" w:color="auto" w:fill="auto"/>
              </w:tcPr>
            </w:tcPrChange>
          </w:tcPr>
          <w:p w14:paraId="27113FDC" w14:textId="77777777" w:rsidR="00FF00AD" w:rsidRDefault="00FF00AD" w:rsidP="00BD7E0B">
            <w:pPr>
              <w:spacing w:before="120" w:after="120" w:line="240" w:lineRule="auto"/>
              <w:rPr>
                <w:rFonts w:cs="Arial"/>
                <w:sz w:val="18"/>
              </w:rPr>
            </w:pPr>
            <w:r>
              <w:rPr>
                <w:rFonts w:cs="Arial"/>
                <w:sz w:val="18"/>
              </w:rPr>
              <w:t>(INFORM)</w:t>
            </w:r>
          </w:p>
          <w:p w14:paraId="5BCB931E" w14:textId="77777777" w:rsidR="00FF00AD" w:rsidRPr="00240940" w:rsidRDefault="00FF00AD" w:rsidP="00BD7E0B">
            <w:pPr>
              <w:spacing w:before="120" w:after="120" w:line="240" w:lineRule="auto"/>
              <w:rPr>
                <w:rFonts w:cs="Arial"/>
                <w:sz w:val="18"/>
              </w:rPr>
            </w:pPr>
            <w:r>
              <w:rPr>
                <w:rFonts w:cs="Arial"/>
                <w:sz w:val="18"/>
              </w:rPr>
              <w:t>(NINFOM)</w:t>
            </w:r>
          </w:p>
        </w:tc>
        <w:tc>
          <w:tcPr>
            <w:tcW w:w="1317" w:type="pct"/>
            <w:gridSpan w:val="4"/>
            <w:shd w:val="clear" w:color="auto" w:fill="auto"/>
            <w:tcPrChange w:id="952" w:author="Raphael Malyankar" w:date="2022-11-23T03:57:00Z">
              <w:tcPr>
                <w:tcW w:w="1250" w:type="pct"/>
                <w:gridSpan w:val="4"/>
                <w:shd w:val="clear" w:color="auto" w:fill="auto"/>
              </w:tcPr>
            </w:tcPrChange>
          </w:tcPr>
          <w:p w14:paraId="2BD7C895" w14:textId="77777777" w:rsidR="00FF00AD" w:rsidRPr="00240940" w:rsidRDefault="00FF00AD" w:rsidP="00BD7E0B">
            <w:pPr>
              <w:spacing w:before="120" w:after="120" w:line="240" w:lineRule="auto"/>
              <w:rPr>
                <w:rFonts w:cs="Arial"/>
                <w:sz w:val="18"/>
              </w:rPr>
            </w:pPr>
          </w:p>
        </w:tc>
        <w:tc>
          <w:tcPr>
            <w:tcW w:w="433" w:type="pct"/>
            <w:shd w:val="clear" w:color="auto" w:fill="auto"/>
            <w:tcPrChange w:id="953" w:author="Raphael Malyankar" w:date="2022-11-23T03:57:00Z">
              <w:tcPr>
                <w:tcW w:w="417" w:type="pct"/>
                <w:shd w:val="clear" w:color="auto" w:fill="auto"/>
              </w:tcPr>
            </w:tcPrChange>
          </w:tcPr>
          <w:p w14:paraId="1036B813" w14:textId="77777777" w:rsidR="00FF00AD" w:rsidRPr="00240940" w:rsidRDefault="00FF00AD" w:rsidP="00BD7E0B">
            <w:pPr>
              <w:spacing w:before="120" w:after="120" w:line="240" w:lineRule="auto"/>
              <w:rPr>
                <w:rFonts w:cs="Arial"/>
                <w:sz w:val="18"/>
              </w:rPr>
            </w:pPr>
            <w:r>
              <w:rPr>
                <w:rFonts w:cs="Arial"/>
                <w:sz w:val="18"/>
              </w:rPr>
              <w:t>(S) TE</w:t>
            </w:r>
          </w:p>
        </w:tc>
        <w:tc>
          <w:tcPr>
            <w:tcW w:w="710" w:type="pct"/>
            <w:gridSpan w:val="2"/>
            <w:shd w:val="clear" w:color="auto" w:fill="auto"/>
            <w:tcPrChange w:id="954" w:author="Raphael Malyankar" w:date="2022-11-23T03:57:00Z">
              <w:tcPr>
                <w:tcW w:w="834" w:type="pct"/>
                <w:gridSpan w:val="2"/>
                <w:shd w:val="clear" w:color="auto" w:fill="auto"/>
              </w:tcPr>
            </w:tcPrChange>
          </w:tcPr>
          <w:p w14:paraId="1E40705E"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577E6C0F"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955"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956" w:author="Raphael Malyankar" w:date="2022-11-23T03:57:00Z">
              <w:tcPr>
                <w:tcW w:w="1665" w:type="pct"/>
                <w:gridSpan w:val="4"/>
                <w:shd w:val="clear" w:color="auto" w:fill="auto"/>
              </w:tcPr>
            </w:tcPrChange>
          </w:tcPr>
          <w:p w14:paraId="55E0288A" w14:textId="77777777" w:rsidR="00FF00AD" w:rsidRPr="00240940" w:rsidRDefault="00FF00AD" w:rsidP="00BD7E0B">
            <w:pPr>
              <w:spacing w:before="120" w:after="120" w:line="240" w:lineRule="auto"/>
              <w:rPr>
                <w:rFonts w:cs="Arial"/>
                <w:sz w:val="18"/>
              </w:rPr>
            </w:pPr>
            <w:r>
              <w:rPr>
                <w:rFonts w:cs="Arial"/>
                <w:sz w:val="18"/>
              </w:rPr>
              <w:t xml:space="preserve">   Online Resource</w:t>
            </w:r>
          </w:p>
        </w:tc>
        <w:tc>
          <w:tcPr>
            <w:tcW w:w="881" w:type="pct"/>
            <w:gridSpan w:val="3"/>
            <w:shd w:val="clear" w:color="auto" w:fill="auto"/>
            <w:tcPrChange w:id="957" w:author="Raphael Malyankar" w:date="2022-11-23T03:57:00Z">
              <w:tcPr>
                <w:tcW w:w="834" w:type="pct"/>
                <w:gridSpan w:val="3"/>
                <w:shd w:val="clear" w:color="auto" w:fill="auto"/>
              </w:tcPr>
            </w:tcPrChange>
          </w:tcPr>
          <w:p w14:paraId="138019F1"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958" w:author="Raphael Malyankar" w:date="2022-11-23T03:57:00Z">
              <w:tcPr>
                <w:tcW w:w="1250" w:type="pct"/>
                <w:gridSpan w:val="4"/>
                <w:shd w:val="clear" w:color="auto" w:fill="auto"/>
              </w:tcPr>
            </w:tcPrChange>
          </w:tcPr>
          <w:p w14:paraId="346FE3EE" w14:textId="77777777" w:rsidR="00FF00AD" w:rsidRPr="00240940" w:rsidRDefault="00FF00AD" w:rsidP="00BD7E0B">
            <w:pPr>
              <w:spacing w:before="120" w:after="120" w:line="240" w:lineRule="auto"/>
              <w:rPr>
                <w:rFonts w:cs="Arial"/>
                <w:sz w:val="18"/>
              </w:rPr>
            </w:pPr>
          </w:p>
        </w:tc>
        <w:tc>
          <w:tcPr>
            <w:tcW w:w="433" w:type="pct"/>
            <w:shd w:val="clear" w:color="auto" w:fill="auto"/>
            <w:tcPrChange w:id="959" w:author="Raphael Malyankar" w:date="2022-11-23T03:57:00Z">
              <w:tcPr>
                <w:tcW w:w="417" w:type="pct"/>
                <w:shd w:val="clear" w:color="auto" w:fill="auto"/>
              </w:tcPr>
            </w:tcPrChange>
          </w:tcPr>
          <w:p w14:paraId="4387EFD6" w14:textId="77777777" w:rsidR="00FF00AD" w:rsidRPr="00240940" w:rsidRDefault="00FF00AD" w:rsidP="00BD7E0B">
            <w:pPr>
              <w:spacing w:before="120" w:after="120" w:line="240" w:lineRule="auto"/>
              <w:rPr>
                <w:rFonts w:cs="Arial"/>
                <w:sz w:val="18"/>
              </w:rPr>
            </w:pPr>
            <w:r>
              <w:rPr>
                <w:rFonts w:cs="Arial"/>
                <w:sz w:val="18"/>
              </w:rPr>
              <w:t>(S) C</w:t>
            </w:r>
          </w:p>
        </w:tc>
        <w:tc>
          <w:tcPr>
            <w:tcW w:w="710" w:type="pct"/>
            <w:gridSpan w:val="2"/>
            <w:shd w:val="clear" w:color="auto" w:fill="auto"/>
            <w:tcPrChange w:id="960" w:author="Raphael Malyankar" w:date="2022-11-23T03:57:00Z">
              <w:tcPr>
                <w:tcW w:w="834" w:type="pct"/>
                <w:gridSpan w:val="2"/>
                <w:shd w:val="clear" w:color="auto" w:fill="auto"/>
              </w:tcPr>
            </w:tcPrChange>
          </w:tcPr>
          <w:p w14:paraId="5108BE6E"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43D870C8"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961"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962" w:author="Raphael Malyankar" w:date="2022-11-23T03:57:00Z">
              <w:tcPr>
                <w:tcW w:w="1665" w:type="pct"/>
                <w:gridSpan w:val="4"/>
                <w:shd w:val="clear" w:color="auto" w:fill="auto"/>
              </w:tcPr>
            </w:tcPrChange>
          </w:tcPr>
          <w:p w14:paraId="28045D15" w14:textId="77777777" w:rsidR="00FF00AD" w:rsidRPr="00240940" w:rsidRDefault="00FF00AD" w:rsidP="00BD7E0B">
            <w:pPr>
              <w:spacing w:before="120" w:after="120" w:line="240" w:lineRule="auto"/>
              <w:rPr>
                <w:rFonts w:cs="Arial"/>
                <w:sz w:val="18"/>
              </w:rPr>
            </w:pPr>
            <w:r>
              <w:rPr>
                <w:rFonts w:cs="Arial"/>
                <w:sz w:val="18"/>
              </w:rPr>
              <w:t xml:space="preserve">      Online Resource Linkage URL</w:t>
            </w:r>
          </w:p>
        </w:tc>
        <w:tc>
          <w:tcPr>
            <w:tcW w:w="881" w:type="pct"/>
            <w:gridSpan w:val="3"/>
            <w:shd w:val="clear" w:color="auto" w:fill="auto"/>
            <w:tcPrChange w:id="963" w:author="Raphael Malyankar" w:date="2022-11-23T03:57:00Z">
              <w:tcPr>
                <w:tcW w:w="834" w:type="pct"/>
                <w:gridSpan w:val="3"/>
                <w:shd w:val="clear" w:color="auto" w:fill="auto"/>
              </w:tcPr>
            </w:tcPrChange>
          </w:tcPr>
          <w:p w14:paraId="4A73BC1B"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964" w:author="Raphael Malyankar" w:date="2022-11-23T03:57:00Z">
              <w:tcPr>
                <w:tcW w:w="1250" w:type="pct"/>
                <w:gridSpan w:val="4"/>
                <w:shd w:val="clear" w:color="auto" w:fill="auto"/>
              </w:tcPr>
            </w:tcPrChange>
          </w:tcPr>
          <w:p w14:paraId="55042A9A" w14:textId="77777777" w:rsidR="00FF00AD" w:rsidRPr="00240940" w:rsidRDefault="00FF00AD" w:rsidP="00BD7E0B">
            <w:pPr>
              <w:spacing w:before="120" w:after="120" w:line="240" w:lineRule="auto"/>
              <w:rPr>
                <w:rFonts w:cs="Arial"/>
                <w:sz w:val="18"/>
              </w:rPr>
            </w:pPr>
          </w:p>
        </w:tc>
        <w:tc>
          <w:tcPr>
            <w:tcW w:w="433" w:type="pct"/>
            <w:shd w:val="clear" w:color="auto" w:fill="auto"/>
            <w:tcPrChange w:id="965" w:author="Raphael Malyankar" w:date="2022-11-23T03:57:00Z">
              <w:tcPr>
                <w:tcW w:w="417" w:type="pct"/>
                <w:shd w:val="clear" w:color="auto" w:fill="auto"/>
              </w:tcPr>
            </w:tcPrChange>
          </w:tcPr>
          <w:p w14:paraId="1BE34B23" w14:textId="77777777" w:rsidR="00FF00AD" w:rsidRPr="00240940" w:rsidRDefault="00FF00AD" w:rsidP="00BD7E0B">
            <w:pPr>
              <w:spacing w:before="120" w:after="120" w:line="240" w:lineRule="auto"/>
              <w:rPr>
                <w:rFonts w:cs="Arial"/>
                <w:sz w:val="18"/>
              </w:rPr>
            </w:pPr>
            <w:r>
              <w:rPr>
                <w:rFonts w:cs="Arial"/>
                <w:sz w:val="18"/>
              </w:rPr>
              <w:t>(S) UL</w:t>
            </w:r>
          </w:p>
        </w:tc>
        <w:tc>
          <w:tcPr>
            <w:tcW w:w="710" w:type="pct"/>
            <w:gridSpan w:val="2"/>
            <w:shd w:val="clear" w:color="auto" w:fill="auto"/>
            <w:tcPrChange w:id="966" w:author="Raphael Malyankar" w:date="2022-11-23T03:57:00Z">
              <w:tcPr>
                <w:tcW w:w="834" w:type="pct"/>
                <w:gridSpan w:val="2"/>
                <w:shd w:val="clear" w:color="auto" w:fill="auto"/>
              </w:tcPr>
            </w:tcPrChange>
          </w:tcPr>
          <w:p w14:paraId="79C6347C" w14:textId="77777777" w:rsidR="00FF00AD" w:rsidRPr="00240940" w:rsidRDefault="00FF00AD" w:rsidP="00BD7E0B">
            <w:pPr>
              <w:spacing w:before="120" w:after="120" w:line="240" w:lineRule="auto"/>
              <w:rPr>
                <w:rFonts w:cs="Arial"/>
                <w:sz w:val="18"/>
              </w:rPr>
            </w:pPr>
            <w:r>
              <w:rPr>
                <w:rFonts w:cs="Arial"/>
                <w:sz w:val="18"/>
              </w:rPr>
              <w:t>1, 1</w:t>
            </w:r>
          </w:p>
        </w:tc>
      </w:tr>
      <w:tr w:rsidR="00FF00AD" w:rsidRPr="00240940" w14:paraId="57A4FDBF"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967"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968" w:author="Raphael Malyankar" w:date="2022-11-23T03:57:00Z">
              <w:tcPr>
                <w:tcW w:w="1665" w:type="pct"/>
                <w:gridSpan w:val="4"/>
                <w:shd w:val="clear" w:color="auto" w:fill="auto"/>
              </w:tcPr>
            </w:tcPrChange>
          </w:tcPr>
          <w:p w14:paraId="616B8CAF" w14:textId="77777777" w:rsidR="00FF00AD" w:rsidRPr="00240940" w:rsidRDefault="00FF00AD" w:rsidP="00BD7E0B">
            <w:pPr>
              <w:spacing w:before="120" w:after="120" w:line="240" w:lineRule="auto"/>
              <w:rPr>
                <w:rFonts w:cs="Arial"/>
                <w:sz w:val="18"/>
              </w:rPr>
            </w:pPr>
            <w:r>
              <w:rPr>
                <w:rFonts w:cs="Arial"/>
                <w:sz w:val="18"/>
              </w:rPr>
              <w:lastRenderedPageBreak/>
              <w:t xml:space="preserve">      Protocol</w:t>
            </w:r>
          </w:p>
        </w:tc>
        <w:tc>
          <w:tcPr>
            <w:tcW w:w="881" w:type="pct"/>
            <w:gridSpan w:val="3"/>
            <w:shd w:val="clear" w:color="auto" w:fill="auto"/>
            <w:tcPrChange w:id="969" w:author="Raphael Malyankar" w:date="2022-11-23T03:57:00Z">
              <w:tcPr>
                <w:tcW w:w="834" w:type="pct"/>
                <w:gridSpan w:val="3"/>
                <w:shd w:val="clear" w:color="auto" w:fill="auto"/>
              </w:tcPr>
            </w:tcPrChange>
          </w:tcPr>
          <w:p w14:paraId="76010238"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970" w:author="Raphael Malyankar" w:date="2022-11-23T03:57:00Z">
              <w:tcPr>
                <w:tcW w:w="1250" w:type="pct"/>
                <w:gridSpan w:val="4"/>
                <w:shd w:val="clear" w:color="auto" w:fill="auto"/>
              </w:tcPr>
            </w:tcPrChange>
          </w:tcPr>
          <w:p w14:paraId="1FBF06B9" w14:textId="77777777" w:rsidR="00FF00AD" w:rsidRPr="00240940" w:rsidRDefault="00FF00AD" w:rsidP="00BD7E0B">
            <w:pPr>
              <w:spacing w:before="120" w:after="120" w:line="240" w:lineRule="auto"/>
              <w:rPr>
                <w:rFonts w:cs="Arial"/>
                <w:sz w:val="18"/>
              </w:rPr>
            </w:pPr>
          </w:p>
        </w:tc>
        <w:tc>
          <w:tcPr>
            <w:tcW w:w="433" w:type="pct"/>
            <w:shd w:val="clear" w:color="auto" w:fill="auto"/>
            <w:tcPrChange w:id="971" w:author="Raphael Malyankar" w:date="2022-11-23T03:57:00Z">
              <w:tcPr>
                <w:tcW w:w="417" w:type="pct"/>
                <w:shd w:val="clear" w:color="auto" w:fill="auto"/>
              </w:tcPr>
            </w:tcPrChange>
          </w:tcPr>
          <w:p w14:paraId="7E719BBA" w14:textId="77777777" w:rsidR="00FF00AD" w:rsidRPr="00240940" w:rsidRDefault="00FF00AD" w:rsidP="00BD7E0B">
            <w:pPr>
              <w:spacing w:before="120" w:after="120" w:line="240" w:lineRule="auto"/>
              <w:rPr>
                <w:rFonts w:cs="Arial"/>
                <w:sz w:val="18"/>
              </w:rPr>
            </w:pPr>
            <w:r>
              <w:rPr>
                <w:rFonts w:cs="Arial"/>
                <w:sz w:val="18"/>
              </w:rPr>
              <w:t>(S) TE</w:t>
            </w:r>
          </w:p>
        </w:tc>
        <w:tc>
          <w:tcPr>
            <w:tcW w:w="710" w:type="pct"/>
            <w:gridSpan w:val="2"/>
            <w:shd w:val="clear" w:color="auto" w:fill="auto"/>
            <w:tcPrChange w:id="972" w:author="Raphael Malyankar" w:date="2022-11-23T03:57:00Z">
              <w:tcPr>
                <w:tcW w:w="834" w:type="pct"/>
                <w:gridSpan w:val="2"/>
                <w:shd w:val="clear" w:color="auto" w:fill="auto"/>
              </w:tcPr>
            </w:tcPrChange>
          </w:tcPr>
          <w:p w14:paraId="67703B6F"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21AB0E28"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973"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974" w:author="Raphael Malyankar" w:date="2022-11-23T03:57:00Z">
              <w:tcPr>
                <w:tcW w:w="1665" w:type="pct"/>
                <w:gridSpan w:val="4"/>
                <w:shd w:val="clear" w:color="auto" w:fill="auto"/>
              </w:tcPr>
            </w:tcPrChange>
          </w:tcPr>
          <w:p w14:paraId="6FA75BDB" w14:textId="77777777" w:rsidR="00FF00AD" w:rsidRPr="00240940" w:rsidRDefault="00FF00AD" w:rsidP="00BD7E0B">
            <w:pPr>
              <w:spacing w:before="120" w:after="120" w:line="240" w:lineRule="auto"/>
              <w:rPr>
                <w:rFonts w:cs="Arial"/>
                <w:sz w:val="18"/>
              </w:rPr>
            </w:pPr>
            <w:r>
              <w:rPr>
                <w:rFonts w:cs="Arial"/>
                <w:sz w:val="18"/>
              </w:rPr>
              <w:t xml:space="preserve">      Application Profile</w:t>
            </w:r>
          </w:p>
        </w:tc>
        <w:tc>
          <w:tcPr>
            <w:tcW w:w="881" w:type="pct"/>
            <w:gridSpan w:val="3"/>
            <w:shd w:val="clear" w:color="auto" w:fill="auto"/>
            <w:tcPrChange w:id="975" w:author="Raphael Malyankar" w:date="2022-11-23T03:57:00Z">
              <w:tcPr>
                <w:tcW w:w="834" w:type="pct"/>
                <w:gridSpan w:val="3"/>
                <w:shd w:val="clear" w:color="auto" w:fill="auto"/>
              </w:tcPr>
            </w:tcPrChange>
          </w:tcPr>
          <w:p w14:paraId="027BC7BD"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976" w:author="Raphael Malyankar" w:date="2022-11-23T03:57:00Z">
              <w:tcPr>
                <w:tcW w:w="1250" w:type="pct"/>
                <w:gridSpan w:val="4"/>
                <w:shd w:val="clear" w:color="auto" w:fill="auto"/>
              </w:tcPr>
            </w:tcPrChange>
          </w:tcPr>
          <w:p w14:paraId="61AA55C8" w14:textId="77777777" w:rsidR="00FF00AD" w:rsidRPr="00240940" w:rsidRDefault="00FF00AD" w:rsidP="00BD7E0B">
            <w:pPr>
              <w:spacing w:before="120" w:after="120" w:line="240" w:lineRule="auto"/>
              <w:rPr>
                <w:rFonts w:cs="Arial"/>
                <w:sz w:val="18"/>
              </w:rPr>
            </w:pPr>
          </w:p>
        </w:tc>
        <w:tc>
          <w:tcPr>
            <w:tcW w:w="433" w:type="pct"/>
            <w:shd w:val="clear" w:color="auto" w:fill="auto"/>
            <w:tcPrChange w:id="977" w:author="Raphael Malyankar" w:date="2022-11-23T03:57:00Z">
              <w:tcPr>
                <w:tcW w:w="417" w:type="pct"/>
                <w:shd w:val="clear" w:color="auto" w:fill="auto"/>
              </w:tcPr>
            </w:tcPrChange>
          </w:tcPr>
          <w:p w14:paraId="5EA9B55F" w14:textId="77777777" w:rsidR="00FF00AD" w:rsidRPr="00240940" w:rsidRDefault="00FF00AD" w:rsidP="00BD7E0B">
            <w:pPr>
              <w:spacing w:before="120" w:after="120" w:line="240" w:lineRule="auto"/>
              <w:rPr>
                <w:rFonts w:cs="Arial"/>
                <w:sz w:val="18"/>
              </w:rPr>
            </w:pPr>
            <w:r>
              <w:rPr>
                <w:rFonts w:cs="Arial"/>
                <w:sz w:val="18"/>
              </w:rPr>
              <w:t>(S) TE</w:t>
            </w:r>
          </w:p>
        </w:tc>
        <w:tc>
          <w:tcPr>
            <w:tcW w:w="710" w:type="pct"/>
            <w:gridSpan w:val="2"/>
            <w:shd w:val="clear" w:color="auto" w:fill="auto"/>
            <w:tcPrChange w:id="978" w:author="Raphael Malyankar" w:date="2022-11-23T03:57:00Z">
              <w:tcPr>
                <w:tcW w:w="834" w:type="pct"/>
                <w:gridSpan w:val="2"/>
                <w:shd w:val="clear" w:color="auto" w:fill="auto"/>
              </w:tcPr>
            </w:tcPrChange>
          </w:tcPr>
          <w:p w14:paraId="2F9FD494"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533D9FA2"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979"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980" w:author="Raphael Malyankar" w:date="2022-11-23T03:57:00Z">
              <w:tcPr>
                <w:tcW w:w="1665" w:type="pct"/>
                <w:gridSpan w:val="4"/>
                <w:shd w:val="clear" w:color="auto" w:fill="auto"/>
              </w:tcPr>
            </w:tcPrChange>
          </w:tcPr>
          <w:p w14:paraId="3A4AC696" w14:textId="77777777" w:rsidR="00FF00AD" w:rsidRPr="00240940" w:rsidRDefault="00FF00AD" w:rsidP="00BD7E0B">
            <w:pPr>
              <w:spacing w:before="120" w:after="120" w:line="240" w:lineRule="auto"/>
              <w:rPr>
                <w:rFonts w:cs="Arial"/>
                <w:sz w:val="18"/>
              </w:rPr>
            </w:pPr>
            <w:r>
              <w:rPr>
                <w:rFonts w:cs="Arial"/>
                <w:sz w:val="18"/>
              </w:rPr>
              <w:t xml:space="preserve">      Name of Resource</w:t>
            </w:r>
          </w:p>
        </w:tc>
        <w:tc>
          <w:tcPr>
            <w:tcW w:w="881" w:type="pct"/>
            <w:gridSpan w:val="3"/>
            <w:shd w:val="clear" w:color="auto" w:fill="auto"/>
            <w:tcPrChange w:id="981" w:author="Raphael Malyankar" w:date="2022-11-23T03:57:00Z">
              <w:tcPr>
                <w:tcW w:w="834" w:type="pct"/>
                <w:gridSpan w:val="3"/>
                <w:shd w:val="clear" w:color="auto" w:fill="auto"/>
              </w:tcPr>
            </w:tcPrChange>
          </w:tcPr>
          <w:p w14:paraId="61B128DB"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982" w:author="Raphael Malyankar" w:date="2022-11-23T03:57:00Z">
              <w:tcPr>
                <w:tcW w:w="1250" w:type="pct"/>
                <w:gridSpan w:val="4"/>
                <w:shd w:val="clear" w:color="auto" w:fill="auto"/>
              </w:tcPr>
            </w:tcPrChange>
          </w:tcPr>
          <w:p w14:paraId="64793485" w14:textId="77777777" w:rsidR="00FF00AD" w:rsidRPr="00240940" w:rsidRDefault="00FF00AD" w:rsidP="00BD7E0B">
            <w:pPr>
              <w:spacing w:before="120" w:after="120" w:line="240" w:lineRule="auto"/>
              <w:rPr>
                <w:rFonts w:cs="Arial"/>
                <w:sz w:val="18"/>
              </w:rPr>
            </w:pPr>
          </w:p>
        </w:tc>
        <w:tc>
          <w:tcPr>
            <w:tcW w:w="433" w:type="pct"/>
            <w:shd w:val="clear" w:color="auto" w:fill="auto"/>
            <w:tcPrChange w:id="983" w:author="Raphael Malyankar" w:date="2022-11-23T03:57:00Z">
              <w:tcPr>
                <w:tcW w:w="417" w:type="pct"/>
                <w:shd w:val="clear" w:color="auto" w:fill="auto"/>
              </w:tcPr>
            </w:tcPrChange>
          </w:tcPr>
          <w:p w14:paraId="18E0BFCA" w14:textId="77777777" w:rsidR="00FF00AD" w:rsidRPr="00240940" w:rsidRDefault="00FF00AD" w:rsidP="00BD7E0B">
            <w:pPr>
              <w:spacing w:before="120" w:after="120" w:line="240" w:lineRule="auto"/>
              <w:rPr>
                <w:rFonts w:cs="Arial"/>
                <w:sz w:val="18"/>
              </w:rPr>
            </w:pPr>
            <w:r>
              <w:rPr>
                <w:rFonts w:cs="Arial"/>
                <w:sz w:val="18"/>
              </w:rPr>
              <w:t>(S) TE</w:t>
            </w:r>
          </w:p>
        </w:tc>
        <w:tc>
          <w:tcPr>
            <w:tcW w:w="710" w:type="pct"/>
            <w:gridSpan w:val="2"/>
            <w:shd w:val="clear" w:color="auto" w:fill="auto"/>
            <w:tcPrChange w:id="984" w:author="Raphael Malyankar" w:date="2022-11-23T03:57:00Z">
              <w:tcPr>
                <w:tcW w:w="834" w:type="pct"/>
                <w:gridSpan w:val="2"/>
                <w:shd w:val="clear" w:color="auto" w:fill="auto"/>
              </w:tcPr>
            </w:tcPrChange>
          </w:tcPr>
          <w:p w14:paraId="012A6A53"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3093BA5E"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985"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986" w:author="Raphael Malyankar" w:date="2022-11-23T03:57:00Z">
              <w:tcPr>
                <w:tcW w:w="1665" w:type="pct"/>
                <w:gridSpan w:val="4"/>
                <w:shd w:val="clear" w:color="auto" w:fill="auto"/>
              </w:tcPr>
            </w:tcPrChange>
          </w:tcPr>
          <w:p w14:paraId="7E21ED81" w14:textId="77777777" w:rsidR="00FF00AD" w:rsidRPr="00240940" w:rsidRDefault="00FF00AD" w:rsidP="00BD7E0B">
            <w:pPr>
              <w:spacing w:before="120" w:after="120" w:line="240" w:lineRule="auto"/>
              <w:rPr>
                <w:rFonts w:cs="Arial"/>
                <w:sz w:val="18"/>
              </w:rPr>
            </w:pPr>
            <w:r>
              <w:rPr>
                <w:rFonts w:cs="Arial"/>
                <w:sz w:val="18"/>
              </w:rPr>
              <w:t xml:space="preserve">      Online Resource Description</w:t>
            </w:r>
          </w:p>
        </w:tc>
        <w:tc>
          <w:tcPr>
            <w:tcW w:w="881" w:type="pct"/>
            <w:gridSpan w:val="3"/>
            <w:shd w:val="clear" w:color="auto" w:fill="auto"/>
            <w:tcPrChange w:id="987" w:author="Raphael Malyankar" w:date="2022-11-23T03:57:00Z">
              <w:tcPr>
                <w:tcW w:w="834" w:type="pct"/>
                <w:gridSpan w:val="3"/>
                <w:shd w:val="clear" w:color="auto" w:fill="auto"/>
              </w:tcPr>
            </w:tcPrChange>
          </w:tcPr>
          <w:p w14:paraId="76A1697E"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988" w:author="Raphael Malyankar" w:date="2022-11-23T03:57:00Z">
              <w:tcPr>
                <w:tcW w:w="1250" w:type="pct"/>
                <w:gridSpan w:val="4"/>
                <w:shd w:val="clear" w:color="auto" w:fill="auto"/>
              </w:tcPr>
            </w:tcPrChange>
          </w:tcPr>
          <w:p w14:paraId="2958FBE3" w14:textId="77777777" w:rsidR="00FF00AD" w:rsidRPr="00240940" w:rsidRDefault="00FF00AD" w:rsidP="00BD7E0B">
            <w:pPr>
              <w:spacing w:before="120" w:after="120" w:line="240" w:lineRule="auto"/>
              <w:rPr>
                <w:rFonts w:cs="Arial"/>
                <w:sz w:val="18"/>
              </w:rPr>
            </w:pPr>
          </w:p>
        </w:tc>
        <w:tc>
          <w:tcPr>
            <w:tcW w:w="433" w:type="pct"/>
            <w:shd w:val="clear" w:color="auto" w:fill="auto"/>
            <w:tcPrChange w:id="989" w:author="Raphael Malyankar" w:date="2022-11-23T03:57:00Z">
              <w:tcPr>
                <w:tcW w:w="417" w:type="pct"/>
                <w:shd w:val="clear" w:color="auto" w:fill="auto"/>
              </w:tcPr>
            </w:tcPrChange>
          </w:tcPr>
          <w:p w14:paraId="55C409B5" w14:textId="77777777" w:rsidR="00FF00AD" w:rsidRPr="00240940" w:rsidRDefault="00FF00AD" w:rsidP="00BD7E0B">
            <w:pPr>
              <w:spacing w:before="120" w:after="120" w:line="240" w:lineRule="auto"/>
              <w:rPr>
                <w:rFonts w:cs="Arial"/>
                <w:sz w:val="18"/>
              </w:rPr>
            </w:pPr>
            <w:r>
              <w:rPr>
                <w:rFonts w:cs="Arial"/>
                <w:sz w:val="18"/>
              </w:rPr>
              <w:t>(S) TE</w:t>
            </w:r>
          </w:p>
        </w:tc>
        <w:tc>
          <w:tcPr>
            <w:tcW w:w="710" w:type="pct"/>
            <w:gridSpan w:val="2"/>
            <w:shd w:val="clear" w:color="auto" w:fill="auto"/>
            <w:tcPrChange w:id="990" w:author="Raphael Malyankar" w:date="2022-11-23T03:57:00Z">
              <w:tcPr>
                <w:tcW w:w="834" w:type="pct"/>
                <w:gridSpan w:val="2"/>
                <w:shd w:val="clear" w:color="auto" w:fill="auto"/>
              </w:tcPr>
            </w:tcPrChange>
          </w:tcPr>
          <w:p w14:paraId="5CB54137"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015CECD4"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991"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992" w:author="Raphael Malyankar" w:date="2022-11-23T03:57:00Z">
              <w:tcPr>
                <w:tcW w:w="1665" w:type="pct"/>
                <w:gridSpan w:val="4"/>
                <w:shd w:val="clear" w:color="auto" w:fill="auto"/>
              </w:tcPr>
            </w:tcPrChange>
          </w:tcPr>
          <w:p w14:paraId="2E616464" w14:textId="77777777" w:rsidR="00FF00AD" w:rsidRPr="00240940" w:rsidRDefault="00FF00AD" w:rsidP="00BD7E0B">
            <w:pPr>
              <w:spacing w:before="120" w:after="120" w:line="240" w:lineRule="auto"/>
              <w:rPr>
                <w:rFonts w:cs="Arial"/>
                <w:sz w:val="18"/>
              </w:rPr>
            </w:pPr>
            <w:r>
              <w:rPr>
                <w:rFonts w:cs="Arial"/>
                <w:sz w:val="18"/>
              </w:rPr>
              <w:t xml:space="preserve">      Online Function</w:t>
            </w:r>
          </w:p>
        </w:tc>
        <w:tc>
          <w:tcPr>
            <w:tcW w:w="881" w:type="pct"/>
            <w:gridSpan w:val="3"/>
            <w:shd w:val="clear" w:color="auto" w:fill="auto"/>
            <w:tcPrChange w:id="993" w:author="Raphael Malyankar" w:date="2022-11-23T03:57:00Z">
              <w:tcPr>
                <w:tcW w:w="834" w:type="pct"/>
                <w:gridSpan w:val="3"/>
                <w:shd w:val="clear" w:color="auto" w:fill="auto"/>
              </w:tcPr>
            </w:tcPrChange>
          </w:tcPr>
          <w:p w14:paraId="69552BAA"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994" w:author="Raphael Malyankar" w:date="2022-11-23T03:57:00Z">
              <w:tcPr>
                <w:tcW w:w="1250" w:type="pct"/>
                <w:gridSpan w:val="4"/>
                <w:shd w:val="clear" w:color="auto" w:fill="auto"/>
              </w:tcPr>
            </w:tcPrChange>
          </w:tcPr>
          <w:p w14:paraId="037902B6" w14:textId="77777777" w:rsidR="00FF00AD" w:rsidRDefault="00FF00AD" w:rsidP="00BD7E0B">
            <w:pPr>
              <w:spacing w:before="120" w:after="120" w:line="240" w:lineRule="auto"/>
              <w:rPr>
                <w:rFonts w:cs="Arial"/>
                <w:sz w:val="18"/>
              </w:rPr>
            </w:pPr>
            <w:r>
              <w:rPr>
                <w:rFonts w:cs="Arial"/>
                <w:sz w:val="18"/>
              </w:rPr>
              <w:t>1 : Download</w:t>
            </w:r>
          </w:p>
          <w:p w14:paraId="5469AD73" w14:textId="77777777" w:rsidR="00FF00AD" w:rsidRDefault="00FF00AD" w:rsidP="00BD7E0B">
            <w:pPr>
              <w:spacing w:before="120" w:after="120" w:line="240" w:lineRule="auto"/>
              <w:rPr>
                <w:rFonts w:cs="Arial"/>
                <w:sz w:val="18"/>
              </w:rPr>
            </w:pPr>
            <w:r>
              <w:rPr>
                <w:rFonts w:cs="Arial"/>
                <w:sz w:val="18"/>
              </w:rPr>
              <w:t>3 : Offline Access</w:t>
            </w:r>
          </w:p>
          <w:p w14:paraId="752FEA7E" w14:textId="77777777" w:rsidR="00FF00AD" w:rsidRDefault="00FF00AD" w:rsidP="00BD7E0B">
            <w:pPr>
              <w:spacing w:before="120" w:after="120" w:line="240" w:lineRule="auto"/>
              <w:rPr>
                <w:rFonts w:cs="Arial"/>
                <w:sz w:val="18"/>
              </w:rPr>
            </w:pPr>
            <w:r>
              <w:rPr>
                <w:rFonts w:cs="Arial"/>
                <w:sz w:val="18"/>
              </w:rPr>
              <w:t>4 : Order</w:t>
            </w:r>
          </w:p>
          <w:p w14:paraId="4A43DC2F" w14:textId="77777777" w:rsidR="00FF00AD" w:rsidRDefault="00FF00AD" w:rsidP="00BD7E0B">
            <w:pPr>
              <w:spacing w:before="120" w:after="120" w:line="240" w:lineRule="auto"/>
              <w:rPr>
                <w:rFonts w:cs="Arial"/>
                <w:sz w:val="18"/>
              </w:rPr>
            </w:pPr>
            <w:r>
              <w:rPr>
                <w:rFonts w:cs="Arial"/>
                <w:sz w:val="18"/>
              </w:rPr>
              <w:t>5 : Search</w:t>
            </w:r>
          </w:p>
          <w:p w14:paraId="2862CD05" w14:textId="77777777" w:rsidR="00FF00AD" w:rsidRDefault="00FF00AD" w:rsidP="00BD7E0B">
            <w:pPr>
              <w:spacing w:before="120" w:after="120" w:line="240" w:lineRule="auto"/>
              <w:rPr>
                <w:rFonts w:cs="Arial"/>
                <w:sz w:val="18"/>
              </w:rPr>
            </w:pPr>
            <w:r>
              <w:rPr>
                <w:rFonts w:cs="Arial"/>
                <w:sz w:val="18"/>
              </w:rPr>
              <w:t>6 : Complete Metadata</w:t>
            </w:r>
          </w:p>
          <w:p w14:paraId="715FF967" w14:textId="77777777" w:rsidR="00FF00AD" w:rsidRDefault="00FF00AD" w:rsidP="00BD7E0B">
            <w:pPr>
              <w:spacing w:before="120" w:after="120" w:line="240" w:lineRule="auto"/>
              <w:rPr>
                <w:rFonts w:cs="Arial"/>
                <w:sz w:val="18"/>
              </w:rPr>
            </w:pPr>
            <w:r>
              <w:rPr>
                <w:rFonts w:cs="Arial"/>
                <w:sz w:val="18"/>
              </w:rPr>
              <w:t>7 : Browse Graphic</w:t>
            </w:r>
          </w:p>
          <w:p w14:paraId="09EFD44A" w14:textId="77777777" w:rsidR="00FF00AD" w:rsidRDefault="00FF00AD" w:rsidP="00BD7E0B">
            <w:pPr>
              <w:spacing w:before="120" w:after="120" w:line="240" w:lineRule="auto"/>
              <w:rPr>
                <w:rFonts w:cs="Arial"/>
                <w:sz w:val="18"/>
              </w:rPr>
            </w:pPr>
            <w:r>
              <w:rPr>
                <w:rFonts w:cs="Arial"/>
                <w:sz w:val="18"/>
              </w:rPr>
              <w:t>8 : Upload</w:t>
            </w:r>
          </w:p>
          <w:p w14:paraId="50AFD5B3" w14:textId="77777777" w:rsidR="00FF00AD" w:rsidRDefault="00FF00AD" w:rsidP="00BD7E0B">
            <w:pPr>
              <w:spacing w:before="120" w:after="120" w:line="240" w:lineRule="auto"/>
              <w:rPr>
                <w:rFonts w:cs="Arial"/>
                <w:sz w:val="18"/>
              </w:rPr>
            </w:pPr>
            <w:r>
              <w:rPr>
                <w:rFonts w:cs="Arial"/>
                <w:sz w:val="18"/>
              </w:rPr>
              <w:t>9 : Email Service</w:t>
            </w:r>
          </w:p>
          <w:p w14:paraId="04A6246C" w14:textId="77777777" w:rsidR="00FF00AD" w:rsidRDefault="00FF00AD" w:rsidP="00BD7E0B">
            <w:pPr>
              <w:spacing w:before="120" w:after="120" w:line="240" w:lineRule="auto"/>
              <w:rPr>
                <w:rFonts w:cs="Arial"/>
                <w:sz w:val="18"/>
              </w:rPr>
            </w:pPr>
            <w:r>
              <w:rPr>
                <w:rFonts w:cs="Arial"/>
                <w:sz w:val="18"/>
              </w:rPr>
              <w:t>10 : Browsing</w:t>
            </w:r>
          </w:p>
          <w:p w14:paraId="74D00864" w14:textId="77777777" w:rsidR="00FF00AD" w:rsidRPr="00240940" w:rsidRDefault="00FF00AD" w:rsidP="00BD7E0B">
            <w:pPr>
              <w:spacing w:before="120" w:after="120" w:line="240" w:lineRule="auto"/>
              <w:rPr>
                <w:rFonts w:cs="Arial"/>
                <w:sz w:val="18"/>
              </w:rPr>
            </w:pPr>
            <w:r>
              <w:rPr>
                <w:rFonts w:cs="Arial"/>
                <w:sz w:val="18"/>
              </w:rPr>
              <w:t>11 : File Access</w:t>
            </w:r>
          </w:p>
        </w:tc>
        <w:tc>
          <w:tcPr>
            <w:tcW w:w="433" w:type="pct"/>
            <w:shd w:val="clear" w:color="auto" w:fill="auto"/>
            <w:tcPrChange w:id="995" w:author="Raphael Malyankar" w:date="2022-11-23T03:57:00Z">
              <w:tcPr>
                <w:tcW w:w="417" w:type="pct"/>
                <w:shd w:val="clear" w:color="auto" w:fill="auto"/>
              </w:tcPr>
            </w:tcPrChange>
          </w:tcPr>
          <w:p w14:paraId="6BDED744" w14:textId="77777777" w:rsidR="00FF00AD" w:rsidRPr="00240940" w:rsidRDefault="00FF00AD" w:rsidP="00BD7E0B">
            <w:pPr>
              <w:spacing w:before="120" w:after="120" w:line="240" w:lineRule="auto"/>
              <w:rPr>
                <w:rFonts w:cs="Arial"/>
                <w:sz w:val="18"/>
              </w:rPr>
            </w:pPr>
            <w:r>
              <w:rPr>
                <w:rFonts w:cs="Arial"/>
                <w:sz w:val="18"/>
              </w:rPr>
              <w:t>(S) EN</w:t>
            </w:r>
          </w:p>
        </w:tc>
        <w:tc>
          <w:tcPr>
            <w:tcW w:w="710" w:type="pct"/>
            <w:gridSpan w:val="2"/>
            <w:shd w:val="clear" w:color="auto" w:fill="auto"/>
            <w:tcPrChange w:id="996" w:author="Raphael Malyankar" w:date="2022-11-23T03:57:00Z">
              <w:tcPr>
                <w:tcW w:w="834" w:type="pct"/>
                <w:gridSpan w:val="2"/>
                <w:shd w:val="clear" w:color="auto" w:fill="auto"/>
              </w:tcPr>
            </w:tcPrChange>
          </w:tcPr>
          <w:p w14:paraId="5EF53E1E"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72E864C3"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997"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998" w:author="Raphael Malyankar" w:date="2022-11-23T03:57:00Z">
              <w:tcPr>
                <w:tcW w:w="1665" w:type="pct"/>
                <w:gridSpan w:val="4"/>
                <w:shd w:val="clear" w:color="auto" w:fill="auto"/>
              </w:tcPr>
            </w:tcPrChange>
          </w:tcPr>
          <w:p w14:paraId="64F63204" w14:textId="77777777" w:rsidR="00FF00AD" w:rsidRPr="00240940" w:rsidRDefault="00FF00AD" w:rsidP="00BD7E0B">
            <w:pPr>
              <w:spacing w:before="120" w:after="120" w:line="240" w:lineRule="auto"/>
              <w:rPr>
                <w:rFonts w:cs="Arial"/>
                <w:sz w:val="18"/>
              </w:rPr>
            </w:pPr>
            <w:r>
              <w:rPr>
                <w:rFonts w:cs="Arial"/>
                <w:sz w:val="18"/>
              </w:rPr>
              <w:t xml:space="preserve">      Protocol request</w:t>
            </w:r>
          </w:p>
        </w:tc>
        <w:tc>
          <w:tcPr>
            <w:tcW w:w="881" w:type="pct"/>
            <w:gridSpan w:val="3"/>
            <w:shd w:val="clear" w:color="auto" w:fill="auto"/>
            <w:tcPrChange w:id="999" w:author="Raphael Malyankar" w:date="2022-11-23T03:57:00Z">
              <w:tcPr>
                <w:tcW w:w="834" w:type="pct"/>
                <w:gridSpan w:val="3"/>
                <w:shd w:val="clear" w:color="auto" w:fill="auto"/>
              </w:tcPr>
            </w:tcPrChange>
          </w:tcPr>
          <w:p w14:paraId="53E9BBB7"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1000" w:author="Raphael Malyankar" w:date="2022-11-23T03:57:00Z">
              <w:tcPr>
                <w:tcW w:w="1250" w:type="pct"/>
                <w:gridSpan w:val="4"/>
                <w:shd w:val="clear" w:color="auto" w:fill="auto"/>
              </w:tcPr>
            </w:tcPrChange>
          </w:tcPr>
          <w:p w14:paraId="48D32EE0" w14:textId="77777777" w:rsidR="00FF00AD" w:rsidRPr="00240940" w:rsidRDefault="00FF00AD" w:rsidP="00BD7E0B">
            <w:pPr>
              <w:spacing w:before="120" w:after="120" w:line="240" w:lineRule="auto"/>
              <w:rPr>
                <w:rFonts w:cs="Arial"/>
                <w:sz w:val="18"/>
              </w:rPr>
            </w:pPr>
          </w:p>
        </w:tc>
        <w:tc>
          <w:tcPr>
            <w:tcW w:w="433" w:type="pct"/>
            <w:shd w:val="clear" w:color="auto" w:fill="auto"/>
            <w:tcPrChange w:id="1001" w:author="Raphael Malyankar" w:date="2022-11-23T03:57:00Z">
              <w:tcPr>
                <w:tcW w:w="417" w:type="pct"/>
                <w:shd w:val="clear" w:color="auto" w:fill="auto"/>
              </w:tcPr>
            </w:tcPrChange>
          </w:tcPr>
          <w:p w14:paraId="68BA2795" w14:textId="77777777" w:rsidR="00FF00AD" w:rsidRPr="00240940" w:rsidRDefault="00FF00AD" w:rsidP="00BD7E0B">
            <w:pPr>
              <w:spacing w:before="120" w:after="120" w:line="240" w:lineRule="auto"/>
              <w:rPr>
                <w:rFonts w:cs="Arial"/>
                <w:sz w:val="18"/>
              </w:rPr>
            </w:pPr>
            <w:r>
              <w:rPr>
                <w:rFonts w:cs="Arial"/>
                <w:sz w:val="18"/>
              </w:rPr>
              <w:t>(S) TE</w:t>
            </w:r>
          </w:p>
        </w:tc>
        <w:tc>
          <w:tcPr>
            <w:tcW w:w="710" w:type="pct"/>
            <w:gridSpan w:val="2"/>
            <w:shd w:val="clear" w:color="auto" w:fill="auto"/>
            <w:tcPrChange w:id="1002" w:author="Raphael Malyankar" w:date="2022-11-23T03:57:00Z">
              <w:tcPr>
                <w:tcW w:w="834" w:type="pct"/>
                <w:gridSpan w:val="2"/>
                <w:shd w:val="clear" w:color="auto" w:fill="auto"/>
              </w:tcPr>
            </w:tcPrChange>
          </w:tcPr>
          <w:p w14:paraId="488D61A9"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29B83434"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1003"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1004" w:author="Raphael Malyankar" w:date="2022-11-23T03:57:00Z">
              <w:tcPr>
                <w:tcW w:w="1665" w:type="pct"/>
                <w:gridSpan w:val="4"/>
                <w:shd w:val="clear" w:color="auto" w:fill="auto"/>
              </w:tcPr>
            </w:tcPrChange>
          </w:tcPr>
          <w:p w14:paraId="586E7AE9" w14:textId="77777777" w:rsidR="00FF00AD" w:rsidRPr="00240940" w:rsidRDefault="00FF00AD" w:rsidP="00BD7E0B">
            <w:pPr>
              <w:spacing w:before="120" w:after="120" w:line="240" w:lineRule="auto"/>
              <w:rPr>
                <w:rFonts w:cs="Arial"/>
                <w:sz w:val="18"/>
              </w:rPr>
            </w:pPr>
            <w:r>
              <w:rPr>
                <w:rFonts w:cs="Arial"/>
                <w:sz w:val="18"/>
              </w:rPr>
              <w:t xml:space="preserve">   Source</w:t>
            </w:r>
          </w:p>
        </w:tc>
        <w:tc>
          <w:tcPr>
            <w:tcW w:w="881" w:type="pct"/>
            <w:gridSpan w:val="3"/>
            <w:shd w:val="clear" w:color="auto" w:fill="auto"/>
            <w:tcPrChange w:id="1005" w:author="Raphael Malyankar" w:date="2022-11-23T03:57:00Z">
              <w:tcPr>
                <w:tcW w:w="834" w:type="pct"/>
                <w:gridSpan w:val="3"/>
                <w:shd w:val="clear" w:color="auto" w:fill="auto"/>
              </w:tcPr>
            </w:tcPrChange>
          </w:tcPr>
          <w:p w14:paraId="216E100B"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1006" w:author="Raphael Malyankar" w:date="2022-11-23T03:57:00Z">
              <w:tcPr>
                <w:tcW w:w="1250" w:type="pct"/>
                <w:gridSpan w:val="4"/>
                <w:shd w:val="clear" w:color="auto" w:fill="auto"/>
              </w:tcPr>
            </w:tcPrChange>
          </w:tcPr>
          <w:p w14:paraId="166A2FD8" w14:textId="77777777" w:rsidR="00FF00AD" w:rsidRPr="00240940" w:rsidRDefault="00FF00AD" w:rsidP="00BD7E0B">
            <w:pPr>
              <w:spacing w:before="120" w:after="120" w:line="240" w:lineRule="auto"/>
              <w:rPr>
                <w:rFonts w:cs="Arial"/>
                <w:sz w:val="18"/>
              </w:rPr>
            </w:pPr>
          </w:p>
        </w:tc>
        <w:tc>
          <w:tcPr>
            <w:tcW w:w="433" w:type="pct"/>
            <w:shd w:val="clear" w:color="auto" w:fill="auto"/>
            <w:tcPrChange w:id="1007" w:author="Raphael Malyankar" w:date="2022-11-23T03:57:00Z">
              <w:tcPr>
                <w:tcW w:w="417" w:type="pct"/>
                <w:shd w:val="clear" w:color="auto" w:fill="auto"/>
              </w:tcPr>
            </w:tcPrChange>
          </w:tcPr>
          <w:p w14:paraId="02BA2DA4" w14:textId="77777777" w:rsidR="00FF00AD" w:rsidRPr="00240940" w:rsidRDefault="00FF00AD" w:rsidP="00BD7E0B">
            <w:pPr>
              <w:spacing w:before="120" w:after="120" w:line="240" w:lineRule="auto"/>
              <w:rPr>
                <w:rFonts w:cs="Arial"/>
                <w:sz w:val="18"/>
              </w:rPr>
            </w:pPr>
            <w:r>
              <w:rPr>
                <w:rFonts w:cs="Arial"/>
                <w:sz w:val="18"/>
              </w:rPr>
              <w:t>(S) TE</w:t>
            </w:r>
          </w:p>
        </w:tc>
        <w:tc>
          <w:tcPr>
            <w:tcW w:w="710" w:type="pct"/>
            <w:gridSpan w:val="2"/>
            <w:shd w:val="clear" w:color="auto" w:fill="auto"/>
            <w:tcPrChange w:id="1008" w:author="Raphael Malyankar" w:date="2022-11-23T03:57:00Z">
              <w:tcPr>
                <w:tcW w:w="834" w:type="pct"/>
                <w:gridSpan w:val="2"/>
                <w:shd w:val="clear" w:color="auto" w:fill="auto"/>
              </w:tcPr>
            </w:tcPrChange>
          </w:tcPr>
          <w:p w14:paraId="3B759A96"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232648C3"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1009"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1010" w:author="Raphael Malyankar" w:date="2022-11-23T03:57:00Z">
              <w:tcPr>
                <w:tcW w:w="1665" w:type="pct"/>
                <w:gridSpan w:val="4"/>
                <w:shd w:val="clear" w:color="auto" w:fill="auto"/>
              </w:tcPr>
            </w:tcPrChange>
          </w:tcPr>
          <w:p w14:paraId="1AB772DA" w14:textId="77777777" w:rsidR="00FF00AD" w:rsidRPr="00240940" w:rsidRDefault="00FF00AD" w:rsidP="00BD7E0B">
            <w:pPr>
              <w:spacing w:before="120" w:after="120" w:line="240" w:lineRule="auto"/>
              <w:rPr>
                <w:rFonts w:cs="Arial"/>
                <w:sz w:val="18"/>
              </w:rPr>
            </w:pPr>
            <w:r>
              <w:rPr>
                <w:rFonts w:cs="Arial"/>
                <w:sz w:val="18"/>
              </w:rPr>
              <w:t xml:space="preserve">   Source Type</w:t>
            </w:r>
          </w:p>
        </w:tc>
        <w:tc>
          <w:tcPr>
            <w:tcW w:w="881" w:type="pct"/>
            <w:gridSpan w:val="3"/>
            <w:shd w:val="clear" w:color="auto" w:fill="auto"/>
            <w:tcPrChange w:id="1011" w:author="Raphael Malyankar" w:date="2022-11-23T03:57:00Z">
              <w:tcPr>
                <w:tcW w:w="834" w:type="pct"/>
                <w:gridSpan w:val="3"/>
                <w:shd w:val="clear" w:color="auto" w:fill="auto"/>
              </w:tcPr>
            </w:tcPrChange>
          </w:tcPr>
          <w:p w14:paraId="0ABDE55F" w14:textId="77777777" w:rsidR="00FF00AD" w:rsidRPr="00240940" w:rsidRDefault="00FF00AD" w:rsidP="00BD7E0B">
            <w:pPr>
              <w:spacing w:before="120" w:after="120" w:line="240" w:lineRule="auto"/>
              <w:rPr>
                <w:rFonts w:cs="Arial"/>
                <w:sz w:val="18"/>
              </w:rPr>
            </w:pPr>
          </w:p>
        </w:tc>
        <w:tc>
          <w:tcPr>
            <w:tcW w:w="1317" w:type="pct"/>
            <w:gridSpan w:val="4"/>
            <w:shd w:val="clear" w:color="auto" w:fill="auto"/>
            <w:tcPrChange w:id="1012" w:author="Raphael Malyankar" w:date="2022-11-23T03:57:00Z">
              <w:tcPr>
                <w:tcW w:w="1250" w:type="pct"/>
                <w:gridSpan w:val="4"/>
                <w:shd w:val="clear" w:color="auto" w:fill="auto"/>
              </w:tcPr>
            </w:tcPrChange>
          </w:tcPr>
          <w:p w14:paraId="32152EA0" w14:textId="77777777" w:rsidR="00FF00AD" w:rsidRDefault="00FF00AD" w:rsidP="00BD7E0B">
            <w:pPr>
              <w:spacing w:before="120" w:after="120" w:line="240" w:lineRule="auto"/>
              <w:rPr>
                <w:rFonts w:cs="Arial"/>
                <w:sz w:val="18"/>
              </w:rPr>
            </w:pPr>
            <w:r>
              <w:rPr>
                <w:rFonts w:cs="Arial"/>
                <w:sz w:val="18"/>
              </w:rPr>
              <w:t>1 : Law or Regulation</w:t>
            </w:r>
          </w:p>
          <w:p w14:paraId="71AA840B" w14:textId="77777777" w:rsidR="00FF00AD" w:rsidRDefault="00FF00AD" w:rsidP="00BD7E0B">
            <w:pPr>
              <w:spacing w:before="120" w:after="120" w:line="240" w:lineRule="auto"/>
              <w:rPr>
                <w:rFonts w:cs="Arial"/>
                <w:sz w:val="18"/>
              </w:rPr>
            </w:pPr>
            <w:r>
              <w:rPr>
                <w:rFonts w:cs="Arial"/>
                <w:sz w:val="18"/>
              </w:rPr>
              <w:t>2 : Official Publication</w:t>
            </w:r>
          </w:p>
          <w:p w14:paraId="3598849F" w14:textId="77777777" w:rsidR="00FF00AD" w:rsidRDefault="00FF00AD" w:rsidP="00BD7E0B">
            <w:pPr>
              <w:spacing w:before="120" w:after="120" w:line="240" w:lineRule="auto"/>
              <w:rPr>
                <w:rFonts w:cs="Arial"/>
                <w:sz w:val="18"/>
              </w:rPr>
            </w:pPr>
            <w:r>
              <w:rPr>
                <w:rFonts w:cs="Arial"/>
                <w:sz w:val="18"/>
              </w:rPr>
              <w:t>7 : Mariner Report, Confirmed</w:t>
            </w:r>
          </w:p>
          <w:p w14:paraId="37248D85" w14:textId="77777777" w:rsidR="00FF00AD" w:rsidRDefault="00FF00AD" w:rsidP="00BD7E0B">
            <w:pPr>
              <w:spacing w:before="120" w:after="120" w:line="240" w:lineRule="auto"/>
              <w:rPr>
                <w:rFonts w:cs="Arial"/>
                <w:sz w:val="18"/>
              </w:rPr>
            </w:pPr>
            <w:r>
              <w:rPr>
                <w:rFonts w:cs="Arial"/>
                <w:sz w:val="18"/>
              </w:rPr>
              <w:t>8 : Mariner Report, Not Confirmed</w:t>
            </w:r>
          </w:p>
          <w:p w14:paraId="10560548" w14:textId="77777777" w:rsidR="00FF00AD" w:rsidRDefault="00FF00AD" w:rsidP="00BD7E0B">
            <w:pPr>
              <w:spacing w:before="120" w:after="120" w:line="240" w:lineRule="auto"/>
              <w:rPr>
                <w:rFonts w:cs="Arial"/>
                <w:sz w:val="18"/>
              </w:rPr>
            </w:pPr>
            <w:r>
              <w:rPr>
                <w:rFonts w:cs="Arial"/>
                <w:sz w:val="18"/>
              </w:rPr>
              <w:t>9 : Industry Publications and Reports</w:t>
            </w:r>
          </w:p>
          <w:p w14:paraId="4F154617" w14:textId="77777777" w:rsidR="00FF00AD" w:rsidRDefault="00FF00AD" w:rsidP="00BD7E0B">
            <w:pPr>
              <w:spacing w:before="120" w:after="120" w:line="240" w:lineRule="auto"/>
              <w:rPr>
                <w:rFonts w:cs="Arial"/>
                <w:sz w:val="18"/>
              </w:rPr>
            </w:pPr>
            <w:r>
              <w:rPr>
                <w:rFonts w:cs="Arial"/>
                <w:sz w:val="18"/>
              </w:rPr>
              <w:t>10 : Remotely Sensed Images</w:t>
            </w:r>
          </w:p>
          <w:p w14:paraId="7E2EBD43" w14:textId="77777777" w:rsidR="00FF00AD" w:rsidRDefault="00FF00AD" w:rsidP="00BD7E0B">
            <w:pPr>
              <w:spacing w:before="120" w:after="120" w:line="240" w:lineRule="auto"/>
              <w:rPr>
                <w:rFonts w:cs="Arial"/>
                <w:sz w:val="18"/>
              </w:rPr>
            </w:pPr>
            <w:r>
              <w:rPr>
                <w:rFonts w:cs="Arial"/>
                <w:sz w:val="18"/>
              </w:rPr>
              <w:t>11 : Photographs</w:t>
            </w:r>
          </w:p>
          <w:p w14:paraId="621FBC88" w14:textId="77777777" w:rsidR="00FF00AD" w:rsidRDefault="00FF00AD" w:rsidP="00BD7E0B">
            <w:pPr>
              <w:spacing w:before="120" w:after="120" w:line="240" w:lineRule="auto"/>
              <w:rPr>
                <w:rFonts w:cs="Arial"/>
                <w:sz w:val="18"/>
              </w:rPr>
            </w:pPr>
            <w:r>
              <w:rPr>
                <w:rFonts w:cs="Arial"/>
                <w:sz w:val="18"/>
              </w:rPr>
              <w:t>12 : Products Issued by HO Services</w:t>
            </w:r>
          </w:p>
          <w:p w14:paraId="76909DB9" w14:textId="77777777" w:rsidR="00FF00AD" w:rsidRDefault="00FF00AD" w:rsidP="00BD7E0B">
            <w:pPr>
              <w:spacing w:before="120" w:after="120" w:line="240" w:lineRule="auto"/>
              <w:rPr>
                <w:rFonts w:cs="Arial"/>
                <w:sz w:val="18"/>
              </w:rPr>
            </w:pPr>
            <w:r>
              <w:rPr>
                <w:rFonts w:cs="Arial"/>
                <w:sz w:val="18"/>
              </w:rPr>
              <w:t>13 : News Media</w:t>
            </w:r>
          </w:p>
          <w:p w14:paraId="24FFA6C3" w14:textId="77777777" w:rsidR="00FF00AD" w:rsidRPr="00240940" w:rsidRDefault="00FF00AD" w:rsidP="00BD7E0B">
            <w:pPr>
              <w:spacing w:before="120" w:after="120" w:line="240" w:lineRule="auto"/>
              <w:rPr>
                <w:rFonts w:cs="Arial"/>
                <w:sz w:val="18"/>
              </w:rPr>
            </w:pPr>
            <w:r>
              <w:rPr>
                <w:rFonts w:cs="Arial"/>
                <w:sz w:val="18"/>
              </w:rPr>
              <w:t>14 : Traffic Data</w:t>
            </w:r>
          </w:p>
        </w:tc>
        <w:tc>
          <w:tcPr>
            <w:tcW w:w="433" w:type="pct"/>
            <w:shd w:val="clear" w:color="auto" w:fill="auto"/>
            <w:tcPrChange w:id="1013" w:author="Raphael Malyankar" w:date="2022-11-23T03:57:00Z">
              <w:tcPr>
                <w:tcW w:w="417" w:type="pct"/>
                <w:shd w:val="clear" w:color="auto" w:fill="auto"/>
              </w:tcPr>
            </w:tcPrChange>
          </w:tcPr>
          <w:p w14:paraId="7EAD57AF" w14:textId="77777777" w:rsidR="00FF00AD" w:rsidRPr="00240940" w:rsidRDefault="00FF00AD" w:rsidP="00BD7E0B">
            <w:pPr>
              <w:spacing w:before="120" w:after="120" w:line="240" w:lineRule="auto"/>
              <w:rPr>
                <w:rFonts w:cs="Arial"/>
                <w:sz w:val="18"/>
              </w:rPr>
            </w:pPr>
            <w:r>
              <w:rPr>
                <w:rFonts w:cs="Arial"/>
                <w:sz w:val="18"/>
              </w:rPr>
              <w:t>(S) EN</w:t>
            </w:r>
          </w:p>
        </w:tc>
        <w:tc>
          <w:tcPr>
            <w:tcW w:w="710" w:type="pct"/>
            <w:gridSpan w:val="2"/>
            <w:shd w:val="clear" w:color="auto" w:fill="auto"/>
            <w:tcPrChange w:id="1014" w:author="Raphael Malyankar" w:date="2022-11-23T03:57:00Z">
              <w:tcPr>
                <w:tcW w:w="834" w:type="pct"/>
                <w:gridSpan w:val="2"/>
                <w:shd w:val="clear" w:color="auto" w:fill="auto"/>
              </w:tcPr>
            </w:tcPrChange>
          </w:tcPr>
          <w:p w14:paraId="5B09D467"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1BC60A4C"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1015"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1659" w:type="pct"/>
            <w:gridSpan w:val="4"/>
            <w:shd w:val="clear" w:color="auto" w:fill="auto"/>
            <w:tcPrChange w:id="1016" w:author="Raphael Malyankar" w:date="2022-11-23T03:57:00Z">
              <w:tcPr>
                <w:tcW w:w="1665" w:type="pct"/>
                <w:gridSpan w:val="4"/>
                <w:shd w:val="clear" w:color="auto" w:fill="auto"/>
              </w:tcPr>
            </w:tcPrChange>
          </w:tcPr>
          <w:p w14:paraId="0EC23669" w14:textId="77777777" w:rsidR="00FF00AD" w:rsidRPr="00240940" w:rsidRDefault="00FF00AD" w:rsidP="00BD7E0B">
            <w:pPr>
              <w:spacing w:before="120" w:after="120" w:line="240" w:lineRule="auto"/>
              <w:rPr>
                <w:rFonts w:cs="Arial"/>
                <w:sz w:val="18"/>
              </w:rPr>
            </w:pPr>
            <w:r>
              <w:rPr>
                <w:rFonts w:cs="Arial"/>
                <w:sz w:val="18"/>
              </w:rPr>
              <w:t xml:space="preserve">   Reported Date</w:t>
            </w:r>
          </w:p>
        </w:tc>
        <w:tc>
          <w:tcPr>
            <w:tcW w:w="881" w:type="pct"/>
            <w:gridSpan w:val="3"/>
            <w:shd w:val="clear" w:color="auto" w:fill="auto"/>
            <w:tcPrChange w:id="1017" w:author="Raphael Malyankar" w:date="2022-11-23T03:57:00Z">
              <w:tcPr>
                <w:tcW w:w="834" w:type="pct"/>
                <w:gridSpan w:val="3"/>
                <w:shd w:val="clear" w:color="auto" w:fill="auto"/>
              </w:tcPr>
            </w:tcPrChange>
          </w:tcPr>
          <w:p w14:paraId="4BAE1E41" w14:textId="77777777" w:rsidR="00FF00AD" w:rsidRPr="00240940" w:rsidRDefault="00FF00AD" w:rsidP="00BD7E0B">
            <w:pPr>
              <w:spacing w:before="120" w:after="120" w:line="240" w:lineRule="auto"/>
              <w:rPr>
                <w:rFonts w:cs="Arial"/>
                <w:sz w:val="18"/>
              </w:rPr>
            </w:pPr>
            <w:r>
              <w:rPr>
                <w:rFonts w:cs="Arial"/>
                <w:sz w:val="18"/>
              </w:rPr>
              <w:t>(SORDAT)</w:t>
            </w:r>
          </w:p>
        </w:tc>
        <w:tc>
          <w:tcPr>
            <w:tcW w:w="1317" w:type="pct"/>
            <w:gridSpan w:val="4"/>
            <w:shd w:val="clear" w:color="auto" w:fill="auto"/>
            <w:tcPrChange w:id="1018" w:author="Raphael Malyankar" w:date="2022-11-23T03:57:00Z">
              <w:tcPr>
                <w:tcW w:w="1250" w:type="pct"/>
                <w:gridSpan w:val="4"/>
                <w:shd w:val="clear" w:color="auto" w:fill="auto"/>
              </w:tcPr>
            </w:tcPrChange>
          </w:tcPr>
          <w:p w14:paraId="71CB81B8" w14:textId="77777777" w:rsidR="00FF00AD" w:rsidRPr="00240940" w:rsidRDefault="00FF00AD" w:rsidP="00BD7E0B">
            <w:pPr>
              <w:spacing w:before="120" w:after="120" w:line="240" w:lineRule="auto"/>
              <w:rPr>
                <w:rFonts w:cs="Arial"/>
                <w:sz w:val="18"/>
              </w:rPr>
            </w:pPr>
          </w:p>
        </w:tc>
        <w:tc>
          <w:tcPr>
            <w:tcW w:w="433" w:type="pct"/>
            <w:shd w:val="clear" w:color="auto" w:fill="auto"/>
            <w:tcPrChange w:id="1019" w:author="Raphael Malyankar" w:date="2022-11-23T03:57:00Z">
              <w:tcPr>
                <w:tcW w:w="417" w:type="pct"/>
                <w:shd w:val="clear" w:color="auto" w:fill="auto"/>
              </w:tcPr>
            </w:tcPrChange>
          </w:tcPr>
          <w:p w14:paraId="273C7571" w14:textId="77777777" w:rsidR="00FF00AD" w:rsidRPr="00240940" w:rsidRDefault="00FF00AD" w:rsidP="00BD7E0B">
            <w:pPr>
              <w:spacing w:before="120" w:after="120" w:line="240" w:lineRule="auto"/>
              <w:rPr>
                <w:rFonts w:cs="Arial"/>
                <w:sz w:val="18"/>
              </w:rPr>
            </w:pPr>
            <w:r>
              <w:rPr>
                <w:rFonts w:cs="Arial"/>
                <w:sz w:val="18"/>
              </w:rPr>
              <w:t>(S) TD</w:t>
            </w:r>
          </w:p>
        </w:tc>
        <w:tc>
          <w:tcPr>
            <w:tcW w:w="710" w:type="pct"/>
            <w:gridSpan w:val="2"/>
            <w:shd w:val="clear" w:color="auto" w:fill="auto"/>
            <w:tcPrChange w:id="1020" w:author="Raphael Malyankar" w:date="2022-11-23T03:57:00Z">
              <w:tcPr>
                <w:tcW w:w="834" w:type="pct"/>
                <w:gridSpan w:val="2"/>
                <w:shd w:val="clear" w:color="auto" w:fill="auto"/>
              </w:tcPr>
            </w:tcPrChange>
          </w:tcPr>
          <w:p w14:paraId="557244CB" w14:textId="77777777" w:rsidR="00FF00AD" w:rsidRPr="00240940" w:rsidRDefault="00FF00AD" w:rsidP="00BD7E0B">
            <w:pPr>
              <w:spacing w:before="120" w:after="120" w:line="240" w:lineRule="auto"/>
              <w:rPr>
                <w:rFonts w:cs="Arial"/>
                <w:sz w:val="18"/>
              </w:rPr>
            </w:pPr>
            <w:r>
              <w:rPr>
                <w:rFonts w:cs="Arial"/>
                <w:sz w:val="18"/>
              </w:rPr>
              <w:t>0, 1</w:t>
            </w:r>
          </w:p>
        </w:tc>
      </w:tr>
      <w:tr w:rsidR="00FF00AD" w:rsidRPr="00240940" w14:paraId="102CD003" w14:textId="77777777" w:rsidTr="00B131AF">
        <w:tc>
          <w:tcPr>
            <w:tcW w:w="5000" w:type="pct"/>
            <w:gridSpan w:val="14"/>
            <w:shd w:val="clear" w:color="auto" w:fill="auto"/>
          </w:tcPr>
          <w:p w14:paraId="1785C454" w14:textId="03F9FDA9" w:rsidR="00FF00AD" w:rsidRDefault="00FF00AD" w:rsidP="00B131AF">
            <w:pPr>
              <w:spacing w:before="120" w:after="120"/>
              <w:rPr>
                <w:rFonts w:cs="Arial"/>
              </w:rPr>
            </w:pPr>
            <w:r w:rsidRPr="00240940">
              <w:rPr>
                <w:rFonts w:cs="Arial"/>
                <w:u w:val="single"/>
              </w:rPr>
              <w:t>INT 1 Reference:</w:t>
            </w:r>
            <w:r w:rsidR="000B28A1">
              <w:rPr>
                <w:rFonts w:cs="Arial"/>
                <w:u w:val="single"/>
              </w:rPr>
              <w:t xml:space="preserve"> --</w:t>
            </w:r>
          </w:p>
          <w:p w14:paraId="3A375A46" w14:textId="28019689" w:rsidR="0068706B" w:rsidRDefault="0068706B" w:rsidP="0068706B">
            <w:pPr>
              <w:pStyle w:val="Heading3"/>
              <w:rPr>
                <w:lang w:val="en-AU"/>
              </w:rPr>
            </w:pPr>
            <w:bookmarkStart w:id="1021" w:name="_Toc120214389"/>
            <w:r>
              <w:rPr>
                <w:lang w:val="en-AU"/>
              </w:rPr>
              <w:t>General</w:t>
            </w:r>
            <w:bookmarkEnd w:id="1021"/>
          </w:p>
          <w:p w14:paraId="01C97F45" w14:textId="69E2BB46" w:rsidR="00FF00AD" w:rsidRPr="009E3BD8" w:rsidRDefault="00FF00AD" w:rsidP="00B131AF">
            <w:pPr>
              <w:spacing w:after="120"/>
              <w:rPr>
                <w:rFonts w:cstheme="minorHAnsi"/>
                <w:lang w:val="en-AU"/>
              </w:rPr>
            </w:pPr>
            <w:r w:rsidRPr="009E3BD8">
              <w:rPr>
                <w:rFonts w:cstheme="minorHAnsi"/>
                <w:lang w:val="en-AU"/>
              </w:rPr>
              <w:t>Where a complex attribute has all its sub-attributes optional (e.g., multiplicity 0..1 or 0..*), at least one of the sub-attributes must be populated.</w:t>
            </w:r>
          </w:p>
          <w:p w14:paraId="483C0772" w14:textId="11F67E5C" w:rsidR="00FF00AD" w:rsidRDefault="00FF00AD" w:rsidP="00B131AF">
            <w:pPr>
              <w:spacing w:after="120"/>
              <w:rPr>
                <w:rFonts w:cstheme="minorHAnsi"/>
                <w:lang w:val="en-AU"/>
              </w:rPr>
            </w:pPr>
            <w:r w:rsidRPr="009E3BD8">
              <w:rPr>
                <w:rFonts w:cstheme="minorHAnsi"/>
                <w:lang w:val="en-AU"/>
              </w:rPr>
              <w:t xml:space="preserve">The </w:t>
            </w:r>
            <w:proofErr w:type="spellStart"/>
            <w:r w:rsidRPr="009E3BD8">
              <w:rPr>
                <w:rFonts w:cstheme="minorHAnsi"/>
                <w:i/>
                <w:lang w:val="en-AU"/>
              </w:rPr>
              <w:t>AdditionalInformation</w:t>
            </w:r>
            <w:proofErr w:type="spellEnd"/>
            <w:r w:rsidRPr="009E3BD8">
              <w:rPr>
                <w:rFonts w:cstheme="minorHAnsi"/>
                <w:lang w:val="en-AU"/>
              </w:rPr>
              <w:t xml:space="preserve"> association to a </w:t>
            </w:r>
            <w:proofErr w:type="spellStart"/>
            <w:r w:rsidRPr="009E3BD8">
              <w:rPr>
                <w:rFonts w:cstheme="minorHAnsi"/>
                <w:b/>
                <w:lang w:val="en-AU"/>
              </w:rPr>
              <w:t>NauticalInfomation</w:t>
            </w:r>
            <w:proofErr w:type="spellEnd"/>
            <w:r w:rsidRPr="009E3BD8">
              <w:rPr>
                <w:rFonts w:cstheme="minorHAnsi"/>
                <w:lang w:val="en-AU"/>
              </w:rPr>
              <w:t xml:space="preserve"> object can be used to attach an additional chunk of information to </w:t>
            </w:r>
            <w:r w:rsidR="0068706B">
              <w:rPr>
                <w:rFonts w:cstheme="minorHAnsi"/>
                <w:lang w:val="en-AU"/>
              </w:rPr>
              <w:t>a feature</w:t>
            </w:r>
            <w:r w:rsidRPr="009E3BD8">
              <w:rPr>
                <w:rFonts w:cstheme="minorHAnsi"/>
                <w:lang w:val="en-AU"/>
              </w:rPr>
              <w:t>, and there is no applicable specific information type or association. This should be used sparingly if at all.</w:t>
            </w:r>
          </w:p>
          <w:p w14:paraId="385A3A59" w14:textId="5BB325E3" w:rsidR="00011526" w:rsidRDefault="00011526" w:rsidP="00B131AF">
            <w:pPr>
              <w:spacing w:after="120"/>
              <w:rPr>
                <w:rFonts w:cstheme="minorHAnsi"/>
                <w:lang w:val="en-AU"/>
              </w:rPr>
            </w:pPr>
            <w:r>
              <w:rPr>
                <w:rFonts w:cstheme="minorHAnsi"/>
                <w:lang w:val="en-AU"/>
              </w:rPr>
              <w:lastRenderedPageBreak/>
              <w:t xml:space="preserve">The </w:t>
            </w:r>
            <w:proofErr w:type="spellStart"/>
            <w:r>
              <w:rPr>
                <w:rFonts w:cstheme="minorHAnsi"/>
                <w:i/>
                <w:iCs/>
                <w:lang w:val="en-AU"/>
              </w:rPr>
              <w:t>PermissionType</w:t>
            </w:r>
            <w:proofErr w:type="spellEnd"/>
            <w:r>
              <w:rPr>
                <w:rFonts w:cstheme="minorHAnsi"/>
                <w:lang w:val="en-AU"/>
              </w:rPr>
              <w:t xml:space="preserve"> association is used to encode permission information (e.g., whether use or entry is prohibited, etc) for vessels with different characteristics, if such permissions or requirements exist for </w:t>
            </w:r>
            <w:r w:rsidR="005C25A7">
              <w:rPr>
                <w:rFonts w:cstheme="minorHAnsi"/>
                <w:lang w:val="en-AU"/>
              </w:rPr>
              <w:t>a</w:t>
            </w:r>
            <w:r>
              <w:rPr>
                <w:rFonts w:cstheme="minorHAnsi"/>
                <w:lang w:val="en-AU"/>
              </w:rPr>
              <w:t xml:space="preserve"> feature</w:t>
            </w:r>
            <w:r w:rsidR="005C25A7">
              <w:rPr>
                <w:rFonts w:cstheme="minorHAnsi"/>
                <w:lang w:val="en-AU"/>
              </w:rPr>
              <w:t>.</w:t>
            </w:r>
          </w:p>
          <w:p w14:paraId="1399366D" w14:textId="02C14AF6" w:rsidR="00011526" w:rsidRPr="009E3BD8" w:rsidRDefault="00011526" w:rsidP="00B131AF">
            <w:pPr>
              <w:spacing w:after="120"/>
              <w:rPr>
                <w:rFonts w:cstheme="minorHAnsi"/>
                <w:lang w:val="en-AU"/>
              </w:rPr>
            </w:pPr>
            <w:r>
              <w:rPr>
                <w:rFonts w:cstheme="minorHAnsi"/>
                <w:lang w:val="en-AU"/>
              </w:rPr>
              <w:t xml:space="preserve">The </w:t>
            </w:r>
            <w:proofErr w:type="spellStart"/>
            <w:r w:rsidRPr="005C25A7">
              <w:rPr>
                <w:rFonts w:cstheme="minorHAnsi"/>
                <w:i/>
                <w:iCs/>
                <w:lang w:val="en-AU"/>
              </w:rPr>
              <w:t>AssociatedRxN</w:t>
            </w:r>
            <w:proofErr w:type="spellEnd"/>
            <w:r>
              <w:rPr>
                <w:rFonts w:cstheme="minorHAnsi"/>
                <w:lang w:val="en-AU"/>
              </w:rPr>
              <w:t xml:space="preserve"> association </w:t>
            </w:r>
            <w:r w:rsidR="005C25A7">
              <w:rPr>
                <w:rFonts w:cstheme="minorHAnsi"/>
                <w:lang w:val="en-AU"/>
              </w:rPr>
              <w:t>allows (mostly) textual information pertaining to regulations, etc., to be associated to features.</w:t>
            </w:r>
          </w:p>
          <w:p w14:paraId="41F68C03" w14:textId="77777777" w:rsidR="00FF00AD" w:rsidRDefault="00FF00AD" w:rsidP="00B131AF">
            <w:pPr>
              <w:spacing w:before="120" w:after="120"/>
              <w:rPr>
                <w:rFonts w:cs="Arial"/>
              </w:rPr>
            </w:pPr>
          </w:p>
          <w:p w14:paraId="2A6622A3" w14:textId="77777777" w:rsidR="00FF00AD" w:rsidRDefault="00FF00AD" w:rsidP="00B131AF">
            <w:pPr>
              <w:spacing w:before="120" w:after="120"/>
              <w:rPr>
                <w:rFonts w:cs="Arial"/>
              </w:rPr>
            </w:pPr>
            <w:r w:rsidRPr="00240940">
              <w:rPr>
                <w:rFonts w:cs="Arial"/>
                <w:u w:val="single"/>
              </w:rPr>
              <w:t>Remarks:</w:t>
            </w:r>
          </w:p>
          <w:p w14:paraId="1FF10E54" w14:textId="223DA222" w:rsidR="001D175A" w:rsidRDefault="00AA3C3F" w:rsidP="001D175A">
            <w:pPr>
              <w:pStyle w:val="ListParagraph"/>
              <w:numPr>
                <w:ilvl w:val="0"/>
                <w:numId w:val="48"/>
              </w:numPr>
              <w:spacing w:before="120" w:after="120"/>
              <w:rPr>
                <w:ins w:id="1022" w:author="Raphael Malyankar" w:date="2022-10-22T23:42:00Z"/>
                <w:rFonts w:cs="Arial"/>
              </w:rPr>
            </w:pPr>
            <w:ins w:id="1023" w:author="Raphael Malyankar" w:date="2022-10-22T23:08:00Z">
              <w:r w:rsidRPr="008B7759">
                <w:rPr>
                  <w:rFonts w:cs="Arial"/>
                </w:rPr>
                <w:t xml:space="preserve">The complex attribute </w:t>
              </w:r>
              <w:proofErr w:type="spellStart"/>
              <w:r w:rsidRPr="008B7759">
                <w:rPr>
                  <w:rFonts w:cs="Arial"/>
                  <w:i/>
                  <w:iCs/>
                </w:rPr>
                <w:t>rxNCode</w:t>
              </w:r>
              <w:proofErr w:type="spellEnd"/>
              <w:r w:rsidRPr="008B7759">
                <w:rPr>
                  <w:rFonts w:cs="Arial"/>
                </w:rPr>
                <w:t xml:space="preserve"> </w:t>
              </w:r>
            </w:ins>
            <w:ins w:id="1024" w:author="Raphael Malyankar" w:date="2022-10-22T23:17:00Z">
              <w:r w:rsidR="008B7759" w:rsidRPr="008B7759">
                <w:rPr>
                  <w:rFonts w:cs="Arial"/>
                </w:rPr>
                <w:t xml:space="preserve">when bound to a feature </w:t>
              </w:r>
            </w:ins>
            <w:ins w:id="1025" w:author="Raphael Malyankar" w:date="2022-10-22T23:08:00Z">
              <w:r w:rsidRPr="004F7E39">
                <w:rPr>
                  <w:rFonts w:cs="Arial"/>
                </w:rPr>
                <w:t>allow</w:t>
              </w:r>
            </w:ins>
            <w:ins w:id="1026" w:author="Raphael Malyankar" w:date="2022-10-22T23:41:00Z">
              <w:r w:rsidR="001D175A">
                <w:rPr>
                  <w:rFonts w:cs="Arial"/>
                </w:rPr>
                <w:t>s</w:t>
              </w:r>
            </w:ins>
            <w:ins w:id="1027" w:author="Raphael Malyankar" w:date="2022-10-23T23:15:00Z">
              <w:r w:rsidR="00E5732D">
                <w:rPr>
                  <w:rFonts w:cs="Arial"/>
                </w:rPr>
                <w:t xml:space="preserve"> features to be tagged with keywords </w:t>
              </w:r>
            </w:ins>
            <w:ins w:id="1028" w:author="Raphael Malyankar" w:date="2022-10-23T23:16:00Z">
              <w:r w:rsidR="00E5732D">
                <w:rPr>
                  <w:rFonts w:cs="Arial"/>
                </w:rPr>
                <w:t xml:space="preserve">that make it easier for software queries to </w:t>
              </w:r>
            </w:ins>
            <w:ins w:id="1029" w:author="Raphael Malyankar" w:date="2022-10-22T23:22:00Z">
              <w:r w:rsidR="004F7E39">
                <w:rPr>
                  <w:rFonts w:cs="Arial"/>
                </w:rPr>
                <w:t xml:space="preserve">search for features </w:t>
              </w:r>
            </w:ins>
            <w:ins w:id="1030" w:author="Raphael Malyankar" w:date="2022-10-22T23:08:00Z">
              <w:r w:rsidRPr="004F7E39">
                <w:rPr>
                  <w:rFonts w:cs="Arial"/>
                </w:rPr>
                <w:t>relevant to particular subjects or to particular kinds of vessel operations</w:t>
              </w:r>
              <w:r w:rsidRPr="00323B7A">
                <w:rPr>
                  <w:rFonts w:cs="Arial"/>
                </w:rPr>
                <w:t>. See c</w:t>
              </w:r>
            </w:ins>
            <w:ins w:id="1031" w:author="Raphael Malyankar" w:date="2022-10-22T23:09:00Z">
              <w:r w:rsidRPr="00323B7A">
                <w:rPr>
                  <w:rFonts w:cs="Arial"/>
                </w:rPr>
                <w:t xml:space="preserve">lause </w:t>
              </w:r>
            </w:ins>
            <w:r w:rsidRPr="008B7759">
              <w:rPr>
                <w:rFonts w:cs="Arial"/>
              </w:rPr>
              <w:fldChar w:fldCharType="begin"/>
            </w:r>
            <w:r w:rsidRPr="008B7759">
              <w:rPr>
                <w:rFonts w:cs="Arial"/>
              </w:rPr>
              <w:instrText xml:space="preserve"> REF _Ref117372618 \r \h </w:instrText>
            </w:r>
            <w:r w:rsidRPr="008B7759">
              <w:rPr>
                <w:rFonts w:cs="Arial"/>
              </w:rPr>
            </w:r>
            <w:r w:rsidRPr="008B7759">
              <w:rPr>
                <w:rFonts w:cs="Arial"/>
              </w:rPr>
              <w:fldChar w:fldCharType="separate"/>
            </w:r>
            <w:ins w:id="1032" w:author="Raphael Malyankar" w:date="2022-10-22T23:10:00Z">
              <w:r w:rsidRPr="008B7759">
                <w:rPr>
                  <w:rFonts w:cs="Arial"/>
                </w:rPr>
                <w:t>9.1</w:t>
              </w:r>
              <w:r w:rsidRPr="008B7759">
                <w:rPr>
                  <w:rFonts w:cs="Arial"/>
                </w:rPr>
                <w:fldChar w:fldCharType="end"/>
              </w:r>
              <w:r w:rsidRPr="008B7759">
                <w:rPr>
                  <w:rFonts w:cs="Arial"/>
                </w:rPr>
                <w:t xml:space="preserve"> for guidance on encoding </w:t>
              </w:r>
            </w:ins>
            <w:ins w:id="1033" w:author="Raphael Malyankar" w:date="2022-10-22T23:11:00Z">
              <w:r w:rsidRPr="008B7759">
                <w:rPr>
                  <w:rFonts w:cs="Arial"/>
                </w:rPr>
                <w:t xml:space="preserve">values of </w:t>
              </w:r>
            </w:ins>
            <w:proofErr w:type="spellStart"/>
            <w:ins w:id="1034" w:author="Raphael Malyankar" w:date="2022-10-22T23:10:00Z">
              <w:r w:rsidRPr="008B7759">
                <w:rPr>
                  <w:rFonts w:cs="Arial"/>
                  <w:i/>
                  <w:iCs/>
                </w:rPr>
                <w:t>rxNCode</w:t>
              </w:r>
              <w:proofErr w:type="spellEnd"/>
              <w:r w:rsidRPr="008B7759">
                <w:rPr>
                  <w:rFonts w:cs="Arial"/>
                </w:rPr>
                <w:t xml:space="preserve"> sub-attributes.</w:t>
              </w:r>
            </w:ins>
          </w:p>
          <w:p w14:paraId="5BD99EA3" w14:textId="7A685763" w:rsidR="004F7E39" w:rsidRDefault="008B7759" w:rsidP="001D175A">
            <w:pPr>
              <w:pStyle w:val="ListParagraph"/>
              <w:numPr>
                <w:ilvl w:val="0"/>
                <w:numId w:val="48"/>
              </w:numPr>
              <w:spacing w:before="120" w:after="120"/>
              <w:rPr>
                <w:ins w:id="1035" w:author="Raphael Malyankar" w:date="2022-10-30T21:49:00Z"/>
                <w:rFonts w:cs="Arial"/>
              </w:rPr>
            </w:pPr>
            <w:ins w:id="1036" w:author="Raphael Malyankar" w:date="2022-10-22T23:20:00Z">
              <w:r w:rsidRPr="001D175A">
                <w:rPr>
                  <w:rFonts w:cs="Arial"/>
                </w:rPr>
                <w:t>Regulations, recommendat</w:t>
              </w:r>
            </w:ins>
            <w:ins w:id="1037" w:author="Raphael Malyankar" w:date="2022-10-22T23:21:00Z">
              <w:r w:rsidRPr="001D175A">
                <w:rPr>
                  <w:rFonts w:cs="Arial"/>
                </w:rPr>
                <w:t>ions, restrictions,</w:t>
              </w:r>
            </w:ins>
            <w:ins w:id="1038" w:author="Raphael Malyankar" w:date="2022-10-23T23:13:00Z">
              <w:r w:rsidR="00E5732D">
                <w:rPr>
                  <w:rFonts w:cs="Arial"/>
                </w:rPr>
                <w:t xml:space="preserve"> </w:t>
              </w:r>
            </w:ins>
            <w:ins w:id="1039" w:author="Raphael Malyankar" w:date="2022-10-23T23:14:00Z">
              <w:r w:rsidR="00E5732D">
                <w:rPr>
                  <w:rFonts w:cs="Arial"/>
                </w:rPr>
                <w:t>or general nautical information</w:t>
              </w:r>
            </w:ins>
            <w:ins w:id="1040" w:author="Raphael Malyankar" w:date="2022-10-23T23:12:00Z">
              <w:r w:rsidR="00E5732D">
                <w:rPr>
                  <w:rFonts w:cs="Arial"/>
                </w:rPr>
                <w:t xml:space="preserve"> </w:t>
              </w:r>
            </w:ins>
            <w:ins w:id="1041" w:author="Raphael Malyankar" w:date="2022-10-22T23:23:00Z">
              <w:r w:rsidR="004F7E39" w:rsidRPr="001D175A">
                <w:rPr>
                  <w:rFonts w:cs="Arial"/>
                </w:rPr>
                <w:t>must</w:t>
              </w:r>
            </w:ins>
            <w:ins w:id="1042" w:author="Raphael Malyankar" w:date="2022-10-22T23:21:00Z">
              <w:r w:rsidRPr="001D175A">
                <w:rPr>
                  <w:rFonts w:cs="Arial"/>
                </w:rPr>
                <w:t xml:space="preserve"> be encoded in the appropriate associated information type (see clauses </w:t>
              </w:r>
            </w:ins>
            <w:r w:rsidRPr="001D175A">
              <w:rPr>
                <w:rFonts w:cs="Arial"/>
              </w:rPr>
              <w:fldChar w:fldCharType="begin"/>
            </w:r>
            <w:r w:rsidRPr="001D175A">
              <w:rPr>
                <w:rFonts w:cs="Arial"/>
              </w:rPr>
              <w:instrText xml:space="preserve"> REF _Ref117373352 \r \h </w:instrText>
            </w:r>
            <w:r w:rsidRPr="001D175A">
              <w:rPr>
                <w:rFonts w:cs="Arial"/>
              </w:rPr>
            </w:r>
            <w:r w:rsidRPr="001D175A">
              <w:rPr>
                <w:rFonts w:cs="Arial"/>
              </w:rPr>
              <w:fldChar w:fldCharType="separate"/>
            </w:r>
            <w:ins w:id="1043" w:author="Raphael Malyankar" w:date="2022-10-22T23:22:00Z">
              <w:r w:rsidRPr="001D175A">
                <w:rPr>
                  <w:rFonts w:cs="Arial"/>
                </w:rPr>
                <w:t>9.3</w:t>
              </w:r>
              <w:r w:rsidRPr="001D175A">
                <w:rPr>
                  <w:rFonts w:cs="Arial"/>
                </w:rPr>
                <w:fldChar w:fldCharType="end"/>
              </w:r>
              <w:r w:rsidRPr="001D175A">
                <w:rPr>
                  <w:rFonts w:cs="Arial"/>
                </w:rPr>
                <w:t xml:space="preserve"> and </w:t>
              </w:r>
            </w:ins>
            <w:r w:rsidRPr="001D175A">
              <w:rPr>
                <w:rFonts w:cs="Arial"/>
              </w:rPr>
              <w:fldChar w:fldCharType="begin"/>
            </w:r>
            <w:r w:rsidRPr="001D175A">
              <w:rPr>
                <w:rFonts w:cs="Arial"/>
              </w:rPr>
              <w:instrText xml:space="preserve"> REF _Ref117373367 \r \h </w:instrText>
            </w:r>
            <w:r w:rsidRPr="001D175A">
              <w:rPr>
                <w:rFonts w:cs="Arial"/>
              </w:rPr>
            </w:r>
            <w:r w:rsidRPr="001D175A">
              <w:rPr>
                <w:rFonts w:cs="Arial"/>
              </w:rPr>
              <w:fldChar w:fldCharType="separate"/>
            </w:r>
            <w:ins w:id="1044" w:author="Raphael Malyankar" w:date="2022-10-22T23:22:00Z">
              <w:r w:rsidRPr="001D175A">
                <w:rPr>
                  <w:rFonts w:cs="Arial"/>
                </w:rPr>
                <w:t>10</w:t>
              </w:r>
              <w:r w:rsidRPr="001D175A">
                <w:rPr>
                  <w:rFonts w:cs="Arial"/>
                </w:rPr>
                <w:fldChar w:fldCharType="end"/>
              </w:r>
            </w:ins>
            <w:ins w:id="1045" w:author="Raphael Malyankar" w:date="2022-10-22T23:21:00Z">
              <w:r w:rsidRPr="001D175A">
                <w:rPr>
                  <w:rFonts w:cs="Arial"/>
                </w:rPr>
                <w:t>)</w:t>
              </w:r>
            </w:ins>
            <w:ins w:id="1046" w:author="Raphael Malyankar" w:date="2022-10-22T23:23:00Z">
              <w:r w:rsidR="004F7E39" w:rsidRPr="001D175A">
                <w:rPr>
                  <w:rFonts w:cs="Arial"/>
                </w:rPr>
                <w:t>.</w:t>
              </w:r>
            </w:ins>
            <w:ins w:id="1047" w:author="Raphael Malyankar" w:date="2022-10-22T23:42:00Z">
              <w:r w:rsidR="001D175A">
                <w:rPr>
                  <w:rFonts w:cs="Arial"/>
                </w:rPr>
                <w:t xml:space="preserve"> </w:t>
              </w:r>
            </w:ins>
            <w:ins w:id="1048" w:author="Raphael Malyankar" w:date="2022-10-22T23:23:00Z">
              <w:r w:rsidR="004F7E39" w:rsidRPr="001D175A">
                <w:rPr>
                  <w:rFonts w:cs="Arial"/>
                </w:rPr>
                <w:t>The ability to encode</w:t>
              </w:r>
            </w:ins>
            <w:ins w:id="1049" w:author="Raphael Malyankar" w:date="2022-10-22T23:19:00Z">
              <w:r w:rsidRPr="001D175A">
                <w:rPr>
                  <w:rFonts w:cs="Arial"/>
                </w:rPr>
                <w:t xml:space="preserve"> </w:t>
              </w:r>
              <w:proofErr w:type="spellStart"/>
              <w:r w:rsidRPr="001D175A">
                <w:rPr>
                  <w:rFonts w:cs="Arial"/>
                  <w:i/>
                  <w:iCs/>
                </w:rPr>
                <w:t>rxNCode</w:t>
              </w:r>
            </w:ins>
            <w:proofErr w:type="spellEnd"/>
            <w:ins w:id="1050" w:author="Raphael Malyankar" w:date="2022-10-22T23:23:00Z">
              <w:r w:rsidR="004F7E39" w:rsidRPr="001D175A">
                <w:rPr>
                  <w:rFonts w:cs="Arial"/>
                </w:rPr>
                <w:t xml:space="preserve"> and </w:t>
              </w:r>
              <w:proofErr w:type="spellStart"/>
              <w:r w:rsidR="004F7E39" w:rsidRPr="001D175A">
                <w:rPr>
                  <w:rFonts w:cs="Arial"/>
                  <w:i/>
                  <w:iCs/>
                </w:rPr>
                <w:t>textContent</w:t>
              </w:r>
              <w:proofErr w:type="spellEnd"/>
              <w:r w:rsidR="004F7E39" w:rsidRPr="001D175A">
                <w:rPr>
                  <w:rFonts w:cs="Arial"/>
                </w:rPr>
                <w:t xml:space="preserve"> as attributes of features must not be used to </w:t>
              </w:r>
            </w:ins>
            <w:ins w:id="1051" w:author="Raphael Malyankar" w:date="2022-10-22T23:25:00Z">
              <w:r w:rsidR="004F7E39" w:rsidRPr="001D175A">
                <w:rPr>
                  <w:rFonts w:cs="Arial"/>
                </w:rPr>
                <w:t>avoid</w:t>
              </w:r>
            </w:ins>
            <w:ins w:id="1052" w:author="Raphael Malyankar" w:date="2022-10-22T23:23:00Z">
              <w:r w:rsidR="004F7E39" w:rsidRPr="001D175A">
                <w:rPr>
                  <w:rFonts w:cs="Arial"/>
                </w:rPr>
                <w:t xml:space="preserve"> encoding </w:t>
              </w:r>
            </w:ins>
            <w:ins w:id="1053" w:author="Raphael Malyankar" w:date="2022-10-22T23:25:00Z">
              <w:r w:rsidR="004F7E39" w:rsidRPr="00D40CD0">
                <w:rPr>
                  <w:rFonts w:cs="Arial"/>
                </w:rPr>
                <w:t xml:space="preserve">instances of </w:t>
              </w:r>
            </w:ins>
            <w:ins w:id="1054" w:author="Raphael Malyankar" w:date="2022-10-22T23:24:00Z">
              <w:r w:rsidR="004F7E39" w:rsidRPr="00D40CD0">
                <w:rPr>
                  <w:rFonts w:cs="Arial"/>
                  <w:b/>
                  <w:bCs/>
                </w:rPr>
                <w:t>Regulations</w:t>
              </w:r>
              <w:r w:rsidR="004F7E39" w:rsidRPr="00D40CD0">
                <w:rPr>
                  <w:rFonts w:cs="Arial"/>
                </w:rPr>
                <w:t xml:space="preserve">, </w:t>
              </w:r>
              <w:r w:rsidR="004F7E39" w:rsidRPr="00D40CD0">
                <w:rPr>
                  <w:rFonts w:cs="Arial"/>
                  <w:b/>
                  <w:bCs/>
                </w:rPr>
                <w:t>Restrictions</w:t>
              </w:r>
              <w:r w:rsidR="004F7E39" w:rsidRPr="00D40CD0">
                <w:rPr>
                  <w:rFonts w:cs="Arial"/>
                </w:rPr>
                <w:t xml:space="preserve">, </w:t>
              </w:r>
              <w:r w:rsidR="004F7E39" w:rsidRPr="00D40CD0">
                <w:rPr>
                  <w:rFonts w:cs="Arial"/>
                  <w:b/>
                  <w:bCs/>
                </w:rPr>
                <w:t>Recommendations</w:t>
              </w:r>
              <w:r w:rsidR="004F7E39" w:rsidRPr="00D40CD0">
                <w:rPr>
                  <w:rFonts w:cs="Arial"/>
                </w:rPr>
                <w:t xml:space="preserve">, or </w:t>
              </w:r>
              <w:proofErr w:type="spellStart"/>
              <w:r w:rsidR="004F7E39" w:rsidRPr="00D40CD0">
                <w:rPr>
                  <w:rFonts w:cs="Arial"/>
                  <w:b/>
                  <w:bCs/>
                </w:rPr>
                <w:t>NauticalInformatio</w:t>
              </w:r>
            </w:ins>
            <w:ins w:id="1055" w:author="Raphael Malyankar" w:date="2022-10-22T23:25:00Z">
              <w:r w:rsidR="004F7E39" w:rsidRPr="00D40CD0">
                <w:rPr>
                  <w:rFonts w:cs="Arial"/>
                  <w:b/>
                  <w:bCs/>
                </w:rPr>
                <w:t>n</w:t>
              </w:r>
            </w:ins>
            <w:proofErr w:type="spellEnd"/>
            <w:ins w:id="1056" w:author="Raphael Malyankar" w:date="2022-10-22T23:49:00Z">
              <w:r w:rsidR="00D40CD0">
                <w:rPr>
                  <w:rFonts w:cs="Arial"/>
                  <w:b/>
                  <w:bCs/>
                </w:rPr>
                <w:t>,</w:t>
              </w:r>
            </w:ins>
            <w:ins w:id="1057" w:author="Raphael Malyankar" w:date="2022-10-22T23:45:00Z">
              <w:r w:rsidR="00D40CD0" w:rsidRPr="00D40CD0">
                <w:rPr>
                  <w:rFonts w:cs="Arial"/>
                </w:rPr>
                <w:t xml:space="preserve"> because </w:t>
              </w:r>
            </w:ins>
            <w:ins w:id="1058" w:author="Raphael Malyankar" w:date="2022-10-22T23:48:00Z">
              <w:r w:rsidR="00D40CD0">
                <w:rPr>
                  <w:rFonts w:cs="Arial"/>
                </w:rPr>
                <w:t>encoding</w:t>
              </w:r>
            </w:ins>
            <w:ins w:id="1059" w:author="Raphael Malyankar" w:date="2022-10-22T23:46:00Z">
              <w:r w:rsidR="00D40CD0" w:rsidRPr="00D40CD0">
                <w:rPr>
                  <w:rFonts w:cs="Arial"/>
                </w:rPr>
                <w:t xml:space="preserve"> </w:t>
              </w:r>
            </w:ins>
            <w:ins w:id="1060" w:author="Raphael Malyankar" w:date="2022-10-22T23:47:00Z">
              <w:r w:rsidR="00D40CD0" w:rsidRPr="00D40CD0">
                <w:rPr>
                  <w:rFonts w:cs="Arial"/>
                </w:rPr>
                <w:t xml:space="preserve">the </w:t>
              </w:r>
            </w:ins>
            <w:ins w:id="1061" w:author="Raphael Malyankar" w:date="2022-10-22T23:48:00Z">
              <w:r w:rsidR="00D40CD0">
                <w:rPr>
                  <w:rFonts w:cs="Arial"/>
                </w:rPr>
                <w:t>s</w:t>
              </w:r>
            </w:ins>
            <w:ins w:id="1062" w:author="Raphael Malyankar" w:date="2022-10-22T23:47:00Z">
              <w:r w:rsidR="00D40CD0" w:rsidRPr="00D40CD0">
                <w:rPr>
                  <w:rFonts w:cs="Arial"/>
                </w:rPr>
                <w:t xml:space="preserve">ame type of information </w:t>
              </w:r>
            </w:ins>
            <w:ins w:id="1063" w:author="Raphael Malyankar" w:date="2022-10-22T23:48:00Z">
              <w:r w:rsidR="00D40CD0">
                <w:rPr>
                  <w:rFonts w:cs="Arial"/>
                </w:rPr>
                <w:t>using different methods or different structures</w:t>
              </w:r>
            </w:ins>
            <w:ins w:id="1064" w:author="Raphael Malyankar" w:date="2022-10-22T23:45:00Z">
              <w:r w:rsidR="00D40CD0" w:rsidRPr="00D40CD0">
                <w:rPr>
                  <w:rFonts w:cs="Arial"/>
                </w:rPr>
                <w:t xml:space="preserve"> </w:t>
              </w:r>
            </w:ins>
            <w:ins w:id="1065" w:author="Raphael Malyankar" w:date="2022-10-22T23:51:00Z">
              <w:r w:rsidR="00967D82">
                <w:rPr>
                  <w:rFonts w:cs="Arial"/>
                </w:rPr>
                <w:t xml:space="preserve">in </w:t>
              </w:r>
              <w:r w:rsidR="00CF189C">
                <w:rPr>
                  <w:rFonts w:cs="Arial"/>
                </w:rPr>
                <w:t xml:space="preserve">the same </w:t>
              </w:r>
              <w:r w:rsidR="00967D82">
                <w:rPr>
                  <w:rFonts w:cs="Arial"/>
                </w:rPr>
                <w:t>dataset</w:t>
              </w:r>
              <w:r w:rsidR="00CF189C">
                <w:rPr>
                  <w:rFonts w:cs="Arial"/>
                </w:rPr>
                <w:t xml:space="preserve"> or data product</w:t>
              </w:r>
              <w:r w:rsidR="00967D82">
                <w:rPr>
                  <w:rFonts w:cs="Arial"/>
                </w:rPr>
                <w:t xml:space="preserve"> </w:t>
              </w:r>
            </w:ins>
            <w:ins w:id="1066" w:author="Raphael Malyankar" w:date="2022-10-22T23:47:00Z">
              <w:r w:rsidR="00D40CD0" w:rsidRPr="00D40CD0">
                <w:rPr>
                  <w:rFonts w:cs="Arial"/>
                </w:rPr>
                <w:t>makes</w:t>
              </w:r>
            </w:ins>
            <w:ins w:id="1067" w:author="Raphael Malyankar" w:date="2022-10-22T23:45:00Z">
              <w:r w:rsidR="00D40CD0" w:rsidRPr="00D40CD0">
                <w:rPr>
                  <w:rFonts w:cs="Arial"/>
                </w:rPr>
                <w:t xml:space="preserve"> it more difficult for the </w:t>
              </w:r>
            </w:ins>
            <w:ins w:id="1068" w:author="Raphael Malyankar" w:date="2022-10-22T23:46:00Z">
              <w:r w:rsidR="00D40CD0" w:rsidRPr="00D40CD0">
                <w:rPr>
                  <w:rFonts w:cs="Arial"/>
                </w:rPr>
                <w:t xml:space="preserve">mariner to </w:t>
              </w:r>
            </w:ins>
            <w:ins w:id="1069" w:author="Raphael Malyankar" w:date="2022-10-22T23:50:00Z">
              <w:r w:rsidR="00D40CD0">
                <w:rPr>
                  <w:rFonts w:cs="Arial"/>
                </w:rPr>
                <w:t>find</w:t>
              </w:r>
            </w:ins>
            <w:ins w:id="1070" w:author="Raphael Malyankar" w:date="2022-10-22T23:46:00Z">
              <w:r w:rsidR="00D40CD0" w:rsidRPr="00D40CD0">
                <w:rPr>
                  <w:rFonts w:cs="Arial"/>
                </w:rPr>
                <w:t xml:space="preserve"> information</w:t>
              </w:r>
            </w:ins>
            <w:ins w:id="1071" w:author="Raphael Malyankar" w:date="2022-10-22T23:24:00Z">
              <w:r w:rsidR="004F7E39" w:rsidRPr="00D40CD0">
                <w:rPr>
                  <w:rFonts w:cs="Arial"/>
                </w:rPr>
                <w:t>.</w:t>
              </w:r>
            </w:ins>
          </w:p>
          <w:p w14:paraId="0FED7943" w14:textId="64BF4A9E" w:rsidR="00F53BCA" w:rsidRDefault="00F53BCA" w:rsidP="001D175A">
            <w:pPr>
              <w:pStyle w:val="ListParagraph"/>
              <w:numPr>
                <w:ilvl w:val="0"/>
                <w:numId w:val="48"/>
              </w:numPr>
              <w:spacing w:before="120" w:after="120"/>
              <w:rPr>
                <w:ins w:id="1072" w:author="Raphael Malyankar" w:date="2022-10-30T21:57:00Z"/>
                <w:rFonts w:cs="Arial"/>
              </w:rPr>
            </w:pPr>
            <w:ins w:id="1073" w:author="Raphael Malyankar" w:date="2022-10-30T21:51:00Z">
              <w:r>
                <w:rPr>
                  <w:rFonts w:cs="Arial"/>
                </w:rPr>
                <w:t xml:space="preserve">When encoding text information in the complex attribute </w:t>
              </w:r>
              <w:proofErr w:type="spellStart"/>
              <w:r w:rsidRPr="00F53BCA">
                <w:rPr>
                  <w:rFonts w:cs="Arial"/>
                  <w:i/>
                  <w:iCs/>
                </w:rPr>
                <w:t>textContent</w:t>
              </w:r>
              <w:proofErr w:type="spellEnd"/>
              <w:r>
                <w:rPr>
                  <w:rFonts w:cs="Arial"/>
                </w:rPr>
                <w:t xml:space="preserve">, it is not necessary to encode </w:t>
              </w:r>
            </w:ins>
            <w:ins w:id="1074" w:author="Raphael Malyankar" w:date="2022-10-30T21:53:00Z">
              <w:r>
                <w:rPr>
                  <w:rFonts w:cs="Arial"/>
                </w:rPr>
                <w:t>the entire</w:t>
              </w:r>
            </w:ins>
            <w:ins w:id="1075" w:author="Raphael Malyankar" w:date="2022-10-30T21:51:00Z">
              <w:r>
                <w:rPr>
                  <w:rFonts w:cs="Arial"/>
                </w:rPr>
                <w:t xml:space="preserve"> content in a sing</w:t>
              </w:r>
            </w:ins>
            <w:ins w:id="1076" w:author="Raphael Malyankar" w:date="2022-10-30T21:52:00Z">
              <w:r>
                <w:rPr>
                  <w:rFonts w:cs="Arial"/>
                </w:rPr>
                <w:t xml:space="preserve">le instance of the </w:t>
              </w:r>
              <w:r w:rsidRPr="00F53BCA">
                <w:rPr>
                  <w:rFonts w:cs="Arial"/>
                  <w:i/>
                  <w:iCs/>
                </w:rPr>
                <w:t>information</w:t>
              </w:r>
              <w:r>
                <w:rPr>
                  <w:rFonts w:cs="Arial"/>
                </w:rPr>
                <w:t xml:space="preserve"> sub-attribute. Instead, the information should be organized so that each instance of </w:t>
              </w:r>
              <w:r w:rsidRPr="00A70C86">
                <w:rPr>
                  <w:rFonts w:cs="Arial"/>
                  <w:i/>
                  <w:iCs/>
                </w:rPr>
                <w:t>information</w:t>
              </w:r>
              <w:r>
                <w:rPr>
                  <w:rFonts w:cs="Arial"/>
                </w:rPr>
                <w:t xml:space="preserve"> deals with a distinct topic or sub-topic</w:t>
              </w:r>
            </w:ins>
            <w:ins w:id="1077" w:author="Raphael Malyankar" w:date="2022-10-30T21:53:00Z">
              <w:r>
                <w:rPr>
                  <w:rFonts w:cs="Arial"/>
                </w:rPr>
                <w:t xml:space="preserve">, each with an appropriate heading in the </w:t>
              </w:r>
              <w:r w:rsidRPr="00F53BCA">
                <w:rPr>
                  <w:rFonts w:cs="Arial"/>
                  <w:i/>
                  <w:iCs/>
                </w:rPr>
                <w:t>headline</w:t>
              </w:r>
              <w:r>
                <w:rPr>
                  <w:rFonts w:cs="Arial"/>
                </w:rPr>
                <w:t xml:space="preserve"> attribute</w:t>
              </w:r>
            </w:ins>
            <w:ins w:id="1078" w:author="Raphael Malyankar" w:date="2022-10-30T21:52:00Z">
              <w:r>
                <w:rPr>
                  <w:rFonts w:cs="Arial"/>
                </w:rPr>
                <w:t>.</w:t>
              </w:r>
            </w:ins>
            <w:ins w:id="1079" w:author="Raphael Malyankar" w:date="2022-10-30T21:53:00Z">
              <w:r>
                <w:rPr>
                  <w:rFonts w:cs="Arial"/>
                </w:rPr>
                <w:t xml:space="preserve"> This </w:t>
              </w:r>
            </w:ins>
            <w:ins w:id="1080" w:author="Raphael Malyankar" w:date="2022-10-30T21:54:00Z">
              <w:r>
                <w:rPr>
                  <w:rFonts w:cs="Arial"/>
                </w:rPr>
                <w:t>will</w:t>
              </w:r>
            </w:ins>
            <w:ins w:id="1081" w:author="Raphael Malyankar" w:date="2022-10-30T21:53:00Z">
              <w:r>
                <w:rPr>
                  <w:rFonts w:cs="Arial"/>
                </w:rPr>
                <w:t xml:space="preserve"> make it easier for </w:t>
              </w:r>
            </w:ins>
            <w:ins w:id="1082" w:author="Raphael Malyankar" w:date="2022-10-30T21:54:00Z">
              <w:r>
                <w:rPr>
                  <w:rFonts w:cs="Arial"/>
                </w:rPr>
                <w:t xml:space="preserve">readers to find a topic. </w:t>
              </w:r>
            </w:ins>
            <w:ins w:id="1083" w:author="Raphael Malyankar" w:date="2022-10-30T21:56:00Z">
              <w:r w:rsidR="00A70C86">
                <w:rPr>
                  <w:rFonts w:cs="Arial"/>
                </w:rPr>
                <w:t>Part, c</w:t>
              </w:r>
            </w:ins>
            <w:ins w:id="1084" w:author="Raphael Malyankar" w:date="2022-10-30T21:57:00Z">
              <w:r w:rsidR="00A70C86">
                <w:rPr>
                  <w:rFonts w:cs="Arial"/>
                </w:rPr>
                <w:t>hapter, s</w:t>
              </w:r>
            </w:ins>
            <w:ins w:id="1085" w:author="Raphael Malyankar" w:date="2022-10-30T21:55:00Z">
              <w:r w:rsidR="00A70C86">
                <w:rPr>
                  <w:rFonts w:cs="Arial"/>
                </w:rPr>
                <w:t>ection and sub-section h</w:t>
              </w:r>
            </w:ins>
            <w:ins w:id="1086" w:author="Raphael Malyankar" w:date="2022-10-30T21:54:00Z">
              <w:r w:rsidR="00A70C86">
                <w:rPr>
                  <w:rFonts w:cs="Arial"/>
                </w:rPr>
                <w:t xml:space="preserve">eadings in the source material may be used </w:t>
              </w:r>
            </w:ins>
            <w:ins w:id="1087" w:author="Raphael Malyankar" w:date="2022-10-30T21:55:00Z">
              <w:r w:rsidR="00A70C86">
                <w:rPr>
                  <w:rFonts w:cs="Arial"/>
                </w:rPr>
                <w:t xml:space="preserve">in </w:t>
              </w:r>
            </w:ins>
            <w:ins w:id="1088" w:author="Raphael Malyankar" w:date="2022-10-30T21:54:00Z">
              <w:r w:rsidR="00A70C86">
                <w:rPr>
                  <w:rFonts w:cs="Arial"/>
                </w:rPr>
                <w:t>eit</w:t>
              </w:r>
            </w:ins>
            <w:ins w:id="1089" w:author="Raphael Malyankar" w:date="2022-10-30T21:55:00Z">
              <w:r w:rsidR="00A70C86">
                <w:rPr>
                  <w:rFonts w:cs="Arial"/>
                </w:rPr>
                <w:t xml:space="preserve">her verbatim or condensed form, ordered according to the hierarchy in the </w:t>
              </w:r>
            </w:ins>
            <w:ins w:id="1090" w:author="Raphael Malyankar" w:date="2022-10-30T21:56:00Z">
              <w:r w:rsidR="00A70C86">
                <w:rPr>
                  <w:rFonts w:cs="Arial"/>
                </w:rPr>
                <w:t>source</w:t>
              </w:r>
            </w:ins>
            <w:ins w:id="1091" w:author="Raphael Malyankar" w:date="2022-10-30T21:55:00Z">
              <w:r w:rsidR="00A70C86">
                <w:rPr>
                  <w:rFonts w:cs="Arial"/>
                </w:rPr>
                <w:t>.</w:t>
              </w:r>
            </w:ins>
          </w:p>
          <w:p w14:paraId="199E844A" w14:textId="7EE89705" w:rsidR="00A70C86" w:rsidRDefault="00A70C86" w:rsidP="001D175A">
            <w:pPr>
              <w:pStyle w:val="ListParagraph"/>
              <w:numPr>
                <w:ilvl w:val="0"/>
                <w:numId w:val="48"/>
              </w:numPr>
              <w:spacing w:before="120" w:after="120"/>
              <w:rPr>
                <w:ins w:id="1092" w:author="Raphael Malyankar" w:date="2022-10-30T22:00:00Z"/>
                <w:rFonts w:cs="Arial"/>
              </w:rPr>
            </w:pPr>
            <w:ins w:id="1093" w:author="Raphael Malyankar" w:date="2022-10-30T21:57:00Z">
              <w:r>
                <w:rPr>
                  <w:rFonts w:cs="Arial"/>
                </w:rPr>
                <w:t xml:space="preserve">Multiple instances of </w:t>
              </w:r>
              <w:proofErr w:type="spellStart"/>
              <w:r w:rsidRPr="00A70C86">
                <w:rPr>
                  <w:rFonts w:cs="Arial"/>
                  <w:i/>
                  <w:iCs/>
                </w:rPr>
                <w:t>textContent</w:t>
              </w:r>
              <w:proofErr w:type="spellEnd"/>
              <w:r>
                <w:rPr>
                  <w:rFonts w:cs="Arial"/>
                </w:rPr>
                <w:t xml:space="preserve"> </w:t>
              </w:r>
            </w:ins>
            <w:ins w:id="1094" w:author="Raphael Malyankar" w:date="2022-10-30T21:58:00Z">
              <w:r>
                <w:rPr>
                  <w:rFonts w:cs="Arial"/>
                </w:rPr>
                <w:t>should</w:t>
              </w:r>
            </w:ins>
            <w:ins w:id="1095" w:author="Raphael Malyankar" w:date="2022-10-30T21:57:00Z">
              <w:r>
                <w:rPr>
                  <w:rFonts w:cs="Arial"/>
                </w:rPr>
                <w:t xml:space="preserve"> be used</w:t>
              </w:r>
            </w:ins>
            <w:ins w:id="1096" w:author="Raphael Malyankar" w:date="2022-10-30T21:58:00Z">
              <w:r>
                <w:rPr>
                  <w:rFonts w:cs="Arial"/>
                </w:rPr>
                <w:t xml:space="preserve"> when </w:t>
              </w:r>
            </w:ins>
            <w:ins w:id="1097" w:author="Raphael Malyankar" w:date="2022-10-30T21:59:00Z">
              <w:r>
                <w:rPr>
                  <w:rFonts w:cs="Arial"/>
                </w:rPr>
                <w:t xml:space="preserve">the encoded material bears different relationships to the source (abstract/extract vs. summary vs. </w:t>
              </w:r>
            </w:ins>
            <w:ins w:id="1098" w:author="Raphael Malyankar" w:date="2022-10-30T22:00:00Z">
              <w:r>
                <w:rPr>
                  <w:rFonts w:cs="Arial"/>
                </w:rPr>
                <w:t>full text).</w:t>
              </w:r>
            </w:ins>
          </w:p>
          <w:p w14:paraId="3BF69207" w14:textId="3D8843EA" w:rsidR="00A70C86" w:rsidRDefault="00A70C86" w:rsidP="001D175A">
            <w:pPr>
              <w:pStyle w:val="ListParagraph"/>
              <w:numPr>
                <w:ilvl w:val="0"/>
                <w:numId w:val="48"/>
              </w:numPr>
              <w:spacing w:before="120" w:after="120"/>
              <w:rPr>
                <w:ins w:id="1099" w:author="Raphael Malyankar" w:date="2022-10-30T22:02:00Z"/>
                <w:rFonts w:cs="Arial"/>
              </w:rPr>
            </w:pPr>
            <w:ins w:id="1100" w:author="Raphael Malyankar" w:date="2022-10-30T22:00:00Z">
              <w:r>
                <w:rPr>
                  <w:rFonts w:cs="Arial"/>
                </w:rPr>
                <w:t xml:space="preserve">Multiple instances of </w:t>
              </w:r>
              <w:proofErr w:type="spellStart"/>
              <w:r w:rsidRPr="000B3441">
                <w:rPr>
                  <w:rFonts w:cs="Arial"/>
                  <w:i/>
                  <w:iCs/>
                </w:rPr>
                <w:t>textContent</w:t>
              </w:r>
              <w:proofErr w:type="spellEnd"/>
              <w:r>
                <w:rPr>
                  <w:rFonts w:cs="Arial"/>
                </w:rPr>
                <w:t xml:space="preserve"> may be used to distinguish information </w:t>
              </w:r>
            </w:ins>
            <w:ins w:id="1101" w:author="Raphael Malyankar" w:date="2022-10-30T22:01:00Z">
              <w:r w:rsidR="000B3441">
                <w:rPr>
                  <w:rFonts w:cs="Arial"/>
                </w:rPr>
                <w:t>available</w:t>
              </w:r>
            </w:ins>
            <w:ins w:id="1102" w:author="Raphael Malyankar" w:date="2022-10-30T22:00:00Z">
              <w:r>
                <w:rPr>
                  <w:rFonts w:cs="Arial"/>
                </w:rPr>
                <w:t xml:space="preserve"> purely as an external reference (in </w:t>
              </w:r>
            </w:ins>
            <w:ins w:id="1103" w:author="Raphael Malyankar" w:date="2022-10-30T22:01:00Z">
              <w:r w:rsidR="000B3441">
                <w:rPr>
                  <w:rFonts w:cs="Arial"/>
                </w:rPr>
                <w:t xml:space="preserve">the </w:t>
              </w:r>
              <w:proofErr w:type="spellStart"/>
              <w:r w:rsidR="000B3441" w:rsidRPr="000B3441">
                <w:rPr>
                  <w:rFonts w:cs="Arial"/>
                  <w:i/>
                  <w:iCs/>
                </w:rPr>
                <w:t>onlineResource</w:t>
              </w:r>
              <w:proofErr w:type="spellEnd"/>
              <w:r w:rsidR="000B3441">
                <w:rPr>
                  <w:rFonts w:cs="Arial"/>
                </w:rPr>
                <w:t xml:space="preserve"> sub-attribute) from information encoded within the dataset (in the </w:t>
              </w:r>
              <w:proofErr w:type="spellStart"/>
              <w:r w:rsidR="000B3441" w:rsidRPr="000B3441">
                <w:rPr>
                  <w:rFonts w:cs="Arial"/>
                  <w:i/>
                  <w:iCs/>
                </w:rPr>
                <w:t>information.text</w:t>
              </w:r>
              <w:proofErr w:type="spellEnd"/>
              <w:r w:rsidR="000B3441">
                <w:rPr>
                  <w:rFonts w:cs="Arial"/>
                </w:rPr>
                <w:t xml:space="preserve"> </w:t>
              </w:r>
            </w:ins>
            <w:ins w:id="1104" w:author="Raphael Malyankar" w:date="2022-10-30T22:02:00Z">
              <w:r w:rsidR="000B3441">
                <w:rPr>
                  <w:rFonts w:cs="Arial"/>
                </w:rPr>
                <w:t xml:space="preserve">sub-attribute </w:t>
              </w:r>
            </w:ins>
            <w:ins w:id="1105" w:author="Raphael Malyankar" w:date="2022-10-30T22:01:00Z">
              <w:r w:rsidR="000B3441">
                <w:rPr>
                  <w:rFonts w:cs="Arial"/>
                </w:rPr>
                <w:t>or</w:t>
              </w:r>
            </w:ins>
            <w:ins w:id="1106" w:author="Raphael Malyankar" w:date="2022-10-30T22:02:00Z">
              <w:r w:rsidR="000B3441">
                <w:rPr>
                  <w:rFonts w:cs="Arial"/>
                </w:rPr>
                <w:t xml:space="preserve"> in a support file).</w:t>
              </w:r>
            </w:ins>
          </w:p>
          <w:p w14:paraId="2FA23A5B" w14:textId="6BC05ECE" w:rsidR="000B3441" w:rsidRPr="00D40CD0" w:rsidRDefault="000B3441" w:rsidP="001D175A">
            <w:pPr>
              <w:pStyle w:val="ListParagraph"/>
              <w:numPr>
                <w:ilvl w:val="0"/>
                <w:numId w:val="48"/>
              </w:numPr>
              <w:spacing w:before="120" w:after="120"/>
              <w:rPr>
                <w:ins w:id="1107" w:author="Raphael Malyankar" w:date="2022-10-22T23:24:00Z"/>
                <w:rFonts w:cs="Arial"/>
              </w:rPr>
            </w:pPr>
            <w:ins w:id="1108" w:author="Raphael Malyankar" w:date="2022-10-30T22:02:00Z">
              <w:r>
                <w:rPr>
                  <w:rFonts w:cs="Arial"/>
                </w:rPr>
                <w:t>In general, encoders may use the multiplicit</w:t>
              </w:r>
            </w:ins>
            <w:ins w:id="1109" w:author="Raphael Malyankar" w:date="2022-10-30T22:03:00Z">
              <w:r>
                <w:rPr>
                  <w:rFonts w:cs="Arial"/>
                </w:rPr>
                <w:t>ies</w:t>
              </w:r>
            </w:ins>
            <w:ins w:id="1110" w:author="Raphael Malyankar" w:date="2022-10-30T22:02:00Z">
              <w:r>
                <w:rPr>
                  <w:rFonts w:cs="Arial"/>
                </w:rPr>
                <w:t xml:space="preserve"> of </w:t>
              </w:r>
              <w:proofErr w:type="spellStart"/>
              <w:r w:rsidRPr="000B3441">
                <w:rPr>
                  <w:rFonts w:cs="Arial"/>
                  <w:i/>
                  <w:iCs/>
                </w:rPr>
                <w:t>textContent</w:t>
              </w:r>
              <w:proofErr w:type="spellEnd"/>
              <w:r>
                <w:rPr>
                  <w:rFonts w:cs="Arial"/>
                </w:rPr>
                <w:t xml:space="preserve"> and it</w:t>
              </w:r>
            </w:ins>
            <w:ins w:id="1111" w:author="Raphael Malyankar" w:date="2022-10-30T22:03:00Z">
              <w:r>
                <w:rPr>
                  <w:rFonts w:cs="Arial"/>
                </w:rPr>
                <w:t>s sub-attributes to organi</w:t>
              </w:r>
            </w:ins>
            <w:ins w:id="1112" w:author="Raphael Malyankar" w:date="2022-10-30T22:07:00Z">
              <w:r w:rsidR="00703C95">
                <w:rPr>
                  <w:rFonts w:cs="Arial"/>
                </w:rPr>
                <w:t>z</w:t>
              </w:r>
            </w:ins>
            <w:ins w:id="1113" w:author="Raphael Malyankar" w:date="2022-10-30T22:03:00Z">
              <w:r>
                <w:rPr>
                  <w:rFonts w:cs="Arial"/>
                </w:rPr>
                <w:t xml:space="preserve">e </w:t>
              </w:r>
            </w:ins>
            <w:ins w:id="1114" w:author="Raphael Malyankar" w:date="2022-10-30T22:04:00Z">
              <w:r>
                <w:rPr>
                  <w:rFonts w:cs="Arial"/>
                </w:rPr>
                <w:t xml:space="preserve">textual </w:t>
              </w:r>
            </w:ins>
            <w:ins w:id="1115" w:author="Raphael Malyankar" w:date="2022-10-30T22:03:00Z">
              <w:r>
                <w:rPr>
                  <w:rFonts w:cs="Arial"/>
                </w:rPr>
                <w:t xml:space="preserve">information so as to facilitate </w:t>
              </w:r>
            </w:ins>
            <w:ins w:id="1116" w:author="Raphael Malyankar" w:date="2022-10-30T22:06:00Z">
              <w:r w:rsidR="00945F3A">
                <w:rPr>
                  <w:rFonts w:cs="Arial"/>
                </w:rPr>
                <w:t xml:space="preserve">structuring text by topic, </w:t>
              </w:r>
            </w:ins>
            <w:ins w:id="1117" w:author="Raphael Malyankar" w:date="2022-10-30T22:07:00Z">
              <w:r w:rsidR="00AD2B56">
                <w:rPr>
                  <w:rFonts w:cs="Arial"/>
                </w:rPr>
                <w:t>avoid flooding end-user screens with large blocks of unorgani</w:t>
              </w:r>
              <w:r w:rsidR="000531BD">
                <w:rPr>
                  <w:rFonts w:cs="Arial"/>
                </w:rPr>
                <w:t>z</w:t>
              </w:r>
              <w:r w:rsidR="00AD2B56">
                <w:rPr>
                  <w:rFonts w:cs="Arial"/>
                </w:rPr>
                <w:t xml:space="preserve">ed text, and </w:t>
              </w:r>
            </w:ins>
            <w:ins w:id="1118" w:author="Raphael Malyankar" w:date="2022-10-30T22:06:00Z">
              <w:r w:rsidR="00945F3A">
                <w:rPr>
                  <w:rFonts w:cs="Arial"/>
                </w:rPr>
                <w:t xml:space="preserve">improve its </w:t>
              </w:r>
            </w:ins>
            <w:ins w:id="1119" w:author="Raphael Malyankar" w:date="2022-10-30T22:03:00Z">
              <w:r>
                <w:rPr>
                  <w:rFonts w:cs="Arial"/>
                </w:rPr>
                <w:t>accessibility to the mariner.</w:t>
              </w:r>
            </w:ins>
          </w:p>
          <w:p w14:paraId="2B4B8EFF" w14:textId="77777777" w:rsidR="00FF00AD" w:rsidRDefault="00FF00AD" w:rsidP="00B131AF">
            <w:pPr>
              <w:spacing w:before="120" w:after="120"/>
              <w:rPr>
                <w:rFonts w:cs="Arial"/>
              </w:rPr>
            </w:pPr>
          </w:p>
          <w:p w14:paraId="0CB9A6EE" w14:textId="77777777" w:rsidR="00FF00AD" w:rsidRDefault="00FF00AD" w:rsidP="00B131AF">
            <w:pPr>
              <w:spacing w:before="120" w:after="120"/>
              <w:rPr>
                <w:rFonts w:cs="Arial"/>
              </w:rPr>
            </w:pPr>
            <w:r w:rsidRPr="00240940">
              <w:rPr>
                <w:rFonts w:cs="Arial"/>
                <w:u w:val="single"/>
              </w:rPr>
              <w:t>Distinction:</w:t>
            </w:r>
          </w:p>
          <w:p w14:paraId="4945A737" w14:textId="77777777" w:rsidR="00FF00AD" w:rsidRPr="00240940" w:rsidRDefault="00FF00AD" w:rsidP="00B131AF">
            <w:pPr>
              <w:spacing w:before="120" w:after="120"/>
              <w:rPr>
                <w:rFonts w:cs="Arial"/>
              </w:rPr>
            </w:pPr>
          </w:p>
        </w:tc>
      </w:tr>
      <w:tr w:rsidR="00FF00AD" w:rsidRPr="00240940" w14:paraId="4ECE3D63" w14:textId="77777777" w:rsidTr="00B131AF">
        <w:tc>
          <w:tcPr>
            <w:tcW w:w="5000" w:type="pct"/>
            <w:gridSpan w:val="14"/>
            <w:shd w:val="clear" w:color="auto" w:fill="auto"/>
          </w:tcPr>
          <w:p w14:paraId="59E55A83" w14:textId="77777777" w:rsidR="00FF00AD" w:rsidRPr="00240940" w:rsidRDefault="00FF00AD" w:rsidP="00B131AF">
            <w:pPr>
              <w:spacing w:before="120" w:after="120"/>
              <w:rPr>
                <w:rFonts w:cs="Arial"/>
                <w:b/>
                <w:u w:val="single"/>
              </w:rPr>
            </w:pPr>
            <w:bookmarkStart w:id="1120" w:name="_Hlk120060509"/>
            <w:r w:rsidRPr="00240940">
              <w:rPr>
                <w:rFonts w:cs="Arial"/>
                <w:b/>
                <w:u w:val="single"/>
              </w:rPr>
              <w:lastRenderedPageBreak/>
              <w:t>Feature/Information associations</w:t>
            </w:r>
          </w:p>
        </w:tc>
      </w:tr>
      <w:tr w:rsidR="00FF00AD" w:rsidRPr="00240940" w14:paraId="2381D91A"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1121"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573" w:type="pct"/>
            <w:vMerge w:val="restart"/>
            <w:shd w:val="clear" w:color="auto" w:fill="auto"/>
            <w:tcPrChange w:id="1122" w:author="Raphael Malyankar" w:date="2022-11-23T03:57:00Z">
              <w:tcPr>
                <w:tcW w:w="580" w:type="pct"/>
                <w:vMerge w:val="restart"/>
                <w:shd w:val="clear" w:color="auto" w:fill="auto"/>
              </w:tcPr>
            </w:tcPrChange>
          </w:tcPr>
          <w:p w14:paraId="5915EB16" w14:textId="77777777" w:rsidR="00FF00AD" w:rsidRPr="00240940" w:rsidRDefault="00FF00AD" w:rsidP="00B131AF">
            <w:pPr>
              <w:spacing w:before="120" w:after="120"/>
              <w:rPr>
                <w:rFonts w:cs="Arial"/>
                <w:b/>
              </w:rPr>
            </w:pPr>
            <w:r w:rsidRPr="00240940">
              <w:rPr>
                <w:rFonts w:cs="Arial"/>
                <w:b/>
              </w:rPr>
              <w:t>Type</w:t>
            </w:r>
          </w:p>
        </w:tc>
        <w:tc>
          <w:tcPr>
            <w:tcW w:w="780" w:type="pct"/>
            <w:gridSpan w:val="2"/>
            <w:vMerge w:val="restart"/>
            <w:shd w:val="clear" w:color="auto" w:fill="auto"/>
            <w:tcPrChange w:id="1123" w:author="Raphael Malyankar" w:date="2022-11-23T03:57:00Z">
              <w:tcPr>
                <w:tcW w:w="699" w:type="pct"/>
                <w:gridSpan w:val="2"/>
                <w:vMerge w:val="restart"/>
                <w:shd w:val="clear" w:color="auto" w:fill="auto"/>
              </w:tcPr>
            </w:tcPrChange>
          </w:tcPr>
          <w:p w14:paraId="38E888F4" w14:textId="77777777" w:rsidR="00FF00AD" w:rsidRPr="00240940" w:rsidRDefault="00FF00AD" w:rsidP="00B131AF">
            <w:pPr>
              <w:spacing w:before="120" w:after="120"/>
              <w:rPr>
                <w:rFonts w:cs="Arial"/>
                <w:b/>
              </w:rPr>
            </w:pPr>
            <w:r w:rsidRPr="00240940">
              <w:rPr>
                <w:rFonts w:cs="Arial"/>
                <w:b/>
              </w:rPr>
              <w:t>Association Name</w:t>
            </w:r>
          </w:p>
        </w:tc>
        <w:tc>
          <w:tcPr>
            <w:tcW w:w="3646" w:type="pct"/>
            <w:gridSpan w:val="11"/>
            <w:shd w:val="clear" w:color="auto" w:fill="auto"/>
            <w:tcPrChange w:id="1124" w:author="Raphael Malyankar" w:date="2022-11-23T03:57:00Z">
              <w:tcPr>
                <w:tcW w:w="3721" w:type="pct"/>
                <w:gridSpan w:val="11"/>
                <w:shd w:val="clear" w:color="auto" w:fill="auto"/>
              </w:tcPr>
            </w:tcPrChange>
          </w:tcPr>
          <w:p w14:paraId="4BDAC9F0" w14:textId="77777777" w:rsidR="00FF00AD" w:rsidRPr="00240940" w:rsidRDefault="00FF00AD" w:rsidP="00B131AF">
            <w:pPr>
              <w:spacing w:before="120" w:after="120"/>
              <w:jc w:val="center"/>
              <w:rPr>
                <w:rFonts w:cs="Arial"/>
                <w:b/>
              </w:rPr>
            </w:pPr>
            <w:r w:rsidRPr="00240940">
              <w:rPr>
                <w:rFonts w:cs="Arial"/>
                <w:b/>
              </w:rPr>
              <w:t>Association Ends</w:t>
            </w:r>
          </w:p>
        </w:tc>
      </w:tr>
      <w:tr w:rsidR="00FF00AD" w:rsidRPr="00240940" w14:paraId="7CE59183"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1125"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573" w:type="pct"/>
            <w:vMerge/>
            <w:shd w:val="clear" w:color="auto" w:fill="auto"/>
            <w:tcPrChange w:id="1126" w:author="Raphael Malyankar" w:date="2022-11-23T03:57:00Z">
              <w:tcPr>
                <w:tcW w:w="580" w:type="pct"/>
                <w:vMerge/>
                <w:shd w:val="clear" w:color="auto" w:fill="auto"/>
              </w:tcPr>
            </w:tcPrChange>
          </w:tcPr>
          <w:p w14:paraId="477276EA" w14:textId="77777777" w:rsidR="00FF00AD" w:rsidRPr="00240940" w:rsidRDefault="00FF00AD" w:rsidP="00B131AF">
            <w:pPr>
              <w:spacing w:before="120" w:after="120"/>
              <w:rPr>
                <w:rFonts w:cs="Arial"/>
              </w:rPr>
            </w:pPr>
          </w:p>
        </w:tc>
        <w:tc>
          <w:tcPr>
            <w:tcW w:w="780" w:type="pct"/>
            <w:gridSpan w:val="2"/>
            <w:vMerge/>
            <w:shd w:val="clear" w:color="auto" w:fill="auto"/>
            <w:tcPrChange w:id="1127" w:author="Raphael Malyankar" w:date="2022-11-23T03:57:00Z">
              <w:tcPr>
                <w:tcW w:w="699" w:type="pct"/>
                <w:gridSpan w:val="2"/>
                <w:vMerge/>
                <w:shd w:val="clear" w:color="auto" w:fill="auto"/>
              </w:tcPr>
            </w:tcPrChange>
          </w:tcPr>
          <w:p w14:paraId="0D48B8E4" w14:textId="77777777" w:rsidR="00FF00AD" w:rsidRPr="00240940" w:rsidRDefault="00FF00AD" w:rsidP="00B131AF">
            <w:pPr>
              <w:spacing w:before="120" w:after="120"/>
              <w:rPr>
                <w:rFonts w:cs="Arial"/>
              </w:rPr>
            </w:pPr>
          </w:p>
        </w:tc>
        <w:tc>
          <w:tcPr>
            <w:tcW w:w="590" w:type="pct"/>
            <w:gridSpan w:val="2"/>
            <w:shd w:val="clear" w:color="auto" w:fill="auto"/>
            <w:tcPrChange w:id="1128" w:author="Raphael Malyankar" w:date="2022-11-23T03:57:00Z">
              <w:tcPr>
                <w:tcW w:w="667" w:type="pct"/>
                <w:gridSpan w:val="2"/>
                <w:shd w:val="clear" w:color="auto" w:fill="auto"/>
              </w:tcPr>
            </w:tcPrChange>
          </w:tcPr>
          <w:p w14:paraId="39E9BA0D" w14:textId="77777777" w:rsidR="00FF00AD" w:rsidRPr="00240940" w:rsidRDefault="00FF00AD" w:rsidP="00B131AF">
            <w:pPr>
              <w:spacing w:before="120" w:after="120"/>
              <w:rPr>
                <w:rFonts w:cs="Arial"/>
                <w:b/>
              </w:rPr>
            </w:pPr>
            <w:r w:rsidRPr="00240940">
              <w:rPr>
                <w:rFonts w:cs="Arial"/>
                <w:b/>
              </w:rPr>
              <w:t>Class</w:t>
            </w:r>
          </w:p>
        </w:tc>
        <w:tc>
          <w:tcPr>
            <w:tcW w:w="477" w:type="pct"/>
            <w:shd w:val="clear" w:color="auto" w:fill="auto"/>
            <w:tcPrChange w:id="1129" w:author="Raphael Malyankar" w:date="2022-11-23T03:57:00Z">
              <w:tcPr>
                <w:tcW w:w="483" w:type="pct"/>
                <w:shd w:val="clear" w:color="auto" w:fill="auto"/>
              </w:tcPr>
            </w:tcPrChange>
          </w:tcPr>
          <w:p w14:paraId="5693598A" w14:textId="77777777" w:rsidR="00FF00AD" w:rsidRPr="00240940" w:rsidRDefault="00FF00AD" w:rsidP="00B131AF">
            <w:pPr>
              <w:spacing w:before="120" w:after="120"/>
              <w:rPr>
                <w:rFonts w:cs="Arial"/>
                <w:b/>
              </w:rPr>
            </w:pPr>
            <w:r w:rsidRPr="00240940">
              <w:rPr>
                <w:rFonts w:cs="Arial"/>
                <w:b/>
              </w:rPr>
              <w:t>Role</w:t>
            </w:r>
          </w:p>
        </w:tc>
        <w:tc>
          <w:tcPr>
            <w:tcW w:w="337" w:type="pct"/>
            <w:gridSpan w:val="2"/>
            <w:shd w:val="clear" w:color="auto" w:fill="auto"/>
            <w:tcPrChange w:id="1130" w:author="Raphael Malyankar" w:date="2022-11-23T03:57:00Z">
              <w:tcPr>
                <w:tcW w:w="330" w:type="pct"/>
                <w:gridSpan w:val="2"/>
                <w:shd w:val="clear" w:color="auto" w:fill="auto"/>
              </w:tcPr>
            </w:tcPrChange>
          </w:tcPr>
          <w:p w14:paraId="6DDEF4A6" w14:textId="77777777" w:rsidR="00FF00AD" w:rsidRPr="00240940" w:rsidRDefault="00FF00AD" w:rsidP="00B131AF">
            <w:pPr>
              <w:spacing w:before="120" w:after="120"/>
              <w:rPr>
                <w:rFonts w:cs="Arial"/>
                <w:b/>
              </w:rPr>
            </w:pPr>
            <w:proofErr w:type="spellStart"/>
            <w:r w:rsidRPr="00240940">
              <w:rPr>
                <w:rFonts w:cs="Arial"/>
                <w:b/>
              </w:rPr>
              <w:t>Mult</w:t>
            </w:r>
            <w:proofErr w:type="spellEnd"/>
          </w:p>
        </w:tc>
        <w:tc>
          <w:tcPr>
            <w:tcW w:w="979" w:type="pct"/>
            <w:gridSpan w:val="2"/>
            <w:shd w:val="clear" w:color="auto" w:fill="auto"/>
            <w:tcPrChange w:id="1131" w:author="Raphael Malyankar" w:date="2022-11-23T03:57:00Z">
              <w:tcPr>
                <w:tcW w:w="984" w:type="pct"/>
                <w:gridSpan w:val="2"/>
                <w:shd w:val="clear" w:color="auto" w:fill="auto"/>
              </w:tcPr>
            </w:tcPrChange>
          </w:tcPr>
          <w:p w14:paraId="1D5C6544" w14:textId="77777777" w:rsidR="00FF00AD" w:rsidRPr="00240940" w:rsidRDefault="00FF00AD" w:rsidP="00B131AF">
            <w:pPr>
              <w:spacing w:before="120" w:after="120"/>
              <w:rPr>
                <w:rFonts w:cs="Arial"/>
                <w:b/>
              </w:rPr>
            </w:pPr>
            <w:r w:rsidRPr="00240940">
              <w:rPr>
                <w:rFonts w:cs="Arial"/>
                <w:b/>
              </w:rPr>
              <w:t>Class</w:t>
            </w:r>
          </w:p>
        </w:tc>
        <w:tc>
          <w:tcPr>
            <w:tcW w:w="936" w:type="pct"/>
            <w:gridSpan w:val="3"/>
            <w:shd w:val="clear" w:color="auto" w:fill="auto"/>
            <w:tcPrChange w:id="1132" w:author="Raphael Malyankar" w:date="2022-11-23T03:57:00Z">
              <w:tcPr>
                <w:tcW w:w="927" w:type="pct"/>
                <w:gridSpan w:val="3"/>
                <w:shd w:val="clear" w:color="auto" w:fill="auto"/>
              </w:tcPr>
            </w:tcPrChange>
          </w:tcPr>
          <w:p w14:paraId="7CA596F9" w14:textId="77777777" w:rsidR="00FF00AD" w:rsidRPr="00240940" w:rsidRDefault="00FF00AD" w:rsidP="00B131AF">
            <w:pPr>
              <w:spacing w:before="120" w:after="120"/>
              <w:rPr>
                <w:rFonts w:cs="Arial"/>
                <w:b/>
              </w:rPr>
            </w:pPr>
            <w:r w:rsidRPr="00240940">
              <w:rPr>
                <w:rFonts w:cs="Arial"/>
                <w:b/>
              </w:rPr>
              <w:t>Role</w:t>
            </w:r>
          </w:p>
        </w:tc>
        <w:tc>
          <w:tcPr>
            <w:tcW w:w="327" w:type="pct"/>
            <w:shd w:val="clear" w:color="auto" w:fill="auto"/>
            <w:tcPrChange w:id="1133" w:author="Raphael Malyankar" w:date="2022-11-23T03:57:00Z">
              <w:tcPr>
                <w:tcW w:w="330" w:type="pct"/>
                <w:shd w:val="clear" w:color="auto" w:fill="auto"/>
              </w:tcPr>
            </w:tcPrChange>
          </w:tcPr>
          <w:p w14:paraId="779DD447" w14:textId="77777777" w:rsidR="00FF00AD" w:rsidRPr="00240940" w:rsidRDefault="00FF00AD" w:rsidP="00B131AF">
            <w:pPr>
              <w:spacing w:before="120" w:after="120"/>
              <w:rPr>
                <w:rFonts w:cs="Arial"/>
                <w:b/>
              </w:rPr>
            </w:pPr>
            <w:proofErr w:type="spellStart"/>
            <w:r w:rsidRPr="00240940">
              <w:rPr>
                <w:rFonts w:cs="Arial"/>
                <w:b/>
              </w:rPr>
              <w:t>Mult</w:t>
            </w:r>
            <w:proofErr w:type="spellEnd"/>
          </w:p>
        </w:tc>
      </w:tr>
      <w:tr w:rsidR="00FF00AD" w:rsidRPr="00240940" w14:paraId="620EB849"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1134"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573" w:type="pct"/>
            <w:shd w:val="clear" w:color="auto" w:fill="auto"/>
            <w:tcPrChange w:id="1135" w:author="Raphael Malyankar" w:date="2022-11-23T03:57:00Z">
              <w:tcPr>
                <w:tcW w:w="580" w:type="pct"/>
                <w:shd w:val="clear" w:color="auto" w:fill="auto"/>
              </w:tcPr>
            </w:tcPrChange>
          </w:tcPr>
          <w:p w14:paraId="0E0C5A2F" w14:textId="77777777" w:rsidR="00FF00AD" w:rsidRPr="00240940" w:rsidRDefault="00FF00AD" w:rsidP="00B131AF">
            <w:pPr>
              <w:spacing w:before="120" w:after="120"/>
              <w:rPr>
                <w:rFonts w:cs="Arial"/>
                <w:sz w:val="18"/>
              </w:rPr>
            </w:pPr>
            <w:r w:rsidRPr="00240940">
              <w:rPr>
                <w:rFonts w:cs="Arial"/>
                <w:sz w:val="18"/>
              </w:rPr>
              <w:t>association</w:t>
            </w:r>
          </w:p>
        </w:tc>
        <w:tc>
          <w:tcPr>
            <w:tcW w:w="780" w:type="pct"/>
            <w:gridSpan w:val="2"/>
            <w:shd w:val="clear" w:color="auto" w:fill="auto"/>
            <w:tcPrChange w:id="1136" w:author="Raphael Malyankar" w:date="2022-11-23T03:57:00Z">
              <w:tcPr>
                <w:tcW w:w="699" w:type="pct"/>
                <w:gridSpan w:val="2"/>
                <w:shd w:val="clear" w:color="auto" w:fill="auto"/>
              </w:tcPr>
            </w:tcPrChange>
          </w:tcPr>
          <w:p w14:paraId="0AEC7FD7" w14:textId="77777777" w:rsidR="00FF00AD" w:rsidRPr="00240940" w:rsidRDefault="00FF00AD" w:rsidP="00B131AF">
            <w:pPr>
              <w:spacing w:before="120" w:after="120"/>
              <w:rPr>
                <w:rFonts w:cs="Arial"/>
                <w:sz w:val="18"/>
              </w:rPr>
            </w:pPr>
            <w:r w:rsidRPr="00240940">
              <w:rPr>
                <w:rFonts w:cs="Arial"/>
                <w:sz w:val="18"/>
              </w:rPr>
              <w:t>Permission Type</w:t>
            </w:r>
          </w:p>
        </w:tc>
        <w:tc>
          <w:tcPr>
            <w:tcW w:w="590" w:type="pct"/>
            <w:gridSpan w:val="2"/>
            <w:shd w:val="clear" w:color="auto" w:fill="auto"/>
            <w:tcPrChange w:id="1137" w:author="Raphael Malyankar" w:date="2022-11-23T03:57:00Z">
              <w:tcPr>
                <w:tcW w:w="667" w:type="pct"/>
                <w:gridSpan w:val="2"/>
                <w:shd w:val="clear" w:color="auto" w:fill="auto"/>
              </w:tcPr>
            </w:tcPrChange>
          </w:tcPr>
          <w:p w14:paraId="2DF10883" w14:textId="77777777" w:rsidR="00FF00AD" w:rsidRPr="00240940" w:rsidRDefault="00FF00AD" w:rsidP="00B131AF">
            <w:pPr>
              <w:spacing w:before="120" w:after="120"/>
              <w:rPr>
                <w:rFonts w:cs="Arial"/>
                <w:b/>
                <w:sz w:val="18"/>
              </w:rPr>
            </w:pPr>
          </w:p>
        </w:tc>
        <w:tc>
          <w:tcPr>
            <w:tcW w:w="477" w:type="pct"/>
            <w:shd w:val="clear" w:color="auto" w:fill="auto"/>
            <w:tcPrChange w:id="1138" w:author="Raphael Malyankar" w:date="2022-11-23T03:57:00Z">
              <w:tcPr>
                <w:tcW w:w="483" w:type="pct"/>
                <w:shd w:val="clear" w:color="auto" w:fill="auto"/>
              </w:tcPr>
            </w:tcPrChange>
          </w:tcPr>
          <w:p w14:paraId="12E06647" w14:textId="77777777" w:rsidR="00FF00AD" w:rsidRPr="00240940" w:rsidRDefault="00FF00AD" w:rsidP="00B131AF">
            <w:pPr>
              <w:spacing w:before="120" w:after="120"/>
              <w:rPr>
                <w:rFonts w:cs="Arial"/>
                <w:sz w:val="18"/>
              </w:rPr>
            </w:pPr>
          </w:p>
        </w:tc>
        <w:tc>
          <w:tcPr>
            <w:tcW w:w="337" w:type="pct"/>
            <w:gridSpan w:val="2"/>
            <w:shd w:val="clear" w:color="auto" w:fill="auto"/>
            <w:tcPrChange w:id="1139" w:author="Raphael Malyankar" w:date="2022-11-23T03:57:00Z">
              <w:tcPr>
                <w:tcW w:w="330" w:type="pct"/>
                <w:gridSpan w:val="2"/>
                <w:shd w:val="clear" w:color="auto" w:fill="auto"/>
              </w:tcPr>
            </w:tcPrChange>
          </w:tcPr>
          <w:p w14:paraId="45C07FB8" w14:textId="77777777" w:rsidR="00FF00AD" w:rsidRPr="00240940" w:rsidRDefault="00FF00AD" w:rsidP="00B131AF">
            <w:pPr>
              <w:spacing w:before="120" w:after="120"/>
              <w:rPr>
                <w:rFonts w:cs="Arial"/>
                <w:sz w:val="18"/>
              </w:rPr>
            </w:pPr>
          </w:p>
        </w:tc>
        <w:tc>
          <w:tcPr>
            <w:tcW w:w="979" w:type="pct"/>
            <w:gridSpan w:val="2"/>
            <w:shd w:val="clear" w:color="auto" w:fill="auto"/>
            <w:tcPrChange w:id="1140" w:author="Raphael Malyankar" w:date="2022-11-23T03:57:00Z">
              <w:tcPr>
                <w:tcW w:w="984" w:type="pct"/>
                <w:gridSpan w:val="2"/>
                <w:shd w:val="clear" w:color="auto" w:fill="auto"/>
              </w:tcPr>
            </w:tcPrChange>
          </w:tcPr>
          <w:p w14:paraId="04F08C17" w14:textId="77777777" w:rsidR="00FF00AD" w:rsidRPr="00240940" w:rsidRDefault="00FF00AD" w:rsidP="00B131AF">
            <w:pPr>
              <w:spacing w:before="120" w:after="120"/>
              <w:rPr>
                <w:rFonts w:cs="Arial"/>
                <w:b/>
                <w:sz w:val="18"/>
              </w:rPr>
            </w:pPr>
            <w:r w:rsidRPr="00240940">
              <w:rPr>
                <w:rFonts w:cs="Arial"/>
                <w:b/>
                <w:sz w:val="18"/>
              </w:rPr>
              <w:t>Applicability</w:t>
            </w:r>
          </w:p>
        </w:tc>
        <w:tc>
          <w:tcPr>
            <w:tcW w:w="936" w:type="pct"/>
            <w:gridSpan w:val="3"/>
            <w:shd w:val="clear" w:color="auto" w:fill="auto"/>
            <w:tcPrChange w:id="1141" w:author="Raphael Malyankar" w:date="2022-11-23T03:57:00Z">
              <w:tcPr>
                <w:tcW w:w="927" w:type="pct"/>
                <w:gridSpan w:val="3"/>
                <w:shd w:val="clear" w:color="auto" w:fill="auto"/>
              </w:tcPr>
            </w:tcPrChange>
          </w:tcPr>
          <w:p w14:paraId="1B3B0475" w14:textId="77777777" w:rsidR="00FF00AD" w:rsidRPr="00240940" w:rsidRDefault="00FF00AD" w:rsidP="00B131AF">
            <w:pPr>
              <w:spacing w:before="120" w:after="120"/>
              <w:rPr>
                <w:rFonts w:cs="Arial"/>
                <w:sz w:val="18"/>
              </w:rPr>
            </w:pPr>
            <w:r w:rsidRPr="00240940">
              <w:rPr>
                <w:rFonts w:cs="Arial"/>
                <w:sz w:val="18"/>
              </w:rPr>
              <w:t>permission</w:t>
            </w:r>
          </w:p>
        </w:tc>
        <w:tc>
          <w:tcPr>
            <w:tcW w:w="327" w:type="pct"/>
            <w:shd w:val="clear" w:color="auto" w:fill="auto"/>
            <w:tcPrChange w:id="1142" w:author="Raphael Malyankar" w:date="2022-11-23T03:57:00Z">
              <w:tcPr>
                <w:tcW w:w="330" w:type="pct"/>
                <w:shd w:val="clear" w:color="auto" w:fill="auto"/>
              </w:tcPr>
            </w:tcPrChange>
          </w:tcPr>
          <w:p w14:paraId="4226B586" w14:textId="77777777" w:rsidR="00FF00AD" w:rsidRPr="00240940" w:rsidRDefault="00FF00AD" w:rsidP="00B131AF">
            <w:pPr>
              <w:spacing w:before="120" w:after="120"/>
              <w:rPr>
                <w:rFonts w:cs="Arial"/>
              </w:rPr>
            </w:pPr>
            <w:r>
              <w:rPr>
                <w:rFonts w:cs="Arial"/>
              </w:rPr>
              <w:t>0, *</w:t>
            </w:r>
          </w:p>
        </w:tc>
      </w:tr>
      <w:tr w:rsidR="00FF00AD" w:rsidRPr="00240940" w14:paraId="766C743D"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1143"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573" w:type="pct"/>
            <w:shd w:val="clear" w:color="auto" w:fill="auto"/>
            <w:tcPrChange w:id="1144" w:author="Raphael Malyankar" w:date="2022-11-23T03:57:00Z">
              <w:tcPr>
                <w:tcW w:w="580" w:type="pct"/>
                <w:shd w:val="clear" w:color="auto" w:fill="auto"/>
              </w:tcPr>
            </w:tcPrChange>
          </w:tcPr>
          <w:p w14:paraId="69C0A3DB" w14:textId="77777777" w:rsidR="00FF00AD" w:rsidRPr="00240940" w:rsidRDefault="00FF00AD" w:rsidP="00B131AF">
            <w:pPr>
              <w:spacing w:before="120" w:after="120"/>
              <w:rPr>
                <w:rFonts w:cs="Arial"/>
                <w:sz w:val="18"/>
              </w:rPr>
            </w:pPr>
            <w:r w:rsidRPr="00240940">
              <w:rPr>
                <w:rFonts w:cs="Arial"/>
                <w:sz w:val="18"/>
              </w:rPr>
              <w:t>association</w:t>
            </w:r>
          </w:p>
        </w:tc>
        <w:tc>
          <w:tcPr>
            <w:tcW w:w="780" w:type="pct"/>
            <w:gridSpan w:val="2"/>
            <w:shd w:val="clear" w:color="auto" w:fill="auto"/>
            <w:tcPrChange w:id="1145" w:author="Raphael Malyankar" w:date="2022-11-23T03:57:00Z">
              <w:tcPr>
                <w:tcW w:w="699" w:type="pct"/>
                <w:gridSpan w:val="2"/>
                <w:shd w:val="clear" w:color="auto" w:fill="auto"/>
              </w:tcPr>
            </w:tcPrChange>
          </w:tcPr>
          <w:p w14:paraId="1E5AF282" w14:textId="77777777" w:rsidR="00FF00AD" w:rsidRPr="00240940" w:rsidRDefault="00FF00AD" w:rsidP="00B131AF">
            <w:pPr>
              <w:spacing w:before="120" w:after="120"/>
              <w:rPr>
                <w:rFonts w:cs="Arial"/>
                <w:sz w:val="18"/>
              </w:rPr>
            </w:pPr>
            <w:r w:rsidRPr="00240940">
              <w:rPr>
                <w:rFonts w:cs="Arial"/>
                <w:sz w:val="18"/>
              </w:rPr>
              <w:t xml:space="preserve">Associated </w:t>
            </w:r>
            <w:proofErr w:type="spellStart"/>
            <w:r w:rsidRPr="00240940">
              <w:rPr>
                <w:rFonts w:cs="Arial"/>
                <w:sz w:val="18"/>
              </w:rPr>
              <w:t>RxN</w:t>
            </w:r>
            <w:proofErr w:type="spellEnd"/>
          </w:p>
        </w:tc>
        <w:tc>
          <w:tcPr>
            <w:tcW w:w="590" w:type="pct"/>
            <w:gridSpan w:val="2"/>
            <w:shd w:val="clear" w:color="auto" w:fill="auto"/>
            <w:tcPrChange w:id="1146" w:author="Raphael Malyankar" w:date="2022-11-23T03:57:00Z">
              <w:tcPr>
                <w:tcW w:w="667" w:type="pct"/>
                <w:gridSpan w:val="2"/>
                <w:shd w:val="clear" w:color="auto" w:fill="auto"/>
              </w:tcPr>
            </w:tcPrChange>
          </w:tcPr>
          <w:p w14:paraId="221638EC" w14:textId="77777777" w:rsidR="00FF00AD" w:rsidRPr="00240940" w:rsidRDefault="00FF00AD" w:rsidP="00B131AF">
            <w:pPr>
              <w:spacing w:before="120" w:after="120"/>
              <w:rPr>
                <w:rFonts w:cs="Arial"/>
                <w:b/>
                <w:sz w:val="18"/>
              </w:rPr>
            </w:pPr>
          </w:p>
        </w:tc>
        <w:tc>
          <w:tcPr>
            <w:tcW w:w="477" w:type="pct"/>
            <w:shd w:val="clear" w:color="auto" w:fill="auto"/>
            <w:tcPrChange w:id="1147" w:author="Raphael Malyankar" w:date="2022-11-23T03:57:00Z">
              <w:tcPr>
                <w:tcW w:w="483" w:type="pct"/>
                <w:shd w:val="clear" w:color="auto" w:fill="auto"/>
              </w:tcPr>
            </w:tcPrChange>
          </w:tcPr>
          <w:p w14:paraId="49928B74" w14:textId="77777777" w:rsidR="00FF00AD" w:rsidRPr="00240940" w:rsidRDefault="00FF00AD" w:rsidP="00B131AF">
            <w:pPr>
              <w:spacing w:before="120" w:after="120"/>
              <w:rPr>
                <w:rFonts w:cs="Arial"/>
                <w:sz w:val="18"/>
              </w:rPr>
            </w:pPr>
          </w:p>
        </w:tc>
        <w:tc>
          <w:tcPr>
            <w:tcW w:w="337" w:type="pct"/>
            <w:gridSpan w:val="2"/>
            <w:shd w:val="clear" w:color="auto" w:fill="auto"/>
            <w:tcPrChange w:id="1148" w:author="Raphael Malyankar" w:date="2022-11-23T03:57:00Z">
              <w:tcPr>
                <w:tcW w:w="330" w:type="pct"/>
                <w:gridSpan w:val="2"/>
                <w:shd w:val="clear" w:color="auto" w:fill="auto"/>
              </w:tcPr>
            </w:tcPrChange>
          </w:tcPr>
          <w:p w14:paraId="15FCB331" w14:textId="77777777" w:rsidR="00FF00AD" w:rsidRPr="00240940" w:rsidRDefault="00FF00AD" w:rsidP="00B131AF">
            <w:pPr>
              <w:spacing w:before="120" w:after="120"/>
              <w:rPr>
                <w:rFonts w:cs="Arial"/>
                <w:sz w:val="18"/>
              </w:rPr>
            </w:pPr>
          </w:p>
        </w:tc>
        <w:tc>
          <w:tcPr>
            <w:tcW w:w="979" w:type="pct"/>
            <w:gridSpan w:val="2"/>
            <w:shd w:val="clear" w:color="auto" w:fill="auto"/>
            <w:tcPrChange w:id="1149" w:author="Raphael Malyankar" w:date="2022-11-23T03:57:00Z">
              <w:tcPr>
                <w:tcW w:w="984" w:type="pct"/>
                <w:gridSpan w:val="2"/>
                <w:shd w:val="clear" w:color="auto" w:fill="auto"/>
              </w:tcPr>
            </w:tcPrChange>
          </w:tcPr>
          <w:p w14:paraId="1A730E4F" w14:textId="77777777" w:rsidR="00FF00AD" w:rsidRPr="00240940" w:rsidRDefault="00FF00AD" w:rsidP="00B131AF">
            <w:pPr>
              <w:spacing w:before="120" w:after="120"/>
              <w:rPr>
                <w:rFonts w:cs="Arial"/>
                <w:b/>
                <w:sz w:val="18"/>
              </w:rPr>
            </w:pPr>
            <w:proofErr w:type="spellStart"/>
            <w:r w:rsidRPr="00240940">
              <w:rPr>
                <w:rFonts w:cs="Arial"/>
                <w:b/>
                <w:sz w:val="18"/>
              </w:rPr>
              <w:t>AbstractRxN</w:t>
            </w:r>
            <w:proofErr w:type="spellEnd"/>
          </w:p>
        </w:tc>
        <w:tc>
          <w:tcPr>
            <w:tcW w:w="936" w:type="pct"/>
            <w:gridSpan w:val="3"/>
            <w:shd w:val="clear" w:color="auto" w:fill="auto"/>
            <w:tcPrChange w:id="1150" w:author="Raphael Malyankar" w:date="2022-11-23T03:57:00Z">
              <w:tcPr>
                <w:tcW w:w="927" w:type="pct"/>
                <w:gridSpan w:val="3"/>
                <w:shd w:val="clear" w:color="auto" w:fill="auto"/>
              </w:tcPr>
            </w:tcPrChange>
          </w:tcPr>
          <w:p w14:paraId="4AF8A652" w14:textId="77777777" w:rsidR="00FF00AD" w:rsidRPr="00240940" w:rsidRDefault="00FF00AD" w:rsidP="00B131AF">
            <w:pPr>
              <w:spacing w:before="120" w:after="120"/>
              <w:rPr>
                <w:rFonts w:cs="Arial"/>
                <w:sz w:val="18"/>
              </w:rPr>
            </w:pPr>
            <w:proofErr w:type="spellStart"/>
            <w:r w:rsidRPr="00240940">
              <w:rPr>
                <w:rFonts w:cs="Arial"/>
                <w:sz w:val="18"/>
              </w:rPr>
              <w:t>theRxN</w:t>
            </w:r>
            <w:proofErr w:type="spellEnd"/>
          </w:p>
        </w:tc>
        <w:tc>
          <w:tcPr>
            <w:tcW w:w="327" w:type="pct"/>
            <w:shd w:val="clear" w:color="auto" w:fill="auto"/>
            <w:tcPrChange w:id="1151" w:author="Raphael Malyankar" w:date="2022-11-23T03:57:00Z">
              <w:tcPr>
                <w:tcW w:w="330" w:type="pct"/>
                <w:shd w:val="clear" w:color="auto" w:fill="auto"/>
              </w:tcPr>
            </w:tcPrChange>
          </w:tcPr>
          <w:p w14:paraId="4011656A" w14:textId="77777777" w:rsidR="00FF00AD" w:rsidRPr="00240940" w:rsidRDefault="00FF00AD" w:rsidP="00B131AF">
            <w:pPr>
              <w:spacing w:before="120" w:after="120"/>
              <w:rPr>
                <w:rFonts w:cs="Arial"/>
              </w:rPr>
            </w:pPr>
            <w:r>
              <w:rPr>
                <w:rFonts w:cs="Arial"/>
              </w:rPr>
              <w:t>0, *</w:t>
            </w:r>
          </w:p>
        </w:tc>
      </w:tr>
      <w:tr w:rsidR="00FF00AD" w:rsidRPr="00240940" w14:paraId="61AC66CA"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1152"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573" w:type="pct"/>
            <w:shd w:val="clear" w:color="auto" w:fill="auto"/>
            <w:tcPrChange w:id="1153" w:author="Raphael Malyankar" w:date="2022-11-23T03:57:00Z">
              <w:tcPr>
                <w:tcW w:w="580" w:type="pct"/>
                <w:shd w:val="clear" w:color="auto" w:fill="auto"/>
              </w:tcPr>
            </w:tcPrChange>
          </w:tcPr>
          <w:p w14:paraId="39B4351B" w14:textId="77777777" w:rsidR="00FF00AD" w:rsidRPr="00240940" w:rsidRDefault="00FF00AD" w:rsidP="00B131AF">
            <w:pPr>
              <w:spacing w:before="120" w:after="120"/>
              <w:rPr>
                <w:rFonts w:cs="Arial"/>
                <w:sz w:val="18"/>
              </w:rPr>
            </w:pPr>
            <w:r w:rsidRPr="00240940">
              <w:rPr>
                <w:rFonts w:cs="Arial"/>
                <w:sz w:val="18"/>
              </w:rPr>
              <w:lastRenderedPageBreak/>
              <w:t>association</w:t>
            </w:r>
          </w:p>
        </w:tc>
        <w:tc>
          <w:tcPr>
            <w:tcW w:w="780" w:type="pct"/>
            <w:gridSpan w:val="2"/>
            <w:shd w:val="clear" w:color="auto" w:fill="auto"/>
            <w:tcPrChange w:id="1154" w:author="Raphael Malyankar" w:date="2022-11-23T03:57:00Z">
              <w:tcPr>
                <w:tcW w:w="699" w:type="pct"/>
                <w:gridSpan w:val="2"/>
                <w:shd w:val="clear" w:color="auto" w:fill="auto"/>
              </w:tcPr>
            </w:tcPrChange>
          </w:tcPr>
          <w:p w14:paraId="51662AD8" w14:textId="77777777" w:rsidR="00FF00AD" w:rsidRPr="00240940" w:rsidRDefault="00FF00AD" w:rsidP="00B131AF">
            <w:pPr>
              <w:spacing w:before="120" w:after="120"/>
              <w:rPr>
                <w:rFonts w:cs="Arial"/>
                <w:sz w:val="18"/>
              </w:rPr>
            </w:pPr>
            <w:r w:rsidRPr="00240940">
              <w:rPr>
                <w:rFonts w:cs="Arial"/>
                <w:sz w:val="18"/>
              </w:rPr>
              <w:t>Additional Information</w:t>
            </w:r>
          </w:p>
        </w:tc>
        <w:tc>
          <w:tcPr>
            <w:tcW w:w="590" w:type="pct"/>
            <w:gridSpan w:val="2"/>
            <w:shd w:val="clear" w:color="auto" w:fill="auto"/>
            <w:tcPrChange w:id="1155" w:author="Raphael Malyankar" w:date="2022-11-23T03:57:00Z">
              <w:tcPr>
                <w:tcW w:w="667" w:type="pct"/>
                <w:gridSpan w:val="2"/>
                <w:shd w:val="clear" w:color="auto" w:fill="auto"/>
              </w:tcPr>
            </w:tcPrChange>
          </w:tcPr>
          <w:p w14:paraId="578678BC" w14:textId="77777777" w:rsidR="00FF00AD" w:rsidRPr="00240940" w:rsidRDefault="00FF00AD" w:rsidP="00B131AF">
            <w:pPr>
              <w:spacing w:before="120" w:after="120"/>
              <w:rPr>
                <w:rFonts w:cs="Arial"/>
                <w:b/>
                <w:sz w:val="18"/>
              </w:rPr>
            </w:pPr>
          </w:p>
        </w:tc>
        <w:tc>
          <w:tcPr>
            <w:tcW w:w="477" w:type="pct"/>
            <w:shd w:val="clear" w:color="auto" w:fill="auto"/>
            <w:tcPrChange w:id="1156" w:author="Raphael Malyankar" w:date="2022-11-23T03:57:00Z">
              <w:tcPr>
                <w:tcW w:w="483" w:type="pct"/>
                <w:shd w:val="clear" w:color="auto" w:fill="auto"/>
              </w:tcPr>
            </w:tcPrChange>
          </w:tcPr>
          <w:p w14:paraId="5CD29D16" w14:textId="77777777" w:rsidR="00FF00AD" w:rsidRPr="00240940" w:rsidRDefault="00FF00AD" w:rsidP="00B131AF">
            <w:pPr>
              <w:spacing w:before="120" w:after="120"/>
              <w:rPr>
                <w:rFonts w:cs="Arial"/>
                <w:sz w:val="18"/>
              </w:rPr>
            </w:pPr>
          </w:p>
        </w:tc>
        <w:tc>
          <w:tcPr>
            <w:tcW w:w="337" w:type="pct"/>
            <w:gridSpan w:val="2"/>
            <w:shd w:val="clear" w:color="auto" w:fill="auto"/>
            <w:tcPrChange w:id="1157" w:author="Raphael Malyankar" w:date="2022-11-23T03:57:00Z">
              <w:tcPr>
                <w:tcW w:w="330" w:type="pct"/>
                <w:gridSpan w:val="2"/>
                <w:shd w:val="clear" w:color="auto" w:fill="auto"/>
              </w:tcPr>
            </w:tcPrChange>
          </w:tcPr>
          <w:p w14:paraId="16E13833" w14:textId="77777777" w:rsidR="00FF00AD" w:rsidRPr="00240940" w:rsidRDefault="00FF00AD" w:rsidP="00B131AF">
            <w:pPr>
              <w:spacing w:before="120" w:after="120"/>
              <w:rPr>
                <w:rFonts w:cs="Arial"/>
                <w:sz w:val="18"/>
              </w:rPr>
            </w:pPr>
          </w:p>
        </w:tc>
        <w:tc>
          <w:tcPr>
            <w:tcW w:w="979" w:type="pct"/>
            <w:gridSpan w:val="2"/>
            <w:shd w:val="clear" w:color="auto" w:fill="auto"/>
            <w:tcPrChange w:id="1158" w:author="Raphael Malyankar" w:date="2022-11-23T03:57:00Z">
              <w:tcPr>
                <w:tcW w:w="984" w:type="pct"/>
                <w:gridSpan w:val="2"/>
                <w:shd w:val="clear" w:color="auto" w:fill="auto"/>
              </w:tcPr>
            </w:tcPrChange>
          </w:tcPr>
          <w:p w14:paraId="5935C2E2" w14:textId="77777777" w:rsidR="00FF00AD" w:rsidRPr="00240940" w:rsidRDefault="00FF00AD" w:rsidP="00B131AF">
            <w:pPr>
              <w:spacing w:before="120" w:after="120"/>
              <w:rPr>
                <w:rFonts w:cs="Arial"/>
                <w:b/>
                <w:sz w:val="18"/>
              </w:rPr>
            </w:pPr>
            <w:proofErr w:type="spellStart"/>
            <w:r w:rsidRPr="00240940">
              <w:rPr>
                <w:rFonts w:cs="Arial"/>
                <w:b/>
                <w:sz w:val="18"/>
              </w:rPr>
              <w:t>NauticalInformation</w:t>
            </w:r>
            <w:proofErr w:type="spellEnd"/>
          </w:p>
        </w:tc>
        <w:tc>
          <w:tcPr>
            <w:tcW w:w="936" w:type="pct"/>
            <w:gridSpan w:val="3"/>
            <w:shd w:val="clear" w:color="auto" w:fill="auto"/>
            <w:tcPrChange w:id="1159" w:author="Raphael Malyankar" w:date="2022-11-23T03:57:00Z">
              <w:tcPr>
                <w:tcW w:w="927" w:type="pct"/>
                <w:gridSpan w:val="3"/>
                <w:shd w:val="clear" w:color="auto" w:fill="auto"/>
              </w:tcPr>
            </w:tcPrChange>
          </w:tcPr>
          <w:p w14:paraId="7E824771" w14:textId="77777777" w:rsidR="00FF00AD" w:rsidRPr="00240940" w:rsidRDefault="00FF00AD" w:rsidP="00B131AF">
            <w:pPr>
              <w:spacing w:before="120" w:after="120"/>
              <w:rPr>
                <w:rFonts w:cs="Arial"/>
                <w:sz w:val="18"/>
              </w:rPr>
            </w:pPr>
            <w:proofErr w:type="spellStart"/>
            <w:r w:rsidRPr="00240940">
              <w:rPr>
                <w:rFonts w:cs="Arial"/>
                <w:sz w:val="18"/>
              </w:rPr>
              <w:t>providesInformation</w:t>
            </w:r>
            <w:proofErr w:type="spellEnd"/>
          </w:p>
        </w:tc>
        <w:tc>
          <w:tcPr>
            <w:tcW w:w="327" w:type="pct"/>
            <w:shd w:val="clear" w:color="auto" w:fill="auto"/>
            <w:tcPrChange w:id="1160" w:author="Raphael Malyankar" w:date="2022-11-23T03:57:00Z">
              <w:tcPr>
                <w:tcW w:w="330" w:type="pct"/>
                <w:shd w:val="clear" w:color="auto" w:fill="auto"/>
              </w:tcPr>
            </w:tcPrChange>
          </w:tcPr>
          <w:p w14:paraId="66FBB71B" w14:textId="77777777" w:rsidR="00FF00AD" w:rsidRPr="00240940" w:rsidRDefault="00FF00AD" w:rsidP="00B131AF">
            <w:pPr>
              <w:spacing w:before="120" w:after="120"/>
              <w:rPr>
                <w:rFonts w:cs="Arial"/>
              </w:rPr>
            </w:pPr>
            <w:r>
              <w:rPr>
                <w:rFonts w:cs="Arial"/>
              </w:rPr>
              <w:t>0, *</w:t>
            </w:r>
          </w:p>
        </w:tc>
      </w:tr>
      <w:tr w:rsidR="00FF00AD" w:rsidRPr="00240940" w14:paraId="5F821A87" w14:textId="77777777" w:rsidTr="00365013">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1161" w:author="Raphael Malyankar" w:date="2022-11-23T03:5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c>
          <w:tcPr>
            <w:tcW w:w="573" w:type="pct"/>
            <w:shd w:val="clear" w:color="auto" w:fill="auto"/>
            <w:tcPrChange w:id="1162" w:author="Raphael Malyankar" w:date="2022-11-23T03:57:00Z">
              <w:tcPr>
                <w:tcW w:w="580" w:type="pct"/>
                <w:shd w:val="clear" w:color="auto" w:fill="auto"/>
              </w:tcPr>
            </w:tcPrChange>
          </w:tcPr>
          <w:p w14:paraId="2DF04760" w14:textId="77777777" w:rsidR="00FF00AD" w:rsidRPr="00240940" w:rsidRDefault="00FF00AD" w:rsidP="00B131AF">
            <w:pPr>
              <w:spacing w:before="120" w:after="120"/>
              <w:rPr>
                <w:rFonts w:cs="Arial"/>
                <w:sz w:val="18"/>
              </w:rPr>
            </w:pPr>
            <w:proofErr w:type="spellStart"/>
            <w:r w:rsidRPr="00240940">
              <w:rPr>
                <w:rFonts w:cs="Arial"/>
                <w:sz w:val="18"/>
              </w:rPr>
              <w:t>Asso</w:t>
            </w:r>
            <w:proofErr w:type="spellEnd"/>
          </w:p>
        </w:tc>
        <w:tc>
          <w:tcPr>
            <w:tcW w:w="780" w:type="pct"/>
            <w:gridSpan w:val="2"/>
            <w:shd w:val="clear" w:color="auto" w:fill="auto"/>
            <w:tcPrChange w:id="1163" w:author="Raphael Malyankar" w:date="2022-11-23T03:57:00Z">
              <w:tcPr>
                <w:tcW w:w="699" w:type="pct"/>
                <w:gridSpan w:val="2"/>
                <w:shd w:val="clear" w:color="auto" w:fill="auto"/>
              </w:tcPr>
            </w:tcPrChange>
          </w:tcPr>
          <w:p w14:paraId="75EEE83E" w14:textId="77777777" w:rsidR="00FF00AD" w:rsidRPr="00240940" w:rsidRDefault="00FF00AD" w:rsidP="00B131AF">
            <w:pPr>
              <w:spacing w:before="120" w:after="120"/>
              <w:rPr>
                <w:rFonts w:cs="Arial"/>
                <w:sz w:val="18"/>
              </w:rPr>
            </w:pPr>
            <w:r w:rsidRPr="00240940">
              <w:rPr>
                <w:rFonts w:cs="Arial"/>
                <w:sz w:val="18"/>
              </w:rPr>
              <w:t>Text Association</w:t>
            </w:r>
          </w:p>
        </w:tc>
        <w:tc>
          <w:tcPr>
            <w:tcW w:w="590" w:type="pct"/>
            <w:gridSpan w:val="2"/>
            <w:shd w:val="clear" w:color="auto" w:fill="auto"/>
            <w:tcPrChange w:id="1164" w:author="Raphael Malyankar" w:date="2022-11-23T03:57:00Z">
              <w:tcPr>
                <w:tcW w:w="667" w:type="pct"/>
                <w:gridSpan w:val="2"/>
                <w:shd w:val="clear" w:color="auto" w:fill="auto"/>
              </w:tcPr>
            </w:tcPrChange>
          </w:tcPr>
          <w:p w14:paraId="69507F78" w14:textId="77777777" w:rsidR="00FF00AD" w:rsidRPr="00240940" w:rsidRDefault="00FF00AD" w:rsidP="00B131AF">
            <w:pPr>
              <w:spacing w:before="120" w:after="120"/>
              <w:rPr>
                <w:rFonts w:cs="Arial"/>
                <w:b/>
                <w:sz w:val="18"/>
              </w:rPr>
            </w:pPr>
            <w:proofErr w:type="spellStart"/>
            <w:r w:rsidRPr="00240940">
              <w:rPr>
                <w:rFonts w:cs="Arial"/>
                <w:b/>
                <w:sz w:val="18"/>
              </w:rPr>
              <w:t>FeatureType</w:t>
            </w:r>
            <w:proofErr w:type="spellEnd"/>
          </w:p>
        </w:tc>
        <w:tc>
          <w:tcPr>
            <w:tcW w:w="477" w:type="pct"/>
            <w:shd w:val="clear" w:color="auto" w:fill="auto"/>
            <w:tcPrChange w:id="1165" w:author="Raphael Malyankar" w:date="2022-11-23T03:57:00Z">
              <w:tcPr>
                <w:tcW w:w="483" w:type="pct"/>
                <w:shd w:val="clear" w:color="auto" w:fill="auto"/>
              </w:tcPr>
            </w:tcPrChange>
          </w:tcPr>
          <w:p w14:paraId="5036FCA1" w14:textId="77777777" w:rsidR="00FF00AD" w:rsidRPr="00240940" w:rsidRDefault="00FF00AD" w:rsidP="00B131AF">
            <w:pPr>
              <w:spacing w:before="120" w:after="120"/>
              <w:rPr>
                <w:rFonts w:cs="Arial"/>
                <w:sz w:val="18"/>
              </w:rPr>
            </w:pPr>
            <w:r w:rsidRPr="00240940">
              <w:rPr>
                <w:rFonts w:cs="Arial"/>
                <w:sz w:val="18"/>
              </w:rPr>
              <w:t>identifies</w:t>
            </w:r>
          </w:p>
        </w:tc>
        <w:tc>
          <w:tcPr>
            <w:tcW w:w="337" w:type="pct"/>
            <w:gridSpan w:val="2"/>
            <w:shd w:val="clear" w:color="auto" w:fill="auto"/>
            <w:tcPrChange w:id="1166" w:author="Raphael Malyankar" w:date="2022-11-23T03:57:00Z">
              <w:tcPr>
                <w:tcW w:w="330" w:type="pct"/>
                <w:gridSpan w:val="2"/>
                <w:shd w:val="clear" w:color="auto" w:fill="auto"/>
              </w:tcPr>
            </w:tcPrChange>
          </w:tcPr>
          <w:p w14:paraId="688684C0" w14:textId="77777777" w:rsidR="00FF00AD" w:rsidRPr="00240940" w:rsidRDefault="00FF00AD" w:rsidP="00B131AF">
            <w:pPr>
              <w:spacing w:before="120" w:after="120"/>
              <w:rPr>
                <w:rFonts w:cs="Arial"/>
                <w:sz w:val="18"/>
              </w:rPr>
            </w:pPr>
            <w:r w:rsidRPr="00240940">
              <w:rPr>
                <w:rFonts w:cs="Arial"/>
                <w:sz w:val="18"/>
              </w:rPr>
              <w:t>0, *</w:t>
            </w:r>
          </w:p>
        </w:tc>
        <w:tc>
          <w:tcPr>
            <w:tcW w:w="979" w:type="pct"/>
            <w:gridSpan w:val="2"/>
            <w:shd w:val="clear" w:color="auto" w:fill="auto"/>
            <w:tcPrChange w:id="1167" w:author="Raphael Malyankar" w:date="2022-11-23T03:57:00Z">
              <w:tcPr>
                <w:tcW w:w="984" w:type="pct"/>
                <w:gridSpan w:val="2"/>
                <w:shd w:val="clear" w:color="auto" w:fill="auto"/>
              </w:tcPr>
            </w:tcPrChange>
          </w:tcPr>
          <w:p w14:paraId="0B9FB8E8" w14:textId="77777777" w:rsidR="00FF00AD" w:rsidRPr="00240940" w:rsidRDefault="00FF00AD" w:rsidP="00B131AF">
            <w:pPr>
              <w:spacing w:before="120" w:after="120"/>
              <w:rPr>
                <w:rFonts w:cs="Arial"/>
                <w:b/>
                <w:sz w:val="18"/>
              </w:rPr>
            </w:pPr>
            <w:proofErr w:type="spellStart"/>
            <w:r w:rsidRPr="00240940">
              <w:rPr>
                <w:rFonts w:cs="Arial"/>
                <w:b/>
                <w:sz w:val="18"/>
              </w:rPr>
              <w:t>TextPlacement</w:t>
            </w:r>
            <w:proofErr w:type="spellEnd"/>
          </w:p>
        </w:tc>
        <w:tc>
          <w:tcPr>
            <w:tcW w:w="936" w:type="pct"/>
            <w:gridSpan w:val="3"/>
            <w:shd w:val="clear" w:color="auto" w:fill="auto"/>
            <w:tcPrChange w:id="1168" w:author="Raphael Malyankar" w:date="2022-11-23T03:57:00Z">
              <w:tcPr>
                <w:tcW w:w="927" w:type="pct"/>
                <w:gridSpan w:val="3"/>
                <w:shd w:val="clear" w:color="auto" w:fill="auto"/>
              </w:tcPr>
            </w:tcPrChange>
          </w:tcPr>
          <w:p w14:paraId="09855920" w14:textId="77777777" w:rsidR="00FF00AD" w:rsidRPr="00240940" w:rsidRDefault="00FF00AD" w:rsidP="00B131AF">
            <w:pPr>
              <w:spacing w:before="120" w:after="120"/>
              <w:rPr>
                <w:rFonts w:cs="Arial"/>
                <w:sz w:val="18"/>
              </w:rPr>
            </w:pPr>
            <w:r w:rsidRPr="00240940">
              <w:rPr>
                <w:rFonts w:cs="Arial"/>
                <w:sz w:val="18"/>
              </w:rPr>
              <w:t>positions</w:t>
            </w:r>
          </w:p>
        </w:tc>
        <w:tc>
          <w:tcPr>
            <w:tcW w:w="327" w:type="pct"/>
            <w:shd w:val="clear" w:color="auto" w:fill="auto"/>
            <w:tcPrChange w:id="1169" w:author="Raphael Malyankar" w:date="2022-11-23T03:57:00Z">
              <w:tcPr>
                <w:tcW w:w="330" w:type="pct"/>
                <w:shd w:val="clear" w:color="auto" w:fill="auto"/>
              </w:tcPr>
            </w:tcPrChange>
          </w:tcPr>
          <w:p w14:paraId="5BB8E6FB" w14:textId="77777777" w:rsidR="00FF00AD" w:rsidRPr="00240940" w:rsidRDefault="00FF00AD" w:rsidP="00B131AF">
            <w:pPr>
              <w:spacing w:before="120" w:after="120"/>
              <w:rPr>
                <w:rFonts w:cs="Arial"/>
              </w:rPr>
            </w:pPr>
            <w:r>
              <w:rPr>
                <w:rFonts w:cs="Arial"/>
              </w:rPr>
              <w:t>0, 1</w:t>
            </w:r>
          </w:p>
        </w:tc>
      </w:tr>
      <w:bookmarkEnd w:id="1120"/>
    </w:tbl>
    <w:p w14:paraId="1D4083BD" w14:textId="77777777" w:rsidR="00FF00AD" w:rsidRDefault="00FF00AD" w:rsidP="00FF00AD">
      <w:pPr>
        <w:spacing w:before="240"/>
        <w:rPr>
          <w:b/>
        </w:rPr>
      </w:pPr>
    </w:p>
    <w:p w14:paraId="4F0AA334" w14:textId="77777777" w:rsidR="00FF00AD" w:rsidRDefault="00FF00AD" w:rsidP="00FF00AD">
      <w:pPr>
        <w:rPr>
          <w:b/>
        </w:rPr>
      </w:pPr>
      <w:r>
        <w:rPr>
          <w:b/>
        </w:rPr>
        <w:br w:type="page"/>
      </w:r>
    </w:p>
    <w:p w14:paraId="6623EEE9" w14:textId="77777777" w:rsidR="00FF00AD" w:rsidRDefault="00FF00AD" w:rsidP="00716062">
      <w:pPr>
        <w:pStyle w:val="Heading2"/>
      </w:pPr>
      <w:bookmarkStart w:id="1170" w:name="_Ref113290153"/>
      <w:bookmarkStart w:id="1171" w:name="_Ref113290284"/>
      <w:bookmarkStart w:id="1172" w:name="_Toc120214390"/>
      <w:r w:rsidRPr="00240940">
        <w:lastRenderedPageBreak/>
        <w:t>Organization Contact Area</w:t>
      </w:r>
      <w:bookmarkEnd w:id="1170"/>
      <w:bookmarkEnd w:id="1171"/>
      <w:bookmarkEnd w:id="11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7"/>
        <w:gridCol w:w="1136"/>
        <w:gridCol w:w="214"/>
        <w:gridCol w:w="535"/>
        <w:gridCol w:w="493"/>
        <w:gridCol w:w="1010"/>
        <w:gridCol w:w="139"/>
        <w:gridCol w:w="613"/>
        <w:gridCol w:w="15"/>
        <w:gridCol w:w="1477"/>
        <w:gridCol w:w="11"/>
        <w:gridCol w:w="752"/>
        <w:gridCol w:w="875"/>
        <w:gridCol w:w="629"/>
      </w:tblGrid>
      <w:tr w:rsidR="00FF00AD" w:rsidRPr="00240940" w14:paraId="5F2405B5" w14:textId="77777777" w:rsidTr="00B131AF">
        <w:tc>
          <w:tcPr>
            <w:tcW w:w="5000" w:type="pct"/>
            <w:gridSpan w:val="14"/>
            <w:shd w:val="clear" w:color="auto" w:fill="auto"/>
          </w:tcPr>
          <w:p w14:paraId="0B914580" w14:textId="77777777" w:rsidR="00FF00AD" w:rsidRPr="00240940" w:rsidRDefault="00FF00AD" w:rsidP="00B131AF">
            <w:pPr>
              <w:spacing w:before="120" w:after="120"/>
              <w:rPr>
                <w:rFonts w:cs="Arial"/>
              </w:rPr>
            </w:pPr>
            <w:r w:rsidRPr="00240940">
              <w:rPr>
                <w:rFonts w:cs="Arial"/>
                <w:u w:val="single"/>
              </w:rPr>
              <w:t>IHO Definition:</w:t>
            </w:r>
            <w:r>
              <w:rPr>
                <w:rFonts w:cs="Arial"/>
              </w:rPr>
              <w:t xml:space="preserve"> A feature often associated with contact information for an organization that exercises a management role or offers a service in the location.</w:t>
            </w:r>
          </w:p>
        </w:tc>
      </w:tr>
      <w:tr w:rsidR="00FF00AD" w:rsidRPr="00240940" w14:paraId="6EBA4DD3" w14:textId="77777777" w:rsidTr="00B131AF">
        <w:tc>
          <w:tcPr>
            <w:tcW w:w="5000" w:type="pct"/>
            <w:gridSpan w:val="14"/>
            <w:shd w:val="clear" w:color="auto" w:fill="auto"/>
          </w:tcPr>
          <w:p w14:paraId="03FBD22A" w14:textId="77CAA517" w:rsidR="00FF00AD" w:rsidRPr="00240940" w:rsidRDefault="00FF00AD" w:rsidP="00B131AF">
            <w:pPr>
              <w:spacing w:before="120" w:after="120"/>
              <w:rPr>
                <w:rFonts w:cs="Arial"/>
                <w:b/>
              </w:rPr>
            </w:pPr>
            <w:r w:rsidRPr="00240940">
              <w:rPr>
                <w:rFonts w:cs="Arial"/>
                <w:b/>
                <w:u w:val="single"/>
              </w:rPr>
              <w:t>S-10x Geo Feature:</w:t>
            </w:r>
            <w:r>
              <w:rPr>
                <w:rFonts w:cs="Arial"/>
                <w:b/>
              </w:rPr>
              <w:t xml:space="preserve"> </w:t>
            </w:r>
            <w:proofErr w:type="spellStart"/>
            <w:r>
              <w:rPr>
                <w:rFonts w:cs="Arial"/>
                <w:b/>
              </w:rPr>
              <w:t>OrganizationContactArea</w:t>
            </w:r>
            <w:proofErr w:type="spellEnd"/>
          </w:p>
        </w:tc>
      </w:tr>
      <w:tr w:rsidR="00FF00AD" w:rsidRPr="00240940" w14:paraId="08C29534" w14:textId="77777777" w:rsidTr="00B131AF">
        <w:tc>
          <w:tcPr>
            <w:tcW w:w="5000" w:type="pct"/>
            <w:gridSpan w:val="14"/>
            <w:shd w:val="clear" w:color="auto" w:fill="auto"/>
          </w:tcPr>
          <w:p w14:paraId="7C489D2C" w14:textId="0A3196DF" w:rsidR="00FF00AD" w:rsidRPr="00240940" w:rsidRDefault="00FF00AD" w:rsidP="00B131AF">
            <w:pPr>
              <w:spacing w:before="120" w:after="120"/>
              <w:rPr>
                <w:rFonts w:cs="Arial"/>
                <w:b/>
              </w:rPr>
            </w:pPr>
            <w:r w:rsidRPr="00240940">
              <w:rPr>
                <w:rFonts w:cs="Arial"/>
                <w:b/>
                <w:u w:val="single"/>
              </w:rPr>
              <w:t>Super Type:</w:t>
            </w:r>
            <w:r>
              <w:rPr>
                <w:rFonts w:cs="Arial"/>
                <w:b/>
              </w:rPr>
              <w:t xml:space="preserve"> </w:t>
            </w:r>
            <w:proofErr w:type="spellStart"/>
            <w:r>
              <w:rPr>
                <w:rFonts w:cs="Arial"/>
                <w:b/>
              </w:rPr>
              <w:t>FeatureType</w:t>
            </w:r>
            <w:proofErr w:type="spellEnd"/>
            <w:r w:rsidR="000F6215">
              <w:rPr>
                <w:rFonts w:cs="Arial"/>
                <w:b/>
              </w:rPr>
              <w:t xml:space="preserve"> (</w:t>
            </w:r>
            <w:r w:rsidR="000F6215">
              <w:rPr>
                <w:rFonts w:cs="Arial"/>
                <w:b/>
              </w:rPr>
              <w:fldChar w:fldCharType="begin"/>
            </w:r>
            <w:r w:rsidR="000F6215">
              <w:rPr>
                <w:rFonts w:cs="Arial"/>
                <w:b/>
              </w:rPr>
              <w:instrText xml:space="preserve"> REF _Ref113290222 \r \h </w:instrText>
            </w:r>
            <w:r w:rsidR="000F6215">
              <w:rPr>
                <w:rFonts w:cs="Arial"/>
                <w:b/>
              </w:rPr>
            </w:r>
            <w:r w:rsidR="000F6215">
              <w:rPr>
                <w:rFonts w:cs="Arial"/>
                <w:b/>
              </w:rPr>
              <w:fldChar w:fldCharType="separate"/>
            </w:r>
            <w:r w:rsidR="00EE3F7C">
              <w:rPr>
                <w:rFonts w:cs="Arial"/>
                <w:b/>
              </w:rPr>
              <w:t>5.2</w:t>
            </w:r>
            <w:r w:rsidR="000F6215">
              <w:rPr>
                <w:rFonts w:cs="Arial"/>
                <w:b/>
              </w:rPr>
              <w:fldChar w:fldCharType="end"/>
            </w:r>
            <w:r w:rsidR="000F6215">
              <w:rPr>
                <w:rFonts w:cs="Arial"/>
                <w:b/>
              </w:rPr>
              <w:t>)</w:t>
            </w:r>
          </w:p>
        </w:tc>
      </w:tr>
      <w:tr w:rsidR="005C25A7" w:rsidRPr="00240940" w14:paraId="171DB141" w14:textId="77777777" w:rsidTr="00B131AF">
        <w:tc>
          <w:tcPr>
            <w:tcW w:w="5000" w:type="pct"/>
            <w:gridSpan w:val="14"/>
            <w:shd w:val="clear" w:color="auto" w:fill="auto"/>
          </w:tcPr>
          <w:p w14:paraId="76E3AAD5" w14:textId="5A96B25B" w:rsidR="005C25A7" w:rsidRPr="00240940" w:rsidRDefault="005C25A7" w:rsidP="00B131AF">
            <w:pPr>
              <w:spacing w:before="120" w:after="120"/>
              <w:rPr>
                <w:rFonts w:cs="Arial"/>
                <w:b/>
                <w:u w:val="single"/>
              </w:rPr>
            </w:pPr>
            <w:r>
              <w:rPr>
                <w:rFonts w:cs="Arial"/>
                <w:b/>
                <w:u w:val="single"/>
              </w:rPr>
              <w:t>Sub-Types:</w:t>
            </w:r>
            <w:r w:rsidRPr="005C25A7">
              <w:rPr>
                <w:rFonts w:cs="Arial"/>
                <w:b/>
              </w:rPr>
              <w:t xml:space="preserve"> </w:t>
            </w:r>
            <w:proofErr w:type="spellStart"/>
            <w:r w:rsidRPr="005C25A7">
              <w:rPr>
                <w:rFonts w:cs="Arial"/>
                <w:b/>
              </w:rPr>
              <w:t>SupervisedArea</w:t>
            </w:r>
            <w:proofErr w:type="spellEnd"/>
            <w:r w:rsidR="000F6215">
              <w:rPr>
                <w:rFonts w:cs="Arial"/>
                <w:b/>
              </w:rPr>
              <w:t xml:space="preserve"> (</w:t>
            </w:r>
            <w:r w:rsidR="000F6215">
              <w:rPr>
                <w:rFonts w:cs="Arial"/>
                <w:b/>
              </w:rPr>
              <w:fldChar w:fldCharType="begin"/>
            </w:r>
            <w:r w:rsidR="000F6215">
              <w:rPr>
                <w:rFonts w:cs="Arial"/>
                <w:b/>
              </w:rPr>
              <w:instrText xml:space="preserve"> REF _Ref113290240 \r \h </w:instrText>
            </w:r>
            <w:r w:rsidR="000F6215">
              <w:rPr>
                <w:rFonts w:cs="Arial"/>
                <w:b/>
              </w:rPr>
            </w:r>
            <w:r w:rsidR="000F6215">
              <w:rPr>
                <w:rFonts w:cs="Arial"/>
                <w:b/>
              </w:rPr>
              <w:fldChar w:fldCharType="separate"/>
            </w:r>
            <w:r w:rsidR="00EE3F7C">
              <w:rPr>
                <w:rFonts w:cs="Arial"/>
                <w:b/>
              </w:rPr>
              <w:t>5.4</w:t>
            </w:r>
            <w:r w:rsidR="000F6215">
              <w:rPr>
                <w:rFonts w:cs="Arial"/>
                <w:b/>
              </w:rPr>
              <w:fldChar w:fldCharType="end"/>
            </w:r>
            <w:r w:rsidR="000F6215">
              <w:rPr>
                <w:rFonts w:cs="Arial"/>
                <w:b/>
              </w:rPr>
              <w:t>)</w:t>
            </w:r>
          </w:p>
        </w:tc>
      </w:tr>
      <w:tr w:rsidR="00FF00AD" w:rsidRPr="00240940" w14:paraId="2E763CED" w14:textId="77777777" w:rsidTr="00B131AF">
        <w:tc>
          <w:tcPr>
            <w:tcW w:w="5000" w:type="pct"/>
            <w:gridSpan w:val="14"/>
            <w:shd w:val="clear" w:color="auto" w:fill="auto"/>
          </w:tcPr>
          <w:p w14:paraId="2BE294E1" w14:textId="77777777" w:rsidR="00FF00AD" w:rsidRPr="00240940" w:rsidRDefault="00FF00AD" w:rsidP="00B131AF">
            <w:pPr>
              <w:spacing w:before="120" w:after="120"/>
              <w:rPr>
                <w:rFonts w:cs="Arial"/>
                <w:b/>
              </w:rPr>
            </w:pPr>
            <w:r w:rsidRPr="00240940">
              <w:rPr>
                <w:rFonts w:cs="Arial"/>
                <w:b/>
                <w:u w:val="single"/>
              </w:rPr>
              <w:t>Primitives:</w:t>
            </w:r>
            <w:r>
              <w:rPr>
                <w:rFonts w:cs="Arial"/>
                <w:b/>
              </w:rPr>
              <w:t xml:space="preserve"> </w:t>
            </w:r>
            <w:proofErr w:type="spellStart"/>
            <w:r>
              <w:rPr>
                <w:rFonts w:cs="Arial"/>
                <w:b/>
              </w:rPr>
              <w:t>noGeometry</w:t>
            </w:r>
            <w:proofErr w:type="spellEnd"/>
          </w:p>
        </w:tc>
      </w:tr>
      <w:tr w:rsidR="00FF00AD" w:rsidRPr="00240940" w14:paraId="11758DB5" w14:textId="77777777" w:rsidTr="00B131AF">
        <w:tc>
          <w:tcPr>
            <w:tcW w:w="1249" w:type="pct"/>
            <w:gridSpan w:val="2"/>
            <w:shd w:val="clear" w:color="auto" w:fill="auto"/>
          </w:tcPr>
          <w:p w14:paraId="090C2AFD" w14:textId="77777777" w:rsidR="00FF00AD" w:rsidRDefault="00FF00AD" w:rsidP="00B131AF">
            <w:pPr>
              <w:spacing w:before="120"/>
              <w:rPr>
                <w:rFonts w:cs="Arial"/>
                <w:i/>
                <w:color w:val="0000FF"/>
                <w:sz w:val="18"/>
              </w:rPr>
            </w:pPr>
            <w:r w:rsidRPr="00240940">
              <w:rPr>
                <w:rFonts w:cs="Arial"/>
                <w:i/>
                <w:color w:val="0000FF"/>
                <w:sz w:val="18"/>
              </w:rPr>
              <w:t>Real World</w:t>
            </w:r>
          </w:p>
          <w:p w14:paraId="32D9EC0D" w14:textId="77777777" w:rsidR="00FF00AD" w:rsidRPr="00240940" w:rsidRDefault="00FF00AD" w:rsidP="00B131AF">
            <w:pPr>
              <w:spacing w:before="120"/>
              <w:rPr>
                <w:rFonts w:cs="Arial"/>
                <w:i/>
                <w:color w:val="0000FF"/>
                <w:sz w:val="18"/>
              </w:rPr>
            </w:pPr>
          </w:p>
        </w:tc>
        <w:tc>
          <w:tcPr>
            <w:tcW w:w="1667" w:type="pct"/>
            <w:gridSpan w:val="6"/>
            <w:shd w:val="clear" w:color="auto" w:fill="auto"/>
          </w:tcPr>
          <w:p w14:paraId="6D4174C7" w14:textId="77777777" w:rsidR="00FF00AD" w:rsidRDefault="00FF00AD" w:rsidP="00B131AF">
            <w:pPr>
              <w:spacing w:before="120"/>
              <w:rPr>
                <w:rFonts w:cs="Arial"/>
                <w:i/>
                <w:color w:val="0000FF"/>
                <w:sz w:val="18"/>
              </w:rPr>
            </w:pPr>
            <w:r w:rsidRPr="00240940">
              <w:rPr>
                <w:rFonts w:cs="Arial"/>
                <w:i/>
                <w:color w:val="0000FF"/>
                <w:sz w:val="18"/>
              </w:rPr>
              <w:t>Paper Chart Symbol</w:t>
            </w:r>
          </w:p>
          <w:p w14:paraId="0329F021" w14:textId="77777777" w:rsidR="00FF00AD" w:rsidRPr="00240940" w:rsidRDefault="00FF00AD" w:rsidP="00B131AF">
            <w:pPr>
              <w:spacing w:before="120"/>
              <w:rPr>
                <w:rFonts w:cs="Arial"/>
                <w:i/>
                <w:color w:val="0000FF"/>
                <w:sz w:val="18"/>
              </w:rPr>
            </w:pPr>
          </w:p>
        </w:tc>
        <w:tc>
          <w:tcPr>
            <w:tcW w:w="2084" w:type="pct"/>
            <w:gridSpan w:val="6"/>
            <w:shd w:val="clear" w:color="auto" w:fill="auto"/>
          </w:tcPr>
          <w:p w14:paraId="7AEDE2F3" w14:textId="77777777" w:rsidR="00FF00AD" w:rsidRDefault="00FF00AD" w:rsidP="00B131AF">
            <w:pPr>
              <w:spacing w:before="120"/>
              <w:rPr>
                <w:rFonts w:cs="Arial"/>
                <w:i/>
                <w:color w:val="0000FF"/>
                <w:sz w:val="18"/>
              </w:rPr>
            </w:pPr>
            <w:r w:rsidRPr="00240940">
              <w:rPr>
                <w:rFonts w:cs="Arial"/>
                <w:i/>
                <w:color w:val="0000FF"/>
                <w:sz w:val="18"/>
              </w:rPr>
              <w:t>ECDIS Symbol</w:t>
            </w:r>
          </w:p>
          <w:p w14:paraId="132870A1" w14:textId="77777777" w:rsidR="00FF00AD" w:rsidRPr="00240940" w:rsidRDefault="00FF00AD" w:rsidP="00B131AF">
            <w:pPr>
              <w:spacing w:before="120"/>
              <w:rPr>
                <w:rFonts w:cs="Arial"/>
                <w:i/>
                <w:color w:val="0000FF"/>
                <w:sz w:val="18"/>
              </w:rPr>
            </w:pPr>
          </w:p>
        </w:tc>
      </w:tr>
      <w:tr w:rsidR="00FF00AD" w:rsidRPr="00240940" w14:paraId="3F624673" w14:textId="77777777" w:rsidTr="00B131AF">
        <w:tc>
          <w:tcPr>
            <w:tcW w:w="1665" w:type="pct"/>
            <w:gridSpan w:val="4"/>
            <w:shd w:val="clear" w:color="auto" w:fill="auto"/>
          </w:tcPr>
          <w:p w14:paraId="65CA1B97" w14:textId="77777777" w:rsidR="00FF00AD" w:rsidRPr="00240940" w:rsidRDefault="00FF00AD" w:rsidP="00B131AF">
            <w:pPr>
              <w:spacing w:before="120" w:after="120"/>
              <w:rPr>
                <w:rFonts w:cs="Arial"/>
                <w:b/>
              </w:rPr>
            </w:pPr>
            <w:r w:rsidRPr="00240940">
              <w:rPr>
                <w:rFonts w:cs="Arial"/>
                <w:b/>
              </w:rPr>
              <w:t>S-10x Attribute</w:t>
            </w:r>
          </w:p>
        </w:tc>
        <w:tc>
          <w:tcPr>
            <w:tcW w:w="834" w:type="pct"/>
            <w:gridSpan w:val="2"/>
            <w:shd w:val="clear" w:color="auto" w:fill="auto"/>
          </w:tcPr>
          <w:p w14:paraId="15914A99" w14:textId="77777777" w:rsidR="00FF00AD" w:rsidRPr="00240940" w:rsidRDefault="00FF00AD" w:rsidP="00B131AF">
            <w:pPr>
              <w:spacing w:before="120" w:after="120"/>
              <w:rPr>
                <w:rFonts w:cs="Arial"/>
                <w:b/>
              </w:rPr>
            </w:pPr>
            <w:r w:rsidRPr="00240940">
              <w:rPr>
                <w:rFonts w:cs="Arial"/>
                <w:b/>
              </w:rPr>
              <w:t>S-57  Acronym</w:t>
            </w:r>
          </w:p>
        </w:tc>
        <w:tc>
          <w:tcPr>
            <w:tcW w:w="1250" w:type="pct"/>
            <w:gridSpan w:val="5"/>
            <w:shd w:val="clear" w:color="auto" w:fill="auto"/>
          </w:tcPr>
          <w:p w14:paraId="01E781CA" w14:textId="77777777" w:rsidR="00FF00AD" w:rsidRPr="00240940" w:rsidRDefault="00FF00AD" w:rsidP="00B131AF">
            <w:pPr>
              <w:spacing w:before="120" w:after="120"/>
              <w:rPr>
                <w:rFonts w:cs="Arial"/>
                <w:b/>
              </w:rPr>
            </w:pPr>
            <w:r w:rsidRPr="00240940">
              <w:rPr>
                <w:rFonts w:cs="Arial"/>
                <w:b/>
              </w:rPr>
              <w:t>Allowable Encoding Value</w:t>
            </w:r>
          </w:p>
        </w:tc>
        <w:tc>
          <w:tcPr>
            <w:tcW w:w="417" w:type="pct"/>
            <w:shd w:val="clear" w:color="auto" w:fill="auto"/>
          </w:tcPr>
          <w:p w14:paraId="296ACA52" w14:textId="77777777" w:rsidR="00FF00AD" w:rsidRPr="00240940" w:rsidRDefault="00FF00AD" w:rsidP="00B131AF">
            <w:pPr>
              <w:spacing w:before="120" w:after="120"/>
              <w:rPr>
                <w:rFonts w:cs="Arial"/>
                <w:b/>
              </w:rPr>
            </w:pPr>
            <w:r w:rsidRPr="00240940">
              <w:rPr>
                <w:rFonts w:cs="Arial"/>
                <w:b/>
              </w:rPr>
              <w:t>Type</w:t>
            </w:r>
          </w:p>
        </w:tc>
        <w:tc>
          <w:tcPr>
            <w:tcW w:w="834" w:type="pct"/>
            <w:gridSpan w:val="2"/>
            <w:shd w:val="clear" w:color="auto" w:fill="auto"/>
          </w:tcPr>
          <w:p w14:paraId="00E07E84" w14:textId="77777777" w:rsidR="00FF00AD" w:rsidRPr="00240940" w:rsidRDefault="00FF00AD" w:rsidP="00B131AF">
            <w:pPr>
              <w:spacing w:before="120" w:after="120"/>
              <w:rPr>
                <w:rFonts w:cs="Arial"/>
                <w:b/>
              </w:rPr>
            </w:pPr>
            <w:r w:rsidRPr="00240940">
              <w:rPr>
                <w:rFonts w:cs="Arial"/>
                <w:b/>
              </w:rPr>
              <w:t>Multiplicity</w:t>
            </w:r>
          </w:p>
        </w:tc>
      </w:tr>
      <w:tr w:rsidR="00FF00AD" w:rsidRPr="00240940" w14:paraId="32FFB6B1" w14:textId="77777777" w:rsidTr="00B131AF">
        <w:tc>
          <w:tcPr>
            <w:tcW w:w="5000" w:type="pct"/>
            <w:gridSpan w:val="14"/>
            <w:shd w:val="clear" w:color="auto" w:fill="auto"/>
          </w:tcPr>
          <w:p w14:paraId="383581F8" w14:textId="6F826DDF" w:rsidR="00FF00AD" w:rsidRDefault="00FF00AD" w:rsidP="00B131AF">
            <w:pPr>
              <w:spacing w:before="120" w:after="120"/>
              <w:rPr>
                <w:rFonts w:cs="Arial"/>
              </w:rPr>
            </w:pPr>
            <w:r w:rsidRPr="00240940">
              <w:rPr>
                <w:rFonts w:cs="Arial"/>
                <w:u w:val="single"/>
              </w:rPr>
              <w:t>INT 1 Reference:</w:t>
            </w:r>
            <w:r w:rsidR="000B28A1">
              <w:rPr>
                <w:rFonts w:cs="Arial"/>
                <w:u w:val="single"/>
              </w:rPr>
              <w:t xml:space="preserve"> --</w:t>
            </w:r>
          </w:p>
          <w:p w14:paraId="77C7E460" w14:textId="03FA1041" w:rsidR="00FF00AD" w:rsidRDefault="009B1519" w:rsidP="009B1519">
            <w:pPr>
              <w:pStyle w:val="Heading3"/>
            </w:pPr>
            <w:bookmarkStart w:id="1173" w:name="_Toc120214391"/>
            <w:r>
              <w:t>General</w:t>
            </w:r>
            <w:bookmarkEnd w:id="1173"/>
          </w:p>
          <w:p w14:paraId="5FFDD835" w14:textId="77777777" w:rsidR="009B1519" w:rsidRDefault="009B1519" w:rsidP="00B131AF">
            <w:pPr>
              <w:spacing w:before="120" w:after="120"/>
              <w:rPr>
                <w:rFonts w:cs="Arial"/>
              </w:rPr>
            </w:pPr>
            <w:r>
              <w:rPr>
                <w:rFonts w:cs="Arial"/>
              </w:rPr>
              <w:t xml:space="preserve">If it is necessary to encode contact information related to a particular feature, without encoding information about a supervising or controlling authority, it should be done using an associated </w:t>
            </w:r>
            <w:proofErr w:type="spellStart"/>
            <w:r w:rsidRPr="002E2FB5">
              <w:rPr>
                <w:rFonts w:cs="Arial"/>
                <w:b/>
                <w:bCs/>
              </w:rPr>
              <w:t>ContactDetails</w:t>
            </w:r>
            <w:proofErr w:type="spellEnd"/>
            <w:r>
              <w:rPr>
                <w:rFonts w:cs="Arial"/>
              </w:rPr>
              <w:t xml:space="preserve"> information type. This can be used when</w:t>
            </w:r>
          </w:p>
          <w:p w14:paraId="6C599DD1" w14:textId="47823BC2" w:rsidR="009B1519" w:rsidRPr="006640F1" w:rsidRDefault="006640F1" w:rsidP="006640F1">
            <w:pPr>
              <w:pStyle w:val="ListParagraph"/>
              <w:numPr>
                <w:ilvl w:val="0"/>
                <w:numId w:val="31"/>
              </w:numPr>
              <w:spacing w:before="120" w:after="120"/>
              <w:rPr>
                <w:rFonts w:cs="Arial"/>
              </w:rPr>
            </w:pPr>
            <w:r>
              <w:rPr>
                <w:rFonts w:cs="Arial"/>
              </w:rPr>
              <w:t>information</w:t>
            </w:r>
            <w:r w:rsidR="009B1519" w:rsidRPr="006640F1">
              <w:rPr>
                <w:rFonts w:cs="Arial"/>
              </w:rPr>
              <w:t xml:space="preserve"> about the supervising authority </w:t>
            </w:r>
            <w:r>
              <w:rPr>
                <w:rFonts w:cs="Arial"/>
              </w:rPr>
              <w:t>is</w:t>
            </w:r>
            <w:r w:rsidR="009B1519" w:rsidRPr="006640F1">
              <w:rPr>
                <w:rFonts w:cs="Arial"/>
              </w:rPr>
              <w:t xml:space="preserve"> unavailable,</w:t>
            </w:r>
            <w:r w:rsidRPr="006640F1">
              <w:rPr>
                <w:rFonts w:cs="Arial"/>
              </w:rPr>
              <w:t xml:space="preserve"> or,</w:t>
            </w:r>
          </w:p>
          <w:p w14:paraId="65F2C08A" w14:textId="1289D131" w:rsidR="002E2FB5" w:rsidRPr="002E2FB5" w:rsidRDefault="009B1519" w:rsidP="002E2FB5">
            <w:pPr>
              <w:pStyle w:val="ListParagraph"/>
              <w:numPr>
                <w:ilvl w:val="0"/>
                <w:numId w:val="31"/>
              </w:numPr>
              <w:spacing w:before="120" w:after="120"/>
              <w:rPr>
                <w:rFonts w:cs="Arial"/>
              </w:rPr>
            </w:pPr>
            <w:r w:rsidRPr="006640F1">
              <w:rPr>
                <w:rFonts w:cs="Arial"/>
              </w:rPr>
              <w:t xml:space="preserve">when the </w:t>
            </w:r>
            <w:r w:rsidR="006640F1">
              <w:rPr>
                <w:rFonts w:cs="Arial"/>
              </w:rPr>
              <w:t xml:space="preserve">contact </w:t>
            </w:r>
            <w:r w:rsidRPr="006640F1">
              <w:rPr>
                <w:rFonts w:cs="Arial"/>
              </w:rPr>
              <w:t xml:space="preserve">information pertains to a particular feature, but not to all </w:t>
            </w:r>
            <w:r w:rsidR="006640F1" w:rsidRPr="006640F1">
              <w:rPr>
                <w:rFonts w:cs="Arial"/>
              </w:rPr>
              <w:t>features supervised by the authority.</w:t>
            </w:r>
            <w:r w:rsidR="006640F1">
              <w:rPr>
                <w:rFonts w:cs="Arial"/>
              </w:rPr>
              <w:t xml:space="preserve"> For example, if contact details for different terminals are different though they are operated by the same operator, the </w:t>
            </w:r>
            <w:proofErr w:type="spellStart"/>
            <w:r w:rsidR="006640F1" w:rsidRPr="006640F1">
              <w:rPr>
                <w:rFonts w:cs="Arial"/>
                <w:i/>
                <w:iCs/>
              </w:rPr>
              <w:t>S</w:t>
            </w:r>
            <w:ins w:id="1174" w:author="Raphael Malyankar" w:date="2022-11-05T22:08:00Z">
              <w:r w:rsidR="00660224">
                <w:rPr>
                  <w:rFonts w:cs="Arial"/>
                  <w:i/>
                  <w:iCs/>
                </w:rPr>
                <w:t>ervice</w:t>
              </w:r>
            </w:ins>
            <w:del w:id="1175" w:author="Raphael Malyankar" w:date="2022-11-05T22:08:00Z">
              <w:r w:rsidR="006640F1" w:rsidRPr="006640F1" w:rsidDel="00660224">
                <w:rPr>
                  <w:rFonts w:cs="Arial"/>
                  <w:i/>
                  <w:iCs/>
                </w:rPr>
                <w:delText>rv</w:delText>
              </w:r>
            </w:del>
            <w:r w:rsidR="006640F1" w:rsidRPr="006640F1">
              <w:rPr>
                <w:rFonts w:cs="Arial"/>
                <w:i/>
                <w:iCs/>
              </w:rPr>
              <w:t>Contact</w:t>
            </w:r>
            <w:proofErr w:type="spellEnd"/>
            <w:r w:rsidR="006640F1">
              <w:rPr>
                <w:rFonts w:cs="Arial"/>
              </w:rPr>
              <w:t xml:space="preserve"> association can be used to link particular contact information to particular terminal features.</w:t>
            </w:r>
          </w:p>
          <w:p w14:paraId="4A913C8C" w14:textId="77777777" w:rsidR="00FF00AD" w:rsidRDefault="00FF00AD" w:rsidP="00B131AF">
            <w:pPr>
              <w:spacing w:before="120" w:after="120"/>
              <w:rPr>
                <w:rFonts w:cs="Arial"/>
              </w:rPr>
            </w:pPr>
            <w:r w:rsidRPr="00240940">
              <w:rPr>
                <w:rFonts w:cs="Arial"/>
                <w:u w:val="single"/>
              </w:rPr>
              <w:t>Remarks:</w:t>
            </w:r>
          </w:p>
          <w:p w14:paraId="40CCA27F" w14:textId="38B72FAC" w:rsidR="00FF00AD" w:rsidRPr="009E3BD8" w:rsidRDefault="00FF00AD" w:rsidP="00E87722">
            <w:pPr>
              <w:numPr>
                <w:ilvl w:val="0"/>
                <w:numId w:val="8"/>
              </w:numPr>
              <w:tabs>
                <w:tab w:val="clear" w:pos="360"/>
                <w:tab w:val="left" w:pos="0"/>
                <w:tab w:val="left" w:pos="240"/>
                <w:tab w:val="left" w:pos="566"/>
                <w:tab w:val="num" w:pos="720"/>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ind w:left="240" w:hanging="240"/>
              <w:rPr>
                <w:rFonts w:cstheme="minorHAnsi"/>
                <w:lang w:val="en-AU"/>
              </w:rPr>
            </w:pPr>
            <w:r w:rsidRPr="009E3BD8">
              <w:rPr>
                <w:rFonts w:cstheme="minorHAnsi"/>
                <w:lang w:val="en-AU"/>
              </w:rPr>
              <w:t xml:space="preserve">Adds the </w:t>
            </w:r>
            <w:proofErr w:type="spellStart"/>
            <w:r w:rsidRPr="009E3BD8">
              <w:rPr>
                <w:rFonts w:cstheme="minorHAnsi"/>
                <w:i/>
                <w:lang w:val="en-AU"/>
              </w:rPr>
              <w:t>S</w:t>
            </w:r>
            <w:ins w:id="1176" w:author="Raphael Malyankar" w:date="2022-11-05T22:08:00Z">
              <w:r w:rsidR="00660224">
                <w:rPr>
                  <w:rFonts w:cstheme="minorHAnsi"/>
                  <w:i/>
                  <w:lang w:val="en-AU"/>
                </w:rPr>
                <w:t>ervice</w:t>
              </w:r>
            </w:ins>
            <w:del w:id="1177" w:author="Raphael Malyankar" w:date="2022-11-05T22:08:00Z">
              <w:r w:rsidRPr="009E3BD8" w:rsidDel="00660224">
                <w:rPr>
                  <w:rFonts w:cstheme="minorHAnsi"/>
                  <w:i/>
                  <w:lang w:val="en-AU"/>
                </w:rPr>
                <w:delText>rv</w:delText>
              </w:r>
            </w:del>
            <w:r w:rsidRPr="009E3BD8">
              <w:rPr>
                <w:rFonts w:cstheme="minorHAnsi"/>
                <w:i/>
                <w:lang w:val="en-AU"/>
              </w:rPr>
              <w:t>Contact</w:t>
            </w:r>
            <w:proofErr w:type="spellEnd"/>
            <w:r w:rsidRPr="009E3BD8">
              <w:rPr>
                <w:rFonts w:cstheme="minorHAnsi"/>
                <w:lang w:val="en-AU"/>
              </w:rPr>
              <w:t xml:space="preserve"> association to </w:t>
            </w:r>
            <w:proofErr w:type="spellStart"/>
            <w:r w:rsidRPr="009E3BD8">
              <w:rPr>
                <w:rFonts w:cstheme="minorHAnsi"/>
                <w:b/>
                <w:lang w:val="en-AU"/>
              </w:rPr>
              <w:t>ContactDetails</w:t>
            </w:r>
            <w:proofErr w:type="spellEnd"/>
            <w:r w:rsidRPr="009E3BD8">
              <w:rPr>
                <w:rFonts w:cstheme="minorHAnsi"/>
                <w:lang w:val="en-AU"/>
              </w:rPr>
              <w:t xml:space="preserve"> for any sub</w:t>
            </w:r>
            <w:ins w:id="1178" w:author="Raphael Malyankar" w:date="2022-11-05T22:08:00Z">
              <w:r w:rsidR="00660224">
                <w:rPr>
                  <w:rFonts w:cstheme="minorHAnsi"/>
                  <w:lang w:val="en-AU"/>
                </w:rPr>
                <w:t>-</w:t>
              </w:r>
            </w:ins>
            <w:del w:id="1179" w:author="Raphael Malyankar" w:date="2022-11-05T22:08:00Z">
              <w:r w:rsidRPr="009E3BD8" w:rsidDel="00660224">
                <w:rPr>
                  <w:rFonts w:cstheme="minorHAnsi"/>
                  <w:lang w:val="en-AU"/>
                </w:rPr>
                <w:delText xml:space="preserve"> </w:delText>
              </w:r>
            </w:del>
            <w:r w:rsidRPr="009E3BD8">
              <w:rPr>
                <w:rFonts w:cstheme="minorHAnsi"/>
                <w:lang w:val="en-AU"/>
              </w:rPr>
              <w:t>feature class.</w:t>
            </w:r>
          </w:p>
          <w:p w14:paraId="0582C199" w14:textId="77777777" w:rsidR="00FF00AD" w:rsidRDefault="00FF00AD" w:rsidP="00B131AF">
            <w:pPr>
              <w:spacing w:before="120" w:after="120"/>
              <w:rPr>
                <w:rFonts w:cs="Arial"/>
              </w:rPr>
            </w:pPr>
          </w:p>
          <w:p w14:paraId="0449CDCC" w14:textId="77777777" w:rsidR="00FF00AD" w:rsidRDefault="00FF00AD" w:rsidP="00B131AF">
            <w:pPr>
              <w:spacing w:before="120" w:after="120"/>
              <w:rPr>
                <w:rFonts w:cs="Arial"/>
              </w:rPr>
            </w:pPr>
            <w:r w:rsidRPr="00240940">
              <w:rPr>
                <w:rFonts w:cs="Arial"/>
                <w:u w:val="single"/>
              </w:rPr>
              <w:t>Distinction:</w:t>
            </w:r>
          </w:p>
          <w:p w14:paraId="1E68BBF7" w14:textId="77777777" w:rsidR="00FF00AD" w:rsidRPr="00240940" w:rsidRDefault="00FF00AD" w:rsidP="00B131AF">
            <w:pPr>
              <w:spacing w:before="120" w:after="120"/>
              <w:rPr>
                <w:rFonts w:cs="Arial"/>
              </w:rPr>
            </w:pPr>
          </w:p>
        </w:tc>
      </w:tr>
      <w:tr w:rsidR="00FF00AD" w:rsidRPr="00240940" w14:paraId="5E48CF3E" w14:textId="77777777" w:rsidTr="00B131AF">
        <w:tc>
          <w:tcPr>
            <w:tcW w:w="5000" w:type="pct"/>
            <w:gridSpan w:val="14"/>
            <w:shd w:val="clear" w:color="auto" w:fill="auto"/>
          </w:tcPr>
          <w:p w14:paraId="6D512D6E" w14:textId="77777777" w:rsidR="00FF00AD" w:rsidRPr="00240940" w:rsidRDefault="00FF00AD" w:rsidP="00B131AF">
            <w:pPr>
              <w:spacing w:before="120" w:after="120"/>
              <w:rPr>
                <w:rFonts w:cs="Arial"/>
                <w:b/>
                <w:u w:val="single"/>
              </w:rPr>
            </w:pPr>
            <w:bookmarkStart w:id="1180" w:name="_Hlk120060409"/>
            <w:r w:rsidRPr="00240940">
              <w:rPr>
                <w:rFonts w:cs="Arial"/>
                <w:b/>
                <w:u w:val="single"/>
              </w:rPr>
              <w:t>Feature/Information associations</w:t>
            </w:r>
          </w:p>
        </w:tc>
      </w:tr>
      <w:tr w:rsidR="00FF00AD" w:rsidRPr="00240940" w14:paraId="062BC5EA" w14:textId="77777777" w:rsidTr="00B131AF">
        <w:tc>
          <w:tcPr>
            <w:tcW w:w="619" w:type="pct"/>
            <w:vMerge w:val="restart"/>
            <w:shd w:val="clear" w:color="auto" w:fill="auto"/>
          </w:tcPr>
          <w:p w14:paraId="2A436826" w14:textId="77777777" w:rsidR="00FF00AD" w:rsidRPr="00240940" w:rsidRDefault="00FF00AD" w:rsidP="00B131AF">
            <w:pPr>
              <w:spacing w:before="120" w:after="120"/>
              <w:rPr>
                <w:rFonts w:cs="Arial"/>
                <w:b/>
              </w:rPr>
            </w:pPr>
            <w:r w:rsidRPr="00240940">
              <w:rPr>
                <w:rFonts w:cs="Arial"/>
                <w:b/>
              </w:rPr>
              <w:t>Type</w:t>
            </w:r>
          </w:p>
        </w:tc>
        <w:tc>
          <w:tcPr>
            <w:tcW w:w="749" w:type="pct"/>
            <w:gridSpan w:val="2"/>
            <w:vMerge w:val="restart"/>
            <w:shd w:val="clear" w:color="auto" w:fill="auto"/>
          </w:tcPr>
          <w:p w14:paraId="76FF3F7C" w14:textId="77777777" w:rsidR="00FF00AD" w:rsidRPr="00240940" w:rsidRDefault="00FF00AD" w:rsidP="00B131AF">
            <w:pPr>
              <w:spacing w:before="120" w:after="120"/>
              <w:rPr>
                <w:rFonts w:cs="Arial"/>
                <w:b/>
              </w:rPr>
            </w:pPr>
            <w:r w:rsidRPr="00240940">
              <w:rPr>
                <w:rFonts w:cs="Arial"/>
                <w:b/>
              </w:rPr>
              <w:t>Association Name</w:t>
            </w:r>
          </w:p>
        </w:tc>
        <w:tc>
          <w:tcPr>
            <w:tcW w:w="3632" w:type="pct"/>
            <w:gridSpan w:val="11"/>
            <w:shd w:val="clear" w:color="auto" w:fill="auto"/>
          </w:tcPr>
          <w:p w14:paraId="39337567" w14:textId="77777777" w:rsidR="00FF00AD" w:rsidRPr="00240940" w:rsidRDefault="00FF00AD" w:rsidP="00B131AF">
            <w:pPr>
              <w:spacing w:before="120" w:after="120"/>
              <w:jc w:val="center"/>
              <w:rPr>
                <w:rFonts w:cs="Arial"/>
                <w:b/>
              </w:rPr>
            </w:pPr>
            <w:r w:rsidRPr="00240940">
              <w:rPr>
                <w:rFonts w:cs="Arial"/>
                <w:b/>
              </w:rPr>
              <w:t>Association Ends</w:t>
            </w:r>
          </w:p>
        </w:tc>
      </w:tr>
      <w:tr w:rsidR="00FF00AD" w:rsidRPr="00240940" w14:paraId="2620F355" w14:textId="77777777" w:rsidTr="005C25A7">
        <w:tc>
          <w:tcPr>
            <w:tcW w:w="619" w:type="pct"/>
            <w:vMerge/>
            <w:shd w:val="clear" w:color="auto" w:fill="auto"/>
          </w:tcPr>
          <w:p w14:paraId="58545F26" w14:textId="77777777" w:rsidR="00FF00AD" w:rsidRPr="00240940" w:rsidRDefault="00FF00AD" w:rsidP="00B131AF">
            <w:pPr>
              <w:spacing w:before="120" w:after="120"/>
              <w:rPr>
                <w:rFonts w:cs="Arial"/>
              </w:rPr>
            </w:pPr>
          </w:p>
        </w:tc>
        <w:tc>
          <w:tcPr>
            <w:tcW w:w="749" w:type="pct"/>
            <w:gridSpan w:val="2"/>
            <w:vMerge/>
            <w:shd w:val="clear" w:color="auto" w:fill="auto"/>
          </w:tcPr>
          <w:p w14:paraId="37D31709" w14:textId="77777777" w:rsidR="00FF00AD" w:rsidRPr="00240940" w:rsidRDefault="00FF00AD" w:rsidP="00B131AF">
            <w:pPr>
              <w:spacing w:before="120" w:after="120"/>
              <w:rPr>
                <w:rFonts w:cs="Arial"/>
              </w:rPr>
            </w:pPr>
          </w:p>
        </w:tc>
        <w:tc>
          <w:tcPr>
            <w:tcW w:w="571" w:type="pct"/>
            <w:gridSpan w:val="2"/>
            <w:shd w:val="clear" w:color="auto" w:fill="auto"/>
          </w:tcPr>
          <w:p w14:paraId="38279321" w14:textId="77777777" w:rsidR="00FF00AD" w:rsidRPr="00240940" w:rsidRDefault="00FF00AD" w:rsidP="00B131AF">
            <w:pPr>
              <w:spacing w:before="120" w:after="120"/>
              <w:rPr>
                <w:rFonts w:cs="Arial"/>
                <w:b/>
              </w:rPr>
            </w:pPr>
            <w:r w:rsidRPr="00240940">
              <w:rPr>
                <w:rFonts w:cs="Arial"/>
                <w:b/>
              </w:rPr>
              <w:t>Class</w:t>
            </w:r>
          </w:p>
        </w:tc>
        <w:tc>
          <w:tcPr>
            <w:tcW w:w="637" w:type="pct"/>
            <w:gridSpan w:val="2"/>
            <w:shd w:val="clear" w:color="auto" w:fill="auto"/>
          </w:tcPr>
          <w:p w14:paraId="6144312D" w14:textId="77777777" w:rsidR="00FF00AD" w:rsidRPr="00240940" w:rsidRDefault="00FF00AD" w:rsidP="00B131AF">
            <w:pPr>
              <w:spacing w:before="120" w:after="120"/>
              <w:rPr>
                <w:rFonts w:cs="Arial"/>
                <w:b/>
              </w:rPr>
            </w:pPr>
            <w:r w:rsidRPr="00240940">
              <w:rPr>
                <w:rFonts w:cs="Arial"/>
                <w:b/>
              </w:rPr>
              <w:t>Role</w:t>
            </w:r>
          </w:p>
        </w:tc>
        <w:tc>
          <w:tcPr>
            <w:tcW w:w="348" w:type="pct"/>
            <w:gridSpan w:val="2"/>
            <w:shd w:val="clear" w:color="auto" w:fill="auto"/>
          </w:tcPr>
          <w:p w14:paraId="101F8389" w14:textId="77777777" w:rsidR="00FF00AD" w:rsidRPr="00240940" w:rsidRDefault="00FF00AD" w:rsidP="00B131AF">
            <w:pPr>
              <w:spacing w:before="120" w:after="120"/>
              <w:rPr>
                <w:rFonts w:cs="Arial"/>
                <w:b/>
              </w:rPr>
            </w:pPr>
            <w:proofErr w:type="spellStart"/>
            <w:r w:rsidRPr="00240940">
              <w:rPr>
                <w:rFonts w:cs="Arial"/>
                <w:b/>
              </w:rPr>
              <w:t>Mult</w:t>
            </w:r>
            <w:proofErr w:type="spellEnd"/>
          </w:p>
        </w:tc>
        <w:tc>
          <w:tcPr>
            <w:tcW w:w="819" w:type="pct"/>
            <w:shd w:val="clear" w:color="auto" w:fill="auto"/>
          </w:tcPr>
          <w:p w14:paraId="2405DFBC" w14:textId="77777777" w:rsidR="00FF00AD" w:rsidRPr="00240940" w:rsidRDefault="00FF00AD" w:rsidP="00B131AF">
            <w:pPr>
              <w:spacing w:before="120" w:after="120"/>
              <w:rPr>
                <w:rFonts w:cs="Arial"/>
                <w:b/>
              </w:rPr>
            </w:pPr>
            <w:r w:rsidRPr="00240940">
              <w:rPr>
                <w:rFonts w:cs="Arial"/>
                <w:b/>
              </w:rPr>
              <w:t>Class</w:t>
            </w:r>
          </w:p>
        </w:tc>
        <w:tc>
          <w:tcPr>
            <w:tcW w:w="908" w:type="pct"/>
            <w:gridSpan w:val="3"/>
            <w:shd w:val="clear" w:color="auto" w:fill="auto"/>
          </w:tcPr>
          <w:p w14:paraId="1064F548" w14:textId="77777777" w:rsidR="00FF00AD" w:rsidRPr="00240940" w:rsidRDefault="00FF00AD" w:rsidP="00B131AF">
            <w:pPr>
              <w:spacing w:before="120" w:after="120"/>
              <w:rPr>
                <w:rFonts w:cs="Arial"/>
                <w:b/>
              </w:rPr>
            </w:pPr>
            <w:r w:rsidRPr="00240940">
              <w:rPr>
                <w:rFonts w:cs="Arial"/>
                <w:b/>
              </w:rPr>
              <w:t>Role</w:t>
            </w:r>
          </w:p>
        </w:tc>
        <w:tc>
          <w:tcPr>
            <w:tcW w:w="348" w:type="pct"/>
            <w:shd w:val="clear" w:color="auto" w:fill="auto"/>
          </w:tcPr>
          <w:p w14:paraId="0C2297A9" w14:textId="77777777" w:rsidR="00FF00AD" w:rsidRPr="00240940" w:rsidRDefault="00FF00AD" w:rsidP="00B131AF">
            <w:pPr>
              <w:spacing w:before="120" w:after="120"/>
              <w:rPr>
                <w:rFonts w:cs="Arial"/>
                <w:b/>
              </w:rPr>
            </w:pPr>
            <w:proofErr w:type="spellStart"/>
            <w:r w:rsidRPr="00240940">
              <w:rPr>
                <w:rFonts w:cs="Arial"/>
                <w:b/>
              </w:rPr>
              <w:t>Mult</w:t>
            </w:r>
            <w:proofErr w:type="spellEnd"/>
          </w:p>
        </w:tc>
      </w:tr>
      <w:tr w:rsidR="00FF00AD" w:rsidRPr="00240940" w14:paraId="382B2155" w14:textId="77777777" w:rsidTr="005C25A7">
        <w:tc>
          <w:tcPr>
            <w:tcW w:w="619" w:type="pct"/>
            <w:shd w:val="clear" w:color="auto" w:fill="auto"/>
          </w:tcPr>
          <w:p w14:paraId="5923BB8D" w14:textId="77777777" w:rsidR="00FF00AD" w:rsidRPr="00240940" w:rsidRDefault="00FF00AD" w:rsidP="00B131AF">
            <w:pPr>
              <w:spacing w:before="120" w:after="120"/>
              <w:rPr>
                <w:rFonts w:cs="Arial"/>
                <w:sz w:val="18"/>
              </w:rPr>
            </w:pPr>
            <w:r w:rsidRPr="00240940">
              <w:rPr>
                <w:rFonts w:cs="Arial"/>
                <w:sz w:val="18"/>
              </w:rPr>
              <w:t>association</w:t>
            </w:r>
          </w:p>
        </w:tc>
        <w:tc>
          <w:tcPr>
            <w:tcW w:w="749" w:type="pct"/>
            <w:gridSpan w:val="2"/>
            <w:shd w:val="clear" w:color="auto" w:fill="auto"/>
          </w:tcPr>
          <w:p w14:paraId="4ADEE87D" w14:textId="77777777" w:rsidR="00FF00AD" w:rsidRPr="00240940" w:rsidRDefault="00FF00AD" w:rsidP="00B131AF">
            <w:pPr>
              <w:spacing w:before="120" w:after="120"/>
              <w:rPr>
                <w:rFonts w:cs="Arial"/>
                <w:sz w:val="18"/>
              </w:rPr>
            </w:pPr>
            <w:r w:rsidRPr="00240940">
              <w:rPr>
                <w:rFonts w:cs="Arial"/>
                <w:sz w:val="18"/>
              </w:rPr>
              <w:t>Service Contact</w:t>
            </w:r>
          </w:p>
        </w:tc>
        <w:tc>
          <w:tcPr>
            <w:tcW w:w="571" w:type="pct"/>
            <w:gridSpan w:val="2"/>
            <w:shd w:val="clear" w:color="auto" w:fill="auto"/>
          </w:tcPr>
          <w:p w14:paraId="6489DC33" w14:textId="77777777" w:rsidR="00FF00AD" w:rsidRPr="00240940" w:rsidRDefault="00FF00AD" w:rsidP="00B131AF">
            <w:pPr>
              <w:spacing w:before="120" w:after="120"/>
              <w:rPr>
                <w:rFonts w:cs="Arial"/>
                <w:b/>
                <w:sz w:val="18"/>
              </w:rPr>
            </w:pPr>
          </w:p>
        </w:tc>
        <w:tc>
          <w:tcPr>
            <w:tcW w:w="637" w:type="pct"/>
            <w:gridSpan w:val="2"/>
            <w:shd w:val="clear" w:color="auto" w:fill="auto"/>
          </w:tcPr>
          <w:p w14:paraId="17D173BC" w14:textId="77777777" w:rsidR="00FF00AD" w:rsidRPr="00240940" w:rsidRDefault="00FF00AD" w:rsidP="00B131AF">
            <w:pPr>
              <w:spacing w:before="120" w:after="120"/>
              <w:rPr>
                <w:rFonts w:cs="Arial"/>
                <w:sz w:val="18"/>
              </w:rPr>
            </w:pPr>
          </w:p>
        </w:tc>
        <w:tc>
          <w:tcPr>
            <w:tcW w:w="348" w:type="pct"/>
            <w:gridSpan w:val="2"/>
            <w:shd w:val="clear" w:color="auto" w:fill="auto"/>
          </w:tcPr>
          <w:p w14:paraId="5951B9A7" w14:textId="77777777" w:rsidR="00FF00AD" w:rsidRPr="00240940" w:rsidRDefault="00FF00AD" w:rsidP="00B131AF">
            <w:pPr>
              <w:spacing w:before="120" w:after="120"/>
              <w:rPr>
                <w:rFonts w:cs="Arial"/>
                <w:sz w:val="18"/>
              </w:rPr>
            </w:pPr>
          </w:p>
        </w:tc>
        <w:tc>
          <w:tcPr>
            <w:tcW w:w="819" w:type="pct"/>
            <w:shd w:val="clear" w:color="auto" w:fill="auto"/>
          </w:tcPr>
          <w:p w14:paraId="2F4C2B03" w14:textId="77777777" w:rsidR="00FF00AD" w:rsidRPr="00240940" w:rsidRDefault="00FF00AD" w:rsidP="00B131AF">
            <w:pPr>
              <w:spacing w:before="120" w:after="120"/>
              <w:rPr>
                <w:rFonts w:cs="Arial"/>
                <w:b/>
                <w:sz w:val="18"/>
              </w:rPr>
            </w:pPr>
            <w:proofErr w:type="spellStart"/>
            <w:r w:rsidRPr="00240940">
              <w:rPr>
                <w:rFonts w:cs="Arial"/>
                <w:b/>
                <w:sz w:val="18"/>
              </w:rPr>
              <w:t>ContactDetails</w:t>
            </w:r>
            <w:proofErr w:type="spellEnd"/>
          </w:p>
        </w:tc>
        <w:tc>
          <w:tcPr>
            <w:tcW w:w="908" w:type="pct"/>
            <w:gridSpan w:val="3"/>
            <w:shd w:val="clear" w:color="auto" w:fill="auto"/>
          </w:tcPr>
          <w:p w14:paraId="181AE8C9" w14:textId="77777777" w:rsidR="00FF00AD" w:rsidRPr="00240940" w:rsidRDefault="00FF00AD" w:rsidP="00B131AF">
            <w:pPr>
              <w:spacing w:before="120" w:after="120"/>
              <w:rPr>
                <w:rFonts w:cs="Arial"/>
                <w:sz w:val="18"/>
              </w:rPr>
            </w:pPr>
            <w:proofErr w:type="spellStart"/>
            <w:r w:rsidRPr="00240940">
              <w:rPr>
                <w:rFonts w:cs="Arial"/>
                <w:sz w:val="18"/>
              </w:rPr>
              <w:t>theContactDetails</w:t>
            </w:r>
            <w:proofErr w:type="spellEnd"/>
          </w:p>
        </w:tc>
        <w:tc>
          <w:tcPr>
            <w:tcW w:w="348" w:type="pct"/>
            <w:shd w:val="clear" w:color="auto" w:fill="auto"/>
          </w:tcPr>
          <w:p w14:paraId="5B612090" w14:textId="77777777" w:rsidR="00FF00AD" w:rsidRPr="00240940" w:rsidRDefault="00FF00AD" w:rsidP="00B131AF">
            <w:pPr>
              <w:spacing w:before="120" w:after="120"/>
              <w:rPr>
                <w:rFonts w:cs="Arial"/>
              </w:rPr>
            </w:pPr>
            <w:r>
              <w:rPr>
                <w:rFonts w:cs="Arial"/>
              </w:rPr>
              <w:t>0, *</w:t>
            </w:r>
          </w:p>
        </w:tc>
      </w:tr>
      <w:bookmarkEnd w:id="1180"/>
    </w:tbl>
    <w:p w14:paraId="69AA9EBB" w14:textId="77777777" w:rsidR="00FF00AD" w:rsidRDefault="00FF00AD" w:rsidP="00FF00AD">
      <w:pPr>
        <w:spacing w:before="240"/>
        <w:rPr>
          <w:b/>
        </w:rPr>
      </w:pPr>
    </w:p>
    <w:p w14:paraId="51985881" w14:textId="77777777" w:rsidR="00FF00AD" w:rsidRDefault="00FF00AD" w:rsidP="00FF00AD">
      <w:pPr>
        <w:rPr>
          <w:b/>
        </w:rPr>
      </w:pPr>
      <w:r>
        <w:rPr>
          <w:b/>
        </w:rPr>
        <w:br w:type="page"/>
      </w:r>
    </w:p>
    <w:p w14:paraId="5C882E45" w14:textId="77777777" w:rsidR="00FF00AD" w:rsidRDefault="00FF00AD" w:rsidP="00716062">
      <w:pPr>
        <w:pStyle w:val="Heading2"/>
      </w:pPr>
      <w:bookmarkStart w:id="1181" w:name="_Ref113290240"/>
      <w:bookmarkStart w:id="1182" w:name="_Ref113290347"/>
      <w:bookmarkStart w:id="1183" w:name="_Ref113290482"/>
      <w:bookmarkStart w:id="1184" w:name="_Toc120214392"/>
      <w:r w:rsidRPr="00240940">
        <w:lastRenderedPageBreak/>
        <w:t>Supervised Area</w:t>
      </w:r>
      <w:bookmarkEnd w:id="1181"/>
      <w:bookmarkEnd w:id="1182"/>
      <w:bookmarkEnd w:id="1183"/>
      <w:bookmarkEnd w:id="11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0"/>
        <w:gridCol w:w="1136"/>
        <w:gridCol w:w="214"/>
        <w:gridCol w:w="533"/>
        <w:gridCol w:w="713"/>
        <w:gridCol w:w="789"/>
        <w:gridCol w:w="506"/>
        <w:gridCol w:w="246"/>
        <w:gridCol w:w="382"/>
        <w:gridCol w:w="1119"/>
        <w:gridCol w:w="159"/>
        <w:gridCol w:w="592"/>
        <w:gridCol w:w="876"/>
        <w:gridCol w:w="631"/>
      </w:tblGrid>
      <w:tr w:rsidR="00FF00AD" w:rsidRPr="00240940" w14:paraId="67619B28" w14:textId="77777777" w:rsidTr="00B131AF">
        <w:tc>
          <w:tcPr>
            <w:tcW w:w="5000" w:type="pct"/>
            <w:gridSpan w:val="14"/>
            <w:shd w:val="clear" w:color="auto" w:fill="auto"/>
          </w:tcPr>
          <w:p w14:paraId="6F63EBFF" w14:textId="77777777" w:rsidR="00FF00AD" w:rsidRPr="00240940" w:rsidRDefault="00FF00AD" w:rsidP="00B131AF">
            <w:pPr>
              <w:spacing w:before="120" w:after="120"/>
              <w:rPr>
                <w:rFonts w:cs="Arial"/>
              </w:rPr>
            </w:pPr>
            <w:r w:rsidRPr="00240940">
              <w:rPr>
                <w:rFonts w:cs="Arial"/>
                <w:u w:val="single"/>
              </w:rPr>
              <w:t>IHO Definition:</w:t>
            </w:r>
            <w:r>
              <w:rPr>
                <w:rFonts w:cs="Arial"/>
              </w:rPr>
              <w:t xml:space="preserve"> A location which may be supervised by a responsible or controlling authority.</w:t>
            </w:r>
          </w:p>
        </w:tc>
      </w:tr>
      <w:tr w:rsidR="00FF00AD" w:rsidRPr="00240940" w14:paraId="21090BAA" w14:textId="77777777" w:rsidTr="00B131AF">
        <w:tc>
          <w:tcPr>
            <w:tcW w:w="5000" w:type="pct"/>
            <w:gridSpan w:val="14"/>
            <w:shd w:val="clear" w:color="auto" w:fill="auto"/>
          </w:tcPr>
          <w:p w14:paraId="268A41BF" w14:textId="7A59EDF6" w:rsidR="00FF00AD" w:rsidRPr="00240940" w:rsidRDefault="00FF00AD" w:rsidP="00B131AF">
            <w:pPr>
              <w:spacing w:before="120" w:after="120"/>
              <w:rPr>
                <w:rFonts w:cs="Arial"/>
                <w:b/>
              </w:rPr>
            </w:pPr>
            <w:r w:rsidRPr="00240940">
              <w:rPr>
                <w:rFonts w:cs="Arial"/>
                <w:b/>
                <w:u w:val="single"/>
              </w:rPr>
              <w:t>S-10x Geo Feature:</w:t>
            </w:r>
            <w:r>
              <w:rPr>
                <w:rFonts w:cs="Arial"/>
                <w:b/>
              </w:rPr>
              <w:t xml:space="preserve"> Supervised Area</w:t>
            </w:r>
          </w:p>
        </w:tc>
      </w:tr>
      <w:tr w:rsidR="00FF00AD" w:rsidRPr="00240940" w14:paraId="75DD7FD4" w14:textId="77777777" w:rsidTr="00B131AF">
        <w:tc>
          <w:tcPr>
            <w:tcW w:w="5000" w:type="pct"/>
            <w:gridSpan w:val="14"/>
            <w:shd w:val="clear" w:color="auto" w:fill="auto"/>
          </w:tcPr>
          <w:p w14:paraId="731132F9" w14:textId="14423C97" w:rsidR="00FF00AD" w:rsidRPr="00240940" w:rsidRDefault="00FF00AD" w:rsidP="00B131AF">
            <w:pPr>
              <w:spacing w:before="120" w:after="120"/>
              <w:rPr>
                <w:rFonts w:cs="Arial"/>
                <w:b/>
              </w:rPr>
            </w:pPr>
            <w:r w:rsidRPr="00240940">
              <w:rPr>
                <w:rFonts w:cs="Arial"/>
                <w:b/>
                <w:u w:val="single"/>
              </w:rPr>
              <w:t>Super Type:</w:t>
            </w:r>
            <w:r>
              <w:rPr>
                <w:rFonts w:cs="Arial"/>
                <w:b/>
              </w:rPr>
              <w:t xml:space="preserve"> </w:t>
            </w:r>
            <w:proofErr w:type="spellStart"/>
            <w:r>
              <w:rPr>
                <w:rFonts w:cs="Arial"/>
                <w:b/>
              </w:rPr>
              <w:t>OrganizationContactArea</w:t>
            </w:r>
            <w:proofErr w:type="spellEnd"/>
            <w:r w:rsidR="000F6215">
              <w:rPr>
                <w:rFonts w:cs="Arial"/>
                <w:b/>
              </w:rPr>
              <w:t xml:space="preserve"> (</w:t>
            </w:r>
            <w:r w:rsidR="000F6215">
              <w:rPr>
                <w:rFonts w:cs="Arial"/>
                <w:b/>
              </w:rPr>
              <w:fldChar w:fldCharType="begin"/>
            </w:r>
            <w:r w:rsidR="000F6215">
              <w:rPr>
                <w:rFonts w:cs="Arial"/>
                <w:b/>
              </w:rPr>
              <w:instrText xml:space="preserve"> REF _Ref113290284 \r \h </w:instrText>
            </w:r>
            <w:r w:rsidR="000F6215">
              <w:rPr>
                <w:rFonts w:cs="Arial"/>
                <w:b/>
              </w:rPr>
            </w:r>
            <w:r w:rsidR="000F6215">
              <w:rPr>
                <w:rFonts w:cs="Arial"/>
                <w:b/>
              </w:rPr>
              <w:fldChar w:fldCharType="separate"/>
            </w:r>
            <w:r w:rsidR="00EE3F7C">
              <w:rPr>
                <w:rFonts w:cs="Arial"/>
                <w:b/>
              </w:rPr>
              <w:t>5.3</w:t>
            </w:r>
            <w:r w:rsidR="000F6215">
              <w:rPr>
                <w:rFonts w:cs="Arial"/>
                <w:b/>
              </w:rPr>
              <w:fldChar w:fldCharType="end"/>
            </w:r>
            <w:r w:rsidR="000F6215">
              <w:rPr>
                <w:rFonts w:cs="Arial"/>
                <w:b/>
              </w:rPr>
              <w:t>)</w:t>
            </w:r>
          </w:p>
        </w:tc>
      </w:tr>
      <w:tr w:rsidR="005C25A7" w:rsidRPr="00240940" w14:paraId="0DFC0125" w14:textId="77777777" w:rsidTr="00B131AF">
        <w:tc>
          <w:tcPr>
            <w:tcW w:w="5000" w:type="pct"/>
            <w:gridSpan w:val="14"/>
            <w:shd w:val="clear" w:color="auto" w:fill="auto"/>
          </w:tcPr>
          <w:p w14:paraId="5ECA3264" w14:textId="388FB6A9" w:rsidR="005C25A7" w:rsidRPr="00240940" w:rsidRDefault="005C25A7" w:rsidP="00B131AF">
            <w:pPr>
              <w:spacing w:before="120" w:after="120"/>
              <w:rPr>
                <w:rFonts w:cs="Arial"/>
                <w:b/>
                <w:u w:val="single"/>
              </w:rPr>
            </w:pPr>
            <w:r>
              <w:rPr>
                <w:rFonts w:cs="Arial"/>
                <w:b/>
                <w:u w:val="single"/>
              </w:rPr>
              <w:t>Sub-Types:</w:t>
            </w:r>
            <w:r w:rsidRPr="009B1519">
              <w:rPr>
                <w:rFonts w:cs="Arial"/>
                <w:bCs/>
              </w:rPr>
              <w:t xml:space="preserve"> </w:t>
            </w:r>
            <w:proofErr w:type="spellStart"/>
            <w:r w:rsidR="009B1519" w:rsidRPr="009B1519">
              <w:rPr>
                <w:rFonts w:cs="Arial"/>
                <w:b/>
              </w:rPr>
              <w:t>HarbourPhysicalInfrastructure</w:t>
            </w:r>
            <w:proofErr w:type="spellEnd"/>
            <w:r w:rsidR="000F6215">
              <w:rPr>
                <w:rFonts w:cs="Arial"/>
                <w:b/>
              </w:rPr>
              <w:t xml:space="preserve"> (</w:t>
            </w:r>
            <w:r w:rsidR="000F6215">
              <w:rPr>
                <w:rFonts w:cs="Arial"/>
                <w:b/>
              </w:rPr>
              <w:fldChar w:fldCharType="begin"/>
            </w:r>
            <w:r w:rsidR="000F6215">
              <w:rPr>
                <w:rFonts w:cs="Arial"/>
                <w:b/>
              </w:rPr>
              <w:instrText xml:space="preserve"> REF _Ref113290295 \r \h </w:instrText>
            </w:r>
            <w:r w:rsidR="000F6215">
              <w:rPr>
                <w:rFonts w:cs="Arial"/>
                <w:b/>
              </w:rPr>
            </w:r>
            <w:r w:rsidR="000F6215">
              <w:rPr>
                <w:rFonts w:cs="Arial"/>
                <w:b/>
              </w:rPr>
              <w:fldChar w:fldCharType="separate"/>
            </w:r>
            <w:r w:rsidR="00EE3F7C">
              <w:rPr>
                <w:rFonts w:cs="Arial"/>
                <w:b/>
              </w:rPr>
              <w:t>5.5</w:t>
            </w:r>
            <w:r w:rsidR="000F6215">
              <w:rPr>
                <w:rFonts w:cs="Arial"/>
                <w:b/>
              </w:rPr>
              <w:fldChar w:fldCharType="end"/>
            </w:r>
            <w:r w:rsidR="000F6215">
              <w:rPr>
                <w:rFonts w:cs="Arial"/>
                <w:b/>
              </w:rPr>
              <w:t>)</w:t>
            </w:r>
            <w:r w:rsidR="009B1519" w:rsidRPr="009B1519">
              <w:rPr>
                <w:rFonts w:cs="Arial"/>
                <w:b/>
              </w:rPr>
              <w:t>, Layout</w:t>
            </w:r>
            <w:r w:rsidR="000F6215">
              <w:rPr>
                <w:rFonts w:cs="Arial"/>
                <w:b/>
              </w:rPr>
              <w:t xml:space="preserve"> (</w:t>
            </w:r>
            <w:r w:rsidR="000F6215">
              <w:rPr>
                <w:rFonts w:cs="Arial"/>
                <w:b/>
              </w:rPr>
              <w:fldChar w:fldCharType="begin"/>
            </w:r>
            <w:r w:rsidR="000F6215">
              <w:rPr>
                <w:rFonts w:cs="Arial"/>
                <w:b/>
              </w:rPr>
              <w:instrText xml:space="preserve"> REF _Ref113290304 \r \h </w:instrText>
            </w:r>
            <w:r w:rsidR="000F6215">
              <w:rPr>
                <w:rFonts w:cs="Arial"/>
                <w:b/>
              </w:rPr>
            </w:r>
            <w:r w:rsidR="000F6215">
              <w:rPr>
                <w:rFonts w:cs="Arial"/>
                <w:b/>
              </w:rPr>
              <w:fldChar w:fldCharType="separate"/>
            </w:r>
            <w:r w:rsidR="00EE3F7C">
              <w:rPr>
                <w:rFonts w:cs="Arial"/>
                <w:b/>
              </w:rPr>
              <w:t>5.6</w:t>
            </w:r>
            <w:r w:rsidR="000F6215">
              <w:rPr>
                <w:rFonts w:cs="Arial"/>
                <w:b/>
              </w:rPr>
              <w:fldChar w:fldCharType="end"/>
            </w:r>
            <w:r w:rsidR="000F6215">
              <w:rPr>
                <w:rFonts w:cs="Arial"/>
                <w:b/>
              </w:rPr>
              <w:t>)</w:t>
            </w:r>
          </w:p>
        </w:tc>
      </w:tr>
      <w:tr w:rsidR="00FF00AD" w:rsidRPr="00240940" w14:paraId="6E5A2B18" w14:textId="77777777" w:rsidTr="00B131AF">
        <w:tc>
          <w:tcPr>
            <w:tcW w:w="5000" w:type="pct"/>
            <w:gridSpan w:val="14"/>
            <w:shd w:val="clear" w:color="auto" w:fill="auto"/>
          </w:tcPr>
          <w:p w14:paraId="4D7DCE24" w14:textId="77777777" w:rsidR="00FF00AD" w:rsidRPr="00240940" w:rsidRDefault="00FF00AD" w:rsidP="00B131AF">
            <w:pPr>
              <w:spacing w:before="120" w:after="120"/>
              <w:rPr>
                <w:rFonts w:cs="Arial"/>
                <w:b/>
              </w:rPr>
            </w:pPr>
            <w:r w:rsidRPr="00240940">
              <w:rPr>
                <w:rFonts w:cs="Arial"/>
                <w:b/>
                <w:u w:val="single"/>
              </w:rPr>
              <w:t>Primitives:</w:t>
            </w:r>
            <w:r>
              <w:rPr>
                <w:rFonts w:cs="Arial"/>
                <w:b/>
              </w:rPr>
              <w:t xml:space="preserve"> </w:t>
            </w:r>
            <w:proofErr w:type="spellStart"/>
            <w:r>
              <w:rPr>
                <w:rFonts w:cs="Arial"/>
                <w:b/>
              </w:rPr>
              <w:t>noGeometry</w:t>
            </w:r>
            <w:proofErr w:type="spellEnd"/>
          </w:p>
        </w:tc>
      </w:tr>
      <w:tr w:rsidR="00FF00AD" w:rsidRPr="00240940" w14:paraId="157B4AA1" w14:textId="77777777" w:rsidTr="00B131AF">
        <w:tc>
          <w:tcPr>
            <w:tcW w:w="1249" w:type="pct"/>
            <w:gridSpan w:val="2"/>
            <w:shd w:val="clear" w:color="auto" w:fill="auto"/>
          </w:tcPr>
          <w:p w14:paraId="143426C4" w14:textId="77777777" w:rsidR="00FF00AD" w:rsidRDefault="00FF00AD" w:rsidP="00B131AF">
            <w:pPr>
              <w:spacing w:before="120"/>
              <w:rPr>
                <w:rFonts w:cs="Arial"/>
                <w:i/>
                <w:color w:val="0000FF"/>
                <w:sz w:val="18"/>
              </w:rPr>
            </w:pPr>
            <w:r w:rsidRPr="00240940">
              <w:rPr>
                <w:rFonts w:cs="Arial"/>
                <w:i/>
                <w:color w:val="0000FF"/>
                <w:sz w:val="18"/>
              </w:rPr>
              <w:t>Real World</w:t>
            </w:r>
          </w:p>
          <w:p w14:paraId="2FBFE82C" w14:textId="77777777" w:rsidR="00FF00AD" w:rsidRPr="00240940" w:rsidRDefault="00FF00AD" w:rsidP="00B131AF">
            <w:pPr>
              <w:spacing w:before="120"/>
              <w:rPr>
                <w:rFonts w:cs="Arial"/>
                <w:i/>
                <w:color w:val="0000FF"/>
                <w:sz w:val="18"/>
              </w:rPr>
            </w:pPr>
          </w:p>
        </w:tc>
        <w:tc>
          <w:tcPr>
            <w:tcW w:w="1667" w:type="pct"/>
            <w:gridSpan w:val="6"/>
            <w:shd w:val="clear" w:color="auto" w:fill="auto"/>
          </w:tcPr>
          <w:p w14:paraId="703AB7F3" w14:textId="77777777" w:rsidR="00FF00AD" w:rsidRDefault="00FF00AD" w:rsidP="00B131AF">
            <w:pPr>
              <w:spacing w:before="120"/>
              <w:rPr>
                <w:rFonts w:cs="Arial"/>
                <w:i/>
                <w:color w:val="0000FF"/>
                <w:sz w:val="18"/>
              </w:rPr>
            </w:pPr>
            <w:r w:rsidRPr="00240940">
              <w:rPr>
                <w:rFonts w:cs="Arial"/>
                <w:i/>
                <w:color w:val="0000FF"/>
                <w:sz w:val="18"/>
              </w:rPr>
              <w:t>Paper Chart Symbol</w:t>
            </w:r>
          </w:p>
          <w:p w14:paraId="17AFC88F" w14:textId="77777777" w:rsidR="00FF00AD" w:rsidRPr="00240940" w:rsidRDefault="00FF00AD" w:rsidP="00B131AF">
            <w:pPr>
              <w:spacing w:before="120"/>
              <w:rPr>
                <w:rFonts w:cs="Arial"/>
                <w:i/>
                <w:color w:val="0000FF"/>
                <w:sz w:val="18"/>
              </w:rPr>
            </w:pPr>
          </w:p>
        </w:tc>
        <w:tc>
          <w:tcPr>
            <w:tcW w:w="2084" w:type="pct"/>
            <w:gridSpan w:val="6"/>
            <w:shd w:val="clear" w:color="auto" w:fill="auto"/>
          </w:tcPr>
          <w:p w14:paraId="4DADE35A" w14:textId="77777777" w:rsidR="00FF00AD" w:rsidRDefault="00FF00AD" w:rsidP="00B131AF">
            <w:pPr>
              <w:spacing w:before="120"/>
              <w:rPr>
                <w:rFonts w:cs="Arial"/>
                <w:i/>
                <w:color w:val="0000FF"/>
                <w:sz w:val="18"/>
              </w:rPr>
            </w:pPr>
            <w:r w:rsidRPr="00240940">
              <w:rPr>
                <w:rFonts w:cs="Arial"/>
                <w:i/>
                <w:color w:val="0000FF"/>
                <w:sz w:val="18"/>
              </w:rPr>
              <w:t>ECDIS Symbol</w:t>
            </w:r>
          </w:p>
          <w:p w14:paraId="22F7BF86" w14:textId="77777777" w:rsidR="00FF00AD" w:rsidRPr="00240940" w:rsidRDefault="00FF00AD" w:rsidP="00B131AF">
            <w:pPr>
              <w:spacing w:before="120"/>
              <w:rPr>
                <w:rFonts w:cs="Arial"/>
                <w:i/>
                <w:color w:val="0000FF"/>
                <w:sz w:val="18"/>
              </w:rPr>
            </w:pPr>
          </w:p>
        </w:tc>
      </w:tr>
      <w:tr w:rsidR="00FF00AD" w:rsidRPr="00240940" w14:paraId="11BE0007" w14:textId="77777777" w:rsidTr="00B131AF">
        <w:tc>
          <w:tcPr>
            <w:tcW w:w="1665" w:type="pct"/>
            <w:gridSpan w:val="4"/>
            <w:shd w:val="clear" w:color="auto" w:fill="auto"/>
          </w:tcPr>
          <w:p w14:paraId="35EAB8E3" w14:textId="77777777" w:rsidR="00FF00AD" w:rsidRPr="00240940" w:rsidRDefault="00FF00AD" w:rsidP="00B131AF">
            <w:pPr>
              <w:spacing w:before="120" w:after="120"/>
              <w:rPr>
                <w:rFonts w:cs="Arial"/>
                <w:b/>
              </w:rPr>
            </w:pPr>
            <w:r w:rsidRPr="00240940">
              <w:rPr>
                <w:rFonts w:cs="Arial"/>
                <w:b/>
              </w:rPr>
              <w:t>S-10x Attribute</w:t>
            </w:r>
          </w:p>
        </w:tc>
        <w:tc>
          <w:tcPr>
            <w:tcW w:w="834" w:type="pct"/>
            <w:gridSpan w:val="2"/>
            <w:shd w:val="clear" w:color="auto" w:fill="auto"/>
          </w:tcPr>
          <w:p w14:paraId="08C3B15D" w14:textId="77777777" w:rsidR="00FF00AD" w:rsidRPr="00240940" w:rsidRDefault="00FF00AD" w:rsidP="00B131AF">
            <w:pPr>
              <w:spacing w:before="120" w:after="120"/>
              <w:rPr>
                <w:rFonts w:cs="Arial"/>
                <w:b/>
              </w:rPr>
            </w:pPr>
            <w:r w:rsidRPr="00240940">
              <w:rPr>
                <w:rFonts w:cs="Arial"/>
                <w:b/>
              </w:rPr>
              <w:t>S-57  Acronym</w:t>
            </w:r>
          </w:p>
        </w:tc>
        <w:tc>
          <w:tcPr>
            <w:tcW w:w="1250" w:type="pct"/>
            <w:gridSpan w:val="4"/>
            <w:shd w:val="clear" w:color="auto" w:fill="auto"/>
          </w:tcPr>
          <w:p w14:paraId="5677E88B" w14:textId="77777777" w:rsidR="00FF00AD" w:rsidRPr="00240940" w:rsidRDefault="00FF00AD" w:rsidP="00B131AF">
            <w:pPr>
              <w:spacing w:before="120" w:after="120"/>
              <w:rPr>
                <w:rFonts w:cs="Arial"/>
                <w:b/>
              </w:rPr>
            </w:pPr>
            <w:r w:rsidRPr="00240940">
              <w:rPr>
                <w:rFonts w:cs="Arial"/>
                <w:b/>
              </w:rPr>
              <w:t>Allowable Encoding Value</w:t>
            </w:r>
          </w:p>
        </w:tc>
        <w:tc>
          <w:tcPr>
            <w:tcW w:w="417" w:type="pct"/>
            <w:gridSpan w:val="2"/>
            <w:shd w:val="clear" w:color="auto" w:fill="auto"/>
          </w:tcPr>
          <w:p w14:paraId="5120F955" w14:textId="77777777" w:rsidR="00FF00AD" w:rsidRPr="00240940" w:rsidRDefault="00FF00AD" w:rsidP="00B131AF">
            <w:pPr>
              <w:spacing w:before="120" w:after="120"/>
              <w:rPr>
                <w:rFonts w:cs="Arial"/>
                <w:b/>
              </w:rPr>
            </w:pPr>
            <w:r w:rsidRPr="00240940">
              <w:rPr>
                <w:rFonts w:cs="Arial"/>
                <w:b/>
              </w:rPr>
              <w:t>Type</w:t>
            </w:r>
          </w:p>
        </w:tc>
        <w:tc>
          <w:tcPr>
            <w:tcW w:w="834" w:type="pct"/>
            <w:gridSpan w:val="2"/>
            <w:shd w:val="clear" w:color="auto" w:fill="auto"/>
          </w:tcPr>
          <w:p w14:paraId="790A0DBD" w14:textId="77777777" w:rsidR="00FF00AD" w:rsidRPr="00240940" w:rsidRDefault="00FF00AD" w:rsidP="00B131AF">
            <w:pPr>
              <w:spacing w:before="120" w:after="120"/>
              <w:rPr>
                <w:rFonts w:cs="Arial"/>
                <w:b/>
              </w:rPr>
            </w:pPr>
            <w:r w:rsidRPr="00240940">
              <w:rPr>
                <w:rFonts w:cs="Arial"/>
                <w:b/>
              </w:rPr>
              <w:t>Multiplicity</w:t>
            </w:r>
          </w:p>
        </w:tc>
      </w:tr>
      <w:tr w:rsidR="00FF00AD" w:rsidRPr="00240940" w14:paraId="15218B48" w14:textId="77777777" w:rsidTr="00B131AF">
        <w:tc>
          <w:tcPr>
            <w:tcW w:w="5000" w:type="pct"/>
            <w:gridSpan w:val="14"/>
            <w:shd w:val="clear" w:color="auto" w:fill="auto"/>
          </w:tcPr>
          <w:p w14:paraId="4113C377" w14:textId="1BB0A6E5" w:rsidR="00FF00AD" w:rsidRDefault="00FF00AD" w:rsidP="00B131AF">
            <w:pPr>
              <w:spacing w:before="120" w:after="120"/>
              <w:rPr>
                <w:rFonts w:cs="Arial"/>
              </w:rPr>
            </w:pPr>
            <w:r w:rsidRPr="00240940">
              <w:rPr>
                <w:rFonts w:cs="Arial"/>
                <w:u w:val="single"/>
              </w:rPr>
              <w:t>INT 1 Reference:</w:t>
            </w:r>
            <w:r w:rsidR="000B28A1">
              <w:rPr>
                <w:rFonts w:cs="Arial"/>
                <w:u w:val="single"/>
              </w:rPr>
              <w:t xml:space="preserve"> --</w:t>
            </w:r>
          </w:p>
          <w:p w14:paraId="2E3E8B8A" w14:textId="696A5217" w:rsidR="00FF00AD" w:rsidRDefault="002E2FB5" w:rsidP="002E2FB5">
            <w:pPr>
              <w:pStyle w:val="Heading3"/>
            </w:pPr>
            <w:bookmarkStart w:id="1185" w:name="_Toc120214393"/>
            <w:r>
              <w:t>General</w:t>
            </w:r>
            <w:bookmarkEnd w:id="1185"/>
          </w:p>
          <w:p w14:paraId="2EDC3870" w14:textId="73610CCD" w:rsidR="002E2FB5" w:rsidRDefault="002E2FB5" w:rsidP="00B131AF">
            <w:pPr>
              <w:spacing w:before="120" w:after="120"/>
              <w:rPr>
                <w:rFonts w:cs="Arial"/>
              </w:rPr>
            </w:pPr>
            <w:r w:rsidRPr="002E2FB5">
              <w:rPr>
                <w:rFonts w:cs="Arial"/>
              </w:rPr>
              <w:t xml:space="preserve">If it is necessary to encode information </w:t>
            </w:r>
            <w:r>
              <w:rPr>
                <w:rFonts w:cs="Arial"/>
              </w:rPr>
              <w:t xml:space="preserve">a controlling authority </w:t>
            </w:r>
            <w:r w:rsidR="001304B2">
              <w:rPr>
                <w:rFonts w:cs="Arial"/>
              </w:rPr>
              <w:t xml:space="preserve">or organization </w:t>
            </w:r>
            <w:r>
              <w:rPr>
                <w:rFonts w:cs="Arial"/>
              </w:rPr>
              <w:t>for a particular location</w:t>
            </w:r>
            <w:r w:rsidRPr="002E2FB5">
              <w:rPr>
                <w:rFonts w:cs="Arial"/>
              </w:rPr>
              <w:t xml:space="preserve">, it should be done using an associated </w:t>
            </w:r>
            <w:r w:rsidRPr="002E2FB5">
              <w:rPr>
                <w:rFonts w:cs="Arial"/>
                <w:b/>
                <w:bCs/>
              </w:rPr>
              <w:t>Authority</w:t>
            </w:r>
            <w:r w:rsidRPr="002E2FB5">
              <w:rPr>
                <w:rFonts w:cs="Arial"/>
              </w:rPr>
              <w:t xml:space="preserve"> information type</w:t>
            </w:r>
            <w:r>
              <w:rPr>
                <w:rFonts w:cs="Arial"/>
              </w:rPr>
              <w:t xml:space="preserve">. Contact details for the </w:t>
            </w:r>
            <w:r w:rsidR="001304B2">
              <w:rPr>
                <w:rFonts w:cs="Arial"/>
              </w:rPr>
              <w:t xml:space="preserve">organization should be encoded in a </w:t>
            </w:r>
            <w:proofErr w:type="spellStart"/>
            <w:r w:rsidR="001304B2" w:rsidRPr="001304B2">
              <w:rPr>
                <w:rFonts w:cs="Arial"/>
                <w:b/>
                <w:bCs/>
              </w:rPr>
              <w:t>ContactDetails</w:t>
            </w:r>
            <w:proofErr w:type="spellEnd"/>
            <w:r w:rsidR="001304B2">
              <w:rPr>
                <w:rFonts w:cs="Arial"/>
              </w:rPr>
              <w:t xml:space="preserve"> associated to the </w:t>
            </w:r>
            <w:r w:rsidR="001304B2" w:rsidRPr="001304B2">
              <w:rPr>
                <w:rFonts w:cs="Arial"/>
                <w:b/>
                <w:bCs/>
              </w:rPr>
              <w:t>Authority</w:t>
            </w:r>
            <w:r w:rsidR="001304B2">
              <w:rPr>
                <w:rFonts w:cs="Arial"/>
              </w:rPr>
              <w:t>.</w:t>
            </w:r>
          </w:p>
          <w:p w14:paraId="093651E1" w14:textId="6D982DA4" w:rsidR="001304B2" w:rsidRDefault="001304B2" w:rsidP="00B131AF">
            <w:pPr>
              <w:spacing w:before="120" w:after="120"/>
              <w:rPr>
                <w:rFonts w:cs="Arial"/>
              </w:rPr>
            </w:pPr>
            <w:r>
              <w:rPr>
                <w:rFonts w:cs="Arial"/>
              </w:rPr>
              <w:t xml:space="preserve">For example, information about terminal operators may be encoded in an </w:t>
            </w:r>
            <w:r w:rsidRPr="001304B2">
              <w:rPr>
                <w:rFonts w:cs="Arial"/>
                <w:b/>
                <w:bCs/>
              </w:rPr>
              <w:t>Authority</w:t>
            </w:r>
            <w:r>
              <w:rPr>
                <w:rFonts w:cs="Arial"/>
              </w:rPr>
              <w:t xml:space="preserve"> information type associated to the feature via a </w:t>
            </w:r>
            <w:proofErr w:type="spellStart"/>
            <w:r w:rsidRPr="001304B2">
              <w:rPr>
                <w:rFonts w:cs="Arial"/>
                <w:i/>
                <w:iCs/>
              </w:rPr>
              <w:t>ServiceControl</w:t>
            </w:r>
            <w:proofErr w:type="spellEnd"/>
            <w:r>
              <w:rPr>
                <w:rFonts w:cs="Arial"/>
              </w:rPr>
              <w:t xml:space="preserve"> association. The Harbourmaster’s office should be encoded as an </w:t>
            </w:r>
            <w:r w:rsidRPr="001304B2">
              <w:rPr>
                <w:rFonts w:cs="Arial"/>
                <w:b/>
                <w:bCs/>
              </w:rPr>
              <w:t>Authority</w:t>
            </w:r>
            <w:r>
              <w:rPr>
                <w:rFonts w:cs="Arial"/>
              </w:rPr>
              <w:t xml:space="preserve"> associated to the whole port area, represented by a </w:t>
            </w:r>
            <w:proofErr w:type="spellStart"/>
            <w:r w:rsidRPr="001304B2">
              <w:rPr>
                <w:rFonts w:cs="Arial"/>
                <w:b/>
                <w:bCs/>
              </w:rPr>
              <w:t>HarbourAreaAdministrative</w:t>
            </w:r>
            <w:proofErr w:type="spellEnd"/>
            <w:r>
              <w:rPr>
                <w:rFonts w:cs="Arial"/>
                <w:b/>
                <w:bCs/>
              </w:rPr>
              <w:t xml:space="preserve"> </w:t>
            </w:r>
            <w:r w:rsidRPr="001304B2">
              <w:rPr>
                <w:rFonts w:cs="Arial"/>
              </w:rPr>
              <w:t>feature</w:t>
            </w:r>
          </w:p>
          <w:p w14:paraId="307C08C5" w14:textId="77777777" w:rsidR="00FF00AD" w:rsidRDefault="00FF00AD" w:rsidP="00B131AF">
            <w:pPr>
              <w:spacing w:before="120" w:after="120"/>
              <w:rPr>
                <w:rFonts w:cs="Arial"/>
              </w:rPr>
            </w:pPr>
            <w:r w:rsidRPr="00240940">
              <w:rPr>
                <w:rFonts w:cs="Arial"/>
                <w:u w:val="single"/>
              </w:rPr>
              <w:t>Remarks:</w:t>
            </w:r>
          </w:p>
          <w:p w14:paraId="21694D07" w14:textId="7E053451" w:rsidR="00FF00AD" w:rsidRPr="009E3BD8" w:rsidRDefault="00FF00AD" w:rsidP="00E87722">
            <w:pPr>
              <w:numPr>
                <w:ilvl w:val="0"/>
                <w:numId w:val="8"/>
              </w:numPr>
              <w:tabs>
                <w:tab w:val="left" w:pos="0"/>
                <w:tab w:val="left" w:pos="240"/>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theme="minorHAnsi"/>
                <w:lang w:val="en-AU"/>
              </w:rPr>
            </w:pPr>
            <w:r w:rsidRPr="009E3BD8">
              <w:rPr>
                <w:rFonts w:cstheme="minorHAnsi"/>
                <w:lang w:val="en-AU"/>
              </w:rPr>
              <w:t xml:space="preserve">Adds the </w:t>
            </w:r>
            <w:proofErr w:type="spellStart"/>
            <w:r w:rsidRPr="009E3BD8">
              <w:rPr>
                <w:rFonts w:cstheme="minorHAnsi"/>
                <w:i/>
                <w:lang w:val="en-AU"/>
              </w:rPr>
              <w:t>S</w:t>
            </w:r>
            <w:r w:rsidR="001304B2">
              <w:rPr>
                <w:rFonts w:cstheme="minorHAnsi"/>
                <w:i/>
                <w:lang w:val="en-AU"/>
              </w:rPr>
              <w:t>ervice</w:t>
            </w:r>
            <w:r w:rsidRPr="009E3BD8">
              <w:rPr>
                <w:rFonts w:cstheme="minorHAnsi"/>
                <w:i/>
                <w:lang w:val="en-AU"/>
              </w:rPr>
              <w:t>Control</w:t>
            </w:r>
            <w:proofErr w:type="spellEnd"/>
            <w:r w:rsidRPr="009E3BD8">
              <w:rPr>
                <w:rFonts w:cstheme="minorHAnsi"/>
                <w:lang w:val="en-AU"/>
              </w:rPr>
              <w:t xml:space="preserve"> association to </w:t>
            </w:r>
            <w:r w:rsidRPr="009E3BD8">
              <w:rPr>
                <w:rFonts w:cstheme="minorHAnsi"/>
                <w:b/>
                <w:lang w:val="en-AU"/>
              </w:rPr>
              <w:t>Authority</w:t>
            </w:r>
            <w:r w:rsidRPr="009E3BD8">
              <w:rPr>
                <w:rFonts w:cstheme="minorHAnsi"/>
                <w:lang w:val="en-AU"/>
              </w:rPr>
              <w:t xml:space="preserve"> for any sub feature class.</w:t>
            </w:r>
          </w:p>
          <w:p w14:paraId="5FBCC8C1" w14:textId="77777777" w:rsidR="00FF00AD" w:rsidRDefault="00FF00AD" w:rsidP="00B131AF">
            <w:pPr>
              <w:spacing w:before="120" w:after="120"/>
              <w:rPr>
                <w:rFonts w:cs="Arial"/>
              </w:rPr>
            </w:pPr>
          </w:p>
          <w:p w14:paraId="686E6B54" w14:textId="77777777" w:rsidR="00FF00AD" w:rsidRDefault="00FF00AD" w:rsidP="00B131AF">
            <w:pPr>
              <w:spacing w:before="120" w:after="120"/>
              <w:rPr>
                <w:rFonts w:cs="Arial"/>
              </w:rPr>
            </w:pPr>
            <w:r w:rsidRPr="00240940">
              <w:rPr>
                <w:rFonts w:cs="Arial"/>
                <w:u w:val="single"/>
              </w:rPr>
              <w:t>Distinction:</w:t>
            </w:r>
          </w:p>
          <w:p w14:paraId="6F185FD6" w14:textId="77777777" w:rsidR="00FF00AD" w:rsidRPr="00240940" w:rsidRDefault="00FF00AD" w:rsidP="00B131AF">
            <w:pPr>
              <w:spacing w:before="120" w:after="120"/>
              <w:rPr>
                <w:rFonts w:cs="Arial"/>
              </w:rPr>
            </w:pPr>
          </w:p>
        </w:tc>
      </w:tr>
      <w:tr w:rsidR="00FF00AD" w:rsidRPr="00240940" w14:paraId="4AC09DF3" w14:textId="77777777" w:rsidTr="00B131AF">
        <w:tc>
          <w:tcPr>
            <w:tcW w:w="5000" w:type="pct"/>
            <w:gridSpan w:val="14"/>
            <w:shd w:val="clear" w:color="auto" w:fill="auto"/>
          </w:tcPr>
          <w:p w14:paraId="01418CBB" w14:textId="77777777" w:rsidR="00FF00AD" w:rsidRPr="00240940" w:rsidRDefault="00FF00AD" w:rsidP="00B131AF">
            <w:pPr>
              <w:spacing w:before="120" w:after="120"/>
              <w:rPr>
                <w:rFonts w:cs="Arial"/>
                <w:b/>
                <w:u w:val="single"/>
              </w:rPr>
            </w:pPr>
            <w:r w:rsidRPr="00240940">
              <w:rPr>
                <w:rFonts w:cs="Arial"/>
                <w:b/>
                <w:u w:val="single"/>
              </w:rPr>
              <w:t>Feature/Information associations</w:t>
            </w:r>
          </w:p>
        </w:tc>
      </w:tr>
      <w:tr w:rsidR="00FF00AD" w:rsidRPr="00240940" w14:paraId="3900B9C2" w14:textId="77777777" w:rsidTr="001304B2">
        <w:tc>
          <w:tcPr>
            <w:tcW w:w="619" w:type="pct"/>
            <w:vMerge w:val="restart"/>
            <w:shd w:val="clear" w:color="auto" w:fill="auto"/>
          </w:tcPr>
          <w:p w14:paraId="5A786013" w14:textId="77777777" w:rsidR="00FF00AD" w:rsidRPr="00240940" w:rsidRDefault="00FF00AD" w:rsidP="00B131AF">
            <w:pPr>
              <w:spacing w:before="120" w:after="120"/>
              <w:rPr>
                <w:rFonts w:cs="Arial"/>
                <w:b/>
              </w:rPr>
            </w:pPr>
            <w:r w:rsidRPr="00240940">
              <w:rPr>
                <w:rFonts w:cs="Arial"/>
                <w:b/>
              </w:rPr>
              <w:t>Type</w:t>
            </w:r>
          </w:p>
        </w:tc>
        <w:tc>
          <w:tcPr>
            <w:tcW w:w="749" w:type="pct"/>
            <w:gridSpan w:val="2"/>
            <w:vMerge w:val="restart"/>
            <w:shd w:val="clear" w:color="auto" w:fill="auto"/>
          </w:tcPr>
          <w:p w14:paraId="570A9450" w14:textId="77777777" w:rsidR="00FF00AD" w:rsidRPr="00240940" w:rsidRDefault="00FF00AD" w:rsidP="00B131AF">
            <w:pPr>
              <w:spacing w:before="120" w:after="120"/>
              <w:rPr>
                <w:rFonts w:cs="Arial"/>
                <w:b/>
              </w:rPr>
            </w:pPr>
            <w:r w:rsidRPr="00240940">
              <w:rPr>
                <w:rFonts w:cs="Arial"/>
                <w:b/>
              </w:rPr>
              <w:t>Association Name</w:t>
            </w:r>
          </w:p>
        </w:tc>
        <w:tc>
          <w:tcPr>
            <w:tcW w:w="3632" w:type="pct"/>
            <w:gridSpan w:val="11"/>
            <w:shd w:val="clear" w:color="auto" w:fill="auto"/>
          </w:tcPr>
          <w:p w14:paraId="4BE8B1FB" w14:textId="77777777" w:rsidR="00FF00AD" w:rsidRPr="00240940" w:rsidRDefault="00FF00AD" w:rsidP="00B131AF">
            <w:pPr>
              <w:spacing w:before="120" w:after="120"/>
              <w:jc w:val="center"/>
              <w:rPr>
                <w:rFonts w:cs="Arial"/>
                <w:b/>
              </w:rPr>
            </w:pPr>
            <w:r w:rsidRPr="00240940">
              <w:rPr>
                <w:rFonts w:cs="Arial"/>
                <w:b/>
              </w:rPr>
              <w:t>Association Ends</w:t>
            </w:r>
          </w:p>
        </w:tc>
      </w:tr>
      <w:tr w:rsidR="00FF00AD" w:rsidRPr="00240940" w14:paraId="68FABE06" w14:textId="77777777" w:rsidTr="001304B2">
        <w:tc>
          <w:tcPr>
            <w:tcW w:w="619" w:type="pct"/>
            <w:vMerge/>
            <w:shd w:val="clear" w:color="auto" w:fill="auto"/>
          </w:tcPr>
          <w:p w14:paraId="6BE31D91" w14:textId="77777777" w:rsidR="00FF00AD" w:rsidRPr="00240940" w:rsidRDefault="00FF00AD" w:rsidP="00B131AF">
            <w:pPr>
              <w:spacing w:before="120" w:after="120"/>
              <w:rPr>
                <w:rFonts w:cs="Arial"/>
              </w:rPr>
            </w:pPr>
          </w:p>
        </w:tc>
        <w:tc>
          <w:tcPr>
            <w:tcW w:w="749" w:type="pct"/>
            <w:gridSpan w:val="2"/>
            <w:vMerge/>
            <w:shd w:val="clear" w:color="auto" w:fill="auto"/>
          </w:tcPr>
          <w:p w14:paraId="02F23891" w14:textId="77777777" w:rsidR="00FF00AD" w:rsidRPr="00240940" w:rsidRDefault="00FF00AD" w:rsidP="00B131AF">
            <w:pPr>
              <w:spacing w:before="120" w:after="120"/>
              <w:rPr>
                <w:rFonts w:cs="Arial"/>
              </w:rPr>
            </w:pPr>
          </w:p>
        </w:tc>
        <w:tc>
          <w:tcPr>
            <w:tcW w:w="693" w:type="pct"/>
            <w:gridSpan w:val="2"/>
            <w:shd w:val="clear" w:color="auto" w:fill="auto"/>
          </w:tcPr>
          <w:p w14:paraId="2170D3F1" w14:textId="77777777" w:rsidR="00FF00AD" w:rsidRPr="00240940" w:rsidRDefault="00FF00AD" w:rsidP="00B131AF">
            <w:pPr>
              <w:spacing w:before="120" w:after="120"/>
              <w:rPr>
                <w:rFonts w:cs="Arial"/>
                <w:b/>
              </w:rPr>
            </w:pPr>
            <w:r w:rsidRPr="00240940">
              <w:rPr>
                <w:rFonts w:cs="Arial"/>
                <w:b/>
              </w:rPr>
              <w:t>Class</w:t>
            </w:r>
          </w:p>
        </w:tc>
        <w:tc>
          <w:tcPr>
            <w:tcW w:w="719" w:type="pct"/>
            <w:gridSpan w:val="2"/>
            <w:shd w:val="clear" w:color="auto" w:fill="auto"/>
          </w:tcPr>
          <w:p w14:paraId="007F800D" w14:textId="77777777" w:rsidR="00FF00AD" w:rsidRPr="00240940" w:rsidRDefault="00FF00AD" w:rsidP="00B131AF">
            <w:pPr>
              <w:spacing w:before="120" w:after="120"/>
              <w:rPr>
                <w:rFonts w:cs="Arial"/>
                <w:b/>
              </w:rPr>
            </w:pPr>
            <w:r w:rsidRPr="00240940">
              <w:rPr>
                <w:rFonts w:cs="Arial"/>
                <w:b/>
              </w:rPr>
              <w:t>Role</w:t>
            </w:r>
          </w:p>
        </w:tc>
        <w:tc>
          <w:tcPr>
            <w:tcW w:w="348" w:type="pct"/>
            <w:gridSpan w:val="2"/>
            <w:shd w:val="clear" w:color="auto" w:fill="auto"/>
          </w:tcPr>
          <w:p w14:paraId="36601F61" w14:textId="77777777" w:rsidR="00FF00AD" w:rsidRPr="00240940" w:rsidRDefault="00FF00AD" w:rsidP="00B131AF">
            <w:pPr>
              <w:spacing w:before="120" w:after="120"/>
              <w:rPr>
                <w:rFonts w:cs="Arial"/>
                <w:b/>
              </w:rPr>
            </w:pPr>
            <w:proofErr w:type="spellStart"/>
            <w:r w:rsidRPr="00240940">
              <w:rPr>
                <w:rFonts w:cs="Arial"/>
                <w:b/>
              </w:rPr>
              <w:t>Mult</w:t>
            </w:r>
            <w:proofErr w:type="spellEnd"/>
          </w:p>
        </w:tc>
        <w:tc>
          <w:tcPr>
            <w:tcW w:w="710" w:type="pct"/>
            <w:gridSpan w:val="2"/>
            <w:shd w:val="clear" w:color="auto" w:fill="auto"/>
          </w:tcPr>
          <w:p w14:paraId="20A0AFF9" w14:textId="77777777" w:rsidR="00FF00AD" w:rsidRPr="00240940" w:rsidRDefault="00FF00AD" w:rsidP="00B131AF">
            <w:pPr>
              <w:spacing w:before="120" w:after="120"/>
              <w:rPr>
                <w:rFonts w:cs="Arial"/>
                <w:b/>
              </w:rPr>
            </w:pPr>
            <w:r w:rsidRPr="00240940">
              <w:rPr>
                <w:rFonts w:cs="Arial"/>
                <w:b/>
              </w:rPr>
              <w:t>Class</w:t>
            </w:r>
          </w:p>
        </w:tc>
        <w:tc>
          <w:tcPr>
            <w:tcW w:w="814" w:type="pct"/>
            <w:gridSpan w:val="2"/>
            <w:shd w:val="clear" w:color="auto" w:fill="auto"/>
          </w:tcPr>
          <w:p w14:paraId="4F8B9954" w14:textId="77777777" w:rsidR="00FF00AD" w:rsidRPr="00240940" w:rsidRDefault="00FF00AD" w:rsidP="00B131AF">
            <w:pPr>
              <w:spacing w:before="120" w:after="120"/>
              <w:rPr>
                <w:rFonts w:cs="Arial"/>
                <w:b/>
              </w:rPr>
            </w:pPr>
            <w:r w:rsidRPr="00240940">
              <w:rPr>
                <w:rFonts w:cs="Arial"/>
                <w:b/>
              </w:rPr>
              <w:t>Role</w:t>
            </w:r>
          </w:p>
        </w:tc>
        <w:tc>
          <w:tcPr>
            <w:tcW w:w="348" w:type="pct"/>
            <w:shd w:val="clear" w:color="auto" w:fill="auto"/>
          </w:tcPr>
          <w:p w14:paraId="39861C5C" w14:textId="77777777" w:rsidR="00FF00AD" w:rsidRPr="00240940" w:rsidRDefault="00FF00AD" w:rsidP="00B131AF">
            <w:pPr>
              <w:spacing w:before="120" w:after="120"/>
              <w:rPr>
                <w:rFonts w:cs="Arial"/>
                <w:b/>
              </w:rPr>
            </w:pPr>
            <w:proofErr w:type="spellStart"/>
            <w:r w:rsidRPr="00240940">
              <w:rPr>
                <w:rFonts w:cs="Arial"/>
                <w:b/>
              </w:rPr>
              <w:t>Mult</w:t>
            </w:r>
            <w:proofErr w:type="spellEnd"/>
          </w:p>
        </w:tc>
      </w:tr>
      <w:tr w:rsidR="00FF00AD" w:rsidRPr="00240940" w14:paraId="67D3D37F" w14:textId="77777777" w:rsidTr="001304B2">
        <w:tc>
          <w:tcPr>
            <w:tcW w:w="619" w:type="pct"/>
            <w:shd w:val="clear" w:color="auto" w:fill="auto"/>
          </w:tcPr>
          <w:p w14:paraId="7658ECC1" w14:textId="77777777" w:rsidR="00FF00AD" w:rsidRPr="00240940" w:rsidRDefault="00FF00AD" w:rsidP="00B131AF">
            <w:pPr>
              <w:spacing w:before="120" w:after="120"/>
              <w:rPr>
                <w:rFonts w:cs="Arial"/>
                <w:sz w:val="18"/>
              </w:rPr>
            </w:pPr>
            <w:r w:rsidRPr="00240940">
              <w:rPr>
                <w:rFonts w:cs="Arial"/>
                <w:sz w:val="18"/>
              </w:rPr>
              <w:t>association</w:t>
            </w:r>
          </w:p>
        </w:tc>
        <w:tc>
          <w:tcPr>
            <w:tcW w:w="749" w:type="pct"/>
            <w:gridSpan w:val="2"/>
            <w:shd w:val="clear" w:color="auto" w:fill="auto"/>
          </w:tcPr>
          <w:p w14:paraId="4C7F9CA0" w14:textId="77777777" w:rsidR="00FF00AD" w:rsidRPr="00240940" w:rsidRDefault="00FF00AD" w:rsidP="00B131AF">
            <w:pPr>
              <w:spacing w:before="120" w:after="120"/>
              <w:rPr>
                <w:rFonts w:cs="Arial"/>
                <w:sz w:val="18"/>
              </w:rPr>
            </w:pPr>
            <w:r w:rsidRPr="00240940">
              <w:rPr>
                <w:rFonts w:cs="Arial"/>
                <w:sz w:val="18"/>
              </w:rPr>
              <w:t>Service Control</w:t>
            </w:r>
          </w:p>
        </w:tc>
        <w:tc>
          <w:tcPr>
            <w:tcW w:w="693" w:type="pct"/>
            <w:gridSpan w:val="2"/>
            <w:shd w:val="clear" w:color="auto" w:fill="auto"/>
          </w:tcPr>
          <w:p w14:paraId="56A89159" w14:textId="77777777" w:rsidR="00FF00AD" w:rsidRPr="00240940" w:rsidRDefault="00FF00AD" w:rsidP="00B131AF">
            <w:pPr>
              <w:spacing w:before="120" w:after="120"/>
              <w:rPr>
                <w:rFonts w:cs="Arial"/>
                <w:b/>
                <w:sz w:val="18"/>
              </w:rPr>
            </w:pPr>
          </w:p>
        </w:tc>
        <w:tc>
          <w:tcPr>
            <w:tcW w:w="719" w:type="pct"/>
            <w:gridSpan w:val="2"/>
            <w:shd w:val="clear" w:color="auto" w:fill="auto"/>
          </w:tcPr>
          <w:p w14:paraId="1BDCDA67" w14:textId="77777777" w:rsidR="00FF00AD" w:rsidRPr="00240940" w:rsidRDefault="00FF00AD" w:rsidP="00B131AF">
            <w:pPr>
              <w:spacing w:before="120" w:after="120"/>
              <w:rPr>
                <w:rFonts w:cs="Arial"/>
                <w:sz w:val="18"/>
              </w:rPr>
            </w:pPr>
          </w:p>
        </w:tc>
        <w:tc>
          <w:tcPr>
            <w:tcW w:w="348" w:type="pct"/>
            <w:gridSpan w:val="2"/>
            <w:shd w:val="clear" w:color="auto" w:fill="auto"/>
          </w:tcPr>
          <w:p w14:paraId="02B35772" w14:textId="77777777" w:rsidR="00FF00AD" w:rsidRPr="00240940" w:rsidRDefault="00FF00AD" w:rsidP="00B131AF">
            <w:pPr>
              <w:spacing w:before="120" w:after="120"/>
              <w:rPr>
                <w:rFonts w:cs="Arial"/>
                <w:sz w:val="18"/>
              </w:rPr>
            </w:pPr>
          </w:p>
        </w:tc>
        <w:tc>
          <w:tcPr>
            <w:tcW w:w="710" w:type="pct"/>
            <w:gridSpan w:val="2"/>
            <w:shd w:val="clear" w:color="auto" w:fill="auto"/>
          </w:tcPr>
          <w:p w14:paraId="352E6278" w14:textId="77777777" w:rsidR="00FF00AD" w:rsidRPr="00240940" w:rsidRDefault="00FF00AD" w:rsidP="00B131AF">
            <w:pPr>
              <w:spacing w:before="120" w:after="120"/>
              <w:rPr>
                <w:rFonts w:cs="Arial"/>
                <w:b/>
                <w:sz w:val="18"/>
              </w:rPr>
            </w:pPr>
            <w:r w:rsidRPr="00240940">
              <w:rPr>
                <w:rFonts w:cs="Arial"/>
                <w:b/>
                <w:sz w:val="18"/>
              </w:rPr>
              <w:t>Authority</w:t>
            </w:r>
          </w:p>
        </w:tc>
        <w:tc>
          <w:tcPr>
            <w:tcW w:w="814" w:type="pct"/>
            <w:gridSpan w:val="2"/>
            <w:shd w:val="clear" w:color="auto" w:fill="auto"/>
          </w:tcPr>
          <w:p w14:paraId="4F8455F5" w14:textId="77777777" w:rsidR="00FF00AD" w:rsidRPr="00240940" w:rsidRDefault="00FF00AD" w:rsidP="00B131AF">
            <w:pPr>
              <w:spacing w:before="120" w:after="120"/>
              <w:rPr>
                <w:rFonts w:cs="Arial"/>
                <w:sz w:val="18"/>
              </w:rPr>
            </w:pPr>
            <w:proofErr w:type="spellStart"/>
            <w:r w:rsidRPr="00240940">
              <w:rPr>
                <w:rFonts w:cs="Arial"/>
                <w:sz w:val="18"/>
              </w:rPr>
              <w:t>controlAuthority</w:t>
            </w:r>
            <w:proofErr w:type="spellEnd"/>
          </w:p>
        </w:tc>
        <w:tc>
          <w:tcPr>
            <w:tcW w:w="348" w:type="pct"/>
            <w:shd w:val="clear" w:color="auto" w:fill="auto"/>
          </w:tcPr>
          <w:p w14:paraId="22E289F9" w14:textId="77777777" w:rsidR="00FF00AD" w:rsidRPr="00240940" w:rsidRDefault="00FF00AD" w:rsidP="00B131AF">
            <w:pPr>
              <w:spacing w:before="120" w:after="120"/>
              <w:rPr>
                <w:rFonts w:cs="Arial"/>
              </w:rPr>
            </w:pPr>
            <w:r>
              <w:rPr>
                <w:rFonts w:cs="Arial"/>
              </w:rPr>
              <w:t>0, 1</w:t>
            </w:r>
          </w:p>
        </w:tc>
      </w:tr>
    </w:tbl>
    <w:p w14:paraId="44659843" w14:textId="77777777" w:rsidR="00FF00AD" w:rsidRDefault="00FF00AD" w:rsidP="00FF00AD">
      <w:pPr>
        <w:spacing w:before="240"/>
        <w:rPr>
          <w:b/>
        </w:rPr>
      </w:pPr>
    </w:p>
    <w:p w14:paraId="088F161D" w14:textId="77777777" w:rsidR="00FF00AD" w:rsidRDefault="00FF00AD" w:rsidP="00FF00AD">
      <w:pPr>
        <w:rPr>
          <w:b/>
        </w:rPr>
      </w:pPr>
      <w:r>
        <w:rPr>
          <w:b/>
        </w:rPr>
        <w:br w:type="page"/>
      </w:r>
    </w:p>
    <w:p w14:paraId="74500CDB" w14:textId="77777777" w:rsidR="00FF00AD" w:rsidRDefault="00FF00AD" w:rsidP="00716062">
      <w:pPr>
        <w:pStyle w:val="Heading2"/>
      </w:pPr>
      <w:bookmarkStart w:id="1186" w:name="_Ref113290295"/>
      <w:bookmarkStart w:id="1187" w:name="_Ref113290762"/>
      <w:bookmarkStart w:id="1188" w:name="_Toc120214394"/>
      <w:r w:rsidRPr="00240940">
        <w:lastRenderedPageBreak/>
        <w:t>Harbour Physical Infrastructure</w:t>
      </w:r>
      <w:bookmarkEnd w:id="1186"/>
      <w:bookmarkEnd w:id="1187"/>
      <w:bookmarkEnd w:id="118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7"/>
        <w:gridCol w:w="1114"/>
        <w:gridCol w:w="521"/>
        <w:gridCol w:w="755"/>
        <w:gridCol w:w="1090"/>
        <w:gridCol w:w="420"/>
        <w:gridCol w:w="748"/>
        <w:gridCol w:w="216"/>
        <w:gridCol w:w="535"/>
        <w:gridCol w:w="754"/>
        <w:gridCol w:w="216"/>
        <w:gridCol w:w="581"/>
        <w:gridCol w:w="937"/>
        <w:gridCol w:w="542"/>
      </w:tblGrid>
      <w:tr w:rsidR="00FF00AD" w:rsidRPr="00240940" w14:paraId="25C15814" w14:textId="77777777" w:rsidTr="00B131AF">
        <w:tc>
          <w:tcPr>
            <w:tcW w:w="5000" w:type="pct"/>
            <w:gridSpan w:val="14"/>
            <w:shd w:val="clear" w:color="auto" w:fill="auto"/>
          </w:tcPr>
          <w:p w14:paraId="3E0A21D9" w14:textId="77777777" w:rsidR="00FF00AD" w:rsidRPr="00240940" w:rsidRDefault="00FF00AD" w:rsidP="00B131AF">
            <w:pPr>
              <w:spacing w:before="120" w:after="120"/>
              <w:rPr>
                <w:rFonts w:cs="Arial"/>
              </w:rPr>
            </w:pPr>
            <w:r w:rsidRPr="00240940">
              <w:rPr>
                <w:rFonts w:cs="Arial"/>
                <w:u w:val="single"/>
              </w:rPr>
              <w:t>IHO Definition:</w:t>
            </w:r>
            <w:r>
              <w:rPr>
                <w:rFonts w:cs="Arial"/>
              </w:rPr>
              <w:t xml:space="preserve"> The physical installations and facilities that support operations in a port or harbour.</w:t>
            </w:r>
          </w:p>
        </w:tc>
      </w:tr>
      <w:tr w:rsidR="00FF00AD" w:rsidRPr="00240940" w14:paraId="4F73A82B" w14:textId="77777777" w:rsidTr="00B131AF">
        <w:tc>
          <w:tcPr>
            <w:tcW w:w="5000" w:type="pct"/>
            <w:gridSpan w:val="14"/>
            <w:shd w:val="clear" w:color="auto" w:fill="auto"/>
          </w:tcPr>
          <w:p w14:paraId="055CAD5E" w14:textId="77777777" w:rsidR="00FF00AD" w:rsidRPr="00240940" w:rsidRDefault="00FF00AD" w:rsidP="00B131AF">
            <w:pPr>
              <w:spacing w:before="120" w:after="120"/>
              <w:rPr>
                <w:rFonts w:cs="Arial"/>
                <w:b/>
              </w:rPr>
            </w:pPr>
            <w:r w:rsidRPr="00240940">
              <w:rPr>
                <w:rFonts w:cs="Arial"/>
                <w:b/>
                <w:u w:val="single"/>
              </w:rPr>
              <w:t>S-10x Geo Feature:</w:t>
            </w:r>
            <w:r>
              <w:rPr>
                <w:rFonts w:cs="Arial"/>
                <w:b/>
              </w:rPr>
              <w:t xml:space="preserve"> Harbour Physical Infrastructure</w:t>
            </w:r>
          </w:p>
        </w:tc>
      </w:tr>
      <w:tr w:rsidR="00FF00AD" w:rsidRPr="00240940" w14:paraId="6C69F868" w14:textId="77777777" w:rsidTr="00B131AF">
        <w:tc>
          <w:tcPr>
            <w:tcW w:w="5000" w:type="pct"/>
            <w:gridSpan w:val="14"/>
            <w:shd w:val="clear" w:color="auto" w:fill="auto"/>
          </w:tcPr>
          <w:p w14:paraId="23075C3B" w14:textId="703A7E6E" w:rsidR="00FF00AD" w:rsidRPr="00240940" w:rsidRDefault="00FF00AD" w:rsidP="00B131AF">
            <w:pPr>
              <w:spacing w:before="120" w:after="120"/>
              <w:rPr>
                <w:rFonts w:cs="Arial"/>
                <w:b/>
              </w:rPr>
            </w:pPr>
            <w:r w:rsidRPr="00240940">
              <w:rPr>
                <w:rFonts w:cs="Arial"/>
                <w:b/>
                <w:u w:val="single"/>
              </w:rPr>
              <w:t>Super Type:</w:t>
            </w:r>
            <w:r>
              <w:rPr>
                <w:rFonts w:cs="Arial"/>
                <w:b/>
              </w:rPr>
              <w:t xml:space="preserve"> </w:t>
            </w:r>
            <w:proofErr w:type="spellStart"/>
            <w:r>
              <w:rPr>
                <w:rFonts w:cs="Arial"/>
                <w:b/>
              </w:rPr>
              <w:t>SupervisedArea</w:t>
            </w:r>
            <w:proofErr w:type="spellEnd"/>
            <w:r w:rsidR="00AC3807">
              <w:rPr>
                <w:rFonts w:cs="Arial"/>
                <w:b/>
              </w:rPr>
              <w:t xml:space="preserve"> (</w:t>
            </w:r>
            <w:r w:rsidR="00AC3807">
              <w:rPr>
                <w:rFonts w:cs="Arial"/>
                <w:b/>
              </w:rPr>
              <w:fldChar w:fldCharType="begin"/>
            </w:r>
            <w:r w:rsidR="00AC3807">
              <w:rPr>
                <w:rFonts w:cs="Arial"/>
                <w:b/>
              </w:rPr>
              <w:instrText xml:space="preserve"> REF _Ref113290347 \r \h </w:instrText>
            </w:r>
            <w:r w:rsidR="00AC3807">
              <w:rPr>
                <w:rFonts w:cs="Arial"/>
                <w:b/>
              </w:rPr>
            </w:r>
            <w:r w:rsidR="00AC3807">
              <w:rPr>
                <w:rFonts w:cs="Arial"/>
                <w:b/>
              </w:rPr>
              <w:fldChar w:fldCharType="separate"/>
            </w:r>
            <w:r w:rsidR="00EE3F7C">
              <w:rPr>
                <w:rFonts w:cs="Arial"/>
                <w:b/>
              </w:rPr>
              <w:t>5.4</w:t>
            </w:r>
            <w:r w:rsidR="00AC3807">
              <w:rPr>
                <w:rFonts w:cs="Arial"/>
                <w:b/>
              </w:rPr>
              <w:fldChar w:fldCharType="end"/>
            </w:r>
            <w:r w:rsidR="00AC3807">
              <w:rPr>
                <w:rFonts w:cs="Arial"/>
                <w:b/>
              </w:rPr>
              <w:t>)</w:t>
            </w:r>
          </w:p>
        </w:tc>
      </w:tr>
      <w:tr w:rsidR="00347AD3" w:rsidRPr="00240940" w14:paraId="142DF3C1" w14:textId="77777777" w:rsidTr="00B131AF">
        <w:tc>
          <w:tcPr>
            <w:tcW w:w="5000" w:type="pct"/>
            <w:gridSpan w:val="14"/>
            <w:shd w:val="clear" w:color="auto" w:fill="auto"/>
          </w:tcPr>
          <w:p w14:paraId="0E920DF4" w14:textId="7190D5EC" w:rsidR="00347AD3" w:rsidRPr="00240940" w:rsidRDefault="00347AD3" w:rsidP="00B131AF">
            <w:pPr>
              <w:spacing w:before="120" w:after="120"/>
              <w:rPr>
                <w:rFonts w:cs="Arial"/>
                <w:b/>
                <w:u w:val="single"/>
              </w:rPr>
            </w:pPr>
            <w:r>
              <w:rPr>
                <w:rFonts w:cs="Arial"/>
                <w:b/>
                <w:u w:val="single"/>
              </w:rPr>
              <w:t>Sub-Types:</w:t>
            </w:r>
            <w:r w:rsidRPr="002F13F6">
              <w:rPr>
                <w:rFonts w:cs="Arial"/>
                <w:b/>
              </w:rPr>
              <w:t xml:space="preserve"> </w:t>
            </w:r>
            <w:proofErr w:type="spellStart"/>
            <w:r w:rsidRPr="002F13F6">
              <w:rPr>
                <w:rFonts w:cs="Arial"/>
                <w:b/>
              </w:rPr>
              <w:t>DryDock</w:t>
            </w:r>
            <w:proofErr w:type="spellEnd"/>
            <w:r w:rsidR="00AC3807">
              <w:rPr>
                <w:rFonts w:cs="Arial"/>
                <w:b/>
              </w:rPr>
              <w:t xml:space="preserve"> (</w:t>
            </w:r>
            <w:r w:rsidR="00AC3807">
              <w:rPr>
                <w:rFonts w:cs="Arial"/>
                <w:b/>
              </w:rPr>
              <w:fldChar w:fldCharType="begin"/>
            </w:r>
            <w:r w:rsidR="00AC3807">
              <w:rPr>
                <w:rFonts w:cs="Arial"/>
                <w:b/>
              </w:rPr>
              <w:instrText xml:space="preserve"> REF _Ref113290368 \r \h </w:instrText>
            </w:r>
            <w:r w:rsidR="00AC3807">
              <w:rPr>
                <w:rFonts w:cs="Arial"/>
                <w:b/>
              </w:rPr>
            </w:r>
            <w:r w:rsidR="00AC3807">
              <w:rPr>
                <w:rFonts w:cs="Arial"/>
                <w:b/>
              </w:rPr>
              <w:fldChar w:fldCharType="separate"/>
            </w:r>
            <w:r w:rsidR="00EE3F7C">
              <w:rPr>
                <w:rFonts w:cs="Arial"/>
                <w:b/>
              </w:rPr>
              <w:t>7.2</w:t>
            </w:r>
            <w:r w:rsidR="00AC3807">
              <w:rPr>
                <w:rFonts w:cs="Arial"/>
                <w:b/>
              </w:rPr>
              <w:fldChar w:fldCharType="end"/>
            </w:r>
            <w:r w:rsidR="00AC3807">
              <w:rPr>
                <w:rFonts w:cs="Arial"/>
                <w:b/>
              </w:rPr>
              <w:t>)</w:t>
            </w:r>
            <w:r w:rsidRPr="002F13F6">
              <w:rPr>
                <w:rFonts w:cs="Arial"/>
                <w:b/>
              </w:rPr>
              <w:t xml:space="preserve">, </w:t>
            </w:r>
            <w:proofErr w:type="spellStart"/>
            <w:r w:rsidRPr="002F13F6">
              <w:rPr>
                <w:rFonts w:cs="Arial"/>
                <w:b/>
              </w:rPr>
              <w:t>FloatingDock</w:t>
            </w:r>
            <w:proofErr w:type="spellEnd"/>
            <w:r w:rsidR="00AC3807">
              <w:rPr>
                <w:rFonts w:cs="Arial"/>
                <w:b/>
              </w:rPr>
              <w:t xml:space="preserve"> (</w:t>
            </w:r>
            <w:r w:rsidR="00AC3807">
              <w:rPr>
                <w:rFonts w:cs="Arial"/>
                <w:b/>
              </w:rPr>
              <w:fldChar w:fldCharType="begin"/>
            </w:r>
            <w:r w:rsidR="00AC3807">
              <w:rPr>
                <w:rFonts w:cs="Arial"/>
                <w:b/>
              </w:rPr>
              <w:instrText xml:space="preserve"> REF _Ref113290377 \r \h </w:instrText>
            </w:r>
            <w:r w:rsidR="00AC3807">
              <w:rPr>
                <w:rFonts w:cs="Arial"/>
                <w:b/>
              </w:rPr>
            </w:r>
            <w:r w:rsidR="00AC3807">
              <w:rPr>
                <w:rFonts w:cs="Arial"/>
                <w:b/>
              </w:rPr>
              <w:fldChar w:fldCharType="separate"/>
            </w:r>
            <w:r w:rsidR="00EE3F7C">
              <w:rPr>
                <w:rFonts w:cs="Arial"/>
                <w:b/>
              </w:rPr>
              <w:t>7.3</w:t>
            </w:r>
            <w:r w:rsidR="00AC3807">
              <w:rPr>
                <w:rFonts w:cs="Arial"/>
                <w:b/>
              </w:rPr>
              <w:fldChar w:fldCharType="end"/>
            </w:r>
            <w:r w:rsidR="00AC3807">
              <w:rPr>
                <w:rFonts w:cs="Arial"/>
                <w:b/>
              </w:rPr>
              <w:t>)</w:t>
            </w:r>
            <w:r w:rsidRPr="002F13F6">
              <w:rPr>
                <w:rFonts w:cs="Arial"/>
                <w:b/>
              </w:rPr>
              <w:t>, Gridiron</w:t>
            </w:r>
            <w:r w:rsidR="00AC3807">
              <w:rPr>
                <w:rFonts w:cs="Arial"/>
                <w:b/>
              </w:rPr>
              <w:t xml:space="preserve"> (</w:t>
            </w:r>
            <w:r w:rsidR="00AC3807">
              <w:rPr>
                <w:rFonts w:cs="Arial"/>
                <w:b/>
              </w:rPr>
              <w:fldChar w:fldCharType="begin"/>
            </w:r>
            <w:r w:rsidR="00AC3807">
              <w:rPr>
                <w:rFonts w:cs="Arial"/>
                <w:b/>
              </w:rPr>
              <w:instrText xml:space="preserve"> REF _Ref113290385 \r \h </w:instrText>
            </w:r>
            <w:r w:rsidR="00AC3807">
              <w:rPr>
                <w:rFonts w:cs="Arial"/>
                <w:b/>
              </w:rPr>
            </w:r>
            <w:r w:rsidR="00AC3807">
              <w:rPr>
                <w:rFonts w:cs="Arial"/>
                <w:b/>
              </w:rPr>
              <w:fldChar w:fldCharType="separate"/>
            </w:r>
            <w:r w:rsidR="00EE3F7C">
              <w:rPr>
                <w:rFonts w:cs="Arial"/>
                <w:b/>
              </w:rPr>
              <w:t>7.4</w:t>
            </w:r>
            <w:r w:rsidR="00AC3807">
              <w:rPr>
                <w:rFonts w:cs="Arial"/>
                <w:b/>
              </w:rPr>
              <w:fldChar w:fldCharType="end"/>
            </w:r>
            <w:r w:rsidR="00AC3807">
              <w:rPr>
                <w:rFonts w:cs="Arial"/>
                <w:b/>
              </w:rPr>
              <w:t>)</w:t>
            </w:r>
            <w:r w:rsidRPr="002F13F6">
              <w:rPr>
                <w:rFonts w:cs="Arial"/>
                <w:b/>
              </w:rPr>
              <w:t xml:space="preserve">, </w:t>
            </w:r>
            <w:proofErr w:type="spellStart"/>
            <w:r w:rsidRPr="002F13F6">
              <w:rPr>
                <w:rFonts w:cs="Arial"/>
                <w:b/>
              </w:rPr>
              <w:t>HarbourFacility</w:t>
            </w:r>
            <w:proofErr w:type="spellEnd"/>
            <w:r w:rsidR="00AC3807">
              <w:rPr>
                <w:rFonts w:cs="Arial"/>
                <w:b/>
              </w:rPr>
              <w:t xml:space="preserve"> (</w:t>
            </w:r>
            <w:r w:rsidR="00AC3807">
              <w:rPr>
                <w:rFonts w:cs="Arial"/>
                <w:b/>
              </w:rPr>
              <w:fldChar w:fldCharType="begin"/>
            </w:r>
            <w:r w:rsidR="00AC3807">
              <w:rPr>
                <w:rFonts w:cs="Arial"/>
                <w:b/>
              </w:rPr>
              <w:instrText xml:space="preserve"> REF _Ref113290391 \r \h </w:instrText>
            </w:r>
            <w:r w:rsidR="00AC3807">
              <w:rPr>
                <w:rFonts w:cs="Arial"/>
                <w:b/>
              </w:rPr>
            </w:r>
            <w:r w:rsidR="00AC3807">
              <w:rPr>
                <w:rFonts w:cs="Arial"/>
                <w:b/>
              </w:rPr>
              <w:fldChar w:fldCharType="separate"/>
            </w:r>
            <w:r w:rsidR="00EE3F7C">
              <w:rPr>
                <w:rFonts w:cs="Arial"/>
                <w:b/>
              </w:rPr>
              <w:t>7.5</w:t>
            </w:r>
            <w:r w:rsidR="00AC3807">
              <w:rPr>
                <w:rFonts w:cs="Arial"/>
                <w:b/>
              </w:rPr>
              <w:fldChar w:fldCharType="end"/>
            </w:r>
            <w:r w:rsidR="00AC3807">
              <w:rPr>
                <w:rFonts w:cs="Arial"/>
                <w:b/>
              </w:rPr>
              <w:t>)</w:t>
            </w:r>
          </w:p>
        </w:tc>
      </w:tr>
      <w:tr w:rsidR="00FF00AD" w:rsidRPr="00240940" w14:paraId="12A8B4C8" w14:textId="77777777" w:rsidTr="00B131AF">
        <w:tc>
          <w:tcPr>
            <w:tcW w:w="5000" w:type="pct"/>
            <w:gridSpan w:val="14"/>
            <w:shd w:val="clear" w:color="auto" w:fill="auto"/>
          </w:tcPr>
          <w:p w14:paraId="386B97BB" w14:textId="77777777" w:rsidR="00FF00AD" w:rsidRPr="00240940" w:rsidRDefault="00FF00AD" w:rsidP="00B131AF">
            <w:pPr>
              <w:spacing w:before="120" w:after="120"/>
              <w:rPr>
                <w:rFonts w:cs="Arial"/>
                <w:b/>
              </w:rPr>
            </w:pPr>
            <w:r w:rsidRPr="00240940">
              <w:rPr>
                <w:rFonts w:cs="Arial"/>
                <w:b/>
                <w:u w:val="single"/>
              </w:rPr>
              <w:t>Primitives:</w:t>
            </w:r>
            <w:r>
              <w:rPr>
                <w:rFonts w:cs="Arial"/>
                <w:b/>
              </w:rPr>
              <w:t xml:space="preserve"> point, surface</w:t>
            </w:r>
          </w:p>
        </w:tc>
      </w:tr>
      <w:tr w:rsidR="00FF00AD" w:rsidRPr="00240940" w14:paraId="1E28470B" w14:textId="77777777" w:rsidTr="00B131AF">
        <w:tc>
          <w:tcPr>
            <w:tcW w:w="1249" w:type="pct"/>
            <w:gridSpan w:val="3"/>
            <w:shd w:val="clear" w:color="auto" w:fill="auto"/>
          </w:tcPr>
          <w:p w14:paraId="6D2C19F2" w14:textId="77777777" w:rsidR="00FF00AD" w:rsidRDefault="00FF00AD" w:rsidP="00B131AF">
            <w:pPr>
              <w:spacing w:before="120"/>
              <w:rPr>
                <w:rFonts w:cs="Arial"/>
                <w:i/>
                <w:color w:val="0000FF"/>
                <w:sz w:val="18"/>
              </w:rPr>
            </w:pPr>
            <w:r w:rsidRPr="00240940">
              <w:rPr>
                <w:rFonts w:cs="Arial"/>
                <w:i/>
                <w:color w:val="0000FF"/>
                <w:sz w:val="18"/>
              </w:rPr>
              <w:t>Real World</w:t>
            </w:r>
          </w:p>
          <w:p w14:paraId="4FEC4915" w14:textId="77777777" w:rsidR="00FF00AD" w:rsidRPr="00240940" w:rsidRDefault="00FF00AD" w:rsidP="00B131AF">
            <w:pPr>
              <w:spacing w:before="120"/>
              <w:rPr>
                <w:rFonts w:cs="Arial"/>
                <w:i/>
                <w:color w:val="0000FF"/>
                <w:sz w:val="18"/>
              </w:rPr>
            </w:pPr>
          </w:p>
        </w:tc>
        <w:tc>
          <w:tcPr>
            <w:tcW w:w="1667" w:type="pct"/>
            <w:gridSpan w:val="4"/>
            <w:shd w:val="clear" w:color="auto" w:fill="auto"/>
          </w:tcPr>
          <w:p w14:paraId="36BC8152" w14:textId="77777777" w:rsidR="00FF00AD" w:rsidRDefault="00FF00AD" w:rsidP="00B131AF">
            <w:pPr>
              <w:spacing w:before="120"/>
              <w:rPr>
                <w:rFonts w:cs="Arial"/>
                <w:i/>
                <w:color w:val="0000FF"/>
                <w:sz w:val="18"/>
              </w:rPr>
            </w:pPr>
            <w:r w:rsidRPr="00240940">
              <w:rPr>
                <w:rFonts w:cs="Arial"/>
                <w:i/>
                <w:color w:val="0000FF"/>
                <w:sz w:val="18"/>
              </w:rPr>
              <w:t>Paper Chart Symbol</w:t>
            </w:r>
          </w:p>
          <w:p w14:paraId="78BA06B2" w14:textId="77777777" w:rsidR="00FF00AD" w:rsidRPr="00240940" w:rsidRDefault="00FF00AD" w:rsidP="00B131AF">
            <w:pPr>
              <w:spacing w:before="120"/>
              <w:rPr>
                <w:rFonts w:cs="Arial"/>
                <w:i/>
                <w:color w:val="0000FF"/>
                <w:sz w:val="18"/>
              </w:rPr>
            </w:pPr>
          </w:p>
        </w:tc>
        <w:tc>
          <w:tcPr>
            <w:tcW w:w="2084" w:type="pct"/>
            <w:gridSpan w:val="7"/>
            <w:shd w:val="clear" w:color="auto" w:fill="auto"/>
          </w:tcPr>
          <w:p w14:paraId="139FC7B0" w14:textId="77777777" w:rsidR="00FF00AD" w:rsidRDefault="00FF00AD" w:rsidP="00B131AF">
            <w:pPr>
              <w:spacing w:before="120"/>
              <w:rPr>
                <w:rFonts w:cs="Arial"/>
                <w:i/>
                <w:color w:val="0000FF"/>
                <w:sz w:val="18"/>
              </w:rPr>
            </w:pPr>
            <w:r w:rsidRPr="00240940">
              <w:rPr>
                <w:rFonts w:cs="Arial"/>
                <w:i/>
                <w:color w:val="0000FF"/>
                <w:sz w:val="18"/>
              </w:rPr>
              <w:t>ECDIS Symbol</w:t>
            </w:r>
          </w:p>
          <w:p w14:paraId="73BC6980" w14:textId="77777777" w:rsidR="00FF00AD" w:rsidRPr="00240940" w:rsidRDefault="00FF00AD" w:rsidP="00B131AF">
            <w:pPr>
              <w:spacing w:before="120"/>
              <w:rPr>
                <w:rFonts w:cs="Arial"/>
                <w:i/>
                <w:color w:val="0000FF"/>
                <w:sz w:val="18"/>
              </w:rPr>
            </w:pPr>
          </w:p>
        </w:tc>
      </w:tr>
      <w:tr w:rsidR="00FF00AD" w:rsidRPr="00240940" w14:paraId="0CA98A6D" w14:textId="77777777" w:rsidTr="00B131AF">
        <w:tc>
          <w:tcPr>
            <w:tcW w:w="1665" w:type="pct"/>
            <w:gridSpan w:val="4"/>
            <w:shd w:val="clear" w:color="auto" w:fill="auto"/>
          </w:tcPr>
          <w:p w14:paraId="0A3A2812" w14:textId="77777777" w:rsidR="00FF00AD" w:rsidRPr="00240940" w:rsidRDefault="00FF00AD" w:rsidP="00B131AF">
            <w:pPr>
              <w:spacing w:before="120" w:after="120"/>
              <w:rPr>
                <w:rFonts w:cs="Arial"/>
                <w:b/>
              </w:rPr>
            </w:pPr>
            <w:r w:rsidRPr="00240940">
              <w:rPr>
                <w:rFonts w:cs="Arial"/>
                <w:b/>
              </w:rPr>
              <w:t>S-10x Attribute</w:t>
            </w:r>
          </w:p>
        </w:tc>
        <w:tc>
          <w:tcPr>
            <w:tcW w:w="834" w:type="pct"/>
            <w:gridSpan w:val="2"/>
            <w:shd w:val="clear" w:color="auto" w:fill="auto"/>
          </w:tcPr>
          <w:p w14:paraId="7420016B" w14:textId="77777777" w:rsidR="00FF00AD" w:rsidRPr="00240940" w:rsidRDefault="00FF00AD" w:rsidP="00B131AF">
            <w:pPr>
              <w:spacing w:before="120" w:after="120"/>
              <w:rPr>
                <w:rFonts w:cs="Arial"/>
                <w:b/>
              </w:rPr>
            </w:pPr>
            <w:r w:rsidRPr="00240940">
              <w:rPr>
                <w:rFonts w:cs="Arial"/>
                <w:b/>
              </w:rPr>
              <w:t>S-57  Acronym</w:t>
            </w:r>
          </w:p>
        </w:tc>
        <w:tc>
          <w:tcPr>
            <w:tcW w:w="1250" w:type="pct"/>
            <w:gridSpan w:val="4"/>
            <w:shd w:val="clear" w:color="auto" w:fill="auto"/>
          </w:tcPr>
          <w:p w14:paraId="0AE35FA2" w14:textId="77777777" w:rsidR="00FF00AD" w:rsidRPr="00240940" w:rsidRDefault="00FF00AD" w:rsidP="00B131AF">
            <w:pPr>
              <w:spacing w:before="120" w:after="120"/>
              <w:rPr>
                <w:rFonts w:cs="Arial"/>
                <w:b/>
              </w:rPr>
            </w:pPr>
            <w:r w:rsidRPr="00240940">
              <w:rPr>
                <w:rFonts w:cs="Arial"/>
                <w:b/>
              </w:rPr>
              <w:t>Allowable Encoding Value</w:t>
            </w:r>
          </w:p>
        </w:tc>
        <w:tc>
          <w:tcPr>
            <w:tcW w:w="417" w:type="pct"/>
            <w:gridSpan w:val="2"/>
            <w:shd w:val="clear" w:color="auto" w:fill="auto"/>
          </w:tcPr>
          <w:p w14:paraId="4FD883C5" w14:textId="77777777" w:rsidR="00FF00AD" w:rsidRPr="00240940" w:rsidRDefault="00FF00AD" w:rsidP="00B131AF">
            <w:pPr>
              <w:spacing w:before="120" w:after="120"/>
              <w:rPr>
                <w:rFonts w:cs="Arial"/>
                <w:b/>
              </w:rPr>
            </w:pPr>
            <w:r w:rsidRPr="00240940">
              <w:rPr>
                <w:rFonts w:cs="Arial"/>
                <w:b/>
              </w:rPr>
              <w:t>Type</w:t>
            </w:r>
          </w:p>
        </w:tc>
        <w:tc>
          <w:tcPr>
            <w:tcW w:w="834" w:type="pct"/>
            <w:gridSpan w:val="2"/>
            <w:shd w:val="clear" w:color="auto" w:fill="auto"/>
          </w:tcPr>
          <w:p w14:paraId="40440611" w14:textId="77777777" w:rsidR="00FF00AD" w:rsidRPr="00240940" w:rsidRDefault="00FF00AD" w:rsidP="00B131AF">
            <w:pPr>
              <w:spacing w:before="120" w:after="120"/>
              <w:rPr>
                <w:rFonts w:cs="Arial"/>
                <w:b/>
              </w:rPr>
            </w:pPr>
            <w:r w:rsidRPr="00240940">
              <w:rPr>
                <w:rFonts w:cs="Arial"/>
                <w:b/>
              </w:rPr>
              <w:t>Multiplicity</w:t>
            </w:r>
          </w:p>
        </w:tc>
      </w:tr>
      <w:tr w:rsidR="00FF00AD" w:rsidRPr="00240940" w14:paraId="6213BDC6" w14:textId="77777777" w:rsidTr="00B131AF">
        <w:tc>
          <w:tcPr>
            <w:tcW w:w="1665" w:type="pct"/>
            <w:gridSpan w:val="4"/>
            <w:shd w:val="clear" w:color="auto" w:fill="auto"/>
          </w:tcPr>
          <w:p w14:paraId="5F303FAD" w14:textId="77777777" w:rsidR="00FF00AD" w:rsidRPr="00240940" w:rsidRDefault="00FF00AD" w:rsidP="00B131AF">
            <w:pPr>
              <w:spacing w:before="120" w:after="120"/>
              <w:rPr>
                <w:rFonts w:cs="Arial"/>
                <w:sz w:val="18"/>
              </w:rPr>
            </w:pPr>
            <w:r>
              <w:rPr>
                <w:rFonts w:cs="Arial"/>
                <w:sz w:val="18"/>
              </w:rPr>
              <w:t>Vertical Clearance Value</w:t>
            </w:r>
          </w:p>
        </w:tc>
        <w:tc>
          <w:tcPr>
            <w:tcW w:w="834" w:type="pct"/>
            <w:gridSpan w:val="2"/>
            <w:shd w:val="clear" w:color="auto" w:fill="auto"/>
          </w:tcPr>
          <w:p w14:paraId="5907C602" w14:textId="77777777" w:rsidR="00FF00AD" w:rsidRDefault="00FF00AD" w:rsidP="00B131AF">
            <w:pPr>
              <w:spacing w:before="120" w:after="120"/>
              <w:rPr>
                <w:rFonts w:cs="Arial"/>
                <w:sz w:val="18"/>
              </w:rPr>
            </w:pPr>
            <w:r>
              <w:rPr>
                <w:rFonts w:cs="Arial"/>
                <w:sz w:val="18"/>
              </w:rPr>
              <w:t>(VERCLR)</w:t>
            </w:r>
          </w:p>
          <w:p w14:paraId="1A4425BA" w14:textId="77777777" w:rsidR="00FF00AD" w:rsidRDefault="00FF00AD" w:rsidP="00B131AF">
            <w:pPr>
              <w:spacing w:before="120" w:after="120"/>
              <w:rPr>
                <w:rFonts w:cs="Arial"/>
                <w:sz w:val="18"/>
              </w:rPr>
            </w:pPr>
            <w:r>
              <w:rPr>
                <w:rFonts w:cs="Arial"/>
                <w:sz w:val="18"/>
              </w:rPr>
              <w:t>(VERCCL)</w:t>
            </w:r>
          </w:p>
          <w:p w14:paraId="436812BB" w14:textId="77777777" w:rsidR="00FF00AD" w:rsidRDefault="00FF00AD" w:rsidP="00B131AF">
            <w:pPr>
              <w:spacing w:before="120" w:after="120"/>
              <w:rPr>
                <w:rFonts w:cs="Arial"/>
                <w:sz w:val="18"/>
              </w:rPr>
            </w:pPr>
            <w:r>
              <w:rPr>
                <w:rFonts w:cs="Arial"/>
                <w:sz w:val="18"/>
              </w:rPr>
              <w:t>(VERCOP)</w:t>
            </w:r>
          </w:p>
          <w:p w14:paraId="0AA378B0" w14:textId="77777777" w:rsidR="00FF00AD" w:rsidRPr="00240940" w:rsidRDefault="00FF00AD" w:rsidP="00B131AF">
            <w:pPr>
              <w:spacing w:before="120" w:after="120"/>
              <w:rPr>
                <w:rFonts w:cs="Arial"/>
                <w:sz w:val="18"/>
              </w:rPr>
            </w:pPr>
            <w:r>
              <w:rPr>
                <w:rFonts w:cs="Arial"/>
                <w:sz w:val="18"/>
              </w:rPr>
              <w:t>(VERCSA)</w:t>
            </w:r>
          </w:p>
        </w:tc>
        <w:tc>
          <w:tcPr>
            <w:tcW w:w="1250" w:type="pct"/>
            <w:gridSpan w:val="4"/>
            <w:shd w:val="clear" w:color="auto" w:fill="auto"/>
          </w:tcPr>
          <w:p w14:paraId="3C59A8DE" w14:textId="77777777" w:rsidR="00FF00AD" w:rsidRPr="00240940" w:rsidRDefault="00FF00AD" w:rsidP="00B131AF">
            <w:pPr>
              <w:spacing w:before="120" w:after="120"/>
              <w:rPr>
                <w:rFonts w:cs="Arial"/>
                <w:sz w:val="18"/>
              </w:rPr>
            </w:pPr>
          </w:p>
        </w:tc>
        <w:tc>
          <w:tcPr>
            <w:tcW w:w="417" w:type="pct"/>
            <w:gridSpan w:val="2"/>
            <w:shd w:val="clear" w:color="auto" w:fill="auto"/>
          </w:tcPr>
          <w:p w14:paraId="56B01793" w14:textId="77777777" w:rsidR="00FF00AD" w:rsidRPr="00240940" w:rsidRDefault="00FF00AD" w:rsidP="00B131AF">
            <w:pPr>
              <w:spacing w:before="120" w:after="120"/>
              <w:rPr>
                <w:rFonts w:cs="Arial"/>
                <w:sz w:val="18"/>
              </w:rPr>
            </w:pPr>
            <w:r>
              <w:rPr>
                <w:rFonts w:cs="Arial"/>
                <w:sz w:val="18"/>
              </w:rPr>
              <w:t>RE</w:t>
            </w:r>
          </w:p>
        </w:tc>
        <w:tc>
          <w:tcPr>
            <w:tcW w:w="834" w:type="pct"/>
            <w:gridSpan w:val="2"/>
            <w:shd w:val="clear" w:color="auto" w:fill="auto"/>
          </w:tcPr>
          <w:p w14:paraId="3C8554D2" w14:textId="77777777" w:rsidR="00FF00AD" w:rsidRPr="00240940" w:rsidRDefault="00FF00AD" w:rsidP="00B131AF">
            <w:pPr>
              <w:spacing w:before="120" w:after="120"/>
              <w:rPr>
                <w:rFonts w:cs="Arial"/>
                <w:sz w:val="18"/>
              </w:rPr>
            </w:pPr>
            <w:r>
              <w:rPr>
                <w:rFonts w:cs="Arial"/>
                <w:sz w:val="18"/>
              </w:rPr>
              <w:t>0, 1</w:t>
            </w:r>
          </w:p>
        </w:tc>
      </w:tr>
      <w:tr w:rsidR="00FF00AD" w:rsidRPr="00240940" w14:paraId="133E651B" w14:textId="77777777" w:rsidTr="00B131AF">
        <w:tc>
          <w:tcPr>
            <w:tcW w:w="5000" w:type="pct"/>
            <w:gridSpan w:val="14"/>
            <w:shd w:val="clear" w:color="auto" w:fill="auto"/>
          </w:tcPr>
          <w:p w14:paraId="2A644BB1" w14:textId="148C5CD1" w:rsidR="00FF00AD" w:rsidRDefault="00FF00AD" w:rsidP="00B131AF">
            <w:pPr>
              <w:spacing w:before="120" w:after="120"/>
              <w:rPr>
                <w:rFonts w:cs="Arial"/>
              </w:rPr>
            </w:pPr>
            <w:r w:rsidRPr="00240940">
              <w:rPr>
                <w:rFonts w:cs="Arial"/>
                <w:u w:val="single"/>
              </w:rPr>
              <w:t>INT 1 Reference:</w:t>
            </w:r>
            <w:r w:rsidR="000B28A1">
              <w:rPr>
                <w:rFonts w:cs="Arial"/>
                <w:u w:val="single"/>
              </w:rPr>
              <w:t xml:space="preserve"> --</w:t>
            </w:r>
          </w:p>
          <w:p w14:paraId="64B89B51" w14:textId="2C73571F" w:rsidR="00FF00AD" w:rsidRDefault="002F13F6" w:rsidP="002F13F6">
            <w:pPr>
              <w:pStyle w:val="Heading3"/>
            </w:pPr>
            <w:bookmarkStart w:id="1189" w:name="_Toc120214395"/>
            <w:r>
              <w:t>General</w:t>
            </w:r>
            <w:bookmarkEnd w:id="1189"/>
          </w:p>
          <w:p w14:paraId="5E0FF327" w14:textId="77777777" w:rsidR="00381D02" w:rsidRDefault="002F13F6" w:rsidP="00B131AF">
            <w:pPr>
              <w:spacing w:before="120" w:after="120"/>
              <w:rPr>
                <w:rFonts w:cs="Arial"/>
              </w:rPr>
            </w:pPr>
            <w:r>
              <w:rPr>
                <w:rFonts w:cs="Arial"/>
              </w:rPr>
              <w:t>This feature type is the immediate supertype for all physical infrastructure features and defines a single optional attribute for the clearance value.</w:t>
            </w:r>
          </w:p>
          <w:p w14:paraId="5FE20A5D" w14:textId="2604F129" w:rsidR="002F13F6" w:rsidRDefault="00381D02" w:rsidP="00B131AF">
            <w:pPr>
              <w:spacing w:before="120" w:after="120"/>
              <w:rPr>
                <w:rFonts w:cs="Arial"/>
              </w:rPr>
            </w:pPr>
            <w:r>
              <w:rPr>
                <w:rFonts w:cs="Arial"/>
              </w:rPr>
              <w:t xml:space="preserve">The </w:t>
            </w:r>
            <w:r w:rsidRPr="00381D02">
              <w:rPr>
                <w:rFonts w:cs="Arial"/>
                <w:i/>
                <w:iCs/>
              </w:rPr>
              <w:t>Infrastructure</w:t>
            </w:r>
            <w:r>
              <w:rPr>
                <w:rFonts w:cs="Arial"/>
              </w:rPr>
              <w:t xml:space="preserve"> association to the Terminal feature type is intended for encoding the infrastructure </w:t>
            </w:r>
            <w:r w:rsidR="001C4C94">
              <w:rPr>
                <w:rFonts w:cs="Arial"/>
              </w:rPr>
              <w:t xml:space="preserve">(represented by the sub-types of </w:t>
            </w:r>
            <w:proofErr w:type="spellStart"/>
            <w:r w:rsidR="001C4C94" w:rsidRPr="001C4C94">
              <w:rPr>
                <w:rFonts w:cs="Arial"/>
                <w:b/>
                <w:bCs/>
              </w:rPr>
              <w:t>HarbourPhysicalInfrastructure</w:t>
            </w:r>
            <w:proofErr w:type="spellEnd"/>
            <w:r w:rsidR="001C4C94">
              <w:rPr>
                <w:rFonts w:cs="Arial"/>
              </w:rPr>
              <w:t xml:space="preserve">) </w:t>
            </w:r>
            <w:r>
              <w:rPr>
                <w:rFonts w:cs="Arial"/>
              </w:rPr>
              <w:t xml:space="preserve">available in a </w:t>
            </w:r>
            <w:r w:rsidRPr="00381D02">
              <w:rPr>
                <w:rFonts w:cs="Arial"/>
                <w:b/>
                <w:bCs/>
              </w:rPr>
              <w:t>Terminal</w:t>
            </w:r>
            <w:r>
              <w:rPr>
                <w:rFonts w:cs="Arial"/>
              </w:rPr>
              <w:t xml:space="preserve">. For example, if it is necessary to indicate that a particular terminal has dry dock facilities, it should be done by encoding a </w:t>
            </w:r>
            <w:proofErr w:type="spellStart"/>
            <w:r w:rsidR="001C4C94" w:rsidRPr="001C4C94">
              <w:rPr>
                <w:rFonts w:cs="Arial"/>
                <w:b/>
                <w:bCs/>
              </w:rPr>
              <w:t>DryDock</w:t>
            </w:r>
            <w:proofErr w:type="spellEnd"/>
            <w:r w:rsidR="001C4C94">
              <w:rPr>
                <w:rFonts w:cs="Arial"/>
              </w:rPr>
              <w:t xml:space="preserve"> feature and associating it to the </w:t>
            </w:r>
            <w:r w:rsidR="001C4C94" w:rsidRPr="001C4C94">
              <w:rPr>
                <w:rFonts w:cs="Arial"/>
                <w:b/>
                <w:bCs/>
              </w:rPr>
              <w:t>Terminal</w:t>
            </w:r>
            <w:r w:rsidR="001C4C94">
              <w:rPr>
                <w:rFonts w:cs="Arial"/>
              </w:rPr>
              <w:t xml:space="preserve"> feature by the </w:t>
            </w:r>
            <w:r w:rsidR="001C4C94" w:rsidRPr="001C4C94">
              <w:rPr>
                <w:rFonts w:cs="Arial"/>
                <w:i/>
                <w:iCs/>
              </w:rPr>
              <w:t>Infrastructure</w:t>
            </w:r>
            <w:r w:rsidR="001C4C94">
              <w:rPr>
                <w:rFonts w:cs="Arial"/>
              </w:rPr>
              <w:t xml:space="preserve"> association.</w:t>
            </w:r>
          </w:p>
          <w:p w14:paraId="192B6059" w14:textId="77777777" w:rsidR="00FF00AD" w:rsidRDefault="00FF00AD" w:rsidP="00B131AF">
            <w:pPr>
              <w:spacing w:before="120" w:after="120"/>
              <w:rPr>
                <w:rFonts w:cs="Arial"/>
              </w:rPr>
            </w:pPr>
            <w:r w:rsidRPr="00240940">
              <w:rPr>
                <w:rFonts w:cs="Arial"/>
                <w:u w:val="single"/>
              </w:rPr>
              <w:t>Remarks:</w:t>
            </w:r>
          </w:p>
          <w:p w14:paraId="301BFBB8" w14:textId="77777777" w:rsidR="00FF00AD" w:rsidRDefault="00FF00AD" w:rsidP="00B131AF">
            <w:pPr>
              <w:spacing w:before="120" w:after="120"/>
              <w:rPr>
                <w:rFonts w:cs="Arial"/>
              </w:rPr>
            </w:pPr>
          </w:p>
          <w:p w14:paraId="3C947CF6" w14:textId="77777777" w:rsidR="00FF00AD" w:rsidRDefault="00FF00AD" w:rsidP="00B131AF">
            <w:pPr>
              <w:spacing w:before="120" w:after="120"/>
              <w:rPr>
                <w:rFonts w:cs="Arial"/>
              </w:rPr>
            </w:pPr>
            <w:r w:rsidRPr="00240940">
              <w:rPr>
                <w:rFonts w:cs="Arial"/>
                <w:u w:val="single"/>
              </w:rPr>
              <w:t>Distinction:</w:t>
            </w:r>
          </w:p>
          <w:p w14:paraId="278ACF45" w14:textId="77777777" w:rsidR="00FF00AD" w:rsidRPr="00240940" w:rsidRDefault="00FF00AD" w:rsidP="00B131AF">
            <w:pPr>
              <w:spacing w:before="120" w:after="120"/>
              <w:rPr>
                <w:rFonts w:cs="Arial"/>
              </w:rPr>
            </w:pPr>
          </w:p>
        </w:tc>
      </w:tr>
      <w:tr w:rsidR="00FF00AD" w:rsidRPr="00240940" w14:paraId="616F7260" w14:textId="77777777" w:rsidTr="00B131AF">
        <w:tc>
          <w:tcPr>
            <w:tcW w:w="5000" w:type="pct"/>
            <w:gridSpan w:val="14"/>
            <w:shd w:val="clear" w:color="auto" w:fill="auto"/>
          </w:tcPr>
          <w:p w14:paraId="7811E447" w14:textId="77777777" w:rsidR="00FF00AD" w:rsidRPr="00240940" w:rsidRDefault="00FF00AD" w:rsidP="00B131AF">
            <w:pPr>
              <w:spacing w:before="120" w:after="120"/>
              <w:rPr>
                <w:rFonts w:cs="Arial"/>
                <w:b/>
                <w:u w:val="single"/>
              </w:rPr>
            </w:pPr>
            <w:r w:rsidRPr="00240940">
              <w:rPr>
                <w:rFonts w:cs="Arial"/>
                <w:b/>
                <w:u w:val="single"/>
              </w:rPr>
              <w:t>Feature/Information associations</w:t>
            </w:r>
          </w:p>
        </w:tc>
      </w:tr>
      <w:tr w:rsidR="00FF00AD" w:rsidRPr="00240940" w14:paraId="7BDDC634" w14:textId="77777777" w:rsidTr="00381D02">
        <w:tc>
          <w:tcPr>
            <w:tcW w:w="333" w:type="pct"/>
            <w:vMerge w:val="restart"/>
            <w:shd w:val="clear" w:color="auto" w:fill="auto"/>
          </w:tcPr>
          <w:p w14:paraId="0B83AD03" w14:textId="77777777" w:rsidR="00FF00AD" w:rsidRPr="00240940" w:rsidRDefault="00FF00AD" w:rsidP="00B131AF">
            <w:pPr>
              <w:spacing w:before="120" w:after="120"/>
              <w:rPr>
                <w:rFonts w:cs="Arial"/>
                <w:b/>
              </w:rPr>
            </w:pPr>
            <w:r w:rsidRPr="00240940">
              <w:rPr>
                <w:rFonts w:cs="Arial"/>
                <w:b/>
              </w:rPr>
              <w:t>Type</w:t>
            </w:r>
          </w:p>
        </w:tc>
        <w:tc>
          <w:tcPr>
            <w:tcW w:w="637" w:type="pct"/>
            <w:vMerge w:val="restart"/>
            <w:shd w:val="clear" w:color="auto" w:fill="auto"/>
          </w:tcPr>
          <w:p w14:paraId="5591014A" w14:textId="77777777" w:rsidR="00FF00AD" w:rsidRPr="00240940" w:rsidRDefault="00FF00AD" w:rsidP="00B131AF">
            <w:pPr>
              <w:spacing w:before="120" w:after="120"/>
              <w:rPr>
                <w:rFonts w:cs="Arial"/>
                <w:b/>
              </w:rPr>
            </w:pPr>
            <w:r w:rsidRPr="00240940">
              <w:rPr>
                <w:rFonts w:cs="Arial"/>
                <w:b/>
              </w:rPr>
              <w:t>Association Name</w:t>
            </w:r>
          </w:p>
        </w:tc>
        <w:tc>
          <w:tcPr>
            <w:tcW w:w="4030" w:type="pct"/>
            <w:gridSpan w:val="12"/>
            <w:shd w:val="clear" w:color="auto" w:fill="auto"/>
          </w:tcPr>
          <w:p w14:paraId="36EB4C60" w14:textId="77777777" w:rsidR="00FF00AD" w:rsidRPr="00240940" w:rsidRDefault="00FF00AD" w:rsidP="00B131AF">
            <w:pPr>
              <w:spacing w:before="120" w:after="120"/>
              <w:jc w:val="center"/>
              <w:rPr>
                <w:rFonts w:cs="Arial"/>
                <w:b/>
              </w:rPr>
            </w:pPr>
            <w:r w:rsidRPr="00240940">
              <w:rPr>
                <w:rFonts w:cs="Arial"/>
                <w:b/>
              </w:rPr>
              <w:t>Association Ends</w:t>
            </w:r>
          </w:p>
        </w:tc>
      </w:tr>
      <w:tr w:rsidR="00FF00AD" w:rsidRPr="00240940" w14:paraId="2C38319B" w14:textId="77777777" w:rsidTr="00381D02">
        <w:tc>
          <w:tcPr>
            <w:tcW w:w="333" w:type="pct"/>
            <w:vMerge/>
            <w:shd w:val="clear" w:color="auto" w:fill="auto"/>
          </w:tcPr>
          <w:p w14:paraId="0609B61A" w14:textId="77777777" w:rsidR="00FF00AD" w:rsidRPr="00240940" w:rsidRDefault="00FF00AD" w:rsidP="00B131AF">
            <w:pPr>
              <w:spacing w:before="120" w:after="120"/>
              <w:rPr>
                <w:rFonts w:cs="Arial"/>
              </w:rPr>
            </w:pPr>
          </w:p>
        </w:tc>
        <w:tc>
          <w:tcPr>
            <w:tcW w:w="637" w:type="pct"/>
            <w:vMerge/>
            <w:shd w:val="clear" w:color="auto" w:fill="auto"/>
          </w:tcPr>
          <w:p w14:paraId="3D9BA4A4" w14:textId="77777777" w:rsidR="00FF00AD" w:rsidRPr="00240940" w:rsidRDefault="00FF00AD" w:rsidP="00B131AF">
            <w:pPr>
              <w:spacing w:before="120" w:after="120"/>
              <w:rPr>
                <w:rFonts w:cs="Arial"/>
              </w:rPr>
            </w:pPr>
          </w:p>
        </w:tc>
        <w:tc>
          <w:tcPr>
            <w:tcW w:w="1307" w:type="pct"/>
            <w:gridSpan w:val="3"/>
            <w:shd w:val="clear" w:color="auto" w:fill="auto"/>
          </w:tcPr>
          <w:p w14:paraId="1707ECF7" w14:textId="77777777" w:rsidR="00FF00AD" w:rsidRPr="00240940" w:rsidRDefault="00FF00AD" w:rsidP="00B131AF">
            <w:pPr>
              <w:spacing w:before="120" w:after="120"/>
              <w:rPr>
                <w:rFonts w:cs="Arial"/>
                <w:b/>
              </w:rPr>
            </w:pPr>
            <w:r w:rsidRPr="00240940">
              <w:rPr>
                <w:rFonts w:cs="Arial"/>
                <w:b/>
              </w:rPr>
              <w:t>Class</w:t>
            </w:r>
          </w:p>
        </w:tc>
        <w:tc>
          <w:tcPr>
            <w:tcW w:w="736" w:type="pct"/>
            <w:gridSpan w:val="3"/>
            <w:shd w:val="clear" w:color="auto" w:fill="auto"/>
          </w:tcPr>
          <w:p w14:paraId="261A7ADA" w14:textId="77777777" w:rsidR="00FF00AD" w:rsidRPr="00240940" w:rsidRDefault="00FF00AD" w:rsidP="00B131AF">
            <w:pPr>
              <w:spacing w:before="120" w:after="120"/>
              <w:rPr>
                <w:rFonts w:cs="Arial"/>
                <w:b/>
              </w:rPr>
            </w:pPr>
            <w:r w:rsidRPr="00240940">
              <w:rPr>
                <w:rFonts w:cs="Arial"/>
                <w:b/>
              </w:rPr>
              <w:t>Role</w:t>
            </w:r>
          </w:p>
        </w:tc>
        <w:tc>
          <w:tcPr>
            <w:tcW w:w="307" w:type="pct"/>
            <w:shd w:val="clear" w:color="auto" w:fill="auto"/>
          </w:tcPr>
          <w:p w14:paraId="60E7BCBC" w14:textId="77777777" w:rsidR="00FF00AD" w:rsidRPr="00240940" w:rsidRDefault="00FF00AD" w:rsidP="00B131AF">
            <w:pPr>
              <w:spacing w:before="120" w:after="120"/>
              <w:rPr>
                <w:rFonts w:cs="Arial"/>
                <w:b/>
              </w:rPr>
            </w:pPr>
            <w:proofErr w:type="spellStart"/>
            <w:r w:rsidRPr="00240940">
              <w:rPr>
                <w:rFonts w:cs="Arial"/>
                <w:b/>
              </w:rPr>
              <w:t>Mult</w:t>
            </w:r>
            <w:proofErr w:type="spellEnd"/>
          </w:p>
        </w:tc>
        <w:tc>
          <w:tcPr>
            <w:tcW w:w="463" w:type="pct"/>
            <w:gridSpan w:val="2"/>
            <w:shd w:val="clear" w:color="auto" w:fill="auto"/>
          </w:tcPr>
          <w:p w14:paraId="35405356" w14:textId="77777777" w:rsidR="00FF00AD" w:rsidRPr="00240940" w:rsidRDefault="00FF00AD" w:rsidP="00B131AF">
            <w:pPr>
              <w:spacing w:before="120" w:after="120"/>
              <w:rPr>
                <w:rFonts w:cs="Arial"/>
                <w:b/>
              </w:rPr>
            </w:pPr>
            <w:r w:rsidRPr="00240940">
              <w:rPr>
                <w:rFonts w:cs="Arial"/>
                <w:b/>
              </w:rPr>
              <w:t>Class</w:t>
            </w:r>
          </w:p>
        </w:tc>
        <w:tc>
          <w:tcPr>
            <w:tcW w:w="909" w:type="pct"/>
            <w:gridSpan w:val="2"/>
            <w:shd w:val="clear" w:color="auto" w:fill="auto"/>
          </w:tcPr>
          <w:p w14:paraId="7FC9D850" w14:textId="77777777" w:rsidR="00FF00AD" w:rsidRPr="00240940" w:rsidRDefault="00FF00AD" w:rsidP="00B131AF">
            <w:pPr>
              <w:spacing w:before="120" w:after="120"/>
              <w:rPr>
                <w:rFonts w:cs="Arial"/>
                <w:b/>
              </w:rPr>
            </w:pPr>
            <w:r w:rsidRPr="00240940">
              <w:rPr>
                <w:rFonts w:cs="Arial"/>
                <w:b/>
              </w:rPr>
              <w:t>Role</w:t>
            </w:r>
          </w:p>
        </w:tc>
        <w:tc>
          <w:tcPr>
            <w:tcW w:w="307" w:type="pct"/>
            <w:shd w:val="clear" w:color="auto" w:fill="auto"/>
          </w:tcPr>
          <w:p w14:paraId="7D7C7F9A" w14:textId="77777777" w:rsidR="00FF00AD" w:rsidRPr="00240940" w:rsidRDefault="00FF00AD" w:rsidP="00B131AF">
            <w:pPr>
              <w:spacing w:before="120" w:after="120"/>
              <w:rPr>
                <w:rFonts w:cs="Arial"/>
                <w:b/>
              </w:rPr>
            </w:pPr>
            <w:proofErr w:type="spellStart"/>
            <w:r w:rsidRPr="00240940">
              <w:rPr>
                <w:rFonts w:cs="Arial"/>
                <w:b/>
              </w:rPr>
              <w:t>Mult</w:t>
            </w:r>
            <w:proofErr w:type="spellEnd"/>
          </w:p>
        </w:tc>
      </w:tr>
      <w:tr w:rsidR="00FF00AD" w:rsidRPr="00240940" w14:paraId="64E7D920" w14:textId="77777777" w:rsidTr="00381D02">
        <w:tc>
          <w:tcPr>
            <w:tcW w:w="333" w:type="pct"/>
            <w:shd w:val="clear" w:color="auto" w:fill="auto"/>
          </w:tcPr>
          <w:p w14:paraId="02D3C820" w14:textId="77777777" w:rsidR="00FF00AD" w:rsidRPr="00240940" w:rsidRDefault="00FF00AD" w:rsidP="00B131AF">
            <w:pPr>
              <w:spacing w:before="120" w:after="120"/>
              <w:rPr>
                <w:rFonts w:cs="Arial"/>
                <w:sz w:val="18"/>
              </w:rPr>
            </w:pPr>
            <w:proofErr w:type="spellStart"/>
            <w:r w:rsidRPr="00240940">
              <w:rPr>
                <w:rFonts w:cs="Arial"/>
                <w:sz w:val="18"/>
              </w:rPr>
              <w:t>Asso</w:t>
            </w:r>
            <w:proofErr w:type="spellEnd"/>
          </w:p>
        </w:tc>
        <w:tc>
          <w:tcPr>
            <w:tcW w:w="637" w:type="pct"/>
            <w:shd w:val="clear" w:color="auto" w:fill="auto"/>
          </w:tcPr>
          <w:p w14:paraId="11B12BAD" w14:textId="77777777" w:rsidR="00FF00AD" w:rsidRPr="00240940" w:rsidRDefault="00FF00AD" w:rsidP="00B131AF">
            <w:pPr>
              <w:spacing w:before="120" w:after="120"/>
              <w:rPr>
                <w:rFonts w:cs="Arial"/>
                <w:sz w:val="18"/>
              </w:rPr>
            </w:pPr>
            <w:r w:rsidRPr="00240940">
              <w:rPr>
                <w:rFonts w:cs="Arial"/>
                <w:sz w:val="18"/>
              </w:rPr>
              <w:t>Infrastructure</w:t>
            </w:r>
          </w:p>
        </w:tc>
        <w:tc>
          <w:tcPr>
            <w:tcW w:w="1307" w:type="pct"/>
            <w:gridSpan w:val="3"/>
            <w:shd w:val="clear" w:color="auto" w:fill="auto"/>
          </w:tcPr>
          <w:p w14:paraId="54E53A3B" w14:textId="77777777" w:rsidR="00FF00AD" w:rsidRPr="00240940" w:rsidRDefault="00FF00AD" w:rsidP="00B131AF">
            <w:pPr>
              <w:spacing w:before="120" w:after="120"/>
              <w:rPr>
                <w:rFonts w:cs="Arial"/>
                <w:b/>
                <w:sz w:val="18"/>
              </w:rPr>
            </w:pPr>
            <w:proofErr w:type="spellStart"/>
            <w:r w:rsidRPr="00240940">
              <w:rPr>
                <w:rFonts w:cs="Arial"/>
                <w:b/>
                <w:sz w:val="18"/>
              </w:rPr>
              <w:t>HarbourPhysicalInfrastructure</w:t>
            </w:r>
            <w:proofErr w:type="spellEnd"/>
          </w:p>
        </w:tc>
        <w:tc>
          <w:tcPr>
            <w:tcW w:w="736" w:type="pct"/>
            <w:gridSpan w:val="3"/>
            <w:shd w:val="clear" w:color="auto" w:fill="auto"/>
          </w:tcPr>
          <w:p w14:paraId="78F7C49E" w14:textId="77777777" w:rsidR="00FF00AD" w:rsidRPr="00240940" w:rsidRDefault="00FF00AD" w:rsidP="00B131AF">
            <w:pPr>
              <w:spacing w:before="120" w:after="120"/>
              <w:rPr>
                <w:rFonts w:cs="Arial"/>
                <w:sz w:val="18"/>
              </w:rPr>
            </w:pPr>
            <w:proofErr w:type="spellStart"/>
            <w:r w:rsidRPr="00240940">
              <w:rPr>
                <w:rFonts w:cs="Arial"/>
                <w:sz w:val="18"/>
              </w:rPr>
              <w:t>hasInfrastructure</w:t>
            </w:r>
            <w:proofErr w:type="spellEnd"/>
          </w:p>
        </w:tc>
        <w:tc>
          <w:tcPr>
            <w:tcW w:w="307" w:type="pct"/>
            <w:shd w:val="clear" w:color="auto" w:fill="auto"/>
          </w:tcPr>
          <w:p w14:paraId="543EE3C6" w14:textId="77777777" w:rsidR="00FF00AD" w:rsidRPr="00240940" w:rsidRDefault="00FF00AD" w:rsidP="00B131AF">
            <w:pPr>
              <w:spacing w:before="120" w:after="120"/>
              <w:rPr>
                <w:rFonts w:cs="Arial"/>
                <w:sz w:val="18"/>
              </w:rPr>
            </w:pPr>
            <w:r w:rsidRPr="00240940">
              <w:rPr>
                <w:rFonts w:cs="Arial"/>
                <w:sz w:val="18"/>
              </w:rPr>
              <w:t>0, *</w:t>
            </w:r>
          </w:p>
        </w:tc>
        <w:tc>
          <w:tcPr>
            <w:tcW w:w="463" w:type="pct"/>
            <w:gridSpan w:val="2"/>
            <w:shd w:val="clear" w:color="auto" w:fill="auto"/>
          </w:tcPr>
          <w:p w14:paraId="0BB4FEDF" w14:textId="77777777" w:rsidR="00FF00AD" w:rsidRPr="00240940" w:rsidRDefault="00FF00AD" w:rsidP="00B131AF">
            <w:pPr>
              <w:spacing w:before="120" w:after="120"/>
              <w:rPr>
                <w:rFonts w:cs="Arial"/>
                <w:b/>
                <w:sz w:val="18"/>
              </w:rPr>
            </w:pPr>
            <w:r w:rsidRPr="00240940">
              <w:rPr>
                <w:rFonts w:cs="Arial"/>
                <w:b/>
                <w:sz w:val="18"/>
              </w:rPr>
              <w:t>Terminal</w:t>
            </w:r>
          </w:p>
        </w:tc>
        <w:tc>
          <w:tcPr>
            <w:tcW w:w="909" w:type="pct"/>
            <w:gridSpan w:val="2"/>
            <w:shd w:val="clear" w:color="auto" w:fill="auto"/>
          </w:tcPr>
          <w:p w14:paraId="39A25F9E" w14:textId="77777777" w:rsidR="00FF00AD" w:rsidRPr="00240940" w:rsidRDefault="00FF00AD" w:rsidP="00B131AF">
            <w:pPr>
              <w:spacing w:before="120" w:after="120"/>
              <w:rPr>
                <w:rFonts w:cs="Arial"/>
                <w:sz w:val="18"/>
              </w:rPr>
            </w:pPr>
            <w:proofErr w:type="spellStart"/>
            <w:r w:rsidRPr="00240940">
              <w:rPr>
                <w:rFonts w:cs="Arial"/>
                <w:sz w:val="18"/>
              </w:rPr>
              <w:t>infrastructureLocation</w:t>
            </w:r>
            <w:proofErr w:type="spellEnd"/>
          </w:p>
        </w:tc>
        <w:tc>
          <w:tcPr>
            <w:tcW w:w="307" w:type="pct"/>
            <w:shd w:val="clear" w:color="auto" w:fill="auto"/>
          </w:tcPr>
          <w:p w14:paraId="253B097D" w14:textId="77777777" w:rsidR="00FF00AD" w:rsidRPr="00240940" w:rsidRDefault="00FF00AD" w:rsidP="00B131AF">
            <w:pPr>
              <w:spacing w:before="120" w:after="120"/>
              <w:rPr>
                <w:rFonts w:cs="Arial"/>
              </w:rPr>
            </w:pPr>
            <w:r>
              <w:rPr>
                <w:rFonts w:cs="Arial"/>
              </w:rPr>
              <w:t>0, 1</w:t>
            </w:r>
          </w:p>
        </w:tc>
      </w:tr>
    </w:tbl>
    <w:p w14:paraId="2D817CDD" w14:textId="77777777" w:rsidR="00FF00AD" w:rsidRDefault="00FF00AD" w:rsidP="00FF00AD">
      <w:pPr>
        <w:spacing w:before="240"/>
        <w:rPr>
          <w:b/>
        </w:rPr>
      </w:pPr>
    </w:p>
    <w:p w14:paraId="5B9FF4C3" w14:textId="77777777" w:rsidR="00FF00AD" w:rsidRDefault="00FF00AD" w:rsidP="00FF00AD">
      <w:pPr>
        <w:rPr>
          <w:b/>
        </w:rPr>
      </w:pPr>
      <w:r>
        <w:rPr>
          <w:b/>
        </w:rPr>
        <w:br w:type="page"/>
      </w:r>
    </w:p>
    <w:p w14:paraId="227DCBD0" w14:textId="77777777" w:rsidR="00FF00AD" w:rsidRDefault="00FF00AD" w:rsidP="00716062">
      <w:pPr>
        <w:pStyle w:val="Heading2"/>
      </w:pPr>
      <w:bookmarkStart w:id="1190" w:name="_Ref113290304"/>
      <w:bookmarkStart w:id="1191" w:name="_Ref113290633"/>
      <w:bookmarkStart w:id="1192" w:name="_Toc120214396"/>
      <w:r w:rsidRPr="00240940">
        <w:lastRenderedPageBreak/>
        <w:t>Layout</w:t>
      </w:r>
      <w:bookmarkEnd w:id="1190"/>
      <w:bookmarkEnd w:id="1191"/>
      <w:bookmarkEnd w:id="11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2"/>
        <w:gridCol w:w="750"/>
        <w:gridCol w:w="1504"/>
        <w:gridCol w:w="752"/>
        <w:gridCol w:w="1502"/>
        <w:gridCol w:w="752"/>
        <w:gridCol w:w="1504"/>
      </w:tblGrid>
      <w:tr w:rsidR="00FF00AD" w:rsidRPr="00240940" w14:paraId="65CA16A8" w14:textId="77777777" w:rsidTr="00B131AF">
        <w:tc>
          <w:tcPr>
            <w:tcW w:w="5000" w:type="pct"/>
            <w:gridSpan w:val="7"/>
            <w:shd w:val="clear" w:color="auto" w:fill="auto"/>
          </w:tcPr>
          <w:p w14:paraId="4F009E6A" w14:textId="77777777" w:rsidR="00FF00AD" w:rsidRPr="00240940" w:rsidRDefault="00FF00AD" w:rsidP="00B131AF">
            <w:pPr>
              <w:spacing w:before="120" w:after="120"/>
              <w:rPr>
                <w:rFonts w:cs="Arial"/>
              </w:rPr>
            </w:pPr>
            <w:r w:rsidRPr="00240940">
              <w:rPr>
                <w:rFonts w:cs="Arial"/>
                <w:u w:val="single"/>
              </w:rPr>
              <w:t>IHO Definition:</w:t>
            </w:r>
            <w:r>
              <w:rPr>
                <w:rFonts w:cs="Arial"/>
              </w:rPr>
              <w:t xml:space="preserve"> The spatial arrangement of areas and other types of locations that are designated for specified purposes or otherwise distinguished from other areas and locations.</w:t>
            </w:r>
          </w:p>
        </w:tc>
      </w:tr>
      <w:tr w:rsidR="00FF00AD" w:rsidRPr="00240940" w14:paraId="2763B2D0" w14:textId="77777777" w:rsidTr="00B131AF">
        <w:tc>
          <w:tcPr>
            <w:tcW w:w="5000" w:type="pct"/>
            <w:gridSpan w:val="7"/>
            <w:shd w:val="clear" w:color="auto" w:fill="auto"/>
          </w:tcPr>
          <w:p w14:paraId="14D4162F" w14:textId="77777777" w:rsidR="00FF00AD" w:rsidRPr="00240940" w:rsidRDefault="00FF00AD" w:rsidP="00B131AF">
            <w:pPr>
              <w:spacing w:before="120" w:after="120"/>
              <w:rPr>
                <w:rFonts w:cs="Arial"/>
                <w:b/>
              </w:rPr>
            </w:pPr>
            <w:r w:rsidRPr="00240940">
              <w:rPr>
                <w:rFonts w:cs="Arial"/>
                <w:b/>
                <w:u w:val="single"/>
              </w:rPr>
              <w:t>S-10x Geo Feature:</w:t>
            </w:r>
            <w:r>
              <w:rPr>
                <w:rFonts w:cs="Arial"/>
                <w:b/>
              </w:rPr>
              <w:t xml:space="preserve"> Layout</w:t>
            </w:r>
          </w:p>
        </w:tc>
      </w:tr>
      <w:tr w:rsidR="00FF00AD" w:rsidRPr="00240940" w14:paraId="53C8EACB" w14:textId="77777777" w:rsidTr="00B131AF">
        <w:tc>
          <w:tcPr>
            <w:tcW w:w="5000" w:type="pct"/>
            <w:gridSpan w:val="7"/>
            <w:shd w:val="clear" w:color="auto" w:fill="auto"/>
          </w:tcPr>
          <w:p w14:paraId="36CF8FB5" w14:textId="2A41491D" w:rsidR="00FF00AD" w:rsidRPr="00240940" w:rsidRDefault="00FF00AD" w:rsidP="00B131AF">
            <w:pPr>
              <w:spacing w:before="120" w:after="120"/>
              <w:rPr>
                <w:rFonts w:cs="Arial"/>
                <w:b/>
              </w:rPr>
            </w:pPr>
            <w:r w:rsidRPr="00240940">
              <w:rPr>
                <w:rFonts w:cs="Arial"/>
                <w:b/>
                <w:u w:val="single"/>
              </w:rPr>
              <w:t>Super Type:</w:t>
            </w:r>
            <w:r>
              <w:rPr>
                <w:rFonts w:cs="Arial"/>
                <w:b/>
              </w:rPr>
              <w:t xml:space="preserve"> </w:t>
            </w:r>
            <w:proofErr w:type="spellStart"/>
            <w:r>
              <w:rPr>
                <w:rFonts w:cs="Arial"/>
                <w:b/>
              </w:rPr>
              <w:t>SupervisedArea</w:t>
            </w:r>
            <w:proofErr w:type="spellEnd"/>
            <w:r w:rsidR="00AC3807">
              <w:rPr>
                <w:rFonts w:cs="Arial"/>
                <w:b/>
              </w:rPr>
              <w:t xml:space="preserve"> (</w:t>
            </w:r>
            <w:r w:rsidR="00AB6E06">
              <w:rPr>
                <w:rFonts w:cs="Arial"/>
                <w:b/>
              </w:rPr>
              <w:fldChar w:fldCharType="begin"/>
            </w:r>
            <w:r w:rsidR="00AB6E06">
              <w:rPr>
                <w:rFonts w:cs="Arial"/>
                <w:b/>
              </w:rPr>
              <w:instrText xml:space="preserve"> REF _Ref113290482 \r \h </w:instrText>
            </w:r>
            <w:r w:rsidR="00AB6E06">
              <w:rPr>
                <w:rFonts w:cs="Arial"/>
                <w:b/>
              </w:rPr>
            </w:r>
            <w:r w:rsidR="00AB6E06">
              <w:rPr>
                <w:rFonts w:cs="Arial"/>
                <w:b/>
              </w:rPr>
              <w:fldChar w:fldCharType="separate"/>
            </w:r>
            <w:r w:rsidR="00EE3F7C">
              <w:rPr>
                <w:rFonts w:cs="Arial"/>
                <w:b/>
              </w:rPr>
              <w:t>5.4</w:t>
            </w:r>
            <w:r w:rsidR="00AB6E06">
              <w:rPr>
                <w:rFonts w:cs="Arial"/>
                <w:b/>
              </w:rPr>
              <w:fldChar w:fldCharType="end"/>
            </w:r>
            <w:r w:rsidR="00AC3807">
              <w:rPr>
                <w:rFonts w:cs="Arial"/>
                <w:b/>
              </w:rPr>
              <w:t>)</w:t>
            </w:r>
          </w:p>
        </w:tc>
      </w:tr>
      <w:tr w:rsidR="001C4C94" w:rsidRPr="00240940" w14:paraId="161F9C86" w14:textId="77777777" w:rsidTr="00B131AF">
        <w:tc>
          <w:tcPr>
            <w:tcW w:w="5000" w:type="pct"/>
            <w:gridSpan w:val="7"/>
            <w:shd w:val="clear" w:color="auto" w:fill="auto"/>
          </w:tcPr>
          <w:p w14:paraId="138FFE68" w14:textId="0FD57A44" w:rsidR="001C4C94" w:rsidRPr="00240940" w:rsidRDefault="001C4C94" w:rsidP="00B131AF">
            <w:pPr>
              <w:spacing w:before="120" w:after="120"/>
              <w:rPr>
                <w:rFonts w:cs="Arial"/>
                <w:b/>
                <w:u w:val="single"/>
              </w:rPr>
            </w:pPr>
            <w:r>
              <w:rPr>
                <w:rFonts w:cs="Arial"/>
                <w:b/>
                <w:u w:val="single"/>
              </w:rPr>
              <w:t>Sub-Types:</w:t>
            </w:r>
            <w:r w:rsidRPr="00621F23">
              <w:rPr>
                <w:rFonts w:cs="Arial"/>
                <w:b/>
              </w:rPr>
              <w:t xml:space="preserve"> </w:t>
            </w:r>
            <w:proofErr w:type="spellStart"/>
            <w:r w:rsidRPr="00621F23">
              <w:rPr>
                <w:rFonts w:cs="Arial"/>
                <w:b/>
              </w:rPr>
              <w:t>AnchorageArea</w:t>
            </w:r>
            <w:proofErr w:type="spellEnd"/>
            <w:r w:rsidR="00AC3807">
              <w:rPr>
                <w:rFonts w:cs="Arial"/>
                <w:b/>
              </w:rPr>
              <w:t xml:space="preserve"> (</w:t>
            </w:r>
            <w:r w:rsidR="00AB6E06">
              <w:rPr>
                <w:rFonts w:cs="Arial"/>
                <w:b/>
              </w:rPr>
              <w:fldChar w:fldCharType="begin"/>
            </w:r>
            <w:r w:rsidR="00AB6E06">
              <w:rPr>
                <w:rFonts w:cs="Arial"/>
                <w:b/>
              </w:rPr>
              <w:instrText xml:space="preserve"> REF _Ref113290495 \r \h </w:instrText>
            </w:r>
            <w:r w:rsidR="00AB6E06">
              <w:rPr>
                <w:rFonts w:cs="Arial"/>
                <w:b/>
              </w:rPr>
            </w:r>
            <w:r w:rsidR="00AB6E06">
              <w:rPr>
                <w:rFonts w:cs="Arial"/>
                <w:b/>
              </w:rPr>
              <w:fldChar w:fldCharType="separate"/>
            </w:r>
            <w:r w:rsidR="00EE3F7C">
              <w:rPr>
                <w:rFonts w:cs="Arial"/>
                <w:b/>
              </w:rPr>
              <w:t>6.3</w:t>
            </w:r>
            <w:r w:rsidR="00AB6E06">
              <w:rPr>
                <w:rFonts w:cs="Arial"/>
                <w:b/>
              </w:rPr>
              <w:fldChar w:fldCharType="end"/>
            </w:r>
            <w:r w:rsidR="00AC3807">
              <w:rPr>
                <w:rFonts w:cs="Arial"/>
                <w:b/>
              </w:rPr>
              <w:t>)</w:t>
            </w:r>
            <w:r w:rsidRPr="00621F23">
              <w:rPr>
                <w:rFonts w:cs="Arial"/>
                <w:b/>
              </w:rPr>
              <w:t xml:space="preserve">, </w:t>
            </w:r>
            <w:proofErr w:type="spellStart"/>
            <w:r w:rsidRPr="00621F23">
              <w:rPr>
                <w:rFonts w:cs="Arial"/>
                <w:b/>
              </w:rPr>
              <w:t>AnchorBerth</w:t>
            </w:r>
            <w:proofErr w:type="spellEnd"/>
            <w:r w:rsidR="00AC3807">
              <w:rPr>
                <w:rFonts w:cs="Arial"/>
                <w:b/>
              </w:rPr>
              <w:t xml:space="preserve"> (</w:t>
            </w:r>
            <w:r w:rsidR="00AB6E06">
              <w:rPr>
                <w:rFonts w:cs="Arial"/>
                <w:b/>
              </w:rPr>
              <w:fldChar w:fldCharType="begin"/>
            </w:r>
            <w:r w:rsidR="00AB6E06">
              <w:rPr>
                <w:rFonts w:cs="Arial"/>
                <w:b/>
              </w:rPr>
              <w:instrText xml:space="preserve"> REF _Ref113290503 \r \h </w:instrText>
            </w:r>
            <w:r w:rsidR="00AB6E06">
              <w:rPr>
                <w:rFonts w:cs="Arial"/>
                <w:b/>
              </w:rPr>
            </w:r>
            <w:r w:rsidR="00AB6E06">
              <w:rPr>
                <w:rFonts w:cs="Arial"/>
                <w:b/>
              </w:rPr>
              <w:fldChar w:fldCharType="separate"/>
            </w:r>
            <w:r w:rsidR="00EE3F7C">
              <w:rPr>
                <w:rFonts w:cs="Arial"/>
                <w:b/>
              </w:rPr>
              <w:t>6.2</w:t>
            </w:r>
            <w:r w:rsidR="00AB6E06">
              <w:rPr>
                <w:rFonts w:cs="Arial"/>
                <w:b/>
              </w:rPr>
              <w:fldChar w:fldCharType="end"/>
            </w:r>
            <w:r w:rsidR="00AC3807">
              <w:rPr>
                <w:rFonts w:cs="Arial"/>
                <w:b/>
              </w:rPr>
              <w:t>)</w:t>
            </w:r>
            <w:r w:rsidRPr="00621F23">
              <w:rPr>
                <w:rFonts w:cs="Arial"/>
                <w:b/>
              </w:rPr>
              <w:t>, Berth</w:t>
            </w:r>
            <w:r w:rsidR="00AC3807">
              <w:rPr>
                <w:rFonts w:cs="Arial"/>
                <w:b/>
              </w:rPr>
              <w:t xml:space="preserve"> (</w:t>
            </w:r>
            <w:r w:rsidR="00AB6E06">
              <w:rPr>
                <w:rFonts w:cs="Arial"/>
                <w:b/>
              </w:rPr>
              <w:fldChar w:fldCharType="begin"/>
            </w:r>
            <w:r w:rsidR="00AB6E06">
              <w:rPr>
                <w:rFonts w:cs="Arial"/>
                <w:b/>
              </w:rPr>
              <w:instrText xml:space="preserve"> REF _Ref113290509 \r \h </w:instrText>
            </w:r>
            <w:r w:rsidR="00AB6E06">
              <w:rPr>
                <w:rFonts w:cs="Arial"/>
                <w:b/>
              </w:rPr>
            </w:r>
            <w:r w:rsidR="00AB6E06">
              <w:rPr>
                <w:rFonts w:cs="Arial"/>
                <w:b/>
              </w:rPr>
              <w:fldChar w:fldCharType="separate"/>
            </w:r>
            <w:r w:rsidR="00EE3F7C">
              <w:rPr>
                <w:rFonts w:cs="Arial"/>
                <w:b/>
              </w:rPr>
              <w:t>6.4</w:t>
            </w:r>
            <w:r w:rsidR="00AB6E06">
              <w:rPr>
                <w:rFonts w:cs="Arial"/>
                <w:b/>
              </w:rPr>
              <w:fldChar w:fldCharType="end"/>
            </w:r>
            <w:r w:rsidR="00AC3807">
              <w:rPr>
                <w:rFonts w:cs="Arial"/>
                <w:b/>
              </w:rPr>
              <w:t>)</w:t>
            </w:r>
            <w:r w:rsidRPr="00621F23">
              <w:rPr>
                <w:rFonts w:cs="Arial"/>
                <w:b/>
              </w:rPr>
              <w:t xml:space="preserve">, </w:t>
            </w:r>
            <w:proofErr w:type="spellStart"/>
            <w:r w:rsidRPr="00621F23">
              <w:rPr>
                <w:rFonts w:cs="Arial"/>
                <w:b/>
              </w:rPr>
              <w:t>BerthPosition</w:t>
            </w:r>
            <w:proofErr w:type="spellEnd"/>
            <w:r w:rsidR="00AC3807">
              <w:rPr>
                <w:rFonts w:cs="Arial"/>
                <w:b/>
              </w:rPr>
              <w:t xml:space="preserve"> (</w:t>
            </w:r>
            <w:r w:rsidR="00AB6E06">
              <w:rPr>
                <w:rFonts w:cs="Arial"/>
                <w:b/>
              </w:rPr>
              <w:fldChar w:fldCharType="begin"/>
            </w:r>
            <w:r w:rsidR="00AB6E06">
              <w:rPr>
                <w:rFonts w:cs="Arial"/>
                <w:b/>
              </w:rPr>
              <w:instrText xml:space="preserve"> REF _Ref113290515 \r \h </w:instrText>
            </w:r>
            <w:r w:rsidR="00AB6E06">
              <w:rPr>
                <w:rFonts w:cs="Arial"/>
                <w:b/>
              </w:rPr>
            </w:r>
            <w:r w:rsidR="00AB6E06">
              <w:rPr>
                <w:rFonts w:cs="Arial"/>
                <w:b/>
              </w:rPr>
              <w:fldChar w:fldCharType="separate"/>
            </w:r>
            <w:r w:rsidR="00EE3F7C">
              <w:rPr>
                <w:rFonts w:cs="Arial"/>
                <w:b/>
              </w:rPr>
              <w:t>6.5</w:t>
            </w:r>
            <w:r w:rsidR="00AB6E06">
              <w:rPr>
                <w:rFonts w:cs="Arial"/>
                <w:b/>
              </w:rPr>
              <w:fldChar w:fldCharType="end"/>
            </w:r>
            <w:r w:rsidR="00AC3807">
              <w:rPr>
                <w:rFonts w:cs="Arial"/>
                <w:b/>
              </w:rPr>
              <w:t>)</w:t>
            </w:r>
            <w:r w:rsidRPr="00621F23">
              <w:rPr>
                <w:rFonts w:cs="Arial"/>
                <w:b/>
              </w:rPr>
              <w:t xml:space="preserve">, </w:t>
            </w:r>
            <w:proofErr w:type="spellStart"/>
            <w:r w:rsidRPr="00621F23">
              <w:rPr>
                <w:rFonts w:cs="Arial"/>
                <w:b/>
              </w:rPr>
              <w:t>DockArea</w:t>
            </w:r>
            <w:proofErr w:type="spellEnd"/>
            <w:r w:rsidR="00AC3807">
              <w:rPr>
                <w:rFonts w:cs="Arial"/>
                <w:b/>
              </w:rPr>
              <w:t xml:space="preserve"> (</w:t>
            </w:r>
            <w:r w:rsidR="00AB6E06">
              <w:rPr>
                <w:rFonts w:cs="Arial"/>
                <w:b/>
              </w:rPr>
              <w:fldChar w:fldCharType="begin"/>
            </w:r>
            <w:r w:rsidR="00AB6E06">
              <w:rPr>
                <w:rFonts w:cs="Arial"/>
                <w:b/>
              </w:rPr>
              <w:instrText xml:space="preserve"> REF _Ref113290522 \r \h </w:instrText>
            </w:r>
            <w:r w:rsidR="00AB6E06">
              <w:rPr>
                <w:rFonts w:cs="Arial"/>
                <w:b/>
              </w:rPr>
            </w:r>
            <w:r w:rsidR="00AB6E06">
              <w:rPr>
                <w:rFonts w:cs="Arial"/>
                <w:b/>
              </w:rPr>
              <w:fldChar w:fldCharType="separate"/>
            </w:r>
            <w:r w:rsidR="00EE3F7C">
              <w:rPr>
                <w:rFonts w:cs="Arial"/>
                <w:b/>
              </w:rPr>
              <w:t>6.6</w:t>
            </w:r>
            <w:r w:rsidR="00AB6E06">
              <w:rPr>
                <w:rFonts w:cs="Arial"/>
                <w:b/>
              </w:rPr>
              <w:fldChar w:fldCharType="end"/>
            </w:r>
            <w:r w:rsidR="00AC3807">
              <w:rPr>
                <w:rFonts w:cs="Arial"/>
                <w:b/>
              </w:rPr>
              <w:t>)</w:t>
            </w:r>
            <w:r w:rsidRPr="00621F23">
              <w:rPr>
                <w:rFonts w:cs="Arial"/>
                <w:b/>
              </w:rPr>
              <w:t xml:space="preserve">, </w:t>
            </w:r>
            <w:proofErr w:type="spellStart"/>
            <w:r w:rsidRPr="00621F23">
              <w:rPr>
                <w:rFonts w:cs="Arial"/>
                <w:b/>
              </w:rPr>
              <w:t>DumpingGround</w:t>
            </w:r>
            <w:proofErr w:type="spellEnd"/>
            <w:r w:rsidR="00AC3807">
              <w:rPr>
                <w:rFonts w:cs="Arial"/>
                <w:b/>
              </w:rPr>
              <w:t xml:space="preserve"> (</w:t>
            </w:r>
            <w:r w:rsidR="00AB6E06">
              <w:rPr>
                <w:rFonts w:cs="Arial"/>
                <w:b/>
              </w:rPr>
              <w:fldChar w:fldCharType="begin"/>
            </w:r>
            <w:r w:rsidR="00AB6E06">
              <w:rPr>
                <w:rFonts w:cs="Arial"/>
                <w:b/>
              </w:rPr>
              <w:instrText xml:space="preserve"> REF _Ref113290528 \r \h </w:instrText>
            </w:r>
            <w:r w:rsidR="00AB6E06">
              <w:rPr>
                <w:rFonts w:cs="Arial"/>
                <w:b/>
              </w:rPr>
            </w:r>
            <w:r w:rsidR="00AB6E06">
              <w:rPr>
                <w:rFonts w:cs="Arial"/>
                <w:b/>
              </w:rPr>
              <w:fldChar w:fldCharType="separate"/>
            </w:r>
            <w:r w:rsidR="00EE3F7C">
              <w:rPr>
                <w:rFonts w:cs="Arial"/>
                <w:b/>
              </w:rPr>
              <w:t>6.7</w:t>
            </w:r>
            <w:r w:rsidR="00AB6E06">
              <w:rPr>
                <w:rFonts w:cs="Arial"/>
                <w:b/>
              </w:rPr>
              <w:fldChar w:fldCharType="end"/>
            </w:r>
            <w:r w:rsidR="00AC3807">
              <w:rPr>
                <w:rFonts w:cs="Arial"/>
                <w:b/>
              </w:rPr>
              <w:t>)</w:t>
            </w:r>
            <w:r w:rsidRPr="00621F23">
              <w:rPr>
                <w:rFonts w:cs="Arial"/>
                <w:b/>
              </w:rPr>
              <w:t xml:space="preserve">, </w:t>
            </w:r>
            <w:proofErr w:type="spellStart"/>
            <w:r w:rsidRPr="00621F23">
              <w:rPr>
                <w:rFonts w:cs="Arial"/>
                <w:b/>
              </w:rPr>
              <w:t>HarbourAreaAdministrative</w:t>
            </w:r>
            <w:proofErr w:type="spellEnd"/>
            <w:r w:rsidR="00AC3807">
              <w:rPr>
                <w:rFonts w:cs="Arial"/>
                <w:b/>
              </w:rPr>
              <w:t xml:space="preserve"> (</w:t>
            </w:r>
            <w:r w:rsidR="00AB6E06">
              <w:rPr>
                <w:rFonts w:cs="Arial"/>
                <w:b/>
              </w:rPr>
              <w:fldChar w:fldCharType="begin"/>
            </w:r>
            <w:r w:rsidR="00AB6E06">
              <w:rPr>
                <w:rFonts w:cs="Arial"/>
                <w:b/>
              </w:rPr>
              <w:instrText xml:space="preserve"> REF _Ref113290534 \r \h </w:instrText>
            </w:r>
            <w:r w:rsidR="00AB6E06">
              <w:rPr>
                <w:rFonts w:cs="Arial"/>
                <w:b/>
              </w:rPr>
            </w:r>
            <w:r w:rsidR="00AB6E06">
              <w:rPr>
                <w:rFonts w:cs="Arial"/>
                <w:b/>
              </w:rPr>
              <w:fldChar w:fldCharType="separate"/>
            </w:r>
            <w:r w:rsidR="00EE3F7C">
              <w:rPr>
                <w:rFonts w:cs="Arial"/>
                <w:b/>
              </w:rPr>
              <w:t>6.8</w:t>
            </w:r>
            <w:r w:rsidR="00AB6E06">
              <w:rPr>
                <w:rFonts w:cs="Arial"/>
                <w:b/>
              </w:rPr>
              <w:fldChar w:fldCharType="end"/>
            </w:r>
            <w:r w:rsidR="00AC3807">
              <w:rPr>
                <w:rFonts w:cs="Arial"/>
                <w:b/>
              </w:rPr>
              <w:t>)</w:t>
            </w:r>
            <w:r w:rsidRPr="00621F23">
              <w:rPr>
                <w:rFonts w:cs="Arial"/>
                <w:b/>
              </w:rPr>
              <w:t xml:space="preserve">, </w:t>
            </w:r>
            <w:proofErr w:type="spellStart"/>
            <w:r w:rsidRPr="00621F23">
              <w:rPr>
                <w:rFonts w:cs="Arial"/>
                <w:b/>
              </w:rPr>
              <w:t>HarbourAreaSection</w:t>
            </w:r>
            <w:proofErr w:type="spellEnd"/>
            <w:r w:rsidR="00AC3807">
              <w:rPr>
                <w:rFonts w:cs="Arial"/>
                <w:b/>
              </w:rPr>
              <w:t xml:space="preserve"> (</w:t>
            </w:r>
            <w:r w:rsidR="00AB6E06">
              <w:rPr>
                <w:rFonts w:cs="Arial"/>
                <w:b/>
              </w:rPr>
              <w:fldChar w:fldCharType="begin"/>
            </w:r>
            <w:r w:rsidR="00AB6E06">
              <w:rPr>
                <w:rFonts w:cs="Arial"/>
                <w:b/>
              </w:rPr>
              <w:instrText xml:space="preserve"> REF _Ref113290542 \r \h </w:instrText>
            </w:r>
            <w:r w:rsidR="00AB6E06">
              <w:rPr>
                <w:rFonts w:cs="Arial"/>
                <w:b/>
              </w:rPr>
            </w:r>
            <w:r w:rsidR="00AB6E06">
              <w:rPr>
                <w:rFonts w:cs="Arial"/>
                <w:b/>
              </w:rPr>
              <w:fldChar w:fldCharType="separate"/>
            </w:r>
            <w:r w:rsidR="00EE3F7C">
              <w:rPr>
                <w:rFonts w:cs="Arial"/>
                <w:b/>
              </w:rPr>
              <w:t>6.9</w:t>
            </w:r>
            <w:r w:rsidR="00AB6E06">
              <w:rPr>
                <w:rFonts w:cs="Arial"/>
                <w:b/>
              </w:rPr>
              <w:fldChar w:fldCharType="end"/>
            </w:r>
            <w:r w:rsidR="00AC3807">
              <w:rPr>
                <w:rFonts w:cs="Arial"/>
                <w:b/>
              </w:rPr>
              <w:t>)</w:t>
            </w:r>
            <w:r w:rsidRPr="00621F23">
              <w:rPr>
                <w:rFonts w:cs="Arial"/>
                <w:b/>
              </w:rPr>
              <w:t xml:space="preserve">, </w:t>
            </w:r>
            <w:proofErr w:type="spellStart"/>
            <w:r w:rsidRPr="00621F23">
              <w:rPr>
                <w:rFonts w:cs="Arial"/>
                <w:b/>
              </w:rPr>
              <w:t>HarbourBasin</w:t>
            </w:r>
            <w:proofErr w:type="spellEnd"/>
            <w:r w:rsidR="00AC3807">
              <w:rPr>
                <w:rFonts w:cs="Arial"/>
                <w:b/>
              </w:rPr>
              <w:t xml:space="preserve"> (</w:t>
            </w:r>
            <w:r w:rsidR="00AB6E06">
              <w:rPr>
                <w:rFonts w:cs="Arial"/>
                <w:b/>
              </w:rPr>
              <w:fldChar w:fldCharType="begin"/>
            </w:r>
            <w:r w:rsidR="00AB6E06">
              <w:rPr>
                <w:rFonts w:cs="Arial"/>
                <w:b/>
              </w:rPr>
              <w:instrText xml:space="preserve"> REF _Ref113290549 \r \h </w:instrText>
            </w:r>
            <w:r w:rsidR="00AB6E06">
              <w:rPr>
                <w:rFonts w:cs="Arial"/>
                <w:b/>
              </w:rPr>
            </w:r>
            <w:r w:rsidR="00AB6E06">
              <w:rPr>
                <w:rFonts w:cs="Arial"/>
                <w:b/>
              </w:rPr>
              <w:fldChar w:fldCharType="separate"/>
            </w:r>
            <w:r w:rsidR="00EE3F7C">
              <w:rPr>
                <w:rFonts w:cs="Arial"/>
                <w:b/>
              </w:rPr>
              <w:t>6.10</w:t>
            </w:r>
            <w:r w:rsidR="00AB6E06">
              <w:rPr>
                <w:rFonts w:cs="Arial"/>
                <w:b/>
              </w:rPr>
              <w:fldChar w:fldCharType="end"/>
            </w:r>
            <w:r w:rsidR="00AC3807">
              <w:rPr>
                <w:rFonts w:cs="Arial"/>
                <w:b/>
              </w:rPr>
              <w:t>)</w:t>
            </w:r>
            <w:r w:rsidRPr="00621F23">
              <w:rPr>
                <w:rFonts w:cs="Arial"/>
                <w:b/>
              </w:rPr>
              <w:t xml:space="preserve">, </w:t>
            </w:r>
            <w:proofErr w:type="spellStart"/>
            <w:r w:rsidR="00621F23" w:rsidRPr="00621F23">
              <w:rPr>
                <w:rFonts w:cs="Arial"/>
                <w:b/>
              </w:rPr>
              <w:t>MooringWarpingFacility</w:t>
            </w:r>
            <w:proofErr w:type="spellEnd"/>
            <w:r w:rsidR="00AC3807">
              <w:rPr>
                <w:rFonts w:cs="Arial"/>
                <w:b/>
              </w:rPr>
              <w:t xml:space="preserve"> (</w:t>
            </w:r>
            <w:r w:rsidR="00AB6E06">
              <w:rPr>
                <w:rFonts w:cs="Arial"/>
                <w:b/>
              </w:rPr>
              <w:fldChar w:fldCharType="begin"/>
            </w:r>
            <w:r w:rsidR="00AB6E06">
              <w:rPr>
                <w:rFonts w:cs="Arial"/>
                <w:b/>
              </w:rPr>
              <w:instrText xml:space="preserve"> REF _Ref113290558 \r \h </w:instrText>
            </w:r>
            <w:r w:rsidR="00AB6E06">
              <w:rPr>
                <w:rFonts w:cs="Arial"/>
                <w:b/>
              </w:rPr>
            </w:r>
            <w:r w:rsidR="00AB6E06">
              <w:rPr>
                <w:rFonts w:cs="Arial"/>
                <w:b/>
              </w:rPr>
              <w:fldChar w:fldCharType="separate"/>
            </w:r>
            <w:r w:rsidR="00EE3F7C">
              <w:rPr>
                <w:rFonts w:cs="Arial"/>
                <w:b/>
              </w:rPr>
              <w:t>6.11</w:t>
            </w:r>
            <w:r w:rsidR="00AB6E06">
              <w:rPr>
                <w:rFonts w:cs="Arial"/>
                <w:b/>
              </w:rPr>
              <w:fldChar w:fldCharType="end"/>
            </w:r>
            <w:r w:rsidR="00AC3807">
              <w:rPr>
                <w:rFonts w:cs="Arial"/>
                <w:b/>
              </w:rPr>
              <w:t>)</w:t>
            </w:r>
            <w:r w:rsidR="00621F23" w:rsidRPr="00621F23">
              <w:rPr>
                <w:rFonts w:cs="Arial"/>
                <w:b/>
              </w:rPr>
              <w:t xml:space="preserve">, </w:t>
            </w:r>
            <w:proofErr w:type="spellStart"/>
            <w:r w:rsidR="00621F23" w:rsidRPr="00621F23">
              <w:rPr>
                <w:rFonts w:cs="Arial"/>
                <w:b/>
              </w:rPr>
              <w:t>OuterLimit</w:t>
            </w:r>
            <w:proofErr w:type="spellEnd"/>
            <w:r w:rsidR="00AC3807">
              <w:rPr>
                <w:rFonts w:cs="Arial"/>
                <w:b/>
              </w:rPr>
              <w:t xml:space="preserve"> (</w:t>
            </w:r>
            <w:r w:rsidR="00AB6E06">
              <w:rPr>
                <w:rFonts w:cs="Arial"/>
                <w:b/>
              </w:rPr>
              <w:fldChar w:fldCharType="begin"/>
            </w:r>
            <w:r w:rsidR="00AB6E06">
              <w:rPr>
                <w:rFonts w:cs="Arial"/>
                <w:b/>
              </w:rPr>
              <w:instrText xml:space="preserve"> REF _Ref113290566 \r \h </w:instrText>
            </w:r>
            <w:r w:rsidR="00AB6E06">
              <w:rPr>
                <w:rFonts w:cs="Arial"/>
                <w:b/>
              </w:rPr>
            </w:r>
            <w:r w:rsidR="00AB6E06">
              <w:rPr>
                <w:rFonts w:cs="Arial"/>
                <w:b/>
              </w:rPr>
              <w:fldChar w:fldCharType="separate"/>
            </w:r>
            <w:r w:rsidR="00EE3F7C">
              <w:rPr>
                <w:rFonts w:cs="Arial"/>
                <w:b/>
              </w:rPr>
              <w:t>6.12</w:t>
            </w:r>
            <w:r w:rsidR="00AB6E06">
              <w:rPr>
                <w:rFonts w:cs="Arial"/>
                <w:b/>
              </w:rPr>
              <w:fldChar w:fldCharType="end"/>
            </w:r>
            <w:r w:rsidR="00AC3807">
              <w:rPr>
                <w:rFonts w:cs="Arial"/>
                <w:b/>
              </w:rPr>
              <w:t>)</w:t>
            </w:r>
            <w:r w:rsidR="00621F23" w:rsidRPr="00621F23">
              <w:rPr>
                <w:rFonts w:cs="Arial"/>
                <w:b/>
              </w:rPr>
              <w:t xml:space="preserve">, </w:t>
            </w:r>
            <w:proofErr w:type="spellStart"/>
            <w:r w:rsidRPr="00621F23">
              <w:rPr>
                <w:rFonts w:cs="Arial"/>
                <w:b/>
              </w:rPr>
              <w:t>PilotBoardingPlace</w:t>
            </w:r>
            <w:proofErr w:type="spellEnd"/>
            <w:r w:rsidR="00AC3807">
              <w:rPr>
                <w:rFonts w:cs="Arial"/>
                <w:b/>
              </w:rPr>
              <w:t xml:space="preserve"> (</w:t>
            </w:r>
            <w:r w:rsidR="00AB6E06">
              <w:rPr>
                <w:rFonts w:cs="Arial"/>
                <w:b/>
              </w:rPr>
              <w:fldChar w:fldCharType="begin"/>
            </w:r>
            <w:r w:rsidR="00AB6E06">
              <w:rPr>
                <w:rFonts w:cs="Arial"/>
                <w:b/>
              </w:rPr>
              <w:instrText xml:space="preserve"> REF _Ref113290574 \r \h </w:instrText>
            </w:r>
            <w:r w:rsidR="00AB6E06">
              <w:rPr>
                <w:rFonts w:cs="Arial"/>
                <w:b/>
              </w:rPr>
            </w:r>
            <w:r w:rsidR="00AB6E06">
              <w:rPr>
                <w:rFonts w:cs="Arial"/>
                <w:b/>
              </w:rPr>
              <w:fldChar w:fldCharType="separate"/>
            </w:r>
            <w:r w:rsidR="00EE3F7C">
              <w:rPr>
                <w:rFonts w:cs="Arial"/>
                <w:b/>
              </w:rPr>
              <w:t>6.13</w:t>
            </w:r>
            <w:r w:rsidR="00AB6E06">
              <w:rPr>
                <w:rFonts w:cs="Arial"/>
                <w:b/>
              </w:rPr>
              <w:fldChar w:fldCharType="end"/>
            </w:r>
            <w:r w:rsidR="00AC3807">
              <w:rPr>
                <w:rFonts w:cs="Arial"/>
                <w:b/>
              </w:rPr>
              <w:t>)</w:t>
            </w:r>
            <w:r w:rsidRPr="00621F23">
              <w:rPr>
                <w:rFonts w:cs="Arial"/>
                <w:b/>
              </w:rPr>
              <w:t xml:space="preserve">, </w:t>
            </w:r>
            <w:proofErr w:type="spellStart"/>
            <w:r w:rsidRPr="00621F23">
              <w:rPr>
                <w:rFonts w:cs="Arial"/>
                <w:b/>
              </w:rPr>
              <w:t>SeaplaneLandingArea</w:t>
            </w:r>
            <w:proofErr w:type="spellEnd"/>
            <w:r w:rsidR="00AC3807">
              <w:rPr>
                <w:rFonts w:cs="Arial"/>
                <w:b/>
              </w:rPr>
              <w:t xml:space="preserve"> (</w:t>
            </w:r>
            <w:r w:rsidR="00AB6E06">
              <w:rPr>
                <w:rFonts w:cs="Arial"/>
                <w:b/>
              </w:rPr>
              <w:fldChar w:fldCharType="begin"/>
            </w:r>
            <w:r w:rsidR="00AB6E06">
              <w:rPr>
                <w:rFonts w:cs="Arial"/>
                <w:b/>
              </w:rPr>
              <w:instrText xml:space="preserve"> REF _Ref113290579 \r \h </w:instrText>
            </w:r>
            <w:r w:rsidR="00AB6E06">
              <w:rPr>
                <w:rFonts w:cs="Arial"/>
                <w:b/>
              </w:rPr>
            </w:r>
            <w:r w:rsidR="00AB6E06">
              <w:rPr>
                <w:rFonts w:cs="Arial"/>
                <w:b/>
              </w:rPr>
              <w:fldChar w:fldCharType="separate"/>
            </w:r>
            <w:r w:rsidR="00EE3F7C">
              <w:rPr>
                <w:rFonts w:cs="Arial"/>
                <w:b/>
              </w:rPr>
              <w:t>6.14</w:t>
            </w:r>
            <w:r w:rsidR="00AB6E06">
              <w:rPr>
                <w:rFonts w:cs="Arial"/>
                <w:b/>
              </w:rPr>
              <w:fldChar w:fldCharType="end"/>
            </w:r>
            <w:r w:rsidR="00AC3807">
              <w:rPr>
                <w:rFonts w:cs="Arial"/>
                <w:b/>
              </w:rPr>
              <w:t>)</w:t>
            </w:r>
            <w:r w:rsidRPr="00621F23">
              <w:rPr>
                <w:rFonts w:cs="Arial"/>
                <w:b/>
              </w:rPr>
              <w:t xml:space="preserve">, </w:t>
            </w:r>
            <w:r w:rsidR="00621F23" w:rsidRPr="00621F23">
              <w:rPr>
                <w:rFonts w:cs="Arial"/>
                <w:b/>
              </w:rPr>
              <w:t>Terminal</w:t>
            </w:r>
            <w:r w:rsidR="00AC3807">
              <w:rPr>
                <w:rFonts w:cs="Arial"/>
                <w:b/>
              </w:rPr>
              <w:t xml:space="preserve"> (</w:t>
            </w:r>
            <w:r w:rsidR="00AB6E06">
              <w:rPr>
                <w:rFonts w:cs="Arial"/>
                <w:b/>
              </w:rPr>
              <w:fldChar w:fldCharType="begin"/>
            </w:r>
            <w:r w:rsidR="00AB6E06">
              <w:rPr>
                <w:rFonts w:cs="Arial"/>
                <w:b/>
              </w:rPr>
              <w:instrText xml:space="preserve"> REF _Ref113290584 \r \h </w:instrText>
            </w:r>
            <w:r w:rsidR="00AB6E06">
              <w:rPr>
                <w:rFonts w:cs="Arial"/>
                <w:b/>
              </w:rPr>
            </w:r>
            <w:r w:rsidR="00AB6E06">
              <w:rPr>
                <w:rFonts w:cs="Arial"/>
                <w:b/>
              </w:rPr>
              <w:fldChar w:fldCharType="separate"/>
            </w:r>
            <w:r w:rsidR="00EE3F7C">
              <w:rPr>
                <w:rFonts w:cs="Arial"/>
                <w:b/>
              </w:rPr>
              <w:t>6.15</w:t>
            </w:r>
            <w:r w:rsidR="00AB6E06">
              <w:rPr>
                <w:rFonts w:cs="Arial"/>
                <w:b/>
              </w:rPr>
              <w:fldChar w:fldCharType="end"/>
            </w:r>
            <w:r w:rsidR="00AC3807">
              <w:rPr>
                <w:rFonts w:cs="Arial"/>
                <w:b/>
              </w:rPr>
              <w:t>)</w:t>
            </w:r>
            <w:r w:rsidR="00621F23" w:rsidRPr="00621F23">
              <w:rPr>
                <w:rFonts w:cs="Arial"/>
                <w:b/>
              </w:rPr>
              <w:t xml:space="preserve">, </w:t>
            </w:r>
            <w:proofErr w:type="spellStart"/>
            <w:r w:rsidRPr="00621F23">
              <w:rPr>
                <w:rFonts w:cs="Arial"/>
                <w:b/>
              </w:rPr>
              <w:t>TurningBasin</w:t>
            </w:r>
            <w:proofErr w:type="spellEnd"/>
            <w:r w:rsidR="00AC3807">
              <w:rPr>
                <w:rFonts w:cs="Arial"/>
                <w:b/>
              </w:rPr>
              <w:t xml:space="preserve"> (</w:t>
            </w:r>
            <w:r w:rsidR="00AB6E06">
              <w:rPr>
                <w:rFonts w:cs="Arial"/>
                <w:b/>
              </w:rPr>
              <w:fldChar w:fldCharType="begin"/>
            </w:r>
            <w:r w:rsidR="00AB6E06">
              <w:rPr>
                <w:rFonts w:cs="Arial"/>
                <w:b/>
              </w:rPr>
              <w:instrText xml:space="preserve"> REF _Ref113290592 \r \h </w:instrText>
            </w:r>
            <w:r w:rsidR="00AB6E06">
              <w:rPr>
                <w:rFonts w:cs="Arial"/>
                <w:b/>
              </w:rPr>
            </w:r>
            <w:r w:rsidR="00AB6E06">
              <w:rPr>
                <w:rFonts w:cs="Arial"/>
                <w:b/>
              </w:rPr>
              <w:fldChar w:fldCharType="separate"/>
            </w:r>
            <w:r w:rsidR="00EE3F7C">
              <w:rPr>
                <w:rFonts w:cs="Arial"/>
                <w:b/>
              </w:rPr>
              <w:t>6.16</w:t>
            </w:r>
            <w:r w:rsidR="00AB6E06">
              <w:rPr>
                <w:rFonts w:cs="Arial"/>
                <w:b/>
              </w:rPr>
              <w:fldChar w:fldCharType="end"/>
            </w:r>
            <w:r w:rsidR="00AC3807">
              <w:rPr>
                <w:rFonts w:cs="Arial"/>
                <w:b/>
              </w:rPr>
              <w:t>)</w:t>
            </w:r>
            <w:r w:rsidRPr="00621F23">
              <w:rPr>
                <w:rFonts w:cs="Arial"/>
                <w:b/>
              </w:rPr>
              <w:t xml:space="preserve">, </w:t>
            </w:r>
            <w:proofErr w:type="spellStart"/>
            <w:r w:rsidRPr="00621F23">
              <w:rPr>
                <w:rFonts w:cs="Arial"/>
                <w:b/>
              </w:rPr>
              <w:t>WaterwayArea</w:t>
            </w:r>
            <w:proofErr w:type="spellEnd"/>
            <w:r>
              <w:rPr>
                <w:rFonts w:cs="Arial"/>
                <w:b/>
                <w:u w:val="single"/>
              </w:rPr>
              <w:t xml:space="preserve"> </w:t>
            </w:r>
            <w:r w:rsidR="00AC3807">
              <w:rPr>
                <w:rFonts w:cs="Arial"/>
                <w:b/>
              </w:rPr>
              <w:t xml:space="preserve"> (</w:t>
            </w:r>
            <w:r w:rsidR="00AB6E06">
              <w:rPr>
                <w:rFonts w:cs="Arial"/>
                <w:b/>
              </w:rPr>
              <w:fldChar w:fldCharType="begin"/>
            </w:r>
            <w:r w:rsidR="00AB6E06">
              <w:rPr>
                <w:rFonts w:cs="Arial"/>
                <w:b/>
              </w:rPr>
              <w:instrText xml:space="preserve"> REF _Ref113290599 \r \h </w:instrText>
            </w:r>
            <w:r w:rsidR="00AB6E06">
              <w:rPr>
                <w:rFonts w:cs="Arial"/>
                <w:b/>
              </w:rPr>
            </w:r>
            <w:r w:rsidR="00AB6E06">
              <w:rPr>
                <w:rFonts w:cs="Arial"/>
                <w:b/>
              </w:rPr>
              <w:fldChar w:fldCharType="separate"/>
            </w:r>
            <w:r w:rsidR="00EE3F7C">
              <w:rPr>
                <w:rFonts w:cs="Arial"/>
                <w:b/>
              </w:rPr>
              <w:t>6.17</w:t>
            </w:r>
            <w:r w:rsidR="00AB6E06">
              <w:rPr>
                <w:rFonts w:cs="Arial"/>
                <w:b/>
              </w:rPr>
              <w:fldChar w:fldCharType="end"/>
            </w:r>
            <w:r w:rsidR="00AC3807">
              <w:rPr>
                <w:rFonts w:cs="Arial"/>
                <w:b/>
              </w:rPr>
              <w:t>)</w:t>
            </w:r>
          </w:p>
        </w:tc>
      </w:tr>
      <w:tr w:rsidR="00FF00AD" w:rsidRPr="00240940" w14:paraId="1C109AD8" w14:textId="77777777" w:rsidTr="00B131AF">
        <w:tc>
          <w:tcPr>
            <w:tcW w:w="5000" w:type="pct"/>
            <w:gridSpan w:val="7"/>
            <w:shd w:val="clear" w:color="auto" w:fill="auto"/>
          </w:tcPr>
          <w:p w14:paraId="5DE457FE" w14:textId="77777777" w:rsidR="00FF00AD" w:rsidRPr="00240940" w:rsidRDefault="00FF00AD" w:rsidP="00B131AF">
            <w:pPr>
              <w:spacing w:before="120" w:after="120"/>
              <w:rPr>
                <w:rFonts w:cs="Arial"/>
                <w:b/>
              </w:rPr>
            </w:pPr>
            <w:r w:rsidRPr="00240940">
              <w:rPr>
                <w:rFonts w:cs="Arial"/>
                <w:b/>
                <w:u w:val="single"/>
              </w:rPr>
              <w:t>Primitives:</w:t>
            </w:r>
            <w:r>
              <w:rPr>
                <w:rFonts w:cs="Arial"/>
                <w:b/>
              </w:rPr>
              <w:t xml:space="preserve"> </w:t>
            </w:r>
            <w:proofErr w:type="spellStart"/>
            <w:r>
              <w:rPr>
                <w:rFonts w:cs="Arial"/>
                <w:b/>
              </w:rPr>
              <w:t>noGeometry</w:t>
            </w:r>
            <w:proofErr w:type="spellEnd"/>
          </w:p>
        </w:tc>
      </w:tr>
      <w:tr w:rsidR="00FF00AD" w:rsidRPr="00240940" w14:paraId="7BA0EF7B" w14:textId="77777777" w:rsidTr="00B131AF">
        <w:tc>
          <w:tcPr>
            <w:tcW w:w="1249" w:type="pct"/>
            <w:shd w:val="clear" w:color="auto" w:fill="auto"/>
          </w:tcPr>
          <w:p w14:paraId="441115B4" w14:textId="77777777" w:rsidR="00FF00AD" w:rsidRDefault="00FF00AD" w:rsidP="00B131AF">
            <w:pPr>
              <w:spacing w:before="120"/>
              <w:rPr>
                <w:rFonts w:cs="Arial"/>
                <w:i/>
                <w:color w:val="0000FF"/>
                <w:sz w:val="18"/>
              </w:rPr>
            </w:pPr>
            <w:r w:rsidRPr="00240940">
              <w:rPr>
                <w:rFonts w:cs="Arial"/>
                <w:i/>
                <w:color w:val="0000FF"/>
                <w:sz w:val="18"/>
              </w:rPr>
              <w:t>Real World</w:t>
            </w:r>
          </w:p>
          <w:p w14:paraId="5E7A6DEF" w14:textId="77777777" w:rsidR="00FF00AD" w:rsidRPr="00240940" w:rsidRDefault="00FF00AD" w:rsidP="00B131AF">
            <w:pPr>
              <w:spacing w:before="120"/>
              <w:rPr>
                <w:rFonts w:cs="Arial"/>
                <w:i/>
                <w:color w:val="0000FF"/>
                <w:sz w:val="18"/>
              </w:rPr>
            </w:pPr>
          </w:p>
        </w:tc>
        <w:tc>
          <w:tcPr>
            <w:tcW w:w="1667" w:type="pct"/>
            <w:gridSpan w:val="3"/>
            <w:shd w:val="clear" w:color="auto" w:fill="auto"/>
          </w:tcPr>
          <w:p w14:paraId="19D857F9" w14:textId="77777777" w:rsidR="00FF00AD" w:rsidRDefault="00FF00AD" w:rsidP="00B131AF">
            <w:pPr>
              <w:spacing w:before="120"/>
              <w:rPr>
                <w:rFonts w:cs="Arial"/>
                <w:i/>
                <w:color w:val="0000FF"/>
                <w:sz w:val="18"/>
              </w:rPr>
            </w:pPr>
            <w:r w:rsidRPr="00240940">
              <w:rPr>
                <w:rFonts w:cs="Arial"/>
                <w:i/>
                <w:color w:val="0000FF"/>
                <w:sz w:val="18"/>
              </w:rPr>
              <w:t>Paper Chart Symbol</w:t>
            </w:r>
          </w:p>
          <w:p w14:paraId="1BB39F63" w14:textId="77777777" w:rsidR="00FF00AD" w:rsidRPr="00240940" w:rsidRDefault="00FF00AD" w:rsidP="00B131AF">
            <w:pPr>
              <w:spacing w:before="120"/>
              <w:rPr>
                <w:rFonts w:cs="Arial"/>
                <w:i/>
                <w:color w:val="0000FF"/>
                <w:sz w:val="18"/>
              </w:rPr>
            </w:pPr>
          </w:p>
        </w:tc>
        <w:tc>
          <w:tcPr>
            <w:tcW w:w="2084" w:type="pct"/>
            <w:gridSpan w:val="3"/>
            <w:shd w:val="clear" w:color="auto" w:fill="auto"/>
          </w:tcPr>
          <w:p w14:paraId="54F647B8" w14:textId="77777777" w:rsidR="00FF00AD" w:rsidRDefault="00FF00AD" w:rsidP="00B131AF">
            <w:pPr>
              <w:spacing w:before="120"/>
              <w:rPr>
                <w:rFonts w:cs="Arial"/>
                <w:i/>
                <w:color w:val="0000FF"/>
                <w:sz w:val="18"/>
              </w:rPr>
            </w:pPr>
            <w:r w:rsidRPr="00240940">
              <w:rPr>
                <w:rFonts w:cs="Arial"/>
                <w:i/>
                <w:color w:val="0000FF"/>
                <w:sz w:val="18"/>
              </w:rPr>
              <w:t>ECDIS Symbol</w:t>
            </w:r>
          </w:p>
          <w:p w14:paraId="072A44E0" w14:textId="77777777" w:rsidR="00FF00AD" w:rsidRPr="00240940" w:rsidRDefault="00FF00AD" w:rsidP="00B131AF">
            <w:pPr>
              <w:spacing w:before="120"/>
              <w:rPr>
                <w:rFonts w:cs="Arial"/>
                <w:i/>
                <w:color w:val="0000FF"/>
                <w:sz w:val="18"/>
              </w:rPr>
            </w:pPr>
          </w:p>
        </w:tc>
      </w:tr>
      <w:tr w:rsidR="00FF00AD" w:rsidRPr="00240940" w14:paraId="777D79BE" w14:textId="77777777" w:rsidTr="00B131AF">
        <w:tc>
          <w:tcPr>
            <w:tcW w:w="1665" w:type="pct"/>
            <w:gridSpan w:val="2"/>
            <w:shd w:val="clear" w:color="auto" w:fill="auto"/>
          </w:tcPr>
          <w:p w14:paraId="68104508" w14:textId="77777777" w:rsidR="00FF00AD" w:rsidRPr="00240940" w:rsidRDefault="00FF00AD" w:rsidP="00B131AF">
            <w:pPr>
              <w:spacing w:before="120" w:after="120"/>
              <w:rPr>
                <w:rFonts w:cs="Arial"/>
                <w:b/>
              </w:rPr>
            </w:pPr>
            <w:r w:rsidRPr="00240940">
              <w:rPr>
                <w:rFonts w:cs="Arial"/>
                <w:b/>
              </w:rPr>
              <w:t>S-10x Attribute</w:t>
            </w:r>
          </w:p>
        </w:tc>
        <w:tc>
          <w:tcPr>
            <w:tcW w:w="834" w:type="pct"/>
            <w:shd w:val="clear" w:color="auto" w:fill="auto"/>
          </w:tcPr>
          <w:p w14:paraId="53352DC7" w14:textId="77777777" w:rsidR="00FF00AD" w:rsidRPr="00240940" w:rsidRDefault="00FF00AD" w:rsidP="00B131AF">
            <w:pPr>
              <w:spacing w:before="120" w:after="120"/>
              <w:rPr>
                <w:rFonts w:cs="Arial"/>
                <w:b/>
              </w:rPr>
            </w:pPr>
            <w:r w:rsidRPr="00240940">
              <w:rPr>
                <w:rFonts w:cs="Arial"/>
                <w:b/>
              </w:rPr>
              <w:t>S-57  Acronym</w:t>
            </w:r>
          </w:p>
        </w:tc>
        <w:tc>
          <w:tcPr>
            <w:tcW w:w="1250" w:type="pct"/>
            <w:gridSpan w:val="2"/>
            <w:shd w:val="clear" w:color="auto" w:fill="auto"/>
          </w:tcPr>
          <w:p w14:paraId="3A2A1E62" w14:textId="77777777" w:rsidR="00FF00AD" w:rsidRPr="00240940" w:rsidRDefault="00FF00AD" w:rsidP="00B131AF">
            <w:pPr>
              <w:spacing w:before="120" w:after="120"/>
              <w:rPr>
                <w:rFonts w:cs="Arial"/>
                <w:b/>
              </w:rPr>
            </w:pPr>
            <w:r w:rsidRPr="00240940">
              <w:rPr>
                <w:rFonts w:cs="Arial"/>
                <w:b/>
              </w:rPr>
              <w:t>Allowable Encoding Value</w:t>
            </w:r>
          </w:p>
        </w:tc>
        <w:tc>
          <w:tcPr>
            <w:tcW w:w="417" w:type="pct"/>
            <w:shd w:val="clear" w:color="auto" w:fill="auto"/>
          </w:tcPr>
          <w:p w14:paraId="7CDC6F70" w14:textId="77777777" w:rsidR="00FF00AD" w:rsidRPr="00240940" w:rsidRDefault="00FF00AD" w:rsidP="00B131AF">
            <w:pPr>
              <w:spacing w:before="120" w:after="120"/>
              <w:rPr>
                <w:rFonts w:cs="Arial"/>
                <w:b/>
              </w:rPr>
            </w:pPr>
            <w:r w:rsidRPr="00240940">
              <w:rPr>
                <w:rFonts w:cs="Arial"/>
                <w:b/>
              </w:rPr>
              <w:t>Type</w:t>
            </w:r>
          </w:p>
        </w:tc>
        <w:tc>
          <w:tcPr>
            <w:tcW w:w="834" w:type="pct"/>
            <w:shd w:val="clear" w:color="auto" w:fill="auto"/>
          </w:tcPr>
          <w:p w14:paraId="2FAC13B9" w14:textId="77777777" w:rsidR="00FF00AD" w:rsidRPr="00240940" w:rsidRDefault="00FF00AD" w:rsidP="00B131AF">
            <w:pPr>
              <w:spacing w:before="120" w:after="120"/>
              <w:rPr>
                <w:rFonts w:cs="Arial"/>
                <w:b/>
              </w:rPr>
            </w:pPr>
            <w:r w:rsidRPr="00240940">
              <w:rPr>
                <w:rFonts w:cs="Arial"/>
                <w:b/>
              </w:rPr>
              <w:t>Multiplicity</w:t>
            </w:r>
          </w:p>
        </w:tc>
      </w:tr>
      <w:tr w:rsidR="00FF00AD" w:rsidRPr="00240940" w14:paraId="3672B683" w14:textId="77777777" w:rsidTr="00B131AF">
        <w:tc>
          <w:tcPr>
            <w:tcW w:w="5000" w:type="pct"/>
            <w:gridSpan w:val="7"/>
            <w:shd w:val="clear" w:color="auto" w:fill="auto"/>
          </w:tcPr>
          <w:p w14:paraId="23B4708D" w14:textId="45900812" w:rsidR="00FF00AD" w:rsidRDefault="00FF00AD" w:rsidP="00B131AF">
            <w:pPr>
              <w:spacing w:before="120" w:after="120"/>
              <w:rPr>
                <w:rFonts w:cs="Arial"/>
              </w:rPr>
            </w:pPr>
            <w:r w:rsidRPr="00240940">
              <w:rPr>
                <w:rFonts w:cs="Arial"/>
                <w:u w:val="single"/>
              </w:rPr>
              <w:t>INT 1 Reference:</w:t>
            </w:r>
            <w:r w:rsidR="000B28A1">
              <w:rPr>
                <w:rFonts w:cs="Arial"/>
                <w:u w:val="single"/>
              </w:rPr>
              <w:t xml:space="preserve"> --</w:t>
            </w:r>
          </w:p>
          <w:p w14:paraId="5C4E94E2" w14:textId="1BB5AE3B" w:rsidR="00FF00AD" w:rsidRDefault="001C4C94" w:rsidP="001C4C94">
            <w:pPr>
              <w:pStyle w:val="Heading3"/>
            </w:pPr>
            <w:bookmarkStart w:id="1193" w:name="_Toc120214397"/>
            <w:r>
              <w:t>General</w:t>
            </w:r>
            <w:bookmarkEnd w:id="1193"/>
          </w:p>
          <w:p w14:paraId="23E9CCFA" w14:textId="716CEFCE" w:rsidR="001C4C94" w:rsidRDefault="00FA1C99" w:rsidP="00B131AF">
            <w:pPr>
              <w:spacing w:before="120" w:after="120"/>
              <w:rPr>
                <w:rFonts w:cs="Arial"/>
              </w:rPr>
            </w:pPr>
            <w:r w:rsidRPr="00FA1C99">
              <w:rPr>
                <w:rFonts w:cs="Arial"/>
              </w:rPr>
              <w:t>Layout features describe the layout of the harbour area.</w:t>
            </w:r>
            <w:r>
              <w:rPr>
                <w:rFonts w:cs="Arial"/>
              </w:rPr>
              <w:t xml:space="preserve"> The </w:t>
            </w:r>
            <w:r w:rsidRPr="00FA1C99">
              <w:rPr>
                <w:rFonts w:cs="Arial"/>
                <w:b/>
                <w:bCs/>
              </w:rPr>
              <w:t>Layout</w:t>
            </w:r>
            <w:r>
              <w:rPr>
                <w:rFonts w:cs="Arial"/>
              </w:rPr>
              <w:t xml:space="preserve"> abstract type serves as the supertype for all the layout features in S-131.</w:t>
            </w:r>
          </w:p>
          <w:p w14:paraId="4DB27CC4" w14:textId="77777777" w:rsidR="00FF00AD" w:rsidRDefault="00FF00AD" w:rsidP="00B131AF">
            <w:pPr>
              <w:spacing w:before="120" w:after="120"/>
              <w:rPr>
                <w:rFonts w:cs="Arial"/>
              </w:rPr>
            </w:pPr>
            <w:r w:rsidRPr="00240940">
              <w:rPr>
                <w:rFonts w:cs="Arial"/>
                <w:u w:val="single"/>
              </w:rPr>
              <w:t>Remarks:</w:t>
            </w:r>
          </w:p>
          <w:p w14:paraId="53693CCD" w14:textId="77777777" w:rsidR="00FF00AD" w:rsidRDefault="00FF00AD" w:rsidP="00B131AF">
            <w:pPr>
              <w:spacing w:before="120" w:after="120"/>
              <w:rPr>
                <w:rFonts w:cs="Arial"/>
              </w:rPr>
            </w:pPr>
          </w:p>
          <w:p w14:paraId="074E56E6" w14:textId="77777777" w:rsidR="00FF00AD" w:rsidRDefault="00FF00AD" w:rsidP="00B131AF">
            <w:pPr>
              <w:spacing w:before="120" w:after="120"/>
              <w:rPr>
                <w:rFonts w:cs="Arial"/>
              </w:rPr>
            </w:pPr>
            <w:r w:rsidRPr="00240940">
              <w:rPr>
                <w:rFonts w:cs="Arial"/>
                <w:u w:val="single"/>
              </w:rPr>
              <w:t>Distinction:</w:t>
            </w:r>
          </w:p>
          <w:p w14:paraId="63686189" w14:textId="77777777" w:rsidR="00FF00AD" w:rsidRPr="00240940" w:rsidRDefault="00FF00AD" w:rsidP="00B131AF">
            <w:pPr>
              <w:spacing w:before="120" w:after="120"/>
              <w:rPr>
                <w:rFonts w:cs="Arial"/>
              </w:rPr>
            </w:pPr>
          </w:p>
        </w:tc>
      </w:tr>
    </w:tbl>
    <w:p w14:paraId="69D08F16" w14:textId="77777777" w:rsidR="00FF00AD" w:rsidRDefault="00FF00AD" w:rsidP="00FF00AD">
      <w:pPr>
        <w:spacing w:before="240"/>
      </w:pPr>
    </w:p>
    <w:p w14:paraId="6EC6156F" w14:textId="6AF4AF46" w:rsidR="00AE52BB" w:rsidRDefault="00AE52BB" w:rsidP="004974E4">
      <w:pPr>
        <w:rPr>
          <w:rFonts w:cstheme="minorHAnsi"/>
        </w:rPr>
      </w:pPr>
      <w:r>
        <w:rPr>
          <w:rFonts w:cstheme="minorHAnsi"/>
        </w:rPr>
        <w:br w:type="page"/>
      </w:r>
    </w:p>
    <w:p w14:paraId="7024B572" w14:textId="7A71AEE0" w:rsidR="006656FF" w:rsidRDefault="006656FF" w:rsidP="006656FF">
      <w:pPr>
        <w:pStyle w:val="Heading1"/>
      </w:pPr>
      <w:bookmarkStart w:id="1194" w:name="_Toc530946300"/>
      <w:bookmarkStart w:id="1195" w:name="_Toc530949331"/>
      <w:bookmarkStart w:id="1196" w:name="_Toc120214398"/>
      <w:bookmarkStart w:id="1197" w:name="_Ref531052486"/>
      <w:bookmarkEnd w:id="1194"/>
      <w:bookmarkEnd w:id="1195"/>
      <w:r>
        <w:lastRenderedPageBreak/>
        <w:t>Harbour Layout</w:t>
      </w:r>
      <w:bookmarkEnd w:id="1196"/>
    </w:p>
    <w:p w14:paraId="764EB9CA" w14:textId="58B4B692" w:rsidR="007005E9" w:rsidRDefault="007005E9" w:rsidP="007005E9">
      <w:pPr>
        <w:pStyle w:val="Heading2"/>
      </w:pPr>
      <w:bookmarkStart w:id="1198" w:name="_Toc120214399"/>
      <w:r>
        <w:t>Introduction</w:t>
      </w:r>
      <w:bookmarkEnd w:id="1198"/>
    </w:p>
    <w:p w14:paraId="68814D02" w14:textId="77777777" w:rsidR="00A74061" w:rsidRDefault="00A74061" w:rsidP="00A74061">
      <w:r>
        <w:t xml:space="preserve">Layout features describe the layout of the harbour area. They include terminal, mooring facilities, special areas within the harbour, berths, designation of the positioning of specific berths along a wharf or quay, dock areas, and a </w:t>
      </w:r>
      <w:proofErr w:type="spellStart"/>
      <w:r w:rsidRPr="00A74061">
        <w:rPr>
          <w:b/>
          <w:bCs/>
        </w:rPr>
        <w:t>HarbourAreaSection</w:t>
      </w:r>
      <w:proofErr w:type="spellEnd"/>
      <w:r>
        <w:t xml:space="preserve"> feature for subdividing harbour areas into sub-sections.</w:t>
      </w:r>
    </w:p>
    <w:p w14:paraId="0BF632E5" w14:textId="762912BB" w:rsidR="007005E9" w:rsidRDefault="00A74061" w:rsidP="00A74061">
      <w:r>
        <w:t>Note that the current model includes some features which would ideally be merged into “</w:t>
      </w:r>
      <w:proofErr w:type="spellStart"/>
      <w:r>
        <w:t>categoryOfPortSection</w:t>
      </w:r>
      <w:proofErr w:type="spellEnd"/>
      <w:r>
        <w:t>” attributes of other features, due to GI Registry conceptual limitations on re-use of concepts.</w:t>
      </w:r>
    </w:p>
    <w:p w14:paraId="20C090F6" w14:textId="077530F6" w:rsidR="00AD152D" w:rsidRDefault="00AD152D" w:rsidP="00A74061">
      <w:r>
        <w:t>Port sections in S-131 include both water and land sections.</w:t>
      </w:r>
    </w:p>
    <w:p w14:paraId="7CA1E9E4" w14:textId="0872C7EE" w:rsidR="00AD152D" w:rsidRDefault="00AD152D" w:rsidP="00AD152D">
      <w:r>
        <w:t xml:space="preserve">The most common </w:t>
      </w:r>
      <w:r w:rsidR="00251FA8">
        <w:t>water sections in ports</w:t>
      </w:r>
      <w:r>
        <w:t xml:space="preserve"> are:</w:t>
      </w:r>
    </w:p>
    <w:p w14:paraId="6A96C756" w14:textId="5FE64E49" w:rsidR="00AD152D" w:rsidRDefault="00AD152D" w:rsidP="00251FA8">
      <w:pPr>
        <w:pStyle w:val="ListParagraph"/>
        <w:numPr>
          <w:ilvl w:val="0"/>
          <w:numId w:val="33"/>
        </w:numPr>
      </w:pPr>
      <w:r>
        <w:t>Anchorage: An area in which vessels anchor or may anchor (NP100)</w:t>
      </w:r>
    </w:p>
    <w:p w14:paraId="356A23A8" w14:textId="01CDA7F5" w:rsidR="00AD152D" w:rsidRDefault="00AD152D" w:rsidP="00251FA8">
      <w:pPr>
        <w:pStyle w:val="ListParagraph"/>
        <w:numPr>
          <w:ilvl w:val="0"/>
          <w:numId w:val="33"/>
        </w:numPr>
      </w:pPr>
      <w:r>
        <w:t>Fairway: The main navigable channel in the approaches to, or within, a river or harbour. Sometimes called the Ship Channel (NP100)</w:t>
      </w:r>
    </w:p>
    <w:p w14:paraId="43E6AFB5" w14:textId="2A161B69" w:rsidR="00AD152D" w:rsidRDefault="00AD152D" w:rsidP="00251FA8">
      <w:pPr>
        <w:pStyle w:val="ListParagraph"/>
        <w:numPr>
          <w:ilvl w:val="0"/>
          <w:numId w:val="33"/>
        </w:numPr>
      </w:pPr>
      <w:r>
        <w:t>Turning basin: An area of water or enlargement of a channel in a port, where vessels are enabled to turn, and which is kept clear of obstructions such as buoys for that purpose (NP100)</w:t>
      </w:r>
    </w:p>
    <w:p w14:paraId="03EF9E21" w14:textId="32F4A0A1" w:rsidR="00AD152D" w:rsidRDefault="00AD152D" w:rsidP="00251FA8">
      <w:pPr>
        <w:pStyle w:val="ListParagraph"/>
        <w:numPr>
          <w:ilvl w:val="0"/>
          <w:numId w:val="33"/>
        </w:numPr>
      </w:pPr>
      <w:r>
        <w:t>Basin: A sheltered body of water available for port operations connecting either with the sea, with an outer port or with another basin. Generally an almost land locked area leading off an in inlet, firth or sound. Also, an area of water limited in extent and nearly enclosed by structures alongside which vessels can lie (IHO S-32)</w:t>
      </w:r>
    </w:p>
    <w:p w14:paraId="7DA3A64B" w14:textId="35E3F5AE" w:rsidR="00AD152D" w:rsidRDefault="00AD152D" w:rsidP="00251FA8">
      <w:pPr>
        <w:pStyle w:val="ListParagraph"/>
        <w:numPr>
          <w:ilvl w:val="0"/>
          <w:numId w:val="33"/>
        </w:numPr>
      </w:pPr>
      <w:r>
        <w:t>Berth Pocket: Body of water at the berth or anchor berth with sufficient footprint to allow the vessel to make fast to the shore or mooring buoys or to anchor (NP100).</w:t>
      </w:r>
    </w:p>
    <w:p w14:paraId="0554E36A" w14:textId="1DE221E6" w:rsidR="00AD152D" w:rsidRDefault="00AD152D" w:rsidP="00AD152D">
      <w:r>
        <w:t>Land or mixed land/water sections include:</w:t>
      </w:r>
    </w:p>
    <w:p w14:paraId="1B930524" w14:textId="7F6DAE22" w:rsidR="00AD152D" w:rsidRDefault="00AD152D" w:rsidP="00251FA8">
      <w:pPr>
        <w:pStyle w:val="ListParagraph"/>
        <w:numPr>
          <w:ilvl w:val="0"/>
          <w:numId w:val="32"/>
        </w:numPr>
      </w:pPr>
      <w:r>
        <w:t>Terminals</w:t>
      </w:r>
      <w:r w:rsidR="00251FA8">
        <w:t xml:space="preserve">: </w:t>
      </w:r>
      <w:r w:rsidR="00251FA8" w:rsidRPr="00251FA8">
        <w:t>A number of berths grouped together and provided with facilities for handling cargo (IHO S-32)</w:t>
      </w:r>
    </w:p>
    <w:p w14:paraId="259AD589" w14:textId="203D3F59" w:rsidR="00AD152D" w:rsidRDefault="00AD152D" w:rsidP="00251FA8">
      <w:pPr>
        <w:pStyle w:val="ListParagraph"/>
        <w:numPr>
          <w:ilvl w:val="0"/>
          <w:numId w:val="32"/>
        </w:numPr>
      </w:pPr>
      <w:r>
        <w:t>Berths, quays, wharfs, and mooring facilities</w:t>
      </w:r>
      <w:r w:rsidR="00251FA8">
        <w:t>: Places where vessels may make fast for the purpose of loading or unloading cargo, embarking or disembarking passengers, etc.</w:t>
      </w:r>
    </w:p>
    <w:p w14:paraId="57A09AD9" w14:textId="6F4B3BF8" w:rsidR="00AD152D" w:rsidRDefault="00251FA8" w:rsidP="00251FA8">
      <w:pPr>
        <w:pStyle w:val="ListParagraph"/>
        <w:numPr>
          <w:ilvl w:val="0"/>
          <w:numId w:val="32"/>
        </w:numPr>
      </w:pPr>
      <w:r>
        <w:t xml:space="preserve">Service locations: Dock areas, locations for removal of pollutants, </w:t>
      </w:r>
      <w:proofErr w:type="spellStart"/>
      <w:r>
        <w:t>fueling</w:t>
      </w:r>
      <w:proofErr w:type="spellEnd"/>
      <w:r>
        <w:t>, repairs, etc.</w:t>
      </w:r>
    </w:p>
    <w:p w14:paraId="5A342AA3" w14:textId="77777777" w:rsidR="00FA3CE7" w:rsidRDefault="00251FA8" w:rsidP="00AD152D">
      <w:r>
        <w:t xml:space="preserve">Different sections may under the immediate control of different organizations or served by different operators. Terminal facilities are often </w:t>
      </w:r>
      <w:r w:rsidR="004C5DD9">
        <w:t xml:space="preserve">owned and/or </w:t>
      </w:r>
      <w:r>
        <w:t>operated by private companies</w:t>
      </w:r>
      <w:r w:rsidR="004C5DD9">
        <w:t>.</w:t>
      </w:r>
      <w:r w:rsidR="00A066FC">
        <w:t xml:space="preserve"> The overall harbour area is therefore generally divisible into different sections, each of which may be further divided into sub-sections or contain specific types or areas or facilities.</w:t>
      </w:r>
    </w:p>
    <w:p w14:paraId="4B85CCC4" w14:textId="77777777" w:rsidR="00FA3CE7" w:rsidRDefault="00A066FC" w:rsidP="00AD152D">
      <w:r>
        <w:t>Figure 6.1 depicts the logical hierarchy of layout feature types in S-131</w:t>
      </w:r>
      <w:r w:rsidR="00FA3CE7">
        <w:t>, showing what attributes are bound to each type along with their supertypes, from which they inherit attributes and associations</w:t>
      </w:r>
      <w:r>
        <w:t>.</w:t>
      </w:r>
    </w:p>
    <w:p w14:paraId="422FA592" w14:textId="77777777" w:rsidR="00AD152D" w:rsidRDefault="00AD152D" w:rsidP="00AD152D"/>
    <w:p w14:paraId="272068A8" w14:textId="77777777" w:rsidR="00A74061" w:rsidRDefault="00A74061" w:rsidP="00A74061">
      <w:pPr>
        <w:keepNext/>
        <w:jc w:val="center"/>
      </w:pPr>
      <w:r>
        <w:rPr>
          <w:noProof/>
        </w:rPr>
        <w:lastRenderedPageBreak/>
        <w:drawing>
          <wp:inline distT="0" distB="0" distL="0" distR="0" wp14:anchorId="656B0054" wp14:editId="32172785">
            <wp:extent cx="5731510" cy="76206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131 Layout.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7620635"/>
                    </a:xfrm>
                    <a:prstGeom prst="rect">
                      <a:avLst/>
                    </a:prstGeom>
                  </pic:spPr>
                </pic:pic>
              </a:graphicData>
            </a:graphic>
          </wp:inline>
        </w:drawing>
      </w:r>
    </w:p>
    <w:p w14:paraId="0F337C85" w14:textId="64F01556" w:rsidR="00A74061" w:rsidRDefault="00A74061" w:rsidP="00A74061">
      <w:pPr>
        <w:pStyle w:val="Caption"/>
        <w:jc w:val="center"/>
      </w:pPr>
      <w:r>
        <w:t xml:space="preserve">Figure </w:t>
      </w:r>
      <w:ins w:id="1199" w:author="Raphael Malyankar" w:date="2022-11-19T23:48:00Z">
        <w:r w:rsidR="00C44C7E">
          <w:fldChar w:fldCharType="begin"/>
        </w:r>
        <w:r w:rsidR="00C44C7E">
          <w:instrText xml:space="preserve"> STYLEREF 1 \s </w:instrText>
        </w:r>
      </w:ins>
      <w:r w:rsidR="00C44C7E">
        <w:fldChar w:fldCharType="separate"/>
      </w:r>
      <w:r w:rsidR="00C44C7E">
        <w:rPr>
          <w:noProof/>
        </w:rPr>
        <w:t>6</w:t>
      </w:r>
      <w:ins w:id="1200" w:author="Raphael Malyankar" w:date="2022-11-19T23:48:00Z">
        <w:r w:rsidR="00C44C7E">
          <w:fldChar w:fldCharType="end"/>
        </w:r>
        <w:r w:rsidR="00C44C7E">
          <w:t>.</w:t>
        </w:r>
        <w:r w:rsidR="00C44C7E">
          <w:fldChar w:fldCharType="begin"/>
        </w:r>
        <w:r w:rsidR="00C44C7E">
          <w:instrText xml:space="preserve"> SEQ Figure \* ARABIC \s 1 </w:instrText>
        </w:r>
      </w:ins>
      <w:r w:rsidR="00C44C7E">
        <w:fldChar w:fldCharType="separate"/>
      </w:r>
      <w:ins w:id="1201" w:author="Raphael Malyankar" w:date="2022-11-19T23:48:00Z">
        <w:r w:rsidR="00C44C7E">
          <w:rPr>
            <w:noProof/>
          </w:rPr>
          <w:t>1</w:t>
        </w:r>
        <w:r w:rsidR="00C44C7E">
          <w:fldChar w:fldCharType="end"/>
        </w:r>
      </w:ins>
      <w:del w:id="1202" w:author="Raphael Malyankar" w:date="2022-11-05T22:06:00Z">
        <w:r w:rsidR="004B7C21" w:rsidDel="00876010">
          <w:fldChar w:fldCharType="begin"/>
        </w:r>
        <w:r w:rsidR="004B7C21" w:rsidDel="00876010">
          <w:delInstrText xml:space="preserve"> STYLEREF 1 \s </w:delInstrText>
        </w:r>
        <w:r w:rsidR="004B7C21" w:rsidDel="00876010">
          <w:fldChar w:fldCharType="separate"/>
        </w:r>
        <w:r w:rsidR="00EE3F7C" w:rsidDel="00876010">
          <w:rPr>
            <w:noProof/>
          </w:rPr>
          <w:delText>6</w:delText>
        </w:r>
        <w:r w:rsidR="004B7C21" w:rsidDel="00876010">
          <w:fldChar w:fldCharType="end"/>
        </w:r>
        <w:r w:rsidR="004B7C21" w:rsidDel="00876010">
          <w:delText>.</w:delText>
        </w:r>
        <w:r w:rsidR="004B7C21" w:rsidDel="00876010">
          <w:fldChar w:fldCharType="begin"/>
        </w:r>
        <w:r w:rsidR="004B7C21" w:rsidDel="00876010">
          <w:delInstrText xml:space="preserve"> SEQ Figure \* ARABIC \s 1 </w:delInstrText>
        </w:r>
        <w:r w:rsidR="004B7C21" w:rsidDel="00876010">
          <w:fldChar w:fldCharType="separate"/>
        </w:r>
        <w:r w:rsidR="00EE3F7C" w:rsidDel="00876010">
          <w:rPr>
            <w:noProof/>
          </w:rPr>
          <w:delText>1</w:delText>
        </w:r>
        <w:r w:rsidR="004B7C21" w:rsidDel="00876010">
          <w:fldChar w:fldCharType="end"/>
        </w:r>
      </w:del>
      <w:r>
        <w:t xml:space="preserve"> - Layout features and attributes</w:t>
      </w:r>
    </w:p>
    <w:p w14:paraId="549A5D02" w14:textId="318C4205" w:rsidR="00786EA6" w:rsidRDefault="00A962DF" w:rsidP="00FA61E0">
      <w:pPr>
        <w:pStyle w:val="Heading3"/>
      </w:pPr>
      <w:bookmarkStart w:id="1203" w:name="_Toc120214400"/>
      <w:r>
        <w:t>Layout container associations</w:t>
      </w:r>
      <w:bookmarkEnd w:id="1203"/>
    </w:p>
    <w:p w14:paraId="61C1B359" w14:textId="25D6B409" w:rsidR="00786EA6" w:rsidRDefault="00786EA6" w:rsidP="00786EA6">
      <w:r>
        <w:t>Figure 6.2 depicts the containment (</w:t>
      </w:r>
      <w:r w:rsidR="00A962DF">
        <w:t>spatial</w:t>
      </w:r>
      <w:r>
        <w:t>) hierarchy, with containment relationships between layout feature types</w:t>
      </w:r>
      <w:r w:rsidR="00A962DF">
        <w:t xml:space="preserve"> indicating which features are spatially contained within and part of a larger feature</w:t>
      </w:r>
      <w:r>
        <w:t>.</w:t>
      </w:r>
    </w:p>
    <w:p w14:paraId="3E3A06AB" w14:textId="77777777" w:rsidR="00786EA6" w:rsidRPr="00786EA6" w:rsidRDefault="00786EA6" w:rsidP="00786EA6">
      <w:proofErr w:type="spellStart"/>
      <w:r w:rsidRPr="00786EA6">
        <w:rPr>
          <w:b/>
          <w:bCs/>
        </w:rPr>
        <w:lastRenderedPageBreak/>
        <w:t>HarbourAreaAdministrative</w:t>
      </w:r>
      <w:proofErr w:type="spellEnd"/>
      <w:r w:rsidRPr="00786EA6">
        <w:t xml:space="preserve"> is the main feature that covers the whole port area. It is subdivided into zero or more sections modelled by </w:t>
      </w:r>
      <w:proofErr w:type="spellStart"/>
      <w:r w:rsidRPr="00786EA6">
        <w:rPr>
          <w:b/>
          <w:bCs/>
        </w:rPr>
        <w:t>HarbourAreaSection</w:t>
      </w:r>
      <w:proofErr w:type="spellEnd"/>
      <w:r w:rsidRPr="00786EA6">
        <w:t xml:space="preserve"> features (the </w:t>
      </w:r>
      <w:proofErr w:type="spellStart"/>
      <w:r w:rsidRPr="00786EA6">
        <w:rPr>
          <w:b/>
          <w:bCs/>
        </w:rPr>
        <w:t>LayoutDivision</w:t>
      </w:r>
      <w:proofErr w:type="spellEnd"/>
      <w:r w:rsidRPr="00786EA6">
        <w:t xml:space="preserve">) aggregation. </w:t>
      </w:r>
      <w:proofErr w:type="spellStart"/>
      <w:r w:rsidRPr="00786EA6">
        <w:rPr>
          <w:b/>
          <w:bCs/>
        </w:rPr>
        <w:t>HarbourAreaSection</w:t>
      </w:r>
      <w:proofErr w:type="spellEnd"/>
      <w:r w:rsidRPr="00786EA6">
        <w:t xml:space="preserve"> can be further subdivided into </w:t>
      </w:r>
      <w:proofErr w:type="spellStart"/>
      <w:r w:rsidRPr="00786EA6">
        <w:rPr>
          <w:b/>
          <w:bCs/>
        </w:rPr>
        <w:t>WaterwayArea</w:t>
      </w:r>
      <w:proofErr w:type="spellEnd"/>
      <w:r w:rsidRPr="00786EA6">
        <w:t xml:space="preserve">, </w:t>
      </w:r>
      <w:r w:rsidRPr="00786EA6">
        <w:rPr>
          <w:b/>
          <w:bCs/>
        </w:rPr>
        <w:t>Terminal</w:t>
      </w:r>
      <w:r w:rsidRPr="00786EA6">
        <w:t xml:space="preserve">, </w:t>
      </w:r>
      <w:r w:rsidRPr="00786EA6">
        <w:rPr>
          <w:b/>
          <w:bCs/>
        </w:rPr>
        <w:t>Berth</w:t>
      </w:r>
      <w:r w:rsidRPr="00786EA6">
        <w:t xml:space="preserve">, </w:t>
      </w:r>
      <w:proofErr w:type="spellStart"/>
      <w:r w:rsidRPr="00786EA6">
        <w:rPr>
          <w:b/>
          <w:bCs/>
        </w:rPr>
        <w:t>AnchorageArea</w:t>
      </w:r>
      <w:proofErr w:type="spellEnd"/>
      <w:r w:rsidRPr="00786EA6">
        <w:t xml:space="preserve">, </w:t>
      </w:r>
      <w:proofErr w:type="spellStart"/>
      <w:r w:rsidRPr="00786EA6">
        <w:rPr>
          <w:b/>
          <w:bCs/>
        </w:rPr>
        <w:t>DockArea</w:t>
      </w:r>
      <w:proofErr w:type="spellEnd"/>
      <w:r w:rsidRPr="00786EA6">
        <w:t xml:space="preserve">,  etc. The </w:t>
      </w:r>
      <w:r w:rsidRPr="00786EA6">
        <w:rPr>
          <w:b/>
          <w:bCs/>
        </w:rPr>
        <w:t>Terminal</w:t>
      </w:r>
      <w:r w:rsidRPr="00786EA6">
        <w:t xml:space="preserve"> feature can also be subdivided into </w:t>
      </w:r>
      <w:r w:rsidRPr="00786EA6">
        <w:rPr>
          <w:b/>
          <w:bCs/>
        </w:rPr>
        <w:t>Berth</w:t>
      </w:r>
      <w:r w:rsidRPr="00786EA6">
        <w:t xml:space="preserve"> features using the same association.</w:t>
      </w:r>
    </w:p>
    <w:p w14:paraId="531E9EAB" w14:textId="3BB602A7" w:rsidR="00786EA6" w:rsidRPr="00786EA6" w:rsidRDefault="00786EA6" w:rsidP="00786EA6">
      <w:proofErr w:type="spellStart"/>
      <w:r w:rsidRPr="00786EA6">
        <w:rPr>
          <w:b/>
          <w:bCs/>
        </w:rPr>
        <w:t>HarbourAreaSection</w:t>
      </w:r>
      <w:proofErr w:type="spellEnd"/>
      <w:r w:rsidRPr="00786EA6">
        <w:t xml:space="preserve"> can also be subdivided into further features of the same class (the </w:t>
      </w:r>
      <w:proofErr w:type="spellStart"/>
      <w:r w:rsidRPr="00786EA6">
        <w:rPr>
          <w:b/>
          <w:bCs/>
        </w:rPr>
        <w:t>SubUnit</w:t>
      </w:r>
      <w:proofErr w:type="spellEnd"/>
      <w:r w:rsidRPr="00786EA6">
        <w:t xml:space="preserve"> self-association</w:t>
      </w:r>
      <w:ins w:id="1204" w:author="Raphael Malyankar" w:date="2023-01-10T12:42:00Z">
        <w:r w:rsidR="000C57F4">
          <w:t xml:space="preserve"> role</w:t>
        </w:r>
      </w:ins>
      <w:r w:rsidRPr="00786EA6">
        <w:t>).</w:t>
      </w:r>
    </w:p>
    <w:p w14:paraId="6FB38D2C" w14:textId="26B11C1F" w:rsidR="00FA3CE7" w:rsidRDefault="00786EA6" w:rsidP="00FA3CE7">
      <w:r>
        <w:t xml:space="preserve">Note that </w:t>
      </w:r>
      <w:proofErr w:type="spellStart"/>
      <w:r w:rsidRPr="00FA3CE7">
        <w:rPr>
          <w:b/>
          <w:bCs/>
        </w:rPr>
        <w:t>HarbourAreaSection</w:t>
      </w:r>
      <w:proofErr w:type="spellEnd"/>
      <w:r>
        <w:t xml:space="preserve"> features can contain other </w:t>
      </w:r>
      <w:proofErr w:type="spellStart"/>
      <w:r w:rsidRPr="00FA3CE7">
        <w:rPr>
          <w:b/>
          <w:bCs/>
        </w:rPr>
        <w:t>HarbourAreaSection</w:t>
      </w:r>
      <w:proofErr w:type="spellEnd"/>
      <w:r>
        <w:t xml:space="preserve"> features. Note also that a </w:t>
      </w:r>
      <w:r w:rsidRPr="00952215">
        <w:rPr>
          <w:b/>
          <w:bCs/>
        </w:rPr>
        <w:t>Terminal</w:t>
      </w:r>
      <w:r>
        <w:t xml:space="preserve"> can contain any number of </w:t>
      </w:r>
      <w:r w:rsidRPr="00952215">
        <w:rPr>
          <w:b/>
          <w:bCs/>
        </w:rPr>
        <w:t>Berth</w:t>
      </w:r>
      <w:r>
        <w:t xml:space="preserve"> features.</w:t>
      </w:r>
    </w:p>
    <w:p w14:paraId="59A0764F" w14:textId="77777777" w:rsidR="00FA3CE7" w:rsidRDefault="00FA3CE7" w:rsidP="00FA3CE7">
      <w:pPr>
        <w:keepNext/>
        <w:jc w:val="center"/>
      </w:pPr>
      <w:r>
        <w:rPr>
          <w:noProof/>
        </w:rPr>
        <w:drawing>
          <wp:inline distT="0" distB="0" distL="0" distR="0" wp14:anchorId="2BFED64B" wp14:editId="3D5DCA73">
            <wp:extent cx="5731510" cy="48399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131 Layout Containment Hierarchy.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839970"/>
                    </a:xfrm>
                    <a:prstGeom prst="rect">
                      <a:avLst/>
                    </a:prstGeom>
                  </pic:spPr>
                </pic:pic>
              </a:graphicData>
            </a:graphic>
          </wp:inline>
        </w:drawing>
      </w:r>
    </w:p>
    <w:p w14:paraId="4D56CCE5" w14:textId="45E6AE7D" w:rsidR="00FA3CE7" w:rsidRDefault="00FA3CE7" w:rsidP="00FA3CE7">
      <w:pPr>
        <w:pStyle w:val="Caption"/>
        <w:jc w:val="center"/>
      </w:pPr>
      <w:r>
        <w:t xml:space="preserve">Figure </w:t>
      </w:r>
      <w:ins w:id="1205" w:author="Raphael Malyankar" w:date="2022-11-19T23:48:00Z">
        <w:r w:rsidR="00C44C7E">
          <w:fldChar w:fldCharType="begin"/>
        </w:r>
        <w:r w:rsidR="00C44C7E">
          <w:instrText xml:space="preserve"> STYLEREF 1 \s </w:instrText>
        </w:r>
      </w:ins>
      <w:r w:rsidR="00C44C7E">
        <w:fldChar w:fldCharType="separate"/>
      </w:r>
      <w:r w:rsidR="00C44C7E">
        <w:rPr>
          <w:noProof/>
        </w:rPr>
        <w:t>6</w:t>
      </w:r>
      <w:ins w:id="1206" w:author="Raphael Malyankar" w:date="2022-11-19T23:48:00Z">
        <w:r w:rsidR="00C44C7E">
          <w:fldChar w:fldCharType="end"/>
        </w:r>
        <w:r w:rsidR="00C44C7E">
          <w:t>.</w:t>
        </w:r>
        <w:r w:rsidR="00C44C7E">
          <w:fldChar w:fldCharType="begin"/>
        </w:r>
        <w:r w:rsidR="00C44C7E">
          <w:instrText xml:space="preserve"> SEQ Figure \* ARABIC \s 1 </w:instrText>
        </w:r>
      </w:ins>
      <w:r w:rsidR="00C44C7E">
        <w:fldChar w:fldCharType="separate"/>
      </w:r>
      <w:ins w:id="1207" w:author="Raphael Malyankar" w:date="2022-11-19T23:48:00Z">
        <w:r w:rsidR="00C44C7E">
          <w:rPr>
            <w:noProof/>
          </w:rPr>
          <w:t>2</w:t>
        </w:r>
        <w:r w:rsidR="00C44C7E">
          <w:fldChar w:fldCharType="end"/>
        </w:r>
      </w:ins>
      <w:del w:id="1208" w:author="Raphael Malyankar" w:date="2022-11-05T22:06:00Z">
        <w:r w:rsidR="004B7C21" w:rsidDel="00876010">
          <w:fldChar w:fldCharType="begin"/>
        </w:r>
        <w:r w:rsidR="004B7C21" w:rsidDel="00876010">
          <w:delInstrText xml:space="preserve"> STYLEREF 1 \s </w:delInstrText>
        </w:r>
        <w:r w:rsidR="004B7C21" w:rsidDel="00876010">
          <w:fldChar w:fldCharType="separate"/>
        </w:r>
        <w:r w:rsidR="00EE3F7C" w:rsidDel="00876010">
          <w:rPr>
            <w:noProof/>
          </w:rPr>
          <w:delText>6</w:delText>
        </w:r>
        <w:r w:rsidR="004B7C21" w:rsidDel="00876010">
          <w:fldChar w:fldCharType="end"/>
        </w:r>
        <w:r w:rsidR="004B7C21" w:rsidDel="00876010">
          <w:delText>.</w:delText>
        </w:r>
        <w:r w:rsidR="004B7C21" w:rsidDel="00876010">
          <w:fldChar w:fldCharType="begin"/>
        </w:r>
        <w:r w:rsidR="004B7C21" w:rsidDel="00876010">
          <w:delInstrText xml:space="preserve"> SEQ Figure \* ARABIC \s 1 </w:delInstrText>
        </w:r>
        <w:r w:rsidR="004B7C21" w:rsidDel="00876010">
          <w:fldChar w:fldCharType="separate"/>
        </w:r>
        <w:r w:rsidR="00EE3F7C" w:rsidDel="00876010">
          <w:rPr>
            <w:noProof/>
          </w:rPr>
          <w:delText>2</w:delText>
        </w:r>
        <w:r w:rsidR="004B7C21" w:rsidDel="00876010">
          <w:fldChar w:fldCharType="end"/>
        </w:r>
      </w:del>
      <w:r>
        <w:t xml:space="preserve"> - Containment hierarchy of layout features</w:t>
      </w:r>
    </w:p>
    <w:p w14:paraId="0C4EE0DC" w14:textId="64FC3D0C" w:rsidR="00A962DF" w:rsidRDefault="00A962DF" w:rsidP="00FA61E0">
      <w:pPr>
        <w:pStyle w:val="Heading3"/>
      </w:pPr>
      <w:bookmarkStart w:id="1209" w:name="_Toc120214401"/>
      <w:r>
        <w:t>Positioning in berths</w:t>
      </w:r>
      <w:bookmarkEnd w:id="1209"/>
    </w:p>
    <w:p w14:paraId="0E773FC4" w14:textId="38C58367" w:rsidR="00FA3CE7" w:rsidRDefault="00CD7C8B" w:rsidP="00FA3CE7">
      <w:r>
        <w:t xml:space="preserve">Positions in a berth can be indicated by means of the </w:t>
      </w:r>
      <w:proofErr w:type="spellStart"/>
      <w:r w:rsidRPr="00CD7C8B">
        <w:rPr>
          <w:b/>
          <w:bCs/>
        </w:rPr>
        <w:t>BerthPosition</w:t>
      </w:r>
      <w:proofErr w:type="spellEnd"/>
      <w:r>
        <w:t xml:space="preserve"> feature. M</w:t>
      </w:r>
      <w:r w:rsidR="00952215">
        <w:t xml:space="preserve">ooring facilities </w:t>
      </w:r>
      <w:r>
        <w:t xml:space="preserve">for anchor berths or at particular positions can be linked with either </w:t>
      </w:r>
      <w:proofErr w:type="spellStart"/>
      <w:r w:rsidRPr="00CD7C8B">
        <w:rPr>
          <w:b/>
          <w:bCs/>
        </w:rPr>
        <w:t>AnchorBerth</w:t>
      </w:r>
      <w:proofErr w:type="spellEnd"/>
      <w:r>
        <w:t xml:space="preserve"> or </w:t>
      </w:r>
      <w:proofErr w:type="spellStart"/>
      <w:r w:rsidRPr="00CD7C8B">
        <w:rPr>
          <w:b/>
          <w:bCs/>
        </w:rPr>
        <w:t>BerthPosition</w:t>
      </w:r>
      <w:proofErr w:type="spellEnd"/>
      <w:r>
        <w:t xml:space="preserve"> features with the </w:t>
      </w:r>
      <w:proofErr w:type="spellStart"/>
      <w:r w:rsidRPr="00CD7C8B">
        <w:rPr>
          <w:i/>
          <w:iCs/>
        </w:rPr>
        <w:t>PrimaryAuxiliaryFacility</w:t>
      </w:r>
      <w:proofErr w:type="spellEnd"/>
      <w:r>
        <w:t xml:space="preserve"> association. These relationships are depicted in Figure 6.3.</w:t>
      </w:r>
    </w:p>
    <w:p w14:paraId="48246684" w14:textId="77777777" w:rsidR="00CD7C8B" w:rsidRDefault="00CD7C8B" w:rsidP="00CD7C8B">
      <w:pPr>
        <w:keepNext/>
        <w:jc w:val="center"/>
      </w:pPr>
      <w:r w:rsidRPr="00CD7C8B">
        <w:rPr>
          <w:noProof/>
        </w:rPr>
        <w:lastRenderedPageBreak/>
        <w:drawing>
          <wp:inline distT="0" distB="0" distL="0" distR="0" wp14:anchorId="5F923D8D" wp14:editId="78FCD906">
            <wp:extent cx="5731510" cy="20561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056130"/>
                    </a:xfrm>
                    <a:prstGeom prst="rect">
                      <a:avLst/>
                    </a:prstGeom>
                    <a:noFill/>
                    <a:ln>
                      <a:noFill/>
                    </a:ln>
                  </pic:spPr>
                </pic:pic>
              </a:graphicData>
            </a:graphic>
          </wp:inline>
        </w:drawing>
      </w:r>
    </w:p>
    <w:p w14:paraId="4AB0FAE3" w14:textId="55737060" w:rsidR="00CD7C8B" w:rsidRDefault="00CD7C8B" w:rsidP="00CD7C8B">
      <w:pPr>
        <w:pStyle w:val="Caption"/>
        <w:jc w:val="center"/>
      </w:pPr>
      <w:r>
        <w:t xml:space="preserve">Figure </w:t>
      </w:r>
      <w:ins w:id="1210" w:author="Raphael Malyankar" w:date="2022-11-19T23:48:00Z">
        <w:r w:rsidR="00C44C7E">
          <w:fldChar w:fldCharType="begin"/>
        </w:r>
        <w:r w:rsidR="00C44C7E">
          <w:instrText xml:space="preserve"> STYLEREF 1 \s </w:instrText>
        </w:r>
      </w:ins>
      <w:r w:rsidR="00C44C7E">
        <w:fldChar w:fldCharType="separate"/>
      </w:r>
      <w:r w:rsidR="00C44C7E">
        <w:rPr>
          <w:noProof/>
        </w:rPr>
        <w:t>6</w:t>
      </w:r>
      <w:ins w:id="1211" w:author="Raphael Malyankar" w:date="2022-11-19T23:48:00Z">
        <w:r w:rsidR="00C44C7E">
          <w:fldChar w:fldCharType="end"/>
        </w:r>
        <w:r w:rsidR="00C44C7E">
          <w:t>.</w:t>
        </w:r>
        <w:r w:rsidR="00C44C7E">
          <w:fldChar w:fldCharType="begin"/>
        </w:r>
        <w:r w:rsidR="00C44C7E">
          <w:instrText xml:space="preserve"> SEQ Figure \* ARABIC \s 1 </w:instrText>
        </w:r>
      </w:ins>
      <w:r w:rsidR="00C44C7E">
        <w:fldChar w:fldCharType="separate"/>
      </w:r>
      <w:ins w:id="1212" w:author="Raphael Malyankar" w:date="2022-11-19T23:48:00Z">
        <w:r w:rsidR="00C44C7E">
          <w:rPr>
            <w:noProof/>
          </w:rPr>
          <w:t>3</w:t>
        </w:r>
        <w:r w:rsidR="00C44C7E">
          <w:fldChar w:fldCharType="end"/>
        </w:r>
      </w:ins>
      <w:del w:id="1213" w:author="Raphael Malyankar" w:date="2022-11-05T22:06:00Z">
        <w:r w:rsidR="004B7C21" w:rsidDel="00876010">
          <w:fldChar w:fldCharType="begin"/>
        </w:r>
        <w:r w:rsidR="004B7C21" w:rsidDel="00876010">
          <w:delInstrText xml:space="preserve"> STYLEREF 1 \s </w:delInstrText>
        </w:r>
        <w:r w:rsidR="004B7C21" w:rsidDel="00876010">
          <w:fldChar w:fldCharType="separate"/>
        </w:r>
        <w:r w:rsidR="00EE3F7C" w:rsidDel="00876010">
          <w:rPr>
            <w:noProof/>
          </w:rPr>
          <w:delText>6</w:delText>
        </w:r>
        <w:r w:rsidR="004B7C21" w:rsidDel="00876010">
          <w:fldChar w:fldCharType="end"/>
        </w:r>
        <w:r w:rsidR="004B7C21" w:rsidDel="00876010">
          <w:delText>.</w:delText>
        </w:r>
        <w:r w:rsidR="004B7C21" w:rsidDel="00876010">
          <w:fldChar w:fldCharType="begin"/>
        </w:r>
        <w:r w:rsidR="004B7C21" w:rsidDel="00876010">
          <w:delInstrText xml:space="preserve"> SEQ Figure \* ARABIC \s 1 </w:delInstrText>
        </w:r>
        <w:r w:rsidR="004B7C21" w:rsidDel="00876010">
          <w:fldChar w:fldCharType="separate"/>
        </w:r>
        <w:r w:rsidR="00EE3F7C" w:rsidDel="00876010">
          <w:rPr>
            <w:noProof/>
          </w:rPr>
          <w:delText>3</w:delText>
        </w:r>
        <w:r w:rsidR="004B7C21" w:rsidDel="00876010">
          <w:fldChar w:fldCharType="end"/>
        </w:r>
      </w:del>
      <w:r>
        <w:t xml:space="preserve"> - Positions within berths and mooring facil</w:t>
      </w:r>
      <w:r w:rsidR="00B77DCA">
        <w:t>i</w:t>
      </w:r>
      <w:r>
        <w:t>ties</w:t>
      </w:r>
    </w:p>
    <w:p w14:paraId="04BB5239" w14:textId="6A069675" w:rsidR="00B77DCA" w:rsidRDefault="00B77DCA" w:rsidP="00FA61E0">
      <w:pPr>
        <w:pStyle w:val="Heading3"/>
      </w:pPr>
      <w:bookmarkStart w:id="1214" w:name="_Toc120214402"/>
      <w:r>
        <w:t>Associations for layout features</w:t>
      </w:r>
      <w:bookmarkEnd w:id="1214"/>
    </w:p>
    <w:p w14:paraId="1E7019C3" w14:textId="21723F79" w:rsidR="007065CE" w:rsidRDefault="00CE2390" w:rsidP="007065CE">
      <w:r>
        <w:t xml:space="preserve">Figure 6.4 depicts </w:t>
      </w:r>
      <w:r w:rsidR="00786EA6">
        <w:t xml:space="preserve">all </w:t>
      </w:r>
      <w:r>
        <w:t>associations between layout features.</w:t>
      </w:r>
    </w:p>
    <w:p w14:paraId="0239CFD3" w14:textId="77777777" w:rsidR="007065CE" w:rsidRDefault="007065CE" w:rsidP="007065CE">
      <w:r>
        <w:t xml:space="preserve">Nominal positions of berths can be indicated by associating a </w:t>
      </w:r>
      <w:proofErr w:type="spellStart"/>
      <w:r w:rsidRPr="004C5E80">
        <w:rPr>
          <w:b/>
          <w:bCs/>
        </w:rPr>
        <w:t>BerthPosition</w:t>
      </w:r>
      <w:proofErr w:type="spellEnd"/>
      <w:r>
        <w:t xml:space="preserve"> feature to </w:t>
      </w:r>
      <w:r w:rsidRPr="004C5E80">
        <w:rPr>
          <w:b/>
          <w:bCs/>
        </w:rPr>
        <w:t>Berth</w:t>
      </w:r>
      <w:r>
        <w:t xml:space="preserve"> using the </w:t>
      </w:r>
      <w:r w:rsidRPr="004C5E80">
        <w:rPr>
          <w:b/>
          <w:bCs/>
        </w:rPr>
        <w:t>Demarcation</w:t>
      </w:r>
      <w:r>
        <w:t xml:space="preserve"> association.</w:t>
      </w:r>
    </w:p>
    <w:p w14:paraId="7EE68559" w14:textId="77777777" w:rsidR="007065CE" w:rsidRDefault="007065CE" w:rsidP="007065CE">
      <w:r>
        <w:t xml:space="preserve">Berth positions and Anchor berths can be linked to a mooring facility using the </w:t>
      </w:r>
      <w:proofErr w:type="spellStart"/>
      <w:r w:rsidRPr="004C5E80">
        <w:rPr>
          <w:b/>
          <w:bCs/>
        </w:rPr>
        <w:t>PrimaryAuxiliaryFacility</w:t>
      </w:r>
      <w:proofErr w:type="spellEnd"/>
      <w:r>
        <w:t xml:space="preserve"> association.</w:t>
      </w:r>
    </w:p>
    <w:p w14:paraId="3FF8A8E6" w14:textId="77777777" w:rsidR="00CE2390" w:rsidRDefault="00CE2390" w:rsidP="00CE2390">
      <w:r>
        <w:t xml:space="preserve">The outer limit of the whole harbour area can be associated to </w:t>
      </w:r>
      <w:proofErr w:type="spellStart"/>
      <w:r w:rsidRPr="00563B21">
        <w:rPr>
          <w:b/>
          <w:bCs/>
        </w:rPr>
        <w:t>HarbourAreaAdministrative</w:t>
      </w:r>
      <w:proofErr w:type="spellEnd"/>
      <w:r>
        <w:t xml:space="preserve"> feature using a </w:t>
      </w:r>
      <w:proofErr w:type="spellStart"/>
      <w:r w:rsidRPr="00563B21">
        <w:rPr>
          <w:b/>
          <w:bCs/>
        </w:rPr>
        <w:t>JurisdictionalLimit</w:t>
      </w:r>
      <w:proofErr w:type="spellEnd"/>
      <w:r>
        <w:t xml:space="preserve"> association.</w:t>
      </w:r>
    </w:p>
    <w:p w14:paraId="35732D60" w14:textId="77777777" w:rsidR="008D221C" w:rsidRPr="008D3E4B" w:rsidRDefault="008D221C" w:rsidP="007065CE"/>
    <w:p w14:paraId="0E35CC83" w14:textId="77777777" w:rsidR="007065CE" w:rsidRDefault="007065CE" w:rsidP="007065CE">
      <w:pPr>
        <w:keepNext/>
        <w:jc w:val="center"/>
      </w:pPr>
      <w:r>
        <w:rPr>
          <w:noProof/>
        </w:rPr>
        <w:drawing>
          <wp:inline distT="0" distB="0" distL="0" distR="0" wp14:anchorId="20BEB5BF" wp14:editId="2C6D45E5">
            <wp:extent cx="5731021" cy="3687445"/>
            <wp:effectExtent l="0" t="0" r="317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131 Feature Associations.png"/>
                    <pic:cNvPicPr/>
                  </pic:nvPicPr>
                  <pic:blipFill>
                    <a:blip r:embed="rId27">
                      <a:extLst>
                        <a:ext uri="{28A0092B-C50C-407E-A947-70E740481C1C}">
                          <a14:useLocalDpi xmlns:a14="http://schemas.microsoft.com/office/drawing/2010/main" val="0"/>
                        </a:ext>
                      </a:extLst>
                    </a:blip>
                    <a:stretch>
                      <a:fillRect/>
                    </a:stretch>
                  </pic:blipFill>
                  <pic:spPr>
                    <a:xfrm>
                      <a:off x="0" y="0"/>
                      <a:ext cx="5731021" cy="3687445"/>
                    </a:xfrm>
                    <a:prstGeom prst="rect">
                      <a:avLst/>
                    </a:prstGeom>
                  </pic:spPr>
                </pic:pic>
              </a:graphicData>
            </a:graphic>
          </wp:inline>
        </w:drawing>
      </w:r>
    </w:p>
    <w:p w14:paraId="503400E5" w14:textId="234C603E" w:rsidR="007065CE" w:rsidRDefault="007065CE" w:rsidP="007065CE">
      <w:pPr>
        <w:pStyle w:val="Caption"/>
        <w:jc w:val="center"/>
      </w:pPr>
      <w:r>
        <w:t xml:space="preserve">Figure </w:t>
      </w:r>
      <w:ins w:id="1215" w:author="Raphael Malyankar" w:date="2022-11-19T23:48:00Z">
        <w:r w:rsidR="00C44C7E">
          <w:fldChar w:fldCharType="begin"/>
        </w:r>
        <w:r w:rsidR="00C44C7E">
          <w:instrText xml:space="preserve"> STYLEREF 1 \s </w:instrText>
        </w:r>
      </w:ins>
      <w:r w:rsidR="00C44C7E">
        <w:fldChar w:fldCharType="separate"/>
      </w:r>
      <w:r w:rsidR="00C44C7E">
        <w:rPr>
          <w:noProof/>
        </w:rPr>
        <w:t>6</w:t>
      </w:r>
      <w:ins w:id="1216" w:author="Raphael Malyankar" w:date="2022-11-19T23:48:00Z">
        <w:r w:rsidR="00C44C7E">
          <w:fldChar w:fldCharType="end"/>
        </w:r>
        <w:r w:rsidR="00C44C7E">
          <w:t>.</w:t>
        </w:r>
        <w:r w:rsidR="00C44C7E">
          <w:fldChar w:fldCharType="begin"/>
        </w:r>
        <w:r w:rsidR="00C44C7E">
          <w:instrText xml:space="preserve"> SEQ Figure \* ARABIC \s 1 </w:instrText>
        </w:r>
      </w:ins>
      <w:r w:rsidR="00C44C7E">
        <w:fldChar w:fldCharType="separate"/>
      </w:r>
      <w:ins w:id="1217" w:author="Raphael Malyankar" w:date="2022-11-19T23:48:00Z">
        <w:r w:rsidR="00C44C7E">
          <w:rPr>
            <w:noProof/>
          </w:rPr>
          <w:t>4</w:t>
        </w:r>
        <w:r w:rsidR="00C44C7E">
          <w:fldChar w:fldCharType="end"/>
        </w:r>
      </w:ins>
      <w:del w:id="1218" w:author="Raphael Malyankar" w:date="2022-11-05T22:06:00Z">
        <w:r w:rsidR="004B7C21" w:rsidDel="00876010">
          <w:fldChar w:fldCharType="begin"/>
        </w:r>
        <w:r w:rsidR="004B7C21" w:rsidDel="00876010">
          <w:delInstrText xml:space="preserve"> STYLEREF 1 \s </w:delInstrText>
        </w:r>
        <w:r w:rsidR="004B7C21" w:rsidDel="00876010">
          <w:fldChar w:fldCharType="separate"/>
        </w:r>
        <w:r w:rsidR="00EE3F7C" w:rsidDel="00876010">
          <w:rPr>
            <w:noProof/>
          </w:rPr>
          <w:delText>6</w:delText>
        </w:r>
        <w:r w:rsidR="004B7C21" w:rsidDel="00876010">
          <w:fldChar w:fldCharType="end"/>
        </w:r>
        <w:r w:rsidR="004B7C21" w:rsidDel="00876010">
          <w:delText>.</w:delText>
        </w:r>
        <w:r w:rsidR="004B7C21" w:rsidDel="00876010">
          <w:fldChar w:fldCharType="begin"/>
        </w:r>
        <w:r w:rsidR="004B7C21" w:rsidDel="00876010">
          <w:delInstrText xml:space="preserve"> SEQ Figure \* ARABIC \s 1 </w:delInstrText>
        </w:r>
        <w:r w:rsidR="004B7C21" w:rsidDel="00876010">
          <w:fldChar w:fldCharType="separate"/>
        </w:r>
        <w:r w:rsidR="00EE3F7C" w:rsidDel="00876010">
          <w:rPr>
            <w:noProof/>
          </w:rPr>
          <w:delText>4</w:delText>
        </w:r>
        <w:r w:rsidR="004B7C21" w:rsidDel="00876010">
          <w:fldChar w:fldCharType="end"/>
        </w:r>
      </w:del>
      <w:r>
        <w:t xml:space="preserve"> - Feature associations</w:t>
      </w:r>
      <w:r w:rsidR="008D221C">
        <w:t xml:space="preserve"> for </w:t>
      </w:r>
      <w:r w:rsidR="0027496B">
        <w:t xml:space="preserve">non-abstract </w:t>
      </w:r>
      <w:r w:rsidR="008D221C">
        <w:t>layout features</w:t>
      </w:r>
    </w:p>
    <w:p w14:paraId="273BF3F1" w14:textId="030B7D57" w:rsidR="00786EA6" w:rsidRDefault="00786EA6" w:rsidP="00FA61E0">
      <w:pPr>
        <w:pStyle w:val="Heading3"/>
      </w:pPr>
      <w:bookmarkStart w:id="1219" w:name="_Toc120214403"/>
      <w:r>
        <w:lastRenderedPageBreak/>
        <w:t>Associations between layout and physical infrastructure features</w:t>
      </w:r>
      <w:bookmarkEnd w:id="1219"/>
    </w:p>
    <w:p w14:paraId="2EEE2702" w14:textId="36F9C65F" w:rsidR="00CE2390" w:rsidRPr="00CE2390" w:rsidRDefault="00CE2390" w:rsidP="00CE2390">
      <w:r>
        <w:t xml:space="preserve">Physical infrastructure features in a Terminal or </w:t>
      </w:r>
      <w:proofErr w:type="spellStart"/>
      <w:r w:rsidRPr="00563B21">
        <w:rPr>
          <w:b/>
          <w:bCs/>
        </w:rPr>
        <w:t>HarbourAreaSection</w:t>
      </w:r>
      <w:proofErr w:type="spellEnd"/>
      <w:r>
        <w:t xml:space="preserve"> feature should be linked to a containing </w:t>
      </w:r>
      <w:r w:rsidRPr="00563B21">
        <w:rPr>
          <w:b/>
          <w:bCs/>
        </w:rPr>
        <w:t>Terminal</w:t>
      </w:r>
      <w:r>
        <w:t xml:space="preserve"> or </w:t>
      </w:r>
      <w:proofErr w:type="spellStart"/>
      <w:r w:rsidRPr="00563B21">
        <w:rPr>
          <w:b/>
          <w:bCs/>
        </w:rPr>
        <w:t>HarbourAreaSection</w:t>
      </w:r>
      <w:proofErr w:type="spellEnd"/>
      <w:r>
        <w:t xml:space="preserve"> by an </w:t>
      </w:r>
      <w:r w:rsidRPr="00563B21">
        <w:rPr>
          <w:b/>
          <w:bCs/>
        </w:rPr>
        <w:t>Infrastructure</w:t>
      </w:r>
      <w:r>
        <w:t xml:space="preserve"> association (Figure 6.5). If there is an hierarchy of features containing the infrastructure only the feature at the lowest level of the hierarchy should be linked to the infrastructure feature.</w:t>
      </w:r>
    </w:p>
    <w:p w14:paraId="2FFAA1FE" w14:textId="77777777" w:rsidR="0027496B" w:rsidRDefault="0027496B" w:rsidP="0027496B">
      <w:pPr>
        <w:keepNext/>
        <w:jc w:val="center"/>
      </w:pPr>
      <w:r>
        <w:rPr>
          <w:noProof/>
        </w:rPr>
        <w:drawing>
          <wp:inline distT="0" distB="0" distL="0" distR="0" wp14:anchorId="1EEAF9BF" wp14:editId="53C294B0">
            <wp:extent cx="4028692" cy="1424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131 Layout and PhysInfra association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61736" cy="1436628"/>
                    </a:xfrm>
                    <a:prstGeom prst="rect">
                      <a:avLst/>
                    </a:prstGeom>
                  </pic:spPr>
                </pic:pic>
              </a:graphicData>
            </a:graphic>
          </wp:inline>
        </w:drawing>
      </w:r>
    </w:p>
    <w:p w14:paraId="38E00FE1" w14:textId="1AA3272E" w:rsidR="00FA3CE7" w:rsidRDefault="0027496B" w:rsidP="0027496B">
      <w:pPr>
        <w:pStyle w:val="Caption"/>
        <w:jc w:val="center"/>
      </w:pPr>
      <w:r>
        <w:t xml:space="preserve">Figure </w:t>
      </w:r>
      <w:ins w:id="1220" w:author="Raphael Malyankar" w:date="2022-11-19T23:48:00Z">
        <w:r w:rsidR="00C44C7E">
          <w:fldChar w:fldCharType="begin"/>
        </w:r>
        <w:r w:rsidR="00C44C7E">
          <w:instrText xml:space="preserve"> STYLEREF 1 \s </w:instrText>
        </w:r>
      </w:ins>
      <w:r w:rsidR="00C44C7E">
        <w:fldChar w:fldCharType="separate"/>
      </w:r>
      <w:r w:rsidR="00C44C7E">
        <w:rPr>
          <w:noProof/>
        </w:rPr>
        <w:t>6</w:t>
      </w:r>
      <w:ins w:id="1221" w:author="Raphael Malyankar" w:date="2022-11-19T23:48:00Z">
        <w:r w:rsidR="00C44C7E">
          <w:fldChar w:fldCharType="end"/>
        </w:r>
        <w:r w:rsidR="00C44C7E">
          <w:t>.</w:t>
        </w:r>
        <w:r w:rsidR="00C44C7E">
          <w:fldChar w:fldCharType="begin"/>
        </w:r>
        <w:r w:rsidR="00C44C7E">
          <w:instrText xml:space="preserve"> SEQ Figure \* ARABIC \s 1 </w:instrText>
        </w:r>
      </w:ins>
      <w:r w:rsidR="00C44C7E">
        <w:fldChar w:fldCharType="separate"/>
      </w:r>
      <w:ins w:id="1222" w:author="Raphael Malyankar" w:date="2022-11-19T23:48:00Z">
        <w:r w:rsidR="00C44C7E">
          <w:rPr>
            <w:noProof/>
          </w:rPr>
          <w:t>5</w:t>
        </w:r>
        <w:r w:rsidR="00C44C7E">
          <w:fldChar w:fldCharType="end"/>
        </w:r>
      </w:ins>
      <w:del w:id="1223" w:author="Raphael Malyankar" w:date="2022-11-05T22:06:00Z">
        <w:r w:rsidR="004B7C21" w:rsidDel="00876010">
          <w:fldChar w:fldCharType="begin"/>
        </w:r>
        <w:r w:rsidR="004B7C21" w:rsidDel="00876010">
          <w:delInstrText xml:space="preserve"> STYLEREF 1 \s </w:delInstrText>
        </w:r>
        <w:r w:rsidR="004B7C21" w:rsidDel="00876010">
          <w:fldChar w:fldCharType="separate"/>
        </w:r>
        <w:r w:rsidR="00EE3F7C" w:rsidDel="00876010">
          <w:rPr>
            <w:noProof/>
          </w:rPr>
          <w:delText>6</w:delText>
        </w:r>
        <w:r w:rsidR="004B7C21" w:rsidDel="00876010">
          <w:fldChar w:fldCharType="end"/>
        </w:r>
        <w:r w:rsidR="004B7C21" w:rsidDel="00876010">
          <w:delText>.</w:delText>
        </w:r>
        <w:r w:rsidR="004B7C21" w:rsidDel="00876010">
          <w:fldChar w:fldCharType="begin"/>
        </w:r>
        <w:r w:rsidR="004B7C21" w:rsidDel="00876010">
          <w:delInstrText xml:space="preserve"> SEQ Figure \* ARABIC \s 1 </w:delInstrText>
        </w:r>
        <w:r w:rsidR="004B7C21" w:rsidDel="00876010">
          <w:fldChar w:fldCharType="separate"/>
        </w:r>
        <w:r w:rsidR="00EE3F7C" w:rsidDel="00876010">
          <w:rPr>
            <w:noProof/>
          </w:rPr>
          <w:delText>5</w:delText>
        </w:r>
        <w:r w:rsidR="004B7C21" w:rsidDel="00876010">
          <w:fldChar w:fldCharType="end"/>
        </w:r>
      </w:del>
      <w:r>
        <w:t xml:space="preserve"> - Feature association for infrastructure</w:t>
      </w:r>
    </w:p>
    <w:p w14:paraId="64C927B4" w14:textId="575D112D" w:rsidR="00786EA6" w:rsidRDefault="00786EA6" w:rsidP="00FA61E0">
      <w:pPr>
        <w:pStyle w:val="Heading3"/>
      </w:pPr>
      <w:bookmarkStart w:id="1224" w:name="_Toc120214404"/>
      <w:r>
        <w:t xml:space="preserve">Inheritance of </w:t>
      </w:r>
      <w:proofErr w:type="spellStart"/>
      <w:r w:rsidRPr="00786EA6">
        <w:rPr>
          <w:i/>
          <w:iCs/>
        </w:rPr>
        <w:t>TextAssociation</w:t>
      </w:r>
      <w:proofErr w:type="spellEnd"/>
      <w:r>
        <w:t xml:space="preserve"> by all layout and physical infrastructure features</w:t>
      </w:r>
      <w:bookmarkEnd w:id="1224"/>
    </w:p>
    <w:p w14:paraId="520FB687" w14:textId="6AD41226" w:rsidR="00CE2390" w:rsidRPr="00CE2390" w:rsidRDefault="00CE2390" w:rsidP="00CE2390">
      <w:r>
        <w:t xml:space="preserve">In addition, all layout and physical infrastructure features inherit a </w:t>
      </w:r>
      <w:proofErr w:type="spellStart"/>
      <w:r w:rsidRPr="00CE2390">
        <w:rPr>
          <w:i/>
          <w:iCs/>
        </w:rPr>
        <w:t>TextAssociation</w:t>
      </w:r>
      <w:proofErr w:type="spellEnd"/>
      <w:r>
        <w:t xml:space="preserve"> to the cartographic feature </w:t>
      </w:r>
      <w:proofErr w:type="spellStart"/>
      <w:r w:rsidRPr="00CE2390">
        <w:rPr>
          <w:b/>
          <w:bCs/>
        </w:rPr>
        <w:t>TextPlacement</w:t>
      </w:r>
      <w:proofErr w:type="spellEnd"/>
      <w:r>
        <w:t xml:space="preserve"> (Figure 6.6).</w:t>
      </w:r>
    </w:p>
    <w:p w14:paraId="231B0748" w14:textId="5EF30C60" w:rsidR="0027496B" w:rsidRDefault="0027496B" w:rsidP="00FA3CE7"/>
    <w:p w14:paraId="6F527C12" w14:textId="77777777" w:rsidR="0027496B" w:rsidRDefault="0027496B" w:rsidP="0027496B">
      <w:pPr>
        <w:keepNext/>
        <w:jc w:val="center"/>
      </w:pPr>
      <w:r>
        <w:rPr>
          <w:noProof/>
        </w:rPr>
        <w:drawing>
          <wp:inline distT="0" distB="0" distL="0" distR="0" wp14:anchorId="6356DB91" wp14:editId="1B09FE31">
            <wp:extent cx="3787140" cy="3180359"/>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131 Inherited feature associations.png"/>
                    <pic:cNvPicPr/>
                  </pic:nvPicPr>
                  <pic:blipFill>
                    <a:blip r:embed="rId29">
                      <a:extLst>
                        <a:ext uri="{28A0092B-C50C-407E-A947-70E740481C1C}">
                          <a14:useLocalDpi xmlns:a14="http://schemas.microsoft.com/office/drawing/2010/main" val="0"/>
                        </a:ext>
                      </a:extLst>
                    </a:blip>
                    <a:stretch>
                      <a:fillRect/>
                    </a:stretch>
                  </pic:blipFill>
                  <pic:spPr>
                    <a:xfrm>
                      <a:off x="0" y="0"/>
                      <a:ext cx="3803330" cy="3193955"/>
                    </a:xfrm>
                    <a:prstGeom prst="rect">
                      <a:avLst/>
                    </a:prstGeom>
                  </pic:spPr>
                </pic:pic>
              </a:graphicData>
            </a:graphic>
          </wp:inline>
        </w:drawing>
      </w:r>
    </w:p>
    <w:p w14:paraId="2D2EBA0F" w14:textId="78774BB3" w:rsidR="0027496B" w:rsidRPr="00FA3CE7" w:rsidRDefault="0027496B" w:rsidP="0027496B">
      <w:pPr>
        <w:pStyle w:val="Caption"/>
        <w:jc w:val="center"/>
      </w:pPr>
      <w:r>
        <w:t xml:space="preserve">Figure </w:t>
      </w:r>
      <w:ins w:id="1225" w:author="Raphael Malyankar" w:date="2022-11-19T23:48:00Z">
        <w:r w:rsidR="00C44C7E">
          <w:fldChar w:fldCharType="begin"/>
        </w:r>
        <w:r w:rsidR="00C44C7E">
          <w:instrText xml:space="preserve"> STYLEREF 1 \s </w:instrText>
        </w:r>
      </w:ins>
      <w:r w:rsidR="00C44C7E">
        <w:fldChar w:fldCharType="separate"/>
      </w:r>
      <w:r w:rsidR="00C44C7E">
        <w:rPr>
          <w:noProof/>
        </w:rPr>
        <w:t>6</w:t>
      </w:r>
      <w:ins w:id="1226" w:author="Raphael Malyankar" w:date="2022-11-19T23:48:00Z">
        <w:r w:rsidR="00C44C7E">
          <w:fldChar w:fldCharType="end"/>
        </w:r>
        <w:r w:rsidR="00C44C7E">
          <w:t>.</w:t>
        </w:r>
        <w:r w:rsidR="00C44C7E">
          <w:fldChar w:fldCharType="begin"/>
        </w:r>
        <w:r w:rsidR="00C44C7E">
          <w:instrText xml:space="preserve"> SEQ Figure \* ARABIC \s 1 </w:instrText>
        </w:r>
      </w:ins>
      <w:r w:rsidR="00C44C7E">
        <w:fldChar w:fldCharType="separate"/>
      </w:r>
      <w:ins w:id="1227" w:author="Raphael Malyankar" w:date="2022-11-19T23:48:00Z">
        <w:r w:rsidR="00C44C7E">
          <w:rPr>
            <w:noProof/>
          </w:rPr>
          <w:t>6</w:t>
        </w:r>
        <w:r w:rsidR="00C44C7E">
          <w:fldChar w:fldCharType="end"/>
        </w:r>
      </w:ins>
      <w:del w:id="1228" w:author="Raphael Malyankar" w:date="2022-11-05T22:06:00Z">
        <w:r w:rsidR="004B7C21" w:rsidDel="00876010">
          <w:fldChar w:fldCharType="begin"/>
        </w:r>
        <w:r w:rsidR="004B7C21" w:rsidDel="00876010">
          <w:delInstrText xml:space="preserve"> STYLEREF 1 \s </w:delInstrText>
        </w:r>
        <w:r w:rsidR="004B7C21" w:rsidDel="00876010">
          <w:fldChar w:fldCharType="separate"/>
        </w:r>
        <w:r w:rsidR="00EE3F7C" w:rsidDel="00876010">
          <w:rPr>
            <w:noProof/>
          </w:rPr>
          <w:delText>6</w:delText>
        </w:r>
        <w:r w:rsidR="004B7C21" w:rsidDel="00876010">
          <w:fldChar w:fldCharType="end"/>
        </w:r>
        <w:r w:rsidR="004B7C21" w:rsidDel="00876010">
          <w:delText>.</w:delText>
        </w:r>
        <w:r w:rsidR="004B7C21" w:rsidDel="00876010">
          <w:fldChar w:fldCharType="begin"/>
        </w:r>
        <w:r w:rsidR="004B7C21" w:rsidDel="00876010">
          <w:delInstrText xml:space="preserve"> SEQ Figure \* ARABIC \s 1 </w:delInstrText>
        </w:r>
        <w:r w:rsidR="004B7C21" w:rsidDel="00876010">
          <w:fldChar w:fldCharType="separate"/>
        </w:r>
        <w:r w:rsidR="00EE3F7C" w:rsidDel="00876010">
          <w:rPr>
            <w:noProof/>
          </w:rPr>
          <w:delText>6</w:delText>
        </w:r>
        <w:r w:rsidR="004B7C21" w:rsidDel="00876010">
          <w:fldChar w:fldCharType="end"/>
        </w:r>
      </w:del>
      <w:r>
        <w:t xml:space="preserve"> - Inherited </w:t>
      </w:r>
      <w:proofErr w:type="spellStart"/>
      <w:r>
        <w:t>TextAssociation</w:t>
      </w:r>
      <w:proofErr w:type="spellEnd"/>
    </w:p>
    <w:p w14:paraId="056A9D33" w14:textId="77777777" w:rsidR="00165A0C" w:rsidRPr="00165A0C" w:rsidRDefault="00165A0C" w:rsidP="00716062">
      <w:pPr>
        <w:pStyle w:val="Heading2"/>
      </w:pPr>
      <w:bookmarkStart w:id="1229" w:name="_Ref113290503"/>
      <w:bookmarkStart w:id="1230" w:name="_Toc120214405"/>
      <w:r w:rsidRPr="00165A0C">
        <w:t>Anchor Berth</w:t>
      </w:r>
      <w:bookmarkEnd w:id="1229"/>
      <w:bookmarkEnd w:id="12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0"/>
        <w:gridCol w:w="1154"/>
        <w:gridCol w:w="216"/>
        <w:gridCol w:w="874"/>
        <w:gridCol w:w="216"/>
        <w:gridCol w:w="890"/>
        <w:gridCol w:w="511"/>
        <w:gridCol w:w="333"/>
        <w:gridCol w:w="690"/>
        <w:gridCol w:w="781"/>
        <w:gridCol w:w="562"/>
        <w:gridCol w:w="647"/>
        <w:gridCol w:w="773"/>
        <w:gridCol w:w="509"/>
      </w:tblGrid>
      <w:tr w:rsidR="00165A0C" w:rsidRPr="00165A0C" w14:paraId="0FFCB697" w14:textId="77777777" w:rsidTr="00B131AF">
        <w:tc>
          <w:tcPr>
            <w:tcW w:w="5000" w:type="pct"/>
            <w:gridSpan w:val="14"/>
            <w:shd w:val="clear" w:color="auto" w:fill="auto"/>
          </w:tcPr>
          <w:p w14:paraId="661D601A" w14:textId="77777777" w:rsidR="00165A0C" w:rsidRPr="00165A0C" w:rsidRDefault="00165A0C" w:rsidP="00165A0C">
            <w:pPr>
              <w:spacing w:before="120" w:after="120"/>
              <w:rPr>
                <w:rFonts w:cs="Arial"/>
              </w:rPr>
            </w:pPr>
            <w:r w:rsidRPr="00165A0C">
              <w:rPr>
                <w:rFonts w:cs="Arial"/>
                <w:u w:val="single"/>
              </w:rPr>
              <w:t>IHO Definition:</w:t>
            </w:r>
            <w:r w:rsidRPr="00165A0C">
              <w:rPr>
                <w:rFonts w:cs="Arial"/>
              </w:rPr>
              <w:t xml:space="preserve"> A designated area of water where a vessel, sea plane, etc., may anchor.</w:t>
            </w:r>
          </w:p>
        </w:tc>
      </w:tr>
      <w:tr w:rsidR="00165A0C" w:rsidRPr="00165A0C" w14:paraId="20C82630" w14:textId="77777777" w:rsidTr="00B131AF">
        <w:tc>
          <w:tcPr>
            <w:tcW w:w="5000" w:type="pct"/>
            <w:gridSpan w:val="14"/>
            <w:shd w:val="clear" w:color="auto" w:fill="auto"/>
          </w:tcPr>
          <w:p w14:paraId="6CF57CF8" w14:textId="77777777" w:rsidR="00165A0C" w:rsidRPr="00165A0C" w:rsidRDefault="00165A0C" w:rsidP="00165A0C">
            <w:pPr>
              <w:spacing w:before="120" w:after="120"/>
              <w:rPr>
                <w:rFonts w:cs="Arial"/>
                <w:b/>
              </w:rPr>
            </w:pPr>
            <w:r w:rsidRPr="00165A0C">
              <w:rPr>
                <w:rFonts w:cs="Arial"/>
                <w:b/>
                <w:u w:val="single"/>
              </w:rPr>
              <w:t>S-10x Geo Feature:</w:t>
            </w:r>
            <w:r w:rsidRPr="00165A0C">
              <w:rPr>
                <w:rFonts w:cs="Arial"/>
                <w:b/>
              </w:rPr>
              <w:t xml:space="preserve"> Anchor Berth (ACHBRT)</w:t>
            </w:r>
          </w:p>
        </w:tc>
      </w:tr>
      <w:tr w:rsidR="00165A0C" w:rsidRPr="00165A0C" w14:paraId="44AE5C0E" w14:textId="77777777" w:rsidTr="00B131AF">
        <w:tc>
          <w:tcPr>
            <w:tcW w:w="5000" w:type="pct"/>
            <w:gridSpan w:val="14"/>
            <w:shd w:val="clear" w:color="auto" w:fill="auto"/>
          </w:tcPr>
          <w:p w14:paraId="396DCF16" w14:textId="07368620" w:rsidR="00165A0C" w:rsidRPr="00165A0C" w:rsidRDefault="00165A0C" w:rsidP="00165A0C">
            <w:pPr>
              <w:spacing w:before="120" w:after="120"/>
              <w:rPr>
                <w:rFonts w:cs="Arial"/>
                <w:b/>
              </w:rPr>
            </w:pPr>
            <w:r w:rsidRPr="00165A0C">
              <w:rPr>
                <w:rFonts w:cs="Arial"/>
                <w:b/>
                <w:u w:val="single"/>
              </w:rPr>
              <w:t>Super Type:</w:t>
            </w:r>
            <w:r w:rsidRPr="00165A0C">
              <w:rPr>
                <w:rFonts w:cs="Arial"/>
                <w:b/>
              </w:rPr>
              <w:t xml:space="preserve"> Layout</w:t>
            </w:r>
            <w:r w:rsidR="00767191">
              <w:rPr>
                <w:rFonts w:cs="Arial"/>
                <w:b/>
              </w:rPr>
              <w:t xml:space="preserve"> (</w:t>
            </w:r>
            <w:r w:rsidR="000E0AAE">
              <w:rPr>
                <w:rFonts w:cs="Arial"/>
                <w:b/>
              </w:rPr>
              <w:fldChar w:fldCharType="begin"/>
            </w:r>
            <w:r w:rsidR="000E0AAE">
              <w:rPr>
                <w:rFonts w:cs="Arial"/>
                <w:b/>
              </w:rPr>
              <w:instrText xml:space="preserve"> REF _Ref113290633 \r \h </w:instrText>
            </w:r>
            <w:r w:rsidR="000E0AAE">
              <w:rPr>
                <w:rFonts w:cs="Arial"/>
                <w:b/>
              </w:rPr>
            </w:r>
            <w:r w:rsidR="000E0AAE">
              <w:rPr>
                <w:rFonts w:cs="Arial"/>
                <w:b/>
              </w:rPr>
              <w:fldChar w:fldCharType="separate"/>
            </w:r>
            <w:r w:rsidR="00EE3F7C">
              <w:rPr>
                <w:rFonts w:cs="Arial"/>
                <w:b/>
              </w:rPr>
              <w:t>5.6</w:t>
            </w:r>
            <w:r w:rsidR="000E0AAE">
              <w:rPr>
                <w:rFonts w:cs="Arial"/>
                <w:b/>
              </w:rPr>
              <w:fldChar w:fldCharType="end"/>
            </w:r>
            <w:r w:rsidR="00767191">
              <w:rPr>
                <w:rFonts w:cs="Arial"/>
                <w:b/>
              </w:rPr>
              <w:t>)</w:t>
            </w:r>
          </w:p>
        </w:tc>
      </w:tr>
      <w:tr w:rsidR="00165A0C" w:rsidRPr="00165A0C" w14:paraId="700C5668" w14:textId="77777777" w:rsidTr="00B131AF">
        <w:tc>
          <w:tcPr>
            <w:tcW w:w="5000" w:type="pct"/>
            <w:gridSpan w:val="14"/>
            <w:shd w:val="clear" w:color="auto" w:fill="auto"/>
          </w:tcPr>
          <w:p w14:paraId="700E4F7D" w14:textId="77777777" w:rsidR="00165A0C" w:rsidRPr="00165A0C" w:rsidRDefault="00165A0C" w:rsidP="00165A0C">
            <w:pPr>
              <w:spacing w:before="120" w:after="120"/>
              <w:rPr>
                <w:rFonts w:cs="Arial"/>
                <w:b/>
              </w:rPr>
            </w:pPr>
            <w:r w:rsidRPr="00165A0C">
              <w:rPr>
                <w:rFonts w:cs="Arial"/>
                <w:b/>
                <w:u w:val="single"/>
              </w:rPr>
              <w:lastRenderedPageBreak/>
              <w:t>Primitives:</w:t>
            </w:r>
            <w:r w:rsidRPr="00165A0C">
              <w:rPr>
                <w:rFonts w:cs="Arial"/>
                <w:b/>
              </w:rPr>
              <w:t xml:space="preserve"> point, surface</w:t>
            </w:r>
          </w:p>
        </w:tc>
      </w:tr>
      <w:tr w:rsidR="00165A0C" w:rsidRPr="00165A0C" w14:paraId="6ECF6882" w14:textId="77777777" w:rsidTr="00B131AF">
        <w:tc>
          <w:tcPr>
            <w:tcW w:w="1249" w:type="pct"/>
            <w:gridSpan w:val="2"/>
            <w:shd w:val="clear" w:color="auto" w:fill="auto"/>
          </w:tcPr>
          <w:p w14:paraId="245BD87B" w14:textId="77777777" w:rsidR="00165A0C" w:rsidRPr="00165A0C" w:rsidRDefault="00165A0C" w:rsidP="00165A0C">
            <w:pPr>
              <w:spacing w:before="120"/>
              <w:rPr>
                <w:rFonts w:cs="Arial"/>
                <w:i/>
                <w:color w:val="0000FF"/>
                <w:sz w:val="18"/>
              </w:rPr>
            </w:pPr>
            <w:r w:rsidRPr="00165A0C">
              <w:rPr>
                <w:rFonts w:cs="Arial"/>
                <w:i/>
                <w:color w:val="0000FF"/>
                <w:sz w:val="18"/>
              </w:rPr>
              <w:t>Real World</w:t>
            </w:r>
          </w:p>
          <w:p w14:paraId="728CB488" w14:textId="77777777" w:rsidR="00165A0C" w:rsidRPr="00165A0C" w:rsidRDefault="00165A0C" w:rsidP="00165A0C">
            <w:pPr>
              <w:spacing w:before="120"/>
              <w:rPr>
                <w:rFonts w:cs="Arial"/>
                <w:i/>
                <w:color w:val="0000FF"/>
                <w:sz w:val="18"/>
              </w:rPr>
            </w:pPr>
          </w:p>
        </w:tc>
        <w:tc>
          <w:tcPr>
            <w:tcW w:w="1667" w:type="pct"/>
            <w:gridSpan w:val="7"/>
            <w:shd w:val="clear" w:color="auto" w:fill="auto"/>
          </w:tcPr>
          <w:p w14:paraId="1AF6BB0C" w14:textId="77777777" w:rsidR="00165A0C" w:rsidRPr="00165A0C" w:rsidRDefault="00165A0C" w:rsidP="00165A0C">
            <w:pPr>
              <w:spacing w:before="120"/>
              <w:rPr>
                <w:rFonts w:cs="Arial"/>
                <w:i/>
                <w:color w:val="0000FF"/>
                <w:sz w:val="18"/>
              </w:rPr>
            </w:pPr>
            <w:r w:rsidRPr="00165A0C">
              <w:rPr>
                <w:rFonts w:cs="Arial"/>
                <w:i/>
                <w:color w:val="0000FF"/>
                <w:sz w:val="18"/>
              </w:rPr>
              <w:t>Paper Chart Symbol</w:t>
            </w:r>
          </w:p>
          <w:p w14:paraId="067275BB" w14:textId="77777777" w:rsidR="00165A0C" w:rsidRPr="00165A0C" w:rsidRDefault="00165A0C" w:rsidP="00165A0C">
            <w:pPr>
              <w:spacing w:before="120"/>
              <w:rPr>
                <w:rFonts w:cs="Arial"/>
                <w:i/>
                <w:color w:val="0000FF"/>
                <w:sz w:val="18"/>
              </w:rPr>
            </w:pPr>
          </w:p>
        </w:tc>
        <w:tc>
          <w:tcPr>
            <w:tcW w:w="2084" w:type="pct"/>
            <w:gridSpan w:val="5"/>
            <w:shd w:val="clear" w:color="auto" w:fill="auto"/>
          </w:tcPr>
          <w:p w14:paraId="701B4D83" w14:textId="77777777" w:rsidR="00165A0C" w:rsidRPr="00165A0C" w:rsidRDefault="00165A0C" w:rsidP="00165A0C">
            <w:pPr>
              <w:spacing w:before="120"/>
              <w:rPr>
                <w:rFonts w:cs="Arial"/>
                <w:i/>
                <w:color w:val="0000FF"/>
                <w:sz w:val="18"/>
              </w:rPr>
            </w:pPr>
            <w:r w:rsidRPr="00165A0C">
              <w:rPr>
                <w:rFonts w:cs="Arial"/>
                <w:i/>
                <w:color w:val="0000FF"/>
                <w:sz w:val="18"/>
              </w:rPr>
              <w:t>ECDIS Symbol</w:t>
            </w:r>
          </w:p>
          <w:p w14:paraId="62799ED6" w14:textId="77777777" w:rsidR="00165A0C" w:rsidRPr="00165A0C" w:rsidRDefault="00165A0C" w:rsidP="00165A0C">
            <w:pPr>
              <w:spacing w:before="120"/>
              <w:rPr>
                <w:rFonts w:cs="Arial"/>
                <w:i/>
                <w:color w:val="0000FF"/>
                <w:sz w:val="18"/>
              </w:rPr>
            </w:pPr>
          </w:p>
        </w:tc>
      </w:tr>
      <w:tr w:rsidR="00E3112A" w:rsidRPr="00165A0C" w14:paraId="0A1E92D8" w14:textId="77777777" w:rsidTr="00B131AF">
        <w:tc>
          <w:tcPr>
            <w:tcW w:w="1665" w:type="pct"/>
            <w:gridSpan w:val="5"/>
            <w:shd w:val="clear" w:color="auto" w:fill="auto"/>
          </w:tcPr>
          <w:p w14:paraId="25E92B3B" w14:textId="77777777" w:rsidR="00165A0C" w:rsidRPr="00165A0C" w:rsidRDefault="00165A0C" w:rsidP="00165A0C">
            <w:pPr>
              <w:spacing w:before="120" w:after="120"/>
              <w:rPr>
                <w:rFonts w:cs="Arial"/>
                <w:b/>
              </w:rPr>
            </w:pPr>
            <w:r w:rsidRPr="00165A0C">
              <w:rPr>
                <w:rFonts w:cs="Arial"/>
                <w:b/>
              </w:rPr>
              <w:t>S-10x Attribute</w:t>
            </w:r>
          </w:p>
        </w:tc>
        <w:tc>
          <w:tcPr>
            <w:tcW w:w="834" w:type="pct"/>
            <w:gridSpan w:val="3"/>
            <w:shd w:val="clear" w:color="auto" w:fill="auto"/>
          </w:tcPr>
          <w:p w14:paraId="7D2C2E67" w14:textId="77777777" w:rsidR="00165A0C" w:rsidRPr="00165A0C" w:rsidRDefault="00165A0C" w:rsidP="00165A0C">
            <w:pPr>
              <w:spacing w:before="120" w:after="120"/>
              <w:rPr>
                <w:rFonts w:cs="Arial"/>
                <w:b/>
              </w:rPr>
            </w:pPr>
            <w:r w:rsidRPr="00165A0C">
              <w:rPr>
                <w:rFonts w:cs="Arial"/>
                <w:b/>
              </w:rPr>
              <w:t>S-57  Acronym</w:t>
            </w:r>
          </w:p>
        </w:tc>
        <w:tc>
          <w:tcPr>
            <w:tcW w:w="1250" w:type="pct"/>
            <w:gridSpan w:val="3"/>
            <w:shd w:val="clear" w:color="auto" w:fill="auto"/>
          </w:tcPr>
          <w:p w14:paraId="22FD198F" w14:textId="77777777" w:rsidR="00165A0C" w:rsidRPr="00165A0C" w:rsidRDefault="00165A0C" w:rsidP="00165A0C">
            <w:pPr>
              <w:spacing w:before="120" w:after="120"/>
              <w:rPr>
                <w:rFonts w:cs="Arial"/>
                <w:b/>
              </w:rPr>
            </w:pPr>
            <w:r w:rsidRPr="00165A0C">
              <w:rPr>
                <w:rFonts w:cs="Arial"/>
                <w:b/>
              </w:rPr>
              <w:t>Allowable Encoding Value</w:t>
            </w:r>
          </w:p>
        </w:tc>
        <w:tc>
          <w:tcPr>
            <w:tcW w:w="417" w:type="pct"/>
            <w:shd w:val="clear" w:color="auto" w:fill="auto"/>
          </w:tcPr>
          <w:p w14:paraId="62CA4B67" w14:textId="77777777" w:rsidR="00165A0C" w:rsidRPr="00165A0C" w:rsidRDefault="00165A0C" w:rsidP="00165A0C">
            <w:pPr>
              <w:spacing w:before="120" w:after="120"/>
              <w:rPr>
                <w:rFonts w:cs="Arial"/>
                <w:b/>
              </w:rPr>
            </w:pPr>
            <w:r w:rsidRPr="00165A0C">
              <w:rPr>
                <w:rFonts w:cs="Arial"/>
                <w:b/>
              </w:rPr>
              <w:t>Type</w:t>
            </w:r>
          </w:p>
        </w:tc>
        <w:tc>
          <w:tcPr>
            <w:tcW w:w="834" w:type="pct"/>
            <w:gridSpan w:val="2"/>
            <w:shd w:val="clear" w:color="auto" w:fill="auto"/>
          </w:tcPr>
          <w:p w14:paraId="05BBA110" w14:textId="77777777" w:rsidR="00165A0C" w:rsidRPr="00165A0C" w:rsidRDefault="00165A0C" w:rsidP="00165A0C">
            <w:pPr>
              <w:spacing w:before="120" w:after="120"/>
              <w:rPr>
                <w:rFonts w:cs="Arial"/>
                <w:b/>
              </w:rPr>
            </w:pPr>
            <w:r w:rsidRPr="00165A0C">
              <w:rPr>
                <w:rFonts w:cs="Arial"/>
                <w:b/>
              </w:rPr>
              <w:t>Multiplicity</w:t>
            </w:r>
          </w:p>
        </w:tc>
      </w:tr>
      <w:tr w:rsidR="00165A0C" w:rsidRPr="00165A0C" w14:paraId="21024504" w14:textId="77777777" w:rsidTr="00B131AF">
        <w:tc>
          <w:tcPr>
            <w:tcW w:w="5000" w:type="pct"/>
            <w:gridSpan w:val="14"/>
            <w:shd w:val="clear" w:color="auto" w:fill="auto"/>
          </w:tcPr>
          <w:p w14:paraId="51F42C81" w14:textId="185CCBC4" w:rsidR="00165A0C" w:rsidRPr="00165A0C" w:rsidRDefault="00165A0C" w:rsidP="00165A0C">
            <w:pPr>
              <w:spacing w:before="120" w:after="120"/>
              <w:rPr>
                <w:rFonts w:cs="Arial"/>
              </w:rPr>
            </w:pPr>
            <w:r w:rsidRPr="00165A0C">
              <w:rPr>
                <w:rFonts w:cs="Arial"/>
                <w:u w:val="single"/>
              </w:rPr>
              <w:t>INT 1 Reference:</w:t>
            </w:r>
            <w:r w:rsidR="00A946DE">
              <w:rPr>
                <w:rFonts w:cs="Arial"/>
                <w:u w:val="single"/>
              </w:rPr>
              <w:t xml:space="preserve"> --</w:t>
            </w:r>
          </w:p>
          <w:p w14:paraId="1F5C2802" w14:textId="4A4054F8" w:rsidR="00165A0C" w:rsidRDefault="005E3704" w:rsidP="005E3704">
            <w:pPr>
              <w:pStyle w:val="Heading3"/>
            </w:pPr>
            <w:bookmarkStart w:id="1231" w:name="_Toc120214406"/>
            <w:r>
              <w:t>General</w:t>
            </w:r>
            <w:bookmarkEnd w:id="1231"/>
          </w:p>
          <w:p w14:paraId="7BE60873" w14:textId="77777777" w:rsidR="00FB51ED" w:rsidRDefault="002F474B" w:rsidP="00FB51ED">
            <w:pPr>
              <w:spacing w:before="120" w:after="120"/>
              <w:rPr>
                <w:rFonts w:cs="Arial"/>
              </w:rPr>
            </w:pPr>
            <w:r>
              <w:rPr>
                <w:rFonts w:cs="Arial"/>
              </w:rPr>
              <w:t xml:space="preserve">The </w:t>
            </w:r>
            <w:proofErr w:type="spellStart"/>
            <w:r w:rsidRPr="004C434C">
              <w:rPr>
                <w:rFonts w:cs="Arial"/>
                <w:b/>
                <w:bCs/>
              </w:rPr>
              <w:t>AnchorBerth</w:t>
            </w:r>
            <w:proofErr w:type="spellEnd"/>
            <w:r>
              <w:rPr>
                <w:rFonts w:cs="Arial"/>
              </w:rPr>
              <w:t xml:space="preserve"> feature in S-131 </w:t>
            </w:r>
            <w:r w:rsidR="00FB51ED">
              <w:rPr>
                <w:rFonts w:cs="Arial"/>
              </w:rPr>
              <w:t>omits several of the attributes of the S-101 equivalent.</w:t>
            </w:r>
          </w:p>
          <w:p w14:paraId="325A5E15" w14:textId="548CE8EE" w:rsidR="00FB51ED" w:rsidRDefault="00FB51ED" w:rsidP="00FB51ED">
            <w:pPr>
              <w:spacing w:before="120" w:after="120"/>
              <w:rPr>
                <w:rFonts w:cs="Arial"/>
              </w:rPr>
            </w:pPr>
            <w:r>
              <w:rPr>
                <w:rFonts w:cs="Arial"/>
              </w:rPr>
              <w:t>T</w:t>
            </w:r>
            <w:r w:rsidRPr="00FB51ED">
              <w:rPr>
                <w:rFonts w:cs="Arial"/>
              </w:rPr>
              <w:t>he positions</w:t>
            </w:r>
            <w:r>
              <w:rPr>
                <w:rFonts w:cs="Arial"/>
              </w:rPr>
              <w:t xml:space="preserve"> or limits</w:t>
            </w:r>
            <w:r w:rsidRPr="00FB51ED">
              <w:rPr>
                <w:rFonts w:cs="Arial"/>
              </w:rPr>
              <w:t xml:space="preserve"> </w:t>
            </w:r>
            <w:r>
              <w:rPr>
                <w:rFonts w:cs="Arial"/>
              </w:rPr>
              <w:t xml:space="preserve">of </w:t>
            </w:r>
            <w:r w:rsidRPr="00FB51ED">
              <w:rPr>
                <w:rFonts w:cs="Arial"/>
              </w:rPr>
              <w:t xml:space="preserve">anchor berths </w:t>
            </w:r>
            <w:r>
              <w:rPr>
                <w:rFonts w:cs="Arial"/>
              </w:rPr>
              <w:t>may be</w:t>
            </w:r>
            <w:r w:rsidRPr="00FB51ED">
              <w:rPr>
                <w:rFonts w:cs="Arial"/>
              </w:rPr>
              <w:t xml:space="preserve"> defined by a</w:t>
            </w:r>
            <w:r>
              <w:rPr>
                <w:rFonts w:cs="Arial"/>
              </w:rPr>
              <w:t xml:space="preserve"> regulatory</w:t>
            </w:r>
            <w:r w:rsidRPr="00FB51ED">
              <w:rPr>
                <w:rFonts w:cs="Arial"/>
              </w:rPr>
              <w:t xml:space="preserve"> authority (for example harbour authority).</w:t>
            </w:r>
          </w:p>
          <w:p w14:paraId="74AEC471" w14:textId="0341B48C" w:rsidR="00DF1A11" w:rsidRPr="00DF1A11" w:rsidRDefault="003B17B6" w:rsidP="00DF1A11">
            <w:pPr>
              <w:numPr>
                <w:ilvl w:val="2"/>
                <w:numId w:val="30"/>
              </w:numPr>
              <w:spacing w:before="120" w:after="120"/>
              <w:rPr>
                <w:rFonts w:cs="Arial"/>
                <w:b/>
                <w:bCs/>
              </w:rPr>
            </w:pPr>
            <w:r>
              <w:rPr>
                <w:rFonts w:cs="Arial"/>
                <w:b/>
                <w:bCs/>
              </w:rPr>
              <w:t>Anchor berths</w:t>
            </w:r>
            <w:r w:rsidR="00DF1A11" w:rsidRPr="00DF1A11">
              <w:rPr>
                <w:rFonts w:cs="Arial"/>
                <w:b/>
                <w:bCs/>
              </w:rPr>
              <w:t xml:space="preserve"> with limitations or restrictions on their use</w:t>
            </w:r>
          </w:p>
          <w:p w14:paraId="6FB32A4B" w14:textId="77777777" w:rsidR="00DF1A11" w:rsidRPr="00DF1A11" w:rsidRDefault="00DF1A11" w:rsidP="00DF1A11">
            <w:pPr>
              <w:spacing w:before="120" w:after="120"/>
              <w:rPr>
                <w:rFonts w:cs="Arial"/>
              </w:rPr>
            </w:pPr>
            <w:r w:rsidRPr="00DF1A11">
              <w:rPr>
                <w:rFonts w:cs="Arial"/>
              </w:rPr>
              <w:t xml:space="preserve">If it is required to encode an anchorage with conditions on its use related to the characteristics of a vessel or its cargo, it must be done using an associated </w:t>
            </w:r>
            <w:r w:rsidRPr="00DF1A11">
              <w:rPr>
                <w:rFonts w:cs="Arial"/>
                <w:b/>
                <w:bCs/>
              </w:rPr>
              <w:t>Applicability</w:t>
            </w:r>
            <w:r w:rsidRPr="00DF1A11">
              <w:rPr>
                <w:rFonts w:cs="Arial"/>
              </w:rPr>
              <w:t xml:space="preserve"> information type. </w:t>
            </w:r>
          </w:p>
          <w:p w14:paraId="476A7A34" w14:textId="77777777" w:rsidR="00DF1A11" w:rsidRPr="00DF1A11" w:rsidRDefault="00DF1A11" w:rsidP="00DF1A11">
            <w:pPr>
              <w:spacing w:before="120" w:after="120"/>
              <w:rPr>
                <w:rFonts w:cs="Arial"/>
              </w:rPr>
            </w:pPr>
            <w:r w:rsidRPr="00DF1A11">
              <w:rPr>
                <w:rFonts w:cs="Arial"/>
              </w:rPr>
              <w:t xml:space="preserve">If it is required to encode an anchorage with other types of limitations on its use (not pertaining to vessel or cargo characteristics), for example an anchorage which may be used for a limited period of time, it must be done using an associated </w:t>
            </w:r>
            <w:r w:rsidRPr="00DF1A11">
              <w:rPr>
                <w:rFonts w:cs="Arial"/>
                <w:b/>
                <w:bCs/>
              </w:rPr>
              <w:t>Restrictions</w:t>
            </w:r>
            <w:r w:rsidRPr="00DF1A11">
              <w:rPr>
                <w:rFonts w:cs="Arial"/>
              </w:rPr>
              <w:t xml:space="preserve"> information type. The specific limitation must be encoded in one or more attributes of the Restrictions object.</w:t>
            </w:r>
          </w:p>
          <w:p w14:paraId="21088E3B" w14:textId="623FF94E" w:rsidR="005E3704" w:rsidRPr="00165A0C" w:rsidRDefault="005E3704" w:rsidP="00FB51ED">
            <w:pPr>
              <w:spacing w:before="120" w:after="120"/>
              <w:rPr>
                <w:rFonts w:cs="Arial"/>
              </w:rPr>
            </w:pPr>
          </w:p>
          <w:p w14:paraId="2D7791B8" w14:textId="77777777" w:rsidR="00165A0C" w:rsidRPr="00165A0C" w:rsidRDefault="00165A0C" w:rsidP="00165A0C">
            <w:pPr>
              <w:spacing w:before="120" w:after="120"/>
              <w:rPr>
                <w:rFonts w:cs="Arial"/>
              </w:rPr>
            </w:pPr>
            <w:r w:rsidRPr="00165A0C">
              <w:rPr>
                <w:rFonts w:cs="Arial"/>
                <w:u w:val="single"/>
              </w:rPr>
              <w:t>Remarks:</w:t>
            </w:r>
          </w:p>
          <w:p w14:paraId="4C7BBF81" w14:textId="3106BF4F" w:rsidR="00845249" w:rsidRPr="00845249" w:rsidRDefault="00845249" w:rsidP="00845249">
            <w:pPr>
              <w:pStyle w:val="ListParagraph"/>
              <w:numPr>
                <w:ilvl w:val="0"/>
                <w:numId w:val="34"/>
              </w:numPr>
              <w:spacing w:before="120" w:after="120"/>
              <w:rPr>
                <w:rFonts w:cs="Arial"/>
              </w:rPr>
            </w:pPr>
            <w:r w:rsidRPr="00845249">
              <w:rPr>
                <w:rFonts w:cs="Arial"/>
              </w:rPr>
              <w:t xml:space="preserve">The </w:t>
            </w:r>
            <w:r>
              <w:rPr>
                <w:rFonts w:cs="Arial"/>
              </w:rPr>
              <w:t xml:space="preserve">inherited </w:t>
            </w:r>
            <w:r w:rsidRPr="00845249">
              <w:rPr>
                <w:rFonts w:cs="Arial"/>
              </w:rPr>
              <w:t xml:space="preserve">complex attribute </w:t>
            </w:r>
            <w:proofErr w:type="spellStart"/>
            <w:r w:rsidRPr="00845249">
              <w:rPr>
                <w:rFonts w:cs="Arial"/>
                <w:i/>
                <w:iCs/>
              </w:rPr>
              <w:t>featureName</w:t>
            </w:r>
            <w:proofErr w:type="spellEnd"/>
            <w:r w:rsidRPr="00845249">
              <w:rPr>
                <w:rFonts w:cs="Arial"/>
              </w:rPr>
              <w:t xml:space="preserve">, sub-attribute </w:t>
            </w:r>
            <w:r w:rsidRPr="00845249">
              <w:rPr>
                <w:rFonts w:cs="Arial"/>
                <w:i/>
                <w:iCs/>
              </w:rPr>
              <w:t>name</w:t>
            </w:r>
            <w:r w:rsidRPr="00845249">
              <w:rPr>
                <w:rFonts w:cs="Arial"/>
              </w:rPr>
              <w:t xml:space="preserve"> is used to encode the name and/or number of the </w:t>
            </w:r>
            <w:r>
              <w:rPr>
                <w:rFonts w:cs="Arial"/>
              </w:rPr>
              <w:t>a</w:t>
            </w:r>
            <w:r w:rsidRPr="00845249">
              <w:rPr>
                <w:rFonts w:cs="Arial"/>
              </w:rPr>
              <w:t>nchor</w:t>
            </w:r>
            <w:r>
              <w:rPr>
                <w:rFonts w:cs="Arial"/>
              </w:rPr>
              <w:t xml:space="preserve"> b</w:t>
            </w:r>
            <w:r w:rsidRPr="00845249">
              <w:rPr>
                <w:rFonts w:cs="Arial"/>
              </w:rPr>
              <w:t>erth.</w:t>
            </w:r>
          </w:p>
          <w:p w14:paraId="426EA08A" w14:textId="77777777" w:rsidR="00845249" w:rsidRPr="00845249" w:rsidRDefault="00845249" w:rsidP="00845249">
            <w:pPr>
              <w:pStyle w:val="ListParagraph"/>
              <w:numPr>
                <w:ilvl w:val="0"/>
                <w:numId w:val="34"/>
              </w:numPr>
              <w:spacing w:before="120" w:after="120"/>
              <w:rPr>
                <w:rFonts w:cs="Arial"/>
              </w:rPr>
            </w:pPr>
            <w:r w:rsidRPr="00845249">
              <w:rPr>
                <w:rFonts w:cs="Arial"/>
              </w:rPr>
              <w:t xml:space="preserve">Unlike S-101, S-131 does not include Sea Area/Named Water Area feature types, so the name of a group of anchor berths known by a single common name, must be encoded in each </w:t>
            </w:r>
            <w:proofErr w:type="spellStart"/>
            <w:r w:rsidRPr="00845249">
              <w:rPr>
                <w:rFonts w:cs="Arial"/>
                <w:b/>
                <w:bCs/>
              </w:rPr>
              <w:t>AnchorBerth</w:t>
            </w:r>
            <w:proofErr w:type="spellEnd"/>
            <w:r w:rsidRPr="00845249">
              <w:rPr>
                <w:rFonts w:cs="Arial"/>
              </w:rPr>
              <w:t>.</w:t>
            </w:r>
          </w:p>
          <w:p w14:paraId="5F1E1423" w14:textId="56A78A63" w:rsidR="00165A0C" w:rsidRPr="00845249" w:rsidRDefault="00845249" w:rsidP="00845249">
            <w:pPr>
              <w:pStyle w:val="ListParagraph"/>
              <w:numPr>
                <w:ilvl w:val="0"/>
                <w:numId w:val="34"/>
              </w:numPr>
              <w:spacing w:before="120" w:after="120"/>
              <w:rPr>
                <w:rFonts w:cs="Arial"/>
              </w:rPr>
            </w:pPr>
            <w:r w:rsidRPr="00845249">
              <w:rPr>
                <w:rFonts w:cs="Arial"/>
              </w:rPr>
              <w:t xml:space="preserve">If an anchor berth is defined by a centre point and a swinging circle, it should be </w:t>
            </w:r>
            <w:r>
              <w:rPr>
                <w:rFonts w:cs="Arial"/>
              </w:rPr>
              <w:t xml:space="preserve">encoded as a </w:t>
            </w:r>
            <w:r w:rsidR="00034219">
              <w:rPr>
                <w:rFonts w:cs="Arial"/>
              </w:rPr>
              <w:t>point in S-131</w:t>
            </w:r>
            <w:r>
              <w:rPr>
                <w:rFonts w:cs="Arial"/>
              </w:rPr>
              <w:t xml:space="preserve"> since the radius attribute of S-101 is not included in S-131</w:t>
            </w:r>
            <w:r w:rsidRPr="00845249">
              <w:rPr>
                <w:rFonts w:cs="Arial"/>
              </w:rPr>
              <w:t>.</w:t>
            </w:r>
            <w:r w:rsidR="00034219">
              <w:rPr>
                <w:rFonts w:cs="Arial"/>
              </w:rPr>
              <w:t xml:space="preserve"> The radius must be encoded in the </w:t>
            </w:r>
            <w:proofErr w:type="spellStart"/>
            <w:r w:rsidR="00034219" w:rsidRPr="00034219">
              <w:rPr>
                <w:rFonts w:cs="Arial"/>
                <w:i/>
                <w:iCs/>
              </w:rPr>
              <w:t>textContent</w:t>
            </w:r>
            <w:proofErr w:type="spellEnd"/>
            <w:r w:rsidR="00034219">
              <w:rPr>
                <w:rFonts w:cs="Arial"/>
              </w:rPr>
              <w:t xml:space="preserve"> complex attribute with the headline “Swinging Circle” </w:t>
            </w:r>
          </w:p>
          <w:p w14:paraId="1FF769D2" w14:textId="34225674" w:rsidR="00165A0C" w:rsidRPr="00165A0C" w:rsidRDefault="00165A0C" w:rsidP="00165A0C">
            <w:pPr>
              <w:spacing w:before="120" w:after="120"/>
              <w:rPr>
                <w:rFonts w:cs="Arial"/>
              </w:rPr>
            </w:pPr>
            <w:r w:rsidRPr="00165A0C">
              <w:rPr>
                <w:rFonts w:cs="Arial"/>
                <w:u w:val="single"/>
              </w:rPr>
              <w:t>Distinction</w:t>
            </w:r>
            <w:r w:rsidRPr="00845249">
              <w:rPr>
                <w:rFonts w:cs="Arial"/>
                <w:u w:val="single"/>
              </w:rPr>
              <w:t>:</w:t>
            </w:r>
            <w:r w:rsidR="00845249" w:rsidRPr="00845249">
              <w:rPr>
                <w:rFonts w:cs="Arial"/>
              </w:rPr>
              <w:t xml:space="preserve"> </w:t>
            </w:r>
            <w:proofErr w:type="spellStart"/>
            <w:r w:rsidR="00845249" w:rsidRPr="00845249">
              <w:rPr>
                <w:rFonts w:cs="Arial"/>
              </w:rPr>
              <w:t>AnchorageArea</w:t>
            </w:r>
            <w:proofErr w:type="spellEnd"/>
            <w:r w:rsidR="00845249" w:rsidRPr="00845249">
              <w:rPr>
                <w:rFonts w:cs="Arial"/>
              </w:rPr>
              <w:t xml:space="preserve">; Berth; </w:t>
            </w:r>
            <w:proofErr w:type="spellStart"/>
            <w:r w:rsidR="00845249" w:rsidRPr="00845249">
              <w:rPr>
                <w:rFonts w:cs="Arial"/>
              </w:rPr>
              <w:t>MooringWarpingFacility</w:t>
            </w:r>
            <w:proofErr w:type="spellEnd"/>
          </w:p>
          <w:p w14:paraId="71A34E5D" w14:textId="77777777" w:rsidR="00165A0C" w:rsidRPr="00165A0C" w:rsidRDefault="00165A0C" w:rsidP="00165A0C">
            <w:pPr>
              <w:spacing w:before="120" w:after="120"/>
              <w:rPr>
                <w:rFonts w:cs="Arial"/>
              </w:rPr>
            </w:pPr>
          </w:p>
        </w:tc>
      </w:tr>
      <w:tr w:rsidR="00165A0C" w:rsidRPr="00165A0C" w14:paraId="7F1A02D5" w14:textId="77777777" w:rsidTr="00B131AF">
        <w:tc>
          <w:tcPr>
            <w:tcW w:w="5000" w:type="pct"/>
            <w:gridSpan w:val="14"/>
            <w:shd w:val="clear" w:color="auto" w:fill="auto"/>
          </w:tcPr>
          <w:p w14:paraId="7D7EA8AD" w14:textId="77777777" w:rsidR="00165A0C" w:rsidRPr="00165A0C" w:rsidRDefault="00165A0C" w:rsidP="00165A0C">
            <w:pPr>
              <w:spacing w:before="120" w:after="120"/>
              <w:rPr>
                <w:rFonts w:cs="Arial"/>
                <w:b/>
                <w:u w:val="single"/>
              </w:rPr>
            </w:pPr>
            <w:r w:rsidRPr="00165A0C">
              <w:rPr>
                <w:rFonts w:cs="Arial"/>
                <w:b/>
                <w:u w:val="single"/>
              </w:rPr>
              <w:t>Feature/Information associations</w:t>
            </w:r>
          </w:p>
        </w:tc>
      </w:tr>
      <w:tr w:rsidR="00165A0C" w:rsidRPr="00165A0C" w14:paraId="6B6B1F4C" w14:textId="77777777" w:rsidTr="00034219">
        <w:tc>
          <w:tcPr>
            <w:tcW w:w="573" w:type="pct"/>
            <w:vMerge w:val="restart"/>
            <w:shd w:val="clear" w:color="auto" w:fill="auto"/>
          </w:tcPr>
          <w:p w14:paraId="23EBADAD" w14:textId="77777777" w:rsidR="00165A0C" w:rsidRPr="00165A0C" w:rsidRDefault="00165A0C" w:rsidP="00165A0C">
            <w:pPr>
              <w:spacing w:before="120" w:after="120"/>
              <w:rPr>
                <w:rFonts w:cs="Arial"/>
                <w:b/>
              </w:rPr>
            </w:pPr>
            <w:r w:rsidRPr="00165A0C">
              <w:rPr>
                <w:rFonts w:cs="Arial"/>
                <w:b/>
              </w:rPr>
              <w:t>Type</w:t>
            </w:r>
          </w:p>
        </w:tc>
        <w:tc>
          <w:tcPr>
            <w:tcW w:w="692" w:type="pct"/>
            <w:gridSpan w:val="2"/>
            <w:vMerge w:val="restart"/>
            <w:shd w:val="clear" w:color="auto" w:fill="auto"/>
          </w:tcPr>
          <w:p w14:paraId="237288E9" w14:textId="77777777" w:rsidR="00165A0C" w:rsidRPr="00165A0C" w:rsidRDefault="00165A0C" w:rsidP="00165A0C">
            <w:pPr>
              <w:spacing w:before="120" w:after="120"/>
              <w:rPr>
                <w:rFonts w:cs="Arial"/>
                <w:b/>
              </w:rPr>
            </w:pPr>
            <w:r w:rsidRPr="00165A0C">
              <w:rPr>
                <w:rFonts w:cs="Arial"/>
                <w:b/>
              </w:rPr>
              <w:t>Association Name</w:t>
            </w:r>
          </w:p>
        </w:tc>
        <w:tc>
          <w:tcPr>
            <w:tcW w:w="3735" w:type="pct"/>
            <w:gridSpan w:val="11"/>
            <w:shd w:val="clear" w:color="auto" w:fill="auto"/>
          </w:tcPr>
          <w:p w14:paraId="7BFB1BEC" w14:textId="77777777" w:rsidR="00165A0C" w:rsidRPr="00165A0C" w:rsidRDefault="00165A0C" w:rsidP="00165A0C">
            <w:pPr>
              <w:spacing w:before="120" w:after="120"/>
              <w:jc w:val="center"/>
              <w:rPr>
                <w:rFonts w:cs="Arial"/>
                <w:b/>
              </w:rPr>
            </w:pPr>
            <w:r w:rsidRPr="00165A0C">
              <w:rPr>
                <w:rFonts w:cs="Arial"/>
                <w:b/>
              </w:rPr>
              <w:t>Association Ends</w:t>
            </w:r>
          </w:p>
        </w:tc>
      </w:tr>
      <w:tr w:rsidR="00E3112A" w:rsidRPr="00165A0C" w14:paraId="3B9AFA0F" w14:textId="77777777" w:rsidTr="00034219">
        <w:tc>
          <w:tcPr>
            <w:tcW w:w="573" w:type="pct"/>
            <w:vMerge/>
            <w:shd w:val="clear" w:color="auto" w:fill="auto"/>
          </w:tcPr>
          <w:p w14:paraId="079C9C7A" w14:textId="77777777" w:rsidR="00165A0C" w:rsidRPr="00165A0C" w:rsidRDefault="00165A0C" w:rsidP="00165A0C">
            <w:pPr>
              <w:spacing w:before="120" w:after="120"/>
              <w:rPr>
                <w:rFonts w:cs="Arial"/>
              </w:rPr>
            </w:pPr>
          </w:p>
        </w:tc>
        <w:tc>
          <w:tcPr>
            <w:tcW w:w="692" w:type="pct"/>
            <w:gridSpan w:val="2"/>
            <w:vMerge/>
            <w:shd w:val="clear" w:color="auto" w:fill="auto"/>
          </w:tcPr>
          <w:p w14:paraId="1E2B9D29" w14:textId="77777777" w:rsidR="00165A0C" w:rsidRPr="00165A0C" w:rsidRDefault="00165A0C" w:rsidP="00165A0C">
            <w:pPr>
              <w:spacing w:before="120" w:after="120"/>
              <w:rPr>
                <w:rFonts w:cs="Arial"/>
              </w:rPr>
            </w:pPr>
          </w:p>
        </w:tc>
        <w:tc>
          <w:tcPr>
            <w:tcW w:w="389" w:type="pct"/>
            <w:shd w:val="clear" w:color="auto" w:fill="auto"/>
          </w:tcPr>
          <w:p w14:paraId="0A38E126" w14:textId="77777777" w:rsidR="00165A0C" w:rsidRPr="00165A0C" w:rsidRDefault="00165A0C" w:rsidP="00165A0C">
            <w:pPr>
              <w:spacing w:before="120" w:after="120"/>
              <w:rPr>
                <w:rFonts w:cs="Arial"/>
                <w:b/>
              </w:rPr>
            </w:pPr>
            <w:r w:rsidRPr="00165A0C">
              <w:rPr>
                <w:rFonts w:cs="Arial"/>
                <w:b/>
              </w:rPr>
              <w:t>Class</w:t>
            </w:r>
          </w:p>
        </w:tc>
        <w:tc>
          <w:tcPr>
            <w:tcW w:w="338" w:type="pct"/>
            <w:gridSpan w:val="2"/>
            <w:shd w:val="clear" w:color="auto" w:fill="auto"/>
          </w:tcPr>
          <w:p w14:paraId="43222B92" w14:textId="77777777" w:rsidR="00165A0C" w:rsidRPr="00165A0C" w:rsidRDefault="00165A0C" w:rsidP="00165A0C">
            <w:pPr>
              <w:spacing w:before="120" w:after="120"/>
              <w:rPr>
                <w:rFonts w:cs="Arial"/>
                <w:b/>
              </w:rPr>
            </w:pPr>
            <w:r w:rsidRPr="00165A0C">
              <w:rPr>
                <w:rFonts w:cs="Arial"/>
                <w:b/>
              </w:rPr>
              <w:t>Role</w:t>
            </w:r>
          </w:p>
        </w:tc>
        <w:tc>
          <w:tcPr>
            <w:tcW w:w="327" w:type="pct"/>
            <w:shd w:val="clear" w:color="auto" w:fill="auto"/>
          </w:tcPr>
          <w:p w14:paraId="10EE65CB" w14:textId="77777777" w:rsidR="00165A0C" w:rsidRPr="00165A0C" w:rsidRDefault="00165A0C" w:rsidP="00165A0C">
            <w:pPr>
              <w:spacing w:before="120" w:after="120"/>
              <w:rPr>
                <w:rFonts w:cs="Arial"/>
                <w:b/>
              </w:rPr>
            </w:pPr>
            <w:proofErr w:type="spellStart"/>
            <w:r w:rsidRPr="00165A0C">
              <w:rPr>
                <w:rFonts w:cs="Arial"/>
                <w:b/>
              </w:rPr>
              <w:t>Mult</w:t>
            </w:r>
            <w:proofErr w:type="spellEnd"/>
          </w:p>
        </w:tc>
        <w:tc>
          <w:tcPr>
            <w:tcW w:w="1074" w:type="pct"/>
            <w:gridSpan w:val="3"/>
            <w:shd w:val="clear" w:color="auto" w:fill="auto"/>
          </w:tcPr>
          <w:p w14:paraId="24C3E9D9" w14:textId="77777777" w:rsidR="00165A0C" w:rsidRPr="00165A0C" w:rsidRDefault="00165A0C" w:rsidP="00165A0C">
            <w:pPr>
              <w:spacing w:before="120" w:after="120"/>
              <w:rPr>
                <w:rFonts w:cs="Arial"/>
                <w:b/>
              </w:rPr>
            </w:pPr>
            <w:r w:rsidRPr="00165A0C">
              <w:rPr>
                <w:rFonts w:cs="Arial"/>
                <w:b/>
              </w:rPr>
              <w:t>Class</w:t>
            </w:r>
          </w:p>
        </w:tc>
        <w:tc>
          <w:tcPr>
            <w:tcW w:w="1280" w:type="pct"/>
            <w:gridSpan w:val="3"/>
            <w:shd w:val="clear" w:color="auto" w:fill="auto"/>
          </w:tcPr>
          <w:p w14:paraId="0AEF0027" w14:textId="77777777" w:rsidR="00165A0C" w:rsidRPr="00165A0C" w:rsidRDefault="00165A0C" w:rsidP="00165A0C">
            <w:pPr>
              <w:spacing w:before="120" w:after="120"/>
              <w:rPr>
                <w:rFonts w:cs="Arial"/>
                <w:b/>
              </w:rPr>
            </w:pPr>
            <w:r w:rsidRPr="00165A0C">
              <w:rPr>
                <w:rFonts w:cs="Arial"/>
                <w:b/>
              </w:rPr>
              <w:t>Role</w:t>
            </w:r>
          </w:p>
        </w:tc>
        <w:tc>
          <w:tcPr>
            <w:tcW w:w="327" w:type="pct"/>
            <w:shd w:val="clear" w:color="auto" w:fill="auto"/>
          </w:tcPr>
          <w:p w14:paraId="0DE5953D" w14:textId="77777777" w:rsidR="00165A0C" w:rsidRPr="00165A0C" w:rsidRDefault="00165A0C" w:rsidP="00165A0C">
            <w:pPr>
              <w:spacing w:before="120" w:after="120"/>
              <w:rPr>
                <w:rFonts w:cs="Arial"/>
                <w:b/>
              </w:rPr>
            </w:pPr>
            <w:proofErr w:type="spellStart"/>
            <w:r w:rsidRPr="00165A0C">
              <w:rPr>
                <w:rFonts w:cs="Arial"/>
                <w:b/>
              </w:rPr>
              <w:t>Mult</w:t>
            </w:r>
            <w:proofErr w:type="spellEnd"/>
          </w:p>
        </w:tc>
      </w:tr>
      <w:tr w:rsidR="00E3112A" w:rsidRPr="00165A0C" w14:paraId="3261F435" w14:textId="77777777" w:rsidTr="00034219">
        <w:tc>
          <w:tcPr>
            <w:tcW w:w="573" w:type="pct"/>
            <w:shd w:val="clear" w:color="auto" w:fill="auto"/>
          </w:tcPr>
          <w:p w14:paraId="4377F46E" w14:textId="77777777" w:rsidR="00165A0C" w:rsidRPr="00165A0C" w:rsidRDefault="00165A0C" w:rsidP="00165A0C">
            <w:pPr>
              <w:spacing w:before="120" w:after="120"/>
              <w:rPr>
                <w:rFonts w:cs="Arial"/>
                <w:sz w:val="18"/>
              </w:rPr>
            </w:pPr>
            <w:r w:rsidRPr="00165A0C">
              <w:rPr>
                <w:rFonts w:cs="Arial"/>
                <w:sz w:val="18"/>
              </w:rPr>
              <w:t>association</w:t>
            </w:r>
          </w:p>
        </w:tc>
        <w:tc>
          <w:tcPr>
            <w:tcW w:w="692" w:type="pct"/>
            <w:gridSpan w:val="2"/>
            <w:shd w:val="clear" w:color="auto" w:fill="auto"/>
          </w:tcPr>
          <w:p w14:paraId="6BE8F7C6" w14:textId="77777777" w:rsidR="00165A0C" w:rsidRPr="00165A0C" w:rsidRDefault="00165A0C" w:rsidP="00165A0C">
            <w:pPr>
              <w:spacing w:before="120" w:after="120"/>
              <w:rPr>
                <w:rFonts w:cs="Arial"/>
                <w:sz w:val="18"/>
              </w:rPr>
            </w:pPr>
            <w:r w:rsidRPr="00165A0C">
              <w:rPr>
                <w:rFonts w:cs="Arial"/>
                <w:sz w:val="18"/>
              </w:rPr>
              <w:t>Service Availability</w:t>
            </w:r>
          </w:p>
        </w:tc>
        <w:tc>
          <w:tcPr>
            <w:tcW w:w="389" w:type="pct"/>
            <w:shd w:val="clear" w:color="auto" w:fill="auto"/>
          </w:tcPr>
          <w:p w14:paraId="637662A2" w14:textId="77777777" w:rsidR="00165A0C" w:rsidRPr="00165A0C" w:rsidRDefault="00165A0C" w:rsidP="00165A0C">
            <w:pPr>
              <w:spacing w:before="120" w:after="120"/>
              <w:rPr>
                <w:rFonts w:cs="Arial"/>
                <w:b/>
                <w:sz w:val="18"/>
              </w:rPr>
            </w:pPr>
          </w:p>
        </w:tc>
        <w:tc>
          <w:tcPr>
            <w:tcW w:w="338" w:type="pct"/>
            <w:gridSpan w:val="2"/>
            <w:shd w:val="clear" w:color="auto" w:fill="auto"/>
          </w:tcPr>
          <w:p w14:paraId="4FB2DCDB" w14:textId="77777777" w:rsidR="00165A0C" w:rsidRPr="00165A0C" w:rsidRDefault="00165A0C" w:rsidP="00165A0C">
            <w:pPr>
              <w:spacing w:before="120" w:after="120"/>
              <w:rPr>
                <w:rFonts w:cs="Arial"/>
                <w:sz w:val="18"/>
              </w:rPr>
            </w:pPr>
          </w:p>
        </w:tc>
        <w:tc>
          <w:tcPr>
            <w:tcW w:w="327" w:type="pct"/>
            <w:shd w:val="clear" w:color="auto" w:fill="auto"/>
          </w:tcPr>
          <w:p w14:paraId="1BCFAF01" w14:textId="77777777" w:rsidR="00165A0C" w:rsidRPr="00165A0C" w:rsidRDefault="00165A0C" w:rsidP="00165A0C">
            <w:pPr>
              <w:spacing w:before="120" w:after="120"/>
              <w:rPr>
                <w:rFonts w:cs="Arial"/>
                <w:sz w:val="18"/>
              </w:rPr>
            </w:pPr>
          </w:p>
        </w:tc>
        <w:tc>
          <w:tcPr>
            <w:tcW w:w="1074" w:type="pct"/>
            <w:gridSpan w:val="3"/>
            <w:shd w:val="clear" w:color="auto" w:fill="auto"/>
          </w:tcPr>
          <w:p w14:paraId="09796CFE" w14:textId="77777777" w:rsidR="00165A0C" w:rsidRPr="00165A0C" w:rsidRDefault="00165A0C" w:rsidP="00165A0C">
            <w:pPr>
              <w:spacing w:before="120" w:after="120"/>
              <w:rPr>
                <w:rFonts w:cs="Arial"/>
                <w:b/>
                <w:sz w:val="18"/>
              </w:rPr>
            </w:pPr>
            <w:proofErr w:type="spellStart"/>
            <w:r w:rsidRPr="00165A0C">
              <w:rPr>
                <w:rFonts w:cs="Arial"/>
                <w:b/>
                <w:sz w:val="18"/>
              </w:rPr>
              <w:t>AvailablePortServices</w:t>
            </w:r>
            <w:proofErr w:type="spellEnd"/>
          </w:p>
        </w:tc>
        <w:tc>
          <w:tcPr>
            <w:tcW w:w="1280" w:type="pct"/>
            <w:gridSpan w:val="3"/>
            <w:shd w:val="clear" w:color="auto" w:fill="auto"/>
          </w:tcPr>
          <w:p w14:paraId="12570586" w14:textId="77777777" w:rsidR="00165A0C" w:rsidRPr="00165A0C" w:rsidRDefault="00165A0C" w:rsidP="00165A0C">
            <w:pPr>
              <w:spacing w:before="120" w:after="120"/>
              <w:rPr>
                <w:rFonts w:cs="Arial"/>
                <w:sz w:val="18"/>
              </w:rPr>
            </w:pPr>
            <w:proofErr w:type="spellStart"/>
            <w:r w:rsidRPr="00165A0C">
              <w:rPr>
                <w:rFonts w:cs="Arial"/>
                <w:sz w:val="18"/>
              </w:rPr>
              <w:t>serviceDescriptionReference</w:t>
            </w:r>
            <w:proofErr w:type="spellEnd"/>
          </w:p>
        </w:tc>
        <w:tc>
          <w:tcPr>
            <w:tcW w:w="327" w:type="pct"/>
            <w:shd w:val="clear" w:color="auto" w:fill="auto"/>
          </w:tcPr>
          <w:p w14:paraId="2F7B9077" w14:textId="77777777" w:rsidR="00165A0C" w:rsidRPr="00165A0C" w:rsidRDefault="00165A0C" w:rsidP="00165A0C">
            <w:pPr>
              <w:spacing w:before="120" w:after="120"/>
              <w:rPr>
                <w:rFonts w:cs="Arial"/>
              </w:rPr>
            </w:pPr>
            <w:r w:rsidRPr="00165A0C">
              <w:rPr>
                <w:rFonts w:cs="Arial"/>
              </w:rPr>
              <w:t>0, 1</w:t>
            </w:r>
          </w:p>
        </w:tc>
      </w:tr>
      <w:tr w:rsidR="00E3112A" w:rsidRPr="00165A0C" w14:paraId="35980270" w14:textId="77777777" w:rsidTr="00034219">
        <w:tc>
          <w:tcPr>
            <w:tcW w:w="573" w:type="pct"/>
            <w:shd w:val="clear" w:color="auto" w:fill="auto"/>
          </w:tcPr>
          <w:p w14:paraId="72E259F6" w14:textId="77777777" w:rsidR="00165A0C" w:rsidRPr="00165A0C" w:rsidRDefault="00165A0C" w:rsidP="00165A0C">
            <w:pPr>
              <w:spacing w:before="120" w:after="120"/>
              <w:rPr>
                <w:rFonts w:cs="Arial"/>
                <w:sz w:val="18"/>
              </w:rPr>
            </w:pPr>
            <w:r w:rsidRPr="00165A0C">
              <w:rPr>
                <w:rFonts w:cs="Arial"/>
                <w:sz w:val="18"/>
              </w:rPr>
              <w:t>association</w:t>
            </w:r>
          </w:p>
        </w:tc>
        <w:tc>
          <w:tcPr>
            <w:tcW w:w="692" w:type="pct"/>
            <w:gridSpan w:val="2"/>
            <w:shd w:val="clear" w:color="auto" w:fill="auto"/>
          </w:tcPr>
          <w:p w14:paraId="70A221DC" w14:textId="77777777" w:rsidR="00165A0C" w:rsidRPr="00165A0C" w:rsidRDefault="00165A0C" w:rsidP="00165A0C">
            <w:pPr>
              <w:spacing w:before="120" w:after="120"/>
              <w:rPr>
                <w:rFonts w:cs="Arial"/>
                <w:sz w:val="18"/>
              </w:rPr>
            </w:pPr>
            <w:r w:rsidRPr="00165A0C">
              <w:rPr>
                <w:rFonts w:cs="Arial"/>
                <w:sz w:val="18"/>
              </w:rPr>
              <w:t>Location Hours</w:t>
            </w:r>
          </w:p>
        </w:tc>
        <w:tc>
          <w:tcPr>
            <w:tcW w:w="389" w:type="pct"/>
            <w:shd w:val="clear" w:color="auto" w:fill="auto"/>
          </w:tcPr>
          <w:p w14:paraId="16F9D98E" w14:textId="77777777" w:rsidR="00165A0C" w:rsidRPr="00165A0C" w:rsidRDefault="00165A0C" w:rsidP="00165A0C">
            <w:pPr>
              <w:spacing w:before="120" w:after="120"/>
              <w:rPr>
                <w:rFonts w:cs="Arial"/>
                <w:b/>
                <w:sz w:val="18"/>
              </w:rPr>
            </w:pPr>
          </w:p>
        </w:tc>
        <w:tc>
          <w:tcPr>
            <w:tcW w:w="338" w:type="pct"/>
            <w:gridSpan w:val="2"/>
            <w:shd w:val="clear" w:color="auto" w:fill="auto"/>
          </w:tcPr>
          <w:p w14:paraId="0A1BCDF8" w14:textId="77777777" w:rsidR="00165A0C" w:rsidRPr="00165A0C" w:rsidRDefault="00165A0C" w:rsidP="00165A0C">
            <w:pPr>
              <w:spacing w:before="120" w:after="120"/>
              <w:rPr>
                <w:rFonts w:cs="Arial"/>
                <w:sz w:val="18"/>
              </w:rPr>
            </w:pPr>
          </w:p>
        </w:tc>
        <w:tc>
          <w:tcPr>
            <w:tcW w:w="327" w:type="pct"/>
            <w:shd w:val="clear" w:color="auto" w:fill="auto"/>
          </w:tcPr>
          <w:p w14:paraId="67B94B1A" w14:textId="77777777" w:rsidR="00165A0C" w:rsidRPr="00165A0C" w:rsidRDefault="00165A0C" w:rsidP="00165A0C">
            <w:pPr>
              <w:spacing w:before="120" w:after="120"/>
              <w:rPr>
                <w:rFonts w:cs="Arial"/>
                <w:sz w:val="18"/>
              </w:rPr>
            </w:pPr>
          </w:p>
        </w:tc>
        <w:tc>
          <w:tcPr>
            <w:tcW w:w="1074" w:type="pct"/>
            <w:gridSpan w:val="3"/>
            <w:shd w:val="clear" w:color="auto" w:fill="auto"/>
          </w:tcPr>
          <w:p w14:paraId="4A83247F" w14:textId="77777777" w:rsidR="00165A0C" w:rsidRPr="00165A0C" w:rsidRDefault="00165A0C" w:rsidP="00165A0C">
            <w:pPr>
              <w:spacing w:before="120" w:after="120"/>
              <w:rPr>
                <w:rFonts w:cs="Arial"/>
                <w:b/>
                <w:sz w:val="18"/>
              </w:rPr>
            </w:pPr>
            <w:proofErr w:type="spellStart"/>
            <w:r w:rsidRPr="00165A0C">
              <w:rPr>
                <w:rFonts w:cs="Arial"/>
                <w:b/>
                <w:sz w:val="18"/>
              </w:rPr>
              <w:t>ServiceHours</w:t>
            </w:r>
            <w:proofErr w:type="spellEnd"/>
          </w:p>
        </w:tc>
        <w:tc>
          <w:tcPr>
            <w:tcW w:w="1280" w:type="pct"/>
            <w:gridSpan w:val="3"/>
            <w:shd w:val="clear" w:color="auto" w:fill="auto"/>
          </w:tcPr>
          <w:p w14:paraId="241C063D" w14:textId="77777777" w:rsidR="00165A0C" w:rsidRPr="00165A0C" w:rsidRDefault="00165A0C" w:rsidP="00165A0C">
            <w:pPr>
              <w:spacing w:before="120" w:after="120"/>
              <w:rPr>
                <w:rFonts w:cs="Arial"/>
                <w:sz w:val="18"/>
              </w:rPr>
            </w:pPr>
            <w:proofErr w:type="spellStart"/>
            <w:r w:rsidRPr="00165A0C">
              <w:rPr>
                <w:rFonts w:cs="Arial"/>
                <w:sz w:val="18"/>
              </w:rPr>
              <w:t>location_srvHrs</w:t>
            </w:r>
            <w:proofErr w:type="spellEnd"/>
          </w:p>
        </w:tc>
        <w:tc>
          <w:tcPr>
            <w:tcW w:w="327" w:type="pct"/>
            <w:shd w:val="clear" w:color="auto" w:fill="auto"/>
          </w:tcPr>
          <w:p w14:paraId="62280D6D" w14:textId="77777777" w:rsidR="00165A0C" w:rsidRPr="00165A0C" w:rsidRDefault="00165A0C" w:rsidP="00165A0C">
            <w:pPr>
              <w:spacing w:before="120" w:after="120"/>
              <w:rPr>
                <w:rFonts w:cs="Arial"/>
              </w:rPr>
            </w:pPr>
            <w:r w:rsidRPr="00165A0C">
              <w:rPr>
                <w:rFonts w:cs="Arial"/>
              </w:rPr>
              <w:t>0, 1</w:t>
            </w:r>
          </w:p>
        </w:tc>
      </w:tr>
      <w:tr w:rsidR="00E3112A" w:rsidRPr="00165A0C" w14:paraId="6C0695B2" w14:textId="77777777" w:rsidTr="00034219">
        <w:trPr>
          <w:ins w:id="1232" w:author="Raphael Malyankar" w:date="2022-11-22T21:35:00Z"/>
        </w:trPr>
        <w:tc>
          <w:tcPr>
            <w:tcW w:w="573" w:type="pct"/>
            <w:shd w:val="clear" w:color="auto" w:fill="auto"/>
          </w:tcPr>
          <w:p w14:paraId="42D4DD0A" w14:textId="737020B9" w:rsidR="00CE6CBB" w:rsidRPr="00165A0C" w:rsidRDefault="00CE6CBB" w:rsidP="00165A0C">
            <w:pPr>
              <w:spacing w:before="120" w:after="120"/>
              <w:rPr>
                <w:ins w:id="1233" w:author="Raphael Malyankar" w:date="2022-11-22T21:35:00Z"/>
                <w:rFonts w:cs="Arial"/>
                <w:sz w:val="18"/>
              </w:rPr>
            </w:pPr>
            <w:ins w:id="1234" w:author="Raphael Malyankar" w:date="2022-11-22T21:35:00Z">
              <w:r>
                <w:rPr>
                  <w:rFonts w:cs="Arial"/>
                  <w:sz w:val="18"/>
                </w:rPr>
                <w:t>association</w:t>
              </w:r>
            </w:ins>
          </w:p>
        </w:tc>
        <w:tc>
          <w:tcPr>
            <w:tcW w:w="692" w:type="pct"/>
            <w:gridSpan w:val="2"/>
            <w:shd w:val="clear" w:color="auto" w:fill="auto"/>
          </w:tcPr>
          <w:p w14:paraId="7B309B33" w14:textId="35DA425E" w:rsidR="00CE6CBB" w:rsidRPr="00165A0C" w:rsidRDefault="00CE6CBB" w:rsidP="00165A0C">
            <w:pPr>
              <w:spacing w:before="120" w:after="120"/>
              <w:rPr>
                <w:ins w:id="1235" w:author="Raphael Malyankar" w:date="2022-11-22T21:35:00Z"/>
                <w:rFonts w:cs="Arial"/>
                <w:sz w:val="18"/>
              </w:rPr>
            </w:pPr>
            <w:ins w:id="1236" w:author="Raphael Malyankar" w:date="2022-11-22T21:36:00Z">
              <w:r>
                <w:rPr>
                  <w:rFonts w:cs="Arial"/>
                  <w:sz w:val="18"/>
                </w:rPr>
                <w:t>Primary/Auxiliary Facility</w:t>
              </w:r>
            </w:ins>
          </w:p>
        </w:tc>
        <w:tc>
          <w:tcPr>
            <w:tcW w:w="389" w:type="pct"/>
            <w:shd w:val="clear" w:color="auto" w:fill="auto"/>
          </w:tcPr>
          <w:p w14:paraId="12BEFA2D" w14:textId="632A0FDB" w:rsidR="00CE6CBB" w:rsidRPr="00165A0C" w:rsidRDefault="00E3112A" w:rsidP="00165A0C">
            <w:pPr>
              <w:spacing w:before="120" w:after="120"/>
              <w:rPr>
                <w:ins w:id="1237" w:author="Raphael Malyankar" w:date="2022-11-22T21:35:00Z"/>
                <w:rFonts w:cs="Arial"/>
                <w:b/>
                <w:sz w:val="18"/>
              </w:rPr>
            </w:pPr>
            <w:proofErr w:type="spellStart"/>
            <w:ins w:id="1238" w:author="Raphael Malyankar" w:date="2022-11-22T21:42:00Z">
              <w:r>
                <w:rPr>
                  <w:rFonts w:cs="Arial"/>
                  <w:b/>
                  <w:sz w:val="18"/>
                </w:rPr>
                <w:t>AnchorBerth</w:t>
              </w:r>
            </w:ins>
            <w:proofErr w:type="spellEnd"/>
          </w:p>
        </w:tc>
        <w:tc>
          <w:tcPr>
            <w:tcW w:w="338" w:type="pct"/>
            <w:gridSpan w:val="2"/>
            <w:shd w:val="clear" w:color="auto" w:fill="auto"/>
          </w:tcPr>
          <w:p w14:paraId="4390538F" w14:textId="2047E1B9" w:rsidR="00CE6CBB" w:rsidRPr="00165A0C" w:rsidRDefault="00E3112A" w:rsidP="00165A0C">
            <w:pPr>
              <w:spacing w:before="120" w:after="120"/>
              <w:rPr>
                <w:ins w:id="1239" w:author="Raphael Malyankar" w:date="2022-11-22T21:35:00Z"/>
                <w:rFonts w:cs="Arial"/>
                <w:sz w:val="18"/>
              </w:rPr>
            </w:pPr>
            <w:proofErr w:type="spellStart"/>
            <w:ins w:id="1240" w:author="Raphael Malyankar" w:date="2022-11-22T21:43:00Z">
              <w:r>
                <w:rPr>
                  <w:rFonts w:cs="Arial"/>
                  <w:sz w:val="18"/>
                </w:rPr>
                <w:t>primaryFacility</w:t>
              </w:r>
            </w:ins>
            <w:proofErr w:type="spellEnd"/>
          </w:p>
        </w:tc>
        <w:tc>
          <w:tcPr>
            <w:tcW w:w="327" w:type="pct"/>
            <w:shd w:val="clear" w:color="auto" w:fill="auto"/>
          </w:tcPr>
          <w:p w14:paraId="12E26C2B" w14:textId="6BA1EDB9" w:rsidR="00CE6CBB" w:rsidRPr="00165A0C" w:rsidRDefault="00E3112A" w:rsidP="00165A0C">
            <w:pPr>
              <w:spacing w:before="120" w:after="120"/>
              <w:rPr>
                <w:ins w:id="1241" w:author="Raphael Malyankar" w:date="2022-11-22T21:35:00Z"/>
                <w:rFonts w:cs="Arial"/>
                <w:sz w:val="18"/>
              </w:rPr>
            </w:pPr>
            <w:ins w:id="1242" w:author="Raphael Malyankar" w:date="2022-11-22T21:42:00Z">
              <w:r>
                <w:rPr>
                  <w:rFonts w:cs="Arial"/>
                  <w:sz w:val="18"/>
                </w:rPr>
                <w:t>0,1</w:t>
              </w:r>
            </w:ins>
          </w:p>
        </w:tc>
        <w:tc>
          <w:tcPr>
            <w:tcW w:w="1074" w:type="pct"/>
            <w:gridSpan w:val="3"/>
            <w:shd w:val="clear" w:color="auto" w:fill="auto"/>
          </w:tcPr>
          <w:p w14:paraId="135C7196" w14:textId="3F0E326C" w:rsidR="00CE6CBB" w:rsidRPr="00165A0C" w:rsidRDefault="00CE6CBB" w:rsidP="00165A0C">
            <w:pPr>
              <w:spacing w:before="120" w:after="120"/>
              <w:rPr>
                <w:ins w:id="1243" w:author="Raphael Malyankar" w:date="2022-11-22T21:35:00Z"/>
                <w:rFonts w:cs="Arial"/>
                <w:b/>
                <w:sz w:val="18"/>
              </w:rPr>
            </w:pPr>
            <w:proofErr w:type="spellStart"/>
            <w:ins w:id="1244" w:author="Raphael Malyankar" w:date="2022-11-22T21:36:00Z">
              <w:r w:rsidRPr="00CE6CBB">
                <w:rPr>
                  <w:rFonts w:cs="Arial"/>
                  <w:b/>
                  <w:sz w:val="18"/>
                </w:rPr>
                <w:t>MooringWarpingFacility</w:t>
              </w:r>
            </w:ins>
            <w:proofErr w:type="spellEnd"/>
          </w:p>
        </w:tc>
        <w:tc>
          <w:tcPr>
            <w:tcW w:w="1280" w:type="pct"/>
            <w:gridSpan w:val="3"/>
            <w:shd w:val="clear" w:color="auto" w:fill="auto"/>
          </w:tcPr>
          <w:p w14:paraId="5C7E314D" w14:textId="7DB7A9AA" w:rsidR="00CE6CBB" w:rsidRPr="00165A0C" w:rsidRDefault="00CE6CBB" w:rsidP="00165A0C">
            <w:pPr>
              <w:spacing w:before="120" w:after="120"/>
              <w:rPr>
                <w:ins w:id="1245" w:author="Raphael Malyankar" w:date="2022-11-22T21:35:00Z"/>
                <w:rFonts w:cs="Arial"/>
                <w:sz w:val="18"/>
              </w:rPr>
            </w:pPr>
            <w:proofErr w:type="spellStart"/>
            <w:ins w:id="1246" w:author="Raphael Malyankar" w:date="2022-11-22T21:36:00Z">
              <w:r w:rsidRPr="00CE6CBB">
                <w:rPr>
                  <w:rFonts w:cs="Arial"/>
                  <w:sz w:val="18"/>
                </w:rPr>
                <w:t>auxiliaryFacility</w:t>
              </w:r>
            </w:ins>
            <w:proofErr w:type="spellEnd"/>
          </w:p>
        </w:tc>
        <w:tc>
          <w:tcPr>
            <w:tcW w:w="327" w:type="pct"/>
            <w:shd w:val="clear" w:color="auto" w:fill="auto"/>
          </w:tcPr>
          <w:p w14:paraId="70363E72" w14:textId="220D8BC8" w:rsidR="00CE6CBB" w:rsidRPr="00165A0C" w:rsidRDefault="00CE6CBB" w:rsidP="00165A0C">
            <w:pPr>
              <w:spacing w:before="120" w:after="120"/>
              <w:rPr>
                <w:ins w:id="1247" w:author="Raphael Malyankar" w:date="2022-11-22T21:35:00Z"/>
                <w:rFonts w:cs="Arial"/>
              </w:rPr>
            </w:pPr>
            <w:ins w:id="1248" w:author="Raphael Malyankar" w:date="2022-11-22T21:37:00Z">
              <w:r>
                <w:rPr>
                  <w:rFonts w:cs="Arial"/>
                </w:rPr>
                <w:t>0,*</w:t>
              </w:r>
            </w:ins>
          </w:p>
        </w:tc>
      </w:tr>
    </w:tbl>
    <w:p w14:paraId="25B644E0" w14:textId="77777777" w:rsidR="00165A0C" w:rsidRPr="00165A0C" w:rsidRDefault="00165A0C" w:rsidP="00165A0C">
      <w:pPr>
        <w:rPr>
          <w:b/>
        </w:rPr>
      </w:pPr>
      <w:r w:rsidRPr="00165A0C">
        <w:rPr>
          <w:b/>
        </w:rPr>
        <w:lastRenderedPageBreak/>
        <w:br w:type="page"/>
      </w:r>
    </w:p>
    <w:p w14:paraId="5C7CFC25" w14:textId="77777777" w:rsidR="00165A0C" w:rsidRPr="00165A0C" w:rsidRDefault="00165A0C" w:rsidP="00716062">
      <w:pPr>
        <w:pStyle w:val="Heading2"/>
      </w:pPr>
      <w:bookmarkStart w:id="1249" w:name="_Ref113290495"/>
      <w:bookmarkStart w:id="1250" w:name="_Toc120214407"/>
      <w:r w:rsidRPr="00165A0C">
        <w:lastRenderedPageBreak/>
        <w:t>Anchorage Area</w:t>
      </w:r>
      <w:bookmarkEnd w:id="1249"/>
      <w:bookmarkEnd w:id="12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
        <w:gridCol w:w="1055"/>
        <w:gridCol w:w="220"/>
        <w:gridCol w:w="636"/>
        <w:gridCol w:w="790"/>
        <w:gridCol w:w="623"/>
        <w:gridCol w:w="326"/>
        <w:gridCol w:w="318"/>
        <w:gridCol w:w="287"/>
        <w:gridCol w:w="1546"/>
        <w:gridCol w:w="242"/>
        <w:gridCol w:w="538"/>
        <w:gridCol w:w="799"/>
        <w:gridCol w:w="581"/>
      </w:tblGrid>
      <w:tr w:rsidR="00165A0C" w:rsidRPr="00165A0C" w14:paraId="186D153B" w14:textId="77777777" w:rsidTr="00B131AF">
        <w:tc>
          <w:tcPr>
            <w:tcW w:w="5000" w:type="pct"/>
            <w:gridSpan w:val="14"/>
            <w:shd w:val="clear" w:color="auto" w:fill="auto"/>
          </w:tcPr>
          <w:p w14:paraId="41E20F2D" w14:textId="77777777" w:rsidR="00165A0C" w:rsidRPr="00165A0C" w:rsidRDefault="00165A0C" w:rsidP="00165A0C">
            <w:pPr>
              <w:spacing w:before="120" w:after="120"/>
              <w:rPr>
                <w:rFonts w:cs="Arial"/>
              </w:rPr>
            </w:pPr>
            <w:r w:rsidRPr="00165A0C">
              <w:rPr>
                <w:rFonts w:cs="Arial"/>
                <w:u w:val="single"/>
              </w:rPr>
              <w:t>IHO Definition:</w:t>
            </w:r>
            <w:r w:rsidRPr="00165A0C">
              <w:rPr>
                <w:rFonts w:cs="Arial"/>
              </w:rPr>
              <w:t xml:space="preserve"> An area in which vessels or seaplanes anchor or may anchor.</w:t>
            </w:r>
          </w:p>
        </w:tc>
      </w:tr>
      <w:tr w:rsidR="00165A0C" w:rsidRPr="00165A0C" w14:paraId="066032EA" w14:textId="77777777" w:rsidTr="00B131AF">
        <w:tc>
          <w:tcPr>
            <w:tcW w:w="5000" w:type="pct"/>
            <w:gridSpan w:val="14"/>
            <w:shd w:val="clear" w:color="auto" w:fill="auto"/>
          </w:tcPr>
          <w:p w14:paraId="2BD430C8" w14:textId="77777777" w:rsidR="00165A0C" w:rsidRPr="00165A0C" w:rsidRDefault="00165A0C" w:rsidP="00165A0C">
            <w:pPr>
              <w:spacing w:before="120" w:after="120"/>
              <w:rPr>
                <w:rFonts w:cs="Arial"/>
                <w:b/>
              </w:rPr>
            </w:pPr>
            <w:r w:rsidRPr="00165A0C">
              <w:rPr>
                <w:rFonts w:cs="Arial"/>
                <w:b/>
                <w:u w:val="single"/>
              </w:rPr>
              <w:t>S-10x Geo Feature:</w:t>
            </w:r>
            <w:r w:rsidRPr="00165A0C">
              <w:rPr>
                <w:rFonts w:cs="Arial"/>
                <w:b/>
              </w:rPr>
              <w:t xml:space="preserve"> Anchorage Area (ACHARE)</w:t>
            </w:r>
          </w:p>
        </w:tc>
      </w:tr>
      <w:tr w:rsidR="00165A0C" w:rsidRPr="00165A0C" w14:paraId="670B7C54" w14:textId="77777777" w:rsidTr="00B131AF">
        <w:tc>
          <w:tcPr>
            <w:tcW w:w="5000" w:type="pct"/>
            <w:gridSpan w:val="14"/>
            <w:shd w:val="clear" w:color="auto" w:fill="auto"/>
          </w:tcPr>
          <w:p w14:paraId="338DEEB6" w14:textId="70F42E3B" w:rsidR="00165A0C" w:rsidRPr="00165A0C" w:rsidRDefault="00165A0C" w:rsidP="00165A0C">
            <w:pPr>
              <w:spacing w:before="120" w:after="120"/>
              <w:rPr>
                <w:rFonts w:cs="Arial"/>
                <w:b/>
              </w:rPr>
            </w:pPr>
            <w:r w:rsidRPr="00165A0C">
              <w:rPr>
                <w:rFonts w:cs="Arial"/>
                <w:b/>
                <w:u w:val="single"/>
              </w:rPr>
              <w:t>Super Type:</w:t>
            </w:r>
            <w:r w:rsidRPr="00165A0C">
              <w:rPr>
                <w:rFonts w:cs="Arial"/>
                <w:b/>
              </w:rPr>
              <w:t xml:space="preserve"> Layout</w:t>
            </w:r>
            <w:r w:rsidR="000E0AAE">
              <w:rPr>
                <w:rFonts w:cs="Arial"/>
                <w:b/>
              </w:rPr>
              <w:t xml:space="preserve"> (</w:t>
            </w:r>
            <w:r w:rsidR="000E0AAE">
              <w:rPr>
                <w:rFonts w:cs="Arial"/>
                <w:b/>
              </w:rPr>
              <w:fldChar w:fldCharType="begin"/>
            </w:r>
            <w:r w:rsidR="000E0AAE">
              <w:rPr>
                <w:rFonts w:cs="Arial"/>
                <w:b/>
              </w:rPr>
              <w:instrText xml:space="preserve"> REF _Ref113290633 \r \h </w:instrText>
            </w:r>
            <w:r w:rsidR="000E0AAE">
              <w:rPr>
                <w:rFonts w:cs="Arial"/>
                <w:b/>
              </w:rPr>
            </w:r>
            <w:r w:rsidR="000E0AAE">
              <w:rPr>
                <w:rFonts w:cs="Arial"/>
                <w:b/>
              </w:rPr>
              <w:fldChar w:fldCharType="separate"/>
            </w:r>
            <w:r w:rsidR="00EE3F7C">
              <w:rPr>
                <w:rFonts w:cs="Arial"/>
                <w:b/>
              </w:rPr>
              <w:t>5.6</w:t>
            </w:r>
            <w:r w:rsidR="000E0AAE">
              <w:rPr>
                <w:rFonts w:cs="Arial"/>
                <w:b/>
              </w:rPr>
              <w:fldChar w:fldCharType="end"/>
            </w:r>
            <w:r w:rsidR="000E0AAE">
              <w:rPr>
                <w:rFonts w:cs="Arial"/>
                <w:b/>
              </w:rPr>
              <w:t>)</w:t>
            </w:r>
          </w:p>
        </w:tc>
      </w:tr>
      <w:tr w:rsidR="00165A0C" w:rsidRPr="00165A0C" w14:paraId="245CB4A2" w14:textId="77777777" w:rsidTr="00B131AF">
        <w:tc>
          <w:tcPr>
            <w:tcW w:w="5000" w:type="pct"/>
            <w:gridSpan w:val="14"/>
            <w:shd w:val="clear" w:color="auto" w:fill="auto"/>
          </w:tcPr>
          <w:p w14:paraId="3EAD95E8" w14:textId="77777777" w:rsidR="00165A0C" w:rsidRPr="00165A0C" w:rsidRDefault="00165A0C" w:rsidP="00165A0C">
            <w:pPr>
              <w:spacing w:before="120" w:after="120"/>
              <w:rPr>
                <w:rFonts w:cs="Arial"/>
                <w:b/>
              </w:rPr>
            </w:pPr>
            <w:r w:rsidRPr="00165A0C">
              <w:rPr>
                <w:rFonts w:cs="Arial"/>
                <w:b/>
                <w:u w:val="single"/>
              </w:rPr>
              <w:t>Primitives:</w:t>
            </w:r>
            <w:r w:rsidRPr="00165A0C">
              <w:rPr>
                <w:rFonts w:cs="Arial"/>
                <w:b/>
              </w:rPr>
              <w:t xml:space="preserve"> point, surface</w:t>
            </w:r>
          </w:p>
        </w:tc>
      </w:tr>
      <w:tr w:rsidR="00165A0C" w:rsidRPr="00165A0C" w14:paraId="6E73DAB6" w14:textId="77777777" w:rsidTr="00B131AF">
        <w:tc>
          <w:tcPr>
            <w:tcW w:w="1249" w:type="pct"/>
            <w:gridSpan w:val="2"/>
            <w:shd w:val="clear" w:color="auto" w:fill="auto"/>
          </w:tcPr>
          <w:p w14:paraId="138A6C0B" w14:textId="77777777" w:rsidR="00165A0C" w:rsidRPr="00165A0C" w:rsidRDefault="00165A0C" w:rsidP="00165A0C">
            <w:pPr>
              <w:spacing w:before="120"/>
              <w:rPr>
                <w:rFonts w:cs="Arial"/>
                <w:i/>
                <w:color w:val="0000FF"/>
                <w:sz w:val="18"/>
              </w:rPr>
            </w:pPr>
            <w:r w:rsidRPr="00165A0C">
              <w:rPr>
                <w:rFonts w:cs="Arial"/>
                <w:i/>
                <w:color w:val="0000FF"/>
                <w:sz w:val="18"/>
              </w:rPr>
              <w:t>Real World</w:t>
            </w:r>
          </w:p>
          <w:p w14:paraId="405F9685" w14:textId="77777777" w:rsidR="00165A0C" w:rsidRPr="00165A0C" w:rsidRDefault="00165A0C" w:rsidP="00165A0C">
            <w:pPr>
              <w:spacing w:before="120"/>
              <w:rPr>
                <w:rFonts w:cs="Arial"/>
                <w:i/>
                <w:color w:val="0000FF"/>
                <w:sz w:val="18"/>
              </w:rPr>
            </w:pPr>
          </w:p>
        </w:tc>
        <w:tc>
          <w:tcPr>
            <w:tcW w:w="1667" w:type="pct"/>
            <w:gridSpan w:val="6"/>
            <w:shd w:val="clear" w:color="auto" w:fill="auto"/>
          </w:tcPr>
          <w:p w14:paraId="2E1E52D2" w14:textId="77777777" w:rsidR="00165A0C" w:rsidRPr="00165A0C" w:rsidRDefault="00165A0C" w:rsidP="00165A0C">
            <w:pPr>
              <w:spacing w:before="120"/>
              <w:rPr>
                <w:rFonts w:cs="Arial"/>
                <w:i/>
                <w:color w:val="0000FF"/>
                <w:sz w:val="18"/>
              </w:rPr>
            </w:pPr>
            <w:r w:rsidRPr="00165A0C">
              <w:rPr>
                <w:rFonts w:cs="Arial"/>
                <w:i/>
                <w:color w:val="0000FF"/>
                <w:sz w:val="18"/>
              </w:rPr>
              <w:t>Paper Chart Symbol</w:t>
            </w:r>
          </w:p>
          <w:p w14:paraId="5C5C0858" w14:textId="77777777" w:rsidR="00165A0C" w:rsidRPr="00165A0C" w:rsidRDefault="00165A0C" w:rsidP="00165A0C">
            <w:pPr>
              <w:spacing w:before="120"/>
              <w:rPr>
                <w:rFonts w:cs="Arial"/>
                <w:i/>
                <w:color w:val="0000FF"/>
                <w:sz w:val="18"/>
              </w:rPr>
            </w:pPr>
          </w:p>
        </w:tc>
        <w:tc>
          <w:tcPr>
            <w:tcW w:w="2084" w:type="pct"/>
            <w:gridSpan w:val="6"/>
            <w:shd w:val="clear" w:color="auto" w:fill="auto"/>
          </w:tcPr>
          <w:p w14:paraId="51B911CD" w14:textId="77777777" w:rsidR="00165A0C" w:rsidRPr="00165A0C" w:rsidRDefault="00165A0C" w:rsidP="00165A0C">
            <w:pPr>
              <w:spacing w:before="120"/>
              <w:rPr>
                <w:rFonts w:cs="Arial"/>
                <w:i/>
                <w:color w:val="0000FF"/>
                <w:sz w:val="18"/>
              </w:rPr>
            </w:pPr>
            <w:r w:rsidRPr="00165A0C">
              <w:rPr>
                <w:rFonts w:cs="Arial"/>
                <w:i/>
                <w:color w:val="0000FF"/>
                <w:sz w:val="18"/>
              </w:rPr>
              <w:t>ECDIS Symbol</w:t>
            </w:r>
          </w:p>
          <w:p w14:paraId="43ECCCA6" w14:textId="77777777" w:rsidR="00165A0C" w:rsidRPr="00165A0C" w:rsidRDefault="00165A0C" w:rsidP="00165A0C">
            <w:pPr>
              <w:spacing w:before="120"/>
              <w:rPr>
                <w:rFonts w:cs="Arial"/>
                <w:i/>
                <w:color w:val="0000FF"/>
                <w:sz w:val="18"/>
              </w:rPr>
            </w:pPr>
          </w:p>
        </w:tc>
      </w:tr>
      <w:tr w:rsidR="00165A0C" w:rsidRPr="00165A0C" w14:paraId="2E38F2DB" w14:textId="77777777" w:rsidTr="00B131AF">
        <w:tc>
          <w:tcPr>
            <w:tcW w:w="1665" w:type="pct"/>
            <w:gridSpan w:val="4"/>
            <w:shd w:val="clear" w:color="auto" w:fill="auto"/>
          </w:tcPr>
          <w:p w14:paraId="6D9A7339" w14:textId="77777777" w:rsidR="00165A0C" w:rsidRPr="00165A0C" w:rsidRDefault="00165A0C" w:rsidP="00165A0C">
            <w:pPr>
              <w:spacing w:before="120" w:after="120"/>
              <w:rPr>
                <w:rFonts w:cs="Arial"/>
                <w:b/>
              </w:rPr>
            </w:pPr>
            <w:r w:rsidRPr="00165A0C">
              <w:rPr>
                <w:rFonts w:cs="Arial"/>
                <w:b/>
              </w:rPr>
              <w:t>S-10x Attribute</w:t>
            </w:r>
          </w:p>
        </w:tc>
        <w:tc>
          <w:tcPr>
            <w:tcW w:w="834" w:type="pct"/>
            <w:gridSpan w:val="2"/>
            <w:shd w:val="clear" w:color="auto" w:fill="auto"/>
          </w:tcPr>
          <w:p w14:paraId="59433C54" w14:textId="77777777" w:rsidR="00165A0C" w:rsidRPr="00165A0C" w:rsidRDefault="00165A0C" w:rsidP="00165A0C">
            <w:pPr>
              <w:spacing w:before="120" w:after="120"/>
              <w:rPr>
                <w:rFonts w:cs="Arial"/>
                <w:b/>
              </w:rPr>
            </w:pPr>
            <w:r w:rsidRPr="00165A0C">
              <w:rPr>
                <w:rFonts w:cs="Arial"/>
                <w:b/>
              </w:rPr>
              <w:t>S-57  Acronym</w:t>
            </w:r>
          </w:p>
        </w:tc>
        <w:tc>
          <w:tcPr>
            <w:tcW w:w="1250" w:type="pct"/>
            <w:gridSpan w:val="4"/>
            <w:shd w:val="clear" w:color="auto" w:fill="auto"/>
          </w:tcPr>
          <w:p w14:paraId="036E4EA4" w14:textId="77777777" w:rsidR="00165A0C" w:rsidRPr="00165A0C" w:rsidRDefault="00165A0C" w:rsidP="00165A0C">
            <w:pPr>
              <w:spacing w:before="120" w:after="120"/>
              <w:rPr>
                <w:rFonts w:cs="Arial"/>
                <w:b/>
              </w:rPr>
            </w:pPr>
            <w:r w:rsidRPr="00165A0C">
              <w:rPr>
                <w:rFonts w:cs="Arial"/>
                <w:b/>
              </w:rPr>
              <w:t>Allowable Encoding Value</w:t>
            </w:r>
          </w:p>
        </w:tc>
        <w:tc>
          <w:tcPr>
            <w:tcW w:w="417" w:type="pct"/>
            <w:gridSpan w:val="2"/>
            <w:shd w:val="clear" w:color="auto" w:fill="auto"/>
          </w:tcPr>
          <w:p w14:paraId="39CBA12D" w14:textId="77777777" w:rsidR="00165A0C" w:rsidRPr="00165A0C" w:rsidRDefault="00165A0C" w:rsidP="00165A0C">
            <w:pPr>
              <w:spacing w:before="120" w:after="120"/>
              <w:rPr>
                <w:rFonts w:cs="Arial"/>
                <w:b/>
              </w:rPr>
            </w:pPr>
            <w:r w:rsidRPr="00165A0C">
              <w:rPr>
                <w:rFonts w:cs="Arial"/>
                <w:b/>
              </w:rPr>
              <w:t>Type</w:t>
            </w:r>
          </w:p>
        </w:tc>
        <w:tc>
          <w:tcPr>
            <w:tcW w:w="834" w:type="pct"/>
            <w:gridSpan w:val="2"/>
            <w:shd w:val="clear" w:color="auto" w:fill="auto"/>
          </w:tcPr>
          <w:p w14:paraId="53F30CA5" w14:textId="77777777" w:rsidR="00165A0C" w:rsidRPr="00165A0C" w:rsidRDefault="00165A0C" w:rsidP="00165A0C">
            <w:pPr>
              <w:spacing w:before="120" w:after="120"/>
              <w:rPr>
                <w:rFonts w:cs="Arial"/>
                <w:b/>
              </w:rPr>
            </w:pPr>
            <w:r w:rsidRPr="00165A0C">
              <w:rPr>
                <w:rFonts w:cs="Arial"/>
                <w:b/>
              </w:rPr>
              <w:t>Multiplicity</w:t>
            </w:r>
          </w:p>
        </w:tc>
      </w:tr>
      <w:tr w:rsidR="00165A0C" w:rsidRPr="00165A0C" w14:paraId="1B6FB930" w14:textId="77777777" w:rsidTr="00B131AF">
        <w:tc>
          <w:tcPr>
            <w:tcW w:w="1665" w:type="pct"/>
            <w:gridSpan w:val="4"/>
            <w:shd w:val="clear" w:color="auto" w:fill="auto"/>
          </w:tcPr>
          <w:p w14:paraId="59C97806" w14:textId="77777777" w:rsidR="00165A0C" w:rsidRPr="00165A0C" w:rsidRDefault="00165A0C" w:rsidP="00165A0C">
            <w:pPr>
              <w:spacing w:before="120" w:after="120"/>
              <w:rPr>
                <w:rFonts w:cs="Arial"/>
                <w:sz w:val="18"/>
              </w:rPr>
            </w:pPr>
            <w:r w:rsidRPr="00165A0C">
              <w:rPr>
                <w:rFonts w:cs="Arial"/>
                <w:sz w:val="18"/>
              </w:rPr>
              <w:t>Depths Description</w:t>
            </w:r>
          </w:p>
        </w:tc>
        <w:tc>
          <w:tcPr>
            <w:tcW w:w="834" w:type="pct"/>
            <w:gridSpan w:val="2"/>
            <w:shd w:val="clear" w:color="auto" w:fill="auto"/>
          </w:tcPr>
          <w:p w14:paraId="210E6E6D" w14:textId="77777777" w:rsidR="00165A0C" w:rsidRPr="00165A0C" w:rsidRDefault="00165A0C" w:rsidP="00165A0C">
            <w:pPr>
              <w:spacing w:before="120" w:after="120"/>
              <w:rPr>
                <w:rFonts w:cs="Arial"/>
                <w:sz w:val="18"/>
              </w:rPr>
            </w:pPr>
          </w:p>
        </w:tc>
        <w:tc>
          <w:tcPr>
            <w:tcW w:w="1250" w:type="pct"/>
            <w:gridSpan w:val="4"/>
            <w:shd w:val="clear" w:color="auto" w:fill="auto"/>
          </w:tcPr>
          <w:p w14:paraId="41AF02D2" w14:textId="77777777" w:rsidR="00165A0C" w:rsidRPr="00165A0C" w:rsidRDefault="00165A0C" w:rsidP="00165A0C">
            <w:pPr>
              <w:spacing w:before="120" w:after="120"/>
              <w:rPr>
                <w:rFonts w:cs="Arial"/>
                <w:sz w:val="18"/>
              </w:rPr>
            </w:pPr>
          </w:p>
        </w:tc>
        <w:tc>
          <w:tcPr>
            <w:tcW w:w="417" w:type="pct"/>
            <w:gridSpan w:val="2"/>
            <w:shd w:val="clear" w:color="auto" w:fill="auto"/>
          </w:tcPr>
          <w:p w14:paraId="720C071B" w14:textId="77777777" w:rsidR="00165A0C" w:rsidRPr="00165A0C" w:rsidRDefault="00165A0C" w:rsidP="00165A0C">
            <w:pPr>
              <w:spacing w:before="120" w:after="120"/>
              <w:rPr>
                <w:rFonts w:cs="Arial"/>
                <w:sz w:val="18"/>
              </w:rPr>
            </w:pPr>
            <w:r w:rsidRPr="00165A0C">
              <w:rPr>
                <w:rFonts w:cs="Arial"/>
                <w:sz w:val="18"/>
              </w:rPr>
              <w:t>C</w:t>
            </w:r>
          </w:p>
        </w:tc>
        <w:tc>
          <w:tcPr>
            <w:tcW w:w="834" w:type="pct"/>
            <w:gridSpan w:val="2"/>
            <w:shd w:val="clear" w:color="auto" w:fill="auto"/>
          </w:tcPr>
          <w:p w14:paraId="52798853"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A5AFA42" w14:textId="77777777" w:rsidTr="00B131AF">
        <w:tc>
          <w:tcPr>
            <w:tcW w:w="1665" w:type="pct"/>
            <w:gridSpan w:val="4"/>
            <w:shd w:val="clear" w:color="auto" w:fill="auto"/>
          </w:tcPr>
          <w:p w14:paraId="28202288" w14:textId="77777777" w:rsidR="00165A0C" w:rsidRPr="00165A0C" w:rsidRDefault="00165A0C" w:rsidP="00165A0C">
            <w:pPr>
              <w:spacing w:before="120" w:after="120"/>
              <w:rPr>
                <w:rFonts w:cs="Arial"/>
                <w:sz w:val="18"/>
              </w:rPr>
            </w:pPr>
            <w:r w:rsidRPr="00165A0C">
              <w:rPr>
                <w:rFonts w:cs="Arial"/>
                <w:sz w:val="18"/>
              </w:rPr>
              <w:t xml:space="preserve">   Category of Depths Description</w:t>
            </w:r>
          </w:p>
        </w:tc>
        <w:tc>
          <w:tcPr>
            <w:tcW w:w="834" w:type="pct"/>
            <w:gridSpan w:val="2"/>
            <w:shd w:val="clear" w:color="auto" w:fill="auto"/>
          </w:tcPr>
          <w:p w14:paraId="73D988CE" w14:textId="77777777" w:rsidR="00165A0C" w:rsidRPr="00165A0C" w:rsidRDefault="00165A0C" w:rsidP="00165A0C">
            <w:pPr>
              <w:spacing w:before="120" w:after="120"/>
              <w:rPr>
                <w:rFonts w:cs="Arial"/>
                <w:sz w:val="18"/>
              </w:rPr>
            </w:pPr>
          </w:p>
        </w:tc>
        <w:tc>
          <w:tcPr>
            <w:tcW w:w="1250" w:type="pct"/>
            <w:gridSpan w:val="4"/>
            <w:shd w:val="clear" w:color="auto" w:fill="auto"/>
          </w:tcPr>
          <w:p w14:paraId="7B623906" w14:textId="77777777" w:rsidR="00165A0C" w:rsidRPr="00165A0C" w:rsidRDefault="00165A0C" w:rsidP="00165A0C">
            <w:pPr>
              <w:spacing w:before="120" w:after="120"/>
              <w:rPr>
                <w:rFonts w:cs="Arial"/>
                <w:sz w:val="18"/>
              </w:rPr>
            </w:pPr>
            <w:r w:rsidRPr="00165A0C">
              <w:rPr>
                <w:rFonts w:cs="Arial"/>
                <w:sz w:val="18"/>
              </w:rPr>
              <w:t>1 : Shoal</w:t>
            </w:r>
          </w:p>
          <w:p w14:paraId="0232947E" w14:textId="77777777" w:rsidR="00165A0C" w:rsidRPr="00165A0C" w:rsidRDefault="00165A0C" w:rsidP="00165A0C">
            <w:pPr>
              <w:spacing w:before="120" w:after="120"/>
              <w:rPr>
                <w:rFonts w:cs="Arial"/>
                <w:sz w:val="18"/>
              </w:rPr>
            </w:pPr>
            <w:r w:rsidRPr="00165A0C">
              <w:rPr>
                <w:rFonts w:cs="Arial"/>
                <w:sz w:val="18"/>
              </w:rPr>
              <w:t>2 : General Depth</w:t>
            </w:r>
          </w:p>
          <w:p w14:paraId="69775C3E" w14:textId="77777777" w:rsidR="00165A0C" w:rsidRPr="00165A0C" w:rsidRDefault="00165A0C" w:rsidP="00165A0C">
            <w:pPr>
              <w:spacing w:before="120" w:after="120"/>
              <w:rPr>
                <w:rFonts w:cs="Arial"/>
                <w:sz w:val="18"/>
              </w:rPr>
            </w:pPr>
            <w:r w:rsidRPr="00165A0C">
              <w:rPr>
                <w:rFonts w:cs="Arial"/>
                <w:sz w:val="18"/>
              </w:rPr>
              <w:t>3 : Controlling Depth</w:t>
            </w:r>
          </w:p>
        </w:tc>
        <w:tc>
          <w:tcPr>
            <w:tcW w:w="417" w:type="pct"/>
            <w:gridSpan w:val="2"/>
            <w:shd w:val="clear" w:color="auto" w:fill="auto"/>
          </w:tcPr>
          <w:p w14:paraId="231AB8C1"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532E82C1"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2E4A1B35" w14:textId="77777777" w:rsidTr="00B131AF">
        <w:tc>
          <w:tcPr>
            <w:tcW w:w="1665" w:type="pct"/>
            <w:gridSpan w:val="4"/>
            <w:shd w:val="clear" w:color="auto" w:fill="auto"/>
          </w:tcPr>
          <w:p w14:paraId="4F3F8F24" w14:textId="77777777" w:rsidR="00165A0C" w:rsidRPr="00165A0C" w:rsidRDefault="00165A0C" w:rsidP="00165A0C">
            <w:pPr>
              <w:spacing w:before="120" w:after="120"/>
              <w:rPr>
                <w:rFonts w:cs="Arial"/>
                <w:sz w:val="18"/>
              </w:rPr>
            </w:pPr>
            <w:r w:rsidRPr="00165A0C">
              <w:rPr>
                <w:rFonts w:cs="Arial"/>
                <w:sz w:val="18"/>
              </w:rPr>
              <w:t xml:space="preserve">   Text Content</w:t>
            </w:r>
          </w:p>
        </w:tc>
        <w:tc>
          <w:tcPr>
            <w:tcW w:w="834" w:type="pct"/>
            <w:gridSpan w:val="2"/>
            <w:shd w:val="clear" w:color="auto" w:fill="auto"/>
          </w:tcPr>
          <w:p w14:paraId="546337C3" w14:textId="77777777" w:rsidR="00165A0C" w:rsidRPr="00165A0C" w:rsidRDefault="00165A0C" w:rsidP="00165A0C">
            <w:pPr>
              <w:spacing w:before="120" w:after="120"/>
              <w:rPr>
                <w:rFonts w:cs="Arial"/>
                <w:sz w:val="18"/>
              </w:rPr>
            </w:pPr>
          </w:p>
        </w:tc>
        <w:tc>
          <w:tcPr>
            <w:tcW w:w="1250" w:type="pct"/>
            <w:gridSpan w:val="4"/>
            <w:shd w:val="clear" w:color="auto" w:fill="auto"/>
          </w:tcPr>
          <w:p w14:paraId="7D5F0BF4" w14:textId="77777777" w:rsidR="00165A0C" w:rsidRPr="00165A0C" w:rsidRDefault="00165A0C" w:rsidP="00165A0C">
            <w:pPr>
              <w:spacing w:before="120" w:after="120"/>
              <w:rPr>
                <w:rFonts w:cs="Arial"/>
                <w:sz w:val="18"/>
              </w:rPr>
            </w:pPr>
          </w:p>
        </w:tc>
        <w:tc>
          <w:tcPr>
            <w:tcW w:w="417" w:type="pct"/>
            <w:gridSpan w:val="2"/>
            <w:shd w:val="clear" w:color="auto" w:fill="auto"/>
          </w:tcPr>
          <w:p w14:paraId="425A80DC"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250E3D15" w14:textId="77777777" w:rsidR="00165A0C" w:rsidRPr="00165A0C" w:rsidRDefault="00165A0C" w:rsidP="00165A0C">
            <w:pPr>
              <w:spacing w:before="120" w:after="120"/>
              <w:rPr>
                <w:rFonts w:cs="Arial"/>
                <w:sz w:val="18"/>
              </w:rPr>
            </w:pPr>
            <w:r w:rsidRPr="00165A0C">
              <w:rPr>
                <w:rFonts w:cs="Arial"/>
                <w:sz w:val="18"/>
              </w:rPr>
              <w:t>1, *</w:t>
            </w:r>
          </w:p>
        </w:tc>
      </w:tr>
      <w:tr w:rsidR="00165A0C" w:rsidRPr="00165A0C" w14:paraId="5E5095C0" w14:textId="77777777" w:rsidTr="00B131AF">
        <w:tc>
          <w:tcPr>
            <w:tcW w:w="1665" w:type="pct"/>
            <w:gridSpan w:val="4"/>
            <w:shd w:val="clear" w:color="auto" w:fill="auto"/>
          </w:tcPr>
          <w:p w14:paraId="6C028C27" w14:textId="77777777" w:rsidR="00165A0C" w:rsidRPr="00165A0C" w:rsidRDefault="00165A0C" w:rsidP="00165A0C">
            <w:pPr>
              <w:spacing w:before="120" w:after="120"/>
              <w:rPr>
                <w:rFonts w:cs="Arial"/>
                <w:sz w:val="18"/>
              </w:rPr>
            </w:pPr>
            <w:r w:rsidRPr="00165A0C">
              <w:rPr>
                <w:rFonts w:cs="Arial"/>
                <w:sz w:val="18"/>
              </w:rPr>
              <w:t xml:space="preserve">      Category of text</w:t>
            </w:r>
          </w:p>
        </w:tc>
        <w:tc>
          <w:tcPr>
            <w:tcW w:w="834" w:type="pct"/>
            <w:gridSpan w:val="2"/>
            <w:shd w:val="clear" w:color="auto" w:fill="auto"/>
          </w:tcPr>
          <w:p w14:paraId="38C7B472" w14:textId="77777777" w:rsidR="00165A0C" w:rsidRPr="00165A0C" w:rsidRDefault="00165A0C" w:rsidP="00165A0C">
            <w:pPr>
              <w:spacing w:before="120" w:after="120"/>
              <w:rPr>
                <w:rFonts w:cs="Arial"/>
                <w:sz w:val="18"/>
              </w:rPr>
            </w:pPr>
          </w:p>
        </w:tc>
        <w:tc>
          <w:tcPr>
            <w:tcW w:w="1250" w:type="pct"/>
            <w:gridSpan w:val="4"/>
            <w:shd w:val="clear" w:color="auto" w:fill="auto"/>
          </w:tcPr>
          <w:p w14:paraId="6062520D" w14:textId="77777777" w:rsidR="00165A0C" w:rsidRPr="00165A0C" w:rsidRDefault="00165A0C" w:rsidP="00165A0C">
            <w:pPr>
              <w:spacing w:before="120" w:after="120"/>
              <w:rPr>
                <w:rFonts w:cs="Arial"/>
                <w:sz w:val="18"/>
              </w:rPr>
            </w:pPr>
            <w:r w:rsidRPr="00165A0C">
              <w:rPr>
                <w:rFonts w:cs="Arial"/>
                <w:sz w:val="18"/>
              </w:rPr>
              <w:t>1 : Abstract or Summary</w:t>
            </w:r>
          </w:p>
          <w:p w14:paraId="36F2B85B" w14:textId="77777777" w:rsidR="00165A0C" w:rsidRPr="00165A0C" w:rsidRDefault="00165A0C" w:rsidP="00165A0C">
            <w:pPr>
              <w:spacing w:before="120" w:after="120"/>
              <w:rPr>
                <w:rFonts w:cs="Arial"/>
                <w:sz w:val="18"/>
              </w:rPr>
            </w:pPr>
            <w:r w:rsidRPr="00165A0C">
              <w:rPr>
                <w:rFonts w:cs="Arial"/>
                <w:sz w:val="18"/>
              </w:rPr>
              <w:t>2 : Extract</w:t>
            </w:r>
          </w:p>
          <w:p w14:paraId="189749A9" w14:textId="77777777" w:rsidR="00165A0C" w:rsidRPr="00165A0C" w:rsidRDefault="00165A0C" w:rsidP="00165A0C">
            <w:pPr>
              <w:spacing w:before="120" w:after="120"/>
              <w:rPr>
                <w:rFonts w:cs="Arial"/>
                <w:sz w:val="18"/>
              </w:rPr>
            </w:pPr>
            <w:r w:rsidRPr="00165A0C">
              <w:rPr>
                <w:rFonts w:cs="Arial"/>
                <w:sz w:val="18"/>
              </w:rPr>
              <w:t>3 : Full Text</w:t>
            </w:r>
          </w:p>
        </w:tc>
        <w:tc>
          <w:tcPr>
            <w:tcW w:w="417" w:type="pct"/>
            <w:gridSpan w:val="2"/>
            <w:shd w:val="clear" w:color="auto" w:fill="auto"/>
          </w:tcPr>
          <w:p w14:paraId="7EF1A09F"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16ABF7DD"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B1849D4" w14:textId="77777777" w:rsidTr="00B131AF">
        <w:tc>
          <w:tcPr>
            <w:tcW w:w="1665" w:type="pct"/>
            <w:gridSpan w:val="4"/>
            <w:shd w:val="clear" w:color="auto" w:fill="auto"/>
          </w:tcPr>
          <w:p w14:paraId="548DD6FE" w14:textId="77777777" w:rsidR="00165A0C" w:rsidRPr="00165A0C" w:rsidRDefault="00165A0C" w:rsidP="00165A0C">
            <w:pPr>
              <w:spacing w:before="120" w:after="120"/>
              <w:rPr>
                <w:rFonts w:cs="Arial"/>
                <w:sz w:val="18"/>
              </w:rPr>
            </w:pPr>
            <w:r w:rsidRPr="00165A0C">
              <w:rPr>
                <w:rFonts w:cs="Arial"/>
                <w:sz w:val="18"/>
              </w:rPr>
              <w:t xml:space="preserve">      Information</w:t>
            </w:r>
          </w:p>
        </w:tc>
        <w:tc>
          <w:tcPr>
            <w:tcW w:w="834" w:type="pct"/>
            <w:gridSpan w:val="2"/>
            <w:shd w:val="clear" w:color="auto" w:fill="auto"/>
          </w:tcPr>
          <w:p w14:paraId="607DABDB" w14:textId="77777777" w:rsidR="00165A0C" w:rsidRPr="00165A0C" w:rsidRDefault="00165A0C" w:rsidP="00165A0C">
            <w:pPr>
              <w:spacing w:before="120" w:after="120"/>
              <w:rPr>
                <w:rFonts w:cs="Arial"/>
                <w:sz w:val="18"/>
              </w:rPr>
            </w:pPr>
          </w:p>
        </w:tc>
        <w:tc>
          <w:tcPr>
            <w:tcW w:w="1250" w:type="pct"/>
            <w:gridSpan w:val="4"/>
            <w:shd w:val="clear" w:color="auto" w:fill="auto"/>
          </w:tcPr>
          <w:p w14:paraId="5036EBBD" w14:textId="77777777" w:rsidR="00165A0C" w:rsidRPr="00165A0C" w:rsidRDefault="00165A0C" w:rsidP="00165A0C">
            <w:pPr>
              <w:spacing w:before="120" w:after="120"/>
              <w:rPr>
                <w:rFonts w:cs="Arial"/>
                <w:sz w:val="18"/>
              </w:rPr>
            </w:pPr>
          </w:p>
        </w:tc>
        <w:tc>
          <w:tcPr>
            <w:tcW w:w="417" w:type="pct"/>
            <w:gridSpan w:val="2"/>
            <w:shd w:val="clear" w:color="auto" w:fill="auto"/>
          </w:tcPr>
          <w:p w14:paraId="65FEA32D"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74C6D64D"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33666AF2" w14:textId="77777777" w:rsidTr="00B131AF">
        <w:tc>
          <w:tcPr>
            <w:tcW w:w="1665" w:type="pct"/>
            <w:gridSpan w:val="4"/>
            <w:shd w:val="clear" w:color="auto" w:fill="auto"/>
          </w:tcPr>
          <w:p w14:paraId="3DD4F540" w14:textId="77777777" w:rsidR="00165A0C" w:rsidRPr="00165A0C" w:rsidRDefault="00165A0C" w:rsidP="00165A0C">
            <w:pPr>
              <w:spacing w:before="120" w:after="120"/>
              <w:rPr>
                <w:rFonts w:cs="Arial"/>
                <w:sz w:val="18"/>
              </w:rPr>
            </w:pPr>
            <w:r w:rsidRPr="00165A0C">
              <w:rPr>
                <w:rFonts w:cs="Arial"/>
                <w:sz w:val="18"/>
              </w:rPr>
              <w:t xml:space="preserve">         File Locator</w:t>
            </w:r>
          </w:p>
        </w:tc>
        <w:tc>
          <w:tcPr>
            <w:tcW w:w="834" w:type="pct"/>
            <w:gridSpan w:val="2"/>
            <w:shd w:val="clear" w:color="auto" w:fill="auto"/>
          </w:tcPr>
          <w:p w14:paraId="2DD16AAC" w14:textId="77777777" w:rsidR="00165A0C" w:rsidRPr="00165A0C" w:rsidRDefault="00165A0C" w:rsidP="00165A0C">
            <w:pPr>
              <w:spacing w:before="120" w:after="120"/>
              <w:rPr>
                <w:rFonts w:cs="Arial"/>
                <w:sz w:val="18"/>
              </w:rPr>
            </w:pPr>
          </w:p>
        </w:tc>
        <w:tc>
          <w:tcPr>
            <w:tcW w:w="1250" w:type="pct"/>
            <w:gridSpan w:val="4"/>
            <w:shd w:val="clear" w:color="auto" w:fill="auto"/>
          </w:tcPr>
          <w:p w14:paraId="55F61AD4" w14:textId="77777777" w:rsidR="00165A0C" w:rsidRPr="00165A0C" w:rsidRDefault="00165A0C" w:rsidP="00165A0C">
            <w:pPr>
              <w:spacing w:before="120" w:after="120"/>
              <w:rPr>
                <w:rFonts w:cs="Arial"/>
                <w:sz w:val="18"/>
              </w:rPr>
            </w:pPr>
          </w:p>
        </w:tc>
        <w:tc>
          <w:tcPr>
            <w:tcW w:w="417" w:type="pct"/>
            <w:gridSpan w:val="2"/>
            <w:shd w:val="clear" w:color="auto" w:fill="auto"/>
          </w:tcPr>
          <w:p w14:paraId="5D7028C1"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32D869FA"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341DFE3" w14:textId="77777777" w:rsidTr="00B131AF">
        <w:tc>
          <w:tcPr>
            <w:tcW w:w="1665" w:type="pct"/>
            <w:gridSpan w:val="4"/>
            <w:shd w:val="clear" w:color="auto" w:fill="auto"/>
          </w:tcPr>
          <w:p w14:paraId="7B21988F" w14:textId="77777777" w:rsidR="00165A0C" w:rsidRPr="00165A0C" w:rsidRDefault="00165A0C" w:rsidP="00165A0C">
            <w:pPr>
              <w:spacing w:before="120" w:after="120"/>
              <w:rPr>
                <w:rFonts w:cs="Arial"/>
                <w:sz w:val="18"/>
              </w:rPr>
            </w:pPr>
            <w:r w:rsidRPr="00165A0C">
              <w:rPr>
                <w:rFonts w:cs="Arial"/>
                <w:sz w:val="18"/>
              </w:rPr>
              <w:t xml:space="preserve">         File Reference</w:t>
            </w:r>
          </w:p>
        </w:tc>
        <w:tc>
          <w:tcPr>
            <w:tcW w:w="834" w:type="pct"/>
            <w:gridSpan w:val="2"/>
            <w:shd w:val="clear" w:color="auto" w:fill="auto"/>
          </w:tcPr>
          <w:p w14:paraId="52E68D33" w14:textId="77777777" w:rsidR="00165A0C" w:rsidRPr="00165A0C" w:rsidRDefault="00165A0C" w:rsidP="00165A0C">
            <w:pPr>
              <w:spacing w:before="120" w:after="120"/>
              <w:rPr>
                <w:rFonts w:cs="Arial"/>
                <w:sz w:val="18"/>
              </w:rPr>
            </w:pPr>
            <w:r w:rsidRPr="00165A0C">
              <w:rPr>
                <w:rFonts w:cs="Arial"/>
                <w:sz w:val="18"/>
              </w:rPr>
              <w:t>(TXTDSC)</w:t>
            </w:r>
          </w:p>
        </w:tc>
        <w:tc>
          <w:tcPr>
            <w:tcW w:w="1250" w:type="pct"/>
            <w:gridSpan w:val="4"/>
            <w:shd w:val="clear" w:color="auto" w:fill="auto"/>
          </w:tcPr>
          <w:p w14:paraId="71C3C30D" w14:textId="77777777" w:rsidR="00165A0C" w:rsidRPr="00165A0C" w:rsidRDefault="00165A0C" w:rsidP="00165A0C">
            <w:pPr>
              <w:spacing w:before="120" w:after="120"/>
              <w:rPr>
                <w:rFonts w:cs="Arial"/>
                <w:sz w:val="18"/>
              </w:rPr>
            </w:pPr>
          </w:p>
        </w:tc>
        <w:tc>
          <w:tcPr>
            <w:tcW w:w="417" w:type="pct"/>
            <w:gridSpan w:val="2"/>
            <w:shd w:val="clear" w:color="auto" w:fill="auto"/>
          </w:tcPr>
          <w:p w14:paraId="7E1ECEA4"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7EEA72C5"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D2AB2C3" w14:textId="77777777" w:rsidTr="00B131AF">
        <w:tc>
          <w:tcPr>
            <w:tcW w:w="1665" w:type="pct"/>
            <w:gridSpan w:val="4"/>
            <w:shd w:val="clear" w:color="auto" w:fill="auto"/>
          </w:tcPr>
          <w:p w14:paraId="1136C5BC" w14:textId="77777777" w:rsidR="00165A0C" w:rsidRPr="00165A0C" w:rsidRDefault="00165A0C" w:rsidP="00165A0C">
            <w:pPr>
              <w:spacing w:before="120" w:after="120"/>
              <w:rPr>
                <w:rFonts w:cs="Arial"/>
                <w:sz w:val="18"/>
              </w:rPr>
            </w:pPr>
            <w:r w:rsidRPr="00165A0C">
              <w:rPr>
                <w:rFonts w:cs="Arial"/>
                <w:sz w:val="18"/>
              </w:rPr>
              <w:t xml:space="preserve">         Headline</w:t>
            </w:r>
          </w:p>
        </w:tc>
        <w:tc>
          <w:tcPr>
            <w:tcW w:w="834" w:type="pct"/>
            <w:gridSpan w:val="2"/>
            <w:shd w:val="clear" w:color="auto" w:fill="auto"/>
          </w:tcPr>
          <w:p w14:paraId="7D4C6E99" w14:textId="77777777" w:rsidR="00165A0C" w:rsidRPr="00165A0C" w:rsidRDefault="00165A0C" w:rsidP="00165A0C">
            <w:pPr>
              <w:spacing w:before="120" w:after="120"/>
              <w:rPr>
                <w:rFonts w:cs="Arial"/>
                <w:sz w:val="18"/>
              </w:rPr>
            </w:pPr>
          </w:p>
        </w:tc>
        <w:tc>
          <w:tcPr>
            <w:tcW w:w="1250" w:type="pct"/>
            <w:gridSpan w:val="4"/>
            <w:shd w:val="clear" w:color="auto" w:fill="auto"/>
          </w:tcPr>
          <w:p w14:paraId="783BE85A" w14:textId="77777777" w:rsidR="00165A0C" w:rsidRPr="00165A0C" w:rsidRDefault="00165A0C" w:rsidP="00165A0C">
            <w:pPr>
              <w:spacing w:before="120" w:after="120"/>
              <w:rPr>
                <w:rFonts w:cs="Arial"/>
                <w:sz w:val="18"/>
              </w:rPr>
            </w:pPr>
          </w:p>
        </w:tc>
        <w:tc>
          <w:tcPr>
            <w:tcW w:w="417" w:type="pct"/>
            <w:gridSpan w:val="2"/>
            <w:shd w:val="clear" w:color="auto" w:fill="auto"/>
          </w:tcPr>
          <w:p w14:paraId="2D4DBFCE"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1AC40619" w14:textId="77777777" w:rsidR="00165A0C" w:rsidRPr="00165A0C" w:rsidRDefault="00165A0C" w:rsidP="00165A0C">
            <w:pPr>
              <w:spacing w:before="120" w:after="120"/>
              <w:rPr>
                <w:rFonts w:cs="Arial"/>
                <w:sz w:val="18"/>
              </w:rPr>
            </w:pPr>
            <w:r w:rsidRPr="00165A0C">
              <w:rPr>
                <w:rFonts w:cs="Arial"/>
                <w:sz w:val="18"/>
              </w:rPr>
              <w:t>0, * (ordered)</w:t>
            </w:r>
          </w:p>
        </w:tc>
      </w:tr>
      <w:tr w:rsidR="00165A0C" w:rsidRPr="00165A0C" w14:paraId="311202FC" w14:textId="77777777" w:rsidTr="00B131AF">
        <w:tc>
          <w:tcPr>
            <w:tcW w:w="1665" w:type="pct"/>
            <w:gridSpan w:val="4"/>
            <w:shd w:val="clear" w:color="auto" w:fill="auto"/>
          </w:tcPr>
          <w:p w14:paraId="1A18E033" w14:textId="77777777" w:rsidR="00165A0C" w:rsidRPr="00165A0C" w:rsidRDefault="00165A0C" w:rsidP="00165A0C">
            <w:pPr>
              <w:spacing w:before="120" w:after="120"/>
              <w:rPr>
                <w:rFonts w:cs="Arial"/>
                <w:sz w:val="18"/>
              </w:rPr>
            </w:pPr>
            <w:r w:rsidRPr="00165A0C">
              <w:rPr>
                <w:rFonts w:cs="Arial"/>
                <w:sz w:val="18"/>
              </w:rPr>
              <w:t xml:space="preserve">         Language</w:t>
            </w:r>
          </w:p>
        </w:tc>
        <w:tc>
          <w:tcPr>
            <w:tcW w:w="834" w:type="pct"/>
            <w:gridSpan w:val="2"/>
            <w:shd w:val="clear" w:color="auto" w:fill="auto"/>
          </w:tcPr>
          <w:p w14:paraId="475DB3A8" w14:textId="77777777" w:rsidR="00165A0C" w:rsidRPr="00165A0C" w:rsidRDefault="00165A0C" w:rsidP="00165A0C">
            <w:pPr>
              <w:spacing w:before="120" w:after="120"/>
              <w:rPr>
                <w:rFonts w:cs="Arial"/>
                <w:sz w:val="18"/>
              </w:rPr>
            </w:pPr>
          </w:p>
        </w:tc>
        <w:tc>
          <w:tcPr>
            <w:tcW w:w="1250" w:type="pct"/>
            <w:gridSpan w:val="4"/>
            <w:shd w:val="clear" w:color="auto" w:fill="auto"/>
          </w:tcPr>
          <w:p w14:paraId="70C21789" w14:textId="77777777" w:rsidR="00165A0C" w:rsidRPr="00165A0C" w:rsidRDefault="00165A0C" w:rsidP="00165A0C">
            <w:pPr>
              <w:spacing w:before="120" w:after="120"/>
              <w:rPr>
                <w:rFonts w:cs="Arial"/>
                <w:sz w:val="18"/>
              </w:rPr>
            </w:pPr>
          </w:p>
        </w:tc>
        <w:tc>
          <w:tcPr>
            <w:tcW w:w="417" w:type="pct"/>
            <w:gridSpan w:val="2"/>
            <w:shd w:val="clear" w:color="auto" w:fill="auto"/>
          </w:tcPr>
          <w:p w14:paraId="610DC500"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684B6FEF"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E0A67E4" w14:textId="77777777" w:rsidTr="00B131AF">
        <w:tc>
          <w:tcPr>
            <w:tcW w:w="1665" w:type="pct"/>
            <w:gridSpan w:val="4"/>
            <w:shd w:val="clear" w:color="auto" w:fill="auto"/>
          </w:tcPr>
          <w:p w14:paraId="1B094B40" w14:textId="77777777" w:rsidR="00165A0C" w:rsidRPr="00165A0C" w:rsidRDefault="00165A0C" w:rsidP="00165A0C">
            <w:pPr>
              <w:spacing w:before="120" w:after="120"/>
              <w:rPr>
                <w:rFonts w:cs="Arial"/>
                <w:sz w:val="18"/>
              </w:rPr>
            </w:pPr>
            <w:r w:rsidRPr="00165A0C">
              <w:rPr>
                <w:rFonts w:cs="Arial"/>
                <w:sz w:val="18"/>
              </w:rPr>
              <w:t xml:space="preserve">         Text</w:t>
            </w:r>
          </w:p>
        </w:tc>
        <w:tc>
          <w:tcPr>
            <w:tcW w:w="834" w:type="pct"/>
            <w:gridSpan w:val="2"/>
            <w:shd w:val="clear" w:color="auto" w:fill="auto"/>
          </w:tcPr>
          <w:p w14:paraId="4E989796" w14:textId="77777777" w:rsidR="00165A0C" w:rsidRPr="00165A0C" w:rsidRDefault="00165A0C" w:rsidP="00165A0C">
            <w:pPr>
              <w:spacing w:before="120" w:after="120"/>
              <w:rPr>
                <w:rFonts w:cs="Arial"/>
                <w:sz w:val="18"/>
              </w:rPr>
            </w:pPr>
            <w:r w:rsidRPr="00165A0C">
              <w:rPr>
                <w:rFonts w:cs="Arial"/>
                <w:sz w:val="18"/>
              </w:rPr>
              <w:t>(INFORM)</w:t>
            </w:r>
          </w:p>
          <w:p w14:paraId="4EFC3E51" w14:textId="77777777" w:rsidR="00165A0C" w:rsidRPr="00165A0C" w:rsidRDefault="00165A0C" w:rsidP="00165A0C">
            <w:pPr>
              <w:spacing w:before="120" w:after="120"/>
              <w:rPr>
                <w:rFonts w:cs="Arial"/>
                <w:sz w:val="18"/>
              </w:rPr>
            </w:pPr>
            <w:r w:rsidRPr="00165A0C">
              <w:rPr>
                <w:rFonts w:cs="Arial"/>
                <w:sz w:val="18"/>
              </w:rPr>
              <w:t>(NINFOM)</w:t>
            </w:r>
          </w:p>
        </w:tc>
        <w:tc>
          <w:tcPr>
            <w:tcW w:w="1250" w:type="pct"/>
            <w:gridSpan w:val="4"/>
            <w:shd w:val="clear" w:color="auto" w:fill="auto"/>
          </w:tcPr>
          <w:p w14:paraId="3DEF87B0" w14:textId="77777777" w:rsidR="00165A0C" w:rsidRPr="00165A0C" w:rsidRDefault="00165A0C" w:rsidP="00165A0C">
            <w:pPr>
              <w:spacing w:before="120" w:after="120"/>
              <w:rPr>
                <w:rFonts w:cs="Arial"/>
                <w:sz w:val="18"/>
              </w:rPr>
            </w:pPr>
          </w:p>
        </w:tc>
        <w:tc>
          <w:tcPr>
            <w:tcW w:w="417" w:type="pct"/>
            <w:gridSpan w:val="2"/>
            <w:shd w:val="clear" w:color="auto" w:fill="auto"/>
          </w:tcPr>
          <w:p w14:paraId="293531BF"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78C238CF"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DCBA659" w14:textId="77777777" w:rsidTr="00B131AF">
        <w:tc>
          <w:tcPr>
            <w:tcW w:w="1665" w:type="pct"/>
            <w:gridSpan w:val="4"/>
            <w:shd w:val="clear" w:color="auto" w:fill="auto"/>
          </w:tcPr>
          <w:p w14:paraId="00407810" w14:textId="77777777" w:rsidR="00165A0C" w:rsidRPr="00165A0C" w:rsidRDefault="00165A0C" w:rsidP="00165A0C">
            <w:pPr>
              <w:spacing w:before="120" w:after="120"/>
              <w:rPr>
                <w:rFonts w:cs="Arial"/>
                <w:sz w:val="18"/>
              </w:rPr>
            </w:pPr>
            <w:r w:rsidRPr="00165A0C">
              <w:rPr>
                <w:rFonts w:cs="Arial"/>
                <w:sz w:val="18"/>
              </w:rPr>
              <w:t xml:space="preserve">      Online Resource</w:t>
            </w:r>
          </w:p>
        </w:tc>
        <w:tc>
          <w:tcPr>
            <w:tcW w:w="834" w:type="pct"/>
            <w:gridSpan w:val="2"/>
            <w:shd w:val="clear" w:color="auto" w:fill="auto"/>
          </w:tcPr>
          <w:p w14:paraId="444AB64F" w14:textId="77777777" w:rsidR="00165A0C" w:rsidRPr="00165A0C" w:rsidRDefault="00165A0C" w:rsidP="00165A0C">
            <w:pPr>
              <w:spacing w:before="120" w:after="120"/>
              <w:rPr>
                <w:rFonts w:cs="Arial"/>
                <w:sz w:val="18"/>
              </w:rPr>
            </w:pPr>
          </w:p>
        </w:tc>
        <w:tc>
          <w:tcPr>
            <w:tcW w:w="1250" w:type="pct"/>
            <w:gridSpan w:val="4"/>
            <w:shd w:val="clear" w:color="auto" w:fill="auto"/>
          </w:tcPr>
          <w:p w14:paraId="0140CCE5" w14:textId="77777777" w:rsidR="00165A0C" w:rsidRPr="00165A0C" w:rsidRDefault="00165A0C" w:rsidP="00165A0C">
            <w:pPr>
              <w:spacing w:before="120" w:after="120"/>
              <w:rPr>
                <w:rFonts w:cs="Arial"/>
                <w:sz w:val="18"/>
              </w:rPr>
            </w:pPr>
          </w:p>
        </w:tc>
        <w:tc>
          <w:tcPr>
            <w:tcW w:w="417" w:type="pct"/>
            <w:gridSpan w:val="2"/>
            <w:shd w:val="clear" w:color="auto" w:fill="auto"/>
          </w:tcPr>
          <w:p w14:paraId="2E01270A"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7D4366CC"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8C03DF1" w14:textId="77777777" w:rsidTr="00B131AF">
        <w:tc>
          <w:tcPr>
            <w:tcW w:w="1665" w:type="pct"/>
            <w:gridSpan w:val="4"/>
            <w:shd w:val="clear" w:color="auto" w:fill="auto"/>
          </w:tcPr>
          <w:p w14:paraId="28B9545D" w14:textId="77777777" w:rsidR="00165A0C" w:rsidRPr="00165A0C" w:rsidRDefault="00165A0C" w:rsidP="00165A0C">
            <w:pPr>
              <w:spacing w:before="120" w:after="120"/>
              <w:rPr>
                <w:rFonts w:cs="Arial"/>
                <w:sz w:val="18"/>
              </w:rPr>
            </w:pPr>
            <w:r w:rsidRPr="00165A0C">
              <w:rPr>
                <w:rFonts w:cs="Arial"/>
                <w:sz w:val="18"/>
              </w:rPr>
              <w:t xml:space="preserve">         Online Resource Linkage URL</w:t>
            </w:r>
          </w:p>
        </w:tc>
        <w:tc>
          <w:tcPr>
            <w:tcW w:w="834" w:type="pct"/>
            <w:gridSpan w:val="2"/>
            <w:shd w:val="clear" w:color="auto" w:fill="auto"/>
          </w:tcPr>
          <w:p w14:paraId="68E637D1" w14:textId="77777777" w:rsidR="00165A0C" w:rsidRPr="00165A0C" w:rsidRDefault="00165A0C" w:rsidP="00165A0C">
            <w:pPr>
              <w:spacing w:before="120" w:after="120"/>
              <w:rPr>
                <w:rFonts w:cs="Arial"/>
                <w:sz w:val="18"/>
              </w:rPr>
            </w:pPr>
          </w:p>
        </w:tc>
        <w:tc>
          <w:tcPr>
            <w:tcW w:w="1250" w:type="pct"/>
            <w:gridSpan w:val="4"/>
            <w:shd w:val="clear" w:color="auto" w:fill="auto"/>
          </w:tcPr>
          <w:p w14:paraId="62F84A6E" w14:textId="77777777" w:rsidR="00165A0C" w:rsidRPr="00165A0C" w:rsidRDefault="00165A0C" w:rsidP="00165A0C">
            <w:pPr>
              <w:spacing w:before="120" w:after="120"/>
              <w:rPr>
                <w:rFonts w:cs="Arial"/>
                <w:sz w:val="18"/>
              </w:rPr>
            </w:pPr>
          </w:p>
        </w:tc>
        <w:tc>
          <w:tcPr>
            <w:tcW w:w="417" w:type="pct"/>
            <w:gridSpan w:val="2"/>
            <w:shd w:val="clear" w:color="auto" w:fill="auto"/>
          </w:tcPr>
          <w:p w14:paraId="6A4C4150" w14:textId="77777777" w:rsidR="00165A0C" w:rsidRPr="00165A0C" w:rsidRDefault="00165A0C" w:rsidP="00165A0C">
            <w:pPr>
              <w:spacing w:before="120" w:after="120"/>
              <w:rPr>
                <w:rFonts w:cs="Arial"/>
                <w:sz w:val="18"/>
              </w:rPr>
            </w:pPr>
            <w:r w:rsidRPr="00165A0C">
              <w:rPr>
                <w:rFonts w:cs="Arial"/>
                <w:sz w:val="18"/>
              </w:rPr>
              <w:t>(S) UL</w:t>
            </w:r>
          </w:p>
        </w:tc>
        <w:tc>
          <w:tcPr>
            <w:tcW w:w="834" w:type="pct"/>
            <w:gridSpan w:val="2"/>
            <w:shd w:val="clear" w:color="auto" w:fill="auto"/>
          </w:tcPr>
          <w:p w14:paraId="0A7294B9"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54B03E90" w14:textId="77777777" w:rsidTr="00B131AF">
        <w:tc>
          <w:tcPr>
            <w:tcW w:w="1665" w:type="pct"/>
            <w:gridSpan w:val="4"/>
            <w:shd w:val="clear" w:color="auto" w:fill="auto"/>
          </w:tcPr>
          <w:p w14:paraId="3215445B" w14:textId="77777777" w:rsidR="00165A0C" w:rsidRPr="00165A0C" w:rsidRDefault="00165A0C" w:rsidP="00165A0C">
            <w:pPr>
              <w:spacing w:before="120" w:after="120"/>
              <w:rPr>
                <w:rFonts w:cs="Arial"/>
                <w:sz w:val="18"/>
              </w:rPr>
            </w:pPr>
            <w:r w:rsidRPr="00165A0C">
              <w:rPr>
                <w:rFonts w:cs="Arial"/>
                <w:sz w:val="18"/>
              </w:rPr>
              <w:t xml:space="preserve">         Protocol</w:t>
            </w:r>
          </w:p>
        </w:tc>
        <w:tc>
          <w:tcPr>
            <w:tcW w:w="834" w:type="pct"/>
            <w:gridSpan w:val="2"/>
            <w:shd w:val="clear" w:color="auto" w:fill="auto"/>
          </w:tcPr>
          <w:p w14:paraId="74EC2FEC" w14:textId="77777777" w:rsidR="00165A0C" w:rsidRPr="00165A0C" w:rsidRDefault="00165A0C" w:rsidP="00165A0C">
            <w:pPr>
              <w:spacing w:before="120" w:after="120"/>
              <w:rPr>
                <w:rFonts w:cs="Arial"/>
                <w:sz w:val="18"/>
              </w:rPr>
            </w:pPr>
          </w:p>
        </w:tc>
        <w:tc>
          <w:tcPr>
            <w:tcW w:w="1250" w:type="pct"/>
            <w:gridSpan w:val="4"/>
            <w:shd w:val="clear" w:color="auto" w:fill="auto"/>
          </w:tcPr>
          <w:p w14:paraId="23F75AE9" w14:textId="77777777" w:rsidR="00165A0C" w:rsidRPr="00165A0C" w:rsidRDefault="00165A0C" w:rsidP="00165A0C">
            <w:pPr>
              <w:spacing w:before="120" w:after="120"/>
              <w:rPr>
                <w:rFonts w:cs="Arial"/>
                <w:sz w:val="18"/>
              </w:rPr>
            </w:pPr>
          </w:p>
        </w:tc>
        <w:tc>
          <w:tcPr>
            <w:tcW w:w="417" w:type="pct"/>
            <w:gridSpan w:val="2"/>
            <w:shd w:val="clear" w:color="auto" w:fill="auto"/>
          </w:tcPr>
          <w:p w14:paraId="63675EF4"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0FB2AD55"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13F0BE5" w14:textId="77777777" w:rsidTr="00B131AF">
        <w:tc>
          <w:tcPr>
            <w:tcW w:w="1665" w:type="pct"/>
            <w:gridSpan w:val="4"/>
            <w:shd w:val="clear" w:color="auto" w:fill="auto"/>
          </w:tcPr>
          <w:p w14:paraId="085D0C5B" w14:textId="77777777" w:rsidR="00165A0C" w:rsidRPr="00165A0C" w:rsidRDefault="00165A0C" w:rsidP="00165A0C">
            <w:pPr>
              <w:spacing w:before="120" w:after="120"/>
              <w:rPr>
                <w:rFonts w:cs="Arial"/>
                <w:sz w:val="18"/>
              </w:rPr>
            </w:pPr>
            <w:r w:rsidRPr="00165A0C">
              <w:rPr>
                <w:rFonts w:cs="Arial"/>
                <w:sz w:val="18"/>
              </w:rPr>
              <w:t xml:space="preserve">         Application Profile</w:t>
            </w:r>
          </w:p>
        </w:tc>
        <w:tc>
          <w:tcPr>
            <w:tcW w:w="834" w:type="pct"/>
            <w:gridSpan w:val="2"/>
            <w:shd w:val="clear" w:color="auto" w:fill="auto"/>
          </w:tcPr>
          <w:p w14:paraId="74AFC411" w14:textId="77777777" w:rsidR="00165A0C" w:rsidRPr="00165A0C" w:rsidRDefault="00165A0C" w:rsidP="00165A0C">
            <w:pPr>
              <w:spacing w:before="120" w:after="120"/>
              <w:rPr>
                <w:rFonts w:cs="Arial"/>
                <w:sz w:val="18"/>
              </w:rPr>
            </w:pPr>
          </w:p>
        </w:tc>
        <w:tc>
          <w:tcPr>
            <w:tcW w:w="1250" w:type="pct"/>
            <w:gridSpan w:val="4"/>
            <w:shd w:val="clear" w:color="auto" w:fill="auto"/>
          </w:tcPr>
          <w:p w14:paraId="1601A52F" w14:textId="77777777" w:rsidR="00165A0C" w:rsidRPr="00165A0C" w:rsidRDefault="00165A0C" w:rsidP="00165A0C">
            <w:pPr>
              <w:spacing w:before="120" w:after="120"/>
              <w:rPr>
                <w:rFonts w:cs="Arial"/>
                <w:sz w:val="18"/>
              </w:rPr>
            </w:pPr>
          </w:p>
        </w:tc>
        <w:tc>
          <w:tcPr>
            <w:tcW w:w="417" w:type="pct"/>
            <w:gridSpan w:val="2"/>
            <w:shd w:val="clear" w:color="auto" w:fill="auto"/>
          </w:tcPr>
          <w:p w14:paraId="582AA9DB"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77C30FB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CD92E60" w14:textId="77777777" w:rsidTr="00B131AF">
        <w:tc>
          <w:tcPr>
            <w:tcW w:w="1665" w:type="pct"/>
            <w:gridSpan w:val="4"/>
            <w:shd w:val="clear" w:color="auto" w:fill="auto"/>
          </w:tcPr>
          <w:p w14:paraId="3AB80205" w14:textId="77777777" w:rsidR="00165A0C" w:rsidRPr="00165A0C" w:rsidRDefault="00165A0C" w:rsidP="00165A0C">
            <w:pPr>
              <w:spacing w:before="120" w:after="120"/>
              <w:rPr>
                <w:rFonts w:cs="Arial"/>
                <w:sz w:val="18"/>
              </w:rPr>
            </w:pPr>
            <w:r w:rsidRPr="00165A0C">
              <w:rPr>
                <w:rFonts w:cs="Arial"/>
                <w:sz w:val="18"/>
              </w:rPr>
              <w:t xml:space="preserve">         Name of Resource</w:t>
            </w:r>
          </w:p>
        </w:tc>
        <w:tc>
          <w:tcPr>
            <w:tcW w:w="834" w:type="pct"/>
            <w:gridSpan w:val="2"/>
            <w:shd w:val="clear" w:color="auto" w:fill="auto"/>
          </w:tcPr>
          <w:p w14:paraId="40324BA3" w14:textId="77777777" w:rsidR="00165A0C" w:rsidRPr="00165A0C" w:rsidRDefault="00165A0C" w:rsidP="00165A0C">
            <w:pPr>
              <w:spacing w:before="120" w:after="120"/>
              <w:rPr>
                <w:rFonts w:cs="Arial"/>
                <w:sz w:val="18"/>
              </w:rPr>
            </w:pPr>
          </w:p>
        </w:tc>
        <w:tc>
          <w:tcPr>
            <w:tcW w:w="1250" w:type="pct"/>
            <w:gridSpan w:val="4"/>
            <w:shd w:val="clear" w:color="auto" w:fill="auto"/>
          </w:tcPr>
          <w:p w14:paraId="648C938A" w14:textId="77777777" w:rsidR="00165A0C" w:rsidRPr="00165A0C" w:rsidRDefault="00165A0C" w:rsidP="00165A0C">
            <w:pPr>
              <w:spacing w:before="120" w:after="120"/>
              <w:rPr>
                <w:rFonts w:cs="Arial"/>
                <w:sz w:val="18"/>
              </w:rPr>
            </w:pPr>
          </w:p>
        </w:tc>
        <w:tc>
          <w:tcPr>
            <w:tcW w:w="417" w:type="pct"/>
            <w:gridSpan w:val="2"/>
            <w:shd w:val="clear" w:color="auto" w:fill="auto"/>
          </w:tcPr>
          <w:p w14:paraId="0005017C"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5B16982F"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8513535" w14:textId="77777777" w:rsidTr="00B131AF">
        <w:tc>
          <w:tcPr>
            <w:tcW w:w="1665" w:type="pct"/>
            <w:gridSpan w:val="4"/>
            <w:shd w:val="clear" w:color="auto" w:fill="auto"/>
          </w:tcPr>
          <w:p w14:paraId="02D4DE6A" w14:textId="77777777" w:rsidR="00165A0C" w:rsidRPr="00165A0C" w:rsidRDefault="00165A0C" w:rsidP="00165A0C">
            <w:pPr>
              <w:spacing w:before="120" w:after="120"/>
              <w:rPr>
                <w:rFonts w:cs="Arial"/>
                <w:sz w:val="18"/>
              </w:rPr>
            </w:pPr>
            <w:r w:rsidRPr="00165A0C">
              <w:rPr>
                <w:rFonts w:cs="Arial"/>
                <w:sz w:val="18"/>
              </w:rPr>
              <w:lastRenderedPageBreak/>
              <w:t xml:space="preserve">         Online Resource Description</w:t>
            </w:r>
          </w:p>
        </w:tc>
        <w:tc>
          <w:tcPr>
            <w:tcW w:w="834" w:type="pct"/>
            <w:gridSpan w:val="2"/>
            <w:shd w:val="clear" w:color="auto" w:fill="auto"/>
          </w:tcPr>
          <w:p w14:paraId="3B652B33" w14:textId="77777777" w:rsidR="00165A0C" w:rsidRPr="00165A0C" w:rsidRDefault="00165A0C" w:rsidP="00165A0C">
            <w:pPr>
              <w:spacing w:before="120" w:after="120"/>
              <w:rPr>
                <w:rFonts w:cs="Arial"/>
                <w:sz w:val="18"/>
              </w:rPr>
            </w:pPr>
          </w:p>
        </w:tc>
        <w:tc>
          <w:tcPr>
            <w:tcW w:w="1250" w:type="pct"/>
            <w:gridSpan w:val="4"/>
            <w:shd w:val="clear" w:color="auto" w:fill="auto"/>
          </w:tcPr>
          <w:p w14:paraId="33372131" w14:textId="77777777" w:rsidR="00165A0C" w:rsidRPr="00165A0C" w:rsidRDefault="00165A0C" w:rsidP="00165A0C">
            <w:pPr>
              <w:spacing w:before="120" w:after="120"/>
              <w:rPr>
                <w:rFonts w:cs="Arial"/>
                <w:sz w:val="18"/>
              </w:rPr>
            </w:pPr>
          </w:p>
        </w:tc>
        <w:tc>
          <w:tcPr>
            <w:tcW w:w="417" w:type="pct"/>
            <w:gridSpan w:val="2"/>
            <w:shd w:val="clear" w:color="auto" w:fill="auto"/>
          </w:tcPr>
          <w:p w14:paraId="6501213A"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77649265"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E8B3DC2" w14:textId="77777777" w:rsidTr="00B131AF">
        <w:tc>
          <w:tcPr>
            <w:tcW w:w="1665" w:type="pct"/>
            <w:gridSpan w:val="4"/>
            <w:shd w:val="clear" w:color="auto" w:fill="auto"/>
          </w:tcPr>
          <w:p w14:paraId="0E7330A9" w14:textId="77777777" w:rsidR="00165A0C" w:rsidRPr="00165A0C" w:rsidRDefault="00165A0C" w:rsidP="00165A0C">
            <w:pPr>
              <w:spacing w:before="120" w:after="120"/>
              <w:rPr>
                <w:rFonts w:cs="Arial"/>
                <w:sz w:val="18"/>
              </w:rPr>
            </w:pPr>
            <w:r w:rsidRPr="00165A0C">
              <w:rPr>
                <w:rFonts w:cs="Arial"/>
                <w:sz w:val="18"/>
              </w:rPr>
              <w:t xml:space="preserve">         Online Function</w:t>
            </w:r>
          </w:p>
        </w:tc>
        <w:tc>
          <w:tcPr>
            <w:tcW w:w="834" w:type="pct"/>
            <w:gridSpan w:val="2"/>
            <w:shd w:val="clear" w:color="auto" w:fill="auto"/>
          </w:tcPr>
          <w:p w14:paraId="741E8747" w14:textId="77777777" w:rsidR="00165A0C" w:rsidRPr="00165A0C" w:rsidRDefault="00165A0C" w:rsidP="00165A0C">
            <w:pPr>
              <w:spacing w:before="120" w:after="120"/>
              <w:rPr>
                <w:rFonts w:cs="Arial"/>
                <w:sz w:val="18"/>
              </w:rPr>
            </w:pPr>
          </w:p>
        </w:tc>
        <w:tc>
          <w:tcPr>
            <w:tcW w:w="1250" w:type="pct"/>
            <w:gridSpan w:val="4"/>
            <w:shd w:val="clear" w:color="auto" w:fill="auto"/>
          </w:tcPr>
          <w:p w14:paraId="52389E5C" w14:textId="77777777" w:rsidR="00165A0C" w:rsidRPr="00165A0C" w:rsidRDefault="00165A0C" w:rsidP="00165A0C">
            <w:pPr>
              <w:spacing w:before="120" w:after="120"/>
              <w:rPr>
                <w:rFonts w:cs="Arial"/>
                <w:sz w:val="18"/>
              </w:rPr>
            </w:pPr>
            <w:r w:rsidRPr="00165A0C">
              <w:rPr>
                <w:rFonts w:cs="Arial"/>
                <w:sz w:val="18"/>
              </w:rPr>
              <w:t>1 : Download</w:t>
            </w:r>
          </w:p>
          <w:p w14:paraId="61201B18" w14:textId="77777777" w:rsidR="00165A0C" w:rsidRPr="00165A0C" w:rsidRDefault="00165A0C" w:rsidP="00165A0C">
            <w:pPr>
              <w:spacing w:before="120" w:after="120"/>
              <w:rPr>
                <w:rFonts w:cs="Arial"/>
                <w:sz w:val="18"/>
              </w:rPr>
            </w:pPr>
            <w:r w:rsidRPr="00165A0C">
              <w:rPr>
                <w:rFonts w:cs="Arial"/>
                <w:sz w:val="18"/>
              </w:rPr>
              <w:t>3 : Offline Access</w:t>
            </w:r>
          </w:p>
          <w:p w14:paraId="27BC423C" w14:textId="77777777" w:rsidR="00165A0C" w:rsidRPr="00165A0C" w:rsidRDefault="00165A0C" w:rsidP="00165A0C">
            <w:pPr>
              <w:spacing w:before="120" w:after="120"/>
              <w:rPr>
                <w:rFonts w:cs="Arial"/>
                <w:sz w:val="18"/>
              </w:rPr>
            </w:pPr>
            <w:r w:rsidRPr="00165A0C">
              <w:rPr>
                <w:rFonts w:cs="Arial"/>
                <w:sz w:val="18"/>
              </w:rPr>
              <w:t>4 : Order</w:t>
            </w:r>
          </w:p>
          <w:p w14:paraId="7C45BB74" w14:textId="77777777" w:rsidR="00165A0C" w:rsidRPr="00165A0C" w:rsidRDefault="00165A0C" w:rsidP="00165A0C">
            <w:pPr>
              <w:spacing w:before="120" w:after="120"/>
              <w:rPr>
                <w:rFonts w:cs="Arial"/>
                <w:sz w:val="18"/>
              </w:rPr>
            </w:pPr>
            <w:r w:rsidRPr="00165A0C">
              <w:rPr>
                <w:rFonts w:cs="Arial"/>
                <w:sz w:val="18"/>
              </w:rPr>
              <w:t>5 : Search</w:t>
            </w:r>
          </w:p>
          <w:p w14:paraId="1A35522B" w14:textId="77777777" w:rsidR="00165A0C" w:rsidRPr="00165A0C" w:rsidRDefault="00165A0C" w:rsidP="00165A0C">
            <w:pPr>
              <w:spacing w:before="120" w:after="120"/>
              <w:rPr>
                <w:rFonts w:cs="Arial"/>
                <w:sz w:val="18"/>
              </w:rPr>
            </w:pPr>
            <w:r w:rsidRPr="00165A0C">
              <w:rPr>
                <w:rFonts w:cs="Arial"/>
                <w:sz w:val="18"/>
              </w:rPr>
              <w:t>6 : Complete Metadata</w:t>
            </w:r>
          </w:p>
          <w:p w14:paraId="0A9E0D5F" w14:textId="77777777" w:rsidR="00165A0C" w:rsidRPr="00165A0C" w:rsidRDefault="00165A0C" w:rsidP="00165A0C">
            <w:pPr>
              <w:spacing w:before="120" w:after="120"/>
              <w:rPr>
                <w:rFonts w:cs="Arial"/>
                <w:sz w:val="18"/>
              </w:rPr>
            </w:pPr>
            <w:r w:rsidRPr="00165A0C">
              <w:rPr>
                <w:rFonts w:cs="Arial"/>
                <w:sz w:val="18"/>
              </w:rPr>
              <w:t>7 : Browse Graphic</w:t>
            </w:r>
          </w:p>
          <w:p w14:paraId="6C73AF81" w14:textId="77777777" w:rsidR="00165A0C" w:rsidRPr="00165A0C" w:rsidRDefault="00165A0C" w:rsidP="00165A0C">
            <w:pPr>
              <w:spacing w:before="120" w:after="120"/>
              <w:rPr>
                <w:rFonts w:cs="Arial"/>
                <w:sz w:val="18"/>
              </w:rPr>
            </w:pPr>
            <w:r w:rsidRPr="00165A0C">
              <w:rPr>
                <w:rFonts w:cs="Arial"/>
                <w:sz w:val="18"/>
              </w:rPr>
              <w:t>8 : Upload</w:t>
            </w:r>
          </w:p>
          <w:p w14:paraId="2D20D855" w14:textId="77777777" w:rsidR="00165A0C" w:rsidRPr="00165A0C" w:rsidRDefault="00165A0C" w:rsidP="00165A0C">
            <w:pPr>
              <w:spacing w:before="120" w:after="120"/>
              <w:rPr>
                <w:rFonts w:cs="Arial"/>
                <w:sz w:val="18"/>
              </w:rPr>
            </w:pPr>
            <w:r w:rsidRPr="00165A0C">
              <w:rPr>
                <w:rFonts w:cs="Arial"/>
                <w:sz w:val="18"/>
              </w:rPr>
              <w:t>9 : Email Service</w:t>
            </w:r>
          </w:p>
          <w:p w14:paraId="60180114" w14:textId="77777777" w:rsidR="00165A0C" w:rsidRPr="00165A0C" w:rsidRDefault="00165A0C" w:rsidP="00165A0C">
            <w:pPr>
              <w:spacing w:before="120" w:after="120"/>
              <w:rPr>
                <w:rFonts w:cs="Arial"/>
                <w:sz w:val="18"/>
              </w:rPr>
            </w:pPr>
            <w:r w:rsidRPr="00165A0C">
              <w:rPr>
                <w:rFonts w:cs="Arial"/>
                <w:sz w:val="18"/>
              </w:rPr>
              <w:t>10 : Browsing</w:t>
            </w:r>
          </w:p>
          <w:p w14:paraId="13EE520E" w14:textId="77777777" w:rsidR="00165A0C" w:rsidRPr="00165A0C" w:rsidRDefault="00165A0C" w:rsidP="00165A0C">
            <w:pPr>
              <w:spacing w:before="120" w:after="120"/>
              <w:rPr>
                <w:rFonts w:cs="Arial"/>
                <w:sz w:val="18"/>
              </w:rPr>
            </w:pPr>
            <w:r w:rsidRPr="00165A0C">
              <w:rPr>
                <w:rFonts w:cs="Arial"/>
                <w:sz w:val="18"/>
              </w:rPr>
              <w:t>11 : File Access</w:t>
            </w:r>
          </w:p>
        </w:tc>
        <w:tc>
          <w:tcPr>
            <w:tcW w:w="417" w:type="pct"/>
            <w:gridSpan w:val="2"/>
            <w:shd w:val="clear" w:color="auto" w:fill="auto"/>
          </w:tcPr>
          <w:p w14:paraId="38CEAB3E"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6B8C404A"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23FCF76" w14:textId="77777777" w:rsidTr="00B131AF">
        <w:tc>
          <w:tcPr>
            <w:tcW w:w="1665" w:type="pct"/>
            <w:gridSpan w:val="4"/>
            <w:shd w:val="clear" w:color="auto" w:fill="auto"/>
          </w:tcPr>
          <w:p w14:paraId="3ECD2474" w14:textId="77777777" w:rsidR="00165A0C" w:rsidRPr="00165A0C" w:rsidRDefault="00165A0C" w:rsidP="00165A0C">
            <w:pPr>
              <w:spacing w:before="120" w:after="120"/>
              <w:rPr>
                <w:rFonts w:cs="Arial"/>
                <w:sz w:val="18"/>
              </w:rPr>
            </w:pPr>
            <w:r w:rsidRPr="00165A0C">
              <w:rPr>
                <w:rFonts w:cs="Arial"/>
                <w:sz w:val="18"/>
              </w:rPr>
              <w:t xml:space="preserve">         Protocol request</w:t>
            </w:r>
          </w:p>
        </w:tc>
        <w:tc>
          <w:tcPr>
            <w:tcW w:w="834" w:type="pct"/>
            <w:gridSpan w:val="2"/>
            <w:shd w:val="clear" w:color="auto" w:fill="auto"/>
          </w:tcPr>
          <w:p w14:paraId="5EFC3C0C" w14:textId="77777777" w:rsidR="00165A0C" w:rsidRPr="00165A0C" w:rsidRDefault="00165A0C" w:rsidP="00165A0C">
            <w:pPr>
              <w:spacing w:before="120" w:after="120"/>
              <w:rPr>
                <w:rFonts w:cs="Arial"/>
                <w:sz w:val="18"/>
              </w:rPr>
            </w:pPr>
          </w:p>
        </w:tc>
        <w:tc>
          <w:tcPr>
            <w:tcW w:w="1250" w:type="pct"/>
            <w:gridSpan w:val="4"/>
            <w:shd w:val="clear" w:color="auto" w:fill="auto"/>
          </w:tcPr>
          <w:p w14:paraId="0D988442" w14:textId="77777777" w:rsidR="00165A0C" w:rsidRPr="00165A0C" w:rsidRDefault="00165A0C" w:rsidP="00165A0C">
            <w:pPr>
              <w:spacing w:before="120" w:after="120"/>
              <w:rPr>
                <w:rFonts w:cs="Arial"/>
                <w:sz w:val="18"/>
              </w:rPr>
            </w:pPr>
          </w:p>
        </w:tc>
        <w:tc>
          <w:tcPr>
            <w:tcW w:w="417" w:type="pct"/>
            <w:gridSpan w:val="2"/>
            <w:shd w:val="clear" w:color="auto" w:fill="auto"/>
          </w:tcPr>
          <w:p w14:paraId="2F16A108"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122C8D92"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4052E6F" w14:textId="77777777" w:rsidTr="00B131AF">
        <w:tc>
          <w:tcPr>
            <w:tcW w:w="1665" w:type="pct"/>
            <w:gridSpan w:val="4"/>
            <w:shd w:val="clear" w:color="auto" w:fill="auto"/>
          </w:tcPr>
          <w:p w14:paraId="7506CF42" w14:textId="77777777" w:rsidR="00165A0C" w:rsidRPr="00165A0C" w:rsidRDefault="00165A0C" w:rsidP="00165A0C">
            <w:pPr>
              <w:spacing w:before="120" w:after="120"/>
              <w:rPr>
                <w:rFonts w:cs="Arial"/>
                <w:sz w:val="18"/>
              </w:rPr>
            </w:pPr>
            <w:r w:rsidRPr="00165A0C">
              <w:rPr>
                <w:rFonts w:cs="Arial"/>
                <w:sz w:val="18"/>
              </w:rPr>
              <w:t xml:space="preserve">      Source</w:t>
            </w:r>
          </w:p>
        </w:tc>
        <w:tc>
          <w:tcPr>
            <w:tcW w:w="834" w:type="pct"/>
            <w:gridSpan w:val="2"/>
            <w:shd w:val="clear" w:color="auto" w:fill="auto"/>
          </w:tcPr>
          <w:p w14:paraId="214A1EAD" w14:textId="77777777" w:rsidR="00165A0C" w:rsidRPr="00165A0C" w:rsidRDefault="00165A0C" w:rsidP="00165A0C">
            <w:pPr>
              <w:spacing w:before="120" w:after="120"/>
              <w:rPr>
                <w:rFonts w:cs="Arial"/>
                <w:sz w:val="18"/>
              </w:rPr>
            </w:pPr>
          </w:p>
        </w:tc>
        <w:tc>
          <w:tcPr>
            <w:tcW w:w="1250" w:type="pct"/>
            <w:gridSpan w:val="4"/>
            <w:shd w:val="clear" w:color="auto" w:fill="auto"/>
          </w:tcPr>
          <w:p w14:paraId="33878487" w14:textId="77777777" w:rsidR="00165A0C" w:rsidRPr="00165A0C" w:rsidRDefault="00165A0C" w:rsidP="00165A0C">
            <w:pPr>
              <w:spacing w:before="120" w:after="120"/>
              <w:rPr>
                <w:rFonts w:cs="Arial"/>
                <w:sz w:val="18"/>
              </w:rPr>
            </w:pPr>
          </w:p>
        </w:tc>
        <w:tc>
          <w:tcPr>
            <w:tcW w:w="417" w:type="pct"/>
            <w:gridSpan w:val="2"/>
            <w:shd w:val="clear" w:color="auto" w:fill="auto"/>
          </w:tcPr>
          <w:p w14:paraId="70F3F2ED"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59BB5DAA"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8D86A09" w14:textId="77777777" w:rsidTr="00B131AF">
        <w:tc>
          <w:tcPr>
            <w:tcW w:w="1665" w:type="pct"/>
            <w:gridSpan w:val="4"/>
            <w:shd w:val="clear" w:color="auto" w:fill="auto"/>
          </w:tcPr>
          <w:p w14:paraId="55D30C79" w14:textId="77777777" w:rsidR="00165A0C" w:rsidRPr="00165A0C" w:rsidRDefault="00165A0C" w:rsidP="00165A0C">
            <w:pPr>
              <w:spacing w:before="120" w:after="120"/>
              <w:rPr>
                <w:rFonts w:cs="Arial"/>
                <w:sz w:val="18"/>
              </w:rPr>
            </w:pPr>
            <w:r w:rsidRPr="00165A0C">
              <w:rPr>
                <w:rFonts w:cs="Arial"/>
                <w:sz w:val="18"/>
              </w:rPr>
              <w:t xml:space="preserve">      Source Type</w:t>
            </w:r>
          </w:p>
        </w:tc>
        <w:tc>
          <w:tcPr>
            <w:tcW w:w="834" w:type="pct"/>
            <w:gridSpan w:val="2"/>
            <w:shd w:val="clear" w:color="auto" w:fill="auto"/>
          </w:tcPr>
          <w:p w14:paraId="1C9267FC" w14:textId="77777777" w:rsidR="00165A0C" w:rsidRPr="00165A0C" w:rsidRDefault="00165A0C" w:rsidP="00165A0C">
            <w:pPr>
              <w:spacing w:before="120" w:after="120"/>
              <w:rPr>
                <w:rFonts w:cs="Arial"/>
                <w:sz w:val="18"/>
              </w:rPr>
            </w:pPr>
          </w:p>
        </w:tc>
        <w:tc>
          <w:tcPr>
            <w:tcW w:w="1250" w:type="pct"/>
            <w:gridSpan w:val="4"/>
            <w:shd w:val="clear" w:color="auto" w:fill="auto"/>
          </w:tcPr>
          <w:p w14:paraId="37ABE2D9" w14:textId="77777777" w:rsidR="00165A0C" w:rsidRPr="00165A0C" w:rsidRDefault="00165A0C" w:rsidP="00165A0C">
            <w:pPr>
              <w:spacing w:before="120" w:after="120"/>
              <w:rPr>
                <w:rFonts w:cs="Arial"/>
                <w:sz w:val="18"/>
              </w:rPr>
            </w:pPr>
            <w:r w:rsidRPr="00165A0C">
              <w:rPr>
                <w:rFonts w:cs="Arial"/>
                <w:sz w:val="18"/>
              </w:rPr>
              <w:t>1 : Law or Regulation</w:t>
            </w:r>
          </w:p>
          <w:p w14:paraId="582A706E" w14:textId="77777777" w:rsidR="00165A0C" w:rsidRPr="00165A0C" w:rsidRDefault="00165A0C" w:rsidP="00165A0C">
            <w:pPr>
              <w:spacing w:before="120" w:after="120"/>
              <w:rPr>
                <w:rFonts w:cs="Arial"/>
                <w:sz w:val="18"/>
              </w:rPr>
            </w:pPr>
            <w:r w:rsidRPr="00165A0C">
              <w:rPr>
                <w:rFonts w:cs="Arial"/>
                <w:sz w:val="18"/>
              </w:rPr>
              <w:t>2 : Official Publication</w:t>
            </w:r>
          </w:p>
          <w:p w14:paraId="6F27FE61" w14:textId="77777777" w:rsidR="00165A0C" w:rsidRPr="00165A0C" w:rsidRDefault="00165A0C" w:rsidP="00165A0C">
            <w:pPr>
              <w:spacing w:before="120" w:after="120"/>
              <w:rPr>
                <w:rFonts w:cs="Arial"/>
                <w:sz w:val="18"/>
              </w:rPr>
            </w:pPr>
            <w:r w:rsidRPr="00165A0C">
              <w:rPr>
                <w:rFonts w:cs="Arial"/>
                <w:sz w:val="18"/>
              </w:rPr>
              <w:t>7 : Mariner Report, Confirmed</w:t>
            </w:r>
          </w:p>
          <w:p w14:paraId="6C56C7F2" w14:textId="77777777" w:rsidR="00165A0C" w:rsidRPr="00165A0C" w:rsidRDefault="00165A0C" w:rsidP="00165A0C">
            <w:pPr>
              <w:spacing w:before="120" w:after="120"/>
              <w:rPr>
                <w:rFonts w:cs="Arial"/>
                <w:sz w:val="18"/>
              </w:rPr>
            </w:pPr>
            <w:r w:rsidRPr="00165A0C">
              <w:rPr>
                <w:rFonts w:cs="Arial"/>
                <w:sz w:val="18"/>
              </w:rPr>
              <w:t>8 : Mariner Report, Not Confirmed</w:t>
            </w:r>
          </w:p>
          <w:p w14:paraId="584180BB" w14:textId="77777777" w:rsidR="00165A0C" w:rsidRPr="00165A0C" w:rsidRDefault="00165A0C" w:rsidP="00165A0C">
            <w:pPr>
              <w:spacing w:before="120" w:after="120"/>
              <w:rPr>
                <w:rFonts w:cs="Arial"/>
                <w:sz w:val="18"/>
              </w:rPr>
            </w:pPr>
            <w:r w:rsidRPr="00165A0C">
              <w:rPr>
                <w:rFonts w:cs="Arial"/>
                <w:sz w:val="18"/>
              </w:rPr>
              <w:t>9 : Industry Publications and Reports</w:t>
            </w:r>
          </w:p>
          <w:p w14:paraId="63F45C79" w14:textId="77777777" w:rsidR="00165A0C" w:rsidRPr="00165A0C" w:rsidRDefault="00165A0C" w:rsidP="00165A0C">
            <w:pPr>
              <w:spacing w:before="120" w:after="120"/>
              <w:rPr>
                <w:rFonts w:cs="Arial"/>
                <w:sz w:val="18"/>
              </w:rPr>
            </w:pPr>
            <w:r w:rsidRPr="00165A0C">
              <w:rPr>
                <w:rFonts w:cs="Arial"/>
                <w:sz w:val="18"/>
              </w:rPr>
              <w:t>10 : Remotely Sensed Images</w:t>
            </w:r>
          </w:p>
          <w:p w14:paraId="308C864B" w14:textId="77777777" w:rsidR="00165A0C" w:rsidRPr="00165A0C" w:rsidRDefault="00165A0C" w:rsidP="00165A0C">
            <w:pPr>
              <w:spacing w:before="120" w:after="120"/>
              <w:rPr>
                <w:rFonts w:cs="Arial"/>
                <w:sz w:val="18"/>
              </w:rPr>
            </w:pPr>
            <w:r w:rsidRPr="00165A0C">
              <w:rPr>
                <w:rFonts w:cs="Arial"/>
                <w:sz w:val="18"/>
              </w:rPr>
              <w:t>11 : Photographs</w:t>
            </w:r>
          </w:p>
          <w:p w14:paraId="1A08BA26" w14:textId="77777777" w:rsidR="00165A0C" w:rsidRPr="00165A0C" w:rsidRDefault="00165A0C" w:rsidP="00165A0C">
            <w:pPr>
              <w:spacing w:before="120" w:after="120"/>
              <w:rPr>
                <w:rFonts w:cs="Arial"/>
                <w:sz w:val="18"/>
              </w:rPr>
            </w:pPr>
            <w:r w:rsidRPr="00165A0C">
              <w:rPr>
                <w:rFonts w:cs="Arial"/>
                <w:sz w:val="18"/>
              </w:rPr>
              <w:t>12 : Products Issued by HO Services</w:t>
            </w:r>
          </w:p>
          <w:p w14:paraId="5BDA018B" w14:textId="77777777" w:rsidR="00165A0C" w:rsidRPr="00165A0C" w:rsidRDefault="00165A0C" w:rsidP="00165A0C">
            <w:pPr>
              <w:spacing w:before="120" w:after="120"/>
              <w:rPr>
                <w:rFonts w:cs="Arial"/>
                <w:sz w:val="18"/>
              </w:rPr>
            </w:pPr>
            <w:r w:rsidRPr="00165A0C">
              <w:rPr>
                <w:rFonts w:cs="Arial"/>
                <w:sz w:val="18"/>
              </w:rPr>
              <w:t>13 : News Media</w:t>
            </w:r>
          </w:p>
          <w:p w14:paraId="557A251C" w14:textId="77777777" w:rsidR="00165A0C" w:rsidRPr="00165A0C" w:rsidRDefault="00165A0C" w:rsidP="00165A0C">
            <w:pPr>
              <w:spacing w:before="120" w:after="120"/>
              <w:rPr>
                <w:rFonts w:cs="Arial"/>
                <w:sz w:val="18"/>
              </w:rPr>
            </w:pPr>
            <w:r w:rsidRPr="00165A0C">
              <w:rPr>
                <w:rFonts w:cs="Arial"/>
                <w:sz w:val="18"/>
              </w:rPr>
              <w:t>14 : Traffic Data</w:t>
            </w:r>
          </w:p>
        </w:tc>
        <w:tc>
          <w:tcPr>
            <w:tcW w:w="417" w:type="pct"/>
            <w:gridSpan w:val="2"/>
            <w:shd w:val="clear" w:color="auto" w:fill="auto"/>
          </w:tcPr>
          <w:p w14:paraId="49EE876D"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5ECE3BC9"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246FAF9" w14:textId="77777777" w:rsidTr="00B131AF">
        <w:tc>
          <w:tcPr>
            <w:tcW w:w="1665" w:type="pct"/>
            <w:gridSpan w:val="4"/>
            <w:shd w:val="clear" w:color="auto" w:fill="auto"/>
          </w:tcPr>
          <w:p w14:paraId="116890D9" w14:textId="77777777" w:rsidR="00165A0C" w:rsidRPr="00165A0C" w:rsidRDefault="00165A0C" w:rsidP="00165A0C">
            <w:pPr>
              <w:spacing w:before="120" w:after="120"/>
              <w:rPr>
                <w:rFonts w:cs="Arial"/>
                <w:sz w:val="18"/>
              </w:rPr>
            </w:pPr>
            <w:r w:rsidRPr="00165A0C">
              <w:rPr>
                <w:rFonts w:cs="Arial"/>
                <w:sz w:val="18"/>
              </w:rPr>
              <w:t xml:space="preserve">      Reported Date</w:t>
            </w:r>
          </w:p>
        </w:tc>
        <w:tc>
          <w:tcPr>
            <w:tcW w:w="834" w:type="pct"/>
            <w:gridSpan w:val="2"/>
            <w:shd w:val="clear" w:color="auto" w:fill="auto"/>
          </w:tcPr>
          <w:p w14:paraId="7389836F" w14:textId="77777777" w:rsidR="00165A0C" w:rsidRPr="00165A0C" w:rsidRDefault="00165A0C" w:rsidP="00165A0C">
            <w:pPr>
              <w:spacing w:before="120" w:after="120"/>
              <w:rPr>
                <w:rFonts w:cs="Arial"/>
                <w:sz w:val="18"/>
              </w:rPr>
            </w:pPr>
            <w:r w:rsidRPr="00165A0C">
              <w:rPr>
                <w:rFonts w:cs="Arial"/>
                <w:sz w:val="18"/>
              </w:rPr>
              <w:t>(SORDAT)</w:t>
            </w:r>
          </w:p>
        </w:tc>
        <w:tc>
          <w:tcPr>
            <w:tcW w:w="1250" w:type="pct"/>
            <w:gridSpan w:val="4"/>
            <w:shd w:val="clear" w:color="auto" w:fill="auto"/>
          </w:tcPr>
          <w:p w14:paraId="7D8438C6" w14:textId="77777777" w:rsidR="00165A0C" w:rsidRPr="00165A0C" w:rsidRDefault="00165A0C" w:rsidP="00165A0C">
            <w:pPr>
              <w:spacing w:before="120" w:after="120"/>
              <w:rPr>
                <w:rFonts w:cs="Arial"/>
                <w:sz w:val="18"/>
              </w:rPr>
            </w:pPr>
          </w:p>
        </w:tc>
        <w:tc>
          <w:tcPr>
            <w:tcW w:w="417" w:type="pct"/>
            <w:gridSpan w:val="2"/>
            <w:shd w:val="clear" w:color="auto" w:fill="auto"/>
          </w:tcPr>
          <w:p w14:paraId="54830315" w14:textId="77777777" w:rsidR="00165A0C" w:rsidRPr="00165A0C" w:rsidRDefault="00165A0C" w:rsidP="00165A0C">
            <w:pPr>
              <w:spacing w:before="120" w:after="120"/>
              <w:rPr>
                <w:rFonts w:cs="Arial"/>
                <w:sz w:val="18"/>
              </w:rPr>
            </w:pPr>
            <w:r w:rsidRPr="00165A0C">
              <w:rPr>
                <w:rFonts w:cs="Arial"/>
                <w:sz w:val="18"/>
              </w:rPr>
              <w:t>(S) TD</w:t>
            </w:r>
          </w:p>
        </w:tc>
        <w:tc>
          <w:tcPr>
            <w:tcW w:w="834" w:type="pct"/>
            <w:gridSpan w:val="2"/>
            <w:shd w:val="clear" w:color="auto" w:fill="auto"/>
          </w:tcPr>
          <w:p w14:paraId="411A1FE9"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3BA2990" w14:textId="77777777" w:rsidTr="00B131AF">
        <w:tc>
          <w:tcPr>
            <w:tcW w:w="1665" w:type="pct"/>
            <w:gridSpan w:val="4"/>
            <w:shd w:val="clear" w:color="auto" w:fill="auto"/>
          </w:tcPr>
          <w:p w14:paraId="1816E752" w14:textId="77777777" w:rsidR="00165A0C" w:rsidRPr="00165A0C" w:rsidRDefault="00165A0C" w:rsidP="00165A0C">
            <w:pPr>
              <w:spacing w:before="120" w:after="120"/>
              <w:rPr>
                <w:rFonts w:cs="Arial"/>
                <w:sz w:val="18"/>
              </w:rPr>
            </w:pPr>
            <w:r w:rsidRPr="00165A0C">
              <w:rPr>
                <w:rFonts w:cs="Arial"/>
                <w:sz w:val="18"/>
              </w:rPr>
              <w:t>Location by Text</w:t>
            </w:r>
          </w:p>
        </w:tc>
        <w:tc>
          <w:tcPr>
            <w:tcW w:w="834" w:type="pct"/>
            <w:gridSpan w:val="2"/>
            <w:shd w:val="clear" w:color="auto" w:fill="auto"/>
          </w:tcPr>
          <w:p w14:paraId="41B4E57E" w14:textId="77777777" w:rsidR="00165A0C" w:rsidRPr="00165A0C" w:rsidRDefault="00165A0C" w:rsidP="00165A0C">
            <w:pPr>
              <w:spacing w:before="120" w:after="120"/>
              <w:rPr>
                <w:rFonts w:cs="Arial"/>
                <w:sz w:val="18"/>
              </w:rPr>
            </w:pPr>
          </w:p>
        </w:tc>
        <w:tc>
          <w:tcPr>
            <w:tcW w:w="1250" w:type="pct"/>
            <w:gridSpan w:val="4"/>
            <w:shd w:val="clear" w:color="auto" w:fill="auto"/>
          </w:tcPr>
          <w:p w14:paraId="53D4EF29" w14:textId="77777777" w:rsidR="00165A0C" w:rsidRPr="00165A0C" w:rsidRDefault="00165A0C" w:rsidP="00165A0C">
            <w:pPr>
              <w:spacing w:before="120" w:after="120"/>
              <w:rPr>
                <w:rFonts w:cs="Arial"/>
                <w:sz w:val="18"/>
              </w:rPr>
            </w:pPr>
          </w:p>
        </w:tc>
        <w:tc>
          <w:tcPr>
            <w:tcW w:w="417" w:type="pct"/>
            <w:gridSpan w:val="2"/>
            <w:shd w:val="clear" w:color="auto" w:fill="auto"/>
          </w:tcPr>
          <w:p w14:paraId="2AE7D050" w14:textId="77777777" w:rsidR="00165A0C" w:rsidRPr="00165A0C" w:rsidRDefault="00165A0C" w:rsidP="00165A0C">
            <w:pPr>
              <w:spacing w:before="120" w:after="120"/>
              <w:rPr>
                <w:rFonts w:cs="Arial"/>
                <w:sz w:val="18"/>
              </w:rPr>
            </w:pPr>
            <w:r w:rsidRPr="00165A0C">
              <w:rPr>
                <w:rFonts w:cs="Arial"/>
                <w:sz w:val="18"/>
              </w:rPr>
              <w:t>TE</w:t>
            </w:r>
          </w:p>
        </w:tc>
        <w:tc>
          <w:tcPr>
            <w:tcW w:w="834" w:type="pct"/>
            <w:gridSpan w:val="2"/>
            <w:shd w:val="clear" w:color="auto" w:fill="auto"/>
          </w:tcPr>
          <w:p w14:paraId="1A2F4D6E"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2433D80" w14:textId="77777777" w:rsidTr="00B131AF">
        <w:tc>
          <w:tcPr>
            <w:tcW w:w="1665" w:type="pct"/>
            <w:gridSpan w:val="4"/>
            <w:shd w:val="clear" w:color="auto" w:fill="auto"/>
          </w:tcPr>
          <w:p w14:paraId="37D9406C" w14:textId="77777777" w:rsidR="00165A0C" w:rsidRPr="00165A0C" w:rsidRDefault="00165A0C" w:rsidP="00165A0C">
            <w:pPr>
              <w:spacing w:before="120" w:after="120"/>
              <w:rPr>
                <w:rFonts w:cs="Arial"/>
                <w:sz w:val="18"/>
              </w:rPr>
            </w:pPr>
            <w:r w:rsidRPr="00165A0C">
              <w:rPr>
                <w:rFonts w:cs="Arial"/>
                <w:sz w:val="18"/>
              </w:rPr>
              <w:t>Marked By</w:t>
            </w:r>
          </w:p>
        </w:tc>
        <w:tc>
          <w:tcPr>
            <w:tcW w:w="834" w:type="pct"/>
            <w:gridSpan w:val="2"/>
            <w:shd w:val="clear" w:color="auto" w:fill="auto"/>
          </w:tcPr>
          <w:p w14:paraId="2489312C" w14:textId="77777777" w:rsidR="00165A0C" w:rsidRPr="00165A0C" w:rsidRDefault="00165A0C" w:rsidP="00165A0C">
            <w:pPr>
              <w:spacing w:before="120" w:after="120"/>
              <w:rPr>
                <w:rFonts w:cs="Arial"/>
                <w:sz w:val="18"/>
              </w:rPr>
            </w:pPr>
          </w:p>
        </w:tc>
        <w:tc>
          <w:tcPr>
            <w:tcW w:w="1250" w:type="pct"/>
            <w:gridSpan w:val="4"/>
            <w:shd w:val="clear" w:color="auto" w:fill="auto"/>
          </w:tcPr>
          <w:p w14:paraId="3E3038D4" w14:textId="77777777" w:rsidR="00165A0C" w:rsidRPr="00165A0C" w:rsidRDefault="00165A0C" w:rsidP="00165A0C">
            <w:pPr>
              <w:spacing w:before="120" w:after="120"/>
              <w:rPr>
                <w:rFonts w:cs="Arial"/>
                <w:sz w:val="18"/>
              </w:rPr>
            </w:pPr>
          </w:p>
        </w:tc>
        <w:tc>
          <w:tcPr>
            <w:tcW w:w="417" w:type="pct"/>
            <w:gridSpan w:val="2"/>
            <w:shd w:val="clear" w:color="auto" w:fill="auto"/>
          </w:tcPr>
          <w:p w14:paraId="5B0100AB" w14:textId="77777777" w:rsidR="00165A0C" w:rsidRPr="00165A0C" w:rsidRDefault="00165A0C" w:rsidP="00165A0C">
            <w:pPr>
              <w:spacing w:before="120" w:after="120"/>
              <w:rPr>
                <w:rFonts w:cs="Arial"/>
                <w:sz w:val="18"/>
              </w:rPr>
            </w:pPr>
            <w:r w:rsidRPr="00165A0C">
              <w:rPr>
                <w:rFonts w:cs="Arial"/>
                <w:sz w:val="18"/>
              </w:rPr>
              <w:t>C</w:t>
            </w:r>
          </w:p>
        </w:tc>
        <w:tc>
          <w:tcPr>
            <w:tcW w:w="834" w:type="pct"/>
            <w:gridSpan w:val="2"/>
            <w:shd w:val="clear" w:color="auto" w:fill="auto"/>
          </w:tcPr>
          <w:p w14:paraId="5083904A"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89B63AC" w14:textId="77777777" w:rsidTr="00B131AF">
        <w:tc>
          <w:tcPr>
            <w:tcW w:w="1665" w:type="pct"/>
            <w:gridSpan w:val="4"/>
            <w:shd w:val="clear" w:color="auto" w:fill="auto"/>
          </w:tcPr>
          <w:p w14:paraId="489B3071" w14:textId="77777777" w:rsidR="00165A0C" w:rsidRPr="00165A0C" w:rsidRDefault="00165A0C" w:rsidP="00165A0C">
            <w:pPr>
              <w:spacing w:before="120" w:after="120"/>
              <w:rPr>
                <w:rFonts w:cs="Arial"/>
                <w:sz w:val="18"/>
              </w:rPr>
            </w:pPr>
            <w:r w:rsidRPr="00165A0C">
              <w:rPr>
                <w:rFonts w:cs="Arial"/>
                <w:sz w:val="18"/>
              </w:rPr>
              <w:t xml:space="preserve">   Text Content</w:t>
            </w:r>
          </w:p>
        </w:tc>
        <w:tc>
          <w:tcPr>
            <w:tcW w:w="834" w:type="pct"/>
            <w:gridSpan w:val="2"/>
            <w:shd w:val="clear" w:color="auto" w:fill="auto"/>
          </w:tcPr>
          <w:p w14:paraId="049E29D5" w14:textId="77777777" w:rsidR="00165A0C" w:rsidRPr="00165A0C" w:rsidRDefault="00165A0C" w:rsidP="00165A0C">
            <w:pPr>
              <w:spacing w:before="120" w:after="120"/>
              <w:rPr>
                <w:rFonts w:cs="Arial"/>
                <w:sz w:val="18"/>
              </w:rPr>
            </w:pPr>
          </w:p>
        </w:tc>
        <w:tc>
          <w:tcPr>
            <w:tcW w:w="1250" w:type="pct"/>
            <w:gridSpan w:val="4"/>
            <w:shd w:val="clear" w:color="auto" w:fill="auto"/>
          </w:tcPr>
          <w:p w14:paraId="42B78E7F" w14:textId="77777777" w:rsidR="00165A0C" w:rsidRPr="00165A0C" w:rsidRDefault="00165A0C" w:rsidP="00165A0C">
            <w:pPr>
              <w:spacing w:before="120" w:after="120"/>
              <w:rPr>
                <w:rFonts w:cs="Arial"/>
                <w:sz w:val="18"/>
              </w:rPr>
            </w:pPr>
          </w:p>
        </w:tc>
        <w:tc>
          <w:tcPr>
            <w:tcW w:w="417" w:type="pct"/>
            <w:gridSpan w:val="2"/>
            <w:shd w:val="clear" w:color="auto" w:fill="auto"/>
          </w:tcPr>
          <w:p w14:paraId="16E267DE"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06B77F4D" w14:textId="77777777" w:rsidR="00165A0C" w:rsidRPr="00165A0C" w:rsidRDefault="00165A0C" w:rsidP="00165A0C">
            <w:pPr>
              <w:spacing w:before="120" w:after="120"/>
              <w:rPr>
                <w:rFonts w:cs="Arial"/>
                <w:sz w:val="18"/>
              </w:rPr>
            </w:pPr>
            <w:r w:rsidRPr="00165A0C">
              <w:rPr>
                <w:rFonts w:cs="Arial"/>
                <w:sz w:val="18"/>
              </w:rPr>
              <w:t>1, *</w:t>
            </w:r>
          </w:p>
        </w:tc>
      </w:tr>
      <w:tr w:rsidR="00165A0C" w:rsidRPr="00165A0C" w14:paraId="3DB90E21" w14:textId="77777777" w:rsidTr="00B131AF">
        <w:tc>
          <w:tcPr>
            <w:tcW w:w="1665" w:type="pct"/>
            <w:gridSpan w:val="4"/>
            <w:shd w:val="clear" w:color="auto" w:fill="auto"/>
          </w:tcPr>
          <w:p w14:paraId="0C4B87E4" w14:textId="77777777" w:rsidR="00165A0C" w:rsidRPr="00165A0C" w:rsidRDefault="00165A0C" w:rsidP="00165A0C">
            <w:pPr>
              <w:spacing w:before="120" w:after="120"/>
              <w:rPr>
                <w:rFonts w:cs="Arial"/>
                <w:sz w:val="18"/>
              </w:rPr>
            </w:pPr>
            <w:r w:rsidRPr="00165A0C">
              <w:rPr>
                <w:rFonts w:cs="Arial"/>
                <w:sz w:val="18"/>
              </w:rPr>
              <w:t xml:space="preserve">      Category of text</w:t>
            </w:r>
          </w:p>
        </w:tc>
        <w:tc>
          <w:tcPr>
            <w:tcW w:w="834" w:type="pct"/>
            <w:gridSpan w:val="2"/>
            <w:shd w:val="clear" w:color="auto" w:fill="auto"/>
          </w:tcPr>
          <w:p w14:paraId="48A8F777" w14:textId="77777777" w:rsidR="00165A0C" w:rsidRPr="00165A0C" w:rsidRDefault="00165A0C" w:rsidP="00165A0C">
            <w:pPr>
              <w:spacing w:before="120" w:after="120"/>
              <w:rPr>
                <w:rFonts w:cs="Arial"/>
                <w:sz w:val="18"/>
              </w:rPr>
            </w:pPr>
          </w:p>
        </w:tc>
        <w:tc>
          <w:tcPr>
            <w:tcW w:w="1250" w:type="pct"/>
            <w:gridSpan w:val="4"/>
            <w:shd w:val="clear" w:color="auto" w:fill="auto"/>
          </w:tcPr>
          <w:p w14:paraId="152A6E91" w14:textId="77777777" w:rsidR="00165A0C" w:rsidRPr="00165A0C" w:rsidRDefault="00165A0C" w:rsidP="00165A0C">
            <w:pPr>
              <w:spacing w:before="120" w:after="120"/>
              <w:rPr>
                <w:rFonts w:cs="Arial"/>
                <w:sz w:val="18"/>
              </w:rPr>
            </w:pPr>
            <w:r w:rsidRPr="00165A0C">
              <w:rPr>
                <w:rFonts w:cs="Arial"/>
                <w:sz w:val="18"/>
              </w:rPr>
              <w:t>1 : Abstract or Summary</w:t>
            </w:r>
          </w:p>
          <w:p w14:paraId="17E07E74" w14:textId="77777777" w:rsidR="00165A0C" w:rsidRPr="00165A0C" w:rsidRDefault="00165A0C" w:rsidP="00165A0C">
            <w:pPr>
              <w:spacing w:before="120" w:after="120"/>
              <w:rPr>
                <w:rFonts w:cs="Arial"/>
                <w:sz w:val="18"/>
              </w:rPr>
            </w:pPr>
            <w:r w:rsidRPr="00165A0C">
              <w:rPr>
                <w:rFonts w:cs="Arial"/>
                <w:sz w:val="18"/>
              </w:rPr>
              <w:t>2 : Extract</w:t>
            </w:r>
          </w:p>
          <w:p w14:paraId="1A5FF073" w14:textId="77777777" w:rsidR="00165A0C" w:rsidRPr="00165A0C" w:rsidRDefault="00165A0C" w:rsidP="00165A0C">
            <w:pPr>
              <w:spacing w:before="120" w:after="120"/>
              <w:rPr>
                <w:rFonts w:cs="Arial"/>
                <w:sz w:val="18"/>
              </w:rPr>
            </w:pPr>
            <w:r w:rsidRPr="00165A0C">
              <w:rPr>
                <w:rFonts w:cs="Arial"/>
                <w:sz w:val="18"/>
              </w:rPr>
              <w:t>3 : Full Text</w:t>
            </w:r>
          </w:p>
        </w:tc>
        <w:tc>
          <w:tcPr>
            <w:tcW w:w="417" w:type="pct"/>
            <w:gridSpan w:val="2"/>
            <w:shd w:val="clear" w:color="auto" w:fill="auto"/>
          </w:tcPr>
          <w:p w14:paraId="6D982A1D"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01949F89"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61A8501" w14:textId="77777777" w:rsidTr="00B131AF">
        <w:tc>
          <w:tcPr>
            <w:tcW w:w="1665" w:type="pct"/>
            <w:gridSpan w:val="4"/>
            <w:shd w:val="clear" w:color="auto" w:fill="auto"/>
          </w:tcPr>
          <w:p w14:paraId="7F5FED24" w14:textId="77777777" w:rsidR="00165A0C" w:rsidRPr="00165A0C" w:rsidRDefault="00165A0C" w:rsidP="00165A0C">
            <w:pPr>
              <w:spacing w:before="120" w:after="120"/>
              <w:rPr>
                <w:rFonts w:cs="Arial"/>
                <w:sz w:val="18"/>
              </w:rPr>
            </w:pPr>
            <w:r w:rsidRPr="00165A0C">
              <w:rPr>
                <w:rFonts w:cs="Arial"/>
                <w:sz w:val="18"/>
              </w:rPr>
              <w:t xml:space="preserve">      Information</w:t>
            </w:r>
          </w:p>
        </w:tc>
        <w:tc>
          <w:tcPr>
            <w:tcW w:w="834" w:type="pct"/>
            <w:gridSpan w:val="2"/>
            <w:shd w:val="clear" w:color="auto" w:fill="auto"/>
          </w:tcPr>
          <w:p w14:paraId="1E196BA0" w14:textId="77777777" w:rsidR="00165A0C" w:rsidRPr="00165A0C" w:rsidRDefault="00165A0C" w:rsidP="00165A0C">
            <w:pPr>
              <w:spacing w:before="120" w:after="120"/>
              <w:rPr>
                <w:rFonts w:cs="Arial"/>
                <w:sz w:val="18"/>
              </w:rPr>
            </w:pPr>
          </w:p>
        </w:tc>
        <w:tc>
          <w:tcPr>
            <w:tcW w:w="1250" w:type="pct"/>
            <w:gridSpan w:val="4"/>
            <w:shd w:val="clear" w:color="auto" w:fill="auto"/>
          </w:tcPr>
          <w:p w14:paraId="5042A22E" w14:textId="77777777" w:rsidR="00165A0C" w:rsidRPr="00165A0C" w:rsidRDefault="00165A0C" w:rsidP="00165A0C">
            <w:pPr>
              <w:spacing w:before="120" w:after="120"/>
              <w:rPr>
                <w:rFonts w:cs="Arial"/>
                <w:sz w:val="18"/>
              </w:rPr>
            </w:pPr>
          </w:p>
        </w:tc>
        <w:tc>
          <w:tcPr>
            <w:tcW w:w="417" w:type="pct"/>
            <w:gridSpan w:val="2"/>
            <w:shd w:val="clear" w:color="auto" w:fill="auto"/>
          </w:tcPr>
          <w:p w14:paraId="27549C60"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73FFC44C"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017C74CB" w14:textId="77777777" w:rsidTr="00B131AF">
        <w:tc>
          <w:tcPr>
            <w:tcW w:w="1665" w:type="pct"/>
            <w:gridSpan w:val="4"/>
            <w:shd w:val="clear" w:color="auto" w:fill="auto"/>
          </w:tcPr>
          <w:p w14:paraId="326D58B2" w14:textId="77777777" w:rsidR="00165A0C" w:rsidRPr="00165A0C" w:rsidRDefault="00165A0C" w:rsidP="00165A0C">
            <w:pPr>
              <w:spacing w:before="120" w:after="120"/>
              <w:rPr>
                <w:rFonts w:cs="Arial"/>
                <w:sz w:val="18"/>
              </w:rPr>
            </w:pPr>
            <w:r w:rsidRPr="00165A0C">
              <w:rPr>
                <w:rFonts w:cs="Arial"/>
                <w:sz w:val="18"/>
              </w:rPr>
              <w:lastRenderedPageBreak/>
              <w:t xml:space="preserve">         File Locator</w:t>
            </w:r>
          </w:p>
        </w:tc>
        <w:tc>
          <w:tcPr>
            <w:tcW w:w="834" w:type="pct"/>
            <w:gridSpan w:val="2"/>
            <w:shd w:val="clear" w:color="auto" w:fill="auto"/>
          </w:tcPr>
          <w:p w14:paraId="27F07CA2" w14:textId="77777777" w:rsidR="00165A0C" w:rsidRPr="00165A0C" w:rsidRDefault="00165A0C" w:rsidP="00165A0C">
            <w:pPr>
              <w:spacing w:before="120" w:after="120"/>
              <w:rPr>
                <w:rFonts w:cs="Arial"/>
                <w:sz w:val="18"/>
              </w:rPr>
            </w:pPr>
          </w:p>
        </w:tc>
        <w:tc>
          <w:tcPr>
            <w:tcW w:w="1250" w:type="pct"/>
            <w:gridSpan w:val="4"/>
            <w:shd w:val="clear" w:color="auto" w:fill="auto"/>
          </w:tcPr>
          <w:p w14:paraId="4FEA0FC5" w14:textId="77777777" w:rsidR="00165A0C" w:rsidRPr="00165A0C" w:rsidRDefault="00165A0C" w:rsidP="00165A0C">
            <w:pPr>
              <w:spacing w:before="120" w:after="120"/>
              <w:rPr>
                <w:rFonts w:cs="Arial"/>
                <w:sz w:val="18"/>
              </w:rPr>
            </w:pPr>
          </w:p>
        </w:tc>
        <w:tc>
          <w:tcPr>
            <w:tcW w:w="417" w:type="pct"/>
            <w:gridSpan w:val="2"/>
            <w:shd w:val="clear" w:color="auto" w:fill="auto"/>
          </w:tcPr>
          <w:p w14:paraId="616BC5E4"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7E93A70C"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6682B5D" w14:textId="77777777" w:rsidTr="00B131AF">
        <w:tc>
          <w:tcPr>
            <w:tcW w:w="1665" w:type="pct"/>
            <w:gridSpan w:val="4"/>
            <w:shd w:val="clear" w:color="auto" w:fill="auto"/>
          </w:tcPr>
          <w:p w14:paraId="1E9945EC" w14:textId="77777777" w:rsidR="00165A0C" w:rsidRPr="00165A0C" w:rsidRDefault="00165A0C" w:rsidP="00165A0C">
            <w:pPr>
              <w:spacing w:before="120" w:after="120"/>
              <w:rPr>
                <w:rFonts w:cs="Arial"/>
                <w:sz w:val="18"/>
              </w:rPr>
            </w:pPr>
            <w:r w:rsidRPr="00165A0C">
              <w:rPr>
                <w:rFonts w:cs="Arial"/>
                <w:sz w:val="18"/>
              </w:rPr>
              <w:t xml:space="preserve">         File Reference</w:t>
            </w:r>
          </w:p>
        </w:tc>
        <w:tc>
          <w:tcPr>
            <w:tcW w:w="834" w:type="pct"/>
            <w:gridSpan w:val="2"/>
            <w:shd w:val="clear" w:color="auto" w:fill="auto"/>
          </w:tcPr>
          <w:p w14:paraId="791C2EB9" w14:textId="77777777" w:rsidR="00165A0C" w:rsidRPr="00165A0C" w:rsidRDefault="00165A0C" w:rsidP="00165A0C">
            <w:pPr>
              <w:spacing w:before="120" w:after="120"/>
              <w:rPr>
                <w:rFonts w:cs="Arial"/>
                <w:sz w:val="18"/>
              </w:rPr>
            </w:pPr>
            <w:r w:rsidRPr="00165A0C">
              <w:rPr>
                <w:rFonts w:cs="Arial"/>
                <w:sz w:val="18"/>
              </w:rPr>
              <w:t>(TXTDSC)</w:t>
            </w:r>
          </w:p>
        </w:tc>
        <w:tc>
          <w:tcPr>
            <w:tcW w:w="1250" w:type="pct"/>
            <w:gridSpan w:val="4"/>
            <w:shd w:val="clear" w:color="auto" w:fill="auto"/>
          </w:tcPr>
          <w:p w14:paraId="49395931" w14:textId="77777777" w:rsidR="00165A0C" w:rsidRPr="00165A0C" w:rsidRDefault="00165A0C" w:rsidP="00165A0C">
            <w:pPr>
              <w:spacing w:before="120" w:after="120"/>
              <w:rPr>
                <w:rFonts w:cs="Arial"/>
                <w:sz w:val="18"/>
              </w:rPr>
            </w:pPr>
          </w:p>
        </w:tc>
        <w:tc>
          <w:tcPr>
            <w:tcW w:w="417" w:type="pct"/>
            <w:gridSpan w:val="2"/>
            <w:shd w:val="clear" w:color="auto" w:fill="auto"/>
          </w:tcPr>
          <w:p w14:paraId="381F9746"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2EFB368A"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C4DC76C" w14:textId="77777777" w:rsidTr="00B131AF">
        <w:tc>
          <w:tcPr>
            <w:tcW w:w="1665" w:type="pct"/>
            <w:gridSpan w:val="4"/>
            <w:shd w:val="clear" w:color="auto" w:fill="auto"/>
          </w:tcPr>
          <w:p w14:paraId="155489D2" w14:textId="77777777" w:rsidR="00165A0C" w:rsidRPr="00165A0C" w:rsidRDefault="00165A0C" w:rsidP="00165A0C">
            <w:pPr>
              <w:spacing w:before="120" w:after="120"/>
              <w:rPr>
                <w:rFonts w:cs="Arial"/>
                <w:sz w:val="18"/>
              </w:rPr>
            </w:pPr>
            <w:r w:rsidRPr="00165A0C">
              <w:rPr>
                <w:rFonts w:cs="Arial"/>
                <w:sz w:val="18"/>
              </w:rPr>
              <w:t xml:space="preserve">         Headline</w:t>
            </w:r>
          </w:p>
        </w:tc>
        <w:tc>
          <w:tcPr>
            <w:tcW w:w="834" w:type="pct"/>
            <w:gridSpan w:val="2"/>
            <w:shd w:val="clear" w:color="auto" w:fill="auto"/>
          </w:tcPr>
          <w:p w14:paraId="6737FAA7" w14:textId="77777777" w:rsidR="00165A0C" w:rsidRPr="00165A0C" w:rsidRDefault="00165A0C" w:rsidP="00165A0C">
            <w:pPr>
              <w:spacing w:before="120" w:after="120"/>
              <w:rPr>
                <w:rFonts w:cs="Arial"/>
                <w:sz w:val="18"/>
              </w:rPr>
            </w:pPr>
          </w:p>
        </w:tc>
        <w:tc>
          <w:tcPr>
            <w:tcW w:w="1250" w:type="pct"/>
            <w:gridSpan w:val="4"/>
            <w:shd w:val="clear" w:color="auto" w:fill="auto"/>
          </w:tcPr>
          <w:p w14:paraId="6997CFCD" w14:textId="77777777" w:rsidR="00165A0C" w:rsidRPr="00165A0C" w:rsidRDefault="00165A0C" w:rsidP="00165A0C">
            <w:pPr>
              <w:spacing w:before="120" w:after="120"/>
              <w:rPr>
                <w:rFonts w:cs="Arial"/>
                <w:sz w:val="18"/>
              </w:rPr>
            </w:pPr>
          </w:p>
        </w:tc>
        <w:tc>
          <w:tcPr>
            <w:tcW w:w="417" w:type="pct"/>
            <w:gridSpan w:val="2"/>
            <w:shd w:val="clear" w:color="auto" w:fill="auto"/>
          </w:tcPr>
          <w:p w14:paraId="000BE456"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63436A31" w14:textId="77777777" w:rsidR="00165A0C" w:rsidRPr="00165A0C" w:rsidRDefault="00165A0C" w:rsidP="00165A0C">
            <w:pPr>
              <w:spacing w:before="120" w:after="120"/>
              <w:rPr>
                <w:rFonts w:cs="Arial"/>
                <w:sz w:val="18"/>
              </w:rPr>
            </w:pPr>
            <w:r w:rsidRPr="00165A0C">
              <w:rPr>
                <w:rFonts w:cs="Arial"/>
                <w:sz w:val="18"/>
              </w:rPr>
              <w:t>0, * (ordered)</w:t>
            </w:r>
          </w:p>
        </w:tc>
      </w:tr>
      <w:tr w:rsidR="00165A0C" w:rsidRPr="00165A0C" w14:paraId="683C40A9" w14:textId="77777777" w:rsidTr="00B131AF">
        <w:tc>
          <w:tcPr>
            <w:tcW w:w="1665" w:type="pct"/>
            <w:gridSpan w:val="4"/>
            <w:shd w:val="clear" w:color="auto" w:fill="auto"/>
          </w:tcPr>
          <w:p w14:paraId="3EE857BF" w14:textId="77777777" w:rsidR="00165A0C" w:rsidRPr="00165A0C" w:rsidRDefault="00165A0C" w:rsidP="00165A0C">
            <w:pPr>
              <w:spacing w:before="120" w:after="120"/>
              <w:rPr>
                <w:rFonts w:cs="Arial"/>
                <w:sz w:val="18"/>
              </w:rPr>
            </w:pPr>
            <w:r w:rsidRPr="00165A0C">
              <w:rPr>
                <w:rFonts w:cs="Arial"/>
                <w:sz w:val="18"/>
              </w:rPr>
              <w:t xml:space="preserve">         Language</w:t>
            </w:r>
          </w:p>
        </w:tc>
        <w:tc>
          <w:tcPr>
            <w:tcW w:w="834" w:type="pct"/>
            <w:gridSpan w:val="2"/>
            <w:shd w:val="clear" w:color="auto" w:fill="auto"/>
          </w:tcPr>
          <w:p w14:paraId="727B083C" w14:textId="77777777" w:rsidR="00165A0C" w:rsidRPr="00165A0C" w:rsidRDefault="00165A0C" w:rsidP="00165A0C">
            <w:pPr>
              <w:spacing w:before="120" w:after="120"/>
              <w:rPr>
                <w:rFonts w:cs="Arial"/>
                <w:sz w:val="18"/>
              </w:rPr>
            </w:pPr>
          </w:p>
        </w:tc>
        <w:tc>
          <w:tcPr>
            <w:tcW w:w="1250" w:type="pct"/>
            <w:gridSpan w:val="4"/>
            <w:shd w:val="clear" w:color="auto" w:fill="auto"/>
          </w:tcPr>
          <w:p w14:paraId="74F7DB6E" w14:textId="77777777" w:rsidR="00165A0C" w:rsidRPr="00165A0C" w:rsidRDefault="00165A0C" w:rsidP="00165A0C">
            <w:pPr>
              <w:spacing w:before="120" w:after="120"/>
              <w:rPr>
                <w:rFonts w:cs="Arial"/>
                <w:sz w:val="18"/>
              </w:rPr>
            </w:pPr>
          </w:p>
        </w:tc>
        <w:tc>
          <w:tcPr>
            <w:tcW w:w="417" w:type="pct"/>
            <w:gridSpan w:val="2"/>
            <w:shd w:val="clear" w:color="auto" w:fill="auto"/>
          </w:tcPr>
          <w:p w14:paraId="63AA120E"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0E83901C"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E6F19B7" w14:textId="77777777" w:rsidTr="00B131AF">
        <w:tc>
          <w:tcPr>
            <w:tcW w:w="1665" w:type="pct"/>
            <w:gridSpan w:val="4"/>
            <w:shd w:val="clear" w:color="auto" w:fill="auto"/>
          </w:tcPr>
          <w:p w14:paraId="6A897FF7" w14:textId="77777777" w:rsidR="00165A0C" w:rsidRPr="00165A0C" w:rsidRDefault="00165A0C" w:rsidP="00165A0C">
            <w:pPr>
              <w:spacing w:before="120" w:after="120"/>
              <w:rPr>
                <w:rFonts w:cs="Arial"/>
                <w:sz w:val="18"/>
              </w:rPr>
            </w:pPr>
            <w:r w:rsidRPr="00165A0C">
              <w:rPr>
                <w:rFonts w:cs="Arial"/>
                <w:sz w:val="18"/>
              </w:rPr>
              <w:t xml:space="preserve">         Text</w:t>
            </w:r>
          </w:p>
        </w:tc>
        <w:tc>
          <w:tcPr>
            <w:tcW w:w="834" w:type="pct"/>
            <w:gridSpan w:val="2"/>
            <w:shd w:val="clear" w:color="auto" w:fill="auto"/>
          </w:tcPr>
          <w:p w14:paraId="37FF0823" w14:textId="77777777" w:rsidR="00165A0C" w:rsidRPr="00165A0C" w:rsidRDefault="00165A0C" w:rsidP="00165A0C">
            <w:pPr>
              <w:spacing w:before="120" w:after="120"/>
              <w:rPr>
                <w:rFonts w:cs="Arial"/>
                <w:sz w:val="18"/>
              </w:rPr>
            </w:pPr>
            <w:r w:rsidRPr="00165A0C">
              <w:rPr>
                <w:rFonts w:cs="Arial"/>
                <w:sz w:val="18"/>
              </w:rPr>
              <w:t>(INFORM)</w:t>
            </w:r>
          </w:p>
          <w:p w14:paraId="4DE805A6" w14:textId="77777777" w:rsidR="00165A0C" w:rsidRPr="00165A0C" w:rsidRDefault="00165A0C" w:rsidP="00165A0C">
            <w:pPr>
              <w:spacing w:before="120" w:after="120"/>
              <w:rPr>
                <w:rFonts w:cs="Arial"/>
                <w:sz w:val="18"/>
              </w:rPr>
            </w:pPr>
            <w:r w:rsidRPr="00165A0C">
              <w:rPr>
                <w:rFonts w:cs="Arial"/>
                <w:sz w:val="18"/>
              </w:rPr>
              <w:t>(NINFOM)</w:t>
            </w:r>
          </w:p>
        </w:tc>
        <w:tc>
          <w:tcPr>
            <w:tcW w:w="1250" w:type="pct"/>
            <w:gridSpan w:val="4"/>
            <w:shd w:val="clear" w:color="auto" w:fill="auto"/>
          </w:tcPr>
          <w:p w14:paraId="592D9076" w14:textId="77777777" w:rsidR="00165A0C" w:rsidRPr="00165A0C" w:rsidRDefault="00165A0C" w:rsidP="00165A0C">
            <w:pPr>
              <w:spacing w:before="120" w:after="120"/>
              <w:rPr>
                <w:rFonts w:cs="Arial"/>
                <w:sz w:val="18"/>
              </w:rPr>
            </w:pPr>
          </w:p>
        </w:tc>
        <w:tc>
          <w:tcPr>
            <w:tcW w:w="417" w:type="pct"/>
            <w:gridSpan w:val="2"/>
            <w:shd w:val="clear" w:color="auto" w:fill="auto"/>
          </w:tcPr>
          <w:p w14:paraId="440BF2EE"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19737C2A"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3147604" w14:textId="77777777" w:rsidTr="00B131AF">
        <w:tc>
          <w:tcPr>
            <w:tcW w:w="1665" w:type="pct"/>
            <w:gridSpan w:val="4"/>
            <w:shd w:val="clear" w:color="auto" w:fill="auto"/>
          </w:tcPr>
          <w:p w14:paraId="073A861B" w14:textId="77777777" w:rsidR="00165A0C" w:rsidRPr="00165A0C" w:rsidRDefault="00165A0C" w:rsidP="00165A0C">
            <w:pPr>
              <w:spacing w:before="120" w:after="120"/>
              <w:rPr>
                <w:rFonts w:cs="Arial"/>
                <w:sz w:val="18"/>
              </w:rPr>
            </w:pPr>
            <w:r w:rsidRPr="00165A0C">
              <w:rPr>
                <w:rFonts w:cs="Arial"/>
                <w:sz w:val="18"/>
              </w:rPr>
              <w:t xml:space="preserve">      Online Resource</w:t>
            </w:r>
          </w:p>
        </w:tc>
        <w:tc>
          <w:tcPr>
            <w:tcW w:w="834" w:type="pct"/>
            <w:gridSpan w:val="2"/>
            <w:shd w:val="clear" w:color="auto" w:fill="auto"/>
          </w:tcPr>
          <w:p w14:paraId="6B3780C3" w14:textId="77777777" w:rsidR="00165A0C" w:rsidRPr="00165A0C" w:rsidRDefault="00165A0C" w:rsidP="00165A0C">
            <w:pPr>
              <w:spacing w:before="120" w:after="120"/>
              <w:rPr>
                <w:rFonts w:cs="Arial"/>
                <w:sz w:val="18"/>
              </w:rPr>
            </w:pPr>
          </w:p>
        </w:tc>
        <w:tc>
          <w:tcPr>
            <w:tcW w:w="1250" w:type="pct"/>
            <w:gridSpan w:val="4"/>
            <w:shd w:val="clear" w:color="auto" w:fill="auto"/>
          </w:tcPr>
          <w:p w14:paraId="4B53B991" w14:textId="77777777" w:rsidR="00165A0C" w:rsidRPr="00165A0C" w:rsidRDefault="00165A0C" w:rsidP="00165A0C">
            <w:pPr>
              <w:spacing w:before="120" w:after="120"/>
              <w:rPr>
                <w:rFonts w:cs="Arial"/>
                <w:sz w:val="18"/>
              </w:rPr>
            </w:pPr>
          </w:p>
        </w:tc>
        <w:tc>
          <w:tcPr>
            <w:tcW w:w="417" w:type="pct"/>
            <w:gridSpan w:val="2"/>
            <w:shd w:val="clear" w:color="auto" w:fill="auto"/>
          </w:tcPr>
          <w:p w14:paraId="6602CBE9"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14559A7D"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65399F9" w14:textId="77777777" w:rsidTr="00B131AF">
        <w:tc>
          <w:tcPr>
            <w:tcW w:w="1665" w:type="pct"/>
            <w:gridSpan w:val="4"/>
            <w:shd w:val="clear" w:color="auto" w:fill="auto"/>
          </w:tcPr>
          <w:p w14:paraId="330051AB" w14:textId="77777777" w:rsidR="00165A0C" w:rsidRPr="00165A0C" w:rsidRDefault="00165A0C" w:rsidP="00165A0C">
            <w:pPr>
              <w:spacing w:before="120" w:after="120"/>
              <w:rPr>
                <w:rFonts w:cs="Arial"/>
                <w:sz w:val="18"/>
              </w:rPr>
            </w:pPr>
            <w:r w:rsidRPr="00165A0C">
              <w:rPr>
                <w:rFonts w:cs="Arial"/>
                <w:sz w:val="18"/>
              </w:rPr>
              <w:t xml:space="preserve">         Online Resource Linkage URL</w:t>
            </w:r>
          </w:p>
        </w:tc>
        <w:tc>
          <w:tcPr>
            <w:tcW w:w="834" w:type="pct"/>
            <w:gridSpan w:val="2"/>
            <w:shd w:val="clear" w:color="auto" w:fill="auto"/>
          </w:tcPr>
          <w:p w14:paraId="2E49DB46" w14:textId="77777777" w:rsidR="00165A0C" w:rsidRPr="00165A0C" w:rsidRDefault="00165A0C" w:rsidP="00165A0C">
            <w:pPr>
              <w:spacing w:before="120" w:after="120"/>
              <w:rPr>
                <w:rFonts w:cs="Arial"/>
                <w:sz w:val="18"/>
              </w:rPr>
            </w:pPr>
          </w:p>
        </w:tc>
        <w:tc>
          <w:tcPr>
            <w:tcW w:w="1250" w:type="pct"/>
            <w:gridSpan w:val="4"/>
            <w:shd w:val="clear" w:color="auto" w:fill="auto"/>
          </w:tcPr>
          <w:p w14:paraId="626DD136" w14:textId="77777777" w:rsidR="00165A0C" w:rsidRPr="00165A0C" w:rsidRDefault="00165A0C" w:rsidP="00165A0C">
            <w:pPr>
              <w:spacing w:before="120" w:after="120"/>
              <w:rPr>
                <w:rFonts w:cs="Arial"/>
                <w:sz w:val="18"/>
              </w:rPr>
            </w:pPr>
          </w:p>
        </w:tc>
        <w:tc>
          <w:tcPr>
            <w:tcW w:w="417" w:type="pct"/>
            <w:gridSpan w:val="2"/>
            <w:shd w:val="clear" w:color="auto" w:fill="auto"/>
          </w:tcPr>
          <w:p w14:paraId="29FFFB15" w14:textId="77777777" w:rsidR="00165A0C" w:rsidRPr="00165A0C" w:rsidRDefault="00165A0C" w:rsidP="00165A0C">
            <w:pPr>
              <w:spacing w:before="120" w:after="120"/>
              <w:rPr>
                <w:rFonts w:cs="Arial"/>
                <w:sz w:val="18"/>
              </w:rPr>
            </w:pPr>
            <w:r w:rsidRPr="00165A0C">
              <w:rPr>
                <w:rFonts w:cs="Arial"/>
                <w:sz w:val="18"/>
              </w:rPr>
              <w:t>(S) UL</w:t>
            </w:r>
          </w:p>
        </w:tc>
        <w:tc>
          <w:tcPr>
            <w:tcW w:w="834" w:type="pct"/>
            <w:gridSpan w:val="2"/>
            <w:shd w:val="clear" w:color="auto" w:fill="auto"/>
          </w:tcPr>
          <w:p w14:paraId="5C500EC6"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17F44AC8" w14:textId="77777777" w:rsidTr="00B131AF">
        <w:tc>
          <w:tcPr>
            <w:tcW w:w="1665" w:type="pct"/>
            <w:gridSpan w:val="4"/>
            <w:shd w:val="clear" w:color="auto" w:fill="auto"/>
          </w:tcPr>
          <w:p w14:paraId="5046A957" w14:textId="77777777" w:rsidR="00165A0C" w:rsidRPr="00165A0C" w:rsidRDefault="00165A0C" w:rsidP="00165A0C">
            <w:pPr>
              <w:spacing w:before="120" w:after="120"/>
              <w:rPr>
                <w:rFonts w:cs="Arial"/>
                <w:sz w:val="18"/>
              </w:rPr>
            </w:pPr>
            <w:r w:rsidRPr="00165A0C">
              <w:rPr>
                <w:rFonts w:cs="Arial"/>
                <w:sz w:val="18"/>
              </w:rPr>
              <w:t xml:space="preserve">         Protocol</w:t>
            </w:r>
          </w:p>
        </w:tc>
        <w:tc>
          <w:tcPr>
            <w:tcW w:w="834" w:type="pct"/>
            <w:gridSpan w:val="2"/>
            <w:shd w:val="clear" w:color="auto" w:fill="auto"/>
          </w:tcPr>
          <w:p w14:paraId="41DB5E2D" w14:textId="77777777" w:rsidR="00165A0C" w:rsidRPr="00165A0C" w:rsidRDefault="00165A0C" w:rsidP="00165A0C">
            <w:pPr>
              <w:spacing w:before="120" w:after="120"/>
              <w:rPr>
                <w:rFonts w:cs="Arial"/>
                <w:sz w:val="18"/>
              </w:rPr>
            </w:pPr>
          </w:p>
        </w:tc>
        <w:tc>
          <w:tcPr>
            <w:tcW w:w="1250" w:type="pct"/>
            <w:gridSpan w:val="4"/>
            <w:shd w:val="clear" w:color="auto" w:fill="auto"/>
          </w:tcPr>
          <w:p w14:paraId="17B8A996" w14:textId="77777777" w:rsidR="00165A0C" w:rsidRPr="00165A0C" w:rsidRDefault="00165A0C" w:rsidP="00165A0C">
            <w:pPr>
              <w:spacing w:before="120" w:after="120"/>
              <w:rPr>
                <w:rFonts w:cs="Arial"/>
                <w:sz w:val="18"/>
              </w:rPr>
            </w:pPr>
          </w:p>
        </w:tc>
        <w:tc>
          <w:tcPr>
            <w:tcW w:w="417" w:type="pct"/>
            <w:gridSpan w:val="2"/>
            <w:shd w:val="clear" w:color="auto" w:fill="auto"/>
          </w:tcPr>
          <w:p w14:paraId="224E8CAD"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3A7790A1"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F35EB52" w14:textId="77777777" w:rsidTr="00B131AF">
        <w:tc>
          <w:tcPr>
            <w:tcW w:w="1665" w:type="pct"/>
            <w:gridSpan w:val="4"/>
            <w:shd w:val="clear" w:color="auto" w:fill="auto"/>
          </w:tcPr>
          <w:p w14:paraId="11E5896A" w14:textId="77777777" w:rsidR="00165A0C" w:rsidRPr="00165A0C" w:rsidRDefault="00165A0C" w:rsidP="00165A0C">
            <w:pPr>
              <w:spacing w:before="120" w:after="120"/>
              <w:rPr>
                <w:rFonts w:cs="Arial"/>
                <w:sz w:val="18"/>
              </w:rPr>
            </w:pPr>
            <w:r w:rsidRPr="00165A0C">
              <w:rPr>
                <w:rFonts w:cs="Arial"/>
                <w:sz w:val="18"/>
              </w:rPr>
              <w:t xml:space="preserve">         Application Profile</w:t>
            </w:r>
          </w:p>
        </w:tc>
        <w:tc>
          <w:tcPr>
            <w:tcW w:w="834" w:type="pct"/>
            <w:gridSpan w:val="2"/>
            <w:shd w:val="clear" w:color="auto" w:fill="auto"/>
          </w:tcPr>
          <w:p w14:paraId="2DD5682C" w14:textId="77777777" w:rsidR="00165A0C" w:rsidRPr="00165A0C" w:rsidRDefault="00165A0C" w:rsidP="00165A0C">
            <w:pPr>
              <w:spacing w:before="120" w:after="120"/>
              <w:rPr>
                <w:rFonts w:cs="Arial"/>
                <w:sz w:val="18"/>
              </w:rPr>
            </w:pPr>
          </w:p>
        </w:tc>
        <w:tc>
          <w:tcPr>
            <w:tcW w:w="1250" w:type="pct"/>
            <w:gridSpan w:val="4"/>
            <w:shd w:val="clear" w:color="auto" w:fill="auto"/>
          </w:tcPr>
          <w:p w14:paraId="6F0A3074" w14:textId="77777777" w:rsidR="00165A0C" w:rsidRPr="00165A0C" w:rsidRDefault="00165A0C" w:rsidP="00165A0C">
            <w:pPr>
              <w:spacing w:before="120" w:after="120"/>
              <w:rPr>
                <w:rFonts w:cs="Arial"/>
                <w:sz w:val="18"/>
              </w:rPr>
            </w:pPr>
          </w:p>
        </w:tc>
        <w:tc>
          <w:tcPr>
            <w:tcW w:w="417" w:type="pct"/>
            <w:gridSpan w:val="2"/>
            <w:shd w:val="clear" w:color="auto" w:fill="auto"/>
          </w:tcPr>
          <w:p w14:paraId="74F1D57D"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7C98064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F0C8524" w14:textId="77777777" w:rsidTr="00B131AF">
        <w:tc>
          <w:tcPr>
            <w:tcW w:w="1665" w:type="pct"/>
            <w:gridSpan w:val="4"/>
            <w:shd w:val="clear" w:color="auto" w:fill="auto"/>
          </w:tcPr>
          <w:p w14:paraId="029189AD" w14:textId="77777777" w:rsidR="00165A0C" w:rsidRPr="00165A0C" w:rsidRDefault="00165A0C" w:rsidP="00165A0C">
            <w:pPr>
              <w:spacing w:before="120" w:after="120"/>
              <w:rPr>
                <w:rFonts w:cs="Arial"/>
                <w:sz w:val="18"/>
              </w:rPr>
            </w:pPr>
            <w:r w:rsidRPr="00165A0C">
              <w:rPr>
                <w:rFonts w:cs="Arial"/>
                <w:sz w:val="18"/>
              </w:rPr>
              <w:t xml:space="preserve">         Name of Resource</w:t>
            </w:r>
          </w:p>
        </w:tc>
        <w:tc>
          <w:tcPr>
            <w:tcW w:w="834" w:type="pct"/>
            <w:gridSpan w:val="2"/>
            <w:shd w:val="clear" w:color="auto" w:fill="auto"/>
          </w:tcPr>
          <w:p w14:paraId="245B6015" w14:textId="77777777" w:rsidR="00165A0C" w:rsidRPr="00165A0C" w:rsidRDefault="00165A0C" w:rsidP="00165A0C">
            <w:pPr>
              <w:spacing w:before="120" w:after="120"/>
              <w:rPr>
                <w:rFonts w:cs="Arial"/>
                <w:sz w:val="18"/>
              </w:rPr>
            </w:pPr>
          </w:p>
        </w:tc>
        <w:tc>
          <w:tcPr>
            <w:tcW w:w="1250" w:type="pct"/>
            <w:gridSpan w:val="4"/>
            <w:shd w:val="clear" w:color="auto" w:fill="auto"/>
          </w:tcPr>
          <w:p w14:paraId="6081BBE1" w14:textId="77777777" w:rsidR="00165A0C" w:rsidRPr="00165A0C" w:rsidRDefault="00165A0C" w:rsidP="00165A0C">
            <w:pPr>
              <w:spacing w:before="120" w:after="120"/>
              <w:rPr>
                <w:rFonts w:cs="Arial"/>
                <w:sz w:val="18"/>
              </w:rPr>
            </w:pPr>
          </w:p>
        </w:tc>
        <w:tc>
          <w:tcPr>
            <w:tcW w:w="417" w:type="pct"/>
            <w:gridSpan w:val="2"/>
            <w:shd w:val="clear" w:color="auto" w:fill="auto"/>
          </w:tcPr>
          <w:p w14:paraId="6C1184B2"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771C9852"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6B44D56" w14:textId="77777777" w:rsidTr="00B131AF">
        <w:tc>
          <w:tcPr>
            <w:tcW w:w="1665" w:type="pct"/>
            <w:gridSpan w:val="4"/>
            <w:shd w:val="clear" w:color="auto" w:fill="auto"/>
          </w:tcPr>
          <w:p w14:paraId="3E5C7997" w14:textId="77777777" w:rsidR="00165A0C" w:rsidRPr="00165A0C" w:rsidRDefault="00165A0C" w:rsidP="00165A0C">
            <w:pPr>
              <w:spacing w:before="120" w:after="120"/>
              <w:rPr>
                <w:rFonts w:cs="Arial"/>
                <w:sz w:val="18"/>
              </w:rPr>
            </w:pPr>
            <w:r w:rsidRPr="00165A0C">
              <w:rPr>
                <w:rFonts w:cs="Arial"/>
                <w:sz w:val="18"/>
              </w:rPr>
              <w:t xml:space="preserve">         Online Resource Description</w:t>
            </w:r>
          </w:p>
        </w:tc>
        <w:tc>
          <w:tcPr>
            <w:tcW w:w="834" w:type="pct"/>
            <w:gridSpan w:val="2"/>
            <w:shd w:val="clear" w:color="auto" w:fill="auto"/>
          </w:tcPr>
          <w:p w14:paraId="7CB16294" w14:textId="77777777" w:rsidR="00165A0C" w:rsidRPr="00165A0C" w:rsidRDefault="00165A0C" w:rsidP="00165A0C">
            <w:pPr>
              <w:spacing w:before="120" w:after="120"/>
              <w:rPr>
                <w:rFonts w:cs="Arial"/>
                <w:sz w:val="18"/>
              </w:rPr>
            </w:pPr>
          </w:p>
        </w:tc>
        <w:tc>
          <w:tcPr>
            <w:tcW w:w="1250" w:type="pct"/>
            <w:gridSpan w:val="4"/>
            <w:shd w:val="clear" w:color="auto" w:fill="auto"/>
          </w:tcPr>
          <w:p w14:paraId="3C1FC7F8" w14:textId="77777777" w:rsidR="00165A0C" w:rsidRPr="00165A0C" w:rsidRDefault="00165A0C" w:rsidP="00165A0C">
            <w:pPr>
              <w:spacing w:before="120" w:after="120"/>
              <w:rPr>
                <w:rFonts w:cs="Arial"/>
                <w:sz w:val="18"/>
              </w:rPr>
            </w:pPr>
          </w:p>
        </w:tc>
        <w:tc>
          <w:tcPr>
            <w:tcW w:w="417" w:type="pct"/>
            <w:gridSpan w:val="2"/>
            <w:shd w:val="clear" w:color="auto" w:fill="auto"/>
          </w:tcPr>
          <w:p w14:paraId="2A4746D8"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0B758677"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CE1D22C" w14:textId="77777777" w:rsidTr="00B131AF">
        <w:tc>
          <w:tcPr>
            <w:tcW w:w="1665" w:type="pct"/>
            <w:gridSpan w:val="4"/>
            <w:shd w:val="clear" w:color="auto" w:fill="auto"/>
          </w:tcPr>
          <w:p w14:paraId="3E07A85F" w14:textId="77777777" w:rsidR="00165A0C" w:rsidRPr="00165A0C" w:rsidRDefault="00165A0C" w:rsidP="00165A0C">
            <w:pPr>
              <w:spacing w:before="120" w:after="120"/>
              <w:rPr>
                <w:rFonts w:cs="Arial"/>
                <w:sz w:val="18"/>
              </w:rPr>
            </w:pPr>
            <w:r w:rsidRPr="00165A0C">
              <w:rPr>
                <w:rFonts w:cs="Arial"/>
                <w:sz w:val="18"/>
              </w:rPr>
              <w:t xml:space="preserve">         Online Function</w:t>
            </w:r>
          </w:p>
        </w:tc>
        <w:tc>
          <w:tcPr>
            <w:tcW w:w="834" w:type="pct"/>
            <w:gridSpan w:val="2"/>
            <w:shd w:val="clear" w:color="auto" w:fill="auto"/>
          </w:tcPr>
          <w:p w14:paraId="46D30CF8" w14:textId="77777777" w:rsidR="00165A0C" w:rsidRPr="00165A0C" w:rsidRDefault="00165A0C" w:rsidP="00165A0C">
            <w:pPr>
              <w:spacing w:before="120" w:after="120"/>
              <w:rPr>
                <w:rFonts w:cs="Arial"/>
                <w:sz w:val="18"/>
              </w:rPr>
            </w:pPr>
          </w:p>
        </w:tc>
        <w:tc>
          <w:tcPr>
            <w:tcW w:w="1250" w:type="pct"/>
            <w:gridSpan w:val="4"/>
            <w:shd w:val="clear" w:color="auto" w:fill="auto"/>
          </w:tcPr>
          <w:p w14:paraId="29A5525F" w14:textId="77777777" w:rsidR="00165A0C" w:rsidRPr="00165A0C" w:rsidRDefault="00165A0C" w:rsidP="00165A0C">
            <w:pPr>
              <w:spacing w:before="120" w:after="120"/>
              <w:rPr>
                <w:rFonts w:cs="Arial"/>
                <w:sz w:val="18"/>
              </w:rPr>
            </w:pPr>
            <w:r w:rsidRPr="00165A0C">
              <w:rPr>
                <w:rFonts w:cs="Arial"/>
                <w:sz w:val="18"/>
              </w:rPr>
              <w:t>1 : Download</w:t>
            </w:r>
          </w:p>
          <w:p w14:paraId="4655DCE7" w14:textId="77777777" w:rsidR="00165A0C" w:rsidRPr="00165A0C" w:rsidRDefault="00165A0C" w:rsidP="00165A0C">
            <w:pPr>
              <w:spacing w:before="120" w:after="120"/>
              <w:rPr>
                <w:rFonts w:cs="Arial"/>
                <w:sz w:val="18"/>
              </w:rPr>
            </w:pPr>
            <w:r w:rsidRPr="00165A0C">
              <w:rPr>
                <w:rFonts w:cs="Arial"/>
                <w:sz w:val="18"/>
              </w:rPr>
              <w:t>3 : Offline Access</w:t>
            </w:r>
          </w:p>
          <w:p w14:paraId="67087450" w14:textId="77777777" w:rsidR="00165A0C" w:rsidRPr="00165A0C" w:rsidRDefault="00165A0C" w:rsidP="00165A0C">
            <w:pPr>
              <w:spacing w:before="120" w:after="120"/>
              <w:rPr>
                <w:rFonts w:cs="Arial"/>
                <w:sz w:val="18"/>
              </w:rPr>
            </w:pPr>
            <w:r w:rsidRPr="00165A0C">
              <w:rPr>
                <w:rFonts w:cs="Arial"/>
                <w:sz w:val="18"/>
              </w:rPr>
              <w:t>4 : Order</w:t>
            </w:r>
          </w:p>
          <w:p w14:paraId="4A631E91" w14:textId="77777777" w:rsidR="00165A0C" w:rsidRPr="00165A0C" w:rsidRDefault="00165A0C" w:rsidP="00165A0C">
            <w:pPr>
              <w:spacing w:before="120" w:after="120"/>
              <w:rPr>
                <w:rFonts w:cs="Arial"/>
                <w:sz w:val="18"/>
              </w:rPr>
            </w:pPr>
            <w:r w:rsidRPr="00165A0C">
              <w:rPr>
                <w:rFonts w:cs="Arial"/>
                <w:sz w:val="18"/>
              </w:rPr>
              <w:t>5 : Search</w:t>
            </w:r>
          </w:p>
          <w:p w14:paraId="57988408" w14:textId="77777777" w:rsidR="00165A0C" w:rsidRPr="00165A0C" w:rsidRDefault="00165A0C" w:rsidP="00165A0C">
            <w:pPr>
              <w:spacing w:before="120" w:after="120"/>
              <w:rPr>
                <w:rFonts w:cs="Arial"/>
                <w:sz w:val="18"/>
              </w:rPr>
            </w:pPr>
            <w:r w:rsidRPr="00165A0C">
              <w:rPr>
                <w:rFonts w:cs="Arial"/>
                <w:sz w:val="18"/>
              </w:rPr>
              <w:t>6 : Complete Metadata</w:t>
            </w:r>
          </w:p>
          <w:p w14:paraId="110DFB34" w14:textId="77777777" w:rsidR="00165A0C" w:rsidRPr="00165A0C" w:rsidRDefault="00165A0C" w:rsidP="00165A0C">
            <w:pPr>
              <w:spacing w:before="120" w:after="120"/>
              <w:rPr>
                <w:rFonts w:cs="Arial"/>
                <w:sz w:val="18"/>
              </w:rPr>
            </w:pPr>
            <w:r w:rsidRPr="00165A0C">
              <w:rPr>
                <w:rFonts w:cs="Arial"/>
                <w:sz w:val="18"/>
              </w:rPr>
              <w:t>7 : Browse Graphic</w:t>
            </w:r>
          </w:p>
          <w:p w14:paraId="606ABAA1" w14:textId="77777777" w:rsidR="00165A0C" w:rsidRPr="00165A0C" w:rsidRDefault="00165A0C" w:rsidP="00165A0C">
            <w:pPr>
              <w:spacing w:before="120" w:after="120"/>
              <w:rPr>
                <w:rFonts w:cs="Arial"/>
                <w:sz w:val="18"/>
              </w:rPr>
            </w:pPr>
            <w:r w:rsidRPr="00165A0C">
              <w:rPr>
                <w:rFonts w:cs="Arial"/>
                <w:sz w:val="18"/>
              </w:rPr>
              <w:t>8 : Upload</w:t>
            </w:r>
          </w:p>
          <w:p w14:paraId="798689ED" w14:textId="77777777" w:rsidR="00165A0C" w:rsidRPr="00165A0C" w:rsidRDefault="00165A0C" w:rsidP="00165A0C">
            <w:pPr>
              <w:spacing w:before="120" w:after="120"/>
              <w:rPr>
                <w:rFonts w:cs="Arial"/>
                <w:sz w:val="18"/>
              </w:rPr>
            </w:pPr>
            <w:r w:rsidRPr="00165A0C">
              <w:rPr>
                <w:rFonts w:cs="Arial"/>
                <w:sz w:val="18"/>
              </w:rPr>
              <w:t>9 : Email Service</w:t>
            </w:r>
          </w:p>
          <w:p w14:paraId="39664854" w14:textId="77777777" w:rsidR="00165A0C" w:rsidRPr="00165A0C" w:rsidRDefault="00165A0C" w:rsidP="00165A0C">
            <w:pPr>
              <w:spacing w:before="120" w:after="120"/>
              <w:rPr>
                <w:rFonts w:cs="Arial"/>
                <w:sz w:val="18"/>
              </w:rPr>
            </w:pPr>
            <w:r w:rsidRPr="00165A0C">
              <w:rPr>
                <w:rFonts w:cs="Arial"/>
                <w:sz w:val="18"/>
              </w:rPr>
              <w:t>10 : Browsing</w:t>
            </w:r>
          </w:p>
          <w:p w14:paraId="23F1827A" w14:textId="77777777" w:rsidR="00165A0C" w:rsidRPr="00165A0C" w:rsidRDefault="00165A0C" w:rsidP="00165A0C">
            <w:pPr>
              <w:spacing w:before="120" w:after="120"/>
              <w:rPr>
                <w:rFonts w:cs="Arial"/>
                <w:sz w:val="18"/>
              </w:rPr>
            </w:pPr>
            <w:r w:rsidRPr="00165A0C">
              <w:rPr>
                <w:rFonts w:cs="Arial"/>
                <w:sz w:val="18"/>
              </w:rPr>
              <w:t>11 : File Access</w:t>
            </w:r>
          </w:p>
        </w:tc>
        <w:tc>
          <w:tcPr>
            <w:tcW w:w="417" w:type="pct"/>
            <w:gridSpan w:val="2"/>
            <w:shd w:val="clear" w:color="auto" w:fill="auto"/>
          </w:tcPr>
          <w:p w14:paraId="0327527F"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16949341"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CA1D0F4" w14:textId="77777777" w:rsidTr="00B131AF">
        <w:tc>
          <w:tcPr>
            <w:tcW w:w="1665" w:type="pct"/>
            <w:gridSpan w:val="4"/>
            <w:shd w:val="clear" w:color="auto" w:fill="auto"/>
          </w:tcPr>
          <w:p w14:paraId="5E48BD3F" w14:textId="77777777" w:rsidR="00165A0C" w:rsidRPr="00165A0C" w:rsidRDefault="00165A0C" w:rsidP="00165A0C">
            <w:pPr>
              <w:spacing w:before="120" w:after="120"/>
              <w:rPr>
                <w:rFonts w:cs="Arial"/>
                <w:sz w:val="18"/>
              </w:rPr>
            </w:pPr>
            <w:r w:rsidRPr="00165A0C">
              <w:rPr>
                <w:rFonts w:cs="Arial"/>
                <w:sz w:val="18"/>
              </w:rPr>
              <w:t xml:space="preserve">         Protocol request</w:t>
            </w:r>
          </w:p>
        </w:tc>
        <w:tc>
          <w:tcPr>
            <w:tcW w:w="834" w:type="pct"/>
            <w:gridSpan w:val="2"/>
            <w:shd w:val="clear" w:color="auto" w:fill="auto"/>
          </w:tcPr>
          <w:p w14:paraId="2790FCDE" w14:textId="77777777" w:rsidR="00165A0C" w:rsidRPr="00165A0C" w:rsidRDefault="00165A0C" w:rsidP="00165A0C">
            <w:pPr>
              <w:spacing w:before="120" w:after="120"/>
              <w:rPr>
                <w:rFonts w:cs="Arial"/>
                <w:sz w:val="18"/>
              </w:rPr>
            </w:pPr>
          </w:p>
        </w:tc>
        <w:tc>
          <w:tcPr>
            <w:tcW w:w="1250" w:type="pct"/>
            <w:gridSpan w:val="4"/>
            <w:shd w:val="clear" w:color="auto" w:fill="auto"/>
          </w:tcPr>
          <w:p w14:paraId="0041A878" w14:textId="77777777" w:rsidR="00165A0C" w:rsidRPr="00165A0C" w:rsidRDefault="00165A0C" w:rsidP="00165A0C">
            <w:pPr>
              <w:spacing w:before="120" w:after="120"/>
              <w:rPr>
                <w:rFonts w:cs="Arial"/>
                <w:sz w:val="18"/>
              </w:rPr>
            </w:pPr>
          </w:p>
        </w:tc>
        <w:tc>
          <w:tcPr>
            <w:tcW w:w="417" w:type="pct"/>
            <w:gridSpan w:val="2"/>
            <w:shd w:val="clear" w:color="auto" w:fill="auto"/>
          </w:tcPr>
          <w:p w14:paraId="71E8B292"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071786FA"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8E95888" w14:textId="77777777" w:rsidTr="00B131AF">
        <w:tc>
          <w:tcPr>
            <w:tcW w:w="1665" w:type="pct"/>
            <w:gridSpan w:val="4"/>
            <w:shd w:val="clear" w:color="auto" w:fill="auto"/>
          </w:tcPr>
          <w:p w14:paraId="56D9F9F4" w14:textId="77777777" w:rsidR="00165A0C" w:rsidRPr="00165A0C" w:rsidRDefault="00165A0C" w:rsidP="00165A0C">
            <w:pPr>
              <w:spacing w:before="120" w:after="120"/>
              <w:rPr>
                <w:rFonts w:cs="Arial"/>
                <w:sz w:val="18"/>
              </w:rPr>
            </w:pPr>
            <w:r w:rsidRPr="00165A0C">
              <w:rPr>
                <w:rFonts w:cs="Arial"/>
                <w:sz w:val="18"/>
              </w:rPr>
              <w:t xml:space="preserve">      Source</w:t>
            </w:r>
          </w:p>
        </w:tc>
        <w:tc>
          <w:tcPr>
            <w:tcW w:w="834" w:type="pct"/>
            <w:gridSpan w:val="2"/>
            <w:shd w:val="clear" w:color="auto" w:fill="auto"/>
          </w:tcPr>
          <w:p w14:paraId="0356F344" w14:textId="77777777" w:rsidR="00165A0C" w:rsidRPr="00165A0C" w:rsidRDefault="00165A0C" w:rsidP="00165A0C">
            <w:pPr>
              <w:spacing w:before="120" w:after="120"/>
              <w:rPr>
                <w:rFonts w:cs="Arial"/>
                <w:sz w:val="18"/>
              </w:rPr>
            </w:pPr>
          </w:p>
        </w:tc>
        <w:tc>
          <w:tcPr>
            <w:tcW w:w="1250" w:type="pct"/>
            <w:gridSpan w:val="4"/>
            <w:shd w:val="clear" w:color="auto" w:fill="auto"/>
          </w:tcPr>
          <w:p w14:paraId="39BF2137" w14:textId="77777777" w:rsidR="00165A0C" w:rsidRPr="00165A0C" w:rsidRDefault="00165A0C" w:rsidP="00165A0C">
            <w:pPr>
              <w:spacing w:before="120" w:after="120"/>
              <w:rPr>
                <w:rFonts w:cs="Arial"/>
                <w:sz w:val="18"/>
              </w:rPr>
            </w:pPr>
          </w:p>
        </w:tc>
        <w:tc>
          <w:tcPr>
            <w:tcW w:w="417" w:type="pct"/>
            <w:gridSpan w:val="2"/>
            <w:shd w:val="clear" w:color="auto" w:fill="auto"/>
          </w:tcPr>
          <w:p w14:paraId="746A0695"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228B6689"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9E7D038" w14:textId="77777777" w:rsidTr="00B131AF">
        <w:tc>
          <w:tcPr>
            <w:tcW w:w="1665" w:type="pct"/>
            <w:gridSpan w:val="4"/>
            <w:shd w:val="clear" w:color="auto" w:fill="auto"/>
          </w:tcPr>
          <w:p w14:paraId="0AF62D2E" w14:textId="77777777" w:rsidR="00165A0C" w:rsidRPr="00165A0C" w:rsidRDefault="00165A0C" w:rsidP="00165A0C">
            <w:pPr>
              <w:spacing w:before="120" w:after="120"/>
              <w:rPr>
                <w:rFonts w:cs="Arial"/>
                <w:sz w:val="18"/>
              </w:rPr>
            </w:pPr>
            <w:r w:rsidRPr="00165A0C">
              <w:rPr>
                <w:rFonts w:cs="Arial"/>
                <w:sz w:val="18"/>
              </w:rPr>
              <w:t xml:space="preserve">      Source Type</w:t>
            </w:r>
          </w:p>
        </w:tc>
        <w:tc>
          <w:tcPr>
            <w:tcW w:w="834" w:type="pct"/>
            <w:gridSpan w:val="2"/>
            <w:shd w:val="clear" w:color="auto" w:fill="auto"/>
          </w:tcPr>
          <w:p w14:paraId="212FF409" w14:textId="77777777" w:rsidR="00165A0C" w:rsidRPr="00165A0C" w:rsidRDefault="00165A0C" w:rsidP="00165A0C">
            <w:pPr>
              <w:spacing w:before="120" w:after="120"/>
              <w:rPr>
                <w:rFonts w:cs="Arial"/>
                <w:sz w:val="18"/>
              </w:rPr>
            </w:pPr>
          </w:p>
        </w:tc>
        <w:tc>
          <w:tcPr>
            <w:tcW w:w="1250" w:type="pct"/>
            <w:gridSpan w:val="4"/>
            <w:shd w:val="clear" w:color="auto" w:fill="auto"/>
          </w:tcPr>
          <w:p w14:paraId="47B1CB32" w14:textId="77777777" w:rsidR="00165A0C" w:rsidRPr="00165A0C" w:rsidRDefault="00165A0C" w:rsidP="00165A0C">
            <w:pPr>
              <w:spacing w:before="120" w:after="120"/>
              <w:rPr>
                <w:rFonts w:cs="Arial"/>
                <w:sz w:val="18"/>
              </w:rPr>
            </w:pPr>
            <w:r w:rsidRPr="00165A0C">
              <w:rPr>
                <w:rFonts w:cs="Arial"/>
                <w:sz w:val="18"/>
              </w:rPr>
              <w:t>1 : Law or Regulation</w:t>
            </w:r>
          </w:p>
          <w:p w14:paraId="0ACD1369" w14:textId="77777777" w:rsidR="00165A0C" w:rsidRPr="00165A0C" w:rsidRDefault="00165A0C" w:rsidP="00165A0C">
            <w:pPr>
              <w:spacing w:before="120" w:after="120"/>
              <w:rPr>
                <w:rFonts w:cs="Arial"/>
                <w:sz w:val="18"/>
              </w:rPr>
            </w:pPr>
            <w:r w:rsidRPr="00165A0C">
              <w:rPr>
                <w:rFonts w:cs="Arial"/>
                <w:sz w:val="18"/>
              </w:rPr>
              <w:t>2 : Official Publication</w:t>
            </w:r>
          </w:p>
          <w:p w14:paraId="786E593D" w14:textId="77777777" w:rsidR="00165A0C" w:rsidRPr="00165A0C" w:rsidRDefault="00165A0C" w:rsidP="00165A0C">
            <w:pPr>
              <w:spacing w:before="120" w:after="120"/>
              <w:rPr>
                <w:rFonts w:cs="Arial"/>
                <w:sz w:val="18"/>
              </w:rPr>
            </w:pPr>
            <w:r w:rsidRPr="00165A0C">
              <w:rPr>
                <w:rFonts w:cs="Arial"/>
                <w:sz w:val="18"/>
              </w:rPr>
              <w:t>7 : Mariner Report, Confirmed</w:t>
            </w:r>
          </w:p>
          <w:p w14:paraId="3C627EE8" w14:textId="77777777" w:rsidR="00165A0C" w:rsidRPr="00165A0C" w:rsidRDefault="00165A0C" w:rsidP="00165A0C">
            <w:pPr>
              <w:spacing w:before="120" w:after="120"/>
              <w:rPr>
                <w:rFonts w:cs="Arial"/>
                <w:sz w:val="18"/>
              </w:rPr>
            </w:pPr>
            <w:r w:rsidRPr="00165A0C">
              <w:rPr>
                <w:rFonts w:cs="Arial"/>
                <w:sz w:val="18"/>
              </w:rPr>
              <w:t>8 : Mariner Report, Not Confirmed</w:t>
            </w:r>
          </w:p>
          <w:p w14:paraId="29AB6CF7" w14:textId="77777777" w:rsidR="00165A0C" w:rsidRPr="00165A0C" w:rsidRDefault="00165A0C" w:rsidP="00165A0C">
            <w:pPr>
              <w:spacing w:before="120" w:after="120"/>
              <w:rPr>
                <w:rFonts w:cs="Arial"/>
                <w:sz w:val="18"/>
              </w:rPr>
            </w:pPr>
            <w:r w:rsidRPr="00165A0C">
              <w:rPr>
                <w:rFonts w:cs="Arial"/>
                <w:sz w:val="18"/>
              </w:rPr>
              <w:t>9 : Industry Publications and Reports</w:t>
            </w:r>
          </w:p>
          <w:p w14:paraId="307FFBAD" w14:textId="77777777" w:rsidR="00165A0C" w:rsidRPr="00165A0C" w:rsidRDefault="00165A0C" w:rsidP="00165A0C">
            <w:pPr>
              <w:spacing w:before="120" w:after="120"/>
              <w:rPr>
                <w:rFonts w:cs="Arial"/>
                <w:sz w:val="18"/>
              </w:rPr>
            </w:pPr>
            <w:r w:rsidRPr="00165A0C">
              <w:rPr>
                <w:rFonts w:cs="Arial"/>
                <w:sz w:val="18"/>
              </w:rPr>
              <w:t>10 : Remotely Sensed Images</w:t>
            </w:r>
          </w:p>
          <w:p w14:paraId="38E6DB50" w14:textId="77777777" w:rsidR="00165A0C" w:rsidRPr="00165A0C" w:rsidRDefault="00165A0C" w:rsidP="00165A0C">
            <w:pPr>
              <w:spacing w:before="120" w:after="120"/>
              <w:rPr>
                <w:rFonts w:cs="Arial"/>
                <w:sz w:val="18"/>
              </w:rPr>
            </w:pPr>
            <w:r w:rsidRPr="00165A0C">
              <w:rPr>
                <w:rFonts w:cs="Arial"/>
                <w:sz w:val="18"/>
              </w:rPr>
              <w:lastRenderedPageBreak/>
              <w:t>11 : Photographs</w:t>
            </w:r>
          </w:p>
          <w:p w14:paraId="0B786023" w14:textId="77777777" w:rsidR="00165A0C" w:rsidRPr="00165A0C" w:rsidRDefault="00165A0C" w:rsidP="00165A0C">
            <w:pPr>
              <w:spacing w:before="120" w:after="120"/>
              <w:rPr>
                <w:rFonts w:cs="Arial"/>
                <w:sz w:val="18"/>
              </w:rPr>
            </w:pPr>
            <w:r w:rsidRPr="00165A0C">
              <w:rPr>
                <w:rFonts w:cs="Arial"/>
                <w:sz w:val="18"/>
              </w:rPr>
              <w:t>12 : Products Issued by HO Services</w:t>
            </w:r>
          </w:p>
          <w:p w14:paraId="240CCA8D" w14:textId="77777777" w:rsidR="00165A0C" w:rsidRPr="00165A0C" w:rsidRDefault="00165A0C" w:rsidP="00165A0C">
            <w:pPr>
              <w:spacing w:before="120" w:after="120"/>
              <w:rPr>
                <w:rFonts w:cs="Arial"/>
                <w:sz w:val="18"/>
              </w:rPr>
            </w:pPr>
            <w:r w:rsidRPr="00165A0C">
              <w:rPr>
                <w:rFonts w:cs="Arial"/>
                <w:sz w:val="18"/>
              </w:rPr>
              <w:t>13 : News Media</w:t>
            </w:r>
          </w:p>
          <w:p w14:paraId="19C340AB" w14:textId="77777777" w:rsidR="00165A0C" w:rsidRPr="00165A0C" w:rsidRDefault="00165A0C" w:rsidP="00165A0C">
            <w:pPr>
              <w:spacing w:before="120" w:after="120"/>
              <w:rPr>
                <w:rFonts w:cs="Arial"/>
                <w:sz w:val="18"/>
              </w:rPr>
            </w:pPr>
            <w:r w:rsidRPr="00165A0C">
              <w:rPr>
                <w:rFonts w:cs="Arial"/>
                <w:sz w:val="18"/>
              </w:rPr>
              <w:t>14 : Traffic Data</w:t>
            </w:r>
          </w:p>
        </w:tc>
        <w:tc>
          <w:tcPr>
            <w:tcW w:w="417" w:type="pct"/>
            <w:gridSpan w:val="2"/>
            <w:shd w:val="clear" w:color="auto" w:fill="auto"/>
          </w:tcPr>
          <w:p w14:paraId="7294917F" w14:textId="77777777" w:rsidR="00165A0C" w:rsidRPr="00165A0C" w:rsidRDefault="00165A0C" w:rsidP="00165A0C">
            <w:pPr>
              <w:spacing w:before="120" w:after="120"/>
              <w:rPr>
                <w:rFonts w:cs="Arial"/>
                <w:sz w:val="18"/>
              </w:rPr>
            </w:pPr>
            <w:r w:rsidRPr="00165A0C">
              <w:rPr>
                <w:rFonts w:cs="Arial"/>
                <w:sz w:val="18"/>
              </w:rPr>
              <w:lastRenderedPageBreak/>
              <w:t>(S) EN</w:t>
            </w:r>
          </w:p>
        </w:tc>
        <w:tc>
          <w:tcPr>
            <w:tcW w:w="834" w:type="pct"/>
            <w:gridSpan w:val="2"/>
            <w:shd w:val="clear" w:color="auto" w:fill="auto"/>
          </w:tcPr>
          <w:p w14:paraId="489EA9E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D360D9D" w14:textId="77777777" w:rsidTr="00B131AF">
        <w:tc>
          <w:tcPr>
            <w:tcW w:w="1665" w:type="pct"/>
            <w:gridSpan w:val="4"/>
            <w:shd w:val="clear" w:color="auto" w:fill="auto"/>
          </w:tcPr>
          <w:p w14:paraId="1D2B9FA8" w14:textId="77777777" w:rsidR="00165A0C" w:rsidRPr="00165A0C" w:rsidRDefault="00165A0C" w:rsidP="00165A0C">
            <w:pPr>
              <w:spacing w:before="120" w:after="120"/>
              <w:rPr>
                <w:rFonts w:cs="Arial"/>
                <w:sz w:val="18"/>
              </w:rPr>
            </w:pPr>
            <w:r w:rsidRPr="00165A0C">
              <w:rPr>
                <w:rFonts w:cs="Arial"/>
                <w:sz w:val="18"/>
              </w:rPr>
              <w:t xml:space="preserve">      Reported Date</w:t>
            </w:r>
          </w:p>
        </w:tc>
        <w:tc>
          <w:tcPr>
            <w:tcW w:w="834" w:type="pct"/>
            <w:gridSpan w:val="2"/>
            <w:shd w:val="clear" w:color="auto" w:fill="auto"/>
          </w:tcPr>
          <w:p w14:paraId="2D98A30F" w14:textId="77777777" w:rsidR="00165A0C" w:rsidRPr="00165A0C" w:rsidRDefault="00165A0C" w:rsidP="00165A0C">
            <w:pPr>
              <w:spacing w:before="120" w:after="120"/>
              <w:rPr>
                <w:rFonts w:cs="Arial"/>
                <w:sz w:val="18"/>
              </w:rPr>
            </w:pPr>
            <w:r w:rsidRPr="00165A0C">
              <w:rPr>
                <w:rFonts w:cs="Arial"/>
                <w:sz w:val="18"/>
              </w:rPr>
              <w:t>(SORDAT)</w:t>
            </w:r>
          </w:p>
        </w:tc>
        <w:tc>
          <w:tcPr>
            <w:tcW w:w="1250" w:type="pct"/>
            <w:gridSpan w:val="4"/>
            <w:shd w:val="clear" w:color="auto" w:fill="auto"/>
          </w:tcPr>
          <w:p w14:paraId="53B444AC" w14:textId="77777777" w:rsidR="00165A0C" w:rsidRPr="00165A0C" w:rsidRDefault="00165A0C" w:rsidP="00165A0C">
            <w:pPr>
              <w:spacing w:before="120" w:after="120"/>
              <w:rPr>
                <w:rFonts w:cs="Arial"/>
                <w:sz w:val="18"/>
              </w:rPr>
            </w:pPr>
          </w:p>
        </w:tc>
        <w:tc>
          <w:tcPr>
            <w:tcW w:w="417" w:type="pct"/>
            <w:gridSpan w:val="2"/>
            <w:shd w:val="clear" w:color="auto" w:fill="auto"/>
          </w:tcPr>
          <w:p w14:paraId="45BB6C9A" w14:textId="77777777" w:rsidR="00165A0C" w:rsidRPr="00165A0C" w:rsidRDefault="00165A0C" w:rsidP="00165A0C">
            <w:pPr>
              <w:spacing w:before="120" w:after="120"/>
              <w:rPr>
                <w:rFonts w:cs="Arial"/>
                <w:sz w:val="18"/>
              </w:rPr>
            </w:pPr>
            <w:r w:rsidRPr="00165A0C">
              <w:rPr>
                <w:rFonts w:cs="Arial"/>
                <w:sz w:val="18"/>
              </w:rPr>
              <w:t>(S) TD</w:t>
            </w:r>
          </w:p>
        </w:tc>
        <w:tc>
          <w:tcPr>
            <w:tcW w:w="834" w:type="pct"/>
            <w:gridSpan w:val="2"/>
            <w:shd w:val="clear" w:color="auto" w:fill="auto"/>
          </w:tcPr>
          <w:p w14:paraId="42421BEC"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9394C4F" w14:textId="77777777" w:rsidTr="00B131AF">
        <w:tc>
          <w:tcPr>
            <w:tcW w:w="1665" w:type="pct"/>
            <w:gridSpan w:val="4"/>
            <w:shd w:val="clear" w:color="auto" w:fill="auto"/>
          </w:tcPr>
          <w:p w14:paraId="1DB53AEC" w14:textId="77777777" w:rsidR="00165A0C" w:rsidRPr="00165A0C" w:rsidRDefault="00165A0C" w:rsidP="00165A0C">
            <w:pPr>
              <w:spacing w:before="120" w:after="120"/>
              <w:rPr>
                <w:rFonts w:cs="Arial"/>
                <w:sz w:val="18"/>
              </w:rPr>
            </w:pPr>
            <w:r w:rsidRPr="00165A0C">
              <w:rPr>
                <w:rFonts w:cs="Arial"/>
                <w:sz w:val="18"/>
              </w:rPr>
              <w:t>ISPS Level</w:t>
            </w:r>
          </w:p>
        </w:tc>
        <w:tc>
          <w:tcPr>
            <w:tcW w:w="834" w:type="pct"/>
            <w:gridSpan w:val="2"/>
            <w:shd w:val="clear" w:color="auto" w:fill="auto"/>
          </w:tcPr>
          <w:p w14:paraId="4CA21F04" w14:textId="77777777" w:rsidR="00165A0C" w:rsidRPr="00165A0C" w:rsidRDefault="00165A0C" w:rsidP="00165A0C">
            <w:pPr>
              <w:spacing w:before="120" w:after="120"/>
              <w:rPr>
                <w:rFonts w:cs="Arial"/>
                <w:sz w:val="18"/>
              </w:rPr>
            </w:pPr>
          </w:p>
        </w:tc>
        <w:tc>
          <w:tcPr>
            <w:tcW w:w="1250" w:type="pct"/>
            <w:gridSpan w:val="4"/>
            <w:shd w:val="clear" w:color="auto" w:fill="auto"/>
          </w:tcPr>
          <w:p w14:paraId="028CA789" w14:textId="77777777" w:rsidR="00165A0C" w:rsidRPr="00165A0C" w:rsidRDefault="00165A0C" w:rsidP="00165A0C">
            <w:pPr>
              <w:spacing w:before="120" w:after="120"/>
              <w:rPr>
                <w:rFonts w:cs="Arial"/>
                <w:sz w:val="18"/>
              </w:rPr>
            </w:pPr>
            <w:r w:rsidRPr="00165A0C">
              <w:rPr>
                <w:rFonts w:cs="Arial"/>
                <w:sz w:val="18"/>
              </w:rPr>
              <w:t>1 : ISPS Level 1</w:t>
            </w:r>
          </w:p>
          <w:p w14:paraId="6903E665" w14:textId="77777777" w:rsidR="00165A0C" w:rsidRPr="00165A0C" w:rsidRDefault="00165A0C" w:rsidP="00165A0C">
            <w:pPr>
              <w:spacing w:before="120" w:after="120"/>
              <w:rPr>
                <w:rFonts w:cs="Arial"/>
                <w:sz w:val="18"/>
              </w:rPr>
            </w:pPr>
            <w:r w:rsidRPr="00165A0C">
              <w:rPr>
                <w:rFonts w:cs="Arial"/>
                <w:sz w:val="18"/>
              </w:rPr>
              <w:t>2 : ISPS Level 2</w:t>
            </w:r>
          </w:p>
          <w:p w14:paraId="55AA904D" w14:textId="77777777" w:rsidR="00165A0C" w:rsidRPr="00165A0C" w:rsidRDefault="00165A0C" w:rsidP="00165A0C">
            <w:pPr>
              <w:spacing w:before="120" w:after="120"/>
              <w:rPr>
                <w:rFonts w:cs="Arial"/>
                <w:sz w:val="18"/>
              </w:rPr>
            </w:pPr>
            <w:r w:rsidRPr="00165A0C">
              <w:rPr>
                <w:rFonts w:cs="Arial"/>
                <w:sz w:val="18"/>
              </w:rPr>
              <w:t>3 : ISPS Level 3</w:t>
            </w:r>
          </w:p>
        </w:tc>
        <w:tc>
          <w:tcPr>
            <w:tcW w:w="417" w:type="pct"/>
            <w:gridSpan w:val="2"/>
            <w:shd w:val="clear" w:color="auto" w:fill="auto"/>
          </w:tcPr>
          <w:p w14:paraId="0B6EC220" w14:textId="77777777" w:rsidR="00165A0C" w:rsidRPr="00165A0C" w:rsidRDefault="00165A0C" w:rsidP="00165A0C">
            <w:pPr>
              <w:spacing w:before="120" w:after="120"/>
              <w:rPr>
                <w:rFonts w:cs="Arial"/>
                <w:sz w:val="18"/>
              </w:rPr>
            </w:pPr>
            <w:r w:rsidRPr="00165A0C">
              <w:rPr>
                <w:rFonts w:cs="Arial"/>
                <w:sz w:val="18"/>
              </w:rPr>
              <w:t>EN</w:t>
            </w:r>
          </w:p>
        </w:tc>
        <w:tc>
          <w:tcPr>
            <w:tcW w:w="834" w:type="pct"/>
            <w:gridSpan w:val="2"/>
            <w:shd w:val="clear" w:color="auto" w:fill="auto"/>
          </w:tcPr>
          <w:p w14:paraId="331A0B89"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21EDEC8" w14:textId="77777777" w:rsidTr="00B131AF">
        <w:tc>
          <w:tcPr>
            <w:tcW w:w="5000" w:type="pct"/>
            <w:gridSpan w:val="14"/>
            <w:shd w:val="clear" w:color="auto" w:fill="auto"/>
          </w:tcPr>
          <w:p w14:paraId="76311563" w14:textId="3A008652" w:rsidR="00165A0C" w:rsidRPr="00165A0C" w:rsidRDefault="00165A0C" w:rsidP="00165A0C">
            <w:pPr>
              <w:spacing w:before="120" w:after="120"/>
              <w:rPr>
                <w:rFonts w:cs="Arial"/>
              </w:rPr>
            </w:pPr>
            <w:r w:rsidRPr="00165A0C">
              <w:rPr>
                <w:rFonts w:cs="Arial"/>
                <w:u w:val="single"/>
              </w:rPr>
              <w:t>INT 1 Reference:</w:t>
            </w:r>
            <w:r w:rsidR="00654D66" w:rsidRPr="00654D66">
              <w:rPr>
                <w:rFonts w:cs="Arial"/>
              </w:rPr>
              <w:t xml:space="preserve"> (see S-4 – B-431.1; B-431.3 and B-431.7)</w:t>
            </w:r>
          </w:p>
          <w:p w14:paraId="1AC39920" w14:textId="73746E4E" w:rsidR="00654D66" w:rsidRPr="00654D66" w:rsidRDefault="00654D66" w:rsidP="00654D66">
            <w:pPr>
              <w:pStyle w:val="Heading3"/>
            </w:pPr>
            <w:bookmarkStart w:id="1251" w:name="_Toc120214408"/>
            <w:r>
              <w:t>General</w:t>
            </w:r>
            <w:bookmarkEnd w:id="1251"/>
          </w:p>
          <w:p w14:paraId="47B4DB4F" w14:textId="2E7FF4F7" w:rsidR="00654D66" w:rsidRPr="00654D66" w:rsidRDefault="004C434C" w:rsidP="00654D66">
            <w:pPr>
              <w:spacing w:before="120" w:after="120"/>
              <w:rPr>
                <w:rFonts w:cs="Arial"/>
              </w:rPr>
            </w:pPr>
            <w:r>
              <w:rPr>
                <w:rFonts w:cs="Arial"/>
              </w:rPr>
              <w:t xml:space="preserve">The </w:t>
            </w:r>
            <w:proofErr w:type="spellStart"/>
            <w:r w:rsidRPr="00F86E0C">
              <w:rPr>
                <w:rFonts w:cs="Arial"/>
                <w:b/>
                <w:bCs/>
              </w:rPr>
              <w:t>AnchorageArea</w:t>
            </w:r>
            <w:proofErr w:type="spellEnd"/>
            <w:r>
              <w:rPr>
                <w:rFonts w:cs="Arial"/>
              </w:rPr>
              <w:t xml:space="preserve"> feature in S-131 omits several of the attributes of the S-101 equivalent.</w:t>
            </w:r>
          </w:p>
          <w:p w14:paraId="23C086A5" w14:textId="274F7674" w:rsidR="00654D66" w:rsidRPr="00654D66" w:rsidRDefault="00654D66" w:rsidP="00654D66">
            <w:pPr>
              <w:spacing w:before="120" w:after="120"/>
              <w:rPr>
                <w:rFonts w:cs="Arial"/>
              </w:rPr>
            </w:pPr>
            <w:r w:rsidRPr="00654D66">
              <w:rPr>
                <w:rFonts w:cs="Arial"/>
              </w:rPr>
              <w:t xml:space="preserve">The complex attribute </w:t>
            </w:r>
            <w:proofErr w:type="spellStart"/>
            <w:r w:rsidRPr="004C434C">
              <w:rPr>
                <w:rFonts w:cs="Arial"/>
                <w:i/>
                <w:iCs/>
              </w:rPr>
              <w:t>feature</w:t>
            </w:r>
            <w:r w:rsidR="004C434C" w:rsidRPr="004C434C">
              <w:rPr>
                <w:rFonts w:cs="Arial"/>
                <w:i/>
                <w:iCs/>
              </w:rPr>
              <w:t>N</w:t>
            </w:r>
            <w:r w:rsidRPr="004C434C">
              <w:rPr>
                <w:rFonts w:cs="Arial"/>
                <w:i/>
                <w:iCs/>
              </w:rPr>
              <w:t>ame</w:t>
            </w:r>
            <w:proofErr w:type="spellEnd"/>
            <w:r w:rsidRPr="00654D66">
              <w:rPr>
                <w:rFonts w:cs="Arial"/>
              </w:rPr>
              <w:t xml:space="preserve">, sub-attribute </w:t>
            </w:r>
            <w:r w:rsidRPr="004C434C">
              <w:rPr>
                <w:rFonts w:cs="Arial"/>
                <w:i/>
                <w:iCs/>
              </w:rPr>
              <w:t>name</w:t>
            </w:r>
            <w:r w:rsidRPr="00654D66">
              <w:rPr>
                <w:rFonts w:cs="Arial"/>
              </w:rPr>
              <w:t xml:space="preserve"> is used to encode the name and/or number of the</w:t>
            </w:r>
            <w:r w:rsidR="004C434C">
              <w:rPr>
                <w:rFonts w:cs="Arial"/>
              </w:rPr>
              <w:t xml:space="preserve"> </w:t>
            </w:r>
            <w:r w:rsidRPr="00654D66">
              <w:rPr>
                <w:rFonts w:cs="Arial"/>
              </w:rPr>
              <w:t>Anchorage Area.</w:t>
            </w:r>
          </w:p>
          <w:p w14:paraId="2BFA1E1E" w14:textId="0985FEE9" w:rsidR="00654D66" w:rsidRPr="00654D66" w:rsidRDefault="00654D66" w:rsidP="00654D66">
            <w:pPr>
              <w:spacing w:before="120" w:after="120"/>
              <w:rPr>
                <w:rFonts w:cs="Arial"/>
              </w:rPr>
            </w:pPr>
            <w:r w:rsidRPr="00654D66">
              <w:rPr>
                <w:rFonts w:cs="Arial"/>
              </w:rPr>
              <w:t xml:space="preserve">The complex attribute </w:t>
            </w:r>
            <w:proofErr w:type="spellStart"/>
            <w:r w:rsidR="004C434C" w:rsidRPr="004C434C">
              <w:rPr>
                <w:rFonts w:cs="Arial"/>
                <w:i/>
                <w:iCs/>
              </w:rPr>
              <w:t>textContent</w:t>
            </w:r>
            <w:proofErr w:type="spellEnd"/>
            <w:r w:rsidRPr="00654D66">
              <w:rPr>
                <w:rFonts w:cs="Arial"/>
              </w:rPr>
              <w:t xml:space="preserve"> may be used to provide information about the category of anchorage, where required.</w:t>
            </w:r>
          </w:p>
          <w:p w14:paraId="2B67A3FE" w14:textId="67D710B0" w:rsidR="00654D66" w:rsidRPr="00654D66" w:rsidRDefault="00654D66" w:rsidP="00654D66">
            <w:pPr>
              <w:spacing w:before="120" w:after="120"/>
              <w:rPr>
                <w:rFonts w:cs="Arial"/>
              </w:rPr>
            </w:pPr>
            <w:r w:rsidRPr="00654D66">
              <w:rPr>
                <w:rFonts w:cs="Arial"/>
              </w:rPr>
              <w:t xml:space="preserve">Individual  recommended  anchorages  without  defined  limits  should  be  encoded  as  </w:t>
            </w:r>
            <w:proofErr w:type="spellStart"/>
            <w:r w:rsidRPr="004C434C">
              <w:rPr>
                <w:rFonts w:cs="Arial"/>
                <w:b/>
                <w:bCs/>
              </w:rPr>
              <w:t>AnchorageArea</w:t>
            </w:r>
            <w:proofErr w:type="spellEnd"/>
            <w:r w:rsidR="004C434C">
              <w:rPr>
                <w:rFonts w:cs="Arial"/>
              </w:rPr>
              <w:t xml:space="preserve"> </w:t>
            </w:r>
            <w:r w:rsidRPr="00654D66">
              <w:rPr>
                <w:rFonts w:cs="Arial"/>
              </w:rPr>
              <w:t xml:space="preserve">features </w:t>
            </w:r>
            <w:r w:rsidR="004C434C">
              <w:rPr>
                <w:rFonts w:cs="Arial"/>
              </w:rPr>
              <w:t xml:space="preserve">with </w:t>
            </w:r>
            <w:r w:rsidR="004C434C" w:rsidRPr="004C434C">
              <w:rPr>
                <w:rFonts w:cs="Arial"/>
                <w:i/>
                <w:iCs/>
              </w:rPr>
              <w:t>point</w:t>
            </w:r>
            <w:r w:rsidR="004C434C">
              <w:rPr>
                <w:rFonts w:cs="Arial"/>
              </w:rPr>
              <w:t xml:space="preserve"> spatial primitives.</w:t>
            </w:r>
          </w:p>
          <w:p w14:paraId="3C2553B2" w14:textId="73040385" w:rsidR="00654D66" w:rsidRDefault="00654D66" w:rsidP="00F86E0C">
            <w:pPr>
              <w:spacing w:before="120" w:after="120"/>
              <w:rPr>
                <w:rFonts w:cs="Arial"/>
              </w:rPr>
            </w:pPr>
            <w:r w:rsidRPr="00654D66">
              <w:rPr>
                <w:rFonts w:cs="Arial"/>
              </w:rPr>
              <w:t xml:space="preserve">Areas with numerous small craft moorings may be encoded as </w:t>
            </w:r>
            <w:proofErr w:type="spellStart"/>
            <w:r w:rsidRPr="00F86E0C">
              <w:rPr>
                <w:rFonts w:cs="Arial"/>
                <w:b/>
                <w:bCs/>
              </w:rPr>
              <w:t>AnchorageArea</w:t>
            </w:r>
            <w:proofErr w:type="spellEnd"/>
            <w:r w:rsidRPr="00654D66">
              <w:rPr>
                <w:rFonts w:cs="Arial"/>
              </w:rPr>
              <w:t xml:space="preserve"> features of type surface</w:t>
            </w:r>
            <w:r w:rsidR="00F86E0C">
              <w:rPr>
                <w:rFonts w:cs="Arial"/>
              </w:rPr>
              <w:t>.</w:t>
            </w:r>
          </w:p>
          <w:p w14:paraId="7C08019E" w14:textId="53DDE268" w:rsidR="00960186" w:rsidRDefault="00960186" w:rsidP="00960186">
            <w:pPr>
              <w:pStyle w:val="Heading3"/>
            </w:pPr>
            <w:bookmarkStart w:id="1252" w:name="_Toc120214409"/>
            <w:r>
              <w:t>Regulations, depth information, and general textual information</w:t>
            </w:r>
            <w:bookmarkEnd w:id="1252"/>
          </w:p>
          <w:p w14:paraId="7C58BAD2" w14:textId="77777777" w:rsidR="00960186" w:rsidRDefault="00960186" w:rsidP="00960186">
            <w:pPr>
              <w:spacing w:before="120" w:after="120"/>
              <w:rPr>
                <w:rFonts w:cs="Arial"/>
              </w:rPr>
            </w:pPr>
            <w:r>
              <w:rPr>
                <w:rFonts w:cs="Arial"/>
              </w:rPr>
              <w:t xml:space="preserve">General port regulations about anchorage areas in the port area may be encoded in an associated </w:t>
            </w:r>
            <w:r w:rsidRPr="00B04CA7">
              <w:rPr>
                <w:rFonts w:cs="Arial"/>
                <w:b/>
                <w:bCs/>
              </w:rPr>
              <w:t>Regulations</w:t>
            </w:r>
            <w:r>
              <w:rPr>
                <w:rFonts w:cs="Arial"/>
              </w:rPr>
              <w:t xml:space="preserve"> information type.</w:t>
            </w:r>
          </w:p>
          <w:p w14:paraId="7B629FA9" w14:textId="4640F97C" w:rsidR="00960186" w:rsidRPr="00654D66" w:rsidRDefault="00960186" w:rsidP="00960186">
            <w:pPr>
              <w:spacing w:before="120" w:after="120"/>
              <w:rPr>
                <w:rFonts w:cs="Arial"/>
              </w:rPr>
            </w:pPr>
            <w:r>
              <w:rPr>
                <w:rFonts w:cs="Arial"/>
              </w:rPr>
              <w:t xml:space="preserve">The complex attribute </w:t>
            </w:r>
            <w:proofErr w:type="spellStart"/>
            <w:r w:rsidRPr="00960186">
              <w:rPr>
                <w:rFonts w:cs="Arial"/>
                <w:i/>
                <w:iCs/>
              </w:rPr>
              <w:t>depthsDescription</w:t>
            </w:r>
            <w:proofErr w:type="spellEnd"/>
            <w:r>
              <w:rPr>
                <w:rFonts w:cs="Arial"/>
              </w:rPr>
              <w:t xml:space="preserve"> must be used for encoding information about the depth of the anchorage, including for example the nature of the seabed, shoaling, etc.</w:t>
            </w:r>
          </w:p>
          <w:p w14:paraId="423F9EAB" w14:textId="0004F7AC" w:rsidR="00B04CA7" w:rsidRDefault="00960186" w:rsidP="00F86E0C">
            <w:pPr>
              <w:spacing w:before="120" w:after="120"/>
              <w:rPr>
                <w:rFonts w:cs="Arial"/>
              </w:rPr>
            </w:pPr>
            <w:r>
              <w:rPr>
                <w:rFonts w:cs="Arial"/>
              </w:rPr>
              <w:t>Other g</w:t>
            </w:r>
            <w:r w:rsidR="00B04CA7">
              <w:rPr>
                <w:rFonts w:cs="Arial"/>
              </w:rPr>
              <w:t xml:space="preserve">eneral textual information may be encoded in an associated </w:t>
            </w:r>
            <w:proofErr w:type="spellStart"/>
            <w:r w:rsidR="00B04CA7" w:rsidRPr="00B04CA7">
              <w:rPr>
                <w:rFonts w:cs="Arial"/>
                <w:b/>
                <w:bCs/>
              </w:rPr>
              <w:t>NauticalInformation</w:t>
            </w:r>
            <w:proofErr w:type="spellEnd"/>
            <w:r w:rsidR="00B04CA7">
              <w:rPr>
                <w:rFonts w:cs="Arial"/>
              </w:rPr>
              <w:t xml:space="preserve"> information type, if pertaining to more than one feature, or in the </w:t>
            </w:r>
            <w:proofErr w:type="spellStart"/>
            <w:r w:rsidR="00B04CA7" w:rsidRPr="00B04CA7">
              <w:rPr>
                <w:rFonts w:cs="Arial"/>
                <w:i/>
                <w:iCs/>
              </w:rPr>
              <w:t>textContent</w:t>
            </w:r>
            <w:proofErr w:type="spellEnd"/>
            <w:r w:rsidR="00B04CA7">
              <w:rPr>
                <w:rFonts w:cs="Arial"/>
              </w:rPr>
              <w:t xml:space="preserve"> attribute, if pertinent to a particular anchorage.</w:t>
            </w:r>
          </w:p>
          <w:p w14:paraId="68FBEBF5" w14:textId="0F7ED158" w:rsidR="00F86E0C" w:rsidRDefault="00F86E0C" w:rsidP="00F86E0C">
            <w:pPr>
              <w:pStyle w:val="Heading3"/>
            </w:pPr>
            <w:bookmarkStart w:id="1253" w:name="_Toc120214410"/>
            <w:r>
              <w:t>Anchorages with limitations or restrictions</w:t>
            </w:r>
            <w:r w:rsidR="003D7958">
              <w:t xml:space="preserve"> on their use</w:t>
            </w:r>
            <w:bookmarkEnd w:id="1253"/>
          </w:p>
          <w:p w14:paraId="16A714A6" w14:textId="6D93169D" w:rsidR="00F86E0C" w:rsidRPr="00654D66" w:rsidRDefault="00F86E0C" w:rsidP="00F86E0C">
            <w:pPr>
              <w:spacing w:before="120" w:after="120"/>
              <w:rPr>
                <w:rFonts w:cs="Arial"/>
              </w:rPr>
            </w:pPr>
            <w:r>
              <w:rPr>
                <w:rFonts w:cs="Arial"/>
              </w:rPr>
              <w:t xml:space="preserve">If it is required to encode an anchorage with conditions on its use related to the characteristics of a vessel or its cargo, it must be done using an associated </w:t>
            </w:r>
            <w:r w:rsidRPr="00F86E0C">
              <w:rPr>
                <w:rFonts w:cs="Arial"/>
                <w:b/>
                <w:bCs/>
              </w:rPr>
              <w:t>Applicability</w:t>
            </w:r>
            <w:r>
              <w:rPr>
                <w:rFonts w:cs="Arial"/>
              </w:rPr>
              <w:t xml:space="preserve"> information type. </w:t>
            </w:r>
          </w:p>
          <w:p w14:paraId="05E041CB" w14:textId="4125599A" w:rsidR="00F86E0C" w:rsidRDefault="00654D66" w:rsidP="00654D66">
            <w:pPr>
              <w:spacing w:before="120" w:after="120"/>
              <w:rPr>
                <w:rFonts w:cs="Arial"/>
              </w:rPr>
            </w:pPr>
            <w:r w:rsidRPr="00654D66">
              <w:rPr>
                <w:rFonts w:cs="Arial"/>
              </w:rPr>
              <w:t xml:space="preserve">If it is required to encode an anchorage </w:t>
            </w:r>
            <w:r w:rsidR="00F86E0C">
              <w:rPr>
                <w:rFonts w:cs="Arial"/>
              </w:rPr>
              <w:t>with other</w:t>
            </w:r>
            <w:r w:rsidR="003D7958">
              <w:rPr>
                <w:rFonts w:cs="Arial"/>
              </w:rPr>
              <w:t xml:space="preserve"> types</w:t>
            </w:r>
            <w:r w:rsidR="00F86E0C">
              <w:rPr>
                <w:rFonts w:cs="Arial"/>
              </w:rPr>
              <w:t xml:space="preserve"> </w:t>
            </w:r>
            <w:r w:rsidR="003D7958">
              <w:rPr>
                <w:rFonts w:cs="Arial"/>
              </w:rPr>
              <w:t xml:space="preserve">of </w:t>
            </w:r>
            <w:r w:rsidR="00F86E0C">
              <w:rPr>
                <w:rFonts w:cs="Arial"/>
              </w:rPr>
              <w:t xml:space="preserve">limitations </w:t>
            </w:r>
            <w:r w:rsidR="003D7958">
              <w:rPr>
                <w:rFonts w:cs="Arial"/>
              </w:rPr>
              <w:t>on its use (not pertaining to vessel or cargo characteristics)</w:t>
            </w:r>
            <w:r w:rsidR="00F86E0C">
              <w:rPr>
                <w:rFonts w:cs="Arial"/>
              </w:rPr>
              <w:t xml:space="preserve">, for example an anchorage </w:t>
            </w:r>
            <w:r w:rsidRPr="00654D66">
              <w:rPr>
                <w:rFonts w:cs="Arial"/>
              </w:rPr>
              <w:t xml:space="preserve">which may be used for a </w:t>
            </w:r>
            <w:r w:rsidR="00F86E0C">
              <w:rPr>
                <w:rFonts w:cs="Arial"/>
              </w:rPr>
              <w:t>limited period of time</w:t>
            </w:r>
            <w:r w:rsidRPr="00654D66">
              <w:rPr>
                <w:rFonts w:cs="Arial"/>
              </w:rPr>
              <w:t xml:space="preserve">, it must be done using </w:t>
            </w:r>
            <w:r w:rsidR="00F86E0C">
              <w:rPr>
                <w:rFonts w:cs="Arial"/>
              </w:rPr>
              <w:t xml:space="preserve">an associated </w:t>
            </w:r>
            <w:r w:rsidR="00F86E0C" w:rsidRPr="00F86E0C">
              <w:rPr>
                <w:rFonts w:cs="Arial"/>
                <w:b/>
                <w:bCs/>
              </w:rPr>
              <w:t>Restrictions</w:t>
            </w:r>
            <w:r w:rsidR="00F86E0C">
              <w:rPr>
                <w:rFonts w:cs="Arial"/>
              </w:rPr>
              <w:t xml:space="preserve"> information type</w:t>
            </w:r>
            <w:r w:rsidRPr="00654D66">
              <w:rPr>
                <w:rFonts w:cs="Arial"/>
              </w:rPr>
              <w:t>.</w:t>
            </w:r>
            <w:r w:rsidR="00F86E0C">
              <w:rPr>
                <w:rFonts w:cs="Arial"/>
              </w:rPr>
              <w:t xml:space="preserve"> The specific limitation must be encoded in one or more attributes of the Restrictions object.</w:t>
            </w:r>
          </w:p>
          <w:p w14:paraId="4A9117D9" w14:textId="77777777" w:rsidR="00165A0C" w:rsidRPr="00165A0C" w:rsidRDefault="00165A0C" w:rsidP="00165A0C">
            <w:pPr>
              <w:spacing w:before="120" w:after="120"/>
              <w:rPr>
                <w:rFonts w:cs="Arial"/>
              </w:rPr>
            </w:pPr>
            <w:r w:rsidRPr="00165A0C">
              <w:rPr>
                <w:rFonts w:cs="Arial"/>
                <w:u w:val="single"/>
              </w:rPr>
              <w:t>Remarks:</w:t>
            </w:r>
          </w:p>
          <w:p w14:paraId="5E580AE9" w14:textId="77777777" w:rsidR="001E04D5" w:rsidRPr="001E04D5" w:rsidRDefault="001E04D5" w:rsidP="001E04D5">
            <w:pPr>
              <w:numPr>
                <w:ilvl w:val="0"/>
                <w:numId w:val="43"/>
              </w:numPr>
              <w:spacing w:before="120" w:after="120"/>
              <w:rPr>
                <w:ins w:id="1254" w:author="Raphael Malyankar" w:date="2022-10-21T01:32:00Z"/>
                <w:rFonts w:cs="Arial"/>
              </w:rPr>
            </w:pPr>
            <w:ins w:id="1255" w:author="Raphael Malyankar" w:date="2022-10-21T01:32:00Z">
              <w:r w:rsidRPr="001E04D5">
                <w:rPr>
                  <w:rFonts w:cs="Arial"/>
                </w:rPr>
                <w:t xml:space="preserve">The attribute </w:t>
              </w:r>
              <w:proofErr w:type="spellStart"/>
              <w:r w:rsidRPr="001E04D5">
                <w:rPr>
                  <w:rFonts w:cs="Arial"/>
                  <w:i/>
                  <w:iCs/>
                </w:rPr>
                <w:t>markedBy</w:t>
              </w:r>
              <w:proofErr w:type="spellEnd"/>
              <w:r w:rsidRPr="001E04D5">
                <w:rPr>
                  <w:rFonts w:cs="Arial"/>
                </w:rPr>
                <w:t xml:space="preserve"> should be used to describe aids to navigation used to demarcate the location, for example, by marking a limit line, or one of the boundaries of an area. </w:t>
              </w:r>
            </w:ins>
          </w:p>
          <w:p w14:paraId="3B4CB4CD" w14:textId="77777777" w:rsidR="00165A0C" w:rsidRPr="00165A0C" w:rsidRDefault="00165A0C" w:rsidP="00165A0C">
            <w:pPr>
              <w:spacing w:before="120" w:after="120"/>
              <w:rPr>
                <w:rFonts w:cs="Arial"/>
              </w:rPr>
            </w:pPr>
          </w:p>
          <w:p w14:paraId="08C0F591" w14:textId="77777777" w:rsidR="00165A0C" w:rsidRPr="00165A0C" w:rsidRDefault="00165A0C" w:rsidP="00165A0C">
            <w:pPr>
              <w:spacing w:before="120" w:after="120"/>
              <w:rPr>
                <w:rFonts w:cs="Arial"/>
              </w:rPr>
            </w:pPr>
            <w:r w:rsidRPr="00165A0C">
              <w:rPr>
                <w:rFonts w:cs="Arial"/>
                <w:u w:val="single"/>
              </w:rPr>
              <w:t>Distinction:</w:t>
            </w:r>
          </w:p>
          <w:p w14:paraId="6D996E06" w14:textId="77777777" w:rsidR="00165A0C" w:rsidRPr="00165A0C" w:rsidRDefault="00165A0C" w:rsidP="00165A0C">
            <w:pPr>
              <w:spacing w:before="120" w:after="120"/>
              <w:rPr>
                <w:rFonts w:cs="Arial"/>
              </w:rPr>
            </w:pPr>
          </w:p>
        </w:tc>
      </w:tr>
      <w:tr w:rsidR="00165A0C" w:rsidRPr="00165A0C" w14:paraId="018A89E6" w14:textId="77777777" w:rsidTr="00B131AF">
        <w:tc>
          <w:tcPr>
            <w:tcW w:w="5000" w:type="pct"/>
            <w:gridSpan w:val="14"/>
            <w:shd w:val="clear" w:color="auto" w:fill="auto"/>
          </w:tcPr>
          <w:p w14:paraId="18B20C32" w14:textId="77777777" w:rsidR="00165A0C" w:rsidRPr="00165A0C" w:rsidRDefault="00165A0C" w:rsidP="00165A0C">
            <w:pPr>
              <w:spacing w:before="120" w:after="120"/>
              <w:rPr>
                <w:rFonts w:cs="Arial"/>
                <w:b/>
                <w:u w:val="single"/>
              </w:rPr>
            </w:pPr>
            <w:r w:rsidRPr="00165A0C">
              <w:rPr>
                <w:rFonts w:cs="Arial"/>
                <w:b/>
                <w:u w:val="single"/>
              </w:rPr>
              <w:lastRenderedPageBreak/>
              <w:t>Feature/Information associations</w:t>
            </w:r>
          </w:p>
        </w:tc>
      </w:tr>
      <w:tr w:rsidR="00165A0C" w:rsidRPr="00165A0C" w14:paraId="3E3CA95A" w14:textId="77777777" w:rsidTr="003B17B6">
        <w:tc>
          <w:tcPr>
            <w:tcW w:w="619" w:type="pct"/>
            <w:vMerge w:val="restart"/>
            <w:shd w:val="clear" w:color="auto" w:fill="auto"/>
          </w:tcPr>
          <w:p w14:paraId="3AD8E4B8" w14:textId="77777777" w:rsidR="00165A0C" w:rsidRPr="00165A0C" w:rsidRDefault="00165A0C" w:rsidP="00165A0C">
            <w:pPr>
              <w:spacing w:before="120" w:after="120"/>
              <w:rPr>
                <w:rFonts w:cs="Arial"/>
                <w:b/>
              </w:rPr>
            </w:pPr>
            <w:r w:rsidRPr="00165A0C">
              <w:rPr>
                <w:rFonts w:cs="Arial"/>
                <w:b/>
              </w:rPr>
              <w:t>Type</w:t>
            </w:r>
          </w:p>
        </w:tc>
        <w:tc>
          <w:tcPr>
            <w:tcW w:w="749" w:type="pct"/>
            <w:gridSpan w:val="2"/>
            <w:vMerge w:val="restart"/>
            <w:shd w:val="clear" w:color="auto" w:fill="auto"/>
          </w:tcPr>
          <w:p w14:paraId="2DCB281C" w14:textId="77777777" w:rsidR="00165A0C" w:rsidRPr="00165A0C" w:rsidRDefault="00165A0C" w:rsidP="00165A0C">
            <w:pPr>
              <w:spacing w:before="120" w:after="120"/>
              <w:rPr>
                <w:rFonts w:cs="Arial"/>
                <w:b/>
              </w:rPr>
            </w:pPr>
            <w:r w:rsidRPr="00165A0C">
              <w:rPr>
                <w:rFonts w:cs="Arial"/>
                <w:b/>
              </w:rPr>
              <w:t>Association Name</w:t>
            </w:r>
          </w:p>
        </w:tc>
        <w:tc>
          <w:tcPr>
            <w:tcW w:w="3632" w:type="pct"/>
            <w:gridSpan w:val="11"/>
            <w:shd w:val="clear" w:color="auto" w:fill="auto"/>
          </w:tcPr>
          <w:p w14:paraId="65CE8121" w14:textId="77777777" w:rsidR="00165A0C" w:rsidRPr="00165A0C" w:rsidRDefault="00165A0C" w:rsidP="00165A0C">
            <w:pPr>
              <w:spacing w:before="120" w:after="120"/>
              <w:jc w:val="center"/>
              <w:rPr>
                <w:rFonts w:cs="Arial"/>
                <w:b/>
              </w:rPr>
            </w:pPr>
            <w:r w:rsidRPr="00165A0C">
              <w:rPr>
                <w:rFonts w:cs="Arial"/>
                <w:b/>
              </w:rPr>
              <w:t>Association Ends</w:t>
            </w:r>
          </w:p>
        </w:tc>
      </w:tr>
      <w:tr w:rsidR="00F363AA" w:rsidRPr="00165A0C" w14:paraId="25193B85" w14:textId="77777777" w:rsidTr="003B17B6">
        <w:tc>
          <w:tcPr>
            <w:tcW w:w="619" w:type="pct"/>
            <w:vMerge/>
            <w:shd w:val="clear" w:color="auto" w:fill="auto"/>
          </w:tcPr>
          <w:p w14:paraId="3839BDC8" w14:textId="77777777" w:rsidR="00165A0C" w:rsidRPr="00165A0C" w:rsidRDefault="00165A0C" w:rsidP="00165A0C">
            <w:pPr>
              <w:spacing w:before="120" w:after="120"/>
              <w:rPr>
                <w:rFonts w:cs="Arial"/>
              </w:rPr>
            </w:pPr>
          </w:p>
        </w:tc>
        <w:tc>
          <w:tcPr>
            <w:tcW w:w="749" w:type="pct"/>
            <w:gridSpan w:val="2"/>
            <w:vMerge/>
            <w:shd w:val="clear" w:color="auto" w:fill="auto"/>
          </w:tcPr>
          <w:p w14:paraId="1A328490" w14:textId="77777777" w:rsidR="00165A0C" w:rsidRPr="00165A0C" w:rsidRDefault="00165A0C" w:rsidP="00165A0C">
            <w:pPr>
              <w:spacing w:before="120" w:after="120"/>
              <w:rPr>
                <w:rFonts w:cs="Arial"/>
              </w:rPr>
            </w:pPr>
          </w:p>
        </w:tc>
        <w:tc>
          <w:tcPr>
            <w:tcW w:w="669" w:type="pct"/>
            <w:gridSpan w:val="2"/>
            <w:shd w:val="clear" w:color="auto" w:fill="auto"/>
          </w:tcPr>
          <w:p w14:paraId="1F14592A" w14:textId="77777777" w:rsidR="00165A0C" w:rsidRPr="00165A0C" w:rsidRDefault="00165A0C" w:rsidP="00165A0C">
            <w:pPr>
              <w:spacing w:before="120" w:after="120"/>
              <w:rPr>
                <w:rFonts w:cs="Arial"/>
                <w:b/>
              </w:rPr>
            </w:pPr>
            <w:r w:rsidRPr="00165A0C">
              <w:rPr>
                <w:rFonts w:cs="Arial"/>
                <w:b/>
              </w:rPr>
              <w:t>Class</w:t>
            </w:r>
          </w:p>
        </w:tc>
        <w:tc>
          <w:tcPr>
            <w:tcW w:w="695" w:type="pct"/>
            <w:gridSpan w:val="2"/>
            <w:shd w:val="clear" w:color="auto" w:fill="auto"/>
          </w:tcPr>
          <w:p w14:paraId="6AAD535B" w14:textId="77777777" w:rsidR="00165A0C" w:rsidRPr="00165A0C" w:rsidRDefault="00165A0C" w:rsidP="00165A0C">
            <w:pPr>
              <w:spacing w:before="120" w:after="120"/>
              <w:rPr>
                <w:rFonts w:cs="Arial"/>
                <w:b/>
              </w:rPr>
            </w:pPr>
            <w:r w:rsidRPr="00165A0C">
              <w:rPr>
                <w:rFonts w:cs="Arial"/>
                <w:b/>
              </w:rPr>
              <w:t>Role</w:t>
            </w:r>
          </w:p>
        </w:tc>
        <w:tc>
          <w:tcPr>
            <w:tcW w:w="348" w:type="pct"/>
            <w:gridSpan w:val="2"/>
            <w:shd w:val="clear" w:color="auto" w:fill="auto"/>
          </w:tcPr>
          <w:p w14:paraId="1663C59E" w14:textId="77777777" w:rsidR="00165A0C" w:rsidRPr="00165A0C" w:rsidRDefault="00165A0C" w:rsidP="00165A0C">
            <w:pPr>
              <w:spacing w:before="120" w:after="120"/>
              <w:rPr>
                <w:rFonts w:cs="Arial"/>
                <w:b/>
              </w:rPr>
            </w:pPr>
            <w:proofErr w:type="spellStart"/>
            <w:r w:rsidRPr="00165A0C">
              <w:rPr>
                <w:rFonts w:cs="Arial"/>
                <w:b/>
              </w:rPr>
              <w:t>Mult</w:t>
            </w:r>
            <w:proofErr w:type="spellEnd"/>
          </w:p>
        </w:tc>
        <w:tc>
          <w:tcPr>
            <w:tcW w:w="764" w:type="pct"/>
            <w:gridSpan w:val="2"/>
            <w:shd w:val="clear" w:color="auto" w:fill="auto"/>
          </w:tcPr>
          <w:p w14:paraId="0CA10609" w14:textId="77777777" w:rsidR="00165A0C" w:rsidRPr="00165A0C" w:rsidRDefault="00165A0C" w:rsidP="00165A0C">
            <w:pPr>
              <w:spacing w:before="120" w:after="120"/>
              <w:rPr>
                <w:rFonts w:cs="Arial"/>
                <w:b/>
              </w:rPr>
            </w:pPr>
            <w:r w:rsidRPr="00165A0C">
              <w:rPr>
                <w:rFonts w:cs="Arial"/>
                <w:b/>
              </w:rPr>
              <w:t>Class</w:t>
            </w:r>
          </w:p>
        </w:tc>
        <w:tc>
          <w:tcPr>
            <w:tcW w:w="808" w:type="pct"/>
            <w:gridSpan w:val="2"/>
            <w:shd w:val="clear" w:color="auto" w:fill="auto"/>
          </w:tcPr>
          <w:p w14:paraId="18712D43" w14:textId="77777777" w:rsidR="00165A0C" w:rsidRPr="00165A0C" w:rsidRDefault="00165A0C" w:rsidP="00165A0C">
            <w:pPr>
              <w:spacing w:before="120" w:after="120"/>
              <w:rPr>
                <w:rFonts w:cs="Arial"/>
                <w:b/>
              </w:rPr>
            </w:pPr>
            <w:r w:rsidRPr="00165A0C">
              <w:rPr>
                <w:rFonts w:cs="Arial"/>
                <w:b/>
              </w:rPr>
              <w:t>Role</w:t>
            </w:r>
          </w:p>
        </w:tc>
        <w:tc>
          <w:tcPr>
            <w:tcW w:w="348" w:type="pct"/>
            <w:shd w:val="clear" w:color="auto" w:fill="auto"/>
          </w:tcPr>
          <w:p w14:paraId="48E21A56" w14:textId="77777777" w:rsidR="00165A0C" w:rsidRPr="00165A0C" w:rsidRDefault="00165A0C" w:rsidP="00165A0C">
            <w:pPr>
              <w:spacing w:before="120" w:after="120"/>
              <w:rPr>
                <w:rFonts w:cs="Arial"/>
                <w:b/>
              </w:rPr>
            </w:pPr>
            <w:proofErr w:type="spellStart"/>
            <w:r w:rsidRPr="00165A0C">
              <w:rPr>
                <w:rFonts w:cs="Arial"/>
                <w:b/>
              </w:rPr>
              <w:t>Mult</w:t>
            </w:r>
            <w:proofErr w:type="spellEnd"/>
          </w:p>
        </w:tc>
      </w:tr>
      <w:tr w:rsidR="00F363AA" w:rsidRPr="00165A0C" w14:paraId="70D2CABC" w14:textId="77777777" w:rsidTr="003B17B6">
        <w:tc>
          <w:tcPr>
            <w:tcW w:w="619" w:type="pct"/>
            <w:shd w:val="clear" w:color="auto" w:fill="auto"/>
          </w:tcPr>
          <w:p w14:paraId="540D34D5" w14:textId="77777777" w:rsidR="00165A0C" w:rsidRPr="00165A0C" w:rsidRDefault="00165A0C" w:rsidP="00165A0C">
            <w:pPr>
              <w:spacing w:before="120" w:after="120"/>
              <w:rPr>
                <w:rFonts w:cs="Arial"/>
                <w:sz w:val="18"/>
              </w:rPr>
            </w:pPr>
            <w:r w:rsidRPr="00165A0C">
              <w:rPr>
                <w:rFonts w:cs="Arial"/>
                <w:sz w:val="18"/>
              </w:rPr>
              <w:t>association</w:t>
            </w:r>
          </w:p>
        </w:tc>
        <w:tc>
          <w:tcPr>
            <w:tcW w:w="749" w:type="pct"/>
            <w:gridSpan w:val="2"/>
            <w:shd w:val="clear" w:color="auto" w:fill="auto"/>
          </w:tcPr>
          <w:p w14:paraId="19B0AF37" w14:textId="77777777" w:rsidR="00165A0C" w:rsidRPr="00165A0C" w:rsidRDefault="00165A0C" w:rsidP="00165A0C">
            <w:pPr>
              <w:spacing w:before="120" w:after="120"/>
              <w:rPr>
                <w:rFonts w:cs="Arial"/>
                <w:sz w:val="18"/>
              </w:rPr>
            </w:pPr>
            <w:r w:rsidRPr="00165A0C">
              <w:rPr>
                <w:rFonts w:cs="Arial"/>
                <w:sz w:val="18"/>
              </w:rPr>
              <w:t>Location Hours</w:t>
            </w:r>
          </w:p>
        </w:tc>
        <w:tc>
          <w:tcPr>
            <w:tcW w:w="669" w:type="pct"/>
            <w:gridSpan w:val="2"/>
            <w:shd w:val="clear" w:color="auto" w:fill="auto"/>
          </w:tcPr>
          <w:p w14:paraId="2A3E90AC" w14:textId="77777777" w:rsidR="00165A0C" w:rsidRPr="00165A0C" w:rsidRDefault="00165A0C" w:rsidP="00165A0C">
            <w:pPr>
              <w:spacing w:before="120" w:after="120"/>
              <w:rPr>
                <w:rFonts w:cs="Arial"/>
                <w:b/>
                <w:sz w:val="18"/>
              </w:rPr>
            </w:pPr>
          </w:p>
        </w:tc>
        <w:tc>
          <w:tcPr>
            <w:tcW w:w="695" w:type="pct"/>
            <w:gridSpan w:val="2"/>
            <w:shd w:val="clear" w:color="auto" w:fill="auto"/>
          </w:tcPr>
          <w:p w14:paraId="3D40D919" w14:textId="77777777" w:rsidR="00165A0C" w:rsidRPr="00165A0C" w:rsidRDefault="00165A0C" w:rsidP="00165A0C">
            <w:pPr>
              <w:spacing w:before="120" w:after="120"/>
              <w:rPr>
                <w:rFonts w:cs="Arial"/>
                <w:sz w:val="18"/>
              </w:rPr>
            </w:pPr>
          </w:p>
        </w:tc>
        <w:tc>
          <w:tcPr>
            <w:tcW w:w="348" w:type="pct"/>
            <w:gridSpan w:val="2"/>
            <w:shd w:val="clear" w:color="auto" w:fill="auto"/>
          </w:tcPr>
          <w:p w14:paraId="7BD559E9" w14:textId="77777777" w:rsidR="00165A0C" w:rsidRPr="00165A0C" w:rsidRDefault="00165A0C" w:rsidP="00165A0C">
            <w:pPr>
              <w:spacing w:before="120" w:after="120"/>
              <w:rPr>
                <w:rFonts w:cs="Arial"/>
                <w:sz w:val="18"/>
              </w:rPr>
            </w:pPr>
          </w:p>
        </w:tc>
        <w:tc>
          <w:tcPr>
            <w:tcW w:w="764" w:type="pct"/>
            <w:gridSpan w:val="2"/>
            <w:shd w:val="clear" w:color="auto" w:fill="auto"/>
          </w:tcPr>
          <w:p w14:paraId="42E74AF0" w14:textId="77777777" w:rsidR="00165A0C" w:rsidRPr="00165A0C" w:rsidRDefault="00165A0C" w:rsidP="00165A0C">
            <w:pPr>
              <w:spacing w:before="120" w:after="120"/>
              <w:rPr>
                <w:rFonts w:cs="Arial"/>
                <w:b/>
                <w:sz w:val="18"/>
              </w:rPr>
            </w:pPr>
            <w:proofErr w:type="spellStart"/>
            <w:r w:rsidRPr="00165A0C">
              <w:rPr>
                <w:rFonts w:cs="Arial"/>
                <w:b/>
                <w:sz w:val="18"/>
              </w:rPr>
              <w:t>ServiceHours</w:t>
            </w:r>
            <w:proofErr w:type="spellEnd"/>
          </w:p>
        </w:tc>
        <w:tc>
          <w:tcPr>
            <w:tcW w:w="808" w:type="pct"/>
            <w:gridSpan w:val="2"/>
            <w:shd w:val="clear" w:color="auto" w:fill="auto"/>
          </w:tcPr>
          <w:p w14:paraId="3E32A670" w14:textId="77777777" w:rsidR="00165A0C" w:rsidRPr="00165A0C" w:rsidRDefault="00165A0C" w:rsidP="00165A0C">
            <w:pPr>
              <w:spacing w:before="120" w:after="120"/>
              <w:rPr>
                <w:rFonts w:cs="Arial"/>
                <w:sz w:val="18"/>
              </w:rPr>
            </w:pPr>
            <w:proofErr w:type="spellStart"/>
            <w:r w:rsidRPr="00165A0C">
              <w:rPr>
                <w:rFonts w:cs="Arial"/>
                <w:sz w:val="18"/>
              </w:rPr>
              <w:t>location_srvHrs</w:t>
            </w:r>
            <w:proofErr w:type="spellEnd"/>
          </w:p>
        </w:tc>
        <w:tc>
          <w:tcPr>
            <w:tcW w:w="348" w:type="pct"/>
            <w:shd w:val="clear" w:color="auto" w:fill="auto"/>
          </w:tcPr>
          <w:p w14:paraId="3827FAF1" w14:textId="77777777" w:rsidR="00165A0C" w:rsidRPr="00165A0C" w:rsidRDefault="00165A0C" w:rsidP="00165A0C">
            <w:pPr>
              <w:spacing w:before="120" w:after="120"/>
              <w:rPr>
                <w:rFonts w:cs="Arial"/>
              </w:rPr>
            </w:pPr>
            <w:r w:rsidRPr="00165A0C">
              <w:rPr>
                <w:rFonts w:cs="Arial"/>
              </w:rPr>
              <w:t>0, 1</w:t>
            </w:r>
          </w:p>
        </w:tc>
      </w:tr>
      <w:tr w:rsidR="00CD670B" w:rsidRPr="00165A0C" w14:paraId="6FE0A7A8" w14:textId="77777777" w:rsidTr="003B17B6">
        <w:trPr>
          <w:ins w:id="1256" w:author="Raphael Malyankar" w:date="2022-11-22T21:44:00Z"/>
        </w:trPr>
        <w:tc>
          <w:tcPr>
            <w:tcW w:w="619" w:type="pct"/>
            <w:shd w:val="clear" w:color="auto" w:fill="auto"/>
          </w:tcPr>
          <w:p w14:paraId="1159BB98" w14:textId="2E7DF45C" w:rsidR="00E3112A" w:rsidRPr="00165A0C" w:rsidRDefault="00E3112A" w:rsidP="00165A0C">
            <w:pPr>
              <w:spacing w:before="120" w:after="120"/>
              <w:rPr>
                <w:ins w:id="1257" w:author="Raphael Malyankar" w:date="2022-11-22T21:44:00Z"/>
                <w:rFonts w:cs="Arial"/>
                <w:sz w:val="18"/>
              </w:rPr>
            </w:pPr>
            <w:ins w:id="1258" w:author="Raphael Malyankar" w:date="2022-11-22T21:45:00Z">
              <w:r>
                <w:rPr>
                  <w:rFonts w:cs="Arial"/>
                  <w:sz w:val="18"/>
                </w:rPr>
                <w:t>aggregation</w:t>
              </w:r>
            </w:ins>
          </w:p>
        </w:tc>
        <w:tc>
          <w:tcPr>
            <w:tcW w:w="749" w:type="pct"/>
            <w:gridSpan w:val="2"/>
            <w:shd w:val="clear" w:color="auto" w:fill="auto"/>
          </w:tcPr>
          <w:p w14:paraId="3A7E7CBA" w14:textId="5671D881" w:rsidR="00E3112A" w:rsidRPr="00165A0C" w:rsidRDefault="00E3112A" w:rsidP="00165A0C">
            <w:pPr>
              <w:spacing w:before="120" w:after="120"/>
              <w:rPr>
                <w:ins w:id="1259" w:author="Raphael Malyankar" w:date="2022-11-22T21:44:00Z"/>
                <w:rFonts w:cs="Arial"/>
                <w:sz w:val="18"/>
              </w:rPr>
            </w:pPr>
            <w:proofErr w:type="spellStart"/>
            <w:ins w:id="1260" w:author="Raphael Malyankar" w:date="2022-11-22T21:45:00Z">
              <w:r w:rsidRPr="00E3112A">
                <w:rPr>
                  <w:rFonts w:cs="Arial"/>
                  <w:sz w:val="18"/>
                </w:rPr>
                <w:t>LayoutDivision</w:t>
              </w:r>
            </w:ins>
            <w:proofErr w:type="spellEnd"/>
          </w:p>
        </w:tc>
        <w:tc>
          <w:tcPr>
            <w:tcW w:w="669" w:type="pct"/>
            <w:gridSpan w:val="2"/>
            <w:shd w:val="clear" w:color="auto" w:fill="auto"/>
          </w:tcPr>
          <w:p w14:paraId="2183C27D" w14:textId="711A3012" w:rsidR="00E3112A" w:rsidRPr="00165A0C" w:rsidRDefault="00CD670B" w:rsidP="00165A0C">
            <w:pPr>
              <w:spacing w:before="120" w:after="120"/>
              <w:rPr>
                <w:ins w:id="1261" w:author="Raphael Malyankar" w:date="2022-11-22T21:44:00Z"/>
                <w:rFonts w:cs="Arial"/>
                <w:b/>
                <w:sz w:val="18"/>
              </w:rPr>
            </w:pPr>
            <w:proofErr w:type="spellStart"/>
            <w:ins w:id="1262" w:author="Raphael Malyankar" w:date="2022-11-22T21:50:00Z">
              <w:r>
                <w:rPr>
                  <w:rFonts w:cs="Arial"/>
                  <w:b/>
                  <w:sz w:val="18"/>
                </w:rPr>
                <w:t>AnchorageArea</w:t>
              </w:r>
            </w:ins>
            <w:proofErr w:type="spellEnd"/>
          </w:p>
        </w:tc>
        <w:tc>
          <w:tcPr>
            <w:tcW w:w="695" w:type="pct"/>
            <w:gridSpan w:val="2"/>
            <w:shd w:val="clear" w:color="auto" w:fill="auto"/>
          </w:tcPr>
          <w:p w14:paraId="56C903DC" w14:textId="0B9481CB" w:rsidR="00E3112A" w:rsidRPr="00165A0C" w:rsidRDefault="00CD670B" w:rsidP="00165A0C">
            <w:pPr>
              <w:spacing w:before="120" w:after="120"/>
              <w:rPr>
                <w:ins w:id="1263" w:author="Raphael Malyankar" w:date="2022-11-22T21:44:00Z"/>
                <w:rFonts w:cs="Arial"/>
                <w:sz w:val="18"/>
              </w:rPr>
            </w:pPr>
            <w:proofErr w:type="spellStart"/>
            <w:ins w:id="1264" w:author="Raphael Malyankar" w:date="2022-11-22T21:50:00Z">
              <w:r>
                <w:rPr>
                  <w:rFonts w:cs="Arial"/>
                  <w:sz w:val="18"/>
                </w:rPr>
                <w:t>layout</w:t>
              </w:r>
            </w:ins>
            <w:ins w:id="1265" w:author="Raphael Malyankar" w:date="2022-11-22T21:55:00Z">
              <w:r w:rsidR="00F363AA">
                <w:rPr>
                  <w:rFonts w:cs="Arial"/>
                  <w:sz w:val="18"/>
                </w:rPr>
                <w:t>U</w:t>
              </w:r>
            </w:ins>
            <w:ins w:id="1266" w:author="Raphael Malyankar" w:date="2022-11-22T21:50:00Z">
              <w:r>
                <w:rPr>
                  <w:rFonts w:cs="Arial"/>
                  <w:sz w:val="18"/>
                </w:rPr>
                <w:t>nit</w:t>
              </w:r>
            </w:ins>
            <w:proofErr w:type="spellEnd"/>
          </w:p>
        </w:tc>
        <w:tc>
          <w:tcPr>
            <w:tcW w:w="348" w:type="pct"/>
            <w:gridSpan w:val="2"/>
            <w:shd w:val="clear" w:color="auto" w:fill="auto"/>
          </w:tcPr>
          <w:p w14:paraId="78A5EF94" w14:textId="65F06A7B" w:rsidR="00E3112A" w:rsidRPr="00165A0C" w:rsidRDefault="00CD670B" w:rsidP="00165A0C">
            <w:pPr>
              <w:spacing w:before="120" w:after="120"/>
              <w:rPr>
                <w:ins w:id="1267" w:author="Raphael Malyankar" w:date="2022-11-22T21:44:00Z"/>
                <w:rFonts w:cs="Arial"/>
                <w:sz w:val="18"/>
              </w:rPr>
            </w:pPr>
            <w:ins w:id="1268" w:author="Raphael Malyankar" w:date="2022-11-22T21:50:00Z">
              <w:r>
                <w:rPr>
                  <w:rFonts w:cs="Arial"/>
                  <w:sz w:val="18"/>
                </w:rPr>
                <w:t>0,*</w:t>
              </w:r>
            </w:ins>
          </w:p>
        </w:tc>
        <w:tc>
          <w:tcPr>
            <w:tcW w:w="764" w:type="pct"/>
            <w:gridSpan w:val="2"/>
            <w:shd w:val="clear" w:color="auto" w:fill="auto"/>
          </w:tcPr>
          <w:p w14:paraId="10E4E6BF" w14:textId="51830191" w:rsidR="00E3112A" w:rsidRPr="00165A0C" w:rsidRDefault="00E3112A" w:rsidP="00165A0C">
            <w:pPr>
              <w:spacing w:before="120" w:after="120"/>
              <w:rPr>
                <w:ins w:id="1269" w:author="Raphael Malyankar" w:date="2022-11-22T21:44:00Z"/>
                <w:rFonts w:cs="Arial"/>
                <w:b/>
                <w:sz w:val="18"/>
              </w:rPr>
            </w:pPr>
            <w:proofErr w:type="spellStart"/>
            <w:ins w:id="1270" w:author="Raphael Malyankar" w:date="2022-11-22T21:46:00Z">
              <w:r w:rsidRPr="00E3112A">
                <w:rPr>
                  <w:rFonts w:cs="Arial"/>
                  <w:b/>
                  <w:sz w:val="18"/>
                </w:rPr>
                <w:t>HarbourAreaSection</w:t>
              </w:r>
            </w:ins>
            <w:proofErr w:type="spellEnd"/>
          </w:p>
        </w:tc>
        <w:tc>
          <w:tcPr>
            <w:tcW w:w="808" w:type="pct"/>
            <w:gridSpan w:val="2"/>
            <w:shd w:val="clear" w:color="auto" w:fill="auto"/>
          </w:tcPr>
          <w:p w14:paraId="3874E91B" w14:textId="25EC9650" w:rsidR="00E3112A" w:rsidRPr="00165A0C" w:rsidRDefault="00CD670B" w:rsidP="00165A0C">
            <w:pPr>
              <w:spacing w:before="120" w:after="120"/>
              <w:rPr>
                <w:ins w:id="1271" w:author="Raphael Malyankar" w:date="2022-11-22T21:44:00Z"/>
                <w:rFonts w:cs="Arial"/>
                <w:sz w:val="18"/>
              </w:rPr>
            </w:pPr>
            <w:proofErr w:type="spellStart"/>
            <w:ins w:id="1272" w:author="Raphael Malyankar" w:date="2022-11-22T21:46:00Z">
              <w:r w:rsidRPr="00CD670B">
                <w:rPr>
                  <w:rFonts w:cs="Arial"/>
                  <w:sz w:val="18"/>
                </w:rPr>
                <w:t>componentOf</w:t>
              </w:r>
            </w:ins>
            <w:proofErr w:type="spellEnd"/>
          </w:p>
        </w:tc>
        <w:tc>
          <w:tcPr>
            <w:tcW w:w="348" w:type="pct"/>
            <w:shd w:val="clear" w:color="auto" w:fill="auto"/>
          </w:tcPr>
          <w:p w14:paraId="781F81BA" w14:textId="5C97BF24" w:rsidR="00E3112A" w:rsidRPr="00165A0C" w:rsidRDefault="00CD670B" w:rsidP="00165A0C">
            <w:pPr>
              <w:spacing w:before="120" w:after="120"/>
              <w:rPr>
                <w:ins w:id="1273" w:author="Raphael Malyankar" w:date="2022-11-22T21:44:00Z"/>
                <w:rFonts w:cs="Arial"/>
              </w:rPr>
            </w:pPr>
            <w:ins w:id="1274" w:author="Raphael Malyankar" w:date="2022-11-22T21:46:00Z">
              <w:r>
                <w:rPr>
                  <w:rFonts w:cs="Arial"/>
                </w:rPr>
                <w:t>1,1</w:t>
              </w:r>
            </w:ins>
          </w:p>
        </w:tc>
      </w:tr>
    </w:tbl>
    <w:p w14:paraId="61B890AC" w14:textId="77777777" w:rsidR="00165A0C" w:rsidRPr="00165A0C" w:rsidRDefault="00165A0C" w:rsidP="00165A0C">
      <w:pPr>
        <w:spacing w:before="240"/>
        <w:rPr>
          <w:b/>
        </w:rPr>
      </w:pPr>
    </w:p>
    <w:p w14:paraId="0092F26D" w14:textId="77777777" w:rsidR="00165A0C" w:rsidRPr="00165A0C" w:rsidRDefault="00165A0C" w:rsidP="00165A0C">
      <w:pPr>
        <w:rPr>
          <w:b/>
        </w:rPr>
      </w:pPr>
      <w:r w:rsidRPr="00165A0C">
        <w:rPr>
          <w:b/>
        </w:rPr>
        <w:br w:type="page"/>
      </w:r>
    </w:p>
    <w:p w14:paraId="206AEE35" w14:textId="77777777" w:rsidR="00165A0C" w:rsidRPr="00165A0C" w:rsidRDefault="00165A0C" w:rsidP="00716062">
      <w:pPr>
        <w:pStyle w:val="Heading2"/>
      </w:pPr>
      <w:bookmarkStart w:id="1275" w:name="_Ref113290509"/>
      <w:bookmarkStart w:id="1276" w:name="_Toc120214411"/>
      <w:r w:rsidRPr="00165A0C">
        <w:lastRenderedPageBreak/>
        <w:t>Berth</w:t>
      </w:r>
      <w:bookmarkEnd w:id="1275"/>
      <w:bookmarkEnd w:id="12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4"/>
        <w:gridCol w:w="1080"/>
        <w:gridCol w:w="230"/>
        <w:gridCol w:w="444"/>
        <w:gridCol w:w="339"/>
        <w:gridCol w:w="1126"/>
        <w:gridCol w:w="356"/>
        <w:gridCol w:w="225"/>
        <w:gridCol w:w="570"/>
        <w:gridCol w:w="1140"/>
        <w:gridCol w:w="366"/>
        <w:gridCol w:w="756"/>
        <w:gridCol w:w="951"/>
        <w:gridCol w:w="529"/>
      </w:tblGrid>
      <w:tr w:rsidR="00165A0C" w:rsidRPr="00165A0C" w14:paraId="798E9666" w14:textId="77777777" w:rsidTr="00B131AF">
        <w:tc>
          <w:tcPr>
            <w:tcW w:w="5000" w:type="pct"/>
            <w:gridSpan w:val="14"/>
            <w:shd w:val="clear" w:color="auto" w:fill="auto"/>
          </w:tcPr>
          <w:p w14:paraId="414119FB" w14:textId="77777777" w:rsidR="00165A0C" w:rsidRPr="00165A0C" w:rsidRDefault="00165A0C" w:rsidP="00165A0C">
            <w:pPr>
              <w:spacing w:before="120" w:after="120"/>
              <w:rPr>
                <w:rFonts w:cs="Arial"/>
              </w:rPr>
            </w:pPr>
            <w:r w:rsidRPr="00165A0C">
              <w:rPr>
                <w:rFonts w:cs="Arial"/>
                <w:u w:val="single"/>
              </w:rPr>
              <w:t>IHO Definition:</w:t>
            </w:r>
            <w:r w:rsidRPr="00165A0C">
              <w:rPr>
                <w:rFonts w:cs="Arial"/>
              </w:rPr>
              <w:t xml:space="preserve"> Place in which a ship is moored at wharf.</w:t>
            </w:r>
          </w:p>
        </w:tc>
      </w:tr>
      <w:tr w:rsidR="00165A0C" w:rsidRPr="00165A0C" w14:paraId="43B1C5A8" w14:textId="77777777" w:rsidTr="00B131AF">
        <w:tc>
          <w:tcPr>
            <w:tcW w:w="5000" w:type="pct"/>
            <w:gridSpan w:val="14"/>
            <w:shd w:val="clear" w:color="auto" w:fill="auto"/>
          </w:tcPr>
          <w:p w14:paraId="6E2CB1E6" w14:textId="77777777" w:rsidR="00165A0C" w:rsidRPr="00165A0C" w:rsidRDefault="00165A0C" w:rsidP="00165A0C">
            <w:pPr>
              <w:spacing w:before="120" w:after="120"/>
              <w:rPr>
                <w:rFonts w:cs="Arial"/>
                <w:b/>
              </w:rPr>
            </w:pPr>
            <w:r w:rsidRPr="00165A0C">
              <w:rPr>
                <w:rFonts w:cs="Arial"/>
                <w:b/>
                <w:u w:val="single"/>
              </w:rPr>
              <w:t>S-10x Geo Feature:</w:t>
            </w:r>
            <w:r w:rsidRPr="00165A0C">
              <w:rPr>
                <w:rFonts w:cs="Arial"/>
                <w:b/>
              </w:rPr>
              <w:t xml:space="preserve"> Berth (BERTHS)</w:t>
            </w:r>
          </w:p>
        </w:tc>
      </w:tr>
      <w:tr w:rsidR="00165A0C" w:rsidRPr="00165A0C" w14:paraId="7CB919C0" w14:textId="77777777" w:rsidTr="00B131AF">
        <w:tc>
          <w:tcPr>
            <w:tcW w:w="5000" w:type="pct"/>
            <w:gridSpan w:val="14"/>
            <w:shd w:val="clear" w:color="auto" w:fill="auto"/>
          </w:tcPr>
          <w:p w14:paraId="15F896AD" w14:textId="76C6824E" w:rsidR="00165A0C" w:rsidRPr="00165A0C" w:rsidRDefault="00165A0C" w:rsidP="00165A0C">
            <w:pPr>
              <w:spacing w:before="120" w:after="120"/>
              <w:rPr>
                <w:rFonts w:cs="Arial"/>
                <w:b/>
              </w:rPr>
            </w:pPr>
            <w:r w:rsidRPr="00165A0C">
              <w:rPr>
                <w:rFonts w:cs="Arial"/>
                <w:b/>
                <w:u w:val="single"/>
              </w:rPr>
              <w:t>Super Type:</w:t>
            </w:r>
            <w:r w:rsidRPr="00165A0C">
              <w:rPr>
                <w:rFonts w:cs="Arial"/>
                <w:b/>
              </w:rPr>
              <w:t xml:space="preserve"> Layout</w:t>
            </w:r>
            <w:r w:rsidR="000E0AAE">
              <w:rPr>
                <w:rFonts w:cs="Arial"/>
                <w:b/>
              </w:rPr>
              <w:t xml:space="preserve"> (</w:t>
            </w:r>
            <w:r w:rsidR="000E0AAE">
              <w:rPr>
                <w:rFonts w:cs="Arial"/>
                <w:b/>
              </w:rPr>
              <w:fldChar w:fldCharType="begin"/>
            </w:r>
            <w:r w:rsidR="000E0AAE">
              <w:rPr>
                <w:rFonts w:cs="Arial"/>
                <w:b/>
              </w:rPr>
              <w:instrText xml:space="preserve"> REF _Ref113290633 \r \h </w:instrText>
            </w:r>
            <w:r w:rsidR="000E0AAE">
              <w:rPr>
                <w:rFonts w:cs="Arial"/>
                <w:b/>
              </w:rPr>
            </w:r>
            <w:r w:rsidR="000E0AAE">
              <w:rPr>
                <w:rFonts w:cs="Arial"/>
                <w:b/>
              </w:rPr>
              <w:fldChar w:fldCharType="separate"/>
            </w:r>
            <w:r w:rsidR="00EE3F7C">
              <w:rPr>
                <w:rFonts w:cs="Arial"/>
                <w:b/>
              </w:rPr>
              <w:t>5.6</w:t>
            </w:r>
            <w:r w:rsidR="000E0AAE">
              <w:rPr>
                <w:rFonts w:cs="Arial"/>
                <w:b/>
              </w:rPr>
              <w:fldChar w:fldCharType="end"/>
            </w:r>
            <w:r w:rsidR="000E0AAE">
              <w:rPr>
                <w:rFonts w:cs="Arial"/>
                <w:b/>
              </w:rPr>
              <w:t>)</w:t>
            </w:r>
          </w:p>
        </w:tc>
      </w:tr>
      <w:tr w:rsidR="00165A0C" w:rsidRPr="00165A0C" w14:paraId="66B667C9" w14:textId="77777777" w:rsidTr="00B131AF">
        <w:tc>
          <w:tcPr>
            <w:tcW w:w="5000" w:type="pct"/>
            <w:gridSpan w:val="14"/>
            <w:shd w:val="clear" w:color="auto" w:fill="auto"/>
          </w:tcPr>
          <w:p w14:paraId="641DCFB6" w14:textId="77777777" w:rsidR="00165A0C" w:rsidRPr="00165A0C" w:rsidRDefault="00165A0C" w:rsidP="00165A0C">
            <w:pPr>
              <w:spacing w:before="120" w:after="120"/>
              <w:rPr>
                <w:rFonts w:cs="Arial"/>
                <w:b/>
              </w:rPr>
            </w:pPr>
            <w:r w:rsidRPr="00165A0C">
              <w:rPr>
                <w:rFonts w:cs="Arial"/>
                <w:b/>
                <w:u w:val="single"/>
              </w:rPr>
              <w:t>Primitives:</w:t>
            </w:r>
            <w:r w:rsidRPr="00165A0C">
              <w:rPr>
                <w:rFonts w:cs="Arial"/>
                <w:b/>
              </w:rPr>
              <w:t xml:space="preserve"> point, curve, surface</w:t>
            </w:r>
          </w:p>
        </w:tc>
      </w:tr>
      <w:tr w:rsidR="00165A0C" w:rsidRPr="00165A0C" w14:paraId="4BA5367F" w14:textId="77777777" w:rsidTr="00B131AF">
        <w:tc>
          <w:tcPr>
            <w:tcW w:w="1249" w:type="pct"/>
            <w:gridSpan w:val="3"/>
            <w:shd w:val="clear" w:color="auto" w:fill="auto"/>
          </w:tcPr>
          <w:p w14:paraId="7EB86EB8" w14:textId="77777777" w:rsidR="00165A0C" w:rsidRPr="00165A0C" w:rsidRDefault="00165A0C" w:rsidP="00165A0C">
            <w:pPr>
              <w:spacing w:before="120"/>
              <w:rPr>
                <w:rFonts w:cs="Arial"/>
                <w:i/>
                <w:color w:val="0000FF"/>
                <w:sz w:val="18"/>
              </w:rPr>
            </w:pPr>
            <w:r w:rsidRPr="00165A0C">
              <w:rPr>
                <w:rFonts w:cs="Arial"/>
                <w:i/>
                <w:color w:val="0000FF"/>
                <w:sz w:val="18"/>
              </w:rPr>
              <w:t>Real World</w:t>
            </w:r>
          </w:p>
          <w:p w14:paraId="047C8DD8" w14:textId="77777777" w:rsidR="00165A0C" w:rsidRPr="00165A0C" w:rsidRDefault="00165A0C" w:rsidP="00165A0C">
            <w:pPr>
              <w:spacing w:before="120"/>
              <w:rPr>
                <w:rFonts w:cs="Arial"/>
                <w:i/>
                <w:color w:val="0000FF"/>
                <w:sz w:val="18"/>
              </w:rPr>
            </w:pPr>
          </w:p>
        </w:tc>
        <w:tc>
          <w:tcPr>
            <w:tcW w:w="1667" w:type="pct"/>
            <w:gridSpan w:val="6"/>
            <w:shd w:val="clear" w:color="auto" w:fill="auto"/>
          </w:tcPr>
          <w:p w14:paraId="395A5AD4" w14:textId="77777777" w:rsidR="00165A0C" w:rsidRPr="00165A0C" w:rsidRDefault="00165A0C" w:rsidP="00165A0C">
            <w:pPr>
              <w:spacing w:before="120"/>
              <w:rPr>
                <w:rFonts w:cs="Arial"/>
                <w:i/>
                <w:color w:val="0000FF"/>
                <w:sz w:val="18"/>
              </w:rPr>
            </w:pPr>
            <w:r w:rsidRPr="00165A0C">
              <w:rPr>
                <w:rFonts w:cs="Arial"/>
                <w:i/>
                <w:color w:val="0000FF"/>
                <w:sz w:val="18"/>
              </w:rPr>
              <w:t>Paper Chart Symbol</w:t>
            </w:r>
          </w:p>
          <w:p w14:paraId="5A5B5C2B" w14:textId="77777777" w:rsidR="00165A0C" w:rsidRPr="00165A0C" w:rsidRDefault="00165A0C" w:rsidP="00165A0C">
            <w:pPr>
              <w:spacing w:before="120"/>
              <w:rPr>
                <w:rFonts w:cs="Arial"/>
                <w:i/>
                <w:color w:val="0000FF"/>
                <w:sz w:val="18"/>
              </w:rPr>
            </w:pPr>
          </w:p>
        </w:tc>
        <w:tc>
          <w:tcPr>
            <w:tcW w:w="2084" w:type="pct"/>
            <w:gridSpan w:val="5"/>
            <w:shd w:val="clear" w:color="auto" w:fill="auto"/>
          </w:tcPr>
          <w:p w14:paraId="7DEBBFB3" w14:textId="77777777" w:rsidR="00165A0C" w:rsidRPr="00165A0C" w:rsidRDefault="00165A0C" w:rsidP="00165A0C">
            <w:pPr>
              <w:spacing w:before="120"/>
              <w:rPr>
                <w:rFonts w:cs="Arial"/>
                <w:i/>
                <w:color w:val="0000FF"/>
                <w:sz w:val="18"/>
              </w:rPr>
            </w:pPr>
            <w:r w:rsidRPr="00165A0C">
              <w:rPr>
                <w:rFonts w:cs="Arial"/>
                <w:i/>
                <w:color w:val="0000FF"/>
                <w:sz w:val="18"/>
              </w:rPr>
              <w:t>ECDIS Symbol</w:t>
            </w:r>
          </w:p>
          <w:p w14:paraId="58262D50" w14:textId="77777777" w:rsidR="00165A0C" w:rsidRPr="00165A0C" w:rsidRDefault="00165A0C" w:rsidP="00165A0C">
            <w:pPr>
              <w:spacing w:before="120"/>
              <w:rPr>
                <w:rFonts w:cs="Arial"/>
                <w:i/>
                <w:color w:val="0000FF"/>
                <w:sz w:val="18"/>
              </w:rPr>
            </w:pPr>
          </w:p>
        </w:tc>
      </w:tr>
      <w:tr w:rsidR="00165A0C" w:rsidRPr="00165A0C" w14:paraId="0C057366" w14:textId="77777777" w:rsidTr="00B131AF">
        <w:tc>
          <w:tcPr>
            <w:tcW w:w="1665" w:type="pct"/>
            <w:gridSpan w:val="5"/>
            <w:shd w:val="clear" w:color="auto" w:fill="auto"/>
          </w:tcPr>
          <w:p w14:paraId="1C287736" w14:textId="77777777" w:rsidR="00165A0C" w:rsidRPr="00165A0C" w:rsidRDefault="00165A0C" w:rsidP="00165A0C">
            <w:pPr>
              <w:spacing w:before="120" w:after="120"/>
              <w:rPr>
                <w:rFonts w:cs="Arial"/>
                <w:b/>
              </w:rPr>
            </w:pPr>
            <w:r w:rsidRPr="00165A0C">
              <w:rPr>
                <w:rFonts w:cs="Arial"/>
                <w:b/>
              </w:rPr>
              <w:t>S-10x Attribute</w:t>
            </w:r>
          </w:p>
        </w:tc>
        <w:tc>
          <w:tcPr>
            <w:tcW w:w="834" w:type="pct"/>
            <w:gridSpan w:val="2"/>
            <w:shd w:val="clear" w:color="auto" w:fill="auto"/>
          </w:tcPr>
          <w:p w14:paraId="57721A9F" w14:textId="77777777" w:rsidR="00165A0C" w:rsidRPr="00165A0C" w:rsidRDefault="00165A0C" w:rsidP="00165A0C">
            <w:pPr>
              <w:spacing w:before="120" w:after="120"/>
              <w:rPr>
                <w:rFonts w:cs="Arial"/>
                <w:b/>
              </w:rPr>
            </w:pPr>
            <w:r w:rsidRPr="00165A0C">
              <w:rPr>
                <w:rFonts w:cs="Arial"/>
                <w:b/>
              </w:rPr>
              <w:t>S-57  Acronym</w:t>
            </w:r>
          </w:p>
        </w:tc>
        <w:tc>
          <w:tcPr>
            <w:tcW w:w="1250" w:type="pct"/>
            <w:gridSpan w:val="4"/>
            <w:shd w:val="clear" w:color="auto" w:fill="auto"/>
          </w:tcPr>
          <w:p w14:paraId="4F7434F4" w14:textId="77777777" w:rsidR="00165A0C" w:rsidRPr="00165A0C" w:rsidRDefault="00165A0C" w:rsidP="00165A0C">
            <w:pPr>
              <w:spacing w:before="120" w:after="120"/>
              <w:rPr>
                <w:rFonts w:cs="Arial"/>
                <w:b/>
              </w:rPr>
            </w:pPr>
            <w:r w:rsidRPr="00165A0C">
              <w:rPr>
                <w:rFonts w:cs="Arial"/>
                <w:b/>
              </w:rPr>
              <w:t>Allowable Encoding Value</w:t>
            </w:r>
          </w:p>
        </w:tc>
        <w:tc>
          <w:tcPr>
            <w:tcW w:w="417" w:type="pct"/>
            <w:shd w:val="clear" w:color="auto" w:fill="auto"/>
          </w:tcPr>
          <w:p w14:paraId="382063C3" w14:textId="77777777" w:rsidR="00165A0C" w:rsidRPr="00165A0C" w:rsidRDefault="00165A0C" w:rsidP="00165A0C">
            <w:pPr>
              <w:spacing w:before="120" w:after="120"/>
              <w:rPr>
                <w:rFonts w:cs="Arial"/>
                <w:b/>
              </w:rPr>
            </w:pPr>
            <w:r w:rsidRPr="00165A0C">
              <w:rPr>
                <w:rFonts w:cs="Arial"/>
                <w:b/>
              </w:rPr>
              <w:t>Type</w:t>
            </w:r>
          </w:p>
        </w:tc>
        <w:tc>
          <w:tcPr>
            <w:tcW w:w="834" w:type="pct"/>
            <w:gridSpan w:val="2"/>
            <w:shd w:val="clear" w:color="auto" w:fill="auto"/>
          </w:tcPr>
          <w:p w14:paraId="4D9FF1A0" w14:textId="77777777" w:rsidR="00165A0C" w:rsidRPr="00165A0C" w:rsidRDefault="00165A0C" w:rsidP="00165A0C">
            <w:pPr>
              <w:spacing w:before="120" w:after="120"/>
              <w:rPr>
                <w:rFonts w:cs="Arial"/>
                <w:b/>
              </w:rPr>
            </w:pPr>
            <w:r w:rsidRPr="00165A0C">
              <w:rPr>
                <w:rFonts w:cs="Arial"/>
                <w:b/>
              </w:rPr>
              <w:t>Multiplicity</w:t>
            </w:r>
          </w:p>
        </w:tc>
      </w:tr>
      <w:tr w:rsidR="00165A0C" w:rsidRPr="00165A0C" w14:paraId="3168B63C" w14:textId="77777777" w:rsidTr="00B131AF">
        <w:tc>
          <w:tcPr>
            <w:tcW w:w="1665" w:type="pct"/>
            <w:gridSpan w:val="5"/>
            <w:shd w:val="clear" w:color="auto" w:fill="auto"/>
          </w:tcPr>
          <w:p w14:paraId="4828D597" w14:textId="77777777" w:rsidR="00165A0C" w:rsidRPr="00165A0C" w:rsidRDefault="00165A0C" w:rsidP="00165A0C">
            <w:pPr>
              <w:spacing w:before="120" w:after="120"/>
              <w:rPr>
                <w:rFonts w:cs="Arial"/>
                <w:sz w:val="18"/>
              </w:rPr>
            </w:pPr>
            <w:r w:rsidRPr="00165A0C">
              <w:rPr>
                <w:rFonts w:cs="Arial"/>
                <w:sz w:val="18"/>
              </w:rPr>
              <w:t>Available Berthing Length</w:t>
            </w:r>
          </w:p>
        </w:tc>
        <w:tc>
          <w:tcPr>
            <w:tcW w:w="834" w:type="pct"/>
            <w:gridSpan w:val="2"/>
            <w:shd w:val="clear" w:color="auto" w:fill="auto"/>
          </w:tcPr>
          <w:p w14:paraId="6196CAE9" w14:textId="77777777" w:rsidR="00165A0C" w:rsidRPr="00165A0C" w:rsidRDefault="00165A0C" w:rsidP="00165A0C">
            <w:pPr>
              <w:spacing w:before="120" w:after="120"/>
              <w:rPr>
                <w:rFonts w:cs="Arial"/>
                <w:sz w:val="18"/>
              </w:rPr>
            </w:pPr>
          </w:p>
        </w:tc>
        <w:tc>
          <w:tcPr>
            <w:tcW w:w="1250" w:type="pct"/>
            <w:gridSpan w:val="4"/>
            <w:shd w:val="clear" w:color="auto" w:fill="auto"/>
          </w:tcPr>
          <w:p w14:paraId="70F32A4D" w14:textId="77777777" w:rsidR="00165A0C" w:rsidRPr="00165A0C" w:rsidRDefault="00165A0C" w:rsidP="00165A0C">
            <w:pPr>
              <w:spacing w:before="120" w:after="120"/>
              <w:rPr>
                <w:rFonts w:cs="Arial"/>
                <w:sz w:val="18"/>
              </w:rPr>
            </w:pPr>
          </w:p>
        </w:tc>
        <w:tc>
          <w:tcPr>
            <w:tcW w:w="417" w:type="pct"/>
            <w:shd w:val="clear" w:color="auto" w:fill="auto"/>
          </w:tcPr>
          <w:p w14:paraId="3BAACE20" w14:textId="77777777" w:rsidR="00165A0C" w:rsidRPr="00165A0C" w:rsidRDefault="00165A0C" w:rsidP="00165A0C">
            <w:pPr>
              <w:spacing w:before="120" w:after="120"/>
              <w:rPr>
                <w:rFonts w:cs="Arial"/>
                <w:sz w:val="18"/>
              </w:rPr>
            </w:pPr>
            <w:r w:rsidRPr="00165A0C">
              <w:rPr>
                <w:rFonts w:cs="Arial"/>
                <w:sz w:val="18"/>
              </w:rPr>
              <w:t>RE</w:t>
            </w:r>
          </w:p>
        </w:tc>
        <w:tc>
          <w:tcPr>
            <w:tcW w:w="834" w:type="pct"/>
            <w:gridSpan w:val="2"/>
            <w:shd w:val="clear" w:color="auto" w:fill="auto"/>
          </w:tcPr>
          <w:p w14:paraId="22B268BC"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3DF2877" w14:textId="77777777" w:rsidTr="00B131AF">
        <w:tc>
          <w:tcPr>
            <w:tcW w:w="1665" w:type="pct"/>
            <w:gridSpan w:val="5"/>
            <w:shd w:val="clear" w:color="auto" w:fill="auto"/>
          </w:tcPr>
          <w:p w14:paraId="1923EFA5" w14:textId="77777777" w:rsidR="00165A0C" w:rsidRPr="00165A0C" w:rsidRDefault="00165A0C" w:rsidP="00165A0C">
            <w:pPr>
              <w:spacing w:before="120" w:after="120"/>
              <w:rPr>
                <w:rFonts w:cs="Arial"/>
                <w:sz w:val="18"/>
              </w:rPr>
            </w:pPr>
            <w:r w:rsidRPr="00165A0C">
              <w:rPr>
                <w:rFonts w:cs="Arial"/>
                <w:sz w:val="18"/>
              </w:rPr>
              <w:t>Bollard Description</w:t>
            </w:r>
          </w:p>
        </w:tc>
        <w:tc>
          <w:tcPr>
            <w:tcW w:w="834" w:type="pct"/>
            <w:gridSpan w:val="2"/>
            <w:shd w:val="clear" w:color="auto" w:fill="auto"/>
          </w:tcPr>
          <w:p w14:paraId="12AD4A3C" w14:textId="77777777" w:rsidR="00165A0C" w:rsidRPr="00165A0C" w:rsidRDefault="00165A0C" w:rsidP="00165A0C">
            <w:pPr>
              <w:spacing w:before="120" w:after="120"/>
              <w:rPr>
                <w:rFonts w:cs="Arial"/>
                <w:sz w:val="18"/>
              </w:rPr>
            </w:pPr>
          </w:p>
        </w:tc>
        <w:tc>
          <w:tcPr>
            <w:tcW w:w="1250" w:type="pct"/>
            <w:gridSpan w:val="4"/>
            <w:shd w:val="clear" w:color="auto" w:fill="auto"/>
          </w:tcPr>
          <w:p w14:paraId="1D05A99B" w14:textId="77777777" w:rsidR="00165A0C" w:rsidRPr="00165A0C" w:rsidRDefault="00165A0C" w:rsidP="00165A0C">
            <w:pPr>
              <w:spacing w:before="120" w:after="120"/>
              <w:rPr>
                <w:rFonts w:cs="Arial"/>
                <w:sz w:val="18"/>
              </w:rPr>
            </w:pPr>
          </w:p>
        </w:tc>
        <w:tc>
          <w:tcPr>
            <w:tcW w:w="417" w:type="pct"/>
            <w:shd w:val="clear" w:color="auto" w:fill="auto"/>
          </w:tcPr>
          <w:p w14:paraId="7D484F8F" w14:textId="77777777" w:rsidR="00165A0C" w:rsidRPr="00165A0C" w:rsidRDefault="00165A0C" w:rsidP="00165A0C">
            <w:pPr>
              <w:spacing w:before="120" w:after="120"/>
              <w:rPr>
                <w:rFonts w:cs="Arial"/>
                <w:sz w:val="18"/>
              </w:rPr>
            </w:pPr>
            <w:r w:rsidRPr="00165A0C">
              <w:rPr>
                <w:rFonts w:cs="Arial"/>
                <w:sz w:val="18"/>
              </w:rPr>
              <w:t>TE</w:t>
            </w:r>
          </w:p>
        </w:tc>
        <w:tc>
          <w:tcPr>
            <w:tcW w:w="834" w:type="pct"/>
            <w:gridSpan w:val="2"/>
            <w:shd w:val="clear" w:color="auto" w:fill="auto"/>
          </w:tcPr>
          <w:p w14:paraId="5A21204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0BB93AF" w14:textId="77777777" w:rsidTr="00B131AF">
        <w:tc>
          <w:tcPr>
            <w:tcW w:w="1665" w:type="pct"/>
            <w:gridSpan w:val="5"/>
            <w:shd w:val="clear" w:color="auto" w:fill="auto"/>
          </w:tcPr>
          <w:p w14:paraId="632048AD" w14:textId="77777777" w:rsidR="00165A0C" w:rsidRPr="00165A0C" w:rsidRDefault="00165A0C" w:rsidP="00165A0C">
            <w:pPr>
              <w:spacing w:before="120" w:after="120"/>
              <w:rPr>
                <w:rFonts w:cs="Arial"/>
                <w:sz w:val="18"/>
              </w:rPr>
            </w:pPr>
            <w:r w:rsidRPr="00165A0C">
              <w:rPr>
                <w:rFonts w:cs="Arial"/>
                <w:sz w:val="18"/>
              </w:rPr>
              <w:t>Bollard Pull</w:t>
            </w:r>
          </w:p>
        </w:tc>
        <w:tc>
          <w:tcPr>
            <w:tcW w:w="834" w:type="pct"/>
            <w:gridSpan w:val="2"/>
            <w:shd w:val="clear" w:color="auto" w:fill="auto"/>
          </w:tcPr>
          <w:p w14:paraId="689100D1" w14:textId="77777777" w:rsidR="00165A0C" w:rsidRPr="00165A0C" w:rsidRDefault="00165A0C" w:rsidP="00165A0C">
            <w:pPr>
              <w:spacing w:before="120" w:after="120"/>
              <w:rPr>
                <w:rFonts w:cs="Arial"/>
                <w:sz w:val="18"/>
              </w:rPr>
            </w:pPr>
          </w:p>
        </w:tc>
        <w:tc>
          <w:tcPr>
            <w:tcW w:w="1250" w:type="pct"/>
            <w:gridSpan w:val="4"/>
            <w:shd w:val="clear" w:color="auto" w:fill="auto"/>
          </w:tcPr>
          <w:p w14:paraId="1DD94851" w14:textId="77777777" w:rsidR="00165A0C" w:rsidRPr="00165A0C" w:rsidRDefault="00165A0C" w:rsidP="00165A0C">
            <w:pPr>
              <w:spacing w:before="120" w:after="120"/>
              <w:rPr>
                <w:rFonts w:cs="Arial"/>
                <w:sz w:val="18"/>
              </w:rPr>
            </w:pPr>
          </w:p>
        </w:tc>
        <w:tc>
          <w:tcPr>
            <w:tcW w:w="417" w:type="pct"/>
            <w:shd w:val="clear" w:color="auto" w:fill="auto"/>
          </w:tcPr>
          <w:p w14:paraId="33B7FE9A" w14:textId="77777777" w:rsidR="00165A0C" w:rsidRPr="00165A0C" w:rsidRDefault="00165A0C" w:rsidP="00165A0C">
            <w:pPr>
              <w:spacing w:before="120" w:after="120"/>
              <w:rPr>
                <w:rFonts w:cs="Arial"/>
                <w:sz w:val="18"/>
              </w:rPr>
            </w:pPr>
            <w:r w:rsidRPr="00165A0C">
              <w:rPr>
                <w:rFonts w:cs="Arial"/>
                <w:sz w:val="18"/>
              </w:rPr>
              <w:t>RE</w:t>
            </w:r>
          </w:p>
        </w:tc>
        <w:tc>
          <w:tcPr>
            <w:tcW w:w="834" w:type="pct"/>
            <w:gridSpan w:val="2"/>
            <w:shd w:val="clear" w:color="auto" w:fill="auto"/>
          </w:tcPr>
          <w:p w14:paraId="34AF361C"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CFCB4B6" w14:textId="77777777" w:rsidTr="00B131AF">
        <w:tc>
          <w:tcPr>
            <w:tcW w:w="1665" w:type="pct"/>
            <w:gridSpan w:val="5"/>
            <w:shd w:val="clear" w:color="auto" w:fill="auto"/>
          </w:tcPr>
          <w:p w14:paraId="771D6D4C" w14:textId="77777777" w:rsidR="00165A0C" w:rsidRPr="00165A0C" w:rsidRDefault="00165A0C" w:rsidP="00165A0C">
            <w:pPr>
              <w:spacing w:before="120" w:after="120"/>
              <w:rPr>
                <w:rFonts w:cs="Arial"/>
                <w:sz w:val="18"/>
              </w:rPr>
            </w:pPr>
            <w:r w:rsidRPr="00165A0C">
              <w:rPr>
                <w:rFonts w:cs="Arial"/>
                <w:sz w:val="18"/>
              </w:rPr>
              <w:t>Minimum Berth Depth</w:t>
            </w:r>
          </w:p>
        </w:tc>
        <w:tc>
          <w:tcPr>
            <w:tcW w:w="834" w:type="pct"/>
            <w:gridSpan w:val="2"/>
            <w:shd w:val="clear" w:color="auto" w:fill="auto"/>
          </w:tcPr>
          <w:p w14:paraId="3EF6FCD0" w14:textId="77777777" w:rsidR="00165A0C" w:rsidRPr="00165A0C" w:rsidRDefault="00165A0C" w:rsidP="00165A0C">
            <w:pPr>
              <w:spacing w:before="120" w:after="120"/>
              <w:rPr>
                <w:rFonts w:cs="Arial"/>
                <w:sz w:val="18"/>
              </w:rPr>
            </w:pPr>
          </w:p>
        </w:tc>
        <w:tc>
          <w:tcPr>
            <w:tcW w:w="1250" w:type="pct"/>
            <w:gridSpan w:val="4"/>
            <w:shd w:val="clear" w:color="auto" w:fill="auto"/>
          </w:tcPr>
          <w:p w14:paraId="244D8950" w14:textId="77777777" w:rsidR="00165A0C" w:rsidRPr="00165A0C" w:rsidRDefault="00165A0C" w:rsidP="00165A0C">
            <w:pPr>
              <w:spacing w:before="120" w:after="120"/>
              <w:rPr>
                <w:rFonts w:cs="Arial"/>
                <w:sz w:val="18"/>
              </w:rPr>
            </w:pPr>
          </w:p>
        </w:tc>
        <w:tc>
          <w:tcPr>
            <w:tcW w:w="417" w:type="pct"/>
            <w:shd w:val="clear" w:color="auto" w:fill="auto"/>
          </w:tcPr>
          <w:p w14:paraId="4D997C0E" w14:textId="77777777" w:rsidR="00165A0C" w:rsidRPr="00165A0C" w:rsidRDefault="00165A0C" w:rsidP="00165A0C">
            <w:pPr>
              <w:spacing w:before="120" w:after="120"/>
              <w:rPr>
                <w:rFonts w:cs="Arial"/>
                <w:sz w:val="18"/>
              </w:rPr>
            </w:pPr>
            <w:r w:rsidRPr="00165A0C">
              <w:rPr>
                <w:rFonts w:cs="Arial"/>
                <w:sz w:val="18"/>
              </w:rPr>
              <w:t>RE</w:t>
            </w:r>
          </w:p>
        </w:tc>
        <w:tc>
          <w:tcPr>
            <w:tcW w:w="834" w:type="pct"/>
            <w:gridSpan w:val="2"/>
            <w:shd w:val="clear" w:color="auto" w:fill="auto"/>
          </w:tcPr>
          <w:p w14:paraId="1439158E"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7E9EFDE" w14:textId="77777777" w:rsidTr="00B131AF">
        <w:tc>
          <w:tcPr>
            <w:tcW w:w="1665" w:type="pct"/>
            <w:gridSpan w:val="5"/>
            <w:shd w:val="clear" w:color="auto" w:fill="auto"/>
          </w:tcPr>
          <w:p w14:paraId="35AD98F0" w14:textId="77777777" w:rsidR="00165A0C" w:rsidRPr="00165A0C" w:rsidRDefault="00165A0C" w:rsidP="00165A0C">
            <w:pPr>
              <w:spacing w:before="120" w:after="120"/>
              <w:rPr>
                <w:rFonts w:cs="Arial"/>
                <w:sz w:val="18"/>
              </w:rPr>
            </w:pPr>
            <w:r w:rsidRPr="00165A0C">
              <w:rPr>
                <w:rFonts w:cs="Arial"/>
                <w:sz w:val="18"/>
              </w:rPr>
              <w:t>Elevation</w:t>
            </w:r>
          </w:p>
        </w:tc>
        <w:tc>
          <w:tcPr>
            <w:tcW w:w="834" w:type="pct"/>
            <w:gridSpan w:val="2"/>
            <w:shd w:val="clear" w:color="auto" w:fill="auto"/>
          </w:tcPr>
          <w:p w14:paraId="5FD0FB8A" w14:textId="77777777" w:rsidR="00165A0C" w:rsidRPr="00165A0C" w:rsidRDefault="00165A0C" w:rsidP="00165A0C">
            <w:pPr>
              <w:spacing w:before="120" w:after="120"/>
              <w:rPr>
                <w:rFonts w:cs="Arial"/>
                <w:sz w:val="18"/>
              </w:rPr>
            </w:pPr>
            <w:r w:rsidRPr="00165A0C">
              <w:rPr>
                <w:rFonts w:cs="Arial"/>
                <w:sz w:val="18"/>
              </w:rPr>
              <w:t>(ELEVAT)</w:t>
            </w:r>
          </w:p>
        </w:tc>
        <w:tc>
          <w:tcPr>
            <w:tcW w:w="1250" w:type="pct"/>
            <w:gridSpan w:val="4"/>
            <w:shd w:val="clear" w:color="auto" w:fill="auto"/>
          </w:tcPr>
          <w:p w14:paraId="6F4EBA7E" w14:textId="77777777" w:rsidR="00165A0C" w:rsidRPr="00165A0C" w:rsidRDefault="00165A0C" w:rsidP="00165A0C">
            <w:pPr>
              <w:spacing w:before="120" w:after="120"/>
              <w:rPr>
                <w:rFonts w:cs="Arial"/>
                <w:sz w:val="18"/>
              </w:rPr>
            </w:pPr>
          </w:p>
        </w:tc>
        <w:tc>
          <w:tcPr>
            <w:tcW w:w="417" w:type="pct"/>
            <w:shd w:val="clear" w:color="auto" w:fill="auto"/>
          </w:tcPr>
          <w:p w14:paraId="3A555A0D" w14:textId="77777777" w:rsidR="00165A0C" w:rsidRPr="00165A0C" w:rsidRDefault="00165A0C" w:rsidP="00165A0C">
            <w:pPr>
              <w:spacing w:before="120" w:after="120"/>
              <w:rPr>
                <w:rFonts w:cs="Arial"/>
                <w:sz w:val="18"/>
              </w:rPr>
            </w:pPr>
            <w:r w:rsidRPr="00165A0C">
              <w:rPr>
                <w:rFonts w:cs="Arial"/>
                <w:sz w:val="18"/>
              </w:rPr>
              <w:t>RE</w:t>
            </w:r>
          </w:p>
        </w:tc>
        <w:tc>
          <w:tcPr>
            <w:tcW w:w="834" w:type="pct"/>
            <w:gridSpan w:val="2"/>
            <w:shd w:val="clear" w:color="auto" w:fill="auto"/>
          </w:tcPr>
          <w:p w14:paraId="776C7C5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D0EBB87" w14:textId="77777777" w:rsidTr="00B131AF">
        <w:tc>
          <w:tcPr>
            <w:tcW w:w="1665" w:type="pct"/>
            <w:gridSpan w:val="5"/>
            <w:shd w:val="clear" w:color="auto" w:fill="auto"/>
          </w:tcPr>
          <w:p w14:paraId="04A3D338" w14:textId="77777777" w:rsidR="00165A0C" w:rsidRPr="00165A0C" w:rsidRDefault="00165A0C" w:rsidP="00165A0C">
            <w:pPr>
              <w:spacing w:before="120" w:after="120"/>
              <w:rPr>
                <w:rFonts w:cs="Arial"/>
                <w:sz w:val="18"/>
              </w:rPr>
            </w:pPr>
            <w:r w:rsidRPr="00165A0C">
              <w:rPr>
                <w:rFonts w:cs="Arial"/>
                <w:sz w:val="18"/>
              </w:rPr>
              <w:t>Cathodic Protection System</w:t>
            </w:r>
          </w:p>
        </w:tc>
        <w:tc>
          <w:tcPr>
            <w:tcW w:w="834" w:type="pct"/>
            <w:gridSpan w:val="2"/>
            <w:shd w:val="clear" w:color="auto" w:fill="auto"/>
          </w:tcPr>
          <w:p w14:paraId="1BEACE55" w14:textId="77777777" w:rsidR="00165A0C" w:rsidRPr="00165A0C" w:rsidRDefault="00165A0C" w:rsidP="00165A0C">
            <w:pPr>
              <w:spacing w:before="120" w:after="120"/>
              <w:rPr>
                <w:rFonts w:cs="Arial"/>
                <w:sz w:val="18"/>
              </w:rPr>
            </w:pPr>
          </w:p>
        </w:tc>
        <w:tc>
          <w:tcPr>
            <w:tcW w:w="1250" w:type="pct"/>
            <w:gridSpan w:val="4"/>
            <w:shd w:val="clear" w:color="auto" w:fill="auto"/>
          </w:tcPr>
          <w:p w14:paraId="19FA5531" w14:textId="77777777" w:rsidR="00165A0C" w:rsidRPr="00165A0C" w:rsidRDefault="00165A0C" w:rsidP="00165A0C">
            <w:pPr>
              <w:spacing w:before="120" w:after="120"/>
              <w:rPr>
                <w:rFonts w:cs="Arial"/>
                <w:sz w:val="18"/>
              </w:rPr>
            </w:pPr>
          </w:p>
        </w:tc>
        <w:tc>
          <w:tcPr>
            <w:tcW w:w="417" w:type="pct"/>
            <w:shd w:val="clear" w:color="auto" w:fill="auto"/>
          </w:tcPr>
          <w:p w14:paraId="33A30920" w14:textId="77777777" w:rsidR="00165A0C" w:rsidRPr="00165A0C" w:rsidRDefault="00165A0C" w:rsidP="00165A0C">
            <w:pPr>
              <w:spacing w:before="120" w:after="120"/>
              <w:rPr>
                <w:rFonts w:cs="Arial"/>
                <w:sz w:val="18"/>
              </w:rPr>
            </w:pPr>
            <w:r w:rsidRPr="00165A0C">
              <w:rPr>
                <w:rFonts w:cs="Arial"/>
                <w:sz w:val="18"/>
              </w:rPr>
              <w:t>BO</w:t>
            </w:r>
          </w:p>
        </w:tc>
        <w:tc>
          <w:tcPr>
            <w:tcW w:w="834" w:type="pct"/>
            <w:gridSpan w:val="2"/>
            <w:shd w:val="clear" w:color="auto" w:fill="auto"/>
          </w:tcPr>
          <w:p w14:paraId="10A1DFAD"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B6159C3" w14:textId="77777777" w:rsidTr="00B131AF">
        <w:tc>
          <w:tcPr>
            <w:tcW w:w="1665" w:type="pct"/>
            <w:gridSpan w:val="5"/>
            <w:shd w:val="clear" w:color="auto" w:fill="auto"/>
          </w:tcPr>
          <w:p w14:paraId="293CEF0E" w14:textId="77777777" w:rsidR="00165A0C" w:rsidRPr="00165A0C" w:rsidRDefault="00165A0C" w:rsidP="00165A0C">
            <w:pPr>
              <w:spacing w:before="120" w:after="120"/>
              <w:rPr>
                <w:rFonts w:cs="Arial"/>
                <w:sz w:val="18"/>
              </w:rPr>
            </w:pPr>
            <w:r w:rsidRPr="00165A0C">
              <w:rPr>
                <w:rFonts w:cs="Arial"/>
                <w:sz w:val="18"/>
              </w:rPr>
              <w:t>Category of Berth Location</w:t>
            </w:r>
          </w:p>
        </w:tc>
        <w:tc>
          <w:tcPr>
            <w:tcW w:w="834" w:type="pct"/>
            <w:gridSpan w:val="2"/>
            <w:shd w:val="clear" w:color="auto" w:fill="auto"/>
          </w:tcPr>
          <w:p w14:paraId="21ABAABA" w14:textId="77777777" w:rsidR="00165A0C" w:rsidRPr="00165A0C" w:rsidRDefault="00165A0C" w:rsidP="00165A0C">
            <w:pPr>
              <w:spacing w:before="120" w:after="120"/>
              <w:rPr>
                <w:rFonts w:cs="Arial"/>
                <w:sz w:val="18"/>
              </w:rPr>
            </w:pPr>
          </w:p>
        </w:tc>
        <w:tc>
          <w:tcPr>
            <w:tcW w:w="1250" w:type="pct"/>
            <w:gridSpan w:val="4"/>
            <w:shd w:val="clear" w:color="auto" w:fill="auto"/>
          </w:tcPr>
          <w:p w14:paraId="51C175B7" w14:textId="77777777" w:rsidR="00165A0C" w:rsidRPr="00165A0C" w:rsidRDefault="00165A0C" w:rsidP="00165A0C">
            <w:pPr>
              <w:spacing w:before="120" w:after="120"/>
              <w:rPr>
                <w:rFonts w:cs="Arial"/>
                <w:sz w:val="18"/>
              </w:rPr>
            </w:pPr>
            <w:r w:rsidRPr="00165A0C">
              <w:rPr>
                <w:rFonts w:cs="Arial"/>
                <w:sz w:val="18"/>
              </w:rPr>
              <w:t>1 : Wharf Reference Metre Mark</w:t>
            </w:r>
          </w:p>
          <w:p w14:paraId="05CDC6A6" w14:textId="77777777" w:rsidR="00165A0C" w:rsidRPr="00165A0C" w:rsidRDefault="00165A0C" w:rsidP="00165A0C">
            <w:pPr>
              <w:spacing w:before="120" w:after="120"/>
              <w:rPr>
                <w:rFonts w:cs="Arial"/>
                <w:sz w:val="18"/>
              </w:rPr>
            </w:pPr>
            <w:r w:rsidRPr="00165A0C">
              <w:rPr>
                <w:rFonts w:cs="Arial"/>
                <w:sz w:val="18"/>
              </w:rPr>
              <w:t>2 : Wharf Reference Position</w:t>
            </w:r>
          </w:p>
          <w:p w14:paraId="424A87A0" w14:textId="77777777" w:rsidR="00165A0C" w:rsidRPr="00165A0C" w:rsidRDefault="00165A0C" w:rsidP="00165A0C">
            <w:pPr>
              <w:spacing w:before="120" w:after="120"/>
              <w:rPr>
                <w:rFonts w:cs="Arial"/>
                <w:sz w:val="18"/>
              </w:rPr>
            </w:pPr>
            <w:r w:rsidRPr="00165A0C">
              <w:rPr>
                <w:rFonts w:cs="Arial"/>
                <w:sz w:val="18"/>
              </w:rPr>
              <w:t>3 : Pier (Jetty)</w:t>
            </w:r>
          </w:p>
          <w:p w14:paraId="4041DD3E" w14:textId="77777777" w:rsidR="00165A0C" w:rsidRPr="00165A0C" w:rsidRDefault="00165A0C" w:rsidP="00165A0C">
            <w:pPr>
              <w:spacing w:before="120" w:after="120"/>
              <w:rPr>
                <w:rFonts w:cs="Arial"/>
                <w:sz w:val="18"/>
              </w:rPr>
            </w:pPr>
            <w:r w:rsidRPr="00165A0C">
              <w:rPr>
                <w:rFonts w:cs="Arial"/>
                <w:sz w:val="18"/>
              </w:rPr>
              <w:t>4 : Conventional Mooring</w:t>
            </w:r>
          </w:p>
        </w:tc>
        <w:tc>
          <w:tcPr>
            <w:tcW w:w="417" w:type="pct"/>
            <w:shd w:val="clear" w:color="auto" w:fill="auto"/>
          </w:tcPr>
          <w:p w14:paraId="39D15E61" w14:textId="77777777" w:rsidR="00165A0C" w:rsidRPr="00165A0C" w:rsidRDefault="00165A0C" w:rsidP="00165A0C">
            <w:pPr>
              <w:spacing w:before="120" w:after="120"/>
              <w:rPr>
                <w:rFonts w:cs="Arial"/>
                <w:sz w:val="18"/>
              </w:rPr>
            </w:pPr>
            <w:r w:rsidRPr="00165A0C">
              <w:rPr>
                <w:rFonts w:cs="Arial"/>
                <w:sz w:val="18"/>
              </w:rPr>
              <w:t>EN</w:t>
            </w:r>
          </w:p>
        </w:tc>
        <w:tc>
          <w:tcPr>
            <w:tcW w:w="834" w:type="pct"/>
            <w:gridSpan w:val="2"/>
            <w:shd w:val="clear" w:color="auto" w:fill="auto"/>
          </w:tcPr>
          <w:p w14:paraId="301E7453"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5242F83" w14:textId="77777777" w:rsidTr="00B131AF">
        <w:tc>
          <w:tcPr>
            <w:tcW w:w="1665" w:type="pct"/>
            <w:gridSpan w:val="5"/>
            <w:shd w:val="clear" w:color="auto" w:fill="auto"/>
          </w:tcPr>
          <w:p w14:paraId="00BD5DDE" w14:textId="77777777" w:rsidR="00165A0C" w:rsidRPr="00165A0C" w:rsidRDefault="00165A0C" w:rsidP="00165A0C">
            <w:pPr>
              <w:spacing w:before="120" w:after="120"/>
              <w:rPr>
                <w:rFonts w:cs="Arial"/>
                <w:sz w:val="18"/>
              </w:rPr>
            </w:pPr>
            <w:r w:rsidRPr="00165A0C">
              <w:rPr>
                <w:rFonts w:cs="Arial"/>
                <w:sz w:val="18"/>
              </w:rPr>
              <w:t>Port Facility Number</w:t>
            </w:r>
          </w:p>
        </w:tc>
        <w:tc>
          <w:tcPr>
            <w:tcW w:w="834" w:type="pct"/>
            <w:gridSpan w:val="2"/>
            <w:shd w:val="clear" w:color="auto" w:fill="auto"/>
          </w:tcPr>
          <w:p w14:paraId="7BC6C0D2" w14:textId="77777777" w:rsidR="00165A0C" w:rsidRPr="00165A0C" w:rsidRDefault="00165A0C" w:rsidP="00165A0C">
            <w:pPr>
              <w:spacing w:before="120" w:after="120"/>
              <w:rPr>
                <w:rFonts w:cs="Arial"/>
                <w:sz w:val="18"/>
              </w:rPr>
            </w:pPr>
          </w:p>
        </w:tc>
        <w:tc>
          <w:tcPr>
            <w:tcW w:w="1250" w:type="pct"/>
            <w:gridSpan w:val="4"/>
            <w:shd w:val="clear" w:color="auto" w:fill="auto"/>
          </w:tcPr>
          <w:p w14:paraId="12E03AD2" w14:textId="77777777" w:rsidR="00165A0C" w:rsidRPr="00165A0C" w:rsidRDefault="00165A0C" w:rsidP="00165A0C">
            <w:pPr>
              <w:spacing w:before="120" w:after="120"/>
              <w:rPr>
                <w:rFonts w:cs="Arial"/>
                <w:sz w:val="18"/>
              </w:rPr>
            </w:pPr>
          </w:p>
        </w:tc>
        <w:tc>
          <w:tcPr>
            <w:tcW w:w="417" w:type="pct"/>
            <w:shd w:val="clear" w:color="auto" w:fill="auto"/>
          </w:tcPr>
          <w:p w14:paraId="3F3D32FA" w14:textId="77777777" w:rsidR="00165A0C" w:rsidRPr="00165A0C" w:rsidRDefault="00165A0C" w:rsidP="00165A0C">
            <w:pPr>
              <w:spacing w:before="120" w:after="120"/>
              <w:rPr>
                <w:rFonts w:cs="Arial"/>
                <w:sz w:val="18"/>
              </w:rPr>
            </w:pPr>
            <w:r w:rsidRPr="00165A0C">
              <w:rPr>
                <w:rFonts w:cs="Arial"/>
                <w:sz w:val="18"/>
              </w:rPr>
              <w:t>TE</w:t>
            </w:r>
          </w:p>
        </w:tc>
        <w:tc>
          <w:tcPr>
            <w:tcW w:w="834" w:type="pct"/>
            <w:gridSpan w:val="2"/>
            <w:shd w:val="clear" w:color="auto" w:fill="auto"/>
          </w:tcPr>
          <w:p w14:paraId="29D96C8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08EB9CD" w14:textId="77777777" w:rsidTr="00B131AF">
        <w:tc>
          <w:tcPr>
            <w:tcW w:w="1665" w:type="pct"/>
            <w:gridSpan w:val="5"/>
            <w:shd w:val="clear" w:color="auto" w:fill="auto"/>
          </w:tcPr>
          <w:p w14:paraId="283F733B" w14:textId="77777777" w:rsidR="00165A0C" w:rsidRPr="00165A0C" w:rsidRDefault="00165A0C" w:rsidP="00165A0C">
            <w:pPr>
              <w:spacing w:before="120" w:after="120"/>
              <w:rPr>
                <w:rFonts w:cs="Arial"/>
                <w:sz w:val="18"/>
              </w:rPr>
            </w:pPr>
            <w:r w:rsidRPr="00165A0C">
              <w:rPr>
                <w:rFonts w:cs="Arial"/>
                <w:sz w:val="18"/>
              </w:rPr>
              <w:t>Bollard Number</w:t>
            </w:r>
          </w:p>
        </w:tc>
        <w:tc>
          <w:tcPr>
            <w:tcW w:w="834" w:type="pct"/>
            <w:gridSpan w:val="2"/>
            <w:shd w:val="clear" w:color="auto" w:fill="auto"/>
          </w:tcPr>
          <w:p w14:paraId="25347294" w14:textId="77777777" w:rsidR="00165A0C" w:rsidRPr="00165A0C" w:rsidRDefault="00165A0C" w:rsidP="00165A0C">
            <w:pPr>
              <w:spacing w:before="120" w:after="120"/>
              <w:rPr>
                <w:rFonts w:cs="Arial"/>
                <w:sz w:val="18"/>
              </w:rPr>
            </w:pPr>
          </w:p>
        </w:tc>
        <w:tc>
          <w:tcPr>
            <w:tcW w:w="1250" w:type="pct"/>
            <w:gridSpan w:val="4"/>
            <w:shd w:val="clear" w:color="auto" w:fill="auto"/>
          </w:tcPr>
          <w:p w14:paraId="681C70EE" w14:textId="77777777" w:rsidR="00165A0C" w:rsidRPr="00165A0C" w:rsidRDefault="00165A0C" w:rsidP="00165A0C">
            <w:pPr>
              <w:spacing w:before="120" w:after="120"/>
              <w:rPr>
                <w:rFonts w:cs="Arial"/>
                <w:sz w:val="18"/>
              </w:rPr>
            </w:pPr>
          </w:p>
        </w:tc>
        <w:tc>
          <w:tcPr>
            <w:tcW w:w="417" w:type="pct"/>
            <w:shd w:val="clear" w:color="auto" w:fill="auto"/>
          </w:tcPr>
          <w:p w14:paraId="26253A25" w14:textId="77777777" w:rsidR="00165A0C" w:rsidRPr="00165A0C" w:rsidRDefault="00165A0C" w:rsidP="00165A0C">
            <w:pPr>
              <w:spacing w:before="120" w:after="120"/>
              <w:rPr>
                <w:rFonts w:cs="Arial"/>
                <w:sz w:val="18"/>
              </w:rPr>
            </w:pPr>
            <w:r w:rsidRPr="00165A0C">
              <w:rPr>
                <w:rFonts w:cs="Arial"/>
                <w:sz w:val="18"/>
              </w:rPr>
              <w:t>TE</w:t>
            </w:r>
          </w:p>
        </w:tc>
        <w:tc>
          <w:tcPr>
            <w:tcW w:w="834" w:type="pct"/>
            <w:gridSpan w:val="2"/>
            <w:shd w:val="clear" w:color="auto" w:fill="auto"/>
          </w:tcPr>
          <w:p w14:paraId="7D34758E" w14:textId="77777777" w:rsidR="00165A0C" w:rsidRPr="00165A0C" w:rsidRDefault="00165A0C" w:rsidP="00165A0C">
            <w:pPr>
              <w:spacing w:before="120" w:after="120"/>
              <w:rPr>
                <w:rFonts w:cs="Arial"/>
                <w:sz w:val="18"/>
              </w:rPr>
            </w:pPr>
            <w:r w:rsidRPr="00165A0C">
              <w:rPr>
                <w:rFonts w:cs="Arial"/>
                <w:sz w:val="18"/>
              </w:rPr>
              <w:t>0, 2 (ordered)</w:t>
            </w:r>
          </w:p>
        </w:tc>
      </w:tr>
      <w:tr w:rsidR="00165A0C" w:rsidRPr="00165A0C" w14:paraId="060AE7FE" w14:textId="77777777" w:rsidTr="00B131AF">
        <w:tc>
          <w:tcPr>
            <w:tcW w:w="1665" w:type="pct"/>
            <w:gridSpan w:val="5"/>
            <w:shd w:val="clear" w:color="auto" w:fill="auto"/>
          </w:tcPr>
          <w:p w14:paraId="5E7AD8FE" w14:textId="77777777" w:rsidR="00165A0C" w:rsidRPr="00165A0C" w:rsidRDefault="00165A0C" w:rsidP="00165A0C">
            <w:pPr>
              <w:spacing w:before="120" w:after="120"/>
              <w:rPr>
                <w:rFonts w:cs="Arial"/>
                <w:sz w:val="18"/>
              </w:rPr>
            </w:pPr>
            <w:r w:rsidRPr="00165A0C">
              <w:rPr>
                <w:rFonts w:cs="Arial"/>
                <w:sz w:val="18"/>
              </w:rPr>
              <w:t>GLN Extension</w:t>
            </w:r>
          </w:p>
        </w:tc>
        <w:tc>
          <w:tcPr>
            <w:tcW w:w="834" w:type="pct"/>
            <w:gridSpan w:val="2"/>
            <w:shd w:val="clear" w:color="auto" w:fill="auto"/>
          </w:tcPr>
          <w:p w14:paraId="29E37B37" w14:textId="77777777" w:rsidR="00165A0C" w:rsidRPr="00165A0C" w:rsidRDefault="00165A0C" w:rsidP="00165A0C">
            <w:pPr>
              <w:spacing w:before="120" w:after="120"/>
              <w:rPr>
                <w:rFonts w:cs="Arial"/>
                <w:sz w:val="18"/>
              </w:rPr>
            </w:pPr>
          </w:p>
        </w:tc>
        <w:tc>
          <w:tcPr>
            <w:tcW w:w="1250" w:type="pct"/>
            <w:gridSpan w:val="4"/>
            <w:shd w:val="clear" w:color="auto" w:fill="auto"/>
          </w:tcPr>
          <w:p w14:paraId="16FAB8E3" w14:textId="77777777" w:rsidR="00165A0C" w:rsidRPr="00165A0C" w:rsidRDefault="00165A0C" w:rsidP="00165A0C">
            <w:pPr>
              <w:spacing w:before="120" w:after="120"/>
              <w:rPr>
                <w:rFonts w:cs="Arial"/>
                <w:sz w:val="18"/>
              </w:rPr>
            </w:pPr>
          </w:p>
        </w:tc>
        <w:tc>
          <w:tcPr>
            <w:tcW w:w="417" w:type="pct"/>
            <w:shd w:val="clear" w:color="auto" w:fill="auto"/>
          </w:tcPr>
          <w:p w14:paraId="2B939004" w14:textId="77777777" w:rsidR="00165A0C" w:rsidRPr="00165A0C" w:rsidRDefault="00165A0C" w:rsidP="00165A0C">
            <w:pPr>
              <w:spacing w:before="120" w:after="120"/>
              <w:rPr>
                <w:rFonts w:cs="Arial"/>
                <w:sz w:val="18"/>
              </w:rPr>
            </w:pPr>
            <w:r w:rsidRPr="00165A0C">
              <w:rPr>
                <w:rFonts w:cs="Arial"/>
                <w:sz w:val="18"/>
              </w:rPr>
              <w:t>TE</w:t>
            </w:r>
          </w:p>
        </w:tc>
        <w:tc>
          <w:tcPr>
            <w:tcW w:w="834" w:type="pct"/>
            <w:gridSpan w:val="2"/>
            <w:shd w:val="clear" w:color="auto" w:fill="auto"/>
          </w:tcPr>
          <w:p w14:paraId="5708C21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97188CA" w14:textId="77777777" w:rsidTr="00B131AF">
        <w:tc>
          <w:tcPr>
            <w:tcW w:w="1665" w:type="pct"/>
            <w:gridSpan w:val="5"/>
            <w:shd w:val="clear" w:color="auto" w:fill="auto"/>
          </w:tcPr>
          <w:p w14:paraId="6B72A382" w14:textId="77777777" w:rsidR="00165A0C" w:rsidRPr="00165A0C" w:rsidRDefault="00165A0C" w:rsidP="00165A0C">
            <w:pPr>
              <w:spacing w:before="120" w:after="120"/>
              <w:rPr>
                <w:rFonts w:cs="Arial"/>
                <w:sz w:val="18"/>
              </w:rPr>
            </w:pPr>
            <w:r w:rsidRPr="00165A0C">
              <w:rPr>
                <w:rFonts w:cs="Arial"/>
                <w:sz w:val="18"/>
              </w:rPr>
              <w:t>Metre Mark Number</w:t>
            </w:r>
          </w:p>
        </w:tc>
        <w:tc>
          <w:tcPr>
            <w:tcW w:w="834" w:type="pct"/>
            <w:gridSpan w:val="2"/>
            <w:shd w:val="clear" w:color="auto" w:fill="auto"/>
          </w:tcPr>
          <w:p w14:paraId="27F7A0D3" w14:textId="77777777" w:rsidR="00165A0C" w:rsidRPr="00165A0C" w:rsidRDefault="00165A0C" w:rsidP="00165A0C">
            <w:pPr>
              <w:spacing w:before="120" w:after="120"/>
              <w:rPr>
                <w:rFonts w:cs="Arial"/>
                <w:sz w:val="18"/>
              </w:rPr>
            </w:pPr>
          </w:p>
        </w:tc>
        <w:tc>
          <w:tcPr>
            <w:tcW w:w="1250" w:type="pct"/>
            <w:gridSpan w:val="4"/>
            <w:shd w:val="clear" w:color="auto" w:fill="auto"/>
          </w:tcPr>
          <w:p w14:paraId="61E17606" w14:textId="77777777" w:rsidR="00165A0C" w:rsidRPr="00165A0C" w:rsidRDefault="00165A0C" w:rsidP="00165A0C">
            <w:pPr>
              <w:spacing w:before="120" w:after="120"/>
              <w:rPr>
                <w:rFonts w:cs="Arial"/>
                <w:sz w:val="18"/>
              </w:rPr>
            </w:pPr>
          </w:p>
        </w:tc>
        <w:tc>
          <w:tcPr>
            <w:tcW w:w="417" w:type="pct"/>
            <w:shd w:val="clear" w:color="auto" w:fill="auto"/>
          </w:tcPr>
          <w:p w14:paraId="2179A6F0" w14:textId="77777777" w:rsidR="00165A0C" w:rsidRPr="00165A0C" w:rsidRDefault="00165A0C" w:rsidP="00165A0C">
            <w:pPr>
              <w:spacing w:before="120" w:after="120"/>
              <w:rPr>
                <w:rFonts w:cs="Arial"/>
                <w:sz w:val="18"/>
              </w:rPr>
            </w:pPr>
            <w:r w:rsidRPr="00165A0C">
              <w:rPr>
                <w:rFonts w:cs="Arial"/>
                <w:sz w:val="18"/>
              </w:rPr>
              <w:t>TE</w:t>
            </w:r>
          </w:p>
        </w:tc>
        <w:tc>
          <w:tcPr>
            <w:tcW w:w="834" w:type="pct"/>
            <w:gridSpan w:val="2"/>
            <w:shd w:val="clear" w:color="auto" w:fill="auto"/>
          </w:tcPr>
          <w:p w14:paraId="53060819" w14:textId="77777777" w:rsidR="00165A0C" w:rsidRPr="00165A0C" w:rsidRDefault="00165A0C" w:rsidP="00165A0C">
            <w:pPr>
              <w:spacing w:before="120" w:after="120"/>
              <w:rPr>
                <w:rFonts w:cs="Arial"/>
                <w:sz w:val="18"/>
              </w:rPr>
            </w:pPr>
            <w:r w:rsidRPr="00165A0C">
              <w:rPr>
                <w:rFonts w:cs="Arial"/>
                <w:sz w:val="18"/>
              </w:rPr>
              <w:t>0, 2 (ordered)</w:t>
            </w:r>
          </w:p>
        </w:tc>
      </w:tr>
      <w:tr w:rsidR="00165A0C" w:rsidRPr="00165A0C" w14:paraId="76C72F82" w14:textId="77777777" w:rsidTr="00B131AF">
        <w:tc>
          <w:tcPr>
            <w:tcW w:w="1665" w:type="pct"/>
            <w:gridSpan w:val="5"/>
            <w:shd w:val="clear" w:color="auto" w:fill="auto"/>
          </w:tcPr>
          <w:p w14:paraId="039981D5" w14:textId="77777777" w:rsidR="00165A0C" w:rsidRPr="00165A0C" w:rsidRDefault="00165A0C" w:rsidP="00165A0C">
            <w:pPr>
              <w:spacing w:before="120" w:after="120"/>
              <w:rPr>
                <w:rFonts w:cs="Arial"/>
                <w:sz w:val="18"/>
              </w:rPr>
            </w:pPr>
            <w:r w:rsidRPr="00165A0C">
              <w:rPr>
                <w:rFonts w:cs="Arial"/>
                <w:sz w:val="18"/>
              </w:rPr>
              <w:t>Manifold Number</w:t>
            </w:r>
          </w:p>
        </w:tc>
        <w:tc>
          <w:tcPr>
            <w:tcW w:w="834" w:type="pct"/>
            <w:gridSpan w:val="2"/>
            <w:shd w:val="clear" w:color="auto" w:fill="auto"/>
          </w:tcPr>
          <w:p w14:paraId="331670B1" w14:textId="77777777" w:rsidR="00165A0C" w:rsidRPr="00165A0C" w:rsidRDefault="00165A0C" w:rsidP="00165A0C">
            <w:pPr>
              <w:spacing w:before="120" w:after="120"/>
              <w:rPr>
                <w:rFonts w:cs="Arial"/>
                <w:sz w:val="18"/>
              </w:rPr>
            </w:pPr>
          </w:p>
        </w:tc>
        <w:tc>
          <w:tcPr>
            <w:tcW w:w="1250" w:type="pct"/>
            <w:gridSpan w:val="4"/>
            <w:shd w:val="clear" w:color="auto" w:fill="auto"/>
          </w:tcPr>
          <w:p w14:paraId="7EEE057F" w14:textId="77777777" w:rsidR="00165A0C" w:rsidRPr="00165A0C" w:rsidRDefault="00165A0C" w:rsidP="00165A0C">
            <w:pPr>
              <w:spacing w:before="120" w:after="120"/>
              <w:rPr>
                <w:rFonts w:cs="Arial"/>
                <w:sz w:val="18"/>
              </w:rPr>
            </w:pPr>
          </w:p>
        </w:tc>
        <w:tc>
          <w:tcPr>
            <w:tcW w:w="417" w:type="pct"/>
            <w:shd w:val="clear" w:color="auto" w:fill="auto"/>
          </w:tcPr>
          <w:p w14:paraId="0C55D91E" w14:textId="77777777" w:rsidR="00165A0C" w:rsidRPr="00165A0C" w:rsidRDefault="00165A0C" w:rsidP="00165A0C">
            <w:pPr>
              <w:spacing w:before="120" w:after="120"/>
              <w:rPr>
                <w:rFonts w:cs="Arial"/>
                <w:sz w:val="18"/>
              </w:rPr>
            </w:pPr>
            <w:r w:rsidRPr="00165A0C">
              <w:rPr>
                <w:rFonts w:cs="Arial"/>
                <w:sz w:val="18"/>
              </w:rPr>
              <w:t>TE</w:t>
            </w:r>
          </w:p>
        </w:tc>
        <w:tc>
          <w:tcPr>
            <w:tcW w:w="834" w:type="pct"/>
            <w:gridSpan w:val="2"/>
            <w:shd w:val="clear" w:color="auto" w:fill="auto"/>
          </w:tcPr>
          <w:p w14:paraId="547710AA" w14:textId="77777777" w:rsidR="00165A0C" w:rsidRPr="00165A0C" w:rsidRDefault="00165A0C" w:rsidP="00165A0C">
            <w:pPr>
              <w:spacing w:before="120" w:after="120"/>
              <w:rPr>
                <w:rFonts w:cs="Arial"/>
                <w:sz w:val="18"/>
              </w:rPr>
            </w:pPr>
            <w:r w:rsidRPr="00165A0C">
              <w:rPr>
                <w:rFonts w:cs="Arial"/>
                <w:sz w:val="18"/>
              </w:rPr>
              <w:t>0, 2 (ordered)</w:t>
            </w:r>
          </w:p>
        </w:tc>
      </w:tr>
      <w:tr w:rsidR="00165A0C" w:rsidRPr="00165A0C" w14:paraId="7533021D" w14:textId="77777777" w:rsidTr="00B131AF">
        <w:tc>
          <w:tcPr>
            <w:tcW w:w="1665" w:type="pct"/>
            <w:gridSpan w:val="5"/>
            <w:shd w:val="clear" w:color="auto" w:fill="auto"/>
          </w:tcPr>
          <w:p w14:paraId="527681B1" w14:textId="77777777" w:rsidR="00165A0C" w:rsidRPr="00165A0C" w:rsidRDefault="00165A0C" w:rsidP="00165A0C">
            <w:pPr>
              <w:spacing w:before="120" w:after="120"/>
              <w:rPr>
                <w:rFonts w:cs="Arial"/>
                <w:sz w:val="18"/>
              </w:rPr>
            </w:pPr>
            <w:r w:rsidRPr="00165A0C">
              <w:rPr>
                <w:rFonts w:cs="Arial"/>
                <w:sz w:val="18"/>
              </w:rPr>
              <w:t>Ramp Number</w:t>
            </w:r>
          </w:p>
        </w:tc>
        <w:tc>
          <w:tcPr>
            <w:tcW w:w="834" w:type="pct"/>
            <w:gridSpan w:val="2"/>
            <w:shd w:val="clear" w:color="auto" w:fill="auto"/>
          </w:tcPr>
          <w:p w14:paraId="275A39B2" w14:textId="77777777" w:rsidR="00165A0C" w:rsidRPr="00165A0C" w:rsidRDefault="00165A0C" w:rsidP="00165A0C">
            <w:pPr>
              <w:spacing w:before="120" w:after="120"/>
              <w:rPr>
                <w:rFonts w:cs="Arial"/>
                <w:sz w:val="18"/>
              </w:rPr>
            </w:pPr>
          </w:p>
        </w:tc>
        <w:tc>
          <w:tcPr>
            <w:tcW w:w="1250" w:type="pct"/>
            <w:gridSpan w:val="4"/>
            <w:shd w:val="clear" w:color="auto" w:fill="auto"/>
          </w:tcPr>
          <w:p w14:paraId="4B6425B3" w14:textId="77777777" w:rsidR="00165A0C" w:rsidRPr="00165A0C" w:rsidRDefault="00165A0C" w:rsidP="00165A0C">
            <w:pPr>
              <w:spacing w:before="120" w:after="120"/>
              <w:rPr>
                <w:rFonts w:cs="Arial"/>
                <w:sz w:val="18"/>
              </w:rPr>
            </w:pPr>
          </w:p>
        </w:tc>
        <w:tc>
          <w:tcPr>
            <w:tcW w:w="417" w:type="pct"/>
            <w:shd w:val="clear" w:color="auto" w:fill="auto"/>
          </w:tcPr>
          <w:p w14:paraId="5C071B2B" w14:textId="77777777" w:rsidR="00165A0C" w:rsidRPr="00165A0C" w:rsidRDefault="00165A0C" w:rsidP="00165A0C">
            <w:pPr>
              <w:spacing w:before="120" w:after="120"/>
              <w:rPr>
                <w:rFonts w:cs="Arial"/>
                <w:sz w:val="18"/>
              </w:rPr>
            </w:pPr>
            <w:r w:rsidRPr="00165A0C">
              <w:rPr>
                <w:rFonts w:cs="Arial"/>
                <w:sz w:val="18"/>
              </w:rPr>
              <w:t>TE</w:t>
            </w:r>
          </w:p>
        </w:tc>
        <w:tc>
          <w:tcPr>
            <w:tcW w:w="834" w:type="pct"/>
            <w:gridSpan w:val="2"/>
            <w:shd w:val="clear" w:color="auto" w:fill="auto"/>
          </w:tcPr>
          <w:p w14:paraId="17AA23FB"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6D58C52" w14:textId="77777777" w:rsidTr="00B131AF">
        <w:tc>
          <w:tcPr>
            <w:tcW w:w="1665" w:type="pct"/>
            <w:gridSpan w:val="5"/>
            <w:shd w:val="clear" w:color="auto" w:fill="auto"/>
          </w:tcPr>
          <w:p w14:paraId="40E4F9A3" w14:textId="77777777" w:rsidR="00165A0C" w:rsidRPr="00165A0C" w:rsidRDefault="00165A0C" w:rsidP="00165A0C">
            <w:pPr>
              <w:spacing w:before="120" w:after="120"/>
              <w:rPr>
                <w:rFonts w:cs="Arial"/>
                <w:sz w:val="18"/>
              </w:rPr>
            </w:pPr>
            <w:r w:rsidRPr="00165A0C">
              <w:rPr>
                <w:rFonts w:cs="Arial"/>
                <w:sz w:val="18"/>
              </w:rPr>
              <w:t>Location by Text</w:t>
            </w:r>
          </w:p>
        </w:tc>
        <w:tc>
          <w:tcPr>
            <w:tcW w:w="834" w:type="pct"/>
            <w:gridSpan w:val="2"/>
            <w:shd w:val="clear" w:color="auto" w:fill="auto"/>
          </w:tcPr>
          <w:p w14:paraId="2B49B9A8" w14:textId="77777777" w:rsidR="00165A0C" w:rsidRPr="00165A0C" w:rsidRDefault="00165A0C" w:rsidP="00165A0C">
            <w:pPr>
              <w:spacing w:before="120" w:after="120"/>
              <w:rPr>
                <w:rFonts w:cs="Arial"/>
                <w:sz w:val="18"/>
              </w:rPr>
            </w:pPr>
          </w:p>
        </w:tc>
        <w:tc>
          <w:tcPr>
            <w:tcW w:w="1250" w:type="pct"/>
            <w:gridSpan w:val="4"/>
            <w:shd w:val="clear" w:color="auto" w:fill="auto"/>
          </w:tcPr>
          <w:p w14:paraId="46643AE5" w14:textId="77777777" w:rsidR="00165A0C" w:rsidRPr="00165A0C" w:rsidRDefault="00165A0C" w:rsidP="00165A0C">
            <w:pPr>
              <w:spacing w:before="120" w:after="120"/>
              <w:rPr>
                <w:rFonts w:cs="Arial"/>
                <w:sz w:val="18"/>
              </w:rPr>
            </w:pPr>
          </w:p>
        </w:tc>
        <w:tc>
          <w:tcPr>
            <w:tcW w:w="417" w:type="pct"/>
            <w:shd w:val="clear" w:color="auto" w:fill="auto"/>
          </w:tcPr>
          <w:p w14:paraId="0E344D5E" w14:textId="77777777" w:rsidR="00165A0C" w:rsidRPr="00165A0C" w:rsidRDefault="00165A0C" w:rsidP="00165A0C">
            <w:pPr>
              <w:spacing w:before="120" w:after="120"/>
              <w:rPr>
                <w:rFonts w:cs="Arial"/>
                <w:sz w:val="18"/>
              </w:rPr>
            </w:pPr>
            <w:r w:rsidRPr="00165A0C">
              <w:rPr>
                <w:rFonts w:cs="Arial"/>
                <w:sz w:val="18"/>
              </w:rPr>
              <w:t>TE</w:t>
            </w:r>
          </w:p>
        </w:tc>
        <w:tc>
          <w:tcPr>
            <w:tcW w:w="834" w:type="pct"/>
            <w:gridSpan w:val="2"/>
            <w:shd w:val="clear" w:color="auto" w:fill="auto"/>
          </w:tcPr>
          <w:p w14:paraId="0788D164"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0824945" w14:textId="77777777" w:rsidTr="00B131AF">
        <w:tc>
          <w:tcPr>
            <w:tcW w:w="1665" w:type="pct"/>
            <w:gridSpan w:val="5"/>
            <w:shd w:val="clear" w:color="auto" w:fill="auto"/>
          </w:tcPr>
          <w:p w14:paraId="6974F8F5" w14:textId="77777777" w:rsidR="00165A0C" w:rsidRPr="00165A0C" w:rsidRDefault="00165A0C" w:rsidP="00165A0C">
            <w:pPr>
              <w:spacing w:before="120" w:after="120"/>
              <w:rPr>
                <w:rFonts w:cs="Arial"/>
                <w:sz w:val="18"/>
              </w:rPr>
            </w:pPr>
            <w:r w:rsidRPr="00165A0C">
              <w:rPr>
                <w:rFonts w:cs="Arial"/>
                <w:sz w:val="18"/>
              </w:rPr>
              <w:t>Method of Securing</w:t>
            </w:r>
          </w:p>
        </w:tc>
        <w:tc>
          <w:tcPr>
            <w:tcW w:w="834" w:type="pct"/>
            <w:gridSpan w:val="2"/>
            <w:shd w:val="clear" w:color="auto" w:fill="auto"/>
          </w:tcPr>
          <w:p w14:paraId="477FC0AC" w14:textId="77777777" w:rsidR="00165A0C" w:rsidRPr="00165A0C" w:rsidRDefault="00165A0C" w:rsidP="00165A0C">
            <w:pPr>
              <w:spacing w:before="120" w:after="120"/>
              <w:rPr>
                <w:rFonts w:cs="Arial"/>
                <w:sz w:val="18"/>
              </w:rPr>
            </w:pPr>
          </w:p>
        </w:tc>
        <w:tc>
          <w:tcPr>
            <w:tcW w:w="1250" w:type="pct"/>
            <w:gridSpan w:val="4"/>
            <w:shd w:val="clear" w:color="auto" w:fill="auto"/>
          </w:tcPr>
          <w:p w14:paraId="0B0F4F05" w14:textId="77777777" w:rsidR="00165A0C" w:rsidRPr="00165A0C" w:rsidRDefault="00165A0C" w:rsidP="00165A0C">
            <w:pPr>
              <w:spacing w:before="120" w:after="120"/>
              <w:rPr>
                <w:rFonts w:cs="Arial"/>
                <w:sz w:val="18"/>
              </w:rPr>
            </w:pPr>
            <w:r w:rsidRPr="00165A0C">
              <w:rPr>
                <w:rFonts w:cs="Arial"/>
                <w:sz w:val="18"/>
              </w:rPr>
              <w:t>1 : Bow to Seaward</w:t>
            </w:r>
          </w:p>
          <w:p w14:paraId="65571FB2" w14:textId="77777777" w:rsidR="00165A0C" w:rsidRPr="00165A0C" w:rsidRDefault="00165A0C" w:rsidP="00165A0C">
            <w:pPr>
              <w:spacing w:before="120" w:after="120"/>
              <w:rPr>
                <w:rFonts w:cs="Arial"/>
                <w:sz w:val="18"/>
              </w:rPr>
            </w:pPr>
            <w:r w:rsidRPr="00165A0C">
              <w:rPr>
                <w:rFonts w:cs="Arial"/>
                <w:sz w:val="18"/>
              </w:rPr>
              <w:t>2 : Stern to Seaward</w:t>
            </w:r>
          </w:p>
          <w:p w14:paraId="5A67E84C" w14:textId="77777777" w:rsidR="00165A0C" w:rsidRPr="00165A0C" w:rsidRDefault="00165A0C" w:rsidP="00165A0C">
            <w:pPr>
              <w:spacing w:before="120" w:after="120"/>
              <w:rPr>
                <w:rFonts w:cs="Arial"/>
                <w:sz w:val="18"/>
              </w:rPr>
            </w:pPr>
            <w:r w:rsidRPr="00165A0C">
              <w:rPr>
                <w:rFonts w:cs="Arial"/>
                <w:sz w:val="18"/>
              </w:rPr>
              <w:t>3 : Mediterranean Mooring</w:t>
            </w:r>
          </w:p>
          <w:p w14:paraId="5F479661" w14:textId="77777777" w:rsidR="00165A0C" w:rsidRPr="00165A0C" w:rsidRDefault="00165A0C" w:rsidP="00165A0C">
            <w:pPr>
              <w:spacing w:before="120" w:after="120"/>
              <w:rPr>
                <w:rFonts w:cs="Arial"/>
                <w:sz w:val="18"/>
              </w:rPr>
            </w:pPr>
            <w:r w:rsidRPr="00165A0C">
              <w:rPr>
                <w:rFonts w:cs="Arial"/>
                <w:sz w:val="18"/>
              </w:rPr>
              <w:lastRenderedPageBreak/>
              <w:t>4 : Baltic Mooring</w:t>
            </w:r>
          </w:p>
          <w:p w14:paraId="58610138" w14:textId="77777777" w:rsidR="00165A0C" w:rsidRPr="00165A0C" w:rsidRDefault="00165A0C" w:rsidP="00165A0C">
            <w:pPr>
              <w:spacing w:before="120" w:after="120"/>
              <w:rPr>
                <w:rFonts w:cs="Arial"/>
                <w:sz w:val="18"/>
              </w:rPr>
            </w:pPr>
            <w:r w:rsidRPr="00165A0C">
              <w:rPr>
                <w:rFonts w:cs="Arial"/>
                <w:sz w:val="18"/>
              </w:rPr>
              <w:t>5 : Running Mooring</w:t>
            </w:r>
          </w:p>
          <w:p w14:paraId="1C78B676" w14:textId="77777777" w:rsidR="00165A0C" w:rsidRPr="00165A0C" w:rsidRDefault="00165A0C" w:rsidP="00165A0C">
            <w:pPr>
              <w:spacing w:before="120" w:after="120"/>
              <w:rPr>
                <w:rFonts w:cs="Arial"/>
                <w:sz w:val="18"/>
              </w:rPr>
            </w:pPr>
            <w:r w:rsidRPr="00165A0C">
              <w:rPr>
                <w:rFonts w:cs="Arial"/>
                <w:sz w:val="18"/>
              </w:rPr>
              <w:t>6 : Standing Mooring</w:t>
            </w:r>
          </w:p>
          <w:p w14:paraId="5DFC7CAC" w14:textId="77777777" w:rsidR="00165A0C" w:rsidRPr="00165A0C" w:rsidRDefault="00165A0C" w:rsidP="00165A0C">
            <w:pPr>
              <w:spacing w:before="120" w:after="120"/>
              <w:rPr>
                <w:rFonts w:cs="Arial"/>
                <w:sz w:val="18"/>
              </w:rPr>
            </w:pPr>
            <w:r w:rsidRPr="00165A0C">
              <w:rPr>
                <w:rFonts w:cs="Arial"/>
                <w:sz w:val="18"/>
              </w:rPr>
              <w:t>7 : Single Point Mooring</w:t>
            </w:r>
          </w:p>
          <w:p w14:paraId="3A47A7FA" w14:textId="77777777" w:rsidR="00165A0C" w:rsidRPr="00165A0C" w:rsidRDefault="00165A0C" w:rsidP="00165A0C">
            <w:pPr>
              <w:spacing w:before="120" w:after="120"/>
              <w:rPr>
                <w:rFonts w:cs="Arial"/>
                <w:sz w:val="18"/>
              </w:rPr>
            </w:pPr>
            <w:r w:rsidRPr="00165A0C">
              <w:rPr>
                <w:rFonts w:cs="Arial"/>
                <w:sz w:val="18"/>
              </w:rPr>
              <w:t>8 : Conventional Mooring</w:t>
            </w:r>
          </w:p>
          <w:p w14:paraId="6A040553" w14:textId="77777777" w:rsidR="00165A0C" w:rsidRPr="00165A0C" w:rsidRDefault="00165A0C" w:rsidP="00165A0C">
            <w:pPr>
              <w:spacing w:before="120" w:after="120"/>
              <w:rPr>
                <w:rFonts w:cs="Arial"/>
                <w:sz w:val="18"/>
              </w:rPr>
            </w:pPr>
            <w:r w:rsidRPr="00165A0C">
              <w:rPr>
                <w:rFonts w:cs="Arial"/>
                <w:sz w:val="18"/>
              </w:rPr>
              <w:t>9 : Ship-to-Ship Mooring</w:t>
            </w:r>
          </w:p>
          <w:p w14:paraId="374D2362" w14:textId="77777777" w:rsidR="00165A0C" w:rsidRPr="00165A0C" w:rsidRDefault="00165A0C" w:rsidP="00165A0C">
            <w:pPr>
              <w:spacing w:before="120" w:after="120"/>
              <w:rPr>
                <w:rFonts w:cs="Arial"/>
                <w:sz w:val="18"/>
              </w:rPr>
            </w:pPr>
            <w:r w:rsidRPr="00165A0C">
              <w:rPr>
                <w:rFonts w:cs="Arial"/>
                <w:sz w:val="18"/>
              </w:rPr>
              <w:t>10 : Spider Buoy Mooring</w:t>
            </w:r>
          </w:p>
        </w:tc>
        <w:tc>
          <w:tcPr>
            <w:tcW w:w="417" w:type="pct"/>
            <w:shd w:val="clear" w:color="auto" w:fill="auto"/>
          </w:tcPr>
          <w:p w14:paraId="25534576" w14:textId="77777777" w:rsidR="00165A0C" w:rsidRPr="00165A0C" w:rsidRDefault="00165A0C" w:rsidP="00165A0C">
            <w:pPr>
              <w:spacing w:before="120" w:after="120"/>
              <w:rPr>
                <w:rFonts w:cs="Arial"/>
                <w:sz w:val="18"/>
              </w:rPr>
            </w:pPr>
            <w:r w:rsidRPr="00165A0C">
              <w:rPr>
                <w:rFonts w:cs="Arial"/>
                <w:sz w:val="18"/>
              </w:rPr>
              <w:lastRenderedPageBreak/>
              <w:t>EN</w:t>
            </w:r>
          </w:p>
        </w:tc>
        <w:tc>
          <w:tcPr>
            <w:tcW w:w="834" w:type="pct"/>
            <w:gridSpan w:val="2"/>
            <w:shd w:val="clear" w:color="auto" w:fill="auto"/>
          </w:tcPr>
          <w:p w14:paraId="069C981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C5EC7F3" w14:textId="77777777" w:rsidTr="00B131AF">
        <w:tc>
          <w:tcPr>
            <w:tcW w:w="1665" w:type="pct"/>
            <w:gridSpan w:val="5"/>
            <w:shd w:val="clear" w:color="auto" w:fill="auto"/>
          </w:tcPr>
          <w:p w14:paraId="6141C364" w14:textId="77777777" w:rsidR="00165A0C" w:rsidRPr="00165A0C" w:rsidRDefault="00165A0C" w:rsidP="00165A0C">
            <w:pPr>
              <w:spacing w:before="120" w:after="120"/>
              <w:rPr>
                <w:rFonts w:cs="Arial"/>
                <w:sz w:val="18"/>
              </w:rPr>
            </w:pPr>
            <w:r w:rsidRPr="00165A0C">
              <w:rPr>
                <w:rFonts w:cs="Arial"/>
                <w:sz w:val="18"/>
              </w:rPr>
              <w:t>UN Location Code</w:t>
            </w:r>
          </w:p>
        </w:tc>
        <w:tc>
          <w:tcPr>
            <w:tcW w:w="834" w:type="pct"/>
            <w:gridSpan w:val="2"/>
            <w:shd w:val="clear" w:color="auto" w:fill="auto"/>
          </w:tcPr>
          <w:p w14:paraId="32F1BFAD" w14:textId="77777777" w:rsidR="00165A0C" w:rsidRPr="00165A0C" w:rsidRDefault="00165A0C" w:rsidP="00165A0C">
            <w:pPr>
              <w:spacing w:before="120" w:after="120"/>
              <w:rPr>
                <w:rFonts w:cs="Arial"/>
                <w:sz w:val="18"/>
              </w:rPr>
            </w:pPr>
          </w:p>
        </w:tc>
        <w:tc>
          <w:tcPr>
            <w:tcW w:w="1250" w:type="pct"/>
            <w:gridSpan w:val="4"/>
            <w:shd w:val="clear" w:color="auto" w:fill="auto"/>
          </w:tcPr>
          <w:p w14:paraId="7F531C59" w14:textId="77777777" w:rsidR="00165A0C" w:rsidRPr="00165A0C" w:rsidRDefault="00165A0C" w:rsidP="00165A0C">
            <w:pPr>
              <w:spacing w:before="120" w:after="120"/>
              <w:rPr>
                <w:rFonts w:cs="Arial"/>
                <w:sz w:val="18"/>
              </w:rPr>
            </w:pPr>
          </w:p>
        </w:tc>
        <w:tc>
          <w:tcPr>
            <w:tcW w:w="417" w:type="pct"/>
            <w:shd w:val="clear" w:color="auto" w:fill="auto"/>
          </w:tcPr>
          <w:p w14:paraId="32736DA1" w14:textId="77777777" w:rsidR="00165A0C" w:rsidRPr="00165A0C" w:rsidRDefault="00165A0C" w:rsidP="00165A0C">
            <w:pPr>
              <w:spacing w:before="120" w:after="120"/>
              <w:rPr>
                <w:rFonts w:cs="Arial"/>
                <w:sz w:val="18"/>
              </w:rPr>
            </w:pPr>
            <w:r w:rsidRPr="00165A0C">
              <w:rPr>
                <w:rFonts w:cs="Arial"/>
                <w:sz w:val="18"/>
              </w:rPr>
              <w:t>TE</w:t>
            </w:r>
          </w:p>
        </w:tc>
        <w:tc>
          <w:tcPr>
            <w:tcW w:w="834" w:type="pct"/>
            <w:gridSpan w:val="2"/>
            <w:shd w:val="clear" w:color="auto" w:fill="auto"/>
          </w:tcPr>
          <w:p w14:paraId="11419787"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787C7858" w14:textId="77777777" w:rsidTr="00B131AF">
        <w:tc>
          <w:tcPr>
            <w:tcW w:w="1665" w:type="pct"/>
            <w:gridSpan w:val="5"/>
            <w:shd w:val="clear" w:color="auto" w:fill="auto"/>
          </w:tcPr>
          <w:p w14:paraId="7B2967B3" w14:textId="77777777" w:rsidR="00165A0C" w:rsidRPr="00165A0C" w:rsidRDefault="00165A0C" w:rsidP="00165A0C">
            <w:pPr>
              <w:spacing w:before="120" w:after="120"/>
              <w:rPr>
                <w:rFonts w:cs="Arial"/>
                <w:sz w:val="18"/>
              </w:rPr>
            </w:pPr>
            <w:r w:rsidRPr="00165A0C">
              <w:rPr>
                <w:rFonts w:cs="Arial"/>
                <w:sz w:val="18"/>
              </w:rPr>
              <w:t>Terminal Identifier</w:t>
            </w:r>
          </w:p>
        </w:tc>
        <w:tc>
          <w:tcPr>
            <w:tcW w:w="834" w:type="pct"/>
            <w:gridSpan w:val="2"/>
            <w:shd w:val="clear" w:color="auto" w:fill="auto"/>
          </w:tcPr>
          <w:p w14:paraId="7E7C4798" w14:textId="77777777" w:rsidR="00165A0C" w:rsidRPr="00165A0C" w:rsidRDefault="00165A0C" w:rsidP="00165A0C">
            <w:pPr>
              <w:spacing w:before="120" w:after="120"/>
              <w:rPr>
                <w:rFonts w:cs="Arial"/>
                <w:sz w:val="18"/>
              </w:rPr>
            </w:pPr>
          </w:p>
        </w:tc>
        <w:tc>
          <w:tcPr>
            <w:tcW w:w="1250" w:type="pct"/>
            <w:gridSpan w:val="4"/>
            <w:shd w:val="clear" w:color="auto" w:fill="auto"/>
          </w:tcPr>
          <w:p w14:paraId="00D37EF2" w14:textId="77777777" w:rsidR="00165A0C" w:rsidRPr="00165A0C" w:rsidRDefault="00165A0C" w:rsidP="00165A0C">
            <w:pPr>
              <w:spacing w:before="120" w:after="120"/>
              <w:rPr>
                <w:rFonts w:cs="Arial"/>
                <w:sz w:val="18"/>
              </w:rPr>
            </w:pPr>
          </w:p>
        </w:tc>
        <w:tc>
          <w:tcPr>
            <w:tcW w:w="417" w:type="pct"/>
            <w:shd w:val="clear" w:color="auto" w:fill="auto"/>
          </w:tcPr>
          <w:p w14:paraId="4CB9AC9B" w14:textId="77777777" w:rsidR="00165A0C" w:rsidRPr="00165A0C" w:rsidRDefault="00165A0C" w:rsidP="00165A0C">
            <w:pPr>
              <w:spacing w:before="120" w:after="120"/>
              <w:rPr>
                <w:rFonts w:cs="Arial"/>
                <w:sz w:val="18"/>
              </w:rPr>
            </w:pPr>
            <w:r w:rsidRPr="00165A0C">
              <w:rPr>
                <w:rFonts w:cs="Arial"/>
                <w:sz w:val="18"/>
              </w:rPr>
              <w:t>TE</w:t>
            </w:r>
          </w:p>
        </w:tc>
        <w:tc>
          <w:tcPr>
            <w:tcW w:w="834" w:type="pct"/>
            <w:gridSpan w:val="2"/>
            <w:shd w:val="clear" w:color="auto" w:fill="auto"/>
          </w:tcPr>
          <w:p w14:paraId="0A1F93F9"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400E028" w14:textId="77777777" w:rsidTr="00B131AF">
        <w:tc>
          <w:tcPr>
            <w:tcW w:w="5000" w:type="pct"/>
            <w:gridSpan w:val="14"/>
            <w:shd w:val="clear" w:color="auto" w:fill="auto"/>
          </w:tcPr>
          <w:p w14:paraId="5A21AD58" w14:textId="15519DD4" w:rsidR="00165A0C" w:rsidRPr="00165A0C" w:rsidRDefault="00165A0C" w:rsidP="00165A0C">
            <w:pPr>
              <w:spacing w:before="120" w:after="120"/>
              <w:rPr>
                <w:rFonts w:cs="Arial"/>
              </w:rPr>
            </w:pPr>
            <w:r w:rsidRPr="00165A0C">
              <w:rPr>
                <w:rFonts w:cs="Arial"/>
                <w:u w:val="single"/>
              </w:rPr>
              <w:t>INT 1 Reference:</w:t>
            </w:r>
            <w:r w:rsidR="000B28A1">
              <w:rPr>
                <w:rFonts w:cs="Arial"/>
                <w:u w:val="single"/>
              </w:rPr>
              <w:t xml:space="preserve"> --</w:t>
            </w:r>
          </w:p>
          <w:p w14:paraId="59040007" w14:textId="77FE39D0" w:rsidR="00165A0C" w:rsidRDefault="003B17B6" w:rsidP="003B17B6">
            <w:pPr>
              <w:pStyle w:val="Heading3"/>
            </w:pPr>
            <w:bookmarkStart w:id="1277" w:name="_Toc120214412"/>
            <w:r>
              <w:t>General</w:t>
            </w:r>
            <w:bookmarkEnd w:id="1277"/>
          </w:p>
          <w:p w14:paraId="6EFCD8BF" w14:textId="478FC308" w:rsidR="003B17B6" w:rsidRDefault="0042190D" w:rsidP="00165A0C">
            <w:pPr>
              <w:spacing w:before="120" w:after="120"/>
              <w:rPr>
                <w:rFonts w:cs="Arial"/>
              </w:rPr>
            </w:pPr>
            <w:r w:rsidRPr="0042190D">
              <w:rPr>
                <w:rFonts w:cs="Arial"/>
              </w:rPr>
              <w:t>The berth encodes the named place where a vessel can be moored adjacent to a shoreline construction.</w:t>
            </w:r>
          </w:p>
          <w:p w14:paraId="7139E59E" w14:textId="0E046E13" w:rsidR="0042190D" w:rsidRPr="00165A0C" w:rsidRDefault="0042190D" w:rsidP="00165A0C">
            <w:pPr>
              <w:spacing w:before="120" w:after="120"/>
              <w:rPr>
                <w:rFonts w:cs="Arial"/>
              </w:rPr>
            </w:pPr>
          </w:p>
          <w:p w14:paraId="0981FE70" w14:textId="77777777" w:rsidR="00165A0C" w:rsidRPr="00165A0C" w:rsidRDefault="00165A0C" w:rsidP="00165A0C">
            <w:pPr>
              <w:spacing w:before="120" w:after="120"/>
              <w:rPr>
                <w:rFonts w:cs="Arial"/>
              </w:rPr>
            </w:pPr>
            <w:r w:rsidRPr="00165A0C">
              <w:rPr>
                <w:rFonts w:cs="Arial"/>
                <w:u w:val="single"/>
              </w:rPr>
              <w:t>Remarks:</w:t>
            </w:r>
          </w:p>
          <w:p w14:paraId="5AFF8539" w14:textId="33C0A872" w:rsidR="0042190D" w:rsidRDefault="0042190D" w:rsidP="0042190D">
            <w:pPr>
              <w:spacing w:before="120" w:after="120"/>
              <w:rPr>
                <w:ins w:id="1278" w:author="Raphael Malyankar" w:date="2022-12-08T02:26:00Z"/>
                <w:rFonts w:cs="Arial"/>
              </w:rPr>
            </w:pPr>
            <w:r w:rsidRPr="0042190D">
              <w:rPr>
                <w:rFonts w:cs="Arial"/>
              </w:rPr>
              <w:t xml:space="preserve">The complex attribute </w:t>
            </w:r>
            <w:proofErr w:type="spellStart"/>
            <w:r w:rsidRPr="0042190D">
              <w:rPr>
                <w:rFonts w:cs="Arial"/>
                <w:i/>
                <w:iCs/>
              </w:rPr>
              <w:t>featureName</w:t>
            </w:r>
            <w:proofErr w:type="spellEnd"/>
            <w:r w:rsidRPr="0042190D">
              <w:rPr>
                <w:rFonts w:cs="Arial"/>
              </w:rPr>
              <w:t xml:space="preserve"> is used to encode the name or number of the berth.</w:t>
            </w:r>
          </w:p>
          <w:p w14:paraId="010AE4E6" w14:textId="49036492" w:rsidR="00AB31A2" w:rsidRDefault="00AB31A2" w:rsidP="0042190D">
            <w:pPr>
              <w:spacing w:before="120" w:after="120"/>
              <w:rPr>
                <w:rFonts w:cs="Arial"/>
              </w:rPr>
            </w:pPr>
            <w:ins w:id="1279" w:author="Raphael Malyankar" w:date="2022-12-08T02:26:00Z">
              <w:r>
                <w:rPr>
                  <w:rFonts w:cs="Arial"/>
                </w:rPr>
                <w:t xml:space="preserve">Population of more than one of the attributes bollard number, metre mark number, manifold number, and ramp number is </w:t>
              </w:r>
            </w:ins>
            <w:ins w:id="1280" w:author="Raphael Malyankar" w:date="2022-12-08T02:27:00Z">
              <w:r>
                <w:rPr>
                  <w:rFonts w:cs="Arial"/>
                </w:rPr>
                <w:t xml:space="preserve">allowed but </w:t>
              </w:r>
            </w:ins>
            <w:ins w:id="1281" w:author="Raphael Malyankar" w:date="2022-12-08T02:28:00Z">
              <w:r>
                <w:rPr>
                  <w:rFonts w:cs="Arial"/>
                </w:rPr>
                <w:t xml:space="preserve">should be reviewed to ensure that it reflects the reality of what </w:t>
              </w:r>
            </w:ins>
            <w:ins w:id="1282" w:author="Raphael Malyankar" w:date="2022-12-08T02:30:00Z">
              <w:r>
                <w:rPr>
                  <w:rFonts w:cs="Arial"/>
                </w:rPr>
                <w:t>is used at the berth.</w:t>
              </w:r>
            </w:ins>
          </w:p>
          <w:p w14:paraId="5B0AC5C2" w14:textId="77777777" w:rsidR="00165A0C" w:rsidRPr="00165A0C" w:rsidRDefault="00165A0C" w:rsidP="00165A0C">
            <w:pPr>
              <w:spacing w:before="120" w:after="120"/>
              <w:rPr>
                <w:rFonts w:cs="Arial"/>
              </w:rPr>
            </w:pPr>
          </w:p>
          <w:p w14:paraId="475190B9" w14:textId="4ACDBFCA" w:rsidR="00165A0C" w:rsidRPr="00165A0C" w:rsidRDefault="00165A0C" w:rsidP="00165A0C">
            <w:pPr>
              <w:spacing w:before="120" w:after="120"/>
              <w:rPr>
                <w:rFonts w:cs="Arial"/>
              </w:rPr>
            </w:pPr>
            <w:r w:rsidRPr="00165A0C">
              <w:rPr>
                <w:rFonts w:cs="Arial"/>
                <w:u w:val="single"/>
              </w:rPr>
              <w:t>Distinction:</w:t>
            </w:r>
            <w:r w:rsidR="0042190D">
              <w:t xml:space="preserve"> </w:t>
            </w:r>
            <w:proofErr w:type="spellStart"/>
            <w:r w:rsidR="0042190D" w:rsidRPr="0042190D">
              <w:rPr>
                <w:rFonts w:cs="Arial"/>
              </w:rPr>
              <w:t>AnchorBerth</w:t>
            </w:r>
            <w:proofErr w:type="spellEnd"/>
            <w:r w:rsidR="0042190D" w:rsidRPr="0042190D">
              <w:rPr>
                <w:rFonts w:cs="Arial"/>
              </w:rPr>
              <w:t xml:space="preserve">; </w:t>
            </w:r>
            <w:proofErr w:type="spellStart"/>
            <w:r w:rsidR="0042190D" w:rsidRPr="0042190D">
              <w:rPr>
                <w:rFonts w:cs="Arial"/>
              </w:rPr>
              <w:t>DockArea</w:t>
            </w:r>
            <w:proofErr w:type="spellEnd"/>
            <w:r w:rsidR="0042190D" w:rsidRPr="0042190D">
              <w:rPr>
                <w:rFonts w:cs="Arial"/>
              </w:rPr>
              <w:t xml:space="preserve">; </w:t>
            </w:r>
            <w:proofErr w:type="spellStart"/>
            <w:r w:rsidR="0042190D" w:rsidRPr="0042190D">
              <w:rPr>
                <w:rFonts w:cs="Arial"/>
              </w:rPr>
              <w:t>MooringWarpingFacility</w:t>
            </w:r>
            <w:proofErr w:type="spellEnd"/>
          </w:p>
          <w:p w14:paraId="1F29DC9B" w14:textId="77777777" w:rsidR="00165A0C" w:rsidRPr="00165A0C" w:rsidRDefault="00165A0C" w:rsidP="00165A0C">
            <w:pPr>
              <w:spacing w:before="120" w:after="120"/>
              <w:rPr>
                <w:rFonts w:cs="Arial"/>
              </w:rPr>
            </w:pPr>
          </w:p>
        </w:tc>
      </w:tr>
      <w:tr w:rsidR="00165A0C" w:rsidRPr="00165A0C" w14:paraId="395825C3" w14:textId="77777777" w:rsidTr="00B131AF">
        <w:tc>
          <w:tcPr>
            <w:tcW w:w="5000" w:type="pct"/>
            <w:gridSpan w:val="14"/>
            <w:shd w:val="clear" w:color="auto" w:fill="auto"/>
          </w:tcPr>
          <w:p w14:paraId="42A11966" w14:textId="77777777" w:rsidR="00165A0C" w:rsidRPr="00165A0C" w:rsidRDefault="00165A0C" w:rsidP="00165A0C">
            <w:pPr>
              <w:spacing w:before="120" w:after="120"/>
              <w:rPr>
                <w:rFonts w:cs="Arial"/>
                <w:b/>
                <w:u w:val="single"/>
              </w:rPr>
            </w:pPr>
            <w:r w:rsidRPr="00165A0C">
              <w:rPr>
                <w:rFonts w:cs="Arial"/>
                <w:b/>
                <w:u w:val="single"/>
              </w:rPr>
              <w:t>Feature/Information associations</w:t>
            </w:r>
          </w:p>
        </w:tc>
      </w:tr>
      <w:tr w:rsidR="00165A0C" w:rsidRPr="00165A0C" w14:paraId="12EB7C83" w14:textId="77777777" w:rsidTr="003B17B6">
        <w:tc>
          <w:tcPr>
            <w:tcW w:w="517" w:type="pct"/>
            <w:vMerge w:val="restart"/>
            <w:shd w:val="clear" w:color="auto" w:fill="auto"/>
          </w:tcPr>
          <w:p w14:paraId="05AD7D2A" w14:textId="77777777" w:rsidR="00165A0C" w:rsidRPr="00165A0C" w:rsidRDefault="00165A0C" w:rsidP="00165A0C">
            <w:pPr>
              <w:spacing w:before="120" w:after="120"/>
              <w:rPr>
                <w:rFonts w:cs="Arial"/>
                <w:b/>
              </w:rPr>
            </w:pPr>
            <w:r w:rsidRPr="00165A0C">
              <w:rPr>
                <w:rFonts w:cs="Arial"/>
                <w:b/>
              </w:rPr>
              <w:t>Type</w:t>
            </w:r>
          </w:p>
        </w:tc>
        <w:tc>
          <w:tcPr>
            <w:tcW w:w="621" w:type="pct"/>
            <w:vMerge w:val="restart"/>
            <w:shd w:val="clear" w:color="auto" w:fill="auto"/>
          </w:tcPr>
          <w:p w14:paraId="6BA76722" w14:textId="77777777" w:rsidR="00165A0C" w:rsidRPr="00165A0C" w:rsidRDefault="00165A0C" w:rsidP="00165A0C">
            <w:pPr>
              <w:spacing w:before="120" w:after="120"/>
              <w:rPr>
                <w:rFonts w:cs="Arial"/>
                <w:b/>
              </w:rPr>
            </w:pPr>
            <w:r w:rsidRPr="00165A0C">
              <w:rPr>
                <w:rFonts w:cs="Arial"/>
                <w:b/>
              </w:rPr>
              <w:t>Association Name</w:t>
            </w:r>
          </w:p>
        </w:tc>
        <w:tc>
          <w:tcPr>
            <w:tcW w:w="3862" w:type="pct"/>
            <w:gridSpan w:val="12"/>
            <w:shd w:val="clear" w:color="auto" w:fill="auto"/>
          </w:tcPr>
          <w:p w14:paraId="102C6A02" w14:textId="77777777" w:rsidR="00165A0C" w:rsidRPr="00165A0C" w:rsidRDefault="00165A0C" w:rsidP="00165A0C">
            <w:pPr>
              <w:spacing w:before="120" w:after="120"/>
              <w:jc w:val="center"/>
              <w:rPr>
                <w:rFonts w:cs="Arial"/>
                <w:b/>
              </w:rPr>
            </w:pPr>
            <w:r w:rsidRPr="00165A0C">
              <w:rPr>
                <w:rFonts w:cs="Arial"/>
                <w:b/>
              </w:rPr>
              <w:t>Association Ends</w:t>
            </w:r>
          </w:p>
        </w:tc>
      </w:tr>
      <w:tr w:rsidR="00165A0C" w:rsidRPr="00165A0C" w14:paraId="3882EE5E" w14:textId="77777777" w:rsidTr="003B17B6">
        <w:tc>
          <w:tcPr>
            <w:tcW w:w="517" w:type="pct"/>
            <w:vMerge/>
            <w:shd w:val="clear" w:color="auto" w:fill="auto"/>
          </w:tcPr>
          <w:p w14:paraId="6F146064" w14:textId="77777777" w:rsidR="00165A0C" w:rsidRPr="00165A0C" w:rsidRDefault="00165A0C" w:rsidP="00165A0C">
            <w:pPr>
              <w:spacing w:before="120" w:after="120"/>
              <w:rPr>
                <w:rFonts w:cs="Arial"/>
              </w:rPr>
            </w:pPr>
          </w:p>
        </w:tc>
        <w:tc>
          <w:tcPr>
            <w:tcW w:w="621" w:type="pct"/>
            <w:vMerge/>
            <w:shd w:val="clear" w:color="auto" w:fill="auto"/>
          </w:tcPr>
          <w:p w14:paraId="7BC2BC02" w14:textId="77777777" w:rsidR="00165A0C" w:rsidRPr="00165A0C" w:rsidRDefault="00165A0C" w:rsidP="00165A0C">
            <w:pPr>
              <w:spacing w:before="120" w:after="120"/>
              <w:rPr>
                <w:rFonts w:cs="Arial"/>
              </w:rPr>
            </w:pPr>
          </w:p>
        </w:tc>
        <w:tc>
          <w:tcPr>
            <w:tcW w:w="355" w:type="pct"/>
            <w:gridSpan w:val="2"/>
            <w:shd w:val="clear" w:color="auto" w:fill="auto"/>
          </w:tcPr>
          <w:p w14:paraId="78B39747" w14:textId="77777777" w:rsidR="00165A0C" w:rsidRPr="00165A0C" w:rsidRDefault="00165A0C" w:rsidP="00165A0C">
            <w:pPr>
              <w:spacing w:before="120" w:after="120"/>
              <w:rPr>
                <w:rFonts w:cs="Arial"/>
                <w:b/>
              </w:rPr>
            </w:pPr>
            <w:r w:rsidRPr="00165A0C">
              <w:rPr>
                <w:rFonts w:cs="Arial"/>
                <w:b/>
              </w:rPr>
              <w:t>Class</w:t>
            </w:r>
          </w:p>
        </w:tc>
        <w:tc>
          <w:tcPr>
            <w:tcW w:w="814" w:type="pct"/>
            <w:gridSpan w:val="2"/>
            <w:shd w:val="clear" w:color="auto" w:fill="auto"/>
          </w:tcPr>
          <w:p w14:paraId="1CBF770E" w14:textId="77777777" w:rsidR="00165A0C" w:rsidRPr="00165A0C" w:rsidRDefault="00165A0C" w:rsidP="00165A0C">
            <w:pPr>
              <w:spacing w:before="120" w:after="120"/>
              <w:rPr>
                <w:rFonts w:cs="Arial"/>
                <w:b/>
              </w:rPr>
            </w:pPr>
            <w:r w:rsidRPr="00165A0C">
              <w:rPr>
                <w:rFonts w:cs="Arial"/>
                <w:b/>
              </w:rPr>
              <w:t>Role</w:t>
            </w:r>
          </w:p>
        </w:tc>
        <w:tc>
          <w:tcPr>
            <w:tcW w:w="301" w:type="pct"/>
            <w:gridSpan w:val="2"/>
            <w:shd w:val="clear" w:color="auto" w:fill="auto"/>
          </w:tcPr>
          <w:p w14:paraId="78471C17" w14:textId="77777777" w:rsidR="00165A0C" w:rsidRPr="00165A0C" w:rsidRDefault="00165A0C" w:rsidP="00165A0C">
            <w:pPr>
              <w:spacing w:before="120" w:after="120"/>
              <w:rPr>
                <w:rFonts w:cs="Arial"/>
                <w:b/>
              </w:rPr>
            </w:pPr>
            <w:proofErr w:type="spellStart"/>
            <w:r w:rsidRPr="00165A0C">
              <w:rPr>
                <w:rFonts w:cs="Arial"/>
                <w:b/>
              </w:rPr>
              <w:t>Mult</w:t>
            </w:r>
            <w:proofErr w:type="spellEnd"/>
          </w:p>
        </w:tc>
        <w:tc>
          <w:tcPr>
            <w:tcW w:w="955" w:type="pct"/>
            <w:gridSpan w:val="2"/>
            <w:shd w:val="clear" w:color="auto" w:fill="auto"/>
          </w:tcPr>
          <w:p w14:paraId="5B0D8D8C" w14:textId="77777777" w:rsidR="00165A0C" w:rsidRPr="00165A0C" w:rsidRDefault="00165A0C" w:rsidP="00165A0C">
            <w:pPr>
              <w:spacing w:before="120" w:after="120"/>
              <w:rPr>
                <w:rFonts w:cs="Arial"/>
                <w:b/>
              </w:rPr>
            </w:pPr>
            <w:r w:rsidRPr="00165A0C">
              <w:rPr>
                <w:rFonts w:cs="Arial"/>
                <w:b/>
              </w:rPr>
              <w:t>Class</w:t>
            </w:r>
          </w:p>
        </w:tc>
        <w:tc>
          <w:tcPr>
            <w:tcW w:w="1136" w:type="pct"/>
            <w:gridSpan w:val="3"/>
            <w:shd w:val="clear" w:color="auto" w:fill="auto"/>
          </w:tcPr>
          <w:p w14:paraId="31FC22FB" w14:textId="77777777" w:rsidR="00165A0C" w:rsidRPr="00165A0C" w:rsidRDefault="00165A0C" w:rsidP="00165A0C">
            <w:pPr>
              <w:spacing w:before="120" w:after="120"/>
              <w:rPr>
                <w:rFonts w:cs="Arial"/>
                <w:b/>
              </w:rPr>
            </w:pPr>
            <w:r w:rsidRPr="00165A0C">
              <w:rPr>
                <w:rFonts w:cs="Arial"/>
                <w:b/>
              </w:rPr>
              <w:t>Role</w:t>
            </w:r>
          </w:p>
        </w:tc>
        <w:tc>
          <w:tcPr>
            <w:tcW w:w="301" w:type="pct"/>
            <w:shd w:val="clear" w:color="auto" w:fill="auto"/>
          </w:tcPr>
          <w:p w14:paraId="30D6B8F9" w14:textId="77777777" w:rsidR="00165A0C" w:rsidRPr="00165A0C" w:rsidRDefault="00165A0C" w:rsidP="00165A0C">
            <w:pPr>
              <w:spacing w:before="120" w:after="120"/>
              <w:rPr>
                <w:rFonts w:cs="Arial"/>
                <w:b/>
              </w:rPr>
            </w:pPr>
            <w:proofErr w:type="spellStart"/>
            <w:r w:rsidRPr="00165A0C">
              <w:rPr>
                <w:rFonts w:cs="Arial"/>
                <w:b/>
              </w:rPr>
              <w:t>Mult</w:t>
            </w:r>
            <w:proofErr w:type="spellEnd"/>
          </w:p>
        </w:tc>
      </w:tr>
      <w:tr w:rsidR="00165A0C" w:rsidRPr="00165A0C" w14:paraId="0B552BB7" w14:textId="77777777" w:rsidTr="003B17B6">
        <w:tc>
          <w:tcPr>
            <w:tcW w:w="517" w:type="pct"/>
            <w:shd w:val="clear" w:color="auto" w:fill="auto"/>
          </w:tcPr>
          <w:p w14:paraId="11FF51AF" w14:textId="77777777" w:rsidR="00165A0C" w:rsidRPr="00165A0C" w:rsidRDefault="00165A0C" w:rsidP="00165A0C">
            <w:pPr>
              <w:spacing w:before="120" w:after="120"/>
              <w:rPr>
                <w:rFonts w:cs="Arial"/>
                <w:sz w:val="18"/>
              </w:rPr>
            </w:pPr>
            <w:r w:rsidRPr="00165A0C">
              <w:rPr>
                <w:rFonts w:cs="Arial"/>
                <w:sz w:val="18"/>
              </w:rPr>
              <w:t>association</w:t>
            </w:r>
          </w:p>
        </w:tc>
        <w:tc>
          <w:tcPr>
            <w:tcW w:w="621" w:type="pct"/>
            <w:shd w:val="clear" w:color="auto" w:fill="auto"/>
          </w:tcPr>
          <w:p w14:paraId="0AED6FA2" w14:textId="77777777" w:rsidR="00165A0C" w:rsidRPr="00165A0C" w:rsidRDefault="00165A0C" w:rsidP="00165A0C">
            <w:pPr>
              <w:spacing w:before="120" w:after="120"/>
              <w:rPr>
                <w:rFonts w:cs="Arial"/>
                <w:sz w:val="18"/>
              </w:rPr>
            </w:pPr>
            <w:r w:rsidRPr="00165A0C">
              <w:rPr>
                <w:rFonts w:cs="Arial"/>
                <w:sz w:val="18"/>
              </w:rPr>
              <w:t>Service Availability</w:t>
            </w:r>
          </w:p>
        </w:tc>
        <w:tc>
          <w:tcPr>
            <w:tcW w:w="355" w:type="pct"/>
            <w:gridSpan w:val="2"/>
            <w:shd w:val="clear" w:color="auto" w:fill="auto"/>
          </w:tcPr>
          <w:p w14:paraId="51E05126" w14:textId="77777777" w:rsidR="00165A0C" w:rsidRPr="00165A0C" w:rsidRDefault="00165A0C" w:rsidP="00165A0C">
            <w:pPr>
              <w:spacing w:before="120" w:after="120"/>
              <w:rPr>
                <w:rFonts w:cs="Arial"/>
                <w:b/>
                <w:sz w:val="18"/>
              </w:rPr>
            </w:pPr>
          </w:p>
        </w:tc>
        <w:tc>
          <w:tcPr>
            <w:tcW w:w="814" w:type="pct"/>
            <w:gridSpan w:val="2"/>
            <w:shd w:val="clear" w:color="auto" w:fill="auto"/>
          </w:tcPr>
          <w:p w14:paraId="2595FA98" w14:textId="77777777" w:rsidR="00165A0C" w:rsidRPr="00165A0C" w:rsidRDefault="00165A0C" w:rsidP="00165A0C">
            <w:pPr>
              <w:spacing w:before="120" w:after="120"/>
              <w:rPr>
                <w:rFonts w:cs="Arial"/>
                <w:sz w:val="18"/>
              </w:rPr>
            </w:pPr>
          </w:p>
        </w:tc>
        <w:tc>
          <w:tcPr>
            <w:tcW w:w="301" w:type="pct"/>
            <w:gridSpan w:val="2"/>
            <w:shd w:val="clear" w:color="auto" w:fill="auto"/>
          </w:tcPr>
          <w:p w14:paraId="05BB6041" w14:textId="77777777" w:rsidR="00165A0C" w:rsidRPr="00165A0C" w:rsidRDefault="00165A0C" w:rsidP="00165A0C">
            <w:pPr>
              <w:spacing w:before="120" w:after="120"/>
              <w:rPr>
                <w:rFonts w:cs="Arial"/>
                <w:sz w:val="18"/>
              </w:rPr>
            </w:pPr>
          </w:p>
        </w:tc>
        <w:tc>
          <w:tcPr>
            <w:tcW w:w="955" w:type="pct"/>
            <w:gridSpan w:val="2"/>
            <w:shd w:val="clear" w:color="auto" w:fill="auto"/>
          </w:tcPr>
          <w:p w14:paraId="00685896" w14:textId="77777777" w:rsidR="00165A0C" w:rsidRPr="00165A0C" w:rsidRDefault="00165A0C" w:rsidP="00165A0C">
            <w:pPr>
              <w:spacing w:before="120" w:after="120"/>
              <w:rPr>
                <w:rFonts w:cs="Arial"/>
                <w:b/>
                <w:sz w:val="18"/>
              </w:rPr>
            </w:pPr>
            <w:proofErr w:type="spellStart"/>
            <w:r w:rsidRPr="00165A0C">
              <w:rPr>
                <w:rFonts w:cs="Arial"/>
                <w:b/>
                <w:sz w:val="18"/>
              </w:rPr>
              <w:t>AvailablePortServices</w:t>
            </w:r>
            <w:proofErr w:type="spellEnd"/>
          </w:p>
        </w:tc>
        <w:tc>
          <w:tcPr>
            <w:tcW w:w="1136" w:type="pct"/>
            <w:gridSpan w:val="3"/>
            <w:shd w:val="clear" w:color="auto" w:fill="auto"/>
          </w:tcPr>
          <w:p w14:paraId="3E1B2418" w14:textId="77777777" w:rsidR="00165A0C" w:rsidRPr="00165A0C" w:rsidRDefault="00165A0C" w:rsidP="00165A0C">
            <w:pPr>
              <w:spacing w:before="120" w:after="120"/>
              <w:rPr>
                <w:rFonts w:cs="Arial"/>
                <w:sz w:val="18"/>
              </w:rPr>
            </w:pPr>
            <w:proofErr w:type="spellStart"/>
            <w:r w:rsidRPr="00165A0C">
              <w:rPr>
                <w:rFonts w:cs="Arial"/>
                <w:sz w:val="18"/>
              </w:rPr>
              <w:t>serviceDescriptionReference</w:t>
            </w:r>
            <w:proofErr w:type="spellEnd"/>
          </w:p>
        </w:tc>
        <w:tc>
          <w:tcPr>
            <w:tcW w:w="301" w:type="pct"/>
            <w:shd w:val="clear" w:color="auto" w:fill="auto"/>
          </w:tcPr>
          <w:p w14:paraId="32449000" w14:textId="77777777" w:rsidR="00165A0C" w:rsidRPr="00165A0C" w:rsidRDefault="00165A0C" w:rsidP="00165A0C">
            <w:pPr>
              <w:spacing w:before="120" w:after="120"/>
              <w:rPr>
                <w:rFonts w:cs="Arial"/>
              </w:rPr>
            </w:pPr>
            <w:r w:rsidRPr="00165A0C">
              <w:rPr>
                <w:rFonts w:cs="Arial"/>
              </w:rPr>
              <w:t>0, 1</w:t>
            </w:r>
          </w:p>
        </w:tc>
      </w:tr>
      <w:tr w:rsidR="00165A0C" w:rsidRPr="00165A0C" w14:paraId="310C3653" w14:textId="77777777" w:rsidTr="003B17B6">
        <w:tc>
          <w:tcPr>
            <w:tcW w:w="517" w:type="pct"/>
            <w:shd w:val="clear" w:color="auto" w:fill="auto"/>
          </w:tcPr>
          <w:p w14:paraId="5D7ACB8B" w14:textId="77777777" w:rsidR="00165A0C" w:rsidRPr="00165A0C" w:rsidRDefault="00165A0C" w:rsidP="00165A0C">
            <w:pPr>
              <w:spacing w:before="120" w:after="120"/>
              <w:rPr>
                <w:rFonts w:cs="Arial"/>
                <w:sz w:val="18"/>
              </w:rPr>
            </w:pPr>
            <w:r w:rsidRPr="00165A0C">
              <w:rPr>
                <w:rFonts w:cs="Arial"/>
                <w:sz w:val="18"/>
              </w:rPr>
              <w:t>association</w:t>
            </w:r>
          </w:p>
        </w:tc>
        <w:tc>
          <w:tcPr>
            <w:tcW w:w="621" w:type="pct"/>
            <w:shd w:val="clear" w:color="auto" w:fill="auto"/>
          </w:tcPr>
          <w:p w14:paraId="4ADF78F3" w14:textId="77777777" w:rsidR="00165A0C" w:rsidRPr="00165A0C" w:rsidRDefault="00165A0C" w:rsidP="00165A0C">
            <w:pPr>
              <w:spacing w:before="120" w:after="120"/>
              <w:rPr>
                <w:rFonts w:cs="Arial"/>
                <w:sz w:val="18"/>
              </w:rPr>
            </w:pPr>
            <w:r w:rsidRPr="00165A0C">
              <w:rPr>
                <w:rFonts w:cs="Arial"/>
                <w:sz w:val="18"/>
              </w:rPr>
              <w:t>Location Hours</w:t>
            </w:r>
          </w:p>
        </w:tc>
        <w:tc>
          <w:tcPr>
            <w:tcW w:w="355" w:type="pct"/>
            <w:gridSpan w:val="2"/>
            <w:shd w:val="clear" w:color="auto" w:fill="auto"/>
          </w:tcPr>
          <w:p w14:paraId="7A2FD9DE" w14:textId="77777777" w:rsidR="00165A0C" w:rsidRPr="00165A0C" w:rsidRDefault="00165A0C" w:rsidP="00165A0C">
            <w:pPr>
              <w:spacing w:before="120" w:after="120"/>
              <w:rPr>
                <w:rFonts w:cs="Arial"/>
                <w:b/>
                <w:sz w:val="18"/>
              </w:rPr>
            </w:pPr>
          </w:p>
        </w:tc>
        <w:tc>
          <w:tcPr>
            <w:tcW w:w="814" w:type="pct"/>
            <w:gridSpan w:val="2"/>
            <w:shd w:val="clear" w:color="auto" w:fill="auto"/>
          </w:tcPr>
          <w:p w14:paraId="18C60074" w14:textId="77777777" w:rsidR="00165A0C" w:rsidRPr="00165A0C" w:rsidRDefault="00165A0C" w:rsidP="00165A0C">
            <w:pPr>
              <w:spacing w:before="120" w:after="120"/>
              <w:rPr>
                <w:rFonts w:cs="Arial"/>
                <w:sz w:val="18"/>
              </w:rPr>
            </w:pPr>
          </w:p>
        </w:tc>
        <w:tc>
          <w:tcPr>
            <w:tcW w:w="301" w:type="pct"/>
            <w:gridSpan w:val="2"/>
            <w:shd w:val="clear" w:color="auto" w:fill="auto"/>
          </w:tcPr>
          <w:p w14:paraId="7F0C1DB5" w14:textId="77777777" w:rsidR="00165A0C" w:rsidRPr="00165A0C" w:rsidRDefault="00165A0C" w:rsidP="00165A0C">
            <w:pPr>
              <w:spacing w:before="120" w:after="120"/>
              <w:rPr>
                <w:rFonts w:cs="Arial"/>
                <w:sz w:val="18"/>
              </w:rPr>
            </w:pPr>
          </w:p>
        </w:tc>
        <w:tc>
          <w:tcPr>
            <w:tcW w:w="955" w:type="pct"/>
            <w:gridSpan w:val="2"/>
            <w:shd w:val="clear" w:color="auto" w:fill="auto"/>
          </w:tcPr>
          <w:p w14:paraId="0EDC921B" w14:textId="77777777" w:rsidR="00165A0C" w:rsidRPr="00165A0C" w:rsidRDefault="00165A0C" w:rsidP="00165A0C">
            <w:pPr>
              <w:spacing w:before="120" w:after="120"/>
              <w:rPr>
                <w:rFonts w:cs="Arial"/>
                <w:b/>
                <w:sz w:val="18"/>
              </w:rPr>
            </w:pPr>
            <w:proofErr w:type="spellStart"/>
            <w:r w:rsidRPr="00165A0C">
              <w:rPr>
                <w:rFonts w:cs="Arial"/>
                <w:b/>
                <w:sz w:val="18"/>
              </w:rPr>
              <w:t>ServiceHours</w:t>
            </w:r>
            <w:proofErr w:type="spellEnd"/>
          </w:p>
        </w:tc>
        <w:tc>
          <w:tcPr>
            <w:tcW w:w="1136" w:type="pct"/>
            <w:gridSpan w:val="3"/>
            <w:shd w:val="clear" w:color="auto" w:fill="auto"/>
          </w:tcPr>
          <w:p w14:paraId="3EDDD845" w14:textId="77777777" w:rsidR="00165A0C" w:rsidRPr="00165A0C" w:rsidRDefault="00165A0C" w:rsidP="00165A0C">
            <w:pPr>
              <w:spacing w:before="120" w:after="120"/>
              <w:rPr>
                <w:rFonts w:cs="Arial"/>
                <w:sz w:val="18"/>
              </w:rPr>
            </w:pPr>
            <w:proofErr w:type="spellStart"/>
            <w:r w:rsidRPr="00165A0C">
              <w:rPr>
                <w:rFonts w:cs="Arial"/>
                <w:sz w:val="18"/>
              </w:rPr>
              <w:t>location_srvHrs</w:t>
            </w:r>
            <w:proofErr w:type="spellEnd"/>
          </w:p>
        </w:tc>
        <w:tc>
          <w:tcPr>
            <w:tcW w:w="301" w:type="pct"/>
            <w:shd w:val="clear" w:color="auto" w:fill="auto"/>
          </w:tcPr>
          <w:p w14:paraId="5FBEAD53" w14:textId="77777777" w:rsidR="00165A0C" w:rsidRPr="00165A0C" w:rsidRDefault="00165A0C" w:rsidP="00165A0C">
            <w:pPr>
              <w:spacing w:before="120" w:after="120"/>
              <w:rPr>
                <w:rFonts w:cs="Arial"/>
              </w:rPr>
            </w:pPr>
            <w:r w:rsidRPr="00165A0C">
              <w:rPr>
                <w:rFonts w:cs="Arial"/>
              </w:rPr>
              <w:t>0, 1</w:t>
            </w:r>
          </w:p>
        </w:tc>
      </w:tr>
      <w:tr w:rsidR="00165A0C" w:rsidRPr="00165A0C" w14:paraId="1632474B" w14:textId="77777777" w:rsidTr="003B17B6">
        <w:tc>
          <w:tcPr>
            <w:tcW w:w="517" w:type="pct"/>
            <w:shd w:val="clear" w:color="auto" w:fill="auto"/>
          </w:tcPr>
          <w:p w14:paraId="3C8CDA94" w14:textId="77777777" w:rsidR="00165A0C" w:rsidRPr="00165A0C" w:rsidRDefault="00165A0C" w:rsidP="00165A0C">
            <w:pPr>
              <w:spacing w:before="120" w:after="120"/>
              <w:rPr>
                <w:rFonts w:cs="Arial"/>
                <w:sz w:val="18"/>
              </w:rPr>
            </w:pPr>
            <w:proofErr w:type="spellStart"/>
            <w:r w:rsidRPr="00165A0C">
              <w:rPr>
                <w:rFonts w:cs="Arial"/>
                <w:sz w:val="18"/>
              </w:rPr>
              <w:t>Asso</w:t>
            </w:r>
            <w:proofErr w:type="spellEnd"/>
          </w:p>
        </w:tc>
        <w:tc>
          <w:tcPr>
            <w:tcW w:w="621" w:type="pct"/>
            <w:shd w:val="clear" w:color="auto" w:fill="auto"/>
          </w:tcPr>
          <w:p w14:paraId="02AA4419" w14:textId="77777777" w:rsidR="00165A0C" w:rsidRPr="00165A0C" w:rsidRDefault="00165A0C" w:rsidP="00165A0C">
            <w:pPr>
              <w:spacing w:before="120" w:after="120"/>
              <w:rPr>
                <w:rFonts w:cs="Arial"/>
                <w:sz w:val="18"/>
              </w:rPr>
            </w:pPr>
            <w:r w:rsidRPr="00165A0C">
              <w:rPr>
                <w:rFonts w:cs="Arial"/>
                <w:sz w:val="18"/>
              </w:rPr>
              <w:t>Demarcation</w:t>
            </w:r>
          </w:p>
        </w:tc>
        <w:tc>
          <w:tcPr>
            <w:tcW w:w="355" w:type="pct"/>
            <w:gridSpan w:val="2"/>
            <w:shd w:val="clear" w:color="auto" w:fill="auto"/>
          </w:tcPr>
          <w:p w14:paraId="59032EE0" w14:textId="77777777" w:rsidR="00165A0C" w:rsidRPr="00165A0C" w:rsidRDefault="00165A0C" w:rsidP="00165A0C">
            <w:pPr>
              <w:spacing w:before="120" w:after="120"/>
              <w:rPr>
                <w:rFonts w:cs="Arial"/>
                <w:b/>
                <w:sz w:val="18"/>
              </w:rPr>
            </w:pPr>
            <w:r w:rsidRPr="00165A0C">
              <w:rPr>
                <w:rFonts w:cs="Arial"/>
                <w:b/>
                <w:sz w:val="18"/>
              </w:rPr>
              <w:t>Berth</w:t>
            </w:r>
          </w:p>
        </w:tc>
        <w:tc>
          <w:tcPr>
            <w:tcW w:w="814" w:type="pct"/>
            <w:gridSpan w:val="2"/>
            <w:shd w:val="clear" w:color="auto" w:fill="auto"/>
          </w:tcPr>
          <w:p w14:paraId="6A2A1F44" w14:textId="77777777" w:rsidR="00165A0C" w:rsidRPr="00165A0C" w:rsidRDefault="00165A0C" w:rsidP="00165A0C">
            <w:pPr>
              <w:spacing w:before="120" w:after="120"/>
              <w:rPr>
                <w:rFonts w:cs="Arial"/>
                <w:sz w:val="18"/>
              </w:rPr>
            </w:pPr>
            <w:proofErr w:type="spellStart"/>
            <w:r w:rsidRPr="00165A0C">
              <w:rPr>
                <w:rFonts w:cs="Arial"/>
                <w:sz w:val="18"/>
              </w:rPr>
              <w:t>demarcatedFeature</w:t>
            </w:r>
            <w:proofErr w:type="spellEnd"/>
          </w:p>
        </w:tc>
        <w:tc>
          <w:tcPr>
            <w:tcW w:w="301" w:type="pct"/>
            <w:gridSpan w:val="2"/>
            <w:shd w:val="clear" w:color="auto" w:fill="auto"/>
          </w:tcPr>
          <w:p w14:paraId="6CFE6704" w14:textId="77777777" w:rsidR="00165A0C" w:rsidRPr="00165A0C" w:rsidRDefault="00165A0C" w:rsidP="00165A0C">
            <w:pPr>
              <w:spacing w:before="120" w:after="120"/>
              <w:rPr>
                <w:rFonts w:cs="Arial"/>
                <w:sz w:val="18"/>
              </w:rPr>
            </w:pPr>
            <w:r w:rsidRPr="00165A0C">
              <w:rPr>
                <w:rFonts w:cs="Arial"/>
                <w:sz w:val="18"/>
              </w:rPr>
              <w:t>1, 1</w:t>
            </w:r>
          </w:p>
        </w:tc>
        <w:tc>
          <w:tcPr>
            <w:tcW w:w="955" w:type="pct"/>
            <w:gridSpan w:val="2"/>
            <w:shd w:val="clear" w:color="auto" w:fill="auto"/>
          </w:tcPr>
          <w:p w14:paraId="76C2F332" w14:textId="77777777" w:rsidR="00165A0C" w:rsidRPr="00165A0C" w:rsidRDefault="00165A0C" w:rsidP="00165A0C">
            <w:pPr>
              <w:spacing w:before="120" w:after="120"/>
              <w:rPr>
                <w:rFonts w:cs="Arial"/>
                <w:b/>
                <w:sz w:val="18"/>
              </w:rPr>
            </w:pPr>
            <w:proofErr w:type="spellStart"/>
            <w:r w:rsidRPr="00165A0C">
              <w:rPr>
                <w:rFonts w:cs="Arial"/>
                <w:b/>
                <w:sz w:val="18"/>
              </w:rPr>
              <w:t>BerthPosition</w:t>
            </w:r>
            <w:proofErr w:type="spellEnd"/>
          </w:p>
        </w:tc>
        <w:tc>
          <w:tcPr>
            <w:tcW w:w="1136" w:type="pct"/>
            <w:gridSpan w:val="3"/>
            <w:shd w:val="clear" w:color="auto" w:fill="auto"/>
          </w:tcPr>
          <w:p w14:paraId="2FF8B0FD" w14:textId="77777777" w:rsidR="00165A0C" w:rsidRPr="00165A0C" w:rsidRDefault="00165A0C" w:rsidP="00165A0C">
            <w:pPr>
              <w:spacing w:before="120" w:after="120"/>
              <w:rPr>
                <w:rFonts w:cs="Arial"/>
                <w:sz w:val="18"/>
              </w:rPr>
            </w:pPr>
            <w:proofErr w:type="spellStart"/>
            <w:r w:rsidRPr="00165A0C">
              <w:rPr>
                <w:rFonts w:cs="Arial"/>
                <w:sz w:val="18"/>
              </w:rPr>
              <w:t>demarcationIndicator</w:t>
            </w:r>
            <w:proofErr w:type="spellEnd"/>
          </w:p>
        </w:tc>
        <w:tc>
          <w:tcPr>
            <w:tcW w:w="301" w:type="pct"/>
            <w:shd w:val="clear" w:color="auto" w:fill="auto"/>
          </w:tcPr>
          <w:p w14:paraId="72AA9C12" w14:textId="77777777" w:rsidR="00165A0C" w:rsidRPr="00165A0C" w:rsidRDefault="00165A0C" w:rsidP="00165A0C">
            <w:pPr>
              <w:spacing w:before="120" w:after="120"/>
              <w:rPr>
                <w:rFonts w:cs="Arial"/>
              </w:rPr>
            </w:pPr>
            <w:r w:rsidRPr="00165A0C">
              <w:rPr>
                <w:rFonts w:cs="Arial"/>
              </w:rPr>
              <w:t>0, *</w:t>
            </w:r>
          </w:p>
        </w:tc>
      </w:tr>
      <w:tr w:rsidR="00165A0C" w:rsidRPr="00165A0C" w14:paraId="37F04230" w14:textId="77777777" w:rsidTr="003B17B6">
        <w:tc>
          <w:tcPr>
            <w:tcW w:w="517" w:type="pct"/>
            <w:shd w:val="clear" w:color="auto" w:fill="auto"/>
          </w:tcPr>
          <w:p w14:paraId="21E5B954" w14:textId="77777777" w:rsidR="00165A0C" w:rsidRPr="00165A0C" w:rsidRDefault="00165A0C" w:rsidP="00165A0C">
            <w:pPr>
              <w:spacing w:before="120" w:after="120"/>
              <w:rPr>
                <w:rFonts w:cs="Arial"/>
                <w:sz w:val="18"/>
              </w:rPr>
            </w:pPr>
            <w:proofErr w:type="spellStart"/>
            <w:r w:rsidRPr="00165A0C">
              <w:rPr>
                <w:rFonts w:cs="Arial"/>
                <w:sz w:val="18"/>
              </w:rPr>
              <w:t>Aggr</w:t>
            </w:r>
            <w:proofErr w:type="spellEnd"/>
          </w:p>
        </w:tc>
        <w:tc>
          <w:tcPr>
            <w:tcW w:w="621" w:type="pct"/>
            <w:shd w:val="clear" w:color="auto" w:fill="auto"/>
          </w:tcPr>
          <w:p w14:paraId="05037E05" w14:textId="77777777" w:rsidR="00165A0C" w:rsidRPr="00165A0C" w:rsidRDefault="00165A0C" w:rsidP="00165A0C">
            <w:pPr>
              <w:spacing w:before="120" w:after="120"/>
              <w:rPr>
                <w:rFonts w:cs="Arial"/>
                <w:sz w:val="18"/>
              </w:rPr>
            </w:pPr>
            <w:r w:rsidRPr="00165A0C">
              <w:rPr>
                <w:rFonts w:cs="Arial"/>
                <w:sz w:val="18"/>
              </w:rPr>
              <w:t>Layout Division</w:t>
            </w:r>
          </w:p>
        </w:tc>
        <w:tc>
          <w:tcPr>
            <w:tcW w:w="355" w:type="pct"/>
            <w:gridSpan w:val="2"/>
            <w:shd w:val="clear" w:color="auto" w:fill="auto"/>
          </w:tcPr>
          <w:p w14:paraId="720649A0" w14:textId="77777777" w:rsidR="00165A0C" w:rsidRPr="00165A0C" w:rsidRDefault="00165A0C" w:rsidP="00165A0C">
            <w:pPr>
              <w:spacing w:before="120" w:after="120"/>
              <w:rPr>
                <w:rFonts w:cs="Arial"/>
                <w:b/>
                <w:sz w:val="18"/>
              </w:rPr>
            </w:pPr>
            <w:r w:rsidRPr="00165A0C">
              <w:rPr>
                <w:rFonts w:cs="Arial"/>
                <w:b/>
                <w:sz w:val="18"/>
              </w:rPr>
              <w:t>Berth</w:t>
            </w:r>
          </w:p>
        </w:tc>
        <w:tc>
          <w:tcPr>
            <w:tcW w:w="814" w:type="pct"/>
            <w:gridSpan w:val="2"/>
            <w:shd w:val="clear" w:color="auto" w:fill="auto"/>
          </w:tcPr>
          <w:p w14:paraId="764367B9" w14:textId="77777777" w:rsidR="00165A0C" w:rsidRPr="00165A0C" w:rsidRDefault="00165A0C" w:rsidP="00165A0C">
            <w:pPr>
              <w:spacing w:before="120" w:after="120"/>
              <w:rPr>
                <w:rFonts w:cs="Arial"/>
                <w:sz w:val="18"/>
              </w:rPr>
            </w:pPr>
            <w:proofErr w:type="spellStart"/>
            <w:r w:rsidRPr="00165A0C">
              <w:rPr>
                <w:rFonts w:cs="Arial"/>
                <w:sz w:val="18"/>
              </w:rPr>
              <w:t>layoutUnit</w:t>
            </w:r>
            <w:proofErr w:type="spellEnd"/>
          </w:p>
        </w:tc>
        <w:tc>
          <w:tcPr>
            <w:tcW w:w="301" w:type="pct"/>
            <w:gridSpan w:val="2"/>
            <w:shd w:val="clear" w:color="auto" w:fill="auto"/>
          </w:tcPr>
          <w:p w14:paraId="12EF13EE" w14:textId="77777777" w:rsidR="00165A0C" w:rsidRPr="00165A0C" w:rsidRDefault="00165A0C" w:rsidP="00165A0C">
            <w:pPr>
              <w:spacing w:before="120" w:after="120"/>
              <w:rPr>
                <w:rFonts w:cs="Arial"/>
                <w:sz w:val="18"/>
              </w:rPr>
            </w:pPr>
            <w:r w:rsidRPr="00165A0C">
              <w:rPr>
                <w:rFonts w:cs="Arial"/>
                <w:sz w:val="18"/>
              </w:rPr>
              <w:t>0, *</w:t>
            </w:r>
          </w:p>
        </w:tc>
        <w:tc>
          <w:tcPr>
            <w:tcW w:w="955" w:type="pct"/>
            <w:gridSpan w:val="2"/>
            <w:shd w:val="clear" w:color="auto" w:fill="auto"/>
          </w:tcPr>
          <w:p w14:paraId="78DC3E57" w14:textId="6AC7F3BE" w:rsidR="00165A0C" w:rsidRPr="00165A0C" w:rsidRDefault="00E54462" w:rsidP="00165A0C">
            <w:pPr>
              <w:spacing w:before="120" w:after="120"/>
              <w:rPr>
                <w:rFonts w:cs="Arial"/>
                <w:b/>
                <w:sz w:val="18"/>
              </w:rPr>
            </w:pPr>
            <w:proofErr w:type="spellStart"/>
            <w:ins w:id="1283" w:author="Raphael Malyankar" w:date="2022-11-22T23:50:00Z">
              <w:r>
                <w:rPr>
                  <w:rFonts w:cs="Arial"/>
                  <w:b/>
                  <w:sz w:val="18"/>
                </w:rPr>
                <w:t>HarbourAreaSection</w:t>
              </w:r>
              <w:proofErr w:type="spellEnd"/>
              <w:r>
                <w:rPr>
                  <w:rFonts w:cs="Arial"/>
                  <w:b/>
                  <w:sz w:val="18"/>
                </w:rPr>
                <w:t xml:space="preserve">, </w:t>
              </w:r>
            </w:ins>
            <w:r w:rsidR="00165A0C" w:rsidRPr="00165A0C">
              <w:rPr>
                <w:rFonts w:cs="Arial"/>
                <w:b/>
                <w:sz w:val="18"/>
              </w:rPr>
              <w:t>Terminal</w:t>
            </w:r>
          </w:p>
        </w:tc>
        <w:tc>
          <w:tcPr>
            <w:tcW w:w="1136" w:type="pct"/>
            <w:gridSpan w:val="3"/>
            <w:shd w:val="clear" w:color="auto" w:fill="auto"/>
          </w:tcPr>
          <w:p w14:paraId="3450883E" w14:textId="77777777" w:rsidR="00165A0C" w:rsidRPr="00165A0C" w:rsidRDefault="00165A0C" w:rsidP="00165A0C">
            <w:pPr>
              <w:spacing w:before="120" w:after="120"/>
              <w:rPr>
                <w:rFonts w:cs="Arial"/>
                <w:sz w:val="18"/>
              </w:rPr>
            </w:pPr>
            <w:proofErr w:type="spellStart"/>
            <w:r w:rsidRPr="00165A0C">
              <w:rPr>
                <w:rFonts w:cs="Arial"/>
                <w:sz w:val="18"/>
              </w:rPr>
              <w:t>componentOf</w:t>
            </w:r>
            <w:proofErr w:type="spellEnd"/>
          </w:p>
        </w:tc>
        <w:tc>
          <w:tcPr>
            <w:tcW w:w="301" w:type="pct"/>
            <w:shd w:val="clear" w:color="auto" w:fill="auto"/>
          </w:tcPr>
          <w:p w14:paraId="10877716" w14:textId="77777777" w:rsidR="00165A0C" w:rsidRPr="00165A0C" w:rsidRDefault="00165A0C" w:rsidP="00165A0C">
            <w:pPr>
              <w:spacing w:before="120" w:after="120"/>
              <w:rPr>
                <w:rFonts w:cs="Arial"/>
              </w:rPr>
            </w:pPr>
            <w:r w:rsidRPr="00165A0C">
              <w:rPr>
                <w:rFonts w:cs="Arial"/>
              </w:rPr>
              <w:t>1, 1</w:t>
            </w:r>
          </w:p>
        </w:tc>
      </w:tr>
    </w:tbl>
    <w:p w14:paraId="1727F1F3" w14:textId="77777777" w:rsidR="00165A0C" w:rsidRPr="00165A0C" w:rsidRDefault="00165A0C" w:rsidP="00165A0C">
      <w:pPr>
        <w:spacing w:before="240"/>
        <w:rPr>
          <w:b/>
        </w:rPr>
      </w:pPr>
    </w:p>
    <w:p w14:paraId="7279A7D4" w14:textId="77777777" w:rsidR="00165A0C" w:rsidRPr="00165A0C" w:rsidRDefault="00165A0C" w:rsidP="00165A0C">
      <w:pPr>
        <w:rPr>
          <w:b/>
        </w:rPr>
      </w:pPr>
      <w:r w:rsidRPr="00165A0C">
        <w:rPr>
          <w:b/>
        </w:rPr>
        <w:br w:type="page"/>
      </w:r>
    </w:p>
    <w:p w14:paraId="402864D4" w14:textId="77777777" w:rsidR="00165A0C" w:rsidRPr="00165A0C" w:rsidRDefault="00165A0C" w:rsidP="00716062">
      <w:pPr>
        <w:pStyle w:val="Heading2"/>
      </w:pPr>
      <w:bookmarkStart w:id="1284" w:name="_Ref113290515"/>
      <w:bookmarkStart w:id="1285" w:name="_Toc120214413"/>
      <w:r w:rsidRPr="00165A0C">
        <w:lastRenderedPageBreak/>
        <w:t>Berth Position</w:t>
      </w:r>
      <w:bookmarkEnd w:id="1284"/>
      <w:bookmarkEnd w:id="12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4"/>
        <w:gridCol w:w="1247"/>
        <w:gridCol w:w="382"/>
        <w:gridCol w:w="742"/>
        <w:gridCol w:w="216"/>
        <w:gridCol w:w="1284"/>
        <w:gridCol w:w="216"/>
        <w:gridCol w:w="462"/>
        <w:gridCol w:w="216"/>
        <w:gridCol w:w="1389"/>
        <w:gridCol w:w="278"/>
        <w:gridCol w:w="524"/>
        <w:gridCol w:w="943"/>
        <w:gridCol w:w="533"/>
      </w:tblGrid>
      <w:tr w:rsidR="00165A0C" w:rsidRPr="00165A0C" w14:paraId="686A0155" w14:textId="77777777" w:rsidTr="00B131AF">
        <w:tc>
          <w:tcPr>
            <w:tcW w:w="5000" w:type="pct"/>
            <w:gridSpan w:val="14"/>
            <w:shd w:val="clear" w:color="auto" w:fill="auto"/>
          </w:tcPr>
          <w:p w14:paraId="68B0F9BF" w14:textId="77777777" w:rsidR="00165A0C" w:rsidRPr="00165A0C" w:rsidRDefault="00165A0C" w:rsidP="00165A0C">
            <w:pPr>
              <w:spacing w:before="120" w:after="120"/>
              <w:rPr>
                <w:rFonts w:cs="Arial"/>
              </w:rPr>
            </w:pPr>
            <w:r w:rsidRPr="00165A0C">
              <w:rPr>
                <w:rFonts w:cs="Arial"/>
                <w:u w:val="single"/>
              </w:rPr>
              <w:t>IHO Definition:</w:t>
            </w:r>
            <w:r w:rsidRPr="00165A0C">
              <w:rPr>
                <w:rFonts w:cs="Arial"/>
              </w:rPr>
              <w:t xml:space="preserve"> A specific position within a berth where a vessel may be moored or anchored.</w:t>
            </w:r>
          </w:p>
        </w:tc>
      </w:tr>
      <w:tr w:rsidR="00165A0C" w:rsidRPr="00165A0C" w14:paraId="3D4AE488" w14:textId="77777777" w:rsidTr="00B131AF">
        <w:tc>
          <w:tcPr>
            <w:tcW w:w="5000" w:type="pct"/>
            <w:gridSpan w:val="14"/>
            <w:shd w:val="clear" w:color="auto" w:fill="auto"/>
          </w:tcPr>
          <w:p w14:paraId="45C1F7C4" w14:textId="77777777" w:rsidR="00165A0C" w:rsidRPr="00165A0C" w:rsidRDefault="00165A0C" w:rsidP="00165A0C">
            <w:pPr>
              <w:spacing w:before="120" w:after="120"/>
              <w:rPr>
                <w:rFonts w:cs="Arial"/>
                <w:b/>
              </w:rPr>
            </w:pPr>
            <w:r w:rsidRPr="00165A0C">
              <w:rPr>
                <w:rFonts w:cs="Arial"/>
                <w:b/>
                <w:u w:val="single"/>
              </w:rPr>
              <w:t>S-10x Geo Feature:</w:t>
            </w:r>
            <w:r w:rsidRPr="00165A0C">
              <w:rPr>
                <w:rFonts w:cs="Arial"/>
                <w:b/>
              </w:rPr>
              <w:t xml:space="preserve"> Berth Position</w:t>
            </w:r>
          </w:p>
        </w:tc>
      </w:tr>
      <w:tr w:rsidR="00165A0C" w:rsidRPr="00165A0C" w14:paraId="6C1FA924" w14:textId="77777777" w:rsidTr="00B131AF">
        <w:tc>
          <w:tcPr>
            <w:tcW w:w="5000" w:type="pct"/>
            <w:gridSpan w:val="14"/>
            <w:shd w:val="clear" w:color="auto" w:fill="auto"/>
          </w:tcPr>
          <w:p w14:paraId="7D2E166F" w14:textId="69B3B19A" w:rsidR="00165A0C" w:rsidRPr="00165A0C" w:rsidRDefault="00165A0C" w:rsidP="00165A0C">
            <w:pPr>
              <w:spacing w:before="120" w:after="120"/>
              <w:rPr>
                <w:rFonts w:cs="Arial"/>
                <w:b/>
              </w:rPr>
            </w:pPr>
            <w:r w:rsidRPr="00165A0C">
              <w:rPr>
                <w:rFonts w:cs="Arial"/>
                <w:b/>
                <w:u w:val="single"/>
              </w:rPr>
              <w:t>Super Type:</w:t>
            </w:r>
            <w:r w:rsidRPr="00165A0C">
              <w:rPr>
                <w:rFonts w:cs="Arial"/>
                <w:b/>
              </w:rPr>
              <w:t xml:space="preserve"> Layout</w:t>
            </w:r>
            <w:r w:rsidR="000E0AAE">
              <w:rPr>
                <w:rFonts w:cs="Arial"/>
                <w:b/>
              </w:rPr>
              <w:t xml:space="preserve"> (</w:t>
            </w:r>
            <w:r w:rsidR="000E0AAE">
              <w:rPr>
                <w:rFonts w:cs="Arial"/>
                <w:b/>
              </w:rPr>
              <w:fldChar w:fldCharType="begin"/>
            </w:r>
            <w:r w:rsidR="000E0AAE">
              <w:rPr>
                <w:rFonts w:cs="Arial"/>
                <w:b/>
              </w:rPr>
              <w:instrText xml:space="preserve"> REF _Ref113290633 \r \h </w:instrText>
            </w:r>
            <w:r w:rsidR="000E0AAE">
              <w:rPr>
                <w:rFonts w:cs="Arial"/>
                <w:b/>
              </w:rPr>
            </w:r>
            <w:r w:rsidR="000E0AAE">
              <w:rPr>
                <w:rFonts w:cs="Arial"/>
                <w:b/>
              </w:rPr>
              <w:fldChar w:fldCharType="separate"/>
            </w:r>
            <w:r w:rsidR="00EE3F7C">
              <w:rPr>
                <w:rFonts w:cs="Arial"/>
                <w:b/>
              </w:rPr>
              <w:t>5.6</w:t>
            </w:r>
            <w:r w:rsidR="000E0AAE">
              <w:rPr>
                <w:rFonts w:cs="Arial"/>
                <w:b/>
              </w:rPr>
              <w:fldChar w:fldCharType="end"/>
            </w:r>
            <w:r w:rsidR="000E0AAE">
              <w:rPr>
                <w:rFonts w:cs="Arial"/>
                <w:b/>
              </w:rPr>
              <w:t>)</w:t>
            </w:r>
          </w:p>
        </w:tc>
      </w:tr>
      <w:tr w:rsidR="00165A0C" w:rsidRPr="00165A0C" w14:paraId="058D931E" w14:textId="77777777" w:rsidTr="00B131AF">
        <w:tc>
          <w:tcPr>
            <w:tcW w:w="5000" w:type="pct"/>
            <w:gridSpan w:val="14"/>
            <w:shd w:val="clear" w:color="auto" w:fill="auto"/>
          </w:tcPr>
          <w:p w14:paraId="15A8BDFF" w14:textId="77777777" w:rsidR="00165A0C" w:rsidRPr="00165A0C" w:rsidRDefault="00165A0C" w:rsidP="00165A0C">
            <w:pPr>
              <w:spacing w:before="120" w:after="120"/>
              <w:rPr>
                <w:rFonts w:cs="Arial"/>
                <w:b/>
              </w:rPr>
            </w:pPr>
            <w:r w:rsidRPr="00165A0C">
              <w:rPr>
                <w:rFonts w:cs="Arial"/>
                <w:b/>
                <w:u w:val="single"/>
              </w:rPr>
              <w:t>Primitives:</w:t>
            </w:r>
            <w:r w:rsidRPr="00165A0C">
              <w:rPr>
                <w:rFonts w:cs="Arial"/>
                <w:b/>
              </w:rPr>
              <w:t xml:space="preserve"> point</w:t>
            </w:r>
          </w:p>
        </w:tc>
      </w:tr>
      <w:tr w:rsidR="00165A0C" w:rsidRPr="00165A0C" w14:paraId="327331C9" w14:textId="77777777" w:rsidTr="00B131AF">
        <w:tc>
          <w:tcPr>
            <w:tcW w:w="1249" w:type="pct"/>
            <w:gridSpan w:val="3"/>
            <w:shd w:val="clear" w:color="auto" w:fill="auto"/>
          </w:tcPr>
          <w:p w14:paraId="23519136" w14:textId="77777777" w:rsidR="00165A0C" w:rsidRPr="00165A0C" w:rsidRDefault="00165A0C" w:rsidP="00165A0C">
            <w:pPr>
              <w:spacing w:before="120"/>
              <w:rPr>
                <w:rFonts w:cs="Arial"/>
                <w:i/>
                <w:color w:val="0000FF"/>
                <w:sz w:val="18"/>
              </w:rPr>
            </w:pPr>
            <w:r w:rsidRPr="00165A0C">
              <w:rPr>
                <w:rFonts w:cs="Arial"/>
                <w:i/>
                <w:color w:val="0000FF"/>
                <w:sz w:val="18"/>
              </w:rPr>
              <w:t>Real World</w:t>
            </w:r>
          </w:p>
          <w:p w14:paraId="0B3C77A6" w14:textId="77777777" w:rsidR="00165A0C" w:rsidRPr="00165A0C" w:rsidRDefault="00165A0C" w:rsidP="00165A0C">
            <w:pPr>
              <w:spacing w:before="120"/>
              <w:rPr>
                <w:rFonts w:cs="Arial"/>
                <w:i/>
                <w:color w:val="0000FF"/>
                <w:sz w:val="18"/>
              </w:rPr>
            </w:pPr>
          </w:p>
        </w:tc>
        <w:tc>
          <w:tcPr>
            <w:tcW w:w="1667" w:type="pct"/>
            <w:gridSpan w:val="6"/>
            <w:shd w:val="clear" w:color="auto" w:fill="auto"/>
          </w:tcPr>
          <w:p w14:paraId="29C6C32B" w14:textId="77777777" w:rsidR="00165A0C" w:rsidRPr="00165A0C" w:rsidRDefault="00165A0C" w:rsidP="00165A0C">
            <w:pPr>
              <w:spacing w:before="120"/>
              <w:rPr>
                <w:rFonts w:cs="Arial"/>
                <w:i/>
                <w:color w:val="0000FF"/>
                <w:sz w:val="18"/>
              </w:rPr>
            </w:pPr>
            <w:r w:rsidRPr="00165A0C">
              <w:rPr>
                <w:rFonts w:cs="Arial"/>
                <w:i/>
                <w:color w:val="0000FF"/>
                <w:sz w:val="18"/>
              </w:rPr>
              <w:t>Paper Chart Symbol</w:t>
            </w:r>
          </w:p>
          <w:p w14:paraId="493A1460" w14:textId="77777777" w:rsidR="00165A0C" w:rsidRPr="00165A0C" w:rsidRDefault="00165A0C" w:rsidP="00165A0C">
            <w:pPr>
              <w:spacing w:before="120"/>
              <w:rPr>
                <w:rFonts w:cs="Arial"/>
                <w:i/>
                <w:color w:val="0000FF"/>
                <w:sz w:val="18"/>
              </w:rPr>
            </w:pPr>
          </w:p>
        </w:tc>
        <w:tc>
          <w:tcPr>
            <w:tcW w:w="2084" w:type="pct"/>
            <w:gridSpan w:val="5"/>
            <w:shd w:val="clear" w:color="auto" w:fill="auto"/>
          </w:tcPr>
          <w:p w14:paraId="542C72DA" w14:textId="77777777" w:rsidR="00165A0C" w:rsidRPr="00165A0C" w:rsidRDefault="00165A0C" w:rsidP="00165A0C">
            <w:pPr>
              <w:spacing w:before="120"/>
              <w:rPr>
                <w:rFonts w:cs="Arial"/>
                <w:i/>
                <w:color w:val="0000FF"/>
                <w:sz w:val="18"/>
              </w:rPr>
            </w:pPr>
            <w:r w:rsidRPr="00165A0C">
              <w:rPr>
                <w:rFonts w:cs="Arial"/>
                <w:i/>
                <w:color w:val="0000FF"/>
                <w:sz w:val="18"/>
              </w:rPr>
              <w:t>ECDIS Symbol</w:t>
            </w:r>
          </w:p>
          <w:p w14:paraId="483EF614" w14:textId="77777777" w:rsidR="00165A0C" w:rsidRPr="00165A0C" w:rsidRDefault="00165A0C" w:rsidP="00165A0C">
            <w:pPr>
              <w:spacing w:before="120"/>
              <w:rPr>
                <w:rFonts w:cs="Arial"/>
                <w:i/>
                <w:color w:val="0000FF"/>
                <w:sz w:val="18"/>
              </w:rPr>
            </w:pPr>
          </w:p>
        </w:tc>
      </w:tr>
      <w:tr w:rsidR="00165A0C" w:rsidRPr="00165A0C" w14:paraId="381F0EEB" w14:textId="77777777" w:rsidTr="00B131AF">
        <w:tc>
          <w:tcPr>
            <w:tcW w:w="1665" w:type="pct"/>
            <w:gridSpan w:val="4"/>
            <w:shd w:val="clear" w:color="auto" w:fill="auto"/>
          </w:tcPr>
          <w:p w14:paraId="0849C1AB" w14:textId="77777777" w:rsidR="00165A0C" w:rsidRPr="00165A0C" w:rsidRDefault="00165A0C" w:rsidP="00165A0C">
            <w:pPr>
              <w:spacing w:before="120" w:after="120"/>
              <w:rPr>
                <w:rFonts w:cs="Arial"/>
                <w:b/>
              </w:rPr>
            </w:pPr>
            <w:r w:rsidRPr="00165A0C">
              <w:rPr>
                <w:rFonts w:cs="Arial"/>
                <w:b/>
              </w:rPr>
              <w:t>S-10x Attribute</w:t>
            </w:r>
          </w:p>
        </w:tc>
        <w:tc>
          <w:tcPr>
            <w:tcW w:w="834" w:type="pct"/>
            <w:gridSpan w:val="2"/>
            <w:shd w:val="clear" w:color="auto" w:fill="auto"/>
          </w:tcPr>
          <w:p w14:paraId="109761D7" w14:textId="77777777" w:rsidR="00165A0C" w:rsidRPr="00165A0C" w:rsidRDefault="00165A0C" w:rsidP="00165A0C">
            <w:pPr>
              <w:spacing w:before="120" w:after="120"/>
              <w:rPr>
                <w:rFonts w:cs="Arial"/>
                <w:b/>
              </w:rPr>
            </w:pPr>
            <w:r w:rsidRPr="00165A0C">
              <w:rPr>
                <w:rFonts w:cs="Arial"/>
                <w:b/>
              </w:rPr>
              <w:t>S-57  Acronym</w:t>
            </w:r>
          </w:p>
        </w:tc>
        <w:tc>
          <w:tcPr>
            <w:tcW w:w="1250" w:type="pct"/>
            <w:gridSpan w:val="4"/>
            <w:shd w:val="clear" w:color="auto" w:fill="auto"/>
          </w:tcPr>
          <w:p w14:paraId="1A9128BC" w14:textId="77777777" w:rsidR="00165A0C" w:rsidRPr="00165A0C" w:rsidRDefault="00165A0C" w:rsidP="00165A0C">
            <w:pPr>
              <w:spacing w:before="120" w:after="120"/>
              <w:rPr>
                <w:rFonts w:cs="Arial"/>
                <w:b/>
              </w:rPr>
            </w:pPr>
            <w:r w:rsidRPr="00165A0C">
              <w:rPr>
                <w:rFonts w:cs="Arial"/>
                <w:b/>
              </w:rPr>
              <w:t>Allowable Encoding Value</w:t>
            </w:r>
          </w:p>
        </w:tc>
        <w:tc>
          <w:tcPr>
            <w:tcW w:w="417" w:type="pct"/>
            <w:gridSpan w:val="2"/>
            <w:shd w:val="clear" w:color="auto" w:fill="auto"/>
          </w:tcPr>
          <w:p w14:paraId="4DD46D8B" w14:textId="77777777" w:rsidR="00165A0C" w:rsidRPr="00165A0C" w:rsidRDefault="00165A0C" w:rsidP="00165A0C">
            <w:pPr>
              <w:spacing w:before="120" w:after="120"/>
              <w:rPr>
                <w:rFonts w:cs="Arial"/>
                <w:b/>
              </w:rPr>
            </w:pPr>
            <w:r w:rsidRPr="00165A0C">
              <w:rPr>
                <w:rFonts w:cs="Arial"/>
                <w:b/>
              </w:rPr>
              <w:t>Type</w:t>
            </w:r>
          </w:p>
        </w:tc>
        <w:tc>
          <w:tcPr>
            <w:tcW w:w="834" w:type="pct"/>
            <w:gridSpan w:val="2"/>
            <w:shd w:val="clear" w:color="auto" w:fill="auto"/>
          </w:tcPr>
          <w:p w14:paraId="697B3EA4" w14:textId="77777777" w:rsidR="00165A0C" w:rsidRPr="00165A0C" w:rsidRDefault="00165A0C" w:rsidP="00165A0C">
            <w:pPr>
              <w:spacing w:before="120" w:after="120"/>
              <w:rPr>
                <w:rFonts w:cs="Arial"/>
                <w:b/>
              </w:rPr>
            </w:pPr>
            <w:r w:rsidRPr="00165A0C">
              <w:rPr>
                <w:rFonts w:cs="Arial"/>
                <w:b/>
              </w:rPr>
              <w:t>Multiplicity</w:t>
            </w:r>
          </w:p>
        </w:tc>
      </w:tr>
      <w:tr w:rsidR="00165A0C" w:rsidRPr="00165A0C" w14:paraId="79FBF61E" w14:textId="77777777" w:rsidTr="00B131AF">
        <w:tc>
          <w:tcPr>
            <w:tcW w:w="1665" w:type="pct"/>
            <w:gridSpan w:val="4"/>
            <w:shd w:val="clear" w:color="auto" w:fill="auto"/>
          </w:tcPr>
          <w:p w14:paraId="1A8C1215" w14:textId="77777777" w:rsidR="00165A0C" w:rsidRPr="00165A0C" w:rsidRDefault="00165A0C" w:rsidP="00165A0C">
            <w:pPr>
              <w:spacing w:before="120" w:after="120"/>
              <w:rPr>
                <w:rFonts w:cs="Arial"/>
                <w:sz w:val="18"/>
              </w:rPr>
            </w:pPr>
            <w:r w:rsidRPr="00165A0C">
              <w:rPr>
                <w:rFonts w:cs="Arial"/>
                <w:sz w:val="18"/>
              </w:rPr>
              <w:t>Available Berthing Length</w:t>
            </w:r>
          </w:p>
        </w:tc>
        <w:tc>
          <w:tcPr>
            <w:tcW w:w="834" w:type="pct"/>
            <w:gridSpan w:val="2"/>
            <w:shd w:val="clear" w:color="auto" w:fill="auto"/>
          </w:tcPr>
          <w:p w14:paraId="0A9E78C3" w14:textId="77777777" w:rsidR="00165A0C" w:rsidRPr="00165A0C" w:rsidRDefault="00165A0C" w:rsidP="00165A0C">
            <w:pPr>
              <w:spacing w:before="120" w:after="120"/>
              <w:rPr>
                <w:rFonts w:cs="Arial"/>
                <w:sz w:val="18"/>
              </w:rPr>
            </w:pPr>
          </w:p>
        </w:tc>
        <w:tc>
          <w:tcPr>
            <w:tcW w:w="1250" w:type="pct"/>
            <w:gridSpan w:val="4"/>
            <w:shd w:val="clear" w:color="auto" w:fill="auto"/>
          </w:tcPr>
          <w:p w14:paraId="7C8B8F1A" w14:textId="77777777" w:rsidR="00165A0C" w:rsidRPr="00165A0C" w:rsidRDefault="00165A0C" w:rsidP="00165A0C">
            <w:pPr>
              <w:spacing w:before="120" w:after="120"/>
              <w:rPr>
                <w:rFonts w:cs="Arial"/>
                <w:sz w:val="18"/>
              </w:rPr>
            </w:pPr>
          </w:p>
        </w:tc>
        <w:tc>
          <w:tcPr>
            <w:tcW w:w="417" w:type="pct"/>
            <w:gridSpan w:val="2"/>
            <w:shd w:val="clear" w:color="auto" w:fill="auto"/>
          </w:tcPr>
          <w:p w14:paraId="10FDD67A" w14:textId="77777777" w:rsidR="00165A0C" w:rsidRPr="00165A0C" w:rsidRDefault="00165A0C" w:rsidP="00165A0C">
            <w:pPr>
              <w:spacing w:before="120" w:after="120"/>
              <w:rPr>
                <w:rFonts w:cs="Arial"/>
                <w:sz w:val="18"/>
              </w:rPr>
            </w:pPr>
            <w:r w:rsidRPr="00165A0C">
              <w:rPr>
                <w:rFonts w:cs="Arial"/>
                <w:sz w:val="18"/>
              </w:rPr>
              <w:t>RE</w:t>
            </w:r>
          </w:p>
        </w:tc>
        <w:tc>
          <w:tcPr>
            <w:tcW w:w="834" w:type="pct"/>
            <w:gridSpan w:val="2"/>
            <w:shd w:val="clear" w:color="auto" w:fill="auto"/>
          </w:tcPr>
          <w:p w14:paraId="7519CDE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338C3B7" w14:textId="77777777" w:rsidTr="00B131AF">
        <w:tc>
          <w:tcPr>
            <w:tcW w:w="1665" w:type="pct"/>
            <w:gridSpan w:val="4"/>
            <w:shd w:val="clear" w:color="auto" w:fill="auto"/>
          </w:tcPr>
          <w:p w14:paraId="521DE4E4" w14:textId="77777777" w:rsidR="00165A0C" w:rsidRPr="00165A0C" w:rsidRDefault="00165A0C" w:rsidP="00165A0C">
            <w:pPr>
              <w:spacing w:before="120" w:after="120"/>
              <w:rPr>
                <w:rFonts w:cs="Arial"/>
                <w:sz w:val="18"/>
              </w:rPr>
            </w:pPr>
            <w:r w:rsidRPr="00165A0C">
              <w:rPr>
                <w:rFonts w:cs="Arial"/>
                <w:sz w:val="18"/>
              </w:rPr>
              <w:t>Bollard Description</w:t>
            </w:r>
          </w:p>
        </w:tc>
        <w:tc>
          <w:tcPr>
            <w:tcW w:w="834" w:type="pct"/>
            <w:gridSpan w:val="2"/>
            <w:shd w:val="clear" w:color="auto" w:fill="auto"/>
          </w:tcPr>
          <w:p w14:paraId="5FE2F2BE" w14:textId="77777777" w:rsidR="00165A0C" w:rsidRPr="00165A0C" w:rsidRDefault="00165A0C" w:rsidP="00165A0C">
            <w:pPr>
              <w:spacing w:before="120" w:after="120"/>
              <w:rPr>
                <w:rFonts w:cs="Arial"/>
                <w:sz w:val="18"/>
              </w:rPr>
            </w:pPr>
          </w:p>
        </w:tc>
        <w:tc>
          <w:tcPr>
            <w:tcW w:w="1250" w:type="pct"/>
            <w:gridSpan w:val="4"/>
            <w:shd w:val="clear" w:color="auto" w:fill="auto"/>
          </w:tcPr>
          <w:p w14:paraId="20873CCA" w14:textId="77777777" w:rsidR="00165A0C" w:rsidRPr="00165A0C" w:rsidRDefault="00165A0C" w:rsidP="00165A0C">
            <w:pPr>
              <w:spacing w:before="120" w:after="120"/>
              <w:rPr>
                <w:rFonts w:cs="Arial"/>
                <w:sz w:val="18"/>
              </w:rPr>
            </w:pPr>
          </w:p>
        </w:tc>
        <w:tc>
          <w:tcPr>
            <w:tcW w:w="417" w:type="pct"/>
            <w:gridSpan w:val="2"/>
            <w:shd w:val="clear" w:color="auto" w:fill="auto"/>
          </w:tcPr>
          <w:p w14:paraId="7F33DC15" w14:textId="77777777" w:rsidR="00165A0C" w:rsidRPr="00165A0C" w:rsidRDefault="00165A0C" w:rsidP="00165A0C">
            <w:pPr>
              <w:spacing w:before="120" w:after="120"/>
              <w:rPr>
                <w:rFonts w:cs="Arial"/>
                <w:sz w:val="18"/>
              </w:rPr>
            </w:pPr>
            <w:r w:rsidRPr="00165A0C">
              <w:rPr>
                <w:rFonts w:cs="Arial"/>
                <w:sz w:val="18"/>
              </w:rPr>
              <w:t>TE</w:t>
            </w:r>
          </w:p>
        </w:tc>
        <w:tc>
          <w:tcPr>
            <w:tcW w:w="834" w:type="pct"/>
            <w:gridSpan w:val="2"/>
            <w:shd w:val="clear" w:color="auto" w:fill="auto"/>
          </w:tcPr>
          <w:p w14:paraId="038F1582"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0B057FC" w14:textId="77777777" w:rsidTr="00B131AF">
        <w:tc>
          <w:tcPr>
            <w:tcW w:w="1665" w:type="pct"/>
            <w:gridSpan w:val="4"/>
            <w:shd w:val="clear" w:color="auto" w:fill="auto"/>
          </w:tcPr>
          <w:p w14:paraId="53B912C1" w14:textId="77777777" w:rsidR="00165A0C" w:rsidRPr="00165A0C" w:rsidRDefault="00165A0C" w:rsidP="00165A0C">
            <w:pPr>
              <w:spacing w:before="120" w:after="120"/>
              <w:rPr>
                <w:rFonts w:cs="Arial"/>
                <w:sz w:val="18"/>
              </w:rPr>
            </w:pPr>
            <w:r w:rsidRPr="00165A0C">
              <w:rPr>
                <w:rFonts w:cs="Arial"/>
                <w:sz w:val="18"/>
              </w:rPr>
              <w:t>Bollard Pull</w:t>
            </w:r>
          </w:p>
        </w:tc>
        <w:tc>
          <w:tcPr>
            <w:tcW w:w="834" w:type="pct"/>
            <w:gridSpan w:val="2"/>
            <w:shd w:val="clear" w:color="auto" w:fill="auto"/>
          </w:tcPr>
          <w:p w14:paraId="7E1156B1" w14:textId="77777777" w:rsidR="00165A0C" w:rsidRPr="00165A0C" w:rsidRDefault="00165A0C" w:rsidP="00165A0C">
            <w:pPr>
              <w:spacing w:before="120" w:after="120"/>
              <w:rPr>
                <w:rFonts w:cs="Arial"/>
                <w:sz w:val="18"/>
              </w:rPr>
            </w:pPr>
          </w:p>
        </w:tc>
        <w:tc>
          <w:tcPr>
            <w:tcW w:w="1250" w:type="pct"/>
            <w:gridSpan w:val="4"/>
            <w:shd w:val="clear" w:color="auto" w:fill="auto"/>
          </w:tcPr>
          <w:p w14:paraId="7A37C9AB" w14:textId="77777777" w:rsidR="00165A0C" w:rsidRPr="00165A0C" w:rsidRDefault="00165A0C" w:rsidP="00165A0C">
            <w:pPr>
              <w:spacing w:before="120" w:after="120"/>
              <w:rPr>
                <w:rFonts w:cs="Arial"/>
                <w:sz w:val="18"/>
              </w:rPr>
            </w:pPr>
          </w:p>
        </w:tc>
        <w:tc>
          <w:tcPr>
            <w:tcW w:w="417" w:type="pct"/>
            <w:gridSpan w:val="2"/>
            <w:shd w:val="clear" w:color="auto" w:fill="auto"/>
          </w:tcPr>
          <w:p w14:paraId="4940B19D" w14:textId="77777777" w:rsidR="00165A0C" w:rsidRPr="00165A0C" w:rsidRDefault="00165A0C" w:rsidP="00165A0C">
            <w:pPr>
              <w:spacing w:before="120" w:after="120"/>
              <w:rPr>
                <w:rFonts w:cs="Arial"/>
                <w:sz w:val="18"/>
              </w:rPr>
            </w:pPr>
            <w:r w:rsidRPr="00165A0C">
              <w:rPr>
                <w:rFonts w:cs="Arial"/>
                <w:sz w:val="18"/>
              </w:rPr>
              <w:t>RE</w:t>
            </w:r>
          </w:p>
        </w:tc>
        <w:tc>
          <w:tcPr>
            <w:tcW w:w="834" w:type="pct"/>
            <w:gridSpan w:val="2"/>
            <w:shd w:val="clear" w:color="auto" w:fill="auto"/>
          </w:tcPr>
          <w:p w14:paraId="51EA9DB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89EB4E3" w14:textId="77777777" w:rsidTr="00B131AF">
        <w:tc>
          <w:tcPr>
            <w:tcW w:w="1665" w:type="pct"/>
            <w:gridSpan w:val="4"/>
            <w:shd w:val="clear" w:color="auto" w:fill="auto"/>
          </w:tcPr>
          <w:p w14:paraId="782C195D" w14:textId="77777777" w:rsidR="00165A0C" w:rsidRPr="00165A0C" w:rsidRDefault="00165A0C" w:rsidP="00165A0C">
            <w:pPr>
              <w:spacing w:before="120" w:after="120"/>
              <w:rPr>
                <w:rFonts w:cs="Arial"/>
                <w:sz w:val="18"/>
              </w:rPr>
            </w:pPr>
            <w:r w:rsidRPr="00165A0C">
              <w:rPr>
                <w:rFonts w:cs="Arial"/>
                <w:sz w:val="18"/>
              </w:rPr>
              <w:t>Bollard Number</w:t>
            </w:r>
          </w:p>
        </w:tc>
        <w:tc>
          <w:tcPr>
            <w:tcW w:w="834" w:type="pct"/>
            <w:gridSpan w:val="2"/>
            <w:shd w:val="clear" w:color="auto" w:fill="auto"/>
          </w:tcPr>
          <w:p w14:paraId="4ED5F52D" w14:textId="77777777" w:rsidR="00165A0C" w:rsidRPr="00165A0C" w:rsidRDefault="00165A0C" w:rsidP="00165A0C">
            <w:pPr>
              <w:spacing w:before="120" w:after="120"/>
              <w:rPr>
                <w:rFonts w:cs="Arial"/>
                <w:sz w:val="18"/>
              </w:rPr>
            </w:pPr>
          </w:p>
        </w:tc>
        <w:tc>
          <w:tcPr>
            <w:tcW w:w="1250" w:type="pct"/>
            <w:gridSpan w:val="4"/>
            <w:shd w:val="clear" w:color="auto" w:fill="auto"/>
          </w:tcPr>
          <w:p w14:paraId="012BAAE0" w14:textId="77777777" w:rsidR="00165A0C" w:rsidRPr="00165A0C" w:rsidRDefault="00165A0C" w:rsidP="00165A0C">
            <w:pPr>
              <w:spacing w:before="120" w:after="120"/>
              <w:rPr>
                <w:rFonts w:cs="Arial"/>
                <w:sz w:val="18"/>
              </w:rPr>
            </w:pPr>
          </w:p>
        </w:tc>
        <w:tc>
          <w:tcPr>
            <w:tcW w:w="417" w:type="pct"/>
            <w:gridSpan w:val="2"/>
            <w:shd w:val="clear" w:color="auto" w:fill="auto"/>
          </w:tcPr>
          <w:p w14:paraId="0346F998" w14:textId="77777777" w:rsidR="00165A0C" w:rsidRPr="00165A0C" w:rsidRDefault="00165A0C" w:rsidP="00165A0C">
            <w:pPr>
              <w:spacing w:before="120" w:after="120"/>
              <w:rPr>
                <w:rFonts w:cs="Arial"/>
                <w:sz w:val="18"/>
              </w:rPr>
            </w:pPr>
            <w:r w:rsidRPr="00165A0C">
              <w:rPr>
                <w:rFonts w:cs="Arial"/>
                <w:sz w:val="18"/>
              </w:rPr>
              <w:t>TE</w:t>
            </w:r>
          </w:p>
        </w:tc>
        <w:tc>
          <w:tcPr>
            <w:tcW w:w="834" w:type="pct"/>
            <w:gridSpan w:val="2"/>
            <w:shd w:val="clear" w:color="auto" w:fill="auto"/>
          </w:tcPr>
          <w:p w14:paraId="54E1E1C2" w14:textId="77777777" w:rsidR="00165A0C" w:rsidRPr="00165A0C" w:rsidRDefault="00165A0C" w:rsidP="00165A0C">
            <w:pPr>
              <w:spacing w:before="120" w:after="120"/>
              <w:rPr>
                <w:rFonts w:cs="Arial"/>
                <w:sz w:val="18"/>
              </w:rPr>
            </w:pPr>
            <w:r w:rsidRPr="00165A0C">
              <w:rPr>
                <w:rFonts w:cs="Arial"/>
                <w:sz w:val="18"/>
              </w:rPr>
              <w:t>0, 2 (ordered)</w:t>
            </w:r>
          </w:p>
        </w:tc>
      </w:tr>
      <w:tr w:rsidR="00165A0C" w:rsidRPr="00165A0C" w14:paraId="7CDB8E65" w14:textId="77777777" w:rsidTr="00B131AF">
        <w:tc>
          <w:tcPr>
            <w:tcW w:w="1665" w:type="pct"/>
            <w:gridSpan w:val="4"/>
            <w:shd w:val="clear" w:color="auto" w:fill="auto"/>
          </w:tcPr>
          <w:p w14:paraId="7B8E5F26" w14:textId="77777777" w:rsidR="00165A0C" w:rsidRPr="00165A0C" w:rsidRDefault="00165A0C" w:rsidP="00165A0C">
            <w:pPr>
              <w:spacing w:before="120" w:after="120"/>
              <w:rPr>
                <w:rFonts w:cs="Arial"/>
                <w:sz w:val="18"/>
              </w:rPr>
            </w:pPr>
            <w:r w:rsidRPr="00165A0C">
              <w:rPr>
                <w:rFonts w:cs="Arial"/>
                <w:sz w:val="18"/>
              </w:rPr>
              <w:t>GLN Extension</w:t>
            </w:r>
          </w:p>
        </w:tc>
        <w:tc>
          <w:tcPr>
            <w:tcW w:w="834" w:type="pct"/>
            <w:gridSpan w:val="2"/>
            <w:shd w:val="clear" w:color="auto" w:fill="auto"/>
          </w:tcPr>
          <w:p w14:paraId="1FE52A38" w14:textId="77777777" w:rsidR="00165A0C" w:rsidRPr="00165A0C" w:rsidRDefault="00165A0C" w:rsidP="00165A0C">
            <w:pPr>
              <w:spacing w:before="120" w:after="120"/>
              <w:rPr>
                <w:rFonts w:cs="Arial"/>
                <w:sz w:val="18"/>
              </w:rPr>
            </w:pPr>
          </w:p>
        </w:tc>
        <w:tc>
          <w:tcPr>
            <w:tcW w:w="1250" w:type="pct"/>
            <w:gridSpan w:val="4"/>
            <w:shd w:val="clear" w:color="auto" w:fill="auto"/>
          </w:tcPr>
          <w:p w14:paraId="35917219" w14:textId="77777777" w:rsidR="00165A0C" w:rsidRPr="00165A0C" w:rsidRDefault="00165A0C" w:rsidP="00165A0C">
            <w:pPr>
              <w:spacing w:before="120" w:after="120"/>
              <w:rPr>
                <w:rFonts w:cs="Arial"/>
                <w:sz w:val="18"/>
              </w:rPr>
            </w:pPr>
          </w:p>
        </w:tc>
        <w:tc>
          <w:tcPr>
            <w:tcW w:w="417" w:type="pct"/>
            <w:gridSpan w:val="2"/>
            <w:shd w:val="clear" w:color="auto" w:fill="auto"/>
          </w:tcPr>
          <w:p w14:paraId="27D2F510" w14:textId="77777777" w:rsidR="00165A0C" w:rsidRPr="00165A0C" w:rsidRDefault="00165A0C" w:rsidP="00165A0C">
            <w:pPr>
              <w:spacing w:before="120" w:after="120"/>
              <w:rPr>
                <w:rFonts w:cs="Arial"/>
                <w:sz w:val="18"/>
              </w:rPr>
            </w:pPr>
            <w:r w:rsidRPr="00165A0C">
              <w:rPr>
                <w:rFonts w:cs="Arial"/>
                <w:sz w:val="18"/>
              </w:rPr>
              <w:t>TE</w:t>
            </w:r>
          </w:p>
        </w:tc>
        <w:tc>
          <w:tcPr>
            <w:tcW w:w="834" w:type="pct"/>
            <w:gridSpan w:val="2"/>
            <w:shd w:val="clear" w:color="auto" w:fill="auto"/>
          </w:tcPr>
          <w:p w14:paraId="63102154"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7C1819F" w14:textId="77777777" w:rsidTr="00B131AF">
        <w:tc>
          <w:tcPr>
            <w:tcW w:w="1665" w:type="pct"/>
            <w:gridSpan w:val="4"/>
            <w:shd w:val="clear" w:color="auto" w:fill="auto"/>
          </w:tcPr>
          <w:p w14:paraId="0DF2B4B3" w14:textId="77777777" w:rsidR="00165A0C" w:rsidRPr="00165A0C" w:rsidRDefault="00165A0C" w:rsidP="00165A0C">
            <w:pPr>
              <w:spacing w:before="120" w:after="120"/>
              <w:rPr>
                <w:rFonts w:cs="Arial"/>
                <w:sz w:val="18"/>
              </w:rPr>
            </w:pPr>
            <w:r w:rsidRPr="00165A0C">
              <w:rPr>
                <w:rFonts w:cs="Arial"/>
                <w:sz w:val="18"/>
              </w:rPr>
              <w:t>Metre Mark Number</w:t>
            </w:r>
          </w:p>
        </w:tc>
        <w:tc>
          <w:tcPr>
            <w:tcW w:w="834" w:type="pct"/>
            <w:gridSpan w:val="2"/>
            <w:shd w:val="clear" w:color="auto" w:fill="auto"/>
          </w:tcPr>
          <w:p w14:paraId="330B022E" w14:textId="77777777" w:rsidR="00165A0C" w:rsidRPr="00165A0C" w:rsidRDefault="00165A0C" w:rsidP="00165A0C">
            <w:pPr>
              <w:spacing w:before="120" w:after="120"/>
              <w:rPr>
                <w:rFonts w:cs="Arial"/>
                <w:sz w:val="18"/>
              </w:rPr>
            </w:pPr>
          </w:p>
        </w:tc>
        <w:tc>
          <w:tcPr>
            <w:tcW w:w="1250" w:type="pct"/>
            <w:gridSpan w:val="4"/>
            <w:shd w:val="clear" w:color="auto" w:fill="auto"/>
          </w:tcPr>
          <w:p w14:paraId="485F7FAB" w14:textId="77777777" w:rsidR="00165A0C" w:rsidRPr="00165A0C" w:rsidRDefault="00165A0C" w:rsidP="00165A0C">
            <w:pPr>
              <w:spacing w:before="120" w:after="120"/>
              <w:rPr>
                <w:rFonts w:cs="Arial"/>
                <w:sz w:val="18"/>
              </w:rPr>
            </w:pPr>
          </w:p>
        </w:tc>
        <w:tc>
          <w:tcPr>
            <w:tcW w:w="417" w:type="pct"/>
            <w:gridSpan w:val="2"/>
            <w:shd w:val="clear" w:color="auto" w:fill="auto"/>
          </w:tcPr>
          <w:p w14:paraId="12B19E9D" w14:textId="77777777" w:rsidR="00165A0C" w:rsidRPr="00165A0C" w:rsidRDefault="00165A0C" w:rsidP="00165A0C">
            <w:pPr>
              <w:spacing w:before="120" w:after="120"/>
              <w:rPr>
                <w:rFonts w:cs="Arial"/>
                <w:sz w:val="18"/>
              </w:rPr>
            </w:pPr>
            <w:r w:rsidRPr="00165A0C">
              <w:rPr>
                <w:rFonts w:cs="Arial"/>
                <w:sz w:val="18"/>
              </w:rPr>
              <w:t>TE</w:t>
            </w:r>
          </w:p>
        </w:tc>
        <w:tc>
          <w:tcPr>
            <w:tcW w:w="834" w:type="pct"/>
            <w:gridSpan w:val="2"/>
            <w:shd w:val="clear" w:color="auto" w:fill="auto"/>
          </w:tcPr>
          <w:p w14:paraId="431E9832" w14:textId="77777777" w:rsidR="00165A0C" w:rsidRPr="00165A0C" w:rsidRDefault="00165A0C" w:rsidP="00165A0C">
            <w:pPr>
              <w:spacing w:before="120" w:after="120"/>
              <w:rPr>
                <w:rFonts w:cs="Arial"/>
                <w:sz w:val="18"/>
              </w:rPr>
            </w:pPr>
            <w:r w:rsidRPr="00165A0C">
              <w:rPr>
                <w:rFonts w:cs="Arial"/>
                <w:sz w:val="18"/>
              </w:rPr>
              <w:t>0, 2 (ordered)</w:t>
            </w:r>
          </w:p>
        </w:tc>
      </w:tr>
      <w:tr w:rsidR="00165A0C" w:rsidRPr="00165A0C" w14:paraId="7FB2AAA1" w14:textId="77777777" w:rsidTr="00B131AF">
        <w:tc>
          <w:tcPr>
            <w:tcW w:w="1665" w:type="pct"/>
            <w:gridSpan w:val="4"/>
            <w:shd w:val="clear" w:color="auto" w:fill="auto"/>
          </w:tcPr>
          <w:p w14:paraId="259660DE" w14:textId="77777777" w:rsidR="00165A0C" w:rsidRPr="00165A0C" w:rsidRDefault="00165A0C" w:rsidP="00165A0C">
            <w:pPr>
              <w:spacing w:before="120" w:after="120"/>
              <w:rPr>
                <w:rFonts w:cs="Arial"/>
                <w:sz w:val="18"/>
              </w:rPr>
            </w:pPr>
            <w:r w:rsidRPr="00165A0C">
              <w:rPr>
                <w:rFonts w:cs="Arial"/>
                <w:sz w:val="18"/>
              </w:rPr>
              <w:t>Manifold Number</w:t>
            </w:r>
          </w:p>
        </w:tc>
        <w:tc>
          <w:tcPr>
            <w:tcW w:w="834" w:type="pct"/>
            <w:gridSpan w:val="2"/>
            <w:shd w:val="clear" w:color="auto" w:fill="auto"/>
          </w:tcPr>
          <w:p w14:paraId="150EEFA8" w14:textId="77777777" w:rsidR="00165A0C" w:rsidRPr="00165A0C" w:rsidRDefault="00165A0C" w:rsidP="00165A0C">
            <w:pPr>
              <w:spacing w:before="120" w:after="120"/>
              <w:rPr>
                <w:rFonts w:cs="Arial"/>
                <w:sz w:val="18"/>
              </w:rPr>
            </w:pPr>
          </w:p>
        </w:tc>
        <w:tc>
          <w:tcPr>
            <w:tcW w:w="1250" w:type="pct"/>
            <w:gridSpan w:val="4"/>
            <w:shd w:val="clear" w:color="auto" w:fill="auto"/>
          </w:tcPr>
          <w:p w14:paraId="790CACAF" w14:textId="77777777" w:rsidR="00165A0C" w:rsidRPr="00165A0C" w:rsidRDefault="00165A0C" w:rsidP="00165A0C">
            <w:pPr>
              <w:spacing w:before="120" w:after="120"/>
              <w:rPr>
                <w:rFonts w:cs="Arial"/>
                <w:sz w:val="18"/>
              </w:rPr>
            </w:pPr>
          </w:p>
        </w:tc>
        <w:tc>
          <w:tcPr>
            <w:tcW w:w="417" w:type="pct"/>
            <w:gridSpan w:val="2"/>
            <w:shd w:val="clear" w:color="auto" w:fill="auto"/>
          </w:tcPr>
          <w:p w14:paraId="7649BFAA" w14:textId="77777777" w:rsidR="00165A0C" w:rsidRPr="00165A0C" w:rsidRDefault="00165A0C" w:rsidP="00165A0C">
            <w:pPr>
              <w:spacing w:before="120" w:after="120"/>
              <w:rPr>
                <w:rFonts w:cs="Arial"/>
                <w:sz w:val="18"/>
              </w:rPr>
            </w:pPr>
            <w:r w:rsidRPr="00165A0C">
              <w:rPr>
                <w:rFonts w:cs="Arial"/>
                <w:sz w:val="18"/>
              </w:rPr>
              <w:t>TE</w:t>
            </w:r>
          </w:p>
        </w:tc>
        <w:tc>
          <w:tcPr>
            <w:tcW w:w="834" w:type="pct"/>
            <w:gridSpan w:val="2"/>
            <w:shd w:val="clear" w:color="auto" w:fill="auto"/>
          </w:tcPr>
          <w:p w14:paraId="064AD3F9" w14:textId="77777777" w:rsidR="00165A0C" w:rsidRPr="00165A0C" w:rsidRDefault="00165A0C" w:rsidP="00165A0C">
            <w:pPr>
              <w:spacing w:before="120" w:after="120"/>
              <w:rPr>
                <w:rFonts w:cs="Arial"/>
                <w:sz w:val="18"/>
              </w:rPr>
            </w:pPr>
            <w:r w:rsidRPr="00165A0C">
              <w:rPr>
                <w:rFonts w:cs="Arial"/>
                <w:sz w:val="18"/>
              </w:rPr>
              <w:t>0, 2 (ordered)</w:t>
            </w:r>
          </w:p>
        </w:tc>
      </w:tr>
      <w:tr w:rsidR="00165A0C" w:rsidRPr="00165A0C" w14:paraId="0ED14B5C" w14:textId="77777777" w:rsidTr="00B131AF">
        <w:tc>
          <w:tcPr>
            <w:tcW w:w="1665" w:type="pct"/>
            <w:gridSpan w:val="4"/>
            <w:shd w:val="clear" w:color="auto" w:fill="auto"/>
          </w:tcPr>
          <w:p w14:paraId="0448E504" w14:textId="77777777" w:rsidR="00165A0C" w:rsidRPr="00165A0C" w:rsidRDefault="00165A0C" w:rsidP="00165A0C">
            <w:pPr>
              <w:spacing w:before="120" w:after="120"/>
              <w:rPr>
                <w:rFonts w:cs="Arial"/>
                <w:sz w:val="18"/>
              </w:rPr>
            </w:pPr>
            <w:r w:rsidRPr="00165A0C">
              <w:rPr>
                <w:rFonts w:cs="Arial"/>
                <w:sz w:val="18"/>
              </w:rPr>
              <w:t>Ramp Number</w:t>
            </w:r>
          </w:p>
        </w:tc>
        <w:tc>
          <w:tcPr>
            <w:tcW w:w="834" w:type="pct"/>
            <w:gridSpan w:val="2"/>
            <w:shd w:val="clear" w:color="auto" w:fill="auto"/>
          </w:tcPr>
          <w:p w14:paraId="7B868E1C" w14:textId="77777777" w:rsidR="00165A0C" w:rsidRPr="00165A0C" w:rsidRDefault="00165A0C" w:rsidP="00165A0C">
            <w:pPr>
              <w:spacing w:before="120" w:after="120"/>
              <w:rPr>
                <w:rFonts w:cs="Arial"/>
                <w:sz w:val="18"/>
              </w:rPr>
            </w:pPr>
          </w:p>
        </w:tc>
        <w:tc>
          <w:tcPr>
            <w:tcW w:w="1250" w:type="pct"/>
            <w:gridSpan w:val="4"/>
            <w:shd w:val="clear" w:color="auto" w:fill="auto"/>
          </w:tcPr>
          <w:p w14:paraId="7406C932" w14:textId="77777777" w:rsidR="00165A0C" w:rsidRPr="00165A0C" w:rsidRDefault="00165A0C" w:rsidP="00165A0C">
            <w:pPr>
              <w:spacing w:before="120" w:after="120"/>
              <w:rPr>
                <w:rFonts w:cs="Arial"/>
                <w:sz w:val="18"/>
              </w:rPr>
            </w:pPr>
          </w:p>
        </w:tc>
        <w:tc>
          <w:tcPr>
            <w:tcW w:w="417" w:type="pct"/>
            <w:gridSpan w:val="2"/>
            <w:shd w:val="clear" w:color="auto" w:fill="auto"/>
          </w:tcPr>
          <w:p w14:paraId="43617B46" w14:textId="77777777" w:rsidR="00165A0C" w:rsidRPr="00165A0C" w:rsidRDefault="00165A0C" w:rsidP="00165A0C">
            <w:pPr>
              <w:spacing w:before="120" w:after="120"/>
              <w:rPr>
                <w:rFonts w:cs="Arial"/>
                <w:sz w:val="18"/>
              </w:rPr>
            </w:pPr>
            <w:r w:rsidRPr="00165A0C">
              <w:rPr>
                <w:rFonts w:cs="Arial"/>
                <w:sz w:val="18"/>
              </w:rPr>
              <w:t>TE</w:t>
            </w:r>
          </w:p>
        </w:tc>
        <w:tc>
          <w:tcPr>
            <w:tcW w:w="834" w:type="pct"/>
            <w:gridSpan w:val="2"/>
            <w:shd w:val="clear" w:color="auto" w:fill="auto"/>
          </w:tcPr>
          <w:p w14:paraId="0DC30CDE"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87D1976" w14:textId="77777777" w:rsidTr="00B131AF">
        <w:tc>
          <w:tcPr>
            <w:tcW w:w="1665" w:type="pct"/>
            <w:gridSpan w:val="4"/>
            <w:shd w:val="clear" w:color="auto" w:fill="auto"/>
          </w:tcPr>
          <w:p w14:paraId="0E44D06E" w14:textId="77777777" w:rsidR="00165A0C" w:rsidRPr="00165A0C" w:rsidRDefault="00165A0C" w:rsidP="00165A0C">
            <w:pPr>
              <w:spacing w:before="120" w:after="120"/>
              <w:rPr>
                <w:rFonts w:cs="Arial"/>
                <w:sz w:val="18"/>
              </w:rPr>
            </w:pPr>
            <w:r w:rsidRPr="00165A0C">
              <w:rPr>
                <w:rFonts w:cs="Arial"/>
                <w:sz w:val="18"/>
              </w:rPr>
              <w:t>Location by Text</w:t>
            </w:r>
          </w:p>
        </w:tc>
        <w:tc>
          <w:tcPr>
            <w:tcW w:w="834" w:type="pct"/>
            <w:gridSpan w:val="2"/>
            <w:shd w:val="clear" w:color="auto" w:fill="auto"/>
          </w:tcPr>
          <w:p w14:paraId="00FCD4CC" w14:textId="77777777" w:rsidR="00165A0C" w:rsidRPr="00165A0C" w:rsidRDefault="00165A0C" w:rsidP="00165A0C">
            <w:pPr>
              <w:spacing w:before="120" w:after="120"/>
              <w:rPr>
                <w:rFonts w:cs="Arial"/>
                <w:sz w:val="18"/>
              </w:rPr>
            </w:pPr>
          </w:p>
        </w:tc>
        <w:tc>
          <w:tcPr>
            <w:tcW w:w="1250" w:type="pct"/>
            <w:gridSpan w:val="4"/>
            <w:shd w:val="clear" w:color="auto" w:fill="auto"/>
          </w:tcPr>
          <w:p w14:paraId="7E7C387F" w14:textId="77777777" w:rsidR="00165A0C" w:rsidRPr="00165A0C" w:rsidRDefault="00165A0C" w:rsidP="00165A0C">
            <w:pPr>
              <w:spacing w:before="120" w:after="120"/>
              <w:rPr>
                <w:rFonts w:cs="Arial"/>
                <w:sz w:val="18"/>
              </w:rPr>
            </w:pPr>
          </w:p>
        </w:tc>
        <w:tc>
          <w:tcPr>
            <w:tcW w:w="417" w:type="pct"/>
            <w:gridSpan w:val="2"/>
            <w:shd w:val="clear" w:color="auto" w:fill="auto"/>
          </w:tcPr>
          <w:p w14:paraId="7E906EA6" w14:textId="77777777" w:rsidR="00165A0C" w:rsidRPr="00165A0C" w:rsidRDefault="00165A0C" w:rsidP="00165A0C">
            <w:pPr>
              <w:spacing w:before="120" w:after="120"/>
              <w:rPr>
                <w:rFonts w:cs="Arial"/>
                <w:sz w:val="18"/>
              </w:rPr>
            </w:pPr>
            <w:r w:rsidRPr="00165A0C">
              <w:rPr>
                <w:rFonts w:cs="Arial"/>
                <w:sz w:val="18"/>
              </w:rPr>
              <w:t>TE</w:t>
            </w:r>
          </w:p>
        </w:tc>
        <w:tc>
          <w:tcPr>
            <w:tcW w:w="834" w:type="pct"/>
            <w:gridSpan w:val="2"/>
            <w:shd w:val="clear" w:color="auto" w:fill="auto"/>
          </w:tcPr>
          <w:p w14:paraId="05F1CE1E"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BBD7FC0" w14:textId="77777777" w:rsidTr="00B131AF">
        <w:tc>
          <w:tcPr>
            <w:tcW w:w="5000" w:type="pct"/>
            <w:gridSpan w:val="14"/>
            <w:shd w:val="clear" w:color="auto" w:fill="auto"/>
          </w:tcPr>
          <w:p w14:paraId="62467F0F" w14:textId="7891CF35" w:rsidR="00165A0C" w:rsidRPr="00165A0C" w:rsidRDefault="00165A0C" w:rsidP="00165A0C">
            <w:pPr>
              <w:spacing w:before="120" w:after="120"/>
              <w:rPr>
                <w:rFonts w:cs="Arial"/>
              </w:rPr>
            </w:pPr>
            <w:r w:rsidRPr="00165A0C">
              <w:rPr>
                <w:rFonts w:cs="Arial"/>
                <w:u w:val="single"/>
              </w:rPr>
              <w:t>INT 1 Reference:</w:t>
            </w:r>
            <w:r w:rsidR="000B28A1">
              <w:rPr>
                <w:rFonts w:cs="Arial"/>
                <w:u w:val="single"/>
              </w:rPr>
              <w:t xml:space="preserve"> --</w:t>
            </w:r>
          </w:p>
          <w:p w14:paraId="45854F52" w14:textId="56B21F7D" w:rsidR="00165A0C" w:rsidRDefault="00B40606" w:rsidP="00B40606">
            <w:pPr>
              <w:pStyle w:val="Heading3"/>
            </w:pPr>
            <w:bookmarkStart w:id="1286" w:name="_Toc120214414"/>
            <w:r>
              <w:t>General</w:t>
            </w:r>
            <w:bookmarkEnd w:id="1286"/>
          </w:p>
          <w:p w14:paraId="0A6ED1F5" w14:textId="0E4B9F4F" w:rsidR="00B40606" w:rsidRPr="00165A0C" w:rsidRDefault="005C260D" w:rsidP="00165A0C">
            <w:pPr>
              <w:spacing w:before="120" w:after="120"/>
              <w:rPr>
                <w:rFonts w:cs="Arial"/>
              </w:rPr>
            </w:pPr>
            <w:r>
              <w:rPr>
                <w:rFonts w:cs="Arial"/>
              </w:rPr>
              <w:t xml:space="preserve">The </w:t>
            </w:r>
            <w:proofErr w:type="spellStart"/>
            <w:r w:rsidRPr="005C260D">
              <w:rPr>
                <w:rFonts w:cs="Arial"/>
                <w:b/>
                <w:bCs/>
              </w:rPr>
              <w:t>BerthPosition</w:t>
            </w:r>
            <w:proofErr w:type="spellEnd"/>
            <w:r>
              <w:rPr>
                <w:rFonts w:cs="Arial"/>
              </w:rPr>
              <w:t xml:space="preserve"> feature is used to designate a position along a line of a </w:t>
            </w:r>
            <w:r w:rsidRPr="005C260D">
              <w:rPr>
                <w:rFonts w:cs="Arial"/>
                <w:b/>
                <w:bCs/>
              </w:rPr>
              <w:t>Berth</w:t>
            </w:r>
            <w:r>
              <w:rPr>
                <w:rFonts w:cs="Arial"/>
              </w:rPr>
              <w:t>.</w:t>
            </w:r>
          </w:p>
          <w:p w14:paraId="2640D3B5" w14:textId="77777777" w:rsidR="00165A0C" w:rsidRPr="00165A0C" w:rsidRDefault="00165A0C" w:rsidP="00165A0C">
            <w:pPr>
              <w:spacing w:before="120" w:after="120"/>
              <w:rPr>
                <w:rFonts w:cs="Arial"/>
              </w:rPr>
            </w:pPr>
            <w:r w:rsidRPr="00165A0C">
              <w:rPr>
                <w:rFonts w:cs="Arial"/>
                <w:u w:val="single"/>
              </w:rPr>
              <w:t>Remarks:</w:t>
            </w:r>
          </w:p>
          <w:p w14:paraId="20069535" w14:textId="71E1028D" w:rsidR="00165A0C" w:rsidRPr="00165A0C" w:rsidRDefault="00AB31A2" w:rsidP="00165A0C">
            <w:pPr>
              <w:spacing w:before="120" w:after="120"/>
              <w:rPr>
                <w:rFonts w:cs="Arial"/>
              </w:rPr>
            </w:pPr>
            <w:ins w:id="1287" w:author="Raphael Malyankar" w:date="2022-12-08T02:31:00Z">
              <w:r w:rsidRPr="00AB31A2">
                <w:rPr>
                  <w:rFonts w:cs="Arial"/>
                </w:rPr>
                <w:t>Population of more than one of the attributes bollard number, metre mark number, manifold number, and ramp number is allowed but should be reviewed to ensure that it reflects the reality of what is used at the berth</w:t>
              </w:r>
              <w:r>
                <w:rPr>
                  <w:rFonts w:cs="Arial"/>
                </w:rPr>
                <w:t xml:space="preserve"> position</w:t>
              </w:r>
              <w:r w:rsidRPr="00AB31A2">
                <w:rPr>
                  <w:rFonts w:cs="Arial"/>
                </w:rPr>
                <w:t>.</w:t>
              </w:r>
            </w:ins>
          </w:p>
          <w:p w14:paraId="3796CC8D" w14:textId="77777777" w:rsidR="00165A0C" w:rsidRPr="00165A0C" w:rsidRDefault="00165A0C" w:rsidP="00165A0C">
            <w:pPr>
              <w:spacing w:before="120" w:after="120"/>
              <w:rPr>
                <w:rFonts w:cs="Arial"/>
              </w:rPr>
            </w:pPr>
            <w:r w:rsidRPr="00165A0C">
              <w:rPr>
                <w:rFonts w:cs="Arial"/>
                <w:u w:val="single"/>
              </w:rPr>
              <w:t>Distinction:</w:t>
            </w:r>
          </w:p>
          <w:p w14:paraId="2F31FCD7" w14:textId="77777777" w:rsidR="00165A0C" w:rsidRPr="00165A0C" w:rsidRDefault="00165A0C" w:rsidP="00165A0C">
            <w:pPr>
              <w:spacing w:before="120" w:after="120"/>
              <w:rPr>
                <w:rFonts w:cs="Arial"/>
              </w:rPr>
            </w:pPr>
          </w:p>
        </w:tc>
      </w:tr>
      <w:tr w:rsidR="00165A0C" w:rsidRPr="00165A0C" w14:paraId="299A1F9D" w14:textId="77777777" w:rsidTr="00B131AF">
        <w:tc>
          <w:tcPr>
            <w:tcW w:w="5000" w:type="pct"/>
            <w:gridSpan w:val="14"/>
            <w:shd w:val="clear" w:color="auto" w:fill="auto"/>
          </w:tcPr>
          <w:p w14:paraId="240687F2" w14:textId="77777777" w:rsidR="00165A0C" w:rsidRPr="00165A0C" w:rsidRDefault="00165A0C" w:rsidP="00165A0C">
            <w:pPr>
              <w:spacing w:before="120" w:after="120"/>
              <w:rPr>
                <w:rFonts w:cs="Arial"/>
                <w:b/>
                <w:u w:val="single"/>
              </w:rPr>
            </w:pPr>
            <w:r w:rsidRPr="00165A0C">
              <w:rPr>
                <w:rFonts w:cs="Arial"/>
                <w:b/>
                <w:u w:val="single"/>
              </w:rPr>
              <w:t>Feature/Information associations</w:t>
            </w:r>
          </w:p>
        </w:tc>
      </w:tr>
      <w:tr w:rsidR="00165A0C" w:rsidRPr="00165A0C" w14:paraId="058E9867" w14:textId="77777777" w:rsidTr="005C260D">
        <w:tc>
          <w:tcPr>
            <w:tcW w:w="332" w:type="pct"/>
            <w:vMerge w:val="restart"/>
            <w:shd w:val="clear" w:color="auto" w:fill="auto"/>
          </w:tcPr>
          <w:p w14:paraId="18BB9591" w14:textId="77777777" w:rsidR="00165A0C" w:rsidRPr="00165A0C" w:rsidRDefault="00165A0C" w:rsidP="00165A0C">
            <w:pPr>
              <w:spacing w:before="120" w:after="120"/>
              <w:rPr>
                <w:rFonts w:cs="Arial"/>
                <w:b/>
              </w:rPr>
            </w:pPr>
            <w:r w:rsidRPr="00165A0C">
              <w:rPr>
                <w:rFonts w:cs="Arial"/>
                <w:b/>
              </w:rPr>
              <w:t>Type</w:t>
            </w:r>
          </w:p>
        </w:tc>
        <w:tc>
          <w:tcPr>
            <w:tcW w:w="718" w:type="pct"/>
            <w:vMerge w:val="restart"/>
            <w:shd w:val="clear" w:color="auto" w:fill="auto"/>
          </w:tcPr>
          <w:p w14:paraId="6F6592BF" w14:textId="77777777" w:rsidR="00165A0C" w:rsidRPr="00165A0C" w:rsidRDefault="00165A0C" w:rsidP="00165A0C">
            <w:pPr>
              <w:spacing w:before="120" w:after="120"/>
              <w:rPr>
                <w:rFonts w:cs="Arial"/>
                <w:b/>
              </w:rPr>
            </w:pPr>
            <w:r w:rsidRPr="00165A0C">
              <w:rPr>
                <w:rFonts w:cs="Arial"/>
                <w:b/>
              </w:rPr>
              <w:t>Association Name</w:t>
            </w:r>
          </w:p>
        </w:tc>
        <w:tc>
          <w:tcPr>
            <w:tcW w:w="3950" w:type="pct"/>
            <w:gridSpan w:val="12"/>
            <w:shd w:val="clear" w:color="auto" w:fill="auto"/>
          </w:tcPr>
          <w:p w14:paraId="26BB96A2" w14:textId="77777777" w:rsidR="00165A0C" w:rsidRPr="00165A0C" w:rsidRDefault="00165A0C" w:rsidP="00165A0C">
            <w:pPr>
              <w:spacing w:before="120" w:after="120"/>
              <w:jc w:val="center"/>
              <w:rPr>
                <w:rFonts w:cs="Arial"/>
                <w:b/>
              </w:rPr>
            </w:pPr>
            <w:r w:rsidRPr="00165A0C">
              <w:rPr>
                <w:rFonts w:cs="Arial"/>
                <w:b/>
              </w:rPr>
              <w:t>Association Ends</w:t>
            </w:r>
          </w:p>
        </w:tc>
      </w:tr>
      <w:tr w:rsidR="00165A0C" w:rsidRPr="00165A0C" w14:paraId="0E36D12C" w14:textId="77777777" w:rsidTr="005C260D">
        <w:tc>
          <w:tcPr>
            <w:tcW w:w="332" w:type="pct"/>
            <w:vMerge/>
            <w:shd w:val="clear" w:color="auto" w:fill="auto"/>
          </w:tcPr>
          <w:p w14:paraId="4A7948D6" w14:textId="77777777" w:rsidR="00165A0C" w:rsidRPr="00165A0C" w:rsidRDefault="00165A0C" w:rsidP="00165A0C">
            <w:pPr>
              <w:spacing w:before="120" w:after="120"/>
              <w:rPr>
                <w:rFonts w:cs="Arial"/>
              </w:rPr>
            </w:pPr>
          </w:p>
        </w:tc>
        <w:tc>
          <w:tcPr>
            <w:tcW w:w="718" w:type="pct"/>
            <w:vMerge/>
            <w:shd w:val="clear" w:color="auto" w:fill="auto"/>
          </w:tcPr>
          <w:p w14:paraId="29EC1408" w14:textId="77777777" w:rsidR="00165A0C" w:rsidRPr="00165A0C" w:rsidRDefault="00165A0C" w:rsidP="00165A0C">
            <w:pPr>
              <w:spacing w:before="120" w:after="120"/>
              <w:rPr>
                <w:rFonts w:cs="Arial"/>
              </w:rPr>
            </w:pPr>
          </w:p>
        </w:tc>
        <w:tc>
          <w:tcPr>
            <w:tcW w:w="642" w:type="pct"/>
            <w:gridSpan w:val="3"/>
            <w:shd w:val="clear" w:color="auto" w:fill="auto"/>
          </w:tcPr>
          <w:p w14:paraId="60C94C06" w14:textId="77777777" w:rsidR="00165A0C" w:rsidRPr="00165A0C" w:rsidRDefault="00165A0C" w:rsidP="00165A0C">
            <w:pPr>
              <w:spacing w:before="120" w:after="120"/>
              <w:rPr>
                <w:rFonts w:cs="Arial"/>
                <w:b/>
              </w:rPr>
            </w:pPr>
            <w:r w:rsidRPr="00165A0C">
              <w:rPr>
                <w:rFonts w:cs="Arial"/>
                <w:b/>
              </w:rPr>
              <w:t>Class</w:t>
            </w:r>
          </w:p>
        </w:tc>
        <w:tc>
          <w:tcPr>
            <w:tcW w:w="863" w:type="pct"/>
            <w:gridSpan w:val="2"/>
            <w:shd w:val="clear" w:color="auto" w:fill="auto"/>
          </w:tcPr>
          <w:p w14:paraId="25766935" w14:textId="77777777" w:rsidR="00165A0C" w:rsidRPr="00165A0C" w:rsidRDefault="00165A0C" w:rsidP="00165A0C">
            <w:pPr>
              <w:spacing w:before="120" w:after="120"/>
              <w:rPr>
                <w:rFonts w:cs="Arial"/>
                <w:b/>
              </w:rPr>
            </w:pPr>
            <w:r w:rsidRPr="00165A0C">
              <w:rPr>
                <w:rFonts w:cs="Arial"/>
                <w:b/>
              </w:rPr>
              <w:t>Role</w:t>
            </w:r>
          </w:p>
        </w:tc>
        <w:tc>
          <w:tcPr>
            <w:tcW w:w="302" w:type="pct"/>
            <w:shd w:val="clear" w:color="auto" w:fill="auto"/>
          </w:tcPr>
          <w:p w14:paraId="4AAEE6BA" w14:textId="77777777" w:rsidR="00165A0C" w:rsidRPr="00165A0C" w:rsidRDefault="00165A0C" w:rsidP="00165A0C">
            <w:pPr>
              <w:spacing w:before="120" w:after="120"/>
              <w:rPr>
                <w:rFonts w:cs="Arial"/>
                <w:b/>
              </w:rPr>
            </w:pPr>
            <w:proofErr w:type="spellStart"/>
            <w:r w:rsidRPr="00165A0C">
              <w:rPr>
                <w:rFonts w:cs="Arial"/>
                <w:b/>
              </w:rPr>
              <w:t>Mult</w:t>
            </w:r>
            <w:proofErr w:type="spellEnd"/>
          </w:p>
        </w:tc>
        <w:tc>
          <w:tcPr>
            <w:tcW w:w="1027" w:type="pct"/>
            <w:gridSpan w:val="3"/>
            <w:shd w:val="clear" w:color="auto" w:fill="auto"/>
          </w:tcPr>
          <w:p w14:paraId="32D64A8F" w14:textId="77777777" w:rsidR="00165A0C" w:rsidRPr="00165A0C" w:rsidRDefault="00165A0C" w:rsidP="00165A0C">
            <w:pPr>
              <w:spacing w:before="120" w:after="120"/>
              <w:rPr>
                <w:rFonts w:cs="Arial"/>
                <w:b/>
              </w:rPr>
            </w:pPr>
            <w:r w:rsidRPr="00165A0C">
              <w:rPr>
                <w:rFonts w:cs="Arial"/>
                <w:b/>
              </w:rPr>
              <w:t>Class</w:t>
            </w:r>
          </w:p>
        </w:tc>
        <w:tc>
          <w:tcPr>
            <w:tcW w:w="815" w:type="pct"/>
            <w:gridSpan w:val="2"/>
            <w:shd w:val="clear" w:color="auto" w:fill="auto"/>
          </w:tcPr>
          <w:p w14:paraId="61F71362" w14:textId="77777777" w:rsidR="00165A0C" w:rsidRPr="00165A0C" w:rsidRDefault="00165A0C" w:rsidP="00165A0C">
            <w:pPr>
              <w:spacing w:before="120" w:after="120"/>
              <w:rPr>
                <w:rFonts w:cs="Arial"/>
                <w:b/>
              </w:rPr>
            </w:pPr>
            <w:r w:rsidRPr="00165A0C">
              <w:rPr>
                <w:rFonts w:cs="Arial"/>
                <w:b/>
              </w:rPr>
              <w:t>Role</w:t>
            </w:r>
          </w:p>
        </w:tc>
        <w:tc>
          <w:tcPr>
            <w:tcW w:w="302" w:type="pct"/>
            <w:shd w:val="clear" w:color="auto" w:fill="auto"/>
          </w:tcPr>
          <w:p w14:paraId="5EAF82B9" w14:textId="77777777" w:rsidR="00165A0C" w:rsidRPr="00165A0C" w:rsidRDefault="00165A0C" w:rsidP="00165A0C">
            <w:pPr>
              <w:spacing w:before="120" w:after="120"/>
              <w:rPr>
                <w:rFonts w:cs="Arial"/>
                <w:b/>
              </w:rPr>
            </w:pPr>
            <w:proofErr w:type="spellStart"/>
            <w:r w:rsidRPr="00165A0C">
              <w:rPr>
                <w:rFonts w:cs="Arial"/>
                <w:b/>
              </w:rPr>
              <w:t>Mult</w:t>
            </w:r>
            <w:proofErr w:type="spellEnd"/>
          </w:p>
        </w:tc>
      </w:tr>
      <w:tr w:rsidR="00165A0C" w:rsidRPr="00165A0C" w14:paraId="24A8D1E4" w14:textId="77777777" w:rsidTr="005C260D">
        <w:tc>
          <w:tcPr>
            <w:tcW w:w="332" w:type="pct"/>
            <w:shd w:val="clear" w:color="auto" w:fill="auto"/>
          </w:tcPr>
          <w:p w14:paraId="68032FEB" w14:textId="77777777" w:rsidR="00165A0C" w:rsidRPr="00165A0C" w:rsidRDefault="00165A0C" w:rsidP="00165A0C">
            <w:pPr>
              <w:spacing w:before="120" w:after="120"/>
              <w:rPr>
                <w:rFonts w:cs="Arial"/>
                <w:sz w:val="18"/>
              </w:rPr>
            </w:pPr>
            <w:r w:rsidRPr="00165A0C">
              <w:rPr>
                <w:rFonts w:cs="Arial"/>
                <w:sz w:val="18"/>
              </w:rPr>
              <w:lastRenderedPageBreak/>
              <w:t>Comp</w:t>
            </w:r>
          </w:p>
        </w:tc>
        <w:tc>
          <w:tcPr>
            <w:tcW w:w="718" w:type="pct"/>
            <w:shd w:val="clear" w:color="auto" w:fill="auto"/>
          </w:tcPr>
          <w:p w14:paraId="5D522748" w14:textId="77777777" w:rsidR="00165A0C" w:rsidRPr="00165A0C" w:rsidRDefault="00165A0C" w:rsidP="00165A0C">
            <w:pPr>
              <w:spacing w:before="120" w:after="120"/>
              <w:rPr>
                <w:rFonts w:cs="Arial"/>
                <w:sz w:val="18"/>
              </w:rPr>
            </w:pPr>
            <w:r w:rsidRPr="00165A0C">
              <w:rPr>
                <w:rFonts w:cs="Arial"/>
                <w:sz w:val="18"/>
              </w:rPr>
              <w:t>Demarcation</w:t>
            </w:r>
          </w:p>
        </w:tc>
        <w:tc>
          <w:tcPr>
            <w:tcW w:w="642" w:type="pct"/>
            <w:gridSpan w:val="3"/>
            <w:shd w:val="clear" w:color="auto" w:fill="auto"/>
          </w:tcPr>
          <w:p w14:paraId="33B9D7FD" w14:textId="77777777" w:rsidR="00165A0C" w:rsidRPr="00165A0C" w:rsidRDefault="00165A0C" w:rsidP="00165A0C">
            <w:pPr>
              <w:spacing w:before="120" w:after="120"/>
              <w:rPr>
                <w:rFonts w:cs="Arial"/>
                <w:b/>
                <w:sz w:val="18"/>
              </w:rPr>
            </w:pPr>
            <w:proofErr w:type="spellStart"/>
            <w:r w:rsidRPr="00165A0C">
              <w:rPr>
                <w:rFonts w:cs="Arial"/>
                <w:b/>
                <w:sz w:val="18"/>
              </w:rPr>
              <w:t>BerthPosition</w:t>
            </w:r>
            <w:proofErr w:type="spellEnd"/>
          </w:p>
        </w:tc>
        <w:tc>
          <w:tcPr>
            <w:tcW w:w="863" w:type="pct"/>
            <w:gridSpan w:val="2"/>
            <w:shd w:val="clear" w:color="auto" w:fill="auto"/>
          </w:tcPr>
          <w:p w14:paraId="7B9FCEC9" w14:textId="77777777" w:rsidR="00165A0C" w:rsidRPr="00165A0C" w:rsidRDefault="00165A0C" w:rsidP="00165A0C">
            <w:pPr>
              <w:spacing w:before="120" w:after="120"/>
              <w:rPr>
                <w:rFonts w:cs="Arial"/>
                <w:sz w:val="18"/>
              </w:rPr>
            </w:pPr>
            <w:proofErr w:type="spellStart"/>
            <w:r w:rsidRPr="00165A0C">
              <w:rPr>
                <w:rFonts w:cs="Arial"/>
                <w:sz w:val="18"/>
              </w:rPr>
              <w:t>demarcationIndicator</w:t>
            </w:r>
            <w:proofErr w:type="spellEnd"/>
          </w:p>
        </w:tc>
        <w:tc>
          <w:tcPr>
            <w:tcW w:w="302" w:type="pct"/>
            <w:shd w:val="clear" w:color="auto" w:fill="auto"/>
          </w:tcPr>
          <w:p w14:paraId="3CCCF8F8" w14:textId="77777777" w:rsidR="00165A0C" w:rsidRPr="00165A0C" w:rsidRDefault="00165A0C" w:rsidP="00165A0C">
            <w:pPr>
              <w:spacing w:before="120" w:after="120"/>
              <w:rPr>
                <w:rFonts w:cs="Arial"/>
                <w:sz w:val="18"/>
              </w:rPr>
            </w:pPr>
            <w:r w:rsidRPr="00165A0C">
              <w:rPr>
                <w:rFonts w:cs="Arial"/>
                <w:sz w:val="18"/>
              </w:rPr>
              <w:t>0, *</w:t>
            </w:r>
          </w:p>
        </w:tc>
        <w:tc>
          <w:tcPr>
            <w:tcW w:w="1027" w:type="pct"/>
            <w:gridSpan w:val="3"/>
            <w:shd w:val="clear" w:color="auto" w:fill="auto"/>
          </w:tcPr>
          <w:p w14:paraId="1E7816FD" w14:textId="77777777" w:rsidR="00165A0C" w:rsidRPr="00165A0C" w:rsidRDefault="00165A0C" w:rsidP="00165A0C">
            <w:pPr>
              <w:spacing w:before="120" w:after="120"/>
              <w:rPr>
                <w:rFonts w:cs="Arial"/>
                <w:b/>
                <w:sz w:val="18"/>
              </w:rPr>
            </w:pPr>
            <w:r w:rsidRPr="00165A0C">
              <w:rPr>
                <w:rFonts w:cs="Arial"/>
                <w:b/>
                <w:sz w:val="18"/>
              </w:rPr>
              <w:t>Berth</w:t>
            </w:r>
          </w:p>
        </w:tc>
        <w:tc>
          <w:tcPr>
            <w:tcW w:w="815" w:type="pct"/>
            <w:gridSpan w:val="2"/>
            <w:shd w:val="clear" w:color="auto" w:fill="auto"/>
          </w:tcPr>
          <w:p w14:paraId="0016BA09" w14:textId="77777777" w:rsidR="00165A0C" w:rsidRPr="00165A0C" w:rsidRDefault="00165A0C" w:rsidP="00165A0C">
            <w:pPr>
              <w:spacing w:before="120" w:after="120"/>
              <w:rPr>
                <w:rFonts w:cs="Arial"/>
                <w:sz w:val="18"/>
              </w:rPr>
            </w:pPr>
            <w:proofErr w:type="spellStart"/>
            <w:r w:rsidRPr="00165A0C">
              <w:rPr>
                <w:rFonts w:cs="Arial"/>
                <w:sz w:val="18"/>
              </w:rPr>
              <w:t>demarcatedFeature</w:t>
            </w:r>
            <w:proofErr w:type="spellEnd"/>
          </w:p>
        </w:tc>
        <w:tc>
          <w:tcPr>
            <w:tcW w:w="302" w:type="pct"/>
            <w:shd w:val="clear" w:color="auto" w:fill="auto"/>
          </w:tcPr>
          <w:p w14:paraId="02EBA1BF" w14:textId="77777777" w:rsidR="00165A0C" w:rsidRPr="00165A0C" w:rsidRDefault="00165A0C" w:rsidP="00165A0C">
            <w:pPr>
              <w:spacing w:before="120" w:after="120"/>
              <w:rPr>
                <w:rFonts w:cs="Arial"/>
              </w:rPr>
            </w:pPr>
            <w:r w:rsidRPr="00165A0C">
              <w:rPr>
                <w:rFonts w:cs="Arial"/>
              </w:rPr>
              <w:t>1, 1</w:t>
            </w:r>
          </w:p>
        </w:tc>
      </w:tr>
      <w:tr w:rsidR="00165A0C" w:rsidRPr="00165A0C" w14:paraId="41D80A00" w14:textId="77777777" w:rsidTr="005C260D">
        <w:tc>
          <w:tcPr>
            <w:tcW w:w="332" w:type="pct"/>
            <w:shd w:val="clear" w:color="auto" w:fill="auto"/>
          </w:tcPr>
          <w:p w14:paraId="7B88CD1E" w14:textId="77777777" w:rsidR="00165A0C" w:rsidRPr="00165A0C" w:rsidRDefault="00165A0C" w:rsidP="00165A0C">
            <w:pPr>
              <w:spacing w:before="120" w:after="120"/>
              <w:rPr>
                <w:rFonts w:cs="Arial"/>
                <w:sz w:val="18"/>
              </w:rPr>
            </w:pPr>
            <w:proofErr w:type="spellStart"/>
            <w:r w:rsidRPr="00165A0C">
              <w:rPr>
                <w:rFonts w:cs="Arial"/>
                <w:sz w:val="18"/>
              </w:rPr>
              <w:t>Asso</w:t>
            </w:r>
            <w:proofErr w:type="spellEnd"/>
          </w:p>
        </w:tc>
        <w:tc>
          <w:tcPr>
            <w:tcW w:w="718" w:type="pct"/>
            <w:shd w:val="clear" w:color="auto" w:fill="auto"/>
          </w:tcPr>
          <w:p w14:paraId="4A31F5DA" w14:textId="77777777" w:rsidR="00165A0C" w:rsidRPr="00165A0C" w:rsidRDefault="00165A0C" w:rsidP="00165A0C">
            <w:pPr>
              <w:spacing w:before="120" w:after="120"/>
              <w:rPr>
                <w:rFonts w:cs="Arial"/>
                <w:sz w:val="18"/>
              </w:rPr>
            </w:pPr>
            <w:r w:rsidRPr="00165A0C">
              <w:rPr>
                <w:rFonts w:cs="Arial"/>
                <w:sz w:val="18"/>
              </w:rPr>
              <w:t>Primary/Auxiliary Facility</w:t>
            </w:r>
          </w:p>
        </w:tc>
        <w:tc>
          <w:tcPr>
            <w:tcW w:w="642" w:type="pct"/>
            <w:gridSpan w:val="3"/>
            <w:shd w:val="clear" w:color="auto" w:fill="auto"/>
          </w:tcPr>
          <w:p w14:paraId="79B19312" w14:textId="77777777" w:rsidR="00165A0C" w:rsidRPr="00165A0C" w:rsidRDefault="00165A0C" w:rsidP="00165A0C">
            <w:pPr>
              <w:spacing w:before="120" w:after="120"/>
              <w:rPr>
                <w:rFonts w:cs="Arial"/>
                <w:b/>
                <w:sz w:val="18"/>
              </w:rPr>
            </w:pPr>
            <w:proofErr w:type="spellStart"/>
            <w:r w:rsidRPr="00165A0C">
              <w:rPr>
                <w:rFonts w:cs="Arial"/>
                <w:b/>
                <w:sz w:val="18"/>
              </w:rPr>
              <w:t>BerthPosition</w:t>
            </w:r>
            <w:proofErr w:type="spellEnd"/>
          </w:p>
        </w:tc>
        <w:tc>
          <w:tcPr>
            <w:tcW w:w="863" w:type="pct"/>
            <w:gridSpan w:val="2"/>
            <w:shd w:val="clear" w:color="auto" w:fill="auto"/>
          </w:tcPr>
          <w:p w14:paraId="2C640271" w14:textId="77777777" w:rsidR="00165A0C" w:rsidRPr="00165A0C" w:rsidRDefault="00165A0C" w:rsidP="00165A0C">
            <w:pPr>
              <w:spacing w:before="120" w:after="120"/>
              <w:rPr>
                <w:rFonts w:cs="Arial"/>
                <w:sz w:val="18"/>
              </w:rPr>
            </w:pPr>
            <w:proofErr w:type="spellStart"/>
            <w:r w:rsidRPr="00165A0C">
              <w:rPr>
                <w:rFonts w:cs="Arial"/>
                <w:sz w:val="18"/>
              </w:rPr>
              <w:t>primaryFacility</w:t>
            </w:r>
            <w:proofErr w:type="spellEnd"/>
          </w:p>
        </w:tc>
        <w:tc>
          <w:tcPr>
            <w:tcW w:w="302" w:type="pct"/>
            <w:shd w:val="clear" w:color="auto" w:fill="auto"/>
          </w:tcPr>
          <w:p w14:paraId="13BE67EB" w14:textId="77777777" w:rsidR="00165A0C" w:rsidRPr="00165A0C" w:rsidRDefault="00165A0C" w:rsidP="00165A0C">
            <w:pPr>
              <w:spacing w:before="120" w:after="120"/>
              <w:rPr>
                <w:rFonts w:cs="Arial"/>
                <w:sz w:val="18"/>
              </w:rPr>
            </w:pPr>
            <w:r w:rsidRPr="00165A0C">
              <w:rPr>
                <w:rFonts w:cs="Arial"/>
                <w:sz w:val="18"/>
              </w:rPr>
              <w:t>0, 1</w:t>
            </w:r>
          </w:p>
        </w:tc>
        <w:tc>
          <w:tcPr>
            <w:tcW w:w="1027" w:type="pct"/>
            <w:gridSpan w:val="3"/>
            <w:shd w:val="clear" w:color="auto" w:fill="auto"/>
          </w:tcPr>
          <w:p w14:paraId="0AA56510" w14:textId="77777777" w:rsidR="00165A0C" w:rsidRPr="00165A0C" w:rsidRDefault="00165A0C" w:rsidP="00165A0C">
            <w:pPr>
              <w:spacing w:before="120" w:after="120"/>
              <w:rPr>
                <w:rFonts w:cs="Arial"/>
                <w:b/>
                <w:sz w:val="18"/>
              </w:rPr>
            </w:pPr>
            <w:proofErr w:type="spellStart"/>
            <w:r w:rsidRPr="00165A0C">
              <w:rPr>
                <w:rFonts w:cs="Arial"/>
                <w:b/>
                <w:sz w:val="18"/>
              </w:rPr>
              <w:t>MooringWarpingFacility</w:t>
            </w:r>
            <w:proofErr w:type="spellEnd"/>
          </w:p>
        </w:tc>
        <w:tc>
          <w:tcPr>
            <w:tcW w:w="815" w:type="pct"/>
            <w:gridSpan w:val="2"/>
            <w:shd w:val="clear" w:color="auto" w:fill="auto"/>
          </w:tcPr>
          <w:p w14:paraId="0622BD41" w14:textId="77777777" w:rsidR="00165A0C" w:rsidRPr="00165A0C" w:rsidRDefault="00165A0C" w:rsidP="00165A0C">
            <w:pPr>
              <w:spacing w:before="120" w:after="120"/>
              <w:rPr>
                <w:rFonts w:cs="Arial"/>
                <w:sz w:val="18"/>
              </w:rPr>
            </w:pPr>
            <w:proofErr w:type="spellStart"/>
            <w:r w:rsidRPr="00165A0C">
              <w:rPr>
                <w:rFonts w:cs="Arial"/>
                <w:sz w:val="18"/>
              </w:rPr>
              <w:t>auxiliaryFacility</w:t>
            </w:r>
            <w:proofErr w:type="spellEnd"/>
          </w:p>
        </w:tc>
        <w:tc>
          <w:tcPr>
            <w:tcW w:w="302" w:type="pct"/>
            <w:shd w:val="clear" w:color="auto" w:fill="auto"/>
          </w:tcPr>
          <w:p w14:paraId="7DC3210E" w14:textId="77777777" w:rsidR="00165A0C" w:rsidRPr="00165A0C" w:rsidRDefault="00165A0C" w:rsidP="00165A0C">
            <w:pPr>
              <w:spacing w:before="120" w:after="120"/>
              <w:rPr>
                <w:rFonts w:cs="Arial"/>
              </w:rPr>
            </w:pPr>
            <w:r w:rsidRPr="00165A0C">
              <w:rPr>
                <w:rFonts w:cs="Arial"/>
              </w:rPr>
              <w:t>0, *</w:t>
            </w:r>
          </w:p>
        </w:tc>
      </w:tr>
    </w:tbl>
    <w:p w14:paraId="18047BD7" w14:textId="77777777" w:rsidR="00165A0C" w:rsidRPr="00165A0C" w:rsidRDefault="00165A0C" w:rsidP="00165A0C">
      <w:pPr>
        <w:spacing w:before="240"/>
        <w:rPr>
          <w:b/>
        </w:rPr>
      </w:pPr>
    </w:p>
    <w:p w14:paraId="7F0FB8C6" w14:textId="77777777" w:rsidR="00165A0C" w:rsidRPr="00165A0C" w:rsidRDefault="00165A0C" w:rsidP="00165A0C">
      <w:pPr>
        <w:rPr>
          <w:b/>
        </w:rPr>
      </w:pPr>
      <w:r w:rsidRPr="00165A0C">
        <w:rPr>
          <w:b/>
        </w:rPr>
        <w:br w:type="page"/>
      </w:r>
    </w:p>
    <w:p w14:paraId="193083AF" w14:textId="77777777" w:rsidR="00165A0C" w:rsidRPr="00165A0C" w:rsidRDefault="00165A0C" w:rsidP="00716062">
      <w:pPr>
        <w:pStyle w:val="Heading2"/>
      </w:pPr>
      <w:bookmarkStart w:id="1288" w:name="_Ref113290522"/>
      <w:bookmarkStart w:id="1289" w:name="_Toc120214415"/>
      <w:r w:rsidRPr="00165A0C">
        <w:lastRenderedPageBreak/>
        <w:t>Dock Area</w:t>
      </w:r>
      <w:bookmarkEnd w:id="1288"/>
      <w:bookmarkEnd w:id="12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2"/>
        <w:gridCol w:w="1067"/>
        <w:gridCol w:w="216"/>
        <w:gridCol w:w="779"/>
        <w:gridCol w:w="216"/>
        <w:gridCol w:w="686"/>
        <w:gridCol w:w="548"/>
        <w:gridCol w:w="346"/>
        <w:gridCol w:w="694"/>
        <w:gridCol w:w="783"/>
        <w:gridCol w:w="528"/>
        <w:gridCol w:w="786"/>
        <w:gridCol w:w="838"/>
        <w:gridCol w:w="547"/>
      </w:tblGrid>
      <w:tr w:rsidR="00165A0C" w:rsidRPr="00165A0C" w14:paraId="1833CA19" w14:textId="77777777" w:rsidTr="00B131AF">
        <w:tc>
          <w:tcPr>
            <w:tcW w:w="5000" w:type="pct"/>
            <w:gridSpan w:val="14"/>
            <w:shd w:val="clear" w:color="auto" w:fill="auto"/>
          </w:tcPr>
          <w:p w14:paraId="75389EDF" w14:textId="77777777" w:rsidR="00165A0C" w:rsidRPr="00165A0C" w:rsidRDefault="00165A0C" w:rsidP="00165A0C">
            <w:pPr>
              <w:spacing w:before="120" w:after="120"/>
              <w:rPr>
                <w:rFonts w:cs="Arial"/>
              </w:rPr>
            </w:pPr>
            <w:r w:rsidRPr="00165A0C">
              <w:rPr>
                <w:rFonts w:cs="Arial"/>
                <w:u w:val="single"/>
              </w:rPr>
              <w:t>IHO Definition:</w:t>
            </w:r>
            <w:r w:rsidRPr="00165A0C">
              <w:rPr>
                <w:rFonts w:cs="Arial"/>
              </w:rPr>
              <w:t xml:space="preserve"> An artificially enclosed area within which ships may moor and which may have gates to regulate water level.</w:t>
            </w:r>
          </w:p>
        </w:tc>
      </w:tr>
      <w:tr w:rsidR="00165A0C" w:rsidRPr="00165A0C" w14:paraId="56E12071" w14:textId="77777777" w:rsidTr="00B131AF">
        <w:tc>
          <w:tcPr>
            <w:tcW w:w="5000" w:type="pct"/>
            <w:gridSpan w:val="14"/>
            <w:shd w:val="clear" w:color="auto" w:fill="auto"/>
          </w:tcPr>
          <w:p w14:paraId="15DCE8F1" w14:textId="77777777" w:rsidR="00165A0C" w:rsidRPr="00165A0C" w:rsidRDefault="00165A0C" w:rsidP="00165A0C">
            <w:pPr>
              <w:spacing w:before="120" w:after="120"/>
              <w:rPr>
                <w:rFonts w:cs="Arial"/>
                <w:b/>
              </w:rPr>
            </w:pPr>
            <w:r w:rsidRPr="00165A0C">
              <w:rPr>
                <w:rFonts w:cs="Arial"/>
                <w:b/>
                <w:u w:val="single"/>
              </w:rPr>
              <w:t>S-10x Geo Feature:</w:t>
            </w:r>
            <w:r w:rsidRPr="00165A0C">
              <w:rPr>
                <w:rFonts w:cs="Arial"/>
                <w:b/>
              </w:rPr>
              <w:t xml:space="preserve"> Dock Area (DOCARE)</w:t>
            </w:r>
          </w:p>
        </w:tc>
      </w:tr>
      <w:tr w:rsidR="00165A0C" w:rsidRPr="00165A0C" w14:paraId="307F518C" w14:textId="77777777" w:rsidTr="00B131AF">
        <w:tc>
          <w:tcPr>
            <w:tcW w:w="5000" w:type="pct"/>
            <w:gridSpan w:val="14"/>
            <w:shd w:val="clear" w:color="auto" w:fill="auto"/>
          </w:tcPr>
          <w:p w14:paraId="15A6866A" w14:textId="052B8B8C" w:rsidR="00165A0C" w:rsidRPr="00165A0C" w:rsidRDefault="00165A0C" w:rsidP="00165A0C">
            <w:pPr>
              <w:spacing w:before="120" w:after="120"/>
              <w:rPr>
                <w:rFonts w:cs="Arial"/>
                <w:b/>
              </w:rPr>
            </w:pPr>
            <w:r w:rsidRPr="00165A0C">
              <w:rPr>
                <w:rFonts w:cs="Arial"/>
                <w:b/>
                <w:u w:val="single"/>
              </w:rPr>
              <w:t>Super Type:</w:t>
            </w:r>
            <w:r w:rsidRPr="00165A0C">
              <w:rPr>
                <w:rFonts w:cs="Arial"/>
                <w:b/>
              </w:rPr>
              <w:t xml:space="preserve"> Layout</w:t>
            </w:r>
            <w:r w:rsidR="000E0AAE">
              <w:rPr>
                <w:rFonts w:cs="Arial"/>
                <w:b/>
              </w:rPr>
              <w:t xml:space="preserve"> (</w:t>
            </w:r>
            <w:r w:rsidR="000E0AAE">
              <w:rPr>
                <w:rFonts w:cs="Arial"/>
                <w:b/>
              </w:rPr>
              <w:fldChar w:fldCharType="begin"/>
            </w:r>
            <w:r w:rsidR="000E0AAE">
              <w:rPr>
                <w:rFonts w:cs="Arial"/>
                <w:b/>
              </w:rPr>
              <w:instrText xml:space="preserve"> REF _Ref113290633 \r \h </w:instrText>
            </w:r>
            <w:r w:rsidR="000E0AAE">
              <w:rPr>
                <w:rFonts w:cs="Arial"/>
                <w:b/>
              </w:rPr>
            </w:r>
            <w:r w:rsidR="000E0AAE">
              <w:rPr>
                <w:rFonts w:cs="Arial"/>
                <w:b/>
              </w:rPr>
              <w:fldChar w:fldCharType="separate"/>
            </w:r>
            <w:r w:rsidR="00EE3F7C">
              <w:rPr>
                <w:rFonts w:cs="Arial"/>
                <w:b/>
              </w:rPr>
              <w:t>5.6</w:t>
            </w:r>
            <w:r w:rsidR="000E0AAE">
              <w:rPr>
                <w:rFonts w:cs="Arial"/>
                <w:b/>
              </w:rPr>
              <w:fldChar w:fldCharType="end"/>
            </w:r>
            <w:r w:rsidR="000E0AAE">
              <w:rPr>
                <w:rFonts w:cs="Arial"/>
                <w:b/>
              </w:rPr>
              <w:t>)</w:t>
            </w:r>
          </w:p>
        </w:tc>
      </w:tr>
      <w:tr w:rsidR="00165A0C" w:rsidRPr="00165A0C" w14:paraId="7BBED7F1" w14:textId="77777777" w:rsidTr="00B131AF">
        <w:tc>
          <w:tcPr>
            <w:tcW w:w="5000" w:type="pct"/>
            <w:gridSpan w:val="14"/>
            <w:shd w:val="clear" w:color="auto" w:fill="auto"/>
          </w:tcPr>
          <w:p w14:paraId="1F6834D0" w14:textId="77777777" w:rsidR="00165A0C" w:rsidRPr="00165A0C" w:rsidRDefault="00165A0C" w:rsidP="00165A0C">
            <w:pPr>
              <w:spacing w:before="120" w:after="120"/>
              <w:rPr>
                <w:rFonts w:cs="Arial"/>
                <w:b/>
              </w:rPr>
            </w:pPr>
            <w:r w:rsidRPr="00165A0C">
              <w:rPr>
                <w:rFonts w:cs="Arial"/>
                <w:b/>
                <w:u w:val="single"/>
              </w:rPr>
              <w:t>Primitives:</w:t>
            </w:r>
            <w:r w:rsidRPr="00165A0C">
              <w:rPr>
                <w:rFonts w:cs="Arial"/>
                <w:b/>
              </w:rPr>
              <w:t xml:space="preserve"> surface</w:t>
            </w:r>
          </w:p>
        </w:tc>
      </w:tr>
      <w:tr w:rsidR="00165A0C" w:rsidRPr="00165A0C" w14:paraId="1441FBAE" w14:textId="77777777" w:rsidTr="00407C2B">
        <w:tc>
          <w:tcPr>
            <w:tcW w:w="1155" w:type="pct"/>
            <w:gridSpan w:val="2"/>
            <w:shd w:val="clear" w:color="auto" w:fill="auto"/>
          </w:tcPr>
          <w:p w14:paraId="636F2439" w14:textId="77777777" w:rsidR="00165A0C" w:rsidRPr="00165A0C" w:rsidRDefault="00165A0C" w:rsidP="00165A0C">
            <w:pPr>
              <w:spacing w:before="120"/>
              <w:rPr>
                <w:rFonts w:cs="Arial"/>
                <w:i/>
                <w:color w:val="0000FF"/>
                <w:sz w:val="18"/>
              </w:rPr>
            </w:pPr>
            <w:r w:rsidRPr="00165A0C">
              <w:rPr>
                <w:rFonts w:cs="Arial"/>
                <w:i/>
                <w:color w:val="0000FF"/>
                <w:sz w:val="18"/>
              </w:rPr>
              <w:t>Real World</w:t>
            </w:r>
          </w:p>
          <w:p w14:paraId="39CD794C" w14:textId="77777777" w:rsidR="00165A0C" w:rsidRPr="00165A0C" w:rsidRDefault="00165A0C" w:rsidP="00165A0C">
            <w:pPr>
              <w:spacing w:before="120"/>
              <w:rPr>
                <w:rFonts w:cs="Arial"/>
                <w:i/>
                <w:color w:val="0000FF"/>
                <w:sz w:val="18"/>
              </w:rPr>
            </w:pPr>
          </w:p>
        </w:tc>
        <w:tc>
          <w:tcPr>
            <w:tcW w:w="1907" w:type="pct"/>
            <w:gridSpan w:val="7"/>
            <w:shd w:val="clear" w:color="auto" w:fill="auto"/>
          </w:tcPr>
          <w:p w14:paraId="1AB3233E" w14:textId="77777777" w:rsidR="00165A0C" w:rsidRPr="00165A0C" w:rsidRDefault="00165A0C" w:rsidP="00165A0C">
            <w:pPr>
              <w:spacing w:before="120"/>
              <w:rPr>
                <w:rFonts w:cs="Arial"/>
                <w:i/>
                <w:color w:val="0000FF"/>
                <w:sz w:val="18"/>
              </w:rPr>
            </w:pPr>
            <w:r w:rsidRPr="00165A0C">
              <w:rPr>
                <w:rFonts w:cs="Arial"/>
                <w:i/>
                <w:color w:val="0000FF"/>
                <w:sz w:val="18"/>
              </w:rPr>
              <w:t>Paper Chart Symbol</w:t>
            </w:r>
          </w:p>
          <w:p w14:paraId="655BB1B3" w14:textId="77777777" w:rsidR="00165A0C" w:rsidRPr="00165A0C" w:rsidRDefault="00165A0C" w:rsidP="00165A0C">
            <w:pPr>
              <w:spacing w:before="120"/>
              <w:rPr>
                <w:rFonts w:cs="Arial"/>
                <w:i/>
                <w:color w:val="0000FF"/>
                <w:sz w:val="18"/>
              </w:rPr>
            </w:pPr>
          </w:p>
        </w:tc>
        <w:tc>
          <w:tcPr>
            <w:tcW w:w="1938" w:type="pct"/>
            <w:gridSpan w:val="5"/>
            <w:shd w:val="clear" w:color="auto" w:fill="auto"/>
          </w:tcPr>
          <w:p w14:paraId="09BD185E" w14:textId="77777777" w:rsidR="00165A0C" w:rsidRPr="00165A0C" w:rsidRDefault="00165A0C" w:rsidP="00165A0C">
            <w:pPr>
              <w:spacing w:before="120"/>
              <w:rPr>
                <w:rFonts w:cs="Arial"/>
                <w:i/>
                <w:color w:val="0000FF"/>
                <w:sz w:val="18"/>
              </w:rPr>
            </w:pPr>
            <w:r w:rsidRPr="00165A0C">
              <w:rPr>
                <w:rFonts w:cs="Arial"/>
                <w:i/>
                <w:color w:val="0000FF"/>
                <w:sz w:val="18"/>
              </w:rPr>
              <w:t>ECDIS Symbol</w:t>
            </w:r>
          </w:p>
          <w:p w14:paraId="365C76B0" w14:textId="77777777" w:rsidR="00165A0C" w:rsidRPr="00165A0C" w:rsidRDefault="00165A0C" w:rsidP="00165A0C">
            <w:pPr>
              <w:spacing w:before="120"/>
              <w:rPr>
                <w:rFonts w:cs="Arial"/>
                <w:i/>
                <w:color w:val="0000FF"/>
                <w:sz w:val="18"/>
              </w:rPr>
            </w:pPr>
          </w:p>
        </w:tc>
      </w:tr>
      <w:tr w:rsidR="00165A0C" w:rsidRPr="00165A0C" w14:paraId="7C9690C1" w14:textId="77777777" w:rsidTr="00407C2B">
        <w:tc>
          <w:tcPr>
            <w:tcW w:w="1726" w:type="pct"/>
            <w:gridSpan w:val="5"/>
            <w:shd w:val="clear" w:color="auto" w:fill="auto"/>
          </w:tcPr>
          <w:p w14:paraId="42610F76" w14:textId="77777777" w:rsidR="00165A0C" w:rsidRPr="00165A0C" w:rsidRDefault="00165A0C" w:rsidP="00165A0C">
            <w:pPr>
              <w:spacing w:before="120" w:after="120"/>
              <w:rPr>
                <w:rFonts w:cs="Arial"/>
                <w:b/>
              </w:rPr>
            </w:pPr>
            <w:r w:rsidRPr="00165A0C">
              <w:rPr>
                <w:rFonts w:cs="Arial"/>
                <w:b/>
              </w:rPr>
              <w:t>S-10x Attribute</w:t>
            </w:r>
          </w:p>
        </w:tc>
        <w:tc>
          <w:tcPr>
            <w:tcW w:w="947" w:type="pct"/>
            <w:gridSpan w:val="3"/>
            <w:shd w:val="clear" w:color="auto" w:fill="auto"/>
          </w:tcPr>
          <w:p w14:paraId="209B0620" w14:textId="77777777" w:rsidR="00165A0C" w:rsidRPr="00165A0C" w:rsidRDefault="00165A0C" w:rsidP="00165A0C">
            <w:pPr>
              <w:spacing w:before="120" w:after="120"/>
              <w:rPr>
                <w:rFonts w:cs="Arial"/>
                <w:b/>
              </w:rPr>
            </w:pPr>
            <w:r w:rsidRPr="00165A0C">
              <w:rPr>
                <w:rFonts w:cs="Arial"/>
                <w:b/>
              </w:rPr>
              <w:t>S-57  Acronym</w:t>
            </w:r>
          </w:p>
        </w:tc>
        <w:tc>
          <w:tcPr>
            <w:tcW w:w="1117" w:type="pct"/>
            <w:gridSpan w:val="3"/>
            <w:shd w:val="clear" w:color="auto" w:fill="auto"/>
          </w:tcPr>
          <w:p w14:paraId="7646AE72" w14:textId="77777777" w:rsidR="00165A0C" w:rsidRPr="00165A0C" w:rsidRDefault="00165A0C" w:rsidP="00165A0C">
            <w:pPr>
              <w:spacing w:before="120" w:after="120"/>
              <w:rPr>
                <w:rFonts w:cs="Arial"/>
                <w:b/>
              </w:rPr>
            </w:pPr>
            <w:r w:rsidRPr="00165A0C">
              <w:rPr>
                <w:rFonts w:cs="Arial"/>
                <w:b/>
              </w:rPr>
              <w:t>Allowable Encoding Value</w:t>
            </w:r>
          </w:p>
        </w:tc>
        <w:tc>
          <w:tcPr>
            <w:tcW w:w="438" w:type="pct"/>
            <w:shd w:val="clear" w:color="auto" w:fill="auto"/>
          </w:tcPr>
          <w:p w14:paraId="109F4DCB" w14:textId="77777777" w:rsidR="00165A0C" w:rsidRPr="00165A0C" w:rsidRDefault="00165A0C" w:rsidP="00165A0C">
            <w:pPr>
              <w:spacing w:before="120" w:after="120"/>
              <w:rPr>
                <w:rFonts w:cs="Arial"/>
                <w:b/>
              </w:rPr>
            </w:pPr>
            <w:r w:rsidRPr="00165A0C">
              <w:rPr>
                <w:rFonts w:cs="Arial"/>
                <w:b/>
              </w:rPr>
              <w:t>Type</w:t>
            </w:r>
          </w:p>
        </w:tc>
        <w:tc>
          <w:tcPr>
            <w:tcW w:w="771" w:type="pct"/>
            <w:gridSpan w:val="2"/>
            <w:shd w:val="clear" w:color="auto" w:fill="auto"/>
          </w:tcPr>
          <w:p w14:paraId="4A781A52" w14:textId="77777777" w:rsidR="00165A0C" w:rsidRPr="00165A0C" w:rsidRDefault="00165A0C" w:rsidP="00165A0C">
            <w:pPr>
              <w:spacing w:before="120" w:after="120"/>
              <w:rPr>
                <w:rFonts w:cs="Arial"/>
                <w:b/>
              </w:rPr>
            </w:pPr>
            <w:r w:rsidRPr="00165A0C">
              <w:rPr>
                <w:rFonts w:cs="Arial"/>
                <w:b/>
              </w:rPr>
              <w:t>Multiplicity</w:t>
            </w:r>
          </w:p>
        </w:tc>
      </w:tr>
      <w:tr w:rsidR="00165A0C" w:rsidRPr="00165A0C" w14:paraId="7F1E622A" w14:textId="77777777" w:rsidTr="00407C2B">
        <w:tc>
          <w:tcPr>
            <w:tcW w:w="1726" w:type="pct"/>
            <w:gridSpan w:val="5"/>
            <w:shd w:val="clear" w:color="auto" w:fill="auto"/>
          </w:tcPr>
          <w:p w14:paraId="373C3B91" w14:textId="77777777" w:rsidR="00165A0C" w:rsidRPr="00165A0C" w:rsidRDefault="00165A0C" w:rsidP="00165A0C">
            <w:pPr>
              <w:spacing w:before="120" w:after="120"/>
              <w:rPr>
                <w:rFonts w:cs="Arial"/>
                <w:sz w:val="18"/>
              </w:rPr>
            </w:pPr>
            <w:r w:rsidRPr="00165A0C">
              <w:rPr>
                <w:rFonts w:cs="Arial"/>
                <w:sz w:val="18"/>
              </w:rPr>
              <w:t>Depths Description</w:t>
            </w:r>
          </w:p>
        </w:tc>
        <w:tc>
          <w:tcPr>
            <w:tcW w:w="947" w:type="pct"/>
            <w:gridSpan w:val="3"/>
            <w:shd w:val="clear" w:color="auto" w:fill="auto"/>
          </w:tcPr>
          <w:p w14:paraId="1CC60278" w14:textId="77777777" w:rsidR="00165A0C" w:rsidRPr="00165A0C" w:rsidRDefault="00165A0C" w:rsidP="00165A0C">
            <w:pPr>
              <w:spacing w:before="120" w:after="120"/>
              <w:rPr>
                <w:rFonts w:cs="Arial"/>
                <w:sz w:val="18"/>
              </w:rPr>
            </w:pPr>
          </w:p>
        </w:tc>
        <w:tc>
          <w:tcPr>
            <w:tcW w:w="1117" w:type="pct"/>
            <w:gridSpan w:val="3"/>
            <w:shd w:val="clear" w:color="auto" w:fill="auto"/>
          </w:tcPr>
          <w:p w14:paraId="7359726F" w14:textId="77777777" w:rsidR="00165A0C" w:rsidRPr="00165A0C" w:rsidRDefault="00165A0C" w:rsidP="00165A0C">
            <w:pPr>
              <w:spacing w:before="120" w:after="120"/>
              <w:rPr>
                <w:rFonts w:cs="Arial"/>
                <w:sz w:val="18"/>
              </w:rPr>
            </w:pPr>
          </w:p>
        </w:tc>
        <w:tc>
          <w:tcPr>
            <w:tcW w:w="438" w:type="pct"/>
            <w:shd w:val="clear" w:color="auto" w:fill="auto"/>
          </w:tcPr>
          <w:p w14:paraId="4987F90B" w14:textId="77777777" w:rsidR="00165A0C" w:rsidRPr="00165A0C" w:rsidRDefault="00165A0C" w:rsidP="00165A0C">
            <w:pPr>
              <w:spacing w:before="120" w:after="120"/>
              <w:rPr>
                <w:rFonts w:cs="Arial"/>
                <w:sz w:val="18"/>
              </w:rPr>
            </w:pPr>
            <w:r w:rsidRPr="00165A0C">
              <w:rPr>
                <w:rFonts w:cs="Arial"/>
                <w:sz w:val="18"/>
              </w:rPr>
              <w:t>C</w:t>
            </w:r>
          </w:p>
        </w:tc>
        <w:tc>
          <w:tcPr>
            <w:tcW w:w="771" w:type="pct"/>
            <w:gridSpan w:val="2"/>
            <w:shd w:val="clear" w:color="auto" w:fill="auto"/>
          </w:tcPr>
          <w:p w14:paraId="006A0A6B"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8D9B7C5" w14:textId="77777777" w:rsidTr="00407C2B">
        <w:tc>
          <w:tcPr>
            <w:tcW w:w="1726" w:type="pct"/>
            <w:gridSpan w:val="5"/>
            <w:shd w:val="clear" w:color="auto" w:fill="auto"/>
          </w:tcPr>
          <w:p w14:paraId="4BA8E769" w14:textId="77777777" w:rsidR="00165A0C" w:rsidRPr="00165A0C" w:rsidRDefault="00165A0C" w:rsidP="00165A0C">
            <w:pPr>
              <w:spacing w:before="120" w:after="120"/>
              <w:rPr>
                <w:rFonts w:cs="Arial"/>
                <w:sz w:val="18"/>
              </w:rPr>
            </w:pPr>
            <w:r w:rsidRPr="00165A0C">
              <w:rPr>
                <w:rFonts w:cs="Arial"/>
                <w:sz w:val="18"/>
              </w:rPr>
              <w:t xml:space="preserve">   Category of Depths Description</w:t>
            </w:r>
          </w:p>
        </w:tc>
        <w:tc>
          <w:tcPr>
            <w:tcW w:w="947" w:type="pct"/>
            <w:gridSpan w:val="3"/>
            <w:shd w:val="clear" w:color="auto" w:fill="auto"/>
          </w:tcPr>
          <w:p w14:paraId="29C27CA4" w14:textId="77777777" w:rsidR="00165A0C" w:rsidRPr="00165A0C" w:rsidRDefault="00165A0C" w:rsidP="00165A0C">
            <w:pPr>
              <w:spacing w:before="120" w:after="120"/>
              <w:rPr>
                <w:rFonts w:cs="Arial"/>
                <w:sz w:val="18"/>
              </w:rPr>
            </w:pPr>
          </w:p>
        </w:tc>
        <w:tc>
          <w:tcPr>
            <w:tcW w:w="1117" w:type="pct"/>
            <w:gridSpan w:val="3"/>
            <w:shd w:val="clear" w:color="auto" w:fill="auto"/>
          </w:tcPr>
          <w:p w14:paraId="25345CB9" w14:textId="77777777" w:rsidR="00165A0C" w:rsidRPr="00165A0C" w:rsidRDefault="00165A0C" w:rsidP="00165A0C">
            <w:pPr>
              <w:spacing w:before="120" w:after="120"/>
              <w:rPr>
                <w:rFonts w:cs="Arial"/>
                <w:sz w:val="18"/>
              </w:rPr>
            </w:pPr>
            <w:r w:rsidRPr="00165A0C">
              <w:rPr>
                <w:rFonts w:cs="Arial"/>
                <w:sz w:val="18"/>
              </w:rPr>
              <w:t>1 : Shoal</w:t>
            </w:r>
          </w:p>
          <w:p w14:paraId="64D5E113" w14:textId="77777777" w:rsidR="00165A0C" w:rsidRPr="00165A0C" w:rsidRDefault="00165A0C" w:rsidP="00165A0C">
            <w:pPr>
              <w:spacing w:before="120" w:after="120"/>
              <w:rPr>
                <w:rFonts w:cs="Arial"/>
                <w:sz w:val="18"/>
              </w:rPr>
            </w:pPr>
            <w:r w:rsidRPr="00165A0C">
              <w:rPr>
                <w:rFonts w:cs="Arial"/>
                <w:sz w:val="18"/>
              </w:rPr>
              <w:t>2 : General Depth</w:t>
            </w:r>
          </w:p>
          <w:p w14:paraId="7C2874C2" w14:textId="77777777" w:rsidR="00165A0C" w:rsidRPr="00165A0C" w:rsidRDefault="00165A0C" w:rsidP="00165A0C">
            <w:pPr>
              <w:spacing w:before="120" w:after="120"/>
              <w:rPr>
                <w:rFonts w:cs="Arial"/>
                <w:sz w:val="18"/>
              </w:rPr>
            </w:pPr>
            <w:r w:rsidRPr="00165A0C">
              <w:rPr>
                <w:rFonts w:cs="Arial"/>
                <w:sz w:val="18"/>
              </w:rPr>
              <w:t>3 : Controlling Depth</w:t>
            </w:r>
          </w:p>
        </w:tc>
        <w:tc>
          <w:tcPr>
            <w:tcW w:w="438" w:type="pct"/>
            <w:shd w:val="clear" w:color="auto" w:fill="auto"/>
          </w:tcPr>
          <w:p w14:paraId="37143508" w14:textId="77777777" w:rsidR="00165A0C" w:rsidRPr="00165A0C" w:rsidRDefault="00165A0C" w:rsidP="00165A0C">
            <w:pPr>
              <w:spacing w:before="120" w:after="120"/>
              <w:rPr>
                <w:rFonts w:cs="Arial"/>
                <w:sz w:val="18"/>
              </w:rPr>
            </w:pPr>
            <w:r w:rsidRPr="00165A0C">
              <w:rPr>
                <w:rFonts w:cs="Arial"/>
                <w:sz w:val="18"/>
              </w:rPr>
              <w:t>(S) EN</w:t>
            </w:r>
          </w:p>
        </w:tc>
        <w:tc>
          <w:tcPr>
            <w:tcW w:w="771" w:type="pct"/>
            <w:gridSpan w:val="2"/>
            <w:shd w:val="clear" w:color="auto" w:fill="auto"/>
          </w:tcPr>
          <w:p w14:paraId="1D4345CE"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6775E539" w14:textId="77777777" w:rsidTr="00407C2B">
        <w:tc>
          <w:tcPr>
            <w:tcW w:w="1726" w:type="pct"/>
            <w:gridSpan w:val="5"/>
            <w:shd w:val="clear" w:color="auto" w:fill="auto"/>
          </w:tcPr>
          <w:p w14:paraId="136BC26E" w14:textId="77777777" w:rsidR="00165A0C" w:rsidRPr="00165A0C" w:rsidRDefault="00165A0C" w:rsidP="00165A0C">
            <w:pPr>
              <w:spacing w:before="120" w:after="120"/>
              <w:rPr>
                <w:rFonts w:cs="Arial"/>
                <w:sz w:val="18"/>
              </w:rPr>
            </w:pPr>
            <w:r w:rsidRPr="00165A0C">
              <w:rPr>
                <w:rFonts w:cs="Arial"/>
                <w:sz w:val="18"/>
              </w:rPr>
              <w:t xml:space="preserve">   Text Content</w:t>
            </w:r>
          </w:p>
        </w:tc>
        <w:tc>
          <w:tcPr>
            <w:tcW w:w="947" w:type="pct"/>
            <w:gridSpan w:val="3"/>
            <w:shd w:val="clear" w:color="auto" w:fill="auto"/>
          </w:tcPr>
          <w:p w14:paraId="280EC2D7" w14:textId="77777777" w:rsidR="00165A0C" w:rsidRPr="00165A0C" w:rsidRDefault="00165A0C" w:rsidP="00165A0C">
            <w:pPr>
              <w:spacing w:before="120" w:after="120"/>
              <w:rPr>
                <w:rFonts w:cs="Arial"/>
                <w:sz w:val="18"/>
              </w:rPr>
            </w:pPr>
          </w:p>
        </w:tc>
        <w:tc>
          <w:tcPr>
            <w:tcW w:w="1117" w:type="pct"/>
            <w:gridSpan w:val="3"/>
            <w:shd w:val="clear" w:color="auto" w:fill="auto"/>
          </w:tcPr>
          <w:p w14:paraId="59557384" w14:textId="77777777" w:rsidR="00165A0C" w:rsidRPr="00165A0C" w:rsidRDefault="00165A0C" w:rsidP="00165A0C">
            <w:pPr>
              <w:spacing w:before="120" w:after="120"/>
              <w:rPr>
                <w:rFonts w:cs="Arial"/>
                <w:sz w:val="18"/>
              </w:rPr>
            </w:pPr>
          </w:p>
        </w:tc>
        <w:tc>
          <w:tcPr>
            <w:tcW w:w="438" w:type="pct"/>
            <w:shd w:val="clear" w:color="auto" w:fill="auto"/>
          </w:tcPr>
          <w:p w14:paraId="3E3D7EBF" w14:textId="77777777" w:rsidR="00165A0C" w:rsidRPr="00165A0C" w:rsidRDefault="00165A0C" w:rsidP="00165A0C">
            <w:pPr>
              <w:spacing w:before="120" w:after="120"/>
              <w:rPr>
                <w:rFonts w:cs="Arial"/>
                <w:sz w:val="18"/>
              </w:rPr>
            </w:pPr>
            <w:r w:rsidRPr="00165A0C">
              <w:rPr>
                <w:rFonts w:cs="Arial"/>
                <w:sz w:val="18"/>
              </w:rPr>
              <w:t>(S) C</w:t>
            </w:r>
          </w:p>
        </w:tc>
        <w:tc>
          <w:tcPr>
            <w:tcW w:w="771" w:type="pct"/>
            <w:gridSpan w:val="2"/>
            <w:shd w:val="clear" w:color="auto" w:fill="auto"/>
          </w:tcPr>
          <w:p w14:paraId="58343F86" w14:textId="77777777" w:rsidR="00165A0C" w:rsidRPr="00165A0C" w:rsidRDefault="00165A0C" w:rsidP="00165A0C">
            <w:pPr>
              <w:spacing w:before="120" w:after="120"/>
              <w:rPr>
                <w:rFonts w:cs="Arial"/>
                <w:sz w:val="18"/>
              </w:rPr>
            </w:pPr>
            <w:r w:rsidRPr="00165A0C">
              <w:rPr>
                <w:rFonts w:cs="Arial"/>
                <w:sz w:val="18"/>
              </w:rPr>
              <w:t>1, *</w:t>
            </w:r>
          </w:p>
        </w:tc>
      </w:tr>
      <w:tr w:rsidR="00165A0C" w:rsidRPr="00165A0C" w14:paraId="6198D5E5" w14:textId="77777777" w:rsidTr="00407C2B">
        <w:tc>
          <w:tcPr>
            <w:tcW w:w="1726" w:type="pct"/>
            <w:gridSpan w:val="5"/>
            <w:shd w:val="clear" w:color="auto" w:fill="auto"/>
          </w:tcPr>
          <w:p w14:paraId="30E7AAFA" w14:textId="77777777" w:rsidR="00165A0C" w:rsidRPr="00165A0C" w:rsidRDefault="00165A0C" w:rsidP="00165A0C">
            <w:pPr>
              <w:spacing w:before="120" w:after="120"/>
              <w:rPr>
                <w:rFonts w:cs="Arial"/>
                <w:sz w:val="18"/>
              </w:rPr>
            </w:pPr>
            <w:r w:rsidRPr="00165A0C">
              <w:rPr>
                <w:rFonts w:cs="Arial"/>
                <w:sz w:val="18"/>
              </w:rPr>
              <w:t xml:space="preserve">      Category of text</w:t>
            </w:r>
          </w:p>
        </w:tc>
        <w:tc>
          <w:tcPr>
            <w:tcW w:w="947" w:type="pct"/>
            <w:gridSpan w:val="3"/>
            <w:shd w:val="clear" w:color="auto" w:fill="auto"/>
          </w:tcPr>
          <w:p w14:paraId="4297088B" w14:textId="77777777" w:rsidR="00165A0C" w:rsidRPr="00165A0C" w:rsidRDefault="00165A0C" w:rsidP="00165A0C">
            <w:pPr>
              <w:spacing w:before="120" w:after="120"/>
              <w:rPr>
                <w:rFonts w:cs="Arial"/>
                <w:sz w:val="18"/>
              </w:rPr>
            </w:pPr>
          </w:p>
        </w:tc>
        <w:tc>
          <w:tcPr>
            <w:tcW w:w="1117" w:type="pct"/>
            <w:gridSpan w:val="3"/>
            <w:shd w:val="clear" w:color="auto" w:fill="auto"/>
          </w:tcPr>
          <w:p w14:paraId="372FA087" w14:textId="77777777" w:rsidR="00165A0C" w:rsidRPr="00165A0C" w:rsidRDefault="00165A0C" w:rsidP="00165A0C">
            <w:pPr>
              <w:spacing w:before="120" w:after="120"/>
              <w:rPr>
                <w:rFonts w:cs="Arial"/>
                <w:sz w:val="18"/>
              </w:rPr>
            </w:pPr>
            <w:r w:rsidRPr="00165A0C">
              <w:rPr>
                <w:rFonts w:cs="Arial"/>
                <w:sz w:val="18"/>
              </w:rPr>
              <w:t>1 : Abstract or Summary</w:t>
            </w:r>
          </w:p>
          <w:p w14:paraId="392E2154" w14:textId="77777777" w:rsidR="00165A0C" w:rsidRPr="00165A0C" w:rsidRDefault="00165A0C" w:rsidP="00165A0C">
            <w:pPr>
              <w:spacing w:before="120" w:after="120"/>
              <w:rPr>
                <w:rFonts w:cs="Arial"/>
                <w:sz w:val="18"/>
              </w:rPr>
            </w:pPr>
            <w:r w:rsidRPr="00165A0C">
              <w:rPr>
                <w:rFonts w:cs="Arial"/>
                <w:sz w:val="18"/>
              </w:rPr>
              <w:t>2 : Extract</w:t>
            </w:r>
          </w:p>
          <w:p w14:paraId="39C15587" w14:textId="77777777" w:rsidR="00165A0C" w:rsidRPr="00165A0C" w:rsidRDefault="00165A0C" w:rsidP="00165A0C">
            <w:pPr>
              <w:spacing w:before="120" w:after="120"/>
              <w:rPr>
                <w:rFonts w:cs="Arial"/>
                <w:sz w:val="18"/>
              </w:rPr>
            </w:pPr>
            <w:r w:rsidRPr="00165A0C">
              <w:rPr>
                <w:rFonts w:cs="Arial"/>
                <w:sz w:val="18"/>
              </w:rPr>
              <w:t>3 : Full Text</w:t>
            </w:r>
          </w:p>
        </w:tc>
        <w:tc>
          <w:tcPr>
            <w:tcW w:w="438" w:type="pct"/>
            <w:shd w:val="clear" w:color="auto" w:fill="auto"/>
          </w:tcPr>
          <w:p w14:paraId="48FAF6DB" w14:textId="77777777" w:rsidR="00165A0C" w:rsidRPr="00165A0C" w:rsidRDefault="00165A0C" w:rsidP="00165A0C">
            <w:pPr>
              <w:spacing w:before="120" w:after="120"/>
              <w:rPr>
                <w:rFonts w:cs="Arial"/>
                <w:sz w:val="18"/>
              </w:rPr>
            </w:pPr>
            <w:r w:rsidRPr="00165A0C">
              <w:rPr>
                <w:rFonts w:cs="Arial"/>
                <w:sz w:val="18"/>
              </w:rPr>
              <w:t>(S) EN</w:t>
            </w:r>
          </w:p>
        </w:tc>
        <w:tc>
          <w:tcPr>
            <w:tcW w:w="771" w:type="pct"/>
            <w:gridSpan w:val="2"/>
            <w:shd w:val="clear" w:color="auto" w:fill="auto"/>
          </w:tcPr>
          <w:p w14:paraId="5EDD0F17"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99FC2EE" w14:textId="77777777" w:rsidTr="00407C2B">
        <w:tc>
          <w:tcPr>
            <w:tcW w:w="1726" w:type="pct"/>
            <w:gridSpan w:val="5"/>
            <w:shd w:val="clear" w:color="auto" w:fill="auto"/>
          </w:tcPr>
          <w:p w14:paraId="3F52ABA7" w14:textId="77777777" w:rsidR="00165A0C" w:rsidRPr="00165A0C" w:rsidRDefault="00165A0C" w:rsidP="00165A0C">
            <w:pPr>
              <w:spacing w:before="120" w:after="120"/>
              <w:rPr>
                <w:rFonts w:cs="Arial"/>
                <w:sz w:val="18"/>
              </w:rPr>
            </w:pPr>
            <w:r w:rsidRPr="00165A0C">
              <w:rPr>
                <w:rFonts w:cs="Arial"/>
                <w:sz w:val="18"/>
              </w:rPr>
              <w:t xml:space="preserve">      Information</w:t>
            </w:r>
          </w:p>
        </w:tc>
        <w:tc>
          <w:tcPr>
            <w:tcW w:w="947" w:type="pct"/>
            <w:gridSpan w:val="3"/>
            <w:shd w:val="clear" w:color="auto" w:fill="auto"/>
          </w:tcPr>
          <w:p w14:paraId="618FEA00" w14:textId="77777777" w:rsidR="00165A0C" w:rsidRPr="00165A0C" w:rsidRDefault="00165A0C" w:rsidP="00165A0C">
            <w:pPr>
              <w:spacing w:before="120" w:after="120"/>
              <w:rPr>
                <w:rFonts w:cs="Arial"/>
                <w:sz w:val="18"/>
              </w:rPr>
            </w:pPr>
          </w:p>
        </w:tc>
        <w:tc>
          <w:tcPr>
            <w:tcW w:w="1117" w:type="pct"/>
            <w:gridSpan w:val="3"/>
            <w:shd w:val="clear" w:color="auto" w:fill="auto"/>
          </w:tcPr>
          <w:p w14:paraId="6910F503" w14:textId="77777777" w:rsidR="00165A0C" w:rsidRPr="00165A0C" w:rsidRDefault="00165A0C" w:rsidP="00165A0C">
            <w:pPr>
              <w:spacing w:before="120" w:after="120"/>
              <w:rPr>
                <w:rFonts w:cs="Arial"/>
                <w:sz w:val="18"/>
              </w:rPr>
            </w:pPr>
          </w:p>
        </w:tc>
        <w:tc>
          <w:tcPr>
            <w:tcW w:w="438" w:type="pct"/>
            <w:shd w:val="clear" w:color="auto" w:fill="auto"/>
          </w:tcPr>
          <w:p w14:paraId="4A946D53" w14:textId="77777777" w:rsidR="00165A0C" w:rsidRPr="00165A0C" w:rsidRDefault="00165A0C" w:rsidP="00165A0C">
            <w:pPr>
              <w:spacing w:before="120" w:after="120"/>
              <w:rPr>
                <w:rFonts w:cs="Arial"/>
                <w:sz w:val="18"/>
              </w:rPr>
            </w:pPr>
            <w:r w:rsidRPr="00165A0C">
              <w:rPr>
                <w:rFonts w:cs="Arial"/>
                <w:sz w:val="18"/>
              </w:rPr>
              <w:t>(S) C</w:t>
            </w:r>
          </w:p>
        </w:tc>
        <w:tc>
          <w:tcPr>
            <w:tcW w:w="771" w:type="pct"/>
            <w:gridSpan w:val="2"/>
            <w:shd w:val="clear" w:color="auto" w:fill="auto"/>
          </w:tcPr>
          <w:p w14:paraId="3B32DEF2"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477354CD" w14:textId="77777777" w:rsidTr="00407C2B">
        <w:tc>
          <w:tcPr>
            <w:tcW w:w="1726" w:type="pct"/>
            <w:gridSpan w:val="5"/>
            <w:shd w:val="clear" w:color="auto" w:fill="auto"/>
          </w:tcPr>
          <w:p w14:paraId="7105F634" w14:textId="77777777" w:rsidR="00165A0C" w:rsidRPr="00165A0C" w:rsidRDefault="00165A0C" w:rsidP="00165A0C">
            <w:pPr>
              <w:spacing w:before="120" w:after="120"/>
              <w:rPr>
                <w:rFonts w:cs="Arial"/>
                <w:sz w:val="18"/>
              </w:rPr>
            </w:pPr>
            <w:r w:rsidRPr="00165A0C">
              <w:rPr>
                <w:rFonts w:cs="Arial"/>
                <w:sz w:val="18"/>
              </w:rPr>
              <w:t xml:space="preserve">         File Locator</w:t>
            </w:r>
          </w:p>
        </w:tc>
        <w:tc>
          <w:tcPr>
            <w:tcW w:w="947" w:type="pct"/>
            <w:gridSpan w:val="3"/>
            <w:shd w:val="clear" w:color="auto" w:fill="auto"/>
          </w:tcPr>
          <w:p w14:paraId="0CC32F9D" w14:textId="77777777" w:rsidR="00165A0C" w:rsidRPr="00165A0C" w:rsidRDefault="00165A0C" w:rsidP="00165A0C">
            <w:pPr>
              <w:spacing w:before="120" w:after="120"/>
              <w:rPr>
                <w:rFonts w:cs="Arial"/>
                <w:sz w:val="18"/>
              </w:rPr>
            </w:pPr>
          </w:p>
        </w:tc>
        <w:tc>
          <w:tcPr>
            <w:tcW w:w="1117" w:type="pct"/>
            <w:gridSpan w:val="3"/>
            <w:shd w:val="clear" w:color="auto" w:fill="auto"/>
          </w:tcPr>
          <w:p w14:paraId="3706644A" w14:textId="77777777" w:rsidR="00165A0C" w:rsidRPr="00165A0C" w:rsidRDefault="00165A0C" w:rsidP="00165A0C">
            <w:pPr>
              <w:spacing w:before="120" w:after="120"/>
              <w:rPr>
                <w:rFonts w:cs="Arial"/>
                <w:sz w:val="18"/>
              </w:rPr>
            </w:pPr>
          </w:p>
        </w:tc>
        <w:tc>
          <w:tcPr>
            <w:tcW w:w="438" w:type="pct"/>
            <w:shd w:val="clear" w:color="auto" w:fill="auto"/>
          </w:tcPr>
          <w:p w14:paraId="0B4244F3" w14:textId="77777777" w:rsidR="00165A0C" w:rsidRPr="00165A0C" w:rsidRDefault="00165A0C" w:rsidP="00165A0C">
            <w:pPr>
              <w:spacing w:before="120" w:after="120"/>
              <w:rPr>
                <w:rFonts w:cs="Arial"/>
                <w:sz w:val="18"/>
              </w:rPr>
            </w:pPr>
            <w:r w:rsidRPr="00165A0C">
              <w:rPr>
                <w:rFonts w:cs="Arial"/>
                <w:sz w:val="18"/>
              </w:rPr>
              <w:t>(S) TE</w:t>
            </w:r>
          </w:p>
        </w:tc>
        <w:tc>
          <w:tcPr>
            <w:tcW w:w="771" w:type="pct"/>
            <w:gridSpan w:val="2"/>
            <w:shd w:val="clear" w:color="auto" w:fill="auto"/>
          </w:tcPr>
          <w:p w14:paraId="085BDE7F"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11BC62B" w14:textId="77777777" w:rsidTr="00407C2B">
        <w:tc>
          <w:tcPr>
            <w:tcW w:w="1726" w:type="pct"/>
            <w:gridSpan w:val="5"/>
            <w:shd w:val="clear" w:color="auto" w:fill="auto"/>
          </w:tcPr>
          <w:p w14:paraId="2E890BD3" w14:textId="77777777" w:rsidR="00165A0C" w:rsidRPr="00165A0C" w:rsidRDefault="00165A0C" w:rsidP="00165A0C">
            <w:pPr>
              <w:spacing w:before="120" w:after="120"/>
              <w:rPr>
                <w:rFonts w:cs="Arial"/>
                <w:sz w:val="18"/>
              </w:rPr>
            </w:pPr>
            <w:r w:rsidRPr="00165A0C">
              <w:rPr>
                <w:rFonts w:cs="Arial"/>
                <w:sz w:val="18"/>
              </w:rPr>
              <w:t xml:space="preserve">         File Reference</w:t>
            </w:r>
          </w:p>
        </w:tc>
        <w:tc>
          <w:tcPr>
            <w:tcW w:w="947" w:type="pct"/>
            <w:gridSpan w:val="3"/>
            <w:shd w:val="clear" w:color="auto" w:fill="auto"/>
          </w:tcPr>
          <w:p w14:paraId="5A975ED7" w14:textId="77777777" w:rsidR="00165A0C" w:rsidRPr="00165A0C" w:rsidRDefault="00165A0C" w:rsidP="00165A0C">
            <w:pPr>
              <w:spacing w:before="120" w:after="120"/>
              <w:rPr>
                <w:rFonts w:cs="Arial"/>
                <w:sz w:val="18"/>
              </w:rPr>
            </w:pPr>
            <w:r w:rsidRPr="00165A0C">
              <w:rPr>
                <w:rFonts w:cs="Arial"/>
                <w:sz w:val="18"/>
              </w:rPr>
              <w:t>(TXTDSC)</w:t>
            </w:r>
          </w:p>
        </w:tc>
        <w:tc>
          <w:tcPr>
            <w:tcW w:w="1117" w:type="pct"/>
            <w:gridSpan w:val="3"/>
            <w:shd w:val="clear" w:color="auto" w:fill="auto"/>
          </w:tcPr>
          <w:p w14:paraId="7C1E38FD" w14:textId="77777777" w:rsidR="00165A0C" w:rsidRPr="00165A0C" w:rsidRDefault="00165A0C" w:rsidP="00165A0C">
            <w:pPr>
              <w:spacing w:before="120" w:after="120"/>
              <w:rPr>
                <w:rFonts w:cs="Arial"/>
                <w:sz w:val="18"/>
              </w:rPr>
            </w:pPr>
          </w:p>
        </w:tc>
        <w:tc>
          <w:tcPr>
            <w:tcW w:w="438" w:type="pct"/>
            <w:shd w:val="clear" w:color="auto" w:fill="auto"/>
          </w:tcPr>
          <w:p w14:paraId="2E7D4EC7" w14:textId="77777777" w:rsidR="00165A0C" w:rsidRPr="00165A0C" w:rsidRDefault="00165A0C" w:rsidP="00165A0C">
            <w:pPr>
              <w:spacing w:before="120" w:after="120"/>
              <w:rPr>
                <w:rFonts w:cs="Arial"/>
                <w:sz w:val="18"/>
              </w:rPr>
            </w:pPr>
            <w:r w:rsidRPr="00165A0C">
              <w:rPr>
                <w:rFonts w:cs="Arial"/>
                <w:sz w:val="18"/>
              </w:rPr>
              <w:t>(S) TE</w:t>
            </w:r>
          </w:p>
        </w:tc>
        <w:tc>
          <w:tcPr>
            <w:tcW w:w="771" w:type="pct"/>
            <w:gridSpan w:val="2"/>
            <w:shd w:val="clear" w:color="auto" w:fill="auto"/>
          </w:tcPr>
          <w:p w14:paraId="1843EE5B"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06D904E" w14:textId="77777777" w:rsidTr="00407C2B">
        <w:tc>
          <w:tcPr>
            <w:tcW w:w="1726" w:type="pct"/>
            <w:gridSpan w:val="5"/>
            <w:shd w:val="clear" w:color="auto" w:fill="auto"/>
          </w:tcPr>
          <w:p w14:paraId="218E2070" w14:textId="77777777" w:rsidR="00165A0C" w:rsidRPr="00165A0C" w:rsidRDefault="00165A0C" w:rsidP="00165A0C">
            <w:pPr>
              <w:spacing w:before="120" w:after="120"/>
              <w:rPr>
                <w:rFonts w:cs="Arial"/>
                <w:sz w:val="18"/>
              </w:rPr>
            </w:pPr>
            <w:r w:rsidRPr="00165A0C">
              <w:rPr>
                <w:rFonts w:cs="Arial"/>
                <w:sz w:val="18"/>
              </w:rPr>
              <w:t xml:space="preserve">         Headline</w:t>
            </w:r>
          </w:p>
        </w:tc>
        <w:tc>
          <w:tcPr>
            <w:tcW w:w="947" w:type="pct"/>
            <w:gridSpan w:val="3"/>
            <w:shd w:val="clear" w:color="auto" w:fill="auto"/>
          </w:tcPr>
          <w:p w14:paraId="647F20BC" w14:textId="77777777" w:rsidR="00165A0C" w:rsidRPr="00165A0C" w:rsidRDefault="00165A0C" w:rsidP="00165A0C">
            <w:pPr>
              <w:spacing w:before="120" w:after="120"/>
              <w:rPr>
                <w:rFonts w:cs="Arial"/>
                <w:sz w:val="18"/>
              </w:rPr>
            </w:pPr>
          </w:p>
        </w:tc>
        <w:tc>
          <w:tcPr>
            <w:tcW w:w="1117" w:type="pct"/>
            <w:gridSpan w:val="3"/>
            <w:shd w:val="clear" w:color="auto" w:fill="auto"/>
          </w:tcPr>
          <w:p w14:paraId="7C17AC8A" w14:textId="77777777" w:rsidR="00165A0C" w:rsidRPr="00165A0C" w:rsidRDefault="00165A0C" w:rsidP="00165A0C">
            <w:pPr>
              <w:spacing w:before="120" w:after="120"/>
              <w:rPr>
                <w:rFonts w:cs="Arial"/>
                <w:sz w:val="18"/>
              </w:rPr>
            </w:pPr>
          </w:p>
        </w:tc>
        <w:tc>
          <w:tcPr>
            <w:tcW w:w="438" w:type="pct"/>
            <w:shd w:val="clear" w:color="auto" w:fill="auto"/>
          </w:tcPr>
          <w:p w14:paraId="3343235E" w14:textId="77777777" w:rsidR="00165A0C" w:rsidRPr="00165A0C" w:rsidRDefault="00165A0C" w:rsidP="00165A0C">
            <w:pPr>
              <w:spacing w:before="120" w:after="120"/>
              <w:rPr>
                <w:rFonts w:cs="Arial"/>
                <w:sz w:val="18"/>
              </w:rPr>
            </w:pPr>
            <w:r w:rsidRPr="00165A0C">
              <w:rPr>
                <w:rFonts w:cs="Arial"/>
                <w:sz w:val="18"/>
              </w:rPr>
              <w:t>(S) TE</w:t>
            </w:r>
          </w:p>
        </w:tc>
        <w:tc>
          <w:tcPr>
            <w:tcW w:w="771" w:type="pct"/>
            <w:gridSpan w:val="2"/>
            <w:shd w:val="clear" w:color="auto" w:fill="auto"/>
          </w:tcPr>
          <w:p w14:paraId="31B0A318" w14:textId="77777777" w:rsidR="00165A0C" w:rsidRPr="00165A0C" w:rsidRDefault="00165A0C" w:rsidP="00165A0C">
            <w:pPr>
              <w:spacing w:before="120" w:after="120"/>
              <w:rPr>
                <w:rFonts w:cs="Arial"/>
                <w:sz w:val="18"/>
              </w:rPr>
            </w:pPr>
            <w:r w:rsidRPr="00165A0C">
              <w:rPr>
                <w:rFonts w:cs="Arial"/>
                <w:sz w:val="18"/>
              </w:rPr>
              <w:t>0, * (ordered)</w:t>
            </w:r>
          </w:p>
        </w:tc>
      </w:tr>
      <w:tr w:rsidR="00165A0C" w:rsidRPr="00165A0C" w14:paraId="3546EA2A" w14:textId="77777777" w:rsidTr="00407C2B">
        <w:tc>
          <w:tcPr>
            <w:tcW w:w="1726" w:type="pct"/>
            <w:gridSpan w:val="5"/>
            <w:shd w:val="clear" w:color="auto" w:fill="auto"/>
          </w:tcPr>
          <w:p w14:paraId="6645F034" w14:textId="77777777" w:rsidR="00165A0C" w:rsidRPr="00165A0C" w:rsidRDefault="00165A0C" w:rsidP="00165A0C">
            <w:pPr>
              <w:spacing w:before="120" w:after="120"/>
              <w:rPr>
                <w:rFonts w:cs="Arial"/>
                <w:sz w:val="18"/>
              </w:rPr>
            </w:pPr>
            <w:r w:rsidRPr="00165A0C">
              <w:rPr>
                <w:rFonts w:cs="Arial"/>
                <w:sz w:val="18"/>
              </w:rPr>
              <w:t xml:space="preserve">         Language</w:t>
            </w:r>
          </w:p>
        </w:tc>
        <w:tc>
          <w:tcPr>
            <w:tcW w:w="947" w:type="pct"/>
            <w:gridSpan w:val="3"/>
            <w:shd w:val="clear" w:color="auto" w:fill="auto"/>
          </w:tcPr>
          <w:p w14:paraId="241CDC00" w14:textId="77777777" w:rsidR="00165A0C" w:rsidRPr="00165A0C" w:rsidRDefault="00165A0C" w:rsidP="00165A0C">
            <w:pPr>
              <w:spacing w:before="120" w:after="120"/>
              <w:rPr>
                <w:rFonts w:cs="Arial"/>
                <w:sz w:val="18"/>
              </w:rPr>
            </w:pPr>
          </w:p>
        </w:tc>
        <w:tc>
          <w:tcPr>
            <w:tcW w:w="1117" w:type="pct"/>
            <w:gridSpan w:val="3"/>
            <w:shd w:val="clear" w:color="auto" w:fill="auto"/>
          </w:tcPr>
          <w:p w14:paraId="0230AF11" w14:textId="77777777" w:rsidR="00165A0C" w:rsidRPr="00165A0C" w:rsidRDefault="00165A0C" w:rsidP="00165A0C">
            <w:pPr>
              <w:spacing w:before="120" w:after="120"/>
              <w:rPr>
                <w:rFonts w:cs="Arial"/>
                <w:sz w:val="18"/>
              </w:rPr>
            </w:pPr>
          </w:p>
        </w:tc>
        <w:tc>
          <w:tcPr>
            <w:tcW w:w="438" w:type="pct"/>
            <w:shd w:val="clear" w:color="auto" w:fill="auto"/>
          </w:tcPr>
          <w:p w14:paraId="20B8C218" w14:textId="77777777" w:rsidR="00165A0C" w:rsidRPr="00165A0C" w:rsidRDefault="00165A0C" w:rsidP="00165A0C">
            <w:pPr>
              <w:spacing w:before="120" w:after="120"/>
              <w:rPr>
                <w:rFonts w:cs="Arial"/>
                <w:sz w:val="18"/>
              </w:rPr>
            </w:pPr>
            <w:r w:rsidRPr="00165A0C">
              <w:rPr>
                <w:rFonts w:cs="Arial"/>
                <w:sz w:val="18"/>
              </w:rPr>
              <w:t>(S) TE</w:t>
            </w:r>
          </w:p>
        </w:tc>
        <w:tc>
          <w:tcPr>
            <w:tcW w:w="771" w:type="pct"/>
            <w:gridSpan w:val="2"/>
            <w:shd w:val="clear" w:color="auto" w:fill="auto"/>
          </w:tcPr>
          <w:p w14:paraId="6AFADEEC"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640A170" w14:textId="77777777" w:rsidTr="00407C2B">
        <w:tc>
          <w:tcPr>
            <w:tcW w:w="1726" w:type="pct"/>
            <w:gridSpan w:val="5"/>
            <w:shd w:val="clear" w:color="auto" w:fill="auto"/>
          </w:tcPr>
          <w:p w14:paraId="7C920C6B" w14:textId="77777777" w:rsidR="00165A0C" w:rsidRPr="00165A0C" w:rsidRDefault="00165A0C" w:rsidP="00165A0C">
            <w:pPr>
              <w:spacing w:before="120" w:after="120"/>
              <w:rPr>
                <w:rFonts w:cs="Arial"/>
                <w:sz w:val="18"/>
              </w:rPr>
            </w:pPr>
            <w:r w:rsidRPr="00165A0C">
              <w:rPr>
                <w:rFonts w:cs="Arial"/>
                <w:sz w:val="18"/>
              </w:rPr>
              <w:t xml:space="preserve">         Text</w:t>
            </w:r>
          </w:p>
        </w:tc>
        <w:tc>
          <w:tcPr>
            <w:tcW w:w="947" w:type="pct"/>
            <w:gridSpan w:val="3"/>
            <w:shd w:val="clear" w:color="auto" w:fill="auto"/>
          </w:tcPr>
          <w:p w14:paraId="09F369CC" w14:textId="77777777" w:rsidR="00165A0C" w:rsidRPr="00165A0C" w:rsidRDefault="00165A0C" w:rsidP="00165A0C">
            <w:pPr>
              <w:spacing w:before="120" w:after="120"/>
              <w:rPr>
                <w:rFonts w:cs="Arial"/>
                <w:sz w:val="18"/>
              </w:rPr>
            </w:pPr>
            <w:r w:rsidRPr="00165A0C">
              <w:rPr>
                <w:rFonts w:cs="Arial"/>
                <w:sz w:val="18"/>
              </w:rPr>
              <w:t>(INFORM)</w:t>
            </w:r>
          </w:p>
          <w:p w14:paraId="5A2E7393" w14:textId="77777777" w:rsidR="00165A0C" w:rsidRPr="00165A0C" w:rsidRDefault="00165A0C" w:rsidP="00165A0C">
            <w:pPr>
              <w:spacing w:before="120" w:after="120"/>
              <w:rPr>
                <w:rFonts w:cs="Arial"/>
                <w:sz w:val="18"/>
              </w:rPr>
            </w:pPr>
            <w:r w:rsidRPr="00165A0C">
              <w:rPr>
                <w:rFonts w:cs="Arial"/>
                <w:sz w:val="18"/>
              </w:rPr>
              <w:t>(NINFOM)</w:t>
            </w:r>
          </w:p>
        </w:tc>
        <w:tc>
          <w:tcPr>
            <w:tcW w:w="1117" w:type="pct"/>
            <w:gridSpan w:val="3"/>
            <w:shd w:val="clear" w:color="auto" w:fill="auto"/>
          </w:tcPr>
          <w:p w14:paraId="4314BEA5" w14:textId="77777777" w:rsidR="00165A0C" w:rsidRPr="00165A0C" w:rsidRDefault="00165A0C" w:rsidP="00165A0C">
            <w:pPr>
              <w:spacing w:before="120" w:after="120"/>
              <w:rPr>
                <w:rFonts w:cs="Arial"/>
                <w:sz w:val="18"/>
              </w:rPr>
            </w:pPr>
          </w:p>
        </w:tc>
        <w:tc>
          <w:tcPr>
            <w:tcW w:w="438" w:type="pct"/>
            <w:shd w:val="clear" w:color="auto" w:fill="auto"/>
          </w:tcPr>
          <w:p w14:paraId="0DE29D88" w14:textId="77777777" w:rsidR="00165A0C" w:rsidRPr="00165A0C" w:rsidRDefault="00165A0C" w:rsidP="00165A0C">
            <w:pPr>
              <w:spacing w:before="120" w:after="120"/>
              <w:rPr>
                <w:rFonts w:cs="Arial"/>
                <w:sz w:val="18"/>
              </w:rPr>
            </w:pPr>
            <w:r w:rsidRPr="00165A0C">
              <w:rPr>
                <w:rFonts w:cs="Arial"/>
                <w:sz w:val="18"/>
              </w:rPr>
              <w:t>(S) TE</w:t>
            </w:r>
          </w:p>
        </w:tc>
        <w:tc>
          <w:tcPr>
            <w:tcW w:w="771" w:type="pct"/>
            <w:gridSpan w:val="2"/>
            <w:shd w:val="clear" w:color="auto" w:fill="auto"/>
          </w:tcPr>
          <w:p w14:paraId="49C218DD"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BFB1D3F" w14:textId="77777777" w:rsidTr="00407C2B">
        <w:tc>
          <w:tcPr>
            <w:tcW w:w="1726" w:type="pct"/>
            <w:gridSpan w:val="5"/>
            <w:shd w:val="clear" w:color="auto" w:fill="auto"/>
          </w:tcPr>
          <w:p w14:paraId="687E26A4" w14:textId="77777777" w:rsidR="00165A0C" w:rsidRPr="00165A0C" w:rsidRDefault="00165A0C" w:rsidP="00165A0C">
            <w:pPr>
              <w:spacing w:before="120" w:after="120"/>
              <w:rPr>
                <w:rFonts w:cs="Arial"/>
                <w:sz w:val="18"/>
              </w:rPr>
            </w:pPr>
            <w:r w:rsidRPr="00165A0C">
              <w:rPr>
                <w:rFonts w:cs="Arial"/>
                <w:sz w:val="18"/>
              </w:rPr>
              <w:t xml:space="preserve">      Online Resource</w:t>
            </w:r>
          </w:p>
        </w:tc>
        <w:tc>
          <w:tcPr>
            <w:tcW w:w="947" w:type="pct"/>
            <w:gridSpan w:val="3"/>
            <w:shd w:val="clear" w:color="auto" w:fill="auto"/>
          </w:tcPr>
          <w:p w14:paraId="4A9D636E" w14:textId="77777777" w:rsidR="00165A0C" w:rsidRPr="00165A0C" w:rsidRDefault="00165A0C" w:rsidP="00165A0C">
            <w:pPr>
              <w:spacing w:before="120" w:after="120"/>
              <w:rPr>
                <w:rFonts w:cs="Arial"/>
                <w:sz w:val="18"/>
              </w:rPr>
            </w:pPr>
          </w:p>
        </w:tc>
        <w:tc>
          <w:tcPr>
            <w:tcW w:w="1117" w:type="pct"/>
            <w:gridSpan w:val="3"/>
            <w:shd w:val="clear" w:color="auto" w:fill="auto"/>
          </w:tcPr>
          <w:p w14:paraId="12FC447C" w14:textId="77777777" w:rsidR="00165A0C" w:rsidRPr="00165A0C" w:rsidRDefault="00165A0C" w:rsidP="00165A0C">
            <w:pPr>
              <w:spacing w:before="120" w:after="120"/>
              <w:rPr>
                <w:rFonts w:cs="Arial"/>
                <w:sz w:val="18"/>
              </w:rPr>
            </w:pPr>
          </w:p>
        </w:tc>
        <w:tc>
          <w:tcPr>
            <w:tcW w:w="438" w:type="pct"/>
            <w:shd w:val="clear" w:color="auto" w:fill="auto"/>
          </w:tcPr>
          <w:p w14:paraId="72DC147F" w14:textId="77777777" w:rsidR="00165A0C" w:rsidRPr="00165A0C" w:rsidRDefault="00165A0C" w:rsidP="00165A0C">
            <w:pPr>
              <w:spacing w:before="120" w:after="120"/>
              <w:rPr>
                <w:rFonts w:cs="Arial"/>
                <w:sz w:val="18"/>
              </w:rPr>
            </w:pPr>
            <w:r w:rsidRPr="00165A0C">
              <w:rPr>
                <w:rFonts w:cs="Arial"/>
                <w:sz w:val="18"/>
              </w:rPr>
              <w:t>(S) C</w:t>
            </w:r>
          </w:p>
        </w:tc>
        <w:tc>
          <w:tcPr>
            <w:tcW w:w="771" w:type="pct"/>
            <w:gridSpan w:val="2"/>
            <w:shd w:val="clear" w:color="auto" w:fill="auto"/>
          </w:tcPr>
          <w:p w14:paraId="000B48F9"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E431B6E" w14:textId="77777777" w:rsidTr="00407C2B">
        <w:tc>
          <w:tcPr>
            <w:tcW w:w="1726" w:type="pct"/>
            <w:gridSpan w:val="5"/>
            <w:shd w:val="clear" w:color="auto" w:fill="auto"/>
          </w:tcPr>
          <w:p w14:paraId="7B9DDAD8" w14:textId="77777777" w:rsidR="00165A0C" w:rsidRPr="00165A0C" w:rsidRDefault="00165A0C" w:rsidP="00165A0C">
            <w:pPr>
              <w:spacing w:before="120" w:after="120"/>
              <w:rPr>
                <w:rFonts w:cs="Arial"/>
                <w:sz w:val="18"/>
              </w:rPr>
            </w:pPr>
            <w:r w:rsidRPr="00165A0C">
              <w:rPr>
                <w:rFonts w:cs="Arial"/>
                <w:sz w:val="18"/>
              </w:rPr>
              <w:t xml:space="preserve">         Online Resource Linkage URL</w:t>
            </w:r>
          </w:p>
        </w:tc>
        <w:tc>
          <w:tcPr>
            <w:tcW w:w="947" w:type="pct"/>
            <w:gridSpan w:val="3"/>
            <w:shd w:val="clear" w:color="auto" w:fill="auto"/>
          </w:tcPr>
          <w:p w14:paraId="71E17997" w14:textId="77777777" w:rsidR="00165A0C" w:rsidRPr="00165A0C" w:rsidRDefault="00165A0C" w:rsidP="00165A0C">
            <w:pPr>
              <w:spacing w:before="120" w:after="120"/>
              <w:rPr>
                <w:rFonts w:cs="Arial"/>
                <w:sz w:val="18"/>
              </w:rPr>
            </w:pPr>
          </w:p>
        </w:tc>
        <w:tc>
          <w:tcPr>
            <w:tcW w:w="1117" w:type="pct"/>
            <w:gridSpan w:val="3"/>
            <w:shd w:val="clear" w:color="auto" w:fill="auto"/>
          </w:tcPr>
          <w:p w14:paraId="72029010" w14:textId="77777777" w:rsidR="00165A0C" w:rsidRPr="00165A0C" w:rsidRDefault="00165A0C" w:rsidP="00165A0C">
            <w:pPr>
              <w:spacing w:before="120" w:after="120"/>
              <w:rPr>
                <w:rFonts w:cs="Arial"/>
                <w:sz w:val="18"/>
              </w:rPr>
            </w:pPr>
          </w:p>
        </w:tc>
        <w:tc>
          <w:tcPr>
            <w:tcW w:w="438" w:type="pct"/>
            <w:shd w:val="clear" w:color="auto" w:fill="auto"/>
          </w:tcPr>
          <w:p w14:paraId="675D998A" w14:textId="77777777" w:rsidR="00165A0C" w:rsidRPr="00165A0C" w:rsidRDefault="00165A0C" w:rsidP="00165A0C">
            <w:pPr>
              <w:spacing w:before="120" w:after="120"/>
              <w:rPr>
                <w:rFonts w:cs="Arial"/>
                <w:sz w:val="18"/>
              </w:rPr>
            </w:pPr>
            <w:r w:rsidRPr="00165A0C">
              <w:rPr>
                <w:rFonts w:cs="Arial"/>
                <w:sz w:val="18"/>
              </w:rPr>
              <w:t>(S) UL</w:t>
            </w:r>
          </w:p>
        </w:tc>
        <w:tc>
          <w:tcPr>
            <w:tcW w:w="771" w:type="pct"/>
            <w:gridSpan w:val="2"/>
            <w:shd w:val="clear" w:color="auto" w:fill="auto"/>
          </w:tcPr>
          <w:p w14:paraId="0CD83A59"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661C2EB0" w14:textId="77777777" w:rsidTr="00407C2B">
        <w:tc>
          <w:tcPr>
            <w:tcW w:w="1726" w:type="pct"/>
            <w:gridSpan w:val="5"/>
            <w:shd w:val="clear" w:color="auto" w:fill="auto"/>
          </w:tcPr>
          <w:p w14:paraId="4F804684" w14:textId="77777777" w:rsidR="00165A0C" w:rsidRPr="00165A0C" w:rsidRDefault="00165A0C" w:rsidP="00165A0C">
            <w:pPr>
              <w:spacing w:before="120" w:after="120"/>
              <w:rPr>
                <w:rFonts w:cs="Arial"/>
                <w:sz w:val="18"/>
              </w:rPr>
            </w:pPr>
            <w:r w:rsidRPr="00165A0C">
              <w:rPr>
                <w:rFonts w:cs="Arial"/>
                <w:sz w:val="18"/>
              </w:rPr>
              <w:t xml:space="preserve">         Protocol</w:t>
            </w:r>
          </w:p>
        </w:tc>
        <w:tc>
          <w:tcPr>
            <w:tcW w:w="947" w:type="pct"/>
            <w:gridSpan w:val="3"/>
            <w:shd w:val="clear" w:color="auto" w:fill="auto"/>
          </w:tcPr>
          <w:p w14:paraId="071E23F4" w14:textId="77777777" w:rsidR="00165A0C" w:rsidRPr="00165A0C" w:rsidRDefault="00165A0C" w:rsidP="00165A0C">
            <w:pPr>
              <w:spacing w:before="120" w:after="120"/>
              <w:rPr>
                <w:rFonts w:cs="Arial"/>
                <w:sz w:val="18"/>
              </w:rPr>
            </w:pPr>
          </w:p>
        </w:tc>
        <w:tc>
          <w:tcPr>
            <w:tcW w:w="1117" w:type="pct"/>
            <w:gridSpan w:val="3"/>
            <w:shd w:val="clear" w:color="auto" w:fill="auto"/>
          </w:tcPr>
          <w:p w14:paraId="2A55EDA2" w14:textId="77777777" w:rsidR="00165A0C" w:rsidRPr="00165A0C" w:rsidRDefault="00165A0C" w:rsidP="00165A0C">
            <w:pPr>
              <w:spacing w:before="120" w:after="120"/>
              <w:rPr>
                <w:rFonts w:cs="Arial"/>
                <w:sz w:val="18"/>
              </w:rPr>
            </w:pPr>
          </w:p>
        </w:tc>
        <w:tc>
          <w:tcPr>
            <w:tcW w:w="438" w:type="pct"/>
            <w:shd w:val="clear" w:color="auto" w:fill="auto"/>
          </w:tcPr>
          <w:p w14:paraId="3D8A16D9" w14:textId="77777777" w:rsidR="00165A0C" w:rsidRPr="00165A0C" w:rsidRDefault="00165A0C" w:rsidP="00165A0C">
            <w:pPr>
              <w:spacing w:before="120" w:after="120"/>
              <w:rPr>
                <w:rFonts w:cs="Arial"/>
                <w:sz w:val="18"/>
              </w:rPr>
            </w:pPr>
            <w:r w:rsidRPr="00165A0C">
              <w:rPr>
                <w:rFonts w:cs="Arial"/>
                <w:sz w:val="18"/>
              </w:rPr>
              <w:t>(S) TE</w:t>
            </w:r>
          </w:p>
        </w:tc>
        <w:tc>
          <w:tcPr>
            <w:tcW w:w="771" w:type="pct"/>
            <w:gridSpan w:val="2"/>
            <w:shd w:val="clear" w:color="auto" w:fill="auto"/>
          </w:tcPr>
          <w:p w14:paraId="759B691B"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F71FCD2" w14:textId="77777777" w:rsidTr="00407C2B">
        <w:tc>
          <w:tcPr>
            <w:tcW w:w="1726" w:type="pct"/>
            <w:gridSpan w:val="5"/>
            <w:shd w:val="clear" w:color="auto" w:fill="auto"/>
          </w:tcPr>
          <w:p w14:paraId="6237F5C5" w14:textId="77777777" w:rsidR="00165A0C" w:rsidRPr="00165A0C" w:rsidRDefault="00165A0C" w:rsidP="00165A0C">
            <w:pPr>
              <w:spacing w:before="120" w:after="120"/>
              <w:rPr>
                <w:rFonts w:cs="Arial"/>
                <w:sz w:val="18"/>
              </w:rPr>
            </w:pPr>
            <w:r w:rsidRPr="00165A0C">
              <w:rPr>
                <w:rFonts w:cs="Arial"/>
                <w:sz w:val="18"/>
              </w:rPr>
              <w:t xml:space="preserve">         Application Profile</w:t>
            </w:r>
          </w:p>
        </w:tc>
        <w:tc>
          <w:tcPr>
            <w:tcW w:w="947" w:type="pct"/>
            <w:gridSpan w:val="3"/>
            <w:shd w:val="clear" w:color="auto" w:fill="auto"/>
          </w:tcPr>
          <w:p w14:paraId="17DC6C9F" w14:textId="77777777" w:rsidR="00165A0C" w:rsidRPr="00165A0C" w:rsidRDefault="00165A0C" w:rsidP="00165A0C">
            <w:pPr>
              <w:spacing w:before="120" w:after="120"/>
              <w:rPr>
                <w:rFonts w:cs="Arial"/>
                <w:sz w:val="18"/>
              </w:rPr>
            </w:pPr>
          </w:p>
        </w:tc>
        <w:tc>
          <w:tcPr>
            <w:tcW w:w="1117" w:type="pct"/>
            <w:gridSpan w:val="3"/>
            <w:shd w:val="clear" w:color="auto" w:fill="auto"/>
          </w:tcPr>
          <w:p w14:paraId="7E3FD25F" w14:textId="77777777" w:rsidR="00165A0C" w:rsidRPr="00165A0C" w:rsidRDefault="00165A0C" w:rsidP="00165A0C">
            <w:pPr>
              <w:spacing w:before="120" w:after="120"/>
              <w:rPr>
                <w:rFonts w:cs="Arial"/>
                <w:sz w:val="18"/>
              </w:rPr>
            </w:pPr>
          </w:p>
        </w:tc>
        <w:tc>
          <w:tcPr>
            <w:tcW w:w="438" w:type="pct"/>
            <w:shd w:val="clear" w:color="auto" w:fill="auto"/>
          </w:tcPr>
          <w:p w14:paraId="717672B5" w14:textId="77777777" w:rsidR="00165A0C" w:rsidRPr="00165A0C" w:rsidRDefault="00165A0C" w:rsidP="00165A0C">
            <w:pPr>
              <w:spacing w:before="120" w:after="120"/>
              <w:rPr>
                <w:rFonts w:cs="Arial"/>
                <w:sz w:val="18"/>
              </w:rPr>
            </w:pPr>
            <w:r w:rsidRPr="00165A0C">
              <w:rPr>
                <w:rFonts w:cs="Arial"/>
                <w:sz w:val="18"/>
              </w:rPr>
              <w:t>(S) TE</w:t>
            </w:r>
          </w:p>
        </w:tc>
        <w:tc>
          <w:tcPr>
            <w:tcW w:w="771" w:type="pct"/>
            <w:gridSpan w:val="2"/>
            <w:shd w:val="clear" w:color="auto" w:fill="auto"/>
          </w:tcPr>
          <w:p w14:paraId="681B6EAE"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9548841" w14:textId="77777777" w:rsidTr="00407C2B">
        <w:tc>
          <w:tcPr>
            <w:tcW w:w="1726" w:type="pct"/>
            <w:gridSpan w:val="5"/>
            <w:shd w:val="clear" w:color="auto" w:fill="auto"/>
          </w:tcPr>
          <w:p w14:paraId="52FD0EE8" w14:textId="77777777" w:rsidR="00165A0C" w:rsidRPr="00165A0C" w:rsidRDefault="00165A0C" w:rsidP="00165A0C">
            <w:pPr>
              <w:spacing w:before="120" w:after="120"/>
              <w:rPr>
                <w:rFonts w:cs="Arial"/>
                <w:sz w:val="18"/>
              </w:rPr>
            </w:pPr>
            <w:r w:rsidRPr="00165A0C">
              <w:rPr>
                <w:rFonts w:cs="Arial"/>
                <w:sz w:val="18"/>
              </w:rPr>
              <w:t xml:space="preserve">         Name of Resource</w:t>
            </w:r>
          </w:p>
        </w:tc>
        <w:tc>
          <w:tcPr>
            <w:tcW w:w="947" w:type="pct"/>
            <w:gridSpan w:val="3"/>
            <w:shd w:val="clear" w:color="auto" w:fill="auto"/>
          </w:tcPr>
          <w:p w14:paraId="5131B59E" w14:textId="77777777" w:rsidR="00165A0C" w:rsidRPr="00165A0C" w:rsidRDefault="00165A0C" w:rsidP="00165A0C">
            <w:pPr>
              <w:spacing w:before="120" w:after="120"/>
              <w:rPr>
                <w:rFonts w:cs="Arial"/>
                <w:sz w:val="18"/>
              </w:rPr>
            </w:pPr>
          </w:p>
        </w:tc>
        <w:tc>
          <w:tcPr>
            <w:tcW w:w="1117" w:type="pct"/>
            <w:gridSpan w:val="3"/>
            <w:shd w:val="clear" w:color="auto" w:fill="auto"/>
          </w:tcPr>
          <w:p w14:paraId="7B115858" w14:textId="77777777" w:rsidR="00165A0C" w:rsidRPr="00165A0C" w:rsidRDefault="00165A0C" w:rsidP="00165A0C">
            <w:pPr>
              <w:spacing w:before="120" w:after="120"/>
              <w:rPr>
                <w:rFonts w:cs="Arial"/>
                <w:sz w:val="18"/>
              </w:rPr>
            </w:pPr>
          </w:p>
        </w:tc>
        <w:tc>
          <w:tcPr>
            <w:tcW w:w="438" w:type="pct"/>
            <w:shd w:val="clear" w:color="auto" w:fill="auto"/>
          </w:tcPr>
          <w:p w14:paraId="63772206" w14:textId="77777777" w:rsidR="00165A0C" w:rsidRPr="00165A0C" w:rsidRDefault="00165A0C" w:rsidP="00165A0C">
            <w:pPr>
              <w:spacing w:before="120" w:after="120"/>
              <w:rPr>
                <w:rFonts w:cs="Arial"/>
                <w:sz w:val="18"/>
              </w:rPr>
            </w:pPr>
            <w:r w:rsidRPr="00165A0C">
              <w:rPr>
                <w:rFonts w:cs="Arial"/>
                <w:sz w:val="18"/>
              </w:rPr>
              <w:t>(S) TE</w:t>
            </w:r>
          </w:p>
        </w:tc>
        <w:tc>
          <w:tcPr>
            <w:tcW w:w="771" w:type="pct"/>
            <w:gridSpan w:val="2"/>
            <w:shd w:val="clear" w:color="auto" w:fill="auto"/>
          </w:tcPr>
          <w:p w14:paraId="6C613C55"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512DA14" w14:textId="77777777" w:rsidTr="00407C2B">
        <w:tc>
          <w:tcPr>
            <w:tcW w:w="1726" w:type="pct"/>
            <w:gridSpan w:val="5"/>
            <w:shd w:val="clear" w:color="auto" w:fill="auto"/>
          </w:tcPr>
          <w:p w14:paraId="6AFC1DB9" w14:textId="77777777" w:rsidR="00165A0C" w:rsidRPr="00165A0C" w:rsidRDefault="00165A0C" w:rsidP="00165A0C">
            <w:pPr>
              <w:spacing w:before="120" w:after="120"/>
              <w:rPr>
                <w:rFonts w:cs="Arial"/>
                <w:sz w:val="18"/>
              </w:rPr>
            </w:pPr>
            <w:r w:rsidRPr="00165A0C">
              <w:rPr>
                <w:rFonts w:cs="Arial"/>
                <w:sz w:val="18"/>
              </w:rPr>
              <w:lastRenderedPageBreak/>
              <w:t xml:space="preserve">         Online Resource Description</w:t>
            </w:r>
          </w:p>
        </w:tc>
        <w:tc>
          <w:tcPr>
            <w:tcW w:w="947" w:type="pct"/>
            <w:gridSpan w:val="3"/>
            <w:shd w:val="clear" w:color="auto" w:fill="auto"/>
          </w:tcPr>
          <w:p w14:paraId="650D2290" w14:textId="77777777" w:rsidR="00165A0C" w:rsidRPr="00165A0C" w:rsidRDefault="00165A0C" w:rsidP="00165A0C">
            <w:pPr>
              <w:spacing w:before="120" w:after="120"/>
              <w:rPr>
                <w:rFonts w:cs="Arial"/>
                <w:sz w:val="18"/>
              </w:rPr>
            </w:pPr>
          </w:p>
        </w:tc>
        <w:tc>
          <w:tcPr>
            <w:tcW w:w="1117" w:type="pct"/>
            <w:gridSpan w:val="3"/>
            <w:shd w:val="clear" w:color="auto" w:fill="auto"/>
          </w:tcPr>
          <w:p w14:paraId="43F3DEEE" w14:textId="77777777" w:rsidR="00165A0C" w:rsidRPr="00165A0C" w:rsidRDefault="00165A0C" w:rsidP="00165A0C">
            <w:pPr>
              <w:spacing w:before="120" w:after="120"/>
              <w:rPr>
                <w:rFonts w:cs="Arial"/>
                <w:sz w:val="18"/>
              </w:rPr>
            </w:pPr>
          </w:p>
        </w:tc>
        <w:tc>
          <w:tcPr>
            <w:tcW w:w="438" w:type="pct"/>
            <w:shd w:val="clear" w:color="auto" w:fill="auto"/>
          </w:tcPr>
          <w:p w14:paraId="7DBC2A85" w14:textId="77777777" w:rsidR="00165A0C" w:rsidRPr="00165A0C" w:rsidRDefault="00165A0C" w:rsidP="00165A0C">
            <w:pPr>
              <w:spacing w:before="120" w:after="120"/>
              <w:rPr>
                <w:rFonts w:cs="Arial"/>
                <w:sz w:val="18"/>
              </w:rPr>
            </w:pPr>
            <w:r w:rsidRPr="00165A0C">
              <w:rPr>
                <w:rFonts w:cs="Arial"/>
                <w:sz w:val="18"/>
              </w:rPr>
              <w:t>(S) TE</w:t>
            </w:r>
          </w:p>
        </w:tc>
        <w:tc>
          <w:tcPr>
            <w:tcW w:w="771" w:type="pct"/>
            <w:gridSpan w:val="2"/>
            <w:shd w:val="clear" w:color="auto" w:fill="auto"/>
          </w:tcPr>
          <w:p w14:paraId="36B83D42"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5376BF8" w14:textId="77777777" w:rsidTr="00407C2B">
        <w:tc>
          <w:tcPr>
            <w:tcW w:w="1726" w:type="pct"/>
            <w:gridSpan w:val="5"/>
            <w:shd w:val="clear" w:color="auto" w:fill="auto"/>
          </w:tcPr>
          <w:p w14:paraId="4F450795" w14:textId="77777777" w:rsidR="00165A0C" w:rsidRPr="00165A0C" w:rsidRDefault="00165A0C" w:rsidP="00165A0C">
            <w:pPr>
              <w:spacing w:before="120" w:after="120"/>
              <w:rPr>
                <w:rFonts w:cs="Arial"/>
                <w:sz w:val="18"/>
              </w:rPr>
            </w:pPr>
            <w:r w:rsidRPr="00165A0C">
              <w:rPr>
                <w:rFonts w:cs="Arial"/>
                <w:sz w:val="18"/>
              </w:rPr>
              <w:t xml:space="preserve">         Online Function</w:t>
            </w:r>
          </w:p>
        </w:tc>
        <w:tc>
          <w:tcPr>
            <w:tcW w:w="947" w:type="pct"/>
            <w:gridSpan w:val="3"/>
            <w:shd w:val="clear" w:color="auto" w:fill="auto"/>
          </w:tcPr>
          <w:p w14:paraId="2640C290" w14:textId="77777777" w:rsidR="00165A0C" w:rsidRPr="00165A0C" w:rsidRDefault="00165A0C" w:rsidP="00165A0C">
            <w:pPr>
              <w:spacing w:before="120" w:after="120"/>
              <w:rPr>
                <w:rFonts w:cs="Arial"/>
                <w:sz w:val="18"/>
              </w:rPr>
            </w:pPr>
          </w:p>
        </w:tc>
        <w:tc>
          <w:tcPr>
            <w:tcW w:w="1117" w:type="pct"/>
            <w:gridSpan w:val="3"/>
            <w:shd w:val="clear" w:color="auto" w:fill="auto"/>
          </w:tcPr>
          <w:p w14:paraId="1D74C337" w14:textId="77777777" w:rsidR="00165A0C" w:rsidRPr="00165A0C" w:rsidRDefault="00165A0C" w:rsidP="00165A0C">
            <w:pPr>
              <w:spacing w:before="120" w:after="120"/>
              <w:rPr>
                <w:rFonts w:cs="Arial"/>
                <w:sz w:val="18"/>
              </w:rPr>
            </w:pPr>
            <w:r w:rsidRPr="00165A0C">
              <w:rPr>
                <w:rFonts w:cs="Arial"/>
                <w:sz w:val="18"/>
              </w:rPr>
              <w:t>1 : Download</w:t>
            </w:r>
          </w:p>
          <w:p w14:paraId="2371D199" w14:textId="77777777" w:rsidR="00165A0C" w:rsidRPr="00165A0C" w:rsidRDefault="00165A0C" w:rsidP="00165A0C">
            <w:pPr>
              <w:spacing w:before="120" w:after="120"/>
              <w:rPr>
                <w:rFonts w:cs="Arial"/>
                <w:sz w:val="18"/>
              </w:rPr>
            </w:pPr>
            <w:r w:rsidRPr="00165A0C">
              <w:rPr>
                <w:rFonts w:cs="Arial"/>
                <w:sz w:val="18"/>
              </w:rPr>
              <w:t>3 : Offline Access</w:t>
            </w:r>
          </w:p>
          <w:p w14:paraId="6082B265" w14:textId="77777777" w:rsidR="00165A0C" w:rsidRPr="00165A0C" w:rsidRDefault="00165A0C" w:rsidP="00165A0C">
            <w:pPr>
              <w:spacing w:before="120" w:after="120"/>
              <w:rPr>
                <w:rFonts w:cs="Arial"/>
                <w:sz w:val="18"/>
              </w:rPr>
            </w:pPr>
            <w:r w:rsidRPr="00165A0C">
              <w:rPr>
                <w:rFonts w:cs="Arial"/>
                <w:sz w:val="18"/>
              </w:rPr>
              <w:t>4 : Order</w:t>
            </w:r>
          </w:p>
          <w:p w14:paraId="1102C867" w14:textId="77777777" w:rsidR="00165A0C" w:rsidRPr="00165A0C" w:rsidRDefault="00165A0C" w:rsidP="00165A0C">
            <w:pPr>
              <w:spacing w:before="120" w:after="120"/>
              <w:rPr>
                <w:rFonts w:cs="Arial"/>
                <w:sz w:val="18"/>
              </w:rPr>
            </w:pPr>
            <w:r w:rsidRPr="00165A0C">
              <w:rPr>
                <w:rFonts w:cs="Arial"/>
                <w:sz w:val="18"/>
              </w:rPr>
              <w:t>5 : Search</w:t>
            </w:r>
          </w:p>
          <w:p w14:paraId="32CEC6A0" w14:textId="77777777" w:rsidR="00165A0C" w:rsidRPr="00165A0C" w:rsidRDefault="00165A0C" w:rsidP="00165A0C">
            <w:pPr>
              <w:spacing w:before="120" w:after="120"/>
              <w:rPr>
                <w:rFonts w:cs="Arial"/>
                <w:sz w:val="18"/>
              </w:rPr>
            </w:pPr>
            <w:r w:rsidRPr="00165A0C">
              <w:rPr>
                <w:rFonts w:cs="Arial"/>
                <w:sz w:val="18"/>
              </w:rPr>
              <w:t>6 : Complete Metadata</w:t>
            </w:r>
          </w:p>
          <w:p w14:paraId="41A6AC3C" w14:textId="77777777" w:rsidR="00165A0C" w:rsidRPr="00165A0C" w:rsidRDefault="00165A0C" w:rsidP="00165A0C">
            <w:pPr>
              <w:spacing w:before="120" w:after="120"/>
              <w:rPr>
                <w:rFonts w:cs="Arial"/>
                <w:sz w:val="18"/>
              </w:rPr>
            </w:pPr>
            <w:r w:rsidRPr="00165A0C">
              <w:rPr>
                <w:rFonts w:cs="Arial"/>
                <w:sz w:val="18"/>
              </w:rPr>
              <w:t>7 : Browse Graphic</w:t>
            </w:r>
          </w:p>
          <w:p w14:paraId="322A57E8" w14:textId="77777777" w:rsidR="00165A0C" w:rsidRPr="00165A0C" w:rsidRDefault="00165A0C" w:rsidP="00165A0C">
            <w:pPr>
              <w:spacing w:before="120" w:after="120"/>
              <w:rPr>
                <w:rFonts w:cs="Arial"/>
                <w:sz w:val="18"/>
              </w:rPr>
            </w:pPr>
            <w:r w:rsidRPr="00165A0C">
              <w:rPr>
                <w:rFonts w:cs="Arial"/>
                <w:sz w:val="18"/>
              </w:rPr>
              <w:t>8 : Upload</w:t>
            </w:r>
          </w:p>
          <w:p w14:paraId="1D7B3E84" w14:textId="77777777" w:rsidR="00165A0C" w:rsidRPr="00165A0C" w:rsidRDefault="00165A0C" w:rsidP="00165A0C">
            <w:pPr>
              <w:spacing w:before="120" w:after="120"/>
              <w:rPr>
                <w:rFonts w:cs="Arial"/>
                <w:sz w:val="18"/>
              </w:rPr>
            </w:pPr>
            <w:r w:rsidRPr="00165A0C">
              <w:rPr>
                <w:rFonts w:cs="Arial"/>
                <w:sz w:val="18"/>
              </w:rPr>
              <w:t>9 : Email Service</w:t>
            </w:r>
          </w:p>
          <w:p w14:paraId="1C1A22A0" w14:textId="77777777" w:rsidR="00165A0C" w:rsidRPr="00165A0C" w:rsidRDefault="00165A0C" w:rsidP="00165A0C">
            <w:pPr>
              <w:spacing w:before="120" w:after="120"/>
              <w:rPr>
                <w:rFonts w:cs="Arial"/>
                <w:sz w:val="18"/>
              </w:rPr>
            </w:pPr>
            <w:r w:rsidRPr="00165A0C">
              <w:rPr>
                <w:rFonts w:cs="Arial"/>
                <w:sz w:val="18"/>
              </w:rPr>
              <w:t>10 : Browsing</w:t>
            </w:r>
          </w:p>
          <w:p w14:paraId="31AF1158" w14:textId="77777777" w:rsidR="00165A0C" w:rsidRPr="00165A0C" w:rsidRDefault="00165A0C" w:rsidP="00165A0C">
            <w:pPr>
              <w:spacing w:before="120" w:after="120"/>
              <w:rPr>
                <w:rFonts w:cs="Arial"/>
                <w:sz w:val="18"/>
              </w:rPr>
            </w:pPr>
            <w:r w:rsidRPr="00165A0C">
              <w:rPr>
                <w:rFonts w:cs="Arial"/>
                <w:sz w:val="18"/>
              </w:rPr>
              <w:t>11 : File Access</w:t>
            </w:r>
          </w:p>
        </w:tc>
        <w:tc>
          <w:tcPr>
            <w:tcW w:w="438" w:type="pct"/>
            <w:shd w:val="clear" w:color="auto" w:fill="auto"/>
          </w:tcPr>
          <w:p w14:paraId="24391FCF" w14:textId="77777777" w:rsidR="00165A0C" w:rsidRPr="00165A0C" w:rsidRDefault="00165A0C" w:rsidP="00165A0C">
            <w:pPr>
              <w:spacing w:before="120" w:after="120"/>
              <w:rPr>
                <w:rFonts w:cs="Arial"/>
                <w:sz w:val="18"/>
              </w:rPr>
            </w:pPr>
            <w:r w:rsidRPr="00165A0C">
              <w:rPr>
                <w:rFonts w:cs="Arial"/>
                <w:sz w:val="18"/>
              </w:rPr>
              <w:t>(S) EN</w:t>
            </w:r>
          </w:p>
        </w:tc>
        <w:tc>
          <w:tcPr>
            <w:tcW w:w="771" w:type="pct"/>
            <w:gridSpan w:val="2"/>
            <w:shd w:val="clear" w:color="auto" w:fill="auto"/>
          </w:tcPr>
          <w:p w14:paraId="3E85FC93"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21ABA90" w14:textId="77777777" w:rsidTr="00407C2B">
        <w:tc>
          <w:tcPr>
            <w:tcW w:w="1726" w:type="pct"/>
            <w:gridSpan w:val="5"/>
            <w:shd w:val="clear" w:color="auto" w:fill="auto"/>
          </w:tcPr>
          <w:p w14:paraId="2A35D765" w14:textId="77777777" w:rsidR="00165A0C" w:rsidRPr="00165A0C" w:rsidRDefault="00165A0C" w:rsidP="00165A0C">
            <w:pPr>
              <w:spacing w:before="120" w:after="120"/>
              <w:rPr>
                <w:rFonts w:cs="Arial"/>
                <w:sz w:val="18"/>
              </w:rPr>
            </w:pPr>
            <w:r w:rsidRPr="00165A0C">
              <w:rPr>
                <w:rFonts w:cs="Arial"/>
                <w:sz w:val="18"/>
              </w:rPr>
              <w:t xml:space="preserve">         Protocol request</w:t>
            </w:r>
          </w:p>
        </w:tc>
        <w:tc>
          <w:tcPr>
            <w:tcW w:w="947" w:type="pct"/>
            <w:gridSpan w:val="3"/>
            <w:shd w:val="clear" w:color="auto" w:fill="auto"/>
          </w:tcPr>
          <w:p w14:paraId="6E951069" w14:textId="77777777" w:rsidR="00165A0C" w:rsidRPr="00165A0C" w:rsidRDefault="00165A0C" w:rsidP="00165A0C">
            <w:pPr>
              <w:spacing w:before="120" w:after="120"/>
              <w:rPr>
                <w:rFonts w:cs="Arial"/>
                <w:sz w:val="18"/>
              </w:rPr>
            </w:pPr>
          </w:p>
        </w:tc>
        <w:tc>
          <w:tcPr>
            <w:tcW w:w="1117" w:type="pct"/>
            <w:gridSpan w:val="3"/>
            <w:shd w:val="clear" w:color="auto" w:fill="auto"/>
          </w:tcPr>
          <w:p w14:paraId="67A37A5D" w14:textId="77777777" w:rsidR="00165A0C" w:rsidRPr="00165A0C" w:rsidRDefault="00165A0C" w:rsidP="00165A0C">
            <w:pPr>
              <w:spacing w:before="120" w:after="120"/>
              <w:rPr>
                <w:rFonts w:cs="Arial"/>
                <w:sz w:val="18"/>
              </w:rPr>
            </w:pPr>
          </w:p>
        </w:tc>
        <w:tc>
          <w:tcPr>
            <w:tcW w:w="438" w:type="pct"/>
            <w:shd w:val="clear" w:color="auto" w:fill="auto"/>
          </w:tcPr>
          <w:p w14:paraId="059A231F" w14:textId="77777777" w:rsidR="00165A0C" w:rsidRPr="00165A0C" w:rsidRDefault="00165A0C" w:rsidP="00165A0C">
            <w:pPr>
              <w:spacing w:before="120" w:after="120"/>
              <w:rPr>
                <w:rFonts w:cs="Arial"/>
                <w:sz w:val="18"/>
              </w:rPr>
            </w:pPr>
            <w:r w:rsidRPr="00165A0C">
              <w:rPr>
                <w:rFonts w:cs="Arial"/>
                <w:sz w:val="18"/>
              </w:rPr>
              <w:t>(S) TE</w:t>
            </w:r>
          </w:p>
        </w:tc>
        <w:tc>
          <w:tcPr>
            <w:tcW w:w="771" w:type="pct"/>
            <w:gridSpan w:val="2"/>
            <w:shd w:val="clear" w:color="auto" w:fill="auto"/>
          </w:tcPr>
          <w:p w14:paraId="05420DDE"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A2EE7D4" w14:textId="77777777" w:rsidTr="00407C2B">
        <w:tc>
          <w:tcPr>
            <w:tcW w:w="1726" w:type="pct"/>
            <w:gridSpan w:val="5"/>
            <w:shd w:val="clear" w:color="auto" w:fill="auto"/>
          </w:tcPr>
          <w:p w14:paraId="66741A00" w14:textId="77777777" w:rsidR="00165A0C" w:rsidRPr="00165A0C" w:rsidRDefault="00165A0C" w:rsidP="00165A0C">
            <w:pPr>
              <w:spacing w:before="120" w:after="120"/>
              <w:rPr>
                <w:rFonts w:cs="Arial"/>
                <w:sz w:val="18"/>
              </w:rPr>
            </w:pPr>
            <w:r w:rsidRPr="00165A0C">
              <w:rPr>
                <w:rFonts w:cs="Arial"/>
                <w:sz w:val="18"/>
              </w:rPr>
              <w:t xml:space="preserve">      Source</w:t>
            </w:r>
          </w:p>
        </w:tc>
        <w:tc>
          <w:tcPr>
            <w:tcW w:w="947" w:type="pct"/>
            <w:gridSpan w:val="3"/>
            <w:shd w:val="clear" w:color="auto" w:fill="auto"/>
          </w:tcPr>
          <w:p w14:paraId="0F165D3A" w14:textId="77777777" w:rsidR="00165A0C" w:rsidRPr="00165A0C" w:rsidRDefault="00165A0C" w:rsidP="00165A0C">
            <w:pPr>
              <w:spacing w:before="120" w:after="120"/>
              <w:rPr>
                <w:rFonts w:cs="Arial"/>
                <w:sz w:val="18"/>
              </w:rPr>
            </w:pPr>
          </w:p>
        </w:tc>
        <w:tc>
          <w:tcPr>
            <w:tcW w:w="1117" w:type="pct"/>
            <w:gridSpan w:val="3"/>
            <w:shd w:val="clear" w:color="auto" w:fill="auto"/>
          </w:tcPr>
          <w:p w14:paraId="68032AC6" w14:textId="77777777" w:rsidR="00165A0C" w:rsidRPr="00165A0C" w:rsidRDefault="00165A0C" w:rsidP="00165A0C">
            <w:pPr>
              <w:spacing w:before="120" w:after="120"/>
              <w:rPr>
                <w:rFonts w:cs="Arial"/>
                <w:sz w:val="18"/>
              </w:rPr>
            </w:pPr>
          </w:p>
        </w:tc>
        <w:tc>
          <w:tcPr>
            <w:tcW w:w="438" w:type="pct"/>
            <w:shd w:val="clear" w:color="auto" w:fill="auto"/>
          </w:tcPr>
          <w:p w14:paraId="5C8CCA51" w14:textId="77777777" w:rsidR="00165A0C" w:rsidRPr="00165A0C" w:rsidRDefault="00165A0C" w:rsidP="00165A0C">
            <w:pPr>
              <w:spacing w:before="120" w:after="120"/>
              <w:rPr>
                <w:rFonts w:cs="Arial"/>
                <w:sz w:val="18"/>
              </w:rPr>
            </w:pPr>
            <w:r w:rsidRPr="00165A0C">
              <w:rPr>
                <w:rFonts w:cs="Arial"/>
                <w:sz w:val="18"/>
              </w:rPr>
              <w:t>(S) TE</w:t>
            </w:r>
          </w:p>
        </w:tc>
        <w:tc>
          <w:tcPr>
            <w:tcW w:w="771" w:type="pct"/>
            <w:gridSpan w:val="2"/>
            <w:shd w:val="clear" w:color="auto" w:fill="auto"/>
          </w:tcPr>
          <w:p w14:paraId="203A5DD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D4255DC" w14:textId="77777777" w:rsidTr="00407C2B">
        <w:tc>
          <w:tcPr>
            <w:tcW w:w="1726" w:type="pct"/>
            <w:gridSpan w:val="5"/>
            <w:shd w:val="clear" w:color="auto" w:fill="auto"/>
          </w:tcPr>
          <w:p w14:paraId="7480B157" w14:textId="77777777" w:rsidR="00165A0C" w:rsidRPr="00165A0C" w:rsidRDefault="00165A0C" w:rsidP="00165A0C">
            <w:pPr>
              <w:spacing w:before="120" w:after="120"/>
              <w:rPr>
                <w:rFonts w:cs="Arial"/>
                <w:sz w:val="18"/>
              </w:rPr>
            </w:pPr>
            <w:r w:rsidRPr="00165A0C">
              <w:rPr>
                <w:rFonts w:cs="Arial"/>
                <w:sz w:val="18"/>
              </w:rPr>
              <w:t xml:space="preserve">      Source Type</w:t>
            </w:r>
          </w:p>
        </w:tc>
        <w:tc>
          <w:tcPr>
            <w:tcW w:w="947" w:type="pct"/>
            <w:gridSpan w:val="3"/>
            <w:shd w:val="clear" w:color="auto" w:fill="auto"/>
          </w:tcPr>
          <w:p w14:paraId="0820443B" w14:textId="77777777" w:rsidR="00165A0C" w:rsidRPr="00165A0C" w:rsidRDefault="00165A0C" w:rsidP="00165A0C">
            <w:pPr>
              <w:spacing w:before="120" w:after="120"/>
              <w:rPr>
                <w:rFonts w:cs="Arial"/>
                <w:sz w:val="18"/>
              </w:rPr>
            </w:pPr>
          </w:p>
        </w:tc>
        <w:tc>
          <w:tcPr>
            <w:tcW w:w="1117" w:type="pct"/>
            <w:gridSpan w:val="3"/>
            <w:shd w:val="clear" w:color="auto" w:fill="auto"/>
          </w:tcPr>
          <w:p w14:paraId="58E63505" w14:textId="77777777" w:rsidR="00165A0C" w:rsidRPr="00165A0C" w:rsidRDefault="00165A0C" w:rsidP="00165A0C">
            <w:pPr>
              <w:spacing w:before="120" w:after="120"/>
              <w:rPr>
                <w:rFonts w:cs="Arial"/>
                <w:sz w:val="18"/>
              </w:rPr>
            </w:pPr>
            <w:r w:rsidRPr="00165A0C">
              <w:rPr>
                <w:rFonts w:cs="Arial"/>
                <w:sz w:val="18"/>
              </w:rPr>
              <w:t>1 : Law or Regulation</w:t>
            </w:r>
          </w:p>
          <w:p w14:paraId="128CD364" w14:textId="77777777" w:rsidR="00165A0C" w:rsidRPr="00165A0C" w:rsidRDefault="00165A0C" w:rsidP="00165A0C">
            <w:pPr>
              <w:spacing w:before="120" w:after="120"/>
              <w:rPr>
                <w:rFonts w:cs="Arial"/>
                <w:sz w:val="18"/>
              </w:rPr>
            </w:pPr>
            <w:r w:rsidRPr="00165A0C">
              <w:rPr>
                <w:rFonts w:cs="Arial"/>
                <w:sz w:val="18"/>
              </w:rPr>
              <w:t>2 : Official Publication</w:t>
            </w:r>
          </w:p>
          <w:p w14:paraId="3F965D40" w14:textId="77777777" w:rsidR="00165A0C" w:rsidRPr="00165A0C" w:rsidRDefault="00165A0C" w:rsidP="00165A0C">
            <w:pPr>
              <w:spacing w:before="120" w:after="120"/>
              <w:rPr>
                <w:rFonts w:cs="Arial"/>
                <w:sz w:val="18"/>
              </w:rPr>
            </w:pPr>
            <w:r w:rsidRPr="00165A0C">
              <w:rPr>
                <w:rFonts w:cs="Arial"/>
                <w:sz w:val="18"/>
              </w:rPr>
              <w:t>7 : Mariner Report, Confirmed</w:t>
            </w:r>
          </w:p>
          <w:p w14:paraId="06842364" w14:textId="77777777" w:rsidR="00165A0C" w:rsidRPr="00165A0C" w:rsidRDefault="00165A0C" w:rsidP="00165A0C">
            <w:pPr>
              <w:spacing w:before="120" w:after="120"/>
              <w:rPr>
                <w:rFonts w:cs="Arial"/>
                <w:sz w:val="18"/>
              </w:rPr>
            </w:pPr>
            <w:r w:rsidRPr="00165A0C">
              <w:rPr>
                <w:rFonts w:cs="Arial"/>
                <w:sz w:val="18"/>
              </w:rPr>
              <w:t>8 : Mariner Report, Not Confirmed</w:t>
            </w:r>
          </w:p>
          <w:p w14:paraId="164E5D37" w14:textId="77777777" w:rsidR="00165A0C" w:rsidRPr="00165A0C" w:rsidRDefault="00165A0C" w:rsidP="00165A0C">
            <w:pPr>
              <w:spacing w:before="120" w:after="120"/>
              <w:rPr>
                <w:rFonts w:cs="Arial"/>
                <w:sz w:val="18"/>
              </w:rPr>
            </w:pPr>
            <w:r w:rsidRPr="00165A0C">
              <w:rPr>
                <w:rFonts w:cs="Arial"/>
                <w:sz w:val="18"/>
              </w:rPr>
              <w:t>9 : Industry Publications and Reports</w:t>
            </w:r>
          </w:p>
          <w:p w14:paraId="575ACF0F" w14:textId="77777777" w:rsidR="00165A0C" w:rsidRPr="00165A0C" w:rsidRDefault="00165A0C" w:rsidP="00165A0C">
            <w:pPr>
              <w:spacing w:before="120" w:after="120"/>
              <w:rPr>
                <w:rFonts w:cs="Arial"/>
                <w:sz w:val="18"/>
              </w:rPr>
            </w:pPr>
            <w:r w:rsidRPr="00165A0C">
              <w:rPr>
                <w:rFonts w:cs="Arial"/>
                <w:sz w:val="18"/>
              </w:rPr>
              <w:t>10 : Remotely Sensed Images</w:t>
            </w:r>
          </w:p>
          <w:p w14:paraId="51C6689C" w14:textId="77777777" w:rsidR="00165A0C" w:rsidRPr="00165A0C" w:rsidRDefault="00165A0C" w:rsidP="00165A0C">
            <w:pPr>
              <w:spacing w:before="120" w:after="120"/>
              <w:rPr>
                <w:rFonts w:cs="Arial"/>
                <w:sz w:val="18"/>
              </w:rPr>
            </w:pPr>
            <w:r w:rsidRPr="00165A0C">
              <w:rPr>
                <w:rFonts w:cs="Arial"/>
                <w:sz w:val="18"/>
              </w:rPr>
              <w:t>11 : Photographs</w:t>
            </w:r>
          </w:p>
          <w:p w14:paraId="43A813AB" w14:textId="77777777" w:rsidR="00165A0C" w:rsidRPr="00165A0C" w:rsidRDefault="00165A0C" w:rsidP="00165A0C">
            <w:pPr>
              <w:spacing w:before="120" w:after="120"/>
              <w:rPr>
                <w:rFonts w:cs="Arial"/>
                <w:sz w:val="18"/>
              </w:rPr>
            </w:pPr>
            <w:r w:rsidRPr="00165A0C">
              <w:rPr>
                <w:rFonts w:cs="Arial"/>
                <w:sz w:val="18"/>
              </w:rPr>
              <w:t>12 : Products Issued by HO Services</w:t>
            </w:r>
          </w:p>
          <w:p w14:paraId="22076FA6" w14:textId="77777777" w:rsidR="00165A0C" w:rsidRPr="00165A0C" w:rsidRDefault="00165A0C" w:rsidP="00165A0C">
            <w:pPr>
              <w:spacing w:before="120" w:after="120"/>
              <w:rPr>
                <w:rFonts w:cs="Arial"/>
                <w:sz w:val="18"/>
              </w:rPr>
            </w:pPr>
            <w:r w:rsidRPr="00165A0C">
              <w:rPr>
                <w:rFonts w:cs="Arial"/>
                <w:sz w:val="18"/>
              </w:rPr>
              <w:t>13 : News Media</w:t>
            </w:r>
          </w:p>
          <w:p w14:paraId="1252F5B2" w14:textId="77777777" w:rsidR="00165A0C" w:rsidRPr="00165A0C" w:rsidRDefault="00165A0C" w:rsidP="00165A0C">
            <w:pPr>
              <w:spacing w:before="120" w:after="120"/>
              <w:rPr>
                <w:rFonts w:cs="Arial"/>
                <w:sz w:val="18"/>
              </w:rPr>
            </w:pPr>
            <w:r w:rsidRPr="00165A0C">
              <w:rPr>
                <w:rFonts w:cs="Arial"/>
                <w:sz w:val="18"/>
              </w:rPr>
              <w:t>14 : Traffic Data</w:t>
            </w:r>
          </w:p>
        </w:tc>
        <w:tc>
          <w:tcPr>
            <w:tcW w:w="438" w:type="pct"/>
            <w:shd w:val="clear" w:color="auto" w:fill="auto"/>
          </w:tcPr>
          <w:p w14:paraId="13A85E98" w14:textId="77777777" w:rsidR="00165A0C" w:rsidRPr="00165A0C" w:rsidRDefault="00165A0C" w:rsidP="00165A0C">
            <w:pPr>
              <w:spacing w:before="120" w:after="120"/>
              <w:rPr>
                <w:rFonts w:cs="Arial"/>
                <w:sz w:val="18"/>
              </w:rPr>
            </w:pPr>
            <w:r w:rsidRPr="00165A0C">
              <w:rPr>
                <w:rFonts w:cs="Arial"/>
                <w:sz w:val="18"/>
              </w:rPr>
              <w:t>(S) EN</w:t>
            </w:r>
          </w:p>
        </w:tc>
        <w:tc>
          <w:tcPr>
            <w:tcW w:w="771" w:type="pct"/>
            <w:gridSpan w:val="2"/>
            <w:shd w:val="clear" w:color="auto" w:fill="auto"/>
          </w:tcPr>
          <w:p w14:paraId="3D41B826"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213B6F0" w14:textId="77777777" w:rsidTr="00407C2B">
        <w:tc>
          <w:tcPr>
            <w:tcW w:w="1726" w:type="pct"/>
            <w:gridSpan w:val="5"/>
            <w:shd w:val="clear" w:color="auto" w:fill="auto"/>
          </w:tcPr>
          <w:p w14:paraId="14E49A6A" w14:textId="77777777" w:rsidR="00165A0C" w:rsidRPr="00165A0C" w:rsidRDefault="00165A0C" w:rsidP="00165A0C">
            <w:pPr>
              <w:spacing w:before="120" w:after="120"/>
              <w:rPr>
                <w:rFonts w:cs="Arial"/>
                <w:sz w:val="18"/>
              </w:rPr>
            </w:pPr>
            <w:r w:rsidRPr="00165A0C">
              <w:rPr>
                <w:rFonts w:cs="Arial"/>
                <w:sz w:val="18"/>
              </w:rPr>
              <w:t xml:space="preserve">      Reported Date</w:t>
            </w:r>
          </w:p>
        </w:tc>
        <w:tc>
          <w:tcPr>
            <w:tcW w:w="947" w:type="pct"/>
            <w:gridSpan w:val="3"/>
            <w:shd w:val="clear" w:color="auto" w:fill="auto"/>
          </w:tcPr>
          <w:p w14:paraId="21047E8B" w14:textId="77777777" w:rsidR="00165A0C" w:rsidRPr="00165A0C" w:rsidRDefault="00165A0C" w:rsidP="00165A0C">
            <w:pPr>
              <w:spacing w:before="120" w:after="120"/>
              <w:rPr>
                <w:rFonts w:cs="Arial"/>
                <w:sz w:val="18"/>
              </w:rPr>
            </w:pPr>
            <w:r w:rsidRPr="00165A0C">
              <w:rPr>
                <w:rFonts w:cs="Arial"/>
                <w:sz w:val="18"/>
              </w:rPr>
              <w:t>(SORDAT)</w:t>
            </w:r>
          </w:p>
        </w:tc>
        <w:tc>
          <w:tcPr>
            <w:tcW w:w="1117" w:type="pct"/>
            <w:gridSpan w:val="3"/>
            <w:shd w:val="clear" w:color="auto" w:fill="auto"/>
          </w:tcPr>
          <w:p w14:paraId="44777084" w14:textId="77777777" w:rsidR="00165A0C" w:rsidRPr="00165A0C" w:rsidRDefault="00165A0C" w:rsidP="00165A0C">
            <w:pPr>
              <w:spacing w:before="120" w:after="120"/>
              <w:rPr>
                <w:rFonts w:cs="Arial"/>
                <w:sz w:val="18"/>
              </w:rPr>
            </w:pPr>
          </w:p>
        </w:tc>
        <w:tc>
          <w:tcPr>
            <w:tcW w:w="438" w:type="pct"/>
            <w:shd w:val="clear" w:color="auto" w:fill="auto"/>
          </w:tcPr>
          <w:p w14:paraId="35243F83" w14:textId="77777777" w:rsidR="00165A0C" w:rsidRPr="00165A0C" w:rsidRDefault="00165A0C" w:rsidP="00165A0C">
            <w:pPr>
              <w:spacing w:before="120" w:after="120"/>
              <w:rPr>
                <w:rFonts w:cs="Arial"/>
                <w:sz w:val="18"/>
              </w:rPr>
            </w:pPr>
            <w:r w:rsidRPr="00165A0C">
              <w:rPr>
                <w:rFonts w:cs="Arial"/>
                <w:sz w:val="18"/>
              </w:rPr>
              <w:t>(S) TD</w:t>
            </w:r>
          </w:p>
        </w:tc>
        <w:tc>
          <w:tcPr>
            <w:tcW w:w="771" w:type="pct"/>
            <w:gridSpan w:val="2"/>
            <w:shd w:val="clear" w:color="auto" w:fill="auto"/>
          </w:tcPr>
          <w:p w14:paraId="4AA549F9"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77A4A35" w14:textId="77777777" w:rsidTr="00407C2B">
        <w:tc>
          <w:tcPr>
            <w:tcW w:w="1726" w:type="pct"/>
            <w:gridSpan w:val="5"/>
            <w:shd w:val="clear" w:color="auto" w:fill="auto"/>
          </w:tcPr>
          <w:p w14:paraId="095DFB18" w14:textId="77777777" w:rsidR="00165A0C" w:rsidRPr="00165A0C" w:rsidRDefault="00165A0C" w:rsidP="00165A0C">
            <w:pPr>
              <w:spacing w:before="120" w:after="120"/>
              <w:rPr>
                <w:rFonts w:cs="Arial"/>
                <w:sz w:val="18"/>
              </w:rPr>
            </w:pPr>
            <w:r w:rsidRPr="00165A0C">
              <w:rPr>
                <w:rFonts w:cs="Arial"/>
                <w:sz w:val="18"/>
              </w:rPr>
              <w:t>Location by Text</w:t>
            </w:r>
          </w:p>
        </w:tc>
        <w:tc>
          <w:tcPr>
            <w:tcW w:w="947" w:type="pct"/>
            <w:gridSpan w:val="3"/>
            <w:shd w:val="clear" w:color="auto" w:fill="auto"/>
          </w:tcPr>
          <w:p w14:paraId="75767C64" w14:textId="77777777" w:rsidR="00165A0C" w:rsidRPr="00165A0C" w:rsidRDefault="00165A0C" w:rsidP="00165A0C">
            <w:pPr>
              <w:spacing w:before="120" w:after="120"/>
              <w:rPr>
                <w:rFonts w:cs="Arial"/>
                <w:sz w:val="18"/>
              </w:rPr>
            </w:pPr>
          </w:p>
        </w:tc>
        <w:tc>
          <w:tcPr>
            <w:tcW w:w="1117" w:type="pct"/>
            <w:gridSpan w:val="3"/>
            <w:shd w:val="clear" w:color="auto" w:fill="auto"/>
          </w:tcPr>
          <w:p w14:paraId="5D8EFCC4" w14:textId="77777777" w:rsidR="00165A0C" w:rsidRPr="00165A0C" w:rsidRDefault="00165A0C" w:rsidP="00165A0C">
            <w:pPr>
              <w:spacing w:before="120" w:after="120"/>
              <w:rPr>
                <w:rFonts w:cs="Arial"/>
                <w:sz w:val="18"/>
              </w:rPr>
            </w:pPr>
          </w:p>
        </w:tc>
        <w:tc>
          <w:tcPr>
            <w:tcW w:w="438" w:type="pct"/>
            <w:shd w:val="clear" w:color="auto" w:fill="auto"/>
          </w:tcPr>
          <w:p w14:paraId="5183CF88" w14:textId="77777777" w:rsidR="00165A0C" w:rsidRPr="00165A0C" w:rsidRDefault="00165A0C" w:rsidP="00165A0C">
            <w:pPr>
              <w:spacing w:before="120" w:after="120"/>
              <w:rPr>
                <w:rFonts w:cs="Arial"/>
                <w:sz w:val="18"/>
              </w:rPr>
            </w:pPr>
            <w:r w:rsidRPr="00165A0C">
              <w:rPr>
                <w:rFonts w:cs="Arial"/>
                <w:sz w:val="18"/>
              </w:rPr>
              <w:t>TE</w:t>
            </w:r>
          </w:p>
        </w:tc>
        <w:tc>
          <w:tcPr>
            <w:tcW w:w="771" w:type="pct"/>
            <w:gridSpan w:val="2"/>
            <w:shd w:val="clear" w:color="auto" w:fill="auto"/>
          </w:tcPr>
          <w:p w14:paraId="48BD769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ADF6C1E" w14:textId="77777777" w:rsidTr="00407C2B">
        <w:tc>
          <w:tcPr>
            <w:tcW w:w="1726" w:type="pct"/>
            <w:gridSpan w:val="5"/>
            <w:shd w:val="clear" w:color="auto" w:fill="auto"/>
          </w:tcPr>
          <w:p w14:paraId="197D8934" w14:textId="77777777" w:rsidR="00165A0C" w:rsidRPr="00165A0C" w:rsidRDefault="00165A0C" w:rsidP="00165A0C">
            <w:pPr>
              <w:spacing w:before="120" w:after="120"/>
              <w:rPr>
                <w:rFonts w:cs="Arial"/>
                <w:sz w:val="18"/>
              </w:rPr>
            </w:pPr>
            <w:r w:rsidRPr="00165A0C">
              <w:rPr>
                <w:rFonts w:cs="Arial"/>
                <w:sz w:val="18"/>
              </w:rPr>
              <w:t>Marked By</w:t>
            </w:r>
          </w:p>
        </w:tc>
        <w:tc>
          <w:tcPr>
            <w:tcW w:w="947" w:type="pct"/>
            <w:gridSpan w:val="3"/>
            <w:shd w:val="clear" w:color="auto" w:fill="auto"/>
          </w:tcPr>
          <w:p w14:paraId="00056158" w14:textId="77777777" w:rsidR="00165A0C" w:rsidRPr="00165A0C" w:rsidRDefault="00165A0C" w:rsidP="00165A0C">
            <w:pPr>
              <w:spacing w:before="120" w:after="120"/>
              <w:rPr>
                <w:rFonts w:cs="Arial"/>
                <w:sz w:val="18"/>
              </w:rPr>
            </w:pPr>
          </w:p>
        </w:tc>
        <w:tc>
          <w:tcPr>
            <w:tcW w:w="1117" w:type="pct"/>
            <w:gridSpan w:val="3"/>
            <w:shd w:val="clear" w:color="auto" w:fill="auto"/>
          </w:tcPr>
          <w:p w14:paraId="69740B16" w14:textId="77777777" w:rsidR="00165A0C" w:rsidRPr="00165A0C" w:rsidRDefault="00165A0C" w:rsidP="00165A0C">
            <w:pPr>
              <w:spacing w:before="120" w:after="120"/>
              <w:rPr>
                <w:rFonts w:cs="Arial"/>
                <w:sz w:val="18"/>
              </w:rPr>
            </w:pPr>
          </w:p>
        </w:tc>
        <w:tc>
          <w:tcPr>
            <w:tcW w:w="438" w:type="pct"/>
            <w:shd w:val="clear" w:color="auto" w:fill="auto"/>
          </w:tcPr>
          <w:p w14:paraId="23DA4BF2" w14:textId="77777777" w:rsidR="00165A0C" w:rsidRPr="00165A0C" w:rsidRDefault="00165A0C" w:rsidP="00165A0C">
            <w:pPr>
              <w:spacing w:before="120" w:after="120"/>
              <w:rPr>
                <w:rFonts w:cs="Arial"/>
                <w:sz w:val="18"/>
              </w:rPr>
            </w:pPr>
            <w:r w:rsidRPr="00165A0C">
              <w:rPr>
                <w:rFonts w:cs="Arial"/>
                <w:sz w:val="18"/>
              </w:rPr>
              <w:t>C</w:t>
            </w:r>
          </w:p>
        </w:tc>
        <w:tc>
          <w:tcPr>
            <w:tcW w:w="771" w:type="pct"/>
            <w:gridSpan w:val="2"/>
            <w:shd w:val="clear" w:color="auto" w:fill="auto"/>
          </w:tcPr>
          <w:p w14:paraId="08A05B6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E1D2FA0" w14:textId="77777777" w:rsidTr="00407C2B">
        <w:tc>
          <w:tcPr>
            <w:tcW w:w="1726" w:type="pct"/>
            <w:gridSpan w:val="5"/>
            <w:shd w:val="clear" w:color="auto" w:fill="auto"/>
          </w:tcPr>
          <w:p w14:paraId="38436B61" w14:textId="77777777" w:rsidR="00165A0C" w:rsidRPr="00165A0C" w:rsidRDefault="00165A0C" w:rsidP="00165A0C">
            <w:pPr>
              <w:spacing w:before="120" w:after="120"/>
              <w:rPr>
                <w:rFonts w:cs="Arial"/>
                <w:sz w:val="18"/>
              </w:rPr>
            </w:pPr>
            <w:r w:rsidRPr="00165A0C">
              <w:rPr>
                <w:rFonts w:cs="Arial"/>
                <w:sz w:val="18"/>
              </w:rPr>
              <w:t xml:space="preserve">   Text Content</w:t>
            </w:r>
          </w:p>
        </w:tc>
        <w:tc>
          <w:tcPr>
            <w:tcW w:w="947" w:type="pct"/>
            <w:gridSpan w:val="3"/>
            <w:shd w:val="clear" w:color="auto" w:fill="auto"/>
          </w:tcPr>
          <w:p w14:paraId="0D7B2FB9" w14:textId="77777777" w:rsidR="00165A0C" w:rsidRPr="00165A0C" w:rsidRDefault="00165A0C" w:rsidP="00165A0C">
            <w:pPr>
              <w:spacing w:before="120" w:after="120"/>
              <w:rPr>
                <w:rFonts w:cs="Arial"/>
                <w:sz w:val="18"/>
              </w:rPr>
            </w:pPr>
          </w:p>
        </w:tc>
        <w:tc>
          <w:tcPr>
            <w:tcW w:w="1117" w:type="pct"/>
            <w:gridSpan w:val="3"/>
            <w:shd w:val="clear" w:color="auto" w:fill="auto"/>
          </w:tcPr>
          <w:p w14:paraId="49E28A9F" w14:textId="77777777" w:rsidR="00165A0C" w:rsidRPr="00165A0C" w:rsidRDefault="00165A0C" w:rsidP="00165A0C">
            <w:pPr>
              <w:spacing w:before="120" w:after="120"/>
              <w:rPr>
                <w:rFonts w:cs="Arial"/>
                <w:sz w:val="18"/>
              </w:rPr>
            </w:pPr>
          </w:p>
        </w:tc>
        <w:tc>
          <w:tcPr>
            <w:tcW w:w="438" w:type="pct"/>
            <w:shd w:val="clear" w:color="auto" w:fill="auto"/>
          </w:tcPr>
          <w:p w14:paraId="12ECDB5E" w14:textId="77777777" w:rsidR="00165A0C" w:rsidRPr="00165A0C" w:rsidRDefault="00165A0C" w:rsidP="00165A0C">
            <w:pPr>
              <w:spacing w:before="120" w:after="120"/>
              <w:rPr>
                <w:rFonts w:cs="Arial"/>
                <w:sz w:val="18"/>
              </w:rPr>
            </w:pPr>
            <w:r w:rsidRPr="00165A0C">
              <w:rPr>
                <w:rFonts w:cs="Arial"/>
                <w:sz w:val="18"/>
              </w:rPr>
              <w:t>(S) C</w:t>
            </w:r>
          </w:p>
        </w:tc>
        <w:tc>
          <w:tcPr>
            <w:tcW w:w="771" w:type="pct"/>
            <w:gridSpan w:val="2"/>
            <w:shd w:val="clear" w:color="auto" w:fill="auto"/>
          </w:tcPr>
          <w:p w14:paraId="23A86451" w14:textId="77777777" w:rsidR="00165A0C" w:rsidRPr="00165A0C" w:rsidRDefault="00165A0C" w:rsidP="00165A0C">
            <w:pPr>
              <w:spacing w:before="120" w:after="120"/>
              <w:rPr>
                <w:rFonts w:cs="Arial"/>
                <w:sz w:val="18"/>
              </w:rPr>
            </w:pPr>
            <w:r w:rsidRPr="00165A0C">
              <w:rPr>
                <w:rFonts w:cs="Arial"/>
                <w:sz w:val="18"/>
              </w:rPr>
              <w:t>1, *</w:t>
            </w:r>
          </w:p>
        </w:tc>
      </w:tr>
      <w:tr w:rsidR="00165A0C" w:rsidRPr="00165A0C" w14:paraId="3B0A7EBA" w14:textId="77777777" w:rsidTr="00407C2B">
        <w:tc>
          <w:tcPr>
            <w:tcW w:w="1726" w:type="pct"/>
            <w:gridSpan w:val="5"/>
            <w:shd w:val="clear" w:color="auto" w:fill="auto"/>
          </w:tcPr>
          <w:p w14:paraId="10B8C972" w14:textId="77777777" w:rsidR="00165A0C" w:rsidRPr="00165A0C" w:rsidRDefault="00165A0C" w:rsidP="00165A0C">
            <w:pPr>
              <w:spacing w:before="120" w:after="120"/>
              <w:rPr>
                <w:rFonts w:cs="Arial"/>
                <w:sz w:val="18"/>
              </w:rPr>
            </w:pPr>
            <w:r w:rsidRPr="00165A0C">
              <w:rPr>
                <w:rFonts w:cs="Arial"/>
                <w:sz w:val="18"/>
              </w:rPr>
              <w:t xml:space="preserve">      Category of text</w:t>
            </w:r>
          </w:p>
        </w:tc>
        <w:tc>
          <w:tcPr>
            <w:tcW w:w="947" w:type="pct"/>
            <w:gridSpan w:val="3"/>
            <w:shd w:val="clear" w:color="auto" w:fill="auto"/>
          </w:tcPr>
          <w:p w14:paraId="1C14D65C" w14:textId="77777777" w:rsidR="00165A0C" w:rsidRPr="00165A0C" w:rsidRDefault="00165A0C" w:rsidP="00165A0C">
            <w:pPr>
              <w:spacing w:before="120" w:after="120"/>
              <w:rPr>
                <w:rFonts w:cs="Arial"/>
                <w:sz w:val="18"/>
              </w:rPr>
            </w:pPr>
          </w:p>
        </w:tc>
        <w:tc>
          <w:tcPr>
            <w:tcW w:w="1117" w:type="pct"/>
            <w:gridSpan w:val="3"/>
            <w:shd w:val="clear" w:color="auto" w:fill="auto"/>
          </w:tcPr>
          <w:p w14:paraId="667046E2" w14:textId="77777777" w:rsidR="00165A0C" w:rsidRPr="00165A0C" w:rsidRDefault="00165A0C" w:rsidP="00165A0C">
            <w:pPr>
              <w:spacing w:before="120" w:after="120"/>
              <w:rPr>
                <w:rFonts w:cs="Arial"/>
                <w:sz w:val="18"/>
              </w:rPr>
            </w:pPr>
            <w:r w:rsidRPr="00165A0C">
              <w:rPr>
                <w:rFonts w:cs="Arial"/>
                <w:sz w:val="18"/>
              </w:rPr>
              <w:t>1 : Abstract or Summary</w:t>
            </w:r>
          </w:p>
          <w:p w14:paraId="7C5C4688" w14:textId="77777777" w:rsidR="00165A0C" w:rsidRPr="00165A0C" w:rsidRDefault="00165A0C" w:rsidP="00165A0C">
            <w:pPr>
              <w:spacing w:before="120" w:after="120"/>
              <w:rPr>
                <w:rFonts w:cs="Arial"/>
                <w:sz w:val="18"/>
              </w:rPr>
            </w:pPr>
            <w:r w:rsidRPr="00165A0C">
              <w:rPr>
                <w:rFonts w:cs="Arial"/>
                <w:sz w:val="18"/>
              </w:rPr>
              <w:t>2 : Extract</w:t>
            </w:r>
          </w:p>
          <w:p w14:paraId="7B0AC7F6" w14:textId="77777777" w:rsidR="00165A0C" w:rsidRPr="00165A0C" w:rsidRDefault="00165A0C" w:rsidP="00165A0C">
            <w:pPr>
              <w:spacing w:before="120" w:after="120"/>
              <w:rPr>
                <w:rFonts w:cs="Arial"/>
                <w:sz w:val="18"/>
              </w:rPr>
            </w:pPr>
            <w:r w:rsidRPr="00165A0C">
              <w:rPr>
                <w:rFonts w:cs="Arial"/>
                <w:sz w:val="18"/>
              </w:rPr>
              <w:t>3 : Full Text</w:t>
            </w:r>
          </w:p>
        </w:tc>
        <w:tc>
          <w:tcPr>
            <w:tcW w:w="438" w:type="pct"/>
            <w:shd w:val="clear" w:color="auto" w:fill="auto"/>
          </w:tcPr>
          <w:p w14:paraId="67A6329C" w14:textId="77777777" w:rsidR="00165A0C" w:rsidRPr="00165A0C" w:rsidRDefault="00165A0C" w:rsidP="00165A0C">
            <w:pPr>
              <w:spacing w:before="120" w:after="120"/>
              <w:rPr>
                <w:rFonts w:cs="Arial"/>
                <w:sz w:val="18"/>
              </w:rPr>
            </w:pPr>
            <w:r w:rsidRPr="00165A0C">
              <w:rPr>
                <w:rFonts w:cs="Arial"/>
                <w:sz w:val="18"/>
              </w:rPr>
              <w:t>(S) EN</w:t>
            </w:r>
          </w:p>
        </w:tc>
        <w:tc>
          <w:tcPr>
            <w:tcW w:w="771" w:type="pct"/>
            <w:gridSpan w:val="2"/>
            <w:shd w:val="clear" w:color="auto" w:fill="auto"/>
          </w:tcPr>
          <w:p w14:paraId="6DF06974"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4376E27" w14:textId="77777777" w:rsidTr="00407C2B">
        <w:tc>
          <w:tcPr>
            <w:tcW w:w="1726" w:type="pct"/>
            <w:gridSpan w:val="5"/>
            <w:shd w:val="clear" w:color="auto" w:fill="auto"/>
          </w:tcPr>
          <w:p w14:paraId="1CAC7B84" w14:textId="77777777" w:rsidR="00165A0C" w:rsidRPr="00165A0C" w:rsidRDefault="00165A0C" w:rsidP="00165A0C">
            <w:pPr>
              <w:spacing w:before="120" w:after="120"/>
              <w:rPr>
                <w:rFonts w:cs="Arial"/>
                <w:sz w:val="18"/>
              </w:rPr>
            </w:pPr>
            <w:r w:rsidRPr="00165A0C">
              <w:rPr>
                <w:rFonts w:cs="Arial"/>
                <w:sz w:val="18"/>
              </w:rPr>
              <w:lastRenderedPageBreak/>
              <w:t xml:space="preserve">      Information</w:t>
            </w:r>
          </w:p>
        </w:tc>
        <w:tc>
          <w:tcPr>
            <w:tcW w:w="947" w:type="pct"/>
            <w:gridSpan w:val="3"/>
            <w:shd w:val="clear" w:color="auto" w:fill="auto"/>
          </w:tcPr>
          <w:p w14:paraId="200B378B" w14:textId="77777777" w:rsidR="00165A0C" w:rsidRPr="00165A0C" w:rsidRDefault="00165A0C" w:rsidP="00165A0C">
            <w:pPr>
              <w:spacing w:before="120" w:after="120"/>
              <w:rPr>
                <w:rFonts w:cs="Arial"/>
                <w:sz w:val="18"/>
              </w:rPr>
            </w:pPr>
          </w:p>
        </w:tc>
        <w:tc>
          <w:tcPr>
            <w:tcW w:w="1117" w:type="pct"/>
            <w:gridSpan w:val="3"/>
            <w:shd w:val="clear" w:color="auto" w:fill="auto"/>
          </w:tcPr>
          <w:p w14:paraId="695E9900" w14:textId="77777777" w:rsidR="00165A0C" w:rsidRPr="00165A0C" w:rsidRDefault="00165A0C" w:rsidP="00165A0C">
            <w:pPr>
              <w:spacing w:before="120" w:after="120"/>
              <w:rPr>
                <w:rFonts w:cs="Arial"/>
                <w:sz w:val="18"/>
              </w:rPr>
            </w:pPr>
          </w:p>
        </w:tc>
        <w:tc>
          <w:tcPr>
            <w:tcW w:w="438" w:type="pct"/>
            <w:shd w:val="clear" w:color="auto" w:fill="auto"/>
          </w:tcPr>
          <w:p w14:paraId="6D20761B" w14:textId="77777777" w:rsidR="00165A0C" w:rsidRPr="00165A0C" w:rsidRDefault="00165A0C" w:rsidP="00165A0C">
            <w:pPr>
              <w:spacing w:before="120" w:after="120"/>
              <w:rPr>
                <w:rFonts w:cs="Arial"/>
                <w:sz w:val="18"/>
              </w:rPr>
            </w:pPr>
            <w:r w:rsidRPr="00165A0C">
              <w:rPr>
                <w:rFonts w:cs="Arial"/>
                <w:sz w:val="18"/>
              </w:rPr>
              <w:t>(S) C</w:t>
            </w:r>
          </w:p>
        </w:tc>
        <w:tc>
          <w:tcPr>
            <w:tcW w:w="771" w:type="pct"/>
            <w:gridSpan w:val="2"/>
            <w:shd w:val="clear" w:color="auto" w:fill="auto"/>
          </w:tcPr>
          <w:p w14:paraId="115FD33C"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38490463" w14:textId="77777777" w:rsidTr="00407C2B">
        <w:tc>
          <w:tcPr>
            <w:tcW w:w="1726" w:type="pct"/>
            <w:gridSpan w:val="5"/>
            <w:shd w:val="clear" w:color="auto" w:fill="auto"/>
          </w:tcPr>
          <w:p w14:paraId="7D89A156" w14:textId="77777777" w:rsidR="00165A0C" w:rsidRPr="00165A0C" w:rsidRDefault="00165A0C" w:rsidP="00165A0C">
            <w:pPr>
              <w:spacing w:before="120" w:after="120"/>
              <w:rPr>
                <w:rFonts w:cs="Arial"/>
                <w:sz w:val="18"/>
              </w:rPr>
            </w:pPr>
            <w:r w:rsidRPr="00165A0C">
              <w:rPr>
                <w:rFonts w:cs="Arial"/>
                <w:sz w:val="18"/>
              </w:rPr>
              <w:t xml:space="preserve">         File Locator</w:t>
            </w:r>
          </w:p>
        </w:tc>
        <w:tc>
          <w:tcPr>
            <w:tcW w:w="947" w:type="pct"/>
            <w:gridSpan w:val="3"/>
            <w:shd w:val="clear" w:color="auto" w:fill="auto"/>
          </w:tcPr>
          <w:p w14:paraId="23FF51E9" w14:textId="77777777" w:rsidR="00165A0C" w:rsidRPr="00165A0C" w:rsidRDefault="00165A0C" w:rsidP="00165A0C">
            <w:pPr>
              <w:spacing w:before="120" w:after="120"/>
              <w:rPr>
                <w:rFonts w:cs="Arial"/>
                <w:sz w:val="18"/>
              </w:rPr>
            </w:pPr>
          </w:p>
        </w:tc>
        <w:tc>
          <w:tcPr>
            <w:tcW w:w="1117" w:type="pct"/>
            <w:gridSpan w:val="3"/>
            <w:shd w:val="clear" w:color="auto" w:fill="auto"/>
          </w:tcPr>
          <w:p w14:paraId="14F62041" w14:textId="77777777" w:rsidR="00165A0C" w:rsidRPr="00165A0C" w:rsidRDefault="00165A0C" w:rsidP="00165A0C">
            <w:pPr>
              <w:spacing w:before="120" w:after="120"/>
              <w:rPr>
                <w:rFonts w:cs="Arial"/>
                <w:sz w:val="18"/>
              </w:rPr>
            </w:pPr>
          </w:p>
        </w:tc>
        <w:tc>
          <w:tcPr>
            <w:tcW w:w="438" w:type="pct"/>
            <w:shd w:val="clear" w:color="auto" w:fill="auto"/>
          </w:tcPr>
          <w:p w14:paraId="41401177" w14:textId="77777777" w:rsidR="00165A0C" w:rsidRPr="00165A0C" w:rsidRDefault="00165A0C" w:rsidP="00165A0C">
            <w:pPr>
              <w:spacing w:before="120" w:after="120"/>
              <w:rPr>
                <w:rFonts w:cs="Arial"/>
                <w:sz w:val="18"/>
              </w:rPr>
            </w:pPr>
            <w:r w:rsidRPr="00165A0C">
              <w:rPr>
                <w:rFonts w:cs="Arial"/>
                <w:sz w:val="18"/>
              </w:rPr>
              <w:t>(S) TE</w:t>
            </w:r>
          </w:p>
        </w:tc>
        <w:tc>
          <w:tcPr>
            <w:tcW w:w="771" w:type="pct"/>
            <w:gridSpan w:val="2"/>
            <w:shd w:val="clear" w:color="auto" w:fill="auto"/>
          </w:tcPr>
          <w:p w14:paraId="51EAD061"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99068E1" w14:textId="77777777" w:rsidTr="00407C2B">
        <w:tc>
          <w:tcPr>
            <w:tcW w:w="1726" w:type="pct"/>
            <w:gridSpan w:val="5"/>
            <w:shd w:val="clear" w:color="auto" w:fill="auto"/>
          </w:tcPr>
          <w:p w14:paraId="643A1A10" w14:textId="77777777" w:rsidR="00165A0C" w:rsidRPr="00165A0C" w:rsidRDefault="00165A0C" w:rsidP="00165A0C">
            <w:pPr>
              <w:spacing w:before="120" w:after="120"/>
              <w:rPr>
                <w:rFonts w:cs="Arial"/>
                <w:sz w:val="18"/>
              </w:rPr>
            </w:pPr>
            <w:r w:rsidRPr="00165A0C">
              <w:rPr>
                <w:rFonts w:cs="Arial"/>
                <w:sz w:val="18"/>
              </w:rPr>
              <w:t xml:space="preserve">         File Reference</w:t>
            </w:r>
          </w:p>
        </w:tc>
        <w:tc>
          <w:tcPr>
            <w:tcW w:w="947" w:type="pct"/>
            <w:gridSpan w:val="3"/>
            <w:shd w:val="clear" w:color="auto" w:fill="auto"/>
          </w:tcPr>
          <w:p w14:paraId="2406B852" w14:textId="77777777" w:rsidR="00165A0C" w:rsidRPr="00165A0C" w:rsidRDefault="00165A0C" w:rsidP="00165A0C">
            <w:pPr>
              <w:spacing w:before="120" w:after="120"/>
              <w:rPr>
                <w:rFonts w:cs="Arial"/>
                <w:sz w:val="18"/>
              </w:rPr>
            </w:pPr>
            <w:r w:rsidRPr="00165A0C">
              <w:rPr>
                <w:rFonts w:cs="Arial"/>
                <w:sz w:val="18"/>
              </w:rPr>
              <w:t>(TXTDSC)</w:t>
            </w:r>
          </w:p>
        </w:tc>
        <w:tc>
          <w:tcPr>
            <w:tcW w:w="1117" w:type="pct"/>
            <w:gridSpan w:val="3"/>
            <w:shd w:val="clear" w:color="auto" w:fill="auto"/>
          </w:tcPr>
          <w:p w14:paraId="30D9F9D5" w14:textId="77777777" w:rsidR="00165A0C" w:rsidRPr="00165A0C" w:rsidRDefault="00165A0C" w:rsidP="00165A0C">
            <w:pPr>
              <w:spacing w:before="120" w:after="120"/>
              <w:rPr>
                <w:rFonts w:cs="Arial"/>
                <w:sz w:val="18"/>
              </w:rPr>
            </w:pPr>
          </w:p>
        </w:tc>
        <w:tc>
          <w:tcPr>
            <w:tcW w:w="438" w:type="pct"/>
            <w:shd w:val="clear" w:color="auto" w:fill="auto"/>
          </w:tcPr>
          <w:p w14:paraId="35522444" w14:textId="77777777" w:rsidR="00165A0C" w:rsidRPr="00165A0C" w:rsidRDefault="00165A0C" w:rsidP="00165A0C">
            <w:pPr>
              <w:spacing w:before="120" w:after="120"/>
              <w:rPr>
                <w:rFonts w:cs="Arial"/>
                <w:sz w:val="18"/>
              </w:rPr>
            </w:pPr>
            <w:r w:rsidRPr="00165A0C">
              <w:rPr>
                <w:rFonts w:cs="Arial"/>
                <w:sz w:val="18"/>
              </w:rPr>
              <w:t>(S) TE</w:t>
            </w:r>
          </w:p>
        </w:tc>
        <w:tc>
          <w:tcPr>
            <w:tcW w:w="771" w:type="pct"/>
            <w:gridSpan w:val="2"/>
            <w:shd w:val="clear" w:color="auto" w:fill="auto"/>
          </w:tcPr>
          <w:p w14:paraId="2B460DE9"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19E3F4A" w14:textId="77777777" w:rsidTr="00407C2B">
        <w:tc>
          <w:tcPr>
            <w:tcW w:w="1726" w:type="pct"/>
            <w:gridSpan w:val="5"/>
            <w:shd w:val="clear" w:color="auto" w:fill="auto"/>
          </w:tcPr>
          <w:p w14:paraId="74145348" w14:textId="77777777" w:rsidR="00165A0C" w:rsidRPr="00165A0C" w:rsidRDefault="00165A0C" w:rsidP="00165A0C">
            <w:pPr>
              <w:spacing w:before="120" w:after="120"/>
              <w:rPr>
                <w:rFonts w:cs="Arial"/>
                <w:sz w:val="18"/>
              </w:rPr>
            </w:pPr>
            <w:r w:rsidRPr="00165A0C">
              <w:rPr>
                <w:rFonts w:cs="Arial"/>
                <w:sz w:val="18"/>
              </w:rPr>
              <w:t xml:space="preserve">         Headline</w:t>
            </w:r>
          </w:p>
        </w:tc>
        <w:tc>
          <w:tcPr>
            <w:tcW w:w="947" w:type="pct"/>
            <w:gridSpan w:val="3"/>
            <w:shd w:val="clear" w:color="auto" w:fill="auto"/>
          </w:tcPr>
          <w:p w14:paraId="4ACBDF4D" w14:textId="77777777" w:rsidR="00165A0C" w:rsidRPr="00165A0C" w:rsidRDefault="00165A0C" w:rsidP="00165A0C">
            <w:pPr>
              <w:spacing w:before="120" w:after="120"/>
              <w:rPr>
                <w:rFonts w:cs="Arial"/>
                <w:sz w:val="18"/>
              </w:rPr>
            </w:pPr>
          </w:p>
        </w:tc>
        <w:tc>
          <w:tcPr>
            <w:tcW w:w="1117" w:type="pct"/>
            <w:gridSpan w:val="3"/>
            <w:shd w:val="clear" w:color="auto" w:fill="auto"/>
          </w:tcPr>
          <w:p w14:paraId="0A42676A" w14:textId="77777777" w:rsidR="00165A0C" w:rsidRPr="00165A0C" w:rsidRDefault="00165A0C" w:rsidP="00165A0C">
            <w:pPr>
              <w:spacing w:before="120" w:after="120"/>
              <w:rPr>
                <w:rFonts w:cs="Arial"/>
                <w:sz w:val="18"/>
              </w:rPr>
            </w:pPr>
          </w:p>
        </w:tc>
        <w:tc>
          <w:tcPr>
            <w:tcW w:w="438" w:type="pct"/>
            <w:shd w:val="clear" w:color="auto" w:fill="auto"/>
          </w:tcPr>
          <w:p w14:paraId="30860A33" w14:textId="77777777" w:rsidR="00165A0C" w:rsidRPr="00165A0C" w:rsidRDefault="00165A0C" w:rsidP="00165A0C">
            <w:pPr>
              <w:spacing w:before="120" w:after="120"/>
              <w:rPr>
                <w:rFonts w:cs="Arial"/>
                <w:sz w:val="18"/>
              </w:rPr>
            </w:pPr>
            <w:r w:rsidRPr="00165A0C">
              <w:rPr>
                <w:rFonts w:cs="Arial"/>
                <w:sz w:val="18"/>
              </w:rPr>
              <w:t>(S) TE</w:t>
            </w:r>
          </w:p>
        </w:tc>
        <w:tc>
          <w:tcPr>
            <w:tcW w:w="771" w:type="pct"/>
            <w:gridSpan w:val="2"/>
            <w:shd w:val="clear" w:color="auto" w:fill="auto"/>
          </w:tcPr>
          <w:p w14:paraId="21422550" w14:textId="77777777" w:rsidR="00165A0C" w:rsidRPr="00165A0C" w:rsidRDefault="00165A0C" w:rsidP="00165A0C">
            <w:pPr>
              <w:spacing w:before="120" w:after="120"/>
              <w:rPr>
                <w:rFonts w:cs="Arial"/>
                <w:sz w:val="18"/>
              </w:rPr>
            </w:pPr>
            <w:r w:rsidRPr="00165A0C">
              <w:rPr>
                <w:rFonts w:cs="Arial"/>
                <w:sz w:val="18"/>
              </w:rPr>
              <w:t>0, * (ordered)</w:t>
            </w:r>
          </w:p>
        </w:tc>
      </w:tr>
      <w:tr w:rsidR="00165A0C" w:rsidRPr="00165A0C" w14:paraId="4DA68334" w14:textId="77777777" w:rsidTr="00407C2B">
        <w:tc>
          <w:tcPr>
            <w:tcW w:w="1726" w:type="pct"/>
            <w:gridSpan w:val="5"/>
            <w:shd w:val="clear" w:color="auto" w:fill="auto"/>
          </w:tcPr>
          <w:p w14:paraId="2EEEA977" w14:textId="77777777" w:rsidR="00165A0C" w:rsidRPr="00165A0C" w:rsidRDefault="00165A0C" w:rsidP="00165A0C">
            <w:pPr>
              <w:spacing w:before="120" w:after="120"/>
              <w:rPr>
                <w:rFonts w:cs="Arial"/>
                <w:sz w:val="18"/>
              </w:rPr>
            </w:pPr>
            <w:r w:rsidRPr="00165A0C">
              <w:rPr>
                <w:rFonts w:cs="Arial"/>
                <w:sz w:val="18"/>
              </w:rPr>
              <w:t xml:space="preserve">         Language</w:t>
            </w:r>
          </w:p>
        </w:tc>
        <w:tc>
          <w:tcPr>
            <w:tcW w:w="947" w:type="pct"/>
            <w:gridSpan w:val="3"/>
            <w:shd w:val="clear" w:color="auto" w:fill="auto"/>
          </w:tcPr>
          <w:p w14:paraId="14E7FAD3" w14:textId="77777777" w:rsidR="00165A0C" w:rsidRPr="00165A0C" w:rsidRDefault="00165A0C" w:rsidP="00165A0C">
            <w:pPr>
              <w:spacing w:before="120" w:after="120"/>
              <w:rPr>
                <w:rFonts w:cs="Arial"/>
                <w:sz w:val="18"/>
              </w:rPr>
            </w:pPr>
          </w:p>
        </w:tc>
        <w:tc>
          <w:tcPr>
            <w:tcW w:w="1117" w:type="pct"/>
            <w:gridSpan w:val="3"/>
            <w:shd w:val="clear" w:color="auto" w:fill="auto"/>
          </w:tcPr>
          <w:p w14:paraId="228E1F4C" w14:textId="77777777" w:rsidR="00165A0C" w:rsidRPr="00165A0C" w:rsidRDefault="00165A0C" w:rsidP="00165A0C">
            <w:pPr>
              <w:spacing w:before="120" w:after="120"/>
              <w:rPr>
                <w:rFonts w:cs="Arial"/>
                <w:sz w:val="18"/>
              </w:rPr>
            </w:pPr>
          </w:p>
        </w:tc>
        <w:tc>
          <w:tcPr>
            <w:tcW w:w="438" w:type="pct"/>
            <w:shd w:val="clear" w:color="auto" w:fill="auto"/>
          </w:tcPr>
          <w:p w14:paraId="41537000" w14:textId="77777777" w:rsidR="00165A0C" w:rsidRPr="00165A0C" w:rsidRDefault="00165A0C" w:rsidP="00165A0C">
            <w:pPr>
              <w:spacing w:before="120" w:after="120"/>
              <w:rPr>
                <w:rFonts w:cs="Arial"/>
                <w:sz w:val="18"/>
              </w:rPr>
            </w:pPr>
            <w:r w:rsidRPr="00165A0C">
              <w:rPr>
                <w:rFonts w:cs="Arial"/>
                <w:sz w:val="18"/>
              </w:rPr>
              <w:t>(S) TE</w:t>
            </w:r>
          </w:p>
        </w:tc>
        <w:tc>
          <w:tcPr>
            <w:tcW w:w="771" w:type="pct"/>
            <w:gridSpan w:val="2"/>
            <w:shd w:val="clear" w:color="auto" w:fill="auto"/>
          </w:tcPr>
          <w:p w14:paraId="38FC99D6"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4EB58F1" w14:textId="77777777" w:rsidTr="00407C2B">
        <w:tc>
          <w:tcPr>
            <w:tcW w:w="1726" w:type="pct"/>
            <w:gridSpan w:val="5"/>
            <w:shd w:val="clear" w:color="auto" w:fill="auto"/>
          </w:tcPr>
          <w:p w14:paraId="08044147" w14:textId="77777777" w:rsidR="00165A0C" w:rsidRPr="00165A0C" w:rsidRDefault="00165A0C" w:rsidP="00165A0C">
            <w:pPr>
              <w:spacing w:before="120" w:after="120"/>
              <w:rPr>
                <w:rFonts w:cs="Arial"/>
                <w:sz w:val="18"/>
              </w:rPr>
            </w:pPr>
            <w:r w:rsidRPr="00165A0C">
              <w:rPr>
                <w:rFonts w:cs="Arial"/>
                <w:sz w:val="18"/>
              </w:rPr>
              <w:t xml:space="preserve">         Text</w:t>
            </w:r>
          </w:p>
        </w:tc>
        <w:tc>
          <w:tcPr>
            <w:tcW w:w="947" w:type="pct"/>
            <w:gridSpan w:val="3"/>
            <w:shd w:val="clear" w:color="auto" w:fill="auto"/>
          </w:tcPr>
          <w:p w14:paraId="2648FD0A" w14:textId="77777777" w:rsidR="00165A0C" w:rsidRPr="00165A0C" w:rsidRDefault="00165A0C" w:rsidP="00165A0C">
            <w:pPr>
              <w:spacing w:before="120" w:after="120"/>
              <w:rPr>
                <w:rFonts w:cs="Arial"/>
                <w:sz w:val="18"/>
              </w:rPr>
            </w:pPr>
            <w:r w:rsidRPr="00165A0C">
              <w:rPr>
                <w:rFonts w:cs="Arial"/>
                <w:sz w:val="18"/>
              </w:rPr>
              <w:t>(INFORM)</w:t>
            </w:r>
          </w:p>
          <w:p w14:paraId="59201D9B" w14:textId="77777777" w:rsidR="00165A0C" w:rsidRPr="00165A0C" w:rsidRDefault="00165A0C" w:rsidP="00165A0C">
            <w:pPr>
              <w:spacing w:before="120" w:after="120"/>
              <w:rPr>
                <w:rFonts w:cs="Arial"/>
                <w:sz w:val="18"/>
              </w:rPr>
            </w:pPr>
            <w:r w:rsidRPr="00165A0C">
              <w:rPr>
                <w:rFonts w:cs="Arial"/>
                <w:sz w:val="18"/>
              </w:rPr>
              <w:t>(NINFOM)</w:t>
            </w:r>
          </w:p>
        </w:tc>
        <w:tc>
          <w:tcPr>
            <w:tcW w:w="1117" w:type="pct"/>
            <w:gridSpan w:val="3"/>
            <w:shd w:val="clear" w:color="auto" w:fill="auto"/>
          </w:tcPr>
          <w:p w14:paraId="401CAD42" w14:textId="77777777" w:rsidR="00165A0C" w:rsidRPr="00165A0C" w:rsidRDefault="00165A0C" w:rsidP="00165A0C">
            <w:pPr>
              <w:spacing w:before="120" w:after="120"/>
              <w:rPr>
                <w:rFonts w:cs="Arial"/>
                <w:sz w:val="18"/>
              </w:rPr>
            </w:pPr>
          </w:p>
        </w:tc>
        <w:tc>
          <w:tcPr>
            <w:tcW w:w="438" w:type="pct"/>
            <w:shd w:val="clear" w:color="auto" w:fill="auto"/>
          </w:tcPr>
          <w:p w14:paraId="272F90AC" w14:textId="77777777" w:rsidR="00165A0C" w:rsidRPr="00165A0C" w:rsidRDefault="00165A0C" w:rsidP="00165A0C">
            <w:pPr>
              <w:spacing w:before="120" w:after="120"/>
              <w:rPr>
                <w:rFonts w:cs="Arial"/>
                <w:sz w:val="18"/>
              </w:rPr>
            </w:pPr>
            <w:r w:rsidRPr="00165A0C">
              <w:rPr>
                <w:rFonts w:cs="Arial"/>
                <w:sz w:val="18"/>
              </w:rPr>
              <w:t>(S) TE</w:t>
            </w:r>
          </w:p>
        </w:tc>
        <w:tc>
          <w:tcPr>
            <w:tcW w:w="771" w:type="pct"/>
            <w:gridSpan w:val="2"/>
            <w:shd w:val="clear" w:color="auto" w:fill="auto"/>
          </w:tcPr>
          <w:p w14:paraId="66CDEC33"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A233A51" w14:textId="77777777" w:rsidTr="00407C2B">
        <w:tc>
          <w:tcPr>
            <w:tcW w:w="1726" w:type="pct"/>
            <w:gridSpan w:val="5"/>
            <w:shd w:val="clear" w:color="auto" w:fill="auto"/>
          </w:tcPr>
          <w:p w14:paraId="53BFC50E" w14:textId="77777777" w:rsidR="00165A0C" w:rsidRPr="00165A0C" w:rsidRDefault="00165A0C" w:rsidP="00165A0C">
            <w:pPr>
              <w:spacing w:before="120" w:after="120"/>
              <w:rPr>
                <w:rFonts w:cs="Arial"/>
                <w:sz w:val="18"/>
              </w:rPr>
            </w:pPr>
            <w:r w:rsidRPr="00165A0C">
              <w:rPr>
                <w:rFonts w:cs="Arial"/>
                <w:sz w:val="18"/>
              </w:rPr>
              <w:t xml:space="preserve">      Online Resource</w:t>
            </w:r>
          </w:p>
        </w:tc>
        <w:tc>
          <w:tcPr>
            <w:tcW w:w="947" w:type="pct"/>
            <w:gridSpan w:val="3"/>
            <w:shd w:val="clear" w:color="auto" w:fill="auto"/>
          </w:tcPr>
          <w:p w14:paraId="7EF78A11" w14:textId="77777777" w:rsidR="00165A0C" w:rsidRPr="00165A0C" w:rsidRDefault="00165A0C" w:rsidP="00165A0C">
            <w:pPr>
              <w:spacing w:before="120" w:after="120"/>
              <w:rPr>
                <w:rFonts w:cs="Arial"/>
                <w:sz w:val="18"/>
              </w:rPr>
            </w:pPr>
          </w:p>
        </w:tc>
        <w:tc>
          <w:tcPr>
            <w:tcW w:w="1117" w:type="pct"/>
            <w:gridSpan w:val="3"/>
            <w:shd w:val="clear" w:color="auto" w:fill="auto"/>
          </w:tcPr>
          <w:p w14:paraId="7978A229" w14:textId="77777777" w:rsidR="00165A0C" w:rsidRPr="00165A0C" w:rsidRDefault="00165A0C" w:rsidP="00165A0C">
            <w:pPr>
              <w:spacing w:before="120" w:after="120"/>
              <w:rPr>
                <w:rFonts w:cs="Arial"/>
                <w:sz w:val="18"/>
              </w:rPr>
            </w:pPr>
          </w:p>
        </w:tc>
        <w:tc>
          <w:tcPr>
            <w:tcW w:w="438" w:type="pct"/>
            <w:shd w:val="clear" w:color="auto" w:fill="auto"/>
          </w:tcPr>
          <w:p w14:paraId="23F205FE" w14:textId="77777777" w:rsidR="00165A0C" w:rsidRPr="00165A0C" w:rsidRDefault="00165A0C" w:rsidP="00165A0C">
            <w:pPr>
              <w:spacing w:before="120" w:after="120"/>
              <w:rPr>
                <w:rFonts w:cs="Arial"/>
                <w:sz w:val="18"/>
              </w:rPr>
            </w:pPr>
            <w:r w:rsidRPr="00165A0C">
              <w:rPr>
                <w:rFonts w:cs="Arial"/>
                <w:sz w:val="18"/>
              </w:rPr>
              <w:t>(S) C</w:t>
            </w:r>
          </w:p>
        </w:tc>
        <w:tc>
          <w:tcPr>
            <w:tcW w:w="771" w:type="pct"/>
            <w:gridSpan w:val="2"/>
            <w:shd w:val="clear" w:color="auto" w:fill="auto"/>
          </w:tcPr>
          <w:p w14:paraId="16DCA7EF"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F0F05C4" w14:textId="77777777" w:rsidTr="00407C2B">
        <w:tc>
          <w:tcPr>
            <w:tcW w:w="1726" w:type="pct"/>
            <w:gridSpan w:val="5"/>
            <w:shd w:val="clear" w:color="auto" w:fill="auto"/>
          </w:tcPr>
          <w:p w14:paraId="2480FBA3" w14:textId="77777777" w:rsidR="00165A0C" w:rsidRPr="00165A0C" w:rsidRDefault="00165A0C" w:rsidP="00165A0C">
            <w:pPr>
              <w:spacing w:before="120" w:after="120"/>
              <w:rPr>
                <w:rFonts w:cs="Arial"/>
                <w:sz w:val="18"/>
              </w:rPr>
            </w:pPr>
            <w:r w:rsidRPr="00165A0C">
              <w:rPr>
                <w:rFonts w:cs="Arial"/>
                <w:sz w:val="18"/>
              </w:rPr>
              <w:t xml:space="preserve">         Online Resource Linkage URL</w:t>
            </w:r>
          </w:p>
        </w:tc>
        <w:tc>
          <w:tcPr>
            <w:tcW w:w="947" w:type="pct"/>
            <w:gridSpan w:val="3"/>
            <w:shd w:val="clear" w:color="auto" w:fill="auto"/>
          </w:tcPr>
          <w:p w14:paraId="03425743" w14:textId="77777777" w:rsidR="00165A0C" w:rsidRPr="00165A0C" w:rsidRDefault="00165A0C" w:rsidP="00165A0C">
            <w:pPr>
              <w:spacing w:before="120" w:after="120"/>
              <w:rPr>
                <w:rFonts w:cs="Arial"/>
                <w:sz w:val="18"/>
              </w:rPr>
            </w:pPr>
          </w:p>
        </w:tc>
        <w:tc>
          <w:tcPr>
            <w:tcW w:w="1117" w:type="pct"/>
            <w:gridSpan w:val="3"/>
            <w:shd w:val="clear" w:color="auto" w:fill="auto"/>
          </w:tcPr>
          <w:p w14:paraId="231A5DEA" w14:textId="77777777" w:rsidR="00165A0C" w:rsidRPr="00165A0C" w:rsidRDefault="00165A0C" w:rsidP="00165A0C">
            <w:pPr>
              <w:spacing w:before="120" w:after="120"/>
              <w:rPr>
                <w:rFonts w:cs="Arial"/>
                <w:sz w:val="18"/>
              </w:rPr>
            </w:pPr>
          </w:p>
        </w:tc>
        <w:tc>
          <w:tcPr>
            <w:tcW w:w="438" w:type="pct"/>
            <w:shd w:val="clear" w:color="auto" w:fill="auto"/>
          </w:tcPr>
          <w:p w14:paraId="459192CE" w14:textId="77777777" w:rsidR="00165A0C" w:rsidRPr="00165A0C" w:rsidRDefault="00165A0C" w:rsidP="00165A0C">
            <w:pPr>
              <w:spacing w:before="120" w:after="120"/>
              <w:rPr>
                <w:rFonts w:cs="Arial"/>
                <w:sz w:val="18"/>
              </w:rPr>
            </w:pPr>
            <w:r w:rsidRPr="00165A0C">
              <w:rPr>
                <w:rFonts w:cs="Arial"/>
                <w:sz w:val="18"/>
              </w:rPr>
              <w:t>(S) UL</w:t>
            </w:r>
          </w:p>
        </w:tc>
        <w:tc>
          <w:tcPr>
            <w:tcW w:w="771" w:type="pct"/>
            <w:gridSpan w:val="2"/>
            <w:shd w:val="clear" w:color="auto" w:fill="auto"/>
          </w:tcPr>
          <w:p w14:paraId="7CB9CD89"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49F4E500" w14:textId="77777777" w:rsidTr="00407C2B">
        <w:tc>
          <w:tcPr>
            <w:tcW w:w="1726" w:type="pct"/>
            <w:gridSpan w:val="5"/>
            <w:shd w:val="clear" w:color="auto" w:fill="auto"/>
          </w:tcPr>
          <w:p w14:paraId="7E5D19EC" w14:textId="77777777" w:rsidR="00165A0C" w:rsidRPr="00165A0C" w:rsidRDefault="00165A0C" w:rsidP="00165A0C">
            <w:pPr>
              <w:spacing w:before="120" w:after="120"/>
              <w:rPr>
                <w:rFonts w:cs="Arial"/>
                <w:sz w:val="18"/>
              </w:rPr>
            </w:pPr>
            <w:r w:rsidRPr="00165A0C">
              <w:rPr>
                <w:rFonts w:cs="Arial"/>
                <w:sz w:val="18"/>
              </w:rPr>
              <w:t xml:space="preserve">         Protocol</w:t>
            </w:r>
          </w:p>
        </w:tc>
        <w:tc>
          <w:tcPr>
            <w:tcW w:w="947" w:type="pct"/>
            <w:gridSpan w:val="3"/>
            <w:shd w:val="clear" w:color="auto" w:fill="auto"/>
          </w:tcPr>
          <w:p w14:paraId="54B87E53" w14:textId="77777777" w:rsidR="00165A0C" w:rsidRPr="00165A0C" w:rsidRDefault="00165A0C" w:rsidP="00165A0C">
            <w:pPr>
              <w:spacing w:before="120" w:after="120"/>
              <w:rPr>
                <w:rFonts w:cs="Arial"/>
                <w:sz w:val="18"/>
              </w:rPr>
            </w:pPr>
          </w:p>
        </w:tc>
        <w:tc>
          <w:tcPr>
            <w:tcW w:w="1117" w:type="pct"/>
            <w:gridSpan w:val="3"/>
            <w:shd w:val="clear" w:color="auto" w:fill="auto"/>
          </w:tcPr>
          <w:p w14:paraId="44D31F47" w14:textId="77777777" w:rsidR="00165A0C" w:rsidRPr="00165A0C" w:rsidRDefault="00165A0C" w:rsidP="00165A0C">
            <w:pPr>
              <w:spacing w:before="120" w:after="120"/>
              <w:rPr>
                <w:rFonts w:cs="Arial"/>
                <w:sz w:val="18"/>
              </w:rPr>
            </w:pPr>
          </w:p>
        </w:tc>
        <w:tc>
          <w:tcPr>
            <w:tcW w:w="438" w:type="pct"/>
            <w:shd w:val="clear" w:color="auto" w:fill="auto"/>
          </w:tcPr>
          <w:p w14:paraId="7263BA8F" w14:textId="77777777" w:rsidR="00165A0C" w:rsidRPr="00165A0C" w:rsidRDefault="00165A0C" w:rsidP="00165A0C">
            <w:pPr>
              <w:spacing w:before="120" w:after="120"/>
              <w:rPr>
                <w:rFonts w:cs="Arial"/>
                <w:sz w:val="18"/>
              </w:rPr>
            </w:pPr>
            <w:r w:rsidRPr="00165A0C">
              <w:rPr>
                <w:rFonts w:cs="Arial"/>
                <w:sz w:val="18"/>
              </w:rPr>
              <w:t>(S) TE</w:t>
            </w:r>
          </w:p>
        </w:tc>
        <w:tc>
          <w:tcPr>
            <w:tcW w:w="771" w:type="pct"/>
            <w:gridSpan w:val="2"/>
            <w:shd w:val="clear" w:color="auto" w:fill="auto"/>
          </w:tcPr>
          <w:p w14:paraId="76F902FF"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DB7E7BF" w14:textId="77777777" w:rsidTr="00407C2B">
        <w:tc>
          <w:tcPr>
            <w:tcW w:w="1726" w:type="pct"/>
            <w:gridSpan w:val="5"/>
            <w:shd w:val="clear" w:color="auto" w:fill="auto"/>
          </w:tcPr>
          <w:p w14:paraId="53020E49" w14:textId="77777777" w:rsidR="00165A0C" w:rsidRPr="00165A0C" w:rsidRDefault="00165A0C" w:rsidP="00165A0C">
            <w:pPr>
              <w:spacing w:before="120" w:after="120"/>
              <w:rPr>
                <w:rFonts w:cs="Arial"/>
                <w:sz w:val="18"/>
              </w:rPr>
            </w:pPr>
            <w:r w:rsidRPr="00165A0C">
              <w:rPr>
                <w:rFonts w:cs="Arial"/>
                <w:sz w:val="18"/>
              </w:rPr>
              <w:t xml:space="preserve">         Application Profile</w:t>
            </w:r>
          </w:p>
        </w:tc>
        <w:tc>
          <w:tcPr>
            <w:tcW w:w="947" w:type="pct"/>
            <w:gridSpan w:val="3"/>
            <w:shd w:val="clear" w:color="auto" w:fill="auto"/>
          </w:tcPr>
          <w:p w14:paraId="10EAE5D5" w14:textId="77777777" w:rsidR="00165A0C" w:rsidRPr="00165A0C" w:rsidRDefault="00165A0C" w:rsidP="00165A0C">
            <w:pPr>
              <w:spacing w:before="120" w:after="120"/>
              <w:rPr>
                <w:rFonts w:cs="Arial"/>
                <w:sz w:val="18"/>
              </w:rPr>
            </w:pPr>
          </w:p>
        </w:tc>
        <w:tc>
          <w:tcPr>
            <w:tcW w:w="1117" w:type="pct"/>
            <w:gridSpan w:val="3"/>
            <w:shd w:val="clear" w:color="auto" w:fill="auto"/>
          </w:tcPr>
          <w:p w14:paraId="1E7FD1A8" w14:textId="77777777" w:rsidR="00165A0C" w:rsidRPr="00165A0C" w:rsidRDefault="00165A0C" w:rsidP="00165A0C">
            <w:pPr>
              <w:spacing w:before="120" w:after="120"/>
              <w:rPr>
                <w:rFonts w:cs="Arial"/>
                <w:sz w:val="18"/>
              </w:rPr>
            </w:pPr>
          </w:p>
        </w:tc>
        <w:tc>
          <w:tcPr>
            <w:tcW w:w="438" w:type="pct"/>
            <w:shd w:val="clear" w:color="auto" w:fill="auto"/>
          </w:tcPr>
          <w:p w14:paraId="289AD321" w14:textId="77777777" w:rsidR="00165A0C" w:rsidRPr="00165A0C" w:rsidRDefault="00165A0C" w:rsidP="00165A0C">
            <w:pPr>
              <w:spacing w:before="120" w:after="120"/>
              <w:rPr>
                <w:rFonts w:cs="Arial"/>
                <w:sz w:val="18"/>
              </w:rPr>
            </w:pPr>
            <w:r w:rsidRPr="00165A0C">
              <w:rPr>
                <w:rFonts w:cs="Arial"/>
                <w:sz w:val="18"/>
              </w:rPr>
              <w:t>(S) TE</w:t>
            </w:r>
          </w:p>
        </w:tc>
        <w:tc>
          <w:tcPr>
            <w:tcW w:w="771" w:type="pct"/>
            <w:gridSpan w:val="2"/>
            <w:shd w:val="clear" w:color="auto" w:fill="auto"/>
          </w:tcPr>
          <w:p w14:paraId="56A25C33"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6A60274" w14:textId="77777777" w:rsidTr="00407C2B">
        <w:tc>
          <w:tcPr>
            <w:tcW w:w="1726" w:type="pct"/>
            <w:gridSpan w:val="5"/>
            <w:shd w:val="clear" w:color="auto" w:fill="auto"/>
          </w:tcPr>
          <w:p w14:paraId="03424E5A" w14:textId="77777777" w:rsidR="00165A0C" w:rsidRPr="00165A0C" w:rsidRDefault="00165A0C" w:rsidP="00165A0C">
            <w:pPr>
              <w:spacing w:before="120" w:after="120"/>
              <w:rPr>
                <w:rFonts w:cs="Arial"/>
                <w:sz w:val="18"/>
              </w:rPr>
            </w:pPr>
            <w:r w:rsidRPr="00165A0C">
              <w:rPr>
                <w:rFonts w:cs="Arial"/>
                <w:sz w:val="18"/>
              </w:rPr>
              <w:t xml:space="preserve">         Name of Resource</w:t>
            </w:r>
          </w:p>
        </w:tc>
        <w:tc>
          <w:tcPr>
            <w:tcW w:w="947" w:type="pct"/>
            <w:gridSpan w:val="3"/>
            <w:shd w:val="clear" w:color="auto" w:fill="auto"/>
          </w:tcPr>
          <w:p w14:paraId="21C47C82" w14:textId="77777777" w:rsidR="00165A0C" w:rsidRPr="00165A0C" w:rsidRDefault="00165A0C" w:rsidP="00165A0C">
            <w:pPr>
              <w:spacing w:before="120" w:after="120"/>
              <w:rPr>
                <w:rFonts w:cs="Arial"/>
                <w:sz w:val="18"/>
              </w:rPr>
            </w:pPr>
          </w:p>
        </w:tc>
        <w:tc>
          <w:tcPr>
            <w:tcW w:w="1117" w:type="pct"/>
            <w:gridSpan w:val="3"/>
            <w:shd w:val="clear" w:color="auto" w:fill="auto"/>
          </w:tcPr>
          <w:p w14:paraId="09E94858" w14:textId="77777777" w:rsidR="00165A0C" w:rsidRPr="00165A0C" w:rsidRDefault="00165A0C" w:rsidP="00165A0C">
            <w:pPr>
              <w:spacing w:before="120" w:after="120"/>
              <w:rPr>
                <w:rFonts w:cs="Arial"/>
                <w:sz w:val="18"/>
              </w:rPr>
            </w:pPr>
          </w:p>
        </w:tc>
        <w:tc>
          <w:tcPr>
            <w:tcW w:w="438" w:type="pct"/>
            <w:shd w:val="clear" w:color="auto" w:fill="auto"/>
          </w:tcPr>
          <w:p w14:paraId="55891C87" w14:textId="77777777" w:rsidR="00165A0C" w:rsidRPr="00165A0C" w:rsidRDefault="00165A0C" w:rsidP="00165A0C">
            <w:pPr>
              <w:spacing w:before="120" w:after="120"/>
              <w:rPr>
                <w:rFonts w:cs="Arial"/>
                <w:sz w:val="18"/>
              </w:rPr>
            </w:pPr>
            <w:r w:rsidRPr="00165A0C">
              <w:rPr>
                <w:rFonts w:cs="Arial"/>
                <w:sz w:val="18"/>
              </w:rPr>
              <w:t>(S) TE</w:t>
            </w:r>
          </w:p>
        </w:tc>
        <w:tc>
          <w:tcPr>
            <w:tcW w:w="771" w:type="pct"/>
            <w:gridSpan w:val="2"/>
            <w:shd w:val="clear" w:color="auto" w:fill="auto"/>
          </w:tcPr>
          <w:p w14:paraId="0818489A"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641D106" w14:textId="77777777" w:rsidTr="00407C2B">
        <w:tc>
          <w:tcPr>
            <w:tcW w:w="1726" w:type="pct"/>
            <w:gridSpan w:val="5"/>
            <w:shd w:val="clear" w:color="auto" w:fill="auto"/>
          </w:tcPr>
          <w:p w14:paraId="49B8F30F" w14:textId="77777777" w:rsidR="00165A0C" w:rsidRPr="00165A0C" w:rsidRDefault="00165A0C" w:rsidP="00165A0C">
            <w:pPr>
              <w:spacing w:before="120" w:after="120"/>
              <w:rPr>
                <w:rFonts w:cs="Arial"/>
                <w:sz w:val="18"/>
              </w:rPr>
            </w:pPr>
            <w:r w:rsidRPr="00165A0C">
              <w:rPr>
                <w:rFonts w:cs="Arial"/>
                <w:sz w:val="18"/>
              </w:rPr>
              <w:t xml:space="preserve">         Online Resource Description</w:t>
            </w:r>
          </w:p>
        </w:tc>
        <w:tc>
          <w:tcPr>
            <w:tcW w:w="947" w:type="pct"/>
            <w:gridSpan w:val="3"/>
            <w:shd w:val="clear" w:color="auto" w:fill="auto"/>
          </w:tcPr>
          <w:p w14:paraId="575154E6" w14:textId="77777777" w:rsidR="00165A0C" w:rsidRPr="00165A0C" w:rsidRDefault="00165A0C" w:rsidP="00165A0C">
            <w:pPr>
              <w:spacing w:before="120" w:after="120"/>
              <w:rPr>
                <w:rFonts w:cs="Arial"/>
                <w:sz w:val="18"/>
              </w:rPr>
            </w:pPr>
          </w:p>
        </w:tc>
        <w:tc>
          <w:tcPr>
            <w:tcW w:w="1117" w:type="pct"/>
            <w:gridSpan w:val="3"/>
            <w:shd w:val="clear" w:color="auto" w:fill="auto"/>
          </w:tcPr>
          <w:p w14:paraId="6632DC36" w14:textId="77777777" w:rsidR="00165A0C" w:rsidRPr="00165A0C" w:rsidRDefault="00165A0C" w:rsidP="00165A0C">
            <w:pPr>
              <w:spacing w:before="120" w:after="120"/>
              <w:rPr>
                <w:rFonts w:cs="Arial"/>
                <w:sz w:val="18"/>
              </w:rPr>
            </w:pPr>
          </w:p>
        </w:tc>
        <w:tc>
          <w:tcPr>
            <w:tcW w:w="438" w:type="pct"/>
            <w:shd w:val="clear" w:color="auto" w:fill="auto"/>
          </w:tcPr>
          <w:p w14:paraId="4836E998" w14:textId="77777777" w:rsidR="00165A0C" w:rsidRPr="00165A0C" w:rsidRDefault="00165A0C" w:rsidP="00165A0C">
            <w:pPr>
              <w:spacing w:before="120" w:after="120"/>
              <w:rPr>
                <w:rFonts w:cs="Arial"/>
                <w:sz w:val="18"/>
              </w:rPr>
            </w:pPr>
            <w:r w:rsidRPr="00165A0C">
              <w:rPr>
                <w:rFonts w:cs="Arial"/>
                <w:sz w:val="18"/>
              </w:rPr>
              <w:t>(S) TE</w:t>
            </w:r>
          </w:p>
        </w:tc>
        <w:tc>
          <w:tcPr>
            <w:tcW w:w="771" w:type="pct"/>
            <w:gridSpan w:val="2"/>
            <w:shd w:val="clear" w:color="auto" w:fill="auto"/>
          </w:tcPr>
          <w:p w14:paraId="7DAC4E39"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B33A9BE" w14:textId="77777777" w:rsidTr="00407C2B">
        <w:tc>
          <w:tcPr>
            <w:tcW w:w="1726" w:type="pct"/>
            <w:gridSpan w:val="5"/>
            <w:shd w:val="clear" w:color="auto" w:fill="auto"/>
          </w:tcPr>
          <w:p w14:paraId="35FCB7CF" w14:textId="77777777" w:rsidR="00165A0C" w:rsidRPr="00165A0C" w:rsidRDefault="00165A0C" w:rsidP="00165A0C">
            <w:pPr>
              <w:spacing w:before="120" w:after="120"/>
              <w:rPr>
                <w:rFonts w:cs="Arial"/>
                <w:sz w:val="18"/>
              </w:rPr>
            </w:pPr>
            <w:r w:rsidRPr="00165A0C">
              <w:rPr>
                <w:rFonts w:cs="Arial"/>
                <w:sz w:val="18"/>
              </w:rPr>
              <w:t xml:space="preserve">         Online Function</w:t>
            </w:r>
          </w:p>
        </w:tc>
        <w:tc>
          <w:tcPr>
            <w:tcW w:w="947" w:type="pct"/>
            <w:gridSpan w:val="3"/>
            <w:shd w:val="clear" w:color="auto" w:fill="auto"/>
          </w:tcPr>
          <w:p w14:paraId="3B2457DE" w14:textId="77777777" w:rsidR="00165A0C" w:rsidRPr="00165A0C" w:rsidRDefault="00165A0C" w:rsidP="00165A0C">
            <w:pPr>
              <w:spacing w:before="120" w:after="120"/>
              <w:rPr>
                <w:rFonts w:cs="Arial"/>
                <w:sz w:val="18"/>
              </w:rPr>
            </w:pPr>
          </w:p>
        </w:tc>
        <w:tc>
          <w:tcPr>
            <w:tcW w:w="1117" w:type="pct"/>
            <w:gridSpan w:val="3"/>
            <w:shd w:val="clear" w:color="auto" w:fill="auto"/>
          </w:tcPr>
          <w:p w14:paraId="7C4BA70D" w14:textId="77777777" w:rsidR="00165A0C" w:rsidRPr="00165A0C" w:rsidRDefault="00165A0C" w:rsidP="00165A0C">
            <w:pPr>
              <w:spacing w:before="120" w:after="120"/>
              <w:rPr>
                <w:rFonts w:cs="Arial"/>
                <w:sz w:val="18"/>
              </w:rPr>
            </w:pPr>
            <w:r w:rsidRPr="00165A0C">
              <w:rPr>
                <w:rFonts w:cs="Arial"/>
                <w:sz w:val="18"/>
              </w:rPr>
              <w:t>1 : Download</w:t>
            </w:r>
          </w:p>
          <w:p w14:paraId="7D54A1E5" w14:textId="77777777" w:rsidR="00165A0C" w:rsidRPr="00165A0C" w:rsidRDefault="00165A0C" w:rsidP="00165A0C">
            <w:pPr>
              <w:spacing w:before="120" w:after="120"/>
              <w:rPr>
                <w:rFonts w:cs="Arial"/>
                <w:sz w:val="18"/>
              </w:rPr>
            </w:pPr>
            <w:r w:rsidRPr="00165A0C">
              <w:rPr>
                <w:rFonts w:cs="Arial"/>
                <w:sz w:val="18"/>
              </w:rPr>
              <w:t>3 : Offline Access</w:t>
            </w:r>
          </w:p>
          <w:p w14:paraId="32D3B7EB" w14:textId="77777777" w:rsidR="00165A0C" w:rsidRPr="00165A0C" w:rsidRDefault="00165A0C" w:rsidP="00165A0C">
            <w:pPr>
              <w:spacing w:before="120" w:after="120"/>
              <w:rPr>
                <w:rFonts w:cs="Arial"/>
                <w:sz w:val="18"/>
              </w:rPr>
            </w:pPr>
            <w:r w:rsidRPr="00165A0C">
              <w:rPr>
                <w:rFonts w:cs="Arial"/>
                <w:sz w:val="18"/>
              </w:rPr>
              <w:t>4 : Order</w:t>
            </w:r>
          </w:p>
          <w:p w14:paraId="7F43713B" w14:textId="77777777" w:rsidR="00165A0C" w:rsidRPr="00165A0C" w:rsidRDefault="00165A0C" w:rsidP="00165A0C">
            <w:pPr>
              <w:spacing w:before="120" w:after="120"/>
              <w:rPr>
                <w:rFonts w:cs="Arial"/>
                <w:sz w:val="18"/>
              </w:rPr>
            </w:pPr>
            <w:r w:rsidRPr="00165A0C">
              <w:rPr>
                <w:rFonts w:cs="Arial"/>
                <w:sz w:val="18"/>
              </w:rPr>
              <w:t>5 : Search</w:t>
            </w:r>
          </w:p>
          <w:p w14:paraId="595BF3D8" w14:textId="77777777" w:rsidR="00165A0C" w:rsidRPr="00165A0C" w:rsidRDefault="00165A0C" w:rsidP="00165A0C">
            <w:pPr>
              <w:spacing w:before="120" w:after="120"/>
              <w:rPr>
                <w:rFonts w:cs="Arial"/>
                <w:sz w:val="18"/>
              </w:rPr>
            </w:pPr>
            <w:r w:rsidRPr="00165A0C">
              <w:rPr>
                <w:rFonts w:cs="Arial"/>
                <w:sz w:val="18"/>
              </w:rPr>
              <w:t>6 : Complete Metadata</w:t>
            </w:r>
          </w:p>
          <w:p w14:paraId="37A698C9" w14:textId="77777777" w:rsidR="00165A0C" w:rsidRPr="00165A0C" w:rsidRDefault="00165A0C" w:rsidP="00165A0C">
            <w:pPr>
              <w:spacing w:before="120" w:after="120"/>
              <w:rPr>
                <w:rFonts w:cs="Arial"/>
                <w:sz w:val="18"/>
              </w:rPr>
            </w:pPr>
            <w:r w:rsidRPr="00165A0C">
              <w:rPr>
                <w:rFonts w:cs="Arial"/>
                <w:sz w:val="18"/>
              </w:rPr>
              <w:t>7 : Browse Graphic</w:t>
            </w:r>
          </w:p>
          <w:p w14:paraId="0D401F67" w14:textId="77777777" w:rsidR="00165A0C" w:rsidRPr="00165A0C" w:rsidRDefault="00165A0C" w:rsidP="00165A0C">
            <w:pPr>
              <w:spacing w:before="120" w:after="120"/>
              <w:rPr>
                <w:rFonts w:cs="Arial"/>
                <w:sz w:val="18"/>
              </w:rPr>
            </w:pPr>
            <w:r w:rsidRPr="00165A0C">
              <w:rPr>
                <w:rFonts w:cs="Arial"/>
                <w:sz w:val="18"/>
              </w:rPr>
              <w:t>8 : Upload</w:t>
            </w:r>
          </w:p>
          <w:p w14:paraId="700177B9" w14:textId="77777777" w:rsidR="00165A0C" w:rsidRPr="00165A0C" w:rsidRDefault="00165A0C" w:rsidP="00165A0C">
            <w:pPr>
              <w:spacing w:before="120" w:after="120"/>
              <w:rPr>
                <w:rFonts w:cs="Arial"/>
                <w:sz w:val="18"/>
              </w:rPr>
            </w:pPr>
            <w:r w:rsidRPr="00165A0C">
              <w:rPr>
                <w:rFonts w:cs="Arial"/>
                <w:sz w:val="18"/>
              </w:rPr>
              <w:t>9 : Email Service</w:t>
            </w:r>
          </w:p>
          <w:p w14:paraId="035AF516" w14:textId="77777777" w:rsidR="00165A0C" w:rsidRPr="00165A0C" w:rsidRDefault="00165A0C" w:rsidP="00165A0C">
            <w:pPr>
              <w:spacing w:before="120" w:after="120"/>
              <w:rPr>
                <w:rFonts w:cs="Arial"/>
                <w:sz w:val="18"/>
              </w:rPr>
            </w:pPr>
            <w:r w:rsidRPr="00165A0C">
              <w:rPr>
                <w:rFonts w:cs="Arial"/>
                <w:sz w:val="18"/>
              </w:rPr>
              <w:t>10 : Browsing</w:t>
            </w:r>
          </w:p>
          <w:p w14:paraId="537910A7" w14:textId="77777777" w:rsidR="00165A0C" w:rsidRPr="00165A0C" w:rsidRDefault="00165A0C" w:rsidP="00165A0C">
            <w:pPr>
              <w:spacing w:before="120" w:after="120"/>
              <w:rPr>
                <w:rFonts w:cs="Arial"/>
                <w:sz w:val="18"/>
              </w:rPr>
            </w:pPr>
            <w:r w:rsidRPr="00165A0C">
              <w:rPr>
                <w:rFonts w:cs="Arial"/>
                <w:sz w:val="18"/>
              </w:rPr>
              <w:t>11 : File Access</w:t>
            </w:r>
          </w:p>
        </w:tc>
        <w:tc>
          <w:tcPr>
            <w:tcW w:w="438" w:type="pct"/>
            <w:shd w:val="clear" w:color="auto" w:fill="auto"/>
          </w:tcPr>
          <w:p w14:paraId="6680B154" w14:textId="77777777" w:rsidR="00165A0C" w:rsidRPr="00165A0C" w:rsidRDefault="00165A0C" w:rsidP="00165A0C">
            <w:pPr>
              <w:spacing w:before="120" w:after="120"/>
              <w:rPr>
                <w:rFonts w:cs="Arial"/>
                <w:sz w:val="18"/>
              </w:rPr>
            </w:pPr>
            <w:r w:rsidRPr="00165A0C">
              <w:rPr>
                <w:rFonts w:cs="Arial"/>
                <w:sz w:val="18"/>
              </w:rPr>
              <w:t>(S) EN</w:t>
            </w:r>
          </w:p>
        </w:tc>
        <w:tc>
          <w:tcPr>
            <w:tcW w:w="771" w:type="pct"/>
            <w:gridSpan w:val="2"/>
            <w:shd w:val="clear" w:color="auto" w:fill="auto"/>
          </w:tcPr>
          <w:p w14:paraId="721FDB79"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11755F6" w14:textId="77777777" w:rsidTr="00407C2B">
        <w:tc>
          <w:tcPr>
            <w:tcW w:w="1726" w:type="pct"/>
            <w:gridSpan w:val="5"/>
            <w:shd w:val="clear" w:color="auto" w:fill="auto"/>
          </w:tcPr>
          <w:p w14:paraId="1803B05F" w14:textId="77777777" w:rsidR="00165A0C" w:rsidRPr="00165A0C" w:rsidRDefault="00165A0C" w:rsidP="00165A0C">
            <w:pPr>
              <w:spacing w:before="120" w:after="120"/>
              <w:rPr>
                <w:rFonts w:cs="Arial"/>
                <w:sz w:val="18"/>
              </w:rPr>
            </w:pPr>
            <w:r w:rsidRPr="00165A0C">
              <w:rPr>
                <w:rFonts w:cs="Arial"/>
                <w:sz w:val="18"/>
              </w:rPr>
              <w:t xml:space="preserve">         Protocol request</w:t>
            </w:r>
          </w:p>
        </w:tc>
        <w:tc>
          <w:tcPr>
            <w:tcW w:w="947" w:type="pct"/>
            <w:gridSpan w:val="3"/>
            <w:shd w:val="clear" w:color="auto" w:fill="auto"/>
          </w:tcPr>
          <w:p w14:paraId="6091F7E3" w14:textId="77777777" w:rsidR="00165A0C" w:rsidRPr="00165A0C" w:rsidRDefault="00165A0C" w:rsidP="00165A0C">
            <w:pPr>
              <w:spacing w:before="120" w:after="120"/>
              <w:rPr>
                <w:rFonts w:cs="Arial"/>
                <w:sz w:val="18"/>
              </w:rPr>
            </w:pPr>
          </w:p>
        </w:tc>
        <w:tc>
          <w:tcPr>
            <w:tcW w:w="1117" w:type="pct"/>
            <w:gridSpan w:val="3"/>
            <w:shd w:val="clear" w:color="auto" w:fill="auto"/>
          </w:tcPr>
          <w:p w14:paraId="5ADFB553" w14:textId="77777777" w:rsidR="00165A0C" w:rsidRPr="00165A0C" w:rsidRDefault="00165A0C" w:rsidP="00165A0C">
            <w:pPr>
              <w:spacing w:before="120" w:after="120"/>
              <w:rPr>
                <w:rFonts w:cs="Arial"/>
                <w:sz w:val="18"/>
              </w:rPr>
            </w:pPr>
          </w:p>
        </w:tc>
        <w:tc>
          <w:tcPr>
            <w:tcW w:w="438" w:type="pct"/>
            <w:shd w:val="clear" w:color="auto" w:fill="auto"/>
          </w:tcPr>
          <w:p w14:paraId="533C26A4" w14:textId="77777777" w:rsidR="00165A0C" w:rsidRPr="00165A0C" w:rsidRDefault="00165A0C" w:rsidP="00165A0C">
            <w:pPr>
              <w:spacing w:before="120" w:after="120"/>
              <w:rPr>
                <w:rFonts w:cs="Arial"/>
                <w:sz w:val="18"/>
              </w:rPr>
            </w:pPr>
            <w:r w:rsidRPr="00165A0C">
              <w:rPr>
                <w:rFonts w:cs="Arial"/>
                <w:sz w:val="18"/>
              </w:rPr>
              <w:t>(S) TE</w:t>
            </w:r>
          </w:p>
        </w:tc>
        <w:tc>
          <w:tcPr>
            <w:tcW w:w="771" w:type="pct"/>
            <w:gridSpan w:val="2"/>
            <w:shd w:val="clear" w:color="auto" w:fill="auto"/>
          </w:tcPr>
          <w:p w14:paraId="45A33439"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08FA376" w14:textId="77777777" w:rsidTr="00407C2B">
        <w:tc>
          <w:tcPr>
            <w:tcW w:w="1726" w:type="pct"/>
            <w:gridSpan w:val="5"/>
            <w:shd w:val="clear" w:color="auto" w:fill="auto"/>
          </w:tcPr>
          <w:p w14:paraId="17497D62" w14:textId="77777777" w:rsidR="00165A0C" w:rsidRPr="00165A0C" w:rsidRDefault="00165A0C" w:rsidP="00165A0C">
            <w:pPr>
              <w:spacing w:before="120" w:after="120"/>
              <w:rPr>
                <w:rFonts w:cs="Arial"/>
                <w:sz w:val="18"/>
              </w:rPr>
            </w:pPr>
            <w:r w:rsidRPr="00165A0C">
              <w:rPr>
                <w:rFonts w:cs="Arial"/>
                <w:sz w:val="18"/>
              </w:rPr>
              <w:t xml:space="preserve">      Source</w:t>
            </w:r>
          </w:p>
        </w:tc>
        <w:tc>
          <w:tcPr>
            <w:tcW w:w="947" w:type="pct"/>
            <w:gridSpan w:val="3"/>
            <w:shd w:val="clear" w:color="auto" w:fill="auto"/>
          </w:tcPr>
          <w:p w14:paraId="795BE939" w14:textId="77777777" w:rsidR="00165A0C" w:rsidRPr="00165A0C" w:rsidRDefault="00165A0C" w:rsidP="00165A0C">
            <w:pPr>
              <w:spacing w:before="120" w:after="120"/>
              <w:rPr>
                <w:rFonts w:cs="Arial"/>
                <w:sz w:val="18"/>
              </w:rPr>
            </w:pPr>
          </w:p>
        </w:tc>
        <w:tc>
          <w:tcPr>
            <w:tcW w:w="1117" w:type="pct"/>
            <w:gridSpan w:val="3"/>
            <w:shd w:val="clear" w:color="auto" w:fill="auto"/>
          </w:tcPr>
          <w:p w14:paraId="560F1AA1" w14:textId="77777777" w:rsidR="00165A0C" w:rsidRPr="00165A0C" w:rsidRDefault="00165A0C" w:rsidP="00165A0C">
            <w:pPr>
              <w:spacing w:before="120" w:after="120"/>
              <w:rPr>
                <w:rFonts w:cs="Arial"/>
                <w:sz w:val="18"/>
              </w:rPr>
            </w:pPr>
          </w:p>
        </w:tc>
        <w:tc>
          <w:tcPr>
            <w:tcW w:w="438" w:type="pct"/>
            <w:shd w:val="clear" w:color="auto" w:fill="auto"/>
          </w:tcPr>
          <w:p w14:paraId="1C7D741F" w14:textId="77777777" w:rsidR="00165A0C" w:rsidRPr="00165A0C" w:rsidRDefault="00165A0C" w:rsidP="00165A0C">
            <w:pPr>
              <w:spacing w:before="120" w:after="120"/>
              <w:rPr>
                <w:rFonts w:cs="Arial"/>
                <w:sz w:val="18"/>
              </w:rPr>
            </w:pPr>
            <w:r w:rsidRPr="00165A0C">
              <w:rPr>
                <w:rFonts w:cs="Arial"/>
                <w:sz w:val="18"/>
              </w:rPr>
              <w:t>(S) TE</w:t>
            </w:r>
          </w:p>
        </w:tc>
        <w:tc>
          <w:tcPr>
            <w:tcW w:w="771" w:type="pct"/>
            <w:gridSpan w:val="2"/>
            <w:shd w:val="clear" w:color="auto" w:fill="auto"/>
          </w:tcPr>
          <w:p w14:paraId="13DC96BE"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E36E33F" w14:textId="77777777" w:rsidTr="00407C2B">
        <w:tc>
          <w:tcPr>
            <w:tcW w:w="1726" w:type="pct"/>
            <w:gridSpan w:val="5"/>
            <w:shd w:val="clear" w:color="auto" w:fill="auto"/>
          </w:tcPr>
          <w:p w14:paraId="717E8E53" w14:textId="77777777" w:rsidR="00165A0C" w:rsidRPr="00165A0C" w:rsidRDefault="00165A0C" w:rsidP="00165A0C">
            <w:pPr>
              <w:spacing w:before="120" w:after="120"/>
              <w:rPr>
                <w:rFonts w:cs="Arial"/>
                <w:sz w:val="18"/>
              </w:rPr>
            </w:pPr>
            <w:r w:rsidRPr="00165A0C">
              <w:rPr>
                <w:rFonts w:cs="Arial"/>
                <w:sz w:val="18"/>
              </w:rPr>
              <w:t xml:space="preserve">      Source Type</w:t>
            </w:r>
          </w:p>
        </w:tc>
        <w:tc>
          <w:tcPr>
            <w:tcW w:w="947" w:type="pct"/>
            <w:gridSpan w:val="3"/>
            <w:shd w:val="clear" w:color="auto" w:fill="auto"/>
          </w:tcPr>
          <w:p w14:paraId="1F2709A7" w14:textId="77777777" w:rsidR="00165A0C" w:rsidRPr="00165A0C" w:rsidRDefault="00165A0C" w:rsidP="00165A0C">
            <w:pPr>
              <w:spacing w:before="120" w:after="120"/>
              <w:rPr>
                <w:rFonts w:cs="Arial"/>
                <w:sz w:val="18"/>
              </w:rPr>
            </w:pPr>
          </w:p>
        </w:tc>
        <w:tc>
          <w:tcPr>
            <w:tcW w:w="1117" w:type="pct"/>
            <w:gridSpan w:val="3"/>
            <w:shd w:val="clear" w:color="auto" w:fill="auto"/>
          </w:tcPr>
          <w:p w14:paraId="37AA1D1E" w14:textId="77777777" w:rsidR="00165A0C" w:rsidRPr="00165A0C" w:rsidRDefault="00165A0C" w:rsidP="00165A0C">
            <w:pPr>
              <w:spacing w:before="120" w:after="120"/>
              <w:rPr>
                <w:rFonts w:cs="Arial"/>
                <w:sz w:val="18"/>
              </w:rPr>
            </w:pPr>
            <w:r w:rsidRPr="00165A0C">
              <w:rPr>
                <w:rFonts w:cs="Arial"/>
                <w:sz w:val="18"/>
              </w:rPr>
              <w:t>1 : Law or Regulation</w:t>
            </w:r>
          </w:p>
          <w:p w14:paraId="142BCC63" w14:textId="77777777" w:rsidR="00165A0C" w:rsidRPr="00165A0C" w:rsidRDefault="00165A0C" w:rsidP="00165A0C">
            <w:pPr>
              <w:spacing w:before="120" w:after="120"/>
              <w:rPr>
                <w:rFonts w:cs="Arial"/>
                <w:sz w:val="18"/>
              </w:rPr>
            </w:pPr>
            <w:r w:rsidRPr="00165A0C">
              <w:rPr>
                <w:rFonts w:cs="Arial"/>
                <w:sz w:val="18"/>
              </w:rPr>
              <w:t>2 : Official Publication</w:t>
            </w:r>
          </w:p>
          <w:p w14:paraId="6F4CA630" w14:textId="77777777" w:rsidR="00165A0C" w:rsidRPr="00165A0C" w:rsidRDefault="00165A0C" w:rsidP="00165A0C">
            <w:pPr>
              <w:spacing w:before="120" w:after="120"/>
              <w:rPr>
                <w:rFonts w:cs="Arial"/>
                <w:sz w:val="18"/>
              </w:rPr>
            </w:pPr>
            <w:r w:rsidRPr="00165A0C">
              <w:rPr>
                <w:rFonts w:cs="Arial"/>
                <w:sz w:val="18"/>
              </w:rPr>
              <w:t>7 : Mariner Report, Confirmed</w:t>
            </w:r>
          </w:p>
          <w:p w14:paraId="6A90706D" w14:textId="77777777" w:rsidR="00165A0C" w:rsidRPr="00165A0C" w:rsidRDefault="00165A0C" w:rsidP="00165A0C">
            <w:pPr>
              <w:spacing w:before="120" w:after="120"/>
              <w:rPr>
                <w:rFonts w:cs="Arial"/>
                <w:sz w:val="18"/>
              </w:rPr>
            </w:pPr>
            <w:r w:rsidRPr="00165A0C">
              <w:rPr>
                <w:rFonts w:cs="Arial"/>
                <w:sz w:val="18"/>
              </w:rPr>
              <w:t>8 : Mariner Report, Not Confirmed</w:t>
            </w:r>
          </w:p>
          <w:p w14:paraId="42360281" w14:textId="77777777" w:rsidR="00165A0C" w:rsidRPr="00165A0C" w:rsidRDefault="00165A0C" w:rsidP="00165A0C">
            <w:pPr>
              <w:spacing w:before="120" w:after="120"/>
              <w:rPr>
                <w:rFonts w:cs="Arial"/>
                <w:sz w:val="18"/>
              </w:rPr>
            </w:pPr>
            <w:r w:rsidRPr="00165A0C">
              <w:rPr>
                <w:rFonts w:cs="Arial"/>
                <w:sz w:val="18"/>
              </w:rPr>
              <w:t>9 : Industry Publications and Reports</w:t>
            </w:r>
          </w:p>
          <w:p w14:paraId="2D0AE0D6" w14:textId="77777777" w:rsidR="00165A0C" w:rsidRPr="00165A0C" w:rsidRDefault="00165A0C" w:rsidP="00165A0C">
            <w:pPr>
              <w:spacing w:before="120" w:after="120"/>
              <w:rPr>
                <w:rFonts w:cs="Arial"/>
                <w:sz w:val="18"/>
              </w:rPr>
            </w:pPr>
            <w:r w:rsidRPr="00165A0C">
              <w:rPr>
                <w:rFonts w:cs="Arial"/>
                <w:sz w:val="18"/>
              </w:rPr>
              <w:lastRenderedPageBreak/>
              <w:t>10 : Remotely Sensed Images</w:t>
            </w:r>
          </w:p>
          <w:p w14:paraId="156040A5" w14:textId="77777777" w:rsidR="00165A0C" w:rsidRPr="00165A0C" w:rsidRDefault="00165A0C" w:rsidP="00165A0C">
            <w:pPr>
              <w:spacing w:before="120" w:after="120"/>
              <w:rPr>
                <w:rFonts w:cs="Arial"/>
                <w:sz w:val="18"/>
              </w:rPr>
            </w:pPr>
            <w:r w:rsidRPr="00165A0C">
              <w:rPr>
                <w:rFonts w:cs="Arial"/>
                <w:sz w:val="18"/>
              </w:rPr>
              <w:t>11 : Photographs</w:t>
            </w:r>
          </w:p>
          <w:p w14:paraId="289CB7AF" w14:textId="77777777" w:rsidR="00165A0C" w:rsidRPr="00165A0C" w:rsidRDefault="00165A0C" w:rsidP="00165A0C">
            <w:pPr>
              <w:spacing w:before="120" w:after="120"/>
              <w:rPr>
                <w:rFonts w:cs="Arial"/>
                <w:sz w:val="18"/>
              </w:rPr>
            </w:pPr>
            <w:r w:rsidRPr="00165A0C">
              <w:rPr>
                <w:rFonts w:cs="Arial"/>
                <w:sz w:val="18"/>
              </w:rPr>
              <w:t>12 : Products Issued by HO Services</w:t>
            </w:r>
          </w:p>
          <w:p w14:paraId="1F3F81D4" w14:textId="77777777" w:rsidR="00165A0C" w:rsidRPr="00165A0C" w:rsidRDefault="00165A0C" w:rsidP="00165A0C">
            <w:pPr>
              <w:spacing w:before="120" w:after="120"/>
              <w:rPr>
                <w:rFonts w:cs="Arial"/>
                <w:sz w:val="18"/>
              </w:rPr>
            </w:pPr>
            <w:r w:rsidRPr="00165A0C">
              <w:rPr>
                <w:rFonts w:cs="Arial"/>
                <w:sz w:val="18"/>
              </w:rPr>
              <w:t>13 : News Media</w:t>
            </w:r>
          </w:p>
          <w:p w14:paraId="62645FE8" w14:textId="77777777" w:rsidR="00165A0C" w:rsidRPr="00165A0C" w:rsidRDefault="00165A0C" w:rsidP="00165A0C">
            <w:pPr>
              <w:spacing w:before="120" w:after="120"/>
              <w:rPr>
                <w:rFonts w:cs="Arial"/>
                <w:sz w:val="18"/>
              </w:rPr>
            </w:pPr>
            <w:r w:rsidRPr="00165A0C">
              <w:rPr>
                <w:rFonts w:cs="Arial"/>
                <w:sz w:val="18"/>
              </w:rPr>
              <w:t>14 : Traffic Data</w:t>
            </w:r>
          </w:p>
        </w:tc>
        <w:tc>
          <w:tcPr>
            <w:tcW w:w="438" w:type="pct"/>
            <w:shd w:val="clear" w:color="auto" w:fill="auto"/>
          </w:tcPr>
          <w:p w14:paraId="3FC02278" w14:textId="77777777" w:rsidR="00165A0C" w:rsidRPr="00165A0C" w:rsidRDefault="00165A0C" w:rsidP="00165A0C">
            <w:pPr>
              <w:spacing w:before="120" w:after="120"/>
              <w:rPr>
                <w:rFonts w:cs="Arial"/>
                <w:sz w:val="18"/>
              </w:rPr>
            </w:pPr>
            <w:r w:rsidRPr="00165A0C">
              <w:rPr>
                <w:rFonts w:cs="Arial"/>
                <w:sz w:val="18"/>
              </w:rPr>
              <w:lastRenderedPageBreak/>
              <w:t>(S) EN</w:t>
            </w:r>
          </w:p>
        </w:tc>
        <w:tc>
          <w:tcPr>
            <w:tcW w:w="771" w:type="pct"/>
            <w:gridSpan w:val="2"/>
            <w:shd w:val="clear" w:color="auto" w:fill="auto"/>
          </w:tcPr>
          <w:p w14:paraId="48F7319B"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D23C928" w14:textId="77777777" w:rsidTr="00407C2B">
        <w:tc>
          <w:tcPr>
            <w:tcW w:w="1726" w:type="pct"/>
            <w:gridSpan w:val="5"/>
            <w:shd w:val="clear" w:color="auto" w:fill="auto"/>
          </w:tcPr>
          <w:p w14:paraId="2AB8BCDB" w14:textId="77777777" w:rsidR="00165A0C" w:rsidRPr="00165A0C" w:rsidRDefault="00165A0C" w:rsidP="00165A0C">
            <w:pPr>
              <w:spacing w:before="120" w:after="120"/>
              <w:rPr>
                <w:rFonts w:cs="Arial"/>
                <w:sz w:val="18"/>
              </w:rPr>
            </w:pPr>
            <w:r w:rsidRPr="00165A0C">
              <w:rPr>
                <w:rFonts w:cs="Arial"/>
                <w:sz w:val="18"/>
              </w:rPr>
              <w:t xml:space="preserve">      Reported Date</w:t>
            </w:r>
          </w:p>
        </w:tc>
        <w:tc>
          <w:tcPr>
            <w:tcW w:w="947" w:type="pct"/>
            <w:gridSpan w:val="3"/>
            <w:shd w:val="clear" w:color="auto" w:fill="auto"/>
          </w:tcPr>
          <w:p w14:paraId="0C31F6A7" w14:textId="77777777" w:rsidR="00165A0C" w:rsidRPr="00165A0C" w:rsidRDefault="00165A0C" w:rsidP="00165A0C">
            <w:pPr>
              <w:spacing w:before="120" w:after="120"/>
              <w:rPr>
                <w:rFonts w:cs="Arial"/>
                <w:sz w:val="18"/>
              </w:rPr>
            </w:pPr>
            <w:r w:rsidRPr="00165A0C">
              <w:rPr>
                <w:rFonts w:cs="Arial"/>
                <w:sz w:val="18"/>
              </w:rPr>
              <w:t>(SORDAT)</w:t>
            </w:r>
          </w:p>
        </w:tc>
        <w:tc>
          <w:tcPr>
            <w:tcW w:w="1117" w:type="pct"/>
            <w:gridSpan w:val="3"/>
            <w:shd w:val="clear" w:color="auto" w:fill="auto"/>
          </w:tcPr>
          <w:p w14:paraId="73D01704" w14:textId="77777777" w:rsidR="00165A0C" w:rsidRPr="00165A0C" w:rsidRDefault="00165A0C" w:rsidP="00165A0C">
            <w:pPr>
              <w:spacing w:before="120" w:after="120"/>
              <w:rPr>
                <w:rFonts w:cs="Arial"/>
                <w:sz w:val="18"/>
              </w:rPr>
            </w:pPr>
          </w:p>
        </w:tc>
        <w:tc>
          <w:tcPr>
            <w:tcW w:w="438" w:type="pct"/>
            <w:shd w:val="clear" w:color="auto" w:fill="auto"/>
          </w:tcPr>
          <w:p w14:paraId="110FF70E" w14:textId="77777777" w:rsidR="00165A0C" w:rsidRPr="00165A0C" w:rsidRDefault="00165A0C" w:rsidP="00165A0C">
            <w:pPr>
              <w:spacing w:before="120" w:after="120"/>
              <w:rPr>
                <w:rFonts w:cs="Arial"/>
                <w:sz w:val="18"/>
              </w:rPr>
            </w:pPr>
            <w:r w:rsidRPr="00165A0C">
              <w:rPr>
                <w:rFonts w:cs="Arial"/>
                <w:sz w:val="18"/>
              </w:rPr>
              <w:t>(S) TD</w:t>
            </w:r>
          </w:p>
        </w:tc>
        <w:tc>
          <w:tcPr>
            <w:tcW w:w="771" w:type="pct"/>
            <w:gridSpan w:val="2"/>
            <w:shd w:val="clear" w:color="auto" w:fill="auto"/>
          </w:tcPr>
          <w:p w14:paraId="2C859EA4"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AD36E9B" w14:textId="77777777" w:rsidTr="00407C2B">
        <w:tc>
          <w:tcPr>
            <w:tcW w:w="1726" w:type="pct"/>
            <w:gridSpan w:val="5"/>
            <w:shd w:val="clear" w:color="auto" w:fill="auto"/>
          </w:tcPr>
          <w:p w14:paraId="00E8B344" w14:textId="77777777" w:rsidR="00165A0C" w:rsidRPr="00165A0C" w:rsidRDefault="00165A0C" w:rsidP="00165A0C">
            <w:pPr>
              <w:spacing w:before="120" w:after="120"/>
              <w:rPr>
                <w:rFonts w:cs="Arial"/>
                <w:sz w:val="18"/>
              </w:rPr>
            </w:pPr>
            <w:r w:rsidRPr="00165A0C">
              <w:rPr>
                <w:rFonts w:cs="Arial"/>
                <w:sz w:val="18"/>
              </w:rPr>
              <w:t>ISPS Level</w:t>
            </w:r>
          </w:p>
        </w:tc>
        <w:tc>
          <w:tcPr>
            <w:tcW w:w="947" w:type="pct"/>
            <w:gridSpan w:val="3"/>
            <w:shd w:val="clear" w:color="auto" w:fill="auto"/>
          </w:tcPr>
          <w:p w14:paraId="7A31DFDD" w14:textId="77777777" w:rsidR="00165A0C" w:rsidRPr="00165A0C" w:rsidRDefault="00165A0C" w:rsidP="00165A0C">
            <w:pPr>
              <w:spacing w:before="120" w:after="120"/>
              <w:rPr>
                <w:rFonts w:cs="Arial"/>
                <w:sz w:val="18"/>
              </w:rPr>
            </w:pPr>
          </w:p>
        </w:tc>
        <w:tc>
          <w:tcPr>
            <w:tcW w:w="1117" w:type="pct"/>
            <w:gridSpan w:val="3"/>
            <w:shd w:val="clear" w:color="auto" w:fill="auto"/>
          </w:tcPr>
          <w:p w14:paraId="666608E9" w14:textId="77777777" w:rsidR="00165A0C" w:rsidRPr="00165A0C" w:rsidRDefault="00165A0C" w:rsidP="00165A0C">
            <w:pPr>
              <w:spacing w:before="120" w:after="120"/>
              <w:rPr>
                <w:rFonts w:cs="Arial"/>
                <w:sz w:val="18"/>
              </w:rPr>
            </w:pPr>
            <w:r w:rsidRPr="00165A0C">
              <w:rPr>
                <w:rFonts w:cs="Arial"/>
                <w:sz w:val="18"/>
              </w:rPr>
              <w:t>1 : ISPS Level 1</w:t>
            </w:r>
          </w:p>
          <w:p w14:paraId="7370C01D" w14:textId="77777777" w:rsidR="00165A0C" w:rsidRPr="00165A0C" w:rsidRDefault="00165A0C" w:rsidP="00165A0C">
            <w:pPr>
              <w:spacing w:before="120" w:after="120"/>
              <w:rPr>
                <w:rFonts w:cs="Arial"/>
                <w:sz w:val="18"/>
              </w:rPr>
            </w:pPr>
            <w:r w:rsidRPr="00165A0C">
              <w:rPr>
                <w:rFonts w:cs="Arial"/>
                <w:sz w:val="18"/>
              </w:rPr>
              <w:t>2 : ISPS Level 2</w:t>
            </w:r>
          </w:p>
          <w:p w14:paraId="478700D6" w14:textId="77777777" w:rsidR="00165A0C" w:rsidRPr="00165A0C" w:rsidRDefault="00165A0C" w:rsidP="00165A0C">
            <w:pPr>
              <w:spacing w:before="120" w:after="120"/>
              <w:rPr>
                <w:rFonts w:cs="Arial"/>
                <w:sz w:val="18"/>
              </w:rPr>
            </w:pPr>
            <w:r w:rsidRPr="00165A0C">
              <w:rPr>
                <w:rFonts w:cs="Arial"/>
                <w:sz w:val="18"/>
              </w:rPr>
              <w:t>3 : ISPS Level 3</w:t>
            </w:r>
          </w:p>
        </w:tc>
        <w:tc>
          <w:tcPr>
            <w:tcW w:w="438" w:type="pct"/>
            <w:shd w:val="clear" w:color="auto" w:fill="auto"/>
          </w:tcPr>
          <w:p w14:paraId="2137E597" w14:textId="77777777" w:rsidR="00165A0C" w:rsidRPr="00165A0C" w:rsidRDefault="00165A0C" w:rsidP="00165A0C">
            <w:pPr>
              <w:spacing w:before="120" w:after="120"/>
              <w:rPr>
                <w:rFonts w:cs="Arial"/>
                <w:sz w:val="18"/>
              </w:rPr>
            </w:pPr>
            <w:r w:rsidRPr="00165A0C">
              <w:rPr>
                <w:rFonts w:cs="Arial"/>
                <w:sz w:val="18"/>
              </w:rPr>
              <w:t>EN</w:t>
            </w:r>
          </w:p>
        </w:tc>
        <w:tc>
          <w:tcPr>
            <w:tcW w:w="771" w:type="pct"/>
            <w:gridSpan w:val="2"/>
            <w:shd w:val="clear" w:color="auto" w:fill="auto"/>
          </w:tcPr>
          <w:p w14:paraId="786F8F25"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3883B39" w14:textId="77777777" w:rsidTr="00B131AF">
        <w:tc>
          <w:tcPr>
            <w:tcW w:w="5000" w:type="pct"/>
            <w:gridSpan w:val="14"/>
            <w:shd w:val="clear" w:color="auto" w:fill="auto"/>
          </w:tcPr>
          <w:p w14:paraId="4C472D5D" w14:textId="47546154" w:rsidR="00165A0C" w:rsidRPr="00165A0C" w:rsidRDefault="00165A0C" w:rsidP="00165A0C">
            <w:pPr>
              <w:spacing w:before="120" w:after="120"/>
              <w:rPr>
                <w:rFonts w:cs="Arial"/>
              </w:rPr>
            </w:pPr>
            <w:r w:rsidRPr="00165A0C">
              <w:rPr>
                <w:rFonts w:cs="Arial"/>
                <w:u w:val="single"/>
              </w:rPr>
              <w:t>INT 1 Reference:</w:t>
            </w:r>
            <w:r w:rsidR="000B28A1">
              <w:rPr>
                <w:rFonts w:cs="Arial"/>
                <w:u w:val="single"/>
              </w:rPr>
              <w:t xml:space="preserve"> --</w:t>
            </w:r>
          </w:p>
          <w:p w14:paraId="61A428C4" w14:textId="4BE95FEA" w:rsidR="00165A0C" w:rsidRDefault="005C260D" w:rsidP="00B829F8">
            <w:pPr>
              <w:pStyle w:val="Heading3"/>
            </w:pPr>
            <w:bookmarkStart w:id="1290" w:name="_Toc120214416"/>
            <w:r>
              <w:t>General</w:t>
            </w:r>
            <w:bookmarkEnd w:id="1290"/>
          </w:p>
          <w:p w14:paraId="147B08FC" w14:textId="4D5D4073" w:rsidR="005C260D" w:rsidRDefault="005C260D" w:rsidP="00165A0C">
            <w:pPr>
              <w:spacing w:before="120" w:after="120"/>
              <w:rPr>
                <w:rFonts w:cs="Arial"/>
              </w:rPr>
            </w:pPr>
            <w:r>
              <w:rPr>
                <w:rFonts w:cs="Arial"/>
              </w:rPr>
              <w:t xml:space="preserve">Dock areas in S-101 ENCs </w:t>
            </w:r>
            <w:r w:rsidR="00B829F8">
              <w:rPr>
                <w:rFonts w:cs="Arial"/>
              </w:rPr>
              <w:t>that</w:t>
            </w:r>
            <w:r>
              <w:rPr>
                <w:rFonts w:cs="Arial"/>
              </w:rPr>
              <w:t xml:space="preserve"> are not navigable</w:t>
            </w:r>
            <w:r>
              <w:t xml:space="preserve"> </w:t>
            </w:r>
            <w:r w:rsidRPr="005C260D">
              <w:rPr>
                <w:rFonts w:cs="Arial"/>
              </w:rPr>
              <w:t xml:space="preserve">at the maximum display scale of the ENC data, </w:t>
            </w:r>
            <w:r w:rsidR="00B829F8">
              <w:rPr>
                <w:rFonts w:cs="Arial"/>
              </w:rPr>
              <w:t>are encoded in S-101 ENCs</w:t>
            </w:r>
            <w:r w:rsidRPr="005C260D">
              <w:rPr>
                <w:rFonts w:cs="Arial"/>
              </w:rPr>
              <w:t xml:space="preserve"> using the </w:t>
            </w:r>
            <w:r w:rsidR="00B829F8">
              <w:rPr>
                <w:rFonts w:cs="Arial"/>
              </w:rPr>
              <w:t xml:space="preserve">S-101 </w:t>
            </w:r>
            <w:r w:rsidRPr="005C260D">
              <w:rPr>
                <w:rFonts w:cs="Arial"/>
              </w:rPr>
              <w:t>feature Dock Area</w:t>
            </w:r>
            <w:r w:rsidR="00B829F8">
              <w:rPr>
                <w:rFonts w:cs="Arial"/>
              </w:rPr>
              <w:t>. Except for Gate, the boundaries of the dock are not encoded as separate features.</w:t>
            </w:r>
          </w:p>
          <w:p w14:paraId="53116887" w14:textId="0D7E614F" w:rsidR="005C260D" w:rsidRDefault="005C260D" w:rsidP="00165A0C">
            <w:pPr>
              <w:spacing w:before="120" w:after="120"/>
              <w:rPr>
                <w:rFonts w:cs="Arial"/>
              </w:rPr>
            </w:pPr>
            <w:r>
              <w:rPr>
                <w:rFonts w:cs="Arial"/>
              </w:rPr>
              <w:t xml:space="preserve">Dock areas in S-101 ENCs that are navigable may be encoded as </w:t>
            </w:r>
            <w:r w:rsidR="00B829F8">
              <w:rPr>
                <w:rFonts w:cs="Arial"/>
              </w:rPr>
              <w:t xml:space="preserve">the S-101 features </w:t>
            </w:r>
            <w:r w:rsidRPr="005C260D">
              <w:rPr>
                <w:rFonts w:cs="Arial"/>
              </w:rPr>
              <w:t xml:space="preserve">Depth Area, Dredged Area or </w:t>
            </w:r>
            <w:proofErr w:type="spellStart"/>
            <w:r w:rsidRPr="005C260D">
              <w:rPr>
                <w:rFonts w:cs="Arial"/>
              </w:rPr>
              <w:t>Unsurveyed</w:t>
            </w:r>
            <w:proofErr w:type="spellEnd"/>
            <w:r w:rsidRPr="005C260D">
              <w:rPr>
                <w:rFonts w:cs="Arial"/>
              </w:rPr>
              <w:t xml:space="preserve"> Area (</w:t>
            </w:r>
            <w:r>
              <w:rPr>
                <w:rFonts w:cs="Arial"/>
              </w:rPr>
              <w:t>see the S-101 DCEG</w:t>
            </w:r>
            <w:r w:rsidRPr="005C260D">
              <w:rPr>
                <w:rFonts w:cs="Arial"/>
              </w:rPr>
              <w:t xml:space="preserve">), </w:t>
            </w:r>
            <w:r>
              <w:rPr>
                <w:rFonts w:cs="Arial"/>
              </w:rPr>
              <w:t>with</w:t>
            </w:r>
            <w:r w:rsidRPr="005C260D">
              <w:rPr>
                <w:rFonts w:cs="Arial"/>
              </w:rPr>
              <w:t xml:space="preserve"> the geo features making up the dock limits encoded using appropriate features such as Coastline, Shoreline Construction or Gate</w:t>
            </w:r>
            <w:r>
              <w:rPr>
                <w:rFonts w:cs="Arial"/>
              </w:rPr>
              <w:t>.</w:t>
            </w:r>
          </w:p>
          <w:p w14:paraId="4467CBE5" w14:textId="2EB38411" w:rsidR="00B829F8" w:rsidRDefault="00B829F8" w:rsidP="00165A0C">
            <w:pPr>
              <w:spacing w:before="120" w:after="120"/>
              <w:rPr>
                <w:rFonts w:cs="Arial"/>
              </w:rPr>
            </w:pPr>
            <w:r>
              <w:rPr>
                <w:rFonts w:cs="Arial"/>
              </w:rPr>
              <w:t xml:space="preserve">S-131 datasets may encode both types of S-101 ENC dock features according to their primary use as a dock areas, using the S-131 feature type </w:t>
            </w:r>
            <w:proofErr w:type="spellStart"/>
            <w:r w:rsidRPr="00B829F8">
              <w:rPr>
                <w:rFonts w:cs="Arial"/>
                <w:b/>
                <w:bCs/>
              </w:rPr>
              <w:t>DockArea</w:t>
            </w:r>
            <w:proofErr w:type="spellEnd"/>
            <w:r>
              <w:rPr>
                <w:rFonts w:cs="Arial"/>
              </w:rPr>
              <w:t xml:space="preserve">. The </w:t>
            </w:r>
            <w:proofErr w:type="spellStart"/>
            <w:r w:rsidRPr="00D9676D">
              <w:rPr>
                <w:rFonts w:cs="Arial"/>
                <w:i/>
                <w:iCs/>
              </w:rPr>
              <w:t>depthsDescription</w:t>
            </w:r>
            <w:proofErr w:type="spellEnd"/>
            <w:r>
              <w:rPr>
                <w:rFonts w:cs="Arial"/>
              </w:rPr>
              <w:t xml:space="preserve"> attribute </w:t>
            </w:r>
            <w:r w:rsidR="00D9676D">
              <w:rPr>
                <w:rFonts w:cs="Arial"/>
              </w:rPr>
              <w:t>must</w:t>
            </w:r>
            <w:r>
              <w:rPr>
                <w:rFonts w:cs="Arial"/>
              </w:rPr>
              <w:t xml:space="preserve"> be used </w:t>
            </w:r>
            <w:r w:rsidR="00D9676D">
              <w:rPr>
                <w:rFonts w:cs="Arial"/>
              </w:rPr>
              <w:t>for textual descriptions of the depths in the area.</w:t>
            </w:r>
          </w:p>
          <w:p w14:paraId="3ADAFA2A" w14:textId="0D9D3989" w:rsidR="00B35A5E" w:rsidRPr="00B35A5E" w:rsidRDefault="00B35A5E" w:rsidP="00B35A5E">
            <w:pPr>
              <w:spacing w:before="120" w:after="120"/>
              <w:rPr>
                <w:rFonts w:cs="Arial"/>
              </w:rPr>
            </w:pPr>
            <w:r w:rsidRPr="00B35A5E">
              <w:rPr>
                <w:rFonts w:cs="Arial"/>
              </w:rPr>
              <w:t>If an encoded Dock Area has a date dependency, this should be indicated using the complex attribute</w:t>
            </w:r>
            <w:r>
              <w:rPr>
                <w:rFonts w:cs="Arial"/>
              </w:rPr>
              <w:t xml:space="preserve">s </w:t>
            </w:r>
            <w:proofErr w:type="spellStart"/>
            <w:r w:rsidRPr="00B35A5E">
              <w:rPr>
                <w:rFonts w:cs="Arial"/>
                <w:i/>
                <w:iCs/>
              </w:rPr>
              <w:t>fixedDateRange</w:t>
            </w:r>
            <w:proofErr w:type="spellEnd"/>
            <w:r>
              <w:rPr>
                <w:rFonts w:cs="Arial"/>
              </w:rPr>
              <w:t xml:space="preserve"> or </w:t>
            </w:r>
            <w:proofErr w:type="spellStart"/>
            <w:r w:rsidRPr="00B35A5E">
              <w:rPr>
                <w:rFonts w:cs="Arial"/>
                <w:i/>
                <w:iCs/>
              </w:rPr>
              <w:t>periodicDateRange</w:t>
            </w:r>
            <w:proofErr w:type="spellEnd"/>
            <w:r>
              <w:rPr>
                <w:rFonts w:cs="Arial"/>
              </w:rPr>
              <w:t>.</w:t>
            </w:r>
          </w:p>
          <w:p w14:paraId="7DBBE0B1" w14:textId="64547BE1" w:rsidR="00B35A5E" w:rsidRPr="00B35A5E" w:rsidRDefault="00B35A5E" w:rsidP="00B35A5E">
            <w:pPr>
              <w:spacing w:before="120" w:after="120"/>
              <w:rPr>
                <w:rFonts w:cs="Arial"/>
              </w:rPr>
            </w:pPr>
            <w:r w:rsidRPr="00B35A5E">
              <w:rPr>
                <w:rFonts w:cs="Arial"/>
              </w:rPr>
              <w:t>•  The complex attribute horizontal clearance fixed is used to encode the size of the entrance to the dock area, where required.</w:t>
            </w:r>
            <w:ins w:id="1291" w:author="Raphael Malyankar" w:date="2023-01-10T12:45:00Z">
              <w:r w:rsidR="000C57F4">
                <w:rPr>
                  <w:rFonts w:cs="Arial"/>
                </w:rPr>
                <w:t xml:space="preserve"> This attribute is not includ</w:t>
              </w:r>
            </w:ins>
            <w:ins w:id="1292" w:author="Raphael Malyankar" w:date="2023-01-10T12:46:00Z">
              <w:r w:rsidR="000C57F4">
                <w:rPr>
                  <w:rFonts w:cs="Arial"/>
                </w:rPr>
                <w:t xml:space="preserve">ed in S-131 Edition 1.0, but should be in the underlying ENC. If not, it may be encoded as text information in a </w:t>
              </w:r>
              <w:proofErr w:type="spellStart"/>
              <w:r w:rsidR="000C57F4" w:rsidRPr="000C57F4">
                <w:rPr>
                  <w:rFonts w:cs="Arial"/>
                  <w:i/>
                  <w:iCs/>
                </w:rPr>
                <w:t>tex</w:t>
              </w:r>
            </w:ins>
            <w:ins w:id="1293" w:author="Raphael Malyankar" w:date="2023-01-10T12:47:00Z">
              <w:r w:rsidR="000C57F4" w:rsidRPr="000C57F4">
                <w:rPr>
                  <w:rFonts w:cs="Arial"/>
                  <w:i/>
                  <w:iCs/>
                </w:rPr>
                <w:t>tContent</w:t>
              </w:r>
              <w:proofErr w:type="spellEnd"/>
              <w:r w:rsidR="000C57F4">
                <w:rPr>
                  <w:rFonts w:cs="Arial"/>
                </w:rPr>
                <w:t xml:space="preserve"> attribute.</w:t>
              </w:r>
            </w:ins>
            <w:ins w:id="1294" w:author="Raphael Malyankar" w:date="2023-01-10T12:46:00Z">
              <w:r w:rsidR="000C57F4">
                <w:rPr>
                  <w:rFonts w:cs="Arial"/>
                </w:rPr>
                <w:t xml:space="preserve"> </w:t>
              </w:r>
            </w:ins>
          </w:p>
          <w:p w14:paraId="2BA7D26D" w14:textId="67F28567" w:rsidR="00B35A5E" w:rsidRPr="00B35A5E" w:rsidDel="000C57F4" w:rsidRDefault="00B35A5E" w:rsidP="00B35A5E">
            <w:pPr>
              <w:spacing w:before="120" w:after="120"/>
              <w:rPr>
                <w:del w:id="1295" w:author="Raphael Malyankar" w:date="2023-01-10T12:47:00Z"/>
                <w:rFonts w:cs="Arial"/>
              </w:rPr>
            </w:pPr>
            <w:r w:rsidRPr="00B35A5E">
              <w:rPr>
                <w:rFonts w:cs="Arial"/>
              </w:rPr>
              <w:t>•  The attributes horizontal clearance length and horizontal clearance width are used to encode the regulatory length and width of the navigable part of the dock area as declared by a competent authority,</w:t>
            </w:r>
            <w:ins w:id="1296" w:author="Raphael Malyankar" w:date="2023-01-10T12:47:00Z">
              <w:r w:rsidR="000C57F4">
                <w:rPr>
                  <w:rFonts w:cs="Arial"/>
                </w:rPr>
                <w:t xml:space="preserve"> </w:t>
              </w:r>
            </w:ins>
          </w:p>
          <w:p w14:paraId="60405745" w14:textId="0E4E884C" w:rsidR="00B35A5E" w:rsidRPr="00B35A5E" w:rsidRDefault="00B35A5E" w:rsidP="00B35A5E">
            <w:pPr>
              <w:spacing w:before="120" w:after="120"/>
              <w:rPr>
                <w:rFonts w:cs="Arial"/>
              </w:rPr>
            </w:pPr>
            <w:r w:rsidRPr="00B35A5E">
              <w:rPr>
                <w:rFonts w:cs="Arial"/>
              </w:rPr>
              <w:t>where known.</w:t>
            </w:r>
            <w:ins w:id="1297" w:author="Raphael Malyankar" w:date="2023-01-10T12:47:00Z">
              <w:r w:rsidR="000C57F4">
                <w:rPr>
                  <w:rFonts w:cs="Arial"/>
                </w:rPr>
                <w:t xml:space="preserve"> </w:t>
              </w:r>
              <w:r w:rsidR="000C57F4" w:rsidRPr="000C57F4">
                <w:rPr>
                  <w:rFonts w:cs="Arial"/>
                </w:rPr>
                <w:t xml:space="preserve">This attribute is not included in S-131 Edition 1.0, but should be in the underlying ENC. If not, it may be encoded as text information in a </w:t>
              </w:r>
              <w:proofErr w:type="spellStart"/>
              <w:r w:rsidR="000C57F4" w:rsidRPr="000C57F4">
                <w:rPr>
                  <w:rFonts w:cs="Arial"/>
                  <w:i/>
                  <w:iCs/>
                </w:rPr>
                <w:t>textContent</w:t>
              </w:r>
              <w:proofErr w:type="spellEnd"/>
              <w:r w:rsidR="000C57F4" w:rsidRPr="000C57F4">
                <w:rPr>
                  <w:rFonts w:cs="Arial"/>
                </w:rPr>
                <w:t xml:space="preserve"> attribute</w:t>
              </w:r>
            </w:ins>
          </w:p>
          <w:p w14:paraId="37DE43E9" w14:textId="1BBF295B" w:rsidR="00B35A5E" w:rsidRPr="00165A0C" w:rsidRDefault="00B35A5E" w:rsidP="00B35A5E">
            <w:pPr>
              <w:spacing w:before="120" w:after="120"/>
              <w:rPr>
                <w:rFonts w:cs="Arial"/>
              </w:rPr>
            </w:pPr>
            <w:r w:rsidRPr="00B35A5E">
              <w:rPr>
                <w:rFonts w:cs="Arial"/>
              </w:rPr>
              <w:t xml:space="preserve">•  </w:t>
            </w:r>
            <w:ins w:id="1298" w:author="Raphael Malyankar" w:date="2023-01-10T12:51:00Z">
              <w:r w:rsidR="00514B1E">
                <w:rPr>
                  <w:rFonts w:cs="Arial"/>
                </w:rPr>
                <w:t xml:space="preserve">S-101 guidance </w:t>
              </w:r>
            </w:ins>
            <w:ins w:id="1299" w:author="Raphael Malyankar" w:date="2023-01-10T12:52:00Z">
              <w:r w:rsidR="00514B1E">
                <w:rPr>
                  <w:rFonts w:cs="Arial"/>
                </w:rPr>
                <w:t>is</w:t>
              </w:r>
            </w:ins>
            <w:ins w:id="1300" w:author="Raphael Malyankar" w:date="2023-01-10T12:51:00Z">
              <w:r w:rsidR="00514B1E">
                <w:rPr>
                  <w:rFonts w:cs="Arial"/>
                </w:rPr>
                <w:t xml:space="preserve"> that “[i</w:t>
              </w:r>
            </w:ins>
            <w:del w:id="1301" w:author="Raphael Malyankar" w:date="2023-01-10T12:51:00Z">
              <w:r w:rsidRPr="00B35A5E" w:rsidDel="00514B1E">
                <w:rPr>
                  <w:rFonts w:cs="Arial"/>
                </w:rPr>
                <w:delText>I</w:delText>
              </w:r>
            </w:del>
            <w:ins w:id="1302" w:author="Raphael Malyankar" w:date="2023-01-10T12:52:00Z">
              <w:r w:rsidR="00514B1E">
                <w:rPr>
                  <w:rFonts w:cs="Arial"/>
                </w:rPr>
                <w:t>n]</w:t>
              </w:r>
            </w:ins>
            <w:del w:id="1303" w:author="Raphael Malyankar" w:date="2023-01-10T12:52:00Z">
              <w:r w:rsidRPr="00B35A5E" w:rsidDel="00514B1E">
                <w:rPr>
                  <w:rFonts w:cs="Arial"/>
                </w:rPr>
                <w:delText>n</w:delText>
              </w:r>
            </w:del>
            <w:r w:rsidRPr="00B35A5E">
              <w:rPr>
                <w:rFonts w:cs="Arial"/>
              </w:rPr>
              <w:t xml:space="preserve"> a non-tidal basin (wet dock), depths may refer to a sounding datum different from that in open waters.  If this area is navigable at the maximum display scale of the ENC data, the value of this datum must be encoded using the meta feature Sounding Datum, with attribute vertical datum = 24 (local datum), co- incident with the area covered by the dock.</w:t>
            </w:r>
            <w:ins w:id="1304" w:author="Raphael Malyankar" w:date="2023-01-10T12:52:00Z">
              <w:r w:rsidR="00514B1E">
                <w:rPr>
                  <w:rFonts w:cs="Arial"/>
                </w:rPr>
                <w:t xml:space="preserve">” For S-131, </w:t>
              </w:r>
            </w:ins>
            <w:ins w:id="1305" w:author="Raphael Malyankar" w:date="2023-01-10T12:53:00Z">
              <w:r w:rsidR="00514B1E">
                <w:rPr>
                  <w:rFonts w:cs="Arial"/>
                </w:rPr>
                <w:t xml:space="preserve">depths must be converted to the single sounding datum meta-feature and </w:t>
              </w:r>
            </w:ins>
            <w:ins w:id="1306" w:author="Raphael Malyankar" w:date="2023-01-10T12:54:00Z">
              <w:r w:rsidR="00514B1E">
                <w:rPr>
                  <w:rFonts w:cs="Arial"/>
                </w:rPr>
                <w:t xml:space="preserve">a note regarding the conversion must be included in the </w:t>
              </w:r>
              <w:proofErr w:type="spellStart"/>
              <w:r w:rsidR="00514B1E" w:rsidRPr="00407C2B">
                <w:rPr>
                  <w:rFonts w:cs="Arial"/>
                  <w:i/>
                  <w:iCs/>
                </w:rPr>
                <w:t>depths</w:t>
              </w:r>
              <w:r w:rsidR="00407C2B" w:rsidRPr="00407C2B">
                <w:rPr>
                  <w:rFonts w:cs="Arial"/>
                  <w:i/>
                  <w:iCs/>
                </w:rPr>
                <w:t>Description</w:t>
              </w:r>
              <w:proofErr w:type="spellEnd"/>
              <w:r w:rsidR="00407C2B">
                <w:rPr>
                  <w:rFonts w:cs="Arial"/>
                </w:rPr>
                <w:t xml:space="preserve"> complex </w:t>
              </w:r>
            </w:ins>
            <w:ins w:id="1307" w:author="Raphael Malyankar" w:date="2023-01-10T12:55:00Z">
              <w:r w:rsidR="00407C2B">
                <w:rPr>
                  <w:rFonts w:cs="Arial"/>
                </w:rPr>
                <w:t>attribute.</w:t>
              </w:r>
            </w:ins>
          </w:p>
          <w:p w14:paraId="71BCDB30" w14:textId="77777777" w:rsidR="00165A0C" w:rsidRPr="00165A0C" w:rsidRDefault="00165A0C" w:rsidP="00165A0C">
            <w:pPr>
              <w:spacing w:before="120" w:after="120"/>
              <w:rPr>
                <w:rFonts w:cs="Arial"/>
              </w:rPr>
            </w:pPr>
            <w:r w:rsidRPr="00165A0C">
              <w:rPr>
                <w:rFonts w:cs="Arial"/>
                <w:u w:val="single"/>
              </w:rPr>
              <w:t>Remarks:</w:t>
            </w:r>
          </w:p>
          <w:p w14:paraId="786F4550" w14:textId="77777777" w:rsidR="001E04D5" w:rsidRPr="001E04D5" w:rsidRDefault="001E04D5" w:rsidP="001E04D5">
            <w:pPr>
              <w:numPr>
                <w:ilvl w:val="0"/>
                <w:numId w:val="43"/>
              </w:numPr>
              <w:spacing w:before="120" w:after="120"/>
              <w:rPr>
                <w:ins w:id="1308" w:author="Raphael Malyankar" w:date="2022-10-21T01:33:00Z"/>
                <w:rFonts w:cs="Arial"/>
              </w:rPr>
            </w:pPr>
            <w:ins w:id="1309" w:author="Raphael Malyankar" w:date="2022-10-21T01:33:00Z">
              <w:r w:rsidRPr="001E04D5">
                <w:rPr>
                  <w:rFonts w:cs="Arial"/>
                </w:rPr>
                <w:t xml:space="preserve">The attribute </w:t>
              </w:r>
              <w:proofErr w:type="spellStart"/>
              <w:r w:rsidRPr="001E04D5">
                <w:rPr>
                  <w:rFonts w:cs="Arial"/>
                  <w:i/>
                  <w:iCs/>
                </w:rPr>
                <w:t>markedBy</w:t>
              </w:r>
              <w:proofErr w:type="spellEnd"/>
              <w:r w:rsidRPr="001E04D5">
                <w:rPr>
                  <w:rFonts w:cs="Arial"/>
                </w:rPr>
                <w:t xml:space="preserve"> should be used to describe aids to navigation used to demarcate the location, for example, by marking a limit line, or one of the boundaries of an area. </w:t>
              </w:r>
            </w:ins>
          </w:p>
          <w:p w14:paraId="7531C788" w14:textId="77777777" w:rsidR="00165A0C" w:rsidRPr="00165A0C" w:rsidRDefault="00165A0C" w:rsidP="00165A0C">
            <w:pPr>
              <w:spacing w:before="120" w:after="120"/>
              <w:rPr>
                <w:rFonts w:cs="Arial"/>
              </w:rPr>
            </w:pPr>
          </w:p>
          <w:p w14:paraId="11C0996E" w14:textId="77777777" w:rsidR="00165A0C" w:rsidRPr="00165A0C" w:rsidRDefault="00165A0C" w:rsidP="00165A0C">
            <w:pPr>
              <w:spacing w:before="120" w:after="120"/>
              <w:rPr>
                <w:rFonts w:cs="Arial"/>
              </w:rPr>
            </w:pPr>
            <w:r w:rsidRPr="00165A0C">
              <w:rPr>
                <w:rFonts w:cs="Arial"/>
                <w:u w:val="single"/>
              </w:rPr>
              <w:t>Distinction:</w:t>
            </w:r>
          </w:p>
          <w:p w14:paraId="24CACF87" w14:textId="77777777" w:rsidR="00165A0C" w:rsidRPr="00165A0C" w:rsidRDefault="00165A0C" w:rsidP="00165A0C">
            <w:pPr>
              <w:spacing w:before="120" w:after="120"/>
              <w:rPr>
                <w:rFonts w:cs="Arial"/>
              </w:rPr>
            </w:pPr>
          </w:p>
        </w:tc>
      </w:tr>
      <w:tr w:rsidR="00165A0C" w:rsidRPr="00165A0C" w14:paraId="59E440BF" w14:textId="77777777" w:rsidTr="00B131AF">
        <w:tc>
          <w:tcPr>
            <w:tcW w:w="5000" w:type="pct"/>
            <w:gridSpan w:val="14"/>
            <w:shd w:val="clear" w:color="auto" w:fill="auto"/>
          </w:tcPr>
          <w:p w14:paraId="0808EFCD" w14:textId="77777777" w:rsidR="00165A0C" w:rsidRPr="00165A0C" w:rsidRDefault="00165A0C" w:rsidP="00165A0C">
            <w:pPr>
              <w:spacing w:before="120" w:after="120"/>
              <w:rPr>
                <w:rFonts w:cs="Arial"/>
                <w:b/>
                <w:u w:val="single"/>
              </w:rPr>
            </w:pPr>
            <w:r w:rsidRPr="00165A0C">
              <w:rPr>
                <w:rFonts w:cs="Arial"/>
                <w:b/>
                <w:u w:val="single"/>
              </w:rPr>
              <w:t>Feature/Information associations</w:t>
            </w:r>
          </w:p>
        </w:tc>
      </w:tr>
      <w:tr w:rsidR="00165A0C" w:rsidRPr="00165A0C" w14:paraId="17F3A8F1" w14:textId="77777777" w:rsidTr="00407C2B">
        <w:tc>
          <w:tcPr>
            <w:tcW w:w="543" w:type="pct"/>
            <w:vMerge w:val="restart"/>
            <w:shd w:val="clear" w:color="auto" w:fill="auto"/>
          </w:tcPr>
          <w:p w14:paraId="2494BED9" w14:textId="77777777" w:rsidR="00165A0C" w:rsidRPr="00165A0C" w:rsidRDefault="00165A0C" w:rsidP="00165A0C">
            <w:pPr>
              <w:spacing w:before="120" w:after="120"/>
              <w:rPr>
                <w:rFonts w:cs="Arial"/>
                <w:b/>
              </w:rPr>
            </w:pPr>
            <w:r w:rsidRPr="00165A0C">
              <w:rPr>
                <w:rFonts w:cs="Arial"/>
                <w:b/>
              </w:rPr>
              <w:lastRenderedPageBreak/>
              <w:t>Type</w:t>
            </w:r>
          </w:p>
        </w:tc>
        <w:tc>
          <w:tcPr>
            <w:tcW w:w="649" w:type="pct"/>
            <w:gridSpan w:val="2"/>
            <w:vMerge w:val="restart"/>
            <w:shd w:val="clear" w:color="auto" w:fill="auto"/>
          </w:tcPr>
          <w:p w14:paraId="796A4E0A" w14:textId="77777777" w:rsidR="00165A0C" w:rsidRPr="00165A0C" w:rsidRDefault="00165A0C" w:rsidP="00165A0C">
            <w:pPr>
              <w:spacing w:before="120" w:after="120"/>
              <w:rPr>
                <w:rFonts w:cs="Arial"/>
                <w:b/>
              </w:rPr>
            </w:pPr>
            <w:r w:rsidRPr="00165A0C">
              <w:rPr>
                <w:rFonts w:cs="Arial"/>
                <w:b/>
              </w:rPr>
              <w:t>Association Name</w:t>
            </w:r>
          </w:p>
        </w:tc>
        <w:tc>
          <w:tcPr>
            <w:tcW w:w="3808" w:type="pct"/>
            <w:gridSpan w:val="11"/>
            <w:shd w:val="clear" w:color="auto" w:fill="auto"/>
          </w:tcPr>
          <w:p w14:paraId="7E40D336" w14:textId="77777777" w:rsidR="00165A0C" w:rsidRPr="00165A0C" w:rsidRDefault="00165A0C" w:rsidP="00165A0C">
            <w:pPr>
              <w:spacing w:before="120" w:after="120"/>
              <w:jc w:val="center"/>
              <w:rPr>
                <w:rFonts w:cs="Arial"/>
                <w:b/>
              </w:rPr>
            </w:pPr>
            <w:r w:rsidRPr="00165A0C">
              <w:rPr>
                <w:rFonts w:cs="Arial"/>
                <w:b/>
              </w:rPr>
              <w:t>Association Ends</w:t>
            </w:r>
          </w:p>
        </w:tc>
      </w:tr>
      <w:tr w:rsidR="00E7136E" w:rsidRPr="00165A0C" w14:paraId="53C93C72" w14:textId="77777777" w:rsidTr="00407C2B">
        <w:tc>
          <w:tcPr>
            <w:tcW w:w="543" w:type="pct"/>
            <w:vMerge/>
            <w:shd w:val="clear" w:color="auto" w:fill="auto"/>
          </w:tcPr>
          <w:p w14:paraId="79A4F5CC" w14:textId="77777777" w:rsidR="00165A0C" w:rsidRPr="00165A0C" w:rsidRDefault="00165A0C" w:rsidP="00165A0C">
            <w:pPr>
              <w:spacing w:before="120" w:after="120"/>
              <w:rPr>
                <w:rFonts w:cs="Arial"/>
              </w:rPr>
            </w:pPr>
          </w:p>
        </w:tc>
        <w:tc>
          <w:tcPr>
            <w:tcW w:w="649" w:type="pct"/>
            <w:gridSpan w:val="2"/>
            <w:vMerge/>
            <w:shd w:val="clear" w:color="auto" w:fill="auto"/>
          </w:tcPr>
          <w:p w14:paraId="4876818E" w14:textId="77777777" w:rsidR="00165A0C" w:rsidRPr="00165A0C" w:rsidRDefault="00165A0C" w:rsidP="00165A0C">
            <w:pPr>
              <w:spacing w:before="120" w:after="120"/>
              <w:rPr>
                <w:rFonts w:cs="Arial"/>
              </w:rPr>
            </w:pPr>
          </w:p>
        </w:tc>
        <w:tc>
          <w:tcPr>
            <w:tcW w:w="495" w:type="pct"/>
            <w:shd w:val="clear" w:color="auto" w:fill="auto"/>
          </w:tcPr>
          <w:p w14:paraId="0554F48A" w14:textId="77777777" w:rsidR="00165A0C" w:rsidRPr="00165A0C" w:rsidRDefault="00165A0C" w:rsidP="00165A0C">
            <w:pPr>
              <w:spacing w:before="120" w:after="120"/>
              <w:rPr>
                <w:rFonts w:cs="Arial"/>
                <w:b/>
              </w:rPr>
            </w:pPr>
            <w:r w:rsidRPr="00165A0C">
              <w:rPr>
                <w:rFonts w:cs="Arial"/>
                <w:b/>
              </w:rPr>
              <w:t>Class</w:t>
            </w:r>
          </w:p>
        </w:tc>
        <w:tc>
          <w:tcPr>
            <w:tcW w:w="501" w:type="pct"/>
            <w:gridSpan w:val="2"/>
            <w:shd w:val="clear" w:color="auto" w:fill="auto"/>
          </w:tcPr>
          <w:p w14:paraId="2735FE58" w14:textId="77777777" w:rsidR="00165A0C" w:rsidRPr="00165A0C" w:rsidRDefault="00165A0C" w:rsidP="00165A0C">
            <w:pPr>
              <w:spacing w:before="120" w:after="120"/>
              <w:rPr>
                <w:rFonts w:cs="Arial"/>
                <w:b/>
              </w:rPr>
            </w:pPr>
            <w:r w:rsidRPr="00165A0C">
              <w:rPr>
                <w:rFonts w:cs="Arial"/>
                <w:b/>
              </w:rPr>
              <w:t>Role</w:t>
            </w:r>
          </w:p>
        </w:tc>
        <w:tc>
          <w:tcPr>
            <w:tcW w:w="304" w:type="pct"/>
            <w:shd w:val="clear" w:color="auto" w:fill="auto"/>
          </w:tcPr>
          <w:p w14:paraId="5D6B2FE3" w14:textId="77777777" w:rsidR="00165A0C" w:rsidRPr="00165A0C" w:rsidRDefault="00165A0C" w:rsidP="00165A0C">
            <w:pPr>
              <w:spacing w:before="120" w:after="120"/>
              <w:rPr>
                <w:rFonts w:cs="Arial"/>
                <w:b/>
              </w:rPr>
            </w:pPr>
            <w:proofErr w:type="spellStart"/>
            <w:r w:rsidRPr="00165A0C">
              <w:rPr>
                <w:rFonts w:cs="Arial"/>
                <w:b/>
              </w:rPr>
              <w:t>Mult</w:t>
            </w:r>
            <w:proofErr w:type="spellEnd"/>
          </w:p>
        </w:tc>
        <w:tc>
          <w:tcPr>
            <w:tcW w:w="1012" w:type="pct"/>
            <w:gridSpan w:val="3"/>
            <w:shd w:val="clear" w:color="auto" w:fill="auto"/>
          </w:tcPr>
          <w:p w14:paraId="741900F6" w14:textId="77777777" w:rsidR="00165A0C" w:rsidRPr="00165A0C" w:rsidRDefault="00165A0C" w:rsidP="00165A0C">
            <w:pPr>
              <w:spacing w:before="120" w:after="120"/>
              <w:rPr>
                <w:rFonts w:cs="Arial"/>
                <w:b/>
              </w:rPr>
            </w:pPr>
            <w:r w:rsidRPr="00165A0C">
              <w:rPr>
                <w:rFonts w:cs="Arial"/>
                <w:b/>
              </w:rPr>
              <w:t>Class</w:t>
            </w:r>
          </w:p>
        </w:tc>
        <w:tc>
          <w:tcPr>
            <w:tcW w:w="1193" w:type="pct"/>
            <w:gridSpan w:val="3"/>
            <w:shd w:val="clear" w:color="auto" w:fill="auto"/>
          </w:tcPr>
          <w:p w14:paraId="7E46D3FA" w14:textId="77777777" w:rsidR="00165A0C" w:rsidRPr="00165A0C" w:rsidRDefault="00165A0C" w:rsidP="00165A0C">
            <w:pPr>
              <w:spacing w:before="120" w:after="120"/>
              <w:rPr>
                <w:rFonts w:cs="Arial"/>
                <w:b/>
              </w:rPr>
            </w:pPr>
            <w:r w:rsidRPr="00165A0C">
              <w:rPr>
                <w:rFonts w:cs="Arial"/>
                <w:b/>
              </w:rPr>
              <w:t>Role</w:t>
            </w:r>
          </w:p>
        </w:tc>
        <w:tc>
          <w:tcPr>
            <w:tcW w:w="303" w:type="pct"/>
            <w:shd w:val="clear" w:color="auto" w:fill="auto"/>
          </w:tcPr>
          <w:p w14:paraId="7E3F0C56" w14:textId="77777777" w:rsidR="00165A0C" w:rsidRPr="00165A0C" w:rsidRDefault="00165A0C" w:rsidP="00165A0C">
            <w:pPr>
              <w:spacing w:before="120" w:after="120"/>
              <w:rPr>
                <w:rFonts w:cs="Arial"/>
                <w:b/>
              </w:rPr>
            </w:pPr>
            <w:proofErr w:type="spellStart"/>
            <w:r w:rsidRPr="00165A0C">
              <w:rPr>
                <w:rFonts w:cs="Arial"/>
                <w:b/>
              </w:rPr>
              <w:t>Mult</w:t>
            </w:r>
            <w:proofErr w:type="spellEnd"/>
          </w:p>
        </w:tc>
      </w:tr>
      <w:tr w:rsidR="00E7136E" w:rsidRPr="00165A0C" w14:paraId="4630BE56" w14:textId="77777777" w:rsidTr="00407C2B">
        <w:tc>
          <w:tcPr>
            <w:tcW w:w="543" w:type="pct"/>
            <w:shd w:val="clear" w:color="auto" w:fill="auto"/>
          </w:tcPr>
          <w:p w14:paraId="6A20CF55" w14:textId="77777777" w:rsidR="00165A0C" w:rsidRPr="00165A0C" w:rsidRDefault="00165A0C" w:rsidP="00165A0C">
            <w:pPr>
              <w:spacing w:before="120" w:after="120"/>
              <w:rPr>
                <w:rFonts w:cs="Arial"/>
                <w:sz w:val="18"/>
              </w:rPr>
            </w:pPr>
            <w:r w:rsidRPr="00165A0C">
              <w:rPr>
                <w:rFonts w:cs="Arial"/>
                <w:sz w:val="18"/>
              </w:rPr>
              <w:t>association</w:t>
            </w:r>
          </w:p>
        </w:tc>
        <w:tc>
          <w:tcPr>
            <w:tcW w:w="649" w:type="pct"/>
            <w:gridSpan w:val="2"/>
            <w:shd w:val="clear" w:color="auto" w:fill="auto"/>
          </w:tcPr>
          <w:p w14:paraId="07BEDBA1" w14:textId="77777777" w:rsidR="00165A0C" w:rsidRPr="00165A0C" w:rsidRDefault="00165A0C" w:rsidP="00165A0C">
            <w:pPr>
              <w:spacing w:before="120" w:after="120"/>
              <w:rPr>
                <w:rFonts w:cs="Arial"/>
                <w:sz w:val="18"/>
              </w:rPr>
            </w:pPr>
            <w:r w:rsidRPr="00165A0C">
              <w:rPr>
                <w:rFonts w:cs="Arial"/>
                <w:sz w:val="18"/>
              </w:rPr>
              <w:t>Service Availability</w:t>
            </w:r>
          </w:p>
        </w:tc>
        <w:tc>
          <w:tcPr>
            <w:tcW w:w="495" w:type="pct"/>
            <w:shd w:val="clear" w:color="auto" w:fill="auto"/>
          </w:tcPr>
          <w:p w14:paraId="3FFC6A9B" w14:textId="77777777" w:rsidR="00165A0C" w:rsidRPr="00165A0C" w:rsidRDefault="00165A0C" w:rsidP="00165A0C">
            <w:pPr>
              <w:spacing w:before="120" w:after="120"/>
              <w:rPr>
                <w:rFonts w:cs="Arial"/>
                <w:b/>
                <w:sz w:val="18"/>
              </w:rPr>
            </w:pPr>
          </w:p>
        </w:tc>
        <w:tc>
          <w:tcPr>
            <w:tcW w:w="501" w:type="pct"/>
            <w:gridSpan w:val="2"/>
            <w:shd w:val="clear" w:color="auto" w:fill="auto"/>
          </w:tcPr>
          <w:p w14:paraId="5192A236" w14:textId="77777777" w:rsidR="00165A0C" w:rsidRPr="00165A0C" w:rsidRDefault="00165A0C" w:rsidP="00165A0C">
            <w:pPr>
              <w:spacing w:before="120" w:after="120"/>
              <w:rPr>
                <w:rFonts w:cs="Arial"/>
                <w:sz w:val="18"/>
              </w:rPr>
            </w:pPr>
          </w:p>
        </w:tc>
        <w:tc>
          <w:tcPr>
            <w:tcW w:w="304" w:type="pct"/>
            <w:shd w:val="clear" w:color="auto" w:fill="auto"/>
          </w:tcPr>
          <w:p w14:paraId="0165CCA9" w14:textId="77777777" w:rsidR="00165A0C" w:rsidRPr="00165A0C" w:rsidRDefault="00165A0C" w:rsidP="00165A0C">
            <w:pPr>
              <w:spacing w:before="120" w:after="120"/>
              <w:rPr>
                <w:rFonts w:cs="Arial"/>
                <w:sz w:val="18"/>
              </w:rPr>
            </w:pPr>
          </w:p>
        </w:tc>
        <w:tc>
          <w:tcPr>
            <w:tcW w:w="1012" w:type="pct"/>
            <w:gridSpan w:val="3"/>
            <w:shd w:val="clear" w:color="auto" w:fill="auto"/>
          </w:tcPr>
          <w:p w14:paraId="3969171B" w14:textId="77777777" w:rsidR="00165A0C" w:rsidRPr="00165A0C" w:rsidRDefault="00165A0C" w:rsidP="00165A0C">
            <w:pPr>
              <w:spacing w:before="120" w:after="120"/>
              <w:rPr>
                <w:rFonts w:cs="Arial"/>
                <w:b/>
                <w:sz w:val="18"/>
              </w:rPr>
            </w:pPr>
            <w:proofErr w:type="spellStart"/>
            <w:r w:rsidRPr="00165A0C">
              <w:rPr>
                <w:rFonts w:cs="Arial"/>
                <w:b/>
                <w:sz w:val="18"/>
              </w:rPr>
              <w:t>AvailablePortServices</w:t>
            </w:r>
            <w:proofErr w:type="spellEnd"/>
          </w:p>
        </w:tc>
        <w:tc>
          <w:tcPr>
            <w:tcW w:w="1193" w:type="pct"/>
            <w:gridSpan w:val="3"/>
            <w:shd w:val="clear" w:color="auto" w:fill="auto"/>
          </w:tcPr>
          <w:p w14:paraId="0FA84AFE" w14:textId="77777777" w:rsidR="00165A0C" w:rsidRPr="00165A0C" w:rsidRDefault="00165A0C" w:rsidP="00165A0C">
            <w:pPr>
              <w:spacing w:before="120" w:after="120"/>
              <w:rPr>
                <w:rFonts w:cs="Arial"/>
                <w:sz w:val="18"/>
              </w:rPr>
            </w:pPr>
            <w:proofErr w:type="spellStart"/>
            <w:r w:rsidRPr="00165A0C">
              <w:rPr>
                <w:rFonts w:cs="Arial"/>
                <w:sz w:val="18"/>
              </w:rPr>
              <w:t>serviceDescriptionReference</w:t>
            </w:r>
            <w:proofErr w:type="spellEnd"/>
          </w:p>
        </w:tc>
        <w:tc>
          <w:tcPr>
            <w:tcW w:w="303" w:type="pct"/>
            <w:shd w:val="clear" w:color="auto" w:fill="auto"/>
          </w:tcPr>
          <w:p w14:paraId="4651AB98" w14:textId="77777777" w:rsidR="00165A0C" w:rsidRPr="00165A0C" w:rsidRDefault="00165A0C" w:rsidP="00165A0C">
            <w:pPr>
              <w:spacing w:before="120" w:after="120"/>
              <w:rPr>
                <w:rFonts w:cs="Arial"/>
              </w:rPr>
            </w:pPr>
            <w:r w:rsidRPr="00165A0C">
              <w:rPr>
                <w:rFonts w:cs="Arial"/>
              </w:rPr>
              <w:t>0, 1</w:t>
            </w:r>
          </w:p>
        </w:tc>
      </w:tr>
      <w:tr w:rsidR="00E7136E" w:rsidRPr="00165A0C" w14:paraId="2CA778D9" w14:textId="77777777" w:rsidTr="00407C2B">
        <w:tc>
          <w:tcPr>
            <w:tcW w:w="543" w:type="pct"/>
            <w:shd w:val="clear" w:color="auto" w:fill="auto"/>
          </w:tcPr>
          <w:p w14:paraId="5702B418" w14:textId="77777777" w:rsidR="00165A0C" w:rsidRPr="00165A0C" w:rsidRDefault="00165A0C" w:rsidP="00165A0C">
            <w:pPr>
              <w:spacing w:before="120" w:after="120"/>
              <w:rPr>
                <w:rFonts w:cs="Arial"/>
                <w:sz w:val="18"/>
              </w:rPr>
            </w:pPr>
            <w:r w:rsidRPr="00165A0C">
              <w:rPr>
                <w:rFonts w:cs="Arial"/>
                <w:sz w:val="18"/>
              </w:rPr>
              <w:t>association</w:t>
            </w:r>
          </w:p>
        </w:tc>
        <w:tc>
          <w:tcPr>
            <w:tcW w:w="649" w:type="pct"/>
            <w:gridSpan w:val="2"/>
            <w:shd w:val="clear" w:color="auto" w:fill="auto"/>
          </w:tcPr>
          <w:p w14:paraId="1DC3E82B" w14:textId="77777777" w:rsidR="00165A0C" w:rsidRPr="00165A0C" w:rsidRDefault="00165A0C" w:rsidP="00165A0C">
            <w:pPr>
              <w:spacing w:before="120" w:after="120"/>
              <w:rPr>
                <w:rFonts w:cs="Arial"/>
                <w:sz w:val="18"/>
              </w:rPr>
            </w:pPr>
            <w:r w:rsidRPr="00165A0C">
              <w:rPr>
                <w:rFonts w:cs="Arial"/>
                <w:sz w:val="18"/>
              </w:rPr>
              <w:t>Location Hours</w:t>
            </w:r>
          </w:p>
        </w:tc>
        <w:tc>
          <w:tcPr>
            <w:tcW w:w="495" w:type="pct"/>
            <w:shd w:val="clear" w:color="auto" w:fill="auto"/>
          </w:tcPr>
          <w:p w14:paraId="7FAE7F3A" w14:textId="77777777" w:rsidR="00165A0C" w:rsidRPr="00165A0C" w:rsidRDefault="00165A0C" w:rsidP="00165A0C">
            <w:pPr>
              <w:spacing w:before="120" w:after="120"/>
              <w:rPr>
                <w:rFonts w:cs="Arial"/>
                <w:b/>
                <w:sz w:val="18"/>
              </w:rPr>
            </w:pPr>
          </w:p>
        </w:tc>
        <w:tc>
          <w:tcPr>
            <w:tcW w:w="501" w:type="pct"/>
            <w:gridSpan w:val="2"/>
            <w:shd w:val="clear" w:color="auto" w:fill="auto"/>
          </w:tcPr>
          <w:p w14:paraId="6453CA75" w14:textId="77777777" w:rsidR="00165A0C" w:rsidRPr="00165A0C" w:rsidRDefault="00165A0C" w:rsidP="00165A0C">
            <w:pPr>
              <w:spacing w:before="120" w:after="120"/>
              <w:rPr>
                <w:rFonts w:cs="Arial"/>
                <w:sz w:val="18"/>
              </w:rPr>
            </w:pPr>
          </w:p>
        </w:tc>
        <w:tc>
          <w:tcPr>
            <w:tcW w:w="304" w:type="pct"/>
            <w:shd w:val="clear" w:color="auto" w:fill="auto"/>
          </w:tcPr>
          <w:p w14:paraId="7D8AC40A" w14:textId="77777777" w:rsidR="00165A0C" w:rsidRPr="00165A0C" w:rsidRDefault="00165A0C" w:rsidP="00165A0C">
            <w:pPr>
              <w:spacing w:before="120" w:after="120"/>
              <w:rPr>
                <w:rFonts w:cs="Arial"/>
                <w:sz w:val="18"/>
              </w:rPr>
            </w:pPr>
          </w:p>
        </w:tc>
        <w:tc>
          <w:tcPr>
            <w:tcW w:w="1012" w:type="pct"/>
            <w:gridSpan w:val="3"/>
            <w:shd w:val="clear" w:color="auto" w:fill="auto"/>
          </w:tcPr>
          <w:p w14:paraId="4F8FB628" w14:textId="77777777" w:rsidR="00165A0C" w:rsidRPr="00165A0C" w:rsidRDefault="00165A0C" w:rsidP="00165A0C">
            <w:pPr>
              <w:spacing w:before="120" w:after="120"/>
              <w:rPr>
                <w:rFonts w:cs="Arial"/>
                <w:b/>
                <w:sz w:val="18"/>
              </w:rPr>
            </w:pPr>
            <w:proofErr w:type="spellStart"/>
            <w:r w:rsidRPr="00165A0C">
              <w:rPr>
                <w:rFonts w:cs="Arial"/>
                <w:b/>
                <w:sz w:val="18"/>
              </w:rPr>
              <w:t>ServiceHours</w:t>
            </w:r>
            <w:proofErr w:type="spellEnd"/>
          </w:p>
        </w:tc>
        <w:tc>
          <w:tcPr>
            <w:tcW w:w="1193" w:type="pct"/>
            <w:gridSpan w:val="3"/>
            <w:shd w:val="clear" w:color="auto" w:fill="auto"/>
          </w:tcPr>
          <w:p w14:paraId="574C068E" w14:textId="77777777" w:rsidR="00165A0C" w:rsidRPr="00165A0C" w:rsidRDefault="00165A0C" w:rsidP="00165A0C">
            <w:pPr>
              <w:spacing w:before="120" w:after="120"/>
              <w:rPr>
                <w:rFonts w:cs="Arial"/>
                <w:sz w:val="18"/>
              </w:rPr>
            </w:pPr>
            <w:proofErr w:type="spellStart"/>
            <w:r w:rsidRPr="00165A0C">
              <w:rPr>
                <w:rFonts w:cs="Arial"/>
                <w:sz w:val="18"/>
              </w:rPr>
              <w:t>location_srvHrs</w:t>
            </w:r>
            <w:proofErr w:type="spellEnd"/>
          </w:p>
        </w:tc>
        <w:tc>
          <w:tcPr>
            <w:tcW w:w="303" w:type="pct"/>
            <w:shd w:val="clear" w:color="auto" w:fill="auto"/>
          </w:tcPr>
          <w:p w14:paraId="1AA45040" w14:textId="77777777" w:rsidR="00165A0C" w:rsidRPr="00165A0C" w:rsidRDefault="00165A0C" w:rsidP="00165A0C">
            <w:pPr>
              <w:spacing w:before="120" w:after="120"/>
              <w:rPr>
                <w:rFonts w:cs="Arial"/>
              </w:rPr>
            </w:pPr>
            <w:r w:rsidRPr="00165A0C">
              <w:rPr>
                <w:rFonts w:cs="Arial"/>
              </w:rPr>
              <w:t>0, 1</w:t>
            </w:r>
          </w:p>
        </w:tc>
      </w:tr>
      <w:tr w:rsidR="00E7136E" w:rsidRPr="00165A0C" w14:paraId="2685453D" w14:textId="77777777" w:rsidTr="00407C2B">
        <w:trPr>
          <w:ins w:id="1310" w:author="Raphael Malyankar" w:date="2022-11-22T23:45:00Z"/>
        </w:trPr>
        <w:tc>
          <w:tcPr>
            <w:tcW w:w="543" w:type="pct"/>
            <w:shd w:val="clear" w:color="auto" w:fill="auto"/>
          </w:tcPr>
          <w:p w14:paraId="7AF0CEAF" w14:textId="69A1071E" w:rsidR="00E7136E" w:rsidRPr="00165A0C" w:rsidRDefault="00E7136E" w:rsidP="00165A0C">
            <w:pPr>
              <w:spacing w:before="120" w:after="120"/>
              <w:rPr>
                <w:ins w:id="1311" w:author="Raphael Malyankar" w:date="2022-11-22T23:45:00Z"/>
                <w:rFonts w:cs="Arial"/>
                <w:sz w:val="18"/>
              </w:rPr>
            </w:pPr>
            <w:ins w:id="1312" w:author="Raphael Malyankar" w:date="2022-11-22T23:45:00Z">
              <w:r>
                <w:rPr>
                  <w:rFonts w:cs="Arial"/>
                  <w:sz w:val="18"/>
                </w:rPr>
                <w:t>aggregation</w:t>
              </w:r>
            </w:ins>
          </w:p>
        </w:tc>
        <w:tc>
          <w:tcPr>
            <w:tcW w:w="649" w:type="pct"/>
            <w:gridSpan w:val="2"/>
            <w:shd w:val="clear" w:color="auto" w:fill="auto"/>
          </w:tcPr>
          <w:p w14:paraId="0335FE53" w14:textId="4352E51F" w:rsidR="00E7136E" w:rsidRPr="00165A0C" w:rsidRDefault="00E7136E" w:rsidP="00165A0C">
            <w:pPr>
              <w:spacing w:before="120" w:after="120"/>
              <w:rPr>
                <w:ins w:id="1313" w:author="Raphael Malyankar" w:date="2022-11-22T23:45:00Z"/>
                <w:rFonts w:cs="Arial"/>
                <w:sz w:val="18"/>
              </w:rPr>
            </w:pPr>
            <w:ins w:id="1314" w:author="Raphael Malyankar" w:date="2022-11-22T23:45:00Z">
              <w:r>
                <w:rPr>
                  <w:rFonts w:cs="Arial"/>
                  <w:sz w:val="18"/>
                </w:rPr>
                <w:t>Layout Division</w:t>
              </w:r>
            </w:ins>
          </w:p>
        </w:tc>
        <w:tc>
          <w:tcPr>
            <w:tcW w:w="495" w:type="pct"/>
            <w:shd w:val="clear" w:color="auto" w:fill="auto"/>
          </w:tcPr>
          <w:p w14:paraId="496A553F" w14:textId="66E7C00F" w:rsidR="00E7136E" w:rsidRPr="00165A0C" w:rsidRDefault="00E7136E" w:rsidP="00165A0C">
            <w:pPr>
              <w:spacing w:before="120" w:after="120"/>
              <w:rPr>
                <w:ins w:id="1315" w:author="Raphael Malyankar" w:date="2022-11-22T23:45:00Z"/>
                <w:rFonts w:cs="Arial"/>
                <w:b/>
                <w:sz w:val="18"/>
              </w:rPr>
            </w:pPr>
            <w:proofErr w:type="spellStart"/>
            <w:ins w:id="1316" w:author="Raphael Malyankar" w:date="2022-11-22T23:45:00Z">
              <w:r>
                <w:rPr>
                  <w:rFonts w:cs="Arial"/>
                  <w:b/>
                  <w:sz w:val="18"/>
                </w:rPr>
                <w:t>DockArea</w:t>
              </w:r>
              <w:proofErr w:type="spellEnd"/>
            </w:ins>
          </w:p>
        </w:tc>
        <w:tc>
          <w:tcPr>
            <w:tcW w:w="501" w:type="pct"/>
            <w:gridSpan w:val="2"/>
            <w:shd w:val="clear" w:color="auto" w:fill="auto"/>
          </w:tcPr>
          <w:p w14:paraId="0F553A58" w14:textId="4C7ED7CA" w:rsidR="00E7136E" w:rsidRPr="00165A0C" w:rsidRDefault="00E7136E" w:rsidP="00165A0C">
            <w:pPr>
              <w:spacing w:before="120" w:after="120"/>
              <w:rPr>
                <w:ins w:id="1317" w:author="Raphael Malyankar" w:date="2022-11-22T23:45:00Z"/>
                <w:rFonts w:cs="Arial"/>
                <w:sz w:val="18"/>
              </w:rPr>
            </w:pPr>
            <w:proofErr w:type="spellStart"/>
            <w:ins w:id="1318" w:author="Raphael Malyankar" w:date="2022-11-22T23:45:00Z">
              <w:r>
                <w:rPr>
                  <w:rFonts w:cs="Arial"/>
                  <w:sz w:val="18"/>
                </w:rPr>
                <w:t>layoutUnit</w:t>
              </w:r>
              <w:proofErr w:type="spellEnd"/>
            </w:ins>
          </w:p>
        </w:tc>
        <w:tc>
          <w:tcPr>
            <w:tcW w:w="304" w:type="pct"/>
            <w:shd w:val="clear" w:color="auto" w:fill="auto"/>
          </w:tcPr>
          <w:p w14:paraId="53ABEE07" w14:textId="526A77AB" w:rsidR="00E7136E" w:rsidRPr="00165A0C" w:rsidRDefault="00E7136E" w:rsidP="00165A0C">
            <w:pPr>
              <w:spacing w:before="120" w:after="120"/>
              <w:rPr>
                <w:ins w:id="1319" w:author="Raphael Malyankar" w:date="2022-11-22T23:45:00Z"/>
                <w:rFonts w:cs="Arial"/>
                <w:sz w:val="18"/>
              </w:rPr>
            </w:pPr>
            <w:ins w:id="1320" w:author="Raphael Malyankar" w:date="2022-11-22T23:45:00Z">
              <w:r>
                <w:rPr>
                  <w:rFonts w:cs="Arial"/>
                  <w:sz w:val="18"/>
                </w:rPr>
                <w:t>0,*</w:t>
              </w:r>
            </w:ins>
          </w:p>
        </w:tc>
        <w:tc>
          <w:tcPr>
            <w:tcW w:w="1012" w:type="pct"/>
            <w:gridSpan w:val="3"/>
            <w:shd w:val="clear" w:color="auto" w:fill="auto"/>
          </w:tcPr>
          <w:p w14:paraId="05D754E5" w14:textId="44BADD02" w:rsidR="00E7136E" w:rsidRPr="00165A0C" w:rsidRDefault="00E7136E" w:rsidP="00165A0C">
            <w:pPr>
              <w:spacing w:before="120" w:after="120"/>
              <w:rPr>
                <w:ins w:id="1321" w:author="Raphael Malyankar" w:date="2022-11-22T23:45:00Z"/>
                <w:rFonts w:cs="Arial"/>
                <w:b/>
                <w:sz w:val="18"/>
              </w:rPr>
            </w:pPr>
            <w:proofErr w:type="spellStart"/>
            <w:ins w:id="1322" w:author="Raphael Malyankar" w:date="2022-11-22T23:45:00Z">
              <w:r>
                <w:rPr>
                  <w:rFonts w:cs="Arial"/>
                  <w:b/>
                  <w:sz w:val="18"/>
                </w:rPr>
                <w:t>HarbourAreaSection</w:t>
              </w:r>
              <w:proofErr w:type="spellEnd"/>
            </w:ins>
          </w:p>
        </w:tc>
        <w:tc>
          <w:tcPr>
            <w:tcW w:w="1193" w:type="pct"/>
            <w:gridSpan w:val="3"/>
            <w:shd w:val="clear" w:color="auto" w:fill="auto"/>
          </w:tcPr>
          <w:p w14:paraId="30E07A35" w14:textId="5B96207A" w:rsidR="00E7136E" w:rsidRPr="00165A0C" w:rsidRDefault="00E7136E" w:rsidP="00165A0C">
            <w:pPr>
              <w:spacing w:before="120" w:after="120"/>
              <w:rPr>
                <w:ins w:id="1323" w:author="Raphael Malyankar" w:date="2022-11-22T23:45:00Z"/>
                <w:rFonts w:cs="Arial"/>
                <w:sz w:val="18"/>
              </w:rPr>
            </w:pPr>
            <w:proofErr w:type="spellStart"/>
            <w:ins w:id="1324" w:author="Raphael Malyankar" w:date="2022-11-22T23:45:00Z">
              <w:r>
                <w:rPr>
                  <w:rFonts w:cs="Arial"/>
                  <w:sz w:val="18"/>
                </w:rPr>
                <w:t>componentOf</w:t>
              </w:r>
              <w:proofErr w:type="spellEnd"/>
            </w:ins>
          </w:p>
        </w:tc>
        <w:tc>
          <w:tcPr>
            <w:tcW w:w="303" w:type="pct"/>
            <w:shd w:val="clear" w:color="auto" w:fill="auto"/>
          </w:tcPr>
          <w:p w14:paraId="2EBD12C1" w14:textId="4E19132A" w:rsidR="00E7136E" w:rsidRPr="00165A0C" w:rsidRDefault="00E7136E" w:rsidP="00165A0C">
            <w:pPr>
              <w:spacing w:before="120" w:after="120"/>
              <w:rPr>
                <w:ins w:id="1325" w:author="Raphael Malyankar" w:date="2022-11-22T23:45:00Z"/>
                <w:rFonts w:cs="Arial"/>
              </w:rPr>
            </w:pPr>
            <w:ins w:id="1326" w:author="Raphael Malyankar" w:date="2022-11-22T23:45:00Z">
              <w:r>
                <w:rPr>
                  <w:rFonts w:cs="Arial"/>
                </w:rPr>
                <w:t>1,1</w:t>
              </w:r>
            </w:ins>
          </w:p>
        </w:tc>
      </w:tr>
    </w:tbl>
    <w:p w14:paraId="2FD3EF41" w14:textId="77777777" w:rsidR="00165A0C" w:rsidRPr="00165A0C" w:rsidRDefault="00165A0C" w:rsidP="00165A0C">
      <w:pPr>
        <w:spacing w:before="240"/>
        <w:rPr>
          <w:b/>
        </w:rPr>
      </w:pPr>
    </w:p>
    <w:p w14:paraId="708E62F5" w14:textId="77777777" w:rsidR="00165A0C" w:rsidRPr="00165A0C" w:rsidRDefault="00165A0C" w:rsidP="00165A0C">
      <w:pPr>
        <w:rPr>
          <w:b/>
        </w:rPr>
      </w:pPr>
      <w:r w:rsidRPr="00165A0C">
        <w:rPr>
          <w:b/>
        </w:rPr>
        <w:br w:type="page"/>
      </w:r>
    </w:p>
    <w:p w14:paraId="217742BF" w14:textId="77777777" w:rsidR="00165A0C" w:rsidRPr="00165A0C" w:rsidRDefault="00165A0C" w:rsidP="00716062">
      <w:pPr>
        <w:pStyle w:val="Heading2"/>
      </w:pPr>
      <w:bookmarkStart w:id="1327" w:name="_Ref113290528"/>
      <w:bookmarkStart w:id="1328" w:name="_Toc120214417"/>
      <w:r w:rsidRPr="00165A0C">
        <w:lastRenderedPageBreak/>
        <w:t>Dumping Ground</w:t>
      </w:r>
      <w:bookmarkEnd w:id="1327"/>
      <w:bookmarkEnd w:id="13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4"/>
        <w:gridCol w:w="1094"/>
        <w:gridCol w:w="214"/>
        <w:gridCol w:w="708"/>
        <w:gridCol w:w="883"/>
        <w:gridCol w:w="656"/>
        <w:gridCol w:w="335"/>
        <w:gridCol w:w="327"/>
        <w:gridCol w:w="292"/>
        <w:gridCol w:w="1187"/>
        <w:gridCol w:w="176"/>
        <w:gridCol w:w="564"/>
        <w:gridCol w:w="846"/>
        <w:gridCol w:w="610"/>
      </w:tblGrid>
      <w:tr w:rsidR="00165A0C" w:rsidRPr="00165A0C" w14:paraId="2FF25B55" w14:textId="77777777" w:rsidTr="00B131AF">
        <w:tc>
          <w:tcPr>
            <w:tcW w:w="5000" w:type="pct"/>
            <w:gridSpan w:val="14"/>
            <w:shd w:val="clear" w:color="auto" w:fill="auto"/>
          </w:tcPr>
          <w:p w14:paraId="77486908" w14:textId="77777777" w:rsidR="00165A0C" w:rsidRPr="00165A0C" w:rsidRDefault="00165A0C" w:rsidP="00165A0C">
            <w:pPr>
              <w:spacing w:before="120" w:after="120"/>
              <w:rPr>
                <w:rFonts w:cs="Arial"/>
              </w:rPr>
            </w:pPr>
            <w:r w:rsidRPr="00165A0C">
              <w:rPr>
                <w:rFonts w:cs="Arial"/>
                <w:u w:val="single"/>
              </w:rPr>
              <w:t>IHO Definition:</w:t>
            </w:r>
            <w:r w:rsidRPr="00165A0C">
              <w:rPr>
                <w:rFonts w:cs="Arial"/>
              </w:rPr>
              <w:t xml:space="preserve"> A sea area where dredged material or other potentially more harmful material, for example explosives, chemical waste, is deliberately deposited.</w:t>
            </w:r>
          </w:p>
        </w:tc>
      </w:tr>
      <w:tr w:rsidR="00165A0C" w:rsidRPr="00165A0C" w14:paraId="34E5EFE6" w14:textId="77777777" w:rsidTr="00B131AF">
        <w:tc>
          <w:tcPr>
            <w:tcW w:w="5000" w:type="pct"/>
            <w:gridSpan w:val="14"/>
            <w:shd w:val="clear" w:color="auto" w:fill="auto"/>
          </w:tcPr>
          <w:p w14:paraId="7FA6966E" w14:textId="77777777" w:rsidR="00165A0C" w:rsidRPr="00165A0C" w:rsidRDefault="00165A0C" w:rsidP="00165A0C">
            <w:pPr>
              <w:spacing w:before="120" w:after="120"/>
              <w:rPr>
                <w:rFonts w:cs="Arial"/>
                <w:b/>
              </w:rPr>
            </w:pPr>
            <w:r w:rsidRPr="00165A0C">
              <w:rPr>
                <w:rFonts w:cs="Arial"/>
                <w:b/>
                <w:u w:val="single"/>
              </w:rPr>
              <w:t>S-10x Geo Feature:</w:t>
            </w:r>
            <w:r w:rsidRPr="00165A0C">
              <w:rPr>
                <w:rFonts w:cs="Arial"/>
                <w:b/>
              </w:rPr>
              <w:t xml:space="preserve"> Dumping Ground (DMPGRD)</w:t>
            </w:r>
          </w:p>
        </w:tc>
      </w:tr>
      <w:tr w:rsidR="00165A0C" w:rsidRPr="00165A0C" w14:paraId="1BC40E93" w14:textId="77777777" w:rsidTr="00B131AF">
        <w:tc>
          <w:tcPr>
            <w:tcW w:w="5000" w:type="pct"/>
            <w:gridSpan w:val="14"/>
            <w:shd w:val="clear" w:color="auto" w:fill="auto"/>
          </w:tcPr>
          <w:p w14:paraId="743120CB" w14:textId="5E977DD2" w:rsidR="00165A0C" w:rsidRPr="00165A0C" w:rsidRDefault="00165A0C" w:rsidP="00165A0C">
            <w:pPr>
              <w:spacing w:before="120" w:after="120"/>
              <w:rPr>
                <w:rFonts w:cs="Arial"/>
                <w:b/>
              </w:rPr>
            </w:pPr>
            <w:r w:rsidRPr="00165A0C">
              <w:rPr>
                <w:rFonts w:cs="Arial"/>
                <w:b/>
                <w:u w:val="single"/>
              </w:rPr>
              <w:t>Super Type:</w:t>
            </w:r>
            <w:r w:rsidRPr="00165A0C">
              <w:rPr>
                <w:rFonts w:cs="Arial"/>
                <w:b/>
              </w:rPr>
              <w:t xml:space="preserve"> Layout</w:t>
            </w:r>
            <w:r w:rsidR="000E0AAE">
              <w:rPr>
                <w:rFonts w:cs="Arial"/>
                <w:b/>
              </w:rPr>
              <w:t xml:space="preserve"> (</w:t>
            </w:r>
            <w:r w:rsidR="000E0AAE">
              <w:rPr>
                <w:rFonts w:cs="Arial"/>
                <w:b/>
              </w:rPr>
              <w:fldChar w:fldCharType="begin"/>
            </w:r>
            <w:r w:rsidR="000E0AAE">
              <w:rPr>
                <w:rFonts w:cs="Arial"/>
                <w:b/>
              </w:rPr>
              <w:instrText xml:space="preserve"> REF _Ref113290633 \r \h </w:instrText>
            </w:r>
            <w:r w:rsidR="000E0AAE">
              <w:rPr>
                <w:rFonts w:cs="Arial"/>
                <w:b/>
              </w:rPr>
            </w:r>
            <w:r w:rsidR="000E0AAE">
              <w:rPr>
                <w:rFonts w:cs="Arial"/>
                <w:b/>
              </w:rPr>
              <w:fldChar w:fldCharType="separate"/>
            </w:r>
            <w:r w:rsidR="00EE3F7C">
              <w:rPr>
                <w:rFonts w:cs="Arial"/>
                <w:b/>
              </w:rPr>
              <w:t>5.6</w:t>
            </w:r>
            <w:r w:rsidR="000E0AAE">
              <w:rPr>
                <w:rFonts w:cs="Arial"/>
                <w:b/>
              </w:rPr>
              <w:fldChar w:fldCharType="end"/>
            </w:r>
            <w:r w:rsidR="000E0AAE">
              <w:rPr>
                <w:rFonts w:cs="Arial"/>
                <w:b/>
              </w:rPr>
              <w:t>)</w:t>
            </w:r>
          </w:p>
        </w:tc>
      </w:tr>
      <w:tr w:rsidR="00165A0C" w:rsidRPr="00165A0C" w14:paraId="1C878F95" w14:textId="77777777" w:rsidTr="00B131AF">
        <w:tc>
          <w:tcPr>
            <w:tcW w:w="5000" w:type="pct"/>
            <w:gridSpan w:val="14"/>
            <w:shd w:val="clear" w:color="auto" w:fill="auto"/>
          </w:tcPr>
          <w:p w14:paraId="4B6FD692" w14:textId="77777777" w:rsidR="00165A0C" w:rsidRPr="00165A0C" w:rsidRDefault="00165A0C" w:rsidP="00165A0C">
            <w:pPr>
              <w:spacing w:before="120" w:after="120"/>
              <w:rPr>
                <w:rFonts w:cs="Arial"/>
                <w:b/>
              </w:rPr>
            </w:pPr>
            <w:r w:rsidRPr="00165A0C">
              <w:rPr>
                <w:rFonts w:cs="Arial"/>
                <w:b/>
                <w:u w:val="single"/>
              </w:rPr>
              <w:t>Primitives:</w:t>
            </w:r>
            <w:r w:rsidRPr="00165A0C">
              <w:rPr>
                <w:rFonts w:cs="Arial"/>
                <w:b/>
              </w:rPr>
              <w:t xml:space="preserve"> surface, point</w:t>
            </w:r>
          </w:p>
        </w:tc>
      </w:tr>
      <w:tr w:rsidR="00165A0C" w:rsidRPr="00165A0C" w14:paraId="50683290" w14:textId="77777777" w:rsidTr="00B131AF">
        <w:tc>
          <w:tcPr>
            <w:tcW w:w="1249" w:type="pct"/>
            <w:gridSpan w:val="2"/>
            <w:shd w:val="clear" w:color="auto" w:fill="auto"/>
          </w:tcPr>
          <w:p w14:paraId="179C1A3A" w14:textId="77777777" w:rsidR="00165A0C" w:rsidRPr="00165A0C" w:rsidRDefault="00165A0C" w:rsidP="00165A0C">
            <w:pPr>
              <w:spacing w:before="120"/>
              <w:rPr>
                <w:rFonts w:cs="Arial"/>
                <w:i/>
                <w:color w:val="0000FF"/>
                <w:sz w:val="18"/>
              </w:rPr>
            </w:pPr>
            <w:r w:rsidRPr="00165A0C">
              <w:rPr>
                <w:rFonts w:cs="Arial"/>
                <w:i/>
                <w:color w:val="0000FF"/>
                <w:sz w:val="18"/>
              </w:rPr>
              <w:t>Real World</w:t>
            </w:r>
          </w:p>
          <w:p w14:paraId="5AA6E767" w14:textId="77777777" w:rsidR="00165A0C" w:rsidRPr="00165A0C" w:rsidRDefault="00165A0C" w:rsidP="00165A0C">
            <w:pPr>
              <w:spacing w:before="120"/>
              <w:rPr>
                <w:rFonts w:cs="Arial"/>
                <w:i/>
                <w:color w:val="0000FF"/>
                <w:sz w:val="18"/>
              </w:rPr>
            </w:pPr>
          </w:p>
        </w:tc>
        <w:tc>
          <w:tcPr>
            <w:tcW w:w="1667" w:type="pct"/>
            <w:gridSpan w:val="6"/>
            <w:shd w:val="clear" w:color="auto" w:fill="auto"/>
          </w:tcPr>
          <w:p w14:paraId="50084D6F" w14:textId="77777777" w:rsidR="00165A0C" w:rsidRPr="00165A0C" w:rsidRDefault="00165A0C" w:rsidP="00165A0C">
            <w:pPr>
              <w:spacing w:before="120"/>
              <w:rPr>
                <w:rFonts w:cs="Arial"/>
                <w:i/>
                <w:color w:val="0000FF"/>
                <w:sz w:val="18"/>
              </w:rPr>
            </w:pPr>
            <w:r w:rsidRPr="00165A0C">
              <w:rPr>
                <w:rFonts w:cs="Arial"/>
                <w:i/>
                <w:color w:val="0000FF"/>
                <w:sz w:val="18"/>
              </w:rPr>
              <w:t>Paper Chart Symbol</w:t>
            </w:r>
          </w:p>
          <w:p w14:paraId="698F6E31" w14:textId="77777777" w:rsidR="00165A0C" w:rsidRPr="00165A0C" w:rsidRDefault="00165A0C" w:rsidP="00165A0C">
            <w:pPr>
              <w:spacing w:before="120"/>
              <w:rPr>
                <w:rFonts w:cs="Arial"/>
                <w:i/>
                <w:color w:val="0000FF"/>
                <w:sz w:val="18"/>
              </w:rPr>
            </w:pPr>
          </w:p>
        </w:tc>
        <w:tc>
          <w:tcPr>
            <w:tcW w:w="2084" w:type="pct"/>
            <w:gridSpan w:val="6"/>
            <w:shd w:val="clear" w:color="auto" w:fill="auto"/>
          </w:tcPr>
          <w:p w14:paraId="3E8349F5" w14:textId="77777777" w:rsidR="00165A0C" w:rsidRPr="00165A0C" w:rsidRDefault="00165A0C" w:rsidP="00165A0C">
            <w:pPr>
              <w:spacing w:before="120"/>
              <w:rPr>
                <w:rFonts w:cs="Arial"/>
                <w:i/>
                <w:color w:val="0000FF"/>
                <w:sz w:val="18"/>
              </w:rPr>
            </w:pPr>
            <w:r w:rsidRPr="00165A0C">
              <w:rPr>
                <w:rFonts w:cs="Arial"/>
                <w:i/>
                <w:color w:val="0000FF"/>
                <w:sz w:val="18"/>
              </w:rPr>
              <w:t>ECDIS Symbol</w:t>
            </w:r>
          </w:p>
          <w:p w14:paraId="4DB91505" w14:textId="77777777" w:rsidR="00165A0C" w:rsidRPr="00165A0C" w:rsidRDefault="00165A0C" w:rsidP="00165A0C">
            <w:pPr>
              <w:spacing w:before="120"/>
              <w:rPr>
                <w:rFonts w:cs="Arial"/>
                <w:i/>
                <w:color w:val="0000FF"/>
                <w:sz w:val="18"/>
              </w:rPr>
            </w:pPr>
          </w:p>
        </w:tc>
      </w:tr>
      <w:tr w:rsidR="00165A0C" w:rsidRPr="00165A0C" w14:paraId="223031F9" w14:textId="77777777" w:rsidTr="00B131AF">
        <w:tc>
          <w:tcPr>
            <w:tcW w:w="1665" w:type="pct"/>
            <w:gridSpan w:val="4"/>
            <w:shd w:val="clear" w:color="auto" w:fill="auto"/>
          </w:tcPr>
          <w:p w14:paraId="48689EAC" w14:textId="77777777" w:rsidR="00165A0C" w:rsidRPr="00165A0C" w:rsidRDefault="00165A0C" w:rsidP="00165A0C">
            <w:pPr>
              <w:spacing w:before="120" w:after="120"/>
              <w:rPr>
                <w:rFonts w:cs="Arial"/>
                <w:b/>
              </w:rPr>
            </w:pPr>
            <w:r w:rsidRPr="00165A0C">
              <w:rPr>
                <w:rFonts w:cs="Arial"/>
                <w:b/>
              </w:rPr>
              <w:t>S-10x Attribute</w:t>
            </w:r>
          </w:p>
        </w:tc>
        <w:tc>
          <w:tcPr>
            <w:tcW w:w="834" w:type="pct"/>
            <w:gridSpan w:val="2"/>
            <w:shd w:val="clear" w:color="auto" w:fill="auto"/>
          </w:tcPr>
          <w:p w14:paraId="709BF696" w14:textId="77777777" w:rsidR="00165A0C" w:rsidRPr="00165A0C" w:rsidRDefault="00165A0C" w:rsidP="00165A0C">
            <w:pPr>
              <w:spacing w:before="120" w:after="120"/>
              <w:rPr>
                <w:rFonts w:cs="Arial"/>
                <w:b/>
              </w:rPr>
            </w:pPr>
            <w:r w:rsidRPr="00165A0C">
              <w:rPr>
                <w:rFonts w:cs="Arial"/>
                <w:b/>
              </w:rPr>
              <w:t>S-57  Acronym</w:t>
            </w:r>
          </w:p>
        </w:tc>
        <w:tc>
          <w:tcPr>
            <w:tcW w:w="1250" w:type="pct"/>
            <w:gridSpan w:val="4"/>
            <w:shd w:val="clear" w:color="auto" w:fill="auto"/>
          </w:tcPr>
          <w:p w14:paraId="2A4FCAFC" w14:textId="77777777" w:rsidR="00165A0C" w:rsidRPr="00165A0C" w:rsidRDefault="00165A0C" w:rsidP="00165A0C">
            <w:pPr>
              <w:spacing w:before="120" w:after="120"/>
              <w:rPr>
                <w:rFonts w:cs="Arial"/>
                <w:b/>
              </w:rPr>
            </w:pPr>
            <w:r w:rsidRPr="00165A0C">
              <w:rPr>
                <w:rFonts w:cs="Arial"/>
                <w:b/>
              </w:rPr>
              <w:t>Allowable Encoding Value</w:t>
            </w:r>
          </w:p>
        </w:tc>
        <w:tc>
          <w:tcPr>
            <w:tcW w:w="417" w:type="pct"/>
            <w:gridSpan w:val="2"/>
            <w:shd w:val="clear" w:color="auto" w:fill="auto"/>
          </w:tcPr>
          <w:p w14:paraId="522AEE00" w14:textId="77777777" w:rsidR="00165A0C" w:rsidRPr="00165A0C" w:rsidRDefault="00165A0C" w:rsidP="00165A0C">
            <w:pPr>
              <w:spacing w:before="120" w:after="120"/>
              <w:rPr>
                <w:rFonts w:cs="Arial"/>
                <w:b/>
              </w:rPr>
            </w:pPr>
            <w:r w:rsidRPr="00165A0C">
              <w:rPr>
                <w:rFonts w:cs="Arial"/>
                <w:b/>
              </w:rPr>
              <w:t>Type</w:t>
            </w:r>
          </w:p>
        </w:tc>
        <w:tc>
          <w:tcPr>
            <w:tcW w:w="834" w:type="pct"/>
            <w:gridSpan w:val="2"/>
            <w:shd w:val="clear" w:color="auto" w:fill="auto"/>
          </w:tcPr>
          <w:p w14:paraId="53F968A4" w14:textId="77777777" w:rsidR="00165A0C" w:rsidRPr="00165A0C" w:rsidRDefault="00165A0C" w:rsidP="00165A0C">
            <w:pPr>
              <w:spacing w:before="120" w:after="120"/>
              <w:rPr>
                <w:rFonts w:cs="Arial"/>
                <w:b/>
              </w:rPr>
            </w:pPr>
            <w:r w:rsidRPr="00165A0C">
              <w:rPr>
                <w:rFonts w:cs="Arial"/>
                <w:b/>
              </w:rPr>
              <w:t>Multiplicity</w:t>
            </w:r>
          </w:p>
        </w:tc>
      </w:tr>
      <w:tr w:rsidR="00165A0C" w:rsidRPr="00165A0C" w14:paraId="14CBA898" w14:textId="77777777" w:rsidTr="00B131AF">
        <w:tc>
          <w:tcPr>
            <w:tcW w:w="1665" w:type="pct"/>
            <w:gridSpan w:val="4"/>
            <w:shd w:val="clear" w:color="auto" w:fill="auto"/>
          </w:tcPr>
          <w:p w14:paraId="2DF9E17E" w14:textId="77777777" w:rsidR="00165A0C" w:rsidRPr="00165A0C" w:rsidRDefault="00165A0C" w:rsidP="00165A0C">
            <w:pPr>
              <w:spacing w:before="120" w:after="120"/>
              <w:rPr>
                <w:rFonts w:cs="Arial"/>
                <w:sz w:val="18"/>
              </w:rPr>
            </w:pPr>
            <w:r w:rsidRPr="00165A0C">
              <w:rPr>
                <w:rFonts w:cs="Arial"/>
                <w:sz w:val="18"/>
              </w:rPr>
              <w:t>Depths Description</w:t>
            </w:r>
          </w:p>
        </w:tc>
        <w:tc>
          <w:tcPr>
            <w:tcW w:w="834" w:type="pct"/>
            <w:gridSpan w:val="2"/>
            <w:shd w:val="clear" w:color="auto" w:fill="auto"/>
          </w:tcPr>
          <w:p w14:paraId="664C75EA" w14:textId="77777777" w:rsidR="00165A0C" w:rsidRPr="00165A0C" w:rsidRDefault="00165A0C" w:rsidP="00165A0C">
            <w:pPr>
              <w:spacing w:before="120" w:after="120"/>
              <w:rPr>
                <w:rFonts w:cs="Arial"/>
                <w:sz w:val="18"/>
              </w:rPr>
            </w:pPr>
          </w:p>
        </w:tc>
        <w:tc>
          <w:tcPr>
            <w:tcW w:w="1250" w:type="pct"/>
            <w:gridSpan w:val="4"/>
            <w:shd w:val="clear" w:color="auto" w:fill="auto"/>
          </w:tcPr>
          <w:p w14:paraId="1E54755D" w14:textId="77777777" w:rsidR="00165A0C" w:rsidRPr="00165A0C" w:rsidRDefault="00165A0C" w:rsidP="00165A0C">
            <w:pPr>
              <w:spacing w:before="120" w:after="120"/>
              <w:rPr>
                <w:rFonts w:cs="Arial"/>
                <w:sz w:val="18"/>
              </w:rPr>
            </w:pPr>
          </w:p>
        </w:tc>
        <w:tc>
          <w:tcPr>
            <w:tcW w:w="417" w:type="pct"/>
            <w:gridSpan w:val="2"/>
            <w:shd w:val="clear" w:color="auto" w:fill="auto"/>
          </w:tcPr>
          <w:p w14:paraId="29274515" w14:textId="77777777" w:rsidR="00165A0C" w:rsidRPr="00165A0C" w:rsidRDefault="00165A0C" w:rsidP="00165A0C">
            <w:pPr>
              <w:spacing w:before="120" w:after="120"/>
              <w:rPr>
                <w:rFonts w:cs="Arial"/>
                <w:sz w:val="18"/>
              </w:rPr>
            </w:pPr>
            <w:r w:rsidRPr="00165A0C">
              <w:rPr>
                <w:rFonts w:cs="Arial"/>
                <w:sz w:val="18"/>
              </w:rPr>
              <w:t>C</w:t>
            </w:r>
          </w:p>
        </w:tc>
        <w:tc>
          <w:tcPr>
            <w:tcW w:w="834" w:type="pct"/>
            <w:gridSpan w:val="2"/>
            <w:shd w:val="clear" w:color="auto" w:fill="auto"/>
          </w:tcPr>
          <w:p w14:paraId="6291F75D"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3BF0C01" w14:textId="77777777" w:rsidTr="00B131AF">
        <w:tc>
          <w:tcPr>
            <w:tcW w:w="1665" w:type="pct"/>
            <w:gridSpan w:val="4"/>
            <w:shd w:val="clear" w:color="auto" w:fill="auto"/>
          </w:tcPr>
          <w:p w14:paraId="640F81B8" w14:textId="77777777" w:rsidR="00165A0C" w:rsidRPr="00165A0C" w:rsidRDefault="00165A0C" w:rsidP="00165A0C">
            <w:pPr>
              <w:spacing w:before="120" w:after="120"/>
              <w:rPr>
                <w:rFonts w:cs="Arial"/>
                <w:sz w:val="18"/>
              </w:rPr>
            </w:pPr>
            <w:r w:rsidRPr="00165A0C">
              <w:rPr>
                <w:rFonts w:cs="Arial"/>
                <w:sz w:val="18"/>
              </w:rPr>
              <w:t xml:space="preserve">   Category of Depths Description</w:t>
            </w:r>
          </w:p>
        </w:tc>
        <w:tc>
          <w:tcPr>
            <w:tcW w:w="834" w:type="pct"/>
            <w:gridSpan w:val="2"/>
            <w:shd w:val="clear" w:color="auto" w:fill="auto"/>
          </w:tcPr>
          <w:p w14:paraId="41F05A04" w14:textId="77777777" w:rsidR="00165A0C" w:rsidRPr="00165A0C" w:rsidRDefault="00165A0C" w:rsidP="00165A0C">
            <w:pPr>
              <w:spacing w:before="120" w:after="120"/>
              <w:rPr>
                <w:rFonts w:cs="Arial"/>
                <w:sz w:val="18"/>
              </w:rPr>
            </w:pPr>
          </w:p>
        </w:tc>
        <w:tc>
          <w:tcPr>
            <w:tcW w:w="1250" w:type="pct"/>
            <w:gridSpan w:val="4"/>
            <w:shd w:val="clear" w:color="auto" w:fill="auto"/>
          </w:tcPr>
          <w:p w14:paraId="3CBA340E" w14:textId="77777777" w:rsidR="00165A0C" w:rsidRPr="00165A0C" w:rsidRDefault="00165A0C" w:rsidP="00165A0C">
            <w:pPr>
              <w:spacing w:before="120" w:after="120"/>
              <w:rPr>
                <w:rFonts w:cs="Arial"/>
                <w:sz w:val="18"/>
              </w:rPr>
            </w:pPr>
            <w:r w:rsidRPr="00165A0C">
              <w:rPr>
                <w:rFonts w:cs="Arial"/>
                <w:sz w:val="18"/>
              </w:rPr>
              <w:t>1 : Shoal</w:t>
            </w:r>
          </w:p>
          <w:p w14:paraId="4E6BC671" w14:textId="77777777" w:rsidR="00165A0C" w:rsidRPr="00165A0C" w:rsidRDefault="00165A0C" w:rsidP="00165A0C">
            <w:pPr>
              <w:spacing w:before="120" w:after="120"/>
              <w:rPr>
                <w:rFonts w:cs="Arial"/>
                <w:sz w:val="18"/>
              </w:rPr>
            </w:pPr>
            <w:r w:rsidRPr="00165A0C">
              <w:rPr>
                <w:rFonts w:cs="Arial"/>
                <w:sz w:val="18"/>
              </w:rPr>
              <w:t>2 : General Depth</w:t>
            </w:r>
          </w:p>
          <w:p w14:paraId="17A8B039" w14:textId="77777777" w:rsidR="00165A0C" w:rsidRPr="00165A0C" w:rsidRDefault="00165A0C" w:rsidP="00165A0C">
            <w:pPr>
              <w:spacing w:before="120" w:after="120"/>
              <w:rPr>
                <w:rFonts w:cs="Arial"/>
                <w:sz w:val="18"/>
              </w:rPr>
            </w:pPr>
            <w:r w:rsidRPr="00165A0C">
              <w:rPr>
                <w:rFonts w:cs="Arial"/>
                <w:sz w:val="18"/>
              </w:rPr>
              <w:t>3 : Controlling Depth</w:t>
            </w:r>
          </w:p>
        </w:tc>
        <w:tc>
          <w:tcPr>
            <w:tcW w:w="417" w:type="pct"/>
            <w:gridSpan w:val="2"/>
            <w:shd w:val="clear" w:color="auto" w:fill="auto"/>
          </w:tcPr>
          <w:p w14:paraId="3D7D4603"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09F3A9A0"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3B7BCB90" w14:textId="77777777" w:rsidTr="00B131AF">
        <w:tc>
          <w:tcPr>
            <w:tcW w:w="1665" w:type="pct"/>
            <w:gridSpan w:val="4"/>
            <w:shd w:val="clear" w:color="auto" w:fill="auto"/>
          </w:tcPr>
          <w:p w14:paraId="333C7B00" w14:textId="77777777" w:rsidR="00165A0C" w:rsidRPr="00165A0C" w:rsidRDefault="00165A0C" w:rsidP="00165A0C">
            <w:pPr>
              <w:spacing w:before="120" w:after="120"/>
              <w:rPr>
                <w:rFonts w:cs="Arial"/>
                <w:sz w:val="18"/>
              </w:rPr>
            </w:pPr>
            <w:r w:rsidRPr="00165A0C">
              <w:rPr>
                <w:rFonts w:cs="Arial"/>
                <w:sz w:val="18"/>
              </w:rPr>
              <w:t xml:space="preserve">   Text Content</w:t>
            </w:r>
          </w:p>
        </w:tc>
        <w:tc>
          <w:tcPr>
            <w:tcW w:w="834" w:type="pct"/>
            <w:gridSpan w:val="2"/>
            <w:shd w:val="clear" w:color="auto" w:fill="auto"/>
          </w:tcPr>
          <w:p w14:paraId="32477369" w14:textId="77777777" w:rsidR="00165A0C" w:rsidRPr="00165A0C" w:rsidRDefault="00165A0C" w:rsidP="00165A0C">
            <w:pPr>
              <w:spacing w:before="120" w:after="120"/>
              <w:rPr>
                <w:rFonts w:cs="Arial"/>
                <w:sz w:val="18"/>
              </w:rPr>
            </w:pPr>
          </w:p>
        </w:tc>
        <w:tc>
          <w:tcPr>
            <w:tcW w:w="1250" w:type="pct"/>
            <w:gridSpan w:val="4"/>
            <w:shd w:val="clear" w:color="auto" w:fill="auto"/>
          </w:tcPr>
          <w:p w14:paraId="7A2356C3" w14:textId="77777777" w:rsidR="00165A0C" w:rsidRPr="00165A0C" w:rsidRDefault="00165A0C" w:rsidP="00165A0C">
            <w:pPr>
              <w:spacing w:before="120" w:after="120"/>
              <w:rPr>
                <w:rFonts w:cs="Arial"/>
                <w:sz w:val="18"/>
              </w:rPr>
            </w:pPr>
          </w:p>
        </w:tc>
        <w:tc>
          <w:tcPr>
            <w:tcW w:w="417" w:type="pct"/>
            <w:gridSpan w:val="2"/>
            <w:shd w:val="clear" w:color="auto" w:fill="auto"/>
          </w:tcPr>
          <w:p w14:paraId="38C46BF4"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626E45E2" w14:textId="77777777" w:rsidR="00165A0C" w:rsidRPr="00165A0C" w:rsidRDefault="00165A0C" w:rsidP="00165A0C">
            <w:pPr>
              <w:spacing w:before="120" w:after="120"/>
              <w:rPr>
                <w:rFonts w:cs="Arial"/>
                <w:sz w:val="18"/>
              </w:rPr>
            </w:pPr>
            <w:r w:rsidRPr="00165A0C">
              <w:rPr>
                <w:rFonts w:cs="Arial"/>
                <w:sz w:val="18"/>
              </w:rPr>
              <w:t>1, *</w:t>
            </w:r>
          </w:p>
        </w:tc>
      </w:tr>
      <w:tr w:rsidR="00165A0C" w:rsidRPr="00165A0C" w14:paraId="27EBF261" w14:textId="77777777" w:rsidTr="00B131AF">
        <w:tc>
          <w:tcPr>
            <w:tcW w:w="1665" w:type="pct"/>
            <w:gridSpan w:val="4"/>
            <w:shd w:val="clear" w:color="auto" w:fill="auto"/>
          </w:tcPr>
          <w:p w14:paraId="173D32B3" w14:textId="77777777" w:rsidR="00165A0C" w:rsidRPr="00165A0C" w:rsidRDefault="00165A0C" w:rsidP="00165A0C">
            <w:pPr>
              <w:spacing w:before="120" w:after="120"/>
              <w:rPr>
                <w:rFonts w:cs="Arial"/>
                <w:sz w:val="18"/>
              </w:rPr>
            </w:pPr>
            <w:r w:rsidRPr="00165A0C">
              <w:rPr>
                <w:rFonts w:cs="Arial"/>
                <w:sz w:val="18"/>
              </w:rPr>
              <w:t xml:space="preserve">      Category of text</w:t>
            </w:r>
          </w:p>
        </w:tc>
        <w:tc>
          <w:tcPr>
            <w:tcW w:w="834" w:type="pct"/>
            <w:gridSpan w:val="2"/>
            <w:shd w:val="clear" w:color="auto" w:fill="auto"/>
          </w:tcPr>
          <w:p w14:paraId="21CEB946" w14:textId="77777777" w:rsidR="00165A0C" w:rsidRPr="00165A0C" w:rsidRDefault="00165A0C" w:rsidP="00165A0C">
            <w:pPr>
              <w:spacing w:before="120" w:after="120"/>
              <w:rPr>
                <w:rFonts w:cs="Arial"/>
                <w:sz w:val="18"/>
              </w:rPr>
            </w:pPr>
          </w:p>
        </w:tc>
        <w:tc>
          <w:tcPr>
            <w:tcW w:w="1250" w:type="pct"/>
            <w:gridSpan w:val="4"/>
            <w:shd w:val="clear" w:color="auto" w:fill="auto"/>
          </w:tcPr>
          <w:p w14:paraId="12A66768" w14:textId="77777777" w:rsidR="00165A0C" w:rsidRPr="00165A0C" w:rsidRDefault="00165A0C" w:rsidP="00165A0C">
            <w:pPr>
              <w:spacing w:before="120" w:after="120"/>
              <w:rPr>
                <w:rFonts w:cs="Arial"/>
                <w:sz w:val="18"/>
              </w:rPr>
            </w:pPr>
            <w:r w:rsidRPr="00165A0C">
              <w:rPr>
                <w:rFonts w:cs="Arial"/>
                <w:sz w:val="18"/>
              </w:rPr>
              <w:t>1 : Abstract or Summary</w:t>
            </w:r>
          </w:p>
          <w:p w14:paraId="14D9C45F" w14:textId="77777777" w:rsidR="00165A0C" w:rsidRPr="00165A0C" w:rsidRDefault="00165A0C" w:rsidP="00165A0C">
            <w:pPr>
              <w:spacing w:before="120" w:after="120"/>
              <w:rPr>
                <w:rFonts w:cs="Arial"/>
                <w:sz w:val="18"/>
              </w:rPr>
            </w:pPr>
            <w:r w:rsidRPr="00165A0C">
              <w:rPr>
                <w:rFonts w:cs="Arial"/>
                <w:sz w:val="18"/>
              </w:rPr>
              <w:t>2 : Extract</w:t>
            </w:r>
          </w:p>
          <w:p w14:paraId="014F1DD9" w14:textId="77777777" w:rsidR="00165A0C" w:rsidRPr="00165A0C" w:rsidRDefault="00165A0C" w:rsidP="00165A0C">
            <w:pPr>
              <w:spacing w:before="120" w:after="120"/>
              <w:rPr>
                <w:rFonts w:cs="Arial"/>
                <w:sz w:val="18"/>
              </w:rPr>
            </w:pPr>
            <w:r w:rsidRPr="00165A0C">
              <w:rPr>
                <w:rFonts w:cs="Arial"/>
                <w:sz w:val="18"/>
              </w:rPr>
              <w:t>3 : Full Text</w:t>
            </w:r>
          </w:p>
        </w:tc>
        <w:tc>
          <w:tcPr>
            <w:tcW w:w="417" w:type="pct"/>
            <w:gridSpan w:val="2"/>
            <w:shd w:val="clear" w:color="auto" w:fill="auto"/>
          </w:tcPr>
          <w:p w14:paraId="5338BD30"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42BEAC7C"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0C257BB" w14:textId="77777777" w:rsidTr="00B131AF">
        <w:tc>
          <w:tcPr>
            <w:tcW w:w="1665" w:type="pct"/>
            <w:gridSpan w:val="4"/>
            <w:shd w:val="clear" w:color="auto" w:fill="auto"/>
          </w:tcPr>
          <w:p w14:paraId="21BE4B35" w14:textId="77777777" w:rsidR="00165A0C" w:rsidRPr="00165A0C" w:rsidRDefault="00165A0C" w:rsidP="00165A0C">
            <w:pPr>
              <w:spacing w:before="120" w:after="120"/>
              <w:rPr>
                <w:rFonts w:cs="Arial"/>
                <w:sz w:val="18"/>
              </w:rPr>
            </w:pPr>
            <w:r w:rsidRPr="00165A0C">
              <w:rPr>
                <w:rFonts w:cs="Arial"/>
                <w:sz w:val="18"/>
              </w:rPr>
              <w:t xml:space="preserve">      Information</w:t>
            </w:r>
          </w:p>
        </w:tc>
        <w:tc>
          <w:tcPr>
            <w:tcW w:w="834" w:type="pct"/>
            <w:gridSpan w:val="2"/>
            <w:shd w:val="clear" w:color="auto" w:fill="auto"/>
          </w:tcPr>
          <w:p w14:paraId="1C57ED2C" w14:textId="77777777" w:rsidR="00165A0C" w:rsidRPr="00165A0C" w:rsidRDefault="00165A0C" w:rsidP="00165A0C">
            <w:pPr>
              <w:spacing w:before="120" w:after="120"/>
              <w:rPr>
                <w:rFonts w:cs="Arial"/>
                <w:sz w:val="18"/>
              </w:rPr>
            </w:pPr>
          </w:p>
        </w:tc>
        <w:tc>
          <w:tcPr>
            <w:tcW w:w="1250" w:type="pct"/>
            <w:gridSpan w:val="4"/>
            <w:shd w:val="clear" w:color="auto" w:fill="auto"/>
          </w:tcPr>
          <w:p w14:paraId="74327E4F" w14:textId="77777777" w:rsidR="00165A0C" w:rsidRPr="00165A0C" w:rsidRDefault="00165A0C" w:rsidP="00165A0C">
            <w:pPr>
              <w:spacing w:before="120" w:after="120"/>
              <w:rPr>
                <w:rFonts w:cs="Arial"/>
                <w:sz w:val="18"/>
              </w:rPr>
            </w:pPr>
          </w:p>
        </w:tc>
        <w:tc>
          <w:tcPr>
            <w:tcW w:w="417" w:type="pct"/>
            <w:gridSpan w:val="2"/>
            <w:shd w:val="clear" w:color="auto" w:fill="auto"/>
          </w:tcPr>
          <w:p w14:paraId="502487EC"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247F3FE1"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6437AF3B" w14:textId="77777777" w:rsidTr="00B131AF">
        <w:tc>
          <w:tcPr>
            <w:tcW w:w="1665" w:type="pct"/>
            <w:gridSpan w:val="4"/>
            <w:shd w:val="clear" w:color="auto" w:fill="auto"/>
          </w:tcPr>
          <w:p w14:paraId="7AAC753A" w14:textId="77777777" w:rsidR="00165A0C" w:rsidRPr="00165A0C" w:rsidRDefault="00165A0C" w:rsidP="00165A0C">
            <w:pPr>
              <w:spacing w:before="120" w:after="120"/>
              <w:rPr>
                <w:rFonts w:cs="Arial"/>
                <w:sz w:val="18"/>
              </w:rPr>
            </w:pPr>
            <w:r w:rsidRPr="00165A0C">
              <w:rPr>
                <w:rFonts w:cs="Arial"/>
                <w:sz w:val="18"/>
              </w:rPr>
              <w:t xml:space="preserve">         File Locator</w:t>
            </w:r>
          </w:p>
        </w:tc>
        <w:tc>
          <w:tcPr>
            <w:tcW w:w="834" w:type="pct"/>
            <w:gridSpan w:val="2"/>
            <w:shd w:val="clear" w:color="auto" w:fill="auto"/>
          </w:tcPr>
          <w:p w14:paraId="451A192C" w14:textId="77777777" w:rsidR="00165A0C" w:rsidRPr="00165A0C" w:rsidRDefault="00165A0C" w:rsidP="00165A0C">
            <w:pPr>
              <w:spacing w:before="120" w:after="120"/>
              <w:rPr>
                <w:rFonts w:cs="Arial"/>
                <w:sz w:val="18"/>
              </w:rPr>
            </w:pPr>
          </w:p>
        </w:tc>
        <w:tc>
          <w:tcPr>
            <w:tcW w:w="1250" w:type="pct"/>
            <w:gridSpan w:val="4"/>
            <w:shd w:val="clear" w:color="auto" w:fill="auto"/>
          </w:tcPr>
          <w:p w14:paraId="1544846E" w14:textId="77777777" w:rsidR="00165A0C" w:rsidRPr="00165A0C" w:rsidRDefault="00165A0C" w:rsidP="00165A0C">
            <w:pPr>
              <w:spacing w:before="120" w:after="120"/>
              <w:rPr>
                <w:rFonts w:cs="Arial"/>
                <w:sz w:val="18"/>
              </w:rPr>
            </w:pPr>
          </w:p>
        </w:tc>
        <w:tc>
          <w:tcPr>
            <w:tcW w:w="417" w:type="pct"/>
            <w:gridSpan w:val="2"/>
            <w:shd w:val="clear" w:color="auto" w:fill="auto"/>
          </w:tcPr>
          <w:p w14:paraId="00992278"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0DCBF30B"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61A6C52" w14:textId="77777777" w:rsidTr="00B131AF">
        <w:tc>
          <w:tcPr>
            <w:tcW w:w="1665" w:type="pct"/>
            <w:gridSpan w:val="4"/>
            <w:shd w:val="clear" w:color="auto" w:fill="auto"/>
          </w:tcPr>
          <w:p w14:paraId="474A65A7" w14:textId="77777777" w:rsidR="00165A0C" w:rsidRPr="00165A0C" w:rsidRDefault="00165A0C" w:rsidP="00165A0C">
            <w:pPr>
              <w:spacing w:before="120" w:after="120"/>
              <w:rPr>
                <w:rFonts w:cs="Arial"/>
                <w:sz w:val="18"/>
              </w:rPr>
            </w:pPr>
            <w:r w:rsidRPr="00165A0C">
              <w:rPr>
                <w:rFonts w:cs="Arial"/>
                <w:sz w:val="18"/>
              </w:rPr>
              <w:t xml:space="preserve">         File Reference</w:t>
            </w:r>
          </w:p>
        </w:tc>
        <w:tc>
          <w:tcPr>
            <w:tcW w:w="834" w:type="pct"/>
            <w:gridSpan w:val="2"/>
            <w:shd w:val="clear" w:color="auto" w:fill="auto"/>
          </w:tcPr>
          <w:p w14:paraId="0C2A9987" w14:textId="77777777" w:rsidR="00165A0C" w:rsidRPr="00165A0C" w:rsidRDefault="00165A0C" w:rsidP="00165A0C">
            <w:pPr>
              <w:spacing w:before="120" w:after="120"/>
              <w:rPr>
                <w:rFonts w:cs="Arial"/>
                <w:sz w:val="18"/>
              </w:rPr>
            </w:pPr>
            <w:r w:rsidRPr="00165A0C">
              <w:rPr>
                <w:rFonts w:cs="Arial"/>
                <w:sz w:val="18"/>
              </w:rPr>
              <w:t>(TXTDSC)</w:t>
            </w:r>
          </w:p>
        </w:tc>
        <w:tc>
          <w:tcPr>
            <w:tcW w:w="1250" w:type="pct"/>
            <w:gridSpan w:val="4"/>
            <w:shd w:val="clear" w:color="auto" w:fill="auto"/>
          </w:tcPr>
          <w:p w14:paraId="59508C0F" w14:textId="77777777" w:rsidR="00165A0C" w:rsidRPr="00165A0C" w:rsidRDefault="00165A0C" w:rsidP="00165A0C">
            <w:pPr>
              <w:spacing w:before="120" w:after="120"/>
              <w:rPr>
                <w:rFonts w:cs="Arial"/>
                <w:sz w:val="18"/>
              </w:rPr>
            </w:pPr>
          </w:p>
        </w:tc>
        <w:tc>
          <w:tcPr>
            <w:tcW w:w="417" w:type="pct"/>
            <w:gridSpan w:val="2"/>
            <w:shd w:val="clear" w:color="auto" w:fill="auto"/>
          </w:tcPr>
          <w:p w14:paraId="021A0840"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3BBB28D6"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A7FCF17" w14:textId="77777777" w:rsidTr="00B131AF">
        <w:tc>
          <w:tcPr>
            <w:tcW w:w="1665" w:type="pct"/>
            <w:gridSpan w:val="4"/>
            <w:shd w:val="clear" w:color="auto" w:fill="auto"/>
          </w:tcPr>
          <w:p w14:paraId="0EBA305A" w14:textId="77777777" w:rsidR="00165A0C" w:rsidRPr="00165A0C" w:rsidRDefault="00165A0C" w:rsidP="00165A0C">
            <w:pPr>
              <w:spacing w:before="120" w:after="120"/>
              <w:rPr>
                <w:rFonts w:cs="Arial"/>
                <w:sz w:val="18"/>
              </w:rPr>
            </w:pPr>
            <w:r w:rsidRPr="00165A0C">
              <w:rPr>
                <w:rFonts w:cs="Arial"/>
                <w:sz w:val="18"/>
              </w:rPr>
              <w:t xml:space="preserve">         Headline</w:t>
            </w:r>
          </w:p>
        </w:tc>
        <w:tc>
          <w:tcPr>
            <w:tcW w:w="834" w:type="pct"/>
            <w:gridSpan w:val="2"/>
            <w:shd w:val="clear" w:color="auto" w:fill="auto"/>
          </w:tcPr>
          <w:p w14:paraId="17DDA6C4" w14:textId="77777777" w:rsidR="00165A0C" w:rsidRPr="00165A0C" w:rsidRDefault="00165A0C" w:rsidP="00165A0C">
            <w:pPr>
              <w:spacing w:before="120" w:after="120"/>
              <w:rPr>
                <w:rFonts w:cs="Arial"/>
                <w:sz w:val="18"/>
              </w:rPr>
            </w:pPr>
          </w:p>
        </w:tc>
        <w:tc>
          <w:tcPr>
            <w:tcW w:w="1250" w:type="pct"/>
            <w:gridSpan w:val="4"/>
            <w:shd w:val="clear" w:color="auto" w:fill="auto"/>
          </w:tcPr>
          <w:p w14:paraId="2D537E47" w14:textId="77777777" w:rsidR="00165A0C" w:rsidRPr="00165A0C" w:rsidRDefault="00165A0C" w:rsidP="00165A0C">
            <w:pPr>
              <w:spacing w:before="120" w:after="120"/>
              <w:rPr>
                <w:rFonts w:cs="Arial"/>
                <w:sz w:val="18"/>
              </w:rPr>
            </w:pPr>
          </w:p>
        </w:tc>
        <w:tc>
          <w:tcPr>
            <w:tcW w:w="417" w:type="pct"/>
            <w:gridSpan w:val="2"/>
            <w:shd w:val="clear" w:color="auto" w:fill="auto"/>
          </w:tcPr>
          <w:p w14:paraId="772031CC"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29234E4E" w14:textId="77777777" w:rsidR="00165A0C" w:rsidRPr="00165A0C" w:rsidRDefault="00165A0C" w:rsidP="00165A0C">
            <w:pPr>
              <w:spacing w:before="120" w:after="120"/>
              <w:rPr>
                <w:rFonts w:cs="Arial"/>
                <w:sz w:val="18"/>
              </w:rPr>
            </w:pPr>
            <w:r w:rsidRPr="00165A0C">
              <w:rPr>
                <w:rFonts w:cs="Arial"/>
                <w:sz w:val="18"/>
              </w:rPr>
              <w:t>0, * (ordered)</w:t>
            </w:r>
          </w:p>
        </w:tc>
      </w:tr>
      <w:tr w:rsidR="00165A0C" w:rsidRPr="00165A0C" w14:paraId="0D5A596D" w14:textId="77777777" w:rsidTr="00B131AF">
        <w:tc>
          <w:tcPr>
            <w:tcW w:w="1665" w:type="pct"/>
            <w:gridSpan w:val="4"/>
            <w:shd w:val="clear" w:color="auto" w:fill="auto"/>
          </w:tcPr>
          <w:p w14:paraId="24388D82" w14:textId="77777777" w:rsidR="00165A0C" w:rsidRPr="00165A0C" w:rsidRDefault="00165A0C" w:rsidP="00165A0C">
            <w:pPr>
              <w:spacing w:before="120" w:after="120"/>
              <w:rPr>
                <w:rFonts w:cs="Arial"/>
                <w:sz w:val="18"/>
              </w:rPr>
            </w:pPr>
            <w:r w:rsidRPr="00165A0C">
              <w:rPr>
                <w:rFonts w:cs="Arial"/>
                <w:sz w:val="18"/>
              </w:rPr>
              <w:t xml:space="preserve">         Language</w:t>
            </w:r>
          </w:p>
        </w:tc>
        <w:tc>
          <w:tcPr>
            <w:tcW w:w="834" w:type="pct"/>
            <w:gridSpan w:val="2"/>
            <w:shd w:val="clear" w:color="auto" w:fill="auto"/>
          </w:tcPr>
          <w:p w14:paraId="28997A23" w14:textId="77777777" w:rsidR="00165A0C" w:rsidRPr="00165A0C" w:rsidRDefault="00165A0C" w:rsidP="00165A0C">
            <w:pPr>
              <w:spacing w:before="120" w:after="120"/>
              <w:rPr>
                <w:rFonts w:cs="Arial"/>
                <w:sz w:val="18"/>
              </w:rPr>
            </w:pPr>
          </w:p>
        </w:tc>
        <w:tc>
          <w:tcPr>
            <w:tcW w:w="1250" w:type="pct"/>
            <w:gridSpan w:val="4"/>
            <w:shd w:val="clear" w:color="auto" w:fill="auto"/>
          </w:tcPr>
          <w:p w14:paraId="22EF5640" w14:textId="77777777" w:rsidR="00165A0C" w:rsidRPr="00165A0C" w:rsidRDefault="00165A0C" w:rsidP="00165A0C">
            <w:pPr>
              <w:spacing w:before="120" w:after="120"/>
              <w:rPr>
                <w:rFonts w:cs="Arial"/>
                <w:sz w:val="18"/>
              </w:rPr>
            </w:pPr>
          </w:p>
        </w:tc>
        <w:tc>
          <w:tcPr>
            <w:tcW w:w="417" w:type="pct"/>
            <w:gridSpan w:val="2"/>
            <w:shd w:val="clear" w:color="auto" w:fill="auto"/>
          </w:tcPr>
          <w:p w14:paraId="52CC9E4E"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0EE1F40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9EF906A" w14:textId="77777777" w:rsidTr="00B131AF">
        <w:tc>
          <w:tcPr>
            <w:tcW w:w="1665" w:type="pct"/>
            <w:gridSpan w:val="4"/>
            <w:shd w:val="clear" w:color="auto" w:fill="auto"/>
          </w:tcPr>
          <w:p w14:paraId="5E2571A1" w14:textId="77777777" w:rsidR="00165A0C" w:rsidRPr="00165A0C" w:rsidRDefault="00165A0C" w:rsidP="00165A0C">
            <w:pPr>
              <w:spacing w:before="120" w:after="120"/>
              <w:rPr>
                <w:rFonts w:cs="Arial"/>
                <w:sz w:val="18"/>
              </w:rPr>
            </w:pPr>
            <w:r w:rsidRPr="00165A0C">
              <w:rPr>
                <w:rFonts w:cs="Arial"/>
                <w:sz w:val="18"/>
              </w:rPr>
              <w:t xml:space="preserve">         Text</w:t>
            </w:r>
          </w:p>
        </w:tc>
        <w:tc>
          <w:tcPr>
            <w:tcW w:w="834" w:type="pct"/>
            <w:gridSpan w:val="2"/>
            <w:shd w:val="clear" w:color="auto" w:fill="auto"/>
          </w:tcPr>
          <w:p w14:paraId="5D850ED2" w14:textId="77777777" w:rsidR="00165A0C" w:rsidRPr="00165A0C" w:rsidRDefault="00165A0C" w:rsidP="00165A0C">
            <w:pPr>
              <w:spacing w:before="120" w:after="120"/>
              <w:rPr>
                <w:rFonts w:cs="Arial"/>
                <w:sz w:val="18"/>
              </w:rPr>
            </w:pPr>
            <w:r w:rsidRPr="00165A0C">
              <w:rPr>
                <w:rFonts w:cs="Arial"/>
                <w:sz w:val="18"/>
              </w:rPr>
              <w:t>(INFORM)</w:t>
            </w:r>
          </w:p>
          <w:p w14:paraId="54966641" w14:textId="77777777" w:rsidR="00165A0C" w:rsidRPr="00165A0C" w:rsidRDefault="00165A0C" w:rsidP="00165A0C">
            <w:pPr>
              <w:spacing w:before="120" w:after="120"/>
              <w:rPr>
                <w:rFonts w:cs="Arial"/>
                <w:sz w:val="18"/>
              </w:rPr>
            </w:pPr>
            <w:r w:rsidRPr="00165A0C">
              <w:rPr>
                <w:rFonts w:cs="Arial"/>
                <w:sz w:val="18"/>
              </w:rPr>
              <w:t>(NINFOM)</w:t>
            </w:r>
          </w:p>
        </w:tc>
        <w:tc>
          <w:tcPr>
            <w:tcW w:w="1250" w:type="pct"/>
            <w:gridSpan w:val="4"/>
            <w:shd w:val="clear" w:color="auto" w:fill="auto"/>
          </w:tcPr>
          <w:p w14:paraId="28DDAEE5" w14:textId="77777777" w:rsidR="00165A0C" w:rsidRPr="00165A0C" w:rsidRDefault="00165A0C" w:rsidP="00165A0C">
            <w:pPr>
              <w:spacing w:before="120" w:after="120"/>
              <w:rPr>
                <w:rFonts w:cs="Arial"/>
                <w:sz w:val="18"/>
              </w:rPr>
            </w:pPr>
          </w:p>
        </w:tc>
        <w:tc>
          <w:tcPr>
            <w:tcW w:w="417" w:type="pct"/>
            <w:gridSpan w:val="2"/>
            <w:shd w:val="clear" w:color="auto" w:fill="auto"/>
          </w:tcPr>
          <w:p w14:paraId="5B8B5484"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0B36372E"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D321A83" w14:textId="77777777" w:rsidTr="00B131AF">
        <w:tc>
          <w:tcPr>
            <w:tcW w:w="1665" w:type="pct"/>
            <w:gridSpan w:val="4"/>
            <w:shd w:val="clear" w:color="auto" w:fill="auto"/>
          </w:tcPr>
          <w:p w14:paraId="36840EE5" w14:textId="77777777" w:rsidR="00165A0C" w:rsidRPr="00165A0C" w:rsidRDefault="00165A0C" w:rsidP="00165A0C">
            <w:pPr>
              <w:spacing w:before="120" w:after="120"/>
              <w:rPr>
                <w:rFonts w:cs="Arial"/>
                <w:sz w:val="18"/>
              </w:rPr>
            </w:pPr>
            <w:r w:rsidRPr="00165A0C">
              <w:rPr>
                <w:rFonts w:cs="Arial"/>
                <w:sz w:val="18"/>
              </w:rPr>
              <w:t xml:space="preserve">      Online Resource</w:t>
            </w:r>
          </w:p>
        </w:tc>
        <w:tc>
          <w:tcPr>
            <w:tcW w:w="834" w:type="pct"/>
            <w:gridSpan w:val="2"/>
            <w:shd w:val="clear" w:color="auto" w:fill="auto"/>
          </w:tcPr>
          <w:p w14:paraId="033C3F9C" w14:textId="77777777" w:rsidR="00165A0C" w:rsidRPr="00165A0C" w:rsidRDefault="00165A0C" w:rsidP="00165A0C">
            <w:pPr>
              <w:spacing w:before="120" w:after="120"/>
              <w:rPr>
                <w:rFonts w:cs="Arial"/>
                <w:sz w:val="18"/>
              </w:rPr>
            </w:pPr>
          </w:p>
        </w:tc>
        <w:tc>
          <w:tcPr>
            <w:tcW w:w="1250" w:type="pct"/>
            <w:gridSpan w:val="4"/>
            <w:shd w:val="clear" w:color="auto" w:fill="auto"/>
          </w:tcPr>
          <w:p w14:paraId="39610409" w14:textId="77777777" w:rsidR="00165A0C" w:rsidRPr="00165A0C" w:rsidRDefault="00165A0C" w:rsidP="00165A0C">
            <w:pPr>
              <w:spacing w:before="120" w:after="120"/>
              <w:rPr>
                <w:rFonts w:cs="Arial"/>
                <w:sz w:val="18"/>
              </w:rPr>
            </w:pPr>
          </w:p>
        </w:tc>
        <w:tc>
          <w:tcPr>
            <w:tcW w:w="417" w:type="pct"/>
            <w:gridSpan w:val="2"/>
            <w:shd w:val="clear" w:color="auto" w:fill="auto"/>
          </w:tcPr>
          <w:p w14:paraId="59E4A83C"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3416E3E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B9FD5EA" w14:textId="77777777" w:rsidTr="00B131AF">
        <w:tc>
          <w:tcPr>
            <w:tcW w:w="1665" w:type="pct"/>
            <w:gridSpan w:val="4"/>
            <w:shd w:val="clear" w:color="auto" w:fill="auto"/>
          </w:tcPr>
          <w:p w14:paraId="36300E9F" w14:textId="77777777" w:rsidR="00165A0C" w:rsidRPr="00165A0C" w:rsidRDefault="00165A0C" w:rsidP="00165A0C">
            <w:pPr>
              <w:spacing w:before="120" w:after="120"/>
              <w:rPr>
                <w:rFonts w:cs="Arial"/>
                <w:sz w:val="18"/>
              </w:rPr>
            </w:pPr>
            <w:r w:rsidRPr="00165A0C">
              <w:rPr>
                <w:rFonts w:cs="Arial"/>
                <w:sz w:val="18"/>
              </w:rPr>
              <w:t xml:space="preserve">         Online Resource Linkage URL</w:t>
            </w:r>
          </w:p>
        </w:tc>
        <w:tc>
          <w:tcPr>
            <w:tcW w:w="834" w:type="pct"/>
            <w:gridSpan w:val="2"/>
            <w:shd w:val="clear" w:color="auto" w:fill="auto"/>
          </w:tcPr>
          <w:p w14:paraId="6CADCD7D" w14:textId="77777777" w:rsidR="00165A0C" w:rsidRPr="00165A0C" w:rsidRDefault="00165A0C" w:rsidP="00165A0C">
            <w:pPr>
              <w:spacing w:before="120" w:after="120"/>
              <w:rPr>
                <w:rFonts w:cs="Arial"/>
                <w:sz w:val="18"/>
              </w:rPr>
            </w:pPr>
          </w:p>
        </w:tc>
        <w:tc>
          <w:tcPr>
            <w:tcW w:w="1250" w:type="pct"/>
            <w:gridSpan w:val="4"/>
            <w:shd w:val="clear" w:color="auto" w:fill="auto"/>
          </w:tcPr>
          <w:p w14:paraId="62B12B8B" w14:textId="77777777" w:rsidR="00165A0C" w:rsidRPr="00165A0C" w:rsidRDefault="00165A0C" w:rsidP="00165A0C">
            <w:pPr>
              <w:spacing w:before="120" w:after="120"/>
              <w:rPr>
                <w:rFonts w:cs="Arial"/>
                <w:sz w:val="18"/>
              </w:rPr>
            </w:pPr>
          </w:p>
        </w:tc>
        <w:tc>
          <w:tcPr>
            <w:tcW w:w="417" w:type="pct"/>
            <w:gridSpan w:val="2"/>
            <w:shd w:val="clear" w:color="auto" w:fill="auto"/>
          </w:tcPr>
          <w:p w14:paraId="41E06C81" w14:textId="77777777" w:rsidR="00165A0C" w:rsidRPr="00165A0C" w:rsidRDefault="00165A0C" w:rsidP="00165A0C">
            <w:pPr>
              <w:spacing w:before="120" w:after="120"/>
              <w:rPr>
                <w:rFonts w:cs="Arial"/>
                <w:sz w:val="18"/>
              </w:rPr>
            </w:pPr>
            <w:r w:rsidRPr="00165A0C">
              <w:rPr>
                <w:rFonts w:cs="Arial"/>
                <w:sz w:val="18"/>
              </w:rPr>
              <w:t>(S) UL</w:t>
            </w:r>
          </w:p>
        </w:tc>
        <w:tc>
          <w:tcPr>
            <w:tcW w:w="834" w:type="pct"/>
            <w:gridSpan w:val="2"/>
            <w:shd w:val="clear" w:color="auto" w:fill="auto"/>
          </w:tcPr>
          <w:p w14:paraId="59AF781D"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0483B39D" w14:textId="77777777" w:rsidTr="00B131AF">
        <w:tc>
          <w:tcPr>
            <w:tcW w:w="1665" w:type="pct"/>
            <w:gridSpan w:val="4"/>
            <w:shd w:val="clear" w:color="auto" w:fill="auto"/>
          </w:tcPr>
          <w:p w14:paraId="7DDE42A1" w14:textId="77777777" w:rsidR="00165A0C" w:rsidRPr="00165A0C" w:rsidRDefault="00165A0C" w:rsidP="00165A0C">
            <w:pPr>
              <w:spacing w:before="120" w:after="120"/>
              <w:rPr>
                <w:rFonts w:cs="Arial"/>
                <w:sz w:val="18"/>
              </w:rPr>
            </w:pPr>
            <w:r w:rsidRPr="00165A0C">
              <w:rPr>
                <w:rFonts w:cs="Arial"/>
                <w:sz w:val="18"/>
              </w:rPr>
              <w:t xml:space="preserve">         Protocol</w:t>
            </w:r>
          </w:p>
        </w:tc>
        <w:tc>
          <w:tcPr>
            <w:tcW w:w="834" w:type="pct"/>
            <w:gridSpan w:val="2"/>
            <w:shd w:val="clear" w:color="auto" w:fill="auto"/>
          </w:tcPr>
          <w:p w14:paraId="52AF0569" w14:textId="77777777" w:rsidR="00165A0C" w:rsidRPr="00165A0C" w:rsidRDefault="00165A0C" w:rsidP="00165A0C">
            <w:pPr>
              <w:spacing w:before="120" w:after="120"/>
              <w:rPr>
                <w:rFonts w:cs="Arial"/>
                <w:sz w:val="18"/>
              </w:rPr>
            </w:pPr>
          </w:p>
        </w:tc>
        <w:tc>
          <w:tcPr>
            <w:tcW w:w="1250" w:type="pct"/>
            <w:gridSpan w:val="4"/>
            <w:shd w:val="clear" w:color="auto" w:fill="auto"/>
          </w:tcPr>
          <w:p w14:paraId="1F6F6EC7" w14:textId="77777777" w:rsidR="00165A0C" w:rsidRPr="00165A0C" w:rsidRDefault="00165A0C" w:rsidP="00165A0C">
            <w:pPr>
              <w:spacing w:before="120" w:after="120"/>
              <w:rPr>
                <w:rFonts w:cs="Arial"/>
                <w:sz w:val="18"/>
              </w:rPr>
            </w:pPr>
          </w:p>
        </w:tc>
        <w:tc>
          <w:tcPr>
            <w:tcW w:w="417" w:type="pct"/>
            <w:gridSpan w:val="2"/>
            <w:shd w:val="clear" w:color="auto" w:fill="auto"/>
          </w:tcPr>
          <w:p w14:paraId="10F995C6"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51F3795D"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3C84F2B" w14:textId="77777777" w:rsidTr="00B131AF">
        <w:tc>
          <w:tcPr>
            <w:tcW w:w="1665" w:type="pct"/>
            <w:gridSpan w:val="4"/>
            <w:shd w:val="clear" w:color="auto" w:fill="auto"/>
          </w:tcPr>
          <w:p w14:paraId="4B8E44CF" w14:textId="77777777" w:rsidR="00165A0C" w:rsidRPr="00165A0C" w:rsidRDefault="00165A0C" w:rsidP="00165A0C">
            <w:pPr>
              <w:spacing w:before="120" w:after="120"/>
              <w:rPr>
                <w:rFonts w:cs="Arial"/>
                <w:sz w:val="18"/>
              </w:rPr>
            </w:pPr>
            <w:r w:rsidRPr="00165A0C">
              <w:rPr>
                <w:rFonts w:cs="Arial"/>
                <w:sz w:val="18"/>
              </w:rPr>
              <w:t xml:space="preserve">         Application Profile</w:t>
            </w:r>
          </w:p>
        </w:tc>
        <w:tc>
          <w:tcPr>
            <w:tcW w:w="834" w:type="pct"/>
            <w:gridSpan w:val="2"/>
            <w:shd w:val="clear" w:color="auto" w:fill="auto"/>
          </w:tcPr>
          <w:p w14:paraId="2BF28A93" w14:textId="77777777" w:rsidR="00165A0C" w:rsidRPr="00165A0C" w:rsidRDefault="00165A0C" w:rsidP="00165A0C">
            <w:pPr>
              <w:spacing w:before="120" w:after="120"/>
              <w:rPr>
                <w:rFonts w:cs="Arial"/>
                <w:sz w:val="18"/>
              </w:rPr>
            </w:pPr>
          </w:p>
        </w:tc>
        <w:tc>
          <w:tcPr>
            <w:tcW w:w="1250" w:type="pct"/>
            <w:gridSpan w:val="4"/>
            <w:shd w:val="clear" w:color="auto" w:fill="auto"/>
          </w:tcPr>
          <w:p w14:paraId="12BAE6EC" w14:textId="77777777" w:rsidR="00165A0C" w:rsidRPr="00165A0C" w:rsidRDefault="00165A0C" w:rsidP="00165A0C">
            <w:pPr>
              <w:spacing w:before="120" w:after="120"/>
              <w:rPr>
                <w:rFonts w:cs="Arial"/>
                <w:sz w:val="18"/>
              </w:rPr>
            </w:pPr>
          </w:p>
        </w:tc>
        <w:tc>
          <w:tcPr>
            <w:tcW w:w="417" w:type="pct"/>
            <w:gridSpan w:val="2"/>
            <w:shd w:val="clear" w:color="auto" w:fill="auto"/>
          </w:tcPr>
          <w:p w14:paraId="2739A415"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695883E1"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AF9CE3E" w14:textId="77777777" w:rsidTr="00B131AF">
        <w:tc>
          <w:tcPr>
            <w:tcW w:w="1665" w:type="pct"/>
            <w:gridSpan w:val="4"/>
            <w:shd w:val="clear" w:color="auto" w:fill="auto"/>
          </w:tcPr>
          <w:p w14:paraId="3691E4D6" w14:textId="77777777" w:rsidR="00165A0C" w:rsidRPr="00165A0C" w:rsidRDefault="00165A0C" w:rsidP="00165A0C">
            <w:pPr>
              <w:spacing w:before="120" w:after="120"/>
              <w:rPr>
                <w:rFonts w:cs="Arial"/>
                <w:sz w:val="18"/>
              </w:rPr>
            </w:pPr>
            <w:r w:rsidRPr="00165A0C">
              <w:rPr>
                <w:rFonts w:cs="Arial"/>
                <w:sz w:val="18"/>
              </w:rPr>
              <w:t xml:space="preserve">         Name of Resource</w:t>
            </w:r>
          </w:p>
        </w:tc>
        <w:tc>
          <w:tcPr>
            <w:tcW w:w="834" w:type="pct"/>
            <w:gridSpan w:val="2"/>
            <w:shd w:val="clear" w:color="auto" w:fill="auto"/>
          </w:tcPr>
          <w:p w14:paraId="1604B2C5" w14:textId="77777777" w:rsidR="00165A0C" w:rsidRPr="00165A0C" w:rsidRDefault="00165A0C" w:rsidP="00165A0C">
            <w:pPr>
              <w:spacing w:before="120" w:after="120"/>
              <w:rPr>
                <w:rFonts w:cs="Arial"/>
                <w:sz w:val="18"/>
              </w:rPr>
            </w:pPr>
          </w:p>
        </w:tc>
        <w:tc>
          <w:tcPr>
            <w:tcW w:w="1250" w:type="pct"/>
            <w:gridSpan w:val="4"/>
            <w:shd w:val="clear" w:color="auto" w:fill="auto"/>
          </w:tcPr>
          <w:p w14:paraId="4D4AFEEA" w14:textId="77777777" w:rsidR="00165A0C" w:rsidRPr="00165A0C" w:rsidRDefault="00165A0C" w:rsidP="00165A0C">
            <w:pPr>
              <w:spacing w:before="120" w:after="120"/>
              <w:rPr>
                <w:rFonts w:cs="Arial"/>
                <w:sz w:val="18"/>
              </w:rPr>
            </w:pPr>
          </w:p>
        </w:tc>
        <w:tc>
          <w:tcPr>
            <w:tcW w:w="417" w:type="pct"/>
            <w:gridSpan w:val="2"/>
            <w:shd w:val="clear" w:color="auto" w:fill="auto"/>
          </w:tcPr>
          <w:p w14:paraId="51223E8F"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29C6CED7"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1347A4F" w14:textId="77777777" w:rsidTr="00B131AF">
        <w:tc>
          <w:tcPr>
            <w:tcW w:w="1665" w:type="pct"/>
            <w:gridSpan w:val="4"/>
            <w:shd w:val="clear" w:color="auto" w:fill="auto"/>
          </w:tcPr>
          <w:p w14:paraId="6C6A0CF1" w14:textId="77777777" w:rsidR="00165A0C" w:rsidRPr="00165A0C" w:rsidRDefault="00165A0C" w:rsidP="00165A0C">
            <w:pPr>
              <w:spacing w:before="120" w:after="120"/>
              <w:rPr>
                <w:rFonts w:cs="Arial"/>
                <w:sz w:val="18"/>
              </w:rPr>
            </w:pPr>
            <w:r w:rsidRPr="00165A0C">
              <w:rPr>
                <w:rFonts w:cs="Arial"/>
                <w:sz w:val="18"/>
              </w:rPr>
              <w:lastRenderedPageBreak/>
              <w:t xml:space="preserve">         Online Resource Description</w:t>
            </w:r>
          </w:p>
        </w:tc>
        <w:tc>
          <w:tcPr>
            <w:tcW w:w="834" w:type="pct"/>
            <w:gridSpan w:val="2"/>
            <w:shd w:val="clear" w:color="auto" w:fill="auto"/>
          </w:tcPr>
          <w:p w14:paraId="3B7F7363" w14:textId="77777777" w:rsidR="00165A0C" w:rsidRPr="00165A0C" w:rsidRDefault="00165A0C" w:rsidP="00165A0C">
            <w:pPr>
              <w:spacing w:before="120" w:after="120"/>
              <w:rPr>
                <w:rFonts w:cs="Arial"/>
                <w:sz w:val="18"/>
              </w:rPr>
            </w:pPr>
          </w:p>
        </w:tc>
        <w:tc>
          <w:tcPr>
            <w:tcW w:w="1250" w:type="pct"/>
            <w:gridSpan w:val="4"/>
            <w:shd w:val="clear" w:color="auto" w:fill="auto"/>
          </w:tcPr>
          <w:p w14:paraId="237A5DEE" w14:textId="77777777" w:rsidR="00165A0C" w:rsidRPr="00165A0C" w:rsidRDefault="00165A0C" w:rsidP="00165A0C">
            <w:pPr>
              <w:spacing w:before="120" w:after="120"/>
              <w:rPr>
                <w:rFonts w:cs="Arial"/>
                <w:sz w:val="18"/>
              </w:rPr>
            </w:pPr>
          </w:p>
        </w:tc>
        <w:tc>
          <w:tcPr>
            <w:tcW w:w="417" w:type="pct"/>
            <w:gridSpan w:val="2"/>
            <w:shd w:val="clear" w:color="auto" w:fill="auto"/>
          </w:tcPr>
          <w:p w14:paraId="28723972"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411296EB"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9E71C02" w14:textId="77777777" w:rsidTr="00B131AF">
        <w:tc>
          <w:tcPr>
            <w:tcW w:w="1665" w:type="pct"/>
            <w:gridSpan w:val="4"/>
            <w:shd w:val="clear" w:color="auto" w:fill="auto"/>
          </w:tcPr>
          <w:p w14:paraId="5544E05F" w14:textId="77777777" w:rsidR="00165A0C" w:rsidRPr="00165A0C" w:rsidRDefault="00165A0C" w:rsidP="00165A0C">
            <w:pPr>
              <w:spacing w:before="120" w:after="120"/>
              <w:rPr>
                <w:rFonts w:cs="Arial"/>
                <w:sz w:val="18"/>
              </w:rPr>
            </w:pPr>
            <w:r w:rsidRPr="00165A0C">
              <w:rPr>
                <w:rFonts w:cs="Arial"/>
                <w:sz w:val="18"/>
              </w:rPr>
              <w:t xml:space="preserve">         Online Function</w:t>
            </w:r>
          </w:p>
        </w:tc>
        <w:tc>
          <w:tcPr>
            <w:tcW w:w="834" w:type="pct"/>
            <w:gridSpan w:val="2"/>
            <w:shd w:val="clear" w:color="auto" w:fill="auto"/>
          </w:tcPr>
          <w:p w14:paraId="4E6074C7" w14:textId="77777777" w:rsidR="00165A0C" w:rsidRPr="00165A0C" w:rsidRDefault="00165A0C" w:rsidP="00165A0C">
            <w:pPr>
              <w:spacing w:before="120" w:after="120"/>
              <w:rPr>
                <w:rFonts w:cs="Arial"/>
                <w:sz w:val="18"/>
              </w:rPr>
            </w:pPr>
          </w:p>
        </w:tc>
        <w:tc>
          <w:tcPr>
            <w:tcW w:w="1250" w:type="pct"/>
            <w:gridSpan w:val="4"/>
            <w:shd w:val="clear" w:color="auto" w:fill="auto"/>
          </w:tcPr>
          <w:p w14:paraId="656CDA8C" w14:textId="77777777" w:rsidR="00165A0C" w:rsidRPr="00165A0C" w:rsidRDefault="00165A0C" w:rsidP="00165A0C">
            <w:pPr>
              <w:spacing w:before="120" w:after="120"/>
              <w:rPr>
                <w:rFonts w:cs="Arial"/>
                <w:sz w:val="18"/>
              </w:rPr>
            </w:pPr>
            <w:r w:rsidRPr="00165A0C">
              <w:rPr>
                <w:rFonts w:cs="Arial"/>
                <w:sz w:val="18"/>
              </w:rPr>
              <w:t>1 : Download</w:t>
            </w:r>
          </w:p>
          <w:p w14:paraId="1C09080D" w14:textId="77777777" w:rsidR="00165A0C" w:rsidRPr="00165A0C" w:rsidRDefault="00165A0C" w:rsidP="00165A0C">
            <w:pPr>
              <w:spacing w:before="120" w:after="120"/>
              <w:rPr>
                <w:rFonts w:cs="Arial"/>
                <w:sz w:val="18"/>
              </w:rPr>
            </w:pPr>
            <w:r w:rsidRPr="00165A0C">
              <w:rPr>
                <w:rFonts w:cs="Arial"/>
                <w:sz w:val="18"/>
              </w:rPr>
              <w:t>3 : Offline Access</w:t>
            </w:r>
          </w:p>
          <w:p w14:paraId="21869060" w14:textId="77777777" w:rsidR="00165A0C" w:rsidRPr="00165A0C" w:rsidRDefault="00165A0C" w:rsidP="00165A0C">
            <w:pPr>
              <w:spacing w:before="120" w:after="120"/>
              <w:rPr>
                <w:rFonts w:cs="Arial"/>
                <w:sz w:val="18"/>
              </w:rPr>
            </w:pPr>
            <w:r w:rsidRPr="00165A0C">
              <w:rPr>
                <w:rFonts w:cs="Arial"/>
                <w:sz w:val="18"/>
              </w:rPr>
              <w:t>4 : Order</w:t>
            </w:r>
          </w:p>
          <w:p w14:paraId="425D6873" w14:textId="77777777" w:rsidR="00165A0C" w:rsidRPr="00165A0C" w:rsidRDefault="00165A0C" w:rsidP="00165A0C">
            <w:pPr>
              <w:spacing w:before="120" w:after="120"/>
              <w:rPr>
                <w:rFonts w:cs="Arial"/>
                <w:sz w:val="18"/>
              </w:rPr>
            </w:pPr>
            <w:r w:rsidRPr="00165A0C">
              <w:rPr>
                <w:rFonts w:cs="Arial"/>
                <w:sz w:val="18"/>
              </w:rPr>
              <w:t>5 : Search</w:t>
            </w:r>
          </w:p>
          <w:p w14:paraId="147CD8C0" w14:textId="77777777" w:rsidR="00165A0C" w:rsidRPr="00165A0C" w:rsidRDefault="00165A0C" w:rsidP="00165A0C">
            <w:pPr>
              <w:spacing w:before="120" w:after="120"/>
              <w:rPr>
                <w:rFonts w:cs="Arial"/>
                <w:sz w:val="18"/>
              </w:rPr>
            </w:pPr>
            <w:r w:rsidRPr="00165A0C">
              <w:rPr>
                <w:rFonts w:cs="Arial"/>
                <w:sz w:val="18"/>
              </w:rPr>
              <w:t>6 : Complete Metadata</w:t>
            </w:r>
          </w:p>
          <w:p w14:paraId="1493F07B" w14:textId="77777777" w:rsidR="00165A0C" w:rsidRPr="00165A0C" w:rsidRDefault="00165A0C" w:rsidP="00165A0C">
            <w:pPr>
              <w:spacing w:before="120" w:after="120"/>
              <w:rPr>
                <w:rFonts w:cs="Arial"/>
                <w:sz w:val="18"/>
              </w:rPr>
            </w:pPr>
            <w:r w:rsidRPr="00165A0C">
              <w:rPr>
                <w:rFonts w:cs="Arial"/>
                <w:sz w:val="18"/>
              </w:rPr>
              <w:t>7 : Browse Graphic</w:t>
            </w:r>
          </w:p>
          <w:p w14:paraId="0A7D510A" w14:textId="77777777" w:rsidR="00165A0C" w:rsidRPr="00165A0C" w:rsidRDefault="00165A0C" w:rsidP="00165A0C">
            <w:pPr>
              <w:spacing w:before="120" w:after="120"/>
              <w:rPr>
                <w:rFonts w:cs="Arial"/>
                <w:sz w:val="18"/>
              </w:rPr>
            </w:pPr>
            <w:r w:rsidRPr="00165A0C">
              <w:rPr>
                <w:rFonts w:cs="Arial"/>
                <w:sz w:val="18"/>
              </w:rPr>
              <w:t>8 : Upload</w:t>
            </w:r>
          </w:p>
          <w:p w14:paraId="049AA283" w14:textId="77777777" w:rsidR="00165A0C" w:rsidRPr="00165A0C" w:rsidRDefault="00165A0C" w:rsidP="00165A0C">
            <w:pPr>
              <w:spacing w:before="120" w:after="120"/>
              <w:rPr>
                <w:rFonts w:cs="Arial"/>
                <w:sz w:val="18"/>
              </w:rPr>
            </w:pPr>
            <w:r w:rsidRPr="00165A0C">
              <w:rPr>
                <w:rFonts w:cs="Arial"/>
                <w:sz w:val="18"/>
              </w:rPr>
              <w:t>9 : Email Service</w:t>
            </w:r>
          </w:p>
          <w:p w14:paraId="3B591FB5" w14:textId="77777777" w:rsidR="00165A0C" w:rsidRPr="00165A0C" w:rsidRDefault="00165A0C" w:rsidP="00165A0C">
            <w:pPr>
              <w:spacing w:before="120" w:after="120"/>
              <w:rPr>
                <w:rFonts w:cs="Arial"/>
                <w:sz w:val="18"/>
              </w:rPr>
            </w:pPr>
            <w:r w:rsidRPr="00165A0C">
              <w:rPr>
                <w:rFonts w:cs="Arial"/>
                <w:sz w:val="18"/>
              </w:rPr>
              <w:t>10 : Browsing</w:t>
            </w:r>
          </w:p>
          <w:p w14:paraId="65222B5C" w14:textId="77777777" w:rsidR="00165A0C" w:rsidRPr="00165A0C" w:rsidRDefault="00165A0C" w:rsidP="00165A0C">
            <w:pPr>
              <w:spacing w:before="120" w:after="120"/>
              <w:rPr>
                <w:rFonts w:cs="Arial"/>
                <w:sz w:val="18"/>
              </w:rPr>
            </w:pPr>
            <w:r w:rsidRPr="00165A0C">
              <w:rPr>
                <w:rFonts w:cs="Arial"/>
                <w:sz w:val="18"/>
              </w:rPr>
              <w:t>11 : File Access</w:t>
            </w:r>
          </w:p>
        </w:tc>
        <w:tc>
          <w:tcPr>
            <w:tcW w:w="417" w:type="pct"/>
            <w:gridSpan w:val="2"/>
            <w:shd w:val="clear" w:color="auto" w:fill="auto"/>
          </w:tcPr>
          <w:p w14:paraId="6AE642A2"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1E97355E"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BF335DC" w14:textId="77777777" w:rsidTr="00B131AF">
        <w:tc>
          <w:tcPr>
            <w:tcW w:w="1665" w:type="pct"/>
            <w:gridSpan w:val="4"/>
            <w:shd w:val="clear" w:color="auto" w:fill="auto"/>
          </w:tcPr>
          <w:p w14:paraId="222A4FCC" w14:textId="77777777" w:rsidR="00165A0C" w:rsidRPr="00165A0C" w:rsidRDefault="00165A0C" w:rsidP="00165A0C">
            <w:pPr>
              <w:spacing w:before="120" w:after="120"/>
              <w:rPr>
                <w:rFonts w:cs="Arial"/>
                <w:sz w:val="18"/>
              </w:rPr>
            </w:pPr>
            <w:r w:rsidRPr="00165A0C">
              <w:rPr>
                <w:rFonts w:cs="Arial"/>
                <w:sz w:val="18"/>
              </w:rPr>
              <w:t xml:space="preserve">         Protocol request</w:t>
            </w:r>
          </w:p>
        </w:tc>
        <w:tc>
          <w:tcPr>
            <w:tcW w:w="834" w:type="pct"/>
            <w:gridSpan w:val="2"/>
            <w:shd w:val="clear" w:color="auto" w:fill="auto"/>
          </w:tcPr>
          <w:p w14:paraId="4C43FB22" w14:textId="77777777" w:rsidR="00165A0C" w:rsidRPr="00165A0C" w:rsidRDefault="00165A0C" w:rsidP="00165A0C">
            <w:pPr>
              <w:spacing w:before="120" w:after="120"/>
              <w:rPr>
                <w:rFonts w:cs="Arial"/>
                <w:sz w:val="18"/>
              </w:rPr>
            </w:pPr>
          </w:p>
        </w:tc>
        <w:tc>
          <w:tcPr>
            <w:tcW w:w="1250" w:type="pct"/>
            <w:gridSpan w:val="4"/>
            <w:shd w:val="clear" w:color="auto" w:fill="auto"/>
          </w:tcPr>
          <w:p w14:paraId="67061FC4" w14:textId="77777777" w:rsidR="00165A0C" w:rsidRPr="00165A0C" w:rsidRDefault="00165A0C" w:rsidP="00165A0C">
            <w:pPr>
              <w:spacing w:before="120" w:after="120"/>
              <w:rPr>
                <w:rFonts w:cs="Arial"/>
                <w:sz w:val="18"/>
              </w:rPr>
            </w:pPr>
          </w:p>
        </w:tc>
        <w:tc>
          <w:tcPr>
            <w:tcW w:w="417" w:type="pct"/>
            <w:gridSpan w:val="2"/>
            <w:shd w:val="clear" w:color="auto" w:fill="auto"/>
          </w:tcPr>
          <w:p w14:paraId="70FD88ED"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497AED6C"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785F4E1" w14:textId="77777777" w:rsidTr="00B131AF">
        <w:tc>
          <w:tcPr>
            <w:tcW w:w="1665" w:type="pct"/>
            <w:gridSpan w:val="4"/>
            <w:shd w:val="clear" w:color="auto" w:fill="auto"/>
          </w:tcPr>
          <w:p w14:paraId="0C65E270" w14:textId="77777777" w:rsidR="00165A0C" w:rsidRPr="00165A0C" w:rsidRDefault="00165A0C" w:rsidP="00165A0C">
            <w:pPr>
              <w:spacing w:before="120" w:after="120"/>
              <w:rPr>
                <w:rFonts w:cs="Arial"/>
                <w:sz w:val="18"/>
              </w:rPr>
            </w:pPr>
            <w:r w:rsidRPr="00165A0C">
              <w:rPr>
                <w:rFonts w:cs="Arial"/>
                <w:sz w:val="18"/>
              </w:rPr>
              <w:t xml:space="preserve">      Source</w:t>
            </w:r>
          </w:p>
        </w:tc>
        <w:tc>
          <w:tcPr>
            <w:tcW w:w="834" w:type="pct"/>
            <w:gridSpan w:val="2"/>
            <w:shd w:val="clear" w:color="auto" w:fill="auto"/>
          </w:tcPr>
          <w:p w14:paraId="3BAC87ED" w14:textId="77777777" w:rsidR="00165A0C" w:rsidRPr="00165A0C" w:rsidRDefault="00165A0C" w:rsidP="00165A0C">
            <w:pPr>
              <w:spacing w:before="120" w:after="120"/>
              <w:rPr>
                <w:rFonts w:cs="Arial"/>
                <w:sz w:val="18"/>
              </w:rPr>
            </w:pPr>
          </w:p>
        </w:tc>
        <w:tc>
          <w:tcPr>
            <w:tcW w:w="1250" w:type="pct"/>
            <w:gridSpan w:val="4"/>
            <w:shd w:val="clear" w:color="auto" w:fill="auto"/>
          </w:tcPr>
          <w:p w14:paraId="64E77380" w14:textId="77777777" w:rsidR="00165A0C" w:rsidRPr="00165A0C" w:rsidRDefault="00165A0C" w:rsidP="00165A0C">
            <w:pPr>
              <w:spacing w:before="120" w:after="120"/>
              <w:rPr>
                <w:rFonts w:cs="Arial"/>
                <w:sz w:val="18"/>
              </w:rPr>
            </w:pPr>
          </w:p>
        </w:tc>
        <w:tc>
          <w:tcPr>
            <w:tcW w:w="417" w:type="pct"/>
            <w:gridSpan w:val="2"/>
            <w:shd w:val="clear" w:color="auto" w:fill="auto"/>
          </w:tcPr>
          <w:p w14:paraId="1E46DEA0"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1FD773E6"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BE12365" w14:textId="77777777" w:rsidTr="00B131AF">
        <w:tc>
          <w:tcPr>
            <w:tcW w:w="1665" w:type="pct"/>
            <w:gridSpan w:val="4"/>
            <w:shd w:val="clear" w:color="auto" w:fill="auto"/>
          </w:tcPr>
          <w:p w14:paraId="591029AA" w14:textId="77777777" w:rsidR="00165A0C" w:rsidRPr="00165A0C" w:rsidRDefault="00165A0C" w:rsidP="00165A0C">
            <w:pPr>
              <w:spacing w:before="120" w:after="120"/>
              <w:rPr>
                <w:rFonts w:cs="Arial"/>
                <w:sz w:val="18"/>
              </w:rPr>
            </w:pPr>
            <w:r w:rsidRPr="00165A0C">
              <w:rPr>
                <w:rFonts w:cs="Arial"/>
                <w:sz w:val="18"/>
              </w:rPr>
              <w:t xml:space="preserve">      Source Type</w:t>
            </w:r>
          </w:p>
        </w:tc>
        <w:tc>
          <w:tcPr>
            <w:tcW w:w="834" w:type="pct"/>
            <w:gridSpan w:val="2"/>
            <w:shd w:val="clear" w:color="auto" w:fill="auto"/>
          </w:tcPr>
          <w:p w14:paraId="5C1B3500" w14:textId="77777777" w:rsidR="00165A0C" w:rsidRPr="00165A0C" w:rsidRDefault="00165A0C" w:rsidP="00165A0C">
            <w:pPr>
              <w:spacing w:before="120" w:after="120"/>
              <w:rPr>
                <w:rFonts w:cs="Arial"/>
                <w:sz w:val="18"/>
              </w:rPr>
            </w:pPr>
          </w:p>
        </w:tc>
        <w:tc>
          <w:tcPr>
            <w:tcW w:w="1250" w:type="pct"/>
            <w:gridSpan w:val="4"/>
            <w:shd w:val="clear" w:color="auto" w:fill="auto"/>
          </w:tcPr>
          <w:p w14:paraId="1ACD1D77" w14:textId="77777777" w:rsidR="00165A0C" w:rsidRPr="00165A0C" w:rsidRDefault="00165A0C" w:rsidP="00165A0C">
            <w:pPr>
              <w:spacing w:before="120" w:after="120"/>
              <w:rPr>
                <w:rFonts w:cs="Arial"/>
                <w:sz w:val="18"/>
              </w:rPr>
            </w:pPr>
            <w:r w:rsidRPr="00165A0C">
              <w:rPr>
                <w:rFonts w:cs="Arial"/>
                <w:sz w:val="18"/>
              </w:rPr>
              <w:t>1 : Law or Regulation</w:t>
            </w:r>
          </w:p>
          <w:p w14:paraId="49F01740" w14:textId="77777777" w:rsidR="00165A0C" w:rsidRPr="00165A0C" w:rsidRDefault="00165A0C" w:rsidP="00165A0C">
            <w:pPr>
              <w:spacing w:before="120" w:after="120"/>
              <w:rPr>
                <w:rFonts w:cs="Arial"/>
                <w:sz w:val="18"/>
              </w:rPr>
            </w:pPr>
            <w:r w:rsidRPr="00165A0C">
              <w:rPr>
                <w:rFonts w:cs="Arial"/>
                <w:sz w:val="18"/>
              </w:rPr>
              <w:t>2 : Official Publication</w:t>
            </w:r>
          </w:p>
          <w:p w14:paraId="1AB8D4DC" w14:textId="77777777" w:rsidR="00165A0C" w:rsidRPr="00165A0C" w:rsidRDefault="00165A0C" w:rsidP="00165A0C">
            <w:pPr>
              <w:spacing w:before="120" w:after="120"/>
              <w:rPr>
                <w:rFonts w:cs="Arial"/>
                <w:sz w:val="18"/>
              </w:rPr>
            </w:pPr>
            <w:r w:rsidRPr="00165A0C">
              <w:rPr>
                <w:rFonts w:cs="Arial"/>
                <w:sz w:val="18"/>
              </w:rPr>
              <w:t>7 : Mariner Report, Confirmed</w:t>
            </w:r>
          </w:p>
          <w:p w14:paraId="3FCAB0E6" w14:textId="77777777" w:rsidR="00165A0C" w:rsidRPr="00165A0C" w:rsidRDefault="00165A0C" w:rsidP="00165A0C">
            <w:pPr>
              <w:spacing w:before="120" w:after="120"/>
              <w:rPr>
                <w:rFonts w:cs="Arial"/>
                <w:sz w:val="18"/>
              </w:rPr>
            </w:pPr>
            <w:r w:rsidRPr="00165A0C">
              <w:rPr>
                <w:rFonts w:cs="Arial"/>
                <w:sz w:val="18"/>
              </w:rPr>
              <w:t>8 : Mariner Report, Not Confirmed</w:t>
            </w:r>
          </w:p>
          <w:p w14:paraId="5DF12B23" w14:textId="77777777" w:rsidR="00165A0C" w:rsidRPr="00165A0C" w:rsidRDefault="00165A0C" w:rsidP="00165A0C">
            <w:pPr>
              <w:spacing w:before="120" w:after="120"/>
              <w:rPr>
                <w:rFonts w:cs="Arial"/>
                <w:sz w:val="18"/>
              </w:rPr>
            </w:pPr>
            <w:r w:rsidRPr="00165A0C">
              <w:rPr>
                <w:rFonts w:cs="Arial"/>
                <w:sz w:val="18"/>
              </w:rPr>
              <w:t>9 : Industry Publications and Reports</w:t>
            </w:r>
          </w:p>
          <w:p w14:paraId="0810D7C7" w14:textId="77777777" w:rsidR="00165A0C" w:rsidRPr="00165A0C" w:rsidRDefault="00165A0C" w:rsidP="00165A0C">
            <w:pPr>
              <w:spacing w:before="120" w:after="120"/>
              <w:rPr>
                <w:rFonts w:cs="Arial"/>
                <w:sz w:val="18"/>
              </w:rPr>
            </w:pPr>
            <w:r w:rsidRPr="00165A0C">
              <w:rPr>
                <w:rFonts w:cs="Arial"/>
                <w:sz w:val="18"/>
              </w:rPr>
              <w:t>10 : Remotely Sensed Images</w:t>
            </w:r>
          </w:p>
          <w:p w14:paraId="09329CA7" w14:textId="77777777" w:rsidR="00165A0C" w:rsidRPr="00165A0C" w:rsidRDefault="00165A0C" w:rsidP="00165A0C">
            <w:pPr>
              <w:spacing w:before="120" w:after="120"/>
              <w:rPr>
                <w:rFonts w:cs="Arial"/>
                <w:sz w:val="18"/>
              </w:rPr>
            </w:pPr>
            <w:r w:rsidRPr="00165A0C">
              <w:rPr>
                <w:rFonts w:cs="Arial"/>
                <w:sz w:val="18"/>
              </w:rPr>
              <w:t>11 : Photographs</w:t>
            </w:r>
          </w:p>
          <w:p w14:paraId="75B05E59" w14:textId="77777777" w:rsidR="00165A0C" w:rsidRPr="00165A0C" w:rsidRDefault="00165A0C" w:rsidP="00165A0C">
            <w:pPr>
              <w:spacing w:before="120" w:after="120"/>
              <w:rPr>
                <w:rFonts w:cs="Arial"/>
                <w:sz w:val="18"/>
              </w:rPr>
            </w:pPr>
            <w:r w:rsidRPr="00165A0C">
              <w:rPr>
                <w:rFonts w:cs="Arial"/>
                <w:sz w:val="18"/>
              </w:rPr>
              <w:t>12 : Products Issued by HO Services</w:t>
            </w:r>
          </w:p>
          <w:p w14:paraId="0A207891" w14:textId="77777777" w:rsidR="00165A0C" w:rsidRPr="00165A0C" w:rsidRDefault="00165A0C" w:rsidP="00165A0C">
            <w:pPr>
              <w:spacing w:before="120" w:after="120"/>
              <w:rPr>
                <w:rFonts w:cs="Arial"/>
                <w:sz w:val="18"/>
              </w:rPr>
            </w:pPr>
            <w:r w:rsidRPr="00165A0C">
              <w:rPr>
                <w:rFonts w:cs="Arial"/>
                <w:sz w:val="18"/>
              </w:rPr>
              <w:t>13 : News Media</w:t>
            </w:r>
          </w:p>
          <w:p w14:paraId="1ABE0C73" w14:textId="77777777" w:rsidR="00165A0C" w:rsidRPr="00165A0C" w:rsidRDefault="00165A0C" w:rsidP="00165A0C">
            <w:pPr>
              <w:spacing w:before="120" w:after="120"/>
              <w:rPr>
                <w:rFonts w:cs="Arial"/>
                <w:sz w:val="18"/>
              </w:rPr>
            </w:pPr>
            <w:r w:rsidRPr="00165A0C">
              <w:rPr>
                <w:rFonts w:cs="Arial"/>
                <w:sz w:val="18"/>
              </w:rPr>
              <w:t>14 : Traffic Data</w:t>
            </w:r>
          </w:p>
        </w:tc>
        <w:tc>
          <w:tcPr>
            <w:tcW w:w="417" w:type="pct"/>
            <w:gridSpan w:val="2"/>
            <w:shd w:val="clear" w:color="auto" w:fill="auto"/>
          </w:tcPr>
          <w:p w14:paraId="07F04CFB"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28C5EB5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80D0DF3" w14:textId="77777777" w:rsidTr="00B131AF">
        <w:tc>
          <w:tcPr>
            <w:tcW w:w="1665" w:type="pct"/>
            <w:gridSpan w:val="4"/>
            <w:shd w:val="clear" w:color="auto" w:fill="auto"/>
          </w:tcPr>
          <w:p w14:paraId="1717B089" w14:textId="77777777" w:rsidR="00165A0C" w:rsidRPr="00165A0C" w:rsidRDefault="00165A0C" w:rsidP="00165A0C">
            <w:pPr>
              <w:spacing w:before="120" w:after="120"/>
              <w:rPr>
                <w:rFonts w:cs="Arial"/>
                <w:sz w:val="18"/>
              </w:rPr>
            </w:pPr>
            <w:r w:rsidRPr="00165A0C">
              <w:rPr>
                <w:rFonts w:cs="Arial"/>
                <w:sz w:val="18"/>
              </w:rPr>
              <w:t xml:space="preserve">      Reported Date</w:t>
            </w:r>
          </w:p>
        </w:tc>
        <w:tc>
          <w:tcPr>
            <w:tcW w:w="834" w:type="pct"/>
            <w:gridSpan w:val="2"/>
            <w:shd w:val="clear" w:color="auto" w:fill="auto"/>
          </w:tcPr>
          <w:p w14:paraId="02DC3F41" w14:textId="77777777" w:rsidR="00165A0C" w:rsidRPr="00165A0C" w:rsidRDefault="00165A0C" w:rsidP="00165A0C">
            <w:pPr>
              <w:spacing w:before="120" w:after="120"/>
              <w:rPr>
                <w:rFonts w:cs="Arial"/>
                <w:sz w:val="18"/>
              </w:rPr>
            </w:pPr>
            <w:r w:rsidRPr="00165A0C">
              <w:rPr>
                <w:rFonts w:cs="Arial"/>
                <w:sz w:val="18"/>
              </w:rPr>
              <w:t>(SORDAT)</w:t>
            </w:r>
          </w:p>
        </w:tc>
        <w:tc>
          <w:tcPr>
            <w:tcW w:w="1250" w:type="pct"/>
            <w:gridSpan w:val="4"/>
            <w:shd w:val="clear" w:color="auto" w:fill="auto"/>
          </w:tcPr>
          <w:p w14:paraId="56735F07" w14:textId="77777777" w:rsidR="00165A0C" w:rsidRPr="00165A0C" w:rsidRDefault="00165A0C" w:rsidP="00165A0C">
            <w:pPr>
              <w:spacing w:before="120" w:after="120"/>
              <w:rPr>
                <w:rFonts w:cs="Arial"/>
                <w:sz w:val="18"/>
              </w:rPr>
            </w:pPr>
          </w:p>
        </w:tc>
        <w:tc>
          <w:tcPr>
            <w:tcW w:w="417" w:type="pct"/>
            <w:gridSpan w:val="2"/>
            <w:shd w:val="clear" w:color="auto" w:fill="auto"/>
          </w:tcPr>
          <w:p w14:paraId="23117526" w14:textId="77777777" w:rsidR="00165A0C" w:rsidRPr="00165A0C" w:rsidRDefault="00165A0C" w:rsidP="00165A0C">
            <w:pPr>
              <w:spacing w:before="120" w:after="120"/>
              <w:rPr>
                <w:rFonts w:cs="Arial"/>
                <w:sz w:val="18"/>
              </w:rPr>
            </w:pPr>
            <w:r w:rsidRPr="00165A0C">
              <w:rPr>
                <w:rFonts w:cs="Arial"/>
                <w:sz w:val="18"/>
              </w:rPr>
              <w:t>(S) TD</w:t>
            </w:r>
          </w:p>
        </w:tc>
        <w:tc>
          <w:tcPr>
            <w:tcW w:w="834" w:type="pct"/>
            <w:gridSpan w:val="2"/>
            <w:shd w:val="clear" w:color="auto" w:fill="auto"/>
          </w:tcPr>
          <w:p w14:paraId="6FC808F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B264B9D" w14:textId="77777777" w:rsidTr="00B131AF">
        <w:tc>
          <w:tcPr>
            <w:tcW w:w="1665" w:type="pct"/>
            <w:gridSpan w:val="4"/>
            <w:shd w:val="clear" w:color="auto" w:fill="auto"/>
          </w:tcPr>
          <w:p w14:paraId="57DD06DB" w14:textId="77777777" w:rsidR="00165A0C" w:rsidRPr="00165A0C" w:rsidRDefault="00165A0C" w:rsidP="00165A0C">
            <w:pPr>
              <w:spacing w:before="120" w:after="120"/>
              <w:rPr>
                <w:rFonts w:cs="Arial"/>
                <w:sz w:val="18"/>
              </w:rPr>
            </w:pPr>
            <w:r w:rsidRPr="00165A0C">
              <w:rPr>
                <w:rFonts w:cs="Arial"/>
                <w:sz w:val="18"/>
              </w:rPr>
              <w:t>Location by Text</w:t>
            </w:r>
          </w:p>
        </w:tc>
        <w:tc>
          <w:tcPr>
            <w:tcW w:w="834" w:type="pct"/>
            <w:gridSpan w:val="2"/>
            <w:shd w:val="clear" w:color="auto" w:fill="auto"/>
          </w:tcPr>
          <w:p w14:paraId="555CE8C2" w14:textId="77777777" w:rsidR="00165A0C" w:rsidRPr="00165A0C" w:rsidRDefault="00165A0C" w:rsidP="00165A0C">
            <w:pPr>
              <w:spacing w:before="120" w:after="120"/>
              <w:rPr>
                <w:rFonts w:cs="Arial"/>
                <w:sz w:val="18"/>
              </w:rPr>
            </w:pPr>
          </w:p>
        </w:tc>
        <w:tc>
          <w:tcPr>
            <w:tcW w:w="1250" w:type="pct"/>
            <w:gridSpan w:val="4"/>
            <w:shd w:val="clear" w:color="auto" w:fill="auto"/>
          </w:tcPr>
          <w:p w14:paraId="685A3536" w14:textId="77777777" w:rsidR="00165A0C" w:rsidRPr="00165A0C" w:rsidRDefault="00165A0C" w:rsidP="00165A0C">
            <w:pPr>
              <w:spacing w:before="120" w:after="120"/>
              <w:rPr>
                <w:rFonts w:cs="Arial"/>
                <w:sz w:val="18"/>
              </w:rPr>
            </w:pPr>
          </w:p>
        </w:tc>
        <w:tc>
          <w:tcPr>
            <w:tcW w:w="417" w:type="pct"/>
            <w:gridSpan w:val="2"/>
            <w:shd w:val="clear" w:color="auto" w:fill="auto"/>
          </w:tcPr>
          <w:p w14:paraId="67B8578B" w14:textId="77777777" w:rsidR="00165A0C" w:rsidRPr="00165A0C" w:rsidRDefault="00165A0C" w:rsidP="00165A0C">
            <w:pPr>
              <w:spacing w:before="120" w:after="120"/>
              <w:rPr>
                <w:rFonts w:cs="Arial"/>
                <w:sz w:val="18"/>
              </w:rPr>
            </w:pPr>
            <w:r w:rsidRPr="00165A0C">
              <w:rPr>
                <w:rFonts w:cs="Arial"/>
                <w:sz w:val="18"/>
              </w:rPr>
              <w:t>TE</w:t>
            </w:r>
          </w:p>
        </w:tc>
        <w:tc>
          <w:tcPr>
            <w:tcW w:w="834" w:type="pct"/>
            <w:gridSpan w:val="2"/>
            <w:shd w:val="clear" w:color="auto" w:fill="auto"/>
          </w:tcPr>
          <w:p w14:paraId="26036429"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B63654C" w14:textId="77777777" w:rsidTr="00B131AF">
        <w:tc>
          <w:tcPr>
            <w:tcW w:w="1665" w:type="pct"/>
            <w:gridSpan w:val="4"/>
            <w:shd w:val="clear" w:color="auto" w:fill="auto"/>
          </w:tcPr>
          <w:p w14:paraId="372FB441" w14:textId="77777777" w:rsidR="00165A0C" w:rsidRPr="00165A0C" w:rsidRDefault="00165A0C" w:rsidP="00165A0C">
            <w:pPr>
              <w:spacing w:before="120" w:after="120"/>
              <w:rPr>
                <w:rFonts w:cs="Arial"/>
                <w:sz w:val="18"/>
              </w:rPr>
            </w:pPr>
            <w:r w:rsidRPr="00165A0C">
              <w:rPr>
                <w:rFonts w:cs="Arial"/>
                <w:sz w:val="18"/>
              </w:rPr>
              <w:t>Marked By</w:t>
            </w:r>
          </w:p>
        </w:tc>
        <w:tc>
          <w:tcPr>
            <w:tcW w:w="834" w:type="pct"/>
            <w:gridSpan w:val="2"/>
            <w:shd w:val="clear" w:color="auto" w:fill="auto"/>
          </w:tcPr>
          <w:p w14:paraId="3C2302F2" w14:textId="77777777" w:rsidR="00165A0C" w:rsidRPr="00165A0C" w:rsidRDefault="00165A0C" w:rsidP="00165A0C">
            <w:pPr>
              <w:spacing w:before="120" w:after="120"/>
              <w:rPr>
                <w:rFonts w:cs="Arial"/>
                <w:sz w:val="18"/>
              </w:rPr>
            </w:pPr>
          </w:p>
        </w:tc>
        <w:tc>
          <w:tcPr>
            <w:tcW w:w="1250" w:type="pct"/>
            <w:gridSpan w:val="4"/>
            <w:shd w:val="clear" w:color="auto" w:fill="auto"/>
          </w:tcPr>
          <w:p w14:paraId="2634D5E2" w14:textId="77777777" w:rsidR="00165A0C" w:rsidRPr="00165A0C" w:rsidRDefault="00165A0C" w:rsidP="00165A0C">
            <w:pPr>
              <w:spacing w:before="120" w:after="120"/>
              <w:rPr>
                <w:rFonts w:cs="Arial"/>
                <w:sz w:val="18"/>
              </w:rPr>
            </w:pPr>
          </w:p>
        </w:tc>
        <w:tc>
          <w:tcPr>
            <w:tcW w:w="417" w:type="pct"/>
            <w:gridSpan w:val="2"/>
            <w:shd w:val="clear" w:color="auto" w:fill="auto"/>
          </w:tcPr>
          <w:p w14:paraId="53FDFC04" w14:textId="77777777" w:rsidR="00165A0C" w:rsidRPr="00165A0C" w:rsidRDefault="00165A0C" w:rsidP="00165A0C">
            <w:pPr>
              <w:spacing w:before="120" w:after="120"/>
              <w:rPr>
                <w:rFonts w:cs="Arial"/>
                <w:sz w:val="18"/>
              </w:rPr>
            </w:pPr>
            <w:r w:rsidRPr="00165A0C">
              <w:rPr>
                <w:rFonts w:cs="Arial"/>
                <w:sz w:val="18"/>
              </w:rPr>
              <w:t>C</w:t>
            </w:r>
          </w:p>
        </w:tc>
        <w:tc>
          <w:tcPr>
            <w:tcW w:w="834" w:type="pct"/>
            <w:gridSpan w:val="2"/>
            <w:shd w:val="clear" w:color="auto" w:fill="auto"/>
          </w:tcPr>
          <w:p w14:paraId="51BA1924"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1DBFCC4" w14:textId="77777777" w:rsidTr="00B131AF">
        <w:tc>
          <w:tcPr>
            <w:tcW w:w="1665" w:type="pct"/>
            <w:gridSpan w:val="4"/>
            <w:shd w:val="clear" w:color="auto" w:fill="auto"/>
          </w:tcPr>
          <w:p w14:paraId="5F32120A" w14:textId="77777777" w:rsidR="00165A0C" w:rsidRPr="00165A0C" w:rsidRDefault="00165A0C" w:rsidP="00165A0C">
            <w:pPr>
              <w:spacing w:before="120" w:after="120"/>
              <w:rPr>
                <w:rFonts w:cs="Arial"/>
                <w:sz w:val="18"/>
              </w:rPr>
            </w:pPr>
            <w:r w:rsidRPr="00165A0C">
              <w:rPr>
                <w:rFonts w:cs="Arial"/>
                <w:sz w:val="18"/>
              </w:rPr>
              <w:t xml:space="preserve">   Text Content</w:t>
            </w:r>
          </w:p>
        </w:tc>
        <w:tc>
          <w:tcPr>
            <w:tcW w:w="834" w:type="pct"/>
            <w:gridSpan w:val="2"/>
            <w:shd w:val="clear" w:color="auto" w:fill="auto"/>
          </w:tcPr>
          <w:p w14:paraId="1EEAE62C" w14:textId="77777777" w:rsidR="00165A0C" w:rsidRPr="00165A0C" w:rsidRDefault="00165A0C" w:rsidP="00165A0C">
            <w:pPr>
              <w:spacing w:before="120" w:after="120"/>
              <w:rPr>
                <w:rFonts w:cs="Arial"/>
                <w:sz w:val="18"/>
              </w:rPr>
            </w:pPr>
          </w:p>
        </w:tc>
        <w:tc>
          <w:tcPr>
            <w:tcW w:w="1250" w:type="pct"/>
            <w:gridSpan w:val="4"/>
            <w:shd w:val="clear" w:color="auto" w:fill="auto"/>
          </w:tcPr>
          <w:p w14:paraId="348CE5F9" w14:textId="77777777" w:rsidR="00165A0C" w:rsidRPr="00165A0C" w:rsidRDefault="00165A0C" w:rsidP="00165A0C">
            <w:pPr>
              <w:spacing w:before="120" w:after="120"/>
              <w:rPr>
                <w:rFonts w:cs="Arial"/>
                <w:sz w:val="18"/>
              </w:rPr>
            </w:pPr>
          </w:p>
        </w:tc>
        <w:tc>
          <w:tcPr>
            <w:tcW w:w="417" w:type="pct"/>
            <w:gridSpan w:val="2"/>
            <w:shd w:val="clear" w:color="auto" w:fill="auto"/>
          </w:tcPr>
          <w:p w14:paraId="1C5F5FF2"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11F07C44" w14:textId="77777777" w:rsidR="00165A0C" w:rsidRPr="00165A0C" w:rsidRDefault="00165A0C" w:rsidP="00165A0C">
            <w:pPr>
              <w:spacing w:before="120" w:after="120"/>
              <w:rPr>
                <w:rFonts w:cs="Arial"/>
                <w:sz w:val="18"/>
              </w:rPr>
            </w:pPr>
            <w:r w:rsidRPr="00165A0C">
              <w:rPr>
                <w:rFonts w:cs="Arial"/>
                <w:sz w:val="18"/>
              </w:rPr>
              <w:t>1, *</w:t>
            </w:r>
          </w:p>
        </w:tc>
      </w:tr>
      <w:tr w:rsidR="00165A0C" w:rsidRPr="00165A0C" w14:paraId="59FF89AA" w14:textId="77777777" w:rsidTr="00B131AF">
        <w:tc>
          <w:tcPr>
            <w:tcW w:w="1665" w:type="pct"/>
            <w:gridSpan w:val="4"/>
            <w:shd w:val="clear" w:color="auto" w:fill="auto"/>
          </w:tcPr>
          <w:p w14:paraId="7F7CD0A7" w14:textId="77777777" w:rsidR="00165A0C" w:rsidRPr="00165A0C" w:rsidRDefault="00165A0C" w:rsidP="00165A0C">
            <w:pPr>
              <w:spacing w:before="120" w:after="120"/>
              <w:rPr>
                <w:rFonts w:cs="Arial"/>
                <w:sz w:val="18"/>
              </w:rPr>
            </w:pPr>
            <w:r w:rsidRPr="00165A0C">
              <w:rPr>
                <w:rFonts w:cs="Arial"/>
                <w:sz w:val="18"/>
              </w:rPr>
              <w:t xml:space="preserve">      Category of text</w:t>
            </w:r>
          </w:p>
        </w:tc>
        <w:tc>
          <w:tcPr>
            <w:tcW w:w="834" w:type="pct"/>
            <w:gridSpan w:val="2"/>
            <w:shd w:val="clear" w:color="auto" w:fill="auto"/>
          </w:tcPr>
          <w:p w14:paraId="725D949F" w14:textId="77777777" w:rsidR="00165A0C" w:rsidRPr="00165A0C" w:rsidRDefault="00165A0C" w:rsidP="00165A0C">
            <w:pPr>
              <w:spacing w:before="120" w:after="120"/>
              <w:rPr>
                <w:rFonts w:cs="Arial"/>
                <w:sz w:val="18"/>
              </w:rPr>
            </w:pPr>
          </w:p>
        </w:tc>
        <w:tc>
          <w:tcPr>
            <w:tcW w:w="1250" w:type="pct"/>
            <w:gridSpan w:val="4"/>
            <w:shd w:val="clear" w:color="auto" w:fill="auto"/>
          </w:tcPr>
          <w:p w14:paraId="0B1B7EA4" w14:textId="77777777" w:rsidR="00165A0C" w:rsidRPr="00165A0C" w:rsidRDefault="00165A0C" w:rsidP="00165A0C">
            <w:pPr>
              <w:spacing w:before="120" w:after="120"/>
              <w:rPr>
                <w:rFonts w:cs="Arial"/>
                <w:sz w:val="18"/>
              </w:rPr>
            </w:pPr>
            <w:r w:rsidRPr="00165A0C">
              <w:rPr>
                <w:rFonts w:cs="Arial"/>
                <w:sz w:val="18"/>
              </w:rPr>
              <w:t>1 : Abstract or Summary</w:t>
            </w:r>
          </w:p>
          <w:p w14:paraId="38D61C31" w14:textId="77777777" w:rsidR="00165A0C" w:rsidRPr="00165A0C" w:rsidRDefault="00165A0C" w:rsidP="00165A0C">
            <w:pPr>
              <w:spacing w:before="120" w:after="120"/>
              <w:rPr>
                <w:rFonts w:cs="Arial"/>
                <w:sz w:val="18"/>
              </w:rPr>
            </w:pPr>
            <w:r w:rsidRPr="00165A0C">
              <w:rPr>
                <w:rFonts w:cs="Arial"/>
                <w:sz w:val="18"/>
              </w:rPr>
              <w:t>2 : Extract</w:t>
            </w:r>
          </w:p>
          <w:p w14:paraId="090449A3" w14:textId="77777777" w:rsidR="00165A0C" w:rsidRPr="00165A0C" w:rsidRDefault="00165A0C" w:rsidP="00165A0C">
            <w:pPr>
              <w:spacing w:before="120" w:after="120"/>
              <w:rPr>
                <w:rFonts w:cs="Arial"/>
                <w:sz w:val="18"/>
              </w:rPr>
            </w:pPr>
            <w:r w:rsidRPr="00165A0C">
              <w:rPr>
                <w:rFonts w:cs="Arial"/>
                <w:sz w:val="18"/>
              </w:rPr>
              <w:t>3 : Full Text</w:t>
            </w:r>
          </w:p>
        </w:tc>
        <w:tc>
          <w:tcPr>
            <w:tcW w:w="417" w:type="pct"/>
            <w:gridSpan w:val="2"/>
            <w:shd w:val="clear" w:color="auto" w:fill="auto"/>
          </w:tcPr>
          <w:p w14:paraId="0489B0C9"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314FB5D5"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BA72AD3" w14:textId="77777777" w:rsidTr="00B131AF">
        <w:tc>
          <w:tcPr>
            <w:tcW w:w="1665" w:type="pct"/>
            <w:gridSpan w:val="4"/>
            <w:shd w:val="clear" w:color="auto" w:fill="auto"/>
          </w:tcPr>
          <w:p w14:paraId="3B511E11" w14:textId="77777777" w:rsidR="00165A0C" w:rsidRPr="00165A0C" w:rsidRDefault="00165A0C" w:rsidP="00165A0C">
            <w:pPr>
              <w:spacing w:before="120" w:after="120"/>
              <w:rPr>
                <w:rFonts w:cs="Arial"/>
                <w:sz w:val="18"/>
              </w:rPr>
            </w:pPr>
            <w:r w:rsidRPr="00165A0C">
              <w:rPr>
                <w:rFonts w:cs="Arial"/>
                <w:sz w:val="18"/>
              </w:rPr>
              <w:t xml:space="preserve">      Information</w:t>
            </w:r>
          </w:p>
        </w:tc>
        <w:tc>
          <w:tcPr>
            <w:tcW w:w="834" w:type="pct"/>
            <w:gridSpan w:val="2"/>
            <w:shd w:val="clear" w:color="auto" w:fill="auto"/>
          </w:tcPr>
          <w:p w14:paraId="31FB4DD0" w14:textId="77777777" w:rsidR="00165A0C" w:rsidRPr="00165A0C" w:rsidRDefault="00165A0C" w:rsidP="00165A0C">
            <w:pPr>
              <w:spacing w:before="120" w:after="120"/>
              <w:rPr>
                <w:rFonts w:cs="Arial"/>
                <w:sz w:val="18"/>
              </w:rPr>
            </w:pPr>
          </w:p>
        </w:tc>
        <w:tc>
          <w:tcPr>
            <w:tcW w:w="1250" w:type="pct"/>
            <w:gridSpan w:val="4"/>
            <w:shd w:val="clear" w:color="auto" w:fill="auto"/>
          </w:tcPr>
          <w:p w14:paraId="10E50406" w14:textId="77777777" w:rsidR="00165A0C" w:rsidRPr="00165A0C" w:rsidRDefault="00165A0C" w:rsidP="00165A0C">
            <w:pPr>
              <w:spacing w:before="120" w:after="120"/>
              <w:rPr>
                <w:rFonts w:cs="Arial"/>
                <w:sz w:val="18"/>
              </w:rPr>
            </w:pPr>
          </w:p>
        </w:tc>
        <w:tc>
          <w:tcPr>
            <w:tcW w:w="417" w:type="pct"/>
            <w:gridSpan w:val="2"/>
            <w:shd w:val="clear" w:color="auto" w:fill="auto"/>
          </w:tcPr>
          <w:p w14:paraId="3CD81D64"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49EC5C8B"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110D9CA1" w14:textId="77777777" w:rsidTr="00B131AF">
        <w:tc>
          <w:tcPr>
            <w:tcW w:w="1665" w:type="pct"/>
            <w:gridSpan w:val="4"/>
            <w:shd w:val="clear" w:color="auto" w:fill="auto"/>
          </w:tcPr>
          <w:p w14:paraId="27228A77" w14:textId="77777777" w:rsidR="00165A0C" w:rsidRPr="00165A0C" w:rsidRDefault="00165A0C" w:rsidP="00165A0C">
            <w:pPr>
              <w:spacing w:before="120" w:after="120"/>
              <w:rPr>
                <w:rFonts w:cs="Arial"/>
                <w:sz w:val="18"/>
              </w:rPr>
            </w:pPr>
            <w:r w:rsidRPr="00165A0C">
              <w:rPr>
                <w:rFonts w:cs="Arial"/>
                <w:sz w:val="18"/>
              </w:rPr>
              <w:lastRenderedPageBreak/>
              <w:t xml:space="preserve">         File Locator</w:t>
            </w:r>
          </w:p>
        </w:tc>
        <w:tc>
          <w:tcPr>
            <w:tcW w:w="834" w:type="pct"/>
            <w:gridSpan w:val="2"/>
            <w:shd w:val="clear" w:color="auto" w:fill="auto"/>
          </w:tcPr>
          <w:p w14:paraId="7326B857" w14:textId="77777777" w:rsidR="00165A0C" w:rsidRPr="00165A0C" w:rsidRDefault="00165A0C" w:rsidP="00165A0C">
            <w:pPr>
              <w:spacing w:before="120" w:after="120"/>
              <w:rPr>
                <w:rFonts w:cs="Arial"/>
                <w:sz w:val="18"/>
              </w:rPr>
            </w:pPr>
          </w:p>
        </w:tc>
        <w:tc>
          <w:tcPr>
            <w:tcW w:w="1250" w:type="pct"/>
            <w:gridSpan w:val="4"/>
            <w:shd w:val="clear" w:color="auto" w:fill="auto"/>
          </w:tcPr>
          <w:p w14:paraId="2F7ADBE4" w14:textId="77777777" w:rsidR="00165A0C" w:rsidRPr="00165A0C" w:rsidRDefault="00165A0C" w:rsidP="00165A0C">
            <w:pPr>
              <w:spacing w:before="120" w:after="120"/>
              <w:rPr>
                <w:rFonts w:cs="Arial"/>
                <w:sz w:val="18"/>
              </w:rPr>
            </w:pPr>
          </w:p>
        </w:tc>
        <w:tc>
          <w:tcPr>
            <w:tcW w:w="417" w:type="pct"/>
            <w:gridSpan w:val="2"/>
            <w:shd w:val="clear" w:color="auto" w:fill="auto"/>
          </w:tcPr>
          <w:p w14:paraId="17527E17"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52BBFE0A"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8854510" w14:textId="77777777" w:rsidTr="00B131AF">
        <w:tc>
          <w:tcPr>
            <w:tcW w:w="1665" w:type="pct"/>
            <w:gridSpan w:val="4"/>
            <w:shd w:val="clear" w:color="auto" w:fill="auto"/>
          </w:tcPr>
          <w:p w14:paraId="523E7B8B" w14:textId="77777777" w:rsidR="00165A0C" w:rsidRPr="00165A0C" w:rsidRDefault="00165A0C" w:rsidP="00165A0C">
            <w:pPr>
              <w:spacing w:before="120" w:after="120"/>
              <w:rPr>
                <w:rFonts w:cs="Arial"/>
                <w:sz w:val="18"/>
              </w:rPr>
            </w:pPr>
            <w:r w:rsidRPr="00165A0C">
              <w:rPr>
                <w:rFonts w:cs="Arial"/>
                <w:sz w:val="18"/>
              </w:rPr>
              <w:t xml:space="preserve">         File Reference</w:t>
            </w:r>
          </w:p>
        </w:tc>
        <w:tc>
          <w:tcPr>
            <w:tcW w:w="834" w:type="pct"/>
            <w:gridSpan w:val="2"/>
            <w:shd w:val="clear" w:color="auto" w:fill="auto"/>
          </w:tcPr>
          <w:p w14:paraId="42166008" w14:textId="77777777" w:rsidR="00165A0C" w:rsidRPr="00165A0C" w:rsidRDefault="00165A0C" w:rsidP="00165A0C">
            <w:pPr>
              <w:spacing w:before="120" w:after="120"/>
              <w:rPr>
                <w:rFonts w:cs="Arial"/>
                <w:sz w:val="18"/>
              </w:rPr>
            </w:pPr>
            <w:r w:rsidRPr="00165A0C">
              <w:rPr>
                <w:rFonts w:cs="Arial"/>
                <w:sz w:val="18"/>
              </w:rPr>
              <w:t>(TXTDSC)</w:t>
            </w:r>
          </w:p>
        </w:tc>
        <w:tc>
          <w:tcPr>
            <w:tcW w:w="1250" w:type="pct"/>
            <w:gridSpan w:val="4"/>
            <w:shd w:val="clear" w:color="auto" w:fill="auto"/>
          </w:tcPr>
          <w:p w14:paraId="6F6EF941" w14:textId="77777777" w:rsidR="00165A0C" w:rsidRPr="00165A0C" w:rsidRDefault="00165A0C" w:rsidP="00165A0C">
            <w:pPr>
              <w:spacing w:before="120" w:after="120"/>
              <w:rPr>
                <w:rFonts w:cs="Arial"/>
                <w:sz w:val="18"/>
              </w:rPr>
            </w:pPr>
          </w:p>
        </w:tc>
        <w:tc>
          <w:tcPr>
            <w:tcW w:w="417" w:type="pct"/>
            <w:gridSpan w:val="2"/>
            <w:shd w:val="clear" w:color="auto" w:fill="auto"/>
          </w:tcPr>
          <w:p w14:paraId="0F5D3777"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062585A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5C06654" w14:textId="77777777" w:rsidTr="00B131AF">
        <w:tc>
          <w:tcPr>
            <w:tcW w:w="1665" w:type="pct"/>
            <w:gridSpan w:val="4"/>
            <w:shd w:val="clear" w:color="auto" w:fill="auto"/>
          </w:tcPr>
          <w:p w14:paraId="5BB75825" w14:textId="77777777" w:rsidR="00165A0C" w:rsidRPr="00165A0C" w:rsidRDefault="00165A0C" w:rsidP="00165A0C">
            <w:pPr>
              <w:spacing w:before="120" w:after="120"/>
              <w:rPr>
                <w:rFonts w:cs="Arial"/>
                <w:sz w:val="18"/>
              </w:rPr>
            </w:pPr>
            <w:r w:rsidRPr="00165A0C">
              <w:rPr>
                <w:rFonts w:cs="Arial"/>
                <w:sz w:val="18"/>
              </w:rPr>
              <w:t xml:space="preserve">         Headline</w:t>
            </w:r>
          </w:p>
        </w:tc>
        <w:tc>
          <w:tcPr>
            <w:tcW w:w="834" w:type="pct"/>
            <w:gridSpan w:val="2"/>
            <w:shd w:val="clear" w:color="auto" w:fill="auto"/>
          </w:tcPr>
          <w:p w14:paraId="23BD5B69" w14:textId="77777777" w:rsidR="00165A0C" w:rsidRPr="00165A0C" w:rsidRDefault="00165A0C" w:rsidP="00165A0C">
            <w:pPr>
              <w:spacing w:before="120" w:after="120"/>
              <w:rPr>
                <w:rFonts w:cs="Arial"/>
                <w:sz w:val="18"/>
              </w:rPr>
            </w:pPr>
          </w:p>
        </w:tc>
        <w:tc>
          <w:tcPr>
            <w:tcW w:w="1250" w:type="pct"/>
            <w:gridSpan w:val="4"/>
            <w:shd w:val="clear" w:color="auto" w:fill="auto"/>
          </w:tcPr>
          <w:p w14:paraId="32688810" w14:textId="77777777" w:rsidR="00165A0C" w:rsidRPr="00165A0C" w:rsidRDefault="00165A0C" w:rsidP="00165A0C">
            <w:pPr>
              <w:spacing w:before="120" w:after="120"/>
              <w:rPr>
                <w:rFonts w:cs="Arial"/>
                <w:sz w:val="18"/>
              </w:rPr>
            </w:pPr>
          </w:p>
        </w:tc>
        <w:tc>
          <w:tcPr>
            <w:tcW w:w="417" w:type="pct"/>
            <w:gridSpan w:val="2"/>
            <w:shd w:val="clear" w:color="auto" w:fill="auto"/>
          </w:tcPr>
          <w:p w14:paraId="6F389B23"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69A478EF" w14:textId="77777777" w:rsidR="00165A0C" w:rsidRPr="00165A0C" w:rsidRDefault="00165A0C" w:rsidP="00165A0C">
            <w:pPr>
              <w:spacing w:before="120" w:after="120"/>
              <w:rPr>
                <w:rFonts w:cs="Arial"/>
                <w:sz w:val="18"/>
              </w:rPr>
            </w:pPr>
            <w:r w:rsidRPr="00165A0C">
              <w:rPr>
                <w:rFonts w:cs="Arial"/>
                <w:sz w:val="18"/>
              </w:rPr>
              <w:t>0, * (ordered)</w:t>
            </w:r>
          </w:p>
        </w:tc>
      </w:tr>
      <w:tr w:rsidR="00165A0C" w:rsidRPr="00165A0C" w14:paraId="46AAF485" w14:textId="77777777" w:rsidTr="00B131AF">
        <w:tc>
          <w:tcPr>
            <w:tcW w:w="1665" w:type="pct"/>
            <w:gridSpan w:val="4"/>
            <w:shd w:val="clear" w:color="auto" w:fill="auto"/>
          </w:tcPr>
          <w:p w14:paraId="212287DF" w14:textId="77777777" w:rsidR="00165A0C" w:rsidRPr="00165A0C" w:rsidRDefault="00165A0C" w:rsidP="00165A0C">
            <w:pPr>
              <w:spacing w:before="120" w:after="120"/>
              <w:rPr>
                <w:rFonts w:cs="Arial"/>
                <w:sz w:val="18"/>
              </w:rPr>
            </w:pPr>
            <w:r w:rsidRPr="00165A0C">
              <w:rPr>
                <w:rFonts w:cs="Arial"/>
                <w:sz w:val="18"/>
              </w:rPr>
              <w:t xml:space="preserve">         Language</w:t>
            </w:r>
          </w:p>
        </w:tc>
        <w:tc>
          <w:tcPr>
            <w:tcW w:w="834" w:type="pct"/>
            <w:gridSpan w:val="2"/>
            <w:shd w:val="clear" w:color="auto" w:fill="auto"/>
          </w:tcPr>
          <w:p w14:paraId="44C34A4E" w14:textId="77777777" w:rsidR="00165A0C" w:rsidRPr="00165A0C" w:rsidRDefault="00165A0C" w:rsidP="00165A0C">
            <w:pPr>
              <w:spacing w:before="120" w:after="120"/>
              <w:rPr>
                <w:rFonts w:cs="Arial"/>
                <w:sz w:val="18"/>
              </w:rPr>
            </w:pPr>
          </w:p>
        </w:tc>
        <w:tc>
          <w:tcPr>
            <w:tcW w:w="1250" w:type="pct"/>
            <w:gridSpan w:val="4"/>
            <w:shd w:val="clear" w:color="auto" w:fill="auto"/>
          </w:tcPr>
          <w:p w14:paraId="13067971" w14:textId="77777777" w:rsidR="00165A0C" w:rsidRPr="00165A0C" w:rsidRDefault="00165A0C" w:rsidP="00165A0C">
            <w:pPr>
              <w:spacing w:before="120" w:after="120"/>
              <w:rPr>
                <w:rFonts w:cs="Arial"/>
                <w:sz w:val="18"/>
              </w:rPr>
            </w:pPr>
          </w:p>
        </w:tc>
        <w:tc>
          <w:tcPr>
            <w:tcW w:w="417" w:type="pct"/>
            <w:gridSpan w:val="2"/>
            <w:shd w:val="clear" w:color="auto" w:fill="auto"/>
          </w:tcPr>
          <w:p w14:paraId="7A6D9520"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58FEEBDA"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792AE1E" w14:textId="77777777" w:rsidTr="00B131AF">
        <w:tc>
          <w:tcPr>
            <w:tcW w:w="1665" w:type="pct"/>
            <w:gridSpan w:val="4"/>
            <w:shd w:val="clear" w:color="auto" w:fill="auto"/>
          </w:tcPr>
          <w:p w14:paraId="2773627E" w14:textId="77777777" w:rsidR="00165A0C" w:rsidRPr="00165A0C" w:rsidRDefault="00165A0C" w:rsidP="00165A0C">
            <w:pPr>
              <w:spacing w:before="120" w:after="120"/>
              <w:rPr>
                <w:rFonts w:cs="Arial"/>
                <w:sz w:val="18"/>
              </w:rPr>
            </w:pPr>
            <w:r w:rsidRPr="00165A0C">
              <w:rPr>
                <w:rFonts w:cs="Arial"/>
                <w:sz w:val="18"/>
              </w:rPr>
              <w:t xml:space="preserve">         Text</w:t>
            </w:r>
          </w:p>
        </w:tc>
        <w:tc>
          <w:tcPr>
            <w:tcW w:w="834" w:type="pct"/>
            <w:gridSpan w:val="2"/>
            <w:shd w:val="clear" w:color="auto" w:fill="auto"/>
          </w:tcPr>
          <w:p w14:paraId="10963CE4" w14:textId="77777777" w:rsidR="00165A0C" w:rsidRPr="00165A0C" w:rsidRDefault="00165A0C" w:rsidP="00165A0C">
            <w:pPr>
              <w:spacing w:before="120" w:after="120"/>
              <w:rPr>
                <w:rFonts w:cs="Arial"/>
                <w:sz w:val="18"/>
              </w:rPr>
            </w:pPr>
            <w:r w:rsidRPr="00165A0C">
              <w:rPr>
                <w:rFonts w:cs="Arial"/>
                <w:sz w:val="18"/>
              </w:rPr>
              <w:t>(INFORM)</w:t>
            </w:r>
          </w:p>
          <w:p w14:paraId="6EAAA462" w14:textId="77777777" w:rsidR="00165A0C" w:rsidRPr="00165A0C" w:rsidRDefault="00165A0C" w:rsidP="00165A0C">
            <w:pPr>
              <w:spacing w:before="120" w:after="120"/>
              <w:rPr>
                <w:rFonts w:cs="Arial"/>
                <w:sz w:val="18"/>
              </w:rPr>
            </w:pPr>
            <w:r w:rsidRPr="00165A0C">
              <w:rPr>
                <w:rFonts w:cs="Arial"/>
                <w:sz w:val="18"/>
              </w:rPr>
              <w:t>(NINFOM)</w:t>
            </w:r>
          </w:p>
        </w:tc>
        <w:tc>
          <w:tcPr>
            <w:tcW w:w="1250" w:type="pct"/>
            <w:gridSpan w:val="4"/>
            <w:shd w:val="clear" w:color="auto" w:fill="auto"/>
          </w:tcPr>
          <w:p w14:paraId="23712E3A" w14:textId="77777777" w:rsidR="00165A0C" w:rsidRPr="00165A0C" w:rsidRDefault="00165A0C" w:rsidP="00165A0C">
            <w:pPr>
              <w:spacing w:before="120" w:after="120"/>
              <w:rPr>
                <w:rFonts w:cs="Arial"/>
                <w:sz w:val="18"/>
              </w:rPr>
            </w:pPr>
          </w:p>
        </w:tc>
        <w:tc>
          <w:tcPr>
            <w:tcW w:w="417" w:type="pct"/>
            <w:gridSpan w:val="2"/>
            <w:shd w:val="clear" w:color="auto" w:fill="auto"/>
          </w:tcPr>
          <w:p w14:paraId="48072CD4"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564F9EFA"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01F9D25" w14:textId="77777777" w:rsidTr="00B131AF">
        <w:tc>
          <w:tcPr>
            <w:tcW w:w="1665" w:type="pct"/>
            <w:gridSpan w:val="4"/>
            <w:shd w:val="clear" w:color="auto" w:fill="auto"/>
          </w:tcPr>
          <w:p w14:paraId="612E91CF" w14:textId="77777777" w:rsidR="00165A0C" w:rsidRPr="00165A0C" w:rsidRDefault="00165A0C" w:rsidP="00165A0C">
            <w:pPr>
              <w:spacing w:before="120" w:after="120"/>
              <w:rPr>
                <w:rFonts w:cs="Arial"/>
                <w:sz w:val="18"/>
              </w:rPr>
            </w:pPr>
            <w:r w:rsidRPr="00165A0C">
              <w:rPr>
                <w:rFonts w:cs="Arial"/>
                <w:sz w:val="18"/>
              </w:rPr>
              <w:t xml:space="preserve">      Online Resource</w:t>
            </w:r>
          </w:p>
        </w:tc>
        <w:tc>
          <w:tcPr>
            <w:tcW w:w="834" w:type="pct"/>
            <w:gridSpan w:val="2"/>
            <w:shd w:val="clear" w:color="auto" w:fill="auto"/>
          </w:tcPr>
          <w:p w14:paraId="529C9507" w14:textId="77777777" w:rsidR="00165A0C" w:rsidRPr="00165A0C" w:rsidRDefault="00165A0C" w:rsidP="00165A0C">
            <w:pPr>
              <w:spacing w:before="120" w:after="120"/>
              <w:rPr>
                <w:rFonts w:cs="Arial"/>
                <w:sz w:val="18"/>
              </w:rPr>
            </w:pPr>
          </w:p>
        </w:tc>
        <w:tc>
          <w:tcPr>
            <w:tcW w:w="1250" w:type="pct"/>
            <w:gridSpan w:val="4"/>
            <w:shd w:val="clear" w:color="auto" w:fill="auto"/>
          </w:tcPr>
          <w:p w14:paraId="5C0E1DC9" w14:textId="77777777" w:rsidR="00165A0C" w:rsidRPr="00165A0C" w:rsidRDefault="00165A0C" w:rsidP="00165A0C">
            <w:pPr>
              <w:spacing w:before="120" w:after="120"/>
              <w:rPr>
                <w:rFonts w:cs="Arial"/>
                <w:sz w:val="18"/>
              </w:rPr>
            </w:pPr>
          </w:p>
        </w:tc>
        <w:tc>
          <w:tcPr>
            <w:tcW w:w="417" w:type="pct"/>
            <w:gridSpan w:val="2"/>
            <w:shd w:val="clear" w:color="auto" w:fill="auto"/>
          </w:tcPr>
          <w:p w14:paraId="2499859B"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30A76021"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71441E2" w14:textId="77777777" w:rsidTr="00B131AF">
        <w:tc>
          <w:tcPr>
            <w:tcW w:w="1665" w:type="pct"/>
            <w:gridSpan w:val="4"/>
            <w:shd w:val="clear" w:color="auto" w:fill="auto"/>
          </w:tcPr>
          <w:p w14:paraId="77DC4F08" w14:textId="77777777" w:rsidR="00165A0C" w:rsidRPr="00165A0C" w:rsidRDefault="00165A0C" w:rsidP="00165A0C">
            <w:pPr>
              <w:spacing w:before="120" w:after="120"/>
              <w:rPr>
                <w:rFonts w:cs="Arial"/>
                <w:sz w:val="18"/>
              </w:rPr>
            </w:pPr>
            <w:r w:rsidRPr="00165A0C">
              <w:rPr>
                <w:rFonts w:cs="Arial"/>
                <w:sz w:val="18"/>
              </w:rPr>
              <w:t xml:space="preserve">         Online Resource Linkage URL</w:t>
            </w:r>
          </w:p>
        </w:tc>
        <w:tc>
          <w:tcPr>
            <w:tcW w:w="834" w:type="pct"/>
            <w:gridSpan w:val="2"/>
            <w:shd w:val="clear" w:color="auto" w:fill="auto"/>
          </w:tcPr>
          <w:p w14:paraId="59D0E7C1" w14:textId="77777777" w:rsidR="00165A0C" w:rsidRPr="00165A0C" w:rsidRDefault="00165A0C" w:rsidP="00165A0C">
            <w:pPr>
              <w:spacing w:before="120" w:after="120"/>
              <w:rPr>
                <w:rFonts w:cs="Arial"/>
                <w:sz w:val="18"/>
              </w:rPr>
            </w:pPr>
          </w:p>
        </w:tc>
        <w:tc>
          <w:tcPr>
            <w:tcW w:w="1250" w:type="pct"/>
            <w:gridSpan w:val="4"/>
            <w:shd w:val="clear" w:color="auto" w:fill="auto"/>
          </w:tcPr>
          <w:p w14:paraId="3E57CF13" w14:textId="77777777" w:rsidR="00165A0C" w:rsidRPr="00165A0C" w:rsidRDefault="00165A0C" w:rsidP="00165A0C">
            <w:pPr>
              <w:spacing w:before="120" w:after="120"/>
              <w:rPr>
                <w:rFonts w:cs="Arial"/>
                <w:sz w:val="18"/>
              </w:rPr>
            </w:pPr>
          </w:p>
        </w:tc>
        <w:tc>
          <w:tcPr>
            <w:tcW w:w="417" w:type="pct"/>
            <w:gridSpan w:val="2"/>
            <w:shd w:val="clear" w:color="auto" w:fill="auto"/>
          </w:tcPr>
          <w:p w14:paraId="49AFDE53" w14:textId="77777777" w:rsidR="00165A0C" w:rsidRPr="00165A0C" w:rsidRDefault="00165A0C" w:rsidP="00165A0C">
            <w:pPr>
              <w:spacing w:before="120" w:after="120"/>
              <w:rPr>
                <w:rFonts w:cs="Arial"/>
                <w:sz w:val="18"/>
              </w:rPr>
            </w:pPr>
            <w:r w:rsidRPr="00165A0C">
              <w:rPr>
                <w:rFonts w:cs="Arial"/>
                <w:sz w:val="18"/>
              </w:rPr>
              <w:t>(S) UL</w:t>
            </w:r>
          </w:p>
        </w:tc>
        <w:tc>
          <w:tcPr>
            <w:tcW w:w="834" w:type="pct"/>
            <w:gridSpan w:val="2"/>
            <w:shd w:val="clear" w:color="auto" w:fill="auto"/>
          </w:tcPr>
          <w:p w14:paraId="7AF0E87F"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357038D2" w14:textId="77777777" w:rsidTr="00B131AF">
        <w:tc>
          <w:tcPr>
            <w:tcW w:w="1665" w:type="pct"/>
            <w:gridSpan w:val="4"/>
            <w:shd w:val="clear" w:color="auto" w:fill="auto"/>
          </w:tcPr>
          <w:p w14:paraId="2F302463" w14:textId="77777777" w:rsidR="00165A0C" w:rsidRPr="00165A0C" w:rsidRDefault="00165A0C" w:rsidP="00165A0C">
            <w:pPr>
              <w:spacing w:before="120" w:after="120"/>
              <w:rPr>
                <w:rFonts w:cs="Arial"/>
                <w:sz w:val="18"/>
              </w:rPr>
            </w:pPr>
            <w:r w:rsidRPr="00165A0C">
              <w:rPr>
                <w:rFonts w:cs="Arial"/>
                <w:sz w:val="18"/>
              </w:rPr>
              <w:t xml:space="preserve">         Protocol</w:t>
            </w:r>
          </w:p>
        </w:tc>
        <w:tc>
          <w:tcPr>
            <w:tcW w:w="834" w:type="pct"/>
            <w:gridSpan w:val="2"/>
            <w:shd w:val="clear" w:color="auto" w:fill="auto"/>
          </w:tcPr>
          <w:p w14:paraId="64F0C706" w14:textId="77777777" w:rsidR="00165A0C" w:rsidRPr="00165A0C" w:rsidRDefault="00165A0C" w:rsidP="00165A0C">
            <w:pPr>
              <w:spacing w:before="120" w:after="120"/>
              <w:rPr>
                <w:rFonts w:cs="Arial"/>
                <w:sz w:val="18"/>
              </w:rPr>
            </w:pPr>
          </w:p>
        </w:tc>
        <w:tc>
          <w:tcPr>
            <w:tcW w:w="1250" w:type="pct"/>
            <w:gridSpan w:val="4"/>
            <w:shd w:val="clear" w:color="auto" w:fill="auto"/>
          </w:tcPr>
          <w:p w14:paraId="041021F3" w14:textId="77777777" w:rsidR="00165A0C" w:rsidRPr="00165A0C" w:rsidRDefault="00165A0C" w:rsidP="00165A0C">
            <w:pPr>
              <w:spacing w:before="120" w:after="120"/>
              <w:rPr>
                <w:rFonts w:cs="Arial"/>
                <w:sz w:val="18"/>
              </w:rPr>
            </w:pPr>
          </w:p>
        </w:tc>
        <w:tc>
          <w:tcPr>
            <w:tcW w:w="417" w:type="pct"/>
            <w:gridSpan w:val="2"/>
            <w:shd w:val="clear" w:color="auto" w:fill="auto"/>
          </w:tcPr>
          <w:p w14:paraId="79F328E9"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00757759"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8658F34" w14:textId="77777777" w:rsidTr="00B131AF">
        <w:tc>
          <w:tcPr>
            <w:tcW w:w="1665" w:type="pct"/>
            <w:gridSpan w:val="4"/>
            <w:shd w:val="clear" w:color="auto" w:fill="auto"/>
          </w:tcPr>
          <w:p w14:paraId="2D409F91" w14:textId="77777777" w:rsidR="00165A0C" w:rsidRPr="00165A0C" w:rsidRDefault="00165A0C" w:rsidP="00165A0C">
            <w:pPr>
              <w:spacing w:before="120" w:after="120"/>
              <w:rPr>
                <w:rFonts w:cs="Arial"/>
                <w:sz w:val="18"/>
              </w:rPr>
            </w:pPr>
            <w:r w:rsidRPr="00165A0C">
              <w:rPr>
                <w:rFonts w:cs="Arial"/>
                <w:sz w:val="18"/>
              </w:rPr>
              <w:t xml:space="preserve">         Application Profile</w:t>
            </w:r>
          </w:p>
        </w:tc>
        <w:tc>
          <w:tcPr>
            <w:tcW w:w="834" w:type="pct"/>
            <w:gridSpan w:val="2"/>
            <w:shd w:val="clear" w:color="auto" w:fill="auto"/>
          </w:tcPr>
          <w:p w14:paraId="2336435C" w14:textId="77777777" w:rsidR="00165A0C" w:rsidRPr="00165A0C" w:rsidRDefault="00165A0C" w:rsidP="00165A0C">
            <w:pPr>
              <w:spacing w:before="120" w:after="120"/>
              <w:rPr>
                <w:rFonts w:cs="Arial"/>
                <w:sz w:val="18"/>
              </w:rPr>
            </w:pPr>
          </w:p>
        </w:tc>
        <w:tc>
          <w:tcPr>
            <w:tcW w:w="1250" w:type="pct"/>
            <w:gridSpan w:val="4"/>
            <w:shd w:val="clear" w:color="auto" w:fill="auto"/>
          </w:tcPr>
          <w:p w14:paraId="73C2F769" w14:textId="77777777" w:rsidR="00165A0C" w:rsidRPr="00165A0C" w:rsidRDefault="00165A0C" w:rsidP="00165A0C">
            <w:pPr>
              <w:spacing w:before="120" w:after="120"/>
              <w:rPr>
                <w:rFonts w:cs="Arial"/>
                <w:sz w:val="18"/>
              </w:rPr>
            </w:pPr>
          </w:p>
        </w:tc>
        <w:tc>
          <w:tcPr>
            <w:tcW w:w="417" w:type="pct"/>
            <w:gridSpan w:val="2"/>
            <w:shd w:val="clear" w:color="auto" w:fill="auto"/>
          </w:tcPr>
          <w:p w14:paraId="199A72EE"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5537CAA2"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46AF554" w14:textId="77777777" w:rsidTr="00B131AF">
        <w:tc>
          <w:tcPr>
            <w:tcW w:w="1665" w:type="pct"/>
            <w:gridSpan w:val="4"/>
            <w:shd w:val="clear" w:color="auto" w:fill="auto"/>
          </w:tcPr>
          <w:p w14:paraId="4B339C60" w14:textId="77777777" w:rsidR="00165A0C" w:rsidRPr="00165A0C" w:rsidRDefault="00165A0C" w:rsidP="00165A0C">
            <w:pPr>
              <w:spacing w:before="120" w:after="120"/>
              <w:rPr>
                <w:rFonts w:cs="Arial"/>
                <w:sz w:val="18"/>
              </w:rPr>
            </w:pPr>
            <w:r w:rsidRPr="00165A0C">
              <w:rPr>
                <w:rFonts w:cs="Arial"/>
                <w:sz w:val="18"/>
              </w:rPr>
              <w:t xml:space="preserve">         Name of Resource</w:t>
            </w:r>
          </w:p>
        </w:tc>
        <w:tc>
          <w:tcPr>
            <w:tcW w:w="834" w:type="pct"/>
            <w:gridSpan w:val="2"/>
            <w:shd w:val="clear" w:color="auto" w:fill="auto"/>
          </w:tcPr>
          <w:p w14:paraId="1602EA97" w14:textId="77777777" w:rsidR="00165A0C" w:rsidRPr="00165A0C" w:rsidRDefault="00165A0C" w:rsidP="00165A0C">
            <w:pPr>
              <w:spacing w:before="120" w:after="120"/>
              <w:rPr>
                <w:rFonts w:cs="Arial"/>
                <w:sz w:val="18"/>
              </w:rPr>
            </w:pPr>
          </w:p>
        </w:tc>
        <w:tc>
          <w:tcPr>
            <w:tcW w:w="1250" w:type="pct"/>
            <w:gridSpan w:val="4"/>
            <w:shd w:val="clear" w:color="auto" w:fill="auto"/>
          </w:tcPr>
          <w:p w14:paraId="08EE62EC" w14:textId="77777777" w:rsidR="00165A0C" w:rsidRPr="00165A0C" w:rsidRDefault="00165A0C" w:rsidP="00165A0C">
            <w:pPr>
              <w:spacing w:before="120" w:after="120"/>
              <w:rPr>
                <w:rFonts w:cs="Arial"/>
                <w:sz w:val="18"/>
              </w:rPr>
            </w:pPr>
          </w:p>
        </w:tc>
        <w:tc>
          <w:tcPr>
            <w:tcW w:w="417" w:type="pct"/>
            <w:gridSpan w:val="2"/>
            <w:shd w:val="clear" w:color="auto" w:fill="auto"/>
          </w:tcPr>
          <w:p w14:paraId="3C55B6D3"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3F53943E"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6AC8DF0" w14:textId="77777777" w:rsidTr="00B131AF">
        <w:tc>
          <w:tcPr>
            <w:tcW w:w="1665" w:type="pct"/>
            <w:gridSpan w:val="4"/>
            <w:shd w:val="clear" w:color="auto" w:fill="auto"/>
          </w:tcPr>
          <w:p w14:paraId="16525316" w14:textId="77777777" w:rsidR="00165A0C" w:rsidRPr="00165A0C" w:rsidRDefault="00165A0C" w:rsidP="00165A0C">
            <w:pPr>
              <w:spacing w:before="120" w:after="120"/>
              <w:rPr>
                <w:rFonts w:cs="Arial"/>
                <w:sz w:val="18"/>
              </w:rPr>
            </w:pPr>
            <w:r w:rsidRPr="00165A0C">
              <w:rPr>
                <w:rFonts w:cs="Arial"/>
                <w:sz w:val="18"/>
              </w:rPr>
              <w:t xml:space="preserve">         Online Resource Description</w:t>
            </w:r>
          </w:p>
        </w:tc>
        <w:tc>
          <w:tcPr>
            <w:tcW w:w="834" w:type="pct"/>
            <w:gridSpan w:val="2"/>
            <w:shd w:val="clear" w:color="auto" w:fill="auto"/>
          </w:tcPr>
          <w:p w14:paraId="6F4A35FA" w14:textId="77777777" w:rsidR="00165A0C" w:rsidRPr="00165A0C" w:rsidRDefault="00165A0C" w:rsidP="00165A0C">
            <w:pPr>
              <w:spacing w:before="120" w:after="120"/>
              <w:rPr>
                <w:rFonts w:cs="Arial"/>
                <w:sz w:val="18"/>
              </w:rPr>
            </w:pPr>
          </w:p>
        </w:tc>
        <w:tc>
          <w:tcPr>
            <w:tcW w:w="1250" w:type="pct"/>
            <w:gridSpan w:val="4"/>
            <w:shd w:val="clear" w:color="auto" w:fill="auto"/>
          </w:tcPr>
          <w:p w14:paraId="0D05A080" w14:textId="77777777" w:rsidR="00165A0C" w:rsidRPr="00165A0C" w:rsidRDefault="00165A0C" w:rsidP="00165A0C">
            <w:pPr>
              <w:spacing w:before="120" w:after="120"/>
              <w:rPr>
                <w:rFonts w:cs="Arial"/>
                <w:sz w:val="18"/>
              </w:rPr>
            </w:pPr>
          </w:p>
        </w:tc>
        <w:tc>
          <w:tcPr>
            <w:tcW w:w="417" w:type="pct"/>
            <w:gridSpan w:val="2"/>
            <w:shd w:val="clear" w:color="auto" w:fill="auto"/>
          </w:tcPr>
          <w:p w14:paraId="2BEAF889"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704D75C9"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5A46F61" w14:textId="77777777" w:rsidTr="00B131AF">
        <w:tc>
          <w:tcPr>
            <w:tcW w:w="1665" w:type="pct"/>
            <w:gridSpan w:val="4"/>
            <w:shd w:val="clear" w:color="auto" w:fill="auto"/>
          </w:tcPr>
          <w:p w14:paraId="04CE1C03" w14:textId="77777777" w:rsidR="00165A0C" w:rsidRPr="00165A0C" w:rsidRDefault="00165A0C" w:rsidP="00165A0C">
            <w:pPr>
              <w:spacing w:before="120" w:after="120"/>
              <w:rPr>
                <w:rFonts w:cs="Arial"/>
                <w:sz w:val="18"/>
              </w:rPr>
            </w:pPr>
            <w:r w:rsidRPr="00165A0C">
              <w:rPr>
                <w:rFonts w:cs="Arial"/>
                <w:sz w:val="18"/>
              </w:rPr>
              <w:t xml:space="preserve">         Online Function</w:t>
            </w:r>
          </w:p>
        </w:tc>
        <w:tc>
          <w:tcPr>
            <w:tcW w:w="834" w:type="pct"/>
            <w:gridSpan w:val="2"/>
            <w:shd w:val="clear" w:color="auto" w:fill="auto"/>
          </w:tcPr>
          <w:p w14:paraId="7215612D" w14:textId="77777777" w:rsidR="00165A0C" w:rsidRPr="00165A0C" w:rsidRDefault="00165A0C" w:rsidP="00165A0C">
            <w:pPr>
              <w:spacing w:before="120" w:after="120"/>
              <w:rPr>
                <w:rFonts w:cs="Arial"/>
                <w:sz w:val="18"/>
              </w:rPr>
            </w:pPr>
          </w:p>
        </w:tc>
        <w:tc>
          <w:tcPr>
            <w:tcW w:w="1250" w:type="pct"/>
            <w:gridSpan w:val="4"/>
            <w:shd w:val="clear" w:color="auto" w:fill="auto"/>
          </w:tcPr>
          <w:p w14:paraId="393DDD21" w14:textId="77777777" w:rsidR="00165A0C" w:rsidRPr="00165A0C" w:rsidRDefault="00165A0C" w:rsidP="00165A0C">
            <w:pPr>
              <w:spacing w:before="120" w:after="120"/>
              <w:rPr>
                <w:rFonts w:cs="Arial"/>
                <w:sz w:val="18"/>
              </w:rPr>
            </w:pPr>
            <w:r w:rsidRPr="00165A0C">
              <w:rPr>
                <w:rFonts w:cs="Arial"/>
                <w:sz w:val="18"/>
              </w:rPr>
              <w:t>1 : Download</w:t>
            </w:r>
          </w:p>
          <w:p w14:paraId="1559167B" w14:textId="77777777" w:rsidR="00165A0C" w:rsidRPr="00165A0C" w:rsidRDefault="00165A0C" w:rsidP="00165A0C">
            <w:pPr>
              <w:spacing w:before="120" w:after="120"/>
              <w:rPr>
                <w:rFonts w:cs="Arial"/>
                <w:sz w:val="18"/>
              </w:rPr>
            </w:pPr>
            <w:r w:rsidRPr="00165A0C">
              <w:rPr>
                <w:rFonts w:cs="Arial"/>
                <w:sz w:val="18"/>
              </w:rPr>
              <w:t>3 : Offline Access</w:t>
            </w:r>
          </w:p>
          <w:p w14:paraId="15C017D8" w14:textId="77777777" w:rsidR="00165A0C" w:rsidRPr="00165A0C" w:rsidRDefault="00165A0C" w:rsidP="00165A0C">
            <w:pPr>
              <w:spacing w:before="120" w:after="120"/>
              <w:rPr>
                <w:rFonts w:cs="Arial"/>
                <w:sz w:val="18"/>
              </w:rPr>
            </w:pPr>
            <w:r w:rsidRPr="00165A0C">
              <w:rPr>
                <w:rFonts w:cs="Arial"/>
                <w:sz w:val="18"/>
              </w:rPr>
              <w:t>4 : Order</w:t>
            </w:r>
          </w:p>
          <w:p w14:paraId="055F84ED" w14:textId="77777777" w:rsidR="00165A0C" w:rsidRPr="00165A0C" w:rsidRDefault="00165A0C" w:rsidP="00165A0C">
            <w:pPr>
              <w:spacing w:before="120" w:after="120"/>
              <w:rPr>
                <w:rFonts w:cs="Arial"/>
                <w:sz w:val="18"/>
              </w:rPr>
            </w:pPr>
            <w:r w:rsidRPr="00165A0C">
              <w:rPr>
                <w:rFonts w:cs="Arial"/>
                <w:sz w:val="18"/>
              </w:rPr>
              <w:t>5 : Search</w:t>
            </w:r>
          </w:p>
          <w:p w14:paraId="3C7B2834" w14:textId="77777777" w:rsidR="00165A0C" w:rsidRPr="00165A0C" w:rsidRDefault="00165A0C" w:rsidP="00165A0C">
            <w:pPr>
              <w:spacing w:before="120" w:after="120"/>
              <w:rPr>
                <w:rFonts w:cs="Arial"/>
                <w:sz w:val="18"/>
              </w:rPr>
            </w:pPr>
            <w:r w:rsidRPr="00165A0C">
              <w:rPr>
                <w:rFonts w:cs="Arial"/>
                <w:sz w:val="18"/>
              </w:rPr>
              <w:t>6 : Complete Metadata</w:t>
            </w:r>
          </w:p>
          <w:p w14:paraId="5BC21DE4" w14:textId="77777777" w:rsidR="00165A0C" w:rsidRPr="00165A0C" w:rsidRDefault="00165A0C" w:rsidP="00165A0C">
            <w:pPr>
              <w:spacing w:before="120" w:after="120"/>
              <w:rPr>
                <w:rFonts w:cs="Arial"/>
                <w:sz w:val="18"/>
              </w:rPr>
            </w:pPr>
            <w:r w:rsidRPr="00165A0C">
              <w:rPr>
                <w:rFonts w:cs="Arial"/>
                <w:sz w:val="18"/>
              </w:rPr>
              <w:t>7 : Browse Graphic</w:t>
            </w:r>
          </w:p>
          <w:p w14:paraId="4101AD36" w14:textId="77777777" w:rsidR="00165A0C" w:rsidRPr="00165A0C" w:rsidRDefault="00165A0C" w:rsidP="00165A0C">
            <w:pPr>
              <w:spacing w:before="120" w:after="120"/>
              <w:rPr>
                <w:rFonts w:cs="Arial"/>
                <w:sz w:val="18"/>
              </w:rPr>
            </w:pPr>
            <w:r w:rsidRPr="00165A0C">
              <w:rPr>
                <w:rFonts w:cs="Arial"/>
                <w:sz w:val="18"/>
              </w:rPr>
              <w:t>8 : Upload</w:t>
            </w:r>
          </w:p>
          <w:p w14:paraId="785ED458" w14:textId="77777777" w:rsidR="00165A0C" w:rsidRPr="00165A0C" w:rsidRDefault="00165A0C" w:rsidP="00165A0C">
            <w:pPr>
              <w:spacing w:before="120" w:after="120"/>
              <w:rPr>
                <w:rFonts w:cs="Arial"/>
                <w:sz w:val="18"/>
              </w:rPr>
            </w:pPr>
            <w:r w:rsidRPr="00165A0C">
              <w:rPr>
                <w:rFonts w:cs="Arial"/>
                <w:sz w:val="18"/>
              </w:rPr>
              <w:t>9 : Email Service</w:t>
            </w:r>
          </w:p>
          <w:p w14:paraId="69052B1A" w14:textId="77777777" w:rsidR="00165A0C" w:rsidRPr="00165A0C" w:rsidRDefault="00165A0C" w:rsidP="00165A0C">
            <w:pPr>
              <w:spacing w:before="120" w:after="120"/>
              <w:rPr>
                <w:rFonts w:cs="Arial"/>
                <w:sz w:val="18"/>
              </w:rPr>
            </w:pPr>
            <w:r w:rsidRPr="00165A0C">
              <w:rPr>
                <w:rFonts w:cs="Arial"/>
                <w:sz w:val="18"/>
              </w:rPr>
              <w:t>10 : Browsing</w:t>
            </w:r>
          </w:p>
          <w:p w14:paraId="06537D75" w14:textId="77777777" w:rsidR="00165A0C" w:rsidRPr="00165A0C" w:rsidRDefault="00165A0C" w:rsidP="00165A0C">
            <w:pPr>
              <w:spacing w:before="120" w:after="120"/>
              <w:rPr>
                <w:rFonts w:cs="Arial"/>
                <w:sz w:val="18"/>
              </w:rPr>
            </w:pPr>
            <w:r w:rsidRPr="00165A0C">
              <w:rPr>
                <w:rFonts w:cs="Arial"/>
                <w:sz w:val="18"/>
              </w:rPr>
              <w:t>11 : File Access</w:t>
            </w:r>
          </w:p>
        </w:tc>
        <w:tc>
          <w:tcPr>
            <w:tcW w:w="417" w:type="pct"/>
            <w:gridSpan w:val="2"/>
            <w:shd w:val="clear" w:color="auto" w:fill="auto"/>
          </w:tcPr>
          <w:p w14:paraId="4C00B264"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51C88BB5"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EDDFC18" w14:textId="77777777" w:rsidTr="00B131AF">
        <w:tc>
          <w:tcPr>
            <w:tcW w:w="1665" w:type="pct"/>
            <w:gridSpan w:val="4"/>
            <w:shd w:val="clear" w:color="auto" w:fill="auto"/>
          </w:tcPr>
          <w:p w14:paraId="6051A0CC" w14:textId="77777777" w:rsidR="00165A0C" w:rsidRPr="00165A0C" w:rsidRDefault="00165A0C" w:rsidP="00165A0C">
            <w:pPr>
              <w:spacing w:before="120" w:after="120"/>
              <w:rPr>
                <w:rFonts w:cs="Arial"/>
                <w:sz w:val="18"/>
              </w:rPr>
            </w:pPr>
            <w:r w:rsidRPr="00165A0C">
              <w:rPr>
                <w:rFonts w:cs="Arial"/>
                <w:sz w:val="18"/>
              </w:rPr>
              <w:t xml:space="preserve">         Protocol request</w:t>
            </w:r>
          </w:p>
        </w:tc>
        <w:tc>
          <w:tcPr>
            <w:tcW w:w="834" w:type="pct"/>
            <w:gridSpan w:val="2"/>
            <w:shd w:val="clear" w:color="auto" w:fill="auto"/>
          </w:tcPr>
          <w:p w14:paraId="369293AB" w14:textId="77777777" w:rsidR="00165A0C" w:rsidRPr="00165A0C" w:rsidRDefault="00165A0C" w:rsidP="00165A0C">
            <w:pPr>
              <w:spacing w:before="120" w:after="120"/>
              <w:rPr>
                <w:rFonts w:cs="Arial"/>
                <w:sz w:val="18"/>
              </w:rPr>
            </w:pPr>
          </w:p>
        </w:tc>
        <w:tc>
          <w:tcPr>
            <w:tcW w:w="1250" w:type="pct"/>
            <w:gridSpan w:val="4"/>
            <w:shd w:val="clear" w:color="auto" w:fill="auto"/>
          </w:tcPr>
          <w:p w14:paraId="3037CDA1" w14:textId="77777777" w:rsidR="00165A0C" w:rsidRPr="00165A0C" w:rsidRDefault="00165A0C" w:rsidP="00165A0C">
            <w:pPr>
              <w:spacing w:before="120" w:after="120"/>
              <w:rPr>
                <w:rFonts w:cs="Arial"/>
                <w:sz w:val="18"/>
              </w:rPr>
            </w:pPr>
          </w:p>
        </w:tc>
        <w:tc>
          <w:tcPr>
            <w:tcW w:w="417" w:type="pct"/>
            <w:gridSpan w:val="2"/>
            <w:shd w:val="clear" w:color="auto" w:fill="auto"/>
          </w:tcPr>
          <w:p w14:paraId="67D87067"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755D143A"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232C5B5" w14:textId="77777777" w:rsidTr="00B131AF">
        <w:tc>
          <w:tcPr>
            <w:tcW w:w="1665" w:type="pct"/>
            <w:gridSpan w:val="4"/>
            <w:shd w:val="clear" w:color="auto" w:fill="auto"/>
          </w:tcPr>
          <w:p w14:paraId="751CE47B" w14:textId="77777777" w:rsidR="00165A0C" w:rsidRPr="00165A0C" w:rsidRDefault="00165A0C" w:rsidP="00165A0C">
            <w:pPr>
              <w:spacing w:before="120" w:after="120"/>
              <w:rPr>
                <w:rFonts w:cs="Arial"/>
                <w:sz w:val="18"/>
              </w:rPr>
            </w:pPr>
            <w:r w:rsidRPr="00165A0C">
              <w:rPr>
                <w:rFonts w:cs="Arial"/>
                <w:sz w:val="18"/>
              </w:rPr>
              <w:t xml:space="preserve">      Source</w:t>
            </w:r>
          </w:p>
        </w:tc>
        <w:tc>
          <w:tcPr>
            <w:tcW w:w="834" w:type="pct"/>
            <w:gridSpan w:val="2"/>
            <w:shd w:val="clear" w:color="auto" w:fill="auto"/>
          </w:tcPr>
          <w:p w14:paraId="707632A0" w14:textId="77777777" w:rsidR="00165A0C" w:rsidRPr="00165A0C" w:rsidRDefault="00165A0C" w:rsidP="00165A0C">
            <w:pPr>
              <w:spacing w:before="120" w:after="120"/>
              <w:rPr>
                <w:rFonts w:cs="Arial"/>
                <w:sz w:val="18"/>
              </w:rPr>
            </w:pPr>
          </w:p>
        </w:tc>
        <w:tc>
          <w:tcPr>
            <w:tcW w:w="1250" w:type="pct"/>
            <w:gridSpan w:val="4"/>
            <w:shd w:val="clear" w:color="auto" w:fill="auto"/>
          </w:tcPr>
          <w:p w14:paraId="01810C5B" w14:textId="77777777" w:rsidR="00165A0C" w:rsidRPr="00165A0C" w:rsidRDefault="00165A0C" w:rsidP="00165A0C">
            <w:pPr>
              <w:spacing w:before="120" w:after="120"/>
              <w:rPr>
                <w:rFonts w:cs="Arial"/>
                <w:sz w:val="18"/>
              </w:rPr>
            </w:pPr>
          </w:p>
        </w:tc>
        <w:tc>
          <w:tcPr>
            <w:tcW w:w="417" w:type="pct"/>
            <w:gridSpan w:val="2"/>
            <w:shd w:val="clear" w:color="auto" w:fill="auto"/>
          </w:tcPr>
          <w:p w14:paraId="4EC3A5A5"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42B699B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F88F33E" w14:textId="77777777" w:rsidTr="00B131AF">
        <w:tc>
          <w:tcPr>
            <w:tcW w:w="1665" w:type="pct"/>
            <w:gridSpan w:val="4"/>
            <w:shd w:val="clear" w:color="auto" w:fill="auto"/>
          </w:tcPr>
          <w:p w14:paraId="20D7A99E" w14:textId="77777777" w:rsidR="00165A0C" w:rsidRPr="00165A0C" w:rsidRDefault="00165A0C" w:rsidP="00165A0C">
            <w:pPr>
              <w:spacing w:before="120" w:after="120"/>
              <w:rPr>
                <w:rFonts w:cs="Arial"/>
                <w:sz w:val="18"/>
              </w:rPr>
            </w:pPr>
            <w:r w:rsidRPr="00165A0C">
              <w:rPr>
                <w:rFonts w:cs="Arial"/>
                <w:sz w:val="18"/>
              </w:rPr>
              <w:t xml:space="preserve">      Source Type</w:t>
            </w:r>
          </w:p>
        </w:tc>
        <w:tc>
          <w:tcPr>
            <w:tcW w:w="834" w:type="pct"/>
            <w:gridSpan w:val="2"/>
            <w:shd w:val="clear" w:color="auto" w:fill="auto"/>
          </w:tcPr>
          <w:p w14:paraId="0C92C56E" w14:textId="77777777" w:rsidR="00165A0C" w:rsidRPr="00165A0C" w:rsidRDefault="00165A0C" w:rsidP="00165A0C">
            <w:pPr>
              <w:spacing w:before="120" w:after="120"/>
              <w:rPr>
                <w:rFonts w:cs="Arial"/>
                <w:sz w:val="18"/>
              </w:rPr>
            </w:pPr>
          </w:p>
        </w:tc>
        <w:tc>
          <w:tcPr>
            <w:tcW w:w="1250" w:type="pct"/>
            <w:gridSpan w:val="4"/>
            <w:shd w:val="clear" w:color="auto" w:fill="auto"/>
          </w:tcPr>
          <w:p w14:paraId="75ACB4D2" w14:textId="77777777" w:rsidR="00165A0C" w:rsidRPr="00165A0C" w:rsidRDefault="00165A0C" w:rsidP="00165A0C">
            <w:pPr>
              <w:spacing w:before="120" w:after="120"/>
              <w:rPr>
                <w:rFonts w:cs="Arial"/>
                <w:sz w:val="18"/>
              </w:rPr>
            </w:pPr>
            <w:r w:rsidRPr="00165A0C">
              <w:rPr>
                <w:rFonts w:cs="Arial"/>
                <w:sz w:val="18"/>
              </w:rPr>
              <w:t>1 : Law or Regulation</w:t>
            </w:r>
          </w:p>
          <w:p w14:paraId="7DA1CE67" w14:textId="77777777" w:rsidR="00165A0C" w:rsidRPr="00165A0C" w:rsidRDefault="00165A0C" w:rsidP="00165A0C">
            <w:pPr>
              <w:spacing w:before="120" w:after="120"/>
              <w:rPr>
                <w:rFonts w:cs="Arial"/>
                <w:sz w:val="18"/>
              </w:rPr>
            </w:pPr>
            <w:r w:rsidRPr="00165A0C">
              <w:rPr>
                <w:rFonts w:cs="Arial"/>
                <w:sz w:val="18"/>
              </w:rPr>
              <w:t>2 : Official Publication</w:t>
            </w:r>
          </w:p>
          <w:p w14:paraId="437837D5" w14:textId="77777777" w:rsidR="00165A0C" w:rsidRPr="00165A0C" w:rsidRDefault="00165A0C" w:rsidP="00165A0C">
            <w:pPr>
              <w:spacing w:before="120" w:after="120"/>
              <w:rPr>
                <w:rFonts w:cs="Arial"/>
                <w:sz w:val="18"/>
              </w:rPr>
            </w:pPr>
            <w:r w:rsidRPr="00165A0C">
              <w:rPr>
                <w:rFonts w:cs="Arial"/>
                <w:sz w:val="18"/>
              </w:rPr>
              <w:t>7 : Mariner Report, Confirmed</w:t>
            </w:r>
          </w:p>
          <w:p w14:paraId="7602CE4D" w14:textId="77777777" w:rsidR="00165A0C" w:rsidRPr="00165A0C" w:rsidRDefault="00165A0C" w:rsidP="00165A0C">
            <w:pPr>
              <w:spacing w:before="120" w:after="120"/>
              <w:rPr>
                <w:rFonts w:cs="Arial"/>
                <w:sz w:val="18"/>
              </w:rPr>
            </w:pPr>
            <w:r w:rsidRPr="00165A0C">
              <w:rPr>
                <w:rFonts w:cs="Arial"/>
                <w:sz w:val="18"/>
              </w:rPr>
              <w:t>8 : Mariner Report, Not Confirmed</w:t>
            </w:r>
          </w:p>
          <w:p w14:paraId="64B15DB3" w14:textId="77777777" w:rsidR="00165A0C" w:rsidRPr="00165A0C" w:rsidRDefault="00165A0C" w:rsidP="00165A0C">
            <w:pPr>
              <w:spacing w:before="120" w:after="120"/>
              <w:rPr>
                <w:rFonts w:cs="Arial"/>
                <w:sz w:val="18"/>
              </w:rPr>
            </w:pPr>
            <w:r w:rsidRPr="00165A0C">
              <w:rPr>
                <w:rFonts w:cs="Arial"/>
                <w:sz w:val="18"/>
              </w:rPr>
              <w:t>9 : Industry Publications and Reports</w:t>
            </w:r>
          </w:p>
          <w:p w14:paraId="03649471" w14:textId="77777777" w:rsidR="00165A0C" w:rsidRPr="00165A0C" w:rsidRDefault="00165A0C" w:rsidP="00165A0C">
            <w:pPr>
              <w:spacing w:before="120" w:after="120"/>
              <w:rPr>
                <w:rFonts w:cs="Arial"/>
                <w:sz w:val="18"/>
              </w:rPr>
            </w:pPr>
            <w:r w:rsidRPr="00165A0C">
              <w:rPr>
                <w:rFonts w:cs="Arial"/>
                <w:sz w:val="18"/>
              </w:rPr>
              <w:t>10 : Remotely Sensed Images</w:t>
            </w:r>
          </w:p>
          <w:p w14:paraId="449F628E" w14:textId="77777777" w:rsidR="00165A0C" w:rsidRPr="00165A0C" w:rsidRDefault="00165A0C" w:rsidP="00165A0C">
            <w:pPr>
              <w:spacing w:before="120" w:after="120"/>
              <w:rPr>
                <w:rFonts w:cs="Arial"/>
                <w:sz w:val="18"/>
              </w:rPr>
            </w:pPr>
            <w:r w:rsidRPr="00165A0C">
              <w:rPr>
                <w:rFonts w:cs="Arial"/>
                <w:sz w:val="18"/>
              </w:rPr>
              <w:t>11 : Photographs</w:t>
            </w:r>
          </w:p>
          <w:p w14:paraId="3194C192" w14:textId="77777777" w:rsidR="00165A0C" w:rsidRPr="00165A0C" w:rsidRDefault="00165A0C" w:rsidP="00165A0C">
            <w:pPr>
              <w:spacing w:before="120" w:after="120"/>
              <w:rPr>
                <w:rFonts w:cs="Arial"/>
                <w:sz w:val="18"/>
              </w:rPr>
            </w:pPr>
            <w:r w:rsidRPr="00165A0C">
              <w:rPr>
                <w:rFonts w:cs="Arial"/>
                <w:sz w:val="18"/>
              </w:rPr>
              <w:lastRenderedPageBreak/>
              <w:t>12 : Products Issued by HO Services</w:t>
            </w:r>
          </w:p>
          <w:p w14:paraId="32D2CBAA" w14:textId="77777777" w:rsidR="00165A0C" w:rsidRPr="00165A0C" w:rsidRDefault="00165A0C" w:rsidP="00165A0C">
            <w:pPr>
              <w:spacing w:before="120" w:after="120"/>
              <w:rPr>
                <w:rFonts w:cs="Arial"/>
                <w:sz w:val="18"/>
              </w:rPr>
            </w:pPr>
            <w:r w:rsidRPr="00165A0C">
              <w:rPr>
                <w:rFonts w:cs="Arial"/>
                <w:sz w:val="18"/>
              </w:rPr>
              <w:t>13 : News Media</w:t>
            </w:r>
          </w:p>
          <w:p w14:paraId="5BDC197D" w14:textId="77777777" w:rsidR="00165A0C" w:rsidRPr="00165A0C" w:rsidRDefault="00165A0C" w:rsidP="00165A0C">
            <w:pPr>
              <w:spacing w:before="120" w:after="120"/>
              <w:rPr>
                <w:rFonts w:cs="Arial"/>
                <w:sz w:val="18"/>
              </w:rPr>
            </w:pPr>
            <w:r w:rsidRPr="00165A0C">
              <w:rPr>
                <w:rFonts w:cs="Arial"/>
                <w:sz w:val="18"/>
              </w:rPr>
              <w:t>14 : Traffic Data</w:t>
            </w:r>
          </w:p>
        </w:tc>
        <w:tc>
          <w:tcPr>
            <w:tcW w:w="417" w:type="pct"/>
            <w:gridSpan w:val="2"/>
            <w:shd w:val="clear" w:color="auto" w:fill="auto"/>
          </w:tcPr>
          <w:p w14:paraId="25CABD5C" w14:textId="77777777" w:rsidR="00165A0C" w:rsidRPr="00165A0C" w:rsidRDefault="00165A0C" w:rsidP="00165A0C">
            <w:pPr>
              <w:spacing w:before="120" w:after="120"/>
              <w:rPr>
                <w:rFonts w:cs="Arial"/>
                <w:sz w:val="18"/>
              </w:rPr>
            </w:pPr>
            <w:r w:rsidRPr="00165A0C">
              <w:rPr>
                <w:rFonts w:cs="Arial"/>
                <w:sz w:val="18"/>
              </w:rPr>
              <w:lastRenderedPageBreak/>
              <w:t>(S) EN</w:t>
            </w:r>
          </w:p>
        </w:tc>
        <w:tc>
          <w:tcPr>
            <w:tcW w:w="834" w:type="pct"/>
            <w:gridSpan w:val="2"/>
            <w:shd w:val="clear" w:color="auto" w:fill="auto"/>
          </w:tcPr>
          <w:p w14:paraId="6DCF29F1"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6EEBD1E" w14:textId="77777777" w:rsidTr="00B131AF">
        <w:tc>
          <w:tcPr>
            <w:tcW w:w="1665" w:type="pct"/>
            <w:gridSpan w:val="4"/>
            <w:shd w:val="clear" w:color="auto" w:fill="auto"/>
          </w:tcPr>
          <w:p w14:paraId="03E8728F" w14:textId="77777777" w:rsidR="00165A0C" w:rsidRPr="00165A0C" w:rsidRDefault="00165A0C" w:rsidP="00165A0C">
            <w:pPr>
              <w:spacing w:before="120" w:after="120"/>
              <w:rPr>
                <w:rFonts w:cs="Arial"/>
                <w:sz w:val="18"/>
              </w:rPr>
            </w:pPr>
            <w:r w:rsidRPr="00165A0C">
              <w:rPr>
                <w:rFonts w:cs="Arial"/>
                <w:sz w:val="18"/>
              </w:rPr>
              <w:t xml:space="preserve">      Reported Date</w:t>
            </w:r>
          </w:p>
        </w:tc>
        <w:tc>
          <w:tcPr>
            <w:tcW w:w="834" w:type="pct"/>
            <w:gridSpan w:val="2"/>
            <w:shd w:val="clear" w:color="auto" w:fill="auto"/>
          </w:tcPr>
          <w:p w14:paraId="077F940C" w14:textId="77777777" w:rsidR="00165A0C" w:rsidRPr="00165A0C" w:rsidRDefault="00165A0C" w:rsidP="00165A0C">
            <w:pPr>
              <w:spacing w:before="120" w:after="120"/>
              <w:rPr>
                <w:rFonts w:cs="Arial"/>
                <w:sz w:val="18"/>
              </w:rPr>
            </w:pPr>
            <w:r w:rsidRPr="00165A0C">
              <w:rPr>
                <w:rFonts w:cs="Arial"/>
                <w:sz w:val="18"/>
              </w:rPr>
              <w:t>(SORDAT)</w:t>
            </w:r>
          </w:p>
        </w:tc>
        <w:tc>
          <w:tcPr>
            <w:tcW w:w="1250" w:type="pct"/>
            <w:gridSpan w:val="4"/>
            <w:shd w:val="clear" w:color="auto" w:fill="auto"/>
          </w:tcPr>
          <w:p w14:paraId="445F3766" w14:textId="77777777" w:rsidR="00165A0C" w:rsidRPr="00165A0C" w:rsidRDefault="00165A0C" w:rsidP="00165A0C">
            <w:pPr>
              <w:spacing w:before="120" w:after="120"/>
              <w:rPr>
                <w:rFonts w:cs="Arial"/>
                <w:sz w:val="18"/>
              </w:rPr>
            </w:pPr>
          </w:p>
        </w:tc>
        <w:tc>
          <w:tcPr>
            <w:tcW w:w="417" w:type="pct"/>
            <w:gridSpan w:val="2"/>
            <w:shd w:val="clear" w:color="auto" w:fill="auto"/>
          </w:tcPr>
          <w:p w14:paraId="13DD0FE3" w14:textId="77777777" w:rsidR="00165A0C" w:rsidRPr="00165A0C" w:rsidRDefault="00165A0C" w:rsidP="00165A0C">
            <w:pPr>
              <w:spacing w:before="120" w:after="120"/>
              <w:rPr>
                <w:rFonts w:cs="Arial"/>
                <w:sz w:val="18"/>
              </w:rPr>
            </w:pPr>
            <w:r w:rsidRPr="00165A0C">
              <w:rPr>
                <w:rFonts w:cs="Arial"/>
                <w:sz w:val="18"/>
              </w:rPr>
              <w:t>(S) TD</w:t>
            </w:r>
          </w:p>
        </w:tc>
        <w:tc>
          <w:tcPr>
            <w:tcW w:w="834" w:type="pct"/>
            <w:gridSpan w:val="2"/>
            <w:shd w:val="clear" w:color="auto" w:fill="auto"/>
          </w:tcPr>
          <w:p w14:paraId="22B7240D"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62AFF9E" w14:textId="77777777" w:rsidTr="00B131AF">
        <w:tc>
          <w:tcPr>
            <w:tcW w:w="1665" w:type="pct"/>
            <w:gridSpan w:val="4"/>
            <w:shd w:val="clear" w:color="auto" w:fill="auto"/>
          </w:tcPr>
          <w:p w14:paraId="6FDA2327" w14:textId="77777777" w:rsidR="00165A0C" w:rsidRPr="00165A0C" w:rsidRDefault="00165A0C" w:rsidP="00165A0C">
            <w:pPr>
              <w:spacing w:before="120" w:after="120"/>
              <w:rPr>
                <w:rFonts w:cs="Arial"/>
                <w:sz w:val="18"/>
              </w:rPr>
            </w:pPr>
            <w:r w:rsidRPr="00165A0C">
              <w:rPr>
                <w:rFonts w:cs="Arial"/>
                <w:sz w:val="18"/>
              </w:rPr>
              <w:t>ISPS Level</w:t>
            </w:r>
          </w:p>
        </w:tc>
        <w:tc>
          <w:tcPr>
            <w:tcW w:w="834" w:type="pct"/>
            <w:gridSpan w:val="2"/>
            <w:shd w:val="clear" w:color="auto" w:fill="auto"/>
          </w:tcPr>
          <w:p w14:paraId="1E8387A8" w14:textId="77777777" w:rsidR="00165A0C" w:rsidRPr="00165A0C" w:rsidRDefault="00165A0C" w:rsidP="00165A0C">
            <w:pPr>
              <w:spacing w:before="120" w:after="120"/>
              <w:rPr>
                <w:rFonts w:cs="Arial"/>
                <w:sz w:val="18"/>
              </w:rPr>
            </w:pPr>
          </w:p>
        </w:tc>
        <w:tc>
          <w:tcPr>
            <w:tcW w:w="1250" w:type="pct"/>
            <w:gridSpan w:val="4"/>
            <w:shd w:val="clear" w:color="auto" w:fill="auto"/>
          </w:tcPr>
          <w:p w14:paraId="36F7EE81" w14:textId="77777777" w:rsidR="00165A0C" w:rsidRPr="00165A0C" w:rsidRDefault="00165A0C" w:rsidP="00165A0C">
            <w:pPr>
              <w:spacing w:before="120" w:after="120"/>
              <w:rPr>
                <w:rFonts w:cs="Arial"/>
                <w:sz w:val="18"/>
              </w:rPr>
            </w:pPr>
            <w:r w:rsidRPr="00165A0C">
              <w:rPr>
                <w:rFonts w:cs="Arial"/>
                <w:sz w:val="18"/>
              </w:rPr>
              <w:t>1 : ISPS Level 1</w:t>
            </w:r>
          </w:p>
          <w:p w14:paraId="6085A6B9" w14:textId="77777777" w:rsidR="00165A0C" w:rsidRPr="00165A0C" w:rsidRDefault="00165A0C" w:rsidP="00165A0C">
            <w:pPr>
              <w:spacing w:before="120" w:after="120"/>
              <w:rPr>
                <w:rFonts w:cs="Arial"/>
                <w:sz w:val="18"/>
              </w:rPr>
            </w:pPr>
            <w:r w:rsidRPr="00165A0C">
              <w:rPr>
                <w:rFonts w:cs="Arial"/>
                <w:sz w:val="18"/>
              </w:rPr>
              <w:t>2 : ISPS Level 2</w:t>
            </w:r>
          </w:p>
          <w:p w14:paraId="0259FB93" w14:textId="77777777" w:rsidR="00165A0C" w:rsidRPr="00165A0C" w:rsidRDefault="00165A0C" w:rsidP="00165A0C">
            <w:pPr>
              <w:spacing w:before="120" w:after="120"/>
              <w:rPr>
                <w:rFonts w:cs="Arial"/>
                <w:sz w:val="18"/>
              </w:rPr>
            </w:pPr>
            <w:r w:rsidRPr="00165A0C">
              <w:rPr>
                <w:rFonts w:cs="Arial"/>
                <w:sz w:val="18"/>
              </w:rPr>
              <w:t>3 : ISPS Level 3</w:t>
            </w:r>
          </w:p>
        </w:tc>
        <w:tc>
          <w:tcPr>
            <w:tcW w:w="417" w:type="pct"/>
            <w:gridSpan w:val="2"/>
            <w:shd w:val="clear" w:color="auto" w:fill="auto"/>
          </w:tcPr>
          <w:p w14:paraId="5114ED40" w14:textId="77777777" w:rsidR="00165A0C" w:rsidRPr="00165A0C" w:rsidRDefault="00165A0C" w:rsidP="00165A0C">
            <w:pPr>
              <w:spacing w:before="120" w:after="120"/>
              <w:rPr>
                <w:rFonts w:cs="Arial"/>
                <w:sz w:val="18"/>
              </w:rPr>
            </w:pPr>
            <w:r w:rsidRPr="00165A0C">
              <w:rPr>
                <w:rFonts w:cs="Arial"/>
                <w:sz w:val="18"/>
              </w:rPr>
              <w:t>EN</w:t>
            </w:r>
          </w:p>
        </w:tc>
        <w:tc>
          <w:tcPr>
            <w:tcW w:w="834" w:type="pct"/>
            <w:gridSpan w:val="2"/>
            <w:shd w:val="clear" w:color="auto" w:fill="auto"/>
          </w:tcPr>
          <w:p w14:paraId="2ADE889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00C7067" w14:textId="77777777" w:rsidTr="00B131AF">
        <w:tc>
          <w:tcPr>
            <w:tcW w:w="5000" w:type="pct"/>
            <w:gridSpan w:val="14"/>
            <w:shd w:val="clear" w:color="auto" w:fill="auto"/>
          </w:tcPr>
          <w:p w14:paraId="2A9D266B" w14:textId="4538F69A" w:rsidR="00165A0C" w:rsidRPr="00165A0C" w:rsidRDefault="00165A0C" w:rsidP="00165A0C">
            <w:pPr>
              <w:spacing w:before="120" w:after="120"/>
              <w:rPr>
                <w:rFonts w:cs="Arial"/>
              </w:rPr>
            </w:pPr>
            <w:r w:rsidRPr="00165A0C">
              <w:rPr>
                <w:rFonts w:cs="Arial"/>
                <w:u w:val="single"/>
              </w:rPr>
              <w:t>INT 1 Reference:</w:t>
            </w:r>
            <w:r w:rsidR="000B28A1">
              <w:rPr>
                <w:rFonts w:cs="Arial"/>
                <w:u w:val="single"/>
              </w:rPr>
              <w:t xml:space="preserve"> --</w:t>
            </w:r>
          </w:p>
          <w:p w14:paraId="69D79E6D" w14:textId="6FCC5562" w:rsidR="00165A0C" w:rsidRDefault="00D9676D" w:rsidP="00D9676D">
            <w:pPr>
              <w:pStyle w:val="Heading3"/>
            </w:pPr>
            <w:bookmarkStart w:id="1329" w:name="_Toc120214418"/>
            <w:r>
              <w:t>General</w:t>
            </w:r>
            <w:bookmarkEnd w:id="1329"/>
          </w:p>
          <w:p w14:paraId="0CF48EDC" w14:textId="27F2F099" w:rsidR="00D9676D" w:rsidRPr="00165A0C" w:rsidRDefault="009451B4" w:rsidP="00165A0C">
            <w:pPr>
              <w:spacing w:before="120" w:after="120"/>
              <w:rPr>
                <w:rFonts w:cs="Arial"/>
              </w:rPr>
            </w:pPr>
            <w:ins w:id="1330" w:author="Raphael Malyankar" w:date="2023-01-10T13:26:00Z">
              <w:r>
                <w:rPr>
                  <w:rFonts w:cs="Arial"/>
                </w:rPr>
                <w:t>(Reserved)</w:t>
              </w:r>
            </w:ins>
          </w:p>
          <w:p w14:paraId="0FE5A759" w14:textId="77777777" w:rsidR="00165A0C" w:rsidRPr="00165A0C" w:rsidRDefault="00165A0C" w:rsidP="00165A0C">
            <w:pPr>
              <w:spacing w:before="120" w:after="120"/>
              <w:rPr>
                <w:rFonts w:cs="Arial"/>
              </w:rPr>
            </w:pPr>
            <w:r w:rsidRPr="00165A0C">
              <w:rPr>
                <w:rFonts w:cs="Arial"/>
                <w:u w:val="single"/>
              </w:rPr>
              <w:t>Remarks:</w:t>
            </w:r>
          </w:p>
          <w:p w14:paraId="55AB9F0B" w14:textId="77777777" w:rsidR="001E04D5" w:rsidRPr="001E04D5" w:rsidRDefault="001E04D5" w:rsidP="001E04D5">
            <w:pPr>
              <w:numPr>
                <w:ilvl w:val="0"/>
                <w:numId w:val="43"/>
              </w:numPr>
              <w:spacing w:before="120" w:after="120"/>
              <w:rPr>
                <w:ins w:id="1331" w:author="Raphael Malyankar" w:date="2022-10-21T01:33:00Z"/>
                <w:rFonts w:cs="Arial"/>
              </w:rPr>
            </w:pPr>
            <w:ins w:id="1332" w:author="Raphael Malyankar" w:date="2022-10-21T01:33:00Z">
              <w:r w:rsidRPr="001E04D5">
                <w:rPr>
                  <w:rFonts w:cs="Arial"/>
                </w:rPr>
                <w:t xml:space="preserve">The attribute </w:t>
              </w:r>
              <w:proofErr w:type="spellStart"/>
              <w:r w:rsidRPr="001E04D5">
                <w:rPr>
                  <w:rFonts w:cs="Arial"/>
                  <w:i/>
                  <w:iCs/>
                </w:rPr>
                <w:t>markedBy</w:t>
              </w:r>
              <w:proofErr w:type="spellEnd"/>
              <w:r w:rsidRPr="001E04D5">
                <w:rPr>
                  <w:rFonts w:cs="Arial"/>
                </w:rPr>
                <w:t xml:space="preserve"> should be used to describe aids to navigation used to demarcate the location, for example, by marking a limit line, or one of the boundaries of an area. </w:t>
              </w:r>
            </w:ins>
          </w:p>
          <w:p w14:paraId="7851BC73" w14:textId="77777777" w:rsidR="00165A0C" w:rsidRPr="00165A0C" w:rsidRDefault="00165A0C" w:rsidP="00165A0C">
            <w:pPr>
              <w:spacing w:before="120" w:after="120"/>
              <w:rPr>
                <w:rFonts w:cs="Arial"/>
              </w:rPr>
            </w:pPr>
          </w:p>
          <w:p w14:paraId="72B76DAD" w14:textId="77777777" w:rsidR="00165A0C" w:rsidRPr="00165A0C" w:rsidRDefault="00165A0C" w:rsidP="00165A0C">
            <w:pPr>
              <w:spacing w:before="120" w:after="120"/>
              <w:rPr>
                <w:rFonts w:cs="Arial"/>
              </w:rPr>
            </w:pPr>
            <w:r w:rsidRPr="00165A0C">
              <w:rPr>
                <w:rFonts w:cs="Arial"/>
                <w:u w:val="single"/>
              </w:rPr>
              <w:t>Distinction:</w:t>
            </w:r>
          </w:p>
          <w:p w14:paraId="01F78741" w14:textId="77777777" w:rsidR="00165A0C" w:rsidRPr="00165A0C" w:rsidRDefault="00165A0C" w:rsidP="00165A0C">
            <w:pPr>
              <w:spacing w:before="120" w:after="120"/>
              <w:rPr>
                <w:rFonts w:cs="Arial"/>
              </w:rPr>
            </w:pPr>
          </w:p>
        </w:tc>
      </w:tr>
      <w:tr w:rsidR="00165A0C" w:rsidRPr="00165A0C" w14:paraId="434438B7" w14:textId="77777777" w:rsidTr="00B131AF">
        <w:tc>
          <w:tcPr>
            <w:tcW w:w="5000" w:type="pct"/>
            <w:gridSpan w:val="14"/>
            <w:shd w:val="clear" w:color="auto" w:fill="auto"/>
          </w:tcPr>
          <w:p w14:paraId="7C7F85FD" w14:textId="77777777" w:rsidR="00165A0C" w:rsidRPr="00165A0C" w:rsidRDefault="00165A0C" w:rsidP="00165A0C">
            <w:pPr>
              <w:spacing w:before="120" w:after="120"/>
              <w:rPr>
                <w:rFonts w:cs="Arial"/>
                <w:b/>
                <w:u w:val="single"/>
              </w:rPr>
            </w:pPr>
            <w:r w:rsidRPr="00165A0C">
              <w:rPr>
                <w:rFonts w:cs="Arial"/>
                <w:b/>
                <w:u w:val="single"/>
              </w:rPr>
              <w:t>Feature/Information associations</w:t>
            </w:r>
          </w:p>
        </w:tc>
      </w:tr>
      <w:tr w:rsidR="00165A0C" w:rsidRPr="00165A0C" w14:paraId="5822A0C4" w14:textId="77777777" w:rsidTr="00D9676D">
        <w:tc>
          <w:tcPr>
            <w:tcW w:w="619" w:type="pct"/>
            <w:vMerge w:val="restart"/>
            <w:shd w:val="clear" w:color="auto" w:fill="auto"/>
          </w:tcPr>
          <w:p w14:paraId="2B409D6C" w14:textId="77777777" w:rsidR="00165A0C" w:rsidRPr="00165A0C" w:rsidRDefault="00165A0C" w:rsidP="00165A0C">
            <w:pPr>
              <w:spacing w:before="120" w:after="120"/>
              <w:rPr>
                <w:rFonts w:cs="Arial"/>
                <w:b/>
              </w:rPr>
            </w:pPr>
            <w:r w:rsidRPr="00165A0C">
              <w:rPr>
                <w:rFonts w:cs="Arial"/>
                <w:b/>
              </w:rPr>
              <w:t>Type</w:t>
            </w:r>
          </w:p>
        </w:tc>
        <w:tc>
          <w:tcPr>
            <w:tcW w:w="749" w:type="pct"/>
            <w:gridSpan w:val="2"/>
            <w:vMerge w:val="restart"/>
            <w:shd w:val="clear" w:color="auto" w:fill="auto"/>
          </w:tcPr>
          <w:p w14:paraId="68E40303" w14:textId="77777777" w:rsidR="00165A0C" w:rsidRPr="00165A0C" w:rsidRDefault="00165A0C" w:rsidP="00165A0C">
            <w:pPr>
              <w:spacing w:before="120" w:after="120"/>
              <w:rPr>
                <w:rFonts w:cs="Arial"/>
                <w:b/>
              </w:rPr>
            </w:pPr>
            <w:r w:rsidRPr="00165A0C">
              <w:rPr>
                <w:rFonts w:cs="Arial"/>
                <w:b/>
              </w:rPr>
              <w:t>Association Name</w:t>
            </w:r>
          </w:p>
        </w:tc>
        <w:tc>
          <w:tcPr>
            <w:tcW w:w="3632" w:type="pct"/>
            <w:gridSpan w:val="11"/>
            <w:shd w:val="clear" w:color="auto" w:fill="auto"/>
          </w:tcPr>
          <w:p w14:paraId="0E546E92" w14:textId="77777777" w:rsidR="00165A0C" w:rsidRPr="00165A0C" w:rsidRDefault="00165A0C" w:rsidP="00165A0C">
            <w:pPr>
              <w:spacing w:before="120" w:after="120"/>
              <w:jc w:val="center"/>
              <w:rPr>
                <w:rFonts w:cs="Arial"/>
                <w:b/>
              </w:rPr>
            </w:pPr>
            <w:r w:rsidRPr="00165A0C">
              <w:rPr>
                <w:rFonts w:cs="Arial"/>
                <w:b/>
              </w:rPr>
              <w:t>Association Ends</w:t>
            </w:r>
          </w:p>
        </w:tc>
      </w:tr>
      <w:tr w:rsidR="00165A0C" w:rsidRPr="00165A0C" w14:paraId="6A73641B" w14:textId="77777777" w:rsidTr="00D9676D">
        <w:tc>
          <w:tcPr>
            <w:tcW w:w="619" w:type="pct"/>
            <w:vMerge/>
            <w:shd w:val="clear" w:color="auto" w:fill="auto"/>
          </w:tcPr>
          <w:p w14:paraId="437E7537" w14:textId="77777777" w:rsidR="00165A0C" w:rsidRPr="00165A0C" w:rsidRDefault="00165A0C" w:rsidP="00165A0C">
            <w:pPr>
              <w:spacing w:before="120" w:after="120"/>
              <w:rPr>
                <w:rFonts w:cs="Arial"/>
              </w:rPr>
            </w:pPr>
          </w:p>
        </w:tc>
        <w:tc>
          <w:tcPr>
            <w:tcW w:w="749" w:type="pct"/>
            <w:gridSpan w:val="2"/>
            <w:vMerge/>
            <w:shd w:val="clear" w:color="auto" w:fill="auto"/>
          </w:tcPr>
          <w:p w14:paraId="65639C0A" w14:textId="77777777" w:rsidR="00165A0C" w:rsidRPr="00165A0C" w:rsidRDefault="00165A0C" w:rsidP="00165A0C">
            <w:pPr>
              <w:spacing w:before="120" w:after="120"/>
              <w:rPr>
                <w:rFonts w:cs="Arial"/>
              </w:rPr>
            </w:pPr>
          </w:p>
        </w:tc>
        <w:tc>
          <w:tcPr>
            <w:tcW w:w="669" w:type="pct"/>
            <w:gridSpan w:val="2"/>
            <w:shd w:val="clear" w:color="auto" w:fill="auto"/>
          </w:tcPr>
          <w:p w14:paraId="39661C67" w14:textId="77777777" w:rsidR="00165A0C" w:rsidRPr="00165A0C" w:rsidRDefault="00165A0C" w:rsidP="00165A0C">
            <w:pPr>
              <w:spacing w:before="120" w:after="120"/>
              <w:rPr>
                <w:rFonts w:cs="Arial"/>
                <w:b/>
              </w:rPr>
            </w:pPr>
            <w:r w:rsidRPr="00165A0C">
              <w:rPr>
                <w:rFonts w:cs="Arial"/>
                <w:b/>
              </w:rPr>
              <w:t>Class</w:t>
            </w:r>
          </w:p>
        </w:tc>
        <w:tc>
          <w:tcPr>
            <w:tcW w:w="695" w:type="pct"/>
            <w:gridSpan w:val="2"/>
            <w:shd w:val="clear" w:color="auto" w:fill="auto"/>
          </w:tcPr>
          <w:p w14:paraId="1D5C5D0F" w14:textId="77777777" w:rsidR="00165A0C" w:rsidRPr="00165A0C" w:rsidRDefault="00165A0C" w:rsidP="00165A0C">
            <w:pPr>
              <w:spacing w:before="120" w:after="120"/>
              <w:rPr>
                <w:rFonts w:cs="Arial"/>
                <w:b/>
              </w:rPr>
            </w:pPr>
            <w:r w:rsidRPr="00165A0C">
              <w:rPr>
                <w:rFonts w:cs="Arial"/>
                <w:b/>
              </w:rPr>
              <w:t>Role</w:t>
            </w:r>
          </w:p>
        </w:tc>
        <w:tc>
          <w:tcPr>
            <w:tcW w:w="348" w:type="pct"/>
            <w:gridSpan w:val="2"/>
            <w:shd w:val="clear" w:color="auto" w:fill="auto"/>
          </w:tcPr>
          <w:p w14:paraId="7B6AC06B" w14:textId="77777777" w:rsidR="00165A0C" w:rsidRPr="00165A0C" w:rsidRDefault="00165A0C" w:rsidP="00165A0C">
            <w:pPr>
              <w:spacing w:before="120" w:after="120"/>
              <w:rPr>
                <w:rFonts w:cs="Arial"/>
                <w:b/>
              </w:rPr>
            </w:pPr>
            <w:proofErr w:type="spellStart"/>
            <w:r w:rsidRPr="00165A0C">
              <w:rPr>
                <w:rFonts w:cs="Arial"/>
                <w:b/>
              </w:rPr>
              <w:t>Mult</w:t>
            </w:r>
            <w:proofErr w:type="spellEnd"/>
          </w:p>
        </w:tc>
        <w:tc>
          <w:tcPr>
            <w:tcW w:w="764" w:type="pct"/>
            <w:gridSpan w:val="2"/>
            <w:shd w:val="clear" w:color="auto" w:fill="auto"/>
          </w:tcPr>
          <w:p w14:paraId="4964BD02" w14:textId="77777777" w:rsidR="00165A0C" w:rsidRPr="00165A0C" w:rsidRDefault="00165A0C" w:rsidP="00165A0C">
            <w:pPr>
              <w:spacing w:before="120" w:after="120"/>
              <w:rPr>
                <w:rFonts w:cs="Arial"/>
                <w:b/>
              </w:rPr>
            </w:pPr>
            <w:r w:rsidRPr="00165A0C">
              <w:rPr>
                <w:rFonts w:cs="Arial"/>
                <w:b/>
              </w:rPr>
              <w:t>Class</w:t>
            </w:r>
          </w:p>
        </w:tc>
        <w:tc>
          <w:tcPr>
            <w:tcW w:w="808" w:type="pct"/>
            <w:gridSpan w:val="2"/>
            <w:shd w:val="clear" w:color="auto" w:fill="auto"/>
          </w:tcPr>
          <w:p w14:paraId="38B3E48C" w14:textId="77777777" w:rsidR="00165A0C" w:rsidRPr="00165A0C" w:rsidRDefault="00165A0C" w:rsidP="00165A0C">
            <w:pPr>
              <w:spacing w:before="120" w:after="120"/>
              <w:rPr>
                <w:rFonts w:cs="Arial"/>
                <w:b/>
              </w:rPr>
            </w:pPr>
            <w:r w:rsidRPr="00165A0C">
              <w:rPr>
                <w:rFonts w:cs="Arial"/>
                <w:b/>
              </w:rPr>
              <w:t>Role</w:t>
            </w:r>
          </w:p>
        </w:tc>
        <w:tc>
          <w:tcPr>
            <w:tcW w:w="348" w:type="pct"/>
            <w:shd w:val="clear" w:color="auto" w:fill="auto"/>
          </w:tcPr>
          <w:p w14:paraId="68539B22" w14:textId="77777777" w:rsidR="00165A0C" w:rsidRPr="00165A0C" w:rsidRDefault="00165A0C" w:rsidP="00165A0C">
            <w:pPr>
              <w:spacing w:before="120" w:after="120"/>
              <w:rPr>
                <w:rFonts w:cs="Arial"/>
                <w:b/>
              </w:rPr>
            </w:pPr>
            <w:proofErr w:type="spellStart"/>
            <w:r w:rsidRPr="00165A0C">
              <w:rPr>
                <w:rFonts w:cs="Arial"/>
                <w:b/>
              </w:rPr>
              <w:t>Mult</w:t>
            </w:r>
            <w:proofErr w:type="spellEnd"/>
          </w:p>
        </w:tc>
      </w:tr>
      <w:tr w:rsidR="00165A0C" w:rsidRPr="00165A0C" w14:paraId="7EB04E82" w14:textId="77777777" w:rsidTr="00D9676D">
        <w:tc>
          <w:tcPr>
            <w:tcW w:w="619" w:type="pct"/>
            <w:shd w:val="clear" w:color="auto" w:fill="auto"/>
          </w:tcPr>
          <w:p w14:paraId="67D44A34" w14:textId="77777777" w:rsidR="00165A0C" w:rsidRPr="00165A0C" w:rsidRDefault="00165A0C" w:rsidP="00165A0C">
            <w:pPr>
              <w:spacing w:before="120" w:after="120"/>
              <w:rPr>
                <w:rFonts w:cs="Arial"/>
                <w:sz w:val="18"/>
              </w:rPr>
            </w:pPr>
            <w:r w:rsidRPr="00165A0C">
              <w:rPr>
                <w:rFonts w:cs="Arial"/>
                <w:sz w:val="18"/>
              </w:rPr>
              <w:t>association</w:t>
            </w:r>
          </w:p>
        </w:tc>
        <w:tc>
          <w:tcPr>
            <w:tcW w:w="749" w:type="pct"/>
            <w:gridSpan w:val="2"/>
            <w:shd w:val="clear" w:color="auto" w:fill="auto"/>
          </w:tcPr>
          <w:p w14:paraId="562FAA65" w14:textId="77777777" w:rsidR="00165A0C" w:rsidRPr="00165A0C" w:rsidRDefault="00165A0C" w:rsidP="00165A0C">
            <w:pPr>
              <w:spacing w:before="120" w:after="120"/>
              <w:rPr>
                <w:rFonts w:cs="Arial"/>
                <w:sz w:val="18"/>
              </w:rPr>
            </w:pPr>
            <w:r w:rsidRPr="00165A0C">
              <w:rPr>
                <w:rFonts w:cs="Arial"/>
                <w:sz w:val="18"/>
              </w:rPr>
              <w:t>Location Hours</w:t>
            </w:r>
          </w:p>
        </w:tc>
        <w:tc>
          <w:tcPr>
            <w:tcW w:w="669" w:type="pct"/>
            <w:gridSpan w:val="2"/>
            <w:shd w:val="clear" w:color="auto" w:fill="auto"/>
          </w:tcPr>
          <w:p w14:paraId="7DA8C80B" w14:textId="77777777" w:rsidR="00165A0C" w:rsidRPr="00165A0C" w:rsidRDefault="00165A0C" w:rsidP="00165A0C">
            <w:pPr>
              <w:spacing w:before="120" w:after="120"/>
              <w:rPr>
                <w:rFonts w:cs="Arial"/>
                <w:b/>
                <w:sz w:val="18"/>
              </w:rPr>
            </w:pPr>
          </w:p>
        </w:tc>
        <w:tc>
          <w:tcPr>
            <w:tcW w:w="695" w:type="pct"/>
            <w:gridSpan w:val="2"/>
            <w:shd w:val="clear" w:color="auto" w:fill="auto"/>
          </w:tcPr>
          <w:p w14:paraId="4F0F48A7" w14:textId="77777777" w:rsidR="00165A0C" w:rsidRPr="00165A0C" w:rsidRDefault="00165A0C" w:rsidP="00165A0C">
            <w:pPr>
              <w:spacing w:before="120" w:after="120"/>
              <w:rPr>
                <w:rFonts w:cs="Arial"/>
                <w:sz w:val="18"/>
              </w:rPr>
            </w:pPr>
          </w:p>
        </w:tc>
        <w:tc>
          <w:tcPr>
            <w:tcW w:w="348" w:type="pct"/>
            <w:gridSpan w:val="2"/>
            <w:shd w:val="clear" w:color="auto" w:fill="auto"/>
          </w:tcPr>
          <w:p w14:paraId="186315D9" w14:textId="77777777" w:rsidR="00165A0C" w:rsidRPr="00165A0C" w:rsidRDefault="00165A0C" w:rsidP="00165A0C">
            <w:pPr>
              <w:spacing w:before="120" w:after="120"/>
              <w:rPr>
                <w:rFonts w:cs="Arial"/>
                <w:sz w:val="18"/>
              </w:rPr>
            </w:pPr>
          </w:p>
        </w:tc>
        <w:tc>
          <w:tcPr>
            <w:tcW w:w="764" w:type="pct"/>
            <w:gridSpan w:val="2"/>
            <w:shd w:val="clear" w:color="auto" w:fill="auto"/>
          </w:tcPr>
          <w:p w14:paraId="2C49DDE1" w14:textId="77777777" w:rsidR="00165A0C" w:rsidRPr="00165A0C" w:rsidRDefault="00165A0C" w:rsidP="00165A0C">
            <w:pPr>
              <w:spacing w:before="120" w:after="120"/>
              <w:rPr>
                <w:rFonts w:cs="Arial"/>
                <w:b/>
                <w:sz w:val="18"/>
              </w:rPr>
            </w:pPr>
            <w:proofErr w:type="spellStart"/>
            <w:r w:rsidRPr="00165A0C">
              <w:rPr>
                <w:rFonts w:cs="Arial"/>
                <w:b/>
                <w:sz w:val="18"/>
              </w:rPr>
              <w:t>ServiceHours</w:t>
            </w:r>
            <w:proofErr w:type="spellEnd"/>
          </w:p>
        </w:tc>
        <w:tc>
          <w:tcPr>
            <w:tcW w:w="808" w:type="pct"/>
            <w:gridSpan w:val="2"/>
            <w:shd w:val="clear" w:color="auto" w:fill="auto"/>
          </w:tcPr>
          <w:p w14:paraId="28D1D57C" w14:textId="77777777" w:rsidR="00165A0C" w:rsidRPr="00165A0C" w:rsidRDefault="00165A0C" w:rsidP="00165A0C">
            <w:pPr>
              <w:spacing w:before="120" w:after="120"/>
              <w:rPr>
                <w:rFonts w:cs="Arial"/>
                <w:sz w:val="18"/>
              </w:rPr>
            </w:pPr>
            <w:proofErr w:type="spellStart"/>
            <w:r w:rsidRPr="00165A0C">
              <w:rPr>
                <w:rFonts w:cs="Arial"/>
                <w:sz w:val="18"/>
              </w:rPr>
              <w:t>location_srvHrs</w:t>
            </w:r>
            <w:proofErr w:type="spellEnd"/>
          </w:p>
        </w:tc>
        <w:tc>
          <w:tcPr>
            <w:tcW w:w="348" w:type="pct"/>
            <w:shd w:val="clear" w:color="auto" w:fill="auto"/>
          </w:tcPr>
          <w:p w14:paraId="14F7BA3C" w14:textId="77777777" w:rsidR="00165A0C" w:rsidRPr="00165A0C" w:rsidRDefault="00165A0C" w:rsidP="00165A0C">
            <w:pPr>
              <w:spacing w:before="120" w:after="120"/>
              <w:rPr>
                <w:rFonts w:cs="Arial"/>
              </w:rPr>
            </w:pPr>
            <w:r w:rsidRPr="00165A0C">
              <w:rPr>
                <w:rFonts w:cs="Arial"/>
              </w:rPr>
              <w:t>0, 1</w:t>
            </w:r>
          </w:p>
        </w:tc>
      </w:tr>
      <w:tr w:rsidR="00E7136E" w:rsidRPr="00165A0C" w14:paraId="498B26AE" w14:textId="77777777" w:rsidTr="00D9676D">
        <w:trPr>
          <w:ins w:id="1333" w:author="Raphael Malyankar" w:date="2022-11-22T23:43:00Z"/>
        </w:trPr>
        <w:tc>
          <w:tcPr>
            <w:tcW w:w="619" w:type="pct"/>
            <w:shd w:val="clear" w:color="auto" w:fill="auto"/>
          </w:tcPr>
          <w:p w14:paraId="0EEDA3C8" w14:textId="62568000" w:rsidR="00E7136E" w:rsidRPr="00165A0C" w:rsidRDefault="00E7136E" w:rsidP="00165A0C">
            <w:pPr>
              <w:spacing w:before="120" w:after="120"/>
              <w:rPr>
                <w:ins w:id="1334" w:author="Raphael Malyankar" w:date="2022-11-22T23:43:00Z"/>
                <w:rFonts w:cs="Arial"/>
                <w:sz w:val="18"/>
              </w:rPr>
            </w:pPr>
            <w:ins w:id="1335" w:author="Raphael Malyankar" w:date="2022-11-22T23:43:00Z">
              <w:r>
                <w:rPr>
                  <w:rFonts w:cs="Arial"/>
                  <w:sz w:val="18"/>
                </w:rPr>
                <w:t>aggregation</w:t>
              </w:r>
            </w:ins>
          </w:p>
        </w:tc>
        <w:tc>
          <w:tcPr>
            <w:tcW w:w="749" w:type="pct"/>
            <w:gridSpan w:val="2"/>
            <w:shd w:val="clear" w:color="auto" w:fill="auto"/>
          </w:tcPr>
          <w:p w14:paraId="4DB0F258" w14:textId="400FE08C" w:rsidR="00E7136E" w:rsidRPr="00165A0C" w:rsidRDefault="00E7136E" w:rsidP="00165A0C">
            <w:pPr>
              <w:spacing w:before="120" w:after="120"/>
              <w:rPr>
                <w:ins w:id="1336" w:author="Raphael Malyankar" w:date="2022-11-22T23:43:00Z"/>
                <w:rFonts w:cs="Arial"/>
                <w:sz w:val="18"/>
              </w:rPr>
            </w:pPr>
            <w:ins w:id="1337" w:author="Raphael Malyankar" w:date="2022-11-22T23:43:00Z">
              <w:r w:rsidRPr="00E7136E">
                <w:rPr>
                  <w:rFonts w:cs="Arial"/>
                  <w:sz w:val="18"/>
                </w:rPr>
                <w:t>Layout</w:t>
              </w:r>
            </w:ins>
            <w:ins w:id="1338" w:author="Raphael Malyankar" w:date="2022-11-23T00:44:00Z">
              <w:r w:rsidR="004F5DD4">
                <w:rPr>
                  <w:rFonts w:cs="Arial"/>
                  <w:sz w:val="18"/>
                </w:rPr>
                <w:t xml:space="preserve"> </w:t>
              </w:r>
            </w:ins>
            <w:ins w:id="1339" w:author="Raphael Malyankar" w:date="2022-11-22T23:43:00Z">
              <w:r w:rsidRPr="00E7136E">
                <w:rPr>
                  <w:rFonts w:cs="Arial"/>
                  <w:sz w:val="18"/>
                </w:rPr>
                <w:t>Division</w:t>
              </w:r>
            </w:ins>
          </w:p>
        </w:tc>
        <w:tc>
          <w:tcPr>
            <w:tcW w:w="669" w:type="pct"/>
            <w:gridSpan w:val="2"/>
            <w:shd w:val="clear" w:color="auto" w:fill="auto"/>
          </w:tcPr>
          <w:p w14:paraId="184DE6C6" w14:textId="4679C6C0" w:rsidR="00E7136E" w:rsidRPr="00165A0C" w:rsidRDefault="00E7136E" w:rsidP="00165A0C">
            <w:pPr>
              <w:spacing w:before="120" w:after="120"/>
              <w:rPr>
                <w:ins w:id="1340" w:author="Raphael Malyankar" w:date="2022-11-22T23:43:00Z"/>
                <w:rFonts w:cs="Arial"/>
                <w:b/>
                <w:sz w:val="18"/>
              </w:rPr>
            </w:pPr>
            <w:proofErr w:type="spellStart"/>
            <w:ins w:id="1341" w:author="Raphael Malyankar" w:date="2022-11-22T23:44:00Z">
              <w:r>
                <w:rPr>
                  <w:rFonts w:cs="Arial"/>
                  <w:b/>
                  <w:sz w:val="18"/>
                </w:rPr>
                <w:t>DumpingGround</w:t>
              </w:r>
            </w:ins>
            <w:proofErr w:type="spellEnd"/>
          </w:p>
        </w:tc>
        <w:tc>
          <w:tcPr>
            <w:tcW w:w="695" w:type="pct"/>
            <w:gridSpan w:val="2"/>
            <w:shd w:val="clear" w:color="auto" w:fill="auto"/>
          </w:tcPr>
          <w:p w14:paraId="7F9AF45F" w14:textId="5AA65D85" w:rsidR="00E7136E" w:rsidRPr="00165A0C" w:rsidRDefault="00E7136E" w:rsidP="00165A0C">
            <w:pPr>
              <w:spacing w:before="120" w:after="120"/>
              <w:rPr>
                <w:ins w:id="1342" w:author="Raphael Malyankar" w:date="2022-11-22T23:43:00Z"/>
                <w:rFonts w:cs="Arial"/>
                <w:sz w:val="18"/>
              </w:rPr>
            </w:pPr>
            <w:proofErr w:type="spellStart"/>
            <w:ins w:id="1343" w:author="Raphael Malyankar" w:date="2022-11-22T23:44:00Z">
              <w:r>
                <w:rPr>
                  <w:rFonts w:cs="Arial"/>
                  <w:sz w:val="18"/>
                </w:rPr>
                <w:t>layoutUnit</w:t>
              </w:r>
            </w:ins>
            <w:proofErr w:type="spellEnd"/>
          </w:p>
        </w:tc>
        <w:tc>
          <w:tcPr>
            <w:tcW w:w="348" w:type="pct"/>
            <w:gridSpan w:val="2"/>
            <w:shd w:val="clear" w:color="auto" w:fill="auto"/>
          </w:tcPr>
          <w:p w14:paraId="769DD46C" w14:textId="4983AEEA" w:rsidR="00E7136E" w:rsidRPr="00165A0C" w:rsidRDefault="00E7136E" w:rsidP="00165A0C">
            <w:pPr>
              <w:spacing w:before="120" w:after="120"/>
              <w:rPr>
                <w:ins w:id="1344" w:author="Raphael Malyankar" w:date="2022-11-22T23:43:00Z"/>
                <w:rFonts w:cs="Arial"/>
                <w:sz w:val="18"/>
              </w:rPr>
            </w:pPr>
            <w:ins w:id="1345" w:author="Raphael Malyankar" w:date="2022-11-22T23:44:00Z">
              <w:r>
                <w:rPr>
                  <w:rFonts w:cs="Arial"/>
                  <w:sz w:val="18"/>
                </w:rPr>
                <w:t>0,*</w:t>
              </w:r>
            </w:ins>
          </w:p>
        </w:tc>
        <w:tc>
          <w:tcPr>
            <w:tcW w:w="764" w:type="pct"/>
            <w:gridSpan w:val="2"/>
            <w:shd w:val="clear" w:color="auto" w:fill="auto"/>
          </w:tcPr>
          <w:p w14:paraId="1FEB3370" w14:textId="3D7EBF01" w:rsidR="00E7136E" w:rsidRPr="00165A0C" w:rsidRDefault="00E7136E" w:rsidP="00165A0C">
            <w:pPr>
              <w:spacing w:before="120" w:after="120"/>
              <w:rPr>
                <w:ins w:id="1346" w:author="Raphael Malyankar" w:date="2022-11-22T23:43:00Z"/>
                <w:rFonts w:cs="Arial"/>
                <w:b/>
                <w:sz w:val="18"/>
              </w:rPr>
            </w:pPr>
            <w:proofErr w:type="spellStart"/>
            <w:ins w:id="1347" w:author="Raphael Malyankar" w:date="2022-11-22T23:43:00Z">
              <w:r>
                <w:rPr>
                  <w:rFonts w:cs="Arial"/>
                  <w:b/>
                  <w:sz w:val="18"/>
                </w:rPr>
                <w:t>HarbourBasin</w:t>
              </w:r>
              <w:proofErr w:type="spellEnd"/>
            </w:ins>
          </w:p>
        </w:tc>
        <w:tc>
          <w:tcPr>
            <w:tcW w:w="808" w:type="pct"/>
            <w:gridSpan w:val="2"/>
            <w:shd w:val="clear" w:color="auto" w:fill="auto"/>
          </w:tcPr>
          <w:p w14:paraId="1D212170" w14:textId="3725BD65" w:rsidR="00E7136E" w:rsidRPr="00165A0C" w:rsidRDefault="00E7136E" w:rsidP="00165A0C">
            <w:pPr>
              <w:spacing w:before="120" w:after="120"/>
              <w:rPr>
                <w:ins w:id="1348" w:author="Raphael Malyankar" w:date="2022-11-22T23:43:00Z"/>
                <w:rFonts w:cs="Arial"/>
                <w:sz w:val="18"/>
              </w:rPr>
            </w:pPr>
            <w:proofErr w:type="spellStart"/>
            <w:ins w:id="1349" w:author="Raphael Malyankar" w:date="2022-11-22T23:44:00Z">
              <w:r>
                <w:rPr>
                  <w:rFonts w:cs="Arial"/>
                  <w:sz w:val="18"/>
                </w:rPr>
                <w:t>componentOf</w:t>
              </w:r>
            </w:ins>
            <w:proofErr w:type="spellEnd"/>
          </w:p>
        </w:tc>
        <w:tc>
          <w:tcPr>
            <w:tcW w:w="348" w:type="pct"/>
            <w:shd w:val="clear" w:color="auto" w:fill="auto"/>
          </w:tcPr>
          <w:p w14:paraId="1B0C7FAF" w14:textId="56C23B4C" w:rsidR="00E7136E" w:rsidRPr="00165A0C" w:rsidRDefault="00E7136E" w:rsidP="00165A0C">
            <w:pPr>
              <w:spacing w:before="120" w:after="120"/>
              <w:rPr>
                <w:ins w:id="1350" w:author="Raphael Malyankar" w:date="2022-11-22T23:43:00Z"/>
                <w:rFonts w:cs="Arial"/>
              </w:rPr>
            </w:pPr>
            <w:ins w:id="1351" w:author="Raphael Malyankar" w:date="2022-11-22T23:44:00Z">
              <w:r>
                <w:rPr>
                  <w:rFonts w:cs="Arial"/>
                </w:rPr>
                <w:t>1,1</w:t>
              </w:r>
            </w:ins>
          </w:p>
        </w:tc>
      </w:tr>
    </w:tbl>
    <w:p w14:paraId="4CC0D2B4" w14:textId="77777777" w:rsidR="00165A0C" w:rsidRPr="00165A0C" w:rsidRDefault="00165A0C" w:rsidP="00165A0C">
      <w:pPr>
        <w:spacing w:before="240"/>
        <w:rPr>
          <w:b/>
        </w:rPr>
      </w:pPr>
    </w:p>
    <w:p w14:paraId="1C601870" w14:textId="77777777" w:rsidR="00165A0C" w:rsidRPr="00165A0C" w:rsidRDefault="00165A0C" w:rsidP="00165A0C">
      <w:pPr>
        <w:rPr>
          <w:b/>
        </w:rPr>
      </w:pPr>
      <w:r w:rsidRPr="00165A0C">
        <w:rPr>
          <w:b/>
        </w:rPr>
        <w:br w:type="page"/>
      </w:r>
    </w:p>
    <w:p w14:paraId="2D963A62" w14:textId="77777777" w:rsidR="00165A0C" w:rsidRPr="00165A0C" w:rsidRDefault="00165A0C" w:rsidP="00716062">
      <w:pPr>
        <w:pStyle w:val="Heading2"/>
      </w:pPr>
      <w:bookmarkStart w:id="1352" w:name="_Ref113290534"/>
      <w:bookmarkStart w:id="1353" w:name="_Toc120214419"/>
      <w:r w:rsidRPr="00165A0C">
        <w:lastRenderedPageBreak/>
        <w:t>Harbour Area (Administrative)</w:t>
      </w:r>
      <w:bookmarkEnd w:id="1352"/>
      <w:bookmarkEnd w:id="13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2"/>
        <w:gridCol w:w="750"/>
        <w:gridCol w:w="1504"/>
        <w:gridCol w:w="752"/>
        <w:gridCol w:w="1502"/>
        <w:gridCol w:w="752"/>
        <w:gridCol w:w="1504"/>
      </w:tblGrid>
      <w:tr w:rsidR="00165A0C" w:rsidRPr="00165A0C" w14:paraId="0370D8C8" w14:textId="77777777" w:rsidTr="00B131AF">
        <w:tc>
          <w:tcPr>
            <w:tcW w:w="5000" w:type="pct"/>
            <w:gridSpan w:val="7"/>
            <w:shd w:val="clear" w:color="auto" w:fill="auto"/>
          </w:tcPr>
          <w:p w14:paraId="774A9631" w14:textId="77777777" w:rsidR="00165A0C" w:rsidRPr="00165A0C" w:rsidRDefault="00165A0C" w:rsidP="00165A0C">
            <w:pPr>
              <w:spacing w:before="120" w:after="120"/>
              <w:rPr>
                <w:rFonts w:cs="Arial"/>
              </w:rPr>
            </w:pPr>
            <w:r w:rsidRPr="00165A0C">
              <w:rPr>
                <w:rFonts w:cs="Arial"/>
                <w:u w:val="single"/>
              </w:rPr>
              <w:t>IHO Definition:</w:t>
            </w:r>
            <w:r w:rsidRPr="00165A0C">
              <w:rPr>
                <w:rFonts w:cs="Arial"/>
              </w:rPr>
              <w:t xml:space="preserve"> The area over which a harbour authority has jurisdiction.</w:t>
            </w:r>
          </w:p>
        </w:tc>
      </w:tr>
      <w:tr w:rsidR="00165A0C" w:rsidRPr="00165A0C" w14:paraId="77579E9C" w14:textId="77777777" w:rsidTr="00B131AF">
        <w:tc>
          <w:tcPr>
            <w:tcW w:w="5000" w:type="pct"/>
            <w:gridSpan w:val="7"/>
            <w:shd w:val="clear" w:color="auto" w:fill="auto"/>
          </w:tcPr>
          <w:p w14:paraId="1B391141" w14:textId="77777777" w:rsidR="00165A0C" w:rsidRPr="00165A0C" w:rsidRDefault="00165A0C" w:rsidP="00165A0C">
            <w:pPr>
              <w:spacing w:before="120" w:after="120"/>
              <w:rPr>
                <w:rFonts w:cs="Arial"/>
                <w:b/>
              </w:rPr>
            </w:pPr>
            <w:r w:rsidRPr="00165A0C">
              <w:rPr>
                <w:rFonts w:cs="Arial"/>
                <w:b/>
                <w:u w:val="single"/>
              </w:rPr>
              <w:t>S-10x Geo Feature:</w:t>
            </w:r>
            <w:r w:rsidRPr="00165A0C">
              <w:rPr>
                <w:rFonts w:cs="Arial"/>
                <w:b/>
              </w:rPr>
              <w:t xml:space="preserve"> Harbour Area (Administrative) (HRBARE)</w:t>
            </w:r>
          </w:p>
        </w:tc>
      </w:tr>
      <w:tr w:rsidR="00165A0C" w:rsidRPr="00165A0C" w14:paraId="236C8D3E" w14:textId="77777777" w:rsidTr="00B131AF">
        <w:tc>
          <w:tcPr>
            <w:tcW w:w="5000" w:type="pct"/>
            <w:gridSpan w:val="7"/>
            <w:shd w:val="clear" w:color="auto" w:fill="auto"/>
          </w:tcPr>
          <w:p w14:paraId="776CC91E" w14:textId="6EBCA535" w:rsidR="00165A0C" w:rsidRPr="00165A0C" w:rsidRDefault="00165A0C" w:rsidP="00165A0C">
            <w:pPr>
              <w:spacing w:before="120" w:after="120"/>
              <w:rPr>
                <w:rFonts w:cs="Arial"/>
                <w:b/>
              </w:rPr>
            </w:pPr>
            <w:r w:rsidRPr="00165A0C">
              <w:rPr>
                <w:rFonts w:cs="Arial"/>
                <w:b/>
                <w:u w:val="single"/>
              </w:rPr>
              <w:t>Super Type:</w:t>
            </w:r>
            <w:r w:rsidRPr="00165A0C">
              <w:rPr>
                <w:rFonts w:cs="Arial"/>
                <w:b/>
              </w:rPr>
              <w:t xml:space="preserve"> Layout</w:t>
            </w:r>
            <w:r w:rsidR="000E0AAE">
              <w:rPr>
                <w:rFonts w:cs="Arial"/>
                <w:b/>
              </w:rPr>
              <w:t xml:space="preserve"> (</w:t>
            </w:r>
            <w:r w:rsidR="000E0AAE">
              <w:rPr>
                <w:rFonts w:cs="Arial"/>
                <w:b/>
              </w:rPr>
              <w:fldChar w:fldCharType="begin"/>
            </w:r>
            <w:r w:rsidR="000E0AAE">
              <w:rPr>
                <w:rFonts w:cs="Arial"/>
                <w:b/>
              </w:rPr>
              <w:instrText xml:space="preserve"> REF _Ref113290633 \r \h </w:instrText>
            </w:r>
            <w:r w:rsidR="000E0AAE">
              <w:rPr>
                <w:rFonts w:cs="Arial"/>
                <w:b/>
              </w:rPr>
            </w:r>
            <w:r w:rsidR="000E0AAE">
              <w:rPr>
                <w:rFonts w:cs="Arial"/>
                <w:b/>
              </w:rPr>
              <w:fldChar w:fldCharType="separate"/>
            </w:r>
            <w:r w:rsidR="00EE3F7C">
              <w:rPr>
                <w:rFonts w:cs="Arial"/>
                <w:b/>
              </w:rPr>
              <w:t>5.6</w:t>
            </w:r>
            <w:r w:rsidR="000E0AAE">
              <w:rPr>
                <w:rFonts w:cs="Arial"/>
                <w:b/>
              </w:rPr>
              <w:fldChar w:fldCharType="end"/>
            </w:r>
            <w:r w:rsidR="000E0AAE">
              <w:rPr>
                <w:rFonts w:cs="Arial"/>
                <w:b/>
              </w:rPr>
              <w:t>)</w:t>
            </w:r>
          </w:p>
        </w:tc>
      </w:tr>
      <w:tr w:rsidR="00165A0C" w:rsidRPr="00165A0C" w14:paraId="6286CDD1" w14:textId="77777777" w:rsidTr="00B131AF">
        <w:tc>
          <w:tcPr>
            <w:tcW w:w="5000" w:type="pct"/>
            <w:gridSpan w:val="7"/>
            <w:shd w:val="clear" w:color="auto" w:fill="auto"/>
          </w:tcPr>
          <w:p w14:paraId="16735B6B" w14:textId="77777777" w:rsidR="00165A0C" w:rsidRPr="00165A0C" w:rsidRDefault="00165A0C" w:rsidP="00165A0C">
            <w:pPr>
              <w:spacing w:before="120" w:after="120"/>
              <w:rPr>
                <w:rFonts w:cs="Arial"/>
                <w:b/>
              </w:rPr>
            </w:pPr>
            <w:r w:rsidRPr="00165A0C">
              <w:rPr>
                <w:rFonts w:cs="Arial"/>
                <w:b/>
                <w:u w:val="single"/>
              </w:rPr>
              <w:t>Primitives:</w:t>
            </w:r>
            <w:r w:rsidRPr="00165A0C">
              <w:rPr>
                <w:rFonts w:cs="Arial"/>
                <w:b/>
              </w:rPr>
              <w:t xml:space="preserve"> point, surface</w:t>
            </w:r>
          </w:p>
        </w:tc>
      </w:tr>
      <w:tr w:rsidR="00165A0C" w:rsidRPr="00165A0C" w14:paraId="22449D2C" w14:textId="77777777" w:rsidTr="00B131AF">
        <w:tc>
          <w:tcPr>
            <w:tcW w:w="1249" w:type="pct"/>
            <w:shd w:val="clear" w:color="auto" w:fill="auto"/>
          </w:tcPr>
          <w:p w14:paraId="6892C2BC" w14:textId="77777777" w:rsidR="00165A0C" w:rsidRPr="00165A0C" w:rsidRDefault="00165A0C" w:rsidP="00165A0C">
            <w:pPr>
              <w:spacing w:before="120"/>
              <w:rPr>
                <w:rFonts w:cs="Arial"/>
                <w:i/>
                <w:color w:val="0000FF"/>
                <w:sz w:val="18"/>
              </w:rPr>
            </w:pPr>
            <w:r w:rsidRPr="00165A0C">
              <w:rPr>
                <w:rFonts w:cs="Arial"/>
                <w:i/>
                <w:color w:val="0000FF"/>
                <w:sz w:val="18"/>
              </w:rPr>
              <w:t>Real World</w:t>
            </w:r>
          </w:p>
          <w:p w14:paraId="61459125" w14:textId="77777777" w:rsidR="00165A0C" w:rsidRPr="00165A0C" w:rsidRDefault="00165A0C" w:rsidP="00165A0C">
            <w:pPr>
              <w:spacing w:before="120"/>
              <w:rPr>
                <w:rFonts w:cs="Arial"/>
                <w:i/>
                <w:color w:val="0000FF"/>
                <w:sz w:val="18"/>
              </w:rPr>
            </w:pPr>
          </w:p>
        </w:tc>
        <w:tc>
          <w:tcPr>
            <w:tcW w:w="1667" w:type="pct"/>
            <w:gridSpan w:val="3"/>
            <w:shd w:val="clear" w:color="auto" w:fill="auto"/>
          </w:tcPr>
          <w:p w14:paraId="44DE1308" w14:textId="77777777" w:rsidR="00165A0C" w:rsidRPr="00165A0C" w:rsidRDefault="00165A0C" w:rsidP="00165A0C">
            <w:pPr>
              <w:spacing w:before="120"/>
              <w:rPr>
                <w:rFonts w:cs="Arial"/>
                <w:i/>
                <w:color w:val="0000FF"/>
                <w:sz w:val="18"/>
              </w:rPr>
            </w:pPr>
            <w:r w:rsidRPr="00165A0C">
              <w:rPr>
                <w:rFonts w:cs="Arial"/>
                <w:i/>
                <w:color w:val="0000FF"/>
                <w:sz w:val="18"/>
              </w:rPr>
              <w:t>Paper Chart Symbol</w:t>
            </w:r>
          </w:p>
          <w:p w14:paraId="168CE48A" w14:textId="77777777" w:rsidR="00165A0C" w:rsidRPr="00165A0C" w:rsidRDefault="00165A0C" w:rsidP="00165A0C">
            <w:pPr>
              <w:spacing w:before="120"/>
              <w:rPr>
                <w:rFonts w:cs="Arial"/>
                <w:i/>
                <w:color w:val="0000FF"/>
                <w:sz w:val="18"/>
              </w:rPr>
            </w:pPr>
          </w:p>
        </w:tc>
        <w:tc>
          <w:tcPr>
            <w:tcW w:w="2084" w:type="pct"/>
            <w:gridSpan w:val="3"/>
            <w:shd w:val="clear" w:color="auto" w:fill="auto"/>
          </w:tcPr>
          <w:p w14:paraId="36283250" w14:textId="77777777" w:rsidR="00165A0C" w:rsidRPr="00165A0C" w:rsidRDefault="00165A0C" w:rsidP="00165A0C">
            <w:pPr>
              <w:spacing w:before="120"/>
              <w:rPr>
                <w:rFonts w:cs="Arial"/>
                <w:i/>
                <w:color w:val="0000FF"/>
                <w:sz w:val="18"/>
              </w:rPr>
            </w:pPr>
            <w:r w:rsidRPr="00165A0C">
              <w:rPr>
                <w:rFonts w:cs="Arial"/>
                <w:i/>
                <w:color w:val="0000FF"/>
                <w:sz w:val="18"/>
              </w:rPr>
              <w:t>ECDIS Symbol</w:t>
            </w:r>
          </w:p>
          <w:p w14:paraId="3F1EF909" w14:textId="77777777" w:rsidR="00165A0C" w:rsidRPr="00165A0C" w:rsidRDefault="00165A0C" w:rsidP="00165A0C">
            <w:pPr>
              <w:spacing w:before="120"/>
              <w:rPr>
                <w:rFonts w:cs="Arial"/>
                <w:i/>
                <w:color w:val="0000FF"/>
                <w:sz w:val="18"/>
              </w:rPr>
            </w:pPr>
          </w:p>
        </w:tc>
      </w:tr>
      <w:tr w:rsidR="00165A0C" w:rsidRPr="00165A0C" w14:paraId="454714BA" w14:textId="77777777" w:rsidTr="00B131AF">
        <w:tc>
          <w:tcPr>
            <w:tcW w:w="1665" w:type="pct"/>
            <w:gridSpan w:val="2"/>
            <w:shd w:val="clear" w:color="auto" w:fill="auto"/>
          </w:tcPr>
          <w:p w14:paraId="3D4E5EBA" w14:textId="77777777" w:rsidR="00165A0C" w:rsidRPr="00165A0C" w:rsidRDefault="00165A0C" w:rsidP="00165A0C">
            <w:pPr>
              <w:spacing w:before="120" w:after="120"/>
              <w:rPr>
                <w:rFonts w:cs="Arial"/>
                <w:b/>
              </w:rPr>
            </w:pPr>
            <w:r w:rsidRPr="00165A0C">
              <w:rPr>
                <w:rFonts w:cs="Arial"/>
                <w:b/>
              </w:rPr>
              <w:t>S-10x Attribute</w:t>
            </w:r>
          </w:p>
        </w:tc>
        <w:tc>
          <w:tcPr>
            <w:tcW w:w="834" w:type="pct"/>
            <w:shd w:val="clear" w:color="auto" w:fill="auto"/>
          </w:tcPr>
          <w:p w14:paraId="0294D2D3" w14:textId="77777777" w:rsidR="00165A0C" w:rsidRPr="00165A0C" w:rsidRDefault="00165A0C" w:rsidP="00165A0C">
            <w:pPr>
              <w:spacing w:before="120" w:after="120"/>
              <w:rPr>
                <w:rFonts w:cs="Arial"/>
                <w:b/>
              </w:rPr>
            </w:pPr>
            <w:r w:rsidRPr="00165A0C">
              <w:rPr>
                <w:rFonts w:cs="Arial"/>
                <w:b/>
              </w:rPr>
              <w:t>S-57  Acronym</w:t>
            </w:r>
          </w:p>
        </w:tc>
        <w:tc>
          <w:tcPr>
            <w:tcW w:w="1250" w:type="pct"/>
            <w:gridSpan w:val="2"/>
            <w:shd w:val="clear" w:color="auto" w:fill="auto"/>
          </w:tcPr>
          <w:p w14:paraId="2268A68C" w14:textId="77777777" w:rsidR="00165A0C" w:rsidRPr="00165A0C" w:rsidRDefault="00165A0C" w:rsidP="00165A0C">
            <w:pPr>
              <w:spacing w:before="120" w:after="120"/>
              <w:rPr>
                <w:rFonts w:cs="Arial"/>
                <w:b/>
              </w:rPr>
            </w:pPr>
            <w:r w:rsidRPr="00165A0C">
              <w:rPr>
                <w:rFonts w:cs="Arial"/>
                <w:b/>
              </w:rPr>
              <w:t>Allowable Encoding Value</w:t>
            </w:r>
          </w:p>
        </w:tc>
        <w:tc>
          <w:tcPr>
            <w:tcW w:w="417" w:type="pct"/>
            <w:shd w:val="clear" w:color="auto" w:fill="auto"/>
          </w:tcPr>
          <w:p w14:paraId="23C9FDB0" w14:textId="77777777" w:rsidR="00165A0C" w:rsidRPr="00165A0C" w:rsidRDefault="00165A0C" w:rsidP="00165A0C">
            <w:pPr>
              <w:spacing w:before="120" w:after="120"/>
              <w:rPr>
                <w:rFonts w:cs="Arial"/>
                <w:b/>
              </w:rPr>
            </w:pPr>
            <w:r w:rsidRPr="00165A0C">
              <w:rPr>
                <w:rFonts w:cs="Arial"/>
                <w:b/>
              </w:rPr>
              <w:t>Type</w:t>
            </w:r>
          </w:p>
        </w:tc>
        <w:tc>
          <w:tcPr>
            <w:tcW w:w="834" w:type="pct"/>
            <w:shd w:val="clear" w:color="auto" w:fill="auto"/>
          </w:tcPr>
          <w:p w14:paraId="17161598" w14:textId="77777777" w:rsidR="00165A0C" w:rsidRPr="00165A0C" w:rsidRDefault="00165A0C" w:rsidP="00165A0C">
            <w:pPr>
              <w:spacing w:before="120" w:after="120"/>
              <w:rPr>
                <w:rFonts w:cs="Arial"/>
                <w:b/>
              </w:rPr>
            </w:pPr>
            <w:r w:rsidRPr="00165A0C">
              <w:rPr>
                <w:rFonts w:cs="Arial"/>
                <w:b/>
              </w:rPr>
              <w:t>Multiplicity</w:t>
            </w:r>
          </w:p>
        </w:tc>
      </w:tr>
      <w:tr w:rsidR="00165A0C" w:rsidRPr="00165A0C" w14:paraId="3B358E44" w14:textId="77777777" w:rsidTr="00B131AF">
        <w:tc>
          <w:tcPr>
            <w:tcW w:w="1665" w:type="pct"/>
            <w:gridSpan w:val="2"/>
            <w:shd w:val="clear" w:color="auto" w:fill="auto"/>
          </w:tcPr>
          <w:p w14:paraId="52F2F95D" w14:textId="77777777" w:rsidR="00165A0C" w:rsidRPr="00165A0C" w:rsidRDefault="00165A0C" w:rsidP="00165A0C">
            <w:pPr>
              <w:spacing w:before="120" w:after="120"/>
              <w:rPr>
                <w:rFonts w:cs="Arial"/>
                <w:sz w:val="18"/>
              </w:rPr>
            </w:pPr>
            <w:r w:rsidRPr="00165A0C">
              <w:rPr>
                <w:rFonts w:cs="Arial"/>
                <w:sz w:val="18"/>
              </w:rPr>
              <w:t>UN Location Code</w:t>
            </w:r>
          </w:p>
        </w:tc>
        <w:tc>
          <w:tcPr>
            <w:tcW w:w="834" w:type="pct"/>
            <w:shd w:val="clear" w:color="auto" w:fill="auto"/>
          </w:tcPr>
          <w:p w14:paraId="4E553DCD" w14:textId="77777777" w:rsidR="00165A0C" w:rsidRPr="00165A0C" w:rsidRDefault="00165A0C" w:rsidP="00165A0C">
            <w:pPr>
              <w:spacing w:before="120" w:after="120"/>
              <w:rPr>
                <w:rFonts w:cs="Arial"/>
                <w:sz w:val="18"/>
              </w:rPr>
            </w:pPr>
          </w:p>
        </w:tc>
        <w:tc>
          <w:tcPr>
            <w:tcW w:w="1250" w:type="pct"/>
            <w:gridSpan w:val="2"/>
            <w:shd w:val="clear" w:color="auto" w:fill="auto"/>
          </w:tcPr>
          <w:p w14:paraId="3730B338" w14:textId="77777777" w:rsidR="00165A0C" w:rsidRPr="00165A0C" w:rsidRDefault="00165A0C" w:rsidP="00165A0C">
            <w:pPr>
              <w:spacing w:before="120" w:after="120"/>
              <w:rPr>
                <w:rFonts w:cs="Arial"/>
                <w:sz w:val="18"/>
              </w:rPr>
            </w:pPr>
          </w:p>
        </w:tc>
        <w:tc>
          <w:tcPr>
            <w:tcW w:w="417" w:type="pct"/>
            <w:shd w:val="clear" w:color="auto" w:fill="auto"/>
          </w:tcPr>
          <w:p w14:paraId="62584BB3" w14:textId="77777777" w:rsidR="00165A0C" w:rsidRPr="00165A0C" w:rsidRDefault="00165A0C" w:rsidP="00165A0C">
            <w:pPr>
              <w:spacing w:before="120" w:after="120"/>
              <w:rPr>
                <w:rFonts w:cs="Arial"/>
                <w:sz w:val="18"/>
              </w:rPr>
            </w:pPr>
            <w:r w:rsidRPr="00165A0C">
              <w:rPr>
                <w:rFonts w:cs="Arial"/>
                <w:sz w:val="18"/>
              </w:rPr>
              <w:t>TE</w:t>
            </w:r>
          </w:p>
        </w:tc>
        <w:tc>
          <w:tcPr>
            <w:tcW w:w="834" w:type="pct"/>
            <w:shd w:val="clear" w:color="auto" w:fill="auto"/>
          </w:tcPr>
          <w:p w14:paraId="705D027E"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7D70765" w14:textId="77777777" w:rsidTr="00B131AF">
        <w:tc>
          <w:tcPr>
            <w:tcW w:w="1665" w:type="pct"/>
            <w:gridSpan w:val="2"/>
            <w:shd w:val="clear" w:color="auto" w:fill="auto"/>
          </w:tcPr>
          <w:p w14:paraId="109F8F29" w14:textId="77777777" w:rsidR="00165A0C" w:rsidRPr="00165A0C" w:rsidRDefault="00165A0C" w:rsidP="00165A0C">
            <w:pPr>
              <w:spacing w:before="120" w:after="120"/>
              <w:rPr>
                <w:rFonts w:cs="Arial"/>
                <w:sz w:val="18"/>
              </w:rPr>
            </w:pPr>
            <w:r w:rsidRPr="00165A0C">
              <w:rPr>
                <w:rFonts w:cs="Arial"/>
                <w:sz w:val="18"/>
              </w:rPr>
              <w:t>Nationality</w:t>
            </w:r>
          </w:p>
        </w:tc>
        <w:tc>
          <w:tcPr>
            <w:tcW w:w="834" w:type="pct"/>
            <w:shd w:val="clear" w:color="auto" w:fill="auto"/>
          </w:tcPr>
          <w:p w14:paraId="5443E42C" w14:textId="77777777" w:rsidR="00165A0C" w:rsidRPr="00165A0C" w:rsidRDefault="00165A0C" w:rsidP="00165A0C">
            <w:pPr>
              <w:spacing w:before="120" w:after="120"/>
              <w:rPr>
                <w:rFonts w:cs="Arial"/>
                <w:sz w:val="18"/>
              </w:rPr>
            </w:pPr>
            <w:r w:rsidRPr="00165A0C">
              <w:rPr>
                <w:rFonts w:cs="Arial"/>
                <w:sz w:val="18"/>
              </w:rPr>
              <w:t>(NATION)</w:t>
            </w:r>
          </w:p>
        </w:tc>
        <w:tc>
          <w:tcPr>
            <w:tcW w:w="1250" w:type="pct"/>
            <w:gridSpan w:val="2"/>
            <w:shd w:val="clear" w:color="auto" w:fill="auto"/>
          </w:tcPr>
          <w:p w14:paraId="4B954260" w14:textId="77777777" w:rsidR="00165A0C" w:rsidRPr="00165A0C" w:rsidRDefault="00165A0C" w:rsidP="00165A0C">
            <w:pPr>
              <w:spacing w:before="120" w:after="120"/>
              <w:rPr>
                <w:rFonts w:cs="Arial"/>
                <w:sz w:val="18"/>
              </w:rPr>
            </w:pPr>
          </w:p>
        </w:tc>
        <w:tc>
          <w:tcPr>
            <w:tcW w:w="417" w:type="pct"/>
            <w:shd w:val="clear" w:color="auto" w:fill="auto"/>
          </w:tcPr>
          <w:p w14:paraId="38204746" w14:textId="77777777" w:rsidR="00165A0C" w:rsidRPr="00165A0C" w:rsidRDefault="00165A0C" w:rsidP="00165A0C">
            <w:pPr>
              <w:spacing w:before="120" w:after="120"/>
              <w:rPr>
                <w:rFonts w:cs="Arial"/>
                <w:sz w:val="18"/>
              </w:rPr>
            </w:pPr>
            <w:r w:rsidRPr="00165A0C">
              <w:rPr>
                <w:rFonts w:cs="Arial"/>
                <w:sz w:val="18"/>
              </w:rPr>
              <w:t>TE</w:t>
            </w:r>
          </w:p>
        </w:tc>
        <w:tc>
          <w:tcPr>
            <w:tcW w:w="834" w:type="pct"/>
            <w:shd w:val="clear" w:color="auto" w:fill="auto"/>
          </w:tcPr>
          <w:p w14:paraId="495B1F92"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D8F60BA" w14:textId="77777777" w:rsidTr="00B131AF">
        <w:tc>
          <w:tcPr>
            <w:tcW w:w="1665" w:type="pct"/>
            <w:gridSpan w:val="2"/>
            <w:shd w:val="clear" w:color="auto" w:fill="auto"/>
          </w:tcPr>
          <w:p w14:paraId="1F4381FD" w14:textId="77777777" w:rsidR="00165A0C" w:rsidRPr="00165A0C" w:rsidRDefault="00165A0C" w:rsidP="00165A0C">
            <w:pPr>
              <w:spacing w:before="120" w:after="120"/>
              <w:rPr>
                <w:rFonts w:cs="Arial"/>
                <w:sz w:val="18"/>
              </w:rPr>
            </w:pPr>
            <w:r w:rsidRPr="00165A0C">
              <w:rPr>
                <w:rFonts w:cs="Arial"/>
                <w:sz w:val="18"/>
              </w:rPr>
              <w:t>Applicable Load Line Zone</w:t>
            </w:r>
          </w:p>
        </w:tc>
        <w:tc>
          <w:tcPr>
            <w:tcW w:w="834" w:type="pct"/>
            <w:shd w:val="clear" w:color="auto" w:fill="auto"/>
          </w:tcPr>
          <w:p w14:paraId="7BDE87A5" w14:textId="77777777" w:rsidR="00165A0C" w:rsidRPr="00165A0C" w:rsidRDefault="00165A0C" w:rsidP="00165A0C">
            <w:pPr>
              <w:spacing w:before="120" w:after="120"/>
              <w:rPr>
                <w:rFonts w:cs="Arial"/>
                <w:sz w:val="18"/>
              </w:rPr>
            </w:pPr>
          </w:p>
        </w:tc>
        <w:tc>
          <w:tcPr>
            <w:tcW w:w="1250" w:type="pct"/>
            <w:gridSpan w:val="2"/>
            <w:shd w:val="clear" w:color="auto" w:fill="auto"/>
          </w:tcPr>
          <w:p w14:paraId="2306C2C0" w14:textId="77777777" w:rsidR="00165A0C" w:rsidRPr="00165A0C" w:rsidRDefault="00165A0C" w:rsidP="00165A0C">
            <w:pPr>
              <w:spacing w:before="120" w:after="120"/>
              <w:rPr>
                <w:rFonts w:cs="Arial"/>
                <w:sz w:val="18"/>
              </w:rPr>
            </w:pPr>
          </w:p>
        </w:tc>
        <w:tc>
          <w:tcPr>
            <w:tcW w:w="417" w:type="pct"/>
            <w:shd w:val="clear" w:color="auto" w:fill="auto"/>
          </w:tcPr>
          <w:p w14:paraId="5569F253" w14:textId="77777777" w:rsidR="00165A0C" w:rsidRPr="00165A0C" w:rsidRDefault="00165A0C" w:rsidP="00165A0C">
            <w:pPr>
              <w:spacing w:before="120" w:after="120"/>
              <w:rPr>
                <w:rFonts w:cs="Arial"/>
                <w:sz w:val="18"/>
              </w:rPr>
            </w:pPr>
            <w:r w:rsidRPr="00165A0C">
              <w:rPr>
                <w:rFonts w:cs="Arial"/>
                <w:sz w:val="18"/>
              </w:rPr>
              <w:t>TE</w:t>
            </w:r>
          </w:p>
        </w:tc>
        <w:tc>
          <w:tcPr>
            <w:tcW w:w="834" w:type="pct"/>
            <w:shd w:val="clear" w:color="auto" w:fill="auto"/>
          </w:tcPr>
          <w:p w14:paraId="5C824B4B"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102CF80" w14:textId="77777777" w:rsidTr="00B131AF">
        <w:tc>
          <w:tcPr>
            <w:tcW w:w="1665" w:type="pct"/>
            <w:gridSpan w:val="2"/>
            <w:shd w:val="clear" w:color="auto" w:fill="auto"/>
          </w:tcPr>
          <w:p w14:paraId="507E894D" w14:textId="77777777" w:rsidR="00165A0C" w:rsidRPr="00165A0C" w:rsidRDefault="00165A0C" w:rsidP="00165A0C">
            <w:pPr>
              <w:spacing w:before="120" w:after="120"/>
              <w:rPr>
                <w:rFonts w:cs="Arial"/>
                <w:sz w:val="18"/>
              </w:rPr>
            </w:pPr>
            <w:r w:rsidRPr="00165A0C">
              <w:rPr>
                <w:rFonts w:cs="Arial"/>
                <w:sz w:val="18"/>
              </w:rPr>
              <w:t>ISPS Level</w:t>
            </w:r>
          </w:p>
        </w:tc>
        <w:tc>
          <w:tcPr>
            <w:tcW w:w="834" w:type="pct"/>
            <w:shd w:val="clear" w:color="auto" w:fill="auto"/>
          </w:tcPr>
          <w:p w14:paraId="21661EA0" w14:textId="77777777" w:rsidR="00165A0C" w:rsidRPr="00165A0C" w:rsidRDefault="00165A0C" w:rsidP="00165A0C">
            <w:pPr>
              <w:spacing w:before="120" w:after="120"/>
              <w:rPr>
                <w:rFonts w:cs="Arial"/>
                <w:sz w:val="18"/>
              </w:rPr>
            </w:pPr>
          </w:p>
        </w:tc>
        <w:tc>
          <w:tcPr>
            <w:tcW w:w="1250" w:type="pct"/>
            <w:gridSpan w:val="2"/>
            <w:shd w:val="clear" w:color="auto" w:fill="auto"/>
          </w:tcPr>
          <w:p w14:paraId="65B196D2" w14:textId="77777777" w:rsidR="00165A0C" w:rsidRPr="00165A0C" w:rsidRDefault="00165A0C" w:rsidP="00165A0C">
            <w:pPr>
              <w:spacing w:before="120" w:after="120"/>
              <w:rPr>
                <w:rFonts w:cs="Arial"/>
                <w:sz w:val="18"/>
              </w:rPr>
            </w:pPr>
            <w:r w:rsidRPr="00165A0C">
              <w:rPr>
                <w:rFonts w:cs="Arial"/>
                <w:sz w:val="18"/>
              </w:rPr>
              <w:t>1 : ISPS Level 1</w:t>
            </w:r>
          </w:p>
          <w:p w14:paraId="68F3E70E" w14:textId="77777777" w:rsidR="00165A0C" w:rsidRPr="00165A0C" w:rsidRDefault="00165A0C" w:rsidP="00165A0C">
            <w:pPr>
              <w:spacing w:before="120" w:after="120"/>
              <w:rPr>
                <w:rFonts w:cs="Arial"/>
                <w:sz w:val="18"/>
              </w:rPr>
            </w:pPr>
            <w:r w:rsidRPr="00165A0C">
              <w:rPr>
                <w:rFonts w:cs="Arial"/>
                <w:sz w:val="18"/>
              </w:rPr>
              <w:t>2 : ISPS Level 2</w:t>
            </w:r>
          </w:p>
          <w:p w14:paraId="6FF3EC15" w14:textId="77777777" w:rsidR="00165A0C" w:rsidRPr="00165A0C" w:rsidRDefault="00165A0C" w:rsidP="00165A0C">
            <w:pPr>
              <w:spacing w:before="120" w:after="120"/>
              <w:rPr>
                <w:rFonts w:cs="Arial"/>
                <w:sz w:val="18"/>
              </w:rPr>
            </w:pPr>
            <w:r w:rsidRPr="00165A0C">
              <w:rPr>
                <w:rFonts w:cs="Arial"/>
                <w:sz w:val="18"/>
              </w:rPr>
              <w:t>3 : ISPS Level 3</w:t>
            </w:r>
          </w:p>
        </w:tc>
        <w:tc>
          <w:tcPr>
            <w:tcW w:w="417" w:type="pct"/>
            <w:shd w:val="clear" w:color="auto" w:fill="auto"/>
          </w:tcPr>
          <w:p w14:paraId="7BB4E653" w14:textId="77777777" w:rsidR="00165A0C" w:rsidRPr="00165A0C" w:rsidRDefault="00165A0C" w:rsidP="00165A0C">
            <w:pPr>
              <w:spacing w:before="120" w:after="120"/>
              <w:rPr>
                <w:rFonts w:cs="Arial"/>
                <w:sz w:val="18"/>
              </w:rPr>
            </w:pPr>
            <w:r w:rsidRPr="00165A0C">
              <w:rPr>
                <w:rFonts w:cs="Arial"/>
                <w:sz w:val="18"/>
              </w:rPr>
              <w:t>EN</w:t>
            </w:r>
          </w:p>
        </w:tc>
        <w:tc>
          <w:tcPr>
            <w:tcW w:w="834" w:type="pct"/>
            <w:shd w:val="clear" w:color="auto" w:fill="auto"/>
          </w:tcPr>
          <w:p w14:paraId="65F4F25D"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4CDB65A" w14:textId="77777777" w:rsidTr="00B131AF">
        <w:tc>
          <w:tcPr>
            <w:tcW w:w="1665" w:type="pct"/>
            <w:gridSpan w:val="2"/>
            <w:shd w:val="clear" w:color="auto" w:fill="auto"/>
          </w:tcPr>
          <w:p w14:paraId="63DF22B0" w14:textId="77777777" w:rsidR="00165A0C" w:rsidRPr="00165A0C" w:rsidRDefault="00165A0C" w:rsidP="00165A0C">
            <w:pPr>
              <w:spacing w:before="120" w:after="120"/>
              <w:rPr>
                <w:rFonts w:cs="Arial"/>
                <w:sz w:val="18"/>
              </w:rPr>
            </w:pPr>
            <w:r w:rsidRPr="00165A0C">
              <w:rPr>
                <w:rFonts w:cs="Arial"/>
                <w:sz w:val="18"/>
              </w:rPr>
              <w:t>Category of Harbour Facility</w:t>
            </w:r>
          </w:p>
        </w:tc>
        <w:tc>
          <w:tcPr>
            <w:tcW w:w="834" w:type="pct"/>
            <w:shd w:val="clear" w:color="auto" w:fill="auto"/>
          </w:tcPr>
          <w:p w14:paraId="024294D5" w14:textId="77777777" w:rsidR="00165A0C" w:rsidRPr="00165A0C" w:rsidRDefault="00165A0C" w:rsidP="00165A0C">
            <w:pPr>
              <w:spacing w:before="120" w:after="120"/>
              <w:rPr>
                <w:rFonts w:cs="Arial"/>
                <w:sz w:val="18"/>
              </w:rPr>
            </w:pPr>
            <w:r w:rsidRPr="00165A0C">
              <w:rPr>
                <w:rFonts w:cs="Arial"/>
                <w:sz w:val="18"/>
              </w:rPr>
              <w:t>(CATHAF)</w:t>
            </w:r>
          </w:p>
        </w:tc>
        <w:tc>
          <w:tcPr>
            <w:tcW w:w="1250" w:type="pct"/>
            <w:gridSpan w:val="2"/>
            <w:shd w:val="clear" w:color="auto" w:fill="auto"/>
          </w:tcPr>
          <w:p w14:paraId="4F54549E" w14:textId="77777777" w:rsidR="00165A0C" w:rsidRPr="00165A0C" w:rsidRDefault="00165A0C" w:rsidP="00165A0C">
            <w:pPr>
              <w:spacing w:before="120" w:after="120"/>
              <w:rPr>
                <w:rFonts w:cs="Arial"/>
                <w:sz w:val="18"/>
              </w:rPr>
            </w:pPr>
            <w:r w:rsidRPr="00165A0C">
              <w:rPr>
                <w:rFonts w:cs="Arial"/>
                <w:sz w:val="18"/>
              </w:rPr>
              <w:t xml:space="preserve">1 : </w:t>
            </w:r>
            <w:proofErr w:type="spellStart"/>
            <w:r w:rsidRPr="00165A0C">
              <w:rPr>
                <w:rFonts w:cs="Arial"/>
                <w:sz w:val="18"/>
              </w:rPr>
              <w:t>RoRo</w:t>
            </w:r>
            <w:proofErr w:type="spellEnd"/>
            <w:r w:rsidRPr="00165A0C">
              <w:rPr>
                <w:rFonts w:cs="Arial"/>
                <w:sz w:val="18"/>
              </w:rPr>
              <w:t xml:space="preserve"> Terminal</w:t>
            </w:r>
          </w:p>
          <w:p w14:paraId="713F15CD" w14:textId="77777777" w:rsidR="00165A0C" w:rsidRPr="00165A0C" w:rsidRDefault="00165A0C" w:rsidP="00165A0C">
            <w:pPr>
              <w:spacing w:before="120" w:after="120"/>
              <w:rPr>
                <w:rFonts w:cs="Arial"/>
                <w:sz w:val="18"/>
              </w:rPr>
            </w:pPr>
            <w:r w:rsidRPr="00165A0C">
              <w:rPr>
                <w:rFonts w:cs="Arial"/>
                <w:sz w:val="18"/>
              </w:rPr>
              <w:t>3 : Ferry Terminal</w:t>
            </w:r>
          </w:p>
          <w:p w14:paraId="1C34599A" w14:textId="77777777" w:rsidR="00165A0C" w:rsidRPr="00165A0C" w:rsidRDefault="00165A0C" w:rsidP="00165A0C">
            <w:pPr>
              <w:spacing w:before="120" w:after="120"/>
              <w:rPr>
                <w:rFonts w:cs="Arial"/>
                <w:sz w:val="18"/>
              </w:rPr>
            </w:pPr>
            <w:r w:rsidRPr="00165A0C">
              <w:rPr>
                <w:rFonts w:cs="Arial"/>
                <w:sz w:val="18"/>
              </w:rPr>
              <w:t>4 : Fishing Harbour</w:t>
            </w:r>
          </w:p>
          <w:p w14:paraId="1F5E33CD" w14:textId="77777777" w:rsidR="00165A0C" w:rsidRPr="00165A0C" w:rsidRDefault="00165A0C" w:rsidP="00165A0C">
            <w:pPr>
              <w:spacing w:before="120" w:after="120"/>
              <w:rPr>
                <w:rFonts w:cs="Arial"/>
                <w:sz w:val="18"/>
              </w:rPr>
            </w:pPr>
            <w:r w:rsidRPr="00165A0C">
              <w:rPr>
                <w:rFonts w:cs="Arial"/>
                <w:sz w:val="18"/>
              </w:rPr>
              <w:t>5 : Yacht Harbour/Marina</w:t>
            </w:r>
          </w:p>
          <w:p w14:paraId="7BF6048E" w14:textId="77777777" w:rsidR="00165A0C" w:rsidRPr="00165A0C" w:rsidRDefault="00165A0C" w:rsidP="00165A0C">
            <w:pPr>
              <w:spacing w:before="120" w:after="120"/>
              <w:rPr>
                <w:rFonts w:cs="Arial"/>
                <w:sz w:val="18"/>
              </w:rPr>
            </w:pPr>
            <w:r w:rsidRPr="00165A0C">
              <w:rPr>
                <w:rFonts w:cs="Arial"/>
                <w:sz w:val="18"/>
              </w:rPr>
              <w:t>6 : Naval Base</w:t>
            </w:r>
          </w:p>
          <w:p w14:paraId="2819A78F" w14:textId="77777777" w:rsidR="00165A0C" w:rsidRPr="00165A0C" w:rsidRDefault="00165A0C" w:rsidP="00165A0C">
            <w:pPr>
              <w:spacing w:before="120" w:after="120"/>
              <w:rPr>
                <w:rFonts w:cs="Arial"/>
                <w:sz w:val="18"/>
              </w:rPr>
            </w:pPr>
            <w:r w:rsidRPr="00165A0C">
              <w:rPr>
                <w:rFonts w:cs="Arial"/>
                <w:sz w:val="18"/>
              </w:rPr>
              <w:t>7 : Tanker Terminal</w:t>
            </w:r>
          </w:p>
          <w:p w14:paraId="7B3DE90B" w14:textId="77777777" w:rsidR="00165A0C" w:rsidRPr="00165A0C" w:rsidRDefault="00165A0C" w:rsidP="00165A0C">
            <w:pPr>
              <w:spacing w:before="120" w:after="120"/>
              <w:rPr>
                <w:rFonts w:cs="Arial"/>
                <w:sz w:val="18"/>
              </w:rPr>
            </w:pPr>
            <w:r w:rsidRPr="00165A0C">
              <w:rPr>
                <w:rFonts w:cs="Arial"/>
                <w:sz w:val="18"/>
              </w:rPr>
              <w:t>8 : Passenger Terminal</w:t>
            </w:r>
          </w:p>
          <w:p w14:paraId="112251DF" w14:textId="77777777" w:rsidR="00165A0C" w:rsidRPr="00165A0C" w:rsidRDefault="00165A0C" w:rsidP="00165A0C">
            <w:pPr>
              <w:spacing w:before="120" w:after="120"/>
              <w:rPr>
                <w:rFonts w:cs="Arial"/>
                <w:sz w:val="18"/>
              </w:rPr>
            </w:pPr>
            <w:r w:rsidRPr="00165A0C">
              <w:rPr>
                <w:rFonts w:cs="Arial"/>
                <w:sz w:val="18"/>
              </w:rPr>
              <w:t>9 : Shipyard</w:t>
            </w:r>
          </w:p>
          <w:p w14:paraId="6CAB89B0" w14:textId="77777777" w:rsidR="00165A0C" w:rsidRPr="00165A0C" w:rsidRDefault="00165A0C" w:rsidP="00165A0C">
            <w:pPr>
              <w:spacing w:before="120" w:after="120"/>
              <w:rPr>
                <w:rFonts w:cs="Arial"/>
                <w:sz w:val="18"/>
              </w:rPr>
            </w:pPr>
            <w:r w:rsidRPr="00165A0C">
              <w:rPr>
                <w:rFonts w:cs="Arial"/>
                <w:sz w:val="18"/>
              </w:rPr>
              <w:t>10 : Container Terminal</w:t>
            </w:r>
          </w:p>
          <w:p w14:paraId="0BCE0F30" w14:textId="77777777" w:rsidR="00165A0C" w:rsidRPr="00165A0C" w:rsidRDefault="00165A0C" w:rsidP="00165A0C">
            <w:pPr>
              <w:spacing w:before="120" w:after="120"/>
              <w:rPr>
                <w:rFonts w:cs="Arial"/>
                <w:sz w:val="18"/>
              </w:rPr>
            </w:pPr>
            <w:r w:rsidRPr="00165A0C">
              <w:rPr>
                <w:rFonts w:cs="Arial"/>
                <w:sz w:val="18"/>
              </w:rPr>
              <w:t>11 : Bulk Terminal</w:t>
            </w:r>
          </w:p>
          <w:p w14:paraId="7B296DCA" w14:textId="77777777" w:rsidR="00165A0C" w:rsidRPr="00165A0C" w:rsidRDefault="00165A0C" w:rsidP="00165A0C">
            <w:pPr>
              <w:spacing w:before="120" w:after="120"/>
              <w:rPr>
                <w:rFonts w:cs="Arial"/>
                <w:sz w:val="18"/>
              </w:rPr>
            </w:pPr>
            <w:r w:rsidRPr="00165A0C">
              <w:rPr>
                <w:rFonts w:cs="Arial"/>
                <w:sz w:val="18"/>
              </w:rPr>
              <w:t>12 : Ship Lift</w:t>
            </w:r>
          </w:p>
          <w:p w14:paraId="7F65D7EA" w14:textId="77777777" w:rsidR="00165A0C" w:rsidRPr="00165A0C" w:rsidRDefault="00165A0C" w:rsidP="00165A0C">
            <w:pPr>
              <w:spacing w:before="120" w:after="120"/>
              <w:rPr>
                <w:rFonts w:cs="Arial"/>
                <w:sz w:val="18"/>
              </w:rPr>
            </w:pPr>
            <w:r w:rsidRPr="00165A0C">
              <w:rPr>
                <w:rFonts w:cs="Arial"/>
                <w:sz w:val="18"/>
              </w:rPr>
              <w:t>13 : Straddle Carrier</w:t>
            </w:r>
          </w:p>
          <w:p w14:paraId="01191DD4" w14:textId="77777777" w:rsidR="00165A0C" w:rsidRPr="00165A0C" w:rsidRDefault="00165A0C" w:rsidP="00165A0C">
            <w:pPr>
              <w:spacing w:before="120" w:after="120"/>
              <w:rPr>
                <w:rFonts w:cs="Arial"/>
                <w:sz w:val="18"/>
              </w:rPr>
            </w:pPr>
            <w:r w:rsidRPr="00165A0C">
              <w:rPr>
                <w:rFonts w:cs="Arial"/>
                <w:sz w:val="18"/>
              </w:rPr>
              <w:t>14 : Service Harbour</w:t>
            </w:r>
          </w:p>
          <w:p w14:paraId="3B99FE32" w14:textId="77777777" w:rsidR="00165A0C" w:rsidRPr="00165A0C" w:rsidRDefault="00165A0C" w:rsidP="00165A0C">
            <w:pPr>
              <w:spacing w:before="120" w:after="120"/>
              <w:rPr>
                <w:rFonts w:cs="Arial"/>
                <w:sz w:val="18"/>
              </w:rPr>
            </w:pPr>
            <w:r w:rsidRPr="00165A0C">
              <w:rPr>
                <w:rFonts w:cs="Arial"/>
                <w:sz w:val="18"/>
              </w:rPr>
              <w:t>15 : Pilotage Service</w:t>
            </w:r>
          </w:p>
        </w:tc>
        <w:tc>
          <w:tcPr>
            <w:tcW w:w="417" w:type="pct"/>
            <w:shd w:val="clear" w:color="auto" w:fill="auto"/>
          </w:tcPr>
          <w:p w14:paraId="1DB99624" w14:textId="77777777" w:rsidR="00165A0C" w:rsidRPr="00165A0C" w:rsidRDefault="00165A0C" w:rsidP="00165A0C">
            <w:pPr>
              <w:spacing w:before="120" w:after="120"/>
              <w:rPr>
                <w:rFonts w:cs="Arial"/>
                <w:sz w:val="18"/>
              </w:rPr>
            </w:pPr>
            <w:r w:rsidRPr="00165A0C">
              <w:rPr>
                <w:rFonts w:cs="Arial"/>
                <w:sz w:val="18"/>
              </w:rPr>
              <w:t>EN</w:t>
            </w:r>
          </w:p>
        </w:tc>
        <w:tc>
          <w:tcPr>
            <w:tcW w:w="834" w:type="pct"/>
            <w:shd w:val="clear" w:color="auto" w:fill="auto"/>
          </w:tcPr>
          <w:p w14:paraId="73C19713"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711B566B" w14:textId="77777777" w:rsidTr="00B131AF">
        <w:tc>
          <w:tcPr>
            <w:tcW w:w="1665" w:type="pct"/>
            <w:gridSpan w:val="2"/>
            <w:shd w:val="clear" w:color="auto" w:fill="auto"/>
          </w:tcPr>
          <w:p w14:paraId="42D97DAD" w14:textId="77777777" w:rsidR="00165A0C" w:rsidRPr="00165A0C" w:rsidRDefault="00165A0C" w:rsidP="00165A0C">
            <w:pPr>
              <w:spacing w:before="120" w:after="120"/>
              <w:rPr>
                <w:rFonts w:cs="Arial"/>
                <w:sz w:val="18"/>
              </w:rPr>
            </w:pPr>
            <w:r w:rsidRPr="00165A0C">
              <w:rPr>
                <w:rFonts w:cs="Arial"/>
                <w:sz w:val="18"/>
              </w:rPr>
              <w:t>General Harbour Information</w:t>
            </w:r>
          </w:p>
        </w:tc>
        <w:tc>
          <w:tcPr>
            <w:tcW w:w="834" w:type="pct"/>
            <w:shd w:val="clear" w:color="auto" w:fill="auto"/>
          </w:tcPr>
          <w:p w14:paraId="2CB72DAA" w14:textId="77777777" w:rsidR="00165A0C" w:rsidRPr="00165A0C" w:rsidRDefault="00165A0C" w:rsidP="00165A0C">
            <w:pPr>
              <w:spacing w:before="120" w:after="120"/>
              <w:rPr>
                <w:rFonts w:cs="Arial"/>
                <w:sz w:val="18"/>
              </w:rPr>
            </w:pPr>
          </w:p>
        </w:tc>
        <w:tc>
          <w:tcPr>
            <w:tcW w:w="1250" w:type="pct"/>
            <w:gridSpan w:val="2"/>
            <w:shd w:val="clear" w:color="auto" w:fill="auto"/>
          </w:tcPr>
          <w:p w14:paraId="0A5FA81B" w14:textId="77777777" w:rsidR="00165A0C" w:rsidRPr="00165A0C" w:rsidRDefault="00165A0C" w:rsidP="00165A0C">
            <w:pPr>
              <w:spacing w:before="120" w:after="120"/>
              <w:rPr>
                <w:rFonts w:cs="Arial"/>
                <w:sz w:val="18"/>
              </w:rPr>
            </w:pPr>
          </w:p>
        </w:tc>
        <w:tc>
          <w:tcPr>
            <w:tcW w:w="417" w:type="pct"/>
            <w:shd w:val="clear" w:color="auto" w:fill="auto"/>
          </w:tcPr>
          <w:p w14:paraId="12C0C304" w14:textId="77777777" w:rsidR="00165A0C" w:rsidRPr="00165A0C" w:rsidRDefault="00165A0C" w:rsidP="00165A0C">
            <w:pPr>
              <w:spacing w:before="120" w:after="120"/>
              <w:rPr>
                <w:rFonts w:cs="Arial"/>
                <w:sz w:val="18"/>
              </w:rPr>
            </w:pPr>
            <w:r w:rsidRPr="00165A0C">
              <w:rPr>
                <w:rFonts w:cs="Arial"/>
                <w:sz w:val="18"/>
              </w:rPr>
              <w:t>C</w:t>
            </w:r>
          </w:p>
        </w:tc>
        <w:tc>
          <w:tcPr>
            <w:tcW w:w="834" w:type="pct"/>
            <w:shd w:val="clear" w:color="auto" w:fill="auto"/>
          </w:tcPr>
          <w:p w14:paraId="08063491"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74D3201" w14:textId="77777777" w:rsidTr="00B131AF">
        <w:tc>
          <w:tcPr>
            <w:tcW w:w="1665" w:type="pct"/>
            <w:gridSpan w:val="2"/>
            <w:shd w:val="clear" w:color="auto" w:fill="auto"/>
          </w:tcPr>
          <w:p w14:paraId="40CF4C78" w14:textId="77777777" w:rsidR="00165A0C" w:rsidRPr="00165A0C" w:rsidRDefault="00165A0C" w:rsidP="00165A0C">
            <w:pPr>
              <w:spacing w:before="120" w:after="120"/>
              <w:rPr>
                <w:rFonts w:cs="Arial"/>
                <w:sz w:val="18"/>
              </w:rPr>
            </w:pPr>
            <w:r w:rsidRPr="00165A0C">
              <w:rPr>
                <w:rFonts w:cs="Arial"/>
                <w:sz w:val="18"/>
              </w:rPr>
              <w:t xml:space="preserve">   General Port Description</w:t>
            </w:r>
          </w:p>
        </w:tc>
        <w:tc>
          <w:tcPr>
            <w:tcW w:w="834" w:type="pct"/>
            <w:shd w:val="clear" w:color="auto" w:fill="auto"/>
          </w:tcPr>
          <w:p w14:paraId="6BB56C56" w14:textId="77777777" w:rsidR="00165A0C" w:rsidRPr="00165A0C" w:rsidRDefault="00165A0C" w:rsidP="00165A0C">
            <w:pPr>
              <w:spacing w:before="120" w:after="120"/>
              <w:rPr>
                <w:rFonts w:cs="Arial"/>
                <w:sz w:val="18"/>
              </w:rPr>
            </w:pPr>
          </w:p>
        </w:tc>
        <w:tc>
          <w:tcPr>
            <w:tcW w:w="1250" w:type="pct"/>
            <w:gridSpan w:val="2"/>
            <w:shd w:val="clear" w:color="auto" w:fill="auto"/>
          </w:tcPr>
          <w:p w14:paraId="2A0A09CB" w14:textId="77777777" w:rsidR="00165A0C" w:rsidRPr="00165A0C" w:rsidRDefault="00165A0C" w:rsidP="00165A0C">
            <w:pPr>
              <w:spacing w:before="120" w:after="120"/>
              <w:rPr>
                <w:rFonts w:cs="Arial"/>
                <w:sz w:val="18"/>
              </w:rPr>
            </w:pPr>
          </w:p>
        </w:tc>
        <w:tc>
          <w:tcPr>
            <w:tcW w:w="417" w:type="pct"/>
            <w:shd w:val="clear" w:color="auto" w:fill="auto"/>
          </w:tcPr>
          <w:p w14:paraId="5E266F9C" w14:textId="77777777" w:rsidR="00165A0C" w:rsidRPr="00165A0C" w:rsidRDefault="00165A0C" w:rsidP="00165A0C">
            <w:pPr>
              <w:spacing w:before="120" w:after="120"/>
              <w:rPr>
                <w:rFonts w:cs="Arial"/>
                <w:sz w:val="18"/>
              </w:rPr>
            </w:pPr>
            <w:r w:rsidRPr="00165A0C">
              <w:rPr>
                <w:rFonts w:cs="Arial"/>
                <w:sz w:val="18"/>
              </w:rPr>
              <w:t>(S) C</w:t>
            </w:r>
          </w:p>
        </w:tc>
        <w:tc>
          <w:tcPr>
            <w:tcW w:w="834" w:type="pct"/>
            <w:shd w:val="clear" w:color="auto" w:fill="auto"/>
          </w:tcPr>
          <w:p w14:paraId="03949CBA"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EB9558B" w14:textId="77777777" w:rsidTr="00B131AF">
        <w:tc>
          <w:tcPr>
            <w:tcW w:w="1665" w:type="pct"/>
            <w:gridSpan w:val="2"/>
            <w:shd w:val="clear" w:color="auto" w:fill="auto"/>
          </w:tcPr>
          <w:p w14:paraId="67845788" w14:textId="77777777" w:rsidR="00165A0C" w:rsidRPr="00165A0C" w:rsidRDefault="00165A0C" w:rsidP="00165A0C">
            <w:pPr>
              <w:spacing w:before="120" w:after="120"/>
              <w:rPr>
                <w:rFonts w:cs="Arial"/>
                <w:sz w:val="18"/>
              </w:rPr>
            </w:pPr>
            <w:r w:rsidRPr="00165A0C">
              <w:rPr>
                <w:rFonts w:cs="Arial"/>
                <w:sz w:val="18"/>
              </w:rPr>
              <w:t xml:space="preserve">      Text Content</w:t>
            </w:r>
          </w:p>
        </w:tc>
        <w:tc>
          <w:tcPr>
            <w:tcW w:w="834" w:type="pct"/>
            <w:shd w:val="clear" w:color="auto" w:fill="auto"/>
          </w:tcPr>
          <w:p w14:paraId="5B1EF052" w14:textId="77777777" w:rsidR="00165A0C" w:rsidRPr="00165A0C" w:rsidRDefault="00165A0C" w:rsidP="00165A0C">
            <w:pPr>
              <w:spacing w:before="120" w:after="120"/>
              <w:rPr>
                <w:rFonts w:cs="Arial"/>
                <w:sz w:val="18"/>
              </w:rPr>
            </w:pPr>
          </w:p>
        </w:tc>
        <w:tc>
          <w:tcPr>
            <w:tcW w:w="1250" w:type="pct"/>
            <w:gridSpan w:val="2"/>
            <w:shd w:val="clear" w:color="auto" w:fill="auto"/>
          </w:tcPr>
          <w:p w14:paraId="4CF6538D" w14:textId="77777777" w:rsidR="00165A0C" w:rsidRPr="00165A0C" w:rsidRDefault="00165A0C" w:rsidP="00165A0C">
            <w:pPr>
              <w:spacing w:before="120" w:after="120"/>
              <w:rPr>
                <w:rFonts w:cs="Arial"/>
                <w:sz w:val="18"/>
              </w:rPr>
            </w:pPr>
          </w:p>
        </w:tc>
        <w:tc>
          <w:tcPr>
            <w:tcW w:w="417" w:type="pct"/>
            <w:shd w:val="clear" w:color="auto" w:fill="auto"/>
          </w:tcPr>
          <w:p w14:paraId="20F0394B" w14:textId="77777777" w:rsidR="00165A0C" w:rsidRPr="00165A0C" w:rsidRDefault="00165A0C" w:rsidP="00165A0C">
            <w:pPr>
              <w:spacing w:before="120" w:after="120"/>
              <w:rPr>
                <w:rFonts w:cs="Arial"/>
                <w:sz w:val="18"/>
              </w:rPr>
            </w:pPr>
            <w:r w:rsidRPr="00165A0C">
              <w:rPr>
                <w:rFonts w:cs="Arial"/>
                <w:sz w:val="18"/>
              </w:rPr>
              <w:t>(S) C</w:t>
            </w:r>
          </w:p>
        </w:tc>
        <w:tc>
          <w:tcPr>
            <w:tcW w:w="834" w:type="pct"/>
            <w:shd w:val="clear" w:color="auto" w:fill="auto"/>
          </w:tcPr>
          <w:p w14:paraId="3AD2A965" w14:textId="77777777" w:rsidR="00165A0C" w:rsidRPr="00165A0C" w:rsidRDefault="00165A0C" w:rsidP="00165A0C">
            <w:pPr>
              <w:spacing w:before="120" w:after="120"/>
              <w:rPr>
                <w:rFonts w:cs="Arial"/>
                <w:sz w:val="18"/>
              </w:rPr>
            </w:pPr>
            <w:r w:rsidRPr="00165A0C">
              <w:rPr>
                <w:rFonts w:cs="Arial"/>
                <w:sz w:val="18"/>
              </w:rPr>
              <w:t>1, *</w:t>
            </w:r>
          </w:p>
        </w:tc>
      </w:tr>
      <w:tr w:rsidR="00165A0C" w:rsidRPr="00165A0C" w14:paraId="4DB10F15" w14:textId="77777777" w:rsidTr="00B131AF">
        <w:tc>
          <w:tcPr>
            <w:tcW w:w="1665" w:type="pct"/>
            <w:gridSpan w:val="2"/>
            <w:shd w:val="clear" w:color="auto" w:fill="auto"/>
          </w:tcPr>
          <w:p w14:paraId="671384C5" w14:textId="77777777" w:rsidR="00165A0C" w:rsidRPr="00165A0C" w:rsidRDefault="00165A0C" w:rsidP="00165A0C">
            <w:pPr>
              <w:spacing w:before="120" w:after="120"/>
              <w:rPr>
                <w:rFonts w:cs="Arial"/>
                <w:sz w:val="18"/>
              </w:rPr>
            </w:pPr>
            <w:r w:rsidRPr="00165A0C">
              <w:rPr>
                <w:rFonts w:cs="Arial"/>
                <w:sz w:val="18"/>
              </w:rPr>
              <w:lastRenderedPageBreak/>
              <w:t xml:space="preserve">         Category of text</w:t>
            </w:r>
          </w:p>
        </w:tc>
        <w:tc>
          <w:tcPr>
            <w:tcW w:w="834" w:type="pct"/>
            <w:shd w:val="clear" w:color="auto" w:fill="auto"/>
          </w:tcPr>
          <w:p w14:paraId="72D95A25" w14:textId="77777777" w:rsidR="00165A0C" w:rsidRPr="00165A0C" w:rsidRDefault="00165A0C" w:rsidP="00165A0C">
            <w:pPr>
              <w:spacing w:before="120" w:after="120"/>
              <w:rPr>
                <w:rFonts w:cs="Arial"/>
                <w:sz w:val="18"/>
              </w:rPr>
            </w:pPr>
          </w:p>
        </w:tc>
        <w:tc>
          <w:tcPr>
            <w:tcW w:w="1250" w:type="pct"/>
            <w:gridSpan w:val="2"/>
            <w:shd w:val="clear" w:color="auto" w:fill="auto"/>
          </w:tcPr>
          <w:p w14:paraId="176442D1" w14:textId="77777777" w:rsidR="00165A0C" w:rsidRPr="00165A0C" w:rsidRDefault="00165A0C" w:rsidP="00165A0C">
            <w:pPr>
              <w:spacing w:before="120" w:after="120"/>
              <w:rPr>
                <w:rFonts w:cs="Arial"/>
                <w:sz w:val="18"/>
              </w:rPr>
            </w:pPr>
            <w:r w:rsidRPr="00165A0C">
              <w:rPr>
                <w:rFonts w:cs="Arial"/>
                <w:sz w:val="18"/>
              </w:rPr>
              <w:t>1 : Abstract or Summary</w:t>
            </w:r>
          </w:p>
          <w:p w14:paraId="7C640BB0" w14:textId="77777777" w:rsidR="00165A0C" w:rsidRPr="00165A0C" w:rsidRDefault="00165A0C" w:rsidP="00165A0C">
            <w:pPr>
              <w:spacing w:before="120" w:after="120"/>
              <w:rPr>
                <w:rFonts w:cs="Arial"/>
                <w:sz w:val="18"/>
              </w:rPr>
            </w:pPr>
            <w:r w:rsidRPr="00165A0C">
              <w:rPr>
                <w:rFonts w:cs="Arial"/>
                <w:sz w:val="18"/>
              </w:rPr>
              <w:t>2 : Extract</w:t>
            </w:r>
          </w:p>
          <w:p w14:paraId="25214EE2" w14:textId="77777777" w:rsidR="00165A0C" w:rsidRPr="00165A0C" w:rsidRDefault="00165A0C" w:rsidP="00165A0C">
            <w:pPr>
              <w:spacing w:before="120" w:after="120"/>
              <w:rPr>
                <w:rFonts w:cs="Arial"/>
                <w:sz w:val="18"/>
              </w:rPr>
            </w:pPr>
            <w:r w:rsidRPr="00165A0C">
              <w:rPr>
                <w:rFonts w:cs="Arial"/>
                <w:sz w:val="18"/>
              </w:rPr>
              <w:t>3 : Full Text</w:t>
            </w:r>
          </w:p>
        </w:tc>
        <w:tc>
          <w:tcPr>
            <w:tcW w:w="417" w:type="pct"/>
            <w:shd w:val="clear" w:color="auto" w:fill="auto"/>
          </w:tcPr>
          <w:p w14:paraId="09DBF5F8" w14:textId="77777777" w:rsidR="00165A0C" w:rsidRPr="00165A0C" w:rsidRDefault="00165A0C" w:rsidP="00165A0C">
            <w:pPr>
              <w:spacing w:before="120" w:after="120"/>
              <w:rPr>
                <w:rFonts w:cs="Arial"/>
                <w:sz w:val="18"/>
              </w:rPr>
            </w:pPr>
            <w:r w:rsidRPr="00165A0C">
              <w:rPr>
                <w:rFonts w:cs="Arial"/>
                <w:sz w:val="18"/>
              </w:rPr>
              <w:t>(S) EN</w:t>
            </w:r>
          </w:p>
        </w:tc>
        <w:tc>
          <w:tcPr>
            <w:tcW w:w="834" w:type="pct"/>
            <w:shd w:val="clear" w:color="auto" w:fill="auto"/>
          </w:tcPr>
          <w:p w14:paraId="5677D19B"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0DCA1AF" w14:textId="77777777" w:rsidTr="00B131AF">
        <w:tc>
          <w:tcPr>
            <w:tcW w:w="1665" w:type="pct"/>
            <w:gridSpan w:val="2"/>
            <w:shd w:val="clear" w:color="auto" w:fill="auto"/>
          </w:tcPr>
          <w:p w14:paraId="1C9C886D" w14:textId="77777777" w:rsidR="00165A0C" w:rsidRPr="00165A0C" w:rsidRDefault="00165A0C" w:rsidP="00165A0C">
            <w:pPr>
              <w:spacing w:before="120" w:after="120"/>
              <w:rPr>
                <w:rFonts w:cs="Arial"/>
                <w:sz w:val="18"/>
              </w:rPr>
            </w:pPr>
            <w:r w:rsidRPr="00165A0C">
              <w:rPr>
                <w:rFonts w:cs="Arial"/>
                <w:sz w:val="18"/>
              </w:rPr>
              <w:t xml:space="preserve">         Information</w:t>
            </w:r>
          </w:p>
        </w:tc>
        <w:tc>
          <w:tcPr>
            <w:tcW w:w="834" w:type="pct"/>
            <w:shd w:val="clear" w:color="auto" w:fill="auto"/>
          </w:tcPr>
          <w:p w14:paraId="3C2A7160" w14:textId="77777777" w:rsidR="00165A0C" w:rsidRPr="00165A0C" w:rsidRDefault="00165A0C" w:rsidP="00165A0C">
            <w:pPr>
              <w:spacing w:before="120" w:after="120"/>
              <w:rPr>
                <w:rFonts w:cs="Arial"/>
                <w:sz w:val="18"/>
              </w:rPr>
            </w:pPr>
          </w:p>
        </w:tc>
        <w:tc>
          <w:tcPr>
            <w:tcW w:w="1250" w:type="pct"/>
            <w:gridSpan w:val="2"/>
            <w:shd w:val="clear" w:color="auto" w:fill="auto"/>
          </w:tcPr>
          <w:p w14:paraId="434C370F" w14:textId="77777777" w:rsidR="00165A0C" w:rsidRPr="00165A0C" w:rsidRDefault="00165A0C" w:rsidP="00165A0C">
            <w:pPr>
              <w:spacing w:before="120" w:after="120"/>
              <w:rPr>
                <w:rFonts w:cs="Arial"/>
                <w:sz w:val="18"/>
              </w:rPr>
            </w:pPr>
          </w:p>
        </w:tc>
        <w:tc>
          <w:tcPr>
            <w:tcW w:w="417" w:type="pct"/>
            <w:shd w:val="clear" w:color="auto" w:fill="auto"/>
          </w:tcPr>
          <w:p w14:paraId="5DE9035A" w14:textId="77777777" w:rsidR="00165A0C" w:rsidRPr="00165A0C" w:rsidRDefault="00165A0C" w:rsidP="00165A0C">
            <w:pPr>
              <w:spacing w:before="120" w:after="120"/>
              <w:rPr>
                <w:rFonts w:cs="Arial"/>
                <w:sz w:val="18"/>
              </w:rPr>
            </w:pPr>
            <w:r w:rsidRPr="00165A0C">
              <w:rPr>
                <w:rFonts w:cs="Arial"/>
                <w:sz w:val="18"/>
              </w:rPr>
              <w:t>(S) C</w:t>
            </w:r>
          </w:p>
        </w:tc>
        <w:tc>
          <w:tcPr>
            <w:tcW w:w="834" w:type="pct"/>
            <w:shd w:val="clear" w:color="auto" w:fill="auto"/>
          </w:tcPr>
          <w:p w14:paraId="4F3289C8"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287618A8" w14:textId="77777777" w:rsidTr="00B131AF">
        <w:tc>
          <w:tcPr>
            <w:tcW w:w="1665" w:type="pct"/>
            <w:gridSpan w:val="2"/>
            <w:shd w:val="clear" w:color="auto" w:fill="auto"/>
          </w:tcPr>
          <w:p w14:paraId="0B33A339" w14:textId="77777777" w:rsidR="00165A0C" w:rsidRPr="00165A0C" w:rsidRDefault="00165A0C" w:rsidP="00165A0C">
            <w:pPr>
              <w:spacing w:before="120" w:after="120"/>
              <w:rPr>
                <w:rFonts w:cs="Arial"/>
                <w:sz w:val="18"/>
              </w:rPr>
            </w:pPr>
            <w:r w:rsidRPr="00165A0C">
              <w:rPr>
                <w:rFonts w:cs="Arial"/>
                <w:sz w:val="18"/>
              </w:rPr>
              <w:t xml:space="preserve">            File Locator</w:t>
            </w:r>
          </w:p>
        </w:tc>
        <w:tc>
          <w:tcPr>
            <w:tcW w:w="834" w:type="pct"/>
            <w:shd w:val="clear" w:color="auto" w:fill="auto"/>
          </w:tcPr>
          <w:p w14:paraId="570983B8" w14:textId="77777777" w:rsidR="00165A0C" w:rsidRPr="00165A0C" w:rsidRDefault="00165A0C" w:rsidP="00165A0C">
            <w:pPr>
              <w:spacing w:before="120" w:after="120"/>
              <w:rPr>
                <w:rFonts w:cs="Arial"/>
                <w:sz w:val="18"/>
              </w:rPr>
            </w:pPr>
          </w:p>
        </w:tc>
        <w:tc>
          <w:tcPr>
            <w:tcW w:w="1250" w:type="pct"/>
            <w:gridSpan w:val="2"/>
            <w:shd w:val="clear" w:color="auto" w:fill="auto"/>
          </w:tcPr>
          <w:p w14:paraId="230F04A9" w14:textId="77777777" w:rsidR="00165A0C" w:rsidRPr="00165A0C" w:rsidRDefault="00165A0C" w:rsidP="00165A0C">
            <w:pPr>
              <w:spacing w:before="120" w:after="120"/>
              <w:rPr>
                <w:rFonts w:cs="Arial"/>
                <w:sz w:val="18"/>
              </w:rPr>
            </w:pPr>
          </w:p>
        </w:tc>
        <w:tc>
          <w:tcPr>
            <w:tcW w:w="417" w:type="pct"/>
            <w:shd w:val="clear" w:color="auto" w:fill="auto"/>
          </w:tcPr>
          <w:p w14:paraId="12328091"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367B04DB"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81E3F16" w14:textId="77777777" w:rsidTr="00B131AF">
        <w:tc>
          <w:tcPr>
            <w:tcW w:w="1665" w:type="pct"/>
            <w:gridSpan w:val="2"/>
            <w:shd w:val="clear" w:color="auto" w:fill="auto"/>
          </w:tcPr>
          <w:p w14:paraId="559CA95D" w14:textId="77777777" w:rsidR="00165A0C" w:rsidRPr="00165A0C" w:rsidRDefault="00165A0C" w:rsidP="00165A0C">
            <w:pPr>
              <w:spacing w:before="120" w:after="120"/>
              <w:rPr>
                <w:rFonts w:cs="Arial"/>
                <w:sz w:val="18"/>
              </w:rPr>
            </w:pPr>
            <w:r w:rsidRPr="00165A0C">
              <w:rPr>
                <w:rFonts w:cs="Arial"/>
                <w:sz w:val="18"/>
              </w:rPr>
              <w:t xml:space="preserve">            File Reference</w:t>
            </w:r>
          </w:p>
        </w:tc>
        <w:tc>
          <w:tcPr>
            <w:tcW w:w="834" w:type="pct"/>
            <w:shd w:val="clear" w:color="auto" w:fill="auto"/>
          </w:tcPr>
          <w:p w14:paraId="761A47CC" w14:textId="77777777" w:rsidR="00165A0C" w:rsidRPr="00165A0C" w:rsidRDefault="00165A0C" w:rsidP="00165A0C">
            <w:pPr>
              <w:spacing w:before="120" w:after="120"/>
              <w:rPr>
                <w:rFonts w:cs="Arial"/>
                <w:sz w:val="18"/>
              </w:rPr>
            </w:pPr>
            <w:r w:rsidRPr="00165A0C">
              <w:rPr>
                <w:rFonts w:cs="Arial"/>
                <w:sz w:val="18"/>
              </w:rPr>
              <w:t>(TXTDSC)</w:t>
            </w:r>
          </w:p>
        </w:tc>
        <w:tc>
          <w:tcPr>
            <w:tcW w:w="1250" w:type="pct"/>
            <w:gridSpan w:val="2"/>
            <w:shd w:val="clear" w:color="auto" w:fill="auto"/>
          </w:tcPr>
          <w:p w14:paraId="69415657" w14:textId="77777777" w:rsidR="00165A0C" w:rsidRPr="00165A0C" w:rsidRDefault="00165A0C" w:rsidP="00165A0C">
            <w:pPr>
              <w:spacing w:before="120" w:after="120"/>
              <w:rPr>
                <w:rFonts w:cs="Arial"/>
                <w:sz w:val="18"/>
              </w:rPr>
            </w:pPr>
          </w:p>
        </w:tc>
        <w:tc>
          <w:tcPr>
            <w:tcW w:w="417" w:type="pct"/>
            <w:shd w:val="clear" w:color="auto" w:fill="auto"/>
          </w:tcPr>
          <w:p w14:paraId="0A9A43EA"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5B2C289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AC0E81F" w14:textId="77777777" w:rsidTr="00B131AF">
        <w:tc>
          <w:tcPr>
            <w:tcW w:w="1665" w:type="pct"/>
            <w:gridSpan w:val="2"/>
            <w:shd w:val="clear" w:color="auto" w:fill="auto"/>
          </w:tcPr>
          <w:p w14:paraId="4B671019" w14:textId="77777777" w:rsidR="00165A0C" w:rsidRPr="00165A0C" w:rsidRDefault="00165A0C" w:rsidP="00165A0C">
            <w:pPr>
              <w:spacing w:before="120" w:after="120"/>
              <w:rPr>
                <w:rFonts w:cs="Arial"/>
                <w:sz w:val="18"/>
              </w:rPr>
            </w:pPr>
            <w:r w:rsidRPr="00165A0C">
              <w:rPr>
                <w:rFonts w:cs="Arial"/>
                <w:sz w:val="18"/>
              </w:rPr>
              <w:t xml:space="preserve">            Headline</w:t>
            </w:r>
          </w:p>
        </w:tc>
        <w:tc>
          <w:tcPr>
            <w:tcW w:w="834" w:type="pct"/>
            <w:shd w:val="clear" w:color="auto" w:fill="auto"/>
          </w:tcPr>
          <w:p w14:paraId="4BE17881" w14:textId="77777777" w:rsidR="00165A0C" w:rsidRPr="00165A0C" w:rsidRDefault="00165A0C" w:rsidP="00165A0C">
            <w:pPr>
              <w:spacing w:before="120" w:after="120"/>
              <w:rPr>
                <w:rFonts w:cs="Arial"/>
                <w:sz w:val="18"/>
              </w:rPr>
            </w:pPr>
          </w:p>
        </w:tc>
        <w:tc>
          <w:tcPr>
            <w:tcW w:w="1250" w:type="pct"/>
            <w:gridSpan w:val="2"/>
            <w:shd w:val="clear" w:color="auto" w:fill="auto"/>
          </w:tcPr>
          <w:p w14:paraId="23D8DC82" w14:textId="77777777" w:rsidR="00165A0C" w:rsidRPr="00165A0C" w:rsidRDefault="00165A0C" w:rsidP="00165A0C">
            <w:pPr>
              <w:spacing w:before="120" w:after="120"/>
              <w:rPr>
                <w:rFonts w:cs="Arial"/>
                <w:sz w:val="18"/>
              </w:rPr>
            </w:pPr>
          </w:p>
        </w:tc>
        <w:tc>
          <w:tcPr>
            <w:tcW w:w="417" w:type="pct"/>
            <w:shd w:val="clear" w:color="auto" w:fill="auto"/>
          </w:tcPr>
          <w:p w14:paraId="5190336E"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2411D263" w14:textId="77777777" w:rsidR="00165A0C" w:rsidRPr="00165A0C" w:rsidRDefault="00165A0C" w:rsidP="00165A0C">
            <w:pPr>
              <w:spacing w:before="120" w:after="120"/>
              <w:rPr>
                <w:rFonts w:cs="Arial"/>
                <w:sz w:val="18"/>
              </w:rPr>
            </w:pPr>
            <w:r w:rsidRPr="00165A0C">
              <w:rPr>
                <w:rFonts w:cs="Arial"/>
                <w:sz w:val="18"/>
              </w:rPr>
              <w:t>0, * (ordered)</w:t>
            </w:r>
          </w:p>
        </w:tc>
      </w:tr>
      <w:tr w:rsidR="00165A0C" w:rsidRPr="00165A0C" w14:paraId="4C87A8E9" w14:textId="77777777" w:rsidTr="00B131AF">
        <w:tc>
          <w:tcPr>
            <w:tcW w:w="1665" w:type="pct"/>
            <w:gridSpan w:val="2"/>
            <w:shd w:val="clear" w:color="auto" w:fill="auto"/>
          </w:tcPr>
          <w:p w14:paraId="3595C408" w14:textId="77777777" w:rsidR="00165A0C" w:rsidRPr="00165A0C" w:rsidRDefault="00165A0C" w:rsidP="00165A0C">
            <w:pPr>
              <w:spacing w:before="120" w:after="120"/>
              <w:rPr>
                <w:rFonts w:cs="Arial"/>
                <w:sz w:val="18"/>
              </w:rPr>
            </w:pPr>
            <w:r w:rsidRPr="00165A0C">
              <w:rPr>
                <w:rFonts w:cs="Arial"/>
                <w:sz w:val="18"/>
              </w:rPr>
              <w:t xml:space="preserve">            Language</w:t>
            </w:r>
          </w:p>
        </w:tc>
        <w:tc>
          <w:tcPr>
            <w:tcW w:w="834" w:type="pct"/>
            <w:shd w:val="clear" w:color="auto" w:fill="auto"/>
          </w:tcPr>
          <w:p w14:paraId="4D8E276B" w14:textId="77777777" w:rsidR="00165A0C" w:rsidRPr="00165A0C" w:rsidRDefault="00165A0C" w:rsidP="00165A0C">
            <w:pPr>
              <w:spacing w:before="120" w:after="120"/>
              <w:rPr>
                <w:rFonts w:cs="Arial"/>
                <w:sz w:val="18"/>
              </w:rPr>
            </w:pPr>
          </w:p>
        </w:tc>
        <w:tc>
          <w:tcPr>
            <w:tcW w:w="1250" w:type="pct"/>
            <w:gridSpan w:val="2"/>
            <w:shd w:val="clear" w:color="auto" w:fill="auto"/>
          </w:tcPr>
          <w:p w14:paraId="618B1CC5" w14:textId="77777777" w:rsidR="00165A0C" w:rsidRPr="00165A0C" w:rsidRDefault="00165A0C" w:rsidP="00165A0C">
            <w:pPr>
              <w:spacing w:before="120" w:after="120"/>
              <w:rPr>
                <w:rFonts w:cs="Arial"/>
                <w:sz w:val="18"/>
              </w:rPr>
            </w:pPr>
          </w:p>
        </w:tc>
        <w:tc>
          <w:tcPr>
            <w:tcW w:w="417" w:type="pct"/>
            <w:shd w:val="clear" w:color="auto" w:fill="auto"/>
          </w:tcPr>
          <w:p w14:paraId="30DB96CC"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7334D2CB"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D254EDF" w14:textId="77777777" w:rsidTr="00B131AF">
        <w:tc>
          <w:tcPr>
            <w:tcW w:w="1665" w:type="pct"/>
            <w:gridSpan w:val="2"/>
            <w:shd w:val="clear" w:color="auto" w:fill="auto"/>
          </w:tcPr>
          <w:p w14:paraId="0B67D388" w14:textId="77777777" w:rsidR="00165A0C" w:rsidRPr="00165A0C" w:rsidRDefault="00165A0C" w:rsidP="00165A0C">
            <w:pPr>
              <w:spacing w:before="120" w:after="120"/>
              <w:rPr>
                <w:rFonts w:cs="Arial"/>
                <w:sz w:val="18"/>
              </w:rPr>
            </w:pPr>
            <w:r w:rsidRPr="00165A0C">
              <w:rPr>
                <w:rFonts w:cs="Arial"/>
                <w:sz w:val="18"/>
              </w:rPr>
              <w:t xml:space="preserve">            Text</w:t>
            </w:r>
          </w:p>
        </w:tc>
        <w:tc>
          <w:tcPr>
            <w:tcW w:w="834" w:type="pct"/>
            <w:shd w:val="clear" w:color="auto" w:fill="auto"/>
          </w:tcPr>
          <w:p w14:paraId="292AB690" w14:textId="77777777" w:rsidR="00165A0C" w:rsidRPr="00165A0C" w:rsidRDefault="00165A0C" w:rsidP="00165A0C">
            <w:pPr>
              <w:spacing w:before="120" w:after="120"/>
              <w:rPr>
                <w:rFonts w:cs="Arial"/>
                <w:sz w:val="18"/>
              </w:rPr>
            </w:pPr>
            <w:r w:rsidRPr="00165A0C">
              <w:rPr>
                <w:rFonts w:cs="Arial"/>
                <w:sz w:val="18"/>
              </w:rPr>
              <w:t>(INFORM)</w:t>
            </w:r>
          </w:p>
          <w:p w14:paraId="66AA87F4" w14:textId="77777777" w:rsidR="00165A0C" w:rsidRPr="00165A0C" w:rsidRDefault="00165A0C" w:rsidP="00165A0C">
            <w:pPr>
              <w:spacing w:before="120" w:after="120"/>
              <w:rPr>
                <w:rFonts w:cs="Arial"/>
                <w:sz w:val="18"/>
              </w:rPr>
            </w:pPr>
            <w:r w:rsidRPr="00165A0C">
              <w:rPr>
                <w:rFonts w:cs="Arial"/>
                <w:sz w:val="18"/>
              </w:rPr>
              <w:t>(NINFOM)</w:t>
            </w:r>
          </w:p>
        </w:tc>
        <w:tc>
          <w:tcPr>
            <w:tcW w:w="1250" w:type="pct"/>
            <w:gridSpan w:val="2"/>
            <w:shd w:val="clear" w:color="auto" w:fill="auto"/>
          </w:tcPr>
          <w:p w14:paraId="372E8D15" w14:textId="77777777" w:rsidR="00165A0C" w:rsidRPr="00165A0C" w:rsidRDefault="00165A0C" w:rsidP="00165A0C">
            <w:pPr>
              <w:spacing w:before="120" w:after="120"/>
              <w:rPr>
                <w:rFonts w:cs="Arial"/>
                <w:sz w:val="18"/>
              </w:rPr>
            </w:pPr>
          </w:p>
        </w:tc>
        <w:tc>
          <w:tcPr>
            <w:tcW w:w="417" w:type="pct"/>
            <w:shd w:val="clear" w:color="auto" w:fill="auto"/>
          </w:tcPr>
          <w:p w14:paraId="0FE7389F"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3473E502"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3D8A3B1" w14:textId="77777777" w:rsidTr="00B131AF">
        <w:tc>
          <w:tcPr>
            <w:tcW w:w="1665" w:type="pct"/>
            <w:gridSpan w:val="2"/>
            <w:shd w:val="clear" w:color="auto" w:fill="auto"/>
          </w:tcPr>
          <w:p w14:paraId="7B4FB659" w14:textId="77777777" w:rsidR="00165A0C" w:rsidRPr="00165A0C" w:rsidRDefault="00165A0C" w:rsidP="00165A0C">
            <w:pPr>
              <w:spacing w:before="120" w:after="120"/>
              <w:rPr>
                <w:rFonts w:cs="Arial"/>
                <w:sz w:val="18"/>
              </w:rPr>
            </w:pPr>
            <w:r w:rsidRPr="00165A0C">
              <w:rPr>
                <w:rFonts w:cs="Arial"/>
                <w:sz w:val="18"/>
              </w:rPr>
              <w:t xml:space="preserve">         Online Resource</w:t>
            </w:r>
          </w:p>
        </w:tc>
        <w:tc>
          <w:tcPr>
            <w:tcW w:w="834" w:type="pct"/>
            <w:shd w:val="clear" w:color="auto" w:fill="auto"/>
          </w:tcPr>
          <w:p w14:paraId="3C135F68" w14:textId="77777777" w:rsidR="00165A0C" w:rsidRPr="00165A0C" w:rsidRDefault="00165A0C" w:rsidP="00165A0C">
            <w:pPr>
              <w:spacing w:before="120" w:after="120"/>
              <w:rPr>
                <w:rFonts w:cs="Arial"/>
                <w:sz w:val="18"/>
              </w:rPr>
            </w:pPr>
          </w:p>
        </w:tc>
        <w:tc>
          <w:tcPr>
            <w:tcW w:w="1250" w:type="pct"/>
            <w:gridSpan w:val="2"/>
            <w:shd w:val="clear" w:color="auto" w:fill="auto"/>
          </w:tcPr>
          <w:p w14:paraId="4E3FE1FC" w14:textId="77777777" w:rsidR="00165A0C" w:rsidRPr="00165A0C" w:rsidRDefault="00165A0C" w:rsidP="00165A0C">
            <w:pPr>
              <w:spacing w:before="120" w:after="120"/>
              <w:rPr>
                <w:rFonts w:cs="Arial"/>
                <w:sz w:val="18"/>
              </w:rPr>
            </w:pPr>
          </w:p>
        </w:tc>
        <w:tc>
          <w:tcPr>
            <w:tcW w:w="417" w:type="pct"/>
            <w:shd w:val="clear" w:color="auto" w:fill="auto"/>
          </w:tcPr>
          <w:p w14:paraId="03CD6C26" w14:textId="77777777" w:rsidR="00165A0C" w:rsidRPr="00165A0C" w:rsidRDefault="00165A0C" w:rsidP="00165A0C">
            <w:pPr>
              <w:spacing w:before="120" w:after="120"/>
              <w:rPr>
                <w:rFonts w:cs="Arial"/>
                <w:sz w:val="18"/>
              </w:rPr>
            </w:pPr>
            <w:r w:rsidRPr="00165A0C">
              <w:rPr>
                <w:rFonts w:cs="Arial"/>
                <w:sz w:val="18"/>
              </w:rPr>
              <w:t>(S) C</w:t>
            </w:r>
          </w:p>
        </w:tc>
        <w:tc>
          <w:tcPr>
            <w:tcW w:w="834" w:type="pct"/>
            <w:shd w:val="clear" w:color="auto" w:fill="auto"/>
          </w:tcPr>
          <w:p w14:paraId="7ABA9AFC"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EAC6896" w14:textId="77777777" w:rsidTr="00B131AF">
        <w:tc>
          <w:tcPr>
            <w:tcW w:w="1665" w:type="pct"/>
            <w:gridSpan w:val="2"/>
            <w:shd w:val="clear" w:color="auto" w:fill="auto"/>
          </w:tcPr>
          <w:p w14:paraId="090C97BE" w14:textId="77777777" w:rsidR="00165A0C" w:rsidRPr="00165A0C" w:rsidRDefault="00165A0C" w:rsidP="00165A0C">
            <w:pPr>
              <w:spacing w:before="120" w:after="120"/>
              <w:rPr>
                <w:rFonts w:cs="Arial"/>
                <w:sz w:val="18"/>
              </w:rPr>
            </w:pPr>
            <w:r w:rsidRPr="00165A0C">
              <w:rPr>
                <w:rFonts w:cs="Arial"/>
                <w:sz w:val="18"/>
              </w:rPr>
              <w:t xml:space="preserve">            Online Resource Linkage URL</w:t>
            </w:r>
          </w:p>
        </w:tc>
        <w:tc>
          <w:tcPr>
            <w:tcW w:w="834" w:type="pct"/>
            <w:shd w:val="clear" w:color="auto" w:fill="auto"/>
          </w:tcPr>
          <w:p w14:paraId="432610B7" w14:textId="77777777" w:rsidR="00165A0C" w:rsidRPr="00165A0C" w:rsidRDefault="00165A0C" w:rsidP="00165A0C">
            <w:pPr>
              <w:spacing w:before="120" w:after="120"/>
              <w:rPr>
                <w:rFonts w:cs="Arial"/>
                <w:sz w:val="18"/>
              </w:rPr>
            </w:pPr>
          </w:p>
        </w:tc>
        <w:tc>
          <w:tcPr>
            <w:tcW w:w="1250" w:type="pct"/>
            <w:gridSpan w:val="2"/>
            <w:shd w:val="clear" w:color="auto" w:fill="auto"/>
          </w:tcPr>
          <w:p w14:paraId="265C1B44" w14:textId="77777777" w:rsidR="00165A0C" w:rsidRPr="00165A0C" w:rsidRDefault="00165A0C" w:rsidP="00165A0C">
            <w:pPr>
              <w:spacing w:before="120" w:after="120"/>
              <w:rPr>
                <w:rFonts w:cs="Arial"/>
                <w:sz w:val="18"/>
              </w:rPr>
            </w:pPr>
          </w:p>
        </w:tc>
        <w:tc>
          <w:tcPr>
            <w:tcW w:w="417" w:type="pct"/>
            <w:shd w:val="clear" w:color="auto" w:fill="auto"/>
          </w:tcPr>
          <w:p w14:paraId="368ED0ED" w14:textId="77777777" w:rsidR="00165A0C" w:rsidRPr="00165A0C" w:rsidRDefault="00165A0C" w:rsidP="00165A0C">
            <w:pPr>
              <w:spacing w:before="120" w:after="120"/>
              <w:rPr>
                <w:rFonts w:cs="Arial"/>
                <w:sz w:val="18"/>
              </w:rPr>
            </w:pPr>
            <w:r w:rsidRPr="00165A0C">
              <w:rPr>
                <w:rFonts w:cs="Arial"/>
                <w:sz w:val="18"/>
              </w:rPr>
              <w:t>(S) UL</w:t>
            </w:r>
          </w:p>
        </w:tc>
        <w:tc>
          <w:tcPr>
            <w:tcW w:w="834" w:type="pct"/>
            <w:shd w:val="clear" w:color="auto" w:fill="auto"/>
          </w:tcPr>
          <w:p w14:paraId="1FF1EA0B"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4A06A217" w14:textId="77777777" w:rsidTr="00B131AF">
        <w:tc>
          <w:tcPr>
            <w:tcW w:w="1665" w:type="pct"/>
            <w:gridSpan w:val="2"/>
            <w:shd w:val="clear" w:color="auto" w:fill="auto"/>
          </w:tcPr>
          <w:p w14:paraId="57350BFF" w14:textId="77777777" w:rsidR="00165A0C" w:rsidRPr="00165A0C" w:rsidRDefault="00165A0C" w:rsidP="00165A0C">
            <w:pPr>
              <w:spacing w:before="120" w:after="120"/>
              <w:rPr>
                <w:rFonts w:cs="Arial"/>
                <w:sz w:val="18"/>
              </w:rPr>
            </w:pPr>
            <w:r w:rsidRPr="00165A0C">
              <w:rPr>
                <w:rFonts w:cs="Arial"/>
                <w:sz w:val="18"/>
              </w:rPr>
              <w:t xml:space="preserve">            Protocol</w:t>
            </w:r>
          </w:p>
        </w:tc>
        <w:tc>
          <w:tcPr>
            <w:tcW w:w="834" w:type="pct"/>
            <w:shd w:val="clear" w:color="auto" w:fill="auto"/>
          </w:tcPr>
          <w:p w14:paraId="291A16BF" w14:textId="77777777" w:rsidR="00165A0C" w:rsidRPr="00165A0C" w:rsidRDefault="00165A0C" w:rsidP="00165A0C">
            <w:pPr>
              <w:spacing w:before="120" w:after="120"/>
              <w:rPr>
                <w:rFonts w:cs="Arial"/>
                <w:sz w:val="18"/>
              </w:rPr>
            </w:pPr>
          </w:p>
        </w:tc>
        <w:tc>
          <w:tcPr>
            <w:tcW w:w="1250" w:type="pct"/>
            <w:gridSpan w:val="2"/>
            <w:shd w:val="clear" w:color="auto" w:fill="auto"/>
          </w:tcPr>
          <w:p w14:paraId="68E76072" w14:textId="77777777" w:rsidR="00165A0C" w:rsidRPr="00165A0C" w:rsidRDefault="00165A0C" w:rsidP="00165A0C">
            <w:pPr>
              <w:spacing w:before="120" w:after="120"/>
              <w:rPr>
                <w:rFonts w:cs="Arial"/>
                <w:sz w:val="18"/>
              </w:rPr>
            </w:pPr>
          </w:p>
        </w:tc>
        <w:tc>
          <w:tcPr>
            <w:tcW w:w="417" w:type="pct"/>
            <w:shd w:val="clear" w:color="auto" w:fill="auto"/>
          </w:tcPr>
          <w:p w14:paraId="0F6BE50F"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393F3CA7"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C878B9E" w14:textId="77777777" w:rsidTr="00B131AF">
        <w:tc>
          <w:tcPr>
            <w:tcW w:w="1665" w:type="pct"/>
            <w:gridSpan w:val="2"/>
            <w:shd w:val="clear" w:color="auto" w:fill="auto"/>
          </w:tcPr>
          <w:p w14:paraId="7B853ADF" w14:textId="77777777" w:rsidR="00165A0C" w:rsidRPr="00165A0C" w:rsidRDefault="00165A0C" w:rsidP="00165A0C">
            <w:pPr>
              <w:spacing w:before="120" w:after="120"/>
              <w:rPr>
                <w:rFonts w:cs="Arial"/>
                <w:sz w:val="18"/>
              </w:rPr>
            </w:pPr>
            <w:r w:rsidRPr="00165A0C">
              <w:rPr>
                <w:rFonts w:cs="Arial"/>
                <w:sz w:val="18"/>
              </w:rPr>
              <w:t xml:space="preserve">            Application Profile</w:t>
            </w:r>
          </w:p>
        </w:tc>
        <w:tc>
          <w:tcPr>
            <w:tcW w:w="834" w:type="pct"/>
            <w:shd w:val="clear" w:color="auto" w:fill="auto"/>
          </w:tcPr>
          <w:p w14:paraId="41307A24" w14:textId="77777777" w:rsidR="00165A0C" w:rsidRPr="00165A0C" w:rsidRDefault="00165A0C" w:rsidP="00165A0C">
            <w:pPr>
              <w:spacing w:before="120" w:after="120"/>
              <w:rPr>
                <w:rFonts w:cs="Arial"/>
                <w:sz w:val="18"/>
              </w:rPr>
            </w:pPr>
          </w:p>
        </w:tc>
        <w:tc>
          <w:tcPr>
            <w:tcW w:w="1250" w:type="pct"/>
            <w:gridSpan w:val="2"/>
            <w:shd w:val="clear" w:color="auto" w:fill="auto"/>
          </w:tcPr>
          <w:p w14:paraId="7BCA9E1A" w14:textId="77777777" w:rsidR="00165A0C" w:rsidRPr="00165A0C" w:rsidRDefault="00165A0C" w:rsidP="00165A0C">
            <w:pPr>
              <w:spacing w:before="120" w:after="120"/>
              <w:rPr>
                <w:rFonts w:cs="Arial"/>
                <w:sz w:val="18"/>
              </w:rPr>
            </w:pPr>
          </w:p>
        </w:tc>
        <w:tc>
          <w:tcPr>
            <w:tcW w:w="417" w:type="pct"/>
            <w:shd w:val="clear" w:color="auto" w:fill="auto"/>
          </w:tcPr>
          <w:p w14:paraId="27204249"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1B9BA14B"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0A78CF0" w14:textId="77777777" w:rsidTr="00B131AF">
        <w:tc>
          <w:tcPr>
            <w:tcW w:w="1665" w:type="pct"/>
            <w:gridSpan w:val="2"/>
            <w:shd w:val="clear" w:color="auto" w:fill="auto"/>
          </w:tcPr>
          <w:p w14:paraId="37041047" w14:textId="77777777" w:rsidR="00165A0C" w:rsidRPr="00165A0C" w:rsidRDefault="00165A0C" w:rsidP="00165A0C">
            <w:pPr>
              <w:spacing w:before="120" w:after="120"/>
              <w:rPr>
                <w:rFonts w:cs="Arial"/>
                <w:sz w:val="18"/>
              </w:rPr>
            </w:pPr>
            <w:r w:rsidRPr="00165A0C">
              <w:rPr>
                <w:rFonts w:cs="Arial"/>
                <w:sz w:val="18"/>
              </w:rPr>
              <w:t xml:space="preserve">            Name of Resource</w:t>
            </w:r>
          </w:p>
        </w:tc>
        <w:tc>
          <w:tcPr>
            <w:tcW w:w="834" w:type="pct"/>
            <w:shd w:val="clear" w:color="auto" w:fill="auto"/>
          </w:tcPr>
          <w:p w14:paraId="31F15281" w14:textId="77777777" w:rsidR="00165A0C" w:rsidRPr="00165A0C" w:rsidRDefault="00165A0C" w:rsidP="00165A0C">
            <w:pPr>
              <w:spacing w:before="120" w:after="120"/>
              <w:rPr>
                <w:rFonts w:cs="Arial"/>
                <w:sz w:val="18"/>
              </w:rPr>
            </w:pPr>
          </w:p>
        </w:tc>
        <w:tc>
          <w:tcPr>
            <w:tcW w:w="1250" w:type="pct"/>
            <w:gridSpan w:val="2"/>
            <w:shd w:val="clear" w:color="auto" w:fill="auto"/>
          </w:tcPr>
          <w:p w14:paraId="11F6E91F" w14:textId="77777777" w:rsidR="00165A0C" w:rsidRPr="00165A0C" w:rsidRDefault="00165A0C" w:rsidP="00165A0C">
            <w:pPr>
              <w:spacing w:before="120" w:after="120"/>
              <w:rPr>
                <w:rFonts w:cs="Arial"/>
                <w:sz w:val="18"/>
              </w:rPr>
            </w:pPr>
          </w:p>
        </w:tc>
        <w:tc>
          <w:tcPr>
            <w:tcW w:w="417" w:type="pct"/>
            <w:shd w:val="clear" w:color="auto" w:fill="auto"/>
          </w:tcPr>
          <w:p w14:paraId="4859FDF6"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3F70ACF2"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F8681AE" w14:textId="77777777" w:rsidTr="00B131AF">
        <w:tc>
          <w:tcPr>
            <w:tcW w:w="1665" w:type="pct"/>
            <w:gridSpan w:val="2"/>
            <w:shd w:val="clear" w:color="auto" w:fill="auto"/>
          </w:tcPr>
          <w:p w14:paraId="16D6C8E7" w14:textId="77777777" w:rsidR="00165A0C" w:rsidRPr="00165A0C" w:rsidRDefault="00165A0C" w:rsidP="00165A0C">
            <w:pPr>
              <w:spacing w:before="120" w:after="120"/>
              <w:rPr>
                <w:rFonts w:cs="Arial"/>
                <w:sz w:val="18"/>
              </w:rPr>
            </w:pPr>
            <w:r w:rsidRPr="00165A0C">
              <w:rPr>
                <w:rFonts w:cs="Arial"/>
                <w:sz w:val="18"/>
              </w:rPr>
              <w:t xml:space="preserve">            Online Resource Description</w:t>
            </w:r>
          </w:p>
        </w:tc>
        <w:tc>
          <w:tcPr>
            <w:tcW w:w="834" w:type="pct"/>
            <w:shd w:val="clear" w:color="auto" w:fill="auto"/>
          </w:tcPr>
          <w:p w14:paraId="48E6071B" w14:textId="77777777" w:rsidR="00165A0C" w:rsidRPr="00165A0C" w:rsidRDefault="00165A0C" w:rsidP="00165A0C">
            <w:pPr>
              <w:spacing w:before="120" w:after="120"/>
              <w:rPr>
                <w:rFonts w:cs="Arial"/>
                <w:sz w:val="18"/>
              </w:rPr>
            </w:pPr>
          </w:p>
        </w:tc>
        <w:tc>
          <w:tcPr>
            <w:tcW w:w="1250" w:type="pct"/>
            <w:gridSpan w:val="2"/>
            <w:shd w:val="clear" w:color="auto" w:fill="auto"/>
          </w:tcPr>
          <w:p w14:paraId="3BAB71B2" w14:textId="77777777" w:rsidR="00165A0C" w:rsidRPr="00165A0C" w:rsidRDefault="00165A0C" w:rsidP="00165A0C">
            <w:pPr>
              <w:spacing w:before="120" w:after="120"/>
              <w:rPr>
                <w:rFonts w:cs="Arial"/>
                <w:sz w:val="18"/>
              </w:rPr>
            </w:pPr>
          </w:p>
        </w:tc>
        <w:tc>
          <w:tcPr>
            <w:tcW w:w="417" w:type="pct"/>
            <w:shd w:val="clear" w:color="auto" w:fill="auto"/>
          </w:tcPr>
          <w:p w14:paraId="3B35A02B"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134E57AF"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4FE75EB" w14:textId="77777777" w:rsidTr="00B131AF">
        <w:tc>
          <w:tcPr>
            <w:tcW w:w="1665" w:type="pct"/>
            <w:gridSpan w:val="2"/>
            <w:shd w:val="clear" w:color="auto" w:fill="auto"/>
          </w:tcPr>
          <w:p w14:paraId="2629D764" w14:textId="77777777" w:rsidR="00165A0C" w:rsidRPr="00165A0C" w:rsidRDefault="00165A0C" w:rsidP="00165A0C">
            <w:pPr>
              <w:spacing w:before="120" w:after="120"/>
              <w:rPr>
                <w:rFonts w:cs="Arial"/>
                <w:sz w:val="18"/>
              </w:rPr>
            </w:pPr>
            <w:r w:rsidRPr="00165A0C">
              <w:rPr>
                <w:rFonts w:cs="Arial"/>
                <w:sz w:val="18"/>
              </w:rPr>
              <w:t xml:space="preserve">            Online Function</w:t>
            </w:r>
          </w:p>
        </w:tc>
        <w:tc>
          <w:tcPr>
            <w:tcW w:w="834" w:type="pct"/>
            <w:shd w:val="clear" w:color="auto" w:fill="auto"/>
          </w:tcPr>
          <w:p w14:paraId="2E38CF60" w14:textId="77777777" w:rsidR="00165A0C" w:rsidRPr="00165A0C" w:rsidRDefault="00165A0C" w:rsidP="00165A0C">
            <w:pPr>
              <w:spacing w:before="120" w:after="120"/>
              <w:rPr>
                <w:rFonts w:cs="Arial"/>
                <w:sz w:val="18"/>
              </w:rPr>
            </w:pPr>
          </w:p>
        </w:tc>
        <w:tc>
          <w:tcPr>
            <w:tcW w:w="1250" w:type="pct"/>
            <w:gridSpan w:val="2"/>
            <w:shd w:val="clear" w:color="auto" w:fill="auto"/>
          </w:tcPr>
          <w:p w14:paraId="54786A9E" w14:textId="77777777" w:rsidR="00165A0C" w:rsidRPr="00165A0C" w:rsidRDefault="00165A0C" w:rsidP="00165A0C">
            <w:pPr>
              <w:spacing w:before="120" w:after="120"/>
              <w:rPr>
                <w:rFonts w:cs="Arial"/>
                <w:sz w:val="18"/>
              </w:rPr>
            </w:pPr>
            <w:r w:rsidRPr="00165A0C">
              <w:rPr>
                <w:rFonts w:cs="Arial"/>
                <w:sz w:val="18"/>
              </w:rPr>
              <w:t>1 : Download</w:t>
            </w:r>
          </w:p>
          <w:p w14:paraId="2A9F19F3" w14:textId="77777777" w:rsidR="00165A0C" w:rsidRPr="00165A0C" w:rsidRDefault="00165A0C" w:rsidP="00165A0C">
            <w:pPr>
              <w:spacing w:before="120" w:after="120"/>
              <w:rPr>
                <w:rFonts w:cs="Arial"/>
                <w:sz w:val="18"/>
              </w:rPr>
            </w:pPr>
            <w:r w:rsidRPr="00165A0C">
              <w:rPr>
                <w:rFonts w:cs="Arial"/>
                <w:sz w:val="18"/>
              </w:rPr>
              <w:t>3 : Offline Access</w:t>
            </w:r>
          </w:p>
          <w:p w14:paraId="34B33DFE" w14:textId="77777777" w:rsidR="00165A0C" w:rsidRPr="00165A0C" w:rsidRDefault="00165A0C" w:rsidP="00165A0C">
            <w:pPr>
              <w:spacing w:before="120" w:after="120"/>
              <w:rPr>
                <w:rFonts w:cs="Arial"/>
                <w:sz w:val="18"/>
              </w:rPr>
            </w:pPr>
            <w:r w:rsidRPr="00165A0C">
              <w:rPr>
                <w:rFonts w:cs="Arial"/>
                <w:sz w:val="18"/>
              </w:rPr>
              <w:t>4 : Order</w:t>
            </w:r>
          </w:p>
          <w:p w14:paraId="5B5E1463" w14:textId="77777777" w:rsidR="00165A0C" w:rsidRPr="00165A0C" w:rsidRDefault="00165A0C" w:rsidP="00165A0C">
            <w:pPr>
              <w:spacing w:before="120" w:after="120"/>
              <w:rPr>
                <w:rFonts w:cs="Arial"/>
                <w:sz w:val="18"/>
              </w:rPr>
            </w:pPr>
            <w:r w:rsidRPr="00165A0C">
              <w:rPr>
                <w:rFonts w:cs="Arial"/>
                <w:sz w:val="18"/>
              </w:rPr>
              <w:t>5 : Search</w:t>
            </w:r>
          </w:p>
          <w:p w14:paraId="4340EF02" w14:textId="77777777" w:rsidR="00165A0C" w:rsidRPr="00165A0C" w:rsidRDefault="00165A0C" w:rsidP="00165A0C">
            <w:pPr>
              <w:spacing w:before="120" w:after="120"/>
              <w:rPr>
                <w:rFonts w:cs="Arial"/>
                <w:sz w:val="18"/>
              </w:rPr>
            </w:pPr>
            <w:r w:rsidRPr="00165A0C">
              <w:rPr>
                <w:rFonts w:cs="Arial"/>
                <w:sz w:val="18"/>
              </w:rPr>
              <w:t>6 : Complete Metadata</w:t>
            </w:r>
          </w:p>
          <w:p w14:paraId="2D1DFFC9" w14:textId="77777777" w:rsidR="00165A0C" w:rsidRPr="00165A0C" w:rsidRDefault="00165A0C" w:rsidP="00165A0C">
            <w:pPr>
              <w:spacing w:before="120" w:after="120"/>
              <w:rPr>
                <w:rFonts w:cs="Arial"/>
                <w:sz w:val="18"/>
              </w:rPr>
            </w:pPr>
            <w:r w:rsidRPr="00165A0C">
              <w:rPr>
                <w:rFonts w:cs="Arial"/>
                <w:sz w:val="18"/>
              </w:rPr>
              <w:t>7 : Browse Graphic</w:t>
            </w:r>
          </w:p>
          <w:p w14:paraId="72EA969C" w14:textId="77777777" w:rsidR="00165A0C" w:rsidRPr="00165A0C" w:rsidRDefault="00165A0C" w:rsidP="00165A0C">
            <w:pPr>
              <w:spacing w:before="120" w:after="120"/>
              <w:rPr>
                <w:rFonts w:cs="Arial"/>
                <w:sz w:val="18"/>
              </w:rPr>
            </w:pPr>
            <w:r w:rsidRPr="00165A0C">
              <w:rPr>
                <w:rFonts w:cs="Arial"/>
                <w:sz w:val="18"/>
              </w:rPr>
              <w:t>8 : Upload</w:t>
            </w:r>
          </w:p>
          <w:p w14:paraId="2CA0E1A6" w14:textId="77777777" w:rsidR="00165A0C" w:rsidRPr="00165A0C" w:rsidRDefault="00165A0C" w:rsidP="00165A0C">
            <w:pPr>
              <w:spacing w:before="120" w:after="120"/>
              <w:rPr>
                <w:rFonts w:cs="Arial"/>
                <w:sz w:val="18"/>
              </w:rPr>
            </w:pPr>
            <w:r w:rsidRPr="00165A0C">
              <w:rPr>
                <w:rFonts w:cs="Arial"/>
                <w:sz w:val="18"/>
              </w:rPr>
              <w:t>9 : Email Service</w:t>
            </w:r>
          </w:p>
          <w:p w14:paraId="32FD6443" w14:textId="77777777" w:rsidR="00165A0C" w:rsidRPr="00165A0C" w:rsidRDefault="00165A0C" w:rsidP="00165A0C">
            <w:pPr>
              <w:spacing w:before="120" w:after="120"/>
              <w:rPr>
                <w:rFonts w:cs="Arial"/>
                <w:sz w:val="18"/>
              </w:rPr>
            </w:pPr>
            <w:r w:rsidRPr="00165A0C">
              <w:rPr>
                <w:rFonts w:cs="Arial"/>
                <w:sz w:val="18"/>
              </w:rPr>
              <w:t>10 : Browsing</w:t>
            </w:r>
          </w:p>
          <w:p w14:paraId="3DFC38B4" w14:textId="77777777" w:rsidR="00165A0C" w:rsidRPr="00165A0C" w:rsidRDefault="00165A0C" w:rsidP="00165A0C">
            <w:pPr>
              <w:spacing w:before="120" w:after="120"/>
              <w:rPr>
                <w:rFonts w:cs="Arial"/>
                <w:sz w:val="18"/>
              </w:rPr>
            </w:pPr>
            <w:r w:rsidRPr="00165A0C">
              <w:rPr>
                <w:rFonts w:cs="Arial"/>
                <w:sz w:val="18"/>
              </w:rPr>
              <w:t>11 : File Access</w:t>
            </w:r>
          </w:p>
        </w:tc>
        <w:tc>
          <w:tcPr>
            <w:tcW w:w="417" w:type="pct"/>
            <w:shd w:val="clear" w:color="auto" w:fill="auto"/>
          </w:tcPr>
          <w:p w14:paraId="10182D7B" w14:textId="77777777" w:rsidR="00165A0C" w:rsidRPr="00165A0C" w:rsidRDefault="00165A0C" w:rsidP="00165A0C">
            <w:pPr>
              <w:spacing w:before="120" w:after="120"/>
              <w:rPr>
                <w:rFonts w:cs="Arial"/>
                <w:sz w:val="18"/>
              </w:rPr>
            </w:pPr>
            <w:r w:rsidRPr="00165A0C">
              <w:rPr>
                <w:rFonts w:cs="Arial"/>
                <w:sz w:val="18"/>
              </w:rPr>
              <w:t>(S) EN</w:t>
            </w:r>
          </w:p>
        </w:tc>
        <w:tc>
          <w:tcPr>
            <w:tcW w:w="834" w:type="pct"/>
            <w:shd w:val="clear" w:color="auto" w:fill="auto"/>
          </w:tcPr>
          <w:p w14:paraId="0A95843B"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91DAA76" w14:textId="77777777" w:rsidTr="00B131AF">
        <w:tc>
          <w:tcPr>
            <w:tcW w:w="1665" w:type="pct"/>
            <w:gridSpan w:val="2"/>
            <w:shd w:val="clear" w:color="auto" w:fill="auto"/>
          </w:tcPr>
          <w:p w14:paraId="50FE91D6" w14:textId="77777777" w:rsidR="00165A0C" w:rsidRPr="00165A0C" w:rsidRDefault="00165A0C" w:rsidP="00165A0C">
            <w:pPr>
              <w:spacing w:before="120" w:after="120"/>
              <w:rPr>
                <w:rFonts w:cs="Arial"/>
                <w:sz w:val="18"/>
              </w:rPr>
            </w:pPr>
            <w:r w:rsidRPr="00165A0C">
              <w:rPr>
                <w:rFonts w:cs="Arial"/>
                <w:sz w:val="18"/>
              </w:rPr>
              <w:t xml:space="preserve">            Protocol request</w:t>
            </w:r>
          </w:p>
        </w:tc>
        <w:tc>
          <w:tcPr>
            <w:tcW w:w="834" w:type="pct"/>
            <w:shd w:val="clear" w:color="auto" w:fill="auto"/>
          </w:tcPr>
          <w:p w14:paraId="512D93EF" w14:textId="77777777" w:rsidR="00165A0C" w:rsidRPr="00165A0C" w:rsidRDefault="00165A0C" w:rsidP="00165A0C">
            <w:pPr>
              <w:spacing w:before="120" w:after="120"/>
              <w:rPr>
                <w:rFonts w:cs="Arial"/>
                <w:sz w:val="18"/>
              </w:rPr>
            </w:pPr>
          </w:p>
        </w:tc>
        <w:tc>
          <w:tcPr>
            <w:tcW w:w="1250" w:type="pct"/>
            <w:gridSpan w:val="2"/>
            <w:shd w:val="clear" w:color="auto" w:fill="auto"/>
          </w:tcPr>
          <w:p w14:paraId="5C9125D1" w14:textId="77777777" w:rsidR="00165A0C" w:rsidRPr="00165A0C" w:rsidRDefault="00165A0C" w:rsidP="00165A0C">
            <w:pPr>
              <w:spacing w:before="120" w:after="120"/>
              <w:rPr>
                <w:rFonts w:cs="Arial"/>
                <w:sz w:val="18"/>
              </w:rPr>
            </w:pPr>
          </w:p>
        </w:tc>
        <w:tc>
          <w:tcPr>
            <w:tcW w:w="417" w:type="pct"/>
            <w:shd w:val="clear" w:color="auto" w:fill="auto"/>
          </w:tcPr>
          <w:p w14:paraId="4764B5A4"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7D9931EF"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AB29706" w14:textId="77777777" w:rsidTr="00B131AF">
        <w:tc>
          <w:tcPr>
            <w:tcW w:w="1665" w:type="pct"/>
            <w:gridSpan w:val="2"/>
            <w:shd w:val="clear" w:color="auto" w:fill="auto"/>
          </w:tcPr>
          <w:p w14:paraId="02216ED3" w14:textId="77777777" w:rsidR="00165A0C" w:rsidRPr="00165A0C" w:rsidRDefault="00165A0C" w:rsidP="00165A0C">
            <w:pPr>
              <w:spacing w:before="120" w:after="120"/>
              <w:rPr>
                <w:rFonts w:cs="Arial"/>
                <w:sz w:val="18"/>
              </w:rPr>
            </w:pPr>
            <w:r w:rsidRPr="00165A0C">
              <w:rPr>
                <w:rFonts w:cs="Arial"/>
                <w:sz w:val="18"/>
              </w:rPr>
              <w:t xml:space="preserve">         Source</w:t>
            </w:r>
          </w:p>
        </w:tc>
        <w:tc>
          <w:tcPr>
            <w:tcW w:w="834" w:type="pct"/>
            <w:shd w:val="clear" w:color="auto" w:fill="auto"/>
          </w:tcPr>
          <w:p w14:paraId="57A5552A" w14:textId="77777777" w:rsidR="00165A0C" w:rsidRPr="00165A0C" w:rsidRDefault="00165A0C" w:rsidP="00165A0C">
            <w:pPr>
              <w:spacing w:before="120" w:after="120"/>
              <w:rPr>
                <w:rFonts w:cs="Arial"/>
                <w:sz w:val="18"/>
              </w:rPr>
            </w:pPr>
          </w:p>
        </w:tc>
        <w:tc>
          <w:tcPr>
            <w:tcW w:w="1250" w:type="pct"/>
            <w:gridSpan w:val="2"/>
            <w:shd w:val="clear" w:color="auto" w:fill="auto"/>
          </w:tcPr>
          <w:p w14:paraId="7CC11528" w14:textId="77777777" w:rsidR="00165A0C" w:rsidRPr="00165A0C" w:rsidRDefault="00165A0C" w:rsidP="00165A0C">
            <w:pPr>
              <w:spacing w:before="120" w:after="120"/>
              <w:rPr>
                <w:rFonts w:cs="Arial"/>
                <w:sz w:val="18"/>
              </w:rPr>
            </w:pPr>
          </w:p>
        </w:tc>
        <w:tc>
          <w:tcPr>
            <w:tcW w:w="417" w:type="pct"/>
            <w:shd w:val="clear" w:color="auto" w:fill="auto"/>
          </w:tcPr>
          <w:p w14:paraId="16559BC4"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6D4567F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BEE440E" w14:textId="77777777" w:rsidTr="00B131AF">
        <w:tc>
          <w:tcPr>
            <w:tcW w:w="1665" w:type="pct"/>
            <w:gridSpan w:val="2"/>
            <w:shd w:val="clear" w:color="auto" w:fill="auto"/>
          </w:tcPr>
          <w:p w14:paraId="50587375" w14:textId="77777777" w:rsidR="00165A0C" w:rsidRPr="00165A0C" w:rsidRDefault="00165A0C" w:rsidP="00165A0C">
            <w:pPr>
              <w:spacing w:before="120" w:after="120"/>
              <w:rPr>
                <w:rFonts w:cs="Arial"/>
                <w:sz w:val="18"/>
              </w:rPr>
            </w:pPr>
            <w:r w:rsidRPr="00165A0C">
              <w:rPr>
                <w:rFonts w:cs="Arial"/>
                <w:sz w:val="18"/>
              </w:rPr>
              <w:t xml:space="preserve">         Source Type</w:t>
            </w:r>
          </w:p>
        </w:tc>
        <w:tc>
          <w:tcPr>
            <w:tcW w:w="834" w:type="pct"/>
            <w:shd w:val="clear" w:color="auto" w:fill="auto"/>
          </w:tcPr>
          <w:p w14:paraId="6C5224C5" w14:textId="77777777" w:rsidR="00165A0C" w:rsidRPr="00165A0C" w:rsidRDefault="00165A0C" w:rsidP="00165A0C">
            <w:pPr>
              <w:spacing w:before="120" w:after="120"/>
              <w:rPr>
                <w:rFonts w:cs="Arial"/>
                <w:sz w:val="18"/>
              </w:rPr>
            </w:pPr>
          </w:p>
        </w:tc>
        <w:tc>
          <w:tcPr>
            <w:tcW w:w="1250" w:type="pct"/>
            <w:gridSpan w:val="2"/>
            <w:shd w:val="clear" w:color="auto" w:fill="auto"/>
          </w:tcPr>
          <w:p w14:paraId="26598E88" w14:textId="77777777" w:rsidR="00165A0C" w:rsidRPr="00165A0C" w:rsidRDefault="00165A0C" w:rsidP="00165A0C">
            <w:pPr>
              <w:spacing w:before="120" w:after="120"/>
              <w:rPr>
                <w:rFonts w:cs="Arial"/>
                <w:sz w:val="18"/>
              </w:rPr>
            </w:pPr>
            <w:r w:rsidRPr="00165A0C">
              <w:rPr>
                <w:rFonts w:cs="Arial"/>
                <w:sz w:val="18"/>
              </w:rPr>
              <w:t>1 : Law or Regulation</w:t>
            </w:r>
          </w:p>
          <w:p w14:paraId="54BDBFB6" w14:textId="77777777" w:rsidR="00165A0C" w:rsidRPr="00165A0C" w:rsidRDefault="00165A0C" w:rsidP="00165A0C">
            <w:pPr>
              <w:spacing w:before="120" w:after="120"/>
              <w:rPr>
                <w:rFonts w:cs="Arial"/>
                <w:sz w:val="18"/>
              </w:rPr>
            </w:pPr>
            <w:r w:rsidRPr="00165A0C">
              <w:rPr>
                <w:rFonts w:cs="Arial"/>
                <w:sz w:val="18"/>
              </w:rPr>
              <w:t>2 : Official Publication</w:t>
            </w:r>
          </w:p>
          <w:p w14:paraId="0E708DD3" w14:textId="77777777" w:rsidR="00165A0C" w:rsidRPr="00165A0C" w:rsidRDefault="00165A0C" w:rsidP="00165A0C">
            <w:pPr>
              <w:spacing w:before="120" w:after="120"/>
              <w:rPr>
                <w:rFonts w:cs="Arial"/>
                <w:sz w:val="18"/>
              </w:rPr>
            </w:pPr>
            <w:r w:rsidRPr="00165A0C">
              <w:rPr>
                <w:rFonts w:cs="Arial"/>
                <w:sz w:val="18"/>
              </w:rPr>
              <w:lastRenderedPageBreak/>
              <w:t>7 : Mariner Report, Confirmed</w:t>
            </w:r>
          </w:p>
          <w:p w14:paraId="0EFD8FED" w14:textId="77777777" w:rsidR="00165A0C" w:rsidRPr="00165A0C" w:rsidRDefault="00165A0C" w:rsidP="00165A0C">
            <w:pPr>
              <w:spacing w:before="120" w:after="120"/>
              <w:rPr>
                <w:rFonts w:cs="Arial"/>
                <w:sz w:val="18"/>
              </w:rPr>
            </w:pPr>
            <w:r w:rsidRPr="00165A0C">
              <w:rPr>
                <w:rFonts w:cs="Arial"/>
                <w:sz w:val="18"/>
              </w:rPr>
              <w:t>8 : Mariner Report, Not Confirmed</w:t>
            </w:r>
          </w:p>
          <w:p w14:paraId="30873A62" w14:textId="77777777" w:rsidR="00165A0C" w:rsidRPr="00165A0C" w:rsidRDefault="00165A0C" w:rsidP="00165A0C">
            <w:pPr>
              <w:spacing w:before="120" w:after="120"/>
              <w:rPr>
                <w:rFonts w:cs="Arial"/>
                <w:sz w:val="18"/>
              </w:rPr>
            </w:pPr>
            <w:r w:rsidRPr="00165A0C">
              <w:rPr>
                <w:rFonts w:cs="Arial"/>
                <w:sz w:val="18"/>
              </w:rPr>
              <w:t>9 : Industry Publications and Reports</w:t>
            </w:r>
          </w:p>
          <w:p w14:paraId="4ED79FC9" w14:textId="77777777" w:rsidR="00165A0C" w:rsidRPr="00165A0C" w:rsidRDefault="00165A0C" w:rsidP="00165A0C">
            <w:pPr>
              <w:spacing w:before="120" w:after="120"/>
              <w:rPr>
                <w:rFonts w:cs="Arial"/>
                <w:sz w:val="18"/>
              </w:rPr>
            </w:pPr>
            <w:r w:rsidRPr="00165A0C">
              <w:rPr>
                <w:rFonts w:cs="Arial"/>
                <w:sz w:val="18"/>
              </w:rPr>
              <w:t>10 : Remotely Sensed Images</w:t>
            </w:r>
          </w:p>
          <w:p w14:paraId="4119C839" w14:textId="77777777" w:rsidR="00165A0C" w:rsidRPr="00165A0C" w:rsidRDefault="00165A0C" w:rsidP="00165A0C">
            <w:pPr>
              <w:spacing w:before="120" w:after="120"/>
              <w:rPr>
                <w:rFonts w:cs="Arial"/>
                <w:sz w:val="18"/>
              </w:rPr>
            </w:pPr>
            <w:r w:rsidRPr="00165A0C">
              <w:rPr>
                <w:rFonts w:cs="Arial"/>
                <w:sz w:val="18"/>
              </w:rPr>
              <w:t>11 : Photographs</w:t>
            </w:r>
          </w:p>
          <w:p w14:paraId="15230342" w14:textId="77777777" w:rsidR="00165A0C" w:rsidRPr="00165A0C" w:rsidRDefault="00165A0C" w:rsidP="00165A0C">
            <w:pPr>
              <w:spacing w:before="120" w:after="120"/>
              <w:rPr>
                <w:rFonts w:cs="Arial"/>
                <w:sz w:val="18"/>
              </w:rPr>
            </w:pPr>
            <w:r w:rsidRPr="00165A0C">
              <w:rPr>
                <w:rFonts w:cs="Arial"/>
                <w:sz w:val="18"/>
              </w:rPr>
              <w:t>12 : Products Issued by HO Services</w:t>
            </w:r>
          </w:p>
          <w:p w14:paraId="7B40B890" w14:textId="77777777" w:rsidR="00165A0C" w:rsidRPr="00165A0C" w:rsidRDefault="00165A0C" w:rsidP="00165A0C">
            <w:pPr>
              <w:spacing w:before="120" w:after="120"/>
              <w:rPr>
                <w:rFonts w:cs="Arial"/>
                <w:sz w:val="18"/>
              </w:rPr>
            </w:pPr>
            <w:r w:rsidRPr="00165A0C">
              <w:rPr>
                <w:rFonts w:cs="Arial"/>
                <w:sz w:val="18"/>
              </w:rPr>
              <w:t>13 : News Media</w:t>
            </w:r>
          </w:p>
          <w:p w14:paraId="7CF5785A" w14:textId="77777777" w:rsidR="00165A0C" w:rsidRPr="00165A0C" w:rsidRDefault="00165A0C" w:rsidP="00165A0C">
            <w:pPr>
              <w:spacing w:before="120" w:after="120"/>
              <w:rPr>
                <w:rFonts w:cs="Arial"/>
                <w:sz w:val="18"/>
              </w:rPr>
            </w:pPr>
            <w:r w:rsidRPr="00165A0C">
              <w:rPr>
                <w:rFonts w:cs="Arial"/>
                <w:sz w:val="18"/>
              </w:rPr>
              <w:t>14 : Traffic Data</w:t>
            </w:r>
          </w:p>
        </w:tc>
        <w:tc>
          <w:tcPr>
            <w:tcW w:w="417" w:type="pct"/>
            <w:shd w:val="clear" w:color="auto" w:fill="auto"/>
          </w:tcPr>
          <w:p w14:paraId="70170144" w14:textId="77777777" w:rsidR="00165A0C" w:rsidRPr="00165A0C" w:rsidRDefault="00165A0C" w:rsidP="00165A0C">
            <w:pPr>
              <w:spacing w:before="120" w:after="120"/>
              <w:rPr>
                <w:rFonts w:cs="Arial"/>
                <w:sz w:val="18"/>
              </w:rPr>
            </w:pPr>
            <w:r w:rsidRPr="00165A0C">
              <w:rPr>
                <w:rFonts w:cs="Arial"/>
                <w:sz w:val="18"/>
              </w:rPr>
              <w:lastRenderedPageBreak/>
              <w:t>(S) EN</w:t>
            </w:r>
          </w:p>
        </w:tc>
        <w:tc>
          <w:tcPr>
            <w:tcW w:w="834" w:type="pct"/>
            <w:shd w:val="clear" w:color="auto" w:fill="auto"/>
          </w:tcPr>
          <w:p w14:paraId="3D986F2F"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B38371E" w14:textId="77777777" w:rsidTr="00B131AF">
        <w:tc>
          <w:tcPr>
            <w:tcW w:w="1665" w:type="pct"/>
            <w:gridSpan w:val="2"/>
            <w:shd w:val="clear" w:color="auto" w:fill="auto"/>
          </w:tcPr>
          <w:p w14:paraId="1EB588BB" w14:textId="77777777" w:rsidR="00165A0C" w:rsidRPr="00165A0C" w:rsidRDefault="00165A0C" w:rsidP="00165A0C">
            <w:pPr>
              <w:spacing w:before="120" w:after="120"/>
              <w:rPr>
                <w:rFonts w:cs="Arial"/>
                <w:sz w:val="18"/>
              </w:rPr>
            </w:pPr>
            <w:r w:rsidRPr="00165A0C">
              <w:rPr>
                <w:rFonts w:cs="Arial"/>
                <w:sz w:val="18"/>
              </w:rPr>
              <w:t xml:space="preserve">         Reported Date</w:t>
            </w:r>
          </w:p>
        </w:tc>
        <w:tc>
          <w:tcPr>
            <w:tcW w:w="834" w:type="pct"/>
            <w:shd w:val="clear" w:color="auto" w:fill="auto"/>
          </w:tcPr>
          <w:p w14:paraId="354B37E4" w14:textId="77777777" w:rsidR="00165A0C" w:rsidRPr="00165A0C" w:rsidRDefault="00165A0C" w:rsidP="00165A0C">
            <w:pPr>
              <w:spacing w:before="120" w:after="120"/>
              <w:rPr>
                <w:rFonts w:cs="Arial"/>
                <w:sz w:val="18"/>
              </w:rPr>
            </w:pPr>
            <w:r w:rsidRPr="00165A0C">
              <w:rPr>
                <w:rFonts w:cs="Arial"/>
                <w:sz w:val="18"/>
              </w:rPr>
              <w:t>(SORDAT)</w:t>
            </w:r>
          </w:p>
        </w:tc>
        <w:tc>
          <w:tcPr>
            <w:tcW w:w="1250" w:type="pct"/>
            <w:gridSpan w:val="2"/>
            <w:shd w:val="clear" w:color="auto" w:fill="auto"/>
          </w:tcPr>
          <w:p w14:paraId="21ABE405" w14:textId="77777777" w:rsidR="00165A0C" w:rsidRPr="00165A0C" w:rsidRDefault="00165A0C" w:rsidP="00165A0C">
            <w:pPr>
              <w:spacing w:before="120" w:after="120"/>
              <w:rPr>
                <w:rFonts w:cs="Arial"/>
                <w:sz w:val="18"/>
              </w:rPr>
            </w:pPr>
          </w:p>
        </w:tc>
        <w:tc>
          <w:tcPr>
            <w:tcW w:w="417" w:type="pct"/>
            <w:shd w:val="clear" w:color="auto" w:fill="auto"/>
          </w:tcPr>
          <w:p w14:paraId="5A576483" w14:textId="77777777" w:rsidR="00165A0C" w:rsidRPr="00165A0C" w:rsidRDefault="00165A0C" w:rsidP="00165A0C">
            <w:pPr>
              <w:spacing w:before="120" w:after="120"/>
              <w:rPr>
                <w:rFonts w:cs="Arial"/>
                <w:sz w:val="18"/>
              </w:rPr>
            </w:pPr>
            <w:r w:rsidRPr="00165A0C">
              <w:rPr>
                <w:rFonts w:cs="Arial"/>
                <w:sz w:val="18"/>
              </w:rPr>
              <w:t>(S) TD</w:t>
            </w:r>
          </w:p>
        </w:tc>
        <w:tc>
          <w:tcPr>
            <w:tcW w:w="834" w:type="pct"/>
            <w:shd w:val="clear" w:color="auto" w:fill="auto"/>
          </w:tcPr>
          <w:p w14:paraId="65B7E77B"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EAEF7BE" w14:textId="77777777" w:rsidTr="00B131AF">
        <w:tc>
          <w:tcPr>
            <w:tcW w:w="1665" w:type="pct"/>
            <w:gridSpan w:val="2"/>
            <w:shd w:val="clear" w:color="auto" w:fill="auto"/>
          </w:tcPr>
          <w:p w14:paraId="16A76726" w14:textId="77777777" w:rsidR="00165A0C" w:rsidRPr="00165A0C" w:rsidRDefault="00165A0C" w:rsidP="00165A0C">
            <w:pPr>
              <w:spacing w:before="120" w:after="120"/>
              <w:rPr>
                <w:rFonts w:cs="Arial"/>
                <w:sz w:val="18"/>
              </w:rPr>
            </w:pPr>
            <w:r w:rsidRPr="00165A0C">
              <w:rPr>
                <w:rFonts w:cs="Arial"/>
                <w:sz w:val="18"/>
              </w:rPr>
              <w:t xml:space="preserve">   Facilities Layout Description</w:t>
            </w:r>
          </w:p>
        </w:tc>
        <w:tc>
          <w:tcPr>
            <w:tcW w:w="834" w:type="pct"/>
            <w:shd w:val="clear" w:color="auto" w:fill="auto"/>
          </w:tcPr>
          <w:p w14:paraId="2F2CC9D7" w14:textId="77777777" w:rsidR="00165A0C" w:rsidRPr="00165A0C" w:rsidRDefault="00165A0C" w:rsidP="00165A0C">
            <w:pPr>
              <w:spacing w:before="120" w:after="120"/>
              <w:rPr>
                <w:rFonts w:cs="Arial"/>
                <w:sz w:val="18"/>
              </w:rPr>
            </w:pPr>
          </w:p>
        </w:tc>
        <w:tc>
          <w:tcPr>
            <w:tcW w:w="1250" w:type="pct"/>
            <w:gridSpan w:val="2"/>
            <w:shd w:val="clear" w:color="auto" w:fill="auto"/>
          </w:tcPr>
          <w:p w14:paraId="6447F6F3" w14:textId="77777777" w:rsidR="00165A0C" w:rsidRPr="00165A0C" w:rsidRDefault="00165A0C" w:rsidP="00165A0C">
            <w:pPr>
              <w:spacing w:before="120" w:after="120"/>
              <w:rPr>
                <w:rFonts w:cs="Arial"/>
                <w:sz w:val="18"/>
              </w:rPr>
            </w:pPr>
          </w:p>
        </w:tc>
        <w:tc>
          <w:tcPr>
            <w:tcW w:w="417" w:type="pct"/>
            <w:shd w:val="clear" w:color="auto" w:fill="auto"/>
          </w:tcPr>
          <w:p w14:paraId="37D9AACF" w14:textId="77777777" w:rsidR="00165A0C" w:rsidRPr="00165A0C" w:rsidRDefault="00165A0C" w:rsidP="00165A0C">
            <w:pPr>
              <w:spacing w:before="120" w:after="120"/>
              <w:rPr>
                <w:rFonts w:cs="Arial"/>
                <w:sz w:val="18"/>
              </w:rPr>
            </w:pPr>
            <w:r w:rsidRPr="00165A0C">
              <w:rPr>
                <w:rFonts w:cs="Arial"/>
                <w:sz w:val="18"/>
              </w:rPr>
              <w:t>(S) C</w:t>
            </w:r>
          </w:p>
        </w:tc>
        <w:tc>
          <w:tcPr>
            <w:tcW w:w="834" w:type="pct"/>
            <w:shd w:val="clear" w:color="auto" w:fill="auto"/>
          </w:tcPr>
          <w:p w14:paraId="347A9B92"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8CBEF66" w14:textId="77777777" w:rsidTr="00B131AF">
        <w:tc>
          <w:tcPr>
            <w:tcW w:w="1665" w:type="pct"/>
            <w:gridSpan w:val="2"/>
            <w:shd w:val="clear" w:color="auto" w:fill="auto"/>
          </w:tcPr>
          <w:p w14:paraId="79632DB4" w14:textId="77777777" w:rsidR="00165A0C" w:rsidRPr="00165A0C" w:rsidRDefault="00165A0C" w:rsidP="00165A0C">
            <w:pPr>
              <w:spacing w:before="120" w:after="120"/>
              <w:rPr>
                <w:rFonts w:cs="Arial"/>
                <w:sz w:val="18"/>
              </w:rPr>
            </w:pPr>
            <w:r w:rsidRPr="00165A0C">
              <w:rPr>
                <w:rFonts w:cs="Arial"/>
                <w:sz w:val="18"/>
              </w:rPr>
              <w:t xml:space="preserve">      Text Content</w:t>
            </w:r>
          </w:p>
        </w:tc>
        <w:tc>
          <w:tcPr>
            <w:tcW w:w="834" w:type="pct"/>
            <w:shd w:val="clear" w:color="auto" w:fill="auto"/>
          </w:tcPr>
          <w:p w14:paraId="6CDD51FE" w14:textId="77777777" w:rsidR="00165A0C" w:rsidRPr="00165A0C" w:rsidRDefault="00165A0C" w:rsidP="00165A0C">
            <w:pPr>
              <w:spacing w:before="120" w:after="120"/>
              <w:rPr>
                <w:rFonts w:cs="Arial"/>
                <w:sz w:val="18"/>
              </w:rPr>
            </w:pPr>
          </w:p>
        </w:tc>
        <w:tc>
          <w:tcPr>
            <w:tcW w:w="1250" w:type="pct"/>
            <w:gridSpan w:val="2"/>
            <w:shd w:val="clear" w:color="auto" w:fill="auto"/>
          </w:tcPr>
          <w:p w14:paraId="019F6401" w14:textId="77777777" w:rsidR="00165A0C" w:rsidRPr="00165A0C" w:rsidRDefault="00165A0C" w:rsidP="00165A0C">
            <w:pPr>
              <w:spacing w:before="120" w:after="120"/>
              <w:rPr>
                <w:rFonts w:cs="Arial"/>
                <w:sz w:val="18"/>
              </w:rPr>
            </w:pPr>
          </w:p>
        </w:tc>
        <w:tc>
          <w:tcPr>
            <w:tcW w:w="417" w:type="pct"/>
            <w:shd w:val="clear" w:color="auto" w:fill="auto"/>
          </w:tcPr>
          <w:p w14:paraId="5ACC2F09" w14:textId="77777777" w:rsidR="00165A0C" w:rsidRPr="00165A0C" w:rsidRDefault="00165A0C" w:rsidP="00165A0C">
            <w:pPr>
              <w:spacing w:before="120" w:after="120"/>
              <w:rPr>
                <w:rFonts w:cs="Arial"/>
                <w:sz w:val="18"/>
              </w:rPr>
            </w:pPr>
            <w:r w:rsidRPr="00165A0C">
              <w:rPr>
                <w:rFonts w:cs="Arial"/>
                <w:sz w:val="18"/>
              </w:rPr>
              <w:t>(S) C</w:t>
            </w:r>
          </w:p>
        </w:tc>
        <w:tc>
          <w:tcPr>
            <w:tcW w:w="834" w:type="pct"/>
            <w:shd w:val="clear" w:color="auto" w:fill="auto"/>
          </w:tcPr>
          <w:p w14:paraId="663560B5" w14:textId="77777777" w:rsidR="00165A0C" w:rsidRPr="00165A0C" w:rsidRDefault="00165A0C" w:rsidP="00165A0C">
            <w:pPr>
              <w:spacing w:before="120" w:after="120"/>
              <w:rPr>
                <w:rFonts w:cs="Arial"/>
                <w:sz w:val="18"/>
              </w:rPr>
            </w:pPr>
            <w:r w:rsidRPr="00165A0C">
              <w:rPr>
                <w:rFonts w:cs="Arial"/>
                <w:sz w:val="18"/>
              </w:rPr>
              <w:t>1, *</w:t>
            </w:r>
          </w:p>
        </w:tc>
      </w:tr>
      <w:tr w:rsidR="00165A0C" w:rsidRPr="00165A0C" w14:paraId="5548142F" w14:textId="77777777" w:rsidTr="00B131AF">
        <w:tc>
          <w:tcPr>
            <w:tcW w:w="1665" w:type="pct"/>
            <w:gridSpan w:val="2"/>
            <w:shd w:val="clear" w:color="auto" w:fill="auto"/>
          </w:tcPr>
          <w:p w14:paraId="32ABE842" w14:textId="77777777" w:rsidR="00165A0C" w:rsidRPr="00165A0C" w:rsidRDefault="00165A0C" w:rsidP="00165A0C">
            <w:pPr>
              <w:spacing w:before="120" w:after="120"/>
              <w:rPr>
                <w:rFonts w:cs="Arial"/>
                <w:sz w:val="18"/>
              </w:rPr>
            </w:pPr>
            <w:r w:rsidRPr="00165A0C">
              <w:rPr>
                <w:rFonts w:cs="Arial"/>
                <w:sz w:val="18"/>
              </w:rPr>
              <w:t xml:space="preserve">         Category of text</w:t>
            </w:r>
          </w:p>
        </w:tc>
        <w:tc>
          <w:tcPr>
            <w:tcW w:w="834" w:type="pct"/>
            <w:shd w:val="clear" w:color="auto" w:fill="auto"/>
          </w:tcPr>
          <w:p w14:paraId="07F9FB68" w14:textId="77777777" w:rsidR="00165A0C" w:rsidRPr="00165A0C" w:rsidRDefault="00165A0C" w:rsidP="00165A0C">
            <w:pPr>
              <w:spacing w:before="120" w:after="120"/>
              <w:rPr>
                <w:rFonts w:cs="Arial"/>
                <w:sz w:val="18"/>
              </w:rPr>
            </w:pPr>
          </w:p>
        </w:tc>
        <w:tc>
          <w:tcPr>
            <w:tcW w:w="1250" w:type="pct"/>
            <w:gridSpan w:val="2"/>
            <w:shd w:val="clear" w:color="auto" w:fill="auto"/>
          </w:tcPr>
          <w:p w14:paraId="1C2E6694" w14:textId="77777777" w:rsidR="00165A0C" w:rsidRPr="00165A0C" w:rsidRDefault="00165A0C" w:rsidP="00165A0C">
            <w:pPr>
              <w:spacing w:before="120" w:after="120"/>
              <w:rPr>
                <w:rFonts w:cs="Arial"/>
                <w:sz w:val="18"/>
              </w:rPr>
            </w:pPr>
            <w:r w:rsidRPr="00165A0C">
              <w:rPr>
                <w:rFonts w:cs="Arial"/>
                <w:sz w:val="18"/>
              </w:rPr>
              <w:t>1 : Abstract or Summary</w:t>
            </w:r>
          </w:p>
          <w:p w14:paraId="3B21EC2C" w14:textId="77777777" w:rsidR="00165A0C" w:rsidRPr="00165A0C" w:rsidRDefault="00165A0C" w:rsidP="00165A0C">
            <w:pPr>
              <w:spacing w:before="120" w:after="120"/>
              <w:rPr>
                <w:rFonts w:cs="Arial"/>
                <w:sz w:val="18"/>
              </w:rPr>
            </w:pPr>
            <w:r w:rsidRPr="00165A0C">
              <w:rPr>
                <w:rFonts w:cs="Arial"/>
                <w:sz w:val="18"/>
              </w:rPr>
              <w:t>2 : Extract</w:t>
            </w:r>
          </w:p>
          <w:p w14:paraId="1F6E1480" w14:textId="77777777" w:rsidR="00165A0C" w:rsidRPr="00165A0C" w:rsidRDefault="00165A0C" w:rsidP="00165A0C">
            <w:pPr>
              <w:spacing w:before="120" w:after="120"/>
              <w:rPr>
                <w:rFonts w:cs="Arial"/>
                <w:sz w:val="18"/>
              </w:rPr>
            </w:pPr>
            <w:r w:rsidRPr="00165A0C">
              <w:rPr>
                <w:rFonts w:cs="Arial"/>
                <w:sz w:val="18"/>
              </w:rPr>
              <w:t>3 : Full Text</w:t>
            </w:r>
          </w:p>
        </w:tc>
        <w:tc>
          <w:tcPr>
            <w:tcW w:w="417" w:type="pct"/>
            <w:shd w:val="clear" w:color="auto" w:fill="auto"/>
          </w:tcPr>
          <w:p w14:paraId="5D153509" w14:textId="77777777" w:rsidR="00165A0C" w:rsidRPr="00165A0C" w:rsidRDefault="00165A0C" w:rsidP="00165A0C">
            <w:pPr>
              <w:spacing w:before="120" w:after="120"/>
              <w:rPr>
                <w:rFonts w:cs="Arial"/>
                <w:sz w:val="18"/>
              </w:rPr>
            </w:pPr>
            <w:r w:rsidRPr="00165A0C">
              <w:rPr>
                <w:rFonts w:cs="Arial"/>
                <w:sz w:val="18"/>
              </w:rPr>
              <w:t>(S) EN</w:t>
            </w:r>
          </w:p>
        </w:tc>
        <w:tc>
          <w:tcPr>
            <w:tcW w:w="834" w:type="pct"/>
            <w:shd w:val="clear" w:color="auto" w:fill="auto"/>
          </w:tcPr>
          <w:p w14:paraId="11A07F8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CF64029" w14:textId="77777777" w:rsidTr="00B131AF">
        <w:tc>
          <w:tcPr>
            <w:tcW w:w="1665" w:type="pct"/>
            <w:gridSpan w:val="2"/>
            <w:shd w:val="clear" w:color="auto" w:fill="auto"/>
          </w:tcPr>
          <w:p w14:paraId="493B423D" w14:textId="77777777" w:rsidR="00165A0C" w:rsidRPr="00165A0C" w:rsidRDefault="00165A0C" w:rsidP="00165A0C">
            <w:pPr>
              <w:spacing w:before="120" w:after="120"/>
              <w:rPr>
                <w:rFonts w:cs="Arial"/>
                <w:sz w:val="18"/>
              </w:rPr>
            </w:pPr>
            <w:r w:rsidRPr="00165A0C">
              <w:rPr>
                <w:rFonts w:cs="Arial"/>
                <w:sz w:val="18"/>
              </w:rPr>
              <w:t xml:space="preserve">         Information</w:t>
            </w:r>
          </w:p>
        </w:tc>
        <w:tc>
          <w:tcPr>
            <w:tcW w:w="834" w:type="pct"/>
            <w:shd w:val="clear" w:color="auto" w:fill="auto"/>
          </w:tcPr>
          <w:p w14:paraId="0168FEF9" w14:textId="77777777" w:rsidR="00165A0C" w:rsidRPr="00165A0C" w:rsidRDefault="00165A0C" w:rsidP="00165A0C">
            <w:pPr>
              <w:spacing w:before="120" w:after="120"/>
              <w:rPr>
                <w:rFonts w:cs="Arial"/>
                <w:sz w:val="18"/>
              </w:rPr>
            </w:pPr>
          </w:p>
        </w:tc>
        <w:tc>
          <w:tcPr>
            <w:tcW w:w="1250" w:type="pct"/>
            <w:gridSpan w:val="2"/>
            <w:shd w:val="clear" w:color="auto" w:fill="auto"/>
          </w:tcPr>
          <w:p w14:paraId="340A3DA5" w14:textId="77777777" w:rsidR="00165A0C" w:rsidRPr="00165A0C" w:rsidRDefault="00165A0C" w:rsidP="00165A0C">
            <w:pPr>
              <w:spacing w:before="120" w:after="120"/>
              <w:rPr>
                <w:rFonts w:cs="Arial"/>
                <w:sz w:val="18"/>
              </w:rPr>
            </w:pPr>
          </w:p>
        </w:tc>
        <w:tc>
          <w:tcPr>
            <w:tcW w:w="417" w:type="pct"/>
            <w:shd w:val="clear" w:color="auto" w:fill="auto"/>
          </w:tcPr>
          <w:p w14:paraId="07EBBCB6" w14:textId="77777777" w:rsidR="00165A0C" w:rsidRPr="00165A0C" w:rsidRDefault="00165A0C" w:rsidP="00165A0C">
            <w:pPr>
              <w:spacing w:before="120" w:after="120"/>
              <w:rPr>
                <w:rFonts w:cs="Arial"/>
                <w:sz w:val="18"/>
              </w:rPr>
            </w:pPr>
            <w:r w:rsidRPr="00165A0C">
              <w:rPr>
                <w:rFonts w:cs="Arial"/>
                <w:sz w:val="18"/>
              </w:rPr>
              <w:t>(S) C</w:t>
            </w:r>
          </w:p>
        </w:tc>
        <w:tc>
          <w:tcPr>
            <w:tcW w:w="834" w:type="pct"/>
            <w:shd w:val="clear" w:color="auto" w:fill="auto"/>
          </w:tcPr>
          <w:p w14:paraId="79B341F5"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7E7A80EC" w14:textId="77777777" w:rsidTr="00B131AF">
        <w:tc>
          <w:tcPr>
            <w:tcW w:w="1665" w:type="pct"/>
            <w:gridSpan w:val="2"/>
            <w:shd w:val="clear" w:color="auto" w:fill="auto"/>
          </w:tcPr>
          <w:p w14:paraId="3E08598F" w14:textId="77777777" w:rsidR="00165A0C" w:rsidRPr="00165A0C" w:rsidRDefault="00165A0C" w:rsidP="00165A0C">
            <w:pPr>
              <w:spacing w:before="120" w:after="120"/>
              <w:rPr>
                <w:rFonts w:cs="Arial"/>
                <w:sz w:val="18"/>
              </w:rPr>
            </w:pPr>
            <w:r w:rsidRPr="00165A0C">
              <w:rPr>
                <w:rFonts w:cs="Arial"/>
                <w:sz w:val="18"/>
              </w:rPr>
              <w:t xml:space="preserve">            File Locator</w:t>
            </w:r>
          </w:p>
        </w:tc>
        <w:tc>
          <w:tcPr>
            <w:tcW w:w="834" w:type="pct"/>
            <w:shd w:val="clear" w:color="auto" w:fill="auto"/>
          </w:tcPr>
          <w:p w14:paraId="616095BE" w14:textId="77777777" w:rsidR="00165A0C" w:rsidRPr="00165A0C" w:rsidRDefault="00165A0C" w:rsidP="00165A0C">
            <w:pPr>
              <w:spacing w:before="120" w:after="120"/>
              <w:rPr>
                <w:rFonts w:cs="Arial"/>
                <w:sz w:val="18"/>
              </w:rPr>
            </w:pPr>
          </w:p>
        </w:tc>
        <w:tc>
          <w:tcPr>
            <w:tcW w:w="1250" w:type="pct"/>
            <w:gridSpan w:val="2"/>
            <w:shd w:val="clear" w:color="auto" w:fill="auto"/>
          </w:tcPr>
          <w:p w14:paraId="515D8F36" w14:textId="77777777" w:rsidR="00165A0C" w:rsidRPr="00165A0C" w:rsidRDefault="00165A0C" w:rsidP="00165A0C">
            <w:pPr>
              <w:spacing w:before="120" w:after="120"/>
              <w:rPr>
                <w:rFonts w:cs="Arial"/>
                <w:sz w:val="18"/>
              </w:rPr>
            </w:pPr>
          </w:p>
        </w:tc>
        <w:tc>
          <w:tcPr>
            <w:tcW w:w="417" w:type="pct"/>
            <w:shd w:val="clear" w:color="auto" w:fill="auto"/>
          </w:tcPr>
          <w:p w14:paraId="0D4BE7C2"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3406A87D"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B2CA91D" w14:textId="77777777" w:rsidTr="00B131AF">
        <w:tc>
          <w:tcPr>
            <w:tcW w:w="1665" w:type="pct"/>
            <w:gridSpan w:val="2"/>
            <w:shd w:val="clear" w:color="auto" w:fill="auto"/>
          </w:tcPr>
          <w:p w14:paraId="3CB0E2CF" w14:textId="77777777" w:rsidR="00165A0C" w:rsidRPr="00165A0C" w:rsidRDefault="00165A0C" w:rsidP="00165A0C">
            <w:pPr>
              <w:spacing w:before="120" w:after="120"/>
              <w:rPr>
                <w:rFonts w:cs="Arial"/>
                <w:sz w:val="18"/>
              </w:rPr>
            </w:pPr>
            <w:r w:rsidRPr="00165A0C">
              <w:rPr>
                <w:rFonts w:cs="Arial"/>
                <w:sz w:val="18"/>
              </w:rPr>
              <w:t xml:space="preserve">            File Reference</w:t>
            </w:r>
          </w:p>
        </w:tc>
        <w:tc>
          <w:tcPr>
            <w:tcW w:w="834" w:type="pct"/>
            <w:shd w:val="clear" w:color="auto" w:fill="auto"/>
          </w:tcPr>
          <w:p w14:paraId="68F9E973" w14:textId="77777777" w:rsidR="00165A0C" w:rsidRPr="00165A0C" w:rsidRDefault="00165A0C" w:rsidP="00165A0C">
            <w:pPr>
              <w:spacing w:before="120" w:after="120"/>
              <w:rPr>
                <w:rFonts w:cs="Arial"/>
                <w:sz w:val="18"/>
              </w:rPr>
            </w:pPr>
            <w:r w:rsidRPr="00165A0C">
              <w:rPr>
                <w:rFonts w:cs="Arial"/>
                <w:sz w:val="18"/>
              </w:rPr>
              <w:t>(TXTDSC)</w:t>
            </w:r>
          </w:p>
        </w:tc>
        <w:tc>
          <w:tcPr>
            <w:tcW w:w="1250" w:type="pct"/>
            <w:gridSpan w:val="2"/>
            <w:shd w:val="clear" w:color="auto" w:fill="auto"/>
          </w:tcPr>
          <w:p w14:paraId="567DE134" w14:textId="77777777" w:rsidR="00165A0C" w:rsidRPr="00165A0C" w:rsidRDefault="00165A0C" w:rsidP="00165A0C">
            <w:pPr>
              <w:spacing w:before="120" w:after="120"/>
              <w:rPr>
                <w:rFonts w:cs="Arial"/>
                <w:sz w:val="18"/>
              </w:rPr>
            </w:pPr>
          </w:p>
        </w:tc>
        <w:tc>
          <w:tcPr>
            <w:tcW w:w="417" w:type="pct"/>
            <w:shd w:val="clear" w:color="auto" w:fill="auto"/>
          </w:tcPr>
          <w:p w14:paraId="36356E78"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3ADBBE9F"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CC69CA9" w14:textId="77777777" w:rsidTr="00B131AF">
        <w:tc>
          <w:tcPr>
            <w:tcW w:w="1665" w:type="pct"/>
            <w:gridSpan w:val="2"/>
            <w:shd w:val="clear" w:color="auto" w:fill="auto"/>
          </w:tcPr>
          <w:p w14:paraId="1B607EBA" w14:textId="77777777" w:rsidR="00165A0C" w:rsidRPr="00165A0C" w:rsidRDefault="00165A0C" w:rsidP="00165A0C">
            <w:pPr>
              <w:spacing w:before="120" w:after="120"/>
              <w:rPr>
                <w:rFonts w:cs="Arial"/>
                <w:sz w:val="18"/>
              </w:rPr>
            </w:pPr>
            <w:r w:rsidRPr="00165A0C">
              <w:rPr>
                <w:rFonts w:cs="Arial"/>
                <w:sz w:val="18"/>
              </w:rPr>
              <w:t xml:space="preserve">            Headline</w:t>
            </w:r>
          </w:p>
        </w:tc>
        <w:tc>
          <w:tcPr>
            <w:tcW w:w="834" w:type="pct"/>
            <w:shd w:val="clear" w:color="auto" w:fill="auto"/>
          </w:tcPr>
          <w:p w14:paraId="5FEA5A18" w14:textId="77777777" w:rsidR="00165A0C" w:rsidRPr="00165A0C" w:rsidRDefault="00165A0C" w:rsidP="00165A0C">
            <w:pPr>
              <w:spacing w:before="120" w:after="120"/>
              <w:rPr>
                <w:rFonts w:cs="Arial"/>
                <w:sz w:val="18"/>
              </w:rPr>
            </w:pPr>
          </w:p>
        </w:tc>
        <w:tc>
          <w:tcPr>
            <w:tcW w:w="1250" w:type="pct"/>
            <w:gridSpan w:val="2"/>
            <w:shd w:val="clear" w:color="auto" w:fill="auto"/>
          </w:tcPr>
          <w:p w14:paraId="3C8F3139" w14:textId="77777777" w:rsidR="00165A0C" w:rsidRPr="00165A0C" w:rsidRDefault="00165A0C" w:rsidP="00165A0C">
            <w:pPr>
              <w:spacing w:before="120" w:after="120"/>
              <w:rPr>
                <w:rFonts w:cs="Arial"/>
                <w:sz w:val="18"/>
              </w:rPr>
            </w:pPr>
          </w:p>
        </w:tc>
        <w:tc>
          <w:tcPr>
            <w:tcW w:w="417" w:type="pct"/>
            <w:shd w:val="clear" w:color="auto" w:fill="auto"/>
          </w:tcPr>
          <w:p w14:paraId="5C601DC3"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6E62BBAC" w14:textId="77777777" w:rsidR="00165A0C" w:rsidRPr="00165A0C" w:rsidRDefault="00165A0C" w:rsidP="00165A0C">
            <w:pPr>
              <w:spacing w:before="120" w:after="120"/>
              <w:rPr>
                <w:rFonts w:cs="Arial"/>
                <w:sz w:val="18"/>
              </w:rPr>
            </w:pPr>
            <w:r w:rsidRPr="00165A0C">
              <w:rPr>
                <w:rFonts w:cs="Arial"/>
                <w:sz w:val="18"/>
              </w:rPr>
              <w:t>0, * (ordered)</w:t>
            </w:r>
          </w:p>
        </w:tc>
      </w:tr>
      <w:tr w:rsidR="00165A0C" w:rsidRPr="00165A0C" w14:paraId="085663EF" w14:textId="77777777" w:rsidTr="00B131AF">
        <w:tc>
          <w:tcPr>
            <w:tcW w:w="1665" w:type="pct"/>
            <w:gridSpan w:val="2"/>
            <w:shd w:val="clear" w:color="auto" w:fill="auto"/>
          </w:tcPr>
          <w:p w14:paraId="4A74DDE1" w14:textId="77777777" w:rsidR="00165A0C" w:rsidRPr="00165A0C" w:rsidRDefault="00165A0C" w:rsidP="00165A0C">
            <w:pPr>
              <w:spacing w:before="120" w:after="120"/>
              <w:rPr>
                <w:rFonts w:cs="Arial"/>
                <w:sz w:val="18"/>
              </w:rPr>
            </w:pPr>
            <w:r w:rsidRPr="00165A0C">
              <w:rPr>
                <w:rFonts w:cs="Arial"/>
                <w:sz w:val="18"/>
              </w:rPr>
              <w:t xml:space="preserve">            Language</w:t>
            </w:r>
          </w:p>
        </w:tc>
        <w:tc>
          <w:tcPr>
            <w:tcW w:w="834" w:type="pct"/>
            <w:shd w:val="clear" w:color="auto" w:fill="auto"/>
          </w:tcPr>
          <w:p w14:paraId="0070DC74" w14:textId="77777777" w:rsidR="00165A0C" w:rsidRPr="00165A0C" w:rsidRDefault="00165A0C" w:rsidP="00165A0C">
            <w:pPr>
              <w:spacing w:before="120" w:after="120"/>
              <w:rPr>
                <w:rFonts w:cs="Arial"/>
                <w:sz w:val="18"/>
              </w:rPr>
            </w:pPr>
          </w:p>
        </w:tc>
        <w:tc>
          <w:tcPr>
            <w:tcW w:w="1250" w:type="pct"/>
            <w:gridSpan w:val="2"/>
            <w:shd w:val="clear" w:color="auto" w:fill="auto"/>
          </w:tcPr>
          <w:p w14:paraId="04C60E35" w14:textId="77777777" w:rsidR="00165A0C" w:rsidRPr="00165A0C" w:rsidRDefault="00165A0C" w:rsidP="00165A0C">
            <w:pPr>
              <w:spacing w:before="120" w:after="120"/>
              <w:rPr>
                <w:rFonts w:cs="Arial"/>
                <w:sz w:val="18"/>
              </w:rPr>
            </w:pPr>
          </w:p>
        </w:tc>
        <w:tc>
          <w:tcPr>
            <w:tcW w:w="417" w:type="pct"/>
            <w:shd w:val="clear" w:color="auto" w:fill="auto"/>
          </w:tcPr>
          <w:p w14:paraId="3D1BC658"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6D95010E"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3F3685C" w14:textId="77777777" w:rsidTr="00B131AF">
        <w:tc>
          <w:tcPr>
            <w:tcW w:w="1665" w:type="pct"/>
            <w:gridSpan w:val="2"/>
            <w:shd w:val="clear" w:color="auto" w:fill="auto"/>
          </w:tcPr>
          <w:p w14:paraId="75448663" w14:textId="77777777" w:rsidR="00165A0C" w:rsidRPr="00165A0C" w:rsidRDefault="00165A0C" w:rsidP="00165A0C">
            <w:pPr>
              <w:spacing w:before="120" w:after="120"/>
              <w:rPr>
                <w:rFonts w:cs="Arial"/>
                <w:sz w:val="18"/>
              </w:rPr>
            </w:pPr>
            <w:r w:rsidRPr="00165A0C">
              <w:rPr>
                <w:rFonts w:cs="Arial"/>
                <w:sz w:val="18"/>
              </w:rPr>
              <w:t xml:space="preserve">            Text</w:t>
            </w:r>
          </w:p>
        </w:tc>
        <w:tc>
          <w:tcPr>
            <w:tcW w:w="834" w:type="pct"/>
            <w:shd w:val="clear" w:color="auto" w:fill="auto"/>
          </w:tcPr>
          <w:p w14:paraId="60E47781" w14:textId="77777777" w:rsidR="00165A0C" w:rsidRPr="00165A0C" w:rsidRDefault="00165A0C" w:rsidP="00165A0C">
            <w:pPr>
              <w:spacing w:before="120" w:after="120"/>
              <w:rPr>
                <w:rFonts w:cs="Arial"/>
                <w:sz w:val="18"/>
              </w:rPr>
            </w:pPr>
            <w:r w:rsidRPr="00165A0C">
              <w:rPr>
                <w:rFonts w:cs="Arial"/>
                <w:sz w:val="18"/>
              </w:rPr>
              <w:t>(INFORM)</w:t>
            </w:r>
          </w:p>
          <w:p w14:paraId="37C96D4D" w14:textId="77777777" w:rsidR="00165A0C" w:rsidRPr="00165A0C" w:rsidRDefault="00165A0C" w:rsidP="00165A0C">
            <w:pPr>
              <w:spacing w:before="120" w:after="120"/>
              <w:rPr>
                <w:rFonts w:cs="Arial"/>
                <w:sz w:val="18"/>
              </w:rPr>
            </w:pPr>
            <w:r w:rsidRPr="00165A0C">
              <w:rPr>
                <w:rFonts w:cs="Arial"/>
                <w:sz w:val="18"/>
              </w:rPr>
              <w:t>(NINFOM)</w:t>
            </w:r>
          </w:p>
        </w:tc>
        <w:tc>
          <w:tcPr>
            <w:tcW w:w="1250" w:type="pct"/>
            <w:gridSpan w:val="2"/>
            <w:shd w:val="clear" w:color="auto" w:fill="auto"/>
          </w:tcPr>
          <w:p w14:paraId="4572E9DB" w14:textId="77777777" w:rsidR="00165A0C" w:rsidRPr="00165A0C" w:rsidRDefault="00165A0C" w:rsidP="00165A0C">
            <w:pPr>
              <w:spacing w:before="120" w:after="120"/>
              <w:rPr>
                <w:rFonts w:cs="Arial"/>
                <w:sz w:val="18"/>
              </w:rPr>
            </w:pPr>
          </w:p>
        </w:tc>
        <w:tc>
          <w:tcPr>
            <w:tcW w:w="417" w:type="pct"/>
            <w:shd w:val="clear" w:color="auto" w:fill="auto"/>
          </w:tcPr>
          <w:p w14:paraId="648249F4"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755BF5D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E7C74DD" w14:textId="77777777" w:rsidTr="00B131AF">
        <w:tc>
          <w:tcPr>
            <w:tcW w:w="1665" w:type="pct"/>
            <w:gridSpan w:val="2"/>
            <w:shd w:val="clear" w:color="auto" w:fill="auto"/>
          </w:tcPr>
          <w:p w14:paraId="0BF78C3C" w14:textId="77777777" w:rsidR="00165A0C" w:rsidRPr="00165A0C" w:rsidRDefault="00165A0C" w:rsidP="00165A0C">
            <w:pPr>
              <w:spacing w:before="120" w:after="120"/>
              <w:rPr>
                <w:rFonts w:cs="Arial"/>
                <w:sz w:val="18"/>
              </w:rPr>
            </w:pPr>
            <w:r w:rsidRPr="00165A0C">
              <w:rPr>
                <w:rFonts w:cs="Arial"/>
                <w:sz w:val="18"/>
              </w:rPr>
              <w:t xml:space="preserve">         Online Resource</w:t>
            </w:r>
          </w:p>
        </w:tc>
        <w:tc>
          <w:tcPr>
            <w:tcW w:w="834" w:type="pct"/>
            <w:shd w:val="clear" w:color="auto" w:fill="auto"/>
          </w:tcPr>
          <w:p w14:paraId="32CB821C" w14:textId="77777777" w:rsidR="00165A0C" w:rsidRPr="00165A0C" w:rsidRDefault="00165A0C" w:rsidP="00165A0C">
            <w:pPr>
              <w:spacing w:before="120" w:after="120"/>
              <w:rPr>
                <w:rFonts w:cs="Arial"/>
                <w:sz w:val="18"/>
              </w:rPr>
            </w:pPr>
          </w:p>
        </w:tc>
        <w:tc>
          <w:tcPr>
            <w:tcW w:w="1250" w:type="pct"/>
            <w:gridSpan w:val="2"/>
            <w:shd w:val="clear" w:color="auto" w:fill="auto"/>
          </w:tcPr>
          <w:p w14:paraId="444B3B5F" w14:textId="77777777" w:rsidR="00165A0C" w:rsidRPr="00165A0C" w:rsidRDefault="00165A0C" w:rsidP="00165A0C">
            <w:pPr>
              <w:spacing w:before="120" w:after="120"/>
              <w:rPr>
                <w:rFonts w:cs="Arial"/>
                <w:sz w:val="18"/>
              </w:rPr>
            </w:pPr>
          </w:p>
        </w:tc>
        <w:tc>
          <w:tcPr>
            <w:tcW w:w="417" w:type="pct"/>
            <w:shd w:val="clear" w:color="auto" w:fill="auto"/>
          </w:tcPr>
          <w:p w14:paraId="15318521" w14:textId="77777777" w:rsidR="00165A0C" w:rsidRPr="00165A0C" w:rsidRDefault="00165A0C" w:rsidP="00165A0C">
            <w:pPr>
              <w:spacing w:before="120" w:after="120"/>
              <w:rPr>
                <w:rFonts w:cs="Arial"/>
                <w:sz w:val="18"/>
              </w:rPr>
            </w:pPr>
            <w:r w:rsidRPr="00165A0C">
              <w:rPr>
                <w:rFonts w:cs="Arial"/>
                <w:sz w:val="18"/>
              </w:rPr>
              <w:t>(S) C</w:t>
            </w:r>
          </w:p>
        </w:tc>
        <w:tc>
          <w:tcPr>
            <w:tcW w:w="834" w:type="pct"/>
            <w:shd w:val="clear" w:color="auto" w:fill="auto"/>
          </w:tcPr>
          <w:p w14:paraId="27CCFFC2"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A8A97F3" w14:textId="77777777" w:rsidTr="00B131AF">
        <w:tc>
          <w:tcPr>
            <w:tcW w:w="1665" w:type="pct"/>
            <w:gridSpan w:val="2"/>
            <w:shd w:val="clear" w:color="auto" w:fill="auto"/>
          </w:tcPr>
          <w:p w14:paraId="079C35C1" w14:textId="77777777" w:rsidR="00165A0C" w:rsidRPr="00165A0C" w:rsidRDefault="00165A0C" w:rsidP="00165A0C">
            <w:pPr>
              <w:spacing w:before="120" w:after="120"/>
              <w:rPr>
                <w:rFonts w:cs="Arial"/>
                <w:sz w:val="18"/>
              </w:rPr>
            </w:pPr>
            <w:r w:rsidRPr="00165A0C">
              <w:rPr>
                <w:rFonts w:cs="Arial"/>
                <w:sz w:val="18"/>
              </w:rPr>
              <w:t xml:space="preserve">            Online Resource Linkage URL</w:t>
            </w:r>
          </w:p>
        </w:tc>
        <w:tc>
          <w:tcPr>
            <w:tcW w:w="834" w:type="pct"/>
            <w:shd w:val="clear" w:color="auto" w:fill="auto"/>
          </w:tcPr>
          <w:p w14:paraId="0EC6DD25" w14:textId="77777777" w:rsidR="00165A0C" w:rsidRPr="00165A0C" w:rsidRDefault="00165A0C" w:rsidP="00165A0C">
            <w:pPr>
              <w:spacing w:before="120" w:after="120"/>
              <w:rPr>
                <w:rFonts w:cs="Arial"/>
                <w:sz w:val="18"/>
              </w:rPr>
            </w:pPr>
          </w:p>
        </w:tc>
        <w:tc>
          <w:tcPr>
            <w:tcW w:w="1250" w:type="pct"/>
            <w:gridSpan w:val="2"/>
            <w:shd w:val="clear" w:color="auto" w:fill="auto"/>
          </w:tcPr>
          <w:p w14:paraId="7E1E9879" w14:textId="77777777" w:rsidR="00165A0C" w:rsidRPr="00165A0C" w:rsidRDefault="00165A0C" w:rsidP="00165A0C">
            <w:pPr>
              <w:spacing w:before="120" w:after="120"/>
              <w:rPr>
                <w:rFonts w:cs="Arial"/>
                <w:sz w:val="18"/>
              </w:rPr>
            </w:pPr>
          </w:p>
        </w:tc>
        <w:tc>
          <w:tcPr>
            <w:tcW w:w="417" w:type="pct"/>
            <w:shd w:val="clear" w:color="auto" w:fill="auto"/>
          </w:tcPr>
          <w:p w14:paraId="76CC5775" w14:textId="77777777" w:rsidR="00165A0C" w:rsidRPr="00165A0C" w:rsidRDefault="00165A0C" w:rsidP="00165A0C">
            <w:pPr>
              <w:spacing w:before="120" w:after="120"/>
              <w:rPr>
                <w:rFonts w:cs="Arial"/>
                <w:sz w:val="18"/>
              </w:rPr>
            </w:pPr>
            <w:r w:rsidRPr="00165A0C">
              <w:rPr>
                <w:rFonts w:cs="Arial"/>
                <w:sz w:val="18"/>
              </w:rPr>
              <w:t>(S) UL</w:t>
            </w:r>
          </w:p>
        </w:tc>
        <w:tc>
          <w:tcPr>
            <w:tcW w:w="834" w:type="pct"/>
            <w:shd w:val="clear" w:color="auto" w:fill="auto"/>
          </w:tcPr>
          <w:p w14:paraId="18442D4D"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69A4078D" w14:textId="77777777" w:rsidTr="00B131AF">
        <w:tc>
          <w:tcPr>
            <w:tcW w:w="1665" w:type="pct"/>
            <w:gridSpan w:val="2"/>
            <w:shd w:val="clear" w:color="auto" w:fill="auto"/>
          </w:tcPr>
          <w:p w14:paraId="01F408DE" w14:textId="77777777" w:rsidR="00165A0C" w:rsidRPr="00165A0C" w:rsidRDefault="00165A0C" w:rsidP="00165A0C">
            <w:pPr>
              <w:spacing w:before="120" w:after="120"/>
              <w:rPr>
                <w:rFonts w:cs="Arial"/>
                <w:sz w:val="18"/>
              </w:rPr>
            </w:pPr>
            <w:r w:rsidRPr="00165A0C">
              <w:rPr>
                <w:rFonts w:cs="Arial"/>
                <w:sz w:val="18"/>
              </w:rPr>
              <w:t xml:space="preserve">            Protocol</w:t>
            </w:r>
          </w:p>
        </w:tc>
        <w:tc>
          <w:tcPr>
            <w:tcW w:w="834" w:type="pct"/>
            <w:shd w:val="clear" w:color="auto" w:fill="auto"/>
          </w:tcPr>
          <w:p w14:paraId="0A04D9FC" w14:textId="77777777" w:rsidR="00165A0C" w:rsidRPr="00165A0C" w:rsidRDefault="00165A0C" w:rsidP="00165A0C">
            <w:pPr>
              <w:spacing w:before="120" w:after="120"/>
              <w:rPr>
                <w:rFonts w:cs="Arial"/>
                <w:sz w:val="18"/>
              </w:rPr>
            </w:pPr>
          </w:p>
        </w:tc>
        <w:tc>
          <w:tcPr>
            <w:tcW w:w="1250" w:type="pct"/>
            <w:gridSpan w:val="2"/>
            <w:shd w:val="clear" w:color="auto" w:fill="auto"/>
          </w:tcPr>
          <w:p w14:paraId="772B47E7" w14:textId="77777777" w:rsidR="00165A0C" w:rsidRPr="00165A0C" w:rsidRDefault="00165A0C" w:rsidP="00165A0C">
            <w:pPr>
              <w:spacing w:before="120" w:after="120"/>
              <w:rPr>
                <w:rFonts w:cs="Arial"/>
                <w:sz w:val="18"/>
              </w:rPr>
            </w:pPr>
          </w:p>
        </w:tc>
        <w:tc>
          <w:tcPr>
            <w:tcW w:w="417" w:type="pct"/>
            <w:shd w:val="clear" w:color="auto" w:fill="auto"/>
          </w:tcPr>
          <w:p w14:paraId="527251F5"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06BF0809"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C4485AB" w14:textId="77777777" w:rsidTr="00B131AF">
        <w:tc>
          <w:tcPr>
            <w:tcW w:w="1665" w:type="pct"/>
            <w:gridSpan w:val="2"/>
            <w:shd w:val="clear" w:color="auto" w:fill="auto"/>
          </w:tcPr>
          <w:p w14:paraId="54C29499" w14:textId="77777777" w:rsidR="00165A0C" w:rsidRPr="00165A0C" w:rsidRDefault="00165A0C" w:rsidP="00165A0C">
            <w:pPr>
              <w:spacing w:before="120" w:after="120"/>
              <w:rPr>
                <w:rFonts w:cs="Arial"/>
                <w:sz w:val="18"/>
              </w:rPr>
            </w:pPr>
            <w:r w:rsidRPr="00165A0C">
              <w:rPr>
                <w:rFonts w:cs="Arial"/>
                <w:sz w:val="18"/>
              </w:rPr>
              <w:t xml:space="preserve">            Application Profile</w:t>
            </w:r>
          </w:p>
        </w:tc>
        <w:tc>
          <w:tcPr>
            <w:tcW w:w="834" w:type="pct"/>
            <w:shd w:val="clear" w:color="auto" w:fill="auto"/>
          </w:tcPr>
          <w:p w14:paraId="47CB8C65" w14:textId="77777777" w:rsidR="00165A0C" w:rsidRPr="00165A0C" w:rsidRDefault="00165A0C" w:rsidP="00165A0C">
            <w:pPr>
              <w:spacing w:before="120" w:after="120"/>
              <w:rPr>
                <w:rFonts w:cs="Arial"/>
                <w:sz w:val="18"/>
              </w:rPr>
            </w:pPr>
          </w:p>
        </w:tc>
        <w:tc>
          <w:tcPr>
            <w:tcW w:w="1250" w:type="pct"/>
            <w:gridSpan w:val="2"/>
            <w:shd w:val="clear" w:color="auto" w:fill="auto"/>
          </w:tcPr>
          <w:p w14:paraId="66D5DE39" w14:textId="77777777" w:rsidR="00165A0C" w:rsidRPr="00165A0C" w:rsidRDefault="00165A0C" w:rsidP="00165A0C">
            <w:pPr>
              <w:spacing w:before="120" w:after="120"/>
              <w:rPr>
                <w:rFonts w:cs="Arial"/>
                <w:sz w:val="18"/>
              </w:rPr>
            </w:pPr>
          </w:p>
        </w:tc>
        <w:tc>
          <w:tcPr>
            <w:tcW w:w="417" w:type="pct"/>
            <w:shd w:val="clear" w:color="auto" w:fill="auto"/>
          </w:tcPr>
          <w:p w14:paraId="35BB2140"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66F7675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E328336" w14:textId="77777777" w:rsidTr="00B131AF">
        <w:tc>
          <w:tcPr>
            <w:tcW w:w="1665" w:type="pct"/>
            <w:gridSpan w:val="2"/>
            <w:shd w:val="clear" w:color="auto" w:fill="auto"/>
          </w:tcPr>
          <w:p w14:paraId="2BC8BDC6" w14:textId="77777777" w:rsidR="00165A0C" w:rsidRPr="00165A0C" w:rsidRDefault="00165A0C" w:rsidP="00165A0C">
            <w:pPr>
              <w:spacing w:before="120" w:after="120"/>
              <w:rPr>
                <w:rFonts w:cs="Arial"/>
                <w:sz w:val="18"/>
              </w:rPr>
            </w:pPr>
            <w:r w:rsidRPr="00165A0C">
              <w:rPr>
                <w:rFonts w:cs="Arial"/>
                <w:sz w:val="18"/>
              </w:rPr>
              <w:t xml:space="preserve">            Name of Resource</w:t>
            </w:r>
          </w:p>
        </w:tc>
        <w:tc>
          <w:tcPr>
            <w:tcW w:w="834" w:type="pct"/>
            <w:shd w:val="clear" w:color="auto" w:fill="auto"/>
          </w:tcPr>
          <w:p w14:paraId="4F2527CD" w14:textId="77777777" w:rsidR="00165A0C" w:rsidRPr="00165A0C" w:rsidRDefault="00165A0C" w:rsidP="00165A0C">
            <w:pPr>
              <w:spacing w:before="120" w:after="120"/>
              <w:rPr>
                <w:rFonts w:cs="Arial"/>
                <w:sz w:val="18"/>
              </w:rPr>
            </w:pPr>
          </w:p>
        </w:tc>
        <w:tc>
          <w:tcPr>
            <w:tcW w:w="1250" w:type="pct"/>
            <w:gridSpan w:val="2"/>
            <w:shd w:val="clear" w:color="auto" w:fill="auto"/>
          </w:tcPr>
          <w:p w14:paraId="5F74B944" w14:textId="77777777" w:rsidR="00165A0C" w:rsidRPr="00165A0C" w:rsidRDefault="00165A0C" w:rsidP="00165A0C">
            <w:pPr>
              <w:spacing w:before="120" w:after="120"/>
              <w:rPr>
                <w:rFonts w:cs="Arial"/>
                <w:sz w:val="18"/>
              </w:rPr>
            </w:pPr>
          </w:p>
        </w:tc>
        <w:tc>
          <w:tcPr>
            <w:tcW w:w="417" w:type="pct"/>
            <w:shd w:val="clear" w:color="auto" w:fill="auto"/>
          </w:tcPr>
          <w:p w14:paraId="1BF43EB8"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0416EA9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2864AA4" w14:textId="77777777" w:rsidTr="00B131AF">
        <w:tc>
          <w:tcPr>
            <w:tcW w:w="1665" w:type="pct"/>
            <w:gridSpan w:val="2"/>
            <w:shd w:val="clear" w:color="auto" w:fill="auto"/>
          </w:tcPr>
          <w:p w14:paraId="72E09F15" w14:textId="77777777" w:rsidR="00165A0C" w:rsidRPr="00165A0C" w:rsidRDefault="00165A0C" w:rsidP="00165A0C">
            <w:pPr>
              <w:spacing w:before="120" w:after="120"/>
              <w:rPr>
                <w:rFonts w:cs="Arial"/>
                <w:sz w:val="18"/>
              </w:rPr>
            </w:pPr>
            <w:r w:rsidRPr="00165A0C">
              <w:rPr>
                <w:rFonts w:cs="Arial"/>
                <w:sz w:val="18"/>
              </w:rPr>
              <w:t xml:space="preserve">            Online Resource Description</w:t>
            </w:r>
          </w:p>
        </w:tc>
        <w:tc>
          <w:tcPr>
            <w:tcW w:w="834" w:type="pct"/>
            <w:shd w:val="clear" w:color="auto" w:fill="auto"/>
          </w:tcPr>
          <w:p w14:paraId="2E43DB32" w14:textId="77777777" w:rsidR="00165A0C" w:rsidRPr="00165A0C" w:rsidRDefault="00165A0C" w:rsidP="00165A0C">
            <w:pPr>
              <w:spacing w:before="120" w:after="120"/>
              <w:rPr>
                <w:rFonts w:cs="Arial"/>
                <w:sz w:val="18"/>
              </w:rPr>
            </w:pPr>
          </w:p>
        </w:tc>
        <w:tc>
          <w:tcPr>
            <w:tcW w:w="1250" w:type="pct"/>
            <w:gridSpan w:val="2"/>
            <w:shd w:val="clear" w:color="auto" w:fill="auto"/>
          </w:tcPr>
          <w:p w14:paraId="7C3CDCA9" w14:textId="77777777" w:rsidR="00165A0C" w:rsidRPr="00165A0C" w:rsidRDefault="00165A0C" w:rsidP="00165A0C">
            <w:pPr>
              <w:spacing w:before="120" w:after="120"/>
              <w:rPr>
                <w:rFonts w:cs="Arial"/>
                <w:sz w:val="18"/>
              </w:rPr>
            </w:pPr>
          </w:p>
        </w:tc>
        <w:tc>
          <w:tcPr>
            <w:tcW w:w="417" w:type="pct"/>
            <w:shd w:val="clear" w:color="auto" w:fill="auto"/>
          </w:tcPr>
          <w:p w14:paraId="45EA34E2"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44FB94BF"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6666223" w14:textId="77777777" w:rsidTr="00B131AF">
        <w:tc>
          <w:tcPr>
            <w:tcW w:w="1665" w:type="pct"/>
            <w:gridSpan w:val="2"/>
            <w:shd w:val="clear" w:color="auto" w:fill="auto"/>
          </w:tcPr>
          <w:p w14:paraId="74EA3497" w14:textId="77777777" w:rsidR="00165A0C" w:rsidRPr="00165A0C" w:rsidRDefault="00165A0C" w:rsidP="00165A0C">
            <w:pPr>
              <w:spacing w:before="120" w:after="120"/>
              <w:rPr>
                <w:rFonts w:cs="Arial"/>
                <w:sz w:val="18"/>
              </w:rPr>
            </w:pPr>
            <w:r w:rsidRPr="00165A0C">
              <w:rPr>
                <w:rFonts w:cs="Arial"/>
                <w:sz w:val="18"/>
              </w:rPr>
              <w:t xml:space="preserve">            Online Function</w:t>
            </w:r>
          </w:p>
        </w:tc>
        <w:tc>
          <w:tcPr>
            <w:tcW w:w="834" w:type="pct"/>
            <w:shd w:val="clear" w:color="auto" w:fill="auto"/>
          </w:tcPr>
          <w:p w14:paraId="57F07BD8" w14:textId="77777777" w:rsidR="00165A0C" w:rsidRPr="00165A0C" w:rsidRDefault="00165A0C" w:rsidP="00165A0C">
            <w:pPr>
              <w:spacing w:before="120" w:after="120"/>
              <w:rPr>
                <w:rFonts w:cs="Arial"/>
                <w:sz w:val="18"/>
              </w:rPr>
            </w:pPr>
          </w:p>
        </w:tc>
        <w:tc>
          <w:tcPr>
            <w:tcW w:w="1250" w:type="pct"/>
            <w:gridSpan w:val="2"/>
            <w:shd w:val="clear" w:color="auto" w:fill="auto"/>
          </w:tcPr>
          <w:p w14:paraId="3FCBE91B" w14:textId="77777777" w:rsidR="00165A0C" w:rsidRPr="00165A0C" w:rsidRDefault="00165A0C" w:rsidP="00165A0C">
            <w:pPr>
              <w:spacing w:before="120" w:after="120"/>
              <w:rPr>
                <w:rFonts w:cs="Arial"/>
                <w:sz w:val="18"/>
              </w:rPr>
            </w:pPr>
            <w:r w:rsidRPr="00165A0C">
              <w:rPr>
                <w:rFonts w:cs="Arial"/>
                <w:sz w:val="18"/>
              </w:rPr>
              <w:t>1 : Download</w:t>
            </w:r>
          </w:p>
          <w:p w14:paraId="0CBA9045" w14:textId="77777777" w:rsidR="00165A0C" w:rsidRPr="00165A0C" w:rsidRDefault="00165A0C" w:rsidP="00165A0C">
            <w:pPr>
              <w:spacing w:before="120" w:after="120"/>
              <w:rPr>
                <w:rFonts w:cs="Arial"/>
                <w:sz w:val="18"/>
              </w:rPr>
            </w:pPr>
            <w:r w:rsidRPr="00165A0C">
              <w:rPr>
                <w:rFonts w:cs="Arial"/>
                <w:sz w:val="18"/>
              </w:rPr>
              <w:lastRenderedPageBreak/>
              <w:t>3 : Offline Access</w:t>
            </w:r>
          </w:p>
          <w:p w14:paraId="6C3D6A46" w14:textId="77777777" w:rsidR="00165A0C" w:rsidRPr="00165A0C" w:rsidRDefault="00165A0C" w:rsidP="00165A0C">
            <w:pPr>
              <w:spacing w:before="120" w:after="120"/>
              <w:rPr>
                <w:rFonts w:cs="Arial"/>
                <w:sz w:val="18"/>
              </w:rPr>
            </w:pPr>
            <w:r w:rsidRPr="00165A0C">
              <w:rPr>
                <w:rFonts w:cs="Arial"/>
                <w:sz w:val="18"/>
              </w:rPr>
              <w:t>4 : Order</w:t>
            </w:r>
          </w:p>
          <w:p w14:paraId="0B22FD03" w14:textId="77777777" w:rsidR="00165A0C" w:rsidRPr="00165A0C" w:rsidRDefault="00165A0C" w:rsidP="00165A0C">
            <w:pPr>
              <w:spacing w:before="120" w:after="120"/>
              <w:rPr>
                <w:rFonts w:cs="Arial"/>
                <w:sz w:val="18"/>
              </w:rPr>
            </w:pPr>
            <w:r w:rsidRPr="00165A0C">
              <w:rPr>
                <w:rFonts w:cs="Arial"/>
                <w:sz w:val="18"/>
              </w:rPr>
              <w:t>5 : Search</w:t>
            </w:r>
          </w:p>
          <w:p w14:paraId="5851200C" w14:textId="77777777" w:rsidR="00165A0C" w:rsidRPr="00165A0C" w:rsidRDefault="00165A0C" w:rsidP="00165A0C">
            <w:pPr>
              <w:spacing w:before="120" w:after="120"/>
              <w:rPr>
                <w:rFonts w:cs="Arial"/>
                <w:sz w:val="18"/>
              </w:rPr>
            </w:pPr>
            <w:r w:rsidRPr="00165A0C">
              <w:rPr>
                <w:rFonts w:cs="Arial"/>
                <w:sz w:val="18"/>
              </w:rPr>
              <w:t>6 : Complete Metadata</w:t>
            </w:r>
          </w:p>
          <w:p w14:paraId="3B4762E6" w14:textId="77777777" w:rsidR="00165A0C" w:rsidRPr="00165A0C" w:rsidRDefault="00165A0C" w:rsidP="00165A0C">
            <w:pPr>
              <w:spacing w:before="120" w:after="120"/>
              <w:rPr>
                <w:rFonts w:cs="Arial"/>
                <w:sz w:val="18"/>
              </w:rPr>
            </w:pPr>
            <w:r w:rsidRPr="00165A0C">
              <w:rPr>
                <w:rFonts w:cs="Arial"/>
                <w:sz w:val="18"/>
              </w:rPr>
              <w:t>7 : Browse Graphic</w:t>
            </w:r>
          </w:p>
          <w:p w14:paraId="3CA9D2AB" w14:textId="77777777" w:rsidR="00165A0C" w:rsidRPr="00165A0C" w:rsidRDefault="00165A0C" w:rsidP="00165A0C">
            <w:pPr>
              <w:spacing w:before="120" w:after="120"/>
              <w:rPr>
                <w:rFonts w:cs="Arial"/>
                <w:sz w:val="18"/>
              </w:rPr>
            </w:pPr>
            <w:r w:rsidRPr="00165A0C">
              <w:rPr>
                <w:rFonts w:cs="Arial"/>
                <w:sz w:val="18"/>
              </w:rPr>
              <w:t>8 : Upload</w:t>
            </w:r>
          </w:p>
          <w:p w14:paraId="5A03BE0A" w14:textId="77777777" w:rsidR="00165A0C" w:rsidRPr="00165A0C" w:rsidRDefault="00165A0C" w:rsidP="00165A0C">
            <w:pPr>
              <w:spacing w:before="120" w:after="120"/>
              <w:rPr>
                <w:rFonts w:cs="Arial"/>
                <w:sz w:val="18"/>
              </w:rPr>
            </w:pPr>
            <w:r w:rsidRPr="00165A0C">
              <w:rPr>
                <w:rFonts w:cs="Arial"/>
                <w:sz w:val="18"/>
              </w:rPr>
              <w:t>9 : Email Service</w:t>
            </w:r>
          </w:p>
          <w:p w14:paraId="5C9E7041" w14:textId="77777777" w:rsidR="00165A0C" w:rsidRPr="00165A0C" w:rsidRDefault="00165A0C" w:rsidP="00165A0C">
            <w:pPr>
              <w:spacing w:before="120" w:after="120"/>
              <w:rPr>
                <w:rFonts w:cs="Arial"/>
                <w:sz w:val="18"/>
              </w:rPr>
            </w:pPr>
            <w:r w:rsidRPr="00165A0C">
              <w:rPr>
                <w:rFonts w:cs="Arial"/>
                <w:sz w:val="18"/>
              </w:rPr>
              <w:t>10 : Browsing</w:t>
            </w:r>
          </w:p>
          <w:p w14:paraId="454559A9" w14:textId="77777777" w:rsidR="00165A0C" w:rsidRPr="00165A0C" w:rsidRDefault="00165A0C" w:rsidP="00165A0C">
            <w:pPr>
              <w:spacing w:before="120" w:after="120"/>
              <w:rPr>
                <w:rFonts w:cs="Arial"/>
                <w:sz w:val="18"/>
              </w:rPr>
            </w:pPr>
            <w:r w:rsidRPr="00165A0C">
              <w:rPr>
                <w:rFonts w:cs="Arial"/>
                <w:sz w:val="18"/>
              </w:rPr>
              <w:t>11 : File Access</w:t>
            </w:r>
          </w:p>
        </w:tc>
        <w:tc>
          <w:tcPr>
            <w:tcW w:w="417" w:type="pct"/>
            <w:shd w:val="clear" w:color="auto" w:fill="auto"/>
          </w:tcPr>
          <w:p w14:paraId="108D7F64" w14:textId="77777777" w:rsidR="00165A0C" w:rsidRPr="00165A0C" w:rsidRDefault="00165A0C" w:rsidP="00165A0C">
            <w:pPr>
              <w:spacing w:before="120" w:after="120"/>
              <w:rPr>
                <w:rFonts w:cs="Arial"/>
                <w:sz w:val="18"/>
              </w:rPr>
            </w:pPr>
            <w:r w:rsidRPr="00165A0C">
              <w:rPr>
                <w:rFonts w:cs="Arial"/>
                <w:sz w:val="18"/>
              </w:rPr>
              <w:lastRenderedPageBreak/>
              <w:t>(S) EN</w:t>
            </w:r>
          </w:p>
        </w:tc>
        <w:tc>
          <w:tcPr>
            <w:tcW w:w="834" w:type="pct"/>
            <w:shd w:val="clear" w:color="auto" w:fill="auto"/>
          </w:tcPr>
          <w:p w14:paraId="1F5CCE63"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9FE2FFE" w14:textId="77777777" w:rsidTr="00B131AF">
        <w:tc>
          <w:tcPr>
            <w:tcW w:w="1665" w:type="pct"/>
            <w:gridSpan w:val="2"/>
            <w:shd w:val="clear" w:color="auto" w:fill="auto"/>
          </w:tcPr>
          <w:p w14:paraId="60CFBF11" w14:textId="77777777" w:rsidR="00165A0C" w:rsidRPr="00165A0C" w:rsidRDefault="00165A0C" w:rsidP="00165A0C">
            <w:pPr>
              <w:spacing w:before="120" w:after="120"/>
              <w:rPr>
                <w:rFonts w:cs="Arial"/>
                <w:sz w:val="18"/>
              </w:rPr>
            </w:pPr>
            <w:r w:rsidRPr="00165A0C">
              <w:rPr>
                <w:rFonts w:cs="Arial"/>
                <w:sz w:val="18"/>
              </w:rPr>
              <w:t xml:space="preserve">            Protocol request</w:t>
            </w:r>
          </w:p>
        </w:tc>
        <w:tc>
          <w:tcPr>
            <w:tcW w:w="834" w:type="pct"/>
            <w:shd w:val="clear" w:color="auto" w:fill="auto"/>
          </w:tcPr>
          <w:p w14:paraId="1CE1CDAA" w14:textId="77777777" w:rsidR="00165A0C" w:rsidRPr="00165A0C" w:rsidRDefault="00165A0C" w:rsidP="00165A0C">
            <w:pPr>
              <w:spacing w:before="120" w:after="120"/>
              <w:rPr>
                <w:rFonts w:cs="Arial"/>
                <w:sz w:val="18"/>
              </w:rPr>
            </w:pPr>
          </w:p>
        </w:tc>
        <w:tc>
          <w:tcPr>
            <w:tcW w:w="1250" w:type="pct"/>
            <w:gridSpan w:val="2"/>
            <w:shd w:val="clear" w:color="auto" w:fill="auto"/>
          </w:tcPr>
          <w:p w14:paraId="1D9BA81C" w14:textId="77777777" w:rsidR="00165A0C" w:rsidRPr="00165A0C" w:rsidRDefault="00165A0C" w:rsidP="00165A0C">
            <w:pPr>
              <w:spacing w:before="120" w:after="120"/>
              <w:rPr>
                <w:rFonts w:cs="Arial"/>
                <w:sz w:val="18"/>
              </w:rPr>
            </w:pPr>
          </w:p>
        </w:tc>
        <w:tc>
          <w:tcPr>
            <w:tcW w:w="417" w:type="pct"/>
            <w:shd w:val="clear" w:color="auto" w:fill="auto"/>
          </w:tcPr>
          <w:p w14:paraId="778CFA3C"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7668B53F"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A6CDB25" w14:textId="77777777" w:rsidTr="00B131AF">
        <w:tc>
          <w:tcPr>
            <w:tcW w:w="1665" w:type="pct"/>
            <w:gridSpan w:val="2"/>
            <w:shd w:val="clear" w:color="auto" w:fill="auto"/>
          </w:tcPr>
          <w:p w14:paraId="1783F1BA" w14:textId="77777777" w:rsidR="00165A0C" w:rsidRPr="00165A0C" w:rsidRDefault="00165A0C" w:rsidP="00165A0C">
            <w:pPr>
              <w:spacing w:before="120" w:after="120"/>
              <w:rPr>
                <w:rFonts w:cs="Arial"/>
                <w:sz w:val="18"/>
              </w:rPr>
            </w:pPr>
            <w:r w:rsidRPr="00165A0C">
              <w:rPr>
                <w:rFonts w:cs="Arial"/>
                <w:sz w:val="18"/>
              </w:rPr>
              <w:t xml:space="preserve">         Source</w:t>
            </w:r>
          </w:p>
        </w:tc>
        <w:tc>
          <w:tcPr>
            <w:tcW w:w="834" w:type="pct"/>
            <w:shd w:val="clear" w:color="auto" w:fill="auto"/>
          </w:tcPr>
          <w:p w14:paraId="3BDD26DD" w14:textId="77777777" w:rsidR="00165A0C" w:rsidRPr="00165A0C" w:rsidRDefault="00165A0C" w:rsidP="00165A0C">
            <w:pPr>
              <w:spacing w:before="120" w:after="120"/>
              <w:rPr>
                <w:rFonts w:cs="Arial"/>
                <w:sz w:val="18"/>
              </w:rPr>
            </w:pPr>
          </w:p>
        </w:tc>
        <w:tc>
          <w:tcPr>
            <w:tcW w:w="1250" w:type="pct"/>
            <w:gridSpan w:val="2"/>
            <w:shd w:val="clear" w:color="auto" w:fill="auto"/>
          </w:tcPr>
          <w:p w14:paraId="2E28D244" w14:textId="77777777" w:rsidR="00165A0C" w:rsidRPr="00165A0C" w:rsidRDefault="00165A0C" w:rsidP="00165A0C">
            <w:pPr>
              <w:spacing w:before="120" w:after="120"/>
              <w:rPr>
                <w:rFonts w:cs="Arial"/>
                <w:sz w:val="18"/>
              </w:rPr>
            </w:pPr>
          </w:p>
        </w:tc>
        <w:tc>
          <w:tcPr>
            <w:tcW w:w="417" w:type="pct"/>
            <w:shd w:val="clear" w:color="auto" w:fill="auto"/>
          </w:tcPr>
          <w:p w14:paraId="6F173658"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688CBE49"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4C0B6BF" w14:textId="77777777" w:rsidTr="00B131AF">
        <w:tc>
          <w:tcPr>
            <w:tcW w:w="1665" w:type="pct"/>
            <w:gridSpan w:val="2"/>
            <w:shd w:val="clear" w:color="auto" w:fill="auto"/>
          </w:tcPr>
          <w:p w14:paraId="3D201879" w14:textId="77777777" w:rsidR="00165A0C" w:rsidRPr="00165A0C" w:rsidRDefault="00165A0C" w:rsidP="00165A0C">
            <w:pPr>
              <w:spacing w:before="120" w:after="120"/>
              <w:rPr>
                <w:rFonts w:cs="Arial"/>
                <w:sz w:val="18"/>
              </w:rPr>
            </w:pPr>
            <w:r w:rsidRPr="00165A0C">
              <w:rPr>
                <w:rFonts w:cs="Arial"/>
                <w:sz w:val="18"/>
              </w:rPr>
              <w:t xml:space="preserve">         Source Type</w:t>
            </w:r>
          </w:p>
        </w:tc>
        <w:tc>
          <w:tcPr>
            <w:tcW w:w="834" w:type="pct"/>
            <w:shd w:val="clear" w:color="auto" w:fill="auto"/>
          </w:tcPr>
          <w:p w14:paraId="1357A184" w14:textId="77777777" w:rsidR="00165A0C" w:rsidRPr="00165A0C" w:rsidRDefault="00165A0C" w:rsidP="00165A0C">
            <w:pPr>
              <w:spacing w:before="120" w:after="120"/>
              <w:rPr>
                <w:rFonts w:cs="Arial"/>
                <w:sz w:val="18"/>
              </w:rPr>
            </w:pPr>
          </w:p>
        </w:tc>
        <w:tc>
          <w:tcPr>
            <w:tcW w:w="1250" w:type="pct"/>
            <w:gridSpan w:val="2"/>
            <w:shd w:val="clear" w:color="auto" w:fill="auto"/>
          </w:tcPr>
          <w:p w14:paraId="23DC0A57" w14:textId="77777777" w:rsidR="00165A0C" w:rsidRPr="00165A0C" w:rsidRDefault="00165A0C" w:rsidP="00165A0C">
            <w:pPr>
              <w:spacing w:before="120" w:after="120"/>
              <w:rPr>
                <w:rFonts w:cs="Arial"/>
                <w:sz w:val="18"/>
              </w:rPr>
            </w:pPr>
            <w:r w:rsidRPr="00165A0C">
              <w:rPr>
                <w:rFonts w:cs="Arial"/>
                <w:sz w:val="18"/>
              </w:rPr>
              <w:t>1 : Law or Regulation</w:t>
            </w:r>
          </w:p>
          <w:p w14:paraId="4B8566B9" w14:textId="77777777" w:rsidR="00165A0C" w:rsidRPr="00165A0C" w:rsidRDefault="00165A0C" w:rsidP="00165A0C">
            <w:pPr>
              <w:spacing w:before="120" w:after="120"/>
              <w:rPr>
                <w:rFonts w:cs="Arial"/>
                <w:sz w:val="18"/>
              </w:rPr>
            </w:pPr>
            <w:r w:rsidRPr="00165A0C">
              <w:rPr>
                <w:rFonts w:cs="Arial"/>
                <w:sz w:val="18"/>
              </w:rPr>
              <w:t>2 : Official Publication</w:t>
            </w:r>
          </w:p>
          <w:p w14:paraId="57C2AD1C" w14:textId="77777777" w:rsidR="00165A0C" w:rsidRPr="00165A0C" w:rsidRDefault="00165A0C" w:rsidP="00165A0C">
            <w:pPr>
              <w:spacing w:before="120" w:after="120"/>
              <w:rPr>
                <w:rFonts w:cs="Arial"/>
                <w:sz w:val="18"/>
              </w:rPr>
            </w:pPr>
            <w:r w:rsidRPr="00165A0C">
              <w:rPr>
                <w:rFonts w:cs="Arial"/>
                <w:sz w:val="18"/>
              </w:rPr>
              <w:t>7 : Mariner Report, Confirmed</w:t>
            </w:r>
          </w:p>
          <w:p w14:paraId="6277E635" w14:textId="77777777" w:rsidR="00165A0C" w:rsidRPr="00165A0C" w:rsidRDefault="00165A0C" w:rsidP="00165A0C">
            <w:pPr>
              <w:spacing w:before="120" w:after="120"/>
              <w:rPr>
                <w:rFonts w:cs="Arial"/>
                <w:sz w:val="18"/>
              </w:rPr>
            </w:pPr>
            <w:r w:rsidRPr="00165A0C">
              <w:rPr>
                <w:rFonts w:cs="Arial"/>
                <w:sz w:val="18"/>
              </w:rPr>
              <w:t>8 : Mariner Report, Not Confirmed</w:t>
            </w:r>
          </w:p>
          <w:p w14:paraId="2CC773B2" w14:textId="77777777" w:rsidR="00165A0C" w:rsidRPr="00165A0C" w:rsidRDefault="00165A0C" w:rsidP="00165A0C">
            <w:pPr>
              <w:spacing w:before="120" w:after="120"/>
              <w:rPr>
                <w:rFonts w:cs="Arial"/>
                <w:sz w:val="18"/>
              </w:rPr>
            </w:pPr>
            <w:r w:rsidRPr="00165A0C">
              <w:rPr>
                <w:rFonts w:cs="Arial"/>
                <w:sz w:val="18"/>
              </w:rPr>
              <w:t>9 : Industry Publications and Reports</w:t>
            </w:r>
          </w:p>
          <w:p w14:paraId="7AAE317A" w14:textId="77777777" w:rsidR="00165A0C" w:rsidRPr="00165A0C" w:rsidRDefault="00165A0C" w:rsidP="00165A0C">
            <w:pPr>
              <w:spacing w:before="120" w:after="120"/>
              <w:rPr>
                <w:rFonts w:cs="Arial"/>
                <w:sz w:val="18"/>
              </w:rPr>
            </w:pPr>
            <w:r w:rsidRPr="00165A0C">
              <w:rPr>
                <w:rFonts w:cs="Arial"/>
                <w:sz w:val="18"/>
              </w:rPr>
              <w:t>10 : Remotely Sensed Images</w:t>
            </w:r>
          </w:p>
          <w:p w14:paraId="07AD0FE8" w14:textId="77777777" w:rsidR="00165A0C" w:rsidRPr="00165A0C" w:rsidRDefault="00165A0C" w:rsidP="00165A0C">
            <w:pPr>
              <w:spacing w:before="120" w:after="120"/>
              <w:rPr>
                <w:rFonts w:cs="Arial"/>
                <w:sz w:val="18"/>
              </w:rPr>
            </w:pPr>
            <w:r w:rsidRPr="00165A0C">
              <w:rPr>
                <w:rFonts w:cs="Arial"/>
                <w:sz w:val="18"/>
              </w:rPr>
              <w:t>11 : Photographs</w:t>
            </w:r>
          </w:p>
          <w:p w14:paraId="1547F10E" w14:textId="77777777" w:rsidR="00165A0C" w:rsidRPr="00165A0C" w:rsidRDefault="00165A0C" w:rsidP="00165A0C">
            <w:pPr>
              <w:spacing w:before="120" w:after="120"/>
              <w:rPr>
                <w:rFonts w:cs="Arial"/>
                <w:sz w:val="18"/>
              </w:rPr>
            </w:pPr>
            <w:r w:rsidRPr="00165A0C">
              <w:rPr>
                <w:rFonts w:cs="Arial"/>
                <w:sz w:val="18"/>
              </w:rPr>
              <w:t>12 : Products Issued by HO Services</w:t>
            </w:r>
          </w:p>
          <w:p w14:paraId="03F75B4A" w14:textId="77777777" w:rsidR="00165A0C" w:rsidRPr="00165A0C" w:rsidRDefault="00165A0C" w:rsidP="00165A0C">
            <w:pPr>
              <w:spacing w:before="120" w:after="120"/>
              <w:rPr>
                <w:rFonts w:cs="Arial"/>
                <w:sz w:val="18"/>
              </w:rPr>
            </w:pPr>
            <w:r w:rsidRPr="00165A0C">
              <w:rPr>
                <w:rFonts w:cs="Arial"/>
                <w:sz w:val="18"/>
              </w:rPr>
              <w:t>13 : News Media</w:t>
            </w:r>
          </w:p>
          <w:p w14:paraId="4375D803" w14:textId="77777777" w:rsidR="00165A0C" w:rsidRPr="00165A0C" w:rsidRDefault="00165A0C" w:rsidP="00165A0C">
            <w:pPr>
              <w:spacing w:before="120" w:after="120"/>
              <w:rPr>
                <w:rFonts w:cs="Arial"/>
                <w:sz w:val="18"/>
              </w:rPr>
            </w:pPr>
            <w:r w:rsidRPr="00165A0C">
              <w:rPr>
                <w:rFonts w:cs="Arial"/>
                <w:sz w:val="18"/>
              </w:rPr>
              <w:t>14 : Traffic Data</w:t>
            </w:r>
          </w:p>
        </w:tc>
        <w:tc>
          <w:tcPr>
            <w:tcW w:w="417" w:type="pct"/>
            <w:shd w:val="clear" w:color="auto" w:fill="auto"/>
          </w:tcPr>
          <w:p w14:paraId="1AECB26D" w14:textId="77777777" w:rsidR="00165A0C" w:rsidRPr="00165A0C" w:rsidRDefault="00165A0C" w:rsidP="00165A0C">
            <w:pPr>
              <w:spacing w:before="120" w:after="120"/>
              <w:rPr>
                <w:rFonts w:cs="Arial"/>
                <w:sz w:val="18"/>
              </w:rPr>
            </w:pPr>
            <w:r w:rsidRPr="00165A0C">
              <w:rPr>
                <w:rFonts w:cs="Arial"/>
                <w:sz w:val="18"/>
              </w:rPr>
              <w:t>(S) EN</w:t>
            </w:r>
          </w:p>
        </w:tc>
        <w:tc>
          <w:tcPr>
            <w:tcW w:w="834" w:type="pct"/>
            <w:shd w:val="clear" w:color="auto" w:fill="auto"/>
          </w:tcPr>
          <w:p w14:paraId="0585B015"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0D88D68" w14:textId="77777777" w:rsidTr="00B131AF">
        <w:tc>
          <w:tcPr>
            <w:tcW w:w="1665" w:type="pct"/>
            <w:gridSpan w:val="2"/>
            <w:shd w:val="clear" w:color="auto" w:fill="auto"/>
          </w:tcPr>
          <w:p w14:paraId="202FA22B" w14:textId="77777777" w:rsidR="00165A0C" w:rsidRPr="00165A0C" w:rsidRDefault="00165A0C" w:rsidP="00165A0C">
            <w:pPr>
              <w:spacing w:before="120" w:after="120"/>
              <w:rPr>
                <w:rFonts w:cs="Arial"/>
                <w:sz w:val="18"/>
              </w:rPr>
            </w:pPr>
            <w:r w:rsidRPr="00165A0C">
              <w:rPr>
                <w:rFonts w:cs="Arial"/>
                <w:sz w:val="18"/>
              </w:rPr>
              <w:t xml:space="preserve">         Reported Date</w:t>
            </w:r>
          </w:p>
        </w:tc>
        <w:tc>
          <w:tcPr>
            <w:tcW w:w="834" w:type="pct"/>
            <w:shd w:val="clear" w:color="auto" w:fill="auto"/>
          </w:tcPr>
          <w:p w14:paraId="5E6D0AEF" w14:textId="77777777" w:rsidR="00165A0C" w:rsidRPr="00165A0C" w:rsidRDefault="00165A0C" w:rsidP="00165A0C">
            <w:pPr>
              <w:spacing w:before="120" w:after="120"/>
              <w:rPr>
                <w:rFonts w:cs="Arial"/>
                <w:sz w:val="18"/>
              </w:rPr>
            </w:pPr>
            <w:r w:rsidRPr="00165A0C">
              <w:rPr>
                <w:rFonts w:cs="Arial"/>
                <w:sz w:val="18"/>
              </w:rPr>
              <w:t>(SORDAT)</w:t>
            </w:r>
          </w:p>
        </w:tc>
        <w:tc>
          <w:tcPr>
            <w:tcW w:w="1250" w:type="pct"/>
            <w:gridSpan w:val="2"/>
            <w:shd w:val="clear" w:color="auto" w:fill="auto"/>
          </w:tcPr>
          <w:p w14:paraId="18495F53" w14:textId="77777777" w:rsidR="00165A0C" w:rsidRPr="00165A0C" w:rsidRDefault="00165A0C" w:rsidP="00165A0C">
            <w:pPr>
              <w:spacing w:before="120" w:after="120"/>
              <w:rPr>
                <w:rFonts w:cs="Arial"/>
                <w:sz w:val="18"/>
              </w:rPr>
            </w:pPr>
          </w:p>
        </w:tc>
        <w:tc>
          <w:tcPr>
            <w:tcW w:w="417" w:type="pct"/>
            <w:shd w:val="clear" w:color="auto" w:fill="auto"/>
          </w:tcPr>
          <w:p w14:paraId="51DAA73A" w14:textId="77777777" w:rsidR="00165A0C" w:rsidRPr="00165A0C" w:rsidRDefault="00165A0C" w:rsidP="00165A0C">
            <w:pPr>
              <w:spacing w:before="120" w:after="120"/>
              <w:rPr>
                <w:rFonts w:cs="Arial"/>
                <w:sz w:val="18"/>
              </w:rPr>
            </w:pPr>
            <w:r w:rsidRPr="00165A0C">
              <w:rPr>
                <w:rFonts w:cs="Arial"/>
                <w:sz w:val="18"/>
              </w:rPr>
              <w:t>(S) TD</w:t>
            </w:r>
          </w:p>
        </w:tc>
        <w:tc>
          <w:tcPr>
            <w:tcW w:w="834" w:type="pct"/>
            <w:shd w:val="clear" w:color="auto" w:fill="auto"/>
          </w:tcPr>
          <w:p w14:paraId="4C4E3F2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5059610" w14:textId="77777777" w:rsidTr="00B131AF">
        <w:tc>
          <w:tcPr>
            <w:tcW w:w="1665" w:type="pct"/>
            <w:gridSpan w:val="2"/>
            <w:shd w:val="clear" w:color="auto" w:fill="auto"/>
          </w:tcPr>
          <w:p w14:paraId="3EB5C65E" w14:textId="77777777" w:rsidR="00165A0C" w:rsidRPr="00165A0C" w:rsidRDefault="00165A0C" w:rsidP="00165A0C">
            <w:pPr>
              <w:spacing w:before="120" w:after="120"/>
              <w:rPr>
                <w:rFonts w:cs="Arial"/>
                <w:sz w:val="18"/>
              </w:rPr>
            </w:pPr>
            <w:r w:rsidRPr="00165A0C">
              <w:rPr>
                <w:rFonts w:cs="Arial"/>
                <w:sz w:val="18"/>
              </w:rPr>
              <w:t xml:space="preserve">   Limits Description</w:t>
            </w:r>
          </w:p>
        </w:tc>
        <w:tc>
          <w:tcPr>
            <w:tcW w:w="834" w:type="pct"/>
            <w:shd w:val="clear" w:color="auto" w:fill="auto"/>
          </w:tcPr>
          <w:p w14:paraId="5E87DA17" w14:textId="77777777" w:rsidR="00165A0C" w:rsidRPr="00165A0C" w:rsidRDefault="00165A0C" w:rsidP="00165A0C">
            <w:pPr>
              <w:spacing w:before="120" w:after="120"/>
              <w:rPr>
                <w:rFonts w:cs="Arial"/>
                <w:sz w:val="18"/>
              </w:rPr>
            </w:pPr>
          </w:p>
        </w:tc>
        <w:tc>
          <w:tcPr>
            <w:tcW w:w="1250" w:type="pct"/>
            <w:gridSpan w:val="2"/>
            <w:shd w:val="clear" w:color="auto" w:fill="auto"/>
          </w:tcPr>
          <w:p w14:paraId="1CC68B4F" w14:textId="77777777" w:rsidR="00165A0C" w:rsidRPr="00165A0C" w:rsidRDefault="00165A0C" w:rsidP="00165A0C">
            <w:pPr>
              <w:spacing w:before="120" w:after="120"/>
              <w:rPr>
                <w:rFonts w:cs="Arial"/>
                <w:sz w:val="18"/>
              </w:rPr>
            </w:pPr>
          </w:p>
        </w:tc>
        <w:tc>
          <w:tcPr>
            <w:tcW w:w="417" w:type="pct"/>
            <w:shd w:val="clear" w:color="auto" w:fill="auto"/>
          </w:tcPr>
          <w:p w14:paraId="07DB1F35" w14:textId="77777777" w:rsidR="00165A0C" w:rsidRPr="00165A0C" w:rsidRDefault="00165A0C" w:rsidP="00165A0C">
            <w:pPr>
              <w:spacing w:before="120" w:after="120"/>
              <w:rPr>
                <w:rFonts w:cs="Arial"/>
                <w:sz w:val="18"/>
              </w:rPr>
            </w:pPr>
            <w:r w:rsidRPr="00165A0C">
              <w:rPr>
                <w:rFonts w:cs="Arial"/>
                <w:sz w:val="18"/>
              </w:rPr>
              <w:t>(S) C</w:t>
            </w:r>
          </w:p>
        </w:tc>
        <w:tc>
          <w:tcPr>
            <w:tcW w:w="834" w:type="pct"/>
            <w:shd w:val="clear" w:color="auto" w:fill="auto"/>
          </w:tcPr>
          <w:p w14:paraId="7C48EEFF"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544AD32" w14:textId="77777777" w:rsidTr="00B131AF">
        <w:tc>
          <w:tcPr>
            <w:tcW w:w="1665" w:type="pct"/>
            <w:gridSpan w:val="2"/>
            <w:shd w:val="clear" w:color="auto" w:fill="auto"/>
          </w:tcPr>
          <w:p w14:paraId="125AAD2C" w14:textId="77777777" w:rsidR="00165A0C" w:rsidRPr="00165A0C" w:rsidRDefault="00165A0C" w:rsidP="00165A0C">
            <w:pPr>
              <w:spacing w:before="120" w:after="120"/>
              <w:rPr>
                <w:rFonts w:cs="Arial"/>
                <w:sz w:val="18"/>
              </w:rPr>
            </w:pPr>
            <w:r w:rsidRPr="00165A0C">
              <w:rPr>
                <w:rFonts w:cs="Arial"/>
                <w:sz w:val="18"/>
              </w:rPr>
              <w:t xml:space="preserve">      Text Content</w:t>
            </w:r>
          </w:p>
        </w:tc>
        <w:tc>
          <w:tcPr>
            <w:tcW w:w="834" w:type="pct"/>
            <w:shd w:val="clear" w:color="auto" w:fill="auto"/>
          </w:tcPr>
          <w:p w14:paraId="3BB21DCB" w14:textId="77777777" w:rsidR="00165A0C" w:rsidRPr="00165A0C" w:rsidRDefault="00165A0C" w:rsidP="00165A0C">
            <w:pPr>
              <w:spacing w:before="120" w:after="120"/>
              <w:rPr>
                <w:rFonts w:cs="Arial"/>
                <w:sz w:val="18"/>
              </w:rPr>
            </w:pPr>
          </w:p>
        </w:tc>
        <w:tc>
          <w:tcPr>
            <w:tcW w:w="1250" w:type="pct"/>
            <w:gridSpan w:val="2"/>
            <w:shd w:val="clear" w:color="auto" w:fill="auto"/>
          </w:tcPr>
          <w:p w14:paraId="3B2DC00D" w14:textId="77777777" w:rsidR="00165A0C" w:rsidRPr="00165A0C" w:rsidRDefault="00165A0C" w:rsidP="00165A0C">
            <w:pPr>
              <w:spacing w:before="120" w:after="120"/>
              <w:rPr>
                <w:rFonts w:cs="Arial"/>
                <w:sz w:val="18"/>
              </w:rPr>
            </w:pPr>
          </w:p>
        </w:tc>
        <w:tc>
          <w:tcPr>
            <w:tcW w:w="417" w:type="pct"/>
            <w:shd w:val="clear" w:color="auto" w:fill="auto"/>
          </w:tcPr>
          <w:p w14:paraId="652D7B40" w14:textId="77777777" w:rsidR="00165A0C" w:rsidRPr="00165A0C" w:rsidRDefault="00165A0C" w:rsidP="00165A0C">
            <w:pPr>
              <w:spacing w:before="120" w:after="120"/>
              <w:rPr>
                <w:rFonts w:cs="Arial"/>
                <w:sz w:val="18"/>
              </w:rPr>
            </w:pPr>
            <w:r w:rsidRPr="00165A0C">
              <w:rPr>
                <w:rFonts w:cs="Arial"/>
                <w:sz w:val="18"/>
              </w:rPr>
              <w:t>(S) C</w:t>
            </w:r>
          </w:p>
        </w:tc>
        <w:tc>
          <w:tcPr>
            <w:tcW w:w="834" w:type="pct"/>
            <w:shd w:val="clear" w:color="auto" w:fill="auto"/>
          </w:tcPr>
          <w:p w14:paraId="1CDE3FDC" w14:textId="77777777" w:rsidR="00165A0C" w:rsidRPr="00165A0C" w:rsidRDefault="00165A0C" w:rsidP="00165A0C">
            <w:pPr>
              <w:spacing w:before="120" w:after="120"/>
              <w:rPr>
                <w:rFonts w:cs="Arial"/>
                <w:sz w:val="18"/>
              </w:rPr>
            </w:pPr>
            <w:r w:rsidRPr="00165A0C">
              <w:rPr>
                <w:rFonts w:cs="Arial"/>
                <w:sz w:val="18"/>
              </w:rPr>
              <w:t>1, *</w:t>
            </w:r>
          </w:p>
        </w:tc>
      </w:tr>
      <w:tr w:rsidR="00165A0C" w:rsidRPr="00165A0C" w14:paraId="258A28DA" w14:textId="77777777" w:rsidTr="00B131AF">
        <w:tc>
          <w:tcPr>
            <w:tcW w:w="1665" w:type="pct"/>
            <w:gridSpan w:val="2"/>
            <w:shd w:val="clear" w:color="auto" w:fill="auto"/>
          </w:tcPr>
          <w:p w14:paraId="06B51B94" w14:textId="77777777" w:rsidR="00165A0C" w:rsidRPr="00165A0C" w:rsidRDefault="00165A0C" w:rsidP="00165A0C">
            <w:pPr>
              <w:spacing w:before="120" w:after="120"/>
              <w:rPr>
                <w:rFonts w:cs="Arial"/>
                <w:sz w:val="18"/>
              </w:rPr>
            </w:pPr>
            <w:r w:rsidRPr="00165A0C">
              <w:rPr>
                <w:rFonts w:cs="Arial"/>
                <w:sz w:val="18"/>
              </w:rPr>
              <w:t xml:space="preserve">         Category of text</w:t>
            </w:r>
          </w:p>
        </w:tc>
        <w:tc>
          <w:tcPr>
            <w:tcW w:w="834" w:type="pct"/>
            <w:shd w:val="clear" w:color="auto" w:fill="auto"/>
          </w:tcPr>
          <w:p w14:paraId="6CEFAA05" w14:textId="77777777" w:rsidR="00165A0C" w:rsidRPr="00165A0C" w:rsidRDefault="00165A0C" w:rsidP="00165A0C">
            <w:pPr>
              <w:spacing w:before="120" w:after="120"/>
              <w:rPr>
                <w:rFonts w:cs="Arial"/>
                <w:sz w:val="18"/>
              </w:rPr>
            </w:pPr>
          </w:p>
        </w:tc>
        <w:tc>
          <w:tcPr>
            <w:tcW w:w="1250" w:type="pct"/>
            <w:gridSpan w:val="2"/>
            <w:shd w:val="clear" w:color="auto" w:fill="auto"/>
          </w:tcPr>
          <w:p w14:paraId="415A76EE" w14:textId="77777777" w:rsidR="00165A0C" w:rsidRPr="00165A0C" w:rsidRDefault="00165A0C" w:rsidP="00165A0C">
            <w:pPr>
              <w:spacing w:before="120" w:after="120"/>
              <w:rPr>
                <w:rFonts w:cs="Arial"/>
                <w:sz w:val="18"/>
              </w:rPr>
            </w:pPr>
            <w:r w:rsidRPr="00165A0C">
              <w:rPr>
                <w:rFonts w:cs="Arial"/>
                <w:sz w:val="18"/>
              </w:rPr>
              <w:t>1 : Abstract or Summary</w:t>
            </w:r>
          </w:p>
          <w:p w14:paraId="46915EB4" w14:textId="77777777" w:rsidR="00165A0C" w:rsidRPr="00165A0C" w:rsidRDefault="00165A0C" w:rsidP="00165A0C">
            <w:pPr>
              <w:spacing w:before="120" w:after="120"/>
              <w:rPr>
                <w:rFonts w:cs="Arial"/>
                <w:sz w:val="18"/>
              </w:rPr>
            </w:pPr>
            <w:r w:rsidRPr="00165A0C">
              <w:rPr>
                <w:rFonts w:cs="Arial"/>
                <w:sz w:val="18"/>
              </w:rPr>
              <w:t>2 : Extract</w:t>
            </w:r>
          </w:p>
          <w:p w14:paraId="51EAFBDA" w14:textId="77777777" w:rsidR="00165A0C" w:rsidRPr="00165A0C" w:rsidRDefault="00165A0C" w:rsidP="00165A0C">
            <w:pPr>
              <w:spacing w:before="120" w:after="120"/>
              <w:rPr>
                <w:rFonts w:cs="Arial"/>
                <w:sz w:val="18"/>
              </w:rPr>
            </w:pPr>
            <w:r w:rsidRPr="00165A0C">
              <w:rPr>
                <w:rFonts w:cs="Arial"/>
                <w:sz w:val="18"/>
              </w:rPr>
              <w:t>3 : Full Text</w:t>
            </w:r>
          </w:p>
        </w:tc>
        <w:tc>
          <w:tcPr>
            <w:tcW w:w="417" w:type="pct"/>
            <w:shd w:val="clear" w:color="auto" w:fill="auto"/>
          </w:tcPr>
          <w:p w14:paraId="3ECCB994" w14:textId="77777777" w:rsidR="00165A0C" w:rsidRPr="00165A0C" w:rsidRDefault="00165A0C" w:rsidP="00165A0C">
            <w:pPr>
              <w:spacing w:before="120" w:after="120"/>
              <w:rPr>
                <w:rFonts w:cs="Arial"/>
                <w:sz w:val="18"/>
              </w:rPr>
            </w:pPr>
            <w:r w:rsidRPr="00165A0C">
              <w:rPr>
                <w:rFonts w:cs="Arial"/>
                <w:sz w:val="18"/>
              </w:rPr>
              <w:t>(S) EN</w:t>
            </w:r>
          </w:p>
        </w:tc>
        <w:tc>
          <w:tcPr>
            <w:tcW w:w="834" w:type="pct"/>
            <w:shd w:val="clear" w:color="auto" w:fill="auto"/>
          </w:tcPr>
          <w:p w14:paraId="4EF8455F"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DAB031F" w14:textId="77777777" w:rsidTr="00B131AF">
        <w:tc>
          <w:tcPr>
            <w:tcW w:w="1665" w:type="pct"/>
            <w:gridSpan w:val="2"/>
            <w:shd w:val="clear" w:color="auto" w:fill="auto"/>
          </w:tcPr>
          <w:p w14:paraId="404DF6C8" w14:textId="77777777" w:rsidR="00165A0C" w:rsidRPr="00165A0C" w:rsidRDefault="00165A0C" w:rsidP="00165A0C">
            <w:pPr>
              <w:spacing w:before="120" w:after="120"/>
              <w:rPr>
                <w:rFonts w:cs="Arial"/>
                <w:sz w:val="18"/>
              </w:rPr>
            </w:pPr>
            <w:r w:rsidRPr="00165A0C">
              <w:rPr>
                <w:rFonts w:cs="Arial"/>
                <w:sz w:val="18"/>
              </w:rPr>
              <w:t xml:space="preserve">         Information</w:t>
            </w:r>
          </w:p>
        </w:tc>
        <w:tc>
          <w:tcPr>
            <w:tcW w:w="834" w:type="pct"/>
            <w:shd w:val="clear" w:color="auto" w:fill="auto"/>
          </w:tcPr>
          <w:p w14:paraId="0A012A5B" w14:textId="77777777" w:rsidR="00165A0C" w:rsidRPr="00165A0C" w:rsidRDefault="00165A0C" w:rsidP="00165A0C">
            <w:pPr>
              <w:spacing w:before="120" w:after="120"/>
              <w:rPr>
                <w:rFonts w:cs="Arial"/>
                <w:sz w:val="18"/>
              </w:rPr>
            </w:pPr>
          </w:p>
        </w:tc>
        <w:tc>
          <w:tcPr>
            <w:tcW w:w="1250" w:type="pct"/>
            <w:gridSpan w:val="2"/>
            <w:shd w:val="clear" w:color="auto" w:fill="auto"/>
          </w:tcPr>
          <w:p w14:paraId="69C29469" w14:textId="77777777" w:rsidR="00165A0C" w:rsidRPr="00165A0C" w:rsidRDefault="00165A0C" w:rsidP="00165A0C">
            <w:pPr>
              <w:spacing w:before="120" w:after="120"/>
              <w:rPr>
                <w:rFonts w:cs="Arial"/>
                <w:sz w:val="18"/>
              </w:rPr>
            </w:pPr>
          </w:p>
        </w:tc>
        <w:tc>
          <w:tcPr>
            <w:tcW w:w="417" w:type="pct"/>
            <w:shd w:val="clear" w:color="auto" w:fill="auto"/>
          </w:tcPr>
          <w:p w14:paraId="68C4788D" w14:textId="77777777" w:rsidR="00165A0C" w:rsidRPr="00165A0C" w:rsidRDefault="00165A0C" w:rsidP="00165A0C">
            <w:pPr>
              <w:spacing w:before="120" w:after="120"/>
              <w:rPr>
                <w:rFonts w:cs="Arial"/>
                <w:sz w:val="18"/>
              </w:rPr>
            </w:pPr>
            <w:r w:rsidRPr="00165A0C">
              <w:rPr>
                <w:rFonts w:cs="Arial"/>
                <w:sz w:val="18"/>
              </w:rPr>
              <w:t>(S) C</w:t>
            </w:r>
          </w:p>
        </w:tc>
        <w:tc>
          <w:tcPr>
            <w:tcW w:w="834" w:type="pct"/>
            <w:shd w:val="clear" w:color="auto" w:fill="auto"/>
          </w:tcPr>
          <w:p w14:paraId="5451B574"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1E1E396D" w14:textId="77777777" w:rsidTr="00B131AF">
        <w:tc>
          <w:tcPr>
            <w:tcW w:w="1665" w:type="pct"/>
            <w:gridSpan w:val="2"/>
            <w:shd w:val="clear" w:color="auto" w:fill="auto"/>
          </w:tcPr>
          <w:p w14:paraId="04A3B041" w14:textId="77777777" w:rsidR="00165A0C" w:rsidRPr="00165A0C" w:rsidRDefault="00165A0C" w:rsidP="00165A0C">
            <w:pPr>
              <w:spacing w:before="120" w:after="120"/>
              <w:rPr>
                <w:rFonts w:cs="Arial"/>
                <w:sz w:val="18"/>
              </w:rPr>
            </w:pPr>
            <w:r w:rsidRPr="00165A0C">
              <w:rPr>
                <w:rFonts w:cs="Arial"/>
                <w:sz w:val="18"/>
              </w:rPr>
              <w:t xml:space="preserve">            File Locator</w:t>
            </w:r>
          </w:p>
        </w:tc>
        <w:tc>
          <w:tcPr>
            <w:tcW w:w="834" w:type="pct"/>
            <w:shd w:val="clear" w:color="auto" w:fill="auto"/>
          </w:tcPr>
          <w:p w14:paraId="16AD67FC" w14:textId="77777777" w:rsidR="00165A0C" w:rsidRPr="00165A0C" w:rsidRDefault="00165A0C" w:rsidP="00165A0C">
            <w:pPr>
              <w:spacing w:before="120" w:after="120"/>
              <w:rPr>
                <w:rFonts w:cs="Arial"/>
                <w:sz w:val="18"/>
              </w:rPr>
            </w:pPr>
          </w:p>
        </w:tc>
        <w:tc>
          <w:tcPr>
            <w:tcW w:w="1250" w:type="pct"/>
            <w:gridSpan w:val="2"/>
            <w:shd w:val="clear" w:color="auto" w:fill="auto"/>
          </w:tcPr>
          <w:p w14:paraId="157AF522" w14:textId="77777777" w:rsidR="00165A0C" w:rsidRPr="00165A0C" w:rsidRDefault="00165A0C" w:rsidP="00165A0C">
            <w:pPr>
              <w:spacing w:before="120" w:after="120"/>
              <w:rPr>
                <w:rFonts w:cs="Arial"/>
                <w:sz w:val="18"/>
              </w:rPr>
            </w:pPr>
          </w:p>
        </w:tc>
        <w:tc>
          <w:tcPr>
            <w:tcW w:w="417" w:type="pct"/>
            <w:shd w:val="clear" w:color="auto" w:fill="auto"/>
          </w:tcPr>
          <w:p w14:paraId="291AD0E0"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04CBEBB5"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A07CEB4" w14:textId="77777777" w:rsidTr="00B131AF">
        <w:tc>
          <w:tcPr>
            <w:tcW w:w="1665" w:type="pct"/>
            <w:gridSpan w:val="2"/>
            <w:shd w:val="clear" w:color="auto" w:fill="auto"/>
          </w:tcPr>
          <w:p w14:paraId="088DC6B2" w14:textId="77777777" w:rsidR="00165A0C" w:rsidRPr="00165A0C" w:rsidRDefault="00165A0C" w:rsidP="00165A0C">
            <w:pPr>
              <w:spacing w:before="120" w:after="120"/>
              <w:rPr>
                <w:rFonts w:cs="Arial"/>
                <w:sz w:val="18"/>
              </w:rPr>
            </w:pPr>
            <w:r w:rsidRPr="00165A0C">
              <w:rPr>
                <w:rFonts w:cs="Arial"/>
                <w:sz w:val="18"/>
              </w:rPr>
              <w:t xml:space="preserve">            File Reference</w:t>
            </w:r>
          </w:p>
        </w:tc>
        <w:tc>
          <w:tcPr>
            <w:tcW w:w="834" w:type="pct"/>
            <w:shd w:val="clear" w:color="auto" w:fill="auto"/>
          </w:tcPr>
          <w:p w14:paraId="420C41B4" w14:textId="77777777" w:rsidR="00165A0C" w:rsidRPr="00165A0C" w:rsidRDefault="00165A0C" w:rsidP="00165A0C">
            <w:pPr>
              <w:spacing w:before="120" w:after="120"/>
              <w:rPr>
                <w:rFonts w:cs="Arial"/>
                <w:sz w:val="18"/>
              </w:rPr>
            </w:pPr>
            <w:r w:rsidRPr="00165A0C">
              <w:rPr>
                <w:rFonts w:cs="Arial"/>
                <w:sz w:val="18"/>
              </w:rPr>
              <w:t>(TXTDSC)</w:t>
            </w:r>
          </w:p>
        </w:tc>
        <w:tc>
          <w:tcPr>
            <w:tcW w:w="1250" w:type="pct"/>
            <w:gridSpan w:val="2"/>
            <w:shd w:val="clear" w:color="auto" w:fill="auto"/>
          </w:tcPr>
          <w:p w14:paraId="6B416237" w14:textId="77777777" w:rsidR="00165A0C" w:rsidRPr="00165A0C" w:rsidRDefault="00165A0C" w:rsidP="00165A0C">
            <w:pPr>
              <w:spacing w:before="120" w:after="120"/>
              <w:rPr>
                <w:rFonts w:cs="Arial"/>
                <w:sz w:val="18"/>
              </w:rPr>
            </w:pPr>
          </w:p>
        </w:tc>
        <w:tc>
          <w:tcPr>
            <w:tcW w:w="417" w:type="pct"/>
            <w:shd w:val="clear" w:color="auto" w:fill="auto"/>
          </w:tcPr>
          <w:p w14:paraId="4661D14A"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31A6E0B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2FF7982" w14:textId="77777777" w:rsidTr="00B131AF">
        <w:tc>
          <w:tcPr>
            <w:tcW w:w="1665" w:type="pct"/>
            <w:gridSpan w:val="2"/>
            <w:shd w:val="clear" w:color="auto" w:fill="auto"/>
          </w:tcPr>
          <w:p w14:paraId="4891C3C1" w14:textId="77777777" w:rsidR="00165A0C" w:rsidRPr="00165A0C" w:rsidRDefault="00165A0C" w:rsidP="00165A0C">
            <w:pPr>
              <w:spacing w:before="120" w:after="120"/>
              <w:rPr>
                <w:rFonts w:cs="Arial"/>
                <w:sz w:val="18"/>
              </w:rPr>
            </w:pPr>
            <w:r w:rsidRPr="00165A0C">
              <w:rPr>
                <w:rFonts w:cs="Arial"/>
                <w:sz w:val="18"/>
              </w:rPr>
              <w:t xml:space="preserve">            Headline</w:t>
            </w:r>
          </w:p>
        </w:tc>
        <w:tc>
          <w:tcPr>
            <w:tcW w:w="834" w:type="pct"/>
            <w:shd w:val="clear" w:color="auto" w:fill="auto"/>
          </w:tcPr>
          <w:p w14:paraId="1B0FA054" w14:textId="77777777" w:rsidR="00165A0C" w:rsidRPr="00165A0C" w:rsidRDefault="00165A0C" w:rsidP="00165A0C">
            <w:pPr>
              <w:spacing w:before="120" w:after="120"/>
              <w:rPr>
                <w:rFonts w:cs="Arial"/>
                <w:sz w:val="18"/>
              </w:rPr>
            </w:pPr>
          </w:p>
        </w:tc>
        <w:tc>
          <w:tcPr>
            <w:tcW w:w="1250" w:type="pct"/>
            <w:gridSpan w:val="2"/>
            <w:shd w:val="clear" w:color="auto" w:fill="auto"/>
          </w:tcPr>
          <w:p w14:paraId="4186687E" w14:textId="77777777" w:rsidR="00165A0C" w:rsidRPr="00165A0C" w:rsidRDefault="00165A0C" w:rsidP="00165A0C">
            <w:pPr>
              <w:spacing w:before="120" w:after="120"/>
              <w:rPr>
                <w:rFonts w:cs="Arial"/>
                <w:sz w:val="18"/>
              </w:rPr>
            </w:pPr>
          </w:p>
        </w:tc>
        <w:tc>
          <w:tcPr>
            <w:tcW w:w="417" w:type="pct"/>
            <w:shd w:val="clear" w:color="auto" w:fill="auto"/>
          </w:tcPr>
          <w:p w14:paraId="5C638988"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71A0057D" w14:textId="77777777" w:rsidR="00165A0C" w:rsidRPr="00165A0C" w:rsidRDefault="00165A0C" w:rsidP="00165A0C">
            <w:pPr>
              <w:spacing w:before="120" w:after="120"/>
              <w:rPr>
                <w:rFonts w:cs="Arial"/>
                <w:sz w:val="18"/>
              </w:rPr>
            </w:pPr>
            <w:r w:rsidRPr="00165A0C">
              <w:rPr>
                <w:rFonts w:cs="Arial"/>
                <w:sz w:val="18"/>
              </w:rPr>
              <w:t>0, * (ordered)</w:t>
            </w:r>
          </w:p>
        </w:tc>
      </w:tr>
      <w:tr w:rsidR="00165A0C" w:rsidRPr="00165A0C" w14:paraId="48ECEC31" w14:textId="77777777" w:rsidTr="00B131AF">
        <w:tc>
          <w:tcPr>
            <w:tcW w:w="1665" w:type="pct"/>
            <w:gridSpan w:val="2"/>
            <w:shd w:val="clear" w:color="auto" w:fill="auto"/>
          </w:tcPr>
          <w:p w14:paraId="3DE535AF" w14:textId="77777777" w:rsidR="00165A0C" w:rsidRPr="00165A0C" w:rsidRDefault="00165A0C" w:rsidP="00165A0C">
            <w:pPr>
              <w:spacing w:before="120" w:after="120"/>
              <w:rPr>
                <w:rFonts w:cs="Arial"/>
                <w:sz w:val="18"/>
              </w:rPr>
            </w:pPr>
            <w:r w:rsidRPr="00165A0C">
              <w:rPr>
                <w:rFonts w:cs="Arial"/>
                <w:sz w:val="18"/>
              </w:rPr>
              <w:lastRenderedPageBreak/>
              <w:t xml:space="preserve">            Language</w:t>
            </w:r>
          </w:p>
        </w:tc>
        <w:tc>
          <w:tcPr>
            <w:tcW w:w="834" w:type="pct"/>
            <w:shd w:val="clear" w:color="auto" w:fill="auto"/>
          </w:tcPr>
          <w:p w14:paraId="1D496307" w14:textId="77777777" w:rsidR="00165A0C" w:rsidRPr="00165A0C" w:rsidRDefault="00165A0C" w:rsidP="00165A0C">
            <w:pPr>
              <w:spacing w:before="120" w:after="120"/>
              <w:rPr>
                <w:rFonts w:cs="Arial"/>
                <w:sz w:val="18"/>
              </w:rPr>
            </w:pPr>
          </w:p>
        </w:tc>
        <w:tc>
          <w:tcPr>
            <w:tcW w:w="1250" w:type="pct"/>
            <w:gridSpan w:val="2"/>
            <w:shd w:val="clear" w:color="auto" w:fill="auto"/>
          </w:tcPr>
          <w:p w14:paraId="2368BEF7" w14:textId="77777777" w:rsidR="00165A0C" w:rsidRPr="00165A0C" w:rsidRDefault="00165A0C" w:rsidP="00165A0C">
            <w:pPr>
              <w:spacing w:before="120" w:after="120"/>
              <w:rPr>
                <w:rFonts w:cs="Arial"/>
                <w:sz w:val="18"/>
              </w:rPr>
            </w:pPr>
          </w:p>
        </w:tc>
        <w:tc>
          <w:tcPr>
            <w:tcW w:w="417" w:type="pct"/>
            <w:shd w:val="clear" w:color="auto" w:fill="auto"/>
          </w:tcPr>
          <w:p w14:paraId="0472BEC9"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410DC936"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18DD569" w14:textId="77777777" w:rsidTr="00B131AF">
        <w:tc>
          <w:tcPr>
            <w:tcW w:w="1665" w:type="pct"/>
            <w:gridSpan w:val="2"/>
            <w:shd w:val="clear" w:color="auto" w:fill="auto"/>
          </w:tcPr>
          <w:p w14:paraId="442DE9E5" w14:textId="77777777" w:rsidR="00165A0C" w:rsidRPr="00165A0C" w:rsidRDefault="00165A0C" w:rsidP="00165A0C">
            <w:pPr>
              <w:spacing w:before="120" w:after="120"/>
              <w:rPr>
                <w:rFonts w:cs="Arial"/>
                <w:sz w:val="18"/>
              </w:rPr>
            </w:pPr>
            <w:r w:rsidRPr="00165A0C">
              <w:rPr>
                <w:rFonts w:cs="Arial"/>
                <w:sz w:val="18"/>
              </w:rPr>
              <w:t xml:space="preserve">            Text</w:t>
            </w:r>
          </w:p>
        </w:tc>
        <w:tc>
          <w:tcPr>
            <w:tcW w:w="834" w:type="pct"/>
            <w:shd w:val="clear" w:color="auto" w:fill="auto"/>
          </w:tcPr>
          <w:p w14:paraId="3072C4B8" w14:textId="77777777" w:rsidR="00165A0C" w:rsidRPr="00165A0C" w:rsidRDefault="00165A0C" w:rsidP="00165A0C">
            <w:pPr>
              <w:spacing w:before="120" w:after="120"/>
              <w:rPr>
                <w:rFonts w:cs="Arial"/>
                <w:sz w:val="18"/>
              </w:rPr>
            </w:pPr>
            <w:r w:rsidRPr="00165A0C">
              <w:rPr>
                <w:rFonts w:cs="Arial"/>
                <w:sz w:val="18"/>
              </w:rPr>
              <w:t>(INFORM)</w:t>
            </w:r>
          </w:p>
          <w:p w14:paraId="3DF1881B" w14:textId="77777777" w:rsidR="00165A0C" w:rsidRPr="00165A0C" w:rsidRDefault="00165A0C" w:rsidP="00165A0C">
            <w:pPr>
              <w:spacing w:before="120" w:after="120"/>
              <w:rPr>
                <w:rFonts w:cs="Arial"/>
                <w:sz w:val="18"/>
              </w:rPr>
            </w:pPr>
            <w:r w:rsidRPr="00165A0C">
              <w:rPr>
                <w:rFonts w:cs="Arial"/>
                <w:sz w:val="18"/>
              </w:rPr>
              <w:t>(NINFOM)</w:t>
            </w:r>
          </w:p>
        </w:tc>
        <w:tc>
          <w:tcPr>
            <w:tcW w:w="1250" w:type="pct"/>
            <w:gridSpan w:val="2"/>
            <w:shd w:val="clear" w:color="auto" w:fill="auto"/>
          </w:tcPr>
          <w:p w14:paraId="75FF55A9" w14:textId="77777777" w:rsidR="00165A0C" w:rsidRPr="00165A0C" w:rsidRDefault="00165A0C" w:rsidP="00165A0C">
            <w:pPr>
              <w:spacing w:before="120" w:after="120"/>
              <w:rPr>
                <w:rFonts w:cs="Arial"/>
                <w:sz w:val="18"/>
              </w:rPr>
            </w:pPr>
          </w:p>
        </w:tc>
        <w:tc>
          <w:tcPr>
            <w:tcW w:w="417" w:type="pct"/>
            <w:shd w:val="clear" w:color="auto" w:fill="auto"/>
          </w:tcPr>
          <w:p w14:paraId="5F863D23"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3BE45496"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90A92EE" w14:textId="77777777" w:rsidTr="00B131AF">
        <w:tc>
          <w:tcPr>
            <w:tcW w:w="1665" w:type="pct"/>
            <w:gridSpan w:val="2"/>
            <w:shd w:val="clear" w:color="auto" w:fill="auto"/>
          </w:tcPr>
          <w:p w14:paraId="7940EB97" w14:textId="77777777" w:rsidR="00165A0C" w:rsidRPr="00165A0C" w:rsidRDefault="00165A0C" w:rsidP="00165A0C">
            <w:pPr>
              <w:spacing w:before="120" w:after="120"/>
              <w:rPr>
                <w:rFonts w:cs="Arial"/>
                <w:sz w:val="18"/>
              </w:rPr>
            </w:pPr>
            <w:r w:rsidRPr="00165A0C">
              <w:rPr>
                <w:rFonts w:cs="Arial"/>
                <w:sz w:val="18"/>
              </w:rPr>
              <w:t xml:space="preserve">         Online Resource</w:t>
            </w:r>
          </w:p>
        </w:tc>
        <w:tc>
          <w:tcPr>
            <w:tcW w:w="834" w:type="pct"/>
            <w:shd w:val="clear" w:color="auto" w:fill="auto"/>
          </w:tcPr>
          <w:p w14:paraId="4A9B06E0" w14:textId="77777777" w:rsidR="00165A0C" w:rsidRPr="00165A0C" w:rsidRDefault="00165A0C" w:rsidP="00165A0C">
            <w:pPr>
              <w:spacing w:before="120" w:after="120"/>
              <w:rPr>
                <w:rFonts w:cs="Arial"/>
                <w:sz w:val="18"/>
              </w:rPr>
            </w:pPr>
          </w:p>
        </w:tc>
        <w:tc>
          <w:tcPr>
            <w:tcW w:w="1250" w:type="pct"/>
            <w:gridSpan w:val="2"/>
            <w:shd w:val="clear" w:color="auto" w:fill="auto"/>
          </w:tcPr>
          <w:p w14:paraId="3863A581" w14:textId="77777777" w:rsidR="00165A0C" w:rsidRPr="00165A0C" w:rsidRDefault="00165A0C" w:rsidP="00165A0C">
            <w:pPr>
              <w:spacing w:before="120" w:after="120"/>
              <w:rPr>
                <w:rFonts w:cs="Arial"/>
                <w:sz w:val="18"/>
              </w:rPr>
            </w:pPr>
          </w:p>
        </w:tc>
        <w:tc>
          <w:tcPr>
            <w:tcW w:w="417" w:type="pct"/>
            <w:shd w:val="clear" w:color="auto" w:fill="auto"/>
          </w:tcPr>
          <w:p w14:paraId="61D10F71" w14:textId="77777777" w:rsidR="00165A0C" w:rsidRPr="00165A0C" w:rsidRDefault="00165A0C" w:rsidP="00165A0C">
            <w:pPr>
              <w:spacing w:before="120" w:after="120"/>
              <w:rPr>
                <w:rFonts w:cs="Arial"/>
                <w:sz w:val="18"/>
              </w:rPr>
            </w:pPr>
            <w:r w:rsidRPr="00165A0C">
              <w:rPr>
                <w:rFonts w:cs="Arial"/>
                <w:sz w:val="18"/>
              </w:rPr>
              <w:t>(S) C</w:t>
            </w:r>
          </w:p>
        </w:tc>
        <w:tc>
          <w:tcPr>
            <w:tcW w:w="834" w:type="pct"/>
            <w:shd w:val="clear" w:color="auto" w:fill="auto"/>
          </w:tcPr>
          <w:p w14:paraId="2C4A4A21"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024CA80" w14:textId="77777777" w:rsidTr="00B131AF">
        <w:tc>
          <w:tcPr>
            <w:tcW w:w="1665" w:type="pct"/>
            <w:gridSpan w:val="2"/>
            <w:shd w:val="clear" w:color="auto" w:fill="auto"/>
          </w:tcPr>
          <w:p w14:paraId="65B37E1D" w14:textId="77777777" w:rsidR="00165A0C" w:rsidRPr="00165A0C" w:rsidRDefault="00165A0C" w:rsidP="00165A0C">
            <w:pPr>
              <w:spacing w:before="120" w:after="120"/>
              <w:rPr>
                <w:rFonts w:cs="Arial"/>
                <w:sz w:val="18"/>
              </w:rPr>
            </w:pPr>
            <w:r w:rsidRPr="00165A0C">
              <w:rPr>
                <w:rFonts w:cs="Arial"/>
                <w:sz w:val="18"/>
              </w:rPr>
              <w:t xml:space="preserve">            Online Resource Linkage URL</w:t>
            </w:r>
          </w:p>
        </w:tc>
        <w:tc>
          <w:tcPr>
            <w:tcW w:w="834" w:type="pct"/>
            <w:shd w:val="clear" w:color="auto" w:fill="auto"/>
          </w:tcPr>
          <w:p w14:paraId="31FA0D94" w14:textId="77777777" w:rsidR="00165A0C" w:rsidRPr="00165A0C" w:rsidRDefault="00165A0C" w:rsidP="00165A0C">
            <w:pPr>
              <w:spacing w:before="120" w:after="120"/>
              <w:rPr>
                <w:rFonts w:cs="Arial"/>
                <w:sz w:val="18"/>
              </w:rPr>
            </w:pPr>
          </w:p>
        </w:tc>
        <w:tc>
          <w:tcPr>
            <w:tcW w:w="1250" w:type="pct"/>
            <w:gridSpan w:val="2"/>
            <w:shd w:val="clear" w:color="auto" w:fill="auto"/>
          </w:tcPr>
          <w:p w14:paraId="60E7C7F2" w14:textId="77777777" w:rsidR="00165A0C" w:rsidRPr="00165A0C" w:rsidRDefault="00165A0C" w:rsidP="00165A0C">
            <w:pPr>
              <w:spacing w:before="120" w:after="120"/>
              <w:rPr>
                <w:rFonts w:cs="Arial"/>
                <w:sz w:val="18"/>
              </w:rPr>
            </w:pPr>
          </w:p>
        </w:tc>
        <w:tc>
          <w:tcPr>
            <w:tcW w:w="417" w:type="pct"/>
            <w:shd w:val="clear" w:color="auto" w:fill="auto"/>
          </w:tcPr>
          <w:p w14:paraId="36EE7F4F" w14:textId="77777777" w:rsidR="00165A0C" w:rsidRPr="00165A0C" w:rsidRDefault="00165A0C" w:rsidP="00165A0C">
            <w:pPr>
              <w:spacing w:before="120" w:after="120"/>
              <w:rPr>
                <w:rFonts w:cs="Arial"/>
                <w:sz w:val="18"/>
              </w:rPr>
            </w:pPr>
            <w:r w:rsidRPr="00165A0C">
              <w:rPr>
                <w:rFonts w:cs="Arial"/>
                <w:sz w:val="18"/>
              </w:rPr>
              <w:t>(S) UL</w:t>
            </w:r>
          </w:p>
        </w:tc>
        <w:tc>
          <w:tcPr>
            <w:tcW w:w="834" w:type="pct"/>
            <w:shd w:val="clear" w:color="auto" w:fill="auto"/>
          </w:tcPr>
          <w:p w14:paraId="7696BEDB"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291B94E9" w14:textId="77777777" w:rsidTr="00B131AF">
        <w:tc>
          <w:tcPr>
            <w:tcW w:w="1665" w:type="pct"/>
            <w:gridSpan w:val="2"/>
            <w:shd w:val="clear" w:color="auto" w:fill="auto"/>
          </w:tcPr>
          <w:p w14:paraId="6E795C8D" w14:textId="77777777" w:rsidR="00165A0C" w:rsidRPr="00165A0C" w:rsidRDefault="00165A0C" w:rsidP="00165A0C">
            <w:pPr>
              <w:spacing w:before="120" w:after="120"/>
              <w:rPr>
                <w:rFonts w:cs="Arial"/>
                <w:sz w:val="18"/>
              </w:rPr>
            </w:pPr>
            <w:r w:rsidRPr="00165A0C">
              <w:rPr>
                <w:rFonts w:cs="Arial"/>
                <w:sz w:val="18"/>
              </w:rPr>
              <w:t xml:space="preserve">            Protocol</w:t>
            </w:r>
          </w:p>
        </w:tc>
        <w:tc>
          <w:tcPr>
            <w:tcW w:w="834" w:type="pct"/>
            <w:shd w:val="clear" w:color="auto" w:fill="auto"/>
          </w:tcPr>
          <w:p w14:paraId="40E07513" w14:textId="77777777" w:rsidR="00165A0C" w:rsidRPr="00165A0C" w:rsidRDefault="00165A0C" w:rsidP="00165A0C">
            <w:pPr>
              <w:spacing w:before="120" w:after="120"/>
              <w:rPr>
                <w:rFonts w:cs="Arial"/>
                <w:sz w:val="18"/>
              </w:rPr>
            </w:pPr>
          </w:p>
        </w:tc>
        <w:tc>
          <w:tcPr>
            <w:tcW w:w="1250" w:type="pct"/>
            <w:gridSpan w:val="2"/>
            <w:shd w:val="clear" w:color="auto" w:fill="auto"/>
          </w:tcPr>
          <w:p w14:paraId="7DF82A72" w14:textId="77777777" w:rsidR="00165A0C" w:rsidRPr="00165A0C" w:rsidRDefault="00165A0C" w:rsidP="00165A0C">
            <w:pPr>
              <w:spacing w:before="120" w:after="120"/>
              <w:rPr>
                <w:rFonts w:cs="Arial"/>
                <w:sz w:val="18"/>
              </w:rPr>
            </w:pPr>
          </w:p>
        </w:tc>
        <w:tc>
          <w:tcPr>
            <w:tcW w:w="417" w:type="pct"/>
            <w:shd w:val="clear" w:color="auto" w:fill="auto"/>
          </w:tcPr>
          <w:p w14:paraId="348161BC"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628F28C2"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C5AB759" w14:textId="77777777" w:rsidTr="00B131AF">
        <w:tc>
          <w:tcPr>
            <w:tcW w:w="1665" w:type="pct"/>
            <w:gridSpan w:val="2"/>
            <w:shd w:val="clear" w:color="auto" w:fill="auto"/>
          </w:tcPr>
          <w:p w14:paraId="222C80D8" w14:textId="77777777" w:rsidR="00165A0C" w:rsidRPr="00165A0C" w:rsidRDefault="00165A0C" w:rsidP="00165A0C">
            <w:pPr>
              <w:spacing w:before="120" w:after="120"/>
              <w:rPr>
                <w:rFonts w:cs="Arial"/>
                <w:sz w:val="18"/>
              </w:rPr>
            </w:pPr>
            <w:r w:rsidRPr="00165A0C">
              <w:rPr>
                <w:rFonts w:cs="Arial"/>
                <w:sz w:val="18"/>
              </w:rPr>
              <w:t xml:space="preserve">            Application Profile</w:t>
            </w:r>
          </w:p>
        </w:tc>
        <w:tc>
          <w:tcPr>
            <w:tcW w:w="834" w:type="pct"/>
            <w:shd w:val="clear" w:color="auto" w:fill="auto"/>
          </w:tcPr>
          <w:p w14:paraId="20579BEA" w14:textId="77777777" w:rsidR="00165A0C" w:rsidRPr="00165A0C" w:rsidRDefault="00165A0C" w:rsidP="00165A0C">
            <w:pPr>
              <w:spacing w:before="120" w:after="120"/>
              <w:rPr>
                <w:rFonts w:cs="Arial"/>
                <w:sz w:val="18"/>
              </w:rPr>
            </w:pPr>
          </w:p>
        </w:tc>
        <w:tc>
          <w:tcPr>
            <w:tcW w:w="1250" w:type="pct"/>
            <w:gridSpan w:val="2"/>
            <w:shd w:val="clear" w:color="auto" w:fill="auto"/>
          </w:tcPr>
          <w:p w14:paraId="5C051162" w14:textId="77777777" w:rsidR="00165A0C" w:rsidRPr="00165A0C" w:rsidRDefault="00165A0C" w:rsidP="00165A0C">
            <w:pPr>
              <w:spacing w:before="120" w:after="120"/>
              <w:rPr>
                <w:rFonts w:cs="Arial"/>
                <w:sz w:val="18"/>
              </w:rPr>
            </w:pPr>
          </w:p>
        </w:tc>
        <w:tc>
          <w:tcPr>
            <w:tcW w:w="417" w:type="pct"/>
            <w:shd w:val="clear" w:color="auto" w:fill="auto"/>
          </w:tcPr>
          <w:p w14:paraId="4978D157"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3B03D04C"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3741AE9" w14:textId="77777777" w:rsidTr="00B131AF">
        <w:tc>
          <w:tcPr>
            <w:tcW w:w="1665" w:type="pct"/>
            <w:gridSpan w:val="2"/>
            <w:shd w:val="clear" w:color="auto" w:fill="auto"/>
          </w:tcPr>
          <w:p w14:paraId="5F388C99" w14:textId="77777777" w:rsidR="00165A0C" w:rsidRPr="00165A0C" w:rsidRDefault="00165A0C" w:rsidP="00165A0C">
            <w:pPr>
              <w:spacing w:before="120" w:after="120"/>
              <w:rPr>
                <w:rFonts w:cs="Arial"/>
                <w:sz w:val="18"/>
              </w:rPr>
            </w:pPr>
            <w:r w:rsidRPr="00165A0C">
              <w:rPr>
                <w:rFonts w:cs="Arial"/>
                <w:sz w:val="18"/>
              </w:rPr>
              <w:t xml:space="preserve">            Name of Resource</w:t>
            </w:r>
          </w:p>
        </w:tc>
        <w:tc>
          <w:tcPr>
            <w:tcW w:w="834" w:type="pct"/>
            <w:shd w:val="clear" w:color="auto" w:fill="auto"/>
          </w:tcPr>
          <w:p w14:paraId="1776BD6D" w14:textId="77777777" w:rsidR="00165A0C" w:rsidRPr="00165A0C" w:rsidRDefault="00165A0C" w:rsidP="00165A0C">
            <w:pPr>
              <w:spacing w:before="120" w:after="120"/>
              <w:rPr>
                <w:rFonts w:cs="Arial"/>
                <w:sz w:val="18"/>
              </w:rPr>
            </w:pPr>
          </w:p>
        </w:tc>
        <w:tc>
          <w:tcPr>
            <w:tcW w:w="1250" w:type="pct"/>
            <w:gridSpan w:val="2"/>
            <w:shd w:val="clear" w:color="auto" w:fill="auto"/>
          </w:tcPr>
          <w:p w14:paraId="414DAB08" w14:textId="77777777" w:rsidR="00165A0C" w:rsidRPr="00165A0C" w:rsidRDefault="00165A0C" w:rsidP="00165A0C">
            <w:pPr>
              <w:spacing w:before="120" w:after="120"/>
              <w:rPr>
                <w:rFonts w:cs="Arial"/>
                <w:sz w:val="18"/>
              </w:rPr>
            </w:pPr>
          </w:p>
        </w:tc>
        <w:tc>
          <w:tcPr>
            <w:tcW w:w="417" w:type="pct"/>
            <w:shd w:val="clear" w:color="auto" w:fill="auto"/>
          </w:tcPr>
          <w:p w14:paraId="5BA720BB"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359F8312"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8257B43" w14:textId="77777777" w:rsidTr="00B131AF">
        <w:tc>
          <w:tcPr>
            <w:tcW w:w="1665" w:type="pct"/>
            <w:gridSpan w:val="2"/>
            <w:shd w:val="clear" w:color="auto" w:fill="auto"/>
          </w:tcPr>
          <w:p w14:paraId="58394086" w14:textId="77777777" w:rsidR="00165A0C" w:rsidRPr="00165A0C" w:rsidRDefault="00165A0C" w:rsidP="00165A0C">
            <w:pPr>
              <w:spacing w:before="120" w:after="120"/>
              <w:rPr>
                <w:rFonts w:cs="Arial"/>
                <w:sz w:val="18"/>
              </w:rPr>
            </w:pPr>
            <w:r w:rsidRPr="00165A0C">
              <w:rPr>
                <w:rFonts w:cs="Arial"/>
                <w:sz w:val="18"/>
              </w:rPr>
              <w:t xml:space="preserve">            Online Resource Description</w:t>
            </w:r>
          </w:p>
        </w:tc>
        <w:tc>
          <w:tcPr>
            <w:tcW w:w="834" w:type="pct"/>
            <w:shd w:val="clear" w:color="auto" w:fill="auto"/>
          </w:tcPr>
          <w:p w14:paraId="276D3364" w14:textId="77777777" w:rsidR="00165A0C" w:rsidRPr="00165A0C" w:rsidRDefault="00165A0C" w:rsidP="00165A0C">
            <w:pPr>
              <w:spacing w:before="120" w:after="120"/>
              <w:rPr>
                <w:rFonts w:cs="Arial"/>
                <w:sz w:val="18"/>
              </w:rPr>
            </w:pPr>
          </w:p>
        </w:tc>
        <w:tc>
          <w:tcPr>
            <w:tcW w:w="1250" w:type="pct"/>
            <w:gridSpan w:val="2"/>
            <w:shd w:val="clear" w:color="auto" w:fill="auto"/>
          </w:tcPr>
          <w:p w14:paraId="23594D96" w14:textId="77777777" w:rsidR="00165A0C" w:rsidRPr="00165A0C" w:rsidRDefault="00165A0C" w:rsidP="00165A0C">
            <w:pPr>
              <w:spacing w:before="120" w:after="120"/>
              <w:rPr>
                <w:rFonts w:cs="Arial"/>
                <w:sz w:val="18"/>
              </w:rPr>
            </w:pPr>
          </w:p>
        </w:tc>
        <w:tc>
          <w:tcPr>
            <w:tcW w:w="417" w:type="pct"/>
            <w:shd w:val="clear" w:color="auto" w:fill="auto"/>
          </w:tcPr>
          <w:p w14:paraId="34022732"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51A6696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8DCAAAC" w14:textId="77777777" w:rsidTr="00B131AF">
        <w:tc>
          <w:tcPr>
            <w:tcW w:w="1665" w:type="pct"/>
            <w:gridSpan w:val="2"/>
            <w:shd w:val="clear" w:color="auto" w:fill="auto"/>
          </w:tcPr>
          <w:p w14:paraId="50F6AF0D" w14:textId="77777777" w:rsidR="00165A0C" w:rsidRPr="00165A0C" w:rsidRDefault="00165A0C" w:rsidP="00165A0C">
            <w:pPr>
              <w:spacing w:before="120" w:after="120"/>
              <w:rPr>
                <w:rFonts w:cs="Arial"/>
                <w:sz w:val="18"/>
              </w:rPr>
            </w:pPr>
            <w:r w:rsidRPr="00165A0C">
              <w:rPr>
                <w:rFonts w:cs="Arial"/>
                <w:sz w:val="18"/>
              </w:rPr>
              <w:t xml:space="preserve">            Online Function</w:t>
            </w:r>
          </w:p>
        </w:tc>
        <w:tc>
          <w:tcPr>
            <w:tcW w:w="834" w:type="pct"/>
            <w:shd w:val="clear" w:color="auto" w:fill="auto"/>
          </w:tcPr>
          <w:p w14:paraId="22A66D5A" w14:textId="77777777" w:rsidR="00165A0C" w:rsidRPr="00165A0C" w:rsidRDefault="00165A0C" w:rsidP="00165A0C">
            <w:pPr>
              <w:spacing w:before="120" w:after="120"/>
              <w:rPr>
                <w:rFonts w:cs="Arial"/>
                <w:sz w:val="18"/>
              </w:rPr>
            </w:pPr>
          </w:p>
        </w:tc>
        <w:tc>
          <w:tcPr>
            <w:tcW w:w="1250" w:type="pct"/>
            <w:gridSpan w:val="2"/>
            <w:shd w:val="clear" w:color="auto" w:fill="auto"/>
          </w:tcPr>
          <w:p w14:paraId="65BDD130" w14:textId="77777777" w:rsidR="00165A0C" w:rsidRPr="00165A0C" w:rsidRDefault="00165A0C" w:rsidP="00165A0C">
            <w:pPr>
              <w:spacing w:before="120" w:after="120"/>
              <w:rPr>
                <w:rFonts w:cs="Arial"/>
                <w:sz w:val="18"/>
              </w:rPr>
            </w:pPr>
            <w:r w:rsidRPr="00165A0C">
              <w:rPr>
                <w:rFonts w:cs="Arial"/>
                <w:sz w:val="18"/>
              </w:rPr>
              <w:t>1 : Download</w:t>
            </w:r>
          </w:p>
          <w:p w14:paraId="3E0F00D2" w14:textId="77777777" w:rsidR="00165A0C" w:rsidRPr="00165A0C" w:rsidRDefault="00165A0C" w:rsidP="00165A0C">
            <w:pPr>
              <w:spacing w:before="120" w:after="120"/>
              <w:rPr>
                <w:rFonts w:cs="Arial"/>
                <w:sz w:val="18"/>
              </w:rPr>
            </w:pPr>
            <w:r w:rsidRPr="00165A0C">
              <w:rPr>
                <w:rFonts w:cs="Arial"/>
                <w:sz w:val="18"/>
              </w:rPr>
              <w:t>3 : Offline Access</w:t>
            </w:r>
          </w:p>
          <w:p w14:paraId="609F3EB8" w14:textId="77777777" w:rsidR="00165A0C" w:rsidRPr="00165A0C" w:rsidRDefault="00165A0C" w:rsidP="00165A0C">
            <w:pPr>
              <w:spacing w:before="120" w:after="120"/>
              <w:rPr>
                <w:rFonts w:cs="Arial"/>
                <w:sz w:val="18"/>
              </w:rPr>
            </w:pPr>
            <w:r w:rsidRPr="00165A0C">
              <w:rPr>
                <w:rFonts w:cs="Arial"/>
                <w:sz w:val="18"/>
              </w:rPr>
              <w:t>4 : Order</w:t>
            </w:r>
          </w:p>
          <w:p w14:paraId="58360F28" w14:textId="77777777" w:rsidR="00165A0C" w:rsidRPr="00165A0C" w:rsidRDefault="00165A0C" w:rsidP="00165A0C">
            <w:pPr>
              <w:spacing w:before="120" w:after="120"/>
              <w:rPr>
                <w:rFonts w:cs="Arial"/>
                <w:sz w:val="18"/>
              </w:rPr>
            </w:pPr>
            <w:r w:rsidRPr="00165A0C">
              <w:rPr>
                <w:rFonts w:cs="Arial"/>
                <w:sz w:val="18"/>
              </w:rPr>
              <w:t>5 : Search</w:t>
            </w:r>
          </w:p>
          <w:p w14:paraId="2CF0441B" w14:textId="77777777" w:rsidR="00165A0C" w:rsidRPr="00165A0C" w:rsidRDefault="00165A0C" w:rsidP="00165A0C">
            <w:pPr>
              <w:spacing w:before="120" w:after="120"/>
              <w:rPr>
                <w:rFonts w:cs="Arial"/>
                <w:sz w:val="18"/>
              </w:rPr>
            </w:pPr>
            <w:r w:rsidRPr="00165A0C">
              <w:rPr>
                <w:rFonts w:cs="Arial"/>
                <w:sz w:val="18"/>
              </w:rPr>
              <w:t>6 : Complete Metadata</w:t>
            </w:r>
          </w:p>
          <w:p w14:paraId="187179BB" w14:textId="77777777" w:rsidR="00165A0C" w:rsidRPr="00165A0C" w:rsidRDefault="00165A0C" w:rsidP="00165A0C">
            <w:pPr>
              <w:spacing w:before="120" w:after="120"/>
              <w:rPr>
                <w:rFonts w:cs="Arial"/>
                <w:sz w:val="18"/>
              </w:rPr>
            </w:pPr>
            <w:r w:rsidRPr="00165A0C">
              <w:rPr>
                <w:rFonts w:cs="Arial"/>
                <w:sz w:val="18"/>
              </w:rPr>
              <w:t>7 : Browse Graphic</w:t>
            </w:r>
          </w:p>
          <w:p w14:paraId="5457BE12" w14:textId="77777777" w:rsidR="00165A0C" w:rsidRPr="00165A0C" w:rsidRDefault="00165A0C" w:rsidP="00165A0C">
            <w:pPr>
              <w:spacing w:before="120" w:after="120"/>
              <w:rPr>
                <w:rFonts w:cs="Arial"/>
                <w:sz w:val="18"/>
              </w:rPr>
            </w:pPr>
            <w:r w:rsidRPr="00165A0C">
              <w:rPr>
                <w:rFonts w:cs="Arial"/>
                <w:sz w:val="18"/>
              </w:rPr>
              <w:t>8 : Upload</w:t>
            </w:r>
          </w:p>
          <w:p w14:paraId="452388CA" w14:textId="77777777" w:rsidR="00165A0C" w:rsidRPr="00165A0C" w:rsidRDefault="00165A0C" w:rsidP="00165A0C">
            <w:pPr>
              <w:spacing w:before="120" w:after="120"/>
              <w:rPr>
                <w:rFonts w:cs="Arial"/>
                <w:sz w:val="18"/>
              </w:rPr>
            </w:pPr>
            <w:r w:rsidRPr="00165A0C">
              <w:rPr>
                <w:rFonts w:cs="Arial"/>
                <w:sz w:val="18"/>
              </w:rPr>
              <w:t>9 : Email Service</w:t>
            </w:r>
          </w:p>
          <w:p w14:paraId="7F437576" w14:textId="77777777" w:rsidR="00165A0C" w:rsidRPr="00165A0C" w:rsidRDefault="00165A0C" w:rsidP="00165A0C">
            <w:pPr>
              <w:spacing w:before="120" w:after="120"/>
              <w:rPr>
                <w:rFonts w:cs="Arial"/>
                <w:sz w:val="18"/>
              </w:rPr>
            </w:pPr>
            <w:r w:rsidRPr="00165A0C">
              <w:rPr>
                <w:rFonts w:cs="Arial"/>
                <w:sz w:val="18"/>
              </w:rPr>
              <w:t>10 : Browsing</w:t>
            </w:r>
          </w:p>
          <w:p w14:paraId="59FE2607" w14:textId="77777777" w:rsidR="00165A0C" w:rsidRPr="00165A0C" w:rsidRDefault="00165A0C" w:rsidP="00165A0C">
            <w:pPr>
              <w:spacing w:before="120" w:after="120"/>
              <w:rPr>
                <w:rFonts w:cs="Arial"/>
                <w:sz w:val="18"/>
              </w:rPr>
            </w:pPr>
            <w:r w:rsidRPr="00165A0C">
              <w:rPr>
                <w:rFonts w:cs="Arial"/>
                <w:sz w:val="18"/>
              </w:rPr>
              <w:t>11 : File Access</w:t>
            </w:r>
          </w:p>
        </w:tc>
        <w:tc>
          <w:tcPr>
            <w:tcW w:w="417" w:type="pct"/>
            <w:shd w:val="clear" w:color="auto" w:fill="auto"/>
          </w:tcPr>
          <w:p w14:paraId="0605C59F" w14:textId="77777777" w:rsidR="00165A0C" w:rsidRPr="00165A0C" w:rsidRDefault="00165A0C" w:rsidP="00165A0C">
            <w:pPr>
              <w:spacing w:before="120" w:after="120"/>
              <w:rPr>
                <w:rFonts w:cs="Arial"/>
                <w:sz w:val="18"/>
              </w:rPr>
            </w:pPr>
            <w:r w:rsidRPr="00165A0C">
              <w:rPr>
                <w:rFonts w:cs="Arial"/>
                <w:sz w:val="18"/>
              </w:rPr>
              <w:t>(S) EN</w:t>
            </w:r>
          </w:p>
        </w:tc>
        <w:tc>
          <w:tcPr>
            <w:tcW w:w="834" w:type="pct"/>
            <w:shd w:val="clear" w:color="auto" w:fill="auto"/>
          </w:tcPr>
          <w:p w14:paraId="267B078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F5C5B8E" w14:textId="77777777" w:rsidTr="00B131AF">
        <w:tc>
          <w:tcPr>
            <w:tcW w:w="1665" w:type="pct"/>
            <w:gridSpan w:val="2"/>
            <w:shd w:val="clear" w:color="auto" w:fill="auto"/>
          </w:tcPr>
          <w:p w14:paraId="248C6027" w14:textId="77777777" w:rsidR="00165A0C" w:rsidRPr="00165A0C" w:rsidRDefault="00165A0C" w:rsidP="00165A0C">
            <w:pPr>
              <w:spacing w:before="120" w:after="120"/>
              <w:rPr>
                <w:rFonts w:cs="Arial"/>
                <w:sz w:val="18"/>
              </w:rPr>
            </w:pPr>
            <w:r w:rsidRPr="00165A0C">
              <w:rPr>
                <w:rFonts w:cs="Arial"/>
                <w:sz w:val="18"/>
              </w:rPr>
              <w:t xml:space="preserve">            Protocol request</w:t>
            </w:r>
          </w:p>
        </w:tc>
        <w:tc>
          <w:tcPr>
            <w:tcW w:w="834" w:type="pct"/>
            <w:shd w:val="clear" w:color="auto" w:fill="auto"/>
          </w:tcPr>
          <w:p w14:paraId="38517F93" w14:textId="77777777" w:rsidR="00165A0C" w:rsidRPr="00165A0C" w:rsidRDefault="00165A0C" w:rsidP="00165A0C">
            <w:pPr>
              <w:spacing w:before="120" w:after="120"/>
              <w:rPr>
                <w:rFonts w:cs="Arial"/>
                <w:sz w:val="18"/>
              </w:rPr>
            </w:pPr>
          </w:p>
        </w:tc>
        <w:tc>
          <w:tcPr>
            <w:tcW w:w="1250" w:type="pct"/>
            <w:gridSpan w:val="2"/>
            <w:shd w:val="clear" w:color="auto" w:fill="auto"/>
          </w:tcPr>
          <w:p w14:paraId="29980837" w14:textId="77777777" w:rsidR="00165A0C" w:rsidRPr="00165A0C" w:rsidRDefault="00165A0C" w:rsidP="00165A0C">
            <w:pPr>
              <w:spacing w:before="120" w:after="120"/>
              <w:rPr>
                <w:rFonts w:cs="Arial"/>
                <w:sz w:val="18"/>
              </w:rPr>
            </w:pPr>
          </w:p>
        </w:tc>
        <w:tc>
          <w:tcPr>
            <w:tcW w:w="417" w:type="pct"/>
            <w:shd w:val="clear" w:color="auto" w:fill="auto"/>
          </w:tcPr>
          <w:p w14:paraId="487FE957"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6E2793C2"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68FA66C" w14:textId="77777777" w:rsidTr="00B131AF">
        <w:tc>
          <w:tcPr>
            <w:tcW w:w="1665" w:type="pct"/>
            <w:gridSpan w:val="2"/>
            <w:shd w:val="clear" w:color="auto" w:fill="auto"/>
          </w:tcPr>
          <w:p w14:paraId="15314DF3" w14:textId="77777777" w:rsidR="00165A0C" w:rsidRPr="00165A0C" w:rsidRDefault="00165A0C" w:rsidP="00165A0C">
            <w:pPr>
              <w:spacing w:before="120" w:after="120"/>
              <w:rPr>
                <w:rFonts w:cs="Arial"/>
                <w:sz w:val="18"/>
              </w:rPr>
            </w:pPr>
            <w:r w:rsidRPr="00165A0C">
              <w:rPr>
                <w:rFonts w:cs="Arial"/>
                <w:sz w:val="18"/>
              </w:rPr>
              <w:t xml:space="preserve">         Source</w:t>
            </w:r>
          </w:p>
        </w:tc>
        <w:tc>
          <w:tcPr>
            <w:tcW w:w="834" w:type="pct"/>
            <w:shd w:val="clear" w:color="auto" w:fill="auto"/>
          </w:tcPr>
          <w:p w14:paraId="1F882464" w14:textId="77777777" w:rsidR="00165A0C" w:rsidRPr="00165A0C" w:rsidRDefault="00165A0C" w:rsidP="00165A0C">
            <w:pPr>
              <w:spacing w:before="120" w:after="120"/>
              <w:rPr>
                <w:rFonts w:cs="Arial"/>
                <w:sz w:val="18"/>
              </w:rPr>
            </w:pPr>
          </w:p>
        </w:tc>
        <w:tc>
          <w:tcPr>
            <w:tcW w:w="1250" w:type="pct"/>
            <w:gridSpan w:val="2"/>
            <w:shd w:val="clear" w:color="auto" w:fill="auto"/>
          </w:tcPr>
          <w:p w14:paraId="44E8E43F" w14:textId="77777777" w:rsidR="00165A0C" w:rsidRPr="00165A0C" w:rsidRDefault="00165A0C" w:rsidP="00165A0C">
            <w:pPr>
              <w:spacing w:before="120" w:after="120"/>
              <w:rPr>
                <w:rFonts w:cs="Arial"/>
                <w:sz w:val="18"/>
              </w:rPr>
            </w:pPr>
          </w:p>
        </w:tc>
        <w:tc>
          <w:tcPr>
            <w:tcW w:w="417" w:type="pct"/>
            <w:shd w:val="clear" w:color="auto" w:fill="auto"/>
          </w:tcPr>
          <w:p w14:paraId="35892F83"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6AF07A45"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BB48C60" w14:textId="77777777" w:rsidTr="00B131AF">
        <w:tc>
          <w:tcPr>
            <w:tcW w:w="1665" w:type="pct"/>
            <w:gridSpan w:val="2"/>
            <w:shd w:val="clear" w:color="auto" w:fill="auto"/>
          </w:tcPr>
          <w:p w14:paraId="6FF052BA" w14:textId="77777777" w:rsidR="00165A0C" w:rsidRPr="00165A0C" w:rsidRDefault="00165A0C" w:rsidP="00165A0C">
            <w:pPr>
              <w:spacing w:before="120" w:after="120"/>
              <w:rPr>
                <w:rFonts w:cs="Arial"/>
                <w:sz w:val="18"/>
              </w:rPr>
            </w:pPr>
            <w:r w:rsidRPr="00165A0C">
              <w:rPr>
                <w:rFonts w:cs="Arial"/>
                <w:sz w:val="18"/>
              </w:rPr>
              <w:t xml:space="preserve">         Source Type</w:t>
            </w:r>
          </w:p>
        </w:tc>
        <w:tc>
          <w:tcPr>
            <w:tcW w:w="834" w:type="pct"/>
            <w:shd w:val="clear" w:color="auto" w:fill="auto"/>
          </w:tcPr>
          <w:p w14:paraId="71A28D13" w14:textId="77777777" w:rsidR="00165A0C" w:rsidRPr="00165A0C" w:rsidRDefault="00165A0C" w:rsidP="00165A0C">
            <w:pPr>
              <w:spacing w:before="120" w:after="120"/>
              <w:rPr>
                <w:rFonts w:cs="Arial"/>
                <w:sz w:val="18"/>
              </w:rPr>
            </w:pPr>
          </w:p>
        </w:tc>
        <w:tc>
          <w:tcPr>
            <w:tcW w:w="1250" w:type="pct"/>
            <w:gridSpan w:val="2"/>
            <w:shd w:val="clear" w:color="auto" w:fill="auto"/>
          </w:tcPr>
          <w:p w14:paraId="040AF423" w14:textId="77777777" w:rsidR="00165A0C" w:rsidRPr="00165A0C" w:rsidRDefault="00165A0C" w:rsidP="00165A0C">
            <w:pPr>
              <w:spacing w:before="120" w:after="120"/>
              <w:rPr>
                <w:rFonts w:cs="Arial"/>
                <w:sz w:val="18"/>
              </w:rPr>
            </w:pPr>
            <w:r w:rsidRPr="00165A0C">
              <w:rPr>
                <w:rFonts w:cs="Arial"/>
                <w:sz w:val="18"/>
              </w:rPr>
              <w:t>1 : Law or Regulation</w:t>
            </w:r>
          </w:p>
          <w:p w14:paraId="33449B49" w14:textId="77777777" w:rsidR="00165A0C" w:rsidRPr="00165A0C" w:rsidRDefault="00165A0C" w:rsidP="00165A0C">
            <w:pPr>
              <w:spacing w:before="120" w:after="120"/>
              <w:rPr>
                <w:rFonts w:cs="Arial"/>
                <w:sz w:val="18"/>
              </w:rPr>
            </w:pPr>
            <w:r w:rsidRPr="00165A0C">
              <w:rPr>
                <w:rFonts w:cs="Arial"/>
                <w:sz w:val="18"/>
              </w:rPr>
              <w:t>2 : Official Publication</w:t>
            </w:r>
          </w:p>
          <w:p w14:paraId="6A061EAD" w14:textId="77777777" w:rsidR="00165A0C" w:rsidRPr="00165A0C" w:rsidRDefault="00165A0C" w:rsidP="00165A0C">
            <w:pPr>
              <w:spacing w:before="120" w:after="120"/>
              <w:rPr>
                <w:rFonts w:cs="Arial"/>
                <w:sz w:val="18"/>
              </w:rPr>
            </w:pPr>
            <w:r w:rsidRPr="00165A0C">
              <w:rPr>
                <w:rFonts w:cs="Arial"/>
                <w:sz w:val="18"/>
              </w:rPr>
              <w:t>7 : Mariner Report, Confirmed</w:t>
            </w:r>
          </w:p>
          <w:p w14:paraId="07D3C6EA" w14:textId="77777777" w:rsidR="00165A0C" w:rsidRPr="00165A0C" w:rsidRDefault="00165A0C" w:rsidP="00165A0C">
            <w:pPr>
              <w:spacing w:before="120" w:after="120"/>
              <w:rPr>
                <w:rFonts w:cs="Arial"/>
                <w:sz w:val="18"/>
              </w:rPr>
            </w:pPr>
            <w:r w:rsidRPr="00165A0C">
              <w:rPr>
                <w:rFonts w:cs="Arial"/>
                <w:sz w:val="18"/>
              </w:rPr>
              <w:t>8 : Mariner Report, Not Confirmed</w:t>
            </w:r>
          </w:p>
          <w:p w14:paraId="6282C058" w14:textId="77777777" w:rsidR="00165A0C" w:rsidRPr="00165A0C" w:rsidRDefault="00165A0C" w:rsidP="00165A0C">
            <w:pPr>
              <w:spacing w:before="120" w:after="120"/>
              <w:rPr>
                <w:rFonts w:cs="Arial"/>
                <w:sz w:val="18"/>
              </w:rPr>
            </w:pPr>
            <w:r w:rsidRPr="00165A0C">
              <w:rPr>
                <w:rFonts w:cs="Arial"/>
                <w:sz w:val="18"/>
              </w:rPr>
              <w:t>9 : Industry Publications and Reports</w:t>
            </w:r>
          </w:p>
          <w:p w14:paraId="4D19D8CB" w14:textId="77777777" w:rsidR="00165A0C" w:rsidRPr="00165A0C" w:rsidRDefault="00165A0C" w:rsidP="00165A0C">
            <w:pPr>
              <w:spacing w:before="120" w:after="120"/>
              <w:rPr>
                <w:rFonts w:cs="Arial"/>
                <w:sz w:val="18"/>
              </w:rPr>
            </w:pPr>
            <w:r w:rsidRPr="00165A0C">
              <w:rPr>
                <w:rFonts w:cs="Arial"/>
                <w:sz w:val="18"/>
              </w:rPr>
              <w:t>10 : Remotely Sensed Images</w:t>
            </w:r>
          </w:p>
          <w:p w14:paraId="739EC201" w14:textId="77777777" w:rsidR="00165A0C" w:rsidRPr="00165A0C" w:rsidRDefault="00165A0C" w:rsidP="00165A0C">
            <w:pPr>
              <w:spacing w:before="120" w:after="120"/>
              <w:rPr>
                <w:rFonts w:cs="Arial"/>
                <w:sz w:val="18"/>
              </w:rPr>
            </w:pPr>
            <w:r w:rsidRPr="00165A0C">
              <w:rPr>
                <w:rFonts w:cs="Arial"/>
                <w:sz w:val="18"/>
              </w:rPr>
              <w:t>11 : Photographs</w:t>
            </w:r>
          </w:p>
          <w:p w14:paraId="2C858D89" w14:textId="77777777" w:rsidR="00165A0C" w:rsidRPr="00165A0C" w:rsidRDefault="00165A0C" w:rsidP="00165A0C">
            <w:pPr>
              <w:spacing w:before="120" w:after="120"/>
              <w:rPr>
                <w:rFonts w:cs="Arial"/>
                <w:sz w:val="18"/>
              </w:rPr>
            </w:pPr>
            <w:r w:rsidRPr="00165A0C">
              <w:rPr>
                <w:rFonts w:cs="Arial"/>
                <w:sz w:val="18"/>
              </w:rPr>
              <w:t>12 : Products Issued by HO Services</w:t>
            </w:r>
          </w:p>
          <w:p w14:paraId="1A938D46" w14:textId="77777777" w:rsidR="00165A0C" w:rsidRPr="00165A0C" w:rsidRDefault="00165A0C" w:rsidP="00165A0C">
            <w:pPr>
              <w:spacing w:before="120" w:after="120"/>
              <w:rPr>
                <w:rFonts w:cs="Arial"/>
                <w:sz w:val="18"/>
              </w:rPr>
            </w:pPr>
            <w:r w:rsidRPr="00165A0C">
              <w:rPr>
                <w:rFonts w:cs="Arial"/>
                <w:sz w:val="18"/>
              </w:rPr>
              <w:t>13 : News Media</w:t>
            </w:r>
          </w:p>
          <w:p w14:paraId="299F7B5E" w14:textId="77777777" w:rsidR="00165A0C" w:rsidRPr="00165A0C" w:rsidRDefault="00165A0C" w:rsidP="00165A0C">
            <w:pPr>
              <w:spacing w:before="120" w:after="120"/>
              <w:rPr>
                <w:rFonts w:cs="Arial"/>
                <w:sz w:val="18"/>
              </w:rPr>
            </w:pPr>
            <w:r w:rsidRPr="00165A0C">
              <w:rPr>
                <w:rFonts w:cs="Arial"/>
                <w:sz w:val="18"/>
              </w:rPr>
              <w:lastRenderedPageBreak/>
              <w:t>14 : Traffic Data</w:t>
            </w:r>
          </w:p>
        </w:tc>
        <w:tc>
          <w:tcPr>
            <w:tcW w:w="417" w:type="pct"/>
            <w:shd w:val="clear" w:color="auto" w:fill="auto"/>
          </w:tcPr>
          <w:p w14:paraId="664C7CD1" w14:textId="77777777" w:rsidR="00165A0C" w:rsidRPr="00165A0C" w:rsidRDefault="00165A0C" w:rsidP="00165A0C">
            <w:pPr>
              <w:spacing w:before="120" w:after="120"/>
              <w:rPr>
                <w:rFonts w:cs="Arial"/>
                <w:sz w:val="18"/>
              </w:rPr>
            </w:pPr>
            <w:r w:rsidRPr="00165A0C">
              <w:rPr>
                <w:rFonts w:cs="Arial"/>
                <w:sz w:val="18"/>
              </w:rPr>
              <w:lastRenderedPageBreak/>
              <w:t>(S) EN</w:t>
            </w:r>
          </w:p>
        </w:tc>
        <w:tc>
          <w:tcPr>
            <w:tcW w:w="834" w:type="pct"/>
            <w:shd w:val="clear" w:color="auto" w:fill="auto"/>
          </w:tcPr>
          <w:p w14:paraId="1F5D5C8F"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DDBE5BA" w14:textId="77777777" w:rsidTr="00B131AF">
        <w:tc>
          <w:tcPr>
            <w:tcW w:w="1665" w:type="pct"/>
            <w:gridSpan w:val="2"/>
            <w:shd w:val="clear" w:color="auto" w:fill="auto"/>
          </w:tcPr>
          <w:p w14:paraId="387A2215" w14:textId="77777777" w:rsidR="00165A0C" w:rsidRPr="00165A0C" w:rsidRDefault="00165A0C" w:rsidP="00165A0C">
            <w:pPr>
              <w:spacing w:before="120" w:after="120"/>
              <w:rPr>
                <w:rFonts w:cs="Arial"/>
                <w:sz w:val="18"/>
              </w:rPr>
            </w:pPr>
            <w:r w:rsidRPr="00165A0C">
              <w:rPr>
                <w:rFonts w:cs="Arial"/>
                <w:sz w:val="18"/>
              </w:rPr>
              <w:t xml:space="preserve">         Reported Date</w:t>
            </w:r>
          </w:p>
        </w:tc>
        <w:tc>
          <w:tcPr>
            <w:tcW w:w="834" w:type="pct"/>
            <w:shd w:val="clear" w:color="auto" w:fill="auto"/>
          </w:tcPr>
          <w:p w14:paraId="407A45FD" w14:textId="77777777" w:rsidR="00165A0C" w:rsidRPr="00165A0C" w:rsidRDefault="00165A0C" w:rsidP="00165A0C">
            <w:pPr>
              <w:spacing w:before="120" w:after="120"/>
              <w:rPr>
                <w:rFonts w:cs="Arial"/>
                <w:sz w:val="18"/>
              </w:rPr>
            </w:pPr>
            <w:r w:rsidRPr="00165A0C">
              <w:rPr>
                <w:rFonts w:cs="Arial"/>
                <w:sz w:val="18"/>
              </w:rPr>
              <w:t>(SORDAT)</w:t>
            </w:r>
          </w:p>
        </w:tc>
        <w:tc>
          <w:tcPr>
            <w:tcW w:w="1250" w:type="pct"/>
            <w:gridSpan w:val="2"/>
            <w:shd w:val="clear" w:color="auto" w:fill="auto"/>
          </w:tcPr>
          <w:p w14:paraId="2DDBC3E4" w14:textId="77777777" w:rsidR="00165A0C" w:rsidRPr="00165A0C" w:rsidRDefault="00165A0C" w:rsidP="00165A0C">
            <w:pPr>
              <w:spacing w:before="120" w:after="120"/>
              <w:rPr>
                <w:rFonts w:cs="Arial"/>
                <w:sz w:val="18"/>
              </w:rPr>
            </w:pPr>
          </w:p>
        </w:tc>
        <w:tc>
          <w:tcPr>
            <w:tcW w:w="417" w:type="pct"/>
            <w:shd w:val="clear" w:color="auto" w:fill="auto"/>
          </w:tcPr>
          <w:p w14:paraId="62F6D885" w14:textId="77777777" w:rsidR="00165A0C" w:rsidRPr="00165A0C" w:rsidRDefault="00165A0C" w:rsidP="00165A0C">
            <w:pPr>
              <w:spacing w:before="120" w:after="120"/>
              <w:rPr>
                <w:rFonts w:cs="Arial"/>
                <w:sz w:val="18"/>
              </w:rPr>
            </w:pPr>
            <w:r w:rsidRPr="00165A0C">
              <w:rPr>
                <w:rFonts w:cs="Arial"/>
                <w:sz w:val="18"/>
              </w:rPr>
              <w:t>(S) TD</w:t>
            </w:r>
          </w:p>
        </w:tc>
        <w:tc>
          <w:tcPr>
            <w:tcW w:w="834" w:type="pct"/>
            <w:shd w:val="clear" w:color="auto" w:fill="auto"/>
          </w:tcPr>
          <w:p w14:paraId="32DD463A"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2A70220" w14:textId="77777777" w:rsidTr="00B131AF">
        <w:tc>
          <w:tcPr>
            <w:tcW w:w="1665" w:type="pct"/>
            <w:gridSpan w:val="2"/>
            <w:shd w:val="clear" w:color="auto" w:fill="auto"/>
          </w:tcPr>
          <w:p w14:paraId="2808F56D" w14:textId="77777777" w:rsidR="00165A0C" w:rsidRPr="00165A0C" w:rsidRDefault="00165A0C" w:rsidP="00165A0C">
            <w:pPr>
              <w:spacing w:before="120" w:after="120"/>
              <w:rPr>
                <w:rFonts w:cs="Arial"/>
                <w:sz w:val="18"/>
              </w:rPr>
            </w:pPr>
            <w:r w:rsidRPr="00165A0C">
              <w:rPr>
                <w:rFonts w:cs="Arial"/>
                <w:sz w:val="18"/>
              </w:rPr>
              <w:t xml:space="preserve">   Construction Information</w:t>
            </w:r>
          </w:p>
        </w:tc>
        <w:tc>
          <w:tcPr>
            <w:tcW w:w="834" w:type="pct"/>
            <w:shd w:val="clear" w:color="auto" w:fill="auto"/>
          </w:tcPr>
          <w:p w14:paraId="7ABC1CF4" w14:textId="77777777" w:rsidR="00165A0C" w:rsidRPr="00165A0C" w:rsidRDefault="00165A0C" w:rsidP="00165A0C">
            <w:pPr>
              <w:spacing w:before="120" w:after="120"/>
              <w:rPr>
                <w:rFonts w:cs="Arial"/>
                <w:sz w:val="18"/>
              </w:rPr>
            </w:pPr>
          </w:p>
        </w:tc>
        <w:tc>
          <w:tcPr>
            <w:tcW w:w="1250" w:type="pct"/>
            <w:gridSpan w:val="2"/>
            <w:shd w:val="clear" w:color="auto" w:fill="auto"/>
          </w:tcPr>
          <w:p w14:paraId="1DAFABFD" w14:textId="77777777" w:rsidR="00165A0C" w:rsidRPr="00165A0C" w:rsidRDefault="00165A0C" w:rsidP="00165A0C">
            <w:pPr>
              <w:spacing w:before="120" w:after="120"/>
              <w:rPr>
                <w:rFonts w:cs="Arial"/>
                <w:sz w:val="18"/>
              </w:rPr>
            </w:pPr>
          </w:p>
        </w:tc>
        <w:tc>
          <w:tcPr>
            <w:tcW w:w="417" w:type="pct"/>
            <w:shd w:val="clear" w:color="auto" w:fill="auto"/>
          </w:tcPr>
          <w:p w14:paraId="7765B963" w14:textId="77777777" w:rsidR="00165A0C" w:rsidRPr="00165A0C" w:rsidRDefault="00165A0C" w:rsidP="00165A0C">
            <w:pPr>
              <w:spacing w:before="120" w:after="120"/>
              <w:rPr>
                <w:rFonts w:cs="Arial"/>
                <w:sz w:val="18"/>
              </w:rPr>
            </w:pPr>
            <w:r w:rsidRPr="00165A0C">
              <w:rPr>
                <w:rFonts w:cs="Arial"/>
                <w:sz w:val="18"/>
              </w:rPr>
              <w:t>(S) C</w:t>
            </w:r>
          </w:p>
        </w:tc>
        <w:tc>
          <w:tcPr>
            <w:tcW w:w="834" w:type="pct"/>
            <w:shd w:val="clear" w:color="auto" w:fill="auto"/>
          </w:tcPr>
          <w:p w14:paraId="1485F8D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C4C24E7" w14:textId="77777777" w:rsidTr="00B131AF">
        <w:tc>
          <w:tcPr>
            <w:tcW w:w="1665" w:type="pct"/>
            <w:gridSpan w:val="2"/>
            <w:shd w:val="clear" w:color="auto" w:fill="auto"/>
          </w:tcPr>
          <w:p w14:paraId="0C09792B" w14:textId="77777777" w:rsidR="00165A0C" w:rsidRPr="00165A0C" w:rsidRDefault="00165A0C" w:rsidP="00165A0C">
            <w:pPr>
              <w:spacing w:before="120" w:after="120"/>
              <w:rPr>
                <w:rFonts w:cs="Arial"/>
                <w:sz w:val="18"/>
              </w:rPr>
            </w:pPr>
            <w:r w:rsidRPr="00165A0C">
              <w:rPr>
                <w:rFonts w:cs="Arial"/>
                <w:sz w:val="18"/>
              </w:rPr>
              <w:t xml:space="preserve">      Fixed date range</w:t>
            </w:r>
          </w:p>
        </w:tc>
        <w:tc>
          <w:tcPr>
            <w:tcW w:w="834" w:type="pct"/>
            <w:shd w:val="clear" w:color="auto" w:fill="auto"/>
          </w:tcPr>
          <w:p w14:paraId="627A1DB1" w14:textId="77777777" w:rsidR="00165A0C" w:rsidRPr="00165A0C" w:rsidRDefault="00165A0C" w:rsidP="00165A0C">
            <w:pPr>
              <w:spacing w:before="120" w:after="120"/>
              <w:rPr>
                <w:rFonts w:cs="Arial"/>
                <w:sz w:val="18"/>
              </w:rPr>
            </w:pPr>
          </w:p>
        </w:tc>
        <w:tc>
          <w:tcPr>
            <w:tcW w:w="1250" w:type="pct"/>
            <w:gridSpan w:val="2"/>
            <w:shd w:val="clear" w:color="auto" w:fill="auto"/>
          </w:tcPr>
          <w:p w14:paraId="01D1FC8D" w14:textId="77777777" w:rsidR="00165A0C" w:rsidRPr="00165A0C" w:rsidRDefault="00165A0C" w:rsidP="00165A0C">
            <w:pPr>
              <w:spacing w:before="120" w:after="120"/>
              <w:rPr>
                <w:rFonts w:cs="Arial"/>
                <w:sz w:val="18"/>
              </w:rPr>
            </w:pPr>
          </w:p>
        </w:tc>
        <w:tc>
          <w:tcPr>
            <w:tcW w:w="417" w:type="pct"/>
            <w:shd w:val="clear" w:color="auto" w:fill="auto"/>
          </w:tcPr>
          <w:p w14:paraId="6FD25A41" w14:textId="77777777" w:rsidR="00165A0C" w:rsidRPr="00165A0C" w:rsidRDefault="00165A0C" w:rsidP="00165A0C">
            <w:pPr>
              <w:spacing w:before="120" w:after="120"/>
              <w:rPr>
                <w:rFonts w:cs="Arial"/>
                <w:sz w:val="18"/>
              </w:rPr>
            </w:pPr>
            <w:r w:rsidRPr="00165A0C">
              <w:rPr>
                <w:rFonts w:cs="Arial"/>
                <w:sz w:val="18"/>
              </w:rPr>
              <w:t>(S) C</w:t>
            </w:r>
          </w:p>
        </w:tc>
        <w:tc>
          <w:tcPr>
            <w:tcW w:w="834" w:type="pct"/>
            <w:shd w:val="clear" w:color="auto" w:fill="auto"/>
          </w:tcPr>
          <w:p w14:paraId="73DD4FD2"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C53DCDD" w14:textId="77777777" w:rsidTr="00B131AF">
        <w:tc>
          <w:tcPr>
            <w:tcW w:w="1665" w:type="pct"/>
            <w:gridSpan w:val="2"/>
            <w:shd w:val="clear" w:color="auto" w:fill="auto"/>
          </w:tcPr>
          <w:p w14:paraId="60305DE6" w14:textId="77777777" w:rsidR="00165A0C" w:rsidRPr="00165A0C" w:rsidRDefault="00165A0C" w:rsidP="00165A0C">
            <w:pPr>
              <w:spacing w:before="120" w:after="120"/>
              <w:rPr>
                <w:rFonts w:cs="Arial"/>
                <w:sz w:val="18"/>
              </w:rPr>
            </w:pPr>
            <w:r w:rsidRPr="00165A0C">
              <w:rPr>
                <w:rFonts w:cs="Arial"/>
                <w:sz w:val="18"/>
              </w:rPr>
              <w:t xml:space="preserve">         Date Start</w:t>
            </w:r>
          </w:p>
        </w:tc>
        <w:tc>
          <w:tcPr>
            <w:tcW w:w="834" w:type="pct"/>
            <w:shd w:val="clear" w:color="auto" w:fill="auto"/>
          </w:tcPr>
          <w:p w14:paraId="3A8F324C" w14:textId="77777777" w:rsidR="00165A0C" w:rsidRPr="00165A0C" w:rsidRDefault="00165A0C" w:rsidP="00165A0C">
            <w:pPr>
              <w:spacing w:before="120" w:after="120"/>
              <w:rPr>
                <w:rFonts w:cs="Arial"/>
                <w:sz w:val="18"/>
              </w:rPr>
            </w:pPr>
            <w:r w:rsidRPr="00165A0C">
              <w:rPr>
                <w:rFonts w:cs="Arial"/>
                <w:sz w:val="18"/>
              </w:rPr>
              <w:t>(DATSTA)</w:t>
            </w:r>
          </w:p>
        </w:tc>
        <w:tc>
          <w:tcPr>
            <w:tcW w:w="1250" w:type="pct"/>
            <w:gridSpan w:val="2"/>
            <w:shd w:val="clear" w:color="auto" w:fill="auto"/>
          </w:tcPr>
          <w:p w14:paraId="22895D1C" w14:textId="77777777" w:rsidR="00165A0C" w:rsidRPr="00165A0C" w:rsidRDefault="00165A0C" w:rsidP="00165A0C">
            <w:pPr>
              <w:spacing w:before="120" w:after="120"/>
              <w:rPr>
                <w:rFonts w:cs="Arial"/>
                <w:sz w:val="18"/>
              </w:rPr>
            </w:pPr>
          </w:p>
        </w:tc>
        <w:tc>
          <w:tcPr>
            <w:tcW w:w="417" w:type="pct"/>
            <w:shd w:val="clear" w:color="auto" w:fill="auto"/>
          </w:tcPr>
          <w:p w14:paraId="0AC5CA4D" w14:textId="77777777" w:rsidR="00165A0C" w:rsidRPr="00165A0C" w:rsidRDefault="00165A0C" w:rsidP="00165A0C">
            <w:pPr>
              <w:spacing w:before="120" w:after="120"/>
              <w:rPr>
                <w:rFonts w:cs="Arial"/>
                <w:sz w:val="18"/>
              </w:rPr>
            </w:pPr>
            <w:r w:rsidRPr="00165A0C">
              <w:rPr>
                <w:rFonts w:cs="Arial"/>
                <w:sz w:val="18"/>
              </w:rPr>
              <w:t>(S) TD</w:t>
            </w:r>
          </w:p>
        </w:tc>
        <w:tc>
          <w:tcPr>
            <w:tcW w:w="834" w:type="pct"/>
            <w:shd w:val="clear" w:color="auto" w:fill="auto"/>
          </w:tcPr>
          <w:p w14:paraId="60EE9841"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F56E638" w14:textId="77777777" w:rsidTr="00B131AF">
        <w:tc>
          <w:tcPr>
            <w:tcW w:w="1665" w:type="pct"/>
            <w:gridSpan w:val="2"/>
            <w:shd w:val="clear" w:color="auto" w:fill="auto"/>
          </w:tcPr>
          <w:p w14:paraId="784CEFA9" w14:textId="77777777" w:rsidR="00165A0C" w:rsidRPr="00165A0C" w:rsidRDefault="00165A0C" w:rsidP="00165A0C">
            <w:pPr>
              <w:spacing w:before="120" w:after="120"/>
              <w:rPr>
                <w:rFonts w:cs="Arial"/>
                <w:sz w:val="18"/>
              </w:rPr>
            </w:pPr>
            <w:r w:rsidRPr="00165A0C">
              <w:rPr>
                <w:rFonts w:cs="Arial"/>
                <w:sz w:val="18"/>
              </w:rPr>
              <w:t xml:space="preserve">         Date End</w:t>
            </w:r>
          </w:p>
        </w:tc>
        <w:tc>
          <w:tcPr>
            <w:tcW w:w="834" w:type="pct"/>
            <w:shd w:val="clear" w:color="auto" w:fill="auto"/>
          </w:tcPr>
          <w:p w14:paraId="3A931D62" w14:textId="77777777" w:rsidR="00165A0C" w:rsidRPr="00165A0C" w:rsidRDefault="00165A0C" w:rsidP="00165A0C">
            <w:pPr>
              <w:spacing w:before="120" w:after="120"/>
              <w:rPr>
                <w:rFonts w:cs="Arial"/>
                <w:sz w:val="18"/>
              </w:rPr>
            </w:pPr>
            <w:r w:rsidRPr="00165A0C">
              <w:rPr>
                <w:rFonts w:cs="Arial"/>
                <w:sz w:val="18"/>
              </w:rPr>
              <w:t>(DATEND)</w:t>
            </w:r>
          </w:p>
        </w:tc>
        <w:tc>
          <w:tcPr>
            <w:tcW w:w="1250" w:type="pct"/>
            <w:gridSpan w:val="2"/>
            <w:shd w:val="clear" w:color="auto" w:fill="auto"/>
          </w:tcPr>
          <w:p w14:paraId="38DAFD29" w14:textId="77777777" w:rsidR="00165A0C" w:rsidRPr="00165A0C" w:rsidRDefault="00165A0C" w:rsidP="00165A0C">
            <w:pPr>
              <w:spacing w:before="120" w:after="120"/>
              <w:rPr>
                <w:rFonts w:cs="Arial"/>
                <w:sz w:val="18"/>
              </w:rPr>
            </w:pPr>
          </w:p>
        </w:tc>
        <w:tc>
          <w:tcPr>
            <w:tcW w:w="417" w:type="pct"/>
            <w:shd w:val="clear" w:color="auto" w:fill="auto"/>
          </w:tcPr>
          <w:p w14:paraId="442EEF74" w14:textId="77777777" w:rsidR="00165A0C" w:rsidRPr="00165A0C" w:rsidRDefault="00165A0C" w:rsidP="00165A0C">
            <w:pPr>
              <w:spacing w:before="120" w:after="120"/>
              <w:rPr>
                <w:rFonts w:cs="Arial"/>
                <w:sz w:val="18"/>
              </w:rPr>
            </w:pPr>
            <w:r w:rsidRPr="00165A0C">
              <w:rPr>
                <w:rFonts w:cs="Arial"/>
                <w:sz w:val="18"/>
              </w:rPr>
              <w:t>(S) TD</w:t>
            </w:r>
          </w:p>
        </w:tc>
        <w:tc>
          <w:tcPr>
            <w:tcW w:w="834" w:type="pct"/>
            <w:shd w:val="clear" w:color="auto" w:fill="auto"/>
          </w:tcPr>
          <w:p w14:paraId="57A4FBA6"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2FB6A48" w14:textId="77777777" w:rsidTr="00B131AF">
        <w:tc>
          <w:tcPr>
            <w:tcW w:w="1665" w:type="pct"/>
            <w:gridSpan w:val="2"/>
            <w:shd w:val="clear" w:color="auto" w:fill="auto"/>
          </w:tcPr>
          <w:p w14:paraId="73CAE727" w14:textId="77777777" w:rsidR="00165A0C" w:rsidRPr="00165A0C" w:rsidRDefault="00165A0C" w:rsidP="00165A0C">
            <w:pPr>
              <w:spacing w:before="120" w:after="120"/>
              <w:rPr>
                <w:rFonts w:cs="Arial"/>
                <w:sz w:val="18"/>
              </w:rPr>
            </w:pPr>
            <w:r w:rsidRPr="00165A0C">
              <w:rPr>
                <w:rFonts w:cs="Arial"/>
                <w:sz w:val="18"/>
              </w:rPr>
              <w:t xml:space="preserve">      Condition</w:t>
            </w:r>
          </w:p>
        </w:tc>
        <w:tc>
          <w:tcPr>
            <w:tcW w:w="834" w:type="pct"/>
            <w:shd w:val="clear" w:color="auto" w:fill="auto"/>
          </w:tcPr>
          <w:p w14:paraId="4A12CA43" w14:textId="77777777" w:rsidR="00165A0C" w:rsidRPr="00165A0C" w:rsidRDefault="00165A0C" w:rsidP="00165A0C">
            <w:pPr>
              <w:spacing w:before="120" w:after="120"/>
              <w:rPr>
                <w:rFonts w:cs="Arial"/>
                <w:sz w:val="18"/>
              </w:rPr>
            </w:pPr>
            <w:r w:rsidRPr="00165A0C">
              <w:rPr>
                <w:rFonts w:cs="Arial"/>
                <w:sz w:val="18"/>
              </w:rPr>
              <w:t>(CONDTN)</w:t>
            </w:r>
          </w:p>
        </w:tc>
        <w:tc>
          <w:tcPr>
            <w:tcW w:w="1250" w:type="pct"/>
            <w:gridSpan w:val="2"/>
            <w:shd w:val="clear" w:color="auto" w:fill="auto"/>
          </w:tcPr>
          <w:p w14:paraId="4DE6595C" w14:textId="77777777" w:rsidR="00165A0C" w:rsidRPr="00165A0C" w:rsidRDefault="00165A0C" w:rsidP="00165A0C">
            <w:pPr>
              <w:spacing w:before="120" w:after="120"/>
              <w:rPr>
                <w:rFonts w:cs="Arial"/>
                <w:sz w:val="18"/>
              </w:rPr>
            </w:pPr>
            <w:r w:rsidRPr="00165A0C">
              <w:rPr>
                <w:rFonts w:cs="Arial"/>
                <w:sz w:val="18"/>
              </w:rPr>
              <w:t>1 : Under Construction</w:t>
            </w:r>
          </w:p>
          <w:p w14:paraId="18FF0347" w14:textId="77777777" w:rsidR="00165A0C" w:rsidRPr="00165A0C" w:rsidRDefault="00165A0C" w:rsidP="00165A0C">
            <w:pPr>
              <w:spacing w:before="120" w:after="120"/>
              <w:rPr>
                <w:rFonts w:cs="Arial"/>
                <w:sz w:val="18"/>
              </w:rPr>
            </w:pPr>
            <w:r w:rsidRPr="00165A0C">
              <w:rPr>
                <w:rFonts w:cs="Arial"/>
                <w:sz w:val="18"/>
              </w:rPr>
              <w:t>2 : Ruined</w:t>
            </w:r>
          </w:p>
          <w:p w14:paraId="0A2D8101" w14:textId="77777777" w:rsidR="00165A0C" w:rsidRPr="00165A0C" w:rsidRDefault="00165A0C" w:rsidP="00165A0C">
            <w:pPr>
              <w:spacing w:before="120" w:after="120"/>
              <w:rPr>
                <w:rFonts w:cs="Arial"/>
                <w:sz w:val="18"/>
              </w:rPr>
            </w:pPr>
            <w:r w:rsidRPr="00165A0C">
              <w:rPr>
                <w:rFonts w:cs="Arial"/>
                <w:sz w:val="18"/>
              </w:rPr>
              <w:t>3 : Under Reclamation</w:t>
            </w:r>
          </w:p>
          <w:p w14:paraId="0EBABE69" w14:textId="77777777" w:rsidR="00165A0C" w:rsidRPr="00165A0C" w:rsidRDefault="00165A0C" w:rsidP="00165A0C">
            <w:pPr>
              <w:spacing w:before="120" w:after="120"/>
              <w:rPr>
                <w:rFonts w:cs="Arial"/>
                <w:sz w:val="18"/>
              </w:rPr>
            </w:pPr>
            <w:r w:rsidRPr="00165A0C">
              <w:rPr>
                <w:rFonts w:cs="Arial"/>
                <w:sz w:val="18"/>
              </w:rPr>
              <w:t>5 : Planned Construction</w:t>
            </w:r>
          </w:p>
        </w:tc>
        <w:tc>
          <w:tcPr>
            <w:tcW w:w="417" w:type="pct"/>
            <w:shd w:val="clear" w:color="auto" w:fill="auto"/>
          </w:tcPr>
          <w:p w14:paraId="2D277AB8" w14:textId="77777777" w:rsidR="00165A0C" w:rsidRPr="00165A0C" w:rsidRDefault="00165A0C" w:rsidP="00165A0C">
            <w:pPr>
              <w:spacing w:before="120" w:after="120"/>
              <w:rPr>
                <w:rFonts w:cs="Arial"/>
                <w:sz w:val="18"/>
              </w:rPr>
            </w:pPr>
            <w:r w:rsidRPr="00165A0C">
              <w:rPr>
                <w:rFonts w:cs="Arial"/>
                <w:sz w:val="18"/>
              </w:rPr>
              <w:t>(S) EN</w:t>
            </w:r>
          </w:p>
        </w:tc>
        <w:tc>
          <w:tcPr>
            <w:tcW w:w="834" w:type="pct"/>
            <w:shd w:val="clear" w:color="auto" w:fill="auto"/>
          </w:tcPr>
          <w:p w14:paraId="5E9B9DA3"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D0DEFAC" w14:textId="77777777" w:rsidTr="00B131AF">
        <w:tc>
          <w:tcPr>
            <w:tcW w:w="1665" w:type="pct"/>
            <w:gridSpan w:val="2"/>
            <w:shd w:val="clear" w:color="auto" w:fill="auto"/>
          </w:tcPr>
          <w:p w14:paraId="52290D7E" w14:textId="77777777" w:rsidR="00165A0C" w:rsidRPr="00165A0C" w:rsidRDefault="00165A0C" w:rsidP="00165A0C">
            <w:pPr>
              <w:spacing w:before="120" w:after="120"/>
              <w:rPr>
                <w:rFonts w:cs="Arial"/>
                <w:sz w:val="18"/>
              </w:rPr>
            </w:pPr>
            <w:r w:rsidRPr="00165A0C">
              <w:rPr>
                <w:rFonts w:cs="Arial"/>
                <w:sz w:val="18"/>
              </w:rPr>
              <w:t xml:space="preserve">      Development</w:t>
            </w:r>
          </w:p>
        </w:tc>
        <w:tc>
          <w:tcPr>
            <w:tcW w:w="834" w:type="pct"/>
            <w:shd w:val="clear" w:color="auto" w:fill="auto"/>
          </w:tcPr>
          <w:p w14:paraId="0BF7839A" w14:textId="77777777" w:rsidR="00165A0C" w:rsidRPr="00165A0C" w:rsidRDefault="00165A0C" w:rsidP="00165A0C">
            <w:pPr>
              <w:spacing w:before="120" w:after="120"/>
              <w:rPr>
                <w:rFonts w:cs="Arial"/>
                <w:sz w:val="18"/>
              </w:rPr>
            </w:pPr>
          </w:p>
        </w:tc>
        <w:tc>
          <w:tcPr>
            <w:tcW w:w="1250" w:type="pct"/>
            <w:gridSpan w:val="2"/>
            <w:shd w:val="clear" w:color="auto" w:fill="auto"/>
          </w:tcPr>
          <w:p w14:paraId="318062D8" w14:textId="77777777" w:rsidR="00165A0C" w:rsidRPr="00165A0C" w:rsidRDefault="00165A0C" w:rsidP="00165A0C">
            <w:pPr>
              <w:spacing w:before="120" w:after="120"/>
              <w:rPr>
                <w:rFonts w:cs="Arial"/>
                <w:sz w:val="18"/>
              </w:rPr>
            </w:pPr>
          </w:p>
        </w:tc>
        <w:tc>
          <w:tcPr>
            <w:tcW w:w="417" w:type="pct"/>
            <w:shd w:val="clear" w:color="auto" w:fill="auto"/>
          </w:tcPr>
          <w:p w14:paraId="255CBF47"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7222D338"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098EF25F" w14:textId="77777777" w:rsidTr="00B131AF">
        <w:tc>
          <w:tcPr>
            <w:tcW w:w="1665" w:type="pct"/>
            <w:gridSpan w:val="2"/>
            <w:shd w:val="clear" w:color="auto" w:fill="auto"/>
          </w:tcPr>
          <w:p w14:paraId="5AB07BB7" w14:textId="77777777" w:rsidR="00165A0C" w:rsidRPr="00165A0C" w:rsidRDefault="00165A0C" w:rsidP="00165A0C">
            <w:pPr>
              <w:spacing w:before="120" w:after="120"/>
              <w:rPr>
                <w:rFonts w:cs="Arial"/>
                <w:sz w:val="18"/>
              </w:rPr>
            </w:pPr>
            <w:r w:rsidRPr="00165A0C">
              <w:rPr>
                <w:rFonts w:cs="Arial"/>
                <w:sz w:val="18"/>
              </w:rPr>
              <w:t xml:space="preserve">      Location by Text</w:t>
            </w:r>
          </w:p>
        </w:tc>
        <w:tc>
          <w:tcPr>
            <w:tcW w:w="834" w:type="pct"/>
            <w:shd w:val="clear" w:color="auto" w:fill="auto"/>
          </w:tcPr>
          <w:p w14:paraId="3F86FA57" w14:textId="77777777" w:rsidR="00165A0C" w:rsidRPr="00165A0C" w:rsidRDefault="00165A0C" w:rsidP="00165A0C">
            <w:pPr>
              <w:spacing w:before="120" w:after="120"/>
              <w:rPr>
                <w:rFonts w:cs="Arial"/>
                <w:sz w:val="18"/>
              </w:rPr>
            </w:pPr>
          </w:p>
        </w:tc>
        <w:tc>
          <w:tcPr>
            <w:tcW w:w="1250" w:type="pct"/>
            <w:gridSpan w:val="2"/>
            <w:shd w:val="clear" w:color="auto" w:fill="auto"/>
          </w:tcPr>
          <w:p w14:paraId="383EB3CC" w14:textId="77777777" w:rsidR="00165A0C" w:rsidRPr="00165A0C" w:rsidRDefault="00165A0C" w:rsidP="00165A0C">
            <w:pPr>
              <w:spacing w:before="120" w:after="120"/>
              <w:rPr>
                <w:rFonts w:cs="Arial"/>
                <w:sz w:val="18"/>
              </w:rPr>
            </w:pPr>
          </w:p>
        </w:tc>
        <w:tc>
          <w:tcPr>
            <w:tcW w:w="417" w:type="pct"/>
            <w:shd w:val="clear" w:color="auto" w:fill="auto"/>
          </w:tcPr>
          <w:p w14:paraId="58846AEE"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6B0713C9"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FC7A7B3" w14:textId="77777777" w:rsidTr="00B131AF">
        <w:tc>
          <w:tcPr>
            <w:tcW w:w="1665" w:type="pct"/>
            <w:gridSpan w:val="2"/>
            <w:shd w:val="clear" w:color="auto" w:fill="auto"/>
          </w:tcPr>
          <w:p w14:paraId="4BF4CCCD" w14:textId="77777777" w:rsidR="00165A0C" w:rsidRPr="00165A0C" w:rsidRDefault="00165A0C" w:rsidP="00165A0C">
            <w:pPr>
              <w:spacing w:before="120" w:after="120"/>
              <w:rPr>
                <w:rFonts w:cs="Arial"/>
                <w:sz w:val="18"/>
              </w:rPr>
            </w:pPr>
            <w:r w:rsidRPr="00165A0C">
              <w:rPr>
                <w:rFonts w:cs="Arial"/>
                <w:sz w:val="18"/>
              </w:rPr>
              <w:t xml:space="preserve">      Text Content</w:t>
            </w:r>
          </w:p>
        </w:tc>
        <w:tc>
          <w:tcPr>
            <w:tcW w:w="834" w:type="pct"/>
            <w:shd w:val="clear" w:color="auto" w:fill="auto"/>
          </w:tcPr>
          <w:p w14:paraId="0961A759" w14:textId="77777777" w:rsidR="00165A0C" w:rsidRPr="00165A0C" w:rsidRDefault="00165A0C" w:rsidP="00165A0C">
            <w:pPr>
              <w:spacing w:before="120" w:after="120"/>
              <w:rPr>
                <w:rFonts w:cs="Arial"/>
                <w:sz w:val="18"/>
              </w:rPr>
            </w:pPr>
          </w:p>
        </w:tc>
        <w:tc>
          <w:tcPr>
            <w:tcW w:w="1250" w:type="pct"/>
            <w:gridSpan w:val="2"/>
            <w:shd w:val="clear" w:color="auto" w:fill="auto"/>
          </w:tcPr>
          <w:p w14:paraId="025DB0C4" w14:textId="77777777" w:rsidR="00165A0C" w:rsidRPr="00165A0C" w:rsidRDefault="00165A0C" w:rsidP="00165A0C">
            <w:pPr>
              <w:spacing w:before="120" w:after="120"/>
              <w:rPr>
                <w:rFonts w:cs="Arial"/>
                <w:sz w:val="18"/>
              </w:rPr>
            </w:pPr>
          </w:p>
        </w:tc>
        <w:tc>
          <w:tcPr>
            <w:tcW w:w="417" w:type="pct"/>
            <w:shd w:val="clear" w:color="auto" w:fill="auto"/>
          </w:tcPr>
          <w:p w14:paraId="5F5301DA" w14:textId="77777777" w:rsidR="00165A0C" w:rsidRPr="00165A0C" w:rsidRDefault="00165A0C" w:rsidP="00165A0C">
            <w:pPr>
              <w:spacing w:before="120" w:after="120"/>
              <w:rPr>
                <w:rFonts w:cs="Arial"/>
                <w:sz w:val="18"/>
              </w:rPr>
            </w:pPr>
            <w:r w:rsidRPr="00165A0C">
              <w:rPr>
                <w:rFonts w:cs="Arial"/>
                <w:sz w:val="18"/>
              </w:rPr>
              <w:t>(S) C</w:t>
            </w:r>
          </w:p>
        </w:tc>
        <w:tc>
          <w:tcPr>
            <w:tcW w:w="834" w:type="pct"/>
            <w:shd w:val="clear" w:color="auto" w:fill="auto"/>
          </w:tcPr>
          <w:p w14:paraId="0E7B0050"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46099F59" w14:textId="77777777" w:rsidTr="00B131AF">
        <w:tc>
          <w:tcPr>
            <w:tcW w:w="1665" w:type="pct"/>
            <w:gridSpan w:val="2"/>
            <w:shd w:val="clear" w:color="auto" w:fill="auto"/>
          </w:tcPr>
          <w:p w14:paraId="49793F11" w14:textId="77777777" w:rsidR="00165A0C" w:rsidRPr="00165A0C" w:rsidRDefault="00165A0C" w:rsidP="00165A0C">
            <w:pPr>
              <w:spacing w:before="120" w:after="120"/>
              <w:rPr>
                <w:rFonts w:cs="Arial"/>
                <w:sz w:val="18"/>
              </w:rPr>
            </w:pPr>
            <w:r w:rsidRPr="00165A0C">
              <w:rPr>
                <w:rFonts w:cs="Arial"/>
                <w:sz w:val="18"/>
              </w:rPr>
              <w:t xml:space="preserve">         Category of text</w:t>
            </w:r>
          </w:p>
        </w:tc>
        <w:tc>
          <w:tcPr>
            <w:tcW w:w="834" w:type="pct"/>
            <w:shd w:val="clear" w:color="auto" w:fill="auto"/>
          </w:tcPr>
          <w:p w14:paraId="4B753C20" w14:textId="77777777" w:rsidR="00165A0C" w:rsidRPr="00165A0C" w:rsidRDefault="00165A0C" w:rsidP="00165A0C">
            <w:pPr>
              <w:spacing w:before="120" w:after="120"/>
              <w:rPr>
                <w:rFonts w:cs="Arial"/>
                <w:sz w:val="18"/>
              </w:rPr>
            </w:pPr>
          </w:p>
        </w:tc>
        <w:tc>
          <w:tcPr>
            <w:tcW w:w="1250" w:type="pct"/>
            <w:gridSpan w:val="2"/>
            <w:shd w:val="clear" w:color="auto" w:fill="auto"/>
          </w:tcPr>
          <w:p w14:paraId="6B90865E" w14:textId="77777777" w:rsidR="00165A0C" w:rsidRPr="00165A0C" w:rsidRDefault="00165A0C" w:rsidP="00165A0C">
            <w:pPr>
              <w:spacing w:before="120" w:after="120"/>
              <w:rPr>
                <w:rFonts w:cs="Arial"/>
                <w:sz w:val="18"/>
              </w:rPr>
            </w:pPr>
            <w:r w:rsidRPr="00165A0C">
              <w:rPr>
                <w:rFonts w:cs="Arial"/>
                <w:sz w:val="18"/>
              </w:rPr>
              <w:t>1 : Abstract or Summary</w:t>
            </w:r>
          </w:p>
          <w:p w14:paraId="227FAFD3" w14:textId="77777777" w:rsidR="00165A0C" w:rsidRPr="00165A0C" w:rsidRDefault="00165A0C" w:rsidP="00165A0C">
            <w:pPr>
              <w:spacing w:before="120" w:after="120"/>
              <w:rPr>
                <w:rFonts w:cs="Arial"/>
                <w:sz w:val="18"/>
              </w:rPr>
            </w:pPr>
            <w:r w:rsidRPr="00165A0C">
              <w:rPr>
                <w:rFonts w:cs="Arial"/>
                <w:sz w:val="18"/>
              </w:rPr>
              <w:t>2 : Extract</w:t>
            </w:r>
          </w:p>
          <w:p w14:paraId="1788E5E1" w14:textId="77777777" w:rsidR="00165A0C" w:rsidRPr="00165A0C" w:rsidRDefault="00165A0C" w:rsidP="00165A0C">
            <w:pPr>
              <w:spacing w:before="120" w:after="120"/>
              <w:rPr>
                <w:rFonts w:cs="Arial"/>
                <w:sz w:val="18"/>
              </w:rPr>
            </w:pPr>
            <w:r w:rsidRPr="00165A0C">
              <w:rPr>
                <w:rFonts w:cs="Arial"/>
                <w:sz w:val="18"/>
              </w:rPr>
              <w:t>3 : Full Text</w:t>
            </w:r>
          </w:p>
        </w:tc>
        <w:tc>
          <w:tcPr>
            <w:tcW w:w="417" w:type="pct"/>
            <w:shd w:val="clear" w:color="auto" w:fill="auto"/>
          </w:tcPr>
          <w:p w14:paraId="79E7B35D" w14:textId="77777777" w:rsidR="00165A0C" w:rsidRPr="00165A0C" w:rsidRDefault="00165A0C" w:rsidP="00165A0C">
            <w:pPr>
              <w:spacing w:before="120" w:after="120"/>
              <w:rPr>
                <w:rFonts w:cs="Arial"/>
                <w:sz w:val="18"/>
              </w:rPr>
            </w:pPr>
            <w:r w:rsidRPr="00165A0C">
              <w:rPr>
                <w:rFonts w:cs="Arial"/>
                <w:sz w:val="18"/>
              </w:rPr>
              <w:t>(S) EN</w:t>
            </w:r>
          </w:p>
        </w:tc>
        <w:tc>
          <w:tcPr>
            <w:tcW w:w="834" w:type="pct"/>
            <w:shd w:val="clear" w:color="auto" w:fill="auto"/>
          </w:tcPr>
          <w:p w14:paraId="48D8F3B1"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323DAE6" w14:textId="77777777" w:rsidTr="00B131AF">
        <w:tc>
          <w:tcPr>
            <w:tcW w:w="1665" w:type="pct"/>
            <w:gridSpan w:val="2"/>
            <w:shd w:val="clear" w:color="auto" w:fill="auto"/>
          </w:tcPr>
          <w:p w14:paraId="7A32EF32" w14:textId="77777777" w:rsidR="00165A0C" w:rsidRPr="00165A0C" w:rsidRDefault="00165A0C" w:rsidP="00165A0C">
            <w:pPr>
              <w:spacing w:before="120" w:after="120"/>
              <w:rPr>
                <w:rFonts w:cs="Arial"/>
                <w:sz w:val="18"/>
              </w:rPr>
            </w:pPr>
            <w:r w:rsidRPr="00165A0C">
              <w:rPr>
                <w:rFonts w:cs="Arial"/>
                <w:sz w:val="18"/>
              </w:rPr>
              <w:t xml:space="preserve">         Information</w:t>
            </w:r>
          </w:p>
        </w:tc>
        <w:tc>
          <w:tcPr>
            <w:tcW w:w="834" w:type="pct"/>
            <w:shd w:val="clear" w:color="auto" w:fill="auto"/>
          </w:tcPr>
          <w:p w14:paraId="0F0F5784" w14:textId="77777777" w:rsidR="00165A0C" w:rsidRPr="00165A0C" w:rsidRDefault="00165A0C" w:rsidP="00165A0C">
            <w:pPr>
              <w:spacing w:before="120" w:after="120"/>
              <w:rPr>
                <w:rFonts w:cs="Arial"/>
                <w:sz w:val="18"/>
              </w:rPr>
            </w:pPr>
          </w:p>
        </w:tc>
        <w:tc>
          <w:tcPr>
            <w:tcW w:w="1250" w:type="pct"/>
            <w:gridSpan w:val="2"/>
            <w:shd w:val="clear" w:color="auto" w:fill="auto"/>
          </w:tcPr>
          <w:p w14:paraId="5A9D0A4A" w14:textId="77777777" w:rsidR="00165A0C" w:rsidRPr="00165A0C" w:rsidRDefault="00165A0C" w:rsidP="00165A0C">
            <w:pPr>
              <w:spacing w:before="120" w:after="120"/>
              <w:rPr>
                <w:rFonts w:cs="Arial"/>
                <w:sz w:val="18"/>
              </w:rPr>
            </w:pPr>
          </w:p>
        </w:tc>
        <w:tc>
          <w:tcPr>
            <w:tcW w:w="417" w:type="pct"/>
            <w:shd w:val="clear" w:color="auto" w:fill="auto"/>
          </w:tcPr>
          <w:p w14:paraId="55A0A095" w14:textId="77777777" w:rsidR="00165A0C" w:rsidRPr="00165A0C" w:rsidRDefault="00165A0C" w:rsidP="00165A0C">
            <w:pPr>
              <w:spacing w:before="120" w:after="120"/>
              <w:rPr>
                <w:rFonts w:cs="Arial"/>
                <w:sz w:val="18"/>
              </w:rPr>
            </w:pPr>
            <w:r w:rsidRPr="00165A0C">
              <w:rPr>
                <w:rFonts w:cs="Arial"/>
                <w:sz w:val="18"/>
              </w:rPr>
              <w:t>(S) C</w:t>
            </w:r>
          </w:p>
        </w:tc>
        <w:tc>
          <w:tcPr>
            <w:tcW w:w="834" w:type="pct"/>
            <w:shd w:val="clear" w:color="auto" w:fill="auto"/>
          </w:tcPr>
          <w:p w14:paraId="0E3D5CF5"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368C9D43" w14:textId="77777777" w:rsidTr="00B131AF">
        <w:tc>
          <w:tcPr>
            <w:tcW w:w="1665" w:type="pct"/>
            <w:gridSpan w:val="2"/>
            <w:shd w:val="clear" w:color="auto" w:fill="auto"/>
          </w:tcPr>
          <w:p w14:paraId="719196B9" w14:textId="77777777" w:rsidR="00165A0C" w:rsidRPr="00165A0C" w:rsidRDefault="00165A0C" w:rsidP="00165A0C">
            <w:pPr>
              <w:spacing w:before="120" w:after="120"/>
              <w:rPr>
                <w:rFonts w:cs="Arial"/>
                <w:sz w:val="18"/>
              </w:rPr>
            </w:pPr>
            <w:r w:rsidRPr="00165A0C">
              <w:rPr>
                <w:rFonts w:cs="Arial"/>
                <w:sz w:val="18"/>
              </w:rPr>
              <w:t xml:space="preserve">            File Locator</w:t>
            </w:r>
          </w:p>
        </w:tc>
        <w:tc>
          <w:tcPr>
            <w:tcW w:w="834" w:type="pct"/>
            <w:shd w:val="clear" w:color="auto" w:fill="auto"/>
          </w:tcPr>
          <w:p w14:paraId="795029FE" w14:textId="77777777" w:rsidR="00165A0C" w:rsidRPr="00165A0C" w:rsidRDefault="00165A0C" w:rsidP="00165A0C">
            <w:pPr>
              <w:spacing w:before="120" w:after="120"/>
              <w:rPr>
                <w:rFonts w:cs="Arial"/>
                <w:sz w:val="18"/>
              </w:rPr>
            </w:pPr>
          </w:p>
        </w:tc>
        <w:tc>
          <w:tcPr>
            <w:tcW w:w="1250" w:type="pct"/>
            <w:gridSpan w:val="2"/>
            <w:shd w:val="clear" w:color="auto" w:fill="auto"/>
          </w:tcPr>
          <w:p w14:paraId="1367FFF8" w14:textId="77777777" w:rsidR="00165A0C" w:rsidRPr="00165A0C" w:rsidRDefault="00165A0C" w:rsidP="00165A0C">
            <w:pPr>
              <w:spacing w:before="120" w:after="120"/>
              <w:rPr>
                <w:rFonts w:cs="Arial"/>
                <w:sz w:val="18"/>
              </w:rPr>
            </w:pPr>
          </w:p>
        </w:tc>
        <w:tc>
          <w:tcPr>
            <w:tcW w:w="417" w:type="pct"/>
            <w:shd w:val="clear" w:color="auto" w:fill="auto"/>
          </w:tcPr>
          <w:p w14:paraId="17D388F7"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293A243A"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7F05999" w14:textId="77777777" w:rsidTr="00B131AF">
        <w:tc>
          <w:tcPr>
            <w:tcW w:w="1665" w:type="pct"/>
            <w:gridSpan w:val="2"/>
            <w:shd w:val="clear" w:color="auto" w:fill="auto"/>
          </w:tcPr>
          <w:p w14:paraId="4B79E529" w14:textId="77777777" w:rsidR="00165A0C" w:rsidRPr="00165A0C" w:rsidRDefault="00165A0C" w:rsidP="00165A0C">
            <w:pPr>
              <w:spacing w:before="120" w:after="120"/>
              <w:rPr>
                <w:rFonts w:cs="Arial"/>
                <w:sz w:val="18"/>
              </w:rPr>
            </w:pPr>
            <w:r w:rsidRPr="00165A0C">
              <w:rPr>
                <w:rFonts w:cs="Arial"/>
                <w:sz w:val="18"/>
              </w:rPr>
              <w:t xml:space="preserve">            File Reference</w:t>
            </w:r>
          </w:p>
        </w:tc>
        <w:tc>
          <w:tcPr>
            <w:tcW w:w="834" w:type="pct"/>
            <w:shd w:val="clear" w:color="auto" w:fill="auto"/>
          </w:tcPr>
          <w:p w14:paraId="1E593D39" w14:textId="77777777" w:rsidR="00165A0C" w:rsidRPr="00165A0C" w:rsidRDefault="00165A0C" w:rsidP="00165A0C">
            <w:pPr>
              <w:spacing w:before="120" w:after="120"/>
              <w:rPr>
                <w:rFonts w:cs="Arial"/>
                <w:sz w:val="18"/>
              </w:rPr>
            </w:pPr>
            <w:r w:rsidRPr="00165A0C">
              <w:rPr>
                <w:rFonts w:cs="Arial"/>
                <w:sz w:val="18"/>
              </w:rPr>
              <w:t>(TXTDSC)</w:t>
            </w:r>
          </w:p>
        </w:tc>
        <w:tc>
          <w:tcPr>
            <w:tcW w:w="1250" w:type="pct"/>
            <w:gridSpan w:val="2"/>
            <w:shd w:val="clear" w:color="auto" w:fill="auto"/>
          </w:tcPr>
          <w:p w14:paraId="608E79B0" w14:textId="77777777" w:rsidR="00165A0C" w:rsidRPr="00165A0C" w:rsidRDefault="00165A0C" w:rsidP="00165A0C">
            <w:pPr>
              <w:spacing w:before="120" w:after="120"/>
              <w:rPr>
                <w:rFonts w:cs="Arial"/>
                <w:sz w:val="18"/>
              </w:rPr>
            </w:pPr>
          </w:p>
        </w:tc>
        <w:tc>
          <w:tcPr>
            <w:tcW w:w="417" w:type="pct"/>
            <w:shd w:val="clear" w:color="auto" w:fill="auto"/>
          </w:tcPr>
          <w:p w14:paraId="54DF47CD"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14D26EC6"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341E80D" w14:textId="77777777" w:rsidTr="00B131AF">
        <w:tc>
          <w:tcPr>
            <w:tcW w:w="1665" w:type="pct"/>
            <w:gridSpan w:val="2"/>
            <w:shd w:val="clear" w:color="auto" w:fill="auto"/>
          </w:tcPr>
          <w:p w14:paraId="0AAA4137" w14:textId="77777777" w:rsidR="00165A0C" w:rsidRPr="00165A0C" w:rsidRDefault="00165A0C" w:rsidP="00165A0C">
            <w:pPr>
              <w:spacing w:before="120" w:after="120"/>
              <w:rPr>
                <w:rFonts w:cs="Arial"/>
                <w:sz w:val="18"/>
              </w:rPr>
            </w:pPr>
            <w:r w:rsidRPr="00165A0C">
              <w:rPr>
                <w:rFonts w:cs="Arial"/>
                <w:sz w:val="18"/>
              </w:rPr>
              <w:t xml:space="preserve">            Headline</w:t>
            </w:r>
          </w:p>
        </w:tc>
        <w:tc>
          <w:tcPr>
            <w:tcW w:w="834" w:type="pct"/>
            <w:shd w:val="clear" w:color="auto" w:fill="auto"/>
          </w:tcPr>
          <w:p w14:paraId="40948D68" w14:textId="77777777" w:rsidR="00165A0C" w:rsidRPr="00165A0C" w:rsidRDefault="00165A0C" w:rsidP="00165A0C">
            <w:pPr>
              <w:spacing w:before="120" w:after="120"/>
              <w:rPr>
                <w:rFonts w:cs="Arial"/>
                <w:sz w:val="18"/>
              </w:rPr>
            </w:pPr>
          </w:p>
        </w:tc>
        <w:tc>
          <w:tcPr>
            <w:tcW w:w="1250" w:type="pct"/>
            <w:gridSpan w:val="2"/>
            <w:shd w:val="clear" w:color="auto" w:fill="auto"/>
          </w:tcPr>
          <w:p w14:paraId="1E01B1FD" w14:textId="77777777" w:rsidR="00165A0C" w:rsidRPr="00165A0C" w:rsidRDefault="00165A0C" w:rsidP="00165A0C">
            <w:pPr>
              <w:spacing w:before="120" w:after="120"/>
              <w:rPr>
                <w:rFonts w:cs="Arial"/>
                <w:sz w:val="18"/>
              </w:rPr>
            </w:pPr>
          </w:p>
        </w:tc>
        <w:tc>
          <w:tcPr>
            <w:tcW w:w="417" w:type="pct"/>
            <w:shd w:val="clear" w:color="auto" w:fill="auto"/>
          </w:tcPr>
          <w:p w14:paraId="4215FD45"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60A2090B" w14:textId="77777777" w:rsidR="00165A0C" w:rsidRPr="00165A0C" w:rsidRDefault="00165A0C" w:rsidP="00165A0C">
            <w:pPr>
              <w:spacing w:before="120" w:after="120"/>
              <w:rPr>
                <w:rFonts w:cs="Arial"/>
                <w:sz w:val="18"/>
              </w:rPr>
            </w:pPr>
            <w:r w:rsidRPr="00165A0C">
              <w:rPr>
                <w:rFonts w:cs="Arial"/>
                <w:sz w:val="18"/>
              </w:rPr>
              <w:t>0, * (ordered)</w:t>
            </w:r>
          </w:p>
        </w:tc>
      </w:tr>
      <w:tr w:rsidR="00165A0C" w:rsidRPr="00165A0C" w14:paraId="7073E9BC" w14:textId="77777777" w:rsidTr="00B131AF">
        <w:tc>
          <w:tcPr>
            <w:tcW w:w="1665" w:type="pct"/>
            <w:gridSpan w:val="2"/>
            <w:shd w:val="clear" w:color="auto" w:fill="auto"/>
          </w:tcPr>
          <w:p w14:paraId="52701AA1" w14:textId="77777777" w:rsidR="00165A0C" w:rsidRPr="00165A0C" w:rsidRDefault="00165A0C" w:rsidP="00165A0C">
            <w:pPr>
              <w:spacing w:before="120" w:after="120"/>
              <w:rPr>
                <w:rFonts w:cs="Arial"/>
                <w:sz w:val="18"/>
              </w:rPr>
            </w:pPr>
            <w:r w:rsidRPr="00165A0C">
              <w:rPr>
                <w:rFonts w:cs="Arial"/>
                <w:sz w:val="18"/>
              </w:rPr>
              <w:t xml:space="preserve">            Language</w:t>
            </w:r>
          </w:p>
        </w:tc>
        <w:tc>
          <w:tcPr>
            <w:tcW w:w="834" w:type="pct"/>
            <w:shd w:val="clear" w:color="auto" w:fill="auto"/>
          </w:tcPr>
          <w:p w14:paraId="31BA7F83" w14:textId="77777777" w:rsidR="00165A0C" w:rsidRPr="00165A0C" w:rsidRDefault="00165A0C" w:rsidP="00165A0C">
            <w:pPr>
              <w:spacing w:before="120" w:after="120"/>
              <w:rPr>
                <w:rFonts w:cs="Arial"/>
                <w:sz w:val="18"/>
              </w:rPr>
            </w:pPr>
          </w:p>
        </w:tc>
        <w:tc>
          <w:tcPr>
            <w:tcW w:w="1250" w:type="pct"/>
            <w:gridSpan w:val="2"/>
            <w:shd w:val="clear" w:color="auto" w:fill="auto"/>
          </w:tcPr>
          <w:p w14:paraId="5ABA8314" w14:textId="77777777" w:rsidR="00165A0C" w:rsidRPr="00165A0C" w:rsidRDefault="00165A0C" w:rsidP="00165A0C">
            <w:pPr>
              <w:spacing w:before="120" w:after="120"/>
              <w:rPr>
                <w:rFonts w:cs="Arial"/>
                <w:sz w:val="18"/>
              </w:rPr>
            </w:pPr>
          </w:p>
        </w:tc>
        <w:tc>
          <w:tcPr>
            <w:tcW w:w="417" w:type="pct"/>
            <w:shd w:val="clear" w:color="auto" w:fill="auto"/>
          </w:tcPr>
          <w:p w14:paraId="404382D6"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78FF2D25"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A25CBC6" w14:textId="77777777" w:rsidTr="00B131AF">
        <w:tc>
          <w:tcPr>
            <w:tcW w:w="1665" w:type="pct"/>
            <w:gridSpan w:val="2"/>
            <w:shd w:val="clear" w:color="auto" w:fill="auto"/>
          </w:tcPr>
          <w:p w14:paraId="29DAD6E5" w14:textId="77777777" w:rsidR="00165A0C" w:rsidRPr="00165A0C" w:rsidRDefault="00165A0C" w:rsidP="00165A0C">
            <w:pPr>
              <w:spacing w:before="120" w:after="120"/>
              <w:rPr>
                <w:rFonts w:cs="Arial"/>
                <w:sz w:val="18"/>
              </w:rPr>
            </w:pPr>
            <w:r w:rsidRPr="00165A0C">
              <w:rPr>
                <w:rFonts w:cs="Arial"/>
                <w:sz w:val="18"/>
              </w:rPr>
              <w:t xml:space="preserve">            Text</w:t>
            </w:r>
          </w:p>
        </w:tc>
        <w:tc>
          <w:tcPr>
            <w:tcW w:w="834" w:type="pct"/>
            <w:shd w:val="clear" w:color="auto" w:fill="auto"/>
          </w:tcPr>
          <w:p w14:paraId="4B72E3EF" w14:textId="77777777" w:rsidR="00165A0C" w:rsidRPr="00165A0C" w:rsidRDefault="00165A0C" w:rsidP="00165A0C">
            <w:pPr>
              <w:spacing w:before="120" w:after="120"/>
              <w:rPr>
                <w:rFonts w:cs="Arial"/>
                <w:sz w:val="18"/>
              </w:rPr>
            </w:pPr>
            <w:r w:rsidRPr="00165A0C">
              <w:rPr>
                <w:rFonts w:cs="Arial"/>
                <w:sz w:val="18"/>
              </w:rPr>
              <w:t>(INFORM)</w:t>
            </w:r>
          </w:p>
          <w:p w14:paraId="119F3260" w14:textId="77777777" w:rsidR="00165A0C" w:rsidRPr="00165A0C" w:rsidRDefault="00165A0C" w:rsidP="00165A0C">
            <w:pPr>
              <w:spacing w:before="120" w:after="120"/>
              <w:rPr>
                <w:rFonts w:cs="Arial"/>
                <w:sz w:val="18"/>
              </w:rPr>
            </w:pPr>
            <w:r w:rsidRPr="00165A0C">
              <w:rPr>
                <w:rFonts w:cs="Arial"/>
                <w:sz w:val="18"/>
              </w:rPr>
              <w:t>(NINFOM)</w:t>
            </w:r>
          </w:p>
        </w:tc>
        <w:tc>
          <w:tcPr>
            <w:tcW w:w="1250" w:type="pct"/>
            <w:gridSpan w:val="2"/>
            <w:shd w:val="clear" w:color="auto" w:fill="auto"/>
          </w:tcPr>
          <w:p w14:paraId="235C4B98" w14:textId="77777777" w:rsidR="00165A0C" w:rsidRPr="00165A0C" w:rsidRDefault="00165A0C" w:rsidP="00165A0C">
            <w:pPr>
              <w:spacing w:before="120" w:after="120"/>
              <w:rPr>
                <w:rFonts w:cs="Arial"/>
                <w:sz w:val="18"/>
              </w:rPr>
            </w:pPr>
          </w:p>
        </w:tc>
        <w:tc>
          <w:tcPr>
            <w:tcW w:w="417" w:type="pct"/>
            <w:shd w:val="clear" w:color="auto" w:fill="auto"/>
          </w:tcPr>
          <w:p w14:paraId="26CCBAF8"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172D9124"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C86FFEF" w14:textId="77777777" w:rsidTr="00B131AF">
        <w:tc>
          <w:tcPr>
            <w:tcW w:w="1665" w:type="pct"/>
            <w:gridSpan w:val="2"/>
            <w:shd w:val="clear" w:color="auto" w:fill="auto"/>
          </w:tcPr>
          <w:p w14:paraId="27073F87" w14:textId="77777777" w:rsidR="00165A0C" w:rsidRPr="00165A0C" w:rsidRDefault="00165A0C" w:rsidP="00165A0C">
            <w:pPr>
              <w:spacing w:before="120" w:after="120"/>
              <w:rPr>
                <w:rFonts w:cs="Arial"/>
                <w:sz w:val="18"/>
              </w:rPr>
            </w:pPr>
            <w:r w:rsidRPr="00165A0C">
              <w:rPr>
                <w:rFonts w:cs="Arial"/>
                <w:sz w:val="18"/>
              </w:rPr>
              <w:t xml:space="preserve">         Online Resource</w:t>
            </w:r>
          </w:p>
        </w:tc>
        <w:tc>
          <w:tcPr>
            <w:tcW w:w="834" w:type="pct"/>
            <w:shd w:val="clear" w:color="auto" w:fill="auto"/>
          </w:tcPr>
          <w:p w14:paraId="5C1CD44A" w14:textId="77777777" w:rsidR="00165A0C" w:rsidRPr="00165A0C" w:rsidRDefault="00165A0C" w:rsidP="00165A0C">
            <w:pPr>
              <w:spacing w:before="120" w:after="120"/>
              <w:rPr>
                <w:rFonts w:cs="Arial"/>
                <w:sz w:val="18"/>
              </w:rPr>
            </w:pPr>
          </w:p>
        </w:tc>
        <w:tc>
          <w:tcPr>
            <w:tcW w:w="1250" w:type="pct"/>
            <w:gridSpan w:val="2"/>
            <w:shd w:val="clear" w:color="auto" w:fill="auto"/>
          </w:tcPr>
          <w:p w14:paraId="59090834" w14:textId="77777777" w:rsidR="00165A0C" w:rsidRPr="00165A0C" w:rsidRDefault="00165A0C" w:rsidP="00165A0C">
            <w:pPr>
              <w:spacing w:before="120" w:after="120"/>
              <w:rPr>
                <w:rFonts w:cs="Arial"/>
                <w:sz w:val="18"/>
              </w:rPr>
            </w:pPr>
          </w:p>
        </w:tc>
        <w:tc>
          <w:tcPr>
            <w:tcW w:w="417" w:type="pct"/>
            <w:shd w:val="clear" w:color="auto" w:fill="auto"/>
          </w:tcPr>
          <w:p w14:paraId="4A8C8D41" w14:textId="77777777" w:rsidR="00165A0C" w:rsidRPr="00165A0C" w:rsidRDefault="00165A0C" w:rsidP="00165A0C">
            <w:pPr>
              <w:spacing w:before="120" w:after="120"/>
              <w:rPr>
                <w:rFonts w:cs="Arial"/>
                <w:sz w:val="18"/>
              </w:rPr>
            </w:pPr>
            <w:r w:rsidRPr="00165A0C">
              <w:rPr>
                <w:rFonts w:cs="Arial"/>
                <w:sz w:val="18"/>
              </w:rPr>
              <w:t>(S) C</w:t>
            </w:r>
          </w:p>
        </w:tc>
        <w:tc>
          <w:tcPr>
            <w:tcW w:w="834" w:type="pct"/>
            <w:shd w:val="clear" w:color="auto" w:fill="auto"/>
          </w:tcPr>
          <w:p w14:paraId="0D13D2B4"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A52F706" w14:textId="77777777" w:rsidTr="00B131AF">
        <w:tc>
          <w:tcPr>
            <w:tcW w:w="1665" w:type="pct"/>
            <w:gridSpan w:val="2"/>
            <w:shd w:val="clear" w:color="auto" w:fill="auto"/>
          </w:tcPr>
          <w:p w14:paraId="721544AB" w14:textId="77777777" w:rsidR="00165A0C" w:rsidRPr="00165A0C" w:rsidRDefault="00165A0C" w:rsidP="00165A0C">
            <w:pPr>
              <w:spacing w:before="120" w:after="120"/>
              <w:rPr>
                <w:rFonts w:cs="Arial"/>
                <w:sz w:val="18"/>
              </w:rPr>
            </w:pPr>
            <w:r w:rsidRPr="00165A0C">
              <w:rPr>
                <w:rFonts w:cs="Arial"/>
                <w:sz w:val="18"/>
              </w:rPr>
              <w:t xml:space="preserve">            Online Resource Linkage URL</w:t>
            </w:r>
          </w:p>
        </w:tc>
        <w:tc>
          <w:tcPr>
            <w:tcW w:w="834" w:type="pct"/>
            <w:shd w:val="clear" w:color="auto" w:fill="auto"/>
          </w:tcPr>
          <w:p w14:paraId="34F853F3" w14:textId="77777777" w:rsidR="00165A0C" w:rsidRPr="00165A0C" w:rsidRDefault="00165A0C" w:rsidP="00165A0C">
            <w:pPr>
              <w:spacing w:before="120" w:after="120"/>
              <w:rPr>
                <w:rFonts w:cs="Arial"/>
                <w:sz w:val="18"/>
              </w:rPr>
            </w:pPr>
          </w:p>
        </w:tc>
        <w:tc>
          <w:tcPr>
            <w:tcW w:w="1250" w:type="pct"/>
            <w:gridSpan w:val="2"/>
            <w:shd w:val="clear" w:color="auto" w:fill="auto"/>
          </w:tcPr>
          <w:p w14:paraId="35B9669F" w14:textId="77777777" w:rsidR="00165A0C" w:rsidRPr="00165A0C" w:rsidRDefault="00165A0C" w:rsidP="00165A0C">
            <w:pPr>
              <w:spacing w:before="120" w:after="120"/>
              <w:rPr>
                <w:rFonts w:cs="Arial"/>
                <w:sz w:val="18"/>
              </w:rPr>
            </w:pPr>
          </w:p>
        </w:tc>
        <w:tc>
          <w:tcPr>
            <w:tcW w:w="417" w:type="pct"/>
            <w:shd w:val="clear" w:color="auto" w:fill="auto"/>
          </w:tcPr>
          <w:p w14:paraId="24A2B755" w14:textId="77777777" w:rsidR="00165A0C" w:rsidRPr="00165A0C" w:rsidRDefault="00165A0C" w:rsidP="00165A0C">
            <w:pPr>
              <w:spacing w:before="120" w:after="120"/>
              <w:rPr>
                <w:rFonts w:cs="Arial"/>
                <w:sz w:val="18"/>
              </w:rPr>
            </w:pPr>
            <w:r w:rsidRPr="00165A0C">
              <w:rPr>
                <w:rFonts w:cs="Arial"/>
                <w:sz w:val="18"/>
              </w:rPr>
              <w:t>(S) UL</w:t>
            </w:r>
          </w:p>
        </w:tc>
        <w:tc>
          <w:tcPr>
            <w:tcW w:w="834" w:type="pct"/>
            <w:shd w:val="clear" w:color="auto" w:fill="auto"/>
          </w:tcPr>
          <w:p w14:paraId="115FFBFE"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388785CD" w14:textId="77777777" w:rsidTr="00B131AF">
        <w:tc>
          <w:tcPr>
            <w:tcW w:w="1665" w:type="pct"/>
            <w:gridSpan w:val="2"/>
            <w:shd w:val="clear" w:color="auto" w:fill="auto"/>
          </w:tcPr>
          <w:p w14:paraId="4BDB5A0D" w14:textId="77777777" w:rsidR="00165A0C" w:rsidRPr="00165A0C" w:rsidRDefault="00165A0C" w:rsidP="00165A0C">
            <w:pPr>
              <w:spacing w:before="120" w:after="120"/>
              <w:rPr>
                <w:rFonts w:cs="Arial"/>
                <w:sz w:val="18"/>
              </w:rPr>
            </w:pPr>
            <w:r w:rsidRPr="00165A0C">
              <w:rPr>
                <w:rFonts w:cs="Arial"/>
                <w:sz w:val="18"/>
              </w:rPr>
              <w:t xml:space="preserve">            Protocol</w:t>
            </w:r>
          </w:p>
        </w:tc>
        <w:tc>
          <w:tcPr>
            <w:tcW w:w="834" w:type="pct"/>
            <w:shd w:val="clear" w:color="auto" w:fill="auto"/>
          </w:tcPr>
          <w:p w14:paraId="391A7964" w14:textId="77777777" w:rsidR="00165A0C" w:rsidRPr="00165A0C" w:rsidRDefault="00165A0C" w:rsidP="00165A0C">
            <w:pPr>
              <w:spacing w:before="120" w:after="120"/>
              <w:rPr>
                <w:rFonts w:cs="Arial"/>
                <w:sz w:val="18"/>
              </w:rPr>
            </w:pPr>
          </w:p>
        </w:tc>
        <w:tc>
          <w:tcPr>
            <w:tcW w:w="1250" w:type="pct"/>
            <w:gridSpan w:val="2"/>
            <w:shd w:val="clear" w:color="auto" w:fill="auto"/>
          </w:tcPr>
          <w:p w14:paraId="47AFD4E8" w14:textId="77777777" w:rsidR="00165A0C" w:rsidRPr="00165A0C" w:rsidRDefault="00165A0C" w:rsidP="00165A0C">
            <w:pPr>
              <w:spacing w:before="120" w:after="120"/>
              <w:rPr>
                <w:rFonts w:cs="Arial"/>
                <w:sz w:val="18"/>
              </w:rPr>
            </w:pPr>
          </w:p>
        </w:tc>
        <w:tc>
          <w:tcPr>
            <w:tcW w:w="417" w:type="pct"/>
            <w:shd w:val="clear" w:color="auto" w:fill="auto"/>
          </w:tcPr>
          <w:p w14:paraId="3F87B17B"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53B0966C"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34CE679" w14:textId="77777777" w:rsidTr="00B131AF">
        <w:tc>
          <w:tcPr>
            <w:tcW w:w="1665" w:type="pct"/>
            <w:gridSpan w:val="2"/>
            <w:shd w:val="clear" w:color="auto" w:fill="auto"/>
          </w:tcPr>
          <w:p w14:paraId="4224D7C6" w14:textId="77777777" w:rsidR="00165A0C" w:rsidRPr="00165A0C" w:rsidRDefault="00165A0C" w:rsidP="00165A0C">
            <w:pPr>
              <w:spacing w:before="120" w:after="120"/>
              <w:rPr>
                <w:rFonts w:cs="Arial"/>
                <w:sz w:val="18"/>
              </w:rPr>
            </w:pPr>
            <w:r w:rsidRPr="00165A0C">
              <w:rPr>
                <w:rFonts w:cs="Arial"/>
                <w:sz w:val="18"/>
              </w:rPr>
              <w:t xml:space="preserve">            Application Profile</w:t>
            </w:r>
          </w:p>
        </w:tc>
        <w:tc>
          <w:tcPr>
            <w:tcW w:w="834" w:type="pct"/>
            <w:shd w:val="clear" w:color="auto" w:fill="auto"/>
          </w:tcPr>
          <w:p w14:paraId="1A7699A7" w14:textId="77777777" w:rsidR="00165A0C" w:rsidRPr="00165A0C" w:rsidRDefault="00165A0C" w:rsidP="00165A0C">
            <w:pPr>
              <w:spacing w:before="120" w:after="120"/>
              <w:rPr>
                <w:rFonts w:cs="Arial"/>
                <w:sz w:val="18"/>
              </w:rPr>
            </w:pPr>
          </w:p>
        </w:tc>
        <w:tc>
          <w:tcPr>
            <w:tcW w:w="1250" w:type="pct"/>
            <w:gridSpan w:val="2"/>
            <w:shd w:val="clear" w:color="auto" w:fill="auto"/>
          </w:tcPr>
          <w:p w14:paraId="52F16386" w14:textId="77777777" w:rsidR="00165A0C" w:rsidRPr="00165A0C" w:rsidRDefault="00165A0C" w:rsidP="00165A0C">
            <w:pPr>
              <w:spacing w:before="120" w:after="120"/>
              <w:rPr>
                <w:rFonts w:cs="Arial"/>
                <w:sz w:val="18"/>
              </w:rPr>
            </w:pPr>
          </w:p>
        </w:tc>
        <w:tc>
          <w:tcPr>
            <w:tcW w:w="417" w:type="pct"/>
            <w:shd w:val="clear" w:color="auto" w:fill="auto"/>
          </w:tcPr>
          <w:p w14:paraId="1183ECF1"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0D25843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0FDDE34" w14:textId="77777777" w:rsidTr="00B131AF">
        <w:tc>
          <w:tcPr>
            <w:tcW w:w="1665" w:type="pct"/>
            <w:gridSpan w:val="2"/>
            <w:shd w:val="clear" w:color="auto" w:fill="auto"/>
          </w:tcPr>
          <w:p w14:paraId="6832A345" w14:textId="77777777" w:rsidR="00165A0C" w:rsidRPr="00165A0C" w:rsidRDefault="00165A0C" w:rsidP="00165A0C">
            <w:pPr>
              <w:spacing w:before="120" w:after="120"/>
              <w:rPr>
                <w:rFonts w:cs="Arial"/>
                <w:sz w:val="18"/>
              </w:rPr>
            </w:pPr>
            <w:r w:rsidRPr="00165A0C">
              <w:rPr>
                <w:rFonts w:cs="Arial"/>
                <w:sz w:val="18"/>
              </w:rPr>
              <w:t xml:space="preserve">            Name of Resource</w:t>
            </w:r>
          </w:p>
        </w:tc>
        <w:tc>
          <w:tcPr>
            <w:tcW w:w="834" w:type="pct"/>
            <w:shd w:val="clear" w:color="auto" w:fill="auto"/>
          </w:tcPr>
          <w:p w14:paraId="79AE7CE2" w14:textId="77777777" w:rsidR="00165A0C" w:rsidRPr="00165A0C" w:rsidRDefault="00165A0C" w:rsidP="00165A0C">
            <w:pPr>
              <w:spacing w:before="120" w:after="120"/>
              <w:rPr>
                <w:rFonts w:cs="Arial"/>
                <w:sz w:val="18"/>
              </w:rPr>
            </w:pPr>
          </w:p>
        </w:tc>
        <w:tc>
          <w:tcPr>
            <w:tcW w:w="1250" w:type="pct"/>
            <w:gridSpan w:val="2"/>
            <w:shd w:val="clear" w:color="auto" w:fill="auto"/>
          </w:tcPr>
          <w:p w14:paraId="35F9DCBE" w14:textId="77777777" w:rsidR="00165A0C" w:rsidRPr="00165A0C" w:rsidRDefault="00165A0C" w:rsidP="00165A0C">
            <w:pPr>
              <w:spacing w:before="120" w:after="120"/>
              <w:rPr>
                <w:rFonts w:cs="Arial"/>
                <w:sz w:val="18"/>
              </w:rPr>
            </w:pPr>
          </w:p>
        </w:tc>
        <w:tc>
          <w:tcPr>
            <w:tcW w:w="417" w:type="pct"/>
            <w:shd w:val="clear" w:color="auto" w:fill="auto"/>
          </w:tcPr>
          <w:p w14:paraId="4D963B91"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1777FBA6"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C732640" w14:textId="77777777" w:rsidTr="00B131AF">
        <w:tc>
          <w:tcPr>
            <w:tcW w:w="1665" w:type="pct"/>
            <w:gridSpan w:val="2"/>
            <w:shd w:val="clear" w:color="auto" w:fill="auto"/>
          </w:tcPr>
          <w:p w14:paraId="564254FE" w14:textId="77777777" w:rsidR="00165A0C" w:rsidRPr="00165A0C" w:rsidRDefault="00165A0C" w:rsidP="00165A0C">
            <w:pPr>
              <w:spacing w:before="120" w:after="120"/>
              <w:rPr>
                <w:rFonts w:cs="Arial"/>
                <w:sz w:val="18"/>
              </w:rPr>
            </w:pPr>
            <w:r w:rsidRPr="00165A0C">
              <w:rPr>
                <w:rFonts w:cs="Arial"/>
                <w:sz w:val="18"/>
              </w:rPr>
              <w:t xml:space="preserve">            Online Resource Description</w:t>
            </w:r>
          </w:p>
        </w:tc>
        <w:tc>
          <w:tcPr>
            <w:tcW w:w="834" w:type="pct"/>
            <w:shd w:val="clear" w:color="auto" w:fill="auto"/>
          </w:tcPr>
          <w:p w14:paraId="49C387E3" w14:textId="77777777" w:rsidR="00165A0C" w:rsidRPr="00165A0C" w:rsidRDefault="00165A0C" w:rsidP="00165A0C">
            <w:pPr>
              <w:spacing w:before="120" w:after="120"/>
              <w:rPr>
                <w:rFonts w:cs="Arial"/>
                <w:sz w:val="18"/>
              </w:rPr>
            </w:pPr>
          </w:p>
        </w:tc>
        <w:tc>
          <w:tcPr>
            <w:tcW w:w="1250" w:type="pct"/>
            <w:gridSpan w:val="2"/>
            <w:shd w:val="clear" w:color="auto" w:fill="auto"/>
          </w:tcPr>
          <w:p w14:paraId="6D40F3B7" w14:textId="77777777" w:rsidR="00165A0C" w:rsidRPr="00165A0C" w:rsidRDefault="00165A0C" w:rsidP="00165A0C">
            <w:pPr>
              <w:spacing w:before="120" w:after="120"/>
              <w:rPr>
                <w:rFonts w:cs="Arial"/>
                <w:sz w:val="18"/>
              </w:rPr>
            </w:pPr>
          </w:p>
        </w:tc>
        <w:tc>
          <w:tcPr>
            <w:tcW w:w="417" w:type="pct"/>
            <w:shd w:val="clear" w:color="auto" w:fill="auto"/>
          </w:tcPr>
          <w:p w14:paraId="6FD2B507"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0177CFFF"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2421355" w14:textId="77777777" w:rsidTr="00B131AF">
        <w:tc>
          <w:tcPr>
            <w:tcW w:w="1665" w:type="pct"/>
            <w:gridSpan w:val="2"/>
            <w:shd w:val="clear" w:color="auto" w:fill="auto"/>
          </w:tcPr>
          <w:p w14:paraId="188F636F" w14:textId="77777777" w:rsidR="00165A0C" w:rsidRPr="00165A0C" w:rsidRDefault="00165A0C" w:rsidP="00165A0C">
            <w:pPr>
              <w:spacing w:before="120" w:after="120"/>
              <w:rPr>
                <w:rFonts w:cs="Arial"/>
                <w:sz w:val="18"/>
              </w:rPr>
            </w:pPr>
            <w:r w:rsidRPr="00165A0C">
              <w:rPr>
                <w:rFonts w:cs="Arial"/>
                <w:sz w:val="18"/>
              </w:rPr>
              <w:lastRenderedPageBreak/>
              <w:t xml:space="preserve">            Online Function</w:t>
            </w:r>
          </w:p>
        </w:tc>
        <w:tc>
          <w:tcPr>
            <w:tcW w:w="834" w:type="pct"/>
            <w:shd w:val="clear" w:color="auto" w:fill="auto"/>
          </w:tcPr>
          <w:p w14:paraId="4FE653D8" w14:textId="77777777" w:rsidR="00165A0C" w:rsidRPr="00165A0C" w:rsidRDefault="00165A0C" w:rsidP="00165A0C">
            <w:pPr>
              <w:spacing w:before="120" w:after="120"/>
              <w:rPr>
                <w:rFonts w:cs="Arial"/>
                <w:sz w:val="18"/>
              </w:rPr>
            </w:pPr>
          </w:p>
        </w:tc>
        <w:tc>
          <w:tcPr>
            <w:tcW w:w="1250" w:type="pct"/>
            <w:gridSpan w:val="2"/>
            <w:shd w:val="clear" w:color="auto" w:fill="auto"/>
          </w:tcPr>
          <w:p w14:paraId="522B59FD" w14:textId="77777777" w:rsidR="00165A0C" w:rsidRPr="00165A0C" w:rsidRDefault="00165A0C" w:rsidP="00165A0C">
            <w:pPr>
              <w:spacing w:before="120" w:after="120"/>
              <w:rPr>
                <w:rFonts w:cs="Arial"/>
                <w:sz w:val="18"/>
              </w:rPr>
            </w:pPr>
            <w:r w:rsidRPr="00165A0C">
              <w:rPr>
                <w:rFonts w:cs="Arial"/>
                <w:sz w:val="18"/>
              </w:rPr>
              <w:t>1 : Download</w:t>
            </w:r>
          </w:p>
          <w:p w14:paraId="6428148D" w14:textId="77777777" w:rsidR="00165A0C" w:rsidRPr="00165A0C" w:rsidRDefault="00165A0C" w:rsidP="00165A0C">
            <w:pPr>
              <w:spacing w:before="120" w:after="120"/>
              <w:rPr>
                <w:rFonts w:cs="Arial"/>
                <w:sz w:val="18"/>
              </w:rPr>
            </w:pPr>
            <w:r w:rsidRPr="00165A0C">
              <w:rPr>
                <w:rFonts w:cs="Arial"/>
                <w:sz w:val="18"/>
              </w:rPr>
              <w:t>3 : Offline Access</w:t>
            </w:r>
          </w:p>
          <w:p w14:paraId="70A956A9" w14:textId="77777777" w:rsidR="00165A0C" w:rsidRPr="00165A0C" w:rsidRDefault="00165A0C" w:rsidP="00165A0C">
            <w:pPr>
              <w:spacing w:before="120" w:after="120"/>
              <w:rPr>
                <w:rFonts w:cs="Arial"/>
                <w:sz w:val="18"/>
              </w:rPr>
            </w:pPr>
            <w:r w:rsidRPr="00165A0C">
              <w:rPr>
                <w:rFonts w:cs="Arial"/>
                <w:sz w:val="18"/>
              </w:rPr>
              <w:t>4 : Order</w:t>
            </w:r>
          </w:p>
          <w:p w14:paraId="2B6E91C0" w14:textId="77777777" w:rsidR="00165A0C" w:rsidRPr="00165A0C" w:rsidRDefault="00165A0C" w:rsidP="00165A0C">
            <w:pPr>
              <w:spacing w:before="120" w:after="120"/>
              <w:rPr>
                <w:rFonts w:cs="Arial"/>
                <w:sz w:val="18"/>
              </w:rPr>
            </w:pPr>
            <w:r w:rsidRPr="00165A0C">
              <w:rPr>
                <w:rFonts w:cs="Arial"/>
                <w:sz w:val="18"/>
              </w:rPr>
              <w:t>5 : Search</w:t>
            </w:r>
          </w:p>
          <w:p w14:paraId="4BDA2C12" w14:textId="77777777" w:rsidR="00165A0C" w:rsidRPr="00165A0C" w:rsidRDefault="00165A0C" w:rsidP="00165A0C">
            <w:pPr>
              <w:spacing w:before="120" w:after="120"/>
              <w:rPr>
                <w:rFonts w:cs="Arial"/>
                <w:sz w:val="18"/>
              </w:rPr>
            </w:pPr>
            <w:r w:rsidRPr="00165A0C">
              <w:rPr>
                <w:rFonts w:cs="Arial"/>
                <w:sz w:val="18"/>
              </w:rPr>
              <w:t>6 : Complete Metadata</w:t>
            </w:r>
          </w:p>
          <w:p w14:paraId="0BD986A9" w14:textId="77777777" w:rsidR="00165A0C" w:rsidRPr="00165A0C" w:rsidRDefault="00165A0C" w:rsidP="00165A0C">
            <w:pPr>
              <w:spacing w:before="120" w:after="120"/>
              <w:rPr>
                <w:rFonts w:cs="Arial"/>
                <w:sz w:val="18"/>
              </w:rPr>
            </w:pPr>
            <w:r w:rsidRPr="00165A0C">
              <w:rPr>
                <w:rFonts w:cs="Arial"/>
                <w:sz w:val="18"/>
              </w:rPr>
              <w:t>7 : Browse Graphic</w:t>
            </w:r>
          </w:p>
          <w:p w14:paraId="330FA5E3" w14:textId="77777777" w:rsidR="00165A0C" w:rsidRPr="00165A0C" w:rsidRDefault="00165A0C" w:rsidP="00165A0C">
            <w:pPr>
              <w:spacing w:before="120" w:after="120"/>
              <w:rPr>
                <w:rFonts w:cs="Arial"/>
                <w:sz w:val="18"/>
              </w:rPr>
            </w:pPr>
            <w:r w:rsidRPr="00165A0C">
              <w:rPr>
                <w:rFonts w:cs="Arial"/>
                <w:sz w:val="18"/>
              </w:rPr>
              <w:t>8 : Upload</w:t>
            </w:r>
          </w:p>
          <w:p w14:paraId="7A5BBA8C" w14:textId="77777777" w:rsidR="00165A0C" w:rsidRPr="00165A0C" w:rsidRDefault="00165A0C" w:rsidP="00165A0C">
            <w:pPr>
              <w:spacing w:before="120" w:after="120"/>
              <w:rPr>
                <w:rFonts w:cs="Arial"/>
                <w:sz w:val="18"/>
              </w:rPr>
            </w:pPr>
            <w:r w:rsidRPr="00165A0C">
              <w:rPr>
                <w:rFonts w:cs="Arial"/>
                <w:sz w:val="18"/>
              </w:rPr>
              <w:t>9 : Email Service</w:t>
            </w:r>
          </w:p>
          <w:p w14:paraId="2C1078D5" w14:textId="77777777" w:rsidR="00165A0C" w:rsidRPr="00165A0C" w:rsidRDefault="00165A0C" w:rsidP="00165A0C">
            <w:pPr>
              <w:spacing w:before="120" w:after="120"/>
              <w:rPr>
                <w:rFonts w:cs="Arial"/>
                <w:sz w:val="18"/>
              </w:rPr>
            </w:pPr>
            <w:r w:rsidRPr="00165A0C">
              <w:rPr>
                <w:rFonts w:cs="Arial"/>
                <w:sz w:val="18"/>
              </w:rPr>
              <w:t>10 : Browsing</w:t>
            </w:r>
          </w:p>
          <w:p w14:paraId="0EF8537B" w14:textId="77777777" w:rsidR="00165A0C" w:rsidRPr="00165A0C" w:rsidRDefault="00165A0C" w:rsidP="00165A0C">
            <w:pPr>
              <w:spacing w:before="120" w:after="120"/>
              <w:rPr>
                <w:rFonts w:cs="Arial"/>
                <w:sz w:val="18"/>
              </w:rPr>
            </w:pPr>
            <w:r w:rsidRPr="00165A0C">
              <w:rPr>
                <w:rFonts w:cs="Arial"/>
                <w:sz w:val="18"/>
              </w:rPr>
              <w:t>11 : File Access</w:t>
            </w:r>
          </w:p>
        </w:tc>
        <w:tc>
          <w:tcPr>
            <w:tcW w:w="417" w:type="pct"/>
            <w:shd w:val="clear" w:color="auto" w:fill="auto"/>
          </w:tcPr>
          <w:p w14:paraId="67A74FD3" w14:textId="77777777" w:rsidR="00165A0C" w:rsidRPr="00165A0C" w:rsidRDefault="00165A0C" w:rsidP="00165A0C">
            <w:pPr>
              <w:spacing w:before="120" w:after="120"/>
              <w:rPr>
                <w:rFonts w:cs="Arial"/>
                <w:sz w:val="18"/>
              </w:rPr>
            </w:pPr>
            <w:r w:rsidRPr="00165A0C">
              <w:rPr>
                <w:rFonts w:cs="Arial"/>
                <w:sz w:val="18"/>
              </w:rPr>
              <w:t>(S) EN</w:t>
            </w:r>
          </w:p>
        </w:tc>
        <w:tc>
          <w:tcPr>
            <w:tcW w:w="834" w:type="pct"/>
            <w:shd w:val="clear" w:color="auto" w:fill="auto"/>
          </w:tcPr>
          <w:p w14:paraId="18AE500F"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ABDB48D" w14:textId="77777777" w:rsidTr="00B131AF">
        <w:tc>
          <w:tcPr>
            <w:tcW w:w="1665" w:type="pct"/>
            <w:gridSpan w:val="2"/>
            <w:shd w:val="clear" w:color="auto" w:fill="auto"/>
          </w:tcPr>
          <w:p w14:paraId="6BEC9372" w14:textId="77777777" w:rsidR="00165A0C" w:rsidRPr="00165A0C" w:rsidRDefault="00165A0C" w:rsidP="00165A0C">
            <w:pPr>
              <w:spacing w:before="120" w:after="120"/>
              <w:rPr>
                <w:rFonts w:cs="Arial"/>
                <w:sz w:val="18"/>
              </w:rPr>
            </w:pPr>
            <w:r w:rsidRPr="00165A0C">
              <w:rPr>
                <w:rFonts w:cs="Arial"/>
                <w:sz w:val="18"/>
              </w:rPr>
              <w:t xml:space="preserve">            Protocol request</w:t>
            </w:r>
          </w:p>
        </w:tc>
        <w:tc>
          <w:tcPr>
            <w:tcW w:w="834" w:type="pct"/>
            <w:shd w:val="clear" w:color="auto" w:fill="auto"/>
          </w:tcPr>
          <w:p w14:paraId="6DE16815" w14:textId="77777777" w:rsidR="00165A0C" w:rsidRPr="00165A0C" w:rsidRDefault="00165A0C" w:rsidP="00165A0C">
            <w:pPr>
              <w:spacing w:before="120" w:after="120"/>
              <w:rPr>
                <w:rFonts w:cs="Arial"/>
                <w:sz w:val="18"/>
              </w:rPr>
            </w:pPr>
          </w:p>
        </w:tc>
        <w:tc>
          <w:tcPr>
            <w:tcW w:w="1250" w:type="pct"/>
            <w:gridSpan w:val="2"/>
            <w:shd w:val="clear" w:color="auto" w:fill="auto"/>
          </w:tcPr>
          <w:p w14:paraId="7B62EE94" w14:textId="77777777" w:rsidR="00165A0C" w:rsidRPr="00165A0C" w:rsidRDefault="00165A0C" w:rsidP="00165A0C">
            <w:pPr>
              <w:spacing w:before="120" w:after="120"/>
              <w:rPr>
                <w:rFonts w:cs="Arial"/>
                <w:sz w:val="18"/>
              </w:rPr>
            </w:pPr>
          </w:p>
        </w:tc>
        <w:tc>
          <w:tcPr>
            <w:tcW w:w="417" w:type="pct"/>
            <w:shd w:val="clear" w:color="auto" w:fill="auto"/>
          </w:tcPr>
          <w:p w14:paraId="1D6794D6"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29C58CF7"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0253491" w14:textId="77777777" w:rsidTr="00B131AF">
        <w:tc>
          <w:tcPr>
            <w:tcW w:w="1665" w:type="pct"/>
            <w:gridSpan w:val="2"/>
            <w:shd w:val="clear" w:color="auto" w:fill="auto"/>
          </w:tcPr>
          <w:p w14:paraId="7AC4505F" w14:textId="77777777" w:rsidR="00165A0C" w:rsidRPr="00165A0C" w:rsidRDefault="00165A0C" w:rsidP="00165A0C">
            <w:pPr>
              <w:spacing w:before="120" w:after="120"/>
              <w:rPr>
                <w:rFonts w:cs="Arial"/>
                <w:sz w:val="18"/>
              </w:rPr>
            </w:pPr>
            <w:r w:rsidRPr="00165A0C">
              <w:rPr>
                <w:rFonts w:cs="Arial"/>
                <w:sz w:val="18"/>
              </w:rPr>
              <w:t xml:space="preserve">         Source</w:t>
            </w:r>
          </w:p>
        </w:tc>
        <w:tc>
          <w:tcPr>
            <w:tcW w:w="834" w:type="pct"/>
            <w:shd w:val="clear" w:color="auto" w:fill="auto"/>
          </w:tcPr>
          <w:p w14:paraId="584C53D5" w14:textId="77777777" w:rsidR="00165A0C" w:rsidRPr="00165A0C" w:rsidRDefault="00165A0C" w:rsidP="00165A0C">
            <w:pPr>
              <w:spacing w:before="120" w:after="120"/>
              <w:rPr>
                <w:rFonts w:cs="Arial"/>
                <w:sz w:val="18"/>
              </w:rPr>
            </w:pPr>
          </w:p>
        </w:tc>
        <w:tc>
          <w:tcPr>
            <w:tcW w:w="1250" w:type="pct"/>
            <w:gridSpan w:val="2"/>
            <w:shd w:val="clear" w:color="auto" w:fill="auto"/>
          </w:tcPr>
          <w:p w14:paraId="0338EE05" w14:textId="77777777" w:rsidR="00165A0C" w:rsidRPr="00165A0C" w:rsidRDefault="00165A0C" w:rsidP="00165A0C">
            <w:pPr>
              <w:spacing w:before="120" w:after="120"/>
              <w:rPr>
                <w:rFonts w:cs="Arial"/>
                <w:sz w:val="18"/>
              </w:rPr>
            </w:pPr>
          </w:p>
        </w:tc>
        <w:tc>
          <w:tcPr>
            <w:tcW w:w="417" w:type="pct"/>
            <w:shd w:val="clear" w:color="auto" w:fill="auto"/>
          </w:tcPr>
          <w:p w14:paraId="3A0FEEEA"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104D4A39"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64F0611" w14:textId="77777777" w:rsidTr="00B131AF">
        <w:tc>
          <w:tcPr>
            <w:tcW w:w="1665" w:type="pct"/>
            <w:gridSpan w:val="2"/>
            <w:shd w:val="clear" w:color="auto" w:fill="auto"/>
          </w:tcPr>
          <w:p w14:paraId="2E5E5992" w14:textId="77777777" w:rsidR="00165A0C" w:rsidRPr="00165A0C" w:rsidRDefault="00165A0C" w:rsidP="00165A0C">
            <w:pPr>
              <w:spacing w:before="120" w:after="120"/>
              <w:rPr>
                <w:rFonts w:cs="Arial"/>
                <w:sz w:val="18"/>
              </w:rPr>
            </w:pPr>
            <w:r w:rsidRPr="00165A0C">
              <w:rPr>
                <w:rFonts w:cs="Arial"/>
                <w:sz w:val="18"/>
              </w:rPr>
              <w:t xml:space="preserve">         Source Type</w:t>
            </w:r>
          </w:p>
        </w:tc>
        <w:tc>
          <w:tcPr>
            <w:tcW w:w="834" w:type="pct"/>
            <w:shd w:val="clear" w:color="auto" w:fill="auto"/>
          </w:tcPr>
          <w:p w14:paraId="749F0709" w14:textId="77777777" w:rsidR="00165A0C" w:rsidRPr="00165A0C" w:rsidRDefault="00165A0C" w:rsidP="00165A0C">
            <w:pPr>
              <w:spacing w:before="120" w:after="120"/>
              <w:rPr>
                <w:rFonts w:cs="Arial"/>
                <w:sz w:val="18"/>
              </w:rPr>
            </w:pPr>
          </w:p>
        </w:tc>
        <w:tc>
          <w:tcPr>
            <w:tcW w:w="1250" w:type="pct"/>
            <w:gridSpan w:val="2"/>
            <w:shd w:val="clear" w:color="auto" w:fill="auto"/>
          </w:tcPr>
          <w:p w14:paraId="13DDDA0F" w14:textId="77777777" w:rsidR="00165A0C" w:rsidRPr="00165A0C" w:rsidRDefault="00165A0C" w:rsidP="00165A0C">
            <w:pPr>
              <w:spacing w:before="120" w:after="120"/>
              <w:rPr>
                <w:rFonts w:cs="Arial"/>
                <w:sz w:val="18"/>
              </w:rPr>
            </w:pPr>
            <w:r w:rsidRPr="00165A0C">
              <w:rPr>
                <w:rFonts w:cs="Arial"/>
                <w:sz w:val="18"/>
              </w:rPr>
              <w:t>1 : Law or Regulation</w:t>
            </w:r>
          </w:p>
          <w:p w14:paraId="4103399B" w14:textId="77777777" w:rsidR="00165A0C" w:rsidRPr="00165A0C" w:rsidRDefault="00165A0C" w:rsidP="00165A0C">
            <w:pPr>
              <w:spacing w:before="120" w:after="120"/>
              <w:rPr>
                <w:rFonts w:cs="Arial"/>
                <w:sz w:val="18"/>
              </w:rPr>
            </w:pPr>
            <w:r w:rsidRPr="00165A0C">
              <w:rPr>
                <w:rFonts w:cs="Arial"/>
                <w:sz w:val="18"/>
              </w:rPr>
              <w:t>2 : Official Publication</w:t>
            </w:r>
          </w:p>
          <w:p w14:paraId="33C5C614" w14:textId="77777777" w:rsidR="00165A0C" w:rsidRPr="00165A0C" w:rsidRDefault="00165A0C" w:rsidP="00165A0C">
            <w:pPr>
              <w:spacing w:before="120" w:after="120"/>
              <w:rPr>
                <w:rFonts w:cs="Arial"/>
                <w:sz w:val="18"/>
              </w:rPr>
            </w:pPr>
            <w:r w:rsidRPr="00165A0C">
              <w:rPr>
                <w:rFonts w:cs="Arial"/>
                <w:sz w:val="18"/>
              </w:rPr>
              <w:t>7 : Mariner Report, Confirmed</w:t>
            </w:r>
          </w:p>
          <w:p w14:paraId="454CADC7" w14:textId="77777777" w:rsidR="00165A0C" w:rsidRPr="00165A0C" w:rsidRDefault="00165A0C" w:rsidP="00165A0C">
            <w:pPr>
              <w:spacing w:before="120" w:after="120"/>
              <w:rPr>
                <w:rFonts w:cs="Arial"/>
                <w:sz w:val="18"/>
              </w:rPr>
            </w:pPr>
            <w:r w:rsidRPr="00165A0C">
              <w:rPr>
                <w:rFonts w:cs="Arial"/>
                <w:sz w:val="18"/>
              </w:rPr>
              <w:t>8 : Mariner Report, Not Confirmed</w:t>
            </w:r>
          </w:p>
          <w:p w14:paraId="29B39432" w14:textId="77777777" w:rsidR="00165A0C" w:rsidRPr="00165A0C" w:rsidRDefault="00165A0C" w:rsidP="00165A0C">
            <w:pPr>
              <w:spacing w:before="120" w:after="120"/>
              <w:rPr>
                <w:rFonts w:cs="Arial"/>
                <w:sz w:val="18"/>
              </w:rPr>
            </w:pPr>
            <w:r w:rsidRPr="00165A0C">
              <w:rPr>
                <w:rFonts w:cs="Arial"/>
                <w:sz w:val="18"/>
              </w:rPr>
              <w:t>9 : Industry Publications and Reports</w:t>
            </w:r>
          </w:p>
          <w:p w14:paraId="69490107" w14:textId="77777777" w:rsidR="00165A0C" w:rsidRPr="00165A0C" w:rsidRDefault="00165A0C" w:rsidP="00165A0C">
            <w:pPr>
              <w:spacing w:before="120" w:after="120"/>
              <w:rPr>
                <w:rFonts w:cs="Arial"/>
                <w:sz w:val="18"/>
              </w:rPr>
            </w:pPr>
            <w:r w:rsidRPr="00165A0C">
              <w:rPr>
                <w:rFonts w:cs="Arial"/>
                <w:sz w:val="18"/>
              </w:rPr>
              <w:t>10 : Remotely Sensed Images</w:t>
            </w:r>
          </w:p>
          <w:p w14:paraId="30B95298" w14:textId="77777777" w:rsidR="00165A0C" w:rsidRPr="00165A0C" w:rsidRDefault="00165A0C" w:rsidP="00165A0C">
            <w:pPr>
              <w:spacing w:before="120" w:after="120"/>
              <w:rPr>
                <w:rFonts w:cs="Arial"/>
                <w:sz w:val="18"/>
              </w:rPr>
            </w:pPr>
            <w:r w:rsidRPr="00165A0C">
              <w:rPr>
                <w:rFonts w:cs="Arial"/>
                <w:sz w:val="18"/>
              </w:rPr>
              <w:t>11 : Photographs</w:t>
            </w:r>
          </w:p>
          <w:p w14:paraId="50A25E05" w14:textId="77777777" w:rsidR="00165A0C" w:rsidRPr="00165A0C" w:rsidRDefault="00165A0C" w:rsidP="00165A0C">
            <w:pPr>
              <w:spacing w:before="120" w:after="120"/>
              <w:rPr>
                <w:rFonts w:cs="Arial"/>
                <w:sz w:val="18"/>
              </w:rPr>
            </w:pPr>
            <w:r w:rsidRPr="00165A0C">
              <w:rPr>
                <w:rFonts w:cs="Arial"/>
                <w:sz w:val="18"/>
              </w:rPr>
              <w:t>12 : Products Issued by HO Services</w:t>
            </w:r>
          </w:p>
          <w:p w14:paraId="7FFDC69F" w14:textId="77777777" w:rsidR="00165A0C" w:rsidRPr="00165A0C" w:rsidRDefault="00165A0C" w:rsidP="00165A0C">
            <w:pPr>
              <w:spacing w:before="120" w:after="120"/>
              <w:rPr>
                <w:rFonts w:cs="Arial"/>
                <w:sz w:val="18"/>
              </w:rPr>
            </w:pPr>
            <w:r w:rsidRPr="00165A0C">
              <w:rPr>
                <w:rFonts w:cs="Arial"/>
                <w:sz w:val="18"/>
              </w:rPr>
              <w:t>13 : News Media</w:t>
            </w:r>
          </w:p>
          <w:p w14:paraId="45B9B5AD" w14:textId="77777777" w:rsidR="00165A0C" w:rsidRPr="00165A0C" w:rsidRDefault="00165A0C" w:rsidP="00165A0C">
            <w:pPr>
              <w:spacing w:before="120" w:after="120"/>
              <w:rPr>
                <w:rFonts w:cs="Arial"/>
                <w:sz w:val="18"/>
              </w:rPr>
            </w:pPr>
            <w:r w:rsidRPr="00165A0C">
              <w:rPr>
                <w:rFonts w:cs="Arial"/>
                <w:sz w:val="18"/>
              </w:rPr>
              <w:t>14 : Traffic Data</w:t>
            </w:r>
          </w:p>
        </w:tc>
        <w:tc>
          <w:tcPr>
            <w:tcW w:w="417" w:type="pct"/>
            <w:shd w:val="clear" w:color="auto" w:fill="auto"/>
          </w:tcPr>
          <w:p w14:paraId="007B87B1" w14:textId="77777777" w:rsidR="00165A0C" w:rsidRPr="00165A0C" w:rsidRDefault="00165A0C" w:rsidP="00165A0C">
            <w:pPr>
              <w:spacing w:before="120" w:after="120"/>
              <w:rPr>
                <w:rFonts w:cs="Arial"/>
                <w:sz w:val="18"/>
              </w:rPr>
            </w:pPr>
            <w:r w:rsidRPr="00165A0C">
              <w:rPr>
                <w:rFonts w:cs="Arial"/>
                <w:sz w:val="18"/>
              </w:rPr>
              <w:t>(S) EN</w:t>
            </w:r>
          </w:p>
        </w:tc>
        <w:tc>
          <w:tcPr>
            <w:tcW w:w="834" w:type="pct"/>
            <w:shd w:val="clear" w:color="auto" w:fill="auto"/>
          </w:tcPr>
          <w:p w14:paraId="1E113C9D"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0AB308F" w14:textId="77777777" w:rsidTr="00B131AF">
        <w:tc>
          <w:tcPr>
            <w:tcW w:w="1665" w:type="pct"/>
            <w:gridSpan w:val="2"/>
            <w:shd w:val="clear" w:color="auto" w:fill="auto"/>
          </w:tcPr>
          <w:p w14:paraId="70A86D89" w14:textId="77777777" w:rsidR="00165A0C" w:rsidRPr="00165A0C" w:rsidRDefault="00165A0C" w:rsidP="00165A0C">
            <w:pPr>
              <w:spacing w:before="120" w:after="120"/>
              <w:rPr>
                <w:rFonts w:cs="Arial"/>
                <w:sz w:val="18"/>
              </w:rPr>
            </w:pPr>
            <w:r w:rsidRPr="00165A0C">
              <w:rPr>
                <w:rFonts w:cs="Arial"/>
                <w:sz w:val="18"/>
              </w:rPr>
              <w:t xml:space="preserve">         Reported Date</w:t>
            </w:r>
          </w:p>
        </w:tc>
        <w:tc>
          <w:tcPr>
            <w:tcW w:w="834" w:type="pct"/>
            <w:shd w:val="clear" w:color="auto" w:fill="auto"/>
          </w:tcPr>
          <w:p w14:paraId="087F218A" w14:textId="77777777" w:rsidR="00165A0C" w:rsidRPr="00165A0C" w:rsidRDefault="00165A0C" w:rsidP="00165A0C">
            <w:pPr>
              <w:spacing w:before="120" w:after="120"/>
              <w:rPr>
                <w:rFonts w:cs="Arial"/>
                <w:sz w:val="18"/>
              </w:rPr>
            </w:pPr>
            <w:r w:rsidRPr="00165A0C">
              <w:rPr>
                <w:rFonts w:cs="Arial"/>
                <w:sz w:val="18"/>
              </w:rPr>
              <w:t>(SORDAT)</w:t>
            </w:r>
          </w:p>
        </w:tc>
        <w:tc>
          <w:tcPr>
            <w:tcW w:w="1250" w:type="pct"/>
            <w:gridSpan w:val="2"/>
            <w:shd w:val="clear" w:color="auto" w:fill="auto"/>
          </w:tcPr>
          <w:p w14:paraId="10365146" w14:textId="77777777" w:rsidR="00165A0C" w:rsidRPr="00165A0C" w:rsidRDefault="00165A0C" w:rsidP="00165A0C">
            <w:pPr>
              <w:spacing w:before="120" w:after="120"/>
              <w:rPr>
                <w:rFonts w:cs="Arial"/>
                <w:sz w:val="18"/>
              </w:rPr>
            </w:pPr>
          </w:p>
        </w:tc>
        <w:tc>
          <w:tcPr>
            <w:tcW w:w="417" w:type="pct"/>
            <w:shd w:val="clear" w:color="auto" w:fill="auto"/>
          </w:tcPr>
          <w:p w14:paraId="0ED8AF5E" w14:textId="77777777" w:rsidR="00165A0C" w:rsidRPr="00165A0C" w:rsidRDefault="00165A0C" w:rsidP="00165A0C">
            <w:pPr>
              <w:spacing w:before="120" w:after="120"/>
              <w:rPr>
                <w:rFonts w:cs="Arial"/>
                <w:sz w:val="18"/>
              </w:rPr>
            </w:pPr>
            <w:r w:rsidRPr="00165A0C">
              <w:rPr>
                <w:rFonts w:cs="Arial"/>
                <w:sz w:val="18"/>
              </w:rPr>
              <w:t>(S) TD</w:t>
            </w:r>
          </w:p>
        </w:tc>
        <w:tc>
          <w:tcPr>
            <w:tcW w:w="834" w:type="pct"/>
            <w:shd w:val="clear" w:color="auto" w:fill="auto"/>
          </w:tcPr>
          <w:p w14:paraId="29CC60D2"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3B6FA3A" w14:textId="77777777" w:rsidTr="00B131AF">
        <w:tc>
          <w:tcPr>
            <w:tcW w:w="1665" w:type="pct"/>
            <w:gridSpan w:val="2"/>
            <w:shd w:val="clear" w:color="auto" w:fill="auto"/>
          </w:tcPr>
          <w:p w14:paraId="62729060" w14:textId="77777777" w:rsidR="00165A0C" w:rsidRPr="00165A0C" w:rsidRDefault="00165A0C" w:rsidP="00165A0C">
            <w:pPr>
              <w:spacing w:before="120" w:after="120"/>
              <w:rPr>
                <w:rFonts w:cs="Arial"/>
                <w:sz w:val="18"/>
              </w:rPr>
            </w:pPr>
            <w:r w:rsidRPr="00165A0C">
              <w:rPr>
                <w:rFonts w:cs="Arial"/>
                <w:sz w:val="18"/>
              </w:rPr>
              <w:t xml:space="preserve">   Cargo Services Description</w:t>
            </w:r>
          </w:p>
        </w:tc>
        <w:tc>
          <w:tcPr>
            <w:tcW w:w="834" w:type="pct"/>
            <w:shd w:val="clear" w:color="auto" w:fill="auto"/>
          </w:tcPr>
          <w:p w14:paraId="60199614" w14:textId="77777777" w:rsidR="00165A0C" w:rsidRPr="00165A0C" w:rsidRDefault="00165A0C" w:rsidP="00165A0C">
            <w:pPr>
              <w:spacing w:before="120" w:after="120"/>
              <w:rPr>
                <w:rFonts w:cs="Arial"/>
                <w:sz w:val="18"/>
              </w:rPr>
            </w:pPr>
          </w:p>
        </w:tc>
        <w:tc>
          <w:tcPr>
            <w:tcW w:w="1250" w:type="pct"/>
            <w:gridSpan w:val="2"/>
            <w:shd w:val="clear" w:color="auto" w:fill="auto"/>
          </w:tcPr>
          <w:p w14:paraId="509F69FC" w14:textId="77777777" w:rsidR="00165A0C" w:rsidRPr="00165A0C" w:rsidRDefault="00165A0C" w:rsidP="00165A0C">
            <w:pPr>
              <w:spacing w:before="120" w:after="120"/>
              <w:rPr>
                <w:rFonts w:cs="Arial"/>
                <w:sz w:val="18"/>
              </w:rPr>
            </w:pPr>
          </w:p>
        </w:tc>
        <w:tc>
          <w:tcPr>
            <w:tcW w:w="417" w:type="pct"/>
            <w:shd w:val="clear" w:color="auto" w:fill="auto"/>
          </w:tcPr>
          <w:p w14:paraId="0EB1D7E5" w14:textId="77777777" w:rsidR="00165A0C" w:rsidRPr="00165A0C" w:rsidRDefault="00165A0C" w:rsidP="00165A0C">
            <w:pPr>
              <w:spacing w:before="120" w:after="120"/>
              <w:rPr>
                <w:rFonts w:cs="Arial"/>
                <w:sz w:val="18"/>
              </w:rPr>
            </w:pPr>
            <w:r w:rsidRPr="00165A0C">
              <w:rPr>
                <w:rFonts w:cs="Arial"/>
                <w:sz w:val="18"/>
              </w:rPr>
              <w:t>(S) C</w:t>
            </w:r>
          </w:p>
        </w:tc>
        <w:tc>
          <w:tcPr>
            <w:tcW w:w="834" w:type="pct"/>
            <w:shd w:val="clear" w:color="auto" w:fill="auto"/>
          </w:tcPr>
          <w:p w14:paraId="57B41C85"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96A2CAB" w14:textId="77777777" w:rsidTr="00B131AF">
        <w:tc>
          <w:tcPr>
            <w:tcW w:w="1665" w:type="pct"/>
            <w:gridSpan w:val="2"/>
            <w:shd w:val="clear" w:color="auto" w:fill="auto"/>
          </w:tcPr>
          <w:p w14:paraId="0DAA49BB" w14:textId="77777777" w:rsidR="00165A0C" w:rsidRPr="00165A0C" w:rsidRDefault="00165A0C" w:rsidP="00165A0C">
            <w:pPr>
              <w:spacing w:before="120" w:after="120"/>
              <w:rPr>
                <w:rFonts w:cs="Arial"/>
                <w:sz w:val="18"/>
              </w:rPr>
            </w:pPr>
            <w:r w:rsidRPr="00165A0C">
              <w:rPr>
                <w:rFonts w:cs="Arial"/>
                <w:sz w:val="18"/>
              </w:rPr>
              <w:t xml:space="preserve">      Text Content</w:t>
            </w:r>
          </w:p>
        </w:tc>
        <w:tc>
          <w:tcPr>
            <w:tcW w:w="834" w:type="pct"/>
            <w:shd w:val="clear" w:color="auto" w:fill="auto"/>
          </w:tcPr>
          <w:p w14:paraId="58DB496C" w14:textId="77777777" w:rsidR="00165A0C" w:rsidRPr="00165A0C" w:rsidRDefault="00165A0C" w:rsidP="00165A0C">
            <w:pPr>
              <w:spacing w:before="120" w:after="120"/>
              <w:rPr>
                <w:rFonts w:cs="Arial"/>
                <w:sz w:val="18"/>
              </w:rPr>
            </w:pPr>
          </w:p>
        </w:tc>
        <w:tc>
          <w:tcPr>
            <w:tcW w:w="1250" w:type="pct"/>
            <w:gridSpan w:val="2"/>
            <w:shd w:val="clear" w:color="auto" w:fill="auto"/>
          </w:tcPr>
          <w:p w14:paraId="6F9CA0CE" w14:textId="77777777" w:rsidR="00165A0C" w:rsidRPr="00165A0C" w:rsidRDefault="00165A0C" w:rsidP="00165A0C">
            <w:pPr>
              <w:spacing w:before="120" w:after="120"/>
              <w:rPr>
                <w:rFonts w:cs="Arial"/>
                <w:sz w:val="18"/>
              </w:rPr>
            </w:pPr>
          </w:p>
        </w:tc>
        <w:tc>
          <w:tcPr>
            <w:tcW w:w="417" w:type="pct"/>
            <w:shd w:val="clear" w:color="auto" w:fill="auto"/>
          </w:tcPr>
          <w:p w14:paraId="66D1E03E" w14:textId="77777777" w:rsidR="00165A0C" w:rsidRPr="00165A0C" w:rsidRDefault="00165A0C" w:rsidP="00165A0C">
            <w:pPr>
              <w:spacing w:before="120" w:after="120"/>
              <w:rPr>
                <w:rFonts w:cs="Arial"/>
                <w:sz w:val="18"/>
              </w:rPr>
            </w:pPr>
            <w:r w:rsidRPr="00165A0C">
              <w:rPr>
                <w:rFonts w:cs="Arial"/>
                <w:sz w:val="18"/>
              </w:rPr>
              <w:t>(S) C</w:t>
            </w:r>
          </w:p>
        </w:tc>
        <w:tc>
          <w:tcPr>
            <w:tcW w:w="834" w:type="pct"/>
            <w:shd w:val="clear" w:color="auto" w:fill="auto"/>
          </w:tcPr>
          <w:p w14:paraId="1C948976" w14:textId="77777777" w:rsidR="00165A0C" w:rsidRPr="00165A0C" w:rsidRDefault="00165A0C" w:rsidP="00165A0C">
            <w:pPr>
              <w:spacing w:before="120" w:after="120"/>
              <w:rPr>
                <w:rFonts w:cs="Arial"/>
                <w:sz w:val="18"/>
              </w:rPr>
            </w:pPr>
            <w:r w:rsidRPr="00165A0C">
              <w:rPr>
                <w:rFonts w:cs="Arial"/>
                <w:sz w:val="18"/>
              </w:rPr>
              <w:t>1, *</w:t>
            </w:r>
          </w:p>
        </w:tc>
      </w:tr>
      <w:tr w:rsidR="00165A0C" w:rsidRPr="00165A0C" w14:paraId="08F41ED3" w14:textId="77777777" w:rsidTr="00B131AF">
        <w:tc>
          <w:tcPr>
            <w:tcW w:w="1665" w:type="pct"/>
            <w:gridSpan w:val="2"/>
            <w:shd w:val="clear" w:color="auto" w:fill="auto"/>
          </w:tcPr>
          <w:p w14:paraId="49404375" w14:textId="77777777" w:rsidR="00165A0C" w:rsidRPr="00165A0C" w:rsidRDefault="00165A0C" w:rsidP="00165A0C">
            <w:pPr>
              <w:spacing w:before="120" w:after="120"/>
              <w:rPr>
                <w:rFonts w:cs="Arial"/>
                <w:sz w:val="18"/>
              </w:rPr>
            </w:pPr>
            <w:r w:rsidRPr="00165A0C">
              <w:rPr>
                <w:rFonts w:cs="Arial"/>
                <w:sz w:val="18"/>
              </w:rPr>
              <w:t xml:space="preserve">         Category of text</w:t>
            </w:r>
          </w:p>
        </w:tc>
        <w:tc>
          <w:tcPr>
            <w:tcW w:w="834" w:type="pct"/>
            <w:shd w:val="clear" w:color="auto" w:fill="auto"/>
          </w:tcPr>
          <w:p w14:paraId="4168C734" w14:textId="77777777" w:rsidR="00165A0C" w:rsidRPr="00165A0C" w:rsidRDefault="00165A0C" w:rsidP="00165A0C">
            <w:pPr>
              <w:spacing w:before="120" w:after="120"/>
              <w:rPr>
                <w:rFonts w:cs="Arial"/>
                <w:sz w:val="18"/>
              </w:rPr>
            </w:pPr>
          </w:p>
        </w:tc>
        <w:tc>
          <w:tcPr>
            <w:tcW w:w="1250" w:type="pct"/>
            <w:gridSpan w:val="2"/>
            <w:shd w:val="clear" w:color="auto" w:fill="auto"/>
          </w:tcPr>
          <w:p w14:paraId="6BAEFEB7" w14:textId="77777777" w:rsidR="00165A0C" w:rsidRPr="00165A0C" w:rsidRDefault="00165A0C" w:rsidP="00165A0C">
            <w:pPr>
              <w:spacing w:before="120" w:after="120"/>
              <w:rPr>
                <w:rFonts w:cs="Arial"/>
                <w:sz w:val="18"/>
              </w:rPr>
            </w:pPr>
            <w:r w:rsidRPr="00165A0C">
              <w:rPr>
                <w:rFonts w:cs="Arial"/>
                <w:sz w:val="18"/>
              </w:rPr>
              <w:t>1 : Abstract or Summary</w:t>
            </w:r>
          </w:p>
          <w:p w14:paraId="336E90BE" w14:textId="77777777" w:rsidR="00165A0C" w:rsidRPr="00165A0C" w:rsidRDefault="00165A0C" w:rsidP="00165A0C">
            <w:pPr>
              <w:spacing w:before="120" w:after="120"/>
              <w:rPr>
                <w:rFonts w:cs="Arial"/>
                <w:sz w:val="18"/>
              </w:rPr>
            </w:pPr>
            <w:r w:rsidRPr="00165A0C">
              <w:rPr>
                <w:rFonts w:cs="Arial"/>
                <w:sz w:val="18"/>
              </w:rPr>
              <w:t>2 : Extract</w:t>
            </w:r>
          </w:p>
          <w:p w14:paraId="33B38FFB" w14:textId="77777777" w:rsidR="00165A0C" w:rsidRPr="00165A0C" w:rsidRDefault="00165A0C" w:rsidP="00165A0C">
            <w:pPr>
              <w:spacing w:before="120" w:after="120"/>
              <w:rPr>
                <w:rFonts w:cs="Arial"/>
                <w:sz w:val="18"/>
              </w:rPr>
            </w:pPr>
            <w:r w:rsidRPr="00165A0C">
              <w:rPr>
                <w:rFonts w:cs="Arial"/>
                <w:sz w:val="18"/>
              </w:rPr>
              <w:t>3 : Full Text</w:t>
            </w:r>
          </w:p>
        </w:tc>
        <w:tc>
          <w:tcPr>
            <w:tcW w:w="417" w:type="pct"/>
            <w:shd w:val="clear" w:color="auto" w:fill="auto"/>
          </w:tcPr>
          <w:p w14:paraId="0AA76A8D" w14:textId="77777777" w:rsidR="00165A0C" w:rsidRPr="00165A0C" w:rsidRDefault="00165A0C" w:rsidP="00165A0C">
            <w:pPr>
              <w:spacing w:before="120" w:after="120"/>
              <w:rPr>
                <w:rFonts w:cs="Arial"/>
                <w:sz w:val="18"/>
              </w:rPr>
            </w:pPr>
            <w:r w:rsidRPr="00165A0C">
              <w:rPr>
                <w:rFonts w:cs="Arial"/>
                <w:sz w:val="18"/>
              </w:rPr>
              <w:t>(S) EN</w:t>
            </w:r>
          </w:p>
        </w:tc>
        <w:tc>
          <w:tcPr>
            <w:tcW w:w="834" w:type="pct"/>
            <w:shd w:val="clear" w:color="auto" w:fill="auto"/>
          </w:tcPr>
          <w:p w14:paraId="53AF58F2"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369CADC" w14:textId="77777777" w:rsidTr="00B131AF">
        <w:tc>
          <w:tcPr>
            <w:tcW w:w="1665" w:type="pct"/>
            <w:gridSpan w:val="2"/>
            <w:shd w:val="clear" w:color="auto" w:fill="auto"/>
          </w:tcPr>
          <w:p w14:paraId="184F2F24" w14:textId="77777777" w:rsidR="00165A0C" w:rsidRPr="00165A0C" w:rsidRDefault="00165A0C" w:rsidP="00165A0C">
            <w:pPr>
              <w:spacing w:before="120" w:after="120"/>
              <w:rPr>
                <w:rFonts w:cs="Arial"/>
                <w:sz w:val="18"/>
              </w:rPr>
            </w:pPr>
            <w:r w:rsidRPr="00165A0C">
              <w:rPr>
                <w:rFonts w:cs="Arial"/>
                <w:sz w:val="18"/>
              </w:rPr>
              <w:t xml:space="preserve">         Information</w:t>
            </w:r>
          </w:p>
        </w:tc>
        <w:tc>
          <w:tcPr>
            <w:tcW w:w="834" w:type="pct"/>
            <w:shd w:val="clear" w:color="auto" w:fill="auto"/>
          </w:tcPr>
          <w:p w14:paraId="30D02B2E" w14:textId="77777777" w:rsidR="00165A0C" w:rsidRPr="00165A0C" w:rsidRDefault="00165A0C" w:rsidP="00165A0C">
            <w:pPr>
              <w:spacing w:before="120" w:after="120"/>
              <w:rPr>
                <w:rFonts w:cs="Arial"/>
                <w:sz w:val="18"/>
              </w:rPr>
            </w:pPr>
          </w:p>
        </w:tc>
        <w:tc>
          <w:tcPr>
            <w:tcW w:w="1250" w:type="pct"/>
            <w:gridSpan w:val="2"/>
            <w:shd w:val="clear" w:color="auto" w:fill="auto"/>
          </w:tcPr>
          <w:p w14:paraId="3D1558E8" w14:textId="77777777" w:rsidR="00165A0C" w:rsidRPr="00165A0C" w:rsidRDefault="00165A0C" w:rsidP="00165A0C">
            <w:pPr>
              <w:spacing w:before="120" w:after="120"/>
              <w:rPr>
                <w:rFonts w:cs="Arial"/>
                <w:sz w:val="18"/>
              </w:rPr>
            </w:pPr>
          </w:p>
        </w:tc>
        <w:tc>
          <w:tcPr>
            <w:tcW w:w="417" w:type="pct"/>
            <w:shd w:val="clear" w:color="auto" w:fill="auto"/>
          </w:tcPr>
          <w:p w14:paraId="770083E9" w14:textId="77777777" w:rsidR="00165A0C" w:rsidRPr="00165A0C" w:rsidRDefault="00165A0C" w:rsidP="00165A0C">
            <w:pPr>
              <w:spacing w:before="120" w:after="120"/>
              <w:rPr>
                <w:rFonts w:cs="Arial"/>
                <w:sz w:val="18"/>
              </w:rPr>
            </w:pPr>
            <w:r w:rsidRPr="00165A0C">
              <w:rPr>
                <w:rFonts w:cs="Arial"/>
                <w:sz w:val="18"/>
              </w:rPr>
              <w:t>(S) C</w:t>
            </w:r>
          </w:p>
        </w:tc>
        <w:tc>
          <w:tcPr>
            <w:tcW w:w="834" w:type="pct"/>
            <w:shd w:val="clear" w:color="auto" w:fill="auto"/>
          </w:tcPr>
          <w:p w14:paraId="69D1745C"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10C0F535" w14:textId="77777777" w:rsidTr="00B131AF">
        <w:tc>
          <w:tcPr>
            <w:tcW w:w="1665" w:type="pct"/>
            <w:gridSpan w:val="2"/>
            <w:shd w:val="clear" w:color="auto" w:fill="auto"/>
          </w:tcPr>
          <w:p w14:paraId="2C9820CE" w14:textId="77777777" w:rsidR="00165A0C" w:rsidRPr="00165A0C" w:rsidRDefault="00165A0C" w:rsidP="00165A0C">
            <w:pPr>
              <w:spacing w:before="120" w:after="120"/>
              <w:rPr>
                <w:rFonts w:cs="Arial"/>
                <w:sz w:val="18"/>
              </w:rPr>
            </w:pPr>
            <w:r w:rsidRPr="00165A0C">
              <w:rPr>
                <w:rFonts w:cs="Arial"/>
                <w:sz w:val="18"/>
              </w:rPr>
              <w:t xml:space="preserve">            File Locator</w:t>
            </w:r>
          </w:p>
        </w:tc>
        <w:tc>
          <w:tcPr>
            <w:tcW w:w="834" w:type="pct"/>
            <w:shd w:val="clear" w:color="auto" w:fill="auto"/>
          </w:tcPr>
          <w:p w14:paraId="632F523B" w14:textId="77777777" w:rsidR="00165A0C" w:rsidRPr="00165A0C" w:rsidRDefault="00165A0C" w:rsidP="00165A0C">
            <w:pPr>
              <w:spacing w:before="120" w:after="120"/>
              <w:rPr>
                <w:rFonts w:cs="Arial"/>
                <w:sz w:val="18"/>
              </w:rPr>
            </w:pPr>
          </w:p>
        </w:tc>
        <w:tc>
          <w:tcPr>
            <w:tcW w:w="1250" w:type="pct"/>
            <w:gridSpan w:val="2"/>
            <w:shd w:val="clear" w:color="auto" w:fill="auto"/>
          </w:tcPr>
          <w:p w14:paraId="297281A5" w14:textId="77777777" w:rsidR="00165A0C" w:rsidRPr="00165A0C" w:rsidRDefault="00165A0C" w:rsidP="00165A0C">
            <w:pPr>
              <w:spacing w:before="120" w:after="120"/>
              <w:rPr>
                <w:rFonts w:cs="Arial"/>
                <w:sz w:val="18"/>
              </w:rPr>
            </w:pPr>
          </w:p>
        </w:tc>
        <w:tc>
          <w:tcPr>
            <w:tcW w:w="417" w:type="pct"/>
            <w:shd w:val="clear" w:color="auto" w:fill="auto"/>
          </w:tcPr>
          <w:p w14:paraId="28E4531C"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5A552D8A"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2B5DA23" w14:textId="77777777" w:rsidTr="00B131AF">
        <w:tc>
          <w:tcPr>
            <w:tcW w:w="1665" w:type="pct"/>
            <w:gridSpan w:val="2"/>
            <w:shd w:val="clear" w:color="auto" w:fill="auto"/>
          </w:tcPr>
          <w:p w14:paraId="558B9F36" w14:textId="77777777" w:rsidR="00165A0C" w:rsidRPr="00165A0C" w:rsidRDefault="00165A0C" w:rsidP="00165A0C">
            <w:pPr>
              <w:spacing w:before="120" w:after="120"/>
              <w:rPr>
                <w:rFonts w:cs="Arial"/>
                <w:sz w:val="18"/>
              </w:rPr>
            </w:pPr>
            <w:r w:rsidRPr="00165A0C">
              <w:rPr>
                <w:rFonts w:cs="Arial"/>
                <w:sz w:val="18"/>
              </w:rPr>
              <w:t xml:space="preserve">            File Reference</w:t>
            </w:r>
          </w:p>
        </w:tc>
        <w:tc>
          <w:tcPr>
            <w:tcW w:w="834" w:type="pct"/>
            <w:shd w:val="clear" w:color="auto" w:fill="auto"/>
          </w:tcPr>
          <w:p w14:paraId="6867B3DB" w14:textId="77777777" w:rsidR="00165A0C" w:rsidRPr="00165A0C" w:rsidRDefault="00165A0C" w:rsidP="00165A0C">
            <w:pPr>
              <w:spacing w:before="120" w:after="120"/>
              <w:rPr>
                <w:rFonts w:cs="Arial"/>
                <w:sz w:val="18"/>
              </w:rPr>
            </w:pPr>
            <w:r w:rsidRPr="00165A0C">
              <w:rPr>
                <w:rFonts w:cs="Arial"/>
                <w:sz w:val="18"/>
              </w:rPr>
              <w:t>(TXTDSC)</w:t>
            </w:r>
          </w:p>
        </w:tc>
        <w:tc>
          <w:tcPr>
            <w:tcW w:w="1250" w:type="pct"/>
            <w:gridSpan w:val="2"/>
            <w:shd w:val="clear" w:color="auto" w:fill="auto"/>
          </w:tcPr>
          <w:p w14:paraId="6D6BBF35" w14:textId="77777777" w:rsidR="00165A0C" w:rsidRPr="00165A0C" w:rsidRDefault="00165A0C" w:rsidP="00165A0C">
            <w:pPr>
              <w:spacing w:before="120" w:after="120"/>
              <w:rPr>
                <w:rFonts w:cs="Arial"/>
                <w:sz w:val="18"/>
              </w:rPr>
            </w:pPr>
          </w:p>
        </w:tc>
        <w:tc>
          <w:tcPr>
            <w:tcW w:w="417" w:type="pct"/>
            <w:shd w:val="clear" w:color="auto" w:fill="auto"/>
          </w:tcPr>
          <w:p w14:paraId="59934E9C"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033BA85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C4688FA" w14:textId="77777777" w:rsidTr="00B131AF">
        <w:tc>
          <w:tcPr>
            <w:tcW w:w="1665" w:type="pct"/>
            <w:gridSpan w:val="2"/>
            <w:shd w:val="clear" w:color="auto" w:fill="auto"/>
          </w:tcPr>
          <w:p w14:paraId="357E43F7" w14:textId="77777777" w:rsidR="00165A0C" w:rsidRPr="00165A0C" w:rsidRDefault="00165A0C" w:rsidP="00165A0C">
            <w:pPr>
              <w:spacing w:before="120" w:after="120"/>
              <w:rPr>
                <w:rFonts w:cs="Arial"/>
                <w:sz w:val="18"/>
              </w:rPr>
            </w:pPr>
            <w:r w:rsidRPr="00165A0C">
              <w:rPr>
                <w:rFonts w:cs="Arial"/>
                <w:sz w:val="18"/>
              </w:rPr>
              <w:lastRenderedPageBreak/>
              <w:t xml:space="preserve">            Headline</w:t>
            </w:r>
          </w:p>
        </w:tc>
        <w:tc>
          <w:tcPr>
            <w:tcW w:w="834" w:type="pct"/>
            <w:shd w:val="clear" w:color="auto" w:fill="auto"/>
          </w:tcPr>
          <w:p w14:paraId="48021DA4" w14:textId="77777777" w:rsidR="00165A0C" w:rsidRPr="00165A0C" w:rsidRDefault="00165A0C" w:rsidP="00165A0C">
            <w:pPr>
              <w:spacing w:before="120" w:after="120"/>
              <w:rPr>
                <w:rFonts w:cs="Arial"/>
                <w:sz w:val="18"/>
              </w:rPr>
            </w:pPr>
          </w:p>
        </w:tc>
        <w:tc>
          <w:tcPr>
            <w:tcW w:w="1250" w:type="pct"/>
            <w:gridSpan w:val="2"/>
            <w:shd w:val="clear" w:color="auto" w:fill="auto"/>
          </w:tcPr>
          <w:p w14:paraId="1437FE4A" w14:textId="77777777" w:rsidR="00165A0C" w:rsidRPr="00165A0C" w:rsidRDefault="00165A0C" w:rsidP="00165A0C">
            <w:pPr>
              <w:spacing w:before="120" w:after="120"/>
              <w:rPr>
                <w:rFonts w:cs="Arial"/>
                <w:sz w:val="18"/>
              </w:rPr>
            </w:pPr>
          </w:p>
        </w:tc>
        <w:tc>
          <w:tcPr>
            <w:tcW w:w="417" w:type="pct"/>
            <w:shd w:val="clear" w:color="auto" w:fill="auto"/>
          </w:tcPr>
          <w:p w14:paraId="43230AF7"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32687468" w14:textId="77777777" w:rsidR="00165A0C" w:rsidRPr="00165A0C" w:rsidRDefault="00165A0C" w:rsidP="00165A0C">
            <w:pPr>
              <w:spacing w:before="120" w:after="120"/>
              <w:rPr>
                <w:rFonts w:cs="Arial"/>
                <w:sz w:val="18"/>
              </w:rPr>
            </w:pPr>
            <w:r w:rsidRPr="00165A0C">
              <w:rPr>
                <w:rFonts w:cs="Arial"/>
                <w:sz w:val="18"/>
              </w:rPr>
              <w:t>0, * (ordered)</w:t>
            </w:r>
          </w:p>
        </w:tc>
      </w:tr>
      <w:tr w:rsidR="00165A0C" w:rsidRPr="00165A0C" w14:paraId="36C10CD7" w14:textId="77777777" w:rsidTr="00B131AF">
        <w:tc>
          <w:tcPr>
            <w:tcW w:w="1665" w:type="pct"/>
            <w:gridSpan w:val="2"/>
            <w:shd w:val="clear" w:color="auto" w:fill="auto"/>
          </w:tcPr>
          <w:p w14:paraId="6901DECC" w14:textId="77777777" w:rsidR="00165A0C" w:rsidRPr="00165A0C" w:rsidRDefault="00165A0C" w:rsidP="00165A0C">
            <w:pPr>
              <w:spacing w:before="120" w:after="120"/>
              <w:rPr>
                <w:rFonts w:cs="Arial"/>
                <w:sz w:val="18"/>
              </w:rPr>
            </w:pPr>
            <w:r w:rsidRPr="00165A0C">
              <w:rPr>
                <w:rFonts w:cs="Arial"/>
                <w:sz w:val="18"/>
              </w:rPr>
              <w:t xml:space="preserve">            Language</w:t>
            </w:r>
          </w:p>
        </w:tc>
        <w:tc>
          <w:tcPr>
            <w:tcW w:w="834" w:type="pct"/>
            <w:shd w:val="clear" w:color="auto" w:fill="auto"/>
          </w:tcPr>
          <w:p w14:paraId="07CD1B3E" w14:textId="77777777" w:rsidR="00165A0C" w:rsidRPr="00165A0C" w:rsidRDefault="00165A0C" w:rsidP="00165A0C">
            <w:pPr>
              <w:spacing w:before="120" w:after="120"/>
              <w:rPr>
                <w:rFonts w:cs="Arial"/>
                <w:sz w:val="18"/>
              </w:rPr>
            </w:pPr>
          </w:p>
        </w:tc>
        <w:tc>
          <w:tcPr>
            <w:tcW w:w="1250" w:type="pct"/>
            <w:gridSpan w:val="2"/>
            <w:shd w:val="clear" w:color="auto" w:fill="auto"/>
          </w:tcPr>
          <w:p w14:paraId="629AD8E9" w14:textId="77777777" w:rsidR="00165A0C" w:rsidRPr="00165A0C" w:rsidRDefault="00165A0C" w:rsidP="00165A0C">
            <w:pPr>
              <w:spacing w:before="120" w:after="120"/>
              <w:rPr>
                <w:rFonts w:cs="Arial"/>
                <w:sz w:val="18"/>
              </w:rPr>
            </w:pPr>
          </w:p>
        </w:tc>
        <w:tc>
          <w:tcPr>
            <w:tcW w:w="417" w:type="pct"/>
            <w:shd w:val="clear" w:color="auto" w:fill="auto"/>
          </w:tcPr>
          <w:p w14:paraId="6980561B"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7B74467C"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AB1681E" w14:textId="77777777" w:rsidTr="00B131AF">
        <w:tc>
          <w:tcPr>
            <w:tcW w:w="1665" w:type="pct"/>
            <w:gridSpan w:val="2"/>
            <w:shd w:val="clear" w:color="auto" w:fill="auto"/>
          </w:tcPr>
          <w:p w14:paraId="27166F72" w14:textId="77777777" w:rsidR="00165A0C" w:rsidRPr="00165A0C" w:rsidRDefault="00165A0C" w:rsidP="00165A0C">
            <w:pPr>
              <w:spacing w:before="120" w:after="120"/>
              <w:rPr>
                <w:rFonts w:cs="Arial"/>
                <w:sz w:val="18"/>
              </w:rPr>
            </w:pPr>
            <w:r w:rsidRPr="00165A0C">
              <w:rPr>
                <w:rFonts w:cs="Arial"/>
                <w:sz w:val="18"/>
              </w:rPr>
              <w:t xml:space="preserve">            Text</w:t>
            </w:r>
          </w:p>
        </w:tc>
        <w:tc>
          <w:tcPr>
            <w:tcW w:w="834" w:type="pct"/>
            <w:shd w:val="clear" w:color="auto" w:fill="auto"/>
          </w:tcPr>
          <w:p w14:paraId="22BE2C00" w14:textId="77777777" w:rsidR="00165A0C" w:rsidRPr="00165A0C" w:rsidRDefault="00165A0C" w:rsidP="00165A0C">
            <w:pPr>
              <w:spacing w:before="120" w:after="120"/>
              <w:rPr>
                <w:rFonts w:cs="Arial"/>
                <w:sz w:val="18"/>
              </w:rPr>
            </w:pPr>
            <w:r w:rsidRPr="00165A0C">
              <w:rPr>
                <w:rFonts w:cs="Arial"/>
                <w:sz w:val="18"/>
              </w:rPr>
              <w:t>(INFORM)</w:t>
            </w:r>
          </w:p>
          <w:p w14:paraId="74AACFB1" w14:textId="77777777" w:rsidR="00165A0C" w:rsidRPr="00165A0C" w:rsidRDefault="00165A0C" w:rsidP="00165A0C">
            <w:pPr>
              <w:spacing w:before="120" w:after="120"/>
              <w:rPr>
                <w:rFonts w:cs="Arial"/>
                <w:sz w:val="18"/>
              </w:rPr>
            </w:pPr>
            <w:r w:rsidRPr="00165A0C">
              <w:rPr>
                <w:rFonts w:cs="Arial"/>
                <w:sz w:val="18"/>
              </w:rPr>
              <w:t>(NINFOM)</w:t>
            </w:r>
          </w:p>
        </w:tc>
        <w:tc>
          <w:tcPr>
            <w:tcW w:w="1250" w:type="pct"/>
            <w:gridSpan w:val="2"/>
            <w:shd w:val="clear" w:color="auto" w:fill="auto"/>
          </w:tcPr>
          <w:p w14:paraId="57EEB562" w14:textId="77777777" w:rsidR="00165A0C" w:rsidRPr="00165A0C" w:rsidRDefault="00165A0C" w:rsidP="00165A0C">
            <w:pPr>
              <w:spacing w:before="120" w:after="120"/>
              <w:rPr>
                <w:rFonts w:cs="Arial"/>
                <w:sz w:val="18"/>
              </w:rPr>
            </w:pPr>
          </w:p>
        </w:tc>
        <w:tc>
          <w:tcPr>
            <w:tcW w:w="417" w:type="pct"/>
            <w:shd w:val="clear" w:color="auto" w:fill="auto"/>
          </w:tcPr>
          <w:p w14:paraId="7BB142A5"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5A56B02C"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011F2B2" w14:textId="77777777" w:rsidTr="00B131AF">
        <w:tc>
          <w:tcPr>
            <w:tcW w:w="1665" w:type="pct"/>
            <w:gridSpan w:val="2"/>
            <w:shd w:val="clear" w:color="auto" w:fill="auto"/>
          </w:tcPr>
          <w:p w14:paraId="12F42277" w14:textId="77777777" w:rsidR="00165A0C" w:rsidRPr="00165A0C" w:rsidRDefault="00165A0C" w:rsidP="00165A0C">
            <w:pPr>
              <w:spacing w:before="120" w:after="120"/>
              <w:rPr>
                <w:rFonts w:cs="Arial"/>
                <w:sz w:val="18"/>
              </w:rPr>
            </w:pPr>
            <w:r w:rsidRPr="00165A0C">
              <w:rPr>
                <w:rFonts w:cs="Arial"/>
                <w:sz w:val="18"/>
              </w:rPr>
              <w:t xml:space="preserve">         Online Resource</w:t>
            </w:r>
          </w:p>
        </w:tc>
        <w:tc>
          <w:tcPr>
            <w:tcW w:w="834" w:type="pct"/>
            <w:shd w:val="clear" w:color="auto" w:fill="auto"/>
          </w:tcPr>
          <w:p w14:paraId="3ADAE15C" w14:textId="77777777" w:rsidR="00165A0C" w:rsidRPr="00165A0C" w:rsidRDefault="00165A0C" w:rsidP="00165A0C">
            <w:pPr>
              <w:spacing w:before="120" w:after="120"/>
              <w:rPr>
                <w:rFonts w:cs="Arial"/>
                <w:sz w:val="18"/>
              </w:rPr>
            </w:pPr>
          </w:p>
        </w:tc>
        <w:tc>
          <w:tcPr>
            <w:tcW w:w="1250" w:type="pct"/>
            <w:gridSpan w:val="2"/>
            <w:shd w:val="clear" w:color="auto" w:fill="auto"/>
          </w:tcPr>
          <w:p w14:paraId="7A044DC0" w14:textId="77777777" w:rsidR="00165A0C" w:rsidRPr="00165A0C" w:rsidRDefault="00165A0C" w:rsidP="00165A0C">
            <w:pPr>
              <w:spacing w:before="120" w:after="120"/>
              <w:rPr>
                <w:rFonts w:cs="Arial"/>
                <w:sz w:val="18"/>
              </w:rPr>
            </w:pPr>
          </w:p>
        </w:tc>
        <w:tc>
          <w:tcPr>
            <w:tcW w:w="417" w:type="pct"/>
            <w:shd w:val="clear" w:color="auto" w:fill="auto"/>
          </w:tcPr>
          <w:p w14:paraId="1227BBF5" w14:textId="77777777" w:rsidR="00165A0C" w:rsidRPr="00165A0C" w:rsidRDefault="00165A0C" w:rsidP="00165A0C">
            <w:pPr>
              <w:spacing w:before="120" w:after="120"/>
              <w:rPr>
                <w:rFonts w:cs="Arial"/>
                <w:sz w:val="18"/>
              </w:rPr>
            </w:pPr>
            <w:r w:rsidRPr="00165A0C">
              <w:rPr>
                <w:rFonts w:cs="Arial"/>
                <w:sz w:val="18"/>
              </w:rPr>
              <w:t>(S) C</w:t>
            </w:r>
          </w:p>
        </w:tc>
        <w:tc>
          <w:tcPr>
            <w:tcW w:w="834" w:type="pct"/>
            <w:shd w:val="clear" w:color="auto" w:fill="auto"/>
          </w:tcPr>
          <w:p w14:paraId="19626D9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774A875" w14:textId="77777777" w:rsidTr="00B131AF">
        <w:tc>
          <w:tcPr>
            <w:tcW w:w="1665" w:type="pct"/>
            <w:gridSpan w:val="2"/>
            <w:shd w:val="clear" w:color="auto" w:fill="auto"/>
          </w:tcPr>
          <w:p w14:paraId="7B987824" w14:textId="77777777" w:rsidR="00165A0C" w:rsidRPr="00165A0C" w:rsidRDefault="00165A0C" w:rsidP="00165A0C">
            <w:pPr>
              <w:spacing w:before="120" w:after="120"/>
              <w:rPr>
                <w:rFonts w:cs="Arial"/>
                <w:sz w:val="18"/>
              </w:rPr>
            </w:pPr>
            <w:r w:rsidRPr="00165A0C">
              <w:rPr>
                <w:rFonts w:cs="Arial"/>
                <w:sz w:val="18"/>
              </w:rPr>
              <w:t xml:space="preserve">            Online Resource Linkage URL</w:t>
            </w:r>
          </w:p>
        </w:tc>
        <w:tc>
          <w:tcPr>
            <w:tcW w:w="834" w:type="pct"/>
            <w:shd w:val="clear" w:color="auto" w:fill="auto"/>
          </w:tcPr>
          <w:p w14:paraId="2346096C" w14:textId="77777777" w:rsidR="00165A0C" w:rsidRPr="00165A0C" w:rsidRDefault="00165A0C" w:rsidP="00165A0C">
            <w:pPr>
              <w:spacing w:before="120" w:after="120"/>
              <w:rPr>
                <w:rFonts w:cs="Arial"/>
                <w:sz w:val="18"/>
              </w:rPr>
            </w:pPr>
          </w:p>
        </w:tc>
        <w:tc>
          <w:tcPr>
            <w:tcW w:w="1250" w:type="pct"/>
            <w:gridSpan w:val="2"/>
            <w:shd w:val="clear" w:color="auto" w:fill="auto"/>
          </w:tcPr>
          <w:p w14:paraId="50E42FF4" w14:textId="77777777" w:rsidR="00165A0C" w:rsidRPr="00165A0C" w:rsidRDefault="00165A0C" w:rsidP="00165A0C">
            <w:pPr>
              <w:spacing w:before="120" w:after="120"/>
              <w:rPr>
                <w:rFonts w:cs="Arial"/>
                <w:sz w:val="18"/>
              </w:rPr>
            </w:pPr>
          </w:p>
        </w:tc>
        <w:tc>
          <w:tcPr>
            <w:tcW w:w="417" w:type="pct"/>
            <w:shd w:val="clear" w:color="auto" w:fill="auto"/>
          </w:tcPr>
          <w:p w14:paraId="5D107490" w14:textId="77777777" w:rsidR="00165A0C" w:rsidRPr="00165A0C" w:rsidRDefault="00165A0C" w:rsidP="00165A0C">
            <w:pPr>
              <w:spacing w:before="120" w:after="120"/>
              <w:rPr>
                <w:rFonts w:cs="Arial"/>
                <w:sz w:val="18"/>
              </w:rPr>
            </w:pPr>
            <w:r w:rsidRPr="00165A0C">
              <w:rPr>
                <w:rFonts w:cs="Arial"/>
                <w:sz w:val="18"/>
              </w:rPr>
              <w:t>(S) UL</w:t>
            </w:r>
          </w:p>
        </w:tc>
        <w:tc>
          <w:tcPr>
            <w:tcW w:w="834" w:type="pct"/>
            <w:shd w:val="clear" w:color="auto" w:fill="auto"/>
          </w:tcPr>
          <w:p w14:paraId="5B5498BE"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10E36495" w14:textId="77777777" w:rsidTr="00B131AF">
        <w:tc>
          <w:tcPr>
            <w:tcW w:w="1665" w:type="pct"/>
            <w:gridSpan w:val="2"/>
            <w:shd w:val="clear" w:color="auto" w:fill="auto"/>
          </w:tcPr>
          <w:p w14:paraId="316F7EE0" w14:textId="77777777" w:rsidR="00165A0C" w:rsidRPr="00165A0C" w:rsidRDefault="00165A0C" w:rsidP="00165A0C">
            <w:pPr>
              <w:spacing w:before="120" w:after="120"/>
              <w:rPr>
                <w:rFonts w:cs="Arial"/>
                <w:sz w:val="18"/>
              </w:rPr>
            </w:pPr>
            <w:r w:rsidRPr="00165A0C">
              <w:rPr>
                <w:rFonts w:cs="Arial"/>
                <w:sz w:val="18"/>
              </w:rPr>
              <w:t xml:space="preserve">            Protocol</w:t>
            </w:r>
          </w:p>
        </w:tc>
        <w:tc>
          <w:tcPr>
            <w:tcW w:w="834" w:type="pct"/>
            <w:shd w:val="clear" w:color="auto" w:fill="auto"/>
          </w:tcPr>
          <w:p w14:paraId="1D632035" w14:textId="77777777" w:rsidR="00165A0C" w:rsidRPr="00165A0C" w:rsidRDefault="00165A0C" w:rsidP="00165A0C">
            <w:pPr>
              <w:spacing w:before="120" w:after="120"/>
              <w:rPr>
                <w:rFonts w:cs="Arial"/>
                <w:sz w:val="18"/>
              </w:rPr>
            </w:pPr>
          </w:p>
        </w:tc>
        <w:tc>
          <w:tcPr>
            <w:tcW w:w="1250" w:type="pct"/>
            <w:gridSpan w:val="2"/>
            <w:shd w:val="clear" w:color="auto" w:fill="auto"/>
          </w:tcPr>
          <w:p w14:paraId="7ED75A01" w14:textId="77777777" w:rsidR="00165A0C" w:rsidRPr="00165A0C" w:rsidRDefault="00165A0C" w:rsidP="00165A0C">
            <w:pPr>
              <w:spacing w:before="120" w:after="120"/>
              <w:rPr>
                <w:rFonts w:cs="Arial"/>
                <w:sz w:val="18"/>
              </w:rPr>
            </w:pPr>
          </w:p>
        </w:tc>
        <w:tc>
          <w:tcPr>
            <w:tcW w:w="417" w:type="pct"/>
            <w:shd w:val="clear" w:color="auto" w:fill="auto"/>
          </w:tcPr>
          <w:p w14:paraId="26A4E6E1"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1F3A0BCC"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D8F86BD" w14:textId="77777777" w:rsidTr="00B131AF">
        <w:tc>
          <w:tcPr>
            <w:tcW w:w="1665" w:type="pct"/>
            <w:gridSpan w:val="2"/>
            <w:shd w:val="clear" w:color="auto" w:fill="auto"/>
          </w:tcPr>
          <w:p w14:paraId="7E9668F0" w14:textId="77777777" w:rsidR="00165A0C" w:rsidRPr="00165A0C" w:rsidRDefault="00165A0C" w:rsidP="00165A0C">
            <w:pPr>
              <w:spacing w:before="120" w:after="120"/>
              <w:rPr>
                <w:rFonts w:cs="Arial"/>
                <w:sz w:val="18"/>
              </w:rPr>
            </w:pPr>
            <w:r w:rsidRPr="00165A0C">
              <w:rPr>
                <w:rFonts w:cs="Arial"/>
                <w:sz w:val="18"/>
              </w:rPr>
              <w:t xml:space="preserve">            Application Profile</w:t>
            </w:r>
          </w:p>
        </w:tc>
        <w:tc>
          <w:tcPr>
            <w:tcW w:w="834" w:type="pct"/>
            <w:shd w:val="clear" w:color="auto" w:fill="auto"/>
          </w:tcPr>
          <w:p w14:paraId="6B44C3F5" w14:textId="77777777" w:rsidR="00165A0C" w:rsidRPr="00165A0C" w:rsidRDefault="00165A0C" w:rsidP="00165A0C">
            <w:pPr>
              <w:spacing w:before="120" w:after="120"/>
              <w:rPr>
                <w:rFonts w:cs="Arial"/>
                <w:sz w:val="18"/>
              </w:rPr>
            </w:pPr>
          </w:p>
        </w:tc>
        <w:tc>
          <w:tcPr>
            <w:tcW w:w="1250" w:type="pct"/>
            <w:gridSpan w:val="2"/>
            <w:shd w:val="clear" w:color="auto" w:fill="auto"/>
          </w:tcPr>
          <w:p w14:paraId="481E891C" w14:textId="77777777" w:rsidR="00165A0C" w:rsidRPr="00165A0C" w:rsidRDefault="00165A0C" w:rsidP="00165A0C">
            <w:pPr>
              <w:spacing w:before="120" w:after="120"/>
              <w:rPr>
                <w:rFonts w:cs="Arial"/>
                <w:sz w:val="18"/>
              </w:rPr>
            </w:pPr>
          </w:p>
        </w:tc>
        <w:tc>
          <w:tcPr>
            <w:tcW w:w="417" w:type="pct"/>
            <w:shd w:val="clear" w:color="auto" w:fill="auto"/>
          </w:tcPr>
          <w:p w14:paraId="567EE1CB"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5CA914CB"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907A5CF" w14:textId="77777777" w:rsidTr="00B131AF">
        <w:tc>
          <w:tcPr>
            <w:tcW w:w="1665" w:type="pct"/>
            <w:gridSpan w:val="2"/>
            <w:shd w:val="clear" w:color="auto" w:fill="auto"/>
          </w:tcPr>
          <w:p w14:paraId="6630D614" w14:textId="77777777" w:rsidR="00165A0C" w:rsidRPr="00165A0C" w:rsidRDefault="00165A0C" w:rsidP="00165A0C">
            <w:pPr>
              <w:spacing w:before="120" w:after="120"/>
              <w:rPr>
                <w:rFonts w:cs="Arial"/>
                <w:sz w:val="18"/>
              </w:rPr>
            </w:pPr>
            <w:r w:rsidRPr="00165A0C">
              <w:rPr>
                <w:rFonts w:cs="Arial"/>
                <w:sz w:val="18"/>
              </w:rPr>
              <w:t xml:space="preserve">            Name of Resource</w:t>
            </w:r>
          </w:p>
        </w:tc>
        <w:tc>
          <w:tcPr>
            <w:tcW w:w="834" w:type="pct"/>
            <w:shd w:val="clear" w:color="auto" w:fill="auto"/>
          </w:tcPr>
          <w:p w14:paraId="7A9199CC" w14:textId="77777777" w:rsidR="00165A0C" w:rsidRPr="00165A0C" w:rsidRDefault="00165A0C" w:rsidP="00165A0C">
            <w:pPr>
              <w:spacing w:before="120" w:after="120"/>
              <w:rPr>
                <w:rFonts w:cs="Arial"/>
                <w:sz w:val="18"/>
              </w:rPr>
            </w:pPr>
          </w:p>
        </w:tc>
        <w:tc>
          <w:tcPr>
            <w:tcW w:w="1250" w:type="pct"/>
            <w:gridSpan w:val="2"/>
            <w:shd w:val="clear" w:color="auto" w:fill="auto"/>
          </w:tcPr>
          <w:p w14:paraId="3EC633D3" w14:textId="77777777" w:rsidR="00165A0C" w:rsidRPr="00165A0C" w:rsidRDefault="00165A0C" w:rsidP="00165A0C">
            <w:pPr>
              <w:spacing w:before="120" w:after="120"/>
              <w:rPr>
                <w:rFonts w:cs="Arial"/>
                <w:sz w:val="18"/>
              </w:rPr>
            </w:pPr>
          </w:p>
        </w:tc>
        <w:tc>
          <w:tcPr>
            <w:tcW w:w="417" w:type="pct"/>
            <w:shd w:val="clear" w:color="auto" w:fill="auto"/>
          </w:tcPr>
          <w:p w14:paraId="54BF0449"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3F144E2B"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DC335BB" w14:textId="77777777" w:rsidTr="00B131AF">
        <w:tc>
          <w:tcPr>
            <w:tcW w:w="1665" w:type="pct"/>
            <w:gridSpan w:val="2"/>
            <w:shd w:val="clear" w:color="auto" w:fill="auto"/>
          </w:tcPr>
          <w:p w14:paraId="0570B60B" w14:textId="77777777" w:rsidR="00165A0C" w:rsidRPr="00165A0C" w:rsidRDefault="00165A0C" w:rsidP="00165A0C">
            <w:pPr>
              <w:spacing w:before="120" w:after="120"/>
              <w:rPr>
                <w:rFonts w:cs="Arial"/>
                <w:sz w:val="18"/>
              </w:rPr>
            </w:pPr>
            <w:r w:rsidRPr="00165A0C">
              <w:rPr>
                <w:rFonts w:cs="Arial"/>
                <w:sz w:val="18"/>
              </w:rPr>
              <w:t xml:space="preserve">            Online Resource Description</w:t>
            </w:r>
          </w:p>
        </w:tc>
        <w:tc>
          <w:tcPr>
            <w:tcW w:w="834" w:type="pct"/>
            <w:shd w:val="clear" w:color="auto" w:fill="auto"/>
          </w:tcPr>
          <w:p w14:paraId="50046E2E" w14:textId="77777777" w:rsidR="00165A0C" w:rsidRPr="00165A0C" w:rsidRDefault="00165A0C" w:rsidP="00165A0C">
            <w:pPr>
              <w:spacing w:before="120" w:after="120"/>
              <w:rPr>
                <w:rFonts w:cs="Arial"/>
                <w:sz w:val="18"/>
              </w:rPr>
            </w:pPr>
          </w:p>
        </w:tc>
        <w:tc>
          <w:tcPr>
            <w:tcW w:w="1250" w:type="pct"/>
            <w:gridSpan w:val="2"/>
            <w:shd w:val="clear" w:color="auto" w:fill="auto"/>
          </w:tcPr>
          <w:p w14:paraId="5503BEAA" w14:textId="77777777" w:rsidR="00165A0C" w:rsidRPr="00165A0C" w:rsidRDefault="00165A0C" w:rsidP="00165A0C">
            <w:pPr>
              <w:spacing w:before="120" w:after="120"/>
              <w:rPr>
                <w:rFonts w:cs="Arial"/>
                <w:sz w:val="18"/>
              </w:rPr>
            </w:pPr>
          </w:p>
        </w:tc>
        <w:tc>
          <w:tcPr>
            <w:tcW w:w="417" w:type="pct"/>
            <w:shd w:val="clear" w:color="auto" w:fill="auto"/>
          </w:tcPr>
          <w:p w14:paraId="0BB66570"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6F5E3FD1"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E3DD8D5" w14:textId="77777777" w:rsidTr="00B131AF">
        <w:tc>
          <w:tcPr>
            <w:tcW w:w="1665" w:type="pct"/>
            <w:gridSpan w:val="2"/>
            <w:shd w:val="clear" w:color="auto" w:fill="auto"/>
          </w:tcPr>
          <w:p w14:paraId="14F103B4" w14:textId="77777777" w:rsidR="00165A0C" w:rsidRPr="00165A0C" w:rsidRDefault="00165A0C" w:rsidP="00165A0C">
            <w:pPr>
              <w:spacing w:before="120" w:after="120"/>
              <w:rPr>
                <w:rFonts w:cs="Arial"/>
                <w:sz w:val="18"/>
              </w:rPr>
            </w:pPr>
            <w:r w:rsidRPr="00165A0C">
              <w:rPr>
                <w:rFonts w:cs="Arial"/>
                <w:sz w:val="18"/>
              </w:rPr>
              <w:t xml:space="preserve">            Online Function</w:t>
            </w:r>
          </w:p>
        </w:tc>
        <w:tc>
          <w:tcPr>
            <w:tcW w:w="834" w:type="pct"/>
            <w:shd w:val="clear" w:color="auto" w:fill="auto"/>
          </w:tcPr>
          <w:p w14:paraId="7D27CFC7" w14:textId="77777777" w:rsidR="00165A0C" w:rsidRPr="00165A0C" w:rsidRDefault="00165A0C" w:rsidP="00165A0C">
            <w:pPr>
              <w:spacing w:before="120" w:after="120"/>
              <w:rPr>
                <w:rFonts w:cs="Arial"/>
                <w:sz w:val="18"/>
              </w:rPr>
            </w:pPr>
          </w:p>
        </w:tc>
        <w:tc>
          <w:tcPr>
            <w:tcW w:w="1250" w:type="pct"/>
            <w:gridSpan w:val="2"/>
            <w:shd w:val="clear" w:color="auto" w:fill="auto"/>
          </w:tcPr>
          <w:p w14:paraId="7B5AF8C1" w14:textId="77777777" w:rsidR="00165A0C" w:rsidRPr="00165A0C" w:rsidRDefault="00165A0C" w:rsidP="00165A0C">
            <w:pPr>
              <w:spacing w:before="120" w:after="120"/>
              <w:rPr>
                <w:rFonts w:cs="Arial"/>
                <w:sz w:val="18"/>
              </w:rPr>
            </w:pPr>
            <w:r w:rsidRPr="00165A0C">
              <w:rPr>
                <w:rFonts w:cs="Arial"/>
                <w:sz w:val="18"/>
              </w:rPr>
              <w:t>1 : Download</w:t>
            </w:r>
          </w:p>
          <w:p w14:paraId="6C0600DE" w14:textId="77777777" w:rsidR="00165A0C" w:rsidRPr="00165A0C" w:rsidRDefault="00165A0C" w:rsidP="00165A0C">
            <w:pPr>
              <w:spacing w:before="120" w:after="120"/>
              <w:rPr>
                <w:rFonts w:cs="Arial"/>
                <w:sz w:val="18"/>
              </w:rPr>
            </w:pPr>
            <w:r w:rsidRPr="00165A0C">
              <w:rPr>
                <w:rFonts w:cs="Arial"/>
                <w:sz w:val="18"/>
              </w:rPr>
              <w:t>3 : Offline Access</w:t>
            </w:r>
          </w:p>
          <w:p w14:paraId="3D5C2F1F" w14:textId="77777777" w:rsidR="00165A0C" w:rsidRPr="00165A0C" w:rsidRDefault="00165A0C" w:rsidP="00165A0C">
            <w:pPr>
              <w:spacing w:before="120" w:after="120"/>
              <w:rPr>
                <w:rFonts w:cs="Arial"/>
                <w:sz w:val="18"/>
              </w:rPr>
            </w:pPr>
            <w:r w:rsidRPr="00165A0C">
              <w:rPr>
                <w:rFonts w:cs="Arial"/>
                <w:sz w:val="18"/>
              </w:rPr>
              <w:t>4 : Order</w:t>
            </w:r>
          </w:p>
          <w:p w14:paraId="14889673" w14:textId="77777777" w:rsidR="00165A0C" w:rsidRPr="00165A0C" w:rsidRDefault="00165A0C" w:rsidP="00165A0C">
            <w:pPr>
              <w:spacing w:before="120" w:after="120"/>
              <w:rPr>
                <w:rFonts w:cs="Arial"/>
                <w:sz w:val="18"/>
              </w:rPr>
            </w:pPr>
            <w:r w:rsidRPr="00165A0C">
              <w:rPr>
                <w:rFonts w:cs="Arial"/>
                <w:sz w:val="18"/>
              </w:rPr>
              <w:t>5 : Search</w:t>
            </w:r>
          </w:p>
          <w:p w14:paraId="5700799D" w14:textId="77777777" w:rsidR="00165A0C" w:rsidRPr="00165A0C" w:rsidRDefault="00165A0C" w:rsidP="00165A0C">
            <w:pPr>
              <w:spacing w:before="120" w:after="120"/>
              <w:rPr>
                <w:rFonts w:cs="Arial"/>
                <w:sz w:val="18"/>
              </w:rPr>
            </w:pPr>
            <w:r w:rsidRPr="00165A0C">
              <w:rPr>
                <w:rFonts w:cs="Arial"/>
                <w:sz w:val="18"/>
              </w:rPr>
              <w:t>6 : Complete Metadata</w:t>
            </w:r>
          </w:p>
          <w:p w14:paraId="484672F2" w14:textId="77777777" w:rsidR="00165A0C" w:rsidRPr="00165A0C" w:rsidRDefault="00165A0C" w:rsidP="00165A0C">
            <w:pPr>
              <w:spacing w:before="120" w:after="120"/>
              <w:rPr>
                <w:rFonts w:cs="Arial"/>
                <w:sz w:val="18"/>
              </w:rPr>
            </w:pPr>
            <w:r w:rsidRPr="00165A0C">
              <w:rPr>
                <w:rFonts w:cs="Arial"/>
                <w:sz w:val="18"/>
              </w:rPr>
              <w:t>7 : Browse Graphic</w:t>
            </w:r>
          </w:p>
          <w:p w14:paraId="51B491DE" w14:textId="77777777" w:rsidR="00165A0C" w:rsidRPr="00165A0C" w:rsidRDefault="00165A0C" w:rsidP="00165A0C">
            <w:pPr>
              <w:spacing w:before="120" w:after="120"/>
              <w:rPr>
                <w:rFonts w:cs="Arial"/>
                <w:sz w:val="18"/>
              </w:rPr>
            </w:pPr>
            <w:r w:rsidRPr="00165A0C">
              <w:rPr>
                <w:rFonts w:cs="Arial"/>
                <w:sz w:val="18"/>
              </w:rPr>
              <w:t>8 : Upload</w:t>
            </w:r>
          </w:p>
          <w:p w14:paraId="174CD754" w14:textId="77777777" w:rsidR="00165A0C" w:rsidRPr="00165A0C" w:rsidRDefault="00165A0C" w:rsidP="00165A0C">
            <w:pPr>
              <w:spacing w:before="120" w:after="120"/>
              <w:rPr>
                <w:rFonts w:cs="Arial"/>
                <w:sz w:val="18"/>
              </w:rPr>
            </w:pPr>
            <w:r w:rsidRPr="00165A0C">
              <w:rPr>
                <w:rFonts w:cs="Arial"/>
                <w:sz w:val="18"/>
              </w:rPr>
              <w:t>9 : Email Service</w:t>
            </w:r>
          </w:p>
          <w:p w14:paraId="79ED77A5" w14:textId="77777777" w:rsidR="00165A0C" w:rsidRPr="00165A0C" w:rsidRDefault="00165A0C" w:rsidP="00165A0C">
            <w:pPr>
              <w:spacing w:before="120" w:after="120"/>
              <w:rPr>
                <w:rFonts w:cs="Arial"/>
                <w:sz w:val="18"/>
              </w:rPr>
            </w:pPr>
            <w:r w:rsidRPr="00165A0C">
              <w:rPr>
                <w:rFonts w:cs="Arial"/>
                <w:sz w:val="18"/>
              </w:rPr>
              <w:t>10 : Browsing</w:t>
            </w:r>
          </w:p>
          <w:p w14:paraId="2613F5BF" w14:textId="77777777" w:rsidR="00165A0C" w:rsidRPr="00165A0C" w:rsidRDefault="00165A0C" w:rsidP="00165A0C">
            <w:pPr>
              <w:spacing w:before="120" w:after="120"/>
              <w:rPr>
                <w:rFonts w:cs="Arial"/>
                <w:sz w:val="18"/>
              </w:rPr>
            </w:pPr>
            <w:r w:rsidRPr="00165A0C">
              <w:rPr>
                <w:rFonts w:cs="Arial"/>
                <w:sz w:val="18"/>
              </w:rPr>
              <w:t>11 : File Access</w:t>
            </w:r>
          </w:p>
        </w:tc>
        <w:tc>
          <w:tcPr>
            <w:tcW w:w="417" w:type="pct"/>
            <w:shd w:val="clear" w:color="auto" w:fill="auto"/>
          </w:tcPr>
          <w:p w14:paraId="66C75D27" w14:textId="77777777" w:rsidR="00165A0C" w:rsidRPr="00165A0C" w:rsidRDefault="00165A0C" w:rsidP="00165A0C">
            <w:pPr>
              <w:spacing w:before="120" w:after="120"/>
              <w:rPr>
                <w:rFonts w:cs="Arial"/>
                <w:sz w:val="18"/>
              </w:rPr>
            </w:pPr>
            <w:r w:rsidRPr="00165A0C">
              <w:rPr>
                <w:rFonts w:cs="Arial"/>
                <w:sz w:val="18"/>
              </w:rPr>
              <w:t>(S) EN</w:t>
            </w:r>
          </w:p>
        </w:tc>
        <w:tc>
          <w:tcPr>
            <w:tcW w:w="834" w:type="pct"/>
            <w:shd w:val="clear" w:color="auto" w:fill="auto"/>
          </w:tcPr>
          <w:p w14:paraId="094D86ED"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7FD4957" w14:textId="77777777" w:rsidTr="00B131AF">
        <w:tc>
          <w:tcPr>
            <w:tcW w:w="1665" w:type="pct"/>
            <w:gridSpan w:val="2"/>
            <w:shd w:val="clear" w:color="auto" w:fill="auto"/>
          </w:tcPr>
          <w:p w14:paraId="25B46010" w14:textId="77777777" w:rsidR="00165A0C" w:rsidRPr="00165A0C" w:rsidRDefault="00165A0C" w:rsidP="00165A0C">
            <w:pPr>
              <w:spacing w:before="120" w:after="120"/>
              <w:rPr>
                <w:rFonts w:cs="Arial"/>
                <w:sz w:val="18"/>
              </w:rPr>
            </w:pPr>
            <w:r w:rsidRPr="00165A0C">
              <w:rPr>
                <w:rFonts w:cs="Arial"/>
                <w:sz w:val="18"/>
              </w:rPr>
              <w:t xml:space="preserve">            Protocol request</w:t>
            </w:r>
          </w:p>
        </w:tc>
        <w:tc>
          <w:tcPr>
            <w:tcW w:w="834" w:type="pct"/>
            <w:shd w:val="clear" w:color="auto" w:fill="auto"/>
          </w:tcPr>
          <w:p w14:paraId="13D602E2" w14:textId="77777777" w:rsidR="00165A0C" w:rsidRPr="00165A0C" w:rsidRDefault="00165A0C" w:rsidP="00165A0C">
            <w:pPr>
              <w:spacing w:before="120" w:after="120"/>
              <w:rPr>
                <w:rFonts w:cs="Arial"/>
                <w:sz w:val="18"/>
              </w:rPr>
            </w:pPr>
          </w:p>
        </w:tc>
        <w:tc>
          <w:tcPr>
            <w:tcW w:w="1250" w:type="pct"/>
            <w:gridSpan w:val="2"/>
            <w:shd w:val="clear" w:color="auto" w:fill="auto"/>
          </w:tcPr>
          <w:p w14:paraId="14394D01" w14:textId="77777777" w:rsidR="00165A0C" w:rsidRPr="00165A0C" w:rsidRDefault="00165A0C" w:rsidP="00165A0C">
            <w:pPr>
              <w:spacing w:before="120" w:after="120"/>
              <w:rPr>
                <w:rFonts w:cs="Arial"/>
                <w:sz w:val="18"/>
              </w:rPr>
            </w:pPr>
          </w:p>
        </w:tc>
        <w:tc>
          <w:tcPr>
            <w:tcW w:w="417" w:type="pct"/>
            <w:shd w:val="clear" w:color="auto" w:fill="auto"/>
          </w:tcPr>
          <w:p w14:paraId="754BDBFA"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7A4303FF"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A3B16E7" w14:textId="77777777" w:rsidTr="00B131AF">
        <w:tc>
          <w:tcPr>
            <w:tcW w:w="1665" w:type="pct"/>
            <w:gridSpan w:val="2"/>
            <w:shd w:val="clear" w:color="auto" w:fill="auto"/>
          </w:tcPr>
          <w:p w14:paraId="4AF38A9D" w14:textId="77777777" w:rsidR="00165A0C" w:rsidRPr="00165A0C" w:rsidRDefault="00165A0C" w:rsidP="00165A0C">
            <w:pPr>
              <w:spacing w:before="120" w:after="120"/>
              <w:rPr>
                <w:rFonts w:cs="Arial"/>
                <w:sz w:val="18"/>
              </w:rPr>
            </w:pPr>
            <w:r w:rsidRPr="00165A0C">
              <w:rPr>
                <w:rFonts w:cs="Arial"/>
                <w:sz w:val="18"/>
              </w:rPr>
              <w:t xml:space="preserve">         Source</w:t>
            </w:r>
          </w:p>
        </w:tc>
        <w:tc>
          <w:tcPr>
            <w:tcW w:w="834" w:type="pct"/>
            <w:shd w:val="clear" w:color="auto" w:fill="auto"/>
          </w:tcPr>
          <w:p w14:paraId="7C19742F" w14:textId="77777777" w:rsidR="00165A0C" w:rsidRPr="00165A0C" w:rsidRDefault="00165A0C" w:rsidP="00165A0C">
            <w:pPr>
              <w:spacing w:before="120" w:after="120"/>
              <w:rPr>
                <w:rFonts w:cs="Arial"/>
                <w:sz w:val="18"/>
              </w:rPr>
            </w:pPr>
          </w:p>
        </w:tc>
        <w:tc>
          <w:tcPr>
            <w:tcW w:w="1250" w:type="pct"/>
            <w:gridSpan w:val="2"/>
            <w:shd w:val="clear" w:color="auto" w:fill="auto"/>
          </w:tcPr>
          <w:p w14:paraId="778B3664" w14:textId="77777777" w:rsidR="00165A0C" w:rsidRPr="00165A0C" w:rsidRDefault="00165A0C" w:rsidP="00165A0C">
            <w:pPr>
              <w:spacing w:before="120" w:after="120"/>
              <w:rPr>
                <w:rFonts w:cs="Arial"/>
                <w:sz w:val="18"/>
              </w:rPr>
            </w:pPr>
          </w:p>
        </w:tc>
        <w:tc>
          <w:tcPr>
            <w:tcW w:w="417" w:type="pct"/>
            <w:shd w:val="clear" w:color="auto" w:fill="auto"/>
          </w:tcPr>
          <w:p w14:paraId="32B29C54"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0924220E"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B1EE4CD" w14:textId="77777777" w:rsidTr="00B131AF">
        <w:tc>
          <w:tcPr>
            <w:tcW w:w="1665" w:type="pct"/>
            <w:gridSpan w:val="2"/>
            <w:shd w:val="clear" w:color="auto" w:fill="auto"/>
          </w:tcPr>
          <w:p w14:paraId="57EA6F03" w14:textId="77777777" w:rsidR="00165A0C" w:rsidRPr="00165A0C" w:rsidRDefault="00165A0C" w:rsidP="00165A0C">
            <w:pPr>
              <w:spacing w:before="120" w:after="120"/>
              <w:rPr>
                <w:rFonts w:cs="Arial"/>
                <w:sz w:val="18"/>
              </w:rPr>
            </w:pPr>
            <w:r w:rsidRPr="00165A0C">
              <w:rPr>
                <w:rFonts w:cs="Arial"/>
                <w:sz w:val="18"/>
              </w:rPr>
              <w:t xml:space="preserve">         Source Type</w:t>
            </w:r>
          </w:p>
        </w:tc>
        <w:tc>
          <w:tcPr>
            <w:tcW w:w="834" w:type="pct"/>
            <w:shd w:val="clear" w:color="auto" w:fill="auto"/>
          </w:tcPr>
          <w:p w14:paraId="57B1B0C9" w14:textId="77777777" w:rsidR="00165A0C" w:rsidRPr="00165A0C" w:rsidRDefault="00165A0C" w:rsidP="00165A0C">
            <w:pPr>
              <w:spacing w:before="120" w:after="120"/>
              <w:rPr>
                <w:rFonts w:cs="Arial"/>
                <w:sz w:val="18"/>
              </w:rPr>
            </w:pPr>
          </w:p>
        </w:tc>
        <w:tc>
          <w:tcPr>
            <w:tcW w:w="1250" w:type="pct"/>
            <w:gridSpan w:val="2"/>
            <w:shd w:val="clear" w:color="auto" w:fill="auto"/>
          </w:tcPr>
          <w:p w14:paraId="56D80209" w14:textId="77777777" w:rsidR="00165A0C" w:rsidRPr="00165A0C" w:rsidRDefault="00165A0C" w:rsidP="00165A0C">
            <w:pPr>
              <w:spacing w:before="120" w:after="120"/>
              <w:rPr>
                <w:rFonts w:cs="Arial"/>
                <w:sz w:val="18"/>
              </w:rPr>
            </w:pPr>
            <w:r w:rsidRPr="00165A0C">
              <w:rPr>
                <w:rFonts w:cs="Arial"/>
                <w:sz w:val="18"/>
              </w:rPr>
              <w:t>1 : Law or Regulation</w:t>
            </w:r>
          </w:p>
          <w:p w14:paraId="37D2E624" w14:textId="77777777" w:rsidR="00165A0C" w:rsidRPr="00165A0C" w:rsidRDefault="00165A0C" w:rsidP="00165A0C">
            <w:pPr>
              <w:spacing w:before="120" w:after="120"/>
              <w:rPr>
                <w:rFonts w:cs="Arial"/>
                <w:sz w:val="18"/>
              </w:rPr>
            </w:pPr>
            <w:r w:rsidRPr="00165A0C">
              <w:rPr>
                <w:rFonts w:cs="Arial"/>
                <w:sz w:val="18"/>
              </w:rPr>
              <w:t>2 : Official Publication</w:t>
            </w:r>
          </w:p>
          <w:p w14:paraId="30D3C8DF" w14:textId="77777777" w:rsidR="00165A0C" w:rsidRPr="00165A0C" w:rsidRDefault="00165A0C" w:rsidP="00165A0C">
            <w:pPr>
              <w:spacing w:before="120" w:after="120"/>
              <w:rPr>
                <w:rFonts w:cs="Arial"/>
                <w:sz w:val="18"/>
              </w:rPr>
            </w:pPr>
            <w:r w:rsidRPr="00165A0C">
              <w:rPr>
                <w:rFonts w:cs="Arial"/>
                <w:sz w:val="18"/>
              </w:rPr>
              <w:t>7 : Mariner Report, Confirmed</w:t>
            </w:r>
          </w:p>
          <w:p w14:paraId="47CDEC07" w14:textId="77777777" w:rsidR="00165A0C" w:rsidRPr="00165A0C" w:rsidRDefault="00165A0C" w:rsidP="00165A0C">
            <w:pPr>
              <w:spacing w:before="120" w:after="120"/>
              <w:rPr>
                <w:rFonts w:cs="Arial"/>
                <w:sz w:val="18"/>
              </w:rPr>
            </w:pPr>
            <w:r w:rsidRPr="00165A0C">
              <w:rPr>
                <w:rFonts w:cs="Arial"/>
                <w:sz w:val="18"/>
              </w:rPr>
              <w:t>8 : Mariner Report, Not Confirmed</w:t>
            </w:r>
          </w:p>
          <w:p w14:paraId="41E49A4A" w14:textId="77777777" w:rsidR="00165A0C" w:rsidRPr="00165A0C" w:rsidRDefault="00165A0C" w:rsidP="00165A0C">
            <w:pPr>
              <w:spacing w:before="120" w:after="120"/>
              <w:rPr>
                <w:rFonts w:cs="Arial"/>
                <w:sz w:val="18"/>
              </w:rPr>
            </w:pPr>
            <w:r w:rsidRPr="00165A0C">
              <w:rPr>
                <w:rFonts w:cs="Arial"/>
                <w:sz w:val="18"/>
              </w:rPr>
              <w:t>9 : Industry Publications and Reports</w:t>
            </w:r>
          </w:p>
          <w:p w14:paraId="79FFE93D" w14:textId="77777777" w:rsidR="00165A0C" w:rsidRPr="00165A0C" w:rsidRDefault="00165A0C" w:rsidP="00165A0C">
            <w:pPr>
              <w:spacing w:before="120" w:after="120"/>
              <w:rPr>
                <w:rFonts w:cs="Arial"/>
                <w:sz w:val="18"/>
              </w:rPr>
            </w:pPr>
            <w:r w:rsidRPr="00165A0C">
              <w:rPr>
                <w:rFonts w:cs="Arial"/>
                <w:sz w:val="18"/>
              </w:rPr>
              <w:t>10 : Remotely Sensed Images</w:t>
            </w:r>
          </w:p>
          <w:p w14:paraId="69A3B9A0" w14:textId="77777777" w:rsidR="00165A0C" w:rsidRPr="00165A0C" w:rsidRDefault="00165A0C" w:rsidP="00165A0C">
            <w:pPr>
              <w:spacing w:before="120" w:after="120"/>
              <w:rPr>
                <w:rFonts w:cs="Arial"/>
                <w:sz w:val="18"/>
              </w:rPr>
            </w:pPr>
            <w:r w:rsidRPr="00165A0C">
              <w:rPr>
                <w:rFonts w:cs="Arial"/>
                <w:sz w:val="18"/>
              </w:rPr>
              <w:t>11 : Photographs</w:t>
            </w:r>
          </w:p>
          <w:p w14:paraId="491521B1" w14:textId="77777777" w:rsidR="00165A0C" w:rsidRPr="00165A0C" w:rsidRDefault="00165A0C" w:rsidP="00165A0C">
            <w:pPr>
              <w:spacing w:before="120" w:after="120"/>
              <w:rPr>
                <w:rFonts w:cs="Arial"/>
                <w:sz w:val="18"/>
              </w:rPr>
            </w:pPr>
            <w:r w:rsidRPr="00165A0C">
              <w:rPr>
                <w:rFonts w:cs="Arial"/>
                <w:sz w:val="18"/>
              </w:rPr>
              <w:lastRenderedPageBreak/>
              <w:t>12 : Products Issued by HO Services</w:t>
            </w:r>
          </w:p>
          <w:p w14:paraId="4ABA52B9" w14:textId="77777777" w:rsidR="00165A0C" w:rsidRPr="00165A0C" w:rsidRDefault="00165A0C" w:rsidP="00165A0C">
            <w:pPr>
              <w:spacing w:before="120" w:after="120"/>
              <w:rPr>
                <w:rFonts w:cs="Arial"/>
                <w:sz w:val="18"/>
              </w:rPr>
            </w:pPr>
            <w:r w:rsidRPr="00165A0C">
              <w:rPr>
                <w:rFonts w:cs="Arial"/>
                <w:sz w:val="18"/>
              </w:rPr>
              <w:t>13 : News Media</w:t>
            </w:r>
          </w:p>
          <w:p w14:paraId="690471B9" w14:textId="77777777" w:rsidR="00165A0C" w:rsidRPr="00165A0C" w:rsidRDefault="00165A0C" w:rsidP="00165A0C">
            <w:pPr>
              <w:spacing w:before="120" w:after="120"/>
              <w:rPr>
                <w:rFonts w:cs="Arial"/>
                <w:sz w:val="18"/>
              </w:rPr>
            </w:pPr>
            <w:r w:rsidRPr="00165A0C">
              <w:rPr>
                <w:rFonts w:cs="Arial"/>
                <w:sz w:val="18"/>
              </w:rPr>
              <w:t>14 : Traffic Data</w:t>
            </w:r>
          </w:p>
        </w:tc>
        <w:tc>
          <w:tcPr>
            <w:tcW w:w="417" w:type="pct"/>
            <w:shd w:val="clear" w:color="auto" w:fill="auto"/>
          </w:tcPr>
          <w:p w14:paraId="6A8BC356" w14:textId="77777777" w:rsidR="00165A0C" w:rsidRPr="00165A0C" w:rsidRDefault="00165A0C" w:rsidP="00165A0C">
            <w:pPr>
              <w:spacing w:before="120" w:after="120"/>
              <w:rPr>
                <w:rFonts w:cs="Arial"/>
                <w:sz w:val="18"/>
              </w:rPr>
            </w:pPr>
            <w:r w:rsidRPr="00165A0C">
              <w:rPr>
                <w:rFonts w:cs="Arial"/>
                <w:sz w:val="18"/>
              </w:rPr>
              <w:lastRenderedPageBreak/>
              <w:t>(S) EN</w:t>
            </w:r>
          </w:p>
        </w:tc>
        <w:tc>
          <w:tcPr>
            <w:tcW w:w="834" w:type="pct"/>
            <w:shd w:val="clear" w:color="auto" w:fill="auto"/>
          </w:tcPr>
          <w:p w14:paraId="0ED1A11F"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9FB56C0" w14:textId="77777777" w:rsidTr="00B131AF">
        <w:tc>
          <w:tcPr>
            <w:tcW w:w="1665" w:type="pct"/>
            <w:gridSpan w:val="2"/>
            <w:shd w:val="clear" w:color="auto" w:fill="auto"/>
          </w:tcPr>
          <w:p w14:paraId="0B3C4B57" w14:textId="77777777" w:rsidR="00165A0C" w:rsidRPr="00165A0C" w:rsidRDefault="00165A0C" w:rsidP="00165A0C">
            <w:pPr>
              <w:spacing w:before="120" w:after="120"/>
              <w:rPr>
                <w:rFonts w:cs="Arial"/>
                <w:sz w:val="18"/>
              </w:rPr>
            </w:pPr>
            <w:r w:rsidRPr="00165A0C">
              <w:rPr>
                <w:rFonts w:cs="Arial"/>
                <w:sz w:val="18"/>
              </w:rPr>
              <w:t xml:space="preserve">         Reported Date</w:t>
            </w:r>
          </w:p>
        </w:tc>
        <w:tc>
          <w:tcPr>
            <w:tcW w:w="834" w:type="pct"/>
            <w:shd w:val="clear" w:color="auto" w:fill="auto"/>
          </w:tcPr>
          <w:p w14:paraId="23230B4B" w14:textId="77777777" w:rsidR="00165A0C" w:rsidRPr="00165A0C" w:rsidRDefault="00165A0C" w:rsidP="00165A0C">
            <w:pPr>
              <w:spacing w:before="120" w:after="120"/>
              <w:rPr>
                <w:rFonts w:cs="Arial"/>
                <w:sz w:val="18"/>
              </w:rPr>
            </w:pPr>
            <w:r w:rsidRPr="00165A0C">
              <w:rPr>
                <w:rFonts w:cs="Arial"/>
                <w:sz w:val="18"/>
              </w:rPr>
              <w:t>(SORDAT)</w:t>
            </w:r>
          </w:p>
        </w:tc>
        <w:tc>
          <w:tcPr>
            <w:tcW w:w="1250" w:type="pct"/>
            <w:gridSpan w:val="2"/>
            <w:shd w:val="clear" w:color="auto" w:fill="auto"/>
          </w:tcPr>
          <w:p w14:paraId="1275090D" w14:textId="77777777" w:rsidR="00165A0C" w:rsidRPr="00165A0C" w:rsidRDefault="00165A0C" w:rsidP="00165A0C">
            <w:pPr>
              <w:spacing w:before="120" w:after="120"/>
              <w:rPr>
                <w:rFonts w:cs="Arial"/>
                <w:sz w:val="18"/>
              </w:rPr>
            </w:pPr>
          </w:p>
        </w:tc>
        <w:tc>
          <w:tcPr>
            <w:tcW w:w="417" w:type="pct"/>
            <w:shd w:val="clear" w:color="auto" w:fill="auto"/>
          </w:tcPr>
          <w:p w14:paraId="2EE8F22B" w14:textId="77777777" w:rsidR="00165A0C" w:rsidRPr="00165A0C" w:rsidRDefault="00165A0C" w:rsidP="00165A0C">
            <w:pPr>
              <w:spacing w:before="120" w:after="120"/>
              <w:rPr>
                <w:rFonts w:cs="Arial"/>
                <w:sz w:val="18"/>
              </w:rPr>
            </w:pPr>
            <w:r w:rsidRPr="00165A0C">
              <w:rPr>
                <w:rFonts w:cs="Arial"/>
                <w:sz w:val="18"/>
              </w:rPr>
              <w:t>(S) TD</w:t>
            </w:r>
          </w:p>
        </w:tc>
        <w:tc>
          <w:tcPr>
            <w:tcW w:w="834" w:type="pct"/>
            <w:shd w:val="clear" w:color="auto" w:fill="auto"/>
          </w:tcPr>
          <w:p w14:paraId="399F292C"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079F270" w14:textId="77777777" w:rsidTr="00B131AF">
        <w:tc>
          <w:tcPr>
            <w:tcW w:w="1665" w:type="pct"/>
            <w:gridSpan w:val="2"/>
            <w:shd w:val="clear" w:color="auto" w:fill="auto"/>
          </w:tcPr>
          <w:p w14:paraId="2A3BCE75" w14:textId="77777777" w:rsidR="00165A0C" w:rsidRPr="00165A0C" w:rsidRDefault="00165A0C" w:rsidP="00165A0C">
            <w:pPr>
              <w:spacing w:before="120" w:after="120"/>
              <w:rPr>
                <w:rFonts w:cs="Arial"/>
                <w:sz w:val="18"/>
              </w:rPr>
            </w:pPr>
            <w:r w:rsidRPr="00165A0C">
              <w:rPr>
                <w:rFonts w:cs="Arial"/>
                <w:sz w:val="18"/>
              </w:rPr>
              <w:t xml:space="preserve">   Weather Resource</w:t>
            </w:r>
          </w:p>
        </w:tc>
        <w:tc>
          <w:tcPr>
            <w:tcW w:w="834" w:type="pct"/>
            <w:shd w:val="clear" w:color="auto" w:fill="auto"/>
          </w:tcPr>
          <w:p w14:paraId="536C15A6" w14:textId="77777777" w:rsidR="00165A0C" w:rsidRPr="00165A0C" w:rsidRDefault="00165A0C" w:rsidP="00165A0C">
            <w:pPr>
              <w:spacing w:before="120" w:after="120"/>
              <w:rPr>
                <w:rFonts w:cs="Arial"/>
                <w:sz w:val="18"/>
              </w:rPr>
            </w:pPr>
          </w:p>
        </w:tc>
        <w:tc>
          <w:tcPr>
            <w:tcW w:w="1250" w:type="pct"/>
            <w:gridSpan w:val="2"/>
            <w:shd w:val="clear" w:color="auto" w:fill="auto"/>
          </w:tcPr>
          <w:p w14:paraId="74877584" w14:textId="77777777" w:rsidR="00165A0C" w:rsidRPr="00165A0C" w:rsidRDefault="00165A0C" w:rsidP="00165A0C">
            <w:pPr>
              <w:spacing w:before="120" w:after="120"/>
              <w:rPr>
                <w:rFonts w:cs="Arial"/>
                <w:sz w:val="18"/>
              </w:rPr>
            </w:pPr>
          </w:p>
        </w:tc>
        <w:tc>
          <w:tcPr>
            <w:tcW w:w="417" w:type="pct"/>
            <w:shd w:val="clear" w:color="auto" w:fill="auto"/>
          </w:tcPr>
          <w:p w14:paraId="0BB43E98" w14:textId="77777777" w:rsidR="00165A0C" w:rsidRPr="00165A0C" w:rsidRDefault="00165A0C" w:rsidP="00165A0C">
            <w:pPr>
              <w:spacing w:before="120" w:after="120"/>
              <w:rPr>
                <w:rFonts w:cs="Arial"/>
                <w:sz w:val="18"/>
              </w:rPr>
            </w:pPr>
            <w:r w:rsidRPr="00165A0C">
              <w:rPr>
                <w:rFonts w:cs="Arial"/>
                <w:sz w:val="18"/>
              </w:rPr>
              <w:t>(S) C</w:t>
            </w:r>
          </w:p>
        </w:tc>
        <w:tc>
          <w:tcPr>
            <w:tcW w:w="834" w:type="pct"/>
            <w:shd w:val="clear" w:color="auto" w:fill="auto"/>
          </w:tcPr>
          <w:p w14:paraId="1CD20797"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5A034F02" w14:textId="77777777" w:rsidTr="00B131AF">
        <w:tc>
          <w:tcPr>
            <w:tcW w:w="1665" w:type="pct"/>
            <w:gridSpan w:val="2"/>
            <w:shd w:val="clear" w:color="auto" w:fill="auto"/>
          </w:tcPr>
          <w:p w14:paraId="21569093" w14:textId="77777777" w:rsidR="00165A0C" w:rsidRPr="00165A0C" w:rsidRDefault="00165A0C" w:rsidP="00165A0C">
            <w:pPr>
              <w:spacing w:before="120" w:after="120"/>
              <w:rPr>
                <w:rFonts w:cs="Arial"/>
                <w:sz w:val="18"/>
              </w:rPr>
            </w:pPr>
            <w:r w:rsidRPr="00165A0C">
              <w:rPr>
                <w:rFonts w:cs="Arial"/>
                <w:sz w:val="18"/>
              </w:rPr>
              <w:t xml:space="preserve">      Online Resource</w:t>
            </w:r>
          </w:p>
        </w:tc>
        <w:tc>
          <w:tcPr>
            <w:tcW w:w="834" w:type="pct"/>
            <w:shd w:val="clear" w:color="auto" w:fill="auto"/>
          </w:tcPr>
          <w:p w14:paraId="10F521BC" w14:textId="77777777" w:rsidR="00165A0C" w:rsidRPr="00165A0C" w:rsidRDefault="00165A0C" w:rsidP="00165A0C">
            <w:pPr>
              <w:spacing w:before="120" w:after="120"/>
              <w:rPr>
                <w:rFonts w:cs="Arial"/>
                <w:sz w:val="18"/>
              </w:rPr>
            </w:pPr>
          </w:p>
        </w:tc>
        <w:tc>
          <w:tcPr>
            <w:tcW w:w="1250" w:type="pct"/>
            <w:gridSpan w:val="2"/>
            <w:shd w:val="clear" w:color="auto" w:fill="auto"/>
          </w:tcPr>
          <w:p w14:paraId="271BE3F8" w14:textId="77777777" w:rsidR="00165A0C" w:rsidRPr="00165A0C" w:rsidRDefault="00165A0C" w:rsidP="00165A0C">
            <w:pPr>
              <w:spacing w:before="120" w:after="120"/>
              <w:rPr>
                <w:rFonts w:cs="Arial"/>
                <w:sz w:val="18"/>
              </w:rPr>
            </w:pPr>
          </w:p>
        </w:tc>
        <w:tc>
          <w:tcPr>
            <w:tcW w:w="417" w:type="pct"/>
            <w:shd w:val="clear" w:color="auto" w:fill="auto"/>
          </w:tcPr>
          <w:p w14:paraId="74055D2F" w14:textId="77777777" w:rsidR="00165A0C" w:rsidRPr="00165A0C" w:rsidRDefault="00165A0C" w:rsidP="00165A0C">
            <w:pPr>
              <w:spacing w:before="120" w:after="120"/>
              <w:rPr>
                <w:rFonts w:cs="Arial"/>
                <w:sz w:val="18"/>
              </w:rPr>
            </w:pPr>
            <w:r w:rsidRPr="00165A0C">
              <w:rPr>
                <w:rFonts w:cs="Arial"/>
                <w:sz w:val="18"/>
              </w:rPr>
              <w:t>(S) C</w:t>
            </w:r>
          </w:p>
        </w:tc>
        <w:tc>
          <w:tcPr>
            <w:tcW w:w="834" w:type="pct"/>
            <w:shd w:val="clear" w:color="auto" w:fill="auto"/>
          </w:tcPr>
          <w:p w14:paraId="0CD4C7D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2DEF315" w14:textId="77777777" w:rsidTr="00B131AF">
        <w:tc>
          <w:tcPr>
            <w:tcW w:w="1665" w:type="pct"/>
            <w:gridSpan w:val="2"/>
            <w:shd w:val="clear" w:color="auto" w:fill="auto"/>
          </w:tcPr>
          <w:p w14:paraId="4BFAD9A4" w14:textId="77777777" w:rsidR="00165A0C" w:rsidRPr="00165A0C" w:rsidRDefault="00165A0C" w:rsidP="00165A0C">
            <w:pPr>
              <w:spacing w:before="120" w:after="120"/>
              <w:rPr>
                <w:rFonts w:cs="Arial"/>
                <w:sz w:val="18"/>
              </w:rPr>
            </w:pPr>
            <w:r w:rsidRPr="00165A0C">
              <w:rPr>
                <w:rFonts w:cs="Arial"/>
                <w:sz w:val="18"/>
              </w:rPr>
              <w:t xml:space="preserve">         Online Resource Linkage URL</w:t>
            </w:r>
          </w:p>
        </w:tc>
        <w:tc>
          <w:tcPr>
            <w:tcW w:w="834" w:type="pct"/>
            <w:shd w:val="clear" w:color="auto" w:fill="auto"/>
          </w:tcPr>
          <w:p w14:paraId="717C4137" w14:textId="77777777" w:rsidR="00165A0C" w:rsidRPr="00165A0C" w:rsidRDefault="00165A0C" w:rsidP="00165A0C">
            <w:pPr>
              <w:spacing w:before="120" w:after="120"/>
              <w:rPr>
                <w:rFonts w:cs="Arial"/>
                <w:sz w:val="18"/>
              </w:rPr>
            </w:pPr>
          </w:p>
        </w:tc>
        <w:tc>
          <w:tcPr>
            <w:tcW w:w="1250" w:type="pct"/>
            <w:gridSpan w:val="2"/>
            <w:shd w:val="clear" w:color="auto" w:fill="auto"/>
          </w:tcPr>
          <w:p w14:paraId="46DED69D" w14:textId="77777777" w:rsidR="00165A0C" w:rsidRPr="00165A0C" w:rsidRDefault="00165A0C" w:rsidP="00165A0C">
            <w:pPr>
              <w:spacing w:before="120" w:after="120"/>
              <w:rPr>
                <w:rFonts w:cs="Arial"/>
                <w:sz w:val="18"/>
              </w:rPr>
            </w:pPr>
          </w:p>
        </w:tc>
        <w:tc>
          <w:tcPr>
            <w:tcW w:w="417" w:type="pct"/>
            <w:shd w:val="clear" w:color="auto" w:fill="auto"/>
          </w:tcPr>
          <w:p w14:paraId="6DDC13C8" w14:textId="77777777" w:rsidR="00165A0C" w:rsidRPr="00165A0C" w:rsidRDefault="00165A0C" w:rsidP="00165A0C">
            <w:pPr>
              <w:spacing w:before="120" w:after="120"/>
              <w:rPr>
                <w:rFonts w:cs="Arial"/>
                <w:sz w:val="18"/>
              </w:rPr>
            </w:pPr>
            <w:r w:rsidRPr="00165A0C">
              <w:rPr>
                <w:rFonts w:cs="Arial"/>
                <w:sz w:val="18"/>
              </w:rPr>
              <w:t>(S) UL</w:t>
            </w:r>
          </w:p>
        </w:tc>
        <w:tc>
          <w:tcPr>
            <w:tcW w:w="834" w:type="pct"/>
            <w:shd w:val="clear" w:color="auto" w:fill="auto"/>
          </w:tcPr>
          <w:p w14:paraId="2EEFDC30"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7F2825BB" w14:textId="77777777" w:rsidTr="00B131AF">
        <w:tc>
          <w:tcPr>
            <w:tcW w:w="1665" w:type="pct"/>
            <w:gridSpan w:val="2"/>
            <w:shd w:val="clear" w:color="auto" w:fill="auto"/>
          </w:tcPr>
          <w:p w14:paraId="7E2037B4" w14:textId="77777777" w:rsidR="00165A0C" w:rsidRPr="00165A0C" w:rsidRDefault="00165A0C" w:rsidP="00165A0C">
            <w:pPr>
              <w:spacing w:before="120" w:after="120"/>
              <w:rPr>
                <w:rFonts w:cs="Arial"/>
                <w:sz w:val="18"/>
              </w:rPr>
            </w:pPr>
            <w:r w:rsidRPr="00165A0C">
              <w:rPr>
                <w:rFonts w:cs="Arial"/>
                <w:sz w:val="18"/>
              </w:rPr>
              <w:t xml:space="preserve">         Protocol</w:t>
            </w:r>
          </w:p>
        </w:tc>
        <w:tc>
          <w:tcPr>
            <w:tcW w:w="834" w:type="pct"/>
            <w:shd w:val="clear" w:color="auto" w:fill="auto"/>
          </w:tcPr>
          <w:p w14:paraId="3505F4BE" w14:textId="77777777" w:rsidR="00165A0C" w:rsidRPr="00165A0C" w:rsidRDefault="00165A0C" w:rsidP="00165A0C">
            <w:pPr>
              <w:spacing w:before="120" w:after="120"/>
              <w:rPr>
                <w:rFonts w:cs="Arial"/>
                <w:sz w:val="18"/>
              </w:rPr>
            </w:pPr>
          </w:p>
        </w:tc>
        <w:tc>
          <w:tcPr>
            <w:tcW w:w="1250" w:type="pct"/>
            <w:gridSpan w:val="2"/>
            <w:shd w:val="clear" w:color="auto" w:fill="auto"/>
          </w:tcPr>
          <w:p w14:paraId="408AFCB5" w14:textId="77777777" w:rsidR="00165A0C" w:rsidRPr="00165A0C" w:rsidRDefault="00165A0C" w:rsidP="00165A0C">
            <w:pPr>
              <w:spacing w:before="120" w:after="120"/>
              <w:rPr>
                <w:rFonts w:cs="Arial"/>
                <w:sz w:val="18"/>
              </w:rPr>
            </w:pPr>
          </w:p>
        </w:tc>
        <w:tc>
          <w:tcPr>
            <w:tcW w:w="417" w:type="pct"/>
            <w:shd w:val="clear" w:color="auto" w:fill="auto"/>
          </w:tcPr>
          <w:p w14:paraId="2F0D83DF"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3488CCDE"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E643B0A" w14:textId="77777777" w:rsidTr="00B131AF">
        <w:tc>
          <w:tcPr>
            <w:tcW w:w="1665" w:type="pct"/>
            <w:gridSpan w:val="2"/>
            <w:shd w:val="clear" w:color="auto" w:fill="auto"/>
          </w:tcPr>
          <w:p w14:paraId="423C62E8" w14:textId="77777777" w:rsidR="00165A0C" w:rsidRPr="00165A0C" w:rsidRDefault="00165A0C" w:rsidP="00165A0C">
            <w:pPr>
              <w:spacing w:before="120" w:after="120"/>
              <w:rPr>
                <w:rFonts w:cs="Arial"/>
                <w:sz w:val="18"/>
              </w:rPr>
            </w:pPr>
            <w:r w:rsidRPr="00165A0C">
              <w:rPr>
                <w:rFonts w:cs="Arial"/>
                <w:sz w:val="18"/>
              </w:rPr>
              <w:t xml:space="preserve">         Application Profile</w:t>
            </w:r>
          </w:p>
        </w:tc>
        <w:tc>
          <w:tcPr>
            <w:tcW w:w="834" w:type="pct"/>
            <w:shd w:val="clear" w:color="auto" w:fill="auto"/>
          </w:tcPr>
          <w:p w14:paraId="21AB2E62" w14:textId="77777777" w:rsidR="00165A0C" w:rsidRPr="00165A0C" w:rsidRDefault="00165A0C" w:rsidP="00165A0C">
            <w:pPr>
              <w:spacing w:before="120" w:after="120"/>
              <w:rPr>
                <w:rFonts w:cs="Arial"/>
                <w:sz w:val="18"/>
              </w:rPr>
            </w:pPr>
          </w:p>
        </w:tc>
        <w:tc>
          <w:tcPr>
            <w:tcW w:w="1250" w:type="pct"/>
            <w:gridSpan w:val="2"/>
            <w:shd w:val="clear" w:color="auto" w:fill="auto"/>
          </w:tcPr>
          <w:p w14:paraId="3F1F1FBF" w14:textId="77777777" w:rsidR="00165A0C" w:rsidRPr="00165A0C" w:rsidRDefault="00165A0C" w:rsidP="00165A0C">
            <w:pPr>
              <w:spacing w:before="120" w:after="120"/>
              <w:rPr>
                <w:rFonts w:cs="Arial"/>
                <w:sz w:val="18"/>
              </w:rPr>
            </w:pPr>
          </w:p>
        </w:tc>
        <w:tc>
          <w:tcPr>
            <w:tcW w:w="417" w:type="pct"/>
            <w:shd w:val="clear" w:color="auto" w:fill="auto"/>
          </w:tcPr>
          <w:p w14:paraId="2811BA6E"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4B29D1D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2045DB0" w14:textId="77777777" w:rsidTr="00B131AF">
        <w:tc>
          <w:tcPr>
            <w:tcW w:w="1665" w:type="pct"/>
            <w:gridSpan w:val="2"/>
            <w:shd w:val="clear" w:color="auto" w:fill="auto"/>
          </w:tcPr>
          <w:p w14:paraId="0639B3DF" w14:textId="77777777" w:rsidR="00165A0C" w:rsidRPr="00165A0C" w:rsidRDefault="00165A0C" w:rsidP="00165A0C">
            <w:pPr>
              <w:spacing w:before="120" w:after="120"/>
              <w:rPr>
                <w:rFonts w:cs="Arial"/>
                <w:sz w:val="18"/>
              </w:rPr>
            </w:pPr>
            <w:r w:rsidRPr="00165A0C">
              <w:rPr>
                <w:rFonts w:cs="Arial"/>
                <w:sz w:val="18"/>
              </w:rPr>
              <w:t xml:space="preserve">         Name of Resource</w:t>
            </w:r>
          </w:p>
        </w:tc>
        <w:tc>
          <w:tcPr>
            <w:tcW w:w="834" w:type="pct"/>
            <w:shd w:val="clear" w:color="auto" w:fill="auto"/>
          </w:tcPr>
          <w:p w14:paraId="6EB61F31" w14:textId="77777777" w:rsidR="00165A0C" w:rsidRPr="00165A0C" w:rsidRDefault="00165A0C" w:rsidP="00165A0C">
            <w:pPr>
              <w:spacing w:before="120" w:after="120"/>
              <w:rPr>
                <w:rFonts w:cs="Arial"/>
                <w:sz w:val="18"/>
              </w:rPr>
            </w:pPr>
          </w:p>
        </w:tc>
        <w:tc>
          <w:tcPr>
            <w:tcW w:w="1250" w:type="pct"/>
            <w:gridSpan w:val="2"/>
            <w:shd w:val="clear" w:color="auto" w:fill="auto"/>
          </w:tcPr>
          <w:p w14:paraId="5BD788F2" w14:textId="77777777" w:rsidR="00165A0C" w:rsidRPr="00165A0C" w:rsidRDefault="00165A0C" w:rsidP="00165A0C">
            <w:pPr>
              <w:spacing w:before="120" w:after="120"/>
              <w:rPr>
                <w:rFonts w:cs="Arial"/>
                <w:sz w:val="18"/>
              </w:rPr>
            </w:pPr>
          </w:p>
        </w:tc>
        <w:tc>
          <w:tcPr>
            <w:tcW w:w="417" w:type="pct"/>
            <w:shd w:val="clear" w:color="auto" w:fill="auto"/>
          </w:tcPr>
          <w:p w14:paraId="76AD8659"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7A080DBF"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A96AC7A" w14:textId="77777777" w:rsidTr="00B131AF">
        <w:tc>
          <w:tcPr>
            <w:tcW w:w="1665" w:type="pct"/>
            <w:gridSpan w:val="2"/>
            <w:shd w:val="clear" w:color="auto" w:fill="auto"/>
          </w:tcPr>
          <w:p w14:paraId="1C8AE1D0" w14:textId="77777777" w:rsidR="00165A0C" w:rsidRPr="00165A0C" w:rsidRDefault="00165A0C" w:rsidP="00165A0C">
            <w:pPr>
              <w:spacing w:before="120" w:after="120"/>
              <w:rPr>
                <w:rFonts w:cs="Arial"/>
                <w:sz w:val="18"/>
              </w:rPr>
            </w:pPr>
            <w:r w:rsidRPr="00165A0C">
              <w:rPr>
                <w:rFonts w:cs="Arial"/>
                <w:sz w:val="18"/>
              </w:rPr>
              <w:t xml:space="preserve">         Online Resource Description</w:t>
            </w:r>
          </w:p>
        </w:tc>
        <w:tc>
          <w:tcPr>
            <w:tcW w:w="834" w:type="pct"/>
            <w:shd w:val="clear" w:color="auto" w:fill="auto"/>
          </w:tcPr>
          <w:p w14:paraId="170596DF" w14:textId="77777777" w:rsidR="00165A0C" w:rsidRPr="00165A0C" w:rsidRDefault="00165A0C" w:rsidP="00165A0C">
            <w:pPr>
              <w:spacing w:before="120" w:after="120"/>
              <w:rPr>
                <w:rFonts w:cs="Arial"/>
                <w:sz w:val="18"/>
              </w:rPr>
            </w:pPr>
          </w:p>
        </w:tc>
        <w:tc>
          <w:tcPr>
            <w:tcW w:w="1250" w:type="pct"/>
            <w:gridSpan w:val="2"/>
            <w:shd w:val="clear" w:color="auto" w:fill="auto"/>
          </w:tcPr>
          <w:p w14:paraId="4C79A63A" w14:textId="77777777" w:rsidR="00165A0C" w:rsidRPr="00165A0C" w:rsidRDefault="00165A0C" w:rsidP="00165A0C">
            <w:pPr>
              <w:spacing w:before="120" w:after="120"/>
              <w:rPr>
                <w:rFonts w:cs="Arial"/>
                <w:sz w:val="18"/>
              </w:rPr>
            </w:pPr>
          </w:p>
        </w:tc>
        <w:tc>
          <w:tcPr>
            <w:tcW w:w="417" w:type="pct"/>
            <w:shd w:val="clear" w:color="auto" w:fill="auto"/>
          </w:tcPr>
          <w:p w14:paraId="71EAE844"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5BDD79CE"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265E7B9" w14:textId="77777777" w:rsidTr="00B131AF">
        <w:tc>
          <w:tcPr>
            <w:tcW w:w="1665" w:type="pct"/>
            <w:gridSpan w:val="2"/>
            <w:shd w:val="clear" w:color="auto" w:fill="auto"/>
          </w:tcPr>
          <w:p w14:paraId="61639996" w14:textId="77777777" w:rsidR="00165A0C" w:rsidRPr="00165A0C" w:rsidRDefault="00165A0C" w:rsidP="00165A0C">
            <w:pPr>
              <w:spacing w:before="120" w:after="120"/>
              <w:rPr>
                <w:rFonts w:cs="Arial"/>
                <w:sz w:val="18"/>
              </w:rPr>
            </w:pPr>
            <w:r w:rsidRPr="00165A0C">
              <w:rPr>
                <w:rFonts w:cs="Arial"/>
                <w:sz w:val="18"/>
              </w:rPr>
              <w:t xml:space="preserve">         Online Function</w:t>
            </w:r>
          </w:p>
        </w:tc>
        <w:tc>
          <w:tcPr>
            <w:tcW w:w="834" w:type="pct"/>
            <w:shd w:val="clear" w:color="auto" w:fill="auto"/>
          </w:tcPr>
          <w:p w14:paraId="45080475" w14:textId="77777777" w:rsidR="00165A0C" w:rsidRPr="00165A0C" w:rsidRDefault="00165A0C" w:rsidP="00165A0C">
            <w:pPr>
              <w:spacing w:before="120" w:after="120"/>
              <w:rPr>
                <w:rFonts w:cs="Arial"/>
                <w:sz w:val="18"/>
              </w:rPr>
            </w:pPr>
          </w:p>
        </w:tc>
        <w:tc>
          <w:tcPr>
            <w:tcW w:w="1250" w:type="pct"/>
            <w:gridSpan w:val="2"/>
            <w:shd w:val="clear" w:color="auto" w:fill="auto"/>
          </w:tcPr>
          <w:p w14:paraId="5F9FC4BC" w14:textId="77777777" w:rsidR="00165A0C" w:rsidRPr="00165A0C" w:rsidRDefault="00165A0C" w:rsidP="00165A0C">
            <w:pPr>
              <w:spacing w:before="120" w:after="120"/>
              <w:rPr>
                <w:rFonts w:cs="Arial"/>
                <w:sz w:val="18"/>
              </w:rPr>
            </w:pPr>
            <w:r w:rsidRPr="00165A0C">
              <w:rPr>
                <w:rFonts w:cs="Arial"/>
                <w:sz w:val="18"/>
              </w:rPr>
              <w:t>1 : Download</w:t>
            </w:r>
          </w:p>
          <w:p w14:paraId="0F4B3E09" w14:textId="77777777" w:rsidR="00165A0C" w:rsidRPr="00165A0C" w:rsidRDefault="00165A0C" w:rsidP="00165A0C">
            <w:pPr>
              <w:spacing w:before="120" w:after="120"/>
              <w:rPr>
                <w:rFonts w:cs="Arial"/>
                <w:sz w:val="18"/>
              </w:rPr>
            </w:pPr>
            <w:r w:rsidRPr="00165A0C">
              <w:rPr>
                <w:rFonts w:cs="Arial"/>
                <w:sz w:val="18"/>
              </w:rPr>
              <w:t>3 : Offline Access</w:t>
            </w:r>
          </w:p>
          <w:p w14:paraId="54979BA9" w14:textId="77777777" w:rsidR="00165A0C" w:rsidRPr="00165A0C" w:rsidRDefault="00165A0C" w:rsidP="00165A0C">
            <w:pPr>
              <w:spacing w:before="120" w:after="120"/>
              <w:rPr>
                <w:rFonts w:cs="Arial"/>
                <w:sz w:val="18"/>
              </w:rPr>
            </w:pPr>
            <w:r w:rsidRPr="00165A0C">
              <w:rPr>
                <w:rFonts w:cs="Arial"/>
                <w:sz w:val="18"/>
              </w:rPr>
              <w:t>4 : Order</w:t>
            </w:r>
          </w:p>
          <w:p w14:paraId="573B8BAB" w14:textId="77777777" w:rsidR="00165A0C" w:rsidRPr="00165A0C" w:rsidRDefault="00165A0C" w:rsidP="00165A0C">
            <w:pPr>
              <w:spacing w:before="120" w:after="120"/>
              <w:rPr>
                <w:rFonts w:cs="Arial"/>
                <w:sz w:val="18"/>
              </w:rPr>
            </w:pPr>
            <w:r w:rsidRPr="00165A0C">
              <w:rPr>
                <w:rFonts w:cs="Arial"/>
                <w:sz w:val="18"/>
              </w:rPr>
              <w:t>5 : Search</w:t>
            </w:r>
          </w:p>
          <w:p w14:paraId="226A00D4" w14:textId="77777777" w:rsidR="00165A0C" w:rsidRPr="00165A0C" w:rsidRDefault="00165A0C" w:rsidP="00165A0C">
            <w:pPr>
              <w:spacing w:before="120" w:after="120"/>
              <w:rPr>
                <w:rFonts w:cs="Arial"/>
                <w:sz w:val="18"/>
              </w:rPr>
            </w:pPr>
            <w:r w:rsidRPr="00165A0C">
              <w:rPr>
                <w:rFonts w:cs="Arial"/>
                <w:sz w:val="18"/>
              </w:rPr>
              <w:t>6 : Complete Metadata</w:t>
            </w:r>
          </w:p>
          <w:p w14:paraId="57AE9975" w14:textId="77777777" w:rsidR="00165A0C" w:rsidRPr="00165A0C" w:rsidRDefault="00165A0C" w:rsidP="00165A0C">
            <w:pPr>
              <w:spacing w:before="120" w:after="120"/>
              <w:rPr>
                <w:rFonts w:cs="Arial"/>
                <w:sz w:val="18"/>
              </w:rPr>
            </w:pPr>
            <w:r w:rsidRPr="00165A0C">
              <w:rPr>
                <w:rFonts w:cs="Arial"/>
                <w:sz w:val="18"/>
              </w:rPr>
              <w:t>7 : Browse Graphic</w:t>
            </w:r>
          </w:p>
          <w:p w14:paraId="6042128A" w14:textId="77777777" w:rsidR="00165A0C" w:rsidRPr="00165A0C" w:rsidRDefault="00165A0C" w:rsidP="00165A0C">
            <w:pPr>
              <w:spacing w:before="120" w:after="120"/>
              <w:rPr>
                <w:rFonts w:cs="Arial"/>
                <w:sz w:val="18"/>
              </w:rPr>
            </w:pPr>
            <w:r w:rsidRPr="00165A0C">
              <w:rPr>
                <w:rFonts w:cs="Arial"/>
                <w:sz w:val="18"/>
              </w:rPr>
              <w:t>8 : Upload</w:t>
            </w:r>
          </w:p>
          <w:p w14:paraId="61CE2DB2" w14:textId="77777777" w:rsidR="00165A0C" w:rsidRPr="00165A0C" w:rsidRDefault="00165A0C" w:rsidP="00165A0C">
            <w:pPr>
              <w:spacing w:before="120" w:after="120"/>
              <w:rPr>
                <w:rFonts w:cs="Arial"/>
                <w:sz w:val="18"/>
              </w:rPr>
            </w:pPr>
            <w:r w:rsidRPr="00165A0C">
              <w:rPr>
                <w:rFonts w:cs="Arial"/>
                <w:sz w:val="18"/>
              </w:rPr>
              <w:t>9 : Email Service</w:t>
            </w:r>
          </w:p>
          <w:p w14:paraId="3DBBDF47" w14:textId="77777777" w:rsidR="00165A0C" w:rsidRPr="00165A0C" w:rsidRDefault="00165A0C" w:rsidP="00165A0C">
            <w:pPr>
              <w:spacing w:before="120" w:after="120"/>
              <w:rPr>
                <w:rFonts w:cs="Arial"/>
                <w:sz w:val="18"/>
              </w:rPr>
            </w:pPr>
            <w:r w:rsidRPr="00165A0C">
              <w:rPr>
                <w:rFonts w:cs="Arial"/>
                <w:sz w:val="18"/>
              </w:rPr>
              <w:t>10 : Browsing</w:t>
            </w:r>
          </w:p>
          <w:p w14:paraId="6B7189EC" w14:textId="77777777" w:rsidR="00165A0C" w:rsidRPr="00165A0C" w:rsidRDefault="00165A0C" w:rsidP="00165A0C">
            <w:pPr>
              <w:spacing w:before="120" w:after="120"/>
              <w:rPr>
                <w:rFonts w:cs="Arial"/>
                <w:sz w:val="18"/>
              </w:rPr>
            </w:pPr>
            <w:r w:rsidRPr="00165A0C">
              <w:rPr>
                <w:rFonts w:cs="Arial"/>
                <w:sz w:val="18"/>
              </w:rPr>
              <w:t>11 : File Access</w:t>
            </w:r>
          </w:p>
        </w:tc>
        <w:tc>
          <w:tcPr>
            <w:tcW w:w="417" w:type="pct"/>
            <w:shd w:val="clear" w:color="auto" w:fill="auto"/>
          </w:tcPr>
          <w:p w14:paraId="7DC5087C" w14:textId="77777777" w:rsidR="00165A0C" w:rsidRPr="00165A0C" w:rsidRDefault="00165A0C" w:rsidP="00165A0C">
            <w:pPr>
              <w:spacing w:before="120" w:after="120"/>
              <w:rPr>
                <w:rFonts w:cs="Arial"/>
                <w:sz w:val="18"/>
              </w:rPr>
            </w:pPr>
            <w:r w:rsidRPr="00165A0C">
              <w:rPr>
                <w:rFonts w:cs="Arial"/>
                <w:sz w:val="18"/>
              </w:rPr>
              <w:t>(S) EN</w:t>
            </w:r>
          </w:p>
        </w:tc>
        <w:tc>
          <w:tcPr>
            <w:tcW w:w="834" w:type="pct"/>
            <w:shd w:val="clear" w:color="auto" w:fill="auto"/>
          </w:tcPr>
          <w:p w14:paraId="0AE370AA"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B0E589A" w14:textId="77777777" w:rsidTr="00B131AF">
        <w:tc>
          <w:tcPr>
            <w:tcW w:w="1665" w:type="pct"/>
            <w:gridSpan w:val="2"/>
            <w:shd w:val="clear" w:color="auto" w:fill="auto"/>
          </w:tcPr>
          <w:p w14:paraId="2A77865D" w14:textId="77777777" w:rsidR="00165A0C" w:rsidRPr="00165A0C" w:rsidRDefault="00165A0C" w:rsidP="00165A0C">
            <w:pPr>
              <w:spacing w:before="120" w:after="120"/>
              <w:rPr>
                <w:rFonts w:cs="Arial"/>
                <w:sz w:val="18"/>
              </w:rPr>
            </w:pPr>
            <w:r w:rsidRPr="00165A0C">
              <w:rPr>
                <w:rFonts w:cs="Arial"/>
                <w:sz w:val="18"/>
              </w:rPr>
              <w:t xml:space="preserve">         Protocol request</w:t>
            </w:r>
          </w:p>
        </w:tc>
        <w:tc>
          <w:tcPr>
            <w:tcW w:w="834" w:type="pct"/>
            <w:shd w:val="clear" w:color="auto" w:fill="auto"/>
          </w:tcPr>
          <w:p w14:paraId="466A75AD" w14:textId="77777777" w:rsidR="00165A0C" w:rsidRPr="00165A0C" w:rsidRDefault="00165A0C" w:rsidP="00165A0C">
            <w:pPr>
              <w:spacing w:before="120" w:after="120"/>
              <w:rPr>
                <w:rFonts w:cs="Arial"/>
                <w:sz w:val="18"/>
              </w:rPr>
            </w:pPr>
          </w:p>
        </w:tc>
        <w:tc>
          <w:tcPr>
            <w:tcW w:w="1250" w:type="pct"/>
            <w:gridSpan w:val="2"/>
            <w:shd w:val="clear" w:color="auto" w:fill="auto"/>
          </w:tcPr>
          <w:p w14:paraId="7D314A28" w14:textId="77777777" w:rsidR="00165A0C" w:rsidRPr="00165A0C" w:rsidRDefault="00165A0C" w:rsidP="00165A0C">
            <w:pPr>
              <w:spacing w:before="120" w:after="120"/>
              <w:rPr>
                <w:rFonts w:cs="Arial"/>
                <w:sz w:val="18"/>
              </w:rPr>
            </w:pPr>
          </w:p>
        </w:tc>
        <w:tc>
          <w:tcPr>
            <w:tcW w:w="417" w:type="pct"/>
            <w:shd w:val="clear" w:color="auto" w:fill="auto"/>
          </w:tcPr>
          <w:p w14:paraId="66F6D857"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26D66C8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6C747FE" w14:textId="77777777" w:rsidTr="00B131AF">
        <w:tc>
          <w:tcPr>
            <w:tcW w:w="1665" w:type="pct"/>
            <w:gridSpan w:val="2"/>
            <w:shd w:val="clear" w:color="auto" w:fill="auto"/>
          </w:tcPr>
          <w:p w14:paraId="4069D274" w14:textId="77777777" w:rsidR="00165A0C" w:rsidRPr="00165A0C" w:rsidRDefault="00165A0C" w:rsidP="00165A0C">
            <w:pPr>
              <w:spacing w:before="120" w:after="120"/>
              <w:rPr>
                <w:rFonts w:cs="Arial"/>
                <w:sz w:val="18"/>
              </w:rPr>
            </w:pPr>
            <w:r w:rsidRPr="00165A0C">
              <w:rPr>
                <w:rFonts w:cs="Arial"/>
                <w:sz w:val="18"/>
              </w:rPr>
              <w:t xml:space="preserve">      Dynamic Resource</w:t>
            </w:r>
          </w:p>
        </w:tc>
        <w:tc>
          <w:tcPr>
            <w:tcW w:w="834" w:type="pct"/>
            <w:shd w:val="clear" w:color="auto" w:fill="auto"/>
          </w:tcPr>
          <w:p w14:paraId="36BB830F" w14:textId="77777777" w:rsidR="00165A0C" w:rsidRPr="00165A0C" w:rsidRDefault="00165A0C" w:rsidP="00165A0C">
            <w:pPr>
              <w:spacing w:before="120" w:after="120"/>
              <w:rPr>
                <w:rFonts w:cs="Arial"/>
                <w:sz w:val="18"/>
              </w:rPr>
            </w:pPr>
          </w:p>
        </w:tc>
        <w:tc>
          <w:tcPr>
            <w:tcW w:w="1250" w:type="pct"/>
            <w:gridSpan w:val="2"/>
            <w:shd w:val="clear" w:color="auto" w:fill="auto"/>
          </w:tcPr>
          <w:p w14:paraId="529FA4E6" w14:textId="77777777" w:rsidR="00165A0C" w:rsidRPr="00165A0C" w:rsidRDefault="00165A0C" w:rsidP="00165A0C">
            <w:pPr>
              <w:spacing w:before="120" w:after="120"/>
              <w:rPr>
                <w:rFonts w:cs="Arial"/>
                <w:sz w:val="18"/>
              </w:rPr>
            </w:pPr>
            <w:r w:rsidRPr="00165A0C">
              <w:rPr>
                <w:rFonts w:cs="Arial"/>
                <w:sz w:val="18"/>
              </w:rPr>
              <w:t>1 : Static</w:t>
            </w:r>
          </w:p>
          <w:p w14:paraId="5185EC36" w14:textId="77777777" w:rsidR="00165A0C" w:rsidRPr="00165A0C" w:rsidRDefault="00165A0C" w:rsidP="00165A0C">
            <w:pPr>
              <w:spacing w:before="120" w:after="120"/>
              <w:rPr>
                <w:rFonts w:cs="Arial"/>
                <w:sz w:val="18"/>
              </w:rPr>
            </w:pPr>
            <w:r w:rsidRPr="00165A0C">
              <w:rPr>
                <w:rFonts w:cs="Arial"/>
                <w:sz w:val="18"/>
              </w:rPr>
              <w:t>2 : Mandatory External Dynamic</w:t>
            </w:r>
          </w:p>
          <w:p w14:paraId="19C3B999" w14:textId="77777777" w:rsidR="00165A0C" w:rsidRPr="00165A0C" w:rsidRDefault="00165A0C" w:rsidP="00165A0C">
            <w:pPr>
              <w:spacing w:before="120" w:after="120"/>
              <w:rPr>
                <w:rFonts w:cs="Arial"/>
                <w:sz w:val="18"/>
              </w:rPr>
            </w:pPr>
            <w:r w:rsidRPr="00165A0C">
              <w:rPr>
                <w:rFonts w:cs="Arial"/>
                <w:sz w:val="18"/>
              </w:rPr>
              <w:t>3 : Optional External Dynamic</w:t>
            </w:r>
          </w:p>
          <w:p w14:paraId="04B3DE3B" w14:textId="77777777" w:rsidR="00165A0C" w:rsidRPr="00165A0C" w:rsidRDefault="00165A0C" w:rsidP="00165A0C">
            <w:pPr>
              <w:spacing w:before="120" w:after="120"/>
              <w:rPr>
                <w:rFonts w:cs="Arial"/>
                <w:sz w:val="18"/>
              </w:rPr>
            </w:pPr>
            <w:r w:rsidRPr="00165A0C">
              <w:rPr>
                <w:rFonts w:cs="Arial"/>
                <w:sz w:val="18"/>
              </w:rPr>
              <w:t>4 : Onboard Dynamic</w:t>
            </w:r>
          </w:p>
        </w:tc>
        <w:tc>
          <w:tcPr>
            <w:tcW w:w="417" w:type="pct"/>
            <w:shd w:val="clear" w:color="auto" w:fill="auto"/>
          </w:tcPr>
          <w:p w14:paraId="03612107" w14:textId="77777777" w:rsidR="00165A0C" w:rsidRPr="00165A0C" w:rsidRDefault="00165A0C" w:rsidP="00165A0C">
            <w:pPr>
              <w:spacing w:before="120" w:after="120"/>
              <w:rPr>
                <w:rFonts w:cs="Arial"/>
                <w:sz w:val="18"/>
              </w:rPr>
            </w:pPr>
            <w:r w:rsidRPr="00165A0C">
              <w:rPr>
                <w:rFonts w:cs="Arial"/>
                <w:sz w:val="18"/>
              </w:rPr>
              <w:t>(S) EN</w:t>
            </w:r>
          </w:p>
        </w:tc>
        <w:tc>
          <w:tcPr>
            <w:tcW w:w="834" w:type="pct"/>
            <w:shd w:val="clear" w:color="auto" w:fill="auto"/>
          </w:tcPr>
          <w:p w14:paraId="403CC7BC"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A81D1D3" w14:textId="77777777" w:rsidTr="00B131AF">
        <w:tc>
          <w:tcPr>
            <w:tcW w:w="1665" w:type="pct"/>
            <w:gridSpan w:val="2"/>
            <w:shd w:val="clear" w:color="auto" w:fill="auto"/>
          </w:tcPr>
          <w:p w14:paraId="5621CD2A" w14:textId="77777777" w:rsidR="00165A0C" w:rsidRPr="00165A0C" w:rsidRDefault="00165A0C" w:rsidP="00165A0C">
            <w:pPr>
              <w:spacing w:before="120" w:after="120"/>
              <w:rPr>
                <w:rFonts w:cs="Arial"/>
                <w:sz w:val="18"/>
              </w:rPr>
            </w:pPr>
            <w:r w:rsidRPr="00165A0C">
              <w:rPr>
                <w:rFonts w:cs="Arial"/>
                <w:sz w:val="18"/>
              </w:rPr>
              <w:t xml:space="preserve">      Text Content</w:t>
            </w:r>
          </w:p>
        </w:tc>
        <w:tc>
          <w:tcPr>
            <w:tcW w:w="834" w:type="pct"/>
            <w:shd w:val="clear" w:color="auto" w:fill="auto"/>
          </w:tcPr>
          <w:p w14:paraId="69C8A1B1" w14:textId="77777777" w:rsidR="00165A0C" w:rsidRPr="00165A0C" w:rsidRDefault="00165A0C" w:rsidP="00165A0C">
            <w:pPr>
              <w:spacing w:before="120" w:after="120"/>
              <w:rPr>
                <w:rFonts w:cs="Arial"/>
                <w:sz w:val="18"/>
              </w:rPr>
            </w:pPr>
          </w:p>
        </w:tc>
        <w:tc>
          <w:tcPr>
            <w:tcW w:w="1250" w:type="pct"/>
            <w:gridSpan w:val="2"/>
            <w:shd w:val="clear" w:color="auto" w:fill="auto"/>
          </w:tcPr>
          <w:p w14:paraId="50EFF08C" w14:textId="77777777" w:rsidR="00165A0C" w:rsidRPr="00165A0C" w:rsidRDefault="00165A0C" w:rsidP="00165A0C">
            <w:pPr>
              <w:spacing w:before="120" w:after="120"/>
              <w:rPr>
                <w:rFonts w:cs="Arial"/>
                <w:sz w:val="18"/>
              </w:rPr>
            </w:pPr>
          </w:p>
        </w:tc>
        <w:tc>
          <w:tcPr>
            <w:tcW w:w="417" w:type="pct"/>
            <w:shd w:val="clear" w:color="auto" w:fill="auto"/>
          </w:tcPr>
          <w:p w14:paraId="1FEBFE42" w14:textId="77777777" w:rsidR="00165A0C" w:rsidRPr="00165A0C" w:rsidRDefault="00165A0C" w:rsidP="00165A0C">
            <w:pPr>
              <w:spacing w:before="120" w:after="120"/>
              <w:rPr>
                <w:rFonts w:cs="Arial"/>
                <w:sz w:val="18"/>
              </w:rPr>
            </w:pPr>
            <w:r w:rsidRPr="00165A0C">
              <w:rPr>
                <w:rFonts w:cs="Arial"/>
                <w:sz w:val="18"/>
              </w:rPr>
              <w:t>(S) C</w:t>
            </w:r>
          </w:p>
        </w:tc>
        <w:tc>
          <w:tcPr>
            <w:tcW w:w="834" w:type="pct"/>
            <w:shd w:val="clear" w:color="auto" w:fill="auto"/>
          </w:tcPr>
          <w:p w14:paraId="3B85E3D2"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33D28EC" w14:textId="77777777" w:rsidTr="00B131AF">
        <w:tc>
          <w:tcPr>
            <w:tcW w:w="1665" w:type="pct"/>
            <w:gridSpan w:val="2"/>
            <w:shd w:val="clear" w:color="auto" w:fill="auto"/>
          </w:tcPr>
          <w:p w14:paraId="015B39AA" w14:textId="77777777" w:rsidR="00165A0C" w:rsidRPr="00165A0C" w:rsidRDefault="00165A0C" w:rsidP="00165A0C">
            <w:pPr>
              <w:spacing w:before="120" w:after="120"/>
              <w:rPr>
                <w:rFonts w:cs="Arial"/>
                <w:sz w:val="18"/>
              </w:rPr>
            </w:pPr>
            <w:r w:rsidRPr="00165A0C">
              <w:rPr>
                <w:rFonts w:cs="Arial"/>
                <w:sz w:val="18"/>
              </w:rPr>
              <w:t xml:space="preserve">         Category of text</w:t>
            </w:r>
          </w:p>
        </w:tc>
        <w:tc>
          <w:tcPr>
            <w:tcW w:w="834" w:type="pct"/>
            <w:shd w:val="clear" w:color="auto" w:fill="auto"/>
          </w:tcPr>
          <w:p w14:paraId="23BFD01A" w14:textId="77777777" w:rsidR="00165A0C" w:rsidRPr="00165A0C" w:rsidRDefault="00165A0C" w:rsidP="00165A0C">
            <w:pPr>
              <w:spacing w:before="120" w:after="120"/>
              <w:rPr>
                <w:rFonts w:cs="Arial"/>
                <w:sz w:val="18"/>
              </w:rPr>
            </w:pPr>
          </w:p>
        </w:tc>
        <w:tc>
          <w:tcPr>
            <w:tcW w:w="1250" w:type="pct"/>
            <w:gridSpan w:val="2"/>
            <w:shd w:val="clear" w:color="auto" w:fill="auto"/>
          </w:tcPr>
          <w:p w14:paraId="109F48C5" w14:textId="77777777" w:rsidR="00165A0C" w:rsidRPr="00165A0C" w:rsidRDefault="00165A0C" w:rsidP="00165A0C">
            <w:pPr>
              <w:spacing w:before="120" w:after="120"/>
              <w:rPr>
                <w:rFonts w:cs="Arial"/>
                <w:sz w:val="18"/>
              </w:rPr>
            </w:pPr>
            <w:r w:rsidRPr="00165A0C">
              <w:rPr>
                <w:rFonts w:cs="Arial"/>
                <w:sz w:val="18"/>
              </w:rPr>
              <w:t>1 : Abstract or Summary</w:t>
            </w:r>
          </w:p>
          <w:p w14:paraId="49B76BF2" w14:textId="77777777" w:rsidR="00165A0C" w:rsidRPr="00165A0C" w:rsidRDefault="00165A0C" w:rsidP="00165A0C">
            <w:pPr>
              <w:spacing w:before="120" w:after="120"/>
              <w:rPr>
                <w:rFonts w:cs="Arial"/>
                <w:sz w:val="18"/>
              </w:rPr>
            </w:pPr>
            <w:r w:rsidRPr="00165A0C">
              <w:rPr>
                <w:rFonts w:cs="Arial"/>
                <w:sz w:val="18"/>
              </w:rPr>
              <w:t>2 : Extract</w:t>
            </w:r>
          </w:p>
          <w:p w14:paraId="1CB4F1DA" w14:textId="77777777" w:rsidR="00165A0C" w:rsidRPr="00165A0C" w:rsidRDefault="00165A0C" w:rsidP="00165A0C">
            <w:pPr>
              <w:spacing w:before="120" w:after="120"/>
              <w:rPr>
                <w:rFonts w:cs="Arial"/>
                <w:sz w:val="18"/>
              </w:rPr>
            </w:pPr>
            <w:r w:rsidRPr="00165A0C">
              <w:rPr>
                <w:rFonts w:cs="Arial"/>
                <w:sz w:val="18"/>
              </w:rPr>
              <w:t>3 : Full Text</w:t>
            </w:r>
          </w:p>
        </w:tc>
        <w:tc>
          <w:tcPr>
            <w:tcW w:w="417" w:type="pct"/>
            <w:shd w:val="clear" w:color="auto" w:fill="auto"/>
          </w:tcPr>
          <w:p w14:paraId="64AF0C90" w14:textId="77777777" w:rsidR="00165A0C" w:rsidRPr="00165A0C" w:rsidRDefault="00165A0C" w:rsidP="00165A0C">
            <w:pPr>
              <w:spacing w:before="120" w:after="120"/>
              <w:rPr>
                <w:rFonts w:cs="Arial"/>
                <w:sz w:val="18"/>
              </w:rPr>
            </w:pPr>
            <w:r w:rsidRPr="00165A0C">
              <w:rPr>
                <w:rFonts w:cs="Arial"/>
                <w:sz w:val="18"/>
              </w:rPr>
              <w:t>(S) EN</w:t>
            </w:r>
          </w:p>
        </w:tc>
        <w:tc>
          <w:tcPr>
            <w:tcW w:w="834" w:type="pct"/>
            <w:shd w:val="clear" w:color="auto" w:fill="auto"/>
          </w:tcPr>
          <w:p w14:paraId="2A81DE62"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5DF3723" w14:textId="77777777" w:rsidTr="00B131AF">
        <w:tc>
          <w:tcPr>
            <w:tcW w:w="1665" w:type="pct"/>
            <w:gridSpan w:val="2"/>
            <w:shd w:val="clear" w:color="auto" w:fill="auto"/>
          </w:tcPr>
          <w:p w14:paraId="6C57BEF9" w14:textId="77777777" w:rsidR="00165A0C" w:rsidRPr="00165A0C" w:rsidRDefault="00165A0C" w:rsidP="00165A0C">
            <w:pPr>
              <w:spacing w:before="120" w:after="120"/>
              <w:rPr>
                <w:rFonts w:cs="Arial"/>
                <w:sz w:val="18"/>
              </w:rPr>
            </w:pPr>
            <w:r w:rsidRPr="00165A0C">
              <w:rPr>
                <w:rFonts w:cs="Arial"/>
                <w:sz w:val="18"/>
              </w:rPr>
              <w:t xml:space="preserve">         Information</w:t>
            </w:r>
          </w:p>
        </w:tc>
        <w:tc>
          <w:tcPr>
            <w:tcW w:w="834" w:type="pct"/>
            <w:shd w:val="clear" w:color="auto" w:fill="auto"/>
          </w:tcPr>
          <w:p w14:paraId="7D463D1B" w14:textId="77777777" w:rsidR="00165A0C" w:rsidRPr="00165A0C" w:rsidRDefault="00165A0C" w:rsidP="00165A0C">
            <w:pPr>
              <w:spacing w:before="120" w:after="120"/>
              <w:rPr>
                <w:rFonts w:cs="Arial"/>
                <w:sz w:val="18"/>
              </w:rPr>
            </w:pPr>
          </w:p>
        </w:tc>
        <w:tc>
          <w:tcPr>
            <w:tcW w:w="1250" w:type="pct"/>
            <w:gridSpan w:val="2"/>
            <w:shd w:val="clear" w:color="auto" w:fill="auto"/>
          </w:tcPr>
          <w:p w14:paraId="0AA32F52" w14:textId="77777777" w:rsidR="00165A0C" w:rsidRPr="00165A0C" w:rsidRDefault="00165A0C" w:rsidP="00165A0C">
            <w:pPr>
              <w:spacing w:before="120" w:after="120"/>
              <w:rPr>
                <w:rFonts w:cs="Arial"/>
                <w:sz w:val="18"/>
              </w:rPr>
            </w:pPr>
          </w:p>
        </w:tc>
        <w:tc>
          <w:tcPr>
            <w:tcW w:w="417" w:type="pct"/>
            <w:shd w:val="clear" w:color="auto" w:fill="auto"/>
          </w:tcPr>
          <w:p w14:paraId="315B0FAB" w14:textId="77777777" w:rsidR="00165A0C" w:rsidRPr="00165A0C" w:rsidRDefault="00165A0C" w:rsidP="00165A0C">
            <w:pPr>
              <w:spacing w:before="120" w:after="120"/>
              <w:rPr>
                <w:rFonts w:cs="Arial"/>
                <w:sz w:val="18"/>
              </w:rPr>
            </w:pPr>
            <w:r w:rsidRPr="00165A0C">
              <w:rPr>
                <w:rFonts w:cs="Arial"/>
                <w:sz w:val="18"/>
              </w:rPr>
              <w:t>(S) C</w:t>
            </w:r>
          </w:p>
        </w:tc>
        <w:tc>
          <w:tcPr>
            <w:tcW w:w="834" w:type="pct"/>
            <w:shd w:val="clear" w:color="auto" w:fill="auto"/>
          </w:tcPr>
          <w:p w14:paraId="0D74D36A"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721840C0" w14:textId="77777777" w:rsidTr="00B131AF">
        <w:tc>
          <w:tcPr>
            <w:tcW w:w="1665" w:type="pct"/>
            <w:gridSpan w:val="2"/>
            <w:shd w:val="clear" w:color="auto" w:fill="auto"/>
          </w:tcPr>
          <w:p w14:paraId="6F532B4E" w14:textId="77777777" w:rsidR="00165A0C" w:rsidRPr="00165A0C" w:rsidRDefault="00165A0C" w:rsidP="00165A0C">
            <w:pPr>
              <w:spacing w:before="120" w:after="120"/>
              <w:rPr>
                <w:rFonts w:cs="Arial"/>
                <w:sz w:val="18"/>
              </w:rPr>
            </w:pPr>
            <w:r w:rsidRPr="00165A0C">
              <w:rPr>
                <w:rFonts w:cs="Arial"/>
                <w:sz w:val="18"/>
              </w:rPr>
              <w:lastRenderedPageBreak/>
              <w:t xml:space="preserve">            File Locator</w:t>
            </w:r>
          </w:p>
        </w:tc>
        <w:tc>
          <w:tcPr>
            <w:tcW w:w="834" w:type="pct"/>
            <w:shd w:val="clear" w:color="auto" w:fill="auto"/>
          </w:tcPr>
          <w:p w14:paraId="64B13742" w14:textId="77777777" w:rsidR="00165A0C" w:rsidRPr="00165A0C" w:rsidRDefault="00165A0C" w:rsidP="00165A0C">
            <w:pPr>
              <w:spacing w:before="120" w:after="120"/>
              <w:rPr>
                <w:rFonts w:cs="Arial"/>
                <w:sz w:val="18"/>
              </w:rPr>
            </w:pPr>
          </w:p>
        </w:tc>
        <w:tc>
          <w:tcPr>
            <w:tcW w:w="1250" w:type="pct"/>
            <w:gridSpan w:val="2"/>
            <w:shd w:val="clear" w:color="auto" w:fill="auto"/>
          </w:tcPr>
          <w:p w14:paraId="7DA1DCC7" w14:textId="77777777" w:rsidR="00165A0C" w:rsidRPr="00165A0C" w:rsidRDefault="00165A0C" w:rsidP="00165A0C">
            <w:pPr>
              <w:spacing w:before="120" w:after="120"/>
              <w:rPr>
                <w:rFonts w:cs="Arial"/>
                <w:sz w:val="18"/>
              </w:rPr>
            </w:pPr>
          </w:p>
        </w:tc>
        <w:tc>
          <w:tcPr>
            <w:tcW w:w="417" w:type="pct"/>
            <w:shd w:val="clear" w:color="auto" w:fill="auto"/>
          </w:tcPr>
          <w:p w14:paraId="459FBD85"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1C3681A4"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B6C4023" w14:textId="77777777" w:rsidTr="00B131AF">
        <w:tc>
          <w:tcPr>
            <w:tcW w:w="1665" w:type="pct"/>
            <w:gridSpan w:val="2"/>
            <w:shd w:val="clear" w:color="auto" w:fill="auto"/>
          </w:tcPr>
          <w:p w14:paraId="2778ED3A" w14:textId="77777777" w:rsidR="00165A0C" w:rsidRPr="00165A0C" w:rsidRDefault="00165A0C" w:rsidP="00165A0C">
            <w:pPr>
              <w:spacing w:before="120" w:after="120"/>
              <w:rPr>
                <w:rFonts w:cs="Arial"/>
                <w:sz w:val="18"/>
              </w:rPr>
            </w:pPr>
            <w:r w:rsidRPr="00165A0C">
              <w:rPr>
                <w:rFonts w:cs="Arial"/>
                <w:sz w:val="18"/>
              </w:rPr>
              <w:t xml:space="preserve">            File Reference</w:t>
            </w:r>
          </w:p>
        </w:tc>
        <w:tc>
          <w:tcPr>
            <w:tcW w:w="834" w:type="pct"/>
            <w:shd w:val="clear" w:color="auto" w:fill="auto"/>
          </w:tcPr>
          <w:p w14:paraId="65319E10" w14:textId="77777777" w:rsidR="00165A0C" w:rsidRPr="00165A0C" w:rsidRDefault="00165A0C" w:rsidP="00165A0C">
            <w:pPr>
              <w:spacing w:before="120" w:after="120"/>
              <w:rPr>
                <w:rFonts w:cs="Arial"/>
                <w:sz w:val="18"/>
              </w:rPr>
            </w:pPr>
            <w:r w:rsidRPr="00165A0C">
              <w:rPr>
                <w:rFonts w:cs="Arial"/>
                <w:sz w:val="18"/>
              </w:rPr>
              <w:t>(TXTDSC)</w:t>
            </w:r>
          </w:p>
        </w:tc>
        <w:tc>
          <w:tcPr>
            <w:tcW w:w="1250" w:type="pct"/>
            <w:gridSpan w:val="2"/>
            <w:shd w:val="clear" w:color="auto" w:fill="auto"/>
          </w:tcPr>
          <w:p w14:paraId="3B89BD68" w14:textId="77777777" w:rsidR="00165A0C" w:rsidRPr="00165A0C" w:rsidRDefault="00165A0C" w:rsidP="00165A0C">
            <w:pPr>
              <w:spacing w:before="120" w:after="120"/>
              <w:rPr>
                <w:rFonts w:cs="Arial"/>
                <w:sz w:val="18"/>
              </w:rPr>
            </w:pPr>
          </w:p>
        </w:tc>
        <w:tc>
          <w:tcPr>
            <w:tcW w:w="417" w:type="pct"/>
            <w:shd w:val="clear" w:color="auto" w:fill="auto"/>
          </w:tcPr>
          <w:p w14:paraId="2E340058"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1BFE0756"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AB98E5C" w14:textId="77777777" w:rsidTr="00B131AF">
        <w:tc>
          <w:tcPr>
            <w:tcW w:w="1665" w:type="pct"/>
            <w:gridSpan w:val="2"/>
            <w:shd w:val="clear" w:color="auto" w:fill="auto"/>
          </w:tcPr>
          <w:p w14:paraId="02E56D03" w14:textId="77777777" w:rsidR="00165A0C" w:rsidRPr="00165A0C" w:rsidRDefault="00165A0C" w:rsidP="00165A0C">
            <w:pPr>
              <w:spacing w:before="120" w:after="120"/>
              <w:rPr>
                <w:rFonts w:cs="Arial"/>
                <w:sz w:val="18"/>
              </w:rPr>
            </w:pPr>
            <w:r w:rsidRPr="00165A0C">
              <w:rPr>
                <w:rFonts w:cs="Arial"/>
                <w:sz w:val="18"/>
              </w:rPr>
              <w:t xml:space="preserve">            Headline</w:t>
            </w:r>
          </w:p>
        </w:tc>
        <w:tc>
          <w:tcPr>
            <w:tcW w:w="834" w:type="pct"/>
            <w:shd w:val="clear" w:color="auto" w:fill="auto"/>
          </w:tcPr>
          <w:p w14:paraId="3693CDF4" w14:textId="77777777" w:rsidR="00165A0C" w:rsidRPr="00165A0C" w:rsidRDefault="00165A0C" w:rsidP="00165A0C">
            <w:pPr>
              <w:spacing w:before="120" w:after="120"/>
              <w:rPr>
                <w:rFonts w:cs="Arial"/>
                <w:sz w:val="18"/>
              </w:rPr>
            </w:pPr>
          </w:p>
        </w:tc>
        <w:tc>
          <w:tcPr>
            <w:tcW w:w="1250" w:type="pct"/>
            <w:gridSpan w:val="2"/>
            <w:shd w:val="clear" w:color="auto" w:fill="auto"/>
          </w:tcPr>
          <w:p w14:paraId="5F50D685" w14:textId="77777777" w:rsidR="00165A0C" w:rsidRPr="00165A0C" w:rsidRDefault="00165A0C" w:rsidP="00165A0C">
            <w:pPr>
              <w:spacing w:before="120" w:after="120"/>
              <w:rPr>
                <w:rFonts w:cs="Arial"/>
                <w:sz w:val="18"/>
              </w:rPr>
            </w:pPr>
          </w:p>
        </w:tc>
        <w:tc>
          <w:tcPr>
            <w:tcW w:w="417" w:type="pct"/>
            <w:shd w:val="clear" w:color="auto" w:fill="auto"/>
          </w:tcPr>
          <w:p w14:paraId="3B4284BB"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01EAE0AA" w14:textId="77777777" w:rsidR="00165A0C" w:rsidRPr="00165A0C" w:rsidRDefault="00165A0C" w:rsidP="00165A0C">
            <w:pPr>
              <w:spacing w:before="120" w:after="120"/>
              <w:rPr>
                <w:rFonts w:cs="Arial"/>
                <w:sz w:val="18"/>
              </w:rPr>
            </w:pPr>
            <w:r w:rsidRPr="00165A0C">
              <w:rPr>
                <w:rFonts w:cs="Arial"/>
                <w:sz w:val="18"/>
              </w:rPr>
              <w:t>0, * (ordered)</w:t>
            </w:r>
          </w:p>
        </w:tc>
      </w:tr>
      <w:tr w:rsidR="00165A0C" w:rsidRPr="00165A0C" w14:paraId="73F81BB3" w14:textId="77777777" w:rsidTr="00B131AF">
        <w:tc>
          <w:tcPr>
            <w:tcW w:w="1665" w:type="pct"/>
            <w:gridSpan w:val="2"/>
            <w:shd w:val="clear" w:color="auto" w:fill="auto"/>
          </w:tcPr>
          <w:p w14:paraId="2B972688" w14:textId="77777777" w:rsidR="00165A0C" w:rsidRPr="00165A0C" w:rsidRDefault="00165A0C" w:rsidP="00165A0C">
            <w:pPr>
              <w:spacing w:before="120" w:after="120"/>
              <w:rPr>
                <w:rFonts w:cs="Arial"/>
                <w:sz w:val="18"/>
              </w:rPr>
            </w:pPr>
            <w:r w:rsidRPr="00165A0C">
              <w:rPr>
                <w:rFonts w:cs="Arial"/>
                <w:sz w:val="18"/>
              </w:rPr>
              <w:t xml:space="preserve">            Language</w:t>
            </w:r>
          </w:p>
        </w:tc>
        <w:tc>
          <w:tcPr>
            <w:tcW w:w="834" w:type="pct"/>
            <w:shd w:val="clear" w:color="auto" w:fill="auto"/>
          </w:tcPr>
          <w:p w14:paraId="60AE0858" w14:textId="77777777" w:rsidR="00165A0C" w:rsidRPr="00165A0C" w:rsidRDefault="00165A0C" w:rsidP="00165A0C">
            <w:pPr>
              <w:spacing w:before="120" w:after="120"/>
              <w:rPr>
                <w:rFonts w:cs="Arial"/>
                <w:sz w:val="18"/>
              </w:rPr>
            </w:pPr>
          </w:p>
        </w:tc>
        <w:tc>
          <w:tcPr>
            <w:tcW w:w="1250" w:type="pct"/>
            <w:gridSpan w:val="2"/>
            <w:shd w:val="clear" w:color="auto" w:fill="auto"/>
          </w:tcPr>
          <w:p w14:paraId="0F83091D" w14:textId="77777777" w:rsidR="00165A0C" w:rsidRPr="00165A0C" w:rsidRDefault="00165A0C" w:rsidP="00165A0C">
            <w:pPr>
              <w:spacing w:before="120" w:after="120"/>
              <w:rPr>
                <w:rFonts w:cs="Arial"/>
                <w:sz w:val="18"/>
              </w:rPr>
            </w:pPr>
          </w:p>
        </w:tc>
        <w:tc>
          <w:tcPr>
            <w:tcW w:w="417" w:type="pct"/>
            <w:shd w:val="clear" w:color="auto" w:fill="auto"/>
          </w:tcPr>
          <w:p w14:paraId="31015BA7"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1C25DF66"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0F59C89" w14:textId="77777777" w:rsidTr="00B131AF">
        <w:tc>
          <w:tcPr>
            <w:tcW w:w="1665" w:type="pct"/>
            <w:gridSpan w:val="2"/>
            <w:shd w:val="clear" w:color="auto" w:fill="auto"/>
          </w:tcPr>
          <w:p w14:paraId="104BA574" w14:textId="77777777" w:rsidR="00165A0C" w:rsidRPr="00165A0C" w:rsidRDefault="00165A0C" w:rsidP="00165A0C">
            <w:pPr>
              <w:spacing w:before="120" w:after="120"/>
              <w:rPr>
                <w:rFonts w:cs="Arial"/>
                <w:sz w:val="18"/>
              </w:rPr>
            </w:pPr>
            <w:r w:rsidRPr="00165A0C">
              <w:rPr>
                <w:rFonts w:cs="Arial"/>
                <w:sz w:val="18"/>
              </w:rPr>
              <w:t xml:space="preserve">            Text</w:t>
            </w:r>
          </w:p>
        </w:tc>
        <w:tc>
          <w:tcPr>
            <w:tcW w:w="834" w:type="pct"/>
            <w:shd w:val="clear" w:color="auto" w:fill="auto"/>
          </w:tcPr>
          <w:p w14:paraId="41171DB2" w14:textId="77777777" w:rsidR="00165A0C" w:rsidRPr="00165A0C" w:rsidRDefault="00165A0C" w:rsidP="00165A0C">
            <w:pPr>
              <w:spacing w:before="120" w:after="120"/>
              <w:rPr>
                <w:rFonts w:cs="Arial"/>
                <w:sz w:val="18"/>
              </w:rPr>
            </w:pPr>
            <w:r w:rsidRPr="00165A0C">
              <w:rPr>
                <w:rFonts w:cs="Arial"/>
                <w:sz w:val="18"/>
              </w:rPr>
              <w:t>(INFORM)</w:t>
            </w:r>
          </w:p>
          <w:p w14:paraId="2EDB053D" w14:textId="77777777" w:rsidR="00165A0C" w:rsidRPr="00165A0C" w:rsidRDefault="00165A0C" w:rsidP="00165A0C">
            <w:pPr>
              <w:spacing w:before="120" w:after="120"/>
              <w:rPr>
                <w:rFonts w:cs="Arial"/>
                <w:sz w:val="18"/>
              </w:rPr>
            </w:pPr>
            <w:r w:rsidRPr="00165A0C">
              <w:rPr>
                <w:rFonts w:cs="Arial"/>
                <w:sz w:val="18"/>
              </w:rPr>
              <w:t>(NINFOM)</w:t>
            </w:r>
          </w:p>
        </w:tc>
        <w:tc>
          <w:tcPr>
            <w:tcW w:w="1250" w:type="pct"/>
            <w:gridSpan w:val="2"/>
            <w:shd w:val="clear" w:color="auto" w:fill="auto"/>
          </w:tcPr>
          <w:p w14:paraId="2364CB41" w14:textId="77777777" w:rsidR="00165A0C" w:rsidRPr="00165A0C" w:rsidRDefault="00165A0C" w:rsidP="00165A0C">
            <w:pPr>
              <w:spacing w:before="120" w:after="120"/>
              <w:rPr>
                <w:rFonts w:cs="Arial"/>
                <w:sz w:val="18"/>
              </w:rPr>
            </w:pPr>
          </w:p>
        </w:tc>
        <w:tc>
          <w:tcPr>
            <w:tcW w:w="417" w:type="pct"/>
            <w:shd w:val="clear" w:color="auto" w:fill="auto"/>
          </w:tcPr>
          <w:p w14:paraId="6CD64B23"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740D6556"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8CC7AF8" w14:textId="77777777" w:rsidTr="00B131AF">
        <w:tc>
          <w:tcPr>
            <w:tcW w:w="1665" w:type="pct"/>
            <w:gridSpan w:val="2"/>
            <w:shd w:val="clear" w:color="auto" w:fill="auto"/>
          </w:tcPr>
          <w:p w14:paraId="29831D32" w14:textId="77777777" w:rsidR="00165A0C" w:rsidRPr="00165A0C" w:rsidRDefault="00165A0C" w:rsidP="00165A0C">
            <w:pPr>
              <w:spacing w:before="120" w:after="120"/>
              <w:rPr>
                <w:rFonts w:cs="Arial"/>
                <w:sz w:val="18"/>
              </w:rPr>
            </w:pPr>
            <w:r w:rsidRPr="00165A0C">
              <w:rPr>
                <w:rFonts w:cs="Arial"/>
                <w:sz w:val="18"/>
              </w:rPr>
              <w:t xml:space="preserve">         Online Resource</w:t>
            </w:r>
          </w:p>
        </w:tc>
        <w:tc>
          <w:tcPr>
            <w:tcW w:w="834" w:type="pct"/>
            <w:shd w:val="clear" w:color="auto" w:fill="auto"/>
          </w:tcPr>
          <w:p w14:paraId="2603D072" w14:textId="77777777" w:rsidR="00165A0C" w:rsidRPr="00165A0C" w:rsidRDefault="00165A0C" w:rsidP="00165A0C">
            <w:pPr>
              <w:spacing w:before="120" w:after="120"/>
              <w:rPr>
                <w:rFonts w:cs="Arial"/>
                <w:sz w:val="18"/>
              </w:rPr>
            </w:pPr>
          </w:p>
        </w:tc>
        <w:tc>
          <w:tcPr>
            <w:tcW w:w="1250" w:type="pct"/>
            <w:gridSpan w:val="2"/>
            <w:shd w:val="clear" w:color="auto" w:fill="auto"/>
          </w:tcPr>
          <w:p w14:paraId="7B60719D" w14:textId="77777777" w:rsidR="00165A0C" w:rsidRPr="00165A0C" w:rsidRDefault="00165A0C" w:rsidP="00165A0C">
            <w:pPr>
              <w:spacing w:before="120" w:after="120"/>
              <w:rPr>
                <w:rFonts w:cs="Arial"/>
                <w:sz w:val="18"/>
              </w:rPr>
            </w:pPr>
          </w:p>
        </w:tc>
        <w:tc>
          <w:tcPr>
            <w:tcW w:w="417" w:type="pct"/>
            <w:shd w:val="clear" w:color="auto" w:fill="auto"/>
          </w:tcPr>
          <w:p w14:paraId="3DF389D3" w14:textId="77777777" w:rsidR="00165A0C" w:rsidRPr="00165A0C" w:rsidRDefault="00165A0C" w:rsidP="00165A0C">
            <w:pPr>
              <w:spacing w:before="120" w:after="120"/>
              <w:rPr>
                <w:rFonts w:cs="Arial"/>
                <w:sz w:val="18"/>
              </w:rPr>
            </w:pPr>
            <w:r w:rsidRPr="00165A0C">
              <w:rPr>
                <w:rFonts w:cs="Arial"/>
                <w:sz w:val="18"/>
              </w:rPr>
              <w:t>(S) C</w:t>
            </w:r>
          </w:p>
        </w:tc>
        <w:tc>
          <w:tcPr>
            <w:tcW w:w="834" w:type="pct"/>
            <w:shd w:val="clear" w:color="auto" w:fill="auto"/>
          </w:tcPr>
          <w:p w14:paraId="42FB2BCF"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9591AEF" w14:textId="77777777" w:rsidTr="00B131AF">
        <w:tc>
          <w:tcPr>
            <w:tcW w:w="1665" w:type="pct"/>
            <w:gridSpan w:val="2"/>
            <w:shd w:val="clear" w:color="auto" w:fill="auto"/>
          </w:tcPr>
          <w:p w14:paraId="17963C9C" w14:textId="77777777" w:rsidR="00165A0C" w:rsidRPr="00165A0C" w:rsidRDefault="00165A0C" w:rsidP="00165A0C">
            <w:pPr>
              <w:spacing w:before="120" w:after="120"/>
              <w:rPr>
                <w:rFonts w:cs="Arial"/>
                <w:sz w:val="18"/>
              </w:rPr>
            </w:pPr>
            <w:r w:rsidRPr="00165A0C">
              <w:rPr>
                <w:rFonts w:cs="Arial"/>
                <w:sz w:val="18"/>
              </w:rPr>
              <w:t xml:space="preserve">            Online Resource Linkage URL</w:t>
            </w:r>
          </w:p>
        </w:tc>
        <w:tc>
          <w:tcPr>
            <w:tcW w:w="834" w:type="pct"/>
            <w:shd w:val="clear" w:color="auto" w:fill="auto"/>
          </w:tcPr>
          <w:p w14:paraId="799FEF34" w14:textId="77777777" w:rsidR="00165A0C" w:rsidRPr="00165A0C" w:rsidRDefault="00165A0C" w:rsidP="00165A0C">
            <w:pPr>
              <w:spacing w:before="120" w:after="120"/>
              <w:rPr>
                <w:rFonts w:cs="Arial"/>
                <w:sz w:val="18"/>
              </w:rPr>
            </w:pPr>
          </w:p>
        </w:tc>
        <w:tc>
          <w:tcPr>
            <w:tcW w:w="1250" w:type="pct"/>
            <w:gridSpan w:val="2"/>
            <w:shd w:val="clear" w:color="auto" w:fill="auto"/>
          </w:tcPr>
          <w:p w14:paraId="07A8A97C" w14:textId="77777777" w:rsidR="00165A0C" w:rsidRPr="00165A0C" w:rsidRDefault="00165A0C" w:rsidP="00165A0C">
            <w:pPr>
              <w:spacing w:before="120" w:after="120"/>
              <w:rPr>
                <w:rFonts w:cs="Arial"/>
                <w:sz w:val="18"/>
              </w:rPr>
            </w:pPr>
          </w:p>
        </w:tc>
        <w:tc>
          <w:tcPr>
            <w:tcW w:w="417" w:type="pct"/>
            <w:shd w:val="clear" w:color="auto" w:fill="auto"/>
          </w:tcPr>
          <w:p w14:paraId="6C7ABCCE" w14:textId="77777777" w:rsidR="00165A0C" w:rsidRPr="00165A0C" w:rsidRDefault="00165A0C" w:rsidP="00165A0C">
            <w:pPr>
              <w:spacing w:before="120" w:after="120"/>
              <w:rPr>
                <w:rFonts w:cs="Arial"/>
                <w:sz w:val="18"/>
              </w:rPr>
            </w:pPr>
            <w:r w:rsidRPr="00165A0C">
              <w:rPr>
                <w:rFonts w:cs="Arial"/>
                <w:sz w:val="18"/>
              </w:rPr>
              <w:t>(S) UL</w:t>
            </w:r>
          </w:p>
        </w:tc>
        <w:tc>
          <w:tcPr>
            <w:tcW w:w="834" w:type="pct"/>
            <w:shd w:val="clear" w:color="auto" w:fill="auto"/>
          </w:tcPr>
          <w:p w14:paraId="3BAA24F8"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176194C5" w14:textId="77777777" w:rsidTr="00B131AF">
        <w:tc>
          <w:tcPr>
            <w:tcW w:w="1665" w:type="pct"/>
            <w:gridSpan w:val="2"/>
            <w:shd w:val="clear" w:color="auto" w:fill="auto"/>
          </w:tcPr>
          <w:p w14:paraId="3A6AF853" w14:textId="77777777" w:rsidR="00165A0C" w:rsidRPr="00165A0C" w:rsidRDefault="00165A0C" w:rsidP="00165A0C">
            <w:pPr>
              <w:spacing w:before="120" w:after="120"/>
              <w:rPr>
                <w:rFonts w:cs="Arial"/>
                <w:sz w:val="18"/>
              </w:rPr>
            </w:pPr>
            <w:r w:rsidRPr="00165A0C">
              <w:rPr>
                <w:rFonts w:cs="Arial"/>
                <w:sz w:val="18"/>
              </w:rPr>
              <w:t xml:space="preserve">            Protocol</w:t>
            </w:r>
          </w:p>
        </w:tc>
        <w:tc>
          <w:tcPr>
            <w:tcW w:w="834" w:type="pct"/>
            <w:shd w:val="clear" w:color="auto" w:fill="auto"/>
          </w:tcPr>
          <w:p w14:paraId="34C55627" w14:textId="77777777" w:rsidR="00165A0C" w:rsidRPr="00165A0C" w:rsidRDefault="00165A0C" w:rsidP="00165A0C">
            <w:pPr>
              <w:spacing w:before="120" w:after="120"/>
              <w:rPr>
                <w:rFonts w:cs="Arial"/>
                <w:sz w:val="18"/>
              </w:rPr>
            </w:pPr>
          </w:p>
        </w:tc>
        <w:tc>
          <w:tcPr>
            <w:tcW w:w="1250" w:type="pct"/>
            <w:gridSpan w:val="2"/>
            <w:shd w:val="clear" w:color="auto" w:fill="auto"/>
          </w:tcPr>
          <w:p w14:paraId="1186F362" w14:textId="77777777" w:rsidR="00165A0C" w:rsidRPr="00165A0C" w:rsidRDefault="00165A0C" w:rsidP="00165A0C">
            <w:pPr>
              <w:spacing w:before="120" w:after="120"/>
              <w:rPr>
                <w:rFonts w:cs="Arial"/>
                <w:sz w:val="18"/>
              </w:rPr>
            </w:pPr>
          </w:p>
        </w:tc>
        <w:tc>
          <w:tcPr>
            <w:tcW w:w="417" w:type="pct"/>
            <w:shd w:val="clear" w:color="auto" w:fill="auto"/>
          </w:tcPr>
          <w:p w14:paraId="0133A895"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35D71586"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1D9A3CF" w14:textId="77777777" w:rsidTr="00B131AF">
        <w:tc>
          <w:tcPr>
            <w:tcW w:w="1665" w:type="pct"/>
            <w:gridSpan w:val="2"/>
            <w:shd w:val="clear" w:color="auto" w:fill="auto"/>
          </w:tcPr>
          <w:p w14:paraId="1594F567" w14:textId="77777777" w:rsidR="00165A0C" w:rsidRPr="00165A0C" w:rsidRDefault="00165A0C" w:rsidP="00165A0C">
            <w:pPr>
              <w:spacing w:before="120" w:after="120"/>
              <w:rPr>
                <w:rFonts w:cs="Arial"/>
                <w:sz w:val="18"/>
              </w:rPr>
            </w:pPr>
            <w:r w:rsidRPr="00165A0C">
              <w:rPr>
                <w:rFonts w:cs="Arial"/>
                <w:sz w:val="18"/>
              </w:rPr>
              <w:t xml:space="preserve">            Application Profile</w:t>
            </w:r>
          </w:p>
        </w:tc>
        <w:tc>
          <w:tcPr>
            <w:tcW w:w="834" w:type="pct"/>
            <w:shd w:val="clear" w:color="auto" w:fill="auto"/>
          </w:tcPr>
          <w:p w14:paraId="0E972DDD" w14:textId="77777777" w:rsidR="00165A0C" w:rsidRPr="00165A0C" w:rsidRDefault="00165A0C" w:rsidP="00165A0C">
            <w:pPr>
              <w:spacing w:before="120" w:after="120"/>
              <w:rPr>
                <w:rFonts w:cs="Arial"/>
                <w:sz w:val="18"/>
              </w:rPr>
            </w:pPr>
          </w:p>
        </w:tc>
        <w:tc>
          <w:tcPr>
            <w:tcW w:w="1250" w:type="pct"/>
            <w:gridSpan w:val="2"/>
            <w:shd w:val="clear" w:color="auto" w:fill="auto"/>
          </w:tcPr>
          <w:p w14:paraId="58C728A9" w14:textId="77777777" w:rsidR="00165A0C" w:rsidRPr="00165A0C" w:rsidRDefault="00165A0C" w:rsidP="00165A0C">
            <w:pPr>
              <w:spacing w:before="120" w:after="120"/>
              <w:rPr>
                <w:rFonts w:cs="Arial"/>
                <w:sz w:val="18"/>
              </w:rPr>
            </w:pPr>
          </w:p>
        </w:tc>
        <w:tc>
          <w:tcPr>
            <w:tcW w:w="417" w:type="pct"/>
            <w:shd w:val="clear" w:color="auto" w:fill="auto"/>
          </w:tcPr>
          <w:p w14:paraId="6B6FD021"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3B90820B"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B6D60BC" w14:textId="77777777" w:rsidTr="00B131AF">
        <w:tc>
          <w:tcPr>
            <w:tcW w:w="1665" w:type="pct"/>
            <w:gridSpan w:val="2"/>
            <w:shd w:val="clear" w:color="auto" w:fill="auto"/>
          </w:tcPr>
          <w:p w14:paraId="056DFE71" w14:textId="77777777" w:rsidR="00165A0C" w:rsidRPr="00165A0C" w:rsidRDefault="00165A0C" w:rsidP="00165A0C">
            <w:pPr>
              <w:spacing w:before="120" w:after="120"/>
              <w:rPr>
                <w:rFonts w:cs="Arial"/>
                <w:sz w:val="18"/>
              </w:rPr>
            </w:pPr>
            <w:r w:rsidRPr="00165A0C">
              <w:rPr>
                <w:rFonts w:cs="Arial"/>
                <w:sz w:val="18"/>
              </w:rPr>
              <w:t xml:space="preserve">            Name of Resource</w:t>
            </w:r>
          </w:p>
        </w:tc>
        <w:tc>
          <w:tcPr>
            <w:tcW w:w="834" w:type="pct"/>
            <w:shd w:val="clear" w:color="auto" w:fill="auto"/>
          </w:tcPr>
          <w:p w14:paraId="67C6D80A" w14:textId="77777777" w:rsidR="00165A0C" w:rsidRPr="00165A0C" w:rsidRDefault="00165A0C" w:rsidP="00165A0C">
            <w:pPr>
              <w:spacing w:before="120" w:after="120"/>
              <w:rPr>
                <w:rFonts w:cs="Arial"/>
                <w:sz w:val="18"/>
              </w:rPr>
            </w:pPr>
          </w:p>
        </w:tc>
        <w:tc>
          <w:tcPr>
            <w:tcW w:w="1250" w:type="pct"/>
            <w:gridSpan w:val="2"/>
            <w:shd w:val="clear" w:color="auto" w:fill="auto"/>
          </w:tcPr>
          <w:p w14:paraId="525AF12A" w14:textId="77777777" w:rsidR="00165A0C" w:rsidRPr="00165A0C" w:rsidRDefault="00165A0C" w:rsidP="00165A0C">
            <w:pPr>
              <w:spacing w:before="120" w:after="120"/>
              <w:rPr>
                <w:rFonts w:cs="Arial"/>
                <w:sz w:val="18"/>
              </w:rPr>
            </w:pPr>
          </w:p>
        </w:tc>
        <w:tc>
          <w:tcPr>
            <w:tcW w:w="417" w:type="pct"/>
            <w:shd w:val="clear" w:color="auto" w:fill="auto"/>
          </w:tcPr>
          <w:p w14:paraId="05E2C9EE"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686951A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CF851DC" w14:textId="77777777" w:rsidTr="00B131AF">
        <w:tc>
          <w:tcPr>
            <w:tcW w:w="1665" w:type="pct"/>
            <w:gridSpan w:val="2"/>
            <w:shd w:val="clear" w:color="auto" w:fill="auto"/>
          </w:tcPr>
          <w:p w14:paraId="1E24DE92" w14:textId="77777777" w:rsidR="00165A0C" w:rsidRPr="00165A0C" w:rsidRDefault="00165A0C" w:rsidP="00165A0C">
            <w:pPr>
              <w:spacing w:before="120" w:after="120"/>
              <w:rPr>
                <w:rFonts w:cs="Arial"/>
                <w:sz w:val="18"/>
              </w:rPr>
            </w:pPr>
            <w:r w:rsidRPr="00165A0C">
              <w:rPr>
                <w:rFonts w:cs="Arial"/>
                <w:sz w:val="18"/>
              </w:rPr>
              <w:t xml:space="preserve">            Online Resource Description</w:t>
            </w:r>
          </w:p>
        </w:tc>
        <w:tc>
          <w:tcPr>
            <w:tcW w:w="834" w:type="pct"/>
            <w:shd w:val="clear" w:color="auto" w:fill="auto"/>
          </w:tcPr>
          <w:p w14:paraId="077B4B74" w14:textId="77777777" w:rsidR="00165A0C" w:rsidRPr="00165A0C" w:rsidRDefault="00165A0C" w:rsidP="00165A0C">
            <w:pPr>
              <w:spacing w:before="120" w:after="120"/>
              <w:rPr>
                <w:rFonts w:cs="Arial"/>
                <w:sz w:val="18"/>
              </w:rPr>
            </w:pPr>
          </w:p>
        </w:tc>
        <w:tc>
          <w:tcPr>
            <w:tcW w:w="1250" w:type="pct"/>
            <w:gridSpan w:val="2"/>
            <w:shd w:val="clear" w:color="auto" w:fill="auto"/>
          </w:tcPr>
          <w:p w14:paraId="200A4E66" w14:textId="77777777" w:rsidR="00165A0C" w:rsidRPr="00165A0C" w:rsidRDefault="00165A0C" w:rsidP="00165A0C">
            <w:pPr>
              <w:spacing w:before="120" w:after="120"/>
              <w:rPr>
                <w:rFonts w:cs="Arial"/>
                <w:sz w:val="18"/>
              </w:rPr>
            </w:pPr>
          </w:p>
        </w:tc>
        <w:tc>
          <w:tcPr>
            <w:tcW w:w="417" w:type="pct"/>
            <w:shd w:val="clear" w:color="auto" w:fill="auto"/>
          </w:tcPr>
          <w:p w14:paraId="466E6DCE"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15774E02"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AEA717B" w14:textId="77777777" w:rsidTr="00B131AF">
        <w:tc>
          <w:tcPr>
            <w:tcW w:w="1665" w:type="pct"/>
            <w:gridSpan w:val="2"/>
            <w:shd w:val="clear" w:color="auto" w:fill="auto"/>
          </w:tcPr>
          <w:p w14:paraId="7D69220F" w14:textId="77777777" w:rsidR="00165A0C" w:rsidRPr="00165A0C" w:rsidRDefault="00165A0C" w:rsidP="00165A0C">
            <w:pPr>
              <w:spacing w:before="120" w:after="120"/>
              <w:rPr>
                <w:rFonts w:cs="Arial"/>
                <w:sz w:val="18"/>
              </w:rPr>
            </w:pPr>
            <w:r w:rsidRPr="00165A0C">
              <w:rPr>
                <w:rFonts w:cs="Arial"/>
                <w:sz w:val="18"/>
              </w:rPr>
              <w:t xml:space="preserve">            Online Function</w:t>
            </w:r>
          </w:p>
        </w:tc>
        <w:tc>
          <w:tcPr>
            <w:tcW w:w="834" w:type="pct"/>
            <w:shd w:val="clear" w:color="auto" w:fill="auto"/>
          </w:tcPr>
          <w:p w14:paraId="454CA20B" w14:textId="77777777" w:rsidR="00165A0C" w:rsidRPr="00165A0C" w:rsidRDefault="00165A0C" w:rsidP="00165A0C">
            <w:pPr>
              <w:spacing w:before="120" w:after="120"/>
              <w:rPr>
                <w:rFonts w:cs="Arial"/>
                <w:sz w:val="18"/>
              </w:rPr>
            </w:pPr>
          </w:p>
        </w:tc>
        <w:tc>
          <w:tcPr>
            <w:tcW w:w="1250" w:type="pct"/>
            <w:gridSpan w:val="2"/>
            <w:shd w:val="clear" w:color="auto" w:fill="auto"/>
          </w:tcPr>
          <w:p w14:paraId="27F15EEF" w14:textId="77777777" w:rsidR="00165A0C" w:rsidRPr="00165A0C" w:rsidRDefault="00165A0C" w:rsidP="00165A0C">
            <w:pPr>
              <w:spacing w:before="120" w:after="120"/>
              <w:rPr>
                <w:rFonts w:cs="Arial"/>
                <w:sz w:val="18"/>
              </w:rPr>
            </w:pPr>
            <w:r w:rsidRPr="00165A0C">
              <w:rPr>
                <w:rFonts w:cs="Arial"/>
                <w:sz w:val="18"/>
              </w:rPr>
              <w:t>1 : Download</w:t>
            </w:r>
          </w:p>
          <w:p w14:paraId="71D3AF9E" w14:textId="77777777" w:rsidR="00165A0C" w:rsidRPr="00165A0C" w:rsidRDefault="00165A0C" w:rsidP="00165A0C">
            <w:pPr>
              <w:spacing w:before="120" w:after="120"/>
              <w:rPr>
                <w:rFonts w:cs="Arial"/>
                <w:sz w:val="18"/>
              </w:rPr>
            </w:pPr>
            <w:r w:rsidRPr="00165A0C">
              <w:rPr>
                <w:rFonts w:cs="Arial"/>
                <w:sz w:val="18"/>
              </w:rPr>
              <w:t>3 : Offline Access</w:t>
            </w:r>
          </w:p>
          <w:p w14:paraId="61053476" w14:textId="77777777" w:rsidR="00165A0C" w:rsidRPr="00165A0C" w:rsidRDefault="00165A0C" w:rsidP="00165A0C">
            <w:pPr>
              <w:spacing w:before="120" w:after="120"/>
              <w:rPr>
                <w:rFonts w:cs="Arial"/>
                <w:sz w:val="18"/>
              </w:rPr>
            </w:pPr>
            <w:r w:rsidRPr="00165A0C">
              <w:rPr>
                <w:rFonts w:cs="Arial"/>
                <w:sz w:val="18"/>
              </w:rPr>
              <w:t>4 : Order</w:t>
            </w:r>
          </w:p>
          <w:p w14:paraId="1FBA7AA5" w14:textId="77777777" w:rsidR="00165A0C" w:rsidRPr="00165A0C" w:rsidRDefault="00165A0C" w:rsidP="00165A0C">
            <w:pPr>
              <w:spacing w:before="120" w:after="120"/>
              <w:rPr>
                <w:rFonts w:cs="Arial"/>
                <w:sz w:val="18"/>
              </w:rPr>
            </w:pPr>
            <w:r w:rsidRPr="00165A0C">
              <w:rPr>
                <w:rFonts w:cs="Arial"/>
                <w:sz w:val="18"/>
              </w:rPr>
              <w:t>5 : Search</w:t>
            </w:r>
          </w:p>
          <w:p w14:paraId="4FFFD55F" w14:textId="77777777" w:rsidR="00165A0C" w:rsidRPr="00165A0C" w:rsidRDefault="00165A0C" w:rsidP="00165A0C">
            <w:pPr>
              <w:spacing w:before="120" w:after="120"/>
              <w:rPr>
                <w:rFonts w:cs="Arial"/>
                <w:sz w:val="18"/>
              </w:rPr>
            </w:pPr>
            <w:r w:rsidRPr="00165A0C">
              <w:rPr>
                <w:rFonts w:cs="Arial"/>
                <w:sz w:val="18"/>
              </w:rPr>
              <w:t>6 : Complete Metadata</w:t>
            </w:r>
          </w:p>
          <w:p w14:paraId="24A977A7" w14:textId="77777777" w:rsidR="00165A0C" w:rsidRPr="00165A0C" w:rsidRDefault="00165A0C" w:rsidP="00165A0C">
            <w:pPr>
              <w:spacing w:before="120" w:after="120"/>
              <w:rPr>
                <w:rFonts w:cs="Arial"/>
                <w:sz w:val="18"/>
              </w:rPr>
            </w:pPr>
            <w:r w:rsidRPr="00165A0C">
              <w:rPr>
                <w:rFonts w:cs="Arial"/>
                <w:sz w:val="18"/>
              </w:rPr>
              <w:t>7 : Browse Graphic</w:t>
            </w:r>
          </w:p>
          <w:p w14:paraId="146008DA" w14:textId="77777777" w:rsidR="00165A0C" w:rsidRPr="00165A0C" w:rsidRDefault="00165A0C" w:rsidP="00165A0C">
            <w:pPr>
              <w:spacing w:before="120" w:after="120"/>
              <w:rPr>
                <w:rFonts w:cs="Arial"/>
                <w:sz w:val="18"/>
              </w:rPr>
            </w:pPr>
            <w:r w:rsidRPr="00165A0C">
              <w:rPr>
                <w:rFonts w:cs="Arial"/>
                <w:sz w:val="18"/>
              </w:rPr>
              <w:t>8 : Upload</w:t>
            </w:r>
          </w:p>
          <w:p w14:paraId="43405C1A" w14:textId="77777777" w:rsidR="00165A0C" w:rsidRPr="00165A0C" w:rsidRDefault="00165A0C" w:rsidP="00165A0C">
            <w:pPr>
              <w:spacing w:before="120" w:after="120"/>
              <w:rPr>
                <w:rFonts w:cs="Arial"/>
                <w:sz w:val="18"/>
              </w:rPr>
            </w:pPr>
            <w:r w:rsidRPr="00165A0C">
              <w:rPr>
                <w:rFonts w:cs="Arial"/>
                <w:sz w:val="18"/>
              </w:rPr>
              <w:t>9 : Email Service</w:t>
            </w:r>
          </w:p>
          <w:p w14:paraId="171A212C" w14:textId="77777777" w:rsidR="00165A0C" w:rsidRPr="00165A0C" w:rsidRDefault="00165A0C" w:rsidP="00165A0C">
            <w:pPr>
              <w:spacing w:before="120" w:after="120"/>
              <w:rPr>
                <w:rFonts w:cs="Arial"/>
                <w:sz w:val="18"/>
              </w:rPr>
            </w:pPr>
            <w:r w:rsidRPr="00165A0C">
              <w:rPr>
                <w:rFonts w:cs="Arial"/>
                <w:sz w:val="18"/>
              </w:rPr>
              <w:t>10 : Browsing</w:t>
            </w:r>
          </w:p>
          <w:p w14:paraId="607752A6" w14:textId="77777777" w:rsidR="00165A0C" w:rsidRPr="00165A0C" w:rsidRDefault="00165A0C" w:rsidP="00165A0C">
            <w:pPr>
              <w:spacing w:before="120" w:after="120"/>
              <w:rPr>
                <w:rFonts w:cs="Arial"/>
                <w:sz w:val="18"/>
              </w:rPr>
            </w:pPr>
            <w:r w:rsidRPr="00165A0C">
              <w:rPr>
                <w:rFonts w:cs="Arial"/>
                <w:sz w:val="18"/>
              </w:rPr>
              <w:t>11 : File Access</w:t>
            </w:r>
          </w:p>
        </w:tc>
        <w:tc>
          <w:tcPr>
            <w:tcW w:w="417" w:type="pct"/>
            <w:shd w:val="clear" w:color="auto" w:fill="auto"/>
          </w:tcPr>
          <w:p w14:paraId="5CAA96F3" w14:textId="77777777" w:rsidR="00165A0C" w:rsidRPr="00165A0C" w:rsidRDefault="00165A0C" w:rsidP="00165A0C">
            <w:pPr>
              <w:spacing w:before="120" w:after="120"/>
              <w:rPr>
                <w:rFonts w:cs="Arial"/>
                <w:sz w:val="18"/>
              </w:rPr>
            </w:pPr>
            <w:r w:rsidRPr="00165A0C">
              <w:rPr>
                <w:rFonts w:cs="Arial"/>
                <w:sz w:val="18"/>
              </w:rPr>
              <w:t>(S) EN</w:t>
            </w:r>
          </w:p>
        </w:tc>
        <w:tc>
          <w:tcPr>
            <w:tcW w:w="834" w:type="pct"/>
            <w:shd w:val="clear" w:color="auto" w:fill="auto"/>
          </w:tcPr>
          <w:p w14:paraId="176DD0A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6E7121A" w14:textId="77777777" w:rsidTr="00B131AF">
        <w:tc>
          <w:tcPr>
            <w:tcW w:w="1665" w:type="pct"/>
            <w:gridSpan w:val="2"/>
            <w:shd w:val="clear" w:color="auto" w:fill="auto"/>
          </w:tcPr>
          <w:p w14:paraId="3F105B38" w14:textId="77777777" w:rsidR="00165A0C" w:rsidRPr="00165A0C" w:rsidRDefault="00165A0C" w:rsidP="00165A0C">
            <w:pPr>
              <w:spacing w:before="120" w:after="120"/>
              <w:rPr>
                <w:rFonts w:cs="Arial"/>
                <w:sz w:val="18"/>
              </w:rPr>
            </w:pPr>
            <w:r w:rsidRPr="00165A0C">
              <w:rPr>
                <w:rFonts w:cs="Arial"/>
                <w:sz w:val="18"/>
              </w:rPr>
              <w:t xml:space="preserve">            Protocol request</w:t>
            </w:r>
          </w:p>
        </w:tc>
        <w:tc>
          <w:tcPr>
            <w:tcW w:w="834" w:type="pct"/>
            <w:shd w:val="clear" w:color="auto" w:fill="auto"/>
          </w:tcPr>
          <w:p w14:paraId="71883D98" w14:textId="77777777" w:rsidR="00165A0C" w:rsidRPr="00165A0C" w:rsidRDefault="00165A0C" w:rsidP="00165A0C">
            <w:pPr>
              <w:spacing w:before="120" w:after="120"/>
              <w:rPr>
                <w:rFonts w:cs="Arial"/>
                <w:sz w:val="18"/>
              </w:rPr>
            </w:pPr>
          </w:p>
        </w:tc>
        <w:tc>
          <w:tcPr>
            <w:tcW w:w="1250" w:type="pct"/>
            <w:gridSpan w:val="2"/>
            <w:shd w:val="clear" w:color="auto" w:fill="auto"/>
          </w:tcPr>
          <w:p w14:paraId="12AFF0A6" w14:textId="77777777" w:rsidR="00165A0C" w:rsidRPr="00165A0C" w:rsidRDefault="00165A0C" w:rsidP="00165A0C">
            <w:pPr>
              <w:spacing w:before="120" w:after="120"/>
              <w:rPr>
                <w:rFonts w:cs="Arial"/>
                <w:sz w:val="18"/>
              </w:rPr>
            </w:pPr>
          </w:p>
        </w:tc>
        <w:tc>
          <w:tcPr>
            <w:tcW w:w="417" w:type="pct"/>
            <w:shd w:val="clear" w:color="auto" w:fill="auto"/>
          </w:tcPr>
          <w:p w14:paraId="02AFD0AC"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2DE50B16"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55A46C8" w14:textId="77777777" w:rsidTr="00B131AF">
        <w:tc>
          <w:tcPr>
            <w:tcW w:w="1665" w:type="pct"/>
            <w:gridSpan w:val="2"/>
            <w:shd w:val="clear" w:color="auto" w:fill="auto"/>
          </w:tcPr>
          <w:p w14:paraId="29AE4863" w14:textId="77777777" w:rsidR="00165A0C" w:rsidRPr="00165A0C" w:rsidRDefault="00165A0C" w:rsidP="00165A0C">
            <w:pPr>
              <w:spacing w:before="120" w:after="120"/>
              <w:rPr>
                <w:rFonts w:cs="Arial"/>
                <w:sz w:val="18"/>
              </w:rPr>
            </w:pPr>
            <w:r w:rsidRPr="00165A0C">
              <w:rPr>
                <w:rFonts w:cs="Arial"/>
                <w:sz w:val="18"/>
              </w:rPr>
              <w:t xml:space="preserve">         Source</w:t>
            </w:r>
          </w:p>
        </w:tc>
        <w:tc>
          <w:tcPr>
            <w:tcW w:w="834" w:type="pct"/>
            <w:shd w:val="clear" w:color="auto" w:fill="auto"/>
          </w:tcPr>
          <w:p w14:paraId="1E1BC8BF" w14:textId="77777777" w:rsidR="00165A0C" w:rsidRPr="00165A0C" w:rsidRDefault="00165A0C" w:rsidP="00165A0C">
            <w:pPr>
              <w:spacing w:before="120" w:after="120"/>
              <w:rPr>
                <w:rFonts w:cs="Arial"/>
                <w:sz w:val="18"/>
              </w:rPr>
            </w:pPr>
          </w:p>
        </w:tc>
        <w:tc>
          <w:tcPr>
            <w:tcW w:w="1250" w:type="pct"/>
            <w:gridSpan w:val="2"/>
            <w:shd w:val="clear" w:color="auto" w:fill="auto"/>
          </w:tcPr>
          <w:p w14:paraId="2AF10581" w14:textId="77777777" w:rsidR="00165A0C" w:rsidRPr="00165A0C" w:rsidRDefault="00165A0C" w:rsidP="00165A0C">
            <w:pPr>
              <w:spacing w:before="120" w:after="120"/>
              <w:rPr>
                <w:rFonts w:cs="Arial"/>
                <w:sz w:val="18"/>
              </w:rPr>
            </w:pPr>
          </w:p>
        </w:tc>
        <w:tc>
          <w:tcPr>
            <w:tcW w:w="417" w:type="pct"/>
            <w:shd w:val="clear" w:color="auto" w:fill="auto"/>
          </w:tcPr>
          <w:p w14:paraId="7B6CEF97"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1D3069DF"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E3E2A75" w14:textId="77777777" w:rsidTr="00B131AF">
        <w:tc>
          <w:tcPr>
            <w:tcW w:w="1665" w:type="pct"/>
            <w:gridSpan w:val="2"/>
            <w:shd w:val="clear" w:color="auto" w:fill="auto"/>
          </w:tcPr>
          <w:p w14:paraId="535A5E64" w14:textId="77777777" w:rsidR="00165A0C" w:rsidRPr="00165A0C" w:rsidRDefault="00165A0C" w:rsidP="00165A0C">
            <w:pPr>
              <w:spacing w:before="120" w:after="120"/>
              <w:rPr>
                <w:rFonts w:cs="Arial"/>
                <w:sz w:val="18"/>
              </w:rPr>
            </w:pPr>
            <w:r w:rsidRPr="00165A0C">
              <w:rPr>
                <w:rFonts w:cs="Arial"/>
                <w:sz w:val="18"/>
              </w:rPr>
              <w:t xml:space="preserve">         Source Type</w:t>
            </w:r>
          </w:p>
        </w:tc>
        <w:tc>
          <w:tcPr>
            <w:tcW w:w="834" w:type="pct"/>
            <w:shd w:val="clear" w:color="auto" w:fill="auto"/>
          </w:tcPr>
          <w:p w14:paraId="4CE40635" w14:textId="77777777" w:rsidR="00165A0C" w:rsidRPr="00165A0C" w:rsidRDefault="00165A0C" w:rsidP="00165A0C">
            <w:pPr>
              <w:spacing w:before="120" w:after="120"/>
              <w:rPr>
                <w:rFonts w:cs="Arial"/>
                <w:sz w:val="18"/>
              </w:rPr>
            </w:pPr>
          </w:p>
        </w:tc>
        <w:tc>
          <w:tcPr>
            <w:tcW w:w="1250" w:type="pct"/>
            <w:gridSpan w:val="2"/>
            <w:shd w:val="clear" w:color="auto" w:fill="auto"/>
          </w:tcPr>
          <w:p w14:paraId="62CEFDF6" w14:textId="77777777" w:rsidR="00165A0C" w:rsidRPr="00165A0C" w:rsidRDefault="00165A0C" w:rsidP="00165A0C">
            <w:pPr>
              <w:spacing w:before="120" w:after="120"/>
              <w:rPr>
                <w:rFonts w:cs="Arial"/>
                <w:sz w:val="18"/>
              </w:rPr>
            </w:pPr>
            <w:r w:rsidRPr="00165A0C">
              <w:rPr>
                <w:rFonts w:cs="Arial"/>
                <w:sz w:val="18"/>
              </w:rPr>
              <w:t>1 : Law or Regulation</w:t>
            </w:r>
          </w:p>
          <w:p w14:paraId="39F1B6FC" w14:textId="77777777" w:rsidR="00165A0C" w:rsidRPr="00165A0C" w:rsidRDefault="00165A0C" w:rsidP="00165A0C">
            <w:pPr>
              <w:spacing w:before="120" w:after="120"/>
              <w:rPr>
                <w:rFonts w:cs="Arial"/>
                <w:sz w:val="18"/>
              </w:rPr>
            </w:pPr>
            <w:r w:rsidRPr="00165A0C">
              <w:rPr>
                <w:rFonts w:cs="Arial"/>
                <w:sz w:val="18"/>
              </w:rPr>
              <w:t>2 : Official Publication</w:t>
            </w:r>
          </w:p>
          <w:p w14:paraId="0905BB9D" w14:textId="77777777" w:rsidR="00165A0C" w:rsidRPr="00165A0C" w:rsidRDefault="00165A0C" w:rsidP="00165A0C">
            <w:pPr>
              <w:spacing w:before="120" w:after="120"/>
              <w:rPr>
                <w:rFonts w:cs="Arial"/>
                <w:sz w:val="18"/>
              </w:rPr>
            </w:pPr>
            <w:r w:rsidRPr="00165A0C">
              <w:rPr>
                <w:rFonts w:cs="Arial"/>
                <w:sz w:val="18"/>
              </w:rPr>
              <w:t>7 : Mariner Report, Confirmed</w:t>
            </w:r>
          </w:p>
          <w:p w14:paraId="3BFB3640" w14:textId="77777777" w:rsidR="00165A0C" w:rsidRPr="00165A0C" w:rsidRDefault="00165A0C" w:rsidP="00165A0C">
            <w:pPr>
              <w:spacing w:before="120" w:after="120"/>
              <w:rPr>
                <w:rFonts w:cs="Arial"/>
                <w:sz w:val="18"/>
              </w:rPr>
            </w:pPr>
            <w:r w:rsidRPr="00165A0C">
              <w:rPr>
                <w:rFonts w:cs="Arial"/>
                <w:sz w:val="18"/>
              </w:rPr>
              <w:t>8 : Mariner Report, Not Confirmed</w:t>
            </w:r>
          </w:p>
          <w:p w14:paraId="2F5D0247" w14:textId="77777777" w:rsidR="00165A0C" w:rsidRPr="00165A0C" w:rsidRDefault="00165A0C" w:rsidP="00165A0C">
            <w:pPr>
              <w:spacing w:before="120" w:after="120"/>
              <w:rPr>
                <w:rFonts w:cs="Arial"/>
                <w:sz w:val="18"/>
              </w:rPr>
            </w:pPr>
            <w:r w:rsidRPr="00165A0C">
              <w:rPr>
                <w:rFonts w:cs="Arial"/>
                <w:sz w:val="18"/>
              </w:rPr>
              <w:t>9 : Industry Publications and Reports</w:t>
            </w:r>
          </w:p>
          <w:p w14:paraId="1E2D2D25" w14:textId="77777777" w:rsidR="00165A0C" w:rsidRPr="00165A0C" w:rsidRDefault="00165A0C" w:rsidP="00165A0C">
            <w:pPr>
              <w:spacing w:before="120" w:after="120"/>
              <w:rPr>
                <w:rFonts w:cs="Arial"/>
                <w:sz w:val="18"/>
              </w:rPr>
            </w:pPr>
            <w:r w:rsidRPr="00165A0C">
              <w:rPr>
                <w:rFonts w:cs="Arial"/>
                <w:sz w:val="18"/>
              </w:rPr>
              <w:lastRenderedPageBreak/>
              <w:t>10 : Remotely Sensed Images</w:t>
            </w:r>
          </w:p>
          <w:p w14:paraId="4629A5A1" w14:textId="77777777" w:rsidR="00165A0C" w:rsidRPr="00165A0C" w:rsidRDefault="00165A0C" w:rsidP="00165A0C">
            <w:pPr>
              <w:spacing w:before="120" w:after="120"/>
              <w:rPr>
                <w:rFonts w:cs="Arial"/>
                <w:sz w:val="18"/>
              </w:rPr>
            </w:pPr>
            <w:r w:rsidRPr="00165A0C">
              <w:rPr>
                <w:rFonts w:cs="Arial"/>
                <w:sz w:val="18"/>
              </w:rPr>
              <w:t>11 : Photographs</w:t>
            </w:r>
          </w:p>
          <w:p w14:paraId="46C3EC60" w14:textId="77777777" w:rsidR="00165A0C" w:rsidRPr="00165A0C" w:rsidRDefault="00165A0C" w:rsidP="00165A0C">
            <w:pPr>
              <w:spacing w:before="120" w:after="120"/>
              <w:rPr>
                <w:rFonts w:cs="Arial"/>
                <w:sz w:val="18"/>
              </w:rPr>
            </w:pPr>
            <w:r w:rsidRPr="00165A0C">
              <w:rPr>
                <w:rFonts w:cs="Arial"/>
                <w:sz w:val="18"/>
              </w:rPr>
              <w:t>12 : Products Issued by HO Services</w:t>
            </w:r>
          </w:p>
          <w:p w14:paraId="65500560" w14:textId="77777777" w:rsidR="00165A0C" w:rsidRPr="00165A0C" w:rsidRDefault="00165A0C" w:rsidP="00165A0C">
            <w:pPr>
              <w:spacing w:before="120" w:after="120"/>
              <w:rPr>
                <w:rFonts w:cs="Arial"/>
                <w:sz w:val="18"/>
              </w:rPr>
            </w:pPr>
            <w:r w:rsidRPr="00165A0C">
              <w:rPr>
                <w:rFonts w:cs="Arial"/>
                <w:sz w:val="18"/>
              </w:rPr>
              <w:t>13 : News Media</w:t>
            </w:r>
          </w:p>
          <w:p w14:paraId="49EB204C" w14:textId="77777777" w:rsidR="00165A0C" w:rsidRPr="00165A0C" w:rsidRDefault="00165A0C" w:rsidP="00165A0C">
            <w:pPr>
              <w:spacing w:before="120" w:after="120"/>
              <w:rPr>
                <w:rFonts w:cs="Arial"/>
                <w:sz w:val="18"/>
              </w:rPr>
            </w:pPr>
            <w:r w:rsidRPr="00165A0C">
              <w:rPr>
                <w:rFonts w:cs="Arial"/>
                <w:sz w:val="18"/>
              </w:rPr>
              <w:t>14 : Traffic Data</w:t>
            </w:r>
          </w:p>
        </w:tc>
        <w:tc>
          <w:tcPr>
            <w:tcW w:w="417" w:type="pct"/>
            <w:shd w:val="clear" w:color="auto" w:fill="auto"/>
          </w:tcPr>
          <w:p w14:paraId="5C42D714" w14:textId="77777777" w:rsidR="00165A0C" w:rsidRPr="00165A0C" w:rsidRDefault="00165A0C" w:rsidP="00165A0C">
            <w:pPr>
              <w:spacing w:before="120" w:after="120"/>
              <w:rPr>
                <w:rFonts w:cs="Arial"/>
                <w:sz w:val="18"/>
              </w:rPr>
            </w:pPr>
            <w:r w:rsidRPr="00165A0C">
              <w:rPr>
                <w:rFonts w:cs="Arial"/>
                <w:sz w:val="18"/>
              </w:rPr>
              <w:lastRenderedPageBreak/>
              <w:t>(S) EN</w:t>
            </w:r>
          </w:p>
        </w:tc>
        <w:tc>
          <w:tcPr>
            <w:tcW w:w="834" w:type="pct"/>
            <w:shd w:val="clear" w:color="auto" w:fill="auto"/>
          </w:tcPr>
          <w:p w14:paraId="0B420172"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8B49C4E" w14:textId="77777777" w:rsidTr="00B131AF">
        <w:tc>
          <w:tcPr>
            <w:tcW w:w="1665" w:type="pct"/>
            <w:gridSpan w:val="2"/>
            <w:shd w:val="clear" w:color="auto" w:fill="auto"/>
          </w:tcPr>
          <w:p w14:paraId="31EFC59D" w14:textId="77777777" w:rsidR="00165A0C" w:rsidRPr="00165A0C" w:rsidRDefault="00165A0C" w:rsidP="00165A0C">
            <w:pPr>
              <w:spacing w:before="120" w:after="120"/>
              <w:rPr>
                <w:rFonts w:cs="Arial"/>
                <w:sz w:val="18"/>
              </w:rPr>
            </w:pPr>
            <w:r w:rsidRPr="00165A0C">
              <w:rPr>
                <w:rFonts w:cs="Arial"/>
                <w:sz w:val="18"/>
              </w:rPr>
              <w:t xml:space="preserve">         Reported Date</w:t>
            </w:r>
          </w:p>
        </w:tc>
        <w:tc>
          <w:tcPr>
            <w:tcW w:w="834" w:type="pct"/>
            <w:shd w:val="clear" w:color="auto" w:fill="auto"/>
          </w:tcPr>
          <w:p w14:paraId="567CDC4B" w14:textId="77777777" w:rsidR="00165A0C" w:rsidRPr="00165A0C" w:rsidRDefault="00165A0C" w:rsidP="00165A0C">
            <w:pPr>
              <w:spacing w:before="120" w:after="120"/>
              <w:rPr>
                <w:rFonts w:cs="Arial"/>
                <w:sz w:val="18"/>
              </w:rPr>
            </w:pPr>
            <w:r w:rsidRPr="00165A0C">
              <w:rPr>
                <w:rFonts w:cs="Arial"/>
                <w:sz w:val="18"/>
              </w:rPr>
              <w:t>(SORDAT)</w:t>
            </w:r>
          </w:p>
        </w:tc>
        <w:tc>
          <w:tcPr>
            <w:tcW w:w="1250" w:type="pct"/>
            <w:gridSpan w:val="2"/>
            <w:shd w:val="clear" w:color="auto" w:fill="auto"/>
          </w:tcPr>
          <w:p w14:paraId="0F1C154C" w14:textId="77777777" w:rsidR="00165A0C" w:rsidRPr="00165A0C" w:rsidRDefault="00165A0C" w:rsidP="00165A0C">
            <w:pPr>
              <w:spacing w:before="120" w:after="120"/>
              <w:rPr>
                <w:rFonts w:cs="Arial"/>
                <w:sz w:val="18"/>
              </w:rPr>
            </w:pPr>
          </w:p>
        </w:tc>
        <w:tc>
          <w:tcPr>
            <w:tcW w:w="417" w:type="pct"/>
            <w:shd w:val="clear" w:color="auto" w:fill="auto"/>
          </w:tcPr>
          <w:p w14:paraId="4369B53D" w14:textId="77777777" w:rsidR="00165A0C" w:rsidRPr="00165A0C" w:rsidRDefault="00165A0C" w:rsidP="00165A0C">
            <w:pPr>
              <w:spacing w:before="120" w:after="120"/>
              <w:rPr>
                <w:rFonts w:cs="Arial"/>
                <w:sz w:val="18"/>
              </w:rPr>
            </w:pPr>
            <w:r w:rsidRPr="00165A0C">
              <w:rPr>
                <w:rFonts w:cs="Arial"/>
                <w:sz w:val="18"/>
              </w:rPr>
              <w:t>(S) TD</w:t>
            </w:r>
          </w:p>
        </w:tc>
        <w:tc>
          <w:tcPr>
            <w:tcW w:w="834" w:type="pct"/>
            <w:shd w:val="clear" w:color="auto" w:fill="auto"/>
          </w:tcPr>
          <w:p w14:paraId="495ABA94"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ADBED6D" w14:textId="77777777" w:rsidTr="00B131AF">
        <w:tc>
          <w:tcPr>
            <w:tcW w:w="5000" w:type="pct"/>
            <w:gridSpan w:val="7"/>
            <w:shd w:val="clear" w:color="auto" w:fill="auto"/>
          </w:tcPr>
          <w:p w14:paraId="03DD1C54" w14:textId="70C6B50B" w:rsidR="00165A0C" w:rsidRPr="00165A0C" w:rsidRDefault="00165A0C" w:rsidP="00165A0C">
            <w:pPr>
              <w:spacing w:before="120" w:after="120"/>
              <w:rPr>
                <w:rFonts w:cs="Arial"/>
              </w:rPr>
            </w:pPr>
            <w:r w:rsidRPr="00165A0C">
              <w:rPr>
                <w:rFonts w:cs="Arial"/>
                <w:u w:val="single"/>
              </w:rPr>
              <w:t>INT 1 Reference:</w:t>
            </w:r>
            <w:r w:rsidR="000B28A1">
              <w:rPr>
                <w:rFonts w:cs="Arial"/>
                <w:u w:val="single"/>
              </w:rPr>
              <w:t xml:space="preserve"> --</w:t>
            </w:r>
          </w:p>
          <w:p w14:paraId="54947AA3" w14:textId="3EFD8E13" w:rsidR="00165A0C" w:rsidRDefault="00817E57" w:rsidP="00817E57">
            <w:pPr>
              <w:pStyle w:val="Heading3"/>
            </w:pPr>
            <w:bookmarkStart w:id="1354" w:name="_Toc120214420"/>
            <w:r>
              <w:t>General</w:t>
            </w:r>
            <w:bookmarkEnd w:id="1354"/>
          </w:p>
          <w:p w14:paraId="6E0C3289" w14:textId="2E9D5F7F" w:rsidR="00CD5654" w:rsidRDefault="00CD5654" w:rsidP="00165A0C">
            <w:pPr>
              <w:spacing w:before="120" w:after="120"/>
              <w:rPr>
                <w:ins w:id="1355" w:author="Raphael Malyankar" w:date="2022-12-25T21:58:00Z"/>
                <w:rFonts w:cs="Arial"/>
              </w:rPr>
            </w:pPr>
            <w:ins w:id="1356" w:author="Raphael Malyankar" w:date="2022-12-25T21:56:00Z">
              <w:r>
                <w:rPr>
                  <w:rFonts w:cs="Arial"/>
                </w:rPr>
                <w:t xml:space="preserve">The </w:t>
              </w:r>
              <w:proofErr w:type="spellStart"/>
              <w:r w:rsidRPr="00CD5654">
                <w:rPr>
                  <w:rFonts w:cs="Arial"/>
                  <w:b/>
                  <w:bCs/>
                </w:rPr>
                <w:t>HarbourAreaAdministrative</w:t>
              </w:r>
              <w:proofErr w:type="spellEnd"/>
              <w:r>
                <w:rPr>
                  <w:rFonts w:cs="Arial"/>
                </w:rPr>
                <w:t xml:space="preserve"> feature is used for encoding the location and extent of </w:t>
              </w:r>
            </w:ins>
            <w:ins w:id="1357" w:author="Raphael Malyankar" w:date="2022-12-25T21:57:00Z">
              <w:r>
                <w:rPr>
                  <w:rFonts w:cs="Arial"/>
                </w:rPr>
                <w:t>individual</w:t>
              </w:r>
            </w:ins>
            <w:ins w:id="1358" w:author="Raphael Malyankar" w:date="2022-12-25T21:56:00Z">
              <w:r>
                <w:rPr>
                  <w:rFonts w:cs="Arial"/>
                </w:rPr>
                <w:t xml:space="preserve"> ports or harbours.</w:t>
              </w:r>
            </w:ins>
          </w:p>
          <w:p w14:paraId="6665468E" w14:textId="3FF3B183" w:rsidR="00CD5654" w:rsidRDefault="00CD5654" w:rsidP="00165A0C">
            <w:pPr>
              <w:spacing w:before="120" w:after="120"/>
              <w:rPr>
                <w:ins w:id="1359" w:author="Raphael Malyankar" w:date="2022-12-25T21:56:00Z"/>
                <w:rFonts w:cs="Arial"/>
              </w:rPr>
            </w:pPr>
            <w:ins w:id="1360" w:author="Raphael Malyankar" w:date="2022-12-25T21:58:00Z">
              <w:r>
                <w:rPr>
                  <w:rFonts w:cs="Arial"/>
                </w:rPr>
                <w:t>A</w:t>
              </w:r>
              <w:r w:rsidR="00FD61E9">
                <w:rPr>
                  <w:rFonts w:cs="Arial"/>
                </w:rPr>
                <w:t xml:space="preserve"> </w:t>
              </w:r>
              <w:proofErr w:type="spellStart"/>
              <w:r w:rsidR="00FD61E9" w:rsidRPr="00CD5654">
                <w:rPr>
                  <w:rFonts w:cs="Arial"/>
                  <w:b/>
                  <w:bCs/>
                </w:rPr>
                <w:t>HarbourAreaAdministrative</w:t>
              </w:r>
              <w:proofErr w:type="spellEnd"/>
              <w:r w:rsidR="00FD61E9" w:rsidRPr="00FD61E9">
                <w:rPr>
                  <w:rFonts w:cs="Arial"/>
                </w:rPr>
                <w:t xml:space="preserve"> fea</w:t>
              </w:r>
              <w:r w:rsidR="00FD61E9">
                <w:rPr>
                  <w:rFonts w:cs="Arial"/>
                </w:rPr>
                <w:t xml:space="preserve">ture may be subdivided into </w:t>
              </w:r>
            </w:ins>
            <w:proofErr w:type="spellStart"/>
            <w:ins w:id="1361" w:author="Raphael Malyankar" w:date="2022-12-25T21:59:00Z">
              <w:r w:rsidR="00FD61E9" w:rsidRPr="00FD61E9">
                <w:rPr>
                  <w:rFonts w:cs="Arial"/>
                  <w:b/>
                  <w:bCs/>
                </w:rPr>
                <w:t>HarbourAreaSection</w:t>
              </w:r>
              <w:proofErr w:type="spellEnd"/>
              <w:r w:rsidR="00FD61E9" w:rsidRPr="00FD61E9">
                <w:rPr>
                  <w:rFonts w:cs="Arial"/>
                </w:rPr>
                <w:t xml:space="preserve"> features</w:t>
              </w:r>
            </w:ins>
            <w:ins w:id="1362" w:author="Raphael Malyankar" w:date="2022-12-25T22:00:00Z">
              <w:r w:rsidR="00FD61E9">
                <w:rPr>
                  <w:rFonts w:cs="Arial"/>
                </w:rPr>
                <w:t xml:space="preserve"> to represent subdivisions of the harbour or port area</w:t>
              </w:r>
            </w:ins>
            <w:ins w:id="1363" w:author="Raphael Malyankar" w:date="2022-12-25T22:01:00Z">
              <w:r w:rsidR="00FD61E9">
                <w:rPr>
                  <w:rFonts w:cs="Arial"/>
                </w:rPr>
                <w:t xml:space="preserve"> (see clause </w:t>
              </w:r>
              <w:r w:rsidR="00FD61E9">
                <w:rPr>
                  <w:rFonts w:cs="Arial"/>
                </w:rPr>
                <w:fldChar w:fldCharType="begin"/>
              </w:r>
              <w:r w:rsidR="00FD61E9">
                <w:rPr>
                  <w:rFonts w:cs="Arial"/>
                </w:rPr>
                <w:instrText xml:space="preserve"> REF _Ref122898117 \r \h </w:instrText>
              </w:r>
            </w:ins>
            <w:r w:rsidR="00FD61E9">
              <w:rPr>
                <w:rFonts w:cs="Arial"/>
              </w:rPr>
            </w:r>
            <w:r w:rsidR="00FD61E9">
              <w:rPr>
                <w:rFonts w:cs="Arial"/>
              </w:rPr>
              <w:fldChar w:fldCharType="separate"/>
            </w:r>
            <w:ins w:id="1364" w:author="Raphael Malyankar" w:date="2022-12-25T22:01:00Z">
              <w:r w:rsidR="00FD61E9">
                <w:rPr>
                  <w:rFonts w:cs="Arial"/>
                </w:rPr>
                <w:t>6.9.1</w:t>
              </w:r>
              <w:r w:rsidR="00FD61E9">
                <w:rPr>
                  <w:rFonts w:cs="Arial"/>
                </w:rPr>
                <w:fldChar w:fldCharType="end"/>
              </w:r>
              <w:r w:rsidR="00FD61E9">
                <w:rPr>
                  <w:rFonts w:cs="Arial"/>
                </w:rPr>
                <w:t>)</w:t>
              </w:r>
            </w:ins>
            <w:ins w:id="1365" w:author="Raphael Malyankar" w:date="2022-12-25T22:02:00Z">
              <w:r w:rsidR="00FD61E9">
                <w:rPr>
                  <w:rFonts w:cs="Arial"/>
                </w:rPr>
                <w:t xml:space="preserve">, but should be so subdivided only if </w:t>
              </w:r>
            </w:ins>
            <w:ins w:id="1366" w:author="Raphael Malyankar" w:date="2022-12-25T22:03:00Z">
              <w:r w:rsidR="00FD61E9">
                <w:rPr>
                  <w:rFonts w:cs="Arial"/>
                </w:rPr>
                <w:t>the source material includes such subdivisions, or</w:t>
              </w:r>
            </w:ins>
            <w:ins w:id="1367" w:author="Raphael Malyankar" w:date="2022-12-25T22:04:00Z">
              <w:r w:rsidR="00417A2F">
                <w:rPr>
                  <w:rFonts w:cs="Arial"/>
                </w:rPr>
                <w:t xml:space="preserve"> if</w:t>
              </w:r>
            </w:ins>
            <w:ins w:id="1368" w:author="Raphael Malyankar" w:date="2022-12-25T22:03:00Z">
              <w:r w:rsidR="00FD61E9">
                <w:rPr>
                  <w:rFonts w:cs="Arial"/>
                </w:rPr>
                <w:t xml:space="preserve"> it is necessary to distinguish portions of the harbour</w:t>
              </w:r>
            </w:ins>
            <w:ins w:id="1369" w:author="Raphael Malyankar" w:date="2022-12-25T22:05:00Z">
              <w:r w:rsidR="00417A2F">
                <w:rPr>
                  <w:rFonts w:cs="Arial"/>
                </w:rPr>
                <w:t xml:space="preserve"> or port area</w:t>
              </w:r>
            </w:ins>
            <w:ins w:id="1370" w:author="Raphael Malyankar" w:date="2022-12-25T22:03:00Z">
              <w:r w:rsidR="00FD61E9">
                <w:rPr>
                  <w:rFonts w:cs="Arial"/>
                </w:rPr>
                <w:t xml:space="preserve"> </w:t>
              </w:r>
            </w:ins>
            <w:ins w:id="1371" w:author="Raphael Malyankar" w:date="2022-12-25T22:05:00Z">
              <w:r w:rsidR="00417A2F">
                <w:rPr>
                  <w:rFonts w:cs="Arial"/>
                </w:rPr>
                <w:t>(</w:t>
              </w:r>
            </w:ins>
            <w:ins w:id="1372" w:author="Raphael Malyankar" w:date="2022-12-25T22:04:00Z">
              <w:r w:rsidR="00417A2F">
                <w:rPr>
                  <w:rFonts w:cs="Arial"/>
                </w:rPr>
                <w:t>for</w:t>
              </w:r>
            </w:ins>
            <w:ins w:id="1373" w:author="Raphael Malyankar" w:date="2022-12-25T22:05:00Z">
              <w:r w:rsidR="00417A2F">
                <w:rPr>
                  <w:rFonts w:cs="Arial"/>
                </w:rPr>
                <w:t xml:space="preserve"> example, if different </w:t>
              </w:r>
            </w:ins>
            <w:ins w:id="1374" w:author="Raphael Malyankar" w:date="2022-12-25T22:07:00Z">
              <w:r w:rsidR="00490D0C">
                <w:rPr>
                  <w:rFonts w:cs="Arial"/>
                </w:rPr>
                <w:t>sections</w:t>
              </w:r>
            </w:ins>
            <w:ins w:id="1375" w:author="Raphael Malyankar" w:date="2022-12-25T22:05:00Z">
              <w:r w:rsidR="00417A2F">
                <w:rPr>
                  <w:rFonts w:cs="Arial"/>
                </w:rPr>
                <w:t xml:space="preserve"> have different names or designations</w:t>
              </w:r>
            </w:ins>
            <w:ins w:id="1376" w:author="Raphael Malyankar" w:date="2023-01-10T12:58:00Z">
              <w:r w:rsidR="004A205F">
                <w:rPr>
                  <w:rFonts w:cs="Arial"/>
                </w:rPr>
                <w:t xml:space="preserve"> for admi</w:t>
              </w:r>
            </w:ins>
            <w:ins w:id="1377" w:author="Raphael Malyankar" w:date="2023-01-10T12:59:00Z">
              <w:r w:rsidR="004A205F">
                <w:rPr>
                  <w:rFonts w:cs="Arial"/>
                </w:rPr>
                <w:t>nistrative jurisdiction purposes</w:t>
              </w:r>
            </w:ins>
            <w:ins w:id="1378" w:author="Raphael Malyankar" w:date="2022-12-25T22:05:00Z">
              <w:r w:rsidR="00417A2F">
                <w:rPr>
                  <w:rFonts w:cs="Arial"/>
                </w:rPr>
                <w:t>).</w:t>
              </w:r>
            </w:ins>
          </w:p>
          <w:p w14:paraId="2040496B" w14:textId="5B35934D" w:rsidR="00817E57" w:rsidRPr="00165A0C" w:rsidRDefault="00817E57" w:rsidP="00165A0C">
            <w:pPr>
              <w:spacing w:before="120" w:after="120"/>
              <w:rPr>
                <w:rFonts w:cs="Arial"/>
              </w:rPr>
            </w:pPr>
          </w:p>
          <w:p w14:paraId="5F319AED" w14:textId="77777777" w:rsidR="00165A0C" w:rsidRPr="00165A0C" w:rsidRDefault="00165A0C" w:rsidP="00165A0C">
            <w:pPr>
              <w:spacing w:before="120" w:after="120"/>
              <w:rPr>
                <w:rFonts w:cs="Arial"/>
              </w:rPr>
            </w:pPr>
            <w:r w:rsidRPr="00165A0C">
              <w:rPr>
                <w:rFonts w:cs="Arial"/>
                <w:u w:val="single"/>
              </w:rPr>
              <w:t>Remarks:</w:t>
            </w:r>
          </w:p>
          <w:p w14:paraId="0D115C87" w14:textId="0C962F68" w:rsidR="00165A0C" w:rsidRDefault="005F7629" w:rsidP="005F7629">
            <w:pPr>
              <w:pStyle w:val="ListParagraph"/>
              <w:numPr>
                <w:ilvl w:val="0"/>
                <w:numId w:val="43"/>
              </w:numPr>
              <w:spacing w:before="120" w:after="120"/>
              <w:rPr>
                <w:ins w:id="1379" w:author="Raphael Malyankar" w:date="2022-10-24T00:02:00Z"/>
                <w:rFonts w:cs="Arial"/>
              </w:rPr>
            </w:pPr>
            <w:ins w:id="1380" w:author="Raphael Malyankar" w:date="2022-10-20T22:46:00Z">
              <w:r w:rsidRPr="005F7629">
                <w:rPr>
                  <w:rFonts w:cs="Arial"/>
                </w:rPr>
                <w:t xml:space="preserve">Services for import and export cargoes should be described in separate instances of </w:t>
              </w:r>
              <w:proofErr w:type="spellStart"/>
              <w:r w:rsidRPr="005F7629">
                <w:rPr>
                  <w:rFonts w:cs="Arial"/>
                  <w:i/>
                  <w:iCs/>
                </w:rPr>
                <w:t>cargoServicesDescription</w:t>
              </w:r>
            </w:ins>
            <w:ins w:id="1381" w:author="Raphael Malyankar" w:date="2022-10-20T22:56:00Z">
              <w:r w:rsidR="001962FE">
                <w:rPr>
                  <w:rFonts w:cs="Arial"/>
                  <w:i/>
                  <w:iCs/>
                </w:rPr>
                <w:t>.textContent</w:t>
              </w:r>
            </w:ins>
            <w:proofErr w:type="spellEnd"/>
            <w:ins w:id="1382" w:author="Raphael Malyankar" w:date="2022-10-20T22:46:00Z">
              <w:r w:rsidRPr="005F7629">
                <w:rPr>
                  <w:rFonts w:cs="Arial"/>
                </w:rPr>
                <w:t>.</w:t>
              </w:r>
            </w:ins>
            <w:ins w:id="1383" w:author="Raphael Malyankar" w:date="2022-10-20T22:57:00Z">
              <w:r w:rsidR="001962FE">
                <w:rPr>
                  <w:rFonts w:cs="Arial"/>
                </w:rPr>
                <w:t xml:space="preserve"> </w:t>
              </w:r>
            </w:ins>
            <w:ins w:id="1384" w:author="Raphael Malyankar" w:date="2022-10-20T22:58:00Z">
              <w:r w:rsidR="001962FE">
                <w:rPr>
                  <w:rFonts w:cs="Arial"/>
                </w:rPr>
                <w:t>When this is done, t</w:t>
              </w:r>
            </w:ins>
            <w:ins w:id="1385" w:author="Raphael Malyankar" w:date="2022-10-20T22:57:00Z">
              <w:r w:rsidR="001962FE">
                <w:rPr>
                  <w:rFonts w:cs="Arial"/>
                </w:rPr>
                <w:t xml:space="preserve">he </w:t>
              </w:r>
              <w:r w:rsidR="001962FE" w:rsidRPr="001962FE">
                <w:rPr>
                  <w:rFonts w:cs="Arial"/>
                  <w:i/>
                  <w:iCs/>
                </w:rPr>
                <w:t>headline</w:t>
              </w:r>
              <w:r w:rsidR="001962FE">
                <w:rPr>
                  <w:rFonts w:cs="Arial"/>
                </w:rPr>
                <w:t xml:space="preserve"> sub-attribute </w:t>
              </w:r>
              <w:proofErr w:type="spellStart"/>
              <w:r w:rsidR="001962FE">
                <w:rPr>
                  <w:rFonts w:cs="Arial"/>
                </w:rPr>
                <w:t>ot</w:t>
              </w:r>
              <w:proofErr w:type="spellEnd"/>
              <w:r w:rsidR="001962FE">
                <w:rPr>
                  <w:rFonts w:cs="Arial"/>
                </w:rPr>
                <w:t xml:space="preserve"> </w:t>
              </w:r>
              <w:proofErr w:type="spellStart"/>
              <w:r w:rsidR="001962FE" w:rsidRPr="001962FE">
                <w:rPr>
                  <w:rFonts w:cs="Arial"/>
                  <w:i/>
                  <w:iCs/>
                </w:rPr>
                <w:t>textContent</w:t>
              </w:r>
              <w:proofErr w:type="spellEnd"/>
              <w:r w:rsidR="001962FE">
                <w:rPr>
                  <w:rFonts w:cs="Arial"/>
                </w:rPr>
                <w:t xml:space="preserve"> should </w:t>
              </w:r>
            </w:ins>
            <w:ins w:id="1386" w:author="Raphael Malyankar" w:date="2022-10-20T22:58:00Z">
              <w:r w:rsidR="001962FE">
                <w:rPr>
                  <w:rFonts w:cs="Arial"/>
                </w:rPr>
                <w:t>indicate whether th</w:t>
              </w:r>
            </w:ins>
            <w:ins w:id="1387" w:author="Raphael Malyankar" w:date="2022-10-20T22:59:00Z">
              <w:r w:rsidR="001962FE">
                <w:rPr>
                  <w:rFonts w:cs="Arial"/>
                </w:rPr>
                <w:t xml:space="preserve">e </w:t>
              </w:r>
              <w:proofErr w:type="spellStart"/>
              <w:r w:rsidR="001962FE" w:rsidRPr="001962FE">
                <w:rPr>
                  <w:rFonts w:cs="Arial"/>
                  <w:i/>
                  <w:iCs/>
                </w:rPr>
                <w:t>textContent</w:t>
              </w:r>
              <w:proofErr w:type="spellEnd"/>
              <w:r w:rsidR="001962FE">
                <w:rPr>
                  <w:rFonts w:cs="Arial"/>
                </w:rPr>
                <w:t xml:space="preserve"> instance pertains to import or export cargoes.</w:t>
              </w:r>
            </w:ins>
          </w:p>
          <w:p w14:paraId="78A55E34" w14:textId="3CF3B72D" w:rsidR="00262C77" w:rsidRDefault="00262C77" w:rsidP="005F7629">
            <w:pPr>
              <w:pStyle w:val="ListParagraph"/>
              <w:numPr>
                <w:ilvl w:val="0"/>
                <w:numId w:val="43"/>
              </w:numPr>
              <w:spacing w:before="120" w:after="120"/>
              <w:rPr>
                <w:ins w:id="1388" w:author="Raphael Malyankar" w:date="2022-10-24T00:17:00Z"/>
                <w:rFonts w:cs="Arial"/>
              </w:rPr>
            </w:pPr>
            <w:ins w:id="1389" w:author="Raphael Malyankar" w:date="2022-10-24T00:03:00Z">
              <w:r w:rsidRPr="00262C77">
                <w:rPr>
                  <w:rFonts w:cs="Arial"/>
                </w:rPr>
                <w:t xml:space="preserve">In </w:t>
              </w:r>
              <w:r>
                <w:rPr>
                  <w:rFonts w:cs="Arial"/>
                </w:rPr>
                <w:t xml:space="preserve">the complex attribute </w:t>
              </w:r>
              <w:proofErr w:type="spellStart"/>
              <w:r w:rsidRPr="00262C77">
                <w:rPr>
                  <w:rFonts w:cs="Arial"/>
                  <w:i/>
                  <w:iCs/>
                </w:rPr>
                <w:t>constructionInformation</w:t>
              </w:r>
              <w:proofErr w:type="spellEnd"/>
              <w:r w:rsidRPr="00262C77">
                <w:rPr>
                  <w:rFonts w:cs="Arial"/>
                </w:rPr>
                <w:t xml:space="preserve">, the </w:t>
              </w:r>
              <w:proofErr w:type="spellStart"/>
              <w:r w:rsidRPr="00262C77">
                <w:rPr>
                  <w:rFonts w:cs="Arial"/>
                  <w:i/>
                  <w:iCs/>
                </w:rPr>
                <w:t>textContent</w:t>
              </w:r>
              <w:proofErr w:type="spellEnd"/>
              <w:r w:rsidRPr="00262C77">
                <w:rPr>
                  <w:rFonts w:cs="Arial"/>
                </w:rPr>
                <w:t xml:space="preserve"> sub-</w:t>
              </w:r>
              <w:proofErr w:type="spellStart"/>
              <w:r w:rsidRPr="00262C77">
                <w:rPr>
                  <w:rFonts w:cs="Arial"/>
                </w:rPr>
                <w:t>atttribute</w:t>
              </w:r>
              <w:proofErr w:type="spellEnd"/>
              <w:r w:rsidRPr="00262C77">
                <w:rPr>
                  <w:rFonts w:cs="Arial"/>
                </w:rPr>
                <w:t xml:space="preserve"> is used for encoding a textual and/or graphical description of the development.</w:t>
              </w:r>
            </w:ins>
            <w:ins w:id="1390" w:author="Raphael Malyankar" w:date="2022-10-30T18:08:00Z">
              <w:r w:rsidR="00DF11E2">
                <w:rPr>
                  <w:rFonts w:cs="Arial"/>
                </w:rPr>
                <w:t xml:space="preserve"> The </w:t>
              </w:r>
            </w:ins>
            <w:ins w:id="1391" w:author="Raphael Malyankar" w:date="2022-10-30T18:10:00Z">
              <w:r w:rsidR="00DF11E2">
                <w:rPr>
                  <w:rFonts w:cs="Arial"/>
                </w:rPr>
                <w:t xml:space="preserve">mandatory </w:t>
              </w:r>
            </w:ins>
            <w:ins w:id="1392" w:author="Raphael Malyankar" w:date="2022-10-30T18:08:00Z">
              <w:r w:rsidR="00DF11E2" w:rsidRPr="00DF11E2">
                <w:rPr>
                  <w:rFonts w:cs="Arial"/>
                  <w:i/>
                  <w:iCs/>
                </w:rPr>
                <w:t>development</w:t>
              </w:r>
              <w:r w:rsidR="00DF11E2">
                <w:rPr>
                  <w:rFonts w:cs="Arial"/>
                </w:rPr>
                <w:t xml:space="preserve"> sub-attribute is used for encoding a brief description of the type of </w:t>
              </w:r>
            </w:ins>
            <w:ins w:id="1393" w:author="Raphael Malyankar" w:date="2022-10-30T18:09:00Z">
              <w:r w:rsidR="00DF11E2">
                <w:rPr>
                  <w:rFonts w:cs="Arial"/>
                </w:rPr>
                <w:t>development.</w:t>
              </w:r>
            </w:ins>
          </w:p>
          <w:p w14:paraId="4799B13B" w14:textId="277ACEE7" w:rsidR="003A084D" w:rsidRDefault="003A084D" w:rsidP="003A084D">
            <w:pPr>
              <w:pStyle w:val="ListParagraph"/>
              <w:numPr>
                <w:ilvl w:val="0"/>
                <w:numId w:val="43"/>
              </w:numPr>
              <w:spacing w:before="120" w:after="120"/>
              <w:rPr>
                <w:ins w:id="1394" w:author="Raphael Malyankar" w:date="2022-11-05T22:41:00Z"/>
                <w:rFonts w:cs="Arial"/>
              </w:rPr>
            </w:pPr>
            <w:ins w:id="1395" w:author="Raphael Malyankar" w:date="2022-10-24T00:17:00Z">
              <w:r>
                <w:rPr>
                  <w:rFonts w:cs="Arial"/>
                </w:rPr>
                <w:t xml:space="preserve">In the complex attribute </w:t>
              </w:r>
              <w:proofErr w:type="spellStart"/>
              <w:r w:rsidRPr="003A084D">
                <w:rPr>
                  <w:rFonts w:cs="Arial"/>
                  <w:i/>
                  <w:iCs/>
                </w:rPr>
                <w:t>weatherResource</w:t>
              </w:r>
              <w:proofErr w:type="spellEnd"/>
              <w:r>
                <w:rPr>
                  <w:rFonts w:cs="Arial"/>
                </w:rPr>
                <w:t>, a</w:t>
              </w:r>
              <w:r w:rsidRPr="003A084D">
                <w:rPr>
                  <w:rFonts w:cs="Arial"/>
                </w:rPr>
                <w:t xml:space="preserve">t least one of </w:t>
              </w:r>
              <w:proofErr w:type="spellStart"/>
              <w:r w:rsidRPr="003A084D">
                <w:rPr>
                  <w:rFonts w:cs="Arial"/>
                  <w:i/>
                  <w:iCs/>
                </w:rPr>
                <w:t>onlineResource</w:t>
              </w:r>
              <w:proofErr w:type="spellEnd"/>
              <w:r w:rsidRPr="003A084D">
                <w:rPr>
                  <w:rFonts w:cs="Arial"/>
                </w:rPr>
                <w:t xml:space="preserve"> or </w:t>
              </w:r>
              <w:proofErr w:type="spellStart"/>
              <w:r w:rsidRPr="003A084D">
                <w:rPr>
                  <w:rFonts w:cs="Arial"/>
                  <w:i/>
                  <w:iCs/>
                </w:rPr>
                <w:t>textContent</w:t>
              </w:r>
              <w:proofErr w:type="spellEnd"/>
              <w:r w:rsidRPr="003A084D">
                <w:rPr>
                  <w:rFonts w:cs="Arial"/>
                </w:rPr>
                <w:t xml:space="preserve"> must be populated.</w:t>
              </w:r>
              <w:r>
                <w:rPr>
                  <w:rFonts w:cs="Arial"/>
                </w:rPr>
                <w:t xml:space="preserve"> </w:t>
              </w:r>
              <w:r w:rsidRPr="003A084D">
                <w:rPr>
                  <w:rFonts w:cs="Arial"/>
                </w:rPr>
                <w:t xml:space="preserve">If </w:t>
              </w:r>
              <w:proofErr w:type="spellStart"/>
              <w:r w:rsidRPr="003A084D">
                <w:rPr>
                  <w:rFonts w:cs="Arial"/>
                  <w:i/>
                  <w:iCs/>
                </w:rPr>
                <w:t>onlineResource</w:t>
              </w:r>
              <w:proofErr w:type="spellEnd"/>
              <w:r w:rsidRPr="003A084D">
                <w:rPr>
                  <w:rFonts w:cs="Arial"/>
                </w:rPr>
                <w:t xml:space="preserve"> is populated </w:t>
              </w:r>
              <w:proofErr w:type="spellStart"/>
              <w:r w:rsidRPr="003A084D">
                <w:rPr>
                  <w:rFonts w:cs="Arial"/>
                  <w:i/>
                  <w:iCs/>
                </w:rPr>
                <w:t>dynamicResource</w:t>
              </w:r>
              <w:proofErr w:type="spellEnd"/>
              <w:r w:rsidRPr="003A084D">
                <w:rPr>
                  <w:rFonts w:cs="Arial"/>
                </w:rPr>
                <w:t xml:space="preserve"> must be populated.</w:t>
              </w:r>
            </w:ins>
            <w:ins w:id="1396" w:author="Raphael Malyankar" w:date="2022-11-14T16:57:00Z">
              <w:r w:rsidR="006B185B">
                <w:rPr>
                  <w:rFonts w:cs="Arial"/>
                </w:rPr>
                <w:t xml:space="preserve"> If the</w:t>
              </w:r>
            </w:ins>
            <w:ins w:id="1397" w:author="Raphael Malyankar" w:date="2022-11-14T16:58:00Z">
              <w:r w:rsidR="006B185B">
                <w:rPr>
                  <w:rFonts w:cs="Arial"/>
                </w:rPr>
                <w:t xml:space="preserve"> information is to be obtained from an external source, the</w:t>
              </w:r>
            </w:ins>
            <w:ins w:id="1398" w:author="Raphael Malyankar" w:date="2022-11-14T16:57:00Z">
              <w:r w:rsidR="006B185B">
                <w:rPr>
                  <w:rFonts w:cs="Arial"/>
                </w:rPr>
                <w:t xml:space="preserve"> </w:t>
              </w:r>
            </w:ins>
            <w:ins w:id="1399" w:author="Raphael Malyankar" w:date="2022-11-14T16:59:00Z">
              <w:r w:rsidR="006B185B">
                <w:rPr>
                  <w:rFonts w:cs="Arial"/>
                </w:rPr>
                <w:t xml:space="preserve">external </w:t>
              </w:r>
            </w:ins>
            <w:ins w:id="1400" w:author="Raphael Malyankar" w:date="2022-11-14T16:57:00Z">
              <w:r w:rsidR="006B185B">
                <w:rPr>
                  <w:rFonts w:cs="Arial"/>
                </w:rPr>
                <w:t xml:space="preserve">source </w:t>
              </w:r>
            </w:ins>
            <w:ins w:id="1401" w:author="Raphael Malyankar" w:date="2022-11-14T16:58:00Z">
              <w:r w:rsidR="006B185B">
                <w:rPr>
                  <w:rFonts w:cs="Arial"/>
                </w:rPr>
                <w:t xml:space="preserve">must be indicated in </w:t>
              </w:r>
              <w:proofErr w:type="spellStart"/>
              <w:r w:rsidR="006B185B" w:rsidRPr="006B185B">
                <w:rPr>
                  <w:rFonts w:cs="Arial"/>
                  <w:i/>
                  <w:iCs/>
                </w:rPr>
                <w:t>onlineResource</w:t>
              </w:r>
            </w:ins>
            <w:proofErr w:type="spellEnd"/>
            <w:ins w:id="1402" w:author="Raphael Malyankar" w:date="2022-11-14T16:57:00Z">
              <w:r w:rsidR="006B185B">
                <w:rPr>
                  <w:rFonts w:cs="Arial"/>
                </w:rPr>
                <w:t xml:space="preserve">, </w:t>
              </w:r>
            </w:ins>
          </w:p>
          <w:p w14:paraId="3931F3FA" w14:textId="77777777" w:rsidR="005A5DE4" w:rsidRDefault="009350E5" w:rsidP="003A084D">
            <w:pPr>
              <w:pStyle w:val="ListParagraph"/>
              <w:numPr>
                <w:ilvl w:val="0"/>
                <w:numId w:val="43"/>
              </w:numPr>
              <w:spacing w:before="120" w:after="120"/>
              <w:rPr>
                <w:ins w:id="1403" w:author="Raphael Malyankar" w:date="2022-11-05T22:50:00Z"/>
                <w:rFonts w:cs="Arial"/>
              </w:rPr>
            </w:pPr>
            <w:ins w:id="1404" w:author="Raphael Malyankar" w:date="2022-11-05T22:44:00Z">
              <w:r>
                <w:rPr>
                  <w:rFonts w:cs="Arial"/>
                </w:rPr>
                <w:t>L</w:t>
              </w:r>
            </w:ins>
            <w:ins w:id="1405" w:author="Raphael Malyankar" w:date="2022-11-05T22:42:00Z">
              <w:r>
                <w:rPr>
                  <w:rFonts w:cs="Arial"/>
                </w:rPr>
                <w:t xml:space="preserve">inks to online resources </w:t>
              </w:r>
            </w:ins>
            <w:ins w:id="1406" w:author="Raphael Malyankar" w:date="2022-11-05T22:44:00Z">
              <w:r>
                <w:rPr>
                  <w:rFonts w:cs="Arial"/>
                </w:rPr>
                <w:t xml:space="preserve">for weather information should be provided </w:t>
              </w:r>
            </w:ins>
            <w:ins w:id="1407" w:author="Raphael Malyankar" w:date="2022-11-05T22:43:00Z">
              <w:r>
                <w:rPr>
                  <w:rFonts w:cs="Arial"/>
                </w:rPr>
                <w:t xml:space="preserve">in complex attribute </w:t>
              </w:r>
              <w:proofErr w:type="spellStart"/>
              <w:r w:rsidRPr="005A5DE4">
                <w:rPr>
                  <w:rFonts w:cs="Arial"/>
                  <w:i/>
                  <w:iCs/>
                </w:rPr>
                <w:t>weatherResource</w:t>
              </w:r>
              <w:proofErr w:type="spellEnd"/>
              <w:r>
                <w:rPr>
                  <w:rFonts w:cs="Arial"/>
                </w:rPr>
                <w:t xml:space="preserve"> a</w:t>
              </w:r>
            </w:ins>
            <w:ins w:id="1408" w:author="Raphael Malyankar" w:date="2022-11-05T22:44:00Z">
              <w:r>
                <w:rPr>
                  <w:rFonts w:cs="Arial"/>
                </w:rPr>
                <w:t xml:space="preserve">nd not in a linked </w:t>
              </w:r>
              <w:proofErr w:type="spellStart"/>
              <w:r w:rsidRPr="005A5DE4">
                <w:rPr>
                  <w:rFonts w:cs="Arial"/>
                  <w:b/>
                  <w:bCs/>
                </w:rPr>
                <w:t>ContactDetails</w:t>
              </w:r>
              <w:proofErr w:type="spellEnd"/>
              <w:r>
                <w:rPr>
                  <w:rFonts w:cs="Arial"/>
                </w:rPr>
                <w:t xml:space="preserve"> </w:t>
              </w:r>
              <w:r w:rsidR="005A5DE4">
                <w:rPr>
                  <w:rFonts w:cs="Arial"/>
                </w:rPr>
                <w:t>in</w:t>
              </w:r>
            </w:ins>
            <w:ins w:id="1409" w:author="Raphael Malyankar" w:date="2022-11-05T22:45:00Z">
              <w:r w:rsidR="005A5DE4">
                <w:rPr>
                  <w:rFonts w:cs="Arial"/>
                </w:rPr>
                <w:t>formation type.</w:t>
              </w:r>
            </w:ins>
          </w:p>
          <w:p w14:paraId="2A709FC1" w14:textId="2C3621C1" w:rsidR="00CD5654" w:rsidRDefault="005A5DE4" w:rsidP="00FD61E9">
            <w:pPr>
              <w:pStyle w:val="ListParagraph"/>
              <w:numPr>
                <w:ilvl w:val="0"/>
                <w:numId w:val="43"/>
              </w:numPr>
              <w:spacing w:before="120" w:after="120"/>
              <w:rPr>
                <w:ins w:id="1410" w:author="Raphael Malyankar" w:date="2022-12-25T22:48:00Z"/>
                <w:rFonts w:cs="Arial"/>
              </w:rPr>
            </w:pPr>
            <w:ins w:id="1411" w:author="Raphael Malyankar" w:date="2022-11-05T22:47:00Z">
              <w:r>
                <w:rPr>
                  <w:rFonts w:cs="Arial"/>
                </w:rPr>
                <w:t xml:space="preserve">Note also that </w:t>
              </w:r>
              <w:proofErr w:type="spellStart"/>
              <w:r w:rsidRPr="005A5DE4">
                <w:rPr>
                  <w:rFonts w:cs="Arial"/>
                  <w:i/>
                  <w:iCs/>
                </w:rPr>
                <w:t>weatherResource</w:t>
              </w:r>
              <w:proofErr w:type="spellEnd"/>
              <w:r>
                <w:rPr>
                  <w:rFonts w:cs="Arial"/>
                </w:rPr>
                <w:t xml:space="preserve"> binds the generic textual attribute </w:t>
              </w:r>
              <w:proofErr w:type="spellStart"/>
              <w:r w:rsidRPr="005A5DE4">
                <w:rPr>
                  <w:rFonts w:cs="Arial"/>
                  <w:i/>
                  <w:iCs/>
                </w:rPr>
                <w:t>textContent</w:t>
              </w:r>
              <w:proofErr w:type="spellEnd"/>
              <w:r>
                <w:rPr>
                  <w:rFonts w:cs="Arial"/>
                </w:rPr>
                <w:t xml:space="preserve"> and </w:t>
              </w:r>
            </w:ins>
            <w:ins w:id="1412" w:author="Raphael Malyankar" w:date="2022-11-05T22:48:00Z">
              <w:r>
                <w:rPr>
                  <w:rFonts w:cs="Arial"/>
                </w:rPr>
                <w:t xml:space="preserve">therefore information about accessing the online </w:t>
              </w:r>
            </w:ins>
            <w:ins w:id="1413" w:author="Raphael Malyankar" w:date="2022-11-05T22:50:00Z">
              <w:r>
                <w:rPr>
                  <w:rFonts w:cs="Arial"/>
                </w:rPr>
                <w:t xml:space="preserve">weather </w:t>
              </w:r>
            </w:ins>
            <w:ins w:id="1414" w:author="Raphael Malyankar" w:date="2022-11-05T22:48:00Z">
              <w:r>
                <w:rPr>
                  <w:rFonts w:cs="Arial"/>
                </w:rPr>
                <w:t xml:space="preserve">resource which cannot be encoded in </w:t>
              </w:r>
            </w:ins>
            <w:ins w:id="1415" w:author="Raphael Malyankar" w:date="2022-11-05T22:50:00Z">
              <w:r>
                <w:rPr>
                  <w:rFonts w:cs="Arial"/>
                </w:rPr>
                <w:t xml:space="preserve">other </w:t>
              </w:r>
            </w:ins>
            <w:ins w:id="1416" w:author="Raphael Malyankar" w:date="2022-11-05T22:48:00Z">
              <w:r>
                <w:rPr>
                  <w:rFonts w:cs="Arial"/>
                </w:rPr>
                <w:t>sub</w:t>
              </w:r>
            </w:ins>
            <w:ins w:id="1417" w:author="Raphael Malyankar" w:date="2022-11-05T22:49:00Z">
              <w:r>
                <w:rPr>
                  <w:rFonts w:cs="Arial"/>
                </w:rPr>
                <w:t xml:space="preserve">-attributes of </w:t>
              </w:r>
              <w:proofErr w:type="spellStart"/>
              <w:r w:rsidRPr="005A5DE4">
                <w:rPr>
                  <w:rFonts w:cs="Arial"/>
                  <w:i/>
                  <w:iCs/>
                </w:rPr>
                <w:t>weatherResource</w:t>
              </w:r>
              <w:proofErr w:type="spellEnd"/>
              <w:r>
                <w:rPr>
                  <w:rFonts w:cs="Arial"/>
                </w:rPr>
                <w:t xml:space="preserve"> </w:t>
              </w:r>
            </w:ins>
            <w:ins w:id="1418" w:author="Raphael Malyankar" w:date="2022-11-05T22:48:00Z">
              <w:r>
                <w:rPr>
                  <w:rFonts w:cs="Arial"/>
                </w:rPr>
                <w:t>should be provided in that</w:t>
              </w:r>
            </w:ins>
            <w:ins w:id="1419" w:author="Raphael Malyankar" w:date="2022-11-05T22:49:00Z">
              <w:r>
                <w:rPr>
                  <w:rFonts w:cs="Arial"/>
                </w:rPr>
                <w:t xml:space="preserve"> </w:t>
              </w:r>
              <w:proofErr w:type="spellStart"/>
              <w:r w:rsidRPr="005A5DE4">
                <w:rPr>
                  <w:rFonts w:cs="Arial"/>
                  <w:i/>
                  <w:iCs/>
                </w:rPr>
                <w:t>textContent</w:t>
              </w:r>
            </w:ins>
            <w:proofErr w:type="spellEnd"/>
            <w:ins w:id="1420" w:author="Raphael Malyankar" w:date="2022-11-05T22:48:00Z">
              <w:r>
                <w:rPr>
                  <w:rFonts w:cs="Arial"/>
                </w:rPr>
                <w:t xml:space="preserve"> attribute</w:t>
              </w:r>
            </w:ins>
            <w:ins w:id="1421" w:author="Raphael Malyankar" w:date="2022-11-05T22:49:00Z">
              <w:r>
                <w:rPr>
                  <w:rFonts w:cs="Arial"/>
                </w:rPr>
                <w:t xml:space="preserve"> instead of creating a separate </w:t>
              </w:r>
              <w:proofErr w:type="spellStart"/>
              <w:r w:rsidRPr="005A5DE4">
                <w:rPr>
                  <w:rFonts w:cs="Arial"/>
                  <w:b/>
                  <w:bCs/>
                </w:rPr>
                <w:t>ContactDetails</w:t>
              </w:r>
              <w:proofErr w:type="spellEnd"/>
              <w:r>
                <w:rPr>
                  <w:rFonts w:cs="Arial"/>
                </w:rPr>
                <w:t xml:space="preserve"> object.</w:t>
              </w:r>
            </w:ins>
          </w:p>
          <w:p w14:paraId="33B9AAFA" w14:textId="02EDB6C0" w:rsidR="00422E6C" w:rsidRDefault="00017029" w:rsidP="008E40AE">
            <w:pPr>
              <w:pStyle w:val="ListParagraph"/>
              <w:numPr>
                <w:ilvl w:val="0"/>
                <w:numId w:val="43"/>
              </w:numPr>
              <w:spacing w:before="120" w:after="120"/>
              <w:rPr>
                <w:ins w:id="1422" w:author="Raphael Malyankar" w:date="2023-01-10T13:00:00Z"/>
                <w:rFonts w:cs="Arial"/>
              </w:rPr>
            </w:pPr>
            <w:ins w:id="1423" w:author="Raphael Malyankar" w:date="2022-12-25T23:03:00Z">
              <w:r>
                <w:rPr>
                  <w:rFonts w:cs="Arial"/>
                </w:rPr>
                <w:t>T</w:t>
              </w:r>
            </w:ins>
            <w:ins w:id="1424" w:author="Raphael Malyankar" w:date="2022-12-25T22:48:00Z">
              <w:r w:rsidR="00422E6C">
                <w:rPr>
                  <w:rFonts w:cs="Arial"/>
                </w:rPr>
                <w:t>he attribute</w:t>
              </w:r>
            </w:ins>
            <w:ins w:id="1425" w:author="Raphael Malyankar" w:date="2022-12-25T23:03:00Z">
              <w:r>
                <w:rPr>
                  <w:rFonts w:cs="Arial"/>
                </w:rPr>
                <w:t>s</w:t>
              </w:r>
            </w:ins>
            <w:ins w:id="1426" w:author="Raphael Malyankar" w:date="2022-12-25T22:48:00Z">
              <w:r w:rsidR="00422E6C">
                <w:rPr>
                  <w:rFonts w:cs="Arial"/>
                </w:rPr>
                <w:t xml:space="preserve"> </w:t>
              </w:r>
              <w:proofErr w:type="spellStart"/>
              <w:r w:rsidR="00422E6C" w:rsidRPr="00422E6C">
                <w:rPr>
                  <w:rFonts w:cs="Arial"/>
                  <w:i/>
                  <w:iCs/>
                </w:rPr>
                <w:t>categoryOfHarbourFacility</w:t>
              </w:r>
              <w:proofErr w:type="spellEnd"/>
              <w:r w:rsidR="00422E6C">
                <w:rPr>
                  <w:rFonts w:cs="Arial"/>
                </w:rPr>
                <w:t xml:space="preserve"> </w:t>
              </w:r>
            </w:ins>
            <w:ins w:id="1427" w:author="Raphael Malyankar" w:date="2022-12-25T23:03:00Z">
              <w:r>
                <w:rPr>
                  <w:rFonts w:cs="Arial"/>
                </w:rPr>
                <w:t xml:space="preserve">and </w:t>
              </w:r>
              <w:proofErr w:type="spellStart"/>
              <w:r w:rsidRPr="00017029">
                <w:rPr>
                  <w:rFonts w:cs="Arial"/>
                  <w:i/>
                  <w:iCs/>
                </w:rPr>
                <w:t>generalHarbourInformation</w:t>
              </w:r>
              <w:proofErr w:type="spellEnd"/>
              <w:r>
                <w:rPr>
                  <w:rFonts w:cs="Arial"/>
                </w:rPr>
                <w:t xml:space="preserve"> </w:t>
              </w:r>
            </w:ins>
            <w:ins w:id="1428" w:author="Raphael Malyankar" w:date="2022-12-25T22:48:00Z">
              <w:r w:rsidR="00422E6C">
                <w:rPr>
                  <w:rFonts w:cs="Arial"/>
                </w:rPr>
                <w:t xml:space="preserve">should be populated </w:t>
              </w:r>
            </w:ins>
            <w:ins w:id="1429" w:author="Raphael Malyankar" w:date="2022-12-25T23:03:00Z">
              <w:r>
                <w:rPr>
                  <w:rFonts w:cs="Arial"/>
                </w:rPr>
                <w:t xml:space="preserve">so </w:t>
              </w:r>
            </w:ins>
            <w:ins w:id="1430" w:author="Raphael Malyankar" w:date="2022-12-25T23:08:00Z">
              <w:r w:rsidR="008E40AE">
                <w:rPr>
                  <w:rFonts w:cs="Arial"/>
                </w:rPr>
                <w:t xml:space="preserve">that </w:t>
              </w:r>
            </w:ins>
            <w:ins w:id="1431" w:author="Raphael Malyankar" w:date="2022-12-25T23:12:00Z">
              <w:r w:rsidR="00490917">
                <w:rPr>
                  <w:rFonts w:cs="Arial"/>
                </w:rPr>
                <w:t>together the provide</w:t>
              </w:r>
            </w:ins>
            <w:ins w:id="1432" w:author="Raphael Malyankar" w:date="2022-12-25T23:08:00Z">
              <w:r w:rsidR="008E40AE">
                <w:rPr>
                  <w:rFonts w:cs="Arial"/>
                </w:rPr>
                <w:t xml:space="preserve"> a </w:t>
              </w:r>
            </w:ins>
            <w:ins w:id="1433" w:author="Raphael Malyankar" w:date="2022-12-25T23:11:00Z">
              <w:r w:rsidR="00490917">
                <w:rPr>
                  <w:rFonts w:cs="Arial"/>
                </w:rPr>
                <w:t>complete</w:t>
              </w:r>
            </w:ins>
            <w:ins w:id="1434" w:author="Raphael Malyankar" w:date="2022-12-25T23:08:00Z">
              <w:r w:rsidR="008E40AE">
                <w:rPr>
                  <w:rFonts w:cs="Arial"/>
                </w:rPr>
                <w:t xml:space="preserve"> overview</w:t>
              </w:r>
            </w:ins>
            <w:ins w:id="1435" w:author="Raphael Malyankar" w:date="2022-12-25T23:09:00Z">
              <w:r w:rsidR="008E40AE">
                <w:rPr>
                  <w:rFonts w:cs="Arial"/>
                </w:rPr>
                <w:t xml:space="preserve"> of</w:t>
              </w:r>
            </w:ins>
            <w:ins w:id="1436" w:author="Raphael Malyankar" w:date="2022-12-25T23:04:00Z">
              <w:r>
                <w:rPr>
                  <w:rFonts w:cs="Arial"/>
                </w:rPr>
                <w:t xml:space="preserve"> </w:t>
              </w:r>
            </w:ins>
            <w:ins w:id="1437" w:author="Raphael Malyankar" w:date="2022-12-25T22:51:00Z">
              <w:r w:rsidR="00422E6C">
                <w:rPr>
                  <w:rFonts w:cs="Arial"/>
                </w:rPr>
                <w:t>port</w:t>
              </w:r>
            </w:ins>
            <w:ins w:id="1438" w:author="Raphael Malyankar" w:date="2022-12-25T23:09:00Z">
              <w:r w:rsidR="008E40AE">
                <w:rPr>
                  <w:rFonts w:cs="Arial"/>
                </w:rPr>
                <w:t>/harbour</w:t>
              </w:r>
            </w:ins>
            <w:ins w:id="1439" w:author="Raphael Malyankar" w:date="2022-12-25T22:51:00Z">
              <w:r w:rsidR="00422E6C">
                <w:rPr>
                  <w:rFonts w:cs="Arial"/>
                </w:rPr>
                <w:t xml:space="preserve"> type</w:t>
              </w:r>
            </w:ins>
            <w:ins w:id="1440" w:author="Raphael Malyankar" w:date="2022-12-25T23:04:00Z">
              <w:r>
                <w:rPr>
                  <w:rFonts w:cs="Arial"/>
                </w:rPr>
                <w:t xml:space="preserve"> and </w:t>
              </w:r>
            </w:ins>
            <w:ins w:id="1441" w:author="Raphael Malyankar" w:date="2022-12-25T22:51:00Z">
              <w:r w:rsidR="00422E6C">
                <w:rPr>
                  <w:rFonts w:cs="Arial"/>
                </w:rPr>
                <w:t>function</w:t>
              </w:r>
            </w:ins>
            <w:ins w:id="1442" w:author="Raphael Malyankar" w:date="2022-12-25T22:52:00Z">
              <w:r w:rsidR="00422E6C">
                <w:rPr>
                  <w:rFonts w:cs="Arial"/>
                </w:rPr>
                <w:t>.</w:t>
              </w:r>
            </w:ins>
            <w:ins w:id="1443" w:author="Raphael Malyankar" w:date="2022-12-25T23:04:00Z">
              <w:r>
                <w:rPr>
                  <w:rFonts w:cs="Arial"/>
                </w:rPr>
                <w:t xml:space="preserve"> </w:t>
              </w:r>
            </w:ins>
            <w:ins w:id="1444" w:author="Raphael Malyankar" w:date="2022-12-25T23:05:00Z">
              <w:r>
                <w:rPr>
                  <w:rFonts w:cs="Arial"/>
                </w:rPr>
                <w:t xml:space="preserve">For example, if a large commercial </w:t>
              </w:r>
              <w:r w:rsidR="008E40AE">
                <w:rPr>
                  <w:rFonts w:cs="Arial"/>
                </w:rPr>
                <w:t>harbour area includes</w:t>
              </w:r>
            </w:ins>
            <w:ins w:id="1445" w:author="Raphael Malyankar" w:date="2022-12-25T23:06:00Z">
              <w:r w:rsidR="008E40AE">
                <w:rPr>
                  <w:rFonts w:cs="Arial"/>
                </w:rPr>
                <w:t xml:space="preserve"> a marina</w:t>
              </w:r>
            </w:ins>
            <w:ins w:id="1446" w:author="Raphael Malyankar" w:date="2022-12-25T23:09:00Z">
              <w:r w:rsidR="008E40AE">
                <w:rPr>
                  <w:rFonts w:cs="Arial"/>
                </w:rPr>
                <w:t xml:space="preserve"> in its jurisdiction</w:t>
              </w:r>
            </w:ins>
            <w:ins w:id="1447" w:author="Raphael Malyankar" w:date="2022-12-25T23:06:00Z">
              <w:r w:rsidR="008E40AE">
                <w:rPr>
                  <w:rFonts w:cs="Arial"/>
                </w:rPr>
                <w:t xml:space="preserve">, </w:t>
              </w:r>
              <w:proofErr w:type="spellStart"/>
              <w:r w:rsidR="008E40AE" w:rsidRPr="008E40AE">
                <w:rPr>
                  <w:rFonts w:cs="Arial"/>
                  <w:i/>
                  <w:iCs/>
                </w:rPr>
                <w:t>categoryOfHarbourFacility</w:t>
              </w:r>
              <w:proofErr w:type="spellEnd"/>
              <w:r w:rsidR="008E40AE">
                <w:rPr>
                  <w:rFonts w:cs="Arial"/>
                </w:rPr>
                <w:t xml:space="preserve"> should </w:t>
              </w:r>
            </w:ins>
            <w:ins w:id="1448" w:author="Raphael Malyankar" w:date="2022-12-25T23:07:00Z">
              <w:r w:rsidR="008E40AE">
                <w:rPr>
                  <w:rFonts w:cs="Arial"/>
                </w:rPr>
                <w:t>include</w:t>
              </w:r>
            </w:ins>
            <w:ins w:id="1449" w:author="Raphael Malyankar" w:date="2022-12-25T23:06:00Z">
              <w:r w:rsidR="008E40AE">
                <w:rPr>
                  <w:rFonts w:cs="Arial"/>
                </w:rPr>
                <w:t xml:space="preserve"> the lis</w:t>
              </w:r>
            </w:ins>
            <w:ins w:id="1450" w:author="Raphael Malyankar" w:date="2022-12-25T23:07:00Z">
              <w:r w:rsidR="008E40AE">
                <w:rPr>
                  <w:rFonts w:cs="Arial"/>
                </w:rPr>
                <w:t>ted value 5 (</w:t>
              </w:r>
              <w:r w:rsidR="008E40AE" w:rsidRPr="008E40AE">
                <w:rPr>
                  <w:rFonts w:cs="Arial"/>
                </w:rPr>
                <w:t>Yacht Harbour/Marina</w:t>
              </w:r>
              <w:r w:rsidR="008E40AE">
                <w:rPr>
                  <w:rFonts w:cs="Arial"/>
                </w:rPr>
                <w:t>).</w:t>
              </w:r>
            </w:ins>
            <w:ins w:id="1451" w:author="Raphael Malyankar" w:date="2022-12-25T23:10:00Z">
              <w:r w:rsidR="008E40AE">
                <w:rPr>
                  <w:rFonts w:cs="Arial"/>
                </w:rPr>
                <w:t xml:space="preserve"> However, it is not necessary to </w:t>
              </w:r>
            </w:ins>
            <w:ins w:id="1452" w:author="Raphael Malyankar" w:date="2022-12-25T23:11:00Z">
              <w:r w:rsidR="008E40AE">
                <w:rPr>
                  <w:rFonts w:cs="Arial"/>
                </w:rPr>
                <w:t>mention</w:t>
              </w:r>
            </w:ins>
            <w:ins w:id="1453" w:author="Raphael Malyankar" w:date="2022-12-25T23:10:00Z">
              <w:r w:rsidR="008E40AE">
                <w:rPr>
                  <w:rFonts w:cs="Arial"/>
                </w:rPr>
                <w:t xml:space="preserve"> every</w:t>
              </w:r>
            </w:ins>
            <w:ins w:id="1454" w:author="Raphael Malyankar" w:date="2022-12-25T23:11:00Z">
              <w:r w:rsidR="008E40AE">
                <w:rPr>
                  <w:rFonts w:cs="Arial"/>
                </w:rPr>
                <w:t xml:space="preserve"> </w:t>
              </w:r>
            </w:ins>
            <w:ins w:id="1455" w:author="Raphael Malyankar" w:date="2022-12-25T23:12:00Z">
              <w:r w:rsidR="00490917">
                <w:rPr>
                  <w:rFonts w:cs="Arial"/>
                </w:rPr>
                <w:t xml:space="preserve">single </w:t>
              </w:r>
            </w:ins>
            <w:ins w:id="1456" w:author="Raphael Malyankar" w:date="2022-12-25T23:11:00Z">
              <w:r w:rsidR="008E40AE">
                <w:rPr>
                  <w:rFonts w:cs="Arial"/>
                </w:rPr>
                <w:t>port service or facility in these attributes.</w:t>
              </w:r>
            </w:ins>
          </w:p>
          <w:p w14:paraId="74889427" w14:textId="1146FEF7" w:rsidR="004A205F" w:rsidRPr="008E40AE" w:rsidRDefault="004A205F" w:rsidP="008E40AE">
            <w:pPr>
              <w:pStyle w:val="ListParagraph"/>
              <w:numPr>
                <w:ilvl w:val="0"/>
                <w:numId w:val="43"/>
              </w:numPr>
              <w:spacing w:before="120" w:after="120"/>
              <w:rPr>
                <w:ins w:id="1457" w:author="Raphael Malyankar" w:date="2022-12-25T21:59:00Z"/>
                <w:rFonts w:cs="Arial"/>
              </w:rPr>
            </w:pPr>
            <w:ins w:id="1458" w:author="Raphael Malyankar" w:date="2023-01-10T13:00:00Z">
              <w:r>
                <w:rPr>
                  <w:rFonts w:cs="Arial"/>
                </w:rPr>
                <w:t xml:space="preserve">There is no requirement for a dataset to contain only </w:t>
              </w:r>
            </w:ins>
            <w:ins w:id="1459" w:author="Raphael Malyankar" w:date="2023-01-10T13:01:00Z">
              <w:r w:rsidR="00660A28">
                <w:rPr>
                  <w:rFonts w:cs="Arial"/>
                </w:rPr>
                <w:t>one</w:t>
              </w:r>
            </w:ins>
            <w:ins w:id="1460" w:author="Raphael Malyankar" w:date="2023-01-10T13:00:00Z">
              <w:r>
                <w:rPr>
                  <w:rFonts w:cs="Arial"/>
                </w:rPr>
                <w:t xml:space="preserve"> </w:t>
              </w:r>
              <w:proofErr w:type="spellStart"/>
              <w:r w:rsidRPr="00660A28">
                <w:rPr>
                  <w:rFonts w:cs="Arial"/>
                  <w:b/>
                  <w:bCs/>
                </w:rPr>
                <w:t>HarbourAreaAdministrative</w:t>
              </w:r>
              <w:proofErr w:type="spellEnd"/>
              <w:r>
                <w:rPr>
                  <w:rFonts w:cs="Arial"/>
                </w:rPr>
                <w:t xml:space="preserve"> feature, even if the dataset covers </w:t>
              </w:r>
            </w:ins>
            <w:ins w:id="1461" w:author="Raphael Malyankar" w:date="2023-01-10T13:01:00Z">
              <w:r w:rsidR="00660A28">
                <w:rPr>
                  <w:rFonts w:cs="Arial"/>
                </w:rPr>
                <w:t xml:space="preserve">only one </w:t>
              </w:r>
            </w:ins>
            <w:ins w:id="1462" w:author="Raphael Malyankar" w:date="2023-01-10T13:00:00Z">
              <w:r>
                <w:rPr>
                  <w:rFonts w:cs="Arial"/>
                </w:rPr>
                <w:t>port.</w:t>
              </w:r>
            </w:ins>
          </w:p>
          <w:p w14:paraId="6D6CFA1E" w14:textId="77777777" w:rsidR="00FD61E9" w:rsidRPr="00FD61E9" w:rsidRDefault="00FD61E9" w:rsidP="00FD61E9">
            <w:pPr>
              <w:spacing w:before="120" w:after="120"/>
              <w:rPr>
                <w:rFonts w:cs="Arial"/>
              </w:rPr>
            </w:pPr>
          </w:p>
          <w:p w14:paraId="6E176621" w14:textId="77777777" w:rsidR="00165A0C" w:rsidRPr="00165A0C" w:rsidRDefault="00165A0C" w:rsidP="00165A0C">
            <w:pPr>
              <w:spacing w:before="120" w:after="120"/>
              <w:rPr>
                <w:rFonts w:cs="Arial"/>
              </w:rPr>
            </w:pPr>
            <w:r w:rsidRPr="00165A0C">
              <w:rPr>
                <w:rFonts w:cs="Arial"/>
                <w:u w:val="single"/>
              </w:rPr>
              <w:t>Distinction:</w:t>
            </w:r>
          </w:p>
          <w:p w14:paraId="12B5FDF2" w14:textId="77777777" w:rsidR="00165A0C" w:rsidRPr="00165A0C" w:rsidRDefault="00165A0C" w:rsidP="00165A0C">
            <w:pPr>
              <w:spacing w:before="120" w:after="120"/>
              <w:rPr>
                <w:rFonts w:cs="Arial"/>
              </w:rPr>
            </w:pPr>
          </w:p>
        </w:tc>
      </w:tr>
    </w:tbl>
    <w:p w14:paraId="12305780" w14:textId="77777777" w:rsidR="00165A0C" w:rsidRPr="00165A0C" w:rsidRDefault="00165A0C" w:rsidP="00165A0C">
      <w:pPr>
        <w:spacing w:before="240"/>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
        <w:gridCol w:w="999"/>
        <w:gridCol w:w="1840"/>
        <w:gridCol w:w="1011"/>
        <w:gridCol w:w="500"/>
        <w:gridCol w:w="1523"/>
        <w:gridCol w:w="1805"/>
        <w:gridCol w:w="500"/>
      </w:tblGrid>
      <w:tr w:rsidR="00165A0C" w:rsidRPr="00165A0C" w14:paraId="141140D6" w14:textId="77777777" w:rsidTr="00B131AF">
        <w:tc>
          <w:tcPr>
            <w:tcW w:w="5000" w:type="pct"/>
            <w:gridSpan w:val="8"/>
            <w:shd w:val="clear" w:color="auto" w:fill="auto"/>
          </w:tcPr>
          <w:p w14:paraId="6399885D" w14:textId="77777777" w:rsidR="00165A0C" w:rsidRPr="00165A0C" w:rsidRDefault="00165A0C" w:rsidP="00165A0C">
            <w:pPr>
              <w:spacing w:before="120" w:after="120"/>
              <w:rPr>
                <w:rFonts w:cs="Arial"/>
                <w:b/>
                <w:u w:val="single"/>
              </w:rPr>
            </w:pPr>
            <w:r w:rsidRPr="00165A0C">
              <w:rPr>
                <w:rFonts w:cs="Arial"/>
                <w:b/>
                <w:u w:val="single"/>
              </w:rPr>
              <w:t>Feature/Information associations</w:t>
            </w:r>
          </w:p>
        </w:tc>
      </w:tr>
      <w:tr w:rsidR="00165A0C" w:rsidRPr="00165A0C" w14:paraId="32DFFA3B" w14:textId="77777777" w:rsidTr="00B131AF">
        <w:tc>
          <w:tcPr>
            <w:tcW w:w="385" w:type="pct"/>
            <w:vMerge w:val="restart"/>
            <w:shd w:val="clear" w:color="auto" w:fill="auto"/>
          </w:tcPr>
          <w:p w14:paraId="74F11E8A" w14:textId="77777777" w:rsidR="00165A0C" w:rsidRPr="00165A0C" w:rsidRDefault="00165A0C" w:rsidP="00165A0C">
            <w:pPr>
              <w:spacing w:before="120" w:after="120"/>
              <w:rPr>
                <w:rFonts w:cs="Arial"/>
                <w:b/>
              </w:rPr>
            </w:pPr>
            <w:r w:rsidRPr="00165A0C">
              <w:rPr>
                <w:rFonts w:cs="Arial"/>
                <w:b/>
              </w:rPr>
              <w:t>Type</w:t>
            </w:r>
          </w:p>
        </w:tc>
        <w:tc>
          <w:tcPr>
            <w:tcW w:w="769" w:type="pct"/>
            <w:vMerge w:val="restart"/>
            <w:shd w:val="clear" w:color="auto" w:fill="auto"/>
          </w:tcPr>
          <w:p w14:paraId="612D9B4D" w14:textId="77777777" w:rsidR="00165A0C" w:rsidRPr="00165A0C" w:rsidRDefault="00165A0C" w:rsidP="00165A0C">
            <w:pPr>
              <w:spacing w:before="120" w:after="120"/>
              <w:rPr>
                <w:rFonts w:cs="Arial"/>
                <w:b/>
              </w:rPr>
            </w:pPr>
            <w:r w:rsidRPr="00165A0C">
              <w:rPr>
                <w:rFonts w:cs="Arial"/>
                <w:b/>
              </w:rPr>
              <w:t>Association Name</w:t>
            </w:r>
          </w:p>
        </w:tc>
        <w:tc>
          <w:tcPr>
            <w:tcW w:w="3846" w:type="pct"/>
            <w:gridSpan w:val="6"/>
            <w:shd w:val="clear" w:color="auto" w:fill="auto"/>
          </w:tcPr>
          <w:p w14:paraId="2DABCCE3" w14:textId="77777777" w:rsidR="00165A0C" w:rsidRPr="00165A0C" w:rsidRDefault="00165A0C" w:rsidP="00165A0C">
            <w:pPr>
              <w:spacing w:before="120" w:after="120"/>
              <w:jc w:val="center"/>
              <w:rPr>
                <w:rFonts w:cs="Arial"/>
                <w:b/>
              </w:rPr>
            </w:pPr>
            <w:r w:rsidRPr="00165A0C">
              <w:rPr>
                <w:rFonts w:cs="Arial"/>
                <w:b/>
              </w:rPr>
              <w:t>Association Ends</w:t>
            </w:r>
          </w:p>
        </w:tc>
      </w:tr>
      <w:tr w:rsidR="00165A0C" w:rsidRPr="00165A0C" w14:paraId="1FB5617B" w14:textId="77777777" w:rsidTr="00B131AF">
        <w:tc>
          <w:tcPr>
            <w:tcW w:w="385" w:type="pct"/>
            <w:vMerge/>
            <w:shd w:val="clear" w:color="auto" w:fill="auto"/>
          </w:tcPr>
          <w:p w14:paraId="558F7423" w14:textId="77777777" w:rsidR="00165A0C" w:rsidRPr="00165A0C" w:rsidRDefault="00165A0C" w:rsidP="00165A0C">
            <w:pPr>
              <w:spacing w:before="120" w:after="120"/>
              <w:rPr>
                <w:rFonts w:cs="Arial"/>
              </w:rPr>
            </w:pPr>
          </w:p>
        </w:tc>
        <w:tc>
          <w:tcPr>
            <w:tcW w:w="769" w:type="pct"/>
            <w:vMerge/>
            <w:shd w:val="clear" w:color="auto" w:fill="auto"/>
          </w:tcPr>
          <w:p w14:paraId="7B674039" w14:textId="77777777" w:rsidR="00165A0C" w:rsidRPr="00165A0C" w:rsidRDefault="00165A0C" w:rsidP="00165A0C">
            <w:pPr>
              <w:spacing w:before="120" w:after="120"/>
              <w:rPr>
                <w:rFonts w:cs="Arial"/>
              </w:rPr>
            </w:pPr>
          </w:p>
        </w:tc>
        <w:tc>
          <w:tcPr>
            <w:tcW w:w="769" w:type="pct"/>
            <w:shd w:val="clear" w:color="auto" w:fill="auto"/>
          </w:tcPr>
          <w:p w14:paraId="4317BEEC" w14:textId="77777777" w:rsidR="00165A0C" w:rsidRPr="00165A0C" w:rsidRDefault="00165A0C" w:rsidP="00165A0C">
            <w:pPr>
              <w:spacing w:before="120" w:after="120"/>
              <w:rPr>
                <w:rFonts w:cs="Arial"/>
                <w:b/>
              </w:rPr>
            </w:pPr>
            <w:r w:rsidRPr="00165A0C">
              <w:rPr>
                <w:rFonts w:cs="Arial"/>
                <w:b/>
              </w:rPr>
              <w:t>Class</w:t>
            </w:r>
          </w:p>
        </w:tc>
        <w:tc>
          <w:tcPr>
            <w:tcW w:w="769" w:type="pct"/>
            <w:shd w:val="clear" w:color="auto" w:fill="auto"/>
          </w:tcPr>
          <w:p w14:paraId="01043316" w14:textId="77777777" w:rsidR="00165A0C" w:rsidRPr="00165A0C" w:rsidRDefault="00165A0C" w:rsidP="00165A0C">
            <w:pPr>
              <w:spacing w:before="120" w:after="120"/>
              <w:rPr>
                <w:rFonts w:cs="Arial"/>
                <w:b/>
              </w:rPr>
            </w:pPr>
            <w:r w:rsidRPr="00165A0C">
              <w:rPr>
                <w:rFonts w:cs="Arial"/>
                <w:b/>
              </w:rPr>
              <w:t>Role</w:t>
            </w:r>
          </w:p>
        </w:tc>
        <w:tc>
          <w:tcPr>
            <w:tcW w:w="385" w:type="pct"/>
            <w:shd w:val="clear" w:color="auto" w:fill="auto"/>
          </w:tcPr>
          <w:p w14:paraId="1928942F" w14:textId="77777777" w:rsidR="00165A0C" w:rsidRPr="00165A0C" w:rsidRDefault="00165A0C" w:rsidP="00165A0C">
            <w:pPr>
              <w:spacing w:before="120" w:after="120"/>
              <w:rPr>
                <w:rFonts w:cs="Arial"/>
                <w:b/>
              </w:rPr>
            </w:pPr>
            <w:proofErr w:type="spellStart"/>
            <w:r w:rsidRPr="00165A0C">
              <w:rPr>
                <w:rFonts w:cs="Arial"/>
                <w:b/>
              </w:rPr>
              <w:t>Mult</w:t>
            </w:r>
            <w:proofErr w:type="spellEnd"/>
          </w:p>
        </w:tc>
        <w:tc>
          <w:tcPr>
            <w:tcW w:w="769" w:type="pct"/>
            <w:shd w:val="clear" w:color="auto" w:fill="auto"/>
          </w:tcPr>
          <w:p w14:paraId="44C9839A" w14:textId="77777777" w:rsidR="00165A0C" w:rsidRPr="00165A0C" w:rsidRDefault="00165A0C" w:rsidP="00165A0C">
            <w:pPr>
              <w:spacing w:before="120" w:after="120"/>
              <w:rPr>
                <w:rFonts w:cs="Arial"/>
                <w:b/>
              </w:rPr>
            </w:pPr>
            <w:r w:rsidRPr="00165A0C">
              <w:rPr>
                <w:rFonts w:cs="Arial"/>
                <w:b/>
              </w:rPr>
              <w:t>Class</w:t>
            </w:r>
          </w:p>
        </w:tc>
        <w:tc>
          <w:tcPr>
            <w:tcW w:w="769" w:type="pct"/>
            <w:shd w:val="clear" w:color="auto" w:fill="auto"/>
          </w:tcPr>
          <w:p w14:paraId="01CA7697" w14:textId="77777777" w:rsidR="00165A0C" w:rsidRPr="00165A0C" w:rsidRDefault="00165A0C" w:rsidP="00165A0C">
            <w:pPr>
              <w:spacing w:before="120" w:after="120"/>
              <w:rPr>
                <w:rFonts w:cs="Arial"/>
                <w:b/>
              </w:rPr>
            </w:pPr>
            <w:r w:rsidRPr="00165A0C">
              <w:rPr>
                <w:rFonts w:cs="Arial"/>
                <w:b/>
              </w:rPr>
              <w:t>Role</w:t>
            </w:r>
          </w:p>
        </w:tc>
        <w:tc>
          <w:tcPr>
            <w:tcW w:w="385" w:type="pct"/>
            <w:shd w:val="clear" w:color="auto" w:fill="auto"/>
          </w:tcPr>
          <w:p w14:paraId="4F342D29" w14:textId="77777777" w:rsidR="00165A0C" w:rsidRPr="00165A0C" w:rsidRDefault="00165A0C" w:rsidP="00165A0C">
            <w:pPr>
              <w:spacing w:before="120" w:after="120"/>
              <w:rPr>
                <w:rFonts w:cs="Arial"/>
                <w:b/>
              </w:rPr>
            </w:pPr>
            <w:proofErr w:type="spellStart"/>
            <w:r w:rsidRPr="00165A0C">
              <w:rPr>
                <w:rFonts w:cs="Arial"/>
                <w:b/>
              </w:rPr>
              <w:t>Mult</w:t>
            </w:r>
            <w:proofErr w:type="spellEnd"/>
          </w:p>
        </w:tc>
      </w:tr>
      <w:tr w:rsidR="00165A0C" w:rsidRPr="00165A0C" w14:paraId="0D6808FF" w14:textId="77777777" w:rsidTr="00B131AF">
        <w:tc>
          <w:tcPr>
            <w:tcW w:w="385" w:type="pct"/>
            <w:shd w:val="clear" w:color="auto" w:fill="auto"/>
          </w:tcPr>
          <w:p w14:paraId="0C695F2A" w14:textId="77777777" w:rsidR="00165A0C" w:rsidRPr="00165A0C" w:rsidRDefault="00165A0C" w:rsidP="00165A0C">
            <w:pPr>
              <w:spacing w:before="120" w:after="120"/>
              <w:rPr>
                <w:rFonts w:cs="Arial"/>
                <w:sz w:val="18"/>
              </w:rPr>
            </w:pPr>
            <w:r w:rsidRPr="00165A0C">
              <w:rPr>
                <w:rFonts w:cs="Arial"/>
                <w:sz w:val="18"/>
              </w:rPr>
              <w:t>association</w:t>
            </w:r>
          </w:p>
        </w:tc>
        <w:tc>
          <w:tcPr>
            <w:tcW w:w="769" w:type="pct"/>
            <w:shd w:val="clear" w:color="auto" w:fill="auto"/>
          </w:tcPr>
          <w:p w14:paraId="41747991" w14:textId="77777777" w:rsidR="00165A0C" w:rsidRPr="00165A0C" w:rsidRDefault="00165A0C" w:rsidP="00165A0C">
            <w:pPr>
              <w:spacing w:before="120" w:after="120"/>
              <w:rPr>
                <w:rFonts w:cs="Arial"/>
                <w:sz w:val="18"/>
              </w:rPr>
            </w:pPr>
            <w:r w:rsidRPr="00165A0C">
              <w:rPr>
                <w:rFonts w:cs="Arial"/>
                <w:sz w:val="18"/>
              </w:rPr>
              <w:t>Service Availability</w:t>
            </w:r>
          </w:p>
        </w:tc>
        <w:tc>
          <w:tcPr>
            <w:tcW w:w="769" w:type="pct"/>
            <w:shd w:val="clear" w:color="auto" w:fill="auto"/>
          </w:tcPr>
          <w:p w14:paraId="2C688911" w14:textId="77777777" w:rsidR="00165A0C" w:rsidRPr="00165A0C" w:rsidRDefault="00165A0C" w:rsidP="00165A0C">
            <w:pPr>
              <w:spacing w:before="120" w:after="120"/>
              <w:rPr>
                <w:rFonts w:cs="Arial"/>
                <w:b/>
                <w:sz w:val="18"/>
              </w:rPr>
            </w:pPr>
          </w:p>
        </w:tc>
        <w:tc>
          <w:tcPr>
            <w:tcW w:w="769" w:type="pct"/>
            <w:shd w:val="clear" w:color="auto" w:fill="auto"/>
          </w:tcPr>
          <w:p w14:paraId="415F1F67" w14:textId="77777777" w:rsidR="00165A0C" w:rsidRPr="00165A0C" w:rsidRDefault="00165A0C" w:rsidP="00165A0C">
            <w:pPr>
              <w:spacing w:before="120" w:after="120"/>
              <w:rPr>
                <w:rFonts w:cs="Arial"/>
                <w:sz w:val="18"/>
              </w:rPr>
            </w:pPr>
          </w:p>
        </w:tc>
        <w:tc>
          <w:tcPr>
            <w:tcW w:w="385" w:type="pct"/>
            <w:shd w:val="clear" w:color="auto" w:fill="auto"/>
          </w:tcPr>
          <w:p w14:paraId="79447E2B" w14:textId="77777777" w:rsidR="00165A0C" w:rsidRPr="00165A0C" w:rsidRDefault="00165A0C" w:rsidP="00165A0C">
            <w:pPr>
              <w:spacing w:before="120" w:after="120"/>
              <w:rPr>
                <w:rFonts w:cs="Arial"/>
                <w:sz w:val="18"/>
              </w:rPr>
            </w:pPr>
          </w:p>
        </w:tc>
        <w:tc>
          <w:tcPr>
            <w:tcW w:w="769" w:type="pct"/>
            <w:shd w:val="clear" w:color="auto" w:fill="auto"/>
          </w:tcPr>
          <w:p w14:paraId="53A929F6" w14:textId="77777777" w:rsidR="00165A0C" w:rsidRPr="00165A0C" w:rsidRDefault="00165A0C" w:rsidP="00165A0C">
            <w:pPr>
              <w:spacing w:before="120" w:after="120"/>
              <w:rPr>
                <w:rFonts w:cs="Arial"/>
                <w:b/>
                <w:sz w:val="18"/>
              </w:rPr>
            </w:pPr>
            <w:proofErr w:type="spellStart"/>
            <w:r w:rsidRPr="00165A0C">
              <w:rPr>
                <w:rFonts w:cs="Arial"/>
                <w:b/>
                <w:sz w:val="18"/>
              </w:rPr>
              <w:t>AvailablePortServices</w:t>
            </w:r>
            <w:proofErr w:type="spellEnd"/>
          </w:p>
        </w:tc>
        <w:tc>
          <w:tcPr>
            <w:tcW w:w="769" w:type="pct"/>
            <w:shd w:val="clear" w:color="auto" w:fill="auto"/>
          </w:tcPr>
          <w:p w14:paraId="1BBBA367" w14:textId="77777777" w:rsidR="00165A0C" w:rsidRPr="00165A0C" w:rsidRDefault="00165A0C" w:rsidP="00165A0C">
            <w:pPr>
              <w:spacing w:before="120" w:after="120"/>
              <w:rPr>
                <w:rFonts w:cs="Arial"/>
                <w:sz w:val="18"/>
              </w:rPr>
            </w:pPr>
            <w:proofErr w:type="spellStart"/>
            <w:r w:rsidRPr="00165A0C">
              <w:rPr>
                <w:rFonts w:cs="Arial"/>
                <w:sz w:val="18"/>
              </w:rPr>
              <w:t>serviceDescriptionReference</w:t>
            </w:r>
            <w:proofErr w:type="spellEnd"/>
          </w:p>
        </w:tc>
        <w:tc>
          <w:tcPr>
            <w:tcW w:w="385" w:type="pct"/>
            <w:shd w:val="clear" w:color="auto" w:fill="auto"/>
          </w:tcPr>
          <w:p w14:paraId="08786284" w14:textId="77777777" w:rsidR="00165A0C" w:rsidRPr="00165A0C" w:rsidRDefault="00165A0C" w:rsidP="00165A0C">
            <w:pPr>
              <w:spacing w:before="120" w:after="120"/>
              <w:rPr>
                <w:rFonts w:cs="Arial"/>
              </w:rPr>
            </w:pPr>
            <w:r w:rsidRPr="00165A0C">
              <w:rPr>
                <w:rFonts w:cs="Arial"/>
              </w:rPr>
              <w:t>0, 1</w:t>
            </w:r>
          </w:p>
        </w:tc>
      </w:tr>
      <w:tr w:rsidR="00165A0C" w:rsidRPr="00165A0C" w14:paraId="3D7244A0" w14:textId="77777777" w:rsidTr="00B131AF">
        <w:tc>
          <w:tcPr>
            <w:tcW w:w="385" w:type="pct"/>
            <w:shd w:val="clear" w:color="auto" w:fill="auto"/>
          </w:tcPr>
          <w:p w14:paraId="6B2DC419" w14:textId="77777777" w:rsidR="00165A0C" w:rsidRPr="00165A0C" w:rsidRDefault="00165A0C" w:rsidP="00165A0C">
            <w:pPr>
              <w:spacing w:before="120" w:after="120"/>
              <w:rPr>
                <w:rFonts w:cs="Arial"/>
                <w:sz w:val="18"/>
              </w:rPr>
            </w:pPr>
            <w:r w:rsidRPr="00165A0C">
              <w:rPr>
                <w:rFonts w:cs="Arial"/>
                <w:sz w:val="18"/>
              </w:rPr>
              <w:t>association</w:t>
            </w:r>
          </w:p>
        </w:tc>
        <w:tc>
          <w:tcPr>
            <w:tcW w:w="769" w:type="pct"/>
            <w:shd w:val="clear" w:color="auto" w:fill="auto"/>
          </w:tcPr>
          <w:p w14:paraId="55C8EC64" w14:textId="77777777" w:rsidR="00165A0C" w:rsidRPr="00165A0C" w:rsidRDefault="00165A0C" w:rsidP="00165A0C">
            <w:pPr>
              <w:spacing w:before="120" w:after="120"/>
              <w:rPr>
                <w:rFonts w:cs="Arial"/>
                <w:sz w:val="18"/>
              </w:rPr>
            </w:pPr>
            <w:r w:rsidRPr="00165A0C">
              <w:rPr>
                <w:rFonts w:cs="Arial"/>
                <w:sz w:val="18"/>
              </w:rPr>
              <w:t>Location Hours</w:t>
            </w:r>
          </w:p>
        </w:tc>
        <w:tc>
          <w:tcPr>
            <w:tcW w:w="769" w:type="pct"/>
            <w:shd w:val="clear" w:color="auto" w:fill="auto"/>
          </w:tcPr>
          <w:p w14:paraId="1821952B" w14:textId="77777777" w:rsidR="00165A0C" w:rsidRPr="00165A0C" w:rsidRDefault="00165A0C" w:rsidP="00165A0C">
            <w:pPr>
              <w:spacing w:before="120" w:after="120"/>
              <w:rPr>
                <w:rFonts w:cs="Arial"/>
                <w:b/>
                <w:sz w:val="18"/>
              </w:rPr>
            </w:pPr>
          </w:p>
        </w:tc>
        <w:tc>
          <w:tcPr>
            <w:tcW w:w="769" w:type="pct"/>
            <w:shd w:val="clear" w:color="auto" w:fill="auto"/>
          </w:tcPr>
          <w:p w14:paraId="5B64481E" w14:textId="77777777" w:rsidR="00165A0C" w:rsidRPr="00165A0C" w:rsidRDefault="00165A0C" w:rsidP="00165A0C">
            <w:pPr>
              <w:spacing w:before="120" w:after="120"/>
              <w:rPr>
                <w:rFonts w:cs="Arial"/>
                <w:sz w:val="18"/>
              </w:rPr>
            </w:pPr>
          </w:p>
        </w:tc>
        <w:tc>
          <w:tcPr>
            <w:tcW w:w="385" w:type="pct"/>
            <w:shd w:val="clear" w:color="auto" w:fill="auto"/>
          </w:tcPr>
          <w:p w14:paraId="312F9B43" w14:textId="77777777" w:rsidR="00165A0C" w:rsidRPr="00165A0C" w:rsidRDefault="00165A0C" w:rsidP="00165A0C">
            <w:pPr>
              <w:spacing w:before="120" w:after="120"/>
              <w:rPr>
                <w:rFonts w:cs="Arial"/>
                <w:sz w:val="18"/>
              </w:rPr>
            </w:pPr>
          </w:p>
        </w:tc>
        <w:tc>
          <w:tcPr>
            <w:tcW w:w="769" w:type="pct"/>
            <w:shd w:val="clear" w:color="auto" w:fill="auto"/>
          </w:tcPr>
          <w:p w14:paraId="0A64368E" w14:textId="77777777" w:rsidR="00165A0C" w:rsidRPr="00165A0C" w:rsidRDefault="00165A0C" w:rsidP="00165A0C">
            <w:pPr>
              <w:spacing w:before="120" w:after="120"/>
              <w:rPr>
                <w:rFonts w:cs="Arial"/>
                <w:b/>
                <w:sz w:val="18"/>
              </w:rPr>
            </w:pPr>
            <w:proofErr w:type="spellStart"/>
            <w:r w:rsidRPr="00165A0C">
              <w:rPr>
                <w:rFonts w:cs="Arial"/>
                <w:b/>
                <w:sz w:val="18"/>
              </w:rPr>
              <w:t>ServiceHours</w:t>
            </w:r>
            <w:proofErr w:type="spellEnd"/>
          </w:p>
        </w:tc>
        <w:tc>
          <w:tcPr>
            <w:tcW w:w="769" w:type="pct"/>
            <w:shd w:val="clear" w:color="auto" w:fill="auto"/>
          </w:tcPr>
          <w:p w14:paraId="418D9790" w14:textId="77777777" w:rsidR="00165A0C" w:rsidRPr="00165A0C" w:rsidRDefault="00165A0C" w:rsidP="00165A0C">
            <w:pPr>
              <w:spacing w:before="120" w:after="120"/>
              <w:rPr>
                <w:rFonts w:cs="Arial"/>
                <w:sz w:val="18"/>
              </w:rPr>
            </w:pPr>
            <w:proofErr w:type="spellStart"/>
            <w:r w:rsidRPr="00165A0C">
              <w:rPr>
                <w:rFonts w:cs="Arial"/>
                <w:sz w:val="18"/>
              </w:rPr>
              <w:t>location_srvHrs</w:t>
            </w:r>
            <w:proofErr w:type="spellEnd"/>
          </w:p>
        </w:tc>
        <w:tc>
          <w:tcPr>
            <w:tcW w:w="385" w:type="pct"/>
            <w:shd w:val="clear" w:color="auto" w:fill="auto"/>
          </w:tcPr>
          <w:p w14:paraId="6FFC4F11" w14:textId="77777777" w:rsidR="00165A0C" w:rsidRPr="00165A0C" w:rsidRDefault="00165A0C" w:rsidP="00165A0C">
            <w:pPr>
              <w:spacing w:before="120" w:after="120"/>
              <w:rPr>
                <w:rFonts w:cs="Arial"/>
              </w:rPr>
            </w:pPr>
            <w:r w:rsidRPr="00165A0C">
              <w:rPr>
                <w:rFonts w:cs="Arial"/>
              </w:rPr>
              <w:t>0, 1</w:t>
            </w:r>
          </w:p>
        </w:tc>
      </w:tr>
      <w:tr w:rsidR="00165A0C" w:rsidRPr="00165A0C" w14:paraId="45EAAE1E" w14:textId="77777777" w:rsidTr="00B131AF">
        <w:tc>
          <w:tcPr>
            <w:tcW w:w="385" w:type="pct"/>
            <w:shd w:val="clear" w:color="auto" w:fill="auto"/>
          </w:tcPr>
          <w:p w14:paraId="63BF74EE" w14:textId="77777777" w:rsidR="00165A0C" w:rsidRPr="00165A0C" w:rsidRDefault="00165A0C" w:rsidP="00165A0C">
            <w:pPr>
              <w:spacing w:before="120" w:after="120"/>
              <w:rPr>
                <w:rFonts w:cs="Arial"/>
                <w:sz w:val="18"/>
              </w:rPr>
            </w:pPr>
            <w:proofErr w:type="spellStart"/>
            <w:r w:rsidRPr="00165A0C">
              <w:rPr>
                <w:rFonts w:cs="Arial"/>
                <w:sz w:val="18"/>
              </w:rPr>
              <w:t>Asso</w:t>
            </w:r>
            <w:proofErr w:type="spellEnd"/>
          </w:p>
        </w:tc>
        <w:tc>
          <w:tcPr>
            <w:tcW w:w="769" w:type="pct"/>
            <w:shd w:val="clear" w:color="auto" w:fill="auto"/>
          </w:tcPr>
          <w:p w14:paraId="42F5C140" w14:textId="77777777" w:rsidR="00165A0C" w:rsidRPr="00165A0C" w:rsidRDefault="00165A0C" w:rsidP="00165A0C">
            <w:pPr>
              <w:spacing w:before="120" w:after="120"/>
              <w:rPr>
                <w:rFonts w:cs="Arial"/>
                <w:sz w:val="18"/>
              </w:rPr>
            </w:pPr>
            <w:r w:rsidRPr="00165A0C">
              <w:rPr>
                <w:rFonts w:cs="Arial"/>
                <w:sz w:val="18"/>
              </w:rPr>
              <w:t>Jurisdictional Limit</w:t>
            </w:r>
          </w:p>
        </w:tc>
        <w:tc>
          <w:tcPr>
            <w:tcW w:w="769" w:type="pct"/>
            <w:shd w:val="clear" w:color="auto" w:fill="auto"/>
          </w:tcPr>
          <w:p w14:paraId="69039894" w14:textId="77777777" w:rsidR="00165A0C" w:rsidRPr="00165A0C" w:rsidRDefault="00165A0C" w:rsidP="00165A0C">
            <w:pPr>
              <w:spacing w:before="120" w:after="120"/>
              <w:rPr>
                <w:rFonts w:cs="Arial"/>
                <w:b/>
                <w:sz w:val="18"/>
              </w:rPr>
            </w:pPr>
            <w:proofErr w:type="spellStart"/>
            <w:r w:rsidRPr="00165A0C">
              <w:rPr>
                <w:rFonts w:cs="Arial"/>
                <w:b/>
                <w:sz w:val="18"/>
              </w:rPr>
              <w:t>HarbourAreaAdministrative</w:t>
            </w:r>
            <w:proofErr w:type="spellEnd"/>
          </w:p>
        </w:tc>
        <w:tc>
          <w:tcPr>
            <w:tcW w:w="769" w:type="pct"/>
            <w:shd w:val="clear" w:color="auto" w:fill="auto"/>
          </w:tcPr>
          <w:p w14:paraId="4A0147EC" w14:textId="77777777" w:rsidR="00165A0C" w:rsidRPr="00165A0C" w:rsidRDefault="00165A0C" w:rsidP="00165A0C">
            <w:pPr>
              <w:spacing w:before="120" w:after="120"/>
              <w:rPr>
                <w:rFonts w:cs="Arial"/>
                <w:sz w:val="18"/>
              </w:rPr>
            </w:pPr>
            <w:proofErr w:type="spellStart"/>
            <w:r w:rsidRPr="00165A0C">
              <w:rPr>
                <w:rFonts w:cs="Arial"/>
                <w:sz w:val="18"/>
              </w:rPr>
              <w:t>limitReference</w:t>
            </w:r>
            <w:proofErr w:type="spellEnd"/>
          </w:p>
        </w:tc>
        <w:tc>
          <w:tcPr>
            <w:tcW w:w="385" w:type="pct"/>
            <w:shd w:val="clear" w:color="auto" w:fill="auto"/>
          </w:tcPr>
          <w:p w14:paraId="2E3100A0" w14:textId="77777777" w:rsidR="00165A0C" w:rsidRPr="00165A0C" w:rsidRDefault="00165A0C" w:rsidP="00165A0C">
            <w:pPr>
              <w:spacing w:before="120" w:after="120"/>
              <w:rPr>
                <w:rFonts w:cs="Arial"/>
                <w:sz w:val="18"/>
              </w:rPr>
            </w:pPr>
            <w:r w:rsidRPr="00165A0C">
              <w:rPr>
                <w:rFonts w:cs="Arial"/>
                <w:sz w:val="18"/>
              </w:rPr>
              <w:t>1, 1</w:t>
            </w:r>
          </w:p>
        </w:tc>
        <w:tc>
          <w:tcPr>
            <w:tcW w:w="769" w:type="pct"/>
            <w:shd w:val="clear" w:color="auto" w:fill="auto"/>
          </w:tcPr>
          <w:p w14:paraId="28F1D670" w14:textId="77777777" w:rsidR="00165A0C" w:rsidRPr="00165A0C" w:rsidRDefault="00165A0C" w:rsidP="00165A0C">
            <w:pPr>
              <w:spacing w:before="120" w:after="120"/>
              <w:rPr>
                <w:rFonts w:cs="Arial"/>
                <w:b/>
                <w:sz w:val="18"/>
              </w:rPr>
            </w:pPr>
            <w:proofErr w:type="spellStart"/>
            <w:r w:rsidRPr="00165A0C">
              <w:rPr>
                <w:rFonts w:cs="Arial"/>
                <w:b/>
                <w:sz w:val="18"/>
              </w:rPr>
              <w:t>OuterLimit</w:t>
            </w:r>
            <w:proofErr w:type="spellEnd"/>
          </w:p>
        </w:tc>
        <w:tc>
          <w:tcPr>
            <w:tcW w:w="769" w:type="pct"/>
            <w:shd w:val="clear" w:color="auto" w:fill="auto"/>
          </w:tcPr>
          <w:p w14:paraId="60BC5822" w14:textId="77777777" w:rsidR="00165A0C" w:rsidRPr="00165A0C" w:rsidRDefault="00165A0C" w:rsidP="00165A0C">
            <w:pPr>
              <w:spacing w:before="120" w:after="120"/>
              <w:rPr>
                <w:rFonts w:cs="Arial"/>
                <w:sz w:val="18"/>
              </w:rPr>
            </w:pPr>
            <w:proofErr w:type="spellStart"/>
            <w:r w:rsidRPr="00165A0C">
              <w:rPr>
                <w:rFonts w:cs="Arial"/>
                <w:sz w:val="18"/>
              </w:rPr>
              <w:t>limitExtent</w:t>
            </w:r>
            <w:proofErr w:type="spellEnd"/>
          </w:p>
        </w:tc>
        <w:tc>
          <w:tcPr>
            <w:tcW w:w="385" w:type="pct"/>
            <w:shd w:val="clear" w:color="auto" w:fill="auto"/>
          </w:tcPr>
          <w:p w14:paraId="348DFB33" w14:textId="77777777" w:rsidR="00165A0C" w:rsidRPr="00165A0C" w:rsidRDefault="00165A0C" w:rsidP="00165A0C">
            <w:pPr>
              <w:spacing w:before="120" w:after="120"/>
              <w:rPr>
                <w:rFonts w:cs="Arial"/>
              </w:rPr>
            </w:pPr>
            <w:r w:rsidRPr="00165A0C">
              <w:rPr>
                <w:rFonts w:cs="Arial"/>
              </w:rPr>
              <w:t>0, 1</w:t>
            </w:r>
          </w:p>
        </w:tc>
      </w:tr>
      <w:tr w:rsidR="00165A0C" w:rsidRPr="00165A0C" w14:paraId="6ABEF94A" w14:textId="77777777" w:rsidTr="00B131AF">
        <w:tc>
          <w:tcPr>
            <w:tcW w:w="385" w:type="pct"/>
            <w:shd w:val="clear" w:color="auto" w:fill="auto"/>
          </w:tcPr>
          <w:p w14:paraId="57267F87" w14:textId="77777777" w:rsidR="00165A0C" w:rsidRPr="00165A0C" w:rsidRDefault="00165A0C" w:rsidP="00165A0C">
            <w:pPr>
              <w:spacing w:before="120" w:after="120"/>
              <w:rPr>
                <w:rFonts w:cs="Arial"/>
                <w:sz w:val="18"/>
              </w:rPr>
            </w:pPr>
            <w:proofErr w:type="spellStart"/>
            <w:r w:rsidRPr="00165A0C">
              <w:rPr>
                <w:rFonts w:cs="Arial"/>
                <w:sz w:val="18"/>
              </w:rPr>
              <w:t>Asso</w:t>
            </w:r>
            <w:proofErr w:type="spellEnd"/>
          </w:p>
        </w:tc>
        <w:tc>
          <w:tcPr>
            <w:tcW w:w="769" w:type="pct"/>
            <w:shd w:val="clear" w:color="auto" w:fill="auto"/>
          </w:tcPr>
          <w:p w14:paraId="7AF73495" w14:textId="77777777" w:rsidR="00165A0C" w:rsidRPr="00165A0C" w:rsidRDefault="00165A0C" w:rsidP="00165A0C">
            <w:pPr>
              <w:spacing w:before="120" w:after="120"/>
              <w:rPr>
                <w:rFonts w:cs="Arial"/>
                <w:sz w:val="18"/>
              </w:rPr>
            </w:pPr>
            <w:r w:rsidRPr="00165A0C">
              <w:rPr>
                <w:rFonts w:cs="Arial"/>
                <w:sz w:val="18"/>
              </w:rPr>
              <w:t>Layout Division</w:t>
            </w:r>
          </w:p>
        </w:tc>
        <w:tc>
          <w:tcPr>
            <w:tcW w:w="769" w:type="pct"/>
            <w:shd w:val="clear" w:color="auto" w:fill="auto"/>
          </w:tcPr>
          <w:p w14:paraId="78A93076" w14:textId="77777777" w:rsidR="00165A0C" w:rsidRPr="00165A0C" w:rsidRDefault="00165A0C" w:rsidP="00165A0C">
            <w:pPr>
              <w:spacing w:before="120" w:after="120"/>
              <w:rPr>
                <w:rFonts w:cs="Arial"/>
                <w:b/>
                <w:sz w:val="18"/>
              </w:rPr>
            </w:pPr>
            <w:proofErr w:type="spellStart"/>
            <w:r w:rsidRPr="00165A0C">
              <w:rPr>
                <w:rFonts w:cs="Arial"/>
                <w:b/>
                <w:sz w:val="18"/>
              </w:rPr>
              <w:t>HarbourAreaAdministrative</w:t>
            </w:r>
            <w:proofErr w:type="spellEnd"/>
          </w:p>
        </w:tc>
        <w:tc>
          <w:tcPr>
            <w:tcW w:w="769" w:type="pct"/>
            <w:shd w:val="clear" w:color="auto" w:fill="auto"/>
          </w:tcPr>
          <w:p w14:paraId="0DB51449" w14:textId="77777777" w:rsidR="00165A0C" w:rsidRPr="00165A0C" w:rsidRDefault="00165A0C" w:rsidP="00165A0C">
            <w:pPr>
              <w:spacing w:before="120" w:after="120"/>
              <w:rPr>
                <w:rFonts w:cs="Arial"/>
                <w:sz w:val="18"/>
              </w:rPr>
            </w:pPr>
            <w:proofErr w:type="spellStart"/>
            <w:r w:rsidRPr="00165A0C">
              <w:rPr>
                <w:rFonts w:cs="Arial"/>
                <w:sz w:val="18"/>
              </w:rPr>
              <w:t>componentOf</w:t>
            </w:r>
            <w:proofErr w:type="spellEnd"/>
          </w:p>
        </w:tc>
        <w:tc>
          <w:tcPr>
            <w:tcW w:w="385" w:type="pct"/>
            <w:shd w:val="clear" w:color="auto" w:fill="auto"/>
          </w:tcPr>
          <w:p w14:paraId="76D7D9E8" w14:textId="77777777" w:rsidR="00165A0C" w:rsidRPr="00165A0C" w:rsidRDefault="00165A0C" w:rsidP="00165A0C">
            <w:pPr>
              <w:spacing w:before="120" w:after="120"/>
              <w:rPr>
                <w:rFonts w:cs="Arial"/>
                <w:sz w:val="18"/>
              </w:rPr>
            </w:pPr>
            <w:r w:rsidRPr="00165A0C">
              <w:rPr>
                <w:rFonts w:cs="Arial"/>
                <w:sz w:val="18"/>
              </w:rPr>
              <w:t>0, 1</w:t>
            </w:r>
          </w:p>
        </w:tc>
        <w:tc>
          <w:tcPr>
            <w:tcW w:w="769" w:type="pct"/>
            <w:shd w:val="clear" w:color="auto" w:fill="auto"/>
          </w:tcPr>
          <w:p w14:paraId="51CF8B9F" w14:textId="77777777" w:rsidR="00165A0C" w:rsidRPr="00165A0C" w:rsidRDefault="00165A0C" w:rsidP="00165A0C">
            <w:pPr>
              <w:spacing w:before="120" w:after="120"/>
              <w:rPr>
                <w:rFonts w:cs="Arial"/>
                <w:b/>
                <w:sz w:val="18"/>
              </w:rPr>
            </w:pPr>
            <w:proofErr w:type="spellStart"/>
            <w:r w:rsidRPr="00165A0C">
              <w:rPr>
                <w:rFonts w:cs="Arial"/>
                <w:b/>
                <w:sz w:val="18"/>
              </w:rPr>
              <w:t>HarbourAreaSection</w:t>
            </w:r>
            <w:proofErr w:type="spellEnd"/>
          </w:p>
        </w:tc>
        <w:tc>
          <w:tcPr>
            <w:tcW w:w="769" w:type="pct"/>
            <w:shd w:val="clear" w:color="auto" w:fill="auto"/>
          </w:tcPr>
          <w:p w14:paraId="222C33CC" w14:textId="77777777" w:rsidR="00165A0C" w:rsidRPr="00165A0C" w:rsidRDefault="00165A0C" w:rsidP="00165A0C">
            <w:pPr>
              <w:spacing w:before="120" w:after="120"/>
              <w:rPr>
                <w:rFonts w:cs="Arial"/>
                <w:sz w:val="18"/>
              </w:rPr>
            </w:pPr>
            <w:proofErr w:type="spellStart"/>
            <w:r w:rsidRPr="00165A0C">
              <w:rPr>
                <w:rFonts w:cs="Arial"/>
                <w:sz w:val="18"/>
              </w:rPr>
              <w:t>layoutUnit</w:t>
            </w:r>
            <w:proofErr w:type="spellEnd"/>
          </w:p>
        </w:tc>
        <w:tc>
          <w:tcPr>
            <w:tcW w:w="385" w:type="pct"/>
            <w:shd w:val="clear" w:color="auto" w:fill="auto"/>
          </w:tcPr>
          <w:p w14:paraId="14CBD534" w14:textId="77777777" w:rsidR="00165A0C" w:rsidRPr="00165A0C" w:rsidRDefault="00165A0C" w:rsidP="00165A0C">
            <w:pPr>
              <w:spacing w:before="120" w:after="120"/>
              <w:rPr>
                <w:rFonts w:cs="Arial"/>
              </w:rPr>
            </w:pPr>
            <w:r w:rsidRPr="00165A0C">
              <w:rPr>
                <w:rFonts w:cs="Arial"/>
              </w:rPr>
              <w:t>0, *</w:t>
            </w:r>
          </w:p>
        </w:tc>
      </w:tr>
    </w:tbl>
    <w:p w14:paraId="3B6E7E13" w14:textId="77777777" w:rsidR="00165A0C" w:rsidRPr="00165A0C" w:rsidRDefault="00165A0C" w:rsidP="00165A0C">
      <w:pPr>
        <w:spacing w:before="240"/>
        <w:rPr>
          <w:b/>
        </w:rPr>
      </w:pPr>
    </w:p>
    <w:p w14:paraId="18E771DA" w14:textId="77777777" w:rsidR="00165A0C" w:rsidRPr="00165A0C" w:rsidRDefault="00165A0C" w:rsidP="00165A0C">
      <w:pPr>
        <w:rPr>
          <w:b/>
        </w:rPr>
      </w:pPr>
      <w:r w:rsidRPr="00165A0C">
        <w:rPr>
          <w:b/>
        </w:rPr>
        <w:br w:type="page"/>
      </w:r>
    </w:p>
    <w:p w14:paraId="02076E99" w14:textId="77777777" w:rsidR="00165A0C" w:rsidRPr="00165A0C" w:rsidRDefault="00165A0C" w:rsidP="00716062">
      <w:pPr>
        <w:pStyle w:val="Heading2"/>
      </w:pPr>
      <w:bookmarkStart w:id="1463" w:name="_Ref113290542"/>
      <w:bookmarkStart w:id="1464" w:name="_Toc120214421"/>
      <w:r w:rsidRPr="00165A0C">
        <w:lastRenderedPageBreak/>
        <w:t>Harbour Area Section</w:t>
      </w:r>
      <w:bookmarkEnd w:id="1463"/>
      <w:bookmarkEnd w:id="14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2"/>
        <w:gridCol w:w="750"/>
        <w:gridCol w:w="1504"/>
        <w:gridCol w:w="752"/>
        <w:gridCol w:w="1502"/>
        <w:gridCol w:w="752"/>
        <w:gridCol w:w="1504"/>
      </w:tblGrid>
      <w:tr w:rsidR="00165A0C" w:rsidRPr="00165A0C" w14:paraId="663434A8" w14:textId="77777777" w:rsidTr="00B131AF">
        <w:tc>
          <w:tcPr>
            <w:tcW w:w="5000" w:type="pct"/>
            <w:gridSpan w:val="7"/>
            <w:shd w:val="clear" w:color="auto" w:fill="auto"/>
          </w:tcPr>
          <w:p w14:paraId="722A921C" w14:textId="77777777" w:rsidR="00165A0C" w:rsidRPr="00165A0C" w:rsidRDefault="00165A0C" w:rsidP="00165A0C">
            <w:pPr>
              <w:spacing w:before="120" w:after="120"/>
              <w:rPr>
                <w:rFonts w:cs="Arial"/>
              </w:rPr>
            </w:pPr>
            <w:r w:rsidRPr="00165A0C">
              <w:rPr>
                <w:rFonts w:cs="Arial"/>
                <w:u w:val="single"/>
              </w:rPr>
              <w:t>IHO Definition:</w:t>
            </w:r>
            <w:r w:rsidRPr="00165A0C">
              <w:rPr>
                <w:rFonts w:cs="Arial"/>
              </w:rPr>
              <w:t xml:space="preserve"> A distinguishable portion of the area over which a harbour authority has jurisdiction.</w:t>
            </w:r>
          </w:p>
        </w:tc>
      </w:tr>
      <w:tr w:rsidR="00165A0C" w:rsidRPr="00165A0C" w14:paraId="362B91AE" w14:textId="77777777" w:rsidTr="00B131AF">
        <w:tc>
          <w:tcPr>
            <w:tcW w:w="5000" w:type="pct"/>
            <w:gridSpan w:val="7"/>
            <w:shd w:val="clear" w:color="auto" w:fill="auto"/>
          </w:tcPr>
          <w:p w14:paraId="7BD504F1" w14:textId="77777777" w:rsidR="00165A0C" w:rsidRPr="00165A0C" w:rsidRDefault="00165A0C" w:rsidP="00165A0C">
            <w:pPr>
              <w:spacing w:before="120" w:after="120"/>
              <w:rPr>
                <w:rFonts w:cs="Arial"/>
                <w:b/>
              </w:rPr>
            </w:pPr>
            <w:r w:rsidRPr="00165A0C">
              <w:rPr>
                <w:rFonts w:cs="Arial"/>
                <w:b/>
                <w:u w:val="single"/>
              </w:rPr>
              <w:t>S-10x Geo Feature:</w:t>
            </w:r>
            <w:r w:rsidRPr="00165A0C">
              <w:rPr>
                <w:rFonts w:cs="Arial"/>
                <w:b/>
              </w:rPr>
              <w:t xml:space="preserve"> Harbour Area Section</w:t>
            </w:r>
          </w:p>
        </w:tc>
      </w:tr>
      <w:tr w:rsidR="00165A0C" w:rsidRPr="00165A0C" w14:paraId="1E63D043" w14:textId="77777777" w:rsidTr="00B131AF">
        <w:tc>
          <w:tcPr>
            <w:tcW w:w="5000" w:type="pct"/>
            <w:gridSpan w:val="7"/>
            <w:shd w:val="clear" w:color="auto" w:fill="auto"/>
          </w:tcPr>
          <w:p w14:paraId="40808B11" w14:textId="5F660026" w:rsidR="00165A0C" w:rsidRPr="00165A0C" w:rsidRDefault="00165A0C" w:rsidP="00165A0C">
            <w:pPr>
              <w:spacing w:before="120" w:after="120"/>
              <w:rPr>
                <w:rFonts w:cs="Arial"/>
                <w:b/>
              </w:rPr>
            </w:pPr>
            <w:r w:rsidRPr="00165A0C">
              <w:rPr>
                <w:rFonts w:cs="Arial"/>
                <w:b/>
                <w:u w:val="single"/>
              </w:rPr>
              <w:t>Super Type:</w:t>
            </w:r>
            <w:r w:rsidRPr="00165A0C">
              <w:rPr>
                <w:rFonts w:cs="Arial"/>
                <w:b/>
              </w:rPr>
              <w:t xml:space="preserve"> Layout</w:t>
            </w:r>
            <w:r w:rsidR="000E0AAE">
              <w:rPr>
                <w:rFonts w:cs="Arial"/>
                <w:b/>
              </w:rPr>
              <w:t xml:space="preserve"> (</w:t>
            </w:r>
            <w:r w:rsidR="000E0AAE">
              <w:rPr>
                <w:rFonts w:cs="Arial"/>
                <w:b/>
              </w:rPr>
              <w:fldChar w:fldCharType="begin"/>
            </w:r>
            <w:r w:rsidR="000E0AAE">
              <w:rPr>
                <w:rFonts w:cs="Arial"/>
                <w:b/>
              </w:rPr>
              <w:instrText xml:space="preserve"> REF _Ref113290633 \r \h </w:instrText>
            </w:r>
            <w:r w:rsidR="000E0AAE">
              <w:rPr>
                <w:rFonts w:cs="Arial"/>
                <w:b/>
              </w:rPr>
            </w:r>
            <w:r w:rsidR="000E0AAE">
              <w:rPr>
                <w:rFonts w:cs="Arial"/>
                <w:b/>
              </w:rPr>
              <w:fldChar w:fldCharType="separate"/>
            </w:r>
            <w:r w:rsidR="00EE3F7C">
              <w:rPr>
                <w:rFonts w:cs="Arial"/>
                <w:b/>
              </w:rPr>
              <w:t>5.6</w:t>
            </w:r>
            <w:r w:rsidR="000E0AAE">
              <w:rPr>
                <w:rFonts w:cs="Arial"/>
                <w:b/>
              </w:rPr>
              <w:fldChar w:fldCharType="end"/>
            </w:r>
            <w:r w:rsidR="000E0AAE">
              <w:rPr>
                <w:rFonts w:cs="Arial"/>
                <w:b/>
              </w:rPr>
              <w:t>)</w:t>
            </w:r>
          </w:p>
        </w:tc>
      </w:tr>
      <w:tr w:rsidR="00165A0C" w:rsidRPr="00165A0C" w14:paraId="1222BD4E" w14:textId="77777777" w:rsidTr="00B131AF">
        <w:tc>
          <w:tcPr>
            <w:tcW w:w="5000" w:type="pct"/>
            <w:gridSpan w:val="7"/>
            <w:shd w:val="clear" w:color="auto" w:fill="auto"/>
          </w:tcPr>
          <w:p w14:paraId="76395FF2" w14:textId="77777777" w:rsidR="00165A0C" w:rsidRPr="00165A0C" w:rsidRDefault="00165A0C" w:rsidP="00165A0C">
            <w:pPr>
              <w:spacing w:before="120" w:after="120"/>
              <w:rPr>
                <w:rFonts w:cs="Arial"/>
                <w:b/>
              </w:rPr>
            </w:pPr>
            <w:r w:rsidRPr="00165A0C">
              <w:rPr>
                <w:rFonts w:cs="Arial"/>
                <w:b/>
                <w:u w:val="single"/>
              </w:rPr>
              <w:t>Primitives:</w:t>
            </w:r>
            <w:r w:rsidRPr="00165A0C">
              <w:rPr>
                <w:rFonts w:cs="Arial"/>
                <w:b/>
              </w:rPr>
              <w:t xml:space="preserve"> point, surface</w:t>
            </w:r>
          </w:p>
        </w:tc>
      </w:tr>
      <w:tr w:rsidR="00165A0C" w:rsidRPr="00165A0C" w14:paraId="09839826" w14:textId="77777777" w:rsidTr="00B131AF">
        <w:tc>
          <w:tcPr>
            <w:tcW w:w="1249" w:type="pct"/>
            <w:shd w:val="clear" w:color="auto" w:fill="auto"/>
          </w:tcPr>
          <w:p w14:paraId="59C50C83" w14:textId="77777777" w:rsidR="00165A0C" w:rsidRPr="00165A0C" w:rsidRDefault="00165A0C" w:rsidP="00165A0C">
            <w:pPr>
              <w:spacing w:before="120"/>
              <w:rPr>
                <w:rFonts w:cs="Arial"/>
                <w:i/>
                <w:color w:val="0000FF"/>
                <w:sz w:val="18"/>
              </w:rPr>
            </w:pPr>
            <w:r w:rsidRPr="00165A0C">
              <w:rPr>
                <w:rFonts w:cs="Arial"/>
                <w:i/>
                <w:color w:val="0000FF"/>
                <w:sz w:val="18"/>
              </w:rPr>
              <w:t>Real World</w:t>
            </w:r>
          </w:p>
          <w:p w14:paraId="777DD9C0" w14:textId="77777777" w:rsidR="00165A0C" w:rsidRPr="00165A0C" w:rsidRDefault="00165A0C" w:rsidP="00165A0C">
            <w:pPr>
              <w:spacing w:before="120"/>
              <w:rPr>
                <w:rFonts w:cs="Arial"/>
                <w:i/>
                <w:color w:val="0000FF"/>
                <w:sz w:val="18"/>
              </w:rPr>
            </w:pPr>
          </w:p>
        </w:tc>
        <w:tc>
          <w:tcPr>
            <w:tcW w:w="1667" w:type="pct"/>
            <w:gridSpan w:val="3"/>
            <w:shd w:val="clear" w:color="auto" w:fill="auto"/>
          </w:tcPr>
          <w:p w14:paraId="321784A0" w14:textId="77777777" w:rsidR="00165A0C" w:rsidRPr="00165A0C" w:rsidRDefault="00165A0C" w:rsidP="00165A0C">
            <w:pPr>
              <w:spacing w:before="120"/>
              <w:rPr>
                <w:rFonts w:cs="Arial"/>
                <w:i/>
                <w:color w:val="0000FF"/>
                <w:sz w:val="18"/>
              </w:rPr>
            </w:pPr>
            <w:r w:rsidRPr="00165A0C">
              <w:rPr>
                <w:rFonts w:cs="Arial"/>
                <w:i/>
                <w:color w:val="0000FF"/>
                <w:sz w:val="18"/>
              </w:rPr>
              <w:t>Paper Chart Symbol</w:t>
            </w:r>
          </w:p>
          <w:p w14:paraId="4B47BAED" w14:textId="77777777" w:rsidR="00165A0C" w:rsidRPr="00165A0C" w:rsidRDefault="00165A0C" w:rsidP="00165A0C">
            <w:pPr>
              <w:spacing w:before="120"/>
              <w:rPr>
                <w:rFonts w:cs="Arial"/>
                <w:i/>
                <w:color w:val="0000FF"/>
                <w:sz w:val="18"/>
              </w:rPr>
            </w:pPr>
          </w:p>
        </w:tc>
        <w:tc>
          <w:tcPr>
            <w:tcW w:w="2084" w:type="pct"/>
            <w:gridSpan w:val="3"/>
            <w:shd w:val="clear" w:color="auto" w:fill="auto"/>
          </w:tcPr>
          <w:p w14:paraId="19DAF6E8" w14:textId="77777777" w:rsidR="00165A0C" w:rsidRPr="00165A0C" w:rsidRDefault="00165A0C" w:rsidP="00165A0C">
            <w:pPr>
              <w:spacing w:before="120"/>
              <w:rPr>
                <w:rFonts w:cs="Arial"/>
                <w:i/>
                <w:color w:val="0000FF"/>
                <w:sz w:val="18"/>
              </w:rPr>
            </w:pPr>
            <w:r w:rsidRPr="00165A0C">
              <w:rPr>
                <w:rFonts w:cs="Arial"/>
                <w:i/>
                <w:color w:val="0000FF"/>
                <w:sz w:val="18"/>
              </w:rPr>
              <w:t>ECDIS Symbol</w:t>
            </w:r>
          </w:p>
          <w:p w14:paraId="003EEFD6" w14:textId="77777777" w:rsidR="00165A0C" w:rsidRPr="00165A0C" w:rsidRDefault="00165A0C" w:rsidP="00165A0C">
            <w:pPr>
              <w:spacing w:before="120"/>
              <w:rPr>
                <w:rFonts w:cs="Arial"/>
                <w:i/>
                <w:color w:val="0000FF"/>
                <w:sz w:val="18"/>
              </w:rPr>
            </w:pPr>
          </w:p>
        </w:tc>
      </w:tr>
      <w:tr w:rsidR="00165A0C" w:rsidRPr="00165A0C" w14:paraId="27960B73" w14:textId="77777777" w:rsidTr="00B131AF">
        <w:tc>
          <w:tcPr>
            <w:tcW w:w="1665" w:type="pct"/>
            <w:gridSpan w:val="2"/>
            <w:shd w:val="clear" w:color="auto" w:fill="auto"/>
          </w:tcPr>
          <w:p w14:paraId="18708E26" w14:textId="77777777" w:rsidR="00165A0C" w:rsidRPr="00165A0C" w:rsidRDefault="00165A0C" w:rsidP="00165A0C">
            <w:pPr>
              <w:spacing w:before="120" w:after="120"/>
              <w:rPr>
                <w:rFonts w:cs="Arial"/>
                <w:b/>
              </w:rPr>
            </w:pPr>
            <w:r w:rsidRPr="00165A0C">
              <w:rPr>
                <w:rFonts w:cs="Arial"/>
                <w:b/>
              </w:rPr>
              <w:t>S-10x Attribute</w:t>
            </w:r>
          </w:p>
        </w:tc>
        <w:tc>
          <w:tcPr>
            <w:tcW w:w="834" w:type="pct"/>
            <w:shd w:val="clear" w:color="auto" w:fill="auto"/>
          </w:tcPr>
          <w:p w14:paraId="310A0D54" w14:textId="77777777" w:rsidR="00165A0C" w:rsidRPr="00165A0C" w:rsidRDefault="00165A0C" w:rsidP="00165A0C">
            <w:pPr>
              <w:spacing w:before="120" w:after="120"/>
              <w:rPr>
                <w:rFonts w:cs="Arial"/>
                <w:b/>
              </w:rPr>
            </w:pPr>
            <w:r w:rsidRPr="00165A0C">
              <w:rPr>
                <w:rFonts w:cs="Arial"/>
                <w:b/>
              </w:rPr>
              <w:t>S-57  Acronym</w:t>
            </w:r>
          </w:p>
        </w:tc>
        <w:tc>
          <w:tcPr>
            <w:tcW w:w="1250" w:type="pct"/>
            <w:gridSpan w:val="2"/>
            <w:shd w:val="clear" w:color="auto" w:fill="auto"/>
          </w:tcPr>
          <w:p w14:paraId="69AE2FAF" w14:textId="77777777" w:rsidR="00165A0C" w:rsidRPr="00165A0C" w:rsidRDefault="00165A0C" w:rsidP="00165A0C">
            <w:pPr>
              <w:spacing w:before="120" w:after="120"/>
              <w:rPr>
                <w:rFonts w:cs="Arial"/>
                <w:b/>
              </w:rPr>
            </w:pPr>
            <w:r w:rsidRPr="00165A0C">
              <w:rPr>
                <w:rFonts w:cs="Arial"/>
                <w:b/>
              </w:rPr>
              <w:t>Allowable Encoding Value</w:t>
            </w:r>
          </w:p>
        </w:tc>
        <w:tc>
          <w:tcPr>
            <w:tcW w:w="417" w:type="pct"/>
            <w:shd w:val="clear" w:color="auto" w:fill="auto"/>
          </w:tcPr>
          <w:p w14:paraId="5A683ECD" w14:textId="77777777" w:rsidR="00165A0C" w:rsidRPr="00165A0C" w:rsidRDefault="00165A0C" w:rsidP="00165A0C">
            <w:pPr>
              <w:spacing w:before="120" w:after="120"/>
              <w:rPr>
                <w:rFonts w:cs="Arial"/>
                <w:b/>
              </w:rPr>
            </w:pPr>
            <w:r w:rsidRPr="00165A0C">
              <w:rPr>
                <w:rFonts w:cs="Arial"/>
                <w:b/>
              </w:rPr>
              <w:t>Type</w:t>
            </w:r>
          </w:p>
        </w:tc>
        <w:tc>
          <w:tcPr>
            <w:tcW w:w="834" w:type="pct"/>
            <w:shd w:val="clear" w:color="auto" w:fill="auto"/>
          </w:tcPr>
          <w:p w14:paraId="6C3E281F" w14:textId="77777777" w:rsidR="00165A0C" w:rsidRPr="00165A0C" w:rsidRDefault="00165A0C" w:rsidP="00165A0C">
            <w:pPr>
              <w:spacing w:before="120" w:after="120"/>
              <w:rPr>
                <w:rFonts w:cs="Arial"/>
                <w:b/>
              </w:rPr>
            </w:pPr>
            <w:r w:rsidRPr="00165A0C">
              <w:rPr>
                <w:rFonts w:cs="Arial"/>
                <w:b/>
              </w:rPr>
              <w:t>Multiplicity</w:t>
            </w:r>
          </w:p>
        </w:tc>
      </w:tr>
      <w:tr w:rsidR="00165A0C" w:rsidRPr="00165A0C" w14:paraId="42C91A71" w14:textId="77777777" w:rsidTr="00B131AF">
        <w:tc>
          <w:tcPr>
            <w:tcW w:w="1665" w:type="pct"/>
            <w:gridSpan w:val="2"/>
            <w:shd w:val="clear" w:color="auto" w:fill="auto"/>
          </w:tcPr>
          <w:p w14:paraId="4241FAB1" w14:textId="77777777" w:rsidR="00165A0C" w:rsidRPr="00165A0C" w:rsidRDefault="00165A0C" w:rsidP="00165A0C">
            <w:pPr>
              <w:spacing w:before="120" w:after="120"/>
              <w:rPr>
                <w:rFonts w:cs="Arial"/>
                <w:sz w:val="18"/>
              </w:rPr>
            </w:pPr>
            <w:r w:rsidRPr="00165A0C">
              <w:rPr>
                <w:rFonts w:cs="Arial"/>
                <w:sz w:val="18"/>
              </w:rPr>
              <w:t>Category of Port Section</w:t>
            </w:r>
          </w:p>
        </w:tc>
        <w:tc>
          <w:tcPr>
            <w:tcW w:w="834" w:type="pct"/>
            <w:shd w:val="clear" w:color="auto" w:fill="auto"/>
          </w:tcPr>
          <w:p w14:paraId="783B2FD0" w14:textId="77777777" w:rsidR="00165A0C" w:rsidRPr="00165A0C" w:rsidRDefault="00165A0C" w:rsidP="00165A0C">
            <w:pPr>
              <w:spacing w:before="120" w:after="120"/>
              <w:rPr>
                <w:rFonts w:cs="Arial"/>
                <w:sz w:val="18"/>
              </w:rPr>
            </w:pPr>
          </w:p>
        </w:tc>
        <w:tc>
          <w:tcPr>
            <w:tcW w:w="1250" w:type="pct"/>
            <w:gridSpan w:val="2"/>
            <w:shd w:val="clear" w:color="auto" w:fill="auto"/>
          </w:tcPr>
          <w:p w14:paraId="11A644C3" w14:textId="77777777" w:rsidR="00165A0C" w:rsidRPr="00165A0C" w:rsidRDefault="00165A0C" w:rsidP="00165A0C">
            <w:pPr>
              <w:spacing w:before="120" w:after="120"/>
              <w:rPr>
                <w:rFonts w:cs="Arial"/>
                <w:sz w:val="18"/>
              </w:rPr>
            </w:pPr>
            <w:r w:rsidRPr="00165A0C">
              <w:rPr>
                <w:rFonts w:cs="Arial"/>
                <w:sz w:val="18"/>
              </w:rPr>
              <w:t>1 : Port Fairway</w:t>
            </w:r>
          </w:p>
          <w:p w14:paraId="32A8AC9B" w14:textId="77777777" w:rsidR="00165A0C" w:rsidRPr="00165A0C" w:rsidRDefault="00165A0C" w:rsidP="00165A0C">
            <w:pPr>
              <w:spacing w:before="120" w:after="120"/>
              <w:rPr>
                <w:rFonts w:cs="Arial"/>
                <w:sz w:val="18"/>
              </w:rPr>
            </w:pPr>
            <w:r w:rsidRPr="00165A0C">
              <w:rPr>
                <w:rFonts w:cs="Arial"/>
                <w:sz w:val="18"/>
              </w:rPr>
              <w:t>3 : Berth Pocket</w:t>
            </w:r>
          </w:p>
          <w:p w14:paraId="0BF27FE4" w14:textId="77777777" w:rsidR="00165A0C" w:rsidRPr="00165A0C" w:rsidRDefault="00165A0C" w:rsidP="00165A0C">
            <w:pPr>
              <w:spacing w:before="120" w:after="120"/>
              <w:rPr>
                <w:rFonts w:cs="Arial"/>
                <w:sz w:val="18"/>
              </w:rPr>
            </w:pPr>
            <w:r w:rsidRPr="00165A0C">
              <w:rPr>
                <w:rFonts w:cs="Arial"/>
                <w:sz w:val="18"/>
              </w:rPr>
              <w:t>8 : Seaplane Anchorage</w:t>
            </w:r>
          </w:p>
          <w:p w14:paraId="71210F8A" w14:textId="77777777" w:rsidR="00165A0C" w:rsidRPr="00165A0C" w:rsidRDefault="00165A0C" w:rsidP="00165A0C">
            <w:pPr>
              <w:spacing w:before="120" w:after="120"/>
              <w:rPr>
                <w:rFonts w:cs="Arial"/>
                <w:sz w:val="18"/>
              </w:rPr>
            </w:pPr>
            <w:r w:rsidRPr="00165A0C">
              <w:rPr>
                <w:rFonts w:cs="Arial"/>
                <w:sz w:val="18"/>
              </w:rPr>
              <w:t>9 : Dredged Basin</w:t>
            </w:r>
          </w:p>
          <w:p w14:paraId="1C5E0670" w14:textId="77777777" w:rsidR="00165A0C" w:rsidRPr="00165A0C" w:rsidRDefault="00165A0C" w:rsidP="00165A0C">
            <w:pPr>
              <w:spacing w:before="120" w:after="120"/>
              <w:rPr>
                <w:rFonts w:cs="Arial"/>
                <w:sz w:val="18"/>
              </w:rPr>
            </w:pPr>
            <w:r w:rsidRPr="00165A0C">
              <w:rPr>
                <w:rFonts w:cs="Arial"/>
                <w:sz w:val="18"/>
              </w:rPr>
              <w:t>11 : Port Safety Zone</w:t>
            </w:r>
          </w:p>
          <w:p w14:paraId="5E29C057" w14:textId="77777777" w:rsidR="00165A0C" w:rsidRPr="00165A0C" w:rsidRDefault="00165A0C" w:rsidP="00165A0C">
            <w:pPr>
              <w:spacing w:before="120" w:after="120"/>
              <w:rPr>
                <w:rFonts w:cs="Arial"/>
                <w:sz w:val="18"/>
              </w:rPr>
            </w:pPr>
            <w:r w:rsidRPr="00165A0C">
              <w:rPr>
                <w:rFonts w:cs="Arial"/>
                <w:sz w:val="18"/>
              </w:rPr>
              <w:t>12 : Lay-by Berth</w:t>
            </w:r>
          </w:p>
        </w:tc>
        <w:tc>
          <w:tcPr>
            <w:tcW w:w="417" w:type="pct"/>
            <w:shd w:val="clear" w:color="auto" w:fill="auto"/>
          </w:tcPr>
          <w:p w14:paraId="02C4B8A7" w14:textId="77777777" w:rsidR="00165A0C" w:rsidRPr="00165A0C" w:rsidRDefault="00165A0C" w:rsidP="00165A0C">
            <w:pPr>
              <w:spacing w:before="120" w:after="120"/>
              <w:rPr>
                <w:rFonts w:cs="Arial"/>
                <w:sz w:val="18"/>
              </w:rPr>
            </w:pPr>
            <w:r w:rsidRPr="00165A0C">
              <w:rPr>
                <w:rFonts w:cs="Arial"/>
                <w:sz w:val="18"/>
              </w:rPr>
              <w:t>EN</w:t>
            </w:r>
          </w:p>
        </w:tc>
        <w:tc>
          <w:tcPr>
            <w:tcW w:w="834" w:type="pct"/>
            <w:shd w:val="clear" w:color="auto" w:fill="auto"/>
          </w:tcPr>
          <w:p w14:paraId="4FEC997C"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E105EE3" w14:textId="77777777" w:rsidTr="00B131AF">
        <w:tc>
          <w:tcPr>
            <w:tcW w:w="1665" w:type="pct"/>
            <w:gridSpan w:val="2"/>
            <w:shd w:val="clear" w:color="auto" w:fill="auto"/>
          </w:tcPr>
          <w:p w14:paraId="38083D37" w14:textId="77777777" w:rsidR="00165A0C" w:rsidRPr="00165A0C" w:rsidRDefault="00165A0C" w:rsidP="00165A0C">
            <w:pPr>
              <w:spacing w:before="120" w:after="120"/>
              <w:rPr>
                <w:rFonts w:cs="Arial"/>
                <w:sz w:val="18"/>
              </w:rPr>
            </w:pPr>
            <w:r w:rsidRPr="00165A0C">
              <w:rPr>
                <w:rFonts w:cs="Arial"/>
                <w:sz w:val="18"/>
              </w:rPr>
              <w:t>Category of Harbour Facility</w:t>
            </w:r>
          </w:p>
        </w:tc>
        <w:tc>
          <w:tcPr>
            <w:tcW w:w="834" w:type="pct"/>
            <w:shd w:val="clear" w:color="auto" w:fill="auto"/>
          </w:tcPr>
          <w:p w14:paraId="2F212A7E" w14:textId="77777777" w:rsidR="00165A0C" w:rsidRPr="00165A0C" w:rsidRDefault="00165A0C" w:rsidP="00165A0C">
            <w:pPr>
              <w:spacing w:before="120" w:after="120"/>
              <w:rPr>
                <w:rFonts w:cs="Arial"/>
                <w:sz w:val="18"/>
              </w:rPr>
            </w:pPr>
            <w:r w:rsidRPr="00165A0C">
              <w:rPr>
                <w:rFonts w:cs="Arial"/>
                <w:sz w:val="18"/>
              </w:rPr>
              <w:t>(CATHAF)</w:t>
            </w:r>
          </w:p>
        </w:tc>
        <w:tc>
          <w:tcPr>
            <w:tcW w:w="1250" w:type="pct"/>
            <w:gridSpan w:val="2"/>
            <w:shd w:val="clear" w:color="auto" w:fill="auto"/>
          </w:tcPr>
          <w:p w14:paraId="2667F080" w14:textId="77777777" w:rsidR="00165A0C" w:rsidRPr="00165A0C" w:rsidRDefault="00165A0C" w:rsidP="00165A0C">
            <w:pPr>
              <w:spacing w:before="120" w:after="120"/>
              <w:rPr>
                <w:rFonts w:cs="Arial"/>
                <w:sz w:val="18"/>
              </w:rPr>
            </w:pPr>
            <w:r w:rsidRPr="00165A0C">
              <w:rPr>
                <w:rFonts w:cs="Arial"/>
                <w:sz w:val="18"/>
              </w:rPr>
              <w:t>4 : Fishing Harbour</w:t>
            </w:r>
          </w:p>
          <w:p w14:paraId="7C823856" w14:textId="77777777" w:rsidR="00165A0C" w:rsidRPr="00165A0C" w:rsidRDefault="00165A0C" w:rsidP="00165A0C">
            <w:pPr>
              <w:spacing w:before="120" w:after="120"/>
              <w:rPr>
                <w:rFonts w:cs="Arial"/>
                <w:sz w:val="18"/>
              </w:rPr>
            </w:pPr>
            <w:r w:rsidRPr="00165A0C">
              <w:rPr>
                <w:rFonts w:cs="Arial"/>
                <w:sz w:val="18"/>
              </w:rPr>
              <w:t>5 : Yacht Harbour/Marina</w:t>
            </w:r>
          </w:p>
          <w:p w14:paraId="2AB83347" w14:textId="77777777" w:rsidR="00165A0C" w:rsidRPr="00165A0C" w:rsidRDefault="00165A0C" w:rsidP="00165A0C">
            <w:pPr>
              <w:spacing w:before="120" w:after="120"/>
              <w:rPr>
                <w:rFonts w:cs="Arial"/>
                <w:sz w:val="18"/>
              </w:rPr>
            </w:pPr>
            <w:r w:rsidRPr="00165A0C">
              <w:rPr>
                <w:rFonts w:cs="Arial"/>
                <w:sz w:val="18"/>
              </w:rPr>
              <w:t>6 : Naval Base</w:t>
            </w:r>
          </w:p>
          <w:p w14:paraId="77940454" w14:textId="77777777" w:rsidR="00165A0C" w:rsidRPr="00165A0C" w:rsidRDefault="00165A0C" w:rsidP="00165A0C">
            <w:pPr>
              <w:spacing w:before="120" w:after="120"/>
              <w:rPr>
                <w:rFonts w:cs="Arial"/>
                <w:sz w:val="18"/>
              </w:rPr>
            </w:pPr>
            <w:r w:rsidRPr="00165A0C">
              <w:rPr>
                <w:rFonts w:cs="Arial"/>
                <w:sz w:val="18"/>
              </w:rPr>
              <w:t>9 : Shipyard</w:t>
            </w:r>
          </w:p>
          <w:p w14:paraId="04770D0B" w14:textId="77777777" w:rsidR="00165A0C" w:rsidRPr="00165A0C" w:rsidRDefault="00165A0C" w:rsidP="00165A0C">
            <w:pPr>
              <w:spacing w:before="120" w:after="120"/>
              <w:rPr>
                <w:rFonts w:cs="Arial"/>
                <w:sz w:val="18"/>
              </w:rPr>
            </w:pPr>
            <w:r w:rsidRPr="00165A0C">
              <w:rPr>
                <w:rFonts w:cs="Arial"/>
                <w:sz w:val="18"/>
              </w:rPr>
              <w:t>14 : Service Harbour</w:t>
            </w:r>
          </w:p>
          <w:p w14:paraId="663C22A8" w14:textId="77777777" w:rsidR="00165A0C" w:rsidRPr="00165A0C" w:rsidRDefault="00165A0C" w:rsidP="00165A0C">
            <w:pPr>
              <w:spacing w:before="120" w:after="120"/>
              <w:rPr>
                <w:rFonts w:cs="Arial"/>
                <w:sz w:val="18"/>
              </w:rPr>
            </w:pPr>
            <w:r w:rsidRPr="00165A0C">
              <w:rPr>
                <w:rFonts w:cs="Arial"/>
                <w:sz w:val="18"/>
              </w:rPr>
              <w:t>15 : Pilotage Service</w:t>
            </w:r>
          </w:p>
          <w:p w14:paraId="2C0A61B2" w14:textId="77777777" w:rsidR="00165A0C" w:rsidRPr="00165A0C" w:rsidRDefault="00165A0C" w:rsidP="00165A0C">
            <w:pPr>
              <w:spacing w:before="120" w:after="120"/>
              <w:rPr>
                <w:rFonts w:cs="Arial"/>
                <w:sz w:val="18"/>
              </w:rPr>
            </w:pPr>
            <w:r w:rsidRPr="00165A0C">
              <w:rPr>
                <w:rFonts w:cs="Arial"/>
                <w:sz w:val="18"/>
              </w:rPr>
              <w:t>16 : Service and Repair</w:t>
            </w:r>
          </w:p>
          <w:p w14:paraId="2552BB43" w14:textId="77777777" w:rsidR="00165A0C" w:rsidRPr="00165A0C" w:rsidRDefault="00165A0C" w:rsidP="00165A0C">
            <w:pPr>
              <w:spacing w:before="120" w:after="120"/>
              <w:rPr>
                <w:rFonts w:cs="Arial"/>
                <w:sz w:val="18"/>
              </w:rPr>
            </w:pPr>
            <w:r w:rsidRPr="00165A0C">
              <w:rPr>
                <w:rFonts w:cs="Arial"/>
                <w:sz w:val="18"/>
              </w:rPr>
              <w:t>17 : Quarantine Station</w:t>
            </w:r>
          </w:p>
        </w:tc>
        <w:tc>
          <w:tcPr>
            <w:tcW w:w="417" w:type="pct"/>
            <w:shd w:val="clear" w:color="auto" w:fill="auto"/>
          </w:tcPr>
          <w:p w14:paraId="71E6CBC2" w14:textId="77777777" w:rsidR="00165A0C" w:rsidRPr="00165A0C" w:rsidRDefault="00165A0C" w:rsidP="00165A0C">
            <w:pPr>
              <w:spacing w:before="120" w:after="120"/>
              <w:rPr>
                <w:rFonts w:cs="Arial"/>
                <w:sz w:val="18"/>
              </w:rPr>
            </w:pPr>
            <w:r w:rsidRPr="00165A0C">
              <w:rPr>
                <w:rFonts w:cs="Arial"/>
                <w:sz w:val="18"/>
              </w:rPr>
              <w:t>EN</w:t>
            </w:r>
          </w:p>
        </w:tc>
        <w:tc>
          <w:tcPr>
            <w:tcW w:w="834" w:type="pct"/>
            <w:shd w:val="clear" w:color="auto" w:fill="auto"/>
          </w:tcPr>
          <w:p w14:paraId="3E23CA30"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5BD0758E" w14:textId="77777777" w:rsidTr="00B131AF">
        <w:tc>
          <w:tcPr>
            <w:tcW w:w="1665" w:type="pct"/>
            <w:gridSpan w:val="2"/>
            <w:shd w:val="clear" w:color="auto" w:fill="auto"/>
          </w:tcPr>
          <w:p w14:paraId="5515274B" w14:textId="77777777" w:rsidR="00165A0C" w:rsidRPr="00165A0C" w:rsidRDefault="00165A0C" w:rsidP="00165A0C">
            <w:pPr>
              <w:spacing w:before="120" w:after="120"/>
              <w:rPr>
                <w:rFonts w:cs="Arial"/>
                <w:sz w:val="18"/>
              </w:rPr>
            </w:pPr>
            <w:r w:rsidRPr="00165A0C">
              <w:rPr>
                <w:rFonts w:cs="Arial"/>
                <w:sz w:val="18"/>
              </w:rPr>
              <w:t>ISPS Level</w:t>
            </w:r>
          </w:p>
        </w:tc>
        <w:tc>
          <w:tcPr>
            <w:tcW w:w="834" w:type="pct"/>
            <w:shd w:val="clear" w:color="auto" w:fill="auto"/>
          </w:tcPr>
          <w:p w14:paraId="279159C4" w14:textId="77777777" w:rsidR="00165A0C" w:rsidRPr="00165A0C" w:rsidRDefault="00165A0C" w:rsidP="00165A0C">
            <w:pPr>
              <w:spacing w:before="120" w:after="120"/>
              <w:rPr>
                <w:rFonts w:cs="Arial"/>
                <w:sz w:val="18"/>
              </w:rPr>
            </w:pPr>
          </w:p>
        </w:tc>
        <w:tc>
          <w:tcPr>
            <w:tcW w:w="1250" w:type="pct"/>
            <w:gridSpan w:val="2"/>
            <w:shd w:val="clear" w:color="auto" w:fill="auto"/>
          </w:tcPr>
          <w:p w14:paraId="0E2D6ECD" w14:textId="77777777" w:rsidR="00165A0C" w:rsidRPr="00165A0C" w:rsidRDefault="00165A0C" w:rsidP="00165A0C">
            <w:pPr>
              <w:spacing w:before="120" w:after="120"/>
              <w:rPr>
                <w:rFonts w:cs="Arial"/>
                <w:sz w:val="18"/>
              </w:rPr>
            </w:pPr>
            <w:r w:rsidRPr="00165A0C">
              <w:rPr>
                <w:rFonts w:cs="Arial"/>
                <w:sz w:val="18"/>
              </w:rPr>
              <w:t>1 : ISPS Level 1</w:t>
            </w:r>
          </w:p>
          <w:p w14:paraId="0000639A" w14:textId="77777777" w:rsidR="00165A0C" w:rsidRPr="00165A0C" w:rsidRDefault="00165A0C" w:rsidP="00165A0C">
            <w:pPr>
              <w:spacing w:before="120" w:after="120"/>
              <w:rPr>
                <w:rFonts w:cs="Arial"/>
                <w:sz w:val="18"/>
              </w:rPr>
            </w:pPr>
            <w:r w:rsidRPr="00165A0C">
              <w:rPr>
                <w:rFonts w:cs="Arial"/>
                <w:sz w:val="18"/>
              </w:rPr>
              <w:t>2 : ISPS Level 2</w:t>
            </w:r>
          </w:p>
          <w:p w14:paraId="29F9B61B" w14:textId="77777777" w:rsidR="00165A0C" w:rsidRPr="00165A0C" w:rsidRDefault="00165A0C" w:rsidP="00165A0C">
            <w:pPr>
              <w:spacing w:before="120" w:after="120"/>
              <w:rPr>
                <w:rFonts w:cs="Arial"/>
                <w:sz w:val="18"/>
              </w:rPr>
            </w:pPr>
            <w:r w:rsidRPr="00165A0C">
              <w:rPr>
                <w:rFonts w:cs="Arial"/>
                <w:sz w:val="18"/>
              </w:rPr>
              <w:t>3 : ISPS Level 3</w:t>
            </w:r>
          </w:p>
        </w:tc>
        <w:tc>
          <w:tcPr>
            <w:tcW w:w="417" w:type="pct"/>
            <w:shd w:val="clear" w:color="auto" w:fill="auto"/>
          </w:tcPr>
          <w:p w14:paraId="6BCBF543" w14:textId="77777777" w:rsidR="00165A0C" w:rsidRPr="00165A0C" w:rsidRDefault="00165A0C" w:rsidP="00165A0C">
            <w:pPr>
              <w:spacing w:before="120" w:after="120"/>
              <w:rPr>
                <w:rFonts w:cs="Arial"/>
                <w:sz w:val="18"/>
              </w:rPr>
            </w:pPr>
            <w:r w:rsidRPr="00165A0C">
              <w:rPr>
                <w:rFonts w:cs="Arial"/>
                <w:sz w:val="18"/>
              </w:rPr>
              <w:t>EN</w:t>
            </w:r>
          </w:p>
        </w:tc>
        <w:tc>
          <w:tcPr>
            <w:tcW w:w="834" w:type="pct"/>
            <w:shd w:val="clear" w:color="auto" w:fill="auto"/>
          </w:tcPr>
          <w:p w14:paraId="0A8CEF99"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EE490CC" w14:textId="77777777" w:rsidTr="00B131AF">
        <w:tc>
          <w:tcPr>
            <w:tcW w:w="1665" w:type="pct"/>
            <w:gridSpan w:val="2"/>
            <w:shd w:val="clear" w:color="auto" w:fill="auto"/>
          </w:tcPr>
          <w:p w14:paraId="673AB288" w14:textId="77777777" w:rsidR="00165A0C" w:rsidRPr="00165A0C" w:rsidRDefault="00165A0C" w:rsidP="00165A0C">
            <w:pPr>
              <w:spacing w:before="120" w:after="120"/>
              <w:rPr>
                <w:rFonts w:cs="Arial"/>
                <w:sz w:val="18"/>
              </w:rPr>
            </w:pPr>
            <w:r w:rsidRPr="00165A0C">
              <w:rPr>
                <w:rFonts w:cs="Arial"/>
                <w:sz w:val="18"/>
              </w:rPr>
              <w:t>Facilities Layout Description</w:t>
            </w:r>
          </w:p>
        </w:tc>
        <w:tc>
          <w:tcPr>
            <w:tcW w:w="834" w:type="pct"/>
            <w:shd w:val="clear" w:color="auto" w:fill="auto"/>
          </w:tcPr>
          <w:p w14:paraId="51E00577" w14:textId="77777777" w:rsidR="00165A0C" w:rsidRPr="00165A0C" w:rsidRDefault="00165A0C" w:rsidP="00165A0C">
            <w:pPr>
              <w:spacing w:before="120" w:after="120"/>
              <w:rPr>
                <w:rFonts w:cs="Arial"/>
                <w:sz w:val="18"/>
              </w:rPr>
            </w:pPr>
          </w:p>
        </w:tc>
        <w:tc>
          <w:tcPr>
            <w:tcW w:w="1250" w:type="pct"/>
            <w:gridSpan w:val="2"/>
            <w:shd w:val="clear" w:color="auto" w:fill="auto"/>
          </w:tcPr>
          <w:p w14:paraId="1A3E7BF3" w14:textId="77777777" w:rsidR="00165A0C" w:rsidRPr="00165A0C" w:rsidRDefault="00165A0C" w:rsidP="00165A0C">
            <w:pPr>
              <w:spacing w:before="120" w:after="120"/>
              <w:rPr>
                <w:rFonts w:cs="Arial"/>
                <w:sz w:val="18"/>
              </w:rPr>
            </w:pPr>
          </w:p>
        </w:tc>
        <w:tc>
          <w:tcPr>
            <w:tcW w:w="417" w:type="pct"/>
            <w:shd w:val="clear" w:color="auto" w:fill="auto"/>
          </w:tcPr>
          <w:p w14:paraId="6A25EB52" w14:textId="77777777" w:rsidR="00165A0C" w:rsidRPr="00165A0C" w:rsidRDefault="00165A0C" w:rsidP="00165A0C">
            <w:pPr>
              <w:spacing w:before="120" w:after="120"/>
              <w:rPr>
                <w:rFonts w:cs="Arial"/>
                <w:sz w:val="18"/>
              </w:rPr>
            </w:pPr>
            <w:r w:rsidRPr="00165A0C">
              <w:rPr>
                <w:rFonts w:cs="Arial"/>
                <w:sz w:val="18"/>
              </w:rPr>
              <w:t>C</w:t>
            </w:r>
          </w:p>
        </w:tc>
        <w:tc>
          <w:tcPr>
            <w:tcW w:w="834" w:type="pct"/>
            <w:shd w:val="clear" w:color="auto" w:fill="auto"/>
          </w:tcPr>
          <w:p w14:paraId="4BC1A505"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5F76D58" w14:textId="77777777" w:rsidTr="00B131AF">
        <w:tc>
          <w:tcPr>
            <w:tcW w:w="1665" w:type="pct"/>
            <w:gridSpan w:val="2"/>
            <w:shd w:val="clear" w:color="auto" w:fill="auto"/>
          </w:tcPr>
          <w:p w14:paraId="0193D61A" w14:textId="77777777" w:rsidR="00165A0C" w:rsidRPr="00165A0C" w:rsidRDefault="00165A0C" w:rsidP="00165A0C">
            <w:pPr>
              <w:spacing w:before="120" w:after="120"/>
              <w:rPr>
                <w:rFonts w:cs="Arial"/>
                <w:sz w:val="18"/>
              </w:rPr>
            </w:pPr>
            <w:r w:rsidRPr="00165A0C">
              <w:rPr>
                <w:rFonts w:cs="Arial"/>
                <w:sz w:val="18"/>
              </w:rPr>
              <w:t xml:space="preserve">   Text Content</w:t>
            </w:r>
          </w:p>
        </w:tc>
        <w:tc>
          <w:tcPr>
            <w:tcW w:w="834" w:type="pct"/>
            <w:shd w:val="clear" w:color="auto" w:fill="auto"/>
          </w:tcPr>
          <w:p w14:paraId="1F895DD1" w14:textId="77777777" w:rsidR="00165A0C" w:rsidRPr="00165A0C" w:rsidRDefault="00165A0C" w:rsidP="00165A0C">
            <w:pPr>
              <w:spacing w:before="120" w:after="120"/>
              <w:rPr>
                <w:rFonts w:cs="Arial"/>
                <w:sz w:val="18"/>
              </w:rPr>
            </w:pPr>
          </w:p>
        </w:tc>
        <w:tc>
          <w:tcPr>
            <w:tcW w:w="1250" w:type="pct"/>
            <w:gridSpan w:val="2"/>
            <w:shd w:val="clear" w:color="auto" w:fill="auto"/>
          </w:tcPr>
          <w:p w14:paraId="73E0E182" w14:textId="77777777" w:rsidR="00165A0C" w:rsidRPr="00165A0C" w:rsidRDefault="00165A0C" w:rsidP="00165A0C">
            <w:pPr>
              <w:spacing w:before="120" w:after="120"/>
              <w:rPr>
                <w:rFonts w:cs="Arial"/>
                <w:sz w:val="18"/>
              </w:rPr>
            </w:pPr>
          </w:p>
        </w:tc>
        <w:tc>
          <w:tcPr>
            <w:tcW w:w="417" w:type="pct"/>
            <w:shd w:val="clear" w:color="auto" w:fill="auto"/>
          </w:tcPr>
          <w:p w14:paraId="1538219E" w14:textId="77777777" w:rsidR="00165A0C" w:rsidRPr="00165A0C" w:rsidRDefault="00165A0C" w:rsidP="00165A0C">
            <w:pPr>
              <w:spacing w:before="120" w:after="120"/>
              <w:rPr>
                <w:rFonts w:cs="Arial"/>
                <w:sz w:val="18"/>
              </w:rPr>
            </w:pPr>
            <w:r w:rsidRPr="00165A0C">
              <w:rPr>
                <w:rFonts w:cs="Arial"/>
                <w:sz w:val="18"/>
              </w:rPr>
              <w:t>(S) C</w:t>
            </w:r>
          </w:p>
        </w:tc>
        <w:tc>
          <w:tcPr>
            <w:tcW w:w="834" w:type="pct"/>
            <w:shd w:val="clear" w:color="auto" w:fill="auto"/>
          </w:tcPr>
          <w:p w14:paraId="256E5D20" w14:textId="77777777" w:rsidR="00165A0C" w:rsidRPr="00165A0C" w:rsidRDefault="00165A0C" w:rsidP="00165A0C">
            <w:pPr>
              <w:spacing w:before="120" w:after="120"/>
              <w:rPr>
                <w:rFonts w:cs="Arial"/>
                <w:sz w:val="18"/>
              </w:rPr>
            </w:pPr>
            <w:r w:rsidRPr="00165A0C">
              <w:rPr>
                <w:rFonts w:cs="Arial"/>
                <w:sz w:val="18"/>
              </w:rPr>
              <w:t>1, *</w:t>
            </w:r>
          </w:p>
        </w:tc>
      </w:tr>
      <w:tr w:rsidR="00165A0C" w:rsidRPr="00165A0C" w14:paraId="2B6E2B39" w14:textId="77777777" w:rsidTr="00B131AF">
        <w:tc>
          <w:tcPr>
            <w:tcW w:w="1665" w:type="pct"/>
            <w:gridSpan w:val="2"/>
            <w:shd w:val="clear" w:color="auto" w:fill="auto"/>
          </w:tcPr>
          <w:p w14:paraId="502A7ED7" w14:textId="77777777" w:rsidR="00165A0C" w:rsidRPr="00165A0C" w:rsidRDefault="00165A0C" w:rsidP="00165A0C">
            <w:pPr>
              <w:spacing w:before="120" w:after="120"/>
              <w:rPr>
                <w:rFonts w:cs="Arial"/>
                <w:sz w:val="18"/>
              </w:rPr>
            </w:pPr>
            <w:r w:rsidRPr="00165A0C">
              <w:rPr>
                <w:rFonts w:cs="Arial"/>
                <w:sz w:val="18"/>
              </w:rPr>
              <w:t xml:space="preserve">      Category of text</w:t>
            </w:r>
          </w:p>
        </w:tc>
        <w:tc>
          <w:tcPr>
            <w:tcW w:w="834" w:type="pct"/>
            <w:shd w:val="clear" w:color="auto" w:fill="auto"/>
          </w:tcPr>
          <w:p w14:paraId="0950EEF3" w14:textId="77777777" w:rsidR="00165A0C" w:rsidRPr="00165A0C" w:rsidRDefault="00165A0C" w:rsidP="00165A0C">
            <w:pPr>
              <w:spacing w:before="120" w:after="120"/>
              <w:rPr>
                <w:rFonts w:cs="Arial"/>
                <w:sz w:val="18"/>
              </w:rPr>
            </w:pPr>
          </w:p>
        </w:tc>
        <w:tc>
          <w:tcPr>
            <w:tcW w:w="1250" w:type="pct"/>
            <w:gridSpan w:val="2"/>
            <w:shd w:val="clear" w:color="auto" w:fill="auto"/>
          </w:tcPr>
          <w:p w14:paraId="00EBA8E3" w14:textId="77777777" w:rsidR="00165A0C" w:rsidRPr="00165A0C" w:rsidRDefault="00165A0C" w:rsidP="00165A0C">
            <w:pPr>
              <w:spacing w:before="120" w:after="120"/>
              <w:rPr>
                <w:rFonts w:cs="Arial"/>
                <w:sz w:val="18"/>
              </w:rPr>
            </w:pPr>
            <w:r w:rsidRPr="00165A0C">
              <w:rPr>
                <w:rFonts w:cs="Arial"/>
                <w:sz w:val="18"/>
              </w:rPr>
              <w:t>1 : Abstract or Summary</w:t>
            </w:r>
          </w:p>
          <w:p w14:paraId="6BBAC050" w14:textId="77777777" w:rsidR="00165A0C" w:rsidRPr="00165A0C" w:rsidRDefault="00165A0C" w:rsidP="00165A0C">
            <w:pPr>
              <w:spacing w:before="120" w:after="120"/>
              <w:rPr>
                <w:rFonts w:cs="Arial"/>
                <w:sz w:val="18"/>
              </w:rPr>
            </w:pPr>
            <w:r w:rsidRPr="00165A0C">
              <w:rPr>
                <w:rFonts w:cs="Arial"/>
                <w:sz w:val="18"/>
              </w:rPr>
              <w:t>2 : Extract</w:t>
            </w:r>
          </w:p>
          <w:p w14:paraId="7670B193" w14:textId="77777777" w:rsidR="00165A0C" w:rsidRPr="00165A0C" w:rsidRDefault="00165A0C" w:rsidP="00165A0C">
            <w:pPr>
              <w:spacing w:before="120" w:after="120"/>
              <w:rPr>
                <w:rFonts w:cs="Arial"/>
                <w:sz w:val="18"/>
              </w:rPr>
            </w:pPr>
            <w:r w:rsidRPr="00165A0C">
              <w:rPr>
                <w:rFonts w:cs="Arial"/>
                <w:sz w:val="18"/>
              </w:rPr>
              <w:t>3 : Full Text</w:t>
            </w:r>
          </w:p>
        </w:tc>
        <w:tc>
          <w:tcPr>
            <w:tcW w:w="417" w:type="pct"/>
            <w:shd w:val="clear" w:color="auto" w:fill="auto"/>
          </w:tcPr>
          <w:p w14:paraId="5C594B2A" w14:textId="77777777" w:rsidR="00165A0C" w:rsidRPr="00165A0C" w:rsidRDefault="00165A0C" w:rsidP="00165A0C">
            <w:pPr>
              <w:spacing w:before="120" w:after="120"/>
              <w:rPr>
                <w:rFonts w:cs="Arial"/>
                <w:sz w:val="18"/>
              </w:rPr>
            </w:pPr>
            <w:r w:rsidRPr="00165A0C">
              <w:rPr>
                <w:rFonts w:cs="Arial"/>
                <w:sz w:val="18"/>
              </w:rPr>
              <w:t>(S) EN</w:t>
            </w:r>
          </w:p>
        </w:tc>
        <w:tc>
          <w:tcPr>
            <w:tcW w:w="834" w:type="pct"/>
            <w:shd w:val="clear" w:color="auto" w:fill="auto"/>
          </w:tcPr>
          <w:p w14:paraId="68A56059"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DD55460" w14:textId="77777777" w:rsidTr="00B131AF">
        <w:tc>
          <w:tcPr>
            <w:tcW w:w="1665" w:type="pct"/>
            <w:gridSpan w:val="2"/>
            <w:shd w:val="clear" w:color="auto" w:fill="auto"/>
          </w:tcPr>
          <w:p w14:paraId="3C7CEAF8" w14:textId="77777777" w:rsidR="00165A0C" w:rsidRPr="00165A0C" w:rsidRDefault="00165A0C" w:rsidP="00165A0C">
            <w:pPr>
              <w:spacing w:before="120" w:after="120"/>
              <w:rPr>
                <w:rFonts w:cs="Arial"/>
                <w:sz w:val="18"/>
              </w:rPr>
            </w:pPr>
            <w:r w:rsidRPr="00165A0C">
              <w:rPr>
                <w:rFonts w:cs="Arial"/>
                <w:sz w:val="18"/>
              </w:rPr>
              <w:t xml:space="preserve">      Information</w:t>
            </w:r>
          </w:p>
        </w:tc>
        <w:tc>
          <w:tcPr>
            <w:tcW w:w="834" w:type="pct"/>
            <w:shd w:val="clear" w:color="auto" w:fill="auto"/>
          </w:tcPr>
          <w:p w14:paraId="1F4F0DF4" w14:textId="77777777" w:rsidR="00165A0C" w:rsidRPr="00165A0C" w:rsidRDefault="00165A0C" w:rsidP="00165A0C">
            <w:pPr>
              <w:spacing w:before="120" w:after="120"/>
              <w:rPr>
                <w:rFonts w:cs="Arial"/>
                <w:sz w:val="18"/>
              </w:rPr>
            </w:pPr>
          </w:p>
        </w:tc>
        <w:tc>
          <w:tcPr>
            <w:tcW w:w="1250" w:type="pct"/>
            <w:gridSpan w:val="2"/>
            <w:shd w:val="clear" w:color="auto" w:fill="auto"/>
          </w:tcPr>
          <w:p w14:paraId="36D705A9" w14:textId="77777777" w:rsidR="00165A0C" w:rsidRPr="00165A0C" w:rsidRDefault="00165A0C" w:rsidP="00165A0C">
            <w:pPr>
              <w:spacing w:before="120" w:after="120"/>
              <w:rPr>
                <w:rFonts w:cs="Arial"/>
                <w:sz w:val="18"/>
              </w:rPr>
            </w:pPr>
          </w:p>
        </w:tc>
        <w:tc>
          <w:tcPr>
            <w:tcW w:w="417" w:type="pct"/>
            <w:shd w:val="clear" w:color="auto" w:fill="auto"/>
          </w:tcPr>
          <w:p w14:paraId="7200EAD3" w14:textId="77777777" w:rsidR="00165A0C" w:rsidRPr="00165A0C" w:rsidRDefault="00165A0C" w:rsidP="00165A0C">
            <w:pPr>
              <w:spacing w:before="120" w:after="120"/>
              <w:rPr>
                <w:rFonts w:cs="Arial"/>
                <w:sz w:val="18"/>
              </w:rPr>
            </w:pPr>
            <w:r w:rsidRPr="00165A0C">
              <w:rPr>
                <w:rFonts w:cs="Arial"/>
                <w:sz w:val="18"/>
              </w:rPr>
              <w:t>(S) C</w:t>
            </w:r>
          </w:p>
        </w:tc>
        <w:tc>
          <w:tcPr>
            <w:tcW w:w="834" w:type="pct"/>
            <w:shd w:val="clear" w:color="auto" w:fill="auto"/>
          </w:tcPr>
          <w:p w14:paraId="283D96F7"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73246A8C" w14:textId="77777777" w:rsidTr="00B131AF">
        <w:tc>
          <w:tcPr>
            <w:tcW w:w="1665" w:type="pct"/>
            <w:gridSpan w:val="2"/>
            <w:shd w:val="clear" w:color="auto" w:fill="auto"/>
          </w:tcPr>
          <w:p w14:paraId="5C12CE20" w14:textId="77777777" w:rsidR="00165A0C" w:rsidRPr="00165A0C" w:rsidRDefault="00165A0C" w:rsidP="00165A0C">
            <w:pPr>
              <w:spacing w:before="120" w:after="120"/>
              <w:rPr>
                <w:rFonts w:cs="Arial"/>
                <w:sz w:val="18"/>
              </w:rPr>
            </w:pPr>
            <w:r w:rsidRPr="00165A0C">
              <w:rPr>
                <w:rFonts w:cs="Arial"/>
                <w:sz w:val="18"/>
              </w:rPr>
              <w:t xml:space="preserve">         File Locator</w:t>
            </w:r>
          </w:p>
        </w:tc>
        <w:tc>
          <w:tcPr>
            <w:tcW w:w="834" w:type="pct"/>
            <w:shd w:val="clear" w:color="auto" w:fill="auto"/>
          </w:tcPr>
          <w:p w14:paraId="587A8700" w14:textId="77777777" w:rsidR="00165A0C" w:rsidRPr="00165A0C" w:rsidRDefault="00165A0C" w:rsidP="00165A0C">
            <w:pPr>
              <w:spacing w:before="120" w:after="120"/>
              <w:rPr>
                <w:rFonts w:cs="Arial"/>
                <w:sz w:val="18"/>
              </w:rPr>
            </w:pPr>
          </w:p>
        </w:tc>
        <w:tc>
          <w:tcPr>
            <w:tcW w:w="1250" w:type="pct"/>
            <w:gridSpan w:val="2"/>
            <w:shd w:val="clear" w:color="auto" w:fill="auto"/>
          </w:tcPr>
          <w:p w14:paraId="6F9A01FC" w14:textId="77777777" w:rsidR="00165A0C" w:rsidRPr="00165A0C" w:rsidRDefault="00165A0C" w:rsidP="00165A0C">
            <w:pPr>
              <w:spacing w:before="120" w:after="120"/>
              <w:rPr>
                <w:rFonts w:cs="Arial"/>
                <w:sz w:val="18"/>
              </w:rPr>
            </w:pPr>
          </w:p>
        </w:tc>
        <w:tc>
          <w:tcPr>
            <w:tcW w:w="417" w:type="pct"/>
            <w:shd w:val="clear" w:color="auto" w:fill="auto"/>
          </w:tcPr>
          <w:p w14:paraId="024B0B79"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1403DC3A"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C4F57CA" w14:textId="77777777" w:rsidTr="00B131AF">
        <w:tc>
          <w:tcPr>
            <w:tcW w:w="1665" w:type="pct"/>
            <w:gridSpan w:val="2"/>
            <w:shd w:val="clear" w:color="auto" w:fill="auto"/>
          </w:tcPr>
          <w:p w14:paraId="571866A8" w14:textId="77777777" w:rsidR="00165A0C" w:rsidRPr="00165A0C" w:rsidRDefault="00165A0C" w:rsidP="00165A0C">
            <w:pPr>
              <w:spacing w:before="120" w:after="120"/>
              <w:rPr>
                <w:rFonts w:cs="Arial"/>
                <w:sz w:val="18"/>
              </w:rPr>
            </w:pPr>
            <w:r w:rsidRPr="00165A0C">
              <w:rPr>
                <w:rFonts w:cs="Arial"/>
                <w:sz w:val="18"/>
              </w:rPr>
              <w:lastRenderedPageBreak/>
              <w:t xml:space="preserve">         File Reference</w:t>
            </w:r>
          </w:p>
        </w:tc>
        <w:tc>
          <w:tcPr>
            <w:tcW w:w="834" w:type="pct"/>
            <w:shd w:val="clear" w:color="auto" w:fill="auto"/>
          </w:tcPr>
          <w:p w14:paraId="5E272727" w14:textId="77777777" w:rsidR="00165A0C" w:rsidRPr="00165A0C" w:rsidRDefault="00165A0C" w:rsidP="00165A0C">
            <w:pPr>
              <w:spacing w:before="120" w:after="120"/>
              <w:rPr>
                <w:rFonts w:cs="Arial"/>
                <w:sz w:val="18"/>
              </w:rPr>
            </w:pPr>
            <w:r w:rsidRPr="00165A0C">
              <w:rPr>
                <w:rFonts w:cs="Arial"/>
                <w:sz w:val="18"/>
              </w:rPr>
              <w:t>(TXTDSC)</w:t>
            </w:r>
          </w:p>
        </w:tc>
        <w:tc>
          <w:tcPr>
            <w:tcW w:w="1250" w:type="pct"/>
            <w:gridSpan w:val="2"/>
            <w:shd w:val="clear" w:color="auto" w:fill="auto"/>
          </w:tcPr>
          <w:p w14:paraId="1F15E121" w14:textId="77777777" w:rsidR="00165A0C" w:rsidRPr="00165A0C" w:rsidRDefault="00165A0C" w:rsidP="00165A0C">
            <w:pPr>
              <w:spacing w:before="120" w:after="120"/>
              <w:rPr>
                <w:rFonts w:cs="Arial"/>
                <w:sz w:val="18"/>
              </w:rPr>
            </w:pPr>
          </w:p>
        </w:tc>
        <w:tc>
          <w:tcPr>
            <w:tcW w:w="417" w:type="pct"/>
            <w:shd w:val="clear" w:color="auto" w:fill="auto"/>
          </w:tcPr>
          <w:p w14:paraId="256A804A"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01C84D6F"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7567A74" w14:textId="77777777" w:rsidTr="00B131AF">
        <w:tc>
          <w:tcPr>
            <w:tcW w:w="1665" w:type="pct"/>
            <w:gridSpan w:val="2"/>
            <w:shd w:val="clear" w:color="auto" w:fill="auto"/>
          </w:tcPr>
          <w:p w14:paraId="0AE7D0A2" w14:textId="77777777" w:rsidR="00165A0C" w:rsidRPr="00165A0C" w:rsidRDefault="00165A0C" w:rsidP="00165A0C">
            <w:pPr>
              <w:spacing w:before="120" w:after="120"/>
              <w:rPr>
                <w:rFonts w:cs="Arial"/>
                <w:sz w:val="18"/>
              </w:rPr>
            </w:pPr>
            <w:r w:rsidRPr="00165A0C">
              <w:rPr>
                <w:rFonts w:cs="Arial"/>
                <w:sz w:val="18"/>
              </w:rPr>
              <w:t xml:space="preserve">         Headline</w:t>
            </w:r>
          </w:p>
        </w:tc>
        <w:tc>
          <w:tcPr>
            <w:tcW w:w="834" w:type="pct"/>
            <w:shd w:val="clear" w:color="auto" w:fill="auto"/>
          </w:tcPr>
          <w:p w14:paraId="7A3B7EC9" w14:textId="77777777" w:rsidR="00165A0C" w:rsidRPr="00165A0C" w:rsidRDefault="00165A0C" w:rsidP="00165A0C">
            <w:pPr>
              <w:spacing w:before="120" w:after="120"/>
              <w:rPr>
                <w:rFonts w:cs="Arial"/>
                <w:sz w:val="18"/>
              </w:rPr>
            </w:pPr>
          </w:p>
        </w:tc>
        <w:tc>
          <w:tcPr>
            <w:tcW w:w="1250" w:type="pct"/>
            <w:gridSpan w:val="2"/>
            <w:shd w:val="clear" w:color="auto" w:fill="auto"/>
          </w:tcPr>
          <w:p w14:paraId="577BDE1A" w14:textId="77777777" w:rsidR="00165A0C" w:rsidRPr="00165A0C" w:rsidRDefault="00165A0C" w:rsidP="00165A0C">
            <w:pPr>
              <w:spacing w:before="120" w:after="120"/>
              <w:rPr>
                <w:rFonts w:cs="Arial"/>
                <w:sz w:val="18"/>
              </w:rPr>
            </w:pPr>
          </w:p>
        </w:tc>
        <w:tc>
          <w:tcPr>
            <w:tcW w:w="417" w:type="pct"/>
            <w:shd w:val="clear" w:color="auto" w:fill="auto"/>
          </w:tcPr>
          <w:p w14:paraId="460479AA"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34BC5004" w14:textId="77777777" w:rsidR="00165A0C" w:rsidRPr="00165A0C" w:rsidRDefault="00165A0C" w:rsidP="00165A0C">
            <w:pPr>
              <w:spacing w:before="120" w:after="120"/>
              <w:rPr>
                <w:rFonts w:cs="Arial"/>
                <w:sz w:val="18"/>
              </w:rPr>
            </w:pPr>
            <w:r w:rsidRPr="00165A0C">
              <w:rPr>
                <w:rFonts w:cs="Arial"/>
                <w:sz w:val="18"/>
              </w:rPr>
              <w:t>0, * (ordered)</w:t>
            </w:r>
          </w:p>
        </w:tc>
      </w:tr>
      <w:tr w:rsidR="00165A0C" w:rsidRPr="00165A0C" w14:paraId="1C593859" w14:textId="77777777" w:rsidTr="00B131AF">
        <w:tc>
          <w:tcPr>
            <w:tcW w:w="1665" w:type="pct"/>
            <w:gridSpan w:val="2"/>
            <w:shd w:val="clear" w:color="auto" w:fill="auto"/>
          </w:tcPr>
          <w:p w14:paraId="0BA4752F" w14:textId="77777777" w:rsidR="00165A0C" w:rsidRPr="00165A0C" w:rsidRDefault="00165A0C" w:rsidP="00165A0C">
            <w:pPr>
              <w:spacing w:before="120" w:after="120"/>
              <w:rPr>
                <w:rFonts w:cs="Arial"/>
                <w:sz w:val="18"/>
              </w:rPr>
            </w:pPr>
            <w:r w:rsidRPr="00165A0C">
              <w:rPr>
                <w:rFonts w:cs="Arial"/>
                <w:sz w:val="18"/>
              </w:rPr>
              <w:t xml:space="preserve">         Language</w:t>
            </w:r>
          </w:p>
        </w:tc>
        <w:tc>
          <w:tcPr>
            <w:tcW w:w="834" w:type="pct"/>
            <w:shd w:val="clear" w:color="auto" w:fill="auto"/>
          </w:tcPr>
          <w:p w14:paraId="3F3032AA" w14:textId="77777777" w:rsidR="00165A0C" w:rsidRPr="00165A0C" w:rsidRDefault="00165A0C" w:rsidP="00165A0C">
            <w:pPr>
              <w:spacing w:before="120" w:after="120"/>
              <w:rPr>
                <w:rFonts w:cs="Arial"/>
                <w:sz w:val="18"/>
              </w:rPr>
            </w:pPr>
          </w:p>
        </w:tc>
        <w:tc>
          <w:tcPr>
            <w:tcW w:w="1250" w:type="pct"/>
            <w:gridSpan w:val="2"/>
            <w:shd w:val="clear" w:color="auto" w:fill="auto"/>
          </w:tcPr>
          <w:p w14:paraId="37146C24" w14:textId="77777777" w:rsidR="00165A0C" w:rsidRPr="00165A0C" w:rsidRDefault="00165A0C" w:rsidP="00165A0C">
            <w:pPr>
              <w:spacing w:before="120" w:after="120"/>
              <w:rPr>
                <w:rFonts w:cs="Arial"/>
                <w:sz w:val="18"/>
              </w:rPr>
            </w:pPr>
          </w:p>
        </w:tc>
        <w:tc>
          <w:tcPr>
            <w:tcW w:w="417" w:type="pct"/>
            <w:shd w:val="clear" w:color="auto" w:fill="auto"/>
          </w:tcPr>
          <w:p w14:paraId="25856664"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09B5BE7B"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B5F0729" w14:textId="77777777" w:rsidTr="00B131AF">
        <w:tc>
          <w:tcPr>
            <w:tcW w:w="1665" w:type="pct"/>
            <w:gridSpan w:val="2"/>
            <w:shd w:val="clear" w:color="auto" w:fill="auto"/>
          </w:tcPr>
          <w:p w14:paraId="25D362A2" w14:textId="77777777" w:rsidR="00165A0C" w:rsidRPr="00165A0C" w:rsidRDefault="00165A0C" w:rsidP="00165A0C">
            <w:pPr>
              <w:spacing w:before="120" w:after="120"/>
              <w:rPr>
                <w:rFonts w:cs="Arial"/>
                <w:sz w:val="18"/>
              </w:rPr>
            </w:pPr>
            <w:r w:rsidRPr="00165A0C">
              <w:rPr>
                <w:rFonts w:cs="Arial"/>
                <w:sz w:val="18"/>
              </w:rPr>
              <w:t xml:space="preserve">         Text</w:t>
            </w:r>
          </w:p>
        </w:tc>
        <w:tc>
          <w:tcPr>
            <w:tcW w:w="834" w:type="pct"/>
            <w:shd w:val="clear" w:color="auto" w:fill="auto"/>
          </w:tcPr>
          <w:p w14:paraId="397BB273" w14:textId="77777777" w:rsidR="00165A0C" w:rsidRPr="00165A0C" w:rsidRDefault="00165A0C" w:rsidP="00165A0C">
            <w:pPr>
              <w:spacing w:before="120" w:after="120"/>
              <w:rPr>
                <w:rFonts w:cs="Arial"/>
                <w:sz w:val="18"/>
              </w:rPr>
            </w:pPr>
            <w:r w:rsidRPr="00165A0C">
              <w:rPr>
                <w:rFonts w:cs="Arial"/>
                <w:sz w:val="18"/>
              </w:rPr>
              <w:t>(INFORM)</w:t>
            </w:r>
          </w:p>
          <w:p w14:paraId="5979B832" w14:textId="77777777" w:rsidR="00165A0C" w:rsidRPr="00165A0C" w:rsidRDefault="00165A0C" w:rsidP="00165A0C">
            <w:pPr>
              <w:spacing w:before="120" w:after="120"/>
              <w:rPr>
                <w:rFonts w:cs="Arial"/>
                <w:sz w:val="18"/>
              </w:rPr>
            </w:pPr>
            <w:r w:rsidRPr="00165A0C">
              <w:rPr>
                <w:rFonts w:cs="Arial"/>
                <w:sz w:val="18"/>
              </w:rPr>
              <w:t>(NINFOM)</w:t>
            </w:r>
          </w:p>
        </w:tc>
        <w:tc>
          <w:tcPr>
            <w:tcW w:w="1250" w:type="pct"/>
            <w:gridSpan w:val="2"/>
            <w:shd w:val="clear" w:color="auto" w:fill="auto"/>
          </w:tcPr>
          <w:p w14:paraId="2D9C4EE0" w14:textId="77777777" w:rsidR="00165A0C" w:rsidRPr="00165A0C" w:rsidRDefault="00165A0C" w:rsidP="00165A0C">
            <w:pPr>
              <w:spacing w:before="120" w:after="120"/>
              <w:rPr>
                <w:rFonts w:cs="Arial"/>
                <w:sz w:val="18"/>
              </w:rPr>
            </w:pPr>
          </w:p>
        </w:tc>
        <w:tc>
          <w:tcPr>
            <w:tcW w:w="417" w:type="pct"/>
            <w:shd w:val="clear" w:color="auto" w:fill="auto"/>
          </w:tcPr>
          <w:p w14:paraId="608AB2C0"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43F8659D"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6031171" w14:textId="77777777" w:rsidTr="00B131AF">
        <w:tc>
          <w:tcPr>
            <w:tcW w:w="1665" w:type="pct"/>
            <w:gridSpan w:val="2"/>
            <w:shd w:val="clear" w:color="auto" w:fill="auto"/>
          </w:tcPr>
          <w:p w14:paraId="77A2828A" w14:textId="77777777" w:rsidR="00165A0C" w:rsidRPr="00165A0C" w:rsidRDefault="00165A0C" w:rsidP="00165A0C">
            <w:pPr>
              <w:spacing w:before="120" w:after="120"/>
              <w:rPr>
                <w:rFonts w:cs="Arial"/>
                <w:sz w:val="18"/>
              </w:rPr>
            </w:pPr>
            <w:r w:rsidRPr="00165A0C">
              <w:rPr>
                <w:rFonts w:cs="Arial"/>
                <w:sz w:val="18"/>
              </w:rPr>
              <w:t xml:space="preserve">      Online Resource</w:t>
            </w:r>
          </w:p>
        </w:tc>
        <w:tc>
          <w:tcPr>
            <w:tcW w:w="834" w:type="pct"/>
            <w:shd w:val="clear" w:color="auto" w:fill="auto"/>
          </w:tcPr>
          <w:p w14:paraId="3076CF63" w14:textId="77777777" w:rsidR="00165A0C" w:rsidRPr="00165A0C" w:rsidRDefault="00165A0C" w:rsidP="00165A0C">
            <w:pPr>
              <w:spacing w:before="120" w:after="120"/>
              <w:rPr>
                <w:rFonts w:cs="Arial"/>
                <w:sz w:val="18"/>
              </w:rPr>
            </w:pPr>
          </w:p>
        </w:tc>
        <w:tc>
          <w:tcPr>
            <w:tcW w:w="1250" w:type="pct"/>
            <w:gridSpan w:val="2"/>
            <w:shd w:val="clear" w:color="auto" w:fill="auto"/>
          </w:tcPr>
          <w:p w14:paraId="58FEC821" w14:textId="77777777" w:rsidR="00165A0C" w:rsidRPr="00165A0C" w:rsidRDefault="00165A0C" w:rsidP="00165A0C">
            <w:pPr>
              <w:spacing w:before="120" w:after="120"/>
              <w:rPr>
                <w:rFonts w:cs="Arial"/>
                <w:sz w:val="18"/>
              </w:rPr>
            </w:pPr>
          </w:p>
        </w:tc>
        <w:tc>
          <w:tcPr>
            <w:tcW w:w="417" w:type="pct"/>
            <w:shd w:val="clear" w:color="auto" w:fill="auto"/>
          </w:tcPr>
          <w:p w14:paraId="4150788C" w14:textId="77777777" w:rsidR="00165A0C" w:rsidRPr="00165A0C" w:rsidRDefault="00165A0C" w:rsidP="00165A0C">
            <w:pPr>
              <w:spacing w:before="120" w:after="120"/>
              <w:rPr>
                <w:rFonts w:cs="Arial"/>
                <w:sz w:val="18"/>
              </w:rPr>
            </w:pPr>
            <w:r w:rsidRPr="00165A0C">
              <w:rPr>
                <w:rFonts w:cs="Arial"/>
                <w:sz w:val="18"/>
              </w:rPr>
              <w:t>(S) C</w:t>
            </w:r>
          </w:p>
        </w:tc>
        <w:tc>
          <w:tcPr>
            <w:tcW w:w="834" w:type="pct"/>
            <w:shd w:val="clear" w:color="auto" w:fill="auto"/>
          </w:tcPr>
          <w:p w14:paraId="472D758A"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2EF0A04" w14:textId="77777777" w:rsidTr="00B131AF">
        <w:tc>
          <w:tcPr>
            <w:tcW w:w="1665" w:type="pct"/>
            <w:gridSpan w:val="2"/>
            <w:shd w:val="clear" w:color="auto" w:fill="auto"/>
          </w:tcPr>
          <w:p w14:paraId="2EC0DB84" w14:textId="77777777" w:rsidR="00165A0C" w:rsidRPr="00165A0C" w:rsidRDefault="00165A0C" w:rsidP="00165A0C">
            <w:pPr>
              <w:spacing w:before="120" w:after="120"/>
              <w:rPr>
                <w:rFonts w:cs="Arial"/>
                <w:sz w:val="18"/>
              </w:rPr>
            </w:pPr>
            <w:r w:rsidRPr="00165A0C">
              <w:rPr>
                <w:rFonts w:cs="Arial"/>
                <w:sz w:val="18"/>
              </w:rPr>
              <w:t xml:space="preserve">         Online Resource Linkage URL</w:t>
            </w:r>
          </w:p>
        </w:tc>
        <w:tc>
          <w:tcPr>
            <w:tcW w:w="834" w:type="pct"/>
            <w:shd w:val="clear" w:color="auto" w:fill="auto"/>
          </w:tcPr>
          <w:p w14:paraId="37B22B06" w14:textId="77777777" w:rsidR="00165A0C" w:rsidRPr="00165A0C" w:rsidRDefault="00165A0C" w:rsidP="00165A0C">
            <w:pPr>
              <w:spacing w:before="120" w:after="120"/>
              <w:rPr>
                <w:rFonts w:cs="Arial"/>
                <w:sz w:val="18"/>
              </w:rPr>
            </w:pPr>
          </w:p>
        </w:tc>
        <w:tc>
          <w:tcPr>
            <w:tcW w:w="1250" w:type="pct"/>
            <w:gridSpan w:val="2"/>
            <w:shd w:val="clear" w:color="auto" w:fill="auto"/>
          </w:tcPr>
          <w:p w14:paraId="49295760" w14:textId="77777777" w:rsidR="00165A0C" w:rsidRPr="00165A0C" w:rsidRDefault="00165A0C" w:rsidP="00165A0C">
            <w:pPr>
              <w:spacing w:before="120" w:after="120"/>
              <w:rPr>
                <w:rFonts w:cs="Arial"/>
                <w:sz w:val="18"/>
              </w:rPr>
            </w:pPr>
          </w:p>
        </w:tc>
        <w:tc>
          <w:tcPr>
            <w:tcW w:w="417" w:type="pct"/>
            <w:shd w:val="clear" w:color="auto" w:fill="auto"/>
          </w:tcPr>
          <w:p w14:paraId="5209E1AE" w14:textId="77777777" w:rsidR="00165A0C" w:rsidRPr="00165A0C" w:rsidRDefault="00165A0C" w:rsidP="00165A0C">
            <w:pPr>
              <w:spacing w:before="120" w:after="120"/>
              <w:rPr>
                <w:rFonts w:cs="Arial"/>
                <w:sz w:val="18"/>
              </w:rPr>
            </w:pPr>
            <w:r w:rsidRPr="00165A0C">
              <w:rPr>
                <w:rFonts w:cs="Arial"/>
                <w:sz w:val="18"/>
              </w:rPr>
              <w:t>(S) UL</w:t>
            </w:r>
          </w:p>
        </w:tc>
        <w:tc>
          <w:tcPr>
            <w:tcW w:w="834" w:type="pct"/>
            <w:shd w:val="clear" w:color="auto" w:fill="auto"/>
          </w:tcPr>
          <w:p w14:paraId="6023A7F3"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1266A385" w14:textId="77777777" w:rsidTr="00B131AF">
        <w:tc>
          <w:tcPr>
            <w:tcW w:w="1665" w:type="pct"/>
            <w:gridSpan w:val="2"/>
            <w:shd w:val="clear" w:color="auto" w:fill="auto"/>
          </w:tcPr>
          <w:p w14:paraId="37601525" w14:textId="77777777" w:rsidR="00165A0C" w:rsidRPr="00165A0C" w:rsidRDefault="00165A0C" w:rsidP="00165A0C">
            <w:pPr>
              <w:spacing w:before="120" w:after="120"/>
              <w:rPr>
                <w:rFonts w:cs="Arial"/>
                <w:sz w:val="18"/>
              </w:rPr>
            </w:pPr>
            <w:r w:rsidRPr="00165A0C">
              <w:rPr>
                <w:rFonts w:cs="Arial"/>
                <w:sz w:val="18"/>
              </w:rPr>
              <w:t xml:space="preserve">         Protocol</w:t>
            </w:r>
          </w:p>
        </w:tc>
        <w:tc>
          <w:tcPr>
            <w:tcW w:w="834" w:type="pct"/>
            <w:shd w:val="clear" w:color="auto" w:fill="auto"/>
          </w:tcPr>
          <w:p w14:paraId="7C17F02C" w14:textId="77777777" w:rsidR="00165A0C" w:rsidRPr="00165A0C" w:rsidRDefault="00165A0C" w:rsidP="00165A0C">
            <w:pPr>
              <w:spacing w:before="120" w:after="120"/>
              <w:rPr>
                <w:rFonts w:cs="Arial"/>
                <w:sz w:val="18"/>
              </w:rPr>
            </w:pPr>
          </w:p>
        </w:tc>
        <w:tc>
          <w:tcPr>
            <w:tcW w:w="1250" w:type="pct"/>
            <w:gridSpan w:val="2"/>
            <w:shd w:val="clear" w:color="auto" w:fill="auto"/>
          </w:tcPr>
          <w:p w14:paraId="3D65CFFB" w14:textId="77777777" w:rsidR="00165A0C" w:rsidRPr="00165A0C" w:rsidRDefault="00165A0C" w:rsidP="00165A0C">
            <w:pPr>
              <w:spacing w:before="120" w:after="120"/>
              <w:rPr>
                <w:rFonts w:cs="Arial"/>
                <w:sz w:val="18"/>
              </w:rPr>
            </w:pPr>
          </w:p>
        </w:tc>
        <w:tc>
          <w:tcPr>
            <w:tcW w:w="417" w:type="pct"/>
            <w:shd w:val="clear" w:color="auto" w:fill="auto"/>
          </w:tcPr>
          <w:p w14:paraId="05E89DBD"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47F80F1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F658B5B" w14:textId="77777777" w:rsidTr="00B131AF">
        <w:tc>
          <w:tcPr>
            <w:tcW w:w="1665" w:type="pct"/>
            <w:gridSpan w:val="2"/>
            <w:shd w:val="clear" w:color="auto" w:fill="auto"/>
          </w:tcPr>
          <w:p w14:paraId="069BDC78" w14:textId="77777777" w:rsidR="00165A0C" w:rsidRPr="00165A0C" w:rsidRDefault="00165A0C" w:rsidP="00165A0C">
            <w:pPr>
              <w:spacing w:before="120" w:after="120"/>
              <w:rPr>
                <w:rFonts w:cs="Arial"/>
                <w:sz w:val="18"/>
              </w:rPr>
            </w:pPr>
            <w:r w:rsidRPr="00165A0C">
              <w:rPr>
                <w:rFonts w:cs="Arial"/>
                <w:sz w:val="18"/>
              </w:rPr>
              <w:t xml:space="preserve">         Application Profile</w:t>
            </w:r>
          </w:p>
        </w:tc>
        <w:tc>
          <w:tcPr>
            <w:tcW w:w="834" w:type="pct"/>
            <w:shd w:val="clear" w:color="auto" w:fill="auto"/>
          </w:tcPr>
          <w:p w14:paraId="24658F15" w14:textId="77777777" w:rsidR="00165A0C" w:rsidRPr="00165A0C" w:rsidRDefault="00165A0C" w:rsidP="00165A0C">
            <w:pPr>
              <w:spacing w:before="120" w:after="120"/>
              <w:rPr>
                <w:rFonts w:cs="Arial"/>
                <w:sz w:val="18"/>
              </w:rPr>
            </w:pPr>
          </w:p>
        </w:tc>
        <w:tc>
          <w:tcPr>
            <w:tcW w:w="1250" w:type="pct"/>
            <w:gridSpan w:val="2"/>
            <w:shd w:val="clear" w:color="auto" w:fill="auto"/>
          </w:tcPr>
          <w:p w14:paraId="672EE7E7" w14:textId="77777777" w:rsidR="00165A0C" w:rsidRPr="00165A0C" w:rsidRDefault="00165A0C" w:rsidP="00165A0C">
            <w:pPr>
              <w:spacing w:before="120" w:after="120"/>
              <w:rPr>
                <w:rFonts w:cs="Arial"/>
                <w:sz w:val="18"/>
              </w:rPr>
            </w:pPr>
          </w:p>
        </w:tc>
        <w:tc>
          <w:tcPr>
            <w:tcW w:w="417" w:type="pct"/>
            <w:shd w:val="clear" w:color="auto" w:fill="auto"/>
          </w:tcPr>
          <w:p w14:paraId="0D836981"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05733283"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D1A5A3D" w14:textId="77777777" w:rsidTr="00B131AF">
        <w:tc>
          <w:tcPr>
            <w:tcW w:w="1665" w:type="pct"/>
            <w:gridSpan w:val="2"/>
            <w:shd w:val="clear" w:color="auto" w:fill="auto"/>
          </w:tcPr>
          <w:p w14:paraId="659FEBA3" w14:textId="77777777" w:rsidR="00165A0C" w:rsidRPr="00165A0C" w:rsidRDefault="00165A0C" w:rsidP="00165A0C">
            <w:pPr>
              <w:spacing w:before="120" w:after="120"/>
              <w:rPr>
                <w:rFonts w:cs="Arial"/>
                <w:sz w:val="18"/>
              </w:rPr>
            </w:pPr>
            <w:r w:rsidRPr="00165A0C">
              <w:rPr>
                <w:rFonts w:cs="Arial"/>
                <w:sz w:val="18"/>
              </w:rPr>
              <w:t xml:space="preserve">         Name of Resource</w:t>
            </w:r>
          </w:p>
        </w:tc>
        <w:tc>
          <w:tcPr>
            <w:tcW w:w="834" w:type="pct"/>
            <w:shd w:val="clear" w:color="auto" w:fill="auto"/>
          </w:tcPr>
          <w:p w14:paraId="431FB44A" w14:textId="77777777" w:rsidR="00165A0C" w:rsidRPr="00165A0C" w:rsidRDefault="00165A0C" w:rsidP="00165A0C">
            <w:pPr>
              <w:spacing w:before="120" w:after="120"/>
              <w:rPr>
                <w:rFonts w:cs="Arial"/>
                <w:sz w:val="18"/>
              </w:rPr>
            </w:pPr>
          </w:p>
        </w:tc>
        <w:tc>
          <w:tcPr>
            <w:tcW w:w="1250" w:type="pct"/>
            <w:gridSpan w:val="2"/>
            <w:shd w:val="clear" w:color="auto" w:fill="auto"/>
          </w:tcPr>
          <w:p w14:paraId="32546030" w14:textId="77777777" w:rsidR="00165A0C" w:rsidRPr="00165A0C" w:rsidRDefault="00165A0C" w:rsidP="00165A0C">
            <w:pPr>
              <w:spacing w:before="120" w:after="120"/>
              <w:rPr>
                <w:rFonts w:cs="Arial"/>
                <w:sz w:val="18"/>
              </w:rPr>
            </w:pPr>
          </w:p>
        </w:tc>
        <w:tc>
          <w:tcPr>
            <w:tcW w:w="417" w:type="pct"/>
            <w:shd w:val="clear" w:color="auto" w:fill="auto"/>
          </w:tcPr>
          <w:p w14:paraId="69FADB17"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57B3F066"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1A9BFBF" w14:textId="77777777" w:rsidTr="00B131AF">
        <w:tc>
          <w:tcPr>
            <w:tcW w:w="1665" w:type="pct"/>
            <w:gridSpan w:val="2"/>
            <w:shd w:val="clear" w:color="auto" w:fill="auto"/>
          </w:tcPr>
          <w:p w14:paraId="6704A030" w14:textId="77777777" w:rsidR="00165A0C" w:rsidRPr="00165A0C" w:rsidRDefault="00165A0C" w:rsidP="00165A0C">
            <w:pPr>
              <w:spacing w:before="120" w:after="120"/>
              <w:rPr>
                <w:rFonts w:cs="Arial"/>
                <w:sz w:val="18"/>
              </w:rPr>
            </w:pPr>
            <w:r w:rsidRPr="00165A0C">
              <w:rPr>
                <w:rFonts w:cs="Arial"/>
                <w:sz w:val="18"/>
              </w:rPr>
              <w:t xml:space="preserve">         Online Resource Description</w:t>
            </w:r>
          </w:p>
        </w:tc>
        <w:tc>
          <w:tcPr>
            <w:tcW w:w="834" w:type="pct"/>
            <w:shd w:val="clear" w:color="auto" w:fill="auto"/>
          </w:tcPr>
          <w:p w14:paraId="37823CF6" w14:textId="77777777" w:rsidR="00165A0C" w:rsidRPr="00165A0C" w:rsidRDefault="00165A0C" w:rsidP="00165A0C">
            <w:pPr>
              <w:spacing w:before="120" w:after="120"/>
              <w:rPr>
                <w:rFonts w:cs="Arial"/>
                <w:sz w:val="18"/>
              </w:rPr>
            </w:pPr>
          </w:p>
        </w:tc>
        <w:tc>
          <w:tcPr>
            <w:tcW w:w="1250" w:type="pct"/>
            <w:gridSpan w:val="2"/>
            <w:shd w:val="clear" w:color="auto" w:fill="auto"/>
          </w:tcPr>
          <w:p w14:paraId="1A6975F2" w14:textId="77777777" w:rsidR="00165A0C" w:rsidRPr="00165A0C" w:rsidRDefault="00165A0C" w:rsidP="00165A0C">
            <w:pPr>
              <w:spacing w:before="120" w:after="120"/>
              <w:rPr>
                <w:rFonts w:cs="Arial"/>
                <w:sz w:val="18"/>
              </w:rPr>
            </w:pPr>
          </w:p>
        </w:tc>
        <w:tc>
          <w:tcPr>
            <w:tcW w:w="417" w:type="pct"/>
            <w:shd w:val="clear" w:color="auto" w:fill="auto"/>
          </w:tcPr>
          <w:p w14:paraId="5ADE90D1"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27667BD7"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0A66931" w14:textId="77777777" w:rsidTr="00B131AF">
        <w:tc>
          <w:tcPr>
            <w:tcW w:w="1665" w:type="pct"/>
            <w:gridSpan w:val="2"/>
            <w:shd w:val="clear" w:color="auto" w:fill="auto"/>
          </w:tcPr>
          <w:p w14:paraId="082DD7A9" w14:textId="77777777" w:rsidR="00165A0C" w:rsidRPr="00165A0C" w:rsidRDefault="00165A0C" w:rsidP="00165A0C">
            <w:pPr>
              <w:spacing w:before="120" w:after="120"/>
              <w:rPr>
                <w:rFonts w:cs="Arial"/>
                <w:sz w:val="18"/>
              </w:rPr>
            </w:pPr>
            <w:r w:rsidRPr="00165A0C">
              <w:rPr>
                <w:rFonts w:cs="Arial"/>
                <w:sz w:val="18"/>
              </w:rPr>
              <w:t xml:space="preserve">         Online Function</w:t>
            </w:r>
          </w:p>
        </w:tc>
        <w:tc>
          <w:tcPr>
            <w:tcW w:w="834" w:type="pct"/>
            <w:shd w:val="clear" w:color="auto" w:fill="auto"/>
          </w:tcPr>
          <w:p w14:paraId="61B716A1" w14:textId="77777777" w:rsidR="00165A0C" w:rsidRPr="00165A0C" w:rsidRDefault="00165A0C" w:rsidP="00165A0C">
            <w:pPr>
              <w:spacing w:before="120" w:after="120"/>
              <w:rPr>
                <w:rFonts w:cs="Arial"/>
                <w:sz w:val="18"/>
              </w:rPr>
            </w:pPr>
          </w:p>
        </w:tc>
        <w:tc>
          <w:tcPr>
            <w:tcW w:w="1250" w:type="pct"/>
            <w:gridSpan w:val="2"/>
            <w:shd w:val="clear" w:color="auto" w:fill="auto"/>
          </w:tcPr>
          <w:p w14:paraId="47EC0D15" w14:textId="77777777" w:rsidR="00165A0C" w:rsidRPr="00165A0C" w:rsidRDefault="00165A0C" w:rsidP="00165A0C">
            <w:pPr>
              <w:spacing w:before="120" w:after="120"/>
              <w:rPr>
                <w:rFonts w:cs="Arial"/>
                <w:sz w:val="18"/>
              </w:rPr>
            </w:pPr>
            <w:r w:rsidRPr="00165A0C">
              <w:rPr>
                <w:rFonts w:cs="Arial"/>
                <w:sz w:val="18"/>
              </w:rPr>
              <w:t>1 : Download</w:t>
            </w:r>
          </w:p>
          <w:p w14:paraId="45BEBC5D" w14:textId="77777777" w:rsidR="00165A0C" w:rsidRPr="00165A0C" w:rsidRDefault="00165A0C" w:rsidP="00165A0C">
            <w:pPr>
              <w:spacing w:before="120" w:after="120"/>
              <w:rPr>
                <w:rFonts w:cs="Arial"/>
                <w:sz w:val="18"/>
              </w:rPr>
            </w:pPr>
            <w:r w:rsidRPr="00165A0C">
              <w:rPr>
                <w:rFonts w:cs="Arial"/>
                <w:sz w:val="18"/>
              </w:rPr>
              <w:t>3 : Offline Access</w:t>
            </w:r>
          </w:p>
          <w:p w14:paraId="414D1E8A" w14:textId="77777777" w:rsidR="00165A0C" w:rsidRPr="00165A0C" w:rsidRDefault="00165A0C" w:rsidP="00165A0C">
            <w:pPr>
              <w:spacing w:before="120" w:after="120"/>
              <w:rPr>
                <w:rFonts w:cs="Arial"/>
                <w:sz w:val="18"/>
              </w:rPr>
            </w:pPr>
            <w:r w:rsidRPr="00165A0C">
              <w:rPr>
                <w:rFonts w:cs="Arial"/>
                <w:sz w:val="18"/>
              </w:rPr>
              <w:t>4 : Order</w:t>
            </w:r>
          </w:p>
          <w:p w14:paraId="46997D68" w14:textId="77777777" w:rsidR="00165A0C" w:rsidRPr="00165A0C" w:rsidRDefault="00165A0C" w:rsidP="00165A0C">
            <w:pPr>
              <w:spacing w:before="120" w:after="120"/>
              <w:rPr>
                <w:rFonts w:cs="Arial"/>
                <w:sz w:val="18"/>
              </w:rPr>
            </w:pPr>
            <w:r w:rsidRPr="00165A0C">
              <w:rPr>
                <w:rFonts w:cs="Arial"/>
                <w:sz w:val="18"/>
              </w:rPr>
              <w:t>5 : Search</w:t>
            </w:r>
          </w:p>
          <w:p w14:paraId="096CE07E" w14:textId="77777777" w:rsidR="00165A0C" w:rsidRPr="00165A0C" w:rsidRDefault="00165A0C" w:rsidP="00165A0C">
            <w:pPr>
              <w:spacing w:before="120" w:after="120"/>
              <w:rPr>
                <w:rFonts w:cs="Arial"/>
                <w:sz w:val="18"/>
              </w:rPr>
            </w:pPr>
            <w:r w:rsidRPr="00165A0C">
              <w:rPr>
                <w:rFonts w:cs="Arial"/>
                <w:sz w:val="18"/>
              </w:rPr>
              <w:t>6 : Complete Metadata</w:t>
            </w:r>
          </w:p>
          <w:p w14:paraId="30ECEFDB" w14:textId="77777777" w:rsidR="00165A0C" w:rsidRPr="00165A0C" w:rsidRDefault="00165A0C" w:rsidP="00165A0C">
            <w:pPr>
              <w:spacing w:before="120" w:after="120"/>
              <w:rPr>
                <w:rFonts w:cs="Arial"/>
                <w:sz w:val="18"/>
              </w:rPr>
            </w:pPr>
            <w:r w:rsidRPr="00165A0C">
              <w:rPr>
                <w:rFonts w:cs="Arial"/>
                <w:sz w:val="18"/>
              </w:rPr>
              <w:t>7 : Browse Graphic</w:t>
            </w:r>
          </w:p>
          <w:p w14:paraId="0CBA733D" w14:textId="77777777" w:rsidR="00165A0C" w:rsidRPr="00165A0C" w:rsidRDefault="00165A0C" w:rsidP="00165A0C">
            <w:pPr>
              <w:spacing w:before="120" w:after="120"/>
              <w:rPr>
                <w:rFonts w:cs="Arial"/>
                <w:sz w:val="18"/>
              </w:rPr>
            </w:pPr>
            <w:r w:rsidRPr="00165A0C">
              <w:rPr>
                <w:rFonts w:cs="Arial"/>
                <w:sz w:val="18"/>
              </w:rPr>
              <w:t>8 : Upload</w:t>
            </w:r>
          </w:p>
          <w:p w14:paraId="67E393FE" w14:textId="77777777" w:rsidR="00165A0C" w:rsidRPr="00165A0C" w:rsidRDefault="00165A0C" w:rsidP="00165A0C">
            <w:pPr>
              <w:spacing w:before="120" w:after="120"/>
              <w:rPr>
                <w:rFonts w:cs="Arial"/>
                <w:sz w:val="18"/>
              </w:rPr>
            </w:pPr>
            <w:r w:rsidRPr="00165A0C">
              <w:rPr>
                <w:rFonts w:cs="Arial"/>
                <w:sz w:val="18"/>
              </w:rPr>
              <w:t>9 : Email Service</w:t>
            </w:r>
          </w:p>
          <w:p w14:paraId="20B17741" w14:textId="77777777" w:rsidR="00165A0C" w:rsidRPr="00165A0C" w:rsidRDefault="00165A0C" w:rsidP="00165A0C">
            <w:pPr>
              <w:spacing w:before="120" w:after="120"/>
              <w:rPr>
                <w:rFonts w:cs="Arial"/>
                <w:sz w:val="18"/>
              </w:rPr>
            </w:pPr>
            <w:r w:rsidRPr="00165A0C">
              <w:rPr>
                <w:rFonts w:cs="Arial"/>
                <w:sz w:val="18"/>
              </w:rPr>
              <w:t>10 : Browsing</w:t>
            </w:r>
          </w:p>
          <w:p w14:paraId="5338B561" w14:textId="77777777" w:rsidR="00165A0C" w:rsidRPr="00165A0C" w:rsidRDefault="00165A0C" w:rsidP="00165A0C">
            <w:pPr>
              <w:spacing w:before="120" w:after="120"/>
              <w:rPr>
                <w:rFonts w:cs="Arial"/>
                <w:sz w:val="18"/>
              </w:rPr>
            </w:pPr>
            <w:r w:rsidRPr="00165A0C">
              <w:rPr>
                <w:rFonts w:cs="Arial"/>
                <w:sz w:val="18"/>
              </w:rPr>
              <w:t>11 : File Access</w:t>
            </w:r>
          </w:p>
        </w:tc>
        <w:tc>
          <w:tcPr>
            <w:tcW w:w="417" w:type="pct"/>
            <w:shd w:val="clear" w:color="auto" w:fill="auto"/>
          </w:tcPr>
          <w:p w14:paraId="41932FFE" w14:textId="77777777" w:rsidR="00165A0C" w:rsidRPr="00165A0C" w:rsidRDefault="00165A0C" w:rsidP="00165A0C">
            <w:pPr>
              <w:spacing w:before="120" w:after="120"/>
              <w:rPr>
                <w:rFonts w:cs="Arial"/>
                <w:sz w:val="18"/>
              </w:rPr>
            </w:pPr>
            <w:r w:rsidRPr="00165A0C">
              <w:rPr>
                <w:rFonts w:cs="Arial"/>
                <w:sz w:val="18"/>
              </w:rPr>
              <w:t>(S) EN</w:t>
            </w:r>
          </w:p>
        </w:tc>
        <w:tc>
          <w:tcPr>
            <w:tcW w:w="834" w:type="pct"/>
            <w:shd w:val="clear" w:color="auto" w:fill="auto"/>
          </w:tcPr>
          <w:p w14:paraId="46A4F06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AAC0EDB" w14:textId="77777777" w:rsidTr="00B131AF">
        <w:tc>
          <w:tcPr>
            <w:tcW w:w="1665" w:type="pct"/>
            <w:gridSpan w:val="2"/>
            <w:shd w:val="clear" w:color="auto" w:fill="auto"/>
          </w:tcPr>
          <w:p w14:paraId="4B1E603B" w14:textId="77777777" w:rsidR="00165A0C" w:rsidRPr="00165A0C" w:rsidRDefault="00165A0C" w:rsidP="00165A0C">
            <w:pPr>
              <w:spacing w:before="120" w:after="120"/>
              <w:rPr>
                <w:rFonts w:cs="Arial"/>
                <w:sz w:val="18"/>
              </w:rPr>
            </w:pPr>
            <w:r w:rsidRPr="00165A0C">
              <w:rPr>
                <w:rFonts w:cs="Arial"/>
                <w:sz w:val="18"/>
              </w:rPr>
              <w:t xml:space="preserve">         Protocol request</w:t>
            </w:r>
          </w:p>
        </w:tc>
        <w:tc>
          <w:tcPr>
            <w:tcW w:w="834" w:type="pct"/>
            <w:shd w:val="clear" w:color="auto" w:fill="auto"/>
          </w:tcPr>
          <w:p w14:paraId="675E92B2" w14:textId="77777777" w:rsidR="00165A0C" w:rsidRPr="00165A0C" w:rsidRDefault="00165A0C" w:rsidP="00165A0C">
            <w:pPr>
              <w:spacing w:before="120" w:after="120"/>
              <w:rPr>
                <w:rFonts w:cs="Arial"/>
                <w:sz w:val="18"/>
              </w:rPr>
            </w:pPr>
          </w:p>
        </w:tc>
        <w:tc>
          <w:tcPr>
            <w:tcW w:w="1250" w:type="pct"/>
            <w:gridSpan w:val="2"/>
            <w:shd w:val="clear" w:color="auto" w:fill="auto"/>
          </w:tcPr>
          <w:p w14:paraId="322E99A5" w14:textId="77777777" w:rsidR="00165A0C" w:rsidRPr="00165A0C" w:rsidRDefault="00165A0C" w:rsidP="00165A0C">
            <w:pPr>
              <w:spacing w:before="120" w:after="120"/>
              <w:rPr>
                <w:rFonts w:cs="Arial"/>
                <w:sz w:val="18"/>
              </w:rPr>
            </w:pPr>
          </w:p>
        </w:tc>
        <w:tc>
          <w:tcPr>
            <w:tcW w:w="417" w:type="pct"/>
            <w:shd w:val="clear" w:color="auto" w:fill="auto"/>
          </w:tcPr>
          <w:p w14:paraId="40C926C2"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7FE0B5D1"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9C4DD5E" w14:textId="77777777" w:rsidTr="00B131AF">
        <w:tc>
          <w:tcPr>
            <w:tcW w:w="1665" w:type="pct"/>
            <w:gridSpan w:val="2"/>
            <w:shd w:val="clear" w:color="auto" w:fill="auto"/>
          </w:tcPr>
          <w:p w14:paraId="65C2D22E" w14:textId="77777777" w:rsidR="00165A0C" w:rsidRPr="00165A0C" w:rsidRDefault="00165A0C" w:rsidP="00165A0C">
            <w:pPr>
              <w:spacing w:before="120" w:after="120"/>
              <w:rPr>
                <w:rFonts w:cs="Arial"/>
                <w:sz w:val="18"/>
              </w:rPr>
            </w:pPr>
            <w:r w:rsidRPr="00165A0C">
              <w:rPr>
                <w:rFonts w:cs="Arial"/>
                <w:sz w:val="18"/>
              </w:rPr>
              <w:t xml:space="preserve">      Source</w:t>
            </w:r>
          </w:p>
        </w:tc>
        <w:tc>
          <w:tcPr>
            <w:tcW w:w="834" w:type="pct"/>
            <w:shd w:val="clear" w:color="auto" w:fill="auto"/>
          </w:tcPr>
          <w:p w14:paraId="7E061AC1" w14:textId="77777777" w:rsidR="00165A0C" w:rsidRPr="00165A0C" w:rsidRDefault="00165A0C" w:rsidP="00165A0C">
            <w:pPr>
              <w:spacing w:before="120" w:after="120"/>
              <w:rPr>
                <w:rFonts w:cs="Arial"/>
                <w:sz w:val="18"/>
              </w:rPr>
            </w:pPr>
          </w:p>
        </w:tc>
        <w:tc>
          <w:tcPr>
            <w:tcW w:w="1250" w:type="pct"/>
            <w:gridSpan w:val="2"/>
            <w:shd w:val="clear" w:color="auto" w:fill="auto"/>
          </w:tcPr>
          <w:p w14:paraId="4B3D5B78" w14:textId="77777777" w:rsidR="00165A0C" w:rsidRPr="00165A0C" w:rsidRDefault="00165A0C" w:rsidP="00165A0C">
            <w:pPr>
              <w:spacing w:before="120" w:after="120"/>
              <w:rPr>
                <w:rFonts w:cs="Arial"/>
                <w:sz w:val="18"/>
              </w:rPr>
            </w:pPr>
          </w:p>
        </w:tc>
        <w:tc>
          <w:tcPr>
            <w:tcW w:w="417" w:type="pct"/>
            <w:shd w:val="clear" w:color="auto" w:fill="auto"/>
          </w:tcPr>
          <w:p w14:paraId="0BEAE017" w14:textId="77777777" w:rsidR="00165A0C" w:rsidRPr="00165A0C" w:rsidRDefault="00165A0C" w:rsidP="00165A0C">
            <w:pPr>
              <w:spacing w:before="120" w:after="120"/>
              <w:rPr>
                <w:rFonts w:cs="Arial"/>
                <w:sz w:val="18"/>
              </w:rPr>
            </w:pPr>
            <w:r w:rsidRPr="00165A0C">
              <w:rPr>
                <w:rFonts w:cs="Arial"/>
                <w:sz w:val="18"/>
              </w:rPr>
              <w:t>(S) TE</w:t>
            </w:r>
          </w:p>
        </w:tc>
        <w:tc>
          <w:tcPr>
            <w:tcW w:w="834" w:type="pct"/>
            <w:shd w:val="clear" w:color="auto" w:fill="auto"/>
          </w:tcPr>
          <w:p w14:paraId="4CA38F7F"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799F34E" w14:textId="77777777" w:rsidTr="00B131AF">
        <w:tc>
          <w:tcPr>
            <w:tcW w:w="1665" w:type="pct"/>
            <w:gridSpan w:val="2"/>
            <w:shd w:val="clear" w:color="auto" w:fill="auto"/>
          </w:tcPr>
          <w:p w14:paraId="506D3E02" w14:textId="77777777" w:rsidR="00165A0C" w:rsidRPr="00165A0C" w:rsidRDefault="00165A0C" w:rsidP="00165A0C">
            <w:pPr>
              <w:spacing w:before="120" w:after="120"/>
              <w:rPr>
                <w:rFonts w:cs="Arial"/>
                <w:sz w:val="18"/>
              </w:rPr>
            </w:pPr>
            <w:r w:rsidRPr="00165A0C">
              <w:rPr>
                <w:rFonts w:cs="Arial"/>
                <w:sz w:val="18"/>
              </w:rPr>
              <w:t xml:space="preserve">      Source Type</w:t>
            </w:r>
          </w:p>
        </w:tc>
        <w:tc>
          <w:tcPr>
            <w:tcW w:w="834" w:type="pct"/>
            <w:shd w:val="clear" w:color="auto" w:fill="auto"/>
          </w:tcPr>
          <w:p w14:paraId="09F0AAEC" w14:textId="77777777" w:rsidR="00165A0C" w:rsidRPr="00165A0C" w:rsidRDefault="00165A0C" w:rsidP="00165A0C">
            <w:pPr>
              <w:spacing w:before="120" w:after="120"/>
              <w:rPr>
                <w:rFonts w:cs="Arial"/>
                <w:sz w:val="18"/>
              </w:rPr>
            </w:pPr>
          </w:p>
        </w:tc>
        <w:tc>
          <w:tcPr>
            <w:tcW w:w="1250" w:type="pct"/>
            <w:gridSpan w:val="2"/>
            <w:shd w:val="clear" w:color="auto" w:fill="auto"/>
          </w:tcPr>
          <w:p w14:paraId="70D9CB31" w14:textId="77777777" w:rsidR="00165A0C" w:rsidRPr="00165A0C" w:rsidRDefault="00165A0C" w:rsidP="00165A0C">
            <w:pPr>
              <w:spacing w:before="120" w:after="120"/>
              <w:rPr>
                <w:rFonts w:cs="Arial"/>
                <w:sz w:val="18"/>
              </w:rPr>
            </w:pPr>
            <w:r w:rsidRPr="00165A0C">
              <w:rPr>
                <w:rFonts w:cs="Arial"/>
                <w:sz w:val="18"/>
              </w:rPr>
              <w:t>1 : Law or Regulation</w:t>
            </w:r>
          </w:p>
          <w:p w14:paraId="6E54FE20" w14:textId="77777777" w:rsidR="00165A0C" w:rsidRPr="00165A0C" w:rsidRDefault="00165A0C" w:rsidP="00165A0C">
            <w:pPr>
              <w:spacing w:before="120" w:after="120"/>
              <w:rPr>
                <w:rFonts w:cs="Arial"/>
                <w:sz w:val="18"/>
              </w:rPr>
            </w:pPr>
            <w:r w:rsidRPr="00165A0C">
              <w:rPr>
                <w:rFonts w:cs="Arial"/>
                <w:sz w:val="18"/>
              </w:rPr>
              <w:t>2 : Official Publication</w:t>
            </w:r>
          </w:p>
          <w:p w14:paraId="4DA5FE0C" w14:textId="77777777" w:rsidR="00165A0C" w:rsidRPr="00165A0C" w:rsidRDefault="00165A0C" w:rsidP="00165A0C">
            <w:pPr>
              <w:spacing w:before="120" w:after="120"/>
              <w:rPr>
                <w:rFonts w:cs="Arial"/>
                <w:sz w:val="18"/>
              </w:rPr>
            </w:pPr>
            <w:r w:rsidRPr="00165A0C">
              <w:rPr>
                <w:rFonts w:cs="Arial"/>
                <w:sz w:val="18"/>
              </w:rPr>
              <w:t>7 : Mariner Report, Confirmed</w:t>
            </w:r>
          </w:p>
          <w:p w14:paraId="740FE5E7" w14:textId="77777777" w:rsidR="00165A0C" w:rsidRPr="00165A0C" w:rsidRDefault="00165A0C" w:rsidP="00165A0C">
            <w:pPr>
              <w:spacing w:before="120" w:after="120"/>
              <w:rPr>
                <w:rFonts w:cs="Arial"/>
                <w:sz w:val="18"/>
              </w:rPr>
            </w:pPr>
            <w:r w:rsidRPr="00165A0C">
              <w:rPr>
                <w:rFonts w:cs="Arial"/>
                <w:sz w:val="18"/>
              </w:rPr>
              <w:t>8 : Mariner Report, Not Confirmed</w:t>
            </w:r>
          </w:p>
          <w:p w14:paraId="20F3BD11" w14:textId="77777777" w:rsidR="00165A0C" w:rsidRPr="00165A0C" w:rsidRDefault="00165A0C" w:rsidP="00165A0C">
            <w:pPr>
              <w:spacing w:before="120" w:after="120"/>
              <w:rPr>
                <w:rFonts w:cs="Arial"/>
                <w:sz w:val="18"/>
              </w:rPr>
            </w:pPr>
            <w:r w:rsidRPr="00165A0C">
              <w:rPr>
                <w:rFonts w:cs="Arial"/>
                <w:sz w:val="18"/>
              </w:rPr>
              <w:t>9 : Industry Publications and Reports</w:t>
            </w:r>
          </w:p>
          <w:p w14:paraId="41A8E940" w14:textId="77777777" w:rsidR="00165A0C" w:rsidRPr="00165A0C" w:rsidRDefault="00165A0C" w:rsidP="00165A0C">
            <w:pPr>
              <w:spacing w:before="120" w:after="120"/>
              <w:rPr>
                <w:rFonts w:cs="Arial"/>
                <w:sz w:val="18"/>
              </w:rPr>
            </w:pPr>
            <w:r w:rsidRPr="00165A0C">
              <w:rPr>
                <w:rFonts w:cs="Arial"/>
                <w:sz w:val="18"/>
              </w:rPr>
              <w:t>10 : Remotely Sensed Images</w:t>
            </w:r>
          </w:p>
          <w:p w14:paraId="08091F4F" w14:textId="77777777" w:rsidR="00165A0C" w:rsidRPr="00165A0C" w:rsidRDefault="00165A0C" w:rsidP="00165A0C">
            <w:pPr>
              <w:spacing w:before="120" w:after="120"/>
              <w:rPr>
                <w:rFonts w:cs="Arial"/>
                <w:sz w:val="18"/>
              </w:rPr>
            </w:pPr>
            <w:r w:rsidRPr="00165A0C">
              <w:rPr>
                <w:rFonts w:cs="Arial"/>
                <w:sz w:val="18"/>
              </w:rPr>
              <w:t>11 : Photographs</w:t>
            </w:r>
          </w:p>
          <w:p w14:paraId="6102D21E" w14:textId="77777777" w:rsidR="00165A0C" w:rsidRPr="00165A0C" w:rsidRDefault="00165A0C" w:rsidP="00165A0C">
            <w:pPr>
              <w:spacing w:before="120" w:after="120"/>
              <w:rPr>
                <w:rFonts w:cs="Arial"/>
                <w:sz w:val="18"/>
              </w:rPr>
            </w:pPr>
            <w:r w:rsidRPr="00165A0C">
              <w:rPr>
                <w:rFonts w:cs="Arial"/>
                <w:sz w:val="18"/>
              </w:rPr>
              <w:lastRenderedPageBreak/>
              <w:t>12 : Products Issued by HO Services</w:t>
            </w:r>
          </w:p>
          <w:p w14:paraId="4443C07C" w14:textId="77777777" w:rsidR="00165A0C" w:rsidRPr="00165A0C" w:rsidRDefault="00165A0C" w:rsidP="00165A0C">
            <w:pPr>
              <w:spacing w:before="120" w:after="120"/>
              <w:rPr>
                <w:rFonts w:cs="Arial"/>
                <w:sz w:val="18"/>
              </w:rPr>
            </w:pPr>
            <w:r w:rsidRPr="00165A0C">
              <w:rPr>
                <w:rFonts w:cs="Arial"/>
                <w:sz w:val="18"/>
              </w:rPr>
              <w:t>13 : News Media</w:t>
            </w:r>
          </w:p>
          <w:p w14:paraId="763C2AFD" w14:textId="77777777" w:rsidR="00165A0C" w:rsidRPr="00165A0C" w:rsidRDefault="00165A0C" w:rsidP="00165A0C">
            <w:pPr>
              <w:spacing w:before="120" w:after="120"/>
              <w:rPr>
                <w:rFonts w:cs="Arial"/>
                <w:sz w:val="18"/>
              </w:rPr>
            </w:pPr>
            <w:r w:rsidRPr="00165A0C">
              <w:rPr>
                <w:rFonts w:cs="Arial"/>
                <w:sz w:val="18"/>
              </w:rPr>
              <w:t>14 : Traffic Data</w:t>
            </w:r>
          </w:p>
        </w:tc>
        <w:tc>
          <w:tcPr>
            <w:tcW w:w="417" w:type="pct"/>
            <w:shd w:val="clear" w:color="auto" w:fill="auto"/>
          </w:tcPr>
          <w:p w14:paraId="7D4A12DC" w14:textId="77777777" w:rsidR="00165A0C" w:rsidRPr="00165A0C" w:rsidRDefault="00165A0C" w:rsidP="00165A0C">
            <w:pPr>
              <w:spacing w:before="120" w:after="120"/>
              <w:rPr>
                <w:rFonts w:cs="Arial"/>
                <w:sz w:val="18"/>
              </w:rPr>
            </w:pPr>
            <w:r w:rsidRPr="00165A0C">
              <w:rPr>
                <w:rFonts w:cs="Arial"/>
                <w:sz w:val="18"/>
              </w:rPr>
              <w:lastRenderedPageBreak/>
              <w:t>(S) EN</w:t>
            </w:r>
          </w:p>
        </w:tc>
        <w:tc>
          <w:tcPr>
            <w:tcW w:w="834" w:type="pct"/>
            <w:shd w:val="clear" w:color="auto" w:fill="auto"/>
          </w:tcPr>
          <w:p w14:paraId="1DC271F1"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A33E300" w14:textId="77777777" w:rsidTr="00B131AF">
        <w:tc>
          <w:tcPr>
            <w:tcW w:w="1665" w:type="pct"/>
            <w:gridSpan w:val="2"/>
            <w:shd w:val="clear" w:color="auto" w:fill="auto"/>
          </w:tcPr>
          <w:p w14:paraId="7817DF7C" w14:textId="77777777" w:rsidR="00165A0C" w:rsidRPr="00165A0C" w:rsidRDefault="00165A0C" w:rsidP="00165A0C">
            <w:pPr>
              <w:spacing w:before="120" w:after="120"/>
              <w:rPr>
                <w:rFonts w:cs="Arial"/>
                <w:sz w:val="18"/>
              </w:rPr>
            </w:pPr>
            <w:r w:rsidRPr="00165A0C">
              <w:rPr>
                <w:rFonts w:cs="Arial"/>
                <w:sz w:val="18"/>
              </w:rPr>
              <w:t xml:space="preserve">      Reported Date</w:t>
            </w:r>
          </w:p>
        </w:tc>
        <w:tc>
          <w:tcPr>
            <w:tcW w:w="834" w:type="pct"/>
            <w:shd w:val="clear" w:color="auto" w:fill="auto"/>
          </w:tcPr>
          <w:p w14:paraId="46E58451" w14:textId="77777777" w:rsidR="00165A0C" w:rsidRPr="00165A0C" w:rsidRDefault="00165A0C" w:rsidP="00165A0C">
            <w:pPr>
              <w:spacing w:before="120" w:after="120"/>
              <w:rPr>
                <w:rFonts w:cs="Arial"/>
                <w:sz w:val="18"/>
              </w:rPr>
            </w:pPr>
            <w:r w:rsidRPr="00165A0C">
              <w:rPr>
                <w:rFonts w:cs="Arial"/>
                <w:sz w:val="18"/>
              </w:rPr>
              <w:t>(SORDAT)</w:t>
            </w:r>
          </w:p>
        </w:tc>
        <w:tc>
          <w:tcPr>
            <w:tcW w:w="1250" w:type="pct"/>
            <w:gridSpan w:val="2"/>
            <w:shd w:val="clear" w:color="auto" w:fill="auto"/>
          </w:tcPr>
          <w:p w14:paraId="6E120365" w14:textId="77777777" w:rsidR="00165A0C" w:rsidRPr="00165A0C" w:rsidRDefault="00165A0C" w:rsidP="00165A0C">
            <w:pPr>
              <w:spacing w:before="120" w:after="120"/>
              <w:rPr>
                <w:rFonts w:cs="Arial"/>
                <w:sz w:val="18"/>
              </w:rPr>
            </w:pPr>
          </w:p>
        </w:tc>
        <w:tc>
          <w:tcPr>
            <w:tcW w:w="417" w:type="pct"/>
            <w:shd w:val="clear" w:color="auto" w:fill="auto"/>
          </w:tcPr>
          <w:p w14:paraId="44193014" w14:textId="77777777" w:rsidR="00165A0C" w:rsidRPr="00165A0C" w:rsidRDefault="00165A0C" w:rsidP="00165A0C">
            <w:pPr>
              <w:spacing w:before="120" w:after="120"/>
              <w:rPr>
                <w:rFonts w:cs="Arial"/>
                <w:sz w:val="18"/>
              </w:rPr>
            </w:pPr>
            <w:r w:rsidRPr="00165A0C">
              <w:rPr>
                <w:rFonts w:cs="Arial"/>
                <w:sz w:val="18"/>
              </w:rPr>
              <w:t>(S) TD</w:t>
            </w:r>
          </w:p>
        </w:tc>
        <w:tc>
          <w:tcPr>
            <w:tcW w:w="834" w:type="pct"/>
            <w:shd w:val="clear" w:color="auto" w:fill="auto"/>
          </w:tcPr>
          <w:p w14:paraId="155648CF"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4ECEF36" w14:textId="77777777" w:rsidTr="00B131AF">
        <w:tc>
          <w:tcPr>
            <w:tcW w:w="5000" w:type="pct"/>
            <w:gridSpan w:val="7"/>
            <w:shd w:val="clear" w:color="auto" w:fill="auto"/>
          </w:tcPr>
          <w:p w14:paraId="23983A83" w14:textId="6B2C1187" w:rsidR="00165A0C" w:rsidRPr="00165A0C" w:rsidRDefault="00165A0C" w:rsidP="00165A0C">
            <w:pPr>
              <w:spacing w:before="120" w:after="120"/>
              <w:rPr>
                <w:rFonts w:cs="Arial"/>
              </w:rPr>
            </w:pPr>
            <w:r w:rsidRPr="00165A0C">
              <w:rPr>
                <w:rFonts w:cs="Arial"/>
                <w:u w:val="single"/>
              </w:rPr>
              <w:t>INT 1 Reference:</w:t>
            </w:r>
            <w:r w:rsidR="000B28A1">
              <w:rPr>
                <w:rFonts w:cs="Arial"/>
                <w:u w:val="single"/>
              </w:rPr>
              <w:t xml:space="preserve"> --</w:t>
            </w:r>
          </w:p>
          <w:p w14:paraId="22098052" w14:textId="7E32D445" w:rsidR="00165A0C" w:rsidRDefault="00817E57" w:rsidP="00817E57">
            <w:pPr>
              <w:pStyle w:val="Heading3"/>
            </w:pPr>
            <w:bookmarkStart w:id="1465" w:name="_Toc120214422"/>
            <w:bookmarkStart w:id="1466" w:name="_Ref122898117"/>
            <w:r>
              <w:t>General</w:t>
            </w:r>
            <w:bookmarkEnd w:id="1465"/>
            <w:bookmarkEnd w:id="1466"/>
          </w:p>
          <w:p w14:paraId="7F065605" w14:textId="4CA6235B" w:rsidR="00817E57" w:rsidRDefault="003E2056" w:rsidP="00165A0C">
            <w:pPr>
              <w:spacing w:before="120" w:after="120"/>
              <w:rPr>
                <w:ins w:id="1467" w:author="Raphael Malyankar" w:date="2022-12-25T21:47:00Z"/>
                <w:rFonts w:cs="Arial"/>
              </w:rPr>
            </w:pPr>
            <w:proofErr w:type="spellStart"/>
            <w:ins w:id="1468" w:author="Raphael Malyankar" w:date="2022-12-25T21:10:00Z">
              <w:r w:rsidRPr="003E2056">
                <w:rPr>
                  <w:rFonts w:cs="Arial"/>
                  <w:b/>
                  <w:bCs/>
                </w:rPr>
                <w:t>HarbourAreaSection</w:t>
              </w:r>
              <w:proofErr w:type="spellEnd"/>
              <w:r>
                <w:rPr>
                  <w:rFonts w:cs="Arial"/>
                </w:rPr>
                <w:t xml:space="preserve"> features </w:t>
              </w:r>
            </w:ins>
            <w:ins w:id="1469" w:author="Raphael Malyankar" w:date="2022-12-25T21:11:00Z">
              <w:r>
                <w:rPr>
                  <w:rFonts w:cs="Arial"/>
                </w:rPr>
                <w:t>must be used when it is necessary to represent subdivisions of a port or harbour are</w:t>
              </w:r>
            </w:ins>
            <w:ins w:id="1470" w:author="Raphael Malyankar" w:date="2022-12-25T21:14:00Z">
              <w:r w:rsidR="00ED4191">
                <w:rPr>
                  <w:rFonts w:cs="Arial"/>
                </w:rPr>
                <w:t xml:space="preserve">a, or </w:t>
              </w:r>
            </w:ins>
            <w:ins w:id="1471" w:author="Raphael Malyankar" w:date="2022-12-25T21:15:00Z">
              <w:r w:rsidR="00ED4191">
                <w:rPr>
                  <w:rFonts w:cs="Arial"/>
                </w:rPr>
                <w:t xml:space="preserve">group </w:t>
              </w:r>
            </w:ins>
            <w:ins w:id="1472" w:author="Raphael Malyankar" w:date="2022-12-25T21:16:00Z">
              <w:r w:rsidR="00ED4191">
                <w:rPr>
                  <w:rFonts w:cs="Arial"/>
                </w:rPr>
                <w:t xml:space="preserve">harbour facilities </w:t>
              </w:r>
            </w:ins>
            <w:ins w:id="1473" w:author="Raphael Malyankar" w:date="2022-12-25T21:19:00Z">
              <w:r w:rsidR="00ED4191">
                <w:rPr>
                  <w:rFonts w:cs="Arial"/>
                </w:rPr>
                <w:t>under a common designation</w:t>
              </w:r>
            </w:ins>
            <w:ins w:id="1474" w:author="Raphael Malyankar" w:date="2022-12-25T21:11:00Z">
              <w:r>
                <w:rPr>
                  <w:rFonts w:cs="Arial"/>
                </w:rPr>
                <w:t>.</w:t>
              </w:r>
            </w:ins>
            <w:ins w:id="1475" w:author="Raphael Malyankar" w:date="2022-12-25T21:42:00Z">
              <w:r w:rsidR="004D2D8B">
                <w:rPr>
                  <w:rFonts w:cs="Arial"/>
                </w:rPr>
                <w:t xml:space="preserve"> A </w:t>
              </w:r>
              <w:proofErr w:type="spellStart"/>
              <w:r w:rsidR="004D2D8B" w:rsidRPr="004D2D8B">
                <w:rPr>
                  <w:rFonts w:cs="Arial"/>
                  <w:b/>
                  <w:bCs/>
                </w:rPr>
                <w:t>HarbourAreaSection</w:t>
              </w:r>
              <w:proofErr w:type="spellEnd"/>
              <w:r w:rsidR="004D2D8B">
                <w:rPr>
                  <w:rFonts w:cs="Arial"/>
                </w:rPr>
                <w:t xml:space="preserve"> feature may </w:t>
              </w:r>
            </w:ins>
            <w:ins w:id="1476" w:author="Raphael Malyankar" w:date="2022-12-25T21:46:00Z">
              <w:r w:rsidR="00A21053">
                <w:rPr>
                  <w:rFonts w:cs="Arial"/>
                </w:rPr>
                <w:t>contain</w:t>
              </w:r>
            </w:ins>
            <w:ins w:id="1477" w:author="Raphael Malyankar" w:date="2022-12-25T21:42:00Z">
              <w:r w:rsidR="004D2D8B">
                <w:rPr>
                  <w:rFonts w:cs="Arial"/>
                </w:rPr>
                <w:t xml:space="preserve"> specialized features such as </w:t>
              </w:r>
              <w:r w:rsidR="004D2D8B" w:rsidRPr="004D2D8B">
                <w:rPr>
                  <w:rFonts w:cs="Arial"/>
                  <w:b/>
                  <w:bCs/>
                </w:rPr>
                <w:t>Terminal</w:t>
              </w:r>
              <w:r w:rsidR="004D2D8B">
                <w:rPr>
                  <w:rFonts w:cs="Arial"/>
                </w:rPr>
                <w:t xml:space="preserve">s, </w:t>
              </w:r>
              <w:r w:rsidR="004D2D8B" w:rsidRPr="004D2D8B">
                <w:rPr>
                  <w:rFonts w:cs="Arial"/>
                  <w:b/>
                  <w:bCs/>
                </w:rPr>
                <w:t>Berth</w:t>
              </w:r>
            </w:ins>
            <w:ins w:id="1478" w:author="Raphael Malyankar" w:date="2022-12-25T21:43:00Z">
              <w:r w:rsidR="004D2D8B">
                <w:rPr>
                  <w:rFonts w:cs="Arial"/>
                </w:rPr>
                <w:t>s, etc.</w:t>
              </w:r>
            </w:ins>
            <w:ins w:id="1479" w:author="Raphael Malyankar" w:date="2022-12-25T21:44:00Z">
              <w:r w:rsidR="004D2D8B">
                <w:rPr>
                  <w:rFonts w:cs="Arial"/>
                </w:rPr>
                <w:t>,</w:t>
              </w:r>
            </w:ins>
            <w:ins w:id="1480" w:author="Raphael Malyankar" w:date="2022-12-25T21:43:00Z">
              <w:r w:rsidR="004D2D8B">
                <w:rPr>
                  <w:rFonts w:cs="Arial"/>
                </w:rPr>
                <w:t xml:space="preserve"> </w:t>
              </w:r>
            </w:ins>
            <w:ins w:id="1481" w:author="Raphael Malyankar" w:date="2022-12-25T21:45:00Z">
              <w:r w:rsidR="004D2D8B">
                <w:rPr>
                  <w:rFonts w:cs="Arial"/>
                </w:rPr>
                <w:t>and/or</w:t>
              </w:r>
            </w:ins>
            <w:ins w:id="1482" w:author="Raphael Malyankar" w:date="2022-12-25T21:43:00Z">
              <w:r w:rsidR="004D2D8B">
                <w:rPr>
                  <w:rFonts w:cs="Arial"/>
                </w:rPr>
                <w:t xml:space="preserve"> smaller </w:t>
              </w:r>
              <w:proofErr w:type="spellStart"/>
              <w:r w:rsidR="004D2D8B" w:rsidRPr="004D2D8B">
                <w:rPr>
                  <w:rFonts w:cs="Arial"/>
                  <w:b/>
                  <w:bCs/>
                </w:rPr>
                <w:t>HarbourAreaSection</w:t>
              </w:r>
              <w:proofErr w:type="spellEnd"/>
              <w:r w:rsidR="004D2D8B">
                <w:rPr>
                  <w:rFonts w:cs="Arial"/>
                </w:rPr>
                <w:t xml:space="preserve"> features.</w:t>
              </w:r>
            </w:ins>
          </w:p>
          <w:p w14:paraId="1CA74476" w14:textId="3446B144" w:rsidR="00A21053" w:rsidRPr="00165A0C" w:rsidRDefault="00A21053" w:rsidP="00165A0C">
            <w:pPr>
              <w:spacing w:before="120" w:after="120"/>
              <w:rPr>
                <w:rFonts w:cs="Arial"/>
              </w:rPr>
            </w:pPr>
          </w:p>
          <w:p w14:paraId="618C7D43" w14:textId="77777777" w:rsidR="00165A0C" w:rsidRPr="00165A0C" w:rsidRDefault="00165A0C" w:rsidP="00165A0C">
            <w:pPr>
              <w:spacing w:before="120" w:after="120"/>
              <w:rPr>
                <w:rFonts w:cs="Arial"/>
              </w:rPr>
            </w:pPr>
            <w:r w:rsidRPr="00165A0C">
              <w:rPr>
                <w:rFonts w:cs="Arial"/>
                <w:u w:val="single"/>
              </w:rPr>
              <w:t>Remarks:</w:t>
            </w:r>
          </w:p>
          <w:p w14:paraId="65AE6B5F" w14:textId="5CC89651" w:rsidR="00165A0C" w:rsidRDefault="002855A6" w:rsidP="004D2D8B">
            <w:pPr>
              <w:pStyle w:val="ListParagraph"/>
              <w:numPr>
                <w:ilvl w:val="0"/>
                <w:numId w:val="57"/>
              </w:numPr>
              <w:spacing w:before="120" w:after="120"/>
              <w:rPr>
                <w:ins w:id="1483" w:author="Raphael Malyankar" w:date="2022-12-25T21:44:00Z"/>
                <w:rFonts w:cs="Arial"/>
              </w:rPr>
            </w:pPr>
            <w:ins w:id="1484" w:author="Raphael Malyankar" w:date="2022-12-25T21:33:00Z">
              <w:r>
                <w:rPr>
                  <w:rFonts w:cs="Arial"/>
                </w:rPr>
                <w:t xml:space="preserve">If a </w:t>
              </w:r>
              <w:proofErr w:type="spellStart"/>
              <w:r w:rsidRPr="00995F46">
                <w:rPr>
                  <w:rFonts w:cs="Arial"/>
                  <w:b/>
                  <w:bCs/>
                </w:rPr>
                <w:t>HarbourAreaSection</w:t>
              </w:r>
              <w:proofErr w:type="spellEnd"/>
              <w:r>
                <w:rPr>
                  <w:rFonts w:cs="Arial"/>
                </w:rPr>
                <w:t xml:space="preserve"> feature </w:t>
              </w:r>
            </w:ins>
            <w:ins w:id="1485" w:author="Raphael Malyankar" w:date="2022-12-25T21:46:00Z">
              <w:r w:rsidR="00A21053">
                <w:rPr>
                  <w:rFonts w:cs="Arial"/>
                </w:rPr>
                <w:t>contains</w:t>
              </w:r>
            </w:ins>
            <w:ins w:id="1486" w:author="Raphael Malyankar" w:date="2022-12-25T21:33:00Z">
              <w:r>
                <w:rPr>
                  <w:rFonts w:cs="Arial"/>
                </w:rPr>
                <w:t xml:space="preserve"> other </w:t>
              </w:r>
              <w:proofErr w:type="spellStart"/>
              <w:r w:rsidRPr="003E7CFC">
                <w:rPr>
                  <w:rFonts w:cs="Arial"/>
                  <w:b/>
                  <w:bCs/>
                </w:rPr>
                <w:t>HarbourAreaSection</w:t>
              </w:r>
              <w:proofErr w:type="spellEnd"/>
              <w:r>
                <w:rPr>
                  <w:rFonts w:cs="Arial"/>
                </w:rPr>
                <w:t xml:space="preserve"> features (</w:t>
              </w:r>
            </w:ins>
            <w:ins w:id="1487" w:author="Raphael Malyankar" w:date="2022-12-25T21:40:00Z">
              <w:r w:rsidR="004D2D8B">
                <w:rPr>
                  <w:rFonts w:cs="Arial"/>
                </w:rPr>
                <w:t xml:space="preserve">i.e., </w:t>
              </w:r>
            </w:ins>
            <w:ins w:id="1488" w:author="Raphael Malyankar" w:date="2022-12-25T21:46:00Z">
              <w:r w:rsidR="00A21053">
                <w:rPr>
                  <w:rFonts w:cs="Arial"/>
                </w:rPr>
                <w:t xml:space="preserve">is </w:t>
              </w:r>
            </w:ins>
            <w:ins w:id="1489" w:author="Raphael Malyankar" w:date="2022-12-25T21:33:00Z">
              <w:r>
                <w:rPr>
                  <w:rFonts w:cs="Arial"/>
                </w:rPr>
                <w:t>associated</w:t>
              </w:r>
            </w:ins>
            <w:ins w:id="1490" w:author="Raphael Malyankar" w:date="2022-12-25T21:40:00Z">
              <w:r w:rsidR="004D2D8B">
                <w:rPr>
                  <w:rFonts w:cs="Arial"/>
                </w:rPr>
                <w:t xml:space="preserve"> to other </w:t>
              </w:r>
              <w:proofErr w:type="spellStart"/>
              <w:r w:rsidR="004D2D8B" w:rsidRPr="004D2D8B">
                <w:rPr>
                  <w:rFonts w:cs="Arial"/>
                  <w:b/>
                  <w:bCs/>
                </w:rPr>
                <w:t>HarbourAreaSection</w:t>
              </w:r>
              <w:proofErr w:type="spellEnd"/>
              <w:r w:rsidR="004D2D8B">
                <w:rPr>
                  <w:rFonts w:cs="Arial"/>
                </w:rPr>
                <w:t xml:space="preserve"> features</w:t>
              </w:r>
            </w:ins>
            <w:ins w:id="1491" w:author="Raphael Malyankar" w:date="2022-12-25T21:33:00Z">
              <w:r>
                <w:rPr>
                  <w:rFonts w:cs="Arial"/>
                </w:rPr>
                <w:t xml:space="preserve"> via </w:t>
              </w:r>
              <w:proofErr w:type="spellStart"/>
              <w:r w:rsidRPr="002855A6">
                <w:rPr>
                  <w:rFonts w:cs="Arial"/>
                  <w:i/>
                  <w:iCs/>
                </w:rPr>
                <w:t>subUnit</w:t>
              </w:r>
              <w:proofErr w:type="spellEnd"/>
              <w:r>
                <w:rPr>
                  <w:rFonts w:cs="Arial"/>
                </w:rPr>
                <w:t xml:space="preserve"> roles), </w:t>
              </w:r>
            </w:ins>
            <w:ins w:id="1492" w:author="Raphael Malyankar" w:date="2022-12-25T21:37:00Z">
              <w:r>
                <w:rPr>
                  <w:rFonts w:cs="Arial"/>
                </w:rPr>
                <w:t>the</w:t>
              </w:r>
            </w:ins>
            <w:ins w:id="1493" w:author="Raphael Malyankar" w:date="2022-12-25T21:28:00Z">
              <w:r w:rsidR="00995F46" w:rsidRPr="003E2056">
                <w:rPr>
                  <w:rFonts w:cs="Arial"/>
                </w:rPr>
                <w:t xml:space="preserve"> </w:t>
              </w:r>
              <w:proofErr w:type="spellStart"/>
              <w:r w:rsidR="00995F46" w:rsidRPr="003E2056">
                <w:rPr>
                  <w:rFonts w:cs="Arial"/>
                  <w:i/>
                  <w:iCs/>
                </w:rPr>
                <w:t>categoryOfPortSection</w:t>
              </w:r>
              <w:proofErr w:type="spellEnd"/>
              <w:r w:rsidR="00995F46" w:rsidRPr="003E2056">
                <w:rPr>
                  <w:rFonts w:cs="Arial"/>
                </w:rPr>
                <w:t xml:space="preserve"> and </w:t>
              </w:r>
              <w:proofErr w:type="spellStart"/>
              <w:r w:rsidR="00995F46" w:rsidRPr="003E2056">
                <w:rPr>
                  <w:rFonts w:cs="Arial"/>
                  <w:i/>
                  <w:iCs/>
                </w:rPr>
                <w:t>categoryOfHarbourFacility</w:t>
              </w:r>
              <w:proofErr w:type="spellEnd"/>
              <w:r w:rsidR="00995F46" w:rsidRPr="00ED4191">
                <w:rPr>
                  <w:rFonts w:cs="Arial"/>
                </w:rPr>
                <w:t xml:space="preserve"> </w:t>
              </w:r>
            </w:ins>
            <w:ins w:id="1494" w:author="Raphael Malyankar" w:date="2022-12-25T21:37:00Z">
              <w:r>
                <w:rPr>
                  <w:rFonts w:cs="Arial"/>
                </w:rPr>
                <w:t>attributes on the contain</w:t>
              </w:r>
            </w:ins>
            <w:ins w:id="1495" w:author="Raphael Malyankar" w:date="2022-12-25T21:39:00Z">
              <w:r w:rsidR="004D2D8B">
                <w:rPr>
                  <w:rFonts w:cs="Arial"/>
                </w:rPr>
                <w:t>ing</w:t>
              </w:r>
            </w:ins>
            <w:ins w:id="1496" w:author="Raphael Malyankar" w:date="2022-12-25T21:37:00Z">
              <w:r>
                <w:rPr>
                  <w:rFonts w:cs="Arial"/>
                </w:rPr>
                <w:t xml:space="preserve"> feature must </w:t>
              </w:r>
            </w:ins>
            <w:ins w:id="1497" w:author="Raphael Malyankar" w:date="2022-12-25T21:38:00Z">
              <w:r>
                <w:rPr>
                  <w:rFonts w:cs="Arial"/>
                </w:rPr>
                <w:t xml:space="preserve">be either </w:t>
              </w:r>
            </w:ins>
            <w:ins w:id="1498" w:author="Raphael Malyankar" w:date="2022-12-25T21:39:00Z">
              <w:r w:rsidR="004D2D8B">
                <w:rPr>
                  <w:rFonts w:cs="Arial"/>
                </w:rPr>
                <w:t xml:space="preserve">(a) </w:t>
              </w:r>
            </w:ins>
            <w:ins w:id="1499" w:author="Raphael Malyankar" w:date="2022-12-25T21:38:00Z">
              <w:r>
                <w:rPr>
                  <w:rFonts w:cs="Arial"/>
                </w:rPr>
                <w:t xml:space="preserve">the union or superset of the values of those attributes on its subdivisions, or </w:t>
              </w:r>
            </w:ins>
            <w:ins w:id="1500" w:author="Raphael Malyankar" w:date="2022-12-25T21:39:00Z">
              <w:r w:rsidR="004D2D8B">
                <w:rPr>
                  <w:rFonts w:cs="Arial"/>
                </w:rPr>
                <w:t xml:space="preserve">(b) </w:t>
              </w:r>
            </w:ins>
            <w:ins w:id="1501" w:author="Raphael Malyankar" w:date="2022-12-25T21:38:00Z">
              <w:r>
                <w:rPr>
                  <w:rFonts w:cs="Arial"/>
                </w:rPr>
                <w:t xml:space="preserve">not encoded </w:t>
              </w:r>
            </w:ins>
            <w:ins w:id="1502" w:author="Raphael Malyankar" w:date="2022-12-25T21:39:00Z">
              <w:r w:rsidR="004D2D8B">
                <w:rPr>
                  <w:rFonts w:cs="Arial"/>
                </w:rPr>
                <w:t>in the containing feature</w:t>
              </w:r>
            </w:ins>
            <w:ins w:id="1503" w:author="Raphael Malyankar" w:date="2022-12-25T21:29:00Z">
              <w:r w:rsidR="00995F46">
                <w:rPr>
                  <w:rFonts w:cs="Arial"/>
                </w:rPr>
                <w:t>.</w:t>
              </w:r>
            </w:ins>
          </w:p>
          <w:p w14:paraId="6554FF7E" w14:textId="34241F21" w:rsidR="004D2D8B" w:rsidRDefault="00CD5654" w:rsidP="004D2D8B">
            <w:pPr>
              <w:pStyle w:val="ListParagraph"/>
              <w:numPr>
                <w:ilvl w:val="0"/>
                <w:numId w:val="57"/>
              </w:numPr>
              <w:spacing w:before="120" w:after="120"/>
              <w:rPr>
                <w:ins w:id="1504" w:author="Raphael Malyankar" w:date="2022-12-25T21:50:00Z"/>
                <w:rFonts w:cs="Arial"/>
              </w:rPr>
            </w:pPr>
            <w:ins w:id="1505" w:author="Raphael Malyankar" w:date="2022-12-25T21:51:00Z">
              <w:r>
                <w:rPr>
                  <w:rFonts w:cs="Arial"/>
                </w:rPr>
                <w:t>A</w:t>
              </w:r>
            </w:ins>
            <w:ins w:id="1506" w:author="Raphael Malyankar" w:date="2022-12-25T21:44:00Z">
              <w:r w:rsidR="004D2D8B">
                <w:rPr>
                  <w:rFonts w:cs="Arial"/>
                </w:rPr>
                <w:t xml:space="preserve"> </w:t>
              </w:r>
              <w:proofErr w:type="spellStart"/>
              <w:r w:rsidR="004D2D8B" w:rsidRPr="00CD5654">
                <w:rPr>
                  <w:rFonts w:cs="Arial"/>
                  <w:b/>
                  <w:bCs/>
                </w:rPr>
                <w:t>HarbourAreaSection</w:t>
              </w:r>
              <w:proofErr w:type="spellEnd"/>
              <w:r w:rsidR="004D2D8B">
                <w:rPr>
                  <w:rFonts w:cs="Arial"/>
                </w:rPr>
                <w:t xml:space="preserve"> </w:t>
              </w:r>
            </w:ins>
            <w:ins w:id="1507" w:author="Raphael Malyankar" w:date="2022-12-25T21:45:00Z">
              <w:r w:rsidR="004D2D8B">
                <w:rPr>
                  <w:rFonts w:cs="Arial"/>
                </w:rPr>
                <w:t>feature</w:t>
              </w:r>
            </w:ins>
            <w:ins w:id="1508" w:author="Raphael Malyankar" w:date="2022-12-25T21:51:00Z">
              <w:r>
                <w:rPr>
                  <w:rFonts w:cs="Arial"/>
                </w:rPr>
                <w:t xml:space="preserve"> </w:t>
              </w:r>
            </w:ins>
            <w:ins w:id="1509" w:author="Raphael Malyankar" w:date="2022-12-25T21:52:00Z">
              <w:r>
                <w:rPr>
                  <w:rFonts w:cs="Arial"/>
                </w:rPr>
                <w:t>may</w:t>
              </w:r>
            </w:ins>
            <w:ins w:id="1510" w:author="Raphael Malyankar" w:date="2022-12-25T21:51:00Z">
              <w:r>
                <w:rPr>
                  <w:rFonts w:cs="Arial"/>
                </w:rPr>
                <w:t xml:space="preserve"> have </w:t>
              </w:r>
            </w:ins>
            <w:ins w:id="1511" w:author="Raphael Malyankar" w:date="2022-12-25T21:52:00Z">
              <w:r>
                <w:rPr>
                  <w:rFonts w:cs="Arial"/>
                </w:rPr>
                <w:t xml:space="preserve">both </w:t>
              </w:r>
              <w:proofErr w:type="spellStart"/>
              <w:r w:rsidRPr="00CD5654">
                <w:rPr>
                  <w:rFonts w:cs="Arial"/>
                  <w:i/>
                  <w:iCs/>
                </w:rPr>
                <w:t>subUnit</w:t>
              </w:r>
              <w:proofErr w:type="spellEnd"/>
              <w:r>
                <w:rPr>
                  <w:rFonts w:cs="Arial"/>
                </w:rPr>
                <w:t xml:space="preserve"> and </w:t>
              </w:r>
              <w:proofErr w:type="spellStart"/>
              <w:r w:rsidRPr="00CD5654">
                <w:rPr>
                  <w:rFonts w:cs="Arial"/>
                  <w:i/>
                  <w:iCs/>
                </w:rPr>
                <w:t>layoutUnit</w:t>
              </w:r>
              <w:proofErr w:type="spellEnd"/>
              <w:r>
                <w:rPr>
                  <w:rFonts w:cs="Arial"/>
                </w:rPr>
                <w:t xml:space="preserve"> roles, i.e., </w:t>
              </w:r>
            </w:ins>
            <w:ins w:id="1512" w:author="Raphael Malyankar" w:date="2022-12-25T21:53:00Z">
              <w:r>
                <w:rPr>
                  <w:rFonts w:cs="Arial"/>
                </w:rPr>
                <w:t>it may</w:t>
              </w:r>
            </w:ins>
            <w:ins w:id="1513" w:author="Raphael Malyankar" w:date="2022-12-25T21:52:00Z">
              <w:r>
                <w:rPr>
                  <w:rFonts w:cs="Arial"/>
                </w:rPr>
                <w:t xml:space="preserve"> </w:t>
              </w:r>
            </w:ins>
            <w:ins w:id="1514" w:author="Raphael Malyankar" w:date="2022-12-25T21:53:00Z">
              <w:r>
                <w:rPr>
                  <w:rFonts w:cs="Arial"/>
                </w:rPr>
                <w:t xml:space="preserve">contain other </w:t>
              </w:r>
              <w:proofErr w:type="spellStart"/>
              <w:r w:rsidRPr="00CD5654">
                <w:rPr>
                  <w:rFonts w:cs="Arial"/>
                  <w:b/>
                  <w:bCs/>
                </w:rPr>
                <w:t>HarbourAreaSection</w:t>
              </w:r>
              <w:proofErr w:type="spellEnd"/>
              <w:r>
                <w:rPr>
                  <w:rFonts w:cs="Arial"/>
                </w:rPr>
                <w:t xml:space="preserve"> feature as well as specialized features such as </w:t>
              </w:r>
              <w:r w:rsidRPr="00B56EE2">
                <w:rPr>
                  <w:rFonts w:cs="Arial"/>
                  <w:b/>
                  <w:bCs/>
                </w:rPr>
                <w:t>Terminal</w:t>
              </w:r>
              <w:r>
                <w:rPr>
                  <w:rFonts w:cs="Arial"/>
                </w:rPr>
                <w:t xml:space="preserve">, </w:t>
              </w:r>
              <w:r w:rsidRPr="00B56EE2">
                <w:rPr>
                  <w:rFonts w:cs="Arial"/>
                  <w:b/>
                  <w:bCs/>
                </w:rPr>
                <w:t>Berth</w:t>
              </w:r>
              <w:r>
                <w:rPr>
                  <w:rFonts w:cs="Arial"/>
                </w:rPr>
                <w:t>, etc.</w:t>
              </w:r>
            </w:ins>
            <w:ins w:id="1515" w:author="Raphael Malyankar" w:date="2022-12-25T22:16:00Z">
              <w:r w:rsidR="00F03ADE">
                <w:rPr>
                  <w:rFonts w:cs="Arial"/>
                </w:rPr>
                <w:t xml:space="preserve"> Gen</w:t>
              </w:r>
            </w:ins>
            <w:ins w:id="1516" w:author="Raphael Malyankar" w:date="2022-12-25T22:17:00Z">
              <w:r w:rsidR="00F03ADE">
                <w:rPr>
                  <w:rFonts w:cs="Arial"/>
                </w:rPr>
                <w:t xml:space="preserve">erally, a </w:t>
              </w:r>
              <w:proofErr w:type="spellStart"/>
              <w:r w:rsidR="00F03ADE" w:rsidRPr="00F03ADE">
                <w:rPr>
                  <w:rFonts w:cs="Arial"/>
                  <w:b/>
                  <w:bCs/>
                </w:rPr>
                <w:t>HarbourAreaSection</w:t>
              </w:r>
              <w:proofErr w:type="spellEnd"/>
              <w:r w:rsidR="00F03ADE">
                <w:rPr>
                  <w:rFonts w:cs="Arial"/>
                </w:rPr>
                <w:t xml:space="preserve"> will have both types of roles only when </w:t>
              </w:r>
            </w:ins>
            <w:ins w:id="1517" w:author="Raphael Malyankar" w:date="2022-12-25T22:19:00Z">
              <w:r w:rsidR="00F03ADE">
                <w:rPr>
                  <w:rFonts w:cs="Arial"/>
                </w:rPr>
                <w:t xml:space="preserve">it contains </w:t>
              </w:r>
            </w:ins>
            <w:ins w:id="1518" w:author="Raphael Malyankar" w:date="2022-12-25T22:17:00Z">
              <w:r w:rsidR="00F03ADE">
                <w:rPr>
                  <w:rFonts w:cs="Arial"/>
                </w:rPr>
                <w:t xml:space="preserve">subdivision </w:t>
              </w:r>
              <w:proofErr w:type="spellStart"/>
              <w:r w:rsidR="00F03ADE" w:rsidRPr="00F03ADE">
                <w:rPr>
                  <w:rFonts w:cs="Arial"/>
                  <w:b/>
                  <w:bCs/>
                </w:rPr>
                <w:t>HarbourArea</w:t>
              </w:r>
            </w:ins>
            <w:ins w:id="1519" w:author="Raphael Malyankar" w:date="2022-12-25T22:18:00Z">
              <w:r w:rsidR="00F03ADE" w:rsidRPr="00F03ADE">
                <w:rPr>
                  <w:rFonts w:cs="Arial"/>
                  <w:b/>
                  <w:bCs/>
                </w:rPr>
                <w:t>Section</w:t>
              </w:r>
            </w:ins>
            <w:ins w:id="1520" w:author="Raphael Malyankar" w:date="2022-12-25T22:17:00Z">
              <w:r w:rsidR="00F03ADE">
                <w:rPr>
                  <w:rFonts w:cs="Arial"/>
                </w:rPr>
                <w:t>s</w:t>
              </w:r>
              <w:proofErr w:type="spellEnd"/>
              <w:r w:rsidR="00F03ADE">
                <w:rPr>
                  <w:rFonts w:cs="Arial"/>
                </w:rPr>
                <w:t xml:space="preserve"> </w:t>
              </w:r>
            </w:ins>
            <w:ins w:id="1521" w:author="Raphael Malyankar" w:date="2022-12-25T22:19:00Z">
              <w:r w:rsidR="00F03ADE">
                <w:rPr>
                  <w:rFonts w:cs="Arial"/>
                </w:rPr>
                <w:t xml:space="preserve">that </w:t>
              </w:r>
            </w:ins>
            <w:ins w:id="1522" w:author="Raphael Malyankar" w:date="2022-12-25T22:17:00Z">
              <w:r w:rsidR="00F03ADE">
                <w:rPr>
                  <w:rFonts w:cs="Arial"/>
                </w:rPr>
                <w:t>do not cover t</w:t>
              </w:r>
            </w:ins>
            <w:ins w:id="1523" w:author="Raphael Malyankar" w:date="2022-12-25T22:18:00Z">
              <w:r w:rsidR="00F03ADE">
                <w:rPr>
                  <w:rFonts w:cs="Arial"/>
                </w:rPr>
                <w:t xml:space="preserve">he </w:t>
              </w:r>
            </w:ins>
            <w:ins w:id="1524" w:author="Raphael Malyankar" w:date="2022-12-25T22:19:00Z">
              <w:r w:rsidR="00F03ADE">
                <w:rPr>
                  <w:rFonts w:cs="Arial"/>
                </w:rPr>
                <w:t>whole spatial</w:t>
              </w:r>
            </w:ins>
            <w:ins w:id="1525" w:author="Raphael Malyankar" w:date="2022-12-25T22:18:00Z">
              <w:r w:rsidR="00F03ADE">
                <w:rPr>
                  <w:rFonts w:cs="Arial"/>
                </w:rPr>
                <w:t xml:space="preserve"> extent of the container.</w:t>
              </w:r>
            </w:ins>
            <w:ins w:id="1526" w:author="Raphael Malyankar" w:date="2022-12-25T21:45:00Z">
              <w:r w:rsidR="004D2D8B">
                <w:rPr>
                  <w:rFonts w:cs="Arial"/>
                </w:rPr>
                <w:t xml:space="preserve"> </w:t>
              </w:r>
            </w:ins>
          </w:p>
          <w:p w14:paraId="7E45248A" w14:textId="142593DC" w:rsidR="00A21053" w:rsidRDefault="002158DA" w:rsidP="004D2D8B">
            <w:pPr>
              <w:pStyle w:val="ListParagraph"/>
              <w:numPr>
                <w:ilvl w:val="0"/>
                <w:numId w:val="57"/>
              </w:numPr>
              <w:spacing w:before="120" w:after="120"/>
              <w:rPr>
                <w:ins w:id="1527" w:author="Raphael Malyankar" w:date="2023-01-10T13:04:00Z"/>
                <w:rFonts w:cs="Arial"/>
              </w:rPr>
            </w:pPr>
            <w:ins w:id="1528" w:author="Raphael Malyankar" w:date="2022-12-25T22:13:00Z">
              <w:r>
                <w:rPr>
                  <w:rFonts w:cs="Arial"/>
                </w:rPr>
                <w:t>If there is a</w:t>
              </w:r>
            </w:ins>
            <w:ins w:id="1529" w:author="Raphael Malyankar" w:date="2022-12-25T22:19:00Z">
              <w:r w:rsidR="00F03ADE">
                <w:rPr>
                  <w:rFonts w:cs="Arial"/>
                </w:rPr>
                <w:t xml:space="preserve"> subdivision</w:t>
              </w:r>
            </w:ins>
            <w:ins w:id="1530" w:author="Raphael Malyankar" w:date="2022-12-25T22:13:00Z">
              <w:r>
                <w:rPr>
                  <w:rFonts w:cs="Arial"/>
                </w:rPr>
                <w:t xml:space="preserve"> hierarchy of </w:t>
              </w:r>
              <w:proofErr w:type="spellStart"/>
              <w:r w:rsidRPr="002158DA">
                <w:rPr>
                  <w:rFonts w:cs="Arial"/>
                  <w:b/>
                  <w:bCs/>
                </w:rPr>
                <w:t>HarbourAreaSection</w:t>
              </w:r>
              <w:proofErr w:type="spellEnd"/>
              <w:r>
                <w:rPr>
                  <w:rFonts w:cs="Arial"/>
                </w:rPr>
                <w:t xml:space="preserve"> features, s</w:t>
              </w:r>
            </w:ins>
            <w:ins w:id="1531" w:author="Raphael Malyankar" w:date="2022-12-25T22:11:00Z">
              <w:r>
                <w:rPr>
                  <w:rFonts w:cs="Arial"/>
                </w:rPr>
                <w:t>pecialized features (</w:t>
              </w:r>
              <w:r w:rsidRPr="002158DA">
                <w:rPr>
                  <w:rFonts w:cs="Arial"/>
                  <w:b/>
                  <w:bCs/>
                </w:rPr>
                <w:t>Terminal</w:t>
              </w:r>
              <w:r>
                <w:rPr>
                  <w:rFonts w:cs="Arial"/>
                </w:rPr>
                <w:t xml:space="preserve">, </w:t>
              </w:r>
              <w:r w:rsidRPr="002158DA">
                <w:rPr>
                  <w:rFonts w:cs="Arial"/>
                  <w:b/>
                  <w:bCs/>
                </w:rPr>
                <w:t>Berth</w:t>
              </w:r>
              <w:r>
                <w:rPr>
                  <w:rFonts w:cs="Arial"/>
                </w:rPr>
                <w:t>, etc.) or</w:t>
              </w:r>
            </w:ins>
            <w:ins w:id="1532" w:author="Raphael Malyankar" w:date="2022-12-25T21:50:00Z">
              <w:r w:rsidR="00A21053" w:rsidRPr="00A21053">
                <w:rPr>
                  <w:rFonts w:cs="Arial"/>
                </w:rPr>
                <w:t xml:space="preserve"> infrastructure </w:t>
              </w:r>
            </w:ins>
            <w:ins w:id="1533" w:author="Raphael Malyankar" w:date="2022-12-25T22:11:00Z">
              <w:r>
                <w:rPr>
                  <w:rFonts w:cs="Arial"/>
                </w:rPr>
                <w:t>features should be associated to</w:t>
              </w:r>
            </w:ins>
            <w:ins w:id="1534" w:author="Raphael Malyankar" w:date="2022-12-25T21:50:00Z">
              <w:r w:rsidR="00A21053" w:rsidRPr="00A21053">
                <w:rPr>
                  <w:rFonts w:cs="Arial"/>
                </w:rPr>
                <w:t xml:space="preserve"> </w:t>
              </w:r>
            </w:ins>
            <w:ins w:id="1535" w:author="Raphael Malyankar" w:date="2022-12-25T22:11:00Z">
              <w:r>
                <w:rPr>
                  <w:rFonts w:cs="Arial"/>
                </w:rPr>
                <w:t xml:space="preserve">the </w:t>
              </w:r>
              <w:proofErr w:type="spellStart"/>
              <w:r w:rsidRPr="002158DA">
                <w:rPr>
                  <w:rFonts w:cs="Arial"/>
                  <w:b/>
                  <w:bCs/>
                </w:rPr>
                <w:t>HarbourArea</w:t>
              </w:r>
            </w:ins>
            <w:ins w:id="1536" w:author="Raphael Malyankar" w:date="2022-12-25T22:12:00Z">
              <w:r w:rsidRPr="002158DA">
                <w:rPr>
                  <w:rFonts w:cs="Arial"/>
                  <w:b/>
                  <w:bCs/>
                </w:rPr>
                <w:t>Section</w:t>
              </w:r>
              <w:proofErr w:type="spellEnd"/>
              <w:r>
                <w:rPr>
                  <w:rFonts w:cs="Arial"/>
                </w:rPr>
                <w:t xml:space="preserve"> feature at</w:t>
              </w:r>
            </w:ins>
            <w:ins w:id="1537" w:author="Raphael Malyankar" w:date="2022-12-25T21:50:00Z">
              <w:r w:rsidR="00A21053" w:rsidRPr="00A21053">
                <w:rPr>
                  <w:rFonts w:cs="Arial"/>
                </w:rPr>
                <w:t xml:space="preserve"> </w:t>
              </w:r>
            </w:ins>
            <w:ins w:id="1538" w:author="Raphael Malyankar" w:date="2022-12-25T22:12:00Z">
              <w:r>
                <w:rPr>
                  <w:rFonts w:cs="Arial"/>
                </w:rPr>
                <w:t xml:space="preserve">the </w:t>
              </w:r>
            </w:ins>
            <w:ins w:id="1539" w:author="Raphael Malyankar" w:date="2022-12-25T21:50:00Z">
              <w:r w:rsidR="00A21053" w:rsidRPr="00A21053">
                <w:rPr>
                  <w:rFonts w:cs="Arial"/>
                </w:rPr>
                <w:t xml:space="preserve">lowest level </w:t>
              </w:r>
            </w:ins>
            <w:ins w:id="1540" w:author="Raphael Malyankar" w:date="2022-12-25T22:12:00Z">
              <w:r>
                <w:rPr>
                  <w:rFonts w:cs="Arial"/>
                </w:rPr>
                <w:t>possible</w:t>
              </w:r>
            </w:ins>
            <w:ins w:id="1541" w:author="Raphael Malyankar" w:date="2022-12-25T22:20:00Z">
              <w:r w:rsidR="00F03ADE">
                <w:rPr>
                  <w:rFonts w:cs="Arial"/>
                </w:rPr>
                <w:t xml:space="preserve"> (i.e., the lowest level that contains the entire specialized or infrastructure feature)</w:t>
              </w:r>
            </w:ins>
            <w:ins w:id="1542" w:author="Raphael Malyankar" w:date="2022-12-25T21:50:00Z">
              <w:r w:rsidR="00A21053" w:rsidRPr="00A21053">
                <w:rPr>
                  <w:rFonts w:cs="Arial"/>
                </w:rPr>
                <w:t>.</w:t>
              </w:r>
            </w:ins>
          </w:p>
          <w:p w14:paraId="00A61AF2" w14:textId="7713C661" w:rsidR="00660A28" w:rsidRDefault="00660A28" w:rsidP="004D2D8B">
            <w:pPr>
              <w:pStyle w:val="ListParagraph"/>
              <w:numPr>
                <w:ilvl w:val="0"/>
                <w:numId w:val="57"/>
              </w:numPr>
              <w:spacing w:before="120" w:after="120"/>
              <w:rPr>
                <w:ins w:id="1543" w:author="Raphael Malyankar" w:date="2022-12-25T22:15:00Z"/>
                <w:rFonts w:cs="Arial"/>
              </w:rPr>
            </w:pPr>
            <w:ins w:id="1544" w:author="Raphael Malyankar" w:date="2023-01-10T13:04:00Z">
              <w:r>
                <w:rPr>
                  <w:rFonts w:cs="Arial"/>
                </w:rPr>
                <w:t xml:space="preserve">There is no requirement for </w:t>
              </w:r>
              <w:proofErr w:type="spellStart"/>
              <w:r w:rsidRPr="00660A28">
                <w:rPr>
                  <w:rFonts w:cs="Arial"/>
                  <w:b/>
                  <w:bCs/>
                </w:rPr>
                <w:t>HarbourAreaSection</w:t>
              </w:r>
              <w:proofErr w:type="spellEnd"/>
              <w:r>
                <w:rPr>
                  <w:rFonts w:cs="Arial"/>
                </w:rPr>
                <w:t xml:space="preserve"> features to cover the entire extent of a </w:t>
              </w:r>
              <w:proofErr w:type="spellStart"/>
              <w:r w:rsidRPr="00660A28">
                <w:rPr>
                  <w:rFonts w:cs="Arial"/>
                  <w:b/>
                  <w:bCs/>
                </w:rPr>
                <w:t>HarbourAreaAdministrative</w:t>
              </w:r>
              <w:proofErr w:type="spellEnd"/>
              <w:r>
                <w:rPr>
                  <w:rFonts w:cs="Arial"/>
                </w:rPr>
                <w:t xml:space="preserve"> feature. </w:t>
              </w:r>
            </w:ins>
            <w:ins w:id="1545" w:author="Raphael Malyankar" w:date="2023-01-10T13:06:00Z">
              <w:r>
                <w:rPr>
                  <w:rFonts w:cs="Arial"/>
                </w:rPr>
                <w:t>For example, l</w:t>
              </w:r>
            </w:ins>
            <w:ins w:id="1546" w:author="Raphael Malyankar" w:date="2023-01-10T13:04:00Z">
              <w:r>
                <w:rPr>
                  <w:rFonts w:cs="Arial"/>
                </w:rPr>
                <w:t xml:space="preserve">arger ports may have areas </w:t>
              </w:r>
            </w:ins>
            <w:ins w:id="1547" w:author="Raphael Malyankar" w:date="2023-01-10T13:05:00Z">
              <w:r>
                <w:rPr>
                  <w:rFonts w:cs="Arial"/>
                </w:rPr>
                <w:t xml:space="preserve">which are spatially within the harbour area </w:t>
              </w:r>
            </w:ins>
            <w:ins w:id="1548" w:author="Raphael Malyankar" w:date="2023-01-10T13:07:00Z">
              <w:r>
                <w:rPr>
                  <w:rFonts w:cs="Arial"/>
                </w:rPr>
                <w:t xml:space="preserve">(or adjacent to its navigable waters as legally defined) </w:t>
              </w:r>
            </w:ins>
            <w:ins w:id="1549" w:author="Raphael Malyankar" w:date="2023-01-10T13:05:00Z">
              <w:r>
                <w:rPr>
                  <w:rFonts w:cs="Arial"/>
                </w:rPr>
                <w:t xml:space="preserve">but </w:t>
              </w:r>
            </w:ins>
            <w:ins w:id="1550" w:author="Raphael Malyankar" w:date="2023-01-10T13:07:00Z">
              <w:r>
                <w:rPr>
                  <w:rFonts w:cs="Arial"/>
                </w:rPr>
                <w:t xml:space="preserve">which are </w:t>
              </w:r>
            </w:ins>
            <w:ins w:id="1551" w:author="Raphael Malyankar" w:date="2023-01-10T13:05:00Z">
              <w:r>
                <w:rPr>
                  <w:rFonts w:cs="Arial"/>
                </w:rPr>
                <w:t>not controlled by the port authority, for example naval bases or civic waterfronts.</w:t>
              </w:r>
            </w:ins>
          </w:p>
          <w:p w14:paraId="37AA2A08" w14:textId="1B767569" w:rsidR="00B56EE2" w:rsidRPr="00F03ADE" w:rsidRDefault="00B56EE2" w:rsidP="00F03ADE">
            <w:pPr>
              <w:spacing w:before="120" w:after="120"/>
              <w:rPr>
                <w:rFonts w:cs="Arial"/>
              </w:rPr>
            </w:pPr>
            <w:ins w:id="1552" w:author="Raphael Malyankar" w:date="2022-12-25T22:15:00Z">
              <w:r w:rsidRPr="00F03ADE">
                <w:rPr>
                  <w:rFonts w:cs="Arial"/>
                </w:rPr>
                <w:t xml:space="preserve"> </w:t>
              </w:r>
            </w:ins>
          </w:p>
          <w:p w14:paraId="6F5A1B43" w14:textId="77777777" w:rsidR="00165A0C" w:rsidRPr="00165A0C" w:rsidRDefault="00165A0C" w:rsidP="00165A0C">
            <w:pPr>
              <w:spacing w:before="120" w:after="120"/>
              <w:rPr>
                <w:rFonts w:cs="Arial"/>
              </w:rPr>
            </w:pPr>
            <w:r w:rsidRPr="00165A0C">
              <w:rPr>
                <w:rFonts w:cs="Arial"/>
                <w:u w:val="single"/>
              </w:rPr>
              <w:t>Distinction:</w:t>
            </w:r>
          </w:p>
          <w:p w14:paraId="6ED4CDED" w14:textId="77777777" w:rsidR="00165A0C" w:rsidRPr="00165A0C" w:rsidRDefault="00165A0C" w:rsidP="00165A0C">
            <w:pPr>
              <w:spacing w:before="120" w:after="120"/>
              <w:rPr>
                <w:rFonts w:cs="Arial"/>
              </w:rPr>
            </w:pPr>
          </w:p>
        </w:tc>
      </w:tr>
    </w:tbl>
    <w:p w14:paraId="40A1DD08" w14:textId="77777777" w:rsidR="00165A0C" w:rsidRPr="00165A0C" w:rsidRDefault="00165A0C" w:rsidP="00165A0C">
      <w:pPr>
        <w:spacing w:before="240"/>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Look w:val="0000" w:firstRow="0" w:lastRow="0" w:firstColumn="0" w:lastColumn="0" w:noHBand="0" w:noVBand="0"/>
        <w:tblPrChange w:id="1553" w:author="Raphael Malyankar" w:date="2023-01-10T13:10: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747"/>
        <w:gridCol w:w="14"/>
        <w:gridCol w:w="925"/>
        <w:gridCol w:w="1399"/>
        <w:gridCol w:w="1315"/>
        <w:gridCol w:w="373"/>
        <w:gridCol w:w="2050"/>
        <w:gridCol w:w="1820"/>
        <w:gridCol w:w="373"/>
        <w:tblGridChange w:id="1554">
          <w:tblGrid>
            <w:gridCol w:w="804"/>
            <w:gridCol w:w="957"/>
            <w:gridCol w:w="1360"/>
            <w:gridCol w:w="1289"/>
            <w:gridCol w:w="485"/>
            <w:gridCol w:w="1916"/>
            <w:gridCol w:w="1720"/>
            <w:gridCol w:w="485"/>
          </w:tblGrid>
        </w:tblGridChange>
      </w:tblGrid>
      <w:tr w:rsidR="00165A0C" w:rsidRPr="00165A0C" w14:paraId="2967B9BF" w14:textId="77777777" w:rsidTr="00A40BFB">
        <w:trPr>
          <w:gridBefore w:val="1"/>
        </w:trPr>
        <w:tc>
          <w:tcPr>
            <w:tcW w:w="5000" w:type="pct"/>
            <w:gridSpan w:val="8"/>
            <w:shd w:val="clear" w:color="auto" w:fill="auto"/>
            <w:tcPrChange w:id="1555" w:author="Raphael Malyankar" w:date="2023-01-10T13:10:00Z">
              <w:tcPr>
                <w:tcW w:w="5000" w:type="pct"/>
                <w:gridSpan w:val="8"/>
                <w:shd w:val="clear" w:color="auto" w:fill="auto"/>
              </w:tcPr>
            </w:tcPrChange>
          </w:tcPr>
          <w:p w14:paraId="1CA963D6" w14:textId="77777777" w:rsidR="00165A0C" w:rsidRPr="00165A0C" w:rsidRDefault="00165A0C" w:rsidP="00165A0C">
            <w:pPr>
              <w:spacing w:before="120" w:after="120"/>
              <w:rPr>
                <w:rFonts w:cs="Arial"/>
                <w:b/>
                <w:u w:val="single"/>
              </w:rPr>
            </w:pPr>
            <w:r w:rsidRPr="00165A0C">
              <w:rPr>
                <w:rFonts w:cs="Arial"/>
                <w:b/>
                <w:u w:val="single"/>
              </w:rPr>
              <w:t>Feature/Information associations</w:t>
            </w:r>
          </w:p>
        </w:tc>
      </w:tr>
      <w:tr w:rsidR="005044F5" w:rsidRPr="00165A0C" w14:paraId="3303BD3E" w14:textId="77777777" w:rsidTr="00A40BFB">
        <w:tc>
          <w:tcPr>
            <w:tcW w:w="385" w:type="pct"/>
            <w:gridSpan w:val="2"/>
            <w:vMerge w:val="restart"/>
            <w:shd w:val="clear" w:color="auto" w:fill="auto"/>
            <w:tcPrChange w:id="1556" w:author="Raphael Malyankar" w:date="2023-01-10T13:10:00Z">
              <w:tcPr>
                <w:tcW w:w="385" w:type="pct"/>
                <w:vMerge w:val="restart"/>
                <w:shd w:val="clear" w:color="auto" w:fill="auto"/>
              </w:tcPr>
            </w:tcPrChange>
          </w:tcPr>
          <w:p w14:paraId="0B4DA649" w14:textId="77777777" w:rsidR="00165A0C" w:rsidRPr="00165A0C" w:rsidRDefault="00165A0C" w:rsidP="00165A0C">
            <w:pPr>
              <w:spacing w:before="120" w:after="120"/>
              <w:rPr>
                <w:rFonts w:cs="Arial"/>
                <w:b/>
              </w:rPr>
            </w:pPr>
            <w:r w:rsidRPr="00165A0C">
              <w:rPr>
                <w:rFonts w:cs="Arial"/>
                <w:b/>
              </w:rPr>
              <w:t>Type</w:t>
            </w:r>
          </w:p>
        </w:tc>
        <w:tc>
          <w:tcPr>
            <w:tcW w:w="769" w:type="pct"/>
            <w:vMerge w:val="restart"/>
            <w:shd w:val="clear" w:color="auto" w:fill="auto"/>
            <w:tcPrChange w:id="1557" w:author="Raphael Malyankar" w:date="2023-01-10T13:10:00Z">
              <w:tcPr>
                <w:tcW w:w="769" w:type="pct"/>
                <w:vMerge w:val="restart"/>
                <w:shd w:val="clear" w:color="auto" w:fill="auto"/>
              </w:tcPr>
            </w:tcPrChange>
          </w:tcPr>
          <w:p w14:paraId="3CF10674" w14:textId="77777777" w:rsidR="00165A0C" w:rsidRPr="00165A0C" w:rsidRDefault="00165A0C" w:rsidP="00165A0C">
            <w:pPr>
              <w:spacing w:before="120" w:after="120"/>
              <w:rPr>
                <w:rFonts w:cs="Arial"/>
                <w:b/>
              </w:rPr>
            </w:pPr>
            <w:r w:rsidRPr="00165A0C">
              <w:rPr>
                <w:rFonts w:cs="Arial"/>
                <w:b/>
              </w:rPr>
              <w:t>Association Name</w:t>
            </w:r>
          </w:p>
        </w:tc>
        <w:tc>
          <w:tcPr>
            <w:tcW w:w="3846" w:type="pct"/>
            <w:gridSpan w:val="6"/>
            <w:shd w:val="clear" w:color="auto" w:fill="auto"/>
            <w:tcPrChange w:id="1558" w:author="Raphael Malyankar" w:date="2023-01-10T13:10:00Z">
              <w:tcPr>
                <w:tcW w:w="3846" w:type="pct"/>
                <w:gridSpan w:val="6"/>
                <w:shd w:val="clear" w:color="auto" w:fill="auto"/>
              </w:tcPr>
            </w:tcPrChange>
          </w:tcPr>
          <w:p w14:paraId="05915202" w14:textId="77777777" w:rsidR="00165A0C" w:rsidRPr="00165A0C" w:rsidRDefault="00165A0C" w:rsidP="00165A0C">
            <w:pPr>
              <w:spacing w:before="120" w:after="120"/>
              <w:jc w:val="center"/>
              <w:rPr>
                <w:rFonts w:cs="Arial"/>
                <w:b/>
              </w:rPr>
            </w:pPr>
            <w:r w:rsidRPr="00165A0C">
              <w:rPr>
                <w:rFonts w:cs="Arial"/>
                <w:b/>
              </w:rPr>
              <w:t>Association Ends</w:t>
            </w:r>
          </w:p>
        </w:tc>
      </w:tr>
      <w:tr w:rsidR="00DA7B33" w:rsidRPr="00165A0C" w14:paraId="06B9C1D3" w14:textId="77777777" w:rsidTr="00A40BFB">
        <w:tc>
          <w:tcPr>
            <w:tcW w:w="385" w:type="pct"/>
            <w:gridSpan w:val="2"/>
            <w:vMerge/>
            <w:shd w:val="clear" w:color="auto" w:fill="auto"/>
            <w:tcPrChange w:id="1559" w:author="Raphael Malyankar" w:date="2023-01-10T13:10:00Z">
              <w:tcPr>
                <w:tcW w:w="385" w:type="pct"/>
                <w:vMerge/>
                <w:shd w:val="clear" w:color="auto" w:fill="auto"/>
              </w:tcPr>
            </w:tcPrChange>
          </w:tcPr>
          <w:p w14:paraId="317FB4F0" w14:textId="77777777" w:rsidR="00165A0C" w:rsidRPr="00165A0C" w:rsidRDefault="00165A0C" w:rsidP="00165A0C">
            <w:pPr>
              <w:spacing w:before="120" w:after="120"/>
              <w:rPr>
                <w:rFonts w:cs="Arial"/>
              </w:rPr>
            </w:pPr>
          </w:p>
        </w:tc>
        <w:tc>
          <w:tcPr>
            <w:tcW w:w="769" w:type="pct"/>
            <w:vMerge/>
            <w:shd w:val="clear" w:color="auto" w:fill="auto"/>
            <w:tcPrChange w:id="1560" w:author="Raphael Malyankar" w:date="2023-01-10T13:10:00Z">
              <w:tcPr>
                <w:tcW w:w="769" w:type="pct"/>
                <w:vMerge/>
                <w:shd w:val="clear" w:color="auto" w:fill="auto"/>
              </w:tcPr>
            </w:tcPrChange>
          </w:tcPr>
          <w:p w14:paraId="0B4D249F" w14:textId="77777777" w:rsidR="00165A0C" w:rsidRPr="00165A0C" w:rsidRDefault="00165A0C" w:rsidP="00165A0C">
            <w:pPr>
              <w:spacing w:before="120" w:after="120"/>
              <w:rPr>
                <w:rFonts w:cs="Arial"/>
              </w:rPr>
            </w:pPr>
          </w:p>
        </w:tc>
        <w:tc>
          <w:tcPr>
            <w:tcW w:w="769" w:type="pct"/>
            <w:shd w:val="clear" w:color="auto" w:fill="auto"/>
            <w:tcPrChange w:id="1561" w:author="Raphael Malyankar" w:date="2023-01-10T13:10:00Z">
              <w:tcPr>
                <w:tcW w:w="769" w:type="pct"/>
                <w:shd w:val="clear" w:color="auto" w:fill="auto"/>
              </w:tcPr>
            </w:tcPrChange>
          </w:tcPr>
          <w:p w14:paraId="29829B8A" w14:textId="77777777" w:rsidR="00165A0C" w:rsidRPr="00165A0C" w:rsidRDefault="00165A0C" w:rsidP="00165A0C">
            <w:pPr>
              <w:spacing w:before="120" w:after="120"/>
              <w:rPr>
                <w:rFonts w:cs="Arial"/>
                <w:b/>
              </w:rPr>
            </w:pPr>
            <w:r w:rsidRPr="00165A0C">
              <w:rPr>
                <w:rFonts w:cs="Arial"/>
                <w:b/>
              </w:rPr>
              <w:t>Class</w:t>
            </w:r>
          </w:p>
        </w:tc>
        <w:tc>
          <w:tcPr>
            <w:tcW w:w="769" w:type="pct"/>
            <w:shd w:val="clear" w:color="auto" w:fill="auto"/>
            <w:tcPrChange w:id="1562" w:author="Raphael Malyankar" w:date="2023-01-10T13:10:00Z">
              <w:tcPr>
                <w:tcW w:w="769" w:type="pct"/>
                <w:shd w:val="clear" w:color="auto" w:fill="auto"/>
              </w:tcPr>
            </w:tcPrChange>
          </w:tcPr>
          <w:p w14:paraId="1295C451" w14:textId="77777777" w:rsidR="00165A0C" w:rsidRPr="00165A0C" w:rsidRDefault="00165A0C" w:rsidP="00165A0C">
            <w:pPr>
              <w:spacing w:before="120" w:after="120"/>
              <w:rPr>
                <w:rFonts w:cs="Arial"/>
                <w:b/>
              </w:rPr>
            </w:pPr>
            <w:r w:rsidRPr="00165A0C">
              <w:rPr>
                <w:rFonts w:cs="Arial"/>
                <w:b/>
              </w:rPr>
              <w:t>Role</w:t>
            </w:r>
          </w:p>
        </w:tc>
        <w:tc>
          <w:tcPr>
            <w:tcW w:w="385" w:type="pct"/>
            <w:shd w:val="clear" w:color="auto" w:fill="auto"/>
            <w:tcPrChange w:id="1563" w:author="Raphael Malyankar" w:date="2023-01-10T13:10:00Z">
              <w:tcPr>
                <w:tcW w:w="385" w:type="pct"/>
                <w:shd w:val="clear" w:color="auto" w:fill="auto"/>
              </w:tcPr>
            </w:tcPrChange>
          </w:tcPr>
          <w:p w14:paraId="16992055" w14:textId="77777777" w:rsidR="00165A0C" w:rsidRPr="00165A0C" w:rsidRDefault="00165A0C" w:rsidP="00165A0C">
            <w:pPr>
              <w:spacing w:before="120" w:after="120"/>
              <w:rPr>
                <w:rFonts w:cs="Arial"/>
                <w:b/>
              </w:rPr>
            </w:pPr>
            <w:proofErr w:type="spellStart"/>
            <w:r w:rsidRPr="00165A0C">
              <w:rPr>
                <w:rFonts w:cs="Arial"/>
                <w:b/>
              </w:rPr>
              <w:t>Mult</w:t>
            </w:r>
            <w:proofErr w:type="spellEnd"/>
          </w:p>
        </w:tc>
        <w:tc>
          <w:tcPr>
            <w:tcW w:w="769" w:type="pct"/>
            <w:shd w:val="clear" w:color="auto" w:fill="auto"/>
            <w:tcPrChange w:id="1564" w:author="Raphael Malyankar" w:date="2023-01-10T13:10:00Z">
              <w:tcPr>
                <w:tcW w:w="769" w:type="pct"/>
                <w:shd w:val="clear" w:color="auto" w:fill="auto"/>
              </w:tcPr>
            </w:tcPrChange>
          </w:tcPr>
          <w:p w14:paraId="0B7A2C9B" w14:textId="77777777" w:rsidR="00165A0C" w:rsidRPr="00165A0C" w:rsidRDefault="00165A0C" w:rsidP="00165A0C">
            <w:pPr>
              <w:spacing w:before="120" w:after="120"/>
              <w:rPr>
                <w:rFonts w:cs="Arial"/>
                <w:b/>
              </w:rPr>
            </w:pPr>
            <w:r w:rsidRPr="00165A0C">
              <w:rPr>
                <w:rFonts w:cs="Arial"/>
                <w:b/>
              </w:rPr>
              <w:t>Class</w:t>
            </w:r>
          </w:p>
        </w:tc>
        <w:tc>
          <w:tcPr>
            <w:tcW w:w="769" w:type="pct"/>
            <w:shd w:val="clear" w:color="auto" w:fill="auto"/>
            <w:tcPrChange w:id="1565" w:author="Raphael Malyankar" w:date="2023-01-10T13:10:00Z">
              <w:tcPr>
                <w:tcW w:w="769" w:type="pct"/>
                <w:shd w:val="clear" w:color="auto" w:fill="auto"/>
              </w:tcPr>
            </w:tcPrChange>
          </w:tcPr>
          <w:p w14:paraId="690DF3F9" w14:textId="77777777" w:rsidR="00165A0C" w:rsidRPr="00165A0C" w:rsidRDefault="00165A0C" w:rsidP="00165A0C">
            <w:pPr>
              <w:spacing w:before="120" w:after="120"/>
              <w:rPr>
                <w:rFonts w:cs="Arial"/>
                <w:b/>
              </w:rPr>
            </w:pPr>
            <w:r w:rsidRPr="00165A0C">
              <w:rPr>
                <w:rFonts w:cs="Arial"/>
                <w:b/>
              </w:rPr>
              <w:t>Role</w:t>
            </w:r>
          </w:p>
        </w:tc>
        <w:tc>
          <w:tcPr>
            <w:tcW w:w="385" w:type="pct"/>
            <w:shd w:val="clear" w:color="auto" w:fill="auto"/>
            <w:tcPrChange w:id="1566" w:author="Raphael Malyankar" w:date="2023-01-10T13:10:00Z">
              <w:tcPr>
                <w:tcW w:w="385" w:type="pct"/>
                <w:shd w:val="clear" w:color="auto" w:fill="auto"/>
              </w:tcPr>
            </w:tcPrChange>
          </w:tcPr>
          <w:p w14:paraId="5755841A" w14:textId="77777777" w:rsidR="00165A0C" w:rsidRPr="00165A0C" w:rsidRDefault="00165A0C" w:rsidP="00165A0C">
            <w:pPr>
              <w:spacing w:before="120" w:after="120"/>
              <w:rPr>
                <w:rFonts w:cs="Arial"/>
                <w:b/>
              </w:rPr>
            </w:pPr>
            <w:proofErr w:type="spellStart"/>
            <w:r w:rsidRPr="00165A0C">
              <w:rPr>
                <w:rFonts w:cs="Arial"/>
                <w:b/>
              </w:rPr>
              <w:t>Mult</w:t>
            </w:r>
            <w:proofErr w:type="spellEnd"/>
          </w:p>
        </w:tc>
      </w:tr>
      <w:tr w:rsidR="00DA7B33" w:rsidRPr="00165A0C" w14:paraId="627EB170" w14:textId="77777777" w:rsidTr="00A40BFB">
        <w:tc>
          <w:tcPr>
            <w:tcW w:w="385" w:type="pct"/>
            <w:gridSpan w:val="2"/>
            <w:shd w:val="clear" w:color="auto" w:fill="auto"/>
            <w:tcPrChange w:id="1567" w:author="Raphael Malyankar" w:date="2023-01-10T13:10:00Z">
              <w:tcPr>
                <w:tcW w:w="385" w:type="pct"/>
                <w:shd w:val="clear" w:color="auto" w:fill="auto"/>
              </w:tcPr>
            </w:tcPrChange>
          </w:tcPr>
          <w:p w14:paraId="1F4D701B" w14:textId="77777777" w:rsidR="00165A0C" w:rsidRPr="00165A0C" w:rsidRDefault="00165A0C" w:rsidP="00165A0C">
            <w:pPr>
              <w:spacing w:before="120" w:after="120"/>
              <w:rPr>
                <w:rFonts w:cs="Arial"/>
                <w:sz w:val="18"/>
              </w:rPr>
            </w:pPr>
            <w:r w:rsidRPr="00165A0C">
              <w:rPr>
                <w:rFonts w:cs="Arial"/>
                <w:sz w:val="18"/>
              </w:rPr>
              <w:t>association</w:t>
            </w:r>
          </w:p>
        </w:tc>
        <w:tc>
          <w:tcPr>
            <w:tcW w:w="769" w:type="pct"/>
            <w:shd w:val="clear" w:color="auto" w:fill="auto"/>
            <w:tcPrChange w:id="1568" w:author="Raphael Malyankar" w:date="2023-01-10T13:10:00Z">
              <w:tcPr>
                <w:tcW w:w="769" w:type="pct"/>
                <w:shd w:val="clear" w:color="auto" w:fill="auto"/>
              </w:tcPr>
            </w:tcPrChange>
          </w:tcPr>
          <w:p w14:paraId="78D274FA" w14:textId="77777777" w:rsidR="00165A0C" w:rsidRPr="00165A0C" w:rsidRDefault="00165A0C" w:rsidP="00165A0C">
            <w:pPr>
              <w:spacing w:before="120" w:after="120"/>
              <w:rPr>
                <w:rFonts w:cs="Arial"/>
                <w:sz w:val="18"/>
              </w:rPr>
            </w:pPr>
            <w:r w:rsidRPr="00165A0C">
              <w:rPr>
                <w:rFonts w:cs="Arial"/>
                <w:sz w:val="18"/>
              </w:rPr>
              <w:t>Service Availability</w:t>
            </w:r>
          </w:p>
        </w:tc>
        <w:tc>
          <w:tcPr>
            <w:tcW w:w="769" w:type="pct"/>
            <w:shd w:val="clear" w:color="auto" w:fill="auto"/>
            <w:tcPrChange w:id="1569" w:author="Raphael Malyankar" w:date="2023-01-10T13:10:00Z">
              <w:tcPr>
                <w:tcW w:w="769" w:type="pct"/>
                <w:shd w:val="clear" w:color="auto" w:fill="auto"/>
              </w:tcPr>
            </w:tcPrChange>
          </w:tcPr>
          <w:p w14:paraId="3CDE8B5D" w14:textId="77777777" w:rsidR="00165A0C" w:rsidRPr="00165A0C" w:rsidRDefault="00165A0C" w:rsidP="00165A0C">
            <w:pPr>
              <w:spacing w:before="120" w:after="120"/>
              <w:rPr>
                <w:rFonts w:cs="Arial"/>
                <w:b/>
                <w:sz w:val="18"/>
              </w:rPr>
            </w:pPr>
          </w:p>
        </w:tc>
        <w:tc>
          <w:tcPr>
            <w:tcW w:w="769" w:type="pct"/>
            <w:shd w:val="clear" w:color="auto" w:fill="auto"/>
            <w:tcPrChange w:id="1570" w:author="Raphael Malyankar" w:date="2023-01-10T13:10:00Z">
              <w:tcPr>
                <w:tcW w:w="769" w:type="pct"/>
                <w:shd w:val="clear" w:color="auto" w:fill="auto"/>
              </w:tcPr>
            </w:tcPrChange>
          </w:tcPr>
          <w:p w14:paraId="40954208" w14:textId="77777777" w:rsidR="00165A0C" w:rsidRPr="00165A0C" w:rsidRDefault="00165A0C" w:rsidP="00165A0C">
            <w:pPr>
              <w:spacing w:before="120" w:after="120"/>
              <w:rPr>
                <w:rFonts w:cs="Arial"/>
                <w:sz w:val="18"/>
              </w:rPr>
            </w:pPr>
          </w:p>
        </w:tc>
        <w:tc>
          <w:tcPr>
            <w:tcW w:w="385" w:type="pct"/>
            <w:shd w:val="clear" w:color="auto" w:fill="auto"/>
            <w:tcPrChange w:id="1571" w:author="Raphael Malyankar" w:date="2023-01-10T13:10:00Z">
              <w:tcPr>
                <w:tcW w:w="385" w:type="pct"/>
                <w:shd w:val="clear" w:color="auto" w:fill="auto"/>
              </w:tcPr>
            </w:tcPrChange>
          </w:tcPr>
          <w:p w14:paraId="3912FF2E" w14:textId="77777777" w:rsidR="00165A0C" w:rsidRPr="00165A0C" w:rsidRDefault="00165A0C" w:rsidP="00165A0C">
            <w:pPr>
              <w:spacing w:before="120" w:after="120"/>
              <w:rPr>
                <w:rFonts w:cs="Arial"/>
                <w:sz w:val="18"/>
              </w:rPr>
            </w:pPr>
          </w:p>
        </w:tc>
        <w:tc>
          <w:tcPr>
            <w:tcW w:w="769" w:type="pct"/>
            <w:shd w:val="clear" w:color="auto" w:fill="auto"/>
            <w:tcPrChange w:id="1572" w:author="Raphael Malyankar" w:date="2023-01-10T13:10:00Z">
              <w:tcPr>
                <w:tcW w:w="769" w:type="pct"/>
                <w:shd w:val="clear" w:color="auto" w:fill="auto"/>
              </w:tcPr>
            </w:tcPrChange>
          </w:tcPr>
          <w:p w14:paraId="28D44C1F" w14:textId="77777777" w:rsidR="00165A0C" w:rsidRPr="00165A0C" w:rsidRDefault="00165A0C" w:rsidP="00165A0C">
            <w:pPr>
              <w:spacing w:before="120" w:after="120"/>
              <w:rPr>
                <w:rFonts w:cs="Arial"/>
                <w:b/>
                <w:sz w:val="18"/>
              </w:rPr>
            </w:pPr>
            <w:proofErr w:type="spellStart"/>
            <w:r w:rsidRPr="00165A0C">
              <w:rPr>
                <w:rFonts w:cs="Arial"/>
                <w:b/>
                <w:sz w:val="18"/>
              </w:rPr>
              <w:t>AvailablePortServices</w:t>
            </w:r>
            <w:proofErr w:type="spellEnd"/>
          </w:p>
        </w:tc>
        <w:tc>
          <w:tcPr>
            <w:tcW w:w="769" w:type="pct"/>
            <w:shd w:val="clear" w:color="auto" w:fill="auto"/>
            <w:tcPrChange w:id="1573" w:author="Raphael Malyankar" w:date="2023-01-10T13:10:00Z">
              <w:tcPr>
                <w:tcW w:w="769" w:type="pct"/>
                <w:shd w:val="clear" w:color="auto" w:fill="auto"/>
              </w:tcPr>
            </w:tcPrChange>
          </w:tcPr>
          <w:p w14:paraId="737914E1" w14:textId="77777777" w:rsidR="00165A0C" w:rsidRPr="00165A0C" w:rsidRDefault="00165A0C" w:rsidP="00165A0C">
            <w:pPr>
              <w:spacing w:before="120" w:after="120"/>
              <w:rPr>
                <w:rFonts w:cs="Arial"/>
                <w:sz w:val="18"/>
              </w:rPr>
            </w:pPr>
            <w:proofErr w:type="spellStart"/>
            <w:r w:rsidRPr="00165A0C">
              <w:rPr>
                <w:rFonts w:cs="Arial"/>
                <w:sz w:val="18"/>
              </w:rPr>
              <w:t>serviceDescriptionReference</w:t>
            </w:r>
            <w:proofErr w:type="spellEnd"/>
          </w:p>
        </w:tc>
        <w:tc>
          <w:tcPr>
            <w:tcW w:w="385" w:type="pct"/>
            <w:shd w:val="clear" w:color="auto" w:fill="auto"/>
            <w:tcPrChange w:id="1574" w:author="Raphael Malyankar" w:date="2023-01-10T13:10:00Z">
              <w:tcPr>
                <w:tcW w:w="385" w:type="pct"/>
                <w:shd w:val="clear" w:color="auto" w:fill="auto"/>
              </w:tcPr>
            </w:tcPrChange>
          </w:tcPr>
          <w:p w14:paraId="0722F0DB" w14:textId="77777777" w:rsidR="00165A0C" w:rsidRPr="00165A0C" w:rsidRDefault="00165A0C" w:rsidP="00165A0C">
            <w:pPr>
              <w:spacing w:before="120" w:after="120"/>
              <w:rPr>
                <w:rFonts w:cs="Arial"/>
              </w:rPr>
            </w:pPr>
            <w:r w:rsidRPr="00165A0C">
              <w:rPr>
                <w:rFonts w:cs="Arial"/>
              </w:rPr>
              <w:t>0,</w:t>
            </w:r>
            <w:del w:id="1575" w:author="Raphael Malyankar" w:date="2023-01-10T13:10:00Z">
              <w:r w:rsidRPr="00165A0C" w:rsidDel="00A40BFB">
                <w:rPr>
                  <w:rFonts w:cs="Arial"/>
                </w:rPr>
                <w:delText xml:space="preserve"> </w:delText>
              </w:r>
            </w:del>
            <w:r w:rsidRPr="00165A0C">
              <w:rPr>
                <w:rFonts w:cs="Arial"/>
              </w:rPr>
              <w:t>1</w:t>
            </w:r>
          </w:p>
        </w:tc>
      </w:tr>
      <w:tr w:rsidR="00DA7B33" w:rsidRPr="00165A0C" w14:paraId="5766BB40" w14:textId="77777777" w:rsidTr="00A40BFB">
        <w:tc>
          <w:tcPr>
            <w:tcW w:w="385" w:type="pct"/>
            <w:gridSpan w:val="2"/>
            <w:shd w:val="clear" w:color="auto" w:fill="auto"/>
            <w:tcPrChange w:id="1576" w:author="Raphael Malyankar" w:date="2023-01-10T13:10:00Z">
              <w:tcPr>
                <w:tcW w:w="385" w:type="pct"/>
                <w:shd w:val="clear" w:color="auto" w:fill="auto"/>
              </w:tcPr>
            </w:tcPrChange>
          </w:tcPr>
          <w:p w14:paraId="3169F226" w14:textId="77777777" w:rsidR="00165A0C" w:rsidRPr="00165A0C" w:rsidRDefault="00165A0C" w:rsidP="00165A0C">
            <w:pPr>
              <w:spacing w:before="120" w:after="120"/>
              <w:rPr>
                <w:rFonts w:cs="Arial"/>
                <w:sz w:val="18"/>
              </w:rPr>
            </w:pPr>
            <w:r w:rsidRPr="00165A0C">
              <w:rPr>
                <w:rFonts w:cs="Arial"/>
                <w:sz w:val="18"/>
              </w:rPr>
              <w:lastRenderedPageBreak/>
              <w:t>association</w:t>
            </w:r>
          </w:p>
        </w:tc>
        <w:tc>
          <w:tcPr>
            <w:tcW w:w="769" w:type="pct"/>
            <w:shd w:val="clear" w:color="auto" w:fill="auto"/>
            <w:tcPrChange w:id="1577" w:author="Raphael Malyankar" w:date="2023-01-10T13:10:00Z">
              <w:tcPr>
                <w:tcW w:w="769" w:type="pct"/>
                <w:shd w:val="clear" w:color="auto" w:fill="auto"/>
              </w:tcPr>
            </w:tcPrChange>
          </w:tcPr>
          <w:p w14:paraId="487B7B30" w14:textId="77777777" w:rsidR="00165A0C" w:rsidRPr="00165A0C" w:rsidRDefault="00165A0C" w:rsidP="00165A0C">
            <w:pPr>
              <w:spacing w:before="120" w:after="120"/>
              <w:rPr>
                <w:rFonts w:cs="Arial"/>
                <w:sz w:val="18"/>
              </w:rPr>
            </w:pPr>
            <w:r w:rsidRPr="00165A0C">
              <w:rPr>
                <w:rFonts w:cs="Arial"/>
                <w:sz w:val="18"/>
              </w:rPr>
              <w:t>Location Hours</w:t>
            </w:r>
          </w:p>
        </w:tc>
        <w:tc>
          <w:tcPr>
            <w:tcW w:w="769" w:type="pct"/>
            <w:shd w:val="clear" w:color="auto" w:fill="auto"/>
            <w:tcPrChange w:id="1578" w:author="Raphael Malyankar" w:date="2023-01-10T13:10:00Z">
              <w:tcPr>
                <w:tcW w:w="769" w:type="pct"/>
                <w:shd w:val="clear" w:color="auto" w:fill="auto"/>
              </w:tcPr>
            </w:tcPrChange>
          </w:tcPr>
          <w:p w14:paraId="4431C30B" w14:textId="77777777" w:rsidR="00165A0C" w:rsidRPr="00165A0C" w:rsidRDefault="00165A0C" w:rsidP="00165A0C">
            <w:pPr>
              <w:spacing w:before="120" w:after="120"/>
              <w:rPr>
                <w:rFonts w:cs="Arial"/>
                <w:b/>
                <w:sz w:val="18"/>
              </w:rPr>
            </w:pPr>
          </w:p>
        </w:tc>
        <w:tc>
          <w:tcPr>
            <w:tcW w:w="769" w:type="pct"/>
            <w:shd w:val="clear" w:color="auto" w:fill="auto"/>
            <w:tcPrChange w:id="1579" w:author="Raphael Malyankar" w:date="2023-01-10T13:10:00Z">
              <w:tcPr>
                <w:tcW w:w="769" w:type="pct"/>
                <w:shd w:val="clear" w:color="auto" w:fill="auto"/>
              </w:tcPr>
            </w:tcPrChange>
          </w:tcPr>
          <w:p w14:paraId="44145855" w14:textId="77777777" w:rsidR="00165A0C" w:rsidRPr="00165A0C" w:rsidRDefault="00165A0C" w:rsidP="00165A0C">
            <w:pPr>
              <w:spacing w:before="120" w:after="120"/>
              <w:rPr>
                <w:rFonts w:cs="Arial"/>
                <w:sz w:val="18"/>
              </w:rPr>
            </w:pPr>
          </w:p>
        </w:tc>
        <w:tc>
          <w:tcPr>
            <w:tcW w:w="385" w:type="pct"/>
            <w:shd w:val="clear" w:color="auto" w:fill="auto"/>
            <w:tcPrChange w:id="1580" w:author="Raphael Malyankar" w:date="2023-01-10T13:10:00Z">
              <w:tcPr>
                <w:tcW w:w="385" w:type="pct"/>
                <w:shd w:val="clear" w:color="auto" w:fill="auto"/>
              </w:tcPr>
            </w:tcPrChange>
          </w:tcPr>
          <w:p w14:paraId="5B8D9ED3" w14:textId="77777777" w:rsidR="00165A0C" w:rsidRPr="00165A0C" w:rsidRDefault="00165A0C" w:rsidP="00165A0C">
            <w:pPr>
              <w:spacing w:before="120" w:after="120"/>
              <w:rPr>
                <w:rFonts w:cs="Arial"/>
                <w:sz w:val="18"/>
              </w:rPr>
            </w:pPr>
          </w:p>
        </w:tc>
        <w:tc>
          <w:tcPr>
            <w:tcW w:w="769" w:type="pct"/>
            <w:shd w:val="clear" w:color="auto" w:fill="auto"/>
            <w:tcPrChange w:id="1581" w:author="Raphael Malyankar" w:date="2023-01-10T13:10:00Z">
              <w:tcPr>
                <w:tcW w:w="769" w:type="pct"/>
                <w:shd w:val="clear" w:color="auto" w:fill="auto"/>
              </w:tcPr>
            </w:tcPrChange>
          </w:tcPr>
          <w:p w14:paraId="6312FEB5" w14:textId="77777777" w:rsidR="00165A0C" w:rsidRPr="00165A0C" w:rsidRDefault="00165A0C" w:rsidP="00165A0C">
            <w:pPr>
              <w:spacing w:before="120" w:after="120"/>
              <w:rPr>
                <w:rFonts w:cs="Arial"/>
                <w:b/>
                <w:sz w:val="18"/>
              </w:rPr>
            </w:pPr>
            <w:proofErr w:type="spellStart"/>
            <w:r w:rsidRPr="00165A0C">
              <w:rPr>
                <w:rFonts w:cs="Arial"/>
                <w:b/>
                <w:sz w:val="18"/>
              </w:rPr>
              <w:t>ServiceHours</w:t>
            </w:r>
            <w:proofErr w:type="spellEnd"/>
          </w:p>
        </w:tc>
        <w:tc>
          <w:tcPr>
            <w:tcW w:w="769" w:type="pct"/>
            <w:shd w:val="clear" w:color="auto" w:fill="auto"/>
            <w:tcPrChange w:id="1582" w:author="Raphael Malyankar" w:date="2023-01-10T13:10:00Z">
              <w:tcPr>
                <w:tcW w:w="769" w:type="pct"/>
                <w:shd w:val="clear" w:color="auto" w:fill="auto"/>
              </w:tcPr>
            </w:tcPrChange>
          </w:tcPr>
          <w:p w14:paraId="6AC261D5" w14:textId="77777777" w:rsidR="00165A0C" w:rsidRPr="00165A0C" w:rsidRDefault="00165A0C" w:rsidP="00165A0C">
            <w:pPr>
              <w:spacing w:before="120" w:after="120"/>
              <w:rPr>
                <w:rFonts w:cs="Arial"/>
                <w:sz w:val="18"/>
              </w:rPr>
            </w:pPr>
            <w:proofErr w:type="spellStart"/>
            <w:r w:rsidRPr="00165A0C">
              <w:rPr>
                <w:rFonts w:cs="Arial"/>
                <w:sz w:val="18"/>
              </w:rPr>
              <w:t>location_srvHrs</w:t>
            </w:r>
            <w:proofErr w:type="spellEnd"/>
          </w:p>
        </w:tc>
        <w:tc>
          <w:tcPr>
            <w:tcW w:w="385" w:type="pct"/>
            <w:shd w:val="clear" w:color="auto" w:fill="auto"/>
            <w:tcPrChange w:id="1583" w:author="Raphael Malyankar" w:date="2023-01-10T13:10:00Z">
              <w:tcPr>
                <w:tcW w:w="385" w:type="pct"/>
                <w:shd w:val="clear" w:color="auto" w:fill="auto"/>
              </w:tcPr>
            </w:tcPrChange>
          </w:tcPr>
          <w:p w14:paraId="3E3020CA" w14:textId="77777777" w:rsidR="00165A0C" w:rsidRPr="00165A0C" w:rsidRDefault="00165A0C" w:rsidP="00165A0C">
            <w:pPr>
              <w:spacing w:before="120" w:after="120"/>
              <w:rPr>
                <w:rFonts w:cs="Arial"/>
              </w:rPr>
            </w:pPr>
            <w:r w:rsidRPr="00165A0C">
              <w:rPr>
                <w:rFonts w:cs="Arial"/>
              </w:rPr>
              <w:t>0,</w:t>
            </w:r>
            <w:del w:id="1584" w:author="Raphael Malyankar" w:date="2023-01-10T13:10:00Z">
              <w:r w:rsidRPr="00165A0C" w:rsidDel="00A40BFB">
                <w:rPr>
                  <w:rFonts w:cs="Arial"/>
                </w:rPr>
                <w:delText xml:space="preserve"> </w:delText>
              </w:r>
            </w:del>
            <w:r w:rsidRPr="00165A0C">
              <w:rPr>
                <w:rFonts w:cs="Arial"/>
              </w:rPr>
              <w:t>1</w:t>
            </w:r>
          </w:p>
        </w:tc>
      </w:tr>
      <w:tr w:rsidR="00DA7B33" w:rsidRPr="00165A0C" w14:paraId="43881642" w14:textId="77777777" w:rsidTr="00A40BFB">
        <w:tc>
          <w:tcPr>
            <w:tcW w:w="385" w:type="pct"/>
            <w:gridSpan w:val="2"/>
            <w:shd w:val="clear" w:color="auto" w:fill="auto"/>
            <w:tcPrChange w:id="1585" w:author="Raphael Malyankar" w:date="2023-01-10T13:10:00Z">
              <w:tcPr>
                <w:tcW w:w="385" w:type="pct"/>
                <w:shd w:val="clear" w:color="auto" w:fill="auto"/>
              </w:tcPr>
            </w:tcPrChange>
          </w:tcPr>
          <w:p w14:paraId="1B2A663C" w14:textId="77777777" w:rsidR="00165A0C" w:rsidRPr="00165A0C" w:rsidRDefault="00165A0C" w:rsidP="00165A0C">
            <w:pPr>
              <w:spacing w:before="120" w:after="120"/>
              <w:rPr>
                <w:rFonts w:cs="Arial"/>
                <w:sz w:val="18"/>
              </w:rPr>
            </w:pPr>
            <w:proofErr w:type="spellStart"/>
            <w:r w:rsidRPr="00165A0C">
              <w:rPr>
                <w:rFonts w:cs="Arial"/>
                <w:sz w:val="18"/>
              </w:rPr>
              <w:t>Aggr</w:t>
            </w:r>
            <w:proofErr w:type="spellEnd"/>
          </w:p>
        </w:tc>
        <w:tc>
          <w:tcPr>
            <w:tcW w:w="769" w:type="pct"/>
            <w:shd w:val="clear" w:color="auto" w:fill="auto"/>
            <w:tcPrChange w:id="1586" w:author="Raphael Malyankar" w:date="2023-01-10T13:10:00Z">
              <w:tcPr>
                <w:tcW w:w="769" w:type="pct"/>
                <w:shd w:val="clear" w:color="auto" w:fill="auto"/>
              </w:tcPr>
            </w:tcPrChange>
          </w:tcPr>
          <w:p w14:paraId="44A0D96C" w14:textId="77777777" w:rsidR="00165A0C" w:rsidRPr="00165A0C" w:rsidRDefault="00165A0C" w:rsidP="00165A0C">
            <w:pPr>
              <w:spacing w:before="120" w:after="120"/>
              <w:rPr>
                <w:rFonts w:cs="Arial"/>
                <w:sz w:val="18"/>
              </w:rPr>
            </w:pPr>
            <w:r w:rsidRPr="00165A0C">
              <w:rPr>
                <w:rFonts w:cs="Arial"/>
                <w:sz w:val="18"/>
              </w:rPr>
              <w:t>Layout Division</w:t>
            </w:r>
          </w:p>
        </w:tc>
        <w:tc>
          <w:tcPr>
            <w:tcW w:w="769" w:type="pct"/>
            <w:shd w:val="clear" w:color="auto" w:fill="auto"/>
            <w:tcPrChange w:id="1587" w:author="Raphael Malyankar" w:date="2023-01-10T13:10:00Z">
              <w:tcPr>
                <w:tcW w:w="769" w:type="pct"/>
                <w:shd w:val="clear" w:color="auto" w:fill="auto"/>
              </w:tcPr>
            </w:tcPrChange>
          </w:tcPr>
          <w:p w14:paraId="69C1E4F7" w14:textId="77777777" w:rsidR="00165A0C" w:rsidRPr="00165A0C" w:rsidRDefault="00165A0C" w:rsidP="00165A0C">
            <w:pPr>
              <w:spacing w:before="120" w:after="120"/>
              <w:rPr>
                <w:rFonts w:cs="Arial"/>
                <w:b/>
                <w:sz w:val="18"/>
              </w:rPr>
            </w:pPr>
            <w:proofErr w:type="spellStart"/>
            <w:r w:rsidRPr="00165A0C">
              <w:rPr>
                <w:rFonts w:cs="Arial"/>
                <w:b/>
                <w:sz w:val="18"/>
              </w:rPr>
              <w:t>HarbourAreaSection</w:t>
            </w:r>
            <w:proofErr w:type="spellEnd"/>
          </w:p>
        </w:tc>
        <w:tc>
          <w:tcPr>
            <w:tcW w:w="769" w:type="pct"/>
            <w:shd w:val="clear" w:color="auto" w:fill="auto"/>
            <w:tcPrChange w:id="1588" w:author="Raphael Malyankar" w:date="2023-01-10T13:10:00Z">
              <w:tcPr>
                <w:tcW w:w="769" w:type="pct"/>
                <w:shd w:val="clear" w:color="auto" w:fill="auto"/>
              </w:tcPr>
            </w:tcPrChange>
          </w:tcPr>
          <w:p w14:paraId="4E79C4AD" w14:textId="77777777" w:rsidR="00165A0C" w:rsidRPr="00165A0C" w:rsidRDefault="00165A0C" w:rsidP="00165A0C">
            <w:pPr>
              <w:spacing w:before="120" w:after="120"/>
              <w:rPr>
                <w:rFonts w:cs="Arial"/>
                <w:sz w:val="18"/>
              </w:rPr>
            </w:pPr>
            <w:proofErr w:type="spellStart"/>
            <w:r w:rsidRPr="00165A0C">
              <w:rPr>
                <w:rFonts w:cs="Arial"/>
                <w:sz w:val="18"/>
              </w:rPr>
              <w:t>layoutUnit</w:t>
            </w:r>
            <w:proofErr w:type="spellEnd"/>
          </w:p>
        </w:tc>
        <w:tc>
          <w:tcPr>
            <w:tcW w:w="385" w:type="pct"/>
            <w:shd w:val="clear" w:color="auto" w:fill="auto"/>
            <w:tcPrChange w:id="1589" w:author="Raphael Malyankar" w:date="2023-01-10T13:10:00Z">
              <w:tcPr>
                <w:tcW w:w="385" w:type="pct"/>
                <w:shd w:val="clear" w:color="auto" w:fill="auto"/>
              </w:tcPr>
            </w:tcPrChange>
          </w:tcPr>
          <w:p w14:paraId="307AFEBC" w14:textId="77777777" w:rsidR="00165A0C" w:rsidRPr="00165A0C" w:rsidRDefault="00165A0C" w:rsidP="00165A0C">
            <w:pPr>
              <w:spacing w:before="120" w:after="120"/>
              <w:rPr>
                <w:rFonts w:cs="Arial"/>
                <w:sz w:val="18"/>
              </w:rPr>
            </w:pPr>
            <w:r w:rsidRPr="00165A0C">
              <w:rPr>
                <w:rFonts w:cs="Arial"/>
                <w:sz w:val="18"/>
              </w:rPr>
              <w:t>0, *</w:t>
            </w:r>
          </w:p>
        </w:tc>
        <w:tc>
          <w:tcPr>
            <w:tcW w:w="769" w:type="pct"/>
            <w:shd w:val="clear" w:color="auto" w:fill="auto"/>
            <w:tcPrChange w:id="1590" w:author="Raphael Malyankar" w:date="2023-01-10T13:10:00Z">
              <w:tcPr>
                <w:tcW w:w="769" w:type="pct"/>
                <w:shd w:val="clear" w:color="auto" w:fill="auto"/>
              </w:tcPr>
            </w:tcPrChange>
          </w:tcPr>
          <w:p w14:paraId="798B3C9F" w14:textId="77777777" w:rsidR="00165A0C" w:rsidRPr="00165A0C" w:rsidRDefault="00165A0C" w:rsidP="00165A0C">
            <w:pPr>
              <w:spacing w:before="120" w:after="120"/>
              <w:rPr>
                <w:rFonts w:cs="Arial"/>
                <w:b/>
                <w:sz w:val="18"/>
              </w:rPr>
            </w:pPr>
            <w:proofErr w:type="spellStart"/>
            <w:r w:rsidRPr="00165A0C">
              <w:rPr>
                <w:rFonts w:cs="Arial"/>
                <w:b/>
                <w:sz w:val="18"/>
              </w:rPr>
              <w:t>HarbourAreaAdministrative</w:t>
            </w:r>
            <w:proofErr w:type="spellEnd"/>
          </w:p>
        </w:tc>
        <w:tc>
          <w:tcPr>
            <w:tcW w:w="769" w:type="pct"/>
            <w:shd w:val="clear" w:color="auto" w:fill="auto"/>
            <w:tcPrChange w:id="1591" w:author="Raphael Malyankar" w:date="2023-01-10T13:10:00Z">
              <w:tcPr>
                <w:tcW w:w="769" w:type="pct"/>
                <w:shd w:val="clear" w:color="auto" w:fill="auto"/>
              </w:tcPr>
            </w:tcPrChange>
          </w:tcPr>
          <w:p w14:paraId="6DA1A728" w14:textId="77777777" w:rsidR="00165A0C" w:rsidRPr="00165A0C" w:rsidRDefault="00165A0C" w:rsidP="00165A0C">
            <w:pPr>
              <w:spacing w:before="120" w:after="120"/>
              <w:rPr>
                <w:rFonts w:cs="Arial"/>
                <w:sz w:val="18"/>
              </w:rPr>
            </w:pPr>
            <w:proofErr w:type="spellStart"/>
            <w:r w:rsidRPr="00165A0C">
              <w:rPr>
                <w:rFonts w:cs="Arial"/>
                <w:sz w:val="18"/>
              </w:rPr>
              <w:t>componentOf</w:t>
            </w:r>
            <w:proofErr w:type="spellEnd"/>
          </w:p>
        </w:tc>
        <w:tc>
          <w:tcPr>
            <w:tcW w:w="385" w:type="pct"/>
            <w:shd w:val="clear" w:color="auto" w:fill="auto"/>
            <w:tcPrChange w:id="1592" w:author="Raphael Malyankar" w:date="2023-01-10T13:10:00Z">
              <w:tcPr>
                <w:tcW w:w="385" w:type="pct"/>
                <w:shd w:val="clear" w:color="auto" w:fill="auto"/>
              </w:tcPr>
            </w:tcPrChange>
          </w:tcPr>
          <w:p w14:paraId="6D968C0F" w14:textId="77777777" w:rsidR="00165A0C" w:rsidRPr="00165A0C" w:rsidRDefault="00165A0C" w:rsidP="00165A0C">
            <w:pPr>
              <w:spacing w:before="120" w:after="120"/>
              <w:rPr>
                <w:rFonts w:cs="Arial"/>
              </w:rPr>
            </w:pPr>
            <w:r w:rsidRPr="00165A0C">
              <w:rPr>
                <w:rFonts w:cs="Arial"/>
              </w:rPr>
              <w:t>0,</w:t>
            </w:r>
            <w:del w:id="1593" w:author="Raphael Malyankar" w:date="2023-01-10T13:10:00Z">
              <w:r w:rsidRPr="00165A0C" w:rsidDel="00A40BFB">
                <w:rPr>
                  <w:rFonts w:cs="Arial"/>
                </w:rPr>
                <w:delText xml:space="preserve"> </w:delText>
              </w:r>
            </w:del>
            <w:r w:rsidRPr="00165A0C">
              <w:rPr>
                <w:rFonts w:cs="Arial"/>
              </w:rPr>
              <w:t>1</w:t>
            </w:r>
          </w:p>
        </w:tc>
      </w:tr>
      <w:tr w:rsidR="00DA7B33" w:rsidRPr="00165A0C" w14:paraId="16FA40A9" w14:textId="77777777" w:rsidTr="00A40BFB">
        <w:tc>
          <w:tcPr>
            <w:tcW w:w="385" w:type="pct"/>
            <w:gridSpan w:val="2"/>
            <w:shd w:val="clear" w:color="auto" w:fill="auto"/>
            <w:tcPrChange w:id="1594" w:author="Raphael Malyankar" w:date="2023-01-10T13:10:00Z">
              <w:tcPr>
                <w:tcW w:w="385" w:type="pct"/>
                <w:shd w:val="clear" w:color="auto" w:fill="auto"/>
              </w:tcPr>
            </w:tcPrChange>
          </w:tcPr>
          <w:p w14:paraId="56CAB0BA" w14:textId="77777777" w:rsidR="00165A0C" w:rsidRPr="00165A0C" w:rsidRDefault="00165A0C" w:rsidP="00165A0C">
            <w:pPr>
              <w:spacing w:before="120" w:after="120"/>
              <w:rPr>
                <w:rFonts w:cs="Arial"/>
                <w:sz w:val="18"/>
              </w:rPr>
            </w:pPr>
            <w:proofErr w:type="spellStart"/>
            <w:r w:rsidRPr="00165A0C">
              <w:rPr>
                <w:rFonts w:cs="Arial"/>
                <w:sz w:val="18"/>
              </w:rPr>
              <w:t>Aggr</w:t>
            </w:r>
            <w:proofErr w:type="spellEnd"/>
          </w:p>
        </w:tc>
        <w:tc>
          <w:tcPr>
            <w:tcW w:w="769" w:type="pct"/>
            <w:shd w:val="clear" w:color="auto" w:fill="auto"/>
            <w:tcPrChange w:id="1595" w:author="Raphael Malyankar" w:date="2023-01-10T13:10:00Z">
              <w:tcPr>
                <w:tcW w:w="769" w:type="pct"/>
                <w:shd w:val="clear" w:color="auto" w:fill="auto"/>
              </w:tcPr>
            </w:tcPrChange>
          </w:tcPr>
          <w:p w14:paraId="38EAA5BD" w14:textId="77777777" w:rsidR="00165A0C" w:rsidRPr="00165A0C" w:rsidRDefault="00165A0C" w:rsidP="00165A0C">
            <w:pPr>
              <w:spacing w:before="120" w:after="120"/>
              <w:rPr>
                <w:rFonts w:cs="Arial"/>
                <w:sz w:val="18"/>
              </w:rPr>
            </w:pPr>
            <w:r w:rsidRPr="00165A0C">
              <w:rPr>
                <w:rFonts w:cs="Arial"/>
                <w:sz w:val="18"/>
              </w:rPr>
              <w:t>Subsection</w:t>
            </w:r>
          </w:p>
        </w:tc>
        <w:tc>
          <w:tcPr>
            <w:tcW w:w="769" w:type="pct"/>
            <w:shd w:val="clear" w:color="auto" w:fill="auto"/>
            <w:tcPrChange w:id="1596" w:author="Raphael Malyankar" w:date="2023-01-10T13:10:00Z">
              <w:tcPr>
                <w:tcW w:w="769" w:type="pct"/>
                <w:shd w:val="clear" w:color="auto" w:fill="auto"/>
              </w:tcPr>
            </w:tcPrChange>
          </w:tcPr>
          <w:p w14:paraId="1CE51928" w14:textId="77777777" w:rsidR="00165A0C" w:rsidRPr="00165A0C" w:rsidRDefault="00165A0C" w:rsidP="00165A0C">
            <w:pPr>
              <w:spacing w:before="120" w:after="120"/>
              <w:rPr>
                <w:rFonts w:cs="Arial"/>
                <w:b/>
                <w:sz w:val="18"/>
              </w:rPr>
            </w:pPr>
            <w:proofErr w:type="spellStart"/>
            <w:r w:rsidRPr="00165A0C">
              <w:rPr>
                <w:rFonts w:cs="Arial"/>
                <w:b/>
                <w:sz w:val="18"/>
              </w:rPr>
              <w:t>HarbourAreaSection</w:t>
            </w:r>
            <w:proofErr w:type="spellEnd"/>
          </w:p>
        </w:tc>
        <w:tc>
          <w:tcPr>
            <w:tcW w:w="769" w:type="pct"/>
            <w:shd w:val="clear" w:color="auto" w:fill="auto"/>
            <w:tcPrChange w:id="1597" w:author="Raphael Malyankar" w:date="2023-01-10T13:10:00Z">
              <w:tcPr>
                <w:tcW w:w="769" w:type="pct"/>
                <w:shd w:val="clear" w:color="auto" w:fill="auto"/>
              </w:tcPr>
            </w:tcPrChange>
          </w:tcPr>
          <w:p w14:paraId="1C02D0AD" w14:textId="2A4355C6" w:rsidR="00165A0C" w:rsidRPr="00165A0C" w:rsidRDefault="00376D75" w:rsidP="00165A0C">
            <w:pPr>
              <w:spacing w:before="120" w:after="120"/>
              <w:rPr>
                <w:rFonts w:cs="Arial"/>
                <w:sz w:val="18"/>
              </w:rPr>
            </w:pPr>
            <w:proofErr w:type="spellStart"/>
            <w:r w:rsidRPr="00376D75">
              <w:rPr>
                <w:rFonts w:cs="Arial"/>
                <w:color w:val="FF0000"/>
                <w:sz w:val="18"/>
              </w:rPr>
              <w:t>subUnit</w:t>
            </w:r>
            <w:proofErr w:type="spellEnd"/>
          </w:p>
        </w:tc>
        <w:tc>
          <w:tcPr>
            <w:tcW w:w="385" w:type="pct"/>
            <w:shd w:val="clear" w:color="auto" w:fill="auto"/>
            <w:tcPrChange w:id="1598" w:author="Raphael Malyankar" w:date="2023-01-10T13:10:00Z">
              <w:tcPr>
                <w:tcW w:w="385" w:type="pct"/>
                <w:shd w:val="clear" w:color="auto" w:fill="auto"/>
              </w:tcPr>
            </w:tcPrChange>
          </w:tcPr>
          <w:p w14:paraId="330C38B7" w14:textId="160B26FF" w:rsidR="00165A0C" w:rsidRPr="00165A0C" w:rsidRDefault="00165A0C" w:rsidP="00165A0C">
            <w:pPr>
              <w:spacing w:before="120" w:after="120"/>
              <w:rPr>
                <w:rFonts w:cs="Arial"/>
                <w:sz w:val="18"/>
              </w:rPr>
            </w:pPr>
            <w:r w:rsidRPr="00165A0C">
              <w:rPr>
                <w:rFonts w:cs="Arial"/>
                <w:sz w:val="18"/>
              </w:rPr>
              <w:t xml:space="preserve">0, </w:t>
            </w:r>
            <w:r w:rsidR="00376D75" w:rsidRPr="00376D75">
              <w:rPr>
                <w:rFonts w:cs="Arial"/>
                <w:color w:val="FF0000"/>
                <w:sz w:val="18"/>
              </w:rPr>
              <w:t>*</w:t>
            </w:r>
          </w:p>
        </w:tc>
        <w:tc>
          <w:tcPr>
            <w:tcW w:w="769" w:type="pct"/>
            <w:shd w:val="clear" w:color="auto" w:fill="auto"/>
            <w:tcPrChange w:id="1599" w:author="Raphael Malyankar" w:date="2023-01-10T13:10:00Z">
              <w:tcPr>
                <w:tcW w:w="769" w:type="pct"/>
                <w:shd w:val="clear" w:color="auto" w:fill="auto"/>
              </w:tcPr>
            </w:tcPrChange>
          </w:tcPr>
          <w:p w14:paraId="76E8A356" w14:textId="77777777" w:rsidR="00165A0C" w:rsidRPr="00165A0C" w:rsidRDefault="00165A0C" w:rsidP="00165A0C">
            <w:pPr>
              <w:spacing w:before="120" w:after="120"/>
              <w:rPr>
                <w:rFonts w:cs="Arial"/>
                <w:b/>
                <w:sz w:val="18"/>
              </w:rPr>
            </w:pPr>
            <w:proofErr w:type="spellStart"/>
            <w:r w:rsidRPr="00165A0C">
              <w:rPr>
                <w:rFonts w:cs="Arial"/>
                <w:b/>
                <w:sz w:val="18"/>
              </w:rPr>
              <w:t>HarbourAreaSection</w:t>
            </w:r>
            <w:proofErr w:type="spellEnd"/>
          </w:p>
        </w:tc>
        <w:tc>
          <w:tcPr>
            <w:tcW w:w="769" w:type="pct"/>
            <w:shd w:val="clear" w:color="auto" w:fill="auto"/>
            <w:tcPrChange w:id="1600" w:author="Raphael Malyankar" w:date="2023-01-10T13:10:00Z">
              <w:tcPr>
                <w:tcW w:w="769" w:type="pct"/>
                <w:shd w:val="clear" w:color="auto" w:fill="auto"/>
              </w:tcPr>
            </w:tcPrChange>
          </w:tcPr>
          <w:p w14:paraId="55CF18CC" w14:textId="77777777" w:rsidR="00165A0C" w:rsidRPr="00165A0C" w:rsidRDefault="00165A0C" w:rsidP="00165A0C">
            <w:pPr>
              <w:spacing w:before="120" w:after="120"/>
              <w:rPr>
                <w:rFonts w:cs="Arial"/>
                <w:sz w:val="18"/>
              </w:rPr>
            </w:pPr>
            <w:r w:rsidRPr="00165A0C">
              <w:rPr>
                <w:rFonts w:cs="Arial"/>
                <w:sz w:val="18"/>
              </w:rPr>
              <w:t>constitute</w:t>
            </w:r>
          </w:p>
        </w:tc>
        <w:tc>
          <w:tcPr>
            <w:tcW w:w="385" w:type="pct"/>
            <w:shd w:val="clear" w:color="auto" w:fill="auto"/>
            <w:tcPrChange w:id="1601" w:author="Raphael Malyankar" w:date="2023-01-10T13:10:00Z">
              <w:tcPr>
                <w:tcW w:w="385" w:type="pct"/>
                <w:shd w:val="clear" w:color="auto" w:fill="auto"/>
              </w:tcPr>
            </w:tcPrChange>
          </w:tcPr>
          <w:p w14:paraId="04F71C03" w14:textId="77777777" w:rsidR="00165A0C" w:rsidRPr="00165A0C" w:rsidRDefault="00165A0C" w:rsidP="00165A0C">
            <w:pPr>
              <w:spacing w:before="120" w:after="120"/>
              <w:rPr>
                <w:rFonts w:cs="Arial"/>
              </w:rPr>
            </w:pPr>
            <w:r w:rsidRPr="00165A0C">
              <w:rPr>
                <w:rFonts w:cs="Arial"/>
              </w:rPr>
              <w:t>0,</w:t>
            </w:r>
            <w:del w:id="1602" w:author="Raphael Malyankar" w:date="2023-01-10T13:10:00Z">
              <w:r w:rsidRPr="00165A0C" w:rsidDel="00A40BFB">
                <w:rPr>
                  <w:rFonts w:cs="Arial"/>
                </w:rPr>
                <w:delText xml:space="preserve"> </w:delText>
              </w:r>
            </w:del>
            <w:r w:rsidRPr="00165A0C">
              <w:rPr>
                <w:rFonts w:cs="Arial"/>
              </w:rPr>
              <w:t>1</w:t>
            </w:r>
          </w:p>
        </w:tc>
      </w:tr>
      <w:tr w:rsidR="00DA7B33" w:rsidRPr="00165A0C" w14:paraId="4F25D7DA" w14:textId="77777777" w:rsidTr="00A40BFB">
        <w:tc>
          <w:tcPr>
            <w:tcW w:w="385" w:type="pct"/>
            <w:gridSpan w:val="2"/>
            <w:shd w:val="clear" w:color="auto" w:fill="auto"/>
            <w:tcPrChange w:id="1603" w:author="Raphael Malyankar" w:date="2023-01-10T13:10:00Z">
              <w:tcPr>
                <w:tcW w:w="385" w:type="pct"/>
                <w:shd w:val="clear" w:color="auto" w:fill="auto"/>
              </w:tcPr>
            </w:tcPrChange>
          </w:tcPr>
          <w:p w14:paraId="198F5542" w14:textId="77777777" w:rsidR="00165A0C" w:rsidRPr="00165A0C" w:rsidRDefault="00165A0C" w:rsidP="00165A0C">
            <w:pPr>
              <w:spacing w:before="120" w:after="120"/>
              <w:rPr>
                <w:rFonts w:cs="Arial"/>
                <w:sz w:val="18"/>
              </w:rPr>
            </w:pPr>
            <w:proofErr w:type="spellStart"/>
            <w:r w:rsidRPr="00165A0C">
              <w:rPr>
                <w:rFonts w:cs="Arial"/>
                <w:sz w:val="18"/>
              </w:rPr>
              <w:t>Asso</w:t>
            </w:r>
            <w:proofErr w:type="spellEnd"/>
          </w:p>
        </w:tc>
        <w:tc>
          <w:tcPr>
            <w:tcW w:w="769" w:type="pct"/>
            <w:shd w:val="clear" w:color="auto" w:fill="auto"/>
            <w:tcPrChange w:id="1604" w:author="Raphael Malyankar" w:date="2023-01-10T13:10:00Z">
              <w:tcPr>
                <w:tcW w:w="769" w:type="pct"/>
                <w:shd w:val="clear" w:color="auto" w:fill="auto"/>
              </w:tcPr>
            </w:tcPrChange>
          </w:tcPr>
          <w:p w14:paraId="2AC691DB" w14:textId="77777777" w:rsidR="00165A0C" w:rsidRPr="00165A0C" w:rsidRDefault="00165A0C" w:rsidP="00165A0C">
            <w:pPr>
              <w:spacing w:before="120" w:after="120"/>
              <w:rPr>
                <w:rFonts w:cs="Arial"/>
                <w:sz w:val="18"/>
              </w:rPr>
            </w:pPr>
            <w:r w:rsidRPr="00165A0C">
              <w:rPr>
                <w:rFonts w:cs="Arial"/>
                <w:sz w:val="18"/>
              </w:rPr>
              <w:t>Subsection</w:t>
            </w:r>
          </w:p>
        </w:tc>
        <w:tc>
          <w:tcPr>
            <w:tcW w:w="769" w:type="pct"/>
            <w:shd w:val="clear" w:color="auto" w:fill="auto"/>
            <w:tcPrChange w:id="1605" w:author="Raphael Malyankar" w:date="2023-01-10T13:10:00Z">
              <w:tcPr>
                <w:tcW w:w="769" w:type="pct"/>
                <w:shd w:val="clear" w:color="auto" w:fill="auto"/>
              </w:tcPr>
            </w:tcPrChange>
          </w:tcPr>
          <w:p w14:paraId="1ED63FF9" w14:textId="77777777" w:rsidR="00165A0C" w:rsidRPr="00165A0C" w:rsidRDefault="00165A0C" w:rsidP="00165A0C">
            <w:pPr>
              <w:spacing w:before="120" w:after="120"/>
              <w:rPr>
                <w:rFonts w:cs="Arial"/>
                <w:b/>
                <w:sz w:val="18"/>
              </w:rPr>
            </w:pPr>
            <w:proofErr w:type="spellStart"/>
            <w:r w:rsidRPr="00165A0C">
              <w:rPr>
                <w:rFonts w:cs="Arial"/>
                <w:b/>
                <w:sz w:val="18"/>
              </w:rPr>
              <w:t>HarbourAreaSection</w:t>
            </w:r>
            <w:proofErr w:type="spellEnd"/>
          </w:p>
        </w:tc>
        <w:tc>
          <w:tcPr>
            <w:tcW w:w="769" w:type="pct"/>
            <w:shd w:val="clear" w:color="auto" w:fill="auto"/>
            <w:tcPrChange w:id="1606" w:author="Raphael Malyankar" w:date="2023-01-10T13:10:00Z">
              <w:tcPr>
                <w:tcW w:w="769" w:type="pct"/>
                <w:shd w:val="clear" w:color="auto" w:fill="auto"/>
              </w:tcPr>
            </w:tcPrChange>
          </w:tcPr>
          <w:p w14:paraId="1C60FCE4" w14:textId="77777777" w:rsidR="00165A0C" w:rsidRPr="00165A0C" w:rsidRDefault="00165A0C" w:rsidP="00165A0C">
            <w:pPr>
              <w:spacing w:before="120" w:after="120"/>
              <w:rPr>
                <w:rFonts w:cs="Arial"/>
                <w:sz w:val="18"/>
              </w:rPr>
            </w:pPr>
            <w:r w:rsidRPr="00165A0C">
              <w:rPr>
                <w:rFonts w:cs="Arial"/>
                <w:sz w:val="18"/>
              </w:rPr>
              <w:t>constitute</w:t>
            </w:r>
          </w:p>
        </w:tc>
        <w:tc>
          <w:tcPr>
            <w:tcW w:w="385" w:type="pct"/>
            <w:shd w:val="clear" w:color="auto" w:fill="auto"/>
            <w:tcPrChange w:id="1607" w:author="Raphael Malyankar" w:date="2023-01-10T13:10:00Z">
              <w:tcPr>
                <w:tcW w:w="385" w:type="pct"/>
                <w:shd w:val="clear" w:color="auto" w:fill="auto"/>
              </w:tcPr>
            </w:tcPrChange>
          </w:tcPr>
          <w:p w14:paraId="4FD26A9A" w14:textId="77777777" w:rsidR="00165A0C" w:rsidRPr="00165A0C" w:rsidRDefault="00165A0C" w:rsidP="00165A0C">
            <w:pPr>
              <w:spacing w:before="120" w:after="120"/>
              <w:rPr>
                <w:rFonts w:cs="Arial"/>
                <w:sz w:val="18"/>
              </w:rPr>
            </w:pPr>
            <w:r w:rsidRPr="00165A0C">
              <w:rPr>
                <w:rFonts w:cs="Arial"/>
                <w:sz w:val="18"/>
              </w:rPr>
              <w:t>0, 1</w:t>
            </w:r>
          </w:p>
        </w:tc>
        <w:tc>
          <w:tcPr>
            <w:tcW w:w="769" w:type="pct"/>
            <w:shd w:val="clear" w:color="auto" w:fill="auto"/>
            <w:tcPrChange w:id="1608" w:author="Raphael Malyankar" w:date="2023-01-10T13:10:00Z">
              <w:tcPr>
                <w:tcW w:w="769" w:type="pct"/>
                <w:shd w:val="clear" w:color="auto" w:fill="auto"/>
              </w:tcPr>
            </w:tcPrChange>
          </w:tcPr>
          <w:p w14:paraId="5650837D" w14:textId="77777777" w:rsidR="00165A0C" w:rsidRPr="00165A0C" w:rsidRDefault="00165A0C" w:rsidP="00165A0C">
            <w:pPr>
              <w:spacing w:before="120" w:after="120"/>
              <w:rPr>
                <w:rFonts w:cs="Arial"/>
                <w:b/>
                <w:sz w:val="18"/>
              </w:rPr>
            </w:pPr>
            <w:proofErr w:type="spellStart"/>
            <w:r w:rsidRPr="00165A0C">
              <w:rPr>
                <w:rFonts w:cs="Arial"/>
                <w:b/>
                <w:sz w:val="18"/>
              </w:rPr>
              <w:t>HarbourAreaSection</w:t>
            </w:r>
            <w:proofErr w:type="spellEnd"/>
          </w:p>
        </w:tc>
        <w:tc>
          <w:tcPr>
            <w:tcW w:w="769" w:type="pct"/>
            <w:shd w:val="clear" w:color="auto" w:fill="auto"/>
            <w:tcPrChange w:id="1609" w:author="Raphael Malyankar" w:date="2023-01-10T13:10:00Z">
              <w:tcPr>
                <w:tcW w:w="769" w:type="pct"/>
                <w:shd w:val="clear" w:color="auto" w:fill="auto"/>
              </w:tcPr>
            </w:tcPrChange>
          </w:tcPr>
          <w:p w14:paraId="69D141AD" w14:textId="77777777" w:rsidR="00165A0C" w:rsidRPr="00165A0C" w:rsidRDefault="00165A0C" w:rsidP="00165A0C">
            <w:pPr>
              <w:spacing w:before="120" w:after="120"/>
              <w:rPr>
                <w:rFonts w:cs="Arial"/>
                <w:sz w:val="18"/>
              </w:rPr>
            </w:pPr>
            <w:proofErr w:type="spellStart"/>
            <w:r w:rsidRPr="00165A0C">
              <w:rPr>
                <w:rFonts w:cs="Arial"/>
                <w:sz w:val="18"/>
              </w:rPr>
              <w:t>subUnit</w:t>
            </w:r>
            <w:proofErr w:type="spellEnd"/>
          </w:p>
        </w:tc>
        <w:tc>
          <w:tcPr>
            <w:tcW w:w="385" w:type="pct"/>
            <w:shd w:val="clear" w:color="auto" w:fill="auto"/>
            <w:tcPrChange w:id="1610" w:author="Raphael Malyankar" w:date="2023-01-10T13:10:00Z">
              <w:tcPr>
                <w:tcW w:w="385" w:type="pct"/>
                <w:shd w:val="clear" w:color="auto" w:fill="auto"/>
              </w:tcPr>
            </w:tcPrChange>
          </w:tcPr>
          <w:p w14:paraId="1BD17FF0" w14:textId="77777777" w:rsidR="00165A0C" w:rsidRPr="00165A0C" w:rsidRDefault="00165A0C" w:rsidP="00165A0C">
            <w:pPr>
              <w:spacing w:before="120" w:after="120"/>
              <w:rPr>
                <w:rFonts w:cs="Arial"/>
              </w:rPr>
            </w:pPr>
            <w:r w:rsidRPr="00165A0C">
              <w:rPr>
                <w:rFonts w:cs="Arial"/>
              </w:rPr>
              <w:t>0,</w:t>
            </w:r>
            <w:del w:id="1611" w:author="Raphael Malyankar" w:date="2023-01-10T13:10:00Z">
              <w:r w:rsidRPr="00165A0C" w:rsidDel="00A40BFB">
                <w:rPr>
                  <w:rFonts w:cs="Arial"/>
                </w:rPr>
                <w:delText xml:space="preserve"> </w:delText>
              </w:r>
            </w:del>
            <w:r w:rsidRPr="00165A0C">
              <w:rPr>
                <w:rFonts w:cs="Arial"/>
              </w:rPr>
              <w:t>*</w:t>
            </w:r>
          </w:p>
        </w:tc>
      </w:tr>
      <w:tr w:rsidR="00DA7B33" w:rsidRPr="00165A0C" w14:paraId="40A461C6" w14:textId="77777777" w:rsidTr="00A40BFB">
        <w:tc>
          <w:tcPr>
            <w:tcW w:w="385" w:type="pct"/>
            <w:gridSpan w:val="2"/>
            <w:shd w:val="clear" w:color="auto" w:fill="auto"/>
            <w:tcPrChange w:id="1612" w:author="Raphael Malyankar" w:date="2023-01-10T13:10:00Z">
              <w:tcPr>
                <w:tcW w:w="385" w:type="pct"/>
                <w:shd w:val="clear" w:color="auto" w:fill="auto"/>
              </w:tcPr>
            </w:tcPrChange>
          </w:tcPr>
          <w:p w14:paraId="79D6B2D7" w14:textId="77777777" w:rsidR="00165A0C" w:rsidRPr="00165A0C" w:rsidRDefault="00165A0C" w:rsidP="00165A0C">
            <w:pPr>
              <w:spacing w:before="120" w:after="120"/>
              <w:rPr>
                <w:rFonts w:cs="Arial"/>
                <w:sz w:val="18"/>
              </w:rPr>
            </w:pPr>
            <w:proofErr w:type="spellStart"/>
            <w:r w:rsidRPr="00165A0C">
              <w:rPr>
                <w:rFonts w:cs="Arial"/>
                <w:sz w:val="18"/>
              </w:rPr>
              <w:t>Asso</w:t>
            </w:r>
            <w:proofErr w:type="spellEnd"/>
          </w:p>
        </w:tc>
        <w:tc>
          <w:tcPr>
            <w:tcW w:w="769" w:type="pct"/>
            <w:shd w:val="clear" w:color="auto" w:fill="auto"/>
            <w:tcPrChange w:id="1613" w:author="Raphael Malyankar" w:date="2023-01-10T13:10:00Z">
              <w:tcPr>
                <w:tcW w:w="769" w:type="pct"/>
                <w:shd w:val="clear" w:color="auto" w:fill="auto"/>
              </w:tcPr>
            </w:tcPrChange>
          </w:tcPr>
          <w:p w14:paraId="3C97CA7B" w14:textId="77777777" w:rsidR="00165A0C" w:rsidRPr="00165A0C" w:rsidRDefault="00165A0C" w:rsidP="00165A0C">
            <w:pPr>
              <w:spacing w:before="120" w:after="120"/>
              <w:rPr>
                <w:rFonts w:cs="Arial"/>
                <w:sz w:val="18"/>
              </w:rPr>
            </w:pPr>
            <w:r w:rsidRPr="00165A0C">
              <w:rPr>
                <w:rFonts w:cs="Arial"/>
                <w:sz w:val="18"/>
              </w:rPr>
              <w:t>Layout Division</w:t>
            </w:r>
          </w:p>
        </w:tc>
        <w:tc>
          <w:tcPr>
            <w:tcW w:w="769" w:type="pct"/>
            <w:shd w:val="clear" w:color="auto" w:fill="auto"/>
            <w:tcPrChange w:id="1614" w:author="Raphael Malyankar" w:date="2023-01-10T13:10:00Z">
              <w:tcPr>
                <w:tcW w:w="769" w:type="pct"/>
                <w:shd w:val="clear" w:color="auto" w:fill="auto"/>
              </w:tcPr>
            </w:tcPrChange>
          </w:tcPr>
          <w:p w14:paraId="263FAB93" w14:textId="77777777" w:rsidR="00165A0C" w:rsidRPr="00165A0C" w:rsidRDefault="00165A0C" w:rsidP="00165A0C">
            <w:pPr>
              <w:spacing w:before="120" w:after="120"/>
              <w:rPr>
                <w:rFonts w:cs="Arial"/>
                <w:b/>
                <w:sz w:val="18"/>
              </w:rPr>
            </w:pPr>
            <w:proofErr w:type="spellStart"/>
            <w:r w:rsidRPr="00165A0C">
              <w:rPr>
                <w:rFonts w:cs="Arial"/>
                <w:b/>
                <w:sz w:val="18"/>
              </w:rPr>
              <w:t>HarbourAreaSection</w:t>
            </w:r>
            <w:proofErr w:type="spellEnd"/>
          </w:p>
        </w:tc>
        <w:tc>
          <w:tcPr>
            <w:tcW w:w="769" w:type="pct"/>
            <w:shd w:val="clear" w:color="auto" w:fill="auto"/>
            <w:tcPrChange w:id="1615" w:author="Raphael Malyankar" w:date="2023-01-10T13:10:00Z">
              <w:tcPr>
                <w:tcW w:w="769" w:type="pct"/>
                <w:shd w:val="clear" w:color="auto" w:fill="auto"/>
              </w:tcPr>
            </w:tcPrChange>
          </w:tcPr>
          <w:p w14:paraId="73A5E68A" w14:textId="77777777" w:rsidR="00165A0C" w:rsidRPr="00165A0C" w:rsidRDefault="00165A0C" w:rsidP="00165A0C">
            <w:pPr>
              <w:spacing w:before="120" w:after="120"/>
              <w:rPr>
                <w:rFonts w:cs="Arial"/>
                <w:sz w:val="18"/>
              </w:rPr>
            </w:pPr>
            <w:proofErr w:type="spellStart"/>
            <w:r w:rsidRPr="00165A0C">
              <w:rPr>
                <w:rFonts w:cs="Arial"/>
                <w:sz w:val="18"/>
              </w:rPr>
              <w:t>componentOf</w:t>
            </w:r>
            <w:proofErr w:type="spellEnd"/>
          </w:p>
        </w:tc>
        <w:tc>
          <w:tcPr>
            <w:tcW w:w="385" w:type="pct"/>
            <w:shd w:val="clear" w:color="auto" w:fill="auto"/>
            <w:tcPrChange w:id="1616" w:author="Raphael Malyankar" w:date="2023-01-10T13:10:00Z">
              <w:tcPr>
                <w:tcW w:w="385" w:type="pct"/>
                <w:shd w:val="clear" w:color="auto" w:fill="auto"/>
              </w:tcPr>
            </w:tcPrChange>
          </w:tcPr>
          <w:p w14:paraId="3E8A288E" w14:textId="77777777" w:rsidR="00165A0C" w:rsidRPr="00165A0C" w:rsidRDefault="00165A0C" w:rsidP="00165A0C">
            <w:pPr>
              <w:spacing w:before="120" w:after="120"/>
              <w:rPr>
                <w:rFonts w:cs="Arial"/>
                <w:sz w:val="18"/>
              </w:rPr>
            </w:pPr>
            <w:r w:rsidRPr="00165A0C">
              <w:rPr>
                <w:rFonts w:cs="Arial"/>
                <w:sz w:val="18"/>
              </w:rPr>
              <w:t>1, 1</w:t>
            </w:r>
          </w:p>
        </w:tc>
        <w:tc>
          <w:tcPr>
            <w:tcW w:w="769" w:type="pct"/>
            <w:shd w:val="clear" w:color="auto" w:fill="auto"/>
            <w:tcPrChange w:id="1617" w:author="Raphael Malyankar" w:date="2023-01-10T13:10:00Z">
              <w:tcPr>
                <w:tcW w:w="769" w:type="pct"/>
                <w:shd w:val="clear" w:color="auto" w:fill="auto"/>
              </w:tcPr>
            </w:tcPrChange>
          </w:tcPr>
          <w:p w14:paraId="5542A321" w14:textId="650EAEBF" w:rsidR="00165A0C" w:rsidRPr="00165A0C" w:rsidRDefault="005044F5" w:rsidP="00165A0C">
            <w:pPr>
              <w:spacing w:before="120" w:after="120"/>
              <w:rPr>
                <w:rFonts w:cs="Arial"/>
                <w:b/>
                <w:sz w:val="18"/>
              </w:rPr>
            </w:pPr>
            <w:proofErr w:type="spellStart"/>
            <w:ins w:id="1618" w:author="Raphael Malyankar" w:date="2022-11-22T23:31:00Z">
              <w:r>
                <w:rPr>
                  <w:rFonts w:cs="Arial"/>
                  <w:b/>
                  <w:sz w:val="18"/>
                </w:rPr>
                <w:t>AnchorageArea</w:t>
              </w:r>
              <w:proofErr w:type="spellEnd"/>
              <w:r>
                <w:rPr>
                  <w:rFonts w:cs="Arial"/>
                  <w:b/>
                  <w:sz w:val="18"/>
                </w:rPr>
                <w:t xml:space="preserve">, Berth, </w:t>
              </w:r>
            </w:ins>
            <w:proofErr w:type="spellStart"/>
            <w:ins w:id="1619" w:author="Raphael Malyankar" w:date="2022-11-22T23:32:00Z">
              <w:r>
                <w:rPr>
                  <w:rFonts w:cs="Arial"/>
                  <w:b/>
                  <w:sz w:val="18"/>
                </w:rPr>
                <w:t>DockArea</w:t>
              </w:r>
              <w:proofErr w:type="spellEnd"/>
              <w:r>
                <w:rPr>
                  <w:rFonts w:cs="Arial"/>
                  <w:b/>
                  <w:sz w:val="18"/>
                </w:rPr>
                <w:t xml:space="preserve">, </w:t>
              </w:r>
              <w:proofErr w:type="spellStart"/>
              <w:r>
                <w:rPr>
                  <w:rFonts w:cs="Arial"/>
                  <w:b/>
                  <w:sz w:val="18"/>
                </w:rPr>
                <w:t>DumpingGround</w:t>
              </w:r>
              <w:proofErr w:type="spellEnd"/>
              <w:r>
                <w:rPr>
                  <w:rFonts w:cs="Arial"/>
                  <w:b/>
                  <w:sz w:val="18"/>
                </w:rPr>
                <w:t xml:space="preserve">, </w:t>
              </w:r>
              <w:proofErr w:type="spellStart"/>
              <w:r>
                <w:rPr>
                  <w:rFonts w:cs="Arial"/>
                  <w:b/>
                  <w:sz w:val="18"/>
                </w:rPr>
                <w:t>HarbourBasin</w:t>
              </w:r>
              <w:proofErr w:type="spellEnd"/>
              <w:r>
                <w:rPr>
                  <w:rFonts w:cs="Arial"/>
                  <w:b/>
                  <w:sz w:val="18"/>
                </w:rPr>
                <w:t xml:space="preserve">, </w:t>
              </w:r>
              <w:proofErr w:type="spellStart"/>
              <w:r>
                <w:rPr>
                  <w:rFonts w:cs="Arial"/>
                  <w:b/>
                  <w:sz w:val="18"/>
                </w:rPr>
                <w:t>PilotBoardingPlace</w:t>
              </w:r>
              <w:proofErr w:type="spellEnd"/>
              <w:r>
                <w:rPr>
                  <w:rFonts w:cs="Arial"/>
                  <w:b/>
                  <w:sz w:val="18"/>
                </w:rPr>
                <w:t xml:space="preserve">, </w:t>
              </w:r>
            </w:ins>
            <w:proofErr w:type="spellStart"/>
            <w:ins w:id="1620" w:author="Raphael Malyankar" w:date="2022-11-22T23:33:00Z">
              <w:r>
                <w:rPr>
                  <w:rFonts w:cs="Arial"/>
                  <w:b/>
                  <w:sz w:val="18"/>
                </w:rPr>
                <w:t>SeaplaneLan</w:t>
              </w:r>
            </w:ins>
            <w:ins w:id="1621" w:author="Raphael Malyankar" w:date="2022-11-23T00:59:00Z">
              <w:r w:rsidR="00310C5B">
                <w:rPr>
                  <w:rFonts w:cs="Arial"/>
                  <w:b/>
                  <w:sz w:val="18"/>
                </w:rPr>
                <w:t>d</w:t>
              </w:r>
            </w:ins>
            <w:ins w:id="1622" w:author="Raphael Malyankar" w:date="2022-11-22T23:33:00Z">
              <w:r>
                <w:rPr>
                  <w:rFonts w:cs="Arial"/>
                  <w:b/>
                  <w:sz w:val="18"/>
                </w:rPr>
                <w:t>ingArea</w:t>
              </w:r>
              <w:proofErr w:type="spellEnd"/>
              <w:r>
                <w:rPr>
                  <w:rFonts w:cs="Arial"/>
                  <w:b/>
                  <w:sz w:val="18"/>
                </w:rPr>
                <w:t xml:space="preserve">, Terminal, </w:t>
              </w:r>
              <w:proofErr w:type="spellStart"/>
              <w:r>
                <w:rPr>
                  <w:rFonts w:cs="Arial"/>
                  <w:b/>
                  <w:sz w:val="18"/>
                </w:rPr>
                <w:t>TurningBasin</w:t>
              </w:r>
              <w:proofErr w:type="spellEnd"/>
              <w:r>
                <w:rPr>
                  <w:rFonts w:cs="Arial"/>
                  <w:b/>
                  <w:sz w:val="18"/>
                </w:rPr>
                <w:t xml:space="preserve">, </w:t>
              </w:r>
            </w:ins>
            <w:proofErr w:type="spellStart"/>
            <w:r w:rsidR="00165A0C" w:rsidRPr="00165A0C">
              <w:rPr>
                <w:rFonts w:cs="Arial"/>
                <w:b/>
                <w:sz w:val="18"/>
              </w:rPr>
              <w:t>WaterwayArea</w:t>
            </w:r>
            <w:proofErr w:type="spellEnd"/>
          </w:p>
        </w:tc>
        <w:tc>
          <w:tcPr>
            <w:tcW w:w="769" w:type="pct"/>
            <w:shd w:val="clear" w:color="auto" w:fill="auto"/>
            <w:tcPrChange w:id="1623" w:author="Raphael Malyankar" w:date="2023-01-10T13:10:00Z">
              <w:tcPr>
                <w:tcW w:w="769" w:type="pct"/>
                <w:shd w:val="clear" w:color="auto" w:fill="auto"/>
              </w:tcPr>
            </w:tcPrChange>
          </w:tcPr>
          <w:p w14:paraId="78791721" w14:textId="77777777" w:rsidR="00165A0C" w:rsidRPr="00165A0C" w:rsidRDefault="00165A0C" w:rsidP="00165A0C">
            <w:pPr>
              <w:spacing w:before="120" w:after="120"/>
              <w:rPr>
                <w:rFonts w:cs="Arial"/>
                <w:sz w:val="18"/>
              </w:rPr>
            </w:pPr>
            <w:proofErr w:type="spellStart"/>
            <w:r w:rsidRPr="00165A0C">
              <w:rPr>
                <w:rFonts w:cs="Arial"/>
                <w:sz w:val="18"/>
              </w:rPr>
              <w:t>layoutUnit</w:t>
            </w:r>
            <w:proofErr w:type="spellEnd"/>
          </w:p>
        </w:tc>
        <w:tc>
          <w:tcPr>
            <w:tcW w:w="385" w:type="pct"/>
            <w:shd w:val="clear" w:color="auto" w:fill="auto"/>
            <w:tcPrChange w:id="1624" w:author="Raphael Malyankar" w:date="2023-01-10T13:10:00Z">
              <w:tcPr>
                <w:tcW w:w="385" w:type="pct"/>
                <w:shd w:val="clear" w:color="auto" w:fill="auto"/>
              </w:tcPr>
            </w:tcPrChange>
          </w:tcPr>
          <w:p w14:paraId="58794DA4" w14:textId="77777777" w:rsidR="00165A0C" w:rsidRPr="00165A0C" w:rsidRDefault="00165A0C" w:rsidP="00165A0C">
            <w:pPr>
              <w:spacing w:before="120" w:after="120"/>
              <w:rPr>
                <w:rFonts w:cs="Arial"/>
              </w:rPr>
            </w:pPr>
            <w:r w:rsidRPr="00165A0C">
              <w:rPr>
                <w:rFonts w:cs="Arial"/>
              </w:rPr>
              <w:t>0,</w:t>
            </w:r>
            <w:del w:id="1625" w:author="Raphael Malyankar" w:date="2023-01-10T13:11:00Z">
              <w:r w:rsidRPr="00165A0C" w:rsidDel="00A40BFB">
                <w:rPr>
                  <w:rFonts w:cs="Arial"/>
                </w:rPr>
                <w:delText xml:space="preserve"> </w:delText>
              </w:r>
            </w:del>
            <w:r w:rsidRPr="00165A0C">
              <w:rPr>
                <w:rFonts w:cs="Arial"/>
              </w:rPr>
              <w:t>*</w:t>
            </w:r>
          </w:p>
        </w:tc>
      </w:tr>
      <w:tr w:rsidR="00DA7B33" w:rsidRPr="00165A0C" w14:paraId="4EE3914D" w14:textId="77777777" w:rsidTr="00A40BFB">
        <w:trPr>
          <w:ins w:id="1626" w:author="Raphael Malyankar" w:date="2022-11-23T00:53:00Z"/>
        </w:trPr>
        <w:tc>
          <w:tcPr>
            <w:tcW w:w="385" w:type="pct"/>
            <w:gridSpan w:val="2"/>
            <w:shd w:val="clear" w:color="auto" w:fill="auto"/>
            <w:tcPrChange w:id="1627" w:author="Raphael Malyankar" w:date="2023-01-10T13:10:00Z">
              <w:tcPr>
                <w:tcW w:w="385" w:type="pct"/>
                <w:shd w:val="clear" w:color="auto" w:fill="auto"/>
              </w:tcPr>
            </w:tcPrChange>
          </w:tcPr>
          <w:p w14:paraId="736E65DB" w14:textId="0338AF7C" w:rsidR="00DA7B33" w:rsidRPr="00165A0C" w:rsidRDefault="00DA7B33" w:rsidP="00165A0C">
            <w:pPr>
              <w:spacing w:before="120" w:after="120"/>
              <w:rPr>
                <w:ins w:id="1628" w:author="Raphael Malyankar" w:date="2022-11-23T00:53:00Z"/>
                <w:rFonts w:cs="Arial"/>
                <w:sz w:val="18"/>
              </w:rPr>
            </w:pPr>
            <w:proofErr w:type="spellStart"/>
            <w:ins w:id="1629" w:author="Raphael Malyankar" w:date="2022-11-23T00:53:00Z">
              <w:r>
                <w:rPr>
                  <w:rFonts w:cs="Arial"/>
                  <w:sz w:val="18"/>
                </w:rPr>
                <w:t>Asso</w:t>
              </w:r>
              <w:proofErr w:type="spellEnd"/>
            </w:ins>
          </w:p>
        </w:tc>
        <w:tc>
          <w:tcPr>
            <w:tcW w:w="769" w:type="pct"/>
            <w:shd w:val="clear" w:color="auto" w:fill="auto"/>
            <w:tcPrChange w:id="1630" w:author="Raphael Malyankar" w:date="2023-01-10T13:10:00Z">
              <w:tcPr>
                <w:tcW w:w="769" w:type="pct"/>
                <w:shd w:val="clear" w:color="auto" w:fill="auto"/>
              </w:tcPr>
            </w:tcPrChange>
          </w:tcPr>
          <w:p w14:paraId="6D4667A2" w14:textId="664C7A65" w:rsidR="00DA7B33" w:rsidRPr="00165A0C" w:rsidRDefault="00DA7B33" w:rsidP="00165A0C">
            <w:pPr>
              <w:spacing w:before="120" w:after="120"/>
              <w:rPr>
                <w:ins w:id="1631" w:author="Raphael Malyankar" w:date="2022-11-23T00:53:00Z"/>
                <w:rFonts w:cs="Arial"/>
                <w:sz w:val="18"/>
              </w:rPr>
            </w:pPr>
            <w:ins w:id="1632" w:author="Raphael Malyankar" w:date="2022-11-23T00:53:00Z">
              <w:r>
                <w:rPr>
                  <w:rFonts w:cs="Arial"/>
                  <w:sz w:val="18"/>
                </w:rPr>
                <w:t>Infrastructure</w:t>
              </w:r>
            </w:ins>
          </w:p>
        </w:tc>
        <w:tc>
          <w:tcPr>
            <w:tcW w:w="769" w:type="pct"/>
            <w:shd w:val="clear" w:color="auto" w:fill="auto"/>
            <w:tcPrChange w:id="1633" w:author="Raphael Malyankar" w:date="2023-01-10T13:10:00Z">
              <w:tcPr>
                <w:tcW w:w="769" w:type="pct"/>
                <w:shd w:val="clear" w:color="auto" w:fill="auto"/>
              </w:tcPr>
            </w:tcPrChange>
          </w:tcPr>
          <w:p w14:paraId="4102B367" w14:textId="2AFA8F23" w:rsidR="00DA7B33" w:rsidRPr="00165A0C" w:rsidRDefault="00DA7B33" w:rsidP="00165A0C">
            <w:pPr>
              <w:spacing w:before="120" w:after="120"/>
              <w:rPr>
                <w:ins w:id="1634" w:author="Raphael Malyankar" w:date="2022-11-23T00:53:00Z"/>
                <w:rFonts w:cs="Arial"/>
                <w:b/>
                <w:sz w:val="18"/>
              </w:rPr>
            </w:pPr>
            <w:proofErr w:type="spellStart"/>
            <w:ins w:id="1635" w:author="Raphael Malyankar" w:date="2022-11-23T00:53:00Z">
              <w:r w:rsidRPr="00165A0C">
                <w:rPr>
                  <w:rFonts w:cs="Arial"/>
                  <w:b/>
                  <w:sz w:val="18"/>
                </w:rPr>
                <w:t>HarbourAreaSection</w:t>
              </w:r>
              <w:proofErr w:type="spellEnd"/>
            </w:ins>
          </w:p>
        </w:tc>
        <w:tc>
          <w:tcPr>
            <w:tcW w:w="769" w:type="pct"/>
            <w:shd w:val="clear" w:color="auto" w:fill="auto"/>
            <w:tcPrChange w:id="1636" w:author="Raphael Malyankar" w:date="2023-01-10T13:10:00Z">
              <w:tcPr>
                <w:tcW w:w="769" w:type="pct"/>
                <w:shd w:val="clear" w:color="auto" w:fill="auto"/>
              </w:tcPr>
            </w:tcPrChange>
          </w:tcPr>
          <w:p w14:paraId="1FA95282" w14:textId="11D9E856" w:rsidR="00DA7B33" w:rsidRPr="00165A0C" w:rsidRDefault="00DA7B33" w:rsidP="00165A0C">
            <w:pPr>
              <w:spacing w:before="120" w:after="120"/>
              <w:rPr>
                <w:ins w:id="1637" w:author="Raphael Malyankar" w:date="2022-11-23T00:53:00Z"/>
                <w:rFonts w:cs="Arial"/>
                <w:sz w:val="18"/>
              </w:rPr>
            </w:pPr>
            <w:proofErr w:type="spellStart"/>
            <w:ins w:id="1638" w:author="Raphael Malyankar" w:date="2022-11-23T00:55:00Z">
              <w:r>
                <w:rPr>
                  <w:rFonts w:cs="Arial"/>
                  <w:sz w:val="18"/>
                </w:rPr>
                <w:t>infratructureLocation</w:t>
              </w:r>
            </w:ins>
            <w:proofErr w:type="spellEnd"/>
          </w:p>
        </w:tc>
        <w:tc>
          <w:tcPr>
            <w:tcW w:w="385" w:type="pct"/>
            <w:shd w:val="clear" w:color="auto" w:fill="auto"/>
            <w:tcPrChange w:id="1639" w:author="Raphael Malyankar" w:date="2023-01-10T13:10:00Z">
              <w:tcPr>
                <w:tcW w:w="385" w:type="pct"/>
                <w:shd w:val="clear" w:color="auto" w:fill="auto"/>
              </w:tcPr>
            </w:tcPrChange>
          </w:tcPr>
          <w:p w14:paraId="3DCF01C5" w14:textId="4E66D19A" w:rsidR="00DA7B33" w:rsidRPr="00165A0C" w:rsidRDefault="00DA7B33" w:rsidP="00165A0C">
            <w:pPr>
              <w:spacing w:before="120" w:after="120"/>
              <w:rPr>
                <w:ins w:id="1640" w:author="Raphael Malyankar" w:date="2022-11-23T00:53:00Z"/>
                <w:rFonts w:cs="Arial"/>
                <w:sz w:val="18"/>
              </w:rPr>
            </w:pPr>
            <w:ins w:id="1641" w:author="Raphael Malyankar" w:date="2022-11-23T00:55:00Z">
              <w:r>
                <w:rPr>
                  <w:rFonts w:cs="Arial"/>
                  <w:sz w:val="18"/>
                </w:rPr>
                <w:t>0,1</w:t>
              </w:r>
            </w:ins>
          </w:p>
        </w:tc>
        <w:tc>
          <w:tcPr>
            <w:tcW w:w="769" w:type="pct"/>
            <w:shd w:val="clear" w:color="auto" w:fill="auto"/>
            <w:tcPrChange w:id="1642" w:author="Raphael Malyankar" w:date="2023-01-10T13:10:00Z">
              <w:tcPr>
                <w:tcW w:w="769" w:type="pct"/>
                <w:shd w:val="clear" w:color="auto" w:fill="auto"/>
              </w:tcPr>
            </w:tcPrChange>
          </w:tcPr>
          <w:p w14:paraId="4983B36A" w14:textId="3FB123D1" w:rsidR="00DA7B33" w:rsidRDefault="00DA7B33" w:rsidP="00165A0C">
            <w:pPr>
              <w:spacing w:before="120" w:after="120"/>
              <w:rPr>
                <w:ins w:id="1643" w:author="Raphael Malyankar" w:date="2022-11-23T00:53:00Z"/>
                <w:rFonts w:cs="Arial"/>
                <w:b/>
                <w:sz w:val="18"/>
              </w:rPr>
            </w:pPr>
            <w:proofErr w:type="spellStart"/>
            <w:ins w:id="1644" w:author="Raphael Malyankar" w:date="2022-11-23T00:54:00Z">
              <w:r>
                <w:rPr>
                  <w:rFonts w:cs="Arial"/>
                  <w:b/>
                  <w:sz w:val="18"/>
                </w:rPr>
                <w:t>HarbourPhysicalInfrastructure</w:t>
              </w:r>
            </w:ins>
            <w:proofErr w:type="spellEnd"/>
          </w:p>
        </w:tc>
        <w:tc>
          <w:tcPr>
            <w:tcW w:w="769" w:type="pct"/>
            <w:shd w:val="clear" w:color="auto" w:fill="auto"/>
            <w:tcPrChange w:id="1645" w:author="Raphael Malyankar" w:date="2023-01-10T13:10:00Z">
              <w:tcPr>
                <w:tcW w:w="769" w:type="pct"/>
                <w:shd w:val="clear" w:color="auto" w:fill="auto"/>
              </w:tcPr>
            </w:tcPrChange>
          </w:tcPr>
          <w:p w14:paraId="5C86C2F9" w14:textId="5BE0C74B" w:rsidR="00DA7B33" w:rsidRPr="00165A0C" w:rsidRDefault="00DA7B33" w:rsidP="00165A0C">
            <w:pPr>
              <w:spacing w:before="120" w:after="120"/>
              <w:rPr>
                <w:ins w:id="1646" w:author="Raphael Malyankar" w:date="2022-11-23T00:53:00Z"/>
                <w:rFonts w:cs="Arial"/>
                <w:sz w:val="18"/>
              </w:rPr>
            </w:pPr>
            <w:proofErr w:type="spellStart"/>
            <w:ins w:id="1647" w:author="Raphael Malyankar" w:date="2022-11-23T00:54:00Z">
              <w:r>
                <w:rPr>
                  <w:rFonts w:cs="Arial"/>
                  <w:sz w:val="18"/>
                </w:rPr>
                <w:t>hasinfrastructure</w:t>
              </w:r>
            </w:ins>
            <w:proofErr w:type="spellEnd"/>
          </w:p>
        </w:tc>
        <w:tc>
          <w:tcPr>
            <w:tcW w:w="385" w:type="pct"/>
            <w:shd w:val="clear" w:color="auto" w:fill="auto"/>
            <w:tcPrChange w:id="1648" w:author="Raphael Malyankar" w:date="2023-01-10T13:10:00Z">
              <w:tcPr>
                <w:tcW w:w="385" w:type="pct"/>
                <w:shd w:val="clear" w:color="auto" w:fill="auto"/>
              </w:tcPr>
            </w:tcPrChange>
          </w:tcPr>
          <w:p w14:paraId="38F29FA7" w14:textId="4DAB0DB5" w:rsidR="00DA7B33" w:rsidRPr="00165A0C" w:rsidRDefault="00DA7B33" w:rsidP="00165A0C">
            <w:pPr>
              <w:spacing w:before="120" w:after="120"/>
              <w:rPr>
                <w:ins w:id="1649" w:author="Raphael Malyankar" w:date="2022-11-23T00:53:00Z"/>
                <w:rFonts w:cs="Arial"/>
              </w:rPr>
            </w:pPr>
            <w:ins w:id="1650" w:author="Raphael Malyankar" w:date="2022-11-23T00:54:00Z">
              <w:r>
                <w:rPr>
                  <w:rFonts w:cs="Arial"/>
                </w:rPr>
                <w:t>0,*</w:t>
              </w:r>
            </w:ins>
          </w:p>
        </w:tc>
      </w:tr>
    </w:tbl>
    <w:p w14:paraId="7D47B08F" w14:textId="77777777" w:rsidR="00165A0C" w:rsidRPr="00165A0C" w:rsidRDefault="00165A0C" w:rsidP="00165A0C">
      <w:pPr>
        <w:spacing w:before="240"/>
        <w:rPr>
          <w:b/>
        </w:rPr>
      </w:pPr>
    </w:p>
    <w:p w14:paraId="424D50AA" w14:textId="77777777" w:rsidR="00165A0C" w:rsidRPr="00165A0C" w:rsidRDefault="00165A0C" w:rsidP="00165A0C">
      <w:pPr>
        <w:rPr>
          <w:b/>
        </w:rPr>
      </w:pPr>
      <w:r w:rsidRPr="00165A0C">
        <w:rPr>
          <w:b/>
        </w:rPr>
        <w:br w:type="page"/>
      </w:r>
    </w:p>
    <w:p w14:paraId="2B1C6732" w14:textId="77777777" w:rsidR="00165A0C" w:rsidRPr="00165A0C" w:rsidRDefault="00165A0C" w:rsidP="00716062">
      <w:pPr>
        <w:pStyle w:val="Heading2"/>
      </w:pPr>
      <w:bookmarkStart w:id="1651" w:name="_Ref113290549"/>
      <w:bookmarkStart w:id="1652" w:name="_Toc120214423"/>
      <w:r w:rsidRPr="00165A0C">
        <w:lastRenderedPageBreak/>
        <w:t>Harbour Basin</w:t>
      </w:r>
      <w:bookmarkEnd w:id="1651"/>
      <w:bookmarkEnd w:id="16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0"/>
        <w:gridCol w:w="1052"/>
        <w:gridCol w:w="216"/>
        <w:gridCol w:w="585"/>
        <w:gridCol w:w="730"/>
        <w:gridCol w:w="635"/>
        <w:gridCol w:w="329"/>
        <w:gridCol w:w="321"/>
        <w:gridCol w:w="289"/>
        <w:gridCol w:w="1584"/>
        <w:gridCol w:w="241"/>
        <w:gridCol w:w="547"/>
        <w:gridCol w:w="815"/>
        <w:gridCol w:w="592"/>
      </w:tblGrid>
      <w:tr w:rsidR="00165A0C" w:rsidRPr="00165A0C" w14:paraId="1E018FC2" w14:textId="77777777" w:rsidTr="00B131AF">
        <w:tc>
          <w:tcPr>
            <w:tcW w:w="5000" w:type="pct"/>
            <w:gridSpan w:val="14"/>
            <w:shd w:val="clear" w:color="auto" w:fill="auto"/>
          </w:tcPr>
          <w:p w14:paraId="7BAFB00B" w14:textId="77777777" w:rsidR="00165A0C" w:rsidRPr="00165A0C" w:rsidRDefault="00165A0C" w:rsidP="00165A0C">
            <w:pPr>
              <w:spacing w:before="120" w:after="120"/>
              <w:rPr>
                <w:rFonts w:cs="Arial"/>
              </w:rPr>
            </w:pPr>
            <w:r w:rsidRPr="00165A0C">
              <w:rPr>
                <w:rFonts w:cs="Arial"/>
                <w:u w:val="single"/>
              </w:rPr>
              <w:t>IHO Definition:</w:t>
            </w:r>
            <w:r w:rsidRPr="00165A0C">
              <w:rPr>
                <w:rFonts w:cs="Arial"/>
              </w:rPr>
              <w:t xml:space="preserve"> An enclosed area of water surrounded by quay walls constructed to provide means for the transfer of cargos from and to ships.</w:t>
            </w:r>
          </w:p>
        </w:tc>
      </w:tr>
      <w:tr w:rsidR="00165A0C" w:rsidRPr="00165A0C" w14:paraId="145F6F32" w14:textId="77777777" w:rsidTr="00B131AF">
        <w:tc>
          <w:tcPr>
            <w:tcW w:w="5000" w:type="pct"/>
            <w:gridSpan w:val="14"/>
            <w:shd w:val="clear" w:color="auto" w:fill="auto"/>
          </w:tcPr>
          <w:p w14:paraId="3CF4BF66" w14:textId="77777777" w:rsidR="00165A0C" w:rsidRPr="00165A0C" w:rsidRDefault="00165A0C" w:rsidP="00165A0C">
            <w:pPr>
              <w:spacing w:before="120" w:after="120"/>
              <w:rPr>
                <w:rFonts w:cs="Arial"/>
                <w:b/>
              </w:rPr>
            </w:pPr>
            <w:r w:rsidRPr="00165A0C">
              <w:rPr>
                <w:rFonts w:cs="Arial"/>
                <w:b/>
                <w:u w:val="single"/>
              </w:rPr>
              <w:t>S-10x Geo Feature:</w:t>
            </w:r>
            <w:r w:rsidRPr="00165A0C">
              <w:rPr>
                <w:rFonts w:cs="Arial"/>
                <w:b/>
              </w:rPr>
              <w:t xml:space="preserve"> Harbour Basin</w:t>
            </w:r>
          </w:p>
        </w:tc>
      </w:tr>
      <w:tr w:rsidR="00165A0C" w:rsidRPr="00165A0C" w14:paraId="343269CE" w14:textId="77777777" w:rsidTr="00B131AF">
        <w:tc>
          <w:tcPr>
            <w:tcW w:w="5000" w:type="pct"/>
            <w:gridSpan w:val="14"/>
            <w:shd w:val="clear" w:color="auto" w:fill="auto"/>
          </w:tcPr>
          <w:p w14:paraId="2C397B0D" w14:textId="66E7A71F" w:rsidR="00165A0C" w:rsidRPr="00165A0C" w:rsidRDefault="00165A0C" w:rsidP="00165A0C">
            <w:pPr>
              <w:spacing w:before="120" w:after="120"/>
              <w:rPr>
                <w:rFonts w:cs="Arial"/>
                <w:b/>
              </w:rPr>
            </w:pPr>
            <w:r w:rsidRPr="00165A0C">
              <w:rPr>
                <w:rFonts w:cs="Arial"/>
                <w:b/>
                <w:u w:val="single"/>
              </w:rPr>
              <w:t>Super Type:</w:t>
            </w:r>
            <w:r w:rsidRPr="00165A0C">
              <w:rPr>
                <w:rFonts w:cs="Arial"/>
                <w:b/>
              </w:rPr>
              <w:t xml:space="preserve"> Layout</w:t>
            </w:r>
            <w:r w:rsidR="000E0AAE">
              <w:rPr>
                <w:rFonts w:cs="Arial"/>
                <w:b/>
              </w:rPr>
              <w:t xml:space="preserve"> (</w:t>
            </w:r>
            <w:r w:rsidR="000E0AAE">
              <w:rPr>
                <w:rFonts w:cs="Arial"/>
                <w:b/>
              </w:rPr>
              <w:fldChar w:fldCharType="begin"/>
            </w:r>
            <w:r w:rsidR="000E0AAE">
              <w:rPr>
                <w:rFonts w:cs="Arial"/>
                <w:b/>
              </w:rPr>
              <w:instrText xml:space="preserve"> REF _Ref113290633 \r \h </w:instrText>
            </w:r>
            <w:r w:rsidR="000E0AAE">
              <w:rPr>
                <w:rFonts w:cs="Arial"/>
                <w:b/>
              </w:rPr>
            </w:r>
            <w:r w:rsidR="000E0AAE">
              <w:rPr>
                <w:rFonts w:cs="Arial"/>
                <w:b/>
              </w:rPr>
              <w:fldChar w:fldCharType="separate"/>
            </w:r>
            <w:r w:rsidR="00EE3F7C">
              <w:rPr>
                <w:rFonts w:cs="Arial"/>
                <w:b/>
              </w:rPr>
              <w:t>5.6</w:t>
            </w:r>
            <w:r w:rsidR="000E0AAE">
              <w:rPr>
                <w:rFonts w:cs="Arial"/>
                <w:b/>
              </w:rPr>
              <w:fldChar w:fldCharType="end"/>
            </w:r>
            <w:r w:rsidR="000E0AAE">
              <w:rPr>
                <w:rFonts w:cs="Arial"/>
                <w:b/>
              </w:rPr>
              <w:t>)</w:t>
            </w:r>
          </w:p>
        </w:tc>
      </w:tr>
      <w:tr w:rsidR="00165A0C" w:rsidRPr="00165A0C" w14:paraId="7FF0D8D8" w14:textId="77777777" w:rsidTr="00B131AF">
        <w:tc>
          <w:tcPr>
            <w:tcW w:w="5000" w:type="pct"/>
            <w:gridSpan w:val="14"/>
            <w:shd w:val="clear" w:color="auto" w:fill="auto"/>
          </w:tcPr>
          <w:p w14:paraId="0D11D3A3" w14:textId="77777777" w:rsidR="00165A0C" w:rsidRPr="00165A0C" w:rsidRDefault="00165A0C" w:rsidP="00165A0C">
            <w:pPr>
              <w:spacing w:before="120" w:after="120"/>
              <w:rPr>
                <w:rFonts w:cs="Arial"/>
                <w:b/>
              </w:rPr>
            </w:pPr>
            <w:r w:rsidRPr="00165A0C">
              <w:rPr>
                <w:rFonts w:cs="Arial"/>
                <w:b/>
                <w:u w:val="single"/>
              </w:rPr>
              <w:t>Primitives:</w:t>
            </w:r>
            <w:r w:rsidRPr="00165A0C">
              <w:rPr>
                <w:rFonts w:cs="Arial"/>
                <w:b/>
              </w:rPr>
              <w:t xml:space="preserve"> surface</w:t>
            </w:r>
          </w:p>
        </w:tc>
      </w:tr>
      <w:tr w:rsidR="00165A0C" w:rsidRPr="00165A0C" w14:paraId="453C2039" w14:textId="77777777" w:rsidTr="00B131AF">
        <w:tc>
          <w:tcPr>
            <w:tcW w:w="1249" w:type="pct"/>
            <w:gridSpan w:val="2"/>
            <w:shd w:val="clear" w:color="auto" w:fill="auto"/>
          </w:tcPr>
          <w:p w14:paraId="55BBE55B" w14:textId="77777777" w:rsidR="00165A0C" w:rsidRPr="00165A0C" w:rsidRDefault="00165A0C" w:rsidP="00165A0C">
            <w:pPr>
              <w:spacing w:before="120"/>
              <w:rPr>
                <w:rFonts w:cs="Arial"/>
                <w:i/>
                <w:color w:val="0000FF"/>
                <w:sz w:val="18"/>
              </w:rPr>
            </w:pPr>
            <w:r w:rsidRPr="00165A0C">
              <w:rPr>
                <w:rFonts w:cs="Arial"/>
                <w:i/>
                <w:color w:val="0000FF"/>
                <w:sz w:val="18"/>
              </w:rPr>
              <w:t>Real World</w:t>
            </w:r>
          </w:p>
          <w:p w14:paraId="245ABCE3" w14:textId="77777777" w:rsidR="00165A0C" w:rsidRPr="00165A0C" w:rsidRDefault="00165A0C" w:rsidP="00165A0C">
            <w:pPr>
              <w:spacing w:before="120"/>
              <w:rPr>
                <w:rFonts w:cs="Arial"/>
                <w:i/>
                <w:color w:val="0000FF"/>
                <w:sz w:val="18"/>
              </w:rPr>
            </w:pPr>
          </w:p>
        </w:tc>
        <w:tc>
          <w:tcPr>
            <w:tcW w:w="1667" w:type="pct"/>
            <w:gridSpan w:val="6"/>
            <w:shd w:val="clear" w:color="auto" w:fill="auto"/>
          </w:tcPr>
          <w:p w14:paraId="480D085C" w14:textId="77777777" w:rsidR="00165A0C" w:rsidRPr="00165A0C" w:rsidRDefault="00165A0C" w:rsidP="00165A0C">
            <w:pPr>
              <w:spacing w:before="120"/>
              <w:rPr>
                <w:rFonts w:cs="Arial"/>
                <w:i/>
                <w:color w:val="0000FF"/>
                <w:sz w:val="18"/>
              </w:rPr>
            </w:pPr>
            <w:r w:rsidRPr="00165A0C">
              <w:rPr>
                <w:rFonts w:cs="Arial"/>
                <w:i/>
                <w:color w:val="0000FF"/>
                <w:sz w:val="18"/>
              </w:rPr>
              <w:t>Paper Chart Symbol</w:t>
            </w:r>
          </w:p>
          <w:p w14:paraId="37069E98" w14:textId="77777777" w:rsidR="00165A0C" w:rsidRPr="00165A0C" w:rsidRDefault="00165A0C" w:rsidP="00165A0C">
            <w:pPr>
              <w:spacing w:before="120"/>
              <w:rPr>
                <w:rFonts w:cs="Arial"/>
                <w:i/>
                <w:color w:val="0000FF"/>
                <w:sz w:val="18"/>
              </w:rPr>
            </w:pPr>
          </w:p>
        </w:tc>
        <w:tc>
          <w:tcPr>
            <w:tcW w:w="2084" w:type="pct"/>
            <w:gridSpan w:val="6"/>
            <w:shd w:val="clear" w:color="auto" w:fill="auto"/>
          </w:tcPr>
          <w:p w14:paraId="13FEF9A6" w14:textId="77777777" w:rsidR="00165A0C" w:rsidRPr="00165A0C" w:rsidRDefault="00165A0C" w:rsidP="00165A0C">
            <w:pPr>
              <w:spacing w:before="120"/>
              <w:rPr>
                <w:rFonts w:cs="Arial"/>
                <w:i/>
                <w:color w:val="0000FF"/>
                <w:sz w:val="18"/>
              </w:rPr>
            </w:pPr>
            <w:r w:rsidRPr="00165A0C">
              <w:rPr>
                <w:rFonts w:cs="Arial"/>
                <w:i/>
                <w:color w:val="0000FF"/>
                <w:sz w:val="18"/>
              </w:rPr>
              <w:t>ECDIS Symbol</w:t>
            </w:r>
          </w:p>
          <w:p w14:paraId="37BC1345" w14:textId="77777777" w:rsidR="00165A0C" w:rsidRPr="00165A0C" w:rsidRDefault="00165A0C" w:rsidP="00165A0C">
            <w:pPr>
              <w:spacing w:before="120"/>
              <w:rPr>
                <w:rFonts w:cs="Arial"/>
                <w:i/>
                <w:color w:val="0000FF"/>
                <w:sz w:val="18"/>
              </w:rPr>
            </w:pPr>
          </w:p>
        </w:tc>
      </w:tr>
      <w:tr w:rsidR="00AD35A1" w:rsidRPr="00165A0C" w14:paraId="6BA52F0B" w14:textId="77777777" w:rsidTr="00B131AF">
        <w:tc>
          <w:tcPr>
            <w:tcW w:w="1665" w:type="pct"/>
            <w:gridSpan w:val="4"/>
            <w:shd w:val="clear" w:color="auto" w:fill="auto"/>
          </w:tcPr>
          <w:p w14:paraId="2EAD0299" w14:textId="77777777" w:rsidR="00165A0C" w:rsidRPr="00165A0C" w:rsidRDefault="00165A0C" w:rsidP="00165A0C">
            <w:pPr>
              <w:spacing w:before="120" w:after="120"/>
              <w:rPr>
                <w:rFonts w:cs="Arial"/>
                <w:b/>
              </w:rPr>
            </w:pPr>
            <w:r w:rsidRPr="00165A0C">
              <w:rPr>
                <w:rFonts w:cs="Arial"/>
                <w:b/>
              </w:rPr>
              <w:t>S-10x Attribute</w:t>
            </w:r>
          </w:p>
        </w:tc>
        <w:tc>
          <w:tcPr>
            <w:tcW w:w="834" w:type="pct"/>
            <w:gridSpan w:val="2"/>
            <w:shd w:val="clear" w:color="auto" w:fill="auto"/>
          </w:tcPr>
          <w:p w14:paraId="3E4983E5" w14:textId="77777777" w:rsidR="00165A0C" w:rsidRPr="00165A0C" w:rsidRDefault="00165A0C" w:rsidP="00165A0C">
            <w:pPr>
              <w:spacing w:before="120" w:after="120"/>
              <w:rPr>
                <w:rFonts w:cs="Arial"/>
                <w:b/>
              </w:rPr>
            </w:pPr>
            <w:r w:rsidRPr="00165A0C">
              <w:rPr>
                <w:rFonts w:cs="Arial"/>
                <w:b/>
              </w:rPr>
              <w:t>S-57  Acronym</w:t>
            </w:r>
          </w:p>
        </w:tc>
        <w:tc>
          <w:tcPr>
            <w:tcW w:w="1250" w:type="pct"/>
            <w:gridSpan w:val="4"/>
            <w:shd w:val="clear" w:color="auto" w:fill="auto"/>
          </w:tcPr>
          <w:p w14:paraId="2555B9A4" w14:textId="77777777" w:rsidR="00165A0C" w:rsidRPr="00165A0C" w:rsidRDefault="00165A0C" w:rsidP="00165A0C">
            <w:pPr>
              <w:spacing w:before="120" w:after="120"/>
              <w:rPr>
                <w:rFonts w:cs="Arial"/>
                <w:b/>
              </w:rPr>
            </w:pPr>
            <w:r w:rsidRPr="00165A0C">
              <w:rPr>
                <w:rFonts w:cs="Arial"/>
                <w:b/>
              </w:rPr>
              <w:t>Allowable Encoding Value</w:t>
            </w:r>
          </w:p>
        </w:tc>
        <w:tc>
          <w:tcPr>
            <w:tcW w:w="417" w:type="pct"/>
            <w:gridSpan w:val="2"/>
            <w:shd w:val="clear" w:color="auto" w:fill="auto"/>
          </w:tcPr>
          <w:p w14:paraId="64BF8D10" w14:textId="77777777" w:rsidR="00165A0C" w:rsidRPr="00165A0C" w:rsidRDefault="00165A0C" w:rsidP="00165A0C">
            <w:pPr>
              <w:spacing w:before="120" w:after="120"/>
              <w:rPr>
                <w:rFonts w:cs="Arial"/>
                <w:b/>
              </w:rPr>
            </w:pPr>
            <w:r w:rsidRPr="00165A0C">
              <w:rPr>
                <w:rFonts w:cs="Arial"/>
                <w:b/>
              </w:rPr>
              <w:t>Type</w:t>
            </w:r>
          </w:p>
        </w:tc>
        <w:tc>
          <w:tcPr>
            <w:tcW w:w="834" w:type="pct"/>
            <w:gridSpan w:val="2"/>
            <w:shd w:val="clear" w:color="auto" w:fill="auto"/>
          </w:tcPr>
          <w:p w14:paraId="23937967" w14:textId="77777777" w:rsidR="00165A0C" w:rsidRPr="00165A0C" w:rsidRDefault="00165A0C" w:rsidP="00165A0C">
            <w:pPr>
              <w:spacing w:before="120" w:after="120"/>
              <w:rPr>
                <w:rFonts w:cs="Arial"/>
                <w:b/>
              </w:rPr>
            </w:pPr>
            <w:r w:rsidRPr="00165A0C">
              <w:rPr>
                <w:rFonts w:cs="Arial"/>
                <w:b/>
              </w:rPr>
              <w:t>Multiplicity</w:t>
            </w:r>
          </w:p>
        </w:tc>
      </w:tr>
      <w:tr w:rsidR="00AD35A1" w:rsidRPr="00165A0C" w14:paraId="4F0234B4" w14:textId="77777777" w:rsidTr="00B131AF">
        <w:tc>
          <w:tcPr>
            <w:tcW w:w="1665" w:type="pct"/>
            <w:gridSpan w:val="4"/>
            <w:shd w:val="clear" w:color="auto" w:fill="auto"/>
          </w:tcPr>
          <w:p w14:paraId="3B0AB5E7" w14:textId="77777777" w:rsidR="00165A0C" w:rsidRPr="00165A0C" w:rsidRDefault="00165A0C" w:rsidP="00165A0C">
            <w:pPr>
              <w:spacing w:before="120" w:after="120"/>
              <w:rPr>
                <w:rFonts w:cs="Arial"/>
                <w:sz w:val="18"/>
              </w:rPr>
            </w:pPr>
            <w:r w:rsidRPr="00165A0C">
              <w:rPr>
                <w:rFonts w:cs="Arial"/>
                <w:sz w:val="18"/>
              </w:rPr>
              <w:t>Depths Description</w:t>
            </w:r>
          </w:p>
        </w:tc>
        <w:tc>
          <w:tcPr>
            <w:tcW w:w="834" w:type="pct"/>
            <w:gridSpan w:val="2"/>
            <w:shd w:val="clear" w:color="auto" w:fill="auto"/>
          </w:tcPr>
          <w:p w14:paraId="24F130F7" w14:textId="77777777" w:rsidR="00165A0C" w:rsidRPr="00165A0C" w:rsidRDefault="00165A0C" w:rsidP="00165A0C">
            <w:pPr>
              <w:spacing w:before="120" w:after="120"/>
              <w:rPr>
                <w:rFonts w:cs="Arial"/>
                <w:sz w:val="18"/>
              </w:rPr>
            </w:pPr>
          </w:p>
        </w:tc>
        <w:tc>
          <w:tcPr>
            <w:tcW w:w="1250" w:type="pct"/>
            <w:gridSpan w:val="4"/>
            <w:shd w:val="clear" w:color="auto" w:fill="auto"/>
          </w:tcPr>
          <w:p w14:paraId="53F04999" w14:textId="77777777" w:rsidR="00165A0C" w:rsidRPr="00165A0C" w:rsidRDefault="00165A0C" w:rsidP="00165A0C">
            <w:pPr>
              <w:spacing w:before="120" w:after="120"/>
              <w:rPr>
                <w:rFonts w:cs="Arial"/>
                <w:sz w:val="18"/>
              </w:rPr>
            </w:pPr>
          </w:p>
        </w:tc>
        <w:tc>
          <w:tcPr>
            <w:tcW w:w="417" w:type="pct"/>
            <w:gridSpan w:val="2"/>
            <w:shd w:val="clear" w:color="auto" w:fill="auto"/>
          </w:tcPr>
          <w:p w14:paraId="44445291" w14:textId="77777777" w:rsidR="00165A0C" w:rsidRPr="00165A0C" w:rsidRDefault="00165A0C" w:rsidP="00165A0C">
            <w:pPr>
              <w:spacing w:before="120" w:after="120"/>
              <w:rPr>
                <w:rFonts w:cs="Arial"/>
                <w:sz w:val="18"/>
              </w:rPr>
            </w:pPr>
            <w:r w:rsidRPr="00165A0C">
              <w:rPr>
                <w:rFonts w:cs="Arial"/>
                <w:sz w:val="18"/>
              </w:rPr>
              <w:t>C</w:t>
            </w:r>
          </w:p>
        </w:tc>
        <w:tc>
          <w:tcPr>
            <w:tcW w:w="834" w:type="pct"/>
            <w:gridSpan w:val="2"/>
            <w:shd w:val="clear" w:color="auto" w:fill="auto"/>
          </w:tcPr>
          <w:p w14:paraId="0C20524E"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53C3A9A3" w14:textId="77777777" w:rsidTr="00B131AF">
        <w:tc>
          <w:tcPr>
            <w:tcW w:w="1665" w:type="pct"/>
            <w:gridSpan w:val="4"/>
            <w:shd w:val="clear" w:color="auto" w:fill="auto"/>
          </w:tcPr>
          <w:p w14:paraId="22ACCA57" w14:textId="77777777" w:rsidR="00165A0C" w:rsidRPr="00165A0C" w:rsidRDefault="00165A0C" w:rsidP="00165A0C">
            <w:pPr>
              <w:spacing w:before="120" w:after="120"/>
              <w:rPr>
                <w:rFonts w:cs="Arial"/>
                <w:sz w:val="18"/>
              </w:rPr>
            </w:pPr>
            <w:r w:rsidRPr="00165A0C">
              <w:rPr>
                <w:rFonts w:cs="Arial"/>
                <w:sz w:val="18"/>
              </w:rPr>
              <w:t xml:space="preserve">   Category of Depths Description</w:t>
            </w:r>
          </w:p>
        </w:tc>
        <w:tc>
          <w:tcPr>
            <w:tcW w:w="834" w:type="pct"/>
            <w:gridSpan w:val="2"/>
            <w:shd w:val="clear" w:color="auto" w:fill="auto"/>
          </w:tcPr>
          <w:p w14:paraId="59DB2320" w14:textId="77777777" w:rsidR="00165A0C" w:rsidRPr="00165A0C" w:rsidRDefault="00165A0C" w:rsidP="00165A0C">
            <w:pPr>
              <w:spacing w:before="120" w:after="120"/>
              <w:rPr>
                <w:rFonts w:cs="Arial"/>
                <w:sz w:val="18"/>
              </w:rPr>
            </w:pPr>
          </w:p>
        </w:tc>
        <w:tc>
          <w:tcPr>
            <w:tcW w:w="1250" w:type="pct"/>
            <w:gridSpan w:val="4"/>
            <w:shd w:val="clear" w:color="auto" w:fill="auto"/>
          </w:tcPr>
          <w:p w14:paraId="46DF7351" w14:textId="77777777" w:rsidR="00165A0C" w:rsidRPr="00165A0C" w:rsidRDefault="00165A0C" w:rsidP="00165A0C">
            <w:pPr>
              <w:spacing w:before="120" w:after="120"/>
              <w:rPr>
                <w:rFonts w:cs="Arial"/>
                <w:sz w:val="18"/>
              </w:rPr>
            </w:pPr>
            <w:r w:rsidRPr="00165A0C">
              <w:rPr>
                <w:rFonts w:cs="Arial"/>
                <w:sz w:val="18"/>
              </w:rPr>
              <w:t>1 : Shoal</w:t>
            </w:r>
          </w:p>
          <w:p w14:paraId="0557CB76" w14:textId="77777777" w:rsidR="00165A0C" w:rsidRPr="00165A0C" w:rsidRDefault="00165A0C" w:rsidP="00165A0C">
            <w:pPr>
              <w:spacing w:before="120" w:after="120"/>
              <w:rPr>
                <w:rFonts w:cs="Arial"/>
                <w:sz w:val="18"/>
              </w:rPr>
            </w:pPr>
            <w:r w:rsidRPr="00165A0C">
              <w:rPr>
                <w:rFonts w:cs="Arial"/>
                <w:sz w:val="18"/>
              </w:rPr>
              <w:t>2 : General Depth</w:t>
            </w:r>
          </w:p>
          <w:p w14:paraId="142529F6" w14:textId="77777777" w:rsidR="00165A0C" w:rsidRPr="00165A0C" w:rsidRDefault="00165A0C" w:rsidP="00165A0C">
            <w:pPr>
              <w:spacing w:before="120" w:after="120"/>
              <w:rPr>
                <w:rFonts w:cs="Arial"/>
                <w:sz w:val="18"/>
              </w:rPr>
            </w:pPr>
            <w:r w:rsidRPr="00165A0C">
              <w:rPr>
                <w:rFonts w:cs="Arial"/>
                <w:sz w:val="18"/>
              </w:rPr>
              <w:t>3 : Controlling Depth</w:t>
            </w:r>
          </w:p>
        </w:tc>
        <w:tc>
          <w:tcPr>
            <w:tcW w:w="417" w:type="pct"/>
            <w:gridSpan w:val="2"/>
            <w:shd w:val="clear" w:color="auto" w:fill="auto"/>
          </w:tcPr>
          <w:p w14:paraId="70C78FC4"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32E34465" w14:textId="77777777" w:rsidR="00165A0C" w:rsidRPr="00165A0C" w:rsidRDefault="00165A0C" w:rsidP="00165A0C">
            <w:pPr>
              <w:spacing w:before="120" w:after="120"/>
              <w:rPr>
                <w:rFonts w:cs="Arial"/>
                <w:sz w:val="18"/>
              </w:rPr>
            </w:pPr>
            <w:r w:rsidRPr="00165A0C">
              <w:rPr>
                <w:rFonts w:cs="Arial"/>
                <w:sz w:val="18"/>
              </w:rPr>
              <w:t>1, 1</w:t>
            </w:r>
          </w:p>
        </w:tc>
      </w:tr>
      <w:tr w:rsidR="00AD35A1" w:rsidRPr="00165A0C" w14:paraId="3490B778" w14:textId="77777777" w:rsidTr="00B131AF">
        <w:tc>
          <w:tcPr>
            <w:tcW w:w="1665" w:type="pct"/>
            <w:gridSpan w:val="4"/>
            <w:shd w:val="clear" w:color="auto" w:fill="auto"/>
          </w:tcPr>
          <w:p w14:paraId="144FAEFB" w14:textId="77777777" w:rsidR="00165A0C" w:rsidRPr="00165A0C" w:rsidRDefault="00165A0C" w:rsidP="00165A0C">
            <w:pPr>
              <w:spacing w:before="120" w:after="120"/>
              <w:rPr>
                <w:rFonts w:cs="Arial"/>
                <w:sz w:val="18"/>
              </w:rPr>
            </w:pPr>
            <w:r w:rsidRPr="00165A0C">
              <w:rPr>
                <w:rFonts w:cs="Arial"/>
                <w:sz w:val="18"/>
              </w:rPr>
              <w:t xml:space="preserve">   Text Content</w:t>
            </w:r>
          </w:p>
        </w:tc>
        <w:tc>
          <w:tcPr>
            <w:tcW w:w="834" w:type="pct"/>
            <w:gridSpan w:val="2"/>
            <w:shd w:val="clear" w:color="auto" w:fill="auto"/>
          </w:tcPr>
          <w:p w14:paraId="4FF881B7" w14:textId="77777777" w:rsidR="00165A0C" w:rsidRPr="00165A0C" w:rsidRDefault="00165A0C" w:rsidP="00165A0C">
            <w:pPr>
              <w:spacing w:before="120" w:after="120"/>
              <w:rPr>
                <w:rFonts w:cs="Arial"/>
                <w:sz w:val="18"/>
              </w:rPr>
            </w:pPr>
          </w:p>
        </w:tc>
        <w:tc>
          <w:tcPr>
            <w:tcW w:w="1250" w:type="pct"/>
            <w:gridSpan w:val="4"/>
            <w:shd w:val="clear" w:color="auto" w:fill="auto"/>
          </w:tcPr>
          <w:p w14:paraId="0B951B9B" w14:textId="77777777" w:rsidR="00165A0C" w:rsidRPr="00165A0C" w:rsidRDefault="00165A0C" w:rsidP="00165A0C">
            <w:pPr>
              <w:spacing w:before="120" w:after="120"/>
              <w:rPr>
                <w:rFonts w:cs="Arial"/>
                <w:sz w:val="18"/>
              </w:rPr>
            </w:pPr>
          </w:p>
        </w:tc>
        <w:tc>
          <w:tcPr>
            <w:tcW w:w="417" w:type="pct"/>
            <w:gridSpan w:val="2"/>
            <w:shd w:val="clear" w:color="auto" w:fill="auto"/>
          </w:tcPr>
          <w:p w14:paraId="7250BFC7"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1EDA3785" w14:textId="77777777" w:rsidR="00165A0C" w:rsidRPr="00165A0C" w:rsidRDefault="00165A0C" w:rsidP="00165A0C">
            <w:pPr>
              <w:spacing w:before="120" w:after="120"/>
              <w:rPr>
                <w:rFonts w:cs="Arial"/>
                <w:sz w:val="18"/>
              </w:rPr>
            </w:pPr>
            <w:r w:rsidRPr="00165A0C">
              <w:rPr>
                <w:rFonts w:cs="Arial"/>
                <w:sz w:val="18"/>
              </w:rPr>
              <w:t>1, *</w:t>
            </w:r>
          </w:p>
        </w:tc>
      </w:tr>
      <w:tr w:rsidR="00AD35A1" w:rsidRPr="00165A0C" w14:paraId="56980BE6" w14:textId="77777777" w:rsidTr="00B131AF">
        <w:tc>
          <w:tcPr>
            <w:tcW w:w="1665" w:type="pct"/>
            <w:gridSpan w:val="4"/>
            <w:shd w:val="clear" w:color="auto" w:fill="auto"/>
          </w:tcPr>
          <w:p w14:paraId="2EDB3B61" w14:textId="77777777" w:rsidR="00165A0C" w:rsidRPr="00165A0C" w:rsidRDefault="00165A0C" w:rsidP="00165A0C">
            <w:pPr>
              <w:spacing w:before="120" w:after="120"/>
              <w:rPr>
                <w:rFonts w:cs="Arial"/>
                <w:sz w:val="18"/>
              </w:rPr>
            </w:pPr>
            <w:r w:rsidRPr="00165A0C">
              <w:rPr>
                <w:rFonts w:cs="Arial"/>
                <w:sz w:val="18"/>
              </w:rPr>
              <w:t xml:space="preserve">      Category of text</w:t>
            </w:r>
          </w:p>
        </w:tc>
        <w:tc>
          <w:tcPr>
            <w:tcW w:w="834" w:type="pct"/>
            <w:gridSpan w:val="2"/>
            <w:shd w:val="clear" w:color="auto" w:fill="auto"/>
          </w:tcPr>
          <w:p w14:paraId="2B81C857" w14:textId="77777777" w:rsidR="00165A0C" w:rsidRPr="00165A0C" w:rsidRDefault="00165A0C" w:rsidP="00165A0C">
            <w:pPr>
              <w:spacing w:before="120" w:after="120"/>
              <w:rPr>
                <w:rFonts w:cs="Arial"/>
                <w:sz w:val="18"/>
              </w:rPr>
            </w:pPr>
          </w:p>
        </w:tc>
        <w:tc>
          <w:tcPr>
            <w:tcW w:w="1250" w:type="pct"/>
            <w:gridSpan w:val="4"/>
            <w:shd w:val="clear" w:color="auto" w:fill="auto"/>
          </w:tcPr>
          <w:p w14:paraId="2CEF6BC0" w14:textId="77777777" w:rsidR="00165A0C" w:rsidRPr="00165A0C" w:rsidRDefault="00165A0C" w:rsidP="00165A0C">
            <w:pPr>
              <w:spacing w:before="120" w:after="120"/>
              <w:rPr>
                <w:rFonts w:cs="Arial"/>
                <w:sz w:val="18"/>
              </w:rPr>
            </w:pPr>
            <w:r w:rsidRPr="00165A0C">
              <w:rPr>
                <w:rFonts w:cs="Arial"/>
                <w:sz w:val="18"/>
              </w:rPr>
              <w:t>1 : Abstract or Summary</w:t>
            </w:r>
          </w:p>
          <w:p w14:paraId="78057CCA" w14:textId="77777777" w:rsidR="00165A0C" w:rsidRPr="00165A0C" w:rsidRDefault="00165A0C" w:rsidP="00165A0C">
            <w:pPr>
              <w:spacing w:before="120" w:after="120"/>
              <w:rPr>
                <w:rFonts w:cs="Arial"/>
                <w:sz w:val="18"/>
              </w:rPr>
            </w:pPr>
            <w:r w:rsidRPr="00165A0C">
              <w:rPr>
                <w:rFonts w:cs="Arial"/>
                <w:sz w:val="18"/>
              </w:rPr>
              <w:t>2 : Extract</w:t>
            </w:r>
          </w:p>
          <w:p w14:paraId="05913BA3" w14:textId="77777777" w:rsidR="00165A0C" w:rsidRPr="00165A0C" w:rsidRDefault="00165A0C" w:rsidP="00165A0C">
            <w:pPr>
              <w:spacing w:before="120" w:after="120"/>
              <w:rPr>
                <w:rFonts w:cs="Arial"/>
                <w:sz w:val="18"/>
              </w:rPr>
            </w:pPr>
            <w:r w:rsidRPr="00165A0C">
              <w:rPr>
                <w:rFonts w:cs="Arial"/>
                <w:sz w:val="18"/>
              </w:rPr>
              <w:t>3 : Full Text</w:t>
            </w:r>
          </w:p>
        </w:tc>
        <w:tc>
          <w:tcPr>
            <w:tcW w:w="417" w:type="pct"/>
            <w:gridSpan w:val="2"/>
            <w:shd w:val="clear" w:color="auto" w:fill="auto"/>
          </w:tcPr>
          <w:p w14:paraId="2FA97F35"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1481E76D"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492BD300" w14:textId="77777777" w:rsidTr="00B131AF">
        <w:tc>
          <w:tcPr>
            <w:tcW w:w="1665" w:type="pct"/>
            <w:gridSpan w:val="4"/>
            <w:shd w:val="clear" w:color="auto" w:fill="auto"/>
          </w:tcPr>
          <w:p w14:paraId="220D6573" w14:textId="77777777" w:rsidR="00165A0C" w:rsidRPr="00165A0C" w:rsidRDefault="00165A0C" w:rsidP="00165A0C">
            <w:pPr>
              <w:spacing w:before="120" w:after="120"/>
              <w:rPr>
                <w:rFonts w:cs="Arial"/>
                <w:sz w:val="18"/>
              </w:rPr>
            </w:pPr>
            <w:r w:rsidRPr="00165A0C">
              <w:rPr>
                <w:rFonts w:cs="Arial"/>
                <w:sz w:val="18"/>
              </w:rPr>
              <w:t xml:space="preserve">      Information</w:t>
            </w:r>
          </w:p>
        </w:tc>
        <w:tc>
          <w:tcPr>
            <w:tcW w:w="834" w:type="pct"/>
            <w:gridSpan w:val="2"/>
            <w:shd w:val="clear" w:color="auto" w:fill="auto"/>
          </w:tcPr>
          <w:p w14:paraId="76F9C005" w14:textId="77777777" w:rsidR="00165A0C" w:rsidRPr="00165A0C" w:rsidRDefault="00165A0C" w:rsidP="00165A0C">
            <w:pPr>
              <w:spacing w:before="120" w:after="120"/>
              <w:rPr>
                <w:rFonts w:cs="Arial"/>
                <w:sz w:val="18"/>
              </w:rPr>
            </w:pPr>
          </w:p>
        </w:tc>
        <w:tc>
          <w:tcPr>
            <w:tcW w:w="1250" w:type="pct"/>
            <w:gridSpan w:val="4"/>
            <w:shd w:val="clear" w:color="auto" w:fill="auto"/>
          </w:tcPr>
          <w:p w14:paraId="66487873" w14:textId="77777777" w:rsidR="00165A0C" w:rsidRPr="00165A0C" w:rsidRDefault="00165A0C" w:rsidP="00165A0C">
            <w:pPr>
              <w:spacing w:before="120" w:after="120"/>
              <w:rPr>
                <w:rFonts w:cs="Arial"/>
                <w:sz w:val="18"/>
              </w:rPr>
            </w:pPr>
          </w:p>
        </w:tc>
        <w:tc>
          <w:tcPr>
            <w:tcW w:w="417" w:type="pct"/>
            <w:gridSpan w:val="2"/>
            <w:shd w:val="clear" w:color="auto" w:fill="auto"/>
          </w:tcPr>
          <w:p w14:paraId="0541BEB4"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463DBA95" w14:textId="77777777" w:rsidR="00165A0C" w:rsidRPr="00165A0C" w:rsidRDefault="00165A0C" w:rsidP="00165A0C">
            <w:pPr>
              <w:spacing w:before="120" w:after="120"/>
              <w:rPr>
                <w:rFonts w:cs="Arial"/>
                <w:sz w:val="18"/>
              </w:rPr>
            </w:pPr>
            <w:r w:rsidRPr="00165A0C">
              <w:rPr>
                <w:rFonts w:cs="Arial"/>
                <w:sz w:val="18"/>
              </w:rPr>
              <w:t>0, *</w:t>
            </w:r>
          </w:p>
        </w:tc>
      </w:tr>
      <w:tr w:rsidR="00AD35A1" w:rsidRPr="00165A0C" w14:paraId="5780EEB2" w14:textId="77777777" w:rsidTr="00B131AF">
        <w:tc>
          <w:tcPr>
            <w:tcW w:w="1665" w:type="pct"/>
            <w:gridSpan w:val="4"/>
            <w:shd w:val="clear" w:color="auto" w:fill="auto"/>
          </w:tcPr>
          <w:p w14:paraId="314A7DEB" w14:textId="77777777" w:rsidR="00165A0C" w:rsidRPr="00165A0C" w:rsidRDefault="00165A0C" w:rsidP="00165A0C">
            <w:pPr>
              <w:spacing w:before="120" w:after="120"/>
              <w:rPr>
                <w:rFonts w:cs="Arial"/>
                <w:sz w:val="18"/>
              </w:rPr>
            </w:pPr>
            <w:r w:rsidRPr="00165A0C">
              <w:rPr>
                <w:rFonts w:cs="Arial"/>
                <w:sz w:val="18"/>
              </w:rPr>
              <w:t xml:space="preserve">         File Locator</w:t>
            </w:r>
          </w:p>
        </w:tc>
        <w:tc>
          <w:tcPr>
            <w:tcW w:w="834" w:type="pct"/>
            <w:gridSpan w:val="2"/>
            <w:shd w:val="clear" w:color="auto" w:fill="auto"/>
          </w:tcPr>
          <w:p w14:paraId="11CD6ED3" w14:textId="77777777" w:rsidR="00165A0C" w:rsidRPr="00165A0C" w:rsidRDefault="00165A0C" w:rsidP="00165A0C">
            <w:pPr>
              <w:spacing w:before="120" w:after="120"/>
              <w:rPr>
                <w:rFonts w:cs="Arial"/>
                <w:sz w:val="18"/>
              </w:rPr>
            </w:pPr>
          </w:p>
        </w:tc>
        <w:tc>
          <w:tcPr>
            <w:tcW w:w="1250" w:type="pct"/>
            <w:gridSpan w:val="4"/>
            <w:shd w:val="clear" w:color="auto" w:fill="auto"/>
          </w:tcPr>
          <w:p w14:paraId="11214EF3" w14:textId="77777777" w:rsidR="00165A0C" w:rsidRPr="00165A0C" w:rsidRDefault="00165A0C" w:rsidP="00165A0C">
            <w:pPr>
              <w:spacing w:before="120" w:after="120"/>
              <w:rPr>
                <w:rFonts w:cs="Arial"/>
                <w:sz w:val="18"/>
              </w:rPr>
            </w:pPr>
          </w:p>
        </w:tc>
        <w:tc>
          <w:tcPr>
            <w:tcW w:w="417" w:type="pct"/>
            <w:gridSpan w:val="2"/>
            <w:shd w:val="clear" w:color="auto" w:fill="auto"/>
          </w:tcPr>
          <w:p w14:paraId="45DE7FE4"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03DD2FD7"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187ED40E" w14:textId="77777777" w:rsidTr="00B131AF">
        <w:tc>
          <w:tcPr>
            <w:tcW w:w="1665" w:type="pct"/>
            <w:gridSpan w:val="4"/>
            <w:shd w:val="clear" w:color="auto" w:fill="auto"/>
          </w:tcPr>
          <w:p w14:paraId="08520739" w14:textId="77777777" w:rsidR="00165A0C" w:rsidRPr="00165A0C" w:rsidRDefault="00165A0C" w:rsidP="00165A0C">
            <w:pPr>
              <w:spacing w:before="120" w:after="120"/>
              <w:rPr>
                <w:rFonts w:cs="Arial"/>
                <w:sz w:val="18"/>
              </w:rPr>
            </w:pPr>
            <w:r w:rsidRPr="00165A0C">
              <w:rPr>
                <w:rFonts w:cs="Arial"/>
                <w:sz w:val="18"/>
              </w:rPr>
              <w:t xml:space="preserve">         File Reference</w:t>
            </w:r>
          </w:p>
        </w:tc>
        <w:tc>
          <w:tcPr>
            <w:tcW w:w="834" w:type="pct"/>
            <w:gridSpan w:val="2"/>
            <w:shd w:val="clear" w:color="auto" w:fill="auto"/>
          </w:tcPr>
          <w:p w14:paraId="4DEBC00A" w14:textId="77777777" w:rsidR="00165A0C" w:rsidRPr="00165A0C" w:rsidRDefault="00165A0C" w:rsidP="00165A0C">
            <w:pPr>
              <w:spacing w:before="120" w:after="120"/>
              <w:rPr>
                <w:rFonts w:cs="Arial"/>
                <w:sz w:val="18"/>
              </w:rPr>
            </w:pPr>
            <w:r w:rsidRPr="00165A0C">
              <w:rPr>
                <w:rFonts w:cs="Arial"/>
                <w:sz w:val="18"/>
              </w:rPr>
              <w:t>(TXTDSC)</w:t>
            </w:r>
          </w:p>
        </w:tc>
        <w:tc>
          <w:tcPr>
            <w:tcW w:w="1250" w:type="pct"/>
            <w:gridSpan w:val="4"/>
            <w:shd w:val="clear" w:color="auto" w:fill="auto"/>
          </w:tcPr>
          <w:p w14:paraId="68333186" w14:textId="77777777" w:rsidR="00165A0C" w:rsidRPr="00165A0C" w:rsidRDefault="00165A0C" w:rsidP="00165A0C">
            <w:pPr>
              <w:spacing w:before="120" w:after="120"/>
              <w:rPr>
                <w:rFonts w:cs="Arial"/>
                <w:sz w:val="18"/>
              </w:rPr>
            </w:pPr>
          </w:p>
        </w:tc>
        <w:tc>
          <w:tcPr>
            <w:tcW w:w="417" w:type="pct"/>
            <w:gridSpan w:val="2"/>
            <w:shd w:val="clear" w:color="auto" w:fill="auto"/>
          </w:tcPr>
          <w:p w14:paraId="0EFFBF1E"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0453A8C9"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00C0015E" w14:textId="77777777" w:rsidTr="00B131AF">
        <w:tc>
          <w:tcPr>
            <w:tcW w:w="1665" w:type="pct"/>
            <w:gridSpan w:val="4"/>
            <w:shd w:val="clear" w:color="auto" w:fill="auto"/>
          </w:tcPr>
          <w:p w14:paraId="5499D6EE" w14:textId="77777777" w:rsidR="00165A0C" w:rsidRPr="00165A0C" w:rsidRDefault="00165A0C" w:rsidP="00165A0C">
            <w:pPr>
              <w:spacing w:before="120" w:after="120"/>
              <w:rPr>
                <w:rFonts w:cs="Arial"/>
                <w:sz w:val="18"/>
              </w:rPr>
            </w:pPr>
            <w:r w:rsidRPr="00165A0C">
              <w:rPr>
                <w:rFonts w:cs="Arial"/>
                <w:sz w:val="18"/>
              </w:rPr>
              <w:t xml:space="preserve">         Headline</w:t>
            </w:r>
          </w:p>
        </w:tc>
        <w:tc>
          <w:tcPr>
            <w:tcW w:w="834" w:type="pct"/>
            <w:gridSpan w:val="2"/>
            <w:shd w:val="clear" w:color="auto" w:fill="auto"/>
          </w:tcPr>
          <w:p w14:paraId="2CD74AFE" w14:textId="77777777" w:rsidR="00165A0C" w:rsidRPr="00165A0C" w:rsidRDefault="00165A0C" w:rsidP="00165A0C">
            <w:pPr>
              <w:spacing w:before="120" w:after="120"/>
              <w:rPr>
                <w:rFonts w:cs="Arial"/>
                <w:sz w:val="18"/>
              </w:rPr>
            </w:pPr>
          </w:p>
        </w:tc>
        <w:tc>
          <w:tcPr>
            <w:tcW w:w="1250" w:type="pct"/>
            <w:gridSpan w:val="4"/>
            <w:shd w:val="clear" w:color="auto" w:fill="auto"/>
          </w:tcPr>
          <w:p w14:paraId="5A64C6A4" w14:textId="77777777" w:rsidR="00165A0C" w:rsidRPr="00165A0C" w:rsidRDefault="00165A0C" w:rsidP="00165A0C">
            <w:pPr>
              <w:spacing w:before="120" w:after="120"/>
              <w:rPr>
                <w:rFonts w:cs="Arial"/>
                <w:sz w:val="18"/>
              </w:rPr>
            </w:pPr>
          </w:p>
        </w:tc>
        <w:tc>
          <w:tcPr>
            <w:tcW w:w="417" w:type="pct"/>
            <w:gridSpan w:val="2"/>
            <w:shd w:val="clear" w:color="auto" w:fill="auto"/>
          </w:tcPr>
          <w:p w14:paraId="67256FA5"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223906A1" w14:textId="77777777" w:rsidR="00165A0C" w:rsidRPr="00165A0C" w:rsidRDefault="00165A0C" w:rsidP="00165A0C">
            <w:pPr>
              <w:spacing w:before="120" w:after="120"/>
              <w:rPr>
                <w:rFonts w:cs="Arial"/>
                <w:sz w:val="18"/>
              </w:rPr>
            </w:pPr>
            <w:r w:rsidRPr="00165A0C">
              <w:rPr>
                <w:rFonts w:cs="Arial"/>
                <w:sz w:val="18"/>
              </w:rPr>
              <w:t>0, * (ordered)</w:t>
            </w:r>
          </w:p>
        </w:tc>
      </w:tr>
      <w:tr w:rsidR="00AD35A1" w:rsidRPr="00165A0C" w14:paraId="3974D728" w14:textId="77777777" w:rsidTr="00B131AF">
        <w:tc>
          <w:tcPr>
            <w:tcW w:w="1665" w:type="pct"/>
            <w:gridSpan w:val="4"/>
            <w:shd w:val="clear" w:color="auto" w:fill="auto"/>
          </w:tcPr>
          <w:p w14:paraId="6101336F" w14:textId="77777777" w:rsidR="00165A0C" w:rsidRPr="00165A0C" w:rsidRDefault="00165A0C" w:rsidP="00165A0C">
            <w:pPr>
              <w:spacing w:before="120" w:after="120"/>
              <w:rPr>
                <w:rFonts w:cs="Arial"/>
                <w:sz w:val="18"/>
              </w:rPr>
            </w:pPr>
            <w:r w:rsidRPr="00165A0C">
              <w:rPr>
                <w:rFonts w:cs="Arial"/>
                <w:sz w:val="18"/>
              </w:rPr>
              <w:t xml:space="preserve">         Language</w:t>
            </w:r>
          </w:p>
        </w:tc>
        <w:tc>
          <w:tcPr>
            <w:tcW w:w="834" w:type="pct"/>
            <w:gridSpan w:val="2"/>
            <w:shd w:val="clear" w:color="auto" w:fill="auto"/>
          </w:tcPr>
          <w:p w14:paraId="061F23B0" w14:textId="77777777" w:rsidR="00165A0C" w:rsidRPr="00165A0C" w:rsidRDefault="00165A0C" w:rsidP="00165A0C">
            <w:pPr>
              <w:spacing w:before="120" w:after="120"/>
              <w:rPr>
                <w:rFonts w:cs="Arial"/>
                <w:sz w:val="18"/>
              </w:rPr>
            </w:pPr>
          </w:p>
        </w:tc>
        <w:tc>
          <w:tcPr>
            <w:tcW w:w="1250" w:type="pct"/>
            <w:gridSpan w:val="4"/>
            <w:shd w:val="clear" w:color="auto" w:fill="auto"/>
          </w:tcPr>
          <w:p w14:paraId="73A8C743" w14:textId="77777777" w:rsidR="00165A0C" w:rsidRPr="00165A0C" w:rsidRDefault="00165A0C" w:rsidP="00165A0C">
            <w:pPr>
              <w:spacing w:before="120" w:after="120"/>
              <w:rPr>
                <w:rFonts w:cs="Arial"/>
                <w:sz w:val="18"/>
              </w:rPr>
            </w:pPr>
          </w:p>
        </w:tc>
        <w:tc>
          <w:tcPr>
            <w:tcW w:w="417" w:type="pct"/>
            <w:gridSpan w:val="2"/>
            <w:shd w:val="clear" w:color="auto" w:fill="auto"/>
          </w:tcPr>
          <w:p w14:paraId="2CF15B9D"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42545CB1"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3C2B6F4D" w14:textId="77777777" w:rsidTr="00B131AF">
        <w:tc>
          <w:tcPr>
            <w:tcW w:w="1665" w:type="pct"/>
            <w:gridSpan w:val="4"/>
            <w:shd w:val="clear" w:color="auto" w:fill="auto"/>
          </w:tcPr>
          <w:p w14:paraId="526EDFBD" w14:textId="77777777" w:rsidR="00165A0C" w:rsidRPr="00165A0C" w:rsidRDefault="00165A0C" w:rsidP="00165A0C">
            <w:pPr>
              <w:spacing w:before="120" w:after="120"/>
              <w:rPr>
                <w:rFonts w:cs="Arial"/>
                <w:sz w:val="18"/>
              </w:rPr>
            </w:pPr>
            <w:r w:rsidRPr="00165A0C">
              <w:rPr>
                <w:rFonts w:cs="Arial"/>
                <w:sz w:val="18"/>
              </w:rPr>
              <w:t xml:space="preserve">         Text</w:t>
            </w:r>
          </w:p>
        </w:tc>
        <w:tc>
          <w:tcPr>
            <w:tcW w:w="834" w:type="pct"/>
            <w:gridSpan w:val="2"/>
            <w:shd w:val="clear" w:color="auto" w:fill="auto"/>
          </w:tcPr>
          <w:p w14:paraId="028A3712" w14:textId="77777777" w:rsidR="00165A0C" w:rsidRPr="00165A0C" w:rsidRDefault="00165A0C" w:rsidP="00165A0C">
            <w:pPr>
              <w:spacing w:before="120" w:after="120"/>
              <w:rPr>
                <w:rFonts w:cs="Arial"/>
                <w:sz w:val="18"/>
              </w:rPr>
            </w:pPr>
            <w:r w:rsidRPr="00165A0C">
              <w:rPr>
                <w:rFonts w:cs="Arial"/>
                <w:sz w:val="18"/>
              </w:rPr>
              <w:t>(INFORM)</w:t>
            </w:r>
          </w:p>
          <w:p w14:paraId="0B6F661D" w14:textId="77777777" w:rsidR="00165A0C" w:rsidRPr="00165A0C" w:rsidRDefault="00165A0C" w:rsidP="00165A0C">
            <w:pPr>
              <w:spacing w:before="120" w:after="120"/>
              <w:rPr>
                <w:rFonts w:cs="Arial"/>
                <w:sz w:val="18"/>
              </w:rPr>
            </w:pPr>
            <w:r w:rsidRPr="00165A0C">
              <w:rPr>
                <w:rFonts w:cs="Arial"/>
                <w:sz w:val="18"/>
              </w:rPr>
              <w:t>(NINFOM)</w:t>
            </w:r>
          </w:p>
        </w:tc>
        <w:tc>
          <w:tcPr>
            <w:tcW w:w="1250" w:type="pct"/>
            <w:gridSpan w:val="4"/>
            <w:shd w:val="clear" w:color="auto" w:fill="auto"/>
          </w:tcPr>
          <w:p w14:paraId="4BAD1F55" w14:textId="77777777" w:rsidR="00165A0C" w:rsidRPr="00165A0C" w:rsidRDefault="00165A0C" w:rsidP="00165A0C">
            <w:pPr>
              <w:spacing w:before="120" w:after="120"/>
              <w:rPr>
                <w:rFonts w:cs="Arial"/>
                <w:sz w:val="18"/>
              </w:rPr>
            </w:pPr>
          </w:p>
        </w:tc>
        <w:tc>
          <w:tcPr>
            <w:tcW w:w="417" w:type="pct"/>
            <w:gridSpan w:val="2"/>
            <w:shd w:val="clear" w:color="auto" w:fill="auto"/>
          </w:tcPr>
          <w:p w14:paraId="4B97E493"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1D28AAC1"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4EA29C42" w14:textId="77777777" w:rsidTr="00B131AF">
        <w:tc>
          <w:tcPr>
            <w:tcW w:w="1665" w:type="pct"/>
            <w:gridSpan w:val="4"/>
            <w:shd w:val="clear" w:color="auto" w:fill="auto"/>
          </w:tcPr>
          <w:p w14:paraId="6959B7DC" w14:textId="77777777" w:rsidR="00165A0C" w:rsidRPr="00165A0C" w:rsidRDefault="00165A0C" w:rsidP="00165A0C">
            <w:pPr>
              <w:spacing w:before="120" w:after="120"/>
              <w:rPr>
                <w:rFonts w:cs="Arial"/>
                <w:sz w:val="18"/>
              </w:rPr>
            </w:pPr>
            <w:r w:rsidRPr="00165A0C">
              <w:rPr>
                <w:rFonts w:cs="Arial"/>
                <w:sz w:val="18"/>
              </w:rPr>
              <w:t xml:space="preserve">      Online Resource</w:t>
            </w:r>
          </w:p>
        </w:tc>
        <w:tc>
          <w:tcPr>
            <w:tcW w:w="834" w:type="pct"/>
            <w:gridSpan w:val="2"/>
            <w:shd w:val="clear" w:color="auto" w:fill="auto"/>
          </w:tcPr>
          <w:p w14:paraId="31EF596D" w14:textId="77777777" w:rsidR="00165A0C" w:rsidRPr="00165A0C" w:rsidRDefault="00165A0C" w:rsidP="00165A0C">
            <w:pPr>
              <w:spacing w:before="120" w:after="120"/>
              <w:rPr>
                <w:rFonts w:cs="Arial"/>
                <w:sz w:val="18"/>
              </w:rPr>
            </w:pPr>
          </w:p>
        </w:tc>
        <w:tc>
          <w:tcPr>
            <w:tcW w:w="1250" w:type="pct"/>
            <w:gridSpan w:val="4"/>
            <w:shd w:val="clear" w:color="auto" w:fill="auto"/>
          </w:tcPr>
          <w:p w14:paraId="464670A8" w14:textId="77777777" w:rsidR="00165A0C" w:rsidRPr="00165A0C" w:rsidRDefault="00165A0C" w:rsidP="00165A0C">
            <w:pPr>
              <w:spacing w:before="120" w:after="120"/>
              <w:rPr>
                <w:rFonts w:cs="Arial"/>
                <w:sz w:val="18"/>
              </w:rPr>
            </w:pPr>
          </w:p>
        </w:tc>
        <w:tc>
          <w:tcPr>
            <w:tcW w:w="417" w:type="pct"/>
            <w:gridSpan w:val="2"/>
            <w:shd w:val="clear" w:color="auto" w:fill="auto"/>
          </w:tcPr>
          <w:p w14:paraId="175CB081"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59EC05AD"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590F4DF0" w14:textId="77777777" w:rsidTr="00B131AF">
        <w:tc>
          <w:tcPr>
            <w:tcW w:w="1665" w:type="pct"/>
            <w:gridSpan w:val="4"/>
            <w:shd w:val="clear" w:color="auto" w:fill="auto"/>
          </w:tcPr>
          <w:p w14:paraId="4F5164B8" w14:textId="77777777" w:rsidR="00165A0C" w:rsidRPr="00165A0C" w:rsidRDefault="00165A0C" w:rsidP="00165A0C">
            <w:pPr>
              <w:spacing w:before="120" w:after="120"/>
              <w:rPr>
                <w:rFonts w:cs="Arial"/>
                <w:sz w:val="18"/>
              </w:rPr>
            </w:pPr>
            <w:r w:rsidRPr="00165A0C">
              <w:rPr>
                <w:rFonts w:cs="Arial"/>
                <w:sz w:val="18"/>
              </w:rPr>
              <w:t xml:space="preserve">         Online Resource Linkage URL</w:t>
            </w:r>
          </w:p>
        </w:tc>
        <w:tc>
          <w:tcPr>
            <w:tcW w:w="834" w:type="pct"/>
            <w:gridSpan w:val="2"/>
            <w:shd w:val="clear" w:color="auto" w:fill="auto"/>
          </w:tcPr>
          <w:p w14:paraId="0091D165" w14:textId="77777777" w:rsidR="00165A0C" w:rsidRPr="00165A0C" w:rsidRDefault="00165A0C" w:rsidP="00165A0C">
            <w:pPr>
              <w:spacing w:before="120" w:after="120"/>
              <w:rPr>
                <w:rFonts w:cs="Arial"/>
                <w:sz w:val="18"/>
              </w:rPr>
            </w:pPr>
          </w:p>
        </w:tc>
        <w:tc>
          <w:tcPr>
            <w:tcW w:w="1250" w:type="pct"/>
            <w:gridSpan w:val="4"/>
            <w:shd w:val="clear" w:color="auto" w:fill="auto"/>
          </w:tcPr>
          <w:p w14:paraId="751ACE67" w14:textId="77777777" w:rsidR="00165A0C" w:rsidRPr="00165A0C" w:rsidRDefault="00165A0C" w:rsidP="00165A0C">
            <w:pPr>
              <w:spacing w:before="120" w:after="120"/>
              <w:rPr>
                <w:rFonts w:cs="Arial"/>
                <w:sz w:val="18"/>
              </w:rPr>
            </w:pPr>
          </w:p>
        </w:tc>
        <w:tc>
          <w:tcPr>
            <w:tcW w:w="417" w:type="pct"/>
            <w:gridSpan w:val="2"/>
            <w:shd w:val="clear" w:color="auto" w:fill="auto"/>
          </w:tcPr>
          <w:p w14:paraId="206D46E6" w14:textId="77777777" w:rsidR="00165A0C" w:rsidRPr="00165A0C" w:rsidRDefault="00165A0C" w:rsidP="00165A0C">
            <w:pPr>
              <w:spacing w:before="120" w:after="120"/>
              <w:rPr>
                <w:rFonts w:cs="Arial"/>
                <w:sz w:val="18"/>
              </w:rPr>
            </w:pPr>
            <w:r w:rsidRPr="00165A0C">
              <w:rPr>
                <w:rFonts w:cs="Arial"/>
                <w:sz w:val="18"/>
              </w:rPr>
              <w:t>(S) UL</w:t>
            </w:r>
          </w:p>
        </w:tc>
        <w:tc>
          <w:tcPr>
            <w:tcW w:w="834" w:type="pct"/>
            <w:gridSpan w:val="2"/>
            <w:shd w:val="clear" w:color="auto" w:fill="auto"/>
          </w:tcPr>
          <w:p w14:paraId="1B459FC7" w14:textId="77777777" w:rsidR="00165A0C" w:rsidRPr="00165A0C" w:rsidRDefault="00165A0C" w:rsidP="00165A0C">
            <w:pPr>
              <w:spacing w:before="120" w:after="120"/>
              <w:rPr>
                <w:rFonts w:cs="Arial"/>
                <w:sz w:val="18"/>
              </w:rPr>
            </w:pPr>
            <w:r w:rsidRPr="00165A0C">
              <w:rPr>
                <w:rFonts w:cs="Arial"/>
                <w:sz w:val="18"/>
              </w:rPr>
              <w:t>1, 1</w:t>
            </w:r>
          </w:p>
        </w:tc>
      </w:tr>
      <w:tr w:rsidR="00AD35A1" w:rsidRPr="00165A0C" w14:paraId="4061FE24" w14:textId="77777777" w:rsidTr="00B131AF">
        <w:tc>
          <w:tcPr>
            <w:tcW w:w="1665" w:type="pct"/>
            <w:gridSpan w:val="4"/>
            <w:shd w:val="clear" w:color="auto" w:fill="auto"/>
          </w:tcPr>
          <w:p w14:paraId="3B2DD651" w14:textId="77777777" w:rsidR="00165A0C" w:rsidRPr="00165A0C" w:rsidRDefault="00165A0C" w:rsidP="00165A0C">
            <w:pPr>
              <w:spacing w:before="120" w:after="120"/>
              <w:rPr>
                <w:rFonts w:cs="Arial"/>
                <w:sz w:val="18"/>
              </w:rPr>
            </w:pPr>
            <w:r w:rsidRPr="00165A0C">
              <w:rPr>
                <w:rFonts w:cs="Arial"/>
                <w:sz w:val="18"/>
              </w:rPr>
              <w:t xml:space="preserve">         Protocol</w:t>
            </w:r>
          </w:p>
        </w:tc>
        <w:tc>
          <w:tcPr>
            <w:tcW w:w="834" w:type="pct"/>
            <w:gridSpan w:val="2"/>
            <w:shd w:val="clear" w:color="auto" w:fill="auto"/>
          </w:tcPr>
          <w:p w14:paraId="6883AB01" w14:textId="77777777" w:rsidR="00165A0C" w:rsidRPr="00165A0C" w:rsidRDefault="00165A0C" w:rsidP="00165A0C">
            <w:pPr>
              <w:spacing w:before="120" w:after="120"/>
              <w:rPr>
                <w:rFonts w:cs="Arial"/>
                <w:sz w:val="18"/>
              </w:rPr>
            </w:pPr>
          </w:p>
        </w:tc>
        <w:tc>
          <w:tcPr>
            <w:tcW w:w="1250" w:type="pct"/>
            <w:gridSpan w:val="4"/>
            <w:shd w:val="clear" w:color="auto" w:fill="auto"/>
          </w:tcPr>
          <w:p w14:paraId="1E442D71" w14:textId="77777777" w:rsidR="00165A0C" w:rsidRPr="00165A0C" w:rsidRDefault="00165A0C" w:rsidP="00165A0C">
            <w:pPr>
              <w:spacing w:before="120" w:after="120"/>
              <w:rPr>
                <w:rFonts w:cs="Arial"/>
                <w:sz w:val="18"/>
              </w:rPr>
            </w:pPr>
          </w:p>
        </w:tc>
        <w:tc>
          <w:tcPr>
            <w:tcW w:w="417" w:type="pct"/>
            <w:gridSpan w:val="2"/>
            <w:shd w:val="clear" w:color="auto" w:fill="auto"/>
          </w:tcPr>
          <w:p w14:paraId="389006FE"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086907EF"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574BF336" w14:textId="77777777" w:rsidTr="00B131AF">
        <w:tc>
          <w:tcPr>
            <w:tcW w:w="1665" w:type="pct"/>
            <w:gridSpan w:val="4"/>
            <w:shd w:val="clear" w:color="auto" w:fill="auto"/>
          </w:tcPr>
          <w:p w14:paraId="0A5F8C44" w14:textId="77777777" w:rsidR="00165A0C" w:rsidRPr="00165A0C" w:rsidRDefault="00165A0C" w:rsidP="00165A0C">
            <w:pPr>
              <w:spacing w:before="120" w:after="120"/>
              <w:rPr>
                <w:rFonts w:cs="Arial"/>
                <w:sz w:val="18"/>
              </w:rPr>
            </w:pPr>
            <w:r w:rsidRPr="00165A0C">
              <w:rPr>
                <w:rFonts w:cs="Arial"/>
                <w:sz w:val="18"/>
              </w:rPr>
              <w:t xml:space="preserve">         Application Profile</w:t>
            </w:r>
          </w:p>
        </w:tc>
        <w:tc>
          <w:tcPr>
            <w:tcW w:w="834" w:type="pct"/>
            <w:gridSpan w:val="2"/>
            <w:shd w:val="clear" w:color="auto" w:fill="auto"/>
          </w:tcPr>
          <w:p w14:paraId="0E94B05F" w14:textId="77777777" w:rsidR="00165A0C" w:rsidRPr="00165A0C" w:rsidRDefault="00165A0C" w:rsidP="00165A0C">
            <w:pPr>
              <w:spacing w:before="120" w:after="120"/>
              <w:rPr>
                <w:rFonts w:cs="Arial"/>
                <w:sz w:val="18"/>
              </w:rPr>
            </w:pPr>
          </w:p>
        </w:tc>
        <w:tc>
          <w:tcPr>
            <w:tcW w:w="1250" w:type="pct"/>
            <w:gridSpan w:val="4"/>
            <w:shd w:val="clear" w:color="auto" w:fill="auto"/>
          </w:tcPr>
          <w:p w14:paraId="793EF1AB" w14:textId="77777777" w:rsidR="00165A0C" w:rsidRPr="00165A0C" w:rsidRDefault="00165A0C" w:rsidP="00165A0C">
            <w:pPr>
              <w:spacing w:before="120" w:after="120"/>
              <w:rPr>
                <w:rFonts w:cs="Arial"/>
                <w:sz w:val="18"/>
              </w:rPr>
            </w:pPr>
          </w:p>
        </w:tc>
        <w:tc>
          <w:tcPr>
            <w:tcW w:w="417" w:type="pct"/>
            <w:gridSpan w:val="2"/>
            <w:shd w:val="clear" w:color="auto" w:fill="auto"/>
          </w:tcPr>
          <w:p w14:paraId="7ECA200F"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2B3CD1DE"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49438569" w14:textId="77777777" w:rsidTr="00B131AF">
        <w:tc>
          <w:tcPr>
            <w:tcW w:w="1665" w:type="pct"/>
            <w:gridSpan w:val="4"/>
            <w:shd w:val="clear" w:color="auto" w:fill="auto"/>
          </w:tcPr>
          <w:p w14:paraId="17BE35FD" w14:textId="77777777" w:rsidR="00165A0C" w:rsidRPr="00165A0C" w:rsidRDefault="00165A0C" w:rsidP="00165A0C">
            <w:pPr>
              <w:spacing w:before="120" w:after="120"/>
              <w:rPr>
                <w:rFonts w:cs="Arial"/>
                <w:sz w:val="18"/>
              </w:rPr>
            </w:pPr>
            <w:r w:rsidRPr="00165A0C">
              <w:rPr>
                <w:rFonts w:cs="Arial"/>
                <w:sz w:val="18"/>
              </w:rPr>
              <w:t xml:space="preserve">         Name of Resource</w:t>
            </w:r>
          </w:p>
        </w:tc>
        <w:tc>
          <w:tcPr>
            <w:tcW w:w="834" w:type="pct"/>
            <w:gridSpan w:val="2"/>
            <w:shd w:val="clear" w:color="auto" w:fill="auto"/>
          </w:tcPr>
          <w:p w14:paraId="7729D671" w14:textId="77777777" w:rsidR="00165A0C" w:rsidRPr="00165A0C" w:rsidRDefault="00165A0C" w:rsidP="00165A0C">
            <w:pPr>
              <w:spacing w:before="120" w:after="120"/>
              <w:rPr>
                <w:rFonts w:cs="Arial"/>
                <w:sz w:val="18"/>
              </w:rPr>
            </w:pPr>
          </w:p>
        </w:tc>
        <w:tc>
          <w:tcPr>
            <w:tcW w:w="1250" w:type="pct"/>
            <w:gridSpan w:val="4"/>
            <w:shd w:val="clear" w:color="auto" w:fill="auto"/>
          </w:tcPr>
          <w:p w14:paraId="1B149B59" w14:textId="77777777" w:rsidR="00165A0C" w:rsidRPr="00165A0C" w:rsidRDefault="00165A0C" w:rsidP="00165A0C">
            <w:pPr>
              <w:spacing w:before="120" w:after="120"/>
              <w:rPr>
                <w:rFonts w:cs="Arial"/>
                <w:sz w:val="18"/>
              </w:rPr>
            </w:pPr>
          </w:p>
        </w:tc>
        <w:tc>
          <w:tcPr>
            <w:tcW w:w="417" w:type="pct"/>
            <w:gridSpan w:val="2"/>
            <w:shd w:val="clear" w:color="auto" w:fill="auto"/>
          </w:tcPr>
          <w:p w14:paraId="00986733"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71BBB60A"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6557224A" w14:textId="77777777" w:rsidTr="00B131AF">
        <w:tc>
          <w:tcPr>
            <w:tcW w:w="1665" w:type="pct"/>
            <w:gridSpan w:val="4"/>
            <w:shd w:val="clear" w:color="auto" w:fill="auto"/>
          </w:tcPr>
          <w:p w14:paraId="3E61E230" w14:textId="77777777" w:rsidR="00165A0C" w:rsidRPr="00165A0C" w:rsidRDefault="00165A0C" w:rsidP="00165A0C">
            <w:pPr>
              <w:spacing w:before="120" w:after="120"/>
              <w:rPr>
                <w:rFonts w:cs="Arial"/>
                <w:sz w:val="18"/>
              </w:rPr>
            </w:pPr>
            <w:r w:rsidRPr="00165A0C">
              <w:rPr>
                <w:rFonts w:cs="Arial"/>
                <w:sz w:val="18"/>
              </w:rPr>
              <w:lastRenderedPageBreak/>
              <w:t xml:space="preserve">         Online Resource Description</w:t>
            </w:r>
          </w:p>
        </w:tc>
        <w:tc>
          <w:tcPr>
            <w:tcW w:w="834" w:type="pct"/>
            <w:gridSpan w:val="2"/>
            <w:shd w:val="clear" w:color="auto" w:fill="auto"/>
          </w:tcPr>
          <w:p w14:paraId="4C2F2B7F" w14:textId="77777777" w:rsidR="00165A0C" w:rsidRPr="00165A0C" w:rsidRDefault="00165A0C" w:rsidP="00165A0C">
            <w:pPr>
              <w:spacing w:before="120" w:after="120"/>
              <w:rPr>
                <w:rFonts w:cs="Arial"/>
                <w:sz w:val="18"/>
              </w:rPr>
            </w:pPr>
          </w:p>
        </w:tc>
        <w:tc>
          <w:tcPr>
            <w:tcW w:w="1250" w:type="pct"/>
            <w:gridSpan w:val="4"/>
            <w:shd w:val="clear" w:color="auto" w:fill="auto"/>
          </w:tcPr>
          <w:p w14:paraId="48A47BBB" w14:textId="77777777" w:rsidR="00165A0C" w:rsidRPr="00165A0C" w:rsidRDefault="00165A0C" w:rsidP="00165A0C">
            <w:pPr>
              <w:spacing w:before="120" w:after="120"/>
              <w:rPr>
                <w:rFonts w:cs="Arial"/>
                <w:sz w:val="18"/>
              </w:rPr>
            </w:pPr>
          </w:p>
        </w:tc>
        <w:tc>
          <w:tcPr>
            <w:tcW w:w="417" w:type="pct"/>
            <w:gridSpan w:val="2"/>
            <w:shd w:val="clear" w:color="auto" w:fill="auto"/>
          </w:tcPr>
          <w:p w14:paraId="692B918B"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477B6ED1"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10257390" w14:textId="77777777" w:rsidTr="00B131AF">
        <w:tc>
          <w:tcPr>
            <w:tcW w:w="1665" w:type="pct"/>
            <w:gridSpan w:val="4"/>
            <w:shd w:val="clear" w:color="auto" w:fill="auto"/>
          </w:tcPr>
          <w:p w14:paraId="5ACB4CF8" w14:textId="77777777" w:rsidR="00165A0C" w:rsidRPr="00165A0C" w:rsidRDefault="00165A0C" w:rsidP="00165A0C">
            <w:pPr>
              <w:spacing w:before="120" w:after="120"/>
              <w:rPr>
                <w:rFonts w:cs="Arial"/>
                <w:sz w:val="18"/>
              </w:rPr>
            </w:pPr>
            <w:r w:rsidRPr="00165A0C">
              <w:rPr>
                <w:rFonts w:cs="Arial"/>
                <w:sz w:val="18"/>
              </w:rPr>
              <w:t xml:space="preserve">         Online Function</w:t>
            </w:r>
          </w:p>
        </w:tc>
        <w:tc>
          <w:tcPr>
            <w:tcW w:w="834" w:type="pct"/>
            <w:gridSpan w:val="2"/>
            <w:shd w:val="clear" w:color="auto" w:fill="auto"/>
          </w:tcPr>
          <w:p w14:paraId="4454A900" w14:textId="77777777" w:rsidR="00165A0C" w:rsidRPr="00165A0C" w:rsidRDefault="00165A0C" w:rsidP="00165A0C">
            <w:pPr>
              <w:spacing w:before="120" w:after="120"/>
              <w:rPr>
                <w:rFonts w:cs="Arial"/>
                <w:sz w:val="18"/>
              </w:rPr>
            </w:pPr>
          </w:p>
        </w:tc>
        <w:tc>
          <w:tcPr>
            <w:tcW w:w="1250" w:type="pct"/>
            <w:gridSpan w:val="4"/>
            <w:shd w:val="clear" w:color="auto" w:fill="auto"/>
          </w:tcPr>
          <w:p w14:paraId="7EE435D8" w14:textId="77777777" w:rsidR="00165A0C" w:rsidRPr="00165A0C" w:rsidRDefault="00165A0C" w:rsidP="00165A0C">
            <w:pPr>
              <w:spacing w:before="120" w:after="120"/>
              <w:rPr>
                <w:rFonts w:cs="Arial"/>
                <w:sz w:val="18"/>
              </w:rPr>
            </w:pPr>
            <w:r w:rsidRPr="00165A0C">
              <w:rPr>
                <w:rFonts w:cs="Arial"/>
                <w:sz w:val="18"/>
              </w:rPr>
              <w:t>1 : Download</w:t>
            </w:r>
          </w:p>
          <w:p w14:paraId="13F29F4D" w14:textId="77777777" w:rsidR="00165A0C" w:rsidRPr="00165A0C" w:rsidRDefault="00165A0C" w:rsidP="00165A0C">
            <w:pPr>
              <w:spacing w:before="120" w:after="120"/>
              <w:rPr>
                <w:rFonts w:cs="Arial"/>
                <w:sz w:val="18"/>
              </w:rPr>
            </w:pPr>
            <w:r w:rsidRPr="00165A0C">
              <w:rPr>
                <w:rFonts w:cs="Arial"/>
                <w:sz w:val="18"/>
              </w:rPr>
              <w:t>3 : Offline Access</w:t>
            </w:r>
          </w:p>
          <w:p w14:paraId="5DD5FBF4" w14:textId="77777777" w:rsidR="00165A0C" w:rsidRPr="00165A0C" w:rsidRDefault="00165A0C" w:rsidP="00165A0C">
            <w:pPr>
              <w:spacing w:before="120" w:after="120"/>
              <w:rPr>
                <w:rFonts w:cs="Arial"/>
                <w:sz w:val="18"/>
              </w:rPr>
            </w:pPr>
            <w:r w:rsidRPr="00165A0C">
              <w:rPr>
                <w:rFonts w:cs="Arial"/>
                <w:sz w:val="18"/>
              </w:rPr>
              <w:t>4 : Order</w:t>
            </w:r>
          </w:p>
          <w:p w14:paraId="752F9535" w14:textId="77777777" w:rsidR="00165A0C" w:rsidRPr="00165A0C" w:rsidRDefault="00165A0C" w:rsidP="00165A0C">
            <w:pPr>
              <w:spacing w:before="120" w:after="120"/>
              <w:rPr>
                <w:rFonts w:cs="Arial"/>
                <w:sz w:val="18"/>
              </w:rPr>
            </w:pPr>
            <w:r w:rsidRPr="00165A0C">
              <w:rPr>
                <w:rFonts w:cs="Arial"/>
                <w:sz w:val="18"/>
              </w:rPr>
              <w:t>5 : Search</w:t>
            </w:r>
          </w:p>
          <w:p w14:paraId="3D7BFCBA" w14:textId="77777777" w:rsidR="00165A0C" w:rsidRPr="00165A0C" w:rsidRDefault="00165A0C" w:rsidP="00165A0C">
            <w:pPr>
              <w:spacing w:before="120" w:after="120"/>
              <w:rPr>
                <w:rFonts w:cs="Arial"/>
                <w:sz w:val="18"/>
              </w:rPr>
            </w:pPr>
            <w:r w:rsidRPr="00165A0C">
              <w:rPr>
                <w:rFonts w:cs="Arial"/>
                <w:sz w:val="18"/>
              </w:rPr>
              <w:t>6 : Complete Metadata</w:t>
            </w:r>
          </w:p>
          <w:p w14:paraId="589B49C1" w14:textId="77777777" w:rsidR="00165A0C" w:rsidRPr="00165A0C" w:rsidRDefault="00165A0C" w:rsidP="00165A0C">
            <w:pPr>
              <w:spacing w:before="120" w:after="120"/>
              <w:rPr>
                <w:rFonts w:cs="Arial"/>
                <w:sz w:val="18"/>
              </w:rPr>
            </w:pPr>
            <w:r w:rsidRPr="00165A0C">
              <w:rPr>
                <w:rFonts w:cs="Arial"/>
                <w:sz w:val="18"/>
              </w:rPr>
              <w:t>7 : Browse Graphic</w:t>
            </w:r>
          </w:p>
          <w:p w14:paraId="58695750" w14:textId="77777777" w:rsidR="00165A0C" w:rsidRPr="00165A0C" w:rsidRDefault="00165A0C" w:rsidP="00165A0C">
            <w:pPr>
              <w:spacing w:before="120" w:after="120"/>
              <w:rPr>
                <w:rFonts w:cs="Arial"/>
                <w:sz w:val="18"/>
              </w:rPr>
            </w:pPr>
            <w:r w:rsidRPr="00165A0C">
              <w:rPr>
                <w:rFonts w:cs="Arial"/>
                <w:sz w:val="18"/>
              </w:rPr>
              <w:t>8 : Upload</w:t>
            </w:r>
          </w:p>
          <w:p w14:paraId="5C478EF9" w14:textId="77777777" w:rsidR="00165A0C" w:rsidRPr="00165A0C" w:rsidRDefault="00165A0C" w:rsidP="00165A0C">
            <w:pPr>
              <w:spacing w:before="120" w:after="120"/>
              <w:rPr>
                <w:rFonts w:cs="Arial"/>
                <w:sz w:val="18"/>
              </w:rPr>
            </w:pPr>
            <w:r w:rsidRPr="00165A0C">
              <w:rPr>
                <w:rFonts w:cs="Arial"/>
                <w:sz w:val="18"/>
              </w:rPr>
              <w:t>9 : Email Service</w:t>
            </w:r>
          </w:p>
          <w:p w14:paraId="4044CA69" w14:textId="77777777" w:rsidR="00165A0C" w:rsidRPr="00165A0C" w:rsidRDefault="00165A0C" w:rsidP="00165A0C">
            <w:pPr>
              <w:spacing w:before="120" w:after="120"/>
              <w:rPr>
                <w:rFonts w:cs="Arial"/>
                <w:sz w:val="18"/>
              </w:rPr>
            </w:pPr>
            <w:r w:rsidRPr="00165A0C">
              <w:rPr>
                <w:rFonts w:cs="Arial"/>
                <w:sz w:val="18"/>
              </w:rPr>
              <w:t>10 : Browsing</w:t>
            </w:r>
          </w:p>
          <w:p w14:paraId="2A1603D3" w14:textId="77777777" w:rsidR="00165A0C" w:rsidRPr="00165A0C" w:rsidRDefault="00165A0C" w:rsidP="00165A0C">
            <w:pPr>
              <w:spacing w:before="120" w:after="120"/>
              <w:rPr>
                <w:rFonts w:cs="Arial"/>
                <w:sz w:val="18"/>
              </w:rPr>
            </w:pPr>
            <w:r w:rsidRPr="00165A0C">
              <w:rPr>
                <w:rFonts w:cs="Arial"/>
                <w:sz w:val="18"/>
              </w:rPr>
              <w:t>11 : File Access</w:t>
            </w:r>
          </w:p>
        </w:tc>
        <w:tc>
          <w:tcPr>
            <w:tcW w:w="417" w:type="pct"/>
            <w:gridSpan w:val="2"/>
            <w:shd w:val="clear" w:color="auto" w:fill="auto"/>
          </w:tcPr>
          <w:p w14:paraId="299D7BC9"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19A2A876"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28923DD7" w14:textId="77777777" w:rsidTr="00B131AF">
        <w:tc>
          <w:tcPr>
            <w:tcW w:w="1665" w:type="pct"/>
            <w:gridSpan w:val="4"/>
            <w:shd w:val="clear" w:color="auto" w:fill="auto"/>
          </w:tcPr>
          <w:p w14:paraId="07CF13BD" w14:textId="77777777" w:rsidR="00165A0C" w:rsidRPr="00165A0C" w:rsidRDefault="00165A0C" w:rsidP="00165A0C">
            <w:pPr>
              <w:spacing w:before="120" w:after="120"/>
              <w:rPr>
                <w:rFonts w:cs="Arial"/>
                <w:sz w:val="18"/>
              </w:rPr>
            </w:pPr>
            <w:r w:rsidRPr="00165A0C">
              <w:rPr>
                <w:rFonts w:cs="Arial"/>
                <w:sz w:val="18"/>
              </w:rPr>
              <w:t xml:space="preserve">         Protocol request</w:t>
            </w:r>
          </w:p>
        </w:tc>
        <w:tc>
          <w:tcPr>
            <w:tcW w:w="834" w:type="pct"/>
            <w:gridSpan w:val="2"/>
            <w:shd w:val="clear" w:color="auto" w:fill="auto"/>
          </w:tcPr>
          <w:p w14:paraId="2E34E485" w14:textId="77777777" w:rsidR="00165A0C" w:rsidRPr="00165A0C" w:rsidRDefault="00165A0C" w:rsidP="00165A0C">
            <w:pPr>
              <w:spacing w:before="120" w:after="120"/>
              <w:rPr>
                <w:rFonts w:cs="Arial"/>
                <w:sz w:val="18"/>
              </w:rPr>
            </w:pPr>
          </w:p>
        </w:tc>
        <w:tc>
          <w:tcPr>
            <w:tcW w:w="1250" w:type="pct"/>
            <w:gridSpan w:val="4"/>
            <w:shd w:val="clear" w:color="auto" w:fill="auto"/>
          </w:tcPr>
          <w:p w14:paraId="3E2F9842" w14:textId="77777777" w:rsidR="00165A0C" w:rsidRPr="00165A0C" w:rsidRDefault="00165A0C" w:rsidP="00165A0C">
            <w:pPr>
              <w:spacing w:before="120" w:after="120"/>
              <w:rPr>
                <w:rFonts w:cs="Arial"/>
                <w:sz w:val="18"/>
              </w:rPr>
            </w:pPr>
          </w:p>
        </w:tc>
        <w:tc>
          <w:tcPr>
            <w:tcW w:w="417" w:type="pct"/>
            <w:gridSpan w:val="2"/>
            <w:shd w:val="clear" w:color="auto" w:fill="auto"/>
          </w:tcPr>
          <w:p w14:paraId="42F102EE"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330A2DF7"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31711540" w14:textId="77777777" w:rsidTr="00B131AF">
        <w:tc>
          <w:tcPr>
            <w:tcW w:w="1665" w:type="pct"/>
            <w:gridSpan w:val="4"/>
            <w:shd w:val="clear" w:color="auto" w:fill="auto"/>
          </w:tcPr>
          <w:p w14:paraId="0D5B242B" w14:textId="77777777" w:rsidR="00165A0C" w:rsidRPr="00165A0C" w:rsidRDefault="00165A0C" w:rsidP="00165A0C">
            <w:pPr>
              <w:spacing w:before="120" w:after="120"/>
              <w:rPr>
                <w:rFonts w:cs="Arial"/>
                <w:sz w:val="18"/>
              </w:rPr>
            </w:pPr>
            <w:r w:rsidRPr="00165A0C">
              <w:rPr>
                <w:rFonts w:cs="Arial"/>
                <w:sz w:val="18"/>
              </w:rPr>
              <w:t xml:space="preserve">      Source</w:t>
            </w:r>
          </w:p>
        </w:tc>
        <w:tc>
          <w:tcPr>
            <w:tcW w:w="834" w:type="pct"/>
            <w:gridSpan w:val="2"/>
            <w:shd w:val="clear" w:color="auto" w:fill="auto"/>
          </w:tcPr>
          <w:p w14:paraId="7C874EE6" w14:textId="77777777" w:rsidR="00165A0C" w:rsidRPr="00165A0C" w:rsidRDefault="00165A0C" w:rsidP="00165A0C">
            <w:pPr>
              <w:spacing w:before="120" w:after="120"/>
              <w:rPr>
                <w:rFonts w:cs="Arial"/>
                <w:sz w:val="18"/>
              </w:rPr>
            </w:pPr>
          </w:p>
        </w:tc>
        <w:tc>
          <w:tcPr>
            <w:tcW w:w="1250" w:type="pct"/>
            <w:gridSpan w:val="4"/>
            <w:shd w:val="clear" w:color="auto" w:fill="auto"/>
          </w:tcPr>
          <w:p w14:paraId="6DEAC01E" w14:textId="77777777" w:rsidR="00165A0C" w:rsidRPr="00165A0C" w:rsidRDefault="00165A0C" w:rsidP="00165A0C">
            <w:pPr>
              <w:spacing w:before="120" w:after="120"/>
              <w:rPr>
                <w:rFonts w:cs="Arial"/>
                <w:sz w:val="18"/>
              </w:rPr>
            </w:pPr>
          </w:p>
        </w:tc>
        <w:tc>
          <w:tcPr>
            <w:tcW w:w="417" w:type="pct"/>
            <w:gridSpan w:val="2"/>
            <w:shd w:val="clear" w:color="auto" w:fill="auto"/>
          </w:tcPr>
          <w:p w14:paraId="61D934C2"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64C9EC0A"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34EA42AF" w14:textId="77777777" w:rsidTr="00B131AF">
        <w:tc>
          <w:tcPr>
            <w:tcW w:w="1665" w:type="pct"/>
            <w:gridSpan w:val="4"/>
            <w:shd w:val="clear" w:color="auto" w:fill="auto"/>
          </w:tcPr>
          <w:p w14:paraId="5A48F504" w14:textId="77777777" w:rsidR="00165A0C" w:rsidRPr="00165A0C" w:rsidRDefault="00165A0C" w:rsidP="00165A0C">
            <w:pPr>
              <w:spacing w:before="120" w:after="120"/>
              <w:rPr>
                <w:rFonts w:cs="Arial"/>
                <w:sz w:val="18"/>
              </w:rPr>
            </w:pPr>
            <w:r w:rsidRPr="00165A0C">
              <w:rPr>
                <w:rFonts w:cs="Arial"/>
                <w:sz w:val="18"/>
              </w:rPr>
              <w:t xml:space="preserve">      Source Type</w:t>
            </w:r>
          </w:p>
        </w:tc>
        <w:tc>
          <w:tcPr>
            <w:tcW w:w="834" w:type="pct"/>
            <w:gridSpan w:val="2"/>
            <w:shd w:val="clear" w:color="auto" w:fill="auto"/>
          </w:tcPr>
          <w:p w14:paraId="3BEC8035" w14:textId="77777777" w:rsidR="00165A0C" w:rsidRPr="00165A0C" w:rsidRDefault="00165A0C" w:rsidP="00165A0C">
            <w:pPr>
              <w:spacing w:before="120" w:after="120"/>
              <w:rPr>
                <w:rFonts w:cs="Arial"/>
                <w:sz w:val="18"/>
              </w:rPr>
            </w:pPr>
          </w:p>
        </w:tc>
        <w:tc>
          <w:tcPr>
            <w:tcW w:w="1250" w:type="pct"/>
            <w:gridSpan w:val="4"/>
            <w:shd w:val="clear" w:color="auto" w:fill="auto"/>
          </w:tcPr>
          <w:p w14:paraId="7AFF3E5A" w14:textId="77777777" w:rsidR="00165A0C" w:rsidRPr="00165A0C" w:rsidRDefault="00165A0C" w:rsidP="00165A0C">
            <w:pPr>
              <w:spacing w:before="120" w:after="120"/>
              <w:rPr>
                <w:rFonts w:cs="Arial"/>
                <w:sz w:val="18"/>
              </w:rPr>
            </w:pPr>
            <w:r w:rsidRPr="00165A0C">
              <w:rPr>
                <w:rFonts w:cs="Arial"/>
                <w:sz w:val="18"/>
              </w:rPr>
              <w:t>1 : Law or Regulation</w:t>
            </w:r>
          </w:p>
          <w:p w14:paraId="2D07FF61" w14:textId="77777777" w:rsidR="00165A0C" w:rsidRPr="00165A0C" w:rsidRDefault="00165A0C" w:rsidP="00165A0C">
            <w:pPr>
              <w:spacing w:before="120" w:after="120"/>
              <w:rPr>
                <w:rFonts w:cs="Arial"/>
                <w:sz w:val="18"/>
              </w:rPr>
            </w:pPr>
            <w:r w:rsidRPr="00165A0C">
              <w:rPr>
                <w:rFonts w:cs="Arial"/>
                <w:sz w:val="18"/>
              </w:rPr>
              <w:t>2 : Official Publication</w:t>
            </w:r>
          </w:p>
          <w:p w14:paraId="26DCE94F" w14:textId="77777777" w:rsidR="00165A0C" w:rsidRPr="00165A0C" w:rsidRDefault="00165A0C" w:rsidP="00165A0C">
            <w:pPr>
              <w:spacing w:before="120" w:after="120"/>
              <w:rPr>
                <w:rFonts w:cs="Arial"/>
                <w:sz w:val="18"/>
              </w:rPr>
            </w:pPr>
            <w:r w:rsidRPr="00165A0C">
              <w:rPr>
                <w:rFonts w:cs="Arial"/>
                <w:sz w:val="18"/>
              </w:rPr>
              <w:t>7 : Mariner Report, Confirmed</w:t>
            </w:r>
          </w:p>
          <w:p w14:paraId="03EF309A" w14:textId="77777777" w:rsidR="00165A0C" w:rsidRPr="00165A0C" w:rsidRDefault="00165A0C" w:rsidP="00165A0C">
            <w:pPr>
              <w:spacing w:before="120" w:after="120"/>
              <w:rPr>
                <w:rFonts w:cs="Arial"/>
                <w:sz w:val="18"/>
              </w:rPr>
            </w:pPr>
            <w:r w:rsidRPr="00165A0C">
              <w:rPr>
                <w:rFonts w:cs="Arial"/>
                <w:sz w:val="18"/>
              </w:rPr>
              <w:t>8 : Mariner Report, Not Confirmed</w:t>
            </w:r>
          </w:p>
          <w:p w14:paraId="0A284091" w14:textId="77777777" w:rsidR="00165A0C" w:rsidRPr="00165A0C" w:rsidRDefault="00165A0C" w:rsidP="00165A0C">
            <w:pPr>
              <w:spacing w:before="120" w:after="120"/>
              <w:rPr>
                <w:rFonts w:cs="Arial"/>
                <w:sz w:val="18"/>
              </w:rPr>
            </w:pPr>
            <w:r w:rsidRPr="00165A0C">
              <w:rPr>
                <w:rFonts w:cs="Arial"/>
                <w:sz w:val="18"/>
              </w:rPr>
              <w:t>9 : Industry Publications and Reports</w:t>
            </w:r>
          </w:p>
          <w:p w14:paraId="4541AC21" w14:textId="77777777" w:rsidR="00165A0C" w:rsidRPr="00165A0C" w:rsidRDefault="00165A0C" w:rsidP="00165A0C">
            <w:pPr>
              <w:spacing w:before="120" w:after="120"/>
              <w:rPr>
                <w:rFonts w:cs="Arial"/>
                <w:sz w:val="18"/>
              </w:rPr>
            </w:pPr>
            <w:r w:rsidRPr="00165A0C">
              <w:rPr>
                <w:rFonts w:cs="Arial"/>
                <w:sz w:val="18"/>
              </w:rPr>
              <w:t>10 : Remotely Sensed Images</w:t>
            </w:r>
          </w:p>
          <w:p w14:paraId="03754356" w14:textId="77777777" w:rsidR="00165A0C" w:rsidRPr="00165A0C" w:rsidRDefault="00165A0C" w:rsidP="00165A0C">
            <w:pPr>
              <w:spacing w:before="120" w:after="120"/>
              <w:rPr>
                <w:rFonts w:cs="Arial"/>
                <w:sz w:val="18"/>
              </w:rPr>
            </w:pPr>
            <w:r w:rsidRPr="00165A0C">
              <w:rPr>
                <w:rFonts w:cs="Arial"/>
                <w:sz w:val="18"/>
              </w:rPr>
              <w:t>11 : Photographs</w:t>
            </w:r>
          </w:p>
          <w:p w14:paraId="44A4E972" w14:textId="77777777" w:rsidR="00165A0C" w:rsidRPr="00165A0C" w:rsidRDefault="00165A0C" w:rsidP="00165A0C">
            <w:pPr>
              <w:spacing w:before="120" w:after="120"/>
              <w:rPr>
                <w:rFonts w:cs="Arial"/>
                <w:sz w:val="18"/>
              </w:rPr>
            </w:pPr>
            <w:r w:rsidRPr="00165A0C">
              <w:rPr>
                <w:rFonts w:cs="Arial"/>
                <w:sz w:val="18"/>
              </w:rPr>
              <w:t>12 : Products Issued by HO Services</w:t>
            </w:r>
          </w:p>
          <w:p w14:paraId="059CA4E4" w14:textId="77777777" w:rsidR="00165A0C" w:rsidRPr="00165A0C" w:rsidRDefault="00165A0C" w:rsidP="00165A0C">
            <w:pPr>
              <w:spacing w:before="120" w:after="120"/>
              <w:rPr>
                <w:rFonts w:cs="Arial"/>
                <w:sz w:val="18"/>
              </w:rPr>
            </w:pPr>
            <w:r w:rsidRPr="00165A0C">
              <w:rPr>
                <w:rFonts w:cs="Arial"/>
                <w:sz w:val="18"/>
              </w:rPr>
              <w:t>13 : News Media</w:t>
            </w:r>
          </w:p>
          <w:p w14:paraId="656E7693" w14:textId="77777777" w:rsidR="00165A0C" w:rsidRPr="00165A0C" w:rsidRDefault="00165A0C" w:rsidP="00165A0C">
            <w:pPr>
              <w:spacing w:before="120" w:after="120"/>
              <w:rPr>
                <w:rFonts w:cs="Arial"/>
                <w:sz w:val="18"/>
              </w:rPr>
            </w:pPr>
            <w:r w:rsidRPr="00165A0C">
              <w:rPr>
                <w:rFonts w:cs="Arial"/>
                <w:sz w:val="18"/>
              </w:rPr>
              <w:t>14 : Traffic Data</w:t>
            </w:r>
          </w:p>
        </w:tc>
        <w:tc>
          <w:tcPr>
            <w:tcW w:w="417" w:type="pct"/>
            <w:gridSpan w:val="2"/>
            <w:shd w:val="clear" w:color="auto" w:fill="auto"/>
          </w:tcPr>
          <w:p w14:paraId="59C7C4A3"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5FCF75E2"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2341CFA5" w14:textId="77777777" w:rsidTr="00B131AF">
        <w:tc>
          <w:tcPr>
            <w:tcW w:w="1665" w:type="pct"/>
            <w:gridSpan w:val="4"/>
            <w:shd w:val="clear" w:color="auto" w:fill="auto"/>
          </w:tcPr>
          <w:p w14:paraId="1A0CF66A" w14:textId="77777777" w:rsidR="00165A0C" w:rsidRPr="00165A0C" w:rsidRDefault="00165A0C" w:rsidP="00165A0C">
            <w:pPr>
              <w:spacing w:before="120" w:after="120"/>
              <w:rPr>
                <w:rFonts w:cs="Arial"/>
                <w:sz w:val="18"/>
              </w:rPr>
            </w:pPr>
            <w:r w:rsidRPr="00165A0C">
              <w:rPr>
                <w:rFonts w:cs="Arial"/>
                <w:sz w:val="18"/>
              </w:rPr>
              <w:t xml:space="preserve">      Reported Date</w:t>
            </w:r>
          </w:p>
        </w:tc>
        <w:tc>
          <w:tcPr>
            <w:tcW w:w="834" w:type="pct"/>
            <w:gridSpan w:val="2"/>
            <w:shd w:val="clear" w:color="auto" w:fill="auto"/>
          </w:tcPr>
          <w:p w14:paraId="7E55F4E1" w14:textId="77777777" w:rsidR="00165A0C" w:rsidRPr="00165A0C" w:rsidRDefault="00165A0C" w:rsidP="00165A0C">
            <w:pPr>
              <w:spacing w:before="120" w:after="120"/>
              <w:rPr>
                <w:rFonts w:cs="Arial"/>
                <w:sz w:val="18"/>
              </w:rPr>
            </w:pPr>
            <w:r w:rsidRPr="00165A0C">
              <w:rPr>
                <w:rFonts w:cs="Arial"/>
                <w:sz w:val="18"/>
              </w:rPr>
              <w:t>(SORDAT)</w:t>
            </w:r>
          </w:p>
        </w:tc>
        <w:tc>
          <w:tcPr>
            <w:tcW w:w="1250" w:type="pct"/>
            <w:gridSpan w:val="4"/>
            <w:shd w:val="clear" w:color="auto" w:fill="auto"/>
          </w:tcPr>
          <w:p w14:paraId="42A05AAB" w14:textId="77777777" w:rsidR="00165A0C" w:rsidRPr="00165A0C" w:rsidRDefault="00165A0C" w:rsidP="00165A0C">
            <w:pPr>
              <w:spacing w:before="120" w:after="120"/>
              <w:rPr>
                <w:rFonts w:cs="Arial"/>
                <w:sz w:val="18"/>
              </w:rPr>
            </w:pPr>
          </w:p>
        </w:tc>
        <w:tc>
          <w:tcPr>
            <w:tcW w:w="417" w:type="pct"/>
            <w:gridSpan w:val="2"/>
            <w:shd w:val="clear" w:color="auto" w:fill="auto"/>
          </w:tcPr>
          <w:p w14:paraId="1CC32093" w14:textId="77777777" w:rsidR="00165A0C" w:rsidRPr="00165A0C" w:rsidRDefault="00165A0C" w:rsidP="00165A0C">
            <w:pPr>
              <w:spacing w:before="120" w:after="120"/>
              <w:rPr>
                <w:rFonts w:cs="Arial"/>
                <w:sz w:val="18"/>
              </w:rPr>
            </w:pPr>
            <w:r w:rsidRPr="00165A0C">
              <w:rPr>
                <w:rFonts w:cs="Arial"/>
                <w:sz w:val="18"/>
              </w:rPr>
              <w:t>(S) TD</w:t>
            </w:r>
          </w:p>
        </w:tc>
        <w:tc>
          <w:tcPr>
            <w:tcW w:w="834" w:type="pct"/>
            <w:gridSpan w:val="2"/>
            <w:shd w:val="clear" w:color="auto" w:fill="auto"/>
          </w:tcPr>
          <w:p w14:paraId="04C561B3"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4D3E88DD" w14:textId="77777777" w:rsidTr="00B131AF">
        <w:tc>
          <w:tcPr>
            <w:tcW w:w="1665" w:type="pct"/>
            <w:gridSpan w:val="4"/>
            <w:shd w:val="clear" w:color="auto" w:fill="auto"/>
          </w:tcPr>
          <w:p w14:paraId="2EC7A896" w14:textId="77777777" w:rsidR="00165A0C" w:rsidRPr="00165A0C" w:rsidRDefault="00165A0C" w:rsidP="00165A0C">
            <w:pPr>
              <w:spacing w:before="120" w:after="120"/>
              <w:rPr>
                <w:rFonts w:cs="Arial"/>
                <w:sz w:val="18"/>
              </w:rPr>
            </w:pPr>
            <w:r w:rsidRPr="00165A0C">
              <w:rPr>
                <w:rFonts w:cs="Arial"/>
                <w:sz w:val="18"/>
              </w:rPr>
              <w:t>Location by Text</w:t>
            </w:r>
          </w:p>
        </w:tc>
        <w:tc>
          <w:tcPr>
            <w:tcW w:w="834" w:type="pct"/>
            <w:gridSpan w:val="2"/>
            <w:shd w:val="clear" w:color="auto" w:fill="auto"/>
          </w:tcPr>
          <w:p w14:paraId="3C9B4C72" w14:textId="77777777" w:rsidR="00165A0C" w:rsidRPr="00165A0C" w:rsidRDefault="00165A0C" w:rsidP="00165A0C">
            <w:pPr>
              <w:spacing w:before="120" w:after="120"/>
              <w:rPr>
                <w:rFonts w:cs="Arial"/>
                <w:sz w:val="18"/>
              </w:rPr>
            </w:pPr>
          </w:p>
        </w:tc>
        <w:tc>
          <w:tcPr>
            <w:tcW w:w="1250" w:type="pct"/>
            <w:gridSpan w:val="4"/>
            <w:shd w:val="clear" w:color="auto" w:fill="auto"/>
          </w:tcPr>
          <w:p w14:paraId="2CD095F8" w14:textId="77777777" w:rsidR="00165A0C" w:rsidRPr="00165A0C" w:rsidRDefault="00165A0C" w:rsidP="00165A0C">
            <w:pPr>
              <w:spacing w:before="120" w:after="120"/>
              <w:rPr>
                <w:rFonts w:cs="Arial"/>
                <w:sz w:val="18"/>
              </w:rPr>
            </w:pPr>
          </w:p>
        </w:tc>
        <w:tc>
          <w:tcPr>
            <w:tcW w:w="417" w:type="pct"/>
            <w:gridSpan w:val="2"/>
            <w:shd w:val="clear" w:color="auto" w:fill="auto"/>
          </w:tcPr>
          <w:p w14:paraId="59161BCA" w14:textId="77777777" w:rsidR="00165A0C" w:rsidRPr="00165A0C" w:rsidRDefault="00165A0C" w:rsidP="00165A0C">
            <w:pPr>
              <w:spacing w:before="120" w:after="120"/>
              <w:rPr>
                <w:rFonts w:cs="Arial"/>
                <w:sz w:val="18"/>
              </w:rPr>
            </w:pPr>
            <w:r w:rsidRPr="00165A0C">
              <w:rPr>
                <w:rFonts w:cs="Arial"/>
                <w:sz w:val="18"/>
              </w:rPr>
              <w:t>TE</w:t>
            </w:r>
          </w:p>
        </w:tc>
        <w:tc>
          <w:tcPr>
            <w:tcW w:w="834" w:type="pct"/>
            <w:gridSpan w:val="2"/>
            <w:shd w:val="clear" w:color="auto" w:fill="auto"/>
          </w:tcPr>
          <w:p w14:paraId="40350646"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533F739A" w14:textId="77777777" w:rsidTr="00B131AF">
        <w:tc>
          <w:tcPr>
            <w:tcW w:w="1665" w:type="pct"/>
            <w:gridSpan w:val="4"/>
            <w:shd w:val="clear" w:color="auto" w:fill="auto"/>
          </w:tcPr>
          <w:p w14:paraId="73157387" w14:textId="77777777" w:rsidR="00165A0C" w:rsidRPr="00165A0C" w:rsidRDefault="00165A0C" w:rsidP="00165A0C">
            <w:pPr>
              <w:spacing w:before="120" w:after="120"/>
              <w:rPr>
                <w:rFonts w:cs="Arial"/>
                <w:sz w:val="18"/>
              </w:rPr>
            </w:pPr>
            <w:r w:rsidRPr="00165A0C">
              <w:rPr>
                <w:rFonts w:cs="Arial"/>
                <w:sz w:val="18"/>
              </w:rPr>
              <w:t>Marked By</w:t>
            </w:r>
          </w:p>
        </w:tc>
        <w:tc>
          <w:tcPr>
            <w:tcW w:w="834" w:type="pct"/>
            <w:gridSpan w:val="2"/>
            <w:shd w:val="clear" w:color="auto" w:fill="auto"/>
          </w:tcPr>
          <w:p w14:paraId="18FDFBCE" w14:textId="77777777" w:rsidR="00165A0C" w:rsidRPr="00165A0C" w:rsidRDefault="00165A0C" w:rsidP="00165A0C">
            <w:pPr>
              <w:spacing w:before="120" w:after="120"/>
              <w:rPr>
                <w:rFonts w:cs="Arial"/>
                <w:sz w:val="18"/>
              </w:rPr>
            </w:pPr>
          </w:p>
        </w:tc>
        <w:tc>
          <w:tcPr>
            <w:tcW w:w="1250" w:type="pct"/>
            <w:gridSpan w:val="4"/>
            <w:shd w:val="clear" w:color="auto" w:fill="auto"/>
          </w:tcPr>
          <w:p w14:paraId="62B1C7C1" w14:textId="77777777" w:rsidR="00165A0C" w:rsidRPr="00165A0C" w:rsidRDefault="00165A0C" w:rsidP="00165A0C">
            <w:pPr>
              <w:spacing w:before="120" w:after="120"/>
              <w:rPr>
                <w:rFonts w:cs="Arial"/>
                <w:sz w:val="18"/>
              </w:rPr>
            </w:pPr>
          </w:p>
        </w:tc>
        <w:tc>
          <w:tcPr>
            <w:tcW w:w="417" w:type="pct"/>
            <w:gridSpan w:val="2"/>
            <w:shd w:val="clear" w:color="auto" w:fill="auto"/>
          </w:tcPr>
          <w:p w14:paraId="5949209C" w14:textId="77777777" w:rsidR="00165A0C" w:rsidRPr="00165A0C" w:rsidRDefault="00165A0C" w:rsidP="00165A0C">
            <w:pPr>
              <w:spacing w:before="120" w:after="120"/>
              <w:rPr>
                <w:rFonts w:cs="Arial"/>
                <w:sz w:val="18"/>
              </w:rPr>
            </w:pPr>
            <w:r w:rsidRPr="00165A0C">
              <w:rPr>
                <w:rFonts w:cs="Arial"/>
                <w:sz w:val="18"/>
              </w:rPr>
              <w:t>C</w:t>
            </w:r>
          </w:p>
        </w:tc>
        <w:tc>
          <w:tcPr>
            <w:tcW w:w="834" w:type="pct"/>
            <w:gridSpan w:val="2"/>
            <w:shd w:val="clear" w:color="auto" w:fill="auto"/>
          </w:tcPr>
          <w:p w14:paraId="6574F748"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0FF7E9B4" w14:textId="77777777" w:rsidTr="00B131AF">
        <w:tc>
          <w:tcPr>
            <w:tcW w:w="1665" w:type="pct"/>
            <w:gridSpan w:val="4"/>
            <w:shd w:val="clear" w:color="auto" w:fill="auto"/>
          </w:tcPr>
          <w:p w14:paraId="4442AABE" w14:textId="77777777" w:rsidR="00165A0C" w:rsidRPr="00165A0C" w:rsidRDefault="00165A0C" w:rsidP="00165A0C">
            <w:pPr>
              <w:spacing w:before="120" w:after="120"/>
              <w:rPr>
                <w:rFonts w:cs="Arial"/>
                <w:sz w:val="18"/>
              </w:rPr>
            </w:pPr>
            <w:r w:rsidRPr="00165A0C">
              <w:rPr>
                <w:rFonts w:cs="Arial"/>
                <w:sz w:val="18"/>
              </w:rPr>
              <w:t xml:space="preserve">   Text Content</w:t>
            </w:r>
          </w:p>
        </w:tc>
        <w:tc>
          <w:tcPr>
            <w:tcW w:w="834" w:type="pct"/>
            <w:gridSpan w:val="2"/>
            <w:shd w:val="clear" w:color="auto" w:fill="auto"/>
          </w:tcPr>
          <w:p w14:paraId="4C9D2605" w14:textId="77777777" w:rsidR="00165A0C" w:rsidRPr="00165A0C" w:rsidRDefault="00165A0C" w:rsidP="00165A0C">
            <w:pPr>
              <w:spacing w:before="120" w:after="120"/>
              <w:rPr>
                <w:rFonts w:cs="Arial"/>
                <w:sz w:val="18"/>
              </w:rPr>
            </w:pPr>
          </w:p>
        </w:tc>
        <w:tc>
          <w:tcPr>
            <w:tcW w:w="1250" w:type="pct"/>
            <w:gridSpan w:val="4"/>
            <w:shd w:val="clear" w:color="auto" w:fill="auto"/>
          </w:tcPr>
          <w:p w14:paraId="43C87657" w14:textId="77777777" w:rsidR="00165A0C" w:rsidRPr="00165A0C" w:rsidRDefault="00165A0C" w:rsidP="00165A0C">
            <w:pPr>
              <w:spacing w:before="120" w:after="120"/>
              <w:rPr>
                <w:rFonts w:cs="Arial"/>
                <w:sz w:val="18"/>
              </w:rPr>
            </w:pPr>
          </w:p>
        </w:tc>
        <w:tc>
          <w:tcPr>
            <w:tcW w:w="417" w:type="pct"/>
            <w:gridSpan w:val="2"/>
            <w:shd w:val="clear" w:color="auto" w:fill="auto"/>
          </w:tcPr>
          <w:p w14:paraId="7C70D05A"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0EF60A5A" w14:textId="77777777" w:rsidR="00165A0C" w:rsidRPr="00165A0C" w:rsidRDefault="00165A0C" w:rsidP="00165A0C">
            <w:pPr>
              <w:spacing w:before="120" w:after="120"/>
              <w:rPr>
                <w:rFonts w:cs="Arial"/>
                <w:sz w:val="18"/>
              </w:rPr>
            </w:pPr>
            <w:r w:rsidRPr="00165A0C">
              <w:rPr>
                <w:rFonts w:cs="Arial"/>
                <w:sz w:val="18"/>
              </w:rPr>
              <w:t>1, *</w:t>
            </w:r>
          </w:p>
        </w:tc>
      </w:tr>
      <w:tr w:rsidR="00AD35A1" w:rsidRPr="00165A0C" w14:paraId="597BCE7C" w14:textId="77777777" w:rsidTr="00B131AF">
        <w:tc>
          <w:tcPr>
            <w:tcW w:w="1665" w:type="pct"/>
            <w:gridSpan w:val="4"/>
            <w:shd w:val="clear" w:color="auto" w:fill="auto"/>
          </w:tcPr>
          <w:p w14:paraId="34CD4B0D" w14:textId="77777777" w:rsidR="00165A0C" w:rsidRPr="00165A0C" w:rsidRDefault="00165A0C" w:rsidP="00165A0C">
            <w:pPr>
              <w:spacing w:before="120" w:after="120"/>
              <w:rPr>
                <w:rFonts w:cs="Arial"/>
                <w:sz w:val="18"/>
              </w:rPr>
            </w:pPr>
            <w:r w:rsidRPr="00165A0C">
              <w:rPr>
                <w:rFonts w:cs="Arial"/>
                <w:sz w:val="18"/>
              </w:rPr>
              <w:t xml:space="preserve">      Category of text</w:t>
            </w:r>
          </w:p>
        </w:tc>
        <w:tc>
          <w:tcPr>
            <w:tcW w:w="834" w:type="pct"/>
            <w:gridSpan w:val="2"/>
            <w:shd w:val="clear" w:color="auto" w:fill="auto"/>
          </w:tcPr>
          <w:p w14:paraId="42C4EF17" w14:textId="77777777" w:rsidR="00165A0C" w:rsidRPr="00165A0C" w:rsidRDefault="00165A0C" w:rsidP="00165A0C">
            <w:pPr>
              <w:spacing w:before="120" w:after="120"/>
              <w:rPr>
                <w:rFonts w:cs="Arial"/>
                <w:sz w:val="18"/>
              </w:rPr>
            </w:pPr>
          </w:p>
        </w:tc>
        <w:tc>
          <w:tcPr>
            <w:tcW w:w="1250" w:type="pct"/>
            <w:gridSpan w:val="4"/>
            <w:shd w:val="clear" w:color="auto" w:fill="auto"/>
          </w:tcPr>
          <w:p w14:paraId="18151622" w14:textId="77777777" w:rsidR="00165A0C" w:rsidRPr="00165A0C" w:rsidRDefault="00165A0C" w:rsidP="00165A0C">
            <w:pPr>
              <w:spacing w:before="120" w:after="120"/>
              <w:rPr>
                <w:rFonts w:cs="Arial"/>
                <w:sz w:val="18"/>
              </w:rPr>
            </w:pPr>
            <w:r w:rsidRPr="00165A0C">
              <w:rPr>
                <w:rFonts w:cs="Arial"/>
                <w:sz w:val="18"/>
              </w:rPr>
              <w:t>1 : Abstract or Summary</w:t>
            </w:r>
          </w:p>
          <w:p w14:paraId="7BFEC27B" w14:textId="77777777" w:rsidR="00165A0C" w:rsidRPr="00165A0C" w:rsidRDefault="00165A0C" w:rsidP="00165A0C">
            <w:pPr>
              <w:spacing w:before="120" w:after="120"/>
              <w:rPr>
                <w:rFonts w:cs="Arial"/>
                <w:sz w:val="18"/>
              </w:rPr>
            </w:pPr>
            <w:r w:rsidRPr="00165A0C">
              <w:rPr>
                <w:rFonts w:cs="Arial"/>
                <w:sz w:val="18"/>
              </w:rPr>
              <w:t>2 : Extract</w:t>
            </w:r>
          </w:p>
          <w:p w14:paraId="7777E85C" w14:textId="77777777" w:rsidR="00165A0C" w:rsidRPr="00165A0C" w:rsidRDefault="00165A0C" w:rsidP="00165A0C">
            <w:pPr>
              <w:spacing w:before="120" w:after="120"/>
              <w:rPr>
                <w:rFonts w:cs="Arial"/>
                <w:sz w:val="18"/>
              </w:rPr>
            </w:pPr>
            <w:r w:rsidRPr="00165A0C">
              <w:rPr>
                <w:rFonts w:cs="Arial"/>
                <w:sz w:val="18"/>
              </w:rPr>
              <w:t>3 : Full Text</w:t>
            </w:r>
          </w:p>
        </w:tc>
        <w:tc>
          <w:tcPr>
            <w:tcW w:w="417" w:type="pct"/>
            <w:gridSpan w:val="2"/>
            <w:shd w:val="clear" w:color="auto" w:fill="auto"/>
          </w:tcPr>
          <w:p w14:paraId="4E19FF0B"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565A18F2"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2B465301" w14:textId="77777777" w:rsidTr="00B131AF">
        <w:tc>
          <w:tcPr>
            <w:tcW w:w="1665" w:type="pct"/>
            <w:gridSpan w:val="4"/>
            <w:shd w:val="clear" w:color="auto" w:fill="auto"/>
          </w:tcPr>
          <w:p w14:paraId="7DAD4B54" w14:textId="77777777" w:rsidR="00165A0C" w:rsidRPr="00165A0C" w:rsidRDefault="00165A0C" w:rsidP="00165A0C">
            <w:pPr>
              <w:spacing w:before="120" w:after="120"/>
              <w:rPr>
                <w:rFonts w:cs="Arial"/>
                <w:sz w:val="18"/>
              </w:rPr>
            </w:pPr>
            <w:r w:rsidRPr="00165A0C">
              <w:rPr>
                <w:rFonts w:cs="Arial"/>
                <w:sz w:val="18"/>
              </w:rPr>
              <w:t xml:space="preserve">      Information</w:t>
            </w:r>
          </w:p>
        </w:tc>
        <w:tc>
          <w:tcPr>
            <w:tcW w:w="834" w:type="pct"/>
            <w:gridSpan w:val="2"/>
            <w:shd w:val="clear" w:color="auto" w:fill="auto"/>
          </w:tcPr>
          <w:p w14:paraId="7C2FBF03" w14:textId="77777777" w:rsidR="00165A0C" w:rsidRPr="00165A0C" w:rsidRDefault="00165A0C" w:rsidP="00165A0C">
            <w:pPr>
              <w:spacing w:before="120" w:after="120"/>
              <w:rPr>
                <w:rFonts w:cs="Arial"/>
                <w:sz w:val="18"/>
              </w:rPr>
            </w:pPr>
          </w:p>
        </w:tc>
        <w:tc>
          <w:tcPr>
            <w:tcW w:w="1250" w:type="pct"/>
            <w:gridSpan w:val="4"/>
            <w:shd w:val="clear" w:color="auto" w:fill="auto"/>
          </w:tcPr>
          <w:p w14:paraId="4EBFCCB3" w14:textId="77777777" w:rsidR="00165A0C" w:rsidRPr="00165A0C" w:rsidRDefault="00165A0C" w:rsidP="00165A0C">
            <w:pPr>
              <w:spacing w:before="120" w:after="120"/>
              <w:rPr>
                <w:rFonts w:cs="Arial"/>
                <w:sz w:val="18"/>
              </w:rPr>
            </w:pPr>
          </w:p>
        </w:tc>
        <w:tc>
          <w:tcPr>
            <w:tcW w:w="417" w:type="pct"/>
            <w:gridSpan w:val="2"/>
            <w:shd w:val="clear" w:color="auto" w:fill="auto"/>
          </w:tcPr>
          <w:p w14:paraId="2F1CDD8C"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016C1AA1" w14:textId="77777777" w:rsidR="00165A0C" w:rsidRPr="00165A0C" w:rsidRDefault="00165A0C" w:rsidP="00165A0C">
            <w:pPr>
              <w:spacing w:before="120" w:after="120"/>
              <w:rPr>
                <w:rFonts w:cs="Arial"/>
                <w:sz w:val="18"/>
              </w:rPr>
            </w:pPr>
            <w:r w:rsidRPr="00165A0C">
              <w:rPr>
                <w:rFonts w:cs="Arial"/>
                <w:sz w:val="18"/>
              </w:rPr>
              <w:t>0, *</w:t>
            </w:r>
          </w:p>
        </w:tc>
      </w:tr>
      <w:tr w:rsidR="00AD35A1" w:rsidRPr="00165A0C" w14:paraId="0F0D737D" w14:textId="77777777" w:rsidTr="00B131AF">
        <w:tc>
          <w:tcPr>
            <w:tcW w:w="1665" w:type="pct"/>
            <w:gridSpan w:val="4"/>
            <w:shd w:val="clear" w:color="auto" w:fill="auto"/>
          </w:tcPr>
          <w:p w14:paraId="43EB0FE7" w14:textId="77777777" w:rsidR="00165A0C" w:rsidRPr="00165A0C" w:rsidRDefault="00165A0C" w:rsidP="00165A0C">
            <w:pPr>
              <w:spacing w:before="120" w:after="120"/>
              <w:rPr>
                <w:rFonts w:cs="Arial"/>
                <w:sz w:val="18"/>
              </w:rPr>
            </w:pPr>
            <w:r w:rsidRPr="00165A0C">
              <w:rPr>
                <w:rFonts w:cs="Arial"/>
                <w:sz w:val="18"/>
              </w:rPr>
              <w:lastRenderedPageBreak/>
              <w:t xml:space="preserve">         File Locator</w:t>
            </w:r>
          </w:p>
        </w:tc>
        <w:tc>
          <w:tcPr>
            <w:tcW w:w="834" w:type="pct"/>
            <w:gridSpan w:val="2"/>
            <w:shd w:val="clear" w:color="auto" w:fill="auto"/>
          </w:tcPr>
          <w:p w14:paraId="2BCDDB49" w14:textId="77777777" w:rsidR="00165A0C" w:rsidRPr="00165A0C" w:rsidRDefault="00165A0C" w:rsidP="00165A0C">
            <w:pPr>
              <w:spacing w:before="120" w:after="120"/>
              <w:rPr>
                <w:rFonts w:cs="Arial"/>
                <w:sz w:val="18"/>
              </w:rPr>
            </w:pPr>
          </w:p>
        </w:tc>
        <w:tc>
          <w:tcPr>
            <w:tcW w:w="1250" w:type="pct"/>
            <w:gridSpan w:val="4"/>
            <w:shd w:val="clear" w:color="auto" w:fill="auto"/>
          </w:tcPr>
          <w:p w14:paraId="136250E5" w14:textId="77777777" w:rsidR="00165A0C" w:rsidRPr="00165A0C" w:rsidRDefault="00165A0C" w:rsidP="00165A0C">
            <w:pPr>
              <w:spacing w:before="120" w:after="120"/>
              <w:rPr>
                <w:rFonts w:cs="Arial"/>
                <w:sz w:val="18"/>
              </w:rPr>
            </w:pPr>
          </w:p>
        </w:tc>
        <w:tc>
          <w:tcPr>
            <w:tcW w:w="417" w:type="pct"/>
            <w:gridSpan w:val="2"/>
            <w:shd w:val="clear" w:color="auto" w:fill="auto"/>
          </w:tcPr>
          <w:p w14:paraId="3DC61EB5"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7494E476"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568797C8" w14:textId="77777777" w:rsidTr="00B131AF">
        <w:tc>
          <w:tcPr>
            <w:tcW w:w="1665" w:type="pct"/>
            <w:gridSpan w:val="4"/>
            <w:shd w:val="clear" w:color="auto" w:fill="auto"/>
          </w:tcPr>
          <w:p w14:paraId="12143630" w14:textId="77777777" w:rsidR="00165A0C" w:rsidRPr="00165A0C" w:rsidRDefault="00165A0C" w:rsidP="00165A0C">
            <w:pPr>
              <w:spacing w:before="120" w:after="120"/>
              <w:rPr>
                <w:rFonts w:cs="Arial"/>
                <w:sz w:val="18"/>
              </w:rPr>
            </w:pPr>
            <w:r w:rsidRPr="00165A0C">
              <w:rPr>
                <w:rFonts w:cs="Arial"/>
                <w:sz w:val="18"/>
              </w:rPr>
              <w:t xml:space="preserve">         File Reference</w:t>
            </w:r>
          </w:p>
        </w:tc>
        <w:tc>
          <w:tcPr>
            <w:tcW w:w="834" w:type="pct"/>
            <w:gridSpan w:val="2"/>
            <w:shd w:val="clear" w:color="auto" w:fill="auto"/>
          </w:tcPr>
          <w:p w14:paraId="2C6F969F" w14:textId="77777777" w:rsidR="00165A0C" w:rsidRPr="00165A0C" w:rsidRDefault="00165A0C" w:rsidP="00165A0C">
            <w:pPr>
              <w:spacing w:before="120" w:after="120"/>
              <w:rPr>
                <w:rFonts w:cs="Arial"/>
                <w:sz w:val="18"/>
              </w:rPr>
            </w:pPr>
            <w:r w:rsidRPr="00165A0C">
              <w:rPr>
                <w:rFonts w:cs="Arial"/>
                <w:sz w:val="18"/>
              </w:rPr>
              <w:t>(TXTDSC)</w:t>
            </w:r>
          </w:p>
        </w:tc>
        <w:tc>
          <w:tcPr>
            <w:tcW w:w="1250" w:type="pct"/>
            <w:gridSpan w:val="4"/>
            <w:shd w:val="clear" w:color="auto" w:fill="auto"/>
          </w:tcPr>
          <w:p w14:paraId="4FF21AAB" w14:textId="77777777" w:rsidR="00165A0C" w:rsidRPr="00165A0C" w:rsidRDefault="00165A0C" w:rsidP="00165A0C">
            <w:pPr>
              <w:spacing w:before="120" w:after="120"/>
              <w:rPr>
                <w:rFonts w:cs="Arial"/>
                <w:sz w:val="18"/>
              </w:rPr>
            </w:pPr>
          </w:p>
        </w:tc>
        <w:tc>
          <w:tcPr>
            <w:tcW w:w="417" w:type="pct"/>
            <w:gridSpan w:val="2"/>
            <w:shd w:val="clear" w:color="auto" w:fill="auto"/>
          </w:tcPr>
          <w:p w14:paraId="15F5E1D9"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14E5FF80"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365A4B2C" w14:textId="77777777" w:rsidTr="00B131AF">
        <w:tc>
          <w:tcPr>
            <w:tcW w:w="1665" w:type="pct"/>
            <w:gridSpan w:val="4"/>
            <w:shd w:val="clear" w:color="auto" w:fill="auto"/>
          </w:tcPr>
          <w:p w14:paraId="2AD6BC08" w14:textId="77777777" w:rsidR="00165A0C" w:rsidRPr="00165A0C" w:rsidRDefault="00165A0C" w:rsidP="00165A0C">
            <w:pPr>
              <w:spacing w:before="120" w:after="120"/>
              <w:rPr>
                <w:rFonts w:cs="Arial"/>
                <w:sz w:val="18"/>
              </w:rPr>
            </w:pPr>
            <w:r w:rsidRPr="00165A0C">
              <w:rPr>
                <w:rFonts w:cs="Arial"/>
                <w:sz w:val="18"/>
              </w:rPr>
              <w:t xml:space="preserve">         Headline</w:t>
            </w:r>
          </w:p>
        </w:tc>
        <w:tc>
          <w:tcPr>
            <w:tcW w:w="834" w:type="pct"/>
            <w:gridSpan w:val="2"/>
            <w:shd w:val="clear" w:color="auto" w:fill="auto"/>
          </w:tcPr>
          <w:p w14:paraId="0AF859B9" w14:textId="77777777" w:rsidR="00165A0C" w:rsidRPr="00165A0C" w:rsidRDefault="00165A0C" w:rsidP="00165A0C">
            <w:pPr>
              <w:spacing w:before="120" w:after="120"/>
              <w:rPr>
                <w:rFonts w:cs="Arial"/>
                <w:sz w:val="18"/>
              </w:rPr>
            </w:pPr>
          </w:p>
        </w:tc>
        <w:tc>
          <w:tcPr>
            <w:tcW w:w="1250" w:type="pct"/>
            <w:gridSpan w:val="4"/>
            <w:shd w:val="clear" w:color="auto" w:fill="auto"/>
          </w:tcPr>
          <w:p w14:paraId="7496C760" w14:textId="77777777" w:rsidR="00165A0C" w:rsidRPr="00165A0C" w:rsidRDefault="00165A0C" w:rsidP="00165A0C">
            <w:pPr>
              <w:spacing w:before="120" w:after="120"/>
              <w:rPr>
                <w:rFonts w:cs="Arial"/>
                <w:sz w:val="18"/>
              </w:rPr>
            </w:pPr>
          </w:p>
        </w:tc>
        <w:tc>
          <w:tcPr>
            <w:tcW w:w="417" w:type="pct"/>
            <w:gridSpan w:val="2"/>
            <w:shd w:val="clear" w:color="auto" w:fill="auto"/>
          </w:tcPr>
          <w:p w14:paraId="576B9E6B"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56A9421E" w14:textId="77777777" w:rsidR="00165A0C" w:rsidRPr="00165A0C" w:rsidRDefault="00165A0C" w:rsidP="00165A0C">
            <w:pPr>
              <w:spacing w:before="120" w:after="120"/>
              <w:rPr>
                <w:rFonts w:cs="Arial"/>
                <w:sz w:val="18"/>
              </w:rPr>
            </w:pPr>
            <w:r w:rsidRPr="00165A0C">
              <w:rPr>
                <w:rFonts w:cs="Arial"/>
                <w:sz w:val="18"/>
              </w:rPr>
              <w:t>0, * (ordered)</w:t>
            </w:r>
          </w:p>
        </w:tc>
      </w:tr>
      <w:tr w:rsidR="00AD35A1" w:rsidRPr="00165A0C" w14:paraId="66DFDD1A" w14:textId="77777777" w:rsidTr="00B131AF">
        <w:tc>
          <w:tcPr>
            <w:tcW w:w="1665" w:type="pct"/>
            <w:gridSpan w:val="4"/>
            <w:shd w:val="clear" w:color="auto" w:fill="auto"/>
          </w:tcPr>
          <w:p w14:paraId="41029B65" w14:textId="77777777" w:rsidR="00165A0C" w:rsidRPr="00165A0C" w:rsidRDefault="00165A0C" w:rsidP="00165A0C">
            <w:pPr>
              <w:spacing w:before="120" w:after="120"/>
              <w:rPr>
                <w:rFonts w:cs="Arial"/>
                <w:sz w:val="18"/>
              </w:rPr>
            </w:pPr>
            <w:r w:rsidRPr="00165A0C">
              <w:rPr>
                <w:rFonts w:cs="Arial"/>
                <w:sz w:val="18"/>
              </w:rPr>
              <w:t xml:space="preserve">         Language</w:t>
            </w:r>
          </w:p>
        </w:tc>
        <w:tc>
          <w:tcPr>
            <w:tcW w:w="834" w:type="pct"/>
            <w:gridSpan w:val="2"/>
            <w:shd w:val="clear" w:color="auto" w:fill="auto"/>
          </w:tcPr>
          <w:p w14:paraId="1C104550" w14:textId="77777777" w:rsidR="00165A0C" w:rsidRPr="00165A0C" w:rsidRDefault="00165A0C" w:rsidP="00165A0C">
            <w:pPr>
              <w:spacing w:before="120" w:after="120"/>
              <w:rPr>
                <w:rFonts w:cs="Arial"/>
                <w:sz w:val="18"/>
              </w:rPr>
            </w:pPr>
          </w:p>
        </w:tc>
        <w:tc>
          <w:tcPr>
            <w:tcW w:w="1250" w:type="pct"/>
            <w:gridSpan w:val="4"/>
            <w:shd w:val="clear" w:color="auto" w:fill="auto"/>
          </w:tcPr>
          <w:p w14:paraId="373FDCD0" w14:textId="77777777" w:rsidR="00165A0C" w:rsidRPr="00165A0C" w:rsidRDefault="00165A0C" w:rsidP="00165A0C">
            <w:pPr>
              <w:spacing w:before="120" w:after="120"/>
              <w:rPr>
                <w:rFonts w:cs="Arial"/>
                <w:sz w:val="18"/>
              </w:rPr>
            </w:pPr>
          </w:p>
        </w:tc>
        <w:tc>
          <w:tcPr>
            <w:tcW w:w="417" w:type="pct"/>
            <w:gridSpan w:val="2"/>
            <w:shd w:val="clear" w:color="auto" w:fill="auto"/>
          </w:tcPr>
          <w:p w14:paraId="2806EDBB"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2CDAF46E"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577238AC" w14:textId="77777777" w:rsidTr="00B131AF">
        <w:tc>
          <w:tcPr>
            <w:tcW w:w="1665" w:type="pct"/>
            <w:gridSpan w:val="4"/>
            <w:shd w:val="clear" w:color="auto" w:fill="auto"/>
          </w:tcPr>
          <w:p w14:paraId="353210AD" w14:textId="77777777" w:rsidR="00165A0C" w:rsidRPr="00165A0C" w:rsidRDefault="00165A0C" w:rsidP="00165A0C">
            <w:pPr>
              <w:spacing w:before="120" w:after="120"/>
              <w:rPr>
                <w:rFonts w:cs="Arial"/>
                <w:sz w:val="18"/>
              </w:rPr>
            </w:pPr>
            <w:r w:rsidRPr="00165A0C">
              <w:rPr>
                <w:rFonts w:cs="Arial"/>
                <w:sz w:val="18"/>
              </w:rPr>
              <w:t xml:space="preserve">         Text</w:t>
            </w:r>
          </w:p>
        </w:tc>
        <w:tc>
          <w:tcPr>
            <w:tcW w:w="834" w:type="pct"/>
            <w:gridSpan w:val="2"/>
            <w:shd w:val="clear" w:color="auto" w:fill="auto"/>
          </w:tcPr>
          <w:p w14:paraId="5CB69BB5" w14:textId="77777777" w:rsidR="00165A0C" w:rsidRPr="00165A0C" w:rsidRDefault="00165A0C" w:rsidP="00165A0C">
            <w:pPr>
              <w:spacing w:before="120" w:after="120"/>
              <w:rPr>
                <w:rFonts w:cs="Arial"/>
                <w:sz w:val="18"/>
              </w:rPr>
            </w:pPr>
            <w:r w:rsidRPr="00165A0C">
              <w:rPr>
                <w:rFonts w:cs="Arial"/>
                <w:sz w:val="18"/>
              </w:rPr>
              <w:t>(INFORM)</w:t>
            </w:r>
          </w:p>
          <w:p w14:paraId="648046F1" w14:textId="77777777" w:rsidR="00165A0C" w:rsidRPr="00165A0C" w:rsidRDefault="00165A0C" w:rsidP="00165A0C">
            <w:pPr>
              <w:spacing w:before="120" w:after="120"/>
              <w:rPr>
                <w:rFonts w:cs="Arial"/>
                <w:sz w:val="18"/>
              </w:rPr>
            </w:pPr>
            <w:r w:rsidRPr="00165A0C">
              <w:rPr>
                <w:rFonts w:cs="Arial"/>
                <w:sz w:val="18"/>
              </w:rPr>
              <w:t>(NINFOM)</w:t>
            </w:r>
          </w:p>
        </w:tc>
        <w:tc>
          <w:tcPr>
            <w:tcW w:w="1250" w:type="pct"/>
            <w:gridSpan w:val="4"/>
            <w:shd w:val="clear" w:color="auto" w:fill="auto"/>
          </w:tcPr>
          <w:p w14:paraId="282E83BD" w14:textId="77777777" w:rsidR="00165A0C" w:rsidRPr="00165A0C" w:rsidRDefault="00165A0C" w:rsidP="00165A0C">
            <w:pPr>
              <w:spacing w:before="120" w:after="120"/>
              <w:rPr>
                <w:rFonts w:cs="Arial"/>
                <w:sz w:val="18"/>
              </w:rPr>
            </w:pPr>
          </w:p>
        </w:tc>
        <w:tc>
          <w:tcPr>
            <w:tcW w:w="417" w:type="pct"/>
            <w:gridSpan w:val="2"/>
            <w:shd w:val="clear" w:color="auto" w:fill="auto"/>
          </w:tcPr>
          <w:p w14:paraId="1B80AAA0"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321E821C"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1A8C86FB" w14:textId="77777777" w:rsidTr="00B131AF">
        <w:tc>
          <w:tcPr>
            <w:tcW w:w="1665" w:type="pct"/>
            <w:gridSpan w:val="4"/>
            <w:shd w:val="clear" w:color="auto" w:fill="auto"/>
          </w:tcPr>
          <w:p w14:paraId="53F509C8" w14:textId="77777777" w:rsidR="00165A0C" w:rsidRPr="00165A0C" w:rsidRDefault="00165A0C" w:rsidP="00165A0C">
            <w:pPr>
              <w:spacing w:before="120" w:after="120"/>
              <w:rPr>
                <w:rFonts w:cs="Arial"/>
                <w:sz w:val="18"/>
              </w:rPr>
            </w:pPr>
            <w:r w:rsidRPr="00165A0C">
              <w:rPr>
                <w:rFonts w:cs="Arial"/>
                <w:sz w:val="18"/>
              </w:rPr>
              <w:t xml:space="preserve">      Online Resource</w:t>
            </w:r>
          </w:p>
        </w:tc>
        <w:tc>
          <w:tcPr>
            <w:tcW w:w="834" w:type="pct"/>
            <w:gridSpan w:val="2"/>
            <w:shd w:val="clear" w:color="auto" w:fill="auto"/>
          </w:tcPr>
          <w:p w14:paraId="7A851BB0" w14:textId="77777777" w:rsidR="00165A0C" w:rsidRPr="00165A0C" w:rsidRDefault="00165A0C" w:rsidP="00165A0C">
            <w:pPr>
              <w:spacing w:before="120" w:after="120"/>
              <w:rPr>
                <w:rFonts w:cs="Arial"/>
                <w:sz w:val="18"/>
              </w:rPr>
            </w:pPr>
          </w:p>
        </w:tc>
        <w:tc>
          <w:tcPr>
            <w:tcW w:w="1250" w:type="pct"/>
            <w:gridSpan w:val="4"/>
            <w:shd w:val="clear" w:color="auto" w:fill="auto"/>
          </w:tcPr>
          <w:p w14:paraId="5F842D91" w14:textId="77777777" w:rsidR="00165A0C" w:rsidRPr="00165A0C" w:rsidRDefault="00165A0C" w:rsidP="00165A0C">
            <w:pPr>
              <w:spacing w:before="120" w:after="120"/>
              <w:rPr>
                <w:rFonts w:cs="Arial"/>
                <w:sz w:val="18"/>
              </w:rPr>
            </w:pPr>
          </w:p>
        </w:tc>
        <w:tc>
          <w:tcPr>
            <w:tcW w:w="417" w:type="pct"/>
            <w:gridSpan w:val="2"/>
            <w:shd w:val="clear" w:color="auto" w:fill="auto"/>
          </w:tcPr>
          <w:p w14:paraId="6CD4EC9D"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3F86342D"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690E3F2C" w14:textId="77777777" w:rsidTr="00B131AF">
        <w:tc>
          <w:tcPr>
            <w:tcW w:w="1665" w:type="pct"/>
            <w:gridSpan w:val="4"/>
            <w:shd w:val="clear" w:color="auto" w:fill="auto"/>
          </w:tcPr>
          <w:p w14:paraId="1C22FC7D" w14:textId="77777777" w:rsidR="00165A0C" w:rsidRPr="00165A0C" w:rsidRDefault="00165A0C" w:rsidP="00165A0C">
            <w:pPr>
              <w:spacing w:before="120" w:after="120"/>
              <w:rPr>
                <w:rFonts w:cs="Arial"/>
                <w:sz w:val="18"/>
              </w:rPr>
            </w:pPr>
            <w:r w:rsidRPr="00165A0C">
              <w:rPr>
                <w:rFonts w:cs="Arial"/>
                <w:sz w:val="18"/>
              </w:rPr>
              <w:t xml:space="preserve">         Online Resource Linkage URL</w:t>
            </w:r>
          </w:p>
        </w:tc>
        <w:tc>
          <w:tcPr>
            <w:tcW w:w="834" w:type="pct"/>
            <w:gridSpan w:val="2"/>
            <w:shd w:val="clear" w:color="auto" w:fill="auto"/>
          </w:tcPr>
          <w:p w14:paraId="053D0ED2" w14:textId="77777777" w:rsidR="00165A0C" w:rsidRPr="00165A0C" w:rsidRDefault="00165A0C" w:rsidP="00165A0C">
            <w:pPr>
              <w:spacing w:before="120" w:after="120"/>
              <w:rPr>
                <w:rFonts w:cs="Arial"/>
                <w:sz w:val="18"/>
              </w:rPr>
            </w:pPr>
          </w:p>
        </w:tc>
        <w:tc>
          <w:tcPr>
            <w:tcW w:w="1250" w:type="pct"/>
            <w:gridSpan w:val="4"/>
            <w:shd w:val="clear" w:color="auto" w:fill="auto"/>
          </w:tcPr>
          <w:p w14:paraId="126E45BD" w14:textId="77777777" w:rsidR="00165A0C" w:rsidRPr="00165A0C" w:rsidRDefault="00165A0C" w:rsidP="00165A0C">
            <w:pPr>
              <w:spacing w:before="120" w:after="120"/>
              <w:rPr>
                <w:rFonts w:cs="Arial"/>
                <w:sz w:val="18"/>
              </w:rPr>
            </w:pPr>
          </w:p>
        </w:tc>
        <w:tc>
          <w:tcPr>
            <w:tcW w:w="417" w:type="pct"/>
            <w:gridSpan w:val="2"/>
            <w:shd w:val="clear" w:color="auto" w:fill="auto"/>
          </w:tcPr>
          <w:p w14:paraId="2B762706" w14:textId="77777777" w:rsidR="00165A0C" w:rsidRPr="00165A0C" w:rsidRDefault="00165A0C" w:rsidP="00165A0C">
            <w:pPr>
              <w:spacing w:before="120" w:after="120"/>
              <w:rPr>
                <w:rFonts w:cs="Arial"/>
                <w:sz w:val="18"/>
              </w:rPr>
            </w:pPr>
            <w:r w:rsidRPr="00165A0C">
              <w:rPr>
                <w:rFonts w:cs="Arial"/>
                <w:sz w:val="18"/>
              </w:rPr>
              <w:t>(S) UL</w:t>
            </w:r>
          </w:p>
        </w:tc>
        <w:tc>
          <w:tcPr>
            <w:tcW w:w="834" w:type="pct"/>
            <w:gridSpan w:val="2"/>
            <w:shd w:val="clear" w:color="auto" w:fill="auto"/>
          </w:tcPr>
          <w:p w14:paraId="6EC3CFF8" w14:textId="77777777" w:rsidR="00165A0C" w:rsidRPr="00165A0C" w:rsidRDefault="00165A0C" w:rsidP="00165A0C">
            <w:pPr>
              <w:spacing w:before="120" w:after="120"/>
              <w:rPr>
                <w:rFonts w:cs="Arial"/>
                <w:sz w:val="18"/>
              </w:rPr>
            </w:pPr>
            <w:r w:rsidRPr="00165A0C">
              <w:rPr>
                <w:rFonts w:cs="Arial"/>
                <w:sz w:val="18"/>
              </w:rPr>
              <w:t>1, 1</w:t>
            </w:r>
          </w:p>
        </w:tc>
      </w:tr>
      <w:tr w:rsidR="00AD35A1" w:rsidRPr="00165A0C" w14:paraId="2454697C" w14:textId="77777777" w:rsidTr="00B131AF">
        <w:tc>
          <w:tcPr>
            <w:tcW w:w="1665" w:type="pct"/>
            <w:gridSpan w:val="4"/>
            <w:shd w:val="clear" w:color="auto" w:fill="auto"/>
          </w:tcPr>
          <w:p w14:paraId="629A7258" w14:textId="77777777" w:rsidR="00165A0C" w:rsidRPr="00165A0C" w:rsidRDefault="00165A0C" w:rsidP="00165A0C">
            <w:pPr>
              <w:spacing w:before="120" w:after="120"/>
              <w:rPr>
                <w:rFonts w:cs="Arial"/>
                <w:sz w:val="18"/>
              </w:rPr>
            </w:pPr>
            <w:r w:rsidRPr="00165A0C">
              <w:rPr>
                <w:rFonts w:cs="Arial"/>
                <w:sz w:val="18"/>
              </w:rPr>
              <w:t xml:space="preserve">         Protocol</w:t>
            </w:r>
          </w:p>
        </w:tc>
        <w:tc>
          <w:tcPr>
            <w:tcW w:w="834" w:type="pct"/>
            <w:gridSpan w:val="2"/>
            <w:shd w:val="clear" w:color="auto" w:fill="auto"/>
          </w:tcPr>
          <w:p w14:paraId="5A21815E" w14:textId="77777777" w:rsidR="00165A0C" w:rsidRPr="00165A0C" w:rsidRDefault="00165A0C" w:rsidP="00165A0C">
            <w:pPr>
              <w:spacing w:before="120" w:after="120"/>
              <w:rPr>
                <w:rFonts w:cs="Arial"/>
                <w:sz w:val="18"/>
              </w:rPr>
            </w:pPr>
          </w:p>
        </w:tc>
        <w:tc>
          <w:tcPr>
            <w:tcW w:w="1250" w:type="pct"/>
            <w:gridSpan w:val="4"/>
            <w:shd w:val="clear" w:color="auto" w:fill="auto"/>
          </w:tcPr>
          <w:p w14:paraId="526CE676" w14:textId="77777777" w:rsidR="00165A0C" w:rsidRPr="00165A0C" w:rsidRDefault="00165A0C" w:rsidP="00165A0C">
            <w:pPr>
              <w:spacing w:before="120" w:after="120"/>
              <w:rPr>
                <w:rFonts w:cs="Arial"/>
                <w:sz w:val="18"/>
              </w:rPr>
            </w:pPr>
          </w:p>
        </w:tc>
        <w:tc>
          <w:tcPr>
            <w:tcW w:w="417" w:type="pct"/>
            <w:gridSpan w:val="2"/>
            <w:shd w:val="clear" w:color="auto" w:fill="auto"/>
          </w:tcPr>
          <w:p w14:paraId="36D22B9D"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37DFEB58"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087F35DB" w14:textId="77777777" w:rsidTr="00B131AF">
        <w:tc>
          <w:tcPr>
            <w:tcW w:w="1665" w:type="pct"/>
            <w:gridSpan w:val="4"/>
            <w:shd w:val="clear" w:color="auto" w:fill="auto"/>
          </w:tcPr>
          <w:p w14:paraId="555F7DB5" w14:textId="77777777" w:rsidR="00165A0C" w:rsidRPr="00165A0C" w:rsidRDefault="00165A0C" w:rsidP="00165A0C">
            <w:pPr>
              <w:spacing w:before="120" w:after="120"/>
              <w:rPr>
                <w:rFonts w:cs="Arial"/>
                <w:sz w:val="18"/>
              </w:rPr>
            </w:pPr>
            <w:r w:rsidRPr="00165A0C">
              <w:rPr>
                <w:rFonts w:cs="Arial"/>
                <w:sz w:val="18"/>
              </w:rPr>
              <w:t xml:space="preserve">         Application Profile</w:t>
            </w:r>
          </w:p>
        </w:tc>
        <w:tc>
          <w:tcPr>
            <w:tcW w:w="834" w:type="pct"/>
            <w:gridSpan w:val="2"/>
            <w:shd w:val="clear" w:color="auto" w:fill="auto"/>
          </w:tcPr>
          <w:p w14:paraId="4B66636B" w14:textId="77777777" w:rsidR="00165A0C" w:rsidRPr="00165A0C" w:rsidRDefault="00165A0C" w:rsidP="00165A0C">
            <w:pPr>
              <w:spacing w:before="120" w:after="120"/>
              <w:rPr>
                <w:rFonts w:cs="Arial"/>
                <w:sz w:val="18"/>
              </w:rPr>
            </w:pPr>
          </w:p>
        </w:tc>
        <w:tc>
          <w:tcPr>
            <w:tcW w:w="1250" w:type="pct"/>
            <w:gridSpan w:val="4"/>
            <w:shd w:val="clear" w:color="auto" w:fill="auto"/>
          </w:tcPr>
          <w:p w14:paraId="3200D178" w14:textId="77777777" w:rsidR="00165A0C" w:rsidRPr="00165A0C" w:rsidRDefault="00165A0C" w:rsidP="00165A0C">
            <w:pPr>
              <w:spacing w:before="120" w:after="120"/>
              <w:rPr>
                <w:rFonts w:cs="Arial"/>
                <w:sz w:val="18"/>
              </w:rPr>
            </w:pPr>
          </w:p>
        </w:tc>
        <w:tc>
          <w:tcPr>
            <w:tcW w:w="417" w:type="pct"/>
            <w:gridSpan w:val="2"/>
            <w:shd w:val="clear" w:color="auto" w:fill="auto"/>
          </w:tcPr>
          <w:p w14:paraId="6470BB03"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53C35ACC"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5AB29610" w14:textId="77777777" w:rsidTr="00B131AF">
        <w:tc>
          <w:tcPr>
            <w:tcW w:w="1665" w:type="pct"/>
            <w:gridSpan w:val="4"/>
            <w:shd w:val="clear" w:color="auto" w:fill="auto"/>
          </w:tcPr>
          <w:p w14:paraId="1341BBB3" w14:textId="77777777" w:rsidR="00165A0C" w:rsidRPr="00165A0C" w:rsidRDefault="00165A0C" w:rsidP="00165A0C">
            <w:pPr>
              <w:spacing w:before="120" w:after="120"/>
              <w:rPr>
                <w:rFonts w:cs="Arial"/>
                <w:sz w:val="18"/>
              </w:rPr>
            </w:pPr>
            <w:r w:rsidRPr="00165A0C">
              <w:rPr>
                <w:rFonts w:cs="Arial"/>
                <w:sz w:val="18"/>
              </w:rPr>
              <w:t xml:space="preserve">         Name of Resource</w:t>
            </w:r>
          </w:p>
        </w:tc>
        <w:tc>
          <w:tcPr>
            <w:tcW w:w="834" w:type="pct"/>
            <w:gridSpan w:val="2"/>
            <w:shd w:val="clear" w:color="auto" w:fill="auto"/>
          </w:tcPr>
          <w:p w14:paraId="5BCA6AC9" w14:textId="77777777" w:rsidR="00165A0C" w:rsidRPr="00165A0C" w:rsidRDefault="00165A0C" w:rsidP="00165A0C">
            <w:pPr>
              <w:spacing w:before="120" w:after="120"/>
              <w:rPr>
                <w:rFonts w:cs="Arial"/>
                <w:sz w:val="18"/>
              </w:rPr>
            </w:pPr>
          </w:p>
        </w:tc>
        <w:tc>
          <w:tcPr>
            <w:tcW w:w="1250" w:type="pct"/>
            <w:gridSpan w:val="4"/>
            <w:shd w:val="clear" w:color="auto" w:fill="auto"/>
          </w:tcPr>
          <w:p w14:paraId="7F6F9A06" w14:textId="77777777" w:rsidR="00165A0C" w:rsidRPr="00165A0C" w:rsidRDefault="00165A0C" w:rsidP="00165A0C">
            <w:pPr>
              <w:spacing w:before="120" w:after="120"/>
              <w:rPr>
                <w:rFonts w:cs="Arial"/>
                <w:sz w:val="18"/>
              </w:rPr>
            </w:pPr>
          </w:p>
        </w:tc>
        <w:tc>
          <w:tcPr>
            <w:tcW w:w="417" w:type="pct"/>
            <w:gridSpan w:val="2"/>
            <w:shd w:val="clear" w:color="auto" w:fill="auto"/>
          </w:tcPr>
          <w:p w14:paraId="7774E5CB"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5AA08246"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57545205" w14:textId="77777777" w:rsidTr="00B131AF">
        <w:tc>
          <w:tcPr>
            <w:tcW w:w="1665" w:type="pct"/>
            <w:gridSpan w:val="4"/>
            <w:shd w:val="clear" w:color="auto" w:fill="auto"/>
          </w:tcPr>
          <w:p w14:paraId="1033CD77" w14:textId="77777777" w:rsidR="00165A0C" w:rsidRPr="00165A0C" w:rsidRDefault="00165A0C" w:rsidP="00165A0C">
            <w:pPr>
              <w:spacing w:before="120" w:after="120"/>
              <w:rPr>
                <w:rFonts w:cs="Arial"/>
                <w:sz w:val="18"/>
              </w:rPr>
            </w:pPr>
            <w:r w:rsidRPr="00165A0C">
              <w:rPr>
                <w:rFonts w:cs="Arial"/>
                <w:sz w:val="18"/>
              </w:rPr>
              <w:t xml:space="preserve">         Online Resource Description</w:t>
            </w:r>
          </w:p>
        </w:tc>
        <w:tc>
          <w:tcPr>
            <w:tcW w:w="834" w:type="pct"/>
            <w:gridSpan w:val="2"/>
            <w:shd w:val="clear" w:color="auto" w:fill="auto"/>
          </w:tcPr>
          <w:p w14:paraId="2E5E060E" w14:textId="77777777" w:rsidR="00165A0C" w:rsidRPr="00165A0C" w:rsidRDefault="00165A0C" w:rsidP="00165A0C">
            <w:pPr>
              <w:spacing w:before="120" w:after="120"/>
              <w:rPr>
                <w:rFonts w:cs="Arial"/>
                <w:sz w:val="18"/>
              </w:rPr>
            </w:pPr>
          </w:p>
        </w:tc>
        <w:tc>
          <w:tcPr>
            <w:tcW w:w="1250" w:type="pct"/>
            <w:gridSpan w:val="4"/>
            <w:shd w:val="clear" w:color="auto" w:fill="auto"/>
          </w:tcPr>
          <w:p w14:paraId="681B06EC" w14:textId="77777777" w:rsidR="00165A0C" w:rsidRPr="00165A0C" w:rsidRDefault="00165A0C" w:rsidP="00165A0C">
            <w:pPr>
              <w:spacing w:before="120" w:after="120"/>
              <w:rPr>
                <w:rFonts w:cs="Arial"/>
                <w:sz w:val="18"/>
              </w:rPr>
            </w:pPr>
          </w:p>
        </w:tc>
        <w:tc>
          <w:tcPr>
            <w:tcW w:w="417" w:type="pct"/>
            <w:gridSpan w:val="2"/>
            <w:shd w:val="clear" w:color="auto" w:fill="auto"/>
          </w:tcPr>
          <w:p w14:paraId="6FE582A5"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52D1D7E5"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3C7804AC" w14:textId="77777777" w:rsidTr="00B131AF">
        <w:tc>
          <w:tcPr>
            <w:tcW w:w="1665" w:type="pct"/>
            <w:gridSpan w:val="4"/>
            <w:shd w:val="clear" w:color="auto" w:fill="auto"/>
          </w:tcPr>
          <w:p w14:paraId="58DB5DE2" w14:textId="77777777" w:rsidR="00165A0C" w:rsidRPr="00165A0C" w:rsidRDefault="00165A0C" w:rsidP="00165A0C">
            <w:pPr>
              <w:spacing w:before="120" w:after="120"/>
              <w:rPr>
                <w:rFonts w:cs="Arial"/>
                <w:sz w:val="18"/>
              </w:rPr>
            </w:pPr>
            <w:r w:rsidRPr="00165A0C">
              <w:rPr>
                <w:rFonts w:cs="Arial"/>
                <w:sz w:val="18"/>
              </w:rPr>
              <w:t xml:space="preserve">         Online Function</w:t>
            </w:r>
          </w:p>
        </w:tc>
        <w:tc>
          <w:tcPr>
            <w:tcW w:w="834" w:type="pct"/>
            <w:gridSpan w:val="2"/>
            <w:shd w:val="clear" w:color="auto" w:fill="auto"/>
          </w:tcPr>
          <w:p w14:paraId="72AD9FA9" w14:textId="77777777" w:rsidR="00165A0C" w:rsidRPr="00165A0C" w:rsidRDefault="00165A0C" w:rsidP="00165A0C">
            <w:pPr>
              <w:spacing w:before="120" w:after="120"/>
              <w:rPr>
                <w:rFonts w:cs="Arial"/>
                <w:sz w:val="18"/>
              </w:rPr>
            </w:pPr>
          </w:p>
        </w:tc>
        <w:tc>
          <w:tcPr>
            <w:tcW w:w="1250" w:type="pct"/>
            <w:gridSpan w:val="4"/>
            <w:shd w:val="clear" w:color="auto" w:fill="auto"/>
          </w:tcPr>
          <w:p w14:paraId="09D2FA34" w14:textId="77777777" w:rsidR="00165A0C" w:rsidRPr="00165A0C" w:rsidRDefault="00165A0C" w:rsidP="00165A0C">
            <w:pPr>
              <w:spacing w:before="120" w:after="120"/>
              <w:rPr>
                <w:rFonts w:cs="Arial"/>
                <w:sz w:val="18"/>
              </w:rPr>
            </w:pPr>
            <w:r w:rsidRPr="00165A0C">
              <w:rPr>
                <w:rFonts w:cs="Arial"/>
                <w:sz w:val="18"/>
              </w:rPr>
              <w:t>1 : Download</w:t>
            </w:r>
          </w:p>
          <w:p w14:paraId="7DD54E44" w14:textId="77777777" w:rsidR="00165A0C" w:rsidRPr="00165A0C" w:rsidRDefault="00165A0C" w:rsidP="00165A0C">
            <w:pPr>
              <w:spacing w:before="120" w:after="120"/>
              <w:rPr>
                <w:rFonts w:cs="Arial"/>
                <w:sz w:val="18"/>
              </w:rPr>
            </w:pPr>
            <w:r w:rsidRPr="00165A0C">
              <w:rPr>
                <w:rFonts w:cs="Arial"/>
                <w:sz w:val="18"/>
              </w:rPr>
              <w:t>3 : Offline Access</w:t>
            </w:r>
          </w:p>
          <w:p w14:paraId="7B287B70" w14:textId="77777777" w:rsidR="00165A0C" w:rsidRPr="00165A0C" w:rsidRDefault="00165A0C" w:rsidP="00165A0C">
            <w:pPr>
              <w:spacing w:before="120" w:after="120"/>
              <w:rPr>
                <w:rFonts w:cs="Arial"/>
                <w:sz w:val="18"/>
              </w:rPr>
            </w:pPr>
            <w:r w:rsidRPr="00165A0C">
              <w:rPr>
                <w:rFonts w:cs="Arial"/>
                <w:sz w:val="18"/>
              </w:rPr>
              <w:t>4 : Order</w:t>
            </w:r>
          </w:p>
          <w:p w14:paraId="5B1477E3" w14:textId="77777777" w:rsidR="00165A0C" w:rsidRPr="00165A0C" w:rsidRDefault="00165A0C" w:rsidP="00165A0C">
            <w:pPr>
              <w:spacing w:before="120" w:after="120"/>
              <w:rPr>
                <w:rFonts w:cs="Arial"/>
                <w:sz w:val="18"/>
              </w:rPr>
            </w:pPr>
            <w:r w:rsidRPr="00165A0C">
              <w:rPr>
                <w:rFonts w:cs="Arial"/>
                <w:sz w:val="18"/>
              </w:rPr>
              <w:t>5 : Search</w:t>
            </w:r>
          </w:p>
          <w:p w14:paraId="3B483793" w14:textId="77777777" w:rsidR="00165A0C" w:rsidRPr="00165A0C" w:rsidRDefault="00165A0C" w:rsidP="00165A0C">
            <w:pPr>
              <w:spacing w:before="120" w:after="120"/>
              <w:rPr>
                <w:rFonts w:cs="Arial"/>
                <w:sz w:val="18"/>
              </w:rPr>
            </w:pPr>
            <w:r w:rsidRPr="00165A0C">
              <w:rPr>
                <w:rFonts w:cs="Arial"/>
                <w:sz w:val="18"/>
              </w:rPr>
              <w:t>6 : Complete Metadata</w:t>
            </w:r>
          </w:p>
          <w:p w14:paraId="5C88E2C2" w14:textId="77777777" w:rsidR="00165A0C" w:rsidRPr="00165A0C" w:rsidRDefault="00165A0C" w:rsidP="00165A0C">
            <w:pPr>
              <w:spacing w:before="120" w:after="120"/>
              <w:rPr>
                <w:rFonts w:cs="Arial"/>
                <w:sz w:val="18"/>
              </w:rPr>
            </w:pPr>
            <w:r w:rsidRPr="00165A0C">
              <w:rPr>
                <w:rFonts w:cs="Arial"/>
                <w:sz w:val="18"/>
              </w:rPr>
              <w:t>7 : Browse Graphic</w:t>
            </w:r>
          </w:p>
          <w:p w14:paraId="0A701CF3" w14:textId="77777777" w:rsidR="00165A0C" w:rsidRPr="00165A0C" w:rsidRDefault="00165A0C" w:rsidP="00165A0C">
            <w:pPr>
              <w:spacing w:before="120" w:after="120"/>
              <w:rPr>
                <w:rFonts w:cs="Arial"/>
                <w:sz w:val="18"/>
              </w:rPr>
            </w:pPr>
            <w:r w:rsidRPr="00165A0C">
              <w:rPr>
                <w:rFonts w:cs="Arial"/>
                <w:sz w:val="18"/>
              </w:rPr>
              <w:t>8 : Upload</w:t>
            </w:r>
          </w:p>
          <w:p w14:paraId="0A133C0B" w14:textId="77777777" w:rsidR="00165A0C" w:rsidRPr="00165A0C" w:rsidRDefault="00165A0C" w:rsidP="00165A0C">
            <w:pPr>
              <w:spacing w:before="120" w:after="120"/>
              <w:rPr>
                <w:rFonts w:cs="Arial"/>
                <w:sz w:val="18"/>
              </w:rPr>
            </w:pPr>
            <w:r w:rsidRPr="00165A0C">
              <w:rPr>
                <w:rFonts w:cs="Arial"/>
                <w:sz w:val="18"/>
              </w:rPr>
              <w:t>9 : Email Service</w:t>
            </w:r>
          </w:p>
          <w:p w14:paraId="1EF33A74" w14:textId="77777777" w:rsidR="00165A0C" w:rsidRPr="00165A0C" w:rsidRDefault="00165A0C" w:rsidP="00165A0C">
            <w:pPr>
              <w:spacing w:before="120" w:after="120"/>
              <w:rPr>
                <w:rFonts w:cs="Arial"/>
                <w:sz w:val="18"/>
              </w:rPr>
            </w:pPr>
            <w:r w:rsidRPr="00165A0C">
              <w:rPr>
                <w:rFonts w:cs="Arial"/>
                <w:sz w:val="18"/>
              </w:rPr>
              <w:t>10 : Browsing</w:t>
            </w:r>
          </w:p>
          <w:p w14:paraId="7416406A" w14:textId="77777777" w:rsidR="00165A0C" w:rsidRPr="00165A0C" w:rsidRDefault="00165A0C" w:rsidP="00165A0C">
            <w:pPr>
              <w:spacing w:before="120" w:after="120"/>
              <w:rPr>
                <w:rFonts w:cs="Arial"/>
                <w:sz w:val="18"/>
              </w:rPr>
            </w:pPr>
            <w:r w:rsidRPr="00165A0C">
              <w:rPr>
                <w:rFonts w:cs="Arial"/>
                <w:sz w:val="18"/>
              </w:rPr>
              <w:t>11 : File Access</w:t>
            </w:r>
          </w:p>
        </w:tc>
        <w:tc>
          <w:tcPr>
            <w:tcW w:w="417" w:type="pct"/>
            <w:gridSpan w:val="2"/>
            <w:shd w:val="clear" w:color="auto" w:fill="auto"/>
          </w:tcPr>
          <w:p w14:paraId="14B21F44"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106637D1"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45008B1C" w14:textId="77777777" w:rsidTr="00B131AF">
        <w:tc>
          <w:tcPr>
            <w:tcW w:w="1665" w:type="pct"/>
            <w:gridSpan w:val="4"/>
            <w:shd w:val="clear" w:color="auto" w:fill="auto"/>
          </w:tcPr>
          <w:p w14:paraId="635819B7" w14:textId="77777777" w:rsidR="00165A0C" w:rsidRPr="00165A0C" w:rsidRDefault="00165A0C" w:rsidP="00165A0C">
            <w:pPr>
              <w:spacing w:before="120" w:after="120"/>
              <w:rPr>
                <w:rFonts w:cs="Arial"/>
                <w:sz w:val="18"/>
              </w:rPr>
            </w:pPr>
            <w:r w:rsidRPr="00165A0C">
              <w:rPr>
                <w:rFonts w:cs="Arial"/>
                <w:sz w:val="18"/>
              </w:rPr>
              <w:t xml:space="preserve">         Protocol request</w:t>
            </w:r>
          </w:p>
        </w:tc>
        <w:tc>
          <w:tcPr>
            <w:tcW w:w="834" w:type="pct"/>
            <w:gridSpan w:val="2"/>
            <w:shd w:val="clear" w:color="auto" w:fill="auto"/>
          </w:tcPr>
          <w:p w14:paraId="45DF7C83" w14:textId="77777777" w:rsidR="00165A0C" w:rsidRPr="00165A0C" w:rsidRDefault="00165A0C" w:rsidP="00165A0C">
            <w:pPr>
              <w:spacing w:before="120" w:after="120"/>
              <w:rPr>
                <w:rFonts w:cs="Arial"/>
                <w:sz w:val="18"/>
              </w:rPr>
            </w:pPr>
          </w:p>
        </w:tc>
        <w:tc>
          <w:tcPr>
            <w:tcW w:w="1250" w:type="pct"/>
            <w:gridSpan w:val="4"/>
            <w:shd w:val="clear" w:color="auto" w:fill="auto"/>
          </w:tcPr>
          <w:p w14:paraId="29B8912C" w14:textId="77777777" w:rsidR="00165A0C" w:rsidRPr="00165A0C" w:rsidRDefault="00165A0C" w:rsidP="00165A0C">
            <w:pPr>
              <w:spacing w:before="120" w:after="120"/>
              <w:rPr>
                <w:rFonts w:cs="Arial"/>
                <w:sz w:val="18"/>
              </w:rPr>
            </w:pPr>
          </w:p>
        </w:tc>
        <w:tc>
          <w:tcPr>
            <w:tcW w:w="417" w:type="pct"/>
            <w:gridSpan w:val="2"/>
            <w:shd w:val="clear" w:color="auto" w:fill="auto"/>
          </w:tcPr>
          <w:p w14:paraId="28A607D2"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0486DE08"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35799B31" w14:textId="77777777" w:rsidTr="00B131AF">
        <w:tc>
          <w:tcPr>
            <w:tcW w:w="1665" w:type="pct"/>
            <w:gridSpan w:val="4"/>
            <w:shd w:val="clear" w:color="auto" w:fill="auto"/>
          </w:tcPr>
          <w:p w14:paraId="40E57F79" w14:textId="77777777" w:rsidR="00165A0C" w:rsidRPr="00165A0C" w:rsidRDefault="00165A0C" w:rsidP="00165A0C">
            <w:pPr>
              <w:spacing w:before="120" w:after="120"/>
              <w:rPr>
                <w:rFonts w:cs="Arial"/>
                <w:sz w:val="18"/>
              </w:rPr>
            </w:pPr>
            <w:r w:rsidRPr="00165A0C">
              <w:rPr>
                <w:rFonts w:cs="Arial"/>
                <w:sz w:val="18"/>
              </w:rPr>
              <w:t xml:space="preserve">      Source</w:t>
            </w:r>
          </w:p>
        </w:tc>
        <w:tc>
          <w:tcPr>
            <w:tcW w:w="834" w:type="pct"/>
            <w:gridSpan w:val="2"/>
            <w:shd w:val="clear" w:color="auto" w:fill="auto"/>
          </w:tcPr>
          <w:p w14:paraId="3F5817AE" w14:textId="77777777" w:rsidR="00165A0C" w:rsidRPr="00165A0C" w:rsidRDefault="00165A0C" w:rsidP="00165A0C">
            <w:pPr>
              <w:spacing w:before="120" w:after="120"/>
              <w:rPr>
                <w:rFonts w:cs="Arial"/>
                <w:sz w:val="18"/>
              </w:rPr>
            </w:pPr>
          </w:p>
        </w:tc>
        <w:tc>
          <w:tcPr>
            <w:tcW w:w="1250" w:type="pct"/>
            <w:gridSpan w:val="4"/>
            <w:shd w:val="clear" w:color="auto" w:fill="auto"/>
          </w:tcPr>
          <w:p w14:paraId="31913612" w14:textId="77777777" w:rsidR="00165A0C" w:rsidRPr="00165A0C" w:rsidRDefault="00165A0C" w:rsidP="00165A0C">
            <w:pPr>
              <w:spacing w:before="120" w:after="120"/>
              <w:rPr>
                <w:rFonts w:cs="Arial"/>
                <w:sz w:val="18"/>
              </w:rPr>
            </w:pPr>
          </w:p>
        </w:tc>
        <w:tc>
          <w:tcPr>
            <w:tcW w:w="417" w:type="pct"/>
            <w:gridSpan w:val="2"/>
            <w:shd w:val="clear" w:color="auto" w:fill="auto"/>
          </w:tcPr>
          <w:p w14:paraId="2AD40B6F"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23C77253"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3DC57B77" w14:textId="77777777" w:rsidTr="00B131AF">
        <w:tc>
          <w:tcPr>
            <w:tcW w:w="1665" w:type="pct"/>
            <w:gridSpan w:val="4"/>
            <w:shd w:val="clear" w:color="auto" w:fill="auto"/>
          </w:tcPr>
          <w:p w14:paraId="154373C1" w14:textId="77777777" w:rsidR="00165A0C" w:rsidRPr="00165A0C" w:rsidRDefault="00165A0C" w:rsidP="00165A0C">
            <w:pPr>
              <w:spacing w:before="120" w:after="120"/>
              <w:rPr>
                <w:rFonts w:cs="Arial"/>
                <w:sz w:val="18"/>
              </w:rPr>
            </w:pPr>
            <w:r w:rsidRPr="00165A0C">
              <w:rPr>
                <w:rFonts w:cs="Arial"/>
                <w:sz w:val="18"/>
              </w:rPr>
              <w:t xml:space="preserve">      Source Type</w:t>
            </w:r>
          </w:p>
        </w:tc>
        <w:tc>
          <w:tcPr>
            <w:tcW w:w="834" w:type="pct"/>
            <w:gridSpan w:val="2"/>
            <w:shd w:val="clear" w:color="auto" w:fill="auto"/>
          </w:tcPr>
          <w:p w14:paraId="57BC7B7E" w14:textId="77777777" w:rsidR="00165A0C" w:rsidRPr="00165A0C" w:rsidRDefault="00165A0C" w:rsidP="00165A0C">
            <w:pPr>
              <w:spacing w:before="120" w:after="120"/>
              <w:rPr>
                <w:rFonts w:cs="Arial"/>
                <w:sz w:val="18"/>
              </w:rPr>
            </w:pPr>
          </w:p>
        </w:tc>
        <w:tc>
          <w:tcPr>
            <w:tcW w:w="1250" w:type="pct"/>
            <w:gridSpan w:val="4"/>
            <w:shd w:val="clear" w:color="auto" w:fill="auto"/>
          </w:tcPr>
          <w:p w14:paraId="74DA7C71" w14:textId="77777777" w:rsidR="00165A0C" w:rsidRPr="00165A0C" w:rsidRDefault="00165A0C" w:rsidP="00165A0C">
            <w:pPr>
              <w:spacing w:before="120" w:after="120"/>
              <w:rPr>
                <w:rFonts w:cs="Arial"/>
                <w:sz w:val="18"/>
              </w:rPr>
            </w:pPr>
            <w:r w:rsidRPr="00165A0C">
              <w:rPr>
                <w:rFonts w:cs="Arial"/>
                <w:sz w:val="18"/>
              </w:rPr>
              <w:t>1 : Law or Regulation</w:t>
            </w:r>
          </w:p>
          <w:p w14:paraId="7CE4FBED" w14:textId="77777777" w:rsidR="00165A0C" w:rsidRPr="00165A0C" w:rsidRDefault="00165A0C" w:rsidP="00165A0C">
            <w:pPr>
              <w:spacing w:before="120" w:after="120"/>
              <w:rPr>
                <w:rFonts w:cs="Arial"/>
                <w:sz w:val="18"/>
              </w:rPr>
            </w:pPr>
            <w:r w:rsidRPr="00165A0C">
              <w:rPr>
                <w:rFonts w:cs="Arial"/>
                <w:sz w:val="18"/>
              </w:rPr>
              <w:t>2 : Official Publication</w:t>
            </w:r>
          </w:p>
          <w:p w14:paraId="77A19D1E" w14:textId="77777777" w:rsidR="00165A0C" w:rsidRPr="00165A0C" w:rsidRDefault="00165A0C" w:rsidP="00165A0C">
            <w:pPr>
              <w:spacing w:before="120" w:after="120"/>
              <w:rPr>
                <w:rFonts w:cs="Arial"/>
                <w:sz w:val="18"/>
              </w:rPr>
            </w:pPr>
            <w:r w:rsidRPr="00165A0C">
              <w:rPr>
                <w:rFonts w:cs="Arial"/>
                <w:sz w:val="18"/>
              </w:rPr>
              <w:t>7 : Mariner Report, Confirmed</w:t>
            </w:r>
          </w:p>
          <w:p w14:paraId="0E158901" w14:textId="77777777" w:rsidR="00165A0C" w:rsidRPr="00165A0C" w:rsidRDefault="00165A0C" w:rsidP="00165A0C">
            <w:pPr>
              <w:spacing w:before="120" w:after="120"/>
              <w:rPr>
                <w:rFonts w:cs="Arial"/>
                <w:sz w:val="18"/>
              </w:rPr>
            </w:pPr>
            <w:r w:rsidRPr="00165A0C">
              <w:rPr>
                <w:rFonts w:cs="Arial"/>
                <w:sz w:val="18"/>
              </w:rPr>
              <w:t>8 : Mariner Report, Not Confirmed</w:t>
            </w:r>
          </w:p>
          <w:p w14:paraId="6B359DA3" w14:textId="77777777" w:rsidR="00165A0C" w:rsidRPr="00165A0C" w:rsidRDefault="00165A0C" w:rsidP="00165A0C">
            <w:pPr>
              <w:spacing w:before="120" w:after="120"/>
              <w:rPr>
                <w:rFonts w:cs="Arial"/>
                <w:sz w:val="18"/>
              </w:rPr>
            </w:pPr>
            <w:r w:rsidRPr="00165A0C">
              <w:rPr>
                <w:rFonts w:cs="Arial"/>
                <w:sz w:val="18"/>
              </w:rPr>
              <w:t>9 : Industry Publications and Reports</w:t>
            </w:r>
          </w:p>
          <w:p w14:paraId="02ED71DA" w14:textId="77777777" w:rsidR="00165A0C" w:rsidRPr="00165A0C" w:rsidRDefault="00165A0C" w:rsidP="00165A0C">
            <w:pPr>
              <w:spacing w:before="120" w:after="120"/>
              <w:rPr>
                <w:rFonts w:cs="Arial"/>
                <w:sz w:val="18"/>
              </w:rPr>
            </w:pPr>
            <w:r w:rsidRPr="00165A0C">
              <w:rPr>
                <w:rFonts w:cs="Arial"/>
                <w:sz w:val="18"/>
              </w:rPr>
              <w:t>10 : Remotely Sensed Images</w:t>
            </w:r>
          </w:p>
          <w:p w14:paraId="6A356094" w14:textId="77777777" w:rsidR="00165A0C" w:rsidRPr="00165A0C" w:rsidRDefault="00165A0C" w:rsidP="00165A0C">
            <w:pPr>
              <w:spacing w:before="120" w:after="120"/>
              <w:rPr>
                <w:rFonts w:cs="Arial"/>
                <w:sz w:val="18"/>
              </w:rPr>
            </w:pPr>
            <w:r w:rsidRPr="00165A0C">
              <w:rPr>
                <w:rFonts w:cs="Arial"/>
                <w:sz w:val="18"/>
              </w:rPr>
              <w:lastRenderedPageBreak/>
              <w:t>11 : Photographs</w:t>
            </w:r>
          </w:p>
          <w:p w14:paraId="1CC70A4D" w14:textId="77777777" w:rsidR="00165A0C" w:rsidRPr="00165A0C" w:rsidRDefault="00165A0C" w:rsidP="00165A0C">
            <w:pPr>
              <w:spacing w:before="120" w:after="120"/>
              <w:rPr>
                <w:rFonts w:cs="Arial"/>
                <w:sz w:val="18"/>
              </w:rPr>
            </w:pPr>
            <w:r w:rsidRPr="00165A0C">
              <w:rPr>
                <w:rFonts w:cs="Arial"/>
                <w:sz w:val="18"/>
              </w:rPr>
              <w:t>12 : Products Issued by HO Services</w:t>
            </w:r>
          </w:p>
          <w:p w14:paraId="1AE2F21C" w14:textId="77777777" w:rsidR="00165A0C" w:rsidRPr="00165A0C" w:rsidRDefault="00165A0C" w:rsidP="00165A0C">
            <w:pPr>
              <w:spacing w:before="120" w:after="120"/>
              <w:rPr>
                <w:rFonts w:cs="Arial"/>
                <w:sz w:val="18"/>
              </w:rPr>
            </w:pPr>
            <w:r w:rsidRPr="00165A0C">
              <w:rPr>
                <w:rFonts w:cs="Arial"/>
                <w:sz w:val="18"/>
              </w:rPr>
              <w:t>13 : News Media</w:t>
            </w:r>
          </w:p>
          <w:p w14:paraId="0F6ED040" w14:textId="77777777" w:rsidR="00165A0C" w:rsidRPr="00165A0C" w:rsidRDefault="00165A0C" w:rsidP="00165A0C">
            <w:pPr>
              <w:spacing w:before="120" w:after="120"/>
              <w:rPr>
                <w:rFonts w:cs="Arial"/>
                <w:sz w:val="18"/>
              </w:rPr>
            </w:pPr>
            <w:r w:rsidRPr="00165A0C">
              <w:rPr>
                <w:rFonts w:cs="Arial"/>
                <w:sz w:val="18"/>
              </w:rPr>
              <w:t>14 : Traffic Data</w:t>
            </w:r>
          </w:p>
        </w:tc>
        <w:tc>
          <w:tcPr>
            <w:tcW w:w="417" w:type="pct"/>
            <w:gridSpan w:val="2"/>
            <w:shd w:val="clear" w:color="auto" w:fill="auto"/>
          </w:tcPr>
          <w:p w14:paraId="2937E3F2" w14:textId="77777777" w:rsidR="00165A0C" w:rsidRPr="00165A0C" w:rsidRDefault="00165A0C" w:rsidP="00165A0C">
            <w:pPr>
              <w:spacing w:before="120" w:after="120"/>
              <w:rPr>
                <w:rFonts w:cs="Arial"/>
                <w:sz w:val="18"/>
              </w:rPr>
            </w:pPr>
            <w:r w:rsidRPr="00165A0C">
              <w:rPr>
                <w:rFonts w:cs="Arial"/>
                <w:sz w:val="18"/>
              </w:rPr>
              <w:lastRenderedPageBreak/>
              <w:t>(S) EN</w:t>
            </w:r>
          </w:p>
        </w:tc>
        <w:tc>
          <w:tcPr>
            <w:tcW w:w="834" w:type="pct"/>
            <w:gridSpan w:val="2"/>
            <w:shd w:val="clear" w:color="auto" w:fill="auto"/>
          </w:tcPr>
          <w:p w14:paraId="60307355"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4004AC89" w14:textId="77777777" w:rsidTr="00B131AF">
        <w:tc>
          <w:tcPr>
            <w:tcW w:w="1665" w:type="pct"/>
            <w:gridSpan w:val="4"/>
            <w:shd w:val="clear" w:color="auto" w:fill="auto"/>
          </w:tcPr>
          <w:p w14:paraId="5C1E5A2C" w14:textId="77777777" w:rsidR="00165A0C" w:rsidRPr="00165A0C" w:rsidRDefault="00165A0C" w:rsidP="00165A0C">
            <w:pPr>
              <w:spacing w:before="120" w:after="120"/>
              <w:rPr>
                <w:rFonts w:cs="Arial"/>
                <w:sz w:val="18"/>
              </w:rPr>
            </w:pPr>
            <w:r w:rsidRPr="00165A0C">
              <w:rPr>
                <w:rFonts w:cs="Arial"/>
                <w:sz w:val="18"/>
              </w:rPr>
              <w:t xml:space="preserve">      Reported Date</w:t>
            </w:r>
          </w:p>
        </w:tc>
        <w:tc>
          <w:tcPr>
            <w:tcW w:w="834" w:type="pct"/>
            <w:gridSpan w:val="2"/>
            <w:shd w:val="clear" w:color="auto" w:fill="auto"/>
          </w:tcPr>
          <w:p w14:paraId="137630F0" w14:textId="77777777" w:rsidR="00165A0C" w:rsidRPr="00165A0C" w:rsidRDefault="00165A0C" w:rsidP="00165A0C">
            <w:pPr>
              <w:spacing w:before="120" w:after="120"/>
              <w:rPr>
                <w:rFonts w:cs="Arial"/>
                <w:sz w:val="18"/>
              </w:rPr>
            </w:pPr>
            <w:r w:rsidRPr="00165A0C">
              <w:rPr>
                <w:rFonts w:cs="Arial"/>
                <w:sz w:val="18"/>
              </w:rPr>
              <w:t>(SORDAT)</w:t>
            </w:r>
          </w:p>
        </w:tc>
        <w:tc>
          <w:tcPr>
            <w:tcW w:w="1250" w:type="pct"/>
            <w:gridSpan w:val="4"/>
            <w:shd w:val="clear" w:color="auto" w:fill="auto"/>
          </w:tcPr>
          <w:p w14:paraId="384030B1" w14:textId="77777777" w:rsidR="00165A0C" w:rsidRPr="00165A0C" w:rsidRDefault="00165A0C" w:rsidP="00165A0C">
            <w:pPr>
              <w:spacing w:before="120" w:after="120"/>
              <w:rPr>
                <w:rFonts w:cs="Arial"/>
                <w:sz w:val="18"/>
              </w:rPr>
            </w:pPr>
          </w:p>
        </w:tc>
        <w:tc>
          <w:tcPr>
            <w:tcW w:w="417" w:type="pct"/>
            <w:gridSpan w:val="2"/>
            <w:shd w:val="clear" w:color="auto" w:fill="auto"/>
          </w:tcPr>
          <w:p w14:paraId="1198D769" w14:textId="77777777" w:rsidR="00165A0C" w:rsidRPr="00165A0C" w:rsidRDefault="00165A0C" w:rsidP="00165A0C">
            <w:pPr>
              <w:spacing w:before="120" w:after="120"/>
              <w:rPr>
                <w:rFonts w:cs="Arial"/>
                <w:sz w:val="18"/>
              </w:rPr>
            </w:pPr>
            <w:r w:rsidRPr="00165A0C">
              <w:rPr>
                <w:rFonts w:cs="Arial"/>
                <w:sz w:val="18"/>
              </w:rPr>
              <w:t>(S) TD</w:t>
            </w:r>
          </w:p>
        </w:tc>
        <w:tc>
          <w:tcPr>
            <w:tcW w:w="834" w:type="pct"/>
            <w:gridSpan w:val="2"/>
            <w:shd w:val="clear" w:color="auto" w:fill="auto"/>
          </w:tcPr>
          <w:p w14:paraId="2F8C9A35" w14:textId="77777777" w:rsidR="00165A0C" w:rsidRPr="00165A0C" w:rsidRDefault="00165A0C" w:rsidP="00165A0C">
            <w:pPr>
              <w:spacing w:before="120" w:after="120"/>
              <w:rPr>
                <w:rFonts w:cs="Arial"/>
                <w:sz w:val="18"/>
              </w:rPr>
            </w:pPr>
            <w:r w:rsidRPr="00165A0C">
              <w:rPr>
                <w:rFonts w:cs="Arial"/>
                <w:sz w:val="18"/>
              </w:rPr>
              <w:t>0, 1</w:t>
            </w:r>
          </w:p>
        </w:tc>
      </w:tr>
      <w:tr w:rsidR="00AD35A1" w:rsidRPr="00165A0C" w14:paraId="5B172F11" w14:textId="77777777" w:rsidTr="00B131AF">
        <w:tc>
          <w:tcPr>
            <w:tcW w:w="1665" w:type="pct"/>
            <w:gridSpan w:val="4"/>
            <w:shd w:val="clear" w:color="auto" w:fill="auto"/>
          </w:tcPr>
          <w:p w14:paraId="0E5BCFFA" w14:textId="77777777" w:rsidR="00165A0C" w:rsidRPr="00165A0C" w:rsidRDefault="00165A0C" w:rsidP="00165A0C">
            <w:pPr>
              <w:spacing w:before="120" w:after="120"/>
              <w:rPr>
                <w:rFonts w:cs="Arial"/>
                <w:sz w:val="18"/>
              </w:rPr>
            </w:pPr>
            <w:r w:rsidRPr="00165A0C">
              <w:rPr>
                <w:rFonts w:cs="Arial"/>
                <w:sz w:val="18"/>
              </w:rPr>
              <w:t>ISPS Level</w:t>
            </w:r>
          </w:p>
        </w:tc>
        <w:tc>
          <w:tcPr>
            <w:tcW w:w="834" w:type="pct"/>
            <w:gridSpan w:val="2"/>
            <w:shd w:val="clear" w:color="auto" w:fill="auto"/>
          </w:tcPr>
          <w:p w14:paraId="734652E1" w14:textId="77777777" w:rsidR="00165A0C" w:rsidRPr="00165A0C" w:rsidRDefault="00165A0C" w:rsidP="00165A0C">
            <w:pPr>
              <w:spacing w:before="120" w:after="120"/>
              <w:rPr>
                <w:rFonts w:cs="Arial"/>
                <w:sz w:val="18"/>
              </w:rPr>
            </w:pPr>
          </w:p>
        </w:tc>
        <w:tc>
          <w:tcPr>
            <w:tcW w:w="1250" w:type="pct"/>
            <w:gridSpan w:val="4"/>
            <w:shd w:val="clear" w:color="auto" w:fill="auto"/>
          </w:tcPr>
          <w:p w14:paraId="6BE67041" w14:textId="77777777" w:rsidR="00165A0C" w:rsidRPr="00165A0C" w:rsidRDefault="00165A0C" w:rsidP="00165A0C">
            <w:pPr>
              <w:spacing w:before="120" w:after="120"/>
              <w:rPr>
                <w:rFonts w:cs="Arial"/>
                <w:sz w:val="18"/>
              </w:rPr>
            </w:pPr>
            <w:r w:rsidRPr="00165A0C">
              <w:rPr>
                <w:rFonts w:cs="Arial"/>
                <w:sz w:val="18"/>
              </w:rPr>
              <w:t>1 : ISPS Level 1</w:t>
            </w:r>
          </w:p>
          <w:p w14:paraId="026D6AD3" w14:textId="77777777" w:rsidR="00165A0C" w:rsidRPr="00165A0C" w:rsidRDefault="00165A0C" w:rsidP="00165A0C">
            <w:pPr>
              <w:spacing w:before="120" w:after="120"/>
              <w:rPr>
                <w:rFonts w:cs="Arial"/>
                <w:sz w:val="18"/>
              </w:rPr>
            </w:pPr>
            <w:r w:rsidRPr="00165A0C">
              <w:rPr>
                <w:rFonts w:cs="Arial"/>
                <w:sz w:val="18"/>
              </w:rPr>
              <w:t>2 : ISPS Level 2</w:t>
            </w:r>
          </w:p>
          <w:p w14:paraId="3AA7C1D9" w14:textId="77777777" w:rsidR="00165A0C" w:rsidRPr="00165A0C" w:rsidRDefault="00165A0C" w:rsidP="00165A0C">
            <w:pPr>
              <w:spacing w:before="120" w:after="120"/>
              <w:rPr>
                <w:rFonts w:cs="Arial"/>
                <w:sz w:val="18"/>
              </w:rPr>
            </w:pPr>
            <w:r w:rsidRPr="00165A0C">
              <w:rPr>
                <w:rFonts w:cs="Arial"/>
                <w:sz w:val="18"/>
              </w:rPr>
              <w:t>3 : ISPS Level 3</w:t>
            </w:r>
          </w:p>
        </w:tc>
        <w:tc>
          <w:tcPr>
            <w:tcW w:w="417" w:type="pct"/>
            <w:gridSpan w:val="2"/>
            <w:shd w:val="clear" w:color="auto" w:fill="auto"/>
          </w:tcPr>
          <w:p w14:paraId="50C46738" w14:textId="77777777" w:rsidR="00165A0C" w:rsidRPr="00165A0C" w:rsidRDefault="00165A0C" w:rsidP="00165A0C">
            <w:pPr>
              <w:spacing w:before="120" w:after="120"/>
              <w:rPr>
                <w:rFonts w:cs="Arial"/>
                <w:sz w:val="18"/>
              </w:rPr>
            </w:pPr>
            <w:r w:rsidRPr="00165A0C">
              <w:rPr>
                <w:rFonts w:cs="Arial"/>
                <w:sz w:val="18"/>
              </w:rPr>
              <w:t>EN</w:t>
            </w:r>
          </w:p>
        </w:tc>
        <w:tc>
          <w:tcPr>
            <w:tcW w:w="834" w:type="pct"/>
            <w:gridSpan w:val="2"/>
            <w:shd w:val="clear" w:color="auto" w:fill="auto"/>
          </w:tcPr>
          <w:p w14:paraId="19B8A17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EE35DCF" w14:textId="77777777" w:rsidTr="00B131AF">
        <w:tc>
          <w:tcPr>
            <w:tcW w:w="5000" w:type="pct"/>
            <w:gridSpan w:val="14"/>
            <w:shd w:val="clear" w:color="auto" w:fill="auto"/>
          </w:tcPr>
          <w:p w14:paraId="23757B0A" w14:textId="48A84DEB" w:rsidR="00165A0C" w:rsidRPr="00165A0C" w:rsidRDefault="00165A0C" w:rsidP="00165A0C">
            <w:pPr>
              <w:spacing w:before="120" w:after="120"/>
              <w:rPr>
                <w:rFonts w:cs="Arial"/>
              </w:rPr>
            </w:pPr>
            <w:r w:rsidRPr="00165A0C">
              <w:rPr>
                <w:rFonts w:cs="Arial"/>
                <w:u w:val="single"/>
              </w:rPr>
              <w:t>INT 1 Reference:</w:t>
            </w:r>
            <w:r w:rsidR="000B28A1">
              <w:rPr>
                <w:rFonts w:cs="Arial"/>
                <w:u w:val="single"/>
              </w:rPr>
              <w:t xml:space="preserve"> --</w:t>
            </w:r>
          </w:p>
          <w:p w14:paraId="6CFDFCA1" w14:textId="4BE6C70B" w:rsidR="00165A0C" w:rsidRDefault="00817E57" w:rsidP="00817E57">
            <w:pPr>
              <w:pStyle w:val="Heading3"/>
            </w:pPr>
            <w:bookmarkStart w:id="1653" w:name="_Toc120214424"/>
            <w:r>
              <w:t>General</w:t>
            </w:r>
            <w:bookmarkEnd w:id="1653"/>
          </w:p>
          <w:p w14:paraId="6F6EC271" w14:textId="0E1594E7" w:rsidR="00817E57" w:rsidRPr="00165A0C" w:rsidRDefault="001529D7" w:rsidP="00165A0C">
            <w:pPr>
              <w:spacing w:before="120" w:after="120"/>
              <w:rPr>
                <w:rFonts w:cs="Arial"/>
              </w:rPr>
            </w:pPr>
            <w:ins w:id="1654" w:author="Raphael Malyankar" w:date="2023-01-10T13:23:00Z">
              <w:r>
                <w:rPr>
                  <w:rFonts w:cs="Arial"/>
                </w:rPr>
                <w:t xml:space="preserve">This feature may be used </w:t>
              </w:r>
            </w:ins>
            <w:ins w:id="1655" w:author="Raphael Malyankar" w:date="2023-01-10T13:25:00Z">
              <w:r>
                <w:rPr>
                  <w:rFonts w:cs="Arial"/>
                </w:rPr>
                <w:t xml:space="preserve">in S-131 </w:t>
              </w:r>
            </w:ins>
            <w:ins w:id="1656" w:author="Raphael Malyankar" w:date="2023-01-10T13:23:00Z">
              <w:r>
                <w:rPr>
                  <w:rFonts w:cs="Arial"/>
                </w:rPr>
                <w:t>to encode basins</w:t>
              </w:r>
            </w:ins>
            <w:ins w:id="1657" w:author="Raphael Malyankar" w:date="2023-01-10T13:24:00Z">
              <w:r>
                <w:rPr>
                  <w:rFonts w:cs="Arial"/>
                </w:rPr>
                <w:t xml:space="preserve"> </w:t>
              </w:r>
            </w:ins>
            <w:ins w:id="1658" w:author="Raphael Malyankar" w:date="2023-01-10T13:25:00Z">
              <w:r>
                <w:rPr>
                  <w:rFonts w:cs="Arial"/>
                </w:rPr>
                <w:t>not marked by quay walls or specifically designated for cargo transfer</w:t>
              </w:r>
            </w:ins>
            <w:ins w:id="1659" w:author="Raphael Malyankar" w:date="2023-01-10T13:24:00Z">
              <w:r>
                <w:rPr>
                  <w:rFonts w:cs="Arial"/>
                </w:rPr>
                <w:t>.</w:t>
              </w:r>
            </w:ins>
          </w:p>
          <w:p w14:paraId="66D1B00F" w14:textId="77777777" w:rsidR="00165A0C" w:rsidRPr="00165A0C" w:rsidRDefault="00165A0C" w:rsidP="00165A0C">
            <w:pPr>
              <w:spacing w:before="120" w:after="120"/>
              <w:rPr>
                <w:rFonts w:cs="Arial"/>
              </w:rPr>
            </w:pPr>
            <w:r w:rsidRPr="00165A0C">
              <w:rPr>
                <w:rFonts w:cs="Arial"/>
                <w:u w:val="single"/>
              </w:rPr>
              <w:t>Remarks:</w:t>
            </w:r>
          </w:p>
          <w:p w14:paraId="300BF64D" w14:textId="77777777" w:rsidR="001E04D5" w:rsidRPr="001E04D5" w:rsidRDefault="001E04D5" w:rsidP="001E04D5">
            <w:pPr>
              <w:numPr>
                <w:ilvl w:val="0"/>
                <w:numId w:val="43"/>
              </w:numPr>
              <w:spacing w:before="120" w:after="120"/>
              <w:rPr>
                <w:ins w:id="1660" w:author="Raphael Malyankar" w:date="2022-10-21T01:33:00Z"/>
                <w:rFonts w:cs="Arial"/>
              </w:rPr>
            </w:pPr>
            <w:ins w:id="1661" w:author="Raphael Malyankar" w:date="2022-10-21T01:33:00Z">
              <w:r w:rsidRPr="001E04D5">
                <w:rPr>
                  <w:rFonts w:cs="Arial"/>
                </w:rPr>
                <w:t xml:space="preserve">The attribute </w:t>
              </w:r>
              <w:proofErr w:type="spellStart"/>
              <w:r w:rsidRPr="001E04D5">
                <w:rPr>
                  <w:rFonts w:cs="Arial"/>
                  <w:i/>
                  <w:iCs/>
                </w:rPr>
                <w:t>markedBy</w:t>
              </w:r>
              <w:proofErr w:type="spellEnd"/>
              <w:r w:rsidRPr="001E04D5">
                <w:rPr>
                  <w:rFonts w:cs="Arial"/>
                </w:rPr>
                <w:t xml:space="preserve"> should be used to describe aids to navigation used to demarcate the location, for example, by marking a limit line, or one of the boundaries of an area. </w:t>
              </w:r>
            </w:ins>
          </w:p>
          <w:p w14:paraId="155C2E28" w14:textId="77777777" w:rsidR="00165A0C" w:rsidRPr="00165A0C" w:rsidRDefault="00165A0C" w:rsidP="00165A0C">
            <w:pPr>
              <w:spacing w:before="120" w:after="120"/>
              <w:rPr>
                <w:rFonts w:cs="Arial"/>
              </w:rPr>
            </w:pPr>
          </w:p>
          <w:p w14:paraId="0C636DEE" w14:textId="77777777" w:rsidR="00165A0C" w:rsidRPr="00165A0C" w:rsidRDefault="00165A0C" w:rsidP="00165A0C">
            <w:pPr>
              <w:spacing w:before="120" w:after="120"/>
              <w:rPr>
                <w:rFonts w:cs="Arial"/>
              </w:rPr>
            </w:pPr>
            <w:r w:rsidRPr="00165A0C">
              <w:rPr>
                <w:rFonts w:cs="Arial"/>
                <w:u w:val="single"/>
              </w:rPr>
              <w:t>Distinction:</w:t>
            </w:r>
          </w:p>
          <w:p w14:paraId="5D7CFC2E" w14:textId="77777777" w:rsidR="00165A0C" w:rsidRPr="00165A0C" w:rsidRDefault="00165A0C" w:rsidP="00165A0C">
            <w:pPr>
              <w:spacing w:before="120" w:after="120"/>
              <w:rPr>
                <w:rFonts w:cs="Arial"/>
              </w:rPr>
            </w:pPr>
          </w:p>
        </w:tc>
      </w:tr>
      <w:tr w:rsidR="00165A0C" w:rsidRPr="00165A0C" w14:paraId="60AF5C77" w14:textId="77777777" w:rsidTr="00B131AF">
        <w:tc>
          <w:tcPr>
            <w:tcW w:w="5000" w:type="pct"/>
            <w:gridSpan w:val="14"/>
            <w:shd w:val="clear" w:color="auto" w:fill="auto"/>
          </w:tcPr>
          <w:p w14:paraId="79377C7A" w14:textId="77777777" w:rsidR="00165A0C" w:rsidRPr="00165A0C" w:rsidRDefault="00165A0C" w:rsidP="00165A0C">
            <w:pPr>
              <w:spacing w:before="120" w:after="120"/>
              <w:rPr>
                <w:rFonts w:cs="Arial"/>
                <w:b/>
                <w:u w:val="single"/>
              </w:rPr>
            </w:pPr>
            <w:r w:rsidRPr="00165A0C">
              <w:rPr>
                <w:rFonts w:cs="Arial"/>
                <w:b/>
                <w:u w:val="single"/>
              </w:rPr>
              <w:t>Feature/Information associations</w:t>
            </w:r>
          </w:p>
        </w:tc>
      </w:tr>
      <w:tr w:rsidR="00165A0C" w:rsidRPr="00165A0C" w14:paraId="401FB76A" w14:textId="77777777" w:rsidTr="00817E57">
        <w:tc>
          <w:tcPr>
            <w:tcW w:w="619" w:type="pct"/>
            <w:vMerge w:val="restart"/>
            <w:shd w:val="clear" w:color="auto" w:fill="auto"/>
          </w:tcPr>
          <w:p w14:paraId="427B1CB8" w14:textId="77777777" w:rsidR="00165A0C" w:rsidRPr="00165A0C" w:rsidRDefault="00165A0C" w:rsidP="00165A0C">
            <w:pPr>
              <w:spacing w:before="120" w:after="120"/>
              <w:rPr>
                <w:rFonts w:cs="Arial"/>
                <w:b/>
              </w:rPr>
            </w:pPr>
            <w:r w:rsidRPr="00165A0C">
              <w:rPr>
                <w:rFonts w:cs="Arial"/>
                <w:b/>
              </w:rPr>
              <w:t>Type</w:t>
            </w:r>
          </w:p>
        </w:tc>
        <w:tc>
          <w:tcPr>
            <w:tcW w:w="749" w:type="pct"/>
            <w:gridSpan w:val="2"/>
            <w:vMerge w:val="restart"/>
            <w:shd w:val="clear" w:color="auto" w:fill="auto"/>
          </w:tcPr>
          <w:p w14:paraId="0809905F" w14:textId="77777777" w:rsidR="00165A0C" w:rsidRPr="00165A0C" w:rsidRDefault="00165A0C" w:rsidP="00165A0C">
            <w:pPr>
              <w:spacing w:before="120" w:after="120"/>
              <w:rPr>
                <w:rFonts w:cs="Arial"/>
                <w:b/>
              </w:rPr>
            </w:pPr>
            <w:r w:rsidRPr="00165A0C">
              <w:rPr>
                <w:rFonts w:cs="Arial"/>
                <w:b/>
              </w:rPr>
              <w:t>Association Name</w:t>
            </w:r>
          </w:p>
        </w:tc>
        <w:tc>
          <w:tcPr>
            <w:tcW w:w="3632" w:type="pct"/>
            <w:gridSpan w:val="11"/>
            <w:shd w:val="clear" w:color="auto" w:fill="auto"/>
          </w:tcPr>
          <w:p w14:paraId="71F43199" w14:textId="77777777" w:rsidR="00165A0C" w:rsidRPr="00165A0C" w:rsidRDefault="00165A0C" w:rsidP="00165A0C">
            <w:pPr>
              <w:spacing w:before="120" w:after="120"/>
              <w:jc w:val="center"/>
              <w:rPr>
                <w:rFonts w:cs="Arial"/>
                <w:b/>
              </w:rPr>
            </w:pPr>
            <w:r w:rsidRPr="00165A0C">
              <w:rPr>
                <w:rFonts w:cs="Arial"/>
                <w:b/>
              </w:rPr>
              <w:t>Association Ends</w:t>
            </w:r>
          </w:p>
        </w:tc>
      </w:tr>
      <w:tr w:rsidR="00AD35A1" w:rsidRPr="00165A0C" w14:paraId="41523B8A" w14:textId="77777777" w:rsidTr="00817E57">
        <w:tc>
          <w:tcPr>
            <w:tcW w:w="619" w:type="pct"/>
            <w:vMerge/>
            <w:shd w:val="clear" w:color="auto" w:fill="auto"/>
          </w:tcPr>
          <w:p w14:paraId="1BCC28AA" w14:textId="77777777" w:rsidR="00165A0C" w:rsidRPr="00165A0C" w:rsidRDefault="00165A0C" w:rsidP="00165A0C">
            <w:pPr>
              <w:spacing w:before="120" w:after="120"/>
              <w:rPr>
                <w:rFonts w:cs="Arial"/>
              </w:rPr>
            </w:pPr>
          </w:p>
        </w:tc>
        <w:tc>
          <w:tcPr>
            <w:tcW w:w="749" w:type="pct"/>
            <w:gridSpan w:val="2"/>
            <w:vMerge/>
            <w:shd w:val="clear" w:color="auto" w:fill="auto"/>
          </w:tcPr>
          <w:p w14:paraId="0240BC5B" w14:textId="77777777" w:rsidR="00165A0C" w:rsidRPr="00165A0C" w:rsidRDefault="00165A0C" w:rsidP="00165A0C">
            <w:pPr>
              <w:spacing w:before="120" w:after="120"/>
              <w:rPr>
                <w:rFonts w:cs="Arial"/>
              </w:rPr>
            </w:pPr>
          </w:p>
        </w:tc>
        <w:tc>
          <w:tcPr>
            <w:tcW w:w="669" w:type="pct"/>
            <w:gridSpan w:val="2"/>
            <w:shd w:val="clear" w:color="auto" w:fill="auto"/>
          </w:tcPr>
          <w:p w14:paraId="0886A430" w14:textId="77777777" w:rsidR="00165A0C" w:rsidRPr="00165A0C" w:rsidRDefault="00165A0C" w:rsidP="00165A0C">
            <w:pPr>
              <w:spacing w:before="120" w:after="120"/>
              <w:rPr>
                <w:rFonts w:cs="Arial"/>
                <w:b/>
              </w:rPr>
            </w:pPr>
            <w:r w:rsidRPr="00165A0C">
              <w:rPr>
                <w:rFonts w:cs="Arial"/>
                <w:b/>
              </w:rPr>
              <w:t>Class</w:t>
            </w:r>
          </w:p>
        </w:tc>
        <w:tc>
          <w:tcPr>
            <w:tcW w:w="695" w:type="pct"/>
            <w:gridSpan w:val="2"/>
            <w:shd w:val="clear" w:color="auto" w:fill="auto"/>
          </w:tcPr>
          <w:p w14:paraId="3055709A" w14:textId="77777777" w:rsidR="00165A0C" w:rsidRPr="00165A0C" w:rsidRDefault="00165A0C" w:rsidP="00165A0C">
            <w:pPr>
              <w:spacing w:before="120" w:after="120"/>
              <w:rPr>
                <w:rFonts w:cs="Arial"/>
                <w:b/>
              </w:rPr>
            </w:pPr>
            <w:r w:rsidRPr="00165A0C">
              <w:rPr>
                <w:rFonts w:cs="Arial"/>
                <w:b/>
              </w:rPr>
              <w:t>Role</w:t>
            </w:r>
          </w:p>
        </w:tc>
        <w:tc>
          <w:tcPr>
            <w:tcW w:w="348" w:type="pct"/>
            <w:gridSpan w:val="2"/>
            <w:shd w:val="clear" w:color="auto" w:fill="auto"/>
          </w:tcPr>
          <w:p w14:paraId="58CD8007" w14:textId="77777777" w:rsidR="00165A0C" w:rsidRPr="00165A0C" w:rsidRDefault="00165A0C" w:rsidP="00165A0C">
            <w:pPr>
              <w:spacing w:before="120" w:after="120"/>
              <w:rPr>
                <w:rFonts w:cs="Arial"/>
                <w:b/>
              </w:rPr>
            </w:pPr>
            <w:proofErr w:type="spellStart"/>
            <w:r w:rsidRPr="00165A0C">
              <w:rPr>
                <w:rFonts w:cs="Arial"/>
                <w:b/>
              </w:rPr>
              <w:t>Mult</w:t>
            </w:r>
            <w:proofErr w:type="spellEnd"/>
          </w:p>
        </w:tc>
        <w:tc>
          <w:tcPr>
            <w:tcW w:w="764" w:type="pct"/>
            <w:gridSpan w:val="2"/>
            <w:shd w:val="clear" w:color="auto" w:fill="auto"/>
          </w:tcPr>
          <w:p w14:paraId="5EB5710F" w14:textId="77777777" w:rsidR="00165A0C" w:rsidRPr="00165A0C" w:rsidRDefault="00165A0C" w:rsidP="00165A0C">
            <w:pPr>
              <w:spacing w:before="120" w:after="120"/>
              <w:rPr>
                <w:rFonts w:cs="Arial"/>
                <w:b/>
              </w:rPr>
            </w:pPr>
            <w:r w:rsidRPr="00165A0C">
              <w:rPr>
                <w:rFonts w:cs="Arial"/>
                <w:b/>
              </w:rPr>
              <w:t>Class</w:t>
            </w:r>
          </w:p>
        </w:tc>
        <w:tc>
          <w:tcPr>
            <w:tcW w:w="808" w:type="pct"/>
            <w:gridSpan w:val="2"/>
            <w:shd w:val="clear" w:color="auto" w:fill="auto"/>
          </w:tcPr>
          <w:p w14:paraId="71BF2CCE" w14:textId="77777777" w:rsidR="00165A0C" w:rsidRPr="00165A0C" w:rsidRDefault="00165A0C" w:rsidP="00165A0C">
            <w:pPr>
              <w:spacing w:before="120" w:after="120"/>
              <w:rPr>
                <w:rFonts w:cs="Arial"/>
                <w:b/>
              </w:rPr>
            </w:pPr>
            <w:r w:rsidRPr="00165A0C">
              <w:rPr>
                <w:rFonts w:cs="Arial"/>
                <w:b/>
              </w:rPr>
              <w:t>Role</w:t>
            </w:r>
          </w:p>
        </w:tc>
        <w:tc>
          <w:tcPr>
            <w:tcW w:w="348" w:type="pct"/>
            <w:shd w:val="clear" w:color="auto" w:fill="auto"/>
          </w:tcPr>
          <w:p w14:paraId="4E26CB4E" w14:textId="77777777" w:rsidR="00165A0C" w:rsidRPr="00165A0C" w:rsidRDefault="00165A0C" w:rsidP="00165A0C">
            <w:pPr>
              <w:spacing w:before="120" w:after="120"/>
              <w:rPr>
                <w:rFonts w:cs="Arial"/>
                <w:b/>
              </w:rPr>
            </w:pPr>
            <w:proofErr w:type="spellStart"/>
            <w:r w:rsidRPr="00165A0C">
              <w:rPr>
                <w:rFonts w:cs="Arial"/>
                <w:b/>
              </w:rPr>
              <w:t>Mult</w:t>
            </w:r>
            <w:proofErr w:type="spellEnd"/>
          </w:p>
        </w:tc>
      </w:tr>
      <w:tr w:rsidR="00AD35A1" w:rsidRPr="00165A0C" w14:paraId="70249A3C" w14:textId="77777777" w:rsidTr="00817E57">
        <w:tc>
          <w:tcPr>
            <w:tcW w:w="619" w:type="pct"/>
            <w:shd w:val="clear" w:color="auto" w:fill="auto"/>
          </w:tcPr>
          <w:p w14:paraId="0AC2EC8F" w14:textId="77777777" w:rsidR="00165A0C" w:rsidRPr="00165A0C" w:rsidRDefault="00165A0C" w:rsidP="00165A0C">
            <w:pPr>
              <w:spacing w:before="120" w:after="120"/>
              <w:rPr>
                <w:rFonts w:cs="Arial"/>
                <w:sz w:val="18"/>
              </w:rPr>
            </w:pPr>
            <w:r w:rsidRPr="00165A0C">
              <w:rPr>
                <w:rFonts w:cs="Arial"/>
                <w:sz w:val="18"/>
              </w:rPr>
              <w:t>association</w:t>
            </w:r>
          </w:p>
        </w:tc>
        <w:tc>
          <w:tcPr>
            <w:tcW w:w="749" w:type="pct"/>
            <w:gridSpan w:val="2"/>
            <w:shd w:val="clear" w:color="auto" w:fill="auto"/>
          </w:tcPr>
          <w:p w14:paraId="72F9F21A" w14:textId="77777777" w:rsidR="00165A0C" w:rsidRPr="00165A0C" w:rsidRDefault="00165A0C" w:rsidP="00165A0C">
            <w:pPr>
              <w:spacing w:before="120" w:after="120"/>
              <w:rPr>
                <w:rFonts w:cs="Arial"/>
                <w:sz w:val="18"/>
              </w:rPr>
            </w:pPr>
            <w:r w:rsidRPr="00165A0C">
              <w:rPr>
                <w:rFonts w:cs="Arial"/>
                <w:sz w:val="18"/>
              </w:rPr>
              <w:t>Location Hours</w:t>
            </w:r>
          </w:p>
        </w:tc>
        <w:tc>
          <w:tcPr>
            <w:tcW w:w="669" w:type="pct"/>
            <w:gridSpan w:val="2"/>
            <w:shd w:val="clear" w:color="auto" w:fill="auto"/>
          </w:tcPr>
          <w:p w14:paraId="79C9CC93" w14:textId="77777777" w:rsidR="00165A0C" w:rsidRPr="00165A0C" w:rsidRDefault="00165A0C" w:rsidP="00165A0C">
            <w:pPr>
              <w:spacing w:before="120" w:after="120"/>
              <w:rPr>
                <w:rFonts w:cs="Arial"/>
                <w:b/>
                <w:sz w:val="18"/>
              </w:rPr>
            </w:pPr>
          </w:p>
        </w:tc>
        <w:tc>
          <w:tcPr>
            <w:tcW w:w="695" w:type="pct"/>
            <w:gridSpan w:val="2"/>
            <w:shd w:val="clear" w:color="auto" w:fill="auto"/>
          </w:tcPr>
          <w:p w14:paraId="4DBA0A6E" w14:textId="77777777" w:rsidR="00165A0C" w:rsidRPr="00165A0C" w:rsidRDefault="00165A0C" w:rsidP="00165A0C">
            <w:pPr>
              <w:spacing w:before="120" w:after="120"/>
              <w:rPr>
                <w:rFonts w:cs="Arial"/>
                <w:sz w:val="18"/>
              </w:rPr>
            </w:pPr>
          </w:p>
        </w:tc>
        <w:tc>
          <w:tcPr>
            <w:tcW w:w="348" w:type="pct"/>
            <w:gridSpan w:val="2"/>
            <w:shd w:val="clear" w:color="auto" w:fill="auto"/>
          </w:tcPr>
          <w:p w14:paraId="752EEE82" w14:textId="77777777" w:rsidR="00165A0C" w:rsidRPr="00165A0C" w:rsidRDefault="00165A0C" w:rsidP="00165A0C">
            <w:pPr>
              <w:spacing w:before="120" w:after="120"/>
              <w:rPr>
                <w:rFonts w:cs="Arial"/>
                <w:sz w:val="18"/>
              </w:rPr>
            </w:pPr>
          </w:p>
        </w:tc>
        <w:tc>
          <w:tcPr>
            <w:tcW w:w="764" w:type="pct"/>
            <w:gridSpan w:val="2"/>
            <w:shd w:val="clear" w:color="auto" w:fill="auto"/>
          </w:tcPr>
          <w:p w14:paraId="2480D52F" w14:textId="77777777" w:rsidR="00165A0C" w:rsidRPr="00165A0C" w:rsidRDefault="00165A0C" w:rsidP="00165A0C">
            <w:pPr>
              <w:spacing w:before="120" w:after="120"/>
              <w:rPr>
                <w:rFonts w:cs="Arial"/>
                <w:b/>
                <w:sz w:val="18"/>
              </w:rPr>
            </w:pPr>
            <w:proofErr w:type="spellStart"/>
            <w:r w:rsidRPr="00165A0C">
              <w:rPr>
                <w:rFonts w:cs="Arial"/>
                <w:b/>
                <w:sz w:val="18"/>
              </w:rPr>
              <w:t>ServiceHours</w:t>
            </w:r>
            <w:proofErr w:type="spellEnd"/>
          </w:p>
        </w:tc>
        <w:tc>
          <w:tcPr>
            <w:tcW w:w="808" w:type="pct"/>
            <w:gridSpan w:val="2"/>
            <w:shd w:val="clear" w:color="auto" w:fill="auto"/>
          </w:tcPr>
          <w:p w14:paraId="7D7F2B89" w14:textId="77777777" w:rsidR="00165A0C" w:rsidRPr="00165A0C" w:rsidRDefault="00165A0C" w:rsidP="00165A0C">
            <w:pPr>
              <w:spacing w:before="120" w:after="120"/>
              <w:rPr>
                <w:rFonts w:cs="Arial"/>
                <w:sz w:val="18"/>
              </w:rPr>
            </w:pPr>
            <w:proofErr w:type="spellStart"/>
            <w:r w:rsidRPr="00165A0C">
              <w:rPr>
                <w:rFonts w:cs="Arial"/>
                <w:sz w:val="18"/>
              </w:rPr>
              <w:t>location_srvHrs</w:t>
            </w:r>
            <w:proofErr w:type="spellEnd"/>
          </w:p>
        </w:tc>
        <w:tc>
          <w:tcPr>
            <w:tcW w:w="348" w:type="pct"/>
            <w:shd w:val="clear" w:color="auto" w:fill="auto"/>
          </w:tcPr>
          <w:p w14:paraId="12B62135" w14:textId="77777777" w:rsidR="00165A0C" w:rsidRPr="00165A0C" w:rsidRDefault="00165A0C" w:rsidP="00165A0C">
            <w:pPr>
              <w:spacing w:before="120" w:after="120"/>
              <w:rPr>
                <w:rFonts w:cs="Arial"/>
              </w:rPr>
            </w:pPr>
            <w:r w:rsidRPr="00165A0C">
              <w:rPr>
                <w:rFonts w:cs="Arial"/>
              </w:rPr>
              <w:t>0, 1</w:t>
            </w:r>
          </w:p>
        </w:tc>
      </w:tr>
      <w:tr w:rsidR="00AD35A1" w:rsidRPr="00165A0C" w14:paraId="426C4CFD" w14:textId="77777777" w:rsidTr="00817E57">
        <w:trPr>
          <w:ins w:id="1662" w:author="Raphael Malyankar" w:date="2022-11-22T23:36:00Z"/>
        </w:trPr>
        <w:tc>
          <w:tcPr>
            <w:tcW w:w="619" w:type="pct"/>
            <w:shd w:val="clear" w:color="auto" w:fill="auto"/>
          </w:tcPr>
          <w:p w14:paraId="3E089309" w14:textId="3D204CD8" w:rsidR="005044F5" w:rsidRPr="00165A0C" w:rsidRDefault="00AD35A1" w:rsidP="00165A0C">
            <w:pPr>
              <w:spacing w:before="120" w:after="120"/>
              <w:rPr>
                <w:ins w:id="1663" w:author="Raphael Malyankar" w:date="2022-11-22T23:36:00Z"/>
                <w:rFonts w:cs="Arial"/>
                <w:sz w:val="18"/>
              </w:rPr>
            </w:pPr>
            <w:ins w:id="1664" w:author="Raphael Malyankar" w:date="2022-11-22T23:36:00Z">
              <w:r>
                <w:rPr>
                  <w:rFonts w:cs="Arial"/>
                  <w:sz w:val="18"/>
                </w:rPr>
                <w:t>aggregation</w:t>
              </w:r>
            </w:ins>
          </w:p>
        </w:tc>
        <w:tc>
          <w:tcPr>
            <w:tcW w:w="749" w:type="pct"/>
            <w:gridSpan w:val="2"/>
            <w:shd w:val="clear" w:color="auto" w:fill="auto"/>
          </w:tcPr>
          <w:p w14:paraId="69FD8979" w14:textId="7A53AE7C" w:rsidR="005044F5" w:rsidRPr="00165A0C" w:rsidRDefault="00AD35A1" w:rsidP="00165A0C">
            <w:pPr>
              <w:spacing w:before="120" w:after="120"/>
              <w:rPr>
                <w:ins w:id="1665" w:author="Raphael Malyankar" w:date="2022-11-22T23:36:00Z"/>
                <w:rFonts w:cs="Arial"/>
                <w:sz w:val="18"/>
              </w:rPr>
            </w:pPr>
            <w:ins w:id="1666" w:author="Raphael Malyankar" w:date="2022-11-22T23:36:00Z">
              <w:r>
                <w:rPr>
                  <w:rFonts w:cs="Arial"/>
                  <w:sz w:val="18"/>
                </w:rPr>
                <w:t>Layout Division</w:t>
              </w:r>
            </w:ins>
          </w:p>
        </w:tc>
        <w:tc>
          <w:tcPr>
            <w:tcW w:w="669" w:type="pct"/>
            <w:gridSpan w:val="2"/>
            <w:shd w:val="clear" w:color="auto" w:fill="auto"/>
          </w:tcPr>
          <w:p w14:paraId="3E8FD28E" w14:textId="2FA6DEFC" w:rsidR="005044F5" w:rsidRPr="00165A0C" w:rsidRDefault="00AD35A1" w:rsidP="00165A0C">
            <w:pPr>
              <w:spacing w:before="120" w:after="120"/>
              <w:rPr>
                <w:ins w:id="1667" w:author="Raphael Malyankar" w:date="2022-11-22T23:36:00Z"/>
                <w:rFonts w:cs="Arial"/>
                <w:b/>
                <w:sz w:val="18"/>
              </w:rPr>
            </w:pPr>
            <w:proofErr w:type="spellStart"/>
            <w:ins w:id="1668" w:author="Raphael Malyankar" w:date="2022-11-22T23:36:00Z">
              <w:r>
                <w:rPr>
                  <w:rFonts w:cs="Arial"/>
                  <w:b/>
                  <w:sz w:val="18"/>
                </w:rPr>
                <w:t>HarbourBasin</w:t>
              </w:r>
              <w:proofErr w:type="spellEnd"/>
            </w:ins>
          </w:p>
        </w:tc>
        <w:tc>
          <w:tcPr>
            <w:tcW w:w="695" w:type="pct"/>
            <w:gridSpan w:val="2"/>
            <w:shd w:val="clear" w:color="auto" w:fill="auto"/>
          </w:tcPr>
          <w:p w14:paraId="2E8D6522" w14:textId="4A0AAF6D" w:rsidR="005044F5" w:rsidRPr="00165A0C" w:rsidRDefault="00AD35A1" w:rsidP="00165A0C">
            <w:pPr>
              <w:spacing w:before="120" w:after="120"/>
              <w:rPr>
                <w:ins w:id="1669" w:author="Raphael Malyankar" w:date="2022-11-22T23:36:00Z"/>
                <w:rFonts w:cs="Arial"/>
                <w:sz w:val="18"/>
              </w:rPr>
            </w:pPr>
            <w:proofErr w:type="spellStart"/>
            <w:ins w:id="1670" w:author="Raphael Malyankar" w:date="2022-11-22T23:37:00Z">
              <w:r>
                <w:rPr>
                  <w:rFonts w:cs="Arial"/>
                  <w:sz w:val="18"/>
                </w:rPr>
                <w:t>layoutUnit</w:t>
              </w:r>
            </w:ins>
            <w:proofErr w:type="spellEnd"/>
          </w:p>
        </w:tc>
        <w:tc>
          <w:tcPr>
            <w:tcW w:w="348" w:type="pct"/>
            <w:gridSpan w:val="2"/>
            <w:shd w:val="clear" w:color="auto" w:fill="auto"/>
          </w:tcPr>
          <w:p w14:paraId="016D9123" w14:textId="624AD0C1" w:rsidR="005044F5" w:rsidRPr="00165A0C" w:rsidRDefault="00AD35A1" w:rsidP="00165A0C">
            <w:pPr>
              <w:spacing w:before="120" w:after="120"/>
              <w:rPr>
                <w:ins w:id="1671" w:author="Raphael Malyankar" w:date="2022-11-22T23:36:00Z"/>
                <w:rFonts w:cs="Arial"/>
                <w:sz w:val="18"/>
              </w:rPr>
            </w:pPr>
            <w:ins w:id="1672" w:author="Raphael Malyankar" w:date="2022-11-22T23:37:00Z">
              <w:r>
                <w:rPr>
                  <w:rFonts w:cs="Arial"/>
                  <w:sz w:val="18"/>
                </w:rPr>
                <w:t>0,*</w:t>
              </w:r>
            </w:ins>
          </w:p>
        </w:tc>
        <w:tc>
          <w:tcPr>
            <w:tcW w:w="764" w:type="pct"/>
            <w:gridSpan w:val="2"/>
            <w:shd w:val="clear" w:color="auto" w:fill="auto"/>
          </w:tcPr>
          <w:p w14:paraId="63659FA3" w14:textId="32D43419" w:rsidR="005044F5" w:rsidRPr="00165A0C" w:rsidRDefault="00AD35A1" w:rsidP="00165A0C">
            <w:pPr>
              <w:spacing w:before="120" w:after="120"/>
              <w:rPr>
                <w:ins w:id="1673" w:author="Raphael Malyankar" w:date="2022-11-22T23:36:00Z"/>
                <w:rFonts w:cs="Arial"/>
                <w:b/>
                <w:sz w:val="18"/>
              </w:rPr>
            </w:pPr>
            <w:proofErr w:type="spellStart"/>
            <w:ins w:id="1674" w:author="Raphael Malyankar" w:date="2022-11-22T23:37:00Z">
              <w:r>
                <w:rPr>
                  <w:rFonts w:cs="Arial"/>
                  <w:b/>
                  <w:sz w:val="18"/>
                </w:rPr>
                <w:t>HarbourAreaSection</w:t>
              </w:r>
            </w:ins>
            <w:proofErr w:type="spellEnd"/>
          </w:p>
        </w:tc>
        <w:tc>
          <w:tcPr>
            <w:tcW w:w="808" w:type="pct"/>
            <w:gridSpan w:val="2"/>
            <w:shd w:val="clear" w:color="auto" w:fill="auto"/>
          </w:tcPr>
          <w:p w14:paraId="4CAA2BB3" w14:textId="4173BE56" w:rsidR="005044F5" w:rsidRPr="00165A0C" w:rsidRDefault="00AD35A1" w:rsidP="00165A0C">
            <w:pPr>
              <w:spacing w:before="120" w:after="120"/>
              <w:rPr>
                <w:ins w:id="1675" w:author="Raphael Malyankar" w:date="2022-11-22T23:36:00Z"/>
                <w:rFonts w:cs="Arial"/>
                <w:sz w:val="18"/>
              </w:rPr>
            </w:pPr>
            <w:proofErr w:type="spellStart"/>
            <w:ins w:id="1676" w:author="Raphael Malyankar" w:date="2022-11-22T23:37:00Z">
              <w:r>
                <w:rPr>
                  <w:rFonts w:cs="Arial"/>
                  <w:sz w:val="18"/>
                </w:rPr>
                <w:t>componentOf</w:t>
              </w:r>
            </w:ins>
            <w:proofErr w:type="spellEnd"/>
          </w:p>
        </w:tc>
        <w:tc>
          <w:tcPr>
            <w:tcW w:w="348" w:type="pct"/>
            <w:shd w:val="clear" w:color="auto" w:fill="auto"/>
          </w:tcPr>
          <w:p w14:paraId="375B3E28" w14:textId="289FFC05" w:rsidR="005044F5" w:rsidRPr="00165A0C" w:rsidRDefault="00AD35A1" w:rsidP="00165A0C">
            <w:pPr>
              <w:spacing w:before="120" w:after="120"/>
              <w:rPr>
                <w:ins w:id="1677" w:author="Raphael Malyankar" w:date="2022-11-22T23:36:00Z"/>
                <w:rFonts w:cs="Arial"/>
              </w:rPr>
            </w:pPr>
            <w:ins w:id="1678" w:author="Raphael Malyankar" w:date="2022-11-22T23:37:00Z">
              <w:r>
                <w:rPr>
                  <w:rFonts w:cs="Arial"/>
                </w:rPr>
                <w:t>1,1</w:t>
              </w:r>
            </w:ins>
          </w:p>
        </w:tc>
      </w:tr>
    </w:tbl>
    <w:p w14:paraId="473DE18A" w14:textId="77777777" w:rsidR="00165A0C" w:rsidRPr="00165A0C" w:rsidRDefault="00165A0C" w:rsidP="00165A0C">
      <w:pPr>
        <w:spacing w:before="240"/>
        <w:rPr>
          <w:b/>
        </w:rPr>
      </w:pPr>
    </w:p>
    <w:p w14:paraId="2C023AC8" w14:textId="77777777" w:rsidR="00165A0C" w:rsidRPr="00165A0C" w:rsidRDefault="00165A0C" w:rsidP="00165A0C">
      <w:pPr>
        <w:rPr>
          <w:b/>
        </w:rPr>
      </w:pPr>
      <w:r w:rsidRPr="00165A0C">
        <w:rPr>
          <w:b/>
        </w:rPr>
        <w:br w:type="page"/>
      </w:r>
    </w:p>
    <w:p w14:paraId="6C95E7B7" w14:textId="77777777" w:rsidR="00165A0C" w:rsidRPr="00165A0C" w:rsidRDefault="00165A0C" w:rsidP="00716062">
      <w:pPr>
        <w:pStyle w:val="Heading2"/>
      </w:pPr>
      <w:bookmarkStart w:id="1679" w:name="_Ref113290558"/>
      <w:bookmarkStart w:id="1680" w:name="_Toc120214425"/>
      <w:r w:rsidRPr="00165A0C">
        <w:lastRenderedPageBreak/>
        <w:t>Mooring/Warping Facility</w:t>
      </w:r>
      <w:bookmarkEnd w:id="1679"/>
      <w:bookmarkEnd w:id="16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Change w:id="1681" w:author="Raphael Malyankar" w:date="2022-11-25T00:39: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800"/>
        <w:gridCol w:w="1092"/>
        <w:gridCol w:w="310"/>
        <w:gridCol w:w="752"/>
        <w:gridCol w:w="635"/>
        <w:gridCol w:w="851"/>
        <w:gridCol w:w="233"/>
        <w:gridCol w:w="483"/>
        <w:gridCol w:w="215"/>
        <w:gridCol w:w="1304"/>
        <w:gridCol w:w="216"/>
        <w:gridCol w:w="662"/>
        <w:gridCol w:w="902"/>
        <w:gridCol w:w="561"/>
        <w:tblGridChange w:id="1682">
          <w:tblGrid>
            <w:gridCol w:w="801"/>
            <w:gridCol w:w="1092"/>
            <w:gridCol w:w="311"/>
            <w:gridCol w:w="751"/>
            <w:gridCol w:w="635"/>
            <w:gridCol w:w="851"/>
            <w:gridCol w:w="232"/>
            <w:gridCol w:w="483"/>
            <w:gridCol w:w="216"/>
            <w:gridCol w:w="1303"/>
            <w:gridCol w:w="216"/>
            <w:gridCol w:w="662"/>
            <w:gridCol w:w="981"/>
            <w:gridCol w:w="482"/>
          </w:tblGrid>
        </w:tblGridChange>
      </w:tblGrid>
      <w:tr w:rsidR="00165A0C" w:rsidRPr="00165A0C" w14:paraId="3CCB80F6" w14:textId="77777777" w:rsidTr="0063134C">
        <w:tc>
          <w:tcPr>
            <w:tcW w:w="5000" w:type="pct"/>
            <w:gridSpan w:val="14"/>
            <w:shd w:val="clear" w:color="auto" w:fill="auto"/>
            <w:tcPrChange w:id="1683" w:author="Raphael Malyankar" w:date="2022-11-25T00:39:00Z">
              <w:tcPr>
                <w:tcW w:w="5000" w:type="pct"/>
                <w:gridSpan w:val="14"/>
                <w:shd w:val="clear" w:color="auto" w:fill="auto"/>
              </w:tcPr>
            </w:tcPrChange>
          </w:tcPr>
          <w:p w14:paraId="4DE7483F" w14:textId="77777777" w:rsidR="00165A0C" w:rsidRPr="00165A0C" w:rsidRDefault="00165A0C" w:rsidP="00165A0C">
            <w:pPr>
              <w:spacing w:before="120" w:after="120"/>
              <w:rPr>
                <w:rFonts w:cs="Arial"/>
              </w:rPr>
            </w:pPr>
            <w:r w:rsidRPr="00165A0C">
              <w:rPr>
                <w:rFonts w:cs="Arial"/>
                <w:u w:val="single"/>
              </w:rPr>
              <w:t>IHO Definition:</w:t>
            </w:r>
            <w:r w:rsidRPr="00165A0C">
              <w:rPr>
                <w:rFonts w:cs="Arial"/>
              </w:rPr>
              <w:t xml:space="preserve"> The equipment or structure used to secure a vessel.</w:t>
            </w:r>
          </w:p>
        </w:tc>
      </w:tr>
      <w:tr w:rsidR="00165A0C" w:rsidRPr="00165A0C" w14:paraId="584D8A23" w14:textId="77777777" w:rsidTr="0063134C">
        <w:tc>
          <w:tcPr>
            <w:tcW w:w="5000" w:type="pct"/>
            <w:gridSpan w:val="14"/>
            <w:shd w:val="clear" w:color="auto" w:fill="auto"/>
            <w:tcPrChange w:id="1684" w:author="Raphael Malyankar" w:date="2022-11-25T00:39:00Z">
              <w:tcPr>
                <w:tcW w:w="5000" w:type="pct"/>
                <w:gridSpan w:val="14"/>
                <w:shd w:val="clear" w:color="auto" w:fill="auto"/>
              </w:tcPr>
            </w:tcPrChange>
          </w:tcPr>
          <w:p w14:paraId="661F42AB" w14:textId="77777777" w:rsidR="00165A0C" w:rsidRPr="00165A0C" w:rsidRDefault="00165A0C" w:rsidP="00165A0C">
            <w:pPr>
              <w:spacing w:before="120" w:after="120"/>
              <w:rPr>
                <w:rFonts w:cs="Arial"/>
                <w:b/>
              </w:rPr>
            </w:pPr>
            <w:r w:rsidRPr="00165A0C">
              <w:rPr>
                <w:rFonts w:cs="Arial"/>
                <w:b/>
                <w:u w:val="single"/>
              </w:rPr>
              <w:t>S-10x Geo Feature:</w:t>
            </w:r>
            <w:r w:rsidRPr="00165A0C">
              <w:rPr>
                <w:rFonts w:cs="Arial"/>
                <w:b/>
              </w:rPr>
              <w:t xml:space="preserve"> Mooring/Warping Facility (MORFAC)</w:t>
            </w:r>
          </w:p>
        </w:tc>
      </w:tr>
      <w:tr w:rsidR="00165A0C" w:rsidRPr="00165A0C" w14:paraId="2D35A6A9" w14:textId="77777777" w:rsidTr="0063134C">
        <w:tc>
          <w:tcPr>
            <w:tcW w:w="5000" w:type="pct"/>
            <w:gridSpan w:val="14"/>
            <w:shd w:val="clear" w:color="auto" w:fill="auto"/>
            <w:tcPrChange w:id="1685" w:author="Raphael Malyankar" w:date="2022-11-25T00:39:00Z">
              <w:tcPr>
                <w:tcW w:w="5000" w:type="pct"/>
                <w:gridSpan w:val="14"/>
                <w:shd w:val="clear" w:color="auto" w:fill="auto"/>
              </w:tcPr>
            </w:tcPrChange>
          </w:tcPr>
          <w:p w14:paraId="31B94FC3" w14:textId="74F4534B" w:rsidR="00165A0C" w:rsidRPr="00165A0C" w:rsidRDefault="00165A0C" w:rsidP="00165A0C">
            <w:pPr>
              <w:spacing w:before="120" w:after="120"/>
              <w:rPr>
                <w:rFonts w:cs="Arial"/>
                <w:b/>
              </w:rPr>
            </w:pPr>
            <w:r w:rsidRPr="00165A0C">
              <w:rPr>
                <w:rFonts w:cs="Arial"/>
                <w:b/>
                <w:u w:val="single"/>
              </w:rPr>
              <w:t>Super Type:</w:t>
            </w:r>
            <w:r w:rsidRPr="00165A0C">
              <w:rPr>
                <w:rFonts w:cs="Arial"/>
                <w:b/>
              </w:rPr>
              <w:t xml:space="preserve"> Layout</w:t>
            </w:r>
            <w:r w:rsidR="000E0AAE">
              <w:rPr>
                <w:rFonts w:cs="Arial"/>
                <w:b/>
              </w:rPr>
              <w:t xml:space="preserve"> (</w:t>
            </w:r>
            <w:r w:rsidR="000E0AAE">
              <w:rPr>
                <w:rFonts w:cs="Arial"/>
                <w:b/>
              </w:rPr>
              <w:fldChar w:fldCharType="begin"/>
            </w:r>
            <w:r w:rsidR="000E0AAE">
              <w:rPr>
                <w:rFonts w:cs="Arial"/>
                <w:b/>
              </w:rPr>
              <w:instrText xml:space="preserve"> REF _Ref113290633 \r \h </w:instrText>
            </w:r>
            <w:r w:rsidR="000E0AAE">
              <w:rPr>
                <w:rFonts w:cs="Arial"/>
                <w:b/>
              </w:rPr>
            </w:r>
            <w:r w:rsidR="000E0AAE">
              <w:rPr>
                <w:rFonts w:cs="Arial"/>
                <w:b/>
              </w:rPr>
              <w:fldChar w:fldCharType="separate"/>
            </w:r>
            <w:r w:rsidR="00EE3F7C">
              <w:rPr>
                <w:rFonts w:cs="Arial"/>
                <w:b/>
              </w:rPr>
              <w:t>5.6</w:t>
            </w:r>
            <w:r w:rsidR="000E0AAE">
              <w:rPr>
                <w:rFonts w:cs="Arial"/>
                <w:b/>
              </w:rPr>
              <w:fldChar w:fldCharType="end"/>
            </w:r>
            <w:r w:rsidR="000E0AAE">
              <w:rPr>
                <w:rFonts w:cs="Arial"/>
                <w:b/>
              </w:rPr>
              <w:t>)</w:t>
            </w:r>
          </w:p>
        </w:tc>
      </w:tr>
      <w:tr w:rsidR="00165A0C" w:rsidRPr="00165A0C" w14:paraId="14F0F9C2" w14:textId="77777777" w:rsidTr="0063134C">
        <w:tc>
          <w:tcPr>
            <w:tcW w:w="5000" w:type="pct"/>
            <w:gridSpan w:val="14"/>
            <w:shd w:val="clear" w:color="auto" w:fill="auto"/>
            <w:tcPrChange w:id="1686" w:author="Raphael Malyankar" w:date="2022-11-25T00:39:00Z">
              <w:tcPr>
                <w:tcW w:w="5000" w:type="pct"/>
                <w:gridSpan w:val="14"/>
                <w:shd w:val="clear" w:color="auto" w:fill="auto"/>
              </w:tcPr>
            </w:tcPrChange>
          </w:tcPr>
          <w:p w14:paraId="7E476B6C" w14:textId="77777777" w:rsidR="00165A0C" w:rsidRPr="00165A0C" w:rsidRDefault="00165A0C" w:rsidP="00165A0C">
            <w:pPr>
              <w:spacing w:before="120" w:after="120"/>
              <w:rPr>
                <w:rFonts w:cs="Arial"/>
                <w:b/>
              </w:rPr>
            </w:pPr>
            <w:r w:rsidRPr="00165A0C">
              <w:rPr>
                <w:rFonts w:cs="Arial"/>
                <w:b/>
                <w:u w:val="single"/>
              </w:rPr>
              <w:t>Primitives:</w:t>
            </w:r>
            <w:r w:rsidRPr="00165A0C">
              <w:rPr>
                <w:rFonts w:cs="Arial"/>
                <w:b/>
              </w:rPr>
              <w:t xml:space="preserve"> point</w:t>
            </w:r>
          </w:p>
        </w:tc>
      </w:tr>
      <w:tr w:rsidR="00165A0C" w:rsidRPr="00165A0C" w14:paraId="389AECB6" w14:textId="77777777" w:rsidTr="0063134C">
        <w:tc>
          <w:tcPr>
            <w:tcW w:w="1222" w:type="pct"/>
            <w:gridSpan w:val="3"/>
            <w:shd w:val="clear" w:color="auto" w:fill="auto"/>
            <w:tcPrChange w:id="1687" w:author="Raphael Malyankar" w:date="2022-11-25T00:39:00Z">
              <w:tcPr>
                <w:tcW w:w="1249" w:type="pct"/>
                <w:gridSpan w:val="3"/>
                <w:shd w:val="clear" w:color="auto" w:fill="auto"/>
              </w:tcPr>
            </w:tcPrChange>
          </w:tcPr>
          <w:p w14:paraId="7BAA5420" w14:textId="77777777" w:rsidR="00165A0C" w:rsidRPr="00165A0C" w:rsidRDefault="00165A0C" w:rsidP="00165A0C">
            <w:pPr>
              <w:spacing w:before="120"/>
              <w:rPr>
                <w:rFonts w:cs="Arial"/>
                <w:i/>
                <w:color w:val="0000FF"/>
                <w:sz w:val="18"/>
              </w:rPr>
            </w:pPr>
            <w:r w:rsidRPr="00165A0C">
              <w:rPr>
                <w:rFonts w:cs="Arial"/>
                <w:i/>
                <w:color w:val="0000FF"/>
                <w:sz w:val="18"/>
              </w:rPr>
              <w:t>Real World</w:t>
            </w:r>
          </w:p>
          <w:p w14:paraId="506A48DC" w14:textId="77777777" w:rsidR="00165A0C" w:rsidRPr="00165A0C" w:rsidRDefault="00165A0C" w:rsidP="00165A0C">
            <w:pPr>
              <w:spacing w:before="120"/>
              <w:rPr>
                <w:rFonts w:cs="Arial"/>
                <w:i/>
                <w:color w:val="0000FF"/>
                <w:sz w:val="18"/>
              </w:rPr>
            </w:pPr>
          </w:p>
        </w:tc>
        <w:tc>
          <w:tcPr>
            <w:tcW w:w="1757" w:type="pct"/>
            <w:gridSpan w:val="6"/>
            <w:shd w:val="clear" w:color="auto" w:fill="auto"/>
            <w:tcPrChange w:id="1688" w:author="Raphael Malyankar" w:date="2022-11-25T00:39:00Z">
              <w:tcPr>
                <w:tcW w:w="1667" w:type="pct"/>
                <w:gridSpan w:val="6"/>
                <w:shd w:val="clear" w:color="auto" w:fill="auto"/>
              </w:tcPr>
            </w:tcPrChange>
          </w:tcPr>
          <w:p w14:paraId="1879F5DE" w14:textId="77777777" w:rsidR="00165A0C" w:rsidRPr="00165A0C" w:rsidRDefault="00165A0C" w:rsidP="00165A0C">
            <w:pPr>
              <w:spacing w:before="120"/>
              <w:rPr>
                <w:rFonts w:cs="Arial"/>
                <w:i/>
                <w:color w:val="0000FF"/>
                <w:sz w:val="18"/>
              </w:rPr>
            </w:pPr>
            <w:r w:rsidRPr="00165A0C">
              <w:rPr>
                <w:rFonts w:cs="Arial"/>
                <w:i/>
                <w:color w:val="0000FF"/>
                <w:sz w:val="18"/>
              </w:rPr>
              <w:t>Paper Chart Symbol</w:t>
            </w:r>
          </w:p>
          <w:p w14:paraId="19DA063D" w14:textId="77777777" w:rsidR="00165A0C" w:rsidRPr="00165A0C" w:rsidRDefault="00165A0C" w:rsidP="00165A0C">
            <w:pPr>
              <w:spacing w:before="120"/>
              <w:rPr>
                <w:rFonts w:cs="Arial"/>
                <w:i/>
                <w:color w:val="0000FF"/>
                <w:sz w:val="18"/>
              </w:rPr>
            </w:pPr>
          </w:p>
        </w:tc>
        <w:tc>
          <w:tcPr>
            <w:tcW w:w="2021" w:type="pct"/>
            <w:gridSpan w:val="5"/>
            <w:shd w:val="clear" w:color="auto" w:fill="auto"/>
            <w:tcPrChange w:id="1689" w:author="Raphael Malyankar" w:date="2022-11-25T00:39:00Z">
              <w:tcPr>
                <w:tcW w:w="2084" w:type="pct"/>
                <w:gridSpan w:val="5"/>
                <w:shd w:val="clear" w:color="auto" w:fill="auto"/>
              </w:tcPr>
            </w:tcPrChange>
          </w:tcPr>
          <w:p w14:paraId="5C2E1BAA" w14:textId="77777777" w:rsidR="00165A0C" w:rsidRPr="00165A0C" w:rsidRDefault="00165A0C" w:rsidP="00165A0C">
            <w:pPr>
              <w:spacing w:before="120"/>
              <w:rPr>
                <w:rFonts w:cs="Arial"/>
                <w:i/>
                <w:color w:val="0000FF"/>
                <w:sz w:val="18"/>
              </w:rPr>
            </w:pPr>
            <w:r w:rsidRPr="00165A0C">
              <w:rPr>
                <w:rFonts w:cs="Arial"/>
                <w:i/>
                <w:color w:val="0000FF"/>
                <w:sz w:val="18"/>
              </w:rPr>
              <w:t>ECDIS Symbol</w:t>
            </w:r>
          </w:p>
          <w:p w14:paraId="6FE829DD" w14:textId="77777777" w:rsidR="00165A0C" w:rsidRPr="00165A0C" w:rsidRDefault="00165A0C" w:rsidP="00165A0C">
            <w:pPr>
              <w:spacing w:before="120"/>
              <w:rPr>
                <w:rFonts w:cs="Arial"/>
                <w:i/>
                <w:color w:val="0000FF"/>
                <w:sz w:val="18"/>
              </w:rPr>
            </w:pPr>
          </w:p>
        </w:tc>
      </w:tr>
      <w:tr w:rsidR="00165A0C" w:rsidRPr="00165A0C" w14:paraId="317F0368" w14:textId="77777777" w:rsidTr="0063134C">
        <w:tc>
          <w:tcPr>
            <w:tcW w:w="1639" w:type="pct"/>
            <w:gridSpan w:val="4"/>
            <w:shd w:val="clear" w:color="auto" w:fill="auto"/>
            <w:tcPrChange w:id="1690" w:author="Raphael Malyankar" w:date="2022-11-25T00:39:00Z">
              <w:tcPr>
                <w:tcW w:w="1665" w:type="pct"/>
                <w:gridSpan w:val="4"/>
                <w:shd w:val="clear" w:color="auto" w:fill="auto"/>
              </w:tcPr>
            </w:tcPrChange>
          </w:tcPr>
          <w:p w14:paraId="2A77CB79" w14:textId="77777777" w:rsidR="00165A0C" w:rsidRPr="00165A0C" w:rsidRDefault="00165A0C" w:rsidP="00165A0C">
            <w:pPr>
              <w:spacing w:before="120" w:after="120"/>
              <w:rPr>
                <w:rFonts w:cs="Arial"/>
                <w:b/>
              </w:rPr>
            </w:pPr>
            <w:r w:rsidRPr="00165A0C">
              <w:rPr>
                <w:rFonts w:cs="Arial"/>
                <w:b/>
              </w:rPr>
              <w:t>S-10x Attribute</w:t>
            </w:r>
          </w:p>
        </w:tc>
        <w:tc>
          <w:tcPr>
            <w:tcW w:w="824" w:type="pct"/>
            <w:gridSpan w:val="2"/>
            <w:shd w:val="clear" w:color="auto" w:fill="auto"/>
            <w:tcPrChange w:id="1691" w:author="Raphael Malyankar" w:date="2022-11-25T00:39:00Z">
              <w:tcPr>
                <w:tcW w:w="834" w:type="pct"/>
                <w:gridSpan w:val="2"/>
                <w:shd w:val="clear" w:color="auto" w:fill="auto"/>
              </w:tcPr>
            </w:tcPrChange>
          </w:tcPr>
          <w:p w14:paraId="50C5B420" w14:textId="77777777" w:rsidR="00165A0C" w:rsidRPr="00165A0C" w:rsidRDefault="00165A0C" w:rsidP="00165A0C">
            <w:pPr>
              <w:spacing w:before="120" w:after="120"/>
              <w:rPr>
                <w:rFonts w:cs="Arial"/>
                <w:b/>
              </w:rPr>
            </w:pPr>
            <w:r w:rsidRPr="00165A0C">
              <w:rPr>
                <w:rFonts w:cs="Arial"/>
                <w:b/>
              </w:rPr>
              <w:t>S-57  Acronym</w:t>
            </w:r>
          </w:p>
        </w:tc>
        <w:tc>
          <w:tcPr>
            <w:tcW w:w="1359" w:type="pct"/>
            <w:gridSpan w:val="5"/>
            <w:shd w:val="clear" w:color="auto" w:fill="auto"/>
            <w:tcPrChange w:id="1692" w:author="Raphael Malyankar" w:date="2022-11-25T00:39:00Z">
              <w:tcPr>
                <w:tcW w:w="1250" w:type="pct"/>
                <w:gridSpan w:val="5"/>
                <w:shd w:val="clear" w:color="auto" w:fill="auto"/>
              </w:tcPr>
            </w:tcPrChange>
          </w:tcPr>
          <w:p w14:paraId="4B9C214A" w14:textId="77777777" w:rsidR="00165A0C" w:rsidRPr="00165A0C" w:rsidRDefault="00165A0C" w:rsidP="00165A0C">
            <w:pPr>
              <w:spacing w:before="120" w:after="120"/>
              <w:rPr>
                <w:rFonts w:cs="Arial"/>
                <w:b/>
              </w:rPr>
            </w:pPr>
            <w:r w:rsidRPr="00165A0C">
              <w:rPr>
                <w:rFonts w:cs="Arial"/>
                <w:b/>
              </w:rPr>
              <w:t>Allowable Encoding Value</w:t>
            </w:r>
          </w:p>
        </w:tc>
        <w:tc>
          <w:tcPr>
            <w:tcW w:w="367" w:type="pct"/>
            <w:shd w:val="clear" w:color="auto" w:fill="auto"/>
            <w:tcPrChange w:id="1693" w:author="Raphael Malyankar" w:date="2022-11-25T00:39:00Z">
              <w:tcPr>
                <w:tcW w:w="417" w:type="pct"/>
                <w:shd w:val="clear" w:color="auto" w:fill="auto"/>
              </w:tcPr>
            </w:tcPrChange>
          </w:tcPr>
          <w:p w14:paraId="3FB602C7" w14:textId="77777777" w:rsidR="00165A0C" w:rsidRPr="00165A0C" w:rsidRDefault="00165A0C" w:rsidP="00165A0C">
            <w:pPr>
              <w:spacing w:before="120" w:after="120"/>
              <w:rPr>
                <w:rFonts w:cs="Arial"/>
                <w:b/>
              </w:rPr>
            </w:pPr>
            <w:r w:rsidRPr="00165A0C">
              <w:rPr>
                <w:rFonts w:cs="Arial"/>
                <w:b/>
              </w:rPr>
              <w:t>Type</w:t>
            </w:r>
          </w:p>
        </w:tc>
        <w:tc>
          <w:tcPr>
            <w:tcW w:w="811" w:type="pct"/>
            <w:gridSpan w:val="2"/>
            <w:shd w:val="clear" w:color="auto" w:fill="auto"/>
            <w:tcPrChange w:id="1694" w:author="Raphael Malyankar" w:date="2022-11-25T00:39:00Z">
              <w:tcPr>
                <w:tcW w:w="834" w:type="pct"/>
                <w:gridSpan w:val="2"/>
                <w:shd w:val="clear" w:color="auto" w:fill="auto"/>
              </w:tcPr>
            </w:tcPrChange>
          </w:tcPr>
          <w:p w14:paraId="44955F8A" w14:textId="77777777" w:rsidR="00165A0C" w:rsidRPr="00165A0C" w:rsidRDefault="00165A0C" w:rsidP="00165A0C">
            <w:pPr>
              <w:spacing w:before="120" w:after="120"/>
              <w:rPr>
                <w:rFonts w:cs="Arial"/>
                <w:b/>
              </w:rPr>
            </w:pPr>
            <w:r w:rsidRPr="00165A0C">
              <w:rPr>
                <w:rFonts w:cs="Arial"/>
                <w:b/>
              </w:rPr>
              <w:t>Multiplicity</w:t>
            </w:r>
          </w:p>
        </w:tc>
      </w:tr>
      <w:tr w:rsidR="00165A0C" w:rsidRPr="00165A0C" w14:paraId="2C012671" w14:textId="77777777" w:rsidTr="0063134C">
        <w:tc>
          <w:tcPr>
            <w:tcW w:w="1639" w:type="pct"/>
            <w:gridSpan w:val="4"/>
            <w:shd w:val="clear" w:color="auto" w:fill="auto"/>
            <w:tcPrChange w:id="1695" w:author="Raphael Malyankar" w:date="2022-11-25T00:39:00Z">
              <w:tcPr>
                <w:tcW w:w="1665" w:type="pct"/>
                <w:gridSpan w:val="4"/>
                <w:shd w:val="clear" w:color="auto" w:fill="auto"/>
              </w:tcPr>
            </w:tcPrChange>
          </w:tcPr>
          <w:p w14:paraId="70B27130" w14:textId="77777777" w:rsidR="00165A0C" w:rsidRPr="00165A0C" w:rsidRDefault="00165A0C" w:rsidP="00165A0C">
            <w:pPr>
              <w:spacing w:before="120" w:after="120"/>
              <w:rPr>
                <w:rFonts w:cs="Arial"/>
                <w:sz w:val="18"/>
              </w:rPr>
            </w:pPr>
            <w:r w:rsidRPr="00165A0C">
              <w:rPr>
                <w:rFonts w:cs="Arial"/>
                <w:sz w:val="18"/>
              </w:rPr>
              <w:t>Category of Mooring/Warping Facility</w:t>
            </w:r>
          </w:p>
        </w:tc>
        <w:tc>
          <w:tcPr>
            <w:tcW w:w="824" w:type="pct"/>
            <w:gridSpan w:val="2"/>
            <w:shd w:val="clear" w:color="auto" w:fill="auto"/>
            <w:tcPrChange w:id="1696" w:author="Raphael Malyankar" w:date="2022-11-25T00:39:00Z">
              <w:tcPr>
                <w:tcW w:w="834" w:type="pct"/>
                <w:gridSpan w:val="2"/>
                <w:shd w:val="clear" w:color="auto" w:fill="auto"/>
              </w:tcPr>
            </w:tcPrChange>
          </w:tcPr>
          <w:p w14:paraId="08AD386D" w14:textId="77777777" w:rsidR="00165A0C" w:rsidRPr="00165A0C" w:rsidRDefault="00165A0C" w:rsidP="00165A0C">
            <w:pPr>
              <w:spacing w:before="120" w:after="120"/>
              <w:rPr>
                <w:rFonts w:cs="Arial"/>
                <w:sz w:val="18"/>
              </w:rPr>
            </w:pPr>
            <w:r w:rsidRPr="00165A0C">
              <w:rPr>
                <w:rFonts w:cs="Arial"/>
                <w:sz w:val="18"/>
              </w:rPr>
              <w:t>(CATMOR)</w:t>
            </w:r>
          </w:p>
        </w:tc>
        <w:tc>
          <w:tcPr>
            <w:tcW w:w="1359" w:type="pct"/>
            <w:gridSpan w:val="5"/>
            <w:shd w:val="clear" w:color="auto" w:fill="auto"/>
            <w:tcPrChange w:id="1697" w:author="Raphael Malyankar" w:date="2022-11-25T00:39:00Z">
              <w:tcPr>
                <w:tcW w:w="1250" w:type="pct"/>
                <w:gridSpan w:val="5"/>
                <w:shd w:val="clear" w:color="auto" w:fill="auto"/>
              </w:tcPr>
            </w:tcPrChange>
          </w:tcPr>
          <w:p w14:paraId="785A55FB" w14:textId="77777777" w:rsidR="00165A0C" w:rsidRPr="00165A0C" w:rsidRDefault="00165A0C" w:rsidP="00165A0C">
            <w:pPr>
              <w:spacing w:before="120" w:after="120"/>
              <w:rPr>
                <w:rFonts w:cs="Arial"/>
                <w:sz w:val="18"/>
              </w:rPr>
            </w:pPr>
            <w:r w:rsidRPr="00165A0C">
              <w:rPr>
                <w:rFonts w:cs="Arial"/>
                <w:sz w:val="18"/>
              </w:rPr>
              <w:t>1 : Dolphin</w:t>
            </w:r>
          </w:p>
          <w:p w14:paraId="3CA17AB7" w14:textId="77777777" w:rsidR="00165A0C" w:rsidRPr="00165A0C" w:rsidRDefault="00165A0C" w:rsidP="00165A0C">
            <w:pPr>
              <w:spacing w:before="120" w:after="120"/>
              <w:rPr>
                <w:rFonts w:cs="Arial"/>
                <w:sz w:val="18"/>
              </w:rPr>
            </w:pPr>
            <w:r w:rsidRPr="00165A0C">
              <w:rPr>
                <w:rFonts w:cs="Arial"/>
                <w:sz w:val="18"/>
              </w:rPr>
              <w:t>2 : Deviation Dolphin</w:t>
            </w:r>
          </w:p>
          <w:p w14:paraId="19ED9420" w14:textId="77777777" w:rsidR="00165A0C" w:rsidRPr="00165A0C" w:rsidRDefault="00165A0C" w:rsidP="00165A0C">
            <w:pPr>
              <w:spacing w:before="120" w:after="120"/>
              <w:rPr>
                <w:rFonts w:cs="Arial"/>
                <w:sz w:val="18"/>
              </w:rPr>
            </w:pPr>
            <w:r w:rsidRPr="00165A0C">
              <w:rPr>
                <w:rFonts w:cs="Arial"/>
                <w:sz w:val="18"/>
              </w:rPr>
              <w:t>3 : Bollard</w:t>
            </w:r>
          </w:p>
          <w:p w14:paraId="4A585AB4" w14:textId="77777777" w:rsidR="00165A0C" w:rsidRPr="00165A0C" w:rsidRDefault="00165A0C" w:rsidP="00165A0C">
            <w:pPr>
              <w:spacing w:before="120" w:after="120"/>
              <w:rPr>
                <w:rFonts w:cs="Arial"/>
                <w:sz w:val="18"/>
              </w:rPr>
            </w:pPr>
            <w:r w:rsidRPr="00165A0C">
              <w:rPr>
                <w:rFonts w:cs="Arial"/>
                <w:sz w:val="18"/>
              </w:rPr>
              <w:t>4 : Tie-Up Wall</w:t>
            </w:r>
          </w:p>
          <w:p w14:paraId="3A9C8561" w14:textId="77777777" w:rsidR="00165A0C" w:rsidRPr="00165A0C" w:rsidRDefault="00165A0C" w:rsidP="00165A0C">
            <w:pPr>
              <w:spacing w:before="120" w:after="120"/>
              <w:rPr>
                <w:rFonts w:cs="Arial"/>
                <w:sz w:val="18"/>
              </w:rPr>
            </w:pPr>
            <w:r w:rsidRPr="00165A0C">
              <w:rPr>
                <w:rFonts w:cs="Arial"/>
                <w:sz w:val="18"/>
              </w:rPr>
              <w:t>5 : Post or Pile</w:t>
            </w:r>
          </w:p>
          <w:p w14:paraId="21B5B9D9" w14:textId="77777777" w:rsidR="00165A0C" w:rsidRPr="00165A0C" w:rsidRDefault="00165A0C" w:rsidP="00165A0C">
            <w:pPr>
              <w:spacing w:before="120" w:after="120"/>
              <w:rPr>
                <w:rFonts w:cs="Arial"/>
                <w:sz w:val="18"/>
              </w:rPr>
            </w:pPr>
            <w:r w:rsidRPr="00165A0C">
              <w:rPr>
                <w:rFonts w:cs="Arial"/>
                <w:sz w:val="18"/>
              </w:rPr>
              <w:t>6 : Mooring Cable</w:t>
            </w:r>
          </w:p>
          <w:p w14:paraId="53A78AFA" w14:textId="77777777" w:rsidR="00165A0C" w:rsidRPr="00165A0C" w:rsidRDefault="00165A0C" w:rsidP="00165A0C">
            <w:pPr>
              <w:spacing w:before="120" w:after="120"/>
              <w:rPr>
                <w:rFonts w:cs="Arial"/>
                <w:sz w:val="18"/>
              </w:rPr>
            </w:pPr>
            <w:r w:rsidRPr="00165A0C">
              <w:rPr>
                <w:rFonts w:cs="Arial"/>
                <w:sz w:val="18"/>
              </w:rPr>
              <w:t>7 : Mooring Buoy</w:t>
            </w:r>
          </w:p>
        </w:tc>
        <w:tc>
          <w:tcPr>
            <w:tcW w:w="367" w:type="pct"/>
            <w:shd w:val="clear" w:color="auto" w:fill="auto"/>
            <w:tcPrChange w:id="1698" w:author="Raphael Malyankar" w:date="2022-11-25T00:39:00Z">
              <w:tcPr>
                <w:tcW w:w="417" w:type="pct"/>
                <w:shd w:val="clear" w:color="auto" w:fill="auto"/>
              </w:tcPr>
            </w:tcPrChange>
          </w:tcPr>
          <w:p w14:paraId="5D8B8E28" w14:textId="77777777" w:rsidR="00165A0C" w:rsidRPr="00165A0C" w:rsidRDefault="00165A0C" w:rsidP="00165A0C">
            <w:pPr>
              <w:spacing w:before="120" w:after="120"/>
              <w:rPr>
                <w:rFonts w:cs="Arial"/>
                <w:sz w:val="18"/>
              </w:rPr>
            </w:pPr>
            <w:r w:rsidRPr="00165A0C">
              <w:rPr>
                <w:rFonts w:cs="Arial"/>
                <w:sz w:val="18"/>
              </w:rPr>
              <w:t>EN</w:t>
            </w:r>
          </w:p>
        </w:tc>
        <w:tc>
          <w:tcPr>
            <w:tcW w:w="811" w:type="pct"/>
            <w:gridSpan w:val="2"/>
            <w:shd w:val="clear" w:color="auto" w:fill="auto"/>
            <w:tcPrChange w:id="1699" w:author="Raphael Malyankar" w:date="2022-11-25T00:39:00Z">
              <w:tcPr>
                <w:tcW w:w="834" w:type="pct"/>
                <w:gridSpan w:val="2"/>
                <w:shd w:val="clear" w:color="auto" w:fill="auto"/>
              </w:tcPr>
            </w:tcPrChange>
          </w:tcPr>
          <w:p w14:paraId="4DD97F9A"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2C6AFF84" w14:textId="77777777" w:rsidTr="0063134C">
        <w:tc>
          <w:tcPr>
            <w:tcW w:w="1639" w:type="pct"/>
            <w:gridSpan w:val="4"/>
            <w:shd w:val="clear" w:color="auto" w:fill="auto"/>
            <w:tcPrChange w:id="1700" w:author="Raphael Malyankar" w:date="2022-11-25T00:39:00Z">
              <w:tcPr>
                <w:tcW w:w="1665" w:type="pct"/>
                <w:gridSpan w:val="4"/>
                <w:shd w:val="clear" w:color="auto" w:fill="auto"/>
              </w:tcPr>
            </w:tcPrChange>
          </w:tcPr>
          <w:p w14:paraId="432C7B51" w14:textId="77777777" w:rsidR="00165A0C" w:rsidRPr="00165A0C" w:rsidRDefault="00165A0C" w:rsidP="00165A0C">
            <w:pPr>
              <w:spacing w:before="120" w:after="120"/>
              <w:rPr>
                <w:rFonts w:cs="Arial"/>
                <w:sz w:val="18"/>
              </w:rPr>
            </w:pPr>
            <w:r w:rsidRPr="00165A0C">
              <w:rPr>
                <w:rFonts w:cs="Arial"/>
                <w:sz w:val="18"/>
              </w:rPr>
              <w:t>ID Code</w:t>
            </w:r>
          </w:p>
        </w:tc>
        <w:tc>
          <w:tcPr>
            <w:tcW w:w="824" w:type="pct"/>
            <w:gridSpan w:val="2"/>
            <w:shd w:val="clear" w:color="auto" w:fill="auto"/>
            <w:tcPrChange w:id="1701" w:author="Raphael Malyankar" w:date="2022-11-25T00:39:00Z">
              <w:tcPr>
                <w:tcW w:w="834" w:type="pct"/>
                <w:gridSpan w:val="2"/>
                <w:shd w:val="clear" w:color="auto" w:fill="auto"/>
              </w:tcPr>
            </w:tcPrChange>
          </w:tcPr>
          <w:p w14:paraId="1C83AA18" w14:textId="77777777" w:rsidR="00165A0C" w:rsidRPr="00165A0C" w:rsidRDefault="00165A0C" w:rsidP="00165A0C">
            <w:pPr>
              <w:spacing w:before="120" w:after="120"/>
              <w:rPr>
                <w:rFonts w:cs="Arial"/>
                <w:sz w:val="18"/>
              </w:rPr>
            </w:pPr>
          </w:p>
        </w:tc>
        <w:tc>
          <w:tcPr>
            <w:tcW w:w="1359" w:type="pct"/>
            <w:gridSpan w:val="5"/>
            <w:shd w:val="clear" w:color="auto" w:fill="auto"/>
            <w:tcPrChange w:id="1702" w:author="Raphael Malyankar" w:date="2022-11-25T00:39:00Z">
              <w:tcPr>
                <w:tcW w:w="1250" w:type="pct"/>
                <w:gridSpan w:val="5"/>
                <w:shd w:val="clear" w:color="auto" w:fill="auto"/>
              </w:tcPr>
            </w:tcPrChange>
          </w:tcPr>
          <w:p w14:paraId="02212221" w14:textId="77777777" w:rsidR="00165A0C" w:rsidRPr="00165A0C" w:rsidRDefault="00165A0C" w:rsidP="00165A0C">
            <w:pPr>
              <w:spacing w:before="120" w:after="120"/>
              <w:rPr>
                <w:rFonts w:cs="Arial"/>
                <w:sz w:val="18"/>
              </w:rPr>
            </w:pPr>
          </w:p>
        </w:tc>
        <w:tc>
          <w:tcPr>
            <w:tcW w:w="367" w:type="pct"/>
            <w:shd w:val="clear" w:color="auto" w:fill="auto"/>
            <w:tcPrChange w:id="1703" w:author="Raphael Malyankar" w:date="2022-11-25T00:39:00Z">
              <w:tcPr>
                <w:tcW w:w="417" w:type="pct"/>
                <w:shd w:val="clear" w:color="auto" w:fill="auto"/>
              </w:tcPr>
            </w:tcPrChange>
          </w:tcPr>
          <w:p w14:paraId="4C27036F" w14:textId="77777777" w:rsidR="00165A0C" w:rsidRPr="00165A0C" w:rsidRDefault="00165A0C" w:rsidP="00165A0C">
            <w:pPr>
              <w:spacing w:before="120" w:after="120"/>
              <w:rPr>
                <w:rFonts w:cs="Arial"/>
                <w:sz w:val="18"/>
              </w:rPr>
            </w:pPr>
            <w:r w:rsidRPr="00165A0C">
              <w:rPr>
                <w:rFonts w:cs="Arial"/>
                <w:sz w:val="18"/>
              </w:rPr>
              <w:t>TE</w:t>
            </w:r>
          </w:p>
        </w:tc>
        <w:tc>
          <w:tcPr>
            <w:tcW w:w="811" w:type="pct"/>
            <w:gridSpan w:val="2"/>
            <w:shd w:val="clear" w:color="auto" w:fill="auto"/>
            <w:tcPrChange w:id="1704" w:author="Raphael Malyankar" w:date="2022-11-25T00:39:00Z">
              <w:tcPr>
                <w:tcW w:w="834" w:type="pct"/>
                <w:gridSpan w:val="2"/>
                <w:shd w:val="clear" w:color="auto" w:fill="auto"/>
              </w:tcPr>
            </w:tcPrChange>
          </w:tcPr>
          <w:p w14:paraId="0FBBA30E"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7527ACBF" w14:textId="77777777" w:rsidTr="0063134C">
        <w:tc>
          <w:tcPr>
            <w:tcW w:w="1639" w:type="pct"/>
            <w:gridSpan w:val="4"/>
            <w:shd w:val="clear" w:color="auto" w:fill="auto"/>
            <w:tcPrChange w:id="1705" w:author="Raphael Malyankar" w:date="2022-11-25T00:39:00Z">
              <w:tcPr>
                <w:tcW w:w="1665" w:type="pct"/>
                <w:gridSpan w:val="4"/>
                <w:shd w:val="clear" w:color="auto" w:fill="auto"/>
              </w:tcPr>
            </w:tcPrChange>
          </w:tcPr>
          <w:p w14:paraId="1FD943F8" w14:textId="77777777" w:rsidR="00165A0C" w:rsidRPr="00165A0C" w:rsidRDefault="00165A0C" w:rsidP="00165A0C">
            <w:pPr>
              <w:spacing w:before="120" w:after="120"/>
              <w:rPr>
                <w:rFonts w:cs="Arial"/>
                <w:sz w:val="18"/>
              </w:rPr>
            </w:pPr>
            <w:r w:rsidRPr="00165A0C">
              <w:rPr>
                <w:rFonts w:cs="Arial"/>
                <w:sz w:val="18"/>
              </w:rPr>
              <w:t>Bollard Description</w:t>
            </w:r>
          </w:p>
        </w:tc>
        <w:tc>
          <w:tcPr>
            <w:tcW w:w="824" w:type="pct"/>
            <w:gridSpan w:val="2"/>
            <w:shd w:val="clear" w:color="auto" w:fill="auto"/>
            <w:tcPrChange w:id="1706" w:author="Raphael Malyankar" w:date="2022-11-25T00:39:00Z">
              <w:tcPr>
                <w:tcW w:w="834" w:type="pct"/>
                <w:gridSpan w:val="2"/>
                <w:shd w:val="clear" w:color="auto" w:fill="auto"/>
              </w:tcPr>
            </w:tcPrChange>
          </w:tcPr>
          <w:p w14:paraId="6D1152D7" w14:textId="77777777" w:rsidR="00165A0C" w:rsidRPr="00165A0C" w:rsidRDefault="00165A0C" w:rsidP="00165A0C">
            <w:pPr>
              <w:spacing w:before="120" w:after="120"/>
              <w:rPr>
                <w:rFonts w:cs="Arial"/>
                <w:sz w:val="18"/>
              </w:rPr>
            </w:pPr>
          </w:p>
        </w:tc>
        <w:tc>
          <w:tcPr>
            <w:tcW w:w="1359" w:type="pct"/>
            <w:gridSpan w:val="5"/>
            <w:shd w:val="clear" w:color="auto" w:fill="auto"/>
            <w:tcPrChange w:id="1707" w:author="Raphael Malyankar" w:date="2022-11-25T00:39:00Z">
              <w:tcPr>
                <w:tcW w:w="1250" w:type="pct"/>
                <w:gridSpan w:val="5"/>
                <w:shd w:val="clear" w:color="auto" w:fill="auto"/>
              </w:tcPr>
            </w:tcPrChange>
          </w:tcPr>
          <w:p w14:paraId="4CA3E276" w14:textId="77777777" w:rsidR="00165A0C" w:rsidRPr="00165A0C" w:rsidRDefault="00165A0C" w:rsidP="00165A0C">
            <w:pPr>
              <w:spacing w:before="120" w:after="120"/>
              <w:rPr>
                <w:rFonts w:cs="Arial"/>
                <w:sz w:val="18"/>
              </w:rPr>
            </w:pPr>
          </w:p>
        </w:tc>
        <w:tc>
          <w:tcPr>
            <w:tcW w:w="367" w:type="pct"/>
            <w:shd w:val="clear" w:color="auto" w:fill="auto"/>
            <w:tcPrChange w:id="1708" w:author="Raphael Malyankar" w:date="2022-11-25T00:39:00Z">
              <w:tcPr>
                <w:tcW w:w="417" w:type="pct"/>
                <w:shd w:val="clear" w:color="auto" w:fill="auto"/>
              </w:tcPr>
            </w:tcPrChange>
          </w:tcPr>
          <w:p w14:paraId="4633B97C" w14:textId="77777777" w:rsidR="00165A0C" w:rsidRPr="00165A0C" w:rsidRDefault="00165A0C" w:rsidP="00165A0C">
            <w:pPr>
              <w:spacing w:before="120" w:after="120"/>
              <w:rPr>
                <w:rFonts w:cs="Arial"/>
                <w:sz w:val="18"/>
              </w:rPr>
            </w:pPr>
            <w:r w:rsidRPr="00165A0C">
              <w:rPr>
                <w:rFonts w:cs="Arial"/>
                <w:sz w:val="18"/>
              </w:rPr>
              <w:t>TE</w:t>
            </w:r>
          </w:p>
        </w:tc>
        <w:tc>
          <w:tcPr>
            <w:tcW w:w="811" w:type="pct"/>
            <w:gridSpan w:val="2"/>
            <w:shd w:val="clear" w:color="auto" w:fill="auto"/>
            <w:tcPrChange w:id="1709" w:author="Raphael Malyankar" w:date="2022-11-25T00:39:00Z">
              <w:tcPr>
                <w:tcW w:w="834" w:type="pct"/>
                <w:gridSpan w:val="2"/>
                <w:shd w:val="clear" w:color="auto" w:fill="auto"/>
              </w:tcPr>
            </w:tcPrChange>
          </w:tcPr>
          <w:p w14:paraId="495FA41C"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00AB2CD" w14:textId="77777777" w:rsidTr="0063134C">
        <w:tc>
          <w:tcPr>
            <w:tcW w:w="1639" w:type="pct"/>
            <w:gridSpan w:val="4"/>
            <w:shd w:val="clear" w:color="auto" w:fill="auto"/>
            <w:tcPrChange w:id="1710" w:author="Raphael Malyankar" w:date="2022-11-25T00:39:00Z">
              <w:tcPr>
                <w:tcW w:w="1665" w:type="pct"/>
                <w:gridSpan w:val="4"/>
                <w:shd w:val="clear" w:color="auto" w:fill="auto"/>
              </w:tcPr>
            </w:tcPrChange>
          </w:tcPr>
          <w:p w14:paraId="0E1B0EC8" w14:textId="77777777" w:rsidR="00165A0C" w:rsidRPr="00165A0C" w:rsidRDefault="00165A0C" w:rsidP="00165A0C">
            <w:pPr>
              <w:spacing w:before="120" w:after="120"/>
              <w:rPr>
                <w:rFonts w:cs="Arial"/>
                <w:sz w:val="18"/>
              </w:rPr>
            </w:pPr>
            <w:r w:rsidRPr="00165A0C">
              <w:rPr>
                <w:rFonts w:cs="Arial"/>
                <w:sz w:val="18"/>
              </w:rPr>
              <w:t>Bollard Pull</w:t>
            </w:r>
          </w:p>
        </w:tc>
        <w:tc>
          <w:tcPr>
            <w:tcW w:w="824" w:type="pct"/>
            <w:gridSpan w:val="2"/>
            <w:shd w:val="clear" w:color="auto" w:fill="auto"/>
            <w:tcPrChange w:id="1711" w:author="Raphael Malyankar" w:date="2022-11-25T00:39:00Z">
              <w:tcPr>
                <w:tcW w:w="834" w:type="pct"/>
                <w:gridSpan w:val="2"/>
                <w:shd w:val="clear" w:color="auto" w:fill="auto"/>
              </w:tcPr>
            </w:tcPrChange>
          </w:tcPr>
          <w:p w14:paraId="3F12B7A4" w14:textId="77777777" w:rsidR="00165A0C" w:rsidRPr="00165A0C" w:rsidRDefault="00165A0C" w:rsidP="00165A0C">
            <w:pPr>
              <w:spacing w:before="120" w:after="120"/>
              <w:rPr>
                <w:rFonts w:cs="Arial"/>
                <w:sz w:val="18"/>
              </w:rPr>
            </w:pPr>
          </w:p>
        </w:tc>
        <w:tc>
          <w:tcPr>
            <w:tcW w:w="1359" w:type="pct"/>
            <w:gridSpan w:val="5"/>
            <w:shd w:val="clear" w:color="auto" w:fill="auto"/>
            <w:tcPrChange w:id="1712" w:author="Raphael Malyankar" w:date="2022-11-25T00:39:00Z">
              <w:tcPr>
                <w:tcW w:w="1250" w:type="pct"/>
                <w:gridSpan w:val="5"/>
                <w:shd w:val="clear" w:color="auto" w:fill="auto"/>
              </w:tcPr>
            </w:tcPrChange>
          </w:tcPr>
          <w:p w14:paraId="4C1BF621" w14:textId="77777777" w:rsidR="00165A0C" w:rsidRPr="00165A0C" w:rsidRDefault="00165A0C" w:rsidP="00165A0C">
            <w:pPr>
              <w:spacing w:before="120" w:after="120"/>
              <w:rPr>
                <w:rFonts w:cs="Arial"/>
                <w:sz w:val="18"/>
              </w:rPr>
            </w:pPr>
          </w:p>
        </w:tc>
        <w:tc>
          <w:tcPr>
            <w:tcW w:w="367" w:type="pct"/>
            <w:shd w:val="clear" w:color="auto" w:fill="auto"/>
            <w:tcPrChange w:id="1713" w:author="Raphael Malyankar" w:date="2022-11-25T00:39:00Z">
              <w:tcPr>
                <w:tcW w:w="417" w:type="pct"/>
                <w:shd w:val="clear" w:color="auto" w:fill="auto"/>
              </w:tcPr>
            </w:tcPrChange>
          </w:tcPr>
          <w:p w14:paraId="67BE2AE0" w14:textId="77777777" w:rsidR="00165A0C" w:rsidRPr="00165A0C" w:rsidRDefault="00165A0C" w:rsidP="00165A0C">
            <w:pPr>
              <w:spacing w:before="120" w:after="120"/>
              <w:rPr>
                <w:rFonts w:cs="Arial"/>
                <w:sz w:val="18"/>
              </w:rPr>
            </w:pPr>
            <w:r w:rsidRPr="00165A0C">
              <w:rPr>
                <w:rFonts w:cs="Arial"/>
                <w:sz w:val="18"/>
              </w:rPr>
              <w:t>RE</w:t>
            </w:r>
          </w:p>
        </w:tc>
        <w:tc>
          <w:tcPr>
            <w:tcW w:w="811" w:type="pct"/>
            <w:gridSpan w:val="2"/>
            <w:shd w:val="clear" w:color="auto" w:fill="auto"/>
            <w:tcPrChange w:id="1714" w:author="Raphael Malyankar" w:date="2022-11-25T00:39:00Z">
              <w:tcPr>
                <w:tcW w:w="834" w:type="pct"/>
                <w:gridSpan w:val="2"/>
                <w:shd w:val="clear" w:color="auto" w:fill="auto"/>
              </w:tcPr>
            </w:tcPrChange>
          </w:tcPr>
          <w:p w14:paraId="057FB9E1"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BB683EC" w14:textId="77777777" w:rsidTr="0063134C">
        <w:tc>
          <w:tcPr>
            <w:tcW w:w="1639" w:type="pct"/>
            <w:gridSpan w:val="4"/>
            <w:shd w:val="clear" w:color="auto" w:fill="auto"/>
            <w:tcPrChange w:id="1715" w:author="Raphael Malyankar" w:date="2022-11-25T00:39:00Z">
              <w:tcPr>
                <w:tcW w:w="1665" w:type="pct"/>
                <w:gridSpan w:val="4"/>
                <w:shd w:val="clear" w:color="auto" w:fill="auto"/>
              </w:tcPr>
            </w:tcPrChange>
          </w:tcPr>
          <w:p w14:paraId="057A0F95" w14:textId="77777777" w:rsidR="00165A0C" w:rsidRPr="00165A0C" w:rsidRDefault="00165A0C" w:rsidP="00165A0C">
            <w:pPr>
              <w:spacing w:before="120" w:after="120"/>
              <w:rPr>
                <w:rFonts w:cs="Arial"/>
                <w:sz w:val="18"/>
              </w:rPr>
            </w:pPr>
            <w:r w:rsidRPr="00165A0C">
              <w:rPr>
                <w:rFonts w:cs="Arial"/>
                <w:sz w:val="18"/>
              </w:rPr>
              <w:t>Heaving Lines From Shore</w:t>
            </w:r>
          </w:p>
        </w:tc>
        <w:tc>
          <w:tcPr>
            <w:tcW w:w="824" w:type="pct"/>
            <w:gridSpan w:val="2"/>
            <w:shd w:val="clear" w:color="auto" w:fill="auto"/>
            <w:tcPrChange w:id="1716" w:author="Raphael Malyankar" w:date="2022-11-25T00:39:00Z">
              <w:tcPr>
                <w:tcW w:w="834" w:type="pct"/>
                <w:gridSpan w:val="2"/>
                <w:shd w:val="clear" w:color="auto" w:fill="auto"/>
              </w:tcPr>
            </w:tcPrChange>
          </w:tcPr>
          <w:p w14:paraId="36B487F1" w14:textId="77777777" w:rsidR="00165A0C" w:rsidRPr="00165A0C" w:rsidRDefault="00165A0C" w:rsidP="00165A0C">
            <w:pPr>
              <w:spacing w:before="120" w:after="120"/>
              <w:rPr>
                <w:rFonts w:cs="Arial"/>
                <w:sz w:val="18"/>
              </w:rPr>
            </w:pPr>
          </w:p>
        </w:tc>
        <w:tc>
          <w:tcPr>
            <w:tcW w:w="1359" w:type="pct"/>
            <w:gridSpan w:val="5"/>
            <w:shd w:val="clear" w:color="auto" w:fill="auto"/>
            <w:tcPrChange w:id="1717" w:author="Raphael Malyankar" w:date="2022-11-25T00:39:00Z">
              <w:tcPr>
                <w:tcW w:w="1250" w:type="pct"/>
                <w:gridSpan w:val="5"/>
                <w:shd w:val="clear" w:color="auto" w:fill="auto"/>
              </w:tcPr>
            </w:tcPrChange>
          </w:tcPr>
          <w:p w14:paraId="46D006F6" w14:textId="77777777" w:rsidR="00165A0C" w:rsidRPr="00165A0C" w:rsidRDefault="00165A0C" w:rsidP="00165A0C">
            <w:pPr>
              <w:spacing w:before="120" w:after="120"/>
              <w:rPr>
                <w:rFonts w:cs="Arial"/>
                <w:sz w:val="18"/>
              </w:rPr>
            </w:pPr>
          </w:p>
        </w:tc>
        <w:tc>
          <w:tcPr>
            <w:tcW w:w="367" w:type="pct"/>
            <w:shd w:val="clear" w:color="auto" w:fill="auto"/>
            <w:tcPrChange w:id="1718" w:author="Raphael Malyankar" w:date="2022-11-25T00:39:00Z">
              <w:tcPr>
                <w:tcW w:w="417" w:type="pct"/>
                <w:shd w:val="clear" w:color="auto" w:fill="auto"/>
              </w:tcPr>
            </w:tcPrChange>
          </w:tcPr>
          <w:p w14:paraId="35A7E01D" w14:textId="77777777" w:rsidR="00165A0C" w:rsidRPr="00165A0C" w:rsidRDefault="00165A0C" w:rsidP="00165A0C">
            <w:pPr>
              <w:spacing w:before="120" w:after="120"/>
              <w:rPr>
                <w:rFonts w:cs="Arial"/>
                <w:sz w:val="18"/>
              </w:rPr>
            </w:pPr>
            <w:r w:rsidRPr="00165A0C">
              <w:rPr>
                <w:rFonts w:cs="Arial"/>
                <w:sz w:val="18"/>
              </w:rPr>
              <w:t>BO</w:t>
            </w:r>
          </w:p>
        </w:tc>
        <w:tc>
          <w:tcPr>
            <w:tcW w:w="811" w:type="pct"/>
            <w:gridSpan w:val="2"/>
            <w:shd w:val="clear" w:color="auto" w:fill="auto"/>
            <w:tcPrChange w:id="1719" w:author="Raphael Malyankar" w:date="2022-11-25T00:39:00Z">
              <w:tcPr>
                <w:tcW w:w="834" w:type="pct"/>
                <w:gridSpan w:val="2"/>
                <w:shd w:val="clear" w:color="auto" w:fill="auto"/>
              </w:tcPr>
            </w:tcPrChange>
          </w:tcPr>
          <w:p w14:paraId="044D7CB9"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F73C760" w14:textId="77777777" w:rsidTr="0063134C">
        <w:tc>
          <w:tcPr>
            <w:tcW w:w="5000" w:type="pct"/>
            <w:gridSpan w:val="14"/>
            <w:shd w:val="clear" w:color="auto" w:fill="auto"/>
            <w:tcPrChange w:id="1720" w:author="Raphael Malyankar" w:date="2022-11-25T00:39:00Z">
              <w:tcPr>
                <w:tcW w:w="5000" w:type="pct"/>
                <w:gridSpan w:val="14"/>
                <w:shd w:val="clear" w:color="auto" w:fill="auto"/>
              </w:tcPr>
            </w:tcPrChange>
          </w:tcPr>
          <w:p w14:paraId="13EFCFDA" w14:textId="5CEB81FE" w:rsidR="00165A0C" w:rsidRPr="00165A0C" w:rsidRDefault="00165A0C" w:rsidP="00165A0C">
            <w:pPr>
              <w:spacing w:before="120" w:after="120"/>
              <w:rPr>
                <w:rFonts w:cs="Arial"/>
              </w:rPr>
            </w:pPr>
            <w:r w:rsidRPr="00165A0C">
              <w:rPr>
                <w:rFonts w:cs="Arial"/>
                <w:u w:val="single"/>
              </w:rPr>
              <w:t>INT 1 Reference:</w:t>
            </w:r>
            <w:r w:rsidR="000B28A1">
              <w:rPr>
                <w:rFonts w:cs="Arial"/>
                <w:u w:val="single"/>
              </w:rPr>
              <w:t xml:space="preserve"> --</w:t>
            </w:r>
          </w:p>
          <w:p w14:paraId="72058CDF" w14:textId="39CABBD5" w:rsidR="00165A0C" w:rsidRDefault="00817E57" w:rsidP="0029350D">
            <w:pPr>
              <w:pStyle w:val="Heading3"/>
            </w:pPr>
            <w:bookmarkStart w:id="1721" w:name="_Toc120214426"/>
            <w:r>
              <w:t>General</w:t>
            </w:r>
            <w:bookmarkEnd w:id="1721"/>
          </w:p>
          <w:p w14:paraId="3194BDA9" w14:textId="0AA767EA" w:rsidR="00817E57" w:rsidRDefault="00817E57" w:rsidP="00165A0C">
            <w:pPr>
              <w:spacing w:before="120" w:after="120"/>
              <w:rPr>
                <w:rFonts w:cs="Arial"/>
              </w:rPr>
            </w:pPr>
            <w:r>
              <w:rPr>
                <w:rFonts w:cs="Arial"/>
              </w:rPr>
              <w:t>In S-</w:t>
            </w:r>
            <w:r w:rsidR="0029350D">
              <w:rPr>
                <w:rFonts w:cs="Arial"/>
              </w:rPr>
              <w:t>131, only mooring/warping facilities that are in use are encoded as features.</w:t>
            </w:r>
          </w:p>
          <w:p w14:paraId="6027248B" w14:textId="3A3C5E47" w:rsidR="0029350D" w:rsidRPr="00165A0C" w:rsidRDefault="0029350D" w:rsidP="00165A0C">
            <w:pPr>
              <w:spacing w:before="120" w:after="120"/>
              <w:rPr>
                <w:rFonts w:cs="Arial"/>
              </w:rPr>
            </w:pPr>
            <w:r>
              <w:rPr>
                <w:rFonts w:cs="Arial"/>
              </w:rPr>
              <w:t xml:space="preserve">The identifying number of the mooring/warping facility, if any, must be encoded in the </w:t>
            </w:r>
            <w:proofErr w:type="spellStart"/>
            <w:r w:rsidRPr="0029350D">
              <w:rPr>
                <w:rFonts w:cs="Arial"/>
                <w:i/>
                <w:iCs/>
              </w:rPr>
              <w:t>iDCode</w:t>
            </w:r>
            <w:proofErr w:type="spellEnd"/>
            <w:r>
              <w:rPr>
                <w:rFonts w:cs="Arial"/>
              </w:rPr>
              <w:t xml:space="preserve"> attribute.</w:t>
            </w:r>
          </w:p>
          <w:p w14:paraId="59FA4D6F" w14:textId="77777777" w:rsidR="00165A0C" w:rsidRPr="00165A0C" w:rsidRDefault="00165A0C" w:rsidP="00165A0C">
            <w:pPr>
              <w:spacing w:before="120" w:after="120"/>
              <w:rPr>
                <w:rFonts w:cs="Arial"/>
              </w:rPr>
            </w:pPr>
            <w:r w:rsidRPr="00165A0C">
              <w:rPr>
                <w:rFonts w:cs="Arial"/>
                <w:u w:val="single"/>
              </w:rPr>
              <w:t>Remarks:</w:t>
            </w:r>
          </w:p>
          <w:p w14:paraId="72797011" w14:textId="77777777" w:rsidR="00165A0C" w:rsidRPr="00165A0C" w:rsidRDefault="00165A0C" w:rsidP="00165A0C">
            <w:pPr>
              <w:spacing w:before="120" w:after="120"/>
              <w:rPr>
                <w:rFonts w:cs="Arial"/>
              </w:rPr>
            </w:pPr>
          </w:p>
          <w:p w14:paraId="37CD26BA" w14:textId="77777777" w:rsidR="00165A0C" w:rsidRPr="00165A0C" w:rsidRDefault="00165A0C" w:rsidP="00165A0C">
            <w:pPr>
              <w:spacing w:before="120" w:after="120"/>
              <w:rPr>
                <w:rFonts w:cs="Arial"/>
              </w:rPr>
            </w:pPr>
            <w:r w:rsidRPr="00165A0C">
              <w:rPr>
                <w:rFonts w:cs="Arial"/>
                <w:u w:val="single"/>
              </w:rPr>
              <w:t>Distinction:</w:t>
            </w:r>
          </w:p>
          <w:p w14:paraId="54536C6F" w14:textId="77777777" w:rsidR="00165A0C" w:rsidRPr="00165A0C" w:rsidRDefault="00165A0C" w:rsidP="00165A0C">
            <w:pPr>
              <w:spacing w:before="120" w:after="120"/>
              <w:rPr>
                <w:rFonts w:cs="Arial"/>
              </w:rPr>
            </w:pPr>
          </w:p>
        </w:tc>
      </w:tr>
      <w:tr w:rsidR="00165A0C" w:rsidRPr="00165A0C" w14:paraId="3B723D95" w14:textId="77777777" w:rsidTr="0063134C">
        <w:tc>
          <w:tcPr>
            <w:tcW w:w="5000" w:type="pct"/>
            <w:gridSpan w:val="14"/>
            <w:shd w:val="clear" w:color="auto" w:fill="auto"/>
            <w:tcPrChange w:id="1722" w:author="Raphael Malyankar" w:date="2022-11-25T00:39:00Z">
              <w:tcPr>
                <w:tcW w:w="5000" w:type="pct"/>
                <w:gridSpan w:val="14"/>
                <w:shd w:val="clear" w:color="auto" w:fill="auto"/>
              </w:tcPr>
            </w:tcPrChange>
          </w:tcPr>
          <w:p w14:paraId="21D31FA8" w14:textId="77777777" w:rsidR="00165A0C" w:rsidRPr="00165A0C" w:rsidRDefault="00165A0C" w:rsidP="00165A0C">
            <w:pPr>
              <w:spacing w:before="120" w:after="120"/>
              <w:rPr>
                <w:rFonts w:cs="Arial"/>
                <w:b/>
                <w:u w:val="single"/>
              </w:rPr>
            </w:pPr>
            <w:r w:rsidRPr="00165A0C">
              <w:rPr>
                <w:rFonts w:cs="Arial"/>
                <w:b/>
                <w:u w:val="single"/>
              </w:rPr>
              <w:t>Feature/Information associations</w:t>
            </w:r>
          </w:p>
        </w:tc>
      </w:tr>
      <w:tr w:rsidR="00165A0C" w:rsidRPr="00165A0C" w14:paraId="78B15E3D" w14:textId="77777777" w:rsidTr="0063134C">
        <w:tc>
          <w:tcPr>
            <w:tcW w:w="444" w:type="pct"/>
            <w:vMerge w:val="restart"/>
            <w:shd w:val="clear" w:color="auto" w:fill="auto"/>
            <w:tcPrChange w:id="1723" w:author="Raphael Malyankar" w:date="2022-11-25T00:39:00Z">
              <w:tcPr>
                <w:tcW w:w="466" w:type="pct"/>
                <w:vMerge w:val="restart"/>
                <w:shd w:val="clear" w:color="auto" w:fill="auto"/>
              </w:tcPr>
            </w:tcPrChange>
          </w:tcPr>
          <w:p w14:paraId="28B156E5" w14:textId="77777777" w:rsidR="00165A0C" w:rsidRPr="00165A0C" w:rsidRDefault="00165A0C" w:rsidP="00165A0C">
            <w:pPr>
              <w:spacing w:before="120" w:after="120"/>
              <w:rPr>
                <w:rFonts w:cs="Arial"/>
                <w:b/>
              </w:rPr>
            </w:pPr>
            <w:r w:rsidRPr="00165A0C">
              <w:rPr>
                <w:rFonts w:cs="Arial"/>
                <w:b/>
              </w:rPr>
              <w:t>Type</w:t>
            </w:r>
          </w:p>
        </w:tc>
        <w:tc>
          <w:tcPr>
            <w:tcW w:w="606" w:type="pct"/>
            <w:vMerge w:val="restart"/>
            <w:shd w:val="clear" w:color="auto" w:fill="auto"/>
            <w:tcPrChange w:id="1724" w:author="Raphael Malyankar" w:date="2022-11-25T00:39:00Z">
              <w:tcPr>
                <w:tcW w:w="638" w:type="pct"/>
                <w:vMerge w:val="restart"/>
                <w:shd w:val="clear" w:color="auto" w:fill="auto"/>
              </w:tcPr>
            </w:tcPrChange>
          </w:tcPr>
          <w:p w14:paraId="365F59E5" w14:textId="77777777" w:rsidR="00165A0C" w:rsidRPr="00165A0C" w:rsidRDefault="00165A0C" w:rsidP="00165A0C">
            <w:pPr>
              <w:spacing w:before="120" w:after="120"/>
              <w:rPr>
                <w:rFonts w:cs="Arial"/>
                <w:b/>
              </w:rPr>
            </w:pPr>
            <w:r w:rsidRPr="00165A0C">
              <w:rPr>
                <w:rFonts w:cs="Arial"/>
                <w:b/>
              </w:rPr>
              <w:t>Association Name</w:t>
            </w:r>
          </w:p>
        </w:tc>
        <w:tc>
          <w:tcPr>
            <w:tcW w:w="3950" w:type="pct"/>
            <w:gridSpan w:val="12"/>
            <w:shd w:val="clear" w:color="auto" w:fill="auto"/>
            <w:tcPrChange w:id="1725" w:author="Raphael Malyankar" w:date="2022-11-25T00:39:00Z">
              <w:tcPr>
                <w:tcW w:w="3896" w:type="pct"/>
                <w:gridSpan w:val="12"/>
                <w:shd w:val="clear" w:color="auto" w:fill="auto"/>
              </w:tcPr>
            </w:tcPrChange>
          </w:tcPr>
          <w:p w14:paraId="030883B5" w14:textId="77777777" w:rsidR="00165A0C" w:rsidRPr="00165A0C" w:rsidRDefault="00165A0C" w:rsidP="00165A0C">
            <w:pPr>
              <w:spacing w:before="120" w:after="120"/>
              <w:jc w:val="center"/>
              <w:rPr>
                <w:rFonts w:cs="Arial"/>
                <w:b/>
              </w:rPr>
            </w:pPr>
            <w:r w:rsidRPr="00165A0C">
              <w:rPr>
                <w:rFonts w:cs="Arial"/>
                <w:b/>
              </w:rPr>
              <w:t>Association Ends</w:t>
            </w:r>
          </w:p>
        </w:tc>
      </w:tr>
      <w:tr w:rsidR="00165A0C" w:rsidRPr="00165A0C" w14:paraId="3FB01C24" w14:textId="77777777" w:rsidTr="0063134C">
        <w:tc>
          <w:tcPr>
            <w:tcW w:w="444" w:type="pct"/>
            <w:vMerge/>
            <w:shd w:val="clear" w:color="auto" w:fill="auto"/>
            <w:tcPrChange w:id="1726" w:author="Raphael Malyankar" w:date="2022-11-25T00:39:00Z">
              <w:tcPr>
                <w:tcW w:w="466" w:type="pct"/>
                <w:vMerge/>
                <w:shd w:val="clear" w:color="auto" w:fill="auto"/>
              </w:tcPr>
            </w:tcPrChange>
          </w:tcPr>
          <w:p w14:paraId="47793FCD" w14:textId="77777777" w:rsidR="00165A0C" w:rsidRPr="00165A0C" w:rsidRDefault="00165A0C" w:rsidP="00165A0C">
            <w:pPr>
              <w:spacing w:before="120" w:after="120"/>
              <w:rPr>
                <w:rFonts w:cs="Arial"/>
              </w:rPr>
            </w:pPr>
          </w:p>
        </w:tc>
        <w:tc>
          <w:tcPr>
            <w:tcW w:w="606" w:type="pct"/>
            <w:vMerge/>
            <w:shd w:val="clear" w:color="auto" w:fill="auto"/>
            <w:tcPrChange w:id="1727" w:author="Raphael Malyankar" w:date="2022-11-25T00:39:00Z">
              <w:tcPr>
                <w:tcW w:w="638" w:type="pct"/>
                <w:vMerge/>
                <w:shd w:val="clear" w:color="auto" w:fill="auto"/>
              </w:tcPr>
            </w:tcPrChange>
          </w:tcPr>
          <w:p w14:paraId="11916CC6" w14:textId="77777777" w:rsidR="00165A0C" w:rsidRPr="00165A0C" w:rsidRDefault="00165A0C" w:rsidP="00165A0C">
            <w:pPr>
              <w:spacing w:before="120" w:after="120"/>
              <w:rPr>
                <w:rFonts w:cs="Arial"/>
              </w:rPr>
            </w:pPr>
          </w:p>
        </w:tc>
        <w:tc>
          <w:tcPr>
            <w:tcW w:w="941" w:type="pct"/>
            <w:gridSpan w:val="3"/>
            <w:shd w:val="clear" w:color="auto" w:fill="auto"/>
            <w:tcPrChange w:id="1728" w:author="Raphael Malyankar" w:date="2022-11-25T00:39:00Z">
              <w:tcPr>
                <w:tcW w:w="906" w:type="pct"/>
                <w:gridSpan w:val="3"/>
                <w:shd w:val="clear" w:color="auto" w:fill="auto"/>
              </w:tcPr>
            </w:tcPrChange>
          </w:tcPr>
          <w:p w14:paraId="13069E7B" w14:textId="77777777" w:rsidR="00165A0C" w:rsidRPr="00165A0C" w:rsidRDefault="00165A0C" w:rsidP="00165A0C">
            <w:pPr>
              <w:spacing w:before="120" w:after="120"/>
              <w:rPr>
                <w:rFonts w:cs="Arial"/>
                <w:b/>
              </w:rPr>
            </w:pPr>
            <w:r w:rsidRPr="00165A0C">
              <w:rPr>
                <w:rFonts w:cs="Arial"/>
                <w:b/>
              </w:rPr>
              <w:t>Class</w:t>
            </w:r>
          </w:p>
        </w:tc>
        <w:tc>
          <w:tcPr>
            <w:tcW w:w="601" w:type="pct"/>
            <w:gridSpan w:val="2"/>
            <w:shd w:val="clear" w:color="auto" w:fill="auto"/>
            <w:tcPrChange w:id="1729" w:author="Raphael Malyankar" w:date="2022-11-25T00:39:00Z">
              <w:tcPr>
                <w:tcW w:w="588" w:type="pct"/>
                <w:gridSpan w:val="2"/>
                <w:shd w:val="clear" w:color="auto" w:fill="auto"/>
              </w:tcPr>
            </w:tcPrChange>
          </w:tcPr>
          <w:p w14:paraId="7FFA9126" w14:textId="77777777" w:rsidR="00165A0C" w:rsidRPr="00165A0C" w:rsidRDefault="00165A0C" w:rsidP="00165A0C">
            <w:pPr>
              <w:spacing w:before="120" w:after="120"/>
              <w:rPr>
                <w:rFonts w:cs="Arial"/>
                <w:b/>
              </w:rPr>
            </w:pPr>
            <w:r w:rsidRPr="00165A0C">
              <w:rPr>
                <w:rFonts w:cs="Arial"/>
                <w:b/>
              </w:rPr>
              <w:t>Role</w:t>
            </w:r>
          </w:p>
        </w:tc>
        <w:tc>
          <w:tcPr>
            <w:tcW w:w="268" w:type="pct"/>
            <w:shd w:val="clear" w:color="auto" w:fill="auto"/>
            <w:tcPrChange w:id="1730" w:author="Raphael Malyankar" w:date="2022-11-25T00:39:00Z">
              <w:tcPr>
                <w:tcW w:w="277" w:type="pct"/>
                <w:shd w:val="clear" w:color="auto" w:fill="auto"/>
              </w:tcPr>
            </w:tcPrChange>
          </w:tcPr>
          <w:p w14:paraId="4A9F4F0C" w14:textId="77777777" w:rsidR="00165A0C" w:rsidRPr="00165A0C" w:rsidRDefault="00165A0C" w:rsidP="00165A0C">
            <w:pPr>
              <w:spacing w:before="120" w:after="120"/>
              <w:rPr>
                <w:rFonts w:cs="Arial"/>
                <w:b/>
              </w:rPr>
            </w:pPr>
            <w:proofErr w:type="spellStart"/>
            <w:r w:rsidRPr="00165A0C">
              <w:rPr>
                <w:rFonts w:cs="Arial"/>
                <w:b/>
              </w:rPr>
              <w:t>Mult</w:t>
            </w:r>
            <w:proofErr w:type="spellEnd"/>
          </w:p>
        </w:tc>
        <w:tc>
          <w:tcPr>
            <w:tcW w:w="842" w:type="pct"/>
            <w:gridSpan w:val="2"/>
            <w:shd w:val="clear" w:color="auto" w:fill="auto"/>
            <w:tcPrChange w:id="1731" w:author="Raphael Malyankar" w:date="2022-11-25T00:39:00Z">
              <w:tcPr>
                <w:tcW w:w="845" w:type="pct"/>
                <w:gridSpan w:val="2"/>
                <w:shd w:val="clear" w:color="auto" w:fill="auto"/>
              </w:tcPr>
            </w:tcPrChange>
          </w:tcPr>
          <w:p w14:paraId="5CA85D18" w14:textId="77777777" w:rsidR="00165A0C" w:rsidRPr="00165A0C" w:rsidRDefault="00165A0C" w:rsidP="00165A0C">
            <w:pPr>
              <w:spacing w:before="120" w:after="120"/>
              <w:rPr>
                <w:rFonts w:cs="Arial"/>
                <w:b/>
              </w:rPr>
            </w:pPr>
            <w:r w:rsidRPr="00165A0C">
              <w:rPr>
                <w:rFonts w:cs="Arial"/>
                <w:b/>
              </w:rPr>
              <w:t>Class</w:t>
            </w:r>
          </w:p>
        </w:tc>
        <w:tc>
          <w:tcPr>
            <w:tcW w:w="987" w:type="pct"/>
            <w:gridSpan w:val="3"/>
            <w:shd w:val="clear" w:color="auto" w:fill="auto"/>
            <w:tcPrChange w:id="1732" w:author="Raphael Malyankar" w:date="2022-11-25T00:39:00Z">
              <w:tcPr>
                <w:tcW w:w="1002" w:type="pct"/>
                <w:gridSpan w:val="3"/>
                <w:shd w:val="clear" w:color="auto" w:fill="auto"/>
              </w:tcPr>
            </w:tcPrChange>
          </w:tcPr>
          <w:p w14:paraId="42084479" w14:textId="77777777" w:rsidR="00165A0C" w:rsidRPr="00165A0C" w:rsidRDefault="00165A0C" w:rsidP="00165A0C">
            <w:pPr>
              <w:spacing w:before="120" w:after="120"/>
              <w:rPr>
                <w:rFonts w:cs="Arial"/>
                <w:b/>
              </w:rPr>
            </w:pPr>
            <w:r w:rsidRPr="00165A0C">
              <w:rPr>
                <w:rFonts w:cs="Arial"/>
                <w:b/>
              </w:rPr>
              <w:t>Role</w:t>
            </w:r>
          </w:p>
        </w:tc>
        <w:tc>
          <w:tcPr>
            <w:tcW w:w="311" w:type="pct"/>
            <w:shd w:val="clear" w:color="auto" w:fill="auto"/>
            <w:tcPrChange w:id="1733" w:author="Raphael Malyankar" w:date="2022-11-25T00:39:00Z">
              <w:tcPr>
                <w:tcW w:w="277" w:type="pct"/>
                <w:shd w:val="clear" w:color="auto" w:fill="auto"/>
              </w:tcPr>
            </w:tcPrChange>
          </w:tcPr>
          <w:p w14:paraId="5237BF3B" w14:textId="77777777" w:rsidR="00165A0C" w:rsidRPr="00165A0C" w:rsidRDefault="00165A0C" w:rsidP="00165A0C">
            <w:pPr>
              <w:spacing w:before="120" w:after="120"/>
              <w:rPr>
                <w:rFonts w:cs="Arial"/>
                <w:b/>
              </w:rPr>
            </w:pPr>
            <w:proofErr w:type="spellStart"/>
            <w:r w:rsidRPr="00165A0C">
              <w:rPr>
                <w:rFonts w:cs="Arial"/>
                <w:b/>
              </w:rPr>
              <w:t>Mult</w:t>
            </w:r>
            <w:proofErr w:type="spellEnd"/>
          </w:p>
        </w:tc>
      </w:tr>
      <w:tr w:rsidR="00165A0C" w:rsidRPr="00165A0C" w14:paraId="3516F8FA" w14:textId="77777777" w:rsidTr="0063134C">
        <w:tc>
          <w:tcPr>
            <w:tcW w:w="444" w:type="pct"/>
            <w:shd w:val="clear" w:color="auto" w:fill="auto"/>
            <w:tcPrChange w:id="1734" w:author="Raphael Malyankar" w:date="2022-11-25T00:39:00Z">
              <w:tcPr>
                <w:tcW w:w="466" w:type="pct"/>
                <w:shd w:val="clear" w:color="auto" w:fill="auto"/>
              </w:tcPr>
            </w:tcPrChange>
          </w:tcPr>
          <w:p w14:paraId="62346585" w14:textId="77777777" w:rsidR="00165A0C" w:rsidRPr="00165A0C" w:rsidRDefault="00165A0C" w:rsidP="00165A0C">
            <w:pPr>
              <w:spacing w:before="120" w:after="120"/>
              <w:rPr>
                <w:rFonts w:cs="Arial"/>
                <w:sz w:val="18"/>
              </w:rPr>
            </w:pPr>
            <w:r w:rsidRPr="00165A0C">
              <w:rPr>
                <w:rFonts w:cs="Arial"/>
                <w:sz w:val="18"/>
              </w:rPr>
              <w:lastRenderedPageBreak/>
              <w:t>association</w:t>
            </w:r>
          </w:p>
        </w:tc>
        <w:tc>
          <w:tcPr>
            <w:tcW w:w="606" w:type="pct"/>
            <w:shd w:val="clear" w:color="auto" w:fill="auto"/>
            <w:tcPrChange w:id="1735" w:author="Raphael Malyankar" w:date="2022-11-25T00:39:00Z">
              <w:tcPr>
                <w:tcW w:w="638" w:type="pct"/>
                <w:shd w:val="clear" w:color="auto" w:fill="auto"/>
              </w:tcPr>
            </w:tcPrChange>
          </w:tcPr>
          <w:p w14:paraId="0F27945C" w14:textId="77777777" w:rsidR="00165A0C" w:rsidRPr="00165A0C" w:rsidRDefault="00165A0C" w:rsidP="00165A0C">
            <w:pPr>
              <w:spacing w:before="120" w:after="120"/>
              <w:rPr>
                <w:rFonts w:cs="Arial"/>
                <w:sz w:val="18"/>
              </w:rPr>
            </w:pPr>
            <w:r w:rsidRPr="00165A0C">
              <w:rPr>
                <w:rFonts w:cs="Arial"/>
                <w:sz w:val="18"/>
              </w:rPr>
              <w:t>Service Availability</w:t>
            </w:r>
          </w:p>
        </w:tc>
        <w:tc>
          <w:tcPr>
            <w:tcW w:w="941" w:type="pct"/>
            <w:gridSpan w:val="3"/>
            <w:shd w:val="clear" w:color="auto" w:fill="auto"/>
            <w:tcPrChange w:id="1736" w:author="Raphael Malyankar" w:date="2022-11-25T00:39:00Z">
              <w:tcPr>
                <w:tcW w:w="906" w:type="pct"/>
                <w:gridSpan w:val="3"/>
                <w:shd w:val="clear" w:color="auto" w:fill="auto"/>
              </w:tcPr>
            </w:tcPrChange>
          </w:tcPr>
          <w:p w14:paraId="7C733641" w14:textId="77777777" w:rsidR="00165A0C" w:rsidRPr="00165A0C" w:rsidRDefault="00165A0C" w:rsidP="00165A0C">
            <w:pPr>
              <w:spacing w:before="120" w:after="120"/>
              <w:rPr>
                <w:rFonts w:cs="Arial"/>
                <w:b/>
                <w:sz w:val="18"/>
              </w:rPr>
            </w:pPr>
          </w:p>
        </w:tc>
        <w:tc>
          <w:tcPr>
            <w:tcW w:w="601" w:type="pct"/>
            <w:gridSpan w:val="2"/>
            <w:shd w:val="clear" w:color="auto" w:fill="auto"/>
            <w:tcPrChange w:id="1737" w:author="Raphael Malyankar" w:date="2022-11-25T00:39:00Z">
              <w:tcPr>
                <w:tcW w:w="588" w:type="pct"/>
                <w:gridSpan w:val="2"/>
                <w:shd w:val="clear" w:color="auto" w:fill="auto"/>
              </w:tcPr>
            </w:tcPrChange>
          </w:tcPr>
          <w:p w14:paraId="6AF55B97" w14:textId="77777777" w:rsidR="00165A0C" w:rsidRPr="00165A0C" w:rsidRDefault="00165A0C" w:rsidP="00165A0C">
            <w:pPr>
              <w:spacing w:before="120" w:after="120"/>
              <w:rPr>
                <w:rFonts w:cs="Arial"/>
                <w:sz w:val="18"/>
              </w:rPr>
            </w:pPr>
          </w:p>
        </w:tc>
        <w:tc>
          <w:tcPr>
            <w:tcW w:w="268" w:type="pct"/>
            <w:shd w:val="clear" w:color="auto" w:fill="auto"/>
            <w:tcPrChange w:id="1738" w:author="Raphael Malyankar" w:date="2022-11-25T00:39:00Z">
              <w:tcPr>
                <w:tcW w:w="277" w:type="pct"/>
                <w:shd w:val="clear" w:color="auto" w:fill="auto"/>
              </w:tcPr>
            </w:tcPrChange>
          </w:tcPr>
          <w:p w14:paraId="61C792FC" w14:textId="77777777" w:rsidR="00165A0C" w:rsidRPr="00165A0C" w:rsidRDefault="00165A0C" w:rsidP="00165A0C">
            <w:pPr>
              <w:spacing w:before="120" w:after="120"/>
              <w:rPr>
                <w:rFonts w:cs="Arial"/>
                <w:sz w:val="18"/>
              </w:rPr>
            </w:pPr>
          </w:p>
        </w:tc>
        <w:tc>
          <w:tcPr>
            <w:tcW w:w="842" w:type="pct"/>
            <w:gridSpan w:val="2"/>
            <w:shd w:val="clear" w:color="auto" w:fill="auto"/>
            <w:tcPrChange w:id="1739" w:author="Raphael Malyankar" w:date="2022-11-25T00:39:00Z">
              <w:tcPr>
                <w:tcW w:w="845" w:type="pct"/>
                <w:gridSpan w:val="2"/>
                <w:shd w:val="clear" w:color="auto" w:fill="auto"/>
              </w:tcPr>
            </w:tcPrChange>
          </w:tcPr>
          <w:p w14:paraId="405EB360" w14:textId="77777777" w:rsidR="00165A0C" w:rsidRPr="00165A0C" w:rsidRDefault="00165A0C" w:rsidP="00165A0C">
            <w:pPr>
              <w:spacing w:before="120" w:after="120"/>
              <w:rPr>
                <w:rFonts w:cs="Arial"/>
                <w:b/>
                <w:sz w:val="18"/>
              </w:rPr>
            </w:pPr>
            <w:proofErr w:type="spellStart"/>
            <w:r w:rsidRPr="00165A0C">
              <w:rPr>
                <w:rFonts w:cs="Arial"/>
                <w:b/>
                <w:sz w:val="18"/>
              </w:rPr>
              <w:t>AvailablePortServices</w:t>
            </w:r>
            <w:proofErr w:type="spellEnd"/>
          </w:p>
        </w:tc>
        <w:tc>
          <w:tcPr>
            <w:tcW w:w="987" w:type="pct"/>
            <w:gridSpan w:val="3"/>
            <w:shd w:val="clear" w:color="auto" w:fill="auto"/>
            <w:tcPrChange w:id="1740" w:author="Raphael Malyankar" w:date="2022-11-25T00:39:00Z">
              <w:tcPr>
                <w:tcW w:w="1002" w:type="pct"/>
                <w:gridSpan w:val="3"/>
                <w:shd w:val="clear" w:color="auto" w:fill="auto"/>
              </w:tcPr>
            </w:tcPrChange>
          </w:tcPr>
          <w:p w14:paraId="0C143DF3" w14:textId="77777777" w:rsidR="00165A0C" w:rsidRPr="00165A0C" w:rsidRDefault="00165A0C" w:rsidP="00165A0C">
            <w:pPr>
              <w:spacing w:before="120" w:after="120"/>
              <w:rPr>
                <w:rFonts w:cs="Arial"/>
                <w:sz w:val="18"/>
              </w:rPr>
            </w:pPr>
            <w:proofErr w:type="spellStart"/>
            <w:r w:rsidRPr="00165A0C">
              <w:rPr>
                <w:rFonts w:cs="Arial"/>
                <w:sz w:val="18"/>
              </w:rPr>
              <w:t>serviceDescriptionReference</w:t>
            </w:r>
            <w:proofErr w:type="spellEnd"/>
          </w:p>
        </w:tc>
        <w:tc>
          <w:tcPr>
            <w:tcW w:w="311" w:type="pct"/>
            <w:shd w:val="clear" w:color="auto" w:fill="auto"/>
            <w:tcPrChange w:id="1741" w:author="Raphael Malyankar" w:date="2022-11-25T00:39:00Z">
              <w:tcPr>
                <w:tcW w:w="277" w:type="pct"/>
                <w:shd w:val="clear" w:color="auto" w:fill="auto"/>
              </w:tcPr>
            </w:tcPrChange>
          </w:tcPr>
          <w:p w14:paraId="7F993F1B" w14:textId="77777777" w:rsidR="00165A0C" w:rsidRPr="00165A0C" w:rsidRDefault="00165A0C" w:rsidP="00165A0C">
            <w:pPr>
              <w:spacing w:before="120" w:after="120"/>
              <w:rPr>
                <w:rFonts w:cs="Arial"/>
              </w:rPr>
            </w:pPr>
            <w:r w:rsidRPr="00165A0C">
              <w:rPr>
                <w:rFonts w:cs="Arial"/>
              </w:rPr>
              <w:t>0, 1</w:t>
            </w:r>
          </w:p>
        </w:tc>
      </w:tr>
      <w:tr w:rsidR="00165A0C" w:rsidRPr="00165A0C" w14:paraId="0BCFEC3F" w14:textId="77777777" w:rsidTr="0063134C">
        <w:tc>
          <w:tcPr>
            <w:tcW w:w="444" w:type="pct"/>
            <w:shd w:val="clear" w:color="auto" w:fill="auto"/>
            <w:tcPrChange w:id="1742" w:author="Raphael Malyankar" w:date="2022-11-25T00:39:00Z">
              <w:tcPr>
                <w:tcW w:w="466" w:type="pct"/>
                <w:shd w:val="clear" w:color="auto" w:fill="auto"/>
              </w:tcPr>
            </w:tcPrChange>
          </w:tcPr>
          <w:p w14:paraId="4D5A6690" w14:textId="77777777" w:rsidR="00165A0C" w:rsidRPr="00165A0C" w:rsidRDefault="00165A0C" w:rsidP="00165A0C">
            <w:pPr>
              <w:spacing w:before="120" w:after="120"/>
              <w:rPr>
                <w:rFonts w:cs="Arial"/>
                <w:sz w:val="18"/>
              </w:rPr>
            </w:pPr>
            <w:r w:rsidRPr="00165A0C">
              <w:rPr>
                <w:rFonts w:cs="Arial"/>
                <w:sz w:val="18"/>
              </w:rPr>
              <w:t>association</w:t>
            </w:r>
          </w:p>
        </w:tc>
        <w:tc>
          <w:tcPr>
            <w:tcW w:w="606" w:type="pct"/>
            <w:shd w:val="clear" w:color="auto" w:fill="auto"/>
            <w:tcPrChange w:id="1743" w:author="Raphael Malyankar" w:date="2022-11-25T00:39:00Z">
              <w:tcPr>
                <w:tcW w:w="638" w:type="pct"/>
                <w:shd w:val="clear" w:color="auto" w:fill="auto"/>
              </w:tcPr>
            </w:tcPrChange>
          </w:tcPr>
          <w:p w14:paraId="201D70B1" w14:textId="77777777" w:rsidR="00165A0C" w:rsidRPr="00165A0C" w:rsidRDefault="00165A0C" w:rsidP="00165A0C">
            <w:pPr>
              <w:spacing w:before="120" w:after="120"/>
              <w:rPr>
                <w:rFonts w:cs="Arial"/>
                <w:sz w:val="18"/>
              </w:rPr>
            </w:pPr>
            <w:r w:rsidRPr="00165A0C">
              <w:rPr>
                <w:rFonts w:cs="Arial"/>
                <w:sz w:val="18"/>
              </w:rPr>
              <w:t>Location Hours</w:t>
            </w:r>
          </w:p>
        </w:tc>
        <w:tc>
          <w:tcPr>
            <w:tcW w:w="941" w:type="pct"/>
            <w:gridSpan w:val="3"/>
            <w:shd w:val="clear" w:color="auto" w:fill="auto"/>
            <w:tcPrChange w:id="1744" w:author="Raphael Malyankar" w:date="2022-11-25T00:39:00Z">
              <w:tcPr>
                <w:tcW w:w="906" w:type="pct"/>
                <w:gridSpan w:val="3"/>
                <w:shd w:val="clear" w:color="auto" w:fill="auto"/>
              </w:tcPr>
            </w:tcPrChange>
          </w:tcPr>
          <w:p w14:paraId="2478E9A1" w14:textId="77777777" w:rsidR="00165A0C" w:rsidRPr="00165A0C" w:rsidRDefault="00165A0C" w:rsidP="00165A0C">
            <w:pPr>
              <w:spacing w:before="120" w:after="120"/>
              <w:rPr>
                <w:rFonts w:cs="Arial"/>
                <w:b/>
                <w:sz w:val="18"/>
              </w:rPr>
            </w:pPr>
          </w:p>
        </w:tc>
        <w:tc>
          <w:tcPr>
            <w:tcW w:w="601" w:type="pct"/>
            <w:gridSpan w:val="2"/>
            <w:shd w:val="clear" w:color="auto" w:fill="auto"/>
            <w:tcPrChange w:id="1745" w:author="Raphael Malyankar" w:date="2022-11-25T00:39:00Z">
              <w:tcPr>
                <w:tcW w:w="588" w:type="pct"/>
                <w:gridSpan w:val="2"/>
                <w:shd w:val="clear" w:color="auto" w:fill="auto"/>
              </w:tcPr>
            </w:tcPrChange>
          </w:tcPr>
          <w:p w14:paraId="4DA78939" w14:textId="77777777" w:rsidR="00165A0C" w:rsidRPr="00165A0C" w:rsidRDefault="00165A0C" w:rsidP="00165A0C">
            <w:pPr>
              <w:spacing w:before="120" w:after="120"/>
              <w:rPr>
                <w:rFonts w:cs="Arial"/>
                <w:sz w:val="18"/>
              </w:rPr>
            </w:pPr>
          </w:p>
        </w:tc>
        <w:tc>
          <w:tcPr>
            <w:tcW w:w="268" w:type="pct"/>
            <w:shd w:val="clear" w:color="auto" w:fill="auto"/>
            <w:tcPrChange w:id="1746" w:author="Raphael Malyankar" w:date="2022-11-25T00:39:00Z">
              <w:tcPr>
                <w:tcW w:w="277" w:type="pct"/>
                <w:shd w:val="clear" w:color="auto" w:fill="auto"/>
              </w:tcPr>
            </w:tcPrChange>
          </w:tcPr>
          <w:p w14:paraId="2F483157" w14:textId="77777777" w:rsidR="00165A0C" w:rsidRPr="00165A0C" w:rsidRDefault="00165A0C" w:rsidP="00165A0C">
            <w:pPr>
              <w:spacing w:before="120" w:after="120"/>
              <w:rPr>
                <w:rFonts w:cs="Arial"/>
                <w:sz w:val="18"/>
              </w:rPr>
            </w:pPr>
          </w:p>
        </w:tc>
        <w:tc>
          <w:tcPr>
            <w:tcW w:w="842" w:type="pct"/>
            <w:gridSpan w:val="2"/>
            <w:shd w:val="clear" w:color="auto" w:fill="auto"/>
            <w:tcPrChange w:id="1747" w:author="Raphael Malyankar" w:date="2022-11-25T00:39:00Z">
              <w:tcPr>
                <w:tcW w:w="845" w:type="pct"/>
                <w:gridSpan w:val="2"/>
                <w:shd w:val="clear" w:color="auto" w:fill="auto"/>
              </w:tcPr>
            </w:tcPrChange>
          </w:tcPr>
          <w:p w14:paraId="7F99A414" w14:textId="77777777" w:rsidR="00165A0C" w:rsidRPr="00165A0C" w:rsidRDefault="00165A0C" w:rsidP="00165A0C">
            <w:pPr>
              <w:spacing w:before="120" w:after="120"/>
              <w:rPr>
                <w:rFonts w:cs="Arial"/>
                <w:b/>
                <w:sz w:val="18"/>
              </w:rPr>
            </w:pPr>
            <w:proofErr w:type="spellStart"/>
            <w:r w:rsidRPr="00165A0C">
              <w:rPr>
                <w:rFonts w:cs="Arial"/>
                <w:b/>
                <w:sz w:val="18"/>
              </w:rPr>
              <w:t>ServiceHours</w:t>
            </w:r>
            <w:proofErr w:type="spellEnd"/>
          </w:p>
        </w:tc>
        <w:tc>
          <w:tcPr>
            <w:tcW w:w="987" w:type="pct"/>
            <w:gridSpan w:val="3"/>
            <w:shd w:val="clear" w:color="auto" w:fill="auto"/>
            <w:tcPrChange w:id="1748" w:author="Raphael Malyankar" w:date="2022-11-25T00:39:00Z">
              <w:tcPr>
                <w:tcW w:w="1002" w:type="pct"/>
                <w:gridSpan w:val="3"/>
                <w:shd w:val="clear" w:color="auto" w:fill="auto"/>
              </w:tcPr>
            </w:tcPrChange>
          </w:tcPr>
          <w:p w14:paraId="44388C6D" w14:textId="77777777" w:rsidR="00165A0C" w:rsidRPr="00165A0C" w:rsidRDefault="00165A0C" w:rsidP="00165A0C">
            <w:pPr>
              <w:spacing w:before="120" w:after="120"/>
              <w:rPr>
                <w:rFonts w:cs="Arial"/>
                <w:sz w:val="18"/>
              </w:rPr>
            </w:pPr>
            <w:proofErr w:type="spellStart"/>
            <w:r w:rsidRPr="00165A0C">
              <w:rPr>
                <w:rFonts w:cs="Arial"/>
                <w:sz w:val="18"/>
              </w:rPr>
              <w:t>location_srvHrs</w:t>
            </w:r>
            <w:proofErr w:type="spellEnd"/>
          </w:p>
        </w:tc>
        <w:tc>
          <w:tcPr>
            <w:tcW w:w="311" w:type="pct"/>
            <w:shd w:val="clear" w:color="auto" w:fill="auto"/>
            <w:tcPrChange w:id="1749" w:author="Raphael Malyankar" w:date="2022-11-25T00:39:00Z">
              <w:tcPr>
                <w:tcW w:w="277" w:type="pct"/>
                <w:shd w:val="clear" w:color="auto" w:fill="auto"/>
              </w:tcPr>
            </w:tcPrChange>
          </w:tcPr>
          <w:p w14:paraId="4870007F" w14:textId="77777777" w:rsidR="00165A0C" w:rsidRPr="00165A0C" w:rsidRDefault="00165A0C" w:rsidP="00165A0C">
            <w:pPr>
              <w:spacing w:before="120" w:after="120"/>
              <w:rPr>
                <w:rFonts w:cs="Arial"/>
              </w:rPr>
            </w:pPr>
            <w:r w:rsidRPr="00165A0C">
              <w:rPr>
                <w:rFonts w:cs="Arial"/>
              </w:rPr>
              <w:t>0, 1</w:t>
            </w:r>
          </w:p>
        </w:tc>
      </w:tr>
      <w:tr w:rsidR="00165A0C" w:rsidRPr="00165A0C" w14:paraId="6CAA88E0" w14:textId="77777777" w:rsidTr="0063134C">
        <w:tc>
          <w:tcPr>
            <w:tcW w:w="444" w:type="pct"/>
            <w:shd w:val="clear" w:color="auto" w:fill="auto"/>
            <w:tcPrChange w:id="1750" w:author="Raphael Malyankar" w:date="2022-11-25T00:39:00Z">
              <w:tcPr>
                <w:tcW w:w="466" w:type="pct"/>
                <w:shd w:val="clear" w:color="auto" w:fill="auto"/>
              </w:tcPr>
            </w:tcPrChange>
          </w:tcPr>
          <w:p w14:paraId="42A6D3C6" w14:textId="77777777" w:rsidR="00165A0C" w:rsidRPr="00165A0C" w:rsidRDefault="00165A0C" w:rsidP="00165A0C">
            <w:pPr>
              <w:spacing w:before="120" w:after="120"/>
              <w:rPr>
                <w:rFonts w:cs="Arial"/>
                <w:sz w:val="18"/>
              </w:rPr>
            </w:pPr>
            <w:proofErr w:type="spellStart"/>
            <w:r w:rsidRPr="00165A0C">
              <w:rPr>
                <w:rFonts w:cs="Arial"/>
                <w:sz w:val="18"/>
              </w:rPr>
              <w:t>Asso</w:t>
            </w:r>
            <w:proofErr w:type="spellEnd"/>
          </w:p>
        </w:tc>
        <w:tc>
          <w:tcPr>
            <w:tcW w:w="606" w:type="pct"/>
            <w:shd w:val="clear" w:color="auto" w:fill="auto"/>
            <w:tcPrChange w:id="1751" w:author="Raphael Malyankar" w:date="2022-11-25T00:39:00Z">
              <w:tcPr>
                <w:tcW w:w="638" w:type="pct"/>
                <w:shd w:val="clear" w:color="auto" w:fill="auto"/>
              </w:tcPr>
            </w:tcPrChange>
          </w:tcPr>
          <w:p w14:paraId="15173730" w14:textId="77777777" w:rsidR="00165A0C" w:rsidRPr="00165A0C" w:rsidRDefault="00165A0C" w:rsidP="00165A0C">
            <w:pPr>
              <w:spacing w:before="120" w:after="120"/>
              <w:rPr>
                <w:rFonts w:cs="Arial"/>
                <w:sz w:val="18"/>
              </w:rPr>
            </w:pPr>
            <w:r w:rsidRPr="00165A0C">
              <w:rPr>
                <w:rFonts w:cs="Arial"/>
                <w:sz w:val="18"/>
              </w:rPr>
              <w:t>Primary/Auxiliary Facility</w:t>
            </w:r>
          </w:p>
        </w:tc>
        <w:tc>
          <w:tcPr>
            <w:tcW w:w="941" w:type="pct"/>
            <w:gridSpan w:val="3"/>
            <w:shd w:val="clear" w:color="auto" w:fill="auto"/>
            <w:tcPrChange w:id="1752" w:author="Raphael Malyankar" w:date="2022-11-25T00:39:00Z">
              <w:tcPr>
                <w:tcW w:w="906" w:type="pct"/>
                <w:gridSpan w:val="3"/>
                <w:shd w:val="clear" w:color="auto" w:fill="auto"/>
              </w:tcPr>
            </w:tcPrChange>
          </w:tcPr>
          <w:p w14:paraId="36ACE143" w14:textId="77777777" w:rsidR="00165A0C" w:rsidRPr="00165A0C" w:rsidRDefault="00165A0C" w:rsidP="00165A0C">
            <w:pPr>
              <w:spacing w:before="120" w:after="120"/>
              <w:rPr>
                <w:rFonts w:cs="Arial"/>
                <w:b/>
                <w:sz w:val="18"/>
              </w:rPr>
            </w:pPr>
            <w:proofErr w:type="spellStart"/>
            <w:r w:rsidRPr="00165A0C">
              <w:rPr>
                <w:rFonts w:cs="Arial"/>
                <w:b/>
                <w:sz w:val="18"/>
              </w:rPr>
              <w:t>MooringWarpingFacility</w:t>
            </w:r>
            <w:proofErr w:type="spellEnd"/>
          </w:p>
        </w:tc>
        <w:tc>
          <w:tcPr>
            <w:tcW w:w="601" w:type="pct"/>
            <w:gridSpan w:val="2"/>
            <w:shd w:val="clear" w:color="auto" w:fill="auto"/>
            <w:tcPrChange w:id="1753" w:author="Raphael Malyankar" w:date="2022-11-25T00:39:00Z">
              <w:tcPr>
                <w:tcW w:w="588" w:type="pct"/>
                <w:gridSpan w:val="2"/>
                <w:shd w:val="clear" w:color="auto" w:fill="auto"/>
              </w:tcPr>
            </w:tcPrChange>
          </w:tcPr>
          <w:p w14:paraId="214AA35B" w14:textId="77777777" w:rsidR="00165A0C" w:rsidRPr="00165A0C" w:rsidRDefault="00165A0C" w:rsidP="00165A0C">
            <w:pPr>
              <w:spacing w:before="120" w:after="120"/>
              <w:rPr>
                <w:rFonts w:cs="Arial"/>
                <w:sz w:val="18"/>
              </w:rPr>
            </w:pPr>
            <w:proofErr w:type="spellStart"/>
            <w:r w:rsidRPr="00165A0C">
              <w:rPr>
                <w:rFonts w:cs="Arial"/>
                <w:sz w:val="18"/>
              </w:rPr>
              <w:t>auxiliaryFacility</w:t>
            </w:r>
            <w:proofErr w:type="spellEnd"/>
          </w:p>
        </w:tc>
        <w:tc>
          <w:tcPr>
            <w:tcW w:w="268" w:type="pct"/>
            <w:shd w:val="clear" w:color="auto" w:fill="auto"/>
            <w:tcPrChange w:id="1754" w:author="Raphael Malyankar" w:date="2022-11-25T00:39:00Z">
              <w:tcPr>
                <w:tcW w:w="277" w:type="pct"/>
                <w:shd w:val="clear" w:color="auto" w:fill="auto"/>
              </w:tcPr>
            </w:tcPrChange>
          </w:tcPr>
          <w:p w14:paraId="47698FA2" w14:textId="77777777" w:rsidR="00165A0C" w:rsidRPr="00165A0C" w:rsidRDefault="00165A0C" w:rsidP="00165A0C">
            <w:pPr>
              <w:spacing w:before="120" w:after="120"/>
              <w:rPr>
                <w:rFonts w:cs="Arial"/>
                <w:sz w:val="18"/>
              </w:rPr>
            </w:pPr>
            <w:r w:rsidRPr="00165A0C">
              <w:rPr>
                <w:rFonts w:cs="Arial"/>
                <w:sz w:val="18"/>
              </w:rPr>
              <w:t>0, *</w:t>
            </w:r>
          </w:p>
        </w:tc>
        <w:tc>
          <w:tcPr>
            <w:tcW w:w="842" w:type="pct"/>
            <w:gridSpan w:val="2"/>
            <w:shd w:val="clear" w:color="auto" w:fill="auto"/>
            <w:tcPrChange w:id="1755" w:author="Raphael Malyankar" w:date="2022-11-25T00:39:00Z">
              <w:tcPr>
                <w:tcW w:w="845" w:type="pct"/>
                <w:gridSpan w:val="2"/>
                <w:shd w:val="clear" w:color="auto" w:fill="auto"/>
              </w:tcPr>
            </w:tcPrChange>
          </w:tcPr>
          <w:p w14:paraId="37B80ED2" w14:textId="77777777" w:rsidR="00165A0C" w:rsidRPr="00165A0C" w:rsidRDefault="00165A0C" w:rsidP="00165A0C">
            <w:pPr>
              <w:spacing w:before="120" w:after="120"/>
              <w:rPr>
                <w:rFonts w:cs="Arial"/>
                <w:b/>
                <w:sz w:val="18"/>
              </w:rPr>
            </w:pPr>
            <w:proofErr w:type="spellStart"/>
            <w:r w:rsidRPr="00165A0C">
              <w:rPr>
                <w:rFonts w:cs="Arial"/>
                <w:b/>
                <w:sz w:val="18"/>
              </w:rPr>
              <w:t>BerthPosition</w:t>
            </w:r>
            <w:proofErr w:type="spellEnd"/>
          </w:p>
        </w:tc>
        <w:tc>
          <w:tcPr>
            <w:tcW w:w="987" w:type="pct"/>
            <w:gridSpan w:val="3"/>
            <w:shd w:val="clear" w:color="auto" w:fill="auto"/>
            <w:tcPrChange w:id="1756" w:author="Raphael Malyankar" w:date="2022-11-25T00:39:00Z">
              <w:tcPr>
                <w:tcW w:w="1002" w:type="pct"/>
                <w:gridSpan w:val="3"/>
                <w:shd w:val="clear" w:color="auto" w:fill="auto"/>
              </w:tcPr>
            </w:tcPrChange>
          </w:tcPr>
          <w:p w14:paraId="2B1D6761" w14:textId="77777777" w:rsidR="00165A0C" w:rsidRPr="00165A0C" w:rsidRDefault="00165A0C" w:rsidP="00165A0C">
            <w:pPr>
              <w:spacing w:before="120" w:after="120"/>
              <w:rPr>
                <w:rFonts w:cs="Arial"/>
                <w:sz w:val="18"/>
              </w:rPr>
            </w:pPr>
            <w:proofErr w:type="spellStart"/>
            <w:r w:rsidRPr="00165A0C">
              <w:rPr>
                <w:rFonts w:cs="Arial"/>
                <w:sz w:val="18"/>
              </w:rPr>
              <w:t>primaryFacility</w:t>
            </w:r>
            <w:proofErr w:type="spellEnd"/>
          </w:p>
        </w:tc>
        <w:tc>
          <w:tcPr>
            <w:tcW w:w="311" w:type="pct"/>
            <w:shd w:val="clear" w:color="auto" w:fill="auto"/>
            <w:tcPrChange w:id="1757" w:author="Raphael Malyankar" w:date="2022-11-25T00:39:00Z">
              <w:tcPr>
                <w:tcW w:w="277" w:type="pct"/>
                <w:shd w:val="clear" w:color="auto" w:fill="auto"/>
              </w:tcPr>
            </w:tcPrChange>
          </w:tcPr>
          <w:p w14:paraId="2213CCF5" w14:textId="77777777" w:rsidR="00165A0C" w:rsidRPr="00165A0C" w:rsidRDefault="00165A0C" w:rsidP="00165A0C">
            <w:pPr>
              <w:spacing w:before="120" w:after="120"/>
              <w:rPr>
                <w:rFonts w:cs="Arial"/>
              </w:rPr>
            </w:pPr>
            <w:r w:rsidRPr="00165A0C">
              <w:rPr>
                <w:rFonts w:cs="Arial"/>
              </w:rPr>
              <w:t>0, 1</w:t>
            </w:r>
          </w:p>
        </w:tc>
      </w:tr>
    </w:tbl>
    <w:p w14:paraId="6551EA37" w14:textId="77777777" w:rsidR="00165A0C" w:rsidRPr="00165A0C" w:rsidRDefault="00165A0C" w:rsidP="00165A0C">
      <w:pPr>
        <w:spacing w:before="240"/>
        <w:rPr>
          <w:b/>
        </w:rPr>
      </w:pPr>
    </w:p>
    <w:p w14:paraId="12932F1A" w14:textId="77777777" w:rsidR="00165A0C" w:rsidRPr="00165A0C" w:rsidRDefault="00165A0C" w:rsidP="00165A0C">
      <w:pPr>
        <w:rPr>
          <w:b/>
        </w:rPr>
      </w:pPr>
      <w:r w:rsidRPr="00165A0C">
        <w:rPr>
          <w:b/>
        </w:rPr>
        <w:br w:type="page"/>
      </w:r>
    </w:p>
    <w:p w14:paraId="3382BA3C" w14:textId="77777777" w:rsidR="00165A0C" w:rsidRPr="00165A0C" w:rsidRDefault="00165A0C" w:rsidP="00716062">
      <w:pPr>
        <w:pStyle w:val="Heading2"/>
      </w:pPr>
      <w:bookmarkStart w:id="1758" w:name="_Ref113290566"/>
      <w:bookmarkStart w:id="1759" w:name="_Toc120214427"/>
      <w:r w:rsidRPr="00165A0C">
        <w:lastRenderedPageBreak/>
        <w:t>Outer Limit</w:t>
      </w:r>
      <w:bookmarkEnd w:id="1758"/>
      <w:bookmarkEnd w:id="17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6"/>
        <w:gridCol w:w="1161"/>
        <w:gridCol w:w="103"/>
        <w:gridCol w:w="741"/>
        <w:gridCol w:w="204"/>
        <w:gridCol w:w="909"/>
        <w:gridCol w:w="398"/>
        <w:gridCol w:w="197"/>
        <w:gridCol w:w="588"/>
        <w:gridCol w:w="1473"/>
        <w:gridCol w:w="187"/>
        <w:gridCol w:w="602"/>
        <w:gridCol w:w="926"/>
        <w:gridCol w:w="561"/>
      </w:tblGrid>
      <w:tr w:rsidR="00165A0C" w:rsidRPr="00165A0C" w14:paraId="67F7C649" w14:textId="77777777" w:rsidTr="00B131AF">
        <w:tc>
          <w:tcPr>
            <w:tcW w:w="5000" w:type="pct"/>
            <w:gridSpan w:val="14"/>
            <w:shd w:val="clear" w:color="auto" w:fill="auto"/>
          </w:tcPr>
          <w:p w14:paraId="392F55B5" w14:textId="77777777" w:rsidR="00165A0C" w:rsidRPr="00165A0C" w:rsidRDefault="00165A0C" w:rsidP="00165A0C">
            <w:pPr>
              <w:spacing w:before="120" w:after="120"/>
              <w:rPr>
                <w:rFonts w:cs="Arial"/>
              </w:rPr>
            </w:pPr>
            <w:r w:rsidRPr="00165A0C">
              <w:rPr>
                <w:rFonts w:cs="Arial"/>
                <w:u w:val="single"/>
              </w:rPr>
              <w:t>IHO Definition:</w:t>
            </w:r>
            <w:r w:rsidRPr="00165A0C">
              <w:rPr>
                <w:rFonts w:cs="Arial"/>
              </w:rPr>
              <w:t xml:space="preserve"> The extent to which a coastal State claims or may claim a specific jurisdiction in accordance with the provisions of International Law.</w:t>
            </w:r>
          </w:p>
        </w:tc>
      </w:tr>
      <w:tr w:rsidR="00165A0C" w:rsidRPr="00165A0C" w14:paraId="46AF4DD9" w14:textId="77777777" w:rsidTr="00B131AF">
        <w:tc>
          <w:tcPr>
            <w:tcW w:w="5000" w:type="pct"/>
            <w:gridSpan w:val="14"/>
            <w:shd w:val="clear" w:color="auto" w:fill="auto"/>
          </w:tcPr>
          <w:p w14:paraId="277ECDF1" w14:textId="77777777" w:rsidR="00165A0C" w:rsidRPr="00165A0C" w:rsidRDefault="00165A0C" w:rsidP="00165A0C">
            <w:pPr>
              <w:spacing w:before="120" w:after="120"/>
              <w:rPr>
                <w:rFonts w:cs="Arial"/>
                <w:b/>
              </w:rPr>
            </w:pPr>
            <w:r w:rsidRPr="00165A0C">
              <w:rPr>
                <w:rFonts w:cs="Arial"/>
                <w:b/>
                <w:u w:val="single"/>
              </w:rPr>
              <w:t>S-10x Geo Feature:</w:t>
            </w:r>
            <w:r w:rsidRPr="00165A0C">
              <w:rPr>
                <w:rFonts w:cs="Arial"/>
                <w:b/>
              </w:rPr>
              <w:t xml:space="preserve"> Outer Limit</w:t>
            </w:r>
          </w:p>
        </w:tc>
      </w:tr>
      <w:tr w:rsidR="00165A0C" w:rsidRPr="00165A0C" w14:paraId="155CEFCC" w14:textId="77777777" w:rsidTr="00B131AF">
        <w:tc>
          <w:tcPr>
            <w:tcW w:w="5000" w:type="pct"/>
            <w:gridSpan w:val="14"/>
            <w:shd w:val="clear" w:color="auto" w:fill="auto"/>
          </w:tcPr>
          <w:p w14:paraId="4E4A599E" w14:textId="2EF97762" w:rsidR="00165A0C" w:rsidRPr="00165A0C" w:rsidRDefault="00165A0C" w:rsidP="00165A0C">
            <w:pPr>
              <w:spacing w:before="120" w:after="120"/>
              <w:rPr>
                <w:rFonts w:cs="Arial"/>
                <w:b/>
              </w:rPr>
            </w:pPr>
            <w:r w:rsidRPr="00165A0C">
              <w:rPr>
                <w:rFonts w:cs="Arial"/>
                <w:b/>
                <w:u w:val="single"/>
              </w:rPr>
              <w:t>Super Type:</w:t>
            </w:r>
            <w:r w:rsidRPr="00165A0C">
              <w:rPr>
                <w:rFonts w:cs="Arial"/>
                <w:b/>
              </w:rPr>
              <w:t xml:space="preserve"> Layout</w:t>
            </w:r>
            <w:r w:rsidR="000E0AAE">
              <w:rPr>
                <w:rFonts w:cs="Arial"/>
                <w:b/>
              </w:rPr>
              <w:t xml:space="preserve"> (</w:t>
            </w:r>
            <w:r w:rsidR="000E0AAE">
              <w:rPr>
                <w:rFonts w:cs="Arial"/>
                <w:b/>
              </w:rPr>
              <w:fldChar w:fldCharType="begin"/>
            </w:r>
            <w:r w:rsidR="000E0AAE">
              <w:rPr>
                <w:rFonts w:cs="Arial"/>
                <w:b/>
              </w:rPr>
              <w:instrText xml:space="preserve"> REF _Ref113290633 \r \h </w:instrText>
            </w:r>
            <w:r w:rsidR="000E0AAE">
              <w:rPr>
                <w:rFonts w:cs="Arial"/>
                <w:b/>
              </w:rPr>
            </w:r>
            <w:r w:rsidR="000E0AAE">
              <w:rPr>
                <w:rFonts w:cs="Arial"/>
                <w:b/>
              </w:rPr>
              <w:fldChar w:fldCharType="separate"/>
            </w:r>
            <w:r w:rsidR="00EE3F7C">
              <w:rPr>
                <w:rFonts w:cs="Arial"/>
                <w:b/>
              </w:rPr>
              <w:t>5.6</w:t>
            </w:r>
            <w:r w:rsidR="000E0AAE">
              <w:rPr>
                <w:rFonts w:cs="Arial"/>
                <w:b/>
              </w:rPr>
              <w:fldChar w:fldCharType="end"/>
            </w:r>
            <w:r w:rsidR="000E0AAE">
              <w:rPr>
                <w:rFonts w:cs="Arial"/>
                <w:b/>
              </w:rPr>
              <w:t>)</w:t>
            </w:r>
          </w:p>
        </w:tc>
      </w:tr>
      <w:tr w:rsidR="00165A0C" w:rsidRPr="00165A0C" w14:paraId="1AA3773C" w14:textId="77777777" w:rsidTr="00B131AF">
        <w:tc>
          <w:tcPr>
            <w:tcW w:w="5000" w:type="pct"/>
            <w:gridSpan w:val="14"/>
            <w:shd w:val="clear" w:color="auto" w:fill="auto"/>
          </w:tcPr>
          <w:p w14:paraId="29682014" w14:textId="77777777" w:rsidR="00165A0C" w:rsidRPr="00165A0C" w:rsidRDefault="00165A0C" w:rsidP="00165A0C">
            <w:pPr>
              <w:spacing w:before="120" w:after="120"/>
              <w:rPr>
                <w:rFonts w:cs="Arial"/>
                <w:b/>
              </w:rPr>
            </w:pPr>
            <w:r w:rsidRPr="00165A0C">
              <w:rPr>
                <w:rFonts w:cs="Arial"/>
                <w:b/>
                <w:u w:val="single"/>
              </w:rPr>
              <w:t>Primitives:</w:t>
            </w:r>
            <w:r w:rsidRPr="00165A0C">
              <w:rPr>
                <w:rFonts w:cs="Arial"/>
                <w:b/>
              </w:rPr>
              <w:t xml:space="preserve"> curve, surface</w:t>
            </w:r>
          </w:p>
        </w:tc>
      </w:tr>
      <w:tr w:rsidR="00165A0C" w:rsidRPr="00165A0C" w14:paraId="07B08E8C" w14:textId="77777777" w:rsidTr="00B131AF">
        <w:tc>
          <w:tcPr>
            <w:tcW w:w="1249" w:type="pct"/>
            <w:gridSpan w:val="3"/>
            <w:shd w:val="clear" w:color="auto" w:fill="auto"/>
          </w:tcPr>
          <w:p w14:paraId="0C21F5B8" w14:textId="77777777" w:rsidR="00165A0C" w:rsidRPr="00165A0C" w:rsidRDefault="00165A0C" w:rsidP="00165A0C">
            <w:pPr>
              <w:spacing w:before="120"/>
              <w:rPr>
                <w:rFonts w:cs="Arial"/>
                <w:i/>
                <w:color w:val="0000FF"/>
                <w:sz w:val="18"/>
              </w:rPr>
            </w:pPr>
            <w:r w:rsidRPr="00165A0C">
              <w:rPr>
                <w:rFonts w:cs="Arial"/>
                <w:i/>
                <w:color w:val="0000FF"/>
                <w:sz w:val="18"/>
              </w:rPr>
              <w:t>Real World</w:t>
            </w:r>
          </w:p>
          <w:p w14:paraId="0DDC3ACF" w14:textId="77777777" w:rsidR="00165A0C" w:rsidRPr="00165A0C" w:rsidRDefault="00165A0C" w:rsidP="00165A0C">
            <w:pPr>
              <w:spacing w:before="120"/>
              <w:rPr>
                <w:rFonts w:cs="Arial"/>
                <w:i/>
                <w:color w:val="0000FF"/>
                <w:sz w:val="18"/>
              </w:rPr>
            </w:pPr>
          </w:p>
        </w:tc>
        <w:tc>
          <w:tcPr>
            <w:tcW w:w="1667" w:type="pct"/>
            <w:gridSpan w:val="6"/>
            <w:shd w:val="clear" w:color="auto" w:fill="auto"/>
          </w:tcPr>
          <w:p w14:paraId="54C8DC0F" w14:textId="77777777" w:rsidR="00165A0C" w:rsidRPr="00165A0C" w:rsidRDefault="00165A0C" w:rsidP="00165A0C">
            <w:pPr>
              <w:spacing w:before="120"/>
              <w:rPr>
                <w:rFonts w:cs="Arial"/>
                <w:i/>
                <w:color w:val="0000FF"/>
                <w:sz w:val="18"/>
              </w:rPr>
            </w:pPr>
            <w:r w:rsidRPr="00165A0C">
              <w:rPr>
                <w:rFonts w:cs="Arial"/>
                <w:i/>
                <w:color w:val="0000FF"/>
                <w:sz w:val="18"/>
              </w:rPr>
              <w:t>Paper Chart Symbol</w:t>
            </w:r>
          </w:p>
          <w:p w14:paraId="38AF0284" w14:textId="77777777" w:rsidR="00165A0C" w:rsidRPr="00165A0C" w:rsidRDefault="00165A0C" w:rsidP="00165A0C">
            <w:pPr>
              <w:spacing w:before="120"/>
              <w:rPr>
                <w:rFonts w:cs="Arial"/>
                <w:i/>
                <w:color w:val="0000FF"/>
                <w:sz w:val="18"/>
              </w:rPr>
            </w:pPr>
          </w:p>
        </w:tc>
        <w:tc>
          <w:tcPr>
            <w:tcW w:w="2084" w:type="pct"/>
            <w:gridSpan w:val="5"/>
            <w:shd w:val="clear" w:color="auto" w:fill="auto"/>
          </w:tcPr>
          <w:p w14:paraId="2D005E57" w14:textId="77777777" w:rsidR="00165A0C" w:rsidRPr="00165A0C" w:rsidRDefault="00165A0C" w:rsidP="00165A0C">
            <w:pPr>
              <w:spacing w:before="120"/>
              <w:rPr>
                <w:rFonts w:cs="Arial"/>
                <w:i/>
                <w:color w:val="0000FF"/>
                <w:sz w:val="18"/>
              </w:rPr>
            </w:pPr>
            <w:r w:rsidRPr="00165A0C">
              <w:rPr>
                <w:rFonts w:cs="Arial"/>
                <w:i/>
                <w:color w:val="0000FF"/>
                <w:sz w:val="18"/>
              </w:rPr>
              <w:t>ECDIS Symbol</w:t>
            </w:r>
          </w:p>
          <w:p w14:paraId="02300806" w14:textId="77777777" w:rsidR="00165A0C" w:rsidRPr="00165A0C" w:rsidRDefault="00165A0C" w:rsidP="00165A0C">
            <w:pPr>
              <w:spacing w:before="120"/>
              <w:rPr>
                <w:rFonts w:cs="Arial"/>
                <w:i/>
                <w:color w:val="0000FF"/>
                <w:sz w:val="18"/>
              </w:rPr>
            </w:pPr>
          </w:p>
        </w:tc>
      </w:tr>
      <w:tr w:rsidR="00165A0C" w:rsidRPr="00165A0C" w14:paraId="6EF5CCA8" w14:textId="77777777" w:rsidTr="00B131AF">
        <w:tc>
          <w:tcPr>
            <w:tcW w:w="1665" w:type="pct"/>
            <w:gridSpan w:val="4"/>
            <w:shd w:val="clear" w:color="auto" w:fill="auto"/>
          </w:tcPr>
          <w:p w14:paraId="1B594577" w14:textId="77777777" w:rsidR="00165A0C" w:rsidRPr="00165A0C" w:rsidRDefault="00165A0C" w:rsidP="00165A0C">
            <w:pPr>
              <w:spacing w:before="120" w:after="120"/>
              <w:rPr>
                <w:rFonts w:cs="Arial"/>
                <w:b/>
              </w:rPr>
            </w:pPr>
            <w:r w:rsidRPr="00165A0C">
              <w:rPr>
                <w:rFonts w:cs="Arial"/>
                <w:b/>
              </w:rPr>
              <w:t>S-10x Attribute</w:t>
            </w:r>
          </w:p>
        </w:tc>
        <w:tc>
          <w:tcPr>
            <w:tcW w:w="834" w:type="pct"/>
            <w:gridSpan w:val="3"/>
            <w:shd w:val="clear" w:color="auto" w:fill="auto"/>
          </w:tcPr>
          <w:p w14:paraId="4ACA9DF8" w14:textId="77777777" w:rsidR="00165A0C" w:rsidRPr="00165A0C" w:rsidRDefault="00165A0C" w:rsidP="00165A0C">
            <w:pPr>
              <w:spacing w:before="120" w:after="120"/>
              <w:rPr>
                <w:rFonts w:cs="Arial"/>
                <w:b/>
              </w:rPr>
            </w:pPr>
            <w:r w:rsidRPr="00165A0C">
              <w:rPr>
                <w:rFonts w:cs="Arial"/>
                <w:b/>
              </w:rPr>
              <w:t>S-57  Acronym</w:t>
            </w:r>
          </w:p>
        </w:tc>
        <w:tc>
          <w:tcPr>
            <w:tcW w:w="1250" w:type="pct"/>
            <w:gridSpan w:val="3"/>
            <w:shd w:val="clear" w:color="auto" w:fill="auto"/>
          </w:tcPr>
          <w:p w14:paraId="5A1B0314" w14:textId="77777777" w:rsidR="00165A0C" w:rsidRPr="00165A0C" w:rsidRDefault="00165A0C" w:rsidP="00165A0C">
            <w:pPr>
              <w:spacing w:before="120" w:after="120"/>
              <w:rPr>
                <w:rFonts w:cs="Arial"/>
                <w:b/>
              </w:rPr>
            </w:pPr>
            <w:r w:rsidRPr="00165A0C">
              <w:rPr>
                <w:rFonts w:cs="Arial"/>
                <w:b/>
              </w:rPr>
              <w:t>Allowable Encoding Value</w:t>
            </w:r>
          </w:p>
        </w:tc>
        <w:tc>
          <w:tcPr>
            <w:tcW w:w="417" w:type="pct"/>
            <w:gridSpan w:val="2"/>
            <w:shd w:val="clear" w:color="auto" w:fill="auto"/>
          </w:tcPr>
          <w:p w14:paraId="5951FF77" w14:textId="77777777" w:rsidR="00165A0C" w:rsidRPr="00165A0C" w:rsidRDefault="00165A0C" w:rsidP="00165A0C">
            <w:pPr>
              <w:spacing w:before="120" w:after="120"/>
              <w:rPr>
                <w:rFonts w:cs="Arial"/>
                <w:b/>
              </w:rPr>
            </w:pPr>
            <w:r w:rsidRPr="00165A0C">
              <w:rPr>
                <w:rFonts w:cs="Arial"/>
                <w:b/>
              </w:rPr>
              <w:t>Type</w:t>
            </w:r>
          </w:p>
        </w:tc>
        <w:tc>
          <w:tcPr>
            <w:tcW w:w="834" w:type="pct"/>
            <w:gridSpan w:val="2"/>
            <w:shd w:val="clear" w:color="auto" w:fill="auto"/>
          </w:tcPr>
          <w:p w14:paraId="39C252F8" w14:textId="77777777" w:rsidR="00165A0C" w:rsidRPr="00165A0C" w:rsidRDefault="00165A0C" w:rsidP="00165A0C">
            <w:pPr>
              <w:spacing w:before="120" w:after="120"/>
              <w:rPr>
                <w:rFonts w:cs="Arial"/>
                <w:b/>
              </w:rPr>
            </w:pPr>
            <w:r w:rsidRPr="00165A0C">
              <w:rPr>
                <w:rFonts w:cs="Arial"/>
                <w:b/>
              </w:rPr>
              <w:t>Multiplicity</w:t>
            </w:r>
          </w:p>
        </w:tc>
      </w:tr>
      <w:tr w:rsidR="00165A0C" w:rsidRPr="00165A0C" w14:paraId="04916955" w14:textId="77777777" w:rsidTr="00B131AF">
        <w:tc>
          <w:tcPr>
            <w:tcW w:w="1665" w:type="pct"/>
            <w:gridSpan w:val="4"/>
            <w:shd w:val="clear" w:color="auto" w:fill="auto"/>
          </w:tcPr>
          <w:p w14:paraId="66B93DB1" w14:textId="77777777" w:rsidR="00165A0C" w:rsidRPr="00165A0C" w:rsidRDefault="00165A0C" w:rsidP="00165A0C">
            <w:pPr>
              <w:spacing w:before="120" w:after="120"/>
              <w:rPr>
                <w:rFonts w:cs="Arial"/>
                <w:sz w:val="18"/>
              </w:rPr>
            </w:pPr>
            <w:r w:rsidRPr="00165A0C">
              <w:rPr>
                <w:rFonts w:cs="Arial"/>
                <w:sz w:val="18"/>
              </w:rPr>
              <w:t>Limits Description</w:t>
            </w:r>
          </w:p>
        </w:tc>
        <w:tc>
          <w:tcPr>
            <w:tcW w:w="834" w:type="pct"/>
            <w:gridSpan w:val="3"/>
            <w:shd w:val="clear" w:color="auto" w:fill="auto"/>
          </w:tcPr>
          <w:p w14:paraId="6B80A875" w14:textId="77777777" w:rsidR="00165A0C" w:rsidRPr="00165A0C" w:rsidRDefault="00165A0C" w:rsidP="00165A0C">
            <w:pPr>
              <w:spacing w:before="120" w:after="120"/>
              <w:rPr>
                <w:rFonts w:cs="Arial"/>
                <w:sz w:val="18"/>
              </w:rPr>
            </w:pPr>
          </w:p>
        </w:tc>
        <w:tc>
          <w:tcPr>
            <w:tcW w:w="1250" w:type="pct"/>
            <w:gridSpan w:val="3"/>
            <w:shd w:val="clear" w:color="auto" w:fill="auto"/>
          </w:tcPr>
          <w:p w14:paraId="41CB85B1" w14:textId="77777777" w:rsidR="00165A0C" w:rsidRPr="00165A0C" w:rsidRDefault="00165A0C" w:rsidP="00165A0C">
            <w:pPr>
              <w:spacing w:before="120" w:after="120"/>
              <w:rPr>
                <w:rFonts w:cs="Arial"/>
                <w:sz w:val="18"/>
              </w:rPr>
            </w:pPr>
          </w:p>
        </w:tc>
        <w:tc>
          <w:tcPr>
            <w:tcW w:w="417" w:type="pct"/>
            <w:gridSpan w:val="2"/>
            <w:shd w:val="clear" w:color="auto" w:fill="auto"/>
          </w:tcPr>
          <w:p w14:paraId="37D4B470" w14:textId="77777777" w:rsidR="00165A0C" w:rsidRPr="00165A0C" w:rsidRDefault="00165A0C" w:rsidP="00165A0C">
            <w:pPr>
              <w:spacing w:before="120" w:after="120"/>
              <w:rPr>
                <w:rFonts w:cs="Arial"/>
                <w:sz w:val="18"/>
              </w:rPr>
            </w:pPr>
            <w:r w:rsidRPr="00165A0C">
              <w:rPr>
                <w:rFonts w:cs="Arial"/>
                <w:sz w:val="18"/>
              </w:rPr>
              <w:t>C</w:t>
            </w:r>
          </w:p>
        </w:tc>
        <w:tc>
          <w:tcPr>
            <w:tcW w:w="834" w:type="pct"/>
            <w:gridSpan w:val="2"/>
            <w:shd w:val="clear" w:color="auto" w:fill="auto"/>
          </w:tcPr>
          <w:p w14:paraId="761AFE0F"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D98C65F" w14:textId="77777777" w:rsidTr="00B131AF">
        <w:tc>
          <w:tcPr>
            <w:tcW w:w="1665" w:type="pct"/>
            <w:gridSpan w:val="4"/>
            <w:shd w:val="clear" w:color="auto" w:fill="auto"/>
          </w:tcPr>
          <w:p w14:paraId="59829A4C" w14:textId="77777777" w:rsidR="00165A0C" w:rsidRPr="00165A0C" w:rsidRDefault="00165A0C" w:rsidP="00165A0C">
            <w:pPr>
              <w:spacing w:before="120" w:after="120"/>
              <w:rPr>
                <w:rFonts w:cs="Arial"/>
                <w:sz w:val="18"/>
              </w:rPr>
            </w:pPr>
            <w:r w:rsidRPr="00165A0C">
              <w:rPr>
                <w:rFonts w:cs="Arial"/>
                <w:sz w:val="18"/>
              </w:rPr>
              <w:t xml:space="preserve">   Text Content</w:t>
            </w:r>
          </w:p>
        </w:tc>
        <w:tc>
          <w:tcPr>
            <w:tcW w:w="834" w:type="pct"/>
            <w:gridSpan w:val="3"/>
            <w:shd w:val="clear" w:color="auto" w:fill="auto"/>
          </w:tcPr>
          <w:p w14:paraId="02664D33" w14:textId="77777777" w:rsidR="00165A0C" w:rsidRPr="00165A0C" w:rsidRDefault="00165A0C" w:rsidP="00165A0C">
            <w:pPr>
              <w:spacing w:before="120" w:after="120"/>
              <w:rPr>
                <w:rFonts w:cs="Arial"/>
                <w:sz w:val="18"/>
              </w:rPr>
            </w:pPr>
          </w:p>
        </w:tc>
        <w:tc>
          <w:tcPr>
            <w:tcW w:w="1250" w:type="pct"/>
            <w:gridSpan w:val="3"/>
            <w:shd w:val="clear" w:color="auto" w:fill="auto"/>
          </w:tcPr>
          <w:p w14:paraId="29AC4D1C" w14:textId="77777777" w:rsidR="00165A0C" w:rsidRPr="00165A0C" w:rsidRDefault="00165A0C" w:rsidP="00165A0C">
            <w:pPr>
              <w:spacing w:before="120" w:after="120"/>
              <w:rPr>
                <w:rFonts w:cs="Arial"/>
                <w:sz w:val="18"/>
              </w:rPr>
            </w:pPr>
          </w:p>
        </w:tc>
        <w:tc>
          <w:tcPr>
            <w:tcW w:w="417" w:type="pct"/>
            <w:gridSpan w:val="2"/>
            <w:shd w:val="clear" w:color="auto" w:fill="auto"/>
          </w:tcPr>
          <w:p w14:paraId="5216EBC3"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545F7859" w14:textId="77777777" w:rsidR="00165A0C" w:rsidRPr="00165A0C" w:rsidRDefault="00165A0C" w:rsidP="00165A0C">
            <w:pPr>
              <w:spacing w:before="120" w:after="120"/>
              <w:rPr>
                <w:rFonts w:cs="Arial"/>
                <w:sz w:val="18"/>
              </w:rPr>
            </w:pPr>
            <w:r w:rsidRPr="00165A0C">
              <w:rPr>
                <w:rFonts w:cs="Arial"/>
                <w:sz w:val="18"/>
              </w:rPr>
              <w:t>1, *</w:t>
            </w:r>
          </w:p>
        </w:tc>
      </w:tr>
      <w:tr w:rsidR="00165A0C" w:rsidRPr="00165A0C" w14:paraId="5CC89D20" w14:textId="77777777" w:rsidTr="00B131AF">
        <w:tc>
          <w:tcPr>
            <w:tcW w:w="1665" w:type="pct"/>
            <w:gridSpan w:val="4"/>
            <w:shd w:val="clear" w:color="auto" w:fill="auto"/>
          </w:tcPr>
          <w:p w14:paraId="18FF14C3" w14:textId="77777777" w:rsidR="00165A0C" w:rsidRPr="00165A0C" w:rsidRDefault="00165A0C" w:rsidP="00165A0C">
            <w:pPr>
              <w:spacing w:before="120" w:after="120"/>
              <w:rPr>
                <w:rFonts w:cs="Arial"/>
                <w:sz w:val="18"/>
              </w:rPr>
            </w:pPr>
            <w:r w:rsidRPr="00165A0C">
              <w:rPr>
                <w:rFonts w:cs="Arial"/>
                <w:sz w:val="18"/>
              </w:rPr>
              <w:t xml:space="preserve">      Category of text</w:t>
            </w:r>
          </w:p>
        </w:tc>
        <w:tc>
          <w:tcPr>
            <w:tcW w:w="834" w:type="pct"/>
            <w:gridSpan w:val="3"/>
            <w:shd w:val="clear" w:color="auto" w:fill="auto"/>
          </w:tcPr>
          <w:p w14:paraId="0CCC4633" w14:textId="77777777" w:rsidR="00165A0C" w:rsidRPr="00165A0C" w:rsidRDefault="00165A0C" w:rsidP="00165A0C">
            <w:pPr>
              <w:spacing w:before="120" w:after="120"/>
              <w:rPr>
                <w:rFonts w:cs="Arial"/>
                <w:sz w:val="18"/>
              </w:rPr>
            </w:pPr>
          </w:p>
        </w:tc>
        <w:tc>
          <w:tcPr>
            <w:tcW w:w="1250" w:type="pct"/>
            <w:gridSpan w:val="3"/>
            <w:shd w:val="clear" w:color="auto" w:fill="auto"/>
          </w:tcPr>
          <w:p w14:paraId="13ADBF56" w14:textId="77777777" w:rsidR="00165A0C" w:rsidRPr="00165A0C" w:rsidRDefault="00165A0C" w:rsidP="00165A0C">
            <w:pPr>
              <w:spacing w:before="120" w:after="120"/>
              <w:rPr>
                <w:rFonts w:cs="Arial"/>
                <w:sz w:val="18"/>
              </w:rPr>
            </w:pPr>
            <w:r w:rsidRPr="00165A0C">
              <w:rPr>
                <w:rFonts w:cs="Arial"/>
                <w:sz w:val="18"/>
              </w:rPr>
              <w:t>1 : Abstract or Summary</w:t>
            </w:r>
          </w:p>
          <w:p w14:paraId="0B92118C" w14:textId="77777777" w:rsidR="00165A0C" w:rsidRPr="00165A0C" w:rsidRDefault="00165A0C" w:rsidP="00165A0C">
            <w:pPr>
              <w:spacing w:before="120" w:after="120"/>
              <w:rPr>
                <w:rFonts w:cs="Arial"/>
                <w:sz w:val="18"/>
              </w:rPr>
            </w:pPr>
            <w:r w:rsidRPr="00165A0C">
              <w:rPr>
                <w:rFonts w:cs="Arial"/>
                <w:sz w:val="18"/>
              </w:rPr>
              <w:t>2 : Extract</w:t>
            </w:r>
          </w:p>
          <w:p w14:paraId="7DB7F063" w14:textId="77777777" w:rsidR="00165A0C" w:rsidRPr="00165A0C" w:rsidRDefault="00165A0C" w:rsidP="00165A0C">
            <w:pPr>
              <w:spacing w:before="120" w:after="120"/>
              <w:rPr>
                <w:rFonts w:cs="Arial"/>
                <w:sz w:val="18"/>
              </w:rPr>
            </w:pPr>
            <w:r w:rsidRPr="00165A0C">
              <w:rPr>
                <w:rFonts w:cs="Arial"/>
                <w:sz w:val="18"/>
              </w:rPr>
              <w:t>3 : Full Text</w:t>
            </w:r>
          </w:p>
        </w:tc>
        <w:tc>
          <w:tcPr>
            <w:tcW w:w="417" w:type="pct"/>
            <w:gridSpan w:val="2"/>
            <w:shd w:val="clear" w:color="auto" w:fill="auto"/>
          </w:tcPr>
          <w:p w14:paraId="148DFF94"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26927CC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5AA5BEB" w14:textId="77777777" w:rsidTr="00B131AF">
        <w:tc>
          <w:tcPr>
            <w:tcW w:w="1665" w:type="pct"/>
            <w:gridSpan w:val="4"/>
            <w:shd w:val="clear" w:color="auto" w:fill="auto"/>
          </w:tcPr>
          <w:p w14:paraId="1740CA7D" w14:textId="77777777" w:rsidR="00165A0C" w:rsidRPr="00165A0C" w:rsidRDefault="00165A0C" w:rsidP="00165A0C">
            <w:pPr>
              <w:spacing w:before="120" w:after="120"/>
              <w:rPr>
                <w:rFonts w:cs="Arial"/>
                <w:sz w:val="18"/>
              </w:rPr>
            </w:pPr>
            <w:r w:rsidRPr="00165A0C">
              <w:rPr>
                <w:rFonts w:cs="Arial"/>
                <w:sz w:val="18"/>
              </w:rPr>
              <w:t xml:space="preserve">      Information</w:t>
            </w:r>
          </w:p>
        </w:tc>
        <w:tc>
          <w:tcPr>
            <w:tcW w:w="834" w:type="pct"/>
            <w:gridSpan w:val="3"/>
            <w:shd w:val="clear" w:color="auto" w:fill="auto"/>
          </w:tcPr>
          <w:p w14:paraId="2BA4EC89" w14:textId="77777777" w:rsidR="00165A0C" w:rsidRPr="00165A0C" w:rsidRDefault="00165A0C" w:rsidP="00165A0C">
            <w:pPr>
              <w:spacing w:before="120" w:after="120"/>
              <w:rPr>
                <w:rFonts w:cs="Arial"/>
                <w:sz w:val="18"/>
              </w:rPr>
            </w:pPr>
          </w:p>
        </w:tc>
        <w:tc>
          <w:tcPr>
            <w:tcW w:w="1250" w:type="pct"/>
            <w:gridSpan w:val="3"/>
            <w:shd w:val="clear" w:color="auto" w:fill="auto"/>
          </w:tcPr>
          <w:p w14:paraId="7113166A" w14:textId="77777777" w:rsidR="00165A0C" w:rsidRPr="00165A0C" w:rsidRDefault="00165A0C" w:rsidP="00165A0C">
            <w:pPr>
              <w:spacing w:before="120" w:after="120"/>
              <w:rPr>
                <w:rFonts w:cs="Arial"/>
                <w:sz w:val="18"/>
              </w:rPr>
            </w:pPr>
          </w:p>
        </w:tc>
        <w:tc>
          <w:tcPr>
            <w:tcW w:w="417" w:type="pct"/>
            <w:gridSpan w:val="2"/>
            <w:shd w:val="clear" w:color="auto" w:fill="auto"/>
          </w:tcPr>
          <w:p w14:paraId="044FC7C3"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03AF4302"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1F0FED6D" w14:textId="77777777" w:rsidTr="00B131AF">
        <w:tc>
          <w:tcPr>
            <w:tcW w:w="1665" w:type="pct"/>
            <w:gridSpan w:val="4"/>
            <w:shd w:val="clear" w:color="auto" w:fill="auto"/>
          </w:tcPr>
          <w:p w14:paraId="23954F6B" w14:textId="77777777" w:rsidR="00165A0C" w:rsidRPr="00165A0C" w:rsidRDefault="00165A0C" w:rsidP="00165A0C">
            <w:pPr>
              <w:spacing w:before="120" w:after="120"/>
              <w:rPr>
                <w:rFonts w:cs="Arial"/>
                <w:sz w:val="18"/>
              </w:rPr>
            </w:pPr>
            <w:r w:rsidRPr="00165A0C">
              <w:rPr>
                <w:rFonts w:cs="Arial"/>
                <w:sz w:val="18"/>
              </w:rPr>
              <w:t xml:space="preserve">         File Locator</w:t>
            </w:r>
          </w:p>
        </w:tc>
        <w:tc>
          <w:tcPr>
            <w:tcW w:w="834" w:type="pct"/>
            <w:gridSpan w:val="3"/>
            <w:shd w:val="clear" w:color="auto" w:fill="auto"/>
          </w:tcPr>
          <w:p w14:paraId="321477E4" w14:textId="77777777" w:rsidR="00165A0C" w:rsidRPr="00165A0C" w:rsidRDefault="00165A0C" w:rsidP="00165A0C">
            <w:pPr>
              <w:spacing w:before="120" w:after="120"/>
              <w:rPr>
                <w:rFonts w:cs="Arial"/>
                <w:sz w:val="18"/>
              </w:rPr>
            </w:pPr>
          </w:p>
        </w:tc>
        <w:tc>
          <w:tcPr>
            <w:tcW w:w="1250" w:type="pct"/>
            <w:gridSpan w:val="3"/>
            <w:shd w:val="clear" w:color="auto" w:fill="auto"/>
          </w:tcPr>
          <w:p w14:paraId="56482C42" w14:textId="77777777" w:rsidR="00165A0C" w:rsidRPr="00165A0C" w:rsidRDefault="00165A0C" w:rsidP="00165A0C">
            <w:pPr>
              <w:spacing w:before="120" w:after="120"/>
              <w:rPr>
                <w:rFonts w:cs="Arial"/>
                <w:sz w:val="18"/>
              </w:rPr>
            </w:pPr>
          </w:p>
        </w:tc>
        <w:tc>
          <w:tcPr>
            <w:tcW w:w="417" w:type="pct"/>
            <w:gridSpan w:val="2"/>
            <w:shd w:val="clear" w:color="auto" w:fill="auto"/>
          </w:tcPr>
          <w:p w14:paraId="29D6D64A"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31E7A774"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D6C140A" w14:textId="77777777" w:rsidTr="00B131AF">
        <w:tc>
          <w:tcPr>
            <w:tcW w:w="1665" w:type="pct"/>
            <w:gridSpan w:val="4"/>
            <w:shd w:val="clear" w:color="auto" w:fill="auto"/>
          </w:tcPr>
          <w:p w14:paraId="411431BC" w14:textId="77777777" w:rsidR="00165A0C" w:rsidRPr="00165A0C" w:rsidRDefault="00165A0C" w:rsidP="00165A0C">
            <w:pPr>
              <w:spacing w:before="120" w:after="120"/>
              <w:rPr>
                <w:rFonts w:cs="Arial"/>
                <w:sz w:val="18"/>
              </w:rPr>
            </w:pPr>
            <w:r w:rsidRPr="00165A0C">
              <w:rPr>
                <w:rFonts w:cs="Arial"/>
                <w:sz w:val="18"/>
              </w:rPr>
              <w:t xml:space="preserve">         File Reference</w:t>
            </w:r>
          </w:p>
        </w:tc>
        <w:tc>
          <w:tcPr>
            <w:tcW w:w="834" w:type="pct"/>
            <w:gridSpan w:val="3"/>
            <w:shd w:val="clear" w:color="auto" w:fill="auto"/>
          </w:tcPr>
          <w:p w14:paraId="3EC4C98C" w14:textId="77777777" w:rsidR="00165A0C" w:rsidRPr="00165A0C" w:rsidRDefault="00165A0C" w:rsidP="00165A0C">
            <w:pPr>
              <w:spacing w:before="120" w:after="120"/>
              <w:rPr>
                <w:rFonts w:cs="Arial"/>
                <w:sz w:val="18"/>
              </w:rPr>
            </w:pPr>
            <w:r w:rsidRPr="00165A0C">
              <w:rPr>
                <w:rFonts w:cs="Arial"/>
                <w:sz w:val="18"/>
              </w:rPr>
              <w:t>(TXTDSC)</w:t>
            </w:r>
          </w:p>
        </w:tc>
        <w:tc>
          <w:tcPr>
            <w:tcW w:w="1250" w:type="pct"/>
            <w:gridSpan w:val="3"/>
            <w:shd w:val="clear" w:color="auto" w:fill="auto"/>
          </w:tcPr>
          <w:p w14:paraId="1E74C7F1" w14:textId="77777777" w:rsidR="00165A0C" w:rsidRPr="00165A0C" w:rsidRDefault="00165A0C" w:rsidP="00165A0C">
            <w:pPr>
              <w:spacing w:before="120" w:after="120"/>
              <w:rPr>
                <w:rFonts w:cs="Arial"/>
                <w:sz w:val="18"/>
              </w:rPr>
            </w:pPr>
          </w:p>
        </w:tc>
        <w:tc>
          <w:tcPr>
            <w:tcW w:w="417" w:type="pct"/>
            <w:gridSpan w:val="2"/>
            <w:shd w:val="clear" w:color="auto" w:fill="auto"/>
          </w:tcPr>
          <w:p w14:paraId="0127385B"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58A99954"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3A27077" w14:textId="77777777" w:rsidTr="00B131AF">
        <w:tc>
          <w:tcPr>
            <w:tcW w:w="1665" w:type="pct"/>
            <w:gridSpan w:val="4"/>
            <w:shd w:val="clear" w:color="auto" w:fill="auto"/>
          </w:tcPr>
          <w:p w14:paraId="3649B7D9" w14:textId="77777777" w:rsidR="00165A0C" w:rsidRPr="00165A0C" w:rsidRDefault="00165A0C" w:rsidP="00165A0C">
            <w:pPr>
              <w:spacing w:before="120" w:after="120"/>
              <w:rPr>
                <w:rFonts w:cs="Arial"/>
                <w:sz w:val="18"/>
              </w:rPr>
            </w:pPr>
            <w:r w:rsidRPr="00165A0C">
              <w:rPr>
                <w:rFonts w:cs="Arial"/>
                <w:sz w:val="18"/>
              </w:rPr>
              <w:t xml:space="preserve">         Headline</w:t>
            </w:r>
          </w:p>
        </w:tc>
        <w:tc>
          <w:tcPr>
            <w:tcW w:w="834" w:type="pct"/>
            <w:gridSpan w:val="3"/>
            <w:shd w:val="clear" w:color="auto" w:fill="auto"/>
          </w:tcPr>
          <w:p w14:paraId="451ECF2E" w14:textId="77777777" w:rsidR="00165A0C" w:rsidRPr="00165A0C" w:rsidRDefault="00165A0C" w:rsidP="00165A0C">
            <w:pPr>
              <w:spacing w:before="120" w:after="120"/>
              <w:rPr>
                <w:rFonts w:cs="Arial"/>
                <w:sz w:val="18"/>
              </w:rPr>
            </w:pPr>
          </w:p>
        </w:tc>
        <w:tc>
          <w:tcPr>
            <w:tcW w:w="1250" w:type="pct"/>
            <w:gridSpan w:val="3"/>
            <w:shd w:val="clear" w:color="auto" w:fill="auto"/>
          </w:tcPr>
          <w:p w14:paraId="49FEFF43" w14:textId="77777777" w:rsidR="00165A0C" w:rsidRPr="00165A0C" w:rsidRDefault="00165A0C" w:rsidP="00165A0C">
            <w:pPr>
              <w:spacing w:before="120" w:after="120"/>
              <w:rPr>
                <w:rFonts w:cs="Arial"/>
                <w:sz w:val="18"/>
              </w:rPr>
            </w:pPr>
          </w:p>
        </w:tc>
        <w:tc>
          <w:tcPr>
            <w:tcW w:w="417" w:type="pct"/>
            <w:gridSpan w:val="2"/>
            <w:shd w:val="clear" w:color="auto" w:fill="auto"/>
          </w:tcPr>
          <w:p w14:paraId="5693883A"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74DDFF92" w14:textId="77777777" w:rsidR="00165A0C" w:rsidRPr="00165A0C" w:rsidRDefault="00165A0C" w:rsidP="00165A0C">
            <w:pPr>
              <w:spacing w:before="120" w:after="120"/>
              <w:rPr>
                <w:rFonts w:cs="Arial"/>
                <w:sz w:val="18"/>
              </w:rPr>
            </w:pPr>
            <w:r w:rsidRPr="00165A0C">
              <w:rPr>
                <w:rFonts w:cs="Arial"/>
                <w:sz w:val="18"/>
              </w:rPr>
              <w:t>0, * (ordered)</w:t>
            </w:r>
          </w:p>
        </w:tc>
      </w:tr>
      <w:tr w:rsidR="00165A0C" w:rsidRPr="00165A0C" w14:paraId="095A6C6F" w14:textId="77777777" w:rsidTr="00B131AF">
        <w:tc>
          <w:tcPr>
            <w:tcW w:w="1665" w:type="pct"/>
            <w:gridSpan w:val="4"/>
            <w:shd w:val="clear" w:color="auto" w:fill="auto"/>
          </w:tcPr>
          <w:p w14:paraId="09C1326A" w14:textId="77777777" w:rsidR="00165A0C" w:rsidRPr="00165A0C" w:rsidRDefault="00165A0C" w:rsidP="00165A0C">
            <w:pPr>
              <w:spacing w:before="120" w:after="120"/>
              <w:rPr>
                <w:rFonts w:cs="Arial"/>
                <w:sz w:val="18"/>
              </w:rPr>
            </w:pPr>
            <w:r w:rsidRPr="00165A0C">
              <w:rPr>
                <w:rFonts w:cs="Arial"/>
                <w:sz w:val="18"/>
              </w:rPr>
              <w:t xml:space="preserve">         Language</w:t>
            </w:r>
          </w:p>
        </w:tc>
        <w:tc>
          <w:tcPr>
            <w:tcW w:w="834" w:type="pct"/>
            <w:gridSpan w:val="3"/>
            <w:shd w:val="clear" w:color="auto" w:fill="auto"/>
          </w:tcPr>
          <w:p w14:paraId="53B7D44A" w14:textId="77777777" w:rsidR="00165A0C" w:rsidRPr="00165A0C" w:rsidRDefault="00165A0C" w:rsidP="00165A0C">
            <w:pPr>
              <w:spacing w:before="120" w:after="120"/>
              <w:rPr>
                <w:rFonts w:cs="Arial"/>
                <w:sz w:val="18"/>
              </w:rPr>
            </w:pPr>
          </w:p>
        </w:tc>
        <w:tc>
          <w:tcPr>
            <w:tcW w:w="1250" w:type="pct"/>
            <w:gridSpan w:val="3"/>
            <w:shd w:val="clear" w:color="auto" w:fill="auto"/>
          </w:tcPr>
          <w:p w14:paraId="4E57F52C" w14:textId="77777777" w:rsidR="00165A0C" w:rsidRPr="00165A0C" w:rsidRDefault="00165A0C" w:rsidP="00165A0C">
            <w:pPr>
              <w:spacing w:before="120" w:after="120"/>
              <w:rPr>
                <w:rFonts w:cs="Arial"/>
                <w:sz w:val="18"/>
              </w:rPr>
            </w:pPr>
          </w:p>
        </w:tc>
        <w:tc>
          <w:tcPr>
            <w:tcW w:w="417" w:type="pct"/>
            <w:gridSpan w:val="2"/>
            <w:shd w:val="clear" w:color="auto" w:fill="auto"/>
          </w:tcPr>
          <w:p w14:paraId="1F656E1B"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113DC27A"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75AAC07" w14:textId="77777777" w:rsidTr="00B131AF">
        <w:tc>
          <w:tcPr>
            <w:tcW w:w="1665" w:type="pct"/>
            <w:gridSpan w:val="4"/>
            <w:shd w:val="clear" w:color="auto" w:fill="auto"/>
          </w:tcPr>
          <w:p w14:paraId="6CFE94F2" w14:textId="77777777" w:rsidR="00165A0C" w:rsidRPr="00165A0C" w:rsidRDefault="00165A0C" w:rsidP="00165A0C">
            <w:pPr>
              <w:spacing w:before="120" w:after="120"/>
              <w:rPr>
                <w:rFonts w:cs="Arial"/>
                <w:sz w:val="18"/>
              </w:rPr>
            </w:pPr>
            <w:r w:rsidRPr="00165A0C">
              <w:rPr>
                <w:rFonts w:cs="Arial"/>
                <w:sz w:val="18"/>
              </w:rPr>
              <w:t xml:space="preserve">         Text</w:t>
            </w:r>
          </w:p>
        </w:tc>
        <w:tc>
          <w:tcPr>
            <w:tcW w:w="834" w:type="pct"/>
            <w:gridSpan w:val="3"/>
            <w:shd w:val="clear" w:color="auto" w:fill="auto"/>
          </w:tcPr>
          <w:p w14:paraId="7DA4F1B6" w14:textId="77777777" w:rsidR="00165A0C" w:rsidRPr="00165A0C" w:rsidRDefault="00165A0C" w:rsidP="00165A0C">
            <w:pPr>
              <w:spacing w:before="120" w:after="120"/>
              <w:rPr>
                <w:rFonts w:cs="Arial"/>
                <w:sz w:val="18"/>
              </w:rPr>
            </w:pPr>
            <w:r w:rsidRPr="00165A0C">
              <w:rPr>
                <w:rFonts w:cs="Arial"/>
                <w:sz w:val="18"/>
              </w:rPr>
              <w:t>(INFORM)</w:t>
            </w:r>
          </w:p>
          <w:p w14:paraId="3BD9BF3D" w14:textId="77777777" w:rsidR="00165A0C" w:rsidRPr="00165A0C" w:rsidRDefault="00165A0C" w:rsidP="00165A0C">
            <w:pPr>
              <w:spacing w:before="120" w:after="120"/>
              <w:rPr>
                <w:rFonts w:cs="Arial"/>
                <w:sz w:val="18"/>
              </w:rPr>
            </w:pPr>
            <w:r w:rsidRPr="00165A0C">
              <w:rPr>
                <w:rFonts w:cs="Arial"/>
                <w:sz w:val="18"/>
              </w:rPr>
              <w:t>(NINFOM)</w:t>
            </w:r>
          </w:p>
        </w:tc>
        <w:tc>
          <w:tcPr>
            <w:tcW w:w="1250" w:type="pct"/>
            <w:gridSpan w:val="3"/>
            <w:shd w:val="clear" w:color="auto" w:fill="auto"/>
          </w:tcPr>
          <w:p w14:paraId="2B8A6532" w14:textId="77777777" w:rsidR="00165A0C" w:rsidRPr="00165A0C" w:rsidRDefault="00165A0C" w:rsidP="00165A0C">
            <w:pPr>
              <w:spacing w:before="120" w:after="120"/>
              <w:rPr>
                <w:rFonts w:cs="Arial"/>
                <w:sz w:val="18"/>
              </w:rPr>
            </w:pPr>
          </w:p>
        </w:tc>
        <w:tc>
          <w:tcPr>
            <w:tcW w:w="417" w:type="pct"/>
            <w:gridSpan w:val="2"/>
            <w:shd w:val="clear" w:color="auto" w:fill="auto"/>
          </w:tcPr>
          <w:p w14:paraId="7759076D"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2D7EDFC1"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A03E68C" w14:textId="77777777" w:rsidTr="00B131AF">
        <w:tc>
          <w:tcPr>
            <w:tcW w:w="1665" w:type="pct"/>
            <w:gridSpan w:val="4"/>
            <w:shd w:val="clear" w:color="auto" w:fill="auto"/>
          </w:tcPr>
          <w:p w14:paraId="6C867C3B" w14:textId="77777777" w:rsidR="00165A0C" w:rsidRPr="00165A0C" w:rsidRDefault="00165A0C" w:rsidP="00165A0C">
            <w:pPr>
              <w:spacing w:before="120" w:after="120"/>
              <w:rPr>
                <w:rFonts w:cs="Arial"/>
                <w:sz w:val="18"/>
              </w:rPr>
            </w:pPr>
            <w:r w:rsidRPr="00165A0C">
              <w:rPr>
                <w:rFonts w:cs="Arial"/>
                <w:sz w:val="18"/>
              </w:rPr>
              <w:t xml:space="preserve">      Online Resource</w:t>
            </w:r>
          </w:p>
        </w:tc>
        <w:tc>
          <w:tcPr>
            <w:tcW w:w="834" w:type="pct"/>
            <w:gridSpan w:val="3"/>
            <w:shd w:val="clear" w:color="auto" w:fill="auto"/>
          </w:tcPr>
          <w:p w14:paraId="7E58CEA7" w14:textId="77777777" w:rsidR="00165A0C" w:rsidRPr="00165A0C" w:rsidRDefault="00165A0C" w:rsidP="00165A0C">
            <w:pPr>
              <w:spacing w:before="120" w:after="120"/>
              <w:rPr>
                <w:rFonts w:cs="Arial"/>
                <w:sz w:val="18"/>
              </w:rPr>
            </w:pPr>
          </w:p>
        </w:tc>
        <w:tc>
          <w:tcPr>
            <w:tcW w:w="1250" w:type="pct"/>
            <w:gridSpan w:val="3"/>
            <w:shd w:val="clear" w:color="auto" w:fill="auto"/>
          </w:tcPr>
          <w:p w14:paraId="2FFCDA2D" w14:textId="77777777" w:rsidR="00165A0C" w:rsidRPr="00165A0C" w:rsidRDefault="00165A0C" w:rsidP="00165A0C">
            <w:pPr>
              <w:spacing w:before="120" w:after="120"/>
              <w:rPr>
                <w:rFonts w:cs="Arial"/>
                <w:sz w:val="18"/>
              </w:rPr>
            </w:pPr>
          </w:p>
        </w:tc>
        <w:tc>
          <w:tcPr>
            <w:tcW w:w="417" w:type="pct"/>
            <w:gridSpan w:val="2"/>
            <w:shd w:val="clear" w:color="auto" w:fill="auto"/>
          </w:tcPr>
          <w:p w14:paraId="124AAD6B"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55EB96C5"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903BA40" w14:textId="77777777" w:rsidTr="00B131AF">
        <w:tc>
          <w:tcPr>
            <w:tcW w:w="1665" w:type="pct"/>
            <w:gridSpan w:val="4"/>
            <w:shd w:val="clear" w:color="auto" w:fill="auto"/>
          </w:tcPr>
          <w:p w14:paraId="12B060AE" w14:textId="77777777" w:rsidR="00165A0C" w:rsidRPr="00165A0C" w:rsidRDefault="00165A0C" w:rsidP="00165A0C">
            <w:pPr>
              <w:spacing w:before="120" w:after="120"/>
              <w:rPr>
                <w:rFonts w:cs="Arial"/>
                <w:sz w:val="18"/>
              </w:rPr>
            </w:pPr>
            <w:r w:rsidRPr="00165A0C">
              <w:rPr>
                <w:rFonts w:cs="Arial"/>
                <w:sz w:val="18"/>
              </w:rPr>
              <w:t xml:space="preserve">         Online Resource Linkage URL</w:t>
            </w:r>
          </w:p>
        </w:tc>
        <w:tc>
          <w:tcPr>
            <w:tcW w:w="834" w:type="pct"/>
            <w:gridSpan w:val="3"/>
            <w:shd w:val="clear" w:color="auto" w:fill="auto"/>
          </w:tcPr>
          <w:p w14:paraId="1379A232" w14:textId="77777777" w:rsidR="00165A0C" w:rsidRPr="00165A0C" w:rsidRDefault="00165A0C" w:rsidP="00165A0C">
            <w:pPr>
              <w:spacing w:before="120" w:after="120"/>
              <w:rPr>
                <w:rFonts w:cs="Arial"/>
                <w:sz w:val="18"/>
              </w:rPr>
            </w:pPr>
          </w:p>
        </w:tc>
        <w:tc>
          <w:tcPr>
            <w:tcW w:w="1250" w:type="pct"/>
            <w:gridSpan w:val="3"/>
            <w:shd w:val="clear" w:color="auto" w:fill="auto"/>
          </w:tcPr>
          <w:p w14:paraId="3C50075F" w14:textId="77777777" w:rsidR="00165A0C" w:rsidRPr="00165A0C" w:rsidRDefault="00165A0C" w:rsidP="00165A0C">
            <w:pPr>
              <w:spacing w:before="120" w:after="120"/>
              <w:rPr>
                <w:rFonts w:cs="Arial"/>
                <w:sz w:val="18"/>
              </w:rPr>
            </w:pPr>
          </w:p>
        </w:tc>
        <w:tc>
          <w:tcPr>
            <w:tcW w:w="417" w:type="pct"/>
            <w:gridSpan w:val="2"/>
            <w:shd w:val="clear" w:color="auto" w:fill="auto"/>
          </w:tcPr>
          <w:p w14:paraId="65378B9F" w14:textId="77777777" w:rsidR="00165A0C" w:rsidRPr="00165A0C" w:rsidRDefault="00165A0C" w:rsidP="00165A0C">
            <w:pPr>
              <w:spacing w:before="120" w:after="120"/>
              <w:rPr>
                <w:rFonts w:cs="Arial"/>
                <w:sz w:val="18"/>
              </w:rPr>
            </w:pPr>
            <w:r w:rsidRPr="00165A0C">
              <w:rPr>
                <w:rFonts w:cs="Arial"/>
                <w:sz w:val="18"/>
              </w:rPr>
              <w:t>(S) UL</w:t>
            </w:r>
          </w:p>
        </w:tc>
        <w:tc>
          <w:tcPr>
            <w:tcW w:w="834" w:type="pct"/>
            <w:gridSpan w:val="2"/>
            <w:shd w:val="clear" w:color="auto" w:fill="auto"/>
          </w:tcPr>
          <w:p w14:paraId="1EF430E0"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6B3BBC86" w14:textId="77777777" w:rsidTr="00B131AF">
        <w:tc>
          <w:tcPr>
            <w:tcW w:w="1665" w:type="pct"/>
            <w:gridSpan w:val="4"/>
            <w:shd w:val="clear" w:color="auto" w:fill="auto"/>
          </w:tcPr>
          <w:p w14:paraId="3F0CD78E" w14:textId="77777777" w:rsidR="00165A0C" w:rsidRPr="00165A0C" w:rsidRDefault="00165A0C" w:rsidP="00165A0C">
            <w:pPr>
              <w:spacing w:before="120" w:after="120"/>
              <w:rPr>
                <w:rFonts w:cs="Arial"/>
                <w:sz w:val="18"/>
              </w:rPr>
            </w:pPr>
            <w:r w:rsidRPr="00165A0C">
              <w:rPr>
                <w:rFonts w:cs="Arial"/>
                <w:sz w:val="18"/>
              </w:rPr>
              <w:t xml:space="preserve">         Protocol</w:t>
            </w:r>
          </w:p>
        </w:tc>
        <w:tc>
          <w:tcPr>
            <w:tcW w:w="834" w:type="pct"/>
            <w:gridSpan w:val="3"/>
            <w:shd w:val="clear" w:color="auto" w:fill="auto"/>
          </w:tcPr>
          <w:p w14:paraId="6AB6462A" w14:textId="77777777" w:rsidR="00165A0C" w:rsidRPr="00165A0C" w:rsidRDefault="00165A0C" w:rsidP="00165A0C">
            <w:pPr>
              <w:spacing w:before="120" w:after="120"/>
              <w:rPr>
                <w:rFonts w:cs="Arial"/>
                <w:sz w:val="18"/>
              </w:rPr>
            </w:pPr>
          </w:p>
        </w:tc>
        <w:tc>
          <w:tcPr>
            <w:tcW w:w="1250" w:type="pct"/>
            <w:gridSpan w:val="3"/>
            <w:shd w:val="clear" w:color="auto" w:fill="auto"/>
          </w:tcPr>
          <w:p w14:paraId="6DAEA274" w14:textId="77777777" w:rsidR="00165A0C" w:rsidRPr="00165A0C" w:rsidRDefault="00165A0C" w:rsidP="00165A0C">
            <w:pPr>
              <w:spacing w:before="120" w:after="120"/>
              <w:rPr>
                <w:rFonts w:cs="Arial"/>
                <w:sz w:val="18"/>
              </w:rPr>
            </w:pPr>
          </w:p>
        </w:tc>
        <w:tc>
          <w:tcPr>
            <w:tcW w:w="417" w:type="pct"/>
            <w:gridSpan w:val="2"/>
            <w:shd w:val="clear" w:color="auto" w:fill="auto"/>
          </w:tcPr>
          <w:p w14:paraId="5F9B3D3E"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61894C29"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3CBFBBB" w14:textId="77777777" w:rsidTr="00B131AF">
        <w:tc>
          <w:tcPr>
            <w:tcW w:w="1665" w:type="pct"/>
            <w:gridSpan w:val="4"/>
            <w:shd w:val="clear" w:color="auto" w:fill="auto"/>
          </w:tcPr>
          <w:p w14:paraId="6DBC55A4" w14:textId="77777777" w:rsidR="00165A0C" w:rsidRPr="00165A0C" w:rsidRDefault="00165A0C" w:rsidP="00165A0C">
            <w:pPr>
              <w:spacing w:before="120" w:after="120"/>
              <w:rPr>
                <w:rFonts w:cs="Arial"/>
                <w:sz w:val="18"/>
              </w:rPr>
            </w:pPr>
            <w:r w:rsidRPr="00165A0C">
              <w:rPr>
                <w:rFonts w:cs="Arial"/>
                <w:sz w:val="18"/>
              </w:rPr>
              <w:t xml:space="preserve">         Application Profile</w:t>
            </w:r>
          </w:p>
        </w:tc>
        <w:tc>
          <w:tcPr>
            <w:tcW w:w="834" w:type="pct"/>
            <w:gridSpan w:val="3"/>
            <w:shd w:val="clear" w:color="auto" w:fill="auto"/>
          </w:tcPr>
          <w:p w14:paraId="6D2E633F" w14:textId="77777777" w:rsidR="00165A0C" w:rsidRPr="00165A0C" w:rsidRDefault="00165A0C" w:rsidP="00165A0C">
            <w:pPr>
              <w:spacing w:before="120" w:after="120"/>
              <w:rPr>
                <w:rFonts w:cs="Arial"/>
                <w:sz w:val="18"/>
              </w:rPr>
            </w:pPr>
          </w:p>
        </w:tc>
        <w:tc>
          <w:tcPr>
            <w:tcW w:w="1250" w:type="pct"/>
            <w:gridSpan w:val="3"/>
            <w:shd w:val="clear" w:color="auto" w:fill="auto"/>
          </w:tcPr>
          <w:p w14:paraId="27A24CAB" w14:textId="77777777" w:rsidR="00165A0C" w:rsidRPr="00165A0C" w:rsidRDefault="00165A0C" w:rsidP="00165A0C">
            <w:pPr>
              <w:spacing w:before="120" w:after="120"/>
              <w:rPr>
                <w:rFonts w:cs="Arial"/>
                <w:sz w:val="18"/>
              </w:rPr>
            </w:pPr>
          </w:p>
        </w:tc>
        <w:tc>
          <w:tcPr>
            <w:tcW w:w="417" w:type="pct"/>
            <w:gridSpan w:val="2"/>
            <w:shd w:val="clear" w:color="auto" w:fill="auto"/>
          </w:tcPr>
          <w:p w14:paraId="1863FB70"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4EB1BDD2"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3945FB3" w14:textId="77777777" w:rsidTr="00B131AF">
        <w:tc>
          <w:tcPr>
            <w:tcW w:w="1665" w:type="pct"/>
            <w:gridSpan w:val="4"/>
            <w:shd w:val="clear" w:color="auto" w:fill="auto"/>
          </w:tcPr>
          <w:p w14:paraId="1384F1A1" w14:textId="77777777" w:rsidR="00165A0C" w:rsidRPr="00165A0C" w:rsidRDefault="00165A0C" w:rsidP="00165A0C">
            <w:pPr>
              <w:spacing w:before="120" w:after="120"/>
              <w:rPr>
                <w:rFonts w:cs="Arial"/>
                <w:sz w:val="18"/>
              </w:rPr>
            </w:pPr>
            <w:r w:rsidRPr="00165A0C">
              <w:rPr>
                <w:rFonts w:cs="Arial"/>
                <w:sz w:val="18"/>
              </w:rPr>
              <w:t xml:space="preserve">         Name of Resource</w:t>
            </w:r>
          </w:p>
        </w:tc>
        <w:tc>
          <w:tcPr>
            <w:tcW w:w="834" w:type="pct"/>
            <w:gridSpan w:val="3"/>
            <w:shd w:val="clear" w:color="auto" w:fill="auto"/>
          </w:tcPr>
          <w:p w14:paraId="6E3665E8" w14:textId="77777777" w:rsidR="00165A0C" w:rsidRPr="00165A0C" w:rsidRDefault="00165A0C" w:rsidP="00165A0C">
            <w:pPr>
              <w:spacing w:before="120" w:after="120"/>
              <w:rPr>
                <w:rFonts w:cs="Arial"/>
                <w:sz w:val="18"/>
              </w:rPr>
            </w:pPr>
          </w:p>
        </w:tc>
        <w:tc>
          <w:tcPr>
            <w:tcW w:w="1250" w:type="pct"/>
            <w:gridSpan w:val="3"/>
            <w:shd w:val="clear" w:color="auto" w:fill="auto"/>
          </w:tcPr>
          <w:p w14:paraId="37F06CDE" w14:textId="77777777" w:rsidR="00165A0C" w:rsidRPr="00165A0C" w:rsidRDefault="00165A0C" w:rsidP="00165A0C">
            <w:pPr>
              <w:spacing w:before="120" w:after="120"/>
              <w:rPr>
                <w:rFonts w:cs="Arial"/>
                <w:sz w:val="18"/>
              </w:rPr>
            </w:pPr>
          </w:p>
        </w:tc>
        <w:tc>
          <w:tcPr>
            <w:tcW w:w="417" w:type="pct"/>
            <w:gridSpan w:val="2"/>
            <w:shd w:val="clear" w:color="auto" w:fill="auto"/>
          </w:tcPr>
          <w:p w14:paraId="1D8D5698"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523FC5CE"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DE0778C" w14:textId="77777777" w:rsidTr="00B131AF">
        <w:tc>
          <w:tcPr>
            <w:tcW w:w="1665" w:type="pct"/>
            <w:gridSpan w:val="4"/>
            <w:shd w:val="clear" w:color="auto" w:fill="auto"/>
          </w:tcPr>
          <w:p w14:paraId="1E285D80" w14:textId="77777777" w:rsidR="00165A0C" w:rsidRPr="00165A0C" w:rsidRDefault="00165A0C" w:rsidP="00165A0C">
            <w:pPr>
              <w:spacing w:before="120" w:after="120"/>
              <w:rPr>
                <w:rFonts w:cs="Arial"/>
                <w:sz w:val="18"/>
              </w:rPr>
            </w:pPr>
            <w:r w:rsidRPr="00165A0C">
              <w:rPr>
                <w:rFonts w:cs="Arial"/>
                <w:sz w:val="18"/>
              </w:rPr>
              <w:t xml:space="preserve">         Online Resource Description</w:t>
            </w:r>
          </w:p>
        </w:tc>
        <w:tc>
          <w:tcPr>
            <w:tcW w:w="834" w:type="pct"/>
            <w:gridSpan w:val="3"/>
            <w:shd w:val="clear" w:color="auto" w:fill="auto"/>
          </w:tcPr>
          <w:p w14:paraId="0D97BA90" w14:textId="77777777" w:rsidR="00165A0C" w:rsidRPr="00165A0C" w:rsidRDefault="00165A0C" w:rsidP="00165A0C">
            <w:pPr>
              <w:spacing w:before="120" w:after="120"/>
              <w:rPr>
                <w:rFonts w:cs="Arial"/>
                <w:sz w:val="18"/>
              </w:rPr>
            </w:pPr>
          </w:p>
        </w:tc>
        <w:tc>
          <w:tcPr>
            <w:tcW w:w="1250" w:type="pct"/>
            <w:gridSpan w:val="3"/>
            <w:shd w:val="clear" w:color="auto" w:fill="auto"/>
          </w:tcPr>
          <w:p w14:paraId="10DCEF98" w14:textId="77777777" w:rsidR="00165A0C" w:rsidRPr="00165A0C" w:rsidRDefault="00165A0C" w:rsidP="00165A0C">
            <w:pPr>
              <w:spacing w:before="120" w:after="120"/>
              <w:rPr>
                <w:rFonts w:cs="Arial"/>
                <w:sz w:val="18"/>
              </w:rPr>
            </w:pPr>
          </w:p>
        </w:tc>
        <w:tc>
          <w:tcPr>
            <w:tcW w:w="417" w:type="pct"/>
            <w:gridSpan w:val="2"/>
            <w:shd w:val="clear" w:color="auto" w:fill="auto"/>
          </w:tcPr>
          <w:p w14:paraId="06E0666D"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69C60CA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D3F2E09" w14:textId="77777777" w:rsidTr="00B131AF">
        <w:tc>
          <w:tcPr>
            <w:tcW w:w="1665" w:type="pct"/>
            <w:gridSpan w:val="4"/>
            <w:shd w:val="clear" w:color="auto" w:fill="auto"/>
          </w:tcPr>
          <w:p w14:paraId="575732FD" w14:textId="77777777" w:rsidR="00165A0C" w:rsidRPr="00165A0C" w:rsidRDefault="00165A0C" w:rsidP="00165A0C">
            <w:pPr>
              <w:spacing w:before="120" w:after="120"/>
              <w:rPr>
                <w:rFonts w:cs="Arial"/>
                <w:sz w:val="18"/>
              </w:rPr>
            </w:pPr>
            <w:r w:rsidRPr="00165A0C">
              <w:rPr>
                <w:rFonts w:cs="Arial"/>
                <w:sz w:val="18"/>
              </w:rPr>
              <w:t xml:space="preserve">         Online Function</w:t>
            </w:r>
          </w:p>
        </w:tc>
        <w:tc>
          <w:tcPr>
            <w:tcW w:w="834" w:type="pct"/>
            <w:gridSpan w:val="3"/>
            <w:shd w:val="clear" w:color="auto" w:fill="auto"/>
          </w:tcPr>
          <w:p w14:paraId="474BFAF0" w14:textId="77777777" w:rsidR="00165A0C" w:rsidRPr="00165A0C" w:rsidRDefault="00165A0C" w:rsidP="00165A0C">
            <w:pPr>
              <w:spacing w:before="120" w:after="120"/>
              <w:rPr>
                <w:rFonts w:cs="Arial"/>
                <w:sz w:val="18"/>
              </w:rPr>
            </w:pPr>
          </w:p>
        </w:tc>
        <w:tc>
          <w:tcPr>
            <w:tcW w:w="1250" w:type="pct"/>
            <w:gridSpan w:val="3"/>
            <w:shd w:val="clear" w:color="auto" w:fill="auto"/>
          </w:tcPr>
          <w:p w14:paraId="48E699A9" w14:textId="77777777" w:rsidR="00165A0C" w:rsidRPr="00165A0C" w:rsidRDefault="00165A0C" w:rsidP="00165A0C">
            <w:pPr>
              <w:spacing w:before="120" w:after="120"/>
              <w:rPr>
                <w:rFonts w:cs="Arial"/>
                <w:sz w:val="18"/>
              </w:rPr>
            </w:pPr>
            <w:r w:rsidRPr="00165A0C">
              <w:rPr>
                <w:rFonts w:cs="Arial"/>
                <w:sz w:val="18"/>
              </w:rPr>
              <w:t>1 : Download</w:t>
            </w:r>
          </w:p>
          <w:p w14:paraId="51A1C561" w14:textId="77777777" w:rsidR="00165A0C" w:rsidRPr="00165A0C" w:rsidRDefault="00165A0C" w:rsidP="00165A0C">
            <w:pPr>
              <w:spacing w:before="120" w:after="120"/>
              <w:rPr>
                <w:rFonts w:cs="Arial"/>
                <w:sz w:val="18"/>
              </w:rPr>
            </w:pPr>
            <w:r w:rsidRPr="00165A0C">
              <w:rPr>
                <w:rFonts w:cs="Arial"/>
                <w:sz w:val="18"/>
              </w:rPr>
              <w:lastRenderedPageBreak/>
              <w:t>3 : Offline Access</w:t>
            </w:r>
          </w:p>
          <w:p w14:paraId="461E0409" w14:textId="77777777" w:rsidR="00165A0C" w:rsidRPr="00165A0C" w:rsidRDefault="00165A0C" w:rsidP="00165A0C">
            <w:pPr>
              <w:spacing w:before="120" w:after="120"/>
              <w:rPr>
                <w:rFonts w:cs="Arial"/>
                <w:sz w:val="18"/>
              </w:rPr>
            </w:pPr>
            <w:r w:rsidRPr="00165A0C">
              <w:rPr>
                <w:rFonts w:cs="Arial"/>
                <w:sz w:val="18"/>
              </w:rPr>
              <w:t>4 : Order</w:t>
            </w:r>
          </w:p>
          <w:p w14:paraId="088DB965" w14:textId="77777777" w:rsidR="00165A0C" w:rsidRPr="00165A0C" w:rsidRDefault="00165A0C" w:rsidP="00165A0C">
            <w:pPr>
              <w:spacing w:before="120" w:after="120"/>
              <w:rPr>
                <w:rFonts w:cs="Arial"/>
                <w:sz w:val="18"/>
              </w:rPr>
            </w:pPr>
            <w:r w:rsidRPr="00165A0C">
              <w:rPr>
                <w:rFonts w:cs="Arial"/>
                <w:sz w:val="18"/>
              </w:rPr>
              <w:t>5 : Search</w:t>
            </w:r>
          </w:p>
          <w:p w14:paraId="400E0F4A" w14:textId="77777777" w:rsidR="00165A0C" w:rsidRPr="00165A0C" w:rsidRDefault="00165A0C" w:rsidP="00165A0C">
            <w:pPr>
              <w:spacing w:before="120" w:after="120"/>
              <w:rPr>
                <w:rFonts w:cs="Arial"/>
                <w:sz w:val="18"/>
              </w:rPr>
            </w:pPr>
            <w:r w:rsidRPr="00165A0C">
              <w:rPr>
                <w:rFonts w:cs="Arial"/>
                <w:sz w:val="18"/>
              </w:rPr>
              <w:t>6 : Complete Metadata</w:t>
            </w:r>
          </w:p>
          <w:p w14:paraId="766D5B2D" w14:textId="77777777" w:rsidR="00165A0C" w:rsidRPr="00165A0C" w:rsidRDefault="00165A0C" w:rsidP="00165A0C">
            <w:pPr>
              <w:spacing w:before="120" w:after="120"/>
              <w:rPr>
                <w:rFonts w:cs="Arial"/>
                <w:sz w:val="18"/>
              </w:rPr>
            </w:pPr>
            <w:r w:rsidRPr="00165A0C">
              <w:rPr>
                <w:rFonts w:cs="Arial"/>
                <w:sz w:val="18"/>
              </w:rPr>
              <w:t>7 : Browse Graphic</w:t>
            </w:r>
          </w:p>
          <w:p w14:paraId="5C4FD09F" w14:textId="77777777" w:rsidR="00165A0C" w:rsidRPr="00165A0C" w:rsidRDefault="00165A0C" w:rsidP="00165A0C">
            <w:pPr>
              <w:spacing w:before="120" w:after="120"/>
              <w:rPr>
                <w:rFonts w:cs="Arial"/>
                <w:sz w:val="18"/>
              </w:rPr>
            </w:pPr>
            <w:r w:rsidRPr="00165A0C">
              <w:rPr>
                <w:rFonts w:cs="Arial"/>
                <w:sz w:val="18"/>
              </w:rPr>
              <w:t>8 : Upload</w:t>
            </w:r>
          </w:p>
          <w:p w14:paraId="7D034697" w14:textId="77777777" w:rsidR="00165A0C" w:rsidRPr="00165A0C" w:rsidRDefault="00165A0C" w:rsidP="00165A0C">
            <w:pPr>
              <w:spacing w:before="120" w:after="120"/>
              <w:rPr>
                <w:rFonts w:cs="Arial"/>
                <w:sz w:val="18"/>
              </w:rPr>
            </w:pPr>
            <w:r w:rsidRPr="00165A0C">
              <w:rPr>
                <w:rFonts w:cs="Arial"/>
                <w:sz w:val="18"/>
              </w:rPr>
              <w:t>9 : Email Service</w:t>
            </w:r>
          </w:p>
          <w:p w14:paraId="01B7FF1A" w14:textId="77777777" w:rsidR="00165A0C" w:rsidRPr="00165A0C" w:rsidRDefault="00165A0C" w:rsidP="00165A0C">
            <w:pPr>
              <w:spacing w:before="120" w:after="120"/>
              <w:rPr>
                <w:rFonts w:cs="Arial"/>
                <w:sz w:val="18"/>
              </w:rPr>
            </w:pPr>
            <w:r w:rsidRPr="00165A0C">
              <w:rPr>
                <w:rFonts w:cs="Arial"/>
                <w:sz w:val="18"/>
              </w:rPr>
              <w:t>10 : Browsing</w:t>
            </w:r>
          </w:p>
          <w:p w14:paraId="0AC23FD2" w14:textId="77777777" w:rsidR="00165A0C" w:rsidRPr="00165A0C" w:rsidRDefault="00165A0C" w:rsidP="00165A0C">
            <w:pPr>
              <w:spacing w:before="120" w:after="120"/>
              <w:rPr>
                <w:rFonts w:cs="Arial"/>
                <w:sz w:val="18"/>
              </w:rPr>
            </w:pPr>
            <w:r w:rsidRPr="00165A0C">
              <w:rPr>
                <w:rFonts w:cs="Arial"/>
                <w:sz w:val="18"/>
              </w:rPr>
              <w:t>11 : File Access</w:t>
            </w:r>
          </w:p>
        </w:tc>
        <w:tc>
          <w:tcPr>
            <w:tcW w:w="417" w:type="pct"/>
            <w:gridSpan w:val="2"/>
            <w:shd w:val="clear" w:color="auto" w:fill="auto"/>
          </w:tcPr>
          <w:p w14:paraId="591717AF" w14:textId="77777777" w:rsidR="00165A0C" w:rsidRPr="00165A0C" w:rsidRDefault="00165A0C" w:rsidP="00165A0C">
            <w:pPr>
              <w:spacing w:before="120" w:after="120"/>
              <w:rPr>
                <w:rFonts w:cs="Arial"/>
                <w:sz w:val="18"/>
              </w:rPr>
            </w:pPr>
            <w:r w:rsidRPr="00165A0C">
              <w:rPr>
                <w:rFonts w:cs="Arial"/>
                <w:sz w:val="18"/>
              </w:rPr>
              <w:lastRenderedPageBreak/>
              <w:t>(S) EN</w:t>
            </w:r>
          </w:p>
        </w:tc>
        <w:tc>
          <w:tcPr>
            <w:tcW w:w="834" w:type="pct"/>
            <w:gridSpan w:val="2"/>
            <w:shd w:val="clear" w:color="auto" w:fill="auto"/>
          </w:tcPr>
          <w:p w14:paraId="65F46E7A"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4D79017" w14:textId="77777777" w:rsidTr="00B131AF">
        <w:tc>
          <w:tcPr>
            <w:tcW w:w="1665" w:type="pct"/>
            <w:gridSpan w:val="4"/>
            <w:shd w:val="clear" w:color="auto" w:fill="auto"/>
          </w:tcPr>
          <w:p w14:paraId="2BD608CE" w14:textId="77777777" w:rsidR="00165A0C" w:rsidRPr="00165A0C" w:rsidRDefault="00165A0C" w:rsidP="00165A0C">
            <w:pPr>
              <w:spacing w:before="120" w:after="120"/>
              <w:rPr>
                <w:rFonts w:cs="Arial"/>
                <w:sz w:val="18"/>
              </w:rPr>
            </w:pPr>
            <w:r w:rsidRPr="00165A0C">
              <w:rPr>
                <w:rFonts w:cs="Arial"/>
                <w:sz w:val="18"/>
              </w:rPr>
              <w:t xml:space="preserve">         Protocol request</w:t>
            </w:r>
          </w:p>
        </w:tc>
        <w:tc>
          <w:tcPr>
            <w:tcW w:w="834" w:type="pct"/>
            <w:gridSpan w:val="3"/>
            <w:shd w:val="clear" w:color="auto" w:fill="auto"/>
          </w:tcPr>
          <w:p w14:paraId="4D1C924A" w14:textId="77777777" w:rsidR="00165A0C" w:rsidRPr="00165A0C" w:rsidRDefault="00165A0C" w:rsidP="00165A0C">
            <w:pPr>
              <w:spacing w:before="120" w:after="120"/>
              <w:rPr>
                <w:rFonts w:cs="Arial"/>
                <w:sz w:val="18"/>
              </w:rPr>
            </w:pPr>
          </w:p>
        </w:tc>
        <w:tc>
          <w:tcPr>
            <w:tcW w:w="1250" w:type="pct"/>
            <w:gridSpan w:val="3"/>
            <w:shd w:val="clear" w:color="auto" w:fill="auto"/>
          </w:tcPr>
          <w:p w14:paraId="5C24F759" w14:textId="77777777" w:rsidR="00165A0C" w:rsidRPr="00165A0C" w:rsidRDefault="00165A0C" w:rsidP="00165A0C">
            <w:pPr>
              <w:spacing w:before="120" w:after="120"/>
              <w:rPr>
                <w:rFonts w:cs="Arial"/>
                <w:sz w:val="18"/>
              </w:rPr>
            </w:pPr>
          </w:p>
        </w:tc>
        <w:tc>
          <w:tcPr>
            <w:tcW w:w="417" w:type="pct"/>
            <w:gridSpan w:val="2"/>
            <w:shd w:val="clear" w:color="auto" w:fill="auto"/>
          </w:tcPr>
          <w:p w14:paraId="113202B4"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469E600C"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51AA79D" w14:textId="77777777" w:rsidTr="00B131AF">
        <w:tc>
          <w:tcPr>
            <w:tcW w:w="1665" w:type="pct"/>
            <w:gridSpan w:val="4"/>
            <w:shd w:val="clear" w:color="auto" w:fill="auto"/>
          </w:tcPr>
          <w:p w14:paraId="1CBF9321" w14:textId="77777777" w:rsidR="00165A0C" w:rsidRPr="00165A0C" w:rsidRDefault="00165A0C" w:rsidP="00165A0C">
            <w:pPr>
              <w:spacing w:before="120" w:after="120"/>
              <w:rPr>
                <w:rFonts w:cs="Arial"/>
                <w:sz w:val="18"/>
              </w:rPr>
            </w:pPr>
            <w:r w:rsidRPr="00165A0C">
              <w:rPr>
                <w:rFonts w:cs="Arial"/>
                <w:sz w:val="18"/>
              </w:rPr>
              <w:t xml:space="preserve">      Source</w:t>
            </w:r>
          </w:p>
        </w:tc>
        <w:tc>
          <w:tcPr>
            <w:tcW w:w="834" w:type="pct"/>
            <w:gridSpan w:val="3"/>
            <w:shd w:val="clear" w:color="auto" w:fill="auto"/>
          </w:tcPr>
          <w:p w14:paraId="7C7C2B7B" w14:textId="77777777" w:rsidR="00165A0C" w:rsidRPr="00165A0C" w:rsidRDefault="00165A0C" w:rsidP="00165A0C">
            <w:pPr>
              <w:spacing w:before="120" w:after="120"/>
              <w:rPr>
                <w:rFonts w:cs="Arial"/>
                <w:sz w:val="18"/>
              </w:rPr>
            </w:pPr>
          </w:p>
        </w:tc>
        <w:tc>
          <w:tcPr>
            <w:tcW w:w="1250" w:type="pct"/>
            <w:gridSpan w:val="3"/>
            <w:shd w:val="clear" w:color="auto" w:fill="auto"/>
          </w:tcPr>
          <w:p w14:paraId="429D0D5D" w14:textId="77777777" w:rsidR="00165A0C" w:rsidRPr="00165A0C" w:rsidRDefault="00165A0C" w:rsidP="00165A0C">
            <w:pPr>
              <w:spacing w:before="120" w:after="120"/>
              <w:rPr>
                <w:rFonts w:cs="Arial"/>
                <w:sz w:val="18"/>
              </w:rPr>
            </w:pPr>
          </w:p>
        </w:tc>
        <w:tc>
          <w:tcPr>
            <w:tcW w:w="417" w:type="pct"/>
            <w:gridSpan w:val="2"/>
            <w:shd w:val="clear" w:color="auto" w:fill="auto"/>
          </w:tcPr>
          <w:p w14:paraId="1E16700B"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5DD525DE"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9692ED3" w14:textId="77777777" w:rsidTr="00B131AF">
        <w:tc>
          <w:tcPr>
            <w:tcW w:w="1665" w:type="pct"/>
            <w:gridSpan w:val="4"/>
            <w:shd w:val="clear" w:color="auto" w:fill="auto"/>
          </w:tcPr>
          <w:p w14:paraId="7A9D1670" w14:textId="77777777" w:rsidR="00165A0C" w:rsidRPr="00165A0C" w:rsidRDefault="00165A0C" w:rsidP="00165A0C">
            <w:pPr>
              <w:spacing w:before="120" w:after="120"/>
              <w:rPr>
                <w:rFonts w:cs="Arial"/>
                <w:sz w:val="18"/>
              </w:rPr>
            </w:pPr>
            <w:r w:rsidRPr="00165A0C">
              <w:rPr>
                <w:rFonts w:cs="Arial"/>
                <w:sz w:val="18"/>
              </w:rPr>
              <w:t xml:space="preserve">      Source Type</w:t>
            </w:r>
          </w:p>
        </w:tc>
        <w:tc>
          <w:tcPr>
            <w:tcW w:w="834" w:type="pct"/>
            <w:gridSpan w:val="3"/>
            <w:shd w:val="clear" w:color="auto" w:fill="auto"/>
          </w:tcPr>
          <w:p w14:paraId="7772AFCF" w14:textId="77777777" w:rsidR="00165A0C" w:rsidRPr="00165A0C" w:rsidRDefault="00165A0C" w:rsidP="00165A0C">
            <w:pPr>
              <w:spacing w:before="120" w:after="120"/>
              <w:rPr>
                <w:rFonts w:cs="Arial"/>
                <w:sz w:val="18"/>
              </w:rPr>
            </w:pPr>
          </w:p>
        </w:tc>
        <w:tc>
          <w:tcPr>
            <w:tcW w:w="1250" w:type="pct"/>
            <w:gridSpan w:val="3"/>
            <w:shd w:val="clear" w:color="auto" w:fill="auto"/>
          </w:tcPr>
          <w:p w14:paraId="05CF9269" w14:textId="77777777" w:rsidR="00165A0C" w:rsidRPr="00165A0C" w:rsidRDefault="00165A0C" w:rsidP="00165A0C">
            <w:pPr>
              <w:spacing w:before="120" w:after="120"/>
              <w:rPr>
                <w:rFonts w:cs="Arial"/>
                <w:sz w:val="18"/>
              </w:rPr>
            </w:pPr>
            <w:r w:rsidRPr="00165A0C">
              <w:rPr>
                <w:rFonts w:cs="Arial"/>
                <w:sz w:val="18"/>
              </w:rPr>
              <w:t>1 : Law or Regulation</w:t>
            </w:r>
          </w:p>
          <w:p w14:paraId="07308384" w14:textId="77777777" w:rsidR="00165A0C" w:rsidRPr="00165A0C" w:rsidRDefault="00165A0C" w:rsidP="00165A0C">
            <w:pPr>
              <w:spacing w:before="120" w:after="120"/>
              <w:rPr>
                <w:rFonts w:cs="Arial"/>
                <w:sz w:val="18"/>
              </w:rPr>
            </w:pPr>
            <w:r w:rsidRPr="00165A0C">
              <w:rPr>
                <w:rFonts w:cs="Arial"/>
                <w:sz w:val="18"/>
              </w:rPr>
              <w:t>2 : Official Publication</w:t>
            </w:r>
          </w:p>
          <w:p w14:paraId="6B32095C" w14:textId="77777777" w:rsidR="00165A0C" w:rsidRPr="00165A0C" w:rsidRDefault="00165A0C" w:rsidP="00165A0C">
            <w:pPr>
              <w:spacing w:before="120" w:after="120"/>
              <w:rPr>
                <w:rFonts w:cs="Arial"/>
                <w:sz w:val="18"/>
              </w:rPr>
            </w:pPr>
            <w:r w:rsidRPr="00165A0C">
              <w:rPr>
                <w:rFonts w:cs="Arial"/>
                <w:sz w:val="18"/>
              </w:rPr>
              <w:t>7 : Mariner Report, Confirmed</w:t>
            </w:r>
          </w:p>
          <w:p w14:paraId="799E0747" w14:textId="77777777" w:rsidR="00165A0C" w:rsidRPr="00165A0C" w:rsidRDefault="00165A0C" w:rsidP="00165A0C">
            <w:pPr>
              <w:spacing w:before="120" w:after="120"/>
              <w:rPr>
                <w:rFonts w:cs="Arial"/>
                <w:sz w:val="18"/>
              </w:rPr>
            </w:pPr>
            <w:r w:rsidRPr="00165A0C">
              <w:rPr>
                <w:rFonts w:cs="Arial"/>
                <w:sz w:val="18"/>
              </w:rPr>
              <w:t>8 : Mariner Report, Not Confirmed</w:t>
            </w:r>
          </w:p>
          <w:p w14:paraId="3E8A2E8C" w14:textId="77777777" w:rsidR="00165A0C" w:rsidRPr="00165A0C" w:rsidRDefault="00165A0C" w:rsidP="00165A0C">
            <w:pPr>
              <w:spacing w:before="120" w:after="120"/>
              <w:rPr>
                <w:rFonts w:cs="Arial"/>
                <w:sz w:val="18"/>
              </w:rPr>
            </w:pPr>
            <w:r w:rsidRPr="00165A0C">
              <w:rPr>
                <w:rFonts w:cs="Arial"/>
                <w:sz w:val="18"/>
              </w:rPr>
              <w:t>9 : Industry Publications and Reports</w:t>
            </w:r>
          </w:p>
          <w:p w14:paraId="56287F29" w14:textId="77777777" w:rsidR="00165A0C" w:rsidRPr="00165A0C" w:rsidRDefault="00165A0C" w:rsidP="00165A0C">
            <w:pPr>
              <w:spacing w:before="120" w:after="120"/>
              <w:rPr>
                <w:rFonts w:cs="Arial"/>
                <w:sz w:val="18"/>
              </w:rPr>
            </w:pPr>
            <w:r w:rsidRPr="00165A0C">
              <w:rPr>
                <w:rFonts w:cs="Arial"/>
                <w:sz w:val="18"/>
              </w:rPr>
              <w:t>10 : Remotely Sensed Images</w:t>
            </w:r>
          </w:p>
          <w:p w14:paraId="6AA31A9D" w14:textId="77777777" w:rsidR="00165A0C" w:rsidRPr="00165A0C" w:rsidRDefault="00165A0C" w:rsidP="00165A0C">
            <w:pPr>
              <w:spacing w:before="120" w:after="120"/>
              <w:rPr>
                <w:rFonts w:cs="Arial"/>
                <w:sz w:val="18"/>
              </w:rPr>
            </w:pPr>
            <w:r w:rsidRPr="00165A0C">
              <w:rPr>
                <w:rFonts w:cs="Arial"/>
                <w:sz w:val="18"/>
              </w:rPr>
              <w:t>11 : Photographs</w:t>
            </w:r>
          </w:p>
          <w:p w14:paraId="0E40E742" w14:textId="77777777" w:rsidR="00165A0C" w:rsidRPr="00165A0C" w:rsidRDefault="00165A0C" w:rsidP="00165A0C">
            <w:pPr>
              <w:spacing w:before="120" w:after="120"/>
              <w:rPr>
                <w:rFonts w:cs="Arial"/>
                <w:sz w:val="18"/>
              </w:rPr>
            </w:pPr>
            <w:r w:rsidRPr="00165A0C">
              <w:rPr>
                <w:rFonts w:cs="Arial"/>
                <w:sz w:val="18"/>
              </w:rPr>
              <w:t>12 : Products Issued by HO Services</w:t>
            </w:r>
          </w:p>
          <w:p w14:paraId="6AF489DE" w14:textId="77777777" w:rsidR="00165A0C" w:rsidRPr="00165A0C" w:rsidRDefault="00165A0C" w:rsidP="00165A0C">
            <w:pPr>
              <w:spacing w:before="120" w:after="120"/>
              <w:rPr>
                <w:rFonts w:cs="Arial"/>
                <w:sz w:val="18"/>
              </w:rPr>
            </w:pPr>
            <w:r w:rsidRPr="00165A0C">
              <w:rPr>
                <w:rFonts w:cs="Arial"/>
                <w:sz w:val="18"/>
              </w:rPr>
              <w:t>13 : News Media</w:t>
            </w:r>
          </w:p>
          <w:p w14:paraId="425A0102" w14:textId="77777777" w:rsidR="00165A0C" w:rsidRPr="00165A0C" w:rsidRDefault="00165A0C" w:rsidP="00165A0C">
            <w:pPr>
              <w:spacing w:before="120" w:after="120"/>
              <w:rPr>
                <w:rFonts w:cs="Arial"/>
                <w:sz w:val="18"/>
              </w:rPr>
            </w:pPr>
            <w:r w:rsidRPr="00165A0C">
              <w:rPr>
                <w:rFonts w:cs="Arial"/>
                <w:sz w:val="18"/>
              </w:rPr>
              <w:t>14 : Traffic Data</w:t>
            </w:r>
          </w:p>
        </w:tc>
        <w:tc>
          <w:tcPr>
            <w:tcW w:w="417" w:type="pct"/>
            <w:gridSpan w:val="2"/>
            <w:shd w:val="clear" w:color="auto" w:fill="auto"/>
          </w:tcPr>
          <w:p w14:paraId="11E59135"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2F004BD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4D939D1" w14:textId="77777777" w:rsidTr="00B131AF">
        <w:tc>
          <w:tcPr>
            <w:tcW w:w="1665" w:type="pct"/>
            <w:gridSpan w:val="4"/>
            <w:shd w:val="clear" w:color="auto" w:fill="auto"/>
          </w:tcPr>
          <w:p w14:paraId="13361A57" w14:textId="77777777" w:rsidR="00165A0C" w:rsidRPr="00165A0C" w:rsidRDefault="00165A0C" w:rsidP="00165A0C">
            <w:pPr>
              <w:spacing w:before="120" w:after="120"/>
              <w:rPr>
                <w:rFonts w:cs="Arial"/>
                <w:sz w:val="18"/>
              </w:rPr>
            </w:pPr>
            <w:r w:rsidRPr="00165A0C">
              <w:rPr>
                <w:rFonts w:cs="Arial"/>
                <w:sz w:val="18"/>
              </w:rPr>
              <w:t xml:space="preserve">      Reported Date</w:t>
            </w:r>
          </w:p>
        </w:tc>
        <w:tc>
          <w:tcPr>
            <w:tcW w:w="834" w:type="pct"/>
            <w:gridSpan w:val="3"/>
            <w:shd w:val="clear" w:color="auto" w:fill="auto"/>
          </w:tcPr>
          <w:p w14:paraId="1D9D2C3D" w14:textId="77777777" w:rsidR="00165A0C" w:rsidRPr="00165A0C" w:rsidRDefault="00165A0C" w:rsidP="00165A0C">
            <w:pPr>
              <w:spacing w:before="120" w:after="120"/>
              <w:rPr>
                <w:rFonts w:cs="Arial"/>
                <w:sz w:val="18"/>
              </w:rPr>
            </w:pPr>
            <w:r w:rsidRPr="00165A0C">
              <w:rPr>
                <w:rFonts w:cs="Arial"/>
                <w:sz w:val="18"/>
              </w:rPr>
              <w:t>(SORDAT)</w:t>
            </w:r>
          </w:p>
        </w:tc>
        <w:tc>
          <w:tcPr>
            <w:tcW w:w="1250" w:type="pct"/>
            <w:gridSpan w:val="3"/>
            <w:shd w:val="clear" w:color="auto" w:fill="auto"/>
          </w:tcPr>
          <w:p w14:paraId="31B6CF37" w14:textId="77777777" w:rsidR="00165A0C" w:rsidRPr="00165A0C" w:rsidRDefault="00165A0C" w:rsidP="00165A0C">
            <w:pPr>
              <w:spacing w:before="120" w:after="120"/>
              <w:rPr>
                <w:rFonts w:cs="Arial"/>
                <w:sz w:val="18"/>
              </w:rPr>
            </w:pPr>
          </w:p>
        </w:tc>
        <w:tc>
          <w:tcPr>
            <w:tcW w:w="417" w:type="pct"/>
            <w:gridSpan w:val="2"/>
            <w:shd w:val="clear" w:color="auto" w:fill="auto"/>
          </w:tcPr>
          <w:p w14:paraId="4D384D84" w14:textId="77777777" w:rsidR="00165A0C" w:rsidRPr="00165A0C" w:rsidRDefault="00165A0C" w:rsidP="00165A0C">
            <w:pPr>
              <w:spacing w:before="120" w:after="120"/>
              <w:rPr>
                <w:rFonts w:cs="Arial"/>
                <w:sz w:val="18"/>
              </w:rPr>
            </w:pPr>
            <w:r w:rsidRPr="00165A0C">
              <w:rPr>
                <w:rFonts w:cs="Arial"/>
                <w:sz w:val="18"/>
              </w:rPr>
              <w:t>(S) TD</w:t>
            </w:r>
          </w:p>
        </w:tc>
        <w:tc>
          <w:tcPr>
            <w:tcW w:w="834" w:type="pct"/>
            <w:gridSpan w:val="2"/>
            <w:shd w:val="clear" w:color="auto" w:fill="auto"/>
          </w:tcPr>
          <w:p w14:paraId="0402A74F"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BA55337" w14:textId="77777777" w:rsidTr="00B131AF">
        <w:tc>
          <w:tcPr>
            <w:tcW w:w="1665" w:type="pct"/>
            <w:gridSpan w:val="4"/>
            <w:shd w:val="clear" w:color="auto" w:fill="auto"/>
          </w:tcPr>
          <w:p w14:paraId="4C8C0900" w14:textId="77777777" w:rsidR="00165A0C" w:rsidRPr="00165A0C" w:rsidRDefault="00165A0C" w:rsidP="00165A0C">
            <w:pPr>
              <w:spacing w:before="120" w:after="120"/>
              <w:rPr>
                <w:rFonts w:cs="Arial"/>
                <w:sz w:val="18"/>
              </w:rPr>
            </w:pPr>
            <w:r w:rsidRPr="00165A0C">
              <w:rPr>
                <w:rFonts w:cs="Arial"/>
                <w:sz w:val="18"/>
              </w:rPr>
              <w:t>Marked By</w:t>
            </w:r>
          </w:p>
        </w:tc>
        <w:tc>
          <w:tcPr>
            <w:tcW w:w="834" w:type="pct"/>
            <w:gridSpan w:val="3"/>
            <w:shd w:val="clear" w:color="auto" w:fill="auto"/>
          </w:tcPr>
          <w:p w14:paraId="33422B6E" w14:textId="77777777" w:rsidR="00165A0C" w:rsidRPr="00165A0C" w:rsidRDefault="00165A0C" w:rsidP="00165A0C">
            <w:pPr>
              <w:spacing w:before="120" w:after="120"/>
              <w:rPr>
                <w:rFonts w:cs="Arial"/>
                <w:sz w:val="18"/>
              </w:rPr>
            </w:pPr>
          </w:p>
        </w:tc>
        <w:tc>
          <w:tcPr>
            <w:tcW w:w="1250" w:type="pct"/>
            <w:gridSpan w:val="3"/>
            <w:shd w:val="clear" w:color="auto" w:fill="auto"/>
          </w:tcPr>
          <w:p w14:paraId="0C88DA0E" w14:textId="77777777" w:rsidR="00165A0C" w:rsidRPr="00165A0C" w:rsidRDefault="00165A0C" w:rsidP="00165A0C">
            <w:pPr>
              <w:spacing w:before="120" w:after="120"/>
              <w:rPr>
                <w:rFonts w:cs="Arial"/>
                <w:sz w:val="18"/>
              </w:rPr>
            </w:pPr>
          </w:p>
        </w:tc>
        <w:tc>
          <w:tcPr>
            <w:tcW w:w="417" w:type="pct"/>
            <w:gridSpan w:val="2"/>
            <w:shd w:val="clear" w:color="auto" w:fill="auto"/>
          </w:tcPr>
          <w:p w14:paraId="7921FC50" w14:textId="77777777" w:rsidR="00165A0C" w:rsidRPr="00165A0C" w:rsidRDefault="00165A0C" w:rsidP="00165A0C">
            <w:pPr>
              <w:spacing w:before="120" w:after="120"/>
              <w:rPr>
                <w:rFonts w:cs="Arial"/>
                <w:sz w:val="18"/>
              </w:rPr>
            </w:pPr>
            <w:r w:rsidRPr="00165A0C">
              <w:rPr>
                <w:rFonts w:cs="Arial"/>
                <w:sz w:val="18"/>
              </w:rPr>
              <w:t>C</w:t>
            </w:r>
          </w:p>
        </w:tc>
        <w:tc>
          <w:tcPr>
            <w:tcW w:w="834" w:type="pct"/>
            <w:gridSpan w:val="2"/>
            <w:shd w:val="clear" w:color="auto" w:fill="auto"/>
          </w:tcPr>
          <w:p w14:paraId="27D96FDE"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63AEBF41" w14:textId="77777777" w:rsidTr="00B131AF">
        <w:tc>
          <w:tcPr>
            <w:tcW w:w="1665" w:type="pct"/>
            <w:gridSpan w:val="4"/>
            <w:shd w:val="clear" w:color="auto" w:fill="auto"/>
          </w:tcPr>
          <w:p w14:paraId="70764E54" w14:textId="77777777" w:rsidR="00165A0C" w:rsidRPr="00165A0C" w:rsidRDefault="00165A0C" w:rsidP="00165A0C">
            <w:pPr>
              <w:spacing w:before="120" w:after="120"/>
              <w:rPr>
                <w:rFonts w:cs="Arial"/>
                <w:sz w:val="18"/>
              </w:rPr>
            </w:pPr>
            <w:r w:rsidRPr="00165A0C">
              <w:rPr>
                <w:rFonts w:cs="Arial"/>
                <w:sz w:val="18"/>
              </w:rPr>
              <w:t xml:space="preserve">   Text Content</w:t>
            </w:r>
          </w:p>
        </w:tc>
        <w:tc>
          <w:tcPr>
            <w:tcW w:w="834" w:type="pct"/>
            <w:gridSpan w:val="3"/>
            <w:shd w:val="clear" w:color="auto" w:fill="auto"/>
          </w:tcPr>
          <w:p w14:paraId="05A7D532" w14:textId="77777777" w:rsidR="00165A0C" w:rsidRPr="00165A0C" w:rsidRDefault="00165A0C" w:rsidP="00165A0C">
            <w:pPr>
              <w:spacing w:before="120" w:after="120"/>
              <w:rPr>
                <w:rFonts w:cs="Arial"/>
                <w:sz w:val="18"/>
              </w:rPr>
            </w:pPr>
          </w:p>
        </w:tc>
        <w:tc>
          <w:tcPr>
            <w:tcW w:w="1250" w:type="pct"/>
            <w:gridSpan w:val="3"/>
            <w:shd w:val="clear" w:color="auto" w:fill="auto"/>
          </w:tcPr>
          <w:p w14:paraId="12AA8934" w14:textId="77777777" w:rsidR="00165A0C" w:rsidRPr="00165A0C" w:rsidRDefault="00165A0C" w:rsidP="00165A0C">
            <w:pPr>
              <w:spacing w:before="120" w:after="120"/>
              <w:rPr>
                <w:rFonts w:cs="Arial"/>
                <w:sz w:val="18"/>
              </w:rPr>
            </w:pPr>
          </w:p>
        </w:tc>
        <w:tc>
          <w:tcPr>
            <w:tcW w:w="417" w:type="pct"/>
            <w:gridSpan w:val="2"/>
            <w:shd w:val="clear" w:color="auto" w:fill="auto"/>
          </w:tcPr>
          <w:p w14:paraId="335E3F8C"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41B8A56B" w14:textId="77777777" w:rsidR="00165A0C" w:rsidRPr="00165A0C" w:rsidRDefault="00165A0C" w:rsidP="00165A0C">
            <w:pPr>
              <w:spacing w:before="120" w:after="120"/>
              <w:rPr>
                <w:rFonts w:cs="Arial"/>
                <w:sz w:val="18"/>
              </w:rPr>
            </w:pPr>
            <w:r w:rsidRPr="00165A0C">
              <w:rPr>
                <w:rFonts w:cs="Arial"/>
                <w:sz w:val="18"/>
              </w:rPr>
              <w:t>1, *</w:t>
            </w:r>
          </w:p>
        </w:tc>
      </w:tr>
      <w:tr w:rsidR="00165A0C" w:rsidRPr="00165A0C" w14:paraId="4AD46B14" w14:textId="77777777" w:rsidTr="00B131AF">
        <w:tc>
          <w:tcPr>
            <w:tcW w:w="1665" w:type="pct"/>
            <w:gridSpan w:val="4"/>
            <w:shd w:val="clear" w:color="auto" w:fill="auto"/>
          </w:tcPr>
          <w:p w14:paraId="41EC0218" w14:textId="77777777" w:rsidR="00165A0C" w:rsidRPr="00165A0C" w:rsidRDefault="00165A0C" w:rsidP="00165A0C">
            <w:pPr>
              <w:spacing w:before="120" w:after="120"/>
              <w:rPr>
                <w:rFonts w:cs="Arial"/>
                <w:sz w:val="18"/>
              </w:rPr>
            </w:pPr>
            <w:r w:rsidRPr="00165A0C">
              <w:rPr>
                <w:rFonts w:cs="Arial"/>
                <w:sz w:val="18"/>
              </w:rPr>
              <w:t xml:space="preserve">      Category of text</w:t>
            </w:r>
          </w:p>
        </w:tc>
        <w:tc>
          <w:tcPr>
            <w:tcW w:w="834" w:type="pct"/>
            <w:gridSpan w:val="3"/>
            <w:shd w:val="clear" w:color="auto" w:fill="auto"/>
          </w:tcPr>
          <w:p w14:paraId="161938A0" w14:textId="77777777" w:rsidR="00165A0C" w:rsidRPr="00165A0C" w:rsidRDefault="00165A0C" w:rsidP="00165A0C">
            <w:pPr>
              <w:spacing w:before="120" w:after="120"/>
              <w:rPr>
                <w:rFonts w:cs="Arial"/>
                <w:sz w:val="18"/>
              </w:rPr>
            </w:pPr>
          </w:p>
        </w:tc>
        <w:tc>
          <w:tcPr>
            <w:tcW w:w="1250" w:type="pct"/>
            <w:gridSpan w:val="3"/>
            <w:shd w:val="clear" w:color="auto" w:fill="auto"/>
          </w:tcPr>
          <w:p w14:paraId="609E06CC" w14:textId="77777777" w:rsidR="00165A0C" w:rsidRPr="00165A0C" w:rsidRDefault="00165A0C" w:rsidP="00165A0C">
            <w:pPr>
              <w:spacing w:before="120" w:after="120"/>
              <w:rPr>
                <w:rFonts w:cs="Arial"/>
                <w:sz w:val="18"/>
              </w:rPr>
            </w:pPr>
            <w:r w:rsidRPr="00165A0C">
              <w:rPr>
                <w:rFonts w:cs="Arial"/>
                <w:sz w:val="18"/>
              </w:rPr>
              <w:t>1 : Abstract or Summary</w:t>
            </w:r>
          </w:p>
          <w:p w14:paraId="2977B48D" w14:textId="77777777" w:rsidR="00165A0C" w:rsidRPr="00165A0C" w:rsidRDefault="00165A0C" w:rsidP="00165A0C">
            <w:pPr>
              <w:spacing w:before="120" w:after="120"/>
              <w:rPr>
                <w:rFonts w:cs="Arial"/>
                <w:sz w:val="18"/>
              </w:rPr>
            </w:pPr>
            <w:r w:rsidRPr="00165A0C">
              <w:rPr>
                <w:rFonts w:cs="Arial"/>
                <w:sz w:val="18"/>
              </w:rPr>
              <w:t>2 : Extract</w:t>
            </w:r>
          </w:p>
          <w:p w14:paraId="70564309" w14:textId="77777777" w:rsidR="00165A0C" w:rsidRPr="00165A0C" w:rsidRDefault="00165A0C" w:rsidP="00165A0C">
            <w:pPr>
              <w:spacing w:before="120" w:after="120"/>
              <w:rPr>
                <w:rFonts w:cs="Arial"/>
                <w:sz w:val="18"/>
              </w:rPr>
            </w:pPr>
            <w:r w:rsidRPr="00165A0C">
              <w:rPr>
                <w:rFonts w:cs="Arial"/>
                <w:sz w:val="18"/>
              </w:rPr>
              <w:t>3 : Full Text</w:t>
            </w:r>
          </w:p>
        </w:tc>
        <w:tc>
          <w:tcPr>
            <w:tcW w:w="417" w:type="pct"/>
            <w:gridSpan w:val="2"/>
            <w:shd w:val="clear" w:color="auto" w:fill="auto"/>
          </w:tcPr>
          <w:p w14:paraId="3856AADA"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6FE54D53"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01C16FF" w14:textId="77777777" w:rsidTr="00B131AF">
        <w:tc>
          <w:tcPr>
            <w:tcW w:w="1665" w:type="pct"/>
            <w:gridSpan w:val="4"/>
            <w:shd w:val="clear" w:color="auto" w:fill="auto"/>
          </w:tcPr>
          <w:p w14:paraId="521CB6E8" w14:textId="77777777" w:rsidR="00165A0C" w:rsidRPr="00165A0C" w:rsidRDefault="00165A0C" w:rsidP="00165A0C">
            <w:pPr>
              <w:spacing w:before="120" w:after="120"/>
              <w:rPr>
                <w:rFonts w:cs="Arial"/>
                <w:sz w:val="18"/>
              </w:rPr>
            </w:pPr>
            <w:r w:rsidRPr="00165A0C">
              <w:rPr>
                <w:rFonts w:cs="Arial"/>
                <w:sz w:val="18"/>
              </w:rPr>
              <w:t xml:space="preserve">      Information</w:t>
            </w:r>
          </w:p>
        </w:tc>
        <w:tc>
          <w:tcPr>
            <w:tcW w:w="834" w:type="pct"/>
            <w:gridSpan w:val="3"/>
            <w:shd w:val="clear" w:color="auto" w:fill="auto"/>
          </w:tcPr>
          <w:p w14:paraId="32A1B78D" w14:textId="77777777" w:rsidR="00165A0C" w:rsidRPr="00165A0C" w:rsidRDefault="00165A0C" w:rsidP="00165A0C">
            <w:pPr>
              <w:spacing w:before="120" w:after="120"/>
              <w:rPr>
                <w:rFonts w:cs="Arial"/>
                <w:sz w:val="18"/>
              </w:rPr>
            </w:pPr>
          </w:p>
        </w:tc>
        <w:tc>
          <w:tcPr>
            <w:tcW w:w="1250" w:type="pct"/>
            <w:gridSpan w:val="3"/>
            <w:shd w:val="clear" w:color="auto" w:fill="auto"/>
          </w:tcPr>
          <w:p w14:paraId="010B6AD4" w14:textId="77777777" w:rsidR="00165A0C" w:rsidRPr="00165A0C" w:rsidRDefault="00165A0C" w:rsidP="00165A0C">
            <w:pPr>
              <w:spacing w:before="120" w:after="120"/>
              <w:rPr>
                <w:rFonts w:cs="Arial"/>
                <w:sz w:val="18"/>
              </w:rPr>
            </w:pPr>
          </w:p>
        </w:tc>
        <w:tc>
          <w:tcPr>
            <w:tcW w:w="417" w:type="pct"/>
            <w:gridSpan w:val="2"/>
            <w:shd w:val="clear" w:color="auto" w:fill="auto"/>
          </w:tcPr>
          <w:p w14:paraId="2E0DE8E2"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66AC03D6"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3B8A0AB4" w14:textId="77777777" w:rsidTr="00B131AF">
        <w:tc>
          <w:tcPr>
            <w:tcW w:w="1665" w:type="pct"/>
            <w:gridSpan w:val="4"/>
            <w:shd w:val="clear" w:color="auto" w:fill="auto"/>
          </w:tcPr>
          <w:p w14:paraId="00AB2C87" w14:textId="77777777" w:rsidR="00165A0C" w:rsidRPr="00165A0C" w:rsidRDefault="00165A0C" w:rsidP="00165A0C">
            <w:pPr>
              <w:spacing w:before="120" w:after="120"/>
              <w:rPr>
                <w:rFonts w:cs="Arial"/>
                <w:sz w:val="18"/>
              </w:rPr>
            </w:pPr>
            <w:r w:rsidRPr="00165A0C">
              <w:rPr>
                <w:rFonts w:cs="Arial"/>
                <w:sz w:val="18"/>
              </w:rPr>
              <w:t xml:space="preserve">         File Locator</w:t>
            </w:r>
          </w:p>
        </w:tc>
        <w:tc>
          <w:tcPr>
            <w:tcW w:w="834" w:type="pct"/>
            <w:gridSpan w:val="3"/>
            <w:shd w:val="clear" w:color="auto" w:fill="auto"/>
          </w:tcPr>
          <w:p w14:paraId="41D7DC22" w14:textId="77777777" w:rsidR="00165A0C" w:rsidRPr="00165A0C" w:rsidRDefault="00165A0C" w:rsidP="00165A0C">
            <w:pPr>
              <w:spacing w:before="120" w:after="120"/>
              <w:rPr>
                <w:rFonts w:cs="Arial"/>
                <w:sz w:val="18"/>
              </w:rPr>
            </w:pPr>
          </w:p>
        </w:tc>
        <w:tc>
          <w:tcPr>
            <w:tcW w:w="1250" w:type="pct"/>
            <w:gridSpan w:val="3"/>
            <w:shd w:val="clear" w:color="auto" w:fill="auto"/>
          </w:tcPr>
          <w:p w14:paraId="1124DAD3" w14:textId="77777777" w:rsidR="00165A0C" w:rsidRPr="00165A0C" w:rsidRDefault="00165A0C" w:rsidP="00165A0C">
            <w:pPr>
              <w:spacing w:before="120" w:after="120"/>
              <w:rPr>
                <w:rFonts w:cs="Arial"/>
                <w:sz w:val="18"/>
              </w:rPr>
            </w:pPr>
          </w:p>
        </w:tc>
        <w:tc>
          <w:tcPr>
            <w:tcW w:w="417" w:type="pct"/>
            <w:gridSpan w:val="2"/>
            <w:shd w:val="clear" w:color="auto" w:fill="auto"/>
          </w:tcPr>
          <w:p w14:paraId="4DEB80C1"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5EB75D7A"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03EA885" w14:textId="77777777" w:rsidTr="00B131AF">
        <w:tc>
          <w:tcPr>
            <w:tcW w:w="1665" w:type="pct"/>
            <w:gridSpan w:val="4"/>
            <w:shd w:val="clear" w:color="auto" w:fill="auto"/>
          </w:tcPr>
          <w:p w14:paraId="39C97F1F" w14:textId="77777777" w:rsidR="00165A0C" w:rsidRPr="00165A0C" w:rsidRDefault="00165A0C" w:rsidP="00165A0C">
            <w:pPr>
              <w:spacing w:before="120" w:after="120"/>
              <w:rPr>
                <w:rFonts w:cs="Arial"/>
                <w:sz w:val="18"/>
              </w:rPr>
            </w:pPr>
            <w:r w:rsidRPr="00165A0C">
              <w:rPr>
                <w:rFonts w:cs="Arial"/>
                <w:sz w:val="18"/>
              </w:rPr>
              <w:t xml:space="preserve">         File Reference</w:t>
            </w:r>
          </w:p>
        </w:tc>
        <w:tc>
          <w:tcPr>
            <w:tcW w:w="834" w:type="pct"/>
            <w:gridSpan w:val="3"/>
            <w:shd w:val="clear" w:color="auto" w:fill="auto"/>
          </w:tcPr>
          <w:p w14:paraId="021E990A" w14:textId="77777777" w:rsidR="00165A0C" w:rsidRPr="00165A0C" w:rsidRDefault="00165A0C" w:rsidP="00165A0C">
            <w:pPr>
              <w:spacing w:before="120" w:after="120"/>
              <w:rPr>
                <w:rFonts w:cs="Arial"/>
                <w:sz w:val="18"/>
              </w:rPr>
            </w:pPr>
            <w:r w:rsidRPr="00165A0C">
              <w:rPr>
                <w:rFonts w:cs="Arial"/>
                <w:sz w:val="18"/>
              </w:rPr>
              <w:t>(TXTDSC)</w:t>
            </w:r>
          </w:p>
        </w:tc>
        <w:tc>
          <w:tcPr>
            <w:tcW w:w="1250" w:type="pct"/>
            <w:gridSpan w:val="3"/>
            <w:shd w:val="clear" w:color="auto" w:fill="auto"/>
          </w:tcPr>
          <w:p w14:paraId="6AE1C0C3" w14:textId="77777777" w:rsidR="00165A0C" w:rsidRPr="00165A0C" w:rsidRDefault="00165A0C" w:rsidP="00165A0C">
            <w:pPr>
              <w:spacing w:before="120" w:after="120"/>
              <w:rPr>
                <w:rFonts w:cs="Arial"/>
                <w:sz w:val="18"/>
              </w:rPr>
            </w:pPr>
          </w:p>
        </w:tc>
        <w:tc>
          <w:tcPr>
            <w:tcW w:w="417" w:type="pct"/>
            <w:gridSpan w:val="2"/>
            <w:shd w:val="clear" w:color="auto" w:fill="auto"/>
          </w:tcPr>
          <w:p w14:paraId="71ACF884"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13C6E4A7"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72E303A" w14:textId="77777777" w:rsidTr="00B131AF">
        <w:tc>
          <w:tcPr>
            <w:tcW w:w="1665" w:type="pct"/>
            <w:gridSpan w:val="4"/>
            <w:shd w:val="clear" w:color="auto" w:fill="auto"/>
          </w:tcPr>
          <w:p w14:paraId="0ED3C598" w14:textId="77777777" w:rsidR="00165A0C" w:rsidRPr="00165A0C" w:rsidRDefault="00165A0C" w:rsidP="00165A0C">
            <w:pPr>
              <w:spacing w:before="120" w:after="120"/>
              <w:rPr>
                <w:rFonts w:cs="Arial"/>
                <w:sz w:val="18"/>
              </w:rPr>
            </w:pPr>
            <w:r w:rsidRPr="00165A0C">
              <w:rPr>
                <w:rFonts w:cs="Arial"/>
                <w:sz w:val="18"/>
              </w:rPr>
              <w:t xml:space="preserve">         Headline</w:t>
            </w:r>
          </w:p>
        </w:tc>
        <w:tc>
          <w:tcPr>
            <w:tcW w:w="834" w:type="pct"/>
            <w:gridSpan w:val="3"/>
            <w:shd w:val="clear" w:color="auto" w:fill="auto"/>
          </w:tcPr>
          <w:p w14:paraId="6D501270" w14:textId="77777777" w:rsidR="00165A0C" w:rsidRPr="00165A0C" w:rsidRDefault="00165A0C" w:rsidP="00165A0C">
            <w:pPr>
              <w:spacing w:before="120" w:after="120"/>
              <w:rPr>
                <w:rFonts w:cs="Arial"/>
                <w:sz w:val="18"/>
              </w:rPr>
            </w:pPr>
          </w:p>
        </w:tc>
        <w:tc>
          <w:tcPr>
            <w:tcW w:w="1250" w:type="pct"/>
            <w:gridSpan w:val="3"/>
            <w:shd w:val="clear" w:color="auto" w:fill="auto"/>
          </w:tcPr>
          <w:p w14:paraId="33E031B3" w14:textId="77777777" w:rsidR="00165A0C" w:rsidRPr="00165A0C" w:rsidRDefault="00165A0C" w:rsidP="00165A0C">
            <w:pPr>
              <w:spacing w:before="120" w:after="120"/>
              <w:rPr>
                <w:rFonts w:cs="Arial"/>
                <w:sz w:val="18"/>
              </w:rPr>
            </w:pPr>
          </w:p>
        </w:tc>
        <w:tc>
          <w:tcPr>
            <w:tcW w:w="417" w:type="pct"/>
            <w:gridSpan w:val="2"/>
            <w:shd w:val="clear" w:color="auto" w:fill="auto"/>
          </w:tcPr>
          <w:p w14:paraId="3ADF5FCB"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266AB854" w14:textId="77777777" w:rsidR="00165A0C" w:rsidRPr="00165A0C" w:rsidRDefault="00165A0C" w:rsidP="00165A0C">
            <w:pPr>
              <w:spacing w:before="120" w:after="120"/>
              <w:rPr>
                <w:rFonts w:cs="Arial"/>
                <w:sz w:val="18"/>
              </w:rPr>
            </w:pPr>
            <w:r w:rsidRPr="00165A0C">
              <w:rPr>
                <w:rFonts w:cs="Arial"/>
                <w:sz w:val="18"/>
              </w:rPr>
              <w:t>0, * (ordered)</w:t>
            </w:r>
          </w:p>
        </w:tc>
      </w:tr>
      <w:tr w:rsidR="00165A0C" w:rsidRPr="00165A0C" w14:paraId="289BA79A" w14:textId="77777777" w:rsidTr="00B131AF">
        <w:tc>
          <w:tcPr>
            <w:tcW w:w="1665" w:type="pct"/>
            <w:gridSpan w:val="4"/>
            <w:shd w:val="clear" w:color="auto" w:fill="auto"/>
          </w:tcPr>
          <w:p w14:paraId="71FD065F" w14:textId="77777777" w:rsidR="00165A0C" w:rsidRPr="00165A0C" w:rsidRDefault="00165A0C" w:rsidP="00165A0C">
            <w:pPr>
              <w:spacing w:before="120" w:after="120"/>
              <w:rPr>
                <w:rFonts w:cs="Arial"/>
                <w:sz w:val="18"/>
              </w:rPr>
            </w:pPr>
            <w:r w:rsidRPr="00165A0C">
              <w:rPr>
                <w:rFonts w:cs="Arial"/>
                <w:sz w:val="18"/>
              </w:rPr>
              <w:lastRenderedPageBreak/>
              <w:t xml:space="preserve">         Language</w:t>
            </w:r>
          </w:p>
        </w:tc>
        <w:tc>
          <w:tcPr>
            <w:tcW w:w="834" w:type="pct"/>
            <w:gridSpan w:val="3"/>
            <w:shd w:val="clear" w:color="auto" w:fill="auto"/>
          </w:tcPr>
          <w:p w14:paraId="12EA5A88" w14:textId="77777777" w:rsidR="00165A0C" w:rsidRPr="00165A0C" w:rsidRDefault="00165A0C" w:rsidP="00165A0C">
            <w:pPr>
              <w:spacing w:before="120" w:after="120"/>
              <w:rPr>
                <w:rFonts w:cs="Arial"/>
                <w:sz w:val="18"/>
              </w:rPr>
            </w:pPr>
          </w:p>
        </w:tc>
        <w:tc>
          <w:tcPr>
            <w:tcW w:w="1250" w:type="pct"/>
            <w:gridSpan w:val="3"/>
            <w:shd w:val="clear" w:color="auto" w:fill="auto"/>
          </w:tcPr>
          <w:p w14:paraId="439FDC29" w14:textId="77777777" w:rsidR="00165A0C" w:rsidRPr="00165A0C" w:rsidRDefault="00165A0C" w:rsidP="00165A0C">
            <w:pPr>
              <w:spacing w:before="120" w:after="120"/>
              <w:rPr>
                <w:rFonts w:cs="Arial"/>
                <w:sz w:val="18"/>
              </w:rPr>
            </w:pPr>
          </w:p>
        </w:tc>
        <w:tc>
          <w:tcPr>
            <w:tcW w:w="417" w:type="pct"/>
            <w:gridSpan w:val="2"/>
            <w:shd w:val="clear" w:color="auto" w:fill="auto"/>
          </w:tcPr>
          <w:p w14:paraId="66CDF90B"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06D80745"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15CD003" w14:textId="77777777" w:rsidTr="00B131AF">
        <w:tc>
          <w:tcPr>
            <w:tcW w:w="1665" w:type="pct"/>
            <w:gridSpan w:val="4"/>
            <w:shd w:val="clear" w:color="auto" w:fill="auto"/>
          </w:tcPr>
          <w:p w14:paraId="767987FF" w14:textId="77777777" w:rsidR="00165A0C" w:rsidRPr="00165A0C" w:rsidRDefault="00165A0C" w:rsidP="00165A0C">
            <w:pPr>
              <w:spacing w:before="120" w:after="120"/>
              <w:rPr>
                <w:rFonts w:cs="Arial"/>
                <w:sz w:val="18"/>
              </w:rPr>
            </w:pPr>
            <w:r w:rsidRPr="00165A0C">
              <w:rPr>
                <w:rFonts w:cs="Arial"/>
                <w:sz w:val="18"/>
              </w:rPr>
              <w:t xml:space="preserve">         Text</w:t>
            </w:r>
          </w:p>
        </w:tc>
        <w:tc>
          <w:tcPr>
            <w:tcW w:w="834" w:type="pct"/>
            <w:gridSpan w:val="3"/>
            <w:shd w:val="clear" w:color="auto" w:fill="auto"/>
          </w:tcPr>
          <w:p w14:paraId="2F6345A9" w14:textId="77777777" w:rsidR="00165A0C" w:rsidRPr="00165A0C" w:rsidRDefault="00165A0C" w:rsidP="00165A0C">
            <w:pPr>
              <w:spacing w:before="120" w:after="120"/>
              <w:rPr>
                <w:rFonts w:cs="Arial"/>
                <w:sz w:val="18"/>
              </w:rPr>
            </w:pPr>
            <w:r w:rsidRPr="00165A0C">
              <w:rPr>
                <w:rFonts w:cs="Arial"/>
                <w:sz w:val="18"/>
              </w:rPr>
              <w:t>(INFORM)</w:t>
            </w:r>
          </w:p>
          <w:p w14:paraId="0E744056" w14:textId="77777777" w:rsidR="00165A0C" w:rsidRPr="00165A0C" w:rsidRDefault="00165A0C" w:rsidP="00165A0C">
            <w:pPr>
              <w:spacing w:before="120" w:after="120"/>
              <w:rPr>
                <w:rFonts w:cs="Arial"/>
                <w:sz w:val="18"/>
              </w:rPr>
            </w:pPr>
            <w:r w:rsidRPr="00165A0C">
              <w:rPr>
                <w:rFonts w:cs="Arial"/>
                <w:sz w:val="18"/>
              </w:rPr>
              <w:t>(NINFOM)</w:t>
            </w:r>
          </w:p>
        </w:tc>
        <w:tc>
          <w:tcPr>
            <w:tcW w:w="1250" w:type="pct"/>
            <w:gridSpan w:val="3"/>
            <w:shd w:val="clear" w:color="auto" w:fill="auto"/>
          </w:tcPr>
          <w:p w14:paraId="1CD4D1DA" w14:textId="77777777" w:rsidR="00165A0C" w:rsidRPr="00165A0C" w:rsidRDefault="00165A0C" w:rsidP="00165A0C">
            <w:pPr>
              <w:spacing w:before="120" w:after="120"/>
              <w:rPr>
                <w:rFonts w:cs="Arial"/>
                <w:sz w:val="18"/>
              </w:rPr>
            </w:pPr>
          </w:p>
        </w:tc>
        <w:tc>
          <w:tcPr>
            <w:tcW w:w="417" w:type="pct"/>
            <w:gridSpan w:val="2"/>
            <w:shd w:val="clear" w:color="auto" w:fill="auto"/>
          </w:tcPr>
          <w:p w14:paraId="2B834AEC"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66DE1873"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FE3305B" w14:textId="77777777" w:rsidTr="00B131AF">
        <w:tc>
          <w:tcPr>
            <w:tcW w:w="1665" w:type="pct"/>
            <w:gridSpan w:val="4"/>
            <w:shd w:val="clear" w:color="auto" w:fill="auto"/>
          </w:tcPr>
          <w:p w14:paraId="10A4F3EF" w14:textId="77777777" w:rsidR="00165A0C" w:rsidRPr="00165A0C" w:rsidRDefault="00165A0C" w:rsidP="00165A0C">
            <w:pPr>
              <w:spacing w:before="120" w:after="120"/>
              <w:rPr>
                <w:rFonts w:cs="Arial"/>
                <w:sz w:val="18"/>
              </w:rPr>
            </w:pPr>
            <w:r w:rsidRPr="00165A0C">
              <w:rPr>
                <w:rFonts w:cs="Arial"/>
                <w:sz w:val="18"/>
              </w:rPr>
              <w:t xml:space="preserve">      Online Resource</w:t>
            </w:r>
          </w:p>
        </w:tc>
        <w:tc>
          <w:tcPr>
            <w:tcW w:w="834" w:type="pct"/>
            <w:gridSpan w:val="3"/>
            <w:shd w:val="clear" w:color="auto" w:fill="auto"/>
          </w:tcPr>
          <w:p w14:paraId="232EE095" w14:textId="77777777" w:rsidR="00165A0C" w:rsidRPr="00165A0C" w:rsidRDefault="00165A0C" w:rsidP="00165A0C">
            <w:pPr>
              <w:spacing w:before="120" w:after="120"/>
              <w:rPr>
                <w:rFonts w:cs="Arial"/>
                <w:sz w:val="18"/>
              </w:rPr>
            </w:pPr>
          </w:p>
        </w:tc>
        <w:tc>
          <w:tcPr>
            <w:tcW w:w="1250" w:type="pct"/>
            <w:gridSpan w:val="3"/>
            <w:shd w:val="clear" w:color="auto" w:fill="auto"/>
          </w:tcPr>
          <w:p w14:paraId="586A75EA" w14:textId="77777777" w:rsidR="00165A0C" w:rsidRPr="00165A0C" w:rsidRDefault="00165A0C" w:rsidP="00165A0C">
            <w:pPr>
              <w:spacing w:before="120" w:after="120"/>
              <w:rPr>
                <w:rFonts w:cs="Arial"/>
                <w:sz w:val="18"/>
              </w:rPr>
            </w:pPr>
          </w:p>
        </w:tc>
        <w:tc>
          <w:tcPr>
            <w:tcW w:w="417" w:type="pct"/>
            <w:gridSpan w:val="2"/>
            <w:shd w:val="clear" w:color="auto" w:fill="auto"/>
          </w:tcPr>
          <w:p w14:paraId="073A7E48"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6A0B55B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3806208" w14:textId="77777777" w:rsidTr="00B131AF">
        <w:tc>
          <w:tcPr>
            <w:tcW w:w="1665" w:type="pct"/>
            <w:gridSpan w:val="4"/>
            <w:shd w:val="clear" w:color="auto" w:fill="auto"/>
          </w:tcPr>
          <w:p w14:paraId="59C2F0B8" w14:textId="77777777" w:rsidR="00165A0C" w:rsidRPr="00165A0C" w:rsidRDefault="00165A0C" w:rsidP="00165A0C">
            <w:pPr>
              <w:spacing w:before="120" w:after="120"/>
              <w:rPr>
                <w:rFonts w:cs="Arial"/>
                <w:sz w:val="18"/>
              </w:rPr>
            </w:pPr>
            <w:r w:rsidRPr="00165A0C">
              <w:rPr>
                <w:rFonts w:cs="Arial"/>
                <w:sz w:val="18"/>
              </w:rPr>
              <w:t xml:space="preserve">         Online Resource Linkage URL</w:t>
            </w:r>
          </w:p>
        </w:tc>
        <w:tc>
          <w:tcPr>
            <w:tcW w:w="834" w:type="pct"/>
            <w:gridSpan w:val="3"/>
            <w:shd w:val="clear" w:color="auto" w:fill="auto"/>
          </w:tcPr>
          <w:p w14:paraId="26999EA2" w14:textId="77777777" w:rsidR="00165A0C" w:rsidRPr="00165A0C" w:rsidRDefault="00165A0C" w:rsidP="00165A0C">
            <w:pPr>
              <w:spacing w:before="120" w:after="120"/>
              <w:rPr>
                <w:rFonts w:cs="Arial"/>
                <w:sz w:val="18"/>
              </w:rPr>
            </w:pPr>
          </w:p>
        </w:tc>
        <w:tc>
          <w:tcPr>
            <w:tcW w:w="1250" w:type="pct"/>
            <w:gridSpan w:val="3"/>
            <w:shd w:val="clear" w:color="auto" w:fill="auto"/>
          </w:tcPr>
          <w:p w14:paraId="6E6773E2" w14:textId="77777777" w:rsidR="00165A0C" w:rsidRPr="00165A0C" w:rsidRDefault="00165A0C" w:rsidP="00165A0C">
            <w:pPr>
              <w:spacing w:before="120" w:after="120"/>
              <w:rPr>
                <w:rFonts w:cs="Arial"/>
                <w:sz w:val="18"/>
              </w:rPr>
            </w:pPr>
          </w:p>
        </w:tc>
        <w:tc>
          <w:tcPr>
            <w:tcW w:w="417" w:type="pct"/>
            <w:gridSpan w:val="2"/>
            <w:shd w:val="clear" w:color="auto" w:fill="auto"/>
          </w:tcPr>
          <w:p w14:paraId="11D58670" w14:textId="77777777" w:rsidR="00165A0C" w:rsidRPr="00165A0C" w:rsidRDefault="00165A0C" w:rsidP="00165A0C">
            <w:pPr>
              <w:spacing w:before="120" w:after="120"/>
              <w:rPr>
                <w:rFonts w:cs="Arial"/>
                <w:sz w:val="18"/>
              </w:rPr>
            </w:pPr>
            <w:r w:rsidRPr="00165A0C">
              <w:rPr>
                <w:rFonts w:cs="Arial"/>
                <w:sz w:val="18"/>
              </w:rPr>
              <w:t>(S) UL</w:t>
            </w:r>
          </w:p>
        </w:tc>
        <w:tc>
          <w:tcPr>
            <w:tcW w:w="834" w:type="pct"/>
            <w:gridSpan w:val="2"/>
            <w:shd w:val="clear" w:color="auto" w:fill="auto"/>
          </w:tcPr>
          <w:p w14:paraId="4793285D"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6F3119EF" w14:textId="77777777" w:rsidTr="00B131AF">
        <w:tc>
          <w:tcPr>
            <w:tcW w:w="1665" w:type="pct"/>
            <w:gridSpan w:val="4"/>
            <w:shd w:val="clear" w:color="auto" w:fill="auto"/>
          </w:tcPr>
          <w:p w14:paraId="1F3DBC7A" w14:textId="77777777" w:rsidR="00165A0C" w:rsidRPr="00165A0C" w:rsidRDefault="00165A0C" w:rsidP="00165A0C">
            <w:pPr>
              <w:spacing w:before="120" w:after="120"/>
              <w:rPr>
                <w:rFonts w:cs="Arial"/>
                <w:sz w:val="18"/>
              </w:rPr>
            </w:pPr>
            <w:r w:rsidRPr="00165A0C">
              <w:rPr>
                <w:rFonts w:cs="Arial"/>
                <w:sz w:val="18"/>
              </w:rPr>
              <w:t xml:space="preserve">         Protocol</w:t>
            </w:r>
          </w:p>
        </w:tc>
        <w:tc>
          <w:tcPr>
            <w:tcW w:w="834" w:type="pct"/>
            <w:gridSpan w:val="3"/>
            <w:shd w:val="clear" w:color="auto" w:fill="auto"/>
          </w:tcPr>
          <w:p w14:paraId="1E7459A2" w14:textId="77777777" w:rsidR="00165A0C" w:rsidRPr="00165A0C" w:rsidRDefault="00165A0C" w:rsidP="00165A0C">
            <w:pPr>
              <w:spacing w:before="120" w:after="120"/>
              <w:rPr>
                <w:rFonts w:cs="Arial"/>
                <w:sz w:val="18"/>
              </w:rPr>
            </w:pPr>
          </w:p>
        </w:tc>
        <w:tc>
          <w:tcPr>
            <w:tcW w:w="1250" w:type="pct"/>
            <w:gridSpan w:val="3"/>
            <w:shd w:val="clear" w:color="auto" w:fill="auto"/>
          </w:tcPr>
          <w:p w14:paraId="709F5000" w14:textId="77777777" w:rsidR="00165A0C" w:rsidRPr="00165A0C" w:rsidRDefault="00165A0C" w:rsidP="00165A0C">
            <w:pPr>
              <w:spacing w:before="120" w:after="120"/>
              <w:rPr>
                <w:rFonts w:cs="Arial"/>
                <w:sz w:val="18"/>
              </w:rPr>
            </w:pPr>
          </w:p>
        </w:tc>
        <w:tc>
          <w:tcPr>
            <w:tcW w:w="417" w:type="pct"/>
            <w:gridSpan w:val="2"/>
            <w:shd w:val="clear" w:color="auto" w:fill="auto"/>
          </w:tcPr>
          <w:p w14:paraId="2ACCFA06"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14A092EC"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308A542" w14:textId="77777777" w:rsidTr="00B131AF">
        <w:tc>
          <w:tcPr>
            <w:tcW w:w="1665" w:type="pct"/>
            <w:gridSpan w:val="4"/>
            <w:shd w:val="clear" w:color="auto" w:fill="auto"/>
          </w:tcPr>
          <w:p w14:paraId="49BCDA7D" w14:textId="77777777" w:rsidR="00165A0C" w:rsidRPr="00165A0C" w:rsidRDefault="00165A0C" w:rsidP="00165A0C">
            <w:pPr>
              <w:spacing w:before="120" w:after="120"/>
              <w:rPr>
                <w:rFonts w:cs="Arial"/>
                <w:sz w:val="18"/>
              </w:rPr>
            </w:pPr>
            <w:r w:rsidRPr="00165A0C">
              <w:rPr>
                <w:rFonts w:cs="Arial"/>
                <w:sz w:val="18"/>
              </w:rPr>
              <w:t xml:space="preserve">         Application Profile</w:t>
            </w:r>
          </w:p>
        </w:tc>
        <w:tc>
          <w:tcPr>
            <w:tcW w:w="834" w:type="pct"/>
            <w:gridSpan w:val="3"/>
            <w:shd w:val="clear" w:color="auto" w:fill="auto"/>
          </w:tcPr>
          <w:p w14:paraId="6D16C034" w14:textId="77777777" w:rsidR="00165A0C" w:rsidRPr="00165A0C" w:rsidRDefault="00165A0C" w:rsidP="00165A0C">
            <w:pPr>
              <w:spacing w:before="120" w:after="120"/>
              <w:rPr>
                <w:rFonts w:cs="Arial"/>
                <w:sz w:val="18"/>
              </w:rPr>
            </w:pPr>
          </w:p>
        </w:tc>
        <w:tc>
          <w:tcPr>
            <w:tcW w:w="1250" w:type="pct"/>
            <w:gridSpan w:val="3"/>
            <w:shd w:val="clear" w:color="auto" w:fill="auto"/>
          </w:tcPr>
          <w:p w14:paraId="1CD88015" w14:textId="77777777" w:rsidR="00165A0C" w:rsidRPr="00165A0C" w:rsidRDefault="00165A0C" w:rsidP="00165A0C">
            <w:pPr>
              <w:spacing w:before="120" w:after="120"/>
              <w:rPr>
                <w:rFonts w:cs="Arial"/>
                <w:sz w:val="18"/>
              </w:rPr>
            </w:pPr>
          </w:p>
        </w:tc>
        <w:tc>
          <w:tcPr>
            <w:tcW w:w="417" w:type="pct"/>
            <w:gridSpan w:val="2"/>
            <w:shd w:val="clear" w:color="auto" w:fill="auto"/>
          </w:tcPr>
          <w:p w14:paraId="38B65C67"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4703ACCA"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3421582" w14:textId="77777777" w:rsidTr="00B131AF">
        <w:tc>
          <w:tcPr>
            <w:tcW w:w="1665" w:type="pct"/>
            <w:gridSpan w:val="4"/>
            <w:shd w:val="clear" w:color="auto" w:fill="auto"/>
          </w:tcPr>
          <w:p w14:paraId="2DB8DA0D" w14:textId="77777777" w:rsidR="00165A0C" w:rsidRPr="00165A0C" w:rsidRDefault="00165A0C" w:rsidP="00165A0C">
            <w:pPr>
              <w:spacing w:before="120" w:after="120"/>
              <w:rPr>
                <w:rFonts w:cs="Arial"/>
                <w:sz w:val="18"/>
              </w:rPr>
            </w:pPr>
            <w:r w:rsidRPr="00165A0C">
              <w:rPr>
                <w:rFonts w:cs="Arial"/>
                <w:sz w:val="18"/>
              </w:rPr>
              <w:t xml:space="preserve">         Name of Resource</w:t>
            </w:r>
          </w:p>
        </w:tc>
        <w:tc>
          <w:tcPr>
            <w:tcW w:w="834" w:type="pct"/>
            <w:gridSpan w:val="3"/>
            <w:shd w:val="clear" w:color="auto" w:fill="auto"/>
          </w:tcPr>
          <w:p w14:paraId="2791EEFA" w14:textId="77777777" w:rsidR="00165A0C" w:rsidRPr="00165A0C" w:rsidRDefault="00165A0C" w:rsidP="00165A0C">
            <w:pPr>
              <w:spacing w:before="120" w:after="120"/>
              <w:rPr>
                <w:rFonts w:cs="Arial"/>
                <w:sz w:val="18"/>
              </w:rPr>
            </w:pPr>
          </w:p>
        </w:tc>
        <w:tc>
          <w:tcPr>
            <w:tcW w:w="1250" w:type="pct"/>
            <w:gridSpan w:val="3"/>
            <w:shd w:val="clear" w:color="auto" w:fill="auto"/>
          </w:tcPr>
          <w:p w14:paraId="2489C6E3" w14:textId="77777777" w:rsidR="00165A0C" w:rsidRPr="00165A0C" w:rsidRDefault="00165A0C" w:rsidP="00165A0C">
            <w:pPr>
              <w:spacing w:before="120" w:after="120"/>
              <w:rPr>
                <w:rFonts w:cs="Arial"/>
                <w:sz w:val="18"/>
              </w:rPr>
            </w:pPr>
          </w:p>
        </w:tc>
        <w:tc>
          <w:tcPr>
            <w:tcW w:w="417" w:type="pct"/>
            <w:gridSpan w:val="2"/>
            <w:shd w:val="clear" w:color="auto" w:fill="auto"/>
          </w:tcPr>
          <w:p w14:paraId="549FB2AD"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0D968A3E"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B3B79D3" w14:textId="77777777" w:rsidTr="00B131AF">
        <w:tc>
          <w:tcPr>
            <w:tcW w:w="1665" w:type="pct"/>
            <w:gridSpan w:val="4"/>
            <w:shd w:val="clear" w:color="auto" w:fill="auto"/>
          </w:tcPr>
          <w:p w14:paraId="794003C6" w14:textId="77777777" w:rsidR="00165A0C" w:rsidRPr="00165A0C" w:rsidRDefault="00165A0C" w:rsidP="00165A0C">
            <w:pPr>
              <w:spacing w:before="120" w:after="120"/>
              <w:rPr>
                <w:rFonts w:cs="Arial"/>
                <w:sz w:val="18"/>
              </w:rPr>
            </w:pPr>
            <w:r w:rsidRPr="00165A0C">
              <w:rPr>
                <w:rFonts w:cs="Arial"/>
                <w:sz w:val="18"/>
              </w:rPr>
              <w:t xml:space="preserve">         Online Resource Description</w:t>
            </w:r>
          </w:p>
        </w:tc>
        <w:tc>
          <w:tcPr>
            <w:tcW w:w="834" w:type="pct"/>
            <w:gridSpan w:val="3"/>
            <w:shd w:val="clear" w:color="auto" w:fill="auto"/>
          </w:tcPr>
          <w:p w14:paraId="27DDC42F" w14:textId="77777777" w:rsidR="00165A0C" w:rsidRPr="00165A0C" w:rsidRDefault="00165A0C" w:rsidP="00165A0C">
            <w:pPr>
              <w:spacing w:before="120" w:after="120"/>
              <w:rPr>
                <w:rFonts w:cs="Arial"/>
                <w:sz w:val="18"/>
              </w:rPr>
            </w:pPr>
          </w:p>
        </w:tc>
        <w:tc>
          <w:tcPr>
            <w:tcW w:w="1250" w:type="pct"/>
            <w:gridSpan w:val="3"/>
            <w:shd w:val="clear" w:color="auto" w:fill="auto"/>
          </w:tcPr>
          <w:p w14:paraId="01BBFF4B" w14:textId="77777777" w:rsidR="00165A0C" w:rsidRPr="00165A0C" w:rsidRDefault="00165A0C" w:rsidP="00165A0C">
            <w:pPr>
              <w:spacing w:before="120" w:after="120"/>
              <w:rPr>
                <w:rFonts w:cs="Arial"/>
                <w:sz w:val="18"/>
              </w:rPr>
            </w:pPr>
          </w:p>
        </w:tc>
        <w:tc>
          <w:tcPr>
            <w:tcW w:w="417" w:type="pct"/>
            <w:gridSpan w:val="2"/>
            <w:shd w:val="clear" w:color="auto" w:fill="auto"/>
          </w:tcPr>
          <w:p w14:paraId="243D86E9"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676D67FE"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8358C57" w14:textId="77777777" w:rsidTr="00B131AF">
        <w:tc>
          <w:tcPr>
            <w:tcW w:w="1665" w:type="pct"/>
            <w:gridSpan w:val="4"/>
            <w:shd w:val="clear" w:color="auto" w:fill="auto"/>
          </w:tcPr>
          <w:p w14:paraId="63BD8BD6" w14:textId="77777777" w:rsidR="00165A0C" w:rsidRPr="00165A0C" w:rsidRDefault="00165A0C" w:rsidP="00165A0C">
            <w:pPr>
              <w:spacing w:before="120" w:after="120"/>
              <w:rPr>
                <w:rFonts w:cs="Arial"/>
                <w:sz w:val="18"/>
              </w:rPr>
            </w:pPr>
            <w:r w:rsidRPr="00165A0C">
              <w:rPr>
                <w:rFonts w:cs="Arial"/>
                <w:sz w:val="18"/>
              </w:rPr>
              <w:t xml:space="preserve">         Online Function</w:t>
            </w:r>
          </w:p>
        </w:tc>
        <w:tc>
          <w:tcPr>
            <w:tcW w:w="834" w:type="pct"/>
            <w:gridSpan w:val="3"/>
            <w:shd w:val="clear" w:color="auto" w:fill="auto"/>
          </w:tcPr>
          <w:p w14:paraId="79AA7811" w14:textId="77777777" w:rsidR="00165A0C" w:rsidRPr="00165A0C" w:rsidRDefault="00165A0C" w:rsidP="00165A0C">
            <w:pPr>
              <w:spacing w:before="120" w:after="120"/>
              <w:rPr>
                <w:rFonts w:cs="Arial"/>
                <w:sz w:val="18"/>
              </w:rPr>
            </w:pPr>
          </w:p>
        </w:tc>
        <w:tc>
          <w:tcPr>
            <w:tcW w:w="1250" w:type="pct"/>
            <w:gridSpan w:val="3"/>
            <w:shd w:val="clear" w:color="auto" w:fill="auto"/>
          </w:tcPr>
          <w:p w14:paraId="1BCD1086" w14:textId="77777777" w:rsidR="00165A0C" w:rsidRPr="00165A0C" w:rsidRDefault="00165A0C" w:rsidP="00165A0C">
            <w:pPr>
              <w:spacing w:before="120" w:after="120"/>
              <w:rPr>
                <w:rFonts w:cs="Arial"/>
                <w:sz w:val="18"/>
              </w:rPr>
            </w:pPr>
            <w:r w:rsidRPr="00165A0C">
              <w:rPr>
                <w:rFonts w:cs="Arial"/>
                <w:sz w:val="18"/>
              </w:rPr>
              <w:t>1 : Download</w:t>
            </w:r>
          </w:p>
          <w:p w14:paraId="24FFB155" w14:textId="77777777" w:rsidR="00165A0C" w:rsidRPr="00165A0C" w:rsidRDefault="00165A0C" w:rsidP="00165A0C">
            <w:pPr>
              <w:spacing w:before="120" w:after="120"/>
              <w:rPr>
                <w:rFonts w:cs="Arial"/>
                <w:sz w:val="18"/>
              </w:rPr>
            </w:pPr>
            <w:r w:rsidRPr="00165A0C">
              <w:rPr>
                <w:rFonts w:cs="Arial"/>
                <w:sz w:val="18"/>
              </w:rPr>
              <w:t>3 : Offline Access</w:t>
            </w:r>
          </w:p>
          <w:p w14:paraId="0042DCC1" w14:textId="77777777" w:rsidR="00165A0C" w:rsidRPr="00165A0C" w:rsidRDefault="00165A0C" w:rsidP="00165A0C">
            <w:pPr>
              <w:spacing w:before="120" w:after="120"/>
              <w:rPr>
                <w:rFonts w:cs="Arial"/>
                <w:sz w:val="18"/>
              </w:rPr>
            </w:pPr>
            <w:r w:rsidRPr="00165A0C">
              <w:rPr>
                <w:rFonts w:cs="Arial"/>
                <w:sz w:val="18"/>
              </w:rPr>
              <w:t>4 : Order</w:t>
            </w:r>
          </w:p>
          <w:p w14:paraId="201B878C" w14:textId="77777777" w:rsidR="00165A0C" w:rsidRPr="00165A0C" w:rsidRDefault="00165A0C" w:rsidP="00165A0C">
            <w:pPr>
              <w:spacing w:before="120" w:after="120"/>
              <w:rPr>
                <w:rFonts w:cs="Arial"/>
                <w:sz w:val="18"/>
              </w:rPr>
            </w:pPr>
            <w:r w:rsidRPr="00165A0C">
              <w:rPr>
                <w:rFonts w:cs="Arial"/>
                <w:sz w:val="18"/>
              </w:rPr>
              <w:t>5 : Search</w:t>
            </w:r>
          </w:p>
          <w:p w14:paraId="5B2BB883" w14:textId="77777777" w:rsidR="00165A0C" w:rsidRPr="00165A0C" w:rsidRDefault="00165A0C" w:rsidP="00165A0C">
            <w:pPr>
              <w:spacing w:before="120" w:after="120"/>
              <w:rPr>
                <w:rFonts w:cs="Arial"/>
                <w:sz w:val="18"/>
              </w:rPr>
            </w:pPr>
            <w:r w:rsidRPr="00165A0C">
              <w:rPr>
                <w:rFonts w:cs="Arial"/>
                <w:sz w:val="18"/>
              </w:rPr>
              <w:t>6 : Complete Metadata</w:t>
            </w:r>
          </w:p>
          <w:p w14:paraId="375259B9" w14:textId="77777777" w:rsidR="00165A0C" w:rsidRPr="00165A0C" w:rsidRDefault="00165A0C" w:rsidP="00165A0C">
            <w:pPr>
              <w:spacing w:before="120" w:after="120"/>
              <w:rPr>
                <w:rFonts w:cs="Arial"/>
                <w:sz w:val="18"/>
              </w:rPr>
            </w:pPr>
            <w:r w:rsidRPr="00165A0C">
              <w:rPr>
                <w:rFonts w:cs="Arial"/>
                <w:sz w:val="18"/>
              </w:rPr>
              <w:t>7 : Browse Graphic</w:t>
            </w:r>
          </w:p>
          <w:p w14:paraId="6D48E9C4" w14:textId="77777777" w:rsidR="00165A0C" w:rsidRPr="00165A0C" w:rsidRDefault="00165A0C" w:rsidP="00165A0C">
            <w:pPr>
              <w:spacing w:before="120" w:after="120"/>
              <w:rPr>
                <w:rFonts w:cs="Arial"/>
                <w:sz w:val="18"/>
              </w:rPr>
            </w:pPr>
            <w:r w:rsidRPr="00165A0C">
              <w:rPr>
                <w:rFonts w:cs="Arial"/>
                <w:sz w:val="18"/>
              </w:rPr>
              <w:t>8 : Upload</w:t>
            </w:r>
          </w:p>
          <w:p w14:paraId="213D030F" w14:textId="77777777" w:rsidR="00165A0C" w:rsidRPr="00165A0C" w:rsidRDefault="00165A0C" w:rsidP="00165A0C">
            <w:pPr>
              <w:spacing w:before="120" w:after="120"/>
              <w:rPr>
                <w:rFonts w:cs="Arial"/>
                <w:sz w:val="18"/>
              </w:rPr>
            </w:pPr>
            <w:r w:rsidRPr="00165A0C">
              <w:rPr>
                <w:rFonts w:cs="Arial"/>
                <w:sz w:val="18"/>
              </w:rPr>
              <w:t>9 : Email Service</w:t>
            </w:r>
          </w:p>
          <w:p w14:paraId="3CAB1DDB" w14:textId="77777777" w:rsidR="00165A0C" w:rsidRPr="00165A0C" w:rsidRDefault="00165A0C" w:rsidP="00165A0C">
            <w:pPr>
              <w:spacing w:before="120" w:after="120"/>
              <w:rPr>
                <w:rFonts w:cs="Arial"/>
                <w:sz w:val="18"/>
              </w:rPr>
            </w:pPr>
            <w:r w:rsidRPr="00165A0C">
              <w:rPr>
                <w:rFonts w:cs="Arial"/>
                <w:sz w:val="18"/>
              </w:rPr>
              <w:t>10 : Browsing</w:t>
            </w:r>
          </w:p>
          <w:p w14:paraId="0BA5385F" w14:textId="77777777" w:rsidR="00165A0C" w:rsidRPr="00165A0C" w:rsidRDefault="00165A0C" w:rsidP="00165A0C">
            <w:pPr>
              <w:spacing w:before="120" w:after="120"/>
              <w:rPr>
                <w:rFonts w:cs="Arial"/>
                <w:sz w:val="18"/>
              </w:rPr>
            </w:pPr>
            <w:r w:rsidRPr="00165A0C">
              <w:rPr>
                <w:rFonts w:cs="Arial"/>
                <w:sz w:val="18"/>
              </w:rPr>
              <w:t>11 : File Access</w:t>
            </w:r>
          </w:p>
        </w:tc>
        <w:tc>
          <w:tcPr>
            <w:tcW w:w="417" w:type="pct"/>
            <w:gridSpan w:val="2"/>
            <w:shd w:val="clear" w:color="auto" w:fill="auto"/>
          </w:tcPr>
          <w:p w14:paraId="5C7057DF"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5CE7EB2A"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0D5A376" w14:textId="77777777" w:rsidTr="00B131AF">
        <w:tc>
          <w:tcPr>
            <w:tcW w:w="1665" w:type="pct"/>
            <w:gridSpan w:val="4"/>
            <w:shd w:val="clear" w:color="auto" w:fill="auto"/>
          </w:tcPr>
          <w:p w14:paraId="4955B687" w14:textId="77777777" w:rsidR="00165A0C" w:rsidRPr="00165A0C" w:rsidRDefault="00165A0C" w:rsidP="00165A0C">
            <w:pPr>
              <w:spacing w:before="120" w:after="120"/>
              <w:rPr>
                <w:rFonts w:cs="Arial"/>
                <w:sz w:val="18"/>
              </w:rPr>
            </w:pPr>
            <w:r w:rsidRPr="00165A0C">
              <w:rPr>
                <w:rFonts w:cs="Arial"/>
                <w:sz w:val="18"/>
              </w:rPr>
              <w:t xml:space="preserve">         Protocol request</w:t>
            </w:r>
          </w:p>
        </w:tc>
        <w:tc>
          <w:tcPr>
            <w:tcW w:w="834" w:type="pct"/>
            <w:gridSpan w:val="3"/>
            <w:shd w:val="clear" w:color="auto" w:fill="auto"/>
          </w:tcPr>
          <w:p w14:paraId="78483979" w14:textId="77777777" w:rsidR="00165A0C" w:rsidRPr="00165A0C" w:rsidRDefault="00165A0C" w:rsidP="00165A0C">
            <w:pPr>
              <w:spacing w:before="120" w:after="120"/>
              <w:rPr>
                <w:rFonts w:cs="Arial"/>
                <w:sz w:val="18"/>
              </w:rPr>
            </w:pPr>
          </w:p>
        </w:tc>
        <w:tc>
          <w:tcPr>
            <w:tcW w:w="1250" w:type="pct"/>
            <w:gridSpan w:val="3"/>
            <w:shd w:val="clear" w:color="auto" w:fill="auto"/>
          </w:tcPr>
          <w:p w14:paraId="05D1CE66" w14:textId="77777777" w:rsidR="00165A0C" w:rsidRPr="00165A0C" w:rsidRDefault="00165A0C" w:rsidP="00165A0C">
            <w:pPr>
              <w:spacing w:before="120" w:after="120"/>
              <w:rPr>
                <w:rFonts w:cs="Arial"/>
                <w:sz w:val="18"/>
              </w:rPr>
            </w:pPr>
          </w:p>
        </w:tc>
        <w:tc>
          <w:tcPr>
            <w:tcW w:w="417" w:type="pct"/>
            <w:gridSpan w:val="2"/>
            <w:shd w:val="clear" w:color="auto" w:fill="auto"/>
          </w:tcPr>
          <w:p w14:paraId="5CE7C0D9"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41DE1B99"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A826B34" w14:textId="77777777" w:rsidTr="00B131AF">
        <w:tc>
          <w:tcPr>
            <w:tcW w:w="1665" w:type="pct"/>
            <w:gridSpan w:val="4"/>
            <w:shd w:val="clear" w:color="auto" w:fill="auto"/>
          </w:tcPr>
          <w:p w14:paraId="1EECA868" w14:textId="77777777" w:rsidR="00165A0C" w:rsidRPr="00165A0C" w:rsidRDefault="00165A0C" w:rsidP="00165A0C">
            <w:pPr>
              <w:spacing w:before="120" w:after="120"/>
              <w:rPr>
                <w:rFonts w:cs="Arial"/>
                <w:sz w:val="18"/>
              </w:rPr>
            </w:pPr>
            <w:r w:rsidRPr="00165A0C">
              <w:rPr>
                <w:rFonts w:cs="Arial"/>
                <w:sz w:val="18"/>
              </w:rPr>
              <w:t xml:space="preserve">      Source</w:t>
            </w:r>
          </w:p>
        </w:tc>
        <w:tc>
          <w:tcPr>
            <w:tcW w:w="834" w:type="pct"/>
            <w:gridSpan w:val="3"/>
            <w:shd w:val="clear" w:color="auto" w:fill="auto"/>
          </w:tcPr>
          <w:p w14:paraId="78055CA5" w14:textId="77777777" w:rsidR="00165A0C" w:rsidRPr="00165A0C" w:rsidRDefault="00165A0C" w:rsidP="00165A0C">
            <w:pPr>
              <w:spacing w:before="120" w:after="120"/>
              <w:rPr>
                <w:rFonts w:cs="Arial"/>
                <w:sz w:val="18"/>
              </w:rPr>
            </w:pPr>
          </w:p>
        </w:tc>
        <w:tc>
          <w:tcPr>
            <w:tcW w:w="1250" w:type="pct"/>
            <w:gridSpan w:val="3"/>
            <w:shd w:val="clear" w:color="auto" w:fill="auto"/>
          </w:tcPr>
          <w:p w14:paraId="00C01A7F" w14:textId="77777777" w:rsidR="00165A0C" w:rsidRPr="00165A0C" w:rsidRDefault="00165A0C" w:rsidP="00165A0C">
            <w:pPr>
              <w:spacing w:before="120" w:after="120"/>
              <w:rPr>
                <w:rFonts w:cs="Arial"/>
                <w:sz w:val="18"/>
              </w:rPr>
            </w:pPr>
          </w:p>
        </w:tc>
        <w:tc>
          <w:tcPr>
            <w:tcW w:w="417" w:type="pct"/>
            <w:gridSpan w:val="2"/>
            <w:shd w:val="clear" w:color="auto" w:fill="auto"/>
          </w:tcPr>
          <w:p w14:paraId="64C52F42"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7BB2EEDC"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D943527" w14:textId="77777777" w:rsidTr="00B131AF">
        <w:tc>
          <w:tcPr>
            <w:tcW w:w="1665" w:type="pct"/>
            <w:gridSpan w:val="4"/>
            <w:shd w:val="clear" w:color="auto" w:fill="auto"/>
          </w:tcPr>
          <w:p w14:paraId="18577858" w14:textId="77777777" w:rsidR="00165A0C" w:rsidRPr="00165A0C" w:rsidRDefault="00165A0C" w:rsidP="00165A0C">
            <w:pPr>
              <w:spacing w:before="120" w:after="120"/>
              <w:rPr>
                <w:rFonts w:cs="Arial"/>
                <w:sz w:val="18"/>
              </w:rPr>
            </w:pPr>
            <w:r w:rsidRPr="00165A0C">
              <w:rPr>
                <w:rFonts w:cs="Arial"/>
                <w:sz w:val="18"/>
              </w:rPr>
              <w:t xml:space="preserve">      Source Type</w:t>
            </w:r>
          </w:p>
        </w:tc>
        <w:tc>
          <w:tcPr>
            <w:tcW w:w="834" w:type="pct"/>
            <w:gridSpan w:val="3"/>
            <w:shd w:val="clear" w:color="auto" w:fill="auto"/>
          </w:tcPr>
          <w:p w14:paraId="6EB08243" w14:textId="77777777" w:rsidR="00165A0C" w:rsidRPr="00165A0C" w:rsidRDefault="00165A0C" w:rsidP="00165A0C">
            <w:pPr>
              <w:spacing w:before="120" w:after="120"/>
              <w:rPr>
                <w:rFonts w:cs="Arial"/>
                <w:sz w:val="18"/>
              </w:rPr>
            </w:pPr>
          </w:p>
        </w:tc>
        <w:tc>
          <w:tcPr>
            <w:tcW w:w="1250" w:type="pct"/>
            <w:gridSpan w:val="3"/>
            <w:shd w:val="clear" w:color="auto" w:fill="auto"/>
          </w:tcPr>
          <w:p w14:paraId="04822A52" w14:textId="77777777" w:rsidR="00165A0C" w:rsidRPr="00165A0C" w:rsidRDefault="00165A0C" w:rsidP="00165A0C">
            <w:pPr>
              <w:spacing w:before="120" w:after="120"/>
              <w:rPr>
                <w:rFonts w:cs="Arial"/>
                <w:sz w:val="18"/>
              </w:rPr>
            </w:pPr>
            <w:r w:rsidRPr="00165A0C">
              <w:rPr>
                <w:rFonts w:cs="Arial"/>
                <w:sz w:val="18"/>
              </w:rPr>
              <w:t>1 : Law or Regulation</w:t>
            </w:r>
          </w:p>
          <w:p w14:paraId="109E4783" w14:textId="77777777" w:rsidR="00165A0C" w:rsidRPr="00165A0C" w:rsidRDefault="00165A0C" w:rsidP="00165A0C">
            <w:pPr>
              <w:spacing w:before="120" w:after="120"/>
              <w:rPr>
                <w:rFonts w:cs="Arial"/>
                <w:sz w:val="18"/>
              </w:rPr>
            </w:pPr>
            <w:r w:rsidRPr="00165A0C">
              <w:rPr>
                <w:rFonts w:cs="Arial"/>
                <w:sz w:val="18"/>
              </w:rPr>
              <w:t>2 : Official Publication</w:t>
            </w:r>
          </w:p>
          <w:p w14:paraId="232A1727" w14:textId="77777777" w:rsidR="00165A0C" w:rsidRPr="00165A0C" w:rsidRDefault="00165A0C" w:rsidP="00165A0C">
            <w:pPr>
              <w:spacing w:before="120" w:after="120"/>
              <w:rPr>
                <w:rFonts w:cs="Arial"/>
                <w:sz w:val="18"/>
              </w:rPr>
            </w:pPr>
            <w:r w:rsidRPr="00165A0C">
              <w:rPr>
                <w:rFonts w:cs="Arial"/>
                <w:sz w:val="18"/>
              </w:rPr>
              <w:t>7 : Mariner Report, Confirmed</w:t>
            </w:r>
          </w:p>
          <w:p w14:paraId="20C6ED3D" w14:textId="77777777" w:rsidR="00165A0C" w:rsidRPr="00165A0C" w:rsidRDefault="00165A0C" w:rsidP="00165A0C">
            <w:pPr>
              <w:spacing w:before="120" w:after="120"/>
              <w:rPr>
                <w:rFonts w:cs="Arial"/>
                <w:sz w:val="18"/>
              </w:rPr>
            </w:pPr>
            <w:r w:rsidRPr="00165A0C">
              <w:rPr>
                <w:rFonts w:cs="Arial"/>
                <w:sz w:val="18"/>
              </w:rPr>
              <w:t>8 : Mariner Report, Not Confirmed</w:t>
            </w:r>
          </w:p>
          <w:p w14:paraId="0A880E3C" w14:textId="77777777" w:rsidR="00165A0C" w:rsidRPr="00165A0C" w:rsidRDefault="00165A0C" w:rsidP="00165A0C">
            <w:pPr>
              <w:spacing w:before="120" w:after="120"/>
              <w:rPr>
                <w:rFonts w:cs="Arial"/>
                <w:sz w:val="18"/>
              </w:rPr>
            </w:pPr>
            <w:r w:rsidRPr="00165A0C">
              <w:rPr>
                <w:rFonts w:cs="Arial"/>
                <w:sz w:val="18"/>
              </w:rPr>
              <w:t>9 : Industry Publications and Reports</w:t>
            </w:r>
          </w:p>
          <w:p w14:paraId="2096DBCE" w14:textId="77777777" w:rsidR="00165A0C" w:rsidRPr="00165A0C" w:rsidRDefault="00165A0C" w:rsidP="00165A0C">
            <w:pPr>
              <w:spacing w:before="120" w:after="120"/>
              <w:rPr>
                <w:rFonts w:cs="Arial"/>
                <w:sz w:val="18"/>
              </w:rPr>
            </w:pPr>
            <w:r w:rsidRPr="00165A0C">
              <w:rPr>
                <w:rFonts w:cs="Arial"/>
                <w:sz w:val="18"/>
              </w:rPr>
              <w:t>10 : Remotely Sensed Images</w:t>
            </w:r>
          </w:p>
          <w:p w14:paraId="567B36AA" w14:textId="77777777" w:rsidR="00165A0C" w:rsidRPr="00165A0C" w:rsidRDefault="00165A0C" w:rsidP="00165A0C">
            <w:pPr>
              <w:spacing w:before="120" w:after="120"/>
              <w:rPr>
                <w:rFonts w:cs="Arial"/>
                <w:sz w:val="18"/>
              </w:rPr>
            </w:pPr>
            <w:r w:rsidRPr="00165A0C">
              <w:rPr>
                <w:rFonts w:cs="Arial"/>
                <w:sz w:val="18"/>
              </w:rPr>
              <w:t>11 : Photographs</w:t>
            </w:r>
          </w:p>
          <w:p w14:paraId="4FED06E0" w14:textId="77777777" w:rsidR="00165A0C" w:rsidRPr="00165A0C" w:rsidRDefault="00165A0C" w:rsidP="00165A0C">
            <w:pPr>
              <w:spacing w:before="120" w:after="120"/>
              <w:rPr>
                <w:rFonts w:cs="Arial"/>
                <w:sz w:val="18"/>
              </w:rPr>
            </w:pPr>
            <w:r w:rsidRPr="00165A0C">
              <w:rPr>
                <w:rFonts w:cs="Arial"/>
                <w:sz w:val="18"/>
              </w:rPr>
              <w:t>12 : Products Issued by HO Services</w:t>
            </w:r>
          </w:p>
          <w:p w14:paraId="532DA786" w14:textId="77777777" w:rsidR="00165A0C" w:rsidRPr="00165A0C" w:rsidRDefault="00165A0C" w:rsidP="00165A0C">
            <w:pPr>
              <w:spacing w:before="120" w:after="120"/>
              <w:rPr>
                <w:rFonts w:cs="Arial"/>
                <w:sz w:val="18"/>
              </w:rPr>
            </w:pPr>
            <w:r w:rsidRPr="00165A0C">
              <w:rPr>
                <w:rFonts w:cs="Arial"/>
                <w:sz w:val="18"/>
              </w:rPr>
              <w:t>13 : News Media</w:t>
            </w:r>
          </w:p>
          <w:p w14:paraId="1980ABF4" w14:textId="77777777" w:rsidR="00165A0C" w:rsidRPr="00165A0C" w:rsidRDefault="00165A0C" w:rsidP="00165A0C">
            <w:pPr>
              <w:spacing w:before="120" w:after="120"/>
              <w:rPr>
                <w:rFonts w:cs="Arial"/>
                <w:sz w:val="18"/>
              </w:rPr>
            </w:pPr>
            <w:r w:rsidRPr="00165A0C">
              <w:rPr>
                <w:rFonts w:cs="Arial"/>
                <w:sz w:val="18"/>
              </w:rPr>
              <w:lastRenderedPageBreak/>
              <w:t>14 : Traffic Data</w:t>
            </w:r>
          </w:p>
        </w:tc>
        <w:tc>
          <w:tcPr>
            <w:tcW w:w="417" w:type="pct"/>
            <w:gridSpan w:val="2"/>
            <w:shd w:val="clear" w:color="auto" w:fill="auto"/>
          </w:tcPr>
          <w:p w14:paraId="7851752C" w14:textId="77777777" w:rsidR="00165A0C" w:rsidRPr="00165A0C" w:rsidRDefault="00165A0C" w:rsidP="00165A0C">
            <w:pPr>
              <w:spacing w:before="120" w:after="120"/>
              <w:rPr>
                <w:rFonts w:cs="Arial"/>
                <w:sz w:val="18"/>
              </w:rPr>
            </w:pPr>
            <w:r w:rsidRPr="00165A0C">
              <w:rPr>
                <w:rFonts w:cs="Arial"/>
                <w:sz w:val="18"/>
              </w:rPr>
              <w:lastRenderedPageBreak/>
              <w:t>(S) EN</w:t>
            </w:r>
          </w:p>
        </w:tc>
        <w:tc>
          <w:tcPr>
            <w:tcW w:w="834" w:type="pct"/>
            <w:gridSpan w:val="2"/>
            <w:shd w:val="clear" w:color="auto" w:fill="auto"/>
          </w:tcPr>
          <w:p w14:paraId="68090867"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A1ECFED" w14:textId="77777777" w:rsidTr="00B131AF">
        <w:tc>
          <w:tcPr>
            <w:tcW w:w="1665" w:type="pct"/>
            <w:gridSpan w:val="4"/>
            <w:shd w:val="clear" w:color="auto" w:fill="auto"/>
          </w:tcPr>
          <w:p w14:paraId="79C7FBEC" w14:textId="77777777" w:rsidR="00165A0C" w:rsidRPr="00165A0C" w:rsidRDefault="00165A0C" w:rsidP="00165A0C">
            <w:pPr>
              <w:spacing w:before="120" w:after="120"/>
              <w:rPr>
                <w:rFonts w:cs="Arial"/>
                <w:sz w:val="18"/>
              </w:rPr>
            </w:pPr>
            <w:r w:rsidRPr="00165A0C">
              <w:rPr>
                <w:rFonts w:cs="Arial"/>
                <w:sz w:val="18"/>
              </w:rPr>
              <w:t xml:space="preserve">      Reported Date</w:t>
            </w:r>
          </w:p>
        </w:tc>
        <w:tc>
          <w:tcPr>
            <w:tcW w:w="834" w:type="pct"/>
            <w:gridSpan w:val="3"/>
            <w:shd w:val="clear" w:color="auto" w:fill="auto"/>
          </w:tcPr>
          <w:p w14:paraId="08187603" w14:textId="77777777" w:rsidR="00165A0C" w:rsidRPr="00165A0C" w:rsidRDefault="00165A0C" w:rsidP="00165A0C">
            <w:pPr>
              <w:spacing w:before="120" w:after="120"/>
              <w:rPr>
                <w:rFonts w:cs="Arial"/>
                <w:sz w:val="18"/>
              </w:rPr>
            </w:pPr>
            <w:r w:rsidRPr="00165A0C">
              <w:rPr>
                <w:rFonts w:cs="Arial"/>
                <w:sz w:val="18"/>
              </w:rPr>
              <w:t>(SORDAT)</w:t>
            </w:r>
          </w:p>
        </w:tc>
        <w:tc>
          <w:tcPr>
            <w:tcW w:w="1250" w:type="pct"/>
            <w:gridSpan w:val="3"/>
            <w:shd w:val="clear" w:color="auto" w:fill="auto"/>
          </w:tcPr>
          <w:p w14:paraId="2D740C82" w14:textId="77777777" w:rsidR="00165A0C" w:rsidRPr="00165A0C" w:rsidRDefault="00165A0C" w:rsidP="00165A0C">
            <w:pPr>
              <w:spacing w:before="120" w:after="120"/>
              <w:rPr>
                <w:rFonts w:cs="Arial"/>
                <w:sz w:val="18"/>
              </w:rPr>
            </w:pPr>
          </w:p>
        </w:tc>
        <w:tc>
          <w:tcPr>
            <w:tcW w:w="417" w:type="pct"/>
            <w:gridSpan w:val="2"/>
            <w:shd w:val="clear" w:color="auto" w:fill="auto"/>
          </w:tcPr>
          <w:p w14:paraId="5810B2A3" w14:textId="77777777" w:rsidR="00165A0C" w:rsidRPr="00165A0C" w:rsidRDefault="00165A0C" w:rsidP="00165A0C">
            <w:pPr>
              <w:spacing w:before="120" w:after="120"/>
              <w:rPr>
                <w:rFonts w:cs="Arial"/>
                <w:sz w:val="18"/>
              </w:rPr>
            </w:pPr>
            <w:r w:rsidRPr="00165A0C">
              <w:rPr>
                <w:rFonts w:cs="Arial"/>
                <w:sz w:val="18"/>
              </w:rPr>
              <w:t>(S) TD</w:t>
            </w:r>
          </w:p>
        </w:tc>
        <w:tc>
          <w:tcPr>
            <w:tcW w:w="834" w:type="pct"/>
            <w:gridSpan w:val="2"/>
            <w:shd w:val="clear" w:color="auto" w:fill="auto"/>
          </w:tcPr>
          <w:p w14:paraId="13A20823"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37851F3" w14:textId="77777777" w:rsidTr="00B131AF">
        <w:tc>
          <w:tcPr>
            <w:tcW w:w="1665" w:type="pct"/>
            <w:gridSpan w:val="4"/>
            <w:shd w:val="clear" w:color="auto" w:fill="auto"/>
          </w:tcPr>
          <w:p w14:paraId="1B1B8D31" w14:textId="77777777" w:rsidR="00165A0C" w:rsidRPr="00165A0C" w:rsidRDefault="00165A0C" w:rsidP="00165A0C">
            <w:pPr>
              <w:spacing w:before="120" w:after="120"/>
              <w:rPr>
                <w:rFonts w:cs="Arial"/>
                <w:sz w:val="18"/>
              </w:rPr>
            </w:pPr>
            <w:r w:rsidRPr="00165A0C">
              <w:rPr>
                <w:rFonts w:cs="Arial"/>
                <w:sz w:val="18"/>
              </w:rPr>
              <w:t>Landmark Description</w:t>
            </w:r>
          </w:p>
        </w:tc>
        <w:tc>
          <w:tcPr>
            <w:tcW w:w="834" w:type="pct"/>
            <w:gridSpan w:val="3"/>
            <w:shd w:val="clear" w:color="auto" w:fill="auto"/>
          </w:tcPr>
          <w:p w14:paraId="0B045F54" w14:textId="77777777" w:rsidR="00165A0C" w:rsidRPr="00165A0C" w:rsidRDefault="00165A0C" w:rsidP="00165A0C">
            <w:pPr>
              <w:spacing w:before="120" w:after="120"/>
              <w:rPr>
                <w:rFonts w:cs="Arial"/>
                <w:sz w:val="18"/>
              </w:rPr>
            </w:pPr>
          </w:p>
        </w:tc>
        <w:tc>
          <w:tcPr>
            <w:tcW w:w="1250" w:type="pct"/>
            <w:gridSpan w:val="3"/>
            <w:shd w:val="clear" w:color="auto" w:fill="auto"/>
          </w:tcPr>
          <w:p w14:paraId="41C9DAC7" w14:textId="77777777" w:rsidR="00165A0C" w:rsidRPr="00165A0C" w:rsidRDefault="00165A0C" w:rsidP="00165A0C">
            <w:pPr>
              <w:spacing w:before="120" w:after="120"/>
              <w:rPr>
                <w:rFonts w:cs="Arial"/>
                <w:sz w:val="18"/>
              </w:rPr>
            </w:pPr>
          </w:p>
        </w:tc>
        <w:tc>
          <w:tcPr>
            <w:tcW w:w="417" w:type="pct"/>
            <w:gridSpan w:val="2"/>
            <w:shd w:val="clear" w:color="auto" w:fill="auto"/>
          </w:tcPr>
          <w:p w14:paraId="77DAE625" w14:textId="77777777" w:rsidR="00165A0C" w:rsidRPr="00165A0C" w:rsidRDefault="00165A0C" w:rsidP="00165A0C">
            <w:pPr>
              <w:spacing w:before="120" w:after="120"/>
              <w:rPr>
                <w:rFonts w:cs="Arial"/>
                <w:sz w:val="18"/>
              </w:rPr>
            </w:pPr>
            <w:r w:rsidRPr="00165A0C">
              <w:rPr>
                <w:rFonts w:cs="Arial"/>
                <w:sz w:val="18"/>
              </w:rPr>
              <w:t>C</w:t>
            </w:r>
          </w:p>
        </w:tc>
        <w:tc>
          <w:tcPr>
            <w:tcW w:w="834" w:type="pct"/>
            <w:gridSpan w:val="2"/>
            <w:shd w:val="clear" w:color="auto" w:fill="auto"/>
          </w:tcPr>
          <w:p w14:paraId="23BC2230"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7BDAD432" w14:textId="77777777" w:rsidTr="00B131AF">
        <w:tc>
          <w:tcPr>
            <w:tcW w:w="1665" w:type="pct"/>
            <w:gridSpan w:val="4"/>
            <w:shd w:val="clear" w:color="auto" w:fill="auto"/>
          </w:tcPr>
          <w:p w14:paraId="39EC87D5" w14:textId="77777777" w:rsidR="00165A0C" w:rsidRPr="00165A0C" w:rsidRDefault="00165A0C" w:rsidP="00165A0C">
            <w:pPr>
              <w:spacing w:before="120" w:after="120"/>
              <w:rPr>
                <w:rFonts w:cs="Arial"/>
                <w:sz w:val="18"/>
              </w:rPr>
            </w:pPr>
            <w:r w:rsidRPr="00165A0C">
              <w:rPr>
                <w:rFonts w:cs="Arial"/>
                <w:sz w:val="18"/>
              </w:rPr>
              <w:t xml:space="preserve">   Text Content</w:t>
            </w:r>
          </w:p>
        </w:tc>
        <w:tc>
          <w:tcPr>
            <w:tcW w:w="834" w:type="pct"/>
            <w:gridSpan w:val="3"/>
            <w:shd w:val="clear" w:color="auto" w:fill="auto"/>
          </w:tcPr>
          <w:p w14:paraId="4223C4D4" w14:textId="77777777" w:rsidR="00165A0C" w:rsidRPr="00165A0C" w:rsidRDefault="00165A0C" w:rsidP="00165A0C">
            <w:pPr>
              <w:spacing w:before="120" w:after="120"/>
              <w:rPr>
                <w:rFonts w:cs="Arial"/>
                <w:sz w:val="18"/>
              </w:rPr>
            </w:pPr>
          </w:p>
        </w:tc>
        <w:tc>
          <w:tcPr>
            <w:tcW w:w="1250" w:type="pct"/>
            <w:gridSpan w:val="3"/>
            <w:shd w:val="clear" w:color="auto" w:fill="auto"/>
          </w:tcPr>
          <w:p w14:paraId="7142D9AC" w14:textId="77777777" w:rsidR="00165A0C" w:rsidRPr="00165A0C" w:rsidRDefault="00165A0C" w:rsidP="00165A0C">
            <w:pPr>
              <w:spacing w:before="120" w:after="120"/>
              <w:rPr>
                <w:rFonts w:cs="Arial"/>
                <w:sz w:val="18"/>
              </w:rPr>
            </w:pPr>
          </w:p>
        </w:tc>
        <w:tc>
          <w:tcPr>
            <w:tcW w:w="417" w:type="pct"/>
            <w:gridSpan w:val="2"/>
            <w:shd w:val="clear" w:color="auto" w:fill="auto"/>
          </w:tcPr>
          <w:p w14:paraId="2CA58177"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64646DF2" w14:textId="77777777" w:rsidR="00165A0C" w:rsidRPr="00165A0C" w:rsidRDefault="00165A0C" w:rsidP="00165A0C">
            <w:pPr>
              <w:spacing w:before="120" w:after="120"/>
              <w:rPr>
                <w:rFonts w:cs="Arial"/>
                <w:sz w:val="18"/>
              </w:rPr>
            </w:pPr>
            <w:r w:rsidRPr="00165A0C">
              <w:rPr>
                <w:rFonts w:cs="Arial"/>
                <w:sz w:val="18"/>
              </w:rPr>
              <w:t>1, *</w:t>
            </w:r>
          </w:p>
        </w:tc>
      </w:tr>
      <w:tr w:rsidR="00165A0C" w:rsidRPr="00165A0C" w14:paraId="33D6C13E" w14:textId="77777777" w:rsidTr="00B131AF">
        <w:tc>
          <w:tcPr>
            <w:tcW w:w="1665" w:type="pct"/>
            <w:gridSpan w:val="4"/>
            <w:shd w:val="clear" w:color="auto" w:fill="auto"/>
          </w:tcPr>
          <w:p w14:paraId="150B88F7" w14:textId="77777777" w:rsidR="00165A0C" w:rsidRPr="00165A0C" w:rsidRDefault="00165A0C" w:rsidP="00165A0C">
            <w:pPr>
              <w:spacing w:before="120" w:after="120"/>
              <w:rPr>
                <w:rFonts w:cs="Arial"/>
                <w:sz w:val="18"/>
              </w:rPr>
            </w:pPr>
            <w:r w:rsidRPr="00165A0C">
              <w:rPr>
                <w:rFonts w:cs="Arial"/>
                <w:sz w:val="18"/>
              </w:rPr>
              <w:t xml:space="preserve">      Category of text</w:t>
            </w:r>
          </w:p>
        </w:tc>
        <w:tc>
          <w:tcPr>
            <w:tcW w:w="834" w:type="pct"/>
            <w:gridSpan w:val="3"/>
            <w:shd w:val="clear" w:color="auto" w:fill="auto"/>
          </w:tcPr>
          <w:p w14:paraId="76921683" w14:textId="77777777" w:rsidR="00165A0C" w:rsidRPr="00165A0C" w:rsidRDefault="00165A0C" w:rsidP="00165A0C">
            <w:pPr>
              <w:spacing w:before="120" w:after="120"/>
              <w:rPr>
                <w:rFonts w:cs="Arial"/>
                <w:sz w:val="18"/>
              </w:rPr>
            </w:pPr>
          </w:p>
        </w:tc>
        <w:tc>
          <w:tcPr>
            <w:tcW w:w="1250" w:type="pct"/>
            <w:gridSpan w:val="3"/>
            <w:shd w:val="clear" w:color="auto" w:fill="auto"/>
          </w:tcPr>
          <w:p w14:paraId="5D7694ED" w14:textId="77777777" w:rsidR="00165A0C" w:rsidRPr="00165A0C" w:rsidRDefault="00165A0C" w:rsidP="00165A0C">
            <w:pPr>
              <w:spacing w:before="120" w:after="120"/>
              <w:rPr>
                <w:rFonts w:cs="Arial"/>
                <w:sz w:val="18"/>
              </w:rPr>
            </w:pPr>
            <w:r w:rsidRPr="00165A0C">
              <w:rPr>
                <w:rFonts w:cs="Arial"/>
                <w:sz w:val="18"/>
              </w:rPr>
              <w:t>1 : Abstract or Summary</w:t>
            </w:r>
          </w:p>
          <w:p w14:paraId="293C3352" w14:textId="77777777" w:rsidR="00165A0C" w:rsidRPr="00165A0C" w:rsidRDefault="00165A0C" w:rsidP="00165A0C">
            <w:pPr>
              <w:spacing w:before="120" w:after="120"/>
              <w:rPr>
                <w:rFonts w:cs="Arial"/>
                <w:sz w:val="18"/>
              </w:rPr>
            </w:pPr>
            <w:r w:rsidRPr="00165A0C">
              <w:rPr>
                <w:rFonts w:cs="Arial"/>
                <w:sz w:val="18"/>
              </w:rPr>
              <w:t>2 : Extract</w:t>
            </w:r>
          </w:p>
          <w:p w14:paraId="0589A7DC" w14:textId="77777777" w:rsidR="00165A0C" w:rsidRPr="00165A0C" w:rsidRDefault="00165A0C" w:rsidP="00165A0C">
            <w:pPr>
              <w:spacing w:before="120" w:after="120"/>
              <w:rPr>
                <w:rFonts w:cs="Arial"/>
                <w:sz w:val="18"/>
              </w:rPr>
            </w:pPr>
            <w:r w:rsidRPr="00165A0C">
              <w:rPr>
                <w:rFonts w:cs="Arial"/>
                <w:sz w:val="18"/>
              </w:rPr>
              <w:t>3 : Full Text</w:t>
            </w:r>
          </w:p>
        </w:tc>
        <w:tc>
          <w:tcPr>
            <w:tcW w:w="417" w:type="pct"/>
            <w:gridSpan w:val="2"/>
            <w:shd w:val="clear" w:color="auto" w:fill="auto"/>
          </w:tcPr>
          <w:p w14:paraId="0CF958F3"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54D61454"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78CAFB4" w14:textId="77777777" w:rsidTr="00B131AF">
        <w:tc>
          <w:tcPr>
            <w:tcW w:w="1665" w:type="pct"/>
            <w:gridSpan w:val="4"/>
            <w:shd w:val="clear" w:color="auto" w:fill="auto"/>
          </w:tcPr>
          <w:p w14:paraId="50C0427C" w14:textId="77777777" w:rsidR="00165A0C" w:rsidRPr="00165A0C" w:rsidRDefault="00165A0C" w:rsidP="00165A0C">
            <w:pPr>
              <w:spacing w:before="120" w:after="120"/>
              <w:rPr>
                <w:rFonts w:cs="Arial"/>
                <w:sz w:val="18"/>
              </w:rPr>
            </w:pPr>
            <w:r w:rsidRPr="00165A0C">
              <w:rPr>
                <w:rFonts w:cs="Arial"/>
                <w:sz w:val="18"/>
              </w:rPr>
              <w:t xml:space="preserve">      Information</w:t>
            </w:r>
          </w:p>
        </w:tc>
        <w:tc>
          <w:tcPr>
            <w:tcW w:w="834" w:type="pct"/>
            <w:gridSpan w:val="3"/>
            <w:shd w:val="clear" w:color="auto" w:fill="auto"/>
          </w:tcPr>
          <w:p w14:paraId="7AC37C84" w14:textId="77777777" w:rsidR="00165A0C" w:rsidRPr="00165A0C" w:rsidRDefault="00165A0C" w:rsidP="00165A0C">
            <w:pPr>
              <w:spacing w:before="120" w:after="120"/>
              <w:rPr>
                <w:rFonts w:cs="Arial"/>
                <w:sz w:val="18"/>
              </w:rPr>
            </w:pPr>
          </w:p>
        </w:tc>
        <w:tc>
          <w:tcPr>
            <w:tcW w:w="1250" w:type="pct"/>
            <w:gridSpan w:val="3"/>
            <w:shd w:val="clear" w:color="auto" w:fill="auto"/>
          </w:tcPr>
          <w:p w14:paraId="388CBC41" w14:textId="77777777" w:rsidR="00165A0C" w:rsidRPr="00165A0C" w:rsidRDefault="00165A0C" w:rsidP="00165A0C">
            <w:pPr>
              <w:spacing w:before="120" w:after="120"/>
              <w:rPr>
                <w:rFonts w:cs="Arial"/>
                <w:sz w:val="18"/>
              </w:rPr>
            </w:pPr>
          </w:p>
        </w:tc>
        <w:tc>
          <w:tcPr>
            <w:tcW w:w="417" w:type="pct"/>
            <w:gridSpan w:val="2"/>
            <w:shd w:val="clear" w:color="auto" w:fill="auto"/>
          </w:tcPr>
          <w:p w14:paraId="0A1EDD76"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5D22B528"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5DADE08D" w14:textId="77777777" w:rsidTr="00B131AF">
        <w:tc>
          <w:tcPr>
            <w:tcW w:w="1665" w:type="pct"/>
            <w:gridSpan w:val="4"/>
            <w:shd w:val="clear" w:color="auto" w:fill="auto"/>
          </w:tcPr>
          <w:p w14:paraId="0B3D3CA6" w14:textId="77777777" w:rsidR="00165A0C" w:rsidRPr="00165A0C" w:rsidRDefault="00165A0C" w:rsidP="00165A0C">
            <w:pPr>
              <w:spacing w:before="120" w:after="120"/>
              <w:rPr>
                <w:rFonts w:cs="Arial"/>
                <w:sz w:val="18"/>
              </w:rPr>
            </w:pPr>
            <w:r w:rsidRPr="00165A0C">
              <w:rPr>
                <w:rFonts w:cs="Arial"/>
                <w:sz w:val="18"/>
              </w:rPr>
              <w:t xml:space="preserve">         File Locator</w:t>
            </w:r>
          </w:p>
        </w:tc>
        <w:tc>
          <w:tcPr>
            <w:tcW w:w="834" w:type="pct"/>
            <w:gridSpan w:val="3"/>
            <w:shd w:val="clear" w:color="auto" w:fill="auto"/>
          </w:tcPr>
          <w:p w14:paraId="474C5EE2" w14:textId="77777777" w:rsidR="00165A0C" w:rsidRPr="00165A0C" w:rsidRDefault="00165A0C" w:rsidP="00165A0C">
            <w:pPr>
              <w:spacing w:before="120" w:after="120"/>
              <w:rPr>
                <w:rFonts w:cs="Arial"/>
                <w:sz w:val="18"/>
              </w:rPr>
            </w:pPr>
          </w:p>
        </w:tc>
        <w:tc>
          <w:tcPr>
            <w:tcW w:w="1250" w:type="pct"/>
            <w:gridSpan w:val="3"/>
            <w:shd w:val="clear" w:color="auto" w:fill="auto"/>
          </w:tcPr>
          <w:p w14:paraId="57E0CEE1" w14:textId="77777777" w:rsidR="00165A0C" w:rsidRPr="00165A0C" w:rsidRDefault="00165A0C" w:rsidP="00165A0C">
            <w:pPr>
              <w:spacing w:before="120" w:after="120"/>
              <w:rPr>
                <w:rFonts w:cs="Arial"/>
                <w:sz w:val="18"/>
              </w:rPr>
            </w:pPr>
          </w:p>
        </w:tc>
        <w:tc>
          <w:tcPr>
            <w:tcW w:w="417" w:type="pct"/>
            <w:gridSpan w:val="2"/>
            <w:shd w:val="clear" w:color="auto" w:fill="auto"/>
          </w:tcPr>
          <w:p w14:paraId="666D7237"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0FC39814"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D859000" w14:textId="77777777" w:rsidTr="00B131AF">
        <w:tc>
          <w:tcPr>
            <w:tcW w:w="1665" w:type="pct"/>
            <w:gridSpan w:val="4"/>
            <w:shd w:val="clear" w:color="auto" w:fill="auto"/>
          </w:tcPr>
          <w:p w14:paraId="728C5E48" w14:textId="77777777" w:rsidR="00165A0C" w:rsidRPr="00165A0C" w:rsidRDefault="00165A0C" w:rsidP="00165A0C">
            <w:pPr>
              <w:spacing w:before="120" w:after="120"/>
              <w:rPr>
                <w:rFonts w:cs="Arial"/>
                <w:sz w:val="18"/>
              </w:rPr>
            </w:pPr>
            <w:r w:rsidRPr="00165A0C">
              <w:rPr>
                <w:rFonts w:cs="Arial"/>
                <w:sz w:val="18"/>
              </w:rPr>
              <w:t xml:space="preserve">         File Reference</w:t>
            </w:r>
          </w:p>
        </w:tc>
        <w:tc>
          <w:tcPr>
            <w:tcW w:w="834" w:type="pct"/>
            <w:gridSpan w:val="3"/>
            <w:shd w:val="clear" w:color="auto" w:fill="auto"/>
          </w:tcPr>
          <w:p w14:paraId="0E09E0ED" w14:textId="77777777" w:rsidR="00165A0C" w:rsidRPr="00165A0C" w:rsidRDefault="00165A0C" w:rsidP="00165A0C">
            <w:pPr>
              <w:spacing w:before="120" w:after="120"/>
              <w:rPr>
                <w:rFonts w:cs="Arial"/>
                <w:sz w:val="18"/>
              </w:rPr>
            </w:pPr>
            <w:r w:rsidRPr="00165A0C">
              <w:rPr>
                <w:rFonts w:cs="Arial"/>
                <w:sz w:val="18"/>
              </w:rPr>
              <w:t>(TXTDSC)</w:t>
            </w:r>
          </w:p>
        </w:tc>
        <w:tc>
          <w:tcPr>
            <w:tcW w:w="1250" w:type="pct"/>
            <w:gridSpan w:val="3"/>
            <w:shd w:val="clear" w:color="auto" w:fill="auto"/>
          </w:tcPr>
          <w:p w14:paraId="2C06A5D0" w14:textId="77777777" w:rsidR="00165A0C" w:rsidRPr="00165A0C" w:rsidRDefault="00165A0C" w:rsidP="00165A0C">
            <w:pPr>
              <w:spacing w:before="120" w:after="120"/>
              <w:rPr>
                <w:rFonts w:cs="Arial"/>
                <w:sz w:val="18"/>
              </w:rPr>
            </w:pPr>
          </w:p>
        </w:tc>
        <w:tc>
          <w:tcPr>
            <w:tcW w:w="417" w:type="pct"/>
            <w:gridSpan w:val="2"/>
            <w:shd w:val="clear" w:color="auto" w:fill="auto"/>
          </w:tcPr>
          <w:p w14:paraId="1613DB81"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12D8AD85"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10861C9" w14:textId="77777777" w:rsidTr="00B131AF">
        <w:tc>
          <w:tcPr>
            <w:tcW w:w="1665" w:type="pct"/>
            <w:gridSpan w:val="4"/>
            <w:shd w:val="clear" w:color="auto" w:fill="auto"/>
          </w:tcPr>
          <w:p w14:paraId="27F20AD2" w14:textId="77777777" w:rsidR="00165A0C" w:rsidRPr="00165A0C" w:rsidRDefault="00165A0C" w:rsidP="00165A0C">
            <w:pPr>
              <w:spacing w:before="120" w:after="120"/>
              <w:rPr>
                <w:rFonts w:cs="Arial"/>
                <w:sz w:val="18"/>
              </w:rPr>
            </w:pPr>
            <w:r w:rsidRPr="00165A0C">
              <w:rPr>
                <w:rFonts w:cs="Arial"/>
                <w:sz w:val="18"/>
              </w:rPr>
              <w:t xml:space="preserve">         Headline</w:t>
            </w:r>
          </w:p>
        </w:tc>
        <w:tc>
          <w:tcPr>
            <w:tcW w:w="834" w:type="pct"/>
            <w:gridSpan w:val="3"/>
            <w:shd w:val="clear" w:color="auto" w:fill="auto"/>
          </w:tcPr>
          <w:p w14:paraId="0B95E452" w14:textId="77777777" w:rsidR="00165A0C" w:rsidRPr="00165A0C" w:rsidRDefault="00165A0C" w:rsidP="00165A0C">
            <w:pPr>
              <w:spacing w:before="120" w:after="120"/>
              <w:rPr>
                <w:rFonts w:cs="Arial"/>
                <w:sz w:val="18"/>
              </w:rPr>
            </w:pPr>
          </w:p>
        </w:tc>
        <w:tc>
          <w:tcPr>
            <w:tcW w:w="1250" w:type="pct"/>
            <w:gridSpan w:val="3"/>
            <w:shd w:val="clear" w:color="auto" w:fill="auto"/>
          </w:tcPr>
          <w:p w14:paraId="1064E2F3" w14:textId="77777777" w:rsidR="00165A0C" w:rsidRPr="00165A0C" w:rsidRDefault="00165A0C" w:rsidP="00165A0C">
            <w:pPr>
              <w:spacing w:before="120" w:after="120"/>
              <w:rPr>
                <w:rFonts w:cs="Arial"/>
                <w:sz w:val="18"/>
              </w:rPr>
            </w:pPr>
          </w:p>
        </w:tc>
        <w:tc>
          <w:tcPr>
            <w:tcW w:w="417" w:type="pct"/>
            <w:gridSpan w:val="2"/>
            <w:shd w:val="clear" w:color="auto" w:fill="auto"/>
          </w:tcPr>
          <w:p w14:paraId="096350DC"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4221AD76" w14:textId="77777777" w:rsidR="00165A0C" w:rsidRPr="00165A0C" w:rsidRDefault="00165A0C" w:rsidP="00165A0C">
            <w:pPr>
              <w:spacing w:before="120" w:after="120"/>
              <w:rPr>
                <w:rFonts w:cs="Arial"/>
                <w:sz w:val="18"/>
              </w:rPr>
            </w:pPr>
            <w:r w:rsidRPr="00165A0C">
              <w:rPr>
                <w:rFonts w:cs="Arial"/>
                <w:sz w:val="18"/>
              </w:rPr>
              <w:t>0, * (ordered)</w:t>
            </w:r>
          </w:p>
        </w:tc>
      </w:tr>
      <w:tr w:rsidR="00165A0C" w:rsidRPr="00165A0C" w14:paraId="2F256314" w14:textId="77777777" w:rsidTr="00B131AF">
        <w:tc>
          <w:tcPr>
            <w:tcW w:w="1665" w:type="pct"/>
            <w:gridSpan w:val="4"/>
            <w:shd w:val="clear" w:color="auto" w:fill="auto"/>
          </w:tcPr>
          <w:p w14:paraId="599C0E4C" w14:textId="77777777" w:rsidR="00165A0C" w:rsidRPr="00165A0C" w:rsidRDefault="00165A0C" w:rsidP="00165A0C">
            <w:pPr>
              <w:spacing w:before="120" w:after="120"/>
              <w:rPr>
                <w:rFonts w:cs="Arial"/>
                <w:sz w:val="18"/>
              </w:rPr>
            </w:pPr>
            <w:r w:rsidRPr="00165A0C">
              <w:rPr>
                <w:rFonts w:cs="Arial"/>
                <w:sz w:val="18"/>
              </w:rPr>
              <w:t xml:space="preserve">         Language</w:t>
            </w:r>
          </w:p>
        </w:tc>
        <w:tc>
          <w:tcPr>
            <w:tcW w:w="834" w:type="pct"/>
            <w:gridSpan w:val="3"/>
            <w:shd w:val="clear" w:color="auto" w:fill="auto"/>
          </w:tcPr>
          <w:p w14:paraId="52DD4EE0" w14:textId="77777777" w:rsidR="00165A0C" w:rsidRPr="00165A0C" w:rsidRDefault="00165A0C" w:rsidP="00165A0C">
            <w:pPr>
              <w:spacing w:before="120" w:after="120"/>
              <w:rPr>
                <w:rFonts w:cs="Arial"/>
                <w:sz w:val="18"/>
              </w:rPr>
            </w:pPr>
          </w:p>
        </w:tc>
        <w:tc>
          <w:tcPr>
            <w:tcW w:w="1250" w:type="pct"/>
            <w:gridSpan w:val="3"/>
            <w:shd w:val="clear" w:color="auto" w:fill="auto"/>
          </w:tcPr>
          <w:p w14:paraId="0F27DC57" w14:textId="77777777" w:rsidR="00165A0C" w:rsidRPr="00165A0C" w:rsidRDefault="00165A0C" w:rsidP="00165A0C">
            <w:pPr>
              <w:spacing w:before="120" w:after="120"/>
              <w:rPr>
                <w:rFonts w:cs="Arial"/>
                <w:sz w:val="18"/>
              </w:rPr>
            </w:pPr>
          </w:p>
        </w:tc>
        <w:tc>
          <w:tcPr>
            <w:tcW w:w="417" w:type="pct"/>
            <w:gridSpan w:val="2"/>
            <w:shd w:val="clear" w:color="auto" w:fill="auto"/>
          </w:tcPr>
          <w:p w14:paraId="073CBDD7"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404B987A"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89F7B7D" w14:textId="77777777" w:rsidTr="00B131AF">
        <w:tc>
          <w:tcPr>
            <w:tcW w:w="1665" w:type="pct"/>
            <w:gridSpan w:val="4"/>
            <w:shd w:val="clear" w:color="auto" w:fill="auto"/>
          </w:tcPr>
          <w:p w14:paraId="4856B92D" w14:textId="77777777" w:rsidR="00165A0C" w:rsidRPr="00165A0C" w:rsidRDefault="00165A0C" w:rsidP="00165A0C">
            <w:pPr>
              <w:spacing w:before="120" w:after="120"/>
              <w:rPr>
                <w:rFonts w:cs="Arial"/>
                <w:sz w:val="18"/>
              </w:rPr>
            </w:pPr>
            <w:r w:rsidRPr="00165A0C">
              <w:rPr>
                <w:rFonts w:cs="Arial"/>
                <w:sz w:val="18"/>
              </w:rPr>
              <w:t xml:space="preserve">         Text</w:t>
            </w:r>
          </w:p>
        </w:tc>
        <w:tc>
          <w:tcPr>
            <w:tcW w:w="834" w:type="pct"/>
            <w:gridSpan w:val="3"/>
            <w:shd w:val="clear" w:color="auto" w:fill="auto"/>
          </w:tcPr>
          <w:p w14:paraId="420AD50E" w14:textId="77777777" w:rsidR="00165A0C" w:rsidRPr="00165A0C" w:rsidRDefault="00165A0C" w:rsidP="00165A0C">
            <w:pPr>
              <w:spacing w:before="120" w:after="120"/>
              <w:rPr>
                <w:rFonts w:cs="Arial"/>
                <w:sz w:val="18"/>
              </w:rPr>
            </w:pPr>
            <w:r w:rsidRPr="00165A0C">
              <w:rPr>
                <w:rFonts w:cs="Arial"/>
                <w:sz w:val="18"/>
              </w:rPr>
              <w:t>(INFORM)</w:t>
            </w:r>
          </w:p>
          <w:p w14:paraId="349C4E88" w14:textId="77777777" w:rsidR="00165A0C" w:rsidRPr="00165A0C" w:rsidRDefault="00165A0C" w:rsidP="00165A0C">
            <w:pPr>
              <w:spacing w:before="120" w:after="120"/>
              <w:rPr>
                <w:rFonts w:cs="Arial"/>
                <w:sz w:val="18"/>
              </w:rPr>
            </w:pPr>
            <w:r w:rsidRPr="00165A0C">
              <w:rPr>
                <w:rFonts w:cs="Arial"/>
                <w:sz w:val="18"/>
              </w:rPr>
              <w:t>(NINFOM)</w:t>
            </w:r>
          </w:p>
        </w:tc>
        <w:tc>
          <w:tcPr>
            <w:tcW w:w="1250" w:type="pct"/>
            <w:gridSpan w:val="3"/>
            <w:shd w:val="clear" w:color="auto" w:fill="auto"/>
          </w:tcPr>
          <w:p w14:paraId="6B7D8614" w14:textId="77777777" w:rsidR="00165A0C" w:rsidRPr="00165A0C" w:rsidRDefault="00165A0C" w:rsidP="00165A0C">
            <w:pPr>
              <w:spacing w:before="120" w:after="120"/>
              <w:rPr>
                <w:rFonts w:cs="Arial"/>
                <w:sz w:val="18"/>
              </w:rPr>
            </w:pPr>
          </w:p>
        </w:tc>
        <w:tc>
          <w:tcPr>
            <w:tcW w:w="417" w:type="pct"/>
            <w:gridSpan w:val="2"/>
            <w:shd w:val="clear" w:color="auto" w:fill="auto"/>
          </w:tcPr>
          <w:p w14:paraId="498DA2D4"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59AC78B4"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8C25286" w14:textId="77777777" w:rsidTr="00B131AF">
        <w:tc>
          <w:tcPr>
            <w:tcW w:w="1665" w:type="pct"/>
            <w:gridSpan w:val="4"/>
            <w:shd w:val="clear" w:color="auto" w:fill="auto"/>
          </w:tcPr>
          <w:p w14:paraId="29514C0B" w14:textId="77777777" w:rsidR="00165A0C" w:rsidRPr="00165A0C" w:rsidRDefault="00165A0C" w:rsidP="00165A0C">
            <w:pPr>
              <w:spacing w:before="120" w:after="120"/>
              <w:rPr>
                <w:rFonts w:cs="Arial"/>
                <w:sz w:val="18"/>
              </w:rPr>
            </w:pPr>
            <w:r w:rsidRPr="00165A0C">
              <w:rPr>
                <w:rFonts w:cs="Arial"/>
                <w:sz w:val="18"/>
              </w:rPr>
              <w:t xml:space="preserve">      Online Resource</w:t>
            </w:r>
          </w:p>
        </w:tc>
        <w:tc>
          <w:tcPr>
            <w:tcW w:w="834" w:type="pct"/>
            <w:gridSpan w:val="3"/>
            <w:shd w:val="clear" w:color="auto" w:fill="auto"/>
          </w:tcPr>
          <w:p w14:paraId="2EDF0F79" w14:textId="77777777" w:rsidR="00165A0C" w:rsidRPr="00165A0C" w:rsidRDefault="00165A0C" w:rsidP="00165A0C">
            <w:pPr>
              <w:spacing w:before="120" w:after="120"/>
              <w:rPr>
                <w:rFonts w:cs="Arial"/>
                <w:sz w:val="18"/>
              </w:rPr>
            </w:pPr>
          </w:p>
        </w:tc>
        <w:tc>
          <w:tcPr>
            <w:tcW w:w="1250" w:type="pct"/>
            <w:gridSpan w:val="3"/>
            <w:shd w:val="clear" w:color="auto" w:fill="auto"/>
          </w:tcPr>
          <w:p w14:paraId="3E6167C1" w14:textId="77777777" w:rsidR="00165A0C" w:rsidRPr="00165A0C" w:rsidRDefault="00165A0C" w:rsidP="00165A0C">
            <w:pPr>
              <w:spacing w:before="120" w:after="120"/>
              <w:rPr>
                <w:rFonts w:cs="Arial"/>
                <w:sz w:val="18"/>
              </w:rPr>
            </w:pPr>
          </w:p>
        </w:tc>
        <w:tc>
          <w:tcPr>
            <w:tcW w:w="417" w:type="pct"/>
            <w:gridSpan w:val="2"/>
            <w:shd w:val="clear" w:color="auto" w:fill="auto"/>
          </w:tcPr>
          <w:p w14:paraId="39D625F0"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677A4552"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A897999" w14:textId="77777777" w:rsidTr="00B131AF">
        <w:tc>
          <w:tcPr>
            <w:tcW w:w="1665" w:type="pct"/>
            <w:gridSpan w:val="4"/>
            <w:shd w:val="clear" w:color="auto" w:fill="auto"/>
          </w:tcPr>
          <w:p w14:paraId="31E4C28F" w14:textId="77777777" w:rsidR="00165A0C" w:rsidRPr="00165A0C" w:rsidRDefault="00165A0C" w:rsidP="00165A0C">
            <w:pPr>
              <w:spacing w:before="120" w:after="120"/>
              <w:rPr>
                <w:rFonts w:cs="Arial"/>
                <w:sz w:val="18"/>
              </w:rPr>
            </w:pPr>
            <w:r w:rsidRPr="00165A0C">
              <w:rPr>
                <w:rFonts w:cs="Arial"/>
                <w:sz w:val="18"/>
              </w:rPr>
              <w:t xml:space="preserve">         Online Resource Linkage URL</w:t>
            </w:r>
          </w:p>
        </w:tc>
        <w:tc>
          <w:tcPr>
            <w:tcW w:w="834" w:type="pct"/>
            <w:gridSpan w:val="3"/>
            <w:shd w:val="clear" w:color="auto" w:fill="auto"/>
          </w:tcPr>
          <w:p w14:paraId="3008C6A9" w14:textId="77777777" w:rsidR="00165A0C" w:rsidRPr="00165A0C" w:rsidRDefault="00165A0C" w:rsidP="00165A0C">
            <w:pPr>
              <w:spacing w:before="120" w:after="120"/>
              <w:rPr>
                <w:rFonts w:cs="Arial"/>
                <w:sz w:val="18"/>
              </w:rPr>
            </w:pPr>
          </w:p>
        </w:tc>
        <w:tc>
          <w:tcPr>
            <w:tcW w:w="1250" w:type="pct"/>
            <w:gridSpan w:val="3"/>
            <w:shd w:val="clear" w:color="auto" w:fill="auto"/>
          </w:tcPr>
          <w:p w14:paraId="5BBA0BA6" w14:textId="77777777" w:rsidR="00165A0C" w:rsidRPr="00165A0C" w:rsidRDefault="00165A0C" w:rsidP="00165A0C">
            <w:pPr>
              <w:spacing w:before="120" w:after="120"/>
              <w:rPr>
                <w:rFonts w:cs="Arial"/>
                <w:sz w:val="18"/>
              </w:rPr>
            </w:pPr>
          </w:p>
        </w:tc>
        <w:tc>
          <w:tcPr>
            <w:tcW w:w="417" w:type="pct"/>
            <w:gridSpan w:val="2"/>
            <w:shd w:val="clear" w:color="auto" w:fill="auto"/>
          </w:tcPr>
          <w:p w14:paraId="0B5DB95F" w14:textId="77777777" w:rsidR="00165A0C" w:rsidRPr="00165A0C" w:rsidRDefault="00165A0C" w:rsidP="00165A0C">
            <w:pPr>
              <w:spacing w:before="120" w:after="120"/>
              <w:rPr>
                <w:rFonts w:cs="Arial"/>
                <w:sz w:val="18"/>
              </w:rPr>
            </w:pPr>
            <w:r w:rsidRPr="00165A0C">
              <w:rPr>
                <w:rFonts w:cs="Arial"/>
                <w:sz w:val="18"/>
              </w:rPr>
              <w:t>(S) UL</w:t>
            </w:r>
          </w:p>
        </w:tc>
        <w:tc>
          <w:tcPr>
            <w:tcW w:w="834" w:type="pct"/>
            <w:gridSpan w:val="2"/>
            <w:shd w:val="clear" w:color="auto" w:fill="auto"/>
          </w:tcPr>
          <w:p w14:paraId="259D31BA"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4A271E16" w14:textId="77777777" w:rsidTr="00B131AF">
        <w:tc>
          <w:tcPr>
            <w:tcW w:w="1665" w:type="pct"/>
            <w:gridSpan w:val="4"/>
            <w:shd w:val="clear" w:color="auto" w:fill="auto"/>
          </w:tcPr>
          <w:p w14:paraId="270AB1EF" w14:textId="77777777" w:rsidR="00165A0C" w:rsidRPr="00165A0C" w:rsidRDefault="00165A0C" w:rsidP="00165A0C">
            <w:pPr>
              <w:spacing w:before="120" w:after="120"/>
              <w:rPr>
                <w:rFonts w:cs="Arial"/>
                <w:sz w:val="18"/>
              </w:rPr>
            </w:pPr>
            <w:r w:rsidRPr="00165A0C">
              <w:rPr>
                <w:rFonts w:cs="Arial"/>
                <w:sz w:val="18"/>
              </w:rPr>
              <w:t xml:space="preserve">         Protocol</w:t>
            </w:r>
          </w:p>
        </w:tc>
        <w:tc>
          <w:tcPr>
            <w:tcW w:w="834" w:type="pct"/>
            <w:gridSpan w:val="3"/>
            <w:shd w:val="clear" w:color="auto" w:fill="auto"/>
          </w:tcPr>
          <w:p w14:paraId="6058DF03" w14:textId="77777777" w:rsidR="00165A0C" w:rsidRPr="00165A0C" w:rsidRDefault="00165A0C" w:rsidP="00165A0C">
            <w:pPr>
              <w:spacing w:before="120" w:after="120"/>
              <w:rPr>
                <w:rFonts w:cs="Arial"/>
                <w:sz w:val="18"/>
              </w:rPr>
            </w:pPr>
          </w:p>
        </w:tc>
        <w:tc>
          <w:tcPr>
            <w:tcW w:w="1250" w:type="pct"/>
            <w:gridSpan w:val="3"/>
            <w:shd w:val="clear" w:color="auto" w:fill="auto"/>
          </w:tcPr>
          <w:p w14:paraId="4C7050FA" w14:textId="77777777" w:rsidR="00165A0C" w:rsidRPr="00165A0C" w:rsidRDefault="00165A0C" w:rsidP="00165A0C">
            <w:pPr>
              <w:spacing w:before="120" w:after="120"/>
              <w:rPr>
                <w:rFonts w:cs="Arial"/>
                <w:sz w:val="18"/>
              </w:rPr>
            </w:pPr>
          </w:p>
        </w:tc>
        <w:tc>
          <w:tcPr>
            <w:tcW w:w="417" w:type="pct"/>
            <w:gridSpan w:val="2"/>
            <w:shd w:val="clear" w:color="auto" w:fill="auto"/>
          </w:tcPr>
          <w:p w14:paraId="0BDF6D53"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1571CF37"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629DA9F" w14:textId="77777777" w:rsidTr="00B131AF">
        <w:tc>
          <w:tcPr>
            <w:tcW w:w="1665" w:type="pct"/>
            <w:gridSpan w:val="4"/>
            <w:shd w:val="clear" w:color="auto" w:fill="auto"/>
          </w:tcPr>
          <w:p w14:paraId="59BA192B" w14:textId="77777777" w:rsidR="00165A0C" w:rsidRPr="00165A0C" w:rsidRDefault="00165A0C" w:rsidP="00165A0C">
            <w:pPr>
              <w:spacing w:before="120" w:after="120"/>
              <w:rPr>
                <w:rFonts w:cs="Arial"/>
                <w:sz w:val="18"/>
              </w:rPr>
            </w:pPr>
            <w:r w:rsidRPr="00165A0C">
              <w:rPr>
                <w:rFonts w:cs="Arial"/>
                <w:sz w:val="18"/>
              </w:rPr>
              <w:t xml:space="preserve">         Application Profile</w:t>
            </w:r>
          </w:p>
        </w:tc>
        <w:tc>
          <w:tcPr>
            <w:tcW w:w="834" w:type="pct"/>
            <w:gridSpan w:val="3"/>
            <w:shd w:val="clear" w:color="auto" w:fill="auto"/>
          </w:tcPr>
          <w:p w14:paraId="53646508" w14:textId="77777777" w:rsidR="00165A0C" w:rsidRPr="00165A0C" w:rsidRDefault="00165A0C" w:rsidP="00165A0C">
            <w:pPr>
              <w:spacing w:before="120" w:after="120"/>
              <w:rPr>
                <w:rFonts w:cs="Arial"/>
                <w:sz w:val="18"/>
              </w:rPr>
            </w:pPr>
          </w:p>
        </w:tc>
        <w:tc>
          <w:tcPr>
            <w:tcW w:w="1250" w:type="pct"/>
            <w:gridSpan w:val="3"/>
            <w:shd w:val="clear" w:color="auto" w:fill="auto"/>
          </w:tcPr>
          <w:p w14:paraId="4D84B8A6" w14:textId="77777777" w:rsidR="00165A0C" w:rsidRPr="00165A0C" w:rsidRDefault="00165A0C" w:rsidP="00165A0C">
            <w:pPr>
              <w:spacing w:before="120" w:after="120"/>
              <w:rPr>
                <w:rFonts w:cs="Arial"/>
                <w:sz w:val="18"/>
              </w:rPr>
            </w:pPr>
          </w:p>
        </w:tc>
        <w:tc>
          <w:tcPr>
            <w:tcW w:w="417" w:type="pct"/>
            <w:gridSpan w:val="2"/>
            <w:shd w:val="clear" w:color="auto" w:fill="auto"/>
          </w:tcPr>
          <w:p w14:paraId="77ACA2DA"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34F06A46"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ABFD2C4" w14:textId="77777777" w:rsidTr="00B131AF">
        <w:tc>
          <w:tcPr>
            <w:tcW w:w="1665" w:type="pct"/>
            <w:gridSpan w:val="4"/>
            <w:shd w:val="clear" w:color="auto" w:fill="auto"/>
          </w:tcPr>
          <w:p w14:paraId="0EB4BB6A" w14:textId="77777777" w:rsidR="00165A0C" w:rsidRPr="00165A0C" w:rsidRDefault="00165A0C" w:rsidP="00165A0C">
            <w:pPr>
              <w:spacing w:before="120" w:after="120"/>
              <w:rPr>
                <w:rFonts w:cs="Arial"/>
                <w:sz w:val="18"/>
              </w:rPr>
            </w:pPr>
            <w:r w:rsidRPr="00165A0C">
              <w:rPr>
                <w:rFonts w:cs="Arial"/>
                <w:sz w:val="18"/>
              </w:rPr>
              <w:t xml:space="preserve">         Name of Resource</w:t>
            </w:r>
          </w:p>
        </w:tc>
        <w:tc>
          <w:tcPr>
            <w:tcW w:w="834" w:type="pct"/>
            <w:gridSpan w:val="3"/>
            <w:shd w:val="clear" w:color="auto" w:fill="auto"/>
          </w:tcPr>
          <w:p w14:paraId="46868715" w14:textId="77777777" w:rsidR="00165A0C" w:rsidRPr="00165A0C" w:rsidRDefault="00165A0C" w:rsidP="00165A0C">
            <w:pPr>
              <w:spacing w:before="120" w:after="120"/>
              <w:rPr>
                <w:rFonts w:cs="Arial"/>
                <w:sz w:val="18"/>
              </w:rPr>
            </w:pPr>
          </w:p>
        </w:tc>
        <w:tc>
          <w:tcPr>
            <w:tcW w:w="1250" w:type="pct"/>
            <w:gridSpan w:val="3"/>
            <w:shd w:val="clear" w:color="auto" w:fill="auto"/>
          </w:tcPr>
          <w:p w14:paraId="31F90599" w14:textId="77777777" w:rsidR="00165A0C" w:rsidRPr="00165A0C" w:rsidRDefault="00165A0C" w:rsidP="00165A0C">
            <w:pPr>
              <w:spacing w:before="120" w:after="120"/>
              <w:rPr>
                <w:rFonts w:cs="Arial"/>
                <w:sz w:val="18"/>
              </w:rPr>
            </w:pPr>
          </w:p>
        </w:tc>
        <w:tc>
          <w:tcPr>
            <w:tcW w:w="417" w:type="pct"/>
            <w:gridSpan w:val="2"/>
            <w:shd w:val="clear" w:color="auto" w:fill="auto"/>
          </w:tcPr>
          <w:p w14:paraId="395897AC"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16BF7A34"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D48C65E" w14:textId="77777777" w:rsidTr="00B131AF">
        <w:tc>
          <w:tcPr>
            <w:tcW w:w="1665" w:type="pct"/>
            <w:gridSpan w:val="4"/>
            <w:shd w:val="clear" w:color="auto" w:fill="auto"/>
          </w:tcPr>
          <w:p w14:paraId="3C0573AF" w14:textId="77777777" w:rsidR="00165A0C" w:rsidRPr="00165A0C" w:rsidRDefault="00165A0C" w:rsidP="00165A0C">
            <w:pPr>
              <w:spacing w:before="120" w:after="120"/>
              <w:rPr>
                <w:rFonts w:cs="Arial"/>
                <w:sz w:val="18"/>
              </w:rPr>
            </w:pPr>
            <w:r w:rsidRPr="00165A0C">
              <w:rPr>
                <w:rFonts w:cs="Arial"/>
                <w:sz w:val="18"/>
              </w:rPr>
              <w:t xml:space="preserve">         Online Resource Description</w:t>
            </w:r>
          </w:p>
        </w:tc>
        <w:tc>
          <w:tcPr>
            <w:tcW w:w="834" w:type="pct"/>
            <w:gridSpan w:val="3"/>
            <w:shd w:val="clear" w:color="auto" w:fill="auto"/>
          </w:tcPr>
          <w:p w14:paraId="3833C92E" w14:textId="77777777" w:rsidR="00165A0C" w:rsidRPr="00165A0C" w:rsidRDefault="00165A0C" w:rsidP="00165A0C">
            <w:pPr>
              <w:spacing w:before="120" w:after="120"/>
              <w:rPr>
                <w:rFonts w:cs="Arial"/>
                <w:sz w:val="18"/>
              </w:rPr>
            </w:pPr>
          </w:p>
        </w:tc>
        <w:tc>
          <w:tcPr>
            <w:tcW w:w="1250" w:type="pct"/>
            <w:gridSpan w:val="3"/>
            <w:shd w:val="clear" w:color="auto" w:fill="auto"/>
          </w:tcPr>
          <w:p w14:paraId="35B9C3ED" w14:textId="77777777" w:rsidR="00165A0C" w:rsidRPr="00165A0C" w:rsidRDefault="00165A0C" w:rsidP="00165A0C">
            <w:pPr>
              <w:spacing w:before="120" w:after="120"/>
              <w:rPr>
                <w:rFonts w:cs="Arial"/>
                <w:sz w:val="18"/>
              </w:rPr>
            </w:pPr>
          </w:p>
        </w:tc>
        <w:tc>
          <w:tcPr>
            <w:tcW w:w="417" w:type="pct"/>
            <w:gridSpan w:val="2"/>
            <w:shd w:val="clear" w:color="auto" w:fill="auto"/>
          </w:tcPr>
          <w:p w14:paraId="329E2940"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78A1410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87CF0C0" w14:textId="77777777" w:rsidTr="00B131AF">
        <w:tc>
          <w:tcPr>
            <w:tcW w:w="1665" w:type="pct"/>
            <w:gridSpan w:val="4"/>
            <w:shd w:val="clear" w:color="auto" w:fill="auto"/>
          </w:tcPr>
          <w:p w14:paraId="4BEEE4BB" w14:textId="77777777" w:rsidR="00165A0C" w:rsidRPr="00165A0C" w:rsidRDefault="00165A0C" w:rsidP="00165A0C">
            <w:pPr>
              <w:spacing w:before="120" w:after="120"/>
              <w:rPr>
                <w:rFonts w:cs="Arial"/>
                <w:sz w:val="18"/>
              </w:rPr>
            </w:pPr>
            <w:r w:rsidRPr="00165A0C">
              <w:rPr>
                <w:rFonts w:cs="Arial"/>
                <w:sz w:val="18"/>
              </w:rPr>
              <w:t xml:space="preserve">         Online Function</w:t>
            </w:r>
          </w:p>
        </w:tc>
        <w:tc>
          <w:tcPr>
            <w:tcW w:w="834" w:type="pct"/>
            <w:gridSpan w:val="3"/>
            <w:shd w:val="clear" w:color="auto" w:fill="auto"/>
          </w:tcPr>
          <w:p w14:paraId="26C9B8F2" w14:textId="77777777" w:rsidR="00165A0C" w:rsidRPr="00165A0C" w:rsidRDefault="00165A0C" w:rsidP="00165A0C">
            <w:pPr>
              <w:spacing w:before="120" w:after="120"/>
              <w:rPr>
                <w:rFonts w:cs="Arial"/>
                <w:sz w:val="18"/>
              </w:rPr>
            </w:pPr>
          </w:p>
        </w:tc>
        <w:tc>
          <w:tcPr>
            <w:tcW w:w="1250" w:type="pct"/>
            <w:gridSpan w:val="3"/>
            <w:shd w:val="clear" w:color="auto" w:fill="auto"/>
          </w:tcPr>
          <w:p w14:paraId="23C8DBAE" w14:textId="77777777" w:rsidR="00165A0C" w:rsidRPr="00165A0C" w:rsidRDefault="00165A0C" w:rsidP="00165A0C">
            <w:pPr>
              <w:spacing w:before="120" w:after="120"/>
              <w:rPr>
                <w:rFonts w:cs="Arial"/>
                <w:sz w:val="18"/>
              </w:rPr>
            </w:pPr>
            <w:r w:rsidRPr="00165A0C">
              <w:rPr>
                <w:rFonts w:cs="Arial"/>
                <w:sz w:val="18"/>
              </w:rPr>
              <w:t>1 : Download</w:t>
            </w:r>
          </w:p>
          <w:p w14:paraId="6BA06BCA" w14:textId="77777777" w:rsidR="00165A0C" w:rsidRPr="00165A0C" w:rsidRDefault="00165A0C" w:rsidP="00165A0C">
            <w:pPr>
              <w:spacing w:before="120" w:after="120"/>
              <w:rPr>
                <w:rFonts w:cs="Arial"/>
                <w:sz w:val="18"/>
              </w:rPr>
            </w:pPr>
            <w:r w:rsidRPr="00165A0C">
              <w:rPr>
                <w:rFonts w:cs="Arial"/>
                <w:sz w:val="18"/>
              </w:rPr>
              <w:t>3 : Offline Access</w:t>
            </w:r>
          </w:p>
          <w:p w14:paraId="04540C76" w14:textId="77777777" w:rsidR="00165A0C" w:rsidRPr="00165A0C" w:rsidRDefault="00165A0C" w:rsidP="00165A0C">
            <w:pPr>
              <w:spacing w:before="120" w:after="120"/>
              <w:rPr>
                <w:rFonts w:cs="Arial"/>
                <w:sz w:val="18"/>
              </w:rPr>
            </w:pPr>
            <w:r w:rsidRPr="00165A0C">
              <w:rPr>
                <w:rFonts w:cs="Arial"/>
                <w:sz w:val="18"/>
              </w:rPr>
              <w:t>4 : Order</w:t>
            </w:r>
          </w:p>
          <w:p w14:paraId="276EC9E2" w14:textId="77777777" w:rsidR="00165A0C" w:rsidRPr="00165A0C" w:rsidRDefault="00165A0C" w:rsidP="00165A0C">
            <w:pPr>
              <w:spacing w:before="120" w:after="120"/>
              <w:rPr>
                <w:rFonts w:cs="Arial"/>
                <w:sz w:val="18"/>
              </w:rPr>
            </w:pPr>
            <w:r w:rsidRPr="00165A0C">
              <w:rPr>
                <w:rFonts w:cs="Arial"/>
                <w:sz w:val="18"/>
              </w:rPr>
              <w:t>5 : Search</w:t>
            </w:r>
          </w:p>
          <w:p w14:paraId="6043B3B9" w14:textId="77777777" w:rsidR="00165A0C" w:rsidRPr="00165A0C" w:rsidRDefault="00165A0C" w:rsidP="00165A0C">
            <w:pPr>
              <w:spacing w:before="120" w:after="120"/>
              <w:rPr>
                <w:rFonts w:cs="Arial"/>
                <w:sz w:val="18"/>
              </w:rPr>
            </w:pPr>
            <w:r w:rsidRPr="00165A0C">
              <w:rPr>
                <w:rFonts w:cs="Arial"/>
                <w:sz w:val="18"/>
              </w:rPr>
              <w:t>6 : Complete Metadata</w:t>
            </w:r>
          </w:p>
          <w:p w14:paraId="2052AB22" w14:textId="77777777" w:rsidR="00165A0C" w:rsidRPr="00165A0C" w:rsidRDefault="00165A0C" w:rsidP="00165A0C">
            <w:pPr>
              <w:spacing w:before="120" w:after="120"/>
              <w:rPr>
                <w:rFonts w:cs="Arial"/>
                <w:sz w:val="18"/>
              </w:rPr>
            </w:pPr>
            <w:r w:rsidRPr="00165A0C">
              <w:rPr>
                <w:rFonts w:cs="Arial"/>
                <w:sz w:val="18"/>
              </w:rPr>
              <w:t>7 : Browse Graphic</w:t>
            </w:r>
          </w:p>
          <w:p w14:paraId="1E7BF28C" w14:textId="77777777" w:rsidR="00165A0C" w:rsidRPr="00165A0C" w:rsidRDefault="00165A0C" w:rsidP="00165A0C">
            <w:pPr>
              <w:spacing w:before="120" w:after="120"/>
              <w:rPr>
                <w:rFonts w:cs="Arial"/>
                <w:sz w:val="18"/>
              </w:rPr>
            </w:pPr>
            <w:r w:rsidRPr="00165A0C">
              <w:rPr>
                <w:rFonts w:cs="Arial"/>
                <w:sz w:val="18"/>
              </w:rPr>
              <w:t>8 : Upload</w:t>
            </w:r>
          </w:p>
          <w:p w14:paraId="1414AB5F" w14:textId="77777777" w:rsidR="00165A0C" w:rsidRPr="00165A0C" w:rsidRDefault="00165A0C" w:rsidP="00165A0C">
            <w:pPr>
              <w:spacing w:before="120" w:after="120"/>
              <w:rPr>
                <w:rFonts w:cs="Arial"/>
                <w:sz w:val="18"/>
              </w:rPr>
            </w:pPr>
            <w:r w:rsidRPr="00165A0C">
              <w:rPr>
                <w:rFonts w:cs="Arial"/>
                <w:sz w:val="18"/>
              </w:rPr>
              <w:t>9 : Email Service</w:t>
            </w:r>
          </w:p>
          <w:p w14:paraId="77FF0C10" w14:textId="77777777" w:rsidR="00165A0C" w:rsidRPr="00165A0C" w:rsidRDefault="00165A0C" w:rsidP="00165A0C">
            <w:pPr>
              <w:spacing w:before="120" w:after="120"/>
              <w:rPr>
                <w:rFonts w:cs="Arial"/>
                <w:sz w:val="18"/>
              </w:rPr>
            </w:pPr>
            <w:r w:rsidRPr="00165A0C">
              <w:rPr>
                <w:rFonts w:cs="Arial"/>
                <w:sz w:val="18"/>
              </w:rPr>
              <w:t>10 : Browsing</w:t>
            </w:r>
          </w:p>
          <w:p w14:paraId="0E7EB6A1" w14:textId="77777777" w:rsidR="00165A0C" w:rsidRPr="00165A0C" w:rsidRDefault="00165A0C" w:rsidP="00165A0C">
            <w:pPr>
              <w:spacing w:before="120" w:after="120"/>
              <w:rPr>
                <w:rFonts w:cs="Arial"/>
                <w:sz w:val="18"/>
              </w:rPr>
            </w:pPr>
            <w:r w:rsidRPr="00165A0C">
              <w:rPr>
                <w:rFonts w:cs="Arial"/>
                <w:sz w:val="18"/>
              </w:rPr>
              <w:t>11 : File Access</w:t>
            </w:r>
          </w:p>
        </w:tc>
        <w:tc>
          <w:tcPr>
            <w:tcW w:w="417" w:type="pct"/>
            <w:gridSpan w:val="2"/>
            <w:shd w:val="clear" w:color="auto" w:fill="auto"/>
          </w:tcPr>
          <w:p w14:paraId="2E30F8DC"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27C7D682"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03CEE2B" w14:textId="77777777" w:rsidTr="00B131AF">
        <w:tc>
          <w:tcPr>
            <w:tcW w:w="1665" w:type="pct"/>
            <w:gridSpan w:val="4"/>
            <w:shd w:val="clear" w:color="auto" w:fill="auto"/>
          </w:tcPr>
          <w:p w14:paraId="2C2CC015" w14:textId="77777777" w:rsidR="00165A0C" w:rsidRPr="00165A0C" w:rsidRDefault="00165A0C" w:rsidP="00165A0C">
            <w:pPr>
              <w:spacing w:before="120" w:after="120"/>
              <w:rPr>
                <w:rFonts w:cs="Arial"/>
                <w:sz w:val="18"/>
              </w:rPr>
            </w:pPr>
            <w:r w:rsidRPr="00165A0C">
              <w:rPr>
                <w:rFonts w:cs="Arial"/>
                <w:sz w:val="18"/>
              </w:rPr>
              <w:t xml:space="preserve">         Protocol request</w:t>
            </w:r>
          </w:p>
        </w:tc>
        <w:tc>
          <w:tcPr>
            <w:tcW w:w="834" w:type="pct"/>
            <w:gridSpan w:val="3"/>
            <w:shd w:val="clear" w:color="auto" w:fill="auto"/>
          </w:tcPr>
          <w:p w14:paraId="4BD1A04C" w14:textId="77777777" w:rsidR="00165A0C" w:rsidRPr="00165A0C" w:rsidRDefault="00165A0C" w:rsidP="00165A0C">
            <w:pPr>
              <w:spacing w:before="120" w:after="120"/>
              <w:rPr>
                <w:rFonts w:cs="Arial"/>
                <w:sz w:val="18"/>
              </w:rPr>
            </w:pPr>
          </w:p>
        </w:tc>
        <w:tc>
          <w:tcPr>
            <w:tcW w:w="1250" w:type="pct"/>
            <w:gridSpan w:val="3"/>
            <w:shd w:val="clear" w:color="auto" w:fill="auto"/>
          </w:tcPr>
          <w:p w14:paraId="43FF6611" w14:textId="77777777" w:rsidR="00165A0C" w:rsidRPr="00165A0C" w:rsidRDefault="00165A0C" w:rsidP="00165A0C">
            <w:pPr>
              <w:spacing w:before="120" w:after="120"/>
              <w:rPr>
                <w:rFonts w:cs="Arial"/>
                <w:sz w:val="18"/>
              </w:rPr>
            </w:pPr>
          </w:p>
        </w:tc>
        <w:tc>
          <w:tcPr>
            <w:tcW w:w="417" w:type="pct"/>
            <w:gridSpan w:val="2"/>
            <w:shd w:val="clear" w:color="auto" w:fill="auto"/>
          </w:tcPr>
          <w:p w14:paraId="37FB6794"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42C1649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2391880" w14:textId="77777777" w:rsidTr="00B131AF">
        <w:tc>
          <w:tcPr>
            <w:tcW w:w="1665" w:type="pct"/>
            <w:gridSpan w:val="4"/>
            <w:shd w:val="clear" w:color="auto" w:fill="auto"/>
          </w:tcPr>
          <w:p w14:paraId="0C899E06" w14:textId="77777777" w:rsidR="00165A0C" w:rsidRPr="00165A0C" w:rsidRDefault="00165A0C" w:rsidP="00165A0C">
            <w:pPr>
              <w:spacing w:before="120" w:after="120"/>
              <w:rPr>
                <w:rFonts w:cs="Arial"/>
                <w:sz w:val="18"/>
              </w:rPr>
            </w:pPr>
            <w:r w:rsidRPr="00165A0C">
              <w:rPr>
                <w:rFonts w:cs="Arial"/>
                <w:sz w:val="18"/>
              </w:rPr>
              <w:lastRenderedPageBreak/>
              <w:t xml:space="preserve">      Source</w:t>
            </w:r>
          </w:p>
        </w:tc>
        <w:tc>
          <w:tcPr>
            <w:tcW w:w="834" w:type="pct"/>
            <w:gridSpan w:val="3"/>
            <w:shd w:val="clear" w:color="auto" w:fill="auto"/>
          </w:tcPr>
          <w:p w14:paraId="167FFAB7" w14:textId="77777777" w:rsidR="00165A0C" w:rsidRPr="00165A0C" w:rsidRDefault="00165A0C" w:rsidP="00165A0C">
            <w:pPr>
              <w:spacing w:before="120" w:after="120"/>
              <w:rPr>
                <w:rFonts w:cs="Arial"/>
                <w:sz w:val="18"/>
              </w:rPr>
            </w:pPr>
          </w:p>
        </w:tc>
        <w:tc>
          <w:tcPr>
            <w:tcW w:w="1250" w:type="pct"/>
            <w:gridSpan w:val="3"/>
            <w:shd w:val="clear" w:color="auto" w:fill="auto"/>
          </w:tcPr>
          <w:p w14:paraId="46C1EA3D" w14:textId="77777777" w:rsidR="00165A0C" w:rsidRPr="00165A0C" w:rsidRDefault="00165A0C" w:rsidP="00165A0C">
            <w:pPr>
              <w:spacing w:before="120" w:after="120"/>
              <w:rPr>
                <w:rFonts w:cs="Arial"/>
                <w:sz w:val="18"/>
              </w:rPr>
            </w:pPr>
          </w:p>
        </w:tc>
        <w:tc>
          <w:tcPr>
            <w:tcW w:w="417" w:type="pct"/>
            <w:gridSpan w:val="2"/>
            <w:shd w:val="clear" w:color="auto" w:fill="auto"/>
          </w:tcPr>
          <w:p w14:paraId="18440300"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0433CC81"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C62461A" w14:textId="77777777" w:rsidTr="00B131AF">
        <w:tc>
          <w:tcPr>
            <w:tcW w:w="1665" w:type="pct"/>
            <w:gridSpan w:val="4"/>
            <w:shd w:val="clear" w:color="auto" w:fill="auto"/>
          </w:tcPr>
          <w:p w14:paraId="736DC3B5" w14:textId="77777777" w:rsidR="00165A0C" w:rsidRPr="00165A0C" w:rsidRDefault="00165A0C" w:rsidP="00165A0C">
            <w:pPr>
              <w:spacing w:before="120" w:after="120"/>
              <w:rPr>
                <w:rFonts w:cs="Arial"/>
                <w:sz w:val="18"/>
              </w:rPr>
            </w:pPr>
            <w:r w:rsidRPr="00165A0C">
              <w:rPr>
                <w:rFonts w:cs="Arial"/>
                <w:sz w:val="18"/>
              </w:rPr>
              <w:t xml:space="preserve">      Source Type</w:t>
            </w:r>
          </w:p>
        </w:tc>
        <w:tc>
          <w:tcPr>
            <w:tcW w:w="834" w:type="pct"/>
            <w:gridSpan w:val="3"/>
            <w:shd w:val="clear" w:color="auto" w:fill="auto"/>
          </w:tcPr>
          <w:p w14:paraId="54F9F575" w14:textId="77777777" w:rsidR="00165A0C" w:rsidRPr="00165A0C" w:rsidRDefault="00165A0C" w:rsidP="00165A0C">
            <w:pPr>
              <w:spacing w:before="120" w:after="120"/>
              <w:rPr>
                <w:rFonts w:cs="Arial"/>
                <w:sz w:val="18"/>
              </w:rPr>
            </w:pPr>
          </w:p>
        </w:tc>
        <w:tc>
          <w:tcPr>
            <w:tcW w:w="1250" w:type="pct"/>
            <w:gridSpan w:val="3"/>
            <w:shd w:val="clear" w:color="auto" w:fill="auto"/>
          </w:tcPr>
          <w:p w14:paraId="144A6957" w14:textId="77777777" w:rsidR="00165A0C" w:rsidRPr="00165A0C" w:rsidRDefault="00165A0C" w:rsidP="00165A0C">
            <w:pPr>
              <w:spacing w:before="120" w:after="120"/>
              <w:rPr>
                <w:rFonts w:cs="Arial"/>
                <w:sz w:val="18"/>
              </w:rPr>
            </w:pPr>
            <w:r w:rsidRPr="00165A0C">
              <w:rPr>
                <w:rFonts w:cs="Arial"/>
                <w:sz w:val="18"/>
              </w:rPr>
              <w:t>1 : Law or Regulation</w:t>
            </w:r>
          </w:p>
          <w:p w14:paraId="05B7EE4C" w14:textId="77777777" w:rsidR="00165A0C" w:rsidRPr="00165A0C" w:rsidRDefault="00165A0C" w:rsidP="00165A0C">
            <w:pPr>
              <w:spacing w:before="120" w:after="120"/>
              <w:rPr>
                <w:rFonts w:cs="Arial"/>
                <w:sz w:val="18"/>
              </w:rPr>
            </w:pPr>
            <w:r w:rsidRPr="00165A0C">
              <w:rPr>
                <w:rFonts w:cs="Arial"/>
                <w:sz w:val="18"/>
              </w:rPr>
              <w:t>2 : Official Publication</w:t>
            </w:r>
          </w:p>
          <w:p w14:paraId="7C3D9C38" w14:textId="77777777" w:rsidR="00165A0C" w:rsidRPr="00165A0C" w:rsidRDefault="00165A0C" w:rsidP="00165A0C">
            <w:pPr>
              <w:spacing w:before="120" w:after="120"/>
              <w:rPr>
                <w:rFonts w:cs="Arial"/>
                <w:sz w:val="18"/>
              </w:rPr>
            </w:pPr>
            <w:r w:rsidRPr="00165A0C">
              <w:rPr>
                <w:rFonts w:cs="Arial"/>
                <w:sz w:val="18"/>
              </w:rPr>
              <w:t>7 : Mariner Report, Confirmed</w:t>
            </w:r>
          </w:p>
          <w:p w14:paraId="629EFC8A" w14:textId="77777777" w:rsidR="00165A0C" w:rsidRPr="00165A0C" w:rsidRDefault="00165A0C" w:rsidP="00165A0C">
            <w:pPr>
              <w:spacing w:before="120" w:after="120"/>
              <w:rPr>
                <w:rFonts w:cs="Arial"/>
                <w:sz w:val="18"/>
              </w:rPr>
            </w:pPr>
            <w:r w:rsidRPr="00165A0C">
              <w:rPr>
                <w:rFonts w:cs="Arial"/>
                <w:sz w:val="18"/>
              </w:rPr>
              <w:t>8 : Mariner Report, Not Confirmed</w:t>
            </w:r>
          </w:p>
          <w:p w14:paraId="084B1F11" w14:textId="77777777" w:rsidR="00165A0C" w:rsidRPr="00165A0C" w:rsidRDefault="00165A0C" w:rsidP="00165A0C">
            <w:pPr>
              <w:spacing w:before="120" w:after="120"/>
              <w:rPr>
                <w:rFonts w:cs="Arial"/>
                <w:sz w:val="18"/>
              </w:rPr>
            </w:pPr>
            <w:r w:rsidRPr="00165A0C">
              <w:rPr>
                <w:rFonts w:cs="Arial"/>
                <w:sz w:val="18"/>
              </w:rPr>
              <w:t>9 : Industry Publications and Reports</w:t>
            </w:r>
          </w:p>
          <w:p w14:paraId="44F375FD" w14:textId="77777777" w:rsidR="00165A0C" w:rsidRPr="00165A0C" w:rsidRDefault="00165A0C" w:rsidP="00165A0C">
            <w:pPr>
              <w:spacing w:before="120" w:after="120"/>
              <w:rPr>
                <w:rFonts w:cs="Arial"/>
                <w:sz w:val="18"/>
              </w:rPr>
            </w:pPr>
            <w:r w:rsidRPr="00165A0C">
              <w:rPr>
                <w:rFonts w:cs="Arial"/>
                <w:sz w:val="18"/>
              </w:rPr>
              <w:t>10 : Remotely Sensed Images</w:t>
            </w:r>
          </w:p>
          <w:p w14:paraId="4B024832" w14:textId="77777777" w:rsidR="00165A0C" w:rsidRPr="00165A0C" w:rsidRDefault="00165A0C" w:rsidP="00165A0C">
            <w:pPr>
              <w:spacing w:before="120" w:after="120"/>
              <w:rPr>
                <w:rFonts w:cs="Arial"/>
                <w:sz w:val="18"/>
              </w:rPr>
            </w:pPr>
            <w:r w:rsidRPr="00165A0C">
              <w:rPr>
                <w:rFonts w:cs="Arial"/>
                <w:sz w:val="18"/>
              </w:rPr>
              <w:t>11 : Photographs</w:t>
            </w:r>
          </w:p>
          <w:p w14:paraId="31988579" w14:textId="77777777" w:rsidR="00165A0C" w:rsidRPr="00165A0C" w:rsidRDefault="00165A0C" w:rsidP="00165A0C">
            <w:pPr>
              <w:spacing w:before="120" w:after="120"/>
              <w:rPr>
                <w:rFonts w:cs="Arial"/>
                <w:sz w:val="18"/>
              </w:rPr>
            </w:pPr>
            <w:r w:rsidRPr="00165A0C">
              <w:rPr>
                <w:rFonts w:cs="Arial"/>
                <w:sz w:val="18"/>
              </w:rPr>
              <w:t>12 : Products Issued by HO Services</w:t>
            </w:r>
          </w:p>
          <w:p w14:paraId="43454E98" w14:textId="77777777" w:rsidR="00165A0C" w:rsidRPr="00165A0C" w:rsidRDefault="00165A0C" w:rsidP="00165A0C">
            <w:pPr>
              <w:spacing w:before="120" w:after="120"/>
              <w:rPr>
                <w:rFonts w:cs="Arial"/>
                <w:sz w:val="18"/>
              </w:rPr>
            </w:pPr>
            <w:r w:rsidRPr="00165A0C">
              <w:rPr>
                <w:rFonts w:cs="Arial"/>
                <w:sz w:val="18"/>
              </w:rPr>
              <w:t>13 : News Media</w:t>
            </w:r>
          </w:p>
          <w:p w14:paraId="54E4FCAD" w14:textId="77777777" w:rsidR="00165A0C" w:rsidRPr="00165A0C" w:rsidRDefault="00165A0C" w:rsidP="00165A0C">
            <w:pPr>
              <w:spacing w:before="120" w:after="120"/>
              <w:rPr>
                <w:rFonts w:cs="Arial"/>
                <w:sz w:val="18"/>
              </w:rPr>
            </w:pPr>
            <w:r w:rsidRPr="00165A0C">
              <w:rPr>
                <w:rFonts w:cs="Arial"/>
                <w:sz w:val="18"/>
              </w:rPr>
              <w:t>14 : Traffic Data</w:t>
            </w:r>
          </w:p>
        </w:tc>
        <w:tc>
          <w:tcPr>
            <w:tcW w:w="417" w:type="pct"/>
            <w:gridSpan w:val="2"/>
            <w:shd w:val="clear" w:color="auto" w:fill="auto"/>
          </w:tcPr>
          <w:p w14:paraId="6FBE626B"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75D2A073"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E4C0991" w14:textId="77777777" w:rsidTr="00B131AF">
        <w:tc>
          <w:tcPr>
            <w:tcW w:w="1665" w:type="pct"/>
            <w:gridSpan w:val="4"/>
            <w:shd w:val="clear" w:color="auto" w:fill="auto"/>
          </w:tcPr>
          <w:p w14:paraId="512823B1" w14:textId="77777777" w:rsidR="00165A0C" w:rsidRPr="00165A0C" w:rsidRDefault="00165A0C" w:rsidP="00165A0C">
            <w:pPr>
              <w:spacing w:before="120" w:after="120"/>
              <w:rPr>
                <w:rFonts w:cs="Arial"/>
                <w:sz w:val="18"/>
              </w:rPr>
            </w:pPr>
            <w:r w:rsidRPr="00165A0C">
              <w:rPr>
                <w:rFonts w:cs="Arial"/>
                <w:sz w:val="18"/>
              </w:rPr>
              <w:t xml:space="preserve">      Reported Date</w:t>
            </w:r>
          </w:p>
        </w:tc>
        <w:tc>
          <w:tcPr>
            <w:tcW w:w="834" w:type="pct"/>
            <w:gridSpan w:val="3"/>
            <w:shd w:val="clear" w:color="auto" w:fill="auto"/>
          </w:tcPr>
          <w:p w14:paraId="0BEE2BC0" w14:textId="77777777" w:rsidR="00165A0C" w:rsidRPr="00165A0C" w:rsidRDefault="00165A0C" w:rsidP="00165A0C">
            <w:pPr>
              <w:spacing w:before="120" w:after="120"/>
              <w:rPr>
                <w:rFonts w:cs="Arial"/>
                <w:sz w:val="18"/>
              </w:rPr>
            </w:pPr>
            <w:r w:rsidRPr="00165A0C">
              <w:rPr>
                <w:rFonts w:cs="Arial"/>
                <w:sz w:val="18"/>
              </w:rPr>
              <w:t>(SORDAT)</w:t>
            </w:r>
          </w:p>
        </w:tc>
        <w:tc>
          <w:tcPr>
            <w:tcW w:w="1250" w:type="pct"/>
            <w:gridSpan w:val="3"/>
            <w:shd w:val="clear" w:color="auto" w:fill="auto"/>
          </w:tcPr>
          <w:p w14:paraId="4B110E2F" w14:textId="77777777" w:rsidR="00165A0C" w:rsidRPr="00165A0C" w:rsidRDefault="00165A0C" w:rsidP="00165A0C">
            <w:pPr>
              <w:spacing w:before="120" w:after="120"/>
              <w:rPr>
                <w:rFonts w:cs="Arial"/>
                <w:sz w:val="18"/>
              </w:rPr>
            </w:pPr>
          </w:p>
        </w:tc>
        <w:tc>
          <w:tcPr>
            <w:tcW w:w="417" w:type="pct"/>
            <w:gridSpan w:val="2"/>
            <w:shd w:val="clear" w:color="auto" w:fill="auto"/>
          </w:tcPr>
          <w:p w14:paraId="685A0C12" w14:textId="77777777" w:rsidR="00165A0C" w:rsidRPr="00165A0C" w:rsidRDefault="00165A0C" w:rsidP="00165A0C">
            <w:pPr>
              <w:spacing w:before="120" w:after="120"/>
              <w:rPr>
                <w:rFonts w:cs="Arial"/>
                <w:sz w:val="18"/>
              </w:rPr>
            </w:pPr>
            <w:r w:rsidRPr="00165A0C">
              <w:rPr>
                <w:rFonts w:cs="Arial"/>
                <w:sz w:val="18"/>
              </w:rPr>
              <w:t>(S) TD</w:t>
            </w:r>
          </w:p>
        </w:tc>
        <w:tc>
          <w:tcPr>
            <w:tcW w:w="834" w:type="pct"/>
            <w:gridSpan w:val="2"/>
            <w:shd w:val="clear" w:color="auto" w:fill="auto"/>
          </w:tcPr>
          <w:p w14:paraId="618DF71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6CA914A" w14:textId="77777777" w:rsidTr="00B131AF">
        <w:tc>
          <w:tcPr>
            <w:tcW w:w="1665" w:type="pct"/>
            <w:gridSpan w:val="4"/>
            <w:shd w:val="clear" w:color="auto" w:fill="auto"/>
          </w:tcPr>
          <w:p w14:paraId="6617B09A" w14:textId="77777777" w:rsidR="00165A0C" w:rsidRPr="00165A0C" w:rsidRDefault="00165A0C" w:rsidP="00165A0C">
            <w:pPr>
              <w:spacing w:before="120" w:after="120"/>
              <w:rPr>
                <w:rFonts w:cs="Arial"/>
                <w:sz w:val="18"/>
              </w:rPr>
            </w:pPr>
            <w:r w:rsidRPr="00165A0C">
              <w:rPr>
                <w:rFonts w:cs="Arial"/>
                <w:sz w:val="18"/>
              </w:rPr>
              <w:t>Offshore Mark Description</w:t>
            </w:r>
          </w:p>
        </w:tc>
        <w:tc>
          <w:tcPr>
            <w:tcW w:w="834" w:type="pct"/>
            <w:gridSpan w:val="3"/>
            <w:shd w:val="clear" w:color="auto" w:fill="auto"/>
          </w:tcPr>
          <w:p w14:paraId="35DEF53D" w14:textId="77777777" w:rsidR="00165A0C" w:rsidRPr="00165A0C" w:rsidRDefault="00165A0C" w:rsidP="00165A0C">
            <w:pPr>
              <w:spacing w:before="120" w:after="120"/>
              <w:rPr>
                <w:rFonts w:cs="Arial"/>
                <w:sz w:val="18"/>
              </w:rPr>
            </w:pPr>
          </w:p>
        </w:tc>
        <w:tc>
          <w:tcPr>
            <w:tcW w:w="1250" w:type="pct"/>
            <w:gridSpan w:val="3"/>
            <w:shd w:val="clear" w:color="auto" w:fill="auto"/>
          </w:tcPr>
          <w:p w14:paraId="4572F136" w14:textId="77777777" w:rsidR="00165A0C" w:rsidRPr="00165A0C" w:rsidRDefault="00165A0C" w:rsidP="00165A0C">
            <w:pPr>
              <w:spacing w:before="120" w:after="120"/>
              <w:rPr>
                <w:rFonts w:cs="Arial"/>
                <w:sz w:val="18"/>
              </w:rPr>
            </w:pPr>
          </w:p>
        </w:tc>
        <w:tc>
          <w:tcPr>
            <w:tcW w:w="417" w:type="pct"/>
            <w:gridSpan w:val="2"/>
            <w:shd w:val="clear" w:color="auto" w:fill="auto"/>
          </w:tcPr>
          <w:p w14:paraId="659C8C77" w14:textId="77777777" w:rsidR="00165A0C" w:rsidRPr="00165A0C" w:rsidRDefault="00165A0C" w:rsidP="00165A0C">
            <w:pPr>
              <w:spacing w:before="120" w:after="120"/>
              <w:rPr>
                <w:rFonts w:cs="Arial"/>
                <w:sz w:val="18"/>
              </w:rPr>
            </w:pPr>
            <w:r w:rsidRPr="00165A0C">
              <w:rPr>
                <w:rFonts w:cs="Arial"/>
                <w:sz w:val="18"/>
              </w:rPr>
              <w:t>C</w:t>
            </w:r>
          </w:p>
        </w:tc>
        <w:tc>
          <w:tcPr>
            <w:tcW w:w="834" w:type="pct"/>
            <w:gridSpan w:val="2"/>
            <w:shd w:val="clear" w:color="auto" w:fill="auto"/>
          </w:tcPr>
          <w:p w14:paraId="41C5A7FE"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4DB1E033" w14:textId="77777777" w:rsidTr="00B131AF">
        <w:tc>
          <w:tcPr>
            <w:tcW w:w="1665" w:type="pct"/>
            <w:gridSpan w:val="4"/>
            <w:shd w:val="clear" w:color="auto" w:fill="auto"/>
          </w:tcPr>
          <w:p w14:paraId="3434B1CE" w14:textId="77777777" w:rsidR="00165A0C" w:rsidRPr="00165A0C" w:rsidRDefault="00165A0C" w:rsidP="00165A0C">
            <w:pPr>
              <w:spacing w:before="120" w:after="120"/>
              <w:rPr>
                <w:rFonts w:cs="Arial"/>
                <w:sz w:val="18"/>
              </w:rPr>
            </w:pPr>
            <w:r w:rsidRPr="00165A0C">
              <w:rPr>
                <w:rFonts w:cs="Arial"/>
                <w:sz w:val="18"/>
              </w:rPr>
              <w:t xml:space="preserve">   Text Content</w:t>
            </w:r>
          </w:p>
        </w:tc>
        <w:tc>
          <w:tcPr>
            <w:tcW w:w="834" w:type="pct"/>
            <w:gridSpan w:val="3"/>
            <w:shd w:val="clear" w:color="auto" w:fill="auto"/>
          </w:tcPr>
          <w:p w14:paraId="6495F138" w14:textId="77777777" w:rsidR="00165A0C" w:rsidRPr="00165A0C" w:rsidRDefault="00165A0C" w:rsidP="00165A0C">
            <w:pPr>
              <w:spacing w:before="120" w:after="120"/>
              <w:rPr>
                <w:rFonts w:cs="Arial"/>
                <w:sz w:val="18"/>
              </w:rPr>
            </w:pPr>
          </w:p>
        </w:tc>
        <w:tc>
          <w:tcPr>
            <w:tcW w:w="1250" w:type="pct"/>
            <w:gridSpan w:val="3"/>
            <w:shd w:val="clear" w:color="auto" w:fill="auto"/>
          </w:tcPr>
          <w:p w14:paraId="6753D2D3" w14:textId="77777777" w:rsidR="00165A0C" w:rsidRPr="00165A0C" w:rsidRDefault="00165A0C" w:rsidP="00165A0C">
            <w:pPr>
              <w:spacing w:before="120" w:after="120"/>
              <w:rPr>
                <w:rFonts w:cs="Arial"/>
                <w:sz w:val="18"/>
              </w:rPr>
            </w:pPr>
          </w:p>
        </w:tc>
        <w:tc>
          <w:tcPr>
            <w:tcW w:w="417" w:type="pct"/>
            <w:gridSpan w:val="2"/>
            <w:shd w:val="clear" w:color="auto" w:fill="auto"/>
          </w:tcPr>
          <w:p w14:paraId="15CBCE8F"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46BFF8A0" w14:textId="77777777" w:rsidR="00165A0C" w:rsidRPr="00165A0C" w:rsidRDefault="00165A0C" w:rsidP="00165A0C">
            <w:pPr>
              <w:spacing w:before="120" w:after="120"/>
              <w:rPr>
                <w:rFonts w:cs="Arial"/>
                <w:sz w:val="18"/>
              </w:rPr>
            </w:pPr>
            <w:r w:rsidRPr="00165A0C">
              <w:rPr>
                <w:rFonts w:cs="Arial"/>
                <w:sz w:val="18"/>
              </w:rPr>
              <w:t>1, *</w:t>
            </w:r>
          </w:p>
        </w:tc>
      </w:tr>
      <w:tr w:rsidR="00165A0C" w:rsidRPr="00165A0C" w14:paraId="718F7BDF" w14:textId="77777777" w:rsidTr="00B131AF">
        <w:tc>
          <w:tcPr>
            <w:tcW w:w="1665" w:type="pct"/>
            <w:gridSpan w:val="4"/>
            <w:shd w:val="clear" w:color="auto" w:fill="auto"/>
          </w:tcPr>
          <w:p w14:paraId="3BF2E8B5" w14:textId="77777777" w:rsidR="00165A0C" w:rsidRPr="00165A0C" w:rsidRDefault="00165A0C" w:rsidP="00165A0C">
            <w:pPr>
              <w:spacing w:before="120" w:after="120"/>
              <w:rPr>
                <w:rFonts w:cs="Arial"/>
                <w:sz w:val="18"/>
              </w:rPr>
            </w:pPr>
            <w:r w:rsidRPr="00165A0C">
              <w:rPr>
                <w:rFonts w:cs="Arial"/>
                <w:sz w:val="18"/>
              </w:rPr>
              <w:t xml:space="preserve">      Category of text</w:t>
            </w:r>
          </w:p>
        </w:tc>
        <w:tc>
          <w:tcPr>
            <w:tcW w:w="834" w:type="pct"/>
            <w:gridSpan w:val="3"/>
            <w:shd w:val="clear" w:color="auto" w:fill="auto"/>
          </w:tcPr>
          <w:p w14:paraId="70D63BF8" w14:textId="77777777" w:rsidR="00165A0C" w:rsidRPr="00165A0C" w:rsidRDefault="00165A0C" w:rsidP="00165A0C">
            <w:pPr>
              <w:spacing w:before="120" w:after="120"/>
              <w:rPr>
                <w:rFonts w:cs="Arial"/>
                <w:sz w:val="18"/>
              </w:rPr>
            </w:pPr>
          </w:p>
        </w:tc>
        <w:tc>
          <w:tcPr>
            <w:tcW w:w="1250" w:type="pct"/>
            <w:gridSpan w:val="3"/>
            <w:shd w:val="clear" w:color="auto" w:fill="auto"/>
          </w:tcPr>
          <w:p w14:paraId="65C79F97" w14:textId="77777777" w:rsidR="00165A0C" w:rsidRPr="00165A0C" w:rsidRDefault="00165A0C" w:rsidP="00165A0C">
            <w:pPr>
              <w:spacing w:before="120" w:after="120"/>
              <w:rPr>
                <w:rFonts w:cs="Arial"/>
                <w:sz w:val="18"/>
              </w:rPr>
            </w:pPr>
            <w:r w:rsidRPr="00165A0C">
              <w:rPr>
                <w:rFonts w:cs="Arial"/>
                <w:sz w:val="18"/>
              </w:rPr>
              <w:t>1 : Abstract or Summary</w:t>
            </w:r>
          </w:p>
          <w:p w14:paraId="36423F7E" w14:textId="77777777" w:rsidR="00165A0C" w:rsidRPr="00165A0C" w:rsidRDefault="00165A0C" w:rsidP="00165A0C">
            <w:pPr>
              <w:spacing w:before="120" w:after="120"/>
              <w:rPr>
                <w:rFonts w:cs="Arial"/>
                <w:sz w:val="18"/>
              </w:rPr>
            </w:pPr>
            <w:r w:rsidRPr="00165A0C">
              <w:rPr>
                <w:rFonts w:cs="Arial"/>
                <w:sz w:val="18"/>
              </w:rPr>
              <w:t>2 : Extract</w:t>
            </w:r>
          </w:p>
          <w:p w14:paraId="268AA43C" w14:textId="77777777" w:rsidR="00165A0C" w:rsidRPr="00165A0C" w:rsidRDefault="00165A0C" w:rsidP="00165A0C">
            <w:pPr>
              <w:spacing w:before="120" w:after="120"/>
              <w:rPr>
                <w:rFonts w:cs="Arial"/>
                <w:sz w:val="18"/>
              </w:rPr>
            </w:pPr>
            <w:r w:rsidRPr="00165A0C">
              <w:rPr>
                <w:rFonts w:cs="Arial"/>
                <w:sz w:val="18"/>
              </w:rPr>
              <w:t>3 : Full Text</w:t>
            </w:r>
          </w:p>
        </w:tc>
        <w:tc>
          <w:tcPr>
            <w:tcW w:w="417" w:type="pct"/>
            <w:gridSpan w:val="2"/>
            <w:shd w:val="clear" w:color="auto" w:fill="auto"/>
          </w:tcPr>
          <w:p w14:paraId="2FCB5502"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268904F2"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82095BC" w14:textId="77777777" w:rsidTr="00B131AF">
        <w:tc>
          <w:tcPr>
            <w:tcW w:w="1665" w:type="pct"/>
            <w:gridSpan w:val="4"/>
            <w:shd w:val="clear" w:color="auto" w:fill="auto"/>
          </w:tcPr>
          <w:p w14:paraId="2890108D" w14:textId="77777777" w:rsidR="00165A0C" w:rsidRPr="00165A0C" w:rsidRDefault="00165A0C" w:rsidP="00165A0C">
            <w:pPr>
              <w:spacing w:before="120" w:after="120"/>
              <w:rPr>
                <w:rFonts w:cs="Arial"/>
                <w:sz w:val="18"/>
              </w:rPr>
            </w:pPr>
            <w:r w:rsidRPr="00165A0C">
              <w:rPr>
                <w:rFonts w:cs="Arial"/>
                <w:sz w:val="18"/>
              </w:rPr>
              <w:t xml:space="preserve">      Information</w:t>
            </w:r>
          </w:p>
        </w:tc>
        <w:tc>
          <w:tcPr>
            <w:tcW w:w="834" w:type="pct"/>
            <w:gridSpan w:val="3"/>
            <w:shd w:val="clear" w:color="auto" w:fill="auto"/>
          </w:tcPr>
          <w:p w14:paraId="39D7B27C" w14:textId="77777777" w:rsidR="00165A0C" w:rsidRPr="00165A0C" w:rsidRDefault="00165A0C" w:rsidP="00165A0C">
            <w:pPr>
              <w:spacing w:before="120" w:after="120"/>
              <w:rPr>
                <w:rFonts w:cs="Arial"/>
                <w:sz w:val="18"/>
              </w:rPr>
            </w:pPr>
          </w:p>
        </w:tc>
        <w:tc>
          <w:tcPr>
            <w:tcW w:w="1250" w:type="pct"/>
            <w:gridSpan w:val="3"/>
            <w:shd w:val="clear" w:color="auto" w:fill="auto"/>
          </w:tcPr>
          <w:p w14:paraId="22E720E8" w14:textId="77777777" w:rsidR="00165A0C" w:rsidRPr="00165A0C" w:rsidRDefault="00165A0C" w:rsidP="00165A0C">
            <w:pPr>
              <w:spacing w:before="120" w:after="120"/>
              <w:rPr>
                <w:rFonts w:cs="Arial"/>
                <w:sz w:val="18"/>
              </w:rPr>
            </w:pPr>
          </w:p>
        </w:tc>
        <w:tc>
          <w:tcPr>
            <w:tcW w:w="417" w:type="pct"/>
            <w:gridSpan w:val="2"/>
            <w:shd w:val="clear" w:color="auto" w:fill="auto"/>
          </w:tcPr>
          <w:p w14:paraId="17E6204D"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7271F067"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7C01FD4A" w14:textId="77777777" w:rsidTr="00B131AF">
        <w:tc>
          <w:tcPr>
            <w:tcW w:w="1665" w:type="pct"/>
            <w:gridSpan w:val="4"/>
            <w:shd w:val="clear" w:color="auto" w:fill="auto"/>
          </w:tcPr>
          <w:p w14:paraId="351CF995" w14:textId="77777777" w:rsidR="00165A0C" w:rsidRPr="00165A0C" w:rsidRDefault="00165A0C" w:rsidP="00165A0C">
            <w:pPr>
              <w:spacing w:before="120" w:after="120"/>
              <w:rPr>
                <w:rFonts w:cs="Arial"/>
                <w:sz w:val="18"/>
              </w:rPr>
            </w:pPr>
            <w:r w:rsidRPr="00165A0C">
              <w:rPr>
                <w:rFonts w:cs="Arial"/>
                <w:sz w:val="18"/>
              </w:rPr>
              <w:t xml:space="preserve">         File Locator</w:t>
            </w:r>
          </w:p>
        </w:tc>
        <w:tc>
          <w:tcPr>
            <w:tcW w:w="834" w:type="pct"/>
            <w:gridSpan w:val="3"/>
            <w:shd w:val="clear" w:color="auto" w:fill="auto"/>
          </w:tcPr>
          <w:p w14:paraId="339F8A05" w14:textId="77777777" w:rsidR="00165A0C" w:rsidRPr="00165A0C" w:rsidRDefault="00165A0C" w:rsidP="00165A0C">
            <w:pPr>
              <w:spacing w:before="120" w:after="120"/>
              <w:rPr>
                <w:rFonts w:cs="Arial"/>
                <w:sz w:val="18"/>
              </w:rPr>
            </w:pPr>
          </w:p>
        </w:tc>
        <w:tc>
          <w:tcPr>
            <w:tcW w:w="1250" w:type="pct"/>
            <w:gridSpan w:val="3"/>
            <w:shd w:val="clear" w:color="auto" w:fill="auto"/>
          </w:tcPr>
          <w:p w14:paraId="0A7EA0D6" w14:textId="77777777" w:rsidR="00165A0C" w:rsidRPr="00165A0C" w:rsidRDefault="00165A0C" w:rsidP="00165A0C">
            <w:pPr>
              <w:spacing w:before="120" w:after="120"/>
              <w:rPr>
                <w:rFonts w:cs="Arial"/>
                <w:sz w:val="18"/>
              </w:rPr>
            </w:pPr>
          </w:p>
        </w:tc>
        <w:tc>
          <w:tcPr>
            <w:tcW w:w="417" w:type="pct"/>
            <w:gridSpan w:val="2"/>
            <w:shd w:val="clear" w:color="auto" w:fill="auto"/>
          </w:tcPr>
          <w:p w14:paraId="36ECDC01"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37C0D6EC"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830EB15" w14:textId="77777777" w:rsidTr="00B131AF">
        <w:tc>
          <w:tcPr>
            <w:tcW w:w="1665" w:type="pct"/>
            <w:gridSpan w:val="4"/>
            <w:shd w:val="clear" w:color="auto" w:fill="auto"/>
          </w:tcPr>
          <w:p w14:paraId="735EECC0" w14:textId="77777777" w:rsidR="00165A0C" w:rsidRPr="00165A0C" w:rsidRDefault="00165A0C" w:rsidP="00165A0C">
            <w:pPr>
              <w:spacing w:before="120" w:after="120"/>
              <w:rPr>
                <w:rFonts w:cs="Arial"/>
                <w:sz w:val="18"/>
              </w:rPr>
            </w:pPr>
            <w:r w:rsidRPr="00165A0C">
              <w:rPr>
                <w:rFonts w:cs="Arial"/>
                <w:sz w:val="18"/>
              </w:rPr>
              <w:t xml:space="preserve">         File Reference</w:t>
            </w:r>
          </w:p>
        </w:tc>
        <w:tc>
          <w:tcPr>
            <w:tcW w:w="834" w:type="pct"/>
            <w:gridSpan w:val="3"/>
            <w:shd w:val="clear" w:color="auto" w:fill="auto"/>
          </w:tcPr>
          <w:p w14:paraId="1BAD7F1C" w14:textId="77777777" w:rsidR="00165A0C" w:rsidRPr="00165A0C" w:rsidRDefault="00165A0C" w:rsidP="00165A0C">
            <w:pPr>
              <w:spacing w:before="120" w:after="120"/>
              <w:rPr>
                <w:rFonts w:cs="Arial"/>
                <w:sz w:val="18"/>
              </w:rPr>
            </w:pPr>
            <w:r w:rsidRPr="00165A0C">
              <w:rPr>
                <w:rFonts w:cs="Arial"/>
                <w:sz w:val="18"/>
              </w:rPr>
              <w:t>(TXTDSC)</w:t>
            </w:r>
          </w:p>
        </w:tc>
        <w:tc>
          <w:tcPr>
            <w:tcW w:w="1250" w:type="pct"/>
            <w:gridSpan w:val="3"/>
            <w:shd w:val="clear" w:color="auto" w:fill="auto"/>
          </w:tcPr>
          <w:p w14:paraId="69F2044D" w14:textId="77777777" w:rsidR="00165A0C" w:rsidRPr="00165A0C" w:rsidRDefault="00165A0C" w:rsidP="00165A0C">
            <w:pPr>
              <w:spacing w:before="120" w:after="120"/>
              <w:rPr>
                <w:rFonts w:cs="Arial"/>
                <w:sz w:val="18"/>
              </w:rPr>
            </w:pPr>
          </w:p>
        </w:tc>
        <w:tc>
          <w:tcPr>
            <w:tcW w:w="417" w:type="pct"/>
            <w:gridSpan w:val="2"/>
            <w:shd w:val="clear" w:color="auto" w:fill="auto"/>
          </w:tcPr>
          <w:p w14:paraId="049BE17B"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6B25E78D"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7AFB01D" w14:textId="77777777" w:rsidTr="00B131AF">
        <w:tc>
          <w:tcPr>
            <w:tcW w:w="1665" w:type="pct"/>
            <w:gridSpan w:val="4"/>
            <w:shd w:val="clear" w:color="auto" w:fill="auto"/>
          </w:tcPr>
          <w:p w14:paraId="77B75CF7" w14:textId="77777777" w:rsidR="00165A0C" w:rsidRPr="00165A0C" w:rsidRDefault="00165A0C" w:rsidP="00165A0C">
            <w:pPr>
              <w:spacing w:before="120" w:after="120"/>
              <w:rPr>
                <w:rFonts w:cs="Arial"/>
                <w:sz w:val="18"/>
              </w:rPr>
            </w:pPr>
            <w:r w:rsidRPr="00165A0C">
              <w:rPr>
                <w:rFonts w:cs="Arial"/>
                <w:sz w:val="18"/>
              </w:rPr>
              <w:t xml:space="preserve">         Headline</w:t>
            </w:r>
          </w:p>
        </w:tc>
        <w:tc>
          <w:tcPr>
            <w:tcW w:w="834" w:type="pct"/>
            <w:gridSpan w:val="3"/>
            <w:shd w:val="clear" w:color="auto" w:fill="auto"/>
          </w:tcPr>
          <w:p w14:paraId="507675DA" w14:textId="77777777" w:rsidR="00165A0C" w:rsidRPr="00165A0C" w:rsidRDefault="00165A0C" w:rsidP="00165A0C">
            <w:pPr>
              <w:spacing w:before="120" w:after="120"/>
              <w:rPr>
                <w:rFonts w:cs="Arial"/>
                <w:sz w:val="18"/>
              </w:rPr>
            </w:pPr>
          </w:p>
        </w:tc>
        <w:tc>
          <w:tcPr>
            <w:tcW w:w="1250" w:type="pct"/>
            <w:gridSpan w:val="3"/>
            <w:shd w:val="clear" w:color="auto" w:fill="auto"/>
          </w:tcPr>
          <w:p w14:paraId="6B940B6D" w14:textId="77777777" w:rsidR="00165A0C" w:rsidRPr="00165A0C" w:rsidRDefault="00165A0C" w:rsidP="00165A0C">
            <w:pPr>
              <w:spacing w:before="120" w:after="120"/>
              <w:rPr>
                <w:rFonts w:cs="Arial"/>
                <w:sz w:val="18"/>
              </w:rPr>
            </w:pPr>
          </w:p>
        </w:tc>
        <w:tc>
          <w:tcPr>
            <w:tcW w:w="417" w:type="pct"/>
            <w:gridSpan w:val="2"/>
            <w:shd w:val="clear" w:color="auto" w:fill="auto"/>
          </w:tcPr>
          <w:p w14:paraId="29874FA2"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4706B738" w14:textId="77777777" w:rsidR="00165A0C" w:rsidRPr="00165A0C" w:rsidRDefault="00165A0C" w:rsidP="00165A0C">
            <w:pPr>
              <w:spacing w:before="120" w:after="120"/>
              <w:rPr>
                <w:rFonts w:cs="Arial"/>
                <w:sz w:val="18"/>
              </w:rPr>
            </w:pPr>
            <w:r w:rsidRPr="00165A0C">
              <w:rPr>
                <w:rFonts w:cs="Arial"/>
                <w:sz w:val="18"/>
              </w:rPr>
              <w:t>0, * (ordered)</w:t>
            </w:r>
          </w:p>
        </w:tc>
      </w:tr>
      <w:tr w:rsidR="00165A0C" w:rsidRPr="00165A0C" w14:paraId="7D57C4FB" w14:textId="77777777" w:rsidTr="00B131AF">
        <w:tc>
          <w:tcPr>
            <w:tcW w:w="1665" w:type="pct"/>
            <w:gridSpan w:val="4"/>
            <w:shd w:val="clear" w:color="auto" w:fill="auto"/>
          </w:tcPr>
          <w:p w14:paraId="5A044165" w14:textId="77777777" w:rsidR="00165A0C" w:rsidRPr="00165A0C" w:rsidRDefault="00165A0C" w:rsidP="00165A0C">
            <w:pPr>
              <w:spacing w:before="120" w:after="120"/>
              <w:rPr>
                <w:rFonts w:cs="Arial"/>
                <w:sz w:val="18"/>
              </w:rPr>
            </w:pPr>
            <w:r w:rsidRPr="00165A0C">
              <w:rPr>
                <w:rFonts w:cs="Arial"/>
                <w:sz w:val="18"/>
              </w:rPr>
              <w:t xml:space="preserve">         Language</w:t>
            </w:r>
          </w:p>
        </w:tc>
        <w:tc>
          <w:tcPr>
            <w:tcW w:w="834" w:type="pct"/>
            <w:gridSpan w:val="3"/>
            <w:shd w:val="clear" w:color="auto" w:fill="auto"/>
          </w:tcPr>
          <w:p w14:paraId="704D9901" w14:textId="77777777" w:rsidR="00165A0C" w:rsidRPr="00165A0C" w:rsidRDefault="00165A0C" w:rsidP="00165A0C">
            <w:pPr>
              <w:spacing w:before="120" w:after="120"/>
              <w:rPr>
                <w:rFonts w:cs="Arial"/>
                <w:sz w:val="18"/>
              </w:rPr>
            </w:pPr>
          </w:p>
        </w:tc>
        <w:tc>
          <w:tcPr>
            <w:tcW w:w="1250" w:type="pct"/>
            <w:gridSpan w:val="3"/>
            <w:shd w:val="clear" w:color="auto" w:fill="auto"/>
          </w:tcPr>
          <w:p w14:paraId="6BF3A8FB" w14:textId="77777777" w:rsidR="00165A0C" w:rsidRPr="00165A0C" w:rsidRDefault="00165A0C" w:rsidP="00165A0C">
            <w:pPr>
              <w:spacing w:before="120" w:after="120"/>
              <w:rPr>
                <w:rFonts w:cs="Arial"/>
                <w:sz w:val="18"/>
              </w:rPr>
            </w:pPr>
          </w:p>
        </w:tc>
        <w:tc>
          <w:tcPr>
            <w:tcW w:w="417" w:type="pct"/>
            <w:gridSpan w:val="2"/>
            <w:shd w:val="clear" w:color="auto" w:fill="auto"/>
          </w:tcPr>
          <w:p w14:paraId="7DA69B7E"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7BA829C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B616530" w14:textId="77777777" w:rsidTr="00B131AF">
        <w:tc>
          <w:tcPr>
            <w:tcW w:w="1665" w:type="pct"/>
            <w:gridSpan w:val="4"/>
            <w:shd w:val="clear" w:color="auto" w:fill="auto"/>
          </w:tcPr>
          <w:p w14:paraId="2B2CBD9B" w14:textId="77777777" w:rsidR="00165A0C" w:rsidRPr="00165A0C" w:rsidRDefault="00165A0C" w:rsidP="00165A0C">
            <w:pPr>
              <w:spacing w:before="120" w:after="120"/>
              <w:rPr>
                <w:rFonts w:cs="Arial"/>
                <w:sz w:val="18"/>
              </w:rPr>
            </w:pPr>
            <w:r w:rsidRPr="00165A0C">
              <w:rPr>
                <w:rFonts w:cs="Arial"/>
                <w:sz w:val="18"/>
              </w:rPr>
              <w:t xml:space="preserve">         Text</w:t>
            </w:r>
          </w:p>
        </w:tc>
        <w:tc>
          <w:tcPr>
            <w:tcW w:w="834" w:type="pct"/>
            <w:gridSpan w:val="3"/>
            <w:shd w:val="clear" w:color="auto" w:fill="auto"/>
          </w:tcPr>
          <w:p w14:paraId="6E72B6DA" w14:textId="77777777" w:rsidR="00165A0C" w:rsidRPr="00165A0C" w:rsidRDefault="00165A0C" w:rsidP="00165A0C">
            <w:pPr>
              <w:spacing w:before="120" w:after="120"/>
              <w:rPr>
                <w:rFonts w:cs="Arial"/>
                <w:sz w:val="18"/>
              </w:rPr>
            </w:pPr>
            <w:r w:rsidRPr="00165A0C">
              <w:rPr>
                <w:rFonts w:cs="Arial"/>
                <w:sz w:val="18"/>
              </w:rPr>
              <w:t>(INFORM)</w:t>
            </w:r>
          </w:p>
          <w:p w14:paraId="41DDB757" w14:textId="77777777" w:rsidR="00165A0C" w:rsidRPr="00165A0C" w:rsidRDefault="00165A0C" w:rsidP="00165A0C">
            <w:pPr>
              <w:spacing w:before="120" w:after="120"/>
              <w:rPr>
                <w:rFonts w:cs="Arial"/>
                <w:sz w:val="18"/>
              </w:rPr>
            </w:pPr>
            <w:r w:rsidRPr="00165A0C">
              <w:rPr>
                <w:rFonts w:cs="Arial"/>
                <w:sz w:val="18"/>
              </w:rPr>
              <w:t>(NINFOM)</w:t>
            </w:r>
          </w:p>
        </w:tc>
        <w:tc>
          <w:tcPr>
            <w:tcW w:w="1250" w:type="pct"/>
            <w:gridSpan w:val="3"/>
            <w:shd w:val="clear" w:color="auto" w:fill="auto"/>
          </w:tcPr>
          <w:p w14:paraId="71CF5F0B" w14:textId="77777777" w:rsidR="00165A0C" w:rsidRPr="00165A0C" w:rsidRDefault="00165A0C" w:rsidP="00165A0C">
            <w:pPr>
              <w:spacing w:before="120" w:after="120"/>
              <w:rPr>
                <w:rFonts w:cs="Arial"/>
                <w:sz w:val="18"/>
              </w:rPr>
            </w:pPr>
          </w:p>
        </w:tc>
        <w:tc>
          <w:tcPr>
            <w:tcW w:w="417" w:type="pct"/>
            <w:gridSpan w:val="2"/>
            <w:shd w:val="clear" w:color="auto" w:fill="auto"/>
          </w:tcPr>
          <w:p w14:paraId="3B7E0C0D"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6DA12DA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AECAF90" w14:textId="77777777" w:rsidTr="00B131AF">
        <w:tc>
          <w:tcPr>
            <w:tcW w:w="1665" w:type="pct"/>
            <w:gridSpan w:val="4"/>
            <w:shd w:val="clear" w:color="auto" w:fill="auto"/>
          </w:tcPr>
          <w:p w14:paraId="4273D6A7" w14:textId="77777777" w:rsidR="00165A0C" w:rsidRPr="00165A0C" w:rsidRDefault="00165A0C" w:rsidP="00165A0C">
            <w:pPr>
              <w:spacing w:before="120" w:after="120"/>
              <w:rPr>
                <w:rFonts w:cs="Arial"/>
                <w:sz w:val="18"/>
              </w:rPr>
            </w:pPr>
            <w:r w:rsidRPr="00165A0C">
              <w:rPr>
                <w:rFonts w:cs="Arial"/>
                <w:sz w:val="18"/>
              </w:rPr>
              <w:t xml:space="preserve">      Online Resource</w:t>
            </w:r>
          </w:p>
        </w:tc>
        <w:tc>
          <w:tcPr>
            <w:tcW w:w="834" w:type="pct"/>
            <w:gridSpan w:val="3"/>
            <w:shd w:val="clear" w:color="auto" w:fill="auto"/>
          </w:tcPr>
          <w:p w14:paraId="70FE93F0" w14:textId="77777777" w:rsidR="00165A0C" w:rsidRPr="00165A0C" w:rsidRDefault="00165A0C" w:rsidP="00165A0C">
            <w:pPr>
              <w:spacing w:before="120" w:after="120"/>
              <w:rPr>
                <w:rFonts w:cs="Arial"/>
                <w:sz w:val="18"/>
              </w:rPr>
            </w:pPr>
          </w:p>
        </w:tc>
        <w:tc>
          <w:tcPr>
            <w:tcW w:w="1250" w:type="pct"/>
            <w:gridSpan w:val="3"/>
            <w:shd w:val="clear" w:color="auto" w:fill="auto"/>
          </w:tcPr>
          <w:p w14:paraId="717E6521" w14:textId="77777777" w:rsidR="00165A0C" w:rsidRPr="00165A0C" w:rsidRDefault="00165A0C" w:rsidP="00165A0C">
            <w:pPr>
              <w:spacing w:before="120" w:after="120"/>
              <w:rPr>
                <w:rFonts w:cs="Arial"/>
                <w:sz w:val="18"/>
              </w:rPr>
            </w:pPr>
          </w:p>
        </w:tc>
        <w:tc>
          <w:tcPr>
            <w:tcW w:w="417" w:type="pct"/>
            <w:gridSpan w:val="2"/>
            <w:shd w:val="clear" w:color="auto" w:fill="auto"/>
          </w:tcPr>
          <w:p w14:paraId="18FAA870"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631C977E"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CDC4103" w14:textId="77777777" w:rsidTr="00B131AF">
        <w:tc>
          <w:tcPr>
            <w:tcW w:w="1665" w:type="pct"/>
            <w:gridSpan w:val="4"/>
            <w:shd w:val="clear" w:color="auto" w:fill="auto"/>
          </w:tcPr>
          <w:p w14:paraId="45180BA4" w14:textId="77777777" w:rsidR="00165A0C" w:rsidRPr="00165A0C" w:rsidRDefault="00165A0C" w:rsidP="00165A0C">
            <w:pPr>
              <w:spacing w:before="120" w:after="120"/>
              <w:rPr>
                <w:rFonts w:cs="Arial"/>
                <w:sz w:val="18"/>
              </w:rPr>
            </w:pPr>
            <w:r w:rsidRPr="00165A0C">
              <w:rPr>
                <w:rFonts w:cs="Arial"/>
                <w:sz w:val="18"/>
              </w:rPr>
              <w:t xml:space="preserve">         Online Resource Linkage URL</w:t>
            </w:r>
          </w:p>
        </w:tc>
        <w:tc>
          <w:tcPr>
            <w:tcW w:w="834" w:type="pct"/>
            <w:gridSpan w:val="3"/>
            <w:shd w:val="clear" w:color="auto" w:fill="auto"/>
          </w:tcPr>
          <w:p w14:paraId="468374BC" w14:textId="77777777" w:rsidR="00165A0C" w:rsidRPr="00165A0C" w:rsidRDefault="00165A0C" w:rsidP="00165A0C">
            <w:pPr>
              <w:spacing w:before="120" w:after="120"/>
              <w:rPr>
                <w:rFonts w:cs="Arial"/>
                <w:sz w:val="18"/>
              </w:rPr>
            </w:pPr>
          </w:p>
        </w:tc>
        <w:tc>
          <w:tcPr>
            <w:tcW w:w="1250" w:type="pct"/>
            <w:gridSpan w:val="3"/>
            <w:shd w:val="clear" w:color="auto" w:fill="auto"/>
          </w:tcPr>
          <w:p w14:paraId="3C222830" w14:textId="77777777" w:rsidR="00165A0C" w:rsidRPr="00165A0C" w:rsidRDefault="00165A0C" w:rsidP="00165A0C">
            <w:pPr>
              <w:spacing w:before="120" w:after="120"/>
              <w:rPr>
                <w:rFonts w:cs="Arial"/>
                <w:sz w:val="18"/>
              </w:rPr>
            </w:pPr>
          </w:p>
        </w:tc>
        <w:tc>
          <w:tcPr>
            <w:tcW w:w="417" w:type="pct"/>
            <w:gridSpan w:val="2"/>
            <w:shd w:val="clear" w:color="auto" w:fill="auto"/>
          </w:tcPr>
          <w:p w14:paraId="056C95C1" w14:textId="77777777" w:rsidR="00165A0C" w:rsidRPr="00165A0C" w:rsidRDefault="00165A0C" w:rsidP="00165A0C">
            <w:pPr>
              <w:spacing w:before="120" w:after="120"/>
              <w:rPr>
                <w:rFonts w:cs="Arial"/>
                <w:sz w:val="18"/>
              </w:rPr>
            </w:pPr>
            <w:r w:rsidRPr="00165A0C">
              <w:rPr>
                <w:rFonts w:cs="Arial"/>
                <w:sz w:val="18"/>
              </w:rPr>
              <w:t>(S) UL</w:t>
            </w:r>
          </w:p>
        </w:tc>
        <w:tc>
          <w:tcPr>
            <w:tcW w:w="834" w:type="pct"/>
            <w:gridSpan w:val="2"/>
            <w:shd w:val="clear" w:color="auto" w:fill="auto"/>
          </w:tcPr>
          <w:p w14:paraId="31B9B833"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643FEB67" w14:textId="77777777" w:rsidTr="00B131AF">
        <w:tc>
          <w:tcPr>
            <w:tcW w:w="1665" w:type="pct"/>
            <w:gridSpan w:val="4"/>
            <w:shd w:val="clear" w:color="auto" w:fill="auto"/>
          </w:tcPr>
          <w:p w14:paraId="68B6EAAD" w14:textId="77777777" w:rsidR="00165A0C" w:rsidRPr="00165A0C" w:rsidRDefault="00165A0C" w:rsidP="00165A0C">
            <w:pPr>
              <w:spacing w:before="120" w:after="120"/>
              <w:rPr>
                <w:rFonts w:cs="Arial"/>
                <w:sz w:val="18"/>
              </w:rPr>
            </w:pPr>
            <w:r w:rsidRPr="00165A0C">
              <w:rPr>
                <w:rFonts w:cs="Arial"/>
                <w:sz w:val="18"/>
              </w:rPr>
              <w:t xml:space="preserve">         Protocol</w:t>
            </w:r>
          </w:p>
        </w:tc>
        <w:tc>
          <w:tcPr>
            <w:tcW w:w="834" w:type="pct"/>
            <w:gridSpan w:val="3"/>
            <w:shd w:val="clear" w:color="auto" w:fill="auto"/>
          </w:tcPr>
          <w:p w14:paraId="4C55DFD7" w14:textId="77777777" w:rsidR="00165A0C" w:rsidRPr="00165A0C" w:rsidRDefault="00165A0C" w:rsidP="00165A0C">
            <w:pPr>
              <w:spacing w:before="120" w:after="120"/>
              <w:rPr>
                <w:rFonts w:cs="Arial"/>
                <w:sz w:val="18"/>
              </w:rPr>
            </w:pPr>
          </w:p>
        </w:tc>
        <w:tc>
          <w:tcPr>
            <w:tcW w:w="1250" w:type="pct"/>
            <w:gridSpan w:val="3"/>
            <w:shd w:val="clear" w:color="auto" w:fill="auto"/>
          </w:tcPr>
          <w:p w14:paraId="157911A7" w14:textId="77777777" w:rsidR="00165A0C" w:rsidRPr="00165A0C" w:rsidRDefault="00165A0C" w:rsidP="00165A0C">
            <w:pPr>
              <w:spacing w:before="120" w:after="120"/>
              <w:rPr>
                <w:rFonts w:cs="Arial"/>
                <w:sz w:val="18"/>
              </w:rPr>
            </w:pPr>
          </w:p>
        </w:tc>
        <w:tc>
          <w:tcPr>
            <w:tcW w:w="417" w:type="pct"/>
            <w:gridSpan w:val="2"/>
            <w:shd w:val="clear" w:color="auto" w:fill="auto"/>
          </w:tcPr>
          <w:p w14:paraId="60A6DF46"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7CD075B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13D165C" w14:textId="77777777" w:rsidTr="00B131AF">
        <w:tc>
          <w:tcPr>
            <w:tcW w:w="1665" w:type="pct"/>
            <w:gridSpan w:val="4"/>
            <w:shd w:val="clear" w:color="auto" w:fill="auto"/>
          </w:tcPr>
          <w:p w14:paraId="0336C209" w14:textId="77777777" w:rsidR="00165A0C" w:rsidRPr="00165A0C" w:rsidRDefault="00165A0C" w:rsidP="00165A0C">
            <w:pPr>
              <w:spacing w:before="120" w:after="120"/>
              <w:rPr>
                <w:rFonts w:cs="Arial"/>
                <w:sz w:val="18"/>
              </w:rPr>
            </w:pPr>
            <w:r w:rsidRPr="00165A0C">
              <w:rPr>
                <w:rFonts w:cs="Arial"/>
                <w:sz w:val="18"/>
              </w:rPr>
              <w:t xml:space="preserve">         Application Profile</w:t>
            </w:r>
          </w:p>
        </w:tc>
        <w:tc>
          <w:tcPr>
            <w:tcW w:w="834" w:type="pct"/>
            <w:gridSpan w:val="3"/>
            <w:shd w:val="clear" w:color="auto" w:fill="auto"/>
          </w:tcPr>
          <w:p w14:paraId="66BE9129" w14:textId="77777777" w:rsidR="00165A0C" w:rsidRPr="00165A0C" w:rsidRDefault="00165A0C" w:rsidP="00165A0C">
            <w:pPr>
              <w:spacing w:before="120" w:after="120"/>
              <w:rPr>
                <w:rFonts w:cs="Arial"/>
                <w:sz w:val="18"/>
              </w:rPr>
            </w:pPr>
          </w:p>
        </w:tc>
        <w:tc>
          <w:tcPr>
            <w:tcW w:w="1250" w:type="pct"/>
            <w:gridSpan w:val="3"/>
            <w:shd w:val="clear" w:color="auto" w:fill="auto"/>
          </w:tcPr>
          <w:p w14:paraId="37D3AD16" w14:textId="77777777" w:rsidR="00165A0C" w:rsidRPr="00165A0C" w:rsidRDefault="00165A0C" w:rsidP="00165A0C">
            <w:pPr>
              <w:spacing w:before="120" w:after="120"/>
              <w:rPr>
                <w:rFonts w:cs="Arial"/>
                <w:sz w:val="18"/>
              </w:rPr>
            </w:pPr>
          </w:p>
        </w:tc>
        <w:tc>
          <w:tcPr>
            <w:tcW w:w="417" w:type="pct"/>
            <w:gridSpan w:val="2"/>
            <w:shd w:val="clear" w:color="auto" w:fill="auto"/>
          </w:tcPr>
          <w:p w14:paraId="4EA3F1A5"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027A19D1"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6897423" w14:textId="77777777" w:rsidTr="00B131AF">
        <w:tc>
          <w:tcPr>
            <w:tcW w:w="1665" w:type="pct"/>
            <w:gridSpan w:val="4"/>
            <w:shd w:val="clear" w:color="auto" w:fill="auto"/>
          </w:tcPr>
          <w:p w14:paraId="3F8F7A13" w14:textId="77777777" w:rsidR="00165A0C" w:rsidRPr="00165A0C" w:rsidRDefault="00165A0C" w:rsidP="00165A0C">
            <w:pPr>
              <w:spacing w:before="120" w:after="120"/>
              <w:rPr>
                <w:rFonts w:cs="Arial"/>
                <w:sz w:val="18"/>
              </w:rPr>
            </w:pPr>
            <w:r w:rsidRPr="00165A0C">
              <w:rPr>
                <w:rFonts w:cs="Arial"/>
                <w:sz w:val="18"/>
              </w:rPr>
              <w:lastRenderedPageBreak/>
              <w:t xml:space="preserve">         Name of Resource</w:t>
            </w:r>
          </w:p>
        </w:tc>
        <w:tc>
          <w:tcPr>
            <w:tcW w:w="834" w:type="pct"/>
            <w:gridSpan w:val="3"/>
            <w:shd w:val="clear" w:color="auto" w:fill="auto"/>
          </w:tcPr>
          <w:p w14:paraId="7E4B13A6" w14:textId="77777777" w:rsidR="00165A0C" w:rsidRPr="00165A0C" w:rsidRDefault="00165A0C" w:rsidP="00165A0C">
            <w:pPr>
              <w:spacing w:before="120" w:after="120"/>
              <w:rPr>
                <w:rFonts w:cs="Arial"/>
                <w:sz w:val="18"/>
              </w:rPr>
            </w:pPr>
          </w:p>
        </w:tc>
        <w:tc>
          <w:tcPr>
            <w:tcW w:w="1250" w:type="pct"/>
            <w:gridSpan w:val="3"/>
            <w:shd w:val="clear" w:color="auto" w:fill="auto"/>
          </w:tcPr>
          <w:p w14:paraId="213DC4F6" w14:textId="77777777" w:rsidR="00165A0C" w:rsidRPr="00165A0C" w:rsidRDefault="00165A0C" w:rsidP="00165A0C">
            <w:pPr>
              <w:spacing w:before="120" w:after="120"/>
              <w:rPr>
                <w:rFonts w:cs="Arial"/>
                <w:sz w:val="18"/>
              </w:rPr>
            </w:pPr>
          </w:p>
        </w:tc>
        <w:tc>
          <w:tcPr>
            <w:tcW w:w="417" w:type="pct"/>
            <w:gridSpan w:val="2"/>
            <w:shd w:val="clear" w:color="auto" w:fill="auto"/>
          </w:tcPr>
          <w:p w14:paraId="59B9DC5F"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4A47FB8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2FFACCA" w14:textId="77777777" w:rsidTr="00B131AF">
        <w:tc>
          <w:tcPr>
            <w:tcW w:w="1665" w:type="pct"/>
            <w:gridSpan w:val="4"/>
            <w:shd w:val="clear" w:color="auto" w:fill="auto"/>
          </w:tcPr>
          <w:p w14:paraId="2239337D" w14:textId="77777777" w:rsidR="00165A0C" w:rsidRPr="00165A0C" w:rsidRDefault="00165A0C" w:rsidP="00165A0C">
            <w:pPr>
              <w:spacing w:before="120" w:after="120"/>
              <w:rPr>
                <w:rFonts w:cs="Arial"/>
                <w:sz w:val="18"/>
              </w:rPr>
            </w:pPr>
            <w:r w:rsidRPr="00165A0C">
              <w:rPr>
                <w:rFonts w:cs="Arial"/>
                <w:sz w:val="18"/>
              </w:rPr>
              <w:t xml:space="preserve">         Online Resource Description</w:t>
            </w:r>
          </w:p>
        </w:tc>
        <w:tc>
          <w:tcPr>
            <w:tcW w:w="834" w:type="pct"/>
            <w:gridSpan w:val="3"/>
            <w:shd w:val="clear" w:color="auto" w:fill="auto"/>
          </w:tcPr>
          <w:p w14:paraId="077914E9" w14:textId="77777777" w:rsidR="00165A0C" w:rsidRPr="00165A0C" w:rsidRDefault="00165A0C" w:rsidP="00165A0C">
            <w:pPr>
              <w:spacing w:before="120" w:after="120"/>
              <w:rPr>
                <w:rFonts w:cs="Arial"/>
                <w:sz w:val="18"/>
              </w:rPr>
            </w:pPr>
          </w:p>
        </w:tc>
        <w:tc>
          <w:tcPr>
            <w:tcW w:w="1250" w:type="pct"/>
            <w:gridSpan w:val="3"/>
            <w:shd w:val="clear" w:color="auto" w:fill="auto"/>
          </w:tcPr>
          <w:p w14:paraId="4B23E198" w14:textId="77777777" w:rsidR="00165A0C" w:rsidRPr="00165A0C" w:rsidRDefault="00165A0C" w:rsidP="00165A0C">
            <w:pPr>
              <w:spacing w:before="120" w:after="120"/>
              <w:rPr>
                <w:rFonts w:cs="Arial"/>
                <w:sz w:val="18"/>
              </w:rPr>
            </w:pPr>
          </w:p>
        </w:tc>
        <w:tc>
          <w:tcPr>
            <w:tcW w:w="417" w:type="pct"/>
            <w:gridSpan w:val="2"/>
            <w:shd w:val="clear" w:color="auto" w:fill="auto"/>
          </w:tcPr>
          <w:p w14:paraId="3A9271D7"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1F2614FB"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D12124B" w14:textId="77777777" w:rsidTr="00B131AF">
        <w:tc>
          <w:tcPr>
            <w:tcW w:w="1665" w:type="pct"/>
            <w:gridSpan w:val="4"/>
            <w:shd w:val="clear" w:color="auto" w:fill="auto"/>
          </w:tcPr>
          <w:p w14:paraId="75947F6C" w14:textId="77777777" w:rsidR="00165A0C" w:rsidRPr="00165A0C" w:rsidRDefault="00165A0C" w:rsidP="00165A0C">
            <w:pPr>
              <w:spacing w:before="120" w:after="120"/>
              <w:rPr>
                <w:rFonts w:cs="Arial"/>
                <w:sz w:val="18"/>
              </w:rPr>
            </w:pPr>
            <w:r w:rsidRPr="00165A0C">
              <w:rPr>
                <w:rFonts w:cs="Arial"/>
                <w:sz w:val="18"/>
              </w:rPr>
              <w:t xml:space="preserve">         Online Function</w:t>
            </w:r>
          </w:p>
        </w:tc>
        <w:tc>
          <w:tcPr>
            <w:tcW w:w="834" w:type="pct"/>
            <w:gridSpan w:val="3"/>
            <w:shd w:val="clear" w:color="auto" w:fill="auto"/>
          </w:tcPr>
          <w:p w14:paraId="5CE93B5B" w14:textId="77777777" w:rsidR="00165A0C" w:rsidRPr="00165A0C" w:rsidRDefault="00165A0C" w:rsidP="00165A0C">
            <w:pPr>
              <w:spacing w:before="120" w:after="120"/>
              <w:rPr>
                <w:rFonts w:cs="Arial"/>
                <w:sz w:val="18"/>
              </w:rPr>
            </w:pPr>
          </w:p>
        </w:tc>
        <w:tc>
          <w:tcPr>
            <w:tcW w:w="1250" w:type="pct"/>
            <w:gridSpan w:val="3"/>
            <w:shd w:val="clear" w:color="auto" w:fill="auto"/>
          </w:tcPr>
          <w:p w14:paraId="7A970C43" w14:textId="77777777" w:rsidR="00165A0C" w:rsidRPr="00165A0C" w:rsidRDefault="00165A0C" w:rsidP="00165A0C">
            <w:pPr>
              <w:spacing w:before="120" w:after="120"/>
              <w:rPr>
                <w:rFonts w:cs="Arial"/>
                <w:sz w:val="18"/>
              </w:rPr>
            </w:pPr>
            <w:r w:rsidRPr="00165A0C">
              <w:rPr>
                <w:rFonts w:cs="Arial"/>
                <w:sz w:val="18"/>
              </w:rPr>
              <w:t>1 : Download</w:t>
            </w:r>
          </w:p>
          <w:p w14:paraId="0FBE705C" w14:textId="77777777" w:rsidR="00165A0C" w:rsidRPr="00165A0C" w:rsidRDefault="00165A0C" w:rsidP="00165A0C">
            <w:pPr>
              <w:spacing w:before="120" w:after="120"/>
              <w:rPr>
                <w:rFonts w:cs="Arial"/>
                <w:sz w:val="18"/>
              </w:rPr>
            </w:pPr>
            <w:r w:rsidRPr="00165A0C">
              <w:rPr>
                <w:rFonts w:cs="Arial"/>
                <w:sz w:val="18"/>
              </w:rPr>
              <w:t>3 : Offline Access</w:t>
            </w:r>
          </w:p>
          <w:p w14:paraId="17E94361" w14:textId="77777777" w:rsidR="00165A0C" w:rsidRPr="00165A0C" w:rsidRDefault="00165A0C" w:rsidP="00165A0C">
            <w:pPr>
              <w:spacing w:before="120" w:after="120"/>
              <w:rPr>
                <w:rFonts w:cs="Arial"/>
                <w:sz w:val="18"/>
              </w:rPr>
            </w:pPr>
            <w:r w:rsidRPr="00165A0C">
              <w:rPr>
                <w:rFonts w:cs="Arial"/>
                <w:sz w:val="18"/>
              </w:rPr>
              <w:t>4 : Order</w:t>
            </w:r>
          </w:p>
          <w:p w14:paraId="6ACA9E6D" w14:textId="77777777" w:rsidR="00165A0C" w:rsidRPr="00165A0C" w:rsidRDefault="00165A0C" w:rsidP="00165A0C">
            <w:pPr>
              <w:spacing w:before="120" w:after="120"/>
              <w:rPr>
                <w:rFonts w:cs="Arial"/>
                <w:sz w:val="18"/>
              </w:rPr>
            </w:pPr>
            <w:r w:rsidRPr="00165A0C">
              <w:rPr>
                <w:rFonts w:cs="Arial"/>
                <w:sz w:val="18"/>
              </w:rPr>
              <w:t>5 : Search</w:t>
            </w:r>
          </w:p>
          <w:p w14:paraId="7A2CB2A8" w14:textId="77777777" w:rsidR="00165A0C" w:rsidRPr="00165A0C" w:rsidRDefault="00165A0C" w:rsidP="00165A0C">
            <w:pPr>
              <w:spacing w:before="120" w:after="120"/>
              <w:rPr>
                <w:rFonts w:cs="Arial"/>
                <w:sz w:val="18"/>
              </w:rPr>
            </w:pPr>
            <w:r w:rsidRPr="00165A0C">
              <w:rPr>
                <w:rFonts w:cs="Arial"/>
                <w:sz w:val="18"/>
              </w:rPr>
              <w:t>6 : Complete Metadata</w:t>
            </w:r>
          </w:p>
          <w:p w14:paraId="1FCEC900" w14:textId="77777777" w:rsidR="00165A0C" w:rsidRPr="00165A0C" w:rsidRDefault="00165A0C" w:rsidP="00165A0C">
            <w:pPr>
              <w:spacing w:before="120" w:after="120"/>
              <w:rPr>
                <w:rFonts w:cs="Arial"/>
                <w:sz w:val="18"/>
              </w:rPr>
            </w:pPr>
            <w:r w:rsidRPr="00165A0C">
              <w:rPr>
                <w:rFonts w:cs="Arial"/>
                <w:sz w:val="18"/>
              </w:rPr>
              <w:t>7 : Browse Graphic</w:t>
            </w:r>
          </w:p>
          <w:p w14:paraId="5B01C31D" w14:textId="77777777" w:rsidR="00165A0C" w:rsidRPr="00165A0C" w:rsidRDefault="00165A0C" w:rsidP="00165A0C">
            <w:pPr>
              <w:spacing w:before="120" w:after="120"/>
              <w:rPr>
                <w:rFonts w:cs="Arial"/>
                <w:sz w:val="18"/>
              </w:rPr>
            </w:pPr>
            <w:r w:rsidRPr="00165A0C">
              <w:rPr>
                <w:rFonts w:cs="Arial"/>
                <w:sz w:val="18"/>
              </w:rPr>
              <w:t>8 : Upload</w:t>
            </w:r>
          </w:p>
          <w:p w14:paraId="6DA71FA0" w14:textId="77777777" w:rsidR="00165A0C" w:rsidRPr="00165A0C" w:rsidRDefault="00165A0C" w:rsidP="00165A0C">
            <w:pPr>
              <w:spacing w:before="120" w:after="120"/>
              <w:rPr>
                <w:rFonts w:cs="Arial"/>
                <w:sz w:val="18"/>
              </w:rPr>
            </w:pPr>
            <w:r w:rsidRPr="00165A0C">
              <w:rPr>
                <w:rFonts w:cs="Arial"/>
                <w:sz w:val="18"/>
              </w:rPr>
              <w:t>9 : Email Service</w:t>
            </w:r>
          </w:p>
          <w:p w14:paraId="3F753323" w14:textId="77777777" w:rsidR="00165A0C" w:rsidRPr="00165A0C" w:rsidRDefault="00165A0C" w:rsidP="00165A0C">
            <w:pPr>
              <w:spacing w:before="120" w:after="120"/>
              <w:rPr>
                <w:rFonts w:cs="Arial"/>
                <w:sz w:val="18"/>
              </w:rPr>
            </w:pPr>
            <w:r w:rsidRPr="00165A0C">
              <w:rPr>
                <w:rFonts w:cs="Arial"/>
                <w:sz w:val="18"/>
              </w:rPr>
              <w:t>10 : Browsing</w:t>
            </w:r>
          </w:p>
          <w:p w14:paraId="0E37A2DB" w14:textId="77777777" w:rsidR="00165A0C" w:rsidRPr="00165A0C" w:rsidRDefault="00165A0C" w:rsidP="00165A0C">
            <w:pPr>
              <w:spacing w:before="120" w:after="120"/>
              <w:rPr>
                <w:rFonts w:cs="Arial"/>
                <w:sz w:val="18"/>
              </w:rPr>
            </w:pPr>
            <w:r w:rsidRPr="00165A0C">
              <w:rPr>
                <w:rFonts w:cs="Arial"/>
                <w:sz w:val="18"/>
              </w:rPr>
              <w:t>11 : File Access</w:t>
            </w:r>
          </w:p>
        </w:tc>
        <w:tc>
          <w:tcPr>
            <w:tcW w:w="417" w:type="pct"/>
            <w:gridSpan w:val="2"/>
            <w:shd w:val="clear" w:color="auto" w:fill="auto"/>
          </w:tcPr>
          <w:p w14:paraId="076F5692"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5558DC8E"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364B1ED" w14:textId="77777777" w:rsidTr="00B131AF">
        <w:tc>
          <w:tcPr>
            <w:tcW w:w="1665" w:type="pct"/>
            <w:gridSpan w:val="4"/>
            <w:shd w:val="clear" w:color="auto" w:fill="auto"/>
          </w:tcPr>
          <w:p w14:paraId="4954B7DD" w14:textId="77777777" w:rsidR="00165A0C" w:rsidRPr="00165A0C" w:rsidRDefault="00165A0C" w:rsidP="00165A0C">
            <w:pPr>
              <w:spacing w:before="120" w:after="120"/>
              <w:rPr>
                <w:rFonts w:cs="Arial"/>
                <w:sz w:val="18"/>
              </w:rPr>
            </w:pPr>
            <w:r w:rsidRPr="00165A0C">
              <w:rPr>
                <w:rFonts w:cs="Arial"/>
                <w:sz w:val="18"/>
              </w:rPr>
              <w:t xml:space="preserve">         Protocol request</w:t>
            </w:r>
          </w:p>
        </w:tc>
        <w:tc>
          <w:tcPr>
            <w:tcW w:w="834" w:type="pct"/>
            <w:gridSpan w:val="3"/>
            <w:shd w:val="clear" w:color="auto" w:fill="auto"/>
          </w:tcPr>
          <w:p w14:paraId="521E7359" w14:textId="77777777" w:rsidR="00165A0C" w:rsidRPr="00165A0C" w:rsidRDefault="00165A0C" w:rsidP="00165A0C">
            <w:pPr>
              <w:spacing w:before="120" w:after="120"/>
              <w:rPr>
                <w:rFonts w:cs="Arial"/>
                <w:sz w:val="18"/>
              </w:rPr>
            </w:pPr>
          </w:p>
        </w:tc>
        <w:tc>
          <w:tcPr>
            <w:tcW w:w="1250" w:type="pct"/>
            <w:gridSpan w:val="3"/>
            <w:shd w:val="clear" w:color="auto" w:fill="auto"/>
          </w:tcPr>
          <w:p w14:paraId="753C03E8" w14:textId="77777777" w:rsidR="00165A0C" w:rsidRPr="00165A0C" w:rsidRDefault="00165A0C" w:rsidP="00165A0C">
            <w:pPr>
              <w:spacing w:before="120" w:after="120"/>
              <w:rPr>
                <w:rFonts w:cs="Arial"/>
                <w:sz w:val="18"/>
              </w:rPr>
            </w:pPr>
          </w:p>
        </w:tc>
        <w:tc>
          <w:tcPr>
            <w:tcW w:w="417" w:type="pct"/>
            <w:gridSpan w:val="2"/>
            <w:shd w:val="clear" w:color="auto" w:fill="auto"/>
          </w:tcPr>
          <w:p w14:paraId="1A6ECEAC"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27FB6BD6"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CEF158E" w14:textId="77777777" w:rsidTr="00B131AF">
        <w:tc>
          <w:tcPr>
            <w:tcW w:w="1665" w:type="pct"/>
            <w:gridSpan w:val="4"/>
            <w:shd w:val="clear" w:color="auto" w:fill="auto"/>
          </w:tcPr>
          <w:p w14:paraId="790AD259" w14:textId="77777777" w:rsidR="00165A0C" w:rsidRPr="00165A0C" w:rsidRDefault="00165A0C" w:rsidP="00165A0C">
            <w:pPr>
              <w:spacing w:before="120" w:after="120"/>
              <w:rPr>
                <w:rFonts w:cs="Arial"/>
                <w:sz w:val="18"/>
              </w:rPr>
            </w:pPr>
            <w:r w:rsidRPr="00165A0C">
              <w:rPr>
                <w:rFonts w:cs="Arial"/>
                <w:sz w:val="18"/>
              </w:rPr>
              <w:t xml:space="preserve">      Source</w:t>
            </w:r>
          </w:p>
        </w:tc>
        <w:tc>
          <w:tcPr>
            <w:tcW w:w="834" w:type="pct"/>
            <w:gridSpan w:val="3"/>
            <w:shd w:val="clear" w:color="auto" w:fill="auto"/>
          </w:tcPr>
          <w:p w14:paraId="2F3486E9" w14:textId="77777777" w:rsidR="00165A0C" w:rsidRPr="00165A0C" w:rsidRDefault="00165A0C" w:rsidP="00165A0C">
            <w:pPr>
              <w:spacing w:before="120" w:after="120"/>
              <w:rPr>
                <w:rFonts w:cs="Arial"/>
                <w:sz w:val="18"/>
              </w:rPr>
            </w:pPr>
          </w:p>
        </w:tc>
        <w:tc>
          <w:tcPr>
            <w:tcW w:w="1250" w:type="pct"/>
            <w:gridSpan w:val="3"/>
            <w:shd w:val="clear" w:color="auto" w:fill="auto"/>
          </w:tcPr>
          <w:p w14:paraId="0D2865C0" w14:textId="77777777" w:rsidR="00165A0C" w:rsidRPr="00165A0C" w:rsidRDefault="00165A0C" w:rsidP="00165A0C">
            <w:pPr>
              <w:spacing w:before="120" w:after="120"/>
              <w:rPr>
                <w:rFonts w:cs="Arial"/>
                <w:sz w:val="18"/>
              </w:rPr>
            </w:pPr>
          </w:p>
        </w:tc>
        <w:tc>
          <w:tcPr>
            <w:tcW w:w="417" w:type="pct"/>
            <w:gridSpan w:val="2"/>
            <w:shd w:val="clear" w:color="auto" w:fill="auto"/>
          </w:tcPr>
          <w:p w14:paraId="61D426B4"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22DDAAD3"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008697F" w14:textId="77777777" w:rsidTr="00B131AF">
        <w:tc>
          <w:tcPr>
            <w:tcW w:w="1665" w:type="pct"/>
            <w:gridSpan w:val="4"/>
            <w:shd w:val="clear" w:color="auto" w:fill="auto"/>
          </w:tcPr>
          <w:p w14:paraId="6B1AA533" w14:textId="77777777" w:rsidR="00165A0C" w:rsidRPr="00165A0C" w:rsidRDefault="00165A0C" w:rsidP="00165A0C">
            <w:pPr>
              <w:spacing w:before="120" w:after="120"/>
              <w:rPr>
                <w:rFonts w:cs="Arial"/>
                <w:sz w:val="18"/>
              </w:rPr>
            </w:pPr>
            <w:r w:rsidRPr="00165A0C">
              <w:rPr>
                <w:rFonts w:cs="Arial"/>
                <w:sz w:val="18"/>
              </w:rPr>
              <w:t xml:space="preserve">      Source Type</w:t>
            </w:r>
          </w:p>
        </w:tc>
        <w:tc>
          <w:tcPr>
            <w:tcW w:w="834" w:type="pct"/>
            <w:gridSpan w:val="3"/>
            <w:shd w:val="clear" w:color="auto" w:fill="auto"/>
          </w:tcPr>
          <w:p w14:paraId="784093B4" w14:textId="77777777" w:rsidR="00165A0C" w:rsidRPr="00165A0C" w:rsidRDefault="00165A0C" w:rsidP="00165A0C">
            <w:pPr>
              <w:spacing w:before="120" w:after="120"/>
              <w:rPr>
                <w:rFonts w:cs="Arial"/>
                <w:sz w:val="18"/>
              </w:rPr>
            </w:pPr>
          </w:p>
        </w:tc>
        <w:tc>
          <w:tcPr>
            <w:tcW w:w="1250" w:type="pct"/>
            <w:gridSpan w:val="3"/>
            <w:shd w:val="clear" w:color="auto" w:fill="auto"/>
          </w:tcPr>
          <w:p w14:paraId="606F5C18" w14:textId="77777777" w:rsidR="00165A0C" w:rsidRPr="00165A0C" w:rsidRDefault="00165A0C" w:rsidP="00165A0C">
            <w:pPr>
              <w:spacing w:before="120" w:after="120"/>
              <w:rPr>
                <w:rFonts w:cs="Arial"/>
                <w:sz w:val="18"/>
              </w:rPr>
            </w:pPr>
            <w:r w:rsidRPr="00165A0C">
              <w:rPr>
                <w:rFonts w:cs="Arial"/>
                <w:sz w:val="18"/>
              </w:rPr>
              <w:t>1 : Law or Regulation</w:t>
            </w:r>
          </w:p>
          <w:p w14:paraId="2B2D00BA" w14:textId="77777777" w:rsidR="00165A0C" w:rsidRPr="00165A0C" w:rsidRDefault="00165A0C" w:rsidP="00165A0C">
            <w:pPr>
              <w:spacing w:before="120" w:after="120"/>
              <w:rPr>
                <w:rFonts w:cs="Arial"/>
                <w:sz w:val="18"/>
              </w:rPr>
            </w:pPr>
            <w:r w:rsidRPr="00165A0C">
              <w:rPr>
                <w:rFonts w:cs="Arial"/>
                <w:sz w:val="18"/>
              </w:rPr>
              <w:t>2 : Official Publication</w:t>
            </w:r>
          </w:p>
          <w:p w14:paraId="7881AAA5" w14:textId="77777777" w:rsidR="00165A0C" w:rsidRPr="00165A0C" w:rsidRDefault="00165A0C" w:rsidP="00165A0C">
            <w:pPr>
              <w:spacing w:before="120" w:after="120"/>
              <w:rPr>
                <w:rFonts w:cs="Arial"/>
                <w:sz w:val="18"/>
              </w:rPr>
            </w:pPr>
            <w:r w:rsidRPr="00165A0C">
              <w:rPr>
                <w:rFonts w:cs="Arial"/>
                <w:sz w:val="18"/>
              </w:rPr>
              <w:t>7 : Mariner Report, Confirmed</w:t>
            </w:r>
          </w:p>
          <w:p w14:paraId="217C7C4C" w14:textId="77777777" w:rsidR="00165A0C" w:rsidRPr="00165A0C" w:rsidRDefault="00165A0C" w:rsidP="00165A0C">
            <w:pPr>
              <w:spacing w:before="120" w:after="120"/>
              <w:rPr>
                <w:rFonts w:cs="Arial"/>
                <w:sz w:val="18"/>
              </w:rPr>
            </w:pPr>
            <w:r w:rsidRPr="00165A0C">
              <w:rPr>
                <w:rFonts w:cs="Arial"/>
                <w:sz w:val="18"/>
              </w:rPr>
              <w:t>8 : Mariner Report, Not Confirmed</w:t>
            </w:r>
          </w:p>
          <w:p w14:paraId="3FB928EE" w14:textId="77777777" w:rsidR="00165A0C" w:rsidRPr="00165A0C" w:rsidRDefault="00165A0C" w:rsidP="00165A0C">
            <w:pPr>
              <w:spacing w:before="120" w:after="120"/>
              <w:rPr>
                <w:rFonts w:cs="Arial"/>
                <w:sz w:val="18"/>
              </w:rPr>
            </w:pPr>
            <w:r w:rsidRPr="00165A0C">
              <w:rPr>
                <w:rFonts w:cs="Arial"/>
                <w:sz w:val="18"/>
              </w:rPr>
              <w:t>9 : Industry Publications and Reports</w:t>
            </w:r>
          </w:p>
          <w:p w14:paraId="3D640A94" w14:textId="77777777" w:rsidR="00165A0C" w:rsidRPr="00165A0C" w:rsidRDefault="00165A0C" w:rsidP="00165A0C">
            <w:pPr>
              <w:spacing w:before="120" w:after="120"/>
              <w:rPr>
                <w:rFonts w:cs="Arial"/>
                <w:sz w:val="18"/>
              </w:rPr>
            </w:pPr>
            <w:r w:rsidRPr="00165A0C">
              <w:rPr>
                <w:rFonts w:cs="Arial"/>
                <w:sz w:val="18"/>
              </w:rPr>
              <w:t>10 : Remotely Sensed Images</w:t>
            </w:r>
          </w:p>
          <w:p w14:paraId="41F69A9F" w14:textId="77777777" w:rsidR="00165A0C" w:rsidRPr="00165A0C" w:rsidRDefault="00165A0C" w:rsidP="00165A0C">
            <w:pPr>
              <w:spacing w:before="120" w:after="120"/>
              <w:rPr>
                <w:rFonts w:cs="Arial"/>
                <w:sz w:val="18"/>
              </w:rPr>
            </w:pPr>
            <w:r w:rsidRPr="00165A0C">
              <w:rPr>
                <w:rFonts w:cs="Arial"/>
                <w:sz w:val="18"/>
              </w:rPr>
              <w:t>11 : Photographs</w:t>
            </w:r>
          </w:p>
          <w:p w14:paraId="2C968AD9" w14:textId="77777777" w:rsidR="00165A0C" w:rsidRPr="00165A0C" w:rsidRDefault="00165A0C" w:rsidP="00165A0C">
            <w:pPr>
              <w:spacing w:before="120" w:after="120"/>
              <w:rPr>
                <w:rFonts w:cs="Arial"/>
                <w:sz w:val="18"/>
              </w:rPr>
            </w:pPr>
            <w:r w:rsidRPr="00165A0C">
              <w:rPr>
                <w:rFonts w:cs="Arial"/>
                <w:sz w:val="18"/>
              </w:rPr>
              <w:t>12 : Products Issued by HO Services</w:t>
            </w:r>
          </w:p>
          <w:p w14:paraId="26596C71" w14:textId="77777777" w:rsidR="00165A0C" w:rsidRPr="00165A0C" w:rsidRDefault="00165A0C" w:rsidP="00165A0C">
            <w:pPr>
              <w:spacing w:before="120" w:after="120"/>
              <w:rPr>
                <w:rFonts w:cs="Arial"/>
                <w:sz w:val="18"/>
              </w:rPr>
            </w:pPr>
            <w:r w:rsidRPr="00165A0C">
              <w:rPr>
                <w:rFonts w:cs="Arial"/>
                <w:sz w:val="18"/>
              </w:rPr>
              <w:t>13 : News Media</w:t>
            </w:r>
          </w:p>
          <w:p w14:paraId="4FA1FB13" w14:textId="77777777" w:rsidR="00165A0C" w:rsidRPr="00165A0C" w:rsidRDefault="00165A0C" w:rsidP="00165A0C">
            <w:pPr>
              <w:spacing w:before="120" w:after="120"/>
              <w:rPr>
                <w:rFonts w:cs="Arial"/>
                <w:sz w:val="18"/>
              </w:rPr>
            </w:pPr>
            <w:r w:rsidRPr="00165A0C">
              <w:rPr>
                <w:rFonts w:cs="Arial"/>
                <w:sz w:val="18"/>
              </w:rPr>
              <w:t>14 : Traffic Data</w:t>
            </w:r>
          </w:p>
        </w:tc>
        <w:tc>
          <w:tcPr>
            <w:tcW w:w="417" w:type="pct"/>
            <w:gridSpan w:val="2"/>
            <w:shd w:val="clear" w:color="auto" w:fill="auto"/>
          </w:tcPr>
          <w:p w14:paraId="1429E172"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25BA8837"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6B57AC7" w14:textId="77777777" w:rsidTr="00B131AF">
        <w:tc>
          <w:tcPr>
            <w:tcW w:w="1665" w:type="pct"/>
            <w:gridSpan w:val="4"/>
            <w:shd w:val="clear" w:color="auto" w:fill="auto"/>
          </w:tcPr>
          <w:p w14:paraId="5DC3D380" w14:textId="77777777" w:rsidR="00165A0C" w:rsidRPr="00165A0C" w:rsidRDefault="00165A0C" w:rsidP="00165A0C">
            <w:pPr>
              <w:spacing w:before="120" w:after="120"/>
              <w:rPr>
                <w:rFonts w:cs="Arial"/>
                <w:sz w:val="18"/>
              </w:rPr>
            </w:pPr>
            <w:r w:rsidRPr="00165A0C">
              <w:rPr>
                <w:rFonts w:cs="Arial"/>
                <w:sz w:val="18"/>
              </w:rPr>
              <w:t xml:space="preserve">      Reported Date</w:t>
            </w:r>
          </w:p>
        </w:tc>
        <w:tc>
          <w:tcPr>
            <w:tcW w:w="834" w:type="pct"/>
            <w:gridSpan w:val="3"/>
            <w:shd w:val="clear" w:color="auto" w:fill="auto"/>
          </w:tcPr>
          <w:p w14:paraId="3C95AF57" w14:textId="77777777" w:rsidR="00165A0C" w:rsidRPr="00165A0C" w:rsidRDefault="00165A0C" w:rsidP="00165A0C">
            <w:pPr>
              <w:spacing w:before="120" w:after="120"/>
              <w:rPr>
                <w:rFonts w:cs="Arial"/>
                <w:sz w:val="18"/>
              </w:rPr>
            </w:pPr>
            <w:r w:rsidRPr="00165A0C">
              <w:rPr>
                <w:rFonts w:cs="Arial"/>
                <w:sz w:val="18"/>
              </w:rPr>
              <w:t>(SORDAT)</w:t>
            </w:r>
          </w:p>
        </w:tc>
        <w:tc>
          <w:tcPr>
            <w:tcW w:w="1250" w:type="pct"/>
            <w:gridSpan w:val="3"/>
            <w:shd w:val="clear" w:color="auto" w:fill="auto"/>
          </w:tcPr>
          <w:p w14:paraId="55747BEA" w14:textId="77777777" w:rsidR="00165A0C" w:rsidRPr="00165A0C" w:rsidRDefault="00165A0C" w:rsidP="00165A0C">
            <w:pPr>
              <w:spacing w:before="120" w:after="120"/>
              <w:rPr>
                <w:rFonts w:cs="Arial"/>
                <w:sz w:val="18"/>
              </w:rPr>
            </w:pPr>
          </w:p>
        </w:tc>
        <w:tc>
          <w:tcPr>
            <w:tcW w:w="417" w:type="pct"/>
            <w:gridSpan w:val="2"/>
            <w:shd w:val="clear" w:color="auto" w:fill="auto"/>
          </w:tcPr>
          <w:p w14:paraId="70C29BA4" w14:textId="77777777" w:rsidR="00165A0C" w:rsidRPr="00165A0C" w:rsidRDefault="00165A0C" w:rsidP="00165A0C">
            <w:pPr>
              <w:spacing w:before="120" w:after="120"/>
              <w:rPr>
                <w:rFonts w:cs="Arial"/>
                <w:sz w:val="18"/>
              </w:rPr>
            </w:pPr>
            <w:r w:rsidRPr="00165A0C">
              <w:rPr>
                <w:rFonts w:cs="Arial"/>
                <w:sz w:val="18"/>
              </w:rPr>
              <w:t>(S) TD</w:t>
            </w:r>
          </w:p>
        </w:tc>
        <w:tc>
          <w:tcPr>
            <w:tcW w:w="834" w:type="pct"/>
            <w:gridSpan w:val="2"/>
            <w:shd w:val="clear" w:color="auto" w:fill="auto"/>
          </w:tcPr>
          <w:p w14:paraId="74D9E866"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3395627" w14:textId="77777777" w:rsidTr="00B131AF">
        <w:tc>
          <w:tcPr>
            <w:tcW w:w="1665" w:type="pct"/>
            <w:gridSpan w:val="4"/>
            <w:shd w:val="clear" w:color="auto" w:fill="auto"/>
          </w:tcPr>
          <w:p w14:paraId="5B340985" w14:textId="77777777" w:rsidR="00165A0C" w:rsidRPr="00165A0C" w:rsidRDefault="00165A0C" w:rsidP="00165A0C">
            <w:pPr>
              <w:spacing w:before="120" w:after="120"/>
              <w:rPr>
                <w:rFonts w:cs="Arial"/>
                <w:sz w:val="18"/>
              </w:rPr>
            </w:pPr>
            <w:r w:rsidRPr="00165A0C">
              <w:rPr>
                <w:rFonts w:cs="Arial"/>
                <w:sz w:val="18"/>
              </w:rPr>
              <w:t>Major Light Description</w:t>
            </w:r>
          </w:p>
        </w:tc>
        <w:tc>
          <w:tcPr>
            <w:tcW w:w="834" w:type="pct"/>
            <w:gridSpan w:val="3"/>
            <w:shd w:val="clear" w:color="auto" w:fill="auto"/>
          </w:tcPr>
          <w:p w14:paraId="765E1C5D" w14:textId="77777777" w:rsidR="00165A0C" w:rsidRPr="00165A0C" w:rsidRDefault="00165A0C" w:rsidP="00165A0C">
            <w:pPr>
              <w:spacing w:before="120" w:after="120"/>
              <w:rPr>
                <w:rFonts w:cs="Arial"/>
                <w:sz w:val="18"/>
              </w:rPr>
            </w:pPr>
          </w:p>
        </w:tc>
        <w:tc>
          <w:tcPr>
            <w:tcW w:w="1250" w:type="pct"/>
            <w:gridSpan w:val="3"/>
            <w:shd w:val="clear" w:color="auto" w:fill="auto"/>
          </w:tcPr>
          <w:p w14:paraId="13730EF4" w14:textId="77777777" w:rsidR="00165A0C" w:rsidRPr="00165A0C" w:rsidRDefault="00165A0C" w:rsidP="00165A0C">
            <w:pPr>
              <w:spacing w:before="120" w:after="120"/>
              <w:rPr>
                <w:rFonts w:cs="Arial"/>
                <w:sz w:val="18"/>
              </w:rPr>
            </w:pPr>
          </w:p>
        </w:tc>
        <w:tc>
          <w:tcPr>
            <w:tcW w:w="417" w:type="pct"/>
            <w:gridSpan w:val="2"/>
            <w:shd w:val="clear" w:color="auto" w:fill="auto"/>
          </w:tcPr>
          <w:p w14:paraId="40116129" w14:textId="77777777" w:rsidR="00165A0C" w:rsidRPr="00165A0C" w:rsidRDefault="00165A0C" w:rsidP="00165A0C">
            <w:pPr>
              <w:spacing w:before="120" w:after="120"/>
              <w:rPr>
                <w:rFonts w:cs="Arial"/>
                <w:sz w:val="18"/>
              </w:rPr>
            </w:pPr>
            <w:r w:rsidRPr="00165A0C">
              <w:rPr>
                <w:rFonts w:cs="Arial"/>
                <w:sz w:val="18"/>
              </w:rPr>
              <w:t>C</w:t>
            </w:r>
          </w:p>
        </w:tc>
        <w:tc>
          <w:tcPr>
            <w:tcW w:w="834" w:type="pct"/>
            <w:gridSpan w:val="2"/>
            <w:shd w:val="clear" w:color="auto" w:fill="auto"/>
          </w:tcPr>
          <w:p w14:paraId="75C93669"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7C34CF15" w14:textId="77777777" w:rsidTr="00B131AF">
        <w:tc>
          <w:tcPr>
            <w:tcW w:w="1665" w:type="pct"/>
            <w:gridSpan w:val="4"/>
            <w:shd w:val="clear" w:color="auto" w:fill="auto"/>
          </w:tcPr>
          <w:p w14:paraId="09AAE153" w14:textId="77777777" w:rsidR="00165A0C" w:rsidRPr="00165A0C" w:rsidRDefault="00165A0C" w:rsidP="00165A0C">
            <w:pPr>
              <w:spacing w:before="120" w:after="120"/>
              <w:rPr>
                <w:rFonts w:cs="Arial"/>
                <w:sz w:val="18"/>
              </w:rPr>
            </w:pPr>
            <w:r w:rsidRPr="00165A0C">
              <w:rPr>
                <w:rFonts w:cs="Arial"/>
                <w:sz w:val="18"/>
              </w:rPr>
              <w:t xml:space="preserve">   Text Content</w:t>
            </w:r>
          </w:p>
        </w:tc>
        <w:tc>
          <w:tcPr>
            <w:tcW w:w="834" w:type="pct"/>
            <w:gridSpan w:val="3"/>
            <w:shd w:val="clear" w:color="auto" w:fill="auto"/>
          </w:tcPr>
          <w:p w14:paraId="7B92E7BE" w14:textId="77777777" w:rsidR="00165A0C" w:rsidRPr="00165A0C" w:rsidRDefault="00165A0C" w:rsidP="00165A0C">
            <w:pPr>
              <w:spacing w:before="120" w:after="120"/>
              <w:rPr>
                <w:rFonts w:cs="Arial"/>
                <w:sz w:val="18"/>
              </w:rPr>
            </w:pPr>
          </w:p>
        </w:tc>
        <w:tc>
          <w:tcPr>
            <w:tcW w:w="1250" w:type="pct"/>
            <w:gridSpan w:val="3"/>
            <w:shd w:val="clear" w:color="auto" w:fill="auto"/>
          </w:tcPr>
          <w:p w14:paraId="4DD165E0" w14:textId="77777777" w:rsidR="00165A0C" w:rsidRPr="00165A0C" w:rsidRDefault="00165A0C" w:rsidP="00165A0C">
            <w:pPr>
              <w:spacing w:before="120" w:after="120"/>
              <w:rPr>
                <w:rFonts w:cs="Arial"/>
                <w:sz w:val="18"/>
              </w:rPr>
            </w:pPr>
          </w:p>
        </w:tc>
        <w:tc>
          <w:tcPr>
            <w:tcW w:w="417" w:type="pct"/>
            <w:gridSpan w:val="2"/>
            <w:shd w:val="clear" w:color="auto" w:fill="auto"/>
          </w:tcPr>
          <w:p w14:paraId="753E13F8"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699109E0" w14:textId="77777777" w:rsidR="00165A0C" w:rsidRPr="00165A0C" w:rsidRDefault="00165A0C" w:rsidP="00165A0C">
            <w:pPr>
              <w:spacing w:before="120" w:after="120"/>
              <w:rPr>
                <w:rFonts w:cs="Arial"/>
                <w:sz w:val="18"/>
              </w:rPr>
            </w:pPr>
            <w:r w:rsidRPr="00165A0C">
              <w:rPr>
                <w:rFonts w:cs="Arial"/>
                <w:sz w:val="18"/>
              </w:rPr>
              <w:t>1, *</w:t>
            </w:r>
          </w:p>
        </w:tc>
      </w:tr>
      <w:tr w:rsidR="00165A0C" w:rsidRPr="00165A0C" w14:paraId="17A65408" w14:textId="77777777" w:rsidTr="00B131AF">
        <w:tc>
          <w:tcPr>
            <w:tcW w:w="1665" w:type="pct"/>
            <w:gridSpan w:val="4"/>
            <w:shd w:val="clear" w:color="auto" w:fill="auto"/>
          </w:tcPr>
          <w:p w14:paraId="10F94A60" w14:textId="77777777" w:rsidR="00165A0C" w:rsidRPr="00165A0C" w:rsidRDefault="00165A0C" w:rsidP="00165A0C">
            <w:pPr>
              <w:spacing w:before="120" w:after="120"/>
              <w:rPr>
                <w:rFonts w:cs="Arial"/>
                <w:sz w:val="18"/>
              </w:rPr>
            </w:pPr>
            <w:r w:rsidRPr="00165A0C">
              <w:rPr>
                <w:rFonts w:cs="Arial"/>
                <w:sz w:val="18"/>
              </w:rPr>
              <w:t xml:space="preserve">      Category of text</w:t>
            </w:r>
          </w:p>
        </w:tc>
        <w:tc>
          <w:tcPr>
            <w:tcW w:w="834" w:type="pct"/>
            <w:gridSpan w:val="3"/>
            <w:shd w:val="clear" w:color="auto" w:fill="auto"/>
          </w:tcPr>
          <w:p w14:paraId="46A6EE29" w14:textId="77777777" w:rsidR="00165A0C" w:rsidRPr="00165A0C" w:rsidRDefault="00165A0C" w:rsidP="00165A0C">
            <w:pPr>
              <w:spacing w:before="120" w:after="120"/>
              <w:rPr>
                <w:rFonts w:cs="Arial"/>
                <w:sz w:val="18"/>
              </w:rPr>
            </w:pPr>
          </w:p>
        </w:tc>
        <w:tc>
          <w:tcPr>
            <w:tcW w:w="1250" w:type="pct"/>
            <w:gridSpan w:val="3"/>
            <w:shd w:val="clear" w:color="auto" w:fill="auto"/>
          </w:tcPr>
          <w:p w14:paraId="0D0B77F5" w14:textId="77777777" w:rsidR="00165A0C" w:rsidRPr="00165A0C" w:rsidRDefault="00165A0C" w:rsidP="00165A0C">
            <w:pPr>
              <w:spacing w:before="120" w:after="120"/>
              <w:rPr>
                <w:rFonts w:cs="Arial"/>
                <w:sz w:val="18"/>
              </w:rPr>
            </w:pPr>
            <w:r w:rsidRPr="00165A0C">
              <w:rPr>
                <w:rFonts w:cs="Arial"/>
                <w:sz w:val="18"/>
              </w:rPr>
              <w:t>1 : Abstract or Summary</w:t>
            </w:r>
          </w:p>
          <w:p w14:paraId="0C05BC69" w14:textId="77777777" w:rsidR="00165A0C" w:rsidRPr="00165A0C" w:rsidRDefault="00165A0C" w:rsidP="00165A0C">
            <w:pPr>
              <w:spacing w:before="120" w:after="120"/>
              <w:rPr>
                <w:rFonts w:cs="Arial"/>
                <w:sz w:val="18"/>
              </w:rPr>
            </w:pPr>
            <w:r w:rsidRPr="00165A0C">
              <w:rPr>
                <w:rFonts w:cs="Arial"/>
                <w:sz w:val="18"/>
              </w:rPr>
              <w:t>2 : Extract</w:t>
            </w:r>
          </w:p>
          <w:p w14:paraId="5319C9C8" w14:textId="77777777" w:rsidR="00165A0C" w:rsidRPr="00165A0C" w:rsidRDefault="00165A0C" w:rsidP="00165A0C">
            <w:pPr>
              <w:spacing w:before="120" w:after="120"/>
              <w:rPr>
                <w:rFonts w:cs="Arial"/>
                <w:sz w:val="18"/>
              </w:rPr>
            </w:pPr>
            <w:r w:rsidRPr="00165A0C">
              <w:rPr>
                <w:rFonts w:cs="Arial"/>
                <w:sz w:val="18"/>
              </w:rPr>
              <w:t>3 : Full Text</w:t>
            </w:r>
          </w:p>
        </w:tc>
        <w:tc>
          <w:tcPr>
            <w:tcW w:w="417" w:type="pct"/>
            <w:gridSpan w:val="2"/>
            <w:shd w:val="clear" w:color="auto" w:fill="auto"/>
          </w:tcPr>
          <w:p w14:paraId="1F5EDBFE"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152A6D0D"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0704F2B" w14:textId="77777777" w:rsidTr="00B131AF">
        <w:tc>
          <w:tcPr>
            <w:tcW w:w="1665" w:type="pct"/>
            <w:gridSpan w:val="4"/>
            <w:shd w:val="clear" w:color="auto" w:fill="auto"/>
          </w:tcPr>
          <w:p w14:paraId="62F2753F" w14:textId="77777777" w:rsidR="00165A0C" w:rsidRPr="00165A0C" w:rsidRDefault="00165A0C" w:rsidP="00165A0C">
            <w:pPr>
              <w:spacing w:before="120" w:after="120"/>
              <w:rPr>
                <w:rFonts w:cs="Arial"/>
                <w:sz w:val="18"/>
              </w:rPr>
            </w:pPr>
            <w:r w:rsidRPr="00165A0C">
              <w:rPr>
                <w:rFonts w:cs="Arial"/>
                <w:sz w:val="18"/>
              </w:rPr>
              <w:t xml:space="preserve">      Information</w:t>
            </w:r>
          </w:p>
        </w:tc>
        <w:tc>
          <w:tcPr>
            <w:tcW w:w="834" w:type="pct"/>
            <w:gridSpan w:val="3"/>
            <w:shd w:val="clear" w:color="auto" w:fill="auto"/>
          </w:tcPr>
          <w:p w14:paraId="0A88D086" w14:textId="77777777" w:rsidR="00165A0C" w:rsidRPr="00165A0C" w:rsidRDefault="00165A0C" w:rsidP="00165A0C">
            <w:pPr>
              <w:spacing w:before="120" w:after="120"/>
              <w:rPr>
                <w:rFonts w:cs="Arial"/>
                <w:sz w:val="18"/>
              </w:rPr>
            </w:pPr>
          </w:p>
        </w:tc>
        <w:tc>
          <w:tcPr>
            <w:tcW w:w="1250" w:type="pct"/>
            <w:gridSpan w:val="3"/>
            <w:shd w:val="clear" w:color="auto" w:fill="auto"/>
          </w:tcPr>
          <w:p w14:paraId="3DB467F7" w14:textId="77777777" w:rsidR="00165A0C" w:rsidRPr="00165A0C" w:rsidRDefault="00165A0C" w:rsidP="00165A0C">
            <w:pPr>
              <w:spacing w:before="120" w:after="120"/>
              <w:rPr>
                <w:rFonts w:cs="Arial"/>
                <w:sz w:val="18"/>
              </w:rPr>
            </w:pPr>
          </w:p>
        </w:tc>
        <w:tc>
          <w:tcPr>
            <w:tcW w:w="417" w:type="pct"/>
            <w:gridSpan w:val="2"/>
            <w:shd w:val="clear" w:color="auto" w:fill="auto"/>
          </w:tcPr>
          <w:p w14:paraId="4D054CEA"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5F649335"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4166A8AB" w14:textId="77777777" w:rsidTr="00B131AF">
        <w:tc>
          <w:tcPr>
            <w:tcW w:w="1665" w:type="pct"/>
            <w:gridSpan w:val="4"/>
            <w:shd w:val="clear" w:color="auto" w:fill="auto"/>
          </w:tcPr>
          <w:p w14:paraId="5F99E236" w14:textId="77777777" w:rsidR="00165A0C" w:rsidRPr="00165A0C" w:rsidRDefault="00165A0C" w:rsidP="00165A0C">
            <w:pPr>
              <w:spacing w:before="120" w:after="120"/>
              <w:rPr>
                <w:rFonts w:cs="Arial"/>
                <w:sz w:val="18"/>
              </w:rPr>
            </w:pPr>
            <w:r w:rsidRPr="00165A0C">
              <w:rPr>
                <w:rFonts w:cs="Arial"/>
                <w:sz w:val="18"/>
              </w:rPr>
              <w:lastRenderedPageBreak/>
              <w:t xml:space="preserve">         File Locator</w:t>
            </w:r>
          </w:p>
        </w:tc>
        <w:tc>
          <w:tcPr>
            <w:tcW w:w="834" w:type="pct"/>
            <w:gridSpan w:val="3"/>
            <w:shd w:val="clear" w:color="auto" w:fill="auto"/>
          </w:tcPr>
          <w:p w14:paraId="2D88174C" w14:textId="77777777" w:rsidR="00165A0C" w:rsidRPr="00165A0C" w:rsidRDefault="00165A0C" w:rsidP="00165A0C">
            <w:pPr>
              <w:spacing w:before="120" w:after="120"/>
              <w:rPr>
                <w:rFonts w:cs="Arial"/>
                <w:sz w:val="18"/>
              </w:rPr>
            </w:pPr>
          </w:p>
        </w:tc>
        <w:tc>
          <w:tcPr>
            <w:tcW w:w="1250" w:type="pct"/>
            <w:gridSpan w:val="3"/>
            <w:shd w:val="clear" w:color="auto" w:fill="auto"/>
          </w:tcPr>
          <w:p w14:paraId="58F284BE" w14:textId="77777777" w:rsidR="00165A0C" w:rsidRPr="00165A0C" w:rsidRDefault="00165A0C" w:rsidP="00165A0C">
            <w:pPr>
              <w:spacing w:before="120" w:after="120"/>
              <w:rPr>
                <w:rFonts w:cs="Arial"/>
                <w:sz w:val="18"/>
              </w:rPr>
            </w:pPr>
          </w:p>
        </w:tc>
        <w:tc>
          <w:tcPr>
            <w:tcW w:w="417" w:type="pct"/>
            <w:gridSpan w:val="2"/>
            <w:shd w:val="clear" w:color="auto" w:fill="auto"/>
          </w:tcPr>
          <w:p w14:paraId="6ADB4776"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79515CEB"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D08BF04" w14:textId="77777777" w:rsidTr="00B131AF">
        <w:tc>
          <w:tcPr>
            <w:tcW w:w="1665" w:type="pct"/>
            <w:gridSpan w:val="4"/>
            <w:shd w:val="clear" w:color="auto" w:fill="auto"/>
          </w:tcPr>
          <w:p w14:paraId="1A61875C" w14:textId="77777777" w:rsidR="00165A0C" w:rsidRPr="00165A0C" w:rsidRDefault="00165A0C" w:rsidP="00165A0C">
            <w:pPr>
              <w:spacing w:before="120" w:after="120"/>
              <w:rPr>
                <w:rFonts w:cs="Arial"/>
                <w:sz w:val="18"/>
              </w:rPr>
            </w:pPr>
            <w:r w:rsidRPr="00165A0C">
              <w:rPr>
                <w:rFonts w:cs="Arial"/>
                <w:sz w:val="18"/>
              </w:rPr>
              <w:t xml:space="preserve">         File Reference</w:t>
            </w:r>
          </w:p>
        </w:tc>
        <w:tc>
          <w:tcPr>
            <w:tcW w:w="834" w:type="pct"/>
            <w:gridSpan w:val="3"/>
            <w:shd w:val="clear" w:color="auto" w:fill="auto"/>
          </w:tcPr>
          <w:p w14:paraId="2A9282BB" w14:textId="77777777" w:rsidR="00165A0C" w:rsidRPr="00165A0C" w:rsidRDefault="00165A0C" w:rsidP="00165A0C">
            <w:pPr>
              <w:spacing w:before="120" w:after="120"/>
              <w:rPr>
                <w:rFonts w:cs="Arial"/>
                <w:sz w:val="18"/>
              </w:rPr>
            </w:pPr>
            <w:r w:rsidRPr="00165A0C">
              <w:rPr>
                <w:rFonts w:cs="Arial"/>
                <w:sz w:val="18"/>
              </w:rPr>
              <w:t>(TXTDSC)</w:t>
            </w:r>
          </w:p>
        </w:tc>
        <w:tc>
          <w:tcPr>
            <w:tcW w:w="1250" w:type="pct"/>
            <w:gridSpan w:val="3"/>
            <w:shd w:val="clear" w:color="auto" w:fill="auto"/>
          </w:tcPr>
          <w:p w14:paraId="51ADFD26" w14:textId="77777777" w:rsidR="00165A0C" w:rsidRPr="00165A0C" w:rsidRDefault="00165A0C" w:rsidP="00165A0C">
            <w:pPr>
              <w:spacing w:before="120" w:after="120"/>
              <w:rPr>
                <w:rFonts w:cs="Arial"/>
                <w:sz w:val="18"/>
              </w:rPr>
            </w:pPr>
          </w:p>
        </w:tc>
        <w:tc>
          <w:tcPr>
            <w:tcW w:w="417" w:type="pct"/>
            <w:gridSpan w:val="2"/>
            <w:shd w:val="clear" w:color="auto" w:fill="auto"/>
          </w:tcPr>
          <w:p w14:paraId="1AD58402"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0C35F51B"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3755CBF" w14:textId="77777777" w:rsidTr="00B131AF">
        <w:tc>
          <w:tcPr>
            <w:tcW w:w="1665" w:type="pct"/>
            <w:gridSpan w:val="4"/>
            <w:shd w:val="clear" w:color="auto" w:fill="auto"/>
          </w:tcPr>
          <w:p w14:paraId="2394A464" w14:textId="77777777" w:rsidR="00165A0C" w:rsidRPr="00165A0C" w:rsidRDefault="00165A0C" w:rsidP="00165A0C">
            <w:pPr>
              <w:spacing w:before="120" w:after="120"/>
              <w:rPr>
                <w:rFonts w:cs="Arial"/>
                <w:sz w:val="18"/>
              </w:rPr>
            </w:pPr>
            <w:r w:rsidRPr="00165A0C">
              <w:rPr>
                <w:rFonts w:cs="Arial"/>
                <w:sz w:val="18"/>
              </w:rPr>
              <w:t xml:space="preserve">         Headline</w:t>
            </w:r>
          </w:p>
        </w:tc>
        <w:tc>
          <w:tcPr>
            <w:tcW w:w="834" w:type="pct"/>
            <w:gridSpan w:val="3"/>
            <w:shd w:val="clear" w:color="auto" w:fill="auto"/>
          </w:tcPr>
          <w:p w14:paraId="1873630D" w14:textId="77777777" w:rsidR="00165A0C" w:rsidRPr="00165A0C" w:rsidRDefault="00165A0C" w:rsidP="00165A0C">
            <w:pPr>
              <w:spacing w:before="120" w:after="120"/>
              <w:rPr>
                <w:rFonts w:cs="Arial"/>
                <w:sz w:val="18"/>
              </w:rPr>
            </w:pPr>
          </w:p>
        </w:tc>
        <w:tc>
          <w:tcPr>
            <w:tcW w:w="1250" w:type="pct"/>
            <w:gridSpan w:val="3"/>
            <w:shd w:val="clear" w:color="auto" w:fill="auto"/>
          </w:tcPr>
          <w:p w14:paraId="1DABB195" w14:textId="77777777" w:rsidR="00165A0C" w:rsidRPr="00165A0C" w:rsidRDefault="00165A0C" w:rsidP="00165A0C">
            <w:pPr>
              <w:spacing w:before="120" w:after="120"/>
              <w:rPr>
                <w:rFonts w:cs="Arial"/>
                <w:sz w:val="18"/>
              </w:rPr>
            </w:pPr>
          </w:p>
        </w:tc>
        <w:tc>
          <w:tcPr>
            <w:tcW w:w="417" w:type="pct"/>
            <w:gridSpan w:val="2"/>
            <w:shd w:val="clear" w:color="auto" w:fill="auto"/>
          </w:tcPr>
          <w:p w14:paraId="5EC85C05"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477F232D" w14:textId="77777777" w:rsidR="00165A0C" w:rsidRPr="00165A0C" w:rsidRDefault="00165A0C" w:rsidP="00165A0C">
            <w:pPr>
              <w:spacing w:before="120" w:after="120"/>
              <w:rPr>
                <w:rFonts w:cs="Arial"/>
                <w:sz w:val="18"/>
              </w:rPr>
            </w:pPr>
            <w:r w:rsidRPr="00165A0C">
              <w:rPr>
                <w:rFonts w:cs="Arial"/>
                <w:sz w:val="18"/>
              </w:rPr>
              <w:t>0, * (ordered)</w:t>
            </w:r>
          </w:p>
        </w:tc>
      </w:tr>
      <w:tr w:rsidR="00165A0C" w:rsidRPr="00165A0C" w14:paraId="3627C776" w14:textId="77777777" w:rsidTr="00B131AF">
        <w:tc>
          <w:tcPr>
            <w:tcW w:w="1665" w:type="pct"/>
            <w:gridSpan w:val="4"/>
            <w:shd w:val="clear" w:color="auto" w:fill="auto"/>
          </w:tcPr>
          <w:p w14:paraId="7873FEB3" w14:textId="77777777" w:rsidR="00165A0C" w:rsidRPr="00165A0C" w:rsidRDefault="00165A0C" w:rsidP="00165A0C">
            <w:pPr>
              <w:spacing w:before="120" w:after="120"/>
              <w:rPr>
                <w:rFonts w:cs="Arial"/>
                <w:sz w:val="18"/>
              </w:rPr>
            </w:pPr>
            <w:r w:rsidRPr="00165A0C">
              <w:rPr>
                <w:rFonts w:cs="Arial"/>
                <w:sz w:val="18"/>
              </w:rPr>
              <w:t xml:space="preserve">         Language</w:t>
            </w:r>
          </w:p>
        </w:tc>
        <w:tc>
          <w:tcPr>
            <w:tcW w:w="834" w:type="pct"/>
            <w:gridSpan w:val="3"/>
            <w:shd w:val="clear" w:color="auto" w:fill="auto"/>
          </w:tcPr>
          <w:p w14:paraId="14FF07D9" w14:textId="77777777" w:rsidR="00165A0C" w:rsidRPr="00165A0C" w:rsidRDefault="00165A0C" w:rsidP="00165A0C">
            <w:pPr>
              <w:spacing w:before="120" w:after="120"/>
              <w:rPr>
                <w:rFonts w:cs="Arial"/>
                <w:sz w:val="18"/>
              </w:rPr>
            </w:pPr>
          </w:p>
        </w:tc>
        <w:tc>
          <w:tcPr>
            <w:tcW w:w="1250" w:type="pct"/>
            <w:gridSpan w:val="3"/>
            <w:shd w:val="clear" w:color="auto" w:fill="auto"/>
          </w:tcPr>
          <w:p w14:paraId="16DCDC30" w14:textId="77777777" w:rsidR="00165A0C" w:rsidRPr="00165A0C" w:rsidRDefault="00165A0C" w:rsidP="00165A0C">
            <w:pPr>
              <w:spacing w:before="120" w:after="120"/>
              <w:rPr>
                <w:rFonts w:cs="Arial"/>
                <w:sz w:val="18"/>
              </w:rPr>
            </w:pPr>
          </w:p>
        </w:tc>
        <w:tc>
          <w:tcPr>
            <w:tcW w:w="417" w:type="pct"/>
            <w:gridSpan w:val="2"/>
            <w:shd w:val="clear" w:color="auto" w:fill="auto"/>
          </w:tcPr>
          <w:p w14:paraId="31F7D470"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0B9D8C9B"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112DCC8" w14:textId="77777777" w:rsidTr="00B131AF">
        <w:tc>
          <w:tcPr>
            <w:tcW w:w="1665" w:type="pct"/>
            <w:gridSpan w:val="4"/>
            <w:shd w:val="clear" w:color="auto" w:fill="auto"/>
          </w:tcPr>
          <w:p w14:paraId="2F1BD9B4" w14:textId="77777777" w:rsidR="00165A0C" w:rsidRPr="00165A0C" w:rsidRDefault="00165A0C" w:rsidP="00165A0C">
            <w:pPr>
              <w:spacing w:before="120" w:after="120"/>
              <w:rPr>
                <w:rFonts w:cs="Arial"/>
                <w:sz w:val="18"/>
              </w:rPr>
            </w:pPr>
            <w:r w:rsidRPr="00165A0C">
              <w:rPr>
                <w:rFonts w:cs="Arial"/>
                <w:sz w:val="18"/>
              </w:rPr>
              <w:t xml:space="preserve">         Text</w:t>
            </w:r>
          </w:p>
        </w:tc>
        <w:tc>
          <w:tcPr>
            <w:tcW w:w="834" w:type="pct"/>
            <w:gridSpan w:val="3"/>
            <w:shd w:val="clear" w:color="auto" w:fill="auto"/>
          </w:tcPr>
          <w:p w14:paraId="5A7B8E14" w14:textId="77777777" w:rsidR="00165A0C" w:rsidRPr="00165A0C" w:rsidRDefault="00165A0C" w:rsidP="00165A0C">
            <w:pPr>
              <w:spacing w:before="120" w:after="120"/>
              <w:rPr>
                <w:rFonts w:cs="Arial"/>
                <w:sz w:val="18"/>
              </w:rPr>
            </w:pPr>
            <w:r w:rsidRPr="00165A0C">
              <w:rPr>
                <w:rFonts w:cs="Arial"/>
                <w:sz w:val="18"/>
              </w:rPr>
              <w:t>(INFORM)</w:t>
            </w:r>
          </w:p>
          <w:p w14:paraId="51067E3D" w14:textId="77777777" w:rsidR="00165A0C" w:rsidRPr="00165A0C" w:rsidRDefault="00165A0C" w:rsidP="00165A0C">
            <w:pPr>
              <w:spacing w:before="120" w:after="120"/>
              <w:rPr>
                <w:rFonts w:cs="Arial"/>
                <w:sz w:val="18"/>
              </w:rPr>
            </w:pPr>
            <w:r w:rsidRPr="00165A0C">
              <w:rPr>
                <w:rFonts w:cs="Arial"/>
                <w:sz w:val="18"/>
              </w:rPr>
              <w:t>(NINFOM)</w:t>
            </w:r>
          </w:p>
        </w:tc>
        <w:tc>
          <w:tcPr>
            <w:tcW w:w="1250" w:type="pct"/>
            <w:gridSpan w:val="3"/>
            <w:shd w:val="clear" w:color="auto" w:fill="auto"/>
          </w:tcPr>
          <w:p w14:paraId="0125D65C" w14:textId="77777777" w:rsidR="00165A0C" w:rsidRPr="00165A0C" w:rsidRDefault="00165A0C" w:rsidP="00165A0C">
            <w:pPr>
              <w:spacing w:before="120" w:after="120"/>
              <w:rPr>
                <w:rFonts w:cs="Arial"/>
                <w:sz w:val="18"/>
              </w:rPr>
            </w:pPr>
          </w:p>
        </w:tc>
        <w:tc>
          <w:tcPr>
            <w:tcW w:w="417" w:type="pct"/>
            <w:gridSpan w:val="2"/>
            <w:shd w:val="clear" w:color="auto" w:fill="auto"/>
          </w:tcPr>
          <w:p w14:paraId="239D45FD"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6392C816"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86E1250" w14:textId="77777777" w:rsidTr="00B131AF">
        <w:tc>
          <w:tcPr>
            <w:tcW w:w="1665" w:type="pct"/>
            <w:gridSpan w:val="4"/>
            <w:shd w:val="clear" w:color="auto" w:fill="auto"/>
          </w:tcPr>
          <w:p w14:paraId="1BACAC4A" w14:textId="77777777" w:rsidR="00165A0C" w:rsidRPr="00165A0C" w:rsidRDefault="00165A0C" w:rsidP="00165A0C">
            <w:pPr>
              <w:spacing w:before="120" w:after="120"/>
              <w:rPr>
                <w:rFonts w:cs="Arial"/>
                <w:sz w:val="18"/>
              </w:rPr>
            </w:pPr>
            <w:r w:rsidRPr="00165A0C">
              <w:rPr>
                <w:rFonts w:cs="Arial"/>
                <w:sz w:val="18"/>
              </w:rPr>
              <w:t xml:space="preserve">      Online Resource</w:t>
            </w:r>
          </w:p>
        </w:tc>
        <w:tc>
          <w:tcPr>
            <w:tcW w:w="834" w:type="pct"/>
            <w:gridSpan w:val="3"/>
            <w:shd w:val="clear" w:color="auto" w:fill="auto"/>
          </w:tcPr>
          <w:p w14:paraId="4A5A5F3C" w14:textId="77777777" w:rsidR="00165A0C" w:rsidRPr="00165A0C" w:rsidRDefault="00165A0C" w:rsidP="00165A0C">
            <w:pPr>
              <w:spacing w:before="120" w:after="120"/>
              <w:rPr>
                <w:rFonts w:cs="Arial"/>
                <w:sz w:val="18"/>
              </w:rPr>
            </w:pPr>
          </w:p>
        </w:tc>
        <w:tc>
          <w:tcPr>
            <w:tcW w:w="1250" w:type="pct"/>
            <w:gridSpan w:val="3"/>
            <w:shd w:val="clear" w:color="auto" w:fill="auto"/>
          </w:tcPr>
          <w:p w14:paraId="08045E29" w14:textId="77777777" w:rsidR="00165A0C" w:rsidRPr="00165A0C" w:rsidRDefault="00165A0C" w:rsidP="00165A0C">
            <w:pPr>
              <w:spacing w:before="120" w:after="120"/>
              <w:rPr>
                <w:rFonts w:cs="Arial"/>
                <w:sz w:val="18"/>
              </w:rPr>
            </w:pPr>
          </w:p>
        </w:tc>
        <w:tc>
          <w:tcPr>
            <w:tcW w:w="417" w:type="pct"/>
            <w:gridSpan w:val="2"/>
            <w:shd w:val="clear" w:color="auto" w:fill="auto"/>
          </w:tcPr>
          <w:p w14:paraId="2A9D0ACF"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65B47EB7"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DAAE89C" w14:textId="77777777" w:rsidTr="00B131AF">
        <w:tc>
          <w:tcPr>
            <w:tcW w:w="1665" w:type="pct"/>
            <w:gridSpan w:val="4"/>
            <w:shd w:val="clear" w:color="auto" w:fill="auto"/>
          </w:tcPr>
          <w:p w14:paraId="11C16D1E" w14:textId="77777777" w:rsidR="00165A0C" w:rsidRPr="00165A0C" w:rsidRDefault="00165A0C" w:rsidP="00165A0C">
            <w:pPr>
              <w:spacing w:before="120" w:after="120"/>
              <w:rPr>
                <w:rFonts w:cs="Arial"/>
                <w:sz w:val="18"/>
              </w:rPr>
            </w:pPr>
            <w:r w:rsidRPr="00165A0C">
              <w:rPr>
                <w:rFonts w:cs="Arial"/>
                <w:sz w:val="18"/>
              </w:rPr>
              <w:t xml:space="preserve">         Online Resource Linkage URL</w:t>
            </w:r>
          </w:p>
        </w:tc>
        <w:tc>
          <w:tcPr>
            <w:tcW w:w="834" w:type="pct"/>
            <w:gridSpan w:val="3"/>
            <w:shd w:val="clear" w:color="auto" w:fill="auto"/>
          </w:tcPr>
          <w:p w14:paraId="4483DA82" w14:textId="77777777" w:rsidR="00165A0C" w:rsidRPr="00165A0C" w:rsidRDefault="00165A0C" w:rsidP="00165A0C">
            <w:pPr>
              <w:spacing w:before="120" w:after="120"/>
              <w:rPr>
                <w:rFonts w:cs="Arial"/>
                <w:sz w:val="18"/>
              </w:rPr>
            </w:pPr>
          </w:p>
        </w:tc>
        <w:tc>
          <w:tcPr>
            <w:tcW w:w="1250" w:type="pct"/>
            <w:gridSpan w:val="3"/>
            <w:shd w:val="clear" w:color="auto" w:fill="auto"/>
          </w:tcPr>
          <w:p w14:paraId="1162996D" w14:textId="77777777" w:rsidR="00165A0C" w:rsidRPr="00165A0C" w:rsidRDefault="00165A0C" w:rsidP="00165A0C">
            <w:pPr>
              <w:spacing w:before="120" w:after="120"/>
              <w:rPr>
                <w:rFonts w:cs="Arial"/>
                <w:sz w:val="18"/>
              </w:rPr>
            </w:pPr>
          </w:p>
        </w:tc>
        <w:tc>
          <w:tcPr>
            <w:tcW w:w="417" w:type="pct"/>
            <w:gridSpan w:val="2"/>
            <w:shd w:val="clear" w:color="auto" w:fill="auto"/>
          </w:tcPr>
          <w:p w14:paraId="0EA4A92B" w14:textId="77777777" w:rsidR="00165A0C" w:rsidRPr="00165A0C" w:rsidRDefault="00165A0C" w:rsidP="00165A0C">
            <w:pPr>
              <w:spacing w:before="120" w:after="120"/>
              <w:rPr>
                <w:rFonts w:cs="Arial"/>
                <w:sz w:val="18"/>
              </w:rPr>
            </w:pPr>
            <w:r w:rsidRPr="00165A0C">
              <w:rPr>
                <w:rFonts w:cs="Arial"/>
                <w:sz w:val="18"/>
              </w:rPr>
              <w:t>(S) UL</w:t>
            </w:r>
          </w:p>
        </w:tc>
        <w:tc>
          <w:tcPr>
            <w:tcW w:w="834" w:type="pct"/>
            <w:gridSpan w:val="2"/>
            <w:shd w:val="clear" w:color="auto" w:fill="auto"/>
          </w:tcPr>
          <w:p w14:paraId="5DFA7D6F"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6044F052" w14:textId="77777777" w:rsidTr="00B131AF">
        <w:tc>
          <w:tcPr>
            <w:tcW w:w="1665" w:type="pct"/>
            <w:gridSpan w:val="4"/>
            <w:shd w:val="clear" w:color="auto" w:fill="auto"/>
          </w:tcPr>
          <w:p w14:paraId="50AA87FB" w14:textId="77777777" w:rsidR="00165A0C" w:rsidRPr="00165A0C" w:rsidRDefault="00165A0C" w:rsidP="00165A0C">
            <w:pPr>
              <w:spacing w:before="120" w:after="120"/>
              <w:rPr>
                <w:rFonts w:cs="Arial"/>
                <w:sz w:val="18"/>
              </w:rPr>
            </w:pPr>
            <w:r w:rsidRPr="00165A0C">
              <w:rPr>
                <w:rFonts w:cs="Arial"/>
                <w:sz w:val="18"/>
              </w:rPr>
              <w:t xml:space="preserve">         Protocol</w:t>
            </w:r>
          </w:p>
        </w:tc>
        <w:tc>
          <w:tcPr>
            <w:tcW w:w="834" w:type="pct"/>
            <w:gridSpan w:val="3"/>
            <w:shd w:val="clear" w:color="auto" w:fill="auto"/>
          </w:tcPr>
          <w:p w14:paraId="392F83D2" w14:textId="77777777" w:rsidR="00165A0C" w:rsidRPr="00165A0C" w:rsidRDefault="00165A0C" w:rsidP="00165A0C">
            <w:pPr>
              <w:spacing w:before="120" w:after="120"/>
              <w:rPr>
                <w:rFonts w:cs="Arial"/>
                <w:sz w:val="18"/>
              </w:rPr>
            </w:pPr>
          </w:p>
        </w:tc>
        <w:tc>
          <w:tcPr>
            <w:tcW w:w="1250" w:type="pct"/>
            <w:gridSpan w:val="3"/>
            <w:shd w:val="clear" w:color="auto" w:fill="auto"/>
          </w:tcPr>
          <w:p w14:paraId="6EE0EEBF" w14:textId="77777777" w:rsidR="00165A0C" w:rsidRPr="00165A0C" w:rsidRDefault="00165A0C" w:rsidP="00165A0C">
            <w:pPr>
              <w:spacing w:before="120" w:after="120"/>
              <w:rPr>
                <w:rFonts w:cs="Arial"/>
                <w:sz w:val="18"/>
              </w:rPr>
            </w:pPr>
          </w:p>
        </w:tc>
        <w:tc>
          <w:tcPr>
            <w:tcW w:w="417" w:type="pct"/>
            <w:gridSpan w:val="2"/>
            <w:shd w:val="clear" w:color="auto" w:fill="auto"/>
          </w:tcPr>
          <w:p w14:paraId="4633FEF6"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53C8FAA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EFB5671" w14:textId="77777777" w:rsidTr="00B131AF">
        <w:tc>
          <w:tcPr>
            <w:tcW w:w="1665" w:type="pct"/>
            <w:gridSpan w:val="4"/>
            <w:shd w:val="clear" w:color="auto" w:fill="auto"/>
          </w:tcPr>
          <w:p w14:paraId="4FC46C34" w14:textId="77777777" w:rsidR="00165A0C" w:rsidRPr="00165A0C" w:rsidRDefault="00165A0C" w:rsidP="00165A0C">
            <w:pPr>
              <w:spacing w:before="120" w:after="120"/>
              <w:rPr>
                <w:rFonts w:cs="Arial"/>
                <w:sz w:val="18"/>
              </w:rPr>
            </w:pPr>
            <w:r w:rsidRPr="00165A0C">
              <w:rPr>
                <w:rFonts w:cs="Arial"/>
                <w:sz w:val="18"/>
              </w:rPr>
              <w:t xml:space="preserve">         Application Profile</w:t>
            </w:r>
          </w:p>
        </w:tc>
        <w:tc>
          <w:tcPr>
            <w:tcW w:w="834" w:type="pct"/>
            <w:gridSpan w:val="3"/>
            <w:shd w:val="clear" w:color="auto" w:fill="auto"/>
          </w:tcPr>
          <w:p w14:paraId="3D77EEBE" w14:textId="77777777" w:rsidR="00165A0C" w:rsidRPr="00165A0C" w:rsidRDefault="00165A0C" w:rsidP="00165A0C">
            <w:pPr>
              <w:spacing w:before="120" w:after="120"/>
              <w:rPr>
                <w:rFonts w:cs="Arial"/>
                <w:sz w:val="18"/>
              </w:rPr>
            </w:pPr>
          </w:p>
        </w:tc>
        <w:tc>
          <w:tcPr>
            <w:tcW w:w="1250" w:type="pct"/>
            <w:gridSpan w:val="3"/>
            <w:shd w:val="clear" w:color="auto" w:fill="auto"/>
          </w:tcPr>
          <w:p w14:paraId="3D0EBF6C" w14:textId="77777777" w:rsidR="00165A0C" w:rsidRPr="00165A0C" w:rsidRDefault="00165A0C" w:rsidP="00165A0C">
            <w:pPr>
              <w:spacing w:before="120" w:after="120"/>
              <w:rPr>
                <w:rFonts w:cs="Arial"/>
                <w:sz w:val="18"/>
              </w:rPr>
            </w:pPr>
          </w:p>
        </w:tc>
        <w:tc>
          <w:tcPr>
            <w:tcW w:w="417" w:type="pct"/>
            <w:gridSpan w:val="2"/>
            <w:shd w:val="clear" w:color="auto" w:fill="auto"/>
          </w:tcPr>
          <w:p w14:paraId="79D26840"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17F64D2C"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A0B0D0B" w14:textId="77777777" w:rsidTr="00B131AF">
        <w:tc>
          <w:tcPr>
            <w:tcW w:w="1665" w:type="pct"/>
            <w:gridSpan w:val="4"/>
            <w:shd w:val="clear" w:color="auto" w:fill="auto"/>
          </w:tcPr>
          <w:p w14:paraId="6B301580" w14:textId="77777777" w:rsidR="00165A0C" w:rsidRPr="00165A0C" w:rsidRDefault="00165A0C" w:rsidP="00165A0C">
            <w:pPr>
              <w:spacing w:before="120" w:after="120"/>
              <w:rPr>
                <w:rFonts w:cs="Arial"/>
                <w:sz w:val="18"/>
              </w:rPr>
            </w:pPr>
            <w:r w:rsidRPr="00165A0C">
              <w:rPr>
                <w:rFonts w:cs="Arial"/>
                <w:sz w:val="18"/>
              </w:rPr>
              <w:t xml:space="preserve">         Name of Resource</w:t>
            </w:r>
          </w:p>
        </w:tc>
        <w:tc>
          <w:tcPr>
            <w:tcW w:w="834" w:type="pct"/>
            <w:gridSpan w:val="3"/>
            <w:shd w:val="clear" w:color="auto" w:fill="auto"/>
          </w:tcPr>
          <w:p w14:paraId="2EB5B148" w14:textId="77777777" w:rsidR="00165A0C" w:rsidRPr="00165A0C" w:rsidRDefault="00165A0C" w:rsidP="00165A0C">
            <w:pPr>
              <w:spacing w:before="120" w:after="120"/>
              <w:rPr>
                <w:rFonts w:cs="Arial"/>
                <w:sz w:val="18"/>
              </w:rPr>
            </w:pPr>
          </w:p>
        </w:tc>
        <w:tc>
          <w:tcPr>
            <w:tcW w:w="1250" w:type="pct"/>
            <w:gridSpan w:val="3"/>
            <w:shd w:val="clear" w:color="auto" w:fill="auto"/>
          </w:tcPr>
          <w:p w14:paraId="0B5EF2A6" w14:textId="77777777" w:rsidR="00165A0C" w:rsidRPr="00165A0C" w:rsidRDefault="00165A0C" w:rsidP="00165A0C">
            <w:pPr>
              <w:spacing w:before="120" w:after="120"/>
              <w:rPr>
                <w:rFonts w:cs="Arial"/>
                <w:sz w:val="18"/>
              </w:rPr>
            </w:pPr>
          </w:p>
        </w:tc>
        <w:tc>
          <w:tcPr>
            <w:tcW w:w="417" w:type="pct"/>
            <w:gridSpan w:val="2"/>
            <w:shd w:val="clear" w:color="auto" w:fill="auto"/>
          </w:tcPr>
          <w:p w14:paraId="548F7576"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1E9A21B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0A9FBA6" w14:textId="77777777" w:rsidTr="00B131AF">
        <w:tc>
          <w:tcPr>
            <w:tcW w:w="1665" w:type="pct"/>
            <w:gridSpan w:val="4"/>
            <w:shd w:val="clear" w:color="auto" w:fill="auto"/>
          </w:tcPr>
          <w:p w14:paraId="35002A00" w14:textId="77777777" w:rsidR="00165A0C" w:rsidRPr="00165A0C" w:rsidRDefault="00165A0C" w:rsidP="00165A0C">
            <w:pPr>
              <w:spacing w:before="120" w:after="120"/>
              <w:rPr>
                <w:rFonts w:cs="Arial"/>
                <w:sz w:val="18"/>
              </w:rPr>
            </w:pPr>
            <w:r w:rsidRPr="00165A0C">
              <w:rPr>
                <w:rFonts w:cs="Arial"/>
                <w:sz w:val="18"/>
              </w:rPr>
              <w:t xml:space="preserve">         Online Resource Description</w:t>
            </w:r>
          </w:p>
        </w:tc>
        <w:tc>
          <w:tcPr>
            <w:tcW w:w="834" w:type="pct"/>
            <w:gridSpan w:val="3"/>
            <w:shd w:val="clear" w:color="auto" w:fill="auto"/>
          </w:tcPr>
          <w:p w14:paraId="62581505" w14:textId="77777777" w:rsidR="00165A0C" w:rsidRPr="00165A0C" w:rsidRDefault="00165A0C" w:rsidP="00165A0C">
            <w:pPr>
              <w:spacing w:before="120" w:after="120"/>
              <w:rPr>
                <w:rFonts w:cs="Arial"/>
                <w:sz w:val="18"/>
              </w:rPr>
            </w:pPr>
          </w:p>
        </w:tc>
        <w:tc>
          <w:tcPr>
            <w:tcW w:w="1250" w:type="pct"/>
            <w:gridSpan w:val="3"/>
            <w:shd w:val="clear" w:color="auto" w:fill="auto"/>
          </w:tcPr>
          <w:p w14:paraId="682B448B" w14:textId="77777777" w:rsidR="00165A0C" w:rsidRPr="00165A0C" w:rsidRDefault="00165A0C" w:rsidP="00165A0C">
            <w:pPr>
              <w:spacing w:before="120" w:after="120"/>
              <w:rPr>
                <w:rFonts w:cs="Arial"/>
                <w:sz w:val="18"/>
              </w:rPr>
            </w:pPr>
          </w:p>
        </w:tc>
        <w:tc>
          <w:tcPr>
            <w:tcW w:w="417" w:type="pct"/>
            <w:gridSpan w:val="2"/>
            <w:shd w:val="clear" w:color="auto" w:fill="auto"/>
          </w:tcPr>
          <w:p w14:paraId="5EF17FA1"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71BA3C5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D389D93" w14:textId="77777777" w:rsidTr="00B131AF">
        <w:tc>
          <w:tcPr>
            <w:tcW w:w="1665" w:type="pct"/>
            <w:gridSpan w:val="4"/>
            <w:shd w:val="clear" w:color="auto" w:fill="auto"/>
          </w:tcPr>
          <w:p w14:paraId="6427D68F" w14:textId="77777777" w:rsidR="00165A0C" w:rsidRPr="00165A0C" w:rsidRDefault="00165A0C" w:rsidP="00165A0C">
            <w:pPr>
              <w:spacing w:before="120" w:after="120"/>
              <w:rPr>
                <w:rFonts w:cs="Arial"/>
                <w:sz w:val="18"/>
              </w:rPr>
            </w:pPr>
            <w:r w:rsidRPr="00165A0C">
              <w:rPr>
                <w:rFonts w:cs="Arial"/>
                <w:sz w:val="18"/>
              </w:rPr>
              <w:t xml:space="preserve">         Online Function</w:t>
            </w:r>
          </w:p>
        </w:tc>
        <w:tc>
          <w:tcPr>
            <w:tcW w:w="834" w:type="pct"/>
            <w:gridSpan w:val="3"/>
            <w:shd w:val="clear" w:color="auto" w:fill="auto"/>
          </w:tcPr>
          <w:p w14:paraId="675F222F" w14:textId="77777777" w:rsidR="00165A0C" w:rsidRPr="00165A0C" w:rsidRDefault="00165A0C" w:rsidP="00165A0C">
            <w:pPr>
              <w:spacing w:before="120" w:after="120"/>
              <w:rPr>
                <w:rFonts w:cs="Arial"/>
                <w:sz w:val="18"/>
              </w:rPr>
            </w:pPr>
          </w:p>
        </w:tc>
        <w:tc>
          <w:tcPr>
            <w:tcW w:w="1250" w:type="pct"/>
            <w:gridSpan w:val="3"/>
            <w:shd w:val="clear" w:color="auto" w:fill="auto"/>
          </w:tcPr>
          <w:p w14:paraId="47AF570A" w14:textId="77777777" w:rsidR="00165A0C" w:rsidRPr="00165A0C" w:rsidRDefault="00165A0C" w:rsidP="00165A0C">
            <w:pPr>
              <w:spacing w:before="120" w:after="120"/>
              <w:rPr>
                <w:rFonts w:cs="Arial"/>
                <w:sz w:val="18"/>
              </w:rPr>
            </w:pPr>
            <w:r w:rsidRPr="00165A0C">
              <w:rPr>
                <w:rFonts w:cs="Arial"/>
                <w:sz w:val="18"/>
              </w:rPr>
              <w:t>1 : Download</w:t>
            </w:r>
          </w:p>
          <w:p w14:paraId="2CAAFF0A" w14:textId="77777777" w:rsidR="00165A0C" w:rsidRPr="00165A0C" w:rsidRDefault="00165A0C" w:rsidP="00165A0C">
            <w:pPr>
              <w:spacing w:before="120" w:after="120"/>
              <w:rPr>
                <w:rFonts w:cs="Arial"/>
                <w:sz w:val="18"/>
              </w:rPr>
            </w:pPr>
            <w:r w:rsidRPr="00165A0C">
              <w:rPr>
                <w:rFonts w:cs="Arial"/>
                <w:sz w:val="18"/>
              </w:rPr>
              <w:t>3 : Offline Access</w:t>
            </w:r>
          </w:p>
          <w:p w14:paraId="3706E565" w14:textId="77777777" w:rsidR="00165A0C" w:rsidRPr="00165A0C" w:rsidRDefault="00165A0C" w:rsidP="00165A0C">
            <w:pPr>
              <w:spacing w:before="120" w:after="120"/>
              <w:rPr>
                <w:rFonts w:cs="Arial"/>
                <w:sz w:val="18"/>
              </w:rPr>
            </w:pPr>
            <w:r w:rsidRPr="00165A0C">
              <w:rPr>
                <w:rFonts w:cs="Arial"/>
                <w:sz w:val="18"/>
              </w:rPr>
              <w:t>4 : Order</w:t>
            </w:r>
          </w:p>
          <w:p w14:paraId="1E9B2777" w14:textId="77777777" w:rsidR="00165A0C" w:rsidRPr="00165A0C" w:rsidRDefault="00165A0C" w:rsidP="00165A0C">
            <w:pPr>
              <w:spacing w:before="120" w:after="120"/>
              <w:rPr>
                <w:rFonts w:cs="Arial"/>
                <w:sz w:val="18"/>
              </w:rPr>
            </w:pPr>
            <w:r w:rsidRPr="00165A0C">
              <w:rPr>
                <w:rFonts w:cs="Arial"/>
                <w:sz w:val="18"/>
              </w:rPr>
              <w:t>5 : Search</w:t>
            </w:r>
          </w:p>
          <w:p w14:paraId="4145B68E" w14:textId="77777777" w:rsidR="00165A0C" w:rsidRPr="00165A0C" w:rsidRDefault="00165A0C" w:rsidP="00165A0C">
            <w:pPr>
              <w:spacing w:before="120" w:after="120"/>
              <w:rPr>
                <w:rFonts w:cs="Arial"/>
                <w:sz w:val="18"/>
              </w:rPr>
            </w:pPr>
            <w:r w:rsidRPr="00165A0C">
              <w:rPr>
                <w:rFonts w:cs="Arial"/>
                <w:sz w:val="18"/>
              </w:rPr>
              <w:t>6 : Complete Metadata</w:t>
            </w:r>
          </w:p>
          <w:p w14:paraId="2A793383" w14:textId="77777777" w:rsidR="00165A0C" w:rsidRPr="00165A0C" w:rsidRDefault="00165A0C" w:rsidP="00165A0C">
            <w:pPr>
              <w:spacing w:before="120" w:after="120"/>
              <w:rPr>
                <w:rFonts w:cs="Arial"/>
                <w:sz w:val="18"/>
              </w:rPr>
            </w:pPr>
            <w:r w:rsidRPr="00165A0C">
              <w:rPr>
                <w:rFonts w:cs="Arial"/>
                <w:sz w:val="18"/>
              </w:rPr>
              <w:t>7 : Browse Graphic</w:t>
            </w:r>
          </w:p>
          <w:p w14:paraId="06B9FED6" w14:textId="77777777" w:rsidR="00165A0C" w:rsidRPr="00165A0C" w:rsidRDefault="00165A0C" w:rsidP="00165A0C">
            <w:pPr>
              <w:spacing w:before="120" w:after="120"/>
              <w:rPr>
                <w:rFonts w:cs="Arial"/>
                <w:sz w:val="18"/>
              </w:rPr>
            </w:pPr>
            <w:r w:rsidRPr="00165A0C">
              <w:rPr>
                <w:rFonts w:cs="Arial"/>
                <w:sz w:val="18"/>
              </w:rPr>
              <w:t>8 : Upload</w:t>
            </w:r>
          </w:p>
          <w:p w14:paraId="28720DD8" w14:textId="77777777" w:rsidR="00165A0C" w:rsidRPr="00165A0C" w:rsidRDefault="00165A0C" w:rsidP="00165A0C">
            <w:pPr>
              <w:spacing w:before="120" w:after="120"/>
              <w:rPr>
                <w:rFonts w:cs="Arial"/>
                <w:sz w:val="18"/>
              </w:rPr>
            </w:pPr>
            <w:r w:rsidRPr="00165A0C">
              <w:rPr>
                <w:rFonts w:cs="Arial"/>
                <w:sz w:val="18"/>
              </w:rPr>
              <w:t>9 : Email Service</w:t>
            </w:r>
          </w:p>
          <w:p w14:paraId="3A89D07D" w14:textId="77777777" w:rsidR="00165A0C" w:rsidRPr="00165A0C" w:rsidRDefault="00165A0C" w:rsidP="00165A0C">
            <w:pPr>
              <w:spacing w:before="120" w:after="120"/>
              <w:rPr>
                <w:rFonts w:cs="Arial"/>
                <w:sz w:val="18"/>
              </w:rPr>
            </w:pPr>
            <w:r w:rsidRPr="00165A0C">
              <w:rPr>
                <w:rFonts w:cs="Arial"/>
                <w:sz w:val="18"/>
              </w:rPr>
              <w:t>10 : Browsing</w:t>
            </w:r>
          </w:p>
          <w:p w14:paraId="54102E04" w14:textId="77777777" w:rsidR="00165A0C" w:rsidRPr="00165A0C" w:rsidRDefault="00165A0C" w:rsidP="00165A0C">
            <w:pPr>
              <w:spacing w:before="120" w:after="120"/>
              <w:rPr>
                <w:rFonts w:cs="Arial"/>
                <w:sz w:val="18"/>
              </w:rPr>
            </w:pPr>
            <w:r w:rsidRPr="00165A0C">
              <w:rPr>
                <w:rFonts w:cs="Arial"/>
                <w:sz w:val="18"/>
              </w:rPr>
              <w:t>11 : File Access</w:t>
            </w:r>
          </w:p>
        </w:tc>
        <w:tc>
          <w:tcPr>
            <w:tcW w:w="417" w:type="pct"/>
            <w:gridSpan w:val="2"/>
            <w:shd w:val="clear" w:color="auto" w:fill="auto"/>
          </w:tcPr>
          <w:p w14:paraId="0BC22ACB"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32F07155"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D52F88C" w14:textId="77777777" w:rsidTr="00B131AF">
        <w:tc>
          <w:tcPr>
            <w:tcW w:w="1665" w:type="pct"/>
            <w:gridSpan w:val="4"/>
            <w:shd w:val="clear" w:color="auto" w:fill="auto"/>
          </w:tcPr>
          <w:p w14:paraId="1001E620" w14:textId="77777777" w:rsidR="00165A0C" w:rsidRPr="00165A0C" w:rsidRDefault="00165A0C" w:rsidP="00165A0C">
            <w:pPr>
              <w:spacing w:before="120" w:after="120"/>
              <w:rPr>
                <w:rFonts w:cs="Arial"/>
                <w:sz w:val="18"/>
              </w:rPr>
            </w:pPr>
            <w:r w:rsidRPr="00165A0C">
              <w:rPr>
                <w:rFonts w:cs="Arial"/>
                <w:sz w:val="18"/>
              </w:rPr>
              <w:t xml:space="preserve">         Protocol request</w:t>
            </w:r>
          </w:p>
        </w:tc>
        <w:tc>
          <w:tcPr>
            <w:tcW w:w="834" w:type="pct"/>
            <w:gridSpan w:val="3"/>
            <w:shd w:val="clear" w:color="auto" w:fill="auto"/>
          </w:tcPr>
          <w:p w14:paraId="33E6054F" w14:textId="77777777" w:rsidR="00165A0C" w:rsidRPr="00165A0C" w:rsidRDefault="00165A0C" w:rsidP="00165A0C">
            <w:pPr>
              <w:spacing w:before="120" w:after="120"/>
              <w:rPr>
                <w:rFonts w:cs="Arial"/>
                <w:sz w:val="18"/>
              </w:rPr>
            </w:pPr>
          </w:p>
        </w:tc>
        <w:tc>
          <w:tcPr>
            <w:tcW w:w="1250" w:type="pct"/>
            <w:gridSpan w:val="3"/>
            <w:shd w:val="clear" w:color="auto" w:fill="auto"/>
          </w:tcPr>
          <w:p w14:paraId="1A667D92" w14:textId="77777777" w:rsidR="00165A0C" w:rsidRPr="00165A0C" w:rsidRDefault="00165A0C" w:rsidP="00165A0C">
            <w:pPr>
              <w:spacing w:before="120" w:after="120"/>
              <w:rPr>
                <w:rFonts w:cs="Arial"/>
                <w:sz w:val="18"/>
              </w:rPr>
            </w:pPr>
          </w:p>
        </w:tc>
        <w:tc>
          <w:tcPr>
            <w:tcW w:w="417" w:type="pct"/>
            <w:gridSpan w:val="2"/>
            <w:shd w:val="clear" w:color="auto" w:fill="auto"/>
          </w:tcPr>
          <w:p w14:paraId="68EC03A8"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41553805"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5902ECE" w14:textId="77777777" w:rsidTr="00B131AF">
        <w:tc>
          <w:tcPr>
            <w:tcW w:w="1665" w:type="pct"/>
            <w:gridSpan w:val="4"/>
            <w:shd w:val="clear" w:color="auto" w:fill="auto"/>
          </w:tcPr>
          <w:p w14:paraId="7315FFCD" w14:textId="77777777" w:rsidR="00165A0C" w:rsidRPr="00165A0C" w:rsidRDefault="00165A0C" w:rsidP="00165A0C">
            <w:pPr>
              <w:spacing w:before="120" w:after="120"/>
              <w:rPr>
                <w:rFonts w:cs="Arial"/>
                <w:sz w:val="18"/>
              </w:rPr>
            </w:pPr>
            <w:r w:rsidRPr="00165A0C">
              <w:rPr>
                <w:rFonts w:cs="Arial"/>
                <w:sz w:val="18"/>
              </w:rPr>
              <w:t xml:space="preserve">      Source</w:t>
            </w:r>
          </w:p>
        </w:tc>
        <w:tc>
          <w:tcPr>
            <w:tcW w:w="834" w:type="pct"/>
            <w:gridSpan w:val="3"/>
            <w:shd w:val="clear" w:color="auto" w:fill="auto"/>
          </w:tcPr>
          <w:p w14:paraId="2E035FDF" w14:textId="77777777" w:rsidR="00165A0C" w:rsidRPr="00165A0C" w:rsidRDefault="00165A0C" w:rsidP="00165A0C">
            <w:pPr>
              <w:spacing w:before="120" w:after="120"/>
              <w:rPr>
                <w:rFonts w:cs="Arial"/>
                <w:sz w:val="18"/>
              </w:rPr>
            </w:pPr>
          </w:p>
        </w:tc>
        <w:tc>
          <w:tcPr>
            <w:tcW w:w="1250" w:type="pct"/>
            <w:gridSpan w:val="3"/>
            <w:shd w:val="clear" w:color="auto" w:fill="auto"/>
          </w:tcPr>
          <w:p w14:paraId="5281C65A" w14:textId="77777777" w:rsidR="00165A0C" w:rsidRPr="00165A0C" w:rsidRDefault="00165A0C" w:rsidP="00165A0C">
            <w:pPr>
              <w:spacing w:before="120" w:after="120"/>
              <w:rPr>
                <w:rFonts w:cs="Arial"/>
                <w:sz w:val="18"/>
              </w:rPr>
            </w:pPr>
          </w:p>
        </w:tc>
        <w:tc>
          <w:tcPr>
            <w:tcW w:w="417" w:type="pct"/>
            <w:gridSpan w:val="2"/>
            <w:shd w:val="clear" w:color="auto" w:fill="auto"/>
          </w:tcPr>
          <w:p w14:paraId="57A34A74"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2E6C233A"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590ACEF" w14:textId="77777777" w:rsidTr="00B131AF">
        <w:tc>
          <w:tcPr>
            <w:tcW w:w="1665" w:type="pct"/>
            <w:gridSpan w:val="4"/>
            <w:shd w:val="clear" w:color="auto" w:fill="auto"/>
          </w:tcPr>
          <w:p w14:paraId="07605A4C" w14:textId="77777777" w:rsidR="00165A0C" w:rsidRPr="00165A0C" w:rsidRDefault="00165A0C" w:rsidP="00165A0C">
            <w:pPr>
              <w:spacing w:before="120" w:after="120"/>
              <w:rPr>
                <w:rFonts w:cs="Arial"/>
                <w:sz w:val="18"/>
              </w:rPr>
            </w:pPr>
            <w:r w:rsidRPr="00165A0C">
              <w:rPr>
                <w:rFonts w:cs="Arial"/>
                <w:sz w:val="18"/>
              </w:rPr>
              <w:t xml:space="preserve">      Source Type</w:t>
            </w:r>
          </w:p>
        </w:tc>
        <w:tc>
          <w:tcPr>
            <w:tcW w:w="834" w:type="pct"/>
            <w:gridSpan w:val="3"/>
            <w:shd w:val="clear" w:color="auto" w:fill="auto"/>
          </w:tcPr>
          <w:p w14:paraId="1674D7B3" w14:textId="77777777" w:rsidR="00165A0C" w:rsidRPr="00165A0C" w:rsidRDefault="00165A0C" w:rsidP="00165A0C">
            <w:pPr>
              <w:spacing w:before="120" w:after="120"/>
              <w:rPr>
                <w:rFonts w:cs="Arial"/>
                <w:sz w:val="18"/>
              </w:rPr>
            </w:pPr>
          </w:p>
        </w:tc>
        <w:tc>
          <w:tcPr>
            <w:tcW w:w="1250" w:type="pct"/>
            <w:gridSpan w:val="3"/>
            <w:shd w:val="clear" w:color="auto" w:fill="auto"/>
          </w:tcPr>
          <w:p w14:paraId="1B83A973" w14:textId="77777777" w:rsidR="00165A0C" w:rsidRPr="00165A0C" w:rsidRDefault="00165A0C" w:rsidP="00165A0C">
            <w:pPr>
              <w:spacing w:before="120" w:after="120"/>
              <w:rPr>
                <w:rFonts w:cs="Arial"/>
                <w:sz w:val="18"/>
              </w:rPr>
            </w:pPr>
            <w:r w:rsidRPr="00165A0C">
              <w:rPr>
                <w:rFonts w:cs="Arial"/>
                <w:sz w:val="18"/>
              </w:rPr>
              <w:t>1 : Law or Regulation</w:t>
            </w:r>
          </w:p>
          <w:p w14:paraId="250855D4" w14:textId="77777777" w:rsidR="00165A0C" w:rsidRPr="00165A0C" w:rsidRDefault="00165A0C" w:rsidP="00165A0C">
            <w:pPr>
              <w:spacing w:before="120" w:after="120"/>
              <w:rPr>
                <w:rFonts w:cs="Arial"/>
                <w:sz w:val="18"/>
              </w:rPr>
            </w:pPr>
            <w:r w:rsidRPr="00165A0C">
              <w:rPr>
                <w:rFonts w:cs="Arial"/>
                <w:sz w:val="18"/>
              </w:rPr>
              <w:t>2 : Official Publication</w:t>
            </w:r>
          </w:p>
          <w:p w14:paraId="4BD17092" w14:textId="77777777" w:rsidR="00165A0C" w:rsidRPr="00165A0C" w:rsidRDefault="00165A0C" w:rsidP="00165A0C">
            <w:pPr>
              <w:spacing w:before="120" w:after="120"/>
              <w:rPr>
                <w:rFonts w:cs="Arial"/>
                <w:sz w:val="18"/>
              </w:rPr>
            </w:pPr>
            <w:r w:rsidRPr="00165A0C">
              <w:rPr>
                <w:rFonts w:cs="Arial"/>
                <w:sz w:val="18"/>
              </w:rPr>
              <w:t>7 : Mariner Report, Confirmed</w:t>
            </w:r>
          </w:p>
          <w:p w14:paraId="3CD8609D" w14:textId="77777777" w:rsidR="00165A0C" w:rsidRPr="00165A0C" w:rsidRDefault="00165A0C" w:rsidP="00165A0C">
            <w:pPr>
              <w:spacing w:before="120" w:after="120"/>
              <w:rPr>
                <w:rFonts w:cs="Arial"/>
                <w:sz w:val="18"/>
              </w:rPr>
            </w:pPr>
            <w:r w:rsidRPr="00165A0C">
              <w:rPr>
                <w:rFonts w:cs="Arial"/>
                <w:sz w:val="18"/>
              </w:rPr>
              <w:t>8 : Mariner Report, Not Confirmed</w:t>
            </w:r>
          </w:p>
          <w:p w14:paraId="53FF3D20" w14:textId="77777777" w:rsidR="00165A0C" w:rsidRPr="00165A0C" w:rsidRDefault="00165A0C" w:rsidP="00165A0C">
            <w:pPr>
              <w:spacing w:before="120" w:after="120"/>
              <w:rPr>
                <w:rFonts w:cs="Arial"/>
                <w:sz w:val="18"/>
              </w:rPr>
            </w:pPr>
            <w:r w:rsidRPr="00165A0C">
              <w:rPr>
                <w:rFonts w:cs="Arial"/>
                <w:sz w:val="18"/>
              </w:rPr>
              <w:t>9 : Industry Publications and Reports</w:t>
            </w:r>
          </w:p>
          <w:p w14:paraId="01D8E984" w14:textId="77777777" w:rsidR="00165A0C" w:rsidRPr="00165A0C" w:rsidRDefault="00165A0C" w:rsidP="00165A0C">
            <w:pPr>
              <w:spacing w:before="120" w:after="120"/>
              <w:rPr>
                <w:rFonts w:cs="Arial"/>
                <w:sz w:val="18"/>
              </w:rPr>
            </w:pPr>
            <w:r w:rsidRPr="00165A0C">
              <w:rPr>
                <w:rFonts w:cs="Arial"/>
                <w:sz w:val="18"/>
              </w:rPr>
              <w:t>10 : Remotely Sensed Images</w:t>
            </w:r>
          </w:p>
          <w:p w14:paraId="79832E36" w14:textId="77777777" w:rsidR="00165A0C" w:rsidRPr="00165A0C" w:rsidRDefault="00165A0C" w:rsidP="00165A0C">
            <w:pPr>
              <w:spacing w:before="120" w:after="120"/>
              <w:rPr>
                <w:rFonts w:cs="Arial"/>
                <w:sz w:val="18"/>
              </w:rPr>
            </w:pPr>
            <w:r w:rsidRPr="00165A0C">
              <w:rPr>
                <w:rFonts w:cs="Arial"/>
                <w:sz w:val="18"/>
              </w:rPr>
              <w:lastRenderedPageBreak/>
              <w:t>11 : Photographs</w:t>
            </w:r>
          </w:p>
          <w:p w14:paraId="3890D5D7" w14:textId="77777777" w:rsidR="00165A0C" w:rsidRPr="00165A0C" w:rsidRDefault="00165A0C" w:rsidP="00165A0C">
            <w:pPr>
              <w:spacing w:before="120" w:after="120"/>
              <w:rPr>
                <w:rFonts w:cs="Arial"/>
                <w:sz w:val="18"/>
              </w:rPr>
            </w:pPr>
            <w:r w:rsidRPr="00165A0C">
              <w:rPr>
                <w:rFonts w:cs="Arial"/>
                <w:sz w:val="18"/>
              </w:rPr>
              <w:t>12 : Products Issued by HO Services</w:t>
            </w:r>
          </w:p>
          <w:p w14:paraId="27686C34" w14:textId="77777777" w:rsidR="00165A0C" w:rsidRPr="00165A0C" w:rsidRDefault="00165A0C" w:rsidP="00165A0C">
            <w:pPr>
              <w:spacing w:before="120" w:after="120"/>
              <w:rPr>
                <w:rFonts w:cs="Arial"/>
                <w:sz w:val="18"/>
              </w:rPr>
            </w:pPr>
            <w:r w:rsidRPr="00165A0C">
              <w:rPr>
                <w:rFonts w:cs="Arial"/>
                <w:sz w:val="18"/>
              </w:rPr>
              <w:t>13 : News Media</w:t>
            </w:r>
          </w:p>
          <w:p w14:paraId="6C0BCB39" w14:textId="77777777" w:rsidR="00165A0C" w:rsidRPr="00165A0C" w:rsidRDefault="00165A0C" w:rsidP="00165A0C">
            <w:pPr>
              <w:spacing w:before="120" w:after="120"/>
              <w:rPr>
                <w:rFonts w:cs="Arial"/>
                <w:sz w:val="18"/>
              </w:rPr>
            </w:pPr>
            <w:r w:rsidRPr="00165A0C">
              <w:rPr>
                <w:rFonts w:cs="Arial"/>
                <w:sz w:val="18"/>
              </w:rPr>
              <w:t>14 : Traffic Data</w:t>
            </w:r>
          </w:p>
        </w:tc>
        <w:tc>
          <w:tcPr>
            <w:tcW w:w="417" w:type="pct"/>
            <w:gridSpan w:val="2"/>
            <w:shd w:val="clear" w:color="auto" w:fill="auto"/>
          </w:tcPr>
          <w:p w14:paraId="1B803CB9" w14:textId="77777777" w:rsidR="00165A0C" w:rsidRPr="00165A0C" w:rsidRDefault="00165A0C" w:rsidP="00165A0C">
            <w:pPr>
              <w:spacing w:before="120" w:after="120"/>
              <w:rPr>
                <w:rFonts w:cs="Arial"/>
                <w:sz w:val="18"/>
              </w:rPr>
            </w:pPr>
            <w:r w:rsidRPr="00165A0C">
              <w:rPr>
                <w:rFonts w:cs="Arial"/>
                <w:sz w:val="18"/>
              </w:rPr>
              <w:lastRenderedPageBreak/>
              <w:t>(S) EN</w:t>
            </w:r>
          </w:p>
        </w:tc>
        <w:tc>
          <w:tcPr>
            <w:tcW w:w="834" w:type="pct"/>
            <w:gridSpan w:val="2"/>
            <w:shd w:val="clear" w:color="auto" w:fill="auto"/>
          </w:tcPr>
          <w:p w14:paraId="21A6582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C488876" w14:textId="77777777" w:rsidTr="00B131AF">
        <w:tc>
          <w:tcPr>
            <w:tcW w:w="1665" w:type="pct"/>
            <w:gridSpan w:val="4"/>
            <w:shd w:val="clear" w:color="auto" w:fill="auto"/>
          </w:tcPr>
          <w:p w14:paraId="1A46FB5B" w14:textId="77777777" w:rsidR="00165A0C" w:rsidRPr="00165A0C" w:rsidRDefault="00165A0C" w:rsidP="00165A0C">
            <w:pPr>
              <w:spacing w:before="120" w:after="120"/>
              <w:rPr>
                <w:rFonts w:cs="Arial"/>
                <w:sz w:val="18"/>
              </w:rPr>
            </w:pPr>
            <w:r w:rsidRPr="00165A0C">
              <w:rPr>
                <w:rFonts w:cs="Arial"/>
                <w:sz w:val="18"/>
              </w:rPr>
              <w:t xml:space="preserve">      Reported Date</w:t>
            </w:r>
          </w:p>
        </w:tc>
        <w:tc>
          <w:tcPr>
            <w:tcW w:w="834" w:type="pct"/>
            <w:gridSpan w:val="3"/>
            <w:shd w:val="clear" w:color="auto" w:fill="auto"/>
          </w:tcPr>
          <w:p w14:paraId="3025A42E" w14:textId="77777777" w:rsidR="00165A0C" w:rsidRPr="00165A0C" w:rsidRDefault="00165A0C" w:rsidP="00165A0C">
            <w:pPr>
              <w:spacing w:before="120" w:after="120"/>
              <w:rPr>
                <w:rFonts w:cs="Arial"/>
                <w:sz w:val="18"/>
              </w:rPr>
            </w:pPr>
            <w:r w:rsidRPr="00165A0C">
              <w:rPr>
                <w:rFonts w:cs="Arial"/>
                <w:sz w:val="18"/>
              </w:rPr>
              <w:t>(SORDAT)</w:t>
            </w:r>
          </w:p>
        </w:tc>
        <w:tc>
          <w:tcPr>
            <w:tcW w:w="1250" w:type="pct"/>
            <w:gridSpan w:val="3"/>
            <w:shd w:val="clear" w:color="auto" w:fill="auto"/>
          </w:tcPr>
          <w:p w14:paraId="2F18558C" w14:textId="77777777" w:rsidR="00165A0C" w:rsidRPr="00165A0C" w:rsidRDefault="00165A0C" w:rsidP="00165A0C">
            <w:pPr>
              <w:spacing w:before="120" w:after="120"/>
              <w:rPr>
                <w:rFonts w:cs="Arial"/>
                <w:sz w:val="18"/>
              </w:rPr>
            </w:pPr>
          </w:p>
        </w:tc>
        <w:tc>
          <w:tcPr>
            <w:tcW w:w="417" w:type="pct"/>
            <w:gridSpan w:val="2"/>
            <w:shd w:val="clear" w:color="auto" w:fill="auto"/>
          </w:tcPr>
          <w:p w14:paraId="5396B7B8" w14:textId="77777777" w:rsidR="00165A0C" w:rsidRPr="00165A0C" w:rsidRDefault="00165A0C" w:rsidP="00165A0C">
            <w:pPr>
              <w:spacing w:before="120" w:after="120"/>
              <w:rPr>
                <w:rFonts w:cs="Arial"/>
                <w:sz w:val="18"/>
              </w:rPr>
            </w:pPr>
            <w:r w:rsidRPr="00165A0C">
              <w:rPr>
                <w:rFonts w:cs="Arial"/>
                <w:sz w:val="18"/>
              </w:rPr>
              <w:t>(S) TD</w:t>
            </w:r>
          </w:p>
        </w:tc>
        <w:tc>
          <w:tcPr>
            <w:tcW w:w="834" w:type="pct"/>
            <w:gridSpan w:val="2"/>
            <w:shd w:val="clear" w:color="auto" w:fill="auto"/>
          </w:tcPr>
          <w:p w14:paraId="58130235"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9CA3CEA" w14:textId="77777777" w:rsidTr="00B131AF">
        <w:tc>
          <w:tcPr>
            <w:tcW w:w="1665" w:type="pct"/>
            <w:gridSpan w:val="4"/>
            <w:shd w:val="clear" w:color="auto" w:fill="auto"/>
          </w:tcPr>
          <w:p w14:paraId="35A81592" w14:textId="77777777" w:rsidR="00165A0C" w:rsidRPr="00165A0C" w:rsidRDefault="00165A0C" w:rsidP="00165A0C">
            <w:pPr>
              <w:spacing w:before="120" w:after="120"/>
              <w:rPr>
                <w:rFonts w:cs="Arial"/>
                <w:sz w:val="18"/>
              </w:rPr>
            </w:pPr>
            <w:r w:rsidRPr="00165A0C">
              <w:rPr>
                <w:rFonts w:cs="Arial"/>
                <w:sz w:val="18"/>
              </w:rPr>
              <w:t>Useful Mark Description</w:t>
            </w:r>
          </w:p>
        </w:tc>
        <w:tc>
          <w:tcPr>
            <w:tcW w:w="834" w:type="pct"/>
            <w:gridSpan w:val="3"/>
            <w:shd w:val="clear" w:color="auto" w:fill="auto"/>
          </w:tcPr>
          <w:p w14:paraId="0C5061E0" w14:textId="77777777" w:rsidR="00165A0C" w:rsidRPr="00165A0C" w:rsidRDefault="00165A0C" w:rsidP="00165A0C">
            <w:pPr>
              <w:spacing w:before="120" w:after="120"/>
              <w:rPr>
                <w:rFonts w:cs="Arial"/>
                <w:sz w:val="18"/>
              </w:rPr>
            </w:pPr>
          </w:p>
        </w:tc>
        <w:tc>
          <w:tcPr>
            <w:tcW w:w="1250" w:type="pct"/>
            <w:gridSpan w:val="3"/>
            <w:shd w:val="clear" w:color="auto" w:fill="auto"/>
          </w:tcPr>
          <w:p w14:paraId="02C78E11" w14:textId="77777777" w:rsidR="00165A0C" w:rsidRPr="00165A0C" w:rsidRDefault="00165A0C" w:rsidP="00165A0C">
            <w:pPr>
              <w:spacing w:before="120" w:after="120"/>
              <w:rPr>
                <w:rFonts w:cs="Arial"/>
                <w:sz w:val="18"/>
              </w:rPr>
            </w:pPr>
          </w:p>
        </w:tc>
        <w:tc>
          <w:tcPr>
            <w:tcW w:w="417" w:type="pct"/>
            <w:gridSpan w:val="2"/>
            <w:shd w:val="clear" w:color="auto" w:fill="auto"/>
          </w:tcPr>
          <w:p w14:paraId="3CA1E4CA" w14:textId="77777777" w:rsidR="00165A0C" w:rsidRPr="00165A0C" w:rsidRDefault="00165A0C" w:rsidP="00165A0C">
            <w:pPr>
              <w:spacing w:before="120" w:after="120"/>
              <w:rPr>
                <w:rFonts w:cs="Arial"/>
                <w:sz w:val="18"/>
              </w:rPr>
            </w:pPr>
            <w:r w:rsidRPr="00165A0C">
              <w:rPr>
                <w:rFonts w:cs="Arial"/>
                <w:sz w:val="18"/>
              </w:rPr>
              <w:t>C</w:t>
            </w:r>
          </w:p>
        </w:tc>
        <w:tc>
          <w:tcPr>
            <w:tcW w:w="834" w:type="pct"/>
            <w:gridSpan w:val="2"/>
            <w:shd w:val="clear" w:color="auto" w:fill="auto"/>
          </w:tcPr>
          <w:p w14:paraId="29D2DF38"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6F55CD07" w14:textId="77777777" w:rsidTr="00B131AF">
        <w:tc>
          <w:tcPr>
            <w:tcW w:w="1665" w:type="pct"/>
            <w:gridSpan w:val="4"/>
            <w:shd w:val="clear" w:color="auto" w:fill="auto"/>
          </w:tcPr>
          <w:p w14:paraId="7E8FA11D" w14:textId="77777777" w:rsidR="00165A0C" w:rsidRPr="00165A0C" w:rsidRDefault="00165A0C" w:rsidP="00165A0C">
            <w:pPr>
              <w:spacing w:before="120" w:after="120"/>
              <w:rPr>
                <w:rFonts w:cs="Arial"/>
                <w:sz w:val="18"/>
              </w:rPr>
            </w:pPr>
            <w:r w:rsidRPr="00165A0C">
              <w:rPr>
                <w:rFonts w:cs="Arial"/>
                <w:sz w:val="18"/>
              </w:rPr>
              <w:t xml:space="preserve">   Text Content</w:t>
            </w:r>
          </w:p>
        </w:tc>
        <w:tc>
          <w:tcPr>
            <w:tcW w:w="834" w:type="pct"/>
            <w:gridSpan w:val="3"/>
            <w:shd w:val="clear" w:color="auto" w:fill="auto"/>
          </w:tcPr>
          <w:p w14:paraId="6724DA02" w14:textId="77777777" w:rsidR="00165A0C" w:rsidRPr="00165A0C" w:rsidRDefault="00165A0C" w:rsidP="00165A0C">
            <w:pPr>
              <w:spacing w:before="120" w:after="120"/>
              <w:rPr>
                <w:rFonts w:cs="Arial"/>
                <w:sz w:val="18"/>
              </w:rPr>
            </w:pPr>
          </w:p>
        </w:tc>
        <w:tc>
          <w:tcPr>
            <w:tcW w:w="1250" w:type="pct"/>
            <w:gridSpan w:val="3"/>
            <w:shd w:val="clear" w:color="auto" w:fill="auto"/>
          </w:tcPr>
          <w:p w14:paraId="0BCC5DF7" w14:textId="77777777" w:rsidR="00165A0C" w:rsidRPr="00165A0C" w:rsidRDefault="00165A0C" w:rsidP="00165A0C">
            <w:pPr>
              <w:spacing w:before="120" w:after="120"/>
              <w:rPr>
                <w:rFonts w:cs="Arial"/>
                <w:sz w:val="18"/>
              </w:rPr>
            </w:pPr>
          </w:p>
        </w:tc>
        <w:tc>
          <w:tcPr>
            <w:tcW w:w="417" w:type="pct"/>
            <w:gridSpan w:val="2"/>
            <w:shd w:val="clear" w:color="auto" w:fill="auto"/>
          </w:tcPr>
          <w:p w14:paraId="3A3D7B09"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63A5EBD9" w14:textId="77777777" w:rsidR="00165A0C" w:rsidRPr="00165A0C" w:rsidRDefault="00165A0C" w:rsidP="00165A0C">
            <w:pPr>
              <w:spacing w:before="120" w:after="120"/>
              <w:rPr>
                <w:rFonts w:cs="Arial"/>
                <w:sz w:val="18"/>
              </w:rPr>
            </w:pPr>
            <w:r w:rsidRPr="00165A0C">
              <w:rPr>
                <w:rFonts w:cs="Arial"/>
                <w:sz w:val="18"/>
              </w:rPr>
              <w:t>1, *</w:t>
            </w:r>
          </w:p>
        </w:tc>
      </w:tr>
      <w:tr w:rsidR="00165A0C" w:rsidRPr="00165A0C" w14:paraId="0D47D22E" w14:textId="77777777" w:rsidTr="00B131AF">
        <w:tc>
          <w:tcPr>
            <w:tcW w:w="1665" w:type="pct"/>
            <w:gridSpan w:val="4"/>
            <w:shd w:val="clear" w:color="auto" w:fill="auto"/>
          </w:tcPr>
          <w:p w14:paraId="49A786A5" w14:textId="77777777" w:rsidR="00165A0C" w:rsidRPr="00165A0C" w:rsidRDefault="00165A0C" w:rsidP="00165A0C">
            <w:pPr>
              <w:spacing w:before="120" w:after="120"/>
              <w:rPr>
                <w:rFonts w:cs="Arial"/>
                <w:sz w:val="18"/>
              </w:rPr>
            </w:pPr>
            <w:r w:rsidRPr="00165A0C">
              <w:rPr>
                <w:rFonts w:cs="Arial"/>
                <w:sz w:val="18"/>
              </w:rPr>
              <w:t xml:space="preserve">      Category of text</w:t>
            </w:r>
          </w:p>
        </w:tc>
        <w:tc>
          <w:tcPr>
            <w:tcW w:w="834" w:type="pct"/>
            <w:gridSpan w:val="3"/>
            <w:shd w:val="clear" w:color="auto" w:fill="auto"/>
          </w:tcPr>
          <w:p w14:paraId="3AE54095" w14:textId="77777777" w:rsidR="00165A0C" w:rsidRPr="00165A0C" w:rsidRDefault="00165A0C" w:rsidP="00165A0C">
            <w:pPr>
              <w:spacing w:before="120" w:after="120"/>
              <w:rPr>
                <w:rFonts w:cs="Arial"/>
                <w:sz w:val="18"/>
              </w:rPr>
            </w:pPr>
          </w:p>
        </w:tc>
        <w:tc>
          <w:tcPr>
            <w:tcW w:w="1250" w:type="pct"/>
            <w:gridSpan w:val="3"/>
            <w:shd w:val="clear" w:color="auto" w:fill="auto"/>
          </w:tcPr>
          <w:p w14:paraId="07EB6967" w14:textId="77777777" w:rsidR="00165A0C" w:rsidRPr="00165A0C" w:rsidRDefault="00165A0C" w:rsidP="00165A0C">
            <w:pPr>
              <w:spacing w:before="120" w:after="120"/>
              <w:rPr>
                <w:rFonts w:cs="Arial"/>
                <w:sz w:val="18"/>
              </w:rPr>
            </w:pPr>
            <w:r w:rsidRPr="00165A0C">
              <w:rPr>
                <w:rFonts w:cs="Arial"/>
                <w:sz w:val="18"/>
              </w:rPr>
              <w:t>1 : Abstract or Summary</w:t>
            </w:r>
          </w:p>
          <w:p w14:paraId="6D373CA7" w14:textId="77777777" w:rsidR="00165A0C" w:rsidRPr="00165A0C" w:rsidRDefault="00165A0C" w:rsidP="00165A0C">
            <w:pPr>
              <w:spacing w:before="120" w:after="120"/>
              <w:rPr>
                <w:rFonts w:cs="Arial"/>
                <w:sz w:val="18"/>
              </w:rPr>
            </w:pPr>
            <w:r w:rsidRPr="00165A0C">
              <w:rPr>
                <w:rFonts w:cs="Arial"/>
                <w:sz w:val="18"/>
              </w:rPr>
              <w:t>2 : Extract</w:t>
            </w:r>
          </w:p>
          <w:p w14:paraId="7B1EC142" w14:textId="77777777" w:rsidR="00165A0C" w:rsidRPr="00165A0C" w:rsidRDefault="00165A0C" w:rsidP="00165A0C">
            <w:pPr>
              <w:spacing w:before="120" w:after="120"/>
              <w:rPr>
                <w:rFonts w:cs="Arial"/>
                <w:sz w:val="18"/>
              </w:rPr>
            </w:pPr>
            <w:r w:rsidRPr="00165A0C">
              <w:rPr>
                <w:rFonts w:cs="Arial"/>
                <w:sz w:val="18"/>
              </w:rPr>
              <w:t>3 : Full Text</w:t>
            </w:r>
          </w:p>
        </w:tc>
        <w:tc>
          <w:tcPr>
            <w:tcW w:w="417" w:type="pct"/>
            <w:gridSpan w:val="2"/>
            <w:shd w:val="clear" w:color="auto" w:fill="auto"/>
          </w:tcPr>
          <w:p w14:paraId="65E90513"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37748CBC"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5C616CE" w14:textId="77777777" w:rsidTr="00B131AF">
        <w:tc>
          <w:tcPr>
            <w:tcW w:w="1665" w:type="pct"/>
            <w:gridSpan w:val="4"/>
            <w:shd w:val="clear" w:color="auto" w:fill="auto"/>
          </w:tcPr>
          <w:p w14:paraId="1756E5F0" w14:textId="77777777" w:rsidR="00165A0C" w:rsidRPr="00165A0C" w:rsidRDefault="00165A0C" w:rsidP="00165A0C">
            <w:pPr>
              <w:spacing w:before="120" w:after="120"/>
              <w:rPr>
                <w:rFonts w:cs="Arial"/>
                <w:sz w:val="18"/>
              </w:rPr>
            </w:pPr>
            <w:r w:rsidRPr="00165A0C">
              <w:rPr>
                <w:rFonts w:cs="Arial"/>
                <w:sz w:val="18"/>
              </w:rPr>
              <w:t xml:space="preserve">      Information</w:t>
            </w:r>
          </w:p>
        </w:tc>
        <w:tc>
          <w:tcPr>
            <w:tcW w:w="834" w:type="pct"/>
            <w:gridSpan w:val="3"/>
            <w:shd w:val="clear" w:color="auto" w:fill="auto"/>
          </w:tcPr>
          <w:p w14:paraId="7BBFD6A4" w14:textId="77777777" w:rsidR="00165A0C" w:rsidRPr="00165A0C" w:rsidRDefault="00165A0C" w:rsidP="00165A0C">
            <w:pPr>
              <w:spacing w:before="120" w:after="120"/>
              <w:rPr>
                <w:rFonts w:cs="Arial"/>
                <w:sz w:val="18"/>
              </w:rPr>
            </w:pPr>
          </w:p>
        </w:tc>
        <w:tc>
          <w:tcPr>
            <w:tcW w:w="1250" w:type="pct"/>
            <w:gridSpan w:val="3"/>
            <w:shd w:val="clear" w:color="auto" w:fill="auto"/>
          </w:tcPr>
          <w:p w14:paraId="099A4319" w14:textId="77777777" w:rsidR="00165A0C" w:rsidRPr="00165A0C" w:rsidRDefault="00165A0C" w:rsidP="00165A0C">
            <w:pPr>
              <w:spacing w:before="120" w:after="120"/>
              <w:rPr>
                <w:rFonts w:cs="Arial"/>
                <w:sz w:val="18"/>
              </w:rPr>
            </w:pPr>
          </w:p>
        </w:tc>
        <w:tc>
          <w:tcPr>
            <w:tcW w:w="417" w:type="pct"/>
            <w:gridSpan w:val="2"/>
            <w:shd w:val="clear" w:color="auto" w:fill="auto"/>
          </w:tcPr>
          <w:p w14:paraId="7E0CD0BF"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4CB13835"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7ADFBC20" w14:textId="77777777" w:rsidTr="00B131AF">
        <w:tc>
          <w:tcPr>
            <w:tcW w:w="1665" w:type="pct"/>
            <w:gridSpan w:val="4"/>
            <w:shd w:val="clear" w:color="auto" w:fill="auto"/>
          </w:tcPr>
          <w:p w14:paraId="5B65B699" w14:textId="77777777" w:rsidR="00165A0C" w:rsidRPr="00165A0C" w:rsidRDefault="00165A0C" w:rsidP="00165A0C">
            <w:pPr>
              <w:spacing w:before="120" w:after="120"/>
              <w:rPr>
                <w:rFonts w:cs="Arial"/>
                <w:sz w:val="18"/>
              </w:rPr>
            </w:pPr>
            <w:r w:rsidRPr="00165A0C">
              <w:rPr>
                <w:rFonts w:cs="Arial"/>
                <w:sz w:val="18"/>
              </w:rPr>
              <w:t xml:space="preserve">         File Locator</w:t>
            </w:r>
          </w:p>
        </w:tc>
        <w:tc>
          <w:tcPr>
            <w:tcW w:w="834" w:type="pct"/>
            <w:gridSpan w:val="3"/>
            <w:shd w:val="clear" w:color="auto" w:fill="auto"/>
          </w:tcPr>
          <w:p w14:paraId="681AFCA6" w14:textId="77777777" w:rsidR="00165A0C" w:rsidRPr="00165A0C" w:rsidRDefault="00165A0C" w:rsidP="00165A0C">
            <w:pPr>
              <w:spacing w:before="120" w:after="120"/>
              <w:rPr>
                <w:rFonts w:cs="Arial"/>
                <w:sz w:val="18"/>
              </w:rPr>
            </w:pPr>
          </w:p>
        </w:tc>
        <w:tc>
          <w:tcPr>
            <w:tcW w:w="1250" w:type="pct"/>
            <w:gridSpan w:val="3"/>
            <w:shd w:val="clear" w:color="auto" w:fill="auto"/>
          </w:tcPr>
          <w:p w14:paraId="6E5B49D0" w14:textId="77777777" w:rsidR="00165A0C" w:rsidRPr="00165A0C" w:rsidRDefault="00165A0C" w:rsidP="00165A0C">
            <w:pPr>
              <w:spacing w:before="120" w:after="120"/>
              <w:rPr>
                <w:rFonts w:cs="Arial"/>
                <w:sz w:val="18"/>
              </w:rPr>
            </w:pPr>
          </w:p>
        </w:tc>
        <w:tc>
          <w:tcPr>
            <w:tcW w:w="417" w:type="pct"/>
            <w:gridSpan w:val="2"/>
            <w:shd w:val="clear" w:color="auto" w:fill="auto"/>
          </w:tcPr>
          <w:p w14:paraId="3F2BA4C7"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085D35A5"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2E36BB3" w14:textId="77777777" w:rsidTr="00B131AF">
        <w:tc>
          <w:tcPr>
            <w:tcW w:w="1665" w:type="pct"/>
            <w:gridSpan w:val="4"/>
            <w:shd w:val="clear" w:color="auto" w:fill="auto"/>
          </w:tcPr>
          <w:p w14:paraId="744118E0" w14:textId="77777777" w:rsidR="00165A0C" w:rsidRPr="00165A0C" w:rsidRDefault="00165A0C" w:rsidP="00165A0C">
            <w:pPr>
              <w:spacing w:before="120" w:after="120"/>
              <w:rPr>
                <w:rFonts w:cs="Arial"/>
                <w:sz w:val="18"/>
              </w:rPr>
            </w:pPr>
            <w:r w:rsidRPr="00165A0C">
              <w:rPr>
                <w:rFonts w:cs="Arial"/>
                <w:sz w:val="18"/>
              </w:rPr>
              <w:t xml:space="preserve">         File Reference</w:t>
            </w:r>
          </w:p>
        </w:tc>
        <w:tc>
          <w:tcPr>
            <w:tcW w:w="834" w:type="pct"/>
            <w:gridSpan w:val="3"/>
            <w:shd w:val="clear" w:color="auto" w:fill="auto"/>
          </w:tcPr>
          <w:p w14:paraId="00642FF5" w14:textId="77777777" w:rsidR="00165A0C" w:rsidRPr="00165A0C" w:rsidRDefault="00165A0C" w:rsidP="00165A0C">
            <w:pPr>
              <w:spacing w:before="120" w:after="120"/>
              <w:rPr>
                <w:rFonts w:cs="Arial"/>
                <w:sz w:val="18"/>
              </w:rPr>
            </w:pPr>
            <w:r w:rsidRPr="00165A0C">
              <w:rPr>
                <w:rFonts w:cs="Arial"/>
                <w:sz w:val="18"/>
              </w:rPr>
              <w:t>(TXTDSC)</w:t>
            </w:r>
          </w:p>
        </w:tc>
        <w:tc>
          <w:tcPr>
            <w:tcW w:w="1250" w:type="pct"/>
            <w:gridSpan w:val="3"/>
            <w:shd w:val="clear" w:color="auto" w:fill="auto"/>
          </w:tcPr>
          <w:p w14:paraId="1E9070BF" w14:textId="77777777" w:rsidR="00165A0C" w:rsidRPr="00165A0C" w:rsidRDefault="00165A0C" w:rsidP="00165A0C">
            <w:pPr>
              <w:spacing w:before="120" w:after="120"/>
              <w:rPr>
                <w:rFonts w:cs="Arial"/>
                <w:sz w:val="18"/>
              </w:rPr>
            </w:pPr>
          </w:p>
        </w:tc>
        <w:tc>
          <w:tcPr>
            <w:tcW w:w="417" w:type="pct"/>
            <w:gridSpan w:val="2"/>
            <w:shd w:val="clear" w:color="auto" w:fill="auto"/>
          </w:tcPr>
          <w:p w14:paraId="2641FF58"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4CED9E6C"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48749E4" w14:textId="77777777" w:rsidTr="00B131AF">
        <w:tc>
          <w:tcPr>
            <w:tcW w:w="1665" w:type="pct"/>
            <w:gridSpan w:val="4"/>
            <w:shd w:val="clear" w:color="auto" w:fill="auto"/>
          </w:tcPr>
          <w:p w14:paraId="79A7A364" w14:textId="77777777" w:rsidR="00165A0C" w:rsidRPr="00165A0C" w:rsidRDefault="00165A0C" w:rsidP="00165A0C">
            <w:pPr>
              <w:spacing w:before="120" w:after="120"/>
              <w:rPr>
                <w:rFonts w:cs="Arial"/>
                <w:sz w:val="18"/>
              </w:rPr>
            </w:pPr>
            <w:r w:rsidRPr="00165A0C">
              <w:rPr>
                <w:rFonts w:cs="Arial"/>
                <w:sz w:val="18"/>
              </w:rPr>
              <w:t xml:space="preserve">         Headline</w:t>
            </w:r>
          </w:p>
        </w:tc>
        <w:tc>
          <w:tcPr>
            <w:tcW w:w="834" w:type="pct"/>
            <w:gridSpan w:val="3"/>
            <w:shd w:val="clear" w:color="auto" w:fill="auto"/>
          </w:tcPr>
          <w:p w14:paraId="2F342CB7" w14:textId="77777777" w:rsidR="00165A0C" w:rsidRPr="00165A0C" w:rsidRDefault="00165A0C" w:rsidP="00165A0C">
            <w:pPr>
              <w:spacing w:before="120" w:after="120"/>
              <w:rPr>
                <w:rFonts w:cs="Arial"/>
                <w:sz w:val="18"/>
              </w:rPr>
            </w:pPr>
          </w:p>
        </w:tc>
        <w:tc>
          <w:tcPr>
            <w:tcW w:w="1250" w:type="pct"/>
            <w:gridSpan w:val="3"/>
            <w:shd w:val="clear" w:color="auto" w:fill="auto"/>
          </w:tcPr>
          <w:p w14:paraId="7FA425D8" w14:textId="77777777" w:rsidR="00165A0C" w:rsidRPr="00165A0C" w:rsidRDefault="00165A0C" w:rsidP="00165A0C">
            <w:pPr>
              <w:spacing w:before="120" w:after="120"/>
              <w:rPr>
                <w:rFonts w:cs="Arial"/>
                <w:sz w:val="18"/>
              </w:rPr>
            </w:pPr>
          </w:p>
        </w:tc>
        <w:tc>
          <w:tcPr>
            <w:tcW w:w="417" w:type="pct"/>
            <w:gridSpan w:val="2"/>
            <w:shd w:val="clear" w:color="auto" w:fill="auto"/>
          </w:tcPr>
          <w:p w14:paraId="574CC69B"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376BFAF5" w14:textId="77777777" w:rsidR="00165A0C" w:rsidRPr="00165A0C" w:rsidRDefault="00165A0C" w:rsidP="00165A0C">
            <w:pPr>
              <w:spacing w:before="120" w:after="120"/>
              <w:rPr>
                <w:rFonts w:cs="Arial"/>
                <w:sz w:val="18"/>
              </w:rPr>
            </w:pPr>
            <w:r w:rsidRPr="00165A0C">
              <w:rPr>
                <w:rFonts w:cs="Arial"/>
                <w:sz w:val="18"/>
              </w:rPr>
              <w:t>0, * (ordered)</w:t>
            </w:r>
          </w:p>
        </w:tc>
      </w:tr>
      <w:tr w:rsidR="00165A0C" w:rsidRPr="00165A0C" w14:paraId="3D953BFB" w14:textId="77777777" w:rsidTr="00B131AF">
        <w:tc>
          <w:tcPr>
            <w:tcW w:w="1665" w:type="pct"/>
            <w:gridSpan w:val="4"/>
            <w:shd w:val="clear" w:color="auto" w:fill="auto"/>
          </w:tcPr>
          <w:p w14:paraId="152A9536" w14:textId="77777777" w:rsidR="00165A0C" w:rsidRPr="00165A0C" w:rsidRDefault="00165A0C" w:rsidP="00165A0C">
            <w:pPr>
              <w:spacing w:before="120" w:after="120"/>
              <w:rPr>
                <w:rFonts w:cs="Arial"/>
                <w:sz w:val="18"/>
              </w:rPr>
            </w:pPr>
            <w:r w:rsidRPr="00165A0C">
              <w:rPr>
                <w:rFonts w:cs="Arial"/>
                <w:sz w:val="18"/>
              </w:rPr>
              <w:t xml:space="preserve">         Language</w:t>
            </w:r>
          </w:p>
        </w:tc>
        <w:tc>
          <w:tcPr>
            <w:tcW w:w="834" w:type="pct"/>
            <w:gridSpan w:val="3"/>
            <w:shd w:val="clear" w:color="auto" w:fill="auto"/>
          </w:tcPr>
          <w:p w14:paraId="1DAAE2E1" w14:textId="77777777" w:rsidR="00165A0C" w:rsidRPr="00165A0C" w:rsidRDefault="00165A0C" w:rsidP="00165A0C">
            <w:pPr>
              <w:spacing w:before="120" w:after="120"/>
              <w:rPr>
                <w:rFonts w:cs="Arial"/>
                <w:sz w:val="18"/>
              </w:rPr>
            </w:pPr>
          </w:p>
        </w:tc>
        <w:tc>
          <w:tcPr>
            <w:tcW w:w="1250" w:type="pct"/>
            <w:gridSpan w:val="3"/>
            <w:shd w:val="clear" w:color="auto" w:fill="auto"/>
          </w:tcPr>
          <w:p w14:paraId="3FCE964C" w14:textId="77777777" w:rsidR="00165A0C" w:rsidRPr="00165A0C" w:rsidRDefault="00165A0C" w:rsidP="00165A0C">
            <w:pPr>
              <w:spacing w:before="120" w:after="120"/>
              <w:rPr>
                <w:rFonts w:cs="Arial"/>
                <w:sz w:val="18"/>
              </w:rPr>
            </w:pPr>
          </w:p>
        </w:tc>
        <w:tc>
          <w:tcPr>
            <w:tcW w:w="417" w:type="pct"/>
            <w:gridSpan w:val="2"/>
            <w:shd w:val="clear" w:color="auto" w:fill="auto"/>
          </w:tcPr>
          <w:p w14:paraId="7368C32A"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15140F22"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F3E15B8" w14:textId="77777777" w:rsidTr="00B131AF">
        <w:tc>
          <w:tcPr>
            <w:tcW w:w="1665" w:type="pct"/>
            <w:gridSpan w:val="4"/>
            <w:shd w:val="clear" w:color="auto" w:fill="auto"/>
          </w:tcPr>
          <w:p w14:paraId="212AE19B" w14:textId="77777777" w:rsidR="00165A0C" w:rsidRPr="00165A0C" w:rsidRDefault="00165A0C" w:rsidP="00165A0C">
            <w:pPr>
              <w:spacing w:before="120" w:after="120"/>
              <w:rPr>
                <w:rFonts w:cs="Arial"/>
                <w:sz w:val="18"/>
              </w:rPr>
            </w:pPr>
            <w:r w:rsidRPr="00165A0C">
              <w:rPr>
                <w:rFonts w:cs="Arial"/>
                <w:sz w:val="18"/>
              </w:rPr>
              <w:t xml:space="preserve">         Text</w:t>
            </w:r>
          </w:p>
        </w:tc>
        <w:tc>
          <w:tcPr>
            <w:tcW w:w="834" w:type="pct"/>
            <w:gridSpan w:val="3"/>
            <w:shd w:val="clear" w:color="auto" w:fill="auto"/>
          </w:tcPr>
          <w:p w14:paraId="051DAD7C" w14:textId="77777777" w:rsidR="00165A0C" w:rsidRPr="00165A0C" w:rsidRDefault="00165A0C" w:rsidP="00165A0C">
            <w:pPr>
              <w:spacing w:before="120" w:after="120"/>
              <w:rPr>
                <w:rFonts w:cs="Arial"/>
                <w:sz w:val="18"/>
              </w:rPr>
            </w:pPr>
            <w:r w:rsidRPr="00165A0C">
              <w:rPr>
                <w:rFonts w:cs="Arial"/>
                <w:sz w:val="18"/>
              </w:rPr>
              <w:t>(INFORM)</w:t>
            </w:r>
          </w:p>
          <w:p w14:paraId="5E952E09" w14:textId="77777777" w:rsidR="00165A0C" w:rsidRPr="00165A0C" w:rsidRDefault="00165A0C" w:rsidP="00165A0C">
            <w:pPr>
              <w:spacing w:before="120" w:after="120"/>
              <w:rPr>
                <w:rFonts w:cs="Arial"/>
                <w:sz w:val="18"/>
              </w:rPr>
            </w:pPr>
            <w:r w:rsidRPr="00165A0C">
              <w:rPr>
                <w:rFonts w:cs="Arial"/>
                <w:sz w:val="18"/>
              </w:rPr>
              <w:t>(NINFOM)</w:t>
            </w:r>
          </w:p>
        </w:tc>
        <w:tc>
          <w:tcPr>
            <w:tcW w:w="1250" w:type="pct"/>
            <w:gridSpan w:val="3"/>
            <w:shd w:val="clear" w:color="auto" w:fill="auto"/>
          </w:tcPr>
          <w:p w14:paraId="1C13EDC2" w14:textId="77777777" w:rsidR="00165A0C" w:rsidRPr="00165A0C" w:rsidRDefault="00165A0C" w:rsidP="00165A0C">
            <w:pPr>
              <w:spacing w:before="120" w:after="120"/>
              <w:rPr>
                <w:rFonts w:cs="Arial"/>
                <w:sz w:val="18"/>
              </w:rPr>
            </w:pPr>
          </w:p>
        </w:tc>
        <w:tc>
          <w:tcPr>
            <w:tcW w:w="417" w:type="pct"/>
            <w:gridSpan w:val="2"/>
            <w:shd w:val="clear" w:color="auto" w:fill="auto"/>
          </w:tcPr>
          <w:p w14:paraId="4394E0D3"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4181E514"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AAF4CD2" w14:textId="77777777" w:rsidTr="00B131AF">
        <w:tc>
          <w:tcPr>
            <w:tcW w:w="1665" w:type="pct"/>
            <w:gridSpan w:val="4"/>
            <w:shd w:val="clear" w:color="auto" w:fill="auto"/>
          </w:tcPr>
          <w:p w14:paraId="7BD40B6E" w14:textId="77777777" w:rsidR="00165A0C" w:rsidRPr="00165A0C" w:rsidRDefault="00165A0C" w:rsidP="00165A0C">
            <w:pPr>
              <w:spacing w:before="120" w:after="120"/>
              <w:rPr>
                <w:rFonts w:cs="Arial"/>
                <w:sz w:val="18"/>
              </w:rPr>
            </w:pPr>
            <w:r w:rsidRPr="00165A0C">
              <w:rPr>
                <w:rFonts w:cs="Arial"/>
                <w:sz w:val="18"/>
              </w:rPr>
              <w:t xml:space="preserve">      Online Resource</w:t>
            </w:r>
          </w:p>
        </w:tc>
        <w:tc>
          <w:tcPr>
            <w:tcW w:w="834" w:type="pct"/>
            <w:gridSpan w:val="3"/>
            <w:shd w:val="clear" w:color="auto" w:fill="auto"/>
          </w:tcPr>
          <w:p w14:paraId="10C78821" w14:textId="77777777" w:rsidR="00165A0C" w:rsidRPr="00165A0C" w:rsidRDefault="00165A0C" w:rsidP="00165A0C">
            <w:pPr>
              <w:spacing w:before="120" w:after="120"/>
              <w:rPr>
                <w:rFonts w:cs="Arial"/>
                <w:sz w:val="18"/>
              </w:rPr>
            </w:pPr>
          </w:p>
        </w:tc>
        <w:tc>
          <w:tcPr>
            <w:tcW w:w="1250" w:type="pct"/>
            <w:gridSpan w:val="3"/>
            <w:shd w:val="clear" w:color="auto" w:fill="auto"/>
          </w:tcPr>
          <w:p w14:paraId="51BE158E" w14:textId="77777777" w:rsidR="00165A0C" w:rsidRPr="00165A0C" w:rsidRDefault="00165A0C" w:rsidP="00165A0C">
            <w:pPr>
              <w:spacing w:before="120" w:after="120"/>
              <w:rPr>
                <w:rFonts w:cs="Arial"/>
                <w:sz w:val="18"/>
              </w:rPr>
            </w:pPr>
          </w:p>
        </w:tc>
        <w:tc>
          <w:tcPr>
            <w:tcW w:w="417" w:type="pct"/>
            <w:gridSpan w:val="2"/>
            <w:shd w:val="clear" w:color="auto" w:fill="auto"/>
          </w:tcPr>
          <w:p w14:paraId="044DD1F0"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387BA68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3A1AA7F" w14:textId="77777777" w:rsidTr="00B131AF">
        <w:tc>
          <w:tcPr>
            <w:tcW w:w="1665" w:type="pct"/>
            <w:gridSpan w:val="4"/>
            <w:shd w:val="clear" w:color="auto" w:fill="auto"/>
          </w:tcPr>
          <w:p w14:paraId="322309B4" w14:textId="77777777" w:rsidR="00165A0C" w:rsidRPr="00165A0C" w:rsidRDefault="00165A0C" w:rsidP="00165A0C">
            <w:pPr>
              <w:spacing w:before="120" w:after="120"/>
              <w:rPr>
                <w:rFonts w:cs="Arial"/>
                <w:sz w:val="18"/>
              </w:rPr>
            </w:pPr>
            <w:r w:rsidRPr="00165A0C">
              <w:rPr>
                <w:rFonts w:cs="Arial"/>
                <w:sz w:val="18"/>
              </w:rPr>
              <w:t xml:space="preserve">         Online Resource Linkage URL</w:t>
            </w:r>
          </w:p>
        </w:tc>
        <w:tc>
          <w:tcPr>
            <w:tcW w:w="834" w:type="pct"/>
            <w:gridSpan w:val="3"/>
            <w:shd w:val="clear" w:color="auto" w:fill="auto"/>
          </w:tcPr>
          <w:p w14:paraId="05380A26" w14:textId="77777777" w:rsidR="00165A0C" w:rsidRPr="00165A0C" w:rsidRDefault="00165A0C" w:rsidP="00165A0C">
            <w:pPr>
              <w:spacing w:before="120" w:after="120"/>
              <w:rPr>
                <w:rFonts w:cs="Arial"/>
                <w:sz w:val="18"/>
              </w:rPr>
            </w:pPr>
          </w:p>
        </w:tc>
        <w:tc>
          <w:tcPr>
            <w:tcW w:w="1250" w:type="pct"/>
            <w:gridSpan w:val="3"/>
            <w:shd w:val="clear" w:color="auto" w:fill="auto"/>
          </w:tcPr>
          <w:p w14:paraId="51E9F96B" w14:textId="77777777" w:rsidR="00165A0C" w:rsidRPr="00165A0C" w:rsidRDefault="00165A0C" w:rsidP="00165A0C">
            <w:pPr>
              <w:spacing w:before="120" w:after="120"/>
              <w:rPr>
                <w:rFonts w:cs="Arial"/>
                <w:sz w:val="18"/>
              </w:rPr>
            </w:pPr>
          </w:p>
        </w:tc>
        <w:tc>
          <w:tcPr>
            <w:tcW w:w="417" w:type="pct"/>
            <w:gridSpan w:val="2"/>
            <w:shd w:val="clear" w:color="auto" w:fill="auto"/>
          </w:tcPr>
          <w:p w14:paraId="18125EC2" w14:textId="77777777" w:rsidR="00165A0C" w:rsidRPr="00165A0C" w:rsidRDefault="00165A0C" w:rsidP="00165A0C">
            <w:pPr>
              <w:spacing w:before="120" w:after="120"/>
              <w:rPr>
                <w:rFonts w:cs="Arial"/>
                <w:sz w:val="18"/>
              </w:rPr>
            </w:pPr>
            <w:r w:rsidRPr="00165A0C">
              <w:rPr>
                <w:rFonts w:cs="Arial"/>
                <w:sz w:val="18"/>
              </w:rPr>
              <w:t>(S) UL</w:t>
            </w:r>
          </w:p>
        </w:tc>
        <w:tc>
          <w:tcPr>
            <w:tcW w:w="834" w:type="pct"/>
            <w:gridSpan w:val="2"/>
            <w:shd w:val="clear" w:color="auto" w:fill="auto"/>
          </w:tcPr>
          <w:p w14:paraId="13C9E6A3"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05F7DEE3" w14:textId="77777777" w:rsidTr="00B131AF">
        <w:tc>
          <w:tcPr>
            <w:tcW w:w="1665" w:type="pct"/>
            <w:gridSpan w:val="4"/>
            <w:shd w:val="clear" w:color="auto" w:fill="auto"/>
          </w:tcPr>
          <w:p w14:paraId="2C169537" w14:textId="77777777" w:rsidR="00165A0C" w:rsidRPr="00165A0C" w:rsidRDefault="00165A0C" w:rsidP="00165A0C">
            <w:pPr>
              <w:spacing w:before="120" w:after="120"/>
              <w:rPr>
                <w:rFonts w:cs="Arial"/>
                <w:sz w:val="18"/>
              </w:rPr>
            </w:pPr>
            <w:r w:rsidRPr="00165A0C">
              <w:rPr>
                <w:rFonts w:cs="Arial"/>
                <w:sz w:val="18"/>
              </w:rPr>
              <w:t xml:space="preserve">         Protocol</w:t>
            </w:r>
          </w:p>
        </w:tc>
        <w:tc>
          <w:tcPr>
            <w:tcW w:w="834" w:type="pct"/>
            <w:gridSpan w:val="3"/>
            <w:shd w:val="clear" w:color="auto" w:fill="auto"/>
          </w:tcPr>
          <w:p w14:paraId="796738F7" w14:textId="77777777" w:rsidR="00165A0C" w:rsidRPr="00165A0C" w:rsidRDefault="00165A0C" w:rsidP="00165A0C">
            <w:pPr>
              <w:spacing w:before="120" w:after="120"/>
              <w:rPr>
                <w:rFonts w:cs="Arial"/>
                <w:sz w:val="18"/>
              </w:rPr>
            </w:pPr>
          </w:p>
        </w:tc>
        <w:tc>
          <w:tcPr>
            <w:tcW w:w="1250" w:type="pct"/>
            <w:gridSpan w:val="3"/>
            <w:shd w:val="clear" w:color="auto" w:fill="auto"/>
          </w:tcPr>
          <w:p w14:paraId="080161B5" w14:textId="77777777" w:rsidR="00165A0C" w:rsidRPr="00165A0C" w:rsidRDefault="00165A0C" w:rsidP="00165A0C">
            <w:pPr>
              <w:spacing w:before="120" w:after="120"/>
              <w:rPr>
                <w:rFonts w:cs="Arial"/>
                <w:sz w:val="18"/>
              </w:rPr>
            </w:pPr>
          </w:p>
        </w:tc>
        <w:tc>
          <w:tcPr>
            <w:tcW w:w="417" w:type="pct"/>
            <w:gridSpan w:val="2"/>
            <w:shd w:val="clear" w:color="auto" w:fill="auto"/>
          </w:tcPr>
          <w:p w14:paraId="380E078A"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0D44081C"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BFFA0FB" w14:textId="77777777" w:rsidTr="00B131AF">
        <w:tc>
          <w:tcPr>
            <w:tcW w:w="1665" w:type="pct"/>
            <w:gridSpan w:val="4"/>
            <w:shd w:val="clear" w:color="auto" w:fill="auto"/>
          </w:tcPr>
          <w:p w14:paraId="112E4D3C" w14:textId="77777777" w:rsidR="00165A0C" w:rsidRPr="00165A0C" w:rsidRDefault="00165A0C" w:rsidP="00165A0C">
            <w:pPr>
              <w:spacing w:before="120" w:after="120"/>
              <w:rPr>
                <w:rFonts w:cs="Arial"/>
                <w:sz w:val="18"/>
              </w:rPr>
            </w:pPr>
            <w:r w:rsidRPr="00165A0C">
              <w:rPr>
                <w:rFonts w:cs="Arial"/>
                <w:sz w:val="18"/>
              </w:rPr>
              <w:t xml:space="preserve">         Application Profile</w:t>
            </w:r>
          </w:p>
        </w:tc>
        <w:tc>
          <w:tcPr>
            <w:tcW w:w="834" w:type="pct"/>
            <w:gridSpan w:val="3"/>
            <w:shd w:val="clear" w:color="auto" w:fill="auto"/>
          </w:tcPr>
          <w:p w14:paraId="3855B510" w14:textId="77777777" w:rsidR="00165A0C" w:rsidRPr="00165A0C" w:rsidRDefault="00165A0C" w:rsidP="00165A0C">
            <w:pPr>
              <w:spacing w:before="120" w:after="120"/>
              <w:rPr>
                <w:rFonts w:cs="Arial"/>
                <w:sz w:val="18"/>
              </w:rPr>
            </w:pPr>
          </w:p>
        </w:tc>
        <w:tc>
          <w:tcPr>
            <w:tcW w:w="1250" w:type="pct"/>
            <w:gridSpan w:val="3"/>
            <w:shd w:val="clear" w:color="auto" w:fill="auto"/>
          </w:tcPr>
          <w:p w14:paraId="4B0FFE7A" w14:textId="77777777" w:rsidR="00165A0C" w:rsidRPr="00165A0C" w:rsidRDefault="00165A0C" w:rsidP="00165A0C">
            <w:pPr>
              <w:spacing w:before="120" w:after="120"/>
              <w:rPr>
                <w:rFonts w:cs="Arial"/>
                <w:sz w:val="18"/>
              </w:rPr>
            </w:pPr>
          </w:p>
        </w:tc>
        <w:tc>
          <w:tcPr>
            <w:tcW w:w="417" w:type="pct"/>
            <w:gridSpan w:val="2"/>
            <w:shd w:val="clear" w:color="auto" w:fill="auto"/>
          </w:tcPr>
          <w:p w14:paraId="3FA27C17"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577F5C2A"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8DB844D" w14:textId="77777777" w:rsidTr="00B131AF">
        <w:tc>
          <w:tcPr>
            <w:tcW w:w="1665" w:type="pct"/>
            <w:gridSpan w:val="4"/>
            <w:shd w:val="clear" w:color="auto" w:fill="auto"/>
          </w:tcPr>
          <w:p w14:paraId="28CFA257" w14:textId="77777777" w:rsidR="00165A0C" w:rsidRPr="00165A0C" w:rsidRDefault="00165A0C" w:rsidP="00165A0C">
            <w:pPr>
              <w:spacing w:before="120" w:after="120"/>
              <w:rPr>
                <w:rFonts w:cs="Arial"/>
                <w:sz w:val="18"/>
              </w:rPr>
            </w:pPr>
            <w:r w:rsidRPr="00165A0C">
              <w:rPr>
                <w:rFonts w:cs="Arial"/>
                <w:sz w:val="18"/>
              </w:rPr>
              <w:t xml:space="preserve">         Name of Resource</w:t>
            </w:r>
          </w:p>
        </w:tc>
        <w:tc>
          <w:tcPr>
            <w:tcW w:w="834" w:type="pct"/>
            <w:gridSpan w:val="3"/>
            <w:shd w:val="clear" w:color="auto" w:fill="auto"/>
          </w:tcPr>
          <w:p w14:paraId="40939F53" w14:textId="77777777" w:rsidR="00165A0C" w:rsidRPr="00165A0C" w:rsidRDefault="00165A0C" w:rsidP="00165A0C">
            <w:pPr>
              <w:spacing w:before="120" w:after="120"/>
              <w:rPr>
                <w:rFonts w:cs="Arial"/>
                <w:sz w:val="18"/>
              </w:rPr>
            </w:pPr>
          </w:p>
        </w:tc>
        <w:tc>
          <w:tcPr>
            <w:tcW w:w="1250" w:type="pct"/>
            <w:gridSpan w:val="3"/>
            <w:shd w:val="clear" w:color="auto" w:fill="auto"/>
          </w:tcPr>
          <w:p w14:paraId="7A540412" w14:textId="77777777" w:rsidR="00165A0C" w:rsidRPr="00165A0C" w:rsidRDefault="00165A0C" w:rsidP="00165A0C">
            <w:pPr>
              <w:spacing w:before="120" w:after="120"/>
              <w:rPr>
                <w:rFonts w:cs="Arial"/>
                <w:sz w:val="18"/>
              </w:rPr>
            </w:pPr>
          </w:p>
        </w:tc>
        <w:tc>
          <w:tcPr>
            <w:tcW w:w="417" w:type="pct"/>
            <w:gridSpan w:val="2"/>
            <w:shd w:val="clear" w:color="auto" w:fill="auto"/>
          </w:tcPr>
          <w:p w14:paraId="042D2D57"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54310D63"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2CDF46B" w14:textId="77777777" w:rsidTr="00B131AF">
        <w:tc>
          <w:tcPr>
            <w:tcW w:w="1665" w:type="pct"/>
            <w:gridSpan w:val="4"/>
            <w:shd w:val="clear" w:color="auto" w:fill="auto"/>
          </w:tcPr>
          <w:p w14:paraId="186F690C" w14:textId="77777777" w:rsidR="00165A0C" w:rsidRPr="00165A0C" w:rsidRDefault="00165A0C" w:rsidP="00165A0C">
            <w:pPr>
              <w:spacing w:before="120" w:after="120"/>
              <w:rPr>
                <w:rFonts w:cs="Arial"/>
                <w:sz w:val="18"/>
              </w:rPr>
            </w:pPr>
            <w:r w:rsidRPr="00165A0C">
              <w:rPr>
                <w:rFonts w:cs="Arial"/>
                <w:sz w:val="18"/>
              </w:rPr>
              <w:t xml:space="preserve">         Online Resource Description</w:t>
            </w:r>
          </w:p>
        </w:tc>
        <w:tc>
          <w:tcPr>
            <w:tcW w:w="834" w:type="pct"/>
            <w:gridSpan w:val="3"/>
            <w:shd w:val="clear" w:color="auto" w:fill="auto"/>
          </w:tcPr>
          <w:p w14:paraId="051DBA91" w14:textId="77777777" w:rsidR="00165A0C" w:rsidRPr="00165A0C" w:rsidRDefault="00165A0C" w:rsidP="00165A0C">
            <w:pPr>
              <w:spacing w:before="120" w:after="120"/>
              <w:rPr>
                <w:rFonts w:cs="Arial"/>
                <w:sz w:val="18"/>
              </w:rPr>
            </w:pPr>
          </w:p>
        </w:tc>
        <w:tc>
          <w:tcPr>
            <w:tcW w:w="1250" w:type="pct"/>
            <w:gridSpan w:val="3"/>
            <w:shd w:val="clear" w:color="auto" w:fill="auto"/>
          </w:tcPr>
          <w:p w14:paraId="608B11E8" w14:textId="77777777" w:rsidR="00165A0C" w:rsidRPr="00165A0C" w:rsidRDefault="00165A0C" w:rsidP="00165A0C">
            <w:pPr>
              <w:spacing w:before="120" w:after="120"/>
              <w:rPr>
                <w:rFonts w:cs="Arial"/>
                <w:sz w:val="18"/>
              </w:rPr>
            </w:pPr>
          </w:p>
        </w:tc>
        <w:tc>
          <w:tcPr>
            <w:tcW w:w="417" w:type="pct"/>
            <w:gridSpan w:val="2"/>
            <w:shd w:val="clear" w:color="auto" w:fill="auto"/>
          </w:tcPr>
          <w:p w14:paraId="523AEB30"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395D7E95"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CF55490" w14:textId="77777777" w:rsidTr="00B131AF">
        <w:tc>
          <w:tcPr>
            <w:tcW w:w="1665" w:type="pct"/>
            <w:gridSpan w:val="4"/>
            <w:shd w:val="clear" w:color="auto" w:fill="auto"/>
          </w:tcPr>
          <w:p w14:paraId="422681FD" w14:textId="77777777" w:rsidR="00165A0C" w:rsidRPr="00165A0C" w:rsidRDefault="00165A0C" w:rsidP="00165A0C">
            <w:pPr>
              <w:spacing w:before="120" w:after="120"/>
              <w:rPr>
                <w:rFonts w:cs="Arial"/>
                <w:sz w:val="18"/>
              </w:rPr>
            </w:pPr>
            <w:r w:rsidRPr="00165A0C">
              <w:rPr>
                <w:rFonts w:cs="Arial"/>
                <w:sz w:val="18"/>
              </w:rPr>
              <w:t xml:space="preserve">         Online Function</w:t>
            </w:r>
          </w:p>
        </w:tc>
        <w:tc>
          <w:tcPr>
            <w:tcW w:w="834" w:type="pct"/>
            <w:gridSpan w:val="3"/>
            <w:shd w:val="clear" w:color="auto" w:fill="auto"/>
          </w:tcPr>
          <w:p w14:paraId="5A55ADEF" w14:textId="77777777" w:rsidR="00165A0C" w:rsidRPr="00165A0C" w:rsidRDefault="00165A0C" w:rsidP="00165A0C">
            <w:pPr>
              <w:spacing w:before="120" w:after="120"/>
              <w:rPr>
                <w:rFonts w:cs="Arial"/>
                <w:sz w:val="18"/>
              </w:rPr>
            </w:pPr>
          </w:p>
        </w:tc>
        <w:tc>
          <w:tcPr>
            <w:tcW w:w="1250" w:type="pct"/>
            <w:gridSpan w:val="3"/>
            <w:shd w:val="clear" w:color="auto" w:fill="auto"/>
          </w:tcPr>
          <w:p w14:paraId="23FEA0AA" w14:textId="77777777" w:rsidR="00165A0C" w:rsidRPr="00165A0C" w:rsidRDefault="00165A0C" w:rsidP="00165A0C">
            <w:pPr>
              <w:spacing w:before="120" w:after="120"/>
              <w:rPr>
                <w:rFonts w:cs="Arial"/>
                <w:sz w:val="18"/>
              </w:rPr>
            </w:pPr>
            <w:r w:rsidRPr="00165A0C">
              <w:rPr>
                <w:rFonts w:cs="Arial"/>
                <w:sz w:val="18"/>
              </w:rPr>
              <w:t>1 : Download</w:t>
            </w:r>
          </w:p>
          <w:p w14:paraId="7A665061" w14:textId="77777777" w:rsidR="00165A0C" w:rsidRPr="00165A0C" w:rsidRDefault="00165A0C" w:rsidP="00165A0C">
            <w:pPr>
              <w:spacing w:before="120" w:after="120"/>
              <w:rPr>
                <w:rFonts w:cs="Arial"/>
                <w:sz w:val="18"/>
              </w:rPr>
            </w:pPr>
            <w:r w:rsidRPr="00165A0C">
              <w:rPr>
                <w:rFonts w:cs="Arial"/>
                <w:sz w:val="18"/>
              </w:rPr>
              <w:t>3 : Offline Access</w:t>
            </w:r>
          </w:p>
          <w:p w14:paraId="4226830A" w14:textId="77777777" w:rsidR="00165A0C" w:rsidRPr="00165A0C" w:rsidRDefault="00165A0C" w:rsidP="00165A0C">
            <w:pPr>
              <w:spacing w:before="120" w:after="120"/>
              <w:rPr>
                <w:rFonts w:cs="Arial"/>
                <w:sz w:val="18"/>
              </w:rPr>
            </w:pPr>
            <w:r w:rsidRPr="00165A0C">
              <w:rPr>
                <w:rFonts w:cs="Arial"/>
                <w:sz w:val="18"/>
              </w:rPr>
              <w:t>4 : Order</w:t>
            </w:r>
          </w:p>
          <w:p w14:paraId="5A7DDC64" w14:textId="77777777" w:rsidR="00165A0C" w:rsidRPr="00165A0C" w:rsidRDefault="00165A0C" w:rsidP="00165A0C">
            <w:pPr>
              <w:spacing w:before="120" w:after="120"/>
              <w:rPr>
                <w:rFonts w:cs="Arial"/>
                <w:sz w:val="18"/>
              </w:rPr>
            </w:pPr>
            <w:r w:rsidRPr="00165A0C">
              <w:rPr>
                <w:rFonts w:cs="Arial"/>
                <w:sz w:val="18"/>
              </w:rPr>
              <w:t>5 : Search</w:t>
            </w:r>
          </w:p>
          <w:p w14:paraId="297CC64A" w14:textId="77777777" w:rsidR="00165A0C" w:rsidRPr="00165A0C" w:rsidRDefault="00165A0C" w:rsidP="00165A0C">
            <w:pPr>
              <w:spacing w:before="120" w:after="120"/>
              <w:rPr>
                <w:rFonts w:cs="Arial"/>
                <w:sz w:val="18"/>
              </w:rPr>
            </w:pPr>
            <w:r w:rsidRPr="00165A0C">
              <w:rPr>
                <w:rFonts w:cs="Arial"/>
                <w:sz w:val="18"/>
              </w:rPr>
              <w:t>6 : Complete Metadata</w:t>
            </w:r>
          </w:p>
          <w:p w14:paraId="32CFD62E" w14:textId="77777777" w:rsidR="00165A0C" w:rsidRPr="00165A0C" w:rsidRDefault="00165A0C" w:rsidP="00165A0C">
            <w:pPr>
              <w:spacing w:before="120" w:after="120"/>
              <w:rPr>
                <w:rFonts w:cs="Arial"/>
                <w:sz w:val="18"/>
              </w:rPr>
            </w:pPr>
            <w:r w:rsidRPr="00165A0C">
              <w:rPr>
                <w:rFonts w:cs="Arial"/>
                <w:sz w:val="18"/>
              </w:rPr>
              <w:t>7 : Browse Graphic</w:t>
            </w:r>
          </w:p>
          <w:p w14:paraId="6A587F9F" w14:textId="77777777" w:rsidR="00165A0C" w:rsidRPr="00165A0C" w:rsidRDefault="00165A0C" w:rsidP="00165A0C">
            <w:pPr>
              <w:spacing w:before="120" w:after="120"/>
              <w:rPr>
                <w:rFonts w:cs="Arial"/>
                <w:sz w:val="18"/>
              </w:rPr>
            </w:pPr>
            <w:r w:rsidRPr="00165A0C">
              <w:rPr>
                <w:rFonts w:cs="Arial"/>
                <w:sz w:val="18"/>
              </w:rPr>
              <w:t>8 : Upload</w:t>
            </w:r>
          </w:p>
          <w:p w14:paraId="6024D997" w14:textId="77777777" w:rsidR="00165A0C" w:rsidRPr="00165A0C" w:rsidRDefault="00165A0C" w:rsidP="00165A0C">
            <w:pPr>
              <w:spacing w:before="120" w:after="120"/>
              <w:rPr>
                <w:rFonts w:cs="Arial"/>
                <w:sz w:val="18"/>
              </w:rPr>
            </w:pPr>
            <w:r w:rsidRPr="00165A0C">
              <w:rPr>
                <w:rFonts w:cs="Arial"/>
                <w:sz w:val="18"/>
              </w:rPr>
              <w:t>9 : Email Service</w:t>
            </w:r>
          </w:p>
          <w:p w14:paraId="00BC661A" w14:textId="77777777" w:rsidR="00165A0C" w:rsidRPr="00165A0C" w:rsidRDefault="00165A0C" w:rsidP="00165A0C">
            <w:pPr>
              <w:spacing w:before="120" w:after="120"/>
              <w:rPr>
                <w:rFonts w:cs="Arial"/>
                <w:sz w:val="18"/>
              </w:rPr>
            </w:pPr>
            <w:r w:rsidRPr="00165A0C">
              <w:rPr>
                <w:rFonts w:cs="Arial"/>
                <w:sz w:val="18"/>
              </w:rPr>
              <w:lastRenderedPageBreak/>
              <w:t>10 : Browsing</w:t>
            </w:r>
          </w:p>
          <w:p w14:paraId="56A5AAAB" w14:textId="77777777" w:rsidR="00165A0C" w:rsidRPr="00165A0C" w:rsidRDefault="00165A0C" w:rsidP="00165A0C">
            <w:pPr>
              <w:spacing w:before="120" w:after="120"/>
              <w:rPr>
                <w:rFonts w:cs="Arial"/>
                <w:sz w:val="18"/>
              </w:rPr>
            </w:pPr>
            <w:r w:rsidRPr="00165A0C">
              <w:rPr>
                <w:rFonts w:cs="Arial"/>
                <w:sz w:val="18"/>
              </w:rPr>
              <w:t>11 : File Access</w:t>
            </w:r>
          </w:p>
        </w:tc>
        <w:tc>
          <w:tcPr>
            <w:tcW w:w="417" w:type="pct"/>
            <w:gridSpan w:val="2"/>
            <w:shd w:val="clear" w:color="auto" w:fill="auto"/>
          </w:tcPr>
          <w:p w14:paraId="2C9136F1" w14:textId="77777777" w:rsidR="00165A0C" w:rsidRPr="00165A0C" w:rsidRDefault="00165A0C" w:rsidP="00165A0C">
            <w:pPr>
              <w:spacing w:before="120" w:after="120"/>
              <w:rPr>
                <w:rFonts w:cs="Arial"/>
                <w:sz w:val="18"/>
              </w:rPr>
            </w:pPr>
            <w:r w:rsidRPr="00165A0C">
              <w:rPr>
                <w:rFonts w:cs="Arial"/>
                <w:sz w:val="18"/>
              </w:rPr>
              <w:lastRenderedPageBreak/>
              <w:t>(S) EN</w:t>
            </w:r>
          </w:p>
        </w:tc>
        <w:tc>
          <w:tcPr>
            <w:tcW w:w="834" w:type="pct"/>
            <w:gridSpan w:val="2"/>
            <w:shd w:val="clear" w:color="auto" w:fill="auto"/>
          </w:tcPr>
          <w:p w14:paraId="59F5922B"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E8D55EC" w14:textId="77777777" w:rsidTr="00B131AF">
        <w:tc>
          <w:tcPr>
            <w:tcW w:w="1665" w:type="pct"/>
            <w:gridSpan w:val="4"/>
            <w:shd w:val="clear" w:color="auto" w:fill="auto"/>
          </w:tcPr>
          <w:p w14:paraId="2AB9E318" w14:textId="77777777" w:rsidR="00165A0C" w:rsidRPr="00165A0C" w:rsidRDefault="00165A0C" w:rsidP="00165A0C">
            <w:pPr>
              <w:spacing w:before="120" w:after="120"/>
              <w:rPr>
                <w:rFonts w:cs="Arial"/>
                <w:sz w:val="18"/>
              </w:rPr>
            </w:pPr>
            <w:r w:rsidRPr="00165A0C">
              <w:rPr>
                <w:rFonts w:cs="Arial"/>
                <w:sz w:val="18"/>
              </w:rPr>
              <w:t xml:space="preserve">         Protocol request</w:t>
            </w:r>
          </w:p>
        </w:tc>
        <w:tc>
          <w:tcPr>
            <w:tcW w:w="834" w:type="pct"/>
            <w:gridSpan w:val="3"/>
            <w:shd w:val="clear" w:color="auto" w:fill="auto"/>
          </w:tcPr>
          <w:p w14:paraId="3849CDD6" w14:textId="77777777" w:rsidR="00165A0C" w:rsidRPr="00165A0C" w:rsidRDefault="00165A0C" w:rsidP="00165A0C">
            <w:pPr>
              <w:spacing w:before="120" w:after="120"/>
              <w:rPr>
                <w:rFonts w:cs="Arial"/>
                <w:sz w:val="18"/>
              </w:rPr>
            </w:pPr>
          </w:p>
        </w:tc>
        <w:tc>
          <w:tcPr>
            <w:tcW w:w="1250" w:type="pct"/>
            <w:gridSpan w:val="3"/>
            <w:shd w:val="clear" w:color="auto" w:fill="auto"/>
          </w:tcPr>
          <w:p w14:paraId="026A547A" w14:textId="77777777" w:rsidR="00165A0C" w:rsidRPr="00165A0C" w:rsidRDefault="00165A0C" w:rsidP="00165A0C">
            <w:pPr>
              <w:spacing w:before="120" w:after="120"/>
              <w:rPr>
                <w:rFonts w:cs="Arial"/>
                <w:sz w:val="18"/>
              </w:rPr>
            </w:pPr>
          </w:p>
        </w:tc>
        <w:tc>
          <w:tcPr>
            <w:tcW w:w="417" w:type="pct"/>
            <w:gridSpan w:val="2"/>
            <w:shd w:val="clear" w:color="auto" w:fill="auto"/>
          </w:tcPr>
          <w:p w14:paraId="4437759B"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1EA7986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33A9EB5" w14:textId="77777777" w:rsidTr="00B131AF">
        <w:tc>
          <w:tcPr>
            <w:tcW w:w="1665" w:type="pct"/>
            <w:gridSpan w:val="4"/>
            <w:shd w:val="clear" w:color="auto" w:fill="auto"/>
          </w:tcPr>
          <w:p w14:paraId="2F25F74E" w14:textId="77777777" w:rsidR="00165A0C" w:rsidRPr="00165A0C" w:rsidRDefault="00165A0C" w:rsidP="00165A0C">
            <w:pPr>
              <w:spacing w:before="120" w:after="120"/>
              <w:rPr>
                <w:rFonts w:cs="Arial"/>
                <w:sz w:val="18"/>
              </w:rPr>
            </w:pPr>
            <w:r w:rsidRPr="00165A0C">
              <w:rPr>
                <w:rFonts w:cs="Arial"/>
                <w:sz w:val="18"/>
              </w:rPr>
              <w:t xml:space="preserve">      Source</w:t>
            </w:r>
          </w:p>
        </w:tc>
        <w:tc>
          <w:tcPr>
            <w:tcW w:w="834" w:type="pct"/>
            <w:gridSpan w:val="3"/>
            <w:shd w:val="clear" w:color="auto" w:fill="auto"/>
          </w:tcPr>
          <w:p w14:paraId="5E8D4A7E" w14:textId="77777777" w:rsidR="00165A0C" w:rsidRPr="00165A0C" w:rsidRDefault="00165A0C" w:rsidP="00165A0C">
            <w:pPr>
              <w:spacing w:before="120" w:after="120"/>
              <w:rPr>
                <w:rFonts w:cs="Arial"/>
                <w:sz w:val="18"/>
              </w:rPr>
            </w:pPr>
          </w:p>
        </w:tc>
        <w:tc>
          <w:tcPr>
            <w:tcW w:w="1250" w:type="pct"/>
            <w:gridSpan w:val="3"/>
            <w:shd w:val="clear" w:color="auto" w:fill="auto"/>
          </w:tcPr>
          <w:p w14:paraId="6D6FB7D6" w14:textId="77777777" w:rsidR="00165A0C" w:rsidRPr="00165A0C" w:rsidRDefault="00165A0C" w:rsidP="00165A0C">
            <w:pPr>
              <w:spacing w:before="120" w:after="120"/>
              <w:rPr>
                <w:rFonts w:cs="Arial"/>
                <w:sz w:val="18"/>
              </w:rPr>
            </w:pPr>
          </w:p>
        </w:tc>
        <w:tc>
          <w:tcPr>
            <w:tcW w:w="417" w:type="pct"/>
            <w:gridSpan w:val="2"/>
            <w:shd w:val="clear" w:color="auto" w:fill="auto"/>
          </w:tcPr>
          <w:p w14:paraId="71EC7471"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173BFBE1"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F0A0C14" w14:textId="77777777" w:rsidTr="00B131AF">
        <w:tc>
          <w:tcPr>
            <w:tcW w:w="1665" w:type="pct"/>
            <w:gridSpan w:val="4"/>
            <w:shd w:val="clear" w:color="auto" w:fill="auto"/>
          </w:tcPr>
          <w:p w14:paraId="2AE779E5" w14:textId="77777777" w:rsidR="00165A0C" w:rsidRPr="00165A0C" w:rsidRDefault="00165A0C" w:rsidP="00165A0C">
            <w:pPr>
              <w:spacing w:before="120" w:after="120"/>
              <w:rPr>
                <w:rFonts w:cs="Arial"/>
                <w:sz w:val="18"/>
              </w:rPr>
            </w:pPr>
            <w:r w:rsidRPr="00165A0C">
              <w:rPr>
                <w:rFonts w:cs="Arial"/>
                <w:sz w:val="18"/>
              </w:rPr>
              <w:t xml:space="preserve">      Source Type</w:t>
            </w:r>
          </w:p>
        </w:tc>
        <w:tc>
          <w:tcPr>
            <w:tcW w:w="834" w:type="pct"/>
            <w:gridSpan w:val="3"/>
            <w:shd w:val="clear" w:color="auto" w:fill="auto"/>
          </w:tcPr>
          <w:p w14:paraId="0D3C0EA7" w14:textId="77777777" w:rsidR="00165A0C" w:rsidRPr="00165A0C" w:rsidRDefault="00165A0C" w:rsidP="00165A0C">
            <w:pPr>
              <w:spacing w:before="120" w:after="120"/>
              <w:rPr>
                <w:rFonts w:cs="Arial"/>
                <w:sz w:val="18"/>
              </w:rPr>
            </w:pPr>
          </w:p>
        </w:tc>
        <w:tc>
          <w:tcPr>
            <w:tcW w:w="1250" w:type="pct"/>
            <w:gridSpan w:val="3"/>
            <w:shd w:val="clear" w:color="auto" w:fill="auto"/>
          </w:tcPr>
          <w:p w14:paraId="540AC295" w14:textId="77777777" w:rsidR="00165A0C" w:rsidRPr="00165A0C" w:rsidRDefault="00165A0C" w:rsidP="00165A0C">
            <w:pPr>
              <w:spacing w:before="120" w:after="120"/>
              <w:rPr>
                <w:rFonts w:cs="Arial"/>
                <w:sz w:val="18"/>
              </w:rPr>
            </w:pPr>
            <w:r w:rsidRPr="00165A0C">
              <w:rPr>
                <w:rFonts w:cs="Arial"/>
                <w:sz w:val="18"/>
              </w:rPr>
              <w:t>1 : Law or Regulation</w:t>
            </w:r>
          </w:p>
          <w:p w14:paraId="3BD7A486" w14:textId="77777777" w:rsidR="00165A0C" w:rsidRPr="00165A0C" w:rsidRDefault="00165A0C" w:rsidP="00165A0C">
            <w:pPr>
              <w:spacing w:before="120" w:after="120"/>
              <w:rPr>
                <w:rFonts w:cs="Arial"/>
                <w:sz w:val="18"/>
              </w:rPr>
            </w:pPr>
            <w:r w:rsidRPr="00165A0C">
              <w:rPr>
                <w:rFonts w:cs="Arial"/>
                <w:sz w:val="18"/>
              </w:rPr>
              <w:t>2 : Official Publication</w:t>
            </w:r>
          </w:p>
          <w:p w14:paraId="5ACF6CB7" w14:textId="77777777" w:rsidR="00165A0C" w:rsidRPr="00165A0C" w:rsidRDefault="00165A0C" w:rsidP="00165A0C">
            <w:pPr>
              <w:spacing w:before="120" w:after="120"/>
              <w:rPr>
                <w:rFonts w:cs="Arial"/>
                <w:sz w:val="18"/>
              </w:rPr>
            </w:pPr>
            <w:r w:rsidRPr="00165A0C">
              <w:rPr>
                <w:rFonts w:cs="Arial"/>
                <w:sz w:val="18"/>
              </w:rPr>
              <w:t>7 : Mariner Report, Confirmed</w:t>
            </w:r>
          </w:p>
          <w:p w14:paraId="628A7F9F" w14:textId="77777777" w:rsidR="00165A0C" w:rsidRPr="00165A0C" w:rsidRDefault="00165A0C" w:rsidP="00165A0C">
            <w:pPr>
              <w:spacing w:before="120" w:after="120"/>
              <w:rPr>
                <w:rFonts w:cs="Arial"/>
                <w:sz w:val="18"/>
              </w:rPr>
            </w:pPr>
            <w:r w:rsidRPr="00165A0C">
              <w:rPr>
                <w:rFonts w:cs="Arial"/>
                <w:sz w:val="18"/>
              </w:rPr>
              <w:t>8 : Mariner Report, Not Confirmed</w:t>
            </w:r>
          </w:p>
          <w:p w14:paraId="764EDA1D" w14:textId="77777777" w:rsidR="00165A0C" w:rsidRPr="00165A0C" w:rsidRDefault="00165A0C" w:rsidP="00165A0C">
            <w:pPr>
              <w:spacing w:before="120" w:after="120"/>
              <w:rPr>
                <w:rFonts w:cs="Arial"/>
                <w:sz w:val="18"/>
              </w:rPr>
            </w:pPr>
            <w:r w:rsidRPr="00165A0C">
              <w:rPr>
                <w:rFonts w:cs="Arial"/>
                <w:sz w:val="18"/>
              </w:rPr>
              <w:t>9 : Industry Publications and Reports</w:t>
            </w:r>
          </w:p>
          <w:p w14:paraId="4A128531" w14:textId="77777777" w:rsidR="00165A0C" w:rsidRPr="00165A0C" w:rsidRDefault="00165A0C" w:rsidP="00165A0C">
            <w:pPr>
              <w:spacing w:before="120" w:after="120"/>
              <w:rPr>
                <w:rFonts w:cs="Arial"/>
                <w:sz w:val="18"/>
              </w:rPr>
            </w:pPr>
            <w:r w:rsidRPr="00165A0C">
              <w:rPr>
                <w:rFonts w:cs="Arial"/>
                <w:sz w:val="18"/>
              </w:rPr>
              <w:t>10 : Remotely Sensed Images</w:t>
            </w:r>
          </w:p>
          <w:p w14:paraId="438C8FFA" w14:textId="77777777" w:rsidR="00165A0C" w:rsidRPr="00165A0C" w:rsidRDefault="00165A0C" w:rsidP="00165A0C">
            <w:pPr>
              <w:spacing w:before="120" w:after="120"/>
              <w:rPr>
                <w:rFonts w:cs="Arial"/>
                <w:sz w:val="18"/>
              </w:rPr>
            </w:pPr>
            <w:r w:rsidRPr="00165A0C">
              <w:rPr>
                <w:rFonts w:cs="Arial"/>
                <w:sz w:val="18"/>
              </w:rPr>
              <w:t>11 : Photographs</w:t>
            </w:r>
          </w:p>
          <w:p w14:paraId="027C483C" w14:textId="77777777" w:rsidR="00165A0C" w:rsidRPr="00165A0C" w:rsidRDefault="00165A0C" w:rsidP="00165A0C">
            <w:pPr>
              <w:spacing w:before="120" w:after="120"/>
              <w:rPr>
                <w:rFonts w:cs="Arial"/>
                <w:sz w:val="18"/>
              </w:rPr>
            </w:pPr>
            <w:r w:rsidRPr="00165A0C">
              <w:rPr>
                <w:rFonts w:cs="Arial"/>
                <w:sz w:val="18"/>
              </w:rPr>
              <w:t>12 : Products Issued by HO Services</w:t>
            </w:r>
          </w:p>
          <w:p w14:paraId="74EBD42D" w14:textId="77777777" w:rsidR="00165A0C" w:rsidRPr="00165A0C" w:rsidRDefault="00165A0C" w:rsidP="00165A0C">
            <w:pPr>
              <w:spacing w:before="120" w:after="120"/>
              <w:rPr>
                <w:rFonts w:cs="Arial"/>
                <w:sz w:val="18"/>
              </w:rPr>
            </w:pPr>
            <w:r w:rsidRPr="00165A0C">
              <w:rPr>
                <w:rFonts w:cs="Arial"/>
                <w:sz w:val="18"/>
              </w:rPr>
              <w:t>13 : News Media</w:t>
            </w:r>
          </w:p>
          <w:p w14:paraId="1637ACE7" w14:textId="77777777" w:rsidR="00165A0C" w:rsidRPr="00165A0C" w:rsidRDefault="00165A0C" w:rsidP="00165A0C">
            <w:pPr>
              <w:spacing w:before="120" w:after="120"/>
              <w:rPr>
                <w:rFonts w:cs="Arial"/>
                <w:sz w:val="18"/>
              </w:rPr>
            </w:pPr>
            <w:r w:rsidRPr="00165A0C">
              <w:rPr>
                <w:rFonts w:cs="Arial"/>
                <w:sz w:val="18"/>
              </w:rPr>
              <w:t>14 : Traffic Data</w:t>
            </w:r>
          </w:p>
        </w:tc>
        <w:tc>
          <w:tcPr>
            <w:tcW w:w="417" w:type="pct"/>
            <w:gridSpan w:val="2"/>
            <w:shd w:val="clear" w:color="auto" w:fill="auto"/>
          </w:tcPr>
          <w:p w14:paraId="70F0C958"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6069345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59A0011" w14:textId="77777777" w:rsidTr="00B131AF">
        <w:tc>
          <w:tcPr>
            <w:tcW w:w="1665" w:type="pct"/>
            <w:gridSpan w:val="4"/>
            <w:shd w:val="clear" w:color="auto" w:fill="auto"/>
          </w:tcPr>
          <w:p w14:paraId="7F7E3B9F" w14:textId="77777777" w:rsidR="00165A0C" w:rsidRPr="00165A0C" w:rsidRDefault="00165A0C" w:rsidP="00165A0C">
            <w:pPr>
              <w:spacing w:before="120" w:after="120"/>
              <w:rPr>
                <w:rFonts w:cs="Arial"/>
                <w:sz w:val="18"/>
              </w:rPr>
            </w:pPr>
            <w:r w:rsidRPr="00165A0C">
              <w:rPr>
                <w:rFonts w:cs="Arial"/>
                <w:sz w:val="18"/>
              </w:rPr>
              <w:t xml:space="preserve">      Reported Date</w:t>
            </w:r>
          </w:p>
        </w:tc>
        <w:tc>
          <w:tcPr>
            <w:tcW w:w="834" w:type="pct"/>
            <w:gridSpan w:val="3"/>
            <w:shd w:val="clear" w:color="auto" w:fill="auto"/>
          </w:tcPr>
          <w:p w14:paraId="28C2333B" w14:textId="77777777" w:rsidR="00165A0C" w:rsidRPr="00165A0C" w:rsidRDefault="00165A0C" w:rsidP="00165A0C">
            <w:pPr>
              <w:spacing w:before="120" w:after="120"/>
              <w:rPr>
                <w:rFonts w:cs="Arial"/>
                <w:sz w:val="18"/>
              </w:rPr>
            </w:pPr>
            <w:r w:rsidRPr="00165A0C">
              <w:rPr>
                <w:rFonts w:cs="Arial"/>
                <w:sz w:val="18"/>
              </w:rPr>
              <w:t>(SORDAT)</w:t>
            </w:r>
          </w:p>
        </w:tc>
        <w:tc>
          <w:tcPr>
            <w:tcW w:w="1250" w:type="pct"/>
            <w:gridSpan w:val="3"/>
            <w:shd w:val="clear" w:color="auto" w:fill="auto"/>
          </w:tcPr>
          <w:p w14:paraId="3D342AA3" w14:textId="77777777" w:rsidR="00165A0C" w:rsidRPr="00165A0C" w:rsidRDefault="00165A0C" w:rsidP="00165A0C">
            <w:pPr>
              <w:spacing w:before="120" w:after="120"/>
              <w:rPr>
                <w:rFonts w:cs="Arial"/>
                <w:sz w:val="18"/>
              </w:rPr>
            </w:pPr>
          </w:p>
        </w:tc>
        <w:tc>
          <w:tcPr>
            <w:tcW w:w="417" w:type="pct"/>
            <w:gridSpan w:val="2"/>
            <w:shd w:val="clear" w:color="auto" w:fill="auto"/>
          </w:tcPr>
          <w:p w14:paraId="15547EA4" w14:textId="77777777" w:rsidR="00165A0C" w:rsidRPr="00165A0C" w:rsidRDefault="00165A0C" w:rsidP="00165A0C">
            <w:pPr>
              <w:spacing w:before="120" w:after="120"/>
              <w:rPr>
                <w:rFonts w:cs="Arial"/>
                <w:sz w:val="18"/>
              </w:rPr>
            </w:pPr>
            <w:r w:rsidRPr="00165A0C">
              <w:rPr>
                <w:rFonts w:cs="Arial"/>
                <w:sz w:val="18"/>
              </w:rPr>
              <w:t>(S) TD</w:t>
            </w:r>
          </w:p>
        </w:tc>
        <w:tc>
          <w:tcPr>
            <w:tcW w:w="834" w:type="pct"/>
            <w:gridSpan w:val="2"/>
            <w:shd w:val="clear" w:color="auto" w:fill="auto"/>
          </w:tcPr>
          <w:p w14:paraId="658B21BB"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0D99A60" w14:textId="77777777" w:rsidTr="00B131AF">
        <w:tc>
          <w:tcPr>
            <w:tcW w:w="5000" w:type="pct"/>
            <w:gridSpan w:val="14"/>
            <w:shd w:val="clear" w:color="auto" w:fill="auto"/>
          </w:tcPr>
          <w:p w14:paraId="20014CB1" w14:textId="0B16EB11" w:rsidR="00165A0C" w:rsidRPr="00165A0C" w:rsidRDefault="00165A0C" w:rsidP="00165A0C">
            <w:pPr>
              <w:spacing w:before="120" w:after="120"/>
              <w:rPr>
                <w:rFonts w:cs="Arial"/>
              </w:rPr>
            </w:pPr>
            <w:r w:rsidRPr="00165A0C">
              <w:rPr>
                <w:rFonts w:cs="Arial"/>
                <w:u w:val="single"/>
              </w:rPr>
              <w:t>INT 1 Reference:</w:t>
            </w:r>
            <w:r w:rsidR="000B28A1">
              <w:rPr>
                <w:rFonts w:cs="Arial"/>
                <w:u w:val="single"/>
              </w:rPr>
              <w:t xml:space="preserve"> --</w:t>
            </w:r>
          </w:p>
          <w:p w14:paraId="6CE7E4D6" w14:textId="1EC9B315" w:rsidR="00165A0C" w:rsidRDefault="0029350D" w:rsidP="0029350D">
            <w:pPr>
              <w:pStyle w:val="Heading3"/>
            </w:pPr>
            <w:bookmarkStart w:id="1760" w:name="_Toc120214428"/>
            <w:r>
              <w:t>General</w:t>
            </w:r>
            <w:bookmarkEnd w:id="1760"/>
          </w:p>
          <w:p w14:paraId="3AE7FFBA" w14:textId="4C4ED7F4" w:rsidR="0029350D" w:rsidRPr="00165A0C" w:rsidRDefault="00212729" w:rsidP="00165A0C">
            <w:pPr>
              <w:spacing w:before="120" w:after="120"/>
              <w:rPr>
                <w:rFonts w:cs="Arial"/>
              </w:rPr>
            </w:pPr>
            <w:ins w:id="1761" w:author="Raphael Malyankar" w:date="2023-01-10T13:19:00Z">
              <w:r>
                <w:rPr>
                  <w:rFonts w:cs="Arial"/>
                </w:rPr>
                <w:t>Th</w:t>
              </w:r>
            </w:ins>
            <w:ins w:id="1762" w:author="Raphael Malyankar" w:date="2023-01-10T13:20:00Z">
              <w:r>
                <w:rPr>
                  <w:rFonts w:cs="Arial"/>
                </w:rPr>
                <w:t>is feature</w:t>
              </w:r>
            </w:ins>
            <w:ins w:id="1763" w:author="Raphael Malyankar" w:date="2023-01-10T13:19:00Z">
              <w:r>
                <w:rPr>
                  <w:rFonts w:cs="Arial"/>
                </w:rPr>
                <w:t xml:space="preserve"> may be used to the legally or officially</w:t>
              </w:r>
            </w:ins>
            <w:ins w:id="1764" w:author="Raphael Malyankar" w:date="2023-01-10T13:20:00Z">
              <w:r>
                <w:rPr>
                  <w:rFonts w:cs="Arial"/>
                </w:rPr>
                <w:t xml:space="preserve"> designated limits of the </w:t>
              </w:r>
            </w:ins>
            <w:ins w:id="1765" w:author="Raphael Malyankar" w:date="2023-01-10T13:21:00Z">
              <w:r w:rsidR="001529D7">
                <w:rPr>
                  <w:rFonts w:cs="Arial"/>
                </w:rPr>
                <w:t xml:space="preserve">harbour area for purposes of navigation. </w:t>
              </w:r>
            </w:ins>
            <w:ins w:id="1766" w:author="Raphael Malyankar" w:date="2023-01-10T13:22:00Z">
              <w:r w:rsidR="001529D7">
                <w:rPr>
                  <w:rFonts w:cs="Arial"/>
                </w:rPr>
                <w:t xml:space="preserve">Land-side boundaries of jurisdiction need not be encoded as </w:t>
              </w:r>
              <w:proofErr w:type="spellStart"/>
              <w:r w:rsidR="001529D7" w:rsidRPr="001529D7">
                <w:rPr>
                  <w:rFonts w:cs="Arial"/>
                  <w:b/>
                  <w:bCs/>
                </w:rPr>
                <w:t>OuterLimit</w:t>
              </w:r>
              <w:proofErr w:type="spellEnd"/>
              <w:r w:rsidR="001529D7">
                <w:rPr>
                  <w:rFonts w:cs="Arial"/>
                </w:rPr>
                <w:t xml:space="preserve"> features.</w:t>
              </w:r>
            </w:ins>
            <w:ins w:id="1767" w:author="Raphael Malyankar" w:date="2023-01-10T13:19:00Z">
              <w:r>
                <w:rPr>
                  <w:rFonts w:cs="Arial"/>
                </w:rPr>
                <w:t xml:space="preserve"> </w:t>
              </w:r>
            </w:ins>
          </w:p>
          <w:p w14:paraId="1742CAF9" w14:textId="77777777" w:rsidR="00165A0C" w:rsidRPr="00165A0C" w:rsidRDefault="00165A0C" w:rsidP="00165A0C">
            <w:pPr>
              <w:spacing w:before="120" w:after="120"/>
              <w:rPr>
                <w:rFonts w:cs="Arial"/>
              </w:rPr>
            </w:pPr>
            <w:r w:rsidRPr="00165A0C">
              <w:rPr>
                <w:rFonts w:cs="Arial"/>
                <w:u w:val="single"/>
              </w:rPr>
              <w:t>Remarks:</w:t>
            </w:r>
          </w:p>
          <w:p w14:paraId="78717537" w14:textId="0086D5A1" w:rsidR="00165A0C" w:rsidRDefault="00B53CA2" w:rsidP="00B53CA2">
            <w:pPr>
              <w:pStyle w:val="ListParagraph"/>
              <w:numPr>
                <w:ilvl w:val="0"/>
                <w:numId w:val="43"/>
              </w:numPr>
              <w:spacing w:before="120" w:after="120"/>
              <w:rPr>
                <w:ins w:id="1768" w:author="Raphael Malyankar" w:date="2022-10-21T01:22:00Z"/>
                <w:rFonts w:cs="Arial"/>
              </w:rPr>
            </w:pPr>
            <w:ins w:id="1769" w:author="Raphael Malyankar" w:date="2022-10-21T01:10:00Z">
              <w:r w:rsidRPr="00B53CA2">
                <w:rPr>
                  <w:rFonts w:cs="Arial"/>
                </w:rPr>
                <w:t xml:space="preserve">Aids to navigation should not be encoded in the attribute </w:t>
              </w:r>
              <w:proofErr w:type="spellStart"/>
              <w:r w:rsidRPr="00B53CA2">
                <w:rPr>
                  <w:rFonts w:cs="Arial"/>
                  <w:i/>
                  <w:iCs/>
                </w:rPr>
                <w:t>landmar</w:t>
              </w:r>
            </w:ins>
            <w:ins w:id="1770" w:author="Raphael Malyankar" w:date="2022-10-21T01:11:00Z">
              <w:r w:rsidRPr="00B53CA2">
                <w:rPr>
                  <w:rFonts w:cs="Arial"/>
                  <w:i/>
                  <w:iCs/>
                </w:rPr>
                <w:t>kDescription</w:t>
              </w:r>
              <w:proofErr w:type="spellEnd"/>
              <w:r w:rsidRPr="00B53CA2">
                <w:rPr>
                  <w:rFonts w:cs="Arial"/>
                </w:rPr>
                <w:t>. Instead, they should be encoded in the appropriate attribute for descri</w:t>
              </w:r>
            </w:ins>
            <w:ins w:id="1771" w:author="Raphael Malyankar" w:date="2022-10-21T01:12:00Z">
              <w:r w:rsidRPr="00B53CA2">
                <w:rPr>
                  <w:rFonts w:cs="Arial"/>
                </w:rPr>
                <w:t>bing marks (</w:t>
              </w:r>
              <w:proofErr w:type="spellStart"/>
              <w:r w:rsidRPr="00B53CA2">
                <w:rPr>
                  <w:rFonts w:cs="Arial"/>
                  <w:i/>
                  <w:iCs/>
                </w:rPr>
                <w:t>offshoreMarkDescription</w:t>
              </w:r>
              <w:proofErr w:type="spellEnd"/>
              <w:r w:rsidRPr="00B53CA2">
                <w:rPr>
                  <w:rFonts w:cs="Arial"/>
                </w:rPr>
                <w:t xml:space="preserve">, </w:t>
              </w:r>
              <w:proofErr w:type="spellStart"/>
              <w:r w:rsidRPr="00B53CA2">
                <w:rPr>
                  <w:rFonts w:cs="Arial"/>
                  <w:i/>
                  <w:iCs/>
                </w:rPr>
                <w:t>majorLightDescription</w:t>
              </w:r>
              <w:proofErr w:type="spellEnd"/>
              <w:r w:rsidRPr="00B53CA2">
                <w:rPr>
                  <w:rFonts w:cs="Arial"/>
                </w:rPr>
                <w:t xml:space="preserve">, or </w:t>
              </w:r>
              <w:proofErr w:type="spellStart"/>
              <w:r w:rsidRPr="00B53CA2">
                <w:rPr>
                  <w:rFonts w:cs="Arial"/>
                  <w:i/>
                  <w:iCs/>
                </w:rPr>
                <w:t>usefulMarkDescription</w:t>
              </w:r>
              <w:proofErr w:type="spellEnd"/>
              <w:r w:rsidRPr="00B53CA2">
                <w:rPr>
                  <w:rFonts w:cs="Arial"/>
                </w:rPr>
                <w:t>).</w:t>
              </w:r>
            </w:ins>
          </w:p>
          <w:p w14:paraId="4FBE302B" w14:textId="034D7883" w:rsidR="008A221D" w:rsidRPr="00B53CA2" w:rsidRDefault="008A221D" w:rsidP="00B53CA2">
            <w:pPr>
              <w:pStyle w:val="ListParagraph"/>
              <w:numPr>
                <w:ilvl w:val="0"/>
                <w:numId w:val="43"/>
              </w:numPr>
              <w:spacing w:before="120" w:after="120"/>
              <w:rPr>
                <w:rFonts w:cs="Arial"/>
              </w:rPr>
            </w:pPr>
            <w:ins w:id="1772" w:author="Raphael Malyankar" w:date="2022-10-21T01:22:00Z">
              <w:r>
                <w:rPr>
                  <w:rFonts w:cs="Arial"/>
                </w:rPr>
                <w:t xml:space="preserve">The attribute </w:t>
              </w:r>
              <w:proofErr w:type="spellStart"/>
              <w:r w:rsidRPr="006347B9">
                <w:rPr>
                  <w:rFonts w:cs="Arial"/>
                  <w:i/>
                  <w:iCs/>
                </w:rPr>
                <w:t>markedBy</w:t>
              </w:r>
              <w:proofErr w:type="spellEnd"/>
              <w:r>
                <w:rPr>
                  <w:rFonts w:cs="Arial"/>
                </w:rPr>
                <w:t xml:space="preserve"> </w:t>
              </w:r>
            </w:ins>
            <w:ins w:id="1773" w:author="Raphael Malyankar" w:date="2022-10-21T01:23:00Z">
              <w:r>
                <w:rPr>
                  <w:rFonts w:cs="Arial"/>
                </w:rPr>
                <w:t xml:space="preserve">should be used to describe </w:t>
              </w:r>
            </w:ins>
            <w:ins w:id="1774" w:author="Raphael Malyankar" w:date="2022-10-21T01:29:00Z">
              <w:r w:rsidR="006347B9">
                <w:rPr>
                  <w:rFonts w:cs="Arial"/>
                </w:rPr>
                <w:t>aids to navigation</w:t>
              </w:r>
            </w:ins>
            <w:ins w:id="1775" w:author="Raphael Malyankar" w:date="2022-10-21T01:23:00Z">
              <w:r>
                <w:rPr>
                  <w:rFonts w:cs="Arial"/>
                </w:rPr>
                <w:t xml:space="preserve"> </w:t>
              </w:r>
            </w:ins>
            <w:ins w:id="1776" w:author="Raphael Malyankar" w:date="2022-10-21T01:24:00Z">
              <w:r>
                <w:rPr>
                  <w:rFonts w:cs="Arial"/>
                </w:rPr>
                <w:t xml:space="preserve">used to </w:t>
              </w:r>
            </w:ins>
            <w:ins w:id="1777" w:author="Raphael Malyankar" w:date="2022-10-21T01:26:00Z">
              <w:r w:rsidR="006347B9">
                <w:rPr>
                  <w:rFonts w:cs="Arial"/>
                </w:rPr>
                <w:t>demarcate the loc</w:t>
              </w:r>
            </w:ins>
            <w:ins w:id="1778" w:author="Raphael Malyankar" w:date="2022-10-21T01:27:00Z">
              <w:r w:rsidR="006347B9">
                <w:rPr>
                  <w:rFonts w:cs="Arial"/>
                </w:rPr>
                <w:t>ation, for example,</w:t>
              </w:r>
            </w:ins>
            <w:ins w:id="1779" w:author="Raphael Malyankar" w:date="2022-10-21T01:28:00Z">
              <w:r w:rsidR="006347B9">
                <w:rPr>
                  <w:rFonts w:cs="Arial"/>
                </w:rPr>
                <w:t xml:space="preserve"> by</w:t>
              </w:r>
            </w:ins>
            <w:ins w:id="1780" w:author="Raphael Malyankar" w:date="2022-10-21T01:27:00Z">
              <w:r w:rsidR="006347B9">
                <w:rPr>
                  <w:rFonts w:cs="Arial"/>
                </w:rPr>
                <w:t xml:space="preserve"> mark</w:t>
              </w:r>
            </w:ins>
            <w:ins w:id="1781" w:author="Raphael Malyankar" w:date="2022-10-21T01:28:00Z">
              <w:r w:rsidR="006347B9">
                <w:rPr>
                  <w:rFonts w:cs="Arial"/>
                </w:rPr>
                <w:t>ing</w:t>
              </w:r>
            </w:ins>
            <w:ins w:id="1782" w:author="Raphael Malyankar" w:date="2022-10-21T01:27:00Z">
              <w:r w:rsidR="006347B9">
                <w:rPr>
                  <w:rFonts w:cs="Arial"/>
                </w:rPr>
                <w:t xml:space="preserve"> </w:t>
              </w:r>
            </w:ins>
            <w:ins w:id="1783" w:author="Raphael Malyankar" w:date="2022-10-21T01:28:00Z">
              <w:r w:rsidR="006347B9">
                <w:rPr>
                  <w:rFonts w:cs="Arial"/>
                </w:rPr>
                <w:t xml:space="preserve">a </w:t>
              </w:r>
            </w:ins>
            <w:ins w:id="1784" w:author="Raphael Malyankar" w:date="2022-10-21T01:29:00Z">
              <w:r w:rsidR="006347B9">
                <w:rPr>
                  <w:rFonts w:cs="Arial"/>
                </w:rPr>
                <w:t xml:space="preserve">limit </w:t>
              </w:r>
            </w:ins>
            <w:ins w:id="1785" w:author="Raphael Malyankar" w:date="2022-10-21T01:28:00Z">
              <w:r w:rsidR="006347B9">
                <w:rPr>
                  <w:rFonts w:cs="Arial"/>
                </w:rPr>
                <w:t>line</w:t>
              </w:r>
            </w:ins>
            <w:ins w:id="1786" w:author="Raphael Malyankar" w:date="2022-10-21T01:30:00Z">
              <w:r w:rsidR="006347B9">
                <w:rPr>
                  <w:rFonts w:cs="Arial"/>
                </w:rPr>
                <w:t>,</w:t>
              </w:r>
            </w:ins>
            <w:ins w:id="1787" w:author="Raphael Malyankar" w:date="2022-10-21T01:28:00Z">
              <w:r w:rsidR="006347B9">
                <w:rPr>
                  <w:rFonts w:cs="Arial"/>
                </w:rPr>
                <w:t xml:space="preserve"> or </w:t>
              </w:r>
            </w:ins>
            <w:ins w:id="1788" w:author="Raphael Malyankar" w:date="2022-10-21T01:29:00Z">
              <w:r w:rsidR="006347B9">
                <w:rPr>
                  <w:rFonts w:cs="Arial"/>
                </w:rPr>
                <w:t>one of the</w:t>
              </w:r>
            </w:ins>
            <w:ins w:id="1789" w:author="Raphael Malyankar" w:date="2022-10-21T01:28:00Z">
              <w:r w:rsidR="006347B9">
                <w:rPr>
                  <w:rFonts w:cs="Arial"/>
                </w:rPr>
                <w:t xml:space="preserve"> boundar</w:t>
              </w:r>
            </w:ins>
            <w:ins w:id="1790" w:author="Raphael Malyankar" w:date="2022-10-21T01:29:00Z">
              <w:r w:rsidR="006347B9">
                <w:rPr>
                  <w:rFonts w:cs="Arial"/>
                </w:rPr>
                <w:t>ies</w:t>
              </w:r>
            </w:ins>
            <w:ins w:id="1791" w:author="Raphael Malyankar" w:date="2022-10-21T01:28:00Z">
              <w:r w:rsidR="006347B9">
                <w:rPr>
                  <w:rFonts w:cs="Arial"/>
                </w:rPr>
                <w:t xml:space="preserve"> o</w:t>
              </w:r>
            </w:ins>
            <w:ins w:id="1792" w:author="Raphael Malyankar" w:date="2022-10-21T01:29:00Z">
              <w:r w:rsidR="006347B9">
                <w:rPr>
                  <w:rFonts w:cs="Arial"/>
                </w:rPr>
                <w:t>f an area</w:t>
              </w:r>
            </w:ins>
            <w:ins w:id="1793" w:author="Raphael Malyankar" w:date="2022-10-21T01:27:00Z">
              <w:r w:rsidR="006347B9">
                <w:rPr>
                  <w:rFonts w:cs="Arial"/>
                </w:rPr>
                <w:t>.</w:t>
              </w:r>
            </w:ins>
            <w:ins w:id="1794" w:author="Raphael Malyankar" w:date="2022-10-21T01:23:00Z">
              <w:r>
                <w:rPr>
                  <w:rFonts w:cs="Arial"/>
                </w:rPr>
                <w:t xml:space="preserve"> </w:t>
              </w:r>
            </w:ins>
          </w:p>
          <w:p w14:paraId="33AAB91D" w14:textId="77777777" w:rsidR="00165A0C" w:rsidRPr="00165A0C" w:rsidRDefault="00165A0C" w:rsidP="00165A0C">
            <w:pPr>
              <w:spacing w:before="120" w:after="120"/>
              <w:rPr>
                <w:rFonts w:cs="Arial"/>
              </w:rPr>
            </w:pPr>
            <w:r w:rsidRPr="00165A0C">
              <w:rPr>
                <w:rFonts w:cs="Arial"/>
                <w:u w:val="single"/>
              </w:rPr>
              <w:t>Distinction:</w:t>
            </w:r>
          </w:p>
          <w:p w14:paraId="378C6A5F" w14:textId="77777777" w:rsidR="00165A0C" w:rsidRPr="00165A0C" w:rsidRDefault="00165A0C" w:rsidP="00165A0C">
            <w:pPr>
              <w:spacing w:before="120" w:after="120"/>
              <w:rPr>
                <w:rFonts w:cs="Arial"/>
              </w:rPr>
            </w:pPr>
          </w:p>
        </w:tc>
      </w:tr>
      <w:tr w:rsidR="00165A0C" w:rsidRPr="00165A0C" w14:paraId="1CADFAD6" w14:textId="77777777" w:rsidTr="00B131AF">
        <w:tc>
          <w:tcPr>
            <w:tcW w:w="5000" w:type="pct"/>
            <w:gridSpan w:val="14"/>
            <w:shd w:val="clear" w:color="auto" w:fill="auto"/>
          </w:tcPr>
          <w:p w14:paraId="54BAC896" w14:textId="77777777" w:rsidR="00165A0C" w:rsidRPr="00165A0C" w:rsidRDefault="00165A0C" w:rsidP="00165A0C">
            <w:pPr>
              <w:spacing w:before="120" w:after="120"/>
              <w:rPr>
                <w:rFonts w:cs="Arial"/>
                <w:b/>
                <w:u w:val="single"/>
              </w:rPr>
            </w:pPr>
            <w:r w:rsidRPr="00165A0C">
              <w:rPr>
                <w:rFonts w:cs="Arial"/>
                <w:b/>
                <w:u w:val="single"/>
              </w:rPr>
              <w:t>Feature/Information associations</w:t>
            </w:r>
          </w:p>
        </w:tc>
      </w:tr>
      <w:tr w:rsidR="00165A0C" w:rsidRPr="00165A0C" w14:paraId="3374AFB7" w14:textId="77777777" w:rsidTr="0029350D">
        <w:tc>
          <w:tcPr>
            <w:tcW w:w="550" w:type="pct"/>
            <w:vMerge w:val="restart"/>
            <w:shd w:val="clear" w:color="auto" w:fill="auto"/>
          </w:tcPr>
          <w:p w14:paraId="597C9D23" w14:textId="77777777" w:rsidR="00165A0C" w:rsidRPr="00165A0C" w:rsidRDefault="00165A0C" w:rsidP="00165A0C">
            <w:pPr>
              <w:spacing w:before="120" w:after="120"/>
              <w:rPr>
                <w:rFonts w:cs="Arial"/>
                <w:b/>
              </w:rPr>
            </w:pPr>
            <w:r w:rsidRPr="00165A0C">
              <w:rPr>
                <w:rFonts w:cs="Arial"/>
                <w:b/>
              </w:rPr>
              <w:t>Type</w:t>
            </w:r>
          </w:p>
        </w:tc>
        <w:tc>
          <w:tcPr>
            <w:tcW w:w="660" w:type="pct"/>
            <w:vMerge w:val="restart"/>
            <w:shd w:val="clear" w:color="auto" w:fill="auto"/>
          </w:tcPr>
          <w:p w14:paraId="1CA526CD" w14:textId="77777777" w:rsidR="00165A0C" w:rsidRPr="00165A0C" w:rsidRDefault="00165A0C" w:rsidP="00165A0C">
            <w:pPr>
              <w:spacing w:before="120" w:after="120"/>
              <w:rPr>
                <w:rFonts w:cs="Arial"/>
                <w:b/>
              </w:rPr>
            </w:pPr>
            <w:r w:rsidRPr="00165A0C">
              <w:rPr>
                <w:rFonts w:cs="Arial"/>
                <w:b/>
              </w:rPr>
              <w:t>Association Name</w:t>
            </w:r>
          </w:p>
        </w:tc>
        <w:tc>
          <w:tcPr>
            <w:tcW w:w="3790" w:type="pct"/>
            <w:gridSpan w:val="12"/>
            <w:shd w:val="clear" w:color="auto" w:fill="auto"/>
          </w:tcPr>
          <w:p w14:paraId="06CE4D35" w14:textId="77777777" w:rsidR="00165A0C" w:rsidRPr="00165A0C" w:rsidRDefault="00165A0C" w:rsidP="00165A0C">
            <w:pPr>
              <w:spacing w:before="120" w:after="120"/>
              <w:jc w:val="center"/>
              <w:rPr>
                <w:rFonts w:cs="Arial"/>
                <w:b/>
              </w:rPr>
            </w:pPr>
            <w:r w:rsidRPr="00165A0C">
              <w:rPr>
                <w:rFonts w:cs="Arial"/>
                <w:b/>
              </w:rPr>
              <w:t>Association Ends</w:t>
            </w:r>
          </w:p>
        </w:tc>
      </w:tr>
      <w:tr w:rsidR="00165A0C" w:rsidRPr="00165A0C" w14:paraId="600F1315" w14:textId="77777777" w:rsidTr="0029350D">
        <w:tc>
          <w:tcPr>
            <w:tcW w:w="550" w:type="pct"/>
            <w:vMerge/>
            <w:shd w:val="clear" w:color="auto" w:fill="auto"/>
          </w:tcPr>
          <w:p w14:paraId="1E85C192" w14:textId="77777777" w:rsidR="00165A0C" w:rsidRPr="00165A0C" w:rsidRDefault="00165A0C" w:rsidP="00165A0C">
            <w:pPr>
              <w:spacing w:before="120" w:after="120"/>
              <w:rPr>
                <w:rFonts w:cs="Arial"/>
              </w:rPr>
            </w:pPr>
          </w:p>
        </w:tc>
        <w:tc>
          <w:tcPr>
            <w:tcW w:w="660" w:type="pct"/>
            <w:vMerge/>
            <w:shd w:val="clear" w:color="auto" w:fill="auto"/>
          </w:tcPr>
          <w:p w14:paraId="0C5FB976" w14:textId="77777777" w:rsidR="00165A0C" w:rsidRPr="00165A0C" w:rsidRDefault="00165A0C" w:rsidP="00165A0C">
            <w:pPr>
              <w:spacing w:before="120" w:after="120"/>
              <w:rPr>
                <w:rFonts w:cs="Arial"/>
              </w:rPr>
            </w:pPr>
          </w:p>
        </w:tc>
        <w:tc>
          <w:tcPr>
            <w:tcW w:w="554" w:type="pct"/>
            <w:gridSpan w:val="3"/>
            <w:shd w:val="clear" w:color="auto" w:fill="auto"/>
          </w:tcPr>
          <w:p w14:paraId="4F5A98EA" w14:textId="77777777" w:rsidR="00165A0C" w:rsidRPr="00165A0C" w:rsidRDefault="00165A0C" w:rsidP="00165A0C">
            <w:pPr>
              <w:spacing w:before="120" w:after="120"/>
              <w:rPr>
                <w:rFonts w:cs="Arial"/>
                <w:b/>
              </w:rPr>
            </w:pPr>
            <w:r w:rsidRPr="00165A0C">
              <w:rPr>
                <w:rFonts w:cs="Arial"/>
                <w:b/>
              </w:rPr>
              <w:t>Class</w:t>
            </w:r>
          </w:p>
        </w:tc>
        <w:tc>
          <w:tcPr>
            <w:tcW w:w="516" w:type="pct"/>
            <w:shd w:val="clear" w:color="auto" w:fill="auto"/>
          </w:tcPr>
          <w:p w14:paraId="61A939EC" w14:textId="77777777" w:rsidR="00165A0C" w:rsidRPr="00165A0C" w:rsidRDefault="00165A0C" w:rsidP="00165A0C">
            <w:pPr>
              <w:spacing w:before="120" w:after="120"/>
              <w:rPr>
                <w:rFonts w:cs="Arial"/>
                <w:b/>
              </w:rPr>
            </w:pPr>
            <w:r w:rsidRPr="00165A0C">
              <w:rPr>
                <w:rFonts w:cs="Arial"/>
                <w:b/>
              </w:rPr>
              <w:t>Role</w:t>
            </w:r>
          </w:p>
        </w:tc>
        <w:tc>
          <w:tcPr>
            <w:tcW w:w="316" w:type="pct"/>
            <w:gridSpan w:val="2"/>
            <w:shd w:val="clear" w:color="auto" w:fill="auto"/>
          </w:tcPr>
          <w:p w14:paraId="342008AC" w14:textId="77777777" w:rsidR="00165A0C" w:rsidRPr="00165A0C" w:rsidRDefault="00165A0C" w:rsidP="00165A0C">
            <w:pPr>
              <w:spacing w:before="120" w:after="120"/>
              <w:rPr>
                <w:rFonts w:cs="Arial"/>
                <w:b/>
              </w:rPr>
            </w:pPr>
            <w:proofErr w:type="spellStart"/>
            <w:r w:rsidRPr="00165A0C">
              <w:rPr>
                <w:rFonts w:cs="Arial"/>
                <w:b/>
              </w:rPr>
              <w:t>Mult</w:t>
            </w:r>
            <w:proofErr w:type="spellEnd"/>
          </w:p>
        </w:tc>
        <w:tc>
          <w:tcPr>
            <w:tcW w:w="1240" w:type="pct"/>
            <w:gridSpan w:val="3"/>
            <w:shd w:val="clear" w:color="auto" w:fill="auto"/>
          </w:tcPr>
          <w:p w14:paraId="4BF98494" w14:textId="77777777" w:rsidR="00165A0C" w:rsidRPr="00165A0C" w:rsidRDefault="00165A0C" w:rsidP="00165A0C">
            <w:pPr>
              <w:spacing w:before="120" w:after="120"/>
              <w:rPr>
                <w:rFonts w:cs="Arial"/>
                <w:b/>
              </w:rPr>
            </w:pPr>
            <w:r w:rsidRPr="00165A0C">
              <w:rPr>
                <w:rFonts w:cs="Arial"/>
                <w:b/>
              </w:rPr>
              <w:t>Class</w:t>
            </w:r>
          </w:p>
        </w:tc>
        <w:tc>
          <w:tcPr>
            <w:tcW w:w="850" w:type="pct"/>
            <w:gridSpan w:val="2"/>
            <w:shd w:val="clear" w:color="auto" w:fill="auto"/>
          </w:tcPr>
          <w:p w14:paraId="3E5FF04A" w14:textId="77777777" w:rsidR="00165A0C" w:rsidRPr="00165A0C" w:rsidRDefault="00165A0C" w:rsidP="00165A0C">
            <w:pPr>
              <w:spacing w:before="120" w:after="120"/>
              <w:rPr>
                <w:rFonts w:cs="Arial"/>
                <w:b/>
              </w:rPr>
            </w:pPr>
            <w:r w:rsidRPr="00165A0C">
              <w:rPr>
                <w:rFonts w:cs="Arial"/>
                <w:b/>
              </w:rPr>
              <w:t>Role</w:t>
            </w:r>
          </w:p>
        </w:tc>
        <w:tc>
          <w:tcPr>
            <w:tcW w:w="316" w:type="pct"/>
            <w:shd w:val="clear" w:color="auto" w:fill="auto"/>
          </w:tcPr>
          <w:p w14:paraId="01922E83" w14:textId="77777777" w:rsidR="00165A0C" w:rsidRPr="00165A0C" w:rsidRDefault="00165A0C" w:rsidP="00165A0C">
            <w:pPr>
              <w:spacing w:before="120" w:after="120"/>
              <w:rPr>
                <w:rFonts w:cs="Arial"/>
                <w:b/>
              </w:rPr>
            </w:pPr>
            <w:proofErr w:type="spellStart"/>
            <w:r w:rsidRPr="00165A0C">
              <w:rPr>
                <w:rFonts w:cs="Arial"/>
                <w:b/>
              </w:rPr>
              <w:t>Mult</w:t>
            </w:r>
            <w:proofErr w:type="spellEnd"/>
          </w:p>
        </w:tc>
      </w:tr>
      <w:tr w:rsidR="00165A0C" w:rsidRPr="00165A0C" w14:paraId="6CC0A414" w14:textId="77777777" w:rsidTr="0029350D">
        <w:tc>
          <w:tcPr>
            <w:tcW w:w="550" w:type="pct"/>
            <w:shd w:val="clear" w:color="auto" w:fill="auto"/>
          </w:tcPr>
          <w:p w14:paraId="3D5BEF03" w14:textId="77777777" w:rsidR="00165A0C" w:rsidRPr="00165A0C" w:rsidRDefault="00165A0C" w:rsidP="00165A0C">
            <w:pPr>
              <w:spacing w:before="120" w:after="120"/>
              <w:rPr>
                <w:rFonts w:cs="Arial"/>
                <w:sz w:val="18"/>
              </w:rPr>
            </w:pPr>
            <w:r w:rsidRPr="00165A0C">
              <w:rPr>
                <w:rFonts w:cs="Arial"/>
                <w:sz w:val="18"/>
              </w:rPr>
              <w:t>association</w:t>
            </w:r>
          </w:p>
        </w:tc>
        <w:tc>
          <w:tcPr>
            <w:tcW w:w="660" w:type="pct"/>
            <w:shd w:val="clear" w:color="auto" w:fill="auto"/>
          </w:tcPr>
          <w:p w14:paraId="0AED17FD" w14:textId="77777777" w:rsidR="00165A0C" w:rsidRPr="00165A0C" w:rsidRDefault="00165A0C" w:rsidP="00165A0C">
            <w:pPr>
              <w:spacing w:before="120" w:after="120"/>
              <w:rPr>
                <w:rFonts w:cs="Arial"/>
                <w:sz w:val="18"/>
              </w:rPr>
            </w:pPr>
            <w:r w:rsidRPr="00165A0C">
              <w:rPr>
                <w:rFonts w:cs="Arial"/>
                <w:sz w:val="18"/>
              </w:rPr>
              <w:t>Limit Entrance</w:t>
            </w:r>
          </w:p>
        </w:tc>
        <w:tc>
          <w:tcPr>
            <w:tcW w:w="554" w:type="pct"/>
            <w:gridSpan w:val="3"/>
            <w:shd w:val="clear" w:color="auto" w:fill="auto"/>
          </w:tcPr>
          <w:p w14:paraId="44BE0CD7" w14:textId="77777777" w:rsidR="00165A0C" w:rsidRPr="00165A0C" w:rsidRDefault="00165A0C" w:rsidP="00165A0C">
            <w:pPr>
              <w:spacing w:before="120" w:after="120"/>
              <w:rPr>
                <w:rFonts w:cs="Arial"/>
                <w:b/>
                <w:sz w:val="18"/>
              </w:rPr>
            </w:pPr>
          </w:p>
        </w:tc>
        <w:tc>
          <w:tcPr>
            <w:tcW w:w="516" w:type="pct"/>
            <w:shd w:val="clear" w:color="auto" w:fill="auto"/>
          </w:tcPr>
          <w:p w14:paraId="49FF7C55" w14:textId="77777777" w:rsidR="00165A0C" w:rsidRPr="00165A0C" w:rsidRDefault="00165A0C" w:rsidP="00165A0C">
            <w:pPr>
              <w:spacing w:before="120" w:after="120"/>
              <w:rPr>
                <w:rFonts w:cs="Arial"/>
                <w:sz w:val="18"/>
              </w:rPr>
            </w:pPr>
          </w:p>
        </w:tc>
        <w:tc>
          <w:tcPr>
            <w:tcW w:w="316" w:type="pct"/>
            <w:gridSpan w:val="2"/>
            <w:shd w:val="clear" w:color="auto" w:fill="auto"/>
          </w:tcPr>
          <w:p w14:paraId="695195C1" w14:textId="77777777" w:rsidR="00165A0C" w:rsidRPr="00165A0C" w:rsidRDefault="00165A0C" w:rsidP="00165A0C">
            <w:pPr>
              <w:spacing w:before="120" w:after="120"/>
              <w:rPr>
                <w:rFonts w:cs="Arial"/>
                <w:sz w:val="18"/>
              </w:rPr>
            </w:pPr>
          </w:p>
        </w:tc>
        <w:tc>
          <w:tcPr>
            <w:tcW w:w="1240" w:type="pct"/>
            <w:gridSpan w:val="3"/>
            <w:shd w:val="clear" w:color="auto" w:fill="auto"/>
          </w:tcPr>
          <w:p w14:paraId="79EAF4E3" w14:textId="77777777" w:rsidR="00165A0C" w:rsidRPr="00165A0C" w:rsidRDefault="00165A0C" w:rsidP="00165A0C">
            <w:pPr>
              <w:spacing w:before="120" w:after="120"/>
              <w:rPr>
                <w:rFonts w:cs="Arial"/>
                <w:b/>
                <w:sz w:val="18"/>
              </w:rPr>
            </w:pPr>
            <w:r w:rsidRPr="00165A0C">
              <w:rPr>
                <w:rFonts w:cs="Arial"/>
                <w:b/>
                <w:sz w:val="18"/>
              </w:rPr>
              <w:t>Entrance</w:t>
            </w:r>
          </w:p>
        </w:tc>
        <w:tc>
          <w:tcPr>
            <w:tcW w:w="850" w:type="pct"/>
            <w:gridSpan w:val="2"/>
            <w:shd w:val="clear" w:color="auto" w:fill="auto"/>
          </w:tcPr>
          <w:p w14:paraId="45C19842" w14:textId="77777777" w:rsidR="00165A0C" w:rsidRPr="00165A0C" w:rsidRDefault="00165A0C" w:rsidP="00165A0C">
            <w:pPr>
              <w:spacing w:before="120" w:after="120"/>
              <w:rPr>
                <w:rFonts w:cs="Arial"/>
                <w:sz w:val="18"/>
              </w:rPr>
            </w:pPr>
            <w:proofErr w:type="spellStart"/>
            <w:r w:rsidRPr="00165A0C">
              <w:rPr>
                <w:rFonts w:cs="Arial"/>
                <w:sz w:val="18"/>
              </w:rPr>
              <w:t>entranceReference</w:t>
            </w:r>
            <w:proofErr w:type="spellEnd"/>
          </w:p>
        </w:tc>
        <w:tc>
          <w:tcPr>
            <w:tcW w:w="316" w:type="pct"/>
            <w:shd w:val="clear" w:color="auto" w:fill="auto"/>
          </w:tcPr>
          <w:p w14:paraId="2EFAF61E" w14:textId="77777777" w:rsidR="00165A0C" w:rsidRPr="00165A0C" w:rsidRDefault="00165A0C" w:rsidP="00165A0C">
            <w:pPr>
              <w:spacing w:before="120" w:after="120"/>
              <w:rPr>
                <w:rFonts w:cs="Arial"/>
              </w:rPr>
            </w:pPr>
            <w:r w:rsidRPr="00165A0C">
              <w:rPr>
                <w:rFonts w:cs="Arial"/>
              </w:rPr>
              <w:t>0, 1</w:t>
            </w:r>
          </w:p>
        </w:tc>
      </w:tr>
      <w:tr w:rsidR="00165A0C" w:rsidRPr="00165A0C" w14:paraId="1BDC9182" w14:textId="77777777" w:rsidTr="0029350D">
        <w:tc>
          <w:tcPr>
            <w:tcW w:w="550" w:type="pct"/>
            <w:shd w:val="clear" w:color="auto" w:fill="auto"/>
          </w:tcPr>
          <w:p w14:paraId="35638289" w14:textId="77777777" w:rsidR="00165A0C" w:rsidRPr="00165A0C" w:rsidRDefault="00165A0C" w:rsidP="00165A0C">
            <w:pPr>
              <w:spacing w:before="120" w:after="120"/>
              <w:rPr>
                <w:rFonts w:cs="Arial"/>
                <w:sz w:val="18"/>
              </w:rPr>
            </w:pPr>
            <w:proofErr w:type="spellStart"/>
            <w:r w:rsidRPr="00165A0C">
              <w:rPr>
                <w:rFonts w:cs="Arial"/>
                <w:sz w:val="18"/>
              </w:rPr>
              <w:lastRenderedPageBreak/>
              <w:t>Asso</w:t>
            </w:r>
            <w:proofErr w:type="spellEnd"/>
          </w:p>
        </w:tc>
        <w:tc>
          <w:tcPr>
            <w:tcW w:w="660" w:type="pct"/>
            <w:shd w:val="clear" w:color="auto" w:fill="auto"/>
          </w:tcPr>
          <w:p w14:paraId="45939191" w14:textId="77777777" w:rsidR="00165A0C" w:rsidRPr="00165A0C" w:rsidRDefault="00165A0C" w:rsidP="00165A0C">
            <w:pPr>
              <w:spacing w:before="120" w:after="120"/>
              <w:rPr>
                <w:rFonts w:cs="Arial"/>
                <w:sz w:val="18"/>
              </w:rPr>
            </w:pPr>
            <w:r w:rsidRPr="00165A0C">
              <w:rPr>
                <w:rFonts w:cs="Arial"/>
                <w:sz w:val="18"/>
              </w:rPr>
              <w:t>Jurisdictional Limit</w:t>
            </w:r>
          </w:p>
        </w:tc>
        <w:tc>
          <w:tcPr>
            <w:tcW w:w="554" w:type="pct"/>
            <w:gridSpan w:val="3"/>
            <w:shd w:val="clear" w:color="auto" w:fill="auto"/>
          </w:tcPr>
          <w:p w14:paraId="494452AC" w14:textId="77777777" w:rsidR="00165A0C" w:rsidRPr="00165A0C" w:rsidRDefault="00165A0C" w:rsidP="00165A0C">
            <w:pPr>
              <w:spacing w:before="120" w:after="120"/>
              <w:rPr>
                <w:rFonts w:cs="Arial"/>
                <w:b/>
                <w:sz w:val="18"/>
              </w:rPr>
            </w:pPr>
            <w:proofErr w:type="spellStart"/>
            <w:r w:rsidRPr="00165A0C">
              <w:rPr>
                <w:rFonts w:cs="Arial"/>
                <w:b/>
                <w:sz w:val="18"/>
              </w:rPr>
              <w:t>OuterLimit</w:t>
            </w:r>
            <w:proofErr w:type="spellEnd"/>
          </w:p>
        </w:tc>
        <w:tc>
          <w:tcPr>
            <w:tcW w:w="516" w:type="pct"/>
            <w:shd w:val="clear" w:color="auto" w:fill="auto"/>
          </w:tcPr>
          <w:p w14:paraId="5D247902" w14:textId="77777777" w:rsidR="00165A0C" w:rsidRPr="00165A0C" w:rsidRDefault="00165A0C" w:rsidP="00165A0C">
            <w:pPr>
              <w:spacing w:before="120" w:after="120"/>
              <w:rPr>
                <w:rFonts w:cs="Arial"/>
                <w:sz w:val="18"/>
              </w:rPr>
            </w:pPr>
            <w:proofErr w:type="spellStart"/>
            <w:r w:rsidRPr="00165A0C">
              <w:rPr>
                <w:rFonts w:cs="Arial"/>
                <w:sz w:val="18"/>
              </w:rPr>
              <w:t>limitExtent</w:t>
            </w:r>
            <w:proofErr w:type="spellEnd"/>
          </w:p>
        </w:tc>
        <w:tc>
          <w:tcPr>
            <w:tcW w:w="316" w:type="pct"/>
            <w:gridSpan w:val="2"/>
            <w:shd w:val="clear" w:color="auto" w:fill="auto"/>
          </w:tcPr>
          <w:p w14:paraId="5B432A7A" w14:textId="77777777" w:rsidR="00165A0C" w:rsidRPr="00165A0C" w:rsidRDefault="00165A0C" w:rsidP="00165A0C">
            <w:pPr>
              <w:spacing w:before="120" w:after="120"/>
              <w:rPr>
                <w:rFonts w:cs="Arial"/>
                <w:sz w:val="18"/>
              </w:rPr>
            </w:pPr>
            <w:r w:rsidRPr="00165A0C">
              <w:rPr>
                <w:rFonts w:cs="Arial"/>
                <w:sz w:val="18"/>
              </w:rPr>
              <w:t>0, 1</w:t>
            </w:r>
          </w:p>
        </w:tc>
        <w:tc>
          <w:tcPr>
            <w:tcW w:w="1240" w:type="pct"/>
            <w:gridSpan w:val="3"/>
            <w:shd w:val="clear" w:color="auto" w:fill="auto"/>
          </w:tcPr>
          <w:p w14:paraId="3AC1619D" w14:textId="77777777" w:rsidR="00165A0C" w:rsidRPr="00165A0C" w:rsidRDefault="00165A0C" w:rsidP="00165A0C">
            <w:pPr>
              <w:spacing w:before="120" w:after="120"/>
              <w:rPr>
                <w:rFonts w:cs="Arial"/>
                <w:b/>
                <w:sz w:val="18"/>
              </w:rPr>
            </w:pPr>
            <w:proofErr w:type="spellStart"/>
            <w:r w:rsidRPr="00165A0C">
              <w:rPr>
                <w:rFonts w:cs="Arial"/>
                <w:b/>
                <w:sz w:val="18"/>
              </w:rPr>
              <w:t>HarbourAreaAdministrative</w:t>
            </w:r>
            <w:proofErr w:type="spellEnd"/>
          </w:p>
        </w:tc>
        <w:tc>
          <w:tcPr>
            <w:tcW w:w="850" w:type="pct"/>
            <w:gridSpan w:val="2"/>
            <w:shd w:val="clear" w:color="auto" w:fill="auto"/>
          </w:tcPr>
          <w:p w14:paraId="27CA8EF7" w14:textId="77777777" w:rsidR="00165A0C" w:rsidRPr="00165A0C" w:rsidRDefault="00165A0C" w:rsidP="00165A0C">
            <w:pPr>
              <w:spacing w:before="120" w:after="120"/>
              <w:rPr>
                <w:rFonts w:cs="Arial"/>
                <w:sz w:val="18"/>
              </w:rPr>
            </w:pPr>
            <w:proofErr w:type="spellStart"/>
            <w:r w:rsidRPr="00165A0C">
              <w:rPr>
                <w:rFonts w:cs="Arial"/>
                <w:sz w:val="18"/>
              </w:rPr>
              <w:t>limitReference</w:t>
            </w:r>
            <w:proofErr w:type="spellEnd"/>
          </w:p>
        </w:tc>
        <w:tc>
          <w:tcPr>
            <w:tcW w:w="316" w:type="pct"/>
            <w:shd w:val="clear" w:color="auto" w:fill="auto"/>
          </w:tcPr>
          <w:p w14:paraId="20DB65C9" w14:textId="77777777" w:rsidR="00165A0C" w:rsidRPr="00165A0C" w:rsidRDefault="00165A0C" w:rsidP="00165A0C">
            <w:pPr>
              <w:spacing w:before="120" w:after="120"/>
              <w:rPr>
                <w:rFonts w:cs="Arial"/>
              </w:rPr>
            </w:pPr>
            <w:r w:rsidRPr="00165A0C">
              <w:rPr>
                <w:rFonts w:cs="Arial"/>
              </w:rPr>
              <w:t>1, 1</w:t>
            </w:r>
          </w:p>
        </w:tc>
      </w:tr>
    </w:tbl>
    <w:p w14:paraId="77C6F89F" w14:textId="77777777" w:rsidR="00165A0C" w:rsidRPr="00165A0C" w:rsidRDefault="00165A0C" w:rsidP="00165A0C">
      <w:pPr>
        <w:spacing w:before="240"/>
        <w:rPr>
          <w:b/>
        </w:rPr>
      </w:pPr>
    </w:p>
    <w:p w14:paraId="273CE825" w14:textId="77777777" w:rsidR="00165A0C" w:rsidRPr="00165A0C" w:rsidRDefault="00165A0C" w:rsidP="00165A0C">
      <w:pPr>
        <w:rPr>
          <w:b/>
        </w:rPr>
      </w:pPr>
      <w:r w:rsidRPr="00165A0C">
        <w:rPr>
          <w:b/>
        </w:rPr>
        <w:br w:type="page"/>
      </w:r>
    </w:p>
    <w:p w14:paraId="66A29AFF" w14:textId="77777777" w:rsidR="00165A0C" w:rsidRPr="00165A0C" w:rsidRDefault="00165A0C" w:rsidP="00716062">
      <w:pPr>
        <w:pStyle w:val="Heading2"/>
      </w:pPr>
      <w:bookmarkStart w:id="1795" w:name="_Ref113290574"/>
      <w:bookmarkStart w:id="1796" w:name="_Toc120214429"/>
      <w:r w:rsidRPr="00165A0C">
        <w:lastRenderedPageBreak/>
        <w:t>Pilot Boarding Place</w:t>
      </w:r>
      <w:bookmarkEnd w:id="1795"/>
      <w:bookmarkEnd w:id="17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3"/>
        <w:gridCol w:w="997"/>
        <w:gridCol w:w="214"/>
        <w:gridCol w:w="735"/>
        <w:gridCol w:w="914"/>
        <w:gridCol w:w="607"/>
        <w:gridCol w:w="322"/>
        <w:gridCol w:w="314"/>
        <w:gridCol w:w="284"/>
        <w:gridCol w:w="1495"/>
        <w:gridCol w:w="241"/>
        <w:gridCol w:w="526"/>
        <w:gridCol w:w="777"/>
        <w:gridCol w:w="567"/>
      </w:tblGrid>
      <w:tr w:rsidR="00165A0C" w:rsidRPr="00165A0C" w14:paraId="1B17D516" w14:textId="77777777" w:rsidTr="00B131AF">
        <w:tc>
          <w:tcPr>
            <w:tcW w:w="5000" w:type="pct"/>
            <w:gridSpan w:val="14"/>
            <w:shd w:val="clear" w:color="auto" w:fill="auto"/>
          </w:tcPr>
          <w:p w14:paraId="07211463" w14:textId="77777777" w:rsidR="00165A0C" w:rsidRPr="00165A0C" w:rsidRDefault="00165A0C" w:rsidP="00165A0C">
            <w:pPr>
              <w:spacing w:before="120" w:after="120"/>
              <w:rPr>
                <w:rFonts w:cs="Arial"/>
              </w:rPr>
            </w:pPr>
            <w:r w:rsidRPr="00165A0C">
              <w:rPr>
                <w:rFonts w:cs="Arial"/>
                <w:u w:val="single"/>
              </w:rPr>
              <w:t>IHO Definition:</w:t>
            </w:r>
            <w:r w:rsidRPr="00165A0C">
              <w:rPr>
                <w:rFonts w:cs="Arial"/>
              </w:rPr>
              <w:t xml:space="preserve"> A location offshore where a pilot may board a vessel in preparation to piloting it through local waters.</w:t>
            </w:r>
          </w:p>
        </w:tc>
      </w:tr>
      <w:tr w:rsidR="00165A0C" w:rsidRPr="00165A0C" w14:paraId="1A8E7872" w14:textId="77777777" w:rsidTr="00B131AF">
        <w:tc>
          <w:tcPr>
            <w:tcW w:w="5000" w:type="pct"/>
            <w:gridSpan w:val="14"/>
            <w:shd w:val="clear" w:color="auto" w:fill="auto"/>
          </w:tcPr>
          <w:p w14:paraId="7C566C87" w14:textId="77777777" w:rsidR="00165A0C" w:rsidRPr="00165A0C" w:rsidRDefault="00165A0C" w:rsidP="00165A0C">
            <w:pPr>
              <w:spacing w:before="120" w:after="120"/>
              <w:rPr>
                <w:rFonts w:cs="Arial"/>
                <w:b/>
              </w:rPr>
            </w:pPr>
            <w:r w:rsidRPr="00165A0C">
              <w:rPr>
                <w:rFonts w:cs="Arial"/>
                <w:b/>
                <w:u w:val="single"/>
              </w:rPr>
              <w:t>S-10x Geo Feature:</w:t>
            </w:r>
            <w:r w:rsidRPr="00165A0C">
              <w:rPr>
                <w:rFonts w:cs="Arial"/>
                <w:b/>
              </w:rPr>
              <w:t xml:space="preserve"> Pilot Boarding Place (PILBOP)</w:t>
            </w:r>
          </w:p>
        </w:tc>
      </w:tr>
      <w:tr w:rsidR="00165A0C" w:rsidRPr="00165A0C" w14:paraId="75242E75" w14:textId="77777777" w:rsidTr="00B131AF">
        <w:tc>
          <w:tcPr>
            <w:tcW w:w="5000" w:type="pct"/>
            <w:gridSpan w:val="14"/>
            <w:shd w:val="clear" w:color="auto" w:fill="auto"/>
          </w:tcPr>
          <w:p w14:paraId="66AF7B90" w14:textId="61679DA5" w:rsidR="00165A0C" w:rsidRPr="00165A0C" w:rsidRDefault="00165A0C" w:rsidP="00165A0C">
            <w:pPr>
              <w:spacing w:before="120" w:after="120"/>
              <w:rPr>
                <w:rFonts w:cs="Arial"/>
                <w:b/>
              </w:rPr>
            </w:pPr>
            <w:r w:rsidRPr="00165A0C">
              <w:rPr>
                <w:rFonts w:cs="Arial"/>
                <w:b/>
                <w:u w:val="single"/>
              </w:rPr>
              <w:t>Super Type:</w:t>
            </w:r>
            <w:r w:rsidRPr="00165A0C">
              <w:rPr>
                <w:rFonts w:cs="Arial"/>
                <w:b/>
              </w:rPr>
              <w:t xml:space="preserve"> Layout</w:t>
            </w:r>
            <w:r w:rsidR="000E0AAE">
              <w:rPr>
                <w:rFonts w:cs="Arial"/>
                <w:b/>
              </w:rPr>
              <w:t xml:space="preserve"> (</w:t>
            </w:r>
            <w:r w:rsidR="000E0AAE">
              <w:rPr>
                <w:rFonts w:cs="Arial"/>
                <w:b/>
              </w:rPr>
              <w:fldChar w:fldCharType="begin"/>
            </w:r>
            <w:r w:rsidR="000E0AAE">
              <w:rPr>
                <w:rFonts w:cs="Arial"/>
                <w:b/>
              </w:rPr>
              <w:instrText xml:space="preserve"> REF _Ref113290633 \r \h </w:instrText>
            </w:r>
            <w:r w:rsidR="000E0AAE">
              <w:rPr>
                <w:rFonts w:cs="Arial"/>
                <w:b/>
              </w:rPr>
            </w:r>
            <w:r w:rsidR="000E0AAE">
              <w:rPr>
                <w:rFonts w:cs="Arial"/>
                <w:b/>
              </w:rPr>
              <w:fldChar w:fldCharType="separate"/>
            </w:r>
            <w:r w:rsidR="00EE3F7C">
              <w:rPr>
                <w:rFonts w:cs="Arial"/>
                <w:b/>
              </w:rPr>
              <w:t>5.6</w:t>
            </w:r>
            <w:r w:rsidR="000E0AAE">
              <w:rPr>
                <w:rFonts w:cs="Arial"/>
                <w:b/>
              </w:rPr>
              <w:fldChar w:fldCharType="end"/>
            </w:r>
            <w:r w:rsidR="000E0AAE">
              <w:rPr>
                <w:rFonts w:cs="Arial"/>
                <w:b/>
              </w:rPr>
              <w:t>)</w:t>
            </w:r>
          </w:p>
        </w:tc>
      </w:tr>
      <w:tr w:rsidR="00165A0C" w:rsidRPr="00165A0C" w14:paraId="7D57C84F" w14:textId="77777777" w:rsidTr="00B131AF">
        <w:tc>
          <w:tcPr>
            <w:tcW w:w="5000" w:type="pct"/>
            <w:gridSpan w:val="14"/>
            <w:shd w:val="clear" w:color="auto" w:fill="auto"/>
          </w:tcPr>
          <w:p w14:paraId="081734F8" w14:textId="77777777" w:rsidR="00165A0C" w:rsidRPr="00165A0C" w:rsidRDefault="00165A0C" w:rsidP="00165A0C">
            <w:pPr>
              <w:spacing w:before="120" w:after="120"/>
              <w:rPr>
                <w:rFonts w:cs="Arial"/>
                <w:b/>
              </w:rPr>
            </w:pPr>
            <w:r w:rsidRPr="00165A0C">
              <w:rPr>
                <w:rFonts w:cs="Arial"/>
                <w:b/>
                <w:u w:val="single"/>
              </w:rPr>
              <w:t>Primitives:</w:t>
            </w:r>
            <w:r w:rsidRPr="00165A0C">
              <w:rPr>
                <w:rFonts w:cs="Arial"/>
                <w:b/>
              </w:rPr>
              <w:t xml:space="preserve"> surface, point</w:t>
            </w:r>
          </w:p>
        </w:tc>
      </w:tr>
      <w:tr w:rsidR="00165A0C" w:rsidRPr="00165A0C" w14:paraId="4561E789" w14:textId="77777777" w:rsidTr="00B131AF">
        <w:tc>
          <w:tcPr>
            <w:tcW w:w="1249" w:type="pct"/>
            <w:gridSpan w:val="2"/>
            <w:shd w:val="clear" w:color="auto" w:fill="auto"/>
          </w:tcPr>
          <w:p w14:paraId="2BAC8413" w14:textId="77777777" w:rsidR="00165A0C" w:rsidRPr="00165A0C" w:rsidRDefault="00165A0C" w:rsidP="00165A0C">
            <w:pPr>
              <w:spacing w:before="120"/>
              <w:rPr>
                <w:rFonts w:cs="Arial"/>
                <w:i/>
                <w:color w:val="0000FF"/>
                <w:sz w:val="18"/>
              </w:rPr>
            </w:pPr>
            <w:r w:rsidRPr="00165A0C">
              <w:rPr>
                <w:rFonts w:cs="Arial"/>
                <w:i/>
                <w:color w:val="0000FF"/>
                <w:sz w:val="18"/>
              </w:rPr>
              <w:t>Real World</w:t>
            </w:r>
          </w:p>
          <w:p w14:paraId="14538CAB" w14:textId="77777777" w:rsidR="00165A0C" w:rsidRPr="00165A0C" w:rsidRDefault="00165A0C" w:rsidP="00165A0C">
            <w:pPr>
              <w:spacing w:before="120"/>
              <w:rPr>
                <w:rFonts w:cs="Arial"/>
                <w:i/>
                <w:color w:val="0000FF"/>
                <w:sz w:val="18"/>
              </w:rPr>
            </w:pPr>
          </w:p>
        </w:tc>
        <w:tc>
          <w:tcPr>
            <w:tcW w:w="1667" w:type="pct"/>
            <w:gridSpan w:val="6"/>
            <w:shd w:val="clear" w:color="auto" w:fill="auto"/>
          </w:tcPr>
          <w:p w14:paraId="644845B3" w14:textId="77777777" w:rsidR="00165A0C" w:rsidRPr="00165A0C" w:rsidRDefault="00165A0C" w:rsidP="00165A0C">
            <w:pPr>
              <w:spacing w:before="120"/>
              <w:rPr>
                <w:rFonts w:cs="Arial"/>
                <w:i/>
                <w:color w:val="0000FF"/>
                <w:sz w:val="18"/>
              </w:rPr>
            </w:pPr>
            <w:r w:rsidRPr="00165A0C">
              <w:rPr>
                <w:rFonts w:cs="Arial"/>
                <w:i/>
                <w:color w:val="0000FF"/>
                <w:sz w:val="18"/>
              </w:rPr>
              <w:t>Paper Chart Symbol</w:t>
            </w:r>
          </w:p>
          <w:p w14:paraId="43A6CC1A" w14:textId="77777777" w:rsidR="00165A0C" w:rsidRPr="00165A0C" w:rsidRDefault="00165A0C" w:rsidP="00165A0C">
            <w:pPr>
              <w:spacing w:before="120"/>
              <w:rPr>
                <w:rFonts w:cs="Arial"/>
                <w:i/>
                <w:color w:val="0000FF"/>
                <w:sz w:val="18"/>
              </w:rPr>
            </w:pPr>
          </w:p>
        </w:tc>
        <w:tc>
          <w:tcPr>
            <w:tcW w:w="2084" w:type="pct"/>
            <w:gridSpan w:val="6"/>
            <w:shd w:val="clear" w:color="auto" w:fill="auto"/>
          </w:tcPr>
          <w:p w14:paraId="70F0E6BF" w14:textId="77777777" w:rsidR="00165A0C" w:rsidRPr="00165A0C" w:rsidRDefault="00165A0C" w:rsidP="00165A0C">
            <w:pPr>
              <w:spacing w:before="120"/>
              <w:rPr>
                <w:rFonts w:cs="Arial"/>
                <w:i/>
                <w:color w:val="0000FF"/>
                <w:sz w:val="18"/>
              </w:rPr>
            </w:pPr>
            <w:r w:rsidRPr="00165A0C">
              <w:rPr>
                <w:rFonts w:cs="Arial"/>
                <w:i/>
                <w:color w:val="0000FF"/>
                <w:sz w:val="18"/>
              </w:rPr>
              <w:t>ECDIS Symbol</w:t>
            </w:r>
          </w:p>
          <w:p w14:paraId="64D11D67" w14:textId="77777777" w:rsidR="00165A0C" w:rsidRPr="00165A0C" w:rsidRDefault="00165A0C" w:rsidP="00165A0C">
            <w:pPr>
              <w:spacing w:before="120"/>
              <w:rPr>
                <w:rFonts w:cs="Arial"/>
                <w:i/>
                <w:color w:val="0000FF"/>
                <w:sz w:val="18"/>
              </w:rPr>
            </w:pPr>
          </w:p>
        </w:tc>
      </w:tr>
      <w:tr w:rsidR="00165A0C" w:rsidRPr="00165A0C" w14:paraId="4C855C8E" w14:textId="77777777" w:rsidTr="00B131AF">
        <w:tc>
          <w:tcPr>
            <w:tcW w:w="1665" w:type="pct"/>
            <w:gridSpan w:val="4"/>
            <w:shd w:val="clear" w:color="auto" w:fill="auto"/>
          </w:tcPr>
          <w:p w14:paraId="57FC5AEB" w14:textId="77777777" w:rsidR="00165A0C" w:rsidRPr="00165A0C" w:rsidRDefault="00165A0C" w:rsidP="00165A0C">
            <w:pPr>
              <w:spacing w:before="120" w:after="120"/>
              <w:rPr>
                <w:rFonts w:cs="Arial"/>
                <w:b/>
              </w:rPr>
            </w:pPr>
            <w:r w:rsidRPr="00165A0C">
              <w:rPr>
                <w:rFonts w:cs="Arial"/>
                <w:b/>
              </w:rPr>
              <w:t>S-10x Attribute</w:t>
            </w:r>
          </w:p>
        </w:tc>
        <w:tc>
          <w:tcPr>
            <w:tcW w:w="834" w:type="pct"/>
            <w:gridSpan w:val="2"/>
            <w:shd w:val="clear" w:color="auto" w:fill="auto"/>
          </w:tcPr>
          <w:p w14:paraId="0738D5A5" w14:textId="77777777" w:rsidR="00165A0C" w:rsidRPr="00165A0C" w:rsidRDefault="00165A0C" w:rsidP="00165A0C">
            <w:pPr>
              <w:spacing w:before="120" w:after="120"/>
              <w:rPr>
                <w:rFonts w:cs="Arial"/>
                <w:b/>
              </w:rPr>
            </w:pPr>
            <w:r w:rsidRPr="00165A0C">
              <w:rPr>
                <w:rFonts w:cs="Arial"/>
                <w:b/>
              </w:rPr>
              <w:t>S-57  Acronym</w:t>
            </w:r>
          </w:p>
        </w:tc>
        <w:tc>
          <w:tcPr>
            <w:tcW w:w="1250" w:type="pct"/>
            <w:gridSpan w:val="4"/>
            <w:shd w:val="clear" w:color="auto" w:fill="auto"/>
          </w:tcPr>
          <w:p w14:paraId="2A68E07A" w14:textId="77777777" w:rsidR="00165A0C" w:rsidRPr="00165A0C" w:rsidRDefault="00165A0C" w:rsidP="00165A0C">
            <w:pPr>
              <w:spacing w:before="120" w:after="120"/>
              <w:rPr>
                <w:rFonts w:cs="Arial"/>
                <w:b/>
              </w:rPr>
            </w:pPr>
            <w:r w:rsidRPr="00165A0C">
              <w:rPr>
                <w:rFonts w:cs="Arial"/>
                <w:b/>
              </w:rPr>
              <w:t>Allowable Encoding Value</w:t>
            </w:r>
          </w:p>
        </w:tc>
        <w:tc>
          <w:tcPr>
            <w:tcW w:w="417" w:type="pct"/>
            <w:gridSpan w:val="2"/>
            <w:shd w:val="clear" w:color="auto" w:fill="auto"/>
          </w:tcPr>
          <w:p w14:paraId="14787161" w14:textId="77777777" w:rsidR="00165A0C" w:rsidRPr="00165A0C" w:rsidRDefault="00165A0C" w:rsidP="00165A0C">
            <w:pPr>
              <w:spacing w:before="120" w:after="120"/>
              <w:rPr>
                <w:rFonts w:cs="Arial"/>
                <w:b/>
              </w:rPr>
            </w:pPr>
            <w:r w:rsidRPr="00165A0C">
              <w:rPr>
                <w:rFonts w:cs="Arial"/>
                <w:b/>
              </w:rPr>
              <w:t>Type</w:t>
            </w:r>
          </w:p>
        </w:tc>
        <w:tc>
          <w:tcPr>
            <w:tcW w:w="834" w:type="pct"/>
            <w:gridSpan w:val="2"/>
            <w:shd w:val="clear" w:color="auto" w:fill="auto"/>
          </w:tcPr>
          <w:p w14:paraId="6BA24D88" w14:textId="77777777" w:rsidR="00165A0C" w:rsidRPr="00165A0C" w:rsidRDefault="00165A0C" w:rsidP="00165A0C">
            <w:pPr>
              <w:spacing w:before="120" w:after="120"/>
              <w:rPr>
                <w:rFonts w:cs="Arial"/>
                <w:b/>
              </w:rPr>
            </w:pPr>
            <w:r w:rsidRPr="00165A0C">
              <w:rPr>
                <w:rFonts w:cs="Arial"/>
                <w:b/>
              </w:rPr>
              <w:t>Multiplicity</w:t>
            </w:r>
          </w:p>
        </w:tc>
      </w:tr>
      <w:tr w:rsidR="00165A0C" w:rsidRPr="00165A0C" w14:paraId="2A056867" w14:textId="77777777" w:rsidTr="00B131AF">
        <w:tc>
          <w:tcPr>
            <w:tcW w:w="1665" w:type="pct"/>
            <w:gridSpan w:val="4"/>
            <w:shd w:val="clear" w:color="auto" w:fill="auto"/>
          </w:tcPr>
          <w:p w14:paraId="333CA10F" w14:textId="77777777" w:rsidR="00165A0C" w:rsidRPr="00165A0C" w:rsidRDefault="00165A0C" w:rsidP="00165A0C">
            <w:pPr>
              <w:spacing w:before="120" w:after="120"/>
              <w:rPr>
                <w:rFonts w:cs="Arial"/>
                <w:sz w:val="18"/>
              </w:rPr>
            </w:pPr>
            <w:r w:rsidRPr="00165A0C">
              <w:rPr>
                <w:rFonts w:cs="Arial"/>
                <w:sz w:val="18"/>
              </w:rPr>
              <w:t>Depths Description</w:t>
            </w:r>
          </w:p>
        </w:tc>
        <w:tc>
          <w:tcPr>
            <w:tcW w:w="834" w:type="pct"/>
            <w:gridSpan w:val="2"/>
            <w:shd w:val="clear" w:color="auto" w:fill="auto"/>
          </w:tcPr>
          <w:p w14:paraId="37FB7E63" w14:textId="77777777" w:rsidR="00165A0C" w:rsidRPr="00165A0C" w:rsidRDefault="00165A0C" w:rsidP="00165A0C">
            <w:pPr>
              <w:spacing w:before="120" w:after="120"/>
              <w:rPr>
                <w:rFonts w:cs="Arial"/>
                <w:sz w:val="18"/>
              </w:rPr>
            </w:pPr>
          </w:p>
        </w:tc>
        <w:tc>
          <w:tcPr>
            <w:tcW w:w="1250" w:type="pct"/>
            <w:gridSpan w:val="4"/>
            <w:shd w:val="clear" w:color="auto" w:fill="auto"/>
          </w:tcPr>
          <w:p w14:paraId="462C6FCF" w14:textId="77777777" w:rsidR="00165A0C" w:rsidRPr="00165A0C" w:rsidRDefault="00165A0C" w:rsidP="00165A0C">
            <w:pPr>
              <w:spacing w:before="120" w:after="120"/>
              <w:rPr>
                <w:rFonts w:cs="Arial"/>
                <w:sz w:val="18"/>
              </w:rPr>
            </w:pPr>
          </w:p>
        </w:tc>
        <w:tc>
          <w:tcPr>
            <w:tcW w:w="417" w:type="pct"/>
            <w:gridSpan w:val="2"/>
            <w:shd w:val="clear" w:color="auto" w:fill="auto"/>
          </w:tcPr>
          <w:p w14:paraId="31CA3BDB" w14:textId="77777777" w:rsidR="00165A0C" w:rsidRPr="00165A0C" w:rsidRDefault="00165A0C" w:rsidP="00165A0C">
            <w:pPr>
              <w:spacing w:before="120" w:after="120"/>
              <w:rPr>
                <w:rFonts w:cs="Arial"/>
                <w:sz w:val="18"/>
              </w:rPr>
            </w:pPr>
            <w:r w:rsidRPr="00165A0C">
              <w:rPr>
                <w:rFonts w:cs="Arial"/>
                <w:sz w:val="18"/>
              </w:rPr>
              <w:t>C</w:t>
            </w:r>
          </w:p>
        </w:tc>
        <w:tc>
          <w:tcPr>
            <w:tcW w:w="834" w:type="pct"/>
            <w:gridSpan w:val="2"/>
            <w:shd w:val="clear" w:color="auto" w:fill="auto"/>
          </w:tcPr>
          <w:p w14:paraId="36670A5D"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147DAD2" w14:textId="77777777" w:rsidTr="00B131AF">
        <w:tc>
          <w:tcPr>
            <w:tcW w:w="1665" w:type="pct"/>
            <w:gridSpan w:val="4"/>
            <w:shd w:val="clear" w:color="auto" w:fill="auto"/>
          </w:tcPr>
          <w:p w14:paraId="2C83105C" w14:textId="77777777" w:rsidR="00165A0C" w:rsidRPr="00165A0C" w:rsidRDefault="00165A0C" w:rsidP="00165A0C">
            <w:pPr>
              <w:spacing w:before="120" w:after="120"/>
              <w:rPr>
                <w:rFonts w:cs="Arial"/>
                <w:sz w:val="18"/>
              </w:rPr>
            </w:pPr>
            <w:r w:rsidRPr="00165A0C">
              <w:rPr>
                <w:rFonts w:cs="Arial"/>
                <w:sz w:val="18"/>
              </w:rPr>
              <w:t xml:space="preserve">   Category of Depths Description</w:t>
            </w:r>
          </w:p>
        </w:tc>
        <w:tc>
          <w:tcPr>
            <w:tcW w:w="834" w:type="pct"/>
            <w:gridSpan w:val="2"/>
            <w:shd w:val="clear" w:color="auto" w:fill="auto"/>
          </w:tcPr>
          <w:p w14:paraId="3B176433" w14:textId="77777777" w:rsidR="00165A0C" w:rsidRPr="00165A0C" w:rsidRDefault="00165A0C" w:rsidP="00165A0C">
            <w:pPr>
              <w:spacing w:before="120" w:after="120"/>
              <w:rPr>
                <w:rFonts w:cs="Arial"/>
                <w:sz w:val="18"/>
              </w:rPr>
            </w:pPr>
          </w:p>
        </w:tc>
        <w:tc>
          <w:tcPr>
            <w:tcW w:w="1250" w:type="pct"/>
            <w:gridSpan w:val="4"/>
            <w:shd w:val="clear" w:color="auto" w:fill="auto"/>
          </w:tcPr>
          <w:p w14:paraId="0B6BDD02" w14:textId="77777777" w:rsidR="00165A0C" w:rsidRPr="00165A0C" w:rsidRDefault="00165A0C" w:rsidP="00165A0C">
            <w:pPr>
              <w:spacing w:before="120" w:after="120"/>
              <w:rPr>
                <w:rFonts w:cs="Arial"/>
                <w:sz w:val="18"/>
              </w:rPr>
            </w:pPr>
            <w:r w:rsidRPr="00165A0C">
              <w:rPr>
                <w:rFonts w:cs="Arial"/>
                <w:sz w:val="18"/>
              </w:rPr>
              <w:t>1 : Shoal</w:t>
            </w:r>
          </w:p>
          <w:p w14:paraId="440A5F75" w14:textId="77777777" w:rsidR="00165A0C" w:rsidRPr="00165A0C" w:rsidRDefault="00165A0C" w:rsidP="00165A0C">
            <w:pPr>
              <w:spacing w:before="120" w:after="120"/>
              <w:rPr>
                <w:rFonts w:cs="Arial"/>
                <w:sz w:val="18"/>
              </w:rPr>
            </w:pPr>
            <w:r w:rsidRPr="00165A0C">
              <w:rPr>
                <w:rFonts w:cs="Arial"/>
                <w:sz w:val="18"/>
              </w:rPr>
              <w:t>2 : General Depth</w:t>
            </w:r>
          </w:p>
          <w:p w14:paraId="5CFCDB27" w14:textId="77777777" w:rsidR="00165A0C" w:rsidRPr="00165A0C" w:rsidRDefault="00165A0C" w:rsidP="00165A0C">
            <w:pPr>
              <w:spacing w:before="120" w:after="120"/>
              <w:rPr>
                <w:rFonts w:cs="Arial"/>
                <w:sz w:val="18"/>
              </w:rPr>
            </w:pPr>
            <w:r w:rsidRPr="00165A0C">
              <w:rPr>
                <w:rFonts w:cs="Arial"/>
                <w:sz w:val="18"/>
              </w:rPr>
              <w:t>3 : Controlling Depth</w:t>
            </w:r>
          </w:p>
        </w:tc>
        <w:tc>
          <w:tcPr>
            <w:tcW w:w="417" w:type="pct"/>
            <w:gridSpan w:val="2"/>
            <w:shd w:val="clear" w:color="auto" w:fill="auto"/>
          </w:tcPr>
          <w:p w14:paraId="6B70443A"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4CF655D6"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20DEB025" w14:textId="77777777" w:rsidTr="00B131AF">
        <w:tc>
          <w:tcPr>
            <w:tcW w:w="1665" w:type="pct"/>
            <w:gridSpan w:val="4"/>
            <w:shd w:val="clear" w:color="auto" w:fill="auto"/>
          </w:tcPr>
          <w:p w14:paraId="5CA2693A" w14:textId="77777777" w:rsidR="00165A0C" w:rsidRPr="00165A0C" w:rsidRDefault="00165A0C" w:rsidP="00165A0C">
            <w:pPr>
              <w:spacing w:before="120" w:after="120"/>
              <w:rPr>
                <w:rFonts w:cs="Arial"/>
                <w:sz w:val="18"/>
              </w:rPr>
            </w:pPr>
            <w:r w:rsidRPr="00165A0C">
              <w:rPr>
                <w:rFonts w:cs="Arial"/>
                <w:sz w:val="18"/>
              </w:rPr>
              <w:t xml:space="preserve">   Text Content</w:t>
            </w:r>
          </w:p>
        </w:tc>
        <w:tc>
          <w:tcPr>
            <w:tcW w:w="834" w:type="pct"/>
            <w:gridSpan w:val="2"/>
            <w:shd w:val="clear" w:color="auto" w:fill="auto"/>
          </w:tcPr>
          <w:p w14:paraId="5DABC616" w14:textId="77777777" w:rsidR="00165A0C" w:rsidRPr="00165A0C" w:rsidRDefault="00165A0C" w:rsidP="00165A0C">
            <w:pPr>
              <w:spacing w:before="120" w:after="120"/>
              <w:rPr>
                <w:rFonts w:cs="Arial"/>
                <w:sz w:val="18"/>
              </w:rPr>
            </w:pPr>
          </w:p>
        </w:tc>
        <w:tc>
          <w:tcPr>
            <w:tcW w:w="1250" w:type="pct"/>
            <w:gridSpan w:val="4"/>
            <w:shd w:val="clear" w:color="auto" w:fill="auto"/>
          </w:tcPr>
          <w:p w14:paraId="21DB290A" w14:textId="77777777" w:rsidR="00165A0C" w:rsidRPr="00165A0C" w:rsidRDefault="00165A0C" w:rsidP="00165A0C">
            <w:pPr>
              <w:spacing w:before="120" w:after="120"/>
              <w:rPr>
                <w:rFonts w:cs="Arial"/>
                <w:sz w:val="18"/>
              </w:rPr>
            </w:pPr>
          </w:p>
        </w:tc>
        <w:tc>
          <w:tcPr>
            <w:tcW w:w="417" w:type="pct"/>
            <w:gridSpan w:val="2"/>
            <w:shd w:val="clear" w:color="auto" w:fill="auto"/>
          </w:tcPr>
          <w:p w14:paraId="6FC21F73"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053D6F2C" w14:textId="77777777" w:rsidR="00165A0C" w:rsidRPr="00165A0C" w:rsidRDefault="00165A0C" w:rsidP="00165A0C">
            <w:pPr>
              <w:spacing w:before="120" w:after="120"/>
              <w:rPr>
                <w:rFonts w:cs="Arial"/>
                <w:sz w:val="18"/>
              </w:rPr>
            </w:pPr>
            <w:r w:rsidRPr="00165A0C">
              <w:rPr>
                <w:rFonts w:cs="Arial"/>
                <w:sz w:val="18"/>
              </w:rPr>
              <w:t>1, *</w:t>
            </w:r>
          </w:p>
        </w:tc>
      </w:tr>
      <w:tr w:rsidR="00165A0C" w:rsidRPr="00165A0C" w14:paraId="4669D4EC" w14:textId="77777777" w:rsidTr="00B131AF">
        <w:tc>
          <w:tcPr>
            <w:tcW w:w="1665" w:type="pct"/>
            <w:gridSpan w:val="4"/>
            <w:shd w:val="clear" w:color="auto" w:fill="auto"/>
          </w:tcPr>
          <w:p w14:paraId="1A184805" w14:textId="77777777" w:rsidR="00165A0C" w:rsidRPr="00165A0C" w:rsidRDefault="00165A0C" w:rsidP="00165A0C">
            <w:pPr>
              <w:spacing w:before="120" w:after="120"/>
              <w:rPr>
                <w:rFonts w:cs="Arial"/>
                <w:sz w:val="18"/>
              </w:rPr>
            </w:pPr>
            <w:r w:rsidRPr="00165A0C">
              <w:rPr>
                <w:rFonts w:cs="Arial"/>
                <w:sz w:val="18"/>
              </w:rPr>
              <w:t xml:space="preserve">      Category of text</w:t>
            </w:r>
          </w:p>
        </w:tc>
        <w:tc>
          <w:tcPr>
            <w:tcW w:w="834" w:type="pct"/>
            <w:gridSpan w:val="2"/>
            <w:shd w:val="clear" w:color="auto" w:fill="auto"/>
          </w:tcPr>
          <w:p w14:paraId="308FB3B8" w14:textId="77777777" w:rsidR="00165A0C" w:rsidRPr="00165A0C" w:rsidRDefault="00165A0C" w:rsidP="00165A0C">
            <w:pPr>
              <w:spacing w:before="120" w:after="120"/>
              <w:rPr>
                <w:rFonts w:cs="Arial"/>
                <w:sz w:val="18"/>
              </w:rPr>
            </w:pPr>
          </w:p>
        </w:tc>
        <w:tc>
          <w:tcPr>
            <w:tcW w:w="1250" w:type="pct"/>
            <w:gridSpan w:val="4"/>
            <w:shd w:val="clear" w:color="auto" w:fill="auto"/>
          </w:tcPr>
          <w:p w14:paraId="13EE73C3" w14:textId="77777777" w:rsidR="00165A0C" w:rsidRPr="00165A0C" w:rsidRDefault="00165A0C" w:rsidP="00165A0C">
            <w:pPr>
              <w:spacing w:before="120" w:after="120"/>
              <w:rPr>
                <w:rFonts w:cs="Arial"/>
                <w:sz w:val="18"/>
              </w:rPr>
            </w:pPr>
            <w:r w:rsidRPr="00165A0C">
              <w:rPr>
                <w:rFonts w:cs="Arial"/>
                <w:sz w:val="18"/>
              </w:rPr>
              <w:t>1 : Abstract or Summary</w:t>
            </w:r>
          </w:p>
          <w:p w14:paraId="3DDBB21E" w14:textId="77777777" w:rsidR="00165A0C" w:rsidRPr="00165A0C" w:rsidRDefault="00165A0C" w:rsidP="00165A0C">
            <w:pPr>
              <w:spacing w:before="120" w:after="120"/>
              <w:rPr>
                <w:rFonts w:cs="Arial"/>
                <w:sz w:val="18"/>
              </w:rPr>
            </w:pPr>
            <w:r w:rsidRPr="00165A0C">
              <w:rPr>
                <w:rFonts w:cs="Arial"/>
                <w:sz w:val="18"/>
              </w:rPr>
              <w:t>2 : Extract</w:t>
            </w:r>
          </w:p>
          <w:p w14:paraId="304CFE2B" w14:textId="77777777" w:rsidR="00165A0C" w:rsidRPr="00165A0C" w:rsidRDefault="00165A0C" w:rsidP="00165A0C">
            <w:pPr>
              <w:spacing w:before="120" w:after="120"/>
              <w:rPr>
                <w:rFonts w:cs="Arial"/>
                <w:sz w:val="18"/>
              </w:rPr>
            </w:pPr>
            <w:r w:rsidRPr="00165A0C">
              <w:rPr>
                <w:rFonts w:cs="Arial"/>
                <w:sz w:val="18"/>
              </w:rPr>
              <w:t>3 : Full Text</w:t>
            </w:r>
          </w:p>
        </w:tc>
        <w:tc>
          <w:tcPr>
            <w:tcW w:w="417" w:type="pct"/>
            <w:gridSpan w:val="2"/>
            <w:shd w:val="clear" w:color="auto" w:fill="auto"/>
          </w:tcPr>
          <w:p w14:paraId="14BF8639"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128D00F1"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2D829F6" w14:textId="77777777" w:rsidTr="00B131AF">
        <w:tc>
          <w:tcPr>
            <w:tcW w:w="1665" w:type="pct"/>
            <w:gridSpan w:val="4"/>
            <w:shd w:val="clear" w:color="auto" w:fill="auto"/>
          </w:tcPr>
          <w:p w14:paraId="651A447D" w14:textId="77777777" w:rsidR="00165A0C" w:rsidRPr="00165A0C" w:rsidRDefault="00165A0C" w:rsidP="00165A0C">
            <w:pPr>
              <w:spacing w:before="120" w:after="120"/>
              <w:rPr>
                <w:rFonts w:cs="Arial"/>
                <w:sz w:val="18"/>
              </w:rPr>
            </w:pPr>
            <w:r w:rsidRPr="00165A0C">
              <w:rPr>
                <w:rFonts w:cs="Arial"/>
                <w:sz w:val="18"/>
              </w:rPr>
              <w:t xml:space="preserve">      Information</w:t>
            </w:r>
          </w:p>
        </w:tc>
        <w:tc>
          <w:tcPr>
            <w:tcW w:w="834" w:type="pct"/>
            <w:gridSpan w:val="2"/>
            <w:shd w:val="clear" w:color="auto" w:fill="auto"/>
          </w:tcPr>
          <w:p w14:paraId="3BC258AF" w14:textId="77777777" w:rsidR="00165A0C" w:rsidRPr="00165A0C" w:rsidRDefault="00165A0C" w:rsidP="00165A0C">
            <w:pPr>
              <w:spacing w:before="120" w:after="120"/>
              <w:rPr>
                <w:rFonts w:cs="Arial"/>
                <w:sz w:val="18"/>
              </w:rPr>
            </w:pPr>
          </w:p>
        </w:tc>
        <w:tc>
          <w:tcPr>
            <w:tcW w:w="1250" w:type="pct"/>
            <w:gridSpan w:val="4"/>
            <w:shd w:val="clear" w:color="auto" w:fill="auto"/>
          </w:tcPr>
          <w:p w14:paraId="29D11348" w14:textId="77777777" w:rsidR="00165A0C" w:rsidRPr="00165A0C" w:rsidRDefault="00165A0C" w:rsidP="00165A0C">
            <w:pPr>
              <w:spacing w:before="120" w:after="120"/>
              <w:rPr>
                <w:rFonts w:cs="Arial"/>
                <w:sz w:val="18"/>
              </w:rPr>
            </w:pPr>
          </w:p>
        </w:tc>
        <w:tc>
          <w:tcPr>
            <w:tcW w:w="417" w:type="pct"/>
            <w:gridSpan w:val="2"/>
            <w:shd w:val="clear" w:color="auto" w:fill="auto"/>
          </w:tcPr>
          <w:p w14:paraId="54DD8599"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515B339F"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70BC6900" w14:textId="77777777" w:rsidTr="00B131AF">
        <w:tc>
          <w:tcPr>
            <w:tcW w:w="1665" w:type="pct"/>
            <w:gridSpan w:val="4"/>
            <w:shd w:val="clear" w:color="auto" w:fill="auto"/>
          </w:tcPr>
          <w:p w14:paraId="29CE9BFC" w14:textId="77777777" w:rsidR="00165A0C" w:rsidRPr="00165A0C" w:rsidRDefault="00165A0C" w:rsidP="00165A0C">
            <w:pPr>
              <w:spacing w:before="120" w:after="120"/>
              <w:rPr>
                <w:rFonts w:cs="Arial"/>
                <w:sz w:val="18"/>
              </w:rPr>
            </w:pPr>
            <w:r w:rsidRPr="00165A0C">
              <w:rPr>
                <w:rFonts w:cs="Arial"/>
                <w:sz w:val="18"/>
              </w:rPr>
              <w:t xml:space="preserve">         File Locator</w:t>
            </w:r>
          </w:p>
        </w:tc>
        <w:tc>
          <w:tcPr>
            <w:tcW w:w="834" w:type="pct"/>
            <w:gridSpan w:val="2"/>
            <w:shd w:val="clear" w:color="auto" w:fill="auto"/>
          </w:tcPr>
          <w:p w14:paraId="7642CF50" w14:textId="77777777" w:rsidR="00165A0C" w:rsidRPr="00165A0C" w:rsidRDefault="00165A0C" w:rsidP="00165A0C">
            <w:pPr>
              <w:spacing w:before="120" w:after="120"/>
              <w:rPr>
                <w:rFonts w:cs="Arial"/>
                <w:sz w:val="18"/>
              </w:rPr>
            </w:pPr>
          </w:p>
        </w:tc>
        <w:tc>
          <w:tcPr>
            <w:tcW w:w="1250" w:type="pct"/>
            <w:gridSpan w:val="4"/>
            <w:shd w:val="clear" w:color="auto" w:fill="auto"/>
          </w:tcPr>
          <w:p w14:paraId="7C1815D0" w14:textId="77777777" w:rsidR="00165A0C" w:rsidRPr="00165A0C" w:rsidRDefault="00165A0C" w:rsidP="00165A0C">
            <w:pPr>
              <w:spacing w:before="120" w:after="120"/>
              <w:rPr>
                <w:rFonts w:cs="Arial"/>
                <w:sz w:val="18"/>
              </w:rPr>
            </w:pPr>
          </w:p>
        </w:tc>
        <w:tc>
          <w:tcPr>
            <w:tcW w:w="417" w:type="pct"/>
            <w:gridSpan w:val="2"/>
            <w:shd w:val="clear" w:color="auto" w:fill="auto"/>
          </w:tcPr>
          <w:p w14:paraId="4309C02D"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681E62AD"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CD7A1F3" w14:textId="77777777" w:rsidTr="00B131AF">
        <w:tc>
          <w:tcPr>
            <w:tcW w:w="1665" w:type="pct"/>
            <w:gridSpan w:val="4"/>
            <w:shd w:val="clear" w:color="auto" w:fill="auto"/>
          </w:tcPr>
          <w:p w14:paraId="07152342" w14:textId="77777777" w:rsidR="00165A0C" w:rsidRPr="00165A0C" w:rsidRDefault="00165A0C" w:rsidP="00165A0C">
            <w:pPr>
              <w:spacing w:before="120" w:after="120"/>
              <w:rPr>
                <w:rFonts w:cs="Arial"/>
                <w:sz w:val="18"/>
              </w:rPr>
            </w:pPr>
            <w:r w:rsidRPr="00165A0C">
              <w:rPr>
                <w:rFonts w:cs="Arial"/>
                <w:sz w:val="18"/>
              </w:rPr>
              <w:t xml:space="preserve">         File Reference</w:t>
            </w:r>
          </w:p>
        </w:tc>
        <w:tc>
          <w:tcPr>
            <w:tcW w:w="834" w:type="pct"/>
            <w:gridSpan w:val="2"/>
            <w:shd w:val="clear" w:color="auto" w:fill="auto"/>
          </w:tcPr>
          <w:p w14:paraId="50F65100" w14:textId="77777777" w:rsidR="00165A0C" w:rsidRPr="00165A0C" w:rsidRDefault="00165A0C" w:rsidP="00165A0C">
            <w:pPr>
              <w:spacing w:before="120" w:after="120"/>
              <w:rPr>
                <w:rFonts w:cs="Arial"/>
                <w:sz w:val="18"/>
              </w:rPr>
            </w:pPr>
            <w:r w:rsidRPr="00165A0C">
              <w:rPr>
                <w:rFonts w:cs="Arial"/>
                <w:sz w:val="18"/>
              </w:rPr>
              <w:t>(TXTDSC)</w:t>
            </w:r>
          </w:p>
        </w:tc>
        <w:tc>
          <w:tcPr>
            <w:tcW w:w="1250" w:type="pct"/>
            <w:gridSpan w:val="4"/>
            <w:shd w:val="clear" w:color="auto" w:fill="auto"/>
          </w:tcPr>
          <w:p w14:paraId="148E456B" w14:textId="77777777" w:rsidR="00165A0C" w:rsidRPr="00165A0C" w:rsidRDefault="00165A0C" w:rsidP="00165A0C">
            <w:pPr>
              <w:spacing w:before="120" w:after="120"/>
              <w:rPr>
                <w:rFonts w:cs="Arial"/>
                <w:sz w:val="18"/>
              </w:rPr>
            </w:pPr>
          </w:p>
        </w:tc>
        <w:tc>
          <w:tcPr>
            <w:tcW w:w="417" w:type="pct"/>
            <w:gridSpan w:val="2"/>
            <w:shd w:val="clear" w:color="auto" w:fill="auto"/>
          </w:tcPr>
          <w:p w14:paraId="3109DA3C"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62060AC2"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3D366A0" w14:textId="77777777" w:rsidTr="00B131AF">
        <w:tc>
          <w:tcPr>
            <w:tcW w:w="1665" w:type="pct"/>
            <w:gridSpan w:val="4"/>
            <w:shd w:val="clear" w:color="auto" w:fill="auto"/>
          </w:tcPr>
          <w:p w14:paraId="176CA938" w14:textId="77777777" w:rsidR="00165A0C" w:rsidRPr="00165A0C" w:rsidRDefault="00165A0C" w:rsidP="00165A0C">
            <w:pPr>
              <w:spacing w:before="120" w:after="120"/>
              <w:rPr>
                <w:rFonts w:cs="Arial"/>
                <w:sz w:val="18"/>
              </w:rPr>
            </w:pPr>
            <w:r w:rsidRPr="00165A0C">
              <w:rPr>
                <w:rFonts w:cs="Arial"/>
                <w:sz w:val="18"/>
              </w:rPr>
              <w:t xml:space="preserve">         Headline</w:t>
            </w:r>
          </w:p>
        </w:tc>
        <w:tc>
          <w:tcPr>
            <w:tcW w:w="834" w:type="pct"/>
            <w:gridSpan w:val="2"/>
            <w:shd w:val="clear" w:color="auto" w:fill="auto"/>
          </w:tcPr>
          <w:p w14:paraId="3EA476D3" w14:textId="77777777" w:rsidR="00165A0C" w:rsidRPr="00165A0C" w:rsidRDefault="00165A0C" w:rsidP="00165A0C">
            <w:pPr>
              <w:spacing w:before="120" w:after="120"/>
              <w:rPr>
                <w:rFonts w:cs="Arial"/>
                <w:sz w:val="18"/>
              </w:rPr>
            </w:pPr>
          </w:p>
        </w:tc>
        <w:tc>
          <w:tcPr>
            <w:tcW w:w="1250" w:type="pct"/>
            <w:gridSpan w:val="4"/>
            <w:shd w:val="clear" w:color="auto" w:fill="auto"/>
          </w:tcPr>
          <w:p w14:paraId="466F604F" w14:textId="77777777" w:rsidR="00165A0C" w:rsidRPr="00165A0C" w:rsidRDefault="00165A0C" w:rsidP="00165A0C">
            <w:pPr>
              <w:spacing w:before="120" w:after="120"/>
              <w:rPr>
                <w:rFonts w:cs="Arial"/>
                <w:sz w:val="18"/>
              </w:rPr>
            </w:pPr>
          </w:p>
        </w:tc>
        <w:tc>
          <w:tcPr>
            <w:tcW w:w="417" w:type="pct"/>
            <w:gridSpan w:val="2"/>
            <w:shd w:val="clear" w:color="auto" w:fill="auto"/>
          </w:tcPr>
          <w:p w14:paraId="39CE8081"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4224AB7B" w14:textId="77777777" w:rsidR="00165A0C" w:rsidRPr="00165A0C" w:rsidRDefault="00165A0C" w:rsidP="00165A0C">
            <w:pPr>
              <w:spacing w:before="120" w:after="120"/>
              <w:rPr>
                <w:rFonts w:cs="Arial"/>
                <w:sz w:val="18"/>
              </w:rPr>
            </w:pPr>
            <w:r w:rsidRPr="00165A0C">
              <w:rPr>
                <w:rFonts w:cs="Arial"/>
                <w:sz w:val="18"/>
              </w:rPr>
              <w:t>0, * (ordered)</w:t>
            </w:r>
          </w:p>
        </w:tc>
      </w:tr>
      <w:tr w:rsidR="00165A0C" w:rsidRPr="00165A0C" w14:paraId="2B3A027B" w14:textId="77777777" w:rsidTr="00B131AF">
        <w:tc>
          <w:tcPr>
            <w:tcW w:w="1665" w:type="pct"/>
            <w:gridSpan w:val="4"/>
            <w:shd w:val="clear" w:color="auto" w:fill="auto"/>
          </w:tcPr>
          <w:p w14:paraId="3014D2E8" w14:textId="77777777" w:rsidR="00165A0C" w:rsidRPr="00165A0C" w:rsidRDefault="00165A0C" w:rsidP="00165A0C">
            <w:pPr>
              <w:spacing w:before="120" w:after="120"/>
              <w:rPr>
                <w:rFonts w:cs="Arial"/>
                <w:sz w:val="18"/>
              </w:rPr>
            </w:pPr>
            <w:r w:rsidRPr="00165A0C">
              <w:rPr>
                <w:rFonts w:cs="Arial"/>
                <w:sz w:val="18"/>
              </w:rPr>
              <w:t xml:space="preserve">         Language</w:t>
            </w:r>
          </w:p>
        </w:tc>
        <w:tc>
          <w:tcPr>
            <w:tcW w:w="834" w:type="pct"/>
            <w:gridSpan w:val="2"/>
            <w:shd w:val="clear" w:color="auto" w:fill="auto"/>
          </w:tcPr>
          <w:p w14:paraId="29EBCC66" w14:textId="77777777" w:rsidR="00165A0C" w:rsidRPr="00165A0C" w:rsidRDefault="00165A0C" w:rsidP="00165A0C">
            <w:pPr>
              <w:spacing w:before="120" w:after="120"/>
              <w:rPr>
                <w:rFonts w:cs="Arial"/>
                <w:sz w:val="18"/>
              </w:rPr>
            </w:pPr>
          </w:p>
        </w:tc>
        <w:tc>
          <w:tcPr>
            <w:tcW w:w="1250" w:type="pct"/>
            <w:gridSpan w:val="4"/>
            <w:shd w:val="clear" w:color="auto" w:fill="auto"/>
          </w:tcPr>
          <w:p w14:paraId="560D2EC8" w14:textId="77777777" w:rsidR="00165A0C" w:rsidRPr="00165A0C" w:rsidRDefault="00165A0C" w:rsidP="00165A0C">
            <w:pPr>
              <w:spacing w:before="120" w:after="120"/>
              <w:rPr>
                <w:rFonts w:cs="Arial"/>
                <w:sz w:val="18"/>
              </w:rPr>
            </w:pPr>
          </w:p>
        </w:tc>
        <w:tc>
          <w:tcPr>
            <w:tcW w:w="417" w:type="pct"/>
            <w:gridSpan w:val="2"/>
            <w:shd w:val="clear" w:color="auto" w:fill="auto"/>
          </w:tcPr>
          <w:p w14:paraId="52C8A4AB"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7662112E"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4B27598" w14:textId="77777777" w:rsidTr="00B131AF">
        <w:tc>
          <w:tcPr>
            <w:tcW w:w="1665" w:type="pct"/>
            <w:gridSpan w:val="4"/>
            <w:shd w:val="clear" w:color="auto" w:fill="auto"/>
          </w:tcPr>
          <w:p w14:paraId="6B7DEA65" w14:textId="77777777" w:rsidR="00165A0C" w:rsidRPr="00165A0C" w:rsidRDefault="00165A0C" w:rsidP="00165A0C">
            <w:pPr>
              <w:spacing w:before="120" w:after="120"/>
              <w:rPr>
                <w:rFonts w:cs="Arial"/>
                <w:sz w:val="18"/>
              </w:rPr>
            </w:pPr>
            <w:r w:rsidRPr="00165A0C">
              <w:rPr>
                <w:rFonts w:cs="Arial"/>
                <w:sz w:val="18"/>
              </w:rPr>
              <w:t xml:space="preserve">         Text</w:t>
            </w:r>
          </w:p>
        </w:tc>
        <w:tc>
          <w:tcPr>
            <w:tcW w:w="834" w:type="pct"/>
            <w:gridSpan w:val="2"/>
            <w:shd w:val="clear" w:color="auto" w:fill="auto"/>
          </w:tcPr>
          <w:p w14:paraId="589609FE" w14:textId="77777777" w:rsidR="00165A0C" w:rsidRPr="00165A0C" w:rsidRDefault="00165A0C" w:rsidP="00165A0C">
            <w:pPr>
              <w:spacing w:before="120" w:after="120"/>
              <w:rPr>
                <w:rFonts w:cs="Arial"/>
                <w:sz w:val="18"/>
              </w:rPr>
            </w:pPr>
            <w:r w:rsidRPr="00165A0C">
              <w:rPr>
                <w:rFonts w:cs="Arial"/>
                <w:sz w:val="18"/>
              </w:rPr>
              <w:t>(INFORM)</w:t>
            </w:r>
          </w:p>
          <w:p w14:paraId="0F0A454B" w14:textId="77777777" w:rsidR="00165A0C" w:rsidRPr="00165A0C" w:rsidRDefault="00165A0C" w:rsidP="00165A0C">
            <w:pPr>
              <w:spacing w:before="120" w:after="120"/>
              <w:rPr>
                <w:rFonts w:cs="Arial"/>
                <w:sz w:val="18"/>
              </w:rPr>
            </w:pPr>
            <w:r w:rsidRPr="00165A0C">
              <w:rPr>
                <w:rFonts w:cs="Arial"/>
                <w:sz w:val="18"/>
              </w:rPr>
              <w:t>(NINFOM)</w:t>
            </w:r>
          </w:p>
        </w:tc>
        <w:tc>
          <w:tcPr>
            <w:tcW w:w="1250" w:type="pct"/>
            <w:gridSpan w:val="4"/>
            <w:shd w:val="clear" w:color="auto" w:fill="auto"/>
          </w:tcPr>
          <w:p w14:paraId="181116EE" w14:textId="77777777" w:rsidR="00165A0C" w:rsidRPr="00165A0C" w:rsidRDefault="00165A0C" w:rsidP="00165A0C">
            <w:pPr>
              <w:spacing w:before="120" w:after="120"/>
              <w:rPr>
                <w:rFonts w:cs="Arial"/>
                <w:sz w:val="18"/>
              </w:rPr>
            </w:pPr>
          </w:p>
        </w:tc>
        <w:tc>
          <w:tcPr>
            <w:tcW w:w="417" w:type="pct"/>
            <w:gridSpan w:val="2"/>
            <w:shd w:val="clear" w:color="auto" w:fill="auto"/>
          </w:tcPr>
          <w:p w14:paraId="62A96347"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17528B3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A200E8D" w14:textId="77777777" w:rsidTr="00B131AF">
        <w:tc>
          <w:tcPr>
            <w:tcW w:w="1665" w:type="pct"/>
            <w:gridSpan w:val="4"/>
            <w:shd w:val="clear" w:color="auto" w:fill="auto"/>
          </w:tcPr>
          <w:p w14:paraId="5D563B28" w14:textId="77777777" w:rsidR="00165A0C" w:rsidRPr="00165A0C" w:rsidRDefault="00165A0C" w:rsidP="00165A0C">
            <w:pPr>
              <w:spacing w:before="120" w:after="120"/>
              <w:rPr>
                <w:rFonts w:cs="Arial"/>
                <w:sz w:val="18"/>
              </w:rPr>
            </w:pPr>
            <w:r w:rsidRPr="00165A0C">
              <w:rPr>
                <w:rFonts w:cs="Arial"/>
                <w:sz w:val="18"/>
              </w:rPr>
              <w:t xml:space="preserve">      Online Resource</w:t>
            </w:r>
          </w:p>
        </w:tc>
        <w:tc>
          <w:tcPr>
            <w:tcW w:w="834" w:type="pct"/>
            <w:gridSpan w:val="2"/>
            <w:shd w:val="clear" w:color="auto" w:fill="auto"/>
          </w:tcPr>
          <w:p w14:paraId="50285FCC" w14:textId="77777777" w:rsidR="00165A0C" w:rsidRPr="00165A0C" w:rsidRDefault="00165A0C" w:rsidP="00165A0C">
            <w:pPr>
              <w:spacing w:before="120" w:after="120"/>
              <w:rPr>
                <w:rFonts w:cs="Arial"/>
                <w:sz w:val="18"/>
              </w:rPr>
            </w:pPr>
          </w:p>
        </w:tc>
        <w:tc>
          <w:tcPr>
            <w:tcW w:w="1250" w:type="pct"/>
            <w:gridSpan w:val="4"/>
            <w:shd w:val="clear" w:color="auto" w:fill="auto"/>
          </w:tcPr>
          <w:p w14:paraId="37EFEF06" w14:textId="77777777" w:rsidR="00165A0C" w:rsidRPr="00165A0C" w:rsidRDefault="00165A0C" w:rsidP="00165A0C">
            <w:pPr>
              <w:spacing w:before="120" w:after="120"/>
              <w:rPr>
                <w:rFonts w:cs="Arial"/>
                <w:sz w:val="18"/>
              </w:rPr>
            </w:pPr>
          </w:p>
        </w:tc>
        <w:tc>
          <w:tcPr>
            <w:tcW w:w="417" w:type="pct"/>
            <w:gridSpan w:val="2"/>
            <w:shd w:val="clear" w:color="auto" w:fill="auto"/>
          </w:tcPr>
          <w:p w14:paraId="0AB191D3"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5933FA8E"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0FF6602" w14:textId="77777777" w:rsidTr="00B131AF">
        <w:tc>
          <w:tcPr>
            <w:tcW w:w="1665" w:type="pct"/>
            <w:gridSpan w:val="4"/>
            <w:shd w:val="clear" w:color="auto" w:fill="auto"/>
          </w:tcPr>
          <w:p w14:paraId="7ADAFF73" w14:textId="77777777" w:rsidR="00165A0C" w:rsidRPr="00165A0C" w:rsidRDefault="00165A0C" w:rsidP="00165A0C">
            <w:pPr>
              <w:spacing w:before="120" w:after="120"/>
              <w:rPr>
                <w:rFonts w:cs="Arial"/>
                <w:sz w:val="18"/>
              </w:rPr>
            </w:pPr>
            <w:r w:rsidRPr="00165A0C">
              <w:rPr>
                <w:rFonts w:cs="Arial"/>
                <w:sz w:val="18"/>
              </w:rPr>
              <w:t xml:space="preserve">         Online Resource Linkage URL</w:t>
            </w:r>
          </w:p>
        </w:tc>
        <w:tc>
          <w:tcPr>
            <w:tcW w:w="834" w:type="pct"/>
            <w:gridSpan w:val="2"/>
            <w:shd w:val="clear" w:color="auto" w:fill="auto"/>
          </w:tcPr>
          <w:p w14:paraId="3E86E2E0" w14:textId="77777777" w:rsidR="00165A0C" w:rsidRPr="00165A0C" w:rsidRDefault="00165A0C" w:rsidP="00165A0C">
            <w:pPr>
              <w:spacing w:before="120" w:after="120"/>
              <w:rPr>
                <w:rFonts w:cs="Arial"/>
                <w:sz w:val="18"/>
              </w:rPr>
            </w:pPr>
          </w:p>
        </w:tc>
        <w:tc>
          <w:tcPr>
            <w:tcW w:w="1250" w:type="pct"/>
            <w:gridSpan w:val="4"/>
            <w:shd w:val="clear" w:color="auto" w:fill="auto"/>
          </w:tcPr>
          <w:p w14:paraId="57BA8E34" w14:textId="77777777" w:rsidR="00165A0C" w:rsidRPr="00165A0C" w:rsidRDefault="00165A0C" w:rsidP="00165A0C">
            <w:pPr>
              <w:spacing w:before="120" w:after="120"/>
              <w:rPr>
                <w:rFonts w:cs="Arial"/>
                <w:sz w:val="18"/>
              </w:rPr>
            </w:pPr>
          </w:p>
        </w:tc>
        <w:tc>
          <w:tcPr>
            <w:tcW w:w="417" w:type="pct"/>
            <w:gridSpan w:val="2"/>
            <w:shd w:val="clear" w:color="auto" w:fill="auto"/>
          </w:tcPr>
          <w:p w14:paraId="2AEE5123" w14:textId="77777777" w:rsidR="00165A0C" w:rsidRPr="00165A0C" w:rsidRDefault="00165A0C" w:rsidP="00165A0C">
            <w:pPr>
              <w:spacing w:before="120" w:after="120"/>
              <w:rPr>
                <w:rFonts w:cs="Arial"/>
                <w:sz w:val="18"/>
              </w:rPr>
            </w:pPr>
            <w:r w:rsidRPr="00165A0C">
              <w:rPr>
                <w:rFonts w:cs="Arial"/>
                <w:sz w:val="18"/>
              </w:rPr>
              <w:t>(S) UL</w:t>
            </w:r>
          </w:p>
        </w:tc>
        <w:tc>
          <w:tcPr>
            <w:tcW w:w="834" w:type="pct"/>
            <w:gridSpan w:val="2"/>
            <w:shd w:val="clear" w:color="auto" w:fill="auto"/>
          </w:tcPr>
          <w:p w14:paraId="13AB62F1"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75A7EFB8" w14:textId="77777777" w:rsidTr="00B131AF">
        <w:tc>
          <w:tcPr>
            <w:tcW w:w="1665" w:type="pct"/>
            <w:gridSpan w:val="4"/>
            <w:shd w:val="clear" w:color="auto" w:fill="auto"/>
          </w:tcPr>
          <w:p w14:paraId="50F925E1" w14:textId="77777777" w:rsidR="00165A0C" w:rsidRPr="00165A0C" w:rsidRDefault="00165A0C" w:rsidP="00165A0C">
            <w:pPr>
              <w:spacing w:before="120" w:after="120"/>
              <w:rPr>
                <w:rFonts w:cs="Arial"/>
                <w:sz w:val="18"/>
              </w:rPr>
            </w:pPr>
            <w:r w:rsidRPr="00165A0C">
              <w:rPr>
                <w:rFonts w:cs="Arial"/>
                <w:sz w:val="18"/>
              </w:rPr>
              <w:t xml:space="preserve">         Protocol</w:t>
            </w:r>
          </w:p>
        </w:tc>
        <w:tc>
          <w:tcPr>
            <w:tcW w:w="834" w:type="pct"/>
            <w:gridSpan w:val="2"/>
            <w:shd w:val="clear" w:color="auto" w:fill="auto"/>
          </w:tcPr>
          <w:p w14:paraId="012F09B3" w14:textId="77777777" w:rsidR="00165A0C" w:rsidRPr="00165A0C" w:rsidRDefault="00165A0C" w:rsidP="00165A0C">
            <w:pPr>
              <w:spacing w:before="120" w:after="120"/>
              <w:rPr>
                <w:rFonts w:cs="Arial"/>
                <w:sz w:val="18"/>
              </w:rPr>
            </w:pPr>
          </w:p>
        </w:tc>
        <w:tc>
          <w:tcPr>
            <w:tcW w:w="1250" w:type="pct"/>
            <w:gridSpan w:val="4"/>
            <w:shd w:val="clear" w:color="auto" w:fill="auto"/>
          </w:tcPr>
          <w:p w14:paraId="0493CD28" w14:textId="77777777" w:rsidR="00165A0C" w:rsidRPr="00165A0C" w:rsidRDefault="00165A0C" w:rsidP="00165A0C">
            <w:pPr>
              <w:spacing w:before="120" w:after="120"/>
              <w:rPr>
                <w:rFonts w:cs="Arial"/>
                <w:sz w:val="18"/>
              </w:rPr>
            </w:pPr>
          </w:p>
        </w:tc>
        <w:tc>
          <w:tcPr>
            <w:tcW w:w="417" w:type="pct"/>
            <w:gridSpan w:val="2"/>
            <w:shd w:val="clear" w:color="auto" w:fill="auto"/>
          </w:tcPr>
          <w:p w14:paraId="353222B1"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5F69B74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23A0C88" w14:textId="77777777" w:rsidTr="00B131AF">
        <w:tc>
          <w:tcPr>
            <w:tcW w:w="1665" w:type="pct"/>
            <w:gridSpan w:val="4"/>
            <w:shd w:val="clear" w:color="auto" w:fill="auto"/>
          </w:tcPr>
          <w:p w14:paraId="46A469B8" w14:textId="77777777" w:rsidR="00165A0C" w:rsidRPr="00165A0C" w:rsidRDefault="00165A0C" w:rsidP="00165A0C">
            <w:pPr>
              <w:spacing w:before="120" w:after="120"/>
              <w:rPr>
                <w:rFonts w:cs="Arial"/>
                <w:sz w:val="18"/>
              </w:rPr>
            </w:pPr>
            <w:r w:rsidRPr="00165A0C">
              <w:rPr>
                <w:rFonts w:cs="Arial"/>
                <w:sz w:val="18"/>
              </w:rPr>
              <w:t xml:space="preserve">         Application Profile</w:t>
            </w:r>
          </w:p>
        </w:tc>
        <w:tc>
          <w:tcPr>
            <w:tcW w:w="834" w:type="pct"/>
            <w:gridSpan w:val="2"/>
            <w:shd w:val="clear" w:color="auto" w:fill="auto"/>
          </w:tcPr>
          <w:p w14:paraId="2C7885B2" w14:textId="77777777" w:rsidR="00165A0C" w:rsidRPr="00165A0C" w:rsidRDefault="00165A0C" w:rsidP="00165A0C">
            <w:pPr>
              <w:spacing w:before="120" w:after="120"/>
              <w:rPr>
                <w:rFonts w:cs="Arial"/>
                <w:sz w:val="18"/>
              </w:rPr>
            </w:pPr>
          </w:p>
        </w:tc>
        <w:tc>
          <w:tcPr>
            <w:tcW w:w="1250" w:type="pct"/>
            <w:gridSpan w:val="4"/>
            <w:shd w:val="clear" w:color="auto" w:fill="auto"/>
          </w:tcPr>
          <w:p w14:paraId="26ADCCF1" w14:textId="77777777" w:rsidR="00165A0C" w:rsidRPr="00165A0C" w:rsidRDefault="00165A0C" w:rsidP="00165A0C">
            <w:pPr>
              <w:spacing w:before="120" w:after="120"/>
              <w:rPr>
                <w:rFonts w:cs="Arial"/>
                <w:sz w:val="18"/>
              </w:rPr>
            </w:pPr>
          </w:p>
        </w:tc>
        <w:tc>
          <w:tcPr>
            <w:tcW w:w="417" w:type="pct"/>
            <w:gridSpan w:val="2"/>
            <w:shd w:val="clear" w:color="auto" w:fill="auto"/>
          </w:tcPr>
          <w:p w14:paraId="749BF3C4"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1DE3AB94"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53087A2" w14:textId="77777777" w:rsidTr="00B131AF">
        <w:tc>
          <w:tcPr>
            <w:tcW w:w="1665" w:type="pct"/>
            <w:gridSpan w:val="4"/>
            <w:shd w:val="clear" w:color="auto" w:fill="auto"/>
          </w:tcPr>
          <w:p w14:paraId="47FF86FC" w14:textId="77777777" w:rsidR="00165A0C" w:rsidRPr="00165A0C" w:rsidRDefault="00165A0C" w:rsidP="00165A0C">
            <w:pPr>
              <w:spacing w:before="120" w:after="120"/>
              <w:rPr>
                <w:rFonts w:cs="Arial"/>
                <w:sz w:val="18"/>
              </w:rPr>
            </w:pPr>
            <w:r w:rsidRPr="00165A0C">
              <w:rPr>
                <w:rFonts w:cs="Arial"/>
                <w:sz w:val="18"/>
              </w:rPr>
              <w:t xml:space="preserve">         Name of Resource</w:t>
            </w:r>
          </w:p>
        </w:tc>
        <w:tc>
          <w:tcPr>
            <w:tcW w:w="834" w:type="pct"/>
            <w:gridSpan w:val="2"/>
            <w:shd w:val="clear" w:color="auto" w:fill="auto"/>
          </w:tcPr>
          <w:p w14:paraId="30EA59A0" w14:textId="77777777" w:rsidR="00165A0C" w:rsidRPr="00165A0C" w:rsidRDefault="00165A0C" w:rsidP="00165A0C">
            <w:pPr>
              <w:spacing w:before="120" w:after="120"/>
              <w:rPr>
                <w:rFonts w:cs="Arial"/>
                <w:sz w:val="18"/>
              </w:rPr>
            </w:pPr>
          </w:p>
        </w:tc>
        <w:tc>
          <w:tcPr>
            <w:tcW w:w="1250" w:type="pct"/>
            <w:gridSpan w:val="4"/>
            <w:shd w:val="clear" w:color="auto" w:fill="auto"/>
          </w:tcPr>
          <w:p w14:paraId="297D0E11" w14:textId="77777777" w:rsidR="00165A0C" w:rsidRPr="00165A0C" w:rsidRDefault="00165A0C" w:rsidP="00165A0C">
            <w:pPr>
              <w:spacing w:before="120" w:after="120"/>
              <w:rPr>
                <w:rFonts w:cs="Arial"/>
                <w:sz w:val="18"/>
              </w:rPr>
            </w:pPr>
          </w:p>
        </w:tc>
        <w:tc>
          <w:tcPr>
            <w:tcW w:w="417" w:type="pct"/>
            <w:gridSpan w:val="2"/>
            <w:shd w:val="clear" w:color="auto" w:fill="auto"/>
          </w:tcPr>
          <w:p w14:paraId="3D916BD5"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0EE2931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2321E7A" w14:textId="77777777" w:rsidTr="00B131AF">
        <w:tc>
          <w:tcPr>
            <w:tcW w:w="1665" w:type="pct"/>
            <w:gridSpan w:val="4"/>
            <w:shd w:val="clear" w:color="auto" w:fill="auto"/>
          </w:tcPr>
          <w:p w14:paraId="51D01BE1" w14:textId="77777777" w:rsidR="00165A0C" w:rsidRPr="00165A0C" w:rsidRDefault="00165A0C" w:rsidP="00165A0C">
            <w:pPr>
              <w:spacing w:before="120" w:after="120"/>
              <w:rPr>
                <w:rFonts w:cs="Arial"/>
                <w:sz w:val="18"/>
              </w:rPr>
            </w:pPr>
            <w:r w:rsidRPr="00165A0C">
              <w:rPr>
                <w:rFonts w:cs="Arial"/>
                <w:sz w:val="18"/>
              </w:rPr>
              <w:lastRenderedPageBreak/>
              <w:t xml:space="preserve">         Online Resource Description</w:t>
            </w:r>
          </w:p>
        </w:tc>
        <w:tc>
          <w:tcPr>
            <w:tcW w:w="834" w:type="pct"/>
            <w:gridSpan w:val="2"/>
            <w:shd w:val="clear" w:color="auto" w:fill="auto"/>
          </w:tcPr>
          <w:p w14:paraId="37CA7243" w14:textId="77777777" w:rsidR="00165A0C" w:rsidRPr="00165A0C" w:rsidRDefault="00165A0C" w:rsidP="00165A0C">
            <w:pPr>
              <w:spacing w:before="120" w:after="120"/>
              <w:rPr>
                <w:rFonts w:cs="Arial"/>
                <w:sz w:val="18"/>
              </w:rPr>
            </w:pPr>
          </w:p>
        </w:tc>
        <w:tc>
          <w:tcPr>
            <w:tcW w:w="1250" w:type="pct"/>
            <w:gridSpan w:val="4"/>
            <w:shd w:val="clear" w:color="auto" w:fill="auto"/>
          </w:tcPr>
          <w:p w14:paraId="6C8E40EA" w14:textId="77777777" w:rsidR="00165A0C" w:rsidRPr="00165A0C" w:rsidRDefault="00165A0C" w:rsidP="00165A0C">
            <w:pPr>
              <w:spacing w:before="120" w:after="120"/>
              <w:rPr>
                <w:rFonts w:cs="Arial"/>
                <w:sz w:val="18"/>
              </w:rPr>
            </w:pPr>
          </w:p>
        </w:tc>
        <w:tc>
          <w:tcPr>
            <w:tcW w:w="417" w:type="pct"/>
            <w:gridSpan w:val="2"/>
            <w:shd w:val="clear" w:color="auto" w:fill="auto"/>
          </w:tcPr>
          <w:p w14:paraId="285D4346"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1CEAAE6C"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3617C46" w14:textId="77777777" w:rsidTr="00B131AF">
        <w:tc>
          <w:tcPr>
            <w:tcW w:w="1665" w:type="pct"/>
            <w:gridSpan w:val="4"/>
            <w:shd w:val="clear" w:color="auto" w:fill="auto"/>
          </w:tcPr>
          <w:p w14:paraId="07C825D6" w14:textId="77777777" w:rsidR="00165A0C" w:rsidRPr="00165A0C" w:rsidRDefault="00165A0C" w:rsidP="00165A0C">
            <w:pPr>
              <w:spacing w:before="120" w:after="120"/>
              <w:rPr>
                <w:rFonts w:cs="Arial"/>
                <w:sz w:val="18"/>
              </w:rPr>
            </w:pPr>
            <w:r w:rsidRPr="00165A0C">
              <w:rPr>
                <w:rFonts w:cs="Arial"/>
                <w:sz w:val="18"/>
              </w:rPr>
              <w:t xml:space="preserve">         Online Function</w:t>
            </w:r>
          </w:p>
        </w:tc>
        <w:tc>
          <w:tcPr>
            <w:tcW w:w="834" w:type="pct"/>
            <w:gridSpan w:val="2"/>
            <w:shd w:val="clear" w:color="auto" w:fill="auto"/>
          </w:tcPr>
          <w:p w14:paraId="24602B6E" w14:textId="77777777" w:rsidR="00165A0C" w:rsidRPr="00165A0C" w:rsidRDefault="00165A0C" w:rsidP="00165A0C">
            <w:pPr>
              <w:spacing w:before="120" w:after="120"/>
              <w:rPr>
                <w:rFonts w:cs="Arial"/>
                <w:sz w:val="18"/>
              </w:rPr>
            </w:pPr>
          </w:p>
        </w:tc>
        <w:tc>
          <w:tcPr>
            <w:tcW w:w="1250" w:type="pct"/>
            <w:gridSpan w:val="4"/>
            <w:shd w:val="clear" w:color="auto" w:fill="auto"/>
          </w:tcPr>
          <w:p w14:paraId="186EE6A4" w14:textId="77777777" w:rsidR="00165A0C" w:rsidRPr="00165A0C" w:rsidRDefault="00165A0C" w:rsidP="00165A0C">
            <w:pPr>
              <w:spacing w:before="120" w:after="120"/>
              <w:rPr>
                <w:rFonts w:cs="Arial"/>
                <w:sz w:val="18"/>
              </w:rPr>
            </w:pPr>
            <w:r w:rsidRPr="00165A0C">
              <w:rPr>
                <w:rFonts w:cs="Arial"/>
                <w:sz w:val="18"/>
              </w:rPr>
              <w:t>1 : Download</w:t>
            </w:r>
          </w:p>
          <w:p w14:paraId="7192E696" w14:textId="77777777" w:rsidR="00165A0C" w:rsidRPr="00165A0C" w:rsidRDefault="00165A0C" w:rsidP="00165A0C">
            <w:pPr>
              <w:spacing w:before="120" w:after="120"/>
              <w:rPr>
                <w:rFonts w:cs="Arial"/>
                <w:sz w:val="18"/>
              </w:rPr>
            </w:pPr>
            <w:r w:rsidRPr="00165A0C">
              <w:rPr>
                <w:rFonts w:cs="Arial"/>
                <w:sz w:val="18"/>
              </w:rPr>
              <w:t>3 : Offline Access</w:t>
            </w:r>
          </w:p>
          <w:p w14:paraId="2BA4ED7F" w14:textId="77777777" w:rsidR="00165A0C" w:rsidRPr="00165A0C" w:rsidRDefault="00165A0C" w:rsidP="00165A0C">
            <w:pPr>
              <w:spacing w:before="120" w:after="120"/>
              <w:rPr>
                <w:rFonts w:cs="Arial"/>
                <w:sz w:val="18"/>
              </w:rPr>
            </w:pPr>
            <w:r w:rsidRPr="00165A0C">
              <w:rPr>
                <w:rFonts w:cs="Arial"/>
                <w:sz w:val="18"/>
              </w:rPr>
              <w:t>4 : Order</w:t>
            </w:r>
          </w:p>
          <w:p w14:paraId="7137F547" w14:textId="77777777" w:rsidR="00165A0C" w:rsidRPr="00165A0C" w:rsidRDefault="00165A0C" w:rsidP="00165A0C">
            <w:pPr>
              <w:spacing w:before="120" w:after="120"/>
              <w:rPr>
                <w:rFonts w:cs="Arial"/>
                <w:sz w:val="18"/>
              </w:rPr>
            </w:pPr>
            <w:r w:rsidRPr="00165A0C">
              <w:rPr>
                <w:rFonts w:cs="Arial"/>
                <w:sz w:val="18"/>
              </w:rPr>
              <w:t>5 : Search</w:t>
            </w:r>
          </w:p>
          <w:p w14:paraId="0AC9A453" w14:textId="77777777" w:rsidR="00165A0C" w:rsidRPr="00165A0C" w:rsidRDefault="00165A0C" w:rsidP="00165A0C">
            <w:pPr>
              <w:spacing w:before="120" w:after="120"/>
              <w:rPr>
                <w:rFonts w:cs="Arial"/>
                <w:sz w:val="18"/>
              </w:rPr>
            </w:pPr>
            <w:r w:rsidRPr="00165A0C">
              <w:rPr>
                <w:rFonts w:cs="Arial"/>
                <w:sz w:val="18"/>
              </w:rPr>
              <w:t>6 : Complete Metadata</w:t>
            </w:r>
          </w:p>
          <w:p w14:paraId="74B1BD9F" w14:textId="77777777" w:rsidR="00165A0C" w:rsidRPr="00165A0C" w:rsidRDefault="00165A0C" w:rsidP="00165A0C">
            <w:pPr>
              <w:spacing w:before="120" w:after="120"/>
              <w:rPr>
                <w:rFonts w:cs="Arial"/>
                <w:sz w:val="18"/>
              </w:rPr>
            </w:pPr>
            <w:r w:rsidRPr="00165A0C">
              <w:rPr>
                <w:rFonts w:cs="Arial"/>
                <w:sz w:val="18"/>
              </w:rPr>
              <w:t>7 : Browse Graphic</w:t>
            </w:r>
          </w:p>
          <w:p w14:paraId="61C462D0" w14:textId="77777777" w:rsidR="00165A0C" w:rsidRPr="00165A0C" w:rsidRDefault="00165A0C" w:rsidP="00165A0C">
            <w:pPr>
              <w:spacing w:before="120" w:after="120"/>
              <w:rPr>
                <w:rFonts w:cs="Arial"/>
                <w:sz w:val="18"/>
              </w:rPr>
            </w:pPr>
            <w:r w:rsidRPr="00165A0C">
              <w:rPr>
                <w:rFonts w:cs="Arial"/>
                <w:sz w:val="18"/>
              </w:rPr>
              <w:t>8 : Upload</w:t>
            </w:r>
          </w:p>
          <w:p w14:paraId="460FAEB0" w14:textId="77777777" w:rsidR="00165A0C" w:rsidRPr="00165A0C" w:rsidRDefault="00165A0C" w:rsidP="00165A0C">
            <w:pPr>
              <w:spacing w:before="120" w:after="120"/>
              <w:rPr>
                <w:rFonts w:cs="Arial"/>
                <w:sz w:val="18"/>
              </w:rPr>
            </w:pPr>
            <w:r w:rsidRPr="00165A0C">
              <w:rPr>
                <w:rFonts w:cs="Arial"/>
                <w:sz w:val="18"/>
              </w:rPr>
              <w:t>9 : Email Service</w:t>
            </w:r>
          </w:p>
          <w:p w14:paraId="62AD69B5" w14:textId="77777777" w:rsidR="00165A0C" w:rsidRPr="00165A0C" w:rsidRDefault="00165A0C" w:rsidP="00165A0C">
            <w:pPr>
              <w:spacing w:before="120" w:after="120"/>
              <w:rPr>
                <w:rFonts w:cs="Arial"/>
                <w:sz w:val="18"/>
              </w:rPr>
            </w:pPr>
            <w:r w:rsidRPr="00165A0C">
              <w:rPr>
                <w:rFonts w:cs="Arial"/>
                <w:sz w:val="18"/>
              </w:rPr>
              <w:t>10 : Browsing</w:t>
            </w:r>
          </w:p>
          <w:p w14:paraId="31BD2171" w14:textId="77777777" w:rsidR="00165A0C" w:rsidRPr="00165A0C" w:rsidRDefault="00165A0C" w:rsidP="00165A0C">
            <w:pPr>
              <w:spacing w:before="120" w:after="120"/>
              <w:rPr>
                <w:rFonts w:cs="Arial"/>
                <w:sz w:val="18"/>
              </w:rPr>
            </w:pPr>
            <w:r w:rsidRPr="00165A0C">
              <w:rPr>
                <w:rFonts w:cs="Arial"/>
                <w:sz w:val="18"/>
              </w:rPr>
              <w:t>11 : File Access</w:t>
            </w:r>
          </w:p>
        </w:tc>
        <w:tc>
          <w:tcPr>
            <w:tcW w:w="417" w:type="pct"/>
            <w:gridSpan w:val="2"/>
            <w:shd w:val="clear" w:color="auto" w:fill="auto"/>
          </w:tcPr>
          <w:p w14:paraId="3FB8B9FA"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2CC3821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D1228B9" w14:textId="77777777" w:rsidTr="00B131AF">
        <w:tc>
          <w:tcPr>
            <w:tcW w:w="1665" w:type="pct"/>
            <w:gridSpan w:val="4"/>
            <w:shd w:val="clear" w:color="auto" w:fill="auto"/>
          </w:tcPr>
          <w:p w14:paraId="2DE968D1" w14:textId="77777777" w:rsidR="00165A0C" w:rsidRPr="00165A0C" w:rsidRDefault="00165A0C" w:rsidP="00165A0C">
            <w:pPr>
              <w:spacing w:before="120" w:after="120"/>
              <w:rPr>
                <w:rFonts w:cs="Arial"/>
                <w:sz w:val="18"/>
              </w:rPr>
            </w:pPr>
            <w:r w:rsidRPr="00165A0C">
              <w:rPr>
                <w:rFonts w:cs="Arial"/>
                <w:sz w:val="18"/>
              </w:rPr>
              <w:t xml:space="preserve">         Protocol request</w:t>
            </w:r>
          </w:p>
        </w:tc>
        <w:tc>
          <w:tcPr>
            <w:tcW w:w="834" w:type="pct"/>
            <w:gridSpan w:val="2"/>
            <w:shd w:val="clear" w:color="auto" w:fill="auto"/>
          </w:tcPr>
          <w:p w14:paraId="6E66D62A" w14:textId="77777777" w:rsidR="00165A0C" w:rsidRPr="00165A0C" w:rsidRDefault="00165A0C" w:rsidP="00165A0C">
            <w:pPr>
              <w:spacing w:before="120" w:after="120"/>
              <w:rPr>
                <w:rFonts w:cs="Arial"/>
                <w:sz w:val="18"/>
              </w:rPr>
            </w:pPr>
          </w:p>
        </w:tc>
        <w:tc>
          <w:tcPr>
            <w:tcW w:w="1250" w:type="pct"/>
            <w:gridSpan w:val="4"/>
            <w:shd w:val="clear" w:color="auto" w:fill="auto"/>
          </w:tcPr>
          <w:p w14:paraId="7A330AF5" w14:textId="77777777" w:rsidR="00165A0C" w:rsidRPr="00165A0C" w:rsidRDefault="00165A0C" w:rsidP="00165A0C">
            <w:pPr>
              <w:spacing w:before="120" w:after="120"/>
              <w:rPr>
                <w:rFonts w:cs="Arial"/>
                <w:sz w:val="18"/>
              </w:rPr>
            </w:pPr>
          </w:p>
        </w:tc>
        <w:tc>
          <w:tcPr>
            <w:tcW w:w="417" w:type="pct"/>
            <w:gridSpan w:val="2"/>
            <w:shd w:val="clear" w:color="auto" w:fill="auto"/>
          </w:tcPr>
          <w:p w14:paraId="13384308"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70703E47"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E9F1556" w14:textId="77777777" w:rsidTr="00B131AF">
        <w:tc>
          <w:tcPr>
            <w:tcW w:w="1665" w:type="pct"/>
            <w:gridSpan w:val="4"/>
            <w:shd w:val="clear" w:color="auto" w:fill="auto"/>
          </w:tcPr>
          <w:p w14:paraId="5CB10FA8" w14:textId="77777777" w:rsidR="00165A0C" w:rsidRPr="00165A0C" w:rsidRDefault="00165A0C" w:rsidP="00165A0C">
            <w:pPr>
              <w:spacing w:before="120" w:after="120"/>
              <w:rPr>
                <w:rFonts w:cs="Arial"/>
                <w:sz w:val="18"/>
              </w:rPr>
            </w:pPr>
            <w:r w:rsidRPr="00165A0C">
              <w:rPr>
                <w:rFonts w:cs="Arial"/>
                <w:sz w:val="18"/>
              </w:rPr>
              <w:t xml:space="preserve">      Source</w:t>
            </w:r>
          </w:p>
        </w:tc>
        <w:tc>
          <w:tcPr>
            <w:tcW w:w="834" w:type="pct"/>
            <w:gridSpan w:val="2"/>
            <w:shd w:val="clear" w:color="auto" w:fill="auto"/>
          </w:tcPr>
          <w:p w14:paraId="0FB280B1" w14:textId="77777777" w:rsidR="00165A0C" w:rsidRPr="00165A0C" w:rsidRDefault="00165A0C" w:rsidP="00165A0C">
            <w:pPr>
              <w:spacing w:before="120" w:after="120"/>
              <w:rPr>
                <w:rFonts w:cs="Arial"/>
                <w:sz w:val="18"/>
              </w:rPr>
            </w:pPr>
          </w:p>
        </w:tc>
        <w:tc>
          <w:tcPr>
            <w:tcW w:w="1250" w:type="pct"/>
            <w:gridSpan w:val="4"/>
            <w:shd w:val="clear" w:color="auto" w:fill="auto"/>
          </w:tcPr>
          <w:p w14:paraId="4DFFC5EA" w14:textId="77777777" w:rsidR="00165A0C" w:rsidRPr="00165A0C" w:rsidRDefault="00165A0C" w:rsidP="00165A0C">
            <w:pPr>
              <w:spacing w:before="120" w:after="120"/>
              <w:rPr>
                <w:rFonts w:cs="Arial"/>
                <w:sz w:val="18"/>
              </w:rPr>
            </w:pPr>
          </w:p>
        </w:tc>
        <w:tc>
          <w:tcPr>
            <w:tcW w:w="417" w:type="pct"/>
            <w:gridSpan w:val="2"/>
            <w:shd w:val="clear" w:color="auto" w:fill="auto"/>
          </w:tcPr>
          <w:p w14:paraId="68588403"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26CD5769"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0D8267F" w14:textId="77777777" w:rsidTr="00B131AF">
        <w:tc>
          <w:tcPr>
            <w:tcW w:w="1665" w:type="pct"/>
            <w:gridSpan w:val="4"/>
            <w:shd w:val="clear" w:color="auto" w:fill="auto"/>
          </w:tcPr>
          <w:p w14:paraId="280254F1" w14:textId="77777777" w:rsidR="00165A0C" w:rsidRPr="00165A0C" w:rsidRDefault="00165A0C" w:rsidP="00165A0C">
            <w:pPr>
              <w:spacing w:before="120" w:after="120"/>
              <w:rPr>
                <w:rFonts w:cs="Arial"/>
                <w:sz w:val="18"/>
              </w:rPr>
            </w:pPr>
            <w:r w:rsidRPr="00165A0C">
              <w:rPr>
                <w:rFonts w:cs="Arial"/>
                <w:sz w:val="18"/>
              </w:rPr>
              <w:t xml:space="preserve">      Source Type</w:t>
            </w:r>
          </w:p>
        </w:tc>
        <w:tc>
          <w:tcPr>
            <w:tcW w:w="834" w:type="pct"/>
            <w:gridSpan w:val="2"/>
            <w:shd w:val="clear" w:color="auto" w:fill="auto"/>
          </w:tcPr>
          <w:p w14:paraId="7C816D13" w14:textId="77777777" w:rsidR="00165A0C" w:rsidRPr="00165A0C" w:rsidRDefault="00165A0C" w:rsidP="00165A0C">
            <w:pPr>
              <w:spacing w:before="120" w:after="120"/>
              <w:rPr>
                <w:rFonts w:cs="Arial"/>
                <w:sz w:val="18"/>
              </w:rPr>
            </w:pPr>
          </w:p>
        </w:tc>
        <w:tc>
          <w:tcPr>
            <w:tcW w:w="1250" w:type="pct"/>
            <w:gridSpan w:val="4"/>
            <w:shd w:val="clear" w:color="auto" w:fill="auto"/>
          </w:tcPr>
          <w:p w14:paraId="0C4275B4" w14:textId="77777777" w:rsidR="00165A0C" w:rsidRPr="00165A0C" w:rsidRDefault="00165A0C" w:rsidP="00165A0C">
            <w:pPr>
              <w:spacing w:before="120" w:after="120"/>
              <w:rPr>
                <w:rFonts w:cs="Arial"/>
                <w:sz w:val="18"/>
              </w:rPr>
            </w:pPr>
            <w:r w:rsidRPr="00165A0C">
              <w:rPr>
                <w:rFonts w:cs="Arial"/>
                <w:sz w:val="18"/>
              </w:rPr>
              <w:t>1 : Law or Regulation</w:t>
            </w:r>
          </w:p>
          <w:p w14:paraId="6CAA4158" w14:textId="77777777" w:rsidR="00165A0C" w:rsidRPr="00165A0C" w:rsidRDefault="00165A0C" w:rsidP="00165A0C">
            <w:pPr>
              <w:spacing w:before="120" w:after="120"/>
              <w:rPr>
                <w:rFonts w:cs="Arial"/>
                <w:sz w:val="18"/>
              </w:rPr>
            </w:pPr>
            <w:r w:rsidRPr="00165A0C">
              <w:rPr>
                <w:rFonts w:cs="Arial"/>
                <w:sz w:val="18"/>
              </w:rPr>
              <w:t>2 : Official Publication</w:t>
            </w:r>
          </w:p>
          <w:p w14:paraId="5A99CDB2" w14:textId="77777777" w:rsidR="00165A0C" w:rsidRPr="00165A0C" w:rsidRDefault="00165A0C" w:rsidP="00165A0C">
            <w:pPr>
              <w:spacing w:before="120" w:after="120"/>
              <w:rPr>
                <w:rFonts w:cs="Arial"/>
                <w:sz w:val="18"/>
              </w:rPr>
            </w:pPr>
            <w:r w:rsidRPr="00165A0C">
              <w:rPr>
                <w:rFonts w:cs="Arial"/>
                <w:sz w:val="18"/>
              </w:rPr>
              <w:t>7 : Mariner Report, Confirmed</w:t>
            </w:r>
          </w:p>
          <w:p w14:paraId="597501E6" w14:textId="77777777" w:rsidR="00165A0C" w:rsidRPr="00165A0C" w:rsidRDefault="00165A0C" w:rsidP="00165A0C">
            <w:pPr>
              <w:spacing w:before="120" w:after="120"/>
              <w:rPr>
                <w:rFonts w:cs="Arial"/>
                <w:sz w:val="18"/>
              </w:rPr>
            </w:pPr>
            <w:r w:rsidRPr="00165A0C">
              <w:rPr>
                <w:rFonts w:cs="Arial"/>
                <w:sz w:val="18"/>
              </w:rPr>
              <w:t>8 : Mariner Report, Not Confirmed</w:t>
            </w:r>
          </w:p>
          <w:p w14:paraId="78D6C565" w14:textId="77777777" w:rsidR="00165A0C" w:rsidRPr="00165A0C" w:rsidRDefault="00165A0C" w:rsidP="00165A0C">
            <w:pPr>
              <w:spacing w:before="120" w:after="120"/>
              <w:rPr>
                <w:rFonts w:cs="Arial"/>
                <w:sz w:val="18"/>
              </w:rPr>
            </w:pPr>
            <w:r w:rsidRPr="00165A0C">
              <w:rPr>
                <w:rFonts w:cs="Arial"/>
                <w:sz w:val="18"/>
              </w:rPr>
              <w:t>9 : Industry Publications and Reports</w:t>
            </w:r>
          </w:p>
          <w:p w14:paraId="625FA2A9" w14:textId="77777777" w:rsidR="00165A0C" w:rsidRPr="00165A0C" w:rsidRDefault="00165A0C" w:rsidP="00165A0C">
            <w:pPr>
              <w:spacing w:before="120" w:after="120"/>
              <w:rPr>
                <w:rFonts w:cs="Arial"/>
                <w:sz w:val="18"/>
              </w:rPr>
            </w:pPr>
            <w:r w:rsidRPr="00165A0C">
              <w:rPr>
                <w:rFonts w:cs="Arial"/>
                <w:sz w:val="18"/>
              </w:rPr>
              <w:t>10 : Remotely Sensed Images</w:t>
            </w:r>
          </w:p>
          <w:p w14:paraId="09F007B0" w14:textId="77777777" w:rsidR="00165A0C" w:rsidRPr="00165A0C" w:rsidRDefault="00165A0C" w:rsidP="00165A0C">
            <w:pPr>
              <w:spacing w:before="120" w:after="120"/>
              <w:rPr>
                <w:rFonts w:cs="Arial"/>
                <w:sz w:val="18"/>
              </w:rPr>
            </w:pPr>
            <w:r w:rsidRPr="00165A0C">
              <w:rPr>
                <w:rFonts w:cs="Arial"/>
                <w:sz w:val="18"/>
              </w:rPr>
              <w:t>11 : Photographs</w:t>
            </w:r>
          </w:p>
          <w:p w14:paraId="586399B1" w14:textId="77777777" w:rsidR="00165A0C" w:rsidRPr="00165A0C" w:rsidRDefault="00165A0C" w:rsidP="00165A0C">
            <w:pPr>
              <w:spacing w:before="120" w:after="120"/>
              <w:rPr>
                <w:rFonts w:cs="Arial"/>
                <w:sz w:val="18"/>
              </w:rPr>
            </w:pPr>
            <w:r w:rsidRPr="00165A0C">
              <w:rPr>
                <w:rFonts w:cs="Arial"/>
                <w:sz w:val="18"/>
              </w:rPr>
              <w:t>12 : Products Issued by HO Services</w:t>
            </w:r>
          </w:p>
          <w:p w14:paraId="000C0255" w14:textId="77777777" w:rsidR="00165A0C" w:rsidRPr="00165A0C" w:rsidRDefault="00165A0C" w:rsidP="00165A0C">
            <w:pPr>
              <w:spacing w:before="120" w:after="120"/>
              <w:rPr>
                <w:rFonts w:cs="Arial"/>
                <w:sz w:val="18"/>
              </w:rPr>
            </w:pPr>
            <w:r w:rsidRPr="00165A0C">
              <w:rPr>
                <w:rFonts w:cs="Arial"/>
                <w:sz w:val="18"/>
              </w:rPr>
              <w:t>13 : News Media</w:t>
            </w:r>
          </w:p>
          <w:p w14:paraId="67C220FD" w14:textId="77777777" w:rsidR="00165A0C" w:rsidRPr="00165A0C" w:rsidRDefault="00165A0C" w:rsidP="00165A0C">
            <w:pPr>
              <w:spacing w:before="120" w:after="120"/>
              <w:rPr>
                <w:rFonts w:cs="Arial"/>
                <w:sz w:val="18"/>
              </w:rPr>
            </w:pPr>
            <w:r w:rsidRPr="00165A0C">
              <w:rPr>
                <w:rFonts w:cs="Arial"/>
                <w:sz w:val="18"/>
              </w:rPr>
              <w:t>14 : Traffic Data</w:t>
            </w:r>
          </w:p>
        </w:tc>
        <w:tc>
          <w:tcPr>
            <w:tcW w:w="417" w:type="pct"/>
            <w:gridSpan w:val="2"/>
            <w:shd w:val="clear" w:color="auto" w:fill="auto"/>
          </w:tcPr>
          <w:p w14:paraId="1D7866E6"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2F1056A1"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50E23B0" w14:textId="77777777" w:rsidTr="00B131AF">
        <w:tc>
          <w:tcPr>
            <w:tcW w:w="1665" w:type="pct"/>
            <w:gridSpan w:val="4"/>
            <w:shd w:val="clear" w:color="auto" w:fill="auto"/>
          </w:tcPr>
          <w:p w14:paraId="1F499EF8" w14:textId="77777777" w:rsidR="00165A0C" w:rsidRPr="00165A0C" w:rsidRDefault="00165A0C" w:rsidP="00165A0C">
            <w:pPr>
              <w:spacing w:before="120" w:after="120"/>
              <w:rPr>
                <w:rFonts w:cs="Arial"/>
                <w:sz w:val="18"/>
              </w:rPr>
            </w:pPr>
            <w:r w:rsidRPr="00165A0C">
              <w:rPr>
                <w:rFonts w:cs="Arial"/>
                <w:sz w:val="18"/>
              </w:rPr>
              <w:t xml:space="preserve">      Reported Date</w:t>
            </w:r>
          </w:p>
        </w:tc>
        <w:tc>
          <w:tcPr>
            <w:tcW w:w="834" w:type="pct"/>
            <w:gridSpan w:val="2"/>
            <w:shd w:val="clear" w:color="auto" w:fill="auto"/>
          </w:tcPr>
          <w:p w14:paraId="666458D9" w14:textId="77777777" w:rsidR="00165A0C" w:rsidRPr="00165A0C" w:rsidRDefault="00165A0C" w:rsidP="00165A0C">
            <w:pPr>
              <w:spacing w:before="120" w:after="120"/>
              <w:rPr>
                <w:rFonts w:cs="Arial"/>
                <w:sz w:val="18"/>
              </w:rPr>
            </w:pPr>
            <w:r w:rsidRPr="00165A0C">
              <w:rPr>
                <w:rFonts w:cs="Arial"/>
                <w:sz w:val="18"/>
              </w:rPr>
              <w:t>(SORDAT)</w:t>
            </w:r>
          </w:p>
        </w:tc>
        <w:tc>
          <w:tcPr>
            <w:tcW w:w="1250" w:type="pct"/>
            <w:gridSpan w:val="4"/>
            <w:shd w:val="clear" w:color="auto" w:fill="auto"/>
          </w:tcPr>
          <w:p w14:paraId="32B164FC" w14:textId="77777777" w:rsidR="00165A0C" w:rsidRPr="00165A0C" w:rsidRDefault="00165A0C" w:rsidP="00165A0C">
            <w:pPr>
              <w:spacing w:before="120" w:after="120"/>
              <w:rPr>
                <w:rFonts w:cs="Arial"/>
                <w:sz w:val="18"/>
              </w:rPr>
            </w:pPr>
          </w:p>
        </w:tc>
        <w:tc>
          <w:tcPr>
            <w:tcW w:w="417" w:type="pct"/>
            <w:gridSpan w:val="2"/>
            <w:shd w:val="clear" w:color="auto" w:fill="auto"/>
          </w:tcPr>
          <w:p w14:paraId="5A7BDD74" w14:textId="77777777" w:rsidR="00165A0C" w:rsidRPr="00165A0C" w:rsidRDefault="00165A0C" w:rsidP="00165A0C">
            <w:pPr>
              <w:spacing w:before="120" w:after="120"/>
              <w:rPr>
                <w:rFonts w:cs="Arial"/>
                <w:sz w:val="18"/>
              </w:rPr>
            </w:pPr>
            <w:r w:rsidRPr="00165A0C">
              <w:rPr>
                <w:rFonts w:cs="Arial"/>
                <w:sz w:val="18"/>
              </w:rPr>
              <w:t>(S) TD</w:t>
            </w:r>
          </w:p>
        </w:tc>
        <w:tc>
          <w:tcPr>
            <w:tcW w:w="834" w:type="pct"/>
            <w:gridSpan w:val="2"/>
            <w:shd w:val="clear" w:color="auto" w:fill="auto"/>
          </w:tcPr>
          <w:p w14:paraId="5CEB9709"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18D5578" w14:textId="77777777" w:rsidTr="00B131AF">
        <w:tc>
          <w:tcPr>
            <w:tcW w:w="1665" w:type="pct"/>
            <w:gridSpan w:val="4"/>
            <w:shd w:val="clear" w:color="auto" w:fill="auto"/>
          </w:tcPr>
          <w:p w14:paraId="1A7BF49A" w14:textId="77777777" w:rsidR="00165A0C" w:rsidRPr="00165A0C" w:rsidRDefault="00165A0C" w:rsidP="00165A0C">
            <w:pPr>
              <w:spacing w:before="120" w:after="120"/>
              <w:rPr>
                <w:rFonts w:cs="Arial"/>
                <w:sz w:val="18"/>
              </w:rPr>
            </w:pPr>
            <w:r w:rsidRPr="00165A0C">
              <w:rPr>
                <w:rFonts w:cs="Arial"/>
                <w:sz w:val="18"/>
              </w:rPr>
              <w:t>Location by Text</w:t>
            </w:r>
          </w:p>
        </w:tc>
        <w:tc>
          <w:tcPr>
            <w:tcW w:w="834" w:type="pct"/>
            <w:gridSpan w:val="2"/>
            <w:shd w:val="clear" w:color="auto" w:fill="auto"/>
          </w:tcPr>
          <w:p w14:paraId="20636D5F" w14:textId="77777777" w:rsidR="00165A0C" w:rsidRPr="00165A0C" w:rsidRDefault="00165A0C" w:rsidP="00165A0C">
            <w:pPr>
              <w:spacing w:before="120" w:after="120"/>
              <w:rPr>
                <w:rFonts w:cs="Arial"/>
                <w:sz w:val="18"/>
              </w:rPr>
            </w:pPr>
          </w:p>
        </w:tc>
        <w:tc>
          <w:tcPr>
            <w:tcW w:w="1250" w:type="pct"/>
            <w:gridSpan w:val="4"/>
            <w:shd w:val="clear" w:color="auto" w:fill="auto"/>
          </w:tcPr>
          <w:p w14:paraId="21679C8C" w14:textId="77777777" w:rsidR="00165A0C" w:rsidRPr="00165A0C" w:rsidRDefault="00165A0C" w:rsidP="00165A0C">
            <w:pPr>
              <w:spacing w:before="120" w:after="120"/>
              <w:rPr>
                <w:rFonts w:cs="Arial"/>
                <w:sz w:val="18"/>
              </w:rPr>
            </w:pPr>
          </w:p>
        </w:tc>
        <w:tc>
          <w:tcPr>
            <w:tcW w:w="417" w:type="pct"/>
            <w:gridSpan w:val="2"/>
            <w:shd w:val="clear" w:color="auto" w:fill="auto"/>
          </w:tcPr>
          <w:p w14:paraId="1EED61D5" w14:textId="77777777" w:rsidR="00165A0C" w:rsidRPr="00165A0C" w:rsidRDefault="00165A0C" w:rsidP="00165A0C">
            <w:pPr>
              <w:spacing w:before="120" w:after="120"/>
              <w:rPr>
                <w:rFonts w:cs="Arial"/>
                <w:sz w:val="18"/>
              </w:rPr>
            </w:pPr>
            <w:r w:rsidRPr="00165A0C">
              <w:rPr>
                <w:rFonts w:cs="Arial"/>
                <w:sz w:val="18"/>
              </w:rPr>
              <w:t>TE</w:t>
            </w:r>
          </w:p>
        </w:tc>
        <w:tc>
          <w:tcPr>
            <w:tcW w:w="834" w:type="pct"/>
            <w:gridSpan w:val="2"/>
            <w:shd w:val="clear" w:color="auto" w:fill="auto"/>
          </w:tcPr>
          <w:p w14:paraId="13CED9FC"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D1E345C" w14:textId="77777777" w:rsidTr="00B131AF">
        <w:tc>
          <w:tcPr>
            <w:tcW w:w="1665" w:type="pct"/>
            <w:gridSpan w:val="4"/>
            <w:shd w:val="clear" w:color="auto" w:fill="auto"/>
          </w:tcPr>
          <w:p w14:paraId="2614838F" w14:textId="77777777" w:rsidR="00165A0C" w:rsidRPr="00165A0C" w:rsidRDefault="00165A0C" w:rsidP="00165A0C">
            <w:pPr>
              <w:spacing w:before="120" w:after="120"/>
              <w:rPr>
                <w:rFonts w:cs="Arial"/>
                <w:sz w:val="18"/>
              </w:rPr>
            </w:pPr>
            <w:r w:rsidRPr="00165A0C">
              <w:rPr>
                <w:rFonts w:cs="Arial"/>
                <w:sz w:val="18"/>
              </w:rPr>
              <w:t>Marked By</w:t>
            </w:r>
          </w:p>
        </w:tc>
        <w:tc>
          <w:tcPr>
            <w:tcW w:w="834" w:type="pct"/>
            <w:gridSpan w:val="2"/>
            <w:shd w:val="clear" w:color="auto" w:fill="auto"/>
          </w:tcPr>
          <w:p w14:paraId="7C07C9CE" w14:textId="77777777" w:rsidR="00165A0C" w:rsidRPr="00165A0C" w:rsidRDefault="00165A0C" w:rsidP="00165A0C">
            <w:pPr>
              <w:spacing w:before="120" w:after="120"/>
              <w:rPr>
                <w:rFonts w:cs="Arial"/>
                <w:sz w:val="18"/>
              </w:rPr>
            </w:pPr>
          </w:p>
        </w:tc>
        <w:tc>
          <w:tcPr>
            <w:tcW w:w="1250" w:type="pct"/>
            <w:gridSpan w:val="4"/>
            <w:shd w:val="clear" w:color="auto" w:fill="auto"/>
          </w:tcPr>
          <w:p w14:paraId="51D5ECC4" w14:textId="77777777" w:rsidR="00165A0C" w:rsidRPr="00165A0C" w:rsidRDefault="00165A0C" w:rsidP="00165A0C">
            <w:pPr>
              <w:spacing w:before="120" w:after="120"/>
              <w:rPr>
                <w:rFonts w:cs="Arial"/>
                <w:sz w:val="18"/>
              </w:rPr>
            </w:pPr>
          </w:p>
        </w:tc>
        <w:tc>
          <w:tcPr>
            <w:tcW w:w="417" w:type="pct"/>
            <w:gridSpan w:val="2"/>
            <w:shd w:val="clear" w:color="auto" w:fill="auto"/>
          </w:tcPr>
          <w:p w14:paraId="16E90647" w14:textId="77777777" w:rsidR="00165A0C" w:rsidRPr="00165A0C" w:rsidRDefault="00165A0C" w:rsidP="00165A0C">
            <w:pPr>
              <w:spacing w:before="120" w:after="120"/>
              <w:rPr>
                <w:rFonts w:cs="Arial"/>
                <w:sz w:val="18"/>
              </w:rPr>
            </w:pPr>
            <w:r w:rsidRPr="00165A0C">
              <w:rPr>
                <w:rFonts w:cs="Arial"/>
                <w:sz w:val="18"/>
              </w:rPr>
              <w:t>C</w:t>
            </w:r>
          </w:p>
        </w:tc>
        <w:tc>
          <w:tcPr>
            <w:tcW w:w="834" w:type="pct"/>
            <w:gridSpan w:val="2"/>
            <w:shd w:val="clear" w:color="auto" w:fill="auto"/>
          </w:tcPr>
          <w:p w14:paraId="04A29AED"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BD94C94" w14:textId="77777777" w:rsidTr="00B131AF">
        <w:tc>
          <w:tcPr>
            <w:tcW w:w="1665" w:type="pct"/>
            <w:gridSpan w:val="4"/>
            <w:shd w:val="clear" w:color="auto" w:fill="auto"/>
          </w:tcPr>
          <w:p w14:paraId="3ACBAB74" w14:textId="77777777" w:rsidR="00165A0C" w:rsidRPr="00165A0C" w:rsidRDefault="00165A0C" w:rsidP="00165A0C">
            <w:pPr>
              <w:spacing w:before="120" w:after="120"/>
              <w:rPr>
                <w:rFonts w:cs="Arial"/>
                <w:sz w:val="18"/>
              </w:rPr>
            </w:pPr>
            <w:r w:rsidRPr="00165A0C">
              <w:rPr>
                <w:rFonts w:cs="Arial"/>
                <w:sz w:val="18"/>
              </w:rPr>
              <w:t xml:space="preserve">   Text Content</w:t>
            </w:r>
          </w:p>
        </w:tc>
        <w:tc>
          <w:tcPr>
            <w:tcW w:w="834" w:type="pct"/>
            <w:gridSpan w:val="2"/>
            <w:shd w:val="clear" w:color="auto" w:fill="auto"/>
          </w:tcPr>
          <w:p w14:paraId="327D48B3" w14:textId="77777777" w:rsidR="00165A0C" w:rsidRPr="00165A0C" w:rsidRDefault="00165A0C" w:rsidP="00165A0C">
            <w:pPr>
              <w:spacing w:before="120" w:after="120"/>
              <w:rPr>
                <w:rFonts w:cs="Arial"/>
                <w:sz w:val="18"/>
              </w:rPr>
            </w:pPr>
          </w:p>
        </w:tc>
        <w:tc>
          <w:tcPr>
            <w:tcW w:w="1250" w:type="pct"/>
            <w:gridSpan w:val="4"/>
            <w:shd w:val="clear" w:color="auto" w:fill="auto"/>
          </w:tcPr>
          <w:p w14:paraId="0B5AC06A" w14:textId="77777777" w:rsidR="00165A0C" w:rsidRPr="00165A0C" w:rsidRDefault="00165A0C" w:rsidP="00165A0C">
            <w:pPr>
              <w:spacing w:before="120" w:after="120"/>
              <w:rPr>
                <w:rFonts w:cs="Arial"/>
                <w:sz w:val="18"/>
              </w:rPr>
            </w:pPr>
          </w:p>
        </w:tc>
        <w:tc>
          <w:tcPr>
            <w:tcW w:w="417" w:type="pct"/>
            <w:gridSpan w:val="2"/>
            <w:shd w:val="clear" w:color="auto" w:fill="auto"/>
          </w:tcPr>
          <w:p w14:paraId="33945DA1"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5DD8A907" w14:textId="77777777" w:rsidR="00165A0C" w:rsidRPr="00165A0C" w:rsidRDefault="00165A0C" w:rsidP="00165A0C">
            <w:pPr>
              <w:spacing w:before="120" w:after="120"/>
              <w:rPr>
                <w:rFonts w:cs="Arial"/>
                <w:sz w:val="18"/>
              </w:rPr>
            </w:pPr>
            <w:r w:rsidRPr="00165A0C">
              <w:rPr>
                <w:rFonts w:cs="Arial"/>
                <w:sz w:val="18"/>
              </w:rPr>
              <w:t>1, *</w:t>
            </w:r>
          </w:p>
        </w:tc>
      </w:tr>
      <w:tr w:rsidR="00165A0C" w:rsidRPr="00165A0C" w14:paraId="222E39D3" w14:textId="77777777" w:rsidTr="00B131AF">
        <w:tc>
          <w:tcPr>
            <w:tcW w:w="1665" w:type="pct"/>
            <w:gridSpan w:val="4"/>
            <w:shd w:val="clear" w:color="auto" w:fill="auto"/>
          </w:tcPr>
          <w:p w14:paraId="3A5BBE34" w14:textId="77777777" w:rsidR="00165A0C" w:rsidRPr="00165A0C" w:rsidRDefault="00165A0C" w:rsidP="00165A0C">
            <w:pPr>
              <w:spacing w:before="120" w:after="120"/>
              <w:rPr>
                <w:rFonts w:cs="Arial"/>
                <w:sz w:val="18"/>
              </w:rPr>
            </w:pPr>
            <w:r w:rsidRPr="00165A0C">
              <w:rPr>
                <w:rFonts w:cs="Arial"/>
                <w:sz w:val="18"/>
              </w:rPr>
              <w:t xml:space="preserve">      Category of text</w:t>
            </w:r>
          </w:p>
        </w:tc>
        <w:tc>
          <w:tcPr>
            <w:tcW w:w="834" w:type="pct"/>
            <w:gridSpan w:val="2"/>
            <w:shd w:val="clear" w:color="auto" w:fill="auto"/>
          </w:tcPr>
          <w:p w14:paraId="6C9CB511" w14:textId="77777777" w:rsidR="00165A0C" w:rsidRPr="00165A0C" w:rsidRDefault="00165A0C" w:rsidP="00165A0C">
            <w:pPr>
              <w:spacing w:before="120" w:after="120"/>
              <w:rPr>
                <w:rFonts w:cs="Arial"/>
                <w:sz w:val="18"/>
              </w:rPr>
            </w:pPr>
          </w:p>
        </w:tc>
        <w:tc>
          <w:tcPr>
            <w:tcW w:w="1250" w:type="pct"/>
            <w:gridSpan w:val="4"/>
            <w:shd w:val="clear" w:color="auto" w:fill="auto"/>
          </w:tcPr>
          <w:p w14:paraId="52DB47C2" w14:textId="77777777" w:rsidR="00165A0C" w:rsidRPr="00165A0C" w:rsidRDefault="00165A0C" w:rsidP="00165A0C">
            <w:pPr>
              <w:spacing w:before="120" w:after="120"/>
              <w:rPr>
                <w:rFonts w:cs="Arial"/>
                <w:sz w:val="18"/>
              </w:rPr>
            </w:pPr>
            <w:r w:rsidRPr="00165A0C">
              <w:rPr>
                <w:rFonts w:cs="Arial"/>
                <w:sz w:val="18"/>
              </w:rPr>
              <w:t>1 : Abstract or Summary</w:t>
            </w:r>
          </w:p>
          <w:p w14:paraId="415CBD9C" w14:textId="77777777" w:rsidR="00165A0C" w:rsidRPr="00165A0C" w:rsidRDefault="00165A0C" w:rsidP="00165A0C">
            <w:pPr>
              <w:spacing w:before="120" w:after="120"/>
              <w:rPr>
                <w:rFonts w:cs="Arial"/>
                <w:sz w:val="18"/>
              </w:rPr>
            </w:pPr>
            <w:r w:rsidRPr="00165A0C">
              <w:rPr>
                <w:rFonts w:cs="Arial"/>
                <w:sz w:val="18"/>
              </w:rPr>
              <w:t>2 : Extract</w:t>
            </w:r>
          </w:p>
          <w:p w14:paraId="1DE2E53D" w14:textId="77777777" w:rsidR="00165A0C" w:rsidRPr="00165A0C" w:rsidRDefault="00165A0C" w:rsidP="00165A0C">
            <w:pPr>
              <w:spacing w:before="120" w:after="120"/>
              <w:rPr>
                <w:rFonts w:cs="Arial"/>
                <w:sz w:val="18"/>
              </w:rPr>
            </w:pPr>
            <w:r w:rsidRPr="00165A0C">
              <w:rPr>
                <w:rFonts w:cs="Arial"/>
                <w:sz w:val="18"/>
              </w:rPr>
              <w:t>3 : Full Text</w:t>
            </w:r>
          </w:p>
        </w:tc>
        <w:tc>
          <w:tcPr>
            <w:tcW w:w="417" w:type="pct"/>
            <w:gridSpan w:val="2"/>
            <w:shd w:val="clear" w:color="auto" w:fill="auto"/>
          </w:tcPr>
          <w:p w14:paraId="2481074A"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0501693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99D9293" w14:textId="77777777" w:rsidTr="00B131AF">
        <w:tc>
          <w:tcPr>
            <w:tcW w:w="1665" w:type="pct"/>
            <w:gridSpan w:val="4"/>
            <w:shd w:val="clear" w:color="auto" w:fill="auto"/>
          </w:tcPr>
          <w:p w14:paraId="626D1B22" w14:textId="77777777" w:rsidR="00165A0C" w:rsidRPr="00165A0C" w:rsidRDefault="00165A0C" w:rsidP="00165A0C">
            <w:pPr>
              <w:spacing w:before="120" w:after="120"/>
              <w:rPr>
                <w:rFonts w:cs="Arial"/>
                <w:sz w:val="18"/>
              </w:rPr>
            </w:pPr>
            <w:r w:rsidRPr="00165A0C">
              <w:rPr>
                <w:rFonts w:cs="Arial"/>
                <w:sz w:val="18"/>
              </w:rPr>
              <w:t xml:space="preserve">      Information</w:t>
            </w:r>
          </w:p>
        </w:tc>
        <w:tc>
          <w:tcPr>
            <w:tcW w:w="834" w:type="pct"/>
            <w:gridSpan w:val="2"/>
            <w:shd w:val="clear" w:color="auto" w:fill="auto"/>
          </w:tcPr>
          <w:p w14:paraId="0EB6CC22" w14:textId="77777777" w:rsidR="00165A0C" w:rsidRPr="00165A0C" w:rsidRDefault="00165A0C" w:rsidP="00165A0C">
            <w:pPr>
              <w:spacing w:before="120" w:after="120"/>
              <w:rPr>
                <w:rFonts w:cs="Arial"/>
                <w:sz w:val="18"/>
              </w:rPr>
            </w:pPr>
          </w:p>
        </w:tc>
        <w:tc>
          <w:tcPr>
            <w:tcW w:w="1250" w:type="pct"/>
            <w:gridSpan w:val="4"/>
            <w:shd w:val="clear" w:color="auto" w:fill="auto"/>
          </w:tcPr>
          <w:p w14:paraId="15C1F398" w14:textId="77777777" w:rsidR="00165A0C" w:rsidRPr="00165A0C" w:rsidRDefault="00165A0C" w:rsidP="00165A0C">
            <w:pPr>
              <w:spacing w:before="120" w:after="120"/>
              <w:rPr>
                <w:rFonts w:cs="Arial"/>
                <w:sz w:val="18"/>
              </w:rPr>
            </w:pPr>
          </w:p>
        </w:tc>
        <w:tc>
          <w:tcPr>
            <w:tcW w:w="417" w:type="pct"/>
            <w:gridSpan w:val="2"/>
            <w:shd w:val="clear" w:color="auto" w:fill="auto"/>
          </w:tcPr>
          <w:p w14:paraId="4CAACD62"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4F960729"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765ACDD4" w14:textId="77777777" w:rsidTr="00B131AF">
        <w:tc>
          <w:tcPr>
            <w:tcW w:w="1665" w:type="pct"/>
            <w:gridSpan w:val="4"/>
            <w:shd w:val="clear" w:color="auto" w:fill="auto"/>
          </w:tcPr>
          <w:p w14:paraId="3D0CF3B5" w14:textId="77777777" w:rsidR="00165A0C" w:rsidRPr="00165A0C" w:rsidRDefault="00165A0C" w:rsidP="00165A0C">
            <w:pPr>
              <w:spacing w:before="120" w:after="120"/>
              <w:rPr>
                <w:rFonts w:cs="Arial"/>
                <w:sz w:val="18"/>
              </w:rPr>
            </w:pPr>
            <w:r w:rsidRPr="00165A0C">
              <w:rPr>
                <w:rFonts w:cs="Arial"/>
                <w:sz w:val="18"/>
              </w:rPr>
              <w:lastRenderedPageBreak/>
              <w:t xml:space="preserve">         File Locator</w:t>
            </w:r>
          </w:p>
        </w:tc>
        <w:tc>
          <w:tcPr>
            <w:tcW w:w="834" w:type="pct"/>
            <w:gridSpan w:val="2"/>
            <w:shd w:val="clear" w:color="auto" w:fill="auto"/>
          </w:tcPr>
          <w:p w14:paraId="34EE4C95" w14:textId="77777777" w:rsidR="00165A0C" w:rsidRPr="00165A0C" w:rsidRDefault="00165A0C" w:rsidP="00165A0C">
            <w:pPr>
              <w:spacing w:before="120" w:after="120"/>
              <w:rPr>
                <w:rFonts w:cs="Arial"/>
                <w:sz w:val="18"/>
              </w:rPr>
            </w:pPr>
          </w:p>
        </w:tc>
        <w:tc>
          <w:tcPr>
            <w:tcW w:w="1250" w:type="pct"/>
            <w:gridSpan w:val="4"/>
            <w:shd w:val="clear" w:color="auto" w:fill="auto"/>
          </w:tcPr>
          <w:p w14:paraId="34FCC433" w14:textId="77777777" w:rsidR="00165A0C" w:rsidRPr="00165A0C" w:rsidRDefault="00165A0C" w:rsidP="00165A0C">
            <w:pPr>
              <w:spacing w:before="120" w:after="120"/>
              <w:rPr>
                <w:rFonts w:cs="Arial"/>
                <w:sz w:val="18"/>
              </w:rPr>
            </w:pPr>
          </w:p>
        </w:tc>
        <w:tc>
          <w:tcPr>
            <w:tcW w:w="417" w:type="pct"/>
            <w:gridSpan w:val="2"/>
            <w:shd w:val="clear" w:color="auto" w:fill="auto"/>
          </w:tcPr>
          <w:p w14:paraId="5FFFAAB9"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6E455F02"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B0ACC71" w14:textId="77777777" w:rsidTr="00B131AF">
        <w:tc>
          <w:tcPr>
            <w:tcW w:w="1665" w:type="pct"/>
            <w:gridSpan w:val="4"/>
            <w:shd w:val="clear" w:color="auto" w:fill="auto"/>
          </w:tcPr>
          <w:p w14:paraId="149732D5" w14:textId="77777777" w:rsidR="00165A0C" w:rsidRPr="00165A0C" w:rsidRDefault="00165A0C" w:rsidP="00165A0C">
            <w:pPr>
              <w:spacing w:before="120" w:after="120"/>
              <w:rPr>
                <w:rFonts w:cs="Arial"/>
                <w:sz w:val="18"/>
              </w:rPr>
            </w:pPr>
            <w:r w:rsidRPr="00165A0C">
              <w:rPr>
                <w:rFonts w:cs="Arial"/>
                <w:sz w:val="18"/>
              </w:rPr>
              <w:t xml:space="preserve">         File Reference</w:t>
            </w:r>
          </w:p>
        </w:tc>
        <w:tc>
          <w:tcPr>
            <w:tcW w:w="834" w:type="pct"/>
            <w:gridSpan w:val="2"/>
            <w:shd w:val="clear" w:color="auto" w:fill="auto"/>
          </w:tcPr>
          <w:p w14:paraId="0785CFC0" w14:textId="77777777" w:rsidR="00165A0C" w:rsidRPr="00165A0C" w:rsidRDefault="00165A0C" w:rsidP="00165A0C">
            <w:pPr>
              <w:spacing w:before="120" w:after="120"/>
              <w:rPr>
                <w:rFonts w:cs="Arial"/>
                <w:sz w:val="18"/>
              </w:rPr>
            </w:pPr>
            <w:r w:rsidRPr="00165A0C">
              <w:rPr>
                <w:rFonts w:cs="Arial"/>
                <w:sz w:val="18"/>
              </w:rPr>
              <w:t>(TXTDSC)</w:t>
            </w:r>
          </w:p>
        </w:tc>
        <w:tc>
          <w:tcPr>
            <w:tcW w:w="1250" w:type="pct"/>
            <w:gridSpan w:val="4"/>
            <w:shd w:val="clear" w:color="auto" w:fill="auto"/>
          </w:tcPr>
          <w:p w14:paraId="337FBF55" w14:textId="77777777" w:rsidR="00165A0C" w:rsidRPr="00165A0C" w:rsidRDefault="00165A0C" w:rsidP="00165A0C">
            <w:pPr>
              <w:spacing w:before="120" w:after="120"/>
              <w:rPr>
                <w:rFonts w:cs="Arial"/>
                <w:sz w:val="18"/>
              </w:rPr>
            </w:pPr>
          </w:p>
        </w:tc>
        <w:tc>
          <w:tcPr>
            <w:tcW w:w="417" w:type="pct"/>
            <w:gridSpan w:val="2"/>
            <w:shd w:val="clear" w:color="auto" w:fill="auto"/>
          </w:tcPr>
          <w:p w14:paraId="46DBFDC4"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00A31289"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0BDD579" w14:textId="77777777" w:rsidTr="00B131AF">
        <w:tc>
          <w:tcPr>
            <w:tcW w:w="1665" w:type="pct"/>
            <w:gridSpan w:val="4"/>
            <w:shd w:val="clear" w:color="auto" w:fill="auto"/>
          </w:tcPr>
          <w:p w14:paraId="3851C725" w14:textId="77777777" w:rsidR="00165A0C" w:rsidRPr="00165A0C" w:rsidRDefault="00165A0C" w:rsidP="00165A0C">
            <w:pPr>
              <w:spacing w:before="120" w:after="120"/>
              <w:rPr>
                <w:rFonts w:cs="Arial"/>
                <w:sz w:val="18"/>
              </w:rPr>
            </w:pPr>
            <w:r w:rsidRPr="00165A0C">
              <w:rPr>
                <w:rFonts w:cs="Arial"/>
                <w:sz w:val="18"/>
              </w:rPr>
              <w:t xml:space="preserve">         Headline</w:t>
            </w:r>
          </w:p>
        </w:tc>
        <w:tc>
          <w:tcPr>
            <w:tcW w:w="834" w:type="pct"/>
            <w:gridSpan w:val="2"/>
            <w:shd w:val="clear" w:color="auto" w:fill="auto"/>
          </w:tcPr>
          <w:p w14:paraId="3451AF58" w14:textId="77777777" w:rsidR="00165A0C" w:rsidRPr="00165A0C" w:rsidRDefault="00165A0C" w:rsidP="00165A0C">
            <w:pPr>
              <w:spacing w:before="120" w:after="120"/>
              <w:rPr>
                <w:rFonts w:cs="Arial"/>
                <w:sz w:val="18"/>
              </w:rPr>
            </w:pPr>
          </w:p>
        </w:tc>
        <w:tc>
          <w:tcPr>
            <w:tcW w:w="1250" w:type="pct"/>
            <w:gridSpan w:val="4"/>
            <w:shd w:val="clear" w:color="auto" w:fill="auto"/>
          </w:tcPr>
          <w:p w14:paraId="3CC09D7C" w14:textId="77777777" w:rsidR="00165A0C" w:rsidRPr="00165A0C" w:rsidRDefault="00165A0C" w:rsidP="00165A0C">
            <w:pPr>
              <w:spacing w:before="120" w:after="120"/>
              <w:rPr>
                <w:rFonts w:cs="Arial"/>
                <w:sz w:val="18"/>
              </w:rPr>
            </w:pPr>
          </w:p>
        </w:tc>
        <w:tc>
          <w:tcPr>
            <w:tcW w:w="417" w:type="pct"/>
            <w:gridSpan w:val="2"/>
            <w:shd w:val="clear" w:color="auto" w:fill="auto"/>
          </w:tcPr>
          <w:p w14:paraId="446661B5"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26BF376B" w14:textId="77777777" w:rsidR="00165A0C" w:rsidRPr="00165A0C" w:rsidRDefault="00165A0C" w:rsidP="00165A0C">
            <w:pPr>
              <w:spacing w:before="120" w:after="120"/>
              <w:rPr>
                <w:rFonts w:cs="Arial"/>
                <w:sz w:val="18"/>
              </w:rPr>
            </w:pPr>
            <w:r w:rsidRPr="00165A0C">
              <w:rPr>
                <w:rFonts w:cs="Arial"/>
                <w:sz w:val="18"/>
              </w:rPr>
              <w:t>0, * (ordered)</w:t>
            </w:r>
          </w:p>
        </w:tc>
      </w:tr>
      <w:tr w:rsidR="00165A0C" w:rsidRPr="00165A0C" w14:paraId="6724FE07" w14:textId="77777777" w:rsidTr="00B131AF">
        <w:tc>
          <w:tcPr>
            <w:tcW w:w="1665" w:type="pct"/>
            <w:gridSpan w:val="4"/>
            <w:shd w:val="clear" w:color="auto" w:fill="auto"/>
          </w:tcPr>
          <w:p w14:paraId="5DB32F03" w14:textId="77777777" w:rsidR="00165A0C" w:rsidRPr="00165A0C" w:rsidRDefault="00165A0C" w:rsidP="00165A0C">
            <w:pPr>
              <w:spacing w:before="120" w:after="120"/>
              <w:rPr>
                <w:rFonts w:cs="Arial"/>
                <w:sz w:val="18"/>
              </w:rPr>
            </w:pPr>
            <w:r w:rsidRPr="00165A0C">
              <w:rPr>
                <w:rFonts w:cs="Arial"/>
                <w:sz w:val="18"/>
              </w:rPr>
              <w:t xml:space="preserve">         Language</w:t>
            </w:r>
          </w:p>
        </w:tc>
        <w:tc>
          <w:tcPr>
            <w:tcW w:w="834" w:type="pct"/>
            <w:gridSpan w:val="2"/>
            <w:shd w:val="clear" w:color="auto" w:fill="auto"/>
          </w:tcPr>
          <w:p w14:paraId="3E1F7ECD" w14:textId="77777777" w:rsidR="00165A0C" w:rsidRPr="00165A0C" w:rsidRDefault="00165A0C" w:rsidP="00165A0C">
            <w:pPr>
              <w:spacing w:before="120" w:after="120"/>
              <w:rPr>
                <w:rFonts w:cs="Arial"/>
                <w:sz w:val="18"/>
              </w:rPr>
            </w:pPr>
          </w:p>
        </w:tc>
        <w:tc>
          <w:tcPr>
            <w:tcW w:w="1250" w:type="pct"/>
            <w:gridSpan w:val="4"/>
            <w:shd w:val="clear" w:color="auto" w:fill="auto"/>
          </w:tcPr>
          <w:p w14:paraId="595049D9" w14:textId="77777777" w:rsidR="00165A0C" w:rsidRPr="00165A0C" w:rsidRDefault="00165A0C" w:rsidP="00165A0C">
            <w:pPr>
              <w:spacing w:before="120" w:after="120"/>
              <w:rPr>
                <w:rFonts w:cs="Arial"/>
                <w:sz w:val="18"/>
              </w:rPr>
            </w:pPr>
          </w:p>
        </w:tc>
        <w:tc>
          <w:tcPr>
            <w:tcW w:w="417" w:type="pct"/>
            <w:gridSpan w:val="2"/>
            <w:shd w:val="clear" w:color="auto" w:fill="auto"/>
          </w:tcPr>
          <w:p w14:paraId="782DFFB1"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17B71ECB"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4355976" w14:textId="77777777" w:rsidTr="00B131AF">
        <w:tc>
          <w:tcPr>
            <w:tcW w:w="1665" w:type="pct"/>
            <w:gridSpan w:val="4"/>
            <w:shd w:val="clear" w:color="auto" w:fill="auto"/>
          </w:tcPr>
          <w:p w14:paraId="113239CC" w14:textId="77777777" w:rsidR="00165A0C" w:rsidRPr="00165A0C" w:rsidRDefault="00165A0C" w:rsidP="00165A0C">
            <w:pPr>
              <w:spacing w:before="120" w:after="120"/>
              <w:rPr>
                <w:rFonts w:cs="Arial"/>
                <w:sz w:val="18"/>
              </w:rPr>
            </w:pPr>
            <w:r w:rsidRPr="00165A0C">
              <w:rPr>
                <w:rFonts w:cs="Arial"/>
                <w:sz w:val="18"/>
              </w:rPr>
              <w:t xml:space="preserve">         Text</w:t>
            </w:r>
          </w:p>
        </w:tc>
        <w:tc>
          <w:tcPr>
            <w:tcW w:w="834" w:type="pct"/>
            <w:gridSpan w:val="2"/>
            <w:shd w:val="clear" w:color="auto" w:fill="auto"/>
          </w:tcPr>
          <w:p w14:paraId="4EE00620" w14:textId="77777777" w:rsidR="00165A0C" w:rsidRPr="00165A0C" w:rsidRDefault="00165A0C" w:rsidP="00165A0C">
            <w:pPr>
              <w:spacing w:before="120" w:after="120"/>
              <w:rPr>
                <w:rFonts w:cs="Arial"/>
                <w:sz w:val="18"/>
              </w:rPr>
            </w:pPr>
            <w:r w:rsidRPr="00165A0C">
              <w:rPr>
                <w:rFonts w:cs="Arial"/>
                <w:sz w:val="18"/>
              </w:rPr>
              <w:t>(INFORM)</w:t>
            </w:r>
          </w:p>
          <w:p w14:paraId="0357CA40" w14:textId="77777777" w:rsidR="00165A0C" w:rsidRPr="00165A0C" w:rsidRDefault="00165A0C" w:rsidP="00165A0C">
            <w:pPr>
              <w:spacing w:before="120" w:after="120"/>
              <w:rPr>
                <w:rFonts w:cs="Arial"/>
                <w:sz w:val="18"/>
              </w:rPr>
            </w:pPr>
            <w:r w:rsidRPr="00165A0C">
              <w:rPr>
                <w:rFonts w:cs="Arial"/>
                <w:sz w:val="18"/>
              </w:rPr>
              <w:t>(NINFOM)</w:t>
            </w:r>
          </w:p>
        </w:tc>
        <w:tc>
          <w:tcPr>
            <w:tcW w:w="1250" w:type="pct"/>
            <w:gridSpan w:val="4"/>
            <w:shd w:val="clear" w:color="auto" w:fill="auto"/>
          </w:tcPr>
          <w:p w14:paraId="59F6BDCF" w14:textId="77777777" w:rsidR="00165A0C" w:rsidRPr="00165A0C" w:rsidRDefault="00165A0C" w:rsidP="00165A0C">
            <w:pPr>
              <w:spacing w:before="120" w:after="120"/>
              <w:rPr>
                <w:rFonts w:cs="Arial"/>
                <w:sz w:val="18"/>
              </w:rPr>
            </w:pPr>
          </w:p>
        </w:tc>
        <w:tc>
          <w:tcPr>
            <w:tcW w:w="417" w:type="pct"/>
            <w:gridSpan w:val="2"/>
            <w:shd w:val="clear" w:color="auto" w:fill="auto"/>
          </w:tcPr>
          <w:p w14:paraId="69DC8FC1"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4D83CBFC"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35F37E3" w14:textId="77777777" w:rsidTr="00B131AF">
        <w:tc>
          <w:tcPr>
            <w:tcW w:w="1665" w:type="pct"/>
            <w:gridSpan w:val="4"/>
            <w:shd w:val="clear" w:color="auto" w:fill="auto"/>
          </w:tcPr>
          <w:p w14:paraId="1DB5F8AF" w14:textId="77777777" w:rsidR="00165A0C" w:rsidRPr="00165A0C" w:rsidRDefault="00165A0C" w:rsidP="00165A0C">
            <w:pPr>
              <w:spacing w:before="120" w:after="120"/>
              <w:rPr>
                <w:rFonts w:cs="Arial"/>
                <w:sz w:val="18"/>
              </w:rPr>
            </w:pPr>
            <w:r w:rsidRPr="00165A0C">
              <w:rPr>
                <w:rFonts w:cs="Arial"/>
                <w:sz w:val="18"/>
              </w:rPr>
              <w:t xml:space="preserve">      Online Resource</w:t>
            </w:r>
          </w:p>
        </w:tc>
        <w:tc>
          <w:tcPr>
            <w:tcW w:w="834" w:type="pct"/>
            <w:gridSpan w:val="2"/>
            <w:shd w:val="clear" w:color="auto" w:fill="auto"/>
          </w:tcPr>
          <w:p w14:paraId="69120BDE" w14:textId="77777777" w:rsidR="00165A0C" w:rsidRPr="00165A0C" w:rsidRDefault="00165A0C" w:rsidP="00165A0C">
            <w:pPr>
              <w:spacing w:before="120" w:after="120"/>
              <w:rPr>
                <w:rFonts w:cs="Arial"/>
                <w:sz w:val="18"/>
              </w:rPr>
            </w:pPr>
          </w:p>
        </w:tc>
        <w:tc>
          <w:tcPr>
            <w:tcW w:w="1250" w:type="pct"/>
            <w:gridSpan w:val="4"/>
            <w:shd w:val="clear" w:color="auto" w:fill="auto"/>
          </w:tcPr>
          <w:p w14:paraId="745E299F" w14:textId="77777777" w:rsidR="00165A0C" w:rsidRPr="00165A0C" w:rsidRDefault="00165A0C" w:rsidP="00165A0C">
            <w:pPr>
              <w:spacing w:before="120" w:after="120"/>
              <w:rPr>
                <w:rFonts w:cs="Arial"/>
                <w:sz w:val="18"/>
              </w:rPr>
            </w:pPr>
          </w:p>
        </w:tc>
        <w:tc>
          <w:tcPr>
            <w:tcW w:w="417" w:type="pct"/>
            <w:gridSpan w:val="2"/>
            <w:shd w:val="clear" w:color="auto" w:fill="auto"/>
          </w:tcPr>
          <w:p w14:paraId="5B6FC121"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6950FF4E"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9CB57BA" w14:textId="77777777" w:rsidTr="00B131AF">
        <w:tc>
          <w:tcPr>
            <w:tcW w:w="1665" w:type="pct"/>
            <w:gridSpan w:val="4"/>
            <w:shd w:val="clear" w:color="auto" w:fill="auto"/>
          </w:tcPr>
          <w:p w14:paraId="56EFF686" w14:textId="77777777" w:rsidR="00165A0C" w:rsidRPr="00165A0C" w:rsidRDefault="00165A0C" w:rsidP="00165A0C">
            <w:pPr>
              <w:spacing w:before="120" w:after="120"/>
              <w:rPr>
                <w:rFonts w:cs="Arial"/>
                <w:sz w:val="18"/>
              </w:rPr>
            </w:pPr>
            <w:r w:rsidRPr="00165A0C">
              <w:rPr>
                <w:rFonts w:cs="Arial"/>
                <w:sz w:val="18"/>
              </w:rPr>
              <w:t xml:space="preserve">         Online Resource Linkage URL</w:t>
            </w:r>
          </w:p>
        </w:tc>
        <w:tc>
          <w:tcPr>
            <w:tcW w:w="834" w:type="pct"/>
            <w:gridSpan w:val="2"/>
            <w:shd w:val="clear" w:color="auto" w:fill="auto"/>
          </w:tcPr>
          <w:p w14:paraId="4ED16492" w14:textId="77777777" w:rsidR="00165A0C" w:rsidRPr="00165A0C" w:rsidRDefault="00165A0C" w:rsidP="00165A0C">
            <w:pPr>
              <w:spacing w:before="120" w:after="120"/>
              <w:rPr>
                <w:rFonts w:cs="Arial"/>
                <w:sz w:val="18"/>
              </w:rPr>
            </w:pPr>
          </w:p>
        </w:tc>
        <w:tc>
          <w:tcPr>
            <w:tcW w:w="1250" w:type="pct"/>
            <w:gridSpan w:val="4"/>
            <w:shd w:val="clear" w:color="auto" w:fill="auto"/>
          </w:tcPr>
          <w:p w14:paraId="520C1279" w14:textId="77777777" w:rsidR="00165A0C" w:rsidRPr="00165A0C" w:rsidRDefault="00165A0C" w:rsidP="00165A0C">
            <w:pPr>
              <w:spacing w:before="120" w:after="120"/>
              <w:rPr>
                <w:rFonts w:cs="Arial"/>
                <w:sz w:val="18"/>
              </w:rPr>
            </w:pPr>
          </w:p>
        </w:tc>
        <w:tc>
          <w:tcPr>
            <w:tcW w:w="417" w:type="pct"/>
            <w:gridSpan w:val="2"/>
            <w:shd w:val="clear" w:color="auto" w:fill="auto"/>
          </w:tcPr>
          <w:p w14:paraId="342D9934" w14:textId="77777777" w:rsidR="00165A0C" w:rsidRPr="00165A0C" w:rsidRDefault="00165A0C" w:rsidP="00165A0C">
            <w:pPr>
              <w:spacing w:before="120" w:after="120"/>
              <w:rPr>
                <w:rFonts w:cs="Arial"/>
                <w:sz w:val="18"/>
              </w:rPr>
            </w:pPr>
            <w:r w:rsidRPr="00165A0C">
              <w:rPr>
                <w:rFonts w:cs="Arial"/>
                <w:sz w:val="18"/>
              </w:rPr>
              <w:t>(S) UL</w:t>
            </w:r>
          </w:p>
        </w:tc>
        <w:tc>
          <w:tcPr>
            <w:tcW w:w="834" w:type="pct"/>
            <w:gridSpan w:val="2"/>
            <w:shd w:val="clear" w:color="auto" w:fill="auto"/>
          </w:tcPr>
          <w:p w14:paraId="545B3349"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73BEF13F" w14:textId="77777777" w:rsidTr="00B131AF">
        <w:tc>
          <w:tcPr>
            <w:tcW w:w="1665" w:type="pct"/>
            <w:gridSpan w:val="4"/>
            <w:shd w:val="clear" w:color="auto" w:fill="auto"/>
          </w:tcPr>
          <w:p w14:paraId="18F15D1B" w14:textId="77777777" w:rsidR="00165A0C" w:rsidRPr="00165A0C" w:rsidRDefault="00165A0C" w:rsidP="00165A0C">
            <w:pPr>
              <w:spacing w:before="120" w:after="120"/>
              <w:rPr>
                <w:rFonts w:cs="Arial"/>
                <w:sz w:val="18"/>
              </w:rPr>
            </w:pPr>
            <w:r w:rsidRPr="00165A0C">
              <w:rPr>
                <w:rFonts w:cs="Arial"/>
                <w:sz w:val="18"/>
              </w:rPr>
              <w:t xml:space="preserve">         Protocol</w:t>
            </w:r>
          </w:p>
        </w:tc>
        <w:tc>
          <w:tcPr>
            <w:tcW w:w="834" w:type="pct"/>
            <w:gridSpan w:val="2"/>
            <w:shd w:val="clear" w:color="auto" w:fill="auto"/>
          </w:tcPr>
          <w:p w14:paraId="7E8D82D0" w14:textId="77777777" w:rsidR="00165A0C" w:rsidRPr="00165A0C" w:rsidRDefault="00165A0C" w:rsidP="00165A0C">
            <w:pPr>
              <w:spacing w:before="120" w:after="120"/>
              <w:rPr>
                <w:rFonts w:cs="Arial"/>
                <w:sz w:val="18"/>
              </w:rPr>
            </w:pPr>
          </w:p>
        </w:tc>
        <w:tc>
          <w:tcPr>
            <w:tcW w:w="1250" w:type="pct"/>
            <w:gridSpan w:val="4"/>
            <w:shd w:val="clear" w:color="auto" w:fill="auto"/>
          </w:tcPr>
          <w:p w14:paraId="15E053A3" w14:textId="77777777" w:rsidR="00165A0C" w:rsidRPr="00165A0C" w:rsidRDefault="00165A0C" w:rsidP="00165A0C">
            <w:pPr>
              <w:spacing w:before="120" w:after="120"/>
              <w:rPr>
                <w:rFonts w:cs="Arial"/>
                <w:sz w:val="18"/>
              </w:rPr>
            </w:pPr>
          </w:p>
        </w:tc>
        <w:tc>
          <w:tcPr>
            <w:tcW w:w="417" w:type="pct"/>
            <w:gridSpan w:val="2"/>
            <w:shd w:val="clear" w:color="auto" w:fill="auto"/>
          </w:tcPr>
          <w:p w14:paraId="59F5413F"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30D4EE19"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0F268F6" w14:textId="77777777" w:rsidTr="00B131AF">
        <w:tc>
          <w:tcPr>
            <w:tcW w:w="1665" w:type="pct"/>
            <w:gridSpan w:val="4"/>
            <w:shd w:val="clear" w:color="auto" w:fill="auto"/>
          </w:tcPr>
          <w:p w14:paraId="7F39F89E" w14:textId="77777777" w:rsidR="00165A0C" w:rsidRPr="00165A0C" w:rsidRDefault="00165A0C" w:rsidP="00165A0C">
            <w:pPr>
              <w:spacing w:before="120" w:after="120"/>
              <w:rPr>
                <w:rFonts w:cs="Arial"/>
                <w:sz w:val="18"/>
              </w:rPr>
            </w:pPr>
            <w:r w:rsidRPr="00165A0C">
              <w:rPr>
                <w:rFonts w:cs="Arial"/>
                <w:sz w:val="18"/>
              </w:rPr>
              <w:t xml:space="preserve">         Application Profile</w:t>
            </w:r>
          </w:p>
        </w:tc>
        <w:tc>
          <w:tcPr>
            <w:tcW w:w="834" w:type="pct"/>
            <w:gridSpan w:val="2"/>
            <w:shd w:val="clear" w:color="auto" w:fill="auto"/>
          </w:tcPr>
          <w:p w14:paraId="6E03B39E" w14:textId="77777777" w:rsidR="00165A0C" w:rsidRPr="00165A0C" w:rsidRDefault="00165A0C" w:rsidP="00165A0C">
            <w:pPr>
              <w:spacing w:before="120" w:after="120"/>
              <w:rPr>
                <w:rFonts w:cs="Arial"/>
                <w:sz w:val="18"/>
              </w:rPr>
            </w:pPr>
          </w:p>
        </w:tc>
        <w:tc>
          <w:tcPr>
            <w:tcW w:w="1250" w:type="pct"/>
            <w:gridSpan w:val="4"/>
            <w:shd w:val="clear" w:color="auto" w:fill="auto"/>
          </w:tcPr>
          <w:p w14:paraId="1F0E95BC" w14:textId="77777777" w:rsidR="00165A0C" w:rsidRPr="00165A0C" w:rsidRDefault="00165A0C" w:rsidP="00165A0C">
            <w:pPr>
              <w:spacing w:before="120" w:after="120"/>
              <w:rPr>
                <w:rFonts w:cs="Arial"/>
                <w:sz w:val="18"/>
              </w:rPr>
            </w:pPr>
          </w:p>
        </w:tc>
        <w:tc>
          <w:tcPr>
            <w:tcW w:w="417" w:type="pct"/>
            <w:gridSpan w:val="2"/>
            <w:shd w:val="clear" w:color="auto" w:fill="auto"/>
          </w:tcPr>
          <w:p w14:paraId="0D92FEFA"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5B4C80B4"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645C5CC" w14:textId="77777777" w:rsidTr="00B131AF">
        <w:tc>
          <w:tcPr>
            <w:tcW w:w="1665" w:type="pct"/>
            <w:gridSpan w:val="4"/>
            <w:shd w:val="clear" w:color="auto" w:fill="auto"/>
          </w:tcPr>
          <w:p w14:paraId="0EB16A9B" w14:textId="77777777" w:rsidR="00165A0C" w:rsidRPr="00165A0C" w:rsidRDefault="00165A0C" w:rsidP="00165A0C">
            <w:pPr>
              <w:spacing w:before="120" w:after="120"/>
              <w:rPr>
                <w:rFonts w:cs="Arial"/>
                <w:sz w:val="18"/>
              </w:rPr>
            </w:pPr>
            <w:r w:rsidRPr="00165A0C">
              <w:rPr>
                <w:rFonts w:cs="Arial"/>
                <w:sz w:val="18"/>
              </w:rPr>
              <w:t xml:space="preserve">         Name of Resource</w:t>
            </w:r>
          </w:p>
        </w:tc>
        <w:tc>
          <w:tcPr>
            <w:tcW w:w="834" w:type="pct"/>
            <w:gridSpan w:val="2"/>
            <w:shd w:val="clear" w:color="auto" w:fill="auto"/>
          </w:tcPr>
          <w:p w14:paraId="4753697E" w14:textId="77777777" w:rsidR="00165A0C" w:rsidRPr="00165A0C" w:rsidRDefault="00165A0C" w:rsidP="00165A0C">
            <w:pPr>
              <w:spacing w:before="120" w:after="120"/>
              <w:rPr>
                <w:rFonts w:cs="Arial"/>
                <w:sz w:val="18"/>
              </w:rPr>
            </w:pPr>
          </w:p>
        </w:tc>
        <w:tc>
          <w:tcPr>
            <w:tcW w:w="1250" w:type="pct"/>
            <w:gridSpan w:val="4"/>
            <w:shd w:val="clear" w:color="auto" w:fill="auto"/>
          </w:tcPr>
          <w:p w14:paraId="6602CE8E" w14:textId="77777777" w:rsidR="00165A0C" w:rsidRPr="00165A0C" w:rsidRDefault="00165A0C" w:rsidP="00165A0C">
            <w:pPr>
              <w:spacing w:before="120" w:after="120"/>
              <w:rPr>
                <w:rFonts w:cs="Arial"/>
                <w:sz w:val="18"/>
              </w:rPr>
            </w:pPr>
          </w:p>
        </w:tc>
        <w:tc>
          <w:tcPr>
            <w:tcW w:w="417" w:type="pct"/>
            <w:gridSpan w:val="2"/>
            <w:shd w:val="clear" w:color="auto" w:fill="auto"/>
          </w:tcPr>
          <w:p w14:paraId="14BAF7E1"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63C4217E"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304B9B5" w14:textId="77777777" w:rsidTr="00B131AF">
        <w:tc>
          <w:tcPr>
            <w:tcW w:w="1665" w:type="pct"/>
            <w:gridSpan w:val="4"/>
            <w:shd w:val="clear" w:color="auto" w:fill="auto"/>
          </w:tcPr>
          <w:p w14:paraId="6DC219F1" w14:textId="77777777" w:rsidR="00165A0C" w:rsidRPr="00165A0C" w:rsidRDefault="00165A0C" w:rsidP="00165A0C">
            <w:pPr>
              <w:spacing w:before="120" w:after="120"/>
              <w:rPr>
                <w:rFonts w:cs="Arial"/>
                <w:sz w:val="18"/>
              </w:rPr>
            </w:pPr>
            <w:r w:rsidRPr="00165A0C">
              <w:rPr>
                <w:rFonts w:cs="Arial"/>
                <w:sz w:val="18"/>
              </w:rPr>
              <w:t xml:space="preserve">         Online Resource Description</w:t>
            </w:r>
          </w:p>
        </w:tc>
        <w:tc>
          <w:tcPr>
            <w:tcW w:w="834" w:type="pct"/>
            <w:gridSpan w:val="2"/>
            <w:shd w:val="clear" w:color="auto" w:fill="auto"/>
          </w:tcPr>
          <w:p w14:paraId="4A6A360D" w14:textId="77777777" w:rsidR="00165A0C" w:rsidRPr="00165A0C" w:rsidRDefault="00165A0C" w:rsidP="00165A0C">
            <w:pPr>
              <w:spacing w:before="120" w:after="120"/>
              <w:rPr>
                <w:rFonts w:cs="Arial"/>
                <w:sz w:val="18"/>
              </w:rPr>
            </w:pPr>
          </w:p>
        </w:tc>
        <w:tc>
          <w:tcPr>
            <w:tcW w:w="1250" w:type="pct"/>
            <w:gridSpan w:val="4"/>
            <w:shd w:val="clear" w:color="auto" w:fill="auto"/>
          </w:tcPr>
          <w:p w14:paraId="67A8622B" w14:textId="77777777" w:rsidR="00165A0C" w:rsidRPr="00165A0C" w:rsidRDefault="00165A0C" w:rsidP="00165A0C">
            <w:pPr>
              <w:spacing w:before="120" w:after="120"/>
              <w:rPr>
                <w:rFonts w:cs="Arial"/>
                <w:sz w:val="18"/>
              </w:rPr>
            </w:pPr>
          </w:p>
        </w:tc>
        <w:tc>
          <w:tcPr>
            <w:tcW w:w="417" w:type="pct"/>
            <w:gridSpan w:val="2"/>
            <w:shd w:val="clear" w:color="auto" w:fill="auto"/>
          </w:tcPr>
          <w:p w14:paraId="41CAF678"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225E342F"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6B7CCC5" w14:textId="77777777" w:rsidTr="00B131AF">
        <w:tc>
          <w:tcPr>
            <w:tcW w:w="1665" w:type="pct"/>
            <w:gridSpan w:val="4"/>
            <w:shd w:val="clear" w:color="auto" w:fill="auto"/>
          </w:tcPr>
          <w:p w14:paraId="375504EF" w14:textId="77777777" w:rsidR="00165A0C" w:rsidRPr="00165A0C" w:rsidRDefault="00165A0C" w:rsidP="00165A0C">
            <w:pPr>
              <w:spacing w:before="120" w:after="120"/>
              <w:rPr>
                <w:rFonts w:cs="Arial"/>
                <w:sz w:val="18"/>
              </w:rPr>
            </w:pPr>
            <w:r w:rsidRPr="00165A0C">
              <w:rPr>
                <w:rFonts w:cs="Arial"/>
                <w:sz w:val="18"/>
              </w:rPr>
              <w:t xml:space="preserve">         Online Function</w:t>
            </w:r>
          </w:p>
        </w:tc>
        <w:tc>
          <w:tcPr>
            <w:tcW w:w="834" w:type="pct"/>
            <w:gridSpan w:val="2"/>
            <w:shd w:val="clear" w:color="auto" w:fill="auto"/>
          </w:tcPr>
          <w:p w14:paraId="53AB16CB" w14:textId="77777777" w:rsidR="00165A0C" w:rsidRPr="00165A0C" w:rsidRDefault="00165A0C" w:rsidP="00165A0C">
            <w:pPr>
              <w:spacing w:before="120" w:after="120"/>
              <w:rPr>
                <w:rFonts w:cs="Arial"/>
                <w:sz w:val="18"/>
              </w:rPr>
            </w:pPr>
          </w:p>
        </w:tc>
        <w:tc>
          <w:tcPr>
            <w:tcW w:w="1250" w:type="pct"/>
            <w:gridSpan w:val="4"/>
            <w:shd w:val="clear" w:color="auto" w:fill="auto"/>
          </w:tcPr>
          <w:p w14:paraId="65965F02" w14:textId="77777777" w:rsidR="00165A0C" w:rsidRPr="00165A0C" w:rsidRDefault="00165A0C" w:rsidP="00165A0C">
            <w:pPr>
              <w:spacing w:before="120" w:after="120"/>
              <w:rPr>
                <w:rFonts w:cs="Arial"/>
                <w:sz w:val="18"/>
              </w:rPr>
            </w:pPr>
            <w:r w:rsidRPr="00165A0C">
              <w:rPr>
                <w:rFonts w:cs="Arial"/>
                <w:sz w:val="18"/>
              </w:rPr>
              <w:t>1 : Download</w:t>
            </w:r>
          </w:p>
          <w:p w14:paraId="54C7B3D4" w14:textId="77777777" w:rsidR="00165A0C" w:rsidRPr="00165A0C" w:rsidRDefault="00165A0C" w:rsidP="00165A0C">
            <w:pPr>
              <w:spacing w:before="120" w:after="120"/>
              <w:rPr>
                <w:rFonts w:cs="Arial"/>
                <w:sz w:val="18"/>
              </w:rPr>
            </w:pPr>
            <w:r w:rsidRPr="00165A0C">
              <w:rPr>
                <w:rFonts w:cs="Arial"/>
                <w:sz w:val="18"/>
              </w:rPr>
              <w:t>3 : Offline Access</w:t>
            </w:r>
          </w:p>
          <w:p w14:paraId="0C4ABFA2" w14:textId="77777777" w:rsidR="00165A0C" w:rsidRPr="00165A0C" w:rsidRDefault="00165A0C" w:rsidP="00165A0C">
            <w:pPr>
              <w:spacing w:before="120" w:after="120"/>
              <w:rPr>
                <w:rFonts w:cs="Arial"/>
                <w:sz w:val="18"/>
              </w:rPr>
            </w:pPr>
            <w:r w:rsidRPr="00165A0C">
              <w:rPr>
                <w:rFonts w:cs="Arial"/>
                <w:sz w:val="18"/>
              </w:rPr>
              <w:t>4 : Order</w:t>
            </w:r>
          </w:p>
          <w:p w14:paraId="2AA667BE" w14:textId="77777777" w:rsidR="00165A0C" w:rsidRPr="00165A0C" w:rsidRDefault="00165A0C" w:rsidP="00165A0C">
            <w:pPr>
              <w:spacing w:before="120" w:after="120"/>
              <w:rPr>
                <w:rFonts w:cs="Arial"/>
                <w:sz w:val="18"/>
              </w:rPr>
            </w:pPr>
            <w:r w:rsidRPr="00165A0C">
              <w:rPr>
                <w:rFonts w:cs="Arial"/>
                <w:sz w:val="18"/>
              </w:rPr>
              <w:t>5 : Search</w:t>
            </w:r>
          </w:p>
          <w:p w14:paraId="4CE6BF36" w14:textId="77777777" w:rsidR="00165A0C" w:rsidRPr="00165A0C" w:rsidRDefault="00165A0C" w:rsidP="00165A0C">
            <w:pPr>
              <w:spacing w:before="120" w:after="120"/>
              <w:rPr>
                <w:rFonts w:cs="Arial"/>
                <w:sz w:val="18"/>
              </w:rPr>
            </w:pPr>
            <w:r w:rsidRPr="00165A0C">
              <w:rPr>
                <w:rFonts w:cs="Arial"/>
                <w:sz w:val="18"/>
              </w:rPr>
              <w:t>6 : Complete Metadata</w:t>
            </w:r>
          </w:p>
          <w:p w14:paraId="4B4256A1" w14:textId="77777777" w:rsidR="00165A0C" w:rsidRPr="00165A0C" w:rsidRDefault="00165A0C" w:rsidP="00165A0C">
            <w:pPr>
              <w:spacing w:before="120" w:after="120"/>
              <w:rPr>
                <w:rFonts w:cs="Arial"/>
                <w:sz w:val="18"/>
              </w:rPr>
            </w:pPr>
            <w:r w:rsidRPr="00165A0C">
              <w:rPr>
                <w:rFonts w:cs="Arial"/>
                <w:sz w:val="18"/>
              </w:rPr>
              <w:t>7 : Browse Graphic</w:t>
            </w:r>
          </w:p>
          <w:p w14:paraId="4B023A6D" w14:textId="77777777" w:rsidR="00165A0C" w:rsidRPr="00165A0C" w:rsidRDefault="00165A0C" w:rsidP="00165A0C">
            <w:pPr>
              <w:spacing w:before="120" w:after="120"/>
              <w:rPr>
                <w:rFonts w:cs="Arial"/>
                <w:sz w:val="18"/>
              </w:rPr>
            </w:pPr>
            <w:r w:rsidRPr="00165A0C">
              <w:rPr>
                <w:rFonts w:cs="Arial"/>
                <w:sz w:val="18"/>
              </w:rPr>
              <w:t>8 : Upload</w:t>
            </w:r>
          </w:p>
          <w:p w14:paraId="2F883C91" w14:textId="77777777" w:rsidR="00165A0C" w:rsidRPr="00165A0C" w:rsidRDefault="00165A0C" w:rsidP="00165A0C">
            <w:pPr>
              <w:spacing w:before="120" w:after="120"/>
              <w:rPr>
                <w:rFonts w:cs="Arial"/>
                <w:sz w:val="18"/>
              </w:rPr>
            </w:pPr>
            <w:r w:rsidRPr="00165A0C">
              <w:rPr>
                <w:rFonts w:cs="Arial"/>
                <w:sz w:val="18"/>
              </w:rPr>
              <w:t>9 : Email Service</w:t>
            </w:r>
          </w:p>
          <w:p w14:paraId="18885FC5" w14:textId="77777777" w:rsidR="00165A0C" w:rsidRPr="00165A0C" w:rsidRDefault="00165A0C" w:rsidP="00165A0C">
            <w:pPr>
              <w:spacing w:before="120" w:after="120"/>
              <w:rPr>
                <w:rFonts w:cs="Arial"/>
                <w:sz w:val="18"/>
              </w:rPr>
            </w:pPr>
            <w:r w:rsidRPr="00165A0C">
              <w:rPr>
                <w:rFonts w:cs="Arial"/>
                <w:sz w:val="18"/>
              </w:rPr>
              <w:t>10 : Browsing</w:t>
            </w:r>
          </w:p>
          <w:p w14:paraId="42CEBAEB" w14:textId="77777777" w:rsidR="00165A0C" w:rsidRPr="00165A0C" w:rsidRDefault="00165A0C" w:rsidP="00165A0C">
            <w:pPr>
              <w:spacing w:before="120" w:after="120"/>
              <w:rPr>
                <w:rFonts w:cs="Arial"/>
                <w:sz w:val="18"/>
              </w:rPr>
            </w:pPr>
            <w:r w:rsidRPr="00165A0C">
              <w:rPr>
                <w:rFonts w:cs="Arial"/>
                <w:sz w:val="18"/>
              </w:rPr>
              <w:t>11 : File Access</w:t>
            </w:r>
          </w:p>
        </w:tc>
        <w:tc>
          <w:tcPr>
            <w:tcW w:w="417" w:type="pct"/>
            <w:gridSpan w:val="2"/>
            <w:shd w:val="clear" w:color="auto" w:fill="auto"/>
          </w:tcPr>
          <w:p w14:paraId="0FE5A59C"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780F1C26"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195CD57" w14:textId="77777777" w:rsidTr="00B131AF">
        <w:tc>
          <w:tcPr>
            <w:tcW w:w="1665" w:type="pct"/>
            <w:gridSpan w:val="4"/>
            <w:shd w:val="clear" w:color="auto" w:fill="auto"/>
          </w:tcPr>
          <w:p w14:paraId="0437A239" w14:textId="77777777" w:rsidR="00165A0C" w:rsidRPr="00165A0C" w:rsidRDefault="00165A0C" w:rsidP="00165A0C">
            <w:pPr>
              <w:spacing w:before="120" w:after="120"/>
              <w:rPr>
                <w:rFonts w:cs="Arial"/>
                <w:sz w:val="18"/>
              </w:rPr>
            </w:pPr>
            <w:r w:rsidRPr="00165A0C">
              <w:rPr>
                <w:rFonts w:cs="Arial"/>
                <w:sz w:val="18"/>
              </w:rPr>
              <w:t xml:space="preserve">         Protocol request</w:t>
            </w:r>
          </w:p>
        </w:tc>
        <w:tc>
          <w:tcPr>
            <w:tcW w:w="834" w:type="pct"/>
            <w:gridSpan w:val="2"/>
            <w:shd w:val="clear" w:color="auto" w:fill="auto"/>
          </w:tcPr>
          <w:p w14:paraId="65571389" w14:textId="77777777" w:rsidR="00165A0C" w:rsidRPr="00165A0C" w:rsidRDefault="00165A0C" w:rsidP="00165A0C">
            <w:pPr>
              <w:spacing w:before="120" w:after="120"/>
              <w:rPr>
                <w:rFonts w:cs="Arial"/>
                <w:sz w:val="18"/>
              </w:rPr>
            </w:pPr>
          </w:p>
        </w:tc>
        <w:tc>
          <w:tcPr>
            <w:tcW w:w="1250" w:type="pct"/>
            <w:gridSpan w:val="4"/>
            <w:shd w:val="clear" w:color="auto" w:fill="auto"/>
          </w:tcPr>
          <w:p w14:paraId="58955CC3" w14:textId="77777777" w:rsidR="00165A0C" w:rsidRPr="00165A0C" w:rsidRDefault="00165A0C" w:rsidP="00165A0C">
            <w:pPr>
              <w:spacing w:before="120" w:after="120"/>
              <w:rPr>
                <w:rFonts w:cs="Arial"/>
                <w:sz w:val="18"/>
              </w:rPr>
            </w:pPr>
          </w:p>
        </w:tc>
        <w:tc>
          <w:tcPr>
            <w:tcW w:w="417" w:type="pct"/>
            <w:gridSpan w:val="2"/>
            <w:shd w:val="clear" w:color="auto" w:fill="auto"/>
          </w:tcPr>
          <w:p w14:paraId="7514978D"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3206FFF3"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93F2C40" w14:textId="77777777" w:rsidTr="00B131AF">
        <w:tc>
          <w:tcPr>
            <w:tcW w:w="1665" w:type="pct"/>
            <w:gridSpan w:val="4"/>
            <w:shd w:val="clear" w:color="auto" w:fill="auto"/>
          </w:tcPr>
          <w:p w14:paraId="7AF3680E" w14:textId="77777777" w:rsidR="00165A0C" w:rsidRPr="00165A0C" w:rsidRDefault="00165A0C" w:rsidP="00165A0C">
            <w:pPr>
              <w:spacing w:before="120" w:after="120"/>
              <w:rPr>
                <w:rFonts w:cs="Arial"/>
                <w:sz w:val="18"/>
              </w:rPr>
            </w:pPr>
            <w:r w:rsidRPr="00165A0C">
              <w:rPr>
                <w:rFonts w:cs="Arial"/>
                <w:sz w:val="18"/>
              </w:rPr>
              <w:t xml:space="preserve">      Source</w:t>
            </w:r>
          </w:p>
        </w:tc>
        <w:tc>
          <w:tcPr>
            <w:tcW w:w="834" w:type="pct"/>
            <w:gridSpan w:val="2"/>
            <w:shd w:val="clear" w:color="auto" w:fill="auto"/>
          </w:tcPr>
          <w:p w14:paraId="66EBDF0A" w14:textId="77777777" w:rsidR="00165A0C" w:rsidRPr="00165A0C" w:rsidRDefault="00165A0C" w:rsidP="00165A0C">
            <w:pPr>
              <w:spacing w:before="120" w:after="120"/>
              <w:rPr>
                <w:rFonts w:cs="Arial"/>
                <w:sz w:val="18"/>
              </w:rPr>
            </w:pPr>
          </w:p>
        </w:tc>
        <w:tc>
          <w:tcPr>
            <w:tcW w:w="1250" w:type="pct"/>
            <w:gridSpan w:val="4"/>
            <w:shd w:val="clear" w:color="auto" w:fill="auto"/>
          </w:tcPr>
          <w:p w14:paraId="01D86983" w14:textId="77777777" w:rsidR="00165A0C" w:rsidRPr="00165A0C" w:rsidRDefault="00165A0C" w:rsidP="00165A0C">
            <w:pPr>
              <w:spacing w:before="120" w:after="120"/>
              <w:rPr>
                <w:rFonts w:cs="Arial"/>
                <w:sz w:val="18"/>
              </w:rPr>
            </w:pPr>
          </w:p>
        </w:tc>
        <w:tc>
          <w:tcPr>
            <w:tcW w:w="417" w:type="pct"/>
            <w:gridSpan w:val="2"/>
            <w:shd w:val="clear" w:color="auto" w:fill="auto"/>
          </w:tcPr>
          <w:p w14:paraId="66548920"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541D75DB"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DFC9377" w14:textId="77777777" w:rsidTr="00B131AF">
        <w:tc>
          <w:tcPr>
            <w:tcW w:w="1665" w:type="pct"/>
            <w:gridSpan w:val="4"/>
            <w:shd w:val="clear" w:color="auto" w:fill="auto"/>
          </w:tcPr>
          <w:p w14:paraId="579156FC" w14:textId="77777777" w:rsidR="00165A0C" w:rsidRPr="00165A0C" w:rsidRDefault="00165A0C" w:rsidP="00165A0C">
            <w:pPr>
              <w:spacing w:before="120" w:after="120"/>
              <w:rPr>
                <w:rFonts w:cs="Arial"/>
                <w:sz w:val="18"/>
              </w:rPr>
            </w:pPr>
            <w:r w:rsidRPr="00165A0C">
              <w:rPr>
                <w:rFonts w:cs="Arial"/>
                <w:sz w:val="18"/>
              </w:rPr>
              <w:t xml:space="preserve">      Source Type</w:t>
            </w:r>
          </w:p>
        </w:tc>
        <w:tc>
          <w:tcPr>
            <w:tcW w:w="834" w:type="pct"/>
            <w:gridSpan w:val="2"/>
            <w:shd w:val="clear" w:color="auto" w:fill="auto"/>
          </w:tcPr>
          <w:p w14:paraId="7DC2E32D" w14:textId="77777777" w:rsidR="00165A0C" w:rsidRPr="00165A0C" w:rsidRDefault="00165A0C" w:rsidP="00165A0C">
            <w:pPr>
              <w:spacing w:before="120" w:after="120"/>
              <w:rPr>
                <w:rFonts w:cs="Arial"/>
                <w:sz w:val="18"/>
              </w:rPr>
            </w:pPr>
          </w:p>
        </w:tc>
        <w:tc>
          <w:tcPr>
            <w:tcW w:w="1250" w:type="pct"/>
            <w:gridSpan w:val="4"/>
            <w:shd w:val="clear" w:color="auto" w:fill="auto"/>
          </w:tcPr>
          <w:p w14:paraId="38922930" w14:textId="77777777" w:rsidR="00165A0C" w:rsidRPr="00165A0C" w:rsidRDefault="00165A0C" w:rsidP="00165A0C">
            <w:pPr>
              <w:spacing w:before="120" w:after="120"/>
              <w:rPr>
                <w:rFonts w:cs="Arial"/>
                <w:sz w:val="18"/>
              </w:rPr>
            </w:pPr>
            <w:r w:rsidRPr="00165A0C">
              <w:rPr>
                <w:rFonts w:cs="Arial"/>
                <w:sz w:val="18"/>
              </w:rPr>
              <w:t>1 : Law or Regulation</w:t>
            </w:r>
          </w:p>
          <w:p w14:paraId="5A42E962" w14:textId="77777777" w:rsidR="00165A0C" w:rsidRPr="00165A0C" w:rsidRDefault="00165A0C" w:rsidP="00165A0C">
            <w:pPr>
              <w:spacing w:before="120" w:after="120"/>
              <w:rPr>
                <w:rFonts w:cs="Arial"/>
                <w:sz w:val="18"/>
              </w:rPr>
            </w:pPr>
            <w:r w:rsidRPr="00165A0C">
              <w:rPr>
                <w:rFonts w:cs="Arial"/>
                <w:sz w:val="18"/>
              </w:rPr>
              <w:t>2 : Official Publication</w:t>
            </w:r>
          </w:p>
          <w:p w14:paraId="5400315D" w14:textId="77777777" w:rsidR="00165A0C" w:rsidRPr="00165A0C" w:rsidRDefault="00165A0C" w:rsidP="00165A0C">
            <w:pPr>
              <w:spacing w:before="120" w:after="120"/>
              <w:rPr>
                <w:rFonts w:cs="Arial"/>
                <w:sz w:val="18"/>
              </w:rPr>
            </w:pPr>
            <w:r w:rsidRPr="00165A0C">
              <w:rPr>
                <w:rFonts w:cs="Arial"/>
                <w:sz w:val="18"/>
              </w:rPr>
              <w:t>7 : Mariner Report, Confirmed</w:t>
            </w:r>
          </w:p>
          <w:p w14:paraId="267291AE" w14:textId="77777777" w:rsidR="00165A0C" w:rsidRPr="00165A0C" w:rsidRDefault="00165A0C" w:rsidP="00165A0C">
            <w:pPr>
              <w:spacing w:before="120" w:after="120"/>
              <w:rPr>
                <w:rFonts w:cs="Arial"/>
                <w:sz w:val="18"/>
              </w:rPr>
            </w:pPr>
            <w:r w:rsidRPr="00165A0C">
              <w:rPr>
                <w:rFonts w:cs="Arial"/>
                <w:sz w:val="18"/>
              </w:rPr>
              <w:t>8 : Mariner Report, Not Confirmed</w:t>
            </w:r>
          </w:p>
          <w:p w14:paraId="144B9256" w14:textId="77777777" w:rsidR="00165A0C" w:rsidRPr="00165A0C" w:rsidRDefault="00165A0C" w:rsidP="00165A0C">
            <w:pPr>
              <w:spacing w:before="120" w:after="120"/>
              <w:rPr>
                <w:rFonts w:cs="Arial"/>
                <w:sz w:val="18"/>
              </w:rPr>
            </w:pPr>
            <w:r w:rsidRPr="00165A0C">
              <w:rPr>
                <w:rFonts w:cs="Arial"/>
                <w:sz w:val="18"/>
              </w:rPr>
              <w:t>9 : Industry Publications and Reports</w:t>
            </w:r>
          </w:p>
          <w:p w14:paraId="3239A3B7" w14:textId="77777777" w:rsidR="00165A0C" w:rsidRPr="00165A0C" w:rsidRDefault="00165A0C" w:rsidP="00165A0C">
            <w:pPr>
              <w:spacing w:before="120" w:after="120"/>
              <w:rPr>
                <w:rFonts w:cs="Arial"/>
                <w:sz w:val="18"/>
              </w:rPr>
            </w:pPr>
            <w:r w:rsidRPr="00165A0C">
              <w:rPr>
                <w:rFonts w:cs="Arial"/>
                <w:sz w:val="18"/>
              </w:rPr>
              <w:t>10 : Remotely Sensed Images</w:t>
            </w:r>
          </w:p>
          <w:p w14:paraId="684A7F57" w14:textId="77777777" w:rsidR="00165A0C" w:rsidRPr="00165A0C" w:rsidRDefault="00165A0C" w:rsidP="00165A0C">
            <w:pPr>
              <w:spacing w:before="120" w:after="120"/>
              <w:rPr>
                <w:rFonts w:cs="Arial"/>
                <w:sz w:val="18"/>
              </w:rPr>
            </w:pPr>
            <w:r w:rsidRPr="00165A0C">
              <w:rPr>
                <w:rFonts w:cs="Arial"/>
                <w:sz w:val="18"/>
              </w:rPr>
              <w:lastRenderedPageBreak/>
              <w:t>11 : Photographs</w:t>
            </w:r>
          </w:p>
          <w:p w14:paraId="0D0420F9" w14:textId="77777777" w:rsidR="00165A0C" w:rsidRPr="00165A0C" w:rsidRDefault="00165A0C" w:rsidP="00165A0C">
            <w:pPr>
              <w:spacing w:before="120" w:after="120"/>
              <w:rPr>
                <w:rFonts w:cs="Arial"/>
                <w:sz w:val="18"/>
              </w:rPr>
            </w:pPr>
            <w:r w:rsidRPr="00165A0C">
              <w:rPr>
                <w:rFonts w:cs="Arial"/>
                <w:sz w:val="18"/>
              </w:rPr>
              <w:t>12 : Products Issued by HO Services</w:t>
            </w:r>
          </w:p>
          <w:p w14:paraId="7271A74D" w14:textId="77777777" w:rsidR="00165A0C" w:rsidRPr="00165A0C" w:rsidRDefault="00165A0C" w:rsidP="00165A0C">
            <w:pPr>
              <w:spacing w:before="120" w:after="120"/>
              <w:rPr>
                <w:rFonts w:cs="Arial"/>
                <w:sz w:val="18"/>
              </w:rPr>
            </w:pPr>
            <w:r w:rsidRPr="00165A0C">
              <w:rPr>
                <w:rFonts w:cs="Arial"/>
                <w:sz w:val="18"/>
              </w:rPr>
              <w:t>13 : News Media</w:t>
            </w:r>
          </w:p>
          <w:p w14:paraId="0D2C33AE" w14:textId="77777777" w:rsidR="00165A0C" w:rsidRPr="00165A0C" w:rsidRDefault="00165A0C" w:rsidP="00165A0C">
            <w:pPr>
              <w:spacing w:before="120" w:after="120"/>
              <w:rPr>
                <w:rFonts w:cs="Arial"/>
                <w:sz w:val="18"/>
              </w:rPr>
            </w:pPr>
            <w:r w:rsidRPr="00165A0C">
              <w:rPr>
                <w:rFonts w:cs="Arial"/>
                <w:sz w:val="18"/>
              </w:rPr>
              <w:t>14 : Traffic Data</w:t>
            </w:r>
          </w:p>
        </w:tc>
        <w:tc>
          <w:tcPr>
            <w:tcW w:w="417" w:type="pct"/>
            <w:gridSpan w:val="2"/>
            <w:shd w:val="clear" w:color="auto" w:fill="auto"/>
          </w:tcPr>
          <w:p w14:paraId="73C753AE" w14:textId="77777777" w:rsidR="00165A0C" w:rsidRPr="00165A0C" w:rsidRDefault="00165A0C" w:rsidP="00165A0C">
            <w:pPr>
              <w:spacing w:before="120" w:after="120"/>
              <w:rPr>
                <w:rFonts w:cs="Arial"/>
                <w:sz w:val="18"/>
              </w:rPr>
            </w:pPr>
            <w:r w:rsidRPr="00165A0C">
              <w:rPr>
                <w:rFonts w:cs="Arial"/>
                <w:sz w:val="18"/>
              </w:rPr>
              <w:lastRenderedPageBreak/>
              <w:t>(S) EN</w:t>
            </w:r>
          </w:p>
        </w:tc>
        <w:tc>
          <w:tcPr>
            <w:tcW w:w="834" w:type="pct"/>
            <w:gridSpan w:val="2"/>
            <w:shd w:val="clear" w:color="auto" w:fill="auto"/>
          </w:tcPr>
          <w:p w14:paraId="40E22043"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D50703F" w14:textId="77777777" w:rsidTr="00B131AF">
        <w:tc>
          <w:tcPr>
            <w:tcW w:w="1665" w:type="pct"/>
            <w:gridSpan w:val="4"/>
            <w:shd w:val="clear" w:color="auto" w:fill="auto"/>
          </w:tcPr>
          <w:p w14:paraId="1DB21001" w14:textId="77777777" w:rsidR="00165A0C" w:rsidRPr="00165A0C" w:rsidRDefault="00165A0C" w:rsidP="00165A0C">
            <w:pPr>
              <w:spacing w:before="120" w:after="120"/>
              <w:rPr>
                <w:rFonts w:cs="Arial"/>
                <w:sz w:val="18"/>
              </w:rPr>
            </w:pPr>
            <w:r w:rsidRPr="00165A0C">
              <w:rPr>
                <w:rFonts w:cs="Arial"/>
                <w:sz w:val="18"/>
              </w:rPr>
              <w:t xml:space="preserve">      Reported Date</w:t>
            </w:r>
          </w:p>
        </w:tc>
        <w:tc>
          <w:tcPr>
            <w:tcW w:w="834" w:type="pct"/>
            <w:gridSpan w:val="2"/>
            <w:shd w:val="clear" w:color="auto" w:fill="auto"/>
          </w:tcPr>
          <w:p w14:paraId="531CACAF" w14:textId="77777777" w:rsidR="00165A0C" w:rsidRPr="00165A0C" w:rsidRDefault="00165A0C" w:rsidP="00165A0C">
            <w:pPr>
              <w:spacing w:before="120" w:after="120"/>
              <w:rPr>
                <w:rFonts w:cs="Arial"/>
                <w:sz w:val="18"/>
              </w:rPr>
            </w:pPr>
            <w:r w:rsidRPr="00165A0C">
              <w:rPr>
                <w:rFonts w:cs="Arial"/>
                <w:sz w:val="18"/>
              </w:rPr>
              <w:t>(SORDAT)</w:t>
            </w:r>
          </w:p>
        </w:tc>
        <w:tc>
          <w:tcPr>
            <w:tcW w:w="1250" w:type="pct"/>
            <w:gridSpan w:val="4"/>
            <w:shd w:val="clear" w:color="auto" w:fill="auto"/>
          </w:tcPr>
          <w:p w14:paraId="0E19A9DE" w14:textId="77777777" w:rsidR="00165A0C" w:rsidRPr="00165A0C" w:rsidRDefault="00165A0C" w:rsidP="00165A0C">
            <w:pPr>
              <w:spacing w:before="120" w:after="120"/>
              <w:rPr>
                <w:rFonts w:cs="Arial"/>
                <w:sz w:val="18"/>
              </w:rPr>
            </w:pPr>
          </w:p>
        </w:tc>
        <w:tc>
          <w:tcPr>
            <w:tcW w:w="417" w:type="pct"/>
            <w:gridSpan w:val="2"/>
            <w:shd w:val="clear" w:color="auto" w:fill="auto"/>
          </w:tcPr>
          <w:p w14:paraId="09965988" w14:textId="77777777" w:rsidR="00165A0C" w:rsidRPr="00165A0C" w:rsidRDefault="00165A0C" w:rsidP="00165A0C">
            <w:pPr>
              <w:spacing w:before="120" w:after="120"/>
              <w:rPr>
                <w:rFonts w:cs="Arial"/>
                <w:sz w:val="18"/>
              </w:rPr>
            </w:pPr>
            <w:r w:rsidRPr="00165A0C">
              <w:rPr>
                <w:rFonts w:cs="Arial"/>
                <w:sz w:val="18"/>
              </w:rPr>
              <w:t>(S) TD</w:t>
            </w:r>
          </w:p>
        </w:tc>
        <w:tc>
          <w:tcPr>
            <w:tcW w:w="834" w:type="pct"/>
            <w:gridSpan w:val="2"/>
            <w:shd w:val="clear" w:color="auto" w:fill="auto"/>
          </w:tcPr>
          <w:p w14:paraId="67F56C81"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585291B" w14:textId="77777777" w:rsidTr="00B131AF">
        <w:tc>
          <w:tcPr>
            <w:tcW w:w="1665" w:type="pct"/>
            <w:gridSpan w:val="4"/>
            <w:shd w:val="clear" w:color="auto" w:fill="auto"/>
          </w:tcPr>
          <w:p w14:paraId="21EF037F" w14:textId="77777777" w:rsidR="00165A0C" w:rsidRPr="00165A0C" w:rsidRDefault="00165A0C" w:rsidP="00165A0C">
            <w:pPr>
              <w:spacing w:before="120" w:after="120"/>
              <w:rPr>
                <w:rFonts w:cs="Arial"/>
                <w:sz w:val="18"/>
              </w:rPr>
            </w:pPr>
            <w:r w:rsidRPr="00165A0C">
              <w:rPr>
                <w:rFonts w:cs="Arial"/>
                <w:sz w:val="18"/>
              </w:rPr>
              <w:t>ISPS Level</w:t>
            </w:r>
          </w:p>
        </w:tc>
        <w:tc>
          <w:tcPr>
            <w:tcW w:w="834" w:type="pct"/>
            <w:gridSpan w:val="2"/>
            <w:shd w:val="clear" w:color="auto" w:fill="auto"/>
          </w:tcPr>
          <w:p w14:paraId="6965D41C" w14:textId="77777777" w:rsidR="00165A0C" w:rsidRPr="00165A0C" w:rsidRDefault="00165A0C" w:rsidP="00165A0C">
            <w:pPr>
              <w:spacing w:before="120" w:after="120"/>
              <w:rPr>
                <w:rFonts w:cs="Arial"/>
                <w:sz w:val="18"/>
              </w:rPr>
            </w:pPr>
          </w:p>
        </w:tc>
        <w:tc>
          <w:tcPr>
            <w:tcW w:w="1250" w:type="pct"/>
            <w:gridSpan w:val="4"/>
            <w:shd w:val="clear" w:color="auto" w:fill="auto"/>
          </w:tcPr>
          <w:p w14:paraId="02872020" w14:textId="77777777" w:rsidR="00165A0C" w:rsidRPr="00165A0C" w:rsidRDefault="00165A0C" w:rsidP="00165A0C">
            <w:pPr>
              <w:spacing w:before="120" w:after="120"/>
              <w:rPr>
                <w:rFonts w:cs="Arial"/>
                <w:sz w:val="18"/>
              </w:rPr>
            </w:pPr>
            <w:r w:rsidRPr="00165A0C">
              <w:rPr>
                <w:rFonts w:cs="Arial"/>
                <w:sz w:val="18"/>
              </w:rPr>
              <w:t>1 : ISPS Level 1</w:t>
            </w:r>
          </w:p>
          <w:p w14:paraId="14E818F6" w14:textId="77777777" w:rsidR="00165A0C" w:rsidRPr="00165A0C" w:rsidRDefault="00165A0C" w:rsidP="00165A0C">
            <w:pPr>
              <w:spacing w:before="120" w:after="120"/>
              <w:rPr>
                <w:rFonts w:cs="Arial"/>
                <w:sz w:val="18"/>
              </w:rPr>
            </w:pPr>
            <w:r w:rsidRPr="00165A0C">
              <w:rPr>
                <w:rFonts w:cs="Arial"/>
                <w:sz w:val="18"/>
              </w:rPr>
              <w:t>2 : ISPS Level 2</w:t>
            </w:r>
          </w:p>
          <w:p w14:paraId="271244BA" w14:textId="77777777" w:rsidR="00165A0C" w:rsidRPr="00165A0C" w:rsidRDefault="00165A0C" w:rsidP="00165A0C">
            <w:pPr>
              <w:spacing w:before="120" w:after="120"/>
              <w:rPr>
                <w:rFonts w:cs="Arial"/>
                <w:sz w:val="18"/>
              </w:rPr>
            </w:pPr>
            <w:r w:rsidRPr="00165A0C">
              <w:rPr>
                <w:rFonts w:cs="Arial"/>
                <w:sz w:val="18"/>
              </w:rPr>
              <w:t>3 : ISPS Level 3</w:t>
            </w:r>
          </w:p>
        </w:tc>
        <w:tc>
          <w:tcPr>
            <w:tcW w:w="417" w:type="pct"/>
            <w:gridSpan w:val="2"/>
            <w:shd w:val="clear" w:color="auto" w:fill="auto"/>
          </w:tcPr>
          <w:p w14:paraId="02E35643" w14:textId="77777777" w:rsidR="00165A0C" w:rsidRPr="00165A0C" w:rsidRDefault="00165A0C" w:rsidP="00165A0C">
            <w:pPr>
              <w:spacing w:before="120" w:after="120"/>
              <w:rPr>
                <w:rFonts w:cs="Arial"/>
                <w:sz w:val="18"/>
              </w:rPr>
            </w:pPr>
            <w:r w:rsidRPr="00165A0C">
              <w:rPr>
                <w:rFonts w:cs="Arial"/>
                <w:sz w:val="18"/>
              </w:rPr>
              <w:t>EN</w:t>
            </w:r>
          </w:p>
        </w:tc>
        <w:tc>
          <w:tcPr>
            <w:tcW w:w="834" w:type="pct"/>
            <w:gridSpan w:val="2"/>
            <w:shd w:val="clear" w:color="auto" w:fill="auto"/>
          </w:tcPr>
          <w:p w14:paraId="6670EEC7"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05BE81C" w14:textId="77777777" w:rsidTr="00B131AF">
        <w:tc>
          <w:tcPr>
            <w:tcW w:w="5000" w:type="pct"/>
            <w:gridSpan w:val="14"/>
            <w:shd w:val="clear" w:color="auto" w:fill="auto"/>
          </w:tcPr>
          <w:p w14:paraId="3086AF00" w14:textId="77777777" w:rsidR="00165A0C" w:rsidRPr="00165A0C" w:rsidRDefault="00165A0C" w:rsidP="00165A0C">
            <w:pPr>
              <w:spacing w:before="120" w:after="120"/>
              <w:rPr>
                <w:rFonts w:cs="Arial"/>
              </w:rPr>
            </w:pPr>
            <w:r w:rsidRPr="00165A0C">
              <w:rPr>
                <w:rFonts w:cs="Arial"/>
                <w:u w:val="single"/>
              </w:rPr>
              <w:t>INT 1 Reference:</w:t>
            </w:r>
            <w:r w:rsidRPr="00165A0C">
              <w:t xml:space="preserve"> </w:t>
            </w:r>
            <w:r w:rsidRPr="00165A0C">
              <w:rPr>
                <w:rFonts w:cs="Arial"/>
                <w:u w:val="single"/>
              </w:rPr>
              <w:t>T 1.1-4</w:t>
            </w:r>
          </w:p>
          <w:p w14:paraId="62C98C83" w14:textId="16ABEFEE" w:rsidR="0021293A" w:rsidRDefault="0021293A" w:rsidP="002F72C8">
            <w:pPr>
              <w:pStyle w:val="Heading3"/>
            </w:pPr>
            <w:bookmarkStart w:id="1797" w:name="_Toc120214430"/>
            <w:r>
              <w:t>General</w:t>
            </w:r>
            <w:bookmarkEnd w:id="1797"/>
          </w:p>
          <w:p w14:paraId="6FA1958D" w14:textId="77777777" w:rsidR="00165A0C" w:rsidRPr="00165A0C" w:rsidRDefault="00165A0C" w:rsidP="00165A0C">
            <w:pPr>
              <w:autoSpaceDE w:val="0"/>
              <w:autoSpaceDN w:val="0"/>
              <w:adjustRightInd w:val="0"/>
              <w:rPr>
                <w:rFonts w:cstheme="minorHAnsi"/>
                <w:color w:val="000000"/>
              </w:rPr>
            </w:pPr>
            <w:r w:rsidRPr="00165A0C">
              <w:rPr>
                <w:rFonts w:cstheme="minorHAnsi"/>
                <w:color w:val="000000"/>
              </w:rPr>
              <w:t>For a pilot boarding place, the pilot vessel may either cruise in the area or come out on request. Off some large ports pilots on outgoing ships may be disembarked at a different location. Pilots may board from a helicopter; it is then less important for a ship to reach the exact position of the boarding place but an approximate position should still be encoded. Some pilot stations are used solely for long-distance (deep-sea) pilots. Pilots may be in constant attendance, in regular attendance at certain limited times, or available by previous arrangement only. The primary purpose of encoded pilotage information is to show the position of the facility. Because of the many variations in the service provided, the main source of information on pilotage must be in an associated publication or product.</w:t>
            </w:r>
          </w:p>
          <w:p w14:paraId="24F34606" w14:textId="77777777" w:rsidR="00165A0C" w:rsidRPr="00165A0C" w:rsidRDefault="00165A0C" w:rsidP="00165A0C">
            <w:pPr>
              <w:autoSpaceDE w:val="0"/>
              <w:autoSpaceDN w:val="0"/>
              <w:adjustRightInd w:val="0"/>
              <w:rPr>
                <w:rFonts w:cstheme="minorHAnsi"/>
                <w:color w:val="000000"/>
              </w:rPr>
            </w:pPr>
            <w:r w:rsidRPr="00165A0C">
              <w:rPr>
                <w:rFonts w:cstheme="minorHAnsi"/>
                <w:color w:val="000000"/>
              </w:rPr>
              <w:t xml:space="preserve">If it is required to encode a pilot boarding place, it must be done using the feature </w:t>
            </w:r>
            <w:r w:rsidRPr="00165A0C">
              <w:rPr>
                <w:rFonts w:cstheme="minorHAnsi"/>
                <w:b/>
                <w:bCs/>
                <w:color w:val="000000"/>
              </w:rPr>
              <w:t>Pilot Boarding Place</w:t>
            </w:r>
            <w:r w:rsidRPr="00165A0C">
              <w:rPr>
                <w:rFonts w:cstheme="minorHAnsi"/>
                <w:color w:val="000000"/>
              </w:rPr>
              <w:t>.</w:t>
            </w:r>
          </w:p>
          <w:p w14:paraId="041A102B" w14:textId="4ECD6EF2" w:rsidR="0021293A" w:rsidRPr="002F72C8" w:rsidRDefault="0021293A" w:rsidP="0021293A">
            <w:r>
              <w:t xml:space="preserve">For </w:t>
            </w:r>
            <w:r w:rsidR="007C16A9">
              <w:t>general information about the representation of pilot boarding places on charts, see</w:t>
            </w:r>
            <w:r w:rsidRPr="002F72C8">
              <w:t xml:space="preserve"> S-4 – B-491</w:t>
            </w:r>
            <w:r w:rsidR="007C16A9">
              <w:t xml:space="preserve"> and S-101 DCEG</w:t>
            </w:r>
          </w:p>
          <w:p w14:paraId="23D21B24" w14:textId="77777777" w:rsidR="00165A0C" w:rsidRPr="00165A0C" w:rsidRDefault="00165A0C" w:rsidP="00165A0C">
            <w:pPr>
              <w:spacing w:before="120" w:after="120"/>
              <w:rPr>
                <w:rFonts w:cs="Arial"/>
              </w:rPr>
            </w:pPr>
          </w:p>
          <w:p w14:paraId="4E67E814" w14:textId="77777777" w:rsidR="00165A0C" w:rsidRPr="00165A0C" w:rsidRDefault="00165A0C" w:rsidP="00165A0C">
            <w:pPr>
              <w:spacing w:before="120" w:after="120"/>
              <w:rPr>
                <w:rFonts w:cs="Arial"/>
              </w:rPr>
            </w:pPr>
            <w:r w:rsidRPr="00165A0C">
              <w:rPr>
                <w:rFonts w:cs="Arial"/>
                <w:u w:val="single"/>
              </w:rPr>
              <w:t>Remarks:</w:t>
            </w:r>
          </w:p>
          <w:p w14:paraId="033F235B" w14:textId="47FEC480" w:rsidR="00165A0C" w:rsidRPr="001E04D5" w:rsidRDefault="00165A0C" w:rsidP="00165A0C">
            <w:pPr>
              <w:numPr>
                <w:ilvl w:val="0"/>
                <w:numId w:val="1"/>
              </w:numPr>
              <w:autoSpaceDE w:val="0"/>
              <w:autoSpaceDN w:val="0"/>
              <w:adjustRightInd w:val="0"/>
              <w:rPr>
                <w:ins w:id="1798" w:author="Raphael Malyankar" w:date="2022-10-21T01:30:00Z"/>
                <w:rFonts w:cstheme="minorHAnsi"/>
                <w:color w:val="000000"/>
              </w:rPr>
            </w:pPr>
            <w:r w:rsidRPr="00165A0C">
              <w:rPr>
                <w:rFonts w:cstheme="minorHAnsi"/>
              </w:rPr>
              <w:t xml:space="preserve">If it is required to encode the ship to shore or shore to ship contact information, it must be done using the information class </w:t>
            </w:r>
            <w:r w:rsidRPr="00165A0C">
              <w:rPr>
                <w:rFonts w:cstheme="minorHAnsi"/>
                <w:b/>
                <w:bCs/>
              </w:rPr>
              <w:t xml:space="preserve">Contact Details </w:t>
            </w:r>
            <w:r w:rsidRPr="00165A0C">
              <w:rPr>
                <w:rFonts w:cstheme="minorHAnsi"/>
              </w:rPr>
              <w:t>(see clause</w:t>
            </w:r>
            <w:del w:id="1799" w:author="Raphael Malyankar" w:date="2022-10-21T01:34:00Z">
              <w:r w:rsidRPr="00165A0C" w:rsidDel="001E04D5">
                <w:rPr>
                  <w:rFonts w:cstheme="minorHAnsi"/>
                </w:rPr>
                <w:delText xml:space="preserve"> </w:delText>
              </w:r>
            </w:del>
            <w:ins w:id="1800" w:author="Raphael Malyankar" w:date="2022-10-21T01:34:00Z">
              <w:r w:rsidR="001E04D5">
                <w:rPr>
                  <w:rFonts w:cstheme="minorHAnsi"/>
                </w:rPr>
                <w:t xml:space="preserve"> </w:t>
              </w:r>
              <w:r w:rsidR="001E04D5">
                <w:rPr>
                  <w:rFonts w:cstheme="minorHAnsi"/>
                </w:rPr>
                <w:fldChar w:fldCharType="begin"/>
              </w:r>
              <w:r w:rsidR="001E04D5">
                <w:rPr>
                  <w:rFonts w:cstheme="minorHAnsi"/>
                </w:rPr>
                <w:instrText xml:space="preserve"> REF _Ref113290977 \r \h </w:instrText>
              </w:r>
            </w:ins>
            <w:r w:rsidR="001E04D5">
              <w:rPr>
                <w:rFonts w:cstheme="minorHAnsi"/>
              </w:rPr>
            </w:r>
            <w:r w:rsidR="001E04D5">
              <w:rPr>
                <w:rFonts w:cstheme="minorHAnsi"/>
              </w:rPr>
              <w:fldChar w:fldCharType="separate"/>
            </w:r>
            <w:ins w:id="1801" w:author="Raphael Malyankar" w:date="2022-10-21T01:34:00Z">
              <w:r w:rsidR="001E04D5">
                <w:rPr>
                  <w:rFonts w:cstheme="minorHAnsi"/>
                </w:rPr>
                <w:t>11.4</w:t>
              </w:r>
              <w:r w:rsidR="001E04D5">
                <w:rPr>
                  <w:rFonts w:cstheme="minorHAnsi"/>
                </w:rPr>
                <w:fldChar w:fldCharType="end"/>
              </w:r>
            </w:ins>
            <w:del w:id="1802" w:author="Raphael Malyankar" w:date="2022-10-21T01:34:00Z">
              <w:r w:rsidRPr="00165A0C" w:rsidDel="001E04D5">
                <w:rPr>
                  <w:rFonts w:cstheme="minorHAnsi"/>
                  <w:color w:val="FF0000"/>
                </w:rPr>
                <w:fldChar w:fldCharType="begin"/>
              </w:r>
              <w:r w:rsidRPr="00165A0C" w:rsidDel="001E04D5">
                <w:rPr>
                  <w:rFonts w:cstheme="minorHAnsi"/>
                </w:rPr>
                <w:delInstrText xml:space="preserve"> REF _Ref531048237 \r \h </w:delInstrText>
              </w:r>
              <w:r w:rsidRPr="00165A0C" w:rsidDel="001E04D5">
                <w:rPr>
                  <w:rFonts w:cstheme="minorHAnsi"/>
                  <w:color w:val="FF0000"/>
                </w:rPr>
              </w:r>
              <w:r w:rsidRPr="00165A0C" w:rsidDel="001E04D5">
                <w:rPr>
                  <w:rFonts w:cstheme="minorHAnsi"/>
                  <w:color w:val="FF0000"/>
                </w:rPr>
                <w:fldChar w:fldCharType="separate"/>
              </w:r>
              <w:r w:rsidR="00EE3F7C" w:rsidDel="001E04D5">
                <w:rPr>
                  <w:rFonts w:cstheme="minorHAnsi"/>
                  <w:b/>
                  <w:bCs/>
                  <w:color w:val="FF0000"/>
                  <w:lang w:val="en-US"/>
                </w:rPr>
                <w:delText>Error! Reference source not found.</w:delText>
              </w:r>
              <w:r w:rsidRPr="00165A0C" w:rsidDel="001E04D5">
                <w:rPr>
                  <w:rFonts w:cstheme="minorHAnsi"/>
                  <w:color w:val="FF0000"/>
                </w:rPr>
                <w:fldChar w:fldCharType="end"/>
              </w:r>
            </w:del>
            <w:r w:rsidRPr="00165A0C">
              <w:rPr>
                <w:rFonts w:cstheme="minorHAnsi"/>
              </w:rPr>
              <w:t xml:space="preserve">). The </w:t>
            </w:r>
            <w:r w:rsidRPr="00165A0C">
              <w:rPr>
                <w:rFonts w:cstheme="minorHAnsi"/>
                <w:b/>
                <w:bCs/>
              </w:rPr>
              <w:t xml:space="preserve">Contact Details </w:t>
            </w:r>
            <w:r w:rsidRPr="00165A0C">
              <w:rPr>
                <w:rFonts w:cstheme="minorHAnsi"/>
              </w:rPr>
              <w:t xml:space="preserve">must be associated to the </w:t>
            </w:r>
            <w:r w:rsidRPr="00165A0C">
              <w:rPr>
                <w:rFonts w:cstheme="minorHAnsi"/>
                <w:b/>
                <w:bCs/>
              </w:rPr>
              <w:t xml:space="preserve">Pilot Boarding Place </w:t>
            </w:r>
            <w:r w:rsidRPr="00165A0C">
              <w:rPr>
                <w:rFonts w:cstheme="minorHAnsi"/>
              </w:rPr>
              <w:t xml:space="preserve">feature using the association </w:t>
            </w:r>
            <w:proofErr w:type="spellStart"/>
            <w:r w:rsidRPr="00165A0C">
              <w:rPr>
                <w:rFonts w:cstheme="minorHAnsi"/>
                <w:bCs/>
                <w:i/>
              </w:rPr>
              <w:t>AdditionalInformation</w:t>
            </w:r>
            <w:proofErr w:type="spellEnd"/>
            <w:r w:rsidRPr="00165A0C">
              <w:rPr>
                <w:rFonts w:cstheme="minorHAnsi"/>
              </w:rPr>
              <w:t>.</w:t>
            </w:r>
          </w:p>
          <w:p w14:paraId="45C6329B" w14:textId="37C4443B" w:rsidR="006347B9" w:rsidRPr="006347B9" w:rsidRDefault="006347B9" w:rsidP="006347B9">
            <w:pPr>
              <w:numPr>
                <w:ilvl w:val="0"/>
                <w:numId w:val="1"/>
              </w:numPr>
              <w:autoSpaceDE w:val="0"/>
              <w:autoSpaceDN w:val="0"/>
              <w:adjustRightInd w:val="0"/>
              <w:rPr>
                <w:rFonts w:cstheme="minorHAnsi"/>
                <w:color w:val="000000"/>
              </w:rPr>
            </w:pPr>
            <w:ins w:id="1803" w:author="Raphael Malyankar" w:date="2022-10-21T01:30:00Z">
              <w:r w:rsidRPr="006347B9">
                <w:rPr>
                  <w:rFonts w:cstheme="minorHAnsi"/>
                  <w:color w:val="000000"/>
                </w:rPr>
                <w:t xml:space="preserve">The attribute </w:t>
              </w:r>
              <w:proofErr w:type="spellStart"/>
              <w:r w:rsidRPr="006347B9">
                <w:rPr>
                  <w:rFonts w:cstheme="minorHAnsi"/>
                  <w:i/>
                  <w:iCs/>
                  <w:color w:val="000000"/>
                </w:rPr>
                <w:t>markedBy</w:t>
              </w:r>
              <w:proofErr w:type="spellEnd"/>
              <w:r w:rsidRPr="006347B9">
                <w:rPr>
                  <w:rFonts w:cstheme="minorHAnsi"/>
                  <w:color w:val="000000"/>
                </w:rPr>
                <w:t xml:space="preserve"> should be used to describe aids to navigation used to demarcate the location, for example, by marking a limit line, or one of the boundaries of an area. </w:t>
              </w:r>
            </w:ins>
          </w:p>
          <w:p w14:paraId="283C169A" w14:textId="77777777" w:rsidR="00165A0C" w:rsidRPr="00165A0C" w:rsidRDefault="00165A0C" w:rsidP="00165A0C">
            <w:pPr>
              <w:spacing w:before="120" w:after="120"/>
              <w:rPr>
                <w:rFonts w:cs="Arial"/>
              </w:rPr>
            </w:pPr>
          </w:p>
          <w:p w14:paraId="243BE2CC" w14:textId="77777777" w:rsidR="00165A0C" w:rsidRPr="00165A0C" w:rsidRDefault="00165A0C" w:rsidP="00165A0C">
            <w:pPr>
              <w:spacing w:before="120" w:after="120"/>
              <w:rPr>
                <w:rFonts w:cs="Arial"/>
              </w:rPr>
            </w:pPr>
            <w:r w:rsidRPr="00165A0C">
              <w:rPr>
                <w:rFonts w:cs="Arial"/>
                <w:u w:val="single"/>
              </w:rPr>
              <w:t>Distinction:</w:t>
            </w:r>
          </w:p>
          <w:p w14:paraId="28787637" w14:textId="77777777" w:rsidR="00165A0C" w:rsidRPr="00165A0C" w:rsidRDefault="00165A0C" w:rsidP="00165A0C">
            <w:pPr>
              <w:spacing w:before="120" w:after="120"/>
              <w:rPr>
                <w:rFonts w:cs="Arial"/>
              </w:rPr>
            </w:pPr>
          </w:p>
        </w:tc>
      </w:tr>
      <w:tr w:rsidR="00165A0C" w:rsidRPr="00165A0C" w14:paraId="388DC399" w14:textId="77777777" w:rsidTr="00B131AF">
        <w:tc>
          <w:tcPr>
            <w:tcW w:w="5000" w:type="pct"/>
            <w:gridSpan w:val="14"/>
            <w:shd w:val="clear" w:color="auto" w:fill="auto"/>
          </w:tcPr>
          <w:p w14:paraId="5FDCE6C3" w14:textId="77777777" w:rsidR="00165A0C" w:rsidRPr="00165A0C" w:rsidRDefault="00165A0C" w:rsidP="00165A0C">
            <w:pPr>
              <w:spacing w:before="120" w:after="120"/>
              <w:rPr>
                <w:rFonts w:cs="Arial"/>
                <w:b/>
                <w:u w:val="single"/>
              </w:rPr>
            </w:pPr>
            <w:r w:rsidRPr="00165A0C">
              <w:rPr>
                <w:rFonts w:cs="Arial"/>
                <w:b/>
                <w:u w:val="single"/>
              </w:rPr>
              <w:t>Feature/Information associations</w:t>
            </w:r>
          </w:p>
        </w:tc>
      </w:tr>
      <w:tr w:rsidR="00165A0C" w:rsidRPr="00165A0C" w14:paraId="152288B5" w14:textId="77777777" w:rsidTr="0029350D">
        <w:tc>
          <w:tcPr>
            <w:tcW w:w="619" w:type="pct"/>
            <w:vMerge w:val="restart"/>
            <w:shd w:val="clear" w:color="auto" w:fill="auto"/>
          </w:tcPr>
          <w:p w14:paraId="3195889E" w14:textId="77777777" w:rsidR="00165A0C" w:rsidRPr="00165A0C" w:rsidRDefault="00165A0C" w:rsidP="00165A0C">
            <w:pPr>
              <w:spacing w:before="120" w:after="120"/>
              <w:rPr>
                <w:rFonts w:cs="Arial"/>
                <w:b/>
              </w:rPr>
            </w:pPr>
            <w:r w:rsidRPr="00165A0C">
              <w:rPr>
                <w:rFonts w:cs="Arial"/>
                <w:b/>
              </w:rPr>
              <w:t>Type</w:t>
            </w:r>
          </w:p>
        </w:tc>
        <w:tc>
          <w:tcPr>
            <w:tcW w:w="749" w:type="pct"/>
            <w:gridSpan w:val="2"/>
            <w:vMerge w:val="restart"/>
            <w:shd w:val="clear" w:color="auto" w:fill="auto"/>
          </w:tcPr>
          <w:p w14:paraId="50A6EC8A" w14:textId="77777777" w:rsidR="00165A0C" w:rsidRPr="00165A0C" w:rsidRDefault="00165A0C" w:rsidP="00165A0C">
            <w:pPr>
              <w:spacing w:before="120" w:after="120"/>
              <w:rPr>
                <w:rFonts w:cs="Arial"/>
                <w:b/>
              </w:rPr>
            </w:pPr>
            <w:r w:rsidRPr="00165A0C">
              <w:rPr>
                <w:rFonts w:cs="Arial"/>
                <w:b/>
              </w:rPr>
              <w:t>Association Name</w:t>
            </w:r>
          </w:p>
        </w:tc>
        <w:tc>
          <w:tcPr>
            <w:tcW w:w="3632" w:type="pct"/>
            <w:gridSpan w:val="11"/>
            <w:shd w:val="clear" w:color="auto" w:fill="auto"/>
          </w:tcPr>
          <w:p w14:paraId="2ECD4D7D" w14:textId="77777777" w:rsidR="00165A0C" w:rsidRPr="00165A0C" w:rsidRDefault="00165A0C" w:rsidP="00165A0C">
            <w:pPr>
              <w:spacing w:before="120" w:after="120"/>
              <w:jc w:val="center"/>
              <w:rPr>
                <w:rFonts w:cs="Arial"/>
                <w:b/>
              </w:rPr>
            </w:pPr>
            <w:r w:rsidRPr="00165A0C">
              <w:rPr>
                <w:rFonts w:cs="Arial"/>
                <w:b/>
              </w:rPr>
              <w:t>Association Ends</w:t>
            </w:r>
          </w:p>
        </w:tc>
      </w:tr>
      <w:tr w:rsidR="00E7136E" w:rsidRPr="00165A0C" w14:paraId="447734A2" w14:textId="77777777" w:rsidTr="0029350D">
        <w:tc>
          <w:tcPr>
            <w:tcW w:w="619" w:type="pct"/>
            <w:vMerge/>
            <w:shd w:val="clear" w:color="auto" w:fill="auto"/>
          </w:tcPr>
          <w:p w14:paraId="68E3487D" w14:textId="77777777" w:rsidR="00165A0C" w:rsidRPr="00165A0C" w:rsidRDefault="00165A0C" w:rsidP="00165A0C">
            <w:pPr>
              <w:spacing w:before="120" w:after="120"/>
              <w:rPr>
                <w:rFonts w:cs="Arial"/>
              </w:rPr>
            </w:pPr>
          </w:p>
        </w:tc>
        <w:tc>
          <w:tcPr>
            <w:tcW w:w="749" w:type="pct"/>
            <w:gridSpan w:val="2"/>
            <w:vMerge/>
            <w:shd w:val="clear" w:color="auto" w:fill="auto"/>
          </w:tcPr>
          <w:p w14:paraId="7260E136" w14:textId="77777777" w:rsidR="00165A0C" w:rsidRPr="00165A0C" w:rsidRDefault="00165A0C" w:rsidP="00165A0C">
            <w:pPr>
              <w:spacing w:before="120" w:after="120"/>
              <w:rPr>
                <w:rFonts w:cs="Arial"/>
              </w:rPr>
            </w:pPr>
          </w:p>
        </w:tc>
        <w:tc>
          <w:tcPr>
            <w:tcW w:w="669" w:type="pct"/>
            <w:gridSpan w:val="2"/>
            <w:shd w:val="clear" w:color="auto" w:fill="auto"/>
          </w:tcPr>
          <w:p w14:paraId="09ACD3D9" w14:textId="77777777" w:rsidR="00165A0C" w:rsidRPr="00165A0C" w:rsidRDefault="00165A0C" w:rsidP="00165A0C">
            <w:pPr>
              <w:spacing w:before="120" w:after="120"/>
              <w:rPr>
                <w:rFonts w:cs="Arial"/>
                <w:b/>
              </w:rPr>
            </w:pPr>
            <w:r w:rsidRPr="00165A0C">
              <w:rPr>
                <w:rFonts w:cs="Arial"/>
                <w:b/>
              </w:rPr>
              <w:t>Class</w:t>
            </w:r>
          </w:p>
        </w:tc>
        <w:tc>
          <w:tcPr>
            <w:tcW w:w="695" w:type="pct"/>
            <w:gridSpan w:val="2"/>
            <w:shd w:val="clear" w:color="auto" w:fill="auto"/>
          </w:tcPr>
          <w:p w14:paraId="4647EFCB" w14:textId="77777777" w:rsidR="00165A0C" w:rsidRPr="00165A0C" w:rsidRDefault="00165A0C" w:rsidP="00165A0C">
            <w:pPr>
              <w:spacing w:before="120" w:after="120"/>
              <w:rPr>
                <w:rFonts w:cs="Arial"/>
                <w:b/>
              </w:rPr>
            </w:pPr>
            <w:r w:rsidRPr="00165A0C">
              <w:rPr>
                <w:rFonts w:cs="Arial"/>
                <w:b/>
              </w:rPr>
              <w:t>Role</w:t>
            </w:r>
          </w:p>
        </w:tc>
        <w:tc>
          <w:tcPr>
            <w:tcW w:w="348" w:type="pct"/>
            <w:gridSpan w:val="2"/>
            <w:shd w:val="clear" w:color="auto" w:fill="auto"/>
          </w:tcPr>
          <w:p w14:paraId="50C70EEB" w14:textId="77777777" w:rsidR="00165A0C" w:rsidRPr="00165A0C" w:rsidRDefault="00165A0C" w:rsidP="00165A0C">
            <w:pPr>
              <w:spacing w:before="120" w:after="120"/>
              <w:rPr>
                <w:rFonts w:cs="Arial"/>
                <w:b/>
              </w:rPr>
            </w:pPr>
            <w:proofErr w:type="spellStart"/>
            <w:r w:rsidRPr="00165A0C">
              <w:rPr>
                <w:rFonts w:cs="Arial"/>
                <w:b/>
              </w:rPr>
              <w:t>Mult</w:t>
            </w:r>
            <w:proofErr w:type="spellEnd"/>
          </w:p>
        </w:tc>
        <w:tc>
          <w:tcPr>
            <w:tcW w:w="764" w:type="pct"/>
            <w:gridSpan w:val="2"/>
            <w:shd w:val="clear" w:color="auto" w:fill="auto"/>
          </w:tcPr>
          <w:p w14:paraId="7F9434D8" w14:textId="77777777" w:rsidR="00165A0C" w:rsidRPr="00165A0C" w:rsidRDefault="00165A0C" w:rsidP="00165A0C">
            <w:pPr>
              <w:spacing w:before="120" w:after="120"/>
              <w:rPr>
                <w:rFonts w:cs="Arial"/>
                <w:b/>
              </w:rPr>
            </w:pPr>
            <w:r w:rsidRPr="00165A0C">
              <w:rPr>
                <w:rFonts w:cs="Arial"/>
                <w:b/>
              </w:rPr>
              <w:t>Class</w:t>
            </w:r>
          </w:p>
        </w:tc>
        <w:tc>
          <w:tcPr>
            <w:tcW w:w="808" w:type="pct"/>
            <w:gridSpan w:val="2"/>
            <w:shd w:val="clear" w:color="auto" w:fill="auto"/>
          </w:tcPr>
          <w:p w14:paraId="73BC3CC0" w14:textId="77777777" w:rsidR="00165A0C" w:rsidRPr="00165A0C" w:rsidRDefault="00165A0C" w:rsidP="00165A0C">
            <w:pPr>
              <w:spacing w:before="120" w:after="120"/>
              <w:rPr>
                <w:rFonts w:cs="Arial"/>
                <w:b/>
              </w:rPr>
            </w:pPr>
            <w:r w:rsidRPr="00165A0C">
              <w:rPr>
                <w:rFonts w:cs="Arial"/>
                <w:b/>
              </w:rPr>
              <w:t>Role</w:t>
            </w:r>
          </w:p>
        </w:tc>
        <w:tc>
          <w:tcPr>
            <w:tcW w:w="348" w:type="pct"/>
            <w:shd w:val="clear" w:color="auto" w:fill="auto"/>
          </w:tcPr>
          <w:p w14:paraId="17737C60" w14:textId="77777777" w:rsidR="00165A0C" w:rsidRPr="00165A0C" w:rsidRDefault="00165A0C" w:rsidP="00165A0C">
            <w:pPr>
              <w:spacing w:before="120" w:after="120"/>
              <w:rPr>
                <w:rFonts w:cs="Arial"/>
                <w:b/>
              </w:rPr>
            </w:pPr>
            <w:proofErr w:type="spellStart"/>
            <w:r w:rsidRPr="00165A0C">
              <w:rPr>
                <w:rFonts w:cs="Arial"/>
                <w:b/>
              </w:rPr>
              <w:t>Mult</w:t>
            </w:r>
            <w:proofErr w:type="spellEnd"/>
          </w:p>
        </w:tc>
      </w:tr>
      <w:tr w:rsidR="00E7136E" w:rsidRPr="00165A0C" w14:paraId="30BA19C6" w14:textId="77777777" w:rsidTr="0029350D">
        <w:tc>
          <w:tcPr>
            <w:tcW w:w="619" w:type="pct"/>
            <w:shd w:val="clear" w:color="auto" w:fill="auto"/>
          </w:tcPr>
          <w:p w14:paraId="2C2B08D0" w14:textId="77777777" w:rsidR="00165A0C" w:rsidRPr="00165A0C" w:rsidRDefault="00165A0C" w:rsidP="00165A0C">
            <w:pPr>
              <w:spacing w:before="120" w:after="120"/>
              <w:rPr>
                <w:rFonts w:cs="Arial"/>
                <w:sz w:val="18"/>
              </w:rPr>
            </w:pPr>
            <w:r w:rsidRPr="00165A0C">
              <w:rPr>
                <w:rFonts w:cs="Arial"/>
                <w:sz w:val="18"/>
              </w:rPr>
              <w:lastRenderedPageBreak/>
              <w:t>association</w:t>
            </w:r>
          </w:p>
        </w:tc>
        <w:tc>
          <w:tcPr>
            <w:tcW w:w="749" w:type="pct"/>
            <w:gridSpan w:val="2"/>
            <w:shd w:val="clear" w:color="auto" w:fill="auto"/>
          </w:tcPr>
          <w:p w14:paraId="09FDE4DD" w14:textId="77777777" w:rsidR="00165A0C" w:rsidRPr="00165A0C" w:rsidRDefault="00165A0C" w:rsidP="00165A0C">
            <w:pPr>
              <w:spacing w:before="120" w:after="120"/>
              <w:rPr>
                <w:rFonts w:cs="Arial"/>
                <w:sz w:val="18"/>
              </w:rPr>
            </w:pPr>
            <w:r w:rsidRPr="00165A0C">
              <w:rPr>
                <w:rFonts w:cs="Arial"/>
                <w:sz w:val="18"/>
              </w:rPr>
              <w:t>Location Hours</w:t>
            </w:r>
          </w:p>
        </w:tc>
        <w:tc>
          <w:tcPr>
            <w:tcW w:w="669" w:type="pct"/>
            <w:gridSpan w:val="2"/>
            <w:shd w:val="clear" w:color="auto" w:fill="auto"/>
          </w:tcPr>
          <w:p w14:paraId="6C41A8D5" w14:textId="77777777" w:rsidR="00165A0C" w:rsidRPr="00165A0C" w:rsidRDefault="00165A0C" w:rsidP="00165A0C">
            <w:pPr>
              <w:spacing w:before="120" w:after="120"/>
              <w:rPr>
                <w:rFonts w:cs="Arial"/>
                <w:b/>
                <w:sz w:val="18"/>
              </w:rPr>
            </w:pPr>
          </w:p>
        </w:tc>
        <w:tc>
          <w:tcPr>
            <w:tcW w:w="695" w:type="pct"/>
            <w:gridSpan w:val="2"/>
            <w:shd w:val="clear" w:color="auto" w:fill="auto"/>
          </w:tcPr>
          <w:p w14:paraId="2DF6D636" w14:textId="77777777" w:rsidR="00165A0C" w:rsidRPr="00165A0C" w:rsidRDefault="00165A0C" w:rsidP="00165A0C">
            <w:pPr>
              <w:spacing w:before="120" w:after="120"/>
              <w:rPr>
                <w:rFonts w:cs="Arial"/>
                <w:sz w:val="18"/>
              </w:rPr>
            </w:pPr>
          </w:p>
        </w:tc>
        <w:tc>
          <w:tcPr>
            <w:tcW w:w="348" w:type="pct"/>
            <w:gridSpan w:val="2"/>
            <w:shd w:val="clear" w:color="auto" w:fill="auto"/>
          </w:tcPr>
          <w:p w14:paraId="71849F92" w14:textId="77777777" w:rsidR="00165A0C" w:rsidRPr="00165A0C" w:rsidRDefault="00165A0C" w:rsidP="00165A0C">
            <w:pPr>
              <w:spacing w:before="120" w:after="120"/>
              <w:rPr>
                <w:rFonts w:cs="Arial"/>
                <w:sz w:val="18"/>
              </w:rPr>
            </w:pPr>
          </w:p>
        </w:tc>
        <w:tc>
          <w:tcPr>
            <w:tcW w:w="764" w:type="pct"/>
            <w:gridSpan w:val="2"/>
            <w:shd w:val="clear" w:color="auto" w:fill="auto"/>
          </w:tcPr>
          <w:p w14:paraId="07EA8899" w14:textId="77777777" w:rsidR="00165A0C" w:rsidRPr="00165A0C" w:rsidRDefault="00165A0C" w:rsidP="00165A0C">
            <w:pPr>
              <w:spacing w:before="120" w:after="120"/>
              <w:rPr>
                <w:rFonts w:cs="Arial"/>
                <w:b/>
                <w:sz w:val="18"/>
              </w:rPr>
            </w:pPr>
            <w:proofErr w:type="spellStart"/>
            <w:r w:rsidRPr="00165A0C">
              <w:rPr>
                <w:rFonts w:cs="Arial"/>
                <w:b/>
                <w:sz w:val="18"/>
              </w:rPr>
              <w:t>ServiceHours</w:t>
            </w:r>
            <w:proofErr w:type="spellEnd"/>
          </w:p>
        </w:tc>
        <w:tc>
          <w:tcPr>
            <w:tcW w:w="808" w:type="pct"/>
            <w:gridSpan w:val="2"/>
            <w:shd w:val="clear" w:color="auto" w:fill="auto"/>
          </w:tcPr>
          <w:p w14:paraId="4B870011" w14:textId="77777777" w:rsidR="00165A0C" w:rsidRPr="00165A0C" w:rsidRDefault="00165A0C" w:rsidP="00165A0C">
            <w:pPr>
              <w:spacing w:before="120" w:after="120"/>
              <w:rPr>
                <w:rFonts w:cs="Arial"/>
                <w:sz w:val="18"/>
              </w:rPr>
            </w:pPr>
            <w:proofErr w:type="spellStart"/>
            <w:r w:rsidRPr="00165A0C">
              <w:rPr>
                <w:rFonts w:cs="Arial"/>
                <w:sz w:val="18"/>
              </w:rPr>
              <w:t>location_srvHrs</w:t>
            </w:r>
            <w:proofErr w:type="spellEnd"/>
          </w:p>
        </w:tc>
        <w:tc>
          <w:tcPr>
            <w:tcW w:w="348" w:type="pct"/>
            <w:shd w:val="clear" w:color="auto" w:fill="auto"/>
          </w:tcPr>
          <w:p w14:paraId="151A65A5" w14:textId="77777777" w:rsidR="00165A0C" w:rsidRPr="00165A0C" w:rsidRDefault="00165A0C" w:rsidP="00165A0C">
            <w:pPr>
              <w:spacing w:before="120" w:after="120"/>
              <w:rPr>
                <w:rFonts w:cs="Arial"/>
              </w:rPr>
            </w:pPr>
            <w:r w:rsidRPr="00165A0C">
              <w:rPr>
                <w:rFonts w:cs="Arial"/>
              </w:rPr>
              <w:t>0, 1</w:t>
            </w:r>
          </w:p>
        </w:tc>
      </w:tr>
      <w:tr w:rsidR="00E7136E" w:rsidRPr="00165A0C" w14:paraId="646E1F80" w14:textId="77777777" w:rsidTr="0029350D">
        <w:trPr>
          <w:ins w:id="1804" w:author="Raphael Malyankar" w:date="2022-11-22T23:47:00Z"/>
        </w:trPr>
        <w:tc>
          <w:tcPr>
            <w:tcW w:w="619" w:type="pct"/>
            <w:shd w:val="clear" w:color="auto" w:fill="auto"/>
          </w:tcPr>
          <w:p w14:paraId="21D57583" w14:textId="14712071" w:rsidR="00E7136E" w:rsidRPr="00165A0C" w:rsidRDefault="00E7136E" w:rsidP="00165A0C">
            <w:pPr>
              <w:spacing w:before="120" w:after="120"/>
              <w:rPr>
                <w:ins w:id="1805" w:author="Raphael Malyankar" w:date="2022-11-22T23:47:00Z"/>
                <w:rFonts w:cs="Arial"/>
                <w:sz w:val="18"/>
              </w:rPr>
            </w:pPr>
            <w:ins w:id="1806" w:author="Raphael Malyankar" w:date="2022-11-22T23:47:00Z">
              <w:r>
                <w:rPr>
                  <w:rFonts w:cs="Arial"/>
                  <w:sz w:val="18"/>
                </w:rPr>
                <w:t>aggregation</w:t>
              </w:r>
            </w:ins>
          </w:p>
        </w:tc>
        <w:tc>
          <w:tcPr>
            <w:tcW w:w="749" w:type="pct"/>
            <w:gridSpan w:val="2"/>
            <w:shd w:val="clear" w:color="auto" w:fill="auto"/>
          </w:tcPr>
          <w:p w14:paraId="1509F397" w14:textId="591C83EC" w:rsidR="00E7136E" w:rsidRPr="00165A0C" w:rsidRDefault="00E7136E" w:rsidP="00165A0C">
            <w:pPr>
              <w:spacing w:before="120" w:after="120"/>
              <w:rPr>
                <w:ins w:id="1807" w:author="Raphael Malyankar" w:date="2022-11-22T23:47:00Z"/>
                <w:rFonts w:cs="Arial"/>
                <w:sz w:val="18"/>
              </w:rPr>
            </w:pPr>
            <w:ins w:id="1808" w:author="Raphael Malyankar" w:date="2022-11-22T23:47:00Z">
              <w:r>
                <w:rPr>
                  <w:rFonts w:cs="Arial"/>
                  <w:sz w:val="18"/>
                </w:rPr>
                <w:t>Layout Division</w:t>
              </w:r>
            </w:ins>
          </w:p>
        </w:tc>
        <w:tc>
          <w:tcPr>
            <w:tcW w:w="669" w:type="pct"/>
            <w:gridSpan w:val="2"/>
            <w:shd w:val="clear" w:color="auto" w:fill="auto"/>
          </w:tcPr>
          <w:p w14:paraId="39D2A8E5" w14:textId="02B856A5" w:rsidR="00E7136E" w:rsidRPr="00165A0C" w:rsidRDefault="00E7136E" w:rsidP="00165A0C">
            <w:pPr>
              <w:spacing w:before="120" w:after="120"/>
              <w:rPr>
                <w:ins w:id="1809" w:author="Raphael Malyankar" w:date="2022-11-22T23:47:00Z"/>
                <w:rFonts w:cs="Arial"/>
                <w:b/>
                <w:sz w:val="18"/>
              </w:rPr>
            </w:pPr>
            <w:proofErr w:type="spellStart"/>
            <w:ins w:id="1810" w:author="Raphael Malyankar" w:date="2022-11-22T23:47:00Z">
              <w:r>
                <w:rPr>
                  <w:rFonts w:cs="Arial"/>
                  <w:b/>
                  <w:sz w:val="18"/>
                </w:rPr>
                <w:t>PilotBoardingPlace</w:t>
              </w:r>
              <w:proofErr w:type="spellEnd"/>
            </w:ins>
          </w:p>
        </w:tc>
        <w:tc>
          <w:tcPr>
            <w:tcW w:w="695" w:type="pct"/>
            <w:gridSpan w:val="2"/>
            <w:shd w:val="clear" w:color="auto" w:fill="auto"/>
          </w:tcPr>
          <w:p w14:paraId="61A62624" w14:textId="604A7AC5" w:rsidR="00E7136E" w:rsidRPr="00165A0C" w:rsidRDefault="00E7136E" w:rsidP="00165A0C">
            <w:pPr>
              <w:spacing w:before="120" w:after="120"/>
              <w:rPr>
                <w:ins w:id="1811" w:author="Raphael Malyankar" w:date="2022-11-22T23:47:00Z"/>
                <w:rFonts w:cs="Arial"/>
                <w:sz w:val="18"/>
              </w:rPr>
            </w:pPr>
            <w:proofErr w:type="spellStart"/>
            <w:ins w:id="1812" w:author="Raphael Malyankar" w:date="2022-11-22T23:47:00Z">
              <w:r>
                <w:rPr>
                  <w:rFonts w:cs="Arial"/>
                  <w:sz w:val="18"/>
                </w:rPr>
                <w:t>layou</w:t>
              </w:r>
            </w:ins>
            <w:ins w:id="1813" w:author="Raphael Malyankar" w:date="2022-11-22T23:48:00Z">
              <w:r>
                <w:rPr>
                  <w:rFonts w:cs="Arial"/>
                  <w:sz w:val="18"/>
                </w:rPr>
                <w:t>tUnit</w:t>
              </w:r>
            </w:ins>
            <w:proofErr w:type="spellEnd"/>
          </w:p>
        </w:tc>
        <w:tc>
          <w:tcPr>
            <w:tcW w:w="348" w:type="pct"/>
            <w:gridSpan w:val="2"/>
            <w:shd w:val="clear" w:color="auto" w:fill="auto"/>
          </w:tcPr>
          <w:p w14:paraId="3E1221D3" w14:textId="6F39F07E" w:rsidR="00E7136E" w:rsidRPr="00165A0C" w:rsidRDefault="00E7136E" w:rsidP="00165A0C">
            <w:pPr>
              <w:spacing w:before="120" w:after="120"/>
              <w:rPr>
                <w:ins w:id="1814" w:author="Raphael Malyankar" w:date="2022-11-22T23:47:00Z"/>
                <w:rFonts w:cs="Arial"/>
                <w:sz w:val="18"/>
              </w:rPr>
            </w:pPr>
            <w:ins w:id="1815" w:author="Raphael Malyankar" w:date="2022-11-22T23:48:00Z">
              <w:r>
                <w:rPr>
                  <w:rFonts w:cs="Arial"/>
                  <w:sz w:val="18"/>
                </w:rPr>
                <w:t>0,*</w:t>
              </w:r>
            </w:ins>
          </w:p>
        </w:tc>
        <w:tc>
          <w:tcPr>
            <w:tcW w:w="764" w:type="pct"/>
            <w:gridSpan w:val="2"/>
            <w:shd w:val="clear" w:color="auto" w:fill="auto"/>
          </w:tcPr>
          <w:p w14:paraId="58A860F6" w14:textId="1F18CDFD" w:rsidR="00E7136E" w:rsidRPr="00165A0C" w:rsidRDefault="00E7136E" w:rsidP="00165A0C">
            <w:pPr>
              <w:spacing w:before="120" w:after="120"/>
              <w:rPr>
                <w:ins w:id="1816" w:author="Raphael Malyankar" w:date="2022-11-22T23:47:00Z"/>
                <w:rFonts w:cs="Arial"/>
                <w:b/>
                <w:sz w:val="18"/>
              </w:rPr>
            </w:pPr>
            <w:proofErr w:type="spellStart"/>
            <w:ins w:id="1817" w:author="Raphael Malyankar" w:date="2022-11-22T23:48:00Z">
              <w:r>
                <w:rPr>
                  <w:rFonts w:cs="Arial"/>
                  <w:b/>
                  <w:sz w:val="18"/>
                </w:rPr>
                <w:t>HarbourAreaSection</w:t>
              </w:r>
            </w:ins>
            <w:proofErr w:type="spellEnd"/>
          </w:p>
        </w:tc>
        <w:tc>
          <w:tcPr>
            <w:tcW w:w="808" w:type="pct"/>
            <w:gridSpan w:val="2"/>
            <w:shd w:val="clear" w:color="auto" w:fill="auto"/>
          </w:tcPr>
          <w:p w14:paraId="4E9C97E1" w14:textId="544A97CF" w:rsidR="00E7136E" w:rsidRPr="00165A0C" w:rsidRDefault="00E7136E" w:rsidP="00165A0C">
            <w:pPr>
              <w:spacing w:before="120" w:after="120"/>
              <w:rPr>
                <w:ins w:id="1818" w:author="Raphael Malyankar" w:date="2022-11-22T23:47:00Z"/>
                <w:rFonts w:cs="Arial"/>
                <w:sz w:val="18"/>
              </w:rPr>
            </w:pPr>
            <w:proofErr w:type="spellStart"/>
            <w:ins w:id="1819" w:author="Raphael Malyankar" w:date="2022-11-22T23:48:00Z">
              <w:r>
                <w:rPr>
                  <w:rFonts w:cs="Arial"/>
                  <w:sz w:val="18"/>
                </w:rPr>
                <w:t>componentOf</w:t>
              </w:r>
            </w:ins>
            <w:proofErr w:type="spellEnd"/>
          </w:p>
        </w:tc>
        <w:tc>
          <w:tcPr>
            <w:tcW w:w="348" w:type="pct"/>
            <w:shd w:val="clear" w:color="auto" w:fill="auto"/>
          </w:tcPr>
          <w:p w14:paraId="687B7CC2" w14:textId="34F44682" w:rsidR="00E7136E" w:rsidRPr="00165A0C" w:rsidRDefault="00E7136E" w:rsidP="00165A0C">
            <w:pPr>
              <w:spacing w:before="120" w:after="120"/>
              <w:rPr>
                <w:ins w:id="1820" w:author="Raphael Malyankar" w:date="2022-11-22T23:47:00Z"/>
                <w:rFonts w:cs="Arial"/>
              </w:rPr>
            </w:pPr>
            <w:ins w:id="1821" w:author="Raphael Malyankar" w:date="2022-11-22T23:48:00Z">
              <w:r>
                <w:rPr>
                  <w:rFonts w:cs="Arial"/>
                </w:rPr>
                <w:t>1,1</w:t>
              </w:r>
            </w:ins>
          </w:p>
        </w:tc>
      </w:tr>
    </w:tbl>
    <w:p w14:paraId="6E7B888F" w14:textId="77777777" w:rsidR="00165A0C" w:rsidRPr="00165A0C" w:rsidRDefault="00165A0C" w:rsidP="00165A0C">
      <w:pPr>
        <w:spacing w:before="240"/>
        <w:rPr>
          <w:b/>
        </w:rPr>
      </w:pPr>
    </w:p>
    <w:p w14:paraId="1432C8AB" w14:textId="77777777" w:rsidR="00165A0C" w:rsidRPr="00165A0C" w:rsidRDefault="00165A0C" w:rsidP="00165A0C">
      <w:pPr>
        <w:rPr>
          <w:b/>
        </w:rPr>
      </w:pPr>
      <w:r w:rsidRPr="00165A0C">
        <w:rPr>
          <w:b/>
        </w:rPr>
        <w:br w:type="page"/>
      </w:r>
    </w:p>
    <w:p w14:paraId="7B48FF31" w14:textId="77777777" w:rsidR="00165A0C" w:rsidRPr="00165A0C" w:rsidRDefault="00165A0C" w:rsidP="00716062">
      <w:pPr>
        <w:pStyle w:val="Heading2"/>
      </w:pPr>
      <w:bookmarkStart w:id="1822" w:name="_Ref113290579"/>
      <w:bookmarkStart w:id="1823" w:name="_Toc120214431"/>
      <w:r w:rsidRPr="00165A0C">
        <w:lastRenderedPageBreak/>
        <w:t>Seaplane Landing Area</w:t>
      </w:r>
      <w:bookmarkEnd w:id="1822"/>
      <w:bookmarkEnd w:id="18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7"/>
        <w:gridCol w:w="971"/>
        <w:gridCol w:w="214"/>
        <w:gridCol w:w="808"/>
        <w:gridCol w:w="999"/>
        <w:gridCol w:w="595"/>
        <w:gridCol w:w="318"/>
        <w:gridCol w:w="311"/>
        <w:gridCol w:w="282"/>
        <w:gridCol w:w="1453"/>
        <w:gridCol w:w="239"/>
        <w:gridCol w:w="517"/>
        <w:gridCol w:w="756"/>
        <w:gridCol w:w="556"/>
      </w:tblGrid>
      <w:tr w:rsidR="00165A0C" w:rsidRPr="00165A0C" w14:paraId="653CE7E7" w14:textId="77777777" w:rsidTr="00B131AF">
        <w:tc>
          <w:tcPr>
            <w:tcW w:w="5000" w:type="pct"/>
            <w:gridSpan w:val="14"/>
            <w:shd w:val="clear" w:color="auto" w:fill="auto"/>
          </w:tcPr>
          <w:p w14:paraId="3A72E80C" w14:textId="77777777" w:rsidR="00165A0C" w:rsidRPr="00165A0C" w:rsidRDefault="00165A0C" w:rsidP="00165A0C">
            <w:pPr>
              <w:spacing w:before="120" w:after="120"/>
              <w:rPr>
                <w:rFonts w:cs="Arial"/>
              </w:rPr>
            </w:pPr>
            <w:r w:rsidRPr="00165A0C">
              <w:rPr>
                <w:rFonts w:cs="Arial"/>
                <w:u w:val="single"/>
              </w:rPr>
              <w:t>IHO Definition:</w:t>
            </w:r>
            <w:r w:rsidRPr="00165A0C">
              <w:rPr>
                <w:rFonts w:cs="Arial"/>
              </w:rPr>
              <w:t xml:space="preserve"> A designated portion of water for the landing and take-off of seaplanes.</w:t>
            </w:r>
          </w:p>
        </w:tc>
      </w:tr>
      <w:tr w:rsidR="00165A0C" w:rsidRPr="00165A0C" w14:paraId="56797B1A" w14:textId="77777777" w:rsidTr="00B131AF">
        <w:tc>
          <w:tcPr>
            <w:tcW w:w="5000" w:type="pct"/>
            <w:gridSpan w:val="14"/>
            <w:shd w:val="clear" w:color="auto" w:fill="auto"/>
          </w:tcPr>
          <w:p w14:paraId="6C99770F" w14:textId="77777777" w:rsidR="00165A0C" w:rsidRPr="00165A0C" w:rsidRDefault="00165A0C" w:rsidP="00165A0C">
            <w:pPr>
              <w:spacing w:before="120" w:after="120"/>
              <w:rPr>
                <w:rFonts w:cs="Arial"/>
                <w:b/>
              </w:rPr>
            </w:pPr>
            <w:r w:rsidRPr="00165A0C">
              <w:rPr>
                <w:rFonts w:cs="Arial"/>
                <w:b/>
                <w:u w:val="single"/>
              </w:rPr>
              <w:t>S-10x Geo Feature:</w:t>
            </w:r>
            <w:r w:rsidRPr="00165A0C">
              <w:rPr>
                <w:rFonts w:cs="Arial"/>
                <w:b/>
              </w:rPr>
              <w:t xml:space="preserve"> Seaplane Landing Area (SPLARE)</w:t>
            </w:r>
          </w:p>
        </w:tc>
      </w:tr>
      <w:tr w:rsidR="00165A0C" w:rsidRPr="00165A0C" w14:paraId="46058036" w14:textId="77777777" w:rsidTr="00B131AF">
        <w:tc>
          <w:tcPr>
            <w:tcW w:w="5000" w:type="pct"/>
            <w:gridSpan w:val="14"/>
            <w:shd w:val="clear" w:color="auto" w:fill="auto"/>
          </w:tcPr>
          <w:p w14:paraId="0D7469A4" w14:textId="0F2E8DFC" w:rsidR="00165A0C" w:rsidRPr="00165A0C" w:rsidRDefault="00165A0C" w:rsidP="00165A0C">
            <w:pPr>
              <w:spacing w:before="120" w:after="120"/>
              <w:rPr>
                <w:rFonts w:cs="Arial"/>
                <w:b/>
              </w:rPr>
            </w:pPr>
            <w:r w:rsidRPr="00165A0C">
              <w:rPr>
                <w:rFonts w:cs="Arial"/>
                <w:b/>
                <w:u w:val="single"/>
              </w:rPr>
              <w:t>Super Type:</w:t>
            </w:r>
            <w:r w:rsidRPr="00165A0C">
              <w:rPr>
                <w:rFonts w:cs="Arial"/>
                <w:b/>
              </w:rPr>
              <w:t xml:space="preserve"> Layout</w:t>
            </w:r>
            <w:r w:rsidR="000E0AAE">
              <w:rPr>
                <w:rFonts w:cs="Arial"/>
                <w:b/>
              </w:rPr>
              <w:t xml:space="preserve"> (</w:t>
            </w:r>
            <w:r w:rsidR="000E0AAE">
              <w:rPr>
                <w:rFonts w:cs="Arial"/>
                <w:b/>
              </w:rPr>
              <w:fldChar w:fldCharType="begin"/>
            </w:r>
            <w:r w:rsidR="000E0AAE">
              <w:rPr>
                <w:rFonts w:cs="Arial"/>
                <w:b/>
              </w:rPr>
              <w:instrText xml:space="preserve"> REF _Ref113290633 \r \h </w:instrText>
            </w:r>
            <w:r w:rsidR="000E0AAE">
              <w:rPr>
                <w:rFonts w:cs="Arial"/>
                <w:b/>
              </w:rPr>
            </w:r>
            <w:r w:rsidR="000E0AAE">
              <w:rPr>
                <w:rFonts w:cs="Arial"/>
                <w:b/>
              </w:rPr>
              <w:fldChar w:fldCharType="separate"/>
            </w:r>
            <w:r w:rsidR="00EE3F7C">
              <w:rPr>
                <w:rFonts w:cs="Arial"/>
                <w:b/>
              </w:rPr>
              <w:t>5.6</w:t>
            </w:r>
            <w:r w:rsidR="000E0AAE">
              <w:rPr>
                <w:rFonts w:cs="Arial"/>
                <w:b/>
              </w:rPr>
              <w:fldChar w:fldCharType="end"/>
            </w:r>
            <w:r w:rsidR="000E0AAE">
              <w:rPr>
                <w:rFonts w:cs="Arial"/>
                <w:b/>
              </w:rPr>
              <w:t>)</w:t>
            </w:r>
          </w:p>
        </w:tc>
      </w:tr>
      <w:tr w:rsidR="00165A0C" w:rsidRPr="00165A0C" w14:paraId="154BFE75" w14:textId="77777777" w:rsidTr="00B131AF">
        <w:tc>
          <w:tcPr>
            <w:tcW w:w="5000" w:type="pct"/>
            <w:gridSpan w:val="14"/>
            <w:shd w:val="clear" w:color="auto" w:fill="auto"/>
          </w:tcPr>
          <w:p w14:paraId="5C1463F8" w14:textId="77777777" w:rsidR="00165A0C" w:rsidRPr="00165A0C" w:rsidRDefault="00165A0C" w:rsidP="00165A0C">
            <w:pPr>
              <w:spacing w:before="120" w:after="120"/>
              <w:rPr>
                <w:rFonts w:cs="Arial"/>
                <w:b/>
              </w:rPr>
            </w:pPr>
            <w:r w:rsidRPr="00165A0C">
              <w:rPr>
                <w:rFonts w:cs="Arial"/>
                <w:b/>
                <w:u w:val="single"/>
              </w:rPr>
              <w:t>Primitives:</w:t>
            </w:r>
            <w:r w:rsidRPr="00165A0C">
              <w:rPr>
                <w:rFonts w:cs="Arial"/>
                <w:b/>
              </w:rPr>
              <w:t xml:space="preserve"> surface, point</w:t>
            </w:r>
          </w:p>
        </w:tc>
      </w:tr>
      <w:tr w:rsidR="00165A0C" w:rsidRPr="00165A0C" w14:paraId="11FC4366" w14:textId="77777777" w:rsidTr="00E7136E">
        <w:tc>
          <w:tcPr>
            <w:tcW w:w="1249" w:type="pct"/>
            <w:gridSpan w:val="2"/>
            <w:shd w:val="clear" w:color="auto" w:fill="auto"/>
          </w:tcPr>
          <w:p w14:paraId="1F6D8E6C" w14:textId="77777777" w:rsidR="00165A0C" w:rsidRPr="00165A0C" w:rsidRDefault="00165A0C" w:rsidP="00165A0C">
            <w:pPr>
              <w:spacing w:before="120"/>
              <w:rPr>
                <w:rFonts w:cs="Arial"/>
                <w:i/>
                <w:color w:val="0000FF"/>
                <w:sz w:val="18"/>
              </w:rPr>
            </w:pPr>
            <w:r w:rsidRPr="00165A0C">
              <w:rPr>
                <w:rFonts w:cs="Arial"/>
                <w:i/>
                <w:color w:val="0000FF"/>
                <w:sz w:val="18"/>
              </w:rPr>
              <w:t>Real World</w:t>
            </w:r>
          </w:p>
          <w:p w14:paraId="48FD7663" w14:textId="77777777" w:rsidR="00165A0C" w:rsidRPr="00165A0C" w:rsidRDefault="00165A0C" w:rsidP="00165A0C">
            <w:pPr>
              <w:spacing w:before="120"/>
              <w:rPr>
                <w:rFonts w:cs="Arial"/>
                <w:i/>
                <w:color w:val="0000FF"/>
                <w:sz w:val="18"/>
              </w:rPr>
            </w:pPr>
          </w:p>
        </w:tc>
        <w:tc>
          <w:tcPr>
            <w:tcW w:w="1665" w:type="pct"/>
            <w:gridSpan w:val="6"/>
            <w:shd w:val="clear" w:color="auto" w:fill="auto"/>
          </w:tcPr>
          <w:p w14:paraId="3EB393CC" w14:textId="77777777" w:rsidR="00165A0C" w:rsidRPr="00165A0C" w:rsidRDefault="00165A0C" w:rsidP="00165A0C">
            <w:pPr>
              <w:spacing w:before="120"/>
              <w:rPr>
                <w:rFonts w:cs="Arial"/>
                <w:i/>
                <w:color w:val="0000FF"/>
                <w:sz w:val="18"/>
              </w:rPr>
            </w:pPr>
            <w:r w:rsidRPr="00165A0C">
              <w:rPr>
                <w:rFonts w:cs="Arial"/>
                <w:i/>
                <w:color w:val="0000FF"/>
                <w:sz w:val="18"/>
              </w:rPr>
              <w:t>Paper Chart Symbol</w:t>
            </w:r>
          </w:p>
          <w:p w14:paraId="0A39DF2A" w14:textId="77777777" w:rsidR="00165A0C" w:rsidRPr="00165A0C" w:rsidRDefault="00165A0C" w:rsidP="00165A0C">
            <w:pPr>
              <w:spacing w:before="120"/>
              <w:rPr>
                <w:rFonts w:cs="Arial"/>
                <w:i/>
                <w:color w:val="0000FF"/>
                <w:sz w:val="18"/>
              </w:rPr>
            </w:pPr>
          </w:p>
        </w:tc>
        <w:tc>
          <w:tcPr>
            <w:tcW w:w="2086" w:type="pct"/>
            <w:gridSpan w:val="6"/>
            <w:shd w:val="clear" w:color="auto" w:fill="auto"/>
          </w:tcPr>
          <w:p w14:paraId="693310DE" w14:textId="77777777" w:rsidR="00165A0C" w:rsidRPr="00165A0C" w:rsidRDefault="00165A0C" w:rsidP="00165A0C">
            <w:pPr>
              <w:spacing w:before="120"/>
              <w:rPr>
                <w:rFonts w:cs="Arial"/>
                <w:i/>
                <w:color w:val="0000FF"/>
                <w:sz w:val="18"/>
              </w:rPr>
            </w:pPr>
            <w:r w:rsidRPr="00165A0C">
              <w:rPr>
                <w:rFonts w:cs="Arial"/>
                <w:i/>
                <w:color w:val="0000FF"/>
                <w:sz w:val="18"/>
              </w:rPr>
              <w:t>ECDIS Symbol</w:t>
            </w:r>
          </w:p>
          <w:p w14:paraId="671B00D8" w14:textId="77777777" w:rsidR="00165A0C" w:rsidRPr="00165A0C" w:rsidRDefault="00165A0C" w:rsidP="00165A0C">
            <w:pPr>
              <w:spacing w:before="120"/>
              <w:rPr>
                <w:rFonts w:cs="Arial"/>
                <w:i/>
                <w:color w:val="0000FF"/>
                <w:sz w:val="18"/>
              </w:rPr>
            </w:pPr>
          </w:p>
        </w:tc>
      </w:tr>
      <w:tr w:rsidR="00E7136E" w:rsidRPr="00165A0C" w14:paraId="383ECED2" w14:textId="77777777" w:rsidTr="00E7136E">
        <w:tc>
          <w:tcPr>
            <w:tcW w:w="1665" w:type="pct"/>
            <w:gridSpan w:val="4"/>
            <w:shd w:val="clear" w:color="auto" w:fill="auto"/>
          </w:tcPr>
          <w:p w14:paraId="15B26D3C" w14:textId="77777777" w:rsidR="00165A0C" w:rsidRPr="00165A0C" w:rsidRDefault="00165A0C" w:rsidP="00165A0C">
            <w:pPr>
              <w:spacing w:before="120" w:after="120"/>
              <w:rPr>
                <w:rFonts w:cs="Arial"/>
                <w:b/>
              </w:rPr>
            </w:pPr>
            <w:r w:rsidRPr="00165A0C">
              <w:rPr>
                <w:rFonts w:cs="Arial"/>
                <w:b/>
              </w:rPr>
              <w:t>S-10x Attribute</w:t>
            </w:r>
          </w:p>
        </w:tc>
        <w:tc>
          <w:tcPr>
            <w:tcW w:w="833" w:type="pct"/>
            <w:gridSpan w:val="2"/>
            <w:shd w:val="clear" w:color="auto" w:fill="auto"/>
          </w:tcPr>
          <w:p w14:paraId="79154DB7" w14:textId="77777777" w:rsidR="00165A0C" w:rsidRPr="00165A0C" w:rsidRDefault="00165A0C" w:rsidP="00165A0C">
            <w:pPr>
              <w:spacing w:before="120" w:after="120"/>
              <w:rPr>
                <w:rFonts w:cs="Arial"/>
                <w:b/>
              </w:rPr>
            </w:pPr>
            <w:r w:rsidRPr="00165A0C">
              <w:rPr>
                <w:rFonts w:cs="Arial"/>
                <w:b/>
              </w:rPr>
              <w:t>S-57  Acronym</w:t>
            </w:r>
          </w:p>
        </w:tc>
        <w:tc>
          <w:tcPr>
            <w:tcW w:w="1249" w:type="pct"/>
            <w:gridSpan w:val="4"/>
            <w:shd w:val="clear" w:color="auto" w:fill="auto"/>
          </w:tcPr>
          <w:p w14:paraId="41536B27" w14:textId="77777777" w:rsidR="00165A0C" w:rsidRPr="00165A0C" w:rsidRDefault="00165A0C" w:rsidP="00165A0C">
            <w:pPr>
              <w:spacing w:before="120" w:after="120"/>
              <w:rPr>
                <w:rFonts w:cs="Arial"/>
                <w:b/>
              </w:rPr>
            </w:pPr>
            <w:r w:rsidRPr="00165A0C">
              <w:rPr>
                <w:rFonts w:cs="Arial"/>
                <w:b/>
              </w:rPr>
              <w:t>Allowable Encoding Value</w:t>
            </w:r>
          </w:p>
        </w:tc>
        <w:tc>
          <w:tcPr>
            <w:tcW w:w="418" w:type="pct"/>
            <w:gridSpan w:val="2"/>
            <w:shd w:val="clear" w:color="auto" w:fill="auto"/>
          </w:tcPr>
          <w:p w14:paraId="384292CE" w14:textId="77777777" w:rsidR="00165A0C" w:rsidRPr="00165A0C" w:rsidRDefault="00165A0C" w:rsidP="00165A0C">
            <w:pPr>
              <w:spacing w:before="120" w:after="120"/>
              <w:rPr>
                <w:rFonts w:cs="Arial"/>
                <w:b/>
              </w:rPr>
            </w:pPr>
            <w:r w:rsidRPr="00165A0C">
              <w:rPr>
                <w:rFonts w:cs="Arial"/>
                <w:b/>
              </w:rPr>
              <w:t>Type</w:t>
            </w:r>
          </w:p>
        </w:tc>
        <w:tc>
          <w:tcPr>
            <w:tcW w:w="835" w:type="pct"/>
            <w:gridSpan w:val="2"/>
            <w:shd w:val="clear" w:color="auto" w:fill="auto"/>
          </w:tcPr>
          <w:p w14:paraId="6D06C84B" w14:textId="77777777" w:rsidR="00165A0C" w:rsidRPr="00165A0C" w:rsidRDefault="00165A0C" w:rsidP="00165A0C">
            <w:pPr>
              <w:spacing w:before="120" w:after="120"/>
              <w:rPr>
                <w:rFonts w:cs="Arial"/>
                <w:b/>
              </w:rPr>
            </w:pPr>
            <w:r w:rsidRPr="00165A0C">
              <w:rPr>
                <w:rFonts w:cs="Arial"/>
                <w:b/>
              </w:rPr>
              <w:t>Multiplicity</w:t>
            </w:r>
          </w:p>
        </w:tc>
      </w:tr>
      <w:tr w:rsidR="00E7136E" w:rsidRPr="00165A0C" w14:paraId="330F74BD" w14:textId="77777777" w:rsidTr="00E7136E">
        <w:tc>
          <w:tcPr>
            <w:tcW w:w="1665" w:type="pct"/>
            <w:gridSpan w:val="4"/>
            <w:shd w:val="clear" w:color="auto" w:fill="auto"/>
          </w:tcPr>
          <w:p w14:paraId="5C912594" w14:textId="77777777" w:rsidR="00165A0C" w:rsidRPr="00165A0C" w:rsidRDefault="00165A0C" w:rsidP="00165A0C">
            <w:pPr>
              <w:spacing w:before="120" w:after="120"/>
              <w:rPr>
                <w:rFonts w:cs="Arial"/>
                <w:sz w:val="18"/>
              </w:rPr>
            </w:pPr>
            <w:r w:rsidRPr="00165A0C">
              <w:rPr>
                <w:rFonts w:cs="Arial"/>
                <w:sz w:val="18"/>
              </w:rPr>
              <w:t>Depths Description</w:t>
            </w:r>
          </w:p>
        </w:tc>
        <w:tc>
          <w:tcPr>
            <w:tcW w:w="833" w:type="pct"/>
            <w:gridSpan w:val="2"/>
            <w:shd w:val="clear" w:color="auto" w:fill="auto"/>
          </w:tcPr>
          <w:p w14:paraId="475B900F" w14:textId="77777777" w:rsidR="00165A0C" w:rsidRPr="00165A0C" w:rsidRDefault="00165A0C" w:rsidP="00165A0C">
            <w:pPr>
              <w:spacing w:before="120" w:after="120"/>
              <w:rPr>
                <w:rFonts w:cs="Arial"/>
                <w:sz w:val="18"/>
              </w:rPr>
            </w:pPr>
          </w:p>
        </w:tc>
        <w:tc>
          <w:tcPr>
            <w:tcW w:w="1249" w:type="pct"/>
            <w:gridSpan w:val="4"/>
            <w:shd w:val="clear" w:color="auto" w:fill="auto"/>
          </w:tcPr>
          <w:p w14:paraId="1EB25B81" w14:textId="77777777" w:rsidR="00165A0C" w:rsidRPr="00165A0C" w:rsidRDefault="00165A0C" w:rsidP="00165A0C">
            <w:pPr>
              <w:spacing w:before="120" w:after="120"/>
              <w:rPr>
                <w:rFonts w:cs="Arial"/>
                <w:sz w:val="18"/>
              </w:rPr>
            </w:pPr>
          </w:p>
        </w:tc>
        <w:tc>
          <w:tcPr>
            <w:tcW w:w="418" w:type="pct"/>
            <w:gridSpan w:val="2"/>
            <w:shd w:val="clear" w:color="auto" w:fill="auto"/>
          </w:tcPr>
          <w:p w14:paraId="3B6D255A" w14:textId="77777777" w:rsidR="00165A0C" w:rsidRPr="00165A0C" w:rsidRDefault="00165A0C" w:rsidP="00165A0C">
            <w:pPr>
              <w:spacing w:before="120" w:after="120"/>
              <w:rPr>
                <w:rFonts w:cs="Arial"/>
                <w:sz w:val="18"/>
              </w:rPr>
            </w:pPr>
            <w:r w:rsidRPr="00165A0C">
              <w:rPr>
                <w:rFonts w:cs="Arial"/>
                <w:sz w:val="18"/>
              </w:rPr>
              <w:t>C</w:t>
            </w:r>
          </w:p>
        </w:tc>
        <w:tc>
          <w:tcPr>
            <w:tcW w:w="835" w:type="pct"/>
            <w:gridSpan w:val="2"/>
            <w:shd w:val="clear" w:color="auto" w:fill="auto"/>
          </w:tcPr>
          <w:p w14:paraId="653EBE17"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77C6665E" w14:textId="77777777" w:rsidTr="00E7136E">
        <w:tc>
          <w:tcPr>
            <w:tcW w:w="1665" w:type="pct"/>
            <w:gridSpan w:val="4"/>
            <w:shd w:val="clear" w:color="auto" w:fill="auto"/>
          </w:tcPr>
          <w:p w14:paraId="72FE3E37" w14:textId="77777777" w:rsidR="00165A0C" w:rsidRPr="00165A0C" w:rsidRDefault="00165A0C" w:rsidP="00165A0C">
            <w:pPr>
              <w:spacing w:before="120" w:after="120"/>
              <w:rPr>
                <w:rFonts w:cs="Arial"/>
                <w:sz w:val="18"/>
              </w:rPr>
            </w:pPr>
            <w:r w:rsidRPr="00165A0C">
              <w:rPr>
                <w:rFonts w:cs="Arial"/>
                <w:sz w:val="18"/>
              </w:rPr>
              <w:t xml:space="preserve">   Category of Depths Description</w:t>
            </w:r>
          </w:p>
        </w:tc>
        <w:tc>
          <w:tcPr>
            <w:tcW w:w="833" w:type="pct"/>
            <w:gridSpan w:val="2"/>
            <w:shd w:val="clear" w:color="auto" w:fill="auto"/>
          </w:tcPr>
          <w:p w14:paraId="1EA5AFBB" w14:textId="77777777" w:rsidR="00165A0C" w:rsidRPr="00165A0C" w:rsidRDefault="00165A0C" w:rsidP="00165A0C">
            <w:pPr>
              <w:spacing w:before="120" w:after="120"/>
              <w:rPr>
                <w:rFonts w:cs="Arial"/>
                <w:sz w:val="18"/>
              </w:rPr>
            </w:pPr>
          </w:p>
        </w:tc>
        <w:tc>
          <w:tcPr>
            <w:tcW w:w="1249" w:type="pct"/>
            <w:gridSpan w:val="4"/>
            <w:shd w:val="clear" w:color="auto" w:fill="auto"/>
          </w:tcPr>
          <w:p w14:paraId="55535433" w14:textId="77777777" w:rsidR="00165A0C" w:rsidRPr="00165A0C" w:rsidRDefault="00165A0C" w:rsidP="00165A0C">
            <w:pPr>
              <w:spacing w:before="120" w:after="120"/>
              <w:rPr>
                <w:rFonts w:cs="Arial"/>
                <w:sz w:val="18"/>
              </w:rPr>
            </w:pPr>
            <w:r w:rsidRPr="00165A0C">
              <w:rPr>
                <w:rFonts w:cs="Arial"/>
                <w:sz w:val="18"/>
              </w:rPr>
              <w:t>1 : Shoal</w:t>
            </w:r>
          </w:p>
          <w:p w14:paraId="78D21C5D" w14:textId="77777777" w:rsidR="00165A0C" w:rsidRPr="00165A0C" w:rsidRDefault="00165A0C" w:rsidP="00165A0C">
            <w:pPr>
              <w:spacing w:before="120" w:after="120"/>
              <w:rPr>
                <w:rFonts w:cs="Arial"/>
                <w:sz w:val="18"/>
              </w:rPr>
            </w:pPr>
            <w:r w:rsidRPr="00165A0C">
              <w:rPr>
                <w:rFonts w:cs="Arial"/>
                <w:sz w:val="18"/>
              </w:rPr>
              <w:t>2 : General Depth</w:t>
            </w:r>
          </w:p>
          <w:p w14:paraId="2F9714F2" w14:textId="77777777" w:rsidR="00165A0C" w:rsidRPr="00165A0C" w:rsidRDefault="00165A0C" w:rsidP="00165A0C">
            <w:pPr>
              <w:spacing w:before="120" w:after="120"/>
              <w:rPr>
                <w:rFonts w:cs="Arial"/>
                <w:sz w:val="18"/>
              </w:rPr>
            </w:pPr>
            <w:r w:rsidRPr="00165A0C">
              <w:rPr>
                <w:rFonts w:cs="Arial"/>
                <w:sz w:val="18"/>
              </w:rPr>
              <w:t>3 : Controlling Depth</w:t>
            </w:r>
          </w:p>
        </w:tc>
        <w:tc>
          <w:tcPr>
            <w:tcW w:w="418" w:type="pct"/>
            <w:gridSpan w:val="2"/>
            <w:shd w:val="clear" w:color="auto" w:fill="auto"/>
          </w:tcPr>
          <w:p w14:paraId="520B56D0" w14:textId="77777777" w:rsidR="00165A0C" w:rsidRPr="00165A0C" w:rsidRDefault="00165A0C" w:rsidP="00165A0C">
            <w:pPr>
              <w:spacing w:before="120" w:after="120"/>
              <w:rPr>
                <w:rFonts w:cs="Arial"/>
                <w:sz w:val="18"/>
              </w:rPr>
            </w:pPr>
            <w:r w:rsidRPr="00165A0C">
              <w:rPr>
                <w:rFonts w:cs="Arial"/>
                <w:sz w:val="18"/>
              </w:rPr>
              <w:t>(S) EN</w:t>
            </w:r>
          </w:p>
        </w:tc>
        <w:tc>
          <w:tcPr>
            <w:tcW w:w="835" w:type="pct"/>
            <w:gridSpan w:val="2"/>
            <w:shd w:val="clear" w:color="auto" w:fill="auto"/>
          </w:tcPr>
          <w:p w14:paraId="180E4DAB" w14:textId="77777777" w:rsidR="00165A0C" w:rsidRPr="00165A0C" w:rsidRDefault="00165A0C" w:rsidP="00165A0C">
            <w:pPr>
              <w:spacing w:before="120" w:after="120"/>
              <w:rPr>
                <w:rFonts w:cs="Arial"/>
                <w:sz w:val="18"/>
              </w:rPr>
            </w:pPr>
            <w:r w:rsidRPr="00165A0C">
              <w:rPr>
                <w:rFonts w:cs="Arial"/>
                <w:sz w:val="18"/>
              </w:rPr>
              <w:t>1, 1</w:t>
            </w:r>
          </w:p>
        </w:tc>
      </w:tr>
      <w:tr w:rsidR="00E7136E" w:rsidRPr="00165A0C" w14:paraId="250DB70F" w14:textId="77777777" w:rsidTr="00E7136E">
        <w:tc>
          <w:tcPr>
            <w:tcW w:w="1665" w:type="pct"/>
            <w:gridSpan w:val="4"/>
            <w:shd w:val="clear" w:color="auto" w:fill="auto"/>
          </w:tcPr>
          <w:p w14:paraId="11522EC5" w14:textId="77777777" w:rsidR="00165A0C" w:rsidRPr="00165A0C" w:rsidRDefault="00165A0C" w:rsidP="00165A0C">
            <w:pPr>
              <w:spacing w:before="120" w:after="120"/>
              <w:rPr>
                <w:rFonts w:cs="Arial"/>
                <w:sz w:val="18"/>
              </w:rPr>
            </w:pPr>
            <w:r w:rsidRPr="00165A0C">
              <w:rPr>
                <w:rFonts w:cs="Arial"/>
                <w:sz w:val="18"/>
              </w:rPr>
              <w:t xml:space="preserve">   Text Content</w:t>
            </w:r>
          </w:p>
        </w:tc>
        <w:tc>
          <w:tcPr>
            <w:tcW w:w="833" w:type="pct"/>
            <w:gridSpan w:val="2"/>
            <w:shd w:val="clear" w:color="auto" w:fill="auto"/>
          </w:tcPr>
          <w:p w14:paraId="18D8F08B" w14:textId="77777777" w:rsidR="00165A0C" w:rsidRPr="00165A0C" w:rsidRDefault="00165A0C" w:rsidP="00165A0C">
            <w:pPr>
              <w:spacing w:before="120" w:after="120"/>
              <w:rPr>
                <w:rFonts w:cs="Arial"/>
                <w:sz w:val="18"/>
              </w:rPr>
            </w:pPr>
          </w:p>
        </w:tc>
        <w:tc>
          <w:tcPr>
            <w:tcW w:w="1249" w:type="pct"/>
            <w:gridSpan w:val="4"/>
            <w:shd w:val="clear" w:color="auto" w:fill="auto"/>
          </w:tcPr>
          <w:p w14:paraId="5590C815" w14:textId="77777777" w:rsidR="00165A0C" w:rsidRPr="00165A0C" w:rsidRDefault="00165A0C" w:rsidP="00165A0C">
            <w:pPr>
              <w:spacing w:before="120" w:after="120"/>
              <w:rPr>
                <w:rFonts w:cs="Arial"/>
                <w:sz w:val="18"/>
              </w:rPr>
            </w:pPr>
          </w:p>
        </w:tc>
        <w:tc>
          <w:tcPr>
            <w:tcW w:w="418" w:type="pct"/>
            <w:gridSpan w:val="2"/>
            <w:shd w:val="clear" w:color="auto" w:fill="auto"/>
          </w:tcPr>
          <w:p w14:paraId="2E58A153" w14:textId="77777777" w:rsidR="00165A0C" w:rsidRPr="00165A0C" w:rsidRDefault="00165A0C" w:rsidP="00165A0C">
            <w:pPr>
              <w:spacing w:before="120" w:after="120"/>
              <w:rPr>
                <w:rFonts w:cs="Arial"/>
                <w:sz w:val="18"/>
              </w:rPr>
            </w:pPr>
            <w:r w:rsidRPr="00165A0C">
              <w:rPr>
                <w:rFonts w:cs="Arial"/>
                <w:sz w:val="18"/>
              </w:rPr>
              <w:t>(S) C</w:t>
            </w:r>
          </w:p>
        </w:tc>
        <w:tc>
          <w:tcPr>
            <w:tcW w:w="835" w:type="pct"/>
            <w:gridSpan w:val="2"/>
            <w:shd w:val="clear" w:color="auto" w:fill="auto"/>
          </w:tcPr>
          <w:p w14:paraId="1931C2DF" w14:textId="77777777" w:rsidR="00165A0C" w:rsidRPr="00165A0C" w:rsidRDefault="00165A0C" w:rsidP="00165A0C">
            <w:pPr>
              <w:spacing w:before="120" w:after="120"/>
              <w:rPr>
                <w:rFonts w:cs="Arial"/>
                <w:sz w:val="18"/>
              </w:rPr>
            </w:pPr>
            <w:r w:rsidRPr="00165A0C">
              <w:rPr>
                <w:rFonts w:cs="Arial"/>
                <w:sz w:val="18"/>
              </w:rPr>
              <w:t>1, *</w:t>
            </w:r>
          </w:p>
        </w:tc>
      </w:tr>
      <w:tr w:rsidR="00E7136E" w:rsidRPr="00165A0C" w14:paraId="2059FA85" w14:textId="77777777" w:rsidTr="00E7136E">
        <w:tc>
          <w:tcPr>
            <w:tcW w:w="1665" w:type="pct"/>
            <w:gridSpan w:val="4"/>
            <w:shd w:val="clear" w:color="auto" w:fill="auto"/>
          </w:tcPr>
          <w:p w14:paraId="1A349052" w14:textId="77777777" w:rsidR="00165A0C" w:rsidRPr="00165A0C" w:rsidRDefault="00165A0C" w:rsidP="00165A0C">
            <w:pPr>
              <w:spacing w:before="120" w:after="120"/>
              <w:rPr>
                <w:rFonts w:cs="Arial"/>
                <w:sz w:val="18"/>
              </w:rPr>
            </w:pPr>
            <w:r w:rsidRPr="00165A0C">
              <w:rPr>
                <w:rFonts w:cs="Arial"/>
                <w:sz w:val="18"/>
              </w:rPr>
              <w:t xml:space="preserve">      Category of text</w:t>
            </w:r>
          </w:p>
        </w:tc>
        <w:tc>
          <w:tcPr>
            <w:tcW w:w="833" w:type="pct"/>
            <w:gridSpan w:val="2"/>
            <w:shd w:val="clear" w:color="auto" w:fill="auto"/>
          </w:tcPr>
          <w:p w14:paraId="6D915368" w14:textId="77777777" w:rsidR="00165A0C" w:rsidRPr="00165A0C" w:rsidRDefault="00165A0C" w:rsidP="00165A0C">
            <w:pPr>
              <w:spacing w:before="120" w:after="120"/>
              <w:rPr>
                <w:rFonts w:cs="Arial"/>
                <w:sz w:val="18"/>
              </w:rPr>
            </w:pPr>
          </w:p>
        </w:tc>
        <w:tc>
          <w:tcPr>
            <w:tcW w:w="1249" w:type="pct"/>
            <w:gridSpan w:val="4"/>
            <w:shd w:val="clear" w:color="auto" w:fill="auto"/>
          </w:tcPr>
          <w:p w14:paraId="7B39B0C4" w14:textId="77777777" w:rsidR="00165A0C" w:rsidRPr="00165A0C" w:rsidRDefault="00165A0C" w:rsidP="00165A0C">
            <w:pPr>
              <w:spacing w:before="120" w:after="120"/>
              <w:rPr>
                <w:rFonts w:cs="Arial"/>
                <w:sz w:val="18"/>
              </w:rPr>
            </w:pPr>
            <w:r w:rsidRPr="00165A0C">
              <w:rPr>
                <w:rFonts w:cs="Arial"/>
                <w:sz w:val="18"/>
              </w:rPr>
              <w:t>1 : Abstract or Summary</w:t>
            </w:r>
          </w:p>
          <w:p w14:paraId="6F3F564C" w14:textId="77777777" w:rsidR="00165A0C" w:rsidRPr="00165A0C" w:rsidRDefault="00165A0C" w:rsidP="00165A0C">
            <w:pPr>
              <w:spacing w:before="120" w:after="120"/>
              <w:rPr>
                <w:rFonts w:cs="Arial"/>
                <w:sz w:val="18"/>
              </w:rPr>
            </w:pPr>
            <w:r w:rsidRPr="00165A0C">
              <w:rPr>
                <w:rFonts w:cs="Arial"/>
                <w:sz w:val="18"/>
              </w:rPr>
              <w:t>2 : Extract</w:t>
            </w:r>
          </w:p>
          <w:p w14:paraId="6BDE8EA1" w14:textId="77777777" w:rsidR="00165A0C" w:rsidRPr="00165A0C" w:rsidRDefault="00165A0C" w:rsidP="00165A0C">
            <w:pPr>
              <w:spacing w:before="120" w:after="120"/>
              <w:rPr>
                <w:rFonts w:cs="Arial"/>
                <w:sz w:val="18"/>
              </w:rPr>
            </w:pPr>
            <w:r w:rsidRPr="00165A0C">
              <w:rPr>
                <w:rFonts w:cs="Arial"/>
                <w:sz w:val="18"/>
              </w:rPr>
              <w:t>3 : Full Text</w:t>
            </w:r>
          </w:p>
        </w:tc>
        <w:tc>
          <w:tcPr>
            <w:tcW w:w="418" w:type="pct"/>
            <w:gridSpan w:val="2"/>
            <w:shd w:val="clear" w:color="auto" w:fill="auto"/>
          </w:tcPr>
          <w:p w14:paraId="54129B6A" w14:textId="77777777" w:rsidR="00165A0C" w:rsidRPr="00165A0C" w:rsidRDefault="00165A0C" w:rsidP="00165A0C">
            <w:pPr>
              <w:spacing w:before="120" w:after="120"/>
              <w:rPr>
                <w:rFonts w:cs="Arial"/>
                <w:sz w:val="18"/>
              </w:rPr>
            </w:pPr>
            <w:r w:rsidRPr="00165A0C">
              <w:rPr>
                <w:rFonts w:cs="Arial"/>
                <w:sz w:val="18"/>
              </w:rPr>
              <w:t>(S) EN</w:t>
            </w:r>
          </w:p>
        </w:tc>
        <w:tc>
          <w:tcPr>
            <w:tcW w:w="835" w:type="pct"/>
            <w:gridSpan w:val="2"/>
            <w:shd w:val="clear" w:color="auto" w:fill="auto"/>
          </w:tcPr>
          <w:p w14:paraId="68E1251F"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3176F041" w14:textId="77777777" w:rsidTr="00E7136E">
        <w:tc>
          <w:tcPr>
            <w:tcW w:w="1665" w:type="pct"/>
            <w:gridSpan w:val="4"/>
            <w:shd w:val="clear" w:color="auto" w:fill="auto"/>
          </w:tcPr>
          <w:p w14:paraId="36EC7524" w14:textId="77777777" w:rsidR="00165A0C" w:rsidRPr="00165A0C" w:rsidRDefault="00165A0C" w:rsidP="00165A0C">
            <w:pPr>
              <w:spacing w:before="120" w:after="120"/>
              <w:rPr>
                <w:rFonts w:cs="Arial"/>
                <w:sz w:val="18"/>
              </w:rPr>
            </w:pPr>
            <w:r w:rsidRPr="00165A0C">
              <w:rPr>
                <w:rFonts w:cs="Arial"/>
                <w:sz w:val="18"/>
              </w:rPr>
              <w:t xml:space="preserve">      Information</w:t>
            </w:r>
          </w:p>
        </w:tc>
        <w:tc>
          <w:tcPr>
            <w:tcW w:w="833" w:type="pct"/>
            <w:gridSpan w:val="2"/>
            <w:shd w:val="clear" w:color="auto" w:fill="auto"/>
          </w:tcPr>
          <w:p w14:paraId="2856C218" w14:textId="77777777" w:rsidR="00165A0C" w:rsidRPr="00165A0C" w:rsidRDefault="00165A0C" w:rsidP="00165A0C">
            <w:pPr>
              <w:spacing w:before="120" w:after="120"/>
              <w:rPr>
                <w:rFonts w:cs="Arial"/>
                <w:sz w:val="18"/>
              </w:rPr>
            </w:pPr>
          </w:p>
        </w:tc>
        <w:tc>
          <w:tcPr>
            <w:tcW w:w="1249" w:type="pct"/>
            <w:gridSpan w:val="4"/>
            <w:shd w:val="clear" w:color="auto" w:fill="auto"/>
          </w:tcPr>
          <w:p w14:paraId="2360C84B" w14:textId="77777777" w:rsidR="00165A0C" w:rsidRPr="00165A0C" w:rsidRDefault="00165A0C" w:rsidP="00165A0C">
            <w:pPr>
              <w:spacing w:before="120" w:after="120"/>
              <w:rPr>
                <w:rFonts w:cs="Arial"/>
                <w:sz w:val="18"/>
              </w:rPr>
            </w:pPr>
          </w:p>
        </w:tc>
        <w:tc>
          <w:tcPr>
            <w:tcW w:w="418" w:type="pct"/>
            <w:gridSpan w:val="2"/>
            <w:shd w:val="clear" w:color="auto" w:fill="auto"/>
          </w:tcPr>
          <w:p w14:paraId="52F0BA37" w14:textId="77777777" w:rsidR="00165A0C" w:rsidRPr="00165A0C" w:rsidRDefault="00165A0C" w:rsidP="00165A0C">
            <w:pPr>
              <w:spacing w:before="120" w:after="120"/>
              <w:rPr>
                <w:rFonts w:cs="Arial"/>
                <w:sz w:val="18"/>
              </w:rPr>
            </w:pPr>
            <w:r w:rsidRPr="00165A0C">
              <w:rPr>
                <w:rFonts w:cs="Arial"/>
                <w:sz w:val="18"/>
              </w:rPr>
              <w:t>(S) C</w:t>
            </w:r>
          </w:p>
        </w:tc>
        <w:tc>
          <w:tcPr>
            <w:tcW w:w="835" w:type="pct"/>
            <w:gridSpan w:val="2"/>
            <w:shd w:val="clear" w:color="auto" w:fill="auto"/>
          </w:tcPr>
          <w:p w14:paraId="7824A911" w14:textId="77777777" w:rsidR="00165A0C" w:rsidRPr="00165A0C" w:rsidRDefault="00165A0C" w:rsidP="00165A0C">
            <w:pPr>
              <w:spacing w:before="120" w:after="120"/>
              <w:rPr>
                <w:rFonts w:cs="Arial"/>
                <w:sz w:val="18"/>
              </w:rPr>
            </w:pPr>
            <w:r w:rsidRPr="00165A0C">
              <w:rPr>
                <w:rFonts w:cs="Arial"/>
                <w:sz w:val="18"/>
              </w:rPr>
              <w:t>0, *</w:t>
            </w:r>
          </w:p>
        </w:tc>
      </w:tr>
      <w:tr w:rsidR="00E7136E" w:rsidRPr="00165A0C" w14:paraId="252F44D7" w14:textId="77777777" w:rsidTr="00E7136E">
        <w:tc>
          <w:tcPr>
            <w:tcW w:w="1665" w:type="pct"/>
            <w:gridSpan w:val="4"/>
            <w:shd w:val="clear" w:color="auto" w:fill="auto"/>
          </w:tcPr>
          <w:p w14:paraId="3AEBC9DA" w14:textId="77777777" w:rsidR="00165A0C" w:rsidRPr="00165A0C" w:rsidRDefault="00165A0C" w:rsidP="00165A0C">
            <w:pPr>
              <w:spacing w:before="120" w:after="120"/>
              <w:rPr>
                <w:rFonts w:cs="Arial"/>
                <w:sz w:val="18"/>
              </w:rPr>
            </w:pPr>
            <w:r w:rsidRPr="00165A0C">
              <w:rPr>
                <w:rFonts w:cs="Arial"/>
                <w:sz w:val="18"/>
              </w:rPr>
              <w:t xml:space="preserve">         File Locator</w:t>
            </w:r>
          </w:p>
        </w:tc>
        <w:tc>
          <w:tcPr>
            <w:tcW w:w="833" w:type="pct"/>
            <w:gridSpan w:val="2"/>
            <w:shd w:val="clear" w:color="auto" w:fill="auto"/>
          </w:tcPr>
          <w:p w14:paraId="02AB7AAE" w14:textId="77777777" w:rsidR="00165A0C" w:rsidRPr="00165A0C" w:rsidRDefault="00165A0C" w:rsidP="00165A0C">
            <w:pPr>
              <w:spacing w:before="120" w:after="120"/>
              <w:rPr>
                <w:rFonts w:cs="Arial"/>
                <w:sz w:val="18"/>
              </w:rPr>
            </w:pPr>
          </w:p>
        </w:tc>
        <w:tc>
          <w:tcPr>
            <w:tcW w:w="1249" w:type="pct"/>
            <w:gridSpan w:val="4"/>
            <w:shd w:val="clear" w:color="auto" w:fill="auto"/>
          </w:tcPr>
          <w:p w14:paraId="078E0775" w14:textId="77777777" w:rsidR="00165A0C" w:rsidRPr="00165A0C" w:rsidRDefault="00165A0C" w:rsidP="00165A0C">
            <w:pPr>
              <w:spacing w:before="120" w:after="120"/>
              <w:rPr>
                <w:rFonts w:cs="Arial"/>
                <w:sz w:val="18"/>
              </w:rPr>
            </w:pPr>
          </w:p>
        </w:tc>
        <w:tc>
          <w:tcPr>
            <w:tcW w:w="418" w:type="pct"/>
            <w:gridSpan w:val="2"/>
            <w:shd w:val="clear" w:color="auto" w:fill="auto"/>
          </w:tcPr>
          <w:p w14:paraId="6EC0C75B"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74ACD333"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125ADBF8" w14:textId="77777777" w:rsidTr="00E7136E">
        <w:tc>
          <w:tcPr>
            <w:tcW w:w="1665" w:type="pct"/>
            <w:gridSpan w:val="4"/>
            <w:shd w:val="clear" w:color="auto" w:fill="auto"/>
          </w:tcPr>
          <w:p w14:paraId="2170A295" w14:textId="77777777" w:rsidR="00165A0C" w:rsidRPr="00165A0C" w:rsidRDefault="00165A0C" w:rsidP="00165A0C">
            <w:pPr>
              <w:spacing w:before="120" w:after="120"/>
              <w:rPr>
                <w:rFonts w:cs="Arial"/>
                <w:sz w:val="18"/>
              </w:rPr>
            </w:pPr>
            <w:r w:rsidRPr="00165A0C">
              <w:rPr>
                <w:rFonts w:cs="Arial"/>
                <w:sz w:val="18"/>
              </w:rPr>
              <w:t xml:space="preserve">         File Reference</w:t>
            </w:r>
          </w:p>
        </w:tc>
        <w:tc>
          <w:tcPr>
            <w:tcW w:w="833" w:type="pct"/>
            <w:gridSpan w:val="2"/>
            <w:shd w:val="clear" w:color="auto" w:fill="auto"/>
          </w:tcPr>
          <w:p w14:paraId="7919E3A0" w14:textId="77777777" w:rsidR="00165A0C" w:rsidRPr="00165A0C" w:rsidRDefault="00165A0C" w:rsidP="00165A0C">
            <w:pPr>
              <w:spacing w:before="120" w:after="120"/>
              <w:rPr>
                <w:rFonts w:cs="Arial"/>
                <w:sz w:val="18"/>
              </w:rPr>
            </w:pPr>
            <w:r w:rsidRPr="00165A0C">
              <w:rPr>
                <w:rFonts w:cs="Arial"/>
                <w:sz w:val="18"/>
              </w:rPr>
              <w:t>(TXTDSC)</w:t>
            </w:r>
          </w:p>
        </w:tc>
        <w:tc>
          <w:tcPr>
            <w:tcW w:w="1249" w:type="pct"/>
            <w:gridSpan w:val="4"/>
            <w:shd w:val="clear" w:color="auto" w:fill="auto"/>
          </w:tcPr>
          <w:p w14:paraId="713E657C" w14:textId="77777777" w:rsidR="00165A0C" w:rsidRPr="00165A0C" w:rsidRDefault="00165A0C" w:rsidP="00165A0C">
            <w:pPr>
              <w:spacing w:before="120" w:after="120"/>
              <w:rPr>
                <w:rFonts w:cs="Arial"/>
                <w:sz w:val="18"/>
              </w:rPr>
            </w:pPr>
          </w:p>
        </w:tc>
        <w:tc>
          <w:tcPr>
            <w:tcW w:w="418" w:type="pct"/>
            <w:gridSpan w:val="2"/>
            <w:shd w:val="clear" w:color="auto" w:fill="auto"/>
          </w:tcPr>
          <w:p w14:paraId="01C849B3"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7BC0110B"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7B4E698E" w14:textId="77777777" w:rsidTr="00E7136E">
        <w:tc>
          <w:tcPr>
            <w:tcW w:w="1665" w:type="pct"/>
            <w:gridSpan w:val="4"/>
            <w:shd w:val="clear" w:color="auto" w:fill="auto"/>
          </w:tcPr>
          <w:p w14:paraId="42B58525" w14:textId="77777777" w:rsidR="00165A0C" w:rsidRPr="00165A0C" w:rsidRDefault="00165A0C" w:rsidP="00165A0C">
            <w:pPr>
              <w:spacing w:before="120" w:after="120"/>
              <w:rPr>
                <w:rFonts w:cs="Arial"/>
                <w:sz w:val="18"/>
              </w:rPr>
            </w:pPr>
            <w:r w:rsidRPr="00165A0C">
              <w:rPr>
                <w:rFonts w:cs="Arial"/>
                <w:sz w:val="18"/>
              </w:rPr>
              <w:t xml:space="preserve">         Headline</w:t>
            </w:r>
          </w:p>
        </w:tc>
        <w:tc>
          <w:tcPr>
            <w:tcW w:w="833" w:type="pct"/>
            <w:gridSpan w:val="2"/>
            <w:shd w:val="clear" w:color="auto" w:fill="auto"/>
          </w:tcPr>
          <w:p w14:paraId="48C1C44B" w14:textId="77777777" w:rsidR="00165A0C" w:rsidRPr="00165A0C" w:rsidRDefault="00165A0C" w:rsidP="00165A0C">
            <w:pPr>
              <w:spacing w:before="120" w:after="120"/>
              <w:rPr>
                <w:rFonts w:cs="Arial"/>
                <w:sz w:val="18"/>
              </w:rPr>
            </w:pPr>
          </w:p>
        </w:tc>
        <w:tc>
          <w:tcPr>
            <w:tcW w:w="1249" w:type="pct"/>
            <w:gridSpan w:val="4"/>
            <w:shd w:val="clear" w:color="auto" w:fill="auto"/>
          </w:tcPr>
          <w:p w14:paraId="4C9441A5" w14:textId="77777777" w:rsidR="00165A0C" w:rsidRPr="00165A0C" w:rsidRDefault="00165A0C" w:rsidP="00165A0C">
            <w:pPr>
              <w:spacing w:before="120" w:after="120"/>
              <w:rPr>
                <w:rFonts w:cs="Arial"/>
                <w:sz w:val="18"/>
              </w:rPr>
            </w:pPr>
          </w:p>
        </w:tc>
        <w:tc>
          <w:tcPr>
            <w:tcW w:w="418" w:type="pct"/>
            <w:gridSpan w:val="2"/>
            <w:shd w:val="clear" w:color="auto" w:fill="auto"/>
          </w:tcPr>
          <w:p w14:paraId="6EA72CF5"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1E74A0ED" w14:textId="77777777" w:rsidR="00165A0C" w:rsidRPr="00165A0C" w:rsidRDefault="00165A0C" w:rsidP="00165A0C">
            <w:pPr>
              <w:spacing w:before="120" w:after="120"/>
              <w:rPr>
                <w:rFonts w:cs="Arial"/>
                <w:sz w:val="18"/>
              </w:rPr>
            </w:pPr>
            <w:r w:rsidRPr="00165A0C">
              <w:rPr>
                <w:rFonts w:cs="Arial"/>
                <w:sz w:val="18"/>
              </w:rPr>
              <w:t>0, * (ordered)</w:t>
            </w:r>
          </w:p>
        </w:tc>
      </w:tr>
      <w:tr w:rsidR="00E7136E" w:rsidRPr="00165A0C" w14:paraId="71B5D968" w14:textId="77777777" w:rsidTr="00E7136E">
        <w:tc>
          <w:tcPr>
            <w:tcW w:w="1665" w:type="pct"/>
            <w:gridSpan w:val="4"/>
            <w:shd w:val="clear" w:color="auto" w:fill="auto"/>
          </w:tcPr>
          <w:p w14:paraId="0A34550A" w14:textId="77777777" w:rsidR="00165A0C" w:rsidRPr="00165A0C" w:rsidRDefault="00165A0C" w:rsidP="00165A0C">
            <w:pPr>
              <w:spacing w:before="120" w:after="120"/>
              <w:rPr>
                <w:rFonts w:cs="Arial"/>
                <w:sz w:val="18"/>
              </w:rPr>
            </w:pPr>
            <w:r w:rsidRPr="00165A0C">
              <w:rPr>
                <w:rFonts w:cs="Arial"/>
                <w:sz w:val="18"/>
              </w:rPr>
              <w:t xml:space="preserve">         Language</w:t>
            </w:r>
          </w:p>
        </w:tc>
        <w:tc>
          <w:tcPr>
            <w:tcW w:w="833" w:type="pct"/>
            <w:gridSpan w:val="2"/>
            <w:shd w:val="clear" w:color="auto" w:fill="auto"/>
          </w:tcPr>
          <w:p w14:paraId="14AF1C34" w14:textId="77777777" w:rsidR="00165A0C" w:rsidRPr="00165A0C" w:rsidRDefault="00165A0C" w:rsidP="00165A0C">
            <w:pPr>
              <w:spacing w:before="120" w:after="120"/>
              <w:rPr>
                <w:rFonts w:cs="Arial"/>
                <w:sz w:val="18"/>
              </w:rPr>
            </w:pPr>
          </w:p>
        </w:tc>
        <w:tc>
          <w:tcPr>
            <w:tcW w:w="1249" w:type="pct"/>
            <w:gridSpan w:val="4"/>
            <w:shd w:val="clear" w:color="auto" w:fill="auto"/>
          </w:tcPr>
          <w:p w14:paraId="1CD9B9E1" w14:textId="77777777" w:rsidR="00165A0C" w:rsidRPr="00165A0C" w:rsidRDefault="00165A0C" w:rsidP="00165A0C">
            <w:pPr>
              <w:spacing w:before="120" w:after="120"/>
              <w:rPr>
                <w:rFonts w:cs="Arial"/>
                <w:sz w:val="18"/>
              </w:rPr>
            </w:pPr>
          </w:p>
        </w:tc>
        <w:tc>
          <w:tcPr>
            <w:tcW w:w="418" w:type="pct"/>
            <w:gridSpan w:val="2"/>
            <w:shd w:val="clear" w:color="auto" w:fill="auto"/>
          </w:tcPr>
          <w:p w14:paraId="67BCAF0C"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4C94560C"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6BC2E379" w14:textId="77777777" w:rsidTr="00E7136E">
        <w:tc>
          <w:tcPr>
            <w:tcW w:w="1665" w:type="pct"/>
            <w:gridSpan w:val="4"/>
            <w:shd w:val="clear" w:color="auto" w:fill="auto"/>
          </w:tcPr>
          <w:p w14:paraId="68625CD2" w14:textId="77777777" w:rsidR="00165A0C" w:rsidRPr="00165A0C" w:rsidRDefault="00165A0C" w:rsidP="00165A0C">
            <w:pPr>
              <w:spacing w:before="120" w:after="120"/>
              <w:rPr>
                <w:rFonts w:cs="Arial"/>
                <w:sz w:val="18"/>
              </w:rPr>
            </w:pPr>
            <w:r w:rsidRPr="00165A0C">
              <w:rPr>
                <w:rFonts w:cs="Arial"/>
                <w:sz w:val="18"/>
              </w:rPr>
              <w:t xml:space="preserve">         Text</w:t>
            </w:r>
          </w:p>
        </w:tc>
        <w:tc>
          <w:tcPr>
            <w:tcW w:w="833" w:type="pct"/>
            <w:gridSpan w:val="2"/>
            <w:shd w:val="clear" w:color="auto" w:fill="auto"/>
          </w:tcPr>
          <w:p w14:paraId="208FCFD0" w14:textId="77777777" w:rsidR="00165A0C" w:rsidRPr="00165A0C" w:rsidRDefault="00165A0C" w:rsidP="00165A0C">
            <w:pPr>
              <w:spacing w:before="120" w:after="120"/>
              <w:rPr>
                <w:rFonts w:cs="Arial"/>
                <w:sz w:val="18"/>
              </w:rPr>
            </w:pPr>
            <w:r w:rsidRPr="00165A0C">
              <w:rPr>
                <w:rFonts w:cs="Arial"/>
                <w:sz w:val="18"/>
              </w:rPr>
              <w:t>(INFORM)</w:t>
            </w:r>
          </w:p>
          <w:p w14:paraId="48242B24" w14:textId="77777777" w:rsidR="00165A0C" w:rsidRPr="00165A0C" w:rsidRDefault="00165A0C" w:rsidP="00165A0C">
            <w:pPr>
              <w:spacing w:before="120" w:after="120"/>
              <w:rPr>
                <w:rFonts w:cs="Arial"/>
                <w:sz w:val="18"/>
              </w:rPr>
            </w:pPr>
            <w:r w:rsidRPr="00165A0C">
              <w:rPr>
                <w:rFonts w:cs="Arial"/>
                <w:sz w:val="18"/>
              </w:rPr>
              <w:t>(NINFOM)</w:t>
            </w:r>
          </w:p>
        </w:tc>
        <w:tc>
          <w:tcPr>
            <w:tcW w:w="1249" w:type="pct"/>
            <w:gridSpan w:val="4"/>
            <w:shd w:val="clear" w:color="auto" w:fill="auto"/>
          </w:tcPr>
          <w:p w14:paraId="2E97CFFB" w14:textId="77777777" w:rsidR="00165A0C" w:rsidRPr="00165A0C" w:rsidRDefault="00165A0C" w:rsidP="00165A0C">
            <w:pPr>
              <w:spacing w:before="120" w:after="120"/>
              <w:rPr>
                <w:rFonts w:cs="Arial"/>
                <w:sz w:val="18"/>
              </w:rPr>
            </w:pPr>
          </w:p>
        </w:tc>
        <w:tc>
          <w:tcPr>
            <w:tcW w:w="418" w:type="pct"/>
            <w:gridSpan w:val="2"/>
            <w:shd w:val="clear" w:color="auto" w:fill="auto"/>
          </w:tcPr>
          <w:p w14:paraId="1112AA1A"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141459BA"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5F507F5D" w14:textId="77777777" w:rsidTr="00E7136E">
        <w:tc>
          <w:tcPr>
            <w:tcW w:w="1665" w:type="pct"/>
            <w:gridSpan w:val="4"/>
            <w:shd w:val="clear" w:color="auto" w:fill="auto"/>
          </w:tcPr>
          <w:p w14:paraId="2E9D8DEC" w14:textId="77777777" w:rsidR="00165A0C" w:rsidRPr="00165A0C" w:rsidRDefault="00165A0C" w:rsidP="00165A0C">
            <w:pPr>
              <w:spacing w:before="120" w:after="120"/>
              <w:rPr>
                <w:rFonts w:cs="Arial"/>
                <w:sz w:val="18"/>
              </w:rPr>
            </w:pPr>
            <w:r w:rsidRPr="00165A0C">
              <w:rPr>
                <w:rFonts w:cs="Arial"/>
                <w:sz w:val="18"/>
              </w:rPr>
              <w:t xml:space="preserve">      Online Resource</w:t>
            </w:r>
          </w:p>
        </w:tc>
        <w:tc>
          <w:tcPr>
            <w:tcW w:w="833" w:type="pct"/>
            <w:gridSpan w:val="2"/>
            <w:shd w:val="clear" w:color="auto" w:fill="auto"/>
          </w:tcPr>
          <w:p w14:paraId="6D5A5F0A" w14:textId="77777777" w:rsidR="00165A0C" w:rsidRPr="00165A0C" w:rsidRDefault="00165A0C" w:rsidP="00165A0C">
            <w:pPr>
              <w:spacing w:before="120" w:after="120"/>
              <w:rPr>
                <w:rFonts w:cs="Arial"/>
                <w:sz w:val="18"/>
              </w:rPr>
            </w:pPr>
          </w:p>
        </w:tc>
        <w:tc>
          <w:tcPr>
            <w:tcW w:w="1249" w:type="pct"/>
            <w:gridSpan w:val="4"/>
            <w:shd w:val="clear" w:color="auto" w:fill="auto"/>
          </w:tcPr>
          <w:p w14:paraId="3EFCE756" w14:textId="77777777" w:rsidR="00165A0C" w:rsidRPr="00165A0C" w:rsidRDefault="00165A0C" w:rsidP="00165A0C">
            <w:pPr>
              <w:spacing w:before="120" w:after="120"/>
              <w:rPr>
                <w:rFonts w:cs="Arial"/>
                <w:sz w:val="18"/>
              </w:rPr>
            </w:pPr>
          </w:p>
        </w:tc>
        <w:tc>
          <w:tcPr>
            <w:tcW w:w="418" w:type="pct"/>
            <w:gridSpan w:val="2"/>
            <w:shd w:val="clear" w:color="auto" w:fill="auto"/>
          </w:tcPr>
          <w:p w14:paraId="0743ACE1" w14:textId="77777777" w:rsidR="00165A0C" w:rsidRPr="00165A0C" w:rsidRDefault="00165A0C" w:rsidP="00165A0C">
            <w:pPr>
              <w:spacing w:before="120" w:after="120"/>
              <w:rPr>
                <w:rFonts w:cs="Arial"/>
                <w:sz w:val="18"/>
              </w:rPr>
            </w:pPr>
            <w:r w:rsidRPr="00165A0C">
              <w:rPr>
                <w:rFonts w:cs="Arial"/>
                <w:sz w:val="18"/>
              </w:rPr>
              <w:t>(S) C</w:t>
            </w:r>
          </w:p>
        </w:tc>
        <w:tc>
          <w:tcPr>
            <w:tcW w:w="835" w:type="pct"/>
            <w:gridSpan w:val="2"/>
            <w:shd w:val="clear" w:color="auto" w:fill="auto"/>
          </w:tcPr>
          <w:p w14:paraId="4A4BF706"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037F5859" w14:textId="77777777" w:rsidTr="00E7136E">
        <w:tc>
          <w:tcPr>
            <w:tcW w:w="1665" w:type="pct"/>
            <w:gridSpan w:val="4"/>
            <w:shd w:val="clear" w:color="auto" w:fill="auto"/>
          </w:tcPr>
          <w:p w14:paraId="2E32F8FD" w14:textId="77777777" w:rsidR="00165A0C" w:rsidRPr="00165A0C" w:rsidRDefault="00165A0C" w:rsidP="00165A0C">
            <w:pPr>
              <w:spacing w:before="120" w:after="120"/>
              <w:rPr>
                <w:rFonts w:cs="Arial"/>
                <w:sz w:val="18"/>
              </w:rPr>
            </w:pPr>
            <w:r w:rsidRPr="00165A0C">
              <w:rPr>
                <w:rFonts w:cs="Arial"/>
                <w:sz w:val="18"/>
              </w:rPr>
              <w:t xml:space="preserve">         Online Resource Linkage URL</w:t>
            </w:r>
          </w:p>
        </w:tc>
        <w:tc>
          <w:tcPr>
            <w:tcW w:w="833" w:type="pct"/>
            <w:gridSpan w:val="2"/>
            <w:shd w:val="clear" w:color="auto" w:fill="auto"/>
          </w:tcPr>
          <w:p w14:paraId="7486D275" w14:textId="77777777" w:rsidR="00165A0C" w:rsidRPr="00165A0C" w:rsidRDefault="00165A0C" w:rsidP="00165A0C">
            <w:pPr>
              <w:spacing w:before="120" w:after="120"/>
              <w:rPr>
                <w:rFonts w:cs="Arial"/>
                <w:sz w:val="18"/>
              </w:rPr>
            </w:pPr>
          </w:p>
        </w:tc>
        <w:tc>
          <w:tcPr>
            <w:tcW w:w="1249" w:type="pct"/>
            <w:gridSpan w:val="4"/>
            <w:shd w:val="clear" w:color="auto" w:fill="auto"/>
          </w:tcPr>
          <w:p w14:paraId="7344B675" w14:textId="77777777" w:rsidR="00165A0C" w:rsidRPr="00165A0C" w:rsidRDefault="00165A0C" w:rsidP="00165A0C">
            <w:pPr>
              <w:spacing w:before="120" w:after="120"/>
              <w:rPr>
                <w:rFonts w:cs="Arial"/>
                <w:sz w:val="18"/>
              </w:rPr>
            </w:pPr>
          </w:p>
        </w:tc>
        <w:tc>
          <w:tcPr>
            <w:tcW w:w="418" w:type="pct"/>
            <w:gridSpan w:val="2"/>
            <w:shd w:val="clear" w:color="auto" w:fill="auto"/>
          </w:tcPr>
          <w:p w14:paraId="2E188C55" w14:textId="77777777" w:rsidR="00165A0C" w:rsidRPr="00165A0C" w:rsidRDefault="00165A0C" w:rsidP="00165A0C">
            <w:pPr>
              <w:spacing w:before="120" w:after="120"/>
              <w:rPr>
                <w:rFonts w:cs="Arial"/>
                <w:sz w:val="18"/>
              </w:rPr>
            </w:pPr>
            <w:r w:rsidRPr="00165A0C">
              <w:rPr>
                <w:rFonts w:cs="Arial"/>
                <w:sz w:val="18"/>
              </w:rPr>
              <w:t>(S) UL</w:t>
            </w:r>
          </w:p>
        </w:tc>
        <w:tc>
          <w:tcPr>
            <w:tcW w:w="835" w:type="pct"/>
            <w:gridSpan w:val="2"/>
            <w:shd w:val="clear" w:color="auto" w:fill="auto"/>
          </w:tcPr>
          <w:p w14:paraId="7ECC6D05" w14:textId="77777777" w:rsidR="00165A0C" w:rsidRPr="00165A0C" w:rsidRDefault="00165A0C" w:rsidP="00165A0C">
            <w:pPr>
              <w:spacing w:before="120" w:after="120"/>
              <w:rPr>
                <w:rFonts w:cs="Arial"/>
                <w:sz w:val="18"/>
              </w:rPr>
            </w:pPr>
            <w:r w:rsidRPr="00165A0C">
              <w:rPr>
                <w:rFonts w:cs="Arial"/>
                <w:sz w:val="18"/>
              </w:rPr>
              <w:t>1, 1</w:t>
            </w:r>
          </w:p>
        </w:tc>
      </w:tr>
      <w:tr w:rsidR="00E7136E" w:rsidRPr="00165A0C" w14:paraId="74418E27" w14:textId="77777777" w:rsidTr="00E7136E">
        <w:tc>
          <w:tcPr>
            <w:tcW w:w="1665" w:type="pct"/>
            <w:gridSpan w:val="4"/>
            <w:shd w:val="clear" w:color="auto" w:fill="auto"/>
          </w:tcPr>
          <w:p w14:paraId="476D07CD" w14:textId="77777777" w:rsidR="00165A0C" w:rsidRPr="00165A0C" w:rsidRDefault="00165A0C" w:rsidP="00165A0C">
            <w:pPr>
              <w:spacing w:before="120" w:after="120"/>
              <w:rPr>
                <w:rFonts w:cs="Arial"/>
                <w:sz w:val="18"/>
              </w:rPr>
            </w:pPr>
            <w:r w:rsidRPr="00165A0C">
              <w:rPr>
                <w:rFonts w:cs="Arial"/>
                <w:sz w:val="18"/>
              </w:rPr>
              <w:t xml:space="preserve">         Protocol</w:t>
            </w:r>
          </w:p>
        </w:tc>
        <w:tc>
          <w:tcPr>
            <w:tcW w:w="833" w:type="pct"/>
            <w:gridSpan w:val="2"/>
            <w:shd w:val="clear" w:color="auto" w:fill="auto"/>
          </w:tcPr>
          <w:p w14:paraId="3CD12987" w14:textId="77777777" w:rsidR="00165A0C" w:rsidRPr="00165A0C" w:rsidRDefault="00165A0C" w:rsidP="00165A0C">
            <w:pPr>
              <w:spacing w:before="120" w:after="120"/>
              <w:rPr>
                <w:rFonts w:cs="Arial"/>
                <w:sz w:val="18"/>
              </w:rPr>
            </w:pPr>
          </w:p>
        </w:tc>
        <w:tc>
          <w:tcPr>
            <w:tcW w:w="1249" w:type="pct"/>
            <w:gridSpan w:val="4"/>
            <w:shd w:val="clear" w:color="auto" w:fill="auto"/>
          </w:tcPr>
          <w:p w14:paraId="3F32E2A8" w14:textId="77777777" w:rsidR="00165A0C" w:rsidRPr="00165A0C" w:rsidRDefault="00165A0C" w:rsidP="00165A0C">
            <w:pPr>
              <w:spacing w:before="120" w:after="120"/>
              <w:rPr>
                <w:rFonts w:cs="Arial"/>
                <w:sz w:val="18"/>
              </w:rPr>
            </w:pPr>
          </w:p>
        </w:tc>
        <w:tc>
          <w:tcPr>
            <w:tcW w:w="418" w:type="pct"/>
            <w:gridSpan w:val="2"/>
            <w:shd w:val="clear" w:color="auto" w:fill="auto"/>
          </w:tcPr>
          <w:p w14:paraId="1E2E0CDE"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67B05F36"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610DC42B" w14:textId="77777777" w:rsidTr="00E7136E">
        <w:tc>
          <w:tcPr>
            <w:tcW w:w="1665" w:type="pct"/>
            <w:gridSpan w:val="4"/>
            <w:shd w:val="clear" w:color="auto" w:fill="auto"/>
          </w:tcPr>
          <w:p w14:paraId="11F771D2" w14:textId="77777777" w:rsidR="00165A0C" w:rsidRPr="00165A0C" w:rsidRDefault="00165A0C" w:rsidP="00165A0C">
            <w:pPr>
              <w:spacing w:before="120" w:after="120"/>
              <w:rPr>
                <w:rFonts w:cs="Arial"/>
                <w:sz w:val="18"/>
              </w:rPr>
            </w:pPr>
            <w:r w:rsidRPr="00165A0C">
              <w:rPr>
                <w:rFonts w:cs="Arial"/>
                <w:sz w:val="18"/>
              </w:rPr>
              <w:t xml:space="preserve">         Application Profile</w:t>
            </w:r>
          </w:p>
        </w:tc>
        <w:tc>
          <w:tcPr>
            <w:tcW w:w="833" w:type="pct"/>
            <w:gridSpan w:val="2"/>
            <w:shd w:val="clear" w:color="auto" w:fill="auto"/>
          </w:tcPr>
          <w:p w14:paraId="5CD63E4F" w14:textId="77777777" w:rsidR="00165A0C" w:rsidRPr="00165A0C" w:rsidRDefault="00165A0C" w:rsidP="00165A0C">
            <w:pPr>
              <w:spacing w:before="120" w:after="120"/>
              <w:rPr>
                <w:rFonts w:cs="Arial"/>
                <w:sz w:val="18"/>
              </w:rPr>
            </w:pPr>
          </w:p>
        </w:tc>
        <w:tc>
          <w:tcPr>
            <w:tcW w:w="1249" w:type="pct"/>
            <w:gridSpan w:val="4"/>
            <w:shd w:val="clear" w:color="auto" w:fill="auto"/>
          </w:tcPr>
          <w:p w14:paraId="22213F4F" w14:textId="77777777" w:rsidR="00165A0C" w:rsidRPr="00165A0C" w:rsidRDefault="00165A0C" w:rsidP="00165A0C">
            <w:pPr>
              <w:spacing w:before="120" w:after="120"/>
              <w:rPr>
                <w:rFonts w:cs="Arial"/>
                <w:sz w:val="18"/>
              </w:rPr>
            </w:pPr>
          </w:p>
        </w:tc>
        <w:tc>
          <w:tcPr>
            <w:tcW w:w="418" w:type="pct"/>
            <w:gridSpan w:val="2"/>
            <w:shd w:val="clear" w:color="auto" w:fill="auto"/>
          </w:tcPr>
          <w:p w14:paraId="70866EAC"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7050A66E"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2C2A2866" w14:textId="77777777" w:rsidTr="00E7136E">
        <w:tc>
          <w:tcPr>
            <w:tcW w:w="1665" w:type="pct"/>
            <w:gridSpan w:val="4"/>
            <w:shd w:val="clear" w:color="auto" w:fill="auto"/>
          </w:tcPr>
          <w:p w14:paraId="682B8959" w14:textId="77777777" w:rsidR="00165A0C" w:rsidRPr="00165A0C" w:rsidRDefault="00165A0C" w:rsidP="00165A0C">
            <w:pPr>
              <w:spacing w:before="120" w:after="120"/>
              <w:rPr>
                <w:rFonts w:cs="Arial"/>
                <w:sz w:val="18"/>
              </w:rPr>
            </w:pPr>
            <w:r w:rsidRPr="00165A0C">
              <w:rPr>
                <w:rFonts w:cs="Arial"/>
                <w:sz w:val="18"/>
              </w:rPr>
              <w:t xml:space="preserve">         Name of Resource</w:t>
            </w:r>
          </w:p>
        </w:tc>
        <w:tc>
          <w:tcPr>
            <w:tcW w:w="833" w:type="pct"/>
            <w:gridSpan w:val="2"/>
            <w:shd w:val="clear" w:color="auto" w:fill="auto"/>
          </w:tcPr>
          <w:p w14:paraId="69411277" w14:textId="77777777" w:rsidR="00165A0C" w:rsidRPr="00165A0C" w:rsidRDefault="00165A0C" w:rsidP="00165A0C">
            <w:pPr>
              <w:spacing w:before="120" w:after="120"/>
              <w:rPr>
                <w:rFonts w:cs="Arial"/>
                <w:sz w:val="18"/>
              </w:rPr>
            </w:pPr>
          </w:p>
        </w:tc>
        <w:tc>
          <w:tcPr>
            <w:tcW w:w="1249" w:type="pct"/>
            <w:gridSpan w:val="4"/>
            <w:shd w:val="clear" w:color="auto" w:fill="auto"/>
          </w:tcPr>
          <w:p w14:paraId="006E5818" w14:textId="77777777" w:rsidR="00165A0C" w:rsidRPr="00165A0C" w:rsidRDefault="00165A0C" w:rsidP="00165A0C">
            <w:pPr>
              <w:spacing w:before="120" w:after="120"/>
              <w:rPr>
                <w:rFonts w:cs="Arial"/>
                <w:sz w:val="18"/>
              </w:rPr>
            </w:pPr>
          </w:p>
        </w:tc>
        <w:tc>
          <w:tcPr>
            <w:tcW w:w="418" w:type="pct"/>
            <w:gridSpan w:val="2"/>
            <w:shd w:val="clear" w:color="auto" w:fill="auto"/>
          </w:tcPr>
          <w:p w14:paraId="243643AC"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50CEE4BE"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3F4BA58B" w14:textId="77777777" w:rsidTr="00E7136E">
        <w:tc>
          <w:tcPr>
            <w:tcW w:w="1665" w:type="pct"/>
            <w:gridSpan w:val="4"/>
            <w:shd w:val="clear" w:color="auto" w:fill="auto"/>
          </w:tcPr>
          <w:p w14:paraId="685CAB44" w14:textId="77777777" w:rsidR="00165A0C" w:rsidRPr="00165A0C" w:rsidRDefault="00165A0C" w:rsidP="00165A0C">
            <w:pPr>
              <w:spacing w:before="120" w:after="120"/>
              <w:rPr>
                <w:rFonts w:cs="Arial"/>
                <w:sz w:val="18"/>
              </w:rPr>
            </w:pPr>
            <w:r w:rsidRPr="00165A0C">
              <w:rPr>
                <w:rFonts w:cs="Arial"/>
                <w:sz w:val="18"/>
              </w:rPr>
              <w:lastRenderedPageBreak/>
              <w:t xml:space="preserve">         Online Resource Description</w:t>
            </w:r>
          </w:p>
        </w:tc>
        <w:tc>
          <w:tcPr>
            <w:tcW w:w="833" w:type="pct"/>
            <w:gridSpan w:val="2"/>
            <w:shd w:val="clear" w:color="auto" w:fill="auto"/>
          </w:tcPr>
          <w:p w14:paraId="46234437" w14:textId="77777777" w:rsidR="00165A0C" w:rsidRPr="00165A0C" w:rsidRDefault="00165A0C" w:rsidP="00165A0C">
            <w:pPr>
              <w:spacing w:before="120" w:after="120"/>
              <w:rPr>
                <w:rFonts w:cs="Arial"/>
                <w:sz w:val="18"/>
              </w:rPr>
            </w:pPr>
          </w:p>
        </w:tc>
        <w:tc>
          <w:tcPr>
            <w:tcW w:w="1249" w:type="pct"/>
            <w:gridSpan w:val="4"/>
            <w:shd w:val="clear" w:color="auto" w:fill="auto"/>
          </w:tcPr>
          <w:p w14:paraId="51FCDD21" w14:textId="77777777" w:rsidR="00165A0C" w:rsidRPr="00165A0C" w:rsidRDefault="00165A0C" w:rsidP="00165A0C">
            <w:pPr>
              <w:spacing w:before="120" w:after="120"/>
              <w:rPr>
                <w:rFonts w:cs="Arial"/>
                <w:sz w:val="18"/>
              </w:rPr>
            </w:pPr>
          </w:p>
        </w:tc>
        <w:tc>
          <w:tcPr>
            <w:tcW w:w="418" w:type="pct"/>
            <w:gridSpan w:val="2"/>
            <w:shd w:val="clear" w:color="auto" w:fill="auto"/>
          </w:tcPr>
          <w:p w14:paraId="6CBC0B16"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05022B81"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05BFD76B" w14:textId="77777777" w:rsidTr="00E7136E">
        <w:tc>
          <w:tcPr>
            <w:tcW w:w="1665" w:type="pct"/>
            <w:gridSpan w:val="4"/>
            <w:shd w:val="clear" w:color="auto" w:fill="auto"/>
          </w:tcPr>
          <w:p w14:paraId="541A8961" w14:textId="77777777" w:rsidR="00165A0C" w:rsidRPr="00165A0C" w:rsidRDefault="00165A0C" w:rsidP="00165A0C">
            <w:pPr>
              <w:spacing w:before="120" w:after="120"/>
              <w:rPr>
                <w:rFonts w:cs="Arial"/>
                <w:sz w:val="18"/>
              </w:rPr>
            </w:pPr>
            <w:r w:rsidRPr="00165A0C">
              <w:rPr>
                <w:rFonts w:cs="Arial"/>
                <w:sz w:val="18"/>
              </w:rPr>
              <w:t xml:space="preserve">         Online Function</w:t>
            </w:r>
          </w:p>
        </w:tc>
        <w:tc>
          <w:tcPr>
            <w:tcW w:w="833" w:type="pct"/>
            <w:gridSpan w:val="2"/>
            <w:shd w:val="clear" w:color="auto" w:fill="auto"/>
          </w:tcPr>
          <w:p w14:paraId="19153DCF" w14:textId="77777777" w:rsidR="00165A0C" w:rsidRPr="00165A0C" w:rsidRDefault="00165A0C" w:rsidP="00165A0C">
            <w:pPr>
              <w:spacing w:before="120" w:after="120"/>
              <w:rPr>
                <w:rFonts w:cs="Arial"/>
                <w:sz w:val="18"/>
              </w:rPr>
            </w:pPr>
          </w:p>
        </w:tc>
        <w:tc>
          <w:tcPr>
            <w:tcW w:w="1249" w:type="pct"/>
            <w:gridSpan w:val="4"/>
            <w:shd w:val="clear" w:color="auto" w:fill="auto"/>
          </w:tcPr>
          <w:p w14:paraId="5EF0F36E" w14:textId="77777777" w:rsidR="00165A0C" w:rsidRPr="00165A0C" w:rsidRDefault="00165A0C" w:rsidP="00165A0C">
            <w:pPr>
              <w:spacing w:before="120" w:after="120"/>
              <w:rPr>
                <w:rFonts w:cs="Arial"/>
                <w:sz w:val="18"/>
              </w:rPr>
            </w:pPr>
            <w:r w:rsidRPr="00165A0C">
              <w:rPr>
                <w:rFonts w:cs="Arial"/>
                <w:sz w:val="18"/>
              </w:rPr>
              <w:t>1 : Download</w:t>
            </w:r>
          </w:p>
          <w:p w14:paraId="5CB7BCDE" w14:textId="77777777" w:rsidR="00165A0C" w:rsidRPr="00165A0C" w:rsidRDefault="00165A0C" w:rsidP="00165A0C">
            <w:pPr>
              <w:spacing w:before="120" w:after="120"/>
              <w:rPr>
                <w:rFonts w:cs="Arial"/>
                <w:sz w:val="18"/>
              </w:rPr>
            </w:pPr>
            <w:r w:rsidRPr="00165A0C">
              <w:rPr>
                <w:rFonts w:cs="Arial"/>
                <w:sz w:val="18"/>
              </w:rPr>
              <w:t>3 : Offline Access</w:t>
            </w:r>
          </w:p>
          <w:p w14:paraId="0FD57ECC" w14:textId="77777777" w:rsidR="00165A0C" w:rsidRPr="00165A0C" w:rsidRDefault="00165A0C" w:rsidP="00165A0C">
            <w:pPr>
              <w:spacing w:before="120" w:after="120"/>
              <w:rPr>
                <w:rFonts w:cs="Arial"/>
                <w:sz w:val="18"/>
              </w:rPr>
            </w:pPr>
            <w:r w:rsidRPr="00165A0C">
              <w:rPr>
                <w:rFonts w:cs="Arial"/>
                <w:sz w:val="18"/>
              </w:rPr>
              <w:t>4 : Order</w:t>
            </w:r>
          </w:p>
          <w:p w14:paraId="0C6E0C0A" w14:textId="77777777" w:rsidR="00165A0C" w:rsidRPr="00165A0C" w:rsidRDefault="00165A0C" w:rsidP="00165A0C">
            <w:pPr>
              <w:spacing w:before="120" w:after="120"/>
              <w:rPr>
                <w:rFonts w:cs="Arial"/>
                <w:sz w:val="18"/>
              </w:rPr>
            </w:pPr>
            <w:r w:rsidRPr="00165A0C">
              <w:rPr>
                <w:rFonts w:cs="Arial"/>
                <w:sz w:val="18"/>
              </w:rPr>
              <w:t>5 : Search</w:t>
            </w:r>
          </w:p>
          <w:p w14:paraId="74D08A63" w14:textId="77777777" w:rsidR="00165A0C" w:rsidRPr="00165A0C" w:rsidRDefault="00165A0C" w:rsidP="00165A0C">
            <w:pPr>
              <w:spacing w:before="120" w:after="120"/>
              <w:rPr>
                <w:rFonts w:cs="Arial"/>
                <w:sz w:val="18"/>
              </w:rPr>
            </w:pPr>
            <w:r w:rsidRPr="00165A0C">
              <w:rPr>
                <w:rFonts w:cs="Arial"/>
                <w:sz w:val="18"/>
              </w:rPr>
              <w:t>6 : Complete Metadata</w:t>
            </w:r>
          </w:p>
          <w:p w14:paraId="7F59DEFD" w14:textId="77777777" w:rsidR="00165A0C" w:rsidRPr="00165A0C" w:rsidRDefault="00165A0C" w:rsidP="00165A0C">
            <w:pPr>
              <w:spacing w:before="120" w:after="120"/>
              <w:rPr>
                <w:rFonts w:cs="Arial"/>
                <w:sz w:val="18"/>
              </w:rPr>
            </w:pPr>
            <w:r w:rsidRPr="00165A0C">
              <w:rPr>
                <w:rFonts w:cs="Arial"/>
                <w:sz w:val="18"/>
              </w:rPr>
              <w:t>7 : Browse Graphic</w:t>
            </w:r>
          </w:p>
          <w:p w14:paraId="35CC86D3" w14:textId="77777777" w:rsidR="00165A0C" w:rsidRPr="00165A0C" w:rsidRDefault="00165A0C" w:rsidP="00165A0C">
            <w:pPr>
              <w:spacing w:before="120" w:after="120"/>
              <w:rPr>
                <w:rFonts w:cs="Arial"/>
                <w:sz w:val="18"/>
              </w:rPr>
            </w:pPr>
            <w:r w:rsidRPr="00165A0C">
              <w:rPr>
                <w:rFonts w:cs="Arial"/>
                <w:sz w:val="18"/>
              </w:rPr>
              <w:t>8 : Upload</w:t>
            </w:r>
          </w:p>
          <w:p w14:paraId="025D0A53" w14:textId="77777777" w:rsidR="00165A0C" w:rsidRPr="00165A0C" w:rsidRDefault="00165A0C" w:rsidP="00165A0C">
            <w:pPr>
              <w:spacing w:before="120" w:after="120"/>
              <w:rPr>
                <w:rFonts w:cs="Arial"/>
                <w:sz w:val="18"/>
              </w:rPr>
            </w:pPr>
            <w:r w:rsidRPr="00165A0C">
              <w:rPr>
                <w:rFonts w:cs="Arial"/>
                <w:sz w:val="18"/>
              </w:rPr>
              <w:t>9 : Email Service</w:t>
            </w:r>
          </w:p>
          <w:p w14:paraId="4661B212" w14:textId="77777777" w:rsidR="00165A0C" w:rsidRPr="00165A0C" w:rsidRDefault="00165A0C" w:rsidP="00165A0C">
            <w:pPr>
              <w:spacing w:before="120" w:after="120"/>
              <w:rPr>
                <w:rFonts w:cs="Arial"/>
                <w:sz w:val="18"/>
              </w:rPr>
            </w:pPr>
            <w:r w:rsidRPr="00165A0C">
              <w:rPr>
                <w:rFonts w:cs="Arial"/>
                <w:sz w:val="18"/>
              </w:rPr>
              <w:t>10 : Browsing</w:t>
            </w:r>
          </w:p>
          <w:p w14:paraId="2CF944EB" w14:textId="77777777" w:rsidR="00165A0C" w:rsidRPr="00165A0C" w:rsidRDefault="00165A0C" w:rsidP="00165A0C">
            <w:pPr>
              <w:spacing w:before="120" w:after="120"/>
              <w:rPr>
                <w:rFonts w:cs="Arial"/>
                <w:sz w:val="18"/>
              </w:rPr>
            </w:pPr>
            <w:r w:rsidRPr="00165A0C">
              <w:rPr>
                <w:rFonts w:cs="Arial"/>
                <w:sz w:val="18"/>
              </w:rPr>
              <w:t>11 : File Access</w:t>
            </w:r>
          </w:p>
        </w:tc>
        <w:tc>
          <w:tcPr>
            <w:tcW w:w="418" w:type="pct"/>
            <w:gridSpan w:val="2"/>
            <w:shd w:val="clear" w:color="auto" w:fill="auto"/>
          </w:tcPr>
          <w:p w14:paraId="71D5B6D2" w14:textId="77777777" w:rsidR="00165A0C" w:rsidRPr="00165A0C" w:rsidRDefault="00165A0C" w:rsidP="00165A0C">
            <w:pPr>
              <w:spacing w:before="120" w:after="120"/>
              <w:rPr>
                <w:rFonts w:cs="Arial"/>
                <w:sz w:val="18"/>
              </w:rPr>
            </w:pPr>
            <w:r w:rsidRPr="00165A0C">
              <w:rPr>
                <w:rFonts w:cs="Arial"/>
                <w:sz w:val="18"/>
              </w:rPr>
              <w:t>(S) EN</w:t>
            </w:r>
          </w:p>
        </w:tc>
        <w:tc>
          <w:tcPr>
            <w:tcW w:w="835" w:type="pct"/>
            <w:gridSpan w:val="2"/>
            <w:shd w:val="clear" w:color="auto" w:fill="auto"/>
          </w:tcPr>
          <w:p w14:paraId="2ED3931F"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2E248283" w14:textId="77777777" w:rsidTr="00E7136E">
        <w:tc>
          <w:tcPr>
            <w:tcW w:w="1665" w:type="pct"/>
            <w:gridSpan w:val="4"/>
            <w:shd w:val="clear" w:color="auto" w:fill="auto"/>
          </w:tcPr>
          <w:p w14:paraId="2BB7DE77" w14:textId="77777777" w:rsidR="00165A0C" w:rsidRPr="00165A0C" w:rsidRDefault="00165A0C" w:rsidP="00165A0C">
            <w:pPr>
              <w:spacing w:before="120" w:after="120"/>
              <w:rPr>
                <w:rFonts w:cs="Arial"/>
                <w:sz w:val="18"/>
              </w:rPr>
            </w:pPr>
            <w:r w:rsidRPr="00165A0C">
              <w:rPr>
                <w:rFonts w:cs="Arial"/>
                <w:sz w:val="18"/>
              </w:rPr>
              <w:t xml:space="preserve">         Protocol request</w:t>
            </w:r>
          </w:p>
        </w:tc>
        <w:tc>
          <w:tcPr>
            <w:tcW w:w="833" w:type="pct"/>
            <w:gridSpan w:val="2"/>
            <w:shd w:val="clear" w:color="auto" w:fill="auto"/>
          </w:tcPr>
          <w:p w14:paraId="47DE56B8" w14:textId="77777777" w:rsidR="00165A0C" w:rsidRPr="00165A0C" w:rsidRDefault="00165A0C" w:rsidP="00165A0C">
            <w:pPr>
              <w:spacing w:before="120" w:after="120"/>
              <w:rPr>
                <w:rFonts w:cs="Arial"/>
                <w:sz w:val="18"/>
              </w:rPr>
            </w:pPr>
          </w:p>
        </w:tc>
        <w:tc>
          <w:tcPr>
            <w:tcW w:w="1249" w:type="pct"/>
            <w:gridSpan w:val="4"/>
            <w:shd w:val="clear" w:color="auto" w:fill="auto"/>
          </w:tcPr>
          <w:p w14:paraId="37B1A25E" w14:textId="77777777" w:rsidR="00165A0C" w:rsidRPr="00165A0C" w:rsidRDefault="00165A0C" w:rsidP="00165A0C">
            <w:pPr>
              <w:spacing w:before="120" w:after="120"/>
              <w:rPr>
                <w:rFonts w:cs="Arial"/>
                <w:sz w:val="18"/>
              </w:rPr>
            </w:pPr>
          </w:p>
        </w:tc>
        <w:tc>
          <w:tcPr>
            <w:tcW w:w="418" w:type="pct"/>
            <w:gridSpan w:val="2"/>
            <w:shd w:val="clear" w:color="auto" w:fill="auto"/>
          </w:tcPr>
          <w:p w14:paraId="34AEBB9A"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2E5FD96A"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7D3ABF22" w14:textId="77777777" w:rsidTr="00E7136E">
        <w:tc>
          <w:tcPr>
            <w:tcW w:w="1665" w:type="pct"/>
            <w:gridSpan w:val="4"/>
            <w:shd w:val="clear" w:color="auto" w:fill="auto"/>
          </w:tcPr>
          <w:p w14:paraId="49AFAE9C" w14:textId="77777777" w:rsidR="00165A0C" w:rsidRPr="00165A0C" w:rsidRDefault="00165A0C" w:rsidP="00165A0C">
            <w:pPr>
              <w:spacing w:before="120" w:after="120"/>
              <w:rPr>
                <w:rFonts w:cs="Arial"/>
                <w:sz w:val="18"/>
              </w:rPr>
            </w:pPr>
            <w:r w:rsidRPr="00165A0C">
              <w:rPr>
                <w:rFonts w:cs="Arial"/>
                <w:sz w:val="18"/>
              </w:rPr>
              <w:t xml:space="preserve">      Source</w:t>
            </w:r>
          </w:p>
        </w:tc>
        <w:tc>
          <w:tcPr>
            <w:tcW w:w="833" w:type="pct"/>
            <w:gridSpan w:val="2"/>
            <w:shd w:val="clear" w:color="auto" w:fill="auto"/>
          </w:tcPr>
          <w:p w14:paraId="73CA7A66" w14:textId="77777777" w:rsidR="00165A0C" w:rsidRPr="00165A0C" w:rsidRDefault="00165A0C" w:rsidP="00165A0C">
            <w:pPr>
              <w:spacing w:before="120" w:after="120"/>
              <w:rPr>
                <w:rFonts w:cs="Arial"/>
                <w:sz w:val="18"/>
              </w:rPr>
            </w:pPr>
          </w:p>
        </w:tc>
        <w:tc>
          <w:tcPr>
            <w:tcW w:w="1249" w:type="pct"/>
            <w:gridSpan w:val="4"/>
            <w:shd w:val="clear" w:color="auto" w:fill="auto"/>
          </w:tcPr>
          <w:p w14:paraId="39C69231" w14:textId="77777777" w:rsidR="00165A0C" w:rsidRPr="00165A0C" w:rsidRDefault="00165A0C" w:rsidP="00165A0C">
            <w:pPr>
              <w:spacing w:before="120" w:after="120"/>
              <w:rPr>
                <w:rFonts w:cs="Arial"/>
                <w:sz w:val="18"/>
              </w:rPr>
            </w:pPr>
          </w:p>
        </w:tc>
        <w:tc>
          <w:tcPr>
            <w:tcW w:w="418" w:type="pct"/>
            <w:gridSpan w:val="2"/>
            <w:shd w:val="clear" w:color="auto" w:fill="auto"/>
          </w:tcPr>
          <w:p w14:paraId="11E33473"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545FE0AA"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003C8C97" w14:textId="77777777" w:rsidTr="00E7136E">
        <w:tc>
          <w:tcPr>
            <w:tcW w:w="1665" w:type="pct"/>
            <w:gridSpan w:val="4"/>
            <w:shd w:val="clear" w:color="auto" w:fill="auto"/>
          </w:tcPr>
          <w:p w14:paraId="51C37256" w14:textId="77777777" w:rsidR="00165A0C" w:rsidRPr="00165A0C" w:rsidRDefault="00165A0C" w:rsidP="00165A0C">
            <w:pPr>
              <w:spacing w:before="120" w:after="120"/>
              <w:rPr>
                <w:rFonts w:cs="Arial"/>
                <w:sz w:val="18"/>
              </w:rPr>
            </w:pPr>
            <w:r w:rsidRPr="00165A0C">
              <w:rPr>
                <w:rFonts w:cs="Arial"/>
                <w:sz w:val="18"/>
              </w:rPr>
              <w:t xml:space="preserve">      Source Type</w:t>
            </w:r>
          </w:p>
        </w:tc>
        <w:tc>
          <w:tcPr>
            <w:tcW w:w="833" w:type="pct"/>
            <w:gridSpan w:val="2"/>
            <w:shd w:val="clear" w:color="auto" w:fill="auto"/>
          </w:tcPr>
          <w:p w14:paraId="5206382A" w14:textId="77777777" w:rsidR="00165A0C" w:rsidRPr="00165A0C" w:rsidRDefault="00165A0C" w:rsidP="00165A0C">
            <w:pPr>
              <w:spacing w:before="120" w:after="120"/>
              <w:rPr>
                <w:rFonts w:cs="Arial"/>
                <w:sz w:val="18"/>
              </w:rPr>
            </w:pPr>
          </w:p>
        </w:tc>
        <w:tc>
          <w:tcPr>
            <w:tcW w:w="1249" w:type="pct"/>
            <w:gridSpan w:val="4"/>
            <w:shd w:val="clear" w:color="auto" w:fill="auto"/>
          </w:tcPr>
          <w:p w14:paraId="53A584D0" w14:textId="77777777" w:rsidR="00165A0C" w:rsidRPr="00165A0C" w:rsidRDefault="00165A0C" w:rsidP="00165A0C">
            <w:pPr>
              <w:spacing w:before="120" w:after="120"/>
              <w:rPr>
                <w:rFonts w:cs="Arial"/>
                <w:sz w:val="18"/>
              </w:rPr>
            </w:pPr>
            <w:r w:rsidRPr="00165A0C">
              <w:rPr>
                <w:rFonts w:cs="Arial"/>
                <w:sz w:val="18"/>
              </w:rPr>
              <w:t>1 : Law or Regulation</w:t>
            </w:r>
          </w:p>
          <w:p w14:paraId="0FE50C70" w14:textId="77777777" w:rsidR="00165A0C" w:rsidRPr="00165A0C" w:rsidRDefault="00165A0C" w:rsidP="00165A0C">
            <w:pPr>
              <w:spacing w:before="120" w:after="120"/>
              <w:rPr>
                <w:rFonts w:cs="Arial"/>
                <w:sz w:val="18"/>
              </w:rPr>
            </w:pPr>
            <w:r w:rsidRPr="00165A0C">
              <w:rPr>
                <w:rFonts w:cs="Arial"/>
                <w:sz w:val="18"/>
              </w:rPr>
              <w:t>2 : Official Publication</w:t>
            </w:r>
          </w:p>
          <w:p w14:paraId="611AD53D" w14:textId="77777777" w:rsidR="00165A0C" w:rsidRPr="00165A0C" w:rsidRDefault="00165A0C" w:rsidP="00165A0C">
            <w:pPr>
              <w:spacing w:before="120" w:after="120"/>
              <w:rPr>
                <w:rFonts w:cs="Arial"/>
                <w:sz w:val="18"/>
              </w:rPr>
            </w:pPr>
            <w:r w:rsidRPr="00165A0C">
              <w:rPr>
                <w:rFonts w:cs="Arial"/>
                <w:sz w:val="18"/>
              </w:rPr>
              <w:t>7 : Mariner Report, Confirmed</w:t>
            </w:r>
          </w:p>
          <w:p w14:paraId="5D7379F9" w14:textId="77777777" w:rsidR="00165A0C" w:rsidRPr="00165A0C" w:rsidRDefault="00165A0C" w:rsidP="00165A0C">
            <w:pPr>
              <w:spacing w:before="120" w:after="120"/>
              <w:rPr>
                <w:rFonts w:cs="Arial"/>
                <w:sz w:val="18"/>
              </w:rPr>
            </w:pPr>
            <w:r w:rsidRPr="00165A0C">
              <w:rPr>
                <w:rFonts w:cs="Arial"/>
                <w:sz w:val="18"/>
              </w:rPr>
              <w:t>8 : Mariner Report, Not Confirmed</w:t>
            </w:r>
          </w:p>
          <w:p w14:paraId="321B261E" w14:textId="77777777" w:rsidR="00165A0C" w:rsidRPr="00165A0C" w:rsidRDefault="00165A0C" w:rsidP="00165A0C">
            <w:pPr>
              <w:spacing w:before="120" w:after="120"/>
              <w:rPr>
                <w:rFonts w:cs="Arial"/>
                <w:sz w:val="18"/>
              </w:rPr>
            </w:pPr>
            <w:r w:rsidRPr="00165A0C">
              <w:rPr>
                <w:rFonts w:cs="Arial"/>
                <w:sz w:val="18"/>
              </w:rPr>
              <w:t>9 : Industry Publications and Reports</w:t>
            </w:r>
          </w:p>
          <w:p w14:paraId="56920C83" w14:textId="77777777" w:rsidR="00165A0C" w:rsidRPr="00165A0C" w:rsidRDefault="00165A0C" w:rsidP="00165A0C">
            <w:pPr>
              <w:spacing w:before="120" w:after="120"/>
              <w:rPr>
                <w:rFonts w:cs="Arial"/>
                <w:sz w:val="18"/>
              </w:rPr>
            </w:pPr>
            <w:r w:rsidRPr="00165A0C">
              <w:rPr>
                <w:rFonts w:cs="Arial"/>
                <w:sz w:val="18"/>
              </w:rPr>
              <w:t>10 : Remotely Sensed Images</w:t>
            </w:r>
          </w:p>
          <w:p w14:paraId="3BF6DF99" w14:textId="77777777" w:rsidR="00165A0C" w:rsidRPr="00165A0C" w:rsidRDefault="00165A0C" w:rsidP="00165A0C">
            <w:pPr>
              <w:spacing w:before="120" w:after="120"/>
              <w:rPr>
                <w:rFonts w:cs="Arial"/>
                <w:sz w:val="18"/>
              </w:rPr>
            </w:pPr>
            <w:r w:rsidRPr="00165A0C">
              <w:rPr>
                <w:rFonts w:cs="Arial"/>
                <w:sz w:val="18"/>
              </w:rPr>
              <w:t>11 : Photographs</w:t>
            </w:r>
          </w:p>
          <w:p w14:paraId="08ECBA8A" w14:textId="77777777" w:rsidR="00165A0C" w:rsidRPr="00165A0C" w:rsidRDefault="00165A0C" w:rsidP="00165A0C">
            <w:pPr>
              <w:spacing w:before="120" w:after="120"/>
              <w:rPr>
                <w:rFonts w:cs="Arial"/>
                <w:sz w:val="18"/>
              </w:rPr>
            </w:pPr>
            <w:r w:rsidRPr="00165A0C">
              <w:rPr>
                <w:rFonts w:cs="Arial"/>
                <w:sz w:val="18"/>
              </w:rPr>
              <w:t>12 : Products Issued by HO Services</w:t>
            </w:r>
          </w:p>
          <w:p w14:paraId="7CBCFE52" w14:textId="77777777" w:rsidR="00165A0C" w:rsidRPr="00165A0C" w:rsidRDefault="00165A0C" w:rsidP="00165A0C">
            <w:pPr>
              <w:spacing w:before="120" w:after="120"/>
              <w:rPr>
                <w:rFonts w:cs="Arial"/>
                <w:sz w:val="18"/>
              </w:rPr>
            </w:pPr>
            <w:r w:rsidRPr="00165A0C">
              <w:rPr>
                <w:rFonts w:cs="Arial"/>
                <w:sz w:val="18"/>
              </w:rPr>
              <w:t>13 : News Media</w:t>
            </w:r>
          </w:p>
          <w:p w14:paraId="797586D9" w14:textId="77777777" w:rsidR="00165A0C" w:rsidRPr="00165A0C" w:rsidRDefault="00165A0C" w:rsidP="00165A0C">
            <w:pPr>
              <w:spacing w:before="120" w:after="120"/>
              <w:rPr>
                <w:rFonts w:cs="Arial"/>
                <w:sz w:val="18"/>
              </w:rPr>
            </w:pPr>
            <w:r w:rsidRPr="00165A0C">
              <w:rPr>
                <w:rFonts w:cs="Arial"/>
                <w:sz w:val="18"/>
              </w:rPr>
              <w:t>14 : Traffic Data</w:t>
            </w:r>
          </w:p>
        </w:tc>
        <w:tc>
          <w:tcPr>
            <w:tcW w:w="418" w:type="pct"/>
            <w:gridSpan w:val="2"/>
            <w:shd w:val="clear" w:color="auto" w:fill="auto"/>
          </w:tcPr>
          <w:p w14:paraId="2CC324CD" w14:textId="77777777" w:rsidR="00165A0C" w:rsidRPr="00165A0C" w:rsidRDefault="00165A0C" w:rsidP="00165A0C">
            <w:pPr>
              <w:spacing w:before="120" w:after="120"/>
              <w:rPr>
                <w:rFonts w:cs="Arial"/>
                <w:sz w:val="18"/>
              </w:rPr>
            </w:pPr>
            <w:r w:rsidRPr="00165A0C">
              <w:rPr>
                <w:rFonts w:cs="Arial"/>
                <w:sz w:val="18"/>
              </w:rPr>
              <w:t>(S) EN</w:t>
            </w:r>
          </w:p>
        </w:tc>
        <w:tc>
          <w:tcPr>
            <w:tcW w:w="835" w:type="pct"/>
            <w:gridSpan w:val="2"/>
            <w:shd w:val="clear" w:color="auto" w:fill="auto"/>
          </w:tcPr>
          <w:p w14:paraId="55678A96"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4C57BB5A" w14:textId="77777777" w:rsidTr="00E7136E">
        <w:tc>
          <w:tcPr>
            <w:tcW w:w="1665" w:type="pct"/>
            <w:gridSpan w:val="4"/>
            <w:shd w:val="clear" w:color="auto" w:fill="auto"/>
          </w:tcPr>
          <w:p w14:paraId="2DEA2624" w14:textId="77777777" w:rsidR="00165A0C" w:rsidRPr="00165A0C" w:rsidRDefault="00165A0C" w:rsidP="00165A0C">
            <w:pPr>
              <w:spacing w:before="120" w:after="120"/>
              <w:rPr>
                <w:rFonts w:cs="Arial"/>
                <w:sz w:val="18"/>
              </w:rPr>
            </w:pPr>
            <w:r w:rsidRPr="00165A0C">
              <w:rPr>
                <w:rFonts w:cs="Arial"/>
                <w:sz w:val="18"/>
              </w:rPr>
              <w:t xml:space="preserve">      Reported Date</w:t>
            </w:r>
          </w:p>
        </w:tc>
        <w:tc>
          <w:tcPr>
            <w:tcW w:w="833" w:type="pct"/>
            <w:gridSpan w:val="2"/>
            <w:shd w:val="clear" w:color="auto" w:fill="auto"/>
          </w:tcPr>
          <w:p w14:paraId="0AC61025" w14:textId="77777777" w:rsidR="00165A0C" w:rsidRPr="00165A0C" w:rsidRDefault="00165A0C" w:rsidP="00165A0C">
            <w:pPr>
              <w:spacing w:before="120" w:after="120"/>
              <w:rPr>
                <w:rFonts w:cs="Arial"/>
                <w:sz w:val="18"/>
              </w:rPr>
            </w:pPr>
            <w:r w:rsidRPr="00165A0C">
              <w:rPr>
                <w:rFonts w:cs="Arial"/>
                <w:sz w:val="18"/>
              </w:rPr>
              <w:t>(SORDAT)</w:t>
            </w:r>
          </w:p>
        </w:tc>
        <w:tc>
          <w:tcPr>
            <w:tcW w:w="1249" w:type="pct"/>
            <w:gridSpan w:val="4"/>
            <w:shd w:val="clear" w:color="auto" w:fill="auto"/>
          </w:tcPr>
          <w:p w14:paraId="6B660DDE" w14:textId="77777777" w:rsidR="00165A0C" w:rsidRPr="00165A0C" w:rsidRDefault="00165A0C" w:rsidP="00165A0C">
            <w:pPr>
              <w:spacing w:before="120" w:after="120"/>
              <w:rPr>
                <w:rFonts w:cs="Arial"/>
                <w:sz w:val="18"/>
              </w:rPr>
            </w:pPr>
          </w:p>
        </w:tc>
        <w:tc>
          <w:tcPr>
            <w:tcW w:w="418" w:type="pct"/>
            <w:gridSpan w:val="2"/>
            <w:shd w:val="clear" w:color="auto" w:fill="auto"/>
          </w:tcPr>
          <w:p w14:paraId="452EE0DA" w14:textId="77777777" w:rsidR="00165A0C" w:rsidRPr="00165A0C" w:rsidRDefault="00165A0C" w:rsidP="00165A0C">
            <w:pPr>
              <w:spacing w:before="120" w:after="120"/>
              <w:rPr>
                <w:rFonts w:cs="Arial"/>
                <w:sz w:val="18"/>
              </w:rPr>
            </w:pPr>
            <w:r w:rsidRPr="00165A0C">
              <w:rPr>
                <w:rFonts w:cs="Arial"/>
                <w:sz w:val="18"/>
              </w:rPr>
              <w:t>(S) TD</w:t>
            </w:r>
          </w:p>
        </w:tc>
        <w:tc>
          <w:tcPr>
            <w:tcW w:w="835" w:type="pct"/>
            <w:gridSpan w:val="2"/>
            <w:shd w:val="clear" w:color="auto" w:fill="auto"/>
          </w:tcPr>
          <w:p w14:paraId="3274F7EB"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6922F6C4" w14:textId="77777777" w:rsidTr="00E7136E">
        <w:tc>
          <w:tcPr>
            <w:tcW w:w="1665" w:type="pct"/>
            <w:gridSpan w:val="4"/>
            <w:shd w:val="clear" w:color="auto" w:fill="auto"/>
          </w:tcPr>
          <w:p w14:paraId="5CBB4263" w14:textId="77777777" w:rsidR="00165A0C" w:rsidRPr="00165A0C" w:rsidRDefault="00165A0C" w:rsidP="00165A0C">
            <w:pPr>
              <w:spacing w:before="120" w:after="120"/>
              <w:rPr>
                <w:rFonts w:cs="Arial"/>
                <w:sz w:val="18"/>
              </w:rPr>
            </w:pPr>
            <w:r w:rsidRPr="00165A0C">
              <w:rPr>
                <w:rFonts w:cs="Arial"/>
                <w:sz w:val="18"/>
              </w:rPr>
              <w:t>Location by Text</w:t>
            </w:r>
          </w:p>
        </w:tc>
        <w:tc>
          <w:tcPr>
            <w:tcW w:w="833" w:type="pct"/>
            <w:gridSpan w:val="2"/>
            <w:shd w:val="clear" w:color="auto" w:fill="auto"/>
          </w:tcPr>
          <w:p w14:paraId="16EEAFE0" w14:textId="77777777" w:rsidR="00165A0C" w:rsidRPr="00165A0C" w:rsidRDefault="00165A0C" w:rsidP="00165A0C">
            <w:pPr>
              <w:spacing w:before="120" w:after="120"/>
              <w:rPr>
                <w:rFonts w:cs="Arial"/>
                <w:sz w:val="18"/>
              </w:rPr>
            </w:pPr>
          </w:p>
        </w:tc>
        <w:tc>
          <w:tcPr>
            <w:tcW w:w="1249" w:type="pct"/>
            <w:gridSpan w:val="4"/>
            <w:shd w:val="clear" w:color="auto" w:fill="auto"/>
          </w:tcPr>
          <w:p w14:paraId="5DDDEB08" w14:textId="77777777" w:rsidR="00165A0C" w:rsidRPr="00165A0C" w:rsidRDefault="00165A0C" w:rsidP="00165A0C">
            <w:pPr>
              <w:spacing w:before="120" w:after="120"/>
              <w:rPr>
                <w:rFonts w:cs="Arial"/>
                <w:sz w:val="18"/>
              </w:rPr>
            </w:pPr>
          </w:p>
        </w:tc>
        <w:tc>
          <w:tcPr>
            <w:tcW w:w="418" w:type="pct"/>
            <w:gridSpan w:val="2"/>
            <w:shd w:val="clear" w:color="auto" w:fill="auto"/>
          </w:tcPr>
          <w:p w14:paraId="258E76C3" w14:textId="77777777" w:rsidR="00165A0C" w:rsidRPr="00165A0C" w:rsidRDefault="00165A0C" w:rsidP="00165A0C">
            <w:pPr>
              <w:spacing w:before="120" w:after="120"/>
              <w:rPr>
                <w:rFonts w:cs="Arial"/>
                <w:sz w:val="18"/>
              </w:rPr>
            </w:pPr>
            <w:r w:rsidRPr="00165A0C">
              <w:rPr>
                <w:rFonts w:cs="Arial"/>
                <w:sz w:val="18"/>
              </w:rPr>
              <w:t>TE</w:t>
            </w:r>
          </w:p>
        </w:tc>
        <w:tc>
          <w:tcPr>
            <w:tcW w:w="835" w:type="pct"/>
            <w:gridSpan w:val="2"/>
            <w:shd w:val="clear" w:color="auto" w:fill="auto"/>
          </w:tcPr>
          <w:p w14:paraId="656EDD0C"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51DD443B" w14:textId="77777777" w:rsidTr="00E7136E">
        <w:tc>
          <w:tcPr>
            <w:tcW w:w="1665" w:type="pct"/>
            <w:gridSpan w:val="4"/>
            <w:shd w:val="clear" w:color="auto" w:fill="auto"/>
          </w:tcPr>
          <w:p w14:paraId="7D619C22" w14:textId="77777777" w:rsidR="00165A0C" w:rsidRPr="00165A0C" w:rsidRDefault="00165A0C" w:rsidP="00165A0C">
            <w:pPr>
              <w:spacing w:before="120" w:after="120"/>
              <w:rPr>
                <w:rFonts w:cs="Arial"/>
                <w:sz w:val="18"/>
              </w:rPr>
            </w:pPr>
            <w:r w:rsidRPr="00165A0C">
              <w:rPr>
                <w:rFonts w:cs="Arial"/>
                <w:sz w:val="18"/>
              </w:rPr>
              <w:t>Marked By</w:t>
            </w:r>
          </w:p>
        </w:tc>
        <w:tc>
          <w:tcPr>
            <w:tcW w:w="833" w:type="pct"/>
            <w:gridSpan w:val="2"/>
            <w:shd w:val="clear" w:color="auto" w:fill="auto"/>
          </w:tcPr>
          <w:p w14:paraId="24AFC9E0" w14:textId="77777777" w:rsidR="00165A0C" w:rsidRPr="00165A0C" w:rsidRDefault="00165A0C" w:rsidP="00165A0C">
            <w:pPr>
              <w:spacing w:before="120" w:after="120"/>
              <w:rPr>
                <w:rFonts w:cs="Arial"/>
                <w:sz w:val="18"/>
              </w:rPr>
            </w:pPr>
          </w:p>
        </w:tc>
        <w:tc>
          <w:tcPr>
            <w:tcW w:w="1249" w:type="pct"/>
            <w:gridSpan w:val="4"/>
            <w:shd w:val="clear" w:color="auto" w:fill="auto"/>
          </w:tcPr>
          <w:p w14:paraId="06E0643B" w14:textId="77777777" w:rsidR="00165A0C" w:rsidRPr="00165A0C" w:rsidRDefault="00165A0C" w:rsidP="00165A0C">
            <w:pPr>
              <w:spacing w:before="120" w:after="120"/>
              <w:rPr>
                <w:rFonts w:cs="Arial"/>
                <w:sz w:val="18"/>
              </w:rPr>
            </w:pPr>
          </w:p>
        </w:tc>
        <w:tc>
          <w:tcPr>
            <w:tcW w:w="418" w:type="pct"/>
            <w:gridSpan w:val="2"/>
            <w:shd w:val="clear" w:color="auto" w:fill="auto"/>
          </w:tcPr>
          <w:p w14:paraId="6971D458" w14:textId="77777777" w:rsidR="00165A0C" w:rsidRPr="00165A0C" w:rsidRDefault="00165A0C" w:rsidP="00165A0C">
            <w:pPr>
              <w:spacing w:before="120" w:after="120"/>
              <w:rPr>
                <w:rFonts w:cs="Arial"/>
                <w:sz w:val="18"/>
              </w:rPr>
            </w:pPr>
            <w:r w:rsidRPr="00165A0C">
              <w:rPr>
                <w:rFonts w:cs="Arial"/>
                <w:sz w:val="18"/>
              </w:rPr>
              <w:t>C</w:t>
            </w:r>
          </w:p>
        </w:tc>
        <w:tc>
          <w:tcPr>
            <w:tcW w:w="835" w:type="pct"/>
            <w:gridSpan w:val="2"/>
            <w:shd w:val="clear" w:color="auto" w:fill="auto"/>
          </w:tcPr>
          <w:p w14:paraId="4EEC148D"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1D92FB78" w14:textId="77777777" w:rsidTr="00E7136E">
        <w:tc>
          <w:tcPr>
            <w:tcW w:w="1665" w:type="pct"/>
            <w:gridSpan w:val="4"/>
            <w:shd w:val="clear" w:color="auto" w:fill="auto"/>
          </w:tcPr>
          <w:p w14:paraId="308F7190" w14:textId="77777777" w:rsidR="00165A0C" w:rsidRPr="00165A0C" w:rsidRDefault="00165A0C" w:rsidP="00165A0C">
            <w:pPr>
              <w:spacing w:before="120" w:after="120"/>
              <w:rPr>
                <w:rFonts w:cs="Arial"/>
                <w:sz w:val="18"/>
              </w:rPr>
            </w:pPr>
            <w:r w:rsidRPr="00165A0C">
              <w:rPr>
                <w:rFonts w:cs="Arial"/>
                <w:sz w:val="18"/>
              </w:rPr>
              <w:t xml:space="preserve">   Text Content</w:t>
            </w:r>
          </w:p>
        </w:tc>
        <w:tc>
          <w:tcPr>
            <w:tcW w:w="833" w:type="pct"/>
            <w:gridSpan w:val="2"/>
            <w:shd w:val="clear" w:color="auto" w:fill="auto"/>
          </w:tcPr>
          <w:p w14:paraId="0A046AE5" w14:textId="77777777" w:rsidR="00165A0C" w:rsidRPr="00165A0C" w:rsidRDefault="00165A0C" w:rsidP="00165A0C">
            <w:pPr>
              <w:spacing w:before="120" w:after="120"/>
              <w:rPr>
                <w:rFonts w:cs="Arial"/>
                <w:sz w:val="18"/>
              </w:rPr>
            </w:pPr>
          </w:p>
        </w:tc>
        <w:tc>
          <w:tcPr>
            <w:tcW w:w="1249" w:type="pct"/>
            <w:gridSpan w:val="4"/>
            <w:shd w:val="clear" w:color="auto" w:fill="auto"/>
          </w:tcPr>
          <w:p w14:paraId="668594E7" w14:textId="77777777" w:rsidR="00165A0C" w:rsidRPr="00165A0C" w:rsidRDefault="00165A0C" w:rsidP="00165A0C">
            <w:pPr>
              <w:spacing w:before="120" w:after="120"/>
              <w:rPr>
                <w:rFonts w:cs="Arial"/>
                <w:sz w:val="18"/>
              </w:rPr>
            </w:pPr>
          </w:p>
        </w:tc>
        <w:tc>
          <w:tcPr>
            <w:tcW w:w="418" w:type="pct"/>
            <w:gridSpan w:val="2"/>
            <w:shd w:val="clear" w:color="auto" w:fill="auto"/>
          </w:tcPr>
          <w:p w14:paraId="2DAE4739" w14:textId="77777777" w:rsidR="00165A0C" w:rsidRPr="00165A0C" w:rsidRDefault="00165A0C" w:rsidP="00165A0C">
            <w:pPr>
              <w:spacing w:before="120" w:after="120"/>
              <w:rPr>
                <w:rFonts w:cs="Arial"/>
                <w:sz w:val="18"/>
              </w:rPr>
            </w:pPr>
            <w:r w:rsidRPr="00165A0C">
              <w:rPr>
                <w:rFonts w:cs="Arial"/>
                <w:sz w:val="18"/>
              </w:rPr>
              <w:t>(S) C</w:t>
            </w:r>
          </w:p>
        </w:tc>
        <w:tc>
          <w:tcPr>
            <w:tcW w:w="835" w:type="pct"/>
            <w:gridSpan w:val="2"/>
            <w:shd w:val="clear" w:color="auto" w:fill="auto"/>
          </w:tcPr>
          <w:p w14:paraId="11EF1F5D" w14:textId="77777777" w:rsidR="00165A0C" w:rsidRPr="00165A0C" w:rsidRDefault="00165A0C" w:rsidP="00165A0C">
            <w:pPr>
              <w:spacing w:before="120" w:after="120"/>
              <w:rPr>
                <w:rFonts w:cs="Arial"/>
                <w:sz w:val="18"/>
              </w:rPr>
            </w:pPr>
            <w:r w:rsidRPr="00165A0C">
              <w:rPr>
                <w:rFonts w:cs="Arial"/>
                <w:sz w:val="18"/>
              </w:rPr>
              <w:t>1, *</w:t>
            </w:r>
          </w:p>
        </w:tc>
      </w:tr>
      <w:tr w:rsidR="00E7136E" w:rsidRPr="00165A0C" w14:paraId="12B3256D" w14:textId="77777777" w:rsidTr="00E7136E">
        <w:tc>
          <w:tcPr>
            <w:tcW w:w="1665" w:type="pct"/>
            <w:gridSpan w:val="4"/>
            <w:shd w:val="clear" w:color="auto" w:fill="auto"/>
          </w:tcPr>
          <w:p w14:paraId="2AC5E56A" w14:textId="77777777" w:rsidR="00165A0C" w:rsidRPr="00165A0C" w:rsidRDefault="00165A0C" w:rsidP="00165A0C">
            <w:pPr>
              <w:spacing w:before="120" w:after="120"/>
              <w:rPr>
                <w:rFonts w:cs="Arial"/>
                <w:sz w:val="18"/>
              </w:rPr>
            </w:pPr>
            <w:r w:rsidRPr="00165A0C">
              <w:rPr>
                <w:rFonts w:cs="Arial"/>
                <w:sz w:val="18"/>
              </w:rPr>
              <w:t xml:space="preserve">      Category of text</w:t>
            </w:r>
          </w:p>
        </w:tc>
        <w:tc>
          <w:tcPr>
            <w:tcW w:w="833" w:type="pct"/>
            <w:gridSpan w:val="2"/>
            <w:shd w:val="clear" w:color="auto" w:fill="auto"/>
          </w:tcPr>
          <w:p w14:paraId="04FEDD8A" w14:textId="77777777" w:rsidR="00165A0C" w:rsidRPr="00165A0C" w:rsidRDefault="00165A0C" w:rsidP="00165A0C">
            <w:pPr>
              <w:spacing w:before="120" w:after="120"/>
              <w:rPr>
                <w:rFonts w:cs="Arial"/>
                <w:sz w:val="18"/>
              </w:rPr>
            </w:pPr>
          </w:p>
        </w:tc>
        <w:tc>
          <w:tcPr>
            <w:tcW w:w="1249" w:type="pct"/>
            <w:gridSpan w:val="4"/>
            <w:shd w:val="clear" w:color="auto" w:fill="auto"/>
          </w:tcPr>
          <w:p w14:paraId="4085BC4B" w14:textId="77777777" w:rsidR="00165A0C" w:rsidRPr="00165A0C" w:rsidRDefault="00165A0C" w:rsidP="00165A0C">
            <w:pPr>
              <w:spacing w:before="120" w:after="120"/>
              <w:rPr>
                <w:rFonts w:cs="Arial"/>
                <w:sz w:val="18"/>
              </w:rPr>
            </w:pPr>
            <w:r w:rsidRPr="00165A0C">
              <w:rPr>
                <w:rFonts w:cs="Arial"/>
                <w:sz w:val="18"/>
              </w:rPr>
              <w:t>1 : Abstract or Summary</w:t>
            </w:r>
          </w:p>
          <w:p w14:paraId="659555D2" w14:textId="77777777" w:rsidR="00165A0C" w:rsidRPr="00165A0C" w:rsidRDefault="00165A0C" w:rsidP="00165A0C">
            <w:pPr>
              <w:spacing w:before="120" w:after="120"/>
              <w:rPr>
                <w:rFonts w:cs="Arial"/>
                <w:sz w:val="18"/>
              </w:rPr>
            </w:pPr>
            <w:r w:rsidRPr="00165A0C">
              <w:rPr>
                <w:rFonts w:cs="Arial"/>
                <w:sz w:val="18"/>
              </w:rPr>
              <w:t>2 : Extract</w:t>
            </w:r>
          </w:p>
          <w:p w14:paraId="2D0A4B8E" w14:textId="77777777" w:rsidR="00165A0C" w:rsidRPr="00165A0C" w:rsidRDefault="00165A0C" w:rsidP="00165A0C">
            <w:pPr>
              <w:spacing w:before="120" w:after="120"/>
              <w:rPr>
                <w:rFonts w:cs="Arial"/>
                <w:sz w:val="18"/>
              </w:rPr>
            </w:pPr>
            <w:r w:rsidRPr="00165A0C">
              <w:rPr>
                <w:rFonts w:cs="Arial"/>
                <w:sz w:val="18"/>
              </w:rPr>
              <w:t>3 : Full Text</w:t>
            </w:r>
          </w:p>
        </w:tc>
        <w:tc>
          <w:tcPr>
            <w:tcW w:w="418" w:type="pct"/>
            <w:gridSpan w:val="2"/>
            <w:shd w:val="clear" w:color="auto" w:fill="auto"/>
          </w:tcPr>
          <w:p w14:paraId="7F01607F" w14:textId="77777777" w:rsidR="00165A0C" w:rsidRPr="00165A0C" w:rsidRDefault="00165A0C" w:rsidP="00165A0C">
            <w:pPr>
              <w:spacing w:before="120" w:after="120"/>
              <w:rPr>
                <w:rFonts w:cs="Arial"/>
                <w:sz w:val="18"/>
              </w:rPr>
            </w:pPr>
            <w:r w:rsidRPr="00165A0C">
              <w:rPr>
                <w:rFonts w:cs="Arial"/>
                <w:sz w:val="18"/>
              </w:rPr>
              <w:t>(S) EN</w:t>
            </w:r>
          </w:p>
        </w:tc>
        <w:tc>
          <w:tcPr>
            <w:tcW w:w="835" w:type="pct"/>
            <w:gridSpan w:val="2"/>
            <w:shd w:val="clear" w:color="auto" w:fill="auto"/>
          </w:tcPr>
          <w:p w14:paraId="72DFE723"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1299EA3E" w14:textId="77777777" w:rsidTr="00E7136E">
        <w:tc>
          <w:tcPr>
            <w:tcW w:w="1665" w:type="pct"/>
            <w:gridSpan w:val="4"/>
            <w:shd w:val="clear" w:color="auto" w:fill="auto"/>
          </w:tcPr>
          <w:p w14:paraId="7DAF75E0" w14:textId="77777777" w:rsidR="00165A0C" w:rsidRPr="00165A0C" w:rsidRDefault="00165A0C" w:rsidP="00165A0C">
            <w:pPr>
              <w:spacing w:before="120" w:after="120"/>
              <w:rPr>
                <w:rFonts w:cs="Arial"/>
                <w:sz w:val="18"/>
              </w:rPr>
            </w:pPr>
            <w:r w:rsidRPr="00165A0C">
              <w:rPr>
                <w:rFonts w:cs="Arial"/>
                <w:sz w:val="18"/>
              </w:rPr>
              <w:t xml:space="preserve">      Information</w:t>
            </w:r>
          </w:p>
        </w:tc>
        <w:tc>
          <w:tcPr>
            <w:tcW w:w="833" w:type="pct"/>
            <w:gridSpan w:val="2"/>
            <w:shd w:val="clear" w:color="auto" w:fill="auto"/>
          </w:tcPr>
          <w:p w14:paraId="4F4A03D1" w14:textId="77777777" w:rsidR="00165A0C" w:rsidRPr="00165A0C" w:rsidRDefault="00165A0C" w:rsidP="00165A0C">
            <w:pPr>
              <w:spacing w:before="120" w:after="120"/>
              <w:rPr>
                <w:rFonts w:cs="Arial"/>
                <w:sz w:val="18"/>
              </w:rPr>
            </w:pPr>
          </w:p>
        </w:tc>
        <w:tc>
          <w:tcPr>
            <w:tcW w:w="1249" w:type="pct"/>
            <w:gridSpan w:val="4"/>
            <w:shd w:val="clear" w:color="auto" w:fill="auto"/>
          </w:tcPr>
          <w:p w14:paraId="65814310" w14:textId="77777777" w:rsidR="00165A0C" w:rsidRPr="00165A0C" w:rsidRDefault="00165A0C" w:rsidP="00165A0C">
            <w:pPr>
              <w:spacing w:before="120" w:after="120"/>
              <w:rPr>
                <w:rFonts w:cs="Arial"/>
                <w:sz w:val="18"/>
              </w:rPr>
            </w:pPr>
          </w:p>
        </w:tc>
        <w:tc>
          <w:tcPr>
            <w:tcW w:w="418" w:type="pct"/>
            <w:gridSpan w:val="2"/>
            <w:shd w:val="clear" w:color="auto" w:fill="auto"/>
          </w:tcPr>
          <w:p w14:paraId="2AF6AA5C" w14:textId="77777777" w:rsidR="00165A0C" w:rsidRPr="00165A0C" w:rsidRDefault="00165A0C" w:rsidP="00165A0C">
            <w:pPr>
              <w:spacing w:before="120" w:after="120"/>
              <w:rPr>
                <w:rFonts w:cs="Arial"/>
                <w:sz w:val="18"/>
              </w:rPr>
            </w:pPr>
            <w:r w:rsidRPr="00165A0C">
              <w:rPr>
                <w:rFonts w:cs="Arial"/>
                <w:sz w:val="18"/>
              </w:rPr>
              <w:t>(S) C</w:t>
            </w:r>
          </w:p>
        </w:tc>
        <w:tc>
          <w:tcPr>
            <w:tcW w:w="835" w:type="pct"/>
            <w:gridSpan w:val="2"/>
            <w:shd w:val="clear" w:color="auto" w:fill="auto"/>
          </w:tcPr>
          <w:p w14:paraId="53F25454" w14:textId="77777777" w:rsidR="00165A0C" w:rsidRPr="00165A0C" w:rsidRDefault="00165A0C" w:rsidP="00165A0C">
            <w:pPr>
              <w:spacing w:before="120" w:after="120"/>
              <w:rPr>
                <w:rFonts w:cs="Arial"/>
                <w:sz w:val="18"/>
              </w:rPr>
            </w:pPr>
            <w:r w:rsidRPr="00165A0C">
              <w:rPr>
                <w:rFonts w:cs="Arial"/>
                <w:sz w:val="18"/>
              </w:rPr>
              <w:t>0, *</w:t>
            </w:r>
          </w:p>
        </w:tc>
      </w:tr>
      <w:tr w:rsidR="00E7136E" w:rsidRPr="00165A0C" w14:paraId="22BB8048" w14:textId="77777777" w:rsidTr="00E7136E">
        <w:tc>
          <w:tcPr>
            <w:tcW w:w="1665" w:type="pct"/>
            <w:gridSpan w:val="4"/>
            <w:shd w:val="clear" w:color="auto" w:fill="auto"/>
          </w:tcPr>
          <w:p w14:paraId="35BC0A31" w14:textId="77777777" w:rsidR="00165A0C" w:rsidRPr="00165A0C" w:rsidRDefault="00165A0C" w:rsidP="00165A0C">
            <w:pPr>
              <w:spacing w:before="120" w:after="120"/>
              <w:rPr>
                <w:rFonts w:cs="Arial"/>
                <w:sz w:val="18"/>
              </w:rPr>
            </w:pPr>
            <w:r w:rsidRPr="00165A0C">
              <w:rPr>
                <w:rFonts w:cs="Arial"/>
                <w:sz w:val="18"/>
              </w:rPr>
              <w:lastRenderedPageBreak/>
              <w:t xml:space="preserve">         File Locator</w:t>
            </w:r>
          </w:p>
        </w:tc>
        <w:tc>
          <w:tcPr>
            <w:tcW w:w="833" w:type="pct"/>
            <w:gridSpan w:val="2"/>
            <w:shd w:val="clear" w:color="auto" w:fill="auto"/>
          </w:tcPr>
          <w:p w14:paraId="09DFC016" w14:textId="77777777" w:rsidR="00165A0C" w:rsidRPr="00165A0C" w:rsidRDefault="00165A0C" w:rsidP="00165A0C">
            <w:pPr>
              <w:spacing w:before="120" w:after="120"/>
              <w:rPr>
                <w:rFonts w:cs="Arial"/>
                <w:sz w:val="18"/>
              </w:rPr>
            </w:pPr>
          </w:p>
        </w:tc>
        <w:tc>
          <w:tcPr>
            <w:tcW w:w="1249" w:type="pct"/>
            <w:gridSpan w:val="4"/>
            <w:shd w:val="clear" w:color="auto" w:fill="auto"/>
          </w:tcPr>
          <w:p w14:paraId="67D8CE00" w14:textId="77777777" w:rsidR="00165A0C" w:rsidRPr="00165A0C" w:rsidRDefault="00165A0C" w:rsidP="00165A0C">
            <w:pPr>
              <w:spacing w:before="120" w:after="120"/>
              <w:rPr>
                <w:rFonts w:cs="Arial"/>
                <w:sz w:val="18"/>
              </w:rPr>
            </w:pPr>
          </w:p>
        </w:tc>
        <w:tc>
          <w:tcPr>
            <w:tcW w:w="418" w:type="pct"/>
            <w:gridSpan w:val="2"/>
            <w:shd w:val="clear" w:color="auto" w:fill="auto"/>
          </w:tcPr>
          <w:p w14:paraId="0363D72E"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2842B8E2"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4D5C0680" w14:textId="77777777" w:rsidTr="00E7136E">
        <w:tc>
          <w:tcPr>
            <w:tcW w:w="1665" w:type="pct"/>
            <w:gridSpan w:val="4"/>
            <w:shd w:val="clear" w:color="auto" w:fill="auto"/>
          </w:tcPr>
          <w:p w14:paraId="0E351D41" w14:textId="77777777" w:rsidR="00165A0C" w:rsidRPr="00165A0C" w:rsidRDefault="00165A0C" w:rsidP="00165A0C">
            <w:pPr>
              <w:spacing w:before="120" w:after="120"/>
              <w:rPr>
                <w:rFonts w:cs="Arial"/>
                <w:sz w:val="18"/>
              </w:rPr>
            </w:pPr>
            <w:r w:rsidRPr="00165A0C">
              <w:rPr>
                <w:rFonts w:cs="Arial"/>
                <w:sz w:val="18"/>
              </w:rPr>
              <w:t xml:space="preserve">         File Reference</w:t>
            </w:r>
          </w:p>
        </w:tc>
        <w:tc>
          <w:tcPr>
            <w:tcW w:w="833" w:type="pct"/>
            <w:gridSpan w:val="2"/>
            <w:shd w:val="clear" w:color="auto" w:fill="auto"/>
          </w:tcPr>
          <w:p w14:paraId="26B00AF3" w14:textId="77777777" w:rsidR="00165A0C" w:rsidRPr="00165A0C" w:rsidRDefault="00165A0C" w:rsidP="00165A0C">
            <w:pPr>
              <w:spacing w:before="120" w:after="120"/>
              <w:rPr>
                <w:rFonts w:cs="Arial"/>
                <w:sz w:val="18"/>
              </w:rPr>
            </w:pPr>
            <w:r w:rsidRPr="00165A0C">
              <w:rPr>
                <w:rFonts w:cs="Arial"/>
                <w:sz w:val="18"/>
              </w:rPr>
              <w:t>(TXTDSC)</w:t>
            </w:r>
          </w:p>
        </w:tc>
        <w:tc>
          <w:tcPr>
            <w:tcW w:w="1249" w:type="pct"/>
            <w:gridSpan w:val="4"/>
            <w:shd w:val="clear" w:color="auto" w:fill="auto"/>
          </w:tcPr>
          <w:p w14:paraId="4AA0D8EE" w14:textId="77777777" w:rsidR="00165A0C" w:rsidRPr="00165A0C" w:rsidRDefault="00165A0C" w:rsidP="00165A0C">
            <w:pPr>
              <w:spacing w:before="120" w:after="120"/>
              <w:rPr>
                <w:rFonts w:cs="Arial"/>
                <w:sz w:val="18"/>
              </w:rPr>
            </w:pPr>
          </w:p>
        </w:tc>
        <w:tc>
          <w:tcPr>
            <w:tcW w:w="418" w:type="pct"/>
            <w:gridSpan w:val="2"/>
            <w:shd w:val="clear" w:color="auto" w:fill="auto"/>
          </w:tcPr>
          <w:p w14:paraId="17AEF556"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2E0693AC"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27FDEDA7" w14:textId="77777777" w:rsidTr="00E7136E">
        <w:tc>
          <w:tcPr>
            <w:tcW w:w="1665" w:type="pct"/>
            <w:gridSpan w:val="4"/>
            <w:shd w:val="clear" w:color="auto" w:fill="auto"/>
          </w:tcPr>
          <w:p w14:paraId="5E722E3F" w14:textId="77777777" w:rsidR="00165A0C" w:rsidRPr="00165A0C" w:rsidRDefault="00165A0C" w:rsidP="00165A0C">
            <w:pPr>
              <w:spacing w:before="120" w:after="120"/>
              <w:rPr>
                <w:rFonts w:cs="Arial"/>
                <w:sz w:val="18"/>
              </w:rPr>
            </w:pPr>
            <w:r w:rsidRPr="00165A0C">
              <w:rPr>
                <w:rFonts w:cs="Arial"/>
                <w:sz w:val="18"/>
              </w:rPr>
              <w:t xml:space="preserve">         Headline</w:t>
            </w:r>
          </w:p>
        </w:tc>
        <w:tc>
          <w:tcPr>
            <w:tcW w:w="833" w:type="pct"/>
            <w:gridSpan w:val="2"/>
            <w:shd w:val="clear" w:color="auto" w:fill="auto"/>
          </w:tcPr>
          <w:p w14:paraId="5D65073E" w14:textId="77777777" w:rsidR="00165A0C" w:rsidRPr="00165A0C" w:rsidRDefault="00165A0C" w:rsidP="00165A0C">
            <w:pPr>
              <w:spacing w:before="120" w:after="120"/>
              <w:rPr>
                <w:rFonts w:cs="Arial"/>
                <w:sz w:val="18"/>
              </w:rPr>
            </w:pPr>
          </w:p>
        </w:tc>
        <w:tc>
          <w:tcPr>
            <w:tcW w:w="1249" w:type="pct"/>
            <w:gridSpan w:val="4"/>
            <w:shd w:val="clear" w:color="auto" w:fill="auto"/>
          </w:tcPr>
          <w:p w14:paraId="07D3C5FF" w14:textId="77777777" w:rsidR="00165A0C" w:rsidRPr="00165A0C" w:rsidRDefault="00165A0C" w:rsidP="00165A0C">
            <w:pPr>
              <w:spacing w:before="120" w:after="120"/>
              <w:rPr>
                <w:rFonts w:cs="Arial"/>
                <w:sz w:val="18"/>
              </w:rPr>
            </w:pPr>
          </w:p>
        </w:tc>
        <w:tc>
          <w:tcPr>
            <w:tcW w:w="418" w:type="pct"/>
            <w:gridSpan w:val="2"/>
            <w:shd w:val="clear" w:color="auto" w:fill="auto"/>
          </w:tcPr>
          <w:p w14:paraId="625F6D66"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01F4D0E1" w14:textId="77777777" w:rsidR="00165A0C" w:rsidRPr="00165A0C" w:rsidRDefault="00165A0C" w:rsidP="00165A0C">
            <w:pPr>
              <w:spacing w:before="120" w:after="120"/>
              <w:rPr>
                <w:rFonts w:cs="Arial"/>
                <w:sz w:val="18"/>
              </w:rPr>
            </w:pPr>
            <w:r w:rsidRPr="00165A0C">
              <w:rPr>
                <w:rFonts w:cs="Arial"/>
                <w:sz w:val="18"/>
              </w:rPr>
              <w:t>0, * (ordered)</w:t>
            </w:r>
          </w:p>
        </w:tc>
      </w:tr>
      <w:tr w:rsidR="00E7136E" w:rsidRPr="00165A0C" w14:paraId="3486AAF1" w14:textId="77777777" w:rsidTr="00E7136E">
        <w:tc>
          <w:tcPr>
            <w:tcW w:w="1665" w:type="pct"/>
            <w:gridSpan w:val="4"/>
            <w:shd w:val="clear" w:color="auto" w:fill="auto"/>
          </w:tcPr>
          <w:p w14:paraId="5392F610" w14:textId="77777777" w:rsidR="00165A0C" w:rsidRPr="00165A0C" w:rsidRDefault="00165A0C" w:rsidP="00165A0C">
            <w:pPr>
              <w:spacing w:before="120" w:after="120"/>
              <w:rPr>
                <w:rFonts w:cs="Arial"/>
                <w:sz w:val="18"/>
              </w:rPr>
            </w:pPr>
            <w:r w:rsidRPr="00165A0C">
              <w:rPr>
                <w:rFonts w:cs="Arial"/>
                <w:sz w:val="18"/>
              </w:rPr>
              <w:t xml:space="preserve">         Language</w:t>
            </w:r>
          </w:p>
        </w:tc>
        <w:tc>
          <w:tcPr>
            <w:tcW w:w="833" w:type="pct"/>
            <w:gridSpan w:val="2"/>
            <w:shd w:val="clear" w:color="auto" w:fill="auto"/>
          </w:tcPr>
          <w:p w14:paraId="47F69EDA" w14:textId="77777777" w:rsidR="00165A0C" w:rsidRPr="00165A0C" w:rsidRDefault="00165A0C" w:rsidP="00165A0C">
            <w:pPr>
              <w:spacing w:before="120" w:after="120"/>
              <w:rPr>
                <w:rFonts w:cs="Arial"/>
                <w:sz w:val="18"/>
              </w:rPr>
            </w:pPr>
          </w:p>
        </w:tc>
        <w:tc>
          <w:tcPr>
            <w:tcW w:w="1249" w:type="pct"/>
            <w:gridSpan w:val="4"/>
            <w:shd w:val="clear" w:color="auto" w:fill="auto"/>
          </w:tcPr>
          <w:p w14:paraId="5B38DF45" w14:textId="77777777" w:rsidR="00165A0C" w:rsidRPr="00165A0C" w:rsidRDefault="00165A0C" w:rsidP="00165A0C">
            <w:pPr>
              <w:spacing w:before="120" w:after="120"/>
              <w:rPr>
                <w:rFonts w:cs="Arial"/>
                <w:sz w:val="18"/>
              </w:rPr>
            </w:pPr>
          </w:p>
        </w:tc>
        <w:tc>
          <w:tcPr>
            <w:tcW w:w="418" w:type="pct"/>
            <w:gridSpan w:val="2"/>
            <w:shd w:val="clear" w:color="auto" w:fill="auto"/>
          </w:tcPr>
          <w:p w14:paraId="2FDA3E3F"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6292CB1B"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3FEFA690" w14:textId="77777777" w:rsidTr="00E7136E">
        <w:tc>
          <w:tcPr>
            <w:tcW w:w="1665" w:type="pct"/>
            <w:gridSpan w:val="4"/>
            <w:shd w:val="clear" w:color="auto" w:fill="auto"/>
          </w:tcPr>
          <w:p w14:paraId="2D58BB1D" w14:textId="77777777" w:rsidR="00165A0C" w:rsidRPr="00165A0C" w:rsidRDefault="00165A0C" w:rsidP="00165A0C">
            <w:pPr>
              <w:spacing w:before="120" w:after="120"/>
              <w:rPr>
                <w:rFonts w:cs="Arial"/>
                <w:sz w:val="18"/>
              </w:rPr>
            </w:pPr>
            <w:r w:rsidRPr="00165A0C">
              <w:rPr>
                <w:rFonts w:cs="Arial"/>
                <w:sz w:val="18"/>
              </w:rPr>
              <w:t xml:space="preserve">         Text</w:t>
            </w:r>
          </w:p>
        </w:tc>
        <w:tc>
          <w:tcPr>
            <w:tcW w:w="833" w:type="pct"/>
            <w:gridSpan w:val="2"/>
            <w:shd w:val="clear" w:color="auto" w:fill="auto"/>
          </w:tcPr>
          <w:p w14:paraId="400F2007" w14:textId="77777777" w:rsidR="00165A0C" w:rsidRPr="00165A0C" w:rsidRDefault="00165A0C" w:rsidP="00165A0C">
            <w:pPr>
              <w:spacing w:before="120" w:after="120"/>
              <w:rPr>
                <w:rFonts w:cs="Arial"/>
                <w:sz w:val="18"/>
              </w:rPr>
            </w:pPr>
            <w:r w:rsidRPr="00165A0C">
              <w:rPr>
                <w:rFonts w:cs="Arial"/>
                <w:sz w:val="18"/>
              </w:rPr>
              <w:t>(INFORM)</w:t>
            </w:r>
          </w:p>
          <w:p w14:paraId="1F4C73E1" w14:textId="77777777" w:rsidR="00165A0C" w:rsidRPr="00165A0C" w:rsidRDefault="00165A0C" w:rsidP="00165A0C">
            <w:pPr>
              <w:spacing w:before="120" w:after="120"/>
              <w:rPr>
                <w:rFonts w:cs="Arial"/>
                <w:sz w:val="18"/>
              </w:rPr>
            </w:pPr>
            <w:r w:rsidRPr="00165A0C">
              <w:rPr>
                <w:rFonts w:cs="Arial"/>
                <w:sz w:val="18"/>
              </w:rPr>
              <w:t>(NINFOM)</w:t>
            </w:r>
          </w:p>
        </w:tc>
        <w:tc>
          <w:tcPr>
            <w:tcW w:w="1249" w:type="pct"/>
            <w:gridSpan w:val="4"/>
            <w:shd w:val="clear" w:color="auto" w:fill="auto"/>
          </w:tcPr>
          <w:p w14:paraId="53062F37" w14:textId="77777777" w:rsidR="00165A0C" w:rsidRPr="00165A0C" w:rsidRDefault="00165A0C" w:rsidP="00165A0C">
            <w:pPr>
              <w:spacing w:before="120" w:after="120"/>
              <w:rPr>
                <w:rFonts w:cs="Arial"/>
                <w:sz w:val="18"/>
              </w:rPr>
            </w:pPr>
          </w:p>
        </w:tc>
        <w:tc>
          <w:tcPr>
            <w:tcW w:w="418" w:type="pct"/>
            <w:gridSpan w:val="2"/>
            <w:shd w:val="clear" w:color="auto" w:fill="auto"/>
          </w:tcPr>
          <w:p w14:paraId="2F4E3ED4"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67CD096E"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5C3A8E83" w14:textId="77777777" w:rsidTr="00E7136E">
        <w:tc>
          <w:tcPr>
            <w:tcW w:w="1665" w:type="pct"/>
            <w:gridSpan w:val="4"/>
            <w:shd w:val="clear" w:color="auto" w:fill="auto"/>
          </w:tcPr>
          <w:p w14:paraId="67D5C7D7" w14:textId="77777777" w:rsidR="00165A0C" w:rsidRPr="00165A0C" w:rsidRDefault="00165A0C" w:rsidP="00165A0C">
            <w:pPr>
              <w:spacing w:before="120" w:after="120"/>
              <w:rPr>
                <w:rFonts w:cs="Arial"/>
                <w:sz w:val="18"/>
              </w:rPr>
            </w:pPr>
            <w:r w:rsidRPr="00165A0C">
              <w:rPr>
                <w:rFonts w:cs="Arial"/>
                <w:sz w:val="18"/>
              </w:rPr>
              <w:t xml:space="preserve">      Online Resource</w:t>
            </w:r>
          </w:p>
        </w:tc>
        <w:tc>
          <w:tcPr>
            <w:tcW w:w="833" w:type="pct"/>
            <w:gridSpan w:val="2"/>
            <w:shd w:val="clear" w:color="auto" w:fill="auto"/>
          </w:tcPr>
          <w:p w14:paraId="0F6061AB" w14:textId="77777777" w:rsidR="00165A0C" w:rsidRPr="00165A0C" w:rsidRDefault="00165A0C" w:rsidP="00165A0C">
            <w:pPr>
              <w:spacing w:before="120" w:after="120"/>
              <w:rPr>
                <w:rFonts w:cs="Arial"/>
                <w:sz w:val="18"/>
              </w:rPr>
            </w:pPr>
          </w:p>
        </w:tc>
        <w:tc>
          <w:tcPr>
            <w:tcW w:w="1249" w:type="pct"/>
            <w:gridSpan w:val="4"/>
            <w:shd w:val="clear" w:color="auto" w:fill="auto"/>
          </w:tcPr>
          <w:p w14:paraId="7F8F996F" w14:textId="77777777" w:rsidR="00165A0C" w:rsidRPr="00165A0C" w:rsidRDefault="00165A0C" w:rsidP="00165A0C">
            <w:pPr>
              <w:spacing w:before="120" w:after="120"/>
              <w:rPr>
                <w:rFonts w:cs="Arial"/>
                <w:sz w:val="18"/>
              </w:rPr>
            </w:pPr>
          </w:p>
        </w:tc>
        <w:tc>
          <w:tcPr>
            <w:tcW w:w="418" w:type="pct"/>
            <w:gridSpan w:val="2"/>
            <w:shd w:val="clear" w:color="auto" w:fill="auto"/>
          </w:tcPr>
          <w:p w14:paraId="42FE3FFE" w14:textId="77777777" w:rsidR="00165A0C" w:rsidRPr="00165A0C" w:rsidRDefault="00165A0C" w:rsidP="00165A0C">
            <w:pPr>
              <w:spacing w:before="120" w:after="120"/>
              <w:rPr>
                <w:rFonts w:cs="Arial"/>
                <w:sz w:val="18"/>
              </w:rPr>
            </w:pPr>
            <w:r w:rsidRPr="00165A0C">
              <w:rPr>
                <w:rFonts w:cs="Arial"/>
                <w:sz w:val="18"/>
              </w:rPr>
              <w:t>(S) C</w:t>
            </w:r>
          </w:p>
        </w:tc>
        <w:tc>
          <w:tcPr>
            <w:tcW w:w="835" w:type="pct"/>
            <w:gridSpan w:val="2"/>
            <w:shd w:val="clear" w:color="auto" w:fill="auto"/>
          </w:tcPr>
          <w:p w14:paraId="2EE9D91A"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76B6077A" w14:textId="77777777" w:rsidTr="00E7136E">
        <w:tc>
          <w:tcPr>
            <w:tcW w:w="1665" w:type="pct"/>
            <w:gridSpan w:val="4"/>
            <w:shd w:val="clear" w:color="auto" w:fill="auto"/>
          </w:tcPr>
          <w:p w14:paraId="4D7A3026" w14:textId="77777777" w:rsidR="00165A0C" w:rsidRPr="00165A0C" w:rsidRDefault="00165A0C" w:rsidP="00165A0C">
            <w:pPr>
              <w:spacing w:before="120" w:after="120"/>
              <w:rPr>
                <w:rFonts w:cs="Arial"/>
                <w:sz w:val="18"/>
              </w:rPr>
            </w:pPr>
            <w:r w:rsidRPr="00165A0C">
              <w:rPr>
                <w:rFonts w:cs="Arial"/>
                <w:sz w:val="18"/>
              </w:rPr>
              <w:t xml:space="preserve">         Online Resource Linkage URL</w:t>
            </w:r>
          </w:p>
        </w:tc>
        <w:tc>
          <w:tcPr>
            <w:tcW w:w="833" w:type="pct"/>
            <w:gridSpan w:val="2"/>
            <w:shd w:val="clear" w:color="auto" w:fill="auto"/>
          </w:tcPr>
          <w:p w14:paraId="6396059B" w14:textId="77777777" w:rsidR="00165A0C" w:rsidRPr="00165A0C" w:rsidRDefault="00165A0C" w:rsidP="00165A0C">
            <w:pPr>
              <w:spacing w:before="120" w:after="120"/>
              <w:rPr>
                <w:rFonts w:cs="Arial"/>
                <w:sz w:val="18"/>
              </w:rPr>
            </w:pPr>
          </w:p>
        </w:tc>
        <w:tc>
          <w:tcPr>
            <w:tcW w:w="1249" w:type="pct"/>
            <w:gridSpan w:val="4"/>
            <w:shd w:val="clear" w:color="auto" w:fill="auto"/>
          </w:tcPr>
          <w:p w14:paraId="0D62096B" w14:textId="77777777" w:rsidR="00165A0C" w:rsidRPr="00165A0C" w:rsidRDefault="00165A0C" w:rsidP="00165A0C">
            <w:pPr>
              <w:spacing w:before="120" w:after="120"/>
              <w:rPr>
                <w:rFonts w:cs="Arial"/>
                <w:sz w:val="18"/>
              </w:rPr>
            </w:pPr>
          </w:p>
        </w:tc>
        <w:tc>
          <w:tcPr>
            <w:tcW w:w="418" w:type="pct"/>
            <w:gridSpan w:val="2"/>
            <w:shd w:val="clear" w:color="auto" w:fill="auto"/>
          </w:tcPr>
          <w:p w14:paraId="050FF5E3" w14:textId="77777777" w:rsidR="00165A0C" w:rsidRPr="00165A0C" w:rsidRDefault="00165A0C" w:rsidP="00165A0C">
            <w:pPr>
              <w:spacing w:before="120" w:after="120"/>
              <w:rPr>
                <w:rFonts w:cs="Arial"/>
                <w:sz w:val="18"/>
              </w:rPr>
            </w:pPr>
            <w:r w:rsidRPr="00165A0C">
              <w:rPr>
                <w:rFonts w:cs="Arial"/>
                <w:sz w:val="18"/>
              </w:rPr>
              <w:t>(S) UL</w:t>
            </w:r>
          </w:p>
        </w:tc>
        <w:tc>
          <w:tcPr>
            <w:tcW w:w="835" w:type="pct"/>
            <w:gridSpan w:val="2"/>
            <w:shd w:val="clear" w:color="auto" w:fill="auto"/>
          </w:tcPr>
          <w:p w14:paraId="5058B8CA" w14:textId="77777777" w:rsidR="00165A0C" w:rsidRPr="00165A0C" w:rsidRDefault="00165A0C" w:rsidP="00165A0C">
            <w:pPr>
              <w:spacing w:before="120" w:after="120"/>
              <w:rPr>
                <w:rFonts w:cs="Arial"/>
                <w:sz w:val="18"/>
              </w:rPr>
            </w:pPr>
            <w:r w:rsidRPr="00165A0C">
              <w:rPr>
                <w:rFonts w:cs="Arial"/>
                <w:sz w:val="18"/>
              </w:rPr>
              <w:t>1, 1</w:t>
            </w:r>
          </w:p>
        </w:tc>
      </w:tr>
      <w:tr w:rsidR="00E7136E" w:rsidRPr="00165A0C" w14:paraId="30D8097B" w14:textId="77777777" w:rsidTr="00E7136E">
        <w:tc>
          <w:tcPr>
            <w:tcW w:w="1665" w:type="pct"/>
            <w:gridSpan w:val="4"/>
            <w:shd w:val="clear" w:color="auto" w:fill="auto"/>
          </w:tcPr>
          <w:p w14:paraId="4049DB51" w14:textId="77777777" w:rsidR="00165A0C" w:rsidRPr="00165A0C" w:rsidRDefault="00165A0C" w:rsidP="00165A0C">
            <w:pPr>
              <w:spacing w:before="120" w:after="120"/>
              <w:rPr>
                <w:rFonts w:cs="Arial"/>
                <w:sz w:val="18"/>
              </w:rPr>
            </w:pPr>
            <w:r w:rsidRPr="00165A0C">
              <w:rPr>
                <w:rFonts w:cs="Arial"/>
                <w:sz w:val="18"/>
              </w:rPr>
              <w:t xml:space="preserve">         Protocol</w:t>
            </w:r>
          </w:p>
        </w:tc>
        <w:tc>
          <w:tcPr>
            <w:tcW w:w="833" w:type="pct"/>
            <w:gridSpan w:val="2"/>
            <w:shd w:val="clear" w:color="auto" w:fill="auto"/>
          </w:tcPr>
          <w:p w14:paraId="6C6F7FF9" w14:textId="77777777" w:rsidR="00165A0C" w:rsidRPr="00165A0C" w:rsidRDefault="00165A0C" w:rsidP="00165A0C">
            <w:pPr>
              <w:spacing w:before="120" w:after="120"/>
              <w:rPr>
                <w:rFonts w:cs="Arial"/>
                <w:sz w:val="18"/>
              </w:rPr>
            </w:pPr>
          </w:p>
        </w:tc>
        <w:tc>
          <w:tcPr>
            <w:tcW w:w="1249" w:type="pct"/>
            <w:gridSpan w:val="4"/>
            <w:shd w:val="clear" w:color="auto" w:fill="auto"/>
          </w:tcPr>
          <w:p w14:paraId="0C8D7396" w14:textId="77777777" w:rsidR="00165A0C" w:rsidRPr="00165A0C" w:rsidRDefault="00165A0C" w:rsidP="00165A0C">
            <w:pPr>
              <w:spacing w:before="120" w:after="120"/>
              <w:rPr>
                <w:rFonts w:cs="Arial"/>
                <w:sz w:val="18"/>
              </w:rPr>
            </w:pPr>
          </w:p>
        </w:tc>
        <w:tc>
          <w:tcPr>
            <w:tcW w:w="418" w:type="pct"/>
            <w:gridSpan w:val="2"/>
            <w:shd w:val="clear" w:color="auto" w:fill="auto"/>
          </w:tcPr>
          <w:p w14:paraId="29980C59"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491E776A"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34097585" w14:textId="77777777" w:rsidTr="00E7136E">
        <w:tc>
          <w:tcPr>
            <w:tcW w:w="1665" w:type="pct"/>
            <w:gridSpan w:val="4"/>
            <w:shd w:val="clear" w:color="auto" w:fill="auto"/>
          </w:tcPr>
          <w:p w14:paraId="6AF083B4" w14:textId="77777777" w:rsidR="00165A0C" w:rsidRPr="00165A0C" w:rsidRDefault="00165A0C" w:rsidP="00165A0C">
            <w:pPr>
              <w:spacing w:before="120" w:after="120"/>
              <w:rPr>
                <w:rFonts w:cs="Arial"/>
                <w:sz w:val="18"/>
              </w:rPr>
            </w:pPr>
            <w:r w:rsidRPr="00165A0C">
              <w:rPr>
                <w:rFonts w:cs="Arial"/>
                <w:sz w:val="18"/>
              </w:rPr>
              <w:t xml:space="preserve">         Application Profile</w:t>
            </w:r>
          </w:p>
        </w:tc>
        <w:tc>
          <w:tcPr>
            <w:tcW w:w="833" w:type="pct"/>
            <w:gridSpan w:val="2"/>
            <w:shd w:val="clear" w:color="auto" w:fill="auto"/>
          </w:tcPr>
          <w:p w14:paraId="27F9904C" w14:textId="77777777" w:rsidR="00165A0C" w:rsidRPr="00165A0C" w:rsidRDefault="00165A0C" w:rsidP="00165A0C">
            <w:pPr>
              <w:spacing w:before="120" w:after="120"/>
              <w:rPr>
                <w:rFonts w:cs="Arial"/>
                <w:sz w:val="18"/>
              </w:rPr>
            </w:pPr>
          </w:p>
        </w:tc>
        <w:tc>
          <w:tcPr>
            <w:tcW w:w="1249" w:type="pct"/>
            <w:gridSpan w:val="4"/>
            <w:shd w:val="clear" w:color="auto" w:fill="auto"/>
          </w:tcPr>
          <w:p w14:paraId="2C21697C" w14:textId="77777777" w:rsidR="00165A0C" w:rsidRPr="00165A0C" w:rsidRDefault="00165A0C" w:rsidP="00165A0C">
            <w:pPr>
              <w:spacing w:before="120" w:after="120"/>
              <w:rPr>
                <w:rFonts w:cs="Arial"/>
                <w:sz w:val="18"/>
              </w:rPr>
            </w:pPr>
          </w:p>
        </w:tc>
        <w:tc>
          <w:tcPr>
            <w:tcW w:w="418" w:type="pct"/>
            <w:gridSpan w:val="2"/>
            <w:shd w:val="clear" w:color="auto" w:fill="auto"/>
          </w:tcPr>
          <w:p w14:paraId="18D88487"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4560F7A6"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1DD4B386" w14:textId="77777777" w:rsidTr="00E7136E">
        <w:tc>
          <w:tcPr>
            <w:tcW w:w="1665" w:type="pct"/>
            <w:gridSpan w:val="4"/>
            <w:shd w:val="clear" w:color="auto" w:fill="auto"/>
          </w:tcPr>
          <w:p w14:paraId="69EE3D77" w14:textId="77777777" w:rsidR="00165A0C" w:rsidRPr="00165A0C" w:rsidRDefault="00165A0C" w:rsidP="00165A0C">
            <w:pPr>
              <w:spacing w:before="120" w:after="120"/>
              <w:rPr>
                <w:rFonts w:cs="Arial"/>
                <w:sz w:val="18"/>
              </w:rPr>
            </w:pPr>
            <w:r w:rsidRPr="00165A0C">
              <w:rPr>
                <w:rFonts w:cs="Arial"/>
                <w:sz w:val="18"/>
              </w:rPr>
              <w:t xml:space="preserve">         Name of Resource</w:t>
            </w:r>
          </w:p>
        </w:tc>
        <w:tc>
          <w:tcPr>
            <w:tcW w:w="833" w:type="pct"/>
            <w:gridSpan w:val="2"/>
            <w:shd w:val="clear" w:color="auto" w:fill="auto"/>
          </w:tcPr>
          <w:p w14:paraId="73B8E960" w14:textId="77777777" w:rsidR="00165A0C" w:rsidRPr="00165A0C" w:rsidRDefault="00165A0C" w:rsidP="00165A0C">
            <w:pPr>
              <w:spacing w:before="120" w:after="120"/>
              <w:rPr>
                <w:rFonts w:cs="Arial"/>
                <w:sz w:val="18"/>
              </w:rPr>
            </w:pPr>
          </w:p>
        </w:tc>
        <w:tc>
          <w:tcPr>
            <w:tcW w:w="1249" w:type="pct"/>
            <w:gridSpan w:val="4"/>
            <w:shd w:val="clear" w:color="auto" w:fill="auto"/>
          </w:tcPr>
          <w:p w14:paraId="17DDFE57" w14:textId="77777777" w:rsidR="00165A0C" w:rsidRPr="00165A0C" w:rsidRDefault="00165A0C" w:rsidP="00165A0C">
            <w:pPr>
              <w:spacing w:before="120" w:after="120"/>
              <w:rPr>
                <w:rFonts w:cs="Arial"/>
                <w:sz w:val="18"/>
              </w:rPr>
            </w:pPr>
          </w:p>
        </w:tc>
        <w:tc>
          <w:tcPr>
            <w:tcW w:w="418" w:type="pct"/>
            <w:gridSpan w:val="2"/>
            <w:shd w:val="clear" w:color="auto" w:fill="auto"/>
          </w:tcPr>
          <w:p w14:paraId="3A7309D3"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6A4CC2A9"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68EF3695" w14:textId="77777777" w:rsidTr="00E7136E">
        <w:tc>
          <w:tcPr>
            <w:tcW w:w="1665" w:type="pct"/>
            <w:gridSpan w:val="4"/>
            <w:shd w:val="clear" w:color="auto" w:fill="auto"/>
          </w:tcPr>
          <w:p w14:paraId="03F7E543" w14:textId="77777777" w:rsidR="00165A0C" w:rsidRPr="00165A0C" w:rsidRDefault="00165A0C" w:rsidP="00165A0C">
            <w:pPr>
              <w:spacing w:before="120" w:after="120"/>
              <w:rPr>
                <w:rFonts w:cs="Arial"/>
                <w:sz w:val="18"/>
              </w:rPr>
            </w:pPr>
            <w:r w:rsidRPr="00165A0C">
              <w:rPr>
                <w:rFonts w:cs="Arial"/>
                <w:sz w:val="18"/>
              </w:rPr>
              <w:t xml:space="preserve">         Online Resource Description</w:t>
            </w:r>
          </w:p>
        </w:tc>
        <w:tc>
          <w:tcPr>
            <w:tcW w:w="833" w:type="pct"/>
            <w:gridSpan w:val="2"/>
            <w:shd w:val="clear" w:color="auto" w:fill="auto"/>
          </w:tcPr>
          <w:p w14:paraId="5822FD0D" w14:textId="77777777" w:rsidR="00165A0C" w:rsidRPr="00165A0C" w:rsidRDefault="00165A0C" w:rsidP="00165A0C">
            <w:pPr>
              <w:spacing w:before="120" w:after="120"/>
              <w:rPr>
                <w:rFonts w:cs="Arial"/>
                <w:sz w:val="18"/>
              </w:rPr>
            </w:pPr>
          </w:p>
        </w:tc>
        <w:tc>
          <w:tcPr>
            <w:tcW w:w="1249" w:type="pct"/>
            <w:gridSpan w:val="4"/>
            <w:shd w:val="clear" w:color="auto" w:fill="auto"/>
          </w:tcPr>
          <w:p w14:paraId="5152C106" w14:textId="77777777" w:rsidR="00165A0C" w:rsidRPr="00165A0C" w:rsidRDefault="00165A0C" w:rsidP="00165A0C">
            <w:pPr>
              <w:spacing w:before="120" w:after="120"/>
              <w:rPr>
                <w:rFonts w:cs="Arial"/>
                <w:sz w:val="18"/>
              </w:rPr>
            </w:pPr>
          </w:p>
        </w:tc>
        <w:tc>
          <w:tcPr>
            <w:tcW w:w="418" w:type="pct"/>
            <w:gridSpan w:val="2"/>
            <w:shd w:val="clear" w:color="auto" w:fill="auto"/>
          </w:tcPr>
          <w:p w14:paraId="6EC3F332"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6E55B435"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60B08EE4" w14:textId="77777777" w:rsidTr="00E7136E">
        <w:tc>
          <w:tcPr>
            <w:tcW w:w="1665" w:type="pct"/>
            <w:gridSpan w:val="4"/>
            <w:shd w:val="clear" w:color="auto" w:fill="auto"/>
          </w:tcPr>
          <w:p w14:paraId="3C0DF089" w14:textId="77777777" w:rsidR="00165A0C" w:rsidRPr="00165A0C" w:rsidRDefault="00165A0C" w:rsidP="00165A0C">
            <w:pPr>
              <w:spacing w:before="120" w:after="120"/>
              <w:rPr>
                <w:rFonts w:cs="Arial"/>
                <w:sz w:val="18"/>
              </w:rPr>
            </w:pPr>
            <w:r w:rsidRPr="00165A0C">
              <w:rPr>
                <w:rFonts w:cs="Arial"/>
                <w:sz w:val="18"/>
              </w:rPr>
              <w:t xml:space="preserve">         Online Function</w:t>
            </w:r>
          </w:p>
        </w:tc>
        <w:tc>
          <w:tcPr>
            <w:tcW w:w="833" w:type="pct"/>
            <w:gridSpan w:val="2"/>
            <w:shd w:val="clear" w:color="auto" w:fill="auto"/>
          </w:tcPr>
          <w:p w14:paraId="7DD17BA7" w14:textId="77777777" w:rsidR="00165A0C" w:rsidRPr="00165A0C" w:rsidRDefault="00165A0C" w:rsidP="00165A0C">
            <w:pPr>
              <w:spacing w:before="120" w:after="120"/>
              <w:rPr>
                <w:rFonts w:cs="Arial"/>
                <w:sz w:val="18"/>
              </w:rPr>
            </w:pPr>
          </w:p>
        </w:tc>
        <w:tc>
          <w:tcPr>
            <w:tcW w:w="1249" w:type="pct"/>
            <w:gridSpan w:val="4"/>
            <w:shd w:val="clear" w:color="auto" w:fill="auto"/>
          </w:tcPr>
          <w:p w14:paraId="6881A53C" w14:textId="77777777" w:rsidR="00165A0C" w:rsidRPr="00165A0C" w:rsidRDefault="00165A0C" w:rsidP="00165A0C">
            <w:pPr>
              <w:spacing w:before="120" w:after="120"/>
              <w:rPr>
                <w:rFonts w:cs="Arial"/>
                <w:sz w:val="18"/>
              </w:rPr>
            </w:pPr>
            <w:r w:rsidRPr="00165A0C">
              <w:rPr>
                <w:rFonts w:cs="Arial"/>
                <w:sz w:val="18"/>
              </w:rPr>
              <w:t>1 : Download</w:t>
            </w:r>
          </w:p>
          <w:p w14:paraId="50ACDA78" w14:textId="77777777" w:rsidR="00165A0C" w:rsidRPr="00165A0C" w:rsidRDefault="00165A0C" w:rsidP="00165A0C">
            <w:pPr>
              <w:spacing w:before="120" w:after="120"/>
              <w:rPr>
                <w:rFonts w:cs="Arial"/>
                <w:sz w:val="18"/>
              </w:rPr>
            </w:pPr>
            <w:r w:rsidRPr="00165A0C">
              <w:rPr>
                <w:rFonts w:cs="Arial"/>
                <w:sz w:val="18"/>
              </w:rPr>
              <w:t>3 : Offline Access</w:t>
            </w:r>
          </w:p>
          <w:p w14:paraId="1246081C" w14:textId="77777777" w:rsidR="00165A0C" w:rsidRPr="00165A0C" w:rsidRDefault="00165A0C" w:rsidP="00165A0C">
            <w:pPr>
              <w:spacing w:before="120" w:after="120"/>
              <w:rPr>
                <w:rFonts w:cs="Arial"/>
                <w:sz w:val="18"/>
              </w:rPr>
            </w:pPr>
            <w:r w:rsidRPr="00165A0C">
              <w:rPr>
                <w:rFonts w:cs="Arial"/>
                <w:sz w:val="18"/>
              </w:rPr>
              <w:t>4 : Order</w:t>
            </w:r>
          </w:p>
          <w:p w14:paraId="23B1DDD6" w14:textId="77777777" w:rsidR="00165A0C" w:rsidRPr="00165A0C" w:rsidRDefault="00165A0C" w:rsidP="00165A0C">
            <w:pPr>
              <w:spacing w:before="120" w:after="120"/>
              <w:rPr>
                <w:rFonts w:cs="Arial"/>
                <w:sz w:val="18"/>
              </w:rPr>
            </w:pPr>
            <w:r w:rsidRPr="00165A0C">
              <w:rPr>
                <w:rFonts w:cs="Arial"/>
                <w:sz w:val="18"/>
              </w:rPr>
              <w:t>5 : Search</w:t>
            </w:r>
          </w:p>
          <w:p w14:paraId="79980F0A" w14:textId="77777777" w:rsidR="00165A0C" w:rsidRPr="00165A0C" w:rsidRDefault="00165A0C" w:rsidP="00165A0C">
            <w:pPr>
              <w:spacing w:before="120" w:after="120"/>
              <w:rPr>
                <w:rFonts w:cs="Arial"/>
                <w:sz w:val="18"/>
              </w:rPr>
            </w:pPr>
            <w:r w:rsidRPr="00165A0C">
              <w:rPr>
                <w:rFonts w:cs="Arial"/>
                <w:sz w:val="18"/>
              </w:rPr>
              <w:t>6 : Complete Metadata</w:t>
            </w:r>
          </w:p>
          <w:p w14:paraId="5985EA97" w14:textId="77777777" w:rsidR="00165A0C" w:rsidRPr="00165A0C" w:rsidRDefault="00165A0C" w:rsidP="00165A0C">
            <w:pPr>
              <w:spacing w:before="120" w:after="120"/>
              <w:rPr>
                <w:rFonts w:cs="Arial"/>
                <w:sz w:val="18"/>
              </w:rPr>
            </w:pPr>
            <w:r w:rsidRPr="00165A0C">
              <w:rPr>
                <w:rFonts w:cs="Arial"/>
                <w:sz w:val="18"/>
              </w:rPr>
              <w:t>7 : Browse Graphic</w:t>
            </w:r>
          </w:p>
          <w:p w14:paraId="01859BB8" w14:textId="77777777" w:rsidR="00165A0C" w:rsidRPr="00165A0C" w:rsidRDefault="00165A0C" w:rsidP="00165A0C">
            <w:pPr>
              <w:spacing w:before="120" w:after="120"/>
              <w:rPr>
                <w:rFonts w:cs="Arial"/>
                <w:sz w:val="18"/>
              </w:rPr>
            </w:pPr>
            <w:r w:rsidRPr="00165A0C">
              <w:rPr>
                <w:rFonts w:cs="Arial"/>
                <w:sz w:val="18"/>
              </w:rPr>
              <w:t>8 : Upload</w:t>
            </w:r>
          </w:p>
          <w:p w14:paraId="7DB394CB" w14:textId="77777777" w:rsidR="00165A0C" w:rsidRPr="00165A0C" w:rsidRDefault="00165A0C" w:rsidP="00165A0C">
            <w:pPr>
              <w:spacing w:before="120" w:after="120"/>
              <w:rPr>
                <w:rFonts w:cs="Arial"/>
                <w:sz w:val="18"/>
              </w:rPr>
            </w:pPr>
            <w:r w:rsidRPr="00165A0C">
              <w:rPr>
                <w:rFonts w:cs="Arial"/>
                <w:sz w:val="18"/>
              </w:rPr>
              <w:t>9 : Email Service</w:t>
            </w:r>
          </w:p>
          <w:p w14:paraId="6D601D5D" w14:textId="77777777" w:rsidR="00165A0C" w:rsidRPr="00165A0C" w:rsidRDefault="00165A0C" w:rsidP="00165A0C">
            <w:pPr>
              <w:spacing w:before="120" w:after="120"/>
              <w:rPr>
                <w:rFonts w:cs="Arial"/>
                <w:sz w:val="18"/>
              </w:rPr>
            </w:pPr>
            <w:r w:rsidRPr="00165A0C">
              <w:rPr>
                <w:rFonts w:cs="Arial"/>
                <w:sz w:val="18"/>
              </w:rPr>
              <w:t>10 : Browsing</w:t>
            </w:r>
          </w:p>
          <w:p w14:paraId="1B537AA3" w14:textId="77777777" w:rsidR="00165A0C" w:rsidRPr="00165A0C" w:rsidRDefault="00165A0C" w:rsidP="00165A0C">
            <w:pPr>
              <w:spacing w:before="120" w:after="120"/>
              <w:rPr>
                <w:rFonts w:cs="Arial"/>
                <w:sz w:val="18"/>
              </w:rPr>
            </w:pPr>
            <w:r w:rsidRPr="00165A0C">
              <w:rPr>
                <w:rFonts w:cs="Arial"/>
                <w:sz w:val="18"/>
              </w:rPr>
              <w:t>11 : File Access</w:t>
            </w:r>
          </w:p>
        </w:tc>
        <w:tc>
          <w:tcPr>
            <w:tcW w:w="418" w:type="pct"/>
            <w:gridSpan w:val="2"/>
            <w:shd w:val="clear" w:color="auto" w:fill="auto"/>
          </w:tcPr>
          <w:p w14:paraId="6C9490CF" w14:textId="77777777" w:rsidR="00165A0C" w:rsidRPr="00165A0C" w:rsidRDefault="00165A0C" w:rsidP="00165A0C">
            <w:pPr>
              <w:spacing w:before="120" w:after="120"/>
              <w:rPr>
                <w:rFonts w:cs="Arial"/>
                <w:sz w:val="18"/>
              </w:rPr>
            </w:pPr>
            <w:r w:rsidRPr="00165A0C">
              <w:rPr>
                <w:rFonts w:cs="Arial"/>
                <w:sz w:val="18"/>
              </w:rPr>
              <w:t>(S) EN</w:t>
            </w:r>
          </w:p>
        </w:tc>
        <w:tc>
          <w:tcPr>
            <w:tcW w:w="835" w:type="pct"/>
            <w:gridSpan w:val="2"/>
            <w:shd w:val="clear" w:color="auto" w:fill="auto"/>
          </w:tcPr>
          <w:p w14:paraId="1A844DFC"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0BE268AD" w14:textId="77777777" w:rsidTr="00E7136E">
        <w:tc>
          <w:tcPr>
            <w:tcW w:w="1665" w:type="pct"/>
            <w:gridSpan w:val="4"/>
            <w:shd w:val="clear" w:color="auto" w:fill="auto"/>
          </w:tcPr>
          <w:p w14:paraId="7066B291" w14:textId="77777777" w:rsidR="00165A0C" w:rsidRPr="00165A0C" w:rsidRDefault="00165A0C" w:rsidP="00165A0C">
            <w:pPr>
              <w:spacing w:before="120" w:after="120"/>
              <w:rPr>
                <w:rFonts w:cs="Arial"/>
                <w:sz w:val="18"/>
              </w:rPr>
            </w:pPr>
            <w:r w:rsidRPr="00165A0C">
              <w:rPr>
                <w:rFonts w:cs="Arial"/>
                <w:sz w:val="18"/>
              </w:rPr>
              <w:t xml:space="preserve">         Protocol request</w:t>
            </w:r>
          </w:p>
        </w:tc>
        <w:tc>
          <w:tcPr>
            <w:tcW w:w="833" w:type="pct"/>
            <w:gridSpan w:val="2"/>
            <w:shd w:val="clear" w:color="auto" w:fill="auto"/>
          </w:tcPr>
          <w:p w14:paraId="2EDD5A8A" w14:textId="77777777" w:rsidR="00165A0C" w:rsidRPr="00165A0C" w:rsidRDefault="00165A0C" w:rsidP="00165A0C">
            <w:pPr>
              <w:spacing w:before="120" w:after="120"/>
              <w:rPr>
                <w:rFonts w:cs="Arial"/>
                <w:sz w:val="18"/>
              </w:rPr>
            </w:pPr>
          </w:p>
        </w:tc>
        <w:tc>
          <w:tcPr>
            <w:tcW w:w="1249" w:type="pct"/>
            <w:gridSpan w:val="4"/>
            <w:shd w:val="clear" w:color="auto" w:fill="auto"/>
          </w:tcPr>
          <w:p w14:paraId="7CE72F54" w14:textId="77777777" w:rsidR="00165A0C" w:rsidRPr="00165A0C" w:rsidRDefault="00165A0C" w:rsidP="00165A0C">
            <w:pPr>
              <w:spacing w:before="120" w:after="120"/>
              <w:rPr>
                <w:rFonts w:cs="Arial"/>
                <w:sz w:val="18"/>
              </w:rPr>
            </w:pPr>
          </w:p>
        </w:tc>
        <w:tc>
          <w:tcPr>
            <w:tcW w:w="418" w:type="pct"/>
            <w:gridSpan w:val="2"/>
            <w:shd w:val="clear" w:color="auto" w:fill="auto"/>
          </w:tcPr>
          <w:p w14:paraId="4C0FA97E"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0FE629E8"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7AF926C0" w14:textId="77777777" w:rsidTr="00E7136E">
        <w:tc>
          <w:tcPr>
            <w:tcW w:w="1665" w:type="pct"/>
            <w:gridSpan w:val="4"/>
            <w:shd w:val="clear" w:color="auto" w:fill="auto"/>
          </w:tcPr>
          <w:p w14:paraId="07D65B97" w14:textId="77777777" w:rsidR="00165A0C" w:rsidRPr="00165A0C" w:rsidRDefault="00165A0C" w:rsidP="00165A0C">
            <w:pPr>
              <w:spacing w:before="120" w:after="120"/>
              <w:rPr>
                <w:rFonts w:cs="Arial"/>
                <w:sz w:val="18"/>
              </w:rPr>
            </w:pPr>
            <w:r w:rsidRPr="00165A0C">
              <w:rPr>
                <w:rFonts w:cs="Arial"/>
                <w:sz w:val="18"/>
              </w:rPr>
              <w:t xml:space="preserve">      Source</w:t>
            </w:r>
          </w:p>
        </w:tc>
        <w:tc>
          <w:tcPr>
            <w:tcW w:w="833" w:type="pct"/>
            <w:gridSpan w:val="2"/>
            <w:shd w:val="clear" w:color="auto" w:fill="auto"/>
          </w:tcPr>
          <w:p w14:paraId="45845FCF" w14:textId="77777777" w:rsidR="00165A0C" w:rsidRPr="00165A0C" w:rsidRDefault="00165A0C" w:rsidP="00165A0C">
            <w:pPr>
              <w:spacing w:before="120" w:after="120"/>
              <w:rPr>
                <w:rFonts w:cs="Arial"/>
                <w:sz w:val="18"/>
              </w:rPr>
            </w:pPr>
          </w:p>
        </w:tc>
        <w:tc>
          <w:tcPr>
            <w:tcW w:w="1249" w:type="pct"/>
            <w:gridSpan w:val="4"/>
            <w:shd w:val="clear" w:color="auto" w:fill="auto"/>
          </w:tcPr>
          <w:p w14:paraId="025C6BA2" w14:textId="77777777" w:rsidR="00165A0C" w:rsidRPr="00165A0C" w:rsidRDefault="00165A0C" w:rsidP="00165A0C">
            <w:pPr>
              <w:spacing w:before="120" w:after="120"/>
              <w:rPr>
                <w:rFonts w:cs="Arial"/>
                <w:sz w:val="18"/>
              </w:rPr>
            </w:pPr>
          </w:p>
        </w:tc>
        <w:tc>
          <w:tcPr>
            <w:tcW w:w="418" w:type="pct"/>
            <w:gridSpan w:val="2"/>
            <w:shd w:val="clear" w:color="auto" w:fill="auto"/>
          </w:tcPr>
          <w:p w14:paraId="2E99DAC1"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5F69DABB"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7ADA7418" w14:textId="77777777" w:rsidTr="00E7136E">
        <w:tc>
          <w:tcPr>
            <w:tcW w:w="1665" w:type="pct"/>
            <w:gridSpan w:val="4"/>
            <w:shd w:val="clear" w:color="auto" w:fill="auto"/>
          </w:tcPr>
          <w:p w14:paraId="43508664" w14:textId="77777777" w:rsidR="00165A0C" w:rsidRPr="00165A0C" w:rsidRDefault="00165A0C" w:rsidP="00165A0C">
            <w:pPr>
              <w:spacing w:before="120" w:after="120"/>
              <w:rPr>
                <w:rFonts w:cs="Arial"/>
                <w:sz w:val="18"/>
              </w:rPr>
            </w:pPr>
            <w:r w:rsidRPr="00165A0C">
              <w:rPr>
                <w:rFonts w:cs="Arial"/>
                <w:sz w:val="18"/>
              </w:rPr>
              <w:t xml:space="preserve">      Source Type</w:t>
            </w:r>
          </w:p>
        </w:tc>
        <w:tc>
          <w:tcPr>
            <w:tcW w:w="833" w:type="pct"/>
            <w:gridSpan w:val="2"/>
            <w:shd w:val="clear" w:color="auto" w:fill="auto"/>
          </w:tcPr>
          <w:p w14:paraId="034080E0" w14:textId="77777777" w:rsidR="00165A0C" w:rsidRPr="00165A0C" w:rsidRDefault="00165A0C" w:rsidP="00165A0C">
            <w:pPr>
              <w:spacing w:before="120" w:after="120"/>
              <w:rPr>
                <w:rFonts w:cs="Arial"/>
                <w:sz w:val="18"/>
              </w:rPr>
            </w:pPr>
          </w:p>
        </w:tc>
        <w:tc>
          <w:tcPr>
            <w:tcW w:w="1249" w:type="pct"/>
            <w:gridSpan w:val="4"/>
            <w:shd w:val="clear" w:color="auto" w:fill="auto"/>
          </w:tcPr>
          <w:p w14:paraId="5C9CBCFB" w14:textId="77777777" w:rsidR="00165A0C" w:rsidRPr="00165A0C" w:rsidRDefault="00165A0C" w:rsidP="00165A0C">
            <w:pPr>
              <w:spacing w:before="120" w:after="120"/>
              <w:rPr>
                <w:rFonts w:cs="Arial"/>
                <w:sz w:val="18"/>
              </w:rPr>
            </w:pPr>
            <w:r w:rsidRPr="00165A0C">
              <w:rPr>
                <w:rFonts w:cs="Arial"/>
                <w:sz w:val="18"/>
              </w:rPr>
              <w:t>1 : Law or Regulation</w:t>
            </w:r>
          </w:p>
          <w:p w14:paraId="040ADE74" w14:textId="77777777" w:rsidR="00165A0C" w:rsidRPr="00165A0C" w:rsidRDefault="00165A0C" w:rsidP="00165A0C">
            <w:pPr>
              <w:spacing w:before="120" w:after="120"/>
              <w:rPr>
                <w:rFonts w:cs="Arial"/>
                <w:sz w:val="18"/>
              </w:rPr>
            </w:pPr>
            <w:r w:rsidRPr="00165A0C">
              <w:rPr>
                <w:rFonts w:cs="Arial"/>
                <w:sz w:val="18"/>
              </w:rPr>
              <w:t>2 : Official Publication</w:t>
            </w:r>
          </w:p>
          <w:p w14:paraId="3004B686" w14:textId="77777777" w:rsidR="00165A0C" w:rsidRPr="00165A0C" w:rsidRDefault="00165A0C" w:rsidP="00165A0C">
            <w:pPr>
              <w:spacing w:before="120" w:after="120"/>
              <w:rPr>
                <w:rFonts w:cs="Arial"/>
                <w:sz w:val="18"/>
              </w:rPr>
            </w:pPr>
            <w:r w:rsidRPr="00165A0C">
              <w:rPr>
                <w:rFonts w:cs="Arial"/>
                <w:sz w:val="18"/>
              </w:rPr>
              <w:t>7 : Mariner Report, Confirmed</w:t>
            </w:r>
          </w:p>
          <w:p w14:paraId="3FDAF6DD" w14:textId="77777777" w:rsidR="00165A0C" w:rsidRPr="00165A0C" w:rsidRDefault="00165A0C" w:rsidP="00165A0C">
            <w:pPr>
              <w:spacing w:before="120" w:after="120"/>
              <w:rPr>
                <w:rFonts w:cs="Arial"/>
                <w:sz w:val="18"/>
              </w:rPr>
            </w:pPr>
            <w:r w:rsidRPr="00165A0C">
              <w:rPr>
                <w:rFonts w:cs="Arial"/>
                <w:sz w:val="18"/>
              </w:rPr>
              <w:t>8 : Mariner Report, Not Confirmed</w:t>
            </w:r>
          </w:p>
          <w:p w14:paraId="4E3D615D" w14:textId="77777777" w:rsidR="00165A0C" w:rsidRPr="00165A0C" w:rsidRDefault="00165A0C" w:rsidP="00165A0C">
            <w:pPr>
              <w:spacing w:before="120" w:after="120"/>
              <w:rPr>
                <w:rFonts w:cs="Arial"/>
                <w:sz w:val="18"/>
              </w:rPr>
            </w:pPr>
            <w:r w:rsidRPr="00165A0C">
              <w:rPr>
                <w:rFonts w:cs="Arial"/>
                <w:sz w:val="18"/>
              </w:rPr>
              <w:t>9 : Industry Publications and Reports</w:t>
            </w:r>
          </w:p>
          <w:p w14:paraId="23CD07E6" w14:textId="77777777" w:rsidR="00165A0C" w:rsidRPr="00165A0C" w:rsidRDefault="00165A0C" w:rsidP="00165A0C">
            <w:pPr>
              <w:spacing w:before="120" w:after="120"/>
              <w:rPr>
                <w:rFonts w:cs="Arial"/>
                <w:sz w:val="18"/>
              </w:rPr>
            </w:pPr>
            <w:r w:rsidRPr="00165A0C">
              <w:rPr>
                <w:rFonts w:cs="Arial"/>
                <w:sz w:val="18"/>
              </w:rPr>
              <w:t>10 : Remotely Sensed Images</w:t>
            </w:r>
          </w:p>
          <w:p w14:paraId="0BB4D79A" w14:textId="77777777" w:rsidR="00165A0C" w:rsidRPr="00165A0C" w:rsidRDefault="00165A0C" w:rsidP="00165A0C">
            <w:pPr>
              <w:spacing w:before="120" w:after="120"/>
              <w:rPr>
                <w:rFonts w:cs="Arial"/>
                <w:sz w:val="18"/>
              </w:rPr>
            </w:pPr>
            <w:r w:rsidRPr="00165A0C">
              <w:rPr>
                <w:rFonts w:cs="Arial"/>
                <w:sz w:val="18"/>
              </w:rPr>
              <w:lastRenderedPageBreak/>
              <w:t>11 : Photographs</w:t>
            </w:r>
          </w:p>
          <w:p w14:paraId="33BFE8A4" w14:textId="77777777" w:rsidR="00165A0C" w:rsidRPr="00165A0C" w:rsidRDefault="00165A0C" w:rsidP="00165A0C">
            <w:pPr>
              <w:spacing w:before="120" w:after="120"/>
              <w:rPr>
                <w:rFonts w:cs="Arial"/>
                <w:sz w:val="18"/>
              </w:rPr>
            </w:pPr>
            <w:r w:rsidRPr="00165A0C">
              <w:rPr>
                <w:rFonts w:cs="Arial"/>
                <w:sz w:val="18"/>
              </w:rPr>
              <w:t>12 : Products Issued by HO Services</w:t>
            </w:r>
          </w:p>
          <w:p w14:paraId="644CB02C" w14:textId="77777777" w:rsidR="00165A0C" w:rsidRPr="00165A0C" w:rsidRDefault="00165A0C" w:rsidP="00165A0C">
            <w:pPr>
              <w:spacing w:before="120" w:after="120"/>
              <w:rPr>
                <w:rFonts w:cs="Arial"/>
                <w:sz w:val="18"/>
              </w:rPr>
            </w:pPr>
            <w:r w:rsidRPr="00165A0C">
              <w:rPr>
                <w:rFonts w:cs="Arial"/>
                <w:sz w:val="18"/>
              </w:rPr>
              <w:t>13 : News Media</w:t>
            </w:r>
          </w:p>
          <w:p w14:paraId="6D0F6498" w14:textId="77777777" w:rsidR="00165A0C" w:rsidRPr="00165A0C" w:rsidRDefault="00165A0C" w:rsidP="00165A0C">
            <w:pPr>
              <w:spacing w:before="120" w:after="120"/>
              <w:rPr>
                <w:rFonts w:cs="Arial"/>
                <w:sz w:val="18"/>
              </w:rPr>
            </w:pPr>
            <w:r w:rsidRPr="00165A0C">
              <w:rPr>
                <w:rFonts w:cs="Arial"/>
                <w:sz w:val="18"/>
              </w:rPr>
              <w:t>14 : Traffic Data</w:t>
            </w:r>
          </w:p>
        </w:tc>
        <w:tc>
          <w:tcPr>
            <w:tcW w:w="418" w:type="pct"/>
            <w:gridSpan w:val="2"/>
            <w:shd w:val="clear" w:color="auto" w:fill="auto"/>
          </w:tcPr>
          <w:p w14:paraId="0293088B" w14:textId="77777777" w:rsidR="00165A0C" w:rsidRPr="00165A0C" w:rsidRDefault="00165A0C" w:rsidP="00165A0C">
            <w:pPr>
              <w:spacing w:before="120" w:after="120"/>
              <w:rPr>
                <w:rFonts w:cs="Arial"/>
                <w:sz w:val="18"/>
              </w:rPr>
            </w:pPr>
            <w:r w:rsidRPr="00165A0C">
              <w:rPr>
                <w:rFonts w:cs="Arial"/>
                <w:sz w:val="18"/>
              </w:rPr>
              <w:lastRenderedPageBreak/>
              <w:t>(S) EN</w:t>
            </w:r>
          </w:p>
        </w:tc>
        <w:tc>
          <w:tcPr>
            <w:tcW w:w="835" w:type="pct"/>
            <w:gridSpan w:val="2"/>
            <w:shd w:val="clear" w:color="auto" w:fill="auto"/>
          </w:tcPr>
          <w:p w14:paraId="5DBB7092"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6A7DD77E" w14:textId="77777777" w:rsidTr="00E7136E">
        <w:tc>
          <w:tcPr>
            <w:tcW w:w="1665" w:type="pct"/>
            <w:gridSpan w:val="4"/>
            <w:shd w:val="clear" w:color="auto" w:fill="auto"/>
          </w:tcPr>
          <w:p w14:paraId="29A4B282" w14:textId="77777777" w:rsidR="00165A0C" w:rsidRPr="00165A0C" w:rsidRDefault="00165A0C" w:rsidP="00165A0C">
            <w:pPr>
              <w:spacing w:before="120" w:after="120"/>
              <w:rPr>
                <w:rFonts w:cs="Arial"/>
                <w:sz w:val="18"/>
              </w:rPr>
            </w:pPr>
            <w:r w:rsidRPr="00165A0C">
              <w:rPr>
                <w:rFonts w:cs="Arial"/>
                <w:sz w:val="18"/>
              </w:rPr>
              <w:t xml:space="preserve">      Reported Date</w:t>
            </w:r>
          </w:p>
        </w:tc>
        <w:tc>
          <w:tcPr>
            <w:tcW w:w="833" w:type="pct"/>
            <w:gridSpan w:val="2"/>
            <w:shd w:val="clear" w:color="auto" w:fill="auto"/>
          </w:tcPr>
          <w:p w14:paraId="2E60ED62" w14:textId="77777777" w:rsidR="00165A0C" w:rsidRPr="00165A0C" w:rsidRDefault="00165A0C" w:rsidP="00165A0C">
            <w:pPr>
              <w:spacing w:before="120" w:after="120"/>
              <w:rPr>
                <w:rFonts w:cs="Arial"/>
                <w:sz w:val="18"/>
              </w:rPr>
            </w:pPr>
            <w:r w:rsidRPr="00165A0C">
              <w:rPr>
                <w:rFonts w:cs="Arial"/>
                <w:sz w:val="18"/>
              </w:rPr>
              <w:t>(SORDAT)</w:t>
            </w:r>
          </w:p>
        </w:tc>
        <w:tc>
          <w:tcPr>
            <w:tcW w:w="1249" w:type="pct"/>
            <w:gridSpan w:val="4"/>
            <w:shd w:val="clear" w:color="auto" w:fill="auto"/>
          </w:tcPr>
          <w:p w14:paraId="577F9F5E" w14:textId="77777777" w:rsidR="00165A0C" w:rsidRPr="00165A0C" w:rsidRDefault="00165A0C" w:rsidP="00165A0C">
            <w:pPr>
              <w:spacing w:before="120" w:after="120"/>
              <w:rPr>
                <w:rFonts w:cs="Arial"/>
                <w:sz w:val="18"/>
              </w:rPr>
            </w:pPr>
          </w:p>
        </w:tc>
        <w:tc>
          <w:tcPr>
            <w:tcW w:w="418" w:type="pct"/>
            <w:gridSpan w:val="2"/>
            <w:shd w:val="clear" w:color="auto" w:fill="auto"/>
          </w:tcPr>
          <w:p w14:paraId="5611C006" w14:textId="77777777" w:rsidR="00165A0C" w:rsidRPr="00165A0C" w:rsidRDefault="00165A0C" w:rsidP="00165A0C">
            <w:pPr>
              <w:spacing w:before="120" w:after="120"/>
              <w:rPr>
                <w:rFonts w:cs="Arial"/>
                <w:sz w:val="18"/>
              </w:rPr>
            </w:pPr>
            <w:r w:rsidRPr="00165A0C">
              <w:rPr>
                <w:rFonts w:cs="Arial"/>
                <w:sz w:val="18"/>
              </w:rPr>
              <w:t>(S) TD</w:t>
            </w:r>
          </w:p>
        </w:tc>
        <w:tc>
          <w:tcPr>
            <w:tcW w:w="835" w:type="pct"/>
            <w:gridSpan w:val="2"/>
            <w:shd w:val="clear" w:color="auto" w:fill="auto"/>
          </w:tcPr>
          <w:p w14:paraId="02008F15" w14:textId="77777777" w:rsidR="00165A0C" w:rsidRPr="00165A0C" w:rsidRDefault="00165A0C" w:rsidP="00165A0C">
            <w:pPr>
              <w:spacing w:before="120" w:after="120"/>
              <w:rPr>
                <w:rFonts w:cs="Arial"/>
                <w:sz w:val="18"/>
              </w:rPr>
            </w:pPr>
            <w:r w:rsidRPr="00165A0C">
              <w:rPr>
                <w:rFonts w:cs="Arial"/>
                <w:sz w:val="18"/>
              </w:rPr>
              <w:t>0, 1</w:t>
            </w:r>
          </w:p>
        </w:tc>
      </w:tr>
      <w:tr w:rsidR="00E7136E" w:rsidRPr="00165A0C" w14:paraId="451333FC" w14:textId="77777777" w:rsidTr="00E7136E">
        <w:tc>
          <w:tcPr>
            <w:tcW w:w="1665" w:type="pct"/>
            <w:gridSpan w:val="4"/>
            <w:shd w:val="clear" w:color="auto" w:fill="auto"/>
          </w:tcPr>
          <w:p w14:paraId="78C0E5D2" w14:textId="77777777" w:rsidR="00165A0C" w:rsidRPr="00165A0C" w:rsidRDefault="00165A0C" w:rsidP="00165A0C">
            <w:pPr>
              <w:spacing w:before="120" w:after="120"/>
              <w:rPr>
                <w:rFonts w:cs="Arial"/>
                <w:sz w:val="18"/>
              </w:rPr>
            </w:pPr>
            <w:r w:rsidRPr="00165A0C">
              <w:rPr>
                <w:rFonts w:cs="Arial"/>
                <w:sz w:val="18"/>
              </w:rPr>
              <w:t>ISPS Level</w:t>
            </w:r>
          </w:p>
        </w:tc>
        <w:tc>
          <w:tcPr>
            <w:tcW w:w="833" w:type="pct"/>
            <w:gridSpan w:val="2"/>
            <w:shd w:val="clear" w:color="auto" w:fill="auto"/>
          </w:tcPr>
          <w:p w14:paraId="1B3DB376" w14:textId="77777777" w:rsidR="00165A0C" w:rsidRPr="00165A0C" w:rsidRDefault="00165A0C" w:rsidP="00165A0C">
            <w:pPr>
              <w:spacing w:before="120" w:after="120"/>
              <w:rPr>
                <w:rFonts w:cs="Arial"/>
                <w:sz w:val="18"/>
              </w:rPr>
            </w:pPr>
          </w:p>
        </w:tc>
        <w:tc>
          <w:tcPr>
            <w:tcW w:w="1249" w:type="pct"/>
            <w:gridSpan w:val="4"/>
            <w:shd w:val="clear" w:color="auto" w:fill="auto"/>
          </w:tcPr>
          <w:p w14:paraId="291A673F" w14:textId="77777777" w:rsidR="00165A0C" w:rsidRPr="00165A0C" w:rsidRDefault="00165A0C" w:rsidP="00165A0C">
            <w:pPr>
              <w:spacing w:before="120" w:after="120"/>
              <w:rPr>
                <w:rFonts w:cs="Arial"/>
                <w:sz w:val="18"/>
              </w:rPr>
            </w:pPr>
            <w:r w:rsidRPr="00165A0C">
              <w:rPr>
                <w:rFonts w:cs="Arial"/>
                <w:sz w:val="18"/>
              </w:rPr>
              <w:t>1 : ISPS Level 1</w:t>
            </w:r>
          </w:p>
          <w:p w14:paraId="74F7AA42" w14:textId="77777777" w:rsidR="00165A0C" w:rsidRPr="00165A0C" w:rsidRDefault="00165A0C" w:rsidP="00165A0C">
            <w:pPr>
              <w:spacing w:before="120" w:after="120"/>
              <w:rPr>
                <w:rFonts w:cs="Arial"/>
                <w:sz w:val="18"/>
              </w:rPr>
            </w:pPr>
            <w:r w:rsidRPr="00165A0C">
              <w:rPr>
                <w:rFonts w:cs="Arial"/>
                <w:sz w:val="18"/>
              </w:rPr>
              <w:t>2 : ISPS Level 2</w:t>
            </w:r>
          </w:p>
          <w:p w14:paraId="5C4BA607" w14:textId="77777777" w:rsidR="00165A0C" w:rsidRPr="00165A0C" w:rsidRDefault="00165A0C" w:rsidP="00165A0C">
            <w:pPr>
              <w:spacing w:before="120" w:after="120"/>
              <w:rPr>
                <w:rFonts w:cs="Arial"/>
                <w:sz w:val="18"/>
              </w:rPr>
            </w:pPr>
            <w:r w:rsidRPr="00165A0C">
              <w:rPr>
                <w:rFonts w:cs="Arial"/>
                <w:sz w:val="18"/>
              </w:rPr>
              <w:t>3 : ISPS Level 3</w:t>
            </w:r>
          </w:p>
        </w:tc>
        <w:tc>
          <w:tcPr>
            <w:tcW w:w="418" w:type="pct"/>
            <w:gridSpan w:val="2"/>
            <w:shd w:val="clear" w:color="auto" w:fill="auto"/>
          </w:tcPr>
          <w:p w14:paraId="5D2D44B7" w14:textId="77777777" w:rsidR="00165A0C" w:rsidRPr="00165A0C" w:rsidRDefault="00165A0C" w:rsidP="00165A0C">
            <w:pPr>
              <w:spacing w:before="120" w:after="120"/>
              <w:rPr>
                <w:rFonts w:cs="Arial"/>
                <w:sz w:val="18"/>
              </w:rPr>
            </w:pPr>
            <w:r w:rsidRPr="00165A0C">
              <w:rPr>
                <w:rFonts w:cs="Arial"/>
                <w:sz w:val="18"/>
              </w:rPr>
              <w:t>EN</w:t>
            </w:r>
          </w:p>
        </w:tc>
        <w:tc>
          <w:tcPr>
            <w:tcW w:w="835" w:type="pct"/>
            <w:gridSpan w:val="2"/>
            <w:shd w:val="clear" w:color="auto" w:fill="auto"/>
          </w:tcPr>
          <w:p w14:paraId="2CB20915"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773A20E" w14:textId="77777777" w:rsidTr="00B131AF">
        <w:tc>
          <w:tcPr>
            <w:tcW w:w="5000" w:type="pct"/>
            <w:gridSpan w:val="14"/>
            <w:shd w:val="clear" w:color="auto" w:fill="auto"/>
          </w:tcPr>
          <w:p w14:paraId="0CBE1DB9" w14:textId="2FC03112" w:rsidR="00165A0C" w:rsidRPr="00165A0C" w:rsidRDefault="00165A0C" w:rsidP="00165A0C">
            <w:pPr>
              <w:spacing w:before="120" w:after="120"/>
              <w:rPr>
                <w:rFonts w:cs="Arial"/>
              </w:rPr>
            </w:pPr>
            <w:r w:rsidRPr="00165A0C">
              <w:rPr>
                <w:rFonts w:cs="Arial"/>
                <w:u w:val="single"/>
              </w:rPr>
              <w:t>INT 1 Reference:</w:t>
            </w:r>
            <w:r w:rsidR="000B28A1">
              <w:rPr>
                <w:rFonts w:cs="Arial"/>
                <w:u w:val="single"/>
              </w:rPr>
              <w:t xml:space="preserve"> --</w:t>
            </w:r>
          </w:p>
          <w:p w14:paraId="7486E725" w14:textId="3EE18EFF" w:rsidR="00165A0C" w:rsidRDefault="0029350D" w:rsidP="0029350D">
            <w:pPr>
              <w:pStyle w:val="Heading3"/>
            </w:pPr>
            <w:bookmarkStart w:id="1824" w:name="_Toc120214432"/>
            <w:r>
              <w:t>General</w:t>
            </w:r>
            <w:bookmarkEnd w:id="1824"/>
          </w:p>
          <w:p w14:paraId="6E379AA2" w14:textId="50F406B8" w:rsidR="0029350D" w:rsidRPr="00165A0C" w:rsidRDefault="00D37583" w:rsidP="00165A0C">
            <w:pPr>
              <w:spacing w:before="120" w:after="120"/>
              <w:rPr>
                <w:rFonts w:cs="Arial"/>
              </w:rPr>
            </w:pPr>
            <w:ins w:id="1825" w:author="Raphael Malyankar" w:date="2023-01-10T13:12:00Z">
              <w:r>
                <w:rPr>
                  <w:rFonts w:cs="Arial"/>
                </w:rPr>
                <w:t>(reserved)</w:t>
              </w:r>
            </w:ins>
          </w:p>
          <w:p w14:paraId="765E6555" w14:textId="77777777" w:rsidR="00165A0C" w:rsidRPr="00165A0C" w:rsidRDefault="00165A0C" w:rsidP="00165A0C">
            <w:pPr>
              <w:spacing w:before="120" w:after="120"/>
              <w:rPr>
                <w:rFonts w:cs="Arial"/>
              </w:rPr>
            </w:pPr>
            <w:r w:rsidRPr="00165A0C">
              <w:rPr>
                <w:rFonts w:cs="Arial"/>
                <w:u w:val="single"/>
              </w:rPr>
              <w:t>Remarks:</w:t>
            </w:r>
          </w:p>
          <w:p w14:paraId="7F6B3329" w14:textId="77777777" w:rsidR="006347B9" w:rsidRPr="006347B9" w:rsidRDefault="006347B9" w:rsidP="006347B9">
            <w:pPr>
              <w:numPr>
                <w:ilvl w:val="0"/>
                <w:numId w:val="43"/>
              </w:numPr>
              <w:spacing w:before="120" w:after="120"/>
              <w:rPr>
                <w:ins w:id="1826" w:author="Raphael Malyankar" w:date="2022-10-21T01:31:00Z"/>
                <w:rFonts w:cs="Arial"/>
              </w:rPr>
            </w:pPr>
            <w:ins w:id="1827" w:author="Raphael Malyankar" w:date="2022-10-21T01:31:00Z">
              <w:r w:rsidRPr="006347B9">
                <w:rPr>
                  <w:rFonts w:cs="Arial"/>
                </w:rPr>
                <w:t xml:space="preserve">The attribute </w:t>
              </w:r>
              <w:proofErr w:type="spellStart"/>
              <w:r w:rsidRPr="006347B9">
                <w:rPr>
                  <w:rFonts w:cs="Arial"/>
                  <w:i/>
                  <w:iCs/>
                </w:rPr>
                <w:t>markedBy</w:t>
              </w:r>
              <w:proofErr w:type="spellEnd"/>
              <w:r w:rsidRPr="006347B9">
                <w:rPr>
                  <w:rFonts w:cs="Arial"/>
                </w:rPr>
                <w:t xml:space="preserve"> should be used to describe aids to navigation used to demarcate the location, for example, by marking a limit line, or one of the boundaries of an area. </w:t>
              </w:r>
            </w:ins>
          </w:p>
          <w:p w14:paraId="1E62677D" w14:textId="77777777" w:rsidR="00165A0C" w:rsidRPr="00165A0C" w:rsidRDefault="00165A0C" w:rsidP="00165A0C">
            <w:pPr>
              <w:spacing w:before="120" w:after="120"/>
              <w:rPr>
                <w:rFonts w:cs="Arial"/>
              </w:rPr>
            </w:pPr>
          </w:p>
          <w:p w14:paraId="4028F8C2" w14:textId="078FB926" w:rsidR="00165A0C" w:rsidRPr="00165A0C" w:rsidRDefault="00165A0C" w:rsidP="00165A0C">
            <w:pPr>
              <w:spacing w:before="120" w:after="120"/>
              <w:rPr>
                <w:rFonts w:cs="Arial"/>
              </w:rPr>
            </w:pPr>
            <w:r w:rsidRPr="00165A0C">
              <w:rPr>
                <w:rFonts w:cs="Arial"/>
                <w:u w:val="single"/>
              </w:rPr>
              <w:t>Distinction:</w:t>
            </w:r>
            <w:r w:rsidR="0029350D" w:rsidRPr="0029350D">
              <w:rPr>
                <w:rFonts w:cs="Arial"/>
              </w:rPr>
              <w:t xml:space="preserve"> </w:t>
            </w:r>
            <w:proofErr w:type="spellStart"/>
            <w:r w:rsidR="0029350D" w:rsidRPr="0029350D">
              <w:rPr>
                <w:rFonts w:cs="Arial"/>
              </w:rPr>
              <w:t>WaterwayArea</w:t>
            </w:r>
            <w:proofErr w:type="spellEnd"/>
          </w:p>
          <w:p w14:paraId="7EDBF5DA" w14:textId="77777777" w:rsidR="00165A0C" w:rsidRPr="00165A0C" w:rsidRDefault="00165A0C" w:rsidP="00165A0C">
            <w:pPr>
              <w:spacing w:before="120" w:after="120"/>
              <w:rPr>
                <w:rFonts w:cs="Arial"/>
              </w:rPr>
            </w:pPr>
          </w:p>
        </w:tc>
      </w:tr>
      <w:tr w:rsidR="00165A0C" w:rsidRPr="00165A0C" w14:paraId="71547780" w14:textId="77777777" w:rsidTr="00B131AF">
        <w:tc>
          <w:tcPr>
            <w:tcW w:w="5000" w:type="pct"/>
            <w:gridSpan w:val="14"/>
            <w:shd w:val="clear" w:color="auto" w:fill="auto"/>
          </w:tcPr>
          <w:p w14:paraId="121601EC" w14:textId="77777777" w:rsidR="00165A0C" w:rsidRPr="00165A0C" w:rsidRDefault="00165A0C" w:rsidP="00165A0C">
            <w:pPr>
              <w:spacing w:before="120" w:after="120"/>
              <w:rPr>
                <w:rFonts w:cs="Arial"/>
                <w:b/>
                <w:u w:val="single"/>
              </w:rPr>
            </w:pPr>
            <w:r w:rsidRPr="00165A0C">
              <w:rPr>
                <w:rFonts w:cs="Arial"/>
                <w:b/>
                <w:u w:val="single"/>
              </w:rPr>
              <w:t>Feature/Information associations</w:t>
            </w:r>
          </w:p>
        </w:tc>
      </w:tr>
      <w:tr w:rsidR="00165A0C" w:rsidRPr="00165A0C" w14:paraId="22CF2853" w14:textId="77777777" w:rsidTr="0029350D">
        <w:tc>
          <w:tcPr>
            <w:tcW w:w="619" w:type="pct"/>
            <w:vMerge w:val="restart"/>
            <w:shd w:val="clear" w:color="auto" w:fill="auto"/>
          </w:tcPr>
          <w:p w14:paraId="50794F41" w14:textId="77777777" w:rsidR="00165A0C" w:rsidRPr="00165A0C" w:rsidRDefault="00165A0C" w:rsidP="00165A0C">
            <w:pPr>
              <w:spacing w:before="120" w:after="120"/>
              <w:rPr>
                <w:rFonts w:cs="Arial"/>
                <w:b/>
              </w:rPr>
            </w:pPr>
            <w:r w:rsidRPr="00165A0C">
              <w:rPr>
                <w:rFonts w:cs="Arial"/>
                <w:b/>
              </w:rPr>
              <w:t>Type</w:t>
            </w:r>
          </w:p>
        </w:tc>
        <w:tc>
          <w:tcPr>
            <w:tcW w:w="749" w:type="pct"/>
            <w:gridSpan w:val="2"/>
            <w:vMerge w:val="restart"/>
            <w:shd w:val="clear" w:color="auto" w:fill="auto"/>
          </w:tcPr>
          <w:p w14:paraId="58E23DDD" w14:textId="77777777" w:rsidR="00165A0C" w:rsidRPr="00165A0C" w:rsidRDefault="00165A0C" w:rsidP="00165A0C">
            <w:pPr>
              <w:spacing w:before="120" w:after="120"/>
              <w:rPr>
                <w:rFonts w:cs="Arial"/>
                <w:b/>
              </w:rPr>
            </w:pPr>
            <w:r w:rsidRPr="00165A0C">
              <w:rPr>
                <w:rFonts w:cs="Arial"/>
                <w:b/>
              </w:rPr>
              <w:t>Association Name</w:t>
            </w:r>
          </w:p>
        </w:tc>
        <w:tc>
          <w:tcPr>
            <w:tcW w:w="3632" w:type="pct"/>
            <w:gridSpan w:val="11"/>
            <w:shd w:val="clear" w:color="auto" w:fill="auto"/>
          </w:tcPr>
          <w:p w14:paraId="7A6C2B89" w14:textId="77777777" w:rsidR="00165A0C" w:rsidRPr="00165A0C" w:rsidRDefault="00165A0C" w:rsidP="00165A0C">
            <w:pPr>
              <w:spacing w:before="120" w:after="120"/>
              <w:jc w:val="center"/>
              <w:rPr>
                <w:rFonts w:cs="Arial"/>
                <w:b/>
              </w:rPr>
            </w:pPr>
            <w:r w:rsidRPr="00165A0C">
              <w:rPr>
                <w:rFonts w:cs="Arial"/>
                <w:b/>
              </w:rPr>
              <w:t>Association Ends</w:t>
            </w:r>
          </w:p>
        </w:tc>
      </w:tr>
      <w:tr w:rsidR="00E7136E" w:rsidRPr="00165A0C" w14:paraId="6F5EA8A6" w14:textId="77777777" w:rsidTr="00E7136E">
        <w:tc>
          <w:tcPr>
            <w:tcW w:w="619" w:type="pct"/>
            <w:vMerge/>
            <w:shd w:val="clear" w:color="auto" w:fill="auto"/>
          </w:tcPr>
          <w:p w14:paraId="004AADE1" w14:textId="77777777" w:rsidR="00165A0C" w:rsidRPr="00165A0C" w:rsidRDefault="00165A0C" w:rsidP="00165A0C">
            <w:pPr>
              <w:spacing w:before="120" w:after="120"/>
              <w:rPr>
                <w:rFonts w:cs="Arial"/>
              </w:rPr>
            </w:pPr>
          </w:p>
        </w:tc>
        <w:tc>
          <w:tcPr>
            <w:tcW w:w="749" w:type="pct"/>
            <w:gridSpan w:val="2"/>
            <w:vMerge/>
            <w:shd w:val="clear" w:color="auto" w:fill="auto"/>
          </w:tcPr>
          <w:p w14:paraId="4BFD4D48" w14:textId="77777777" w:rsidR="00165A0C" w:rsidRPr="00165A0C" w:rsidRDefault="00165A0C" w:rsidP="00165A0C">
            <w:pPr>
              <w:spacing w:before="120" w:after="120"/>
              <w:rPr>
                <w:rFonts w:cs="Arial"/>
              </w:rPr>
            </w:pPr>
          </w:p>
        </w:tc>
        <w:tc>
          <w:tcPr>
            <w:tcW w:w="668" w:type="pct"/>
            <w:gridSpan w:val="2"/>
            <w:shd w:val="clear" w:color="auto" w:fill="auto"/>
          </w:tcPr>
          <w:p w14:paraId="4F8A9401" w14:textId="77777777" w:rsidR="00165A0C" w:rsidRPr="00165A0C" w:rsidRDefault="00165A0C" w:rsidP="00165A0C">
            <w:pPr>
              <w:spacing w:before="120" w:after="120"/>
              <w:rPr>
                <w:rFonts w:cs="Arial"/>
                <w:b/>
              </w:rPr>
            </w:pPr>
            <w:r w:rsidRPr="00165A0C">
              <w:rPr>
                <w:rFonts w:cs="Arial"/>
                <w:b/>
              </w:rPr>
              <w:t>Class</w:t>
            </w:r>
          </w:p>
        </w:tc>
        <w:tc>
          <w:tcPr>
            <w:tcW w:w="694" w:type="pct"/>
            <w:gridSpan w:val="2"/>
            <w:shd w:val="clear" w:color="auto" w:fill="auto"/>
          </w:tcPr>
          <w:p w14:paraId="125CD238" w14:textId="77777777" w:rsidR="00165A0C" w:rsidRPr="00165A0C" w:rsidRDefault="00165A0C" w:rsidP="00165A0C">
            <w:pPr>
              <w:spacing w:before="120" w:after="120"/>
              <w:rPr>
                <w:rFonts w:cs="Arial"/>
                <w:b/>
              </w:rPr>
            </w:pPr>
            <w:r w:rsidRPr="00165A0C">
              <w:rPr>
                <w:rFonts w:cs="Arial"/>
                <w:b/>
              </w:rPr>
              <w:t>Role</w:t>
            </w:r>
          </w:p>
        </w:tc>
        <w:tc>
          <w:tcPr>
            <w:tcW w:w="348" w:type="pct"/>
            <w:gridSpan w:val="2"/>
            <w:shd w:val="clear" w:color="auto" w:fill="auto"/>
          </w:tcPr>
          <w:p w14:paraId="0DF95862" w14:textId="77777777" w:rsidR="00165A0C" w:rsidRPr="00165A0C" w:rsidRDefault="00165A0C" w:rsidP="00165A0C">
            <w:pPr>
              <w:spacing w:before="120" w:after="120"/>
              <w:rPr>
                <w:rFonts w:cs="Arial"/>
                <w:b/>
              </w:rPr>
            </w:pPr>
            <w:proofErr w:type="spellStart"/>
            <w:r w:rsidRPr="00165A0C">
              <w:rPr>
                <w:rFonts w:cs="Arial"/>
                <w:b/>
              </w:rPr>
              <w:t>Mult</w:t>
            </w:r>
            <w:proofErr w:type="spellEnd"/>
          </w:p>
        </w:tc>
        <w:tc>
          <w:tcPr>
            <w:tcW w:w="764" w:type="pct"/>
            <w:gridSpan w:val="2"/>
            <w:shd w:val="clear" w:color="auto" w:fill="auto"/>
          </w:tcPr>
          <w:p w14:paraId="31C05742" w14:textId="77777777" w:rsidR="00165A0C" w:rsidRPr="00165A0C" w:rsidRDefault="00165A0C" w:rsidP="00165A0C">
            <w:pPr>
              <w:spacing w:before="120" w:after="120"/>
              <w:rPr>
                <w:rFonts w:cs="Arial"/>
                <w:b/>
              </w:rPr>
            </w:pPr>
            <w:r w:rsidRPr="00165A0C">
              <w:rPr>
                <w:rFonts w:cs="Arial"/>
                <w:b/>
              </w:rPr>
              <w:t>Class</w:t>
            </w:r>
          </w:p>
        </w:tc>
        <w:tc>
          <w:tcPr>
            <w:tcW w:w="808" w:type="pct"/>
            <w:gridSpan w:val="2"/>
            <w:shd w:val="clear" w:color="auto" w:fill="auto"/>
          </w:tcPr>
          <w:p w14:paraId="3AE04689" w14:textId="77777777" w:rsidR="00165A0C" w:rsidRPr="00165A0C" w:rsidRDefault="00165A0C" w:rsidP="00165A0C">
            <w:pPr>
              <w:spacing w:before="120" w:after="120"/>
              <w:rPr>
                <w:rFonts w:cs="Arial"/>
                <w:b/>
              </w:rPr>
            </w:pPr>
            <w:r w:rsidRPr="00165A0C">
              <w:rPr>
                <w:rFonts w:cs="Arial"/>
                <w:b/>
              </w:rPr>
              <w:t>Role</w:t>
            </w:r>
          </w:p>
        </w:tc>
        <w:tc>
          <w:tcPr>
            <w:tcW w:w="349" w:type="pct"/>
            <w:shd w:val="clear" w:color="auto" w:fill="auto"/>
          </w:tcPr>
          <w:p w14:paraId="48FEBB27" w14:textId="77777777" w:rsidR="00165A0C" w:rsidRPr="00165A0C" w:rsidRDefault="00165A0C" w:rsidP="00165A0C">
            <w:pPr>
              <w:spacing w:before="120" w:after="120"/>
              <w:rPr>
                <w:rFonts w:cs="Arial"/>
                <w:b/>
              </w:rPr>
            </w:pPr>
            <w:proofErr w:type="spellStart"/>
            <w:r w:rsidRPr="00165A0C">
              <w:rPr>
                <w:rFonts w:cs="Arial"/>
                <w:b/>
              </w:rPr>
              <w:t>Mult</w:t>
            </w:r>
            <w:proofErr w:type="spellEnd"/>
          </w:p>
        </w:tc>
      </w:tr>
      <w:tr w:rsidR="00E7136E" w:rsidRPr="00165A0C" w14:paraId="27159B39" w14:textId="77777777" w:rsidTr="00E7136E">
        <w:tc>
          <w:tcPr>
            <w:tcW w:w="619" w:type="pct"/>
            <w:shd w:val="clear" w:color="auto" w:fill="auto"/>
          </w:tcPr>
          <w:p w14:paraId="1D78CE36" w14:textId="77777777" w:rsidR="00165A0C" w:rsidRPr="00165A0C" w:rsidRDefault="00165A0C" w:rsidP="00165A0C">
            <w:pPr>
              <w:spacing w:before="120" w:after="120"/>
              <w:rPr>
                <w:rFonts w:cs="Arial"/>
                <w:sz w:val="18"/>
              </w:rPr>
            </w:pPr>
            <w:r w:rsidRPr="00165A0C">
              <w:rPr>
                <w:rFonts w:cs="Arial"/>
                <w:sz w:val="18"/>
              </w:rPr>
              <w:t>association</w:t>
            </w:r>
          </w:p>
        </w:tc>
        <w:tc>
          <w:tcPr>
            <w:tcW w:w="749" w:type="pct"/>
            <w:gridSpan w:val="2"/>
            <w:shd w:val="clear" w:color="auto" w:fill="auto"/>
          </w:tcPr>
          <w:p w14:paraId="3E8BA24B" w14:textId="77777777" w:rsidR="00165A0C" w:rsidRPr="00165A0C" w:rsidRDefault="00165A0C" w:rsidP="00165A0C">
            <w:pPr>
              <w:spacing w:before="120" w:after="120"/>
              <w:rPr>
                <w:rFonts w:cs="Arial"/>
                <w:sz w:val="18"/>
              </w:rPr>
            </w:pPr>
            <w:r w:rsidRPr="00165A0C">
              <w:rPr>
                <w:rFonts w:cs="Arial"/>
                <w:sz w:val="18"/>
              </w:rPr>
              <w:t>Location Hours</w:t>
            </w:r>
          </w:p>
        </w:tc>
        <w:tc>
          <w:tcPr>
            <w:tcW w:w="668" w:type="pct"/>
            <w:gridSpan w:val="2"/>
            <w:shd w:val="clear" w:color="auto" w:fill="auto"/>
          </w:tcPr>
          <w:p w14:paraId="0DDDE553" w14:textId="77777777" w:rsidR="00165A0C" w:rsidRPr="00165A0C" w:rsidRDefault="00165A0C" w:rsidP="00165A0C">
            <w:pPr>
              <w:spacing w:before="120" w:after="120"/>
              <w:rPr>
                <w:rFonts w:cs="Arial"/>
                <w:b/>
                <w:sz w:val="18"/>
              </w:rPr>
            </w:pPr>
          </w:p>
        </w:tc>
        <w:tc>
          <w:tcPr>
            <w:tcW w:w="694" w:type="pct"/>
            <w:gridSpan w:val="2"/>
            <w:shd w:val="clear" w:color="auto" w:fill="auto"/>
          </w:tcPr>
          <w:p w14:paraId="14B35EF9" w14:textId="77777777" w:rsidR="00165A0C" w:rsidRPr="00165A0C" w:rsidRDefault="00165A0C" w:rsidP="00165A0C">
            <w:pPr>
              <w:spacing w:before="120" w:after="120"/>
              <w:rPr>
                <w:rFonts w:cs="Arial"/>
                <w:sz w:val="18"/>
              </w:rPr>
            </w:pPr>
          </w:p>
        </w:tc>
        <w:tc>
          <w:tcPr>
            <w:tcW w:w="348" w:type="pct"/>
            <w:gridSpan w:val="2"/>
            <w:shd w:val="clear" w:color="auto" w:fill="auto"/>
          </w:tcPr>
          <w:p w14:paraId="404F2450" w14:textId="77777777" w:rsidR="00165A0C" w:rsidRPr="00165A0C" w:rsidRDefault="00165A0C" w:rsidP="00165A0C">
            <w:pPr>
              <w:spacing w:before="120" w:after="120"/>
              <w:rPr>
                <w:rFonts w:cs="Arial"/>
                <w:sz w:val="18"/>
              </w:rPr>
            </w:pPr>
          </w:p>
        </w:tc>
        <w:tc>
          <w:tcPr>
            <w:tcW w:w="764" w:type="pct"/>
            <w:gridSpan w:val="2"/>
            <w:shd w:val="clear" w:color="auto" w:fill="auto"/>
          </w:tcPr>
          <w:p w14:paraId="3730F132" w14:textId="77777777" w:rsidR="00165A0C" w:rsidRPr="00165A0C" w:rsidRDefault="00165A0C" w:rsidP="00165A0C">
            <w:pPr>
              <w:spacing w:before="120" w:after="120"/>
              <w:rPr>
                <w:rFonts w:cs="Arial"/>
                <w:b/>
                <w:sz w:val="18"/>
              </w:rPr>
            </w:pPr>
            <w:proofErr w:type="spellStart"/>
            <w:r w:rsidRPr="00165A0C">
              <w:rPr>
                <w:rFonts w:cs="Arial"/>
                <w:b/>
                <w:sz w:val="18"/>
              </w:rPr>
              <w:t>ServiceHours</w:t>
            </w:r>
            <w:proofErr w:type="spellEnd"/>
          </w:p>
        </w:tc>
        <w:tc>
          <w:tcPr>
            <w:tcW w:w="808" w:type="pct"/>
            <w:gridSpan w:val="2"/>
            <w:shd w:val="clear" w:color="auto" w:fill="auto"/>
          </w:tcPr>
          <w:p w14:paraId="6BA1E6B9" w14:textId="77777777" w:rsidR="00165A0C" w:rsidRPr="00165A0C" w:rsidRDefault="00165A0C" w:rsidP="00165A0C">
            <w:pPr>
              <w:spacing w:before="120" w:after="120"/>
              <w:rPr>
                <w:rFonts w:cs="Arial"/>
                <w:sz w:val="18"/>
              </w:rPr>
            </w:pPr>
            <w:proofErr w:type="spellStart"/>
            <w:r w:rsidRPr="00165A0C">
              <w:rPr>
                <w:rFonts w:cs="Arial"/>
                <w:sz w:val="18"/>
              </w:rPr>
              <w:t>location_srvHrs</w:t>
            </w:r>
            <w:proofErr w:type="spellEnd"/>
          </w:p>
        </w:tc>
        <w:tc>
          <w:tcPr>
            <w:tcW w:w="349" w:type="pct"/>
            <w:shd w:val="clear" w:color="auto" w:fill="auto"/>
          </w:tcPr>
          <w:p w14:paraId="3D1D4610" w14:textId="77777777" w:rsidR="00165A0C" w:rsidRPr="00165A0C" w:rsidRDefault="00165A0C" w:rsidP="00165A0C">
            <w:pPr>
              <w:spacing w:before="120" w:after="120"/>
              <w:rPr>
                <w:rFonts w:cs="Arial"/>
              </w:rPr>
            </w:pPr>
            <w:r w:rsidRPr="00165A0C">
              <w:rPr>
                <w:rFonts w:cs="Arial"/>
              </w:rPr>
              <w:t>0, 1</w:t>
            </w:r>
          </w:p>
        </w:tc>
      </w:tr>
      <w:tr w:rsidR="00E7136E" w:rsidRPr="00165A0C" w14:paraId="2DA0F1B1" w14:textId="77777777" w:rsidTr="00E7136E">
        <w:trPr>
          <w:ins w:id="1828" w:author="Raphael Malyankar" w:date="2022-11-22T23:48:00Z"/>
        </w:trPr>
        <w:tc>
          <w:tcPr>
            <w:tcW w:w="619" w:type="pct"/>
            <w:shd w:val="clear" w:color="auto" w:fill="auto"/>
          </w:tcPr>
          <w:p w14:paraId="6DFB3E06" w14:textId="23464B84" w:rsidR="00E7136E" w:rsidRPr="00165A0C" w:rsidRDefault="00E7136E" w:rsidP="00E7136E">
            <w:pPr>
              <w:spacing w:before="120" w:after="120"/>
              <w:rPr>
                <w:ins w:id="1829" w:author="Raphael Malyankar" w:date="2022-11-22T23:48:00Z"/>
                <w:rFonts w:cs="Arial"/>
                <w:sz w:val="18"/>
              </w:rPr>
            </w:pPr>
            <w:ins w:id="1830" w:author="Raphael Malyankar" w:date="2022-11-22T23:48:00Z">
              <w:r>
                <w:rPr>
                  <w:rFonts w:cs="Arial"/>
                  <w:sz w:val="18"/>
                </w:rPr>
                <w:t>aggregation</w:t>
              </w:r>
            </w:ins>
          </w:p>
        </w:tc>
        <w:tc>
          <w:tcPr>
            <w:tcW w:w="749" w:type="pct"/>
            <w:gridSpan w:val="2"/>
            <w:shd w:val="clear" w:color="auto" w:fill="auto"/>
          </w:tcPr>
          <w:p w14:paraId="5A876710" w14:textId="5ACBCAE9" w:rsidR="00E7136E" w:rsidRPr="00165A0C" w:rsidRDefault="00E7136E" w:rsidP="00E7136E">
            <w:pPr>
              <w:spacing w:before="120" w:after="120"/>
              <w:rPr>
                <w:ins w:id="1831" w:author="Raphael Malyankar" w:date="2022-11-22T23:48:00Z"/>
                <w:rFonts w:cs="Arial"/>
                <w:sz w:val="18"/>
              </w:rPr>
            </w:pPr>
            <w:ins w:id="1832" w:author="Raphael Malyankar" w:date="2022-11-22T23:48:00Z">
              <w:r>
                <w:rPr>
                  <w:rFonts w:cs="Arial"/>
                  <w:sz w:val="18"/>
                </w:rPr>
                <w:t>Layout Division</w:t>
              </w:r>
            </w:ins>
          </w:p>
        </w:tc>
        <w:tc>
          <w:tcPr>
            <w:tcW w:w="668" w:type="pct"/>
            <w:gridSpan w:val="2"/>
            <w:shd w:val="clear" w:color="auto" w:fill="auto"/>
          </w:tcPr>
          <w:p w14:paraId="1789B1FF" w14:textId="462A11EA" w:rsidR="00E7136E" w:rsidRPr="00165A0C" w:rsidRDefault="00E7136E" w:rsidP="00E7136E">
            <w:pPr>
              <w:spacing w:before="120" w:after="120"/>
              <w:rPr>
                <w:ins w:id="1833" w:author="Raphael Malyankar" w:date="2022-11-22T23:48:00Z"/>
                <w:rFonts w:cs="Arial"/>
                <w:b/>
                <w:sz w:val="18"/>
              </w:rPr>
            </w:pPr>
            <w:proofErr w:type="spellStart"/>
            <w:ins w:id="1834" w:author="Raphael Malyankar" w:date="2022-11-22T23:48:00Z">
              <w:r>
                <w:rPr>
                  <w:rFonts w:cs="Arial"/>
                  <w:b/>
                  <w:sz w:val="18"/>
                </w:rPr>
                <w:t>SeaplaneLandingArea</w:t>
              </w:r>
              <w:proofErr w:type="spellEnd"/>
            </w:ins>
          </w:p>
        </w:tc>
        <w:tc>
          <w:tcPr>
            <w:tcW w:w="694" w:type="pct"/>
            <w:gridSpan w:val="2"/>
            <w:shd w:val="clear" w:color="auto" w:fill="auto"/>
          </w:tcPr>
          <w:p w14:paraId="187E4DAB" w14:textId="0B022331" w:rsidR="00E7136E" w:rsidRPr="00165A0C" w:rsidRDefault="00E7136E" w:rsidP="00E7136E">
            <w:pPr>
              <w:spacing w:before="120" w:after="120"/>
              <w:rPr>
                <w:ins w:id="1835" w:author="Raphael Malyankar" w:date="2022-11-22T23:48:00Z"/>
                <w:rFonts w:cs="Arial"/>
                <w:sz w:val="18"/>
              </w:rPr>
            </w:pPr>
            <w:proofErr w:type="spellStart"/>
            <w:ins w:id="1836" w:author="Raphael Malyankar" w:date="2022-11-22T23:48:00Z">
              <w:r>
                <w:rPr>
                  <w:rFonts w:cs="Arial"/>
                  <w:sz w:val="18"/>
                </w:rPr>
                <w:t>layoutUnit</w:t>
              </w:r>
              <w:proofErr w:type="spellEnd"/>
            </w:ins>
          </w:p>
        </w:tc>
        <w:tc>
          <w:tcPr>
            <w:tcW w:w="348" w:type="pct"/>
            <w:gridSpan w:val="2"/>
            <w:shd w:val="clear" w:color="auto" w:fill="auto"/>
          </w:tcPr>
          <w:p w14:paraId="40765E48" w14:textId="6C0CBC5B" w:rsidR="00E7136E" w:rsidRPr="00165A0C" w:rsidRDefault="00E7136E" w:rsidP="00E7136E">
            <w:pPr>
              <w:spacing w:before="120" w:after="120"/>
              <w:rPr>
                <w:ins w:id="1837" w:author="Raphael Malyankar" w:date="2022-11-22T23:48:00Z"/>
                <w:rFonts w:cs="Arial"/>
                <w:sz w:val="18"/>
              </w:rPr>
            </w:pPr>
            <w:ins w:id="1838" w:author="Raphael Malyankar" w:date="2022-11-22T23:48:00Z">
              <w:r>
                <w:rPr>
                  <w:rFonts w:cs="Arial"/>
                  <w:sz w:val="18"/>
                </w:rPr>
                <w:t>0,*</w:t>
              </w:r>
            </w:ins>
          </w:p>
        </w:tc>
        <w:tc>
          <w:tcPr>
            <w:tcW w:w="764" w:type="pct"/>
            <w:gridSpan w:val="2"/>
            <w:shd w:val="clear" w:color="auto" w:fill="auto"/>
          </w:tcPr>
          <w:p w14:paraId="180BBCBC" w14:textId="3FA2D9AF" w:rsidR="00E7136E" w:rsidRPr="00165A0C" w:rsidRDefault="00E7136E" w:rsidP="00E7136E">
            <w:pPr>
              <w:spacing w:before="120" w:after="120"/>
              <w:rPr>
                <w:ins w:id="1839" w:author="Raphael Malyankar" w:date="2022-11-22T23:48:00Z"/>
                <w:rFonts w:cs="Arial"/>
                <w:b/>
                <w:sz w:val="18"/>
              </w:rPr>
            </w:pPr>
            <w:proofErr w:type="spellStart"/>
            <w:ins w:id="1840" w:author="Raphael Malyankar" w:date="2022-11-22T23:48:00Z">
              <w:r>
                <w:rPr>
                  <w:rFonts w:cs="Arial"/>
                  <w:b/>
                  <w:sz w:val="18"/>
                </w:rPr>
                <w:t>HarbourAreaSection</w:t>
              </w:r>
              <w:proofErr w:type="spellEnd"/>
            </w:ins>
          </w:p>
        </w:tc>
        <w:tc>
          <w:tcPr>
            <w:tcW w:w="808" w:type="pct"/>
            <w:gridSpan w:val="2"/>
            <w:shd w:val="clear" w:color="auto" w:fill="auto"/>
          </w:tcPr>
          <w:p w14:paraId="15544434" w14:textId="6585D455" w:rsidR="00E7136E" w:rsidRPr="00165A0C" w:rsidRDefault="00E7136E" w:rsidP="00E7136E">
            <w:pPr>
              <w:spacing w:before="120" w:after="120"/>
              <w:rPr>
                <w:ins w:id="1841" w:author="Raphael Malyankar" w:date="2022-11-22T23:48:00Z"/>
                <w:rFonts w:cs="Arial"/>
                <w:sz w:val="18"/>
              </w:rPr>
            </w:pPr>
            <w:proofErr w:type="spellStart"/>
            <w:ins w:id="1842" w:author="Raphael Malyankar" w:date="2022-11-22T23:48:00Z">
              <w:r>
                <w:rPr>
                  <w:rFonts w:cs="Arial"/>
                  <w:sz w:val="18"/>
                </w:rPr>
                <w:t>componentOf</w:t>
              </w:r>
              <w:proofErr w:type="spellEnd"/>
            </w:ins>
          </w:p>
        </w:tc>
        <w:tc>
          <w:tcPr>
            <w:tcW w:w="349" w:type="pct"/>
            <w:shd w:val="clear" w:color="auto" w:fill="auto"/>
          </w:tcPr>
          <w:p w14:paraId="5CC93271" w14:textId="5A2F9ED6" w:rsidR="00E7136E" w:rsidRPr="00165A0C" w:rsidRDefault="00E7136E" w:rsidP="00E7136E">
            <w:pPr>
              <w:spacing w:before="120" w:after="120"/>
              <w:rPr>
                <w:ins w:id="1843" w:author="Raphael Malyankar" w:date="2022-11-22T23:48:00Z"/>
                <w:rFonts w:cs="Arial"/>
              </w:rPr>
            </w:pPr>
            <w:ins w:id="1844" w:author="Raphael Malyankar" w:date="2022-11-22T23:48:00Z">
              <w:r>
                <w:rPr>
                  <w:rFonts w:cs="Arial"/>
                </w:rPr>
                <w:t>1,1</w:t>
              </w:r>
            </w:ins>
          </w:p>
        </w:tc>
      </w:tr>
    </w:tbl>
    <w:p w14:paraId="02F09128" w14:textId="77777777" w:rsidR="00165A0C" w:rsidRPr="00165A0C" w:rsidRDefault="00165A0C" w:rsidP="00165A0C">
      <w:pPr>
        <w:spacing w:before="240"/>
        <w:rPr>
          <w:b/>
        </w:rPr>
      </w:pPr>
    </w:p>
    <w:p w14:paraId="61FD6EE4" w14:textId="77777777" w:rsidR="00165A0C" w:rsidRPr="00165A0C" w:rsidRDefault="00165A0C" w:rsidP="00165A0C">
      <w:pPr>
        <w:rPr>
          <w:b/>
        </w:rPr>
      </w:pPr>
      <w:r w:rsidRPr="00165A0C">
        <w:rPr>
          <w:b/>
        </w:rPr>
        <w:br w:type="page"/>
      </w:r>
    </w:p>
    <w:p w14:paraId="529405FC" w14:textId="77777777" w:rsidR="00165A0C" w:rsidRPr="00165A0C" w:rsidRDefault="00165A0C" w:rsidP="00716062">
      <w:pPr>
        <w:pStyle w:val="Heading2"/>
      </w:pPr>
      <w:bookmarkStart w:id="1845" w:name="_Ref113290584"/>
      <w:bookmarkStart w:id="1846" w:name="_Toc120214433"/>
      <w:r w:rsidRPr="00165A0C">
        <w:lastRenderedPageBreak/>
        <w:t>Terminal</w:t>
      </w:r>
      <w:bookmarkEnd w:id="1845"/>
      <w:bookmarkEnd w:id="18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1"/>
        <w:gridCol w:w="976"/>
        <w:gridCol w:w="391"/>
        <w:gridCol w:w="399"/>
        <w:gridCol w:w="436"/>
        <w:gridCol w:w="1010"/>
        <w:gridCol w:w="350"/>
        <w:gridCol w:w="216"/>
        <w:gridCol w:w="653"/>
        <w:gridCol w:w="1374"/>
        <w:gridCol w:w="261"/>
        <w:gridCol w:w="701"/>
        <w:gridCol w:w="867"/>
        <w:gridCol w:w="561"/>
      </w:tblGrid>
      <w:tr w:rsidR="00165A0C" w:rsidRPr="00165A0C" w14:paraId="57A489EC" w14:textId="77777777" w:rsidTr="00212729">
        <w:tc>
          <w:tcPr>
            <w:tcW w:w="5000" w:type="pct"/>
            <w:gridSpan w:val="14"/>
            <w:shd w:val="clear" w:color="auto" w:fill="auto"/>
          </w:tcPr>
          <w:p w14:paraId="13B66745" w14:textId="77777777" w:rsidR="00165A0C" w:rsidRPr="00165A0C" w:rsidRDefault="00165A0C" w:rsidP="00165A0C">
            <w:pPr>
              <w:spacing w:before="120" w:after="120"/>
              <w:rPr>
                <w:rFonts w:cs="Arial"/>
              </w:rPr>
            </w:pPr>
            <w:r w:rsidRPr="00165A0C">
              <w:rPr>
                <w:rFonts w:cs="Arial"/>
                <w:u w:val="single"/>
              </w:rPr>
              <w:t>IHO Definition:</w:t>
            </w:r>
            <w:r w:rsidRPr="00165A0C">
              <w:rPr>
                <w:rFonts w:cs="Arial"/>
              </w:rPr>
              <w:t xml:space="preserve"> A terminal covers that area on shore which provides buildings and constructions for the transfer of cargo or passengers from and to ships.</w:t>
            </w:r>
          </w:p>
        </w:tc>
      </w:tr>
      <w:tr w:rsidR="00165A0C" w:rsidRPr="00165A0C" w14:paraId="2541F846" w14:textId="77777777" w:rsidTr="00212729">
        <w:tc>
          <w:tcPr>
            <w:tcW w:w="5000" w:type="pct"/>
            <w:gridSpan w:val="14"/>
            <w:shd w:val="clear" w:color="auto" w:fill="auto"/>
          </w:tcPr>
          <w:p w14:paraId="5E4C03FD" w14:textId="77777777" w:rsidR="00165A0C" w:rsidRPr="00165A0C" w:rsidRDefault="00165A0C" w:rsidP="00165A0C">
            <w:pPr>
              <w:spacing w:before="120" w:after="120"/>
              <w:rPr>
                <w:rFonts w:cs="Arial"/>
                <w:b/>
              </w:rPr>
            </w:pPr>
            <w:r w:rsidRPr="00165A0C">
              <w:rPr>
                <w:rFonts w:cs="Arial"/>
                <w:b/>
                <w:u w:val="single"/>
              </w:rPr>
              <w:t>S-10x Geo Feature:</w:t>
            </w:r>
            <w:r w:rsidRPr="00165A0C">
              <w:rPr>
                <w:rFonts w:cs="Arial"/>
                <w:b/>
              </w:rPr>
              <w:t xml:space="preserve"> Terminal</w:t>
            </w:r>
          </w:p>
        </w:tc>
      </w:tr>
      <w:tr w:rsidR="00165A0C" w:rsidRPr="00165A0C" w14:paraId="62A8068B" w14:textId="77777777" w:rsidTr="00212729">
        <w:tc>
          <w:tcPr>
            <w:tcW w:w="5000" w:type="pct"/>
            <w:gridSpan w:val="14"/>
            <w:shd w:val="clear" w:color="auto" w:fill="auto"/>
          </w:tcPr>
          <w:p w14:paraId="6EDE5677" w14:textId="77CF3B0C" w:rsidR="00165A0C" w:rsidRPr="00165A0C" w:rsidRDefault="00165A0C" w:rsidP="00165A0C">
            <w:pPr>
              <w:spacing w:before="120" w:after="120"/>
              <w:rPr>
                <w:rFonts w:cs="Arial"/>
                <w:b/>
              </w:rPr>
            </w:pPr>
            <w:r w:rsidRPr="00165A0C">
              <w:rPr>
                <w:rFonts w:cs="Arial"/>
                <w:b/>
                <w:u w:val="single"/>
              </w:rPr>
              <w:t>Super Type:</w:t>
            </w:r>
            <w:r w:rsidRPr="00165A0C">
              <w:rPr>
                <w:rFonts w:cs="Arial"/>
                <w:b/>
              </w:rPr>
              <w:t xml:space="preserve"> Layout</w:t>
            </w:r>
            <w:r w:rsidR="000E0AAE">
              <w:rPr>
                <w:rFonts w:cs="Arial"/>
                <w:b/>
              </w:rPr>
              <w:t xml:space="preserve"> (</w:t>
            </w:r>
            <w:r w:rsidR="000E0AAE">
              <w:rPr>
                <w:rFonts w:cs="Arial"/>
                <w:b/>
              </w:rPr>
              <w:fldChar w:fldCharType="begin"/>
            </w:r>
            <w:r w:rsidR="000E0AAE">
              <w:rPr>
                <w:rFonts w:cs="Arial"/>
                <w:b/>
              </w:rPr>
              <w:instrText xml:space="preserve"> REF _Ref113290633 \r \h </w:instrText>
            </w:r>
            <w:r w:rsidR="000E0AAE">
              <w:rPr>
                <w:rFonts w:cs="Arial"/>
                <w:b/>
              </w:rPr>
            </w:r>
            <w:r w:rsidR="000E0AAE">
              <w:rPr>
                <w:rFonts w:cs="Arial"/>
                <w:b/>
              </w:rPr>
              <w:fldChar w:fldCharType="separate"/>
            </w:r>
            <w:r w:rsidR="00EE3F7C">
              <w:rPr>
                <w:rFonts w:cs="Arial"/>
                <w:b/>
              </w:rPr>
              <w:t>5.6</w:t>
            </w:r>
            <w:r w:rsidR="000E0AAE">
              <w:rPr>
                <w:rFonts w:cs="Arial"/>
                <w:b/>
              </w:rPr>
              <w:fldChar w:fldCharType="end"/>
            </w:r>
            <w:r w:rsidR="000E0AAE">
              <w:rPr>
                <w:rFonts w:cs="Arial"/>
                <w:b/>
              </w:rPr>
              <w:t>)</w:t>
            </w:r>
          </w:p>
        </w:tc>
      </w:tr>
      <w:tr w:rsidR="00165A0C" w:rsidRPr="00165A0C" w14:paraId="75A97CB3" w14:textId="77777777" w:rsidTr="00212729">
        <w:tc>
          <w:tcPr>
            <w:tcW w:w="5000" w:type="pct"/>
            <w:gridSpan w:val="14"/>
            <w:shd w:val="clear" w:color="auto" w:fill="auto"/>
          </w:tcPr>
          <w:p w14:paraId="630FF150" w14:textId="77777777" w:rsidR="00165A0C" w:rsidRPr="00165A0C" w:rsidRDefault="00165A0C" w:rsidP="00165A0C">
            <w:pPr>
              <w:spacing w:before="120" w:after="120"/>
              <w:rPr>
                <w:rFonts w:cs="Arial"/>
                <w:b/>
              </w:rPr>
            </w:pPr>
            <w:r w:rsidRPr="00165A0C">
              <w:rPr>
                <w:rFonts w:cs="Arial"/>
                <w:b/>
                <w:u w:val="single"/>
              </w:rPr>
              <w:t>Primitives:</w:t>
            </w:r>
            <w:r w:rsidRPr="00165A0C">
              <w:rPr>
                <w:rFonts w:cs="Arial"/>
                <w:b/>
              </w:rPr>
              <w:t xml:space="preserve"> point, surface</w:t>
            </w:r>
          </w:p>
        </w:tc>
      </w:tr>
      <w:tr w:rsidR="00165A0C" w:rsidRPr="00165A0C" w14:paraId="035B8EEF" w14:textId="77777777" w:rsidTr="00212729">
        <w:tc>
          <w:tcPr>
            <w:tcW w:w="1213" w:type="pct"/>
            <w:gridSpan w:val="3"/>
            <w:shd w:val="clear" w:color="auto" w:fill="auto"/>
          </w:tcPr>
          <w:p w14:paraId="0221DBC9" w14:textId="77777777" w:rsidR="00165A0C" w:rsidRPr="00165A0C" w:rsidRDefault="00165A0C" w:rsidP="00165A0C">
            <w:pPr>
              <w:spacing w:before="120"/>
              <w:rPr>
                <w:rFonts w:cs="Arial"/>
                <w:i/>
                <w:color w:val="0000FF"/>
                <w:sz w:val="18"/>
              </w:rPr>
            </w:pPr>
            <w:r w:rsidRPr="00165A0C">
              <w:rPr>
                <w:rFonts w:cs="Arial"/>
                <w:i/>
                <w:color w:val="0000FF"/>
                <w:sz w:val="18"/>
              </w:rPr>
              <w:t>Real World</w:t>
            </w:r>
          </w:p>
          <w:p w14:paraId="67F97221" w14:textId="77777777" w:rsidR="00165A0C" w:rsidRPr="00165A0C" w:rsidRDefault="00165A0C" w:rsidP="00165A0C">
            <w:pPr>
              <w:spacing w:before="120"/>
              <w:rPr>
                <w:rFonts w:cs="Arial"/>
                <w:i/>
                <w:color w:val="0000FF"/>
                <w:sz w:val="18"/>
              </w:rPr>
            </w:pPr>
          </w:p>
        </w:tc>
        <w:tc>
          <w:tcPr>
            <w:tcW w:w="1699" w:type="pct"/>
            <w:gridSpan w:val="6"/>
            <w:shd w:val="clear" w:color="auto" w:fill="auto"/>
          </w:tcPr>
          <w:p w14:paraId="679C3A19" w14:textId="77777777" w:rsidR="00165A0C" w:rsidRPr="00165A0C" w:rsidRDefault="00165A0C" w:rsidP="00165A0C">
            <w:pPr>
              <w:spacing w:before="120"/>
              <w:rPr>
                <w:rFonts w:cs="Arial"/>
                <w:i/>
                <w:color w:val="0000FF"/>
                <w:sz w:val="18"/>
              </w:rPr>
            </w:pPr>
            <w:r w:rsidRPr="00165A0C">
              <w:rPr>
                <w:rFonts w:cs="Arial"/>
                <w:i/>
                <w:color w:val="0000FF"/>
                <w:sz w:val="18"/>
              </w:rPr>
              <w:t>Paper Chart Symbol</w:t>
            </w:r>
          </w:p>
          <w:p w14:paraId="6F6DC751" w14:textId="77777777" w:rsidR="00165A0C" w:rsidRPr="00165A0C" w:rsidRDefault="00165A0C" w:rsidP="00165A0C">
            <w:pPr>
              <w:spacing w:before="120"/>
              <w:rPr>
                <w:rFonts w:cs="Arial"/>
                <w:i/>
                <w:color w:val="0000FF"/>
                <w:sz w:val="18"/>
              </w:rPr>
            </w:pPr>
          </w:p>
        </w:tc>
        <w:tc>
          <w:tcPr>
            <w:tcW w:w="2087" w:type="pct"/>
            <w:gridSpan w:val="5"/>
            <w:shd w:val="clear" w:color="auto" w:fill="auto"/>
          </w:tcPr>
          <w:p w14:paraId="61846064" w14:textId="77777777" w:rsidR="00165A0C" w:rsidRPr="00165A0C" w:rsidRDefault="00165A0C" w:rsidP="00165A0C">
            <w:pPr>
              <w:spacing w:before="120"/>
              <w:rPr>
                <w:rFonts w:cs="Arial"/>
                <w:i/>
                <w:color w:val="0000FF"/>
                <w:sz w:val="18"/>
              </w:rPr>
            </w:pPr>
            <w:r w:rsidRPr="00165A0C">
              <w:rPr>
                <w:rFonts w:cs="Arial"/>
                <w:i/>
                <w:color w:val="0000FF"/>
                <w:sz w:val="18"/>
              </w:rPr>
              <w:t>ECDIS Symbol</w:t>
            </w:r>
          </w:p>
          <w:p w14:paraId="2E72C0CF" w14:textId="77777777" w:rsidR="00165A0C" w:rsidRPr="00165A0C" w:rsidRDefault="00165A0C" w:rsidP="00165A0C">
            <w:pPr>
              <w:spacing w:before="120"/>
              <w:rPr>
                <w:rFonts w:cs="Arial"/>
                <w:i/>
                <w:color w:val="0000FF"/>
                <w:sz w:val="18"/>
              </w:rPr>
            </w:pPr>
          </w:p>
        </w:tc>
      </w:tr>
      <w:tr w:rsidR="00165A0C" w:rsidRPr="00165A0C" w14:paraId="2AC24F04" w14:textId="77777777" w:rsidTr="00212729">
        <w:tc>
          <w:tcPr>
            <w:tcW w:w="1676" w:type="pct"/>
            <w:gridSpan w:val="5"/>
            <w:shd w:val="clear" w:color="auto" w:fill="auto"/>
          </w:tcPr>
          <w:p w14:paraId="6A87101C" w14:textId="77777777" w:rsidR="00165A0C" w:rsidRPr="00165A0C" w:rsidRDefault="00165A0C" w:rsidP="00165A0C">
            <w:pPr>
              <w:spacing w:before="120" w:after="120"/>
              <w:rPr>
                <w:rFonts w:cs="Arial"/>
                <w:b/>
              </w:rPr>
            </w:pPr>
            <w:r w:rsidRPr="00165A0C">
              <w:rPr>
                <w:rFonts w:cs="Arial"/>
                <w:b/>
              </w:rPr>
              <w:t>S-10x Attribute</w:t>
            </w:r>
          </w:p>
        </w:tc>
        <w:tc>
          <w:tcPr>
            <w:tcW w:w="754" w:type="pct"/>
            <w:gridSpan w:val="2"/>
            <w:shd w:val="clear" w:color="auto" w:fill="auto"/>
          </w:tcPr>
          <w:p w14:paraId="5A81DF3B" w14:textId="77777777" w:rsidR="00165A0C" w:rsidRPr="00165A0C" w:rsidRDefault="00165A0C" w:rsidP="00165A0C">
            <w:pPr>
              <w:spacing w:before="120" w:after="120"/>
              <w:rPr>
                <w:rFonts w:cs="Arial"/>
                <w:b/>
              </w:rPr>
            </w:pPr>
            <w:r w:rsidRPr="00165A0C">
              <w:rPr>
                <w:rFonts w:cs="Arial"/>
                <w:b/>
              </w:rPr>
              <w:t>S-57  Acronym</w:t>
            </w:r>
          </w:p>
        </w:tc>
        <w:tc>
          <w:tcPr>
            <w:tcW w:w="1389" w:type="pct"/>
            <w:gridSpan w:val="4"/>
            <w:shd w:val="clear" w:color="auto" w:fill="auto"/>
          </w:tcPr>
          <w:p w14:paraId="435DCB33" w14:textId="77777777" w:rsidR="00165A0C" w:rsidRPr="00165A0C" w:rsidRDefault="00165A0C" w:rsidP="00165A0C">
            <w:pPr>
              <w:spacing w:before="120" w:after="120"/>
              <w:rPr>
                <w:rFonts w:cs="Arial"/>
                <w:b/>
              </w:rPr>
            </w:pPr>
            <w:r w:rsidRPr="00165A0C">
              <w:rPr>
                <w:rFonts w:cs="Arial"/>
                <w:b/>
              </w:rPr>
              <w:t>Allowable Encoding Value</w:t>
            </w:r>
          </w:p>
        </w:tc>
        <w:tc>
          <w:tcPr>
            <w:tcW w:w="389" w:type="pct"/>
            <w:shd w:val="clear" w:color="auto" w:fill="auto"/>
          </w:tcPr>
          <w:p w14:paraId="00494B88" w14:textId="77777777" w:rsidR="00165A0C" w:rsidRPr="00165A0C" w:rsidRDefault="00165A0C" w:rsidP="00165A0C">
            <w:pPr>
              <w:spacing w:before="120" w:after="120"/>
              <w:rPr>
                <w:rFonts w:cs="Arial"/>
                <w:b/>
              </w:rPr>
            </w:pPr>
            <w:r w:rsidRPr="00165A0C">
              <w:rPr>
                <w:rFonts w:cs="Arial"/>
                <w:b/>
              </w:rPr>
              <w:t>Type</w:t>
            </w:r>
          </w:p>
        </w:tc>
        <w:tc>
          <w:tcPr>
            <w:tcW w:w="792" w:type="pct"/>
            <w:gridSpan w:val="2"/>
            <w:shd w:val="clear" w:color="auto" w:fill="auto"/>
          </w:tcPr>
          <w:p w14:paraId="16E35861" w14:textId="77777777" w:rsidR="00165A0C" w:rsidRPr="00165A0C" w:rsidRDefault="00165A0C" w:rsidP="00165A0C">
            <w:pPr>
              <w:spacing w:before="120" w:after="120"/>
              <w:rPr>
                <w:rFonts w:cs="Arial"/>
                <w:b/>
              </w:rPr>
            </w:pPr>
            <w:r w:rsidRPr="00165A0C">
              <w:rPr>
                <w:rFonts w:cs="Arial"/>
                <w:b/>
              </w:rPr>
              <w:t>Multiplicity</w:t>
            </w:r>
          </w:p>
        </w:tc>
      </w:tr>
      <w:tr w:rsidR="00165A0C" w:rsidRPr="00165A0C" w14:paraId="5BB277AF" w14:textId="77777777" w:rsidTr="00212729">
        <w:tc>
          <w:tcPr>
            <w:tcW w:w="1676" w:type="pct"/>
            <w:gridSpan w:val="5"/>
            <w:shd w:val="clear" w:color="auto" w:fill="auto"/>
          </w:tcPr>
          <w:p w14:paraId="7B5E2320" w14:textId="77777777" w:rsidR="00165A0C" w:rsidRPr="00165A0C" w:rsidRDefault="00165A0C" w:rsidP="00165A0C">
            <w:pPr>
              <w:spacing w:before="120" w:after="120"/>
              <w:rPr>
                <w:rFonts w:cs="Arial"/>
                <w:sz w:val="18"/>
              </w:rPr>
            </w:pPr>
            <w:r w:rsidRPr="00165A0C">
              <w:rPr>
                <w:rFonts w:cs="Arial"/>
                <w:sz w:val="18"/>
              </w:rPr>
              <w:t>Port Facility Number</w:t>
            </w:r>
          </w:p>
        </w:tc>
        <w:tc>
          <w:tcPr>
            <w:tcW w:w="754" w:type="pct"/>
            <w:gridSpan w:val="2"/>
            <w:shd w:val="clear" w:color="auto" w:fill="auto"/>
          </w:tcPr>
          <w:p w14:paraId="65766A66" w14:textId="77777777" w:rsidR="00165A0C" w:rsidRPr="00165A0C" w:rsidRDefault="00165A0C" w:rsidP="00165A0C">
            <w:pPr>
              <w:spacing w:before="120" w:after="120"/>
              <w:rPr>
                <w:rFonts w:cs="Arial"/>
                <w:sz w:val="18"/>
              </w:rPr>
            </w:pPr>
          </w:p>
        </w:tc>
        <w:tc>
          <w:tcPr>
            <w:tcW w:w="1389" w:type="pct"/>
            <w:gridSpan w:val="4"/>
            <w:shd w:val="clear" w:color="auto" w:fill="auto"/>
          </w:tcPr>
          <w:p w14:paraId="0ADCBAED" w14:textId="77777777" w:rsidR="00165A0C" w:rsidRPr="00165A0C" w:rsidRDefault="00165A0C" w:rsidP="00165A0C">
            <w:pPr>
              <w:spacing w:before="120" w:after="120"/>
              <w:rPr>
                <w:rFonts w:cs="Arial"/>
                <w:sz w:val="18"/>
              </w:rPr>
            </w:pPr>
          </w:p>
        </w:tc>
        <w:tc>
          <w:tcPr>
            <w:tcW w:w="389" w:type="pct"/>
            <w:shd w:val="clear" w:color="auto" w:fill="auto"/>
          </w:tcPr>
          <w:p w14:paraId="50FBD0D7" w14:textId="77777777" w:rsidR="00165A0C" w:rsidRPr="00165A0C" w:rsidRDefault="00165A0C" w:rsidP="00165A0C">
            <w:pPr>
              <w:spacing w:before="120" w:after="120"/>
              <w:rPr>
                <w:rFonts w:cs="Arial"/>
                <w:sz w:val="18"/>
              </w:rPr>
            </w:pPr>
            <w:r w:rsidRPr="00165A0C">
              <w:rPr>
                <w:rFonts w:cs="Arial"/>
                <w:sz w:val="18"/>
              </w:rPr>
              <w:t>TE</w:t>
            </w:r>
          </w:p>
        </w:tc>
        <w:tc>
          <w:tcPr>
            <w:tcW w:w="792" w:type="pct"/>
            <w:gridSpan w:val="2"/>
            <w:shd w:val="clear" w:color="auto" w:fill="auto"/>
          </w:tcPr>
          <w:p w14:paraId="6787B187"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F39F6CA" w14:textId="77777777" w:rsidTr="00212729">
        <w:tc>
          <w:tcPr>
            <w:tcW w:w="1676" w:type="pct"/>
            <w:gridSpan w:val="5"/>
            <w:shd w:val="clear" w:color="auto" w:fill="auto"/>
          </w:tcPr>
          <w:p w14:paraId="68A66723" w14:textId="77777777" w:rsidR="00165A0C" w:rsidRPr="00165A0C" w:rsidRDefault="00165A0C" w:rsidP="00165A0C">
            <w:pPr>
              <w:spacing w:before="120" w:after="120"/>
              <w:rPr>
                <w:rFonts w:cs="Arial"/>
                <w:sz w:val="18"/>
              </w:rPr>
            </w:pPr>
            <w:r w:rsidRPr="00165A0C">
              <w:rPr>
                <w:rFonts w:cs="Arial"/>
                <w:sz w:val="18"/>
              </w:rPr>
              <w:t>Category of Harbour Facility</w:t>
            </w:r>
          </w:p>
        </w:tc>
        <w:tc>
          <w:tcPr>
            <w:tcW w:w="754" w:type="pct"/>
            <w:gridSpan w:val="2"/>
            <w:shd w:val="clear" w:color="auto" w:fill="auto"/>
          </w:tcPr>
          <w:p w14:paraId="52CF9F80" w14:textId="77777777" w:rsidR="00165A0C" w:rsidRPr="00165A0C" w:rsidRDefault="00165A0C" w:rsidP="00165A0C">
            <w:pPr>
              <w:spacing w:before="120" w:after="120"/>
              <w:rPr>
                <w:rFonts w:cs="Arial"/>
                <w:sz w:val="18"/>
              </w:rPr>
            </w:pPr>
            <w:r w:rsidRPr="00165A0C">
              <w:rPr>
                <w:rFonts w:cs="Arial"/>
                <w:sz w:val="18"/>
              </w:rPr>
              <w:t>(CATHAF)</w:t>
            </w:r>
          </w:p>
        </w:tc>
        <w:tc>
          <w:tcPr>
            <w:tcW w:w="1389" w:type="pct"/>
            <w:gridSpan w:val="4"/>
            <w:shd w:val="clear" w:color="auto" w:fill="auto"/>
          </w:tcPr>
          <w:p w14:paraId="0226E006" w14:textId="77777777" w:rsidR="00165A0C" w:rsidRPr="00165A0C" w:rsidRDefault="00165A0C" w:rsidP="00165A0C">
            <w:pPr>
              <w:spacing w:before="120" w:after="120"/>
              <w:rPr>
                <w:rFonts w:cs="Arial"/>
                <w:sz w:val="18"/>
              </w:rPr>
            </w:pPr>
            <w:r w:rsidRPr="00165A0C">
              <w:rPr>
                <w:rFonts w:cs="Arial"/>
                <w:sz w:val="18"/>
              </w:rPr>
              <w:t xml:space="preserve">1 : </w:t>
            </w:r>
            <w:proofErr w:type="spellStart"/>
            <w:r w:rsidRPr="00165A0C">
              <w:rPr>
                <w:rFonts w:cs="Arial"/>
                <w:sz w:val="18"/>
              </w:rPr>
              <w:t>RoRo</w:t>
            </w:r>
            <w:proofErr w:type="spellEnd"/>
            <w:r w:rsidRPr="00165A0C">
              <w:rPr>
                <w:rFonts w:cs="Arial"/>
                <w:sz w:val="18"/>
              </w:rPr>
              <w:t xml:space="preserve"> Terminal</w:t>
            </w:r>
          </w:p>
          <w:p w14:paraId="286CF696" w14:textId="77777777" w:rsidR="00165A0C" w:rsidRPr="00165A0C" w:rsidRDefault="00165A0C" w:rsidP="00165A0C">
            <w:pPr>
              <w:spacing w:before="120" w:after="120"/>
              <w:rPr>
                <w:rFonts w:cs="Arial"/>
                <w:sz w:val="18"/>
              </w:rPr>
            </w:pPr>
            <w:r w:rsidRPr="00165A0C">
              <w:rPr>
                <w:rFonts w:cs="Arial"/>
                <w:sz w:val="18"/>
              </w:rPr>
              <w:t>3 : Ferry Terminal</w:t>
            </w:r>
          </w:p>
          <w:p w14:paraId="773C9901" w14:textId="77777777" w:rsidR="00165A0C" w:rsidRPr="00165A0C" w:rsidRDefault="00165A0C" w:rsidP="00165A0C">
            <w:pPr>
              <w:spacing w:before="120" w:after="120"/>
              <w:rPr>
                <w:rFonts w:cs="Arial"/>
                <w:sz w:val="18"/>
              </w:rPr>
            </w:pPr>
            <w:r w:rsidRPr="00165A0C">
              <w:rPr>
                <w:rFonts w:cs="Arial"/>
                <w:sz w:val="18"/>
              </w:rPr>
              <w:t>5 : Yacht Harbour/Marina</w:t>
            </w:r>
          </w:p>
          <w:p w14:paraId="6AC6BB43" w14:textId="77777777" w:rsidR="00165A0C" w:rsidRPr="00165A0C" w:rsidRDefault="00165A0C" w:rsidP="00165A0C">
            <w:pPr>
              <w:spacing w:before="120" w:after="120"/>
              <w:rPr>
                <w:rFonts w:cs="Arial"/>
                <w:sz w:val="18"/>
              </w:rPr>
            </w:pPr>
            <w:r w:rsidRPr="00165A0C">
              <w:rPr>
                <w:rFonts w:cs="Arial"/>
                <w:sz w:val="18"/>
              </w:rPr>
              <w:t>7 : Tanker Terminal</w:t>
            </w:r>
          </w:p>
          <w:p w14:paraId="650AFBF0" w14:textId="77777777" w:rsidR="00165A0C" w:rsidRPr="00165A0C" w:rsidRDefault="00165A0C" w:rsidP="00165A0C">
            <w:pPr>
              <w:spacing w:before="120" w:after="120"/>
              <w:rPr>
                <w:rFonts w:cs="Arial"/>
                <w:sz w:val="18"/>
              </w:rPr>
            </w:pPr>
            <w:r w:rsidRPr="00165A0C">
              <w:rPr>
                <w:rFonts w:cs="Arial"/>
                <w:sz w:val="18"/>
              </w:rPr>
              <w:t>8 : Passenger Terminal</w:t>
            </w:r>
          </w:p>
          <w:p w14:paraId="7170171A" w14:textId="77777777" w:rsidR="00165A0C" w:rsidRPr="00165A0C" w:rsidRDefault="00165A0C" w:rsidP="00165A0C">
            <w:pPr>
              <w:spacing w:before="120" w:after="120"/>
              <w:rPr>
                <w:rFonts w:cs="Arial"/>
                <w:sz w:val="18"/>
              </w:rPr>
            </w:pPr>
            <w:r w:rsidRPr="00165A0C">
              <w:rPr>
                <w:rFonts w:cs="Arial"/>
                <w:sz w:val="18"/>
              </w:rPr>
              <w:t>10 : Container Terminal</w:t>
            </w:r>
          </w:p>
          <w:p w14:paraId="74333661" w14:textId="77777777" w:rsidR="00165A0C" w:rsidRPr="00165A0C" w:rsidRDefault="00165A0C" w:rsidP="00165A0C">
            <w:pPr>
              <w:spacing w:before="120" w:after="120"/>
              <w:rPr>
                <w:rFonts w:cs="Arial"/>
                <w:sz w:val="18"/>
              </w:rPr>
            </w:pPr>
            <w:r w:rsidRPr="00165A0C">
              <w:rPr>
                <w:rFonts w:cs="Arial"/>
                <w:sz w:val="18"/>
              </w:rPr>
              <w:t>11 : Bulk Terminal</w:t>
            </w:r>
          </w:p>
        </w:tc>
        <w:tc>
          <w:tcPr>
            <w:tcW w:w="389" w:type="pct"/>
            <w:shd w:val="clear" w:color="auto" w:fill="auto"/>
          </w:tcPr>
          <w:p w14:paraId="6BBA23D7" w14:textId="77777777" w:rsidR="00165A0C" w:rsidRPr="00165A0C" w:rsidRDefault="00165A0C" w:rsidP="00165A0C">
            <w:pPr>
              <w:spacing w:before="120" w:after="120"/>
              <w:rPr>
                <w:rFonts w:cs="Arial"/>
                <w:sz w:val="18"/>
              </w:rPr>
            </w:pPr>
            <w:r w:rsidRPr="00165A0C">
              <w:rPr>
                <w:rFonts w:cs="Arial"/>
                <w:sz w:val="18"/>
              </w:rPr>
              <w:t>EN</w:t>
            </w:r>
          </w:p>
        </w:tc>
        <w:tc>
          <w:tcPr>
            <w:tcW w:w="792" w:type="pct"/>
            <w:gridSpan w:val="2"/>
            <w:shd w:val="clear" w:color="auto" w:fill="auto"/>
          </w:tcPr>
          <w:p w14:paraId="5EFDF201"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2B9FF45" w14:textId="77777777" w:rsidTr="00212729">
        <w:tc>
          <w:tcPr>
            <w:tcW w:w="1676" w:type="pct"/>
            <w:gridSpan w:val="5"/>
            <w:shd w:val="clear" w:color="auto" w:fill="auto"/>
          </w:tcPr>
          <w:p w14:paraId="7DBD88D5" w14:textId="77777777" w:rsidR="00165A0C" w:rsidRPr="00165A0C" w:rsidRDefault="00165A0C" w:rsidP="00165A0C">
            <w:pPr>
              <w:spacing w:before="120" w:after="120"/>
              <w:rPr>
                <w:rFonts w:cs="Arial"/>
                <w:sz w:val="18"/>
              </w:rPr>
            </w:pPr>
            <w:r w:rsidRPr="00165A0C">
              <w:rPr>
                <w:rFonts w:cs="Arial"/>
                <w:sz w:val="18"/>
              </w:rPr>
              <w:t>Category of Cargo</w:t>
            </w:r>
          </w:p>
        </w:tc>
        <w:tc>
          <w:tcPr>
            <w:tcW w:w="754" w:type="pct"/>
            <w:gridSpan w:val="2"/>
            <w:shd w:val="clear" w:color="auto" w:fill="auto"/>
          </w:tcPr>
          <w:p w14:paraId="6B375155" w14:textId="77777777" w:rsidR="00165A0C" w:rsidRPr="00165A0C" w:rsidRDefault="00165A0C" w:rsidP="00165A0C">
            <w:pPr>
              <w:spacing w:before="120" w:after="120"/>
              <w:rPr>
                <w:rFonts w:cs="Arial"/>
                <w:sz w:val="18"/>
              </w:rPr>
            </w:pPr>
          </w:p>
        </w:tc>
        <w:tc>
          <w:tcPr>
            <w:tcW w:w="1389" w:type="pct"/>
            <w:gridSpan w:val="4"/>
            <w:shd w:val="clear" w:color="auto" w:fill="auto"/>
          </w:tcPr>
          <w:p w14:paraId="443810C1" w14:textId="77777777" w:rsidR="00165A0C" w:rsidRPr="00165A0C" w:rsidRDefault="00165A0C" w:rsidP="00165A0C">
            <w:pPr>
              <w:spacing w:before="120" w:after="120"/>
              <w:rPr>
                <w:rFonts w:cs="Arial"/>
                <w:sz w:val="18"/>
              </w:rPr>
            </w:pPr>
            <w:r w:rsidRPr="00165A0C">
              <w:rPr>
                <w:rFonts w:cs="Arial"/>
                <w:sz w:val="18"/>
              </w:rPr>
              <w:t>2 : Container</w:t>
            </w:r>
          </w:p>
          <w:p w14:paraId="35E7A517" w14:textId="77777777" w:rsidR="00165A0C" w:rsidRPr="00165A0C" w:rsidRDefault="00165A0C" w:rsidP="00165A0C">
            <w:pPr>
              <w:spacing w:before="120" w:after="120"/>
              <w:rPr>
                <w:rFonts w:cs="Arial"/>
                <w:sz w:val="18"/>
              </w:rPr>
            </w:pPr>
            <w:r w:rsidRPr="00165A0C">
              <w:rPr>
                <w:rFonts w:cs="Arial"/>
                <w:sz w:val="18"/>
              </w:rPr>
              <w:t>5 : Passenger</w:t>
            </w:r>
          </w:p>
          <w:p w14:paraId="12B52931" w14:textId="77777777" w:rsidR="00165A0C" w:rsidRPr="00165A0C" w:rsidRDefault="00165A0C" w:rsidP="00165A0C">
            <w:pPr>
              <w:spacing w:before="120" w:after="120"/>
              <w:rPr>
                <w:rFonts w:cs="Arial"/>
                <w:sz w:val="18"/>
              </w:rPr>
            </w:pPr>
            <w:r w:rsidRPr="00165A0C">
              <w:rPr>
                <w:rFonts w:cs="Arial"/>
                <w:sz w:val="18"/>
              </w:rPr>
              <w:t>6 : Livestock</w:t>
            </w:r>
          </w:p>
          <w:p w14:paraId="4AF9FB5E" w14:textId="77777777" w:rsidR="00165A0C" w:rsidRPr="00165A0C" w:rsidRDefault="00165A0C" w:rsidP="00165A0C">
            <w:pPr>
              <w:spacing w:before="120" w:after="120"/>
              <w:rPr>
                <w:rFonts w:cs="Arial"/>
                <w:sz w:val="18"/>
              </w:rPr>
            </w:pPr>
            <w:r w:rsidRPr="00165A0C">
              <w:rPr>
                <w:rFonts w:cs="Arial"/>
                <w:sz w:val="18"/>
              </w:rPr>
              <w:t>7 : Dangerous or Hazardous</w:t>
            </w:r>
          </w:p>
          <w:p w14:paraId="732D1252" w14:textId="77777777" w:rsidR="00165A0C" w:rsidRPr="00165A0C" w:rsidRDefault="00165A0C" w:rsidP="00165A0C">
            <w:pPr>
              <w:spacing w:before="120" w:after="120"/>
              <w:rPr>
                <w:rFonts w:cs="Arial"/>
                <w:sz w:val="18"/>
              </w:rPr>
            </w:pPr>
            <w:r w:rsidRPr="00165A0C">
              <w:rPr>
                <w:rFonts w:cs="Arial"/>
                <w:sz w:val="18"/>
              </w:rPr>
              <w:t>8 : Heavy Lift</w:t>
            </w:r>
          </w:p>
          <w:p w14:paraId="2324D771" w14:textId="77777777" w:rsidR="00165A0C" w:rsidRPr="00165A0C" w:rsidRDefault="00165A0C" w:rsidP="00165A0C">
            <w:pPr>
              <w:spacing w:before="120" w:after="120"/>
              <w:rPr>
                <w:rFonts w:cs="Arial"/>
                <w:sz w:val="18"/>
              </w:rPr>
            </w:pPr>
            <w:r w:rsidRPr="00165A0C">
              <w:rPr>
                <w:rFonts w:cs="Arial"/>
                <w:sz w:val="18"/>
              </w:rPr>
              <w:t>10 : Dry Bulk Cargo</w:t>
            </w:r>
          </w:p>
          <w:p w14:paraId="5769C312" w14:textId="77777777" w:rsidR="00165A0C" w:rsidRPr="00165A0C" w:rsidRDefault="00165A0C" w:rsidP="00165A0C">
            <w:pPr>
              <w:spacing w:before="120" w:after="120"/>
              <w:rPr>
                <w:rFonts w:cs="Arial"/>
                <w:sz w:val="18"/>
              </w:rPr>
            </w:pPr>
            <w:r w:rsidRPr="00165A0C">
              <w:rPr>
                <w:rFonts w:cs="Arial"/>
                <w:sz w:val="18"/>
              </w:rPr>
              <w:t>11 : Liquid Bulk Cargo</w:t>
            </w:r>
          </w:p>
          <w:p w14:paraId="0F6D6C26" w14:textId="77777777" w:rsidR="00165A0C" w:rsidRPr="00165A0C" w:rsidRDefault="00165A0C" w:rsidP="00165A0C">
            <w:pPr>
              <w:spacing w:before="120" w:after="120"/>
              <w:rPr>
                <w:rFonts w:cs="Arial"/>
                <w:sz w:val="18"/>
              </w:rPr>
            </w:pPr>
            <w:r w:rsidRPr="00165A0C">
              <w:rPr>
                <w:rFonts w:cs="Arial"/>
                <w:sz w:val="18"/>
              </w:rPr>
              <w:t>12 : Reefer Container Cargo</w:t>
            </w:r>
          </w:p>
          <w:p w14:paraId="73DAA2C7" w14:textId="77777777" w:rsidR="00165A0C" w:rsidRPr="00165A0C" w:rsidRDefault="00165A0C" w:rsidP="00165A0C">
            <w:pPr>
              <w:spacing w:before="120" w:after="120"/>
              <w:rPr>
                <w:rFonts w:cs="Arial"/>
                <w:sz w:val="18"/>
              </w:rPr>
            </w:pPr>
            <w:r w:rsidRPr="00165A0C">
              <w:rPr>
                <w:rFonts w:cs="Arial"/>
                <w:sz w:val="18"/>
              </w:rPr>
              <w:t>13 : Ro-Ro Cargo</w:t>
            </w:r>
          </w:p>
          <w:p w14:paraId="25A3963E" w14:textId="77777777" w:rsidR="00165A0C" w:rsidRPr="00165A0C" w:rsidRDefault="00165A0C" w:rsidP="00165A0C">
            <w:pPr>
              <w:spacing w:before="120" w:after="120"/>
              <w:rPr>
                <w:rFonts w:cs="Arial"/>
                <w:sz w:val="18"/>
              </w:rPr>
            </w:pPr>
            <w:r w:rsidRPr="00165A0C">
              <w:rPr>
                <w:rFonts w:cs="Arial"/>
                <w:sz w:val="18"/>
              </w:rPr>
              <w:t>14 : Project Cargo</w:t>
            </w:r>
          </w:p>
          <w:p w14:paraId="0FC79C5F" w14:textId="77777777" w:rsidR="00165A0C" w:rsidRPr="00165A0C" w:rsidRDefault="00165A0C" w:rsidP="00165A0C">
            <w:pPr>
              <w:spacing w:before="120" w:after="120"/>
              <w:rPr>
                <w:rFonts w:cs="Arial"/>
                <w:sz w:val="18"/>
              </w:rPr>
            </w:pPr>
            <w:r w:rsidRPr="00165A0C">
              <w:rPr>
                <w:rFonts w:cs="Arial"/>
                <w:sz w:val="18"/>
              </w:rPr>
              <w:t>15 : Break Bulk Cargo</w:t>
            </w:r>
          </w:p>
        </w:tc>
        <w:tc>
          <w:tcPr>
            <w:tcW w:w="389" w:type="pct"/>
            <w:shd w:val="clear" w:color="auto" w:fill="auto"/>
          </w:tcPr>
          <w:p w14:paraId="77C6A5CD" w14:textId="77777777" w:rsidR="00165A0C" w:rsidRPr="00165A0C" w:rsidRDefault="00165A0C" w:rsidP="00165A0C">
            <w:pPr>
              <w:spacing w:before="120" w:after="120"/>
              <w:rPr>
                <w:rFonts w:cs="Arial"/>
                <w:sz w:val="18"/>
              </w:rPr>
            </w:pPr>
            <w:r w:rsidRPr="00165A0C">
              <w:rPr>
                <w:rFonts w:cs="Arial"/>
                <w:sz w:val="18"/>
              </w:rPr>
              <w:t>EN</w:t>
            </w:r>
          </w:p>
        </w:tc>
        <w:tc>
          <w:tcPr>
            <w:tcW w:w="792" w:type="pct"/>
            <w:gridSpan w:val="2"/>
            <w:shd w:val="clear" w:color="auto" w:fill="auto"/>
          </w:tcPr>
          <w:p w14:paraId="1AD399A5"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33E8B0E6" w14:textId="77777777" w:rsidTr="00212729">
        <w:tc>
          <w:tcPr>
            <w:tcW w:w="1676" w:type="pct"/>
            <w:gridSpan w:val="5"/>
            <w:shd w:val="clear" w:color="auto" w:fill="auto"/>
          </w:tcPr>
          <w:p w14:paraId="7482D9F9" w14:textId="77777777" w:rsidR="00165A0C" w:rsidRPr="00165A0C" w:rsidRDefault="00165A0C" w:rsidP="00165A0C">
            <w:pPr>
              <w:spacing w:before="120" w:after="120"/>
              <w:rPr>
                <w:rFonts w:cs="Arial"/>
                <w:sz w:val="18"/>
              </w:rPr>
            </w:pPr>
            <w:r w:rsidRPr="00165A0C">
              <w:rPr>
                <w:rFonts w:cs="Arial"/>
                <w:sz w:val="18"/>
              </w:rPr>
              <w:t>Product</w:t>
            </w:r>
          </w:p>
        </w:tc>
        <w:tc>
          <w:tcPr>
            <w:tcW w:w="754" w:type="pct"/>
            <w:gridSpan w:val="2"/>
            <w:shd w:val="clear" w:color="auto" w:fill="auto"/>
          </w:tcPr>
          <w:p w14:paraId="5AF1127A" w14:textId="77777777" w:rsidR="00165A0C" w:rsidRPr="00165A0C" w:rsidRDefault="00165A0C" w:rsidP="00165A0C">
            <w:pPr>
              <w:spacing w:before="120" w:after="120"/>
              <w:rPr>
                <w:rFonts w:cs="Arial"/>
                <w:sz w:val="18"/>
              </w:rPr>
            </w:pPr>
            <w:r w:rsidRPr="00165A0C">
              <w:rPr>
                <w:rFonts w:cs="Arial"/>
                <w:sz w:val="18"/>
              </w:rPr>
              <w:t>(PRODCT)</w:t>
            </w:r>
          </w:p>
        </w:tc>
        <w:tc>
          <w:tcPr>
            <w:tcW w:w="1389" w:type="pct"/>
            <w:gridSpan w:val="4"/>
            <w:shd w:val="clear" w:color="auto" w:fill="auto"/>
          </w:tcPr>
          <w:p w14:paraId="6D5EB73F" w14:textId="77777777" w:rsidR="00165A0C" w:rsidRPr="00165A0C" w:rsidRDefault="00165A0C" w:rsidP="00165A0C">
            <w:pPr>
              <w:spacing w:before="120" w:after="120"/>
              <w:rPr>
                <w:rFonts w:cs="Arial"/>
                <w:sz w:val="18"/>
              </w:rPr>
            </w:pPr>
            <w:r w:rsidRPr="00165A0C">
              <w:rPr>
                <w:rFonts w:cs="Arial"/>
                <w:sz w:val="18"/>
              </w:rPr>
              <w:t>1 : Oil</w:t>
            </w:r>
          </w:p>
          <w:p w14:paraId="65A8DF6D" w14:textId="77777777" w:rsidR="00165A0C" w:rsidRPr="00165A0C" w:rsidRDefault="00165A0C" w:rsidP="00165A0C">
            <w:pPr>
              <w:spacing w:before="120" w:after="120"/>
              <w:rPr>
                <w:rFonts w:cs="Arial"/>
                <w:sz w:val="18"/>
              </w:rPr>
            </w:pPr>
            <w:r w:rsidRPr="00165A0C">
              <w:rPr>
                <w:rFonts w:cs="Arial"/>
                <w:sz w:val="18"/>
              </w:rPr>
              <w:t>2 : Gas</w:t>
            </w:r>
          </w:p>
          <w:p w14:paraId="1A903609" w14:textId="77777777" w:rsidR="00165A0C" w:rsidRPr="00165A0C" w:rsidRDefault="00165A0C" w:rsidP="00165A0C">
            <w:pPr>
              <w:spacing w:before="120" w:after="120"/>
              <w:rPr>
                <w:rFonts w:cs="Arial"/>
                <w:sz w:val="18"/>
              </w:rPr>
            </w:pPr>
            <w:r w:rsidRPr="00165A0C">
              <w:rPr>
                <w:rFonts w:cs="Arial"/>
                <w:sz w:val="18"/>
              </w:rPr>
              <w:t>4 : Stone</w:t>
            </w:r>
          </w:p>
          <w:p w14:paraId="2975BE27" w14:textId="77777777" w:rsidR="00165A0C" w:rsidRPr="00165A0C" w:rsidRDefault="00165A0C" w:rsidP="00165A0C">
            <w:pPr>
              <w:spacing w:before="120" w:after="120"/>
              <w:rPr>
                <w:rFonts w:cs="Arial"/>
                <w:sz w:val="18"/>
              </w:rPr>
            </w:pPr>
            <w:r w:rsidRPr="00165A0C">
              <w:rPr>
                <w:rFonts w:cs="Arial"/>
                <w:sz w:val="18"/>
              </w:rPr>
              <w:t>5 : Coal</w:t>
            </w:r>
          </w:p>
          <w:p w14:paraId="250CB191" w14:textId="77777777" w:rsidR="00165A0C" w:rsidRPr="00165A0C" w:rsidRDefault="00165A0C" w:rsidP="00165A0C">
            <w:pPr>
              <w:spacing w:before="120" w:after="120"/>
              <w:rPr>
                <w:rFonts w:cs="Arial"/>
                <w:sz w:val="18"/>
              </w:rPr>
            </w:pPr>
            <w:r w:rsidRPr="00165A0C">
              <w:rPr>
                <w:rFonts w:cs="Arial"/>
                <w:sz w:val="18"/>
              </w:rPr>
              <w:t>6 : Ore</w:t>
            </w:r>
          </w:p>
          <w:p w14:paraId="7304C185" w14:textId="77777777" w:rsidR="00165A0C" w:rsidRPr="00165A0C" w:rsidRDefault="00165A0C" w:rsidP="00165A0C">
            <w:pPr>
              <w:spacing w:before="120" w:after="120"/>
              <w:rPr>
                <w:rFonts w:cs="Arial"/>
                <w:sz w:val="18"/>
              </w:rPr>
            </w:pPr>
            <w:r w:rsidRPr="00165A0C">
              <w:rPr>
                <w:rFonts w:cs="Arial"/>
                <w:sz w:val="18"/>
              </w:rPr>
              <w:t>7 : Chemicals</w:t>
            </w:r>
          </w:p>
          <w:p w14:paraId="1880EDDA" w14:textId="77777777" w:rsidR="00165A0C" w:rsidRPr="00165A0C" w:rsidRDefault="00165A0C" w:rsidP="00165A0C">
            <w:pPr>
              <w:spacing w:before="120" w:after="120"/>
              <w:rPr>
                <w:rFonts w:cs="Arial"/>
                <w:sz w:val="18"/>
              </w:rPr>
            </w:pPr>
            <w:r w:rsidRPr="00165A0C">
              <w:rPr>
                <w:rFonts w:cs="Arial"/>
                <w:sz w:val="18"/>
              </w:rPr>
              <w:lastRenderedPageBreak/>
              <w:t>9 : Milk</w:t>
            </w:r>
          </w:p>
          <w:p w14:paraId="25317247" w14:textId="77777777" w:rsidR="00165A0C" w:rsidRPr="00165A0C" w:rsidRDefault="00165A0C" w:rsidP="00165A0C">
            <w:pPr>
              <w:spacing w:before="120" w:after="120"/>
              <w:rPr>
                <w:rFonts w:cs="Arial"/>
                <w:sz w:val="18"/>
              </w:rPr>
            </w:pPr>
            <w:r w:rsidRPr="00165A0C">
              <w:rPr>
                <w:rFonts w:cs="Arial"/>
                <w:sz w:val="18"/>
              </w:rPr>
              <w:t>10 : Bauxite</w:t>
            </w:r>
          </w:p>
          <w:p w14:paraId="74F9DC77" w14:textId="77777777" w:rsidR="00165A0C" w:rsidRPr="00165A0C" w:rsidRDefault="00165A0C" w:rsidP="00165A0C">
            <w:pPr>
              <w:spacing w:before="120" w:after="120"/>
              <w:rPr>
                <w:rFonts w:cs="Arial"/>
                <w:sz w:val="18"/>
              </w:rPr>
            </w:pPr>
            <w:r w:rsidRPr="00165A0C">
              <w:rPr>
                <w:rFonts w:cs="Arial"/>
                <w:sz w:val="18"/>
              </w:rPr>
              <w:t>11 : Coke</w:t>
            </w:r>
          </w:p>
          <w:p w14:paraId="308BB6CB" w14:textId="77777777" w:rsidR="00165A0C" w:rsidRPr="00165A0C" w:rsidRDefault="00165A0C" w:rsidP="00165A0C">
            <w:pPr>
              <w:spacing w:before="120" w:after="120"/>
              <w:rPr>
                <w:rFonts w:cs="Arial"/>
                <w:sz w:val="18"/>
              </w:rPr>
            </w:pPr>
            <w:r w:rsidRPr="00165A0C">
              <w:rPr>
                <w:rFonts w:cs="Arial"/>
                <w:sz w:val="18"/>
              </w:rPr>
              <w:t>12 : Iron Ingots</w:t>
            </w:r>
          </w:p>
          <w:p w14:paraId="7AF0636F" w14:textId="77777777" w:rsidR="00165A0C" w:rsidRPr="00165A0C" w:rsidRDefault="00165A0C" w:rsidP="00165A0C">
            <w:pPr>
              <w:spacing w:before="120" w:after="120"/>
              <w:rPr>
                <w:rFonts w:cs="Arial"/>
                <w:sz w:val="18"/>
              </w:rPr>
            </w:pPr>
            <w:r w:rsidRPr="00165A0C">
              <w:rPr>
                <w:rFonts w:cs="Arial"/>
                <w:sz w:val="18"/>
              </w:rPr>
              <w:t>13 : Salt</w:t>
            </w:r>
          </w:p>
          <w:p w14:paraId="7323836B" w14:textId="77777777" w:rsidR="00165A0C" w:rsidRPr="00165A0C" w:rsidRDefault="00165A0C" w:rsidP="00165A0C">
            <w:pPr>
              <w:spacing w:before="120" w:after="120"/>
              <w:rPr>
                <w:rFonts w:cs="Arial"/>
                <w:sz w:val="18"/>
              </w:rPr>
            </w:pPr>
            <w:r w:rsidRPr="00165A0C">
              <w:rPr>
                <w:rFonts w:cs="Arial"/>
                <w:sz w:val="18"/>
              </w:rPr>
              <w:t>14 : Sand</w:t>
            </w:r>
          </w:p>
          <w:p w14:paraId="3475A7DE" w14:textId="77777777" w:rsidR="00165A0C" w:rsidRPr="00165A0C" w:rsidRDefault="00165A0C" w:rsidP="00165A0C">
            <w:pPr>
              <w:spacing w:before="120" w:after="120"/>
              <w:rPr>
                <w:rFonts w:cs="Arial"/>
                <w:sz w:val="18"/>
              </w:rPr>
            </w:pPr>
            <w:r w:rsidRPr="00165A0C">
              <w:rPr>
                <w:rFonts w:cs="Arial"/>
                <w:sz w:val="18"/>
              </w:rPr>
              <w:t>15 : Timber</w:t>
            </w:r>
          </w:p>
          <w:p w14:paraId="20B5BD34" w14:textId="77777777" w:rsidR="00165A0C" w:rsidRPr="00165A0C" w:rsidRDefault="00165A0C" w:rsidP="00165A0C">
            <w:pPr>
              <w:spacing w:before="120" w:after="120"/>
              <w:rPr>
                <w:rFonts w:cs="Arial"/>
                <w:sz w:val="18"/>
              </w:rPr>
            </w:pPr>
            <w:r w:rsidRPr="00165A0C">
              <w:rPr>
                <w:rFonts w:cs="Arial"/>
                <w:sz w:val="18"/>
              </w:rPr>
              <w:t>16 : Sawdust/Wood Chips</w:t>
            </w:r>
          </w:p>
          <w:p w14:paraId="7728274A" w14:textId="77777777" w:rsidR="00165A0C" w:rsidRPr="00165A0C" w:rsidRDefault="00165A0C" w:rsidP="00165A0C">
            <w:pPr>
              <w:spacing w:before="120" w:after="120"/>
              <w:rPr>
                <w:rFonts w:cs="Arial"/>
                <w:sz w:val="18"/>
              </w:rPr>
            </w:pPr>
            <w:r w:rsidRPr="00165A0C">
              <w:rPr>
                <w:rFonts w:cs="Arial"/>
                <w:sz w:val="18"/>
              </w:rPr>
              <w:t>17 : Scrap Metal</w:t>
            </w:r>
          </w:p>
          <w:p w14:paraId="5A7832F3" w14:textId="77777777" w:rsidR="00165A0C" w:rsidRPr="00165A0C" w:rsidRDefault="00165A0C" w:rsidP="00165A0C">
            <w:pPr>
              <w:spacing w:before="120" w:after="120"/>
              <w:rPr>
                <w:rFonts w:cs="Arial"/>
                <w:sz w:val="18"/>
              </w:rPr>
            </w:pPr>
            <w:r w:rsidRPr="00165A0C">
              <w:rPr>
                <w:rFonts w:cs="Arial"/>
                <w:sz w:val="18"/>
              </w:rPr>
              <w:t>18 : Liquefied Natural Gas</w:t>
            </w:r>
          </w:p>
          <w:p w14:paraId="504771DD" w14:textId="77777777" w:rsidR="00165A0C" w:rsidRPr="00165A0C" w:rsidRDefault="00165A0C" w:rsidP="00165A0C">
            <w:pPr>
              <w:spacing w:before="120" w:after="120"/>
              <w:rPr>
                <w:rFonts w:cs="Arial"/>
                <w:sz w:val="18"/>
              </w:rPr>
            </w:pPr>
            <w:r w:rsidRPr="00165A0C">
              <w:rPr>
                <w:rFonts w:cs="Arial"/>
                <w:sz w:val="18"/>
              </w:rPr>
              <w:t>19 : Liquefied Petroleum Gas</w:t>
            </w:r>
          </w:p>
          <w:p w14:paraId="5FE8001A" w14:textId="77777777" w:rsidR="00165A0C" w:rsidRPr="00165A0C" w:rsidRDefault="00165A0C" w:rsidP="00165A0C">
            <w:pPr>
              <w:spacing w:before="120" w:after="120"/>
              <w:rPr>
                <w:rFonts w:cs="Arial"/>
                <w:sz w:val="18"/>
              </w:rPr>
            </w:pPr>
            <w:r w:rsidRPr="00165A0C">
              <w:rPr>
                <w:rFonts w:cs="Arial"/>
                <w:sz w:val="18"/>
              </w:rPr>
              <w:t>20 : Wine</w:t>
            </w:r>
          </w:p>
          <w:p w14:paraId="6258D6F6" w14:textId="77777777" w:rsidR="00165A0C" w:rsidRPr="00165A0C" w:rsidRDefault="00165A0C" w:rsidP="00165A0C">
            <w:pPr>
              <w:spacing w:before="120" w:after="120"/>
              <w:rPr>
                <w:rFonts w:cs="Arial"/>
                <w:sz w:val="18"/>
              </w:rPr>
            </w:pPr>
            <w:r w:rsidRPr="00165A0C">
              <w:rPr>
                <w:rFonts w:cs="Arial"/>
                <w:sz w:val="18"/>
              </w:rPr>
              <w:t>21 : Cement</w:t>
            </w:r>
          </w:p>
          <w:p w14:paraId="053B7C54" w14:textId="77777777" w:rsidR="00165A0C" w:rsidRPr="00165A0C" w:rsidRDefault="00165A0C" w:rsidP="00165A0C">
            <w:pPr>
              <w:spacing w:before="120" w:after="120"/>
              <w:rPr>
                <w:rFonts w:cs="Arial"/>
                <w:sz w:val="18"/>
              </w:rPr>
            </w:pPr>
            <w:r w:rsidRPr="00165A0C">
              <w:rPr>
                <w:rFonts w:cs="Arial"/>
                <w:sz w:val="18"/>
              </w:rPr>
              <w:t>22 : Grain</w:t>
            </w:r>
          </w:p>
        </w:tc>
        <w:tc>
          <w:tcPr>
            <w:tcW w:w="389" w:type="pct"/>
            <w:shd w:val="clear" w:color="auto" w:fill="auto"/>
          </w:tcPr>
          <w:p w14:paraId="561D57A4" w14:textId="77777777" w:rsidR="00165A0C" w:rsidRPr="00165A0C" w:rsidRDefault="00165A0C" w:rsidP="00165A0C">
            <w:pPr>
              <w:spacing w:before="120" w:after="120"/>
              <w:rPr>
                <w:rFonts w:cs="Arial"/>
                <w:sz w:val="18"/>
              </w:rPr>
            </w:pPr>
            <w:r w:rsidRPr="00165A0C">
              <w:rPr>
                <w:rFonts w:cs="Arial"/>
                <w:sz w:val="18"/>
              </w:rPr>
              <w:lastRenderedPageBreak/>
              <w:t>EN</w:t>
            </w:r>
          </w:p>
        </w:tc>
        <w:tc>
          <w:tcPr>
            <w:tcW w:w="792" w:type="pct"/>
            <w:gridSpan w:val="2"/>
            <w:shd w:val="clear" w:color="auto" w:fill="auto"/>
          </w:tcPr>
          <w:p w14:paraId="3EB8001A"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7E6B31FD" w14:textId="77777777" w:rsidTr="00212729">
        <w:tc>
          <w:tcPr>
            <w:tcW w:w="1676" w:type="pct"/>
            <w:gridSpan w:val="5"/>
            <w:shd w:val="clear" w:color="auto" w:fill="auto"/>
          </w:tcPr>
          <w:p w14:paraId="00D73E07" w14:textId="77777777" w:rsidR="00165A0C" w:rsidRPr="00165A0C" w:rsidRDefault="00165A0C" w:rsidP="00165A0C">
            <w:pPr>
              <w:spacing w:before="120" w:after="120"/>
              <w:rPr>
                <w:rFonts w:cs="Arial"/>
                <w:sz w:val="18"/>
              </w:rPr>
            </w:pPr>
            <w:r w:rsidRPr="00165A0C">
              <w:rPr>
                <w:rFonts w:cs="Arial"/>
                <w:sz w:val="18"/>
              </w:rPr>
              <w:t>Terminal Identifier</w:t>
            </w:r>
          </w:p>
        </w:tc>
        <w:tc>
          <w:tcPr>
            <w:tcW w:w="754" w:type="pct"/>
            <w:gridSpan w:val="2"/>
            <w:shd w:val="clear" w:color="auto" w:fill="auto"/>
          </w:tcPr>
          <w:p w14:paraId="5C73372E" w14:textId="77777777" w:rsidR="00165A0C" w:rsidRPr="00165A0C" w:rsidRDefault="00165A0C" w:rsidP="00165A0C">
            <w:pPr>
              <w:spacing w:before="120" w:after="120"/>
              <w:rPr>
                <w:rFonts w:cs="Arial"/>
                <w:sz w:val="18"/>
              </w:rPr>
            </w:pPr>
          </w:p>
        </w:tc>
        <w:tc>
          <w:tcPr>
            <w:tcW w:w="1389" w:type="pct"/>
            <w:gridSpan w:val="4"/>
            <w:shd w:val="clear" w:color="auto" w:fill="auto"/>
          </w:tcPr>
          <w:p w14:paraId="4B18D918" w14:textId="77777777" w:rsidR="00165A0C" w:rsidRPr="00165A0C" w:rsidRDefault="00165A0C" w:rsidP="00165A0C">
            <w:pPr>
              <w:spacing w:before="120" w:after="120"/>
              <w:rPr>
                <w:rFonts w:cs="Arial"/>
                <w:sz w:val="18"/>
              </w:rPr>
            </w:pPr>
          </w:p>
        </w:tc>
        <w:tc>
          <w:tcPr>
            <w:tcW w:w="389" w:type="pct"/>
            <w:shd w:val="clear" w:color="auto" w:fill="auto"/>
          </w:tcPr>
          <w:p w14:paraId="134D5CEA" w14:textId="77777777" w:rsidR="00165A0C" w:rsidRPr="00165A0C" w:rsidRDefault="00165A0C" w:rsidP="00165A0C">
            <w:pPr>
              <w:spacing w:before="120" w:after="120"/>
              <w:rPr>
                <w:rFonts w:cs="Arial"/>
                <w:sz w:val="18"/>
              </w:rPr>
            </w:pPr>
            <w:r w:rsidRPr="00165A0C">
              <w:rPr>
                <w:rFonts w:cs="Arial"/>
                <w:sz w:val="18"/>
              </w:rPr>
              <w:t>TE</w:t>
            </w:r>
          </w:p>
        </w:tc>
        <w:tc>
          <w:tcPr>
            <w:tcW w:w="792" w:type="pct"/>
            <w:gridSpan w:val="2"/>
            <w:shd w:val="clear" w:color="auto" w:fill="auto"/>
          </w:tcPr>
          <w:p w14:paraId="19F245C4"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F5BD334" w14:textId="77777777" w:rsidTr="00212729">
        <w:tc>
          <w:tcPr>
            <w:tcW w:w="1676" w:type="pct"/>
            <w:gridSpan w:val="5"/>
            <w:shd w:val="clear" w:color="auto" w:fill="auto"/>
          </w:tcPr>
          <w:p w14:paraId="7169A32E" w14:textId="77777777" w:rsidR="00165A0C" w:rsidRPr="00165A0C" w:rsidRDefault="00165A0C" w:rsidP="00165A0C">
            <w:pPr>
              <w:spacing w:before="120" w:after="120"/>
              <w:rPr>
                <w:rFonts w:cs="Arial"/>
                <w:sz w:val="18"/>
              </w:rPr>
            </w:pPr>
            <w:r w:rsidRPr="00165A0C">
              <w:rPr>
                <w:rFonts w:cs="Arial"/>
                <w:sz w:val="18"/>
              </w:rPr>
              <w:t>SMDG Terminal Code</w:t>
            </w:r>
          </w:p>
        </w:tc>
        <w:tc>
          <w:tcPr>
            <w:tcW w:w="754" w:type="pct"/>
            <w:gridSpan w:val="2"/>
            <w:shd w:val="clear" w:color="auto" w:fill="auto"/>
          </w:tcPr>
          <w:p w14:paraId="7CA607AE" w14:textId="77777777" w:rsidR="00165A0C" w:rsidRPr="00165A0C" w:rsidRDefault="00165A0C" w:rsidP="00165A0C">
            <w:pPr>
              <w:spacing w:before="120" w:after="120"/>
              <w:rPr>
                <w:rFonts w:cs="Arial"/>
                <w:sz w:val="18"/>
              </w:rPr>
            </w:pPr>
          </w:p>
        </w:tc>
        <w:tc>
          <w:tcPr>
            <w:tcW w:w="1389" w:type="pct"/>
            <w:gridSpan w:val="4"/>
            <w:shd w:val="clear" w:color="auto" w:fill="auto"/>
          </w:tcPr>
          <w:p w14:paraId="088194AD" w14:textId="77777777" w:rsidR="00165A0C" w:rsidRPr="00165A0C" w:rsidRDefault="00165A0C" w:rsidP="00165A0C">
            <w:pPr>
              <w:spacing w:before="120" w:after="120"/>
              <w:rPr>
                <w:rFonts w:cs="Arial"/>
                <w:sz w:val="18"/>
              </w:rPr>
            </w:pPr>
          </w:p>
        </w:tc>
        <w:tc>
          <w:tcPr>
            <w:tcW w:w="389" w:type="pct"/>
            <w:shd w:val="clear" w:color="auto" w:fill="auto"/>
          </w:tcPr>
          <w:p w14:paraId="6E316B10" w14:textId="77777777" w:rsidR="00165A0C" w:rsidRPr="00165A0C" w:rsidRDefault="00165A0C" w:rsidP="00165A0C">
            <w:pPr>
              <w:spacing w:before="120" w:after="120"/>
              <w:rPr>
                <w:rFonts w:cs="Arial"/>
                <w:sz w:val="18"/>
              </w:rPr>
            </w:pPr>
            <w:r w:rsidRPr="00165A0C">
              <w:rPr>
                <w:rFonts w:cs="Arial"/>
                <w:sz w:val="18"/>
              </w:rPr>
              <w:t>TE</w:t>
            </w:r>
          </w:p>
        </w:tc>
        <w:tc>
          <w:tcPr>
            <w:tcW w:w="792" w:type="pct"/>
            <w:gridSpan w:val="2"/>
            <w:shd w:val="clear" w:color="auto" w:fill="auto"/>
          </w:tcPr>
          <w:p w14:paraId="78E54A2F"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EAAF156" w14:textId="77777777" w:rsidTr="00212729">
        <w:tc>
          <w:tcPr>
            <w:tcW w:w="1676" w:type="pct"/>
            <w:gridSpan w:val="5"/>
            <w:shd w:val="clear" w:color="auto" w:fill="auto"/>
          </w:tcPr>
          <w:p w14:paraId="50C23B8B" w14:textId="77777777" w:rsidR="00165A0C" w:rsidRPr="00165A0C" w:rsidRDefault="00165A0C" w:rsidP="00165A0C">
            <w:pPr>
              <w:spacing w:before="120" w:after="120"/>
              <w:rPr>
                <w:rFonts w:cs="Arial"/>
                <w:sz w:val="18"/>
              </w:rPr>
            </w:pPr>
            <w:r w:rsidRPr="00165A0C">
              <w:rPr>
                <w:rFonts w:cs="Arial"/>
                <w:sz w:val="18"/>
              </w:rPr>
              <w:t>UN Location Code</w:t>
            </w:r>
          </w:p>
        </w:tc>
        <w:tc>
          <w:tcPr>
            <w:tcW w:w="754" w:type="pct"/>
            <w:gridSpan w:val="2"/>
            <w:shd w:val="clear" w:color="auto" w:fill="auto"/>
          </w:tcPr>
          <w:p w14:paraId="4673328A" w14:textId="77777777" w:rsidR="00165A0C" w:rsidRPr="00165A0C" w:rsidRDefault="00165A0C" w:rsidP="00165A0C">
            <w:pPr>
              <w:spacing w:before="120" w:after="120"/>
              <w:rPr>
                <w:rFonts w:cs="Arial"/>
                <w:sz w:val="18"/>
              </w:rPr>
            </w:pPr>
          </w:p>
        </w:tc>
        <w:tc>
          <w:tcPr>
            <w:tcW w:w="1389" w:type="pct"/>
            <w:gridSpan w:val="4"/>
            <w:shd w:val="clear" w:color="auto" w:fill="auto"/>
          </w:tcPr>
          <w:p w14:paraId="4C66B950" w14:textId="77777777" w:rsidR="00165A0C" w:rsidRPr="00165A0C" w:rsidRDefault="00165A0C" w:rsidP="00165A0C">
            <w:pPr>
              <w:spacing w:before="120" w:after="120"/>
              <w:rPr>
                <w:rFonts w:cs="Arial"/>
                <w:sz w:val="18"/>
              </w:rPr>
            </w:pPr>
          </w:p>
        </w:tc>
        <w:tc>
          <w:tcPr>
            <w:tcW w:w="389" w:type="pct"/>
            <w:shd w:val="clear" w:color="auto" w:fill="auto"/>
          </w:tcPr>
          <w:p w14:paraId="1BE02275" w14:textId="77777777" w:rsidR="00165A0C" w:rsidRPr="00165A0C" w:rsidRDefault="00165A0C" w:rsidP="00165A0C">
            <w:pPr>
              <w:spacing w:before="120" w:after="120"/>
              <w:rPr>
                <w:rFonts w:cs="Arial"/>
                <w:sz w:val="18"/>
              </w:rPr>
            </w:pPr>
            <w:r w:rsidRPr="00165A0C">
              <w:rPr>
                <w:rFonts w:cs="Arial"/>
                <w:sz w:val="18"/>
              </w:rPr>
              <w:t>TE</w:t>
            </w:r>
          </w:p>
        </w:tc>
        <w:tc>
          <w:tcPr>
            <w:tcW w:w="792" w:type="pct"/>
            <w:gridSpan w:val="2"/>
            <w:shd w:val="clear" w:color="auto" w:fill="auto"/>
          </w:tcPr>
          <w:p w14:paraId="0096A7AB"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6D34164" w14:textId="77777777" w:rsidTr="00212729">
        <w:tc>
          <w:tcPr>
            <w:tcW w:w="5000" w:type="pct"/>
            <w:gridSpan w:val="14"/>
            <w:shd w:val="clear" w:color="auto" w:fill="auto"/>
          </w:tcPr>
          <w:p w14:paraId="6EF93C25" w14:textId="278BCA5E" w:rsidR="00165A0C" w:rsidRPr="00165A0C" w:rsidRDefault="00165A0C" w:rsidP="00165A0C">
            <w:pPr>
              <w:spacing w:before="120" w:after="120"/>
              <w:rPr>
                <w:rFonts w:cs="Arial"/>
              </w:rPr>
            </w:pPr>
            <w:r w:rsidRPr="00165A0C">
              <w:rPr>
                <w:rFonts w:cs="Arial"/>
                <w:u w:val="single"/>
              </w:rPr>
              <w:t>INT 1 Reference:</w:t>
            </w:r>
            <w:r w:rsidR="000B28A1">
              <w:rPr>
                <w:rFonts w:cs="Arial"/>
                <w:u w:val="single"/>
              </w:rPr>
              <w:t xml:space="preserve"> --</w:t>
            </w:r>
          </w:p>
          <w:p w14:paraId="6A853CDB" w14:textId="28F55863" w:rsidR="00165A0C" w:rsidRDefault="0029350D" w:rsidP="0029350D">
            <w:pPr>
              <w:pStyle w:val="Heading3"/>
            </w:pPr>
            <w:bookmarkStart w:id="1847" w:name="_Toc120214434"/>
            <w:r>
              <w:t>General</w:t>
            </w:r>
            <w:bookmarkEnd w:id="1847"/>
          </w:p>
          <w:p w14:paraId="674C9FB6" w14:textId="26A2179E" w:rsidR="0029350D" w:rsidRPr="00165A0C" w:rsidRDefault="00D37583" w:rsidP="00165A0C">
            <w:pPr>
              <w:spacing w:before="120" w:after="120"/>
              <w:rPr>
                <w:rFonts w:cs="Arial"/>
              </w:rPr>
            </w:pPr>
            <w:ins w:id="1848" w:author="Raphael Malyankar" w:date="2023-01-10T13:13:00Z">
              <w:r>
                <w:rPr>
                  <w:rFonts w:cs="Arial"/>
                </w:rPr>
                <w:t xml:space="preserve">A terminal in S-131 may include water areas immediately adjacent to the </w:t>
              </w:r>
              <w:r w:rsidR="00F31E50">
                <w:rPr>
                  <w:rFonts w:cs="Arial"/>
                </w:rPr>
                <w:t xml:space="preserve">shore </w:t>
              </w:r>
            </w:ins>
            <w:ins w:id="1849" w:author="Raphael Malyankar" w:date="2023-01-10T13:14:00Z">
              <w:r w:rsidR="00F31E50">
                <w:rPr>
                  <w:rFonts w:cs="Arial"/>
                </w:rPr>
                <w:t xml:space="preserve">installation. </w:t>
              </w:r>
            </w:ins>
          </w:p>
          <w:p w14:paraId="147C84E3" w14:textId="77777777" w:rsidR="00165A0C" w:rsidRPr="00165A0C" w:rsidRDefault="00165A0C" w:rsidP="00165A0C">
            <w:pPr>
              <w:spacing w:before="120" w:after="120"/>
              <w:rPr>
                <w:rFonts w:cs="Arial"/>
              </w:rPr>
            </w:pPr>
            <w:r w:rsidRPr="00165A0C">
              <w:rPr>
                <w:rFonts w:cs="Arial"/>
                <w:u w:val="single"/>
              </w:rPr>
              <w:t>Remarks:</w:t>
            </w:r>
          </w:p>
          <w:p w14:paraId="0802BE74" w14:textId="019BA2F5" w:rsidR="00165A0C" w:rsidRPr="00165A0C" w:rsidRDefault="008E1D00" w:rsidP="00165A0C">
            <w:pPr>
              <w:spacing w:before="120" w:after="120"/>
              <w:rPr>
                <w:rFonts w:cs="Arial"/>
              </w:rPr>
            </w:pPr>
            <w:ins w:id="1850" w:author="Raphael Malyankar" w:date="2023-01-10T13:15:00Z">
              <w:r>
                <w:rPr>
                  <w:rFonts w:cs="Arial"/>
                </w:rPr>
                <w:t>Since port authorities sometimes designate terminals by their nominal point locations instead of providing precis</w:t>
              </w:r>
            </w:ins>
            <w:ins w:id="1851" w:author="Raphael Malyankar" w:date="2023-01-10T13:16:00Z">
              <w:r>
                <w:rPr>
                  <w:rFonts w:cs="Arial"/>
                </w:rPr>
                <w:t>e coordinates, p</w:t>
              </w:r>
            </w:ins>
            <w:ins w:id="1852" w:author="Raphael Malyankar" w:date="2023-01-10T13:15:00Z">
              <w:r w:rsidRPr="008E1D00">
                <w:rPr>
                  <w:rFonts w:cs="Arial"/>
                </w:rPr>
                <w:t xml:space="preserve">oint </w:t>
              </w:r>
            </w:ins>
            <w:ins w:id="1853" w:author="Raphael Malyankar" w:date="2023-01-10T13:16:00Z">
              <w:r>
                <w:rPr>
                  <w:rFonts w:cs="Arial"/>
                </w:rPr>
                <w:t xml:space="preserve">terminal </w:t>
              </w:r>
            </w:ins>
            <w:ins w:id="1854" w:author="Raphael Malyankar" w:date="2023-01-10T13:15:00Z">
              <w:r w:rsidRPr="008E1D00">
                <w:rPr>
                  <w:rFonts w:cs="Arial"/>
                </w:rPr>
                <w:t>features may be located in water areas.</w:t>
              </w:r>
            </w:ins>
          </w:p>
          <w:p w14:paraId="6C510E47" w14:textId="77777777" w:rsidR="00165A0C" w:rsidRPr="00165A0C" w:rsidRDefault="00165A0C" w:rsidP="00165A0C">
            <w:pPr>
              <w:spacing w:before="120" w:after="120"/>
              <w:rPr>
                <w:rFonts w:cs="Arial"/>
              </w:rPr>
            </w:pPr>
            <w:r w:rsidRPr="00165A0C">
              <w:rPr>
                <w:rFonts w:cs="Arial"/>
                <w:u w:val="single"/>
              </w:rPr>
              <w:t>Distinction:</w:t>
            </w:r>
          </w:p>
          <w:p w14:paraId="7C9DA516" w14:textId="77777777" w:rsidR="00165A0C" w:rsidRPr="00165A0C" w:rsidRDefault="00165A0C" w:rsidP="00165A0C">
            <w:pPr>
              <w:spacing w:before="120" w:after="120"/>
              <w:rPr>
                <w:rFonts w:cs="Arial"/>
              </w:rPr>
            </w:pPr>
          </w:p>
        </w:tc>
      </w:tr>
      <w:tr w:rsidR="00165A0C" w:rsidRPr="00165A0C" w14:paraId="2F4A72D3" w14:textId="77777777" w:rsidTr="00212729">
        <w:tc>
          <w:tcPr>
            <w:tcW w:w="5000" w:type="pct"/>
            <w:gridSpan w:val="14"/>
            <w:shd w:val="clear" w:color="auto" w:fill="auto"/>
          </w:tcPr>
          <w:p w14:paraId="27958CE2" w14:textId="77777777" w:rsidR="00165A0C" w:rsidRPr="00165A0C" w:rsidRDefault="00165A0C" w:rsidP="00165A0C">
            <w:pPr>
              <w:spacing w:before="120" w:after="120"/>
              <w:rPr>
                <w:rFonts w:cs="Arial"/>
                <w:b/>
                <w:u w:val="single"/>
              </w:rPr>
            </w:pPr>
            <w:r w:rsidRPr="00165A0C">
              <w:rPr>
                <w:rFonts w:cs="Arial"/>
                <w:b/>
                <w:u w:val="single"/>
              </w:rPr>
              <w:t>Feature/Information associations</w:t>
            </w:r>
          </w:p>
        </w:tc>
      </w:tr>
      <w:tr w:rsidR="00165A0C" w:rsidRPr="00165A0C" w14:paraId="5AA9345B" w14:textId="77777777" w:rsidTr="00212729">
        <w:tc>
          <w:tcPr>
            <w:tcW w:w="455" w:type="pct"/>
            <w:vMerge w:val="restart"/>
            <w:shd w:val="clear" w:color="auto" w:fill="auto"/>
          </w:tcPr>
          <w:p w14:paraId="5623CF62" w14:textId="77777777" w:rsidR="00165A0C" w:rsidRPr="00165A0C" w:rsidRDefault="00165A0C" w:rsidP="00165A0C">
            <w:pPr>
              <w:spacing w:before="120" w:after="120"/>
              <w:rPr>
                <w:rFonts w:cs="Arial"/>
                <w:b/>
              </w:rPr>
            </w:pPr>
            <w:r w:rsidRPr="00165A0C">
              <w:rPr>
                <w:rFonts w:cs="Arial"/>
                <w:b/>
              </w:rPr>
              <w:t>Type</w:t>
            </w:r>
          </w:p>
        </w:tc>
        <w:tc>
          <w:tcPr>
            <w:tcW w:w="541" w:type="pct"/>
            <w:vMerge w:val="restart"/>
            <w:shd w:val="clear" w:color="auto" w:fill="auto"/>
          </w:tcPr>
          <w:p w14:paraId="36D7CE6D" w14:textId="77777777" w:rsidR="00165A0C" w:rsidRPr="00165A0C" w:rsidRDefault="00165A0C" w:rsidP="00165A0C">
            <w:pPr>
              <w:spacing w:before="120" w:after="120"/>
              <w:rPr>
                <w:rFonts w:cs="Arial"/>
                <w:b/>
              </w:rPr>
            </w:pPr>
            <w:r w:rsidRPr="00165A0C">
              <w:rPr>
                <w:rFonts w:cs="Arial"/>
                <w:b/>
              </w:rPr>
              <w:t>Association Name</w:t>
            </w:r>
          </w:p>
        </w:tc>
        <w:tc>
          <w:tcPr>
            <w:tcW w:w="4005" w:type="pct"/>
            <w:gridSpan w:val="12"/>
            <w:shd w:val="clear" w:color="auto" w:fill="auto"/>
          </w:tcPr>
          <w:p w14:paraId="1016EDB0" w14:textId="77777777" w:rsidR="00165A0C" w:rsidRPr="00165A0C" w:rsidRDefault="00165A0C" w:rsidP="00165A0C">
            <w:pPr>
              <w:spacing w:before="120" w:after="120"/>
              <w:jc w:val="center"/>
              <w:rPr>
                <w:rFonts w:cs="Arial"/>
                <w:b/>
              </w:rPr>
            </w:pPr>
            <w:r w:rsidRPr="00165A0C">
              <w:rPr>
                <w:rFonts w:cs="Arial"/>
                <w:b/>
              </w:rPr>
              <w:t>Association Ends</w:t>
            </w:r>
          </w:p>
        </w:tc>
      </w:tr>
      <w:tr w:rsidR="00165A0C" w:rsidRPr="00165A0C" w14:paraId="102E5E92" w14:textId="77777777" w:rsidTr="00212729">
        <w:tc>
          <w:tcPr>
            <w:tcW w:w="455" w:type="pct"/>
            <w:vMerge/>
            <w:shd w:val="clear" w:color="auto" w:fill="auto"/>
          </w:tcPr>
          <w:p w14:paraId="284A6279" w14:textId="77777777" w:rsidR="00165A0C" w:rsidRPr="00165A0C" w:rsidRDefault="00165A0C" w:rsidP="00165A0C">
            <w:pPr>
              <w:spacing w:before="120" w:after="120"/>
              <w:rPr>
                <w:rFonts w:cs="Arial"/>
              </w:rPr>
            </w:pPr>
          </w:p>
        </w:tc>
        <w:tc>
          <w:tcPr>
            <w:tcW w:w="541" w:type="pct"/>
            <w:vMerge/>
            <w:shd w:val="clear" w:color="auto" w:fill="auto"/>
          </w:tcPr>
          <w:p w14:paraId="48B08683" w14:textId="77777777" w:rsidR="00165A0C" w:rsidRPr="00165A0C" w:rsidRDefault="00165A0C" w:rsidP="00165A0C">
            <w:pPr>
              <w:spacing w:before="120" w:after="120"/>
              <w:rPr>
                <w:rFonts w:cs="Arial"/>
              </w:rPr>
            </w:pPr>
          </w:p>
        </w:tc>
        <w:tc>
          <w:tcPr>
            <w:tcW w:w="438" w:type="pct"/>
            <w:gridSpan w:val="2"/>
            <w:shd w:val="clear" w:color="auto" w:fill="auto"/>
          </w:tcPr>
          <w:p w14:paraId="37251F2A" w14:textId="77777777" w:rsidR="00165A0C" w:rsidRPr="00165A0C" w:rsidRDefault="00165A0C" w:rsidP="00165A0C">
            <w:pPr>
              <w:spacing w:before="120" w:after="120"/>
              <w:rPr>
                <w:rFonts w:cs="Arial"/>
                <w:b/>
              </w:rPr>
            </w:pPr>
            <w:r w:rsidRPr="00165A0C">
              <w:rPr>
                <w:rFonts w:cs="Arial"/>
                <w:b/>
              </w:rPr>
              <w:t>Class</w:t>
            </w:r>
          </w:p>
        </w:tc>
        <w:tc>
          <w:tcPr>
            <w:tcW w:w="802" w:type="pct"/>
            <w:gridSpan w:val="2"/>
            <w:shd w:val="clear" w:color="auto" w:fill="auto"/>
          </w:tcPr>
          <w:p w14:paraId="2629645A" w14:textId="77777777" w:rsidR="00165A0C" w:rsidRPr="00165A0C" w:rsidRDefault="00165A0C" w:rsidP="00165A0C">
            <w:pPr>
              <w:spacing w:before="120" w:after="120"/>
              <w:rPr>
                <w:rFonts w:cs="Arial"/>
                <w:b/>
              </w:rPr>
            </w:pPr>
            <w:r w:rsidRPr="00165A0C">
              <w:rPr>
                <w:rFonts w:cs="Arial"/>
                <w:b/>
              </w:rPr>
              <w:t>Role</w:t>
            </w:r>
          </w:p>
        </w:tc>
        <w:tc>
          <w:tcPr>
            <w:tcW w:w="314" w:type="pct"/>
            <w:gridSpan w:val="2"/>
            <w:shd w:val="clear" w:color="auto" w:fill="auto"/>
          </w:tcPr>
          <w:p w14:paraId="1CFB9F39" w14:textId="77777777" w:rsidR="00165A0C" w:rsidRPr="00165A0C" w:rsidRDefault="00165A0C" w:rsidP="00165A0C">
            <w:pPr>
              <w:spacing w:before="120" w:after="120"/>
              <w:rPr>
                <w:rFonts w:cs="Arial"/>
                <w:b/>
              </w:rPr>
            </w:pPr>
            <w:proofErr w:type="spellStart"/>
            <w:r w:rsidRPr="00165A0C">
              <w:rPr>
                <w:rFonts w:cs="Arial"/>
                <w:b/>
              </w:rPr>
              <w:t>Mult</w:t>
            </w:r>
            <w:proofErr w:type="spellEnd"/>
          </w:p>
        </w:tc>
        <w:tc>
          <w:tcPr>
            <w:tcW w:w="1124" w:type="pct"/>
            <w:gridSpan w:val="2"/>
            <w:shd w:val="clear" w:color="auto" w:fill="auto"/>
          </w:tcPr>
          <w:p w14:paraId="7C180EF7" w14:textId="77777777" w:rsidR="00165A0C" w:rsidRPr="00165A0C" w:rsidRDefault="00165A0C" w:rsidP="00165A0C">
            <w:pPr>
              <w:spacing w:before="120" w:after="120"/>
              <w:rPr>
                <w:rFonts w:cs="Arial"/>
                <w:b/>
              </w:rPr>
            </w:pPr>
            <w:r w:rsidRPr="00165A0C">
              <w:rPr>
                <w:rFonts w:cs="Arial"/>
                <w:b/>
              </w:rPr>
              <w:t>Class</w:t>
            </w:r>
          </w:p>
        </w:tc>
        <w:tc>
          <w:tcPr>
            <w:tcW w:w="1015" w:type="pct"/>
            <w:gridSpan w:val="3"/>
            <w:shd w:val="clear" w:color="auto" w:fill="auto"/>
          </w:tcPr>
          <w:p w14:paraId="420321F3" w14:textId="77777777" w:rsidR="00165A0C" w:rsidRPr="00165A0C" w:rsidRDefault="00165A0C" w:rsidP="00165A0C">
            <w:pPr>
              <w:spacing w:before="120" w:after="120"/>
              <w:rPr>
                <w:rFonts w:cs="Arial"/>
                <w:b/>
              </w:rPr>
            </w:pPr>
            <w:r w:rsidRPr="00165A0C">
              <w:rPr>
                <w:rFonts w:cs="Arial"/>
                <w:b/>
              </w:rPr>
              <w:t>Role</w:t>
            </w:r>
          </w:p>
        </w:tc>
        <w:tc>
          <w:tcPr>
            <w:tcW w:w="311" w:type="pct"/>
            <w:shd w:val="clear" w:color="auto" w:fill="auto"/>
          </w:tcPr>
          <w:p w14:paraId="0D3A49D0" w14:textId="77777777" w:rsidR="00165A0C" w:rsidRPr="00165A0C" w:rsidRDefault="00165A0C" w:rsidP="00165A0C">
            <w:pPr>
              <w:spacing w:before="120" w:after="120"/>
              <w:rPr>
                <w:rFonts w:cs="Arial"/>
                <w:b/>
              </w:rPr>
            </w:pPr>
            <w:proofErr w:type="spellStart"/>
            <w:r w:rsidRPr="00165A0C">
              <w:rPr>
                <w:rFonts w:cs="Arial"/>
                <w:b/>
              </w:rPr>
              <w:t>Mult</w:t>
            </w:r>
            <w:proofErr w:type="spellEnd"/>
          </w:p>
        </w:tc>
      </w:tr>
      <w:tr w:rsidR="00165A0C" w:rsidRPr="00165A0C" w14:paraId="746BCEDA" w14:textId="77777777" w:rsidTr="00212729">
        <w:tc>
          <w:tcPr>
            <w:tcW w:w="455" w:type="pct"/>
            <w:shd w:val="clear" w:color="auto" w:fill="auto"/>
          </w:tcPr>
          <w:p w14:paraId="5DEECEBE" w14:textId="77777777" w:rsidR="00165A0C" w:rsidRPr="00165A0C" w:rsidRDefault="00165A0C" w:rsidP="00165A0C">
            <w:pPr>
              <w:spacing w:before="120" w:after="120"/>
              <w:rPr>
                <w:rFonts w:cs="Arial"/>
                <w:sz w:val="18"/>
              </w:rPr>
            </w:pPr>
            <w:r w:rsidRPr="00165A0C">
              <w:rPr>
                <w:rFonts w:cs="Arial"/>
                <w:sz w:val="18"/>
              </w:rPr>
              <w:t>association</w:t>
            </w:r>
          </w:p>
        </w:tc>
        <w:tc>
          <w:tcPr>
            <w:tcW w:w="541" w:type="pct"/>
            <w:shd w:val="clear" w:color="auto" w:fill="auto"/>
          </w:tcPr>
          <w:p w14:paraId="2D7E48B5" w14:textId="77777777" w:rsidR="00165A0C" w:rsidRPr="00165A0C" w:rsidRDefault="00165A0C" w:rsidP="00165A0C">
            <w:pPr>
              <w:spacing w:before="120" w:after="120"/>
              <w:rPr>
                <w:rFonts w:cs="Arial"/>
                <w:sz w:val="18"/>
              </w:rPr>
            </w:pPr>
            <w:r w:rsidRPr="00165A0C">
              <w:rPr>
                <w:rFonts w:cs="Arial"/>
                <w:sz w:val="18"/>
              </w:rPr>
              <w:t>Service Availability</w:t>
            </w:r>
          </w:p>
        </w:tc>
        <w:tc>
          <w:tcPr>
            <w:tcW w:w="438" w:type="pct"/>
            <w:gridSpan w:val="2"/>
            <w:shd w:val="clear" w:color="auto" w:fill="auto"/>
          </w:tcPr>
          <w:p w14:paraId="60B820FE" w14:textId="77777777" w:rsidR="00165A0C" w:rsidRPr="00165A0C" w:rsidRDefault="00165A0C" w:rsidP="00165A0C">
            <w:pPr>
              <w:spacing w:before="120" w:after="120"/>
              <w:rPr>
                <w:rFonts w:cs="Arial"/>
                <w:b/>
                <w:sz w:val="18"/>
              </w:rPr>
            </w:pPr>
          </w:p>
        </w:tc>
        <w:tc>
          <w:tcPr>
            <w:tcW w:w="802" w:type="pct"/>
            <w:gridSpan w:val="2"/>
            <w:shd w:val="clear" w:color="auto" w:fill="auto"/>
          </w:tcPr>
          <w:p w14:paraId="12D696EE" w14:textId="77777777" w:rsidR="00165A0C" w:rsidRPr="00165A0C" w:rsidRDefault="00165A0C" w:rsidP="00165A0C">
            <w:pPr>
              <w:spacing w:before="120" w:after="120"/>
              <w:rPr>
                <w:rFonts w:cs="Arial"/>
                <w:sz w:val="18"/>
              </w:rPr>
            </w:pPr>
          </w:p>
        </w:tc>
        <w:tc>
          <w:tcPr>
            <w:tcW w:w="314" w:type="pct"/>
            <w:gridSpan w:val="2"/>
            <w:shd w:val="clear" w:color="auto" w:fill="auto"/>
          </w:tcPr>
          <w:p w14:paraId="4D68D617" w14:textId="77777777" w:rsidR="00165A0C" w:rsidRPr="00165A0C" w:rsidRDefault="00165A0C" w:rsidP="00165A0C">
            <w:pPr>
              <w:spacing w:before="120" w:after="120"/>
              <w:rPr>
                <w:rFonts w:cs="Arial"/>
                <w:sz w:val="18"/>
              </w:rPr>
            </w:pPr>
          </w:p>
        </w:tc>
        <w:tc>
          <w:tcPr>
            <w:tcW w:w="1124" w:type="pct"/>
            <w:gridSpan w:val="2"/>
            <w:shd w:val="clear" w:color="auto" w:fill="auto"/>
          </w:tcPr>
          <w:p w14:paraId="49EA21F2" w14:textId="77777777" w:rsidR="00165A0C" w:rsidRPr="00165A0C" w:rsidRDefault="00165A0C" w:rsidP="00165A0C">
            <w:pPr>
              <w:spacing w:before="120" w:after="120"/>
              <w:rPr>
                <w:rFonts w:cs="Arial"/>
                <w:b/>
                <w:sz w:val="18"/>
              </w:rPr>
            </w:pPr>
            <w:proofErr w:type="spellStart"/>
            <w:r w:rsidRPr="00165A0C">
              <w:rPr>
                <w:rFonts w:cs="Arial"/>
                <w:b/>
                <w:sz w:val="18"/>
              </w:rPr>
              <w:t>AvailablePortServices</w:t>
            </w:r>
            <w:proofErr w:type="spellEnd"/>
          </w:p>
        </w:tc>
        <w:tc>
          <w:tcPr>
            <w:tcW w:w="1015" w:type="pct"/>
            <w:gridSpan w:val="3"/>
            <w:shd w:val="clear" w:color="auto" w:fill="auto"/>
          </w:tcPr>
          <w:p w14:paraId="362528D7" w14:textId="77777777" w:rsidR="00165A0C" w:rsidRPr="00165A0C" w:rsidRDefault="00165A0C" w:rsidP="00165A0C">
            <w:pPr>
              <w:spacing w:before="120" w:after="120"/>
              <w:rPr>
                <w:rFonts w:cs="Arial"/>
                <w:sz w:val="18"/>
              </w:rPr>
            </w:pPr>
            <w:proofErr w:type="spellStart"/>
            <w:r w:rsidRPr="00165A0C">
              <w:rPr>
                <w:rFonts w:cs="Arial"/>
                <w:sz w:val="18"/>
              </w:rPr>
              <w:t>serviceDescriptionReference</w:t>
            </w:r>
            <w:proofErr w:type="spellEnd"/>
          </w:p>
        </w:tc>
        <w:tc>
          <w:tcPr>
            <w:tcW w:w="311" w:type="pct"/>
            <w:shd w:val="clear" w:color="auto" w:fill="auto"/>
          </w:tcPr>
          <w:p w14:paraId="4A9C9779" w14:textId="77777777" w:rsidR="00165A0C" w:rsidRPr="00165A0C" w:rsidRDefault="00165A0C" w:rsidP="00165A0C">
            <w:pPr>
              <w:spacing w:before="120" w:after="120"/>
              <w:rPr>
                <w:rFonts w:cs="Arial"/>
              </w:rPr>
            </w:pPr>
            <w:r w:rsidRPr="00165A0C">
              <w:rPr>
                <w:rFonts w:cs="Arial"/>
              </w:rPr>
              <w:t>0, 1</w:t>
            </w:r>
          </w:p>
        </w:tc>
      </w:tr>
      <w:tr w:rsidR="00165A0C" w:rsidRPr="00165A0C" w14:paraId="05DD31B5" w14:textId="77777777" w:rsidTr="00212729">
        <w:tc>
          <w:tcPr>
            <w:tcW w:w="455" w:type="pct"/>
            <w:shd w:val="clear" w:color="auto" w:fill="auto"/>
          </w:tcPr>
          <w:p w14:paraId="66EB6F7D" w14:textId="77777777" w:rsidR="00165A0C" w:rsidRPr="00165A0C" w:rsidRDefault="00165A0C" w:rsidP="00165A0C">
            <w:pPr>
              <w:spacing w:before="120" w:after="120"/>
              <w:rPr>
                <w:rFonts w:cs="Arial"/>
                <w:sz w:val="18"/>
              </w:rPr>
            </w:pPr>
            <w:r w:rsidRPr="00165A0C">
              <w:rPr>
                <w:rFonts w:cs="Arial"/>
                <w:sz w:val="18"/>
              </w:rPr>
              <w:t>association</w:t>
            </w:r>
          </w:p>
        </w:tc>
        <w:tc>
          <w:tcPr>
            <w:tcW w:w="541" w:type="pct"/>
            <w:shd w:val="clear" w:color="auto" w:fill="auto"/>
          </w:tcPr>
          <w:p w14:paraId="7120F6A2" w14:textId="77777777" w:rsidR="00165A0C" w:rsidRPr="00165A0C" w:rsidRDefault="00165A0C" w:rsidP="00165A0C">
            <w:pPr>
              <w:spacing w:before="120" w:after="120"/>
              <w:rPr>
                <w:rFonts w:cs="Arial"/>
                <w:sz w:val="18"/>
              </w:rPr>
            </w:pPr>
            <w:r w:rsidRPr="00165A0C">
              <w:rPr>
                <w:rFonts w:cs="Arial"/>
                <w:sz w:val="18"/>
              </w:rPr>
              <w:t>Location Hours</w:t>
            </w:r>
          </w:p>
        </w:tc>
        <w:tc>
          <w:tcPr>
            <w:tcW w:w="438" w:type="pct"/>
            <w:gridSpan w:val="2"/>
            <w:shd w:val="clear" w:color="auto" w:fill="auto"/>
          </w:tcPr>
          <w:p w14:paraId="18A29818" w14:textId="77777777" w:rsidR="00165A0C" w:rsidRPr="00165A0C" w:rsidRDefault="00165A0C" w:rsidP="00165A0C">
            <w:pPr>
              <w:spacing w:before="120" w:after="120"/>
              <w:rPr>
                <w:rFonts w:cs="Arial"/>
                <w:b/>
                <w:sz w:val="18"/>
              </w:rPr>
            </w:pPr>
          </w:p>
        </w:tc>
        <w:tc>
          <w:tcPr>
            <w:tcW w:w="802" w:type="pct"/>
            <w:gridSpan w:val="2"/>
            <w:shd w:val="clear" w:color="auto" w:fill="auto"/>
          </w:tcPr>
          <w:p w14:paraId="30B19248" w14:textId="77777777" w:rsidR="00165A0C" w:rsidRPr="00165A0C" w:rsidRDefault="00165A0C" w:rsidP="00165A0C">
            <w:pPr>
              <w:spacing w:before="120" w:after="120"/>
              <w:rPr>
                <w:rFonts w:cs="Arial"/>
                <w:sz w:val="18"/>
              </w:rPr>
            </w:pPr>
          </w:p>
        </w:tc>
        <w:tc>
          <w:tcPr>
            <w:tcW w:w="314" w:type="pct"/>
            <w:gridSpan w:val="2"/>
            <w:shd w:val="clear" w:color="auto" w:fill="auto"/>
          </w:tcPr>
          <w:p w14:paraId="2745AB86" w14:textId="77777777" w:rsidR="00165A0C" w:rsidRPr="00165A0C" w:rsidRDefault="00165A0C" w:rsidP="00165A0C">
            <w:pPr>
              <w:spacing w:before="120" w:after="120"/>
              <w:rPr>
                <w:rFonts w:cs="Arial"/>
                <w:sz w:val="18"/>
              </w:rPr>
            </w:pPr>
          </w:p>
        </w:tc>
        <w:tc>
          <w:tcPr>
            <w:tcW w:w="1124" w:type="pct"/>
            <w:gridSpan w:val="2"/>
            <w:shd w:val="clear" w:color="auto" w:fill="auto"/>
          </w:tcPr>
          <w:p w14:paraId="36D20594" w14:textId="77777777" w:rsidR="00165A0C" w:rsidRPr="00165A0C" w:rsidRDefault="00165A0C" w:rsidP="00165A0C">
            <w:pPr>
              <w:spacing w:before="120" w:after="120"/>
              <w:rPr>
                <w:rFonts w:cs="Arial"/>
                <w:b/>
                <w:sz w:val="18"/>
              </w:rPr>
            </w:pPr>
            <w:proofErr w:type="spellStart"/>
            <w:r w:rsidRPr="00165A0C">
              <w:rPr>
                <w:rFonts w:cs="Arial"/>
                <w:b/>
                <w:sz w:val="18"/>
              </w:rPr>
              <w:t>ServiceHours</w:t>
            </w:r>
            <w:proofErr w:type="spellEnd"/>
          </w:p>
        </w:tc>
        <w:tc>
          <w:tcPr>
            <w:tcW w:w="1015" w:type="pct"/>
            <w:gridSpan w:val="3"/>
            <w:shd w:val="clear" w:color="auto" w:fill="auto"/>
          </w:tcPr>
          <w:p w14:paraId="322CC6B3" w14:textId="77777777" w:rsidR="00165A0C" w:rsidRPr="00165A0C" w:rsidRDefault="00165A0C" w:rsidP="00165A0C">
            <w:pPr>
              <w:spacing w:before="120" w:after="120"/>
              <w:rPr>
                <w:rFonts w:cs="Arial"/>
                <w:sz w:val="18"/>
              </w:rPr>
            </w:pPr>
            <w:proofErr w:type="spellStart"/>
            <w:r w:rsidRPr="00165A0C">
              <w:rPr>
                <w:rFonts w:cs="Arial"/>
                <w:sz w:val="18"/>
              </w:rPr>
              <w:t>location_srvHrs</w:t>
            </w:r>
            <w:proofErr w:type="spellEnd"/>
          </w:p>
        </w:tc>
        <w:tc>
          <w:tcPr>
            <w:tcW w:w="311" w:type="pct"/>
            <w:shd w:val="clear" w:color="auto" w:fill="auto"/>
          </w:tcPr>
          <w:p w14:paraId="7ACF82E3" w14:textId="77777777" w:rsidR="00165A0C" w:rsidRPr="00165A0C" w:rsidRDefault="00165A0C" w:rsidP="00165A0C">
            <w:pPr>
              <w:spacing w:before="120" w:after="120"/>
              <w:rPr>
                <w:rFonts w:cs="Arial"/>
              </w:rPr>
            </w:pPr>
            <w:r w:rsidRPr="00165A0C">
              <w:rPr>
                <w:rFonts w:cs="Arial"/>
              </w:rPr>
              <w:t>0, 1</w:t>
            </w:r>
          </w:p>
        </w:tc>
      </w:tr>
      <w:tr w:rsidR="00165A0C" w:rsidRPr="00165A0C" w14:paraId="22251386" w14:textId="77777777" w:rsidTr="00212729">
        <w:tc>
          <w:tcPr>
            <w:tcW w:w="455" w:type="pct"/>
            <w:shd w:val="clear" w:color="auto" w:fill="auto"/>
          </w:tcPr>
          <w:p w14:paraId="11C8AE52" w14:textId="77777777" w:rsidR="00165A0C" w:rsidRPr="00165A0C" w:rsidRDefault="00165A0C" w:rsidP="00165A0C">
            <w:pPr>
              <w:spacing w:before="120" w:after="120"/>
              <w:rPr>
                <w:rFonts w:cs="Arial"/>
                <w:sz w:val="18"/>
              </w:rPr>
            </w:pPr>
            <w:proofErr w:type="spellStart"/>
            <w:r w:rsidRPr="00165A0C">
              <w:rPr>
                <w:rFonts w:cs="Arial"/>
                <w:sz w:val="18"/>
              </w:rPr>
              <w:t>Asso</w:t>
            </w:r>
            <w:proofErr w:type="spellEnd"/>
          </w:p>
        </w:tc>
        <w:tc>
          <w:tcPr>
            <w:tcW w:w="541" w:type="pct"/>
            <w:shd w:val="clear" w:color="auto" w:fill="auto"/>
          </w:tcPr>
          <w:p w14:paraId="5AD430CA" w14:textId="77777777" w:rsidR="00165A0C" w:rsidRPr="00165A0C" w:rsidRDefault="00165A0C" w:rsidP="00165A0C">
            <w:pPr>
              <w:spacing w:before="120" w:after="120"/>
              <w:rPr>
                <w:rFonts w:cs="Arial"/>
                <w:sz w:val="18"/>
              </w:rPr>
            </w:pPr>
            <w:r w:rsidRPr="00165A0C">
              <w:rPr>
                <w:rFonts w:cs="Arial"/>
                <w:sz w:val="18"/>
              </w:rPr>
              <w:t>Layout Division</w:t>
            </w:r>
          </w:p>
        </w:tc>
        <w:tc>
          <w:tcPr>
            <w:tcW w:w="438" w:type="pct"/>
            <w:gridSpan w:val="2"/>
            <w:shd w:val="clear" w:color="auto" w:fill="auto"/>
          </w:tcPr>
          <w:p w14:paraId="1960ADA5" w14:textId="77777777" w:rsidR="00165A0C" w:rsidRPr="00165A0C" w:rsidRDefault="00165A0C" w:rsidP="00165A0C">
            <w:pPr>
              <w:spacing w:before="120" w:after="120"/>
              <w:rPr>
                <w:rFonts w:cs="Arial"/>
                <w:b/>
                <w:sz w:val="18"/>
              </w:rPr>
            </w:pPr>
            <w:r w:rsidRPr="00165A0C">
              <w:rPr>
                <w:rFonts w:cs="Arial"/>
                <w:b/>
                <w:sz w:val="18"/>
              </w:rPr>
              <w:t>Terminal</w:t>
            </w:r>
          </w:p>
        </w:tc>
        <w:tc>
          <w:tcPr>
            <w:tcW w:w="802" w:type="pct"/>
            <w:gridSpan w:val="2"/>
            <w:shd w:val="clear" w:color="auto" w:fill="auto"/>
          </w:tcPr>
          <w:p w14:paraId="2CF25AE0" w14:textId="77777777" w:rsidR="00165A0C" w:rsidRPr="00165A0C" w:rsidRDefault="00165A0C" w:rsidP="00165A0C">
            <w:pPr>
              <w:spacing w:before="120" w:after="120"/>
              <w:rPr>
                <w:rFonts w:cs="Arial"/>
                <w:sz w:val="18"/>
              </w:rPr>
            </w:pPr>
            <w:proofErr w:type="spellStart"/>
            <w:r w:rsidRPr="00165A0C">
              <w:rPr>
                <w:rFonts w:cs="Arial"/>
                <w:sz w:val="18"/>
              </w:rPr>
              <w:t>componentOf</w:t>
            </w:r>
            <w:proofErr w:type="spellEnd"/>
          </w:p>
        </w:tc>
        <w:tc>
          <w:tcPr>
            <w:tcW w:w="314" w:type="pct"/>
            <w:gridSpan w:val="2"/>
            <w:shd w:val="clear" w:color="auto" w:fill="auto"/>
          </w:tcPr>
          <w:p w14:paraId="6895053C" w14:textId="77777777" w:rsidR="00165A0C" w:rsidRPr="00165A0C" w:rsidRDefault="00165A0C" w:rsidP="00165A0C">
            <w:pPr>
              <w:spacing w:before="120" w:after="120"/>
              <w:rPr>
                <w:rFonts w:cs="Arial"/>
                <w:sz w:val="18"/>
              </w:rPr>
            </w:pPr>
            <w:r w:rsidRPr="00165A0C">
              <w:rPr>
                <w:rFonts w:cs="Arial"/>
                <w:sz w:val="18"/>
              </w:rPr>
              <w:t>1, 1</w:t>
            </w:r>
          </w:p>
        </w:tc>
        <w:tc>
          <w:tcPr>
            <w:tcW w:w="1124" w:type="pct"/>
            <w:gridSpan w:val="2"/>
            <w:shd w:val="clear" w:color="auto" w:fill="auto"/>
          </w:tcPr>
          <w:p w14:paraId="37F6C20A" w14:textId="77777777" w:rsidR="00165A0C" w:rsidRPr="00165A0C" w:rsidRDefault="00165A0C" w:rsidP="00165A0C">
            <w:pPr>
              <w:spacing w:before="120" w:after="120"/>
              <w:rPr>
                <w:rFonts w:cs="Arial"/>
                <w:b/>
                <w:sz w:val="18"/>
              </w:rPr>
            </w:pPr>
            <w:r w:rsidRPr="00165A0C">
              <w:rPr>
                <w:rFonts w:cs="Arial"/>
                <w:b/>
                <w:sz w:val="18"/>
              </w:rPr>
              <w:t>Berth</w:t>
            </w:r>
          </w:p>
        </w:tc>
        <w:tc>
          <w:tcPr>
            <w:tcW w:w="1015" w:type="pct"/>
            <w:gridSpan w:val="3"/>
            <w:shd w:val="clear" w:color="auto" w:fill="auto"/>
          </w:tcPr>
          <w:p w14:paraId="107EBB0C" w14:textId="77777777" w:rsidR="00165A0C" w:rsidRPr="00165A0C" w:rsidRDefault="00165A0C" w:rsidP="00165A0C">
            <w:pPr>
              <w:spacing w:before="120" w:after="120"/>
              <w:rPr>
                <w:rFonts w:cs="Arial"/>
                <w:sz w:val="18"/>
              </w:rPr>
            </w:pPr>
            <w:proofErr w:type="spellStart"/>
            <w:r w:rsidRPr="00165A0C">
              <w:rPr>
                <w:rFonts w:cs="Arial"/>
                <w:sz w:val="18"/>
              </w:rPr>
              <w:t>layoutUnit</w:t>
            </w:r>
            <w:proofErr w:type="spellEnd"/>
          </w:p>
        </w:tc>
        <w:tc>
          <w:tcPr>
            <w:tcW w:w="311" w:type="pct"/>
            <w:shd w:val="clear" w:color="auto" w:fill="auto"/>
          </w:tcPr>
          <w:p w14:paraId="68DA84C9" w14:textId="77777777" w:rsidR="00165A0C" w:rsidRPr="00165A0C" w:rsidRDefault="00165A0C" w:rsidP="00165A0C">
            <w:pPr>
              <w:spacing w:before="120" w:after="120"/>
              <w:rPr>
                <w:rFonts w:cs="Arial"/>
              </w:rPr>
            </w:pPr>
            <w:r w:rsidRPr="00165A0C">
              <w:rPr>
                <w:rFonts w:cs="Arial"/>
              </w:rPr>
              <w:t>0, *</w:t>
            </w:r>
          </w:p>
        </w:tc>
      </w:tr>
      <w:tr w:rsidR="00E7136E" w:rsidRPr="00165A0C" w14:paraId="31C67162" w14:textId="77777777" w:rsidTr="00212729">
        <w:trPr>
          <w:ins w:id="1855" w:author="Raphael Malyankar" w:date="2022-11-22T23:49:00Z"/>
        </w:trPr>
        <w:tc>
          <w:tcPr>
            <w:tcW w:w="455" w:type="pct"/>
            <w:shd w:val="clear" w:color="auto" w:fill="auto"/>
          </w:tcPr>
          <w:p w14:paraId="14DF8C14" w14:textId="797F4766" w:rsidR="00E7136E" w:rsidRPr="00165A0C" w:rsidRDefault="00630C48" w:rsidP="00E7136E">
            <w:pPr>
              <w:spacing w:before="120" w:after="120"/>
              <w:rPr>
                <w:ins w:id="1856" w:author="Raphael Malyankar" w:date="2022-11-22T23:49:00Z"/>
                <w:rFonts w:cs="Arial"/>
                <w:sz w:val="18"/>
              </w:rPr>
            </w:pPr>
            <w:proofErr w:type="spellStart"/>
            <w:ins w:id="1857" w:author="Raphael Malyankar" w:date="2022-11-23T01:03:00Z">
              <w:r>
                <w:rPr>
                  <w:rFonts w:cs="Arial"/>
                  <w:sz w:val="18"/>
                </w:rPr>
                <w:lastRenderedPageBreak/>
                <w:t>Aggr</w:t>
              </w:r>
            </w:ins>
            <w:proofErr w:type="spellEnd"/>
          </w:p>
        </w:tc>
        <w:tc>
          <w:tcPr>
            <w:tcW w:w="541" w:type="pct"/>
            <w:shd w:val="clear" w:color="auto" w:fill="auto"/>
          </w:tcPr>
          <w:p w14:paraId="5F0DA1EC" w14:textId="74F13BF5" w:rsidR="00E7136E" w:rsidRPr="00165A0C" w:rsidRDefault="00E7136E" w:rsidP="00E7136E">
            <w:pPr>
              <w:spacing w:before="120" w:after="120"/>
              <w:rPr>
                <w:ins w:id="1858" w:author="Raphael Malyankar" w:date="2022-11-22T23:49:00Z"/>
                <w:rFonts w:cs="Arial"/>
                <w:sz w:val="18"/>
              </w:rPr>
            </w:pPr>
            <w:ins w:id="1859" w:author="Raphael Malyankar" w:date="2022-11-22T23:49:00Z">
              <w:r>
                <w:rPr>
                  <w:rFonts w:cs="Arial"/>
                  <w:sz w:val="18"/>
                </w:rPr>
                <w:t>Layout Division</w:t>
              </w:r>
            </w:ins>
          </w:p>
        </w:tc>
        <w:tc>
          <w:tcPr>
            <w:tcW w:w="438" w:type="pct"/>
            <w:gridSpan w:val="2"/>
            <w:shd w:val="clear" w:color="auto" w:fill="auto"/>
          </w:tcPr>
          <w:p w14:paraId="2909BF97" w14:textId="3124A8D3" w:rsidR="00E7136E" w:rsidRPr="00165A0C" w:rsidRDefault="00E7136E" w:rsidP="00E7136E">
            <w:pPr>
              <w:spacing w:before="120" w:after="120"/>
              <w:rPr>
                <w:ins w:id="1860" w:author="Raphael Malyankar" w:date="2022-11-22T23:49:00Z"/>
                <w:rFonts w:cs="Arial"/>
                <w:b/>
                <w:sz w:val="18"/>
              </w:rPr>
            </w:pPr>
            <w:ins w:id="1861" w:author="Raphael Malyankar" w:date="2022-11-22T23:49:00Z">
              <w:r>
                <w:rPr>
                  <w:rFonts w:cs="Arial"/>
                  <w:b/>
                  <w:sz w:val="18"/>
                </w:rPr>
                <w:t>Terminal</w:t>
              </w:r>
            </w:ins>
          </w:p>
        </w:tc>
        <w:tc>
          <w:tcPr>
            <w:tcW w:w="802" w:type="pct"/>
            <w:gridSpan w:val="2"/>
            <w:shd w:val="clear" w:color="auto" w:fill="auto"/>
          </w:tcPr>
          <w:p w14:paraId="7607CA0F" w14:textId="492574F4" w:rsidR="00E7136E" w:rsidRPr="00165A0C" w:rsidRDefault="00E7136E" w:rsidP="00E7136E">
            <w:pPr>
              <w:spacing w:before="120" w:after="120"/>
              <w:rPr>
                <w:ins w:id="1862" w:author="Raphael Malyankar" w:date="2022-11-22T23:49:00Z"/>
                <w:rFonts w:cs="Arial"/>
                <w:sz w:val="18"/>
              </w:rPr>
            </w:pPr>
            <w:proofErr w:type="spellStart"/>
            <w:ins w:id="1863" w:author="Raphael Malyankar" w:date="2022-11-22T23:49:00Z">
              <w:r>
                <w:rPr>
                  <w:rFonts w:cs="Arial"/>
                  <w:sz w:val="18"/>
                </w:rPr>
                <w:t>layoutUnit</w:t>
              </w:r>
              <w:proofErr w:type="spellEnd"/>
            </w:ins>
          </w:p>
        </w:tc>
        <w:tc>
          <w:tcPr>
            <w:tcW w:w="314" w:type="pct"/>
            <w:gridSpan w:val="2"/>
            <w:shd w:val="clear" w:color="auto" w:fill="auto"/>
          </w:tcPr>
          <w:p w14:paraId="23DFA939" w14:textId="3D048FC1" w:rsidR="00E7136E" w:rsidRPr="00165A0C" w:rsidRDefault="00E7136E" w:rsidP="00E7136E">
            <w:pPr>
              <w:spacing w:before="120" w:after="120"/>
              <w:rPr>
                <w:ins w:id="1864" w:author="Raphael Malyankar" w:date="2022-11-22T23:49:00Z"/>
                <w:rFonts w:cs="Arial"/>
                <w:sz w:val="18"/>
              </w:rPr>
            </w:pPr>
            <w:ins w:id="1865" w:author="Raphael Malyankar" w:date="2022-11-22T23:49:00Z">
              <w:r>
                <w:rPr>
                  <w:rFonts w:cs="Arial"/>
                  <w:sz w:val="18"/>
                </w:rPr>
                <w:t>0,*</w:t>
              </w:r>
            </w:ins>
          </w:p>
        </w:tc>
        <w:tc>
          <w:tcPr>
            <w:tcW w:w="1124" w:type="pct"/>
            <w:gridSpan w:val="2"/>
            <w:shd w:val="clear" w:color="auto" w:fill="auto"/>
          </w:tcPr>
          <w:p w14:paraId="566BA847" w14:textId="730BB427" w:rsidR="00E7136E" w:rsidRPr="00165A0C" w:rsidRDefault="00E7136E" w:rsidP="00E7136E">
            <w:pPr>
              <w:spacing w:before="120" w:after="120"/>
              <w:rPr>
                <w:ins w:id="1866" w:author="Raphael Malyankar" w:date="2022-11-22T23:49:00Z"/>
                <w:rFonts w:cs="Arial"/>
                <w:b/>
                <w:sz w:val="18"/>
              </w:rPr>
            </w:pPr>
            <w:proofErr w:type="spellStart"/>
            <w:ins w:id="1867" w:author="Raphael Malyankar" w:date="2022-11-22T23:49:00Z">
              <w:r>
                <w:rPr>
                  <w:rFonts w:cs="Arial"/>
                  <w:b/>
                  <w:sz w:val="18"/>
                </w:rPr>
                <w:t>HarbourAreaSection</w:t>
              </w:r>
              <w:proofErr w:type="spellEnd"/>
            </w:ins>
          </w:p>
        </w:tc>
        <w:tc>
          <w:tcPr>
            <w:tcW w:w="1015" w:type="pct"/>
            <w:gridSpan w:val="3"/>
            <w:shd w:val="clear" w:color="auto" w:fill="auto"/>
          </w:tcPr>
          <w:p w14:paraId="7B238AF3" w14:textId="230B4297" w:rsidR="00E7136E" w:rsidRPr="00165A0C" w:rsidRDefault="00E7136E" w:rsidP="00E7136E">
            <w:pPr>
              <w:spacing w:before="120" w:after="120"/>
              <w:rPr>
                <w:ins w:id="1868" w:author="Raphael Malyankar" w:date="2022-11-22T23:49:00Z"/>
                <w:rFonts w:cs="Arial"/>
                <w:sz w:val="18"/>
              </w:rPr>
            </w:pPr>
            <w:proofErr w:type="spellStart"/>
            <w:ins w:id="1869" w:author="Raphael Malyankar" w:date="2022-11-22T23:49:00Z">
              <w:r>
                <w:rPr>
                  <w:rFonts w:cs="Arial"/>
                  <w:sz w:val="18"/>
                </w:rPr>
                <w:t>componentOf</w:t>
              </w:r>
              <w:proofErr w:type="spellEnd"/>
            </w:ins>
          </w:p>
        </w:tc>
        <w:tc>
          <w:tcPr>
            <w:tcW w:w="311" w:type="pct"/>
            <w:shd w:val="clear" w:color="auto" w:fill="auto"/>
          </w:tcPr>
          <w:p w14:paraId="1D968058" w14:textId="02066F9A" w:rsidR="00E7136E" w:rsidRPr="00165A0C" w:rsidRDefault="00E7136E" w:rsidP="00E7136E">
            <w:pPr>
              <w:spacing w:before="120" w:after="120"/>
              <w:rPr>
                <w:ins w:id="1870" w:author="Raphael Malyankar" w:date="2022-11-22T23:49:00Z"/>
                <w:rFonts w:cs="Arial"/>
              </w:rPr>
            </w:pPr>
            <w:ins w:id="1871" w:author="Raphael Malyankar" w:date="2022-11-22T23:49:00Z">
              <w:r>
                <w:rPr>
                  <w:rFonts w:cs="Arial"/>
                </w:rPr>
                <w:t>1,1</w:t>
              </w:r>
            </w:ins>
          </w:p>
        </w:tc>
      </w:tr>
      <w:tr w:rsidR="00165A0C" w:rsidRPr="00165A0C" w14:paraId="5C44C169" w14:textId="77777777" w:rsidTr="00212729">
        <w:tc>
          <w:tcPr>
            <w:tcW w:w="455" w:type="pct"/>
            <w:shd w:val="clear" w:color="auto" w:fill="auto"/>
          </w:tcPr>
          <w:p w14:paraId="036AC2DE" w14:textId="77777777" w:rsidR="00165A0C" w:rsidRPr="00165A0C" w:rsidRDefault="00165A0C" w:rsidP="00165A0C">
            <w:pPr>
              <w:spacing w:before="120" w:after="120"/>
              <w:rPr>
                <w:rFonts w:cs="Arial"/>
                <w:sz w:val="18"/>
              </w:rPr>
            </w:pPr>
            <w:proofErr w:type="spellStart"/>
            <w:r w:rsidRPr="00165A0C">
              <w:rPr>
                <w:rFonts w:cs="Arial"/>
                <w:sz w:val="18"/>
              </w:rPr>
              <w:t>Asso</w:t>
            </w:r>
            <w:proofErr w:type="spellEnd"/>
          </w:p>
        </w:tc>
        <w:tc>
          <w:tcPr>
            <w:tcW w:w="541" w:type="pct"/>
            <w:shd w:val="clear" w:color="auto" w:fill="auto"/>
          </w:tcPr>
          <w:p w14:paraId="31C26131" w14:textId="77777777" w:rsidR="00165A0C" w:rsidRPr="00165A0C" w:rsidRDefault="00165A0C" w:rsidP="00165A0C">
            <w:pPr>
              <w:spacing w:before="120" w:after="120"/>
              <w:rPr>
                <w:rFonts w:cs="Arial"/>
                <w:sz w:val="18"/>
              </w:rPr>
            </w:pPr>
            <w:r w:rsidRPr="00165A0C">
              <w:rPr>
                <w:rFonts w:cs="Arial"/>
                <w:sz w:val="18"/>
              </w:rPr>
              <w:t>Infrastructure</w:t>
            </w:r>
          </w:p>
        </w:tc>
        <w:tc>
          <w:tcPr>
            <w:tcW w:w="438" w:type="pct"/>
            <w:gridSpan w:val="2"/>
            <w:shd w:val="clear" w:color="auto" w:fill="auto"/>
          </w:tcPr>
          <w:p w14:paraId="09176487" w14:textId="77777777" w:rsidR="00165A0C" w:rsidRPr="00165A0C" w:rsidRDefault="00165A0C" w:rsidP="00165A0C">
            <w:pPr>
              <w:spacing w:before="120" w:after="120"/>
              <w:rPr>
                <w:rFonts w:cs="Arial"/>
                <w:b/>
                <w:sz w:val="18"/>
              </w:rPr>
            </w:pPr>
            <w:r w:rsidRPr="00165A0C">
              <w:rPr>
                <w:rFonts w:cs="Arial"/>
                <w:b/>
                <w:sz w:val="18"/>
              </w:rPr>
              <w:t>Terminal</w:t>
            </w:r>
          </w:p>
        </w:tc>
        <w:tc>
          <w:tcPr>
            <w:tcW w:w="802" w:type="pct"/>
            <w:gridSpan w:val="2"/>
            <w:shd w:val="clear" w:color="auto" w:fill="auto"/>
          </w:tcPr>
          <w:p w14:paraId="61784CB5" w14:textId="77777777" w:rsidR="00165A0C" w:rsidRPr="00165A0C" w:rsidRDefault="00165A0C" w:rsidP="00165A0C">
            <w:pPr>
              <w:spacing w:before="120" w:after="120"/>
              <w:rPr>
                <w:rFonts w:cs="Arial"/>
                <w:sz w:val="18"/>
              </w:rPr>
            </w:pPr>
            <w:proofErr w:type="spellStart"/>
            <w:r w:rsidRPr="00165A0C">
              <w:rPr>
                <w:rFonts w:cs="Arial"/>
                <w:sz w:val="18"/>
              </w:rPr>
              <w:t>infrastructureLocation</w:t>
            </w:r>
            <w:proofErr w:type="spellEnd"/>
          </w:p>
        </w:tc>
        <w:tc>
          <w:tcPr>
            <w:tcW w:w="314" w:type="pct"/>
            <w:gridSpan w:val="2"/>
            <w:shd w:val="clear" w:color="auto" w:fill="auto"/>
          </w:tcPr>
          <w:p w14:paraId="5F23A866" w14:textId="77777777" w:rsidR="00165A0C" w:rsidRPr="00165A0C" w:rsidRDefault="00165A0C" w:rsidP="00165A0C">
            <w:pPr>
              <w:spacing w:before="120" w:after="120"/>
              <w:rPr>
                <w:rFonts w:cs="Arial"/>
                <w:sz w:val="18"/>
              </w:rPr>
            </w:pPr>
            <w:r w:rsidRPr="00165A0C">
              <w:rPr>
                <w:rFonts w:cs="Arial"/>
                <w:sz w:val="18"/>
              </w:rPr>
              <w:t>0, 1</w:t>
            </w:r>
          </w:p>
        </w:tc>
        <w:tc>
          <w:tcPr>
            <w:tcW w:w="1124" w:type="pct"/>
            <w:gridSpan w:val="2"/>
            <w:shd w:val="clear" w:color="auto" w:fill="auto"/>
          </w:tcPr>
          <w:p w14:paraId="7600396D" w14:textId="77777777" w:rsidR="00165A0C" w:rsidRPr="00165A0C" w:rsidRDefault="00165A0C" w:rsidP="00165A0C">
            <w:pPr>
              <w:spacing w:before="120" w:after="120"/>
              <w:rPr>
                <w:rFonts w:cs="Arial"/>
                <w:b/>
                <w:sz w:val="18"/>
              </w:rPr>
            </w:pPr>
            <w:proofErr w:type="spellStart"/>
            <w:r w:rsidRPr="00165A0C">
              <w:rPr>
                <w:rFonts w:cs="Arial"/>
                <w:b/>
                <w:sz w:val="18"/>
              </w:rPr>
              <w:t>HarbourPhysicalInfrastructure</w:t>
            </w:r>
            <w:proofErr w:type="spellEnd"/>
          </w:p>
        </w:tc>
        <w:tc>
          <w:tcPr>
            <w:tcW w:w="1015" w:type="pct"/>
            <w:gridSpan w:val="3"/>
            <w:shd w:val="clear" w:color="auto" w:fill="auto"/>
          </w:tcPr>
          <w:p w14:paraId="01A80BC7" w14:textId="77777777" w:rsidR="00165A0C" w:rsidRPr="00165A0C" w:rsidRDefault="00165A0C" w:rsidP="00165A0C">
            <w:pPr>
              <w:spacing w:before="120" w:after="120"/>
              <w:rPr>
                <w:rFonts w:cs="Arial"/>
                <w:sz w:val="18"/>
              </w:rPr>
            </w:pPr>
            <w:proofErr w:type="spellStart"/>
            <w:r w:rsidRPr="00165A0C">
              <w:rPr>
                <w:rFonts w:cs="Arial"/>
                <w:sz w:val="18"/>
              </w:rPr>
              <w:t>hasInfrastructure</w:t>
            </w:r>
            <w:proofErr w:type="spellEnd"/>
          </w:p>
        </w:tc>
        <w:tc>
          <w:tcPr>
            <w:tcW w:w="311" w:type="pct"/>
            <w:shd w:val="clear" w:color="auto" w:fill="auto"/>
          </w:tcPr>
          <w:p w14:paraId="26D88A77" w14:textId="77777777" w:rsidR="00165A0C" w:rsidRPr="00165A0C" w:rsidRDefault="00165A0C" w:rsidP="00165A0C">
            <w:pPr>
              <w:spacing w:before="120" w:after="120"/>
              <w:rPr>
                <w:rFonts w:cs="Arial"/>
              </w:rPr>
            </w:pPr>
            <w:r w:rsidRPr="00165A0C">
              <w:rPr>
                <w:rFonts w:cs="Arial"/>
              </w:rPr>
              <w:t>0, *</w:t>
            </w:r>
          </w:p>
        </w:tc>
      </w:tr>
    </w:tbl>
    <w:p w14:paraId="54BCB7BE" w14:textId="77777777" w:rsidR="00165A0C" w:rsidRPr="00165A0C" w:rsidRDefault="00165A0C" w:rsidP="00165A0C">
      <w:pPr>
        <w:spacing w:before="240"/>
        <w:rPr>
          <w:b/>
        </w:rPr>
      </w:pPr>
    </w:p>
    <w:p w14:paraId="66E1C70B" w14:textId="77777777" w:rsidR="00165A0C" w:rsidRPr="00165A0C" w:rsidRDefault="00165A0C" w:rsidP="00165A0C">
      <w:pPr>
        <w:rPr>
          <w:b/>
        </w:rPr>
      </w:pPr>
      <w:r w:rsidRPr="00165A0C">
        <w:rPr>
          <w:b/>
        </w:rPr>
        <w:br w:type="page"/>
      </w:r>
    </w:p>
    <w:p w14:paraId="7E9DD4B9" w14:textId="77777777" w:rsidR="00165A0C" w:rsidRPr="00165A0C" w:rsidRDefault="00165A0C" w:rsidP="00716062">
      <w:pPr>
        <w:pStyle w:val="Heading2"/>
      </w:pPr>
      <w:bookmarkStart w:id="1872" w:name="_Ref113290592"/>
      <w:bookmarkStart w:id="1873" w:name="_Toc120214435"/>
      <w:r w:rsidRPr="00165A0C">
        <w:lastRenderedPageBreak/>
        <w:t>Turning Basin</w:t>
      </w:r>
      <w:bookmarkEnd w:id="1872"/>
      <w:bookmarkEnd w:id="18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3"/>
        <w:gridCol w:w="1061"/>
        <w:gridCol w:w="214"/>
        <w:gridCol w:w="580"/>
        <w:gridCol w:w="720"/>
        <w:gridCol w:w="641"/>
        <w:gridCol w:w="330"/>
        <w:gridCol w:w="323"/>
        <w:gridCol w:w="290"/>
        <w:gridCol w:w="1601"/>
        <w:gridCol w:w="242"/>
        <w:gridCol w:w="553"/>
        <w:gridCol w:w="821"/>
        <w:gridCol w:w="597"/>
      </w:tblGrid>
      <w:tr w:rsidR="00165A0C" w:rsidRPr="00165A0C" w14:paraId="1E71669E" w14:textId="77777777" w:rsidTr="00B131AF">
        <w:tc>
          <w:tcPr>
            <w:tcW w:w="5000" w:type="pct"/>
            <w:gridSpan w:val="14"/>
            <w:shd w:val="clear" w:color="auto" w:fill="auto"/>
          </w:tcPr>
          <w:p w14:paraId="07F6B459" w14:textId="77777777" w:rsidR="00165A0C" w:rsidRPr="00165A0C" w:rsidRDefault="00165A0C" w:rsidP="00165A0C">
            <w:pPr>
              <w:spacing w:before="120" w:after="120"/>
              <w:rPr>
                <w:rFonts w:cs="Arial"/>
              </w:rPr>
            </w:pPr>
            <w:r w:rsidRPr="00165A0C">
              <w:rPr>
                <w:rFonts w:cs="Arial"/>
                <w:u w:val="single"/>
              </w:rPr>
              <w:t>IHO Definition:</w:t>
            </w:r>
            <w:r w:rsidRPr="00165A0C">
              <w:rPr>
                <w:rFonts w:cs="Arial"/>
              </w:rPr>
              <w:t xml:space="preserve"> An area of water or enlargement of a channel used for turning vessels.</w:t>
            </w:r>
          </w:p>
        </w:tc>
      </w:tr>
      <w:tr w:rsidR="00165A0C" w:rsidRPr="00165A0C" w14:paraId="18FEE1E6" w14:textId="77777777" w:rsidTr="00B131AF">
        <w:tc>
          <w:tcPr>
            <w:tcW w:w="5000" w:type="pct"/>
            <w:gridSpan w:val="14"/>
            <w:shd w:val="clear" w:color="auto" w:fill="auto"/>
          </w:tcPr>
          <w:p w14:paraId="7F7A7C48" w14:textId="77777777" w:rsidR="00165A0C" w:rsidRPr="00165A0C" w:rsidRDefault="00165A0C" w:rsidP="00165A0C">
            <w:pPr>
              <w:spacing w:before="120" w:after="120"/>
              <w:rPr>
                <w:rFonts w:cs="Arial"/>
                <w:b/>
              </w:rPr>
            </w:pPr>
            <w:r w:rsidRPr="00165A0C">
              <w:rPr>
                <w:rFonts w:cs="Arial"/>
                <w:b/>
                <w:u w:val="single"/>
              </w:rPr>
              <w:t>S-10x Geo Feature:</w:t>
            </w:r>
            <w:r w:rsidRPr="00165A0C">
              <w:rPr>
                <w:rFonts w:cs="Arial"/>
                <w:b/>
              </w:rPr>
              <w:t xml:space="preserve"> Turning Basin</w:t>
            </w:r>
          </w:p>
        </w:tc>
      </w:tr>
      <w:tr w:rsidR="00165A0C" w:rsidRPr="00165A0C" w14:paraId="2B2F5A25" w14:textId="77777777" w:rsidTr="00B131AF">
        <w:tc>
          <w:tcPr>
            <w:tcW w:w="5000" w:type="pct"/>
            <w:gridSpan w:val="14"/>
            <w:shd w:val="clear" w:color="auto" w:fill="auto"/>
          </w:tcPr>
          <w:p w14:paraId="052D0542" w14:textId="33575FCB" w:rsidR="00165A0C" w:rsidRPr="00165A0C" w:rsidRDefault="00165A0C" w:rsidP="00165A0C">
            <w:pPr>
              <w:spacing w:before="120" w:after="120"/>
              <w:rPr>
                <w:rFonts w:cs="Arial"/>
                <w:b/>
              </w:rPr>
            </w:pPr>
            <w:r w:rsidRPr="00165A0C">
              <w:rPr>
                <w:rFonts w:cs="Arial"/>
                <w:b/>
                <w:u w:val="single"/>
              </w:rPr>
              <w:t>Super Type:</w:t>
            </w:r>
            <w:r w:rsidRPr="00165A0C">
              <w:rPr>
                <w:rFonts w:cs="Arial"/>
                <w:b/>
              </w:rPr>
              <w:t xml:space="preserve"> Layout</w:t>
            </w:r>
            <w:r w:rsidR="000E0AAE">
              <w:rPr>
                <w:rFonts w:cs="Arial"/>
                <w:b/>
              </w:rPr>
              <w:t xml:space="preserve"> (</w:t>
            </w:r>
            <w:r w:rsidR="000E0AAE">
              <w:rPr>
                <w:rFonts w:cs="Arial"/>
                <w:b/>
              </w:rPr>
              <w:fldChar w:fldCharType="begin"/>
            </w:r>
            <w:r w:rsidR="000E0AAE">
              <w:rPr>
                <w:rFonts w:cs="Arial"/>
                <w:b/>
              </w:rPr>
              <w:instrText xml:space="preserve"> REF _Ref113290633 \r \h </w:instrText>
            </w:r>
            <w:r w:rsidR="000E0AAE">
              <w:rPr>
                <w:rFonts w:cs="Arial"/>
                <w:b/>
              </w:rPr>
            </w:r>
            <w:r w:rsidR="000E0AAE">
              <w:rPr>
                <w:rFonts w:cs="Arial"/>
                <w:b/>
              </w:rPr>
              <w:fldChar w:fldCharType="separate"/>
            </w:r>
            <w:r w:rsidR="00EE3F7C">
              <w:rPr>
                <w:rFonts w:cs="Arial"/>
                <w:b/>
              </w:rPr>
              <w:t>5.6</w:t>
            </w:r>
            <w:r w:rsidR="000E0AAE">
              <w:rPr>
                <w:rFonts w:cs="Arial"/>
                <w:b/>
              </w:rPr>
              <w:fldChar w:fldCharType="end"/>
            </w:r>
            <w:r w:rsidR="000E0AAE">
              <w:rPr>
                <w:rFonts w:cs="Arial"/>
                <w:b/>
              </w:rPr>
              <w:t>)</w:t>
            </w:r>
          </w:p>
        </w:tc>
      </w:tr>
      <w:tr w:rsidR="00165A0C" w:rsidRPr="00165A0C" w14:paraId="2A2E32D6" w14:textId="77777777" w:rsidTr="00B131AF">
        <w:tc>
          <w:tcPr>
            <w:tcW w:w="5000" w:type="pct"/>
            <w:gridSpan w:val="14"/>
            <w:shd w:val="clear" w:color="auto" w:fill="auto"/>
          </w:tcPr>
          <w:p w14:paraId="52A1F483" w14:textId="77777777" w:rsidR="00165A0C" w:rsidRPr="00165A0C" w:rsidRDefault="00165A0C" w:rsidP="00165A0C">
            <w:pPr>
              <w:spacing w:before="120" w:after="120"/>
              <w:rPr>
                <w:rFonts w:cs="Arial"/>
                <w:b/>
              </w:rPr>
            </w:pPr>
            <w:r w:rsidRPr="00165A0C">
              <w:rPr>
                <w:rFonts w:cs="Arial"/>
                <w:b/>
                <w:u w:val="single"/>
              </w:rPr>
              <w:t>Primitives:</w:t>
            </w:r>
            <w:r w:rsidRPr="00165A0C">
              <w:rPr>
                <w:rFonts w:cs="Arial"/>
                <w:b/>
              </w:rPr>
              <w:t xml:space="preserve"> surface</w:t>
            </w:r>
          </w:p>
        </w:tc>
      </w:tr>
      <w:tr w:rsidR="00165A0C" w:rsidRPr="00165A0C" w14:paraId="5147A683" w14:textId="77777777" w:rsidTr="00E7136E">
        <w:tc>
          <w:tcPr>
            <w:tcW w:w="1249" w:type="pct"/>
            <w:gridSpan w:val="2"/>
            <w:shd w:val="clear" w:color="auto" w:fill="auto"/>
          </w:tcPr>
          <w:p w14:paraId="49610F23" w14:textId="77777777" w:rsidR="00165A0C" w:rsidRPr="00165A0C" w:rsidRDefault="00165A0C" w:rsidP="00165A0C">
            <w:pPr>
              <w:spacing w:before="120"/>
              <w:rPr>
                <w:rFonts w:cs="Arial"/>
                <w:i/>
                <w:color w:val="0000FF"/>
                <w:sz w:val="18"/>
              </w:rPr>
            </w:pPr>
            <w:r w:rsidRPr="00165A0C">
              <w:rPr>
                <w:rFonts w:cs="Arial"/>
                <w:i/>
                <w:color w:val="0000FF"/>
                <w:sz w:val="18"/>
              </w:rPr>
              <w:t>Real World</w:t>
            </w:r>
          </w:p>
          <w:p w14:paraId="2B8E91ED" w14:textId="77777777" w:rsidR="00165A0C" w:rsidRPr="00165A0C" w:rsidRDefault="00165A0C" w:rsidP="00165A0C">
            <w:pPr>
              <w:spacing w:before="120"/>
              <w:rPr>
                <w:rFonts w:cs="Arial"/>
                <w:i/>
                <w:color w:val="0000FF"/>
                <w:sz w:val="18"/>
              </w:rPr>
            </w:pPr>
          </w:p>
        </w:tc>
        <w:tc>
          <w:tcPr>
            <w:tcW w:w="1665" w:type="pct"/>
            <w:gridSpan w:val="6"/>
            <w:shd w:val="clear" w:color="auto" w:fill="auto"/>
          </w:tcPr>
          <w:p w14:paraId="1780ED45" w14:textId="77777777" w:rsidR="00165A0C" w:rsidRPr="00165A0C" w:rsidRDefault="00165A0C" w:rsidP="00165A0C">
            <w:pPr>
              <w:spacing w:before="120"/>
              <w:rPr>
                <w:rFonts w:cs="Arial"/>
                <w:i/>
                <w:color w:val="0000FF"/>
                <w:sz w:val="18"/>
              </w:rPr>
            </w:pPr>
            <w:r w:rsidRPr="00165A0C">
              <w:rPr>
                <w:rFonts w:cs="Arial"/>
                <w:i/>
                <w:color w:val="0000FF"/>
                <w:sz w:val="18"/>
              </w:rPr>
              <w:t>Paper Chart Symbol</w:t>
            </w:r>
          </w:p>
          <w:p w14:paraId="481B1E12" w14:textId="77777777" w:rsidR="00165A0C" w:rsidRPr="00165A0C" w:rsidRDefault="00165A0C" w:rsidP="00165A0C">
            <w:pPr>
              <w:spacing w:before="120"/>
              <w:rPr>
                <w:rFonts w:cs="Arial"/>
                <w:i/>
                <w:color w:val="0000FF"/>
                <w:sz w:val="18"/>
              </w:rPr>
            </w:pPr>
          </w:p>
        </w:tc>
        <w:tc>
          <w:tcPr>
            <w:tcW w:w="2086" w:type="pct"/>
            <w:gridSpan w:val="6"/>
            <w:shd w:val="clear" w:color="auto" w:fill="auto"/>
          </w:tcPr>
          <w:p w14:paraId="535D869C" w14:textId="77777777" w:rsidR="00165A0C" w:rsidRPr="00165A0C" w:rsidRDefault="00165A0C" w:rsidP="00165A0C">
            <w:pPr>
              <w:spacing w:before="120"/>
              <w:rPr>
                <w:rFonts w:cs="Arial"/>
                <w:i/>
                <w:color w:val="0000FF"/>
                <w:sz w:val="18"/>
              </w:rPr>
            </w:pPr>
            <w:r w:rsidRPr="00165A0C">
              <w:rPr>
                <w:rFonts w:cs="Arial"/>
                <w:i/>
                <w:color w:val="0000FF"/>
                <w:sz w:val="18"/>
              </w:rPr>
              <w:t>ECDIS Symbol</w:t>
            </w:r>
          </w:p>
          <w:p w14:paraId="4601E1FE" w14:textId="77777777" w:rsidR="00165A0C" w:rsidRPr="00165A0C" w:rsidRDefault="00165A0C" w:rsidP="00165A0C">
            <w:pPr>
              <w:spacing w:before="120"/>
              <w:rPr>
                <w:rFonts w:cs="Arial"/>
                <w:i/>
                <w:color w:val="0000FF"/>
                <w:sz w:val="18"/>
              </w:rPr>
            </w:pPr>
          </w:p>
        </w:tc>
      </w:tr>
      <w:tr w:rsidR="00165A0C" w:rsidRPr="00165A0C" w14:paraId="6904E8D7" w14:textId="77777777" w:rsidTr="00E7136E">
        <w:tc>
          <w:tcPr>
            <w:tcW w:w="1665" w:type="pct"/>
            <w:gridSpan w:val="4"/>
            <w:shd w:val="clear" w:color="auto" w:fill="auto"/>
          </w:tcPr>
          <w:p w14:paraId="44CBD63E" w14:textId="77777777" w:rsidR="00165A0C" w:rsidRPr="00165A0C" w:rsidRDefault="00165A0C" w:rsidP="00165A0C">
            <w:pPr>
              <w:spacing w:before="120" w:after="120"/>
              <w:rPr>
                <w:rFonts w:cs="Arial"/>
                <w:b/>
              </w:rPr>
            </w:pPr>
            <w:r w:rsidRPr="00165A0C">
              <w:rPr>
                <w:rFonts w:cs="Arial"/>
                <w:b/>
              </w:rPr>
              <w:t>S-10x Attribute</w:t>
            </w:r>
          </w:p>
        </w:tc>
        <w:tc>
          <w:tcPr>
            <w:tcW w:w="833" w:type="pct"/>
            <w:gridSpan w:val="2"/>
            <w:shd w:val="clear" w:color="auto" w:fill="auto"/>
          </w:tcPr>
          <w:p w14:paraId="5AE6DC84" w14:textId="77777777" w:rsidR="00165A0C" w:rsidRPr="00165A0C" w:rsidRDefault="00165A0C" w:rsidP="00165A0C">
            <w:pPr>
              <w:spacing w:before="120" w:after="120"/>
              <w:rPr>
                <w:rFonts w:cs="Arial"/>
                <w:b/>
              </w:rPr>
            </w:pPr>
            <w:r w:rsidRPr="00165A0C">
              <w:rPr>
                <w:rFonts w:cs="Arial"/>
                <w:b/>
              </w:rPr>
              <w:t>S-57  Acronym</w:t>
            </w:r>
          </w:p>
        </w:tc>
        <w:tc>
          <w:tcPr>
            <w:tcW w:w="1249" w:type="pct"/>
            <w:gridSpan w:val="4"/>
            <w:shd w:val="clear" w:color="auto" w:fill="auto"/>
          </w:tcPr>
          <w:p w14:paraId="65A6A58B" w14:textId="77777777" w:rsidR="00165A0C" w:rsidRPr="00165A0C" w:rsidRDefault="00165A0C" w:rsidP="00165A0C">
            <w:pPr>
              <w:spacing w:before="120" w:after="120"/>
              <w:rPr>
                <w:rFonts w:cs="Arial"/>
                <w:b/>
              </w:rPr>
            </w:pPr>
            <w:r w:rsidRPr="00165A0C">
              <w:rPr>
                <w:rFonts w:cs="Arial"/>
                <w:b/>
              </w:rPr>
              <w:t>Allowable Encoding Value</w:t>
            </w:r>
          </w:p>
        </w:tc>
        <w:tc>
          <w:tcPr>
            <w:tcW w:w="418" w:type="pct"/>
            <w:gridSpan w:val="2"/>
            <w:shd w:val="clear" w:color="auto" w:fill="auto"/>
          </w:tcPr>
          <w:p w14:paraId="4529AD6C" w14:textId="77777777" w:rsidR="00165A0C" w:rsidRPr="00165A0C" w:rsidRDefault="00165A0C" w:rsidP="00165A0C">
            <w:pPr>
              <w:spacing w:before="120" w:after="120"/>
              <w:rPr>
                <w:rFonts w:cs="Arial"/>
                <w:b/>
              </w:rPr>
            </w:pPr>
            <w:r w:rsidRPr="00165A0C">
              <w:rPr>
                <w:rFonts w:cs="Arial"/>
                <w:b/>
              </w:rPr>
              <w:t>Type</w:t>
            </w:r>
          </w:p>
        </w:tc>
        <w:tc>
          <w:tcPr>
            <w:tcW w:w="835" w:type="pct"/>
            <w:gridSpan w:val="2"/>
            <w:shd w:val="clear" w:color="auto" w:fill="auto"/>
          </w:tcPr>
          <w:p w14:paraId="6AEEDF99" w14:textId="77777777" w:rsidR="00165A0C" w:rsidRPr="00165A0C" w:rsidRDefault="00165A0C" w:rsidP="00165A0C">
            <w:pPr>
              <w:spacing w:before="120" w:after="120"/>
              <w:rPr>
                <w:rFonts w:cs="Arial"/>
                <w:b/>
              </w:rPr>
            </w:pPr>
            <w:r w:rsidRPr="00165A0C">
              <w:rPr>
                <w:rFonts w:cs="Arial"/>
                <w:b/>
              </w:rPr>
              <w:t>Multiplicity</w:t>
            </w:r>
          </w:p>
        </w:tc>
      </w:tr>
      <w:tr w:rsidR="00165A0C" w:rsidRPr="00165A0C" w14:paraId="072D8E7D" w14:textId="77777777" w:rsidTr="00E7136E">
        <w:tc>
          <w:tcPr>
            <w:tcW w:w="1665" w:type="pct"/>
            <w:gridSpan w:val="4"/>
            <w:shd w:val="clear" w:color="auto" w:fill="auto"/>
          </w:tcPr>
          <w:p w14:paraId="7C656E79" w14:textId="77777777" w:rsidR="00165A0C" w:rsidRPr="00165A0C" w:rsidRDefault="00165A0C" w:rsidP="00165A0C">
            <w:pPr>
              <w:spacing w:before="120" w:after="120"/>
              <w:rPr>
                <w:rFonts w:cs="Arial"/>
                <w:sz w:val="18"/>
              </w:rPr>
            </w:pPr>
            <w:r w:rsidRPr="00165A0C">
              <w:rPr>
                <w:rFonts w:cs="Arial"/>
                <w:sz w:val="18"/>
              </w:rPr>
              <w:t>Depths Description</w:t>
            </w:r>
          </w:p>
        </w:tc>
        <w:tc>
          <w:tcPr>
            <w:tcW w:w="833" w:type="pct"/>
            <w:gridSpan w:val="2"/>
            <w:shd w:val="clear" w:color="auto" w:fill="auto"/>
          </w:tcPr>
          <w:p w14:paraId="5A4C0726" w14:textId="77777777" w:rsidR="00165A0C" w:rsidRPr="00165A0C" w:rsidRDefault="00165A0C" w:rsidP="00165A0C">
            <w:pPr>
              <w:spacing w:before="120" w:after="120"/>
              <w:rPr>
                <w:rFonts w:cs="Arial"/>
                <w:sz w:val="18"/>
              </w:rPr>
            </w:pPr>
          </w:p>
        </w:tc>
        <w:tc>
          <w:tcPr>
            <w:tcW w:w="1249" w:type="pct"/>
            <w:gridSpan w:val="4"/>
            <w:shd w:val="clear" w:color="auto" w:fill="auto"/>
          </w:tcPr>
          <w:p w14:paraId="31BB2BED" w14:textId="77777777" w:rsidR="00165A0C" w:rsidRPr="00165A0C" w:rsidRDefault="00165A0C" w:rsidP="00165A0C">
            <w:pPr>
              <w:spacing w:before="120" w:after="120"/>
              <w:rPr>
                <w:rFonts w:cs="Arial"/>
                <w:sz w:val="18"/>
              </w:rPr>
            </w:pPr>
          </w:p>
        </w:tc>
        <w:tc>
          <w:tcPr>
            <w:tcW w:w="418" w:type="pct"/>
            <w:gridSpan w:val="2"/>
            <w:shd w:val="clear" w:color="auto" w:fill="auto"/>
          </w:tcPr>
          <w:p w14:paraId="7490E4E2" w14:textId="77777777" w:rsidR="00165A0C" w:rsidRPr="00165A0C" w:rsidRDefault="00165A0C" w:rsidP="00165A0C">
            <w:pPr>
              <w:spacing w:before="120" w:after="120"/>
              <w:rPr>
                <w:rFonts w:cs="Arial"/>
                <w:sz w:val="18"/>
              </w:rPr>
            </w:pPr>
            <w:r w:rsidRPr="00165A0C">
              <w:rPr>
                <w:rFonts w:cs="Arial"/>
                <w:sz w:val="18"/>
              </w:rPr>
              <w:t>C</w:t>
            </w:r>
          </w:p>
        </w:tc>
        <w:tc>
          <w:tcPr>
            <w:tcW w:w="835" w:type="pct"/>
            <w:gridSpan w:val="2"/>
            <w:shd w:val="clear" w:color="auto" w:fill="auto"/>
          </w:tcPr>
          <w:p w14:paraId="75A99E5F"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6BCD106" w14:textId="77777777" w:rsidTr="00E7136E">
        <w:tc>
          <w:tcPr>
            <w:tcW w:w="1665" w:type="pct"/>
            <w:gridSpan w:val="4"/>
            <w:shd w:val="clear" w:color="auto" w:fill="auto"/>
          </w:tcPr>
          <w:p w14:paraId="79BFFB24" w14:textId="77777777" w:rsidR="00165A0C" w:rsidRPr="00165A0C" w:rsidRDefault="00165A0C" w:rsidP="00165A0C">
            <w:pPr>
              <w:spacing w:before="120" w:after="120"/>
              <w:rPr>
                <w:rFonts w:cs="Arial"/>
                <w:sz w:val="18"/>
              </w:rPr>
            </w:pPr>
            <w:r w:rsidRPr="00165A0C">
              <w:rPr>
                <w:rFonts w:cs="Arial"/>
                <w:sz w:val="18"/>
              </w:rPr>
              <w:t xml:space="preserve">   Category of Depths Description</w:t>
            </w:r>
          </w:p>
        </w:tc>
        <w:tc>
          <w:tcPr>
            <w:tcW w:w="833" w:type="pct"/>
            <w:gridSpan w:val="2"/>
            <w:shd w:val="clear" w:color="auto" w:fill="auto"/>
          </w:tcPr>
          <w:p w14:paraId="55129AF3" w14:textId="77777777" w:rsidR="00165A0C" w:rsidRPr="00165A0C" w:rsidRDefault="00165A0C" w:rsidP="00165A0C">
            <w:pPr>
              <w:spacing w:before="120" w:after="120"/>
              <w:rPr>
                <w:rFonts w:cs="Arial"/>
                <w:sz w:val="18"/>
              </w:rPr>
            </w:pPr>
          </w:p>
        </w:tc>
        <w:tc>
          <w:tcPr>
            <w:tcW w:w="1249" w:type="pct"/>
            <w:gridSpan w:val="4"/>
            <w:shd w:val="clear" w:color="auto" w:fill="auto"/>
          </w:tcPr>
          <w:p w14:paraId="45CF3451" w14:textId="77777777" w:rsidR="00165A0C" w:rsidRPr="00165A0C" w:rsidRDefault="00165A0C" w:rsidP="00165A0C">
            <w:pPr>
              <w:spacing w:before="120" w:after="120"/>
              <w:rPr>
                <w:rFonts w:cs="Arial"/>
                <w:sz w:val="18"/>
              </w:rPr>
            </w:pPr>
            <w:r w:rsidRPr="00165A0C">
              <w:rPr>
                <w:rFonts w:cs="Arial"/>
                <w:sz w:val="18"/>
              </w:rPr>
              <w:t>1 : Shoal</w:t>
            </w:r>
          </w:p>
          <w:p w14:paraId="3916F1AD" w14:textId="77777777" w:rsidR="00165A0C" w:rsidRPr="00165A0C" w:rsidRDefault="00165A0C" w:rsidP="00165A0C">
            <w:pPr>
              <w:spacing w:before="120" w:after="120"/>
              <w:rPr>
                <w:rFonts w:cs="Arial"/>
                <w:sz w:val="18"/>
              </w:rPr>
            </w:pPr>
            <w:r w:rsidRPr="00165A0C">
              <w:rPr>
                <w:rFonts w:cs="Arial"/>
                <w:sz w:val="18"/>
              </w:rPr>
              <w:t>2 : General Depth</w:t>
            </w:r>
          </w:p>
          <w:p w14:paraId="4042430E" w14:textId="77777777" w:rsidR="00165A0C" w:rsidRPr="00165A0C" w:rsidRDefault="00165A0C" w:rsidP="00165A0C">
            <w:pPr>
              <w:spacing w:before="120" w:after="120"/>
              <w:rPr>
                <w:rFonts w:cs="Arial"/>
                <w:sz w:val="18"/>
              </w:rPr>
            </w:pPr>
            <w:r w:rsidRPr="00165A0C">
              <w:rPr>
                <w:rFonts w:cs="Arial"/>
                <w:sz w:val="18"/>
              </w:rPr>
              <w:t>3 : Controlling Depth</w:t>
            </w:r>
          </w:p>
        </w:tc>
        <w:tc>
          <w:tcPr>
            <w:tcW w:w="418" w:type="pct"/>
            <w:gridSpan w:val="2"/>
            <w:shd w:val="clear" w:color="auto" w:fill="auto"/>
          </w:tcPr>
          <w:p w14:paraId="49133552" w14:textId="77777777" w:rsidR="00165A0C" w:rsidRPr="00165A0C" w:rsidRDefault="00165A0C" w:rsidP="00165A0C">
            <w:pPr>
              <w:spacing w:before="120" w:after="120"/>
              <w:rPr>
                <w:rFonts w:cs="Arial"/>
                <w:sz w:val="18"/>
              </w:rPr>
            </w:pPr>
            <w:r w:rsidRPr="00165A0C">
              <w:rPr>
                <w:rFonts w:cs="Arial"/>
                <w:sz w:val="18"/>
              </w:rPr>
              <w:t>(S) EN</w:t>
            </w:r>
          </w:p>
        </w:tc>
        <w:tc>
          <w:tcPr>
            <w:tcW w:w="835" w:type="pct"/>
            <w:gridSpan w:val="2"/>
            <w:shd w:val="clear" w:color="auto" w:fill="auto"/>
          </w:tcPr>
          <w:p w14:paraId="00F15E57"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5A4717AD" w14:textId="77777777" w:rsidTr="00E7136E">
        <w:tc>
          <w:tcPr>
            <w:tcW w:w="1665" w:type="pct"/>
            <w:gridSpan w:val="4"/>
            <w:shd w:val="clear" w:color="auto" w:fill="auto"/>
          </w:tcPr>
          <w:p w14:paraId="54ABAD78" w14:textId="77777777" w:rsidR="00165A0C" w:rsidRPr="00165A0C" w:rsidRDefault="00165A0C" w:rsidP="00165A0C">
            <w:pPr>
              <w:spacing w:before="120" w:after="120"/>
              <w:rPr>
                <w:rFonts w:cs="Arial"/>
                <w:sz w:val="18"/>
              </w:rPr>
            </w:pPr>
            <w:r w:rsidRPr="00165A0C">
              <w:rPr>
                <w:rFonts w:cs="Arial"/>
                <w:sz w:val="18"/>
              </w:rPr>
              <w:t xml:space="preserve">   Text Content</w:t>
            </w:r>
          </w:p>
        </w:tc>
        <w:tc>
          <w:tcPr>
            <w:tcW w:w="833" w:type="pct"/>
            <w:gridSpan w:val="2"/>
            <w:shd w:val="clear" w:color="auto" w:fill="auto"/>
          </w:tcPr>
          <w:p w14:paraId="592AB52D" w14:textId="77777777" w:rsidR="00165A0C" w:rsidRPr="00165A0C" w:rsidRDefault="00165A0C" w:rsidP="00165A0C">
            <w:pPr>
              <w:spacing w:before="120" w:after="120"/>
              <w:rPr>
                <w:rFonts w:cs="Arial"/>
                <w:sz w:val="18"/>
              </w:rPr>
            </w:pPr>
          </w:p>
        </w:tc>
        <w:tc>
          <w:tcPr>
            <w:tcW w:w="1249" w:type="pct"/>
            <w:gridSpan w:val="4"/>
            <w:shd w:val="clear" w:color="auto" w:fill="auto"/>
          </w:tcPr>
          <w:p w14:paraId="56755E5B" w14:textId="77777777" w:rsidR="00165A0C" w:rsidRPr="00165A0C" w:rsidRDefault="00165A0C" w:rsidP="00165A0C">
            <w:pPr>
              <w:spacing w:before="120" w:after="120"/>
              <w:rPr>
                <w:rFonts w:cs="Arial"/>
                <w:sz w:val="18"/>
              </w:rPr>
            </w:pPr>
          </w:p>
        </w:tc>
        <w:tc>
          <w:tcPr>
            <w:tcW w:w="418" w:type="pct"/>
            <w:gridSpan w:val="2"/>
            <w:shd w:val="clear" w:color="auto" w:fill="auto"/>
          </w:tcPr>
          <w:p w14:paraId="6FB1AF2F" w14:textId="77777777" w:rsidR="00165A0C" w:rsidRPr="00165A0C" w:rsidRDefault="00165A0C" w:rsidP="00165A0C">
            <w:pPr>
              <w:spacing w:before="120" w:after="120"/>
              <w:rPr>
                <w:rFonts w:cs="Arial"/>
                <w:sz w:val="18"/>
              </w:rPr>
            </w:pPr>
            <w:r w:rsidRPr="00165A0C">
              <w:rPr>
                <w:rFonts w:cs="Arial"/>
                <w:sz w:val="18"/>
              </w:rPr>
              <w:t>(S) C</w:t>
            </w:r>
          </w:p>
        </w:tc>
        <w:tc>
          <w:tcPr>
            <w:tcW w:w="835" w:type="pct"/>
            <w:gridSpan w:val="2"/>
            <w:shd w:val="clear" w:color="auto" w:fill="auto"/>
          </w:tcPr>
          <w:p w14:paraId="0E9A8E05" w14:textId="77777777" w:rsidR="00165A0C" w:rsidRPr="00165A0C" w:rsidRDefault="00165A0C" w:rsidP="00165A0C">
            <w:pPr>
              <w:spacing w:before="120" w:after="120"/>
              <w:rPr>
                <w:rFonts w:cs="Arial"/>
                <w:sz w:val="18"/>
              </w:rPr>
            </w:pPr>
            <w:r w:rsidRPr="00165A0C">
              <w:rPr>
                <w:rFonts w:cs="Arial"/>
                <w:sz w:val="18"/>
              </w:rPr>
              <w:t>1, *</w:t>
            </w:r>
          </w:p>
        </w:tc>
      </w:tr>
      <w:tr w:rsidR="00165A0C" w:rsidRPr="00165A0C" w14:paraId="02B480B0" w14:textId="77777777" w:rsidTr="00E7136E">
        <w:tc>
          <w:tcPr>
            <w:tcW w:w="1665" w:type="pct"/>
            <w:gridSpan w:val="4"/>
            <w:shd w:val="clear" w:color="auto" w:fill="auto"/>
          </w:tcPr>
          <w:p w14:paraId="74643B16" w14:textId="77777777" w:rsidR="00165A0C" w:rsidRPr="00165A0C" w:rsidRDefault="00165A0C" w:rsidP="00165A0C">
            <w:pPr>
              <w:spacing w:before="120" w:after="120"/>
              <w:rPr>
                <w:rFonts w:cs="Arial"/>
                <w:sz w:val="18"/>
              </w:rPr>
            </w:pPr>
            <w:r w:rsidRPr="00165A0C">
              <w:rPr>
                <w:rFonts w:cs="Arial"/>
                <w:sz w:val="18"/>
              </w:rPr>
              <w:t xml:space="preserve">      Category of text</w:t>
            </w:r>
          </w:p>
        </w:tc>
        <w:tc>
          <w:tcPr>
            <w:tcW w:w="833" w:type="pct"/>
            <w:gridSpan w:val="2"/>
            <w:shd w:val="clear" w:color="auto" w:fill="auto"/>
          </w:tcPr>
          <w:p w14:paraId="443BA2C5" w14:textId="77777777" w:rsidR="00165A0C" w:rsidRPr="00165A0C" w:rsidRDefault="00165A0C" w:rsidP="00165A0C">
            <w:pPr>
              <w:spacing w:before="120" w:after="120"/>
              <w:rPr>
                <w:rFonts w:cs="Arial"/>
                <w:sz w:val="18"/>
              </w:rPr>
            </w:pPr>
          </w:p>
        </w:tc>
        <w:tc>
          <w:tcPr>
            <w:tcW w:w="1249" w:type="pct"/>
            <w:gridSpan w:val="4"/>
            <w:shd w:val="clear" w:color="auto" w:fill="auto"/>
          </w:tcPr>
          <w:p w14:paraId="3EE02912" w14:textId="77777777" w:rsidR="00165A0C" w:rsidRPr="00165A0C" w:rsidRDefault="00165A0C" w:rsidP="00165A0C">
            <w:pPr>
              <w:spacing w:before="120" w:after="120"/>
              <w:rPr>
                <w:rFonts w:cs="Arial"/>
                <w:sz w:val="18"/>
              </w:rPr>
            </w:pPr>
            <w:r w:rsidRPr="00165A0C">
              <w:rPr>
                <w:rFonts w:cs="Arial"/>
                <w:sz w:val="18"/>
              </w:rPr>
              <w:t>1 : Abstract or Summary</w:t>
            </w:r>
          </w:p>
          <w:p w14:paraId="389478A6" w14:textId="77777777" w:rsidR="00165A0C" w:rsidRPr="00165A0C" w:rsidRDefault="00165A0C" w:rsidP="00165A0C">
            <w:pPr>
              <w:spacing w:before="120" w:after="120"/>
              <w:rPr>
                <w:rFonts w:cs="Arial"/>
                <w:sz w:val="18"/>
              </w:rPr>
            </w:pPr>
            <w:r w:rsidRPr="00165A0C">
              <w:rPr>
                <w:rFonts w:cs="Arial"/>
                <w:sz w:val="18"/>
              </w:rPr>
              <w:t>2 : Extract</w:t>
            </w:r>
          </w:p>
          <w:p w14:paraId="32E53B5E" w14:textId="77777777" w:rsidR="00165A0C" w:rsidRPr="00165A0C" w:rsidRDefault="00165A0C" w:rsidP="00165A0C">
            <w:pPr>
              <w:spacing w:before="120" w:after="120"/>
              <w:rPr>
                <w:rFonts w:cs="Arial"/>
                <w:sz w:val="18"/>
              </w:rPr>
            </w:pPr>
            <w:r w:rsidRPr="00165A0C">
              <w:rPr>
                <w:rFonts w:cs="Arial"/>
                <w:sz w:val="18"/>
              </w:rPr>
              <w:t>3 : Full Text</w:t>
            </w:r>
          </w:p>
        </w:tc>
        <w:tc>
          <w:tcPr>
            <w:tcW w:w="418" w:type="pct"/>
            <w:gridSpan w:val="2"/>
            <w:shd w:val="clear" w:color="auto" w:fill="auto"/>
          </w:tcPr>
          <w:p w14:paraId="1F234E6E" w14:textId="77777777" w:rsidR="00165A0C" w:rsidRPr="00165A0C" w:rsidRDefault="00165A0C" w:rsidP="00165A0C">
            <w:pPr>
              <w:spacing w:before="120" w:after="120"/>
              <w:rPr>
                <w:rFonts w:cs="Arial"/>
                <w:sz w:val="18"/>
              </w:rPr>
            </w:pPr>
            <w:r w:rsidRPr="00165A0C">
              <w:rPr>
                <w:rFonts w:cs="Arial"/>
                <w:sz w:val="18"/>
              </w:rPr>
              <w:t>(S) EN</w:t>
            </w:r>
          </w:p>
        </w:tc>
        <w:tc>
          <w:tcPr>
            <w:tcW w:w="835" w:type="pct"/>
            <w:gridSpan w:val="2"/>
            <w:shd w:val="clear" w:color="auto" w:fill="auto"/>
          </w:tcPr>
          <w:p w14:paraId="28849E2A"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0B8A656" w14:textId="77777777" w:rsidTr="00E7136E">
        <w:tc>
          <w:tcPr>
            <w:tcW w:w="1665" w:type="pct"/>
            <w:gridSpan w:val="4"/>
            <w:shd w:val="clear" w:color="auto" w:fill="auto"/>
          </w:tcPr>
          <w:p w14:paraId="61B981BA" w14:textId="77777777" w:rsidR="00165A0C" w:rsidRPr="00165A0C" w:rsidRDefault="00165A0C" w:rsidP="00165A0C">
            <w:pPr>
              <w:spacing w:before="120" w:after="120"/>
              <w:rPr>
                <w:rFonts w:cs="Arial"/>
                <w:sz w:val="18"/>
              </w:rPr>
            </w:pPr>
            <w:r w:rsidRPr="00165A0C">
              <w:rPr>
                <w:rFonts w:cs="Arial"/>
                <w:sz w:val="18"/>
              </w:rPr>
              <w:t xml:space="preserve">      Information</w:t>
            </w:r>
          </w:p>
        </w:tc>
        <w:tc>
          <w:tcPr>
            <w:tcW w:w="833" w:type="pct"/>
            <w:gridSpan w:val="2"/>
            <w:shd w:val="clear" w:color="auto" w:fill="auto"/>
          </w:tcPr>
          <w:p w14:paraId="24B2B9B4" w14:textId="77777777" w:rsidR="00165A0C" w:rsidRPr="00165A0C" w:rsidRDefault="00165A0C" w:rsidP="00165A0C">
            <w:pPr>
              <w:spacing w:before="120" w:after="120"/>
              <w:rPr>
                <w:rFonts w:cs="Arial"/>
                <w:sz w:val="18"/>
              </w:rPr>
            </w:pPr>
          </w:p>
        </w:tc>
        <w:tc>
          <w:tcPr>
            <w:tcW w:w="1249" w:type="pct"/>
            <w:gridSpan w:val="4"/>
            <w:shd w:val="clear" w:color="auto" w:fill="auto"/>
          </w:tcPr>
          <w:p w14:paraId="778B05E7" w14:textId="77777777" w:rsidR="00165A0C" w:rsidRPr="00165A0C" w:rsidRDefault="00165A0C" w:rsidP="00165A0C">
            <w:pPr>
              <w:spacing w:before="120" w:after="120"/>
              <w:rPr>
                <w:rFonts w:cs="Arial"/>
                <w:sz w:val="18"/>
              </w:rPr>
            </w:pPr>
          </w:p>
        </w:tc>
        <w:tc>
          <w:tcPr>
            <w:tcW w:w="418" w:type="pct"/>
            <w:gridSpan w:val="2"/>
            <w:shd w:val="clear" w:color="auto" w:fill="auto"/>
          </w:tcPr>
          <w:p w14:paraId="2B6E751E" w14:textId="77777777" w:rsidR="00165A0C" w:rsidRPr="00165A0C" w:rsidRDefault="00165A0C" w:rsidP="00165A0C">
            <w:pPr>
              <w:spacing w:before="120" w:after="120"/>
              <w:rPr>
                <w:rFonts w:cs="Arial"/>
                <w:sz w:val="18"/>
              </w:rPr>
            </w:pPr>
            <w:r w:rsidRPr="00165A0C">
              <w:rPr>
                <w:rFonts w:cs="Arial"/>
                <w:sz w:val="18"/>
              </w:rPr>
              <w:t>(S) C</w:t>
            </w:r>
          </w:p>
        </w:tc>
        <w:tc>
          <w:tcPr>
            <w:tcW w:w="835" w:type="pct"/>
            <w:gridSpan w:val="2"/>
            <w:shd w:val="clear" w:color="auto" w:fill="auto"/>
          </w:tcPr>
          <w:p w14:paraId="478FBFAA"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2F52DD22" w14:textId="77777777" w:rsidTr="00E7136E">
        <w:tc>
          <w:tcPr>
            <w:tcW w:w="1665" w:type="pct"/>
            <w:gridSpan w:val="4"/>
            <w:shd w:val="clear" w:color="auto" w:fill="auto"/>
          </w:tcPr>
          <w:p w14:paraId="76D21951" w14:textId="77777777" w:rsidR="00165A0C" w:rsidRPr="00165A0C" w:rsidRDefault="00165A0C" w:rsidP="00165A0C">
            <w:pPr>
              <w:spacing w:before="120" w:after="120"/>
              <w:rPr>
                <w:rFonts w:cs="Arial"/>
                <w:sz w:val="18"/>
              </w:rPr>
            </w:pPr>
            <w:r w:rsidRPr="00165A0C">
              <w:rPr>
                <w:rFonts w:cs="Arial"/>
                <w:sz w:val="18"/>
              </w:rPr>
              <w:t xml:space="preserve">         File Locator</w:t>
            </w:r>
          </w:p>
        </w:tc>
        <w:tc>
          <w:tcPr>
            <w:tcW w:w="833" w:type="pct"/>
            <w:gridSpan w:val="2"/>
            <w:shd w:val="clear" w:color="auto" w:fill="auto"/>
          </w:tcPr>
          <w:p w14:paraId="75221DCD" w14:textId="77777777" w:rsidR="00165A0C" w:rsidRPr="00165A0C" w:rsidRDefault="00165A0C" w:rsidP="00165A0C">
            <w:pPr>
              <w:spacing w:before="120" w:after="120"/>
              <w:rPr>
                <w:rFonts w:cs="Arial"/>
                <w:sz w:val="18"/>
              </w:rPr>
            </w:pPr>
          </w:p>
        </w:tc>
        <w:tc>
          <w:tcPr>
            <w:tcW w:w="1249" w:type="pct"/>
            <w:gridSpan w:val="4"/>
            <w:shd w:val="clear" w:color="auto" w:fill="auto"/>
          </w:tcPr>
          <w:p w14:paraId="38DE3889" w14:textId="77777777" w:rsidR="00165A0C" w:rsidRPr="00165A0C" w:rsidRDefault="00165A0C" w:rsidP="00165A0C">
            <w:pPr>
              <w:spacing w:before="120" w:after="120"/>
              <w:rPr>
                <w:rFonts w:cs="Arial"/>
                <w:sz w:val="18"/>
              </w:rPr>
            </w:pPr>
          </w:p>
        </w:tc>
        <w:tc>
          <w:tcPr>
            <w:tcW w:w="418" w:type="pct"/>
            <w:gridSpan w:val="2"/>
            <w:shd w:val="clear" w:color="auto" w:fill="auto"/>
          </w:tcPr>
          <w:p w14:paraId="402BAB5F"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665A3FEA"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46F91F3" w14:textId="77777777" w:rsidTr="00E7136E">
        <w:tc>
          <w:tcPr>
            <w:tcW w:w="1665" w:type="pct"/>
            <w:gridSpan w:val="4"/>
            <w:shd w:val="clear" w:color="auto" w:fill="auto"/>
          </w:tcPr>
          <w:p w14:paraId="18FA3520" w14:textId="77777777" w:rsidR="00165A0C" w:rsidRPr="00165A0C" w:rsidRDefault="00165A0C" w:rsidP="00165A0C">
            <w:pPr>
              <w:spacing w:before="120" w:after="120"/>
              <w:rPr>
                <w:rFonts w:cs="Arial"/>
                <w:sz w:val="18"/>
              </w:rPr>
            </w:pPr>
            <w:r w:rsidRPr="00165A0C">
              <w:rPr>
                <w:rFonts w:cs="Arial"/>
                <w:sz w:val="18"/>
              </w:rPr>
              <w:t xml:space="preserve">         File Reference</w:t>
            </w:r>
          </w:p>
        </w:tc>
        <w:tc>
          <w:tcPr>
            <w:tcW w:w="833" w:type="pct"/>
            <w:gridSpan w:val="2"/>
            <w:shd w:val="clear" w:color="auto" w:fill="auto"/>
          </w:tcPr>
          <w:p w14:paraId="51D4C2F2" w14:textId="77777777" w:rsidR="00165A0C" w:rsidRPr="00165A0C" w:rsidRDefault="00165A0C" w:rsidP="00165A0C">
            <w:pPr>
              <w:spacing w:before="120" w:after="120"/>
              <w:rPr>
                <w:rFonts w:cs="Arial"/>
                <w:sz w:val="18"/>
              </w:rPr>
            </w:pPr>
            <w:r w:rsidRPr="00165A0C">
              <w:rPr>
                <w:rFonts w:cs="Arial"/>
                <w:sz w:val="18"/>
              </w:rPr>
              <w:t>(TXTDSC)</w:t>
            </w:r>
          </w:p>
        </w:tc>
        <w:tc>
          <w:tcPr>
            <w:tcW w:w="1249" w:type="pct"/>
            <w:gridSpan w:val="4"/>
            <w:shd w:val="clear" w:color="auto" w:fill="auto"/>
          </w:tcPr>
          <w:p w14:paraId="6A47B233" w14:textId="77777777" w:rsidR="00165A0C" w:rsidRPr="00165A0C" w:rsidRDefault="00165A0C" w:rsidP="00165A0C">
            <w:pPr>
              <w:spacing w:before="120" w:after="120"/>
              <w:rPr>
                <w:rFonts w:cs="Arial"/>
                <w:sz w:val="18"/>
              </w:rPr>
            </w:pPr>
          </w:p>
        </w:tc>
        <w:tc>
          <w:tcPr>
            <w:tcW w:w="418" w:type="pct"/>
            <w:gridSpan w:val="2"/>
            <w:shd w:val="clear" w:color="auto" w:fill="auto"/>
          </w:tcPr>
          <w:p w14:paraId="5B8C4B22"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302B33D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64DF9BC" w14:textId="77777777" w:rsidTr="00E7136E">
        <w:tc>
          <w:tcPr>
            <w:tcW w:w="1665" w:type="pct"/>
            <w:gridSpan w:val="4"/>
            <w:shd w:val="clear" w:color="auto" w:fill="auto"/>
          </w:tcPr>
          <w:p w14:paraId="473ED385" w14:textId="77777777" w:rsidR="00165A0C" w:rsidRPr="00165A0C" w:rsidRDefault="00165A0C" w:rsidP="00165A0C">
            <w:pPr>
              <w:spacing w:before="120" w:after="120"/>
              <w:rPr>
                <w:rFonts w:cs="Arial"/>
                <w:sz w:val="18"/>
              </w:rPr>
            </w:pPr>
            <w:r w:rsidRPr="00165A0C">
              <w:rPr>
                <w:rFonts w:cs="Arial"/>
                <w:sz w:val="18"/>
              </w:rPr>
              <w:t xml:space="preserve">         Headline</w:t>
            </w:r>
          </w:p>
        </w:tc>
        <w:tc>
          <w:tcPr>
            <w:tcW w:w="833" w:type="pct"/>
            <w:gridSpan w:val="2"/>
            <w:shd w:val="clear" w:color="auto" w:fill="auto"/>
          </w:tcPr>
          <w:p w14:paraId="504570A7" w14:textId="77777777" w:rsidR="00165A0C" w:rsidRPr="00165A0C" w:rsidRDefault="00165A0C" w:rsidP="00165A0C">
            <w:pPr>
              <w:spacing w:before="120" w:after="120"/>
              <w:rPr>
                <w:rFonts w:cs="Arial"/>
                <w:sz w:val="18"/>
              </w:rPr>
            </w:pPr>
          </w:p>
        </w:tc>
        <w:tc>
          <w:tcPr>
            <w:tcW w:w="1249" w:type="pct"/>
            <w:gridSpan w:val="4"/>
            <w:shd w:val="clear" w:color="auto" w:fill="auto"/>
          </w:tcPr>
          <w:p w14:paraId="12FFA09F" w14:textId="77777777" w:rsidR="00165A0C" w:rsidRPr="00165A0C" w:rsidRDefault="00165A0C" w:rsidP="00165A0C">
            <w:pPr>
              <w:spacing w:before="120" w:after="120"/>
              <w:rPr>
                <w:rFonts w:cs="Arial"/>
                <w:sz w:val="18"/>
              </w:rPr>
            </w:pPr>
          </w:p>
        </w:tc>
        <w:tc>
          <w:tcPr>
            <w:tcW w:w="418" w:type="pct"/>
            <w:gridSpan w:val="2"/>
            <w:shd w:val="clear" w:color="auto" w:fill="auto"/>
          </w:tcPr>
          <w:p w14:paraId="73C1A117"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664DEB6F" w14:textId="77777777" w:rsidR="00165A0C" w:rsidRPr="00165A0C" w:rsidRDefault="00165A0C" w:rsidP="00165A0C">
            <w:pPr>
              <w:spacing w:before="120" w:after="120"/>
              <w:rPr>
                <w:rFonts w:cs="Arial"/>
                <w:sz w:val="18"/>
              </w:rPr>
            </w:pPr>
            <w:r w:rsidRPr="00165A0C">
              <w:rPr>
                <w:rFonts w:cs="Arial"/>
                <w:sz w:val="18"/>
              </w:rPr>
              <w:t>0, * (ordered)</w:t>
            </w:r>
          </w:p>
        </w:tc>
      </w:tr>
      <w:tr w:rsidR="00165A0C" w:rsidRPr="00165A0C" w14:paraId="5963CE5D" w14:textId="77777777" w:rsidTr="00E7136E">
        <w:tc>
          <w:tcPr>
            <w:tcW w:w="1665" w:type="pct"/>
            <w:gridSpan w:val="4"/>
            <w:shd w:val="clear" w:color="auto" w:fill="auto"/>
          </w:tcPr>
          <w:p w14:paraId="0872772B" w14:textId="77777777" w:rsidR="00165A0C" w:rsidRPr="00165A0C" w:rsidRDefault="00165A0C" w:rsidP="00165A0C">
            <w:pPr>
              <w:spacing w:before="120" w:after="120"/>
              <w:rPr>
                <w:rFonts w:cs="Arial"/>
                <w:sz w:val="18"/>
              </w:rPr>
            </w:pPr>
            <w:r w:rsidRPr="00165A0C">
              <w:rPr>
                <w:rFonts w:cs="Arial"/>
                <w:sz w:val="18"/>
              </w:rPr>
              <w:t xml:space="preserve">         Language</w:t>
            </w:r>
          </w:p>
        </w:tc>
        <w:tc>
          <w:tcPr>
            <w:tcW w:w="833" w:type="pct"/>
            <w:gridSpan w:val="2"/>
            <w:shd w:val="clear" w:color="auto" w:fill="auto"/>
          </w:tcPr>
          <w:p w14:paraId="2A52663E" w14:textId="77777777" w:rsidR="00165A0C" w:rsidRPr="00165A0C" w:rsidRDefault="00165A0C" w:rsidP="00165A0C">
            <w:pPr>
              <w:spacing w:before="120" w:after="120"/>
              <w:rPr>
                <w:rFonts w:cs="Arial"/>
                <w:sz w:val="18"/>
              </w:rPr>
            </w:pPr>
          </w:p>
        </w:tc>
        <w:tc>
          <w:tcPr>
            <w:tcW w:w="1249" w:type="pct"/>
            <w:gridSpan w:val="4"/>
            <w:shd w:val="clear" w:color="auto" w:fill="auto"/>
          </w:tcPr>
          <w:p w14:paraId="36292626" w14:textId="77777777" w:rsidR="00165A0C" w:rsidRPr="00165A0C" w:rsidRDefault="00165A0C" w:rsidP="00165A0C">
            <w:pPr>
              <w:spacing w:before="120" w:after="120"/>
              <w:rPr>
                <w:rFonts w:cs="Arial"/>
                <w:sz w:val="18"/>
              </w:rPr>
            </w:pPr>
          </w:p>
        </w:tc>
        <w:tc>
          <w:tcPr>
            <w:tcW w:w="418" w:type="pct"/>
            <w:gridSpan w:val="2"/>
            <w:shd w:val="clear" w:color="auto" w:fill="auto"/>
          </w:tcPr>
          <w:p w14:paraId="63A96089"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73E954B6"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E079767" w14:textId="77777777" w:rsidTr="00E7136E">
        <w:tc>
          <w:tcPr>
            <w:tcW w:w="1665" w:type="pct"/>
            <w:gridSpan w:val="4"/>
            <w:shd w:val="clear" w:color="auto" w:fill="auto"/>
          </w:tcPr>
          <w:p w14:paraId="64F0B68D" w14:textId="77777777" w:rsidR="00165A0C" w:rsidRPr="00165A0C" w:rsidRDefault="00165A0C" w:rsidP="00165A0C">
            <w:pPr>
              <w:spacing w:before="120" w:after="120"/>
              <w:rPr>
                <w:rFonts w:cs="Arial"/>
                <w:sz w:val="18"/>
              </w:rPr>
            </w:pPr>
            <w:r w:rsidRPr="00165A0C">
              <w:rPr>
                <w:rFonts w:cs="Arial"/>
                <w:sz w:val="18"/>
              </w:rPr>
              <w:t xml:space="preserve">         Text</w:t>
            </w:r>
          </w:p>
        </w:tc>
        <w:tc>
          <w:tcPr>
            <w:tcW w:w="833" w:type="pct"/>
            <w:gridSpan w:val="2"/>
            <w:shd w:val="clear" w:color="auto" w:fill="auto"/>
          </w:tcPr>
          <w:p w14:paraId="0198273A" w14:textId="77777777" w:rsidR="00165A0C" w:rsidRPr="00165A0C" w:rsidRDefault="00165A0C" w:rsidP="00165A0C">
            <w:pPr>
              <w:spacing w:before="120" w:after="120"/>
              <w:rPr>
                <w:rFonts w:cs="Arial"/>
                <w:sz w:val="18"/>
              </w:rPr>
            </w:pPr>
            <w:r w:rsidRPr="00165A0C">
              <w:rPr>
                <w:rFonts w:cs="Arial"/>
                <w:sz w:val="18"/>
              </w:rPr>
              <w:t>(INFORM)</w:t>
            </w:r>
          </w:p>
          <w:p w14:paraId="4525940B" w14:textId="77777777" w:rsidR="00165A0C" w:rsidRPr="00165A0C" w:rsidRDefault="00165A0C" w:rsidP="00165A0C">
            <w:pPr>
              <w:spacing w:before="120" w:after="120"/>
              <w:rPr>
                <w:rFonts w:cs="Arial"/>
                <w:sz w:val="18"/>
              </w:rPr>
            </w:pPr>
            <w:r w:rsidRPr="00165A0C">
              <w:rPr>
                <w:rFonts w:cs="Arial"/>
                <w:sz w:val="18"/>
              </w:rPr>
              <w:t>(NINFOM)</w:t>
            </w:r>
          </w:p>
        </w:tc>
        <w:tc>
          <w:tcPr>
            <w:tcW w:w="1249" w:type="pct"/>
            <w:gridSpan w:val="4"/>
            <w:shd w:val="clear" w:color="auto" w:fill="auto"/>
          </w:tcPr>
          <w:p w14:paraId="4DAD37C6" w14:textId="77777777" w:rsidR="00165A0C" w:rsidRPr="00165A0C" w:rsidRDefault="00165A0C" w:rsidP="00165A0C">
            <w:pPr>
              <w:spacing w:before="120" w:after="120"/>
              <w:rPr>
                <w:rFonts w:cs="Arial"/>
                <w:sz w:val="18"/>
              </w:rPr>
            </w:pPr>
          </w:p>
        </w:tc>
        <w:tc>
          <w:tcPr>
            <w:tcW w:w="418" w:type="pct"/>
            <w:gridSpan w:val="2"/>
            <w:shd w:val="clear" w:color="auto" w:fill="auto"/>
          </w:tcPr>
          <w:p w14:paraId="09417AB4"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300D01B7"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59C1A10" w14:textId="77777777" w:rsidTr="00E7136E">
        <w:tc>
          <w:tcPr>
            <w:tcW w:w="1665" w:type="pct"/>
            <w:gridSpan w:val="4"/>
            <w:shd w:val="clear" w:color="auto" w:fill="auto"/>
          </w:tcPr>
          <w:p w14:paraId="04484707" w14:textId="77777777" w:rsidR="00165A0C" w:rsidRPr="00165A0C" w:rsidRDefault="00165A0C" w:rsidP="00165A0C">
            <w:pPr>
              <w:spacing w:before="120" w:after="120"/>
              <w:rPr>
                <w:rFonts w:cs="Arial"/>
                <w:sz w:val="18"/>
              </w:rPr>
            </w:pPr>
            <w:r w:rsidRPr="00165A0C">
              <w:rPr>
                <w:rFonts w:cs="Arial"/>
                <w:sz w:val="18"/>
              </w:rPr>
              <w:t xml:space="preserve">      Online Resource</w:t>
            </w:r>
          </w:p>
        </w:tc>
        <w:tc>
          <w:tcPr>
            <w:tcW w:w="833" w:type="pct"/>
            <w:gridSpan w:val="2"/>
            <w:shd w:val="clear" w:color="auto" w:fill="auto"/>
          </w:tcPr>
          <w:p w14:paraId="63D98DB7" w14:textId="77777777" w:rsidR="00165A0C" w:rsidRPr="00165A0C" w:rsidRDefault="00165A0C" w:rsidP="00165A0C">
            <w:pPr>
              <w:spacing w:before="120" w:after="120"/>
              <w:rPr>
                <w:rFonts w:cs="Arial"/>
                <w:sz w:val="18"/>
              </w:rPr>
            </w:pPr>
          </w:p>
        </w:tc>
        <w:tc>
          <w:tcPr>
            <w:tcW w:w="1249" w:type="pct"/>
            <w:gridSpan w:val="4"/>
            <w:shd w:val="clear" w:color="auto" w:fill="auto"/>
          </w:tcPr>
          <w:p w14:paraId="2C1E8BD6" w14:textId="77777777" w:rsidR="00165A0C" w:rsidRPr="00165A0C" w:rsidRDefault="00165A0C" w:rsidP="00165A0C">
            <w:pPr>
              <w:spacing w:before="120" w:after="120"/>
              <w:rPr>
                <w:rFonts w:cs="Arial"/>
                <w:sz w:val="18"/>
              </w:rPr>
            </w:pPr>
          </w:p>
        </w:tc>
        <w:tc>
          <w:tcPr>
            <w:tcW w:w="418" w:type="pct"/>
            <w:gridSpan w:val="2"/>
            <w:shd w:val="clear" w:color="auto" w:fill="auto"/>
          </w:tcPr>
          <w:p w14:paraId="2AE748DD" w14:textId="77777777" w:rsidR="00165A0C" w:rsidRPr="00165A0C" w:rsidRDefault="00165A0C" w:rsidP="00165A0C">
            <w:pPr>
              <w:spacing w:before="120" w:after="120"/>
              <w:rPr>
                <w:rFonts w:cs="Arial"/>
                <w:sz w:val="18"/>
              </w:rPr>
            </w:pPr>
            <w:r w:rsidRPr="00165A0C">
              <w:rPr>
                <w:rFonts w:cs="Arial"/>
                <w:sz w:val="18"/>
              </w:rPr>
              <w:t>(S) C</w:t>
            </w:r>
          </w:p>
        </w:tc>
        <w:tc>
          <w:tcPr>
            <w:tcW w:w="835" w:type="pct"/>
            <w:gridSpan w:val="2"/>
            <w:shd w:val="clear" w:color="auto" w:fill="auto"/>
          </w:tcPr>
          <w:p w14:paraId="05E3220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D7DC011" w14:textId="77777777" w:rsidTr="00E7136E">
        <w:tc>
          <w:tcPr>
            <w:tcW w:w="1665" w:type="pct"/>
            <w:gridSpan w:val="4"/>
            <w:shd w:val="clear" w:color="auto" w:fill="auto"/>
          </w:tcPr>
          <w:p w14:paraId="00A0BD45" w14:textId="77777777" w:rsidR="00165A0C" w:rsidRPr="00165A0C" w:rsidRDefault="00165A0C" w:rsidP="00165A0C">
            <w:pPr>
              <w:spacing w:before="120" w:after="120"/>
              <w:rPr>
                <w:rFonts w:cs="Arial"/>
                <w:sz w:val="18"/>
              </w:rPr>
            </w:pPr>
            <w:r w:rsidRPr="00165A0C">
              <w:rPr>
                <w:rFonts w:cs="Arial"/>
                <w:sz w:val="18"/>
              </w:rPr>
              <w:t xml:space="preserve">         Online Resource Linkage URL</w:t>
            </w:r>
          </w:p>
        </w:tc>
        <w:tc>
          <w:tcPr>
            <w:tcW w:w="833" w:type="pct"/>
            <w:gridSpan w:val="2"/>
            <w:shd w:val="clear" w:color="auto" w:fill="auto"/>
          </w:tcPr>
          <w:p w14:paraId="3189B172" w14:textId="77777777" w:rsidR="00165A0C" w:rsidRPr="00165A0C" w:rsidRDefault="00165A0C" w:rsidP="00165A0C">
            <w:pPr>
              <w:spacing w:before="120" w:after="120"/>
              <w:rPr>
                <w:rFonts w:cs="Arial"/>
                <w:sz w:val="18"/>
              </w:rPr>
            </w:pPr>
          </w:p>
        </w:tc>
        <w:tc>
          <w:tcPr>
            <w:tcW w:w="1249" w:type="pct"/>
            <w:gridSpan w:val="4"/>
            <w:shd w:val="clear" w:color="auto" w:fill="auto"/>
          </w:tcPr>
          <w:p w14:paraId="0A6930CB" w14:textId="77777777" w:rsidR="00165A0C" w:rsidRPr="00165A0C" w:rsidRDefault="00165A0C" w:rsidP="00165A0C">
            <w:pPr>
              <w:spacing w:before="120" w:after="120"/>
              <w:rPr>
                <w:rFonts w:cs="Arial"/>
                <w:sz w:val="18"/>
              </w:rPr>
            </w:pPr>
          </w:p>
        </w:tc>
        <w:tc>
          <w:tcPr>
            <w:tcW w:w="418" w:type="pct"/>
            <w:gridSpan w:val="2"/>
            <w:shd w:val="clear" w:color="auto" w:fill="auto"/>
          </w:tcPr>
          <w:p w14:paraId="00819A94" w14:textId="77777777" w:rsidR="00165A0C" w:rsidRPr="00165A0C" w:rsidRDefault="00165A0C" w:rsidP="00165A0C">
            <w:pPr>
              <w:spacing w:before="120" w:after="120"/>
              <w:rPr>
                <w:rFonts w:cs="Arial"/>
                <w:sz w:val="18"/>
              </w:rPr>
            </w:pPr>
            <w:r w:rsidRPr="00165A0C">
              <w:rPr>
                <w:rFonts w:cs="Arial"/>
                <w:sz w:val="18"/>
              </w:rPr>
              <w:t>(S) UL</w:t>
            </w:r>
          </w:p>
        </w:tc>
        <w:tc>
          <w:tcPr>
            <w:tcW w:w="835" w:type="pct"/>
            <w:gridSpan w:val="2"/>
            <w:shd w:val="clear" w:color="auto" w:fill="auto"/>
          </w:tcPr>
          <w:p w14:paraId="0713CBCA"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0B591615" w14:textId="77777777" w:rsidTr="00E7136E">
        <w:tc>
          <w:tcPr>
            <w:tcW w:w="1665" w:type="pct"/>
            <w:gridSpan w:val="4"/>
            <w:shd w:val="clear" w:color="auto" w:fill="auto"/>
          </w:tcPr>
          <w:p w14:paraId="7C3E11EE" w14:textId="77777777" w:rsidR="00165A0C" w:rsidRPr="00165A0C" w:rsidRDefault="00165A0C" w:rsidP="00165A0C">
            <w:pPr>
              <w:spacing w:before="120" w:after="120"/>
              <w:rPr>
                <w:rFonts w:cs="Arial"/>
                <w:sz w:val="18"/>
              </w:rPr>
            </w:pPr>
            <w:r w:rsidRPr="00165A0C">
              <w:rPr>
                <w:rFonts w:cs="Arial"/>
                <w:sz w:val="18"/>
              </w:rPr>
              <w:t xml:space="preserve">         Protocol</w:t>
            </w:r>
          </w:p>
        </w:tc>
        <w:tc>
          <w:tcPr>
            <w:tcW w:w="833" w:type="pct"/>
            <w:gridSpan w:val="2"/>
            <w:shd w:val="clear" w:color="auto" w:fill="auto"/>
          </w:tcPr>
          <w:p w14:paraId="7442DBC8" w14:textId="77777777" w:rsidR="00165A0C" w:rsidRPr="00165A0C" w:rsidRDefault="00165A0C" w:rsidP="00165A0C">
            <w:pPr>
              <w:spacing w:before="120" w:after="120"/>
              <w:rPr>
                <w:rFonts w:cs="Arial"/>
                <w:sz w:val="18"/>
              </w:rPr>
            </w:pPr>
          </w:p>
        </w:tc>
        <w:tc>
          <w:tcPr>
            <w:tcW w:w="1249" w:type="pct"/>
            <w:gridSpan w:val="4"/>
            <w:shd w:val="clear" w:color="auto" w:fill="auto"/>
          </w:tcPr>
          <w:p w14:paraId="43F67F77" w14:textId="77777777" w:rsidR="00165A0C" w:rsidRPr="00165A0C" w:rsidRDefault="00165A0C" w:rsidP="00165A0C">
            <w:pPr>
              <w:spacing w:before="120" w:after="120"/>
              <w:rPr>
                <w:rFonts w:cs="Arial"/>
                <w:sz w:val="18"/>
              </w:rPr>
            </w:pPr>
          </w:p>
        </w:tc>
        <w:tc>
          <w:tcPr>
            <w:tcW w:w="418" w:type="pct"/>
            <w:gridSpan w:val="2"/>
            <w:shd w:val="clear" w:color="auto" w:fill="auto"/>
          </w:tcPr>
          <w:p w14:paraId="6284E327"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1F0B30BA"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122CB98" w14:textId="77777777" w:rsidTr="00E7136E">
        <w:tc>
          <w:tcPr>
            <w:tcW w:w="1665" w:type="pct"/>
            <w:gridSpan w:val="4"/>
            <w:shd w:val="clear" w:color="auto" w:fill="auto"/>
          </w:tcPr>
          <w:p w14:paraId="73B0D42E" w14:textId="77777777" w:rsidR="00165A0C" w:rsidRPr="00165A0C" w:rsidRDefault="00165A0C" w:rsidP="00165A0C">
            <w:pPr>
              <w:spacing w:before="120" w:after="120"/>
              <w:rPr>
                <w:rFonts w:cs="Arial"/>
                <w:sz w:val="18"/>
              </w:rPr>
            </w:pPr>
            <w:r w:rsidRPr="00165A0C">
              <w:rPr>
                <w:rFonts w:cs="Arial"/>
                <w:sz w:val="18"/>
              </w:rPr>
              <w:t xml:space="preserve">         Application Profile</w:t>
            </w:r>
          </w:p>
        </w:tc>
        <w:tc>
          <w:tcPr>
            <w:tcW w:w="833" w:type="pct"/>
            <w:gridSpan w:val="2"/>
            <w:shd w:val="clear" w:color="auto" w:fill="auto"/>
          </w:tcPr>
          <w:p w14:paraId="61C8DD86" w14:textId="77777777" w:rsidR="00165A0C" w:rsidRPr="00165A0C" w:rsidRDefault="00165A0C" w:rsidP="00165A0C">
            <w:pPr>
              <w:spacing w:before="120" w:after="120"/>
              <w:rPr>
                <w:rFonts w:cs="Arial"/>
                <w:sz w:val="18"/>
              </w:rPr>
            </w:pPr>
          </w:p>
        </w:tc>
        <w:tc>
          <w:tcPr>
            <w:tcW w:w="1249" w:type="pct"/>
            <w:gridSpan w:val="4"/>
            <w:shd w:val="clear" w:color="auto" w:fill="auto"/>
          </w:tcPr>
          <w:p w14:paraId="71E73E69" w14:textId="77777777" w:rsidR="00165A0C" w:rsidRPr="00165A0C" w:rsidRDefault="00165A0C" w:rsidP="00165A0C">
            <w:pPr>
              <w:spacing w:before="120" w:after="120"/>
              <w:rPr>
                <w:rFonts w:cs="Arial"/>
                <w:sz w:val="18"/>
              </w:rPr>
            </w:pPr>
          </w:p>
        </w:tc>
        <w:tc>
          <w:tcPr>
            <w:tcW w:w="418" w:type="pct"/>
            <w:gridSpan w:val="2"/>
            <w:shd w:val="clear" w:color="auto" w:fill="auto"/>
          </w:tcPr>
          <w:p w14:paraId="4F522F17"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1EE56365"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18F3E34" w14:textId="77777777" w:rsidTr="00E7136E">
        <w:tc>
          <w:tcPr>
            <w:tcW w:w="1665" w:type="pct"/>
            <w:gridSpan w:val="4"/>
            <w:shd w:val="clear" w:color="auto" w:fill="auto"/>
          </w:tcPr>
          <w:p w14:paraId="0EE95F03" w14:textId="77777777" w:rsidR="00165A0C" w:rsidRPr="00165A0C" w:rsidRDefault="00165A0C" w:rsidP="00165A0C">
            <w:pPr>
              <w:spacing w:before="120" w:after="120"/>
              <w:rPr>
                <w:rFonts w:cs="Arial"/>
                <w:sz w:val="18"/>
              </w:rPr>
            </w:pPr>
            <w:r w:rsidRPr="00165A0C">
              <w:rPr>
                <w:rFonts w:cs="Arial"/>
                <w:sz w:val="18"/>
              </w:rPr>
              <w:t xml:space="preserve">         Name of Resource</w:t>
            </w:r>
          </w:p>
        </w:tc>
        <w:tc>
          <w:tcPr>
            <w:tcW w:w="833" w:type="pct"/>
            <w:gridSpan w:val="2"/>
            <w:shd w:val="clear" w:color="auto" w:fill="auto"/>
          </w:tcPr>
          <w:p w14:paraId="29EEB2EF" w14:textId="77777777" w:rsidR="00165A0C" w:rsidRPr="00165A0C" w:rsidRDefault="00165A0C" w:rsidP="00165A0C">
            <w:pPr>
              <w:spacing w:before="120" w:after="120"/>
              <w:rPr>
                <w:rFonts w:cs="Arial"/>
                <w:sz w:val="18"/>
              </w:rPr>
            </w:pPr>
          </w:p>
        </w:tc>
        <w:tc>
          <w:tcPr>
            <w:tcW w:w="1249" w:type="pct"/>
            <w:gridSpan w:val="4"/>
            <w:shd w:val="clear" w:color="auto" w:fill="auto"/>
          </w:tcPr>
          <w:p w14:paraId="4553412F" w14:textId="77777777" w:rsidR="00165A0C" w:rsidRPr="00165A0C" w:rsidRDefault="00165A0C" w:rsidP="00165A0C">
            <w:pPr>
              <w:spacing w:before="120" w:after="120"/>
              <w:rPr>
                <w:rFonts w:cs="Arial"/>
                <w:sz w:val="18"/>
              </w:rPr>
            </w:pPr>
          </w:p>
        </w:tc>
        <w:tc>
          <w:tcPr>
            <w:tcW w:w="418" w:type="pct"/>
            <w:gridSpan w:val="2"/>
            <w:shd w:val="clear" w:color="auto" w:fill="auto"/>
          </w:tcPr>
          <w:p w14:paraId="25F8710E"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4715FCC7"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1EC59F9" w14:textId="77777777" w:rsidTr="00E7136E">
        <w:tc>
          <w:tcPr>
            <w:tcW w:w="1665" w:type="pct"/>
            <w:gridSpan w:val="4"/>
            <w:shd w:val="clear" w:color="auto" w:fill="auto"/>
          </w:tcPr>
          <w:p w14:paraId="5F52178C" w14:textId="77777777" w:rsidR="00165A0C" w:rsidRPr="00165A0C" w:rsidRDefault="00165A0C" w:rsidP="00165A0C">
            <w:pPr>
              <w:spacing w:before="120" w:after="120"/>
              <w:rPr>
                <w:rFonts w:cs="Arial"/>
                <w:sz w:val="18"/>
              </w:rPr>
            </w:pPr>
            <w:r w:rsidRPr="00165A0C">
              <w:rPr>
                <w:rFonts w:cs="Arial"/>
                <w:sz w:val="18"/>
              </w:rPr>
              <w:lastRenderedPageBreak/>
              <w:t xml:space="preserve">         Online Resource Description</w:t>
            </w:r>
          </w:p>
        </w:tc>
        <w:tc>
          <w:tcPr>
            <w:tcW w:w="833" w:type="pct"/>
            <w:gridSpan w:val="2"/>
            <w:shd w:val="clear" w:color="auto" w:fill="auto"/>
          </w:tcPr>
          <w:p w14:paraId="6B5E3AB6" w14:textId="77777777" w:rsidR="00165A0C" w:rsidRPr="00165A0C" w:rsidRDefault="00165A0C" w:rsidP="00165A0C">
            <w:pPr>
              <w:spacing w:before="120" w:after="120"/>
              <w:rPr>
                <w:rFonts w:cs="Arial"/>
                <w:sz w:val="18"/>
              </w:rPr>
            </w:pPr>
          </w:p>
        </w:tc>
        <w:tc>
          <w:tcPr>
            <w:tcW w:w="1249" w:type="pct"/>
            <w:gridSpan w:val="4"/>
            <w:shd w:val="clear" w:color="auto" w:fill="auto"/>
          </w:tcPr>
          <w:p w14:paraId="18FF44B1" w14:textId="77777777" w:rsidR="00165A0C" w:rsidRPr="00165A0C" w:rsidRDefault="00165A0C" w:rsidP="00165A0C">
            <w:pPr>
              <w:spacing w:before="120" w:after="120"/>
              <w:rPr>
                <w:rFonts w:cs="Arial"/>
                <w:sz w:val="18"/>
              </w:rPr>
            </w:pPr>
          </w:p>
        </w:tc>
        <w:tc>
          <w:tcPr>
            <w:tcW w:w="418" w:type="pct"/>
            <w:gridSpan w:val="2"/>
            <w:shd w:val="clear" w:color="auto" w:fill="auto"/>
          </w:tcPr>
          <w:p w14:paraId="13FAF56C"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1DA5EFC7"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584FF88" w14:textId="77777777" w:rsidTr="00E7136E">
        <w:tc>
          <w:tcPr>
            <w:tcW w:w="1665" w:type="pct"/>
            <w:gridSpan w:val="4"/>
            <w:shd w:val="clear" w:color="auto" w:fill="auto"/>
          </w:tcPr>
          <w:p w14:paraId="63444D2B" w14:textId="77777777" w:rsidR="00165A0C" w:rsidRPr="00165A0C" w:rsidRDefault="00165A0C" w:rsidP="00165A0C">
            <w:pPr>
              <w:spacing w:before="120" w:after="120"/>
              <w:rPr>
                <w:rFonts w:cs="Arial"/>
                <w:sz w:val="18"/>
              </w:rPr>
            </w:pPr>
            <w:r w:rsidRPr="00165A0C">
              <w:rPr>
                <w:rFonts w:cs="Arial"/>
                <w:sz w:val="18"/>
              </w:rPr>
              <w:t xml:space="preserve">         Online Function</w:t>
            </w:r>
          </w:p>
        </w:tc>
        <w:tc>
          <w:tcPr>
            <w:tcW w:w="833" w:type="pct"/>
            <w:gridSpan w:val="2"/>
            <w:shd w:val="clear" w:color="auto" w:fill="auto"/>
          </w:tcPr>
          <w:p w14:paraId="4E514ECD" w14:textId="77777777" w:rsidR="00165A0C" w:rsidRPr="00165A0C" w:rsidRDefault="00165A0C" w:rsidP="00165A0C">
            <w:pPr>
              <w:spacing w:before="120" w:after="120"/>
              <w:rPr>
                <w:rFonts w:cs="Arial"/>
                <w:sz w:val="18"/>
              </w:rPr>
            </w:pPr>
          </w:p>
        </w:tc>
        <w:tc>
          <w:tcPr>
            <w:tcW w:w="1249" w:type="pct"/>
            <w:gridSpan w:val="4"/>
            <w:shd w:val="clear" w:color="auto" w:fill="auto"/>
          </w:tcPr>
          <w:p w14:paraId="2048F9B3" w14:textId="77777777" w:rsidR="00165A0C" w:rsidRPr="00165A0C" w:rsidRDefault="00165A0C" w:rsidP="00165A0C">
            <w:pPr>
              <w:spacing w:before="120" w:after="120"/>
              <w:rPr>
                <w:rFonts w:cs="Arial"/>
                <w:sz w:val="18"/>
              </w:rPr>
            </w:pPr>
            <w:r w:rsidRPr="00165A0C">
              <w:rPr>
                <w:rFonts w:cs="Arial"/>
                <w:sz w:val="18"/>
              </w:rPr>
              <w:t>1 : Download</w:t>
            </w:r>
          </w:p>
          <w:p w14:paraId="2A9FF8BB" w14:textId="77777777" w:rsidR="00165A0C" w:rsidRPr="00165A0C" w:rsidRDefault="00165A0C" w:rsidP="00165A0C">
            <w:pPr>
              <w:spacing w:before="120" w:after="120"/>
              <w:rPr>
                <w:rFonts w:cs="Arial"/>
                <w:sz w:val="18"/>
              </w:rPr>
            </w:pPr>
            <w:r w:rsidRPr="00165A0C">
              <w:rPr>
                <w:rFonts w:cs="Arial"/>
                <w:sz w:val="18"/>
              </w:rPr>
              <w:t>3 : Offline Access</w:t>
            </w:r>
          </w:p>
          <w:p w14:paraId="5615FA52" w14:textId="77777777" w:rsidR="00165A0C" w:rsidRPr="00165A0C" w:rsidRDefault="00165A0C" w:rsidP="00165A0C">
            <w:pPr>
              <w:spacing w:before="120" w:after="120"/>
              <w:rPr>
                <w:rFonts w:cs="Arial"/>
                <w:sz w:val="18"/>
              </w:rPr>
            </w:pPr>
            <w:r w:rsidRPr="00165A0C">
              <w:rPr>
                <w:rFonts w:cs="Arial"/>
                <w:sz w:val="18"/>
              </w:rPr>
              <w:t>4 : Order</w:t>
            </w:r>
          </w:p>
          <w:p w14:paraId="2430F435" w14:textId="77777777" w:rsidR="00165A0C" w:rsidRPr="00165A0C" w:rsidRDefault="00165A0C" w:rsidP="00165A0C">
            <w:pPr>
              <w:spacing w:before="120" w:after="120"/>
              <w:rPr>
                <w:rFonts w:cs="Arial"/>
                <w:sz w:val="18"/>
              </w:rPr>
            </w:pPr>
            <w:r w:rsidRPr="00165A0C">
              <w:rPr>
                <w:rFonts w:cs="Arial"/>
                <w:sz w:val="18"/>
              </w:rPr>
              <w:t>5 : Search</w:t>
            </w:r>
          </w:p>
          <w:p w14:paraId="0515559F" w14:textId="77777777" w:rsidR="00165A0C" w:rsidRPr="00165A0C" w:rsidRDefault="00165A0C" w:rsidP="00165A0C">
            <w:pPr>
              <w:spacing w:before="120" w:after="120"/>
              <w:rPr>
                <w:rFonts w:cs="Arial"/>
                <w:sz w:val="18"/>
              </w:rPr>
            </w:pPr>
            <w:r w:rsidRPr="00165A0C">
              <w:rPr>
                <w:rFonts w:cs="Arial"/>
                <w:sz w:val="18"/>
              </w:rPr>
              <w:t>6 : Complete Metadata</w:t>
            </w:r>
          </w:p>
          <w:p w14:paraId="1E82695D" w14:textId="77777777" w:rsidR="00165A0C" w:rsidRPr="00165A0C" w:rsidRDefault="00165A0C" w:rsidP="00165A0C">
            <w:pPr>
              <w:spacing w:before="120" w:after="120"/>
              <w:rPr>
                <w:rFonts w:cs="Arial"/>
                <w:sz w:val="18"/>
              </w:rPr>
            </w:pPr>
            <w:r w:rsidRPr="00165A0C">
              <w:rPr>
                <w:rFonts w:cs="Arial"/>
                <w:sz w:val="18"/>
              </w:rPr>
              <w:t>7 : Browse Graphic</w:t>
            </w:r>
          </w:p>
          <w:p w14:paraId="0C10DBE5" w14:textId="77777777" w:rsidR="00165A0C" w:rsidRPr="00165A0C" w:rsidRDefault="00165A0C" w:rsidP="00165A0C">
            <w:pPr>
              <w:spacing w:before="120" w:after="120"/>
              <w:rPr>
                <w:rFonts w:cs="Arial"/>
                <w:sz w:val="18"/>
              </w:rPr>
            </w:pPr>
            <w:r w:rsidRPr="00165A0C">
              <w:rPr>
                <w:rFonts w:cs="Arial"/>
                <w:sz w:val="18"/>
              </w:rPr>
              <w:t>8 : Upload</w:t>
            </w:r>
          </w:p>
          <w:p w14:paraId="7DD0A220" w14:textId="77777777" w:rsidR="00165A0C" w:rsidRPr="00165A0C" w:rsidRDefault="00165A0C" w:rsidP="00165A0C">
            <w:pPr>
              <w:spacing w:before="120" w:after="120"/>
              <w:rPr>
                <w:rFonts w:cs="Arial"/>
                <w:sz w:val="18"/>
              </w:rPr>
            </w:pPr>
            <w:r w:rsidRPr="00165A0C">
              <w:rPr>
                <w:rFonts w:cs="Arial"/>
                <w:sz w:val="18"/>
              </w:rPr>
              <w:t>9 : Email Service</w:t>
            </w:r>
          </w:p>
          <w:p w14:paraId="47E89FD5" w14:textId="77777777" w:rsidR="00165A0C" w:rsidRPr="00165A0C" w:rsidRDefault="00165A0C" w:rsidP="00165A0C">
            <w:pPr>
              <w:spacing w:before="120" w:after="120"/>
              <w:rPr>
                <w:rFonts w:cs="Arial"/>
                <w:sz w:val="18"/>
              </w:rPr>
            </w:pPr>
            <w:r w:rsidRPr="00165A0C">
              <w:rPr>
                <w:rFonts w:cs="Arial"/>
                <w:sz w:val="18"/>
              </w:rPr>
              <w:t>10 : Browsing</w:t>
            </w:r>
          </w:p>
          <w:p w14:paraId="4248921C" w14:textId="77777777" w:rsidR="00165A0C" w:rsidRPr="00165A0C" w:rsidRDefault="00165A0C" w:rsidP="00165A0C">
            <w:pPr>
              <w:spacing w:before="120" w:after="120"/>
              <w:rPr>
                <w:rFonts w:cs="Arial"/>
                <w:sz w:val="18"/>
              </w:rPr>
            </w:pPr>
            <w:r w:rsidRPr="00165A0C">
              <w:rPr>
                <w:rFonts w:cs="Arial"/>
                <w:sz w:val="18"/>
              </w:rPr>
              <w:t>11 : File Access</w:t>
            </w:r>
          </w:p>
        </w:tc>
        <w:tc>
          <w:tcPr>
            <w:tcW w:w="418" w:type="pct"/>
            <w:gridSpan w:val="2"/>
            <w:shd w:val="clear" w:color="auto" w:fill="auto"/>
          </w:tcPr>
          <w:p w14:paraId="751A0CF1" w14:textId="77777777" w:rsidR="00165A0C" w:rsidRPr="00165A0C" w:rsidRDefault="00165A0C" w:rsidP="00165A0C">
            <w:pPr>
              <w:spacing w:before="120" w:after="120"/>
              <w:rPr>
                <w:rFonts w:cs="Arial"/>
                <w:sz w:val="18"/>
              </w:rPr>
            </w:pPr>
            <w:r w:rsidRPr="00165A0C">
              <w:rPr>
                <w:rFonts w:cs="Arial"/>
                <w:sz w:val="18"/>
              </w:rPr>
              <w:t>(S) EN</w:t>
            </w:r>
          </w:p>
        </w:tc>
        <w:tc>
          <w:tcPr>
            <w:tcW w:w="835" w:type="pct"/>
            <w:gridSpan w:val="2"/>
            <w:shd w:val="clear" w:color="auto" w:fill="auto"/>
          </w:tcPr>
          <w:p w14:paraId="036F726A"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13F26E1" w14:textId="77777777" w:rsidTr="00E7136E">
        <w:tc>
          <w:tcPr>
            <w:tcW w:w="1665" w:type="pct"/>
            <w:gridSpan w:val="4"/>
            <w:shd w:val="clear" w:color="auto" w:fill="auto"/>
          </w:tcPr>
          <w:p w14:paraId="3A4BF8FF" w14:textId="77777777" w:rsidR="00165A0C" w:rsidRPr="00165A0C" w:rsidRDefault="00165A0C" w:rsidP="00165A0C">
            <w:pPr>
              <w:spacing w:before="120" w:after="120"/>
              <w:rPr>
                <w:rFonts w:cs="Arial"/>
                <w:sz w:val="18"/>
              </w:rPr>
            </w:pPr>
            <w:r w:rsidRPr="00165A0C">
              <w:rPr>
                <w:rFonts w:cs="Arial"/>
                <w:sz w:val="18"/>
              </w:rPr>
              <w:t xml:space="preserve">         Protocol request</w:t>
            </w:r>
          </w:p>
        </w:tc>
        <w:tc>
          <w:tcPr>
            <w:tcW w:w="833" w:type="pct"/>
            <w:gridSpan w:val="2"/>
            <w:shd w:val="clear" w:color="auto" w:fill="auto"/>
          </w:tcPr>
          <w:p w14:paraId="0F9C1A64" w14:textId="77777777" w:rsidR="00165A0C" w:rsidRPr="00165A0C" w:rsidRDefault="00165A0C" w:rsidP="00165A0C">
            <w:pPr>
              <w:spacing w:before="120" w:after="120"/>
              <w:rPr>
                <w:rFonts w:cs="Arial"/>
                <w:sz w:val="18"/>
              </w:rPr>
            </w:pPr>
          </w:p>
        </w:tc>
        <w:tc>
          <w:tcPr>
            <w:tcW w:w="1249" w:type="pct"/>
            <w:gridSpan w:val="4"/>
            <w:shd w:val="clear" w:color="auto" w:fill="auto"/>
          </w:tcPr>
          <w:p w14:paraId="72AD3A4D" w14:textId="77777777" w:rsidR="00165A0C" w:rsidRPr="00165A0C" w:rsidRDefault="00165A0C" w:rsidP="00165A0C">
            <w:pPr>
              <w:spacing w:before="120" w:after="120"/>
              <w:rPr>
                <w:rFonts w:cs="Arial"/>
                <w:sz w:val="18"/>
              </w:rPr>
            </w:pPr>
          </w:p>
        </w:tc>
        <w:tc>
          <w:tcPr>
            <w:tcW w:w="418" w:type="pct"/>
            <w:gridSpan w:val="2"/>
            <w:shd w:val="clear" w:color="auto" w:fill="auto"/>
          </w:tcPr>
          <w:p w14:paraId="7AA2A337"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4C5C6FF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8FAC2CD" w14:textId="77777777" w:rsidTr="00E7136E">
        <w:tc>
          <w:tcPr>
            <w:tcW w:w="1665" w:type="pct"/>
            <w:gridSpan w:val="4"/>
            <w:shd w:val="clear" w:color="auto" w:fill="auto"/>
          </w:tcPr>
          <w:p w14:paraId="3EC32D4D" w14:textId="77777777" w:rsidR="00165A0C" w:rsidRPr="00165A0C" w:rsidRDefault="00165A0C" w:rsidP="00165A0C">
            <w:pPr>
              <w:spacing w:before="120" w:after="120"/>
              <w:rPr>
                <w:rFonts w:cs="Arial"/>
                <w:sz w:val="18"/>
              </w:rPr>
            </w:pPr>
            <w:r w:rsidRPr="00165A0C">
              <w:rPr>
                <w:rFonts w:cs="Arial"/>
                <w:sz w:val="18"/>
              </w:rPr>
              <w:t xml:space="preserve">      Source</w:t>
            </w:r>
          </w:p>
        </w:tc>
        <w:tc>
          <w:tcPr>
            <w:tcW w:w="833" w:type="pct"/>
            <w:gridSpan w:val="2"/>
            <w:shd w:val="clear" w:color="auto" w:fill="auto"/>
          </w:tcPr>
          <w:p w14:paraId="60ADB937" w14:textId="77777777" w:rsidR="00165A0C" w:rsidRPr="00165A0C" w:rsidRDefault="00165A0C" w:rsidP="00165A0C">
            <w:pPr>
              <w:spacing w:before="120" w:after="120"/>
              <w:rPr>
                <w:rFonts w:cs="Arial"/>
                <w:sz w:val="18"/>
              </w:rPr>
            </w:pPr>
          </w:p>
        </w:tc>
        <w:tc>
          <w:tcPr>
            <w:tcW w:w="1249" w:type="pct"/>
            <w:gridSpan w:val="4"/>
            <w:shd w:val="clear" w:color="auto" w:fill="auto"/>
          </w:tcPr>
          <w:p w14:paraId="03A74F72" w14:textId="77777777" w:rsidR="00165A0C" w:rsidRPr="00165A0C" w:rsidRDefault="00165A0C" w:rsidP="00165A0C">
            <w:pPr>
              <w:spacing w:before="120" w:after="120"/>
              <w:rPr>
                <w:rFonts w:cs="Arial"/>
                <w:sz w:val="18"/>
              </w:rPr>
            </w:pPr>
          </w:p>
        </w:tc>
        <w:tc>
          <w:tcPr>
            <w:tcW w:w="418" w:type="pct"/>
            <w:gridSpan w:val="2"/>
            <w:shd w:val="clear" w:color="auto" w:fill="auto"/>
          </w:tcPr>
          <w:p w14:paraId="449F816F"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363561EE"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06DD5D4" w14:textId="77777777" w:rsidTr="00E7136E">
        <w:tc>
          <w:tcPr>
            <w:tcW w:w="1665" w:type="pct"/>
            <w:gridSpan w:val="4"/>
            <w:shd w:val="clear" w:color="auto" w:fill="auto"/>
          </w:tcPr>
          <w:p w14:paraId="070FF610" w14:textId="77777777" w:rsidR="00165A0C" w:rsidRPr="00165A0C" w:rsidRDefault="00165A0C" w:rsidP="00165A0C">
            <w:pPr>
              <w:spacing w:before="120" w:after="120"/>
              <w:rPr>
                <w:rFonts w:cs="Arial"/>
                <w:sz w:val="18"/>
              </w:rPr>
            </w:pPr>
            <w:r w:rsidRPr="00165A0C">
              <w:rPr>
                <w:rFonts w:cs="Arial"/>
                <w:sz w:val="18"/>
              </w:rPr>
              <w:t xml:space="preserve">      Source Type</w:t>
            </w:r>
          </w:p>
        </w:tc>
        <w:tc>
          <w:tcPr>
            <w:tcW w:w="833" w:type="pct"/>
            <w:gridSpan w:val="2"/>
            <w:shd w:val="clear" w:color="auto" w:fill="auto"/>
          </w:tcPr>
          <w:p w14:paraId="0A5F7126" w14:textId="77777777" w:rsidR="00165A0C" w:rsidRPr="00165A0C" w:rsidRDefault="00165A0C" w:rsidP="00165A0C">
            <w:pPr>
              <w:spacing w:before="120" w:after="120"/>
              <w:rPr>
                <w:rFonts w:cs="Arial"/>
                <w:sz w:val="18"/>
              </w:rPr>
            </w:pPr>
          </w:p>
        </w:tc>
        <w:tc>
          <w:tcPr>
            <w:tcW w:w="1249" w:type="pct"/>
            <w:gridSpan w:val="4"/>
            <w:shd w:val="clear" w:color="auto" w:fill="auto"/>
          </w:tcPr>
          <w:p w14:paraId="0A846E2A" w14:textId="77777777" w:rsidR="00165A0C" w:rsidRPr="00165A0C" w:rsidRDefault="00165A0C" w:rsidP="00165A0C">
            <w:pPr>
              <w:spacing w:before="120" w:after="120"/>
              <w:rPr>
                <w:rFonts w:cs="Arial"/>
                <w:sz w:val="18"/>
              </w:rPr>
            </w:pPr>
            <w:r w:rsidRPr="00165A0C">
              <w:rPr>
                <w:rFonts w:cs="Arial"/>
                <w:sz w:val="18"/>
              </w:rPr>
              <w:t>1 : Law or Regulation</w:t>
            </w:r>
          </w:p>
          <w:p w14:paraId="1582ECF2" w14:textId="77777777" w:rsidR="00165A0C" w:rsidRPr="00165A0C" w:rsidRDefault="00165A0C" w:rsidP="00165A0C">
            <w:pPr>
              <w:spacing w:before="120" w:after="120"/>
              <w:rPr>
                <w:rFonts w:cs="Arial"/>
                <w:sz w:val="18"/>
              </w:rPr>
            </w:pPr>
            <w:r w:rsidRPr="00165A0C">
              <w:rPr>
                <w:rFonts w:cs="Arial"/>
                <w:sz w:val="18"/>
              </w:rPr>
              <w:t>2 : Official Publication</w:t>
            </w:r>
          </w:p>
          <w:p w14:paraId="5AC8AF6B" w14:textId="77777777" w:rsidR="00165A0C" w:rsidRPr="00165A0C" w:rsidRDefault="00165A0C" w:rsidP="00165A0C">
            <w:pPr>
              <w:spacing w:before="120" w:after="120"/>
              <w:rPr>
                <w:rFonts w:cs="Arial"/>
                <w:sz w:val="18"/>
              </w:rPr>
            </w:pPr>
            <w:r w:rsidRPr="00165A0C">
              <w:rPr>
                <w:rFonts w:cs="Arial"/>
                <w:sz w:val="18"/>
              </w:rPr>
              <w:t>7 : Mariner Report, Confirmed</w:t>
            </w:r>
          </w:p>
          <w:p w14:paraId="5FFE7BDA" w14:textId="77777777" w:rsidR="00165A0C" w:rsidRPr="00165A0C" w:rsidRDefault="00165A0C" w:rsidP="00165A0C">
            <w:pPr>
              <w:spacing w:before="120" w:after="120"/>
              <w:rPr>
                <w:rFonts w:cs="Arial"/>
                <w:sz w:val="18"/>
              </w:rPr>
            </w:pPr>
            <w:r w:rsidRPr="00165A0C">
              <w:rPr>
                <w:rFonts w:cs="Arial"/>
                <w:sz w:val="18"/>
              </w:rPr>
              <w:t>8 : Mariner Report, Not Confirmed</w:t>
            </w:r>
          </w:p>
          <w:p w14:paraId="40E24E2F" w14:textId="77777777" w:rsidR="00165A0C" w:rsidRPr="00165A0C" w:rsidRDefault="00165A0C" w:rsidP="00165A0C">
            <w:pPr>
              <w:spacing w:before="120" w:after="120"/>
              <w:rPr>
                <w:rFonts w:cs="Arial"/>
                <w:sz w:val="18"/>
              </w:rPr>
            </w:pPr>
            <w:r w:rsidRPr="00165A0C">
              <w:rPr>
                <w:rFonts w:cs="Arial"/>
                <w:sz w:val="18"/>
              </w:rPr>
              <w:t>9 : Industry Publications and Reports</w:t>
            </w:r>
          </w:p>
          <w:p w14:paraId="44DE41CF" w14:textId="77777777" w:rsidR="00165A0C" w:rsidRPr="00165A0C" w:rsidRDefault="00165A0C" w:rsidP="00165A0C">
            <w:pPr>
              <w:spacing w:before="120" w:after="120"/>
              <w:rPr>
                <w:rFonts w:cs="Arial"/>
                <w:sz w:val="18"/>
              </w:rPr>
            </w:pPr>
            <w:r w:rsidRPr="00165A0C">
              <w:rPr>
                <w:rFonts w:cs="Arial"/>
                <w:sz w:val="18"/>
              </w:rPr>
              <w:t>10 : Remotely Sensed Images</w:t>
            </w:r>
          </w:p>
          <w:p w14:paraId="1D8F68C9" w14:textId="77777777" w:rsidR="00165A0C" w:rsidRPr="00165A0C" w:rsidRDefault="00165A0C" w:rsidP="00165A0C">
            <w:pPr>
              <w:spacing w:before="120" w:after="120"/>
              <w:rPr>
                <w:rFonts w:cs="Arial"/>
                <w:sz w:val="18"/>
              </w:rPr>
            </w:pPr>
            <w:r w:rsidRPr="00165A0C">
              <w:rPr>
                <w:rFonts w:cs="Arial"/>
                <w:sz w:val="18"/>
              </w:rPr>
              <w:t>11 : Photographs</w:t>
            </w:r>
          </w:p>
          <w:p w14:paraId="21B39E8B" w14:textId="77777777" w:rsidR="00165A0C" w:rsidRPr="00165A0C" w:rsidRDefault="00165A0C" w:rsidP="00165A0C">
            <w:pPr>
              <w:spacing w:before="120" w:after="120"/>
              <w:rPr>
                <w:rFonts w:cs="Arial"/>
                <w:sz w:val="18"/>
              </w:rPr>
            </w:pPr>
            <w:r w:rsidRPr="00165A0C">
              <w:rPr>
                <w:rFonts w:cs="Arial"/>
                <w:sz w:val="18"/>
              </w:rPr>
              <w:t>12 : Products Issued by HO Services</w:t>
            </w:r>
          </w:p>
          <w:p w14:paraId="02D604D4" w14:textId="77777777" w:rsidR="00165A0C" w:rsidRPr="00165A0C" w:rsidRDefault="00165A0C" w:rsidP="00165A0C">
            <w:pPr>
              <w:spacing w:before="120" w:after="120"/>
              <w:rPr>
                <w:rFonts w:cs="Arial"/>
                <w:sz w:val="18"/>
              </w:rPr>
            </w:pPr>
            <w:r w:rsidRPr="00165A0C">
              <w:rPr>
                <w:rFonts w:cs="Arial"/>
                <w:sz w:val="18"/>
              </w:rPr>
              <w:t>13 : News Media</w:t>
            </w:r>
          </w:p>
          <w:p w14:paraId="6783F3AF" w14:textId="77777777" w:rsidR="00165A0C" w:rsidRPr="00165A0C" w:rsidRDefault="00165A0C" w:rsidP="00165A0C">
            <w:pPr>
              <w:spacing w:before="120" w:after="120"/>
              <w:rPr>
                <w:rFonts w:cs="Arial"/>
                <w:sz w:val="18"/>
              </w:rPr>
            </w:pPr>
            <w:r w:rsidRPr="00165A0C">
              <w:rPr>
                <w:rFonts w:cs="Arial"/>
                <w:sz w:val="18"/>
              </w:rPr>
              <w:t>14 : Traffic Data</w:t>
            </w:r>
          </w:p>
        </w:tc>
        <w:tc>
          <w:tcPr>
            <w:tcW w:w="418" w:type="pct"/>
            <w:gridSpan w:val="2"/>
            <w:shd w:val="clear" w:color="auto" w:fill="auto"/>
          </w:tcPr>
          <w:p w14:paraId="4C286308" w14:textId="77777777" w:rsidR="00165A0C" w:rsidRPr="00165A0C" w:rsidRDefault="00165A0C" w:rsidP="00165A0C">
            <w:pPr>
              <w:spacing w:before="120" w:after="120"/>
              <w:rPr>
                <w:rFonts w:cs="Arial"/>
                <w:sz w:val="18"/>
              </w:rPr>
            </w:pPr>
            <w:r w:rsidRPr="00165A0C">
              <w:rPr>
                <w:rFonts w:cs="Arial"/>
                <w:sz w:val="18"/>
              </w:rPr>
              <w:t>(S) EN</w:t>
            </w:r>
          </w:p>
        </w:tc>
        <w:tc>
          <w:tcPr>
            <w:tcW w:w="835" w:type="pct"/>
            <w:gridSpan w:val="2"/>
            <w:shd w:val="clear" w:color="auto" w:fill="auto"/>
          </w:tcPr>
          <w:p w14:paraId="446C0E4F"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D358D7D" w14:textId="77777777" w:rsidTr="00E7136E">
        <w:tc>
          <w:tcPr>
            <w:tcW w:w="1665" w:type="pct"/>
            <w:gridSpan w:val="4"/>
            <w:shd w:val="clear" w:color="auto" w:fill="auto"/>
          </w:tcPr>
          <w:p w14:paraId="10B0D36D" w14:textId="77777777" w:rsidR="00165A0C" w:rsidRPr="00165A0C" w:rsidRDefault="00165A0C" w:rsidP="00165A0C">
            <w:pPr>
              <w:spacing w:before="120" w:after="120"/>
              <w:rPr>
                <w:rFonts w:cs="Arial"/>
                <w:sz w:val="18"/>
              </w:rPr>
            </w:pPr>
            <w:r w:rsidRPr="00165A0C">
              <w:rPr>
                <w:rFonts w:cs="Arial"/>
                <w:sz w:val="18"/>
              </w:rPr>
              <w:t xml:space="preserve">      Reported Date</w:t>
            </w:r>
          </w:p>
        </w:tc>
        <w:tc>
          <w:tcPr>
            <w:tcW w:w="833" w:type="pct"/>
            <w:gridSpan w:val="2"/>
            <w:shd w:val="clear" w:color="auto" w:fill="auto"/>
          </w:tcPr>
          <w:p w14:paraId="6AABB2EB" w14:textId="77777777" w:rsidR="00165A0C" w:rsidRPr="00165A0C" w:rsidRDefault="00165A0C" w:rsidP="00165A0C">
            <w:pPr>
              <w:spacing w:before="120" w:after="120"/>
              <w:rPr>
                <w:rFonts w:cs="Arial"/>
                <w:sz w:val="18"/>
              </w:rPr>
            </w:pPr>
            <w:r w:rsidRPr="00165A0C">
              <w:rPr>
                <w:rFonts w:cs="Arial"/>
                <w:sz w:val="18"/>
              </w:rPr>
              <w:t>(SORDAT)</w:t>
            </w:r>
          </w:p>
        </w:tc>
        <w:tc>
          <w:tcPr>
            <w:tcW w:w="1249" w:type="pct"/>
            <w:gridSpan w:val="4"/>
            <w:shd w:val="clear" w:color="auto" w:fill="auto"/>
          </w:tcPr>
          <w:p w14:paraId="57FBE129" w14:textId="77777777" w:rsidR="00165A0C" w:rsidRPr="00165A0C" w:rsidRDefault="00165A0C" w:rsidP="00165A0C">
            <w:pPr>
              <w:spacing w:before="120" w:after="120"/>
              <w:rPr>
                <w:rFonts w:cs="Arial"/>
                <w:sz w:val="18"/>
              </w:rPr>
            </w:pPr>
          </w:p>
        </w:tc>
        <w:tc>
          <w:tcPr>
            <w:tcW w:w="418" w:type="pct"/>
            <w:gridSpan w:val="2"/>
            <w:shd w:val="clear" w:color="auto" w:fill="auto"/>
          </w:tcPr>
          <w:p w14:paraId="74F9C6BF" w14:textId="77777777" w:rsidR="00165A0C" w:rsidRPr="00165A0C" w:rsidRDefault="00165A0C" w:rsidP="00165A0C">
            <w:pPr>
              <w:spacing w:before="120" w:after="120"/>
              <w:rPr>
                <w:rFonts w:cs="Arial"/>
                <w:sz w:val="18"/>
              </w:rPr>
            </w:pPr>
            <w:r w:rsidRPr="00165A0C">
              <w:rPr>
                <w:rFonts w:cs="Arial"/>
                <w:sz w:val="18"/>
              </w:rPr>
              <w:t>(S) TD</w:t>
            </w:r>
          </w:p>
        </w:tc>
        <w:tc>
          <w:tcPr>
            <w:tcW w:w="835" w:type="pct"/>
            <w:gridSpan w:val="2"/>
            <w:shd w:val="clear" w:color="auto" w:fill="auto"/>
          </w:tcPr>
          <w:p w14:paraId="2D4A79F6"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64C09F7" w14:textId="77777777" w:rsidTr="00E7136E">
        <w:tc>
          <w:tcPr>
            <w:tcW w:w="1665" w:type="pct"/>
            <w:gridSpan w:val="4"/>
            <w:shd w:val="clear" w:color="auto" w:fill="auto"/>
          </w:tcPr>
          <w:p w14:paraId="2A81B3F3" w14:textId="77777777" w:rsidR="00165A0C" w:rsidRPr="00165A0C" w:rsidRDefault="00165A0C" w:rsidP="00165A0C">
            <w:pPr>
              <w:spacing w:before="120" w:after="120"/>
              <w:rPr>
                <w:rFonts w:cs="Arial"/>
                <w:sz w:val="18"/>
              </w:rPr>
            </w:pPr>
            <w:r w:rsidRPr="00165A0C">
              <w:rPr>
                <w:rFonts w:cs="Arial"/>
                <w:sz w:val="18"/>
              </w:rPr>
              <w:t>Location by Text</w:t>
            </w:r>
          </w:p>
        </w:tc>
        <w:tc>
          <w:tcPr>
            <w:tcW w:w="833" w:type="pct"/>
            <w:gridSpan w:val="2"/>
            <w:shd w:val="clear" w:color="auto" w:fill="auto"/>
          </w:tcPr>
          <w:p w14:paraId="4CE14C51" w14:textId="77777777" w:rsidR="00165A0C" w:rsidRPr="00165A0C" w:rsidRDefault="00165A0C" w:rsidP="00165A0C">
            <w:pPr>
              <w:spacing w:before="120" w:after="120"/>
              <w:rPr>
                <w:rFonts w:cs="Arial"/>
                <w:sz w:val="18"/>
              </w:rPr>
            </w:pPr>
          </w:p>
        </w:tc>
        <w:tc>
          <w:tcPr>
            <w:tcW w:w="1249" w:type="pct"/>
            <w:gridSpan w:val="4"/>
            <w:shd w:val="clear" w:color="auto" w:fill="auto"/>
          </w:tcPr>
          <w:p w14:paraId="7A398D7F" w14:textId="77777777" w:rsidR="00165A0C" w:rsidRPr="00165A0C" w:rsidRDefault="00165A0C" w:rsidP="00165A0C">
            <w:pPr>
              <w:spacing w:before="120" w:after="120"/>
              <w:rPr>
                <w:rFonts w:cs="Arial"/>
                <w:sz w:val="18"/>
              </w:rPr>
            </w:pPr>
          </w:p>
        </w:tc>
        <w:tc>
          <w:tcPr>
            <w:tcW w:w="418" w:type="pct"/>
            <w:gridSpan w:val="2"/>
            <w:shd w:val="clear" w:color="auto" w:fill="auto"/>
          </w:tcPr>
          <w:p w14:paraId="0CF64BAF" w14:textId="77777777" w:rsidR="00165A0C" w:rsidRPr="00165A0C" w:rsidRDefault="00165A0C" w:rsidP="00165A0C">
            <w:pPr>
              <w:spacing w:before="120" w:after="120"/>
              <w:rPr>
                <w:rFonts w:cs="Arial"/>
                <w:sz w:val="18"/>
              </w:rPr>
            </w:pPr>
            <w:r w:rsidRPr="00165A0C">
              <w:rPr>
                <w:rFonts w:cs="Arial"/>
                <w:sz w:val="18"/>
              </w:rPr>
              <w:t>TE</w:t>
            </w:r>
          </w:p>
        </w:tc>
        <w:tc>
          <w:tcPr>
            <w:tcW w:w="835" w:type="pct"/>
            <w:gridSpan w:val="2"/>
            <w:shd w:val="clear" w:color="auto" w:fill="auto"/>
          </w:tcPr>
          <w:p w14:paraId="5FC22681"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96DD13E" w14:textId="77777777" w:rsidTr="00E7136E">
        <w:tc>
          <w:tcPr>
            <w:tcW w:w="1665" w:type="pct"/>
            <w:gridSpan w:val="4"/>
            <w:shd w:val="clear" w:color="auto" w:fill="auto"/>
          </w:tcPr>
          <w:p w14:paraId="1E27202D" w14:textId="77777777" w:rsidR="00165A0C" w:rsidRPr="00165A0C" w:rsidRDefault="00165A0C" w:rsidP="00165A0C">
            <w:pPr>
              <w:spacing w:before="120" w:after="120"/>
              <w:rPr>
                <w:rFonts w:cs="Arial"/>
                <w:sz w:val="18"/>
              </w:rPr>
            </w:pPr>
            <w:r w:rsidRPr="00165A0C">
              <w:rPr>
                <w:rFonts w:cs="Arial"/>
                <w:sz w:val="18"/>
              </w:rPr>
              <w:t>Marked By</w:t>
            </w:r>
          </w:p>
        </w:tc>
        <w:tc>
          <w:tcPr>
            <w:tcW w:w="833" w:type="pct"/>
            <w:gridSpan w:val="2"/>
            <w:shd w:val="clear" w:color="auto" w:fill="auto"/>
          </w:tcPr>
          <w:p w14:paraId="5E0A10D9" w14:textId="77777777" w:rsidR="00165A0C" w:rsidRPr="00165A0C" w:rsidRDefault="00165A0C" w:rsidP="00165A0C">
            <w:pPr>
              <w:spacing w:before="120" w:after="120"/>
              <w:rPr>
                <w:rFonts w:cs="Arial"/>
                <w:sz w:val="18"/>
              </w:rPr>
            </w:pPr>
          </w:p>
        </w:tc>
        <w:tc>
          <w:tcPr>
            <w:tcW w:w="1249" w:type="pct"/>
            <w:gridSpan w:val="4"/>
            <w:shd w:val="clear" w:color="auto" w:fill="auto"/>
          </w:tcPr>
          <w:p w14:paraId="43353F01" w14:textId="77777777" w:rsidR="00165A0C" w:rsidRPr="00165A0C" w:rsidRDefault="00165A0C" w:rsidP="00165A0C">
            <w:pPr>
              <w:spacing w:before="120" w:after="120"/>
              <w:rPr>
                <w:rFonts w:cs="Arial"/>
                <w:sz w:val="18"/>
              </w:rPr>
            </w:pPr>
          </w:p>
        </w:tc>
        <w:tc>
          <w:tcPr>
            <w:tcW w:w="418" w:type="pct"/>
            <w:gridSpan w:val="2"/>
            <w:shd w:val="clear" w:color="auto" w:fill="auto"/>
          </w:tcPr>
          <w:p w14:paraId="6CBEF1F6" w14:textId="77777777" w:rsidR="00165A0C" w:rsidRPr="00165A0C" w:rsidRDefault="00165A0C" w:rsidP="00165A0C">
            <w:pPr>
              <w:spacing w:before="120" w:after="120"/>
              <w:rPr>
                <w:rFonts w:cs="Arial"/>
                <w:sz w:val="18"/>
              </w:rPr>
            </w:pPr>
            <w:r w:rsidRPr="00165A0C">
              <w:rPr>
                <w:rFonts w:cs="Arial"/>
                <w:sz w:val="18"/>
              </w:rPr>
              <w:t>C</w:t>
            </w:r>
          </w:p>
        </w:tc>
        <w:tc>
          <w:tcPr>
            <w:tcW w:w="835" w:type="pct"/>
            <w:gridSpan w:val="2"/>
            <w:shd w:val="clear" w:color="auto" w:fill="auto"/>
          </w:tcPr>
          <w:p w14:paraId="74555A15"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DD7785D" w14:textId="77777777" w:rsidTr="00E7136E">
        <w:tc>
          <w:tcPr>
            <w:tcW w:w="1665" w:type="pct"/>
            <w:gridSpan w:val="4"/>
            <w:shd w:val="clear" w:color="auto" w:fill="auto"/>
          </w:tcPr>
          <w:p w14:paraId="5500E381" w14:textId="77777777" w:rsidR="00165A0C" w:rsidRPr="00165A0C" w:rsidRDefault="00165A0C" w:rsidP="00165A0C">
            <w:pPr>
              <w:spacing w:before="120" w:after="120"/>
              <w:rPr>
                <w:rFonts w:cs="Arial"/>
                <w:sz w:val="18"/>
              </w:rPr>
            </w:pPr>
            <w:r w:rsidRPr="00165A0C">
              <w:rPr>
                <w:rFonts w:cs="Arial"/>
                <w:sz w:val="18"/>
              </w:rPr>
              <w:t xml:space="preserve">   Text Content</w:t>
            </w:r>
          </w:p>
        </w:tc>
        <w:tc>
          <w:tcPr>
            <w:tcW w:w="833" w:type="pct"/>
            <w:gridSpan w:val="2"/>
            <w:shd w:val="clear" w:color="auto" w:fill="auto"/>
          </w:tcPr>
          <w:p w14:paraId="1E24BD9B" w14:textId="77777777" w:rsidR="00165A0C" w:rsidRPr="00165A0C" w:rsidRDefault="00165A0C" w:rsidP="00165A0C">
            <w:pPr>
              <w:spacing w:before="120" w:after="120"/>
              <w:rPr>
                <w:rFonts w:cs="Arial"/>
                <w:sz w:val="18"/>
              </w:rPr>
            </w:pPr>
          </w:p>
        </w:tc>
        <w:tc>
          <w:tcPr>
            <w:tcW w:w="1249" w:type="pct"/>
            <w:gridSpan w:val="4"/>
            <w:shd w:val="clear" w:color="auto" w:fill="auto"/>
          </w:tcPr>
          <w:p w14:paraId="028AB2D0" w14:textId="77777777" w:rsidR="00165A0C" w:rsidRPr="00165A0C" w:rsidRDefault="00165A0C" w:rsidP="00165A0C">
            <w:pPr>
              <w:spacing w:before="120" w:after="120"/>
              <w:rPr>
                <w:rFonts w:cs="Arial"/>
                <w:sz w:val="18"/>
              </w:rPr>
            </w:pPr>
          </w:p>
        </w:tc>
        <w:tc>
          <w:tcPr>
            <w:tcW w:w="418" w:type="pct"/>
            <w:gridSpan w:val="2"/>
            <w:shd w:val="clear" w:color="auto" w:fill="auto"/>
          </w:tcPr>
          <w:p w14:paraId="1DFA7E53" w14:textId="77777777" w:rsidR="00165A0C" w:rsidRPr="00165A0C" w:rsidRDefault="00165A0C" w:rsidP="00165A0C">
            <w:pPr>
              <w:spacing w:before="120" w:after="120"/>
              <w:rPr>
                <w:rFonts w:cs="Arial"/>
                <w:sz w:val="18"/>
              </w:rPr>
            </w:pPr>
            <w:r w:rsidRPr="00165A0C">
              <w:rPr>
                <w:rFonts w:cs="Arial"/>
                <w:sz w:val="18"/>
              </w:rPr>
              <w:t>(S) C</w:t>
            </w:r>
          </w:p>
        </w:tc>
        <w:tc>
          <w:tcPr>
            <w:tcW w:w="835" w:type="pct"/>
            <w:gridSpan w:val="2"/>
            <w:shd w:val="clear" w:color="auto" w:fill="auto"/>
          </w:tcPr>
          <w:p w14:paraId="2DCD08CD" w14:textId="77777777" w:rsidR="00165A0C" w:rsidRPr="00165A0C" w:rsidRDefault="00165A0C" w:rsidP="00165A0C">
            <w:pPr>
              <w:spacing w:before="120" w:after="120"/>
              <w:rPr>
                <w:rFonts w:cs="Arial"/>
                <w:sz w:val="18"/>
              </w:rPr>
            </w:pPr>
            <w:r w:rsidRPr="00165A0C">
              <w:rPr>
                <w:rFonts w:cs="Arial"/>
                <w:sz w:val="18"/>
              </w:rPr>
              <w:t>1, *</w:t>
            </w:r>
          </w:p>
        </w:tc>
      </w:tr>
      <w:tr w:rsidR="00165A0C" w:rsidRPr="00165A0C" w14:paraId="4E22D9FE" w14:textId="77777777" w:rsidTr="00E7136E">
        <w:tc>
          <w:tcPr>
            <w:tcW w:w="1665" w:type="pct"/>
            <w:gridSpan w:val="4"/>
            <w:shd w:val="clear" w:color="auto" w:fill="auto"/>
          </w:tcPr>
          <w:p w14:paraId="3E316419" w14:textId="77777777" w:rsidR="00165A0C" w:rsidRPr="00165A0C" w:rsidRDefault="00165A0C" w:rsidP="00165A0C">
            <w:pPr>
              <w:spacing w:before="120" w:after="120"/>
              <w:rPr>
                <w:rFonts w:cs="Arial"/>
                <w:sz w:val="18"/>
              </w:rPr>
            </w:pPr>
            <w:r w:rsidRPr="00165A0C">
              <w:rPr>
                <w:rFonts w:cs="Arial"/>
                <w:sz w:val="18"/>
              </w:rPr>
              <w:t xml:space="preserve">      Category of text</w:t>
            </w:r>
          </w:p>
        </w:tc>
        <w:tc>
          <w:tcPr>
            <w:tcW w:w="833" w:type="pct"/>
            <w:gridSpan w:val="2"/>
            <w:shd w:val="clear" w:color="auto" w:fill="auto"/>
          </w:tcPr>
          <w:p w14:paraId="07D9E488" w14:textId="77777777" w:rsidR="00165A0C" w:rsidRPr="00165A0C" w:rsidRDefault="00165A0C" w:rsidP="00165A0C">
            <w:pPr>
              <w:spacing w:before="120" w:after="120"/>
              <w:rPr>
                <w:rFonts w:cs="Arial"/>
                <w:sz w:val="18"/>
              </w:rPr>
            </w:pPr>
          </w:p>
        </w:tc>
        <w:tc>
          <w:tcPr>
            <w:tcW w:w="1249" w:type="pct"/>
            <w:gridSpan w:val="4"/>
            <w:shd w:val="clear" w:color="auto" w:fill="auto"/>
          </w:tcPr>
          <w:p w14:paraId="4D20F9E4" w14:textId="77777777" w:rsidR="00165A0C" w:rsidRPr="00165A0C" w:rsidRDefault="00165A0C" w:rsidP="00165A0C">
            <w:pPr>
              <w:spacing w:before="120" w:after="120"/>
              <w:rPr>
                <w:rFonts w:cs="Arial"/>
                <w:sz w:val="18"/>
              </w:rPr>
            </w:pPr>
            <w:r w:rsidRPr="00165A0C">
              <w:rPr>
                <w:rFonts w:cs="Arial"/>
                <w:sz w:val="18"/>
              </w:rPr>
              <w:t>1 : Abstract or Summary</w:t>
            </w:r>
          </w:p>
          <w:p w14:paraId="051F7A6C" w14:textId="77777777" w:rsidR="00165A0C" w:rsidRPr="00165A0C" w:rsidRDefault="00165A0C" w:rsidP="00165A0C">
            <w:pPr>
              <w:spacing w:before="120" w:after="120"/>
              <w:rPr>
                <w:rFonts w:cs="Arial"/>
                <w:sz w:val="18"/>
              </w:rPr>
            </w:pPr>
            <w:r w:rsidRPr="00165A0C">
              <w:rPr>
                <w:rFonts w:cs="Arial"/>
                <w:sz w:val="18"/>
              </w:rPr>
              <w:t>2 : Extract</w:t>
            </w:r>
          </w:p>
          <w:p w14:paraId="23A82580" w14:textId="77777777" w:rsidR="00165A0C" w:rsidRPr="00165A0C" w:rsidRDefault="00165A0C" w:rsidP="00165A0C">
            <w:pPr>
              <w:spacing w:before="120" w:after="120"/>
              <w:rPr>
                <w:rFonts w:cs="Arial"/>
                <w:sz w:val="18"/>
              </w:rPr>
            </w:pPr>
            <w:r w:rsidRPr="00165A0C">
              <w:rPr>
                <w:rFonts w:cs="Arial"/>
                <w:sz w:val="18"/>
              </w:rPr>
              <w:t>3 : Full Text</w:t>
            </w:r>
          </w:p>
        </w:tc>
        <w:tc>
          <w:tcPr>
            <w:tcW w:w="418" w:type="pct"/>
            <w:gridSpan w:val="2"/>
            <w:shd w:val="clear" w:color="auto" w:fill="auto"/>
          </w:tcPr>
          <w:p w14:paraId="04B3760C" w14:textId="77777777" w:rsidR="00165A0C" w:rsidRPr="00165A0C" w:rsidRDefault="00165A0C" w:rsidP="00165A0C">
            <w:pPr>
              <w:spacing w:before="120" w:after="120"/>
              <w:rPr>
                <w:rFonts w:cs="Arial"/>
                <w:sz w:val="18"/>
              </w:rPr>
            </w:pPr>
            <w:r w:rsidRPr="00165A0C">
              <w:rPr>
                <w:rFonts w:cs="Arial"/>
                <w:sz w:val="18"/>
              </w:rPr>
              <w:t>(S) EN</w:t>
            </w:r>
          </w:p>
        </w:tc>
        <w:tc>
          <w:tcPr>
            <w:tcW w:w="835" w:type="pct"/>
            <w:gridSpan w:val="2"/>
            <w:shd w:val="clear" w:color="auto" w:fill="auto"/>
          </w:tcPr>
          <w:p w14:paraId="73C455F7"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1F93FF1" w14:textId="77777777" w:rsidTr="00E7136E">
        <w:tc>
          <w:tcPr>
            <w:tcW w:w="1665" w:type="pct"/>
            <w:gridSpan w:val="4"/>
            <w:shd w:val="clear" w:color="auto" w:fill="auto"/>
          </w:tcPr>
          <w:p w14:paraId="2A11C974" w14:textId="77777777" w:rsidR="00165A0C" w:rsidRPr="00165A0C" w:rsidRDefault="00165A0C" w:rsidP="00165A0C">
            <w:pPr>
              <w:spacing w:before="120" w:after="120"/>
              <w:rPr>
                <w:rFonts w:cs="Arial"/>
                <w:sz w:val="18"/>
              </w:rPr>
            </w:pPr>
            <w:r w:rsidRPr="00165A0C">
              <w:rPr>
                <w:rFonts w:cs="Arial"/>
                <w:sz w:val="18"/>
              </w:rPr>
              <w:t xml:space="preserve">      Information</w:t>
            </w:r>
          </w:p>
        </w:tc>
        <w:tc>
          <w:tcPr>
            <w:tcW w:w="833" w:type="pct"/>
            <w:gridSpan w:val="2"/>
            <w:shd w:val="clear" w:color="auto" w:fill="auto"/>
          </w:tcPr>
          <w:p w14:paraId="076A3B5D" w14:textId="77777777" w:rsidR="00165A0C" w:rsidRPr="00165A0C" w:rsidRDefault="00165A0C" w:rsidP="00165A0C">
            <w:pPr>
              <w:spacing w:before="120" w:after="120"/>
              <w:rPr>
                <w:rFonts w:cs="Arial"/>
                <w:sz w:val="18"/>
              </w:rPr>
            </w:pPr>
          </w:p>
        </w:tc>
        <w:tc>
          <w:tcPr>
            <w:tcW w:w="1249" w:type="pct"/>
            <w:gridSpan w:val="4"/>
            <w:shd w:val="clear" w:color="auto" w:fill="auto"/>
          </w:tcPr>
          <w:p w14:paraId="1174188F" w14:textId="77777777" w:rsidR="00165A0C" w:rsidRPr="00165A0C" w:rsidRDefault="00165A0C" w:rsidP="00165A0C">
            <w:pPr>
              <w:spacing w:before="120" w:after="120"/>
              <w:rPr>
                <w:rFonts w:cs="Arial"/>
                <w:sz w:val="18"/>
              </w:rPr>
            </w:pPr>
          </w:p>
        </w:tc>
        <w:tc>
          <w:tcPr>
            <w:tcW w:w="418" w:type="pct"/>
            <w:gridSpan w:val="2"/>
            <w:shd w:val="clear" w:color="auto" w:fill="auto"/>
          </w:tcPr>
          <w:p w14:paraId="2DDEDB26" w14:textId="77777777" w:rsidR="00165A0C" w:rsidRPr="00165A0C" w:rsidRDefault="00165A0C" w:rsidP="00165A0C">
            <w:pPr>
              <w:spacing w:before="120" w:after="120"/>
              <w:rPr>
                <w:rFonts w:cs="Arial"/>
                <w:sz w:val="18"/>
              </w:rPr>
            </w:pPr>
            <w:r w:rsidRPr="00165A0C">
              <w:rPr>
                <w:rFonts w:cs="Arial"/>
                <w:sz w:val="18"/>
              </w:rPr>
              <w:t>(S) C</w:t>
            </w:r>
          </w:p>
        </w:tc>
        <w:tc>
          <w:tcPr>
            <w:tcW w:w="835" w:type="pct"/>
            <w:gridSpan w:val="2"/>
            <w:shd w:val="clear" w:color="auto" w:fill="auto"/>
          </w:tcPr>
          <w:p w14:paraId="598A194B"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3DC5097E" w14:textId="77777777" w:rsidTr="00E7136E">
        <w:tc>
          <w:tcPr>
            <w:tcW w:w="1665" w:type="pct"/>
            <w:gridSpan w:val="4"/>
            <w:shd w:val="clear" w:color="auto" w:fill="auto"/>
          </w:tcPr>
          <w:p w14:paraId="7216D764" w14:textId="77777777" w:rsidR="00165A0C" w:rsidRPr="00165A0C" w:rsidRDefault="00165A0C" w:rsidP="00165A0C">
            <w:pPr>
              <w:spacing w:before="120" w:after="120"/>
              <w:rPr>
                <w:rFonts w:cs="Arial"/>
                <w:sz w:val="18"/>
              </w:rPr>
            </w:pPr>
            <w:r w:rsidRPr="00165A0C">
              <w:rPr>
                <w:rFonts w:cs="Arial"/>
                <w:sz w:val="18"/>
              </w:rPr>
              <w:lastRenderedPageBreak/>
              <w:t xml:space="preserve">         File Locator</w:t>
            </w:r>
          </w:p>
        </w:tc>
        <w:tc>
          <w:tcPr>
            <w:tcW w:w="833" w:type="pct"/>
            <w:gridSpan w:val="2"/>
            <w:shd w:val="clear" w:color="auto" w:fill="auto"/>
          </w:tcPr>
          <w:p w14:paraId="7152052C" w14:textId="77777777" w:rsidR="00165A0C" w:rsidRPr="00165A0C" w:rsidRDefault="00165A0C" w:rsidP="00165A0C">
            <w:pPr>
              <w:spacing w:before="120" w:after="120"/>
              <w:rPr>
                <w:rFonts w:cs="Arial"/>
                <w:sz w:val="18"/>
              </w:rPr>
            </w:pPr>
          </w:p>
        </w:tc>
        <w:tc>
          <w:tcPr>
            <w:tcW w:w="1249" w:type="pct"/>
            <w:gridSpan w:val="4"/>
            <w:shd w:val="clear" w:color="auto" w:fill="auto"/>
          </w:tcPr>
          <w:p w14:paraId="729D4DE9" w14:textId="77777777" w:rsidR="00165A0C" w:rsidRPr="00165A0C" w:rsidRDefault="00165A0C" w:rsidP="00165A0C">
            <w:pPr>
              <w:spacing w:before="120" w:after="120"/>
              <w:rPr>
                <w:rFonts w:cs="Arial"/>
                <w:sz w:val="18"/>
              </w:rPr>
            </w:pPr>
          </w:p>
        </w:tc>
        <w:tc>
          <w:tcPr>
            <w:tcW w:w="418" w:type="pct"/>
            <w:gridSpan w:val="2"/>
            <w:shd w:val="clear" w:color="auto" w:fill="auto"/>
          </w:tcPr>
          <w:p w14:paraId="17C2D743"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28C8E34F"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B6AC687" w14:textId="77777777" w:rsidTr="00E7136E">
        <w:tc>
          <w:tcPr>
            <w:tcW w:w="1665" w:type="pct"/>
            <w:gridSpan w:val="4"/>
            <w:shd w:val="clear" w:color="auto" w:fill="auto"/>
          </w:tcPr>
          <w:p w14:paraId="4B09FEAA" w14:textId="77777777" w:rsidR="00165A0C" w:rsidRPr="00165A0C" w:rsidRDefault="00165A0C" w:rsidP="00165A0C">
            <w:pPr>
              <w:spacing w:before="120" w:after="120"/>
              <w:rPr>
                <w:rFonts w:cs="Arial"/>
                <w:sz w:val="18"/>
              </w:rPr>
            </w:pPr>
            <w:r w:rsidRPr="00165A0C">
              <w:rPr>
                <w:rFonts w:cs="Arial"/>
                <w:sz w:val="18"/>
              </w:rPr>
              <w:t xml:space="preserve">         File Reference</w:t>
            </w:r>
          </w:p>
        </w:tc>
        <w:tc>
          <w:tcPr>
            <w:tcW w:w="833" w:type="pct"/>
            <w:gridSpan w:val="2"/>
            <w:shd w:val="clear" w:color="auto" w:fill="auto"/>
          </w:tcPr>
          <w:p w14:paraId="597B9C11" w14:textId="77777777" w:rsidR="00165A0C" w:rsidRPr="00165A0C" w:rsidRDefault="00165A0C" w:rsidP="00165A0C">
            <w:pPr>
              <w:spacing w:before="120" w:after="120"/>
              <w:rPr>
                <w:rFonts w:cs="Arial"/>
                <w:sz w:val="18"/>
              </w:rPr>
            </w:pPr>
            <w:r w:rsidRPr="00165A0C">
              <w:rPr>
                <w:rFonts w:cs="Arial"/>
                <w:sz w:val="18"/>
              </w:rPr>
              <w:t>(TXTDSC)</w:t>
            </w:r>
          </w:p>
        </w:tc>
        <w:tc>
          <w:tcPr>
            <w:tcW w:w="1249" w:type="pct"/>
            <w:gridSpan w:val="4"/>
            <w:shd w:val="clear" w:color="auto" w:fill="auto"/>
          </w:tcPr>
          <w:p w14:paraId="761F2FFC" w14:textId="77777777" w:rsidR="00165A0C" w:rsidRPr="00165A0C" w:rsidRDefault="00165A0C" w:rsidP="00165A0C">
            <w:pPr>
              <w:spacing w:before="120" w:after="120"/>
              <w:rPr>
                <w:rFonts w:cs="Arial"/>
                <w:sz w:val="18"/>
              </w:rPr>
            </w:pPr>
          </w:p>
        </w:tc>
        <w:tc>
          <w:tcPr>
            <w:tcW w:w="418" w:type="pct"/>
            <w:gridSpan w:val="2"/>
            <w:shd w:val="clear" w:color="auto" w:fill="auto"/>
          </w:tcPr>
          <w:p w14:paraId="2580C166"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57881A6E"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6FDC289" w14:textId="77777777" w:rsidTr="00E7136E">
        <w:tc>
          <w:tcPr>
            <w:tcW w:w="1665" w:type="pct"/>
            <w:gridSpan w:val="4"/>
            <w:shd w:val="clear" w:color="auto" w:fill="auto"/>
          </w:tcPr>
          <w:p w14:paraId="6A4EF757" w14:textId="77777777" w:rsidR="00165A0C" w:rsidRPr="00165A0C" w:rsidRDefault="00165A0C" w:rsidP="00165A0C">
            <w:pPr>
              <w:spacing w:before="120" w:after="120"/>
              <w:rPr>
                <w:rFonts w:cs="Arial"/>
                <w:sz w:val="18"/>
              </w:rPr>
            </w:pPr>
            <w:r w:rsidRPr="00165A0C">
              <w:rPr>
                <w:rFonts w:cs="Arial"/>
                <w:sz w:val="18"/>
              </w:rPr>
              <w:t xml:space="preserve">         Headline</w:t>
            </w:r>
          </w:p>
        </w:tc>
        <w:tc>
          <w:tcPr>
            <w:tcW w:w="833" w:type="pct"/>
            <w:gridSpan w:val="2"/>
            <w:shd w:val="clear" w:color="auto" w:fill="auto"/>
          </w:tcPr>
          <w:p w14:paraId="7273BDB0" w14:textId="77777777" w:rsidR="00165A0C" w:rsidRPr="00165A0C" w:rsidRDefault="00165A0C" w:rsidP="00165A0C">
            <w:pPr>
              <w:spacing w:before="120" w:after="120"/>
              <w:rPr>
                <w:rFonts w:cs="Arial"/>
                <w:sz w:val="18"/>
              </w:rPr>
            </w:pPr>
          </w:p>
        </w:tc>
        <w:tc>
          <w:tcPr>
            <w:tcW w:w="1249" w:type="pct"/>
            <w:gridSpan w:val="4"/>
            <w:shd w:val="clear" w:color="auto" w:fill="auto"/>
          </w:tcPr>
          <w:p w14:paraId="5D40F728" w14:textId="77777777" w:rsidR="00165A0C" w:rsidRPr="00165A0C" w:rsidRDefault="00165A0C" w:rsidP="00165A0C">
            <w:pPr>
              <w:spacing w:before="120" w:after="120"/>
              <w:rPr>
                <w:rFonts w:cs="Arial"/>
                <w:sz w:val="18"/>
              </w:rPr>
            </w:pPr>
          </w:p>
        </w:tc>
        <w:tc>
          <w:tcPr>
            <w:tcW w:w="418" w:type="pct"/>
            <w:gridSpan w:val="2"/>
            <w:shd w:val="clear" w:color="auto" w:fill="auto"/>
          </w:tcPr>
          <w:p w14:paraId="20569ADE"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357FE840" w14:textId="77777777" w:rsidR="00165A0C" w:rsidRPr="00165A0C" w:rsidRDefault="00165A0C" w:rsidP="00165A0C">
            <w:pPr>
              <w:spacing w:before="120" w:after="120"/>
              <w:rPr>
                <w:rFonts w:cs="Arial"/>
                <w:sz w:val="18"/>
              </w:rPr>
            </w:pPr>
            <w:r w:rsidRPr="00165A0C">
              <w:rPr>
                <w:rFonts w:cs="Arial"/>
                <w:sz w:val="18"/>
              </w:rPr>
              <w:t>0, * (ordered)</w:t>
            </w:r>
          </w:p>
        </w:tc>
      </w:tr>
      <w:tr w:rsidR="00165A0C" w:rsidRPr="00165A0C" w14:paraId="6EB6129A" w14:textId="77777777" w:rsidTr="00E7136E">
        <w:tc>
          <w:tcPr>
            <w:tcW w:w="1665" w:type="pct"/>
            <w:gridSpan w:val="4"/>
            <w:shd w:val="clear" w:color="auto" w:fill="auto"/>
          </w:tcPr>
          <w:p w14:paraId="501CA8BB" w14:textId="77777777" w:rsidR="00165A0C" w:rsidRPr="00165A0C" w:rsidRDefault="00165A0C" w:rsidP="00165A0C">
            <w:pPr>
              <w:spacing w:before="120" w:after="120"/>
              <w:rPr>
                <w:rFonts w:cs="Arial"/>
                <w:sz w:val="18"/>
              </w:rPr>
            </w:pPr>
            <w:r w:rsidRPr="00165A0C">
              <w:rPr>
                <w:rFonts w:cs="Arial"/>
                <w:sz w:val="18"/>
              </w:rPr>
              <w:t xml:space="preserve">         Language</w:t>
            </w:r>
          </w:p>
        </w:tc>
        <w:tc>
          <w:tcPr>
            <w:tcW w:w="833" w:type="pct"/>
            <w:gridSpan w:val="2"/>
            <w:shd w:val="clear" w:color="auto" w:fill="auto"/>
          </w:tcPr>
          <w:p w14:paraId="7681F927" w14:textId="77777777" w:rsidR="00165A0C" w:rsidRPr="00165A0C" w:rsidRDefault="00165A0C" w:rsidP="00165A0C">
            <w:pPr>
              <w:spacing w:before="120" w:after="120"/>
              <w:rPr>
                <w:rFonts w:cs="Arial"/>
                <w:sz w:val="18"/>
              </w:rPr>
            </w:pPr>
          </w:p>
        </w:tc>
        <w:tc>
          <w:tcPr>
            <w:tcW w:w="1249" w:type="pct"/>
            <w:gridSpan w:val="4"/>
            <w:shd w:val="clear" w:color="auto" w:fill="auto"/>
          </w:tcPr>
          <w:p w14:paraId="73404A98" w14:textId="77777777" w:rsidR="00165A0C" w:rsidRPr="00165A0C" w:rsidRDefault="00165A0C" w:rsidP="00165A0C">
            <w:pPr>
              <w:spacing w:before="120" w:after="120"/>
              <w:rPr>
                <w:rFonts w:cs="Arial"/>
                <w:sz w:val="18"/>
              </w:rPr>
            </w:pPr>
          </w:p>
        </w:tc>
        <w:tc>
          <w:tcPr>
            <w:tcW w:w="418" w:type="pct"/>
            <w:gridSpan w:val="2"/>
            <w:shd w:val="clear" w:color="auto" w:fill="auto"/>
          </w:tcPr>
          <w:p w14:paraId="047AAC1F"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7129E153"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9149889" w14:textId="77777777" w:rsidTr="00E7136E">
        <w:tc>
          <w:tcPr>
            <w:tcW w:w="1665" w:type="pct"/>
            <w:gridSpan w:val="4"/>
            <w:shd w:val="clear" w:color="auto" w:fill="auto"/>
          </w:tcPr>
          <w:p w14:paraId="59F49C0C" w14:textId="77777777" w:rsidR="00165A0C" w:rsidRPr="00165A0C" w:rsidRDefault="00165A0C" w:rsidP="00165A0C">
            <w:pPr>
              <w:spacing w:before="120" w:after="120"/>
              <w:rPr>
                <w:rFonts w:cs="Arial"/>
                <w:sz w:val="18"/>
              </w:rPr>
            </w:pPr>
            <w:r w:rsidRPr="00165A0C">
              <w:rPr>
                <w:rFonts w:cs="Arial"/>
                <w:sz w:val="18"/>
              </w:rPr>
              <w:t xml:space="preserve">         Text</w:t>
            </w:r>
          </w:p>
        </w:tc>
        <w:tc>
          <w:tcPr>
            <w:tcW w:w="833" w:type="pct"/>
            <w:gridSpan w:val="2"/>
            <w:shd w:val="clear" w:color="auto" w:fill="auto"/>
          </w:tcPr>
          <w:p w14:paraId="18136D2D" w14:textId="77777777" w:rsidR="00165A0C" w:rsidRPr="00165A0C" w:rsidRDefault="00165A0C" w:rsidP="00165A0C">
            <w:pPr>
              <w:spacing w:before="120" w:after="120"/>
              <w:rPr>
                <w:rFonts w:cs="Arial"/>
                <w:sz w:val="18"/>
              </w:rPr>
            </w:pPr>
            <w:r w:rsidRPr="00165A0C">
              <w:rPr>
                <w:rFonts w:cs="Arial"/>
                <w:sz w:val="18"/>
              </w:rPr>
              <w:t>(INFORM)</w:t>
            </w:r>
          </w:p>
          <w:p w14:paraId="3C5011A4" w14:textId="77777777" w:rsidR="00165A0C" w:rsidRPr="00165A0C" w:rsidRDefault="00165A0C" w:rsidP="00165A0C">
            <w:pPr>
              <w:spacing w:before="120" w:after="120"/>
              <w:rPr>
                <w:rFonts w:cs="Arial"/>
                <w:sz w:val="18"/>
              </w:rPr>
            </w:pPr>
            <w:r w:rsidRPr="00165A0C">
              <w:rPr>
                <w:rFonts w:cs="Arial"/>
                <w:sz w:val="18"/>
              </w:rPr>
              <w:t>(NINFOM)</w:t>
            </w:r>
          </w:p>
        </w:tc>
        <w:tc>
          <w:tcPr>
            <w:tcW w:w="1249" w:type="pct"/>
            <w:gridSpan w:val="4"/>
            <w:shd w:val="clear" w:color="auto" w:fill="auto"/>
          </w:tcPr>
          <w:p w14:paraId="66C1A68E" w14:textId="77777777" w:rsidR="00165A0C" w:rsidRPr="00165A0C" w:rsidRDefault="00165A0C" w:rsidP="00165A0C">
            <w:pPr>
              <w:spacing w:before="120" w:after="120"/>
              <w:rPr>
                <w:rFonts w:cs="Arial"/>
                <w:sz w:val="18"/>
              </w:rPr>
            </w:pPr>
          </w:p>
        </w:tc>
        <w:tc>
          <w:tcPr>
            <w:tcW w:w="418" w:type="pct"/>
            <w:gridSpan w:val="2"/>
            <w:shd w:val="clear" w:color="auto" w:fill="auto"/>
          </w:tcPr>
          <w:p w14:paraId="2E1F7798"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083BCC2D"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BE77F4F" w14:textId="77777777" w:rsidTr="00E7136E">
        <w:tc>
          <w:tcPr>
            <w:tcW w:w="1665" w:type="pct"/>
            <w:gridSpan w:val="4"/>
            <w:shd w:val="clear" w:color="auto" w:fill="auto"/>
          </w:tcPr>
          <w:p w14:paraId="262CB6D5" w14:textId="77777777" w:rsidR="00165A0C" w:rsidRPr="00165A0C" w:rsidRDefault="00165A0C" w:rsidP="00165A0C">
            <w:pPr>
              <w:spacing w:before="120" w:after="120"/>
              <w:rPr>
                <w:rFonts w:cs="Arial"/>
                <w:sz w:val="18"/>
              </w:rPr>
            </w:pPr>
            <w:r w:rsidRPr="00165A0C">
              <w:rPr>
                <w:rFonts w:cs="Arial"/>
                <w:sz w:val="18"/>
              </w:rPr>
              <w:t xml:space="preserve">      Online Resource</w:t>
            </w:r>
          </w:p>
        </w:tc>
        <w:tc>
          <w:tcPr>
            <w:tcW w:w="833" w:type="pct"/>
            <w:gridSpan w:val="2"/>
            <w:shd w:val="clear" w:color="auto" w:fill="auto"/>
          </w:tcPr>
          <w:p w14:paraId="1C6ED4FC" w14:textId="77777777" w:rsidR="00165A0C" w:rsidRPr="00165A0C" w:rsidRDefault="00165A0C" w:rsidP="00165A0C">
            <w:pPr>
              <w:spacing w:before="120" w:after="120"/>
              <w:rPr>
                <w:rFonts w:cs="Arial"/>
                <w:sz w:val="18"/>
              </w:rPr>
            </w:pPr>
          </w:p>
        </w:tc>
        <w:tc>
          <w:tcPr>
            <w:tcW w:w="1249" w:type="pct"/>
            <w:gridSpan w:val="4"/>
            <w:shd w:val="clear" w:color="auto" w:fill="auto"/>
          </w:tcPr>
          <w:p w14:paraId="62ED8596" w14:textId="77777777" w:rsidR="00165A0C" w:rsidRPr="00165A0C" w:rsidRDefault="00165A0C" w:rsidP="00165A0C">
            <w:pPr>
              <w:spacing w:before="120" w:after="120"/>
              <w:rPr>
                <w:rFonts w:cs="Arial"/>
                <w:sz w:val="18"/>
              </w:rPr>
            </w:pPr>
          </w:p>
        </w:tc>
        <w:tc>
          <w:tcPr>
            <w:tcW w:w="418" w:type="pct"/>
            <w:gridSpan w:val="2"/>
            <w:shd w:val="clear" w:color="auto" w:fill="auto"/>
          </w:tcPr>
          <w:p w14:paraId="4D2AB49E" w14:textId="77777777" w:rsidR="00165A0C" w:rsidRPr="00165A0C" w:rsidRDefault="00165A0C" w:rsidP="00165A0C">
            <w:pPr>
              <w:spacing w:before="120" w:after="120"/>
              <w:rPr>
                <w:rFonts w:cs="Arial"/>
                <w:sz w:val="18"/>
              </w:rPr>
            </w:pPr>
            <w:r w:rsidRPr="00165A0C">
              <w:rPr>
                <w:rFonts w:cs="Arial"/>
                <w:sz w:val="18"/>
              </w:rPr>
              <w:t>(S) C</w:t>
            </w:r>
          </w:p>
        </w:tc>
        <w:tc>
          <w:tcPr>
            <w:tcW w:w="835" w:type="pct"/>
            <w:gridSpan w:val="2"/>
            <w:shd w:val="clear" w:color="auto" w:fill="auto"/>
          </w:tcPr>
          <w:p w14:paraId="7A5FE52A"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956D88B" w14:textId="77777777" w:rsidTr="00E7136E">
        <w:tc>
          <w:tcPr>
            <w:tcW w:w="1665" w:type="pct"/>
            <w:gridSpan w:val="4"/>
            <w:shd w:val="clear" w:color="auto" w:fill="auto"/>
          </w:tcPr>
          <w:p w14:paraId="0B0BC7B4" w14:textId="77777777" w:rsidR="00165A0C" w:rsidRPr="00165A0C" w:rsidRDefault="00165A0C" w:rsidP="00165A0C">
            <w:pPr>
              <w:spacing w:before="120" w:after="120"/>
              <w:rPr>
                <w:rFonts w:cs="Arial"/>
                <w:sz w:val="18"/>
              </w:rPr>
            </w:pPr>
            <w:r w:rsidRPr="00165A0C">
              <w:rPr>
                <w:rFonts w:cs="Arial"/>
                <w:sz w:val="18"/>
              </w:rPr>
              <w:t xml:space="preserve">         Online Resource Linkage URL</w:t>
            </w:r>
          </w:p>
        </w:tc>
        <w:tc>
          <w:tcPr>
            <w:tcW w:w="833" w:type="pct"/>
            <w:gridSpan w:val="2"/>
            <w:shd w:val="clear" w:color="auto" w:fill="auto"/>
          </w:tcPr>
          <w:p w14:paraId="5DF8FB3D" w14:textId="77777777" w:rsidR="00165A0C" w:rsidRPr="00165A0C" w:rsidRDefault="00165A0C" w:rsidP="00165A0C">
            <w:pPr>
              <w:spacing w:before="120" w:after="120"/>
              <w:rPr>
                <w:rFonts w:cs="Arial"/>
                <w:sz w:val="18"/>
              </w:rPr>
            </w:pPr>
          </w:p>
        </w:tc>
        <w:tc>
          <w:tcPr>
            <w:tcW w:w="1249" w:type="pct"/>
            <w:gridSpan w:val="4"/>
            <w:shd w:val="clear" w:color="auto" w:fill="auto"/>
          </w:tcPr>
          <w:p w14:paraId="33CB2B80" w14:textId="77777777" w:rsidR="00165A0C" w:rsidRPr="00165A0C" w:rsidRDefault="00165A0C" w:rsidP="00165A0C">
            <w:pPr>
              <w:spacing w:before="120" w:after="120"/>
              <w:rPr>
                <w:rFonts w:cs="Arial"/>
                <w:sz w:val="18"/>
              </w:rPr>
            </w:pPr>
          </w:p>
        </w:tc>
        <w:tc>
          <w:tcPr>
            <w:tcW w:w="418" w:type="pct"/>
            <w:gridSpan w:val="2"/>
            <w:shd w:val="clear" w:color="auto" w:fill="auto"/>
          </w:tcPr>
          <w:p w14:paraId="1450AD43" w14:textId="77777777" w:rsidR="00165A0C" w:rsidRPr="00165A0C" w:rsidRDefault="00165A0C" w:rsidP="00165A0C">
            <w:pPr>
              <w:spacing w:before="120" w:after="120"/>
              <w:rPr>
                <w:rFonts w:cs="Arial"/>
                <w:sz w:val="18"/>
              </w:rPr>
            </w:pPr>
            <w:r w:rsidRPr="00165A0C">
              <w:rPr>
                <w:rFonts w:cs="Arial"/>
                <w:sz w:val="18"/>
              </w:rPr>
              <w:t>(S) UL</w:t>
            </w:r>
          </w:p>
        </w:tc>
        <w:tc>
          <w:tcPr>
            <w:tcW w:w="835" w:type="pct"/>
            <w:gridSpan w:val="2"/>
            <w:shd w:val="clear" w:color="auto" w:fill="auto"/>
          </w:tcPr>
          <w:p w14:paraId="76139C0F"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6B25BE0E" w14:textId="77777777" w:rsidTr="00E7136E">
        <w:tc>
          <w:tcPr>
            <w:tcW w:w="1665" w:type="pct"/>
            <w:gridSpan w:val="4"/>
            <w:shd w:val="clear" w:color="auto" w:fill="auto"/>
          </w:tcPr>
          <w:p w14:paraId="43BE3851" w14:textId="77777777" w:rsidR="00165A0C" w:rsidRPr="00165A0C" w:rsidRDefault="00165A0C" w:rsidP="00165A0C">
            <w:pPr>
              <w:spacing w:before="120" w:after="120"/>
              <w:rPr>
                <w:rFonts w:cs="Arial"/>
                <w:sz w:val="18"/>
              </w:rPr>
            </w:pPr>
            <w:r w:rsidRPr="00165A0C">
              <w:rPr>
                <w:rFonts w:cs="Arial"/>
                <w:sz w:val="18"/>
              </w:rPr>
              <w:t xml:space="preserve">         Protocol</w:t>
            </w:r>
          </w:p>
        </w:tc>
        <w:tc>
          <w:tcPr>
            <w:tcW w:w="833" w:type="pct"/>
            <w:gridSpan w:val="2"/>
            <w:shd w:val="clear" w:color="auto" w:fill="auto"/>
          </w:tcPr>
          <w:p w14:paraId="738363DF" w14:textId="77777777" w:rsidR="00165A0C" w:rsidRPr="00165A0C" w:rsidRDefault="00165A0C" w:rsidP="00165A0C">
            <w:pPr>
              <w:spacing w:before="120" w:after="120"/>
              <w:rPr>
                <w:rFonts w:cs="Arial"/>
                <w:sz w:val="18"/>
              </w:rPr>
            </w:pPr>
          </w:p>
        </w:tc>
        <w:tc>
          <w:tcPr>
            <w:tcW w:w="1249" w:type="pct"/>
            <w:gridSpan w:val="4"/>
            <w:shd w:val="clear" w:color="auto" w:fill="auto"/>
          </w:tcPr>
          <w:p w14:paraId="129B6A29" w14:textId="77777777" w:rsidR="00165A0C" w:rsidRPr="00165A0C" w:rsidRDefault="00165A0C" w:rsidP="00165A0C">
            <w:pPr>
              <w:spacing w:before="120" w:after="120"/>
              <w:rPr>
                <w:rFonts w:cs="Arial"/>
                <w:sz w:val="18"/>
              </w:rPr>
            </w:pPr>
          </w:p>
        </w:tc>
        <w:tc>
          <w:tcPr>
            <w:tcW w:w="418" w:type="pct"/>
            <w:gridSpan w:val="2"/>
            <w:shd w:val="clear" w:color="auto" w:fill="auto"/>
          </w:tcPr>
          <w:p w14:paraId="6F445C04"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2C8AFD57"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219043F" w14:textId="77777777" w:rsidTr="00E7136E">
        <w:tc>
          <w:tcPr>
            <w:tcW w:w="1665" w:type="pct"/>
            <w:gridSpan w:val="4"/>
            <w:shd w:val="clear" w:color="auto" w:fill="auto"/>
          </w:tcPr>
          <w:p w14:paraId="21F91BEB" w14:textId="77777777" w:rsidR="00165A0C" w:rsidRPr="00165A0C" w:rsidRDefault="00165A0C" w:rsidP="00165A0C">
            <w:pPr>
              <w:spacing w:before="120" w:after="120"/>
              <w:rPr>
                <w:rFonts w:cs="Arial"/>
                <w:sz w:val="18"/>
              </w:rPr>
            </w:pPr>
            <w:r w:rsidRPr="00165A0C">
              <w:rPr>
                <w:rFonts w:cs="Arial"/>
                <w:sz w:val="18"/>
              </w:rPr>
              <w:t xml:space="preserve">         Application Profile</w:t>
            </w:r>
          </w:p>
        </w:tc>
        <w:tc>
          <w:tcPr>
            <w:tcW w:w="833" w:type="pct"/>
            <w:gridSpan w:val="2"/>
            <w:shd w:val="clear" w:color="auto" w:fill="auto"/>
          </w:tcPr>
          <w:p w14:paraId="6CB0D186" w14:textId="77777777" w:rsidR="00165A0C" w:rsidRPr="00165A0C" w:rsidRDefault="00165A0C" w:rsidP="00165A0C">
            <w:pPr>
              <w:spacing w:before="120" w:after="120"/>
              <w:rPr>
                <w:rFonts w:cs="Arial"/>
                <w:sz w:val="18"/>
              </w:rPr>
            </w:pPr>
          </w:p>
        </w:tc>
        <w:tc>
          <w:tcPr>
            <w:tcW w:w="1249" w:type="pct"/>
            <w:gridSpan w:val="4"/>
            <w:shd w:val="clear" w:color="auto" w:fill="auto"/>
          </w:tcPr>
          <w:p w14:paraId="5662E2A3" w14:textId="77777777" w:rsidR="00165A0C" w:rsidRPr="00165A0C" w:rsidRDefault="00165A0C" w:rsidP="00165A0C">
            <w:pPr>
              <w:spacing w:before="120" w:after="120"/>
              <w:rPr>
                <w:rFonts w:cs="Arial"/>
                <w:sz w:val="18"/>
              </w:rPr>
            </w:pPr>
          </w:p>
        </w:tc>
        <w:tc>
          <w:tcPr>
            <w:tcW w:w="418" w:type="pct"/>
            <w:gridSpan w:val="2"/>
            <w:shd w:val="clear" w:color="auto" w:fill="auto"/>
          </w:tcPr>
          <w:p w14:paraId="2A9D62DB"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72E624A7"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A669A88" w14:textId="77777777" w:rsidTr="00E7136E">
        <w:tc>
          <w:tcPr>
            <w:tcW w:w="1665" w:type="pct"/>
            <w:gridSpan w:val="4"/>
            <w:shd w:val="clear" w:color="auto" w:fill="auto"/>
          </w:tcPr>
          <w:p w14:paraId="14C495D1" w14:textId="77777777" w:rsidR="00165A0C" w:rsidRPr="00165A0C" w:rsidRDefault="00165A0C" w:rsidP="00165A0C">
            <w:pPr>
              <w:spacing w:before="120" w:after="120"/>
              <w:rPr>
                <w:rFonts w:cs="Arial"/>
                <w:sz w:val="18"/>
              </w:rPr>
            </w:pPr>
            <w:r w:rsidRPr="00165A0C">
              <w:rPr>
                <w:rFonts w:cs="Arial"/>
                <w:sz w:val="18"/>
              </w:rPr>
              <w:t xml:space="preserve">         Name of Resource</w:t>
            </w:r>
          </w:p>
        </w:tc>
        <w:tc>
          <w:tcPr>
            <w:tcW w:w="833" w:type="pct"/>
            <w:gridSpan w:val="2"/>
            <w:shd w:val="clear" w:color="auto" w:fill="auto"/>
          </w:tcPr>
          <w:p w14:paraId="54B43DDB" w14:textId="77777777" w:rsidR="00165A0C" w:rsidRPr="00165A0C" w:rsidRDefault="00165A0C" w:rsidP="00165A0C">
            <w:pPr>
              <w:spacing w:before="120" w:after="120"/>
              <w:rPr>
                <w:rFonts w:cs="Arial"/>
                <w:sz w:val="18"/>
              </w:rPr>
            </w:pPr>
          </w:p>
        </w:tc>
        <w:tc>
          <w:tcPr>
            <w:tcW w:w="1249" w:type="pct"/>
            <w:gridSpan w:val="4"/>
            <w:shd w:val="clear" w:color="auto" w:fill="auto"/>
          </w:tcPr>
          <w:p w14:paraId="21B5DD9E" w14:textId="77777777" w:rsidR="00165A0C" w:rsidRPr="00165A0C" w:rsidRDefault="00165A0C" w:rsidP="00165A0C">
            <w:pPr>
              <w:spacing w:before="120" w:after="120"/>
              <w:rPr>
                <w:rFonts w:cs="Arial"/>
                <w:sz w:val="18"/>
              </w:rPr>
            </w:pPr>
          </w:p>
        </w:tc>
        <w:tc>
          <w:tcPr>
            <w:tcW w:w="418" w:type="pct"/>
            <w:gridSpan w:val="2"/>
            <w:shd w:val="clear" w:color="auto" w:fill="auto"/>
          </w:tcPr>
          <w:p w14:paraId="5903AED1"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7D567F82"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687F33B" w14:textId="77777777" w:rsidTr="00E7136E">
        <w:tc>
          <w:tcPr>
            <w:tcW w:w="1665" w:type="pct"/>
            <w:gridSpan w:val="4"/>
            <w:shd w:val="clear" w:color="auto" w:fill="auto"/>
          </w:tcPr>
          <w:p w14:paraId="4D433A6F" w14:textId="77777777" w:rsidR="00165A0C" w:rsidRPr="00165A0C" w:rsidRDefault="00165A0C" w:rsidP="00165A0C">
            <w:pPr>
              <w:spacing w:before="120" w:after="120"/>
              <w:rPr>
                <w:rFonts w:cs="Arial"/>
                <w:sz w:val="18"/>
              </w:rPr>
            </w:pPr>
            <w:r w:rsidRPr="00165A0C">
              <w:rPr>
                <w:rFonts w:cs="Arial"/>
                <w:sz w:val="18"/>
              </w:rPr>
              <w:t xml:space="preserve">         Online Resource Description</w:t>
            </w:r>
          </w:p>
        </w:tc>
        <w:tc>
          <w:tcPr>
            <w:tcW w:w="833" w:type="pct"/>
            <w:gridSpan w:val="2"/>
            <w:shd w:val="clear" w:color="auto" w:fill="auto"/>
          </w:tcPr>
          <w:p w14:paraId="272584E0" w14:textId="77777777" w:rsidR="00165A0C" w:rsidRPr="00165A0C" w:rsidRDefault="00165A0C" w:rsidP="00165A0C">
            <w:pPr>
              <w:spacing w:before="120" w:after="120"/>
              <w:rPr>
                <w:rFonts w:cs="Arial"/>
                <w:sz w:val="18"/>
              </w:rPr>
            </w:pPr>
          </w:p>
        </w:tc>
        <w:tc>
          <w:tcPr>
            <w:tcW w:w="1249" w:type="pct"/>
            <w:gridSpan w:val="4"/>
            <w:shd w:val="clear" w:color="auto" w:fill="auto"/>
          </w:tcPr>
          <w:p w14:paraId="656742F7" w14:textId="77777777" w:rsidR="00165A0C" w:rsidRPr="00165A0C" w:rsidRDefault="00165A0C" w:rsidP="00165A0C">
            <w:pPr>
              <w:spacing w:before="120" w:after="120"/>
              <w:rPr>
                <w:rFonts w:cs="Arial"/>
                <w:sz w:val="18"/>
              </w:rPr>
            </w:pPr>
          </w:p>
        </w:tc>
        <w:tc>
          <w:tcPr>
            <w:tcW w:w="418" w:type="pct"/>
            <w:gridSpan w:val="2"/>
            <w:shd w:val="clear" w:color="auto" w:fill="auto"/>
          </w:tcPr>
          <w:p w14:paraId="4580E368"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7CA0F946"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C383455" w14:textId="77777777" w:rsidTr="00E7136E">
        <w:tc>
          <w:tcPr>
            <w:tcW w:w="1665" w:type="pct"/>
            <w:gridSpan w:val="4"/>
            <w:shd w:val="clear" w:color="auto" w:fill="auto"/>
          </w:tcPr>
          <w:p w14:paraId="688B0190" w14:textId="77777777" w:rsidR="00165A0C" w:rsidRPr="00165A0C" w:rsidRDefault="00165A0C" w:rsidP="00165A0C">
            <w:pPr>
              <w:spacing w:before="120" w:after="120"/>
              <w:rPr>
                <w:rFonts w:cs="Arial"/>
                <w:sz w:val="18"/>
              </w:rPr>
            </w:pPr>
            <w:r w:rsidRPr="00165A0C">
              <w:rPr>
                <w:rFonts w:cs="Arial"/>
                <w:sz w:val="18"/>
              </w:rPr>
              <w:t xml:space="preserve">         Online Function</w:t>
            </w:r>
          </w:p>
        </w:tc>
        <w:tc>
          <w:tcPr>
            <w:tcW w:w="833" w:type="pct"/>
            <w:gridSpan w:val="2"/>
            <w:shd w:val="clear" w:color="auto" w:fill="auto"/>
          </w:tcPr>
          <w:p w14:paraId="37C7D711" w14:textId="77777777" w:rsidR="00165A0C" w:rsidRPr="00165A0C" w:rsidRDefault="00165A0C" w:rsidP="00165A0C">
            <w:pPr>
              <w:spacing w:before="120" w:after="120"/>
              <w:rPr>
                <w:rFonts w:cs="Arial"/>
                <w:sz w:val="18"/>
              </w:rPr>
            </w:pPr>
          </w:p>
        </w:tc>
        <w:tc>
          <w:tcPr>
            <w:tcW w:w="1249" w:type="pct"/>
            <w:gridSpan w:val="4"/>
            <w:shd w:val="clear" w:color="auto" w:fill="auto"/>
          </w:tcPr>
          <w:p w14:paraId="08927448" w14:textId="77777777" w:rsidR="00165A0C" w:rsidRPr="00165A0C" w:rsidRDefault="00165A0C" w:rsidP="00165A0C">
            <w:pPr>
              <w:spacing w:before="120" w:after="120"/>
              <w:rPr>
                <w:rFonts w:cs="Arial"/>
                <w:sz w:val="18"/>
              </w:rPr>
            </w:pPr>
            <w:r w:rsidRPr="00165A0C">
              <w:rPr>
                <w:rFonts w:cs="Arial"/>
                <w:sz w:val="18"/>
              </w:rPr>
              <w:t>1 : Download</w:t>
            </w:r>
          </w:p>
          <w:p w14:paraId="75839E1B" w14:textId="77777777" w:rsidR="00165A0C" w:rsidRPr="00165A0C" w:rsidRDefault="00165A0C" w:rsidP="00165A0C">
            <w:pPr>
              <w:spacing w:before="120" w:after="120"/>
              <w:rPr>
                <w:rFonts w:cs="Arial"/>
                <w:sz w:val="18"/>
              </w:rPr>
            </w:pPr>
            <w:r w:rsidRPr="00165A0C">
              <w:rPr>
                <w:rFonts w:cs="Arial"/>
                <w:sz w:val="18"/>
              </w:rPr>
              <w:t>3 : Offline Access</w:t>
            </w:r>
          </w:p>
          <w:p w14:paraId="55557B9A" w14:textId="77777777" w:rsidR="00165A0C" w:rsidRPr="00165A0C" w:rsidRDefault="00165A0C" w:rsidP="00165A0C">
            <w:pPr>
              <w:spacing w:before="120" w:after="120"/>
              <w:rPr>
                <w:rFonts w:cs="Arial"/>
                <w:sz w:val="18"/>
              </w:rPr>
            </w:pPr>
            <w:r w:rsidRPr="00165A0C">
              <w:rPr>
                <w:rFonts w:cs="Arial"/>
                <w:sz w:val="18"/>
              </w:rPr>
              <w:t>4 : Order</w:t>
            </w:r>
          </w:p>
          <w:p w14:paraId="4B739E48" w14:textId="77777777" w:rsidR="00165A0C" w:rsidRPr="00165A0C" w:rsidRDefault="00165A0C" w:rsidP="00165A0C">
            <w:pPr>
              <w:spacing w:before="120" w:after="120"/>
              <w:rPr>
                <w:rFonts w:cs="Arial"/>
                <w:sz w:val="18"/>
              </w:rPr>
            </w:pPr>
            <w:r w:rsidRPr="00165A0C">
              <w:rPr>
                <w:rFonts w:cs="Arial"/>
                <w:sz w:val="18"/>
              </w:rPr>
              <w:t>5 : Search</w:t>
            </w:r>
          </w:p>
          <w:p w14:paraId="2D8C1A1B" w14:textId="77777777" w:rsidR="00165A0C" w:rsidRPr="00165A0C" w:rsidRDefault="00165A0C" w:rsidP="00165A0C">
            <w:pPr>
              <w:spacing w:before="120" w:after="120"/>
              <w:rPr>
                <w:rFonts w:cs="Arial"/>
                <w:sz w:val="18"/>
              </w:rPr>
            </w:pPr>
            <w:r w:rsidRPr="00165A0C">
              <w:rPr>
                <w:rFonts w:cs="Arial"/>
                <w:sz w:val="18"/>
              </w:rPr>
              <w:t>6 : Complete Metadata</w:t>
            </w:r>
          </w:p>
          <w:p w14:paraId="72D25180" w14:textId="77777777" w:rsidR="00165A0C" w:rsidRPr="00165A0C" w:rsidRDefault="00165A0C" w:rsidP="00165A0C">
            <w:pPr>
              <w:spacing w:before="120" w:after="120"/>
              <w:rPr>
                <w:rFonts w:cs="Arial"/>
                <w:sz w:val="18"/>
              </w:rPr>
            </w:pPr>
            <w:r w:rsidRPr="00165A0C">
              <w:rPr>
                <w:rFonts w:cs="Arial"/>
                <w:sz w:val="18"/>
              </w:rPr>
              <w:t>7 : Browse Graphic</w:t>
            </w:r>
          </w:p>
          <w:p w14:paraId="098D9796" w14:textId="77777777" w:rsidR="00165A0C" w:rsidRPr="00165A0C" w:rsidRDefault="00165A0C" w:rsidP="00165A0C">
            <w:pPr>
              <w:spacing w:before="120" w:after="120"/>
              <w:rPr>
                <w:rFonts w:cs="Arial"/>
                <w:sz w:val="18"/>
              </w:rPr>
            </w:pPr>
            <w:r w:rsidRPr="00165A0C">
              <w:rPr>
                <w:rFonts w:cs="Arial"/>
                <w:sz w:val="18"/>
              </w:rPr>
              <w:t>8 : Upload</w:t>
            </w:r>
          </w:p>
          <w:p w14:paraId="17FD012E" w14:textId="77777777" w:rsidR="00165A0C" w:rsidRPr="00165A0C" w:rsidRDefault="00165A0C" w:rsidP="00165A0C">
            <w:pPr>
              <w:spacing w:before="120" w:after="120"/>
              <w:rPr>
                <w:rFonts w:cs="Arial"/>
                <w:sz w:val="18"/>
              </w:rPr>
            </w:pPr>
            <w:r w:rsidRPr="00165A0C">
              <w:rPr>
                <w:rFonts w:cs="Arial"/>
                <w:sz w:val="18"/>
              </w:rPr>
              <w:t>9 : Email Service</w:t>
            </w:r>
          </w:p>
          <w:p w14:paraId="6022F137" w14:textId="77777777" w:rsidR="00165A0C" w:rsidRPr="00165A0C" w:rsidRDefault="00165A0C" w:rsidP="00165A0C">
            <w:pPr>
              <w:spacing w:before="120" w:after="120"/>
              <w:rPr>
                <w:rFonts w:cs="Arial"/>
                <w:sz w:val="18"/>
              </w:rPr>
            </w:pPr>
            <w:r w:rsidRPr="00165A0C">
              <w:rPr>
                <w:rFonts w:cs="Arial"/>
                <w:sz w:val="18"/>
              </w:rPr>
              <w:t>10 : Browsing</w:t>
            </w:r>
          </w:p>
          <w:p w14:paraId="378CAAF7" w14:textId="77777777" w:rsidR="00165A0C" w:rsidRPr="00165A0C" w:rsidRDefault="00165A0C" w:rsidP="00165A0C">
            <w:pPr>
              <w:spacing w:before="120" w:after="120"/>
              <w:rPr>
                <w:rFonts w:cs="Arial"/>
                <w:sz w:val="18"/>
              </w:rPr>
            </w:pPr>
            <w:r w:rsidRPr="00165A0C">
              <w:rPr>
                <w:rFonts w:cs="Arial"/>
                <w:sz w:val="18"/>
              </w:rPr>
              <w:t>11 : File Access</w:t>
            </w:r>
          </w:p>
        </w:tc>
        <w:tc>
          <w:tcPr>
            <w:tcW w:w="418" w:type="pct"/>
            <w:gridSpan w:val="2"/>
            <w:shd w:val="clear" w:color="auto" w:fill="auto"/>
          </w:tcPr>
          <w:p w14:paraId="2A87935C" w14:textId="77777777" w:rsidR="00165A0C" w:rsidRPr="00165A0C" w:rsidRDefault="00165A0C" w:rsidP="00165A0C">
            <w:pPr>
              <w:spacing w:before="120" w:after="120"/>
              <w:rPr>
                <w:rFonts w:cs="Arial"/>
                <w:sz w:val="18"/>
              </w:rPr>
            </w:pPr>
            <w:r w:rsidRPr="00165A0C">
              <w:rPr>
                <w:rFonts w:cs="Arial"/>
                <w:sz w:val="18"/>
              </w:rPr>
              <w:t>(S) EN</w:t>
            </w:r>
          </w:p>
        </w:tc>
        <w:tc>
          <w:tcPr>
            <w:tcW w:w="835" w:type="pct"/>
            <w:gridSpan w:val="2"/>
            <w:shd w:val="clear" w:color="auto" w:fill="auto"/>
          </w:tcPr>
          <w:p w14:paraId="2E2CEACB"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094FE33" w14:textId="77777777" w:rsidTr="00E7136E">
        <w:tc>
          <w:tcPr>
            <w:tcW w:w="1665" w:type="pct"/>
            <w:gridSpan w:val="4"/>
            <w:shd w:val="clear" w:color="auto" w:fill="auto"/>
          </w:tcPr>
          <w:p w14:paraId="633C5866" w14:textId="77777777" w:rsidR="00165A0C" w:rsidRPr="00165A0C" w:rsidRDefault="00165A0C" w:rsidP="00165A0C">
            <w:pPr>
              <w:spacing w:before="120" w:after="120"/>
              <w:rPr>
                <w:rFonts w:cs="Arial"/>
                <w:sz w:val="18"/>
              </w:rPr>
            </w:pPr>
            <w:r w:rsidRPr="00165A0C">
              <w:rPr>
                <w:rFonts w:cs="Arial"/>
                <w:sz w:val="18"/>
              </w:rPr>
              <w:t xml:space="preserve">         Protocol request</w:t>
            </w:r>
          </w:p>
        </w:tc>
        <w:tc>
          <w:tcPr>
            <w:tcW w:w="833" w:type="pct"/>
            <w:gridSpan w:val="2"/>
            <w:shd w:val="clear" w:color="auto" w:fill="auto"/>
          </w:tcPr>
          <w:p w14:paraId="1D1831C0" w14:textId="77777777" w:rsidR="00165A0C" w:rsidRPr="00165A0C" w:rsidRDefault="00165A0C" w:rsidP="00165A0C">
            <w:pPr>
              <w:spacing w:before="120" w:after="120"/>
              <w:rPr>
                <w:rFonts w:cs="Arial"/>
                <w:sz w:val="18"/>
              </w:rPr>
            </w:pPr>
          </w:p>
        </w:tc>
        <w:tc>
          <w:tcPr>
            <w:tcW w:w="1249" w:type="pct"/>
            <w:gridSpan w:val="4"/>
            <w:shd w:val="clear" w:color="auto" w:fill="auto"/>
          </w:tcPr>
          <w:p w14:paraId="44394D6B" w14:textId="77777777" w:rsidR="00165A0C" w:rsidRPr="00165A0C" w:rsidRDefault="00165A0C" w:rsidP="00165A0C">
            <w:pPr>
              <w:spacing w:before="120" w:after="120"/>
              <w:rPr>
                <w:rFonts w:cs="Arial"/>
                <w:sz w:val="18"/>
              </w:rPr>
            </w:pPr>
          </w:p>
        </w:tc>
        <w:tc>
          <w:tcPr>
            <w:tcW w:w="418" w:type="pct"/>
            <w:gridSpan w:val="2"/>
            <w:shd w:val="clear" w:color="auto" w:fill="auto"/>
          </w:tcPr>
          <w:p w14:paraId="655BE453"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115337EB"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C32BCA4" w14:textId="77777777" w:rsidTr="00E7136E">
        <w:tc>
          <w:tcPr>
            <w:tcW w:w="1665" w:type="pct"/>
            <w:gridSpan w:val="4"/>
            <w:shd w:val="clear" w:color="auto" w:fill="auto"/>
          </w:tcPr>
          <w:p w14:paraId="2EE8BD79" w14:textId="77777777" w:rsidR="00165A0C" w:rsidRPr="00165A0C" w:rsidRDefault="00165A0C" w:rsidP="00165A0C">
            <w:pPr>
              <w:spacing w:before="120" w:after="120"/>
              <w:rPr>
                <w:rFonts w:cs="Arial"/>
                <w:sz w:val="18"/>
              </w:rPr>
            </w:pPr>
            <w:r w:rsidRPr="00165A0C">
              <w:rPr>
                <w:rFonts w:cs="Arial"/>
                <w:sz w:val="18"/>
              </w:rPr>
              <w:t xml:space="preserve">      Source</w:t>
            </w:r>
          </w:p>
        </w:tc>
        <w:tc>
          <w:tcPr>
            <w:tcW w:w="833" w:type="pct"/>
            <w:gridSpan w:val="2"/>
            <w:shd w:val="clear" w:color="auto" w:fill="auto"/>
          </w:tcPr>
          <w:p w14:paraId="31B9A7B8" w14:textId="77777777" w:rsidR="00165A0C" w:rsidRPr="00165A0C" w:rsidRDefault="00165A0C" w:rsidP="00165A0C">
            <w:pPr>
              <w:spacing w:before="120" w:after="120"/>
              <w:rPr>
                <w:rFonts w:cs="Arial"/>
                <w:sz w:val="18"/>
              </w:rPr>
            </w:pPr>
          </w:p>
        </w:tc>
        <w:tc>
          <w:tcPr>
            <w:tcW w:w="1249" w:type="pct"/>
            <w:gridSpan w:val="4"/>
            <w:shd w:val="clear" w:color="auto" w:fill="auto"/>
          </w:tcPr>
          <w:p w14:paraId="3A6412BD" w14:textId="77777777" w:rsidR="00165A0C" w:rsidRPr="00165A0C" w:rsidRDefault="00165A0C" w:rsidP="00165A0C">
            <w:pPr>
              <w:spacing w:before="120" w:after="120"/>
              <w:rPr>
                <w:rFonts w:cs="Arial"/>
                <w:sz w:val="18"/>
              </w:rPr>
            </w:pPr>
          </w:p>
        </w:tc>
        <w:tc>
          <w:tcPr>
            <w:tcW w:w="418" w:type="pct"/>
            <w:gridSpan w:val="2"/>
            <w:shd w:val="clear" w:color="auto" w:fill="auto"/>
          </w:tcPr>
          <w:p w14:paraId="2C2FAEC8" w14:textId="77777777" w:rsidR="00165A0C" w:rsidRPr="00165A0C" w:rsidRDefault="00165A0C" w:rsidP="00165A0C">
            <w:pPr>
              <w:spacing w:before="120" w:after="120"/>
              <w:rPr>
                <w:rFonts w:cs="Arial"/>
                <w:sz w:val="18"/>
              </w:rPr>
            </w:pPr>
            <w:r w:rsidRPr="00165A0C">
              <w:rPr>
                <w:rFonts w:cs="Arial"/>
                <w:sz w:val="18"/>
              </w:rPr>
              <w:t>(S) TE</w:t>
            </w:r>
          </w:p>
        </w:tc>
        <w:tc>
          <w:tcPr>
            <w:tcW w:w="835" w:type="pct"/>
            <w:gridSpan w:val="2"/>
            <w:shd w:val="clear" w:color="auto" w:fill="auto"/>
          </w:tcPr>
          <w:p w14:paraId="3C510B7E"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A445609" w14:textId="77777777" w:rsidTr="00E7136E">
        <w:tc>
          <w:tcPr>
            <w:tcW w:w="1665" w:type="pct"/>
            <w:gridSpan w:val="4"/>
            <w:shd w:val="clear" w:color="auto" w:fill="auto"/>
          </w:tcPr>
          <w:p w14:paraId="117B8738" w14:textId="77777777" w:rsidR="00165A0C" w:rsidRPr="00165A0C" w:rsidRDefault="00165A0C" w:rsidP="00165A0C">
            <w:pPr>
              <w:spacing w:before="120" w:after="120"/>
              <w:rPr>
                <w:rFonts w:cs="Arial"/>
                <w:sz w:val="18"/>
              </w:rPr>
            </w:pPr>
            <w:r w:rsidRPr="00165A0C">
              <w:rPr>
                <w:rFonts w:cs="Arial"/>
                <w:sz w:val="18"/>
              </w:rPr>
              <w:t xml:space="preserve">      Source Type</w:t>
            </w:r>
          </w:p>
        </w:tc>
        <w:tc>
          <w:tcPr>
            <w:tcW w:w="833" w:type="pct"/>
            <w:gridSpan w:val="2"/>
            <w:shd w:val="clear" w:color="auto" w:fill="auto"/>
          </w:tcPr>
          <w:p w14:paraId="4AFF2631" w14:textId="77777777" w:rsidR="00165A0C" w:rsidRPr="00165A0C" w:rsidRDefault="00165A0C" w:rsidP="00165A0C">
            <w:pPr>
              <w:spacing w:before="120" w:after="120"/>
              <w:rPr>
                <w:rFonts w:cs="Arial"/>
                <w:sz w:val="18"/>
              </w:rPr>
            </w:pPr>
          </w:p>
        </w:tc>
        <w:tc>
          <w:tcPr>
            <w:tcW w:w="1249" w:type="pct"/>
            <w:gridSpan w:val="4"/>
            <w:shd w:val="clear" w:color="auto" w:fill="auto"/>
          </w:tcPr>
          <w:p w14:paraId="3968FE24" w14:textId="77777777" w:rsidR="00165A0C" w:rsidRPr="00165A0C" w:rsidRDefault="00165A0C" w:rsidP="00165A0C">
            <w:pPr>
              <w:spacing w:before="120" w:after="120"/>
              <w:rPr>
                <w:rFonts w:cs="Arial"/>
                <w:sz w:val="18"/>
              </w:rPr>
            </w:pPr>
            <w:r w:rsidRPr="00165A0C">
              <w:rPr>
                <w:rFonts w:cs="Arial"/>
                <w:sz w:val="18"/>
              </w:rPr>
              <w:t>1 : Law or Regulation</w:t>
            </w:r>
          </w:p>
          <w:p w14:paraId="0BEA8AD7" w14:textId="77777777" w:rsidR="00165A0C" w:rsidRPr="00165A0C" w:rsidRDefault="00165A0C" w:rsidP="00165A0C">
            <w:pPr>
              <w:spacing w:before="120" w:after="120"/>
              <w:rPr>
                <w:rFonts w:cs="Arial"/>
                <w:sz w:val="18"/>
              </w:rPr>
            </w:pPr>
            <w:r w:rsidRPr="00165A0C">
              <w:rPr>
                <w:rFonts w:cs="Arial"/>
                <w:sz w:val="18"/>
              </w:rPr>
              <w:t>2 : Official Publication</w:t>
            </w:r>
          </w:p>
          <w:p w14:paraId="3FDD12D4" w14:textId="77777777" w:rsidR="00165A0C" w:rsidRPr="00165A0C" w:rsidRDefault="00165A0C" w:rsidP="00165A0C">
            <w:pPr>
              <w:spacing w:before="120" w:after="120"/>
              <w:rPr>
                <w:rFonts w:cs="Arial"/>
                <w:sz w:val="18"/>
              </w:rPr>
            </w:pPr>
            <w:r w:rsidRPr="00165A0C">
              <w:rPr>
                <w:rFonts w:cs="Arial"/>
                <w:sz w:val="18"/>
              </w:rPr>
              <w:t>7 : Mariner Report, Confirmed</w:t>
            </w:r>
          </w:p>
          <w:p w14:paraId="1F2815C0" w14:textId="77777777" w:rsidR="00165A0C" w:rsidRPr="00165A0C" w:rsidRDefault="00165A0C" w:rsidP="00165A0C">
            <w:pPr>
              <w:spacing w:before="120" w:after="120"/>
              <w:rPr>
                <w:rFonts w:cs="Arial"/>
                <w:sz w:val="18"/>
              </w:rPr>
            </w:pPr>
            <w:r w:rsidRPr="00165A0C">
              <w:rPr>
                <w:rFonts w:cs="Arial"/>
                <w:sz w:val="18"/>
              </w:rPr>
              <w:t>8 : Mariner Report, Not Confirmed</w:t>
            </w:r>
          </w:p>
          <w:p w14:paraId="5FD72C35" w14:textId="77777777" w:rsidR="00165A0C" w:rsidRPr="00165A0C" w:rsidRDefault="00165A0C" w:rsidP="00165A0C">
            <w:pPr>
              <w:spacing w:before="120" w:after="120"/>
              <w:rPr>
                <w:rFonts w:cs="Arial"/>
                <w:sz w:val="18"/>
              </w:rPr>
            </w:pPr>
            <w:r w:rsidRPr="00165A0C">
              <w:rPr>
                <w:rFonts w:cs="Arial"/>
                <w:sz w:val="18"/>
              </w:rPr>
              <w:t>9 : Industry Publications and Reports</w:t>
            </w:r>
          </w:p>
          <w:p w14:paraId="5CC7D5B4" w14:textId="77777777" w:rsidR="00165A0C" w:rsidRPr="00165A0C" w:rsidRDefault="00165A0C" w:rsidP="00165A0C">
            <w:pPr>
              <w:spacing w:before="120" w:after="120"/>
              <w:rPr>
                <w:rFonts w:cs="Arial"/>
                <w:sz w:val="18"/>
              </w:rPr>
            </w:pPr>
            <w:r w:rsidRPr="00165A0C">
              <w:rPr>
                <w:rFonts w:cs="Arial"/>
                <w:sz w:val="18"/>
              </w:rPr>
              <w:lastRenderedPageBreak/>
              <w:t>10 : Remotely Sensed Images</w:t>
            </w:r>
          </w:p>
          <w:p w14:paraId="795E3C2B" w14:textId="77777777" w:rsidR="00165A0C" w:rsidRPr="00165A0C" w:rsidRDefault="00165A0C" w:rsidP="00165A0C">
            <w:pPr>
              <w:spacing w:before="120" w:after="120"/>
              <w:rPr>
                <w:rFonts w:cs="Arial"/>
                <w:sz w:val="18"/>
              </w:rPr>
            </w:pPr>
            <w:r w:rsidRPr="00165A0C">
              <w:rPr>
                <w:rFonts w:cs="Arial"/>
                <w:sz w:val="18"/>
              </w:rPr>
              <w:t>11 : Photographs</w:t>
            </w:r>
          </w:p>
          <w:p w14:paraId="2F373F66" w14:textId="77777777" w:rsidR="00165A0C" w:rsidRPr="00165A0C" w:rsidRDefault="00165A0C" w:rsidP="00165A0C">
            <w:pPr>
              <w:spacing w:before="120" w:after="120"/>
              <w:rPr>
                <w:rFonts w:cs="Arial"/>
                <w:sz w:val="18"/>
              </w:rPr>
            </w:pPr>
            <w:r w:rsidRPr="00165A0C">
              <w:rPr>
                <w:rFonts w:cs="Arial"/>
                <w:sz w:val="18"/>
              </w:rPr>
              <w:t>12 : Products Issued by HO Services</w:t>
            </w:r>
          </w:p>
          <w:p w14:paraId="7587F69B" w14:textId="77777777" w:rsidR="00165A0C" w:rsidRPr="00165A0C" w:rsidRDefault="00165A0C" w:rsidP="00165A0C">
            <w:pPr>
              <w:spacing w:before="120" w:after="120"/>
              <w:rPr>
                <w:rFonts w:cs="Arial"/>
                <w:sz w:val="18"/>
              </w:rPr>
            </w:pPr>
            <w:r w:rsidRPr="00165A0C">
              <w:rPr>
                <w:rFonts w:cs="Arial"/>
                <w:sz w:val="18"/>
              </w:rPr>
              <w:t>13 : News Media</w:t>
            </w:r>
          </w:p>
          <w:p w14:paraId="7C0C8E3E" w14:textId="77777777" w:rsidR="00165A0C" w:rsidRPr="00165A0C" w:rsidRDefault="00165A0C" w:rsidP="00165A0C">
            <w:pPr>
              <w:spacing w:before="120" w:after="120"/>
              <w:rPr>
                <w:rFonts w:cs="Arial"/>
                <w:sz w:val="18"/>
              </w:rPr>
            </w:pPr>
            <w:r w:rsidRPr="00165A0C">
              <w:rPr>
                <w:rFonts w:cs="Arial"/>
                <w:sz w:val="18"/>
              </w:rPr>
              <w:t>14 : Traffic Data</w:t>
            </w:r>
          </w:p>
        </w:tc>
        <w:tc>
          <w:tcPr>
            <w:tcW w:w="418" w:type="pct"/>
            <w:gridSpan w:val="2"/>
            <w:shd w:val="clear" w:color="auto" w:fill="auto"/>
          </w:tcPr>
          <w:p w14:paraId="08B9DD22" w14:textId="77777777" w:rsidR="00165A0C" w:rsidRPr="00165A0C" w:rsidRDefault="00165A0C" w:rsidP="00165A0C">
            <w:pPr>
              <w:spacing w:before="120" w:after="120"/>
              <w:rPr>
                <w:rFonts w:cs="Arial"/>
                <w:sz w:val="18"/>
              </w:rPr>
            </w:pPr>
            <w:r w:rsidRPr="00165A0C">
              <w:rPr>
                <w:rFonts w:cs="Arial"/>
                <w:sz w:val="18"/>
              </w:rPr>
              <w:lastRenderedPageBreak/>
              <w:t>(S) EN</w:t>
            </w:r>
          </w:p>
        </w:tc>
        <w:tc>
          <w:tcPr>
            <w:tcW w:w="835" w:type="pct"/>
            <w:gridSpan w:val="2"/>
            <w:shd w:val="clear" w:color="auto" w:fill="auto"/>
          </w:tcPr>
          <w:p w14:paraId="5D651786"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0DCA008" w14:textId="77777777" w:rsidTr="00E7136E">
        <w:tc>
          <w:tcPr>
            <w:tcW w:w="1665" w:type="pct"/>
            <w:gridSpan w:val="4"/>
            <w:shd w:val="clear" w:color="auto" w:fill="auto"/>
          </w:tcPr>
          <w:p w14:paraId="7AA54F63" w14:textId="77777777" w:rsidR="00165A0C" w:rsidRPr="00165A0C" w:rsidRDefault="00165A0C" w:rsidP="00165A0C">
            <w:pPr>
              <w:spacing w:before="120" w:after="120"/>
              <w:rPr>
                <w:rFonts w:cs="Arial"/>
                <w:sz w:val="18"/>
              </w:rPr>
            </w:pPr>
            <w:r w:rsidRPr="00165A0C">
              <w:rPr>
                <w:rFonts w:cs="Arial"/>
                <w:sz w:val="18"/>
              </w:rPr>
              <w:t xml:space="preserve">      Reported Date</w:t>
            </w:r>
          </w:p>
        </w:tc>
        <w:tc>
          <w:tcPr>
            <w:tcW w:w="833" w:type="pct"/>
            <w:gridSpan w:val="2"/>
            <w:shd w:val="clear" w:color="auto" w:fill="auto"/>
          </w:tcPr>
          <w:p w14:paraId="32E38B0B" w14:textId="77777777" w:rsidR="00165A0C" w:rsidRPr="00165A0C" w:rsidRDefault="00165A0C" w:rsidP="00165A0C">
            <w:pPr>
              <w:spacing w:before="120" w:after="120"/>
              <w:rPr>
                <w:rFonts w:cs="Arial"/>
                <w:sz w:val="18"/>
              </w:rPr>
            </w:pPr>
            <w:r w:rsidRPr="00165A0C">
              <w:rPr>
                <w:rFonts w:cs="Arial"/>
                <w:sz w:val="18"/>
              </w:rPr>
              <w:t>(SORDAT)</w:t>
            </w:r>
          </w:p>
        </w:tc>
        <w:tc>
          <w:tcPr>
            <w:tcW w:w="1249" w:type="pct"/>
            <w:gridSpan w:val="4"/>
            <w:shd w:val="clear" w:color="auto" w:fill="auto"/>
          </w:tcPr>
          <w:p w14:paraId="5E59E50F" w14:textId="77777777" w:rsidR="00165A0C" w:rsidRPr="00165A0C" w:rsidRDefault="00165A0C" w:rsidP="00165A0C">
            <w:pPr>
              <w:spacing w:before="120" w:after="120"/>
              <w:rPr>
                <w:rFonts w:cs="Arial"/>
                <w:sz w:val="18"/>
              </w:rPr>
            </w:pPr>
          </w:p>
        </w:tc>
        <w:tc>
          <w:tcPr>
            <w:tcW w:w="418" w:type="pct"/>
            <w:gridSpan w:val="2"/>
            <w:shd w:val="clear" w:color="auto" w:fill="auto"/>
          </w:tcPr>
          <w:p w14:paraId="39B555E7" w14:textId="77777777" w:rsidR="00165A0C" w:rsidRPr="00165A0C" w:rsidRDefault="00165A0C" w:rsidP="00165A0C">
            <w:pPr>
              <w:spacing w:before="120" w:after="120"/>
              <w:rPr>
                <w:rFonts w:cs="Arial"/>
                <w:sz w:val="18"/>
              </w:rPr>
            </w:pPr>
            <w:r w:rsidRPr="00165A0C">
              <w:rPr>
                <w:rFonts w:cs="Arial"/>
                <w:sz w:val="18"/>
              </w:rPr>
              <w:t>(S) TD</w:t>
            </w:r>
          </w:p>
        </w:tc>
        <w:tc>
          <w:tcPr>
            <w:tcW w:w="835" w:type="pct"/>
            <w:gridSpan w:val="2"/>
            <w:shd w:val="clear" w:color="auto" w:fill="auto"/>
          </w:tcPr>
          <w:p w14:paraId="7CAD5681"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B8FA4E1" w14:textId="77777777" w:rsidTr="00E7136E">
        <w:tc>
          <w:tcPr>
            <w:tcW w:w="1665" w:type="pct"/>
            <w:gridSpan w:val="4"/>
            <w:shd w:val="clear" w:color="auto" w:fill="auto"/>
          </w:tcPr>
          <w:p w14:paraId="4AF40E79" w14:textId="77777777" w:rsidR="00165A0C" w:rsidRPr="00165A0C" w:rsidRDefault="00165A0C" w:rsidP="00165A0C">
            <w:pPr>
              <w:spacing w:before="120" w:after="120"/>
              <w:rPr>
                <w:rFonts w:cs="Arial"/>
                <w:sz w:val="18"/>
              </w:rPr>
            </w:pPr>
            <w:r w:rsidRPr="00165A0C">
              <w:rPr>
                <w:rFonts w:cs="Arial"/>
                <w:sz w:val="18"/>
              </w:rPr>
              <w:t>ISPS Level</w:t>
            </w:r>
          </w:p>
        </w:tc>
        <w:tc>
          <w:tcPr>
            <w:tcW w:w="833" w:type="pct"/>
            <w:gridSpan w:val="2"/>
            <w:shd w:val="clear" w:color="auto" w:fill="auto"/>
          </w:tcPr>
          <w:p w14:paraId="0FDC214F" w14:textId="77777777" w:rsidR="00165A0C" w:rsidRPr="00165A0C" w:rsidRDefault="00165A0C" w:rsidP="00165A0C">
            <w:pPr>
              <w:spacing w:before="120" w:after="120"/>
              <w:rPr>
                <w:rFonts w:cs="Arial"/>
                <w:sz w:val="18"/>
              </w:rPr>
            </w:pPr>
          </w:p>
        </w:tc>
        <w:tc>
          <w:tcPr>
            <w:tcW w:w="1249" w:type="pct"/>
            <w:gridSpan w:val="4"/>
            <w:shd w:val="clear" w:color="auto" w:fill="auto"/>
          </w:tcPr>
          <w:p w14:paraId="0AF69604" w14:textId="77777777" w:rsidR="00165A0C" w:rsidRPr="00165A0C" w:rsidRDefault="00165A0C" w:rsidP="00165A0C">
            <w:pPr>
              <w:spacing w:before="120" w:after="120"/>
              <w:rPr>
                <w:rFonts w:cs="Arial"/>
                <w:sz w:val="18"/>
              </w:rPr>
            </w:pPr>
            <w:r w:rsidRPr="00165A0C">
              <w:rPr>
                <w:rFonts w:cs="Arial"/>
                <w:sz w:val="18"/>
              </w:rPr>
              <w:t>1 : ISPS Level 1</w:t>
            </w:r>
          </w:p>
          <w:p w14:paraId="30E5C16A" w14:textId="77777777" w:rsidR="00165A0C" w:rsidRPr="00165A0C" w:rsidRDefault="00165A0C" w:rsidP="00165A0C">
            <w:pPr>
              <w:spacing w:before="120" w:after="120"/>
              <w:rPr>
                <w:rFonts w:cs="Arial"/>
                <w:sz w:val="18"/>
              </w:rPr>
            </w:pPr>
            <w:r w:rsidRPr="00165A0C">
              <w:rPr>
                <w:rFonts w:cs="Arial"/>
                <w:sz w:val="18"/>
              </w:rPr>
              <w:t>2 : ISPS Level 2</w:t>
            </w:r>
          </w:p>
          <w:p w14:paraId="7939CE8E" w14:textId="77777777" w:rsidR="00165A0C" w:rsidRPr="00165A0C" w:rsidRDefault="00165A0C" w:rsidP="00165A0C">
            <w:pPr>
              <w:spacing w:before="120" w:after="120"/>
              <w:rPr>
                <w:rFonts w:cs="Arial"/>
                <w:sz w:val="18"/>
              </w:rPr>
            </w:pPr>
            <w:r w:rsidRPr="00165A0C">
              <w:rPr>
                <w:rFonts w:cs="Arial"/>
                <w:sz w:val="18"/>
              </w:rPr>
              <w:t>3 : ISPS Level 3</w:t>
            </w:r>
          </w:p>
        </w:tc>
        <w:tc>
          <w:tcPr>
            <w:tcW w:w="418" w:type="pct"/>
            <w:gridSpan w:val="2"/>
            <w:shd w:val="clear" w:color="auto" w:fill="auto"/>
          </w:tcPr>
          <w:p w14:paraId="39B60FA1" w14:textId="77777777" w:rsidR="00165A0C" w:rsidRPr="00165A0C" w:rsidRDefault="00165A0C" w:rsidP="00165A0C">
            <w:pPr>
              <w:spacing w:before="120" w:after="120"/>
              <w:rPr>
                <w:rFonts w:cs="Arial"/>
                <w:sz w:val="18"/>
              </w:rPr>
            </w:pPr>
            <w:r w:rsidRPr="00165A0C">
              <w:rPr>
                <w:rFonts w:cs="Arial"/>
                <w:sz w:val="18"/>
              </w:rPr>
              <w:t>EN</w:t>
            </w:r>
          </w:p>
        </w:tc>
        <w:tc>
          <w:tcPr>
            <w:tcW w:w="835" w:type="pct"/>
            <w:gridSpan w:val="2"/>
            <w:shd w:val="clear" w:color="auto" w:fill="auto"/>
          </w:tcPr>
          <w:p w14:paraId="188258A6"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E5F85EC" w14:textId="77777777" w:rsidTr="00B131AF">
        <w:tc>
          <w:tcPr>
            <w:tcW w:w="5000" w:type="pct"/>
            <w:gridSpan w:val="14"/>
            <w:shd w:val="clear" w:color="auto" w:fill="auto"/>
          </w:tcPr>
          <w:p w14:paraId="30B53E01" w14:textId="5660E09F" w:rsidR="00165A0C" w:rsidRPr="00165A0C" w:rsidRDefault="00165A0C" w:rsidP="00165A0C">
            <w:pPr>
              <w:spacing w:before="120" w:after="120"/>
              <w:rPr>
                <w:rFonts w:cs="Arial"/>
              </w:rPr>
            </w:pPr>
            <w:r w:rsidRPr="00165A0C">
              <w:rPr>
                <w:rFonts w:cs="Arial"/>
                <w:u w:val="single"/>
              </w:rPr>
              <w:t>INT 1 Reference:</w:t>
            </w:r>
            <w:r w:rsidR="000B28A1">
              <w:rPr>
                <w:rFonts w:cs="Arial"/>
                <w:u w:val="single"/>
              </w:rPr>
              <w:t xml:space="preserve"> --</w:t>
            </w:r>
          </w:p>
          <w:p w14:paraId="34188647" w14:textId="14CBA2A8" w:rsidR="00165A0C" w:rsidRDefault="0029350D" w:rsidP="0029350D">
            <w:pPr>
              <w:pStyle w:val="Heading3"/>
            </w:pPr>
            <w:bookmarkStart w:id="1874" w:name="_Toc120214436"/>
            <w:r>
              <w:t>General</w:t>
            </w:r>
            <w:bookmarkEnd w:id="1874"/>
          </w:p>
          <w:p w14:paraId="1819C489" w14:textId="2FC2AE94" w:rsidR="0029350D" w:rsidRPr="00165A0C" w:rsidRDefault="00212729" w:rsidP="00165A0C">
            <w:pPr>
              <w:spacing w:before="120" w:after="120"/>
              <w:rPr>
                <w:rFonts w:cs="Arial"/>
              </w:rPr>
            </w:pPr>
            <w:ins w:id="1875" w:author="Raphael Malyankar" w:date="2023-01-10T13:18:00Z">
              <w:r>
                <w:rPr>
                  <w:rFonts w:cs="Arial"/>
                </w:rPr>
                <w:t>(Reserved)</w:t>
              </w:r>
            </w:ins>
          </w:p>
          <w:p w14:paraId="2BE42A6F" w14:textId="77777777" w:rsidR="00165A0C" w:rsidRPr="00165A0C" w:rsidRDefault="00165A0C" w:rsidP="00165A0C">
            <w:pPr>
              <w:spacing w:before="120" w:after="120"/>
              <w:rPr>
                <w:rFonts w:cs="Arial"/>
              </w:rPr>
            </w:pPr>
            <w:r w:rsidRPr="00165A0C">
              <w:rPr>
                <w:rFonts w:cs="Arial"/>
                <w:u w:val="single"/>
              </w:rPr>
              <w:t>Remarks:</w:t>
            </w:r>
          </w:p>
          <w:p w14:paraId="66FEA817" w14:textId="77777777" w:rsidR="006347B9" w:rsidRPr="006347B9" w:rsidRDefault="006347B9" w:rsidP="006347B9">
            <w:pPr>
              <w:numPr>
                <w:ilvl w:val="0"/>
                <w:numId w:val="43"/>
              </w:numPr>
              <w:spacing w:before="120" w:after="120"/>
              <w:rPr>
                <w:ins w:id="1876" w:author="Raphael Malyankar" w:date="2022-10-21T01:31:00Z"/>
                <w:rFonts w:cs="Arial"/>
              </w:rPr>
            </w:pPr>
            <w:ins w:id="1877" w:author="Raphael Malyankar" w:date="2022-10-21T01:31:00Z">
              <w:r w:rsidRPr="006347B9">
                <w:rPr>
                  <w:rFonts w:cs="Arial"/>
                </w:rPr>
                <w:t xml:space="preserve">The attribute </w:t>
              </w:r>
              <w:proofErr w:type="spellStart"/>
              <w:r w:rsidRPr="006347B9">
                <w:rPr>
                  <w:rFonts w:cs="Arial"/>
                  <w:i/>
                  <w:iCs/>
                </w:rPr>
                <w:t>markedBy</w:t>
              </w:r>
              <w:proofErr w:type="spellEnd"/>
              <w:r w:rsidRPr="006347B9">
                <w:rPr>
                  <w:rFonts w:cs="Arial"/>
                </w:rPr>
                <w:t xml:space="preserve"> should be used to describe aids to navigation used to demarcate the location, for example, by marking a limit line, or one of the boundaries of an area. </w:t>
              </w:r>
            </w:ins>
          </w:p>
          <w:p w14:paraId="6B3CB997" w14:textId="77777777" w:rsidR="00165A0C" w:rsidRPr="00165A0C" w:rsidRDefault="00165A0C" w:rsidP="00165A0C">
            <w:pPr>
              <w:spacing w:before="120" w:after="120"/>
              <w:rPr>
                <w:rFonts w:cs="Arial"/>
              </w:rPr>
            </w:pPr>
          </w:p>
          <w:p w14:paraId="13A8CAD2" w14:textId="728C4BE4" w:rsidR="00165A0C" w:rsidRPr="00165A0C" w:rsidRDefault="00165A0C" w:rsidP="00165A0C">
            <w:pPr>
              <w:spacing w:before="120" w:after="120"/>
              <w:rPr>
                <w:rFonts w:cs="Arial"/>
              </w:rPr>
            </w:pPr>
            <w:r w:rsidRPr="00165A0C">
              <w:rPr>
                <w:rFonts w:cs="Arial"/>
                <w:u w:val="single"/>
              </w:rPr>
              <w:t>Distinction:</w:t>
            </w:r>
            <w:r w:rsidR="0029350D" w:rsidRPr="0029350D">
              <w:rPr>
                <w:rFonts w:cs="Arial"/>
              </w:rPr>
              <w:t xml:space="preserve"> </w:t>
            </w:r>
            <w:proofErr w:type="spellStart"/>
            <w:r w:rsidR="0029350D" w:rsidRPr="0029350D">
              <w:rPr>
                <w:rFonts w:cs="Arial"/>
              </w:rPr>
              <w:t>WaterwayArea</w:t>
            </w:r>
            <w:proofErr w:type="spellEnd"/>
            <w:r w:rsidR="0029350D" w:rsidRPr="0029350D">
              <w:rPr>
                <w:rFonts w:cs="Arial"/>
              </w:rPr>
              <w:t xml:space="preserve">; </w:t>
            </w:r>
            <w:proofErr w:type="spellStart"/>
            <w:r w:rsidR="0029350D" w:rsidRPr="0029350D">
              <w:rPr>
                <w:rFonts w:cs="Arial"/>
              </w:rPr>
              <w:t>HarbourBasin</w:t>
            </w:r>
            <w:proofErr w:type="spellEnd"/>
          </w:p>
          <w:p w14:paraId="4D79A298" w14:textId="77777777" w:rsidR="00165A0C" w:rsidRPr="00165A0C" w:rsidRDefault="00165A0C" w:rsidP="00165A0C">
            <w:pPr>
              <w:spacing w:before="120" w:after="120"/>
              <w:rPr>
                <w:rFonts w:cs="Arial"/>
              </w:rPr>
            </w:pPr>
          </w:p>
        </w:tc>
      </w:tr>
      <w:tr w:rsidR="00165A0C" w:rsidRPr="00165A0C" w14:paraId="75C4C84B" w14:textId="77777777" w:rsidTr="00B131AF">
        <w:tc>
          <w:tcPr>
            <w:tcW w:w="5000" w:type="pct"/>
            <w:gridSpan w:val="14"/>
            <w:shd w:val="clear" w:color="auto" w:fill="auto"/>
          </w:tcPr>
          <w:p w14:paraId="6DB938CB" w14:textId="77777777" w:rsidR="00165A0C" w:rsidRPr="00165A0C" w:rsidRDefault="00165A0C" w:rsidP="00165A0C">
            <w:pPr>
              <w:spacing w:before="120" w:after="120"/>
              <w:rPr>
                <w:rFonts w:cs="Arial"/>
                <w:b/>
                <w:u w:val="single"/>
              </w:rPr>
            </w:pPr>
            <w:r w:rsidRPr="00165A0C">
              <w:rPr>
                <w:rFonts w:cs="Arial"/>
                <w:b/>
                <w:u w:val="single"/>
              </w:rPr>
              <w:t>Feature/Information associations</w:t>
            </w:r>
          </w:p>
        </w:tc>
      </w:tr>
      <w:tr w:rsidR="00165A0C" w:rsidRPr="00165A0C" w14:paraId="22B29295" w14:textId="77777777" w:rsidTr="0029350D">
        <w:tc>
          <w:tcPr>
            <w:tcW w:w="619" w:type="pct"/>
            <w:vMerge w:val="restart"/>
            <w:shd w:val="clear" w:color="auto" w:fill="auto"/>
          </w:tcPr>
          <w:p w14:paraId="1944CB87" w14:textId="77777777" w:rsidR="00165A0C" w:rsidRPr="00165A0C" w:rsidRDefault="00165A0C" w:rsidP="00165A0C">
            <w:pPr>
              <w:spacing w:before="120" w:after="120"/>
              <w:rPr>
                <w:rFonts w:cs="Arial"/>
                <w:b/>
              </w:rPr>
            </w:pPr>
            <w:r w:rsidRPr="00165A0C">
              <w:rPr>
                <w:rFonts w:cs="Arial"/>
                <w:b/>
              </w:rPr>
              <w:t>Type</w:t>
            </w:r>
          </w:p>
        </w:tc>
        <w:tc>
          <w:tcPr>
            <w:tcW w:w="749" w:type="pct"/>
            <w:gridSpan w:val="2"/>
            <w:vMerge w:val="restart"/>
            <w:shd w:val="clear" w:color="auto" w:fill="auto"/>
          </w:tcPr>
          <w:p w14:paraId="7F40AB44" w14:textId="77777777" w:rsidR="00165A0C" w:rsidRPr="00165A0C" w:rsidRDefault="00165A0C" w:rsidP="00165A0C">
            <w:pPr>
              <w:spacing w:before="120" w:after="120"/>
              <w:rPr>
                <w:rFonts w:cs="Arial"/>
                <w:b/>
              </w:rPr>
            </w:pPr>
            <w:r w:rsidRPr="00165A0C">
              <w:rPr>
                <w:rFonts w:cs="Arial"/>
                <w:b/>
              </w:rPr>
              <w:t>Association Name</w:t>
            </w:r>
          </w:p>
        </w:tc>
        <w:tc>
          <w:tcPr>
            <w:tcW w:w="3632" w:type="pct"/>
            <w:gridSpan w:val="11"/>
            <w:shd w:val="clear" w:color="auto" w:fill="auto"/>
          </w:tcPr>
          <w:p w14:paraId="6EF75CDE" w14:textId="77777777" w:rsidR="00165A0C" w:rsidRPr="00165A0C" w:rsidRDefault="00165A0C" w:rsidP="00165A0C">
            <w:pPr>
              <w:spacing w:before="120" w:after="120"/>
              <w:jc w:val="center"/>
              <w:rPr>
                <w:rFonts w:cs="Arial"/>
                <w:b/>
              </w:rPr>
            </w:pPr>
            <w:r w:rsidRPr="00165A0C">
              <w:rPr>
                <w:rFonts w:cs="Arial"/>
                <w:b/>
              </w:rPr>
              <w:t>Association Ends</w:t>
            </w:r>
          </w:p>
        </w:tc>
      </w:tr>
      <w:tr w:rsidR="00165A0C" w:rsidRPr="00165A0C" w14:paraId="00BC54DB" w14:textId="77777777" w:rsidTr="00E7136E">
        <w:tc>
          <w:tcPr>
            <w:tcW w:w="619" w:type="pct"/>
            <w:vMerge/>
            <w:shd w:val="clear" w:color="auto" w:fill="auto"/>
          </w:tcPr>
          <w:p w14:paraId="37AE2131" w14:textId="77777777" w:rsidR="00165A0C" w:rsidRPr="00165A0C" w:rsidRDefault="00165A0C" w:rsidP="00165A0C">
            <w:pPr>
              <w:spacing w:before="120" w:after="120"/>
              <w:rPr>
                <w:rFonts w:cs="Arial"/>
              </w:rPr>
            </w:pPr>
          </w:p>
        </w:tc>
        <w:tc>
          <w:tcPr>
            <w:tcW w:w="749" w:type="pct"/>
            <w:gridSpan w:val="2"/>
            <w:vMerge/>
            <w:shd w:val="clear" w:color="auto" w:fill="auto"/>
          </w:tcPr>
          <w:p w14:paraId="2E3C1E15" w14:textId="77777777" w:rsidR="00165A0C" w:rsidRPr="00165A0C" w:rsidRDefault="00165A0C" w:rsidP="00165A0C">
            <w:pPr>
              <w:spacing w:before="120" w:after="120"/>
              <w:rPr>
                <w:rFonts w:cs="Arial"/>
              </w:rPr>
            </w:pPr>
          </w:p>
        </w:tc>
        <w:tc>
          <w:tcPr>
            <w:tcW w:w="668" w:type="pct"/>
            <w:gridSpan w:val="2"/>
            <w:shd w:val="clear" w:color="auto" w:fill="auto"/>
          </w:tcPr>
          <w:p w14:paraId="535AD7D5" w14:textId="77777777" w:rsidR="00165A0C" w:rsidRPr="00165A0C" w:rsidRDefault="00165A0C" w:rsidP="00165A0C">
            <w:pPr>
              <w:spacing w:before="120" w:after="120"/>
              <w:rPr>
                <w:rFonts w:cs="Arial"/>
                <w:b/>
              </w:rPr>
            </w:pPr>
            <w:r w:rsidRPr="00165A0C">
              <w:rPr>
                <w:rFonts w:cs="Arial"/>
                <w:b/>
              </w:rPr>
              <w:t>Class</w:t>
            </w:r>
          </w:p>
        </w:tc>
        <w:tc>
          <w:tcPr>
            <w:tcW w:w="694" w:type="pct"/>
            <w:gridSpan w:val="2"/>
            <w:shd w:val="clear" w:color="auto" w:fill="auto"/>
          </w:tcPr>
          <w:p w14:paraId="5F16D5CD" w14:textId="77777777" w:rsidR="00165A0C" w:rsidRPr="00165A0C" w:rsidRDefault="00165A0C" w:rsidP="00165A0C">
            <w:pPr>
              <w:spacing w:before="120" w:after="120"/>
              <w:rPr>
                <w:rFonts w:cs="Arial"/>
                <w:b/>
              </w:rPr>
            </w:pPr>
            <w:r w:rsidRPr="00165A0C">
              <w:rPr>
                <w:rFonts w:cs="Arial"/>
                <w:b/>
              </w:rPr>
              <w:t>Role</w:t>
            </w:r>
          </w:p>
        </w:tc>
        <w:tc>
          <w:tcPr>
            <w:tcW w:w="348" w:type="pct"/>
            <w:gridSpan w:val="2"/>
            <w:shd w:val="clear" w:color="auto" w:fill="auto"/>
          </w:tcPr>
          <w:p w14:paraId="0A1507FF" w14:textId="77777777" w:rsidR="00165A0C" w:rsidRPr="00165A0C" w:rsidRDefault="00165A0C" w:rsidP="00165A0C">
            <w:pPr>
              <w:spacing w:before="120" w:after="120"/>
              <w:rPr>
                <w:rFonts w:cs="Arial"/>
                <w:b/>
              </w:rPr>
            </w:pPr>
            <w:proofErr w:type="spellStart"/>
            <w:r w:rsidRPr="00165A0C">
              <w:rPr>
                <w:rFonts w:cs="Arial"/>
                <w:b/>
              </w:rPr>
              <w:t>Mult</w:t>
            </w:r>
            <w:proofErr w:type="spellEnd"/>
          </w:p>
        </w:tc>
        <w:tc>
          <w:tcPr>
            <w:tcW w:w="764" w:type="pct"/>
            <w:gridSpan w:val="2"/>
            <w:shd w:val="clear" w:color="auto" w:fill="auto"/>
          </w:tcPr>
          <w:p w14:paraId="63E0720A" w14:textId="77777777" w:rsidR="00165A0C" w:rsidRPr="00165A0C" w:rsidRDefault="00165A0C" w:rsidP="00165A0C">
            <w:pPr>
              <w:spacing w:before="120" w:after="120"/>
              <w:rPr>
                <w:rFonts w:cs="Arial"/>
                <w:b/>
              </w:rPr>
            </w:pPr>
            <w:r w:rsidRPr="00165A0C">
              <w:rPr>
                <w:rFonts w:cs="Arial"/>
                <w:b/>
              </w:rPr>
              <w:t>Class</w:t>
            </w:r>
          </w:p>
        </w:tc>
        <w:tc>
          <w:tcPr>
            <w:tcW w:w="808" w:type="pct"/>
            <w:gridSpan w:val="2"/>
            <w:shd w:val="clear" w:color="auto" w:fill="auto"/>
          </w:tcPr>
          <w:p w14:paraId="3483D083" w14:textId="77777777" w:rsidR="00165A0C" w:rsidRPr="00165A0C" w:rsidRDefault="00165A0C" w:rsidP="00165A0C">
            <w:pPr>
              <w:spacing w:before="120" w:after="120"/>
              <w:rPr>
                <w:rFonts w:cs="Arial"/>
                <w:b/>
              </w:rPr>
            </w:pPr>
            <w:r w:rsidRPr="00165A0C">
              <w:rPr>
                <w:rFonts w:cs="Arial"/>
                <w:b/>
              </w:rPr>
              <w:t>Role</w:t>
            </w:r>
          </w:p>
        </w:tc>
        <w:tc>
          <w:tcPr>
            <w:tcW w:w="349" w:type="pct"/>
            <w:shd w:val="clear" w:color="auto" w:fill="auto"/>
          </w:tcPr>
          <w:p w14:paraId="3FE2F420" w14:textId="77777777" w:rsidR="00165A0C" w:rsidRPr="00165A0C" w:rsidRDefault="00165A0C" w:rsidP="00165A0C">
            <w:pPr>
              <w:spacing w:before="120" w:after="120"/>
              <w:rPr>
                <w:rFonts w:cs="Arial"/>
                <w:b/>
              </w:rPr>
            </w:pPr>
            <w:proofErr w:type="spellStart"/>
            <w:r w:rsidRPr="00165A0C">
              <w:rPr>
                <w:rFonts w:cs="Arial"/>
                <w:b/>
              </w:rPr>
              <w:t>Mult</w:t>
            </w:r>
            <w:proofErr w:type="spellEnd"/>
          </w:p>
        </w:tc>
      </w:tr>
      <w:tr w:rsidR="00165A0C" w:rsidRPr="00165A0C" w14:paraId="733E6BE0" w14:textId="77777777" w:rsidTr="00E7136E">
        <w:tc>
          <w:tcPr>
            <w:tcW w:w="619" w:type="pct"/>
            <w:shd w:val="clear" w:color="auto" w:fill="auto"/>
          </w:tcPr>
          <w:p w14:paraId="5410183E" w14:textId="77777777" w:rsidR="00165A0C" w:rsidRPr="00165A0C" w:rsidRDefault="00165A0C" w:rsidP="00165A0C">
            <w:pPr>
              <w:spacing w:before="120" w:after="120"/>
              <w:rPr>
                <w:rFonts w:cs="Arial"/>
                <w:sz w:val="18"/>
              </w:rPr>
            </w:pPr>
            <w:r w:rsidRPr="00165A0C">
              <w:rPr>
                <w:rFonts w:cs="Arial"/>
                <w:sz w:val="18"/>
              </w:rPr>
              <w:t>association</w:t>
            </w:r>
          </w:p>
        </w:tc>
        <w:tc>
          <w:tcPr>
            <w:tcW w:w="749" w:type="pct"/>
            <w:gridSpan w:val="2"/>
            <w:shd w:val="clear" w:color="auto" w:fill="auto"/>
          </w:tcPr>
          <w:p w14:paraId="087EF5B1" w14:textId="77777777" w:rsidR="00165A0C" w:rsidRPr="00165A0C" w:rsidRDefault="00165A0C" w:rsidP="00165A0C">
            <w:pPr>
              <w:spacing w:before="120" w:after="120"/>
              <w:rPr>
                <w:rFonts w:cs="Arial"/>
                <w:sz w:val="18"/>
              </w:rPr>
            </w:pPr>
            <w:r w:rsidRPr="00165A0C">
              <w:rPr>
                <w:rFonts w:cs="Arial"/>
                <w:sz w:val="18"/>
              </w:rPr>
              <w:t>Location Hours</w:t>
            </w:r>
          </w:p>
        </w:tc>
        <w:tc>
          <w:tcPr>
            <w:tcW w:w="668" w:type="pct"/>
            <w:gridSpan w:val="2"/>
            <w:shd w:val="clear" w:color="auto" w:fill="auto"/>
          </w:tcPr>
          <w:p w14:paraId="09A44D36" w14:textId="77777777" w:rsidR="00165A0C" w:rsidRPr="00165A0C" w:rsidRDefault="00165A0C" w:rsidP="00165A0C">
            <w:pPr>
              <w:spacing w:before="120" w:after="120"/>
              <w:rPr>
                <w:rFonts w:cs="Arial"/>
                <w:b/>
                <w:sz w:val="18"/>
              </w:rPr>
            </w:pPr>
          </w:p>
        </w:tc>
        <w:tc>
          <w:tcPr>
            <w:tcW w:w="694" w:type="pct"/>
            <w:gridSpan w:val="2"/>
            <w:shd w:val="clear" w:color="auto" w:fill="auto"/>
          </w:tcPr>
          <w:p w14:paraId="7F32D626" w14:textId="77777777" w:rsidR="00165A0C" w:rsidRPr="00165A0C" w:rsidRDefault="00165A0C" w:rsidP="00165A0C">
            <w:pPr>
              <w:spacing w:before="120" w:after="120"/>
              <w:rPr>
                <w:rFonts w:cs="Arial"/>
                <w:sz w:val="18"/>
              </w:rPr>
            </w:pPr>
          </w:p>
        </w:tc>
        <w:tc>
          <w:tcPr>
            <w:tcW w:w="348" w:type="pct"/>
            <w:gridSpan w:val="2"/>
            <w:shd w:val="clear" w:color="auto" w:fill="auto"/>
          </w:tcPr>
          <w:p w14:paraId="5C4E5F39" w14:textId="77777777" w:rsidR="00165A0C" w:rsidRPr="00165A0C" w:rsidRDefault="00165A0C" w:rsidP="00165A0C">
            <w:pPr>
              <w:spacing w:before="120" w:after="120"/>
              <w:rPr>
                <w:rFonts w:cs="Arial"/>
                <w:sz w:val="18"/>
              </w:rPr>
            </w:pPr>
          </w:p>
        </w:tc>
        <w:tc>
          <w:tcPr>
            <w:tcW w:w="764" w:type="pct"/>
            <w:gridSpan w:val="2"/>
            <w:shd w:val="clear" w:color="auto" w:fill="auto"/>
          </w:tcPr>
          <w:p w14:paraId="45A7EB71" w14:textId="77777777" w:rsidR="00165A0C" w:rsidRPr="00165A0C" w:rsidRDefault="00165A0C" w:rsidP="00165A0C">
            <w:pPr>
              <w:spacing w:before="120" w:after="120"/>
              <w:rPr>
                <w:rFonts w:cs="Arial"/>
                <w:b/>
                <w:sz w:val="18"/>
              </w:rPr>
            </w:pPr>
            <w:proofErr w:type="spellStart"/>
            <w:r w:rsidRPr="00165A0C">
              <w:rPr>
                <w:rFonts w:cs="Arial"/>
                <w:b/>
                <w:sz w:val="18"/>
              </w:rPr>
              <w:t>ServiceHours</w:t>
            </w:r>
            <w:proofErr w:type="spellEnd"/>
          </w:p>
        </w:tc>
        <w:tc>
          <w:tcPr>
            <w:tcW w:w="808" w:type="pct"/>
            <w:gridSpan w:val="2"/>
            <w:shd w:val="clear" w:color="auto" w:fill="auto"/>
          </w:tcPr>
          <w:p w14:paraId="560030CE" w14:textId="77777777" w:rsidR="00165A0C" w:rsidRPr="00165A0C" w:rsidRDefault="00165A0C" w:rsidP="00165A0C">
            <w:pPr>
              <w:spacing w:before="120" w:after="120"/>
              <w:rPr>
                <w:rFonts w:cs="Arial"/>
                <w:sz w:val="18"/>
              </w:rPr>
            </w:pPr>
            <w:proofErr w:type="spellStart"/>
            <w:r w:rsidRPr="00165A0C">
              <w:rPr>
                <w:rFonts w:cs="Arial"/>
                <w:sz w:val="18"/>
              </w:rPr>
              <w:t>location_srvHrs</w:t>
            </w:r>
            <w:proofErr w:type="spellEnd"/>
          </w:p>
        </w:tc>
        <w:tc>
          <w:tcPr>
            <w:tcW w:w="349" w:type="pct"/>
            <w:shd w:val="clear" w:color="auto" w:fill="auto"/>
          </w:tcPr>
          <w:p w14:paraId="605D381C" w14:textId="77777777" w:rsidR="00165A0C" w:rsidRPr="00165A0C" w:rsidRDefault="00165A0C" w:rsidP="00165A0C">
            <w:pPr>
              <w:spacing w:before="120" w:after="120"/>
              <w:rPr>
                <w:rFonts w:cs="Arial"/>
              </w:rPr>
            </w:pPr>
            <w:r w:rsidRPr="00165A0C">
              <w:rPr>
                <w:rFonts w:cs="Arial"/>
              </w:rPr>
              <w:t>0, 1</w:t>
            </w:r>
          </w:p>
        </w:tc>
      </w:tr>
      <w:tr w:rsidR="00E7136E" w:rsidRPr="00165A0C" w14:paraId="6FE4B9E0" w14:textId="77777777" w:rsidTr="00E7136E">
        <w:trPr>
          <w:ins w:id="1878" w:author="Raphael Malyankar" w:date="2022-11-22T23:49:00Z"/>
        </w:trPr>
        <w:tc>
          <w:tcPr>
            <w:tcW w:w="619" w:type="pct"/>
            <w:shd w:val="clear" w:color="auto" w:fill="auto"/>
          </w:tcPr>
          <w:p w14:paraId="51F30629" w14:textId="7BFE7313" w:rsidR="00E7136E" w:rsidRPr="00165A0C" w:rsidRDefault="003F0A46" w:rsidP="00E7136E">
            <w:pPr>
              <w:spacing w:before="120" w:after="120"/>
              <w:rPr>
                <w:ins w:id="1879" w:author="Raphael Malyankar" w:date="2022-11-22T23:49:00Z"/>
                <w:rFonts w:cs="Arial"/>
                <w:sz w:val="18"/>
              </w:rPr>
            </w:pPr>
            <w:proofErr w:type="spellStart"/>
            <w:ins w:id="1880" w:author="Raphael Malyankar" w:date="2022-11-23T01:04:00Z">
              <w:r>
                <w:rPr>
                  <w:rFonts w:cs="Arial"/>
                  <w:sz w:val="18"/>
                </w:rPr>
                <w:t>Aggr</w:t>
              </w:r>
            </w:ins>
            <w:proofErr w:type="spellEnd"/>
          </w:p>
        </w:tc>
        <w:tc>
          <w:tcPr>
            <w:tcW w:w="749" w:type="pct"/>
            <w:gridSpan w:val="2"/>
            <w:shd w:val="clear" w:color="auto" w:fill="auto"/>
          </w:tcPr>
          <w:p w14:paraId="7340210B" w14:textId="6EB7F5CD" w:rsidR="00E7136E" w:rsidRPr="00165A0C" w:rsidRDefault="00E7136E" w:rsidP="00E7136E">
            <w:pPr>
              <w:spacing w:before="120" w:after="120"/>
              <w:rPr>
                <w:ins w:id="1881" w:author="Raphael Malyankar" w:date="2022-11-22T23:49:00Z"/>
                <w:rFonts w:cs="Arial"/>
                <w:sz w:val="18"/>
              </w:rPr>
            </w:pPr>
            <w:ins w:id="1882" w:author="Raphael Malyankar" w:date="2022-11-22T23:49:00Z">
              <w:r>
                <w:rPr>
                  <w:rFonts w:cs="Arial"/>
                  <w:sz w:val="18"/>
                </w:rPr>
                <w:t>Layout Division</w:t>
              </w:r>
            </w:ins>
          </w:p>
        </w:tc>
        <w:tc>
          <w:tcPr>
            <w:tcW w:w="668" w:type="pct"/>
            <w:gridSpan w:val="2"/>
            <w:shd w:val="clear" w:color="auto" w:fill="auto"/>
          </w:tcPr>
          <w:p w14:paraId="7E408E24" w14:textId="29F9E37E" w:rsidR="00E7136E" w:rsidRPr="00165A0C" w:rsidRDefault="00E7136E" w:rsidP="00E7136E">
            <w:pPr>
              <w:spacing w:before="120" w:after="120"/>
              <w:rPr>
                <w:ins w:id="1883" w:author="Raphael Malyankar" w:date="2022-11-22T23:49:00Z"/>
                <w:rFonts w:cs="Arial"/>
                <w:b/>
                <w:sz w:val="18"/>
              </w:rPr>
            </w:pPr>
            <w:proofErr w:type="spellStart"/>
            <w:ins w:id="1884" w:author="Raphael Malyankar" w:date="2022-11-22T23:49:00Z">
              <w:r>
                <w:rPr>
                  <w:rFonts w:cs="Arial"/>
                  <w:b/>
                  <w:sz w:val="18"/>
                </w:rPr>
                <w:t>Tur</w:t>
              </w:r>
            </w:ins>
            <w:ins w:id="1885" w:author="Raphael Malyankar" w:date="2022-11-22T23:50:00Z">
              <w:r>
                <w:rPr>
                  <w:rFonts w:cs="Arial"/>
                  <w:b/>
                  <w:sz w:val="18"/>
                </w:rPr>
                <w:t>ningBasin</w:t>
              </w:r>
            </w:ins>
            <w:proofErr w:type="spellEnd"/>
          </w:p>
        </w:tc>
        <w:tc>
          <w:tcPr>
            <w:tcW w:w="694" w:type="pct"/>
            <w:gridSpan w:val="2"/>
            <w:shd w:val="clear" w:color="auto" w:fill="auto"/>
          </w:tcPr>
          <w:p w14:paraId="0D99F1B1" w14:textId="7CC94049" w:rsidR="00E7136E" w:rsidRPr="00165A0C" w:rsidRDefault="00E7136E" w:rsidP="00E7136E">
            <w:pPr>
              <w:spacing w:before="120" w:after="120"/>
              <w:rPr>
                <w:ins w:id="1886" w:author="Raphael Malyankar" w:date="2022-11-22T23:49:00Z"/>
                <w:rFonts w:cs="Arial"/>
                <w:sz w:val="18"/>
              </w:rPr>
            </w:pPr>
            <w:proofErr w:type="spellStart"/>
            <w:ins w:id="1887" w:author="Raphael Malyankar" w:date="2022-11-22T23:49:00Z">
              <w:r>
                <w:rPr>
                  <w:rFonts w:cs="Arial"/>
                  <w:sz w:val="18"/>
                </w:rPr>
                <w:t>layoutUnit</w:t>
              </w:r>
              <w:proofErr w:type="spellEnd"/>
            </w:ins>
          </w:p>
        </w:tc>
        <w:tc>
          <w:tcPr>
            <w:tcW w:w="348" w:type="pct"/>
            <w:gridSpan w:val="2"/>
            <w:shd w:val="clear" w:color="auto" w:fill="auto"/>
          </w:tcPr>
          <w:p w14:paraId="65D9DB74" w14:textId="4FB41A2B" w:rsidR="00E7136E" w:rsidRPr="00165A0C" w:rsidRDefault="00E7136E" w:rsidP="00E7136E">
            <w:pPr>
              <w:spacing w:before="120" w:after="120"/>
              <w:rPr>
                <w:ins w:id="1888" w:author="Raphael Malyankar" w:date="2022-11-22T23:49:00Z"/>
                <w:rFonts w:cs="Arial"/>
                <w:sz w:val="18"/>
              </w:rPr>
            </w:pPr>
            <w:ins w:id="1889" w:author="Raphael Malyankar" w:date="2022-11-22T23:49:00Z">
              <w:r>
                <w:rPr>
                  <w:rFonts w:cs="Arial"/>
                  <w:sz w:val="18"/>
                </w:rPr>
                <w:t>0,*</w:t>
              </w:r>
            </w:ins>
          </w:p>
        </w:tc>
        <w:tc>
          <w:tcPr>
            <w:tcW w:w="764" w:type="pct"/>
            <w:gridSpan w:val="2"/>
            <w:shd w:val="clear" w:color="auto" w:fill="auto"/>
          </w:tcPr>
          <w:p w14:paraId="71C4EE45" w14:textId="4B5CC1F5" w:rsidR="00E7136E" w:rsidRPr="00165A0C" w:rsidRDefault="00E7136E" w:rsidP="00E7136E">
            <w:pPr>
              <w:spacing w:before="120" w:after="120"/>
              <w:rPr>
                <w:ins w:id="1890" w:author="Raphael Malyankar" w:date="2022-11-22T23:49:00Z"/>
                <w:rFonts w:cs="Arial"/>
                <w:b/>
                <w:sz w:val="18"/>
              </w:rPr>
            </w:pPr>
            <w:proofErr w:type="spellStart"/>
            <w:ins w:id="1891" w:author="Raphael Malyankar" w:date="2022-11-22T23:49:00Z">
              <w:r>
                <w:rPr>
                  <w:rFonts w:cs="Arial"/>
                  <w:b/>
                  <w:sz w:val="18"/>
                </w:rPr>
                <w:t>HarbourAreaSection</w:t>
              </w:r>
              <w:proofErr w:type="spellEnd"/>
            </w:ins>
          </w:p>
        </w:tc>
        <w:tc>
          <w:tcPr>
            <w:tcW w:w="808" w:type="pct"/>
            <w:gridSpan w:val="2"/>
            <w:shd w:val="clear" w:color="auto" w:fill="auto"/>
          </w:tcPr>
          <w:p w14:paraId="2AF5B3F2" w14:textId="4089A1C8" w:rsidR="00E7136E" w:rsidRPr="00165A0C" w:rsidRDefault="00E7136E" w:rsidP="00E7136E">
            <w:pPr>
              <w:spacing w:before="120" w:after="120"/>
              <w:rPr>
                <w:ins w:id="1892" w:author="Raphael Malyankar" w:date="2022-11-22T23:49:00Z"/>
                <w:rFonts w:cs="Arial"/>
                <w:sz w:val="18"/>
              </w:rPr>
            </w:pPr>
            <w:proofErr w:type="spellStart"/>
            <w:ins w:id="1893" w:author="Raphael Malyankar" w:date="2022-11-22T23:49:00Z">
              <w:r>
                <w:rPr>
                  <w:rFonts w:cs="Arial"/>
                  <w:sz w:val="18"/>
                </w:rPr>
                <w:t>componentOf</w:t>
              </w:r>
              <w:proofErr w:type="spellEnd"/>
            </w:ins>
          </w:p>
        </w:tc>
        <w:tc>
          <w:tcPr>
            <w:tcW w:w="349" w:type="pct"/>
            <w:shd w:val="clear" w:color="auto" w:fill="auto"/>
          </w:tcPr>
          <w:p w14:paraId="2F050D87" w14:textId="7B103DF5" w:rsidR="00E7136E" w:rsidRPr="00165A0C" w:rsidRDefault="00E7136E" w:rsidP="00E7136E">
            <w:pPr>
              <w:spacing w:before="120" w:after="120"/>
              <w:rPr>
                <w:ins w:id="1894" w:author="Raphael Malyankar" w:date="2022-11-22T23:49:00Z"/>
                <w:rFonts w:cs="Arial"/>
              </w:rPr>
            </w:pPr>
            <w:ins w:id="1895" w:author="Raphael Malyankar" w:date="2022-11-22T23:49:00Z">
              <w:r>
                <w:rPr>
                  <w:rFonts w:cs="Arial"/>
                </w:rPr>
                <w:t>1,1</w:t>
              </w:r>
            </w:ins>
          </w:p>
        </w:tc>
      </w:tr>
    </w:tbl>
    <w:p w14:paraId="3CBD6B2F" w14:textId="77777777" w:rsidR="00165A0C" w:rsidRPr="00165A0C" w:rsidRDefault="00165A0C" w:rsidP="00165A0C">
      <w:pPr>
        <w:spacing w:before="240"/>
        <w:rPr>
          <w:b/>
        </w:rPr>
      </w:pPr>
    </w:p>
    <w:p w14:paraId="49C5B8D3" w14:textId="77777777" w:rsidR="00165A0C" w:rsidRPr="00165A0C" w:rsidRDefault="00165A0C" w:rsidP="00165A0C">
      <w:pPr>
        <w:rPr>
          <w:b/>
        </w:rPr>
      </w:pPr>
      <w:r w:rsidRPr="00165A0C">
        <w:rPr>
          <w:b/>
        </w:rPr>
        <w:br w:type="page"/>
      </w:r>
    </w:p>
    <w:p w14:paraId="41504CD2" w14:textId="77777777" w:rsidR="00165A0C" w:rsidRPr="00165A0C" w:rsidRDefault="00165A0C" w:rsidP="00716062">
      <w:pPr>
        <w:pStyle w:val="Heading2"/>
      </w:pPr>
      <w:bookmarkStart w:id="1896" w:name="_Ref113290599"/>
      <w:bookmarkStart w:id="1897" w:name="_Toc120214437"/>
      <w:r w:rsidRPr="00165A0C">
        <w:lastRenderedPageBreak/>
        <w:t>Waterway Area</w:t>
      </w:r>
      <w:bookmarkEnd w:id="1896"/>
      <w:bookmarkEnd w:id="18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4"/>
        <w:gridCol w:w="1190"/>
        <w:gridCol w:w="216"/>
        <w:gridCol w:w="551"/>
        <w:gridCol w:w="669"/>
        <w:gridCol w:w="826"/>
        <w:gridCol w:w="216"/>
        <w:gridCol w:w="513"/>
        <w:gridCol w:w="216"/>
        <w:gridCol w:w="1320"/>
        <w:gridCol w:w="310"/>
        <w:gridCol w:w="462"/>
        <w:gridCol w:w="901"/>
        <w:gridCol w:w="592"/>
      </w:tblGrid>
      <w:tr w:rsidR="00165A0C" w:rsidRPr="00165A0C" w14:paraId="51D88129" w14:textId="77777777" w:rsidTr="00B131AF">
        <w:tc>
          <w:tcPr>
            <w:tcW w:w="5000" w:type="pct"/>
            <w:gridSpan w:val="14"/>
            <w:shd w:val="clear" w:color="auto" w:fill="auto"/>
          </w:tcPr>
          <w:p w14:paraId="409FE9C8" w14:textId="77777777" w:rsidR="00165A0C" w:rsidRPr="00165A0C" w:rsidRDefault="00165A0C" w:rsidP="00165A0C">
            <w:pPr>
              <w:spacing w:before="120" w:after="120"/>
              <w:rPr>
                <w:rFonts w:cs="Arial"/>
              </w:rPr>
            </w:pPr>
            <w:r w:rsidRPr="00165A0C">
              <w:rPr>
                <w:rFonts w:cs="Arial"/>
                <w:u w:val="single"/>
              </w:rPr>
              <w:t>IHO Definition:</w:t>
            </w:r>
            <w:r w:rsidRPr="00165A0C">
              <w:rPr>
                <w:rFonts w:cs="Arial"/>
              </w:rPr>
              <w:t xml:space="preserve"> An area in which uniform general information of the waterway exists.</w:t>
            </w:r>
          </w:p>
        </w:tc>
      </w:tr>
      <w:tr w:rsidR="00165A0C" w:rsidRPr="00165A0C" w14:paraId="1D3F7E7D" w14:textId="77777777" w:rsidTr="00B131AF">
        <w:tc>
          <w:tcPr>
            <w:tcW w:w="5000" w:type="pct"/>
            <w:gridSpan w:val="14"/>
            <w:shd w:val="clear" w:color="auto" w:fill="auto"/>
          </w:tcPr>
          <w:p w14:paraId="79DFE41F" w14:textId="77777777" w:rsidR="00165A0C" w:rsidRPr="00165A0C" w:rsidRDefault="00165A0C" w:rsidP="00165A0C">
            <w:pPr>
              <w:spacing w:before="120" w:after="120"/>
              <w:rPr>
                <w:rFonts w:cs="Arial"/>
                <w:b/>
              </w:rPr>
            </w:pPr>
            <w:r w:rsidRPr="00165A0C">
              <w:rPr>
                <w:rFonts w:cs="Arial"/>
                <w:b/>
                <w:u w:val="single"/>
              </w:rPr>
              <w:t>S-10x Geo Feature:</w:t>
            </w:r>
            <w:r w:rsidRPr="00165A0C">
              <w:rPr>
                <w:rFonts w:cs="Arial"/>
                <w:b/>
              </w:rPr>
              <w:t xml:space="preserve"> Waterway Area</w:t>
            </w:r>
          </w:p>
        </w:tc>
      </w:tr>
      <w:tr w:rsidR="00165A0C" w:rsidRPr="00165A0C" w14:paraId="78943CB8" w14:textId="77777777" w:rsidTr="00B131AF">
        <w:tc>
          <w:tcPr>
            <w:tcW w:w="5000" w:type="pct"/>
            <w:gridSpan w:val="14"/>
            <w:shd w:val="clear" w:color="auto" w:fill="auto"/>
          </w:tcPr>
          <w:p w14:paraId="27E43364" w14:textId="1538324D" w:rsidR="00165A0C" w:rsidRPr="00165A0C" w:rsidRDefault="00165A0C" w:rsidP="00165A0C">
            <w:pPr>
              <w:spacing w:before="120" w:after="120"/>
              <w:rPr>
                <w:rFonts w:cs="Arial"/>
                <w:b/>
              </w:rPr>
            </w:pPr>
            <w:r w:rsidRPr="00165A0C">
              <w:rPr>
                <w:rFonts w:cs="Arial"/>
                <w:b/>
                <w:u w:val="single"/>
              </w:rPr>
              <w:t>Super Type:</w:t>
            </w:r>
            <w:r w:rsidRPr="00165A0C">
              <w:rPr>
                <w:rFonts w:cs="Arial"/>
                <w:b/>
              </w:rPr>
              <w:t xml:space="preserve"> Layout</w:t>
            </w:r>
            <w:r w:rsidR="000E0AAE">
              <w:rPr>
                <w:rFonts w:cs="Arial"/>
                <w:b/>
              </w:rPr>
              <w:t xml:space="preserve"> (</w:t>
            </w:r>
            <w:r w:rsidR="000E0AAE">
              <w:rPr>
                <w:rFonts w:cs="Arial"/>
                <w:b/>
              </w:rPr>
              <w:fldChar w:fldCharType="begin"/>
            </w:r>
            <w:r w:rsidR="000E0AAE">
              <w:rPr>
                <w:rFonts w:cs="Arial"/>
                <w:b/>
              </w:rPr>
              <w:instrText xml:space="preserve"> REF _Ref113290633 \r \h </w:instrText>
            </w:r>
            <w:r w:rsidR="000E0AAE">
              <w:rPr>
                <w:rFonts w:cs="Arial"/>
                <w:b/>
              </w:rPr>
            </w:r>
            <w:r w:rsidR="000E0AAE">
              <w:rPr>
                <w:rFonts w:cs="Arial"/>
                <w:b/>
              </w:rPr>
              <w:fldChar w:fldCharType="separate"/>
            </w:r>
            <w:r w:rsidR="00EE3F7C">
              <w:rPr>
                <w:rFonts w:cs="Arial"/>
                <w:b/>
              </w:rPr>
              <w:t>5.6</w:t>
            </w:r>
            <w:r w:rsidR="000E0AAE">
              <w:rPr>
                <w:rFonts w:cs="Arial"/>
                <w:b/>
              </w:rPr>
              <w:fldChar w:fldCharType="end"/>
            </w:r>
            <w:r w:rsidR="000E0AAE">
              <w:rPr>
                <w:rFonts w:cs="Arial"/>
                <w:b/>
              </w:rPr>
              <w:t>)</w:t>
            </w:r>
          </w:p>
        </w:tc>
      </w:tr>
      <w:tr w:rsidR="00165A0C" w:rsidRPr="00165A0C" w14:paraId="6016580D" w14:textId="77777777" w:rsidTr="00B131AF">
        <w:tc>
          <w:tcPr>
            <w:tcW w:w="5000" w:type="pct"/>
            <w:gridSpan w:val="14"/>
            <w:shd w:val="clear" w:color="auto" w:fill="auto"/>
          </w:tcPr>
          <w:p w14:paraId="69EA644A" w14:textId="77777777" w:rsidR="00165A0C" w:rsidRPr="00165A0C" w:rsidRDefault="00165A0C" w:rsidP="00165A0C">
            <w:pPr>
              <w:spacing w:before="120" w:after="120"/>
              <w:rPr>
                <w:rFonts w:cs="Arial"/>
                <w:b/>
              </w:rPr>
            </w:pPr>
            <w:r w:rsidRPr="00165A0C">
              <w:rPr>
                <w:rFonts w:cs="Arial"/>
                <w:b/>
                <w:u w:val="single"/>
              </w:rPr>
              <w:t>Primitives:</w:t>
            </w:r>
            <w:r w:rsidRPr="00165A0C">
              <w:rPr>
                <w:rFonts w:cs="Arial"/>
                <w:b/>
              </w:rPr>
              <w:t xml:space="preserve"> surface</w:t>
            </w:r>
          </w:p>
        </w:tc>
      </w:tr>
      <w:tr w:rsidR="00165A0C" w:rsidRPr="00165A0C" w14:paraId="3E4544BF" w14:textId="77777777" w:rsidTr="00B131AF">
        <w:tc>
          <w:tcPr>
            <w:tcW w:w="1249" w:type="pct"/>
            <w:gridSpan w:val="2"/>
            <w:shd w:val="clear" w:color="auto" w:fill="auto"/>
          </w:tcPr>
          <w:p w14:paraId="543CDD83" w14:textId="77777777" w:rsidR="00165A0C" w:rsidRPr="00165A0C" w:rsidRDefault="00165A0C" w:rsidP="00165A0C">
            <w:pPr>
              <w:spacing w:before="120"/>
              <w:rPr>
                <w:rFonts w:cs="Arial"/>
                <w:i/>
                <w:color w:val="0000FF"/>
                <w:sz w:val="18"/>
              </w:rPr>
            </w:pPr>
            <w:r w:rsidRPr="00165A0C">
              <w:rPr>
                <w:rFonts w:cs="Arial"/>
                <w:i/>
                <w:color w:val="0000FF"/>
                <w:sz w:val="18"/>
              </w:rPr>
              <w:t>Real World</w:t>
            </w:r>
          </w:p>
          <w:p w14:paraId="3E0ACEEB" w14:textId="77777777" w:rsidR="00165A0C" w:rsidRPr="00165A0C" w:rsidRDefault="00165A0C" w:rsidP="00165A0C">
            <w:pPr>
              <w:spacing w:before="120"/>
              <w:rPr>
                <w:rFonts w:cs="Arial"/>
                <w:i/>
                <w:color w:val="0000FF"/>
                <w:sz w:val="18"/>
              </w:rPr>
            </w:pPr>
          </w:p>
        </w:tc>
        <w:tc>
          <w:tcPr>
            <w:tcW w:w="1667" w:type="pct"/>
            <w:gridSpan w:val="7"/>
            <w:shd w:val="clear" w:color="auto" w:fill="auto"/>
          </w:tcPr>
          <w:p w14:paraId="3FB0EF87" w14:textId="77777777" w:rsidR="00165A0C" w:rsidRPr="00165A0C" w:rsidRDefault="00165A0C" w:rsidP="00165A0C">
            <w:pPr>
              <w:spacing w:before="120"/>
              <w:rPr>
                <w:rFonts w:cs="Arial"/>
                <w:i/>
                <w:color w:val="0000FF"/>
                <w:sz w:val="18"/>
              </w:rPr>
            </w:pPr>
            <w:r w:rsidRPr="00165A0C">
              <w:rPr>
                <w:rFonts w:cs="Arial"/>
                <w:i/>
                <w:color w:val="0000FF"/>
                <w:sz w:val="18"/>
              </w:rPr>
              <w:t>Paper Chart Symbol</w:t>
            </w:r>
          </w:p>
          <w:p w14:paraId="01E1E5F0" w14:textId="77777777" w:rsidR="00165A0C" w:rsidRPr="00165A0C" w:rsidRDefault="00165A0C" w:rsidP="00165A0C">
            <w:pPr>
              <w:spacing w:before="120"/>
              <w:rPr>
                <w:rFonts w:cs="Arial"/>
                <w:i/>
                <w:color w:val="0000FF"/>
                <w:sz w:val="18"/>
              </w:rPr>
            </w:pPr>
          </w:p>
        </w:tc>
        <w:tc>
          <w:tcPr>
            <w:tcW w:w="2084" w:type="pct"/>
            <w:gridSpan w:val="5"/>
            <w:shd w:val="clear" w:color="auto" w:fill="auto"/>
          </w:tcPr>
          <w:p w14:paraId="523EDE23" w14:textId="77777777" w:rsidR="00165A0C" w:rsidRPr="00165A0C" w:rsidRDefault="00165A0C" w:rsidP="00165A0C">
            <w:pPr>
              <w:spacing w:before="120"/>
              <w:rPr>
                <w:rFonts w:cs="Arial"/>
                <w:i/>
                <w:color w:val="0000FF"/>
                <w:sz w:val="18"/>
              </w:rPr>
            </w:pPr>
            <w:r w:rsidRPr="00165A0C">
              <w:rPr>
                <w:rFonts w:cs="Arial"/>
                <w:i/>
                <w:color w:val="0000FF"/>
                <w:sz w:val="18"/>
              </w:rPr>
              <w:t>ECDIS Symbol</w:t>
            </w:r>
          </w:p>
          <w:p w14:paraId="50DCB62A" w14:textId="77777777" w:rsidR="00165A0C" w:rsidRPr="00165A0C" w:rsidRDefault="00165A0C" w:rsidP="00165A0C">
            <w:pPr>
              <w:spacing w:before="120"/>
              <w:rPr>
                <w:rFonts w:cs="Arial"/>
                <w:i/>
                <w:color w:val="0000FF"/>
                <w:sz w:val="18"/>
              </w:rPr>
            </w:pPr>
          </w:p>
        </w:tc>
      </w:tr>
      <w:tr w:rsidR="00165A0C" w:rsidRPr="00165A0C" w14:paraId="21516585" w14:textId="77777777" w:rsidTr="00B131AF">
        <w:tc>
          <w:tcPr>
            <w:tcW w:w="1665" w:type="pct"/>
            <w:gridSpan w:val="4"/>
            <w:shd w:val="clear" w:color="auto" w:fill="auto"/>
          </w:tcPr>
          <w:p w14:paraId="026B24EA" w14:textId="77777777" w:rsidR="00165A0C" w:rsidRPr="00165A0C" w:rsidRDefault="00165A0C" w:rsidP="00165A0C">
            <w:pPr>
              <w:spacing w:before="120" w:after="120"/>
              <w:rPr>
                <w:rFonts w:cs="Arial"/>
                <w:b/>
              </w:rPr>
            </w:pPr>
            <w:r w:rsidRPr="00165A0C">
              <w:rPr>
                <w:rFonts w:cs="Arial"/>
                <w:b/>
              </w:rPr>
              <w:t>S-10x Attribute</w:t>
            </w:r>
          </w:p>
        </w:tc>
        <w:tc>
          <w:tcPr>
            <w:tcW w:w="834" w:type="pct"/>
            <w:gridSpan w:val="2"/>
            <w:shd w:val="clear" w:color="auto" w:fill="auto"/>
          </w:tcPr>
          <w:p w14:paraId="6373CA18" w14:textId="77777777" w:rsidR="00165A0C" w:rsidRPr="00165A0C" w:rsidRDefault="00165A0C" w:rsidP="00165A0C">
            <w:pPr>
              <w:spacing w:before="120" w:after="120"/>
              <w:rPr>
                <w:rFonts w:cs="Arial"/>
                <w:b/>
              </w:rPr>
            </w:pPr>
            <w:r w:rsidRPr="00165A0C">
              <w:rPr>
                <w:rFonts w:cs="Arial"/>
                <w:b/>
              </w:rPr>
              <w:t>S-57  Acronym</w:t>
            </w:r>
          </w:p>
        </w:tc>
        <w:tc>
          <w:tcPr>
            <w:tcW w:w="1250" w:type="pct"/>
            <w:gridSpan w:val="4"/>
            <w:shd w:val="clear" w:color="auto" w:fill="auto"/>
          </w:tcPr>
          <w:p w14:paraId="6C1CF78D" w14:textId="77777777" w:rsidR="00165A0C" w:rsidRPr="00165A0C" w:rsidRDefault="00165A0C" w:rsidP="00165A0C">
            <w:pPr>
              <w:spacing w:before="120" w:after="120"/>
              <w:rPr>
                <w:rFonts w:cs="Arial"/>
                <w:b/>
              </w:rPr>
            </w:pPr>
            <w:r w:rsidRPr="00165A0C">
              <w:rPr>
                <w:rFonts w:cs="Arial"/>
                <w:b/>
              </w:rPr>
              <w:t>Allowable Encoding Value</w:t>
            </w:r>
          </w:p>
        </w:tc>
        <w:tc>
          <w:tcPr>
            <w:tcW w:w="417" w:type="pct"/>
            <w:gridSpan w:val="2"/>
            <w:shd w:val="clear" w:color="auto" w:fill="auto"/>
          </w:tcPr>
          <w:p w14:paraId="2E51BE3B" w14:textId="77777777" w:rsidR="00165A0C" w:rsidRPr="00165A0C" w:rsidRDefault="00165A0C" w:rsidP="00165A0C">
            <w:pPr>
              <w:spacing w:before="120" w:after="120"/>
              <w:rPr>
                <w:rFonts w:cs="Arial"/>
                <w:b/>
              </w:rPr>
            </w:pPr>
            <w:r w:rsidRPr="00165A0C">
              <w:rPr>
                <w:rFonts w:cs="Arial"/>
                <w:b/>
              </w:rPr>
              <w:t>Type</w:t>
            </w:r>
          </w:p>
        </w:tc>
        <w:tc>
          <w:tcPr>
            <w:tcW w:w="834" w:type="pct"/>
            <w:gridSpan w:val="2"/>
            <w:shd w:val="clear" w:color="auto" w:fill="auto"/>
          </w:tcPr>
          <w:p w14:paraId="10FBA764" w14:textId="77777777" w:rsidR="00165A0C" w:rsidRPr="00165A0C" w:rsidRDefault="00165A0C" w:rsidP="00165A0C">
            <w:pPr>
              <w:spacing w:before="120" w:after="120"/>
              <w:rPr>
                <w:rFonts w:cs="Arial"/>
                <w:b/>
              </w:rPr>
            </w:pPr>
            <w:r w:rsidRPr="00165A0C">
              <w:rPr>
                <w:rFonts w:cs="Arial"/>
                <w:b/>
              </w:rPr>
              <w:t>Multiplicity</w:t>
            </w:r>
          </w:p>
        </w:tc>
      </w:tr>
      <w:tr w:rsidR="00165A0C" w:rsidRPr="00165A0C" w14:paraId="2CFE0DC9" w14:textId="77777777" w:rsidTr="00B131AF">
        <w:tc>
          <w:tcPr>
            <w:tcW w:w="1665" w:type="pct"/>
            <w:gridSpan w:val="4"/>
            <w:shd w:val="clear" w:color="auto" w:fill="auto"/>
          </w:tcPr>
          <w:p w14:paraId="4AB07004" w14:textId="77777777" w:rsidR="00165A0C" w:rsidRPr="00165A0C" w:rsidRDefault="00165A0C" w:rsidP="00165A0C">
            <w:pPr>
              <w:spacing w:before="120" w:after="120"/>
              <w:rPr>
                <w:rFonts w:cs="Arial"/>
                <w:sz w:val="18"/>
              </w:rPr>
            </w:pPr>
            <w:r w:rsidRPr="00165A0C">
              <w:rPr>
                <w:rFonts w:cs="Arial"/>
                <w:sz w:val="18"/>
              </w:rPr>
              <w:t>Category of Port Section</w:t>
            </w:r>
          </w:p>
        </w:tc>
        <w:tc>
          <w:tcPr>
            <w:tcW w:w="834" w:type="pct"/>
            <w:gridSpan w:val="2"/>
            <w:shd w:val="clear" w:color="auto" w:fill="auto"/>
          </w:tcPr>
          <w:p w14:paraId="6DC614FA" w14:textId="77777777" w:rsidR="00165A0C" w:rsidRPr="00165A0C" w:rsidRDefault="00165A0C" w:rsidP="00165A0C">
            <w:pPr>
              <w:spacing w:before="120" w:after="120"/>
              <w:rPr>
                <w:rFonts w:cs="Arial"/>
                <w:sz w:val="18"/>
              </w:rPr>
            </w:pPr>
          </w:p>
        </w:tc>
        <w:tc>
          <w:tcPr>
            <w:tcW w:w="1250" w:type="pct"/>
            <w:gridSpan w:val="4"/>
            <w:shd w:val="clear" w:color="auto" w:fill="auto"/>
          </w:tcPr>
          <w:p w14:paraId="631FBE9E" w14:textId="77777777" w:rsidR="00165A0C" w:rsidRPr="00165A0C" w:rsidRDefault="00165A0C" w:rsidP="00165A0C">
            <w:pPr>
              <w:spacing w:before="120" w:after="120"/>
              <w:rPr>
                <w:rFonts w:cs="Arial"/>
                <w:sz w:val="18"/>
              </w:rPr>
            </w:pPr>
            <w:r w:rsidRPr="00165A0C">
              <w:rPr>
                <w:rFonts w:cs="Arial"/>
                <w:sz w:val="18"/>
              </w:rPr>
              <w:t>1 : Port Fairway</w:t>
            </w:r>
          </w:p>
          <w:p w14:paraId="53E0A0B8" w14:textId="77777777" w:rsidR="00165A0C" w:rsidRPr="00165A0C" w:rsidRDefault="00165A0C" w:rsidP="00165A0C">
            <w:pPr>
              <w:spacing w:before="120" w:after="120"/>
              <w:rPr>
                <w:rFonts w:cs="Arial"/>
                <w:sz w:val="18"/>
              </w:rPr>
            </w:pPr>
            <w:r w:rsidRPr="00165A0C">
              <w:rPr>
                <w:rFonts w:cs="Arial"/>
                <w:sz w:val="18"/>
              </w:rPr>
              <w:t>3 : Berth Pocket</w:t>
            </w:r>
          </w:p>
          <w:p w14:paraId="6B828D34" w14:textId="77777777" w:rsidR="00165A0C" w:rsidRPr="00165A0C" w:rsidRDefault="00165A0C" w:rsidP="00165A0C">
            <w:pPr>
              <w:spacing w:before="120" w:after="120"/>
              <w:rPr>
                <w:rFonts w:cs="Arial"/>
                <w:sz w:val="18"/>
              </w:rPr>
            </w:pPr>
            <w:r w:rsidRPr="00165A0C">
              <w:rPr>
                <w:rFonts w:cs="Arial"/>
                <w:sz w:val="18"/>
              </w:rPr>
              <w:t>8 : Seaplane Anchorage</w:t>
            </w:r>
          </w:p>
          <w:p w14:paraId="0A700658" w14:textId="77777777" w:rsidR="00165A0C" w:rsidRPr="00165A0C" w:rsidRDefault="00165A0C" w:rsidP="00165A0C">
            <w:pPr>
              <w:spacing w:before="120" w:after="120"/>
              <w:rPr>
                <w:rFonts w:cs="Arial"/>
                <w:sz w:val="18"/>
              </w:rPr>
            </w:pPr>
            <w:r w:rsidRPr="00165A0C">
              <w:rPr>
                <w:rFonts w:cs="Arial"/>
                <w:sz w:val="18"/>
              </w:rPr>
              <w:t>9 : Dredged Basin</w:t>
            </w:r>
          </w:p>
          <w:p w14:paraId="06B01A97" w14:textId="77777777" w:rsidR="00165A0C" w:rsidRPr="00165A0C" w:rsidRDefault="00165A0C" w:rsidP="00165A0C">
            <w:pPr>
              <w:spacing w:before="120" w:after="120"/>
              <w:rPr>
                <w:rFonts w:cs="Arial"/>
                <w:sz w:val="18"/>
              </w:rPr>
            </w:pPr>
            <w:r w:rsidRPr="00165A0C">
              <w:rPr>
                <w:rFonts w:cs="Arial"/>
                <w:sz w:val="18"/>
              </w:rPr>
              <w:t>11 : Port Safety Zone</w:t>
            </w:r>
          </w:p>
          <w:p w14:paraId="2CF8C44F" w14:textId="77777777" w:rsidR="00165A0C" w:rsidRPr="00165A0C" w:rsidRDefault="00165A0C" w:rsidP="00165A0C">
            <w:pPr>
              <w:spacing w:before="120" w:after="120"/>
              <w:rPr>
                <w:rFonts w:cs="Arial"/>
                <w:sz w:val="18"/>
              </w:rPr>
            </w:pPr>
            <w:r w:rsidRPr="00165A0C">
              <w:rPr>
                <w:rFonts w:cs="Arial"/>
                <w:sz w:val="18"/>
              </w:rPr>
              <w:t>12 : Lay-by Berth</w:t>
            </w:r>
          </w:p>
        </w:tc>
        <w:tc>
          <w:tcPr>
            <w:tcW w:w="417" w:type="pct"/>
            <w:gridSpan w:val="2"/>
            <w:shd w:val="clear" w:color="auto" w:fill="auto"/>
          </w:tcPr>
          <w:p w14:paraId="5E8FE00A" w14:textId="77777777" w:rsidR="00165A0C" w:rsidRPr="00165A0C" w:rsidRDefault="00165A0C" w:rsidP="00165A0C">
            <w:pPr>
              <w:spacing w:before="120" w:after="120"/>
              <w:rPr>
                <w:rFonts w:cs="Arial"/>
                <w:sz w:val="18"/>
              </w:rPr>
            </w:pPr>
            <w:r w:rsidRPr="00165A0C">
              <w:rPr>
                <w:rFonts w:cs="Arial"/>
                <w:sz w:val="18"/>
              </w:rPr>
              <w:t>EN</w:t>
            </w:r>
          </w:p>
        </w:tc>
        <w:tc>
          <w:tcPr>
            <w:tcW w:w="834" w:type="pct"/>
            <w:gridSpan w:val="2"/>
            <w:shd w:val="clear" w:color="auto" w:fill="auto"/>
          </w:tcPr>
          <w:p w14:paraId="5092DB90"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2021C6FF" w14:textId="77777777" w:rsidTr="00B131AF">
        <w:tc>
          <w:tcPr>
            <w:tcW w:w="1665" w:type="pct"/>
            <w:gridSpan w:val="4"/>
            <w:shd w:val="clear" w:color="auto" w:fill="auto"/>
          </w:tcPr>
          <w:p w14:paraId="2963B622" w14:textId="77777777" w:rsidR="00165A0C" w:rsidRPr="00165A0C" w:rsidRDefault="00165A0C" w:rsidP="00165A0C">
            <w:pPr>
              <w:spacing w:before="120" w:after="120"/>
              <w:rPr>
                <w:rFonts w:cs="Arial"/>
                <w:sz w:val="18"/>
              </w:rPr>
            </w:pPr>
            <w:r w:rsidRPr="00165A0C">
              <w:rPr>
                <w:rFonts w:cs="Arial"/>
                <w:sz w:val="18"/>
              </w:rPr>
              <w:t>Depths Description</w:t>
            </w:r>
          </w:p>
        </w:tc>
        <w:tc>
          <w:tcPr>
            <w:tcW w:w="834" w:type="pct"/>
            <w:gridSpan w:val="2"/>
            <w:shd w:val="clear" w:color="auto" w:fill="auto"/>
          </w:tcPr>
          <w:p w14:paraId="714EEF38" w14:textId="77777777" w:rsidR="00165A0C" w:rsidRPr="00165A0C" w:rsidRDefault="00165A0C" w:rsidP="00165A0C">
            <w:pPr>
              <w:spacing w:before="120" w:after="120"/>
              <w:rPr>
                <w:rFonts w:cs="Arial"/>
                <w:sz w:val="18"/>
              </w:rPr>
            </w:pPr>
          </w:p>
        </w:tc>
        <w:tc>
          <w:tcPr>
            <w:tcW w:w="1250" w:type="pct"/>
            <w:gridSpan w:val="4"/>
            <w:shd w:val="clear" w:color="auto" w:fill="auto"/>
          </w:tcPr>
          <w:p w14:paraId="7C3C325F" w14:textId="77777777" w:rsidR="00165A0C" w:rsidRPr="00165A0C" w:rsidRDefault="00165A0C" w:rsidP="00165A0C">
            <w:pPr>
              <w:spacing w:before="120" w:after="120"/>
              <w:rPr>
                <w:rFonts w:cs="Arial"/>
                <w:sz w:val="18"/>
              </w:rPr>
            </w:pPr>
          </w:p>
        </w:tc>
        <w:tc>
          <w:tcPr>
            <w:tcW w:w="417" w:type="pct"/>
            <w:gridSpan w:val="2"/>
            <w:shd w:val="clear" w:color="auto" w:fill="auto"/>
          </w:tcPr>
          <w:p w14:paraId="2C65709B" w14:textId="77777777" w:rsidR="00165A0C" w:rsidRPr="00165A0C" w:rsidRDefault="00165A0C" w:rsidP="00165A0C">
            <w:pPr>
              <w:spacing w:before="120" w:after="120"/>
              <w:rPr>
                <w:rFonts w:cs="Arial"/>
                <w:sz w:val="18"/>
              </w:rPr>
            </w:pPr>
            <w:r w:rsidRPr="00165A0C">
              <w:rPr>
                <w:rFonts w:cs="Arial"/>
                <w:sz w:val="18"/>
              </w:rPr>
              <w:t>C</w:t>
            </w:r>
          </w:p>
        </w:tc>
        <w:tc>
          <w:tcPr>
            <w:tcW w:w="834" w:type="pct"/>
            <w:gridSpan w:val="2"/>
            <w:shd w:val="clear" w:color="auto" w:fill="auto"/>
          </w:tcPr>
          <w:p w14:paraId="4A9DBB2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158A98E" w14:textId="77777777" w:rsidTr="00B131AF">
        <w:tc>
          <w:tcPr>
            <w:tcW w:w="1665" w:type="pct"/>
            <w:gridSpan w:val="4"/>
            <w:shd w:val="clear" w:color="auto" w:fill="auto"/>
          </w:tcPr>
          <w:p w14:paraId="4ADBF9D4" w14:textId="77777777" w:rsidR="00165A0C" w:rsidRPr="00165A0C" w:rsidRDefault="00165A0C" w:rsidP="00165A0C">
            <w:pPr>
              <w:spacing w:before="120" w:after="120"/>
              <w:rPr>
                <w:rFonts w:cs="Arial"/>
                <w:sz w:val="18"/>
              </w:rPr>
            </w:pPr>
            <w:r w:rsidRPr="00165A0C">
              <w:rPr>
                <w:rFonts w:cs="Arial"/>
                <w:sz w:val="18"/>
              </w:rPr>
              <w:t xml:space="preserve">   Category of Depths Description</w:t>
            </w:r>
          </w:p>
        </w:tc>
        <w:tc>
          <w:tcPr>
            <w:tcW w:w="834" w:type="pct"/>
            <w:gridSpan w:val="2"/>
            <w:shd w:val="clear" w:color="auto" w:fill="auto"/>
          </w:tcPr>
          <w:p w14:paraId="740C2802" w14:textId="77777777" w:rsidR="00165A0C" w:rsidRPr="00165A0C" w:rsidRDefault="00165A0C" w:rsidP="00165A0C">
            <w:pPr>
              <w:spacing w:before="120" w:after="120"/>
              <w:rPr>
                <w:rFonts w:cs="Arial"/>
                <w:sz w:val="18"/>
              </w:rPr>
            </w:pPr>
          </w:p>
        </w:tc>
        <w:tc>
          <w:tcPr>
            <w:tcW w:w="1250" w:type="pct"/>
            <w:gridSpan w:val="4"/>
            <w:shd w:val="clear" w:color="auto" w:fill="auto"/>
          </w:tcPr>
          <w:p w14:paraId="1167C772" w14:textId="77777777" w:rsidR="00165A0C" w:rsidRPr="00165A0C" w:rsidRDefault="00165A0C" w:rsidP="00165A0C">
            <w:pPr>
              <w:spacing w:before="120" w:after="120"/>
              <w:rPr>
                <w:rFonts w:cs="Arial"/>
                <w:sz w:val="18"/>
              </w:rPr>
            </w:pPr>
            <w:r w:rsidRPr="00165A0C">
              <w:rPr>
                <w:rFonts w:cs="Arial"/>
                <w:sz w:val="18"/>
              </w:rPr>
              <w:t>1 : Shoal</w:t>
            </w:r>
          </w:p>
          <w:p w14:paraId="555B177C" w14:textId="77777777" w:rsidR="00165A0C" w:rsidRPr="00165A0C" w:rsidRDefault="00165A0C" w:rsidP="00165A0C">
            <w:pPr>
              <w:spacing w:before="120" w:after="120"/>
              <w:rPr>
                <w:rFonts w:cs="Arial"/>
                <w:sz w:val="18"/>
              </w:rPr>
            </w:pPr>
            <w:r w:rsidRPr="00165A0C">
              <w:rPr>
                <w:rFonts w:cs="Arial"/>
                <w:sz w:val="18"/>
              </w:rPr>
              <w:t>2 : General Depth</w:t>
            </w:r>
          </w:p>
          <w:p w14:paraId="22A0DD4B" w14:textId="77777777" w:rsidR="00165A0C" w:rsidRPr="00165A0C" w:rsidRDefault="00165A0C" w:rsidP="00165A0C">
            <w:pPr>
              <w:spacing w:before="120" w:after="120"/>
              <w:rPr>
                <w:rFonts w:cs="Arial"/>
                <w:sz w:val="18"/>
              </w:rPr>
            </w:pPr>
            <w:r w:rsidRPr="00165A0C">
              <w:rPr>
                <w:rFonts w:cs="Arial"/>
                <w:sz w:val="18"/>
              </w:rPr>
              <w:t>3 : Controlling Depth</w:t>
            </w:r>
          </w:p>
        </w:tc>
        <w:tc>
          <w:tcPr>
            <w:tcW w:w="417" w:type="pct"/>
            <w:gridSpan w:val="2"/>
            <w:shd w:val="clear" w:color="auto" w:fill="auto"/>
          </w:tcPr>
          <w:p w14:paraId="105659A5"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5BB9C8C9"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707C7EAB" w14:textId="77777777" w:rsidTr="00B131AF">
        <w:tc>
          <w:tcPr>
            <w:tcW w:w="1665" w:type="pct"/>
            <w:gridSpan w:val="4"/>
            <w:shd w:val="clear" w:color="auto" w:fill="auto"/>
          </w:tcPr>
          <w:p w14:paraId="416D5A98" w14:textId="77777777" w:rsidR="00165A0C" w:rsidRPr="00165A0C" w:rsidRDefault="00165A0C" w:rsidP="00165A0C">
            <w:pPr>
              <w:spacing w:before="120" w:after="120"/>
              <w:rPr>
                <w:rFonts w:cs="Arial"/>
                <w:sz w:val="18"/>
              </w:rPr>
            </w:pPr>
            <w:r w:rsidRPr="00165A0C">
              <w:rPr>
                <w:rFonts w:cs="Arial"/>
                <w:sz w:val="18"/>
              </w:rPr>
              <w:t xml:space="preserve">   Text Content</w:t>
            </w:r>
          </w:p>
        </w:tc>
        <w:tc>
          <w:tcPr>
            <w:tcW w:w="834" w:type="pct"/>
            <w:gridSpan w:val="2"/>
            <w:shd w:val="clear" w:color="auto" w:fill="auto"/>
          </w:tcPr>
          <w:p w14:paraId="1B3940EE" w14:textId="77777777" w:rsidR="00165A0C" w:rsidRPr="00165A0C" w:rsidRDefault="00165A0C" w:rsidP="00165A0C">
            <w:pPr>
              <w:spacing w:before="120" w:after="120"/>
              <w:rPr>
                <w:rFonts w:cs="Arial"/>
                <w:sz w:val="18"/>
              </w:rPr>
            </w:pPr>
          </w:p>
        </w:tc>
        <w:tc>
          <w:tcPr>
            <w:tcW w:w="1250" w:type="pct"/>
            <w:gridSpan w:val="4"/>
            <w:shd w:val="clear" w:color="auto" w:fill="auto"/>
          </w:tcPr>
          <w:p w14:paraId="7E7CA2E1" w14:textId="77777777" w:rsidR="00165A0C" w:rsidRPr="00165A0C" w:rsidRDefault="00165A0C" w:rsidP="00165A0C">
            <w:pPr>
              <w:spacing w:before="120" w:after="120"/>
              <w:rPr>
                <w:rFonts w:cs="Arial"/>
                <w:sz w:val="18"/>
              </w:rPr>
            </w:pPr>
          </w:p>
        </w:tc>
        <w:tc>
          <w:tcPr>
            <w:tcW w:w="417" w:type="pct"/>
            <w:gridSpan w:val="2"/>
            <w:shd w:val="clear" w:color="auto" w:fill="auto"/>
          </w:tcPr>
          <w:p w14:paraId="0E818954"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1A7E0B19" w14:textId="77777777" w:rsidR="00165A0C" w:rsidRPr="00165A0C" w:rsidRDefault="00165A0C" w:rsidP="00165A0C">
            <w:pPr>
              <w:spacing w:before="120" w:after="120"/>
              <w:rPr>
                <w:rFonts w:cs="Arial"/>
                <w:sz w:val="18"/>
              </w:rPr>
            </w:pPr>
            <w:r w:rsidRPr="00165A0C">
              <w:rPr>
                <w:rFonts w:cs="Arial"/>
                <w:sz w:val="18"/>
              </w:rPr>
              <w:t>1, *</w:t>
            </w:r>
          </w:p>
        </w:tc>
      </w:tr>
      <w:tr w:rsidR="00165A0C" w:rsidRPr="00165A0C" w14:paraId="6972C868" w14:textId="77777777" w:rsidTr="00B131AF">
        <w:tc>
          <w:tcPr>
            <w:tcW w:w="1665" w:type="pct"/>
            <w:gridSpan w:val="4"/>
            <w:shd w:val="clear" w:color="auto" w:fill="auto"/>
          </w:tcPr>
          <w:p w14:paraId="731455FC" w14:textId="77777777" w:rsidR="00165A0C" w:rsidRPr="00165A0C" w:rsidRDefault="00165A0C" w:rsidP="00165A0C">
            <w:pPr>
              <w:spacing w:before="120" w:after="120"/>
              <w:rPr>
                <w:rFonts w:cs="Arial"/>
                <w:sz w:val="18"/>
              </w:rPr>
            </w:pPr>
            <w:r w:rsidRPr="00165A0C">
              <w:rPr>
                <w:rFonts w:cs="Arial"/>
                <w:sz w:val="18"/>
              </w:rPr>
              <w:t xml:space="preserve">      Category of text</w:t>
            </w:r>
          </w:p>
        </w:tc>
        <w:tc>
          <w:tcPr>
            <w:tcW w:w="834" w:type="pct"/>
            <w:gridSpan w:val="2"/>
            <w:shd w:val="clear" w:color="auto" w:fill="auto"/>
          </w:tcPr>
          <w:p w14:paraId="6E33AC17" w14:textId="77777777" w:rsidR="00165A0C" w:rsidRPr="00165A0C" w:rsidRDefault="00165A0C" w:rsidP="00165A0C">
            <w:pPr>
              <w:spacing w:before="120" w:after="120"/>
              <w:rPr>
                <w:rFonts w:cs="Arial"/>
                <w:sz w:val="18"/>
              </w:rPr>
            </w:pPr>
          </w:p>
        </w:tc>
        <w:tc>
          <w:tcPr>
            <w:tcW w:w="1250" w:type="pct"/>
            <w:gridSpan w:val="4"/>
            <w:shd w:val="clear" w:color="auto" w:fill="auto"/>
          </w:tcPr>
          <w:p w14:paraId="4F5DDED2" w14:textId="77777777" w:rsidR="00165A0C" w:rsidRPr="00165A0C" w:rsidRDefault="00165A0C" w:rsidP="00165A0C">
            <w:pPr>
              <w:spacing w:before="120" w:after="120"/>
              <w:rPr>
                <w:rFonts w:cs="Arial"/>
                <w:sz w:val="18"/>
              </w:rPr>
            </w:pPr>
            <w:r w:rsidRPr="00165A0C">
              <w:rPr>
                <w:rFonts w:cs="Arial"/>
                <w:sz w:val="18"/>
              </w:rPr>
              <w:t>1 : Abstract or Summary</w:t>
            </w:r>
          </w:p>
          <w:p w14:paraId="5F3A10DA" w14:textId="77777777" w:rsidR="00165A0C" w:rsidRPr="00165A0C" w:rsidRDefault="00165A0C" w:rsidP="00165A0C">
            <w:pPr>
              <w:spacing w:before="120" w:after="120"/>
              <w:rPr>
                <w:rFonts w:cs="Arial"/>
                <w:sz w:val="18"/>
              </w:rPr>
            </w:pPr>
            <w:r w:rsidRPr="00165A0C">
              <w:rPr>
                <w:rFonts w:cs="Arial"/>
                <w:sz w:val="18"/>
              </w:rPr>
              <w:t>2 : Extract</w:t>
            </w:r>
          </w:p>
          <w:p w14:paraId="51A570FB" w14:textId="77777777" w:rsidR="00165A0C" w:rsidRPr="00165A0C" w:rsidRDefault="00165A0C" w:rsidP="00165A0C">
            <w:pPr>
              <w:spacing w:before="120" w:after="120"/>
              <w:rPr>
                <w:rFonts w:cs="Arial"/>
                <w:sz w:val="18"/>
              </w:rPr>
            </w:pPr>
            <w:r w:rsidRPr="00165A0C">
              <w:rPr>
                <w:rFonts w:cs="Arial"/>
                <w:sz w:val="18"/>
              </w:rPr>
              <w:t>3 : Full Text</w:t>
            </w:r>
          </w:p>
        </w:tc>
        <w:tc>
          <w:tcPr>
            <w:tcW w:w="417" w:type="pct"/>
            <w:gridSpan w:val="2"/>
            <w:shd w:val="clear" w:color="auto" w:fill="auto"/>
          </w:tcPr>
          <w:p w14:paraId="52EC3BB4"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4BBB3F2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64CD97E" w14:textId="77777777" w:rsidTr="00B131AF">
        <w:tc>
          <w:tcPr>
            <w:tcW w:w="1665" w:type="pct"/>
            <w:gridSpan w:val="4"/>
            <w:shd w:val="clear" w:color="auto" w:fill="auto"/>
          </w:tcPr>
          <w:p w14:paraId="737F26AE" w14:textId="77777777" w:rsidR="00165A0C" w:rsidRPr="00165A0C" w:rsidRDefault="00165A0C" w:rsidP="00165A0C">
            <w:pPr>
              <w:spacing w:before="120" w:after="120"/>
              <w:rPr>
                <w:rFonts w:cs="Arial"/>
                <w:sz w:val="18"/>
              </w:rPr>
            </w:pPr>
            <w:r w:rsidRPr="00165A0C">
              <w:rPr>
                <w:rFonts w:cs="Arial"/>
                <w:sz w:val="18"/>
              </w:rPr>
              <w:t xml:space="preserve">      Information</w:t>
            </w:r>
          </w:p>
        </w:tc>
        <w:tc>
          <w:tcPr>
            <w:tcW w:w="834" w:type="pct"/>
            <w:gridSpan w:val="2"/>
            <w:shd w:val="clear" w:color="auto" w:fill="auto"/>
          </w:tcPr>
          <w:p w14:paraId="6FFBC670" w14:textId="77777777" w:rsidR="00165A0C" w:rsidRPr="00165A0C" w:rsidRDefault="00165A0C" w:rsidP="00165A0C">
            <w:pPr>
              <w:spacing w:before="120" w:after="120"/>
              <w:rPr>
                <w:rFonts w:cs="Arial"/>
                <w:sz w:val="18"/>
              </w:rPr>
            </w:pPr>
          </w:p>
        </w:tc>
        <w:tc>
          <w:tcPr>
            <w:tcW w:w="1250" w:type="pct"/>
            <w:gridSpan w:val="4"/>
            <w:shd w:val="clear" w:color="auto" w:fill="auto"/>
          </w:tcPr>
          <w:p w14:paraId="28F89FD0" w14:textId="77777777" w:rsidR="00165A0C" w:rsidRPr="00165A0C" w:rsidRDefault="00165A0C" w:rsidP="00165A0C">
            <w:pPr>
              <w:spacing w:before="120" w:after="120"/>
              <w:rPr>
                <w:rFonts w:cs="Arial"/>
                <w:sz w:val="18"/>
              </w:rPr>
            </w:pPr>
          </w:p>
        </w:tc>
        <w:tc>
          <w:tcPr>
            <w:tcW w:w="417" w:type="pct"/>
            <w:gridSpan w:val="2"/>
            <w:shd w:val="clear" w:color="auto" w:fill="auto"/>
          </w:tcPr>
          <w:p w14:paraId="6517C268"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5B89F36F"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1ADDE561" w14:textId="77777777" w:rsidTr="00B131AF">
        <w:tc>
          <w:tcPr>
            <w:tcW w:w="1665" w:type="pct"/>
            <w:gridSpan w:val="4"/>
            <w:shd w:val="clear" w:color="auto" w:fill="auto"/>
          </w:tcPr>
          <w:p w14:paraId="5D408D64" w14:textId="77777777" w:rsidR="00165A0C" w:rsidRPr="00165A0C" w:rsidRDefault="00165A0C" w:rsidP="00165A0C">
            <w:pPr>
              <w:spacing w:before="120" w:after="120"/>
              <w:rPr>
                <w:rFonts w:cs="Arial"/>
                <w:sz w:val="18"/>
              </w:rPr>
            </w:pPr>
            <w:r w:rsidRPr="00165A0C">
              <w:rPr>
                <w:rFonts w:cs="Arial"/>
                <w:sz w:val="18"/>
              </w:rPr>
              <w:t xml:space="preserve">         File Locator</w:t>
            </w:r>
          </w:p>
        </w:tc>
        <w:tc>
          <w:tcPr>
            <w:tcW w:w="834" w:type="pct"/>
            <w:gridSpan w:val="2"/>
            <w:shd w:val="clear" w:color="auto" w:fill="auto"/>
          </w:tcPr>
          <w:p w14:paraId="107D0E45" w14:textId="77777777" w:rsidR="00165A0C" w:rsidRPr="00165A0C" w:rsidRDefault="00165A0C" w:rsidP="00165A0C">
            <w:pPr>
              <w:spacing w:before="120" w:after="120"/>
              <w:rPr>
                <w:rFonts w:cs="Arial"/>
                <w:sz w:val="18"/>
              </w:rPr>
            </w:pPr>
          </w:p>
        </w:tc>
        <w:tc>
          <w:tcPr>
            <w:tcW w:w="1250" w:type="pct"/>
            <w:gridSpan w:val="4"/>
            <w:shd w:val="clear" w:color="auto" w:fill="auto"/>
          </w:tcPr>
          <w:p w14:paraId="289937D9" w14:textId="77777777" w:rsidR="00165A0C" w:rsidRPr="00165A0C" w:rsidRDefault="00165A0C" w:rsidP="00165A0C">
            <w:pPr>
              <w:spacing w:before="120" w:after="120"/>
              <w:rPr>
                <w:rFonts w:cs="Arial"/>
                <w:sz w:val="18"/>
              </w:rPr>
            </w:pPr>
          </w:p>
        </w:tc>
        <w:tc>
          <w:tcPr>
            <w:tcW w:w="417" w:type="pct"/>
            <w:gridSpan w:val="2"/>
            <w:shd w:val="clear" w:color="auto" w:fill="auto"/>
          </w:tcPr>
          <w:p w14:paraId="19003DF3"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39555D02"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D742866" w14:textId="77777777" w:rsidTr="00B131AF">
        <w:tc>
          <w:tcPr>
            <w:tcW w:w="1665" w:type="pct"/>
            <w:gridSpan w:val="4"/>
            <w:shd w:val="clear" w:color="auto" w:fill="auto"/>
          </w:tcPr>
          <w:p w14:paraId="4DB570EF" w14:textId="77777777" w:rsidR="00165A0C" w:rsidRPr="00165A0C" w:rsidRDefault="00165A0C" w:rsidP="00165A0C">
            <w:pPr>
              <w:spacing w:before="120" w:after="120"/>
              <w:rPr>
                <w:rFonts w:cs="Arial"/>
                <w:sz w:val="18"/>
              </w:rPr>
            </w:pPr>
            <w:r w:rsidRPr="00165A0C">
              <w:rPr>
                <w:rFonts w:cs="Arial"/>
                <w:sz w:val="18"/>
              </w:rPr>
              <w:t xml:space="preserve">         File Reference</w:t>
            </w:r>
          </w:p>
        </w:tc>
        <w:tc>
          <w:tcPr>
            <w:tcW w:w="834" w:type="pct"/>
            <w:gridSpan w:val="2"/>
            <w:shd w:val="clear" w:color="auto" w:fill="auto"/>
          </w:tcPr>
          <w:p w14:paraId="44BA7197" w14:textId="77777777" w:rsidR="00165A0C" w:rsidRPr="00165A0C" w:rsidRDefault="00165A0C" w:rsidP="00165A0C">
            <w:pPr>
              <w:spacing w:before="120" w:after="120"/>
              <w:rPr>
                <w:rFonts w:cs="Arial"/>
                <w:sz w:val="18"/>
              </w:rPr>
            </w:pPr>
            <w:r w:rsidRPr="00165A0C">
              <w:rPr>
                <w:rFonts w:cs="Arial"/>
                <w:sz w:val="18"/>
              </w:rPr>
              <w:t>(TXTDSC)</w:t>
            </w:r>
          </w:p>
        </w:tc>
        <w:tc>
          <w:tcPr>
            <w:tcW w:w="1250" w:type="pct"/>
            <w:gridSpan w:val="4"/>
            <w:shd w:val="clear" w:color="auto" w:fill="auto"/>
          </w:tcPr>
          <w:p w14:paraId="3FA495DB" w14:textId="77777777" w:rsidR="00165A0C" w:rsidRPr="00165A0C" w:rsidRDefault="00165A0C" w:rsidP="00165A0C">
            <w:pPr>
              <w:spacing w:before="120" w:after="120"/>
              <w:rPr>
                <w:rFonts w:cs="Arial"/>
                <w:sz w:val="18"/>
              </w:rPr>
            </w:pPr>
          </w:p>
        </w:tc>
        <w:tc>
          <w:tcPr>
            <w:tcW w:w="417" w:type="pct"/>
            <w:gridSpan w:val="2"/>
            <w:shd w:val="clear" w:color="auto" w:fill="auto"/>
          </w:tcPr>
          <w:p w14:paraId="2815D0E5"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67FBAEF7"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3FF103A" w14:textId="77777777" w:rsidTr="00B131AF">
        <w:tc>
          <w:tcPr>
            <w:tcW w:w="1665" w:type="pct"/>
            <w:gridSpan w:val="4"/>
            <w:shd w:val="clear" w:color="auto" w:fill="auto"/>
          </w:tcPr>
          <w:p w14:paraId="2C3EB5C3" w14:textId="77777777" w:rsidR="00165A0C" w:rsidRPr="00165A0C" w:rsidRDefault="00165A0C" w:rsidP="00165A0C">
            <w:pPr>
              <w:spacing w:before="120" w:after="120"/>
              <w:rPr>
                <w:rFonts w:cs="Arial"/>
                <w:sz w:val="18"/>
              </w:rPr>
            </w:pPr>
            <w:r w:rsidRPr="00165A0C">
              <w:rPr>
                <w:rFonts w:cs="Arial"/>
                <w:sz w:val="18"/>
              </w:rPr>
              <w:t xml:space="preserve">         Headline</w:t>
            </w:r>
          </w:p>
        </w:tc>
        <w:tc>
          <w:tcPr>
            <w:tcW w:w="834" w:type="pct"/>
            <w:gridSpan w:val="2"/>
            <w:shd w:val="clear" w:color="auto" w:fill="auto"/>
          </w:tcPr>
          <w:p w14:paraId="7CCFB21C" w14:textId="77777777" w:rsidR="00165A0C" w:rsidRPr="00165A0C" w:rsidRDefault="00165A0C" w:rsidP="00165A0C">
            <w:pPr>
              <w:spacing w:before="120" w:after="120"/>
              <w:rPr>
                <w:rFonts w:cs="Arial"/>
                <w:sz w:val="18"/>
              </w:rPr>
            </w:pPr>
          </w:p>
        </w:tc>
        <w:tc>
          <w:tcPr>
            <w:tcW w:w="1250" w:type="pct"/>
            <w:gridSpan w:val="4"/>
            <w:shd w:val="clear" w:color="auto" w:fill="auto"/>
          </w:tcPr>
          <w:p w14:paraId="46F0C5D2" w14:textId="77777777" w:rsidR="00165A0C" w:rsidRPr="00165A0C" w:rsidRDefault="00165A0C" w:rsidP="00165A0C">
            <w:pPr>
              <w:spacing w:before="120" w:after="120"/>
              <w:rPr>
                <w:rFonts w:cs="Arial"/>
                <w:sz w:val="18"/>
              </w:rPr>
            </w:pPr>
          </w:p>
        </w:tc>
        <w:tc>
          <w:tcPr>
            <w:tcW w:w="417" w:type="pct"/>
            <w:gridSpan w:val="2"/>
            <w:shd w:val="clear" w:color="auto" w:fill="auto"/>
          </w:tcPr>
          <w:p w14:paraId="1DE1E7A0"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7E7FB2E6" w14:textId="77777777" w:rsidR="00165A0C" w:rsidRPr="00165A0C" w:rsidRDefault="00165A0C" w:rsidP="00165A0C">
            <w:pPr>
              <w:spacing w:before="120" w:after="120"/>
              <w:rPr>
                <w:rFonts w:cs="Arial"/>
                <w:sz w:val="18"/>
              </w:rPr>
            </w:pPr>
            <w:r w:rsidRPr="00165A0C">
              <w:rPr>
                <w:rFonts w:cs="Arial"/>
                <w:sz w:val="18"/>
              </w:rPr>
              <w:t>0, * (ordered)</w:t>
            </w:r>
          </w:p>
        </w:tc>
      </w:tr>
      <w:tr w:rsidR="00165A0C" w:rsidRPr="00165A0C" w14:paraId="47D60B40" w14:textId="77777777" w:rsidTr="00B131AF">
        <w:tc>
          <w:tcPr>
            <w:tcW w:w="1665" w:type="pct"/>
            <w:gridSpan w:val="4"/>
            <w:shd w:val="clear" w:color="auto" w:fill="auto"/>
          </w:tcPr>
          <w:p w14:paraId="6B1E3F7C" w14:textId="77777777" w:rsidR="00165A0C" w:rsidRPr="00165A0C" w:rsidRDefault="00165A0C" w:rsidP="00165A0C">
            <w:pPr>
              <w:spacing w:before="120" w:after="120"/>
              <w:rPr>
                <w:rFonts w:cs="Arial"/>
                <w:sz w:val="18"/>
              </w:rPr>
            </w:pPr>
            <w:r w:rsidRPr="00165A0C">
              <w:rPr>
                <w:rFonts w:cs="Arial"/>
                <w:sz w:val="18"/>
              </w:rPr>
              <w:t xml:space="preserve">         Language</w:t>
            </w:r>
          </w:p>
        </w:tc>
        <w:tc>
          <w:tcPr>
            <w:tcW w:w="834" w:type="pct"/>
            <w:gridSpan w:val="2"/>
            <w:shd w:val="clear" w:color="auto" w:fill="auto"/>
          </w:tcPr>
          <w:p w14:paraId="02765DA7" w14:textId="77777777" w:rsidR="00165A0C" w:rsidRPr="00165A0C" w:rsidRDefault="00165A0C" w:rsidP="00165A0C">
            <w:pPr>
              <w:spacing w:before="120" w:after="120"/>
              <w:rPr>
                <w:rFonts w:cs="Arial"/>
                <w:sz w:val="18"/>
              </w:rPr>
            </w:pPr>
          </w:p>
        </w:tc>
        <w:tc>
          <w:tcPr>
            <w:tcW w:w="1250" w:type="pct"/>
            <w:gridSpan w:val="4"/>
            <w:shd w:val="clear" w:color="auto" w:fill="auto"/>
          </w:tcPr>
          <w:p w14:paraId="11F38ED6" w14:textId="77777777" w:rsidR="00165A0C" w:rsidRPr="00165A0C" w:rsidRDefault="00165A0C" w:rsidP="00165A0C">
            <w:pPr>
              <w:spacing w:before="120" w:after="120"/>
              <w:rPr>
                <w:rFonts w:cs="Arial"/>
                <w:sz w:val="18"/>
              </w:rPr>
            </w:pPr>
          </w:p>
        </w:tc>
        <w:tc>
          <w:tcPr>
            <w:tcW w:w="417" w:type="pct"/>
            <w:gridSpan w:val="2"/>
            <w:shd w:val="clear" w:color="auto" w:fill="auto"/>
          </w:tcPr>
          <w:p w14:paraId="47BB5FF1"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7A5C73DE"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64CC3FF" w14:textId="77777777" w:rsidTr="00B131AF">
        <w:tc>
          <w:tcPr>
            <w:tcW w:w="1665" w:type="pct"/>
            <w:gridSpan w:val="4"/>
            <w:shd w:val="clear" w:color="auto" w:fill="auto"/>
          </w:tcPr>
          <w:p w14:paraId="797A7CF9" w14:textId="77777777" w:rsidR="00165A0C" w:rsidRPr="00165A0C" w:rsidRDefault="00165A0C" w:rsidP="00165A0C">
            <w:pPr>
              <w:spacing w:before="120" w:after="120"/>
              <w:rPr>
                <w:rFonts w:cs="Arial"/>
                <w:sz w:val="18"/>
              </w:rPr>
            </w:pPr>
            <w:r w:rsidRPr="00165A0C">
              <w:rPr>
                <w:rFonts w:cs="Arial"/>
                <w:sz w:val="18"/>
              </w:rPr>
              <w:t xml:space="preserve">         Text</w:t>
            </w:r>
          </w:p>
        </w:tc>
        <w:tc>
          <w:tcPr>
            <w:tcW w:w="834" w:type="pct"/>
            <w:gridSpan w:val="2"/>
            <w:shd w:val="clear" w:color="auto" w:fill="auto"/>
          </w:tcPr>
          <w:p w14:paraId="6B195DC8" w14:textId="77777777" w:rsidR="00165A0C" w:rsidRPr="00165A0C" w:rsidRDefault="00165A0C" w:rsidP="00165A0C">
            <w:pPr>
              <w:spacing w:before="120" w:after="120"/>
              <w:rPr>
                <w:rFonts w:cs="Arial"/>
                <w:sz w:val="18"/>
              </w:rPr>
            </w:pPr>
            <w:r w:rsidRPr="00165A0C">
              <w:rPr>
                <w:rFonts w:cs="Arial"/>
                <w:sz w:val="18"/>
              </w:rPr>
              <w:t>(INFORM)</w:t>
            </w:r>
          </w:p>
          <w:p w14:paraId="472FAF47" w14:textId="77777777" w:rsidR="00165A0C" w:rsidRPr="00165A0C" w:rsidRDefault="00165A0C" w:rsidP="00165A0C">
            <w:pPr>
              <w:spacing w:before="120" w:after="120"/>
              <w:rPr>
                <w:rFonts w:cs="Arial"/>
                <w:sz w:val="18"/>
              </w:rPr>
            </w:pPr>
            <w:r w:rsidRPr="00165A0C">
              <w:rPr>
                <w:rFonts w:cs="Arial"/>
                <w:sz w:val="18"/>
              </w:rPr>
              <w:t>(NINFOM)</w:t>
            </w:r>
          </w:p>
        </w:tc>
        <w:tc>
          <w:tcPr>
            <w:tcW w:w="1250" w:type="pct"/>
            <w:gridSpan w:val="4"/>
            <w:shd w:val="clear" w:color="auto" w:fill="auto"/>
          </w:tcPr>
          <w:p w14:paraId="0B6406BF" w14:textId="77777777" w:rsidR="00165A0C" w:rsidRPr="00165A0C" w:rsidRDefault="00165A0C" w:rsidP="00165A0C">
            <w:pPr>
              <w:spacing w:before="120" w:after="120"/>
              <w:rPr>
                <w:rFonts w:cs="Arial"/>
                <w:sz w:val="18"/>
              </w:rPr>
            </w:pPr>
          </w:p>
        </w:tc>
        <w:tc>
          <w:tcPr>
            <w:tcW w:w="417" w:type="pct"/>
            <w:gridSpan w:val="2"/>
            <w:shd w:val="clear" w:color="auto" w:fill="auto"/>
          </w:tcPr>
          <w:p w14:paraId="17637999"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5E3C9C8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EB3013C" w14:textId="77777777" w:rsidTr="00B131AF">
        <w:tc>
          <w:tcPr>
            <w:tcW w:w="1665" w:type="pct"/>
            <w:gridSpan w:val="4"/>
            <w:shd w:val="clear" w:color="auto" w:fill="auto"/>
          </w:tcPr>
          <w:p w14:paraId="5A08043F" w14:textId="77777777" w:rsidR="00165A0C" w:rsidRPr="00165A0C" w:rsidRDefault="00165A0C" w:rsidP="00165A0C">
            <w:pPr>
              <w:spacing w:before="120" w:after="120"/>
              <w:rPr>
                <w:rFonts w:cs="Arial"/>
                <w:sz w:val="18"/>
              </w:rPr>
            </w:pPr>
            <w:r w:rsidRPr="00165A0C">
              <w:rPr>
                <w:rFonts w:cs="Arial"/>
                <w:sz w:val="18"/>
              </w:rPr>
              <w:t xml:space="preserve">      Online Resource</w:t>
            </w:r>
          </w:p>
        </w:tc>
        <w:tc>
          <w:tcPr>
            <w:tcW w:w="834" w:type="pct"/>
            <w:gridSpan w:val="2"/>
            <w:shd w:val="clear" w:color="auto" w:fill="auto"/>
          </w:tcPr>
          <w:p w14:paraId="0097D356" w14:textId="77777777" w:rsidR="00165A0C" w:rsidRPr="00165A0C" w:rsidRDefault="00165A0C" w:rsidP="00165A0C">
            <w:pPr>
              <w:spacing w:before="120" w:after="120"/>
              <w:rPr>
                <w:rFonts w:cs="Arial"/>
                <w:sz w:val="18"/>
              </w:rPr>
            </w:pPr>
          </w:p>
        </w:tc>
        <w:tc>
          <w:tcPr>
            <w:tcW w:w="1250" w:type="pct"/>
            <w:gridSpan w:val="4"/>
            <w:shd w:val="clear" w:color="auto" w:fill="auto"/>
          </w:tcPr>
          <w:p w14:paraId="5B9333AD" w14:textId="77777777" w:rsidR="00165A0C" w:rsidRPr="00165A0C" w:rsidRDefault="00165A0C" w:rsidP="00165A0C">
            <w:pPr>
              <w:spacing w:before="120" w:after="120"/>
              <w:rPr>
                <w:rFonts w:cs="Arial"/>
                <w:sz w:val="18"/>
              </w:rPr>
            </w:pPr>
          </w:p>
        </w:tc>
        <w:tc>
          <w:tcPr>
            <w:tcW w:w="417" w:type="pct"/>
            <w:gridSpan w:val="2"/>
            <w:shd w:val="clear" w:color="auto" w:fill="auto"/>
          </w:tcPr>
          <w:p w14:paraId="39325ED9"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5C6D7875"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F2697BB" w14:textId="77777777" w:rsidTr="00B131AF">
        <w:tc>
          <w:tcPr>
            <w:tcW w:w="1665" w:type="pct"/>
            <w:gridSpan w:val="4"/>
            <w:shd w:val="clear" w:color="auto" w:fill="auto"/>
          </w:tcPr>
          <w:p w14:paraId="644347BE" w14:textId="77777777" w:rsidR="00165A0C" w:rsidRPr="00165A0C" w:rsidRDefault="00165A0C" w:rsidP="00165A0C">
            <w:pPr>
              <w:spacing w:before="120" w:after="120"/>
              <w:rPr>
                <w:rFonts w:cs="Arial"/>
                <w:sz w:val="18"/>
              </w:rPr>
            </w:pPr>
            <w:r w:rsidRPr="00165A0C">
              <w:rPr>
                <w:rFonts w:cs="Arial"/>
                <w:sz w:val="18"/>
              </w:rPr>
              <w:lastRenderedPageBreak/>
              <w:t xml:space="preserve">         Online Resource Linkage URL</w:t>
            </w:r>
          </w:p>
        </w:tc>
        <w:tc>
          <w:tcPr>
            <w:tcW w:w="834" w:type="pct"/>
            <w:gridSpan w:val="2"/>
            <w:shd w:val="clear" w:color="auto" w:fill="auto"/>
          </w:tcPr>
          <w:p w14:paraId="04242210" w14:textId="77777777" w:rsidR="00165A0C" w:rsidRPr="00165A0C" w:rsidRDefault="00165A0C" w:rsidP="00165A0C">
            <w:pPr>
              <w:spacing w:before="120" w:after="120"/>
              <w:rPr>
                <w:rFonts w:cs="Arial"/>
                <w:sz w:val="18"/>
              </w:rPr>
            </w:pPr>
          </w:p>
        </w:tc>
        <w:tc>
          <w:tcPr>
            <w:tcW w:w="1250" w:type="pct"/>
            <w:gridSpan w:val="4"/>
            <w:shd w:val="clear" w:color="auto" w:fill="auto"/>
          </w:tcPr>
          <w:p w14:paraId="793B71B6" w14:textId="77777777" w:rsidR="00165A0C" w:rsidRPr="00165A0C" w:rsidRDefault="00165A0C" w:rsidP="00165A0C">
            <w:pPr>
              <w:spacing w:before="120" w:after="120"/>
              <w:rPr>
                <w:rFonts w:cs="Arial"/>
                <w:sz w:val="18"/>
              </w:rPr>
            </w:pPr>
          </w:p>
        </w:tc>
        <w:tc>
          <w:tcPr>
            <w:tcW w:w="417" w:type="pct"/>
            <w:gridSpan w:val="2"/>
            <w:shd w:val="clear" w:color="auto" w:fill="auto"/>
          </w:tcPr>
          <w:p w14:paraId="78865244" w14:textId="77777777" w:rsidR="00165A0C" w:rsidRPr="00165A0C" w:rsidRDefault="00165A0C" w:rsidP="00165A0C">
            <w:pPr>
              <w:spacing w:before="120" w:after="120"/>
              <w:rPr>
                <w:rFonts w:cs="Arial"/>
                <w:sz w:val="18"/>
              </w:rPr>
            </w:pPr>
            <w:r w:rsidRPr="00165A0C">
              <w:rPr>
                <w:rFonts w:cs="Arial"/>
                <w:sz w:val="18"/>
              </w:rPr>
              <w:t>(S) UL</w:t>
            </w:r>
          </w:p>
        </w:tc>
        <w:tc>
          <w:tcPr>
            <w:tcW w:w="834" w:type="pct"/>
            <w:gridSpan w:val="2"/>
            <w:shd w:val="clear" w:color="auto" w:fill="auto"/>
          </w:tcPr>
          <w:p w14:paraId="540F0458"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676436E7" w14:textId="77777777" w:rsidTr="00B131AF">
        <w:tc>
          <w:tcPr>
            <w:tcW w:w="1665" w:type="pct"/>
            <w:gridSpan w:val="4"/>
            <w:shd w:val="clear" w:color="auto" w:fill="auto"/>
          </w:tcPr>
          <w:p w14:paraId="6697D31F" w14:textId="77777777" w:rsidR="00165A0C" w:rsidRPr="00165A0C" w:rsidRDefault="00165A0C" w:rsidP="00165A0C">
            <w:pPr>
              <w:spacing w:before="120" w:after="120"/>
              <w:rPr>
                <w:rFonts w:cs="Arial"/>
                <w:sz w:val="18"/>
              </w:rPr>
            </w:pPr>
            <w:r w:rsidRPr="00165A0C">
              <w:rPr>
                <w:rFonts w:cs="Arial"/>
                <w:sz w:val="18"/>
              </w:rPr>
              <w:t xml:space="preserve">         Protocol</w:t>
            </w:r>
          </w:p>
        </w:tc>
        <w:tc>
          <w:tcPr>
            <w:tcW w:w="834" w:type="pct"/>
            <w:gridSpan w:val="2"/>
            <w:shd w:val="clear" w:color="auto" w:fill="auto"/>
          </w:tcPr>
          <w:p w14:paraId="698B4592" w14:textId="77777777" w:rsidR="00165A0C" w:rsidRPr="00165A0C" w:rsidRDefault="00165A0C" w:rsidP="00165A0C">
            <w:pPr>
              <w:spacing w:before="120" w:after="120"/>
              <w:rPr>
                <w:rFonts w:cs="Arial"/>
                <w:sz w:val="18"/>
              </w:rPr>
            </w:pPr>
          </w:p>
        </w:tc>
        <w:tc>
          <w:tcPr>
            <w:tcW w:w="1250" w:type="pct"/>
            <w:gridSpan w:val="4"/>
            <w:shd w:val="clear" w:color="auto" w:fill="auto"/>
          </w:tcPr>
          <w:p w14:paraId="1EF8CECD" w14:textId="77777777" w:rsidR="00165A0C" w:rsidRPr="00165A0C" w:rsidRDefault="00165A0C" w:rsidP="00165A0C">
            <w:pPr>
              <w:spacing w:before="120" w:after="120"/>
              <w:rPr>
                <w:rFonts w:cs="Arial"/>
                <w:sz w:val="18"/>
              </w:rPr>
            </w:pPr>
          </w:p>
        </w:tc>
        <w:tc>
          <w:tcPr>
            <w:tcW w:w="417" w:type="pct"/>
            <w:gridSpan w:val="2"/>
            <w:shd w:val="clear" w:color="auto" w:fill="auto"/>
          </w:tcPr>
          <w:p w14:paraId="4A22635E"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244ADF46"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18EA015" w14:textId="77777777" w:rsidTr="00B131AF">
        <w:tc>
          <w:tcPr>
            <w:tcW w:w="1665" w:type="pct"/>
            <w:gridSpan w:val="4"/>
            <w:shd w:val="clear" w:color="auto" w:fill="auto"/>
          </w:tcPr>
          <w:p w14:paraId="0A9B17C9" w14:textId="77777777" w:rsidR="00165A0C" w:rsidRPr="00165A0C" w:rsidRDefault="00165A0C" w:rsidP="00165A0C">
            <w:pPr>
              <w:spacing w:before="120" w:after="120"/>
              <w:rPr>
                <w:rFonts w:cs="Arial"/>
                <w:sz w:val="18"/>
              </w:rPr>
            </w:pPr>
            <w:r w:rsidRPr="00165A0C">
              <w:rPr>
                <w:rFonts w:cs="Arial"/>
                <w:sz w:val="18"/>
              </w:rPr>
              <w:t xml:space="preserve">         Application Profile</w:t>
            </w:r>
          </w:p>
        </w:tc>
        <w:tc>
          <w:tcPr>
            <w:tcW w:w="834" w:type="pct"/>
            <w:gridSpan w:val="2"/>
            <w:shd w:val="clear" w:color="auto" w:fill="auto"/>
          </w:tcPr>
          <w:p w14:paraId="7AEC21A7" w14:textId="77777777" w:rsidR="00165A0C" w:rsidRPr="00165A0C" w:rsidRDefault="00165A0C" w:rsidP="00165A0C">
            <w:pPr>
              <w:spacing w:before="120" w:after="120"/>
              <w:rPr>
                <w:rFonts w:cs="Arial"/>
                <w:sz w:val="18"/>
              </w:rPr>
            </w:pPr>
          </w:p>
        </w:tc>
        <w:tc>
          <w:tcPr>
            <w:tcW w:w="1250" w:type="pct"/>
            <w:gridSpan w:val="4"/>
            <w:shd w:val="clear" w:color="auto" w:fill="auto"/>
          </w:tcPr>
          <w:p w14:paraId="4FD4073E" w14:textId="77777777" w:rsidR="00165A0C" w:rsidRPr="00165A0C" w:rsidRDefault="00165A0C" w:rsidP="00165A0C">
            <w:pPr>
              <w:spacing w:before="120" w:after="120"/>
              <w:rPr>
                <w:rFonts w:cs="Arial"/>
                <w:sz w:val="18"/>
              </w:rPr>
            </w:pPr>
          </w:p>
        </w:tc>
        <w:tc>
          <w:tcPr>
            <w:tcW w:w="417" w:type="pct"/>
            <w:gridSpan w:val="2"/>
            <w:shd w:val="clear" w:color="auto" w:fill="auto"/>
          </w:tcPr>
          <w:p w14:paraId="1426ADDE"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2AE8D70C"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DF565BC" w14:textId="77777777" w:rsidTr="00B131AF">
        <w:tc>
          <w:tcPr>
            <w:tcW w:w="1665" w:type="pct"/>
            <w:gridSpan w:val="4"/>
            <w:shd w:val="clear" w:color="auto" w:fill="auto"/>
          </w:tcPr>
          <w:p w14:paraId="17A00C5D" w14:textId="77777777" w:rsidR="00165A0C" w:rsidRPr="00165A0C" w:rsidRDefault="00165A0C" w:rsidP="00165A0C">
            <w:pPr>
              <w:spacing w:before="120" w:after="120"/>
              <w:rPr>
                <w:rFonts w:cs="Arial"/>
                <w:sz w:val="18"/>
              </w:rPr>
            </w:pPr>
            <w:r w:rsidRPr="00165A0C">
              <w:rPr>
                <w:rFonts w:cs="Arial"/>
                <w:sz w:val="18"/>
              </w:rPr>
              <w:t xml:space="preserve">         Name of Resource</w:t>
            </w:r>
          </w:p>
        </w:tc>
        <w:tc>
          <w:tcPr>
            <w:tcW w:w="834" w:type="pct"/>
            <w:gridSpan w:val="2"/>
            <w:shd w:val="clear" w:color="auto" w:fill="auto"/>
          </w:tcPr>
          <w:p w14:paraId="7207113E" w14:textId="77777777" w:rsidR="00165A0C" w:rsidRPr="00165A0C" w:rsidRDefault="00165A0C" w:rsidP="00165A0C">
            <w:pPr>
              <w:spacing w:before="120" w:after="120"/>
              <w:rPr>
                <w:rFonts w:cs="Arial"/>
                <w:sz w:val="18"/>
              </w:rPr>
            </w:pPr>
          </w:p>
        </w:tc>
        <w:tc>
          <w:tcPr>
            <w:tcW w:w="1250" w:type="pct"/>
            <w:gridSpan w:val="4"/>
            <w:shd w:val="clear" w:color="auto" w:fill="auto"/>
          </w:tcPr>
          <w:p w14:paraId="142D5FFA" w14:textId="77777777" w:rsidR="00165A0C" w:rsidRPr="00165A0C" w:rsidRDefault="00165A0C" w:rsidP="00165A0C">
            <w:pPr>
              <w:spacing w:before="120" w:after="120"/>
              <w:rPr>
                <w:rFonts w:cs="Arial"/>
                <w:sz w:val="18"/>
              </w:rPr>
            </w:pPr>
          </w:p>
        </w:tc>
        <w:tc>
          <w:tcPr>
            <w:tcW w:w="417" w:type="pct"/>
            <w:gridSpan w:val="2"/>
            <w:shd w:val="clear" w:color="auto" w:fill="auto"/>
          </w:tcPr>
          <w:p w14:paraId="2BC7B564"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27868051"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D068D7C" w14:textId="77777777" w:rsidTr="00B131AF">
        <w:tc>
          <w:tcPr>
            <w:tcW w:w="1665" w:type="pct"/>
            <w:gridSpan w:val="4"/>
            <w:shd w:val="clear" w:color="auto" w:fill="auto"/>
          </w:tcPr>
          <w:p w14:paraId="7A4CD3FB" w14:textId="77777777" w:rsidR="00165A0C" w:rsidRPr="00165A0C" w:rsidRDefault="00165A0C" w:rsidP="00165A0C">
            <w:pPr>
              <w:spacing w:before="120" w:after="120"/>
              <w:rPr>
                <w:rFonts w:cs="Arial"/>
                <w:sz w:val="18"/>
              </w:rPr>
            </w:pPr>
            <w:r w:rsidRPr="00165A0C">
              <w:rPr>
                <w:rFonts w:cs="Arial"/>
                <w:sz w:val="18"/>
              </w:rPr>
              <w:t xml:space="preserve">         Online Resource Description</w:t>
            </w:r>
          </w:p>
        </w:tc>
        <w:tc>
          <w:tcPr>
            <w:tcW w:w="834" w:type="pct"/>
            <w:gridSpan w:val="2"/>
            <w:shd w:val="clear" w:color="auto" w:fill="auto"/>
          </w:tcPr>
          <w:p w14:paraId="706D3998" w14:textId="77777777" w:rsidR="00165A0C" w:rsidRPr="00165A0C" w:rsidRDefault="00165A0C" w:rsidP="00165A0C">
            <w:pPr>
              <w:spacing w:before="120" w:after="120"/>
              <w:rPr>
                <w:rFonts w:cs="Arial"/>
                <w:sz w:val="18"/>
              </w:rPr>
            </w:pPr>
          </w:p>
        </w:tc>
        <w:tc>
          <w:tcPr>
            <w:tcW w:w="1250" w:type="pct"/>
            <w:gridSpan w:val="4"/>
            <w:shd w:val="clear" w:color="auto" w:fill="auto"/>
          </w:tcPr>
          <w:p w14:paraId="29476E56" w14:textId="77777777" w:rsidR="00165A0C" w:rsidRPr="00165A0C" w:rsidRDefault="00165A0C" w:rsidP="00165A0C">
            <w:pPr>
              <w:spacing w:before="120" w:after="120"/>
              <w:rPr>
                <w:rFonts w:cs="Arial"/>
                <w:sz w:val="18"/>
              </w:rPr>
            </w:pPr>
          </w:p>
        </w:tc>
        <w:tc>
          <w:tcPr>
            <w:tcW w:w="417" w:type="pct"/>
            <w:gridSpan w:val="2"/>
            <w:shd w:val="clear" w:color="auto" w:fill="auto"/>
          </w:tcPr>
          <w:p w14:paraId="3460A54C"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7AB2161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32FCBA6" w14:textId="77777777" w:rsidTr="00B131AF">
        <w:tc>
          <w:tcPr>
            <w:tcW w:w="1665" w:type="pct"/>
            <w:gridSpan w:val="4"/>
            <w:shd w:val="clear" w:color="auto" w:fill="auto"/>
          </w:tcPr>
          <w:p w14:paraId="1F6E7DC7" w14:textId="77777777" w:rsidR="00165A0C" w:rsidRPr="00165A0C" w:rsidRDefault="00165A0C" w:rsidP="00165A0C">
            <w:pPr>
              <w:spacing w:before="120" w:after="120"/>
              <w:rPr>
                <w:rFonts w:cs="Arial"/>
                <w:sz w:val="18"/>
              </w:rPr>
            </w:pPr>
            <w:r w:rsidRPr="00165A0C">
              <w:rPr>
                <w:rFonts w:cs="Arial"/>
                <w:sz w:val="18"/>
              </w:rPr>
              <w:t xml:space="preserve">         Online Function</w:t>
            </w:r>
          </w:p>
        </w:tc>
        <w:tc>
          <w:tcPr>
            <w:tcW w:w="834" w:type="pct"/>
            <w:gridSpan w:val="2"/>
            <w:shd w:val="clear" w:color="auto" w:fill="auto"/>
          </w:tcPr>
          <w:p w14:paraId="6CDC09D1" w14:textId="77777777" w:rsidR="00165A0C" w:rsidRPr="00165A0C" w:rsidRDefault="00165A0C" w:rsidP="00165A0C">
            <w:pPr>
              <w:spacing w:before="120" w:after="120"/>
              <w:rPr>
                <w:rFonts w:cs="Arial"/>
                <w:sz w:val="18"/>
              </w:rPr>
            </w:pPr>
          </w:p>
        </w:tc>
        <w:tc>
          <w:tcPr>
            <w:tcW w:w="1250" w:type="pct"/>
            <w:gridSpan w:val="4"/>
            <w:shd w:val="clear" w:color="auto" w:fill="auto"/>
          </w:tcPr>
          <w:p w14:paraId="50717E8D" w14:textId="77777777" w:rsidR="00165A0C" w:rsidRPr="00165A0C" w:rsidRDefault="00165A0C" w:rsidP="00165A0C">
            <w:pPr>
              <w:spacing w:before="120" w:after="120"/>
              <w:rPr>
                <w:rFonts w:cs="Arial"/>
                <w:sz w:val="18"/>
              </w:rPr>
            </w:pPr>
            <w:r w:rsidRPr="00165A0C">
              <w:rPr>
                <w:rFonts w:cs="Arial"/>
                <w:sz w:val="18"/>
              </w:rPr>
              <w:t>1 : Download</w:t>
            </w:r>
          </w:p>
          <w:p w14:paraId="2D10C928" w14:textId="77777777" w:rsidR="00165A0C" w:rsidRPr="00165A0C" w:rsidRDefault="00165A0C" w:rsidP="00165A0C">
            <w:pPr>
              <w:spacing w:before="120" w:after="120"/>
              <w:rPr>
                <w:rFonts w:cs="Arial"/>
                <w:sz w:val="18"/>
              </w:rPr>
            </w:pPr>
            <w:r w:rsidRPr="00165A0C">
              <w:rPr>
                <w:rFonts w:cs="Arial"/>
                <w:sz w:val="18"/>
              </w:rPr>
              <w:t>3 : Offline Access</w:t>
            </w:r>
          </w:p>
          <w:p w14:paraId="7801C684" w14:textId="77777777" w:rsidR="00165A0C" w:rsidRPr="00165A0C" w:rsidRDefault="00165A0C" w:rsidP="00165A0C">
            <w:pPr>
              <w:spacing w:before="120" w:after="120"/>
              <w:rPr>
                <w:rFonts w:cs="Arial"/>
                <w:sz w:val="18"/>
              </w:rPr>
            </w:pPr>
            <w:r w:rsidRPr="00165A0C">
              <w:rPr>
                <w:rFonts w:cs="Arial"/>
                <w:sz w:val="18"/>
              </w:rPr>
              <w:t>4 : Order</w:t>
            </w:r>
          </w:p>
          <w:p w14:paraId="77299EA0" w14:textId="77777777" w:rsidR="00165A0C" w:rsidRPr="00165A0C" w:rsidRDefault="00165A0C" w:rsidP="00165A0C">
            <w:pPr>
              <w:spacing w:before="120" w:after="120"/>
              <w:rPr>
                <w:rFonts w:cs="Arial"/>
                <w:sz w:val="18"/>
              </w:rPr>
            </w:pPr>
            <w:r w:rsidRPr="00165A0C">
              <w:rPr>
                <w:rFonts w:cs="Arial"/>
                <w:sz w:val="18"/>
              </w:rPr>
              <w:t>5 : Search</w:t>
            </w:r>
          </w:p>
          <w:p w14:paraId="12B756E4" w14:textId="77777777" w:rsidR="00165A0C" w:rsidRPr="00165A0C" w:rsidRDefault="00165A0C" w:rsidP="00165A0C">
            <w:pPr>
              <w:spacing w:before="120" w:after="120"/>
              <w:rPr>
                <w:rFonts w:cs="Arial"/>
                <w:sz w:val="18"/>
              </w:rPr>
            </w:pPr>
            <w:r w:rsidRPr="00165A0C">
              <w:rPr>
                <w:rFonts w:cs="Arial"/>
                <w:sz w:val="18"/>
              </w:rPr>
              <w:t>6 : Complete Metadata</w:t>
            </w:r>
          </w:p>
          <w:p w14:paraId="1E8D188F" w14:textId="77777777" w:rsidR="00165A0C" w:rsidRPr="00165A0C" w:rsidRDefault="00165A0C" w:rsidP="00165A0C">
            <w:pPr>
              <w:spacing w:before="120" w:after="120"/>
              <w:rPr>
                <w:rFonts w:cs="Arial"/>
                <w:sz w:val="18"/>
              </w:rPr>
            </w:pPr>
            <w:r w:rsidRPr="00165A0C">
              <w:rPr>
                <w:rFonts w:cs="Arial"/>
                <w:sz w:val="18"/>
              </w:rPr>
              <w:t>7 : Browse Graphic</w:t>
            </w:r>
          </w:p>
          <w:p w14:paraId="25F3F47A" w14:textId="77777777" w:rsidR="00165A0C" w:rsidRPr="00165A0C" w:rsidRDefault="00165A0C" w:rsidP="00165A0C">
            <w:pPr>
              <w:spacing w:before="120" w:after="120"/>
              <w:rPr>
                <w:rFonts w:cs="Arial"/>
                <w:sz w:val="18"/>
              </w:rPr>
            </w:pPr>
            <w:r w:rsidRPr="00165A0C">
              <w:rPr>
                <w:rFonts w:cs="Arial"/>
                <w:sz w:val="18"/>
              </w:rPr>
              <w:t>8 : Upload</w:t>
            </w:r>
          </w:p>
          <w:p w14:paraId="1AF6AD96" w14:textId="77777777" w:rsidR="00165A0C" w:rsidRPr="00165A0C" w:rsidRDefault="00165A0C" w:rsidP="00165A0C">
            <w:pPr>
              <w:spacing w:before="120" w:after="120"/>
              <w:rPr>
                <w:rFonts w:cs="Arial"/>
                <w:sz w:val="18"/>
              </w:rPr>
            </w:pPr>
            <w:r w:rsidRPr="00165A0C">
              <w:rPr>
                <w:rFonts w:cs="Arial"/>
                <w:sz w:val="18"/>
              </w:rPr>
              <w:t>9 : Email Service</w:t>
            </w:r>
          </w:p>
          <w:p w14:paraId="046E0EFD" w14:textId="77777777" w:rsidR="00165A0C" w:rsidRPr="00165A0C" w:rsidRDefault="00165A0C" w:rsidP="00165A0C">
            <w:pPr>
              <w:spacing w:before="120" w:after="120"/>
              <w:rPr>
                <w:rFonts w:cs="Arial"/>
                <w:sz w:val="18"/>
              </w:rPr>
            </w:pPr>
            <w:r w:rsidRPr="00165A0C">
              <w:rPr>
                <w:rFonts w:cs="Arial"/>
                <w:sz w:val="18"/>
              </w:rPr>
              <w:t>10 : Browsing</w:t>
            </w:r>
          </w:p>
          <w:p w14:paraId="0D41BBEE" w14:textId="77777777" w:rsidR="00165A0C" w:rsidRPr="00165A0C" w:rsidRDefault="00165A0C" w:rsidP="00165A0C">
            <w:pPr>
              <w:spacing w:before="120" w:after="120"/>
              <w:rPr>
                <w:rFonts w:cs="Arial"/>
                <w:sz w:val="18"/>
              </w:rPr>
            </w:pPr>
            <w:r w:rsidRPr="00165A0C">
              <w:rPr>
                <w:rFonts w:cs="Arial"/>
                <w:sz w:val="18"/>
              </w:rPr>
              <w:t>11 : File Access</w:t>
            </w:r>
          </w:p>
        </w:tc>
        <w:tc>
          <w:tcPr>
            <w:tcW w:w="417" w:type="pct"/>
            <w:gridSpan w:val="2"/>
            <w:shd w:val="clear" w:color="auto" w:fill="auto"/>
          </w:tcPr>
          <w:p w14:paraId="2DD35FE5"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2112A424"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C17C236" w14:textId="77777777" w:rsidTr="00B131AF">
        <w:tc>
          <w:tcPr>
            <w:tcW w:w="1665" w:type="pct"/>
            <w:gridSpan w:val="4"/>
            <w:shd w:val="clear" w:color="auto" w:fill="auto"/>
          </w:tcPr>
          <w:p w14:paraId="3BA47F97" w14:textId="77777777" w:rsidR="00165A0C" w:rsidRPr="00165A0C" w:rsidRDefault="00165A0C" w:rsidP="00165A0C">
            <w:pPr>
              <w:spacing w:before="120" w:after="120"/>
              <w:rPr>
                <w:rFonts w:cs="Arial"/>
                <w:sz w:val="18"/>
              </w:rPr>
            </w:pPr>
            <w:r w:rsidRPr="00165A0C">
              <w:rPr>
                <w:rFonts w:cs="Arial"/>
                <w:sz w:val="18"/>
              </w:rPr>
              <w:t xml:space="preserve">         Protocol request</w:t>
            </w:r>
          </w:p>
        </w:tc>
        <w:tc>
          <w:tcPr>
            <w:tcW w:w="834" w:type="pct"/>
            <w:gridSpan w:val="2"/>
            <w:shd w:val="clear" w:color="auto" w:fill="auto"/>
          </w:tcPr>
          <w:p w14:paraId="30BF86FE" w14:textId="77777777" w:rsidR="00165A0C" w:rsidRPr="00165A0C" w:rsidRDefault="00165A0C" w:rsidP="00165A0C">
            <w:pPr>
              <w:spacing w:before="120" w:after="120"/>
              <w:rPr>
                <w:rFonts w:cs="Arial"/>
                <w:sz w:val="18"/>
              </w:rPr>
            </w:pPr>
          </w:p>
        </w:tc>
        <w:tc>
          <w:tcPr>
            <w:tcW w:w="1250" w:type="pct"/>
            <w:gridSpan w:val="4"/>
            <w:shd w:val="clear" w:color="auto" w:fill="auto"/>
          </w:tcPr>
          <w:p w14:paraId="3EAA8E86" w14:textId="77777777" w:rsidR="00165A0C" w:rsidRPr="00165A0C" w:rsidRDefault="00165A0C" w:rsidP="00165A0C">
            <w:pPr>
              <w:spacing w:before="120" w:after="120"/>
              <w:rPr>
                <w:rFonts w:cs="Arial"/>
                <w:sz w:val="18"/>
              </w:rPr>
            </w:pPr>
          </w:p>
        </w:tc>
        <w:tc>
          <w:tcPr>
            <w:tcW w:w="417" w:type="pct"/>
            <w:gridSpan w:val="2"/>
            <w:shd w:val="clear" w:color="auto" w:fill="auto"/>
          </w:tcPr>
          <w:p w14:paraId="302A72C3"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678172A3"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E784D39" w14:textId="77777777" w:rsidTr="00B131AF">
        <w:tc>
          <w:tcPr>
            <w:tcW w:w="1665" w:type="pct"/>
            <w:gridSpan w:val="4"/>
            <w:shd w:val="clear" w:color="auto" w:fill="auto"/>
          </w:tcPr>
          <w:p w14:paraId="66827A24" w14:textId="77777777" w:rsidR="00165A0C" w:rsidRPr="00165A0C" w:rsidRDefault="00165A0C" w:rsidP="00165A0C">
            <w:pPr>
              <w:spacing w:before="120" w:after="120"/>
              <w:rPr>
                <w:rFonts w:cs="Arial"/>
                <w:sz w:val="18"/>
              </w:rPr>
            </w:pPr>
            <w:r w:rsidRPr="00165A0C">
              <w:rPr>
                <w:rFonts w:cs="Arial"/>
                <w:sz w:val="18"/>
              </w:rPr>
              <w:t xml:space="preserve">      Source</w:t>
            </w:r>
          </w:p>
        </w:tc>
        <w:tc>
          <w:tcPr>
            <w:tcW w:w="834" w:type="pct"/>
            <w:gridSpan w:val="2"/>
            <w:shd w:val="clear" w:color="auto" w:fill="auto"/>
          </w:tcPr>
          <w:p w14:paraId="36949FE7" w14:textId="77777777" w:rsidR="00165A0C" w:rsidRPr="00165A0C" w:rsidRDefault="00165A0C" w:rsidP="00165A0C">
            <w:pPr>
              <w:spacing w:before="120" w:after="120"/>
              <w:rPr>
                <w:rFonts w:cs="Arial"/>
                <w:sz w:val="18"/>
              </w:rPr>
            </w:pPr>
          </w:p>
        </w:tc>
        <w:tc>
          <w:tcPr>
            <w:tcW w:w="1250" w:type="pct"/>
            <w:gridSpan w:val="4"/>
            <w:shd w:val="clear" w:color="auto" w:fill="auto"/>
          </w:tcPr>
          <w:p w14:paraId="7EC73F2D" w14:textId="77777777" w:rsidR="00165A0C" w:rsidRPr="00165A0C" w:rsidRDefault="00165A0C" w:rsidP="00165A0C">
            <w:pPr>
              <w:spacing w:before="120" w:after="120"/>
              <w:rPr>
                <w:rFonts w:cs="Arial"/>
                <w:sz w:val="18"/>
              </w:rPr>
            </w:pPr>
          </w:p>
        </w:tc>
        <w:tc>
          <w:tcPr>
            <w:tcW w:w="417" w:type="pct"/>
            <w:gridSpan w:val="2"/>
            <w:shd w:val="clear" w:color="auto" w:fill="auto"/>
          </w:tcPr>
          <w:p w14:paraId="3CCF8E85"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019B50D3"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CF0BD14" w14:textId="77777777" w:rsidTr="00B131AF">
        <w:tc>
          <w:tcPr>
            <w:tcW w:w="1665" w:type="pct"/>
            <w:gridSpan w:val="4"/>
            <w:shd w:val="clear" w:color="auto" w:fill="auto"/>
          </w:tcPr>
          <w:p w14:paraId="283761BF" w14:textId="77777777" w:rsidR="00165A0C" w:rsidRPr="00165A0C" w:rsidRDefault="00165A0C" w:rsidP="00165A0C">
            <w:pPr>
              <w:spacing w:before="120" w:after="120"/>
              <w:rPr>
                <w:rFonts w:cs="Arial"/>
                <w:sz w:val="18"/>
              </w:rPr>
            </w:pPr>
            <w:r w:rsidRPr="00165A0C">
              <w:rPr>
                <w:rFonts w:cs="Arial"/>
                <w:sz w:val="18"/>
              </w:rPr>
              <w:t xml:space="preserve">      Source Type</w:t>
            </w:r>
          </w:p>
        </w:tc>
        <w:tc>
          <w:tcPr>
            <w:tcW w:w="834" w:type="pct"/>
            <w:gridSpan w:val="2"/>
            <w:shd w:val="clear" w:color="auto" w:fill="auto"/>
          </w:tcPr>
          <w:p w14:paraId="6FAD99C0" w14:textId="77777777" w:rsidR="00165A0C" w:rsidRPr="00165A0C" w:rsidRDefault="00165A0C" w:rsidP="00165A0C">
            <w:pPr>
              <w:spacing w:before="120" w:after="120"/>
              <w:rPr>
                <w:rFonts w:cs="Arial"/>
                <w:sz w:val="18"/>
              </w:rPr>
            </w:pPr>
          </w:p>
        </w:tc>
        <w:tc>
          <w:tcPr>
            <w:tcW w:w="1250" w:type="pct"/>
            <w:gridSpan w:val="4"/>
            <w:shd w:val="clear" w:color="auto" w:fill="auto"/>
          </w:tcPr>
          <w:p w14:paraId="71F051E2" w14:textId="77777777" w:rsidR="00165A0C" w:rsidRPr="00165A0C" w:rsidRDefault="00165A0C" w:rsidP="00165A0C">
            <w:pPr>
              <w:spacing w:before="120" w:after="120"/>
              <w:rPr>
                <w:rFonts w:cs="Arial"/>
                <w:sz w:val="18"/>
              </w:rPr>
            </w:pPr>
            <w:r w:rsidRPr="00165A0C">
              <w:rPr>
                <w:rFonts w:cs="Arial"/>
                <w:sz w:val="18"/>
              </w:rPr>
              <w:t>1 : Law or Regulation</w:t>
            </w:r>
          </w:p>
          <w:p w14:paraId="2B82441D" w14:textId="77777777" w:rsidR="00165A0C" w:rsidRPr="00165A0C" w:rsidRDefault="00165A0C" w:rsidP="00165A0C">
            <w:pPr>
              <w:spacing w:before="120" w:after="120"/>
              <w:rPr>
                <w:rFonts w:cs="Arial"/>
                <w:sz w:val="18"/>
              </w:rPr>
            </w:pPr>
            <w:r w:rsidRPr="00165A0C">
              <w:rPr>
                <w:rFonts w:cs="Arial"/>
                <w:sz w:val="18"/>
              </w:rPr>
              <w:t>2 : Official Publication</w:t>
            </w:r>
          </w:p>
          <w:p w14:paraId="3F7BCD80" w14:textId="77777777" w:rsidR="00165A0C" w:rsidRPr="00165A0C" w:rsidRDefault="00165A0C" w:rsidP="00165A0C">
            <w:pPr>
              <w:spacing w:before="120" w:after="120"/>
              <w:rPr>
                <w:rFonts w:cs="Arial"/>
                <w:sz w:val="18"/>
              </w:rPr>
            </w:pPr>
            <w:r w:rsidRPr="00165A0C">
              <w:rPr>
                <w:rFonts w:cs="Arial"/>
                <w:sz w:val="18"/>
              </w:rPr>
              <w:t>7 : Mariner Report, Confirmed</w:t>
            </w:r>
          </w:p>
          <w:p w14:paraId="0B876D7D" w14:textId="77777777" w:rsidR="00165A0C" w:rsidRPr="00165A0C" w:rsidRDefault="00165A0C" w:rsidP="00165A0C">
            <w:pPr>
              <w:spacing w:before="120" w:after="120"/>
              <w:rPr>
                <w:rFonts w:cs="Arial"/>
                <w:sz w:val="18"/>
              </w:rPr>
            </w:pPr>
            <w:r w:rsidRPr="00165A0C">
              <w:rPr>
                <w:rFonts w:cs="Arial"/>
                <w:sz w:val="18"/>
              </w:rPr>
              <w:t>8 : Mariner Report, Not Confirmed</w:t>
            </w:r>
          </w:p>
          <w:p w14:paraId="657FFA8C" w14:textId="77777777" w:rsidR="00165A0C" w:rsidRPr="00165A0C" w:rsidRDefault="00165A0C" w:rsidP="00165A0C">
            <w:pPr>
              <w:spacing w:before="120" w:after="120"/>
              <w:rPr>
                <w:rFonts w:cs="Arial"/>
                <w:sz w:val="18"/>
              </w:rPr>
            </w:pPr>
            <w:r w:rsidRPr="00165A0C">
              <w:rPr>
                <w:rFonts w:cs="Arial"/>
                <w:sz w:val="18"/>
              </w:rPr>
              <w:t>9 : Industry Publications and Reports</w:t>
            </w:r>
          </w:p>
          <w:p w14:paraId="79BBB827" w14:textId="77777777" w:rsidR="00165A0C" w:rsidRPr="00165A0C" w:rsidRDefault="00165A0C" w:rsidP="00165A0C">
            <w:pPr>
              <w:spacing w:before="120" w:after="120"/>
              <w:rPr>
                <w:rFonts w:cs="Arial"/>
                <w:sz w:val="18"/>
              </w:rPr>
            </w:pPr>
            <w:r w:rsidRPr="00165A0C">
              <w:rPr>
                <w:rFonts w:cs="Arial"/>
                <w:sz w:val="18"/>
              </w:rPr>
              <w:t>10 : Remotely Sensed Images</w:t>
            </w:r>
          </w:p>
          <w:p w14:paraId="3194B491" w14:textId="77777777" w:rsidR="00165A0C" w:rsidRPr="00165A0C" w:rsidRDefault="00165A0C" w:rsidP="00165A0C">
            <w:pPr>
              <w:spacing w:before="120" w:after="120"/>
              <w:rPr>
                <w:rFonts w:cs="Arial"/>
                <w:sz w:val="18"/>
              </w:rPr>
            </w:pPr>
            <w:r w:rsidRPr="00165A0C">
              <w:rPr>
                <w:rFonts w:cs="Arial"/>
                <w:sz w:val="18"/>
              </w:rPr>
              <w:t>11 : Photographs</w:t>
            </w:r>
          </w:p>
          <w:p w14:paraId="30DFF704" w14:textId="77777777" w:rsidR="00165A0C" w:rsidRPr="00165A0C" w:rsidRDefault="00165A0C" w:rsidP="00165A0C">
            <w:pPr>
              <w:spacing w:before="120" w:after="120"/>
              <w:rPr>
                <w:rFonts w:cs="Arial"/>
                <w:sz w:val="18"/>
              </w:rPr>
            </w:pPr>
            <w:r w:rsidRPr="00165A0C">
              <w:rPr>
                <w:rFonts w:cs="Arial"/>
                <w:sz w:val="18"/>
              </w:rPr>
              <w:t>12 : Products Issued by HO Services</w:t>
            </w:r>
          </w:p>
          <w:p w14:paraId="1B143437" w14:textId="77777777" w:rsidR="00165A0C" w:rsidRPr="00165A0C" w:rsidRDefault="00165A0C" w:rsidP="00165A0C">
            <w:pPr>
              <w:spacing w:before="120" w:after="120"/>
              <w:rPr>
                <w:rFonts w:cs="Arial"/>
                <w:sz w:val="18"/>
              </w:rPr>
            </w:pPr>
            <w:r w:rsidRPr="00165A0C">
              <w:rPr>
                <w:rFonts w:cs="Arial"/>
                <w:sz w:val="18"/>
              </w:rPr>
              <w:t>13 : News Media</w:t>
            </w:r>
          </w:p>
          <w:p w14:paraId="7123DAB3" w14:textId="77777777" w:rsidR="00165A0C" w:rsidRPr="00165A0C" w:rsidRDefault="00165A0C" w:rsidP="00165A0C">
            <w:pPr>
              <w:spacing w:before="120" w:after="120"/>
              <w:rPr>
                <w:rFonts w:cs="Arial"/>
                <w:sz w:val="18"/>
              </w:rPr>
            </w:pPr>
            <w:r w:rsidRPr="00165A0C">
              <w:rPr>
                <w:rFonts w:cs="Arial"/>
                <w:sz w:val="18"/>
              </w:rPr>
              <w:t>14 : Traffic Data</w:t>
            </w:r>
          </w:p>
        </w:tc>
        <w:tc>
          <w:tcPr>
            <w:tcW w:w="417" w:type="pct"/>
            <w:gridSpan w:val="2"/>
            <w:shd w:val="clear" w:color="auto" w:fill="auto"/>
          </w:tcPr>
          <w:p w14:paraId="0789F220"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521A7B15"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55AE6861" w14:textId="77777777" w:rsidTr="00B131AF">
        <w:tc>
          <w:tcPr>
            <w:tcW w:w="1665" w:type="pct"/>
            <w:gridSpan w:val="4"/>
            <w:shd w:val="clear" w:color="auto" w:fill="auto"/>
          </w:tcPr>
          <w:p w14:paraId="1A928A0D" w14:textId="77777777" w:rsidR="00165A0C" w:rsidRPr="00165A0C" w:rsidRDefault="00165A0C" w:rsidP="00165A0C">
            <w:pPr>
              <w:spacing w:before="120" w:after="120"/>
              <w:rPr>
                <w:rFonts w:cs="Arial"/>
                <w:sz w:val="18"/>
              </w:rPr>
            </w:pPr>
            <w:r w:rsidRPr="00165A0C">
              <w:rPr>
                <w:rFonts w:cs="Arial"/>
                <w:sz w:val="18"/>
              </w:rPr>
              <w:t xml:space="preserve">      Reported Date</w:t>
            </w:r>
          </w:p>
        </w:tc>
        <w:tc>
          <w:tcPr>
            <w:tcW w:w="834" w:type="pct"/>
            <w:gridSpan w:val="2"/>
            <w:shd w:val="clear" w:color="auto" w:fill="auto"/>
          </w:tcPr>
          <w:p w14:paraId="02C6C9C7" w14:textId="77777777" w:rsidR="00165A0C" w:rsidRPr="00165A0C" w:rsidRDefault="00165A0C" w:rsidP="00165A0C">
            <w:pPr>
              <w:spacing w:before="120" w:after="120"/>
              <w:rPr>
                <w:rFonts w:cs="Arial"/>
                <w:sz w:val="18"/>
              </w:rPr>
            </w:pPr>
            <w:r w:rsidRPr="00165A0C">
              <w:rPr>
                <w:rFonts w:cs="Arial"/>
                <w:sz w:val="18"/>
              </w:rPr>
              <w:t>(SORDAT)</w:t>
            </w:r>
          </w:p>
        </w:tc>
        <w:tc>
          <w:tcPr>
            <w:tcW w:w="1250" w:type="pct"/>
            <w:gridSpan w:val="4"/>
            <w:shd w:val="clear" w:color="auto" w:fill="auto"/>
          </w:tcPr>
          <w:p w14:paraId="1F377B7C" w14:textId="77777777" w:rsidR="00165A0C" w:rsidRPr="00165A0C" w:rsidRDefault="00165A0C" w:rsidP="00165A0C">
            <w:pPr>
              <w:spacing w:before="120" w:after="120"/>
              <w:rPr>
                <w:rFonts w:cs="Arial"/>
                <w:sz w:val="18"/>
              </w:rPr>
            </w:pPr>
          </w:p>
        </w:tc>
        <w:tc>
          <w:tcPr>
            <w:tcW w:w="417" w:type="pct"/>
            <w:gridSpan w:val="2"/>
            <w:shd w:val="clear" w:color="auto" w:fill="auto"/>
          </w:tcPr>
          <w:p w14:paraId="2E8913A0" w14:textId="77777777" w:rsidR="00165A0C" w:rsidRPr="00165A0C" w:rsidRDefault="00165A0C" w:rsidP="00165A0C">
            <w:pPr>
              <w:spacing w:before="120" w:after="120"/>
              <w:rPr>
                <w:rFonts w:cs="Arial"/>
                <w:sz w:val="18"/>
              </w:rPr>
            </w:pPr>
            <w:r w:rsidRPr="00165A0C">
              <w:rPr>
                <w:rFonts w:cs="Arial"/>
                <w:sz w:val="18"/>
              </w:rPr>
              <w:t>(S) TD</w:t>
            </w:r>
          </w:p>
        </w:tc>
        <w:tc>
          <w:tcPr>
            <w:tcW w:w="834" w:type="pct"/>
            <w:gridSpan w:val="2"/>
            <w:shd w:val="clear" w:color="auto" w:fill="auto"/>
          </w:tcPr>
          <w:p w14:paraId="5BC2A7DB"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E7E7D6D" w14:textId="77777777" w:rsidTr="00B131AF">
        <w:tc>
          <w:tcPr>
            <w:tcW w:w="1665" w:type="pct"/>
            <w:gridSpan w:val="4"/>
            <w:shd w:val="clear" w:color="auto" w:fill="auto"/>
          </w:tcPr>
          <w:p w14:paraId="1EE739B1" w14:textId="77777777" w:rsidR="00165A0C" w:rsidRPr="00165A0C" w:rsidRDefault="00165A0C" w:rsidP="00165A0C">
            <w:pPr>
              <w:spacing w:before="120" w:after="120"/>
              <w:rPr>
                <w:rFonts w:cs="Arial"/>
                <w:sz w:val="18"/>
              </w:rPr>
            </w:pPr>
            <w:r w:rsidRPr="00165A0C">
              <w:rPr>
                <w:rFonts w:cs="Arial"/>
                <w:sz w:val="18"/>
              </w:rPr>
              <w:t>Location by Text</w:t>
            </w:r>
          </w:p>
        </w:tc>
        <w:tc>
          <w:tcPr>
            <w:tcW w:w="834" w:type="pct"/>
            <w:gridSpan w:val="2"/>
            <w:shd w:val="clear" w:color="auto" w:fill="auto"/>
          </w:tcPr>
          <w:p w14:paraId="279CF6B9" w14:textId="77777777" w:rsidR="00165A0C" w:rsidRPr="00165A0C" w:rsidRDefault="00165A0C" w:rsidP="00165A0C">
            <w:pPr>
              <w:spacing w:before="120" w:after="120"/>
              <w:rPr>
                <w:rFonts w:cs="Arial"/>
                <w:sz w:val="18"/>
              </w:rPr>
            </w:pPr>
          </w:p>
        </w:tc>
        <w:tc>
          <w:tcPr>
            <w:tcW w:w="1250" w:type="pct"/>
            <w:gridSpan w:val="4"/>
            <w:shd w:val="clear" w:color="auto" w:fill="auto"/>
          </w:tcPr>
          <w:p w14:paraId="4BB1CC42" w14:textId="77777777" w:rsidR="00165A0C" w:rsidRPr="00165A0C" w:rsidRDefault="00165A0C" w:rsidP="00165A0C">
            <w:pPr>
              <w:spacing w:before="120" w:after="120"/>
              <w:rPr>
                <w:rFonts w:cs="Arial"/>
                <w:sz w:val="18"/>
              </w:rPr>
            </w:pPr>
          </w:p>
        </w:tc>
        <w:tc>
          <w:tcPr>
            <w:tcW w:w="417" w:type="pct"/>
            <w:gridSpan w:val="2"/>
            <w:shd w:val="clear" w:color="auto" w:fill="auto"/>
          </w:tcPr>
          <w:p w14:paraId="7EF5CA87" w14:textId="77777777" w:rsidR="00165A0C" w:rsidRPr="00165A0C" w:rsidRDefault="00165A0C" w:rsidP="00165A0C">
            <w:pPr>
              <w:spacing w:before="120" w:after="120"/>
              <w:rPr>
                <w:rFonts w:cs="Arial"/>
                <w:sz w:val="18"/>
              </w:rPr>
            </w:pPr>
            <w:r w:rsidRPr="00165A0C">
              <w:rPr>
                <w:rFonts w:cs="Arial"/>
                <w:sz w:val="18"/>
              </w:rPr>
              <w:t>TE</w:t>
            </w:r>
          </w:p>
        </w:tc>
        <w:tc>
          <w:tcPr>
            <w:tcW w:w="834" w:type="pct"/>
            <w:gridSpan w:val="2"/>
            <w:shd w:val="clear" w:color="auto" w:fill="auto"/>
          </w:tcPr>
          <w:p w14:paraId="366792FB"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4CF446A2" w14:textId="77777777" w:rsidTr="00B131AF">
        <w:tc>
          <w:tcPr>
            <w:tcW w:w="1665" w:type="pct"/>
            <w:gridSpan w:val="4"/>
            <w:shd w:val="clear" w:color="auto" w:fill="auto"/>
          </w:tcPr>
          <w:p w14:paraId="159E9B10" w14:textId="77777777" w:rsidR="00165A0C" w:rsidRPr="00165A0C" w:rsidRDefault="00165A0C" w:rsidP="00165A0C">
            <w:pPr>
              <w:spacing w:before="120" w:after="120"/>
              <w:rPr>
                <w:rFonts w:cs="Arial"/>
                <w:sz w:val="18"/>
              </w:rPr>
            </w:pPr>
            <w:r w:rsidRPr="00165A0C">
              <w:rPr>
                <w:rFonts w:cs="Arial"/>
                <w:sz w:val="18"/>
              </w:rPr>
              <w:t>Marked By</w:t>
            </w:r>
          </w:p>
        </w:tc>
        <w:tc>
          <w:tcPr>
            <w:tcW w:w="834" w:type="pct"/>
            <w:gridSpan w:val="2"/>
            <w:shd w:val="clear" w:color="auto" w:fill="auto"/>
          </w:tcPr>
          <w:p w14:paraId="00AF6DD6" w14:textId="77777777" w:rsidR="00165A0C" w:rsidRPr="00165A0C" w:rsidRDefault="00165A0C" w:rsidP="00165A0C">
            <w:pPr>
              <w:spacing w:before="120" w:after="120"/>
              <w:rPr>
                <w:rFonts w:cs="Arial"/>
                <w:sz w:val="18"/>
              </w:rPr>
            </w:pPr>
          </w:p>
        </w:tc>
        <w:tc>
          <w:tcPr>
            <w:tcW w:w="1250" w:type="pct"/>
            <w:gridSpan w:val="4"/>
            <w:shd w:val="clear" w:color="auto" w:fill="auto"/>
          </w:tcPr>
          <w:p w14:paraId="651566FC" w14:textId="77777777" w:rsidR="00165A0C" w:rsidRPr="00165A0C" w:rsidRDefault="00165A0C" w:rsidP="00165A0C">
            <w:pPr>
              <w:spacing w:before="120" w:after="120"/>
              <w:rPr>
                <w:rFonts w:cs="Arial"/>
                <w:sz w:val="18"/>
              </w:rPr>
            </w:pPr>
          </w:p>
        </w:tc>
        <w:tc>
          <w:tcPr>
            <w:tcW w:w="417" w:type="pct"/>
            <w:gridSpan w:val="2"/>
            <w:shd w:val="clear" w:color="auto" w:fill="auto"/>
          </w:tcPr>
          <w:p w14:paraId="011CACE4" w14:textId="77777777" w:rsidR="00165A0C" w:rsidRPr="00165A0C" w:rsidRDefault="00165A0C" w:rsidP="00165A0C">
            <w:pPr>
              <w:spacing w:before="120" w:after="120"/>
              <w:rPr>
                <w:rFonts w:cs="Arial"/>
                <w:sz w:val="18"/>
              </w:rPr>
            </w:pPr>
            <w:r w:rsidRPr="00165A0C">
              <w:rPr>
                <w:rFonts w:cs="Arial"/>
                <w:sz w:val="18"/>
              </w:rPr>
              <w:t>C</w:t>
            </w:r>
          </w:p>
        </w:tc>
        <w:tc>
          <w:tcPr>
            <w:tcW w:w="834" w:type="pct"/>
            <w:gridSpan w:val="2"/>
            <w:shd w:val="clear" w:color="auto" w:fill="auto"/>
          </w:tcPr>
          <w:p w14:paraId="44214F84"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CD75F8F" w14:textId="77777777" w:rsidTr="00B131AF">
        <w:tc>
          <w:tcPr>
            <w:tcW w:w="1665" w:type="pct"/>
            <w:gridSpan w:val="4"/>
            <w:shd w:val="clear" w:color="auto" w:fill="auto"/>
          </w:tcPr>
          <w:p w14:paraId="52468553" w14:textId="77777777" w:rsidR="00165A0C" w:rsidRPr="00165A0C" w:rsidRDefault="00165A0C" w:rsidP="00165A0C">
            <w:pPr>
              <w:spacing w:before="120" w:after="120"/>
              <w:rPr>
                <w:rFonts w:cs="Arial"/>
                <w:sz w:val="18"/>
              </w:rPr>
            </w:pPr>
            <w:r w:rsidRPr="00165A0C">
              <w:rPr>
                <w:rFonts w:cs="Arial"/>
                <w:sz w:val="18"/>
              </w:rPr>
              <w:lastRenderedPageBreak/>
              <w:t xml:space="preserve">   Text Content</w:t>
            </w:r>
          </w:p>
        </w:tc>
        <w:tc>
          <w:tcPr>
            <w:tcW w:w="834" w:type="pct"/>
            <w:gridSpan w:val="2"/>
            <w:shd w:val="clear" w:color="auto" w:fill="auto"/>
          </w:tcPr>
          <w:p w14:paraId="76759E23" w14:textId="77777777" w:rsidR="00165A0C" w:rsidRPr="00165A0C" w:rsidRDefault="00165A0C" w:rsidP="00165A0C">
            <w:pPr>
              <w:spacing w:before="120" w:after="120"/>
              <w:rPr>
                <w:rFonts w:cs="Arial"/>
                <w:sz w:val="18"/>
              </w:rPr>
            </w:pPr>
          </w:p>
        </w:tc>
        <w:tc>
          <w:tcPr>
            <w:tcW w:w="1250" w:type="pct"/>
            <w:gridSpan w:val="4"/>
            <w:shd w:val="clear" w:color="auto" w:fill="auto"/>
          </w:tcPr>
          <w:p w14:paraId="19408E84" w14:textId="77777777" w:rsidR="00165A0C" w:rsidRPr="00165A0C" w:rsidRDefault="00165A0C" w:rsidP="00165A0C">
            <w:pPr>
              <w:spacing w:before="120" w:after="120"/>
              <w:rPr>
                <w:rFonts w:cs="Arial"/>
                <w:sz w:val="18"/>
              </w:rPr>
            </w:pPr>
          </w:p>
        </w:tc>
        <w:tc>
          <w:tcPr>
            <w:tcW w:w="417" w:type="pct"/>
            <w:gridSpan w:val="2"/>
            <w:shd w:val="clear" w:color="auto" w:fill="auto"/>
          </w:tcPr>
          <w:p w14:paraId="5CA823B6"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396EDB14" w14:textId="77777777" w:rsidR="00165A0C" w:rsidRPr="00165A0C" w:rsidRDefault="00165A0C" w:rsidP="00165A0C">
            <w:pPr>
              <w:spacing w:before="120" w:after="120"/>
              <w:rPr>
                <w:rFonts w:cs="Arial"/>
                <w:sz w:val="18"/>
              </w:rPr>
            </w:pPr>
            <w:r w:rsidRPr="00165A0C">
              <w:rPr>
                <w:rFonts w:cs="Arial"/>
                <w:sz w:val="18"/>
              </w:rPr>
              <w:t>1, *</w:t>
            </w:r>
          </w:p>
        </w:tc>
      </w:tr>
      <w:tr w:rsidR="00165A0C" w:rsidRPr="00165A0C" w14:paraId="3E5EB074" w14:textId="77777777" w:rsidTr="00B131AF">
        <w:tc>
          <w:tcPr>
            <w:tcW w:w="1665" w:type="pct"/>
            <w:gridSpan w:val="4"/>
            <w:shd w:val="clear" w:color="auto" w:fill="auto"/>
          </w:tcPr>
          <w:p w14:paraId="1D79F43A" w14:textId="77777777" w:rsidR="00165A0C" w:rsidRPr="00165A0C" w:rsidRDefault="00165A0C" w:rsidP="00165A0C">
            <w:pPr>
              <w:spacing w:before="120" w:after="120"/>
              <w:rPr>
                <w:rFonts w:cs="Arial"/>
                <w:sz w:val="18"/>
              </w:rPr>
            </w:pPr>
            <w:r w:rsidRPr="00165A0C">
              <w:rPr>
                <w:rFonts w:cs="Arial"/>
                <w:sz w:val="18"/>
              </w:rPr>
              <w:t xml:space="preserve">      Category of text</w:t>
            </w:r>
          </w:p>
        </w:tc>
        <w:tc>
          <w:tcPr>
            <w:tcW w:w="834" w:type="pct"/>
            <w:gridSpan w:val="2"/>
            <w:shd w:val="clear" w:color="auto" w:fill="auto"/>
          </w:tcPr>
          <w:p w14:paraId="6A9B1189" w14:textId="77777777" w:rsidR="00165A0C" w:rsidRPr="00165A0C" w:rsidRDefault="00165A0C" w:rsidP="00165A0C">
            <w:pPr>
              <w:spacing w:before="120" w:after="120"/>
              <w:rPr>
                <w:rFonts w:cs="Arial"/>
                <w:sz w:val="18"/>
              </w:rPr>
            </w:pPr>
          </w:p>
        </w:tc>
        <w:tc>
          <w:tcPr>
            <w:tcW w:w="1250" w:type="pct"/>
            <w:gridSpan w:val="4"/>
            <w:shd w:val="clear" w:color="auto" w:fill="auto"/>
          </w:tcPr>
          <w:p w14:paraId="59FCA503" w14:textId="77777777" w:rsidR="00165A0C" w:rsidRPr="00165A0C" w:rsidRDefault="00165A0C" w:rsidP="00165A0C">
            <w:pPr>
              <w:spacing w:before="120" w:after="120"/>
              <w:rPr>
                <w:rFonts w:cs="Arial"/>
                <w:sz w:val="18"/>
              </w:rPr>
            </w:pPr>
            <w:r w:rsidRPr="00165A0C">
              <w:rPr>
                <w:rFonts w:cs="Arial"/>
                <w:sz w:val="18"/>
              </w:rPr>
              <w:t>1 : Abstract or Summary</w:t>
            </w:r>
          </w:p>
          <w:p w14:paraId="4C5341AD" w14:textId="77777777" w:rsidR="00165A0C" w:rsidRPr="00165A0C" w:rsidRDefault="00165A0C" w:rsidP="00165A0C">
            <w:pPr>
              <w:spacing w:before="120" w:after="120"/>
              <w:rPr>
                <w:rFonts w:cs="Arial"/>
                <w:sz w:val="18"/>
              </w:rPr>
            </w:pPr>
            <w:r w:rsidRPr="00165A0C">
              <w:rPr>
                <w:rFonts w:cs="Arial"/>
                <w:sz w:val="18"/>
              </w:rPr>
              <w:t>2 : Extract</w:t>
            </w:r>
          </w:p>
          <w:p w14:paraId="310B5EAB" w14:textId="77777777" w:rsidR="00165A0C" w:rsidRPr="00165A0C" w:rsidRDefault="00165A0C" w:rsidP="00165A0C">
            <w:pPr>
              <w:spacing w:before="120" w:after="120"/>
              <w:rPr>
                <w:rFonts w:cs="Arial"/>
                <w:sz w:val="18"/>
              </w:rPr>
            </w:pPr>
            <w:r w:rsidRPr="00165A0C">
              <w:rPr>
                <w:rFonts w:cs="Arial"/>
                <w:sz w:val="18"/>
              </w:rPr>
              <w:t>3 : Full Text</w:t>
            </w:r>
          </w:p>
        </w:tc>
        <w:tc>
          <w:tcPr>
            <w:tcW w:w="417" w:type="pct"/>
            <w:gridSpan w:val="2"/>
            <w:shd w:val="clear" w:color="auto" w:fill="auto"/>
          </w:tcPr>
          <w:p w14:paraId="1C3B9147"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34410B63"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DE7FDC3" w14:textId="77777777" w:rsidTr="00B131AF">
        <w:tc>
          <w:tcPr>
            <w:tcW w:w="1665" w:type="pct"/>
            <w:gridSpan w:val="4"/>
            <w:shd w:val="clear" w:color="auto" w:fill="auto"/>
          </w:tcPr>
          <w:p w14:paraId="51A423A9" w14:textId="77777777" w:rsidR="00165A0C" w:rsidRPr="00165A0C" w:rsidRDefault="00165A0C" w:rsidP="00165A0C">
            <w:pPr>
              <w:spacing w:before="120" w:after="120"/>
              <w:rPr>
                <w:rFonts w:cs="Arial"/>
                <w:sz w:val="18"/>
              </w:rPr>
            </w:pPr>
            <w:r w:rsidRPr="00165A0C">
              <w:rPr>
                <w:rFonts w:cs="Arial"/>
                <w:sz w:val="18"/>
              </w:rPr>
              <w:t xml:space="preserve">      Information</w:t>
            </w:r>
          </w:p>
        </w:tc>
        <w:tc>
          <w:tcPr>
            <w:tcW w:w="834" w:type="pct"/>
            <w:gridSpan w:val="2"/>
            <w:shd w:val="clear" w:color="auto" w:fill="auto"/>
          </w:tcPr>
          <w:p w14:paraId="20F8FC36" w14:textId="77777777" w:rsidR="00165A0C" w:rsidRPr="00165A0C" w:rsidRDefault="00165A0C" w:rsidP="00165A0C">
            <w:pPr>
              <w:spacing w:before="120" w:after="120"/>
              <w:rPr>
                <w:rFonts w:cs="Arial"/>
                <w:sz w:val="18"/>
              </w:rPr>
            </w:pPr>
          </w:p>
        </w:tc>
        <w:tc>
          <w:tcPr>
            <w:tcW w:w="1250" w:type="pct"/>
            <w:gridSpan w:val="4"/>
            <w:shd w:val="clear" w:color="auto" w:fill="auto"/>
          </w:tcPr>
          <w:p w14:paraId="0AF07A17" w14:textId="77777777" w:rsidR="00165A0C" w:rsidRPr="00165A0C" w:rsidRDefault="00165A0C" w:rsidP="00165A0C">
            <w:pPr>
              <w:spacing w:before="120" w:after="120"/>
              <w:rPr>
                <w:rFonts w:cs="Arial"/>
                <w:sz w:val="18"/>
              </w:rPr>
            </w:pPr>
          </w:p>
        </w:tc>
        <w:tc>
          <w:tcPr>
            <w:tcW w:w="417" w:type="pct"/>
            <w:gridSpan w:val="2"/>
            <w:shd w:val="clear" w:color="auto" w:fill="auto"/>
          </w:tcPr>
          <w:p w14:paraId="468868FF"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7A30D1A7" w14:textId="77777777" w:rsidR="00165A0C" w:rsidRPr="00165A0C" w:rsidRDefault="00165A0C" w:rsidP="00165A0C">
            <w:pPr>
              <w:spacing w:before="120" w:after="120"/>
              <w:rPr>
                <w:rFonts w:cs="Arial"/>
                <w:sz w:val="18"/>
              </w:rPr>
            </w:pPr>
            <w:r w:rsidRPr="00165A0C">
              <w:rPr>
                <w:rFonts w:cs="Arial"/>
                <w:sz w:val="18"/>
              </w:rPr>
              <w:t>0, *</w:t>
            </w:r>
          </w:p>
        </w:tc>
      </w:tr>
      <w:tr w:rsidR="00165A0C" w:rsidRPr="00165A0C" w14:paraId="53936051" w14:textId="77777777" w:rsidTr="00B131AF">
        <w:tc>
          <w:tcPr>
            <w:tcW w:w="1665" w:type="pct"/>
            <w:gridSpan w:val="4"/>
            <w:shd w:val="clear" w:color="auto" w:fill="auto"/>
          </w:tcPr>
          <w:p w14:paraId="07FEF2B1" w14:textId="77777777" w:rsidR="00165A0C" w:rsidRPr="00165A0C" w:rsidRDefault="00165A0C" w:rsidP="00165A0C">
            <w:pPr>
              <w:spacing w:before="120" w:after="120"/>
              <w:rPr>
                <w:rFonts w:cs="Arial"/>
                <w:sz w:val="18"/>
              </w:rPr>
            </w:pPr>
            <w:r w:rsidRPr="00165A0C">
              <w:rPr>
                <w:rFonts w:cs="Arial"/>
                <w:sz w:val="18"/>
              </w:rPr>
              <w:t xml:space="preserve">         File Locator</w:t>
            </w:r>
          </w:p>
        </w:tc>
        <w:tc>
          <w:tcPr>
            <w:tcW w:w="834" w:type="pct"/>
            <w:gridSpan w:val="2"/>
            <w:shd w:val="clear" w:color="auto" w:fill="auto"/>
          </w:tcPr>
          <w:p w14:paraId="5AB12367" w14:textId="77777777" w:rsidR="00165A0C" w:rsidRPr="00165A0C" w:rsidRDefault="00165A0C" w:rsidP="00165A0C">
            <w:pPr>
              <w:spacing w:before="120" w:after="120"/>
              <w:rPr>
                <w:rFonts w:cs="Arial"/>
                <w:sz w:val="18"/>
              </w:rPr>
            </w:pPr>
          </w:p>
        </w:tc>
        <w:tc>
          <w:tcPr>
            <w:tcW w:w="1250" w:type="pct"/>
            <w:gridSpan w:val="4"/>
            <w:shd w:val="clear" w:color="auto" w:fill="auto"/>
          </w:tcPr>
          <w:p w14:paraId="58A7FB9C" w14:textId="77777777" w:rsidR="00165A0C" w:rsidRPr="00165A0C" w:rsidRDefault="00165A0C" w:rsidP="00165A0C">
            <w:pPr>
              <w:spacing w:before="120" w:after="120"/>
              <w:rPr>
                <w:rFonts w:cs="Arial"/>
                <w:sz w:val="18"/>
              </w:rPr>
            </w:pPr>
          </w:p>
        </w:tc>
        <w:tc>
          <w:tcPr>
            <w:tcW w:w="417" w:type="pct"/>
            <w:gridSpan w:val="2"/>
            <w:shd w:val="clear" w:color="auto" w:fill="auto"/>
          </w:tcPr>
          <w:p w14:paraId="3F6C7DAB"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401DD579"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F681F80" w14:textId="77777777" w:rsidTr="00B131AF">
        <w:tc>
          <w:tcPr>
            <w:tcW w:w="1665" w:type="pct"/>
            <w:gridSpan w:val="4"/>
            <w:shd w:val="clear" w:color="auto" w:fill="auto"/>
          </w:tcPr>
          <w:p w14:paraId="57E2E9B4" w14:textId="77777777" w:rsidR="00165A0C" w:rsidRPr="00165A0C" w:rsidRDefault="00165A0C" w:rsidP="00165A0C">
            <w:pPr>
              <w:spacing w:before="120" w:after="120"/>
              <w:rPr>
                <w:rFonts w:cs="Arial"/>
                <w:sz w:val="18"/>
              </w:rPr>
            </w:pPr>
            <w:r w:rsidRPr="00165A0C">
              <w:rPr>
                <w:rFonts w:cs="Arial"/>
                <w:sz w:val="18"/>
              </w:rPr>
              <w:t xml:space="preserve">         File Reference</w:t>
            </w:r>
          </w:p>
        </w:tc>
        <w:tc>
          <w:tcPr>
            <w:tcW w:w="834" w:type="pct"/>
            <w:gridSpan w:val="2"/>
            <w:shd w:val="clear" w:color="auto" w:fill="auto"/>
          </w:tcPr>
          <w:p w14:paraId="372C75E8" w14:textId="77777777" w:rsidR="00165A0C" w:rsidRPr="00165A0C" w:rsidRDefault="00165A0C" w:rsidP="00165A0C">
            <w:pPr>
              <w:spacing w:before="120" w:after="120"/>
              <w:rPr>
                <w:rFonts w:cs="Arial"/>
                <w:sz w:val="18"/>
              </w:rPr>
            </w:pPr>
            <w:r w:rsidRPr="00165A0C">
              <w:rPr>
                <w:rFonts w:cs="Arial"/>
                <w:sz w:val="18"/>
              </w:rPr>
              <w:t>(TXTDSC)</w:t>
            </w:r>
          </w:p>
        </w:tc>
        <w:tc>
          <w:tcPr>
            <w:tcW w:w="1250" w:type="pct"/>
            <w:gridSpan w:val="4"/>
            <w:shd w:val="clear" w:color="auto" w:fill="auto"/>
          </w:tcPr>
          <w:p w14:paraId="3FB4251D" w14:textId="77777777" w:rsidR="00165A0C" w:rsidRPr="00165A0C" w:rsidRDefault="00165A0C" w:rsidP="00165A0C">
            <w:pPr>
              <w:spacing w:before="120" w:after="120"/>
              <w:rPr>
                <w:rFonts w:cs="Arial"/>
                <w:sz w:val="18"/>
              </w:rPr>
            </w:pPr>
          </w:p>
        </w:tc>
        <w:tc>
          <w:tcPr>
            <w:tcW w:w="417" w:type="pct"/>
            <w:gridSpan w:val="2"/>
            <w:shd w:val="clear" w:color="auto" w:fill="auto"/>
          </w:tcPr>
          <w:p w14:paraId="7D00AF96"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1E5CF678"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FE594FF" w14:textId="77777777" w:rsidTr="00B131AF">
        <w:tc>
          <w:tcPr>
            <w:tcW w:w="1665" w:type="pct"/>
            <w:gridSpan w:val="4"/>
            <w:shd w:val="clear" w:color="auto" w:fill="auto"/>
          </w:tcPr>
          <w:p w14:paraId="088D5D67" w14:textId="77777777" w:rsidR="00165A0C" w:rsidRPr="00165A0C" w:rsidRDefault="00165A0C" w:rsidP="00165A0C">
            <w:pPr>
              <w:spacing w:before="120" w:after="120"/>
              <w:rPr>
                <w:rFonts w:cs="Arial"/>
                <w:sz w:val="18"/>
              </w:rPr>
            </w:pPr>
            <w:r w:rsidRPr="00165A0C">
              <w:rPr>
                <w:rFonts w:cs="Arial"/>
                <w:sz w:val="18"/>
              </w:rPr>
              <w:t xml:space="preserve">         Headline</w:t>
            </w:r>
          </w:p>
        </w:tc>
        <w:tc>
          <w:tcPr>
            <w:tcW w:w="834" w:type="pct"/>
            <w:gridSpan w:val="2"/>
            <w:shd w:val="clear" w:color="auto" w:fill="auto"/>
          </w:tcPr>
          <w:p w14:paraId="3244DB1C" w14:textId="77777777" w:rsidR="00165A0C" w:rsidRPr="00165A0C" w:rsidRDefault="00165A0C" w:rsidP="00165A0C">
            <w:pPr>
              <w:spacing w:before="120" w:after="120"/>
              <w:rPr>
                <w:rFonts w:cs="Arial"/>
                <w:sz w:val="18"/>
              </w:rPr>
            </w:pPr>
          </w:p>
        </w:tc>
        <w:tc>
          <w:tcPr>
            <w:tcW w:w="1250" w:type="pct"/>
            <w:gridSpan w:val="4"/>
            <w:shd w:val="clear" w:color="auto" w:fill="auto"/>
          </w:tcPr>
          <w:p w14:paraId="16969ED6" w14:textId="77777777" w:rsidR="00165A0C" w:rsidRPr="00165A0C" w:rsidRDefault="00165A0C" w:rsidP="00165A0C">
            <w:pPr>
              <w:spacing w:before="120" w:after="120"/>
              <w:rPr>
                <w:rFonts w:cs="Arial"/>
                <w:sz w:val="18"/>
              </w:rPr>
            </w:pPr>
          </w:p>
        </w:tc>
        <w:tc>
          <w:tcPr>
            <w:tcW w:w="417" w:type="pct"/>
            <w:gridSpan w:val="2"/>
            <w:shd w:val="clear" w:color="auto" w:fill="auto"/>
          </w:tcPr>
          <w:p w14:paraId="2B582D2B"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70C991A7" w14:textId="77777777" w:rsidR="00165A0C" w:rsidRPr="00165A0C" w:rsidRDefault="00165A0C" w:rsidP="00165A0C">
            <w:pPr>
              <w:spacing w:before="120" w:after="120"/>
              <w:rPr>
                <w:rFonts w:cs="Arial"/>
                <w:sz w:val="18"/>
              </w:rPr>
            </w:pPr>
            <w:r w:rsidRPr="00165A0C">
              <w:rPr>
                <w:rFonts w:cs="Arial"/>
                <w:sz w:val="18"/>
              </w:rPr>
              <w:t>0, * (ordered)</w:t>
            </w:r>
          </w:p>
        </w:tc>
      </w:tr>
      <w:tr w:rsidR="00165A0C" w:rsidRPr="00165A0C" w14:paraId="08707772" w14:textId="77777777" w:rsidTr="00B131AF">
        <w:tc>
          <w:tcPr>
            <w:tcW w:w="1665" w:type="pct"/>
            <w:gridSpan w:val="4"/>
            <w:shd w:val="clear" w:color="auto" w:fill="auto"/>
          </w:tcPr>
          <w:p w14:paraId="2591F90B" w14:textId="77777777" w:rsidR="00165A0C" w:rsidRPr="00165A0C" w:rsidRDefault="00165A0C" w:rsidP="00165A0C">
            <w:pPr>
              <w:spacing w:before="120" w:after="120"/>
              <w:rPr>
                <w:rFonts w:cs="Arial"/>
                <w:sz w:val="18"/>
              </w:rPr>
            </w:pPr>
            <w:r w:rsidRPr="00165A0C">
              <w:rPr>
                <w:rFonts w:cs="Arial"/>
                <w:sz w:val="18"/>
              </w:rPr>
              <w:t xml:space="preserve">         Language</w:t>
            </w:r>
          </w:p>
        </w:tc>
        <w:tc>
          <w:tcPr>
            <w:tcW w:w="834" w:type="pct"/>
            <w:gridSpan w:val="2"/>
            <w:shd w:val="clear" w:color="auto" w:fill="auto"/>
          </w:tcPr>
          <w:p w14:paraId="6C0BDEF4" w14:textId="77777777" w:rsidR="00165A0C" w:rsidRPr="00165A0C" w:rsidRDefault="00165A0C" w:rsidP="00165A0C">
            <w:pPr>
              <w:spacing w:before="120" w:after="120"/>
              <w:rPr>
                <w:rFonts w:cs="Arial"/>
                <w:sz w:val="18"/>
              </w:rPr>
            </w:pPr>
          </w:p>
        </w:tc>
        <w:tc>
          <w:tcPr>
            <w:tcW w:w="1250" w:type="pct"/>
            <w:gridSpan w:val="4"/>
            <w:shd w:val="clear" w:color="auto" w:fill="auto"/>
          </w:tcPr>
          <w:p w14:paraId="1E752D2E" w14:textId="77777777" w:rsidR="00165A0C" w:rsidRPr="00165A0C" w:rsidRDefault="00165A0C" w:rsidP="00165A0C">
            <w:pPr>
              <w:spacing w:before="120" w:after="120"/>
              <w:rPr>
                <w:rFonts w:cs="Arial"/>
                <w:sz w:val="18"/>
              </w:rPr>
            </w:pPr>
          </w:p>
        </w:tc>
        <w:tc>
          <w:tcPr>
            <w:tcW w:w="417" w:type="pct"/>
            <w:gridSpan w:val="2"/>
            <w:shd w:val="clear" w:color="auto" w:fill="auto"/>
          </w:tcPr>
          <w:p w14:paraId="1052FEFA"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5B0C7850"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CDD9097" w14:textId="77777777" w:rsidTr="00B131AF">
        <w:tc>
          <w:tcPr>
            <w:tcW w:w="1665" w:type="pct"/>
            <w:gridSpan w:val="4"/>
            <w:shd w:val="clear" w:color="auto" w:fill="auto"/>
          </w:tcPr>
          <w:p w14:paraId="5DA316D8" w14:textId="77777777" w:rsidR="00165A0C" w:rsidRPr="00165A0C" w:rsidRDefault="00165A0C" w:rsidP="00165A0C">
            <w:pPr>
              <w:spacing w:before="120" w:after="120"/>
              <w:rPr>
                <w:rFonts w:cs="Arial"/>
                <w:sz w:val="18"/>
              </w:rPr>
            </w:pPr>
            <w:r w:rsidRPr="00165A0C">
              <w:rPr>
                <w:rFonts w:cs="Arial"/>
                <w:sz w:val="18"/>
              </w:rPr>
              <w:t xml:space="preserve">         Text</w:t>
            </w:r>
          </w:p>
        </w:tc>
        <w:tc>
          <w:tcPr>
            <w:tcW w:w="834" w:type="pct"/>
            <w:gridSpan w:val="2"/>
            <w:shd w:val="clear" w:color="auto" w:fill="auto"/>
          </w:tcPr>
          <w:p w14:paraId="54B052C8" w14:textId="77777777" w:rsidR="00165A0C" w:rsidRPr="00165A0C" w:rsidRDefault="00165A0C" w:rsidP="00165A0C">
            <w:pPr>
              <w:spacing w:before="120" w:after="120"/>
              <w:rPr>
                <w:rFonts w:cs="Arial"/>
                <w:sz w:val="18"/>
              </w:rPr>
            </w:pPr>
            <w:r w:rsidRPr="00165A0C">
              <w:rPr>
                <w:rFonts w:cs="Arial"/>
                <w:sz w:val="18"/>
              </w:rPr>
              <w:t>(INFORM)</w:t>
            </w:r>
          </w:p>
          <w:p w14:paraId="0B64953B" w14:textId="77777777" w:rsidR="00165A0C" w:rsidRPr="00165A0C" w:rsidRDefault="00165A0C" w:rsidP="00165A0C">
            <w:pPr>
              <w:spacing w:before="120" w:after="120"/>
              <w:rPr>
                <w:rFonts w:cs="Arial"/>
                <w:sz w:val="18"/>
              </w:rPr>
            </w:pPr>
            <w:r w:rsidRPr="00165A0C">
              <w:rPr>
                <w:rFonts w:cs="Arial"/>
                <w:sz w:val="18"/>
              </w:rPr>
              <w:t>(NINFOM)</w:t>
            </w:r>
          </w:p>
        </w:tc>
        <w:tc>
          <w:tcPr>
            <w:tcW w:w="1250" w:type="pct"/>
            <w:gridSpan w:val="4"/>
            <w:shd w:val="clear" w:color="auto" w:fill="auto"/>
          </w:tcPr>
          <w:p w14:paraId="2CBDB25B" w14:textId="77777777" w:rsidR="00165A0C" w:rsidRPr="00165A0C" w:rsidRDefault="00165A0C" w:rsidP="00165A0C">
            <w:pPr>
              <w:spacing w:before="120" w:after="120"/>
              <w:rPr>
                <w:rFonts w:cs="Arial"/>
                <w:sz w:val="18"/>
              </w:rPr>
            </w:pPr>
          </w:p>
        </w:tc>
        <w:tc>
          <w:tcPr>
            <w:tcW w:w="417" w:type="pct"/>
            <w:gridSpan w:val="2"/>
            <w:shd w:val="clear" w:color="auto" w:fill="auto"/>
          </w:tcPr>
          <w:p w14:paraId="04701033"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5A2A1E69"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636D0E12" w14:textId="77777777" w:rsidTr="00B131AF">
        <w:tc>
          <w:tcPr>
            <w:tcW w:w="1665" w:type="pct"/>
            <w:gridSpan w:val="4"/>
            <w:shd w:val="clear" w:color="auto" w:fill="auto"/>
          </w:tcPr>
          <w:p w14:paraId="7B00C0A7" w14:textId="77777777" w:rsidR="00165A0C" w:rsidRPr="00165A0C" w:rsidRDefault="00165A0C" w:rsidP="00165A0C">
            <w:pPr>
              <w:spacing w:before="120" w:after="120"/>
              <w:rPr>
                <w:rFonts w:cs="Arial"/>
                <w:sz w:val="18"/>
              </w:rPr>
            </w:pPr>
            <w:r w:rsidRPr="00165A0C">
              <w:rPr>
                <w:rFonts w:cs="Arial"/>
                <w:sz w:val="18"/>
              </w:rPr>
              <w:t xml:space="preserve">      Online Resource</w:t>
            </w:r>
          </w:p>
        </w:tc>
        <w:tc>
          <w:tcPr>
            <w:tcW w:w="834" w:type="pct"/>
            <w:gridSpan w:val="2"/>
            <w:shd w:val="clear" w:color="auto" w:fill="auto"/>
          </w:tcPr>
          <w:p w14:paraId="66EBB1AA" w14:textId="77777777" w:rsidR="00165A0C" w:rsidRPr="00165A0C" w:rsidRDefault="00165A0C" w:rsidP="00165A0C">
            <w:pPr>
              <w:spacing w:before="120" w:after="120"/>
              <w:rPr>
                <w:rFonts w:cs="Arial"/>
                <w:sz w:val="18"/>
              </w:rPr>
            </w:pPr>
          </w:p>
        </w:tc>
        <w:tc>
          <w:tcPr>
            <w:tcW w:w="1250" w:type="pct"/>
            <w:gridSpan w:val="4"/>
            <w:shd w:val="clear" w:color="auto" w:fill="auto"/>
          </w:tcPr>
          <w:p w14:paraId="7B0BAF48" w14:textId="77777777" w:rsidR="00165A0C" w:rsidRPr="00165A0C" w:rsidRDefault="00165A0C" w:rsidP="00165A0C">
            <w:pPr>
              <w:spacing w:before="120" w:after="120"/>
              <w:rPr>
                <w:rFonts w:cs="Arial"/>
                <w:sz w:val="18"/>
              </w:rPr>
            </w:pPr>
          </w:p>
        </w:tc>
        <w:tc>
          <w:tcPr>
            <w:tcW w:w="417" w:type="pct"/>
            <w:gridSpan w:val="2"/>
            <w:shd w:val="clear" w:color="auto" w:fill="auto"/>
          </w:tcPr>
          <w:p w14:paraId="0A5045E9" w14:textId="77777777" w:rsidR="00165A0C" w:rsidRPr="00165A0C" w:rsidRDefault="00165A0C" w:rsidP="00165A0C">
            <w:pPr>
              <w:spacing w:before="120" w:after="120"/>
              <w:rPr>
                <w:rFonts w:cs="Arial"/>
                <w:sz w:val="18"/>
              </w:rPr>
            </w:pPr>
            <w:r w:rsidRPr="00165A0C">
              <w:rPr>
                <w:rFonts w:cs="Arial"/>
                <w:sz w:val="18"/>
              </w:rPr>
              <w:t>(S) C</w:t>
            </w:r>
          </w:p>
        </w:tc>
        <w:tc>
          <w:tcPr>
            <w:tcW w:w="834" w:type="pct"/>
            <w:gridSpan w:val="2"/>
            <w:shd w:val="clear" w:color="auto" w:fill="auto"/>
          </w:tcPr>
          <w:p w14:paraId="4496ACB9"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EE17E69" w14:textId="77777777" w:rsidTr="00B131AF">
        <w:tc>
          <w:tcPr>
            <w:tcW w:w="1665" w:type="pct"/>
            <w:gridSpan w:val="4"/>
            <w:shd w:val="clear" w:color="auto" w:fill="auto"/>
          </w:tcPr>
          <w:p w14:paraId="69C1B2B6" w14:textId="77777777" w:rsidR="00165A0C" w:rsidRPr="00165A0C" w:rsidRDefault="00165A0C" w:rsidP="00165A0C">
            <w:pPr>
              <w:spacing w:before="120" w:after="120"/>
              <w:rPr>
                <w:rFonts w:cs="Arial"/>
                <w:sz w:val="18"/>
              </w:rPr>
            </w:pPr>
            <w:r w:rsidRPr="00165A0C">
              <w:rPr>
                <w:rFonts w:cs="Arial"/>
                <w:sz w:val="18"/>
              </w:rPr>
              <w:t xml:space="preserve">         Online Resource Linkage URL</w:t>
            </w:r>
          </w:p>
        </w:tc>
        <w:tc>
          <w:tcPr>
            <w:tcW w:w="834" w:type="pct"/>
            <w:gridSpan w:val="2"/>
            <w:shd w:val="clear" w:color="auto" w:fill="auto"/>
          </w:tcPr>
          <w:p w14:paraId="46F1D8B8" w14:textId="77777777" w:rsidR="00165A0C" w:rsidRPr="00165A0C" w:rsidRDefault="00165A0C" w:rsidP="00165A0C">
            <w:pPr>
              <w:spacing w:before="120" w:after="120"/>
              <w:rPr>
                <w:rFonts w:cs="Arial"/>
                <w:sz w:val="18"/>
              </w:rPr>
            </w:pPr>
          </w:p>
        </w:tc>
        <w:tc>
          <w:tcPr>
            <w:tcW w:w="1250" w:type="pct"/>
            <w:gridSpan w:val="4"/>
            <w:shd w:val="clear" w:color="auto" w:fill="auto"/>
          </w:tcPr>
          <w:p w14:paraId="4713D433" w14:textId="77777777" w:rsidR="00165A0C" w:rsidRPr="00165A0C" w:rsidRDefault="00165A0C" w:rsidP="00165A0C">
            <w:pPr>
              <w:spacing w:before="120" w:after="120"/>
              <w:rPr>
                <w:rFonts w:cs="Arial"/>
                <w:sz w:val="18"/>
              </w:rPr>
            </w:pPr>
          </w:p>
        </w:tc>
        <w:tc>
          <w:tcPr>
            <w:tcW w:w="417" w:type="pct"/>
            <w:gridSpan w:val="2"/>
            <w:shd w:val="clear" w:color="auto" w:fill="auto"/>
          </w:tcPr>
          <w:p w14:paraId="5EC07BB2" w14:textId="77777777" w:rsidR="00165A0C" w:rsidRPr="00165A0C" w:rsidRDefault="00165A0C" w:rsidP="00165A0C">
            <w:pPr>
              <w:spacing w:before="120" w:after="120"/>
              <w:rPr>
                <w:rFonts w:cs="Arial"/>
                <w:sz w:val="18"/>
              </w:rPr>
            </w:pPr>
            <w:r w:rsidRPr="00165A0C">
              <w:rPr>
                <w:rFonts w:cs="Arial"/>
                <w:sz w:val="18"/>
              </w:rPr>
              <w:t>(S) UL</w:t>
            </w:r>
          </w:p>
        </w:tc>
        <w:tc>
          <w:tcPr>
            <w:tcW w:w="834" w:type="pct"/>
            <w:gridSpan w:val="2"/>
            <w:shd w:val="clear" w:color="auto" w:fill="auto"/>
          </w:tcPr>
          <w:p w14:paraId="19564D55" w14:textId="77777777" w:rsidR="00165A0C" w:rsidRPr="00165A0C" w:rsidRDefault="00165A0C" w:rsidP="00165A0C">
            <w:pPr>
              <w:spacing w:before="120" w:after="120"/>
              <w:rPr>
                <w:rFonts w:cs="Arial"/>
                <w:sz w:val="18"/>
              </w:rPr>
            </w:pPr>
            <w:r w:rsidRPr="00165A0C">
              <w:rPr>
                <w:rFonts w:cs="Arial"/>
                <w:sz w:val="18"/>
              </w:rPr>
              <w:t>1, 1</w:t>
            </w:r>
          </w:p>
        </w:tc>
      </w:tr>
      <w:tr w:rsidR="00165A0C" w:rsidRPr="00165A0C" w14:paraId="1DC4976E" w14:textId="77777777" w:rsidTr="00B131AF">
        <w:tc>
          <w:tcPr>
            <w:tcW w:w="1665" w:type="pct"/>
            <w:gridSpan w:val="4"/>
            <w:shd w:val="clear" w:color="auto" w:fill="auto"/>
          </w:tcPr>
          <w:p w14:paraId="4BBB5564" w14:textId="77777777" w:rsidR="00165A0C" w:rsidRPr="00165A0C" w:rsidRDefault="00165A0C" w:rsidP="00165A0C">
            <w:pPr>
              <w:spacing w:before="120" w:after="120"/>
              <w:rPr>
                <w:rFonts w:cs="Arial"/>
                <w:sz w:val="18"/>
              </w:rPr>
            </w:pPr>
            <w:r w:rsidRPr="00165A0C">
              <w:rPr>
                <w:rFonts w:cs="Arial"/>
                <w:sz w:val="18"/>
              </w:rPr>
              <w:t xml:space="preserve">         Protocol</w:t>
            </w:r>
          </w:p>
        </w:tc>
        <w:tc>
          <w:tcPr>
            <w:tcW w:w="834" w:type="pct"/>
            <w:gridSpan w:val="2"/>
            <w:shd w:val="clear" w:color="auto" w:fill="auto"/>
          </w:tcPr>
          <w:p w14:paraId="6CC7AF99" w14:textId="77777777" w:rsidR="00165A0C" w:rsidRPr="00165A0C" w:rsidRDefault="00165A0C" w:rsidP="00165A0C">
            <w:pPr>
              <w:spacing w:before="120" w:after="120"/>
              <w:rPr>
                <w:rFonts w:cs="Arial"/>
                <w:sz w:val="18"/>
              </w:rPr>
            </w:pPr>
          </w:p>
        </w:tc>
        <w:tc>
          <w:tcPr>
            <w:tcW w:w="1250" w:type="pct"/>
            <w:gridSpan w:val="4"/>
            <w:shd w:val="clear" w:color="auto" w:fill="auto"/>
          </w:tcPr>
          <w:p w14:paraId="43A86B5B" w14:textId="77777777" w:rsidR="00165A0C" w:rsidRPr="00165A0C" w:rsidRDefault="00165A0C" w:rsidP="00165A0C">
            <w:pPr>
              <w:spacing w:before="120" w:after="120"/>
              <w:rPr>
                <w:rFonts w:cs="Arial"/>
                <w:sz w:val="18"/>
              </w:rPr>
            </w:pPr>
          </w:p>
        </w:tc>
        <w:tc>
          <w:tcPr>
            <w:tcW w:w="417" w:type="pct"/>
            <w:gridSpan w:val="2"/>
            <w:shd w:val="clear" w:color="auto" w:fill="auto"/>
          </w:tcPr>
          <w:p w14:paraId="2F2B55C1"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2C85A2D5"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D0E04A7" w14:textId="77777777" w:rsidTr="00B131AF">
        <w:tc>
          <w:tcPr>
            <w:tcW w:w="1665" w:type="pct"/>
            <w:gridSpan w:val="4"/>
            <w:shd w:val="clear" w:color="auto" w:fill="auto"/>
          </w:tcPr>
          <w:p w14:paraId="19F20678" w14:textId="77777777" w:rsidR="00165A0C" w:rsidRPr="00165A0C" w:rsidRDefault="00165A0C" w:rsidP="00165A0C">
            <w:pPr>
              <w:spacing w:before="120" w:after="120"/>
              <w:rPr>
                <w:rFonts w:cs="Arial"/>
                <w:sz w:val="18"/>
              </w:rPr>
            </w:pPr>
            <w:r w:rsidRPr="00165A0C">
              <w:rPr>
                <w:rFonts w:cs="Arial"/>
                <w:sz w:val="18"/>
              </w:rPr>
              <w:t xml:space="preserve">         Application Profile</w:t>
            </w:r>
          </w:p>
        </w:tc>
        <w:tc>
          <w:tcPr>
            <w:tcW w:w="834" w:type="pct"/>
            <w:gridSpan w:val="2"/>
            <w:shd w:val="clear" w:color="auto" w:fill="auto"/>
          </w:tcPr>
          <w:p w14:paraId="74EEE336" w14:textId="77777777" w:rsidR="00165A0C" w:rsidRPr="00165A0C" w:rsidRDefault="00165A0C" w:rsidP="00165A0C">
            <w:pPr>
              <w:spacing w:before="120" w:after="120"/>
              <w:rPr>
                <w:rFonts w:cs="Arial"/>
                <w:sz w:val="18"/>
              </w:rPr>
            </w:pPr>
          </w:p>
        </w:tc>
        <w:tc>
          <w:tcPr>
            <w:tcW w:w="1250" w:type="pct"/>
            <w:gridSpan w:val="4"/>
            <w:shd w:val="clear" w:color="auto" w:fill="auto"/>
          </w:tcPr>
          <w:p w14:paraId="0B8F829C" w14:textId="77777777" w:rsidR="00165A0C" w:rsidRPr="00165A0C" w:rsidRDefault="00165A0C" w:rsidP="00165A0C">
            <w:pPr>
              <w:spacing w:before="120" w:after="120"/>
              <w:rPr>
                <w:rFonts w:cs="Arial"/>
                <w:sz w:val="18"/>
              </w:rPr>
            </w:pPr>
          </w:p>
        </w:tc>
        <w:tc>
          <w:tcPr>
            <w:tcW w:w="417" w:type="pct"/>
            <w:gridSpan w:val="2"/>
            <w:shd w:val="clear" w:color="auto" w:fill="auto"/>
          </w:tcPr>
          <w:p w14:paraId="1B92550B"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57D54D94"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D968FB9" w14:textId="77777777" w:rsidTr="00B131AF">
        <w:tc>
          <w:tcPr>
            <w:tcW w:w="1665" w:type="pct"/>
            <w:gridSpan w:val="4"/>
            <w:shd w:val="clear" w:color="auto" w:fill="auto"/>
          </w:tcPr>
          <w:p w14:paraId="0DD54500" w14:textId="77777777" w:rsidR="00165A0C" w:rsidRPr="00165A0C" w:rsidRDefault="00165A0C" w:rsidP="00165A0C">
            <w:pPr>
              <w:spacing w:before="120" w:after="120"/>
              <w:rPr>
                <w:rFonts w:cs="Arial"/>
                <w:sz w:val="18"/>
              </w:rPr>
            </w:pPr>
            <w:r w:rsidRPr="00165A0C">
              <w:rPr>
                <w:rFonts w:cs="Arial"/>
                <w:sz w:val="18"/>
              </w:rPr>
              <w:t xml:space="preserve">         Name of Resource</w:t>
            </w:r>
          </w:p>
        </w:tc>
        <w:tc>
          <w:tcPr>
            <w:tcW w:w="834" w:type="pct"/>
            <w:gridSpan w:val="2"/>
            <w:shd w:val="clear" w:color="auto" w:fill="auto"/>
          </w:tcPr>
          <w:p w14:paraId="49C4CBAB" w14:textId="77777777" w:rsidR="00165A0C" w:rsidRPr="00165A0C" w:rsidRDefault="00165A0C" w:rsidP="00165A0C">
            <w:pPr>
              <w:spacing w:before="120" w:after="120"/>
              <w:rPr>
                <w:rFonts w:cs="Arial"/>
                <w:sz w:val="18"/>
              </w:rPr>
            </w:pPr>
          </w:p>
        </w:tc>
        <w:tc>
          <w:tcPr>
            <w:tcW w:w="1250" w:type="pct"/>
            <w:gridSpan w:val="4"/>
            <w:shd w:val="clear" w:color="auto" w:fill="auto"/>
          </w:tcPr>
          <w:p w14:paraId="1DC64194" w14:textId="77777777" w:rsidR="00165A0C" w:rsidRPr="00165A0C" w:rsidRDefault="00165A0C" w:rsidP="00165A0C">
            <w:pPr>
              <w:spacing w:before="120" w:after="120"/>
              <w:rPr>
                <w:rFonts w:cs="Arial"/>
                <w:sz w:val="18"/>
              </w:rPr>
            </w:pPr>
          </w:p>
        </w:tc>
        <w:tc>
          <w:tcPr>
            <w:tcW w:w="417" w:type="pct"/>
            <w:gridSpan w:val="2"/>
            <w:shd w:val="clear" w:color="auto" w:fill="auto"/>
          </w:tcPr>
          <w:p w14:paraId="59CE982A"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65B07572"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76890F76" w14:textId="77777777" w:rsidTr="00B131AF">
        <w:tc>
          <w:tcPr>
            <w:tcW w:w="1665" w:type="pct"/>
            <w:gridSpan w:val="4"/>
            <w:shd w:val="clear" w:color="auto" w:fill="auto"/>
          </w:tcPr>
          <w:p w14:paraId="541488F8" w14:textId="77777777" w:rsidR="00165A0C" w:rsidRPr="00165A0C" w:rsidRDefault="00165A0C" w:rsidP="00165A0C">
            <w:pPr>
              <w:spacing w:before="120" w:after="120"/>
              <w:rPr>
                <w:rFonts w:cs="Arial"/>
                <w:sz w:val="18"/>
              </w:rPr>
            </w:pPr>
            <w:r w:rsidRPr="00165A0C">
              <w:rPr>
                <w:rFonts w:cs="Arial"/>
                <w:sz w:val="18"/>
              </w:rPr>
              <w:t xml:space="preserve">         Online Resource Description</w:t>
            </w:r>
          </w:p>
        </w:tc>
        <w:tc>
          <w:tcPr>
            <w:tcW w:w="834" w:type="pct"/>
            <w:gridSpan w:val="2"/>
            <w:shd w:val="clear" w:color="auto" w:fill="auto"/>
          </w:tcPr>
          <w:p w14:paraId="32D766FD" w14:textId="77777777" w:rsidR="00165A0C" w:rsidRPr="00165A0C" w:rsidRDefault="00165A0C" w:rsidP="00165A0C">
            <w:pPr>
              <w:spacing w:before="120" w:after="120"/>
              <w:rPr>
                <w:rFonts w:cs="Arial"/>
                <w:sz w:val="18"/>
              </w:rPr>
            </w:pPr>
          </w:p>
        </w:tc>
        <w:tc>
          <w:tcPr>
            <w:tcW w:w="1250" w:type="pct"/>
            <w:gridSpan w:val="4"/>
            <w:shd w:val="clear" w:color="auto" w:fill="auto"/>
          </w:tcPr>
          <w:p w14:paraId="0C96CA09" w14:textId="77777777" w:rsidR="00165A0C" w:rsidRPr="00165A0C" w:rsidRDefault="00165A0C" w:rsidP="00165A0C">
            <w:pPr>
              <w:spacing w:before="120" w:after="120"/>
              <w:rPr>
                <w:rFonts w:cs="Arial"/>
                <w:sz w:val="18"/>
              </w:rPr>
            </w:pPr>
          </w:p>
        </w:tc>
        <w:tc>
          <w:tcPr>
            <w:tcW w:w="417" w:type="pct"/>
            <w:gridSpan w:val="2"/>
            <w:shd w:val="clear" w:color="auto" w:fill="auto"/>
          </w:tcPr>
          <w:p w14:paraId="0FD171BF"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710561E2"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3E6C52B1" w14:textId="77777777" w:rsidTr="00B131AF">
        <w:tc>
          <w:tcPr>
            <w:tcW w:w="1665" w:type="pct"/>
            <w:gridSpan w:val="4"/>
            <w:shd w:val="clear" w:color="auto" w:fill="auto"/>
          </w:tcPr>
          <w:p w14:paraId="03232585" w14:textId="77777777" w:rsidR="00165A0C" w:rsidRPr="00165A0C" w:rsidRDefault="00165A0C" w:rsidP="00165A0C">
            <w:pPr>
              <w:spacing w:before="120" w:after="120"/>
              <w:rPr>
                <w:rFonts w:cs="Arial"/>
                <w:sz w:val="18"/>
              </w:rPr>
            </w:pPr>
            <w:r w:rsidRPr="00165A0C">
              <w:rPr>
                <w:rFonts w:cs="Arial"/>
                <w:sz w:val="18"/>
              </w:rPr>
              <w:t xml:space="preserve">         Online Function</w:t>
            </w:r>
          </w:p>
        </w:tc>
        <w:tc>
          <w:tcPr>
            <w:tcW w:w="834" w:type="pct"/>
            <w:gridSpan w:val="2"/>
            <w:shd w:val="clear" w:color="auto" w:fill="auto"/>
          </w:tcPr>
          <w:p w14:paraId="76631855" w14:textId="77777777" w:rsidR="00165A0C" w:rsidRPr="00165A0C" w:rsidRDefault="00165A0C" w:rsidP="00165A0C">
            <w:pPr>
              <w:spacing w:before="120" w:after="120"/>
              <w:rPr>
                <w:rFonts w:cs="Arial"/>
                <w:sz w:val="18"/>
              </w:rPr>
            </w:pPr>
          </w:p>
        </w:tc>
        <w:tc>
          <w:tcPr>
            <w:tcW w:w="1250" w:type="pct"/>
            <w:gridSpan w:val="4"/>
            <w:shd w:val="clear" w:color="auto" w:fill="auto"/>
          </w:tcPr>
          <w:p w14:paraId="52A97DD9" w14:textId="77777777" w:rsidR="00165A0C" w:rsidRPr="00165A0C" w:rsidRDefault="00165A0C" w:rsidP="00165A0C">
            <w:pPr>
              <w:spacing w:before="120" w:after="120"/>
              <w:rPr>
                <w:rFonts w:cs="Arial"/>
                <w:sz w:val="18"/>
              </w:rPr>
            </w:pPr>
            <w:r w:rsidRPr="00165A0C">
              <w:rPr>
                <w:rFonts w:cs="Arial"/>
                <w:sz w:val="18"/>
              </w:rPr>
              <w:t>1 : Download</w:t>
            </w:r>
          </w:p>
          <w:p w14:paraId="4B4DE03F" w14:textId="77777777" w:rsidR="00165A0C" w:rsidRPr="00165A0C" w:rsidRDefault="00165A0C" w:rsidP="00165A0C">
            <w:pPr>
              <w:spacing w:before="120" w:after="120"/>
              <w:rPr>
                <w:rFonts w:cs="Arial"/>
                <w:sz w:val="18"/>
              </w:rPr>
            </w:pPr>
            <w:r w:rsidRPr="00165A0C">
              <w:rPr>
                <w:rFonts w:cs="Arial"/>
                <w:sz w:val="18"/>
              </w:rPr>
              <w:t>3 : Offline Access</w:t>
            </w:r>
          </w:p>
          <w:p w14:paraId="05A0B8BE" w14:textId="77777777" w:rsidR="00165A0C" w:rsidRPr="00165A0C" w:rsidRDefault="00165A0C" w:rsidP="00165A0C">
            <w:pPr>
              <w:spacing w:before="120" w:after="120"/>
              <w:rPr>
                <w:rFonts w:cs="Arial"/>
                <w:sz w:val="18"/>
              </w:rPr>
            </w:pPr>
            <w:r w:rsidRPr="00165A0C">
              <w:rPr>
                <w:rFonts w:cs="Arial"/>
                <w:sz w:val="18"/>
              </w:rPr>
              <w:t>4 : Order</w:t>
            </w:r>
          </w:p>
          <w:p w14:paraId="01DBFB10" w14:textId="77777777" w:rsidR="00165A0C" w:rsidRPr="00165A0C" w:rsidRDefault="00165A0C" w:rsidP="00165A0C">
            <w:pPr>
              <w:spacing w:before="120" w:after="120"/>
              <w:rPr>
                <w:rFonts w:cs="Arial"/>
                <w:sz w:val="18"/>
              </w:rPr>
            </w:pPr>
            <w:r w:rsidRPr="00165A0C">
              <w:rPr>
                <w:rFonts w:cs="Arial"/>
                <w:sz w:val="18"/>
              </w:rPr>
              <w:t>5 : Search</w:t>
            </w:r>
          </w:p>
          <w:p w14:paraId="6F3B4477" w14:textId="77777777" w:rsidR="00165A0C" w:rsidRPr="00165A0C" w:rsidRDefault="00165A0C" w:rsidP="00165A0C">
            <w:pPr>
              <w:spacing w:before="120" w:after="120"/>
              <w:rPr>
                <w:rFonts w:cs="Arial"/>
                <w:sz w:val="18"/>
              </w:rPr>
            </w:pPr>
            <w:r w:rsidRPr="00165A0C">
              <w:rPr>
                <w:rFonts w:cs="Arial"/>
                <w:sz w:val="18"/>
              </w:rPr>
              <w:t>6 : Complete Metadata</w:t>
            </w:r>
          </w:p>
          <w:p w14:paraId="4FBE7727" w14:textId="77777777" w:rsidR="00165A0C" w:rsidRPr="00165A0C" w:rsidRDefault="00165A0C" w:rsidP="00165A0C">
            <w:pPr>
              <w:spacing w:before="120" w:after="120"/>
              <w:rPr>
                <w:rFonts w:cs="Arial"/>
                <w:sz w:val="18"/>
              </w:rPr>
            </w:pPr>
            <w:r w:rsidRPr="00165A0C">
              <w:rPr>
                <w:rFonts w:cs="Arial"/>
                <w:sz w:val="18"/>
              </w:rPr>
              <w:t>7 : Browse Graphic</w:t>
            </w:r>
          </w:p>
          <w:p w14:paraId="58EDEF8E" w14:textId="77777777" w:rsidR="00165A0C" w:rsidRPr="00165A0C" w:rsidRDefault="00165A0C" w:rsidP="00165A0C">
            <w:pPr>
              <w:spacing w:before="120" w:after="120"/>
              <w:rPr>
                <w:rFonts w:cs="Arial"/>
                <w:sz w:val="18"/>
              </w:rPr>
            </w:pPr>
            <w:r w:rsidRPr="00165A0C">
              <w:rPr>
                <w:rFonts w:cs="Arial"/>
                <w:sz w:val="18"/>
              </w:rPr>
              <w:t>8 : Upload</w:t>
            </w:r>
          </w:p>
          <w:p w14:paraId="3B0BF300" w14:textId="77777777" w:rsidR="00165A0C" w:rsidRPr="00165A0C" w:rsidRDefault="00165A0C" w:rsidP="00165A0C">
            <w:pPr>
              <w:spacing w:before="120" w:after="120"/>
              <w:rPr>
                <w:rFonts w:cs="Arial"/>
                <w:sz w:val="18"/>
              </w:rPr>
            </w:pPr>
            <w:r w:rsidRPr="00165A0C">
              <w:rPr>
                <w:rFonts w:cs="Arial"/>
                <w:sz w:val="18"/>
              </w:rPr>
              <w:t>9 : Email Service</w:t>
            </w:r>
          </w:p>
          <w:p w14:paraId="54762DBA" w14:textId="77777777" w:rsidR="00165A0C" w:rsidRPr="00165A0C" w:rsidRDefault="00165A0C" w:rsidP="00165A0C">
            <w:pPr>
              <w:spacing w:before="120" w:after="120"/>
              <w:rPr>
                <w:rFonts w:cs="Arial"/>
                <w:sz w:val="18"/>
              </w:rPr>
            </w:pPr>
            <w:r w:rsidRPr="00165A0C">
              <w:rPr>
                <w:rFonts w:cs="Arial"/>
                <w:sz w:val="18"/>
              </w:rPr>
              <w:t>10 : Browsing</w:t>
            </w:r>
          </w:p>
          <w:p w14:paraId="54C51388" w14:textId="77777777" w:rsidR="00165A0C" w:rsidRPr="00165A0C" w:rsidRDefault="00165A0C" w:rsidP="00165A0C">
            <w:pPr>
              <w:spacing w:before="120" w:after="120"/>
              <w:rPr>
                <w:rFonts w:cs="Arial"/>
                <w:sz w:val="18"/>
              </w:rPr>
            </w:pPr>
            <w:r w:rsidRPr="00165A0C">
              <w:rPr>
                <w:rFonts w:cs="Arial"/>
                <w:sz w:val="18"/>
              </w:rPr>
              <w:t>11 : File Access</w:t>
            </w:r>
          </w:p>
        </w:tc>
        <w:tc>
          <w:tcPr>
            <w:tcW w:w="417" w:type="pct"/>
            <w:gridSpan w:val="2"/>
            <w:shd w:val="clear" w:color="auto" w:fill="auto"/>
          </w:tcPr>
          <w:p w14:paraId="278B35E1" w14:textId="77777777" w:rsidR="00165A0C" w:rsidRPr="00165A0C" w:rsidRDefault="00165A0C" w:rsidP="00165A0C">
            <w:pPr>
              <w:spacing w:before="120" w:after="120"/>
              <w:rPr>
                <w:rFonts w:cs="Arial"/>
                <w:sz w:val="18"/>
              </w:rPr>
            </w:pPr>
            <w:r w:rsidRPr="00165A0C">
              <w:rPr>
                <w:rFonts w:cs="Arial"/>
                <w:sz w:val="18"/>
              </w:rPr>
              <w:t>(S) EN</w:t>
            </w:r>
          </w:p>
        </w:tc>
        <w:tc>
          <w:tcPr>
            <w:tcW w:w="834" w:type="pct"/>
            <w:gridSpan w:val="2"/>
            <w:shd w:val="clear" w:color="auto" w:fill="auto"/>
          </w:tcPr>
          <w:p w14:paraId="229EBAAD"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296AA514" w14:textId="77777777" w:rsidTr="00B131AF">
        <w:tc>
          <w:tcPr>
            <w:tcW w:w="1665" w:type="pct"/>
            <w:gridSpan w:val="4"/>
            <w:shd w:val="clear" w:color="auto" w:fill="auto"/>
          </w:tcPr>
          <w:p w14:paraId="5CAD33F4" w14:textId="77777777" w:rsidR="00165A0C" w:rsidRPr="00165A0C" w:rsidRDefault="00165A0C" w:rsidP="00165A0C">
            <w:pPr>
              <w:spacing w:before="120" w:after="120"/>
              <w:rPr>
                <w:rFonts w:cs="Arial"/>
                <w:sz w:val="18"/>
              </w:rPr>
            </w:pPr>
            <w:r w:rsidRPr="00165A0C">
              <w:rPr>
                <w:rFonts w:cs="Arial"/>
                <w:sz w:val="18"/>
              </w:rPr>
              <w:t xml:space="preserve">         Protocol request</w:t>
            </w:r>
          </w:p>
        </w:tc>
        <w:tc>
          <w:tcPr>
            <w:tcW w:w="834" w:type="pct"/>
            <w:gridSpan w:val="2"/>
            <w:shd w:val="clear" w:color="auto" w:fill="auto"/>
          </w:tcPr>
          <w:p w14:paraId="7BAF07CE" w14:textId="77777777" w:rsidR="00165A0C" w:rsidRPr="00165A0C" w:rsidRDefault="00165A0C" w:rsidP="00165A0C">
            <w:pPr>
              <w:spacing w:before="120" w:after="120"/>
              <w:rPr>
                <w:rFonts w:cs="Arial"/>
                <w:sz w:val="18"/>
              </w:rPr>
            </w:pPr>
          </w:p>
        </w:tc>
        <w:tc>
          <w:tcPr>
            <w:tcW w:w="1250" w:type="pct"/>
            <w:gridSpan w:val="4"/>
            <w:shd w:val="clear" w:color="auto" w:fill="auto"/>
          </w:tcPr>
          <w:p w14:paraId="04CB66D2" w14:textId="77777777" w:rsidR="00165A0C" w:rsidRPr="00165A0C" w:rsidRDefault="00165A0C" w:rsidP="00165A0C">
            <w:pPr>
              <w:spacing w:before="120" w:after="120"/>
              <w:rPr>
                <w:rFonts w:cs="Arial"/>
                <w:sz w:val="18"/>
              </w:rPr>
            </w:pPr>
          </w:p>
        </w:tc>
        <w:tc>
          <w:tcPr>
            <w:tcW w:w="417" w:type="pct"/>
            <w:gridSpan w:val="2"/>
            <w:shd w:val="clear" w:color="auto" w:fill="auto"/>
          </w:tcPr>
          <w:p w14:paraId="0A3438DF"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1076676E"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9B60352" w14:textId="77777777" w:rsidTr="00B131AF">
        <w:tc>
          <w:tcPr>
            <w:tcW w:w="1665" w:type="pct"/>
            <w:gridSpan w:val="4"/>
            <w:shd w:val="clear" w:color="auto" w:fill="auto"/>
          </w:tcPr>
          <w:p w14:paraId="7B4BB9FE" w14:textId="77777777" w:rsidR="00165A0C" w:rsidRPr="00165A0C" w:rsidRDefault="00165A0C" w:rsidP="00165A0C">
            <w:pPr>
              <w:spacing w:before="120" w:after="120"/>
              <w:rPr>
                <w:rFonts w:cs="Arial"/>
                <w:sz w:val="18"/>
              </w:rPr>
            </w:pPr>
            <w:r w:rsidRPr="00165A0C">
              <w:rPr>
                <w:rFonts w:cs="Arial"/>
                <w:sz w:val="18"/>
              </w:rPr>
              <w:t xml:space="preserve">      Source</w:t>
            </w:r>
          </w:p>
        </w:tc>
        <w:tc>
          <w:tcPr>
            <w:tcW w:w="834" w:type="pct"/>
            <w:gridSpan w:val="2"/>
            <w:shd w:val="clear" w:color="auto" w:fill="auto"/>
          </w:tcPr>
          <w:p w14:paraId="232B3B4A" w14:textId="77777777" w:rsidR="00165A0C" w:rsidRPr="00165A0C" w:rsidRDefault="00165A0C" w:rsidP="00165A0C">
            <w:pPr>
              <w:spacing w:before="120" w:after="120"/>
              <w:rPr>
                <w:rFonts w:cs="Arial"/>
                <w:sz w:val="18"/>
              </w:rPr>
            </w:pPr>
          </w:p>
        </w:tc>
        <w:tc>
          <w:tcPr>
            <w:tcW w:w="1250" w:type="pct"/>
            <w:gridSpan w:val="4"/>
            <w:shd w:val="clear" w:color="auto" w:fill="auto"/>
          </w:tcPr>
          <w:p w14:paraId="4C8E3CA8" w14:textId="77777777" w:rsidR="00165A0C" w:rsidRPr="00165A0C" w:rsidRDefault="00165A0C" w:rsidP="00165A0C">
            <w:pPr>
              <w:spacing w:before="120" w:after="120"/>
              <w:rPr>
                <w:rFonts w:cs="Arial"/>
                <w:sz w:val="18"/>
              </w:rPr>
            </w:pPr>
          </w:p>
        </w:tc>
        <w:tc>
          <w:tcPr>
            <w:tcW w:w="417" w:type="pct"/>
            <w:gridSpan w:val="2"/>
            <w:shd w:val="clear" w:color="auto" w:fill="auto"/>
          </w:tcPr>
          <w:p w14:paraId="07B9CA68" w14:textId="77777777" w:rsidR="00165A0C" w:rsidRPr="00165A0C" w:rsidRDefault="00165A0C" w:rsidP="00165A0C">
            <w:pPr>
              <w:spacing w:before="120" w:after="120"/>
              <w:rPr>
                <w:rFonts w:cs="Arial"/>
                <w:sz w:val="18"/>
              </w:rPr>
            </w:pPr>
            <w:r w:rsidRPr="00165A0C">
              <w:rPr>
                <w:rFonts w:cs="Arial"/>
                <w:sz w:val="18"/>
              </w:rPr>
              <w:t>(S) TE</w:t>
            </w:r>
          </w:p>
        </w:tc>
        <w:tc>
          <w:tcPr>
            <w:tcW w:w="834" w:type="pct"/>
            <w:gridSpan w:val="2"/>
            <w:shd w:val="clear" w:color="auto" w:fill="auto"/>
          </w:tcPr>
          <w:p w14:paraId="7D96B54B"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FF3295F" w14:textId="77777777" w:rsidTr="00B131AF">
        <w:tc>
          <w:tcPr>
            <w:tcW w:w="1665" w:type="pct"/>
            <w:gridSpan w:val="4"/>
            <w:shd w:val="clear" w:color="auto" w:fill="auto"/>
          </w:tcPr>
          <w:p w14:paraId="76AA2B0A" w14:textId="77777777" w:rsidR="00165A0C" w:rsidRPr="00165A0C" w:rsidRDefault="00165A0C" w:rsidP="00165A0C">
            <w:pPr>
              <w:spacing w:before="120" w:after="120"/>
              <w:rPr>
                <w:rFonts w:cs="Arial"/>
                <w:sz w:val="18"/>
              </w:rPr>
            </w:pPr>
            <w:r w:rsidRPr="00165A0C">
              <w:rPr>
                <w:rFonts w:cs="Arial"/>
                <w:sz w:val="18"/>
              </w:rPr>
              <w:t xml:space="preserve">      Source Type</w:t>
            </w:r>
          </w:p>
        </w:tc>
        <w:tc>
          <w:tcPr>
            <w:tcW w:w="834" w:type="pct"/>
            <w:gridSpan w:val="2"/>
            <w:shd w:val="clear" w:color="auto" w:fill="auto"/>
          </w:tcPr>
          <w:p w14:paraId="79421F0F" w14:textId="77777777" w:rsidR="00165A0C" w:rsidRPr="00165A0C" w:rsidRDefault="00165A0C" w:rsidP="00165A0C">
            <w:pPr>
              <w:spacing w:before="120" w:after="120"/>
              <w:rPr>
                <w:rFonts w:cs="Arial"/>
                <w:sz w:val="18"/>
              </w:rPr>
            </w:pPr>
          </w:p>
        </w:tc>
        <w:tc>
          <w:tcPr>
            <w:tcW w:w="1250" w:type="pct"/>
            <w:gridSpan w:val="4"/>
            <w:shd w:val="clear" w:color="auto" w:fill="auto"/>
          </w:tcPr>
          <w:p w14:paraId="78AE692C" w14:textId="77777777" w:rsidR="00165A0C" w:rsidRPr="00165A0C" w:rsidRDefault="00165A0C" w:rsidP="00165A0C">
            <w:pPr>
              <w:spacing w:before="120" w:after="120"/>
              <w:rPr>
                <w:rFonts w:cs="Arial"/>
                <w:sz w:val="18"/>
              </w:rPr>
            </w:pPr>
            <w:r w:rsidRPr="00165A0C">
              <w:rPr>
                <w:rFonts w:cs="Arial"/>
                <w:sz w:val="18"/>
              </w:rPr>
              <w:t>1 : Law or Regulation</w:t>
            </w:r>
          </w:p>
          <w:p w14:paraId="5605BE62" w14:textId="77777777" w:rsidR="00165A0C" w:rsidRPr="00165A0C" w:rsidRDefault="00165A0C" w:rsidP="00165A0C">
            <w:pPr>
              <w:spacing w:before="120" w:after="120"/>
              <w:rPr>
                <w:rFonts w:cs="Arial"/>
                <w:sz w:val="18"/>
              </w:rPr>
            </w:pPr>
            <w:r w:rsidRPr="00165A0C">
              <w:rPr>
                <w:rFonts w:cs="Arial"/>
                <w:sz w:val="18"/>
              </w:rPr>
              <w:t>2 : Official Publication</w:t>
            </w:r>
          </w:p>
          <w:p w14:paraId="3565AA1E" w14:textId="77777777" w:rsidR="00165A0C" w:rsidRPr="00165A0C" w:rsidRDefault="00165A0C" w:rsidP="00165A0C">
            <w:pPr>
              <w:spacing w:before="120" w:after="120"/>
              <w:rPr>
                <w:rFonts w:cs="Arial"/>
                <w:sz w:val="18"/>
              </w:rPr>
            </w:pPr>
            <w:r w:rsidRPr="00165A0C">
              <w:rPr>
                <w:rFonts w:cs="Arial"/>
                <w:sz w:val="18"/>
              </w:rPr>
              <w:lastRenderedPageBreak/>
              <w:t>7 : Mariner Report, Confirmed</w:t>
            </w:r>
          </w:p>
          <w:p w14:paraId="183C05AF" w14:textId="77777777" w:rsidR="00165A0C" w:rsidRPr="00165A0C" w:rsidRDefault="00165A0C" w:rsidP="00165A0C">
            <w:pPr>
              <w:spacing w:before="120" w:after="120"/>
              <w:rPr>
                <w:rFonts w:cs="Arial"/>
                <w:sz w:val="18"/>
              </w:rPr>
            </w:pPr>
            <w:r w:rsidRPr="00165A0C">
              <w:rPr>
                <w:rFonts w:cs="Arial"/>
                <w:sz w:val="18"/>
              </w:rPr>
              <w:t>8 : Mariner Report, Not Confirmed</w:t>
            </w:r>
          </w:p>
          <w:p w14:paraId="51B2DAAC" w14:textId="77777777" w:rsidR="00165A0C" w:rsidRPr="00165A0C" w:rsidRDefault="00165A0C" w:rsidP="00165A0C">
            <w:pPr>
              <w:spacing w:before="120" w:after="120"/>
              <w:rPr>
                <w:rFonts w:cs="Arial"/>
                <w:sz w:val="18"/>
              </w:rPr>
            </w:pPr>
            <w:r w:rsidRPr="00165A0C">
              <w:rPr>
                <w:rFonts w:cs="Arial"/>
                <w:sz w:val="18"/>
              </w:rPr>
              <w:t>9 : Industry Publications and Reports</w:t>
            </w:r>
          </w:p>
          <w:p w14:paraId="557BD8FE" w14:textId="77777777" w:rsidR="00165A0C" w:rsidRPr="00165A0C" w:rsidRDefault="00165A0C" w:rsidP="00165A0C">
            <w:pPr>
              <w:spacing w:before="120" w:after="120"/>
              <w:rPr>
                <w:rFonts w:cs="Arial"/>
                <w:sz w:val="18"/>
              </w:rPr>
            </w:pPr>
            <w:r w:rsidRPr="00165A0C">
              <w:rPr>
                <w:rFonts w:cs="Arial"/>
                <w:sz w:val="18"/>
              </w:rPr>
              <w:t>10 : Remotely Sensed Images</w:t>
            </w:r>
          </w:p>
          <w:p w14:paraId="0B406051" w14:textId="77777777" w:rsidR="00165A0C" w:rsidRPr="00165A0C" w:rsidRDefault="00165A0C" w:rsidP="00165A0C">
            <w:pPr>
              <w:spacing w:before="120" w:after="120"/>
              <w:rPr>
                <w:rFonts w:cs="Arial"/>
                <w:sz w:val="18"/>
              </w:rPr>
            </w:pPr>
            <w:r w:rsidRPr="00165A0C">
              <w:rPr>
                <w:rFonts w:cs="Arial"/>
                <w:sz w:val="18"/>
              </w:rPr>
              <w:t>11 : Photographs</w:t>
            </w:r>
          </w:p>
          <w:p w14:paraId="3FBBC750" w14:textId="77777777" w:rsidR="00165A0C" w:rsidRPr="00165A0C" w:rsidRDefault="00165A0C" w:rsidP="00165A0C">
            <w:pPr>
              <w:spacing w:before="120" w:after="120"/>
              <w:rPr>
                <w:rFonts w:cs="Arial"/>
                <w:sz w:val="18"/>
              </w:rPr>
            </w:pPr>
            <w:r w:rsidRPr="00165A0C">
              <w:rPr>
                <w:rFonts w:cs="Arial"/>
                <w:sz w:val="18"/>
              </w:rPr>
              <w:t>12 : Products Issued by HO Services</w:t>
            </w:r>
          </w:p>
          <w:p w14:paraId="21DA1145" w14:textId="77777777" w:rsidR="00165A0C" w:rsidRPr="00165A0C" w:rsidRDefault="00165A0C" w:rsidP="00165A0C">
            <w:pPr>
              <w:spacing w:before="120" w:after="120"/>
              <w:rPr>
                <w:rFonts w:cs="Arial"/>
                <w:sz w:val="18"/>
              </w:rPr>
            </w:pPr>
            <w:r w:rsidRPr="00165A0C">
              <w:rPr>
                <w:rFonts w:cs="Arial"/>
                <w:sz w:val="18"/>
              </w:rPr>
              <w:t>13 : News Media</w:t>
            </w:r>
          </w:p>
          <w:p w14:paraId="45D5494D" w14:textId="77777777" w:rsidR="00165A0C" w:rsidRPr="00165A0C" w:rsidRDefault="00165A0C" w:rsidP="00165A0C">
            <w:pPr>
              <w:spacing w:before="120" w:after="120"/>
              <w:rPr>
                <w:rFonts w:cs="Arial"/>
                <w:sz w:val="18"/>
              </w:rPr>
            </w:pPr>
            <w:r w:rsidRPr="00165A0C">
              <w:rPr>
                <w:rFonts w:cs="Arial"/>
                <w:sz w:val="18"/>
              </w:rPr>
              <w:t>14 : Traffic Data</w:t>
            </w:r>
          </w:p>
        </w:tc>
        <w:tc>
          <w:tcPr>
            <w:tcW w:w="417" w:type="pct"/>
            <w:gridSpan w:val="2"/>
            <w:shd w:val="clear" w:color="auto" w:fill="auto"/>
          </w:tcPr>
          <w:p w14:paraId="2269E285" w14:textId="77777777" w:rsidR="00165A0C" w:rsidRPr="00165A0C" w:rsidRDefault="00165A0C" w:rsidP="00165A0C">
            <w:pPr>
              <w:spacing w:before="120" w:after="120"/>
              <w:rPr>
                <w:rFonts w:cs="Arial"/>
                <w:sz w:val="18"/>
              </w:rPr>
            </w:pPr>
            <w:r w:rsidRPr="00165A0C">
              <w:rPr>
                <w:rFonts w:cs="Arial"/>
                <w:sz w:val="18"/>
              </w:rPr>
              <w:lastRenderedPageBreak/>
              <w:t>(S) EN</w:t>
            </w:r>
          </w:p>
        </w:tc>
        <w:tc>
          <w:tcPr>
            <w:tcW w:w="834" w:type="pct"/>
            <w:gridSpan w:val="2"/>
            <w:shd w:val="clear" w:color="auto" w:fill="auto"/>
          </w:tcPr>
          <w:p w14:paraId="5323D019"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10EA4839" w14:textId="77777777" w:rsidTr="00B131AF">
        <w:tc>
          <w:tcPr>
            <w:tcW w:w="1665" w:type="pct"/>
            <w:gridSpan w:val="4"/>
            <w:shd w:val="clear" w:color="auto" w:fill="auto"/>
          </w:tcPr>
          <w:p w14:paraId="4E86F6A1" w14:textId="77777777" w:rsidR="00165A0C" w:rsidRPr="00165A0C" w:rsidRDefault="00165A0C" w:rsidP="00165A0C">
            <w:pPr>
              <w:spacing w:before="120" w:after="120"/>
              <w:rPr>
                <w:rFonts w:cs="Arial"/>
                <w:sz w:val="18"/>
              </w:rPr>
            </w:pPr>
            <w:r w:rsidRPr="00165A0C">
              <w:rPr>
                <w:rFonts w:cs="Arial"/>
                <w:sz w:val="18"/>
              </w:rPr>
              <w:t xml:space="preserve">      Reported Date</w:t>
            </w:r>
          </w:p>
        </w:tc>
        <w:tc>
          <w:tcPr>
            <w:tcW w:w="834" w:type="pct"/>
            <w:gridSpan w:val="2"/>
            <w:shd w:val="clear" w:color="auto" w:fill="auto"/>
          </w:tcPr>
          <w:p w14:paraId="2AB06584" w14:textId="77777777" w:rsidR="00165A0C" w:rsidRPr="00165A0C" w:rsidRDefault="00165A0C" w:rsidP="00165A0C">
            <w:pPr>
              <w:spacing w:before="120" w:after="120"/>
              <w:rPr>
                <w:rFonts w:cs="Arial"/>
                <w:sz w:val="18"/>
              </w:rPr>
            </w:pPr>
            <w:r w:rsidRPr="00165A0C">
              <w:rPr>
                <w:rFonts w:cs="Arial"/>
                <w:sz w:val="18"/>
              </w:rPr>
              <w:t>(SORDAT)</w:t>
            </w:r>
          </w:p>
        </w:tc>
        <w:tc>
          <w:tcPr>
            <w:tcW w:w="1250" w:type="pct"/>
            <w:gridSpan w:val="4"/>
            <w:shd w:val="clear" w:color="auto" w:fill="auto"/>
          </w:tcPr>
          <w:p w14:paraId="4C33496D" w14:textId="77777777" w:rsidR="00165A0C" w:rsidRPr="00165A0C" w:rsidRDefault="00165A0C" w:rsidP="00165A0C">
            <w:pPr>
              <w:spacing w:before="120" w:after="120"/>
              <w:rPr>
                <w:rFonts w:cs="Arial"/>
                <w:sz w:val="18"/>
              </w:rPr>
            </w:pPr>
          </w:p>
        </w:tc>
        <w:tc>
          <w:tcPr>
            <w:tcW w:w="417" w:type="pct"/>
            <w:gridSpan w:val="2"/>
            <w:shd w:val="clear" w:color="auto" w:fill="auto"/>
          </w:tcPr>
          <w:p w14:paraId="6694B795" w14:textId="77777777" w:rsidR="00165A0C" w:rsidRPr="00165A0C" w:rsidRDefault="00165A0C" w:rsidP="00165A0C">
            <w:pPr>
              <w:spacing w:before="120" w:after="120"/>
              <w:rPr>
                <w:rFonts w:cs="Arial"/>
                <w:sz w:val="18"/>
              </w:rPr>
            </w:pPr>
            <w:r w:rsidRPr="00165A0C">
              <w:rPr>
                <w:rFonts w:cs="Arial"/>
                <w:sz w:val="18"/>
              </w:rPr>
              <w:t>(S) TD</w:t>
            </w:r>
          </w:p>
        </w:tc>
        <w:tc>
          <w:tcPr>
            <w:tcW w:w="834" w:type="pct"/>
            <w:gridSpan w:val="2"/>
            <w:shd w:val="clear" w:color="auto" w:fill="auto"/>
          </w:tcPr>
          <w:p w14:paraId="7253B8ED" w14:textId="77777777" w:rsidR="00165A0C" w:rsidRPr="00165A0C" w:rsidRDefault="00165A0C" w:rsidP="00165A0C">
            <w:pPr>
              <w:spacing w:before="120" w:after="120"/>
              <w:rPr>
                <w:rFonts w:cs="Arial"/>
                <w:sz w:val="18"/>
              </w:rPr>
            </w:pPr>
            <w:r w:rsidRPr="00165A0C">
              <w:rPr>
                <w:rFonts w:cs="Arial"/>
                <w:sz w:val="18"/>
              </w:rPr>
              <w:t>0, 1</w:t>
            </w:r>
          </w:p>
        </w:tc>
      </w:tr>
      <w:tr w:rsidR="00165A0C" w:rsidRPr="00165A0C" w14:paraId="02E3E409" w14:textId="77777777" w:rsidTr="00B131AF">
        <w:tc>
          <w:tcPr>
            <w:tcW w:w="5000" w:type="pct"/>
            <w:gridSpan w:val="14"/>
            <w:shd w:val="clear" w:color="auto" w:fill="auto"/>
          </w:tcPr>
          <w:p w14:paraId="06E16A62" w14:textId="662E3748" w:rsidR="00165A0C" w:rsidRPr="00165A0C" w:rsidRDefault="00165A0C" w:rsidP="00165A0C">
            <w:pPr>
              <w:spacing w:before="120" w:after="120"/>
              <w:rPr>
                <w:rFonts w:cs="Arial"/>
              </w:rPr>
            </w:pPr>
            <w:r w:rsidRPr="00165A0C">
              <w:rPr>
                <w:rFonts w:cs="Arial"/>
                <w:u w:val="single"/>
              </w:rPr>
              <w:t>INT 1 Reference:</w:t>
            </w:r>
            <w:r w:rsidR="000B28A1">
              <w:rPr>
                <w:rFonts w:cs="Arial"/>
                <w:u w:val="single"/>
              </w:rPr>
              <w:t xml:space="preserve"> --</w:t>
            </w:r>
          </w:p>
          <w:p w14:paraId="10BAE382" w14:textId="0045761A" w:rsidR="00165A0C" w:rsidRPr="00165A0C" w:rsidRDefault="0029350D" w:rsidP="0029350D">
            <w:pPr>
              <w:pStyle w:val="Heading3"/>
            </w:pPr>
            <w:bookmarkStart w:id="1898" w:name="_Toc120214438"/>
            <w:r>
              <w:t>General</w:t>
            </w:r>
            <w:bookmarkEnd w:id="1898"/>
          </w:p>
          <w:p w14:paraId="6CB6A4A7" w14:textId="69EC15C7" w:rsidR="00165A0C" w:rsidRPr="00165A0C" w:rsidRDefault="00165A0C" w:rsidP="00165A0C">
            <w:pPr>
              <w:spacing w:before="120" w:after="120"/>
              <w:rPr>
                <w:rFonts w:cs="Arial"/>
              </w:rPr>
            </w:pPr>
            <w:r w:rsidRPr="00165A0C">
              <w:rPr>
                <w:rFonts w:cs="Arial"/>
              </w:rPr>
              <w:t xml:space="preserve">Waterways can be encoded to indicate how specific sections of water have been divided for various administrative purposes such as for organizing traffic and managing the available water column. When it is required to encode a section of water as one of the types mentioned in the </w:t>
            </w:r>
            <w:proofErr w:type="spellStart"/>
            <w:r w:rsidRPr="00165A0C">
              <w:rPr>
                <w:rFonts w:cs="Arial"/>
                <w:i/>
                <w:iCs/>
              </w:rPr>
              <w:t>categoryOfPortSection</w:t>
            </w:r>
            <w:proofErr w:type="spellEnd"/>
            <w:r w:rsidRPr="00165A0C">
              <w:rPr>
                <w:rFonts w:cs="Arial"/>
              </w:rPr>
              <w:t xml:space="preserve"> attribute, this must be done using the feature </w:t>
            </w:r>
            <w:proofErr w:type="spellStart"/>
            <w:r w:rsidRPr="00165A0C">
              <w:rPr>
                <w:rFonts w:cs="Arial"/>
                <w:b/>
                <w:bCs/>
              </w:rPr>
              <w:t>WaterwayArea</w:t>
            </w:r>
            <w:proofErr w:type="spellEnd"/>
            <w:r w:rsidRPr="00165A0C">
              <w:rPr>
                <w:rFonts w:cs="Arial"/>
                <w:b/>
                <w:bCs/>
              </w:rPr>
              <w:t xml:space="preserve"> </w:t>
            </w:r>
            <w:r w:rsidRPr="00165A0C">
              <w:rPr>
                <w:rFonts w:cs="Arial"/>
              </w:rPr>
              <w:t xml:space="preserve">with </w:t>
            </w:r>
            <w:proofErr w:type="spellStart"/>
            <w:r w:rsidRPr="00165A0C">
              <w:rPr>
                <w:rFonts w:cs="Arial"/>
                <w:i/>
                <w:iCs/>
              </w:rPr>
              <w:t>categoryOfPortSection</w:t>
            </w:r>
            <w:proofErr w:type="spellEnd"/>
            <w:r w:rsidRPr="00165A0C">
              <w:rPr>
                <w:rFonts w:cs="Arial"/>
              </w:rPr>
              <w:t xml:space="preserve"> set to the appropriate value</w:t>
            </w:r>
            <w:ins w:id="1899" w:author="Raphael Malyankar" w:date="2023-01-10T13:30:00Z">
              <w:r w:rsidR="004B33CE">
                <w:rPr>
                  <w:rFonts w:cs="Arial"/>
                </w:rPr>
                <w:t>.</w:t>
              </w:r>
            </w:ins>
            <w:del w:id="1900" w:author="Raphael Malyankar" w:date="2023-01-10T13:30:00Z">
              <w:r w:rsidRPr="00165A0C" w:rsidDel="004B33CE">
                <w:rPr>
                  <w:rFonts w:cs="Arial"/>
                  <w:b/>
                  <w:bCs/>
                </w:rPr>
                <w:delText>.</w:delText>
              </w:r>
              <w:r w:rsidRPr="00165A0C" w:rsidDel="004B33CE">
                <w:rPr>
                  <w:rFonts w:cs="Arial"/>
                </w:rPr>
                <w:delText>.</w:delText>
              </w:r>
            </w:del>
          </w:p>
          <w:p w14:paraId="35D77DE0" w14:textId="77777777" w:rsidR="00165A0C" w:rsidRPr="00165A0C" w:rsidRDefault="00165A0C" w:rsidP="00165A0C">
            <w:pPr>
              <w:spacing w:before="120" w:after="120"/>
              <w:rPr>
                <w:rFonts w:cs="Arial"/>
              </w:rPr>
            </w:pPr>
            <w:r w:rsidRPr="00165A0C">
              <w:rPr>
                <w:rFonts w:cs="Arial"/>
                <w:u w:val="single"/>
              </w:rPr>
              <w:t>Remarks:</w:t>
            </w:r>
          </w:p>
          <w:p w14:paraId="12CFA0A4" w14:textId="77777777" w:rsidR="006347B9" w:rsidRPr="006347B9" w:rsidRDefault="006347B9" w:rsidP="006347B9">
            <w:pPr>
              <w:numPr>
                <w:ilvl w:val="0"/>
                <w:numId w:val="43"/>
              </w:numPr>
              <w:spacing w:before="120" w:after="120"/>
              <w:rPr>
                <w:ins w:id="1901" w:author="Raphael Malyankar" w:date="2022-10-21T01:31:00Z"/>
                <w:rFonts w:cs="Arial"/>
              </w:rPr>
            </w:pPr>
            <w:ins w:id="1902" w:author="Raphael Malyankar" w:date="2022-10-21T01:31:00Z">
              <w:r w:rsidRPr="006347B9">
                <w:rPr>
                  <w:rFonts w:cs="Arial"/>
                </w:rPr>
                <w:t xml:space="preserve">The attribute </w:t>
              </w:r>
              <w:proofErr w:type="spellStart"/>
              <w:r w:rsidRPr="006347B9">
                <w:rPr>
                  <w:rFonts w:cs="Arial"/>
                  <w:i/>
                  <w:iCs/>
                </w:rPr>
                <w:t>markedBy</w:t>
              </w:r>
              <w:proofErr w:type="spellEnd"/>
              <w:r w:rsidRPr="006347B9">
                <w:rPr>
                  <w:rFonts w:cs="Arial"/>
                </w:rPr>
                <w:t xml:space="preserve"> should be used to describe aids to navigation used to demarcate the location, for example, by marking a limit line, or one of the boundaries of an area. </w:t>
              </w:r>
            </w:ins>
          </w:p>
          <w:p w14:paraId="2704C0BC" w14:textId="77777777" w:rsidR="00165A0C" w:rsidRPr="00165A0C" w:rsidRDefault="00165A0C" w:rsidP="00165A0C">
            <w:pPr>
              <w:spacing w:before="120" w:after="120"/>
              <w:rPr>
                <w:rFonts w:cs="Arial"/>
              </w:rPr>
            </w:pPr>
          </w:p>
          <w:p w14:paraId="7C62B546" w14:textId="6A3E2313" w:rsidR="00165A0C" w:rsidRPr="00165A0C" w:rsidRDefault="00165A0C" w:rsidP="00165A0C">
            <w:pPr>
              <w:spacing w:before="120" w:after="120"/>
              <w:rPr>
                <w:rFonts w:cs="Arial"/>
              </w:rPr>
            </w:pPr>
            <w:r w:rsidRPr="00165A0C">
              <w:rPr>
                <w:rFonts w:cs="Arial"/>
                <w:u w:val="single"/>
              </w:rPr>
              <w:t xml:space="preserve">Distinction: </w:t>
            </w:r>
            <w:proofErr w:type="spellStart"/>
            <w:r w:rsidRPr="0029350D">
              <w:rPr>
                <w:rFonts w:cs="Arial"/>
              </w:rPr>
              <w:t>DumpingGround</w:t>
            </w:r>
            <w:proofErr w:type="spellEnd"/>
            <w:r w:rsidR="0029350D">
              <w:rPr>
                <w:rFonts w:cs="Arial"/>
              </w:rPr>
              <w:t>;</w:t>
            </w:r>
            <w:r w:rsidRPr="0029350D">
              <w:rPr>
                <w:rFonts w:cs="Arial"/>
              </w:rPr>
              <w:t xml:space="preserve"> </w:t>
            </w:r>
            <w:proofErr w:type="spellStart"/>
            <w:r w:rsidRPr="0029350D">
              <w:rPr>
                <w:rFonts w:cs="Arial"/>
              </w:rPr>
              <w:t>HarbourBasin</w:t>
            </w:r>
            <w:proofErr w:type="spellEnd"/>
            <w:r w:rsidR="0029350D">
              <w:rPr>
                <w:rFonts w:cs="Arial"/>
              </w:rPr>
              <w:t>;</w:t>
            </w:r>
            <w:r w:rsidRPr="0029350D">
              <w:rPr>
                <w:rFonts w:cs="Arial"/>
              </w:rPr>
              <w:t xml:space="preserve"> </w:t>
            </w:r>
            <w:proofErr w:type="spellStart"/>
            <w:r w:rsidRPr="0029350D">
              <w:rPr>
                <w:rFonts w:cs="Arial"/>
              </w:rPr>
              <w:t>PilotBoardingPlace</w:t>
            </w:r>
            <w:proofErr w:type="spellEnd"/>
            <w:r w:rsidR="0029350D">
              <w:rPr>
                <w:rFonts w:cs="Arial"/>
              </w:rPr>
              <w:t>;</w:t>
            </w:r>
            <w:r w:rsidRPr="0029350D">
              <w:rPr>
                <w:rFonts w:cs="Arial"/>
              </w:rPr>
              <w:t xml:space="preserve"> </w:t>
            </w:r>
            <w:proofErr w:type="spellStart"/>
            <w:r w:rsidRPr="0029350D">
              <w:rPr>
                <w:rFonts w:cs="Arial"/>
              </w:rPr>
              <w:t>SeaplaneLandingArea</w:t>
            </w:r>
            <w:proofErr w:type="spellEnd"/>
            <w:r w:rsidR="0029350D">
              <w:rPr>
                <w:rFonts w:cs="Arial"/>
              </w:rPr>
              <w:t>;</w:t>
            </w:r>
            <w:r w:rsidRPr="0029350D">
              <w:rPr>
                <w:rFonts w:cs="Arial"/>
              </w:rPr>
              <w:t xml:space="preserve"> </w:t>
            </w:r>
            <w:proofErr w:type="spellStart"/>
            <w:r w:rsidRPr="0029350D">
              <w:rPr>
                <w:rFonts w:cs="Arial"/>
              </w:rPr>
              <w:t>TurningBasin</w:t>
            </w:r>
            <w:proofErr w:type="spellEnd"/>
            <w:r w:rsidRPr="00165A0C">
              <w:rPr>
                <w:rFonts w:cs="Arial"/>
              </w:rPr>
              <w:t>.</w:t>
            </w:r>
          </w:p>
          <w:p w14:paraId="71D13B7B" w14:textId="77777777" w:rsidR="00165A0C" w:rsidRPr="00165A0C" w:rsidRDefault="00165A0C" w:rsidP="00165A0C">
            <w:pPr>
              <w:spacing w:before="120" w:after="120"/>
              <w:rPr>
                <w:rFonts w:cs="Arial"/>
              </w:rPr>
            </w:pPr>
          </w:p>
        </w:tc>
      </w:tr>
      <w:tr w:rsidR="00165A0C" w:rsidRPr="00165A0C" w14:paraId="6CCB1AA0" w14:textId="77777777" w:rsidTr="00B131AF">
        <w:tc>
          <w:tcPr>
            <w:tcW w:w="5000" w:type="pct"/>
            <w:gridSpan w:val="14"/>
            <w:shd w:val="clear" w:color="auto" w:fill="auto"/>
          </w:tcPr>
          <w:p w14:paraId="237C2604" w14:textId="77777777" w:rsidR="00165A0C" w:rsidRPr="00165A0C" w:rsidRDefault="00165A0C" w:rsidP="00165A0C">
            <w:pPr>
              <w:spacing w:before="120" w:after="120"/>
              <w:rPr>
                <w:rFonts w:cs="Arial"/>
                <w:b/>
                <w:u w:val="single"/>
              </w:rPr>
            </w:pPr>
            <w:r w:rsidRPr="00165A0C">
              <w:rPr>
                <w:rFonts w:cs="Arial"/>
                <w:b/>
                <w:u w:val="single"/>
              </w:rPr>
              <w:t>Feature/Information associations</w:t>
            </w:r>
          </w:p>
        </w:tc>
      </w:tr>
      <w:tr w:rsidR="00165A0C" w:rsidRPr="00165A0C" w14:paraId="10C48350" w14:textId="77777777" w:rsidTr="0029350D">
        <w:tc>
          <w:tcPr>
            <w:tcW w:w="581" w:type="pct"/>
            <w:vMerge w:val="restart"/>
            <w:shd w:val="clear" w:color="auto" w:fill="auto"/>
          </w:tcPr>
          <w:p w14:paraId="46C96EA6" w14:textId="77777777" w:rsidR="00165A0C" w:rsidRPr="00165A0C" w:rsidRDefault="00165A0C" w:rsidP="00165A0C">
            <w:pPr>
              <w:spacing w:before="120" w:after="120"/>
              <w:rPr>
                <w:rFonts w:cs="Arial"/>
                <w:b/>
              </w:rPr>
            </w:pPr>
            <w:r w:rsidRPr="00165A0C">
              <w:rPr>
                <w:rFonts w:cs="Arial"/>
                <w:b/>
              </w:rPr>
              <w:t>Type</w:t>
            </w:r>
          </w:p>
        </w:tc>
        <w:tc>
          <w:tcPr>
            <w:tcW w:w="700" w:type="pct"/>
            <w:gridSpan w:val="2"/>
            <w:vMerge w:val="restart"/>
            <w:shd w:val="clear" w:color="auto" w:fill="auto"/>
          </w:tcPr>
          <w:p w14:paraId="38A6C054" w14:textId="77777777" w:rsidR="00165A0C" w:rsidRPr="00165A0C" w:rsidRDefault="00165A0C" w:rsidP="00165A0C">
            <w:pPr>
              <w:spacing w:before="120" w:after="120"/>
              <w:rPr>
                <w:rFonts w:cs="Arial"/>
                <w:b/>
              </w:rPr>
            </w:pPr>
            <w:r w:rsidRPr="00165A0C">
              <w:rPr>
                <w:rFonts w:cs="Arial"/>
                <w:b/>
              </w:rPr>
              <w:t>Association Name</w:t>
            </w:r>
          </w:p>
        </w:tc>
        <w:tc>
          <w:tcPr>
            <w:tcW w:w="3718" w:type="pct"/>
            <w:gridSpan w:val="11"/>
            <w:shd w:val="clear" w:color="auto" w:fill="auto"/>
          </w:tcPr>
          <w:p w14:paraId="702D312D" w14:textId="77777777" w:rsidR="00165A0C" w:rsidRPr="00165A0C" w:rsidRDefault="00165A0C" w:rsidP="00165A0C">
            <w:pPr>
              <w:spacing w:before="120" w:after="120"/>
              <w:jc w:val="center"/>
              <w:rPr>
                <w:rFonts w:cs="Arial"/>
                <w:b/>
              </w:rPr>
            </w:pPr>
            <w:r w:rsidRPr="00165A0C">
              <w:rPr>
                <w:rFonts w:cs="Arial"/>
                <w:b/>
              </w:rPr>
              <w:t>Association Ends</w:t>
            </w:r>
          </w:p>
        </w:tc>
      </w:tr>
      <w:tr w:rsidR="00165A0C" w:rsidRPr="00165A0C" w14:paraId="51F88A4E" w14:textId="77777777" w:rsidTr="0029350D">
        <w:tc>
          <w:tcPr>
            <w:tcW w:w="581" w:type="pct"/>
            <w:vMerge/>
            <w:shd w:val="clear" w:color="auto" w:fill="auto"/>
          </w:tcPr>
          <w:p w14:paraId="5DEE4032" w14:textId="77777777" w:rsidR="00165A0C" w:rsidRPr="00165A0C" w:rsidRDefault="00165A0C" w:rsidP="00165A0C">
            <w:pPr>
              <w:spacing w:before="120" w:after="120"/>
              <w:rPr>
                <w:rFonts w:cs="Arial"/>
              </w:rPr>
            </w:pPr>
          </w:p>
        </w:tc>
        <w:tc>
          <w:tcPr>
            <w:tcW w:w="700" w:type="pct"/>
            <w:gridSpan w:val="2"/>
            <w:vMerge/>
            <w:shd w:val="clear" w:color="auto" w:fill="auto"/>
          </w:tcPr>
          <w:p w14:paraId="1821977B" w14:textId="77777777" w:rsidR="00165A0C" w:rsidRPr="00165A0C" w:rsidRDefault="00165A0C" w:rsidP="00165A0C">
            <w:pPr>
              <w:spacing w:before="120" w:after="120"/>
              <w:rPr>
                <w:rFonts w:cs="Arial"/>
              </w:rPr>
            </w:pPr>
          </w:p>
        </w:tc>
        <w:tc>
          <w:tcPr>
            <w:tcW w:w="755" w:type="pct"/>
            <w:gridSpan w:val="2"/>
            <w:shd w:val="clear" w:color="auto" w:fill="auto"/>
          </w:tcPr>
          <w:p w14:paraId="5BBD10F0" w14:textId="77777777" w:rsidR="00165A0C" w:rsidRPr="00165A0C" w:rsidRDefault="00165A0C" w:rsidP="00165A0C">
            <w:pPr>
              <w:spacing w:before="120" w:after="120"/>
              <w:rPr>
                <w:rFonts w:cs="Arial"/>
                <w:b/>
              </w:rPr>
            </w:pPr>
            <w:r w:rsidRPr="00165A0C">
              <w:rPr>
                <w:rFonts w:cs="Arial"/>
                <w:b/>
              </w:rPr>
              <w:t>Class</w:t>
            </w:r>
          </w:p>
        </w:tc>
        <w:tc>
          <w:tcPr>
            <w:tcW w:w="530" w:type="pct"/>
            <w:gridSpan w:val="2"/>
            <w:shd w:val="clear" w:color="auto" w:fill="auto"/>
          </w:tcPr>
          <w:p w14:paraId="7F3FBD6C" w14:textId="77777777" w:rsidR="00165A0C" w:rsidRPr="00165A0C" w:rsidRDefault="00165A0C" w:rsidP="00165A0C">
            <w:pPr>
              <w:spacing w:before="120" w:after="120"/>
              <w:rPr>
                <w:rFonts w:cs="Arial"/>
                <w:b/>
              </w:rPr>
            </w:pPr>
            <w:r w:rsidRPr="00165A0C">
              <w:rPr>
                <w:rFonts w:cs="Arial"/>
                <w:b/>
              </w:rPr>
              <w:t>Role</w:t>
            </w:r>
          </w:p>
        </w:tc>
        <w:tc>
          <w:tcPr>
            <w:tcW w:w="331" w:type="pct"/>
            <w:shd w:val="clear" w:color="auto" w:fill="auto"/>
          </w:tcPr>
          <w:p w14:paraId="4B52CA33" w14:textId="77777777" w:rsidR="00165A0C" w:rsidRPr="00165A0C" w:rsidRDefault="00165A0C" w:rsidP="00165A0C">
            <w:pPr>
              <w:spacing w:before="120" w:after="120"/>
              <w:rPr>
                <w:rFonts w:cs="Arial"/>
                <w:b/>
              </w:rPr>
            </w:pPr>
            <w:proofErr w:type="spellStart"/>
            <w:r w:rsidRPr="00165A0C">
              <w:rPr>
                <w:rFonts w:cs="Arial"/>
                <w:b/>
              </w:rPr>
              <w:t>Mult</w:t>
            </w:r>
            <w:proofErr w:type="spellEnd"/>
          </w:p>
        </w:tc>
        <w:tc>
          <w:tcPr>
            <w:tcW w:w="1017" w:type="pct"/>
            <w:gridSpan w:val="3"/>
            <w:shd w:val="clear" w:color="auto" w:fill="auto"/>
          </w:tcPr>
          <w:p w14:paraId="4223EB02" w14:textId="77777777" w:rsidR="00165A0C" w:rsidRPr="00165A0C" w:rsidRDefault="00165A0C" w:rsidP="00165A0C">
            <w:pPr>
              <w:spacing w:before="120" w:after="120"/>
              <w:rPr>
                <w:rFonts w:cs="Arial"/>
                <w:b/>
              </w:rPr>
            </w:pPr>
            <w:r w:rsidRPr="00165A0C">
              <w:rPr>
                <w:rFonts w:cs="Arial"/>
                <w:b/>
              </w:rPr>
              <w:t>Class</w:t>
            </w:r>
          </w:p>
        </w:tc>
        <w:tc>
          <w:tcPr>
            <w:tcW w:w="755" w:type="pct"/>
            <w:gridSpan w:val="2"/>
            <w:shd w:val="clear" w:color="auto" w:fill="auto"/>
          </w:tcPr>
          <w:p w14:paraId="76FB7574" w14:textId="77777777" w:rsidR="00165A0C" w:rsidRPr="00165A0C" w:rsidRDefault="00165A0C" w:rsidP="00165A0C">
            <w:pPr>
              <w:spacing w:before="120" w:after="120"/>
              <w:rPr>
                <w:rFonts w:cs="Arial"/>
                <w:b/>
              </w:rPr>
            </w:pPr>
            <w:r w:rsidRPr="00165A0C">
              <w:rPr>
                <w:rFonts w:cs="Arial"/>
                <w:b/>
              </w:rPr>
              <w:t>Role</w:t>
            </w:r>
          </w:p>
        </w:tc>
        <w:tc>
          <w:tcPr>
            <w:tcW w:w="331" w:type="pct"/>
            <w:shd w:val="clear" w:color="auto" w:fill="auto"/>
          </w:tcPr>
          <w:p w14:paraId="27D5D928" w14:textId="77777777" w:rsidR="00165A0C" w:rsidRPr="00165A0C" w:rsidRDefault="00165A0C" w:rsidP="00165A0C">
            <w:pPr>
              <w:spacing w:before="120" w:after="120"/>
              <w:rPr>
                <w:rFonts w:cs="Arial"/>
                <w:b/>
              </w:rPr>
            </w:pPr>
            <w:proofErr w:type="spellStart"/>
            <w:r w:rsidRPr="00165A0C">
              <w:rPr>
                <w:rFonts w:cs="Arial"/>
                <w:b/>
              </w:rPr>
              <w:t>Mult</w:t>
            </w:r>
            <w:proofErr w:type="spellEnd"/>
          </w:p>
        </w:tc>
      </w:tr>
      <w:tr w:rsidR="00165A0C" w:rsidRPr="00165A0C" w14:paraId="5D47DF68" w14:textId="77777777" w:rsidTr="0029350D">
        <w:tc>
          <w:tcPr>
            <w:tcW w:w="581" w:type="pct"/>
            <w:shd w:val="clear" w:color="auto" w:fill="auto"/>
          </w:tcPr>
          <w:p w14:paraId="46DEA3B5" w14:textId="77777777" w:rsidR="00165A0C" w:rsidRPr="00165A0C" w:rsidRDefault="00165A0C" w:rsidP="00165A0C">
            <w:pPr>
              <w:spacing w:before="120" w:after="120"/>
              <w:rPr>
                <w:rFonts w:cs="Arial"/>
                <w:sz w:val="18"/>
              </w:rPr>
            </w:pPr>
            <w:r w:rsidRPr="00165A0C">
              <w:rPr>
                <w:rFonts w:cs="Arial"/>
                <w:sz w:val="18"/>
              </w:rPr>
              <w:t>association</w:t>
            </w:r>
          </w:p>
        </w:tc>
        <w:tc>
          <w:tcPr>
            <w:tcW w:w="700" w:type="pct"/>
            <w:gridSpan w:val="2"/>
            <w:shd w:val="clear" w:color="auto" w:fill="auto"/>
          </w:tcPr>
          <w:p w14:paraId="663B3AA2" w14:textId="77777777" w:rsidR="00165A0C" w:rsidRPr="00165A0C" w:rsidRDefault="00165A0C" w:rsidP="00165A0C">
            <w:pPr>
              <w:spacing w:before="120" w:after="120"/>
              <w:rPr>
                <w:rFonts w:cs="Arial"/>
                <w:sz w:val="18"/>
              </w:rPr>
            </w:pPr>
            <w:r w:rsidRPr="00165A0C">
              <w:rPr>
                <w:rFonts w:cs="Arial"/>
                <w:sz w:val="18"/>
              </w:rPr>
              <w:t>Location Hours</w:t>
            </w:r>
          </w:p>
        </w:tc>
        <w:tc>
          <w:tcPr>
            <w:tcW w:w="755" w:type="pct"/>
            <w:gridSpan w:val="2"/>
            <w:shd w:val="clear" w:color="auto" w:fill="auto"/>
          </w:tcPr>
          <w:p w14:paraId="09453791" w14:textId="77777777" w:rsidR="00165A0C" w:rsidRPr="00165A0C" w:rsidRDefault="00165A0C" w:rsidP="00165A0C">
            <w:pPr>
              <w:spacing w:before="120" w:after="120"/>
              <w:rPr>
                <w:rFonts w:cs="Arial"/>
                <w:b/>
                <w:sz w:val="18"/>
              </w:rPr>
            </w:pPr>
          </w:p>
        </w:tc>
        <w:tc>
          <w:tcPr>
            <w:tcW w:w="530" w:type="pct"/>
            <w:gridSpan w:val="2"/>
            <w:shd w:val="clear" w:color="auto" w:fill="auto"/>
          </w:tcPr>
          <w:p w14:paraId="3F715991" w14:textId="77777777" w:rsidR="00165A0C" w:rsidRPr="00165A0C" w:rsidRDefault="00165A0C" w:rsidP="00165A0C">
            <w:pPr>
              <w:spacing w:before="120" w:after="120"/>
              <w:rPr>
                <w:rFonts w:cs="Arial"/>
                <w:sz w:val="18"/>
              </w:rPr>
            </w:pPr>
          </w:p>
        </w:tc>
        <w:tc>
          <w:tcPr>
            <w:tcW w:w="331" w:type="pct"/>
            <w:shd w:val="clear" w:color="auto" w:fill="auto"/>
          </w:tcPr>
          <w:p w14:paraId="7A85E9BD" w14:textId="77777777" w:rsidR="00165A0C" w:rsidRPr="00165A0C" w:rsidRDefault="00165A0C" w:rsidP="00165A0C">
            <w:pPr>
              <w:spacing w:before="120" w:after="120"/>
              <w:rPr>
                <w:rFonts w:cs="Arial"/>
                <w:sz w:val="18"/>
              </w:rPr>
            </w:pPr>
          </w:p>
        </w:tc>
        <w:tc>
          <w:tcPr>
            <w:tcW w:w="1017" w:type="pct"/>
            <w:gridSpan w:val="3"/>
            <w:shd w:val="clear" w:color="auto" w:fill="auto"/>
          </w:tcPr>
          <w:p w14:paraId="7E64DE3C" w14:textId="77777777" w:rsidR="00165A0C" w:rsidRPr="00165A0C" w:rsidRDefault="00165A0C" w:rsidP="00165A0C">
            <w:pPr>
              <w:spacing w:before="120" w:after="120"/>
              <w:rPr>
                <w:rFonts w:cs="Arial"/>
                <w:b/>
                <w:sz w:val="18"/>
              </w:rPr>
            </w:pPr>
            <w:proofErr w:type="spellStart"/>
            <w:r w:rsidRPr="00165A0C">
              <w:rPr>
                <w:rFonts w:cs="Arial"/>
                <w:b/>
                <w:sz w:val="18"/>
              </w:rPr>
              <w:t>ServiceHours</w:t>
            </w:r>
            <w:proofErr w:type="spellEnd"/>
          </w:p>
        </w:tc>
        <w:tc>
          <w:tcPr>
            <w:tcW w:w="755" w:type="pct"/>
            <w:gridSpan w:val="2"/>
            <w:shd w:val="clear" w:color="auto" w:fill="auto"/>
          </w:tcPr>
          <w:p w14:paraId="7EAE9742" w14:textId="77777777" w:rsidR="00165A0C" w:rsidRPr="00165A0C" w:rsidRDefault="00165A0C" w:rsidP="00165A0C">
            <w:pPr>
              <w:spacing w:before="120" w:after="120"/>
              <w:rPr>
                <w:rFonts w:cs="Arial"/>
                <w:sz w:val="18"/>
              </w:rPr>
            </w:pPr>
            <w:proofErr w:type="spellStart"/>
            <w:r w:rsidRPr="00165A0C">
              <w:rPr>
                <w:rFonts w:cs="Arial"/>
                <w:sz w:val="18"/>
              </w:rPr>
              <w:t>location_srvHrs</w:t>
            </w:r>
            <w:proofErr w:type="spellEnd"/>
          </w:p>
        </w:tc>
        <w:tc>
          <w:tcPr>
            <w:tcW w:w="331" w:type="pct"/>
            <w:shd w:val="clear" w:color="auto" w:fill="auto"/>
          </w:tcPr>
          <w:p w14:paraId="0AEDBBBC" w14:textId="77777777" w:rsidR="00165A0C" w:rsidRPr="00165A0C" w:rsidRDefault="00165A0C" w:rsidP="00165A0C">
            <w:pPr>
              <w:spacing w:before="120" w:after="120"/>
              <w:rPr>
                <w:rFonts w:cs="Arial"/>
              </w:rPr>
            </w:pPr>
            <w:r w:rsidRPr="00165A0C">
              <w:rPr>
                <w:rFonts w:cs="Arial"/>
              </w:rPr>
              <w:t>0, 1</w:t>
            </w:r>
          </w:p>
        </w:tc>
      </w:tr>
      <w:tr w:rsidR="00165A0C" w:rsidRPr="00165A0C" w14:paraId="02912CE7" w14:textId="77777777" w:rsidTr="0029350D">
        <w:tc>
          <w:tcPr>
            <w:tcW w:w="581" w:type="pct"/>
            <w:shd w:val="clear" w:color="auto" w:fill="auto"/>
          </w:tcPr>
          <w:p w14:paraId="295276E5" w14:textId="77777777" w:rsidR="00165A0C" w:rsidRPr="00165A0C" w:rsidRDefault="00165A0C" w:rsidP="00165A0C">
            <w:pPr>
              <w:spacing w:before="120" w:after="120"/>
              <w:rPr>
                <w:rFonts w:cs="Arial"/>
                <w:sz w:val="18"/>
              </w:rPr>
            </w:pPr>
            <w:proofErr w:type="spellStart"/>
            <w:r w:rsidRPr="00165A0C">
              <w:rPr>
                <w:rFonts w:cs="Arial"/>
                <w:sz w:val="18"/>
              </w:rPr>
              <w:t>Aggr</w:t>
            </w:r>
            <w:proofErr w:type="spellEnd"/>
          </w:p>
        </w:tc>
        <w:tc>
          <w:tcPr>
            <w:tcW w:w="700" w:type="pct"/>
            <w:gridSpan w:val="2"/>
            <w:shd w:val="clear" w:color="auto" w:fill="auto"/>
          </w:tcPr>
          <w:p w14:paraId="5BA7E810" w14:textId="77777777" w:rsidR="00165A0C" w:rsidRPr="00165A0C" w:rsidRDefault="00165A0C" w:rsidP="00165A0C">
            <w:pPr>
              <w:spacing w:before="120" w:after="120"/>
              <w:rPr>
                <w:rFonts w:cs="Arial"/>
                <w:sz w:val="18"/>
              </w:rPr>
            </w:pPr>
            <w:r w:rsidRPr="00165A0C">
              <w:rPr>
                <w:rFonts w:cs="Arial"/>
                <w:sz w:val="18"/>
              </w:rPr>
              <w:t>Layout Division</w:t>
            </w:r>
          </w:p>
        </w:tc>
        <w:tc>
          <w:tcPr>
            <w:tcW w:w="755" w:type="pct"/>
            <w:gridSpan w:val="2"/>
            <w:shd w:val="clear" w:color="auto" w:fill="auto"/>
          </w:tcPr>
          <w:p w14:paraId="537E827B" w14:textId="77777777" w:rsidR="00165A0C" w:rsidRPr="00165A0C" w:rsidRDefault="00165A0C" w:rsidP="00165A0C">
            <w:pPr>
              <w:spacing w:before="120" w:after="120"/>
              <w:rPr>
                <w:rFonts w:cs="Arial"/>
                <w:b/>
                <w:sz w:val="18"/>
              </w:rPr>
            </w:pPr>
            <w:proofErr w:type="spellStart"/>
            <w:r w:rsidRPr="00165A0C">
              <w:rPr>
                <w:rFonts w:cs="Arial"/>
                <w:b/>
                <w:sz w:val="18"/>
              </w:rPr>
              <w:t>WaterwayArea</w:t>
            </w:r>
            <w:proofErr w:type="spellEnd"/>
          </w:p>
        </w:tc>
        <w:tc>
          <w:tcPr>
            <w:tcW w:w="530" w:type="pct"/>
            <w:gridSpan w:val="2"/>
            <w:shd w:val="clear" w:color="auto" w:fill="auto"/>
          </w:tcPr>
          <w:p w14:paraId="37608C44" w14:textId="77777777" w:rsidR="00165A0C" w:rsidRPr="00165A0C" w:rsidRDefault="00165A0C" w:rsidP="00165A0C">
            <w:pPr>
              <w:spacing w:before="120" w:after="120"/>
              <w:rPr>
                <w:rFonts w:cs="Arial"/>
                <w:sz w:val="18"/>
              </w:rPr>
            </w:pPr>
            <w:proofErr w:type="spellStart"/>
            <w:r w:rsidRPr="00165A0C">
              <w:rPr>
                <w:rFonts w:cs="Arial"/>
                <w:sz w:val="18"/>
              </w:rPr>
              <w:t>layoutUnit</w:t>
            </w:r>
            <w:proofErr w:type="spellEnd"/>
          </w:p>
        </w:tc>
        <w:tc>
          <w:tcPr>
            <w:tcW w:w="331" w:type="pct"/>
            <w:shd w:val="clear" w:color="auto" w:fill="auto"/>
          </w:tcPr>
          <w:p w14:paraId="0DF1CF8B" w14:textId="77777777" w:rsidR="00165A0C" w:rsidRPr="00165A0C" w:rsidRDefault="00165A0C" w:rsidP="00165A0C">
            <w:pPr>
              <w:spacing w:before="120" w:after="120"/>
              <w:rPr>
                <w:rFonts w:cs="Arial"/>
                <w:sz w:val="18"/>
              </w:rPr>
            </w:pPr>
            <w:r w:rsidRPr="00165A0C">
              <w:rPr>
                <w:rFonts w:cs="Arial"/>
                <w:sz w:val="18"/>
              </w:rPr>
              <w:t>0, *</w:t>
            </w:r>
          </w:p>
        </w:tc>
        <w:tc>
          <w:tcPr>
            <w:tcW w:w="1017" w:type="pct"/>
            <w:gridSpan w:val="3"/>
            <w:shd w:val="clear" w:color="auto" w:fill="auto"/>
          </w:tcPr>
          <w:p w14:paraId="10B3BBE0" w14:textId="77777777" w:rsidR="00165A0C" w:rsidRPr="00165A0C" w:rsidRDefault="00165A0C" w:rsidP="00165A0C">
            <w:pPr>
              <w:spacing w:before="120" w:after="120"/>
              <w:rPr>
                <w:rFonts w:cs="Arial"/>
                <w:b/>
                <w:sz w:val="18"/>
              </w:rPr>
            </w:pPr>
            <w:proofErr w:type="spellStart"/>
            <w:r w:rsidRPr="00165A0C">
              <w:rPr>
                <w:rFonts w:cs="Arial"/>
                <w:b/>
                <w:sz w:val="18"/>
              </w:rPr>
              <w:t>HarbourAreaSection</w:t>
            </w:r>
            <w:proofErr w:type="spellEnd"/>
          </w:p>
        </w:tc>
        <w:tc>
          <w:tcPr>
            <w:tcW w:w="755" w:type="pct"/>
            <w:gridSpan w:val="2"/>
            <w:shd w:val="clear" w:color="auto" w:fill="auto"/>
          </w:tcPr>
          <w:p w14:paraId="5A3B3293" w14:textId="77777777" w:rsidR="00165A0C" w:rsidRPr="00165A0C" w:rsidRDefault="00165A0C" w:rsidP="00165A0C">
            <w:pPr>
              <w:spacing w:before="120" w:after="120"/>
              <w:rPr>
                <w:rFonts w:cs="Arial"/>
                <w:sz w:val="18"/>
              </w:rPr>
            </w:pPr>
            <w:proofErr w:type="spellStart"/>
            <w:r w:rsidRPr="00165A0C">
              <w:rPr>
                <w:rFonts w:cs="Arial"/>
                <w:sz w:val="18"/>
              </w:rPr>
              <w:t>componentOf</w:t>
            </w:r>
            <w:proofErr w:type="spellEnd"/>
          </w:p>
        </w:tc>
        <w:tc>
          <w:tcPr>
            <w:tcW w:w="331" w:type="pct"/>
            <w:shd w:val="clear" w:color="auto" w:fill="auto"/>
          </w:tcPr>
          <w:p w14:paraId="2C102611" w14:textId="77777777" w:rsidR="00165A0C" w:rsidRPr="00165A0C" w:rsidRDefault="00165A0C" w:rsidP="00165A0C">
            <w:pPr>
              <w:spacing w:before="120" w:after="120"/>
              <w:rPr>
                <w:rFonts w:cs="Arial"/>
              </w:rPr>
            </w:pPr>
            <w:r w:rsidRPr="00165A0C">
              <w:rPr>
                <w:rFonts w:cs="Arial"/>
              </w:rPr>
              <w:t>1, 1</w:t>
            </w:r>
          </w:p>
        </w:tc>
      </w:tr>
    </w:tbl>
    <w:p w14:paraId="16743B6A" w14:textId="7FBBC90C" w:rsidR="00AE52BB" w:rsidRDefault="00AE52BB" w:rsidP="00165A0C">
      <w:pPr>
        <w:spacing w:before="240"/>
        <w:rPr>
          <w:b/>
        </w:rPr>
      </w:pPr>
      <w:r>
        <w:rPr>
          <w:b/>
        </w:rPr>
        <w:br w:type="page"/>
      </w:r>
    </w:p>
    <w:p w14:paraId="45239AC8" w14:textId="14F03EB7" w:rsidR="006656FF" w:rsidRDefault="006656FF" w:rsidP="006656FF">
      <w:pPr>
        <w:pStyle w:val="Heading1"/>
      </w:pPr>
      <w:bookmarkStart w:id="1903" w:name="_Toc120214439"/>
      <w:bookmarkEnd w:id="1197"/>
      <w:r>
        <w:lastRenderedPageBreak/>
        <w:t>Physical Infrastructure</w:t>
      </w:r>
      <w:bookmarkEnd w:id="1903"/>
    </w:p>
    <w:p w14:paraId="5FA2B371" w14:textId="6FF44AE7" w:rsidR="007C78E1" w:rsidRDefault="007C78E1" w:rsidP="007C78E1">
      <w:pPr>
        <w:pStyle w:val="Heading2"/>
      </w:pPr>
      <w:bookmarkStart w:id="1904" w:name="_Toc120214440"/>
      <w:r>
        <w:t>Introduction</w:t>
      </w:r>
      <w:bookmarkEnd w:id="1904"/>
    </w:p>
    <w:p w14:paraId="416C7611" w14:textId="67FB4D88" w:rsidR="006373AF" w:rsidRDefault="006373AF" w:rsidP="006373AF">
      <w:r>
        <w:t>Physical infrastructure features describe the infrastructural facilities of the harbour area. They include floating and dry docks, gridirons, ship lifts, and straddle carriers.</w:t>
      </w:r>
    </w:p>
    <w:p w14:paraId="78FA430A" w14:textId="529E5D3F" w:rsidR="006373AF" w:rsidRDefault="006373AF" w:rsidP="006373AF">
      <w:r>
        <w:t xml:space="preserve">Note that the current model models ship lifts and straddle carriers using the feature </w:t>
      </w:r>
      <w:proofErr w:type="spellStart"/>
      <w:r w:rsidRPr="00D31B47">
        <w:rPr>
          <w:b/>
          <w:bCs/>
        </w:rPr>
        <w:t>HarbourFacility</w:t>
      </w:r>
      <w:proofErr w:type="spellEnd"/>
      <w:r>
        <w:t>, due to GI Registry conceptual limitations on re-use of concepts.</w:t>
      </w:r>
    </w:p>
    <w:p w14:paraId="09EA6826" w14:textId="3150A16B" w:rsidR="007C78E1" w:rsidRDefault="006373AF" w:rsidP="006373AF">
      <w:r>
        <w:t>All infrastructure features in S-131 carry a vertical clearance attribute</w:t>
      </w:r>
      <w:r w:rsidR="00D31B47">
        <w:t xml:space="preserve">, inherited from the abstract type </w:t>
      </w:r>
      <w:proofErr w:type="spellStart"/>
      <w:r w:rsidR="00D31B47" w:rsidRPr="00D31B47">
        <w:rPr>
          <w:b/>
          <w:bCs/>
        </w:rPr>
        <w:t>HarbourPhysicalInfrastructure</w:t>
      </w:r>
      <w:proofErr w:type="spellEnd"/>
      <w:r>
        <w:t>.</w:t>
      </w:r>
      <w:r w:rsidR="00D31B47">
        <w:t xml:space="preserve"> The features are depicted in </w:t>
      </w:r>
      <w:r w:rsidR="00D31B47">
        <w:fldChar w:fldCharType="begin"/>
      </w:r>
      <w:r w:rsidR="00D31B47">
        <w:instrText xml:space="preserve"> REF _Ref113297306 \h </w:instrText>
      </w:r>
      <w:r w:rsidR="00D31B47">
        <w:fldChar w:fldCharType="separate"/>
      </w:r>
      <w:r w:rsidR="00EE3F7C">
        <w:t xml:space="preserve">Figure </w:t>
      </w:r>
      <w:r w:rsidR="00EE3F7C">
        <w:rPr>
          <w:noProof/>
        </w:rPr>
        <w:t>7</w:t>
      </w:r>
      <w:r w:rsidR="00EE3F7C">
        <w:t>.</w:t>
      </w:r>
      <w:r w:rsidR="00EE3F7C">
        <w:rPr>
          <w:noProof/>
        </w:rPr>
        <w:t>1</w:t>
      </w:r>
      <w:r w:rsidR="00D31B47">
        <w:fldChar w:fldCharType="end"/>
      </w:r>
      <w:r w:rsidR="00D31B47">
        <w:t xml:space="preserve"> below. In addition, they inherit the attributes and associations of higher-level supertypes </w:t>
      </w:r>
      <w:proofErr w:type="spellStart"/>
      <w:r w:rsidR="00D31B47" w:rsidRPr="00D31B47">
        <w:rPr>
          <w:b/>
          <w:bCs/>
        </w:rPr>
        <w:t>FeatureType</w:t>
      </w:r>
      <w:proofErr w:type="spellEnd"/>
      <w:r w:rsidR="00D31B47">
        <w:t xml:space="preserve">, </w:t>
      </w:r>
      <w:proofErr w:type="spellStart"/>
      <w:r w:rsidR="00D31B47" w:rsidRPr="00D31B47">
        <w:rPr>
          <w:b/>
          <w:bCs/>
        </w:rPr>
        <w:t>Organi</w:t>
      </w:r>
      <w:ins w:id="1905" w:author="Raphael Malyankar" w:date="2022-11-05T21:55:00Z">
        <w:r w:rsidR="00FF705F">
          <w:rPr>
            <w:b/>
            <w:bCs/>
          </w:rPr>
          <w:t>z</w:t>
        </w:r>
      </w:ins>
      <w:del w:id="1906" w:author="Raphael Malyankar" w:date="2022-11-05T21:55:00Z">
        <w:r w:rsidR="00D31B47" w:rsidRPr="00D31B47" w:rsidDel="00FF705F">
          <w:rPr>
            <w:b/>
            <w:bCs/>
          </w:rPr>
          <w:delText>s</w:delText>
        </w:r>
      </w:del>
      <w:r w:rsidR="00D31B47" w:rsidRPr="00D31B47">
        <w:rPr>
          <w:b/>
          <w:bCs/>
        </w:rPr>
        <w:t>ationContactArea</w:t>
      </w:r>
      <w:proofErr w:type="spellEnd"/>
      <w:r w:rsidR="00D31B47">
        <w:t xml:space="preserve">, and </w:t>
      </w:r>
      <w:proofErr w:type="spellStart"/>
      <w:r w:rsidR="00D31B47" w:rsidRPr="00D31B47">
        <w:rPr>
          <w:b/>
          <w:bCs/>
        </w:rPr>
        <w:t>SupervisedArea</w:t>
      </w:r>
      <w:proofErr w:type="spellEnd"/>
      <w:r w:rsidR="00D31B47">
        <w:t>.</w:t>
      </w:r>
    </w:p>
    <w:p w14:paraId="12171949" w14:textId="77777777" w:rsidR="00D31B47" w:rsidRDefault="00D31B47" w:rsidP="00D31B47">
      <w:pPr>
        <w:keepNext/>
        <w:jc w:val="center"/>
      </w:pPr>
      <w:r>
        <w:rPr>
          <w:noProof/>
        </w:rPr>
        <w:drawing>
          <wp:inline distT="0" distB="0" distL="0" distR="0" wp14:anchorId="440AC4A7" wp14:editId="17B51889">
            <wp:extent cx="5693350" cy="590994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131 Physical Infrastructure.png"/>
                    <pic:cNvPicPr/>
                  </pic:nvPicPr>
                  <pic:blipFill>
                    <a:blip r:embed="rId30">
                      <a:extLst>
                        <a:ext uri="{28A0092B-C50C-407E-A947-70E740481C1C}">
                          <a14:useLocalDpi xmlns:a14="http://schemas.microsoft.com/office/drawing/2010/main" val="0"/>
                        </a:ext>
                      </a:extLst>
                    </a:blip>
                    <a:stretch>
                      <a:fillRect/>
                    </a:stretch>
                  </pic:blipFill>
                  <pic:spPr>
                    <a:xfrm>
                      <a:off x="0" y="0"/>
                      <a:ext cx="5693350" cy="5909945"/>
                    </a:xfrm>
                    <a:prstGeom prst="rect">
                      <a:avLst/>
                    </a:prstGeom>
                  </pic:spPr>
                </pic:pic>
              </a:graphicData>
            </a:graphic>
          </wp:inline>
        </w:drawing>
      </w:r>
    </w:p>
    <w:p w14:paraId="23584F10" w14:textId="4B5E659B" w:rsidR="00D31B47" w:rsidRDefault="00D31B47" w:rsidP="00D31B47">
      <w:pPr>
        <w:pStyle w:val="Caption"/>
        <w:jc w:val="center"/>
      </w:pPr>
      <w:bookmarkStart w:id="1907" w:name="_Ref113297306"/>
      <w:bookmarkStart w:id="1908" w:name="_Ref113297301"/>
      <w:r>
        <w:t xml:space="preserve">Figure </w:t>
      </w:r>
      <w:ins w:id="1909" w:author="Raphael Malyankar" w:date="2022-11-19T23:48:00Z">
        <w:r w:rsidR="00C44C7E">
          <w:fldChar w:fldCharType="begin"/>
        </w:r>
        <w:r w:rsidR="00C44C7E">
          <w:instrText xml:space="preserve"> STYLEREF 1 \s </w:instrText>
        </w:r>
      </w:ins>
      <w:r w:rsidR="00C44C7E">
        <w:fldChar w:fldCharType="separate"/>
      </w:r>
      <w:r w:rsidR="00C44C7E">
        <w:rPr>
          <w:noProof/>
        </w:rPr>
        <w:t>7</w:t>
      </w:r>
      <w:ins w:id="1910" w:author="Raphael Malyankar" w:date="2022-11-19T23:48:00Z">
        <w:r w:rsidR="00C44C7E">
          <w:fldChar w:fldCharType="end"/>
        </w:r>
        <w:r w:rsidR="00C44C7E">
          <w:t>.</w:t>
        </w:r>
        <w:r w:rsidR="00C44C7E">
          <w:fldChar w:fldCharType="begin"/>
        </w:r>
        <w:r w:rsidR="00C44C7E">
          <w:instrText xml:space="preserve"> SEQ Figure \* ARABIC \s 1 </w:instrText>
        </w:r>
      </w:ins>
      <w:r w:rsidR="00C44C7E">
        <w:fldChar w:fldCharType="separate"/>
      </w:r>
      <w:ins w:id="1911" w:author="Raphael Malyankar" w:date="2022-11-19T23:48:00Z">
        <w:r w:rsidR="00C44C7E">
          <w:rPr>
            <w:noProof/>
          </w:rPr>
          <w:t>1</w:t>
        </w:r>
        <w:r w:rsidR="00C44C7E">
          <w:fldChar w:fldCharType="end"/>
        </w:r>
      </w:ins>
      <w:del w:id="1912" w:author="Raphael Malyankar" w:date="2022-11-05T22:06:00Z">
        <w:r w:rsidR="004B7C21" w:rsidDel="00876010">
          <w:fldChar w:fldCharType="begin"/>
        </w:r>
        <w:r w:rsidR="004B7C21" w:rsidDel="00876010">
          <w:delInstrText xml:space="preserve"> STYLEREF 1 \s </w:delInstrText>
        </w:r>
        <w:r w:rsidR="004B7C21" w:rsidDel="00876010">
          <w:fldChar w:fldCharType="separate"/>
        </w:r>
        <w:r w:rsidR="00EE3F7C" w:rsidDel="00876010">
          <w:rPr>
            <w:noProof/>
          </w:rPr>
          <w:delText>7</w:delText>
        </w:r>
        <w:r w:rsidR="004B7C21" w:rsidDel="00876010">
          <w:fldChar w:fldCharType="end"/>
        </w:r>
        <w:r w:rsidR="004B7C21" w:rsidDel="00876010">
          <w:delText>.</w:delText>
        </w:r>
        <w:r w:rsidR="004B7C21" w:rsidDel="00876010">
          <w:fldChar w:fldCharType="begin"/>
        </w:r>
        <w:r w:rsidR="004B7C21" w:rsidDel="00876010">
          <w:delInstrText xml:space="preserve"> SEQ Figure \* ARABIC \s 1 </w:delInstrText>
        </w:r>
        <w:r w:rsidR="004B7C21" w:rsidDel="00876010">
          <w:fldChar w:fldCharType="separate"/>
        </w:r>
        <w:r w:rsidR="00EE3F7C" w:rsidDel="00876010">
          <w:rPr>
            <w:noProof/>
          </w:rPr>
          <w:delText>1</w:delText>
        </w:r>
        <w:r w:rsidR="004B7C21" w:rsidDel="00876010">
          <w:fldChar w:fldCharType="end"/>
        </w:r>
      </w:del>
      <w:bookmarkEnd w:id="1907"/>
      <w:r>
        <w:t xml:space="preserve"> - Physical infrastructure features</w:t>
      </w:r>
      <w:bookmarkEnd w:id="1908"/>
    </w:p>
    <w:p w14:paraId="4CA27CEA" w14:textId="77777777" w:rsidR="006373AF" w:rsidRPr="007C78E1" w:rsidRDefault="006373AF" w:rsidP="006373AF"/>
    <w:p w14:paraId="6667183A" w14:textId="77777777" w:rsidR="005A023F" w:rsidRDefault="005A023F" w:rsidP="00716062">
      <w:pPr>
        <w:pStyle w:val="Heading2"/>
      </w:pPr>
      <w:bookmarkStart w:id="1913" w:name="_Ref113290368"/>
      <w:bookmarkStart w:id="1914" w:name="_Toc120214441"/>
      <w:r w:rsidRPr="00240940">
        <w:lastRenderedPageBreak/>
        <w:t>Dry Dock</w:t>
      </w:r>
      <w:bookmarkEnd w:id="1913"/>
      <w:bookmarkEnd w:id="19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1"/>
        <w:gridCol w:w="1136"/>
        <w:gridCol w:w="214"/>
        <w:gridCol w:w="533"/>
        <w:gridCol w:w="669"/>
        <w:gridCol w:w="831"/>
        <w:gridCol w:w="418"/>
        <w:gridCol w:w="332"/>
        <w:gridCol w:w="296"/>
        <w:gridCol w:w="1206"/>
        <w:gridCol w:w="171"/>
        <w:gridCol w:w="581"/>
        <w:gridCol w:w="876"/>
        <w:gridCol w:w="632"/>
      </w:tblGrid>
      <w:tr w:rsidR="005A023F" w:rsidRPr="00240940" w14:paraId="14812445" w14:textId="77777777" w:rsidTr="00B131AF">
        <w:tc>
          <w:tcPr>
            <w:tcW w:w="5000" w:type="pct"/>
            <w:gridSpan w:val="14"/>
            <w:shd w:val="clear" w:color="auto" w:fill="auto"/>
          </w:tcPr>
          <w:p w14:paraId="1C195FE9" w14:textId="77777777" w:rsidR="005A023F" w:rsidRPr="00240940" w:rsidRDefault="005A023F" w:rsidP="00B131AF">
            <w:pPr>
              <w:spacing w:before="120" w:after="120"/>
              <w:rPr>
                <w:rFonts w:cs="Arial"/>
              </w:rPr>
            </w:pPr>
            <w:r w:rsidRPr="00240940">
              <w:rPr>
                <w:rFonts w:cs="Arial"/>
                <w:u w:val="single"/>
              </w:rPr>
              <w:t>IHO Definition:</w:t>
            </w:r>
            <w:r>
              <w:rPr>
                <w:rFonts w:cs="Arial"/>
              </w:rPr>
              <w:t xml:space="preserve"> An artificial basin fitted with a gate or caisson, into which vessels can be floated and the water pumped out to expose the vessel's bottom. Also called graving dock.</w:t>
            </w:r>
          </w:p>
        </w:tc>
      </w:tr>
      <w:tr w:rsidR="005A023F" w:rsidRPr="00240940" w14:paraId="2D59D09F" w14:textId="77777777" w:rsidTr="00B131AF">
        <w:tc>
          <w:tcPr>
            <w:tcW w:w="5000" w:type="pct"/>
            <w:gridSpan w:val="14"/>
            <w:shd w:val="clear" w:color="auto" w:fill="auto"/>
          </w:tcPr>
          <w:p w14:paraId="39592E81" w14:textId="77777777" w:rsidR="005A023F" w:rsidRPr="00240940" w:rsidRDefault="005A023F" w:rsidP="00B131AF">
            <w:pPr>
              <w:spacing w:before="120" w:after="120"/>
              <w:rPr>
                <w:rFonts w:cs="Arial"/>
                <w:b/>
              </w:rPr>
            </w:pPr>
            <w:r w:rsidRPr="00240940">
              <w:rPr>
                <w:rFonts w:cs="Arial"/>
                <w:b/>
                <w:u w:val="single"/>
              </w:rPr>
              <w:t>S-10x Geo Feature:</w:t>
            </w:r>
            <w:r>
              <w:rPr>
                <w:rFonts w:cs="Arial"/>
                <w:b/>
              </w:rPr>
              <w:t xml:space="preserve"> Dry Dock (DRYDOC, Graving Dock)</w:t>
            </w:r>
          </w:p>
        </w:tc>
      </w:tr>
      <w:tr w:rsidR="005A023F" w:rsidRPr="00240940" w14:paraId="03D72782" w14:textId="77777777" w:rsidTr="00B131AF">
        <w:tc>
          <w:tcPr>
            <w:tcW w:w="5000" w:type="pct"/>
            <w:gridSpan w:val="14"/>
            <w:shd w:val="clear" w:color="auto" w:fill="auto"/>
          </w:tcPr>
          <w:p w14:paraId="69A541B8" w14:textId="20E3119D" w:rsidR="005A023F" w:rsidRPr="00240940" w:rsidRDefault="005A023F" w:rsidP="00B131AF">
            <w:pPr>
              <w:spacing w:before="120" w:after="120"/>
              <w:rPr>
                <w:rFonts w:cs="Arial"/>
                <w:b/>
              </w:rPr>
            </w:pPr>
            <w:r w:rsidRPr="00240940">
              <w:rPr>
                <w:rFonts w:cs="Arial"/>
                <w:b/>
                <w:u w:val="single"/>
              </w:rPr>
              <w:t>Super Type:</w:t>
            </w:r>
            <w:r>
              <w:rPr>
                <w:rFonts w:cs="Arial"/>
                <w:b/>
              </w:rPr>
              <w:t xml:space="preserve"> </w:t>
            </w:r>
            <w:proofErr w:type="spellStart"/>
            <w:r>
              <w:rPr>
                <w:rFonts w:cs="Arial"/>
                <w:b/>
              </w:rPr>
              <w:t>HarbourPhysicalInfrastructure</w:t>
            </w:r>
            <w:proofErr w:type="spellEnd"/>
            <w:r w:rsidR="000E0AAE">
              <w:rPr>
                <w:rFonts w:cs="Arial"/>
                <w:b/>
              </w:rPr>
              <w:t xml:space="preserve"> (</w:t>
            </w:r>
            <w:r w:rsidR="000E0AAE">
              <w:rPr>
                <w:rFonts w:cs="Arial"/>
                <w:b/>
              </w:rPr>
              <w:fldChar w:fldCharType="begin"/>
            </w:r>
            <w:r w:rsidR="000E0AAE">
              <w:rPr>
                <w:rFonts w:cs="Arial"/>
                <w:b/>
              </w:rPr>
              <w:instrText xml:space="preserve"> REF _Ref113290762 \r \h </w:instrText>
            </w:r>
            <w:r w:rsidR="000E0AAE">
              <w:rPr>
                <w:rFonts w:cs="Arial"/>
                <w:b/>
              </w:rPr>
            </w:r>
            <w:r w:rsidR="000E0AAE">
              <w:rPr>
                <w:rFonts w:cs="Arial"/>
                <w:b/>
              </w:rPr>
              <w:fldChar w:fldCharType="separate"/>
            </w:r>
            <w:r w:rsidR="00EE3F7C">
              <w:rPr>
                <w:rFonts w:cs="Arial"/>
                <w:b/>
              </w:rPr>
              <w:t>5.5</w:t>
            </w:r>
            <w:r w:rsidR="000E0AAE">
              <w:rPr>
                <w:rFonts w:cs="Arial"/>
                <w:b/>
              </w:rPr>
              <w:fldChar w:fldCharType="end"/>
            </w:r>
            <w:r w:rsidR="000E0AAE">
              <w:rPr>
                <w:rFonts w:cs="Arial"/>
                <w:b/>
              </w:rPr>
              <w:t>)</w:t>
            </w:r>
          </w:p>
        </w:tc>
      </w:tr>
      <w:tr w:rsidR="005A023F" w:rsidRPr="00240940" w14:paraId="31DAFAC3" w14:textId="77777777" w:rsidTr="00B131AF">
        <w:tc>
          <w:tcPr>
            <w:tcW w:w="5000" w:type="pct"/>
            <w:gridSpan w:val="14"/>
            <w:shd w:val="clear" w:color="auto" w:fill="auto"/>
          </w:tcPr>
          <w:p w14:paraId="70135CC6" w14:textId="77777777" w:rsidR="005A023F" w:rsidRPr="00240940" w:rsidRDefault="005A023F" w:rsidP="00B131AF">
            <w:pPr>
              <w:spacing w:before="120" w:after="120"/>
              <w:rPr>
                <w:rFonts w:cs="Arial"/>
                <w:b/>
              </w:rPr>
            </w:pPr>
            <w:r w:rsidRPr="00240940">
              <w:rPr>
                <w:rFonts w:cs="Arial"/>
                <w:b/>
                <w:u w:val="single"/>
              </w:rPr>
              <w:t>Primitives:</w:t>
            </w:r>
            <w:r>
              <w:rPr>
                <w:rFonts w:cs="Arial"/>
                <w:b/>
              </w:rPr>
              <w:t xml:space="preserve"> point, surface</w:t>
            </w:r>
          </w:p>
        </w:tc>
      </w:tr>
      <w:tr w:rsidR="005A023F" w:rsidRPr="00240940" w14:paraId="1B6F9C7F" w14:textId="77777777" w:rsidTr="00B131AF">
        <w:tc>
          <w:tcPr>
            <w:tcW w:w="1249" w:type="pct"/>
            <w:gridSpan w:val="2"/>
            <w:shd w:val="clear" w:color="auto" w:fill="auto"/>
          </w:tcPr>
          <w:p w14:paraId="38D2D4CB" w14:textId="77777777" w:rsidR="005A023F" w:rsidRDefault="005A023F" w:rsidP="00B131AF">
            <w:pPr>
              <w:spacing w:before="120"/>
              <w:rPr>
                <w:rFonts w:cs="Arial"/>
                <w:i/>
                <w:color w:val="0000FF"/>
                <w:sz w:val="18"/>
              </w:rPr>
            </w:pPr>
            <w:r w:rsidRPr="00240940">
              <w:rPr>
                <w:rFonts w:cs="Arial"/>
                <w:i/>
                <w:color w:val="0000FF"/>
                <w:sz w:val="18"/>
              </w:rPr>
              <w:t>Real World</w:t>
            </w:r>
          </w:p>
          <w:p w14:paraId="0B3A544E" w14:textId="77777777" w:rsidR="005A023F" w:rsidRPr="00240940" w:rsidRDefault="005A023F" w:rsidP="00B131AF">
            <w:pPr>
              <w:spacing w:before="120"/>
              <w:rPr>
                <w:rFonts w:cs="Arial"/>
                <w:i/>
                <w:color w:val="0000FF"/>
                <w:sz w:val="18"/>
              </w:rPr>
            </w:pPr>
          </w:p>
        </w:tc>
        <w:tc>
          <w:tcPr>
            <w:tcW w:w="1667" w:type="pct"/>
            <w:gridSpan w:val="6"/>
            <w:shd w:val="clear" w:color="auto" w:fill="auto"/>
          </w:tcPr>
          <w:p w14:paraId="57C0DEAB" w14:textId="77777777" w:rsidR="005A023F" w:rsidRDefault="005A023F" w:rsidP="00B131AF">
            <w:pPr>
              <w:spacing w:before="120"/>
              <w:rPr>
                <w:rFonts w:cs="Arial"/>
                <w:i/>
                <w:color w:val="0000FF"/>
                <w:sz w:val="18"/>
              </w:rPr>
            </w:pPr>
            <w:r w:rsidRPr="00240940">
              <w:rPr>
                <w:rFonts w:cs="Arial"/>
                <w:i/>
                <w:color w:val="0000FF"/>
                <w:sz w:val="18"/>
              </w:rPr>
              <w:t>Paper Chart Symbol</w:t>
            </w:r>
          </w:p>
          <w:p w14:paraId="1D2B3804" w14:textId="77777777" w:rsidR="005A023F" w:rsidRPr="00240940" w:rsidRDefault="005A023F" w:rsidP="00B131AF">
            <w:pPr>
              <w:spacing w:before="120"/>
              <w:rPr>
                <w:rFonts w:cs="Arial"/>
                <w:i/>
                <w:color w:val="0000FF"/>
                <w:sz w:val="18"/>
              </w:rPr>
            </w:pPr>
          </w:p>
        </w:tc>
        <w:tc>
          <w:tcPr>
            <w:tcW w:w="2084" w:type="pct"/>
            <w:gridSpan w:val="6"/>
            <w:shd w:val="clear" w:color="auto" w:fill="auto"/>
          </w:tcPr>
          <w:p w14:paraId="1E10A887" w14:textId="77777777" w:rsidR="005A023F" w:rsidRDefault="005A023F" w:rsidP="00B131AF">
            <w:pPr>
              <w:spacing w:before="120"/>
              <w:rPr>
                <w:rFonts w:cs="Arial"/>
                <w:i/>
                <w:color w:val="0000FF"/>
                <w:sz w:val="18"/>
              </w:rPr>
            </w:pPr>
            <w:r w:rsidRPr="00240940">
              <w:rPr>
                <w:rFonts w:cs="Arial"/>
                <w:i/>
                <w:color w:val="0000FF"/>
                <w:sz w:val="18"/>
              </w:rPr>
              <w:t>ECDIS Symbol</w:t>
            </w:r>
          </w:p>
          <w:p w14:paraId="001E09EE" w14:textId="77777777" w:rsidR="005A023F" w:rsidRPr="00240940" w:rsidRDefault="005A023F" w:rsidP="00B131AF">
            <w:pPr>
              <w:spacing w:before="120"/>
              <w:rPr>
                <w:rFonts w:cs="Arial"/>
                <w:i/>
                <w:color w:val="0000FF"/>
                <w:sz w:val="18"/>
              </w:rPr>
            </w:pPr>
          </w:p>
        </w:tc>
      </w:tr>
      <w:tr w:rsidR="005A023F" w:rsidRPr="00240940" w14:paraId="162F275C" w14:textId="77777777" w:rsidTr="00B131AF">
        <w:tc>
          <w:tcPr>
            <w:tcW w:w="1665" w:type="pct"/>
            <w:gridSpan w:val="4"/>
            <w:shd w:val="clear" w:color="auto" w:fill="auto"/>
          </w:tcPr>
          <w:p w14:paraId="23D36DFC" w14:textId="77777777" w:rsidR="005A023F" w:rsidRPr="00240940" w:rsidRDefault="005A023F" w:rsidP="00B131AF">
            <w:pPr>
              <w:spacing w:before="120" w:after="120"/>
              <w:rPr>
                <w:rFonts w:cs="Arial"/>
                <w:b/>
              </w:rPr>
            </w:pPr>
            <w:r w:rsidRPr="00240940">
              <w:rPr>
                <w:rFonts w:cs="Arial"/>
                <w:b/>
              </w:rPr>
              <w:t>S-10x Attribute</w:t>
            </w:r>
          </w:p>
        </w:tc>
        <w:tc>
          <w:tcPr>
            <w:tcW w:w="834" w:type="pct"/>
            <w:gridSpan w:val="2"/>
            <w:shd w:val="clear" w:color="auto" w:fill="auto"/>
          </w:tcPr>
          <w:p w14:paraId="012F271B" w14:textId="77777777" w:rsidR="005A023F" w:rsidRPr="00240940" w:rsidRDefault="005A023F" w:rsidP="00B131AF">
            <w:pPr>
              <w:spacing w:before="120" w:after="120"/>
              <w:rPr>
                <w:rFonts w:cs="Arial"/>
                <w:b/>
              </w:rPr>
            </w:pPr>
            <w:r w:rsidRPr="00240940">
              <w:rPr>
                <w:rFonts w:cs="Arial"/>
                <w:b/>
              </w:rPr>
              <w:t>S-57  Acronym</w:t>
            </w:r>
          </w:p>
        </w:tc>
        <w:tc>
          <w:tcPr>
            <w:tcW w:w="1250" w:type="pct"/>
            <w:gridSpan w:val="4"/>
            <w:shd w:val="clear" w:color="auto" w:fill="auto"/>
          </w:tcPr>
          <w:p w14:paraId="08FBE006" w14:textId="77777777" w:rsidR="005A023F" w:rsidRPr="00240940" w:rsidRDefault="005A023F" w:rsidP="00B131AF">
            <w:pPr>
              <w:spacing w:before="120" w:after="120"/>
              <w:rPr>
                <w:rFonts w:cs="Arial"/>
                <w:b/>
              </w:rPr>
            </w:pPr>
            <w:r w:rsidRPr="00240940">
              <w:rPr>
                <w:rFonts w:cs="Arial"/>
                <w:b/>
              </w:rPr>
              <w:t>Allowable Encoding Value</w:t>
            </w:r>
          </w:p>
        </w:tc>
        <w:tc>
          <w:tcPr>
            <w:tcW w:w="417" w:type="pct"/>
            <w:gridSpan w:val="2"/>
            <w:shd w:val="clear" w:color="auto" w:fill="auto"/>
          </w:tcPr>
          <w:p w14:paraId="41CDF5E9" w14:textId="77777777" w:rsidR="005A023F" w:rsidRPr="00240940" w:rsidRDefault="005A023F" w:rsidP="00B131AF">
            <w:pPr>
              <w:spacing w:before="120" w:after="120"/>
              <w:rPr>
                <w:rFonts w:cs="Arial"/>
                <w:b/>
              </w:rPr>
            </w:pPr>
            <w:r w:rsidRPr="00240940">
              <w:rPr>
                <w:rFonts w:cs="Arial"/>
                <w:b/>
              </w:rPr>
              <w:t>Type</w:t>
            </w:r>
          </w:p>
        </w:tc>
        <w:tc>
          <w:tcPr>
            <w:tcW w:w="834" w:type="pct"/>
            <w:gridSpan w:val="2"/>
            <w:shd w:val="clear" w:color="auto" w:fill="auto"/>
          </w:tcPr>
          <w:p w14:paraId="155FC5AC" w14:textId="77777777" w:rsidR="005A023F" w:rsidRPr="00240940" w:rsidRDefault="005A023F" w:rsidP="00B131AF">
            <w:pPr>
              <w:spacing w:before="120" w:after="120"/>
              <w:rPr>
                <w:rFonts w:cs="Arial"/>
                <w:b/>
              </w:rPr>
            </w:pPr>
            <w:r w:rsidRPr="00240940">
              <w:rPr>
                <w:rFonts w:cs="Arial"/>
                <w:b/>
              </w:rPr>
              <w:t>Multiplicity</w:t>
            </w:r>
          </w:p>
        </w:tc>
      </w:tr>
      <w:tr w:rsidR="005A023F" w:rsidRPr="00240940" w14:paraId="00DF348E" w14:textId="77777777" w:rsidTr="00B131AF">
        <w:tc>
          <w:tcPr>
            <w:tcW w:w="1665" w:type="pct"/>
            <w:gridSpan w:val="4"/>
            <w:shd w:val="clear" w:color="auto" w:fill="auto"/>
          </w:tcPr>
          <w:p w14:paraId="2A05C007" w14:textId="77777777" w:rsidR="005A023F" w:rsidRPr="00240940" w:rsidRDefault="005A023F" w:rsidP="00B131AF">
            <w:pPr>
              <w:spacing w:before="120" w:after="120"/>
              <w:rPr>
                <w:rFonts w:cs="Arial"/>
                <w:sz w:val="18"/>
              </w:rPr>
            </w:pPr>
            <w:r>
              <w:rPr>
                <w:rFonts w:cs="Arial"/>
                <w:sz w:val="18"/>
              </w:rPr>
              <w:t>Sill Depth</w:t>
            </w:r>
          </w:p>
        </w:tc>
        <w:tc>
          <w:tcPr>
            <w:tcW w:w="834" w:type="pct"/>
            <w:gridSpan w:val="2"/>
            <w:shd w:val="clear" w:color="auto" w:fill="auto"/>
          </w:tcPr>
          <w:p w14:paraId="39A48A96" w14:textId="77777777" w:rsidR="005A023F" w:rsidRPr="00240940" w:rsidRDefault="005A023F" w:rsidP="00B131AF">
            <w:pPr>
              <w:spacing w:before="120" w:after="120"/>
              <w:rPr>
                <w:rFonts w:cs="Arial"/>
                <w:sz w:val="18"/>
              </w:rPr>
            </w:pPr>
          </w:p>
        </w:tc>
        <w:tc>
          <w:tcPr>
            <w:tcW w:w="1250" w:type="pct"/>
            <w:gridSpan w:val="4"/>
            <w:shd w:val="clear" w:color="auto" w:fill="auto"/>
          </w:tcPr>
          <w:p w14:paraId="78655F40" w14:textId="77777777" w:rsidR="005A023F" w:rsidRPr="00240940" w:rsidRDefault="005A023F" w:rsidP="00B131AF">
            <w:pPr>
              <w:spacing w:before="120" w:after="120"/>
              <w:rPr>
                <w:rFonts w:cs="Arial"/>
                <w:sz w:val="18"/>
              </w:rPr>
            </w:pPr>
          </w:p>
        </w:tc>
        <w:tc>
          <w:tcPr>
            <w:tcW w:w="417" w:type="pct"/>
            <w:gridSpan w:val="2"/>
            <w:shd w:val="clear" w:color="auto" w:fill="auto"/>
          </w:tcPr>
          <w:p w14:paraId="64041462" w14:textId="77777777" w:rsidR="005A023F" w:rsidRPr="00240940" w:rsidRDefault="005A023F" w:rsidP="00B131AF">
            <w:pPr>
              <w:spacing w:before="120" w:after="120"/>
              <w:rPr>
                <w:rFonts w:cs="Arial"/>
                <w:sz w:val="18"/>
              </w:rPr>
            </w:pPr>
            <w:r>
              <w:rPr>
                <w:rFonts w:cs="Arial"/>
                <w:sz w:val="18"/>
              </w:rPr>
              <w:t>RE</w:t>
            </w:r>
          </w:p>
        </w:tc>
        <w:tc>
          <w:tcPr>
            <w:tcW w:w="834" w:type="pct"/>
            <w:gridSpan w:val="2"/>
            <w:shd w:val="clear" w:color="auto" w:fill="auto"/>
          </w:tcPr>
          <w:p w14:paraId="0B8ED071" w14:textId="77777777" w:rsidR="005A023F" w:rsidRPr="00240940" w:rsidRDefault="005A023F" w:rsidP="00B131AF">
            <w:pPr>
              <w:spacing w:before="120" w:after="120"/>
              <w:rPr>
                <w:rFonts w:cs="Arial"/>
                <w:sz w:val="18"/>
              </w:rPr>
            </w:pPr>
            <w:r>
              <w:rPr>
                <w:rFonts w:cs="Arial"/>
                <w:sz w:val="18"/>
              </w:rPr>
              <w:t>0, 1</w:t>
            </w:r>
          </w:p>
        </w:tc>
      </w:tr>
      <w:tr w:rsidR="005A023F" w:rsidRPr="00240940" w14:paraId="551583A5" w14:textId="77777777" w:rsidTr="00B131AF">
        <w:tc>
          <w:tcPr>
            <w:tcW w:w="5000" w:type="pct"/>
            <w:gridSpan w:val="14"/>
            <w:shd w:val="clear" w:color="auto" w:fill="auto"/>
          </w:tcPr>
          <w:p w14:paraId="0DEFD33A" w14:textId="65968D8E" w:rsidR="005A023F" w:rsidRDefault="005A023F" w:rsidP="00B131AF">
            <w:pPr>
              <w:spacing w:before="120" w:after="120"/>
              <w:rPr>
                <w:rFonts w:cs="Arial"/>
              </w:rPr>
            </w:pPr>
            <w:r w:rsidRPr="00240940">
              <w:rPr>
                <w:rFonts w:cs="Arial"/>
                <w:u w:val="single"/>
              </w:rPr>
              <w:t>INT 1 Reference:</w:t>
            </w:r>
            <w:r w:rsidR="000B28A1">
              <w:rPr>
                <w:rFonts w:cs="Arial"/>
                <w:u w:val="single"/>
              </w:rPr>
              <w:t xml:space="preserve"> --</w:t>
            </w:r>
          </w:p>
          <w:p w14:paraId="44870EEB" w14:textId="33D87FBF" w:rsidR="005A023F" w:rsidRDefault="002F0F95" w:rsidP="002F0F95">
            <w:pPr>
              <w:pStyle w:val="Heading3"/>
            </w:pPr>
            <w:bookmarkStart w:id="1915" w:name="_Toc120214442"/>
            <w:r>
              <w:t>General</w:t>
            </w:r>
            <w:bookmarkEnd w:id="1915"/>
          </w:p>
          <w:p w14:paraId="13A9A452" w14:textId="39E7334A" w:rsidR="002F0F95" w:rsidRDefault="008A4BC5" w:rsidP="00B131AF">
            <w:pPr>
              <w:spacing w:before="120" w:after="120"/>
              <w:rPr>
                <w:rFonts w:cs="Arial"/>
              </w:rPr>
            </w:pPr>
            <w:r w:rsidRPr="008A4BC5">
              <w:rPr>
                <w:rFonts w:cs="Arial"/>
              </w:rPr>
              <w:t>A dry dock (or graving dock) is an artificial basin into which a ship can be floated for cleaning and repairs. The</w:t>
            </w:r>
            <w:r>
              <w:rPr>
                <w:rFonts w:cs="Arial"/>
              </w:rPr>
              <w:t xml:space="preserve"> </w:t>
            </w:r>
            <w:r w:rsidRPr="008A4BC5">
              <w:rPr>
                <w:rFonts w:cs="Arial"/>
              </w:rPr>
              <w:t>entrance can be closed by gate or caisson and the water pumped out to expose the vessel’s bottom</w:t>
            </w:r>
            <w:r>
              <w:rPr>
                <w:rFonts w:cs="Arial"/>
              </w:rPr>
              <w:t>.</w:t>
            </w:r>
          </w:p>
          <w:p w14:paraId="75A78342" w14:textId="7354AEEC" w:rsidR="008A4BC5" w:rsidRDefault="008A4BC5" w:rsidP="008A4BC5">
            <w:pPr>
              <w:spacing w:before="120" w:after="120"/>
              <w:rPr>
                <w:rFonts w:cs="Arial"/>
              </w:rPr>
            </w:pPr>
            <w:r>
              <w:rPr>
                <w:rFonts w:cs="Arial"/>
              </w:rPr>
              <w:t>In S-101, a</w:t>
            </w:r>
            <w:r w:rsidRPr="008A4BC5">
              <w:rPr>
                <w:rFonts w:cs="Arial"/>
              </w:rPr>
              <w:t xml:space="preserve"> dry dock must also be covered by </w:t>
            </w:r>
            <w:r>
              <w:rPr>
                <w:rFonts w:cs="Arial"/>
              </w:rPr>
              <w:t>the S-101</w:t>
            </w:r>
            <w:r w:rsidRPr="008A4BC5">
              <w:rPr>
                <w:rFonts w:cs="Arial"/>
              </w:rPr>
              <w:t xml:space="preserve"> </w:t>
            </w:r>
            <w:proofErr w:type="spellStart"/>
            <w:r w:rsidRPr="008A4BC5">
              <w:rPr>
                <w:rFonts w:cs="Arial"/>
              </w:rPr>
              <w:t>LandArea</w:t>
            </w:r>
            <w:proofErr w:type="spellEnd"/>
            <w:r w:rsidRPr="008A4BC5">
              <w:rPr>
                <w:rFonts w:cs="Arial"/>
              </w:rPr>
              <w:t xml:space="preserve"> feature. </w:t>
            </w:r>
            <w:del w:id="1916" w:author="Raphael Malyankar" w:date="2023-01-10T13:33:00Z">
              <w:r w:rsidRPr="008A4BC5" w:rsidDel="00F32F6F">
                <w:rPr>
                  <w:rFonts w:cs="Arial"/>
                </w:rPr>
                <w:delText xml:space="preserve">  </w:delText>
              </w:r>
            </w:del>
            <w:r w:rsidRPr="008A4BC5">
              <w:rPr>
                <w:rFonts w:cs="Arial"/>
              </w:rPr>
              <w:t xml:space="preserve">The boundary of a dry dock </w:t>
            </w:r>
            <w:r>
              <w:rPr>
                <w:rFonts w:cs="Arial"/>
              </w:rPr>
              <w:t>is</w:t>
            </w:r>
            <w:r w:rsidRPr="008A4BC5">
              <w:rPr>
                <w:rFonts w:cs="Arial"/>
              </w:rPr>
              <w:t xml:space="preserve"> not encoded as a separate Coastline or Shoreline Construction</w:t>
            </w:r>
            <w:r>
              <w:rPr>
                <w:rFonts w:cs="Arial"/>
              </w:rPr>
              <w:t xml:space="preserve"> feature</w:t>
            </w:r>
            <w:r w:rsidRPr="008A4BC5">
              <w:rPr>
                <w:rFonts w:cs="Arial"/>
              </w:rPr>
              <w:t>, except for the gate feature (Gate), which may be encoded.</w:t>
            </w:r>
          </w:p>
          <w:p w14:paraId="62F359EB" w14:textId="65FE84B1" w:rsidR="008A4BC5" w:rsidRDefault="008A4BC5" w:rsidP="008A4BC5">
            <w:pPr>
              <w:spacing w:before="120" w:after="120"/>
              <w:rPr>
                <w:rFonts w:cs="Arial"/>
              </w:rPr>
            </w:pPr>
            <w:r>
              <w:rPr>
                <w:rFonts w:cs="Arial"/>
              </w:rPr>
              <w:t xml:space="preserve">S-131 dry docks may therefore be superimposed on ENC </w:t>
            </w:r>
            <w:proofErr w:type="spellStart"/>
            <w:r>
              <w:rPr>
                <w:rFonts w:cs="Arial"/>
              </w:rPr>
              <w:t>LandArea</w:t>
            </w:r>
            <w:proofErr w:type="spellEnd"/>
            <w:r>
              <w:rPr>
                <w:rFonts w:cs="Arial"/>
              </w:rPr>
              <w:t xml:space="preserve"> features. The Gate boundary in the underlying S-101 ENC should </w:t>
            </w:r>
            <w:r w:rsidR="0064447A">
              <w:rPr>
                <w:rFonts w:cs="Arial"/>
              </w:rPr>
              <w:t>be included in</w:t>
            </w:r>
            <w:r>
              <w:rPr>
                <w:rFonts w:cs="Arial"/>
              </w:rPr>
              <w:t xml:space="preserve"> the </w:t>
            </w:r>
            <w:r w:rsidR="0064447A">
              <w:rPr>
                <w:rFonts w:cs="Arial"/>
              </w:rPr>
              <w:t xml:space="preserve">surface </w:t>
            </w:r>
            <w:r>
              <w:rPr>
                <w:rFonts w:cs="Arial"/>
              </w:rPr>
              <w:t xml:space="preserve">spatial primitive of the S-131 </w:t>
            </w:r>
            <w:proofErr w:type="spellStart"/>
            <w:r w:rsidRPr="008A4BC5">
              <w:rPr>
                <w:rFonts w:cs="Arial"/>
                <w:b/>
                <w:bCs/>
              </w:rPr>
              <w:t>DockArea</w:t>
            </w:r>
            <w:proofErr w:type="spellEnd"/>
            <w:r>
              <w:rPr>
                <w:rFonts w:cs="Arial"/>
              </w:rPr>
              <w:t>.</w:t>
            </w:r>
          </w:p>
          <w:p w14:paraId="0C543137" w14:textId="77777777" w:rsidR="005A023F" w:rsidRDefault="005A023F" w:rsidP="00B131AF">
            <w:pPr>
              <w:spacing w:before="120" w:after="120"/>
              <w:rPr>
                <w:rFonts w:cs="Arial"/>
              </w:rPr>
            </w:pPr>
            <w:r w:rsidRPr="00240940">
              <w:rPr>
                <w:rFonts w:cs="Arial"/>
                <w:u w:val="single"/>
              </w:rPr>
              <w:t>Remarks:</w:t>
            </w:r>
          </w:p>
          <w:p w14:paraId="14F0D310" w14:textId="77777777" w:rsidR="005A023F" w:rsidRDefault="005A023F" w:rsidP="00B131AF">
            <w:pPr>
              <w:spacing w:before="120" w:after="120"/>
              <w:rPr>
                <w:rFonts w:cs="Arial"/>
              </w:rPr>
            </w:pPr>
          </w:p>
          <w:p w14:paraId="75DDDC9C" w14:textId="6D5C836F" w:rsidR="005A023F" w:rsidRDefault="005A023F" w:rsidP="00B131AF">
            <w:pPr>
              <w:spacing w:before="120" w:after="120"/>
              <w:rPr>
                <w:rFonts w:cs="Arial"/>
              </w:rPr>
            </w:pPr>
            <w:r w:rsidRPr="00240940">
              <w:rPr>
                <w:rFonts w:cs="Arial"/>
                <w:u w:val="single"/>
              </w:rPr>
              <w:t>Distinction:</w:t>
            </w:r>
            <w:r w:rsidR="008A4BC5" w:rsidRPr="008A4BC5">
              <w:rPr>
                <w:rFonts w:cs="Arial"/>
              </w:rPr>
              <w:t xml:space="preserve"> </w:t>
            </w:r>
            <w:proofErr w:type="spellStart"/>
            <w:r w:rsidR="008A4BC5" w:rsidRPr="008A4BC5">
              <w:rPr>
                <w:rFonts w:cs="Arial"/>
              </w:rPr>
              <w:t>DockArea</w:t>
            </w:r>
            <w:proofErr w:type="spellEnd"/>
            <w:r w:rsidR="00CE5E0E">
              <w:rPr>
                <w:rFonts w:cs="Arial"/>
              </w:rPr>
              <w:t xml:space="preserve">; </w:t>
            </w:r>
            <w:proofErr w:type="spellStart"/>
            <w:r w:rsidR="00CE5E0E">
              <w:rPr>
                <w:rFonts w:cs="Arial"/>
              </w:rPr>
              <w:t>FloatingDock</w:t>
            </w:r>
            <w:proofErr w:type="spellEnd"/>
          </w:p>
          <w:p w14:paraId="5B6537AB" w14:textId="77777777" w:rsidR="005A023F" w:rsidRPr="00240940" w:rsidRDefault="005A023F" w:rsidP="00B131AF">
            <w:pPr>
              <w:spacing w:before="120" w:after="120"/>
              <w:rPr>
                <w:rFonts w:cs="Arial"/>
              </w:rPr>
            </w:pPr>
          </w:p>
        </w:tc>
      </w:tr>
      <w:tr w:rsidR="005A023F" w:rsidRPr="00240940" w14:paraId="38281C26" w14:textId="77777777" w:rsidTr="00B131AF">
        <w:tc>
          <w:tcPr>
            <w:tcW w:w="5000" w:type="pct"/>
            <w:gridSpan w:val="14"/>
            <w:shd w:val="clear" w:color="auto" w:fill="auto"/>
          </w:tcPr>
          <w:p w14:paraId="7A7A1297" w14:textId="77777777" w:rsidR="005A023F" w:rsidRPr="00240940" w:rsidRDefault="005A023F" w:rsidP="00B131AF">
            <w:pPr>
              <w:spacing w:before="120" w:after="120"/>
              <w:rPr>
                <w:rFonts w:cs="Arial"/>
                <w:b/>
                <w:u w:val="single"/>
              </w:rPr>
            </w:pPr>
            <w:r w:rsidRPr="00240940">
              <w:rPr>
                <w:rFonts w:cs="Arial"/>
                <w:b/>
                <w:u w:val="single"/>
              </w:rPr>
              <w:t>Feature/Information associations</w:t>
            </w:r>
          </w:p>
        </w:tc>
      </w:tr>
      <w:tr w:rsidR="005A023F" w:rsidRPr="00240940" w14:paraId="4CD0D441" w14:textId="77777777" w:rsidTr="00CE5E0E">
        <w:tc>
          <w:tcPr>
            <w:tcW w:w="619" w:type="pct"/>
            <w:vMerge w:val="restart"/>
            <w:shd w:val="clear" w:color="auto" w:fill="auto"/>
          </w:tcPr>
          <w:p w14:paraId="75CCA9DB" w14:textId="77777777" w:rsidR="005A023F" w:rsidRPr="00240940" w:rsidRDefault="005A023F" w:rsidP="00B131AF">
            <w:pPr>
              <w:spacing w:before="120" w:after="120"/>
              <w:rPr>
                <w:rFonts w:cs="Arial"/>
                <w:b/>
              </w:rPr>
            </w:pPr>
            <w:r w:rsidRPr="00240940">
              <w:rPr>
                <w:rFonts w:cs="Arial"/>
                <w:b/>
              </w:rPr>
              <w:t>Type</w:t>
            </w:r>
          </w:p>
        </w:tc>
        <w:tc>
          <w:tcPr>
            <w:tcW w:w="749" w:type="pct"/>
            <w:gridSpan w:val="2"/>
            <w:vMerge w:val="restart"/>
            <w:shd w:val="clear" w:color="auto" w:fill="auto"/>
          </w:tcPr>
          <w:p w14:paraId="479D1E69" w14:textId="77777777" w:rsidR="005A023F" w:rsidRPr="00240940" w:rsidRDefault="005A023F" w:rsidP="00B131AF">
            <w:pPr>
              <w:spacing w:before="120" w:after="120"/>
              <w:rPr>
                <w:rFonts w:cs="Arial"/>
                <w:b/>
              </w:rPr>
            </w:pPr>
            <w:r w:rsidRPr="00240940">
              <w:rPr>
                <w:rFonts w:cs="Arial"/>
                <w:b/>
              </w:rPr>
              <w:t>Association Name</w:t>
            </w:r>
          </w:p>
        </w:tc>
        <w:tc>
          <w:tcPr>
            <w:tcW w:w="3632" w:type="pct"/>
            <w:gridSpan w:val="11"/>
            <w:shd w:val="clear" w:color="auto" w:fill="auto"/>
          </w:tcPr>
          <w:p w14:paraId="71A472B1" w14:textId="77777777" w:rsidR="005A023F" w:rsidRPr="00240940" w:rsidRDefault="005A023F" w:rsidP="00B131AF">
            <w:pPr>
              <w:spacing w:before="120" w:after="120"/>
              <w:jc w:val="center"/>
              <w:rPr>
                <w:rFonts w:cs="Arial"/>
                <w:b/>
              </w:rPr>
            </w:pPr>
            <w:r w:rsidRPr="00240940">
              <w:rPr>
                <w:rFonts w:cs="Arial"/>
                <w:b/>
              </w:rPr>
              <w:t>Association Ends</w:t>
            </w:r>
          </w:p>
        </w:tc>
      </w:tr>
      <w:tr w:rsidR="005A023F" w:rsidRPr="00240940" w14:paraId="62E74461" w14:textId="77777777" w:rsidTr="00CE5E0E">
        <w:tc>
          <w:tcPr>
            <w:tcW w:w="619" w:type="pct"/>
            <w:vMerge/>
            <w:shd w:val="clear" w:color="auto" w:fill="auto"/>
          </w:tcPr>
          <w:p w14:paraId="026BA772" w14:textId="77777777" w:rsidR="005A023F" w:rsidRPr="00240940" w:rsidRDefault="005A023F" w:rsidP="00B131AF">
            <w:pPr>
              <w:spacing w:before="120" w:after="120"/>
              <w:rPr>
                <w:rFonts w:cs="Arial"/>
              </w:rPr>
            </w:pPr>
          </w:p>
        </w:tc>
        <w:tc>
          <w:tcPr>
            <w:tcW w:w="749" w:type="pct"/>
            <w:gridSpan w:val="2"/>
            <w:vMerge/>
            <w:shd w:val="clear" w:color="auto" w:fill="auto"/>
          </w:tcPr>
          <w:p w14:paraId="77036E1E" w14:textId="77777777" w:rsidR="005A023F" w:rsidRPr="00240940" w:rsidRDefault="005A023F" w:rsidP="00B131AF">
            <w:pPr>
              <w:spacing w:before="120" w:after="120"/>
              <w:rPr>
                <w:rFonts w:cs="Arial"/>
              </w:rPr>
            </w:pPr>
          </w:p>
        </w:tc>
        <w:tc>
          <w:tcPr>
            <w:tcW w:w="669" w:type="pct"/>
            <w:gridSpan w:val="2"/>
            <w:shd w:val="clear" w:color="auto" w:fill="auto"/>
          </w:tcPr>
          <w:p w14:paraId="59A46D76" w14:textId="77777777" w:rsidR="005A023F" w:rsidRPr="00240940" w:rsidRDefault="005A023F" w:rsidP="00B131AF">
            <w:pPr>
              <w:spacing w:before="120" w:after="120"/>
              <w:rPr>
                <w:rFonts w:cs="Arial"/>
                <w:b/>
              </w:rPr>
            </w:pPr>
            <w:r w:rsidRPr="00240940">
              <w:rPr>
                <w:rFonts w:cs="Arial"/>
                <w:b/>
              </w:rPr>
              <w:t>Class</w:t>
            </w:r>
          </w:p>
        </w:tc>
        <w:tc>
          <w:tcPr>
            <w:tcW w:w="695" w:type="pct"/>
            <w:gridSpan w:val="2"/>
            <w:shd w:val="clear" w:color="auto" w:fill="auto"/>
          </w:tcPr>
          <w:p w14:paraId="14081C50" w14:textId="77777777" w:rsidR="005A023F" w:rsidRPr="00240940" w:rsidRDefault="005A023F" w:rsidP="00B131AF">
            <w:pPr>
              <w:spacing w:before="120" w:after="120"/>
              <w:rPr>
                <w:rFonts w:cs="Arial"/>
                <w:b/>
              </w:rPr>
            </w:pPr>
            <w:r w:rsidRPr="00240940">
              <w:rPr>
                <w:rFonts w:cs="Arial"/>
                <w:b/>
              </w:rPr>
              <w:t>Role</w:t>
            </w:r>
          </w:p>
        </w:tc>
        <w:tc>
          <w:tcPr>
            <w:tcW w:w="348" w:type="pct"/>
            <w:gridSpan w:val="2"/>
            <w:shd w:val="clear" w:color="auto" w:fill="auto"/>
          </w:tcPr>
          <w:p w14:paraId="1632F7BD" w14:textId="77777777" w:rsidR="005A023F" w:rsidRPr="00240940" w:rsidRDefault="005A023F" w:rsidP="00B131AF">
            <w:pPr>
              <w:spacing w:before="120" w:after="120"/>
              <w:rPr>
                <w:rFonts w:cs="Arial"/>
                <w:b/>
              </w:rPr>
            </w:pPr>
            <w:proofErr w:type="spellStart"/>
            <w:r w:rsidRPr="00240940">
              <w:rPr>
                <w:rFonts w:cs="Arial"/>
                <w:b/>
              </w:rPr>
              <w:t>Mult</w:t>
            </w:r>
            <w:proofErr w:type="spellEnd"/>
          </w:p>
        </w:tc>
        <w:tc>
          <w:tcPr>
            <w:tcW w:w="764" w:type="pct"/>
            <w:gridSpan w:val="2"/>
            <w:shd w:val="clear" w:color="auto" w:fill="auto"/>
          </w:tcPr>
          <w:p w14:paraId="3C56DCDC" w14:textId="77777777" w:rsidR="005A023F" w:rsidRPr="00240940" w:rsidRDefault="005A023F" w:rsidP="00B131AF">
            <w:pPr>
              <w:spacing w:before="120" w:after="120"/>
              <w:rPr>
                <w:rFonts w:cs="Arial"/>
                <w:b/>
              </w:rPr>
            </w:pPr>
            <w:r w:rsidRPr="00240940">
              <w:rPr>
                <w:rFonts w:cs="Arial"/>
                <w:b/>
              </w:rPr>
              <w:t>Class</w:t>
            </w:r>
          </w:p>
        </w:tc>
        <w:tc>
          <w:tcPr>
            <w:tcW w:w="808" w:type="pct"/>
            <w:gridSpan w:val="2"/>
            <w:shd w:val="clear" w:color="auto" w:fill="auto"/>
          </w:tcPr>
          <w:p w14:paraId="6B63BD89" w14:textId="77777777" w:rsidR="005A023F" w:rsidRPr="00240940" w:rsidRDefault="005A023F" w:rsidP="00B131AF">
            <w:pPr>
              <w:spacing w:before="120" w:after="120"/>
              <w:rPr>
                <w:rFonts w:cs="Arial"/>
                <w:b/>
              </w:rPr>
            </w:pPr>
            <w:r w:rsidRPr="00240940">
              <w:rPr>
                <w:rFonts w:cs="Arial"/>
                <w:b/>
              </w:rPr>
              <w:t>Role</w:t>
            </w:r>
          </w:p>
        </w:tc>
        <w:tc>
          <w:tcPr>
            <w:tcW w:w="348" w:type="pct"/>
            <w:shd w:val="clear" w:color="auto" w:fill="auto"/>
          </w:tcPr>
          <w:p w14:paraId="6C6B13E6" w14:textId="77777777" w:rsidR="005A023F" w:rsidRPr="00240940" w:rsidRDefault="005A023F" w:rsidP="00B131AF">
            <w:pPr>
              <w:spacing w:before="120" w:after="120"/>
              <w:rPr>
                <w:rFonts w:cs="Arial"/>
                <w:b/>
              </w:rPr>
            </w:pPr>
            <w:proofErr w:type="spellStart"/>
            <w:r w:rsidRPr="00240940">
              <w:rPr>
                <w:rFonts w:cs="Arial"/>
                <w:b/>
              </w:rPr>
              <w:t>Mult</w:t>
            </w:r>
            <w:proofErr w:type="spellEnd"/>
          </w:p>
        </w:tc>
      </w:tr>
      <w:tr w:rsidR="005A023F" w:rsidRPr="00240940" w14:paraId="55E15BA3" w14:textId="77777777" w:rsidTr="00CE5E0E">
        <w:tc>
          <w:tcPr>
            <w:tcW w:w="619" w:type="pct"/>
            <w:shd w:val="clear" w:color="auto" w:fill="auto"/>
          </w:tcPr>
          <w:p w14:paraId="5D3737BF" w14:textId="77777777" w:rsidR="005A023F" w:rsidRPr="00240940" w:rsidRDefault="005A023F" w:rsidP="00B131AF">
            <w:pPr>
              <w:spacing w:before="120" w:after="120"/>
              <w:rPr>
                <w:rFonts w:cs="Arial"/>
                <w:sz w:val="18"/>
              </w:rPr>
            </w:pPr>
            <w:r w:rsidRPr="00240940">
              <w:rPr>
                <w:rFonts w:cs="Arial"/>
                <w:sz w:val="18"/>
              </w:rPr>
              <w:t>association</w:t>
            </w:r>
          </w:p>
        </w:tc>
        <w:tc>
          <w:tcPr>
            <w:tcW w:w="749" w:type="pct"/>
            <w:gridSpan w:val="2"/>
            <w:shd w:val="clear" w:color="auto" w:fill="auto"/>
          </w:tcPr>
          <w:p w14:paraId="2A62738E" w14:textId="77777777" w:rsidR="005A023F" w:rsidRPr="00240940" w:rsidRDefault="005A023F" w:rsidP="00B131AF">
            <w:pPr>
              <w:spacing w:before="120" w:after="120"/>
              <w:rPr>
                <w:rFonts w:cs="Arial"/>
                <w:sz w:val="18"/>
              </w:rPr>
            </w:pPr>
            <w:r w:rsidRPr="00240940">
              <w:rPr>
                <w:rFonts w:cs="Arial"/>
                <w:sz w:val="18"/>
              </w:rPr>
              <w:t>Location Hours</w:t>
            </w:r>
          </w:p>
        </w:tc>
        <w:tc>
          <w:tcPr>
            <w:tcW w:w="669" w:type="pct"/>
            <w:gridSpan w:val="2"/>
            <w:shd w:val="clear" w:color="auto" w:fill="auto"/>
          </w:tcPr>
          <w:p w14:paraId="1DF7C7E9" w14:textId="77777777" w:rsidR="005A023F" w:rsidRPr="00240940" w:rsidRDefault="005A023F" w:rsidP="00B131AF">
            <w:pPr>
              <w:spacing w:before="120" w:after="120"/>
              <w:rPr>
                <w:rFonts w:cs="Arial"/>
                <w:b/>
                <w:sz w:val="18"/>
              </w:rPr>
            </w:pPr>
          </w:p>
        </w:tc>
        <w:tc>
          <w:tcPr>
            <w:tcW w:w="695" w:type="pct"/>
            <w:gridSpan w:val="2"/>
            <w:shd w:val="clear" w:color="auto" w:fill="auto"/>
          </w:tcPr>
          <w:p w14:paraId="45BCE766" w14:textId="77777777" w:rsidR="005A023F" w:rsidRPr="00240940" w:rsidRDefault="005A023F" w:rsidP="00B131AF">
            <w:pPr>
              <w:spacing w:before="120" w:after="120"/>
              <w:rPr>
                <w:rFonts w:cs="Arial"/>
                <w:sz w:val="18"/>
              </w:rPr>
            </w:pPr>
          </w:p>
        </w:tc>
        <w:tc>
          <w:tcPr>
            <w:tcW w:w="348" w:type="pct"/>
            <w:gridSpan w:val="2"/>
            <w:shd w:val="clear" w:color="auto" w:fill="auto"/>
          </w:tcPr>
          <w:p w14:paraId="7B05FEE8" w14:textId="77777777" w:rsidR="005A023F" w:rsidRPr="00240940" w:rsidRDefault="005A023F" w:rsidP="00B131AF">
            <w:pPr>
              <w:spacing w:before="120" w:after="120"/>
              <w:rPr>
                <w:rFonts w:cs="Arial"/>
                <w:sz w:val="18"/>
              </w:rPr>
            </w:pPr>
          </w:p>
        </w:tc>
        <w:tc>
          <w:tcPr>
            <w:tcW w:w="764" w:type="pct"/>
            <w:gridSpan w:val="2"/>
            <w:shd w:val="clear" w:color="auto" w:fill="auto"/>
          </w:tcPr>
          <w:p w14:paraId="3010F5BB" w14:textId="77777777" w:rsidR="005A023F" w:rsidRPr="00240940" w:rsidRDefault="005A023F" w:rsidP="00B131AF">
            <w:pPr>
              <w:spacing w:before="120" w:after="120"/>
              <w:rPr>
                <w:rFonts w:cs="Arial"/>
                <w:b/>
                <w:sz w:val="18"/>
              </w:rPr>
            </w:pPr>
            <w:proofErr w:type="spellStart"/>
            <w:r w:rsidRPr="00240940">
              <w:rPr>
                <w:rFonts w:cs="Arial"/>
                <w:b/>
                <w:sz w:val="18"/>
              </w:rPr>
              <w:t>ServiceHours</w:t>
            </w:r>
            <w:proofErr w:type="spellEnd"/>
          </w:p>
        </w:tc>
        <w:tc>
          <w:tcPr>
            <w:tcW w:w="808" w:type="pct"/>
            <w:gridSpan w:val="2"/>
            <w:shd w:val="clear" w:color="auto" w:fill="auto"/>
          </w:tcPr>
          <w:p w14:paraId="15AFCCB2" w14:textId="77777777" w:rsidR="005A023F" w:rsidRPr="00240940" w:rsidRDefault="005A023F" w:rsidP="00B131AF">
            <w:pPr>
              <w:spacing w:before="120" w:after="120"/>
              <w:rPr>
                <w:rFonts w:cs="Arial"/>
                <w:sz w:val="18"/>
              </w:rPr>
            </w:pPr>
            <w:proofErr w:type="spellStart"/>
            <w:r w:rsidRPr="00240940">
              <w:rPr>
                <w:rFonts w:cs="Arial"/>
                <w:sz w:val="18"/>
              </w:rPr>
              <w:t>location_srvHrs</w:t>
            </w:r>
            <w:proofErr w:type="spellEnd"/>
          </w:p>
        </w:tc>
        <w:tc>
          <w:tcPr>
            <w:tcW w:w="348" w:type="pct"/>
            <w:shd w:val="clear" w:color="auto" w:fill="auto"/>
          </w:tcPr>
          <w:p w14:paraId="144C8044" w14:textId="77777777" w:rsidR="005A023F" w:rsidRPr="00240940" w:rsidRDefault="005A023F" w:rsidP="00B131AF">
            <w:pPr>
              <w:spacing w:before="120" w:after="120"/>
              <w:rPr>
                <w:rFonts w:cs="Arial"/>
              </w:rPr>
            </w:pPr>
            <w:r>
              <w:rPr>
                <w:rFonts w:cs="Arial"/>
              </w:rPr>
              <w:t>0, 1</w:t>
            </w:r>
          </w:p>
        </w:tc>
      </w:tr>
    </w:tbl>
    <w:p w14:paraId="41855920" w14:textId="77777777" w:rsidR="005A023F" w:rsidRDefault="005A023F" w:rsidP="005A023F">
      <w:pPr>
        <w:spacing w:before="240"/>
        <w:rPr>
          <w:b/>
        </w:rPr>
      </w:pPr>
    </w:p>
    <w:p w14:paraId="33B90375" w14:textId="77777777" w:rsidR="005A023F" w:rsidRDefault="005A023F" w:rsidP="005A023F">
      <w:pPr>
        <w:rPr>
          <w:b/>
        </w:rPr>
      </w:pPr>
      <w:r>
        <w:rPr>
          <w:b/>
        </w:rPr>
        <w:br w:type="page"/>
      </w:r>
    </w:p>
    <w:p w14:paraId="5BC66962" w14:textId="77777777" w:rsidR="005A023F" w:rsidRDefault="005A023F" w:rsidP="00716062">
      <w:pPr>
        <w:pStyle w:val="Heading2"/>
      </w:pPr>
      <w:bookmarkStart w:id="1917" w:name="_Ref113290377"/>
      <w:bookmarkStart w:id="1918" w:name="_Toc120214443"/>
      <w:r w:rsidRPr="00240940">
        <w:lastRenderedPageBreak/>
        <w:t>Floating Dock</w:t>
      </w:r>
      <w:bookmarkEnd w:id="1917"/>
      <w:bookmarkEnd w:id="19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0"/>
        <w:gridCol w:w="1136"/>
        <w:gridCol w:w="214"/>
        <w:gridCol w:w="533"/>
        <w:gridCol w:w="669"/>
        <w:gridCol w:w="831"/>
        <w:gridCol w:w="419"/>
        <w:gridCol w:w="332"/>
        <w:gridCol w:w="296"/>
        <w:gridCol w:w="1206"/>
        <w:gridCol w:w="172"/>
        <w:gridCol w:w="581"/>
        <w:gridCol w:w="876"/>
        <w:gridCol w:w="631"/>
      </w:tblGrid>
      <w:tr w:rsidR="005A023F" w:rsidRPr="00240940" w14:paraId="6C51B041" w14:textId="77777777" w:rsidTr="00B131AF">
        <w:tc>
          <w:tcPr>
            <w:tcW w:w="5000" w:type="pct"/>
            <w:gridSpan w:val="14"/>
            <w:shd w:val="clear" w:color="auto" w:fill="auto"/>
          </w:tcPr>
          <w:p w14:paraId="65C5B22F" w14:textId="77777777" w:rsidR="005A023F" w:rsidRPr="00240940" w:rsidRDefault="005A023F" w:rsidP="00B131AF">
            <w:pPr>
              <w:spacing w:before="120" w:after="120"/>
              <w:rPr>
                <w:rFonts w:cs="Arial"/>
              </w:rPr>
            </w:pPr>
            <w:r w:rsidRPr="00240940">
              <w:rPr>
                <w:rFonts w:cs="Arial"/>
                <w:u w:val="single"/>
              </w:rPr>
              <w:t>IHO Definition:</w:t>
            </w:r>
            <w:r>
              <w:rPr>
                <w:rFonts w:cs="Arial"/>
              </w:rPr>
              <w:t xml:space="preserve"> A form of dry dock consisting of a floating structure of one or more sections which can be partly submerged by controlled flooding to receive a vessel, then raised by pumping out the water so that the vessel's bottom can be exposed.</w:t>
            </w:r>
          </w:p>
        </w:tc>
      </w:tr>
      <w:tr w:rsidR="005A023F" w:rsidRPr="00240940" w14:paraId="7B5C9604" w14:textId="77777777" w:rsidTr="00B131AF">
        <w:tc>
          <w:tcPr>
            <w:tcW w:w="5000" w:type="pct"/>
            <w:gridSpan w:val="14"/>
            <w:shd w:val="clear" w:color="auto" w:fill="auto"/>
          </w:tcPr>
          <w:p w14:paraId="14E39F22" w14:textId="77777777" w:rsidR="005A023F" w:rsidRPr="00240940" w:rsidRDefault="005A023F" w:rsidP="00B131AF">
            <w:pPr>
              <w:spacing w:before="120" w:after="120"/>
              <w:rPr>
                <w:rFonts w:cs="Arial"/>
                <w:b/>
              </w:rPr>
            </w:pPr>
            <w:r w:rsidRPr="00240940">
              <w:rPr>
                <w:rFonts w:cs="Arial"/>
                <w:b/>
                <w:u w:val="single"/>
              </w:rPr>
              <w:t>S-10x Geo Feature:</w:t>
            </w:r>
            <w:r>
              <w:rPr>
                <w:rFonts w:cs="Arial"/>
                <w:b/>
              </w:rPr>
              <w:t xml:space="preserve"> Floating Dock (FLODOC)</w:t>
            </w:r>
          </w:p>
        </w:tc>
      </w:tr>
      <w:tr w:rsidR="005A023F" w:rsidRPr="00240940" w14:paraId="1586EAFC" w14:textId="77777777" w:rsidTr="00B131AF">
        <w:tc>
          <w:tcPr>
            <w:tcW w:w="5000" w:type="pct"/>
            <w:gridSpan w:val="14"/>
            <w:shd w:val="clear" w:color="auto" w:fill="auto"/>
          </w:tcPr>
          <w:p w14:paraId="29F42046" w14:textId="7D7E5577" w:rsidR="005A023F" w:rsidRPr="00240940" w:rsidRDefault="005A023F" w:rsidP="00B131AF">
            <w:pPr>
              <w:spacing w:before="120" w:after="120"/>
              <w:rPr>
                <w:rFonts w:cs="Arial"/>
                <w:b/>
              </w:rPr>
            </w:pPr>
            <w:r w:rsidRPr="00240940">
              <w:rPr>
                <w:rFonts w:cs="Arial"/>
                <w:b/>
                <w:u w:val="single"/>
              </w:rPr>
              <w:t>Super Type:</w:t>
            </w:r>
            <w:r>
              <w:rPr>
                <w:rFonts w:cs="Arial"/>
                <w:b/>
              </w:rPr>
              <w:t xml:space="preserve"> </w:t>
            </w:r>
            <w:proofErr w:type="spellStart"/>
            <w:r>
              <w:rPr>
                <w:rFonts w:cs="Arial"/>
                <w:b/>
              </w:rPr>
              <w:t>HarbourPhysicalInfrastructure</w:t>
            </w:r>
            <w:proofErr w:type="spellEnd"/>
            <w:r w:rsidR="000E0AAE">
              <w:rPr>
                <w:rFonts w:cs="Arial"/>
                <w:b/>
              </w:rPr>
              <w:t xml:space="preserve"> (</w:t>
            </w:r>
            <w:r w:rsidR="000E0AAE">
              <w:rPr>
                <w:rFonts w:cs="Arial"/>
                <w:b/>
              </w:rPr>
              <w:fldChar w:fldCharType="begin"/>
            </w:r>
            <w:r w:rsidR="000E0AAE">
              <w:rPr>
                <w:rFonts w:cs="Arial"/>
                <w:b/>
              </w:rPr>
              <w:instrText xml:space="preserve"> REF _Ref113290762 \r \h </w:instrText>
            </w:r>
            <w:r w:rsidR="000E0AAE">
              <w:rPr>
                <w:rFonts w:cs="Arial"/>
                <w:b/>
              </w:rPr>
            </w:r>
            <w:r w:rsidR="000E0AAE">
              <w:rPr>
                <w:rFonts w:cs="Arial"/>
                <w:b/>
              </w:rPr>
              <w:fldChar w:fldCharType="separate"/>
            </w:r>
            <w:r w:rsidR="00EE3F7C">
              <w:rPr>
                <w:rFonts w:cs="Arial"/>
                <w:b/>
              </w:rPr>
              <w:t>5.5</w:t>
            </w:r>
            <w:r w:rsidR="000E0AAE">
              <w:rPr>
                <w:rFonts w:cs="Arial"/>
                <w:b/>
              </w:rPr>
              <w:fldChar w:fldCharType="end"/>
            </w:r>
            <w:r w:rsidR="000E0AAE">
              <w:rPr>
                <w:rFonts w:cs="Arial"/>
                <w:b/>
              </w:rPr>
              <w:t>)</w:t>
            </w:r>
          </w:p>
        </w:tc>
      </w:tr>
      <w:tr w:rsidR="005A023F" w:rsidRPr="00240940" w14:paraId="11B9CCFC" w14:textId="77777777" w:rsidTr="00B131AF">
        <w:tc>
          <w:tcPr>
            <w:tcW w:w="5000" w:type="pct"/>
            <w:gridSpan w:val="14"/>
            <w:shd w:val="clear" w:color="auto" w:fill="auto"/>
          </w:tcPr>
          <w:p w14:paraId="73F178F2" w14:textId="77777777" w:rsidR="005A023F" w:rsidRPr="00240940" w:rsidRDefault="005A023F" w:rsidP="00B131AF">
            <w:pPr>
              <w:spacing w:before="120" w:after="120"/>
              <w:rPr>
                <w:rFonts w:cs="Arial"/>
                <w:b/>
              </w:rPr>
            </w:pPr>
            <w:r w:rsidRPr="00240940">
              <w:rPr>
                <w:rFonts w:cs="Arial"/>
                <w:b/>
                <w:u w:val="single"/>
              </w:rPr>
              <w:t>Primitives:</w:t>
            </w:r>
            <w:r>
              <w:rPr>
                <w:rFonts w:cs="Arial"/>
                <w:b/>
              </w:rPr>
              <w:t xml:space="preserve"> point, surface</w:t>
            </w:r>
          </w:p>
        </w:tc>
      </w:tr>
      <w:tr w:rsidR="005A023F" w:rsidRPr="00240940" w14:paraId="46D2CB8E" w14:textId="77777777" w:rsidTr="00B131AF">
        <w:tc>
          <w:tcPr>
            <w:tcW w:w="1249" w:type="pct"/>
            <w:gridSpan w:val="2"/>
            <w:shd w:val="clear" w:color="auto" w:fill="auto"/>
          </w:tcPr>
          <w:p w14:paraId="1FF996C5" w14:textId="77777777" w:rsidR="005A023F" w:rsidRDefault="005A023F" w:rsidP="00B131AF">
            <w:pPr>
              <w:spacing w:before="120"/>
              <w:rPr>
                <w:rFonts w:cs="Arial"/>
                <w:i/>
                <w:color w:val="0000FF"/>
                <w:sz w:val="18"/>
              </w:rPr>
            </w:pPr>
            <w:r w:rsidRPr="00240940">
              <w:rPr>
                <w:rFonts w:cs="Arial"/>
                <w:i/>
                <w:color w:val="0000FF"/>
                <w:sz w:val="18"/>
              </w:rPr>
              <w:t>Real World</w:t>
            </w:r>
          </w:p>
          <w:p w14:paraId="4519D863" w14:textId="77777777" w:rsidR="005A023F" w:rsidRPr="00240940" w:rsidRDefault="005A023F" w:rsidP="00B131AF">
            <w:pPr>
              <w:spacing w:before="120"/>
              <w:rPr>
                <w:rFonts w:cs="Arial"/>
                <w:i/>
                <w:color w:val="0000FF"/>
                <w:sz w:val="18"/>
              </w:rPr>
            </w:pPr>
          </w:p>
        </w:tc>
        <w:tc>
          <w:tcPr>
            <w:tcW w:w="1667" w:type="pct"/>
            <w:gridSpan w:val="6"/>
            <w:shd w:val="clear" w:color="auto" w:fill="auto"/>
          </w:tcPr>
          <w:p w14:paraId="0B8F191F" w14:textId="77777777" w:rsidR="005A023F" w:rsidRDefault="005A023F" w:rsidP="00B131AF">
            <w:pPr>
              <w:spacing w:before="120"/>
              <w:rPr>
                <w:rFonts w:cs="Arial"/>
                <w:i/>
                <w:color w:val="0000FF"/>
                <w:sz w:val="18"/>
              </w:rPr>
            </w:pPr>
            <w:r w:rsidRPr="00240940">
              <w:rPr>
                <w:rFonts w:cs="Arial"/>
                <w:i/>
                <w:color w:val="0000FF"/>
                <w:sz w:val="18"/>
              </w:rPr>
              <w:t>Paper Chart Symbol</w:t>
            </w:r>
          </w:p>
          <w:p w14:paraId="0BC374DC" w14:textId="77777777" w:rsidR="005A023F" w:rsidRPr="00240940" w:rsidRDefault="005A023F" w:rsidP="00B131AF">
            <w:pPr>
              <w:spacing w:before="120"/>
              <w:rPr>
                <w:rFonts w:cs="Arial"/>
                <w:i/>
                <w:color w:val="0000FF"/>
                <w:sz w:val="18"/>
              </w:rPr>
            </w:pPr>
          </w:p>
        </w:tc>
        <w:tc>
          <w:tcPr>
            <w:tcW w:w="2084" w:type="pct"/>
            <w:gridSpan w:val="6"/>
            <w:shd w:val="clear" w:color="auto" w:fill="auto"/>
          </w:tcPr>
          <w:p w14:paraId="6466D10B" w14:textId="77777777" w:rsidR="005A023F" w:rsidRDefault="005A023F" w:rsidP="00B131AF">
            <w:pPr>
              <w:spacing w:before="120"/>
              <w:rPr>
                <w:rFonts w:cs="Arial"/>
                <w:i/>
                <w:color w:val="0000FF"/>
                <w:sz w:val="18"/>
              </w:rPr>
            </w:pPr>
            <w:r w:rsidRPr="00240940">
              <w:rPr>
                <w:rFonts w:cs="Arial"/>
                <w:i/>
                <w:color w:val="0000FF"/>
                <w:sz w:val="18"/>
              </w:rPr>
              <w:t>ECDIS Symbol</w:t>
            </w:r>
          </w:p>
          <w:p w14:paraId="576E8AE1" w14:textId="77777777" w:rsidR="005A023F" w:rsidRPr="00240940" w:rsidRDefault="005A023F" w:rsidP="00B131AF">
            <w:pPr>
              <w:spacing w:before="120"/>
              <w:rPr>
                <w:rFonts w:cs="Arial"/>
                <w:i/>
                <w:color w:val="0000FF"/>
                <w:sz w:val="18"/>
              </w:rPr>
            </w:pPr>
          </w:p>
        </w:tc>
      </w:tr>
      <w:tr w:rsidR="005A023F" w:rsidRPr="00240940" w14:paraId="5E230320" w14:textId="77777777" w:rsidTr="00B131AF">
        <w:tc>
          <w:tcPr>
            <w:tcW w:w="1665" w:type="pct"/>
            <w:gridSpan w:val="4"/>
            <w:shd w:val="clear" w:color="auto" w:fill="auto"/>
          </w:tcPr>
          <w:p w14:paraId="1FD7DD0E" w14:textId="77777777" w:rsidR="005A023F" w:rsidRPr="00240940" w:rsidRDefault="005A023F" w:rsidP="00B131AF">
            <w:pPr>
              <w:spacing w:before="120" w:after="120"/>
              <w:rPr>
                <w:rFonts w:cs="Arial"/>
                <w:b/>
              </w:rPr>
            </w:pPr>
            <w:r w:rsidRPr="00240940">
              <w:rPr>
                <w:rFonts w:cs="Arial"/>
                <w:b/>
              </w:rPr>
              <w:t>S-10x Attribute</w:t>
            </w:r>
          </w:p>
        </w:tc>
        <w:tc>
          <w:tcPr>
            <w:tcW w:w="834" w:type="pct"/>
            <w:gridSpan w:val="2"/>
            <w:shd w:val="clear" w:color="auto" w:fill="auto"/>
          </w:tcPr>
          <w:p w14:paraId="37482D17" w14:textId="77777777" w:rsidR="005A023F" w:rsidRPr="00240940" w:rsidRDefault="005A023F" w:rsidP="00B131AF">
            <w:pPr>
              <w:spacing w:before="120" w:after="120"/>
              <w:rPr>
                <w:rFonts w:cs="Arial"/>
                <w:b/>
              </w:rPr>
            </w:pPr>
            <w:r w:rsidRPr="00240940">
              <w:rPr>
                <w:rFonts w:cs="Arial"/>
                <w:b/>
              </w:rPr>
              <w:t>S-57  Acronym</w:t>
            </w:r>
          </w:p>
        </w:tc>
        <w:tc>
          <w:tcPr>
            <w:tcW w:w="1250" w:type="pct"/>
            <w:gridSpan w:val="4"/>
            <w:shd w:val="clear" w:color="auto" w:fill="auto"/>
          </w:tcPr>
          <w:p w14:paraId="66F69E60" w14:textId="77777777" w:rsidR="005A023F" w:rsidRPr="00240940" w:rsidRDefault="005A023F" w:rsidP="00B131AF">
            <w:pPr>
              <w:spacing w:before="120" w:after="120"/>
              <w:rPr>
                <w:rFonts w:cs="Arial"/>
                <w:b/>
              </w:rPr>
            </w:pPr>
            <w:r w:rsidRPr="00240940">
              <w:rPr>
                <w:rFonts w:cs="Arial"/>
                <w:b/>
              </w:rPr>
              <w:t>Allowable Encoding Value</w:t>
            </w:r>
          </w:p>
        </w:tc>
        <w:tc>
          <w:tcPr>
            <w:tcW w:w="417" w:type="pct"/>
            <w:gridSpan w:val="2"/>
            <w:shd w:val="clear" w:color="auto" w:fill="auto"/>
          </w:tcPr>
          <w:p w14:paraId="1E26AC9B" w14:textId="77777777" w:rsidR="005A023F" w:rsidRPr="00240940" w:rsidRDefault="005A023F" w:rsidP="00B131AF">
            <w:pPr>
              <w:spacing w:before="120" w:after="120"/>
              <w:rPr>
                <w:rFonts w:cs="Arial"/>
                <w:b/>
              </w:rPr>
            </w:pPr>
            <w:r w:rsidRPr="00240940">
              <w:rPr>
                <w:rFonts w:cs="Arial"/>
                <w:b/>
              </w:rPr>
              <w:t>Type</w:t>
            </w:r>
          </w:p>
        </w:tc>
        <w:tc>
          <w:tcPr>
            <w:tcW w:w="834" w:type="pct"/>
            <w:gridSpan w:val="2"/>
            <w:shd w:val="clear" w:color="auto" w:fill="auto"/>
          </w:tcPr>
          <w:p w14:paraId="4CB88715" w14:textId="77777777" w:rsidR="005A023F" w:rsidRPr="00240940" w:rsidRDefault="005A023F" w:rsidP="00B131AF">
            <w:pPr>
              <w:spacing w:before="120" w:after="120"/>
              <w:rPr>
                <w:rFonts w:cs="Arial"/>
                <w:b/>
              </w:rPr>
            </w:pPr>
            <w:r w:rsidRPr="00240940">
              <w:rPr>
                <w:rFonts w:cs="Arial"/>
                <w:b/>
              </w:rPr>
              <w:t>Multiplicity</w:t>
            </w:r>
          </w:p>
        </w:tc>
      </w:tr>
      <w:tr w:rsidR="005A023F" w:rsidRPr="00240940" w14:paraId="6164CF61" w14:textId="77777777" w:rsidTr="00B131AF">
        <w:tc>
          <w:tcPr>
            <w:tcW w:w="1665" w:type="pct"/>
            <w:gridSpan w:val="4"/>
            <w:shd w:val="clear" w:color="auto" w:fill="auto"/>
          </w:tcPr>
          <w:p w14:paraId="003BBBF2" w14:textId="77777777" w:rsidR="005A023F" w:rsidRPr="00240940" w:rsidRDefault="005A023F" w:rsidP="00B131AF">
            <w:pPr>
              <w:spacing w:before="120" w:after="120"/>
              <w:rPr>
                <w:rFonts w:cs="Arial"/>
                <w:sz w:val="18"/>
              </w:rPr>
            </w:pPr>
            <w:r>
              <w:rPr>
                <w:rFonts w:cs="Arial"/>
                <w:sz w:val="18"/>
              </w:rPr>
              <w:t>Sill Depth</w:t>
            </w:r>
          </w:p>
        </w:tc>
        <w:tc>
          <w:tcPr>
            <w:tcW w:w="834" w:type="pct"/>
            <w:gridSpan w:val="2"/>
            <w:shd w:val="clear" w:color="auto" w:fill="auto"/>
          </w:tcPr>
          <w:p w14:paraId="0EA5D3D0" w14:textId="77777777" w:rsidR="005A023F" w:rsidRPr="00240940" w:rsidRDefault="005A023F" w:rsidP="00B131AF">
            <w:pPr>
              <w:spacing w:before="120" w:after="120"/>
              <w:rPr>
                <w:rFonts w:cs="Arial"/>
                <w:sz w:val="18"/>
              </w:rPr>
            </w:pPr>
          </w:p>
        </w:tc>
        <w:tc>
          <w:tcPr>
            <w:tcW w:w="1250" w:type="pct"/>
            <w:gridSpan w:val="4"/>
            <w:shd w:val="clear" w:color="auto" w:fill="auto"/>
          </w:tcPr>
          <w:p w14:paraId="0ABB7C14" w14:textId="77777777" w:rsidR="005A023F" w:rsidRPr="00240940" w:rsidRDefault="005A023F" w:rsidP="00B131AF">
            <w:pPr>
              <w:spacing w:before="120" w:after="120"/>
              <w:rPr>
                <w:rFonts w:cs="Arial"/>
                <w:sz w:val="18"/>
              </w:rPr>
            </w:pPr>
          </w:p>
        </w:tc>
        <w:tc>
          <w:tcPr>
            <w:tcW w:w="417" w:type="pct"/>
            <w:gridSpan w:val="2"/>
            <w:shd w:val="clear" w:color="auto" w:fill="auto"/>
          </w:tcPr>
          <w:p w14:paraId="5593BEDF" w14:textId="77777777" w:rsidR="005A023F" w:rsidRPr="00240940" w:rsidRDefault="005A023F" w:rsidP="00B131AF">
            <w:pPr>
              <w:spacing w:before="120" w:after="120"/>
              <w:rPr>
                <w:rFonts w:cs="Arial"/>
                <w:sz w:val="18"/>
              </w:rPr>
            </w:pPr>
            <w:r>
              <w:rPr>
                <w:rFonts w:cs="Arial"/>
                <w:sz w:val="18"/>
              </w:rPr>
              <w:t>RE</w:t>
            </w:r>
          </w:p>
        </w:tc>
        <w:tc>
          <w:tcPr>
            <w:tcW w:w="834" w:type="pct"/>
            <w:gridSpan w:val="2"/>
            <w:shd w:val="clear" w:color="auto" w:fill="auto"/>
          </w:tcPr>
          <w:p w14:paraId="200E5879" w14:textId="77777777" w:rsidR="005A023F" w:rsidRPr="00240940" w:rsidRDefault="005A023F" w:rsidP="00B131AF">
            <w:pPr>
              <w:spacing w:before="120" w:after="120"/>
              <w:rPr>
                <w:rFonts w:cs="Arial"/>
                <w:sz w:val="18"/>
              </w:rPr>
            </w:pPr>
            <w:r>
              <w:rPr>
                <w:rFonts w:cs="Arial"/>
                <w:sz w:val="18"/>
              </w:rPr>
              <w:t>0, 1</w:t>
            </w:r>
          </w:p>
        </w:tc>
      </w:tr>
      <w:tr w:rsidR="005A023F" w:rsidRPr="00240940" w14:paraId="1752AFE2" w14:textId="77777777" w:rsidTr="00B131AF">
        <w:tc>
          <w:tcPr>
            <w:tcW w:w="5000" w:type="pct"/>
            <w:gridSpan w:val="14"/>
            <w:shd w:val="clear" w:color="auto" w:fill="auto"/>
          </w:tcPr>
          <w:p w14:paraId="7374A9A1" w14:textId="229715B0" w:rsidR="005A023F" w:rsidRDefault="005A023F" w:rsidP="00B131AF">
            <w:pPr>
              <w:spacing w:before="120" w:after="120"/>
              <w:rPr>
                <w:rFonts w:cs="Arial"/>
              </w:rPr>
            </w:pPr>
            <w:r w:rsidRPr="00240940">
              <w:rPr>
                <w:rFonts w:cs="Arial"/>
                <w:u w:val="single"/>
              </w:rPr>
              <w:t>INT 1 Reference:</w:t>
            </w:r>
            <w:r w:rsidR="000B28A1">
              <w:rPr>
                <w:rFonts w:cs="Arial"/>
                <w:u w:val="single"/>
              </w:rPr>
              <w:t xml:space="preserve"> --</w:t>
            </w:r>
          </w:p>
          <w:p w14:paraId="5D9C8D2F" w14:textId="3897EA52" w:rsidR="005A023F" w:rsidRDefault="00CE5E0E" w:rsidP="00CE5E0E">
            <w:pPr>
              <w:pStyle w:val="Heading3"/>
            </w:pPr>
            <w:bookmarkStart w:id="1919" w:name="_Toc120214444"/>
            <w:r>
              <w:t>General</w:t>
            </w:r>
            <w:bookmarkEnd w:id="1919"/>
          </w:p>
          <w:p w14:paraId="37052F25" w14:textId="7E709A2E" w:rsidR="00CE5E0E" w:rsidRDefault="00CE5E0E" w:rsidP="00CE5E0E">
            <w:pPr>
              <w:spacing w:before="120" w:after="120"/>
              <w:rPr>
                <w:rFonts w:cs="Arial"/>
              </w:rPr>
            </w:pPr>
            <w:r>
              <w:rPr>
                <w:rFonts w:cs="Arial"/>
              </w:rPr>
              <w:t>In S-101,  a</w:t>
            </w:r>
            <w:r w:rsidRPr="00CE5E0E">
              <w:rPr>
                <w:rFonts w:cs="Arial"/>
              </w:rPr>
              <w:t xml:space="preserve"> Floating Dock feature must also be covered by Depth Area, Dredged Area or </w:t>
            </w:r>
            <w:proofErr w:type="spellStart"/>
            <w:r w:rsidRPr="00CE5E0E">
              <w:rPr>
                <w:rFonts w:cs="Arial"/>
              </w:rPr>
              <w:t>Unsurveyed</w:t>
            </w:r>
            <w:proofErr w:type="spellEnd"/>
            <w:r w:rsidRPr="00CE5E0E">
              <w:rPr>
                <w:rFonts w:cs="Arial"/>
              </w:rPr>
              <w:t xml:space="preserve"> Area</w:t>
            </w:r>
            <w:r>
              <w:rPr>
                <w:rFonts w:cs="Arial"/>
              </w:rPr>
              <w:t xml:space="preserve"> </w:t>
            </w:r>
            <w:r w:rsidRPr="00CE5E0E">
              <w:rPr>
                <w:rFonts w:cs="Arial"/>
              </w:rPr>
              <w:t xml:space="preserve">features.  The boundary of a Floating Dock feature of type surface </w:t>
            </w:r>
            <w:r>
              <w:rPr>
                <w:rFonts w:cs="Arial"/>
              </w:rPr>
              <w:t>is</w:t>
            </w:r>
            <w:r w:rsidRPr="00CE5E0E">
              <w:rPr>
                <w:rFonts w:cs="Arial"/>
              </w:rPr>
              <w:t xml:space="preserve"> not be encoded as a separate feature (Coastline or Shoreline Construction)</w:t>
            </w:r>
            <w:r>
              <w:rPr>
                <w:rFonts w:cs="Arial"/>
              </w:rPr>
              <w:t>.</w:t>
            </w:r>
            <w:ins w:id="1920" w:author="Raphael Malyankar" w:date="2022-11-14T19:11:00Z">
              <w:r w:rsidR="00E81D7E">
                <w:rPr>
                  <w:rFonts w:cs="Arial"/>
                </w:rPr>
                <w:t xml:space="preserve"> S-131 encoders should the</w:t>
              </w:r>
            </w:ins>
            <w:ins w:id="1921" w:author="Raphael Malyankar" w:date="2022-11-14T19:12:00Z">
              <w:r w:rsidR="00E81D7E">
                <w:rPr>
                  <w:rFonts w:cs="Arial"/>
                </w:rPr>
                <w:t>refore verify</w:t>
              </w:r>
            </w:ins>
            <w:ins w:id="1922" w:author="Raphael Malyankar" w:date="2022-11-14T19:11:00Z">
              <w:r w:rsidR="00E81D7E">
                <w:rPr>
                  <w:rFonts w:cs="Arial"/>
                </w:rPr>
                <w:t xml:space="preserve"> that an S-131 </w:t>
              </w:r>
              <w:proofErr w:type="spellStart"/>
              <w:r w:rsidR="00E81D7E" w:rsidRPr="00096457">
                <w:rPr>
                  <w:rFonts w:cs="Arial"/>
                  <w:b/>
                  <w:bCs/>
                </w:rPr>
                <w:t>FloatingDock</w:t>
              </w:r>
              <w:proofErr w:type="spellEnd"/>
              <w:r w:rsidR="00E81D7E">
                <w:rPr>
                  <w:rFonts w:cs="Arial"/>
                </w:rPr>
                <w:t xml:space="preserve"> is covered by</w:t>
              </w:r>
            </w:ins>
            <w:ins w:id="1923" w:author="Raphael Malyankar" w:date="2022-11-14T19:12:00Z">
              <w:r w:rsidR="00E81D7E">
                <w:rPr>
                  <w:rFonts w:cs="Arial"/>
                </w:rPr>
                <w:t xml:space="preserve"> an S-101 feature of the appropriate type in an underlying S-101 ENC.</w:t>
              </w:r>
            </w:ins>
            <w:ins w:id="1924" w:author="Raphael Malyankar" w:date="2022-11-14T19:13:00Z">
              <w:r w:rsidR="00E81D7E">
                <w:rPr>
                  <w:rFonts w:cs="Arial"/>
                </w:rPr>
                <w:t xml:space="preserve"> If a discrepancy is detected an attempt should be made to reconcile it</w:t>
              </w:r>
              <w:r w:rsidR="00E4778C">
                <w:rPr>
                  <w:rFonts w:cs="Arial"/>
                </w:rPr>
                <w:t>.</w:t>
              </w:r>
            </w:ins>
            <w:ins w:id="1925" w:author="Raphael Malyankar" w:date="2022-11-14T19:11:00Z">
              <w:r w:rsidR="00E81D7E">
                <w:rPr>
                  <w:rFonts w:cs="Arial"/>
                </w:rPr>
                <w:t xml:space="preserve"> </w:t>
              </w:r>
            </w:ins>
          </w:p>
          <w:p w14:paraId="448FAF70" w14:textId="090B9298" w:rsidR="00CE5E0E" w:rsidRDefault="00CE5E0E" w:rsidP="00CE5E0E">
            <w:pPr>
              <w:spacing w:before="120" w:after="120"/>
              <w:rPr>
                <w:rFonts w:cs="Arial"/>
              </w:rPr>
            </w:pPr>
            <w:r>
              <w:rPr>
                <w:rFonts w:cs="Arial"/>
              </w:rPr>
              <w:t xml:space="preserve">The S-131 </w:t>
            </w:r>
            <w:proofErr w:type="spellStart"/>
            <w:r w:rsidRPr="00F32F6F">
              <w:rPr>
                <w:rFonts w:cs="Arial"/>
                <w:b/>
                <w:bCs/>
              </w:rPr>
              <w:t>FloatingDock</w:t>
            </w:r>
            <w:proofErr w:type="spellEnd"/>
            <w:r>
              <w:rPr>
                <w:rFonts w:cs="Arial"/>
              </w:rPr>
              <w:t xml:space="preserve"> feature allows encoding of the sill depth for the dock as a real attribute.</w:t>
            </w:r>
          </w:p>
          <w:p w14:paraId="59E11C1D" w14:textId="77777777" w:rsidR="005A023F" w:rsidRDefault="005A023F" w:rsidP="00B131AF">
            <w:pPr>
              <w:spacing w:before="120" w:after="120"/>
              <w:rPr>
                <w:rFonts w:cs="Arial"/>
              </w:rPr>
            </w:pPr>
            <w:r w:rsidRPr="00240940">
              <w:rPr>
                <w:rFonts w:cs="Arial"/>
                <w:u w:val="single"/>
              </w:rPr>
              <w:t>Remarks:</w:t>
            </w:r>
          </w:p>
          <w:p w14:paraId="2C006EC9" w14:textId="77777777" w:rsidR="005A023F" w:rsidRDefault="005A023F" w:rsidP="00B131AF">
            <w:pPr>
              <w:spacing w:before="120" w:after="120"/>
              <w:rPr>
                <w:rFonts w:cs="Arial"/>
              </w:rPr>
            </w:pPr>
          </w:p>
          <w:p w14:paraId="27A6DE3A" w14:textId="77777777" w:rsidR="005A023F" w:rsidRDefault="005A023F" w:rsidP="00B131AF">
            <w:pPr>
              <w:spacing w:before="120" w:after="120"/>
              <w:rPr>
                <w:rFonts w:cs="Arial"/>
              </w:rPr>
            </w:pPr>
            <w:r w:rsidRPr="00240940">
              <w:rPr>
                <w:rFonts w:cs="Arial"/>
                <w:u w:val="single"/>
              </w:rPr>
              <w:t>Distinction:</w:t>
            </w:r>
          </w:p>
          <w:p w14:paraId="47A81C4E" w14:textId="77777777" w:rsidR="005A023F" w:rsidRPr="00240940" w:rsidRDefault="005A023F" w:rsidP="00B131AF">
            <w:pPr>
              <w:spacing w:before="120" w:after="120"/>
              <w:rPr>
                <w:rFonts w:cs="Arial"/>
              </w:rPr>
            </w:pPr>
          </w:p>
        </w:tc>
      </w:tr>
      <w:tr w:rsidR="005A023F" w:rsidRPr="00240940" w14:paraId="172AA173" w14:textId="77777777" w:rsidTr="00B131AF">
        <w:tc>
          <w:tcPr>
            <w:tcW w:w="5000" w:type="pct"/>
            <w:gridSpan w:val="14"/>
            <w:shd w:val="clear" w:color="auto" w:fill="auto"/>
          </w:tcPr>
          <w:p w14:paraId="53BD1064" w14:textId="77777777" w:rsidR="005A023F" w:rsidRPr="00240940" w:rsidRDefault="005A023F" w:rsidP="00B131AF">
            <w:pPr>
              <w:spacing w:before="120" w:after="120"/>
              <w:rPr>
                <w:rFonts w:cs="Arial"/>
                <w:b/>
                <w:u w:val="single"/>
              </w:rPr>
            </w:pPr>
            <w:r w:rsidRPr="00240940">
              <w:rPr>
                <w:rFonts w:cs="Arial"/>
                <w:b/>
                <w:u w:val="single"/>
              </w:rPr>
              <w:t>Feature/Information associations</w:t>
            </w:r>
          </w:p>
        </w:tc>
      </w:tr>
      <w:tr w:rsidR="005A023F" w:rsidRPr="00240940" w14:paraId="744C448E" w14:textId="77777777" w:rsidTr="00192D58">
        <w:tc>
          <w:tcPr>
            <w:tcW w:w="619" w:type="pct"/>
            <w:vMerge w:val="restart"/>
            <w:shd w:val="clear" w:color="auto" w:fill="auto"/>
          </w:tcPr>
          <w:p w14:paraId="59807970" w14:textId="77777777" w:rsidR="005A023F" w:rsidRPr="00240940" w:rsidRDefault="005A023F" w:rsidP="00B131AF">
            <w:pPr>
              <w:spacing w:before="120" w:after="120"/>
              <w:rPr>
                <w:rFonts w:cs="Arial"/>
                <w:b/>
              </w:rPr>
            </w:pPr>
            <w:r w:rsidRPr="00240940">
              <w:rPr>
                <w:rFonts w:cs="Arial"/>
                <w:b/>
              </w:rPr>
              <w:t>Type</w:t>
            </w:r>
          </w:p>
        </w:tc>
        <w:tc>
          <w:tcPr>
            <w:tcW w:w="749" w:type="pct"/>
            <w:gridSpan w:val="2"/>
            <w:vMerge w:val="restart"/>
            <w:shd w:val="clear" w:color="auto" w:fill="auto"/>
          </w:tcPr>
          <w:p w14:paraId="30BFB486" w14:textId="77777777" w:rsidR="005A023F" w:rsidRPr="00240940" w:rsidRDefault="005A023F" w:rsidP="00B131AF">
            <w:pPr>
              <w:spacing w:before="120" w:after="120"/>
              <w:rPr>
                <w:rFonts w:cs="Arial"/>
                <w:b/>
              </w:rPr>
            </w:pPr>
            <w:r w:rsidRPr="00240940">
              <w:rPr>
                <w:rFonts w:cs="Arial"/>
                <w:b/>
              </w:rPr>
              <w:t>Association Name</w:t>
            </w:r>
          </w:p>
        </w:tc>
        <w:tc>
          <w:tcPr>
            <w:tcW w:w="3632" w:type="pct"/>
            <w:gridSpan w:val="11"/>
            <w:shd w:val="clear" w:color="auto" w:fill="auto"/>
          </w:tcPr>
          <w:p w14:paraId="457D55AA" w14:textId="77777777" w:rsidR="005A023F" w:rsidRPr="00240940" w:rsidRDefault="005A023F" w:rsidP="00B131AF">
            <w:pPr>
              <w:spacing w:before="120" w:after="120"/>
              <w:jc w:val="center"/>
              <w:rPr>
                <w:rFonts w:cs="Arial"/>
                <w:b/>
              </w:rPr>
            </w:pPr>
            <w:r w:rsidRPr="00240940">
              <w:rPr>
                <w:rFonts w:cs="Arial"/>
                <w:b/>
              </w:rPr>
              <w:t>Association Ends</w:t>
            </w:r>
          </w:p>
        </w:tc>
      </w:tr>
      <w:tr w:rsidR="005A023F" w:rsidRPr="00240940" w14:paraId="1DD2A9A5" w14:textId="77777777" w:rsidTr="00192D58">
        <w:tc>
          <w:tcPr>
            <w:tcW w:w="619" w:type="pct"/>
            <w:vMerge/>
            <w:shd w:val="clear" w:color="auto" w:fill="auto"/>
          </w:tcPr>
          <w:p w14:paraId="2CEEE7B5" w14:textId="77777777" w:rsidR="005A023F" w:rsidRPr="00240940" w:rsidRDefault="005A023F" w:rsidP="00B131AF">
            <w:pPr>
              <w:spacing w:before="120" w:after="120"/>
              <w:rPr>
                <w:rFonts w:cs="Arial"/>
              </w:rPr>
            </w:pPr>
          </w:p>
        </w:tc>
        <w:tc>
          <w:tcPr>
            <w:tcW w:w="749" w:type="pct"/>
            <w:gridSpan w:val="2"/>
            <w:vMerge/>
            <w:shd w:val="clear" w:color="auto" w:fill="auto"/>
          </w:tcPr>
          <w:p w14:paraId="643BE8C9" w14:textId="77777777" w:rsidR="005A023F" w:rsidRPr="00240940" w:rsidRDefault="005A023F" w:rsidP="00B131AF">
            <w:pPr>
              <w:spacing w:before="120" w:after="120"/>
              <w:rPr>
                <w:rFonts w:cs="Arial"/>
              </w:rPr>
            </w:pPr>
          </w:p>
        </w:tc>
        <w:tc>
          <w:tcPr>
            <w:tcW w:w="669" w:type="pct"/>
            <w:gridSpan w:val="2"/>
            <w:shd w:val="clear" w:color="auto" w:fill="auto"/>
          </w:tcPr>
          <w:p w14:paraId="695E65A5" w14:textId="77777777" w:rsidR="005A023F" w:rsidRPr="00240940" w:rsidRDefault="005A023F" w:rsidP="00B131AF">
            <w:pPr>
              <w:spacing w:before="120" w:after="120"/>
              <w:rPr>
                <w:rFonts w:cs="Arial"/>
                <w:b/>
              </w:rPr>
            </w:pPr>
            <w:r w:rsidRPr="00240940">
              <w:rPr>
                <w:rFonts w:cs="Arial"/>
                <w:b/>
              </w:rPr>
              <w:t>Class</w:t>
            </w:r>
          </w:p>
        </w:tc>
        <w:tc>
          <w:tcPr>
            <w:tcW w:w="695" w:type="pct"/>
            <w:gridSpan w:val="2"/>
            <w:shd w:val="clear" w:color="auto" w:fill="auto"/>
          </w:tcPr>
          <w:p w14:paraId="656E6A18" w14:textId="77777777" w:rsidR="005A023F" w:rsidRPr="00240940" w:rsidRDefault="005A023F" w:rsidP="00B131AF">
            <w:pPr>
              <w:spacing w:before="120" w:after="120"/>
              <w:rPr>
                <w:rFonts w:cs="Arial"/>
                <w:b/>
              </w:rPr>
            </w:pPr>
            <w:r w:rsidRPr="00240940">
              <w:rPr>
                <w:rFonts w:cs="Arial"/>
                <w:b/>
              </w:rPr>
              <w:t>Role</w:t>
            </w:r>
          </w:p>
        </w:tc>
        <w:tc>
          <w:tcPr>
            <w:tcW w:w="348" w:type="pct"/>
            <w:gridSpan w:val="2"/>
            <w:shd w:val="clear" w:color="auto" w:fill="auto"/>
          </w:tcPr>
          <w:p w14:paraId="57E8FDEC" w14:textId="77777777" w:rsidR="005A023F" w:rsidRPr="00240940" w:rsidRDefault="005A023F" w:rsidP="00B131AF">
            <w:pPr>
              <w:spacing w:before="120" w:after="120"/>
              <w:rPr>
                <w:rFonts w:cs="Arial"/>
                <w:b/>
              </w:rPr>
            </w:pPr>
            <w:proofErr w:type="spellStart"/>
            <w:r w:rsidRPr="00240940">
              <w:rPr>
                <w:rFonts w:cs="Arial"/>
                <w:b/>
              </w:rPr>
              <w:t>Mult</w:t>
            </w:r>
            <w:proofErr w:type="spellEnd"/>
          </w:p>
        </w:tc>
        <w:tc>
          <w:tcPr>
            <w:tcW w:w="764" w:type="pct"/>
            <w:gridSpan w:val="2"/>
            <w:shd w:val="clear" w:color="auto" w:fill="auto"/>
          </w:tcPr>
          <w:p w14:paraId="20623375" w14:textId="77777777" w:rsidR="005A023F" w:rsidRPr="00240940" w:rsidRDefault="005A023F" w:rsidP="00B131AF">
            <w:pPr>
              <w:spacing w:before="120" w:after="120"/>
              <w:rPr>
                <w:rFonts w:cs="Arial"/>
                <w:b/>
              </w:rPr>
            </w:pPr>
            <w:r w:rsidRPr="00240940">
              <w:rPr>
                <w:rFonts w:cs="Arial"/>
                <w:b/>
              </w:rPr>
              <w:t>Class</w:t>
            </w:r>
          </w:p>
        </w:tc>
        <w:tc>
          <w:tcPr>
            <w:tcW w:w="808" w:type="pct"/>
            <w:gridSpan w:val="2"/>
            <w:shd w:val="clear" w:color="auto" w:fill="auto"/>
          </w:tcPr>
          <w:p w14:paraId="725CD87B" w14:textId="77777777" w:rsidR="005A023F" w:rsidRPr="00240940" w:rsidRDefault="005A023F" w:rsidP="00B131AF">
            <w:pPr>
              <w:spacing w:before="120" w:after="120"/>
              <w:rPr>
                <w:rFonts w:cs="Arial"/>
                <w:b/>
              </w:rPr>
            </w:pPr>
            <w:r w:rsidRPr="00240940">
              <w:rPr>
                <w:rFonts w:cs="Arial"/>
                <w:b/>
              </w:rPr>
              <w:t>Role</w:t>
            </w:r>
          </w:p>
        </w:tc>
        <w:tc>
          <w:tcPr>
            <w:tcW w:w="348" w:type="pct"/>
            <w:shd w:val="clear" w:color="auto" w:fill="auto"/>
          </w:tcPr>
          <w:p w14:paraId="6EE9E3BD" w14:textId="77777777" w:rsidR="005A023F" w:rsidRPr="00240940" w:rsidRDefault="005A023F" w:rsidP="00B131AF">
            <w:pPr>
              <w:spacing w:before="120" w:after="120"/>
              <w:rPr>
                <w:rFonts w:cs="Arial"/>
                <w:b/>
              </w:rPr>
            </w:pPr>
            <w:proofErr w:type="spellStart"/>
            <w:r w:rsidRPr="00240940">
              <w:rPr>
                <w:rFonts w:cs="Arial"/>
                <w:b/>
              </w:rPr>
              <w:t>Mult</w:t>
            </w:r>
            <w:proofErr w:type="spellEnd"/>
          </w:p>
        </w:tc>
      </w:tr>
      <w:tr w:rsidR="005A023F" w:rsidRPr="00240940" w14:paraId="0DC30742" w14:textId="77777777" w:rsidTr="00192D58">
        <w:tc>
          <w:tcPr>
            <w:tcW w:w="619" w:type="pct"/>
            <w:shd w:val="clear" w:color="auto" w:fill="auto"/>
          </w:tcPr>
          <w:p w14:paraId="35C2ECA5" w14:textId="77777777" w:rsidR="005A023F" w:rsidRPr="00240940" w:rsidRDefault="005A023F" w:rsidP="00B131AF">
            <w:pPr>
              <w:spacing w:before="120" w:after="120"/>
              <w:rPr>
                <w:rFonts w:cs="Arial"/>
                <w:sz w:val="18"/>
              </w:rPr>
            </w:pPr>
            <w:r w:rsidRPr="00240940">
              <w:rPr>
                <w:rFonts w:cs="Arial"/>
                <w:sz w:val="18"/>
              </w:rPr>
              <w:t>association</w:t>
            </w:r>
          </w:p>
        </w:tc>
        <w:tc>
          <w:tcPr>
            <w:tcW w:w="749" w:type="pct"/>
            <w:gridSpan w:val="2"/>
            <w:shd w:val="clear" w:color="auto" w:fill="auto"/>
          </w:tcPr>
          <w:p w14:paraId="11FD3748" w14:textId="77777777" w:rsidR="005A023F" w:rsidRPr="00240940" w:rsidRDefault="005A023F" w:rsidP="00B131AF">
            <w:pPr>
              <w:spacing w:before="120" w:after="120"/>
              <w:rPr>
                <w:rFonts w:cs="Arial"/>
                <w:sz w:val="18"/>
              </w:rPr>
            </w:pPr>
            <w:r w:rsidRPr="00240940">
              <w:rPr>
                <w:rFonts w:cs="Arial"/>
                <w:sz w:val="18"/>
              </w:rPr>
              <w:t>Location Hours</w:t>
            </w:r>
          </w:p>
        </w:tc>
        <w:tc>
          <w:tcPr>
            <w:tcW w:w="669" w:type="pct"/>
            <w:gridSpan w:val="2"/>
            <w:shd w:val="clear" w:color="auto" w:fill="auto"/>
          </w:tcPr>
          <w:p w14:paraId="3A3E879E" w14:textId="77777777" w:rsidR="005A023F" w:rsidRPr="00240940" w:rsidRDefault="005A023F" w:rsidP="00B131AF">
            <w:pPr>
              <w:spacing w:before="120" w:after="120"/>
              <w:rPr>
                <w:rFonts w:cs="Arial"/>
                <w:b/>
                <w:sz w:val="18"/>
              </w:rPr>
            </w:pPr>
          </w:p>
        </w:tc>
        <w:tc>
          <w:tcPr>
            <w:tcW w:w="695" w:type="pct"/>
            <w:gridSpan w:val="2"/>
            <w:shd w:val="clear" w:color="auto" w:fill="auto"/>
          </w:tcPr>
          <w:p w14:paraId="0BE596A9" w14:textId="77777777" w:rsidR="005A023F" w:rsidRPr="00240940" w:rsidRDefault="005A023F" w:rsidP="00B131AF">
            <w:pPr>
              <w:spacing w:before="120" w:after="120"/>
              <w:rPr>
                <w:rFonts w:cs="Arial"/>
                <w:sz w:val="18"/>
              </w:rPr>
            </w:pPr>
          </w:p>
        </w:tc>
        <w:tc>
          <w:tcPr>
            <w:tcW w:w="348" w:type="pct"/>
            <w:gridSpan w:val="2"/>
            <w:shd w:val="clear" w:color="auto" w:fill="auto"/>
          </w:tcPr>
          <w:p w14:paraId="01D19835" w14:textId="77777777" w:rsidR="005A023F" w:rsidRPr="00240940" w:rsidRDefault="005A023F" w:rsidP="00B131AF">
            <w:pPr>
              <w:spacing w:before="120" w:after="120"/>
              <w:rPr>
                <w:rFonts w:cs="Arial"/>
                <w:sz w:val="18"/>
              </w:rPr>
            </w:pPr>
          </w:p>
        </w:tc>
        <w:tc>
          <w:tcPr>
            <w:tcW w:w="764" w:type="pct"/>
            <w:gridSpan w:val="2"/>
            <w:shd w:val="clear" w:color="auto" w:fill="auto"/>
          </w:tcPr>
          <w:p w14:paraId="60C8CF51" w14:textId="77777777" w:rsidR="005A023F" w:rsidRPr="00240940" w:rsidRDefault="005A023F" w:rsidP="00B131AF">
            <w:pPr>
              <w:spacing w:before="120" w:after="120"/>
              <w:rPr>
                <w:rFonts w:cs="Arial"/>
                <w:b/>
                <w:sz w:val="18"/>
              </w:rPr>
            </w:pPr>
            <w:proofErr w:type="spellStart"/>
            <w:r w:rsidRPr="00240940">
              <w:rPr>
                <w:rFonts w:cs="Arial"/>
                <w:b/>
                <w:sz w:val="18"/>
              </w:rPr>
              <w:t>ServiceHours</w:t>
            </w:r>
            <w:proofErr w:type="spellEnd"/>
          </w:p>
        </w:tc>
        <w:tc>
          <w:tcPr>
            <w:tcW w:w="808" w:type="pct"/>
            <w:gridSpan w:val="2"/>
            <w:shd w:val="clear" w:color="auto" w:fill="auto"/>
          </w:tcPr>
          <w:p w14:paraId="12C63AC3" w14:textId="77777777" w:rsidR="005A023F" w:rsidRPr="00240940" w:rsidRDefault="005A023F" w:rsidP="00B131AF">
            <w:pPr>
              <w:spacing w:before="120" w:after="120"/>
              <w:rPr>
                <w:rFonts w:cs="Arial"/>
                <w:sz w:val="18"/>
              </w:rPr>
            </w:pPr>
            <w:proofErr w:type="spellStart"/>
            <w:r w:rsidRPr="00240940">
              <w:rPr>
                <w:rFonts w:cs="Arial"/>
                <w:sz w:val="18"/>
              </w:rPr>
              <w:t>location_srvHrs</w:t>
            </w:r>
            <w:proofErr w:type="spellEnd"/>
          </w:p>
        </w:tc>
        <w:tc>
          <w:tcPr>
            <w:tcW w:w="348" w:type="pct"/>
            <w:shd w:val="clear" w:color="auto" w:fill="auto"/>
          </w:tcPr>
          <w:p w14:paraId="59C8F745" w14:textId="77777777" w:rsidR="005A023F" w:rsidRPr="00240940" w:rsidRDefault="005A023F" w:rsidP="00B131AF">
            <w:pPr>
              <w:spacing w:before="120" w:after="120"/>
              <w:rPr>
                <w:rFonts w:cs="Arial"/>
              </w:rPr>
            </w:pPr>
            <w:r>
              <w:rPr>
                <w:rFonts w:cs="Arial"/>
              </w:rPr>
              <w:t>0, 1</w:t>
            </w:r>
          </w:p>
        </w:tc>
      </w:tr>
    </w:tbl>
    <w:p w14:paraId="0DFA25C1" w14:textId="77777777" w:rsidR="005A023F" w:rsidRDefault="005A023F" w:rsidP="005A023F">
      <w:pPr>
        <w:spacing w:before="240"/>
        <w:rPr>
          <w:b/>
        </w:rPr>
      </w:pPr>
    </w:p>
    <w:p w14:paraId="5087081F" w14:textId="77777777" w:rsidR="005A023F" w:rsidRDefault="005A023F" w:rsidP="005A023F">
      <w:pPr>
        <w:rPr>
          <w:b/>
        </w:rPr>
      </w:pPr>
      <w:r>
        <w:rPr>
          <w:b/>
        </w:rPr>
        <w:br w:type="page"/>
      </w:r>
    </w:p>
    <w:p w14:paraId="674F7124" w14:textId="77777777" w:rsidR="005A023F" w:rsidRDefault="005A023F" w:rsidP="00716062">
      <w:pPr>
        <w:pStyle w:val="Heading2"/>
      </w:pPr>
      <w:bookmarkStart w:id="1926" w:name="_Ref113290385"/>
      <w:bookmarkStart w:id="1927" w:name="_Toc120214445"/>
      <w:r w:rsidRPr="00240940">
        <w:lastRenderedPageBreak/>
        <w:t>Gridiron</w:t>
      </w:r>
      <w:bookmarkEnd w:id="1926"/>
      <w:bookmarkEnd w:id="192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1"/>
        <w:gridCol w:w="1136"/>
        <w:gridCol w:w="214"/>
        <w:gridCol w:w="533"/>
        <w:gridCol w:w="669"/>
        <w:gridCol w:w="831"/>
        <w:gridCol w:w="418"/>
        <w:gridCol w:w="332"/>
        <w:gridCol w:w="296"/>
        <w:gridCol w:w="1206"/>
        <w:gridCol w:w="171"/>
        <w:gridCol w:w="581"/>
        <w:gridCol w:w="876"/>
        <w:gridCol w:w="632"/>
      </w:tblGrid>
      <w:tr w:rsidR="005A023F" w:rsidRPr="00240940" w14:paraId="398C1FA3" w14:textId="77777777" w:rsidTr="00B131AF">
        <w:tc>
          <w:tcPr>
            <w:tcW w:w="5000" w:type="pct"/>
            <w:gridSpan w:val="14"/>
            <w:shd w:val="clear" w:color="auto" w:fill="auto"/>
          </w:tcPr>
          <w:p w14:paraId="6DB450C9" w14:textId="77777777" w:rsidR="005A023F" w:rsidRPr="00240940" w:rsidRDefault="005A023F" w:rsidP="00B131AF">
            <w:pPr>
              <w:spacing w:before="120" w:after="120"/>
              <w:rPr>
                <w:rFonts w:cs="Arial"/>
              </w:rPr>
            </w:pPr>
            <w:r w:rsidRPr="00240940">
              <w:rPr>
                <w:rFonts w:cs="Arial"/>
                <w:u w:val="single"/>
              </w:rPr>
              <w:t>IHO Definition:</w:t>
            </w:r>
            <w:r>
              <w:rPr>
                <w:rFonts w:cs="Arial"/>
              </w:rPr>
              <w:t xml:space="preserve"> A structure in the intertidal zone serving as a support for vessels at low stages of the tide to permit work on the exposed portion of the vessel's hull.</w:t>
            </w:r>
          </w:p>
        </w:tc>
      </w:tr>
      <w:tr w:rsidR="005A023F" w:rsidRPr="00240940" w14:paraId="43168C3E" w14:textId="77777777" w:rsidTr="00B131AF">
        <w:tc>
          <w:tcPr>
            <w:tcW w:w="5000" w:type="pct"/>
            <w:gridSpan w:val="14"/>
            <w:shd w:val="clear" w:color="auto" w:fill="auto"/>
          </w:tcPr>
          <w:p w14:paraId="4FA68A5A" w14:textId="77777777" w:rsidR="005A023F" w:rsidRPr="00240940" w:rsidRDefault="005A023F" w:rsidP="00B131AF">
            <w:pPr>
              <w:spacing w:before="120" w:after="120"/>
              <w:rPr>
                <w:rFonts w:cs="Arial"/>
                <w:b/>
              </w:rPr>
            </w:pPr>
            <w:r w:rsidRPr="00240940">
              <w:rPr>
                <w:rFonts w:cs="Arial"/>
                <w:b/>
                <w:u w:val="single"/>
              </w:rPr>
              <w:t>S-10x Geo Feature:</w:t>
            </w:r>
            <w:r>
              <w:rPr>
                <w:rFonts w:cs="Arial"/>
                <w:b/>
              </w:rPr>
              <w:t xml:space="preserve"> Gridiron (GRIDRN, Careening Grid)</w:t>
            </w:r>
          </w:p>
        </w:tc>
      </w:tr>
      <w:tr w:rsidR="005A023F" w:rsidRPr="00240940" w14:paraId="7F041EAE" w14:textId="77777777" w:rsidTr="00B131AF">
        <w:tc>
          <w:tcPr>
            <w:tcW w:w="5000" w:type="pct"/>
            <w:gridSpan w:val="14"/>
            <w:shd w:val="clear" w:color="auto" w:fill="auto"/>
          </w:tcPr>
          <w:p w14:paraId="530EEF6E" w14:textId="3F0EE706" w:rsidR="005A023F" w:rsidRPr="00240940" w:rsidRDefault="005A023F" w:rsidP="00B131AF">
            <w:pPr>
              <w:spacing w:before="120" w:after="120"/>
              <w:rPr>
                <w:rFonts w:cs="Arial"/>
                <w:b/>
              </w:rPr>
            </w:pPr>
            <w:r w:rsidRPr="00240940">
              <w:rPr>
                <w:rFonts w:cs="Arial"/>
                <w:b/>
                <w:u w:val="single"/>
              </w:rPr>
              <w:t>Super Type:</w:t>
            </w:r>
            <w:r>
              <w:rPr>
                <w:rFonts w:cs="Arial"/>
                <w:b/>
              </w:rPr>
              <w:t xml:space="preserve"> </w:t>
            </w:r>
            <w:proofErr w:type="spellStart"/>
            <w:r>
              <w:rPr>
                <w:rFonts w:cs="Arial"/>
                <w:b/>
              </w:rPr>
              <w:t>HarbourPhysicalInfrastructure</w:t>
            </w:r>
            <w:proofErr w:type="spellEnd"/>
            <w:r w:rsidR="000E0AAE">
              <w:rPr>
                <w:rFonts w:cs="Arial"/>
                <w:b/>
              </w:rPr>
              <w:t xml:space="preserve"> (</w:t>
            </w:r>
            <w:r w:rsidR="000E0AAE">
              <w:rPr>
                <w:rFonts w:cs="Arial"/>
                <w:b/>
              </w:rPr>
              <w:fldChar w:fldCharType="begin"/>
            </w:r>
            <w:r w:rsidR="000E0AAE">
              <w:rPr>
                <w:rFonts w:cs="Arial"/>
                <w:b/>
              </w:rPr>
              <w:instrText xml:space="preserve"> REF _Ref113290762 \r \h </w:instrText>
            </w:r>
            <w:r w:rsidR="000E0AAE">
              <w:rPr>
                <w:rFonts w:cs="Arial"/>
                <w:b/>
              </w:rPr>
            </w:r>
            <w:r w:rsidR="000E0AAE">
              <w:rPr>
                <w:rFonts w:cs="Arial"/>
                <w:b/>
              </w:rPr>
              <w:fldChar w:fldCharType="separate"/>
            </w:r>
            <w:r w:rsidR="00EE3F7C">
              <w:rPr>
                <w:rFonts w:cs="Arial"/>
                <w:b/>
              </w:rPr>
              <w:t>5.5</w:t>
            </w:r>
            <w:r w:rsidR="000E0AAE">
              <w:rPr>
                <w:rFonts w:cs="Arial"/>
                <w:b/>
              </w:rPr>
              <w:fldChar w:fldCharType="end"/>
            </w:r>
            <w:r w:rsidR="000E0AAE">
              <w:rPr>
                <w:rFonts w:cs="Arial"/>
                <w:b/>
              </w:rPr>
              <w:t>)</w:t>
            </w:r>
          </w:p>
        </w:tc>
      </w:tr>
      <w:tr w:rsidR="005A023F" w:rsidRPr="00240940" w14:paraId="6D0917AA" w14:textId="77777777" w:rsidTr="00B131AF">
        <w:tc>
          <w:tcPr>
            <w:tcW w:w="5000" w:type="pct"/>
            <w:gridSpan w:val="14"/>
            <w:shd w:val="clear" w:color="auto" w:fill="auto"/>
          </w:tcPr>
          <w:p w14:paraId="5C1A039A" w14:textId="77777777" w:rsidR="005A023F" w:rsidRPr="00240940" w:rsidRDefault="005A023F" w:rsidP="00B131AF">
            <w:pPr>
              <w:spacing w:before="120" w:after="120"/>
              <w:rPr>
                <w:rFonts w:cs="Arial"/>
                <w:b/>
              </w:rPr>
            </w:pPr>
            <w:r w:rsidRPr="00240940">
              <w:rPr>
                <w:rFonts w:cs="Arial"/>
                <w:b/>
                <w:u w:val="single"/>
              </w:rPr>
              <w:t>Primitives:</w:t>
            </w:r>
            <w:r>
              <w:rPr>
                <w:rFonts w:cs="Arial"/>
                <w:b/>
              </w:rPr>
              <w:t xml:space="preserve"> point, surface</w:t>
            </w:r>
          </w:p>
        </w:tc>
      </w:tr>
      <w:tr w:rsidR="005A023F" w:rsidRPr="00240940" w14:paraId="1DE25755" w14:textId="77777777" w:rsidTr="00B131AF">
        <w:tc>
          <w:tcPr>
            <w:tcW w:w="1249" w:type="pct"/>
            <w:gridSpan w:val="2"/>
            <w:shd w:val="clear" w:color="auto" w:fill="auto"/>
          </w:tcPr>
          <w:p w14:paraId="10DDC41B" w14:textId="77777777" w:rsidR="005A023F" w:rsidRDefault="005A023F" w:rsidP="00B131AF">
            <w:pPr>
              <w:spacing w:before="120"/>
              <w:rPr>
                <w:rFonts w:cs="Arial"/>
                <w:i/>
                <w:color w:val="0000FF"/>
                <w:sz w:val="18"/>
              </w:rPr>
            </w:pPr>
            <w:r w:rsidRPr="00240940">
              <w:rPr>
                <w:rFonts w:cs="Arial"/>
                <w:i/>
                <w:color w:val="0000FF"/>
                <w:sz w:val="18"/>
              </w:rPr>
              <w:t>Real World</w:t>
            </w:r>
          </w:p>
          <w:p w14:paraId="26B8F04A" w14:textId="77777777" w:rsidR="005A023F" w:rsidRPr="00240940" w:rsidRDefault="005A023F" w:rsidP="00B131AF">
            <w:pPr>
              <w:spacing w:before="120"/>
              <w:rPr>
                <w:rFonts w:cs="Arial"/>
                <w:i/>
                <w:color w:val="0000FF"/>
                <w:sz w:val="18"/>
              </w:rPr>
            </w:pPr>
          </w:p>
        </w:tc>
        <w:tc>
          <w:tcPr>
            <w:tcW w:w="1667" w:type="pct"/>
            <w:gridSpan w:val="6"/>
            <w:shd w:val="clear" w:color="auto" w:fill="auto"/>
          </w:tcPr>
          <w:p w14:paraId="1FE70E5E" w14:textId="77777777" w:rsidR="005A023F" w:rsidRDefault="005A023F" w:rsidP="00B131AF">
            <w:pPr>
              <w:spacing w:before="120"/>
              <w:rPr>
                <w:rFonts w:cs="Arial"/>
                <w:i/>
                <w:color w:val="0000FF"/>
                <w:sz w:val="18"/>
              </w:rPr>
            </w:pPr>
            <w:r w:rsidRPr="00240940">
              <w:rPr>
                <w:rFonts w:cs="Arial"/>
                <w:i/>
                <w:color w:val="0000FF"/>
                <w:sz w:val="18"/>
              </w:rPr>
              <w:t>Paper Chart Symbol</w:t>
            </w:r>
          </w:p>
          <w:p w14:paraId="7E1EEA8F" w14:textId="77777777" w:rsidR="005A023F" w:rsidRPr="00240940" w:rsidRDefault="005A023F" w:rsidP="00B131AF">
            <w:pPr>
              <w:spacing w:before="120"/>
              <w:rPr>
                <w:rFonts w:cs="Arial"/>
                <w:i/>
                <w:color w:val="0000FF"/>
                <w:sz w:val="18"/>
              </w:rPr>
            </w:pPr>
          </w:p>
        </w:tc>
        <w:tc>
          <w:tcPr>
            <w:tcW w:w="2084" w:type="pct"/>
            <w:gridSpan w:val="6"/>
            <w:shd w:val="clear" w:color="auto" w:fill="auto"/>
          </w:tcPr>
          <w:p w14:paraId="03197BEB" w14:textId="77777777" w:rsidR="005A023F" w:rsidRDefault="005A023F" w:rsidP="00B131AF">
            <w:pPr>
              <w:spacing w:before="120"/>
              <w:rPr>
                <w:rFonts w:cs="Arial"/>
                <w:i/>
                <w:color w:val="0000FF"/>
                <w:sz w:val="18"/>
              </w:rPr>
            </w:pPr>
            <w:r w:rsidRPr="00240940">
              <w:rPr>
                <w:rFonts w:cs="Arial"/>
                <w:i/>
                <w:color w:val="0000FF"/>
                <w:sz w:val="18"/>
              </w:rPr>
              <w:t>ECDIS Symbol</w:t>
            </w:r>
          </w:p>
          <w:p w14:paraId="03B3A58A" w14:textId="77777777" w:rsidR="005A023F" w:rsidRPr="00240940" w:rsidRDefault="005A023F" w:rsidP="00B131AF">
            <w:pPr>
              <w:spacing w:before="120"/>
              <w:rPr>
                <w:rFonts w:cs="Arial"/>
                <w:i/>
                <w:color w:val="0000FF"/>
                <w:sz w:val="18"/>
              </w:rPr>
            </w:pPr>
          </w:p>
        </w:tc>
      </w:tr>
      <w:tr w:rsidR="005A023F" w:rsidRPr="00240940" w14:paraId="40BFE6FE" w14:textId="77777777" w:rsidTr="00B131AF">
        <w:tc>
          <w:tcPr>
            <w:tcW w:w="1665" w:type="pct"/>
            <w:gridSpan w:val="4"/>
            <w:shd w:val="clear" w:color="auto" w:fill="auto"/>
          </w:tcPr>
          <w:p w14:paraId="0F3D2B31" w14:textId="77777777" w:rsidR="005A023F" w:rsidRPr="00240940" w:rsidRDefault="005A023F" w:rsidP="00B131AF">
            <w:pPr>
              <w:spacing w:before="120" w:after="120"/>
              <w:rPr>
                <w:rFonts w:cs="Arial"/>
                <w:b/>
              </w:rPr>
            </w:pPr>
            <w:r w:rsidRPr="00240940">
              <w:rPr>
                <w:rFonts w:cs="Arial"/>
                <w:b/>
              </w:rPr>
              <w:t>S-10x Attribute</w:t>
            </w:r>
          </w:p>
        </w:tc>
        <w:tc>
          <w:tcPr>
            <w:tcW w:w="834" w:type="pct"/>
            <w:gridSpan w:val="2"/>
            <w:shd w:val="clear" w:color="auto" w:fill="auto"/>
          </w:tcPr>
          <w:p w14:paraId="38AEC0CB" w14:textId="77777777" w:rsidR="005A023F" w:rsidRPr="00240940" w:rsidRDefault="005A023F" w:rsidP="00B131AF">
            <w:pPr>
              <w:spacing w:before="120" w:after="120"/>
              <w:rPr>
                <w:rFonts w:cs="Arial"/>
                <w:b/>
              </w:rPr>
            </w:pPr>
            <w:r w:rsidRPr="00240940">
              <w:rPr>
                <w:rFonts w:cs="Arial"/>
                <w:b/>
              </w:rPr>
              <w:t>S-57  Acronym</w:t>
            </w:r>
          </w:p>
        </w:tc>
        <w:tc>
          <w:tcPr>
            <w:tcW w:w="1250" w:type="pct"/>
            <w:gridSpan w:val="4"/>
            <w:shd w:val="clear" w:color="auto" w:fill="auto"/>
          </w:tcPr>
          <w:p w14:paraId="2327009B" w14:textId="77777777" w:rsidR="005A023F" w:rsidRPr="00240940" w:rsidRDefault="005A023F" w:rsidP="00B131AF">
            <w:pPr>
              <w:spacing w:before="120" w:after="120"/>
              <w:rPr>
                <w:rFonts w:cs="Arial"/>
                <w:b/>
              </w:rPr>
            </w:pPr>
            <w:r w:rsidRPr="00240940">
              <w:rPr>
                <w:rFonts w:cs="Arial"/>
                <w:b/>
              </w:rPr>
              <w:t>Allowable Encoding Value</w:t>
            </w:r>
          </w:p>
        </w:tc>
        <w:tc>
          <w:tcPr>
            <w:tcW w:w="417" w:type="pct"/>
            <w:gridSpan w:val="2"/>
            <w:shd w:val="clear" w:color="auto" w:fill="auto"/>
          </w:tcPr>
          <w:p w14:paraId="2A4EF5CE" w14:textId="77777777" w:rsidR="005A023F" w:rsidRPr="00240940" w:rsidRDefault="005A023F" w:rsidP="00B131AF">
            <w:pPr>
              <w:spacing w:before="120" w:after="120"/>
              <w:rPr>
                <w:rFonts w:cs="Arial"/>
                <w:b/>
              </w:rPr>
            </w:pPr>
            <w:r w:rsidRPr="00240940">
              <w:rPr>
                <w:rFonts w:cs="Arial"/>
                <w:b/>
              </w:rPr>
              <w:t>Type</w:t>
            </w:r>
          </w:p>
        </w:tc>
        <w:tc>
          <w:tcPr>
            <w:tcW w:w="834" w:type="pct"/>
            <w:gridSpan w:val="2"/>
            <w:shd w:val="clear" w:color="auto" w:fill="auto"/>
          </w:tcPr>
          <w:p w14:paraId="32389BDB" w14:textId="77777777" w:rsidR="005A023F" w:rsidRPr="00240940" w:rsidRDefault="005A023F" w:rsidP="00B131AF">
            <w:pPr>
              <w:spacing w:before="120" w:after="120"/>
              <w:rPr>
                <w:rFonts w:cs="Arial"/>
                <w:b/>
              </w:rPr>
            </w:pPr>
            <w:r w:rsidRPr="00240940">
              <w:rPr>
                <w:rFonts w:cs="Arial"/>
                <w:b/>
              </w:rPr>
              <w:t>Multiplicity</w:t>
            </w:r>
          </w:p>
        </w:tc>
      </w:tr>
      <w:tr w:rsidR="005A023F" w:rsidRPr="00240940" w14:paraId="5304F434" w14:textId="77777777" w:rsidTr="00B131AF">
        <w:tc>
          <w:tcPr>
            <w:tcW w:w="1665" w:type="pct"/>
            <w:gridSpan w:val="4"/>
            <w:shd w:val="clear" w:color="auto" w:fill="auto"/>
          </w:tcPr>
          <w:p w14:paraId="1D0D6E39" w14:textId="77777777" w:rsidR="005A023F" w:rsidRPr="00240940" w:rsidRDefault="005A023F" w:rsidP="00B131AF">
            <w:pPr>
              <w:spacing w:before="120" w:after="120"/>
              <w:rPr>
                <w:rFonts w:cs="Arial"/>
                <w:sz w:val="18"/>
              </w:rPr>
            </w:pPr>
            <w:r>
              <w:rPr>
                <w:rFonts w:cs="Arial"/>
                <w:sz w:val="18"/>
              </w:rPr>
              <w:t>Sill Depth</w:t>
            </w:r>
          </w:p>
        </w:tc>
        <w:tc>
          <w:tcPr>
            <w:tcW w:w="834" w:type="pct"/>
            <w:gridSpan w:val="2"/>
            <w:shd w:val="clear" w:color="auto" w:fill="auto"/>
          </w:tcPr>
          <w:p w14:paraId="274A5348" w14:textId="77777777" w:rsidR="005A023F" w:rsidRPr="00240940" w:rsidRDefault="005A023F" w:rsidP="00B131AF">
            <w:pPr>
              <w:spacing w:before="120" w:after="120"/>
              <w:rPr>
                <w:rFonts w:cs="Arial"/>
                <w:sz w:val="18"/>
              </w:rPr>
            </w:pPr>
          </w:p>
        </w:tc>
        <w:tc>
          <w:tcPr>
            <w:tcW w:w="1250" w:type="pct"/>
            <w:gridSpan w:val="4"/>
            <w:shd w:val="clear" w:color="auto" w:fill="auto"/>
          </w:tcPr>
          <w:p w14:paraId="6969AB13" w14:textId="77777777" w:rsidR="005A023F" w:rsidRPr="00240940" w:rsidRDefault="005A023F" w:rsidP="00B131AF">
            <w:pPr>
              <w:spacing w:before="120" w:after="120"/>
              <w:rPr>
                <w:rFonts w:cs="Arial"/>
                <w:sz w:val="18"/>
              </w:rPr>
            </w:pPr>
          </w:p>
        </w:tc>
        <w:tc>
          <w:tcPr>
            <w:tcW w:w="417" w:type="pct"/>
            <w:gridSpan w:val="2"/>
            <w:shd w:val="clear" w:color="auto" w:fill="auto"/>
          </w:tcPr>
          <w:p w14:paraId="15D4E167" w14:textId="77777777" w:rsidR="005A023F" w:rsidRPr="00240940" w:rsidRDefault="005A023F" w:rsidP="00B131AF">
            <w:pPr>
              <w:spacing w:before="120" w:after="120"/>
              <w:rPr>
                <w:rFonts w:cs="Arial"/>
                <w:sz w:val="18"/>
              </w:rPr>
            </w:pPr>
            <w:r>
              <w:rPr>
                <w:rFonts w:cs="Arial"/>
                <w:sz w:val="18"/>
              </w:rPr>
              <w:t>RE</w:t>
            </w:r>
          </w:p>
        </w:tc>
        <w:tc>
          <w:tcPr>
            <w:tcW w:w="834" w:type="pct"/>
            <w:gridSpan w:val="2"/>
            <w:shd w:val="clear" w:color="auto" w:fill="auto"/>
          </w:tcPr>
          <w:p w14:paraId="22D7FCAB" w14:textId="77777777" w:rsidR="005A023F" w:rsidRPr="00240940" w:rsidRDefault="005A023F" w:rsidP="00B131AF">
            <w:pPr>
              <w:spacing w:before="120" w:after="120"/>
              <w:rPr>
                <w:rFonts w:cs="Arial"/>
                <w:sz w:val="18"/>
              </w:rPr>
            </w:pPr>
            <w:r>
              <w:rPr>
                <w:rFonts w:cs="Arial"/>
                <w:sz w:val="18"/>
              </w:rPr>
              <w:t>0, 1</w:t>
            </w:r>
          </w:p>
        </w:tc>
      </w:tr>
      <w:tr w:rsidR="005A023F" w:rsidRPr="00240940" w14:paraId="71EE82B6" w14:textId="77777777" w:rsidTr="00B131AF">
        <w:tc>
          <w:tcPr>
            <w:tcW w:w="5000" w:type="pct"/>
            <w:gridSpan w:val="14"/>
            <w:shd w:val="clear" w:color="auto" w:fill="auto"/>
          </w:tcPr>
          <w:p w14:paraId="00193EB2" w14:textId="46511A27" w:rsidR="005A023F" w:rsidRDefault="005A023F" w:rsidP="00B131AF">
            <w:pPr>
              <w:spacing w:before="120" w:after="120"/>
              <w:rPr>
                <w:rFonts w:cs="Arial"/>
              </w:rPr>
            </w:pPr>
            <w:r w:rsidRPr="00240940">
              <w:rPr>
                <w:rFonts w:cs="Arial"/>
                <w:u w:val="single"/>
              </w:rPr>
              <w:t>INT 1 Reference:</w:t>
            </w:r>
            <w:r w:rsidR="000B28A1">
              <w:rPr>
                <w:rFonts w:cs="Arial"/>
                <w:u w:val="single"/>
              </w:rPr>
              <w:t xml:space="preserve"> --</w:t>
            </w:r>
          </w:p>
          <w:p w14:paraId="6386D0EF" w14:textId="7E891EE5" w:rsidR="005A023F" w:rsidRDefault="00177E5B" w:rsidP="00177E5B">
            <w:pPr>
              <w:pStyle w:val="Heading3"/>
            </w:pPr>
            <w:bookmarkStart w:id="1928" w:name="_Toc120214446"/>
            <w:r>
              <w:t>General</w:t>
            </w:r>
            <w:bookmarkEnd w:id="1928"/>
          </w:p>
          <w:p w14:paraId="6D73306C" w14:textId="1883833D" w:rsidR="00177E5B" w:rsidRDefault="00F32F6F" w:rsidP="00B131AF">
            <w:pPr>
              <w:spacing w:before="120" w:after="120"/>
              <w:rPr>
                <w:rFonts w:cs="Arial"/>
              </w:rPr>
            </w:pPr>
            <w:ins w:id="1929" w:author="Raphael Malyankar" w:date="2023-01-10T13:34:00Z">
              <w:r>
                <w:rPr>
                  <w:rFonts w:cs="Arial"/>
                </w:rPr>
                <w:t>(Reserved)</w:t>
              </w:r>
            </w:ins>
          </w:p>
          <w:p w14:paraId="460A495A" w14:textId="77777777" w:rsidR="005A023F" w:rsidRDefault="005A023F" w:rsidP="00B131AF">
            <w:pPr>
              <w:spacing w:before="120" w:after="120"/>
              <w:rPr>
                <w:rFonts w:cs="Arial"/>
              </w:rPr>
            </w:pPr>
            <w:r w:rsidRPr="00240940">
              <w:rPr>
                <w:rFonts w:cs="Arial"/>
                <w:u w:val="single"/>
              </w:rPr>
              <w:t>Remarks:</w:t>
            </w:r>
          </w:p>
          <w:p w14:paraId="13ACD1B9" w14:textId="77777777" w:rsidR="005A023F" w:rsidRDefault="005A023F" w:rsidP="00B131AF">
            <w:pPr>
              <w:spacing w:before="120" w:after="120"/>
              <w:rPr>
                <w:rFonts w:cs="Arial"/>
              </w:rPr>
            </w:pPr>
          </w:p>
          <w:p w14:paraId="67F65962" w14:textId="1DE23782" w:rsidR="005A023F" w:rsidRDefault="005A023F" w:rsidP="00B131AF">
            <w:pPr>
              <w:spacing w:before="120" w:after="120"/>
              <w:rPr>
                <w:rFonts w:cs="Arial"/>
              </w:rPr>
            </w:pPr>
            <w:r w:rsidRPr="00240940">
              <w:rPr>
                <w:rFonts w:cs="Arial"/>
                <w:u w:val="single"/>
              </w:rPr>
              <w:t>Distinction:</w:t>
            </w:r>
            <w:r w:rsidR="00177E5B" w:rsidRPr="00177E5B">
              <w:rPr>
                <w:rFonts w:cs="Arial"/>
              </w:rPr>
              <w:t xml:space="preserve"> </w:t>
            </w:r>
            <w:proofErr w:type="spellStart"/>
            <w:r w:rsidR="00177E5B" w:rsidRPr="00177E5B">
              <w:rPr>
                <w:rFonts w:cs="Arial"/>
              </w:rPr>
              <w:t>DryDock</w:t>
            </w:r>
            <w:proofErr w:type="spellEnd"/>
            <w:r w:rsidR="00177E5B" w:rsidRPr="00177E5B">
              <w:rPr>
                <w:rFonts w:cs="Arial"/>
              </w:rPr>
              <w:t xml:space="preserve">; </w:t>
            </w:r>
            <w:proofErr w:type="spellStart"/>
            <w:r w:rsidR="00177E5B" w:rsidRPr="00177E5B">
              <w:rPr>
                <w:rFonts w:cs="Arial"/>
              </w:rPr>
              <w:t>FloatingDock</w:t>
            </w:r>
            <w:proofErr w:type="spellEnd"/>
          </w:p>
          <w:p w14:paraId="70CFE0C3" w14:textId="77777777" w:rsidR="005A023F" w:rsidRPr="00240940" w:rsidRDefault="005A023F" w:rsidP="00B131AF">
            <w:pPr>
              <w:spacing w:before="120" w:after="120"/>
              <w:rPr>
                <w:rFonts w:cs="Arial"/>
              </w:rPr>
            </w:pPr>
          </w:p>
        </w:tc>
      </w:tr>
      <w:tr w:rsidR="005A023F" w:rsidRPr="00240940" w14:paraId="36EBBE27" w14:textId="77777777" w:rsidTr="00B131AF">
        <w:tc>
          <w:tcPr>
            <w:tcW w:w="5000" w:type="pct"/>
            <w:gridSpan w:val="14"/>
            <w:shd w:val="clear" w:color="auto" w:fill="auto"/>
          </w:tcPr>
          <w:p w14:paraId="79687209" w14:textId="77777777" w:rsidR="005A023F" w:rsidRPr="00240940" w:rsidRDefault="005A023F" w:rsidP="00B131AF">
            <w:pPr>
              <w:spacing w:before="120" w:after="120"/>
              <w:rPr>
                <w:rFonts w:cs="Arial"/>
                <w:b/>
                <w:u w:val="single"/>
              </w:rPr>
            </w:pPr>
            <w:bookmarkStart w:id="1930" w:name="_Hlk124250879"/>
            <w:r w:rsidRPr="00240940">
              <w:rPr>
                <w:rFonts w:cs="Arial"/>
                <w:b/>
                <w:u w:val="single"/>
              </w:rPr>
              <w:t>Feature/Information associations</w:t>
            </w:r>
          </w:p>
        </w:tc>
      </w:tr>
      <w:tr w:rsidR="005A023F" w:rsidRPr="00240940" w14:paraId="7F78D848" w14:textId="77777777" w:rsidTr="00C5159E">
        <w:tc>
          <w:tcPr>
            <w:tcW w:w="619" w:type="pct"/>
            <w:vMerge w:val="restart"/>
            <w:shd w:val="clear" w:color="auto" w:fill="auto"/>
          </w:tcPr>
          <w:p w14:paraId="0CEAB3D0" w14:textId="77777777" w:rsidR="005A023F" w:rsidRPr="00240940" w:rsidRDefault="005A023F" w:rsidP="00B131AF">
            <w:pPr>
              <w:spacing w:before="120" w:after="120"/>
              <w:rPr>
                <w:rFonts w:cs="Arial"/>
                <w:b/>
              </w:rPr>
            </w:pPr>
            <w:r w:rsidRPr="00240940">
              <w:rPr>
                <w:rFonts w:cs="Arial"/>
                <w:b/>
              </w:rPr>
              <w:t>Type</w:t>
            </w:r>
          </w:p>
        </w:tc>
        <w:tc>
          <w:tcPr>
            <w:tcW w:w="749" w:type="pct"/>
            <w:gridSpan w:val="2"/>
            <w:vMerge w:val="restart"/>
            <w:shd w:val="clear" w:color="auto" w:fill="auto"/>
          </w:tcPr>
          <w:p w14:paraId="2300FDA5" w14:textId="77777777" w:rsidR="005A023F" w:rsidRPr="00240940" w:rsidRDefault="005A023F" w:rsidP="00B131AF">
            <w:pPr>
              <w:spacing w:before="120" w:after="120"/>
              <w:rPr>
                <w:rFonts w:cs="Arial"/>
                <w:b/>
              </w:rPr>
            </w:pPr>
            <w:r w:rsidRPr="00240940">
              <w:rPr>
                <w:rFonts w:cs="Arial"/>
                <w:b/>
              </w:rPr>
              <w:t>Association Name</w:t>
            </w:r>
          </w:p>
        </w:tc>
        <w:tc>
          <w:tcPr>
            <w:tcW w:w="3632" w:type="pct"/>
            <w:gridSpan w:val="11"/>
            <w:shd w:val="clear" w:color="auto" w:fill="auto"/>
          </w:tcPr>
          <w:p w14:paraId="780F5690" w14:textId="77777777" w:rsidR="005A023F" w:rsidRPr="00240940" w:rsidRDefault="005A023F" w:rsidP="00B131AF">
            <w:pPr>
              <w:spacing w:before="120" w:after="120"/>
              <w:jc w:val="center"/>
              <w:rPr>
                <w:rFonts w:cs="Arial"/>
                <w:b/>
              </w:rPr>
            </w:pPr>
            <w:r w:rsidRPr="00240940">
              <w:rPr>
                <w:rFonts w:cs="Arial"/>
                <w:b/>
              </w:rPr>
              <w:t>Association Ends</w:t>
            </w:r>
          </w:p>
        </w:tc>
      </w:tr>
      <w:tr w:rsidR="005A023F" w:rsidRPr="00240940" w14:paraId="0F069C5E" w14:textId="77777777" w:rsidTr="00C5159E">
        <w:tc>
          <w:tcPr>
            <w:tcW w:w="619" w:type="pct"/>
            <w:vMerge/>
            <w:shd w:val="clear" w:color="auto" w:fill="auto"/>
          </w:tcPr>
          <w:p w14:paraId="5A0E39AA" w14:textId="77777777" w:rsidR="005A023F" w:rsidRPr="00240940" w:rsidRDefault="005A023F" w:rsidP="00B131AF">
            <w:pPr>
              <w:spacing w:before="120" w:after="120"/>
              <w:rPr>
                <w:rFonts w:cs="Arial"/>
              </w:rPr>
            </w:pPr>
          </w:p>
        </w:tc>
        <w:tc>
          <w:tcPr>
            <w:tcW w:w="749" w:type="pct"/>
            <w:gridSpan w:val="2"/>
            <w:vMerge/>
            <w:shd w:val="clear" w:color="auto" w:fill="auto"/>
          </w:tcPr>
          <w:p w14:paraId="6EC7242B" w14:textId="77777777" w:rsidR="005A023F" w:rsidRPr="00240940" w:rsidRDefault="005A023F" w:rsidP="00B131AF">
            <w:pPr>
              <w:spacing w:before="120" w:after="120"/>
              <w:rPr>
                <w:rFonts w:cs="Arial"/>
              </w:rPr>
            </w:pPr>
          </w:p>
        </w:tc>
        <w:tc>
          <w:tcPr>
            <w:tcW w:w="669" w:type="pct"/>
            <w:gridSpan w:val="2"/>
            <w:shd w:val="clear" w:color="auto" w:fill="auto"/>
          </w:tcPr>
          <w:p w14:paraId="68C377A9" w14:textId="77777777" w:rsidR="005A023F" w:rsidRPr="00240940" w:rsidRDefault="005A023F" w:rsidP="00B131AF">
            <w:pPr>
              <w:spacing w:before="120" w:after="120"/>
              <w:rPr>
                <w:rFonts w:cs="Arial"/>
                <w:b/>
              </w:rPr>
            </w:pPr>
            <w:r w:rsidRPr="00240940">
              <w:rPr>
                <w:rFonts w:cs="Arial"/>
                <w:b/>
              </w:rPr>
              <w:t>Class</w:t>
            </w:r>
          </w:p>
        </w:tc>
        <w:tc>
          <w:tcPr>
            <w:tcW w:w="695" w:type="pct"/>
            <w:gridSpan w:val="2"/>
            <w:shd w:val="clear" w:color="auto" w:fill="auto"/>
          </w:tcPr>
          <w:p w14:paraId="2DD279EB" w14:textId="77777777" w:rsidR="005A023F" w:rsidRPr="00240940" w:rsidRDefault="005A023F" w:rsidP="00B131AF">
            <w:pPr>
              <w:spacing w:before="120" w:after="120"/>
              <w:rPr>
                <w:rFonts w:cs="Arial"/>
                <w:b/>
              </w:rPr>
            </w:pPr>
            <w:r w:rsidRPr="00240940">
              <w:rPr>
                <w:rFonts w:cs="Arial"/>
                <w:b/>
              </w:rPr>
              <w:t>Role</w:t>
            </w:r>
          </w:p>
        </w:tc>
        <w:tc>
          <w:tcPr>
            <w:tcW w:w="348" w:type="pct"/>
            <w:gridSpan w:val="2"/>
            <w:shd w:val="clear" w:color="auto" w:fill="auto"/>
          </w:tcPr>
          <w:p w14:paraId="7E9BF8F2" w14:textId="77777777" w:rsidR="005A023F" w:rsidRPr="00240940" w:rsidRDefault="005A023F" w:rsidP="00B131AF">
            <w:pPr>
              <w:spacing w:before="120" w:after="120"/>
              <w:rPr>
                <w:rFonts w:cs="Arial"/>
                <w:b/>
              </w:rPr>
            </w:pPr>
            <w:proofErr w:type="spellStart"/>
            <w:r w:rsidRPr="00240940">
              <w:rPr>
                <w:rFonts w:cs="Arial"/>
                <w:b/>
              </w:rPr>
              <w:t>Mult</w:t>
            </w:r>
            <w:proofErr w:type="spellEnd"/>
          </w:p>
        </w:tc>
        <w:tc>
          <w:tcPr>
            <w:tcW w:w="764" w:type="pct"/>
            <w:gridSpan w:val="2"/>
            <w:shd w:val="clear" w:color="auto" w:fill="auto"/>
          </w:tcPr>
          <w:p w14:paraId="40AA4E2E" w14:textId="77777777" w:rsidR="005A023F" w:rsidRPr="00240940" w:rsidRDefault="005A023F" w:rsidP="00B131AF">
            <w:pPr>
              <w:spacing w:before="120" w:after="120"/>
              <w:rPr>
                <w:rFonts w:cs="Arial"/>
                <w:b/>
              </w:rPr>
            </w:pPr>
            <w:r w:rsidRPr="00240940">
              <w:rPr>
                <w:rFonts w:cs="Arial"/>
                <w:b/>
              </w:rPr>
              <w:t>Class</w:t>
            </w:r>
          </w:p>
        </w:tc>
        <w:tc>
          <w:tcPr>
            <w:tcW w:w="808" w:type="pct"/>
            <w:gridSpan w:val="2"/>
            <w:shd w:val="clear" w:color="auto" w:fill="auto"/>
          </w:tcPr>
          <w:p w14:paraId="608614B3" w14:textId="77777777" w:rsidR="005A023F" w:rsidRPr="00240940" w:rsidRDefault="005A023F" w:rsidP="00B131AF">
            <w:pPr>
              <w:spacing w:before="120" w:after="120"/>
              <w:rPr>
                <w:rFonts w:cs="Arial"/>
                <w:b/>
              </w:rPr>
            </w:pPr>
            <w:r w:rsidRPr="00240940">
              <w:rPr>
                <w:rFonts w:cs="Arial"/>
                <w:b/>
              </w:rPr>
              <w:t>Role</w:t>
            </w:r>
          </w:p>
        </w:tc>
        <w:tc>
          <w:tcPr>
            <w:tcW w:w="348" w:type="pct"/>
            <w:shd w:val="clear" w:color="auto" w:fill="auto"/>
          </w:tcPr>
          <w:p w14:paraId="12D4F6A4" w14:textId="77777777" w:rsidR="005A023F" w:rsidRPr="00240940" w:rsidRDefault="005A023F" w:rsidP="00B131AF">
            <w:pPr>
              <w:spacing w:before="120" w:after="120"/>
              <w:rPr>
                <w:rFonts w:cs="Arial"/>
                <w:b/>
              </w:rPr>
            </w:pPr>
            <w:proofErr w:type="spellStart"/>
            <w:r w:rsidRPr="00240940">
              <w:rPr>
                <w:rFonts w:cs="Arial"/>
                <w:b/>
              </w:rPr>
              <w:t>Mult</w:t>
            </w:r>
            <w:proofErr w:type="spellEnd"/>
          </w:p>
        </w:tc>
      </w:tr>
      <w:tr w:rsidR="005A023F" w:rsidRPr="00240940" w14:paraId="36DE955D" w14:textId="77777777" w:rsidTr="00C5159E">
        <w:tc>
          <w:tcPr>
            <w:tcW w:w="619" w:type="pct"/>
            <w:shd w:val="clear" w:color="auto" w:fill="auto"/>
          </w:tcPr>
          <w:p w14:paraId="0BA96AC3" w14:textId="77777777" w:rsidR="005A023F" w:rsidRPr="00240940" w:rsidRDefault="005A023F" w:rsidP="00B131AF">
            <w:pPr>
              <w:spacing w:before="120" w:after="120"/>
              <w:rPr>
                <w:rFonts w:cs="Arial"/>
                <w:sz w:val="18"/>
              </w:rPr>
            </w:pPr>
            <w:r w:rsidRPr="00240940">
              <w:rPr>
                <w:rFonts w:cs="Arial"/>
                <w:sz w:val="18"/>
              </w:rPr>
              <w:t>association</w:t>
            </w:r>
          </w:p>
        </w:tc>
        <w:tc>
          <w:tcPr>
            <w:tcW w:w="749" w:type="pct"/>
            <w:gridSpan w:val="2"/>
            <w:shd w:val="clear" w:color="auto" w:fill="auto"/>
          </w:tcPr>
          <w:p w14:paraId="7D717F8C" w14:textId="77777777" w:rsidR="005A023F" w:rsidRPr="00240940" w:rsidRDefault="005A023F" w:rsidP="00B131AF">
            <w:pPr>
              <w:spacing w:before="120" w:after="120"/>
              <w:rPr>
                <w:rFonts w:cs="Arial"/>
                <w:sz w:val="18"/>
              </w:rPr>
            </w:pPr>
            <w:r w:rsidRPr="00240940">
              <w:rPr>
                <w:rFonts w:cs="Arial"/>
                <w:sz w:val="18"/>
              </w:rPr>
              <w:t>Location Hours</w:t>
            </w:r>
          </w:p>
        </w:tc>
        <w:tc>
          <w:tcPr>
            <w:tcW w:w="669" w:type="pct"/>
            <w:gridSpan w:val="2"/>
            <w:shd w:val="clear" w:color="auto" w:fill="auto"/>
          </w:tcPr>
          <w:p w14:paraId="06370D5B" w14:textId="77777777" w:rsidR="005A023F" w:rsidRPr="00240940" w:rsidRDefault="005A023F" w:rsidP="00B131AF">
            <w:pPr>
              <w:spacing w:before="120" w:after="120"/>
              <w:rPr>
                <w:rFonts w:cs="Arial"/>
                <w:b/>
                <w:sz w:val="18"/>
              </w:rPr>
            </w:pPr>
          </w:p>
        </w:tc>
        <w:tc>
          <w:tcPr>
            <w:tcW w:w="695" w:type="pct"/>
            <w:gridSpan w:val="2"/>
            <w:shd w:val="clear" w:color="auto" w:fill="auto"/>
          </w:tcPr>
          <w:p w14:paraId="09081A54" w14:textId="77777777" w:rsidR="005A023F" w:rsidRPr="00240940" w:rsidRDefault="005A023F" w:rsidP="00B131AF">
            <w:pPr>
              <w:spacing w:before="120" w:after="120"/>
              <w:rPr>
                <w:rFonts w:cs="Arial"/>
                <w:sz w:val="18"/>
              </w:rPr>
            </w:pPr>
          </w:p>
        </w:tc>
        <w:tc>
          <w:tcPr>
            <w:tcW w:w="348" w:type="pct"/>
            <w:gridSpan w:val="2"/>
            <w:shd w:val="clear" w:color="auto" w:fill="auto"/>
          </w:tcPr>
          <w:p w14:paraId="16E6B9D2" w14:textId="77777777" w:rsidR="005A023F" w:rsidRPr="00240940" w:rsidRDefault="005A023F" w:rsidP="00B131AF">
            <w:pPr>
              <w:spacing w:before="120" w:after="120"/>
              <w:rPr>
                <w:rFonts w:cs="Arial"/>
                <w:sz w:val="18"/>
              </w:rPr>
            </w:pPr>
          </w:p>
        </w:tc>
        <w:tc>
          <w:tcPr>
            <w:tcW w:w="764" w:type="pct"/>
            <w:gridSpan w:val="2"/>
            <w:shd w:val="clear" w:color="auto" w:fill="auto"/>
          </w:tcPr>
          <w:p w14:paraId="2C7374B2" w14:textId="77777777" w:rsidR="005A023F" w:rsidRPr="00240940" w:rsidRDefault="005A023F" w:rsidP="00B131AF">
            <w:pPr>
              <w:spacing w:before="120" w:after="120"/>
              <w:rPr>
                <w:rFonts w:cs="Arial"/>
                <w:b/>
                <w:sz w:val="18"/>
              </w:rPr>
            </w:pPr>
            <w:proofErr w:type="spellStart"/>
            <w:r w:rsidRPr="00240940">
              <w:rPr>
                <w:rFonts w:cs="Arial"/>
                <w:b/>
                <w:sz w:val="18"/>
              </w:rPr>
              <w:t>ServiceHours</w:t>
            </w:r>
            <w:proofErr w:type="spellEnd"/>
          </w:p>
        </w:tc>
        <w:tc>
          <w:tcPr>
            <w:tcW w:w="808" w:type="pct"/>
            <w:gridSpan w:val="2"/>
            <w:shd w:val="clear" w:color="auto" w:fill="auto"/>
          </w:tcPr>
          <w:p w14:paraId="6450AE79" w14:textId="77777777" w:rsidR="005A023F" w:rsidRPr="00240940" w:rsidRDefault="005A023F" w:rsidP="00B131AF">
            <w:pPr>
              <w:spacing w:before="120" w:after="120"/>
              <w:rPr>
                <w:rFonts w:cs="Arial"/>
                <w:sz w:val="18"/>
              </w:rPr>
            </w:pPr>
            <w:proofErr w:type="spellStart"/>
            <w:r w:rsidRPr="00240940">
              <w:rPr>
                <w:rFonts w:cs="Arial"/>
                <w:sz w:val="18"/>
              </w:rPr>
              <w:t>location_srvHrs</w:t>
            </w:r>
            <w:proofErr w:type="spellEnd"/>
          </w:p>
        </w:tc>
        <w:tc>
          <w:tcPr>
            <w:tcW w:w="348" w:type="pct"/>
            <w:shd w:val="clear" w:color="auto" w:fill="auto"/>
          </w:tcPr>
          <w:p w14:paraId="064241AF" w14:textId="77777777" w:rsidR="005A023F" w:rsidRPr="00240940" w:rsidRDefault="005A023F" w:rsidP="00B131AF">
            <w:pPr>
              <w:spacing w:before="120" w:after="120"/>
              <w:rPr>
                <w:rFonts w:cs="Arial"/>
              </w:rPr>
            </w:pPr>
            <w:r>
              <w:rPr>
                <w:rFonts w:cs="Arial"/>
              </w:rPr>
              <w:t>0, 1</w:t>
            </w:r>
          </w:p>
        </w:tc>
      </w:tr>
      <w:bookmarkEnd w:id="1930"/>
    </w:tbl>
    <w:p w14:paraId="1414F2DF" w14:textId="77777777" w:rsidR="005A023F" w:rsidRDefault="005A023F" w:rsidP="005A023F">
      <w:pPr>
        <w:spacing w:before="240"/>
        <w:rPr>
          <w:b/>
        </w:rPr>
      </w:pPr>
    </w:p>
    <w:p w14:paraId="02B5FF93" w14:textId="77777777" w:rsidR="005A023F" w:rsidRDefault="005A023F" w:rsidP="005A023F">
      <w:pPr>
        <w:rPr>
          <w:b/>
        </w:rPr>
      </w:pPr>
      <w:r>
        <w:rPr>
          <w:b/>
        </w:rPr>
        <w:br w:type="page"/>
      </w:r>
    </w:p>
    <w:p w14:paraId="1B1A6479" w14:textId="77777777" w:rsidR="005A023F" w:rsidRDefault="005A023F" w:rsidP="00716062">
      <w:pPr>
        <w:pStyle w:val="Heading2"/>
      </w:pPr>
      <w:bookmarkStart w:id="1931" w:name="_Ref113290391"/>
      <w:bookmarkStart w:id="1932" w:name="_Toc120214447"/>
      <w:r w:rsidRPr="00240940">
        <w:lastRenderedPageBreak/>
        <w:t>Harbour Facility</w:t>
      </w:r>
      <w:bookmarkEnd w:id="1931"/>
      <w:bookmarkEnd w:id="19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1"/>
        <w:gridCol w:w="1131"/>
        <w:gridCol w:w="219"/>
        <w:gridCol w:w="529"/>
        <w:gridCol w:w="672"/>
        <w:gridCol w:w="830"/>
        <w:gridCol w:w="418"/>
        <w:gridCol w:w="334"/>
        <w:gridCol w:w="294"/>
        <w:gridCol w:w="1208"/>
        <w:gridCol w:w="170"/>
        <w:gridCol w:w="583"/>
        <w:gridCol w:w="875"/>
        <w:gridCol w:w="632"/>
      </w:tblGrid>
      <w:tr w:rsidR="005A023F" w:rsidRPr="00240940" w14:paraId="6CEADCEA" w14:textId="77777777" w:rsidTr="00B131AF">
        <w:tc>
          <w:tcPr>
            <w:tcW w:w="5000" w:type="pct"/>
            <w:gridSpan w:val="14"/>
            <w:shd w:val="clear" w:color="auto" w:fill="auto"/>
          </w:tcPr>
          <w:p w14:paraId="5E8D4708" w14:textId="77777777" w:rsidR="005A023F" w:rsidRPr="00240940" w:rsidRDefault="005A023F" w:rsidP="00B131AF">
            <w:pPr>
              <w:spacing w:before="120" w:after="120"/>
              <w:rPr>
                <w:rFonts w:cs="Arial"/>
              </w:rPr>
            </w:pPr>
            <w:r w:rsidRPr="00240940">
              <w:rPr>
                <w:rFonts w:cs="Arial"/>
                <w:u w:val="single"/>
              </w:rPr>
              <w:t>IHO Definition:</w:t>
            </w:r>
            <w:r>
              <w:rPr>
                <w:rFonts w:cs="Arial"/>
              </w:rPr>
              <w:t xml:space="preserve"> A harbour installation with a service or commercial operation of public interest.</w:t>
            </w:r>
          </w:p>
        </w:tc>
      </w:tr>
      <w:tr w:rsidR="005A023F" w:rsidRPr="00240940" w14:paraId="26FB7F5F" w14:textId="77777777" w:rsidTr="00B131AF">
        <w:tc>
          <w:tcPr>
            <w:tcW w:w="5000" w:type="pct"/>
            <w:gridSpan w:val="14"/>
            <w:shd w:val="clear" w:color="auto" w:fill="auto"/>
          </w:tcPr>
          <w:p w14:paraId="0929E324" w14:textId="77777777" w:rsidR="005A023F" w:rsidRPr="00240940" w:rsidRDefault="005A023F" w:rsidP="00B131AF">
            <w:pPr>
              <w:spacing w:before="120" w:after="120"/>
              <w:rPr>
                <w:rFonts w:cs="Arial"/>
                <w:b/>
              </w:rPr>
            </w:pPr>
            <w:r w:rsidRPr="00240940">
              <w:rPr>
                <w:rFonts w:cs="Arial"/>
                <w:b/>
                <w:u w:val="single"/>
              </w:rPr>
              <w:t>S-10x Geo Feature:</w:t>
            </w:r>
            <w:r>
              <w:rPr>
                <w:rFonts w:cs="Arial"/>
                <w:b/>
              </w:rPr>
              <w:t xml:space="preserve"> Harbour Facility (HRBFAC)</w:t>
            </w:r>
          </w:p>
        </w:tc>
      </w:tr>
      <w:tr w:rsidR="005A023F" w:rsidRPr="00240940" w14:paraId="7FDCC0FB" w14:textId="77777777" w:rsidTr="00B131AF">
        <w:tc>
          <w:tcPr>
            <w:tcW w:w="5000" w:type="pct"/>
            <w:gridSpan w:val="14"/>
            <w:shd w:val="clear" w:color="auto" w:fill="auto"/>
          </w:tcPr>
          <w:p w14:paraId="19522832" w14:textId="53580CAE" w:rsidR="005A023F" w:rsidRPr="00240940" w:rsidRDefault="005A023F" w:rsidP="00B131AF">
            <w:pPr>
              <w:spacing w:before="120" w:after="120"/>
              <w:rPr>
                <w:rFonts w:cs="Arial"/>
                <w:b/>
              </w:rPr>
            </w:pPr>
            <w:r w:rsidRPr="00240940">
              <w:rPr>
                <w:rFonts w:cs="Arial"/>
                <w:b/>
                <w:u w:val="single"/>
              </w:rPr>
              <w:t>Super Type:</w:t>
            </w:r>
            <w:r>
              <w:rPr>
                <w:rFonts w:cs="Arial"/>
                <w:b/>
              </w:rPr>
              <w:t xml:space="preserve"> </w:t>
            </w:r>
            <w:proofErr w:type="spellStart"/>
            <w:r>
              <w:rPr>
                <w:rFonts w:cs="Arial"/>
                <w:b/>
              </w:rPr>
              <w:t>HarbourPhysicalInfrastructure</w:t>
            </w:r>
            <w:proofErr w:type="spellEnd"/>
            <w:r w:rsidR="000E0AAE">
              <w:rPr>
                <w:rFonts w:cs="Arial"/>
                <w:b/>
              </w:rPr>
              <w:t xml:space="preserve"> (</w:t>
            </w:r>
            <w:r w:rsidR="000E0AAE">
              <w:rPr>
                <w:rFonts w:cs="Arial"/>
                <w:b/>
              </w:rPr>
              <w:fldChar w:fldCharType="begin"/>
            </w:r>
            <w:r w:rsidR="000E0AAE">
              <w:rPr>
                <w:rFonts w:cs="Arial"/>
                <w:b/>
              </w:rPr>
              <w:instrText xml:space="preserve"> REF _Ref113290762 \r \h </w:instrText>
            </w:r>
            <w:r w:rsidR="000E0AAE">
              <w:rPr>
                <w:rFonts w:cs="Arial"/>
                <w:b/>
              </w:rPr>
            </w:r>
            <w:r w:rsidR="000E0AAE">
              <w:rPr>
                <w:rFonts w:cs="Arial"/>
                <w:b/>
              </w:rPr>
              <w:fldChar w:fldCharType="separate"/>
            </w:r>
            <w:r w:rsidR="00EE3F7C">
              <w:rPr>
                <w:rFonts w:cs="Arial"/>
                <w:b/>
              </w:rPr>
              <w:t>5.5</w:t>
            </w:r>
            <w:r w:rsidR="000E0AAE">
              <w:rPr>
                <w:rFonts w:cs="Arial"/>
                <w:b/>
              </w:rPr>
              <w:fldChar w:fldCharType="end"/>
            </w:r>
            <w:r w:rsidR="000E0AAE">
              <w:rPr>
                <w:rFonts w:cs="Arial"/>
                <w:b/>
              </w:rPr>
              <w:t>)</w:t>
            </w:r>
          </w:p>
        </w:tc>
      </w:tr>
      <w:tr w:rsidR="005A023F" w:rsidRPr="00240940" w14:paraId="1B80EBED" w14:textId="77777777" w:rsidTr="00B131AF">
        <w:tc>
          <w:tcPr>
            <w:tcW w:w="5000" w:type="pct"/>
            <w:gridSpan w:val="14"/>
            <w:shd w:val="clear" w:color="auto" w:fill="auto"/>
          </w:tcPr>
          <w:p w14:paraId="52E44D93" w14:textId="77777777" w:rsidR="005A023F" w:rsidRPr="00240940" w:rsidRDefault="005A023F" w:rsidP="00B131AF">
            <w:pPr>
              <w:spacing w:before="120" w:after="120"/>
              <w:rPr>
                <w:rFonts w:cs="Arial"/>
                <w:b/>
              </w:rPr>
            </w:pPr>
            <w:r w:rsidRPr="00240940">
              <w:rPr>
                <w:rFonts w:cs="Arial"/>
                <w:b/>
                <w:u w:val="single"/>
              </w:rPr>
              <w:t>Primitives:</w:t>
            </w:r>
            <w:r>
              <w:rPr>
                <w:rFonts w:cs="Arial"/>
                <w:b/>
              </w:rPr>
              <w:t xml:space="preserve"> point, surface</w:t>
            </w:r>
          </w:p>
        </w:tc>
      </w:tr>
      <w:tr w:rsidR="005A023F" w:rsidRPr="00240940" w14:paraId="1E4EA059" w14:textId="77777777" w:rsidTr="00B131AF">
        <w:tc>
          <w:tcPr>
            <w:tcW w:w="1249" w:type="pct"/>
            <w:gridSpan w:val="2"/>
            <w:shd w:val="clear" w:color="auto" w:fill="auto"/>
          </w:tcPr>
          <w:p w14:paraId="3BE7AFAD" w14:textId="77777777" w:rsidR="005A023F" w:rsidRDefault="005A023F" w:rsidP="00B131AF">
            <w:pPr>
              <w:spacing w:before="120"/>
              <w:rPr>
                <w:rFonts w:cs="Arial"/>
                <w:i/>
                <w:color w:val="0000FF"/>
                <w:sz w:val="18"/>
              </w:rPr>
            </w:pPr>
            <w:r w:rsidRPr="00240940">
              <w:rPr>
                <w:rFonts w:cs="Arial"/>
                <w:i/>
                <w:color w:val="0000FF"/>
                <w:sz w:val="18"/>
              </w:rPr>
              <w:t>Real World</w:t>
            </w:r>
          </w:p>
          <w:p w14:paraId="424B4BC0" w14:textId="77777777" w:rsidR="005A023F" w:rsidRPr="00240940" w:rsidRDefault="005A023F" w:rsidP="00B131AF">
            <w:pPr>
              <w:spacing w:before="120"/>
              <w:rPr>
                <w:rFonts w:cs="Arial"/>
                <w:i/>
                <w:color w:val="0000FF"/>
                <w:sz w:val="18"/>
              </w:rPr>
            </w:pPr>
          </w:p>
        </w:tc>
        <w:tc>
          <w:tcPr>
            <w:tcW w:w="1667" w:type="pct"/>
            <w:gridSpan w:val="6"/>
            <w:shd w:val="clear" w:color="auto" w:fill="auto"/>
          </w:tcPr>
          <w:p w14:paraId="5DA5DEAA" w14:textId="77777777" w:rsidR="005A023F" w:rsidRDefault="005A023F" w:rsidP="00B131AF">
            <w:pPr>
              <w:spacing w:before="120"/>
              <w:rPr>
                <w:rFonts w:cs="Arial"/>
                <w:i/>
                <w:color w:val="0000FF"/>
                <w:sz w:val="18"/>
              </w:rPr>
            </w:pPr>
            <w:r w:rsidRPr="00240940">
              <w:rPr>
                <w:rFonts w:cs="Arial"/>
                <w:i/>
                <w:color w:val="0000FF"/>
                <w:sz w:val="18"/>
              </w:rPr>
              <w:t>Paper Chart Symbol</w:t>
            </w:r>
          </w:p>
          <w:p w14:paraId="3F5BF866" w14:textId="77777777" w:rsidR="005A023F" w:rsidRPr="00240940" w:rsidRDefault="005A023F" w:rsidP="00B131AF">
            <w:pPr>
              <w:spacing w:before="120"/>
              <w:rPr>
                <w:rFonts w:cs="Arial"/>
                <w:i/>
                <w:color w:val="0000FF"/>
                <w:sz w:val="18"/>
              </w:rPr>
            </w:pPr>
          </w:p>
        </w:tc>
        <w:tc>
          <w:tcPr>
            <w:tcW w:w="2084" w:type="pct"/>
            <w:gridSpan w:val="6"/>
            <w:shd w:val="clear" w:color="auto" w:fill="auto"/>
          </w:tcPr>
          <w:p w14:paraId="46553653" w14:textId="77777777" w:rsidR="005A023F" w:rsidRDefault="005A023F" w:rsidP="00B131AF">
            <w:pPr>
              <w:spacing w:before="120"/>
              <w:rPr>
                <w:rFonts w:cs="Arial"/>
                <w:i/>
                <w:color w:val="0000FF"/>
                <w:sz w:val="18"/>
              </w:rPr>
            </w:pPr>
            <w:r w:rsidRPr="00240940">
              <w:rPr>
                <w:rFonts w:cs="Arial"/>
                <w:i/>
                <w:color w:val="0000FF"/>
                <w:sz w:val="18"/>
              </w:rPr>
              <w:t>ECDIS Symbol</w:t>
            </w:r>
          </w:p>
          <w:p w14:paraId="4E11DCC0" w14:textId="77777777" w:rsidR="005A023F" w:rsidRPr="00240940" w:rsidRDefault="005A023F" w:rsidP="00B131AF">
            <w:pPr>
              <w:spacing w:before="120"/>
              <w:rPr>
                <w:rFonts w:cs="Arial"/>
                <w:i/>
                <w:color w:val="0000FF"/>
                <w:sz w:val="18"/>
              </w:rPr>
            </w:pPr>
          </w:p>
        </w:tc>
      </w:tr>
      <w:tr w:rsidR="005A023F" w:rsidRPr="00240940" w14:paraId="79D044C6" w14:textId="77777777" w:rsidTr="00B131AF">
        <w:tc>
          <w:tcPr>
            <w:tcW w:w="1665" w:type="pct"/>
            <w:gridSpan w:val="4"/>
            <w:shd w:val="clear" w:color="auto" w:fill="auto"/>
          </w:tcPr>
          <w:p w14:paraId="496A2DB4" w14:textId="77777777" w:rsidR="005A023F" w:rsidRPr="00240940" w:rsidRDefault="005A023F" w:rsidP="00B131AF">
            <w:pPr>
              <w:spacing w:before="120" w:after="120"/>
              <w:rPr>
                <w:rFonts w:cs="Arial"/>
                <w:b/>
              </w:rPr>
            </w:pPr>
            <w:r w:rsidRPr="00240940">
              <w:rPr>
                <w:rFonts w:cs="Arial"/>
                <w:b/>
              </w:rPr>
              <w:t>S-10x Attribute</w:t>
            </w:r>
          </w:p>
        </w:tc>
        <w:tc>
          <w:tcPr>
            <w:tcW w:w="834" w:type="pct"/>
            <w:gridSpan w:val="2"/>
            <w:shd w:val="clear" w:color="auto" w:fill="auto"/>
          </w:tcPr>
          <w:p w14:paraId="09683526" w14:textId="77777777" w:rsidR="005A023F" w:rsidRPr="00240940" w:rsidRDefault="005A023F" w:rsidP="00B131AF">
            <w:pPr>
              <w:spacing w:before="120" w:after="120"/>
              <w:rPr>
                <w:rFonts w:cs="Arial"/>
                <w:b/>
              </w:rPr>
            </w:pPr>
            <w:r w:rsidRPr="00240940">
              <w:rPr>
                <w:rFonts w:cs="Arial"/>
                <w:b/>
              </w:rPr>
              <w:t>S-57  Acronym</w:t>
            </w:r>
          </w:p>
        </w:tc>
        <w:tc>
          <w:tcPr>
            <w:tcW w:w="1250" w:type="pct"/>
            <w:gridSpan w:val="4"/>
            <w:shd w:val="clear" w:color="auto" w:fill="auto"/>
          </w:tcPr>
          <w:p w14:paraId="7DCBB5B6" w14:textId="77777777" w:rsidR="005A023F" w:rsidRPr="00240940" w:rsidRDefault="005A023F" w:rsidP="00B131AF">
            <w:pPr>
              <w:spacing w:before="120" w:after="120"/>
              <w:rPr>
                <w:rFonts w:cs="Arial"/>
                <w:b/>
              </w:rPr>
            </w:pPr>
            <w:r w:rsidRPr="00240940">
              <w:rPr>
                <w:rFonts w:cs="Arial"/>
                <w:b/>
              </w:rPr>
              <w:t>Allowable Encoding Value</w:t>
            </w:r>
          </w:p>
        </w:tc>
        <w:tc>
          <w:tcPr>
            <w:tcW w:w="417" w:type="pct"/>
            <w:gridSpan w:val="2"/>
            <w:shd w:val="clear" w:color="auto" w:fill="auto"/>
          </w:tcPr>
          <w:p w14:paraId="0B070F31" w14:textId="77777777" w:rsidR="005A023F" w:rsidRPr="00240940" w:rsidRDefault="005A023F" w:rsidP="00B131AF">
            <w:pPr>
              <w:spacing w:before="120" w:after="120"/>
              <w:rPr>
                <w:rFonts w:cs="Arial"/>
                <w:b/>
              </w:rPr>
            </w:pPr>
            <w:r w:rsidRPr="00240940">
              <w:rPr>
                <w:rFonts w:cs="Arial"/>
                <w:b/>
              </w:rPr>
              <w:t>Type</w:t>
            </w:r>
          </w:p>
        </w:tc>
        <w:tc>
          <w:tcPr>
            <w:tcW w:w="834" w:type="pct"/>
            <w:gridSpan w:val="2"/>
            <w:shd w:val="clear" w:color="auto" w:fill="auto"/>
          </w:tcPr>
          <w:p w14:paraId="28DE78E2" w14:textId="77777777" w:rsidR="005A023F" w:rsidRPr="00240940" w:rsidRDefault="005A023F" w:rsidP="00B131AF">
            <w:pPr>
              <w:spacing w:before="120" w:after="120"/>
              <w:rPr>
                <w:rFonts w:cs="Arial"/>
                <w:b/>
              </w:rPr>
            </w:pPr>
            <w:r w:rsidRPr="00240940">
              <w:rPr>
                <w:rFonts w:cs="Arial"/>
                <w:b/>
              </w:rPr>
              <w:t>Multiplicity</w:t>
            </w:r>
          </w:p>
        </w:tc>
      </w:tr>
      <w:tr w:rsidR="005A023F" w:rsidRPr="00240940" w14:paraId="4A78B88A" w14:textId="77777777" w:rsidTr="00B131AF">
        <w:tc>
          <w:tcPr>
            <w:tcW w:w="1665" w:type="pct"/>
            <w:gridSpan w:val="4"/>
            <w:shd w:val="clear" w:color="auto" w:fill="auto"/>
          </w:tcPr>
          <w:p w14:paraId="45EB557E" w14:textId="77777777" w:rsidR="005A023F" w:rsidRPr="00240940" w:rsidRDefault="005A023F" w:rsidP="00B131AF">
            <w:pPr>
              <w:spacing w:before="120" w:after="120"/>
              <w:rPr>
                <w:rFonts w:cs="Arial"/>
                <w:sz w:val="18"/>
              </w:rPr>
            </w:pPr>
            <w:r>
              <w:rPr>
                <w:rFonts w:cs="Arial"/>
                <w:sz w:val="18"/>
              </w:rPr>
              <w:t>Category of Harbour Facility</w:t>
            </w:r>
          </w:p>
        </w:tc>
        <w:tc>
          <w:tcPr>
            <w:tcW w:w="834" w:type="pct"/>
            <w:gridSpan w:val="2"/>
            <w:shd w:val="clear" w:color="auto" w:fill="auto"/>
          </w:tcPr>
          <w:p w14:paraId="703B9C76" w14:textId="77777777" w:rsidR="005A023F" w:rsidRPr="00240940" w:rsidRDefault="005A023F" w:rsidP="00B131AF">
            <w:pPr>
              <w:spacing w:before="120" w:after="120"/>
              <w:rPr>
                <w:rFonts w:cs="Arial"/>
                <w:sz w:val="18"/>
              </w:rPr>
            </w:pPr>
            <w:r>
              <w:rPr>
                <w:rFonts w:cs="Arial"/>
                <w:sz w:val="18"/>
              </w:rPr>
              <w:t>(CATHAF)</w:t>
            </w:r>
          </w:p>
        </w:tc>
        <w:tc>
          <w:tcPr>
            <w:tcW w:w="1250" w:type="pct"/>
            <w:gridSpan w:val="4"/>
            <w:shd w:val="clear" w:color="auto" w:fill="auto"/>
          </w:tcPr>
          <w:p w14:paraId="39EE44F7" w14:textId="77777777" w:rsidR="005A023F" w:rsidRDefault="005A023F" w:rsidP="00B131AF">
            <w:pPr>
              <w:spacing w:before="120" w:after="120"/>
              <w:rPr>
                <w:rFonts w:cs="Arial"/>
                <w:sz w:val="18"/>
              </w:rPr>
            </w:pPr>
            <w:r>
              <w:rPr>
                <w:rFonts w:cs="Arial"/>
                <w:sz w:val="18"/>
              </w:rPr>
              <w:t>12 : Ship Lift</w:t>
            </w:r>
          </w:p>
          <w:p w14:paraId="04D8995E" w14:textId="77777777" w:rsidR="005A023F" w:rsidRPr="00240940" w:rsidRDefault="005A023F" w:rsidP="00B131AF">
            <w:pPr>
              <w:spacing w:before="120" w:after="120"/>
              <w:rPr>
                <w:rFonts w:cs="Arial"/>
                <w:sz w:val="18"/>
              </w:rPr>
            </w:pPr>
            <w:r>
              <w:rPr>
                <w:rFonts w:cs="Arial"/>
                <w:sz w:val="18"/>
              </w:rPr>
              <w:t>13 : Straddle Carrier</w:t>
            </w:r>
          </w:p>
        </w:tc>
        <w:tc>
          <w:tcPr>
            <w:tcW w:w="417" w:type="pct"/>
            <w:gridSpan w:val="2"/>
            <w:shd w:val="clear" w:color="auto" w:fill="auto"/>
          </w:tcPr>
          <w:p w14:paraId="04805244" w14:textId="77777777" w:rsidR="005A023F" w:rsidRPr="00240940" w:rsidRDefault="005A023F" w:rsidP="00B131AF">
            <w:pPr>
              <w:spacing w:before="120" w:after="120"/>
              <w:rPr>
                <w:rFonts w:cs="Arial"/>
                <w:sz w:val="18"/>
              </w:rPr>
            </w:pPr>
            <w:r>
              <w:rPr>
                <w:rFonts w:cs="Arial"/>
                <w:sz w:val="18"/>
              </w:rPr>
              <w:t>EN</w:t>
            </w:r>
          </w:p>
        </w:tc>
        <w:tc>
          <w:tcPr>
            <w:tcW w:w="834" w:type="pct"/>
            <w:gridSpan w:val="2"/>
            <w:shd w:val="clear" w:color="auto" w:fill="auto"/>
          </w:tcPr>
          <w:p w14:paraId="49E0A723" w14:textId="77777777" w:rsidR="005A023F" w:rsidRPr="00240940" w:rsidRDefault="005A023F" w:rsidP="00B131AF">
            <w:pPr>
              <w:spacing w:before="120" w:after="120"/>
              <w:rPr>
                <w:rFonts w:cs="Arial"/>
                <w:sz w:val="18"/>
              </w:rPr>
            </w:pPr>
            <w:r>
              <w:rPr>
                <w:rFonts w:cs="Arial"/>
                <w:sz w:val="18"/>
              </w:rPr>
              <w:t>1, *</w:t>
            </w:r>
          </w:p>
        </w:tc>
      </w:tr>
      <w:tr w:rsidR="005A023F" w:rsidRPr="00240940" w14:paraId="2530BE5C" w14:textId="77777777" w:rsidTr="00B131AF">
        <w:tc>
          <w:tcPr>
            <w:tcW w:w="5000" w:type="pct"/>
            <w:gridSpan w:val="14"/>
            <w:shd w:val="clear" w:color="auto" w:fill="auto"/>
          </w:tcPr>
          <w:p w14:paraId="144C6346" w14:textId="16019BA0" w:rsidR="005A023F" w:rsidRDefault="005A023F" w:rsidP="00B131AF">
            <w:pPr>
              <w:spacing w:before="120" w:after="120"/>
              <w:rPr>
                <w:rFonts w:cs="Arial"/>
              </w:rPr>
            </w:pPr>
            <w:r w:rsidRPr="00240940">
              <w:rPr>
                <w:rFonts w:cs="Arial"/>
                <w:u w:val="single"/>
              </w:rPr>
              <w:t>INT 1 Reference:</w:t>
            </w:r>
            <w:r w:rsidR="000B28A1">
              <w:rPr>
                <w:rFonts w:cs="Arial"/>
                <w:u w:val="single"/>
              </w:rPr>
              <w:t xml:space="preserve"> --</w:t>
            </w:r>
          </w:p>
          <w:p w14:paraId="51891F70" w14:textId="2B25C49A" w:rsidR="005A023F" w:rsidRDefault="00177E5B" w:rsidP="00177E5B">
            <w:pPr>
              <w:pStyle w:val="Heading3"/>
            </w:pPr>
            <w:bookmarkStart w:id="1933" w:name="_Toc120214448"/>
            <w:r>
              <w:t>General</w:t>
            </w:r>
            <w:bookmarkEnd w:id="1933"/>
          </w:p>
          <w:p w14:paraId="62F42082" w14:textId="615A4FBE" w:rsidR="00177E5B" w:rsidRDefault="00C5159E" w:rsidP="00B131AF">
            <w:pPr>
              <w:spacing w:before="120" w:after="120"/>
              <w:rPr>
                <w:rFonts w:cs="Arial"/>
              </w:rPr>
            </w:pPr>
            <w:r>
              <w:rPr>
                <w:rFonts w:cs="Arial"/>
              </w:rPr>
              <w:t xml:space="preserve">In S-131 the </w:t>
            </w:r>
            <w:proofErr w:type="spellStart"/>
            <w:r w:rsidRPr="00C5159E">
              <w:rPr>
                <w:rFonts w:cs="Arial"/>
                <w:b/>
                <w:bCs/>
              </w:rPr>
              <w:t>HarbourFacility</w:t>
            </w:r>
            <w:proofErr w:type="spellEnd"/>
            <w:r>
              <w:rPr>
                <w:rFonts w:cs="Arial"/>
              </w:rPr>
              <w:t xml:space="preserve"> feature is used only for encoding the locations of ship lifts and straddle carriers.</w:t>
            </w:r>
          </w:p>
          <w:p w14:paraId="1487EF92" w14:textId="77777777" w:rsidR="005A023F" w:rsidRDefault="005A023F" w:rsidP="00B131AF">
            <w:pPr>
              <w:spacing w:before="120" w:after="120"/>
              <w:rPr>
                <w:rFonts w:cs="Arial"/>
              </w:rPr>
            </w:pPr>
            <w:r w:rsidRPr="00240940">
              <w:rPr>
                <w:rFonts w:cs="Arial"/>
                <w:u w:val="single"/>
              </w:rPr>
              <w:t>Remarks:</w:t>
            </w:r>
          </w:p>
          <w:p w14:paraId="3DFE6C63" w14:textId="77777777" w:rsidR="005A023F" w:rsidRDefault="005A023F" w:rsidP="00B131AF">
            <w:pPr>
              <w:spacing w:before="120" w:after="120"/>
              <w:rPr>
                <w:rFonts w:cs="Arial"/>
              </w:rPr>
            </w:pPr>
          </w:p>
          <w:p w14:paraId="6490DC38" w14:textId="77777777" w:rsidR="005A023F" w:rsidRDefault="005A023F" w:rsidP="00B131AF">
            <w:pPr>
              <w:spacing w:before="120" w:after="120"/>
              <w:rPr>
                <w:rFonts w:cs="Arial"/>
              </w:rPr>
            </w:pPr>
            <w:r w:rsidRPr="00240940">
              <w:rPr>
                <w:rFonts w:cs="Arial"/>
                <w:u w:val="single"/>
              </w:rPr>
              <w:t>Distinction:</w:t>
            </w:r>
          </w:p>
          <w:p w14:paraId="245D2A69" w14:textId="77777777" w:rsidR="005A023F" w:rsidRPr="00240940" w:rsidRDefault="005A023F" w:rsidP="00B131AF">
            <w:pPr>
              <w:spacing w:before="120" w:after="120"/>
              <w:rPr>
                <w:rFonts w:cs="Arial"/>
              </w:rPr>
            </w:pPr>
          </w:p>
        </w:tc>
      </w:tr>
      <w:tr w:rsidR="00F920BF" w:rsidRPr="00240940" w14:paraId="010128C9" w14:textId="77777777" w:rsidTr="00214FFB">
        <w:trPr>
          <w:ins w:id="1934" w:author="Raphael Malyankar" w:date="2023-01-10T13:47:00Z"/>
        </w:trPr>
        <w:tc>
          <w:tcPr>
            <w:tcW w:w="5000" w:type="pct"/>
            <w:gridSpan w:val="14"/>
            <w:shd w:val="clear" w:color="auto" w:fill="auto"/>
          </w:tcPr>
          <w:p w14:paraId="231F40AE" w14:textId="77777777" w:rsidR="00F920BF" w:rsidRPr="00240940" w:rsidRDefault="00F920BF" w:rsidP="00214FFB">
            <w:pPr>
              <w:spacing w:before="120" w:after="120"/>
              <w:rPr>
                <w:ins w:id="1935" w:author="Raphael Malyankar" w:date="2023-01-10T13:47:00Z"/>
                <w:rFonts w:cs="Arial"/>
                <w:b/>
                <w:u w:val="single"/>
              </w:rPr>
            </w:pPr>
            <w:ins w:id="1936" w:author="Raphael Malyankar" w:date="2023-01-10T13:47:00Z">
              <w:r w:rsidRPr="00240940">
                <w:rPr>
                  <w:rFonts w:cs="Arial"/>
                  <w:b/>
                  <w:u w:val="single"/>
                </w:rPr>
                <w:t>Feature/Information associations</w:t>
              </w:r>
            </w:ins>
          </w:p>
        </w:tc>
      </w:tr>
      <w:tr w:rsidR="00F920BF" w:rsidRPr="00240940" w14:paraId="53739977" w14:textId="77777777" w:rsidTr="00F920BF">
        <w:trPr>
          <w:ins w:id="1937" w:author="Raphael Malyankar" w:date="2023-01-10T13:47:00Z"/>
        </w:trPr>
        <w:tc>
          <w:tcPr>
            <w:tcW w:w="622" w:type="pct"/>
            <w:vMerge w:val="restart"/>
            <w:shd w:val="clear" w:color="auto" w:fill="auto"/>
          </w:tcPr>
          <w:p w14:paraId="248644C5" w14:textId="77777777" w:rsidR="00F920BF" w:rsidRPr="00240940" w:rsidRDefault="00F920BF" w:rsidP="00214FFB">
            <w:pPr>
              <w:spacing w:before="120" w:after="120"/>
              <w:rPr>
                <w:ins w:id="1938" w:author="Raphael Malyankar" w:date="2023-01-10T13:47:00Z"/>
                <w:rFonts w:cs="Arial"/>
                <w:b/>
              </w:rPr>
            </w:pPr>
            <w:ins w:id="1939" w:author="Raphael Malyankar" w:date="2023-01-10T13:47:00Z">
              <w:r w:rsidRPr="00240940">
                <w:rPr>
                  <w:rFonts w:cs="Arial"/>
                  <w:b/>
                </w:rPr>
                <w:t>Type</w:t>
              </w:r>
            </w:ins>
          </w:p>
        </w:tc>
        <w:tc>
          <w:tcPr>
            <w:tcW w:w="749" w:type="pct"/>
            <w:gridSpan w:val="2"/>
            <w:vMerge w:val="restart"/>
            <w:shd w:val="clear" w:color="auto" w:fill="auto"/>
          </w:tcPr>
          <w:p w14:paraId="4E08F150" w14:textId="77777777" w:rsidR="00F920BF" w:rsidRPr="00240940" w:rsidRDefault="00F920BF" w:rsidP="00214FFB">
            <w:pPr>
              <w:spacing w:before="120" w:after="120"/>
              <w:rPr>
                <w:ins w:id="1940" w:author="Raphael Malyankar" w:date="2023-01-10T13:47:00Z"/>
                <w:rFonts w:cs="Arial"/>
                <w:b/>
              </w:rPr>
            </w:pPr>
            <w:ins w:id="1941" w:author="Raphael Malyankar" w:date="2023-01-10T13:47:00Z">
              <w:r w:rsidRPr="00240940">
                <w:rPr>
                  <w:rFonts w:cs="Arial"/>
                  <w:b/>
                </w:rPr>
                <w:t>Association Name</w:t>
              </w:r>
            </w:ins>
          </w:p>
        </w:tc>
        <w:tc>
          <w:tcPr>
            <w:tcW w:w="3630" w:type="pct"/>
            <w:gridSpan w:val="11"/>
            <w:shd w:val="clear" w:color="auto" w:fill="auto"/>
          </w:tcPr>
          <w:p w14:paraId="481E74CC" w14:textId="77777777" w:rsidR="00F920BF" w:rsidRPr="00240940" w:rsidRDefault="00F920BF" w:rsidP="00214FFB">
            <w:pPr>
              <w:spacing w:before="120" w:after="120"/>
              <w:jc w:val="center"/>
              <w:rPr>
                <w:ins w:id="1942" w:author="Raphael Malyankar" w:date="2023-01-10T13:47:00Z"/>
                <w:rFonts w:cs="Arial"/>
                <w:b/>
              </w:rPr>
            </w:pPr>
            <w:ins w:id="1943" w:author="Raphael Malyankar" w:date="2023-01-10T13:47:00Z">
              <w:r w:rsidRPr="00240940">
                <w:rPr>
                  <w:rFonts w:cs="Arial"/>
                  <w:b/>
                </w:rPr>
                <w:t>Association Ends</w:t>
              </w:r>
            </w:ins>
          </w:p>
        </w:tc>
      </w:tr>
      <w:tr w:rsidR="00F920BF" w:rsidRPr="00240940" w14:paraId="7F8DD939" w14:textId="77777777" w:rsidTr="00F920BF">
        <w:trPr>
          <w:ins w:id="1944" w:author="Raphael Malyankar" w:date="2023-01-10T13:47:00Z"/>
        </w:trPr>
        <w:tc>
          <w:tcPr>
            <w:tcW w:w="622" w:type="pct"/>
            <w:vMerge/>
            <w:shd w:val="clear" w:color="auto" w:fill="auto"/>
          </w:tcPr>
          <w:p w14:paraId="14D33E87" w14:textId="77777777" w:rsidR="00F920BF" w:rsidRPr="00240940" w:rsidRDefault="00F920BF" w:rsidP="00214FFB">
            <w:pPr>
              <w:spacing w:before="120" w:after="120"/>
              <w:rPr>
                <w:ins w:id="1945" w:author="Raphael Malyankar" w:date="2023-01-10T13:47:00Z"/>
                <w:rFonts w:cs="Arial"/>
              </w:rPr>
            </w:pPr>
          </w:p>
        </w:tc>
        <w:tc>
          <w:tcPr>
            <w:tcW w:w="749" w:type="pct"/>
            <w:gridSpan w:val="2"/>
            <w:vMerge/>
            <w:shd w:val="clear" w:color="auto" w:fill="auto"/>
          </w:tcPr>
          <w:p w14:paraId="071281C9" w14:textId="77777777" w:rsidR="00F920BF" w:rsidRPr="00240940" w:rsidRDefault="00F920BF" w:rsidP="00214FFB">
            <w:pPr>
              <w:spacing w:before="120" w:after="120"/>
              <w:rPr>
                <w:ins w:id="1946" w:author="Raphael Malyankar" w:date="2023-01-10T13:47:00Z"/>
                <w:rFonts w:cs="Arial"/>
              </w:rPr>
            </w:pPr>
          </w:p>
        </w:tc>
        <w:tc>
          <w:tcPr>
            <w:tcW w:w="667" w:type="pct"/>
            <w:gridSpan w:val="2"/>
            <w:shd w:val="clear" w:color="auto" w:fill="auto"/>
          </w:tcPr>
          <w:p w14:paraId="6C09AD18" w14:textId="77777777" w:rsidR="00F920BF" w:rsidRPr="00240940" w:rsidRDefault="00F920BF" w:rsidP="00214FFB">
            <w:pPr>
              <w:spacing w:before="120" w:after="120"/>
              <w:rPr>
                <w:ins w:id="1947" w:author="Raphael Malyankar" w:date="2023-01-10T13:47:00Z"/>
                <w:rFonts w:cs="Arial"/>
                <w:b/>
              </w:rPr>
            </w:pPr>
            <w:ins w:id="1948" w:author="Raphael Malyankar" w:date="2023-01-10T13:47:00Z">
              <w:r w:rsidRPr="00240940">
                <w:rPr>
                  <w:rFonts w:cs="Arial"/>
                  <w:b/>
                </w:rPr>
                <w:t>Class</w:t>
              </w:r>
            </w:ins>
          </w:p>
        </w:tc>
        <w:tc>
          <w:tcPr>
            <w:tcW w:w="693" w:type="pct"/>
            <w:gridSpan w:val="2"/>
            <w:shd w:val="clear" w:color="auto" w:fill="auto"/>
          </w:tcPr>
          <w:p w14:paraId="4A4270F2" w14:textId="77777777" w:rsidR="00F920BF" w:rsidRPr="00240940" w:rsidRDefault="00F920BF" w:rsidP="00214FFB">
            <w:pPr>
              <w:spacing w:before="120" w:after="120"/>
              <w:rPr>
                <w:ins w:id="1949" w:author="Raphael Malyankar" w:date="2023-01-10T13:47:00Z"/>
                <w:rFonts w:cs="Arial"/>
                <w:b/>
              </w:rPr>
            </w:pPr>
            <w:ins w:id="1950" w:author="Raphael Malyankar" w:date="2023-01-10T13:47:00Z">
              <w:r w:rsidRPr="00240940">
                <w:rPr>
                  <w:rFonts w:cs="Arial"/>
                  <w:b/>
                </w:rPr>
                <w:t>Role</w:t>
              </w:r>
            </w:ins>
          </w:p>
        </w:tc>
        <w:tc>
          <w:tcPr>
            <w:tcW w:w="348" w:type="pct"/>
            <w:gridSpan w:val="2"/>
            <w:shd w:val="clear" w:color="auto" w:fill="auto"/>
          </w:tcPr>
          <w:p w14:paraId="71F3DE3C" w14:textId="77777777" w:rsidR="00F920BF" w:rsidRPr="00240940" w:rsidRDefault="00F920BF" w:rsidP="00214FFB">
            <w:pPr>
              <w:spacing w:before="120" w:after="120"/>
              <w:rPr>
                <w:ins w:id="1951" w:author="Raphael Malyankar" w:date="2023-01-10T13:47:00Z"/>
                <w:rFonts w:cs="Arial"/>
                <w:b/>
              </w:rPr>
            </w:pPr>
            <w:proofErr w:type="spellStart"/>
            <w:ins w:id="1952" w:author="Raphael Malyankar" w:date="2023-01-10T13:47:00Z">
              <w:r w:rsidRPr="00240940">
                <w:rPr>
                  <w:rFonts w:cs="Arial"/>
                  <w:b/>
                </w:rPr>
                <w:t>Mult</w:t>
              </w:r>
              <w:proofErr w:type="spellEnd"/>
            </w:ins>
          </w:p>
        </w:tc>
        <w:tc>
          <w:tcPr>
            <w:tcW w:w="764" w:type="pct"/>
            <w:gridSpan w:val="2"/>
            <w:shd w:val="clear" w:color="auto" w:fill="auto"/>
          </w:tcPr>
          <w:p w14:paraId="33A19A56" w14:textId="77777777" w:rsidR="00F920BF" w:rsidRPr="00240940" w:rsidRDefault="00F920BF" w:rsidP="00214FFB">
            <w:pPr>
              <w:spacing w:before="120" w:after="120"/>
              <w:rPr>
                <w:ins w:id="1953" w:author="Raphael Malyankar" w:date="2023-01-10T13:47:00Z"/>
                <w:rFonts w:cs="Arial"/>
                <w:b/>
              </w:rPr>
            </w:pPr>
            <w:ins w:id="1954" w:author="Raphael Malyankar" w:date="2023-01-10T13:47:00Z">
              <w:r w:rsidRPr="00240940">
                <w:rPr>
                  <w:rFonts w:cs="Arial"/>
                  <w:b/>
                </w:rPr>
                <w:t>Class</w:t>
              </w:r>
            </w:ins>
          </w:p>
        </w:tc>
        <w:tc>
          <w:tcPr>
            <w:tcW w:w="808" w:type="pct"/>
            <w:gridSpan w:val="2"/>
            <w:shd w:val="clear" w:color="auto" w:fill="auto"/>
          </w:tcPr>
          <w:p w14:paraId="59AA9681" w14:textId="77777777" w:rsidR="00F920BF" w:rsidRPr="00240940" w:rsidRDefault="00F920BF" w:rsidP="00214FFB">
            <w:pPr>
              <w:spacing w:before="120" w:after="120"/>
              <w:rPr>
                <w:ins w:id="1955" w:author="Raphael Malyankar" w:date="2023-01-10T13:47:00Z"/>
                <w:rFonts w:cs="Arial"/>
                <w:b/>
              </w:rPr>
            </w:pPr>
            <w:ins w:id="1956" w:author="Raphael Malyankar" w:date="2023-01-10T13:47:00Z">
              <w:r w:rsidRPr="00240940">
                <w:rPr>
                  <w:rFonts w:cs="Arial"/>
                  <w:b/>
                </w:rPr>
                <w:t>Role</w:t>
              </w:r>
            </w:ins>
          </w:p>
        </w:tc>
        <w:tc>
          <w:tcPr>
            <w:tcW w:w="350" w:type="pct"/>
            <w:shd w:val="clear" w:color="auto" w:fill="auto"/>
          </w:tcPr>
          <w:p w14:paraId="005CB4B9" w14:textId="77777777" w:rsidR="00F920BF" w:rsidRPr="00240940" w:rsidRDefault="00F920BF" w:rsidP="00214FFB">
            <w:pPr>
              <w:spacing w:before="120" w:after="120"/>
              <w:rPr>
                <w:ins w:id="1957" w:author="Raphael Malyankar" w:date="2023-01-10T13:47:00Z"/>
                <w:rFonts w:cs="Arial"/>
                <w:b/>
              </w:rPr>
            </w:pPr>
            <w:proofErr w:type="spellStart"/>
            <w:ins w:id="1958" w:author="Raphael Malyankar" w:date="2023-01-10T13:47:00Z">
              <w:r w:rsidRPr="00240940">
                <w:rPr>
                  <w:rFonts w:cs="Arial"/>
                  <w:b/>
                </w:rPr>
                <w:t>Mult</w:t>
              </w:r>
              <w:proofErr w:type="spellEnd"/>
            </w:ins>
          </w:p>
        </w:tc>
      </w:tr>
      <w:tr w:rsidR="00F920BF" w:rsidRPr="00240940" w14:paraId="5AC1A1B6" w14:textId="77777777" w:rsidTr="00F920BF">
        <w:trPr>
          <w:ins w:id="1959" w:author="Raphael Malyankar" w:date="2023-01-10T13:47:00Z"/>
        </w:trPr>
        <w:tc>
          <w:tcPr>
            <w:tcW w:w="622" w:type="pct"/>
            <w:shd w:val="clear" w:color="auto" w:fill="auto"/>
          </w:tcPr>
          <w:p w14:paraId="7FD34C80" w14:textId="77777777" w:rsidR="00F920BF" w:rsidRPr="00240940" w:rsidRDefault="00F920BF" w:rsidP="00214FFB">
            <w:pPr>
              <w:spacing w:before="120" w:after="120"/>
              <w:rPr>
                <w:ins w:id="1960" w:author="Raphael Malyankar" w:date="2023-01-10T13:47:00Z"/>
                <w:rFonts w:cs="Arial"/>
                <w:sz w:val="18"/>
              </w:rPr>
            </w:pPr>
            <w:ins w:id="1961" w:author="Raphael Malyankar" w:date="2023-01-10T13:47:00Z">
              <w:r w:rsidRPr="00240940">
                <w:rPr>
                  <w:rFonts w:cs="Arial"/>
                  <w:sz w:val="18"/>
                </w:rPr>
                <w:t>association</w:t>
              </w:r>
            </w:ins>
          </w:p>
        </w:tc>
        <w:tc>
          <w:tcPr>
            <w:tcW w:w="749" w:type="pct"/>
            <w:gridSpan w:val="2"/>
            <w:shd w:val="clear" w:color="auto" w:fill="auto"/>
          </w:tcPr>
          <w:p w14:paraId="682ACF32" w14:textId="77777777" w:rsidR="00F920BF" w:rsidRPr="00240940" w:rsidRDefault="00F920BF" w:rsidP="00214FFB">
            <w:pPr>
              <w:spacing w:before="120" w:after="120"/>
              <w:rPr>
                <w:ins w:id="1962" w:author="Raphael Malyankar" w:date="2023-01-10T13:47:00Z"/>
                <w:rFonts w:cs="Arial"/>
                <w:sz w:val="18"/>
              </w:rPr>
            </w:pPr>
            <w:ins w:id="1963" w:author="Raphael Malyankar" w:date="2023-01-10T13:47:00Z">
              <w:r w:rsidRPr="00240940">
                <w:rPr>
                  <w:rFonts w:cs="Arial"/>
                  <w:sz w:val="18"/>
                </w:rPr>
                <w:t>Location Hours</w:t>
              </w:r>
            </w:ins>
          </w:p>
        </w:tc>
        <w:tc>
          <w:tcPr>
            <w:tcW w:w="667" w:type="pct"/>
            <w:gridSpan w:val="2"/>
            <w:shd w:val="clear" w:color="auto" w:fill="auto"/>
          </w:tcPr>
          <w:p w14:paraId="4D5BA561" w14:textId="77777777" w:rsidR="00F920BF" w:rsidRPr="00240940" w:rsidRDefault="00F920BF" w:rsidP="00214FFB">
            <w:pPr>
              <w:spacing w:before="120" w:after="120"/>
              <w:rPr>
                <w:ins w:id="1964" w:author="Raphael Malyankar" w:date="2023-01-10T13:47:00Z"/>
                <w:rFonts w:cs="Arial"/>
                <w:b/>
                <w:sz w:val="18"/>
              </w:rPr>
            </w:pPr>
          </w:p>
        </w:tc>
        <w:tc>
          <w:tcPr>
            <w:tcW w:w="693" w:type="pct"/>
            <w:gridSpan w:val="2"/>
            <w:shd w:val="clear" w:color="auto" w:fill="auto"/>
          </w:tcPr>
          <w:p w14:paraId="4FE44983" w14:textId="77777777" w:rsidR="00F920BF" w:rsidRPr="00240940" w:rsidRDefault="00F920BF" w:rsidP="00214FFB">
            <w:pPr>
              <w:spacing w:before="120" w:after="120"/>
              <w:rPr>
                <w:ins w:id="1965" w:author="Raphael Malyankar" w:date="2023-01-10T13:47:00Z"/>
                <w:rFonts w:cs="Arial"/>
                <w:sz w:val="18"/>
              </w:rPr>
            </w:pPr>
          </w:p>
        </w:tc>
        <w:tc>
          <w:tcPr>
            <w:tcW w:w="348" w:type="pct"/>
            <w:gridSpan w:val="2"/>
            <w:shd w:val="clear" w:color="auto" w:fill="auto"/>
          </w:tcPr>
          <w:p w14:paraId="03E5072D" w14:textId="77777777" w:rsidR="00F920BF" w:rsidRPr="00240940" w:rsidRDefault="00F920BF" w:rsidP="00214FFB">
            <w:pPr>
              <w:spacing w:before="120" w:after="120"/>
              <w:rPr>
                <w:ins w:id="1966" w:author="Raphael Malyankar" w:date="2023-01-10T13:47:00Z"/>
                <w:rFonts w:cs="Arial"/>
                <w:sz w:val="18"/>
              </w:rPr>
            </w:pPr>
          </w:p>
        </w:tc>
        <w:tc>
          <w:tcPr>
            <w:tcW w:w="764" w:type="pct"/>
            <w:gridSpan w:val="2"/>
            <w:shd w:val="clear" w:color="auto" w:fill="auto"/>
          </w:tcPr>
          <w:p w14:paraId="045101FF" w14:textId="77777777" w:rsidR="00F920BF" w:rsidRPr="00240940" w:rsidRDefault="00F920BF" w:rsidP="00214FFB">
            <w:pPr>
              <w:spacing w:before="120" w:after="120"/>
              <w:rPr>
                <w:ins w:id="1967" w:author="Raphael Malyankar" w:date="2023-01-10T13:47:00Z"/>
                <w:rFonts w:cs="Arial"/>
                <w:b/>
                <w:sz w:val="18"/>
              </w:rPr>
            </w:pPr>
            <w:proofErr w:type="spellStart"/>
            <w:ins w:id="1968" w:author="Raphael Malyankar" w:date="2023-01-10T13:47:00Z">
              <w:r w:rsidRPr="00240940">
                <w:rPr>
                  <w:rFonts w:cs="Arial"/>
                  <w:b/>
                  <w:sz w:val="18"/>
                </w:rPr>
                <w:t>ServiceHours</w:t>
              </w:r>
              <w:proofErr w:type="spellEnd"/>
            </w:ins>
          </w:p>
        </w:tc>
        <w:tc>
          <w:tcPr>
            <w:tcW w:w="808" w:type="pct"/>
            <w:gridSpan w:val="2"/>
            <w:shd w:val="clear" w:color="auto" w:fill="auto"/>
          </w:tcPr>
          <w:p w14:paraId="32C65367" w14:textId="77777777" w:rsidR="00F920BF" w:rsidRPr="00240940" w:rsidRDefault="00F920BF" w:rsidP="00214FFB">
            <w:pPr>
              <w:spacing w:before="120" w:after="120"/>
              <w:rPr>
                <w:ins w:id="1969" w:author="Raphael Malyankar" w:date="2023-01-10T13:47:00Z"/>
                <w:rFonts w:cs="Arial"/>
                <w:sz w:val="18"/>
              </w:rPr>
            </w:pPr>
            <w:proofErr w:type="spellStart"/>
            <w:ins w:id="1970" w:author="Raphael Malyankar" w:date="2023-01-10T13:47:00Z">
              <w:r w:rsidRPr="00240940">
                <w:rPr>
                  <w:rFonts w:cs="Arial"/>
                  <w:sz w:val="18"/>
                </w:rPr>
                <w:t>location_srvHrs</w:t>
              </w:r>
              <w:proofErr w:type="spellEnd"/>
            </w:ins>
          </w:p>
        </w:tc>
        <w:tc>
          <w:tcPr>
            <w:tcW w:w="350" w:type="pct"/>
            <w:shd w:val="clear" w:color="auto" w:fill="auto"/>
          </w:tcPr>
          <w:p w14:paraId="7D7A5FFE" w14:textId="77777777" w:rsidR="00F920BF" w:rsidRPr="00240940" w:rsidRDefault="00F920BF" w:rsidP="00214FFB">
            <w:pPr>
              <w:spacing w:before="120" w:after="120"/>
              <w:rPr>
                <w:ins w:id="1971" w:author="Raphael Malyankar" w:date="2023-01-10T13:47:00Z"/>
                <w:rFonts w:cs="Arial"/>
              </w:rPr>
            </w:pPr>
            <w:ins w:id="1972" w:author="Raphael Malyankar" w:date="2023-01-10T13:47:00Z">
              <w:r>
                <w:rPr>
                  <w:rFonts w:cs="Arial"/>
                </w:rPr>
                <w:t>0, 1</w:t>
              </w:r>
            </w:ins>
          </w:p>
        </w:tc>
      </w:tr>
    </w:tbl>
    <w:p w14:paraId="5A039C72" w14:textId="77777777" w:rsidR="005A023F" w:rsidRDefault="005A023F" w:rsidP="005A023F">
      <w:pPr>
        <w:spacing w:before="240"/>
      </w:pPr>
    </w:p>
    <w:p w14:paraId="6CA68D19" w14:textId="7E2B5F6D" w:rsidR="00AE52BB" w:rsidRDefault="00AE52BB" w:rsidP="005A023F">
      <w:r>
        <w:br w:type="page"/>
      </w:r>
    </w:p>
    <w:p w14:paraId="209C3B99" w14:textId="582B615B" w:rsidR="00D90A3A" w:rsidRPr="00DE1C06" w:rsidRDefault="00D90A3A" w:rsidP="00DE1C06">
      <w:pPr>
        <w:pStyle w:val="Heading1"/>
      </w:pPr>
      <w:bookmarkStart w:id="1973" w:name="_Toc120214449"/>
      <w:r w:rsidRPr="00DE1C06">
        <w:lastRenderedPageBreak/>
        <w:t>Cartographic Features</w:t>
      </w:r>
      <w:bookmarkEnd w:id="1973"/>
    </w:p>
    <w:p w14:paraId="68340DC7" w14:textId="2B4ACDD4" w:rsidR="00D90A3A" w:rsidRPr="00AF7628" w:rsidRDefault="00D90A3A" w:rsidP="00D90A3A">
      <w:pPr>
        <w:rPr>
          <w:rStyle w:val="standardtextcolour"/>
          <w:color w:val="000000" w:themeColor="text1"/>
          <w:sz w:val="28"/>
          <w:szCs w:val="28"/>
        </w:rPr>
      </w:pPr>
      <w:bookmarkStart w:id="1974" w:name="_Toc481709638"/>
      <w:r>
        <w:rPr>
          <w:rStyle w:val="standardtextcolour"/>
        </w:rPr>
        <w:t xml:space="preserve">This product specification uses the </w:t>
      </w:r>
      <w:r w:rsidRPr="00F24BE1">
        <w:rPr>
          <w:rStyle w:val="standardtextcolour"/>
          <w:b/>
        </w:rPr>
        <w:t>Text</w:t>
      </w:r>
      <w:r w:rsidR="00961888">
        <w:rPr>
          <w:rStyle w:val="standardtextcolour"/>
          <w:b/>
        </w:rPr>
        <w:t xml:space="preserve"> </w:t>
      </w:r>
      <w:r w:rsidRPr="00F24BE1">
        <w:rPr>
          <w:rStyle w:val="standardtextcolour"/>
          <w:b/>
        </w:rPr>
        <w:t>Placement</w:t>
      </w:r>
      <w:r>
        <w:rPr>
          <w:rStyle w:val="standardtextcolour"/>
        </w:rPr>
        <w:t xml:space="preserve"> c</w:t>
      </w:r>
      <w:r w:rsidRPr="00AF7628">
        <w:rPr>
          <w:rStyle w:val="standardtextcolour"/>
        </w:rPr>
        <w:t xml:space="preserve">artographic </w:t>
      </w:r>
      <w:r>
        <w:rPr>
          <w:rStyle w:val="standardtextcolour"/>
        </w:rPr>
        <w:t>f</w:t>
      </w:r>
      <w:r w:rsidRPr="00AF7628">
        <w:rPr>
          <w:rStyle w:val="standardtextcolour"/>
        </w:rPr>
        <w:t>eatures derived from S-101 (version 1.0)</w:t>
      </w:r>
      <w:bookmarkEnd w:id="1974"/>
      <w:r>
        <w:rPr>
          <w:rStyle w:val="standardtextcolour"/>
        </w:rPr>
        <w:t xml:space="preserve">. The structure of the feature and its usage are the same as in S-101 but the feature specification in </w:t>
      </w:r>
      <w:r w:rsidR="00B165E8">
        <w:rPr>
          <w:rStyle w:val="standardtextcolour"/>
        </w:rPr>
        <w:t>S-131</w:t>
      </w:r>
      <w:r>
        <w:rPr>
          <w:rStyle w:val="standardtextcolour"/>
        </w:rPr>
        <w:t xml:space="preserve"> omits elements which are not relevant to marine protected areas, for example, ‘light characteristic’ is omitted as a listed value for the attribute </w:t>
      </w:r>
      <w:r w:rsidRPr="00F24BE1">
        <w:rPr>
          <w:rStyle w:val="standardtextcolour"/>
          <w:b/>
        </w:rPr>
        <w:t>text type</w:t>
      </w:r>
      <w:r>
        <w:rPr>
          <w:rStyle w:val="standardtextcolour"/>
        </w:rPr>
        <w:t>.</w:t>
      </w:r>
    </w:p>
    <w:p w14:paraId="300178D7" w14:textId="37A93809" w:rsidR="00D90A3A" w:rsidRDefault="00D90A3A" w:rsidP="00716062">
      <w:pPr>
        <w:pStyle w:val="Heading2"/>
        <w:rPr>
          <w:rStyle w:val="standardtextcolour"/>
        </w:rPr>
      </w:pPr>
      <w:bookmarkStart w:id="1975" w:name="_Toc481709639"/>
      <w:bookmarkStart w:id="1976" w:name="_Toc120214450"/>
      <w:r w:rsidRPr="00DE1C06">
        <w:rPr>
          <w:rStyle w:val="standardtextcolour"/>
        </w:rPr>
        <w:t>Text Placement</w:t>
      </w:r>
      <w:bookmarkEnd w:id="1975"/>
      <w:bookmarkEnd w:id="19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6"/>
        <w:gridCol w:w="1154"/>
        <w:gridCol w:w="196"/>
        <w:gridCol w:w="783"/>
        <w:gridCol w:w="705"/>
        <w:gridCol w:w="929"/>
        <w:gridCol w:w="150"/>
        <w:gridCol w:w="478"/>
        <w:gridCol w:w="222"/>
        <w:gridCol w:w="1352"/>
        <w:gridCol w:w="683"/>
        <w:gridCol w:w="790"/>
        <w:gridCol w:w="628"/>
      </w:tblGrid>
      <w:tr w:rsidR="0085170B" w:rsidRPr="00240940" w14:paraId="1355E980" w14:textId="77777777" w:rsidTr="00B131AF">
        <w:tc>
          <w:tcPr>
            <w:tcW w:w="5000" w:type="pct"/>
            <w:gridSpan w:val="13"/>
            <w:shd w:val="clear" w:color="auto" w:fill="auto"/>
          </w:tcPr>
          <w:p w14:paraId="31548A99" w14:textId="77777777" w:rsidR="0085170B" w:rsidRPr="00240940" w:rsidRDefault="0085170B" w:rsidP="00B131AF">
            <w:pPr>
              <w:spacing w:before="120" w:after="120"/>
              <w:rPr>
                <w:rFonts w:cs="Arial"/>
              </w:rPr>
            </w:pPr>
            <w:r w:rsidRPr="00240940">
              <w:rPr>
                <w:rFonts w:cs="Arial"/>
                <w:u w:val="single"/>
              </w:rPr>
              <w:t>IHO Definition:</w:t>
            </w:r>
            <w:r>
              <w:rPr>
                <w:rFonts w:cs="Arial"/>
              </w:rPr>
              <w:t xml:space="preserve"> The Text Placement feature is used in association with the Feature Name attribute or a light description to optimize text positioning in ECDIS.</w:t>
            </w:r>
          </w:p>
        </w:tc>
      </w:tr>
      <w:tr w:rsidR="0085170B" w:rsidRPr="00240940" w14:paraId="2377F890" w14:textId="77777777" w:rsidTr="00B131AF">
        <w:tc>
          <w:tcPr>
            <w:tcW w:w="5000" w:type="pct"/>
            <w:gridSpan w:val="13"/>
            <w:shd w:val="clear" w:color="auto" w:fill="auto"/>
          </w:tcPr>
          <w:p w14:paraId="61EB85C6" w14:textId="77777777" w:rsidR="0085170B" w:rsidRPr="00240940" w:rsidRDefault="0085170B" w:rsidP="00B131AF">
            <w:pPr>
              <w:spacing w:before="120" w:after="120"/>
              <w:rPr>
                <w:rFonts w:cs="Arial"/>
                <w:b/>
              </w:rPr>
            </w:pPr>
            <w:r w:rsidRPr="00240940">
              <w:rPr>
                <w:rFonts w:cs="Arial"/>
                <w:b/>
                <w:u w:val="single"/>
              </w:rPr>
              <w:t>S-10x Cartographic Feature:</w:t>
            </w:r>
            <w:r>
              <w:rPr>
                <w:rFonts w:cs="Arial"/>
                <w:b/>
              </w:rPr>
              <w:t xml:space="preserve"> Text Placement</w:t>
            </w:r>
          </w:p>
        </w:tc>
      </w:tr>
      <w:tr w:rsidR="0085170B" w:rsidRPr="00240940" w14:paraId="04832B3E" w14:textId="77777777" w:rsidTr="00B131AF">
        <w:tc>
          <w:tcPr>
            <w:tcW w:w="5000" w:type="pct"/>
            <w:gridSpan w:val="13"/>
            <w:shd w:val="clear" w:color="auto" w:fill="auto"/>
          </w:tcPr>
          <w:p w14:paraId="4C877AE9" w14:textId="77777777" w:rsidR="0085170B" w:rsidRPr="00240940" w:rsidRDefault="0085170B" w:rsidP="00B131AF">
            <w:pPr>
              <w:spacing w:before="120" w:after="120"/>
              <w:rPr>
                <w:rFonts w:cs="Arial"/>
                <w:b/>
              </w:rPr>
            </w:pPr>
            <w:r w:rsidRPr="00240940">
              <w:rPr>
                <w:rFonts w:cs="Arial"/>
                <w:b/>
                <w:u w:val="single"/>
              </w:rPr>
              <w:t>Super Type:</w:t>
            </w:r>
            <w:r>
              <w:rPr>
                <w:rFonts w:cs="Arial"/>
                <w:b/>
              </w:rPr>
              <w:t xml:space="preserve"> </w:t>
            </w:r>
          </w:p>
        </w:tc>
      </w:tr>
      <w:tr w:rsidR="0085170B" w:rsidRPr="00240940" w14:paraId="2D0F53F3" w14:textId="77777777" w:rsidTr="00B131AF">
        <w:tc>
          <w:tcPr>
            <w:tcW w:w="5000" w:type="pct"/>
            <w:gridSpan w:val="13"/>
            <w:shd w:val="clear" w:color="auto" w:fill="auto"/>
          </w:tcPr>
          <w:p w14:paraId="371EA0E5" w14:textId="77777777" w:rsidR="0085170B" w:rsidRPr="00240940" w:rsidRDefault="0085170B" w:rsidP="00B131AF">
            <w:pPr>
              <w:spacing w:before="120" w:after="120"/>
              <w:rPr>
                <w:rFonts w:cs="Arial"/>
                <w:b/>
              </w:rPr>
            </w:pPr>
            <w:r w:rsidRPr="00240940">
              <w:rPr>
                <w:rFonts w:cs="Arial"/>
                <w:b/>
                <w:u w:val="single"/>
              </w:rPr>
              <w:t>Primitives:</w:t>
            </w:r>
            <w:r>
              <w:rPr>
                <w:rFonts w:cs="Arial"/>
                <w:b/>
              </w:rPr>
              <w:t xml:space="preserve"> point</w:t>
            </w:r>
          </w:p>
        </w:tc>
      </w:tr>
      <w:tr w:rsidR="0085170B" w:rsidRPr="00240940" w14:paraId="74A22EE9" w14:textId="77777777" w:rsidTr="00396100">
        <w:tc>
          <w:tcPr>
            <w:tcW w:w="1165" w:type="pct"/>
            <w:gridSpan w:val="2"/>
            <w:shd w:val="clear" w:color="auto" w:fill="auto"/>
          </w:tcPr>
          <w:p w14:paraId="40145430" w14:textId="77777777" w:rsidR="0085170B" w:rsidRDefault="0085170B" w:rsidP="00B131AF">
            <w:pPr>
              <w:spacing w:before="120"/>
              <w:rPr>
                <w:rFonts w:cs="Arial"/>
                <w:i/>
                <w:color w:val="0000FF"/>
                <w:sz w:val="18"/>
              </w:rPr>
            </w:pPr>
            <w:r w:rsidRPr="00240940">
              <w:rPr>
                <w:rFonts w:cs="Arial"/>
                <w:i/>
                <w:color w:val="0000FF"/>
                <w:sz w:val="18"/>
              </w:rPr>
              <w:t>Real World</w:t>
            </w:r>
          </w:p>
          <w:p w14:paraId="66EE9724" w14:textId="77777777" w:rsidR="0085170B" w:rsidRPr="00240940" w:rsidRDefault="0085170B" w:rsidP="00B131AF">
            <w:pPr>
              <w:spacing w:before="120"/>
              <w:rPr>
                <w:rFonts w:cs="Arial"/>
                <w:i/>
                <w:color w:val="0000FF"/>
                <w:sz w:val="18"/>
              </w:rPr>
            </w:pPr>
          </w:p>
        </w:tc>
        <w:tc>
          <w:tcPr>
            <w:tcW w:w="1920" w:type="pct"/>
            <w:gridSpan w:val="7"/>
            <w:shd w:val="clear" w:color="auto" w:fill="auto"/>
          </w:tcPr>
          <w:p w14:paraId="6A293AE2" w14:textId="77777777" w:rsidR="0085170B" w:rsidRDefault="0085170B" w:rsidP="00B131AF">
            <w:pPr>
              <w:spacing w:before="120"/>
              <w:rPr>
                <w:rFonts w:cs="Arial"/>
                <w:i/>
                <w:color w:val="0000FF"/>
                <w:sz w:val="18"/>
              </w:rPr>
            </w:pPr>
            <w:r w:rsidRPr="00240940">
              <w:rPr>
                <w:rFonts w:cs="Arial"/>
                <w:i/>
                <w:color w:val="0000FF"/>
                <w:sz w:val="18"/>
              </w:rPr>
              <w:t>Paper Chart Symbol</w:t>
            </w:r>
          </w:p>
          <w:p w14:paraId="4AC4E524" w14:textId="77777777" w:rsidR="0085170B" w:rsidRPr="00240940" w:rsidRDefault="0085170B" w:rsidP="00B131AF">
            <w:pPr>
              <w:spacing w:before="120"/>
              <w:rPr>
                <w:rFonts w:cs="Arial"/>
                <w:i/>
                <w:color w:val="0000FF"/>
                <w:sz w:val="18"/>
              </w:rPr>
            </w:pPr>
          </w:p>
        </w:tc>
        <w:tc>
          <w:tcPr>
            <w:tcW w:w="1915" w:type="pct"/>
            <w:gridSpan w:val="4"/>
            <w:shd w:val="clear" w:color="auto" w:fill="auto"/>
          </w:tcPr>
          <w:p w14:paraId="7E976546" w14:textId="77777777" w:rsidR="0085170B" w:rsidRDefault="0085170B" w:rsidP="00B131AF">
            <w:pPr>
              <w:spacing w:before="120"/>
              <w:rPr>
                <w:rFonts w:cs="Arial"/>
                <w:i/>
                <w:color w:val="0000FF"/>
                <w:sz w:val="18"/>
              </w:rPr>
            </w:pPr>
            <w:r w:rsidRPr="00240940">
              <w:rPr>
                <w:rFonts w:cs="Arial"/>
                <w:i/>
                <w:color w:val="0000FF"/>
                <w:sz w:val="18"/>
              </w:rPr>
              <w:t>ECDIS Symbol</w:t>
            </w:r>
          </w:p>
          <w:p w14:paraId="11152E69" w14:textId="77777777" w:rsidR="0085170B" w:rsidRPr="00240940" w:rsidRDefault="0085170B" w:rsidP="00B131AF">
            <w:pPr>
              <w:spacing w:before="120"/>
              <w:rPr>
                <w:rFonts w:cs="Arial"/>
                <w:i/>
                <w:color w:val="0000FF"/>
                <w:sz w:val="18"/>
              </w:rPr>
            </w:pPr>
          </w:p>
        </w:tc>
      </w:tr>
      <w:tr w:rsidR="0085170B" w:rsidRPr="00240940" w14:paraId="3923A6AA" w14:textId="77777777" w:rsidTr="00396100">
        <w:tc>
          <w:tcPr>
            <w:tcW w:w="1708" w:type="pct"/>
            <w:gridSpan w:val="4"/>
            <w:shd w:val="clear" w:color="auto" w:fill="auto"/>
          </w:tcPr>
          <w:p w14:paraId="0CEE8667" w14:textId="77777777" w:rsidR="0085170B" w:rsidRPr="00240940" w:rsidRDefault="0085170B" w:rsidP="00B131AF">
            <w:pPr>
              <w:spacing w:before="120" w:after="120"/>
              <w:rPr>
                <w:rFonts w:cs="Arial"/>
                <w:b/>
              </w:rPr>
            </w:pPr>
            <w:r w:rsidRPr="00240940">
              <w:rPr>
                <w:rFonts w:cs="Arial"/>
                <w:b/>
              </w:rPr>
              <w:t>S-10x Attribute</w:t>
            </w:r>
          </w:p>
        </w:tc>
        <w:tc>
          <w:tcPr>
            <w:tcW w:w="989" w:type="pct"/>
            <w:gridSpan w:val="3"/>
            <w:shd w:val="clear" w:color="auto" w:fill="auto"/>
          </w:tcPr>
          <w:p w14:paraId="35A6C44F" w14:textId="77777777" w:rsidR="0085170B" w:rsidRPr="00240940" w:rsidRDefault="0085170B" w:rsidP="00B131AF">
            <w:pPr>
              <w:spacing w:before="120" w:after="120"/>
              <w:rPr>
                <w:rFonts w:cs="Arial"/>
                <w:b/>
              </w:rPr>
            </w:pPr>
            <w:r w:rsidRPr="00240940">
              <w:rPr>
                <w:rFonts w:cs="Arial"/>
                <w:b/>
              </w:rPr>
              <w:t>S-57  Acronym</w:t>
            </w:r>
          </w:p>
        </w:tc>
        <w:tc>
          <w:tcPr>
            <w:tcW w:w="1137" w:type="pct"/>
            <w:gridSpan w:val="3"/>
            <w:shd w:val="clear" w:color="auto" w:fill="auto"/>
          </w:tcPr>
          <w:p w14:paraId="59C5C897" w14:textId="77777777" w:rsidR="0085170B" w:rsidRPr="00240940" w:rsidRDefault="0085170B" w:rsidP="00B131AF">
            <w:pPr>
              <w:spacing w:before="120" w:after="120"/>
              <w:rPr>
                <w:rFonts w:cs="Arial"/>
                <w:b/>
              </w:rPr>
            </w:pPr>
            <w:r w:rsidRPr="00240940">
              <w:rPr>
                <w:rFonts w:cs="Arial"/>
                <w:b/>
              </w:rPr>
              <w:t>Allowable Encoding Value</w:t>
            </w:r>
          </w:p>
        </w:tc>
        <w:tc>
          <w:tcPr>
            <w:tcW w:w="379" w:type="pct"/>
            <w:shd w:val="clear" w:color="auto" w:fill="auto"/>
          </w:tcPr>
          <w:p w14:paraId="13AD240C" w14:textId="77777777" w:rsidR="0085170B" w:rsidRPr="00240940" w:rsidRDefault="0085170B" w:rsidP="00B131AF">
            <w:pPr>
              <w:spacing w:before="120" w:after="120"/>
              <w:rPr>
                <w:rFonts w:cs="Arial"/>
                <w:b/>
              </w:rPr>
            </w:pPr>
            <w:r w:rsidRPr="00240940">
              <w:rPr>
                <w:rFonts w:cs="Arial"/>
                <w:b/>
              </w:rPr>
              <w:t>Type</w:t>
            </w:r>
          </w:p>
        </w:tc>
        <w:tc>
          <w:tcPr>
            <w:tcW w:w="786" w:type="pct"/>
            <w:gridSpan w:val="2"/>
            <w:shd w:val="clear" w:color="auto" w:fill="auto"/>
          </w:tcPr>
          <w:p w14:paraId="744C9601" w14:textId="77777777" w:rsidR="0085170B" w:rsidRPr="00240940" w:rsidRDefault="0085170B" w:rsidP="00B131AF">
            <w:pPr>
              <w:spacing w:before="120" w:after="120"/>
              <w:rPr>
                <w:rFonts w:cs="Arial"/>
                <w:b/>
              </w:rPr>
            </w:pPr>
            <w:r w:rsidRPr="00240940">
              <w:rPr>
                <w:rFonts w:cs="Arial"/>
                <w:b/>
              </w:rPr>
              <w:t>Multiplicity</w:t>
            </w:r>
          </w:p>
        </w:tc>
      </w:tr>
      <w:tr w:rsidR="0085170B" w:rsidRPr="00240940" w14:paraId="000431A4" w14:textId="77777777" w:rsidTr="00396100">
        <w:tc>
          <w:tcPr>
            <w:tcW w:w="1708" w:type="pct"/>
            <w:gridSpan w:val="4"/>
            <w:shd w:val="clear" w:color="auto" w:fill="auto"/>
          </w:tcPr>
          <w:p w14:paraId="27BD9CCE" w14:textId="77777777" w:rsidR="0085170B" w:rsidRPr="00240940" w:rsidRDefault="0085170B" w:rsidP="00B131AF">
            <w:pPr>
              <w:spacing w:before="120" w:after="120"/>
              <w:rPr>
                <w:rFonts w:cs="Arial"/>
                <w:sz w:val="18"/>
              </w:rPr>
            </w:pPr>
            <w:r>
              <w:rPr>
                <w:rFonts w:cs="Arial"/>
                <w:sz w:val="18"/>
              </w:rPr>
              <w:t>Orientation Value</w:t>
            </w:r>
          </w:p>
        </w:tc>
        <w:tc>
          <w:tcPr>
            <w:tcW w:w="989" w:type="pct"/>
            <w:gridSpan w:val="3"/>
            <w:shd w:val="clear" w:color="auto" w:fill="auto"/>
          </w:tcPr>
          <w:p w14:paraId="30354488" w14:textId="77777777" w:rsidR="0085170B" w:rsidRPr="00240940" w:rsidRDefault="0085170B" w:rsidP="00B131AF">
            <w:pPr>
              <w:spacing w:before="120" w:after="120"/>
              <w:rPr>
                <w:rFonts w:cs="Arial"/>
                <w:sz w:val="18"/>
              </w:rPr>
            </w:pPr>
            <w:r>
              <w:rPr>
                <w:rFonts w:cs="Arial"/>
                <w:sz w:val="18"/>
              </w:rPr>
              <w:t>(ORIENT)</w:t>
            </w:r>
          </w:p>
        </w:tc>
        <w:tc>
          <w:tcPr>
            <w:tcW w:w="1137" w:type="pct"/>
            <w:gridSpan w:val="3"/>
            <w:shd w:val="clear" w:color="auto" w:fill="auto"/>
          </w:tcPr>
          <w:p w14:paraId="0692EA01" w14:textId="77777777" w:rsidR="0085170B" w:rsidRPr="00240940" w:rsidRDefault="0085170B" w:rsidP="00B131AF">
            <w:pPr>
              <w:spacing w:before="120" w:after="120"/>
              <w:rPr>
                <w:rFonts w:cs="Arial"/>
                <w:sz w:val="18"/>
              </w:rPr>
            </w:pPr>
          </w:p>
        </w:tc>
        <w:tc>
          <w:tcPr>
            <w:tcW w:w="379" w:type="pct"/>
            <w:shd w:val="clear" w:color="auto" w:fill="auto"/>
          </w:tcPr>
          <w:p w14:paraId="4D27DE9C" w14:textId="77777777" w:rsidR="0085170B" w:rsidRPr="00240940" w:rsidRDefault="0085170B" w:rsidP="00B131AF">
            <w:pPr>
              <w:spacing w:before="120" w:after="120"/>
              <w:rPr>
                <w:rFonts w:cs="Arial"/>
                <w:sz w:val="18"/>
              </w:rPr>
            </w:pPr>
            <w:r>
              <w:rPr>
                <w:rFonts w:cs="Arial"/>
                <w:sz w:val="18"/>
              </w:rPr>
              <w:t>RE</w:t>
            </w:r>
          </w:p>
        </w:tc>
        <w:tc>
          <w:tcPr>
            <w:tcW w:w="786" w:type="pct"/>
            <w:gridSpan w:val="2"/>
            <w:shd w:val="clear" w:color="auto" w:fill="auto"/>
          </w:tcPr>
          <w:p w14:paraId="0D93F3FF" w14:textId="77777777" w:rsidR="0085170B" w:rsidRPr="00240940" w:rsidRDefault="0085170B" w:rsidP="00B131AF">
            <w:pPr>
              <w:spacing w:before="120" w:after="120"/>
              <w:rPr>
                <w:rFonts w:cs="Arial"/>
                <w:sz w:val="18"/>
              </w:rPr>
            </w:pPr>
            <w:r>
              <w:rPr>
                <w:rFonts w:cs="Arial"/>
                <w:sz w:val="18"/>
              </w:rPr>
              <w:t>1, 1</w:t>
            </w:r>
          </w:p>
        </w:tc>
      </w:tr>
      <w:tr w:rsidR="0085170B" w:rsidRPr="00240940" w14:paraId="309F4541" w14:textId="77777777" w:rsidTr="00396100">
        <w:tc>
          <w:tcPr>
            <w:tcW w:w="1708" w:type="pct"/>
            <w:gridSpan w:val="4"/>
            <w:shd w:val="clear" w:color="auto" w:fill="auto"/>
          </w:tcPr>
          <w:p w14:paraId="3BF1164D" w14:textId="77777777" w:rsidR="0085170B" w:rsidRPr="00240940" w:rsidRDefault="0085170B" w:rsidP="00B131AF">
            <w:pPr>
              <w:spacing w:before="120" w:after="120"/>
              <w:rPr>
                <w:rFonts w:cs="Arial"/>
                <w:sz w:val="18"/>
              </w:rPr>
            </w:pPr>
            <w:r>
              <w:rPr>
                <w:rFonts w:cs="Arial"/>
                <w:sz w:val="18"/>
              </w:rPr>
              <w:t>Text</w:t>
            </w:r>
          </w:p>
        </w:tc>
        <w:tc>
          <w:tcPr>
            <w:tcW w:w="989" w:type="pct"/>
            <w:gridSpan w:val="3"/>
            <w:shd w:val="clear" w:color="auto" w:fill="auto"/>
          </w:tcPr>
          <w:p w14:paraId="2AF16AE2" w14:textId="77777777" w:rsidR="0085170B" w:rsidRDefault="0085170B" w:rsidP="00B131AF">
            <w:pPr>
              <w:spacing w:before="120" w:after="120"/>
              <w:rPr>
                <w:rFonts w:cs="Arial"/>
                <w:sz w:val="18"/>
              </w:rPr>
            </w:pPr>
            <w:r>
              <w:rPr>
                <w:rFonts w:cs="Arial"/>
                <w:sz w:val="18"/>
              </w:rPr>
              <w:t>(INFORM)</w:t>
            </w:r>
          </w:p>
          <w:p w14:paraId="0A9E1874" w14:textId="77777777" w:rsidR="0085170B" w:rsidRPr="00240940" w:rsidRDefault="0085170B" w:rsidP="00B131AF">
            <w:pPr>
              <w:spacing w:before="120" w:after="120"/>
              <w:rPr>
                <w:rFonts w:cs="Arial"/>
                <w:sz w:val="18"/>
              </w:rPr>
            </w:pPr>
            <w:r>
              <w:rPr>
                <w:rFonts w:cs="Arial"/>
                <w:sz w:val="18"/>
              </w:rPr>
              <w:t>(NINFOM)</w:t>
            </w:r>
          </w:p>
        </w:tc>
        <w:tc>
          <w:tcPr>
            <w:tcW w:w="1137" w:type="pct"/>
            <w:gridSpan w:val="3"/>
            <w:shd w:val="clear" w:color="auto" w:fill="auto"/>
          </w:tcPr>
          <w:p w14:paraId="6E1CBE07" w14:textId="77777777" w:rsidR="0085170B" w:rsidRPr="00240940" w:rsidRDefault="0085170B" w:rsidP="00B131AF">
            <w:pPr>
              <w:spacing w:before="120" w:after="120"/>
              <w:rPr>
                <w:rFonts w:cs="Arial"/>
                <w:sz w:val="18"/>
              </w:rPr>
            </w:pPr>
          </w:p>
        </w:tc>
        <w:tc>
          <w:tcPr>
            <w:tcW w:w="379" w:type="pct"/>
            <w:shd w:val="clear" w:color="auto" w:fill="auto"/>
          </w:tcPr>
          <w:p w14:paraId="5FB312F8" w14:textId="77777777" w:rsidR="0085170B" w:rsidRPr="00240940" w:rsidRDefault="0085170B" w:rsidP="00B131AF">
            <w:pPr>
              <w:spacing w:before="120" w:after="120"/>
              <w:rPr>
                <w:rFonts w:cs="Arial"/>
                <w:sz w:val="18"/>
              </w:rPr>
            </w:pPr>
            <w:r>
              <w:rPr>
                <w:rFonts w:cs="Arial"/>
                <w:sz w:val="18"/>
              </w:rPr>
              <w:t>TE</w:t>
            </w:r>
          </w:p>
        </w:tc>
        <w:tc>
          <w:tcPr>
            <w:tcW w:w="786" w:type="pct"/>
            <w:gridSpan w:val="2"/>
            <w:shd w:val="clear" w:color="auto" w:fill="auto"/>
          </w:tcPr>
          <w:p w14:paraId="73EB9AD1" w14:textId="77777777" w:rsidR="0085170B" w:rsidRPr="00240940" w:rsidRDefault="0085170B" w:rsidP="00B131AF">
            <w:pPr>
              <w:spacing w:before="120" w:after="120"/>
              <w:rPr>
                <w:rFonts w:cs="Arial"/>
                <w:sz w:val="18"/>
              </w:rPr>
            </w:pPr>
            <w:r>
              <w:rPr>
                <w:rFonts w:cs="Arial"/>
                <w:sz w:val="18"/>
              </w:rPr>
              <w:t>0, 1</w:t>
            </w:r>
          </w:p>
        </w:tc>
      </w:tr>
      <w:tr w:rsidR="0085170B" w:rsidRPr="00240940" w:rsidDel="00651708" w14:paraId="0400AFE3" w14:textId="0C9ED67F" w:rsidTr="00396100">
        <w:trPr>
          <w:del w:id="1977" w:author="Raphael Malyankar" w:date="2022-11-23T02:18:00Z"/>
        </w:trPr>
        <w:tc>
          <w:tcPr>
            <w:tcW w:w="1708" w:type="pct"/>
            <w:gridSpan w:val="4"/>
            <w:shd w:val="clear" w:color="auto" w:fill="auto"/>
          </w:tcPr>
          <w:p w14:paraId="693095DE" w14:textId="38004D1C" w:rsidR="0085170B" w:rsidRPr="00240940" w:rsidDel="00651708" w:rsidRDefault="0085170B" w:rsidP="00B131AF">
            <w:pPr>
              <w:spacing w:before="120" w:after="120"/>
              <w:rPr>
                <w:del w:id="1978" w:author="Raphael Malyankar" w:date="2022-11-23T02:18:00Z"/>
                <w:rFonts w:cs="Arial"/>
                <w:sz w:val="18"/>
              </w:rPr>
            </w:pPr>
            <w:del w:id="1979" w:author="Raphael Malyankar" w:date="2022-11-23T02:18:00Z">
              <w:r w:rsidDel="00651708">
                <w:rPr>
                  <w:rFonts w:cs="Arial"/>
                  <w:sz w:val="18"/>
                </w:rPr>
                <w:delText>Text Justification</w:delText>
              </w:r>
            </w:del>
          </w:p>
        </w:tc>
        <w:tc>
          <w:tcPr>
            <w:tcW w:w="989" w:type="pct"/>
            <w:gridSpan w:val="3"/>
            <w:shd w:val="clear" w:color="auto" w:fill="auto"/>
          </w:tcPr>
          <w:p w14:paraId="07F25BE4" w14:textId="7E9B0E26" w:rsidR="0085170B" w:rsidRPr="00240940" w:rsidDel="00651708" w:rsidRDefault="0085170B" w:rsidP="00B131AF">
            <w:pPr>
              <w:spacing w:before="120" w:after="120"/>
              <w:rPr>
                <w:del w:id="1980" w:author="Raphael Malyankar" w:date="2022-11-23T02:18:00Z"/>
                <w:rFonts w:cs="Arial"/>
                <w:sz w:val="18"/>
              </w:rPr>
            </w:pPr>
          </w:p>
        </w:tc>
        <w:tc>
          <w:tcPr>
            <w:tcW w:w="1137" w:type="pct"/>
            <w:gridSpan w:val="3"/>
            <w:shd w:val="clear" w:color="auto" w:fill="auto"/>
          </w:tcPr>
          <w:p w14:paraId="77BBDF10" w14:textId="0A0A29E5" w:rsidR="0085170B" w:rsidDel="00651708" w:rsidRDefault="0085170B" w:rsidP="00B131AF">
            <w:pPr>
              <w:spacing w:before="120" w:after="120"/>
              <w:rPr>
                <w:del w:id="1981" w:author="Raphael Malyankar" w:date="2022-11-23T02:18:00Z"/>
                <w:rFonts w:cs="Arial"/>
                <w:sz w:val="18"/>
              </w:rPr>
            </w:pPr>
            <w:del w:id="1982" w:author="Raphael Malyankar" w:date="2022-11-23T02:18:00Z">
              <w:r w:rsidDel="00651708">
                <w:rPr>
                  <w:rFonts w:cs="Arial"/>
                  <w:sz w:val="18"/>
                </w:rPr>
                <w:delText>1 : Left</w:delText>
              </w:r>
            </w:del>
          </w:p>
          <w:p w14:paraId="7D697394" w14:textId="6E6E3E29" w:rsidR="0085170B" w:rsidDel="00651708" w:rsidRDefault="0085170B" w:rsidP="00B131AF">
            <w:pPr>
              <w:spacing w:before="120" w:after="120"/>
              <w:rPr>
                <w:del w:id="1983" w:author="Raphael Malyankar" w:date="2022-11-23T02:18:00Z"/>
                <w:rFonts w:cs="Arial"/>
                <w:sz w:val="18"/>
              </w:rPr>
            </w:pPr>
            <w:del w:id="1984" w:author="Raphael Malyankar" w:date="2022-11-23T02:18:00Z">
              <w:r w:rsidDel="00651708">
                <w:rPr>
                  <w:rFonts w:cs="Arial"/>
                  <w:sz w:val="18"/>
                </w:rPr>
                <w:delText>2 : Centred</w:delText>
              </w:r>
            </w:del>
          </w:p>
          <w:p w14:paraId="5183DDE4" w14:textId="237B8862" w:rsidR="0085170B" w:rsidRPr="00240940" w:rsidDel="00651708" w:rsidRDefault="0085170B" w:rsidP="00B131AF">
            <w:pPr>
              <w:spacing w:before="120" w:after="120"/>
              <w:rPr>
                <w:del w:id="1985" w:author="Raphael Malyankar" w:date="2022-11-23T02:18:00Z"/>
                <w:rFonts w:cs="Arial"/>
                <w:sz w:val="18"/>
              </w:rPr>
            </w:pPr>
            <w:del w:id="1986" w:author="Raphael Malyankar" w:date="2022-11-23T02:18:00Z">
              <w:r w:rsidDel="00651708">
                <w:rPr>
                  <w:rFonts w:cs="Arial"/>
                  <w:sz w:val="18"/>
                </w:rPr>
                <w:delText>3 : Right</w:delText>
              </w:r>
            </w:del>
          </w:p>
        </w:tc>
        <w:tc>
          <w:tcPr>
            <w:tcW w:w="379" w:type="pct"/>
            <w:shd w:val="clear" w:color="auto" w:fill="auto"/>
          </w:tcPr>
          <w:p w14:paraId="4AE447AC" w14:textId="1113F6A6" w:rsidR="0085170B" w:rsidRPr="00240940" w:rsidDel="00651708" w:rsidRDefault="0085170B" w:rsidP="00B131AF">
            <w:pPr>
              <w:spacing w:before="120" w:after="120"/>
              <w:rPr>
                <w:del w:id="1987" w:author="Raphael Malyankar" w:date="2022-11-23T02:18:00Z"/>
                <w:rFonts w:cs="Arial"/>
                <w:sz w:val="18"/>
              </w:rPr>
            </w:pPr>
            <w:del w:id="1988" w:author="Raphael Malyankar" w:date="2022-11-23T02:18:00Z">
              <w:r w:rsidDel="00651708">
                <w:rPr>
                  <w:rFonts w:cs="Arial"/>
                  <w:sz w:val="18"/>
                </w:rPr>
                <w:delText>EN</w:delText>
              </w:r>
            </w:del>
          </w:p>
        </w:tc>
        <w:tc>
          <w:tcPr>
            <w:tcW w:w="786" w:type="pct"/>
            <w:gridSpan w:val="2"/>
            <w:shd w:val="clear" w:color="auto" w:fill="auto"/>
          </w:tcPr>
          <w:p w14:paraId="329E7524" w14:textId="3D3A9CD1" w:rsidR="0085170B" w:rsidRPr="00240940" w:rsidDel="00651708" w:rsidRDefault="0085170B" w:rsidP="00B131AF">
            <w:pPr>
              <w:spacing w:before="120" w:after="120"/>
              <w:rPr>
                <w:del w:id="1989" w:author="Raphael Malyankar" w:date="2022-11-23T02:18:00Z"/>
                <w:rFonts w:cs="Arial"/>
                <w:sz w:val="18"/>
              </w:rPr>
            </w:pPr>
            <w:del w:id="1990" w:author="Raphael Malyankar" w:date="2022-11-23T02:18:00Z">
              <w:r w:rsidDel="00651708">
                <w:rPr>
                  <w:rFonts w:cs="Arial"/>
                  <w:sz w:val="18"/>
                </w:rPr>
                <w:delText>1, 1</w:delText>
              </w:r>
            </w:del>
          </w:p>
        </w:tc>
      </w:tr>
      <w:tr w:rsidR="0085170B" w:rsidRPr="00240940" w14:paraId="4195F503" w14:textId="77777777" w:rsidTr="00396100">
        <w:tc>
          <w:tcPr>
            <w:tcW w:w="1708" w:type="pct"/>
            <w:gridSpan w:val="4"/>
            <w:shd w:val="clear" w:color="auto" w:fill="auto"/>
          </w:tcPr>
          <w:p w14:paraId="296847B8" w14:textId="77777777" w:rsidR="0085170B" w:rsidRPr="00240940" w:rsidRDefault="0085170B" w:rsidP="00B131AF">
            <w:pPr>
              <w:spacing w:before="120" w:after="120"/>
              <w:rPr>
                <w:rFonts w:cs="Arial"/>
                <w:sz w:val="18"/>
              </w:rPr>
            </w:pPr>
            <w:r>
              <w:rPr>
                <w:rFonts w:cs="Arial"/>
                <w:sz w:val="18"/>
              </w:rPr>
              <w:t>Text Offset Mm</w:t>
            </w:r>
          </w:p>
        </w:tc>
        <w:tc>
          <w:tcPr>
            <w:tcW w:w="989" w:type="pct"/>
            <w:gridSpan w:val="3"/>
            <w:shd w:val="clear" w:color="auto" w:fill="auto"/>
          </w:tcPr>
          <w:p w14:paraId="209436C9" w14:textId="77777777" w:rsidR="0085170B" w:rsidRPr="00240940" w:rsidRDefault="0085170B" w:rsidP="00B131AF">
            <w:pPr>
              <w:spacing w:before="120" w:after="120"/>
              <w:rPr>
                <w:rFonts w:cs="Arial"/>
                <w:sz w:val="18"/>
              </w:rPr>
            </w:pPr>
          </w:p>
        </w:tc>
        <w:tc>
          <w:tcPr>
            <w:tcW w:w="1137" w:type="pct"/>
            <w:gridSpan w:val="3"/>
            <w:shd w:val="clear" w:color="auto" w:fill="auto"/>
          </w:tcPr>
          <w:p w14:paraId="710687CC" w14:textId="77777777" w:rsidR="0085170B" w:rsidRPr="00240940" w:rsidRDefault="0085170B" w:rsidP="00B131AF">
            <w:pPr>
              <w:spacing w:before="120" w:after="120"/>
              <w:rPr>
                <w:rFonts w:cs="Arial"/>
                <w:sz w:val="18"/>
              </w:rPr>
            </w:pPr>
          </w:p>
        </w:tc>
        <w:tc>
          <w:tcPr>
            <w:tcW w:w="379" w:type="pct"/>
            <w:shd w:val="clear" w:color="auto" w:fill="auto"/>
          </w:tcPr>
          <w:p w14:paraId="22948197" w14:textId="77777777" w:rsidR="0085170B" w:rsidRPr="00240940" w:rsidRDefault="0085170B" w:rsidP="00B131AF">
            <w:pPr>
              <w:spacing w:before="120" w:after="120"/>
              <w:rPr>
                <w:rFonts w:cs="Arial"/>
                <w:sz w:val="18"/>
              </w:rPr>
            </w:pPr>
            <w:r>
              <w:rPr>
                <w:rFonts w:cs="Arial"/>
                <w:sz w:val="18"/>
              </w:rPr>
              <w:t>IN</w:t>
            </w:r>
          </w:p>
        </w:tc>
        <w:tc>
          <w:tcPr>
            <w:tcW w:w="786" w:type="pct"/>
            <w:gridSpan w:val="2"/>
            <w:shd w:val="clear" w:color="auto" w:fill="auto"/>
          </w:tcPr>
          <w:p w14:paraId="363C47A9" w14:textId="77777777" w:rsidR="0085170B" w:rsidRPr="00240940" w:rsidRDefault="0085170B" w:rsidP="00B131AF">
            <w:pPr>
              <w:spacing w:before="120" w:after="120"/>
              <w:rPr>
                <w:rFonts w:cs="Arial"/>
                <w:sz w:val="18"/>
              </w:rPr>
            </w:pPr>
            <w:r>
              <w:rPr>
                <w:rFonts w:cs="Arial"/>
                <w:sz w:val="18"/>
              </w:rPr>
              <w:t>1, 1</w:t>
            </w:r>
          </w:p>
        </w:tc>
      </w:tr>
      <w:tr w:rsidR="0085170B" w:rsidRPr="00240940" w14:paraId="07D8BF78" w14:textId="77777777" w:rsidTr="00396100">
        <w:tc>
          <w:tcPr>
            <w:tcW w:w="1708" w:type="pct"/>
            <w:gridSpan w:val="4"/>
            <w:shd w:val="clear" w:color="auto" w:fill="auto"/>
          </w:tcPr>
          <w:p w14:paraId="30E54D08" w14:textId="77777777" w:rsidR="0085170B" w:rsidRPr="00240940" w:rsidRDefault="0085170B" w:rsidP="00B131AF">
            <w:pPr>
              <w:spacing w:before="120" w:after="120"/>
              <w:rPr>
                <w:rFonts w:cs="Arial"/>
                <w:sz w:val="18"/>
              </w:rPr>
            </w:pPr>
            <w:r>
              <w:rPr>
                <w:rFonts w:cs="Arial"/>
                <w:sz w:val="18"/>
              </w:rPr>
              <w:t>Text Type</w:t>
            </w:r>
          </w:p>
        </w:tc>
        <w:tc>
          <w:tcPr>
            <w:tcW w:w="989" w:type="pct"/>
            <w:gridSpan w:val="3"/>
            <w:shd w:val="clear" w:color="auto" w:fill="auto"/>
          </w:tcPr>
          <w:p w14:paraId="67C8F6AF" w14:textId="77777777" w:rsidR="0085170B" w:rsidRPr="00240940" w:rsidRDefault="0085170B" w:rsidP="00B131AF">
            <w:pPr>
              <w:spacing w:before="120" w:after="120"/>
              <w:rPr>
                <w:rFonts w:cs="Arial"/>
                <w:sz w:val="18"/>
              </w:rPr>
            </w:pPr>
          </w:p>
        </w:tc>
        <w:tc>
          <w:tcPr>
            <w:tcW w:w="1137" w:type="pct"/>
            <w:gridSpan w:val="3"/>
            <w:shd w:val="clear" w:color="auto" w:fill="auto"/>
          </w:tcPr>
          <w:p w14:paraId="23AC7C0E" w14:textId="77777777" w:rsidR="0085170B" w:rsidRPr="00240940" w:rsidRDefault="0085170B" w:rsidP="00B131AF">
            <w:pPr>
              <w:spacing w:before="120" w:after="120"/>
              <w:rPr>
                <w:rFonts w:cs="Arial"/>
                <w:sz w:val="18"/>
              </w:rPr>
            </w:pPr>
            <w:r>
              <w:rPr>
                <w:rFonts w:cs="Arial"/>
                <w:sz w:val="18"/>
              </w:rPr>
              <w:t>1 : Name</w:t>
            </w:r>
          </w:p>
        </w:tc>
        <w:tc>
          <w:tcPr>
            <w:tcW w:w="379" w:type="pct"/>
            <w:shd w:val="clear" w:color="auto" w:fill="auto"/>
          </w:tcPr>
          <w:p w14:paraId="2B1FEED1" w14:textId="77777777" w:rsidR="0085170B" w:rsidRPr="00240940" w:rsidRDefault="0085170B" w:rsidP="00B131AF">
            <w:pPr>
              <w:spacing w:before="120" w:after="120"/>
              <w:rPr>
                <w:rFonts w:cs="Arial"/>
                <w:sz w:val="18"/>
              </w:rPr>
            </w:pPr>
            <w:r>
              <w:rPr>
                <w:rFonts w:cs="Arial"/>
                <w:sz w:val="18"/>
              </w:rPr>
              <w:t>EN</w:t>
            </w:r>
          </w:p>
        </w:tc>
        <w:tc>
          <w:tcPr>
            <w:tcW w:w="786" w:type="pct"/>
            <w:gridSpan w:val="2"/>
            <w:shd w:val="clear" w:color="auto" w:fill="auto"/>
          </w:tcPr>
          <w:p w14:paraId="03199794" w14:textId="77777777" w:rsidR="0085170B" w:rsidRPr="00240940" w:rsidRDefault="0085170B" w:rsidP="00B131AF">
            <w:pPr>
              <w:spacing w:before="120" w:after="120"/>
              <w:rPr>
                <w:rFonts w:cs="Arial"/>
                <w:sz w:val="18"/>
              </w:rPr>
            </w:pPr>
            <w:r>
              <w:rPr>
                <w:rFonts w:cs="Arial"/>
                <w:sz w:val="18"/>
              </w:rPr>
              <w:t>0, 1</w:t>
            </w:r>
          </w:p>
        </w:tc>
      </w:tr>
      <w:tr w:rsidR="0085170B" w:rsidRPr="00240940" w14:paraId="4C1B3644" w14:textId="77777777" w:rsidTr="00396100">
        <w:tc>
          <w:tcPr>
            <w:tcW w:w="1708" w:type="pct"/>
            <w:gridSpan w:val="4"/>
            <w:shd w:val="clear" w:color="auto" w:fill="auto"/>
          </w:tcPr>
          <w:p w14:paraId="213602A4" w14:textId="77777777" w:rsidR="0085170B" w:rsidRPr="00240940" w:rsidRDefault="0085170B" w:rsidP="00B131AF">
            <w:pPr>
              <w:spacing w:before="120" w:after="120"/>
              <w:rPr>
                <w:rFonts w:cs="Arial"/>
                <w:sz w:val="18"/>
              </w:rPr>
            </w:pPr>
            <w:r>
              <w:rPr>
                <w:rFonts w:cs="Arial"/>
                <w:sz w:val="18"/>
              </w:rPr>
              <w:t>Scale Minimum</w:t>
            </w:r>
          </w:p>
        </w:tc>
        <w:tc>
          <w:tcPr>
            <w:tcW w:w="989" w:type="pct"/>
            <w:gridSpan w:val="3"/>
            <w:shd w:val="clear" w:color="auto" w:fill="auto"/>
          </w:tcPr>
          <w:p w14:paraId="300FFFD9" w14:textId="77777777" w:rsidR="0085170B" w:rsidRPr="00240940" w:rsidRDefault="0085170B" w:rsidP="00B131AF">
            <w:pPr>
              <w:spacing w:before="120" w:after="120"/>
              <w:rPr>
                <w:rFonts w:cs="Arial"/>
                <w:sz w:val="18"/>
              </w:rPr>
            </w:pPr>
            <w:r>
              <w:rPr>
                <w:rFonts w:cs="Arial"/>
                <w:sz w:val="18"/>
              </w:rPr>
              <w:t>(SCAMIN)</w:t>
            </w:r>
          </w:p>
        </w:tc>
        <w:tc>
          <w:tcPr>
            <w:tcW w:w="1137" w:type="pct"/>
            <w:gridSpan w:val="3"/>
            <w:shd w:val="clear" w:color="auto" w:fill="auto"/>
          </w:tcPr>
          <w:p w14:paraId="70D6EDDA" w14:textId="77777777" w:rsidR="0085170B" w:rsidRPr="00240940" w:rsidRDefault="0085170B" w:rsidP="00B131AF">
            <w:pPr>
              <w:spacing w:before="120" w:after="120"/>
              <w:rPr>
                <w:rFonts w:cs="Arial"/>
                <w:sz w:val="18"/>
              </w:rPr>
            </w:pPr>
          </w:p>
        </w:tc>
        <w:tc>
          <w:tcPr>
            <w:tcW w:w="379" w:type="pct"/>
            <w:shd w:val="clear" w:color="auto" w:fill="auto"/>
          </w:tcPr>
          <w:p w14:paraId="006FA75E" w14:textId="77777777" w:rsidR="0085170B" w:rsidRPr="00240940" w:rsidRDefault="0085170B" w:rsidP="00B131AF">
            <w:pPr>
              <w:spacing w:before="120" w:after="120"/>
              <w:rPr>
                <w:rFonts w:cs="Arial"/>
                <w:sz w:val="18"/>
              </w:rPr>
            </w:pPr>
            <w:r>
              <w:rPr>
                <w:rFonts w:cs="Arial"/>
                <w:sz w:val="18"/>
              </w:rPr>
              <w:t>IN</w:t>
            </w:r>
          </w:p>
        </w:tc>
        <w:tc>
          <w:tcPr>
            <w:tcW w:w="786" w:type="pct"/>
            <w:gridSpan w:val="2"/>
            <w:shd w:val="clear" w:color="auto" w:fill="auto"/>
          </w:tcPr>
          <w:p w14:paraId="567470E0" w14:textId="77777777" w:rsidR="0085170B" w:rsidRPr="00240940" w:rsidRDefault="0085170B" w:rsidP="00B131AF">
            <w:pPr>
              <w:spacing w:before="120" w:after="120"/>
              <w:rPr>
                <w:rFonts w:cs="Arial"/>
                <w:sz w:val="18"/>
              </w:rPr>
            </w:pPr>
            <w:r>
              <w:rPr>
                <w:rFonts w:cs="Arial"/>
                <w:sz w:val="18"/>
              </w:rPr>
              <w:t>0, 1</w:t>
            </w:r>
          </w:p>
        </w:tc>
      </w:tr>
      <w:tr w:rsidR="0085170B" w:rsidRPr="00240940" w14:paraId="4F29B332" w14:textId="77777777" w:rsidTr="00B131AF">
        <w:tc>
          <w:tcPr>
            <w:tcW w:w="5000" w:type="pct"/>
            <w:gridSpan w:val="13"/>
            <w:shd w:val="clear" w:color="auto" w:fill="auto"/>
          </w:tcPr>
          <w:p w14:paraId="4AFD9B6E" w14:textId="781C5AB0" w:rsidR="0085170B" w:rsidRDefault="0085170B" w:rsidP="00B131AF">
            <w:pPr>
              <w:spacing w:before="120" w:after="120"/>
              <w:rPr>
                <w:rFonts w:cs="Arial"/>
              </w:rPr>
            </w:pPr>
            <w:r w:rsidRPr="00240940">
              <w:rPr>
                <w:rFonts w:cs="Arial"/>
                <w:u w:val="single"/>
              </w:rPr>
              <w:t>INT 1 Reference:</w:t>
            </w:r>
            <w:r w:rsidR="000B28A1">
              <w:rPr>
                <w:rFonts w:cs="Arial"/>
                <w:u w:val="single"/>
              </w:rPr>
              <w:t xml:space="preserve"> --</w:t>
            </w:r>
          </w:p>
          <w:p w14:paraId="331B8C6C" w14:textId="6242A509" w:rsidR="0085170B" w:rsidRDefault="0085170B" w:rsidP="0085170B">
            <w:pPr>
              <w:pStyle w:val="Heading3"/>
            </w:pPr>
            <w:bookmarkStart w:id="1991" w:name="_Toc120214451"/>
            <w:r>
              <w:t>General</w:t>
            </w:r>
            <w:bookmarkEnd w:id="1991"/>
          </w:p>
          <w:p w14:paraId="7E40A4CC" w14:textId="5C87B43A" w:rsidR="0085170B" w:rsidRDefault="0085170B" w:rsidP="00B131AF">
            <w:pPr>
              <w:spacing w:before="120" w:after="120"/>
              <w:rPr>
                <w:ins w:id="1992" w:author="Raphael Malyankar" w:date="2022-11-23T02:27:00Z"/>
                <w:rFonts w:cs="Arial"/>
              </w:rPr>
            </w:pPr>
            <w:r w:rsidRPr="0085170B">
              <w:rPr>
                <w:rFonts w:cs="Arial"/>
              </w:rPr>
              <w:t xml:space="preserve">If it is required to place text to improve clarity of display, it must be done using the cartographic feature </w:t>
            </w:r>
            <w:proofErr w:type="spellStart"/>
            <w:r w:rsidRPr="007F3787">
              <w:rPr>
                <w:rFonts w:cs="Arial"/>
                <w:b/>
                <w:bCs/>
              </w:rPr>
              <w:t>Text</w:t>
            </w:r>
            <w:del w:id="1993" w:author="Raphael Malyankar" w:date="2022-11-23T02:16:00Z">
              <w:r w:rsidRPr="007F3787" w:rsidDel="00651708">
                <w:rPr>
                  <w:rFonts w:cs="Arial"/>
                  <w:b/>
                  <w:bCs/>
                </w:rPr>
                <w:delText xml:space="preserve"> </w:delText>
              </w:r>
            </w:del>
            <w:r w:rsidRPr="007F3787">
              <w:rPr>
                <w:rFonts w:cs="Arial"/>
                <w:b/>
                <w:bCs/>
              </w:rPr>
              <w:t>Placement</w:t>
            </w:r>
            <w:proofErr w:type="spellEnd"/>
            <w:r w:rsidRPr="0085170B">
              <w:rPr>
                <w:rFonts w:cs="Arial"/>
              </w:rPr>
              <w:t xml:space="preserve">. The </w:t>
            </w:r>
            <w:proofErr w:type="spellStart"/>
            <w:r w:rsidRPr="007F3787">
              <w:rPr>
                <w:rFonts w:cs="Arial"/>
                <w:b/>
                <w:bCs/>
              </w:rPr>
              <w:t>Text</w:t>
            </w:r>
            <w:del w:id="1994" w:author="Raphael Malyankar" w:date="2022-11-23T02:16:00Z">
              <w:r w:rsidRPr="007F3787" w:rsidDel="00651708">
                <w:rPr>
                  <w:rFonts w:cs="Arial"/>
                  <w:b/>
                  <w:bCs/>
                </w:rPr>
                <w:delText xml:space="preserve"> </w:delText>
              </w:r>
            </w:del>
            <w:r w:rsidRPr="007F3787">
              <w:rPr>
                <w:rFonts w:cs="Arial"/>
                <w:b/>
                <w:bCs/>
              </w:rPr>
              <w:t>Placement</w:t>
            </w:r>
            <w:proofErr w:type="spellEnd"/>
            <w:r w:rsidRPr="0085170B">
              <w:rPr>
                <w:rFonts w:cs="Arial"/>
              </w:rPr>
              <w:t xml:space="preserve"> feature must be associated with the relevant geo feature using the </w:t>
            </w:r>
            <w:del w:id="1995" w:author="Raphael Malyankar" w:date="2022-11-23T02:25:00Z">
              <w:r w:rsidRPr="0085170B" w:rsidDel="003570DD">
                <w:rPr>
                  <w:rFonts w:cs="Arial"/>
                </w:rPr>
                <w:delText xml:space="preserve">association </w:delText>
              </w:r>
            </w:del>
            <w:ins w:id="1996" w:author="Raphael Malyankar" w:date="2022-11-23T02:25:00Z">
              <w:r w:rsidR="003570DD">
                <w:rPr>
                  <w:rFonts w:cs="Arial"/>
                </w:rPr>
                <w:t>composition</w:t>
              </w:r>
              <w:r w:rsidR="003570DD" w:rsidRPr="0085170B">
                <w:rPr>
                  <w:rFonts w:cs="Arial"/>
                </w:rPr>
                <w:t xml:space="preserve"> </w:t>
              </w:r>
            </w:ins>
            <w:proofErr w:type="spellStart"/>
            <w:r w:rsidRPr="0085170B">
              <w:rPr>
                <w:rFonts w:cs="Arial"/>
              </w:rPr>
              <w:t>TextAssociation</w:t>
            </w:r>
            <w:proofErr w:type="spellEnd"/>
            <w:r w:rsidRPr="0085170B">
              <w:rPr>
                <w:rFonts w:cs="Arial"/>
              </w:rPr>
              <w:t>.</w:t>
            </w:r>
          </w:p>
          <w:p w14:paraId="5D1A08E8" w14:textId="0E2452AD" w:rsidR="003570DD" w:rsidRDefault="003570DD" w:rsidP="00B131AF">
            <w:pPr>
              <w:spacing w:before="120" w:after="120"/>
              <w:rPr>
                <w:rFonts w:cs="Arial"/>
              </w:rPr>
            </w:pPr>
            <w:ins w:id="1997" w:author="Raphael Malyankar" w:date="2022-11-23T02:27:00Z">
              <w:r>
                <w:rPr>
                  <w:rFonts w:cs="Arial"/>
                </w:rPr>
                <w:t xml:space="preserve">S-131 </w:t>
              </w:r>
            </w:ins>
            <w:ins w:id="1998" w:author="Raphael Malyankar" w:date="2022-11-23T02:34:00Z">
              <w:r w:rsidR="007F3787">
                <w:rPr>
                  <w:rFonts w:cs="Arial"/>
                </w:rPr>
                <w:t>differs from S-101 in prohibiting</w:t>
              </w:r>
            </w:ins>
            <w:ins w:id="1999" w:author="Raphael Malyankar" w:date="2022-11-23T02:27:00Z">
              <w:r>
                <w:rPr>
                  <w:rFonts w:cs="Arial"/>
                </w:rPr>
                <w:t xml:space="preserve"> </w:t>
              </w:r>
              <w:proofErr w:type="spellStart"/>
              <w:r w:rsidRPr="007F3787">
                <w:rPr>
                  <w:rFonts w:cs="Arial"/>
                  <w:b/>
                  <w:bCs/>
                </w:rPr>
                <w:t>TextPlacement</w:t>
              </w:r>
              <w:proofErr w:type="spellEnd"/>
              <w:r>
                <w:rPr>
                  <w:rFonts w:cs="Arial"/>
                </w:rPr>
                <w:t xml:space="preserve"> features not ass</w:t>
              </w:r>
            </w:ins>
            <w:ins w:id="2000" w:author="Raphael Malyankar" w:date="2022-11-23T02:28:00Z">
              <w:r>
                <w:rPr>
                  <w:rFonts w:cs="Arial"/>
                </w:rPr>
                <w:t>ociated to a geographic feature</w:t>
              </w:r>
            </w:ins>
            <w:ins w:id="2001" w:author="Raphael Malyankar" w:date="2022-11-23T02:33:00Z">
              <w:r w:rsidR="007F3787">
                <w:rPr>
                  <w:rFonts w:cs="Arial"/>
                </w:rPr>
                <w:t xml:space="preserve">; further, S-101 does not use the “light characteristic” value of </w:t>
              </w:r>
              <w:proofErr w:type="spellStart"/>
              <w:r w:rsidR="007F3787" w:rsidRPr="007F3787">
                <w:rPr>
                  <w:rFonts w:cs="Arial"/>
                  <w:i/>
                  <w:iCs/>
                </w:rPr>
                <w:t>textType</w:t>
              </w:r>
              <w:proofErr w:type="spellEnd"/>
              <w:r w:rsidR="007F3787">
                <w:rPr>
                  <w:rFonts w:cs="Arial"/>
                </w:rPr>
                <w:t xml:space="preserve">, since S-131 does not </w:t>
              </w:r>
            </w:ins>
            <w:ins w:id="2002" w:author="Raphael Malyankar" w:date="2022-11-23T02:35:00Z">
              <w:r w:rsidR="00D118F5">
                <w:rPr>
                  <w:rFonts w:cs="Arial"/>
                </w:rPr>
                <w:t>include</w:t>
              </w:r>
            </w:ins>
            <w:ins w:id="2003" w:author="Raphael Malyankar" w:date="2022-11-23T02:34:00Z">
              <w:r w:rsidR="007F3787">
                <w:rPr>
                  <w:rFonts w:cs="Arial"/>
                </w:rPr>
                <w:t xml:space="preserve"> light </w:t>
              </w:r>
            </w:ins>
            <w:ins w:id="2004" w:author="Raphael Malyankar" w:date="2022-11-23T02:35:00Z">
              <w:r w:rsidR="00CA336B">
                <w:rPr>
                  <w:rFonts w:cs="Arial"/>
                </w:rPr>
                <w:t xml:space="preserve">geographic </w:t>
              </w:r>
            </w:ins>
            <w:ins w:id="2005" w:author="Raphael Malyankar" w:date="2022-11-23T02:34:00Z">
              <w:r w:rsidR="007F3787">
                <w:rPr>
                  <w:rFonts w:cs="Arial"/>
                </w:rPr>
                <w:t>features.</w:t>
              </w:r>
            </w:ins>
          </w:p>
          <w:p w14:paraId="10FF1E26" w14:textId="77777777" w:rsidR="0085170B" w:rsidRDefault="0085170B" w:rsidP="00B131AF">
            <w:pPr>
              <w:spacing w:before="120" w:after="120"/>
              <w:rPr>
                <w:rFonts w:cs="Arial"/>
              </w:rPr>
            </w:pPr>
            <w:r w:rsidRPr="00240940">
              <w:rPr>
                <w:rFonts w:cs="Arial"/>
                <w:u w:val="single"/>
              </w:rPr>
              <w:t>Remarks:</w:t>
            </w:r>
          </w:p>
          <w:p w14:paraId="7B4BEEB0" w14:textId="1BFD5AAB" w:rsidR="0085170B" w:rsidRPr="00C80F63" w:rsidRDefault="0085170B" w:rsidP="00E87722">
            <w:pPr>
              <w:pStyle w:val="ListParagraph"/>
              <w:numPr>
                <w:ilvl w:val="0"/>
                <w:numId w:val="9"/>
              </w:numPr>
              <w:tabs>
                <w:tab w:val="clear" w:pos="720"/>
              </w:tabs>
              <w:spacing w:before="120" w:after="120"/>
              <w:rPr>
                <w:rFonts w:cs="Arial"/>
                <w:lang w:val="en-AU"/>
              </w:rPr>
            </w:pPr>
            <w:r w:rsidRPr="00C80F63">
              <w:rPr>
                <w:rFonts w:cs="Arial"/>
                <w:lang w:val="en-AU"/>
              </w:rPr>
              <w:t xml:space="preserve">The </w:t>
            </w:r>
            <w:r w:rsidRPr="006B2158">
              <w:rPr>
                <w:rFonts w:cs="Arial"/>
                <w:b/>
                <w:lang w:val="en-AU"/>
              </w:rPr>
              <w:t>Text Placement</w:t>
            </w:r>
            <w:r w:rsidRPr="00C80F63">
              <w:rPr>
                <w:rFonts w:cs="Arial"/>
                <w:lang w:val="en-AU"/>
              </w:rPr>
              <w:t xml:space="preserve"> </w:t>
            </w:r>
            <w:ins w:id="2006" w:author="Raphael Malyankar" w:date="2022-11-23T02:27:00Z">
              <w:r w:rsidR="003570DD">
                <w:rPr>
                  <w:rFonts w:cs="Arial"/>
                  <w:lang w:val="en-AU"/>
                </w:rPr>
                <w:t xml:space="preserve">cartographic </w:t>
              </w:r>
            </w:ins>
            <w:r w:rsidRPr="00C80F63">
              <w:rPr>
                <w:rFonts w:cs="Arial"/>
                <w:lang w:val="en-AU"/>
              </w:rPr>
              <w:t xml:space="preserve">feature is used by the ECDIS to </w:t>
            </w:r>
            <w:del w:id="2007" w:author="Raphael Malyankar" w:date="2022-11-23T02:30:00Z">
              <w:r w:rsidRPr="00C80F63" w:rsidDel="007F3787">
                <w:rPr>
                  <w:rFonts w:cs="Arial"/>
                  <w:lang w:val="en-AU"/>
                </w:rPr>
                <w:delText>position the associated tex</w:delText>
              </w:r>
            </w:del>
            <w:ins w:id="2008" w:author="Raphael Malyankar" w:date="2022-11-23T02:30:00Z">
              <w:r w:rsidR="007F3787">
                <w:rPr>
                  <w:rFonts w:cs="Arial"/>
                  <w:lang w:val="en-AU"/>
                </w:rPr>
                <w:t>optionally position text in ECDIS</w:t>
              </w:r>
            </w:ins>
            <w:del w:id="2009" w:author="Raphael Malyankar" w:date="2022-11-23T02:30:00Z">
              <w:r w:rsidRPr="00C80F63" w:rsidDel="007F3787">
                <w:rPr>
                  <w:rFonts w:cs="Arial"/>
                  <w:lang w:val="en-AU"/>
                </w:rPr>
                <w:delText>t</w:delText>
              </w:r>
            </w:del>
            <w:r w:rsidRPr="00C80F63">
              <w:rPr>
                <w:rFonts w:cs="Arial"/>
                <w:lang w:val="en-AU"/>
              </w:rPr>
              <w:t>, which has been populated using an attribute</w:t>
            </w:r>
            <w:del w:id="2010" w:author="Raphael Malyankar" w:date="2022-11-23T02:30:00Z">
              <w:r w:rsidRPr="00C80F63" w:rsidDel="007F3787">
                <w:rPr>
                  <w:rFonts w:cs="Arial"/>
                  <w:lang w:val="en-AU"/>
                </w:rPr>
                <w:delText>(s)</w:delText>
              </w:r>
            </w:del>
            <w:r w:rsidRPr="00C80F63">
              <w:rPr>
                <w:rFonts w:cs="Arial"/>
                <w:lang w:val="en-AU"/>
              </w:rPr>
              <w:t xml:space="preserve"> for the related feature. This attribute is identified by populating the attribute </w:t>
            </w:r>
            <w:r w:rsidRPr="007F3787">
              <w:rPr>
                <w:rFonts w:cs="Arial"/>
                <w:i/>
                <w:iCs/>
                <w:lang w:val="en-AU"/>
              </w:rPr>
              <w:t>text type</w:t>
            </w:r>
            <w:r w:rsidRPr="00C80F63">
              <w:rPr>
                <w:rFonts w:cs="Arial"/>
                <w:lang w:val="en-AU"/>
              </w:rPr>
              <w:t xml:space="preserve">. Alternatively, the text to be displayed may be encoded using the attribute </w:t>
            </w:r>
            <w:r w:rsidRPr="007F3787">
              <w:rPr>
                <w:rFonts w:cs="Arial"/>
                <w:i/>
                <w:iCs/>
                <w:lang w:val="en-AU"/>
              </w:rPr>
              <w:t>text</w:t>
            </w:r>
            <w:r w:rsidRPr="00C80F63">
              <w:rPr>
                <w:rFonts w:cs="Arial"/>
                <w:lang w:val="en-AU"/>
              </w:rPr>
              <w:t>.</w:t>
            </w:r>
          </w:p>
          <w:p w14:paraId="2B10D970" w14:textId="45676276" w:rsidR="0085170B" w:rsidRDefault="0085170B" w:rsidP="00E87722">
            <w:pPr>
              <w:pStyle w:val="ListParagraph"/>
              <w:numPr>
                <w:ilvl w:val="0"/>
                <w:numId w:val="9"/>
              </w:numPr>
              <w:tabs>
                <w:tab w:val="clear" w:pos="720"/>
              </w:tabs>
              <w:spacing w:before="120" w:after="120"/>
              <w:rPr>
                <w:ins w:id="2011" w:author="Raphael Malyankar" w:date="2022-11-23T02:31:00Z"/>
                <w:rFonts w:cs="Arial"/>
                <w:lang w:val="en-AU"/>
              </w:rPr>
            </w:pPr>
            <w:r w:rsidRPr="00C80F63">
              <w:rPr>
                <w:rFonts w:cs="Arial"/>
                <w:lang w:val="en-AU"/>
              </w:rPr>
              <w:t xml:space="preserve">Only one of the attributes text or text type </w:t>
            </w:r>
            <w:del w:id="2012" w:author="Raphael Malyankar" w:date="2022-11-23T02:25:00Z">
              <w:r w:rsidDel="003570DD">
                <w:rPr>
                  <w:rFonts w:cs="Arial"/>
                  <w:lang w:val="en-AU"/>
                </w:rPr>
                <w:delText>is</w:delText>
              </w:r>
              <w:r w:rsidRPr="00C80F63" w:rsidDel="003570DD">
                <w:rPr>
                  <w:rFonts w:cs="Arial"/>
                  <w:lang w:val="en-AU"/>
                </w:rPr>
                <w:delText xml:space="preserve"> allowable</w:delText>
              </w:r>
            </w:del>
            <w:ins w:id="2013" w:author="Raphael Malyankar" w:date="2022-11-23T02:25:00Z">
              <w:r w:rsidR="003570DD">
                <w:rPr>
                  <w:rFonts w:cs="Arial"/>
                  <w:lang w:val="en-AU"/>
                </w:rPr>
                <w:t>must be populated</w:t>
              </w:r>
            </w:ins>
            <w:r w:rsidRPr="00C80F63">
              <w:rPr>
                <w:rFonts w:cs="Arial"/>
                <w:lang w:val="en-AU"/>
              </w:rPr>
              <w:t xml:space="preserve"> for each instance of </w:t>
            </w:r>
            <w:r w:rsidRPr="006B2158">
              <w:rPr>
                <w:rFonts w:cs="Arial"/>
                <w:b/>
                <w:lang w:val="en-AU"/>
              </w:rPr>
              <w:t>Text Placement</w:t>
            </w:r>
            <w:r w:rsidRPr="00C80F63">
              <w:rPr>
                <w:rFonts w:cs="Arial"/>
                <w:lang w:val="en-AU"/>
              </w:rPr>
              <w:t>.</w:t>
            </w:r>
          </w:p>
          <w:p w14:paraId="2A391419" w14:textId="7AEDA58A" w:rsidR="007F3787" w:rsidRPr="00C80F63" w:rsidRDefault="007F3787" w:rsidP="00E87722">
            <w:pPr>
              <w:pStyle w:val="ListParagraph"/>
              <w:numPr>
                <w:ilvl w:val="0"/>
                <w:numId w:val="9"/>
              </w:numPr>
              <w:tabs>
                <w:tab w:val="clear" w:pos="720"/>
              </w:tabs>
              <w:spacing w:before="120" w:after="120"/>
              <w:rPr>
                <w:rFonts w:cs="Arial"/>
                <w:lang w:val="en-AU"/>
              </w:rPr>
            </w:pPr>
            <w:ins w:id="2014" w:author="Raphael Malyankar" w:date="2022-11-23T02:31:00Z">
              <w:r>
                <w:rPr>
                  <w:rFonts w:cs="Arial"/>
                  <w:lang w:val="en-AU"/>
                </w:rPr>
                <w:lastRenderedPageBreak/>
                <w:t xml:space="preserve">The attributes </w:t>
              </w:r>
              <w:proofErr w:type="spellStart"/>
              <w:r w:rsidRPr="00CA336B">
                <w:rPr>
                  <w:rFonts w:cs="Arial"/>
                  <w:i/>
                  <w:iCs/>
                  <w:lang w:val="en-AU"/>
                </w:rPr>
                <w:t>orientationValue</w:t>
              </w:r>
              <w:proofErr w:type="spellEnd"/>
              <w:r>
                <w:rPr>
                  <w:rFonts w:cs="Arial"/>
                  <w:lang w:val="en-AU"/>
                </w:rPr>
                <w:t xml:space="preserve"> and </w:t>
              </w:r>
              <w:proofErr w:type="spellStart"/>
              <w:r w:rsidRPr="00CA336B">
                <w:rPr>
                  <w:rFonts w:cs="Arial"/>
                  <w:i/>
                  <w:iCs/>
                  <w:lang w:val="en-AU"/>
                </w:rPr>
                <w:t>textOffsetMm</w:t>
              </w:r>
              <w:proofErr w:type="spellEnd"/>
              <w:r>
                <w:rPr>
                  <w:rFonts w:cs="Arial"/>
                  <w:lang w:val="en-AU"/>
                </w:rPr>
                <w:t xml:space="preserve"> define the beari</w:t>
              </w:r>
            </w:ins>
            <w:ins w:id="2015" w:author="Raphael Malyankar" w:date="2022-11-23T02:32:00Z">
              <w:r>
                <w:rPr>
                  <w:rFonts w:cs="Arial"/>
                  <w:lang w:val="en-AU"/>
                </w:rPr>
                <w:t>ng (related to true north) and distance of the anchor point of the text, in millimetres on the ECDIS display</w:t>
              </w:r>
            </w:ins>
            <w:ins w:id="2016" w:author="Raphael Malyankar" w:date="2022-11-23T02:35:00Z">
              <w:r w:rsidR="00CA336B">
                <w:rPr>
                  <w:rFonts w:cs="Arial"/>
                  <w:lang w:val="en-AU"/>
                </w:rPr>
                <w:t xml:space="preserve">, </w:t>
              </w:r>
            </w:ins>
            <w:ins w:id="2017" w:author="Raphael Malyankar" w:date="2022-11-23T02:38:00Z">
              <w:r w:rsidR="00CA336B">
                <w:rPr>
                  <w:rFonts w:cs="Arial"/>
                  <w:lang w:val="en-AU"/>
                </w:rPr>
                <w:t>relative to</w:t>
              </w:r>
            </w:ins>
            <w:ins w:id="2018" w:author="Raphael Malyankar" w:date="2022-11-23T02:36:00Z">
              <w:r w:rsidR="00CA336B">
                <w:rPr>
                  <w:rFonts w:cs="Arial"/>
                  <w:lang w:val="en-AU"/>
                </w:rPr>
                <w:t xml:space="preserve"> t</w:t>
              </w:r>
            </w:ins>
            <w:ins w:id="2019" w:author="Raphael Malyankar" w:date="2022-11-23T02:37:00Z">
              <w:r w:rsidR="00CA336B">
                <w:rPr>
                  <w:rFonts w:cs="Arial"/>
                  <w:lang w:val="en-AU"/>
                </w:rPr>
                <w:t>he</w:t>
              </w:r>
            </w:ins>
            <w:ins w:id="2020" w:author="Raphael Malyankar" w:date="2022-11-23T02:36:00Z">
              <w:r w:rsidR="00CA336B">
                <w:rPr>
                  <w:rFonts w:cs="Arial"/>
                  <w:lang w:val="en-AU"/>
                </w:rPr>
                <w:t xml:space="preserve"> associated </w:t>
              </w:r>
            </w:ins>
            <w:ins w:id="2021" w:author="Raphael Malyankar" w:date="2022-11-23T02:37:00Z">
              <w:r w:rsidR="00CA336B">
                <w:rPr>
                  <w:rFonts w:cs="Arial"/>
                  <w:lang w:val="en-AU"/>
                </w:rPr>
                <w:t xml:space="preserve">geographic </w:t>
              </w:r>
            </w:ins>
            <w:ins w:id="2022" w:author="Raphael Malyankar" w:date="2022-11-23T02:36:00Z">
              <w:r w:rsidR="00CA336B">
                <w:rPr>
                  <w:rFonts w:cs="Arial"/>
                  <w:lang w:val="en-AU"/>
                </w:rPr>
                <w:t>feature</w:t>
              </w:r>
            </w:ins>
            <w:ins w:id="2023" w:author="Raphael Malyankar" w:date="2022-11-23T02:32:00Z">
              <w:r>
                <w:rPr>
                  <w:rFonts w:cs="Arial"/>
                  <w:lang w:val="en-AU"/>
                </w:rPr>
                <w:t>.</w:t>
              </w:r>
            </w:ins>
            <w:ins w:id="2024" w:author="Raphael Malyankar" w:date="2022-11-23T02:37:00Z">
              <w:r w:rsidR="00CA336B">
                <w:rPr>
                  <w:rFonts w:cs="Arial"/>
                  <w:lang w:val="en-AU"/>
                </w:rPr>
                <w:t xml:space="preserve"> The values populated for these attributes must be determined based on the desired position of the t</w:t>
              </w:r>
            </w:ins>
            <w:ins w:id="2025" w:author="Raphael Malyankar" w:date="2022-11-23T02:38:00Z">
              <w:r w:rsidR="00CA336B">
                <w:rPr>
                  <w:rFonts w:cs="Arial"/>
                  <w:lang w:val="en-AU"/>
                </w:rPr>
                <w:t>ext at the maximum display scale of the data.</w:t>
              </w:r>
            </w:ins>
            <w:ins w:id="2026" w:author="Raphael Malyankar" w:date="2022-11-23T02:32:00Z">
              <w:r>
                <w:rPr>
                  <w:rFonts w:cs="Arial"/>
                  <w:lang w:val="en-AU"/>
                </w:rPr>
                <w:t xml:space="preserve"> </w:t>
              </w:r>
            </w:ins>
          </w:p>
          <w:p w14:paraId="40726F23" w14:textId="1B07FE22" w:rsidR="0085170B" w:rsidRPr="00CA336B" w:rsidRDefault="0085170B" w:rsidP="00E87722">
            <w:pPr>
              <w:pStyle w:val="ListParagraph"/>
              <w:numPr>
                <w:ilvl w:val="0"/>
                <w:numId w:val="9"/>
              </w:numPr>
              <w:tabs>
                <w:tab w:val="clear" w:pos="720"/>
              </w:tabs>
              <w:autoSpaceDE w:val="0"/>
              <w:autoSpaceDN w:val="0"/>
              <w:adjustRightInd w:val="0"/>
              <w:spacing w:before="120" w:after="120"/>
              <w:rPr>
                <w:ins w:id="2027" w:author="Raphael Malyankar" w:date="2022-11-23T02:39:00Z"/>
                <w:rFonts w:cs="Arial"/>
                <w:bCs/>
                <w:lang w:val="en-AU"/>
              </w:rPr>
            </w:pPr>
            <w:r w:rsidRPr="006B2158">
              <w:rPr>
                <w:rFonts w:cs="Arial"/>
                <w:b/>
                <w:lang w:val="en-AU"/>
              </w:rPr>
              <w:t>Text Placement</w:t>
            </w:r>
            <w:r w:rsidRPr="00C80F63">
              <w:rPr>
                <w:rFonts w:cs="Arial"/>
                <w:lang w:val="en-AU"/>
              </w:rPr>
              <w:t xml:space="preserve"> should only be associated with features of type point, and used in areas where it is important that text clear navigationally relevant areas, for example shipping channels and dredged areas.</w:t>
            </w:r>
          </w:p>
          <w:p w14:paraId="1CAD20F7" w14:textId="33E09F8B" w:rsidR="00CA336B" w:rsidRPr="00CA336B" w:rsidRDefault="00CA336B" w:rsidP="00E87722">
            <w:pPr>
              <w:pStyle w:val="ListParagraph"/>
              <w:numPr>
                <w:ilvl w:val="0"/>
                <w:numId w:val="9"/>
              </w:numPr>
              <w:tabs>
                <w:tab w:val="clear" w:pos="720"/>
              </w:tabs>
              <w:autoSpaceDE w:val="0"/>
              <w:autoSpaceDN w:val="0"/>
              <w:adjustRightInd w:val="0"/>
              <w:spacing w:before="120" w:after="120"/>
              <w:rPr>
                <w:rFonts w:cs="Arial"/>
                <w:bCs/>
                <w:lang w:val="en-AU"/>
              </w:rPr>
            </w:pPr>
            <w:ins w:id="2028" w:author="Raphael Malyankar" w:date="2022-11-23T02:39:00Z">
              <w:r w:rsidRPr="00CA336B">
                <w:rPr>
                  <w:rFonts w:cs="Arial"/>
                  <w:bCs/>
                  <w:lang w:val="en-AU"/>
                </w:rPr>
                <w:t xml:space="preserve">The attribute </w:t>
              </w:r>
              <w:proofErr w:type="spellStart"/>
              <w:r w:rsidRPr="00CA336B">
                <w:rPr>
                  <w:rFonts w:cs="Arial"/>
                  <w:bCs/>
                  <w:i/>
                  <w:iCs/>
                  <w:lang w:val="en-AU"/>
                </w:rPr>
                <w:t>scaleMinimum</w:t>
              </w:r>
              <w:proofErr w:type="spellEnd"/>
              <w:r w:rsidRPr="00CA336B">
                <w:rPr>
                  <w:rFonts w:cs="Arial"/>
                  <w:bCs/>
                  <w:lang w:val="en-AU"/>
                </w:rPr>
                <w:t xml:space="preserve"> may be used</w:t>
              </w:r>
            </w:ins>
            <w:ins w:id="2029" w:author="Raphael Malyankar" w:date="2022-11-23T02:40:00Z">
              <w:r>
                <w:rPr>
                  <w:rFonts w:cs="Arial"/>
                  <w:bCs/>
                  <w:lang w:val="en-AU"/>
                </w:rPr>
                <w:t xml:space="preserve"> to determine a scale at which the text string is no longer visible in the ECDIS when scale minimum functionality is enabled. Where po</w:t>
              </w:r>
            </w:ins>
            <w:ins w:id="2030" w:author="Raphael Malyankar" w:date="2022-11-23T02:41:00Z">
              <w:r>
                <w:rPr>
                  <w:rFonts w:cs="Arial"/>
                  <w:bCs/>
                  <w:lang w:val="en-AU"/>
                </w:rPr>
                <w:t xml:space="preserve">pulated, the value for scale minimum on </w:t>
              </w:r>
              <w:proofErr w:type="spellStart"/>
              <w:r w:rsidRPr="00DA41C3">
                <w:rPr>
                  <w:rFonts w:cs="Arial"/>
                  <w:b/>
                  <w:lang w:val="en-AU"/>
                </w:rPr>
                <w:t>TextPlacement</w:t>
              </w:r>
              <w:proofErr w:type="spellEnd"/>
              <w:r>
                <w:rPr>
                  <w:rFonts w:cs="Arial"/>
                  <w:bCs/>
                  <w:lang w:val="en-AU"/>
                </w:rPr>
                <w:t xml:space="preserve"> </w:t>
              </w:r>
              <w:r w:rsidR="00DA41C3">
                <w:rPr>
                  <w:rFonts w:cs="Arial"/>
                  <w:bCs/>
                  <w:lang w:val="en-AU"/>
                </w:rPr>
                <w:t xml:space="preserve">must not be set to a smaller scale value than the value </w:t>
              </w:r>
            </w:ins>
            <w:ins w:id="2031" w:author="Raphael Malyankar" w:date="2022-11-23T02:42:00Z">
              <w:r w:rsidR="00DA41C3">
                <w:rPr>
                  <w:rFonts w:cs="Arial"/>
                  <w:bCs/>
                  <w:lang w:val="en-AU"/>
                </w:rPr>
                <w:t xml:space="preserve">(if any) </w:t>
              </w:r>
            </w:ins>
            <w:ins w:id="2032" w:author="Raphael Malyankar" w:date="2022-11-23T02:41:00Z">
              <w:r w:rsidR="00DA41C3">
                <w:rPr>
                  <w:rFonts w:cs="Arial"/>
                  <w:bCs/>
                  <w:lang w:val="en-AU"/>
                </w:rPr>
                <w:t>populated for the associated feature.</w:t>
              </w:r>
            </w:ins>
          </w:p>
          <w:p w14:paraId="26344AFC" w14:textId="77777777" w:rsidR="0085170B" w:rsidRDefault="0085170B" w:rsidP="00B131AF">
            <w:pPr>
              <w:spacing w:before="120" w:after="120"/>
              <w:rPr>
                <w:rFonts w:cs="Arial"/>
              </w:rPr>
            </w:pPr>
          </w:p>
          <w:p w14:paraId="3F2D5B59" w14:textId="77777777" w:rsidR="0085170B" w:rsidRDefault="0085170B" w:rsidP="00B131AF">
            <w:pPr>
              <w:spacing w:before="120" w:after="120"/>
              <w:rPr>
                <w:rFonts w:cs="Arial"/>
              </w:rPr>
            </w:pPr>
            <w:r w:rsidRPr="00240940">
              <w:rPr>
                <w:rFonts w:cs="Arial"/>
                <w:u w:val="single"/>
              </w:rPr>
              <w:t>Distinction:</w:t>
            </w:r>
          </w:p>
          <w:p w14:paraId="4A1628D8" w14:textId="77777777" w:rsidR="0085170B" w:rsidRPr="00240940" w:rsidRDefault="0085170B" w:rsidP="00B131AF">
            <w:pPr>
              <w:spacing w:before="120" w:after="120"/>
              <w:rPr>
                <w:rFonts w:cs="Arial"/>
              </w:rPr>
            </w:pPr>
          </w:p>
        </w:tc>
      </w:tr>
      <w:tr w:rsidR="002F7F0E" w:rsidRPr="00240940" w14:paraId="20B6FDB1" w14:textId="77777777" w:rsidTr="00F82216">
        <w:trPr>
          <w:ins w:id="2033" w:author="Raphael Malyankar" w:date="2022-11-23T01:48:00Z"/>
        </w:trPr>
        <w:tc>
          <w:tcPr>
            <w:tcW w:w="5000" w:type="pct"/>
            <w:gridSpan w:val="13"/>
            <w:shd w:val="clear" w:color="auto" w:fill="auto"/>
          </w:tcPr>
          <w:p w14:paraId="3A210B30" w14:textId="77777777" w:rsidR="002F7F0E" w:rsidRPr="00240940" w:rsidRDefault="002F7F0E" w:rsidP="00F82216">
            <w:pPr>
              <w:spacing w:before="120" w:after="120"/>
              <w:rPr>
                <w:ins w:id="2034" w:author="Raphael Malyankar" w:date="2022-11-23T01:48:00Z"/>
                <w:rFonts w:cs="Arial"/>
                <w:b/>
                <w:u w:val="single"/>
              </w:rPr>
            </w:pPr>
            <w:ins w:id="2035" w:author="Raphael Malyankar" w:date="2022-11-23T01:48:00Z">
              <w:r w:rsidRPr="00240940">
                <w:rPr>
                  <w:rFonts w:cs="Arial"/>
                  <w:b/>
                  <w:u w:val="single"/>
                </w:rPr>
                <w:lastRenderedPageBreak/>
                <w:t>Feature/Information associations</w:t>
              </w:r>
            </w:ins>
          </w:p>
        </w:tc>
      </w:tr>
      <w:tr w:rsidR="002F7F0E" w:rsidRPr="00240940" w14:paraId="35B8EDAC" w14:textId="77777777" w:rsidTr="00E62DA3">
        <w:trPr>
          <w:ins w:id="2036" w:author="Raphael Malyankar" w:date="2022-11-23T01:48:00Z"/>
        </w:trPr>
        <w:tc>
          <w:tcPr>
            <w:tcW w:w="525" w:type="pct"/>
            <w:vMerge w:val="restart"/>
            <w:shd w:val="clear" w:color="auto" w:fill="auto"/>
          </w:tcPr>
          <w:p w14:paraId="272F2D32" w14:textId="77777777" w:rsidR="002F7F0E" w:rsidRPr="00240940" w:rsidRDefault="002F7F0E" w:rsidP="00F82216">
            <w:pPr>
              <w:spacing w:before="120" w:after="120"/>
              <w:rPr>
                <w:ins w:id="2037" w:author="Raphael Malyankar" w:date="2022-11-23T01:48:00Z"/>
                <w:rFonts w:cs="Arial"/>
                <w:b/>
              </w:rPr>
            </w:pPr>
            <w:ins w:id="2038" w:author="Raphael Malyankar" w:date="2022-11-23T01:48:00Z">
              <w:r w:rsidRPr="00240940">
                <w:rPr>
                  <w:rFonts w:cs="Arial"/>
                  <w:b/>
                </w:rPr>
                <w:t>Type</w:t>
              </w:r>
            </w:ins>
          </w:p>
        </w:tc>
        <w:tc>
          <w:tcPr>
            <w:tcW w:w="749" w:type="pct"/>
            <w:gridSpan w:val="2"/>
            <w:vMerge w:val="restart"/>
            <w:shd w:val="clear" w:color="auto" w:fill="auto"/>
          </w:tcPr>
          <w:p w14:paraId="57E58BFD" w14:textId="77777777" w:rsidR="002F7F0E" w:rsidRPr="00240940" w:rsidRDefault="002F7F0E" w:rsidP="00F82216">
            <w:pPr>
              <w:spacing w:before="120" w:after="120"/>
              <w:rPr>
                <w:ins w:id="2039" w:author="Raphael Malyankar" w:date="2022-11-23T01:48:00Z"/>
                <w:rFonts w:cs="Arial"/>
                <w:b/>
              </w:rPr>
            </w:pPr>
            <w:ins w:id="2040" w:author="Raphael Malyankar" w:date="2022-11-23T01:48:00Z">
              <w:r w:rsidRPr="00240940">
                <w:rPr>
                  <w:rFonts w:cs="Arial"/>
                  <w:b/>
                </w:rPr>
                <w:t>Association Name</w:t>
              </w:r>
            </w:ins>
          </w:p>
        </w:tc>
        <w:tc>
          <w:tcPr>
            <w:tcW w:w="3726" w:type="pct"/>
            <w:gridSpan w:val="10"/>
            <w:shd w:val="clear" w:color="auto" w:fill="auto"/>
          </w:tcPr>
          <w:p w14:paraId="1C3844ED" w14:textId="77777777" w:rsidR="002F7F0E" w:rsidRPr="00240940" w:rsidRDefault="002F7F0E" w:rsidP="00F82216">
            <w:pPr>
              <w:spacing w:before="120" w:after="120"/>
              <w:jc w:val="center"/>
              <w:rPr>
                <w:ins w:id="2041" w:author="Raphael Malyankar" w:date="2022-11-23T01:48:00Z"/>
                <w:rFonts w:cs="Arial"/>
                <w:b/>
              </w:rPr>
            </w:pPr>
            <w:ins w:id="2042" w:author="Raphael Malyankar" w:date="2022-11-23T01:48:00Z">
              <w:r w:rsidRPr="00240940">
                <w:rPr>
                  <w:rFonts w:cs="Arial"/>
                  <w:b/>
                </w:rPr>
                <w:t>Association Ends</w:t>
              </w:r>
            </w:ins>
          </w:p>
        </w:tc>
      </w:tr>
      <w:tr w:rsidR="002F7F0E" w:rsidRPr="00240940" w14:paraId="29E400C4" w14:textId="77777777" w:rsidTr="00E62DA3">
        <w:trPr>
          <w:ins w:id="2043" w:author="Raphael Malyankar" w:date="2022-11-23T01:48:00Z"/>
        </w:trPr>
        <w:tc>
          <w:tcPr>
            <w:tcW w:w="525" w:type="pct"/>
            <w:vMerge/>
            <w:shd w:val="clear" w:color="auto" w:fill="auto"/>
          </w:tcPr>
          <w:p w14:paraId="1282B475" w14:textId="77777777" w:rsidR="002F7F0E" w:rsidRPr="00240940" w:rsidRDefault="002F7F0E" w:rsidP="00F82216">
            <w:pPr>
              <w:spacing w:before="120" w:after="120"/>
              <w:rPr>
                <w:ins w:id="2044" w:author="Raphael Malyankar" w:date="2022-11-23T01:48:00Z"/>
                <w:rFonts w:cs="Arial"/>
              </w:rPr>
            </w:pPr>
          </w:p>
        </w:tc>
        <w:tc>
          <w:tcPr>
            <w:tcW w:w="749" w:type="pct"/>
            <w:gridSpan w:val="2"/>
            <w:vMerge/>
            <w:shd w:val="clear" w:color="auto" w:fill="auto"/>
          </w:tcPr>
          <w:p w14:paraId="3B519F3B" w14:textId="77777777" w:rsidR="002F7F0E" w:rsidRPr="00240940" w:rsidRDefault="002F7F0E" w:rsidP="00F82216">
            <w:pPr>
              <w:spacing w:before="120" w:after="120"/>
              <w:rPr>
                <w:ins w:id="2045" w:author="Raphael Malyankar" w:date="2022-11-23T01:48:00Z"/>
                <w:rFonts w:cs="Arial"/>
              </w:rPr>
            </w:pPr>
          </w:p>
        </w:tc>
        <w:tc>
          <w:tcPr>
            <w:tcW w:w="825" w:type="pct"/>
            <w:gridSpan w:val="2"/>
            <w:shd w:val="clear" w:color="auto" w:fill="auto"/>
          </w:tcPr>
          <w:p w14:paraId="45567326" w14:textId="77777777" w:rsidR="002F7F0E" w:rsidRPr="00240940" w:rsidRDefault="002F7F0E" w:rsidP="00F82216">
            <w:pPr>
              <w:spacing w:before="120" w:after="120"/>
              <w:rPr>
                <w:ins w:id="2046" w:author="Raphael Malyankar" w:date="2022-11-23T01:48:00Z"/>
                <w:rFonts w:cs="Arial"/>
                <w:b/>
              </w:rPr>
            </w:pPr>
            <w:ins w:id="2047" w:author="Raphael Malyankar" w:date="2022-11-23T01:48:00Z">
              <w:r w:rsidRPr="00240940">
                <w:rPr>
                  <w:rFonts w:cs="Arial"/>
                  <w:b/>
                </w:rPr>
                <w:t>Class</w:t>
              </w:r>
            </w:ins>
          </w:p>
        </w:tc>
        <w:tc>
          <w:tcPr>
            <w:tcW w:w="515" w:type="pct"/>
            <w:shd w:val="clear" w:color="auto" w:fill="auto"/>
          </w:tcPr>
          <w:p w14:paraId="208C550B" w14:textId="77777777" w:rsidR="002F7F0E" w:rsidRPr="00240940" w:rsidRDefault="002F7F0E" w:rsidP="00F82216">
            <w:pPr>
              <w:spacing w:before="120" w:after="120"/>
              <w:rPr>
                <w:ins w:id="2048" w:author="Raphael Malyankar" w:date="2022-11-23T01:48:00Z"/>
                <w:rFonts w:cs="Arial"/>
                <w:b/>
              </w:rPr>
            </w:pPr>
            <w:ins w:id="2049" w:author="Raphael Malyankar" w:date="2022-11-23T01:48:00Z">
              <w:r w:rsidRPr="00240940">
                <w:rPr>
                  <w:rFonts w:cs="Arial"/>
                  <w:b/>
                </w:rPr>
                <w:t>Role</w:t>
              </w:r>
            </w:ins>
          </w:p>
        </w:tc>
        <w:tc>
          <w:tcPr>
            <w:tcW w:w="348" w:type="pct"/>
            <w:gridSpan w:val="2"/>
            <w:shd w:val="clear" w:color="auto" w:fill="auto"/>
          </w:tcPr>
          <w:p w14:paraId="42A7517A" w14:textId="77777777" w:rsidR="002F7F0E" w:rsidRPr="00240940" w:rsidRDefault="002F7F0E" w:rsidP="00F82216">
            <w:pPr>
              <w:spacing w:before="120" w:after="120"/>
              <w:rPr>
                <w:ins w:id="2050" w:author="Raphael Malyankar" w:date="2022-11-23T01:48:00Z"/>
                <w:rFonts w:cs="Arial"/>
                <w:b/>
              </w:rPr>
            </w:pPr>
            <w:proofErr w:type="spellStart"/>
            <w:ins w:id="2051" w:author="Raphael Malyankar" w:date="2022-11-23T01:48:00Z">
              <w:r w:rsidRPr="00240940">
                <w:rPr>
                  <w:rFonts w:cs="Arial"/>
                  <w:b/>
                </w:rPr>
                <w:t>Mult</w:t>
              </w:r>
              <w:proofErr w:type="spellEnd"/>
            </w:ins>
          </w:p>
        </w:tc>
        <w:tc>
          <w:tcPr>
            <w:tcW w:w="873" w:type="pct"/>
            <w:gridSpan w:val="2"/>
            <w:shd w:val="clear" w:color="auto" w:fill="auto"/>
          </w:tcPr>
          <w:p w14:paraId="27ED7DED" w14:textId="77777777" w:rsidR="002F7F0E" w:rsidRPr="00240940" w:rsidRDefault="002F7F0E" w:rsidP="00F82216">
            <w:pPr>
              <w:spacing w:before="120" w:after="120"/>
              <w:rPr>
                <w:ins w:id="2052" w:author="Raphael Malyankar" w:date="2022-11-23T01:48:00Z"/>
                <w:rFonts w:cs="Arial"/>
                <w:b/>
              </w:rPr>
            </w:pPr>
            <w:ins w:id="2053" w:author="Raphael Malyankar" w:date="2022-11-23T01:48:00Z">
              <w:r w:rsidRPr="00240940">
                <w:rPr>
                  <w:rFonts w:cs="Arial"/>
                  <w:b/>
                </w:rPr>
                <w:t>Class</w:t>
              </w:r>
            </w:ins>
          </w:p>
        </w:tc>
        <w:tc>
          <w:tcPr>
            <w:tcW w:w="817" w:type="pct"/>
            <w:gridSpan w:val="2"/>
            <w:shd w:val="clear" w:color="auto" w:fill="auto"/>
          </w:tcPr>
          <w:p w14:paraId="5D04C74F" w14:textId="77777777" w:rsidR="002F7F0E" w:rsidRPr="00240940" w:rsidRDefault="002F7F0E" w:rsidP="00F82216">
            <w:pPr>
              <w:spacing w:before="120" w:after="120"/>
              <w:rPr>
                <w:ins w:id="2054" w:author="Raphael Malyankar" w:date="2022-11-23T01:48:00Z"/>
                <w:rFonts w:cs="Arial"/>
                <w:b/>
              </w:rPr>
            </w:pPr>
            <w:ins w:id="2055" w:author="Raphael Malyankar" w:date="2022-11-23T01:48:00Z">
              <w:r w:rsidRPr="00240940">
                <w:rPr>
                  <w:rFonts w:cs="Arial"/>
                  <w:b/>
                </w:rPr>
                <w:t>Role</w:t>
              </w:r>
            </w:ins>
          </w:p>
        </w:tc>
        <w:tc>
          <w:tcPr>
            <w:tcW w:w="348" w:type="pct"/>
            <w:shd w:val="clear" w:color="auto" w:fill="auto"/>
          </w:tcPr>
          <w:p w14:paraId="1B5F1637" w14:textId="77777777" w:rsidR="002F7F0E" w:rsidRPr="00240940" w:rsidRDefault="002F7F0E" w:rsidP="00F82216">
            <w:pPr>
              <w:spacing w:before="120" w:after="120"/>
              <w:rPr>
                <w:ins w:id="2056" w:author="Raphael Malyankar" w:date="2022-11-23T01:48:00Z"/>
                <w:rFonts w:cs="Arial"/>
                <w:b/>
              </w:rPr>
            </w:pPr>
            <w:proofErr w:type="spellStart"/>
            <w:ins w:id="2057" w:author="Raphael Malyankar" w:date="2022-11-23T01:48:00Z">
              <w:r w:rsidRPr="00240940">
                <w:rPr>
                  <w:rFonts w:cs="Arial"/>
                  <w:b/>
                </w:rPr>
                <w:t>Mult</w:t>
              </w:r>
              <w:proofErr w:type="spellEnd"/>
            </w:ins>
          </w:p>
        </w:tc>
      </w:tr>
      <w:tr w:rsidR="002F7F0E" w:rsidRPr="00240940" w14:paraId="6BD856C2" w14:textId="77777777" w:rsidTr="00E62DA3">
        <w:trPr>
          <w:ins w:id="2058" w:author="Raphael Malyankar" w:date="2022-11-23T01:48:00Z"/>
        </w:trPr>
        <w:tc>
          <w:tcPr>
            <w:tcW w:w="525" w:type="pct"/>
            <w:shd w:val="clear" w:color="auto" w:fill="auto"/>
          </w:tcPr>
          <w:p w14:paraId="54434DD4" w14:textId="6E2B58B1" w:rsidR="002F7F0E" w:rsidRPr="00240940" w:rsidRDefault="002F7F0E" w:rsidP="002F7F0E">
            <w:pPr>
              <w:spacing w:before="120" w:after="120"/>
              <w:rPr>
                <w:ins w:id="2059" w:author="Raphael Malyankar" w:date="2022-11-23T01:48:00Z"/>
                <w:rFonts w:cs="Arial"/>
                <w:sz w:val="18"/>
              </w:rPr>
            </w:pPr>
            <w:proofErr w:type="spellStart"/>
            <w:ins w:id="2060" w:author="Raphael Malyankar" w:date="2022-11-23T01:49:00Z">
              <w:r w:rsidRPr="00240940">
                <w:rPr>
                  <w:rFonts w:cs="Arial"/>
                  <w:sz w:val="18"/>
                </w:rPr>
                <w:t>Asso</w:t>
              </w:r>
            </w:ins>
            <w:proofErr w:type="spellEnd"/>
          </w:p>
        </w:tc>
        <w:tc>
          <w:tcPr>
            <w:tcW w:w="749" w:type="pct"/>
            <w:gridSpan w:val="2"/>
            <w:shd w:val="clear" w:color="auto" w:fill="auto"/>
          </w:tcPr>
          <w:p w14:paraId="350DA711" w14:textId="0FF67464" w:rsidR="002F7F0E" w:rsidRPr="00240940" w:rsidRDefault="002F7F0E" w:rsidP="002F7F0E">
            <w:pPr>
              <w:spacing w:before="120" w:after="120"/>
              <w:rPr>
                <w:ins w:id="2061" w:author="Raphael Malyankar" w:date="2022-11-23T01:48:00Z"/>
                <w:rFonts w:cs="Arial"/>
                <w:sz w:val="18"/>
              </w:rPr>
            </w:pPr>
            <w:ins w:id="2062" w:author="Raphael Malyankar" w:date="2022-11-23T01:49:00Z">
              <w:r w:rsidRPr="00240940">
                <w:rPr>
                  <w:rFonts w:cs="Arial"/>
                  <w:sz w:val="18"/>
                </w:rPr>
                <w:t>Text Association</w:t>
              </w:r>
            </w:ins>
          </w:p>
        </w:tc>
        <w:tc>
          <w:tcPr>
            <w:tcW w:w="825" w:type="pct"/>
            <w:gridSpan w:val="2"/>
            <w:shd w:val="clear" w:color="auto" w:fill="auto"/>
          </w:tcPr>
          <w:p w14:paraId="67CF03FA" w14:textId="67EB6503" w:rsidR="002F7F0E" w:rsidRPr="00240940" w:rsidRDefault="002F7F0E" w:rsidP="002F7F0E">
            <w:pPr>
              <w:spacing w:before="120" w:after="120"/>
              <w:rPr>
                <w:ins w:id="2063" w:author="Raphael Malyankar" w:date="2022-11-23T01:48:00Z"/>
                <w:rFonts w:cs="Arial"/>
                <w:b/>
                <w:sz w:val="18"/>
              </w:rPr>
            </w:pPr>
            <w:proofErr w:type="spellStart"/>
            <w:ins w:id="2064" w:author="Raphael Malyankar" w:date="2022-11-23T01:49:00Z">
              <w:r w:rsidRPr="00240940">
                <w:rPr>
                  <w:rFonts w:cs="Arial"/>
                  <w:b/>
                  <w:sz w:val="18"/>
                </w:rPr>
                <w:t>TextPlacement</w:t>
              </w:r>
            </w:ins>
            <w:proofErr w:type="spellEnd"/>
          </w:p>
        </w:tc>
        <w:tc>
          <w:tcPr>
            <w:tcW w:w="515" w:type="pct"/>
            <w:shd w:val="clear" w:color="auto" w:fill="auto"/>
          </w:tcPr>
          <w:p w14:paraId="0BD86EA2" w14:textId="4C8F1036" w:rsidR="002F7F0E" w:rsidRPr="00240940" w:rsidRDefault="002F7F0E" w:rsidP="002F7F0E">
            <w:pPr>
              <w:spacing w:before="120" w:after="120"/>
              <w:rPr>
                <w:ins w:id="2065" w:author="Raphael Malyankar" w:date="2022-11-23T01:48:00Z"/>
                <w:rFonts w:cs="Arial"/>
                <w:sz w:val="18"/>
              </w:rPr>
            </w:pPr>
            <w:ins w:id="2066" w:author="Raphael Malyankar" w:date="2022-11-23T01:49:00Z">
              <w:r w:rsidRPr="00240940">
                <w:rPr>
                  <w:rFonts w:cs="Arial"/>
                  <w:sz w:val="18"/>
                </w:rPr>
                <w:t>positions</w:t>
              </w:r>
            </w:ins>
          </w:p>
        </w:tc>
        <w:tc>
          <w:tcPr>
            <w:tcW w:w="348" w:type="pct"/>
            <w:gridSpan w:val="2"/>
            <w:shd w:val="clear" w:color="auto" w:fill="auto"/>
          </w:tcPr>
          <w:p w14:paraId="0918E40B" w14:textId="276DC594" w:rsidR="002F7F0E" w:rsidRPr="00240940" w:rsidRDefault="002F7F0E" w:rsidP="002F7F0E">
            <w:pPr>
              <w:spacing w:before="120" w:after="120"/>
              <w:rPr>
                <w:ins w:id="2067" w:author="Raphael Malyankar" w:date="2022-11-23T01:48:00Z"/>
                <w:rFonts w:cs="Arial"/>
                <w:sz w:val="18"/>
              </w:rPr>
            </w:pPr>
            <w:ins w:id="2068" w:author="Raphael Malyankar" w:date="2022-11-23T01:49:00Z">
              <w:r>
                <w:rPr>
                  <w:rFonts w:cs="Arial"/>
                </w:rPr>
                <w:t>0, 1</w:t>
              </w:r>
            </w:ins>
          </w:p>
        </w:tc>
        <w:tc>
          <w:tcPr>
            <w:tcW w:w="873" w:type="pct"/>
            <w:gridSpan w:val="2"/>
            <w:shd w:val="clear" w:color="auto" w:fill="auto"/>
          </w:tcPr>
          <w:p w14:paraId="1AF12D66" w14:textId="3C24DC52" w:rsidR="002F7F0E" w:rsidRPr="00240940" w:rsidRDefault="002F7F0E" w:rsidP="002F7F0E">
            <w:pPr>
              <w:spacing w:before="120" w:after="120"/>
              <w:rPr>
                <w:ins w:id="2069" w:author="Raphael Malyankar" w:date="2022-11-23T01:48:00Z"/>
                <w:rFonts w:cs="Arial"/>
                <w:b/>
                <w:sz w:val="18"/>
              </w:rPr>
            </w:pPr>
            <w:proofErr w:type="spellStart"/>
            <w:ins w:id="2070" w:author="Raphael Malyankar" w:date="2022-11-23T01:48:00Z">
              <w:r w:rsidRPr="00240940">
                <w:rPr>
                  <w:rFonts w:cs="Arial"/>
                  <w:b/>
                  <w:sz w:val="18"/>
                </w:rPr>
                <w:t>FeatureType</w:t>
              </w:r>
              <w:proofErr w:type="spellEnd"/>
            </w:ins>
          </w:p>
        </w:tc>
        <w:tc>
          <w:tcPr>
            <w:tcW w:w="817" w:type="pct"/>
            <w:gridSpan w:val="2"/>
            <w:shd w:val="clear" w:color="auto" w:fill="auto"/>
          </w:tcPr>
          <w:p w14:paraId="31676CC2" w14:textId="6D24FDDE" w:rsidR="002F7F0E" w:rsidRPr="00240940" w:rsidRDefault="002F7F0E" w:rsidP="002F7F0E">
            <w:pPr>
              <w:spacing w:before="120" w:after="120"/>
              <w:rPr>
                <w:ins w:id="2071" w:author="Raphael Malyankar" w:date="2022-11-23T01:48:00Z"/>
                <w:rFonts w:cs="Arial"/>
                <w:sz w:val="18"/>
              </w:rPr>
            </w:pPr>
            <w:ins w:id="2072" w:author="Raphael Malyankar" w:date="2022-11-23T01:48:00Z">
              <w:r w:rsidRPr="00240940">
                <w:rPr>
                  <w:rFonts w:cs="Arial"/>
                  <w:sz w:val="18"/>
                </w:rPr>
                <w:t>identifies</w:t>
              </w:r>
            </w:ins>
          </w:p>
        </w:tc>
        <w:tc>
          <w:tcPr>
            <w:tcW w:w="348" w:type="pct"/>
            <w:shd w:val="clear" w:color="auto" w:fill="auto"/>
          </w:tcPr>
          <w:p w14:paraId="67C42BFC" w14:textId="6295E7F6" w:rsidR="002F7F0E" w:rsidRDefault="002F7F0E" w:rsidP="002F7F0E">
            <w:pPr>
              <w:spacing w:before="120" w:after="120"/>
              <w:rPr>
                <w:ins w:id="2073" w:author="Raphael Malyankar" w:date="2022-11-23T01:48:00Z"/>
                <w:rFonts w:cs="Arial"/>
              </w:rPr>
            </w:pPr>
            <w:ins w:id="2074" w:author="Raphael Malyankar" w:date="2022-11-23T01:49:00Z">
              <w:r>
                <w:rPr>
                  <w:rFonts w:cs="Arial"/>
                </w:rPr>
                <w:t>1,1</w:t>
              </w:r>
            </w:ins>
          </w:p>
        </w:tc>
      </w:tr>
    </w:tbl>
    <w:p w14:paraId="5BA7E356" w14:textId="425B4880" w:rsidR="00D90A3A" w:rsidRDefault="00D90A3A" w:rsidP="00D90A3A">
      <w:pPr>
        <w:rPr>
          <w:lang w:eastAsia="de-DE"/>
        </w:rPr>
      </w:pPr>
    </w:p>
    <w:p w14:paraId="42F933C9" w14:textId="5DF879FD" w:rsidR="00AE52BB" w:rsidRDefault="00AE52BB" w:rsidP="00A66C15">
      <w:r>
        <w:br w:type="page"/>
      </w:r>
    </w:p>
    <w:p w14:paraId="48F34A00" w14:textId="64F6DBF7" w:rsidR="00F4544D" w:rsidRDefault="00707105" w:rsidP="00DE1C06">
      <w:pPr>
        <w:pStyle w:val="Heading1"/>
      </w:pPr>
      <w:bookmarkStart w:id="2075" w:name="_Toc120214452"/>
      <w:r>
        <w:lastRenderedPageBreak/>
        <w:t xml:space="preserve">Abstract </w:t>
      </w:r>
      <w:r w:rsidR="00F4544D" w:rsidRPr="00DE1C06">
        <w:t>Information types</w:t>
      </w:r>
      <w:bookmarkEnd w:id="2075"/>
    </w:p>
    <w:p w14:paraId="6D61781B" w14:textId="249E044C" w:rsidR="008619D6" w:rsidRDefault="008619D6" w:rsidP="008619D6">
      <w:pPr>
        <w:pStyle w:val="Heading2"/>
      </w:pPr>
      <w:bookmarkStart w:id="2076" w:name="_Ref117372618"/>
      <w:bookmarkStart w:id="2077" w:name="_Toc120214453"/>
      <w:r>
        <w:t>Introduction</w:t>
      </w:r>
      <w:bookmarkEnd w:id="2076"/>
      <w:bookmarkEnd w:id="2077"/>
    </w:p>
    <w:p w14:paraId="56043BE8" w14:textId="4321596C" w:rsidR="008619D6" w:rsidRDefault="008619D6" w:rsidP="008619D6">
      <w:pPr>
        <w:rPr>
          <w:rFonts w:cstheme="minorHAnsi"/>
        </w:rPr>
      </w:pPr>
      <w:r>
        <w:rPr>
          <w:rFonts w:cstheme="minorHAnsi"/>
        </w:rPr>
        <w:t xml:space="preserve">The abstract feature types are depicted in </w:t>
      </w:r>
      <w:r w:rsidR="00C1095A">
        <w:rPr>
          <w:rFonts w:cstheme="minorHAnsi"/>
        </w:rPr>
        <w:fldChar w:fldCharType="begin"/>
      </w:r>
      <w:r w:rsidR="00C1095A">
        <w:rPr>
          <w:rFonts w:cstheme="minorHAnsi"/>
        </w:rPr>
        <w:instrText xml:space="preserve"> REF _Ref113286783 \h </w:instrText>
      </w:r>
      <w:r w:rsidR="00C1095A">
        <w:rPr>
          <w:rFonts w:cstheme="minorHAnsi"/>
        </w:rPr>
      </w:r>
      <w:r w:rsidR="00C1095A">
        <w:rPr>
          <w:rFonts w:cstheme="minorHAnsi"/>
        </w:rPr>
        <w:fldChar w:fldCharType="separate"/>
      </w:r>
      <w:r w:rsidR="00EE3F7C">
        <w:t xml:space="preserve">Figure </w:t>
      </w:r>
      <w:r w:rsidR="00EE3F7C">
        <w:rPr>
          <w:noProof/>
        </w:rPr>
        <w:t>9</w:t>
      </w:r>
      <w:r w:rsidR="00EE3F7C">
        <w:t>.</w:t>
      </w:r>
      <w:r w:rsidR="00EE3F7C">
        <w:rPr>
          <w:noProof/>
        </w:rPr>
        <w:t>1</w:t>
      </w:r>
      <w:r w:rsidR="00C1095A">
        <w:rPr>
          <w:rFonts w:cstheme="minorHAnsi"/>
        </w:rPr>
        <w:fldChar w:fldCharType="end"/>
      </w:r>
      <w:r>
        <w:rPr>
          <w:rFonts w:cstheme="minorHAnsi"/>
        </w:rPr>
        <w:t xml:space="preserve">. At the root is the type named </w:t>
      </w:r>
      <w:proofErr w:type="spellStart"/>
      <w:r w:rsidR="0070327C">
        <w:rPr>
          <w:rFonts w:cstheme="minorHAnsi"/>
          <w:b/>
          <w:bCs/>
        </w:rPr>
        <w:t>Information</w:t>
      </w:r>
      <w:r w:rsidRPr="00594F95">
        <w:rPr>
          <w:rFonts w:cstheme="minorHAnsi"/>
          <w:b/>
          <w:bCs/>
        </w:rPr>
        <w:t>Type</w:t>
      </w:r>
      <w:proofErr w:type="spellEnd"/>
      <w:r>
        <w:rPr>
          <w:rFonts w:cstheme="minorHAnsi"/>
        </w:rPr>
        <w:t xml:space="preserve">, from which all </w:t>
      </w:r>
      <w:r w:rsidR="0070327C">
        <w:rPr>
          <w:rFonts w:cstheme="minorHAnsi"/>
        </w:rPr>
        <w:t>information</w:t>
      </w:r>
      <w:r>
        <w:rPr>
          <w:rFonts w:cstheme="minorHAnsi"/>
        </w:rPr>
        <w:t xml:space="preserve"> types except </w:t>
      </w:r>
      <w:proofErr w:type="spellStart"/>
      <w:r w:rsidR="0070327C" w:rsidRPr="00C1095A">
        <w:rPr>
          <w:rFonts w:cstheme="minorHAnsi"/>
          <w:b/>
          <w:bCs/>
        </w:rPr>
        <w:t>SpatialQuality</w:t>
      </w:r>
      <w:proofErr w:type="spellEnd"/>
      <w:r>
        <w:rPr>
          <w:rFonts w:cstheme="minorHAnsi"/>
        </w:rPr>
        <w:t xml:space="preserve"> inherit several attributes. This means that any </w:t>
      </w:r>
      <w:r w:rsidR="0070327C">
        <w:rPr>
          <w:rFonts w:cstheme="minorHAnsi"/>
        </w:rPr>
        <w:t>information type</w:t>
      </w:r>
      <w:r>
        <w:rPr>
          <w:rFonts w:cstheme="minorHAnsi"/>
        </w:rPr>
        <w:t xml:space="preserve"> in S-131 </w:t>
      </w:r>
      <w:r w:rsidR="0070327C">
        <w:rPr>
          <w:rFonts w:cstheme="minorHAnsi"/>
        </w:rPr>
        <w:t xml:space="preserve">except </w:t>
      </w:r>
      <w:proofErr w:type="spellStart"/>
      <w:r w:rsidR="0070327C" w:rsidRPr="00C1095A">
        <w:rPr>
          <w:rFonts w:cstheme="minorHAnsi"/>
          <w:b/>
          <w:bCs/>
        </w:rPr>
        <w:t>SpatialQuality</w:t>
      </w:r>
      <w:proofErr w:type="spellEnd"/>
      <w:r w:rsidR="0070327C">
        <w:rPr>
          <w:rFonts w:cstheme="minorHAnsi"/>
        </w:rPr>
        <w:t xml:space="preserve"> </w:t>
      </w:r>
      <w:r>
        <w:rPr>
          <w:rFonts w:cstheme="minorHAnsi"/>
        </w:rPr>
        <w:t xml:space="preserve">can have any of the several attributes in the </w:t>
      </w:r>
      <w:proofErr w:type="spellStart"/>
      <w:r w:rsidR="0070327C">
        <w:rPr>
          <w:rFonts w:cstheme="minorHAnsi"/>
          <w:b/>
          <w:bCs/>
        </w:rPr>
        <w:t>Information</w:t>
      </w:r>
      <w:r w:rsidRPr="00594F95">
        <w:rPr>
          <w:rFonts w:cstheme="minorHAnsi"/>
          <w:b/>
          <w:bCs/>
        </w:rPr>
        <w:t>Type</w:t>
      </w:r>
      <w:proofErr w:type="spellEnd"/>
      <w:r>
        <w:rPr>
          <w:rFonts w:cstheme="minorHAnsi"/>
        </w:rPr>
        <w:t xml:space="preserve"> box. The </w:t>
      </w:r>
      <w:r w:rsidR="0070327C">
        <w:rPr>
          <w:rFonts w:cstheme="minorHAnsi"/>
        </w:rPr>
        <w:t>information</w:t>
      </w:r>
      <w:r>
        <w:rPr>
          <w:rFonts w:cstheme="minorHAnsi"/>
        </w:rPr>
        <w:t xml:space="preserve"> types </w:t>
      </w:r>
      <w:proofErr w:type="spellStart"/>
      <w:r w:rsidR="0070327C">
        <w:rPr>
          <w:rFonts w:cstheme="minorHAnsi"/>
          <w:b/>
          <w:bCs/>
        </w:rPr>
        <w:t>A</w:t>
      </w:r>
      <w:r w:rsidR="00CC70C2">
        <w:rPr>
          <w:rFonts w:cstheme="minorHAnsi"/>
          <w:b/>
          <w:bCs/>
        </w:rPr>
        <w:t>b</w:t>
      </w:r>
      <w:r w:rsidR="0070327C">
        <w:rPr>
          <w:rFonts w:cstheme="minorHAnsi"/>
          <w:b/>
          <w:bCs/>
        </w:rPr>
        <w:t>stractRxN</w:t>
      </w:r>
      <w:proofErr w:type="spellEnd"/>
      <w:r>
        <w:rPr>
          <w:rFonts w:cstheme="minorHAnsi"/>
        </w:rPr>
        <w:t xml:space="preserve"> adds </w:t>
      </w:r>
      <w:r w:rsidR="0070327C">
        <w:rPr>
          <w:rFonts w:cstheme="minorHAnsi"/>
        </w:rPr>
        <w:t xml:space="preserve">attributes and associations inherited by the four types </w:t>
      </w:r>
      <w:r w:rsidR="0070327C" w:rsidRPr="00CC70C2">
        <w:rPr>
          <w:rFonts w:cstheme="minorHAnsi"/>
          <w:b/>
          <w:bCs/>
        </w:rPr>
        <w:t>Regulations</w:t>
      </w:r>
      <w:r w:rsidR="0070327C">
        <w:rPr>
          <w:rFonts w:cstheme="minorHAnsi"/>
        </w:rPr>
        <w:t xml:space="preserve">, </w:t>
      </w:r>
      <w:r w:rsidR="0070327C" w:rsidRPr="00CC70C2">
        <w:rPr>
          <w:rFonts w:cstheme="minorHAnsi"/>
          <w:b/>
          <w:bCs/>
        </w:rPr>
        <w:t>Restrictions</w:t>
      </w:r>
      <w:r w:rsidR="0070327C">
        <w:rPr>
          <w:rFonts w:cstheme="minorHAnsi"/>
        </w:rPr>
        <w:t xml:space="preserve">, </w:t>
      </w:r>
      <w:r w:rsidR="0070327C" w:rsidRPr="00CC70C2">
        <w:rPr>
          <w:rFonts w:cstheme="minorHAnsi"/>
          <w:b/>
          <w:bCs/>
        </w:rPr>
        <w:t>Recommendations</w:t>
      </w:r>
      <w:r w:rsidR="0070327C">
        <w:rPr>
          <w:rFonts w:cstheme="minorHAnsi"/>
        </w:rPr>
        <w:t xml:space="preserve">, and </w:t>
      </w:r>
      <w:proofErr w:type="spellStart"/>
      <w:r w:rsidR="0070327C" w:rsidRPr="00CC70C2">
        <w:rPr>
          <w:rFonts w:cstheme="minorHAnsi"/>
          <w:b/>
          <w:bCs/>
        </w:rPr>
        <w:t>NauticalInformation</w:t>
      </w:r>
      <w:proofErr w:type="spellEnd"/>
      <w:r>
        <w:rPr>
          <w:rFonts w:cstheme="minorHAnsi"/>
        </w:rPr>
        <w:t>.</w:t>
      </w:r>
    </w:p>
    <w:p w14:paraId="7B7B21CC" w14:textId="0452CE0E" w:rsidR="008619D6" w:rsidRDefault="008619D6" w:rsidP="008619D6">
      <w:pPr>
        <w:rPr>
          <w:rFonts w:cstheme="minorHAnsi"/>
        </w:rPr>
      </w:pPr>
      <w:r>
        <w:rPr>
          <w:rFonts w:cstheme="minorHAnsi"/>
        </w:rPr>
        <w:t xml:space="preserve">The abstract </w:t>
      </w:r>
      <w:r w:rsidR="0070327C">
        <w:rPr>
          <w:rFonts w:cstheme="minorHAnsi"/>
        </w:rPr>
        <w:t xml:space="preserve">information type </w:t>
      </w:r>
      <w:r>
        <w:rPr>
          <w:rFonts w:cstheme="minorHAnsi"/>
        </w:rPr>
        <w:t>hierarchy in S-131 is intentionally harmonised with the abstract hierarchy in other nautical publications Product Specifications.</w:t>
      </w:r>
    </w:p>
    <w:p w14:paraId="185F887F" w14:textId="77777777" w:rsidR="00C1095A" w:rsidRDefault="00C1095A" w:rsidP="00C1095A">
      <w:pPr>
        <w:keepNext/>
        <w:jc w:val="center"/>
      </w:pPr>
      <w:r>
        <w:rPr>
          <w:noProof/>
        </w:rPr>
        <w:drawing>
          <wp:inline distT="0" distB="0" distL="0" distR="0" wp14:anchorId="5CE73BED" wp14:editId="09BFB921">
            <wp:extent cx="5731510" cy="5446032"/>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131 Abstract Info Classes.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5446032"/>
                    </a:xfrm>
                    <a:prstGeom prst="rect">
                      <a:avLst/>
                    </a:prstGeom>
                  </pic:spPr>
                </pic:pic>
              </a:graphicData>
            </a:graphic>
          </wp:inline>
        </w:drawing>
      </w:r>
    </w:p>
    <w:p w14:paraId="5D17B079" w14:textId="64250314" w:rsidR="008619D6" w:rsidRPr="008619D6" w:rsidRDefault="00C1095A" w:rsidP="00C1095A">
      <w:pPr>
        <w:pStyle w:val="Caption"/>
        <w:jc w:val="center"/>
      </w:pPr>
      <w:bookmarkStart w:id="2078" w:name="_Ref113286783"/>
      <w:r>
        <w:t xml:space="preserve">Figure </w:t>
      </w:r>
      <w:ins w:id="2079" w:author="Raphael Malyankar" w:date="2022-11-19T23:48:00Z">
        <w:r w:rsidR="00C44C7E">
          <w:fldChar w:fldCharType="begin"/>
        </w:r>
        <w:r w:rsidR="00C44C7E">
          <w:instrText xml:space="preserve"> STYLEREF 1 \s </w:instrText>
        </w:r>
      </w:ins>
      <w:r w:rsidR="00C44C7E">
        <w:fldChar w:fldCharType="separate"/>
      </w:r>
      <w:r w:rsidR="00C44C7E">
        <w:rPr>
          <w:noProof/>
        </w:rPr>
        <w:t>9</w:t>
      </w:r>
      <w:ins w:id="2080" w:author="Raphael Malyankar" w:date="2022-11-19T23:48:00Z">
        <w:r w:rsidR="00C44C7E">
          <w:fldChar w:fldCharType="end"/>
        </w:r>
        <w:r w:rsidR="00C44C7E">
          <w:t>.</w:t>
        </w:r>
        <w:r w:rsidR="00C44C7E">
          <w:fldChar w:fldCharType="begin"/>
        </w:r>
        <w:r w:rsidR="00C44C7E">
          <w:instrText xml:space="preserve"> SEQ Figure \* ARABIC \s 1 </w:instrText>
        </w:r>
      </w:ins>
      <w:r w:rsidR="00C44C7E">
        <w:fldChar w:fldCharType="separate"/>
      </w:r>
      <w:ins w:id="2081" w:author="Raphael Malyankar" w:date="2022-11-19T23:48:00Z">
        <w:r w:rsidR="00C44C7E">
          <w:rPr>
            <w:noProof/>
          </w:rPr>
          <w:t>1</w:t>
        </w:r>
        <w:r w:rsidR="00C44C7E">
          <w:fldChar w:fldCharType="end"/>
        </w:r>
      </w:ins>
      <w:del w:id="2082" w:author="Raphael Malyankar" w:date="2022-11-05T22:06:00Z">
        <w:r w:rsidR="004B7C21" w:rsidDel="00876010">
          <w:fldChar w:fldCharType="begin"/>
        </w:r>
        <w:r w:rsidR="004B7C21" w:rsidDel="00876010">
          <w:delInstrText xml:space="preserve"> STYLEREF 1 \s </w:delInstrText>
        </w:r>
        <w:r w:rsidR="004B7C21" w:rsidDel="00876010">
          <w:fldChar w:fldCharType="separate"/>
        </w:r>
        <w:r w:rsidR="00EE3F7C" w:rsidDel="00876010">
          <w:rPr>
            <w:noProof/>
          </w:rPr>
          <w:delText>9</w:delText>
        </w:r>
        <w:r w:rsidR="004B7C21" w:rsidDel="00876010">
          <w:fldChar w:fldCharType="end"/>
        </w:r>
        <w:r w:rsidR="004B7C21" w:rsidDel="00876010">
          <w:delText>.</w:delText>
        </w:r>
        <w:r w:rsidR="004B7C21" w:rsidDel="00876010">
          <w:fldChar w:fldCharType="begin"/>
        </w:r>
        <w:r w:rsidR="004B7C21" w:rsidDel="00876010">
          <w:delInstrText xml:space="preserve"> SEQ Figure \* ARABIC \s 1 </w:delInstrText>
        </w:r>
        <w:r w:rsidR="004B7C21" w:rsidDel="00876010">
          <w:fldChar w:fldCharType="separate"/>
        </w:r>
        <w:r w:rsidR="00EE3F7C" w:rsidDel="00876010">
          <w:rPr>
            <w:noProof/>
          </w:rPr>
          <w:delText>1</w:delText>
        </w:r>
        <w:r w:rsidR="004B7C21" w:rsidDel="00876010">
          <w:fldChar w:fldCharType="end"/>
        </w:r>
      </w:del>
      <w:bookmarkEnd w:id="2078"/>
      <w:r>
        <w:t xml:space="preserve"> - Abstract Information types</w:t>
      </w:r>
    </w:p>
    <w:p w14:paraId="153B6E39" w14:textId="1FD1D815" w:rsidR="004D09DB" w:rsidRPr="00DE1C06" w:rsidRDefault="004D09DB" w:rsidP="00716062">
      <w:pPr>
        <w:pStyle w:val="Heading2"/>
        <w:rPr>
          <w:rStyle w:val="standardtextcolour"/>
        </w:rPr>
      </w:pPr>
      <w:bookmarkStart w:id="2083" w:name="_Toc490817385"/>
      <w:bookmarkStart w:id="2084" w:name="_Ref113291092"/>
      <w:bookmarkStart w:id="2085" w:name="_Ref113291219"/>
      <w:bookmarkStart w:id="2086" w:name="_Toc120214454"/>
      <w:r w:rsidRPr="00DE1C06">
        <w:rPr>
          <w:rStyle w:val="standardtextcolour"/>
        </w:rPr>
        <w:t>Information</w:t>
      </w:r>
      <w:r w:rsidR="00EF185B" w:rsidRPr="00DE1C06">
        <w:rPr>
          <w:rStyle w:val="standardtextcolour"/>
        </w:rPr>
        <w:t xml:space="preserve"> </w:t>
      </w:r>
      <w:r w:rsidRPr="00DE1C06">
        <w:rPr>
          <w:rStyle w:val="standardtextcolour"/>
        </w:rPr>
        <w:t>Type</w:t>
      </w:r>
      <w:bookmarkEnd w:id="2083"/>
      <w:bookmarkEnd w:id="2084"/>
      <w:bookmarkEnd w:id="2085"/>
      <w:bookmarkEnd w:id="20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2"/>
        <w:gridCol w:w="1053"/>
        <w:gridCol w:w="280"/>
        <w:gridCol w:w="744"/>
        <w:gridCol w:w="346"/>
        <w:gridCol w:w="1157"/>
        <w:gridCol w:w="497"/>
        <w:gridCol w:w="296"/>
        <w:gridCol w:w="280"/>
        <w:gridCol w:w="1205"/>
        <w:gridCol w:w="316"/>
        <w:gridCol w:w="490"/>
        <w:gridCol w:w="949"/>
        <w:gridCol w:w="521"/>
      </w:tblGrid>
      <w:tr w:rsidR="004E4100" w:rsidRPr="00240940" w14:paraId="0D36EA2E" w14:textId="77777777" w:rsidTr="00B131AF">
        <w:tc>
          <w:tcPr>
            <w:tcW w:w="5000" w:type="pct"/>
            <w:gridSpan w:val="14"/>
            <w:shd w:val="clear" w:color="auto" w:fill="auto"/>
          </w:tcPr>
          <w:p w14:paraId="379FEC3E" w14:textId="77777777" w:rsidR="004E4100" w:rsidRPr="00240940" w:rsidRDefault="004E4100" w:rsidP="00B131AF">
            <w:pPr>
              <w:spacing w:before="120" w:after="120"/>
              <w:rPr>
                <w:rFonts w:cs="Arial"/>
              </w:rPr>
            </w:pPr>
            <w:r w:rsidRPr="00240940">
              <w:rPr>
                <w:rFonts w:cs="Arial"/>
                <w:u w:val="single"/>
              </w:rPr>
              <w:t>IHO Definition:</w:t>
            </w:r>
            <w:r>
              <w:rPr>
                <w:rFonts w:cs="Arial"/>
              </w:rPr>
              <w:t xml:space="preserve"> Generalized information type which carries all the common attributes</w:t>
            </w:r>
          </w:p>
        </w:tc>
      </w:tr>
      <w:tr w:rsidR="004E4100" w:rsidRPr="00240940" w14:paraId="5DFA8E92" w14:textId="77777777" w:rsidTr="00B131AF">
        <w:tc>
          <w:tcPr>
            <w:tcW w:w="5000" w:type="pct"/>
            <w:gridSpan w:val="14"/>
            <w:shd w:val="clear" w:color="auto" w:fill="auto"/>
          </w:tcPr>
          <w:p w14:paraId="0EC2B085" w14:textId="77777777" w:rsidR="004E4100" w:rsidRPr="00240940" w:rsidRDefault="004E4100" w:rsidP="00B131AF">
            <w:pPr>
              <w:spacing w:before="120" w:after="120"/>
              <w:rPr>
                <w:rFonts w:cs="Arial"/>
                <w:b/>
              </w:rPr>
            </w:pPr>
            <w:r w:rsidRPr="00240940">
              <w:rPr>
                <w:rFonts w:cs="Arial"/>
                <w:b/>
                <w:u w:val="single"/>
              </w:rPr>
              <w:t>S-10x Information Type:</w:t>
            </w:r>
            <w:r>
              <w:rPr>
                <w:rFonts w:cs="Arial"/>
                <w:b/>
              </w:rPr>
              <w:t xml:space="preserve"> Information Type</w:t>
            </w:r>
          </w:p>
        </w:tc>
      </w:tr>
      <w:tr w:rsidR="004E4100" w:rsidRPr="00240940" w14:paraId="54D51AF6" w14:textId="77777777" w:rsidTr="00B131AF">
        <w:tc>
          <w:tcPr>
            <w:tcW w:w="5000" w:type="pct"/>
            <w:gridSpan w:val="14"/>
            <w:shd w:val="clear" w:color="auto" w:fill="auto"/>
          </w:tcPr>
          <w:p w14:paraId="703C4FFA" w14:textId="77777777" w:rsidR="004E4100" w:rsidRPr="00240940" w:rsidRDefault="004E4100" w:rsidP="00B131AF">
            <w:pPr>
              <w:spacing w:before="120" w:after="120"/>
              <w:rPr>
                <w:rFonts w:cs="Arial"/>
                <w:b/>
              </w:rPr>
            </w:pPr>
            <w:r w:rsidRPr="00240940">
              <w:rPr>
                <w:rFonts w:cs="Arial"/>
                <w:b/>
                <w:u w:val="single"/>
              </w:rPr>
              <w:lastRenderedPageBreak/>
              <w:t>Super Type:</w:t>
            </w:r>
            <w:r>
              <w:rPr>
                <w:rFonts w:cs="Arial"/>
                <w:b/>
              </w:rPr>
              <w:t xml:space="preserve"> </w:t>
            </w:r>
          </w:p>
        </w:tc>
      </w:tr>
      <w:tr w:rsidR="002149A5" w:rsidRPr="00240940" w14:paraId="326482E0" w14:textId="77777777" w:rsidTr="00B131AF">
        <w:tc>
          <w:tcPr>
            <w:tcW w:w="5000" w:type="pct"/>
            <w:gridSpan w:val="14"/>
            <w:shd w:val="clear" w:color="auto" w:fill="auto"/>
          </w:tcPr>
          <w:p w14:paraId="2B7B4075" w14:textId="5360FBB8" w:rsidR="002149A5" w:rsidRPr="00240940" w:rsidRDefault="002149A5" w:rsidP="00B131AF">
            <w:pPr>
              <w:spacing w:before="120" w:after="120"/>
              <w:rPr>
                <w:rFonts w:cs="Arial"/>
                <w:b/>
                <w:u w:val="single"/>
              </w:rPr>
            </w:pPr>
            <w:r>
              <w:rPr>
                <w:rFonts w:cs="Arial"/>
                <w:b/>
                <w:u w:val="single"/>
              </w:rPr>
              <w:t xml:space="preserve">Sub-Types: </w:t>
            </w:r>
            <w:proofErr w:type="spellStart"/>
            <w:r>
              <w:rPr>
                <w:rFonts w:cs="Arial"/>
                <w:b/>
                <w:u w:val="single"/>
              </w:rPr>
              <w:t>AbstractRxN</w:t>
            </w:r>
            <w:proofErr w:type="spellEnd"/>
            <w:r>
              <w:rPr>
                <w:rFonts w:cs="Arial"/>
                <w:b/>
                <w:u w:val="single"/>
              </w:rPr>
              <w:t xml:space="preserve"> (</w:t>
            </w:r>
            <w:r w:rsidR="00A209C9">
              <w:rPr>
                <w:rFonts w:cs="Arial"/>
                <w:b/>
                <w:u w:val="single"/>
              </w:rPr>
              <w:fldChar w:fldCharType="begin"/>
            </w:r>
            <w:r w:rsidR="00A209C9">
              <w:rPr>
                <w:rFonts w:cs="Arial"/>
                <w:b/>
                <w:u w:val="single"/>
              </w:rPr>
              <w:instrText xml:space="preserve"> REF _Ref113290952 \r \h </w:instrText>
            </w:r>
            <w:r w:rsidR="00A209C9">
              <w:rPr>
                <w:rFonts w:cs="Arial"/>
                <w:b/>
                <w:u w:val="single"/>
              </w:rPr>
            </w:r>
            <w:r w:rsidR="00A209C9">
              <w:rPr>
                <w:rFonts w:cs="Arial"/>
                <w:b/>
                <w:u w:val="single"/>
              </w:rPr>
              <w:fldChar w:fldCharType="separate"/>
            </w:r>
            <w:r w:rsidR="00EE3F7C">
              <w:rPr>
                <w:rFonts w:cs="Arial"/>
                <w:b/>
                <w:u w:val="single"/>
              </w:rPr>
              <w:t>9.3</w:t>
            </w:r>
            <w:r w:rsidR="00A209C9">
              <w:rPr>
                <w:rFonts w:cs="Arial"/>
                <w:b/>
                <w:u w:val="single"/>
              </w:rPr>
              <w:fldChar w:fldCharType="end"/>
            </w:r>
            <w:r>
              <w:rPr>
                <w:rFonts w:cs="Arial"/>
                <w:b/>
                <w:u w:val="single"/>
              </w:rPr>
              <w:t>), Authority (</w:t>
            </w:r>
            <w:r w:rsidR="00A209C9">
              <w:rPr>
                <w:rFonts w:cs="Arial"/>
                <w:b/>
                <w:u w:val="single"/>
              </w:rPr>
              <w:fldChar w:fldCharType="begin"/>
            </w:r>
            <w:r w:rsidR="00A209C9">
              <w:rPr>
                <w:rFonts w:cs="Arial"/>
                <w:b/>
                <w:u w:val="single"/>
              </w:rPr>
              <w:instrText xml:space="preserve"> REF _Ref113290971 \r \h </w:instrText>
            </w:r>
            <w:r w:rsidR="00A209C9">
              <w:rPr>
                <w:rFonts w:cs="Arial"/>
                <w:b/>
                <w:u w:val="single"/>
              </w:rPr>
            </w:r>
            <w:r w:rsidR="00A209C9">
              <w:rPr>
                <w:rFonts w:cs="Arial"/>
                <w:b/>
                <w:u w:val="single"/>
              </w:rPr>
              <w:fldChar w:fldCharType="separate"/>
            </w:r>
            <w:r w:rsidR="00EE3F7C">
              <w:rPr>
                <w:rFonts w:cs="Arial"/>
                <w:b/>
                <w:u w:val="single"/>
              </w:rPr>
              <w:t>11.2</w:t>
            </w:r>
            <w:r w:rsidR="00A209C9">
              <w:rPr>
                <w:rFonts w:cs="Arial"/>
                <w:b/>
                <w:u w:val="single"/>
              </w:rPr>
              <w:fldChar w:fldCharType="end"/>
            </w:r>
            <w:r>
              <w:rPr>
                <w:rFonts w:cs="Arial"/>
                <w:b/>
                <w:u w:val="single"/>
              </w:rPr>
              <w:t xml:space="preserve">), </w:t>
            </w:r>
            <w:proofErr w:type="spellStart"/>
            <w:r>
              <w:rPr>
                <w:rFonts w:cs="Arial"/>
                <w:b/>
                <w:u w:val="single"/>
              </w:rPr>
              <w:t>ContactDetails</w:t>
            </w:r>
            <w:proofErr w:type="spellEnd"/>
            <w:r>
              <w:rPr>
                <w:rFonts w:cs="Arial"/>
                <w:b/>
                <w:u w:val="single"/>
              </w:rPr>
              <w:t xml:space="preserve"> (</w:t>
            </w:r>
            <w:r w:rsidR="00A209C9">
              <w:rPr>
                <w:rFonts w:cs="Arial"/>
                <w:b/>
                <w:u w:val="single"/>
              </w:rPr>
              <w:fldChar w:fldCharType="begin"/>
            </w:r>
            <w:r w:rsidR="00A209C9">
              <w:rPr>
                <w:rFonts w:cs="Arial"/>
                <w:b/>
                <w:u w:val="single"/>
              </w:rPr>
              <w:instrText xml:space="preserve"> REF _Ref113290977 \r \h </w:instrText>
            </w:r>
            <w:r w:rsidR="00A209C9">
              <w:rPr>
                <w:rFonts w:cs="Arial"/>
                <w:b/>
                <w:u w:val="single"/>
              </w:rPr>
            </w:r>
            <w:r w:rsidR="00A209C9">
              <w:rPr>
                <w:rFonts w:cs="Arial"/>
                <w:b/>
                <w:u w:val="single"/>
              </w:rPr>
              <w:fldChar w:fldCharType="separate"/>
            </w:r>
            <w:r w:rsidR="00EE3F7C">
              <w:rPr>
                <w:rFonts w:cs="Arial"/>
                <w:b/>
                <w:u w:val="single"/>
              </w:rPr>
              <w:t>11.4</w:t>
            </w:r>
            <w:r w:rsidR="00A209C9">
              <w:rPr>
                <w:rFonts w:cs="Arial"/>
                <w:b/>
                <w:u w:val="single"/>
              </w:rPr>
              <w:fldChar w:fldCharType="end"/>
            </w:r>
            <w:r>
              <w:rPr>
                <w:rFonts w:cs="Arial"/>
                <w:b/>
                <w:u w:val="single"/>
              </w:rPr>
              <w:t xml:space="preserve">), </w:t>
            </w:r>
            <w:proofErr w:type="spellStart"/>
            <w:r>
              <w:rPr>
                <w:rFonts w:cs="Arial"/>
                <w:b/>
                <w:u w:val="single"/>
              </w:rPr>
              <w:t>ServiceHours</w:t>
            </w:r>
            <w:proofErr w:type="spellEnd"/>
            <w:r>
              <w:rPr>
                <w:rFonts w:cs="Arial"/>
                <w:b/>
                <w:u w:val="single"/>
              </w:rPr>
              <w:t xml:space="preserve"> (</w:t>
            </w:r>
            <w:r w:rsidR="00A209C9">
              <w:rPr>
                <w:rFonts w:cs="Arial"/>
                <w:b/>
                <w:u w:val="single"/>
              </w:rPr>
              <w:fldChar w:fldCharType="begin"/>
            </w:r>
            <w:r w:rsidR="00A209C9">
              <w:rPr>
                <w:rFonts w:cs="Arial"/>
                <w:b/>
                <w:u w:val="single"/>
              </w:rPr>
              <w:instrText xml:space="preserve"> REF _Ref113290983 \r \h </w:instrText>
            </w:r>
            <w:r w:rsidR="00A209C9">
              <w:rPr>
                <w:rFonts w:cs="Arial"/>
                <w:b/>
                <w:u w:val="single"/>
              </w:rPr>
            </w:r>
            <w:r w:rsidR="00A209C9">
              <w:rPr>
                <w:rFonts w:cs="Arial"/>
                <w:b/>
                <w:u w:val="single"/>
              </w:rPr>
              <w:fldChar w:fldCharType="separate"/>
            </w:r>
            <w:r w:rsidR="00EE3F7C">
              <w:rPr>
                <w:rFonts w:cs="Arial"/>
                <w:b/>
                <w:u w:val="single"/>
              </w:rPr>
              <w:t>11.6</w:t>
            </w:r>
            <w:r w:rsidR="00A209C9">
              <w:rPr>
                <w:rFonts w:cs="Arial"/>
                <w:b/>
                <w:u w:val="single"/>
              </w:rPr>
              <w:fldChar w:fldCharType="end"/>
            </w:r>
            <w:r>
              <w:rPr>
                <w:rFonts w:cs="Arial"/>
                <w:b/>
                <w:u w:val="single"/>
              </w:rPr>
              <w:t xml:space="preserve">), </w:t>
            </w:r>
            <w:proofErr w:type="spellStart"/>
            <w:r>
              <w:rPr>
                <w:rFonts w:cs="Arial"/>
                <w:b/>
                <w:u w:val="single"/>
              </w:rPr>
              <w:t>NonstandardWorkingDay</w:t>
            </w:r>
            <w:proofErr w:type="spellEnd"/>
            <w:r>
              <w:rPr>
                <w:rFonts w:cs="Arial"/>
                <w:b/>
                <w:u w:val="single"/>
              </w:rPr>
              <w:t xml:space="preserve"> (</w:t>
            </w:r>
            <w:r w:rsidR="00A209C9">
              <w:rPr>
                <w:rFonts w:cs="Arial"/>
                <w:b/>
                <w:u w:val="single"/>
              </w:rPr>
              <w:fldChar w:fldCharType="begin"/>
            </w:r>
            <w:r w:rsidR="00A209C9">
              <w:rPr>
                <w:rFonts w:cs="Arial"/>
                <w:b/>
                <w:u w:val="single"/>
              </w:rPr>
              <w:instrText xml:space="preserve"> REF _Ref113290990 \r \h </w:instrText>
            </w:r>
            <w:r w:rsidR="00A209C9">
              <w:rPr>
                <w:rFonts w:cs="Arial"/>
                <w:b/>
                <w:u w:val="single"/>
              </w:rPr>
            </w:r>
            <w:r w:rsidR="00A209C9">
              <w:rPr>
                <w:rFonts w:cs="Arial"/>
                <w:b/>
                <w:u w:val="single"/>
              </w:rPr>
              <w:fldChar w:fldCharType="separate"/>
            </w:r>
            <w:r w:rsidR="00EE3F7C">
              <w:rPr>
                <w:rFonts w:cs="Arial"/>
                <w:b/>
                <w:u w:val="single"/>
              </w:rPr>
              <w:t>11.7</w:t>
            </w:r>
            <w:r w:rsidR="00A209C9">
              <w:rPr>
                <w:rFonts w:cs="Arial"/>
                <w:b/>
                <w:u w:val="single"/>
              </w:rPr>
              <w:fldChar w:fldCharType="end"/>
            </w:r>
            <w:r>
              <w:rPr>
                <w:rFonts w:cs="Arial"/>
                <w:b/>
                <w:u w:val="single"/>
              </w:rPr>
              <w:t xml:space="preserve">), </w:t>
            </w:r>
            <w:proofErr w:type="spellStart"/>
            <w:r>
              <w:rPr>
                <w:rFonts w:cs="Arial"/>
                <w:b/>
                <w:u w:val="single"/>
              </w:rPr>
              <w:t>AvailablePortServices</w:t>
            </w:r>
            <w:proofErr w:type="spellEnd"/>
            <w:r>
              <w:rPr>
                <w:rFonts w:cs="Arial"/>
                <w:b/>
                <w:u w:val="single"/>
              </w:rPr>
              <w:t xml:space="preserve"> (</w:t>
            </w:r>
            <w:r w:rsidR="00A209C9">
              <w:rPr>
                <w:rFonts w:cs="Arial"/>
                <w:b/>
                <w:u w:val="single"/>
              </w:rPr>
              <w:fldChar w:fldCharType="begin"/>
            </w:r>
            <w:r w:rsidR="00A209C9">
              <w:rPr>
                <w:rFonts w:cs="Arial"/>
                <w:b/>
                <w:u w:val="single"/>
              </w:rPr>
              <w:instrText xml:space="preserve"> REF _Ref113290999 \r \h </w:instrText>
            </w:r>
            <w:r w:rsidR="00A209C9">
              <w:rPr>
                <w:rFonts w:cs="Arial"/>
                <w:b/>
                <w:u w:val="single"/>
              </w:rPr>
            </w:r>
            <w:r w:rsidR="00A209C9">
              <w:rPr>
                <w:rFonts w:cs="Arial"/>
                <w:b/>
                <w:u w:val="single"/>
              </w:rPr>
              <w:fldChar w:fldCharType="separate"/>
            </w:r>
            <w:r w:rsidR="00EE3F7C">
              <w:rPr>
                <w:rFonts w:cs="Arial"/>
                <w:b/>
                <w:u w:val="single"/>
              </w:rPr>
              <w:t>11.8</w:t>
            </w:r>
            <w:r w:rsidR="00A209C9">
              <w:rPr>
                <w:rFonts w:cs="Arial"/>
                <w:b/>
                <w:u w:val="single"/>
              </w:rPr>
              <w:fldChar w:fldCharType="end"/>
            </w:r>
            <w:r>
              <w:rPr>
                <w:rFonts w:cs="Arial"/>
                <w:b/>
                <w:u w:val="single"/>
              </w:rPr>
              <w:t>), Applicability (</w:t>
            </w:r>
            <w:r w:rsidR="00A209C9">
              <w:rPr>
                <w:rFonts w:cs="Arial"/>
                <w:b/>
                <w:u w:val="single"/>
              </w:rPr>
              <w:fldChar w:fldCharType="begin"/>
            </w:r>
            <w:r w:rsidR="00A209C9">
              <w:rPr>
                <w:rFonts w:cs="Arial"/>
                <w:b/>
                <w:u w:val="single"/>
              </w:rPr>
              <w:instrText xml:space="preserve"> REF _Ref113291004 \r \h </w:instrText>
            </w:r>
            <w:r w:rsidR="00A209C9">
              <w:rPr>
                <w:rFonts w:cs="Arial"/>
                <w:b/>
                <w:u w:val="single"/>
              </w:rPr>
            </w:r>
            <w:r w:rsidR="00A209C9">
              <w:rPr>
                <w:rFonts w:cs="Arial"/>
                <w:b/>
                <w:u w:val="single"/>
              </w:rPr>
              <w:fldChar w:fldCharType="separate"/>
            </w:r>
            <w:r w:rsidR="00EE3F7C">
              <w:rPr>
                <w:rFonts w:cs="Arial"/>
                <w:b/>
                <w:u w:val="single"/>
              </w:rPr>
              <w:t>12.1</w:t>
            </w:r>
            <w:r w:rsidR="00A209C9">
              <w:rPr>
                <w:rFonts w:cs="Arial"/>
                <w:b/>
                <w:u w:val="single"/>
              </w:rPr>
              <w:fldChar w:fldCharType="end"/>
            </w:r>
            <w:r>
              <w:rPr>
                <w:rFonts w:cs="Arial"/>
                <w:b/>
                <w:u w:val="single"/>
              </w:rPr>
              <w:t>), Entrance (</w:t>
            </w:r>
            <w:r w:rsidR="00A209C9">
              <w:rPr>
                <w:rFonts w:cs="Arial"/>
                <w:b/>
                <w:u w:val="single"/>
              </w:rPr>
              <w:fldChar w:fldCharType="begin"/>
            </w:r>
            <w:r w:rsidR="00A209C9">
              <w:rPr>
                <w:rFonts w:cs="Arial"/>
                <w:b/>
                <w:u w:val="single"/>
              </w:rPr>
              <w:instrText xml:space="preserve"> REF _Ref113291011 \r \h </w:instrText>
            </w:r>
            <w:r w:rsidR="00A209C9">
              <w:rPr>
                <w:rFonts w:cs="Arial"/>
                <w:b/>
                <w:u w:val="single"/>
              </w:rPr>
            </w:r>
            <w:r w:rsidR="00A209C9">
              <w:rPr>
                <w:rFonts w:cs="Arial"/>
                <w:b/>
                <w:u w:val="single"/>
              </w:rPr>
              <w:fldChar w:fldCharType="separate"/>
            </w:r>
            <w:r w:rsidR="00EE3F7C">
              <w:rPr>
                <w:rFonts w:cs="Arial"/>
                <w:b/>
                <w:u w:val="single"/>
              </w:rPr>
              <w:t>13.1</w:t>
            </w:r>
            <w:r w:rsidR="00A209C9">
              <w:rPr>
                <w:rFonts w:cs="Arial"/>
                <w:b/>
                <w:u w:val="single"/>
              </w:rPr>
              <w:fldChar w:fldCharType="end"/>
            </w:r>
            <w:r>
              <w:rPr>
                <w:rFonts w:cs="Arial"/>
                <w:b/>
                <w:u w:val="single"/>
              </w:rPr>
              <w:t>)</w:t>
            </w:r>
          </w:p>
        </w:tc>
      </w:tr>
      <w:tr w:rsidR="004E4100" w:rsidRPr="00240940" w14:paraId="346F954E" w14:textId="77777777" w:rsidTr="00B131AF">
        <w:tc>
          <w:tcPr>
            <w:tcW w:w="5000" w:type="pct"/>
            <w:gridSpan w:val="14"/>
            <w:shd w:val="clear" w:color="auto" w:fill="auto"/>
          </w:tcPr>
          <w:p w14:paraId="0E783400" w14:textId="77777777" w:rsidR="004E4100" w:rsidRPr="00240940" w:rsidRDefault="004E4100" w:rsidP="00B131AF">
            <w:pPr>
              <w:spacing w:before="120" w:after="120"/>
              <w:rPr>
                <w:rFonts w:cs="Arial"/>
                <w:b/>
              </w:rPr>
            </w:pPr>
            <w:r w:rsidRPr="00240940">
              <w:rPr>
                <w:rFonts w:cs="Arial"/>
                <w:b/>
                <w:u w:val="single"/>
              </w:rPr>
              <w:t>Primitives:</w:t>
            </w:r>
            <w:r w:rsidRPr="00240940">
              <w:rPr>
                <w:rFonts w:cs="Arial"/>
                <w:b/>
              </w:rPr>
              <w:t xml:space="preserve"> None</w:t>
            </w:r>
            <w:r>
              <w:rPr>
                <w:rFonts w:cs="Arial"/>
                <w:b/>
              </w:rPr>
              <w:t xml:space="preserve"> </w:t>
            </w:r>
          </w:p>
        </w:tc>
      </w:tr>
      <w:tr w:rsidR="004E4100" w:rsidRPr="00240940" w14:paraId="5D0FA9A4" w14:textId="77777777" w:rsidTr="00B131AF">
        <w:tc>
          <w:tcPr>
            <w:tcW w:w="1249" w:type="pct"/>
            <w:gridSpan w:val="3"/>
            <w:shd w:val="clear" w:color="auto" w:fill="auto"/>
          </w:tcPr>
          <w:p w14:paraId="37BF98BE" w14:textId="77777777" w:rsidR="004E4100" w:rsidRDefault="004E4100" w:rsidP="00B131AF">
            <w:pPr>
              <w:spacing w:before="120"/>
              <w:rPr>
                <w:rFonts w:cs="Arial"/>
                <w:i/>
                <w:color w:val="0000FF"/>
                <w:sz w:val="18"/>
              </w:rPr>
            </w:pPr>
            <w:r w:rsidRPr="00240940">
              <w:rPr>
                <w:rFonts w:cs="Arial"/>
                <w:i/>
                <w:color w:val="0000FF"/>
                <w:sz w:val="18"/>
              </w:rPr>
              <w:t>Real World</w:t>
            </w:r>
          </w:p>
          <w:p w14:paraId="4C538ED5" w14:textId="77777777" w:rsidR="004E4100" w:rsidRPr="00240940" w:rsidRDefault="004E4100" w:rsidP="00B131AF">
            <w:pPr>
              <w:spacing w:before="120"/>
              <w:rPr>
                <w:rFonts w:cs="Arial"/>
                <w:i/>
                <w:color w:val="0000FF"/>
                <w:sz w:val="18"/>
              </w:rPr>
            </w:pPr>
          </w:p>
        </w:tc>
        <w:tc>
          <w:tcPr>
            <w:tcW w:w="1667" w:type="pct"/>
            <w:gridSpan w:val="5"/>
            <w:shd w:val="clear" w:color="auto" w:fill="auto"/>
          </w:tcPr>
          <w:p w14:paraId="3C9B6B1A" w14:textId="77777777" w:rsidR="004E4100" w:rsidRDefault="004E4100" w:rsidP="00B131AF">
            <w:pPr>
              <w:spacing w:before="120"/>
              <w:rPr>
                <w:rFonts w:cs="Arial"/>
                <w:i/>
                <w:color w:val="0000FF"/>
                <w:sz w:val="18"/>
              </w:rPr>
            </w:pPr>
            <w:r w:rsidRPr="00240940">
              <w:rPr>
                <w:rFonts w:cs="Arial"/>
                <w:i/>
                <w:color w:val="0000FF"/>
                <w:sz w:val="18"/>
              </w:rPr>
              <w:t>Paper Chart Symbol</w:t>
            </w:r>
          </w:p>
          <w:p w14:paraId="3168A99A" w14:textId="77777777" w:rsidR="004E4100" w:rsidRPr="00240940" w:rsidRDefault="004E4100" w:rsidP="00B131AF">
            <w:pPr>
              <w:spacing w:before="120"/>
              <w:rPr>
                <w:rFonts w:cs="Arial"/>
                <w:i/>
                <w:color w:val="0000FF"/>
                <w:sz w:val="18"/>
              </w:rPr>
            </w:pPr>
          </w:p>
        </w:tc>
        <w:tc>
          <w:tcPr>
            <w:tcW w:w="2084" w:type="pct"/>
            <w:gridSpan w:val="6"/>
            <w:shd w:val="clear" w:color="auto" w:fill="auto"/>
          </w:tcPr>
          <w:p w14:paraId="173F34AA" w14:textId="77777777" w:rsidR="004E4100" w:rsidRDefault="004E4100" w:rsidP="00B131AF">
            <w:pPr>
              <w:spacing w:before="120"/>
              <w:rPr>
                <w:rFonts w:cs="Arial"/>
                <w:i/>
                <w:color w:val="0000FF"/>
                <w:sz w:val="18"/>
              </w:rPr>
            </w:pPr>
            <w:r w:rsidRPr="00240940">
              <w:rPr>
                <w:rFonts w:cs="Arial"/>
                <w:i/>
                <w:color w:val="0000FF"/>
                <w:sz w:val="18"/>
              </w:rPr>
              <w:t>ECDIS Symbol</w:t>
            </w:r>
          </w:p>
          <w:p w14:paraId="6ED42EAE" w14:textId="77777777" w:rsidR="004E4100" w:rsidRPr="00240940" w:rsidRDefault="004E4100" w:rsidP="00B131AF">
            <w:pPr>
              <w:spacing w:before="120"/>
              <w:rPr>
                <w:rFonts w:cs="Arial"/>
                <w:i/>
                <w:color w:val="0000FF"/>
                <w:sz w:val="18"/>
              </w:rPr>
            </w:pPr>
          </w:p>
        </w:tc>
      </w:tr>
      <w:tr w:rsidR="004E4100" w:rsidRPr="00240940" w14:paraId="201DD504" w14:textId="77777777" w:rsidTr="00B131AF">
        <w:tc>
          <w:tcPr>
            <w:tcW w:w="1665" w:type="pct"/>
            <w:gridSpan w:val="4"/>
            <w:shd w:val="clear" w:color="auto" w:fill="auto"/>
          </w:tcPr>
          <w:p w14:paraId="3CEBF017" w14:textId="77777777" w:rsidR="004E4100" w:rsidRPr="00240940" w:rsidRDefault="004E4100" w:rsidP="00B131AF">
            <w:pPr>
              <w:spacing w:before="120" w:after="120"/>
              <w:rPr>
                <w:rFonts w:cs="Arial"/>
                <w:b/>
              </w:rPr>
            </w:pPr>
            <w:r w:rsidRPr="00240940">
              <w:rPr>
                <w:rFonts w:cs="Arial"/>
                <w:b/>
              </w:rPr>
              <w:t>S-10x Attribute</w:t>
            </w:r>
          </w:p>
        </w:tc>
        <w:tc>
          <w:tcPr>
            <w:tcW w:w="834" w:type="pct"/>
            <w:gridSpan w:val="2"/>
            <w:shd w:val="clear" w:color="auto" w:fill="auto"/>
          </w:tcPr>
          <w:p w14:paraId="42667154" w14:textId="77777777" w:rsidR="004E4100" w:rsidRPr="00240940" w:rsidRDefault="004E4100" w:rsidP="00B131AF">
            <w:pPr>
              <w:spacing w:before="120" w:after="120"/>
              <w:rPr>
                <w:rFonts w:cs="Arial"/>
                <w:b/>
              </w:rPr>
            </w:pPr>
            <w:r w:rsidRPr="00240940">
              <w:rPr>
                <w:rFonts w:cs="Arial"/>
                <w:b/>
              </w:rPr>
              <w:t>S-57  Acronym</w:t>
            </w:r>
          </w:p>
        </w:tc>
        <w:tc>
          <w:tcPr>
            <w:tcW w:w="1250" w:type="pct"/>
            <w:gridSpan w:val="4"/>
            <w:shd w:val="clear" w:color="auto" w:fill="auto"/>
          </w:tcPr>
          <w:p w14:paraId="6F168E96" w14:textId="77777777" w:rsidR="004E4100" w:rsidRPr="00240940" w:rsidRDefault="004E4100" w:rsidP="00B131AF">
            <w:pPr>
              <w:spacing w:before="120" w:after="120"/>
              <w:rPr>
                <w:rFonts w:cs="Arial"/>
                <w:b/>
              </w:rPr>
            </w:pPr>
            <w:r w:rsidRPr="00240940">
              <w:rPr>
                <w:rFonts w:cs="Arial"/>
                <w:b/>
              </w:rPr>
              <w:t>Allowable Encoding Value</w:t>
            </w:r>
          </w:p>
        </w:tc>
        <w:tc>
          <w:tcPr>
            <w:tcW w:w="417" w:type="pct"/>
            <w:gridSpan w:val="2"/>
            <w:shd w:val="clear" w:color="auto" w:fill="auto"/>
          </w:tcPr>
          <w:p w14:paraId="4F68FFFC" w14:textId="77777777" w:rsidR="004E4100" w:rsidRPr="00240940" w:rsidRDefault="004E4100" w:rsidP="00B131AF">
            <w:pPr>
              <w:spacing w:before="120" w:after="120"/>
              <w:rPr>
                <w:rFonts w:cs="Arial"/>
                <w:b/>
              </w:rPr>
            </w:pPr>
            <w:r w:rsidRPr="00240940">
              <w:rPr>
                <w:rFonts w:cs="Arial"/>
                <w:b/>
              </w:rPr>
              <w:t>Type</w:t>
            </w:r>
          </w:p>
        </w:tc>
        <w:tc>
          <w:tcPr>
            <w:tcW w:w="834" w:type="pct"/>
            <w:gridSpan w:val="2"/>
            <w:shd w:val="clear" w:color="auto" w:fill="auto"/>
          </w:tcPr>
          <w:p w14:paraId="0A314B2E" w14:textId="77777777" w:rsidR="004E4100" w:rsidRPr="00240940" w:rsidRDefault="004E4100" w:rsidP="00B131AF">
            <w:pPr>
              <w:spacing w:before="120" w:after="120"/>
              <w:rPr>
                <w:rFonts w:cs="Arial"/>
                <w:b/>
              </w:rPr>
            </w:pPr>
            <w:r w:rsidRPr="00240940">
              <w:rPr>
                <w:rFonts w:cs="Arial"/>
                <w:b/>
              </w:rPr>
              <w:t>Multiplicity</w:t>
            </w:r>
          </w:p>
        </w:tc>
      </w:tr>
      <w:tr w:rsidR="004E4100" w:rsidRPr="00240940" w14:paraId="282A4775" w14:textId="77777777" w:rsidTr="00B131AF">
        <w:tc>
          <w:tcPr>
            <w:tcW w:w="1665" w:type="pct"/>
            <w:gridSpan w:val="4"/>
            <w:shd w:val="clear" w:color="auto" w:fill="auto"/>
          </w:tcPr>
          <w:p w14:paraId="3381C1DC" w14:textId="77777777" w:rsidR="004E4100" w:rsidRPr="00240940" w:rsidRDefault="004E4100" w:rsidP="00B131AF">
            <w:pPr>
              <w:spacing w:before="120" w:after="120"/>
              <w:rPr>
                <w:rFonts w:cs="Arial"/>
                <w:sz w:val="18"/>
              </w:rPr>
            </w:pPr>
            <w:r>
              <w:rPr>
                <w:rFonts w:cs="Arial"/>
                <w:sz w:val="18"/>
              </w:rPr>
              <w:t>Feature Name</w:t>
            </w:r>
          </w:p>
        </w:tc>
        <w:tc>
          <w:tcPr>
            <w:tcW w:w="834" w:type="pct"/>
            <w:gridSpan w:val="2"/>
            <w:shd w:val="clear" w:color="auto" w:fill="auto"/>
          </w:tcPr>
          <w:p w14:paraId="13F6F2BC" w14:textId="77777777" w:rsidR="004E4100" w:rsidRPr="00240940" w:rsidRDefault="004E4100" w:rsidP="00B131AF">
            <w:pPr>
              <w:spacing w:before="120" w:after="120"/>
              <w:rPr>
                <w:rFonts w:cs="Arial"/>
                <w:sz w:val="18"/>
              </w:rPr>
            </w:pPr>
          </w:p>
        </w:tc>
        <w:tc>
          <w:tcPr>
            <w:tcW w:w="1250" w:type="pct"/>
            <w:gridSpan w:val="4"/>
            <w:shd w:val="clear" w:color="auto" w:fill="auto"/>
          </w:tcPr>
          <w:p w14:paraId="03CAD9A9" w14:textId="77777777" w:rsidR="004E4100" w:rsidRPr="00240940" w:rsidRDefault="004E4100" w:rsidP="00B131AF">
            <w:pPr>
              <w:spacing w:before="120" w:after="120"/>
              <w:rPr>
                <w:rFonts w:cs="Arial"/>
                <w:sz w:val="18"/>
              </w:rPr>
            </w:pPr>
          </w:p>
        </w:tc>
        <w:tc>
          <w:tcPr>
            <w:tcW w:w="417" w:type="pct"/>
            <w:gridSpan w:val="2"/>
            <w:shd w:val="clear" w:color="auto" w:fill="auto"/>
          </w:tcPr>
          <w:p w14:paraId="180CE730" w14:textId="77777777" w:rsidR="004E4100" w:rsidRPr="00240940" w:rsidRDefault="004E4100" w:rsidP="00B131AF">
            <w:pPr>
              <w:spacing w:before="120" w:after="120"/>
              <w:rPr>
                <w:rFonts w:cs="Arial"/>
                <w:sz w:val="18"/>
              </w:rPr>
            </w:pPr>
            <w:r>
              <w:rPr>
                <w:rFonts w:cs="Arial"/>
                <w:sz w:val="18"/>
              </w:rPr>
              <w:t>C</w:t>
            </w:r>
          </w:p>
        </w:tc>
        <w:tc>
          <w:tcPr>
            <w:tcW w:w="834" w:type="pct"/>
            <w:gridSpan w:val="2"/>
            <w:shd w:val="clear" w:color="auto" w:fill="auto"/>
          </w:tcPr>
          <w:p w14:paraId="420DD828" w14:textId="77777777" w:rsidR="004E4100" w:rsidRPr="00240940" w:rsidRDefault="004E4100" w:rsidP="00B131AF">
            <w:pPr>
              <w:spacing w:before="120" w:after="120"/>
              <w:rPr>
                <w:rFonts w:cs="Arial"/>
                <w:sz w:val="18"/>
              </w:rPr>
            </w:pPr>
            <w:r>
              <w:rPr>
                <w:rFonts w:cs="Arial"/>
                <w:sz w:val="18"/>
              </w:rPr>
              <w:t>0, *</w:t>
            </w:r>
          </w:p>
        </w:tc>
      </w:tr>
      <w:tr w:rsidR="004E4100" w:rsidRPr="00240940" w14:paraId="3E905FA0" w14:textId="77777777" w:rsidTr="00B131AF">
        <w:tc>
          <w:tcPr>
            <w:tcW w:w="1665" w:type="pct"/>
            <w:gridSpan w:val="4"/>
            <w:shd w:val="clear" w:color="auto" w:fill="auto"/>
          </w:tcPr>
          <w:p w14:paraId="79040D92" w14:textId="77777777" w:rsidR="004E4100" w:rsidRPr="00240940" w:rsidRDefault="004E4100" w:rsidP="00B131AF">
            <w:pPr>
              <w:spacing w:before="120" w:after="120"/>
              <w:rPr>
                <w:rFonts w:cs="Arial"/>
                <w:sz w:val="18"/>
              </w:rPr>
            </w:pPr>
            <w:r>
              <w:rPr>
                <w:rFonts w:cs="Arial"/>
                <w:sz w:val="18"/>
              </w:rPr>
              <w:t xml:space="preserve">   Display Name</w:t>
            </w:r>
          </w:p>
        </w:tc>
        <w:tc>
          <w:tcPr>
            <w:tcW w:w="834" w:type="pct"/>
            <w:gridSpan w:val="2"/>
            <w:shd w:val="clear" w:color="auto" w:fill="auto"/>
          </w:tcPr>
          <w:p w14:paraId="2B89917A" w14:textId="77777777" w:rsidR="004E4100" w:rsidRPr="00240940" w:rsidRDefault="004E4100" w:rsidP="00B131AF">
            <w:pPr>
              <w:spacing w:before="120" w:after="120"/>
              <w:rPr>
                <w:rFonts w:cs="Arial"/>
                <w:sz w:val="18"/>
              </w:rPr>
            </w:pPr>
          </w:p>
        </w:tc>
        <w:tc>
          <w:tcPr>
            <w:tcW w:w="1250" w:type="pct"/>
            <w:gridSpan w:val="4"/>
            <w:shd w:val="clear" w:color="auto" w:fill="auto"/>
          </w:tcPr>
          <w:p w14:paraId="579EBD7A" w14:textId="77777777" w:rsidR="004E4100" w:rsidRPr="00240940" w:rsidRDefault="004E4100" w:rsidP="00B131AF">
            <w:pPr>
              <w:spacing w:before="120" w:after="120"/>
              <w:rPr>
                <w:rFonts w:cs="Arial"/>
                <w:sz w:val="18"/>
              </w:rPr>
            </w:pPr>
          </w:p>
        </w:tc>
        <w:tc>
          <w:tcPr>
            <w:tcW w:w="417" w:type="pct"/>
            <w:gridSpan w:val="2"/>
            <w:shd w:val="clear" w:color="auto" w:fill="auto"/>
          </w:tcPr>
          <w:p w14:paraId="7FD7C815" w14:textId="77777777" w:rsidR="004E4100" w:rsidRPr="00240940" w:rsidRDefault="004E4100" w:rsidP="00B131AF">
            <w:pPr>
              <w:spacing w:before="120" w:after="120"/>
              <w:rPr>
                <w:rFonts w:cs="Arial"/>
                <w:sz w:val="18"/>
              </w:rPr>
            </w:pPr>
            <w:r>
              <w:rPr>
                <w:rFonts w:cs="Arial"/>
                <w:sz w:val="18"/>
              </w:rPr>
              <w:t>(S) BO</w:t>
            </w:r>
          </w:p>
        </w:tc>
        <w:tc>
          <w:tcPr>
            <w:tcW w:w="834" w:type="pct"/>
            <w:gridSpan w:val="2"/>
            <w:shd w:val="clear" w:color="auto" w:fill="auto"/>
          </w:tcPr>
          <w:p w14:paraId="1423DADF" w14:textId="77777777" w:rsidR="004E4100" w:rsidRPr="00240940" w:rsidRDefault="004E4100" w:rsidP="00B131AF">
            <w:pPr>
              <w:spacing w:before="120" w:after="120"/>
              <w:rPr>
                <w:rFonts w:cs="Arial"/>
                <w:sz w:val="18"/>
              </w:rPr>
            </w:pPr>
            <w:r>
              <w:rPr>
                <w:rFonts w:cs="Arial"/>
                <w:sz w:val="18"/>
              </w:rPr>
              <w:t>0, 1</w:t>
            </w:r>
          </w:p>
        </w:tc>
      </w:tr>
      <w:tr w:rsidR="004E4100" w:rsidRPr="00240940" w14:paraId="18138BF4" w14:textId="77777777" w:rsidTr="00B131AF">
        <w:tc>
          <w:tcPr>
            <w:tcW w:w="1665" w:type="pct"/>
            <w:gridSpan w:val="4"/>
            <w:shd w:val="clear" w:color="auto" w:fill="auto"/>
          </w:tcPr>
          <w:p w14:paraId="43B142F5" w14:textId="77777777" w:rsidR="004E4100" w:rsidRPr="00240940" w:rsidRDefault="004E4100" w:rsidP="00B131AF">
            <w:pPr>
              <w:spacing w:before="120" w:after="120"/>
              <w:rPr>
                <w:rFonts w:cs="Arial"/>
                <w:sz w:val="18"/>
              </w:rPr>
            </w:pPr>
            <w:r>
              <w:rPr>
                <w:rFonts w:cs="Arial"/>
                <w:sz w:val="18"/>
              </w:rPr>
              <w:t xml:space="preserve">   Language</w:t>
            </w:r>
          </w:p>
        </w:tc>
        <w:tc>
          <w:tcPr>
            <w:tcW w:w="834" w:type="pct"/>
            <w:gridSpan w:val="2"/>
            <w:shd w:val="clear" w:color="auto" w:fill="auto"/>
          </w:tcPr>
          <w:p w14:paraId="026295F0" w14:textId="77777777" w:rsidR="004E4100" w:rsidRPr="00240940" w:rsidRDefault="004E4100" w:rsidP="00B131AF">
            <w:pPr>
              <w:spacing w:before="120" w:after="120"/>
              <w:rPr>
                <w:rFonts w:cs="Arial"/>
                <w:sz w:val="18"/>
              </w:rPr>
            </w:pPr>
          </w:p>
        </w:tc>
        <w:tc>
          <w:tcPr>
            <w:tcW w:w="1250" w:type="pct"/>
            <w:gridSpan w:val="4"/>
            <w:shd w:val="clear" w:color="auto" w:fill="auto"/>
          </w:tcPr>
          <w:p w14:paraId="1B1EBF01" w14:textId="77777777" w:rsidR="004E4100" w:rsidRPr="00240940" w:rsidRDefault="004E4100" w:rsidP="00B131AF">
            <w:pPr>
              <w:spacing w:before="120" w:after="120"/>
              <w:rPr>
                <w:rFonts w:cs="Arial"/>
                <w:sz w:val="18"/>
              </w:rPr>
            </w:pPr>
          </w:p>
        </w:tc>
        <w:tc>
          <w:tcPr>
            <w:tcW w:w="417" w:type="pct"/>
            <w:gridSpan w:val="2"/>
            <w:shd w:val="clear" w:color="auto" w:fill="auto"/>
          </w:tcPr>
          <w:p w14:paraId="0592404B" w14:textId="77777777" w:rsidR="004E4100" w:rsidRPr="00240940" w:rsidRDefault="004E4100" w:rsidP="00B131AF">
            <w:pPr>
              <w:spacing w:before="120" w:after="120"/>
              <w:rPr>
                <w:rFonts w:cs="Arial"/>
                <w:sz w:val="18"/>
              </w:rPr>
            </w:pPr>
            <w:r>
              <w:rPr>
                <w:rFonts w:cs="Arial"/>
                <w:sz w:val="18"/>
              </w:rPr>
              <w:t>(S) TE</w:t>
            </w:r>
          </w:p>
        </w:tc>
        <w:tc>
          <w:tcPr>
            <w:tcW w:w="834" w:type="pct"/>
            <w:gridSpan w:val="2"/>
            <w:shd w:val="clear" w:color="auto" w:fill="auto"/>
          </w:tcPr>
          <w:p w14:paraId="56B926D5" w14:textId="77777777" w:rsidR="004E4100" w:rsidRPr="00240940" w:rsidRDefault="004E4100" w:rsidP="00B131AF">
            <w:pPr>
              <w:spacing w:before="120" w:after="120"/>
              <w:rPr>
                <w:rFonts w:cs="Arial"/>
                <w:sz w:val="18"/>
              </w:rPr>
            </w:pPr>
            <w:r>
              <w:rPr>
                <w:rFonts w:cs="Arial"/>
                <w:sz w:val="18"/>
              </w:rPr>
              <w:t>0, 1</w:t>
            </w:r>
          </w:p>
        </w:tc>
      </w:tr>
      <w:tr w:rsidR="004E4100" w:rsidRPr="00240940" w14:paraId="669519BB" w14:textId="77777777" w:rsidTr="00B131AF">
        <w:tc>
          <w:tcPr>
            <w:tcW w:w="1665" w:type="pct"/>
            <w:gridSpan w:val="4"/>
            <w:shd w:val="clear" w:color="auto" w:fill="auto"/>
          </w:tcPr>
          <w:p w14:paraId="40ECC98F" w14:textId="77777777" w:rsidR="004E4100" w:rsidRPr="00240940" w:rsidRDefault="004E4100" w:rsidP="00B131AF">
            <w:pPr>
              <w:spacing w:before="120" w:after="120"/>
              <w:rPr>
                <w:rFonts w:cs="Arial"/>
                <w:sz w:val="18"/>
              </w:rPr>
            </w:pPr>
            <w:r>
              <w:rPr>
                <w:rFonts w:cs="Arial"/>
                <w:sz w:val="18"/>
              </w:rPr>
              <w:t xml:space="preserve">   Name</w:t>
            </w:r>
          </w:p>
        </w:tc>
        <w:tc>
          <w:tcPr>
            <w:tcW w:w="834" w:type="pct"/>
            <w:gridSpan w:val="2"/>
            <w:shd w:val="clear" w:color="auto" w:fill="auto"/>
          </w:tcPr>
          <w:p w14:paraId="56FD5C72" w14:textId="77777777" w:rsidR="004E4100" w:rsidRPr="00240940" w:rsidRDefault="004E4100" w:rsidP="00B131AF">
            <w:pPr>
              <w:spacing w:before="120" w:after="120"/>
              <w:rPr>
                <w:rFonts w:cs="Arial"/>
                <w:sz w:val="18"/>
              </w:rPr>
            </w:pPr>
            <w:r>
              <w:rPr>
                <w:rFonts w:cs="Arial"/>
                <w:sz w:val="18"/>
              </w:rPr>
              <w:t>(OBJNAM)</w:t>
            </w:r>
          </w:p>
        </w:tc>
        <w:tc>
          <w:tcPr>
            <w:tcW w:w="1250" w:type="pct"/>
            <w:gridSpan w:val="4"/>
            <w:shd w:val="clear" w:color="auto" w:fill="auto"/>
          </w:tcPr>
          <w:p w14:paraId="50D07806" w14:textId="77777777" w:rsidR="004E4100" w:rsidRPr="00240940" w:rsidRDefault="004E4100" w:rsidP="00B131AF">
            <w:pPr>
              <w:spacing w:before="120" w:after="120"/>
              <w:rPr>
                <w:rFonts w:cs="Arial"/>
                <w:sz w:val="18"/>
              </w:rPr>
            </w:pPr>
          </w:p>
        </w:tc>
        <w:tc>
          <w:tcPr>
            <w:tcW w:w="417" w:type="pct"/>
            <w:gridSpan w:val="2"/>
            <w:shd w:val="clear" w:color="auto" w:fill="auto"/>
          </w:tcPr>
          <w:p w14:paraId="68996C9F" w14:textId="77777777" w:rsidR="004E4100" w:rsidRPr="00240940" w:rsidRDefault="004E4100" w:rsidP="00B131AF">
            <w:pPr>
              <w:spacing w:before="120" w:after="120"/>
              <w:rPr>
                <w:rFonts w:cs="Arial"/>
                <w:sz w:val="18"/>
              </w:rPr>
            </w:pPr>
            <w:r>
              <w:rPr>
                <w:rFonts w:cs="Arial"/>
                <w:sz w:val="18"/>
              </w:rPr>
              <w:t>(S) TE</w:t>
            </w:r>
          </w:p>
        </w:tc>
        <w:tc>
          <w:tcPr>
            <w:tcW w:w="834" w:type="pct"/>
            <w:gridSpan w:val="2"/>
            <w:shd w:val="clear" w:color="auto" w:fill="auto"/>
          </w:tcPr>
          <w:p w14:paraId="60E905EC" w14:textId="77777777" w:rsidR="004E4100" w:rsidRPr="00240940" w:rsidRDefault="004E4100" w:rsidP="00B131AF">
            <w:pPr>
              <w:spacing w:before="120" w:after="120"/>
              <w:rPr>
                <w:rFonts w:cs="Arial"/>
                <w:sz w:val="18"/>
              </w:rPr>
            </w:pPr>
            <w:r>
              <w:rPr>
                <w:rFonts w:cs="Arial"/>
                <w:sz w:val="18"/>
              </w:rPr>
              <w:t>1, 1</w:t>
            </w:r>
          </w:p>
        </w:tc>
      </w:tr>
      <w:tr w:rsidR="004E4100" w:rsidRPr="00240940" w14:paraId="615C7B3E" w14:textId="77777777" w:rsidTr="00B131AF">
        <w:tc>
          <w:tcPr>
            <w:tcW w:w="1665" w:type="pct"/>
            <w:gridSpan w:val="4"/>
            <w:shd w:val="clear" w:color="auto" w:fill="auto"/>
          </w:tcPr>
          <w:p w14:paraId="01090376" w14:textId="77777777" w:rsidR="004E4100" w:rsidRPr="00240940" w:rsidRDefault="004E4100" w:rsidP="00B131AF">
            <w:pPr>
              <w:spacing w:before="120" w:after="120"/>
              <w:rPr>
                <w:rFonts w:cs="Arial"/>
                <w:sz w:val="18"/>
              </w:rPr>
            </w:pPr>
            <w:r>
              <w:rPr>
                <w:rFonts w:cs="Arial"/>
                <w:sz w:val="18"/>
              </w:rPr>
              <w:t>Fixed date range</w:t>
            </w:r>
          </w:p>
        </w:tc>
        <w:tc>
          <w:tcPr>
            <w:tcW w:w="834" w:type="pct"/>
            <w:gridSpan w:val="2"/>
            <w:shd w:val="clear" w:color="auto" w:fill="auto"/>
          </w:tcPr>
          <w:p w14:paraId="51D68841" w14:textId="77777777" w:rsidR="004E4100" w:rsidRPr="00240940" w:rsidRDefault="004E4100" w:rsidP="00B131AF">
            <w:pPr>
              <w:spacing w:before="120" w:after="120"/>
              <w:rPr>
                <w:rFonts w:cs="Arial"/>
                <w:sz w:val="18"/>
              </w:rPr>
            </w:pPr>
          </w:p>
        </w:tc>
        <w:tc>
          <w:tcPr>
            <w:tcW w:w="1250" w:type="pct"/>
            <w:gridSpan w:val="4"/>
            <w:shd w:val="clear" w:color="auto" w:fill="auto"/>
          </w:tcPr>
          <w:p w14:paraId="2E35FCE8" w14:textId="77777777" w:rsidR="004E4100" w:rsidRPr="00240940" w:rsidRDefault="004E4100" w:rsidP="00B131AF">
            <w:pPr>
              <w:spacing w:before="120" w:after="120"/>
              <w:rPr>
                <w:rFonts w:cs="Arial"/>
                <w:sz w:val="18"/>
              </w:rPr>
            </w:pPr>
          </w:p>
        </w:tc>
        <w:tc>
          <w:tcPr>
            <w:tcW w:w="417" w:type="pct"/>
            <w:gridSpan w:val="2"/>
            <w:shd w:val="clear" w:color="auto" w:fill="auto"/>
          </w:tcPr>
          <w:p w14:paraId="683426AC" w14:textId="77777777" w:rsidR="004E4100" w:rsidRPr="00240940" w:rsidRDefault="004E4100" w:rsidP="00B131AF">
            <w:pPr>
              <w:spacing w:before="120" w:after="120"/>
              <w:rPr>
                <w:rFonts w:cs="Arial"/>
                <w:sz w:val="18"/>
              </w:rPr>
            </w:pPr>
            <w:r>
              <w:rPr>
                <w:rFonts w:cs="Arial"/>
                <w:sz w:val="18"/>
              </w:rPr>
              <w:t>C</w:t>
            </w:r>
          </w:p>
        </w:tc>
        <w:tc>
          <w:tcPr>
            <w:tcW w:w="834" w:type="pct"/>
            <w:gridSpan w:val="2"/>
            <w:shd w:val="clear" w:color="auto" w:fill="auto"/>
          </w:tcPr>
          <w:p w14:paraId="33BC7EE2" w14:textId="77777777" w:rsidR="004E4100" w:rsidRPr="00240940" w:rsidRDefault="004E4100" w:rsidP="00B131AF">
            <w:pPr>
              <w:spacing w:before="120" w:after="120"/>
              <w:rPr>
                <w:rFonts w:cs="Arial"/>
                <w:sz w:val="18"/>
              </w:rPr>
            </w:pPr>
            <w:r>
              <w:rPr>
                <w:rFonts w:cs="Arial"/>
                <w:sz w:val="18"/>
              </w:rPr>
              <w:t>0, 1</w:t>
            </w:r>
          </w:p>
        </w:tc>
      </w:tr>
      <w:tr w:rsidR="004E4100" w:rsidRPr="00240940" w14:paraId="7F791F37" w14:textId="77777777" w:rsidTr="00B131AF">
        <w:tc>
          <w:tcPr>
            <w:tcW w:w="1665" w:type="pct"/>
            <w:gridSpan w:val="4"/>
            <w:shd w:val="clear" w:color="auto" w:fill="auto"/>
          </w:tcPr>
          <w:p w14:paraId="33F0DCE1" w14:textId="77777777" w:rsidR="004E4100" w:rsidRPr="00240940" w:rsidRDefault="004E4100" w:rsidP="00B131AF">
            <w:pPr>
              <w:spacing w:before="120" w:after="120"/>
              <w:rPr>
                <w:rFonts w:cs="Arial"/>
                <w:sz w:val="18"/>
              </w:rPr>
            </w:pPr>
            <w:r>
              <w:rPr>
                <w:rFonts w:cs="Arial"/>
                <w:sz w:val="18"/>
              </w:rPr>
              <w:t xml:space="preserve">   Date Start</w:t>
            </w:r>
          </w:p>
        </w:tc>
        <w:tc>
          <w:tcPr>
            <w:tcW w:w="834" w:type="pct"/>
            <w:gridSpan w:val="2"/>
            <w:shd w:val="clear" w:color="auto" w:fill="auto"/>
          </w:tcPr>
          <w:p w14:paraId="3A567809" w14:textId="77777777" w:rsidR="004E4100" w:rsidRPr="00240940" w:rsidRDefault="004E4100" w:rsidP="00B131AF">
            <w:pPr>
              <w:spacing w:before="120" w:after="120"/>
              <w:rPr>
                <w:rFonts w:cs="Arial"/>
                <w:sz w:val="18"/>
              </w:rPr>
            </w:pPr>
            <w:r>
              <w:rPr>
                <w:rFonts w:cs="Arial"/>
                <w:sz w:val="18"/>
              </w:rPr>
              <w:t>(DATSTA)</w:t>
            </w:r>
          </w:p>
        </w:tc>
        <w:tc>
          <w:tcPr>
            <w:tcW w:w="1250" w:type="pct"/>
            <w:gridSpan w:val="4"/>
            <w:shd w:val="clear" w:color="auto" w:fill="auto"/>
          </w:tcPr>
          <w:p w14:paraId="2247B202" w14:textId="77777777" w:rsidR="004E4100" w:rsidRPr="00240940" w:rsidRDefault="004E4100" w:rsidP="00B131AF">
            <w:pPr>
              <w:spacing w:before="120" w:after="120"/>
              <w:rPr>
                <w:rFonts w:cs="Arial"/>
                <w:sz w:val="18"/>
              </w:rPr>
            </w:pPr>
          </w:p>
        </w:tc>
        <w:tc>
          <w:tcPr>
            <w:tcW w:w="417" w:type="pct"/>
            <w:gridSpan w:val="2"/>
            <w:shd w:val="clear" w:color="auto" w:fill="auto"/>
          </w:tcPr>
          <w:p w14:paraId="3384CE2B" w14:textId="77777777" w:rsidR="004E4100" w:rsidRPr="00240940" w:rsidRDefault="004E4100" w:rsidP="00B131AF">
            <w:pPr>
              <w:spacing w:before="120" w:after="120"/>
              <w:rPr>
                <w:rFonts w:cs="Arial"/>
                <w:sz w:val="18"/>
              </w:rPr>
            </w:pPr>
            <w:r>
              <w:rPr>
                <w:rFonts w:cs="Arial"/>
                <w:sz w:val="18"/>
              </w:rPr>
              <w:t>(S) TD</w:t>
            </w:r>
          </w:p>
        </w:tc>
        <w:tc>
          <w:tcPr>
            <w:tcW w:w="834" w:type="pct"/>
            <w:gridSpan w:val="2"/>
            <w:shd w:val="clear" w:color="auto" w:fill="auto"/>
          </w:tcPr>
          <w:p w14:paraId="08E6207D" w14:textId="77777777" w:rsidR="004E4100" w:rsidRPr="00240940" w:rsidRDefault="004E4100" w:rsidP="00B131AF">
            <w:pPr>
              <w:spacing w:before="120" w:after="120"/>
              <w:rPr>
                <w:rFonts w:cs="Arial"/>
                <w:sz w:val="18"/>
              </w:rPr>
            </w:pPr>
            <w:r>
              <w:rPr>
                <w:rFonts w:cs="Arial"/>
                <w:sz w:val="18"/>
              </w:rPr>
              <w:t>0, 1</w:t>
            </w:r>
          </w:p>
        </w:tc>
      </w:tr>
      <w:tr w:rsidR="004E4100" w:rsidRPr="00240940" w14:paraId="6A588E15" w14:textId="77777777" w:rsidTr="00B131AF">
        <w:tc>
          <w:tcPr>
            <w:tcW w:w="1665" w:type="pct"/>
            <w:gridSpan w:val="4"/>
            <w:shd w:val="clear" w:color="auto" w:fill="auto"/>
          </w:tcPr>
          <w:p w14:paraId="64AF8FF1" w14:textId="77777777" w:rsidR="004E4100" w:rsidRPr="00240940" w:rsidRDefault="004E4100" w:rsidP="00B131AF">
            <w:pPr>
              <w:spacing w:before="120" w:after="120"/>
              <w:rPr>
                <w:rFonts w:cs="Arial"/>
                <w:sz w:val="18"/>
              </w:rPr>
            </w:pPr>
            <w:r>
              <w:rPr>
                <w:rFonts w:cs="Arial"/>
                <w:sz w:val="18"/>
              </w:rPr>
              <w:t xml:space="preserve">   Date End</w:t>
            </w:r>
          </w:p>
        </w:tc>
        <w:tc>
          <w:tcPr>
            <w:tcW w:w="834" w:type="pct"/>
            <w:gridSpan w:val="2"/>
            <w:shd w:val="clear" w:color="auto" w:fill="auto"/>
          </w:tcPr>
          <w:p w14:paraId="3E320045" w14:textId="77777777" w:rsidR="004E4100" w:rsidRPr="00240940" w:rsidRDefault="004E4100" w:rsidP="00B131AF">
            <w:pPr>
              <w:spacing w:before="120" w:after="120"/>
              <w:rPr>
                <w:rFonts w:cs="Arial"/>
                <w:sz w:val="18"/>
              </w:rPr>
            </w:pPr>
            <w:r>
              <w:rPr>
                <w:rFonts w:cs="Arial"/>
                <w:sz w:val="18"/>
              </w:rPr>
              <w:t>(DATEND)</w:t>
            </w:r>
          </w:p>
        </w:tc>
        <w:tc>
          <w:tcPr>
            <w:tcW w:w="1250" w:type="pct"/>
            <w:gridSpan w:val="4"/>
            <w:shd w:val="clear" w:color="auto" w:fill="auto"/>
          </w:tcPr>
          <w:p w14:paraId="1F412A3D" w14:textId="77777777" w:rsidR="004E4100" w:rsidRPr="00240940" w:rsidRDefault="004E4100" w:rsidP="00B131AF">
            <w:pPr>
              <w:spacing w:before="120" w:after="120"/>
              <w:rPr>
                <w:rFonts w:cs="Arial"/>
                <w:sz w:val="18"/>
              </w:rPr>
            </w:pPr>
          </w:p>
        </w:tc>
        <w:tc>
          <w:tcPr>
            <w:tcW w:w="417" w:type="pct"/>
            <w:gridSpan w:val="2"/>
            <w:shd w:val="clear" w:color="auto" w:fill="auto"/>
          </w:tcPr>
          <w:p w14:paraId="21FE3177" w14:textId="77777777" w:rsidR="004E4100" w:rsidRPr="00240940" w:rsidRDefault="004E4100" w:rsidP="00B131AF">
            <w:pPr>
              <w:spacing w:before="120" w:after="120"/>
              <w:rPr>
                <w:rFonts w:cs="Arial"/>
                <w:sz w:val="18"/>
              </w:rPr>
            </w:pPr>
            <w:r>
              <w:rPr>
                <w:rFonts w:cs="Arial"/>
                <w:sz w:val="18"/>
              </w:rPr>
              <w:t>(S) TD</w:t>
            </w:r>
          </w:p>
        </w:tc>
        <w:tc>
          <w:tcPr>
            <w:tcW w:w="834" w:type="pct"/>
            <w:gridSpan w:val="2"/>
            <w:shd w:val="clear" w:color="auto" w:fill="auto"/>
          </w:tcPr>
          <w:p w14:paraId="2FBC6AC3" w14:textId="77777777" w:rsidR="004E4100" w:rsidRPr="00240940" w:rsidRDefault="004E4100" w:rsidP="00B131AF">
            <w:pPr>
              <w:spacing w:before="120" w:after="120"/>
              <w:rPr>
                <w:rFonts w:cs="Arial"/>
                <w:sz w:val="18"/>
              </w:rPr>
            </w:pPr>
            <w:r>
              <w:rPr>
                <w:rFonts w:cs="Arial"/>
                <w:sz w:val="18"/>
              </w:rPr>
              <w:t>0, 1</w:t>
            </w:r>
          </w:p>
        </w:tc>
      </w:tr>
      <w:tr w:rsidR="004E4100" w:rsidRPr="00240940" w14:paraId="1E8ADFA6" w14:textId="77777777" w:rsidTr="00B131AF">
        <w:tc>
          <w:tcPr>
            <w:tcW w:w="1665" w:type="pct"/>
            <w:gridSpan w:val="4"/>
            <w:shd w:val="clear" w:color="auto" w:fill="auto"/>
          </w:tcPr>
          <w:p w14:paraId="624FB443" w14:textId="77777777" w:rsidR="004E4100" w:rsidRPr="00240940" w:rsidRDefault="004E4100" w:rsidP="00B131AF">
            <w:pPr>
              <w:spacing w:before="120" w:after="120"/>
              <w:rPr>
                <w:rFonts w:cs="Arial"/>
                <w:sz w:val="18"/>
              </w:rPr>
            </w:pPr>
            <w:r>
              <w:rPr>
                <w:rFonts w:cs="Arial"/>
                <w:sz w:val="18"/>
              </w:rPr>
              <w:t>Periodic Date Range</w:t>
            </w:r>
          </w:p>
        </w:tc>
        <w:tc>
          <w:tcPr>
            <w:tcW w:w="834" w:type="pct"/>
            <w:gridSpan w:val="2"/>
            <w:shd w:val="clear" w:color="auto" w:fill="auto"/>
          </w:tcPr>
          <w:p w14:paraId="26C3591D" w14:textId="77777777" w:rsidR="004E4100" w:rsidRPr="00240940" w:rsidRDefault="004E4100" w:rsidP="00B131AF">
            <w:pPr>
              <w:spacing w:before="120" w:after="120"/>
              <w:rPr>
                <w:rFonts w:cs="Arial"/>
                <w:sz w:val="18"/>
              </w:rPr>
            </w:pPr>
          </w:p>
        </w:tc>
        <w:tc>
          <w:tcPr>
            <w:tcW w:w="1250" w:type="pct"/>
            <w:gridSpan w:val="4"/>
            <w:shd w:val="clear" w:color="auto" w:fill="auto"/>
          </w:tcPr>
          <w:p w14:paraId="2F3E8128" w14:textId="77777777" w:rsidR="004E4100" w:rsidRPr="00240940" w:rsidRDefault="004E4100" w:rsidP="00B131AF">
            <w:pPr>
              <w:spacing w:before="120" w:after="120"/>
              <w:rPr>
                <w:rFonts w:cs="Arial"/>
                <w:sz w:val="18"/>
              </w:rPr>
            </w:pPr>
          </w:p>
        </w:tc>
        <w:tc>
          <w:tcPr>
            <w:tcW w:w="417" w:type="pct"/>
            <w:gridSpan w:val="2"/>
            <w:shd w:val="clear" w:color="auto" w:fill="auto"/>
          </w:tcPr>
          <w:p w14:paraId="0BEDAA49" w14:textId="77777777" w:rsidR="004E4100" w:rsidRPr="00240940" w:rsidRDefault="004E4100" w:rsidP="00B131AF">
            <w:pPr>
              <w:spacing w:before="120" w:after="120"/>
              <w:rPr>
                <w:rFonts w:cs="Arial"/>
                <w:sz w:val="18"/>
              </w:rPr>
            </w:pPr>
            <w:r>
              <w:rPr>
                <w:rFonts w:cs="Arial"/>
                <w:sz w:val="18"/>
              </w:rPr>
              <w:t>C</w:t>
            </w:r>
          </w:p>
        </w:tc>
        <w:tc>
          <w:tcPr>
            <w:tcW w:w="834" w:type="pct"/>
            <w:gridSpan w:val="2"/>
            <w:shd w:val="clear" w:color="auto" w:fill="auto"/>
          </w:tcPr>
          <w:p w14:paraId="37AA6253" w14:textId="77777777" w:rsidR="004E4100" w:rsidRPr="00240940" w:rsidRDefault="004E4100" w:rsidP="00B131AF">
            <w:pPr>
              <w:spacing w:before="120" w:after="120"/>
              <w:rPr>
                <w:rFonts w:cs="Arial"/>
                <w:sz w:val="18"/>
              </w:rPr>
            </w:pPr>
            <w:r>
              <w:rPr>
                <w:rFonts w:cs="Arial"/>
                <w:sz w:val="18"/>
              </w:rPr>
              <w:t>0, *</w:t>
            </w:r>
          </w:p>
        </w:tc>
      </w:tr>
      <w:tr w:rsidR="004E4100" w:rsidRPr="00240940" w14:paraId="5570F6DF" w14:textId="77777777" w:rsidTr="00B131AF">
        <w:tc>
          <w:tcPr>
            <w:tcW w:w="1665" w:type="pct"/>
            <w:gridSpan w:val="4"/>
            <w:shd w:val="clear" w:color="auto" w:fill="auto"/>
          </w:tcPr>
          <w:p w14:paraId="50B2A072" w14:textId="77777777" w:rsidR="004E4100" w:rsidRPr="00240940" w:rsidRDefault="004E4100" w:rsidP="00B131AF">
            <w:pPr>
              <w:spacing w:before="120" w:after="120"/>
              <w:rPr>
                <w:rFonts w:cs="Arial"/>
                <w:sz w:val="18"/>
              </w:rPr>
            </w:pPr>
            <w:r>
              <w:rPr>
                <w:rFonts w:cs="Arial"/>
                <w:sz w:val="18"/>
              </w:rPr>
              <w:t xml:space="preserve">   Date Start</w:t>
            </w:r>
          </w:p>
        </w:tc>
        <w:tc>
          <w:tcPr>
            <w:tcW w:w="834" w:type="pct"/>
            <w:gridSpan w:val="2"/>
            <w:shd w:val="clear" w:color="auto" w:fill="auto"/>
          </w:tcPr>
          <w:p w14:paraId="6FC217A4" w14:textId="77777777" w:rsidR="004E4100" w:rsidRPr="00240940" w:rsidRDefault="004E4100" w:rsidP="00B131AF">
            <w:pPr>
              <w:spacing w:before="120" w:after="120"/>
              <w:rPr>
                <w:rFonts w:cs="Arial"/>
                <w:sz w:val="18"/>
              </w:rPr>
            </w:pPr>
            <w:r>
              <w:rPr>
                <w:rFonts w:cs="Arial"/>
                <w:sz w:val="18"/>
              </w:rPr>
              <w:t>(DATSTA)</w:t>
            </w:r>
          </w:p>
        </w:tc>
        <w:tc>
          <w:tcPr>
            <w:tcW w:w="1250" w:type="pct"/>
            <w:gridSpan w:val="4"/>
            <w:shd w:val="clear" w:color="auto" w:fill="auto"/>
          </w:tcPr>
          <w:p w14:paraId="0411F3CE" w14:textId="77777777" w:rsidR="004E4100" w:rsidRPr="00240940" w:rsidRDefault="004E4100" w:rsidP="00B131AF">
            <w:pPr>
              <w:spacing w:before="120" w:after="120"/>
              <w:rPr>
                <w:rFonts w:cs="Arial"/>
                <w:sz w:val="18"/>
              </w:rPr>
            </w:pPr>
          </w:p>
        </w:tc>
        <w:tc>
          <w:tcPr>
            <w:tcW w:w="417" w:type="pct"/>
            <w:gridSpan w:val="2"/>
            <w:shd w:val="clear" w:color="auto" w:fill="auto"/>
          </w:tcPr>
          <w:p w14:paraId="3FC2D7D0" w14:textId="77777777" w:rsidR="004E4100" w:rsidRPr="00240940" w:rsidRDefault="004E4100" w:rsidP="00B131AF">
            <w:pPr>
              <w:spacing w:before="120" w:after="120"/>
              <w:rPr>
                <w:rFonts w:cs="Arial"/>
                <w:sz w:val="18"/>
              </w:rPr>
            </w:pPr>
            <w:r>
              <w:rPr>
                <w:rFonts w:cs="Arial"/>
                <w:sz w:val="18"/>
              </w:rPr>
              <w:t>(S) TD</w:t>
            </w:r>
          </w:p>
        </w:tc>
        <w:tc>
          <w:tcPr>
            <w:tcW w:w="834" w:type="pct"/>
            <w:gridSpan w:val="2"/>
            <w:shd w:val="clear" w:color="auto" w:fill="auto"/>
          </w:tcPr>
          <w:p w14:paraId="30DE2652" w14:textId="77777777" w:rsidR="004E4100" w:rsidRPr="00240940" w:rsidRDefault="004E4100" w:rsidP="00B131AF">
            <w:pPr>
              <w:spacing w:before="120" w:after="120"/>
              <w:rPr>
                <w:rFonts w:cs="Arial"/>
                <w:sz w:val="18"/>
              </w:rPr>
            </w:pPr>
            <w:r>
              <w:rPr>
                <w:rFonts w:cs="Arial"/>
                <w:sz w:val="18"/>
              </w:rPr>
              <w:t>1, 1</w:t>
            </w:r>
          </w:p>
        </w:tc>
      </w:tr>
      <w:tr w:rsidR="004E4100" w:rsidRPr="00240940" w14:paraId="447EFBC8" w14:textId="77777777" w:rsidTr="00B131AF">
        <w:tc>
          <w:tcPr>
            <w:tcW w:w="1665" w:type="pct"/>
            <w:gridSpan w:val="4"/>
            <w:shd w:val="clear" w:color="auto" w:fill="auto"/>
          </w:tcPr>
          <w:p w14:paraId="69BBB61B" w14:textId="77777777" w:rsidR="004E4100" w:rsidRPr="00240940" w:rsidRDefault="004E4100" w:rsidP="00B131AF">
            <w:pPr>
              <w:spacing w:before="120" w:after="120"/>
              <w:rPr>
                <w:rFonts w:cs="Arial"/>
                <w:sz w:val="18"/>
              </w:rPr>
            </w:pPr>
            <w:r>
              <w:rPr>
                <w:rFonts w:cs="Arial"/>
                <w:sz w:val="18"/>
              </w:rPr>
              <w:t xml:space="preserve">   Date End</w:t>
            </w:r>
          </w:p>
        </w:tc>
        <w:tc>
          <w:tcPr>
            <w:tcW w:w="834" w:type="pct"/>
            <w:gridSpan w:val="2"/>
            <w:shd w:val="clear" w:color="auto" w:fill="auto"/>
          </w:tcPr>
          <w:p w14:paraId="614615A1" w14:textId="77777777" w:rsidR="004E4100" w:rsidRPr="00240940" w:rsidRDefault="004E4100" w:rsidP="00B131AF">
            <w:pPr>
              <w:spacing w:before="120" w:after="120"/>
              <w:rPr>
                <w:rFonts w:cs="Arial"/>
                <w:sz w:val="18"/>
              </w:rPr>
            </w:pPr>
            <w:r>
              <w:rPr>
                <w:rFonts w:cs="Arial"/>
                <w:sz w:val="18"/>
              </w:rPr>
              <w:t>(DATEND)</w:t>
            </w:r>
          </w:p>
        </w:tc>
        <w:tc>
          <w:tcPr>
            <w:tcW w:w="1250" w:type="pct"/>
            <w:gridSpan w:val="4"/>
            <w:shd w:val="clear" w:color="auto" w:fill="auto"/>
          </w:tcPr>
          <w:p w14:paraId="58B8A9F0" w14:textId="77777777" w:rsidR="004E4100" w:rsidRPr="00240940" w:rsidRDefault="004E4100" w:rsidP="00B131AF">
            <w:pPr>
              <w:spacing w:before="120" w:after="120"/>
              <w:rPr>
                <w:rFonts w:cs="Arial"/>
                <w:sz w:val="18"/>
              </w:rPr>
            </w:pPr>
          </w:p>
        </w:tc>
        <w:tc>
          <w:tcPr>
            <w:tcW w:w="417" w:type="pct"/>
            <w:gridSpan w:val="2"/>
            <w:shd w:val="clear" w:color="auto" w:fill="auto"/>
          </w:tcPr>
          <w:p w14:paraId="3F5C3DF8" w14:textId="77777777" w:rsidR="004E4100" w:rsidRPr="00240940" w:rsidRDefault="004E4100" w:rsidP="00B131AF">
            <w:pPr>
              <w:spacing w:before="120" w:after="120"/>
              <w:rPr>
                <w:rFonts w:cs="Arial"/>
                <w:sz w:val="18"/>
              </w:rPr>
            </w:pPr>
            <w:r>
              <w:rPr>
                <w:rFonts w:cs="Arial"/>
                <w:sz w:val="18"/>
              </w:rPr>
              <w:t>(S) TD</w:t>
            </w:r>
          </w:p>
        </w:tc>
        <w:tc>
          <w:tcPr>
            <w:tcW w:w="834" w:type="pct"/>
            <w:gridSpan w:val="2"/>
            <w:shd w:val="clear" w:color="auto" w:fill="auto"/>
          </w:tcPr>
          <w:p w14:paraId="50C22E81" w14:textId="77777777" w:rsidR="004E4100" w:rsidRPr="00240940" w:rsidRDefault="004E4100" w:rsidP="00B131AF">
            <w:pPr>
              <w:spacing w:before="120" w:after="120"/>
              <w:rPr>
                <w:rFonts w:cs="Arial"/>
                <w:sz w:val="18"/>
              </w:rPr>
            </w:pPr>
            <w:r>
              <w:rPr>
                <w:rFonts w:cs="Arial"/>
                <w:sz w:val="18"/>
              </w:rPr>
              <w:t>1, 1</w:t>
            </w:r>
          </w:p>
        </w:tc>
      </w:tr>
      <w:tr w:rsidR="004E4100" w:rsidRPr="00240940" w14:paraId="4C84CD65" w14:textId="77777777" w:rsidTr="00B131AF">
        <w:tc>
          <w:tcPr>
            <w:tcW w:w="1665" w:type="pct"/>
            <w:gridSpan w:val="4"/>
            <w:shd w:val="clear" w:color="auto" w:fill="auto"/>
          </w:tcPr>
          <w:p w14:paraId="568DF73B" w14:textId="77777777" w:rsidR="004E4100" w:rsidRPr="00240940" w:rsidRDefault="004E4100" w:rsidP="00B131AF">
            <w:pPr>
              <w:spacing w:before="120" w:after="120"/>
              <w:rPr>
                <w:rFonts w:cs="Arial"/>
                <w:sz w:val="18"/>
              </w:rPr>
            </w:pPr>
            <w:r>
              <w:rPr>
                <w:rFonts w:cs="Arial"/>
                <w:sz w:val="18"/>
              </w:rPr>
              <w:t>Graphic</w:t>
            </w:r>
          </w:p>
        </w:tc>
        <w:tc>
          <w:tcPr>
            <w:tcW w:w="834" w:type="pct"/>
            <w:gridSpan w:val="2"/>
            <w:shd w:val="clear" w:color="auto" w:fill="auto"/>
          </w:tcPr>
          <w:p w14:paraId="1F526887" w14:textId="77777777" w:rsidR="004E4100" w:rsidRPr="00240940" w:rsidRDefault="004E4100" w:rsidP="00B131AF">
            <w:pPr>
              <w:spacing w:before="120" w:after="120"/>
              <w:rPr>
                <w:rFonts w:cs="Arial"/>
                <w:sz w:val="18"/>
              </w:rPr>
            </w:pPr>
          </w:p>
        </w:tc>
        <w:tc>
          <w:tcPr>
            <w:tcW w:w="1250" w:type="pct"/>
            <w:gridSpan w:val="4"/>
            <w:shd w:val="clear" w:color="auto" w:fill="auto"/>
          </w:tcPr>
          <w:p w14:paraId="3780D192" w14:textId="77777777" w:rsidR="004E4100" w:rsidRPr="00240940" w:rsidRDefault="004E4100" w:rsidP="00B131AF">
            <w:pPr>
              <w:spacing w:before="120" w:after="120"/>
              <w:rPr>
                <w:rFonts w:cs="Arial"/>
                <w:sz w:val="18"/>
              </w:rPr>
            </w:pPr>
          </w:p>
        </w:tc>
        <w:tc>
          <w:tcPr>
            <w:tcW w:w="417" w:type="pct"/>
            <w:gridSpan w:val="2"/>
            <w:shd w:val="clear" w:color="auto" w:fill="auto"/>
          </w:tcPr>
          <w:p w14:paraId="63F48F4D" w14:textId="77777777" w:rsidR="004E4100" w:rsidRPr="00240940" w:rsidRDefault="004E4100" w:rsidP="00B131AF">
            <w:pPr>
              <w:spacing w:before="120" w:after="120"/>
              <w:rPr>
                <w:rFonts w:cs="Arial"/>
                <w:sz w:val="18"/>
              </w:rPr>
            </w:pPr>
            <w:r>
              <w:rPr>
                <w:rFonts w:cs="Arial"/>
                <w:sz w:val="18"/>
              </w:rPr>
              <w:t>C</w:t>
            </w:r>
          </w:p>
        </w:tc>
        <w:tc>
          <w:tcPr>
            <w:tcW w:w="834" w:type="pct"/>
            <w:gridSpan w:val="2"/>
            <w:shd w:val="clear" w:color="auto" w:fill="auto"/>
          </w:tcPr>
          <w:p w14:paraId="382A5ED4" w14:textId="77777777" w:rsidR="004E4100" w:rsidRPr="00240940" w:rsidRDefault="004E4100" w:rsidP="00B131AF">
            <w:pPr>
              <w:spacing w:before="120" w:after="120"/>
              <w:rPr>
                <w:rFonts w:cs="Arial"/>
                <w:sz w:val="18"/>
              </w:rPr>
            </w:pPr>
            <w:r>
              <w:rPr>
                <w:rFonts w:cs="Arial"/>
                <w:sz w:val="18"/>
              </w:rPr>
              <w:t>0, *</w:t>
            </w:r>
          </w:p>
        </w:tc>
      </w:tr>
      <w:tr w:rsidR="004E4100" w:rsidRPr="00240940" w14:paraId="1DC0C33E" w14:textId="77777777" w:rsidTr="00B131AF">
        <w:tc>
          <w:tcPr>
            <w:tcW w:w="1665" w:type="pct"/>
            <w:gridSpan w:val="4"/>
            <w:shd w:val="clear" w:color="auto" w:fill="auto"/>
          </w:tcPr>
          <w:p w14:paraId="1DC8887D" w14:textId="77777777" w:rsidR="004E4100" w:rsidRPr="00240940" w:rsidRDefault="004E4100" w:rsidP="00B131AF">
            <w:pPr>
              <w:spacing w:before="120" w:after="120"/>
              <w:rPr>
                <w:rFonts w:cs="Arial"/>
                <w:sz w:val="18"/>
              </w:rPr>
            </w:pPr>
            <w:r>
              <w:rPr>
                <w:rFonts w:cs="Arial"/>
                <w:sz w:val="18"/>
              </w:rPr>
              <w:t xml:space="preserve">   Pictorial Representation</w:t>
            </w:r>
          </w:p>
        </w:tc>
        <w:tc>
          <w:tcPr>
            <w:tcW w:w="834" w:type="pct"/>
            <w:gridSpan w:val="2"/>
            <w:shd w:val="clear" w:color="auto" w:fill="auto"/>
          </w:tcPr>
          <w:p w14:paraId="3128F35C" w14:textId="77777777" w:rsidR="004E4100" w:rsidRPr="00240940" w:rsidRDefault="004E4100" w:rsidP="00B131AF">
            <w:pPr>
              <w:spacing w:before="120" w:after="120"/>
              <w:rPr>
                <w:rFonts w:cs="Arial"/>
                <w:sz w:val="18"/>
              </w:rPr>
            </w:pPr>
            <w:r>
              <w:rPr>
                <w:rFonts w:cs="Arial"/>
                <w:sz w:val="18"/>
              </w:rPr>
              <w:t>(PICREP)</w:t>
            </w:r>
          </w:p>
        </w:tc>
        <w:tc>
          <w:tcPr>
            <w:tcW w:w="1250" w:type="pct"/>
            <w:gridSpan w:val="4"/>
            <w:shd w:val="clear" w:color="auto" w:fill="auto"/>
          </w:tcPr>
          <w:p w14:paraId="0B0CE2FF" w14:textId="77777777" w:rsidR="004E4100" w:rsidRPr="00240940" w:rsidRDefault="004E4100" w:rsidP="00B131AF">
            <w:pPr>
              <w:spacing w:before="120" w:after="120"/>
              <w:rPr>
                <w:rFonts w:cs="Arial"/>
                <w:sz w:val="18"/>
              </w:rPr>
            </w:pPr>
          </w:p>
        </w:tc>
        <w:tc>
          <w:tcPr>
            <w:tcW w:w="417" w:type="pct"/>
            <w:gridSpan w:val="2"/>
            <w:shd w:val="clear" w:color="auto" w:fill="auto"/>
          </w:tcPr>
          <w:p w14:paraId="086D0A8F" w14:textId="77777777" w:rsidR="004E4100" w:rsidRPr="00240940" w:rsidRDefault="004E4100" w:rsidP="00B131AF">
            <w:pPr>
              <w:spacing w:before="120" w:after="120"/>
              <w:rPr>
                <w:rFonts w:cs="Arial"/>
                <w:sz w:val="18"/>
              </w:rPr>
            </w:pPr>
            <w:r>
              <w:rPr>
                <w:rFonts w:cs="Arial"/>
                <w:sz w:val="18"/>
              </w:rPr>
              <w:t>(S) TE</w:t>
            </w:r>
          </w:p>
        </w:tc>
        <w:tc>
          <w:tcPr>
            <w:tcW w:w="834" w:type="pct"/>
            <w:gridSpan w:val="2"/>
            <w:shd w:val="clear" w:color="auto" w:fill="auto"/>
          </w:tcPr>
          <w:p w14:paraId="5A3AD315" w14:textId="77777777" w:rsidR="004E4100" w:rsidRPr="00240940" w:rsidRDefault="004E4100" w:rsidP="00B131AF">
            <w:pPr>
              <w:spacing w:before="120" w:after="120"/>
              <w:rPr>
                <w:rFonts w:cs="Arial"/>
                <w:sz w:val="18"/>
              </w:rPr>
            </w:pPr>
            <w:r>
              <w:rPr>
                <w:rFonts w:cs="Arial"/>
                <w:sz w:val="18"/>
              </w:rPr>
              <w:t>1, *</w:t>
            </w:r>
          </w:p>
        </w:tc>
      </w:tr>
      <w:tr w:rsidR="004E4100" w:rsidRPr="00240940" w14:paraId="565D0546" w14:textId="77777777" w:rsidTr="00B131AF">
        <w:tc>
          <w:tcPr>
            <w:tcW w:w="1665" w:type="pct"/>
            <w:gridSpan w:val="4"/>
            <w:shd w:val="clear" w:color="auto" w:fill="auto"/>
          </w:tcPr>
          <w:p w14:paraId="070EE99C" w14:textId="77777777" w:rsidR="004E4100" w:rsidRPr="00240940" w:rsidRDefault="004E4100" w:rsidP="00B131AF">
            <w:pPr>
              <w:spacing w:before="120" w:after="120"/>
              <w:rPr>
                <w:rFonts w:cs="Arial"/>
                <w:sz w:val="18"/>
              </w:rPr>
            </w:pPr>
            <w:r>
              <w:rPr>
                <w:rFonts w:cs="Arial"/>
                <w:sz w:val="18"/>
              </w:rPr>
              <w:t xml:space="preserve">   Picture Caption</w:t>
            </w:r>
          </w:p>
        </w:tc>
        <w:tc>
          <w:tcPr>
            <w:tcW w:w="834" w:type="pct"/>
            <w:gridSpan w:val="2"/>
            <w:shd w:val="clear" w:color="auto" w:fill="auto"/>
          </w:tcPr>
          <w:p w14:paraId="6224AF1B" w14:textId="77777777" w:rsidR="004E4100" w:rsidRPr="00240940" w:rsidRDefault="004E4100" w:rsidP="00B131AF">
            <w:pPr>
              <w:spacing w:before="120" w:after="120"/>
              <w:rPr>
                <w:rFonts w:cs="Arial"/>
                <w:sz w:val="18"/>
              </w:rPr>
            </w:pPr>
          </w:p>
        </w:tc>
        <w:tc>
          <w:tcPr>
            <w:tcW w:w="1250" w:type="pct"/>
            <w:gridSpan w:val="4"/>
            <w:shd w:val="clear" w:color="auto" w:fill="auto"/>
          </w:tcPr>
          <w:p w14:paraId="345E89CF" w14:textId="77777777" w:rsidR="004E4100" w:rsidRPr="00240940" w:rsidRDefault="004E4100" w:rsidP="00B131AF">
            <w:pPr>
              <w:spacing w:before="120" w:after="120"/>
              <w:rPr>
                <w:rFonts w:cs="Arial"/>
                <w:sz w:val="18"/>
              </w:rPr>
            </w:pPr>
          </w:p>
        </w:tc>
        <w:tc>
          <w:tcPr>
            <w:tcW w:w="417" w:type="pct"/>
            <w:gridSpan w:val="2"/>
            <w:shd w:val="clear" w:color="auto" w:fill="auto"/>
          </w:tcPr>
          <w:p w14:paraId="29D98C5D" w14:textId="77777777" w:rsidR="004E4100" w:rsidRPr="00240940" w:rsidRDefault="004E4100" w:rsidP="00B131AF">
            <w:pPr>
              <w:spacing w:before="120" w:after="120"/>
              <w:rPr>
                <w:rFonts w:cs="Arial"/>
                <w:sz w:val="18"/>
              </w:rPr>
            </w:pPr>
            <w:r>
              <w:rPr>
                <w:rFonts w:cs="Arial"/>
                <w:sz w:val="18"/>
              </w:rPr>
              <w:t>(S) TE</w:t>
            </w:r>
          </w:p>
        </w:tc>
        <w:tc>
          <w:tcPr>
            <w:tcW w:w="834" w:type="pct"/>
            <w:gridSpan w:val="2"/>
            <w:shd w:val="clear" w:color="auto" w:fill="auto"/>
          </w:tcPr>
          <w:p w14:paraId="19EA8E2D" w14:textId="77777777" w:rsidR="004E4100" w:rsidRPr="00240940" w:rsidRDefault="004E4100" w:rsidP="00B131AF">
            <w:pPr>
              <w:spacing w:before="120" w:after="120"/>
              <w:rPr>
                <w:rFonts w:cs="Arial"/>
                <w:sz w:val="18"/>
              </w:rPr>
            </w:pPr>
            <w:r>
              <w:rPr>
                <w:rFonts w:cs="Arial"/>
                <w:sz w:val="18"/>
              </w:rPr>
              <w:t>0, 1</w:t>
            </w:r>
          </w:p>
        </w:tc>
      </w:tr>
      <w:tr w:rsidR="004E4100" w:rsidRPr="00240940" w14:paraId="0D21B69A" w14:textId="77777777" w:rsidTr="00B131AF">
        <w:tc>
          <w:tcPr>
            <w:tcW w:w="1665" w:type="pct"/>
            <w:gridSpan w:val="4"/>
            <w:shd w:val="clear" w:color="auto" w:fill="auto"/>
          </w:tcPr>
          <w:p w14:paraId="49A03FB9" w14:textId="77777777" w:rsidR="004E4100" w:rsidRPr="00240940" w:rsidRDefault="004E4100" w:rsidP="00B131AF">
            <w:pPr>
              <w:spacing w:before="120" w:after="120"/>
              <w:rPr>
                <w:rFonts w:cs="Arial"/>
                <w:sz w:val="18"/>
              </w:rPr>
            </w:pPr>
            <w:r>
              <w:rPr>
                <w:rFonts w:cs="Arial"/>
                <w:sz w:val="18"/>
              </w:rPr>
              <w:t xml:space="preserve">   Source Date</w:t>
            </w:r>
          </w:p>
        </w:tc>
        <w:tc>
          <w:tcPr>
            <w:tcW w:w="834" w:type="pct"/>
            <w:gridSpan w:val="2"/>
            <w:shd w:val="clear" w:color="auto" w:fill="auto"/>
          </w:tcPr>
          <w:p w14:paraId="23B96843" w14:textId="77777777" w:rsidR="004E4100" w:rsidRPr="00240940" w:rsidRDefault="004E4100" w:rsidP="00B131AF">
            <w:pPr>
              <w:spacing w:before="120" w:after="120"/>
              <w:rPr>
                <w:rFonts w:cs="Arial"/>
                <w:sz w:val="18"/>
              </w:rPr>
            </w:pPr>
            <w:r>
              <w:rPr>
                <w:rFonts w:cs="Arial"/>
                <w:sz w:val="18"/>
              </w:rPr>
              <w:t>(SORDAT)</w:t>
            </w:r>
          </w:p>
        </w:tc>
        <w:tc>
          <w:tcPr>
            <w:tcW w:w="1250" w:type="pct"/>
            <w:gridSpan w:val="4"/>
            <w:shd w:val="clear" w:color="auto" w:fill="auto"/>
          </w:tcPr>
          <w:p w14:paraId="1AE193D4" w14:textId="77777777" w:rsidR="004E4100" w:rsidRPr="00240940" w:rsidRDefault="004E4100" w:rsidP="00B131AF">
            <w:pPr>
              <w:spacing w:before="120" w:after="120"/>
              <w:rPr>
                <w:rFonts w:cs="Arial"/>
                <w:sz w:val="18"/>
              </w:rPr>
            </w:pPr>
          </w:p>
        </w:tc>
        <w:tc>
          <w:tcPr>
            <w:tcW w:w="417" w:type="pct"/>
            <w:gridSpan w:val="2"/>
            <w:shd w:val="clear" w:color="auto" w:fill="auto"/>
          </w:tcPr>
          <w:p w14:paraId="5AF0FC6A" w14:textId="77777777" w:rsidR="004E4100" w:rsidRPr="00240940" w:rsidRDefault="004E4100" w:rsidP="00B131AF">
            <w:pPr>
              <w:spacing w:before="120" w:after="120"/>
              <w:rPr>
                <w:rFonts w:cs="Arial"/>
                <w:sz w:val="18"/>
              </w:rPr>
            </w:pPr>
            <w:r>
              <w:rPr>
                <w:rFonts w:cs="Arial"/>
                <w:sz w:val="18"/>
              </w:rPr>
              <w:t>(S) DA</w:t>
            </w:r>
          </w:p>
        </w:tc>
        <w:tc>
          <w:tcPr>
            <w:tcW w:w="834" w:type="pct"/>
            <w:gridSpan w:val="2"/>
            <w:shd w:val="clear" w:color="auto" w:fill="auto"/>
          </w:tcPr>
          <w:p w14:paraId="6A104486" w14:textId="77777777" w:rsidR="004E4100" w:rsidRPr="00240940" w:rsidRDefault="004E4100" w:rsidP="00B131AF">
            <w:pPr>
              <w:spacing w:before="120" w:after="120"/>
              <w:rPr>
                <w:rFonts w:cs="Arial"/>
                <w:sz w:val="18"/>
              </w:rPr>
            </w:pPr>
            <w:r>
              <w:rPr>
                <w:rFonts w:cs="Arial"/>
                <w:sz w:val="18"/>
              </w:rPr>
              <w:t>0, 1</w:t>
            </w:r>
          </w:p>
        </w:tc>
      </w:tr>
      <w:tr w:rsidR="004E4100" w:rsidRPr="00240940" w14:paraId="0CFA37A3" w14:textId="77777777" w:rsidTr="00B131AF">
        <w:tc>
          <w:tcPr>
            <w:tcW w:w="1665" w:type="pct"/>
            <w:gridSpan w:val="4"/>
            <w:shd w:val="clear" w:color="auto" w:fill="auto"/>
          </w:tcPr>
          <w:p w14:paraId="6166F754" w14:textId="77777777" w:rsidR="004E4100" w:rsidRPr="00240940" w:rsidRDefault="004E4100" w:rsidP="00B131AF">
            <w:pPr>
              <w:spacing w:before="120" w:after="120"/>
              <w:rPr>
                <w:rFonts w:cs="Arial"/>
                <w:sz w:val="18"/>
              </w:rPr>
            </w:pPr>
            <w:r>
              <w:rPr>
                <w:rFonts w:cs="Arial"/>
                <w:sz w:val="18"/>
              </w:rPr>
              <w:t xml:space="preserve">   Picture Information</w:t>
            </w:r>
          </w:p>
        </w:tc>
        <w:tc>
          <w:tcPr>
            <w:tcW w:w="834" w:type="pct"/>
            <w:gridSpan w:val="2"/>
            <w:shd w:val="clear" w:color="auto" w:fill="auto"/>
          </w:tcPr>
          <w:p w14:paraId="462B32FF" w14:textId="77777777" w:rsidR="004E4100" w:rsidRPr="00240940" w:rsidRDefault="004E4100" w:rsidP="00B131AF">
            <w:pPr>
              <w:spacing w:before="120" w:after="120"/>
              <w:rPr>
                <w:rFonts w:cs="Arial"/>
                <w:sz w:val="18"/>
              </w:rPr>
            </w:pPr>
          </w:p>
        </w:tc>
        <w:tc>
          <w:tcPr>
            <w:tcW w:w="1250" w:type="pct"/>
            <w:gridSpan w:val="4"/>
            <w:shd w:val="clear" w:color="auto" w:fill="auto"/>
          </w:tcPr>
          <w:p w14:paraId="0250468B" w14:textId="77777777" w:rsidR="004E4100" w:rsidRPr="00240940" w:rsidRDefault="004E4100" w:rsidP="00B131AF">
            <w:pPr>
              <w:spacing w:before="120" w:after="120"/>
              <w:rPr>
                <w:rFonts w:cs="Arial"/>
                <w:sz w:val="18"/>
              </w:rPr>
            </w:pPr>
          </w:p>
        </w:tc>
        <w:tc>
          <w:tcPr>
            <w:tcW w:w="417" w:type="pct"/>
            <w:gridSpan w:val="2"/>
            <w:shd w:val="clear" w:color="auto" w:fill="auto"/>
          </w:tcPr>
          <w:p w14:paraId="5CAEF72B" w14:textId="77777777" w:rsidR="004E4100" w:rsidRPr="00240940" w:rsidRDefault="004E4100" w:rsidP="00B131AF">
            <w:pPr>
              <w:spacing w:before="120" w:after="120"/>
              <w:rPr>
                <w:rFonts w:cs="Arial"/>
                <w:sz w:val="18"/>
              </w:rPr>
            </w:pPr>
            <w:r>
              <w:rPr>
                <w:rFonts w:cs="Arial"/>
                <w:sz w:val="18"/>
              </w:rPr>
              <w:t>(S) TE</w:t>
            </w:r>
          </w:p>
        </w:tc>
        <w:tc>
          <w:tcPr>
            <w:tcW w:w="834" w:type="pct"/>
            <w:gridSpan w:val="2"/>
            <w:shd w:val="clear" w:color="auto" w:fill="auto"/>
          </w:tcPr>
          <w:p w14:paraId="3F4D2110" w14:textId="77777777" w:rsidR="004E4100" w:rsidRPr="00240940" w:rsidRDefault="004E4100" w:rsidP="00B131AF">
            <w:pPr>
              <w:spacing w:before="120" w:after="120"/>
              <w:rPr>
                <w:rFonts w:cs="Arial"/>
                <w:sz w:val="18"/>
              </w:rPr>
            </w:pPr>
            <w:r>
              <w:rPr>
                <w:rFonts w:cs="Arial"/>
                <w:sz w:val="18"/>
              </w:rPr>
              <w:t>0, 1</w:t>
            </w:r>
          </w:p>
        </w:tc>
      </w:tr>
      <w:tr w:rsidR="004E4100" w:rsidRPr="00240940" w14:paraId="16BE6481" w14:textId="77777777" w:rsidTr="00B131AF">
        <w:tc>
          <w:tcPr>
            <w:tcW w:w="1665" w:type="pct"/>
            <w:gridSpan w:val="4"/>
            <w:shd w:val="clear" w:color="auto" w:fill="auto"/>
          </w:tcPr>
          <w:p w14:paraId="76350D00" w14:textId="77777777" w:rsidR="004E4100" w:rsidRPr="00240940" w:rsidRDefault="004E4100" w:rsidP="00B131AF">
            <w:pPr>
              <w:spacing w:before="120" w:after="120"/>
              <w:rPr>
                <w:rFonts w:cs="Arial"/>
                <w:sz w:val="18"/>
              </w:rPr>
            </w:pPr>
            <w:r>
              <w:rPr>
                <w:rFonts w:cs="Arial"/>
                <w:sz w:val="18"/>
              </w:rPr>
              <w:t xml:space="preserve">   Bearing Information</w:t>
            </w:r>
          </w:p>
        </w:tc>
        <w:tc>
          <w:tcPr>
            <w:tcW w:w="834" w:type="pct"/>
            <w:gridSpan w:val="2"/>
            <w:shd w:val="clear" w:color="auto" w:fill="auto"/>
          </w:tcPr>
          <w:p w14:paraId="6C40C051" w14:textId="77777777" w:rsidR="004E4100" w:rsidRPr="00240940" w:rsidRDefault="004E4100" w:rsidP="00B131AF">
            <w:pPr>
              <w:spacing w:before="120" w:after="120"/>
              <w:rPr>
                <w:rFonts w:cs="Arial"/>
                <w:sz w:val="18"/>
              </w:rPr>
            </w:pPr>
          </w:p>
        </w:tc>
        <w:tc>
          <w:tcPr>
            <w:tcW w:w="1250" w:type="pct"/>
            <w:gridSpan w:val="4"/>
            <w:shd w:val="clear" w:color="auto" w:fill="auto"/>
          </w:tcPr>
          <w:p w14:paraId="0B1EE56E" w14:textId="77777777" w:rsidR="004E4100" w:rsidRPr="00240940" w:rsidRDefault="004E4100" w:rsidP="00B131AF">
            <w:pPr>
              <w:spacing w:before="120" w:after="120"/>
              <w:rPr>
                <w:rFonts w:cs="Arial"/>
                <w:sz w:val="18"/>
              </w:rPr>
            </w:pPr>
          </w:p>
        </w:tc>
        <w:tc>
          <w:tcPr>
            <w:tcW w:w="417" w:type="pct"/>
            <w:gridSpan w:val="2"/>
            <w:shd w:val="clear" w:color="auto" w:fill="auto"/>
          </w:tcPr>
          <w:p w14:paraId="3B546622" w14:textId="77777777" w:rsidR="004E4100" w:rsidRPr="00240940" w:rsidRDefault="004E4100" w:rsidP="00B131AF">
            <w:pPr>
              <w:spacing w:before="120" w:after="120"/>
              <w:rPr>
                <w:rFonts w:cs="Arial"/>
                <w:sz w:val="18"/>
              </w:rPr>
            </w:pPr>
            <w:r>
              <w:rPr>
                <w:rFonts w:cs="Arial"/>
                <w:sz w:val="18"/>
              </w:rPr>
              <w:t>(S) C</w:t>
            </w:r>
          </w:p>
        </w:tc>
        <w:tc>
          <w:tcPr>
            <w:tcW w:w="834" w:type="pct"/>
            <w:gridSpan w:val="2"/>
            <w:shd w:val="clear" w:color="auto" w:fill="auto"/>
          </w:tcPr>
          <w:p w14:paraId="2FDEF088" w14:textId="77777777" w:rsidR="004E4100" w:rsidRPr="00240940" w:rsidRDefault="004E4100" w:rsidP="00B131AF">
            <w:pPr>
              <w:spacing w:before="120" w:after="120"/>
              <w:rPr>
                <w:rFonts w:cs="Arial"/>
                <w:sz w:val="18"/>
              </w:rPr>
            </w:pPr>
            <w:r>
              <w:rPr>
                <w:rFonts w:cs="Arial"/>
                <w:sz w:val="18"/>
              </w:rPr>
              <w:t>0, 1</w:t>
            </w:r>
          </w:p>
        </w:tc>
      </w:tr>
      <w:tr w:rsidR="004E4100" w:rsidRPr="00240940" w14:paraId="331ED4E3" w14:textId="77777777" w:rsidTr="00B131AF">
        <w:tc>
          <w:tcPr>
            <w:tcW w:w="1665" w:type="pct"/>
            <w:gridSpan w:val="4"/>
            <w:shd w:val="clear" w:color="auto" w:fill="auto"/>
          </w:tcPr>
          <w:p w14:paraId="21226D33" w14:textId="77777777" w:rsidR="004E4100" w:rsidRPr="00240940" w:rsidRDefault="004E4100" w:rsidP="00B131AF">
            <w:pPr>
              <w:spacing w:before="120" w:after="120"/>
              <w:rPr>
                <w:rFonts w:cs="Arial"/>
                <w:sz w:val="18"/>
              </w:rPr>
            </w:pPr>
            <w:r>
              <w:rPr>
                <w:rFonts w:cs="Arial"/>
                <w:sz w:val="18"/>
              </w:rPr>
              <w:t xml:space="preserve">      Cardinal Direction</w:t>
            </w:r>
          </w:p>
        </w:tc>
        <w:tc>
          <w:tcPr>
            <w:tcW w:w="834" w:type="pct"/>
            <w:gridSpan w:val="2"/>
            <w:shd w:val="clear" w:color="auto" w:fill="auto"/>
          </w:tcPr>
          <w:p w14:paraId="40C40A2E" w14:textId="77777777" w:rsidR="004E4100" w:rsidRPr="00240940" w:rsidRDefault="004E4100" w:rsidP="00B131AF">
            <w:pPr>
              <w:spacing w:before="120" w:after="120"/>
              <w:rPr>
                <w:rFonts w:cs="Arial"/>
                <w:sz w:val="18"/>
              </w:rPr>
            </w:pPr>
          </w:p>
        </w:tc>
        <w:tc>
          <w:tcPr>
            <w:tcW w:w="1250" w:type="pct"/>
            <w:gridSpan w:val="4"/>
            <w:shd w:val="clear" w:color="auto" w:fill="auto"/>
          </w:tcPr>
          <w:p w14:paraId="3BC75995" w14:textId="77777777" w:rsidR="004E4100" w:rsidRDefault="004E4100" w:rsidP="00B131AF">
            <w:pPr>
              <w:spacing w:before="120" w:after="120"/>
              <w:rPr>
                <w:rFonts w:cs="Arial"/>
                <w:sz w:val="18"/>
              </w:rPr>
            </w:pPr>
            <w:r>
              <w:rPr>
                <w:rFonts w:cs="Arial"/>
                <w:sz w:val="18"/>
              </w:rPr>
              <w:t>1 : North</w:t>
            </w:r>
          </w:p>
          <w:p w14:paraId="69C47EEB" w14:textId="77777777" w:rsidR="004E4100" w:rsidRDefault="004E4100" w:rsidP="00B131AF">
            <w:pPr>
              <w:spacing w:before="120" w:after="120"/>
              <w:rPr>
                <w:rFonts w:cs="Arial"/>
                <w:sz w:val="18"/>
              </w:rPr>
            </w:pPr>
            <w:r>
              <w:rPr>
                <w:rFonts w:cs="Arial"/>
                <w:sz w:val="18"/>
              </w:rPr>
              <w:t>2 : North Northeast</w:t>
            </w:r>
          </w:p>
          <w:p w14:paraId="3245FCC0" w14:textId="77777777" w:rsidR="004E4100" w:rsidRDefault="004E4100" w:rsidP="00B131AF">
            <w:pPr>
              <w:spacing w:before="120" w:after="120"/>
              <w:rPr>
                <w:rFonts w:cs="Arial"/>
                <w:sz w:val="18"/>
              </w:rPr>
            </w:pPr>
            <w:r>
              <w:rPr>
                <w:rFonts w:cs="Arial"/>
                <w:sz w:val="18"/>
              </w:rPr>
              <w:t>3 : Northeast</w:t>
            </w:r>
          </w:p>
          <w:p w14:paraId="41FE237F" w14:textId="77777777" w:rsidR="004E4100" w:rsidRDefault="004E4100" w:rsidP="00B131AF">
            <w:pPr>
              <w:spacing w:before="120" w:after="120"/>
              <w:rPr>
                <w:rFonts w:cs="Arial"/>
                <w:sz w:val="18"/>
              </w:rPr>
            </w:pPr>
            <w:r>
              <w:rPr>
                <w:rFonts w:cs="Arial"/>
                <w:sz w:val="18"/>
              </w:rPr>
              <w:t>4 : East Northeast</w:t>
            </w:r>
          </w:p>
          <w:p w14:paraId="4DA49F7E" w14:textId="77777777" w:rsidR="004E4100" w:rsidRDefault="004E4100" w:rsidP="00B131AF">
            <w:pPr>
              <w:spacing w:before="120" w:after="120"/>
              <w:rPr>
                <w:rFonts w:cs="Arial"/>
                <w:sz w:val="18"/>
              </w:rPr>
            </w:pPr>
            <w:r>
              <w:rPr>
                <w:rFonts w:cs="Arial"/>
                <w:sz w:val="18"/>
              </w:rPr>
              <w:t>5 : East</w:t>
            </w:r>
          </w:p>
          <w:p w14:paraId="3F87953E" w14:textId="77777777" w:rsidR="004E4100" w:rsidRDefault="004E4100" w:rsidP="00B131AF">
            <w:pPr>
              <w:spacing w:before="120" w:after="120"/>
              <w:rPr>
                <w:rFonts w:cs="Arial"/>
                <w:sz w:val="18"/>
              </w:rPr>
            </w:pPr>
            <w:r>
              <w:rPr>
                <w:rFonts w:cs="Arial"/>
                <w:sz w:val="18"/>
              </w:rPr>
              <w:t>6 : East Southeast</w:t>
            </w:r>
          </w:p>
          <w:p w14:paraId="4F7537A6" w14:textId="77777777" w:rsidR="004E4100" w:rsidRDefault="004E4100" w:rsidP="00B131AF">
            <w:pPr>
              <w:spacing w:before="120" w:after="120"/>
              <w:rPr>
                <w:rFonts w:cs="Arial"/>
                <w:sz w:val="18"/>
              </w:rPr>
            </w:pPr>
            <w:r>
              <w:rPr>
                <w:rFonts w:cs="Arial"/>
                <w:sz w:val="18"/>
              </w:rPr>
              <w:lastRenderedPageBreak/>
              <w:t>7 : Southeast</w:t>
            </w:r>
          </w:p>
          <w:p w14:paraId="5EE4CA1F" w14:textId="77777777" w:rsidR="004E4100" w:rsidRDefault="004E4100" w:rsidP="00B131AF">
            <w:pPr>
              <w:spacing w:before="120" w:after="120"/>
              <w:rPr>
                <w:rFonts w:cs="Arial"/>
                <w:sz w:val="18"/>
              </w:rPr>
            </w:pPr>
            <w:r>
              <w:rPr>
                <w:rFonts w:cs="Arial"/>
                <w:sz w:val="18"/>
              </w:rPr>
              <w:t>8 : South Southeast</w:t>
            </w:r>
          </w:p>
          <w:p w14:paraId="0A2AF9E8" w14:textId="77777777" w:rsidR="004E4100" w:rsidRDefault="004E4100" w:rsidP="00B131AF">
            <w:pPr>
              <w:spacing w:before="120" w:after="120"/>
              <w:rPr>
                <w:rFonts w:cs="Arial"/>
                <w:sz w:val="18"/>
              </w:rPr>
            </w:pPr>
            <w:r>
              <w:rPr>
                <w:rFonts w:cs="Arial"/>
                <w:sz w:val="18"/>
              </w:rPr>
              <w:t>9 : South</w:t>
            </w:r>
          </w:p>
          <w:p w14:paraId="2DC1E950" w14:textId="77777777" w:rsidR="004E4100" w:rsidRDefault="004E4100" w:rsidP="00B131AF">
            <w:pPr>
              <w:spacing w:before="120" w:after="120"/>
              <w:rPr>
                <w:rFonts w:cs="Arial"/>
                <w:sz w:val="18"/>
              </w:rPr>
            </w:pPr>
            <w:r>
              <w:rPr>
                <w:rFonts w:cs="Arial"/>
                <w:sz w:val="18"/>
              </w:rPr>
              <w:t>10 : South Southwest</w:t>
            </w:r>
          </w:p>
          <w:p w14:paraId="0320661A" w14:textId="77777777" w:rsidR="004E4100" w:rsidRDefault="004E4100" w:rsidP="00B131AF">
            <w:pPr>
              <w:spacing w:before="120" w:after="120"/>
              <w:rPr>
                <w:rFonts w:cs="Arial"/>
                <w:sz w:val="18"/>
              </w:rPr>
            </w:pPr>
            <w:r>
              <w:rPr>
                <w:rFonts w:cs="Arial"/>
                <w:sz w:val="18"/>
              </w:rPr>
              <w:t>11 : Southwest</w:t>
            </w:r>
          </w:p>
          <w:p w14:paraId="0CF9A43A" w14:textId="77777777" w:rsidR="004E4100" w:rsidRDefault="004E4100" w:rsidP="00B131AF">
            <w:pPr>
              <w:spacing w:before="120" w:after="120"/>
              <w:rPr>
                <w:rFonts w:cs="Arial"/>
                <w:sz w:val="18"/>
              </w:rPr>
            </w:pPr>
            <w:r>
              <w:rPr>
                <w:rFonts w:cs="Arial"/>
                <w:sz w:val="18"/>
              </w:rPr>
              <w:t>12 : West Southwest</w:t>
            </w:r>
          </w:p>
          <w:p w14:paraId="601E0210" w14:textId="77777777" w:rsidR="004E4100" w:rsidRDefault="004E4100" w:rsidP="00B131AF">
            <w:pPr>
              <w:spacing w:before="120" w:after="120"/>
              <w:rPr>
                <w:rFonts w:cs="Arial"/>
                <w:sz w:val="18"/>
              </w:rPr>
            </w:pPr>
            <w:r>
              <w:rPr>
                <w:rFonts w:cs="Arial"/>
                <w:sz w:val="18"/>
              </w:rPr>
              <w:t>13 : West</w:t>
            </w:r>
          </w:p>
          <w:p w14:paraId="7A420B19" w14:textId="77777777" w:rsidR="004E4100" w:rsidRDefault="004E4100" w:rsidP="00B131AF">
            <w:pPr>
              <w:spacing w:before="120" w:after="120"/>
              <w:rPr>
                <w:rFonts w:cs="Arial"/>
                <w:sz w:val="18"/>
              </w:rPr>
            </w:pPr>
            <w:r>
              <w:rPr>
                <w:rFonts w:cs="Arial"/>
                <w:sz w:val="18"/>
              </w:rPr>
              <w:t>14 : West Northwest</w:t>
            </w:r>
          </w:p>
          <w:p w14:paraId="52B0B332" w14:textId="77777777" w:rsidR="004E4100" w:rsidRDefault="004E4100" w:rsidP="00B131AF">
            <w:pPr>
              <w:spacing w:before="120" w:after="120"/>
              <w:rPr>
                <w:rFonts w:cs="Arial"/>
                <w:sz w:val="18"/>
              </w:rPr>
            </w:pPr>
            <w:r>
              <w:rPr>
                <w:rFonts w:cs="Arial"/>
                <w:sz w:val="18"/>
              </w:rPr>
              <w:t>15 : Northwest</w:t>
            </w:r>
          </w:p>
          <w:p w14:paraId="5FD75B68" w14:textId="77777777" w:rsidR="004E4100" w:rsidRPr="00240940" w:rsidRDefault="004E4100" w:rsidP="00B131AF">
            <w:pPr>
              <w:spacing w:before="120" w:after="120"/>
              <w:rPr>
                <w:rFonts w:cs="Arial"/>
                <w:sz w:val="18"/>
              </w:rPr>
            </w:pPr>
            <w:r>
              <w:rPr>
                <w:rFonts w:cs="Arial"/>
                <w:sz w:val="18"/>
              </w:rPr>
              <w:t>16 : North Northwest</w:t>
            </w:r>
          </w:p>
        </w:tc>
        <w:tc>
          <w:tcPr>
            <w:tcW w:w="417" w:type="pct"/>
            <w:gridSpan w:val="2"/>
            <w:shd w:val="clear" w:color="auto" w:fill="auto"/>
          </w:tcPr>
          <w:p w14:paraId="63DA813E" w14:textId="77777777" w:rsidR="004E4100" w:rsidRPr="00240940" w:rsidRDefault="004E4100" w:rsidP="00B131AF">
            <w:pPr>
              <w:spacing w:before="120" w:after="120"/>
              <w:rPr>
                <w:rFonts w:cs="Arial"/>
                <w:sz w:val="18"/>
              </w:rPr>
            </w:pPr>
            <w:r>
              <w:rPr>
                <w:rFonts w:cs="Arial"/>
                <w:sz w:val="18"/>
              </w:rPr>
              <w:lastRenderedPageBreak/>
              <w:t>(S) EN</w:t>
            </w:r>
          </w:p>
        </w:tc>
        <w:tc>
          <w:tcPr>
            <w:tcW w:w="834" w:type="pct"/>
            <w:gridSpan w:val="2"/>
            <w:shd w:val="clear" w:color="auto" w:fill="auto"/>
          </w:tcPr>
          <w:p w14:paraId="509D06E8" w14:textId="77777777" w:rsidR="004E4100" w:rsidRPr="00240940" w:rsidRDefault="004E4100" w:rsidP="00B131AF">
            <w:pPr>
              <w:spacing w:before="120" w:after="120"/>
              <w:rPr>
                <w:rFonts w:cs="Arial"/>
                <w:sz w:val="18"/>
              </w:rPr>
            </w:pPr>
            <w:r>
              <w:rPr>
                <w:rFonts w:cs="Arial"/>
                <w:sz w:val="18"/>
              </w:rPr>
              <w:t>0, 1</w:t>
            </w:r>
          </w:p>
        </w:tc>
      </w:tr>
      <w:tr w:rsidR="004E4100" w:rsidRPr="00240940" w14:paraId="33B771A4" w14:textId="77777777" w:rsidTr="00B131AF">
        <w:tc>
          <w:tcPr>
            <w:tcW w:w="1665" w:type="pct"/>
            <w:gridSpan w:val="4"/>
            <w:shd w:val="clear" w:color="auto" w:fill="auto"/>
          </w:tcPr>
          <w:p w14:paraId="40D9E3CD" w14:textId="77777777" w:rsidR="004E4100" w:rsidRPr="00240940" w:rsidRDefault="004E4100" w:rsidP="00B131AF">
            <w:pPr>
              <w:spacing w:before="120" w:after="120"/>
              <w:rPr>
                <w:rFonts w:cs="Arial"/>
                <w:sz w:val="18"/>
              </w:rPr>
            </w:pPr>
            <w:r>
              <w:rPr>
                <w:rFonts w:cs="Arial"/>
                <w:sz w:val="18"/>
              </w:rPr>
              <w:t xml:space="preserve">      Distance</w:t>
            </w:r>
          </w:p>
        </w:tc>
        <w:tc>
          <w:tcPr>
            <w:tcW w:w="834" w:type="pct"/>
            <w:gridSpan w:val="2"/>
            <w:shd w:val="clear" w:color="auto" w:fill="auto"/>
          </w:tcPr>
          <w:p w14:paraId="0205196D" w14:textId="77777777" w:rsidR="004E4100" w:rsidRPr="00240940" w:rsidRDefault="004E4100" w:rsidP="00B131AF">
            <w:pPr>
              <w:spacing w:before="120" w:after="120"/>
              <w:rPr>
                <w:rFonts w:cs="Arial"/>
                <w:sz w:val="18"/>
              </w:rPr>
            </w:pPr>
          </w:p>
        </w:tc>
        <w:tc>
          <w:tcPr>
            <w:tcW w:w="1250" w:type="pct"/>
            <w:gridSpan w:val="4"/>
            <w:shd w:val="clear" w:color="auto" w:fill="auto"/>
          </w:tcPr>
          <w:p w14:paraId="18AD17EF" w14:textId="77777777" w:rsidR="004E4100" w:rsidRPr="00240940" w:rsidRDefault="004E4100" w:rsidP="00B131AF">
            <w:pPr>
              <w:spacing w:before="120" w:after="120"/>
              <w:rPr>
                <w:rFonts w:cs="Arial"/>
                <w:sz w:val="18"/>
              </w:rPr>
            </w:pPr>
          </w:p>
        </w:tc>
        <w:tc>
          <w:tcPr>
            <w:tcW w:w="417" w:type="pct"/>
            <w:gridSpan w:val="2"/>
            <w:shd w:val="clear" w:color="auto" w:fill="auto"/>
          </w:tcPr>
          <w:p w14:paraId="437BDB2E" w14:textId="77777777" w:rsidR="004E4100" w:rsidRPr="00240940" w:rsidRDefault="004E4100" w:rsidP="00B131AF">
            <w:pPr>
              <w:spacing w:before="120" w:after="120"/>
              <w:rPr>
                <w:rFonts w:cs="Arial"/>
                <w:sz w:val="18"/>
              </w:rPr>
            </w:pPr>
            <w:r>
              <w:rPr>
                <w:rFonts w:cs="Arial"/>
                <w:sz w:val="18"/>
              </w:rPr>
              <w:t>(S) RE</w:t>
            </w:r>
          </w:p>
        </w:tc>
        <w:tc>
          <w:tcPr>
            <w:tcW w:w="834" w:type="pct"/>
            <w:gridSpan w:val="2"/>
            <w:shd w:val="clear" w:color="auto" w:fill="auto"/>
          </w:tcPr>
          <w:p w14:paraId="01945CC4" w14:textId="77777777" w:rsidR="004E4100" w:rsidRPr="00240940" w:rsidRDefault="004E4100" w:rsidP="00B131AF">
            <w:pPr>
              <w:spacing w:before="120" w:after="120"/>
              <w:rPr>
                <w:rFonts w:cs="Arial"/>
                <w:sz w:val="18"/>
              </w:rPr>
            </w:pPr>
            <w:r>
              <w:rPr>
                <w:rFonts w:cs="Arial"/>
                <w:sz w:val="18"/>
              </w:rPr>
              <w:t>0, 1</w:t>
            </w:r>
          </w:p>
        </w:tc>
      </w:tr>
      <w:tr w:rsidR="004E4100" w:rsidRPr="00240940" w14:paraId="1018B11A" w14:textId="77777777" w:rsidTr="00B131AF">
        <w:tc>
          <w:tcPr>
            <w:tcW w:w="1665" w:type="pct"/>
            <w:gridSpan w:val="4"/>
            <w:shd w:val="clear" w:color="auto" w:fill="auto"/>
          </w:tcPr>
          <w:p w14:paraId="1F8F8164" w14:textId="77777777" w:rsidR="004E4100" w:rsidRPr="00240940" w:rsidRDefault="004E4100" w:rsidP="00B131AF">
            <w:pPr>
              <w:spacing w:before="120" w:after="120"/>
              <w:rPr>
                <w:rFonts w:cs="Arial"/>
                <w:sz w:val="18"/>
              </w:rPr>
            </w:pPr>
            <w:r>
              <w:rPr>
                <w:rFonts w:cs="Arial"/>
                <w:sz w:val="18"/>
              </w:rPr>
              <w:t xml:space="preserve">      Sector Bearing</w:t>
            </w:r>
          </w:p>
        </w:tc>
        <w:tc>
          <w:tcPr>
            <w:tcW w:w="834" w:type="pct"/>
            <w:gridSpan w:val="2"/>
            <w:shd w:val="clear" w:color="auto" w:fill="auto"/>
          </w:tcPr>
          <w:p w14:paraId="5F638C04" w14:textId="77777777" w:rsidR="004E4100" w:rsidRDefault="004E4100" w:rsidP="00B131AF">
            <w:pPr>
              <w:spacing w:before="120" w:after="120"/>
              <w:rPr>
                <w:rFonts w:cs="Arial"/>
                <w:sz w:val="18"/>
              </w:rPr>
            </w:pPr>
            <w:r>
              <w:rPr>
                <w:rFonts w:cs="Arial"/>
                <w:sz w:val="18"/>
              </w:rPr>
              <w:t>(SECTR1)</w:t>
            </w:r>
          </w:p>
          <w:p w14:paraId="08FF5DDF" w14:textId="77777777" w:rsidR="004E4100" w:rsidRPr="00240940" w:rsidRDefault="004E4100" w:rsidP="00B131AF">
            <w:pPr>
              <w:spacing w:before="120" w:after="120"/>
              <w:rPr>
                <w:rFonts w:cs="Arial"/>
                <w:sz w:val="18"/>
              </w:rPr>
            </w:pPr>
            <w:r>
              <w:rPr>
                <w:rFonts w:cs="Arial"/>
                <w:sz w:val="18"/>
              </w:rPr>
              <w:t>(SECTR2)</w:t>
            </w:r>
          </w:p>
        </w:tc>
        <w:tc>
          <w:tcPr>
            <w:tcW w:w="1250" w:type="pct"/>
            <w:gridSpan w:val="4"/>
            <w:shd w:val="clear" w:color="auto" w:fill="auto"/>
          </w:tcPr>
          <w:p w14:paraId="47C0D8BA" w14:textId="77777777" w:rsidR="004E4100" w:rsidRPr="00240940" w:rsidRDefault="004E4100" w:rsidP="00B131AF">
            <w:pPr>
              <w:spacing w:before="120" w:after="120"/>
              <w:rPr>
                <w:rFonts w:cs="Arial"/>
                <w:sz w:val="18"/>
              </w:rPr>
            </w:pPr>
          </w:p>
        </w:tc>
        <w:tc>
          <w:tcPr>
            <w:tcW w:w="417" w:type="pct"/>
            <w:gridSpan w:val="2"/>
            <w:shd w:val="clear" w:color="auto" w:fill="auto"/>
          </w:tcPr>
          <w:p w14:paraId="4C47318F" w14:textId="77777777" w:rsidR="004E4100" w:rsidRPr="00240940" w:rsidRDefault="004E4100" w:rsidP="00B131AF">
            <w:pPr>
              <w:spacing w:before="120" w:after="120"/>
              <w:rPr>
                <w:rFonts w:cs="Arial"/>
                <w:sz w:val="18"/>
              </w:rPr>
            </w:pPr>
            <w:r>
              <w:rPr>
                <w:rFonts w:cs="Arial"/>
                <w:sz w:val="18"/>
              </w:rPr>
              <w:t>(S) RE</w:t>
            </w:r>
          </w:p>
        </w:tc>
        <w:tc>
          <w:tcPr>
            <w:tcW w:w="834" w:type="pct"/>
            <w:gridSpan w:val="2"/>
            <w:shd w:val="clear" w:color="auto" w:fill="auto"/>
          </w:tcPr>
          <w:p w14:paraId="62451A8E" w14:textId="77777777" w:rsidR="004E4100" w:rsidRPr="00240940" w:rsidRDefault="004E4100" w:rsidP="00B131AF">
            <w:pPr>
              <w:spacing w:before="120" w:after="120"/>
              <w:rPr>
                <w:rFonts w:cs="Arial"/>
                <w:sz w:val="18"/>
              </w:rPr>
            </w:pPr>
            <w:r>
              <w:rPr>
                <w:rFonts w:cs="Arial"/>
                <w:sz w:val="18"/>
              </w:rPr>
              <w:t>0, 2 (ordered)</w:t>
            </w:r>
          </w:p>
        </w:tc>
      </w:tr>
      <w:tr w:rsidR="004E4100" w:rsidRPr="00240940" w14:paraId="0DBC3B0F" w14:textId="77777777" w:rsidTr="00B131AF">
        <w:tc>
          <w:tcPr>
            <w:tcW w:w="1665" w:type="pct"/>
            <w:gridSpan w:val="4"/>
            <w:shd w:val="clear" w:color="auto" w:fill="auto"/>
          </w:tcPr>
          <w:p w14:paraId="1E4EDB0F" w14:textId="77777777" w:rsidR="004E4100" w:rsidRPr="00240940" w:rsidRDefault="004E4100" w:rsidP="00B131AF">
            <w:pPr>
              <w:spacing w:before="120" w:after="120"/>
              <w:rPr>
                <w:rFonts w:cs="Arial"/>
                <w:sz w:val="18"/>
              </w:rPr>
            </w:pPr>
            <w:r>
              <w:rPr>
                <w:rFonts w:cs="Arial"/>
                <w:sz w:val="18"/>
              </w:rPr>
              <w:t xml:space="preserve">      Information</w:t>
            </w:r>
          </w:p>
        </w:tc>
        <w:tc>
          <w:tcPr>
            <w:tcW w:w="834" w:type="pct"/>
            <w:gridSpan w:val="2"/>
            <w:shd w:val="clear" w:color="auto" w:fill="auto"/>
          </w:tcPr>
          <w:p w14:paraId="52369328" w14:textId="77777777" w:rsidR="004E4100" w:rsidRPr="00240940" w:rsidRDefault="004E4100" w:rsidP="00B131AF">
            <w:pPr>
              <w:spacing w:before="120" w:after="120"/>
              <w:rPr>
                <w:rFonts w:cs="Arial"/>
                <w:sz w:val="18"/>
              </w:rPr>
            </w:pPr>
          </w:p>
        </w:tc>
        <w:tc>
          <w:tcPr>
            <w:tcW w:w="1250" w:type="pct"/>
            <w:gridSpan w:val="4"/>
            <w:shd w:val="clear" w:color="auto" w:fill="auto"/>
          </w:tcPr>
          <w:p w14:paraId="12B85507" w14:textId="77777777" w:rsidR="004E4100" w:rsidRPr="00240940" w:rsidRDefault="004E4100" w:rsidP="00B131AF">
            <w:pPr>
              <w:spacing w:before="120" w:after="120"/>
              <w:rPr>
                <w:rFonts w:cs="Arial"/>
                <w:sz w:val="18"/>
              </w:rPr>
            </w:pPr>
          </w:p>
        </w:tc>
        <w:tc>
          <w:tcPr>
            <w:tcW w:w="417" w:type="pct"/>
            <w:gridSpan w:val="2"/>
            <w:shd w:val="clear" w:color="auto" w:fill="auto"/>
          </w:tcPr>
          <w:p w14:paraId="44A2ABCF" w14:textId="77777777" w:rsidR="004E4100" w:rsidRPr="00240940" w:rsidRDefault="004E4100" w:rsidP="00B131AF">
            <w:pPr>
              <w:spacing w:before="120" w:after="120"/>
              <w:rPr>
                <w:rFonts w:cs="Arial"/>
                <w:sz w:val="18"/>
              </w:rPr>
            </w:pPr>
            <w:r>
              <w:rPr>
                <w:rFonts w:cs="Arial"/>
                <w:sz w:val="18"/>
              </w:rPr>
              <w:t>(S) C</w:t>
            </w:r>
          </w:p>
        </w:tc>
        <w:tc>
          <w:tcPr>
            <w:tcW w:w="834" w:type="pct"/>
            <w:gridSpan w:val="2"/>
            <w:shd w:val="clear" w:color="auto" w:fill="auto"/>
          </w:tcPr>
          <w:p w14:paraId="2FA5FBDE" w14:textId="77777777" w:rsidR="004E4100" w:rsidRPr="00240940" w:rsidRDefault="004E4100" w:rsidP="00B131AF">
            <w:pPr>
              <w:spacing w:before="120" w:after="120"/>
              <w:rPr>
                <w:rFonts w:cs="Arial"/>
                <w:sz w:val="18"/>
              </w:rPr>
            </w:pPr>
            <w:r>
              <w:rPr>
                <w:rFonts w:cs="Arial"/>
                <w:sz w:val="18"/>
              </w:rPr>
              <w:t>0, *</w:t>
            </w:r>
          </w:p>
        </w:tc>
      </w:tr>
      <w:tr w:rsidR="004E4100" w:rsidRPr="00240940" w14:paraId="76B9573C" w14:textId="77777777" w:rsidTr="00B131AF">
        <w:tc>
          <w:tcPr>
            <w:tcW w:w="1665" w:type="pct"/>
            <w:gridSpan w:val="4"/>
            <w:shd w:val="clear" w:color="auto" w:fill="auto"/>
          </w:tcPr>
          <w:p w14:paraId="093265E6" w14:textId="77777777" w:rsidR="004E4100" w:rsidRPr="00240940" w:rsidRDefault="004E4100" w:rsidP="00B131AF">
            <w:pPr>
              <w:spacing w:before="120" w:after="120"/>
              <w:rPr>
                <w:rFonts w:cs="Arial"/>
                <w:sz w:val="18"/>
              </w:rPr>
            </w:pPr>
            <w:r>
              <w:rPr>
                <w:rFonts w:cs="Arial"/>
                <w:sz w:val="18"/>
              </w:rPr>
              <w:t xml:space="preserve">         File Locator</w:t>
            </w:r>
          </w:p>
        </w:tc>
        <w:tc>
          <w:tcPr>
            <w:tcW w:w="834" w:type="pct"/>
            <w:gridSpan w:val="2"/>
            <w:shd w:val="clear" w:color="auto" w:fill="auto"/>
          </w:tcPr>
          <w:p w14:paraId="6D7BEBEA" w14:textId="77777777" w:rsidR="004E4100" w:rsidRPr="00240940" w:rsidRDefault="004E4100" w:rsidP="00B131AF">
            <w:pPr>
              <w:spacing w:before="120" w:after="120"/>
              <w:rPr>
                <w:rFonts w:cs="Arial"/>
                <w:sz w:val="18"/>
              </w:rPr>
            </w:pPr>
          </w:p>
        </w:tc>
        <w:tc>
          <w:tcPr>
            <w:tcW w:w="1250" w:type="pct"/>
            <w:gridSpan w:val="4"/>
            <w:shd w:val="clear" w:color="auto" w:fill="auto"/>
          </w:tcPr>
          <w:p w14:paraId="46165529" w14:textId="77777777" w:rsidR="004E4100" w:rsidRPr="00240940" w:rsidRDefault="004E4100" w:rsidP="00B131AF">
            <w:pPr>
              <w:spacing w:before="120" w:after="120"/>
              <w:rPr>
                <w:rFonts w:cs="Arial"/>
                <w:sz w:val="18"/>
              </w:rPr>
            </w:pPr>
          </w:p>
        </w:tc>
        <w:tc>
          <w:tcPr>
            <w:tcW w:w="417" w:type="pct"/>
            <w:gridSpan w:val="2"/>
            <w:shd w:val="clear" w:color="auto" w:fill="auto"/>
          </w:tcPr>
          <w:p w14:paraId="61CDE820" w14:textId="77777777" w:rsidR="004E4100" w:rsidRPr="00240940" w:rsidRDefault="004E4100" w:rsidP="00B131AF">
            <w:pPr>
              <w:spacing w:before="120" w:after="120"/>
              <w:rPr>
                <w:rFonts w:cs="Arial"/>
                <w:sz w:val="18"/>
              </w:rPr>
            </w:pPr>
            <w:r>
              <w:rPr>
                <w:rFonts w:cs="Arial"/>
                <w:sz w:val="18"/>
              </w:rPr>
              <w:t>(S) TE</w:t>
            </w:r>
          </w:p>
        </w:tc>
        <w:tc>
          <w:tcPr>
            <w:tcW w:w="834" w:type="pct"/>
            <w:gridSpan w:val="2"/>
            <w:shd w:val="clear" w:color="auto" w:fill="auto"/>
          </w:tcPr>
          <w:p w14:paraId="334EF27C" w14:textId="77777777" w:rsidR="004E4100" w:rsidRPr="00240940" w:rsidRDefault="004E4100" w:rsidP="00B131AF">
            <w:pPr>
              <w:spacing w:before="120" w:after="120"/>
              <w:rPr>
                <w:rFonts w:cs="Arial"/>
                <w:sz w:val="18"/>
              </w:rPr>
            </w:pPr>
            <w:r>
              <w:rPr>
                <w:rFonts w:cs="Arial"/>
                <w:sz w:val="18"/>
              </w:rPr>
              <w:t>0, 1</w:t>
            </w:r>
          </w:p>
        </w:tc>
      </w:tr>
      <w:tr w:rsidR="004E4100" w:rsidRPr="00240940" w14:paraId="5A4BA304" w14:textId="77777777" w:rsidTr="00B131AF">
        <w:tc>
          <w:tcPr>
            <w:tcW w:w="1665" w:type="pct"/>
            <w:gridSpan w:val="4"/>
            <w:shd w:val="clear" w:color="auto" w:fill="auto"/>
          </w:tcPr>
          <w:p w14:paraId="3F5490FB" w14:textId="77777777" w:rsidR="004E4100" w:rsidRPr="00240940" w:rsidRDefault="004E4100" w:rsidP="00B131AF">
            <w:pPr>
              <w:spacing w:before="120" w:after="120"/>
              <w:rPr>
                <w:rFonts w:cs="Arial"/>
                <w:sz w:val="18"/>
              </w:rPr>
            </w:pPr>
            <w:r>
              <w:rPr>
                <w:rFonts w:cs="Arial"/>
                <w:sz w:val="18"/>
              </w:rPr>
              <w:t xml:space="preserve">         File Reference</w:t>
            </w:r>
          </w:p>
        </w:tc>
        <w:tc>
          <w:tcPr>
            <w:tcW w:w="834" w:type="pct"/>
            <w:gridSpan w:val="2"/>
            <w:shd w:val="clear" w:color="auto" w:fill="auto"/>
          </w:tcPr>
          <w:p w14:paraId="2A4AD483" w14:textId="77777777" w:rsidR="004E4100" w:rsidRPr="00240940" w:rsidRDefault="004E4100" w:rsidP="00B131AF">
            <w:pPr>
              <w:spacing w:before="120" w:after="120"/>
              <w:rPr>
                <w:rFonts w:cs="Arial"/>
                <w:sz w:val="18"/>
              </w:rPr>
            </w:pPr>
            <w:r>
              <w:rPr>
                <w:rFonts w:cs="Arial"/>
                <w:sz w:val="18"/>
              </w:rPr>
              <w:t>(TXTDSC)</w:t>
            </w:r>
          </w:p>
        </w:tc>
        <w:tc>
          <w:tcPr>
            <w:tcW w:w="1250" w:type="pct"/>
            <w:gridSpan w:val="4"/>
            <w:shd w:val="clear" w:color="auto" w:fill="auto"/>
          </w:tcPr>
          <w:p w14:paraId="13C76B93" w14:textId="77777777" w:rsidR="004E4100" w:rsidRPr="00240940" w:rsidRDefault="004E4100" w:rsidP="00B131AF">
            <w:pPr>
              <w:spacing w:before="120" w:after="120"/>
              <w:rPr>
                <w:rFonts w:cs="Arial"/>
                <w:sz w:val="18"/>
              </w:rPr>
            </w:pPr>
          </w:p>
        </w:tc>
        <w:tc>
          <w:tcPr>
            <w:tcW w:w="417" w:type="pct"/>
            <w:gridSpan w:val="2"/>
            <w:shd w:val="clear" w:color="auto" w:fill="auto"/>
          </w:tcPr>
          <w:p w14:paraId="6476B2E7" w14:textId="77777777" w:rsidR="004E4100" w:rsidRPr="00240940" w:rsidRDefault="004E4100" w:rsidP="00B131AF">
            <w:pPr>
              <w:spacing w:before="120" w:after="120"/>
              <w:rPr>
                <w:rFonts w:cs="Arial"/>
                <w:sz w:val="18"/>
              </w:rPr>
            </w:pPr>
            <w:r>
              <w:rPr>
                <w:rFonts w:cs="Arial"/>
                <w:sz w:val="18"/>
              </w:rPr>
              <w:t>(S) TE</w:t>
            </w:r>
          </w:p>
        </w:tc>
        <w:tc>
          <w:tcPr>
            <w:tcW w:w="834" w:type="pct"/>
            <w:gridSpan w:val="2"/>
            <w:shd w:val="clear" w:color="auto" w:fill="auto"/>
          </w:tcPr>
          <w:p w14:paraId="38BA3337" w14:textId="77777777" w:rsidR="004E4100" w:rsidRPr="00240940" w:rsidRDefault="004E4100" w:rsidP="00B131AF">
            <w:pPr>
              <w:spacing w:before="120" w:after="120"/>
              <w:rPr>
                <w:rFonts w:cs="Arial"/>
                <w:sz w:val="18"/>
              </w:rPr>
            </w:pPr>
            <w:r>
              <w:rPr>
                <w:rFonts w:cs="Arial"/>
                <w:sz w:val="18"/>
              </w:rPr>
              <w:t>0, 1</w:t>
            </w:r>
          </w:p>
        </w:tc>
      </w:tr>
      <w:tr w:rsidR="004E4100" w:rsidRPr="00240940" w14:paraId="35E43367" w14:textId="77777777" w:rsidTr="00B131AF">
        <w:tc>
          <w:tcPr>
            <w:tcW w:w="1665" w:type="pct"/>
            <w:gridSpan w:val="4"/>
            <w:shd w:val="clear" w:color="auto" w:fill="auto"/>
          </w:tcPr>
          <w:p w14:paraId="22B9A8B9" w14:textId="77777777" w:rsidR="004E4100" w:rsidRPr="00240940" w:rsidRDefault="004E4100" w:rsidP="00B131AF">
            <w:pPr>
              <w:spacing w:before="120" w:after="120"/>
              <w:rPr>
                <w:rFonts w:cs="Arial"/>
                <w:sz w:val="18"/>
              </w:rPr>
            </w:pPr>
            <w:r>
              <w:rPr>
                <w:rFonts w:cs="Arial"/>
                <w:sz w:val="18"/>
              </w:rPr>
              <w:t xml:space="preserve">         Headline</w:t>
            </w:r>
          </w:p>
        </w:tc>
        <w:tc>
          <w:tcPr>
            <w:tcW w:w="834" w:type="pct"/>
            <w:gridSpan w:val="2"/>
            <w:shd w:val="clear" w:color="auto" w:fill="auto"/>
          </w:tcPr>
          <w:p w14:paraId="478A73A2" w14:textId="77777777" w:rsidR="004E4100" w:rsidRPr="00240940" w:rsidRDefault="004E4100" w:rsidP="00B131AF">
            <w:pPr>
              <w:spacing w:before="120" w:after="120"/>
              <w:rPr>
                <w:rFonts w:cs="Arial"/>
                <w:sz w:val="18"/>
              </w:rPr>
            </w:pPr>
          </w:p>
        </w:tc>
        <w:tc>
          <w:tcPr>
            <w:tcW w:w="1250" w:type="pct"/>
            <w:gridSpan w:val="4"/>
            <w:shd w:val="clear" w:color="auto" w:fill="auto"/>
          </w:tcPr>
          <w:p w14:paraId="2582F10F" w14:textId="77777777" w:rsidR="004E4100" w:rsidRPr="00240940" w:rsidRDefault="004E4100" w:rsidP="00B131AF">
            <w:pPr>
              <w:spacing w:before="120" w:after="120"/>
              <w:rPr>
                <w:rFonts w:cs="Arial"/>
                <w:sz w:val="18"/>
              </w:rPr>
            </w:pPr>
          </w:p>
        </w:tc>
        <w:tc>
          <w:tcPr>
            <w:tcW w:w="417" w:type="pct"/>
            <w:gridSpan w:val="2"/>
            <w:shd w:val="clear" w:color="auto" w:fill="auto"/>
          </w:tcPr>
          <w:p w14:paraId="2B6692CF" w14:textId="77777777" w:rsidR="004E4100" w:rsidRPr="00240940" w:rsidRDefault="004E4100" w:rsidP="00B131AF">
            <w:pPr>
              <w:spacing w:before="120" w:after="120"/>
              <w:rPr>
                <w:rFonts w:cs="Arial"/>
                <w:sz w:val="18"/>
              </w:rPr>
            </w:pPr>
            <w:r>
              <w:rPr>
                <w:rFonts w:cs="Arial"/>
                <w:sz w:val="18"/>
              </w:rPr>
              <w:t>(S) TE</w:t>
            </w:r>
          </w:p>
        </w:tc>
        <w:tc>
          <w:tcPr>
            <w:tcW w:w="834" w:type="pct"/>
            <w:gridSpan w:val="2"/>
            <w:shd w:val="clear" w:color="auto" w:fill="auto"/>
          </w:tcPr>
          <w:p w14:paraId="191AD82F" w14:textId="77777777" w:rsidR="004E4100" w:rsidRPr="00240940" w:rsidRDefault="004E4100" w:rsidP="00B131AF">
            <w:pPr>
              <w:spacing w:before="120" w:after="120"/>
              <w:rPr>
                <w:rFonts w:cs="Arial"/>
                <w:sz w:val="18"/>
              </w:rPr>
            </w:pPr>
            <w:r>
              <w:rPr>
                <w:rFonts w:cs="Arial"/>
                <w:sz w:val="18"/>
              </w:rPr>
              <w:t>0, * (ordered)</w:t>
            </w:r>
          </w:p>
        </w:tc>
      </w:tr>
      <w:tr w:rsidR="004E4100" w:rsidRPr="00240940" w14:paraId="39D5394F" w14:textId="77777777" w:rsidTr="00B131AF">
        <w:tc>
          <w:tcPr>
            <w:tcW w:w="1665" w:type="pct"/>
            <w:gridSpan w:val="4"/>
            <w:shd w:val="clear" w:color="auto" w:fill="auto"/>
          </w:tcPr>
          <w:p w14:paraId="0E94D654" w14:textId="77777777" w:rsidR="004E4100" w:rsidRPr="00240940" w:rsidRDefault="004E4100" w:rsidP="00B131AF">
            <w:pPr>
              <w:spacing w:before="120" w:after="120"/>
              <w:rPr>
                <w:rFonts w:cs="Arial"/>
                <w:sz w:val="18"/>
              </w:rPr>
            </w:pPr>
            <w:r>
              <w:rPr>
                <w:rFonts w:cs="Arial"/>
                <w:sz w:val="18"/>
              </w:rPr>
              <w:t xml:space="preserve">         Language</w:t>
            </w:r>
          </w:p>
        </w:tc>
        <w:tc>
          <w:tcPr>
            <w:tcW w:w="834" w:type="pct"/>
            <w:gridSpan w:val="2"/>
            <w:shd w:val="clear" w:color="auto" w:fill="auto"/>
          </w:tcPr>
          <w:p w14:paraId="7EEF1B2B" w14:textId="77777777" w:rsidR="004E4100" w:rsidRPr="00240940" w:rsidRDefault="004E4100" w:rsidP="00B131AF">
            <w:pPr>
              <w:spacing w:before="120" w:after="120"/>
              <w:rPr>
                <w:rFonts w:cs="Arial"/>
                <w:sz w:val="18"/>
              </w:rPr>
            </w:pPr>
          </w:p>
        </w:tc>
        <w:tc>
          <w:tcPr>
            <w:tcW w:w="1250" w:type="pct"/>
            <w:gridSpan w:val="4"/>
            <w:shd w:val="clear" w:color="auto" w:fill="auto"/>
          </w:tcPr>
          <w:p w14:paraId="35F24BD7" w14:textId="77777777" w:rsidR="004E4100" w:rsidRPr="00240940" w:rsidRDefault="004E4100" w:rsidP="00B131AF">
            <w:pPr>
              <w:spacing w:before="120" w:after="120"/>
              <w:rPr>
                <w:rFonts w:cs="Arial"/>
                <w:sz w:val="18"/>
              </w:rPr>
            </w:pPr>
          </w:p>
        </w:tc>
        <w:tc>
          <w:tcPr>
            <w:tcW w:w="417" w:type="pct"/>
            <w:gridSpan w:val="2"/>
            <w:shd w:val="clear" w:color="auto" w:fill="auto"/>
          </w:tcPr>
          <w:p w14:paraId="2B543D77" w14:textId="77777777" w:rsidR="004E4100" w:rsidRPr="00240940" w:rsidRDefault="004E4100" w:rsidP="00B131AF">
            <w:pPr>
              <w:spacing w:before="120" w:after="120"/>
              <w:rPr>
                <w:rFonts w:cs="Arial"/>
                <w:sz w:val="18"/>
              </w:rPr>
            </w:pPr>
            <w:r>
              <w:rPr>
                <w:rFonts w:cs="Arial"/>
                <w:sz w:val="18"/>
              </w:rPr>
              <w:t>(S) TE</w:t>
            </w:r>
          </w:p>
        </w:tc>
        <w:tc>
          <w:tcPr>
            <w:tcW w:w="834" w:type="pct"/>
            <w:gridSpan w:val="2"/>
            <w:shd w:val="clear" w:color="auto" w:fill="auto"/>
          </w:tcPr>
          <w:p w14:paraId="59C6C736" w14:textId="77777777" w:rsidR="004E4100" w:rsidRPr="00240940" w:rsidRDefault="004E4100" w:rsidP="00B131AF">
            <w:pPr>
              <w:spacing w:before="120" w:after="120"/>
              <w:rPr>
                <w:rFonts w:cs="Arial"/>
                <w:sz w:val="18"/>
              </w:rPr>
            </w:pPr>
            <w:r>
              <w:rPr>
                <w:rFonts w:cs="Arial"/>
                <w:sz w:val="18"/>
              </w:rPr>
              <w:t>0, 1</w:t>
            </w:r>
          </w:p>
        </w:tc>
      </w:tr>
      <w:tr w:rsidR="004E4100" w:rsidRPr="00240940" w14:paraId="139C7FB7" w14:textId="77777777" w:rsidTr="00B131AF">
        <w:tc>
          <w:tcPr>
            <w:tcW w:w="1665" w:type="pct"/>
            <w:gridSpan w:val="4"/>
            <w:shd w:val="clear" w:color="auto" w:fill="auto"/>
          </w:tcPr>
          <w:p w14:paraId="44046B9C" w14:textId="77777777" w:rsidR="004E4100" w:rsidRPr="00240940" w:rsidRDefault="004E4100" w:rsidP="00B131AF">
            <w:pPr>
              <w:spacing w:before="120" w:after="120"/>
              <w:rPr>
                <w:rFonts w:cs="Arial"/>
                <w:sz w:val="18"/>
              </w:rPr>
            </w:pPr>
            <w:r>
              <w:rPr>
                <w:rFonts w:cs="Arial"/>
                <w:sz w:val="18"/>
              </w:rPr>
              <w:t xml:space="preserve">         Text</w:t>
            </w:r>
          </w:p>
        </w:tc>
        <w:tc>
          <w:tcPr>
            <w:tcW w:w="834" w:type="pct"/>
            <w:gridSpan w:val="2"/>
            <w:shd w:val="clear" w:color="auto" w:fill="auto"/>
          </w:tcPr>
          <w:p w14:paraId="78A10653" w14:textId="77777777" w:rsidR="004E4100" w:rsidRDefault="004E4100" w:rsidP="00B131AF">
            <w:pPr>
              <w:spacing w:before="120" w:after="120"/>
              <w:rPr>
                <w:rFonts w:cs="Arial"/>
                <w:sz w:val="18"/>
              </w:rPr>
            </w:pPr>
            <w:r>
              <w:rPr>
                <w:rFonts w:cs="Arial"/>
                <w:sz w:val="18"/>
              </w:rPr>
              <w:t>(INFORM)</w:t>
            </w:r>
          </w:p>
          <w:p w14:paraId="547CA95E" w14:textId="77777777" w:rsidR="004E4100" w:rsidRPr="00240940" w:rsidRDefault="004E4100" w:rsidP="00B131AF">
            <w:pPr>
              <w:spacing w:before="120" w:after="120"/>
              <w:rPr>
                <w:rFonts w:cs="Arial"/>
                <w:sz w:val="18"/>
              </w:rPr>
            </w:pPr>
            <w:r>
              <w:rPr>
                <w:rFonts w:cs="Arial"/>
                <w:sz w:val="18"/>
              </w:rPr>
              <w:t>(NINFOM)</w:t>
            </w:r>
          </w:p>
        </w:tc>
        <w:tc>
          <w:tcPr>
            <w:tcW w:w="1250" w:type="pct"/>
            <w:gridSpan w:val="4"/>
            <w:shd w:val="clear" w:color="auto" w:fill="auto"/>
          </w:tcPr>
          <w:p w14:paraId="4D7A67DE" w14:textId="77777777" w:rsidR="004E4100" w:rsidRPr="00240940" w:rsidRDefault="004E4100" w:rsidP="00B131AF">
            <w:pPr>
              <w:spacing w:before="120" w:after="120"/>
              <w:rPr>
                <w:rFonts w:cs="Arial"/>
                <w:sz w:val="18"/>
              </w:rPr>
            </w:pPr>
          </w:p>
        </w:tc>
        <w:tc>
          <w:tcPr>
            <w:tcW w:w="417" w:type="pct"/>
            <w:gridSpan w:val="2"/>
            <w:shd w:val="clear" w:color="auto" w:fill="auto"/>
          </w:tcPr>
          <w:p w14:paraId="6BEF9EFD" w14:textId="77777777" w:rsidR="004E4100" w:rsidRPr="00240940" w:rsidRDefault="004E4100" w:rsidP="00B131AF">
            <w:pPr>
              <w:spacing w:before="120" w:after="120"/>
              <w:rPr>
                <w:rFonts w:cs="Arial"/>
                <w:sz w:val="18"/>
              </w:rPr>
            </w:pPr>
            <w:r>
              <w:rPr>
                <w:rFonts w:cs="Arial"/>
                <w:sz w:val="18"/>
              </w:rPr>
              <w:t>(S) TE</w:t>
            </w:r>
          </w:p>
        </w:tc>
        <w:tc>
          <w:tcPr>
            <w:tcW w:w="834" w:type="pct"/>
            <w:gridSpan w:val="2"/>
            <w:shd w:val="clear" w:color="auto" w:fill="auto"/>
          </w:tcPr>
          <w:p w14:paraId="62B34CF7" w14:textId="77777777" w:rsidR="004E4100" w:rsidRPr="00240940" w:rsidRDefault="004E4100" w:rsidP="00B131AF">
            <w:pPr>
              <w:spacing w:before="120" w:after="120"/>
              <w:rPr>
                <w:rFonts w:cs="Arial"/>
                <w:sz w:val="18"/>
              </w:rPr>
            </w:pPr>
            <w:r>
              <w:rPr>
                <w:rFonts w:cs="Arial"/>
                <w:sz w:val="18"/>
              </w:rPr>
              <w:t>0, 1</w:t>
            </w:r>
          </w:p>
        </w:tc>
      </w:tr>
      <w:tr w:rsidR="004E4100" w:rsidRPr="00240940" w14:paraId="29AD6460" w14:textId="77777777" w:rsidTr="00B131AF">
        <w:tc>
          <w:tcPr>
            <w:tcW w:w="1665" w:type="pct"/>
            <w:gridSpan w:val="4"/>
            <w:shd w:val="clear" w:color="auto" w:fill="auto"/>
          </w:tcPr>
          <w:p w14:paraId="75DC5D1A" w14:textId="77777777" w:rsidR="004E4100" w:rsidRPr="00240940" w:rsidRDefault="004E4100" w:rsidP="00B131AF">
            <w:pPr>
              <w:spacing w:before="120" w:after="120"/>
              <w:rPr>
                <w:rFonts w:cs="Arial"/>
                <w:sz w:val="18"/>
              </w:rPr>
            </w:pPr>
            <w:r>
              <w:rPr>
                <w:rFonts w:cs="Arial"/>
                <w:sz w:val="18"/>
              </w:rPr>
              <w:t xml:space="preserve">      Orientation</w:t>
            </w:r>
          </w:p>
        </w:tc>
        <w:tc>
          <w:tcPr>
            <w:tcW w:w="834" w:type="pct"/>
            <w:gridSpan w:val="2"/>
            <w:shd w:val="clear" w:color="auto" w:fill="auto"/>
          </w:tcPr>
          <w:p w14:paraId="21ECB58B" w14:textId="77777777" w:rsidR="004E4100" w:rsidRPr="00240940" w:rsidRDefault="004E4100" w:rsidP="00B131AF">
            <w:pPr>
              <w:spacing w:before="120" w:after="120"/>
              <w:rPr>
                <w:rFonts w:cs="Arial"/>
                <w:sz w:val="18"/>
              </w:rPr>
            </w:pPr>
          </w:p>
        </w:tc>
        <w:tc>
          <w:tcPr>
            <w:tcW w:w="1250" w:type="pct"/>
            <w:gridSpan w:val="4"/>
            <w:shd w:val="clear" w:color="auto" w:fill="auto"/>
          </w:tcPr>
          <w:p w14:paraId="10FD5C28" w14:textId="77777777" w:rsidR="004E4100" w:rsidRPr="00240940" w:rsidRDefault="004E4100" w:rsidP="00B131AF">
            <w:pPr>
              <w:spacing w:before="120" w:after="120"/>
              <w:rPr>
                <w:rFonts w:cs="Arial"/>
                <w:sz w:val="18"/>
              </w:rPr>
            </w:pPr>
          </w:p>
        </w:tc>
        <w:tc>
          <w:tcPr>
            <w:tcW w:w="417" w:type="pct"/>
            <w:gridSpan w:val="2"/>
            <w:shd w:val="clear" w:color="auto" w:fill="auto"/>
          </w:tcPr>
          <w:p w14:paraId="62C52905" w14:textId="77777777" w:rsidR="004E4100" w:rsidRPr="00240940" w:rsidRDefault="004E4100" w:rsidP="00B131AF">
            <w:pPr>
              <w:spacing w:before="120" w:after="120"/>
              <w:rPr>
                <w:rFonts w:cs="Arial"/>
                <w:sz w:val="18"/>
              </w:rPr>
            </w:pPr>
            <w:r>
              <w:rPr>
                <w:rFonts w:cs="Arial"/>
                <w:sz w:val="18"/>
              </w:rPr>
              <w:t>(S) C</w:t>
            </w:r>
          </w:p>
        </w:tc>
        <w:tc>
          <w:tcPr>
            <w:tcW w:w="834" w:type="pct"/>
            <w:gridSpan w:val="2"/>
            <w:shd w:val="clear" w:color="auto" w:fill="auto"/>
          </w:tcPr>
          <w:p w14:paraId="40C39163" w14:textId="77777777" w:rsidR="004E4100" w:rsidRPr="00240940" w:rsidRDefault="004E4100" w:rsidP="00B131AF">
            <w:pPr>
              <w:spacing w:before="120" w:after="120"/>
              <w:rPr>
                <w:rFonts w:cs="Arial"/>
                <w:sz w:val="18"/>
              </w:rPr>
            </w:pPr>
            <w:r>
              <w:rPr>
                <w:rFonts w:cs="Arial"/>
                <w:sz w:val="18"/>
              </w:rPr>
              <w:t>0, 1</w:t>
            </w:r>
          </w:p>
        </w:tc>
      </w:tr>
      <w:tr w:rsidR="004E4100" w:rsidRPr="00240940" w14:paraId="0DF6E85F" w14:textId="77777777" w:rsidTr="00B131AF">
        <w:tc>
          <w:tcPr>
            <w:tcW w:w="1665" w:type="pct"/>
            <w:gridSpan w:val="4"/>
            <w:shd w:val="clear" w:color="auto" w:fill="auto"/>
          </w:tcPr>
          <w:p w14:paraId="7BF06F71" w14:textId="77777777" w:rsidR="004E4100" w:rsidRPr="00240940" w:rsidRDefault="004E4100" w:rsidP="00B131AF">
            <w:pPr>
              <w:spacing w:before="120" w:after="120"/>
              <w:rPr>
                <w:rFonts w:cs="Arial"/>
                <w:sz w:val="18"/>
              </w:rPr>
            </w:pPr>
            <w:r>
              <w:rPr>
                <w:rFonts w:cs="Arial"/>
                <w:sz w:val="18"/>
              </w:rPr>
              <w:t xml:space="preserve">         Orientation Uncertainty</w:t>
            </w:r>
          </w:p>
        </w:tc>
        <w:tc>
          <w:tcPr>
            <w:tcW w:w="834" w:type="pct"/>
            <w:gridSpan w:val="2"/>
            <w:shd w:val="clear" w:color="auto" w:fill="auto"/>
          </w:tcPr>
          <w:p w14:paraId="51F04792" w14:textId="77777777" w:rsidR="004E4100" w:rsidRPr="00240940" w:rsidRDefault="004E4100" w:rsidP="00B131AF">
            <w:pPr>
              <w:spacing w:before="120" w:after="120"/>
              <w:rPr>
                <w:rFonts w:cs="Arial"/>
                <w:sz w:val="18"/>
              </w:rPr>
            </w:pPr>
          </w:p>
        </w:tc>
        <w:tc>
          <w:tcPr>
            <w:tcW w:w="1250" w:type="pct"/>
            <w:gridSpan w:val="4"/>
            <w:shd w:val="clear" w:color="auto" w:fill="auto"/>
          </w:tcPr>
          <w:p w14:paraId="09F6A042" w14:textId="77777777" w:rsidR="004E4100" w:rsidRPr="00240940" w:rsidRDefault="004E4100" w:rsidP="00B131AF">
            <w:pPr>
              <w:spacing w:before="120" w:after="120"/>
              <w:rPr>
                <w:rFonts w:cs="Arial"/>
                <w:sz w:val="18"/>
              </w:rPr>
            </w:pPr>
          </w:p>
        </w:tc>
        <w:tc>
          <w:tcPr>
            <w:tcW w:w="417" w:type="pct"/>
            <w:gridSpan w:val="2"/>
            <w:shd w:val="clear" w:color="auto" w:fill="auto"/>
          </w:tcPr>
          <w:p w14:paraId="556EACE3" w14:textId="77777777" w:rsidR="004E4100" w:rsidRPr="00240940" w:rsidRDefault="004E4100" w:rsidP="00B131AF">
            <w:pPr>
              <w:spacing w:before="120" w:after="120"/>
              <w:rPr>
                <w:rFonts w:cs="Arial"/>
                <w:sz w:val="18"/>
              </w:rPr>
            </w:pPr>
            <w:r>
              <w:rPr>
                <w:rFonts w:cs="Arial"/>
                <w:sz w:val="18"/>
              </w:rPr>
              <w:t>(S) RE</w:t>
            </w:r>
          </w:p>
        </w:tc>
        <w:tc>
          <w:tcPr>
            <w:tcW w:w="834" w:type="pct"/>
            <w:gridSpan w:val="2"/>
            <w:shd w:val="clear" w:color="auto" w:fill="auto"/>
          </w:tcPr>
          <w:p w14:paraId="11EB610D" w14:textId="77777777" w:rsidR="004E4100" w:rsidRPr="00240940" w:rsidRDefault="004E4100" w:rsidP="00B131AF">
            <w:pPr>
              <w:spacing w:before="120" w:after="120"/>
              <w:rPr>
                <w:rFonts w:cs="Arial"/>
                <w:sz w:val="18"/>
              </w:rPr>
            </w:pPr>
            <w:r>
              <w:rPr>
                <w:rFonts w:cs="Arial"/>
                <w:sz w:val="18"/>
              </w:rPr>
              <w:t>0, 1</w:t>
            </w:r>
          </w:p>
        </w:tc>
      </w:tr>
      <w:tr w:rsidR="004E4100" w:rsidRPr="00240940" w14:paraId="7B9F72F5" w14:textId="77777777" w:rsidTr="00B131AF">
        <w:tc>
          <w:tcPr>
            <w:tcW w:w="1665" w:type="pct"/>
            <w:gridSpan w:val="4"/>
            <w:shd w:val="clear" w:color="auto" w:fill="auto"/>
          </w:tcPr>
          <w:p w14:paraId="543D4446" w14:textId="77777777" w:rsidR="004E4100" w:rsidRPr="00240940" w:rsidRDefault="004E4100" w:rsidP="00B131AF">
            <w:pPr>
              <w:spacing w:before="120" w:after="120"/>
              <w:rPr>
                <w:rFonts w:cs="Arial"/>
                <w:sz w:val="18"/>
              </w:rPr>
            </w:pPr>
            <w:r>
              <w:rPr>
                <w:rFonts w:cs="Arial"/>
                <w:sz w:val="18"/>
              </w:rPr>
              <w:t xml:space="preserve">         Orientation Value</w:t>
            </w:r>
          </w:p>
        </w:tc>
        <w:tc>
          <w:tcPr>
            <w:tcW w:w="834" w:type="pct"/>
            <w:gridSpan w:val="2"/>
            <w:shd w:val="clear" w:color="auto" w:fill="auto"/>
          </w:tcPr>
          <w:p w14:paraId="4D71215F" w14:textId="77777777" w:rsidR="004E4100" w:rsidRPr="00240940" w:rsidRDefault="004E4100" w:rsidP="00B131AF">
            <w:pPr>
              <w:spacing w:before="120" w:after="120"/>
              <w:rPr>
                <w:rFonts w:cs="Arial"/>
                <w:sz w:val="18"/>
              </w:rPr>
            </w:pPr>
            <w:r>
              <w:rPr>
                <w:rFonts w:cs="Arial"/>
                <w:sz w:val="18"/>
              </w:rPr>
              <w:t>(ORIENT)</w:t>
            </w:r>
          </w:p>
        </w:tc>
        <w:tc>
          <w:tcPr>
            <w:tcW w:w="1250" w:type="pct"/>
            <w:gridSpan w:val="4"/>
            <w:shd w:val="clear" w:color="auto" w:fill="auto"/>
          </w:tcPr>
          <w:p w14:paraId="081A2197" w14:textId="77777777" w:rsidR="004E4100" w:rsidRPr="00240940" w:rsidRDefault="004E4100" w:rsidP="00B131AF">
            <w:pPr>
              <w:spacing w:before="120" w:after="120"/>
              <w:rPr>
                <w:rFonts w:cs="Arial"/>
                <w:sz w:val="18"/>
              </w:rPr>
            </w:pPr>
          </w:p>
        </w:tc>
        <w:tc>
          <w:tcPr>
            <w:tcW w:w="417" w:type="pct"/>
            <w:gridSpan w:val="2"/>
            <w:shd w:val="clear" w:color="auto" w:fill="auto"/>
          </w:tcPr>
          <w:p w14:paraId="6D875CCB" w14:textId="77777777" w:rsidR="004E4100" w:rsidRPr="00240940" w:rsidRDefault="004E4100" w:rsidP="00B131AF">
            <w:pPr>
              <w:spacing w:before="120" w:after="120"/>
              <w:rPr>
                <w:rFonts w:cs="Arial"/>
                <w:sz w:val="18"/>
              </w:rPr>
            </w:pPr>
            <w:r>
              <w:rPr>
                <w:rFonts w:cs="Arial"/>
                <w:sz w:val="18"/>
              </w:rPr>
              <w:t>(S) RE</w:t>
            </w:r>
          </w:p>
        </w:tc>
        <w:tc>
          <w:tcPr>
            <w:tcW w:w="834" w:type="pct"/>
            <w:gridSpan w:val="2"/>
            <w:shd w:val="clear" w:color="auto" w:fill="auto"/>
          </w:tcPr>
          <w:p w14:paraId="7CFFC7C3" w14:textId="77777777" w:rsidR="004E4100" w:rsidRPr="00240940" w:rsidRDefault="004E4100" w:rsidP="00B131AF">
            <w:pPr>
              <w:spacing w:before="120" w:after="120"/>
              <w:rPr>
                <w:rFonts w:cs="Arial"/>
                <w:sz w:val="18"/>
              </w:rPr>
            </w:pPr>
            <w:r>
              <w:rPr>
                <w:rFonts w:cs="Arial"/>
                <w:sz w:val="18"/>
              </w:rPr>
              <w:t>1, 1</w:t>
            </w:r>
          </w:p>
        </w:tc>
      </w:tr>
      <w:tr w:rsidR="004E4100" w:rsidRPr="00240940" w14:paraId="67F2D460" w14:textId="77777777" w:rsidTr="00B131AF">
        <w:tc>
          <w:tcPr>
            <w:tcW w:w="1665" w:type="pct"/>
            <w:gridSpan w:val="4"/>
            <w:shd w:val="clear" w:color="auto" w:fill="auto"/>
          </w:tcPr>
          <w:p w14:paraId="2F0A093B" w14:textId="77777777" w:rsidR="004E4100" w:rsidRPr="00240940" w:rsidRDefault="004E4100" w:rsidP="00B131AF">
            <w:pPr>
              <w:spacing w:before="120" w:after="120"/>
              <w:rPr>
                <w:rFonts w:cs="Arial"/>
                <w:sz w:val="18"/>
              </w:rPr>
            </w:pPr>
            <w:r>
              <w:rPr>
                <w:rFonts w:cs="Arial"/>
                <w:sz w:val="18"/>
              </w:rPr>
              <w:t>Source</w:t>
            </w:r>
          </w:p>
        </w:tc>
        <w:tc>
          <w:tcPr>
            <w:tcW w:w="834" w:type="pct"/>
            <w:gridSpan w:val="2"/>
            <w:shd w:val="clear" w:color="auto" w:fill="auto"/>
          </w:tcPr>
          <w:p w14:paraId="2F10E963" w14:textId="77777777" w:rsidR="004E4100" w:rsidRPr="00240940" w:rsidRDefault="004E4100" w:rsidP="00B131AF">
            <w:pPr>
              <w:spacing w:before="120" w:after="120"/>
              <w:rPr>
                <w:rFonts w:cs="Arial"/>
                <w:sz w:val="18"/>
              </w:rPr>
            </w:pPr>
          </w:p>
        </w:tc>
        <w:tc>
          <w:tcPr>
            <w:tcW w:w="1250" w:type="pct"/>
            <w:gridSpan w:val="4"/>
            <w:shd w:val="clear" w:color="auto" w:fill="auto"/>
          </w:tcPr>
          <w:p w14:paraId="36D64359" w14:textId="77777777" w:rsidR="004E4100" w:rsidRPr="00240940" w:rsidRDefault="004E4100" w:rsidP="00B131AF">
            <w:pPr>
              <w:spacing w:before="120" w:after="120"/>
              <w:rPr>
                <w:rFonts w:cs="Arial"/>
                <w:sz w:val="18"/>
              </w:rPr>
            </w:pPr>
          </w:p>
        </w:tc>
        <w:tc>
          <w:tcPr>
            <w:tcW w:w="417" w:type="pct"/>
            <w:gridSpan w:val="2"/>
            <w:shd w:val="clear" w:color="auto" w:fill="auto"/>
          </w:tcPr>
          <w:p w14:paraId="54E272A4" w14:textId="77777777" w:rsidR="004E4100" w:rsidRPr="00240940" w:rsidRDefault="004E4100" w:rsidP="00B131AF">
            <w:pPr>
              <w:spacing w:before="120" w:after="120"/>
              <w:rPr>
                <w:rFonts w:cs="Arial"/>
                <w:sz w:val="18"/>
              </w:rPr>
            </w:pPr>
            <w:r>
              <w:rPr>
                <w:rFonts w:cs="Arial"/>
                <w:sz w:val="18"/>
              </w:rPr>
              <w:t>TE</w:t>
            </w:r>
          </w:p>
        </w:tc>
        <w:tc>
          <w:tcPr>
            <w:tcW w:w="834" w:type="pct"/>
            <w:gridSpan w:val="2"/>
            <w:shd w:val="clear" w:color="auto" w:fill="auto"/>
          </w:tcPr>
          <w:p w14:paraId="0E54D818" w14:textId="77777777" w:rsidR="004E4100" w:rsidRPr="00240940" w:rsidRDefault="004E4100" w:rsidP="00B131AF">
            <w:pPr>
              <w:spacing w:before="120" w:after="120"/>
              <w:rPr>
                <w:rFonts w:cs="Arial"/>
                <w:sz w:val="18"/>
              </w:rPr>
            </w:pPr>
            <w:r>
              <w:rPr>
                <w:rFonts w:cs="Arial"/>
                <w:sz w:val="18"/>
              </w:rPr>
              <w:t>0, 1</w:t>
            </w:r>
          </w:p>
        </w:tc>
      </w:tr>
      <w:tr w:rsidR="004E4100" w:rsidRPr="00240940" w14:paraId="2CAB8CE3" w14:textId="77777777" w:rsidTr="00B131AF">
        <w:tc>
          <w:tcPr>
            <w:tcW w:w="1665" w:type="pct"/>
            <w:gridSpan w:val="4"/>
            <w:shd w:val="clear" w:color="auto" w:fill="auto"/>
          </w:tcPr>
          <w:p w14:paraId="69CA67E6" w14:textId="77777777" w:rsidR="004E4100" w:rsidRPr="00240940" w:rsidRDefault="004E4100" w:rsidP="00B131AF">
            <w:pPr>
              <w:spacing w:before="120" w:after="120"/>
              <w:rPr>
                <w:rFonts w:cs="Arial"/>
                <w:sz w:val="18"/>
              </w:rPr>
            </w:pPr>
            <w:r>
              <w:rPr>
                <w:rFonts w:cs="Arial"/>
                <w:sz w:val="18"/>
              </w:rPr>
              <w:t>Source Type</w:t>
            </w:r>
          </w:p>
        </w:tc>
        <w:tc>
          <w:tcPr>
            <w:tcW w:w="834" w:type="pct"/>
            <w:gridSpan w:val="2"/>
            <w:shd w:val="clear" w:color="auto" w:fill="auto"/>
          </w:tcPr>
          <w:p w14:paraId="1500DA85" w14:textId="77777777" w:rsidR="004E4100" w:rsidRPr="00240940" w:rsidRDefault="004E4100" w:rsidP="00B131AF">
            <w:pPr>
              <w:spacing w:before="120" w:after="120"/>
              <w:rPr>
                <w:rFonts w:cs="Arial"/>
                <w:sz w:val="18"/>
              </w:rPr>
            </w:pPr>
          </w:p>
        </w:tc>
        <w:tc>
          <w:tcPr>
            <w:tcW w:w="1250" w:type="pct"/>
            <w:gridSpan w:val="4"/>
            <w:shd w:val="clear" w:color="auto" w:fill="auto"/>
          </w:tcPr>
          <w:p w14:paraId="5CCBCC5F" w14:textId="77777777" w:rsidR="004E4100" w:rsidRDefault="004E4100" w:rsidP="00B131AF">
            <w:pPr>
              <w:spacing w:before="120" w:after="120"/>
              <w:rPr>
                <w:rFonts w:cs="Arial"/>
                <w:sz w:val="18"/>
              </w:rPr>
            </w:pPr>
            <w:r>
              <w:rPr>
                <w:rFonts w:cs="Arial"/>
                <w:sz w:val="18"/>
              </w:rPr>
              <w:t>1 : Law or Regulation</w:t>
            </w:r>
          </w:p>
          <w:p w14:paraId="116C5139" w14:textId="77777777" w:rsidR="004E4100" w:rsidRDefault="004E4100" w:rsidP="00B131AF">
            <w:pPr>
              <w:spacing w:before="120" w:after="120"/>
              <w:rPr>
                <w:rFonts w:cs="Arial"/>
                <w:sz w:val="18"/>
              </w:rPr>
            </w:pPr>
            <w:r>
              <w:rPr>
                <w:rFonts w:cs="Arial"/>
                <w:sz w:val="18"/>
              </w:rPr>
              <w:t>2 : Official Publication</w:t>
            </w:r>
          </w:p>
          <w:p w14:paraId="0374C317" w14:textId="77777777" w:rsidR="004E4100" w:rsidRDefault="004E4100" w:rsidP="00B131AF">
            <w:pPr>
              <w:spacing w:before="120" w:after="120"/>
              <w:rPr>
                <w:rFonts w:cs="Arial"/>
                <w:sz w:val="18"/>
              </w:rPr>
            </w:pPr>
            <w:r>
              <w:rPr>
                <w:rFonts w:cs="Arial"/>
                <w:sz w:val="18"/>
              </w:rPr>
              <w:t>7 : Mariner Report, Confirmed</w:t>
            </w:r>
          </w:p>
          <w:p w14:paraId="316CF27E" w14:textId="77777777" w:rsidR="004E4100" w:rsidRDefault="004E4100" w:rsidP="00B131AF">
            <w:pPr>
              <w:spacing w:before="120" w:after="120"/>
              <w:rPr>
                <w:rFonts w:cs="Arial"/>
                <w:sz w:val="18"/>
              </w:rPr>
            </w:pPr>
            <w:r>
              <w:rPr>
                <w:rFonts w:cs="Arial"/>
                <w:sz w:val="18"/>
              </w:rPr>
              <w:t>8 : Mariner Report, Not Confirmed</w:t>
            </w:r>
          </w:p>
          <w:p w14:paraId="3B9F9AE6" w14:textId="77777777" w:rsidR="004E4100" w:rsidRDefault="004E4100" w:rsidP="00B131AF">
            <w:pPr>
              <w:spacing w:before="120" w:after="120"/>
              <w:rPr>
                <w:rFonts w:cs="Arial"/>
                <w:sz w:val="18"/>
              </w:rPr>
            </w:pPr>
            <w:r>
              <w:rPr>
                <w:rFonts w:cs="Arial"/>
                <w:sz w:val="18"/>
              </w:rPr>
              <w:t>9 : Industry Publications and Reports</w:t>
            </w:r>
          </w:p>
          <w:p w14:paraId="75063C33" w14:textId="77777777" w:rsidR="004E4100" w:rsidRDefault="004E4100" w:rsidP="00B131AF">
            <w:pPr>
              <w:spacing w:before="120" w:after="120"/>
              <w:rPr>
                <w:rFonts w:cs="Arial"/>
                <w:sz w:val="18"/>
              </w:rPr>
            </w:pPr>
            <w:r>
              <w:rPr>
                <w:rFonts w:cs="Arial"/>
                <w:sz w:val="18"/>
              </w:rPr>
              <w:t>10 : Remotely Sensed Images</w:t>
            </w:r>
          </w:p>
          <w:p w14:paraId="0B4057C8" w14:textId="77777777" w:rsidR="004E4100" w:rsidRDefault="004E4100" w:rsidP="00B131AF">
            <w:pPr>
              <w:spacing w:before="120" w:after="120"/>
              <w:rPr>
                <w:rFonts w:cs="Arial"/>
                <w:sz w:val="18"/>
              </w:rPr>
            </w:pPr>
            <w:r>
              <w:rPr>
                <w:rFonts w:cs="Arial"/>
                <w:sz w:val="18"/>
              </w:rPr>
              <w:t>11 : Photographs</w:t>
            </w:r>
          </w:p>
          <w:p w14:paraId="3E7452D2" w14:textId="77777777" w:rsidR="004E4100" w:rsidRDefault="004E4100" w:rsidP="00B131AF">
            <w:pPr>
              <w:spacing w:before="120" w:after="120"/>
              <w:rPr>
                <w:rFonts w:cs="Arial"/>
                <w:sz w:val="18"/>
              </w:rPr>
            </w:pPr>
            <w:r>
              <w:rPr>
                <w:rFonts w:cs="Arial"/>
                <w:sz w:val="18"/>
              </w:rPr>
              <w:lastRenderedPageBreak/>
              <w:t>12 : Products Issued by HO Services</w:t>
            </w:r>
          </w:p>
          <w:p w14:paraId="0F9A20DA" w14:textId="77777777" w:rsidR="004E4100" w:rsidRDefault="004E4100" w:rsidP="00B131AF">
            <w:pPr>
              <w:spacing w:before="120" w:after="120"/>
              <w:rPr>
                <w:rFonts w:cs="Arial"/>
                <w:sz w:val="18"/>
              </w:rPr>
            </w:pPr>
            <w:r>
              <w:rPr>
                <w:rFonts w:cs="Arial"/>
                <w:sz w:val="18"/>
              </w:rPr>
              <w:t>13 : News Media</w:t>
            </w:r>
          </w:p>
          <w:p w14:paraId="26EB0784" w14:textId="77777777" w:rsidR="004E4100" w:rsidRPr="00240940" w:rsidRDefault="004E4100" w:rsidP="00B131AF">
            <w:pPr>
              <w:spacing w:before="120" w:after="120"/>
              <w:rPr>
                <w:rFonts w:cs="Arial"/>
                <w:sz w:val="18"/>
              </w:rPr>
            </w:pPr>
            <w:r>
              <w:rPr>
                <w:rFonts w:cs="Arial"/>
                <w:sz w:val="18"/>
              </w:rPr>
              <w:t>14 : Traffic Data</w:t>
            </w:r>
          </w:p>
        </w:tc>
        <w:tc>
          <w:tcPr>
            <w:tcW w:w="417" w:type="pct"/>
            <w:gridSpan w:val="2"/>
            <w:shd w:val="clear" w:color="auto" w:fill="auto"/>
          </w:tcPr>
          <w:p w14:paraId="218C0EE6" w14:textId="77777777" w:rsidR="004E4100" w:rsidRPr="00240940" w:rsidRDefault="004E4100" w:rsidP="00B131AF">
            <w:pPr>
              <w:spacing w:before="120" w:after="120"/>
              <w:rPr>
                <w:rFonts w:cs="Arial"/>
                <w:sz w:val="18"/>
              </w:rPr>
            </w:pPr>
            <w:r>
              <w:rPr>
                <w:rFonts w:cs="Arial"/>
                <w:sz w:val="18"/>
              </w:rPr>
              <w:lastRenderedPageBreak/>
              <w:t>EN</w:t>
            </w:r>
          </w:p>
        </w:tc>
        <w:tc>
          <w:tcPr>
            <w:tcW w:w="834" w:type="pct"/>
            <w:gridSpan w:val="2"/>
            <w:shd w:val="clear" w:color="auto" w:fill="auto"/>
          </w:tcPr>
          <w:p w14:paraId="15244D06" w14:textId="77777777" w:rsidR="004E4100" w:rsidRPr="00240940" w:rsidRDefault="004E4100" w:rsidP="00B131AF">
            <w:pPr>
              <w:spacing w:before="120" w:after="120"/>
              <w:rPr>
                <w:rFonts w:cs="Arial"/>
                <w:sz w:val="18"/>
              </w:rPr>
            </w:pPr>
            <w:r>
              <w:rPr>
                <w:rFonts w:cs="Arial"/>
                <w:sz w:val="18"/>
              </w:rPr>
              <w:t>0, 1</w:t>
            </w:r>
          </w:p>
        </w:tc>
      </w:tr>
      <w:tr w:rsidR="004E4100" w:rsidRPr="00240940" w14:paraId="7BC725C0" w14:textId="77777777" w:rsidTr="00B131AF">
        <w:tc>
          <w:tcPr>
            <w:tcW w:w="1665" w:type="pct"/>
            <w:gridSpan w:val="4"/>
            <w:shd w:val="clear" w:color="auto" w:fill="auto"/>
          </w:tcPr>
          <w:p w14:paraId="4C48B2A9" w14:textId="77777777" w:rsidR="004E4100" w:rsidRPr="00240940" w:rsidRDefault="004E4100" w:rsidP="00B131AF">
            <w:pPr>
              <w:spacing w:before="120" w:after="120"/>
              <w:rPr>
                <w:rFonts w:cs="Arial"/>
                <w:sz w:val="18"/>
              </w:rPr>
            </w:pPr>
            <w:r>
              <w:rPr>
                <w:rFonts w:cs="Arial"/>
                <w:sz w:val="18"/>
              </w:rPr>
              <w:t>Reported Date</w:t>
            </w:r>
          </w:p>
        </w:tc>
        <w:tc>
          <w:tcPr>
            <w:tcW w:w="834" w:type="pct"/>
            <w:gridSpan w:val="2"/>
            <w:shd w:val="clear" w:color="auto" w:fill="auto"/>
          </w:tcPr>
          <w:p w14:paraId="1BFAE134" w14:textId="77777777" w:rsidR="004E4100" w:rsidRPr="00240940" w:rsidRDefault="004E4100" w:rsidP="00B131AF">
            <w:pPr>
              <w:spacing w:before="120" w:after="120"/>
              <w:rPr>
                <w:rFonts w:cs="Arial"/>
                <w:sz w:val="18"/>
              </w:rPr>
            </w:pPr>
            <w:r>
              <w:rPr>
                <w:rFonts w:cs="Arial"/>
                <w:sz w:val="18"/>
              </w:rPr>
              <w:t>(SORDAT)</w:t>
            </w:r>
          </w:p>
        </w:tc>
        <w:tc>
          <w:tcPr>
            <w:tcW w:w="1250" w:type="pct"/>
            <w:gridSpan w:val="4"/>
            <w:shd w:val="clear" w:color="auto" w:fill="auto"/>
          </w:tcPr>
          <w:p w14:paraId="029E3946" w14:textId="77777777" w:rsidR="004E4100" w:rsidRPr="00240940" w:rsidRDefault="004E4100" w:rsidP="00B131AF">
            <w:pPr>
              <w:spacing w:before="120" w:after="120"/>
              <w:rPr>
                <w:rFonts w:cs="Arial"/>
                <w:sz w:val="18"/>
              </w:rPr>
            </w:pPr>
          </w:p>
        </w:tc>
        <w:tc>
          <w:tcPr>
            <w:tcW w:w="417" w:type="pct"/>
            <w:gridSpan w:val="2"/>
            <w:shd w:val="clear" w:color="auto" w:fill="auto"/>
          </w:tcPr>
          <w:p w14:paraId="0B07DA72" w14:textId="77777777" w:rsidR="004E4100" w:rsidRPr="00240940" w:rsidRDefault="004E4100" w:rsidP="00B131AF">
            <w:pPr>
              <w:spacing w:before="120" w:after="120"/>
              <w:rPr>
                <w:rFonts w:cs="Arial"/>
                <w:sz w:val="18"/>
              </w:rPr>
            </w:pPr>
            <w:r>
              <w:rPr>
                <w:rFonts w:cs="Arial"/>
                <w:sz w:val="18"/>
              </w:rPr>
              <w:t>TD</w:t>
            </w:r>
          </w:p>
        </w:tc>
        <w:tc>
          <w:tcPr>
            <w:tcW w:w="834" w:type="pct"/>
            <w:gridSpan w:val="2"/>
            <w:shd w:val="clear" w:color="auto" w:fill="auto"/>
          </w:tcPr>
          <w:p w14:paraId="4753FABE" w14:textId="77777777" w:rsidR="004E4100" w:rsidRPr="00240940" w:rsidRDefault="004E4100" w:rsidP="00B131AF">
            <w:pPr>
              <w:spacing w:before="120" w:after="120"/>
              <w:rPr>
                <w:rFonts w:cs="Arial"/>
                <w:sz w:val="18"/>
              </w:rPr>
            </w:pPr>
            <w:r>
              <w:rPr>
                <w:rFonts w:cs="Arial"/>
                <w:sz w:val="18"/>
              </w:rPr>
              <w:t>0, 1</w:t>
            </w:r>
          </w:p>
        </w:tc>
      </w:tr>
      <w:tr w:rsidR="004E4100" w:rsidRPr="00240940" w14:paraId="3248C0F8" w14:textId="77777777" w:rsidTr="00B131AF">
        <w:tc>
          <w:tcPr>
            <w:tcW w:w="5000" w:type="pct"/>
            <w:gridSpan w:val="14"/>
            <w:shd w:val="clear" w:color="auto" w:fill="auto"/>
          </w:tcPr>
          <w:p w14:paraId="22002665" w14:textId="0CB0B897" w:rsidR="004E4100" w:rsidRDefault="004E4100" w:rsidP="00B131AF">
            <w:pPr>
              <w:spacing w:before="120" w:after="120"/>
              <w:rPr>
                <w:rFonts w:cs="Arial"/>
                <w:u w:val="single"/>
              </w:rPr>
            </w:pPr>
            <w:r w:rsidRPr="00240940">
              <w:rPr>
                <w:rFonts w:cs="Arial"/>
                <w:u w:val="single"/>
              </w:rPr>
              <w:t>INT 1 Reference:</w:t>
            </w:r>
            <w:r>
              <w:rPr>
                <w:rFonts w:cs="Arial"/>
                <w:u w:val="single"/>
              </w:rPr>
              <w:t xml:space="preserve"> --</w:t>
            </w:r>
          </w:p>
          <w:p w14:paraId="72A63000" w14:textId="7DCA1EC1" w:rsidR="004E4100" w:rsidRPr="004E4100" w:rsidRDefault="004E4100" w:rsidP="004E4100">
            <w:pPr>
              <w:pStyle w:val="Heading3"/>
            </w:pPr>
            <w:bookmarkStart w:id="2087" w:name="_Toc120214455"/>
            <w:r w:rsidRPr="004E4100">
              <w:t>General</w:t>
            </w:r>
            <w:bookmarkEnd w:id="2087"/>
          </w:p>
          <w:p w14:paraId="7ACDBD0A" w14:textId="77777777" w:rsidR="004E4100" w:rsidRPr="0036200E" w:rsidRDefault="004E4100" w:rsidP="00B131AF">
            <w:pPr>
              <w:spacing w:after="120"/>
              <w:rPr>
                <w:rFonts w:cstheme="minorHAnsi"/>
                <w:lang w:val="en-AU"/>
              </w:rPr>
            </w:pPr>
            <w:r w:rsidRPr="0036200E">
              <w:rPr>
                <w:rFonts w:cstheme="minorHAnsi"/>
                <w:lang w:val="en-AU"/>
              </w:rPr>
              <w:t>Where a complex attribute has all its sub-attributes optional (e.g., multiplicity 0..1 or 0..*), at least one of the sub-attributes must be populated.</w:t>
            </w:r>
          </w:p>
          <w:p w14:paraId="41DA2C5B" w14:textId="77777777" w:rsidR="004E4100" w:rsidRPr="0036200E" w:rsidRDefault="004E4100" w:rsidP="00B131AF">
            <w:pPr>
              <w:spacing w:after="120"/>
              <w:rPr>
                <w:rFonts w:cstheme="minorHAnsi"/>
                <w:lang w:val="en-AU"/>
              </w:rPr>
            </w:pPr>
            <w:r w:rsidRPr="0036200E">
              <w:rPr>
                <w:rFonts w:cstheme="minorHAnsi"/>
                <w:lang w:val="en-AU"/>
              </w:rPr>
              <w:t xml:space="preserve">The </w:t>
            </w:r>
            <w:proofErr w:type="spellStart"/>
            <w:r w:rsidRPr="0036200E">
              <w:rPr>
                <w:rFonts w:cstheme="minorHAnsi"/>
                <w:b/>
                <w:lang w:val="en-AU"/>
              </w:rPr>
              <w:t>featureName</w:t>
            </w:r>
            <w:proofErr w:type="spellEnd"/>
            <w:r w:rsidRPr="0036200E">
              <w:rPr>
                <w:rFonts w:cstheme="minorHAnsi"/>
                <w:lang w:val="en-AU"/>
              </w:rPr>
              <w:t xml:space="preserve"> attribute of an instance of an information type can be used for a short title that is either a proper name (if such is relevant) or which describes the instance. For example, the </w:t>
            </w:r>
            <w:proofErr w:type="spellStart"/>
            <w:r w:rsidRPr="0036200E">
              <w:rPr>
                <w:rFonts w:cstheme="minorHAnsi"/>
                <w:b/>
                <w:lang w:val="en-AU"/>
              </w:rPr>
              <w:t>featureName</w:t>
            </w:r>
            <w:proofErr w:type="spellEnd"/>
            <w:r w:rsidRPr="0036200E">
              <w:rPr>
                <w:rFonts w:cstheme="minorHAnsi"/>
                <w:lang w:val="en-AU"/>
              </w:rPr>
              <w:t xml:space="preserve"> attribute of an </w:t>
            </w:r>
            <w:r w:rsidRPr="0036200E">
              <w:rPr>
                <w:rFonts w:cstheme="minorHAnsi"/>
                <w:b/>
                <w:lang w:val="en-AU"/>
              </w:rPr>
              <w:t>Authority</w:t>
            </w:r>
            <w:r w:rsidRPr="0036200E">
              <w:rPr>
                <w:rFonts w:cstheme="minorHAnsi"/>
                <w:lang w:val="en-AU"/>
              </w:rPr>
              <w:t xml:space="preserve"> information type can be the name of a government agency.</w:t>
            </w:r>
          </w:p>
          <w:p w14:paraId="69E4857C" w14:textId="77777777" w:rsidR="004E4100" w:rsidRPr="0036200E" w:rsidRDefault="004E4100" w:rsidP="00B131AF">
            <w:pPr>
              <w:spacing w:after="120"/>
              <w:rPr>
                <w:rFonts w:cstheme="minorHAnsi"/>
                <w:lang w:val="en-AU"/>
              </w:rPr>
            </w:pPr>
            <w:proofErr w:type="spellStart"/>
            <w:r w:rsidRPr="0036200E">
              <w:rPr>
                <w:rFonts w:cstheme="minorHAnsi"/>
                <w:b/>
                <w:lang w:val="en-AU"/>
              </w:rPr>
              <w:t>featureName</w:t>
            </w:r>
            <w:proofErr w:type="spellEnd"/>
            <w:r w:rsidRPr="0036200E">
              <w:rPr>
                <w:rFonts w:cstheme="minorHAnsi"/>
                <w:lang w:val="en-AU"/>
              </w:rPr>
              <w:t xml:space="preserve"> attributes of information types should not duplicate the geographic feature name of an associated feature, but should pertain to the information instance itself. </w:t>
            </w:r>
          </w:p>
          <w:p w14:paraId="7EE1CB7F" w14:textId="77777777" w:rsidR="004E4100" w:rsidRPr="0036200E" w:rsidRDefault="004E4100" w:rsidP="00B131AF">
            <w:pPr>
              <w:spacing w:after="120"/>
              <w:rPr>
                <w:rFonts w:cstheme="minorHAnsi"/>
                <w:lang w:val="en-AU"/>
              </w:rPr>
            </w:pPr>
            <w:r w:rsidRPr="0036200E">
              <w:rPr>
                <w:rFonts w:cstheme="minorHAnsi"/>
                <w:lang w:val="en-AU"/>
              </w:rPr>
              <w:t xml:space="preserve">The </w:t>
            </w:r>
            <w:proofErr w:type="spellStart"/>
            <w:r w:rsidRPr="0036200E">
              <w:rPr>
                <w:rFonts w:cstheme="minorHAnsi"/>
                <w:b/>
                <w:lang w:val="en-AU"/>
              </w:rPr>
              <w:t>featureName</w:t>
            </w:r>
            <w:proofErr w:type="spellEnd"/>
            <w:r w:rsidRPr="0036200E">
              <w:rPr>
                <w:rFonts w:cstheme="minorHAnsi"/>
                <w:lang w:val="en-AU"/>
              </w:rPr>
              <w:t xml:space="preserve"> attribute should be populated only if the value conveys useful information to the end user. Some examples of such situations are:</w:t>
            </w:r>
          </w:p>
          <w:p w14:paraId="3748C518" w14:textId="77777777" w:rsidR="004E4100" w:rsidRPr="0036200E" w:rsidRDefault="004E4100" w:rsidP="00E87722">
            <w:pPr>
              <w:numPr>
                <w:ilvl w:val="0"/>
                <w:numId w:val="9"/>
              </w:numPr>
              <w:spacing w:before="120" w:after="120"/>
              <w:rPr>
                <w:rFonts w:cstheme="minorHAnsi"/>
                <w:lang w:val="en-AU"/>
              </w:rPr>
            </w:pPr>
            <w:r w:rsidRPr="0036200E">
              <w:rPr>
                <w:rFonts w:cstheme="minorHAnsi"/>
                <w:lang w:val="en-AU"/>
              </w:rPr>
              <w:t>providing the name of an organisation, such as the name of an Authority.</w:t>
            </w:r>
          </w:p>
          <w:p w14:paraId="7DBDEA3B" w14:textId="77777777" w:rsidR="004E4100" w:rsidRPr="0036200E" w:rsidRDefault="004E4100" w:rsidP="00E87722">
            <w:pPr>
              <w:numPr>
                <w:ilvl w:val="0"/>
                <w:numId w:val="9"/>
              </w:numPr>
              <w:spacing w:before="120" w:after="120"/>
              <w:rPr>
                <w:rFonts w:cstheme="minorHAnsi"/>
                <w:lang w:val="en-AU"/>
              </w:rPr>
            </w:pPr>
            <w:r w:rsidRPr="0036200E">
              <w:rPr>
                <w:rFonts w:cstheme="minorHAnsi"/>
                <w:lang w:val="en-AU"/>
              </w:rPr>
              <w:t>distinguishing between instances – if multiple instances of the same information type are associated to the same feature type (or another information type), the different instances may be given descriptive names to make it easier for the mariner to distinguish their content.</w:t>
            </w:r>
          </w:p>
          <w:p w14:paraId="79CFC254" w14:textId="77777777" w:rsidR="004E4100" w:rsidRPr="0036200E" w:rsidRDefault="004E4100" w:rsidP="00B131AF">
            <w:pPr>
              <w:spacing w:after="120"/>
              <w:rPr>
                <w:rFonts w:cstheme="minorHAnsi"/>
                <w:lang w:val="en-AU"/>
              </w:rPr>
            </w:pPr>
            <w:r w:rsidRPr="0036200E">
              <w:rPr>
                <w:rFonts w:cstheme="minorHAnsi"/>
                <w:lang w:val="en-AU"/>
              </w:rPr>
              <w:t>Some information instances are associated to multiple features, in which case its name should be general enough to be relevant to all the features.</w:t>
            </w:r>
          </w:p>
          <w:p w14:paraId="325F1C1C" w14:textId="15F39D79" w:rsidR="004E4100" w:rsidRPr="0036200E" w:rsidRDefault="004E4100" w:rsidP="00B131AF">
            <w:pPr>
              <w:spacing w:after="120"/>
              <w:rPr>
                <w:rFonts w:cstheme="minorHAnsi"/>
                <w:lang w:val="en-AU"/>
              </w:rPr>
            </w:pPr>
            <w:r w:rsidRPr="0036200E">
              <w:rPr>
                <w:rFonts w:cstheme="minorHAnsi"/>
                <w:lang w:val="en-AU"/>
              </w:rPr>
              <w:t xml:space="preserve">For example, if naming </w:t>
            </w:r>
            <w:r w:rsidRPr="0036200E">
              <w:rPr>
                <w:rFonts w:cstheme="minorHAnsi"/>
                <w:b/>
                <w:lang w:val="en-AU"/>
              </w:rPr>
              <w:t>Regulations</w:t>
            </w:r>
            <w:r w:rsidRPr="0036200E">
              <w:rPr>
                <w:rFonts w:cstheme="minorHAnsi"/>
                <w:lang w:val="en-AU"/>
              </w:rPr>
              <w:t xml:space="preserve"> instances describing </w:t>
            </w:r>
            <w:r w:rsidR="00C5159E">
              <w:rPr>
                <w:rFonts w:cstheme="minorHAnsi"/>
                <w:lang w:val="en-AU"/>
              </w:rPr>
              <w:t>regulations</w:t>
            </w:r>
            <w:r w:rsidRPr="0036200E">
              <w:rPr>
                <w:rFonts w:cstheme="minorHAnsi"/>
                <w:lang w:val="en-AU"/>
              </w:rPr>
              <w:t xml:space="preserve">, consider whether (for example) there is a general regulation applicable to all areas in a jurisdiction and an exceptional regulations object associated to a single area or a subset of areas in the jurisdiction. In this situation, the general regulations may be encoded with the name “General regulations for </w:t>
            </w:r>
            <w:r w:rsidR="00C5159E">
              <w:rPr>
                <w:rFonts w:cstheme="minorHAnsi"/>
                <w:lang w:val="en-AU"/>
              </w:rPr>
              <w:t>(feature type)</w:t>
            </w:r>
            <w:r w:rsidRPr="0036200E">
              <w:rPr>
                <w:rFonts w:cstheme="minorHAnsi"/>
                <w:lang w:val="en-AU"/>
              </w:rPr>
              <w:t xml:space="preserve"> Areas” and associated to several features, while a specific feature can also have a specific regulation whose name is “Special regulations for (named area)”.</w:t>
            </w:r>
          </w:p>
          <w:p w14:paraId="1CEA4499" w14:textId="33D03396" w:rsidR="004E4100" w:rsidRPr="0036200E" w:rsidRDefault="004E4100" w:rsidP="00B131AF">
            <w:pPr>
              <w:spacing w:after="120"/>
              <w:rPr>
                <w:rFonts w:cstheme="minorHAnsi"/>
                <w:lang w:val="en-AU"/>
              </w:rPr>
            </w:pPr>
            <w:r w:rsidRPr="0036200E">
              <w:rPr>
                <w:rFonts w:cstheme="minorHAnsi"/>
                <w:lang w:val="en-AU"/>
              </w:rPr>
              <w:t xml:space="preserve">The </w:t>
            </w:r>
            <w:proofErr w:type="spellStart"/>
            <w:r w:rsidRPr="0036200E">
              <w:rPr>
                <w:rFonts w:cstheme="minorHAnsi"/>
                <w:b/>
                <w:lang w:val="en-AU"/>
              </w:rPr>
              <w:t>AdditionalInformation</w:t>
            </w:r>
            <w:proofErr w:type="spellEnd"/>
            <w:r w:rsidRPr="0036200E">
              <w:rPr>
                <w:rFonts w:cstheme="minorHAnsi"/>
                <w:lang w:val="en-AU"/>
              </w:rPr>
              <w:t xml:space="preserve"> association to a </w:t>
            </w:r>
            <w:proofErr w:type="spellStart"/>
            <w:r w:rsidRPr="0036200E">
              <w:rPr>
                <w:rFonts w:cstheme="minorHAnsi"/>
                <w:b/>
                <w:lang w:val="en-AU"/>
              </w:rPr>
              <w:t>NauticalInfomation</w:t>
            </w:r>
            <w:proofErr w:type="spellEnd"/>
            <w:r w:rsidRPr="0036200E">
              <w:rPr>
                <w:rFonts w:cstheme="minorHAnsi"/>
                <w:lang w:val="en-AU"/>
              </w:rPr>
              <w:t xml:space="preserve"> object can be used to attach an additional chunk of information to an information type, </w:t>
            </w:r>
            <w:r w:rsidR="00C5159E">
              <w:rPr>
                <w:rFonts w:cstheme="minorHAnsi"/>
                <w:lang w:val="en-AU"/>
              </w:rPr>
              <w:t>when</w:t>
            </w:r>
            <w:r w:rsidRPr="0036200E">
              <w:rPr>
                <w:rFonts w:cstheme="minorHAnsi"/>
                <w:lang w:val="en-AU"/>
              </w:rPr>
              <w:t xml:space="preserve"> there is no applicable specific information type or association. This should be used sparingly if at all.</w:t>
            </w:r>
          </w:p>
          <w:p w14:paraId="625657E7" w14:textId="77777777" w:rsidR="004E4100" w:rsidRDefault="004E4100" w:rsidP="00B131AF">
            <w:pPr>
              <w:spacing w:before="120" w:after="120"/>
              <w:rPr>
                <w:rFonts w:cs="Arial"/>
              </w:rPr>
            </w:pPr>
            <w:r w:rsidRPr="00240940">
              <w:rPr>
                <w:rFonts w:cs="Arial"/>
                <w:u w:val="single"/>
              </w:rPr>
              <w:t>Remarks:</w:t>
            </w:r>
          </w:p>
          <w:p w14:paraId="25772D35" w14:textId="77777777" w:rsidR="004E4100" w:rsidRDefault="004E4100" w:rsidP="00B131AF">
            <w:pPr>
              <w:spacing w:before="120" w:after="120"/>
              <w:rPr>
                <w:rFonts w:cs="Arial"/>
              </w:rPr>
            </w:pPr>
          </w:p>
          <w:p w14:paraId="680E207F" w14:textId="77777777" w:rsidR="004E4100" w:rsidRDefault="004E4100" w:rsidP="00B131AF">
            <w:pPr>
              <w:spacing w:before="120" w:after="120"/>
              <w:rPr>
                <w:rFonts w:cs="Arial"/>
              </w:rPr>
            </w:pPr>
            <w:r w:rsidRPr="00240940">
              <w:rPr>
                <w:rFonts w:cs="Arial"/>
                <w:u w:val="single"/>
              </w:rPr>
              <w:t>Distinction:</w:t>
            </w:r>
          </w:p>
          <w:p w14:paraId="0101849A" w14:textId="77777777" w:rsidR="004E4100" w:rsidRPr="00240940" w:rsidRDefault="004E4100" w:rsidP="00B131AF">
            <w:pPr>
              <w:spacing w:before="120" w:after="120"/>
              <w:rPr>
                <w:rFonts w:cs="Arial"/>
              </w:rPr>
            </w:pPr>
          </w:p>
        </w:tc>
      </w:tr>
      <w:tr w:rsidR="004E4100" w:rsidRPr="00240940" w14:paraId="23D1AFDD" w14:textId="77777777" w:rsidTr="00B131AF">
        <w:tc>
          <w:tcPr>
            <w:tcW w:w="5000" w:type="pct"/>
            <w:gridSpan w:val="14"/>
            <w:shd w:val="clear" w:color="auto" w:fill="auto"/>
          </w:tcPr>
          <w:p w14:paraId="553D1815" w14:textId="77777777" w:rsidR="004E4100" w:rsidRPr="00240940" w:rsidRDefault="004E4100" w:rsidP="00B131AF">
            <w:pPr>
              <w:spacing w:before="120" w:after="120"/>
              <w:rPr>
                <w:rFonts w:cs="Arial"/>
                <w:b/>
                <w:u w:val="single"/>
              </w:rPr>
            </w:pPr>
            <w:r w:rsidRPr="00240940">
              <w:rPr>
                <w:rFonts w:cs="Arial"/>
                <w:b/>
                <w:u w:val="single"/>
              </w:rPr>
              <w:t>Feature/Information associations</w:t>
            </w:r>
          </w:p>
        </w:tc>
      </w:tr>
      <w:tr w:rsidR="004E4100" w:rsidRPr="00240940" w14:paraId="47F0D39D" w14:textId="77777777" w:rsidTr="00C5159E">
        <w:tc>
          <w:tcPr>
            <w:tcW w:w="507" w:type="pct"/>
            <w:vMerge w:val="restart"/>
            <w:shd w:val="clear" w:color="auto" w:fill="auto"/>
          </w:tcPr>
          <w:p w14:paraId="3E54855B" w14:textId="77777777" w:rsidR="004E4100" w:rsidRPr="00240940" w:rsidRDefault="004E4100" w:rsidP="00B131AF">
            <w:pPr>
              <w:spacing w:before="120" w:after="120"/>
              <w:rPr>
                <w:rFonts w:cs="Arial"/>
                <w:b/>
              </w:rPr>
            </w:pPr>
            <w:r w:rsidRPr="00240940">
              <w:rPr>
                <w:rFonts w:cs="Arial"/>
                <w:b/>
              </w:rPr>
              <w:t>Type</w:t>
            </w:r>
          </w:p>
        </w:tc>
        <w:tc>
          <w:tcPr>
            <w:tcW w:w="607" w:type="pct"/>
            <w:vMerge w:val="restart"/>
            <w:shd w:val="clear" w:color="auto" w:fill="auto"/>
          </w:tcPr>
          <w:p w14:paraId="4B8CC641" w14:textId="77777777" w:rsidR="004E4100" w:rsidRPr="00240940" w:rsidRDefault="004E4100" w:rsidP="00B131AF">
            <w:pPr>
              <w:spacing w:before="120" w:after="120"/>
              <w:rPr>
                <w:rFonts w:cs="Arial"/>
                <w:b/>
              </w:rPr>
            </w:pPr>
            <w:r w:rsidRPr="00240940">
              <w:rPr>
                <w:rFonts w:cs="Arial"/>
                <w:b/>
              </w:rPr>
              <w:t>Association Name</w:t>
            </w:r>
          </w:p>
        </w:tc>
        <w:tc>
          <w:tcPr>
            <w:tcW w:w="3886" w:type="pct"/>
            <w:gridSpan w:val="12"/>
            <w:shd w:val="clear" w:color="auto" w:fill="auto"/>
          </w:tcPr>
          <w:p w14:paraId="729E8F6A" w14:textId="77777777" w:rsidR="004E4100" w:rsidRPr="00240940" w:rsidRDefault="004E4100" w:rsidP="00B131AF">
            <w:pPr>
              <w:spacing w:before="120" w:after="120"/>
              <w:jc w:val="center"/>
              <w:rPr>
                <w:rFonts w:cs="Arial"/>
                <w:b/>
              </w:rPr>
            </w:pPr>
            <w:r w:rsidRPr="00240940">
              <w:rPr>
                <w:rFonts w:cs="Arial"/>
                <w:b/>
              </w:rPr>
              <w:t>Association Ends</w:t>
            </w:r>
          </w:p>
        </w:tc>
      </w:tr>
      <w:tr w:rsidR="004E4100" w:rsidRPr="00240940" w14:paraId="6D68C756" w14:textId="77777777" w:rsidTr="00C5159E">
        <w:tc>
          <w:tcPr>
            <w:tcW w:w="507" w:type="pct"/>
            <w:vMerge/>
            <w:shd w:val="clear" w:color="auto" w:fill="auto"/>
          </w:tcPr>
          <w:p w14:paraId="7CF2FC7B" w14:textId="77777777" w:rsidR="004E4100" w:rsidRPr="00240940" w:rsidRDefault="004E4100" w:rsidP="00B131AF">
            <w:pPr>
              <w:spacing w:before="120" w:after="120"/>
              <w:rPr>
                <w:rFonts w:cs="Arial"/>
              </w:rPr>
            </w:pPr>
          </w:p>
        </w:tc>
        <w:tc>
          <w:tcPr>
            <w:tcW w:w="607" w:type="pct"/>
            <w:vMerge/>
            <w:shd w:val="clear" w:color="auto" w:fill="auto"/>
          </w:tcPr>
          <w:p w14:paraId="10CD01B5" w14:textId="77777777" w:rsidR="004E4100" w:rsidRPr="00240940" w:rsidRDefault="004E4100" w:rsidP="00B131AF">
            <w:pPr>
              <w:spacing w:before="120" w:after="120"/>
              <w:rPr>
                <w:rFonts w:cs="Arial"/>
              </w:rPr>
            </w:pPr>
          </w:p>
        </w:tc>
        <w:tc>
          <w:tcPr>
            <w:tcW w:w="726" w:type="pct"/>
            <w:gridSpan w:val="3"/>
            <w:shd w:val="clear" w:color="auto" w:fill="auto"/>
          </w:tcPr>
          <w:p w14:paraId="23C73C85" w14:textId="77777777" w:rsidR="004E4100" w:rsidRPr="00240940" w:rsidRDefault="004E4100" w:rsidP="00B131AF">
            <w:pPr>
              <w:spacing w:before="120" w:after="120"/>
              <w:rPr>
                <w:rFonts w:cs="Arial"/>
                <w:b/>
              </w:rPr>
            </w:pPr>
            <w:r w:rsidRPr="00240940">
              <w:rPr>
                <w:rFonts w:cs="Arial"/>
                <w:b/>
              </w:rPr>
              <w:t>Class</w:t>
            </w:r>
          </w:p>
        </w:tc>
        <w:tc>
          <w:tcPr>
            <w:tcW w:w="923" w:type="pct"/>
            <w:gridSpan w:val="2"/>
            <w:shd w:val="clear" w:color="auto" w:fill="auto"/>
          </w:tcPr>
          <w:p w14:paraId="2D6983E6" w14:textId="77777777" w:rsidR="004E4100" w:rsidRPr="00240940" w:rsidRDefault="004E4100" w:rsidP="00B131AF">
            <w:pPr>
              <w:spacing w:before="120" w:after="120"/>
              <w:rPr>
                <w:rFonts w:cs="Arial"/>
                <w:b/>
              </w:rPr>
            </w:pPr>
            <w:r w:rsidRPr="00240940">
              <w:rPr>
                <w:rFonts w:cs="Arial"/>
                <w:b/>
              </w:rPr>
              <w:t>Role</w:t>
            </w:r>
          </w:p>
        </w:tc>
        <w:tc>
          <w:tcPr>
            <w:tcW w:w="296" w:type="pct"/>
            <w:gridSpan w:val="2"/>
            <w:shd w:val="clear" w:color="auto" w:fill="auto"/>
          </w:tcPr>
          <w:p w14:paraId="43F5D044" w14:textId="77777777" w:rsidR="004E4100" w:rsidRPr="00240940" w:rsidRDefault="004E4100" w:rsidP="00B131AF">
            <w:pPr>
              <w:spacing w:before="120" w:after="120"/>
              <w:rPr>
                <w:rFonts w:cs="Arial"/>
                <w:b/>
              </w:rPr>
            </w:pPr>
            <w:proofErr w:type="spellStart"/>
            <w:r w:rsidRPr="00240940">
              <w:rPr>
                <w:rFonts w:cs="Arial"/>
                <w:b/>
              </w:rPr>
              <w:t>Mult</w:t>
            </w:r>
            <w:proofErr w:type="spellEnd"/>
          </w:p>
        </w:tc>
        <w:tc>
          <w:tcPr>
            <w:tcW w:w="846" w:type="pct"/>
            <w:gridSpan w:val="2"/>
            <w:shd w:val="clear" w:color="auto" w:fill="auto"/>
          </w:tcPr>
          <w:p w14:paraId="4843A602" w14:textId="77777777" w:rsidR="004E4100" w:rsidRPr="00240940" w:rsidRDefault="004E4100" w:rsidP="00B131AF">
            <w:pPr>
              <w:spacing w:before="120" w:after="120"/>
              <w:rPr>
                <w:rFonts w:cs="Arial"/>
                <w:b/>
              </w:rPr>
            </w:pPr>
            <w:r w:rsidRPr="00240940">
              <w:rPr>
                <w:rFonts w:cs="Arial"/>
                <w:b/>
              </w:rPr>
              <w:t>Class</w:t>
            </w:r>
          </w:p>
        </w:tc>
        <w:tc>
          <w:tcPr>
            <w:tcW w:w="799" w:type="pct"/>
            <w:gridSpan w:val="2"/>
            <w:shd w:val="clear" w:color="auto" w:fill="auto"/>
          </w:tcPr>
          <w:p w14:paraId="66446461" w14:textId="77777777" w:rsidR="004E4100" w:rsidRPr="00240940" w:rsidRDefault="004E4100" w:rsidP="00B131AF">
            <w:pPr>
              <w:spacing w:before="120" w:after="120"/>
              <w:rPr>
                <w:rFonts w:cs="Arial"/>
                <w:b/>
              </w:rPr>
            </w:pPr>
            <w:r w:rsidRPr="00240940">
              <w:rPr>
                <w:rFonts w:cs="Arial"/>
                <w:b/>
              </w:rPr>
              <w:t>Role</w:t>
            </w:r>
          </w:p>
        </w:tc>
        <w:tc>
          <w:tcPr>
            <w:tcW w:w="296" w:type="pct"/>
            <w:shd w:val="clear" w:color="auto" w:fill="auto"/>
          </w:tcPr>
          <w:p w14:paraId="68CBCC48" w14:textId="77777777" w:rsidR="004E4100" w:rsidRPr="00240940" w:rsidRDefault="004E4100" w:rsidP="00B131AF">
            <w:pPr>
              <w:spacing w:before="120" w:after="120"/>
              <w:rPr>
                <w:rFonts w:cs="Arial"/>
                <w:b/>
              </w:rPr>
            </w:pPr>
            <w:proofErr w:type="spellStart"/>
            <w:r w:rsidRPr="00240940">
              <w:rPr>
                <w:rFonts w:cs="Arial"/>
                <w:b/>
              </w:rPr>
              <w:t>Mult</w:t>
            </w:r>
            <w:proofErr w:type="spellEnd"/>
          </w:p>
        </w:tc>
      </w:tr>
      <w:tr w:rsidR="004E4100" w:rsidRPr="00240940" w14:paraId="0C9CC2C8" w14:textId="77777777" w:rsidTr="00C5159E">
        <w:tc>
          <w:tcPr>
            <w:tcW w:w="507" w:type="pct"/>
            <w:shd w:val="clear" w:color="auto" w:fill="auto"/>
          </w:tcPr>
          <w:p w14:paraId="67B41EA2" w14:textId="77777777" w:rsidR="004E4100" w:rsidRPr="00240940" w:rsidRDefault="004E4100" w:rsidP="00B131AF">
            <w:pPr>
              <w:spacing w:before="120" w:after="120"/>
              <w:rPr>
                <w:rFonts w:cs="Arial"/>
                <w:sz w:val="18"/>
              </w:rPr>
            </w:pPr>
            <w:r w:rsidRPr="00240940">
              <w:rPr>
                <w:rFonts w:cs="Arial"/>
                <w:sz w:val="18"/>
              </w:rPr>
              <w:t>association</w:t>
            </w:r>
          </w:p>
        </w:tc>
        <w:tc>
          <w:tcPr>
            <w:tcW w:w="607" w:type="pct"/>
            <w:shd w:val="clear" w:color="auto" w:fill="auto"/>
          </w:tcPr>
          <w:p w14:paraId="04081861" w14:textId="77777777" w:rsidR="004E4100" w:rsidRPr="00240940" w:rsidRDefault="004E4100" w:rsidP="00B131AF">
            <w:pPr>
              <w:spacing w:before="120" w:after="120"/>
              <w:rPr>
                <w:rFonts w:cs="Arial"/>
                <w:sz w:val="18"/>
              </w:rPr>
            </w:pPr>
            <w:r w:rsidRPr="00240940">
              <w:rPr>
                <w:rFonts w:cs="Arial"/>
                <w:sz w:val="18"/>
              </w:rPr>
              <w:t>Additional Information</w:t>
            </w:r>
          </w:p>
        </w:tc>
        <w:tc>
          <w:tcPr>
            <w:tcW w:w="726" w:type="pct"/>
            <w:gridSpan w:val="3"/>
            <w:shd w:val="clear" w:color="auto" w:fill="auto"/>
          </w:tcPr>
          <w:p w14:paraId="459BE774" w14:textId="77777777" w:rsidR="004E4100" w:rsidRPr="00240940" w:rsidRDefault="004E4100" w:rsidP="00B131AF">
            <w:pPr>
              <w:spacing w:before="120" w:after="120"/>
              <w:rPr>
                <w:rFonts w:cs="Arial"/>
                <w:b/>
                <w:sz w:val="18"/>
              </w:rPr>
            </w:pPr>
            <w:proofErr w:type="spellStart"/>
            <w:r w:rsidRPr="00240940">
              <w:rPr>
                <w:rFonts w:cs="Arial"/>
                <w:b/>
                <w:sz w:val="18"/>
              </w:rPr>
              <w:t>InformationType</w:t>
            </w:r>
            <w:proofErr w:type="spellEnd"/>
          </w:p>
        </w:tc>
        <w:tc>
          <w:tcPr>
            <w:tcW w:w="923" w:type="pct"/>
            <w:gridSpan w:val="2"/>
            <w:shd w:val="clear" w:color="auto" w:fill="auto"/>
          </w:tcPr>
          <w:p w14:paraId="090B190C" w14:textId="77777777" w:rsidR="004E4100" w:rsidRPr="00240940" w:rsidRDefault="004E4100" w:rsidP="00B131AF">
            <w:pPr>
              <w:spacing w:before="120" w:after="120"/>
              <w:rPr>
                <w:rFonts w:cs="Arial"/>
                <w:sz w:val="18"/>
              </w:rPr>
            </w:pPr>
            <w:proofErr w:type="spellStart"/>
            <w:r w:rsidRPr="00240940">
              <w:rPr>
                <w:rFonts w:cs="Arial"/>
                <w:sz w:val="18"/>
              </w:rPr>
              <w:t>informationProvidedFor</w:t>
            </w:r>
            <w:proofErr w:type="spellEnd"/>
          </w:p>
        </w:tc>
        <w:tc>
          <w:tcPr>
            <w:tcW w:w="296" w:type="pct"/>
            <w:gridSpan w:val="2"/>
            <w:shd w:val="clear" w:color="auto" w:fill="auto"/>
          </w:tcPr>
          <w:p w14:paraId="09CC94EA" w14:textId="77777777" w:rsidR="004E4100" w:rsidRPr="00240940" w:rsidRDefault="004E4100" w:rsidP="00B131AF">
            <w:pPr>
              <w:spacing w:before="120" w:after="120"/>
              <w:rPr>
                <w:rFonts w:cs="Arial"/>
                <w:sz w:val="18"/>
              </w:rPr>
            </w:pPr>
            <w:r w:rsidRPr="00240940">
              <w:rPr>
                <w:rFonts w:cs="Arial"/>
                <w:sz w:val="18"/>
              </w:rPr>
              <w:t>0, *</w:t>
            </w:r>
          </w:p>
        </w:tc>
        <w:tc>
          <w:tcPr>
            <w:tcW w:w="846" w:type="pct"/>
            <w:gridSpan w:val="2"/>
            <w:shd w:val="clear" w:color="auto" w:fill="auto"/>
          </w:tcPr>
          <w:p w14:paraId="0879874A" w14:textId="77777777" w:rsidR="004E4100" w:rsidRPr="00240940" w:rsidRDefault="004E4100" w:rsidP="00B131AF">
            <w:pPr>
              <w:spacing w:before="120" w:after="120"/>
              <w:rPr>
                <w:rFonts w:cs="Arial"/>
                <w:b/>
                <w:sz w:val="18"/>
              </w:rPr>
            </w:pPr>
            <w:proofErr w:type="spellStart"/>
            <w:r w:rsidRPr="00240940">
              <w:rPr>
                <w:rFonts w:cs="Arial"/>
                <w:b/>
                <w:sz w:val="18"/>
              </w:rPr>
              <w:t>NauticalInformation</w:t>
            </w:r>
            <w:proofErr w:type="spellEnd"/>
          </w:p>
        </w:tc>
        <w:tc>
          <w:tcPr>
            <w:tcW w:w="799" w:type="pct"/>
            <w:gridSpan w:val="2"/>
            <w:shd w:val="clear" w:color="auto" w:fill="auto"/>
          </w:tcPr>
          <w:p w14:paraId="3947D0CA" w14:textId="77777777" w:rsidR="004E4100" w:rsidRPr="00240940" w:rsidRDefault="004E4100" w:rsidP="00B131AF">
            <w:pPr>
              <w:spacing w:before="120" w:after="120"/>
              <w:rPr>
                <w:rFonts w:cs="Arial"/>
                <w:sz w:val="18"/>
              </w:rPr>
            </w:pPr>
            <w:proofErr w:type="spellStart"/>
            <w:r w:rsidRPr="00240940">
              <w:rPr>
                <w:rFonts w:cs="Arial"/>
                <w:sz w:val="18"/>
              </w:rPr>
              <w:t>providesInformation</w:t>
            </w:r>
            <w:proofErr w:type="spellEnd"/>
          </w:p>
        </w:tc>
        <w:tc>
          <w:tcPr>
            <w:tcW w:w="296" w:type="pct"/>
            <w:shd w:val="clear" w:color="auto" w:fill="auto"/>
          </w:tcPr>
          <w:p w14:paraId="1321A3FC" w14:textId="77777777" w:rsidR="004E4100" w:rsidRPr="00240940" w:rsidRDefault="004E4100" w:rsidP="00B131AF">
            <w:pPr>
              <w:spacing w:before="120" w:after="120"/>
              <w:rPr>
                <w:rFonts w:cs="Arial"/>
              </w:rPr>
            </w:pPr>
            <w:r>
              <w:rPr>
                <w:rFonts w:cs="Arial"/>
              </w:rPr>
              <w:t>0, *</w:t>
            </w:r>
          </w:p>
        </w:tc>
      </w:tr>
    </w:tbl>
    <w:p w14:paraId="24002CEB" w14:textId="77777777" w:rsidR="004D09DB" w:rsidRPr="00ED455F" w:rsidRDefault="004D09DB" w:rsidP="004D09DB">
      <w:pPr>
        <w:rPr>
          <w:rFonts w:cstheme="minorHAnsi"/>
        </w:rPr>
      </w:pPr>
    </w:p>
    <w:p w14:paraId="6B571C3C" w14:textId="77777777" w:rsidR="004D09DB" w:rsidRPr="00A66C15" w:rsidRDefault="004D09DB" w:rsidP="004D09DB">
      <w:pPr>
        <w:pStyle w:val="NoSpacing"/>
        <w:rPr>
          <w:rStyle w:val="standardtextcolour"/>
          <w:rFonts w:asciiTheme="minorHAnsi" w:eastAsiaTheme="majorEastAsia" w:hAnsiTheme="minorHAnsi" w:cstheme="minorHAnsi"/>
        </w:rPr>
      </w:pPr>
    </w:p>
    <w:p w14:paraId="07E3080F" w14:textId="2EB983BB" w:rsidR="004D09DB" w:rsidRPr="00DE1C06" w:rsidRDefault="004D09DB" w:rsidP="00716062">
      <w:pPr>
        <w:pStyle w:val="Heading2"/>
        <w:rPr>
          <w:rStyle w:val="standardtextcolour"/>
        </w:rPr>
      </w:pPr>
      <w:bookmarkStart w:id="2088" w:name="_Toc490817386"/>
      <w:bookmarkStart w:id="2089" w:name="_Ref531051221"/>
      <w:bookmarkStart w:id="2090" w:name="_Ref113290952"/>
      <w:bookmarkStart w:id="2091" w:name="_Ref113291164"/>
      <w:bookmarkStart w:id="2092" w:name="_Ref117373352"/>
      <w:bookmarkStart w:id="2093" w:name="_Toc120214456"/>
      <w:proofErr w:type="spellStart"/>
      <w:r w:rsidRPr="00DE1C06">
        <w:rPr>
          <w:rStyle w:val="standardtextcolour"/>
        </w:rPr>
        <w:t>AbstractRxN</w:t>
      </w:r>
      <w:bookmarkEnd w:id="2088"/>
      <w:bookmarkEnd w:id="2089"/>
      <w:bookmarkEnd w:id="2090"/>
      <w:bookmarkEnd w:id="2091"/>
      <w:bookmarkEnd w:id="2092"/>
      <w:bookmarkEnd w:id="2093"/>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6"/>
        <w:gridCol w:w="1179"/>
        <w:gridCol w:w="109"/>
        <w:gridCol w:w="657"/>
        <w:gridCol w:w="591"/>
        <w:gridCol w:w="915"/>
        <w:gridCol w:w="650"/>
        <w:gridCol w:w="116"/>
        <w:gridCol w:w="498"/>
        <w:gridCol w:w="984"/>
        <w:gridCol w:w="245"/>
        <w:gridCol w:w="519"/>
        <w:gridCol w:w="897"/>
        <w:gridCol w:w="600"/>
      </w:tblGrid>
      <w:tr w:rsidR="00ED09F3" w:rsidRPr="00240940" w14:paraId="165EEFFD" w14:textId="77777777" w:rsidTr="00B131AF">
        <w:tc>
          <w:tcPr>
            <w:tcW w:w="5000" w:type="pct"/>
            <w:gridSpan w:val="14"/>
            <w:shd w:val="clear" w:color="auto" w:fill="auto"/>
          </w:tcPr>
          <w:p w14:paraId="3BA0796C" w14:textId="77777777" w:rsidR="00ED09F3" w:rsidRPr="00240940" w:rsidRDefault="00ED09F3" w:rsidP="00B131AF">
            <w:pPr>
              <w:spacing w:before="120" w:after="120"/>
              <w:rPr>
                <w:rFonts w:cs="Arial"/>
              </w:rPr>
            </w:pPr>
            <w:r w:rsidRPr="00240940">
              <w:rPr>
                <w:rFonts w:cs="Arial"/>
                <w:u w:val="single"/>
              </w:rPr>
              <w:t>IHO Definition:</w:t>
            </w:r>
            <w:r>
              <w:rPr>
                <w:rFonts w:cs="Arial"/>
              </w:rPr>
              <w:t xml:space="preserve"> An abstract superclass for information types that encode rules, recommendations, and general information in text or graphic form.</w:t>
            </w:r>
          </w:p>
        </w:tc>
      </w:tr>
      <w:tr w:rsidR="00ED09F3" w:rsidRPr="00240940" w14:paraId="7B754D58" w14:textId="77777777" w:rsidTr="00B131AF">
        <w:tc>
          <w:tcPr>
            <w:tcW w:w="5000" w:type="pct"/>
            <w:gridSpan w:val="14"/>
            <w:shd w:val="clear" w:color="auto" w:fill="auto"/>
          </w:tcPr>
          <w:p w14:paraId="532988E3" w14:textId="77777777" w:rsidR="00ED09F3" w:rsidRPr="00240940" w:rsidRDefault="00ED09F3" w:rsidP="00B131AF">
            <w:pPr>
              <w:spacing w:before="120" w:after="120"/>
              <w:rPr>
                <w:rFonts w:cs="Arial"/>
                <w:b/>
              </w:rPr>
            </w:pPr>
            <w:r w:rsidRPr="00240940">
              <w:rPr>
                <w:rFonts w:cs="Arial"/>
                <w:b/>
                <w:u w:val="single"/>
              </w:rPr>
              <w:t>S-10x Information Type:</w:t>
            </w:r>
            <w:r>
              <w:rPr>
                <w:rFonts w:cs="Arial"/>
                <w:b/>
              </w:rPr>
              <w:t xml:space="preserve"> </w:t>
            </w:r>
            <w:proofErr w:type="spellStart"/>
            <w:r>
              <w:rPr>
                <w:rFonts w:cs="Arial"/>
                <w:b/>
              </w:rPr>
              <w:t>AbstractRxN</w:t>
            </w:r>
            <w:proofErr w:type="spellEnd"/>
          </w:p>
        </w:tc>
      </w:tr>
      <w:tr w:rsidR="00ED09F3" w:rsidRPr="00240940" w14:paraId="51DD37D6" w14:textId="77777777" w:rsidTr="00B131AF">
        <w:tc>
          <w:tcPr>
            <w:tcW w:w="5000" w:type="pct"/>
            <w:gridSpan w:val="14"/>
            <w:shd w:val="clear" w:color="auto" w:fill="auto"/>
          </w:tcPr>
          <w:p w14:paraId="5E2523DA" w14:textId="51E750FE" w:rsidR="00ED09F3" w:rsidRPr="00240940" w:rsidRDefault="00ED09F3" w:rsidP="00B131AF">
            <w:pPr>
              <w:spacing w:before="120" w:after="120"/>
              <w:rPr>
                <w:rFonts w:cs="Arial"/>
                <w:b/>
              </w:rPr>
            </w:pPr>
            <w:r w:rsidRPr="00240940">
              <w:rPr>
                <w:rFonts w:cs="Arial"/>
                <w:b/>
                <w:u w:val="single"/>
              </w:rPr>
              <w:t>Super Type:</w:t>
            </w:r>
            <w:r>
              <w:rPr>
                <w:rFonts w:cs="Arial"/>
                <w:b/>
              </w:rPr>
              <w:t xml:space="preserve"> </w:t>
            </w:r>
            <w:proofErr w:type="spellStart"/>
            <w:r>
              <w:rPr>
                <w:rFonts w:cs="Arial"/>
                <w:b/>
              </w:rPr>
              <w:t>InformationType</w:t>
            </w:r>
            <w:proofErr w:type="spellEnd"/>
            <w:r w:rsidR="00D658D8">
              <w:rPr>
                <w:rFonts w:cs="Arial"/>
                <w:b/>
              </w:rPr>
              <w:t xml:space="preserve"> (</w:t>
            </w:r>
            <w:r w:rsidR="00D658D8">
              <w:rPr>
                <w:rFonts w:cs="Arial"/>
                <w:b/>
              </w:rPr>
              <w:fldChar w:fldCharType="begin"/>
            </w:r>
            <w:r w:rsidR="00D658D8">
              <w:rPr>
                <w:rFonts w:cs="Arial"/>
                <w:b/>
              </w:rPr>
              <w:instrText xml:space="preserve"> REF _Ref113291092 \r \h </w:instrText>
            </w:r>
            <w:r w:rsidR="00D658D8">
              <w:rPr>
                <w:rFonts w:cs="Arial"/>
                <w:b/>
              </w:rPr>
            </w:r>
            <w:r w:rsidR="00D658D8">
              <w:rPr>
                <w:rFonts w:cs="Arial"/>
                <w:b/>
              </w:rPr>
              <w:fldChar w:fldCharType="separate"/>
            </w:r>
            <w:r w:rsidR="00EE3F7C">
              <w:rPr>
                <w:rFonts w:cs="Arial"/>
                <w:b/>
              </w:rPr>
              <w:t>9.2</w:t>
            </w:r>
            <w:r w:rsidR="00D658D8">
              <w:rPr>
                <w:rFonts w:cs="Arial"/>
                <w:b/>
              </w:rPr>
              <w:fldChar w:fldCharType="end"/>
            </w:r>
            <w:r w:rsidR="00D658D8">
              <w:rPr>
                <w:rFonts w:cs="Arial"/>
                <w:b/>
              </w:rPr>
              <w:t>)</w:t>
            </w:r>
          </w:p>
        </w:tc>
      </w:tr>
      <w:tr w:rsidR="00D658D8" w:rsidRPr="00240940" w14:paraId="3A7EBBCB" w14:textId="77777777" w:rsidTr="00B131AF">
        <w:tc>
          <w:tcPr>
            <w:tcW w:w="5000" w:type="pct"/>
            <w:gridSpan w:val="14"/>
            <w:shd w:val="clear" w:color="auto" w:fill="auto"/>
          </w:tcPr>
          <w:p w14:paraId="79B1F130" w14:textId="0F140CEF" w:rsidR="00D658D8" w:rsidRPr="00240940" w:rsidRDefault="00D658D8" w:rsidP="00B131AF">
            <w:pPr>
              <w:spacing w:before="120" w:after="120"/>
              <w:rPr>
                <w:rFonts w:cs="Arial"/>
                <w:b/>
                <w:u w:val="single"/>
              </w:rPr>
            </w:pPr>
            <w:r>
              <w:rPr>
                <w:rFonts w:cs="Arial"/>
                <w:b/>
                <w:u w:val="single"/>
              </w:rPr>
              <w:t>Sub-Types: Regulations (</w:t>
            </w:r>
            <w:r>
              <w:rPr>
                <w:rFonts w:cs="Arial"/>
                <w:b/>
                <w:u w:val="single"/>
              </w:rPr>
              <w:fldChar w:fldCharType="begin"/>
            </w:r>
            <w:r>
              <w:rPr>
                <w:rFonts w:cs="Arial"/>
                <w:b/>
                <w:u w:val="single"/>
              </w:rPr>
              <w:instrText xml:space="preserve"> REF _Ref113291099 \r \h </w:instrText>
            </w:r>
            <w:r>
              <w:rPr>
                <w:rFonts w:cs="Arial"/>
                <w:b/>
                <w:u w:val="single"/>
              </w:rPr>
            </w:r>
            <w:r>
              <w:rPr>
                <w:rFonts w:cs="Arial"/>
                <w:b/>
                <w:u w:val="single"/>
              </w:rPr>
              <w:fldChar w:fldCharType="separate"/>
            </w:r>
            <w:r w:rsidR="00EE3F7C">
              <w:rPr>
                <w:rFonts w:cs="Arial"/>
                <w:b/>
                <w:u w:val="single"/>
              </w:rPr>
              <w:t>10.2</w:t>
            </w:r>
            <w:r>
              <w:rPr>
                <w:rFonts w:cs="Arial"/>
                <w:b/>
                <w:u w:val="single"/>
              </w:rPr>
              <w:fldChar w:fldCharType="end"/>
            </w:r>
            <w:r>
              <w:rPr>
                <w:rFonts w:cs="Arial"/>
                <w:b/>
                <w:u w:val="single"/>
              </w:rPr>
              <w:t>), Restrictions (</w:t>
            </w:r>
            <w:r>
              <w:rPr>
                <w:rFonts w:cs="Arial"/>
                <w:b/>
                <w:u w:val="single"/>
              </w:rPr>
              <w:fldChar w:fldCharType="begin"/>
            </w:r>
            <w:r>
              <w:rPr>
                <w:rFonts w:cs="Arial"/>
                <w:b/>
                <w:u w:val="single"/>
              </w:rPr>
              <w:instrText xml:space="preserve"> REF _Ref113291105 \r \h </w:instrText>
            </w:r>
            <w:r>
              <w:rPr>
                <w:rFonts w:cs="Arial"/>
                <w:b/>
                <w:u w:val="single"/>
              </w:rPr>
            </w:r>
            <w:r>
              <w:rPr>
                <w:rFonts w:cs="Arial"/>
                <w:b/>
                <w:u w:val="single"/>
              </w:rPr>
              <w:fldChar w:fldCharType="separate"/>
            </w:r>
            <w:r w:rsidR="00EE3F7C">
              <w:rPr>
                <w:rFonts w:cs="Arial"/>
                <w:b/>
                <w:u w:val="single"/>
              </w:rPr>
              <w:t>10.3</w:t>
            </w:r>
            <w:r>
              <w:rPr>
                <w:rFonts w:cs="Arial"/>
                <w:b/>
                <w:u w:val="single"/>
              </w:rPr>
              <w:fldChar w:fldCharType="end"/>
            </w:r>
            <w:r>
              <w:rPr>
                <w:rFonts w:cs="Arial"/>
                <w:b/>
                <w:u w:val="single"/>
              </w:rPr>
              <w:t>), Recommendations (</w:t>
            </w:r>
            <w:r>
              <w:rPr>
                <w:rFonts w:cs="Arial"/>
                <w:b/>
                <w:u w:val="single"/>
              </w:rPr>
              <w:fldChar w:fldCharType="begin"/>
            </w:r>
            <w:r>
              <w:rPr>
                <w:rFonts w:cs="Arial"/>
                <w:b/>
                <w:u w:val="single"/>
              </w:rPr>
              <w:instrText xml:space="preserve"> REF _Ref113291112 \r \h </w:instrText>
            </w:r>
            <w:r>
              <w:rPr>
                <w:rFonts w:cs="Arial"/>
                <w:b/>
                <w:u w:val="single"/>
              </w:rPr>
            </w:r>
            <w:r>
              <w:rPr>
                <w:rFonts w:cs="Arial"/>
                <w:b/>
                <w:u w:val="single"/>
              </w:rPr>
              <w:fldChar w:fldCharType="separate"/>
            </w:r>
            <w:r w:rsidR="00EE3F7C">
              <w:rPr>
                <w:rFonts w:cs="Arial"/>
                <w:b/>
                <w:u w:val="single"/>
              </w:rPr>
              <w:t>10.4</w:t>
            </w:r>
            <w:r>
              <w:rPr>
                <w:rFonts w:cs="Arial"/>
                <w:b/>
                <w:u w:val="single"/>
              </w:rPr>
              <w:fldChar w:fldCharType="end"/>
            </w:r>
            <w:r>
              <w:rPr>
                <w:rFonts w:cs="Arial"/>
                <w:b/>
                <w:u w:val="single"/>
              </w:rPr>
              <w:t xml:space="preserve">), </w:t>
            </w:r>
            <w:proofErr w:type="spellStart"/>
            <w:r>
              <w:rPr>
                <w:rFonts w:cs="Arial"/>
                <w:b/>
                <w:u w:val="single"/>
              </w:rPr>
              <w:t>NauticalInformation</w:t>
            </w:r>
            <w:proofErr w:type="spellEnd"/>
            <w:r>
              <w:rPr>
                <w:rFonts w:cs="Arial"/>
                <w:b/>
                <w:u w:val="single"/>
              </w:rPr>
              <w:t xml:space="preserve"> (</w:t>
            </w:r>
            <w:r>
              <w:rPr>
                <w:rFonts w:cs="Arial"/>
                <w:b/>
                <w:u w:val="single"/>
              </w:rPr>
              <w:fldChar w:fldCharType="begin"/>
            </w:r>
            <w:r>
              <w:rPr>
                <w:rFonts w:cs="Arial"/>
                <w:b/>
                <w:u w:val="single"/>
              </w:rPr>
              <w:instrText xml:space="preserve"> REF _Ref113291118 \r \h </w:instrText>
            </w:r>
            <w:r>
              <w:rPr>
                <w:rFonts w:cs="Arial"/>
                <w:b/>
                <w:u w:val="single"/>
              </w:rPr>
            </w:r>
            <w:r>
              <w:rPr>
                <w:rFonts w:cs="Arial"/>
                <w:b/>
                <w:u w:val="single"/>
              </w:rPr>
              <w:fldChar w:fldCharType="separate"/>
            </w:r>
            <w:r w:rsidR="00EE3F7C">
              <w:rPr>
                <w:rFonts w:cs="Arial"/>
                <w:b/>
                <w:u w:val="single"/>
              </w:rPr>
              <w:t>10.5</w:t>
            </w:r>
            <w:r>
              <w:rPr>
                <w:rFonts w:cs="Arial"/>
                <w:b/>
                <w:u w:val="single"/>
              </w:rPr>
              <w:fldChar w:fldCharType="end"/>
            </w:r>
            <w:r>
              <w:rPr>
                <w:rFonts w:cs="Arial"/>
                <w:b/>
                <w:u w:val="single"/>
              </w:rPr>
              <w:t>)</w:t>
            </w:r>
          </w:p>
        </w:tc>
      </w:tr>
      <w:tr w:rsidR="00ED09F3" w:rsidRPr="00240940" w14:paraId="4A2B2B10" w14:textId="77777777" w:rsidTr="00B131AF">
        <w:tc>
          <w:tcPr>
            <w:tcW w:w="5000" w:type="pct"/>
            <w:gridSpan w:val="14"/>
            <w:shd w:val="clear" w:color="auto" w:fill="auto"/>
          </w:tcPr>
          <w:p w14:paraId="2EB3FE2F" w14:textId="77777777" w:rsidR="00ED09F3" w:rsidRPr="00240940" w:rsidRDefault="00ED09F3" w:rsidP="00B131AF">
            <w:pPr>
              <w:spacing w:before="120" w:after="120"/>
              <w:rPr>
                <w:rFonts w:cs="Arial"/>
                <w:b/>
              </w:rPr>
            </w:pPr>
            <w:r w:rsidRPr="00240940">
              <w:rPr>
                <w:rFonts w:cs="Arial"/>
                <w:b/>
                <w:u w:val="single"/>
              </w:rPr>
              <w:t>Primitives:</w:t>
            </w:r>
            <w:r w:rsidRPr="00240940">
              <w:rPr>
                <w:rFonts w:cs="Arial"/>
                <w:b/>
              </w:rPr>
              <w:t xml:space="preserve"> None</w:t>
            </w:r>
            <w:r>
              <w:rPr>
                <w:rFonts w:cs="Arial"/>
                <w:b/>
              </w:rPr>
              <w:t xml:space="preserve"> </w:t>
            </w:r>
          </w:p>
        </w:tc>
      </w:tr>
      <w:tr w:rsidR="00ED09F3" w:rsidRPr="00240940" w14:paraId="4D7919D1" w14:textId="77777777" w:rsidTr="00B131AF">
        <w:tc>
          <w:tcPr>
            <w:tcW w:w="1249" w:type="pct"/>
            <w:gridSpan w:val="2"/>
            <w:shd w:val="clear" w:color="auto" w:fill="auto"/>
          </w:tcPr>
          <w:p w14:paraId="751FE46B" w14:textId="77777777" w:rsidR="00ED09F3" w:rsidRDefault="00ED09F3" w:rsidP="00B131AF">
            <w:pPr>
              <w:spacing w:before="120"/>
              <w:rPr>
                <w:rFonts w:cs="Arial"/>
                <w:i/>
                <w:color w:val="0000FF"/>
                <w:sz w:val="18"/>
              </w:rPr>
            </w:pPr>
            <w:r w:rsidRPr="00240940">
              <w:rPr>
                <w:rFonts w:cs="Arial"/>
                <w:i/>
                <w:color w:val="0000FF"/>
                <w:sz w:val="18"/>
              </w:rPr>
              <w:t>Real World</w:t>
            </w:r>
          </w:p>
          <w:p w14:paraId="638AD461" w14:textId="77777777" w:rsidR="00ED09F3" w:rsidRPr="00240940" w:rsidRDefault="00ED09F3" w:rsidP="00B131AF">
            <w:pPr>
              <w:spacing w:before="120"/>
              <w:rPr>
                <w:rFonts w:cs="Arial"/>
                <w:i/>
                <w:color w:val="0000FF"/>
                <w:sz w:val="18"/>
              </w:rPr>
            </w:pPr>
          </w:p>
        </w:tc>
        <w:tc>
          <w:tcPr>
            <w:tcW w:w="1667" w:type="pct"/>
            <w:gridSpan w:val="6"/>
            <w:shd w:val="clear" w:color="auto" w:fill="auto"/>
          </w:tcPr>
          <w:p w14:paraId="600282A6" w14:textId="77777777" w:rsidR="00ED09F3" w:rsidRDefault="00ED09F3" w:rsidP="00B131AF">
            <w:pPr>
              <w:spacing w:before="120"/>
              <w:rPr>
                <w:rFonts w:cs="Arial"/>
                <w:i/>
                <w:color w:val="0000FF"/>
                <w:sz w:val="18"/>
              </w:rPr>
            </w:pPr>
            <w:r w:rsidRPr="00240940">
              <w:rPr>
                <w:rFonts w:cs="Arial"/>
                <w:i/>
                <w:color w:val="0000FF"/>
                <w:sz w:val="18"/>
              </w:rPr>
              <w:t>Paper Chart Symbol</w:t>
            </w:r>
          </w:p>
          <w:p w14:paraId="5B5B0C58" w14:textId="77777777" w:rsidR="00ED09F3" w:rsidRPr="00240940" w:rsidRDefault="00ED09F3" w:rsidP="00B131AF">
            <w:pPr>
              <w:spacing w:before="120"/>
              <w:rPr>
                <w:rFonts w:cs="Arial"/>
                <w:i/>
                <w:color w:val="0000FF"/>
                <w:sz w:val="18"/>
              </w:rPr>
            </w:pPr>
          </w:p>
        </w:tc>
        <w:tc>
          <w:tcPr>
            <w:tcW w:w="2084" w:type="pct"/>
            <w:gridSpan w:val="6"/>
            <w:shd w:val="clear" w:color="auto" w:fill="auto"/>
          </w:tcPr>
          <w:p w14:paraId="4EF57757" w14:textId="77777777" w:rsidR="00ED09F3" w:rsidRDefault="00ED09F3" w:rsidP="00B131AF">
            <w:pPr>
              <w:spacing w:before="120"/>
              <w:rPr>
                <w:rFonts w:cs="Arial"/>
                <w:i/>
                <w:color w:val="0000FF"/>
                <w:sz w:val="18"/>
              </w:rPr>
            </w:pPr>
            <w:r w:rsidRPr="00240940">
              <w:rPr>
                <w:rFonts w:cs="Arial"/>
                <w:i/>
                <w:color w:val="0000FF"/>
                <w:sz w:val="18"/>
              </w:rPr>
              <w:t>ECDIS Symbol</w:t>
            </w:r>
          </w:p>
          <w:p w14:paraId="39F0299C" w14:textId="77777777" w:rsidR="00ED09F3" w:rsidRPr="00240940" w:rsidRDefault="00ED09F3" w:rsidP="00B131AF">
            <w:pPr>
              <w:spacing w:before="120"/>
              <w:rPr>
                <w:rFonts w:cs="Arial"/>
                <w:i/>
                <w:color w:val="0000FF"/>
                <w:sz w:val="18"/>
              </w:rPr>
            </w:pPr>
          </w:p>
        </w:tc>
      </w:tr>
      <w:tr w:rsidR="00ED09F3" w:rsidRPr="00240940" w14:paraId="5F27804C" w14:textId="77777777" w:rsidTr="00B131AF">
        <w:tc>
          <w:tcPr>
            <w:tcW w:w="1665" w:type="pct"/>
            <w:gridSpan w:val="4"/>
            <w:shd w:val="clear" w:color="auto" w:fill="auto"/>
          </w:tcPr>
          <w:p w14:paraId="39E04017" w14:textId="77777777" w:rsidR="00ED09F3" w:rsidRPr="00240940" w:rsidRDefault="00ED09F3" w:rsidP="00B131AF">
            <w:pPr>
              <w:spacing w:before="120" w:after="120"/>
              <w:rPr>
                <w:rFonts w:cs="Arial"/>
                <w:b/>
              </w:rPr>
            </w:pPr>
            <w:r w:rsidRPr="00240940">
              <w:rPr>
                <w:rFonts w:cs="Arial"/>
                <w:b/>
              </w:rPr>
              <w:t>S-10x Attribute</w:t>
            </w:r>
          </w:p>
        </w:tc>
        <w:tc>
          <w:tcPr>
            <w:tcW w:w="834" w:type="pct"/>
            <w:gridSpan w:val="2"/>
            <w:shd w:val="clear" w:color="auto" w:fill="auto"/>
          </w:tcPr>
          <w:p w14:paraId="6B079209" w14:textId="77777777" w:rsidR="00ED09F3" w:rsidRPr="00240940" w:rsidRDefault="00ED09F3" w:rsidP="00B131AF">
            <w:pPr>
              <w:spacing w:before="120" w:after="120"/>
              <w:rPr>
                <w:rFonts w:cs="Arial"/>
                <w:b/>
              </w:rPr>
            </w:pPr>
            <w:r w:rsidRPr="00240940">
              <w:rPr>
                <w:rFonts w:cs="Arial"/>
                <w:b/>
              </w:rPr>
              <w:t>S-57  Acronym</w:t>
            </w:r>
          </w:p>
        </w:tc>
        <w:tc>
          <w:tcPr>
            <w:tcW w:w="1250" w:type="pct"/>
            <w:gridSpan w:val="4"/>
            <w:shd w:val="clear" w:color="auto" w:fill="auto"/>
          </w:tcPr>
          <w:p w14:paraId="1C7A61C0" w14:textId="77777777" w:rsidR="00ED09F3" w:rsidRPr="00240940" w:rsidRDefault="00ED09F3" w:rsidP="00B131AF">
            <w:pPr>
              <w:spacing w:before="120" w:after="120"/>
              <w:rPr>
                <w:rFonts w:cs="Arial"/>
                <w:b/>
              </w:rPr>
            </w:pPr>
            <w:r w:rsidRPr="00240940">
              <w:rPr>
                <w:rFonts w:cs="Arial"/>
                <w:b/>
              </w:rPr>
              <w:t>Allowable Encoding Value</w:t>
            </w:r>
          </w:p>
        </w:tc>
        <w:tc>
          <w:tcPr>
            <w:tcW w:w="417" w:type="pct"/>
            <w:gridSpan w:val="2"/>
            <w:shd w:val="clear" w:color="auto" w:fill="auto"/>
          </w:tcPr>
          <w:p w14:paraId="1E04CD9B" w14:textId="77777777" w:rsidR="00ED09F3" w:rsidRPr="00240940" w:rsidRDefault="00ED09F3" w:rsidP="00B131AF">
            <w:pPr>
              <w:spacing w:before="120" w:after="120"/>
              <w:rPr>
                <w:rFonts w:cs="Arial"/>
                <w:b/>
              </w:rPr>
            </w:pPr>
            <w:r w:rsidRPr="00240940">
              <w:rPr>
                <w:rFonts w:cs="Arial"/>
                <w:b/>
              </w:rPr>
              <w:t>Type</w:t>
            </w:r>
          </w:p>
        </w:tc>
        <w:tc>
          <w:tcPr>
            <w:tcW w:w="834" w:type="pct"/>
            <w:gridSpan w:val="2"/>
            <w:shd w:val="clear" w:color="auto" w:fill="auto"/>
          </w:tcPr>
          <w:p w14:paraId="39507865" w14:textId="77777777" w:rsidR="00ED09F3" w:rsidRPr="00240940" w:rsidRDefault="00ED09F3" w:rsidP="00B131AF">
            <w:pPr>
              <w:spacing w:before="120" w:after="120"/>
              <w:rPr>
                <w:rFonts w:cs="Arial"/>
                <w:b/>
              </w:rPr>
            </w:pPr>
            <w:r w:rsidRPr="00240940">
              <w:rPr>
                <w:rFonts w:cs="Arial"/>
                <w:b/>
              </w:rPr>
              <w:t>Multiplicity</w:t>
            </w:r>
          </w:p>
        </w:tc>
      </w:tr>
      <w:tr w:rsidR="00ED09F3" w:rsidRPr="00240940" w14:paraId="1CC6BF1F" w14:textId="77777777" w:rsidTr="00B131AF">
        <w:tc>
          <w:tcPr>
            <w:tcW w:w="1665" w:type="pct"/>
            <w:gridSpan w:val="4"/>
            <w:shd w:val="clear" w:color="auto" w:fill="auto"/>
          </w:tcPr>
          <w:p w14:paraId="0971DA00" w14:textId="77777777" w:rsidR="00ED09F3" w:rsidRPr="00240940" w:rsidRDefault="00ED09F3" w:rsidP="00B131AF">
            <w:pPr>
              <w:spacing w:before="120" w:after="120"/>
              <w:rPr>
                <w:rFonts w:cs="Arial"/>
                <w:sz w:val="18"/>
              </w:rPr>
            </w:pPr>
            <w:r>
              <w:rPr>
                <w:rFonts w:cs="Arial"/>
                <w:sz w:val="18"/>
              </w:rPr>
              <w:t>Category of Authority</w:t>
            </w:r>
          </w:p>
        </w:tc>
        <w:tc>
          <w:tcPr>
            <w:tcW w:w="834" w:type="pct"/>
            <w:gridSpan w:val="2"/>
            <w:shd w:val="clear" w:color="auto" w:fill="auto"/>
          </w:tcPr>
          <w:p w14:paraId="6FC4E52C" w14:textId="77777777" w:rsidR="00ED09F3" w:rsidRPr="00240940" w:rsidRDefault="00ED09F3" w:rsidP="00B131AF">
            <w:pPr>
              <w:spacing w:before="120" w:after="120"/>
              <w:rPr>
                <w:rFonts w:cs="Arial"/>
                <w:sz w:val="18"/>
              </w:rPr>
            </w:pPr>
          </w:p>
        </w:tc>
        <w:tc>
          <w:tcPr>
            <w:tcW w:w="1250" w:type="pct"/>
            <w:gridSpan w:val="4"/>
            <w:shd w:val="clear" w:color="auto" w:fill="auto"/>
          </w:tcPr>
          <w:p w14:paraId="6F98CB82" w14:textId="77777777" w:rsidR="00ED09F3" w:rsidRDefault="00ED09F3" w:rsidP="008862EE">
            <w:pPr>
              <w:spacing w:before="120" w:after="120" w:line="240" w:lineRule="auto"/>
              <w:rPr>
                <w:rFonts w:cs="Arial"/>
                <w:sz w:val="18"/>
              </w:rPr>
            </w:pPr>
            <w:r>
              <w:rPr>
                <w:rFonts w:cs="Arial"/>
                <w:sz w:val="18"/>
              </w:rPr>
              <w:t>2 : Border Control</w:t>
            </w:r>
          </w:p>
          <w:p w14:paraId="53C42440" w14:textId="77777777" w:rsidR="00ED09F3" w:rsidRDefault="00ED09F3" w:rsidP="008862EE">
            <w:pPr>
              <w:spacing w:before="120" w:after="120" w:line="240" w:lineRule="auto"/>
              <w:rPr>
                <w:rFonts w:cs="Arial"/>
                <w:sz w:val="18"/>
              </w:rPr>
            </w:pPr>
            <w:r>
              <w:rPr>
                <w:rFonts w:cs="Arial"/>
                <w:sz w:val="18"/>
              </w:rPr>
              <w:t>3 : Police</w:t>
            </w:r>
          </w:p>
          <w:p w14:paraId="26AF85FD" w14:textId="77777777" w:rsidR="00ED09F3" w:rsidRDefault="00ED09F3" w:rsidP="008862EE">
            <w:pPr>
              <w:spacing w:before="120" w:after="120" w:line="240" w:lineRule="auto"/>
              <w:rPr>
                <w:rFonts w:cs="Arial"/>
                <w:sz w:val="18"/>
              </w:rPr>
            </w:pPr>
            <w:r>
              <w:rPr>
                <w:rFonts w:cs="Arial"/>
                <w:sz w:val="18"/>
              </w:rPr>
              <w:t>4 : Port</w:t>
            </w:r>
          </w:p>
          <w:p w14:paraId="36B4137A" w14:textId="77777777" w:rsidR="00ED09F3" w:rsidRDefault="00ED09F3" w:rsidP="008862EE">
            <w:pPr>
              <w:spacing w:before="120" w:after="120" w:line="240" w:lineRule="auto"/>
              <w:rPr>
                <w:rFonts w:cs="Arial"/>
                <w:sz w:val="18"/>
              </w:rPr>
            </w:pPr>
            <w:r>
              <w:rPr>
                <w:rFonts w:cs="Arial"/>
                <w:sz w:val="18"/>
              </w:rPr>
              <w:t>5 : Immigration</w:t>
            </w:r>
          </w:p>
          <w:p w14:paraId="355BFD9F" w14:textId="77777777" w:rsidR="00ED09F3" w:rsidRDefault="00ED09F3" w:rsidP="008862EE">
            <w:pPr>
              <w:spacing w:before="120" w:after="120" w:line="240" w:lineRule="auto"/>
              <w:rPr>
                <w:rFonts w:cs="Arial"/>
                <w:sz w:val="18"/>
              </w:rPr>
            </w:pPr>
            <w:r>
              <w:rPr>
                <w:rFonts w:cs="Arial"/>
                <w:sz w:val="18"/>
              </w:rPr>
              <w:t>6 : Health</w:t>
            </w:r>
          </w:p>
          <w:p w14:paraId="251D8F7C" w14:textId="77777777" w:rsidR="00ED09F3" w:rsidRDefault="00ED09F3" w:rsidP="008862EE">
            <w:pPr>
              <w:spacing w:before="120" w:after="120" w:line="240" w:lineRule="auto"/>
              <w:rPr>
                <w:rFonts w:cs="Arial"/>
                <w:sz w:val="18"/>
              </w:rPr>
            </w:pPr>
            <w:r>
              <w:rPr>
                <w:rFonts w:cs="Arial"/>
                <w:sz w:val="18"/>
              </w:rPr>
              <w:t>7 : Coast Guard</w:t>
            </w:r>
          </w:p>
          <w:p w14:paraId="7A164FE6" w14:textId="77777777" w:rsidR="00ED09F3" w:rsidRDefault="00ED09F3" w:rsidP="008862EE">
            <w:pPr>
              <w:spacing w:before="120" w:after="120" w:line="240" w:lineRule="auto"/>
              <w:rPr>
                <w:rFonts w:cs="Arial"/>
                <w:sz w:val="18"/>
              </w:rPr>
            </w:pPr>
            <w:r>
              <w:rPr>
                <w:rFonts w:cs="Arial"/>
                <w:sz w:val="18"/>
              </w:rPr>
              <w:t>8 : Agricultural</w:t>
            </w:r>
          </w:p>
          <w:p w14:paraId="4504322D" w14:textId="77777777" w:rsidR="00ED09F3" w:rsidRDefault="00ED09F3" w:rsidP="008862EE">
            <w:pPr>
              <w:spacing w:before="120" w:after="120" w:line="240" w:lineRule="auto"/>
              <w:rPr>
                <w:rFonts w:cs="Arial"/>
                <w:sz w:val="18"/>
              </w:rPr>
            </w:pPr>
            <w:r>
              <w:rPr>
                <w:rFonts w:cs="Arial"/>
                <w:sz w:val="18"/>
              </w:rPr>
              <w:t>9 : Military</w:t>
            </w:r>
          </w:p>
          <w:p w14:paraId="4D05B97F" w14:textId="77777777" w:rsidR="00ED09F3" w:rsidRDefault="00ED09F3" w:rsidP="008862EE">
            <w:pPr>
              <w:spacing w:before="120" w:after="120" w:line="240" w:lineRule="auto"/>
              <w:rPr>
                <w:rFonts w:cs="Arial"/>
                <w:sz w:val="18"/>
              </w:rPr>
            </w:pPr>
            <w:r>
              <w:rPr>
                <w:rFonts w:cs="Arial"/>
                <w:sz w:val="18"/>
              </w:rPr>
              <w:t>10 : Private Company</w:t>
            </w:r>
          </w:p>
          <w:p w14:paraId="6FAA0C1C" w14:textId="77777777" w:rsidR="00ED09F3" w:rsidRDefault="00ED09F3" w:rsidP="008862EE">
            <w:pPr>
              <w:spacing w:before="120" w:after="120" w:line="240" w:lineRule="auto"/>
              <w:rPr>
                <w:rFonts w:cs="Arial"/>
                <w:sz w:val="18"/>
              </w:rPr>
            </w:pPr>
            <w:r>
              <w:rPr>
                <w:rFonts w:cs="Arial"/>
                <w:sz w:val="18"/>
              </w:rPr>
              <w:t>11 : Maritime Police</w:t>
            </w:r>
          </w:p>
          <w:p w14:paraId="699F793E" w14:textId="77777777" w:rsidR="00ED09F3" w:rsidRDefault="00ED09F3" w:rsidP="008862EE">
            <w:pPr>
              <w:spacing w:before="120" w:after="120" w:line="240" w:lineRule="auto"/>
              <w:rPr>
                <w:rFonts w:cs="Arial"/>
                <w:sz w:val="18"/>
              </w:rPr>
            </w:pPr>
            <w:r>
              <w:rPr>
                <w:rFonts w:cs="Arial"/>
                <w:sz w:val="18"/>
              </w:rPr>
              <w:t>12 : Environmental</w:t>
            </w:r>
          </w:p>
          <w:p w14:paraId="25FB2F18" w14:textId="77777777" w:rsidR="00ED09F3" w:rsidRDefault="00ED09F3" w:rsidP="008862EE">
            <w:pPr>
              <w:spacing w:before="120" w:after="120" w:line="240" w:lineRule="auto"/>
              <w:rPr>
                <w:rFonts w:cs="Arial"/>
                <w:sz w:val="18"/>
              </w:rPr>
            </w:pPr>
            <w:r>
              <w:rPr>
                <w:rFonts w:cs="Arial"/>
                <w:sz w:val="18"/>
              </w:rPr>
              <w:t>13 : Fishery</w:t>
            </w:r>
          </w:p>
          <w:p w14:paraId="304A70F4" w14:textId="77777777" w:rsidR="00ED09F3" w:rsidRDefault="00ED09F3" w:rsidP="008862EE">
            <w:pPr>
              <w:spacing w:before="120" w:after="120" w:line="240" w:lineRule="auto"/>
              <w:rPr>
                <w:rFonts w:cs="Arial"/>
                <w:sz w:val="18"/>
              </w:rPr>
            </w:pPr>
            <w:r>
              <w:rPr>
                <w:rFonts w:cs="Arial"/>
                <w:sz w:val="18"/>
              </w:rPr>
              <w:t>14 : Finance</w:t>
            </w:r>
          </w:p>
          <w:p w14:paraId="32DC1430" w14:textId="77777777" w:rsidR="00ED09F3" w:rsidRDefault="00ED09F3" w:rsidP="008862EE">
            <w:pPr>
              <w:spacing w:before="120" w:after="120" w:line="240" w:lineRule="auto"/>
              <w:rPr>
                <w:rFonts w:cs="Arial"/>
                <w:sz w:val="18"/>
              </w:rPr>
            </w:pPr>
            <w:r>
              <w:rPr>
                <w:rFonts w:cs="Arial"/>
                <w:sz w:val="18"/>
              </w:rPr>
              <w:t>15 : Maritime</w:t>
            </w:r>
          </w:p>
          <w:p w14:paraId="3FFF3D38" w14:textId="77777777" w:rsidR="00ED09F3" w:rsidRPr="00240940" w:rsidRDefault="00ED09F3" w:rsidP="008862EE">
            <w:pPr>
              <w:spacing w:before="120" w:after="120" w:line="240" w:lineRule="auto"/>
              <w:rPr>
                <w:rFonts w:cs="Arial"/>
                <w:sz w:val="18"/>
              </w:rPr>
            </w:pPr>
            <w:r>
              <w:rPr>
                <w:rFonts w:cs="Arial"/>
                <w:sz w:val="18"/>
              </w:rPr>
              <w:t>16 : Customs</w:t>
            </w:r>
          </w:p>
        </w:tc>
        <w:tc>
          <w:tcPr>
            <w:tcW w:w="417" w:type="pct"/>
            <w:gridSpan w:val="2"/>
            <w:shd w:val="clear" w:color="auto" w:fill="auto"/>
          </w:tcPr>
          <w:p w14:paraId="3DDC67A2" w14:textId="77777777" w:rsidR="00ED09F3" w:rsidRPr="00240940" w:rsidRDefault="00ED09F3" w:rsidP="00B131AF">
            <w:pPr>
              <w:spacing w:before="120" w:after="120"/>
              <w:rPr>
                <w:rFonts w:cs="Arial"/>
                <w:sz w:val="18"/>
              </w:rPr>
            </w:pPr>
            <w:r>
              <w:rPr>
                <w:rFonts w:cs="Arial"/>
                <w:sz w:val="18"/>
              </w:rPr>
              <w:t>EN</w:t>
            </w:r>
          </w:p>
        </w:tc>
        <w:tc>
          <w:tcPr>
            <w:tcW w:w="834" w:type="pct"/>
            <w:gridSpan w:val="2"/>
            <w:shd w:val="clear" w:color="auto" w:fill="auto"/>
          </w:tcPr>
          <w:p w14:paraId="4B8086F8" w14:textId="77777777" w:rsidR="00ED09F3" w:rsidRPr="00240940" w:rsidRDefault="00ED09F3" w:rsidP="00B131AF">
            <w:pPr>
              <w:spacing w:before="120" w:after="120"/>
              <w:rPr>
                <w:rFonts w:cs="Arial"/>
                <w:sz w:val="18"/>
              </w:rPr>
            </w:pPr>
            <w:r>
              <w:rPr>
                <w:rFonts w:cs="Arial"/>
                <w:sz w:val="18"/>
              </w:rPr>
              <w:t>0, 1</w:t>
            </w:r>
          </w:p>
        </w:tc>
      </w:tr>
      <w:tr w:rsidR="00ED09F3" w:rsidRPr="00240940" w14:paraId="6F3BB3C4" w14:textId="77777777" w:rsidTr="00B131AF">
        <w:tc>
          <w:tcPr>
            <w:tcW w:w="1665" w:type="pct"/>
            <w:gridSpan w:val="4"/>
            <w:shd w:val="clear" w:color="auto" w:fill="auto"/>
          </w:tcPr>
          <w:p w14:paraId="0F9ED8BD" w14:textId="77777777" w:rsidR="00ED09F3" w:rsidRPr="00240940" w:rsidRDefault="00ED09F3" w:rsidP="00B131AF">
            <w:pPr>
              <w:spacing w:before="120" w:after="120"/>
              <w:rPr>
                <w:rFonts w:cs="Arial"/>
                <w:sz w:val="18"/>
              </w:rPr>
            </w:pPr>
            <w:proofErr w:type="spellStart"/>
            <w:r>
              <w:rPr>
                <w:rFonts w:cs="Arial"/>
                <w:sz w:val="18"/>
              </w:rPr>
              <w:t>RxN</w:t>
            </w:r>
            <w:proofErr w:type="spellEnd"/>
            <w:r>
              <w:rPr>
                <w:rFonts w:cs="Arial"/>
                <w:sz w:val="18"/>
              </w:rPr>
              <w:t xml:space="preserve"> Code</w:t>
            </w:r>
          </w:p>
        </w:tc>
        <w:tc>
          <w:tcPr>
            <w:tcW w:w="834" w:type="pct"/>
            <w:gridSpan w:val="2"/>
            <w:shd w:val="clear" w:color="auto" w:fill="auto"/>
          </w:tcPr>
          <w:p w14:paraId="5BED8148" w14:textId="77777777" w:rsidR="00ED09F3" w:rsidRPr="00240940" w:rsidRDefault="00ED09F3" w:rsidP="00B131AF">
            <w:pPr>
              <w:spacing w:before="120" w:after="120"/>
              <w:rPr>
                <w:rFonts w:cs="Arial"/>
                <w:sz w:val="18"/>
              </w:rPr>
            </w:pPr>
          </w:p>
        </w:tc>
        <w:tc>
          <w:tcPr>
            <w:tcW w:w="1250" w:type="pct"/>
            <w:gridSpan w:val="4"/>
            <w:shd w:val="clear" w:color="auto" w:fill="auto"/>
          </w:tcPr>
          <w:p w14:paraId="418590F5" w14:textId="77777777" w:rsidR="00ED09F3" w:rsidRPr="00240940" w:rsidRDefault="00ED09F3" w:rsidP="00B131AF">
            <w:pPr>
              <w:spacing w:before="120" w:after="120"/>
              <w:rPr>
                <w:rFonts w:cs="Arial"/>
                <w:sz w:val="18"/>
              </w:rPr>
            </w:pPr>
          </w:p>
        </w:tc>
        <w:tc>
          <w:tcPr>
            <w:tcW w:w="417" w:type="pct"/>
            <w:gridSpan w:val="2"/>
            <w:shd w:val="clear" w:color="auto" w:fill="auto"/>
          </w:tcPr>
          <w:p w14:paraId="3C16CCC3" w14:textId="77777777" w:rsidR="00ED09F3" w:rsidRPr="00240940" w:rsidRDefault="00ED09F3" w:rsidP="00B131AF">
            <w:pPr>
              <w:spacing w:before="120" w:after="120"/>
              <w:rPr>
                <w:rFonts w:cs="Arial"/>
                <w:sz w:val="18"/>
              </w:rPr>
            </w:pPr>
            <w:r>
              <w:rPr>
                <w:rFonts w:cs="Arial"/>
                <w:sz w:val="18"/>
              </w:rPr>
              <w:t>C</w:t>
            </w:r>
          </w:p>
        </w:tc>
        <w:tc>
          <w:tcPr>
            <w:tcW w:w="834" w:type="pct"/>
            <w:gridSpan w:val="2"/>
            <w:shd w:val="clear" w:color="auto" w:fill="auto"/>
          </w:tcPr>
          <w:p w14:paraId="51BA32CD" w14:textId="77777777" w:rsidR="00ED09F3" w:rsidRPr="00240940" w:rsidRDefault="00ED09F3" w:rsidP="00B131AF">
            <w:pPr>
              <w:spacing w:before="120" w:after="120"/>
              <w:rPr>
                <w:rFonts w:cs="Arial"/>
                <w:sz w:val="18"/>
              </w:rPr>
            </w:pPr>
            <w:r>
              <w:rPr>
                <w:rFonts w:cs="Arial"/>
                <w:sz w:val="18"/>
              </w:rPr>
              <w:t>0, *</w:t>
            </w:r>
          </w:p>
        </w:tc>
      </w:tr>
      <w:tr w:rsidR="00ED09F3" w:rsidRPr="00240940" w14:paraId="0524C0CE" w14:textId="77777777" w:rsidTr="00B131AF">
        <w:tc>
          <w:tcPr>
            <w:tcW w:w="1665" w:type="pct"/>
            <w:gridSpan w:val="4"/>
            <w:shd w:val="clear" w:color="auto" w:fill="auto"/>
          </w:tcPr>
          <w:p w14:paraId="606C697A" w14:textId="77777777" w:rsidR="00ED09F3" w:rsidRPr="00240940" w:rsidRDefault="00ED09F3" w:rsidP="00B131AF">
            <w:pPr>
              <w:spacing w:before="120" w:after="120"/>
              <w:rPr>
                <w:rFonts w:cs="Arial"/>
                <w:sz w:val="18"/>
              </w:rPr>
            </w:pPr>
            <w:r>
              <w:rPr>
                <w:rFonts w:cs="Arial"/>
                <w:sz w:val="18"/>
              </w:rPr>
              <w:t xml:space="preserve">   Category of </w:t>
            </w:r>
            <w:proofErr w:type="spellStart"/>
            <w:r>
              <w:rPr>
                <w:rFonts w:cs="Arial"/>
                <w:sz w:val="18"/>
              </w:rPr>
              <w:t>RxN</w:t>
            </w:r>
            <w:proofErr w:type="spellEnd"/>
          </w:p>
        </w:tc>
        <w:tc>
          <w:tcPr>
            <w:tcW w:w="834" w:type="pct"/>
            <w:gridSpan w:val="2"/>
            <w:shd w:val="clear" w:color="auto" w:fill="auto"/>
          </w:tcPr>
          <w:p w14:paraId="3A175027" w14:textId="77777777" w:rsidR="00ED09F3" w:rsidRPr="00240940" w:rsidRDefault="00ED09F3" w:rsidP="00B131AF">
            <w:pPr>
              <w:spacing w:before="120" w:after="120"/>
              <w:rPr>
                <w:rFonts w:cs="Arial"/>
                <w:sz w:val="18"/>
              </w:rPr>
            </w:pPr>
          </w:p>
        </w:tc>
        <w:tc>
          <w:tcPr>
            <w:tcW w:w="1250" w:type="pct"/>
            <w:gridSpan w:val="4"/>
            <w:shd w:val="clear" w:color="auto" w:fill="auto"/>
          </w:tcPr>
          <w:p w14:paraId="2B6AB20D" w14:textId="77777777" w:rsidR="00ED09F3" w:rsidRDefault="00ED09F3" w:rsidP="008862EE">
            <w:pPr>
              <w:spacing w:before="120" w:after="120" w:line="240" w:lineRule="auto"/>
              <w:rPr>
                <w:rFonts w:cs="Arial"/>
                <w:sz w:val="18"/>
              </w:rPr>
            </w:pPr>
            <w:r>
              <w:rPr>
                <w:rFonts w:cs="Arial"/>
                <w:sz w:val="18"/>
              </w:rPr>
              <w:t>1 : Navigation</w:t>
            </w:r>
          </w:p>
          <w:p w14:paraId="373D53F2" w14:textId="77777777" w:rsidR="00ED09F3" w:rsidRDefault="00ED09F3" w:rsidP="008862EE">
            <w:pPr>
              <w:spacing w:before="120" w:after="120" w:line="240" w:lineRule="auto"/>
              <w:rPr>
                <w:rFonts w:cs="Arial"/>
                <w:sz w:val="18"/>
              </w:rPr>
            </w:pPr>
            <w:r>
              <w:rPr>
                <w:rFonts w:cs="Arial"/>
                <w:sz w:val="18"/>
              </w:rPr>
              <w:t>2 : Communication</w:t>
            </w:r>
          </w:p>
          <w:p w14:paraId="46CA3FBC" w14:textId="77777777" w:rsidR="00ED09F3" w:rsidRDefault="00ED09F3" w:rsidP="008862EE">
            <w:pPr>
              <w:spacing w:before="120" w:after="120" w:line="240" w:lineRule="auto"/>
              <w:rPr>
                <w:rFonts w:cs="Arial"/>
                <w:sz w:val="18"/>
              </w:rPr>
            </w:pPr>
            <w:r>
              <w:rPr>
                <w:rFonts w:cs="Arial"/>
                <w:sz w:val="18"/>
              </w:rPr>
              <w:t>3 : Environmental Protection</w:t>
            </w:r>
          </w:p>
          <w:p w14:paraId="57FBDA73" w14:textId="77777777" w:rsidR="00ED09F3" w:rsidRDefault="00ED09F3" w:rsidP="008862EE">
            <w:pPr>
              <w:spacing w:before="120" w:after="120" w:line="240" w:lineRule="auto"/>
              <w:rPr>
                <w:rFonts w:cs="Arial"/>
                <w:sz w:val="18"/>
              </w:rPr>
            </w:pPr>
            <w:r>
              <w:rPr>
                <w:rFonts w:cs="Arial"/>
                <w:sz w:val="18"/>
              </w:rPr>
              <w:t>4 : Wildlife Protection</w:t>
            </w:r>
          </w:p>
          <w:p w14:paraId="73F84EBB" w14:textId="77777777" w:rsidR="00ED09F3" w:rsidRDefault="00ED09F3" w:rsidP="008862EE">
            <w:pPr>
              <w:spacing w:before="120" w:after="120" w:line="240" w:lineRule="auto"/>
              <w:rPr>
                <w:rFonts w:cs="Arial"/>
                <w:sz w:val="18"/>
              </w:rPr>
            </w:pPr>
            <w:r>
              <w:rPr>
                <w:rFonts w:cs="Arial"/>
                <w:sz w:val="18"/>
              </w:rPr>
              <w:t>5 : Security</w:t>
            </w:r>
          </w:p>
          <w:p w14:paraId="17F15DC9" w14:textId="77777777" w:rsidR="00ED09F3" w:rsidRDefault="00ED09F3" w:rsidP="008862EE">
            <w:pPr>
              <w:spacing w:before="120" w:after="120" w:line="240" w:lineRule="auto"/>
              <w:rPr>
                <w:rFonts w:cs="Arial"/>
                <w:sz w:val="18"/>
              </w:rPr>
            </w:pPr>
            <w:r>
              <w:rPr>
                <w:rFonts w:cs="Arial"/>
                <w:sz w:val="18"/>
              </w:rPr>
              <w:t>6 : Customs</w:t>
            </w:r>
          </w:p>
          <w:p w14:paraId="21A7B99E" w14:textId="77777777" w:rsidR="00ED09F3" w:rsidRDefault="00ED09F3" w:rsidP="008862EE">
            <w:pPr>
              <w:spacing w:before="120" w:after="120" w:line="240" w:lineRule="auto"/>
              <w:rPr>
                <w:rFonts w:cs="Arial"/>
                <w:sz w:val="18"/>
              </w:rPr>
            </w:pPr>
            <w:r>
              <w:rPr>
                <w:rFonts w:cs="Arial"/>
                <w:sz w:val="18"/>
              </w:rPr>
              <w:t>7 : Cargo Operation</w:t>
            </w:r>
          </w:p>
          <w:p w14:paraId="3A88B4D2" w14:textId="77777777" w:rsidR="00ED09F3" w:rsidRDefault="00ED09F3" w:rsidP="008862EE">
            <w:pPr>
              <w:spacing w:before="120" w:after="120" w:line="240" w:lineRule="auto"/>
              <w:rPr>
                <w:rFonts w:cs="Arial"/>
                <w:sz w:val="18"/>
              </w:rPr>
            </w:pPr>
            <w:r>
              <w:rPr>
                <w:rFonts w:cs="Arial"/>
                <w:sz w:val="18"/>
              </w:rPr>
              <w:lastRenderedPageBreak/>
              <w:t>8 : Refuge</w:t>
            </w:r>
          </w:p>
          <w:p w14:paraId="298DAEA3" w14:textId="77777777" w:rsidR="00ED09F3" w:rsidRDefault="00ED09F3" w:rsidP="008862EE">
            <w:pPr>
              <w:spacing w:before="120" w:after="120" w:line="240" w:lineRule="auto"/>
              <w:rPr>
                <w:rFonts w:cs="Arial"/>
                <w:sz w:val="18"/>
              </w:rPr>
            </w:pPr>
            <w:r>
              <w:rPr>
                <w:rFonts w:cs="Arial"/>
                <w:sz w:val="18"/>
              </w:rPr>
              <w:t>9 : Health</w:t>
            </w:r>
          </w:p>
          <w:p w14:paraId="3B716E98" w14:textId="77777777" w:rsidR="00ED09F3" w:rsidRDefault="00ED09F3" w:rsidP="008862EE">
            <w:pPr>
              <w:spacing w:before="120" w:after="120" w:line="240" w:lineRule="auto"/>
              <w:rPr>
                <w:rFonts w:cs="Arial"/>
                <w:sz w:val="18"/>
              </w:rPr>
            </w:pPr>
            <w:r>
              <w:rPr>
                <w:rFonts w:cs="Arial"/>
                <w:sz w:val="18"/>
              </w:rPr>
              <w:t>10 : Natural Resources or Exploitation</w:t>
            </w:r>
          </w:p>
          <w:p w14:paraId="09AC8CB9" w14:textId="77777777" w:rsidR="00ED09F3" w:rsidRDefault="00ED09F3" w:rsidP="008862EE">
            <w:pPr>
              <w:spacing w:before="120" w:after="120" w:line="240" w:lineRule="auto"/>
              <w:rPr>
                <w:rFonts w:cs="Arial"/>
                <w:sz w:val="18"/>
              </w:rPr>
            </w:pPr>
            <w:r>
              <w:rPr>
                <w:rFonts w:cs="Arial"/>
                <w:sz w:val="18"/>
              </w:rPr>
              <w:t>11 : Port</w:t>
            </w:r>
          </w:p>
          <w:p w14:paraId="3B9F3DF8" w14:textId="77777777" w:rsidR="00ED09F3" w:rsidRDefault="00ED09F3" w:rsidP="008862EE">
            <w:pPr>
              <w:spacing w:before="120" w:after="120" w:line="240" w:lineRule="auto"/>
              <w:rPr>
                <w:rFonts w:cs="Arial"/>
                <w:sz w:val="18"/>
              </w:rPr>
            </w:pPr>
            <w:r>
              <w:rPr>
                <w:rFonts w:cs="Arial"/>
                <w:sz w:val="18"/>
              </w:rPr>
              <w:t>12 : Finance</w:t>
            </w:r>
          </w:p>
          <w:p w14:paraId="671925BD" w14:textId="77777777" w:rsidR="00ED09F3" w:rsidRPr="00240940" w:rsidRDefault="00ED09F3" w:rsidP="008862EE">
            <w:pPr>
              <w:spacing w:before="120" w:after="120" w:line="240" w:lineRule="auto"/>
              <w:rPr>
                <w:rFonts w:cs="Arial"/>
                <w:sz w:val="18"/>
              </w:rPr>
            </w:pPr>
            <w:r>
              <w:rPr>
                <w:rFonts w:cs="Arial"/>
                <w:sz w:val="18"/>
              </w:rPr>
              <w:t>13 : Agriculture</w:t>
            </w:r>
          </w:p>
        </w:tc>
        <w:tc>
          <w:tcPr>
            <w:tcW w:w="417" w:type="pct"/>
            <w:gridSpan w:val="2"/>
            <w:shd w:val="clear" w:color="auto" w:fill="auto"/>
          </w:tcPr>
          <w:p w14:paraId="4AC9AAE9" w14:textId="77777777" w:rsidR="00ED09F3" w:rsidRPr="00240940" w:rsidRDefault="00ED09F3" w:rsidP="00B131AF">
            <w:pPr>
              <w:spacing w:before="120" w:after="120"/>
              <w:rPr>
                <w:rFonts w:cs="Arial"/>
                <w:sz w:val="18"/>
              </w:rPr>
            </w:pPr>
            <w:r>
              <w:rPr>
                <w:rFonts w:cs="Arial"/>
                <w:sz w:val="18"/>
              </w:rPr>
              <w:lastRenderedPageBreak/>
              <w:t>(S) CL</w:t>
            </w:r>
          </w:p>
        </w:tc>
        <w:tc>
          <w:tcPr>
            <w:tcW w:w="834" w:type="pct"/>
            <w:gridSpan w:val="2"/>
            <w:shd w:val="clear" w:color="auto" w:fill="auto"/>
          </w:tcPr>
          <w:p w14:paraId="35AE9206" w14:textId="77777777" w:rsidR="00ED09F3" w:rsidRPr="00240940" w:rsidRDefault="00ED09F3" w:rsidP="00B131AF">
            <w:pPr>
              <w:spacing w:before="120" w:after="120"/>
              <w:rPr>
                <w:rFonts w:cs="Arial"/>
                <w:sz w:val="18"/>
              </w:rPr>
            </w:pPr>
            <w:r>
              <w:rPr>
                <w:rFonts w:cs="Arial"/>
                <w:sz w:val="18"/>
              </w:rPr>
              <w:t>0, 1</w:t>
            </w:r>
          </w:p>
        </w:tc>
      </w:tr>
      <w:tr w:rsidR="00ED09F3" w:rsidRPr="00240940" w14:paraId="4D76CD2B" w14:textId="77777777" w:rsidTr="00B131AF">
        <w:tc>
          <w:tcPr>
            <w:tcW w:w="1665" w:type="pct"/>
            <w:gridSpan w:val="4"/>
            <w:shd w:val="clear" w:color="auto" w:fill="auto"/>
          </w:tcPr>
          <w:p w14:paraId="6E056365" w14:textId="77777777" w:rsidR="00ED09F3" w:rsidRPr="00240940" w:rsidRDefault="00ED09F3" w:rsidP="00B131AF">
            <w:pPr>
              <w:spacing w:before="120" w:after="120"/>
              <w:rPr>
                <w:rFonts w:cs="Arial"/>
                <w:sz w:val="18"/>
              </w:rPr>
            </w:pPr>
            <w:r>
              <w:rPr>
                <w:rFonts w:cs="Arial"/>
                <w:sz w:val="18"/>
              </w:rPr>
              <w:t xml:space="preserve">   Action or Activity</w:t>
            </w:r>
          </w:p>
        </w:tc>
        <w:tc>
          <w:tcPr>
            <w:tcW w:w="834" w:type="pct"/>
            <w:gridSpan w:val="2"/>
            <w:shd w:val="clear" w:color="auto" w:fill="auto"/>
          </w:tcPr>
          <w:p w14:paraId="5FC2FB3F" w14:textId="77777777" w:rsidR="00ED09F3" w:rsidRPr="00240940" w:rsidRDefault="00ED09F3" w:rsidP="00B131AF">
            <w:pPr>
              <w:spacing w:before="120" w:after="120"/>
              <w:rPr>
                <w:rFonts w:cs="Arial"/>
                <w:sz w:val="18"/>
              </w:rPr>
            </w:pPr>
          </w:p>
        </w:tc>
        <w:tc>
          <w:tcPr>
            <w:tcW w:w="1250" w:type="pct"/>
            <w:gridSpan w:val="4"/>
            <w:shd w:val="clear" w:color="auto" w:fill="auto"/>
          </w:tcPr>
          <w:p w14:paraId="562D8CE8" w14:textId="77777777" w:rsidR="00ED09F3" w:rsidRDefault="00ED09F3" w:rsidP="008862EE">
            <w:pPr>
              <w:spacing w:before="120" w:after="120" w:line="240" w:lineRule="auto"/>
              <w:rPr>
                <w:rFonts w:cs="Arial"/>
                <w:sz w:val="18"/>
              </w:rPr>
            </w:pPr>
            <w:r>
              <w:rPr>
                <w:rFonts w:cs="Arial"/>
                <w:sz w:val="18"/>
              </w:rPr>
              <w:t>1 : Navigating With a Pilot</w:t>
            </w:r>
          </w:p>
          <w:p w14:paraId="2C838523" w14:textId="77777777" w:rsidR="00ED09F3" w:rsidRDefault="00ED09F3" w:rsidP="008862EE">
            <w:pPr>
              <w:spacing w:before="120" w:after="120" w:line="240" w:lineRule="auto"/>
              <w:rPr>
                <w:rFonts w:cs="Arial"/>
                <w:sz w:val="18"/>
              </w:rPr>
            </w:pPr>
            <w:r>
              <w:rPr>
                <w:rFonts w:cs="Arial"/>
                <w:sz w:val="18"/>
              </w:rPr>
              <w:t>2 : Entering Port</w:t>
            </w:r>
          </w:p>
          <w:p w14:paraId="4C9755EC" w14:textId="77777777" w:rsidR="00ED09F3" w:rsidRDefault="00ED09F3" w:rsidP="008862EE">
            <w:pPr>
              <w:spacing w:before="120" w:after="120" w:line="240" w:lineRule="auto"/>
              <w:rPr>
                <w:rFonts w:cs="Arial"/>
                <w:sz w:val="18"/>
              </w:rPr>
            </w:pPr>
            <w:r>
              <w:rPr>
                <w:rFonts w:cs="Arial"/>
                <w:sz w:val="18"/>
              </w:rPr>
              <w:t>3 : Leaving Port</w:t>
            </w:r>
          </w:p>
          <w:p w14:paraId="64C82024" w14:textId="77777777" w:rsidR="00ED09F3" w:rsidRDefault="00ED09F3" w:rsidP="008862EE">
            <w:pPr>
              <w:spacing w:before="120" w:after="120" w:line="240" w:lineRule="auto"/>
              <w:rPr>
                <w:rFonts w:cs="Arial"/>
                <w:sz w:val="18"/>
              </w:rPr>
            </w:pPr>
            <w:r>
              <w:rPr>
                <w:rFonts w:cs="Arial"/>
                <w:sz w:val="18"/>
              </w:rPr>
              <w:t>4 : Berthing</w:t>
            </w:r>
          </w:p>
          <w:p w14:paraId="6C85E403" w14:textId="77777777" w:rsidR="00ED09F3" w:rsidRDefault="00ED09F3" w:rsidP="008862EE">
            <w:pPr>
              <w:spacing w:before="120" w:after="120" w:line="240" w:lineRule="auto"/>
              <w:rPr>
                <w:rFonts w:cs="Arial"/>
                <w:sz w:val="18"/>
              </w:rPr>
            </w:pPr>
            <w:r>
              <w:rPr>
                <w:rFonts w:cs="Arial"/>
                <w:sz w:val="18"/>
              </w:rPr>
              <w:t>5 : Slipping</w:t>
            </w:r>
          </w:p>
          <w:p w14:paraId="6789263F" w14:textId="77777777" w:rsidR="00ED09F3" w:rsidRDefault="00ED09F3" w:rsidP="008862EE">
            <w:pPr>
              <w:spacing w:before="120" w:after="120" w:line="240" w:lineRule="auto"/>
              <w:rPr>
                <w:rFonts w:cs="Arial"/>
                <w:sz w:val="18"/>
              </w:rPr>
            </w:pPr>
            <w:r>
              <w:rPr>
                <w:rFonts w:cs="Arial"/>
                <w:sz w:val="18"/>
              </w:rPr>
              <w:t>6 : Anchoring</w:t>
            </w:r>
          </w:p>
          <w:p w14:paraId="138D331B" w14:textId="77777777" w:rsidR="00ED09F3" w:rsidRDefault="00ED09F3" w:rsidP="008862EE">
            <w:pPr>
              <w:spacing w:before="120" w:after="120" w:line="240" w:lineRule="auto"/>
              <w:rPr>
                <w:rFonts w:cs="Arial"/>
                <w:sz w:val="18"/>
              </w:rPr>
            </w:pPr>
            <w:r>
              <w:rPr>
                <w:rFonts w:cs="Arial"/>
                <w:sz w:val="18"/>
              </w:rPr>
              <w:t>7 : Weighing Anchor</w:t>
            </w:r>
          </w:p>
          <w:p w14:paraId="2AEE3BB9" w14:textId="77777777" w:rsidR="00ED09F3" w:rsidRDefault="00ED09F3" w:rsidP="008862EE">
            <w:pPr>
              <w:spacing w:before="120" w:after="120" w:line="240" w:lineRule="auto"/>
              <w:rPr>
                <w:rFonts w:cs="Arial"/>
                <w:sz w:val="18"/>
              </w:rPr>
            </w:pPr>
            <w:r>
              <w:rPr>
                <w:rFonts w:cs="Arial"/>
                <w:sz w:val="18"/>
              </w:rPr>
              <w:t>8 : Transiting</w:t>
            </w:r>
          </w:p>
          <w:p w14:paraId="1075E26E" w14:textId="77777777" w:rsidR="00ED09F3" w:rsidRDefault="00ED09F3" w:rsidP="008862EE">
            <w:pPr>
              <w:spacing w:before="120" w:after="120" w:line="240" w:lineRule="auto"/>
              <w:rPr>
                <w:rFonts w:cs="Arial"/>
                <w:sz w:val="18"/>
              </w:rPr>
            </w:pPr>
            <w:r>
              <w:rPr>
                <w:rFonts w:cs="Arial"/>
                <w:sz w:val="18"/>
              </w:rPr>
              <w:t>9 : Overtaking</w:t>
            </w:r>
          </w:p>
          <w:p w14:paraId="157C4E9C" w14:textId="77777777" w:rsidR="00ED09F3" w:rsidRDefault="00ED09F3" w:rsidP="008862EE">
            <w:pPr>
              <w:spacing w:before="120" w:after="120" w:line="240" w:lineRule="auto"/>
              <w:rPr>
                <w:rFonts w:cs="Arial"/>
                <w:sz w:val="18"/>
              </w:rPr>
            </w:pPr>
            <w:r>
              <w:rPr>
                <w:rFonts w:cs="Arial"/>
                <w:sz w:val="18"/>
              </w:rPr>
              <w:t>10 : Reporting</w:t>
            </w:r>
          </w:p>
          <w:p w14:paraId="5CE0766F" w14:textId="77777777" w:rsidR="00ED09F3" w:rsidRDefault="00ED09F3" w:rsidP="008862EE">
            <w:pPr>
              <w:spacing w:before="120" w:after="120" w:line="240" w:lineRule="auto"/>
              <w:rPr>
                <w:rFonts w:cs="Arial"/>
                <w:sz w:val="18"/>
              </w:rPr>
            </w:pPr>
            <w:r>
              <w:rPr>
                <w:rFonts w:cs="Arial"/>
                <w:sz w:val="18"/>
              </w:rPr>
              <w:t>11 : Working Cargo</w:t>
            </w:r>
          </w:p>
          <w:p w14:paraId="2A2C7045" w14:textId="77777777" w:rsidR="00ED09F3" w:rsidRDefault="00ED09F3" w:rsidP="008862EE">
            <w:pPr>
              <w:spacing w:before="120" w:after="120" w:line="240" w:lineRule="auto"/>
              <w:rPr>
                <w:rFonts w:cs="Arial"/>
                <w:sz w:val="18"/>
              </w:rPr>
            </w:pPr>
            <w:r>
              <w:rPr>
                <w:rFonts w:cs="Arial"/>
                <w:sz w:val="18"/>
              </w:rPr>
              <w:t>12 : Landing</w:t>
            </w:r>
          </w:p>
          <w:p w14:paraId="05DBC8C8" w14:textId="77777777" w:rsidR="00ED09F3" w:rsidRDefault="00ED09F3" w:rsidP="008862EE">
            <w:pPr>
              <w:spacing w:before="120" w:after="120" w:line="240" w:lineRule="auto"/>
              <w:rPr>
                <w:rFonts w:cs="Arial"/>
                <w:sz w:val="18"/>
              </w:rPr>
            </w:pPr>
            <w:r>
              <w:rPr>
                <w:rFonts w:cs="Arial"/>
                <w:sz w:val="18"/>
              </w:rPr>
              <w:t>13 : Diving</w:t>
            </w:r>
          </w:p>
          <w:p w14:paraId="5BB25F98" w14:textId="77777777" w:rsidR="00ED09F3" w:rsidRDefault="00ED09F3" w:rsidP="008862EE">
            <w:pPr>
              <w:spacing w:before="120" w:after="120" w:line="240" w:lineRule="auto"/>
              <w:rPr>
                <w:rFonts w:cs="Arial"/>
                <w:sz w:val="18"/>
              </w:rPr>
            </w:pPr>
            <w:r>
              <w:rPr>
                <w:rFonts w:cs="Arial"/>
                <w:sz w:val="18"/>
              </w:rPr>
              <w:t>14 : Fishing</w:t>
            </w:r>
          </w:p>
          <w:p w14:paraId="650A3A3C" w14:textId="77777777" w:rsidR="00ED09F3" w:rsidRDefault="00ED09F3" w:rsidP="008862EE">
            <w:pPr>
              <w:spacing w:before="120" w:after="120" w:line="240" w:lineRule="auto"/>
              <w:rPr>
                <w:rFonts w:cs="Arial"/>
                <w:sz w:val="18"/>
              </w:rPr>
            </w:pPr>
            <w:r>
              <w:rPr>
                <w:rFonts w:cs="Arial"/>
                <w:sz w:val="18"/>
              </w:rPr>
              <w:t>15 : Discharging Overboard</w:t>
            </w:r>
          </w:p>
          <w:p w14:paraId="5468FED7" w14:textId="77777777" w:rsidR="00ED09F3" w:rsidRPr="00240940" w:rsidRDefault="00ED09F3" w:rsidP="008862EE">
            <w:pPr>
              <w:spacing w:before="120" w:after="120" w:line="240" w:lineRule="auto"/>
              <w:rPr>
                <w:rFonts w:cs="Arial"/>
                <w:sz w:val="18"/>
              </w:rPr>
            </w:pPr>
            <w:r>
              <w:rPr>
                <w:rFonts w:cs="Arial"/>
                <w:sz w:val="18"/>
              </w:rPr>
              <w:t>16 : Passing</w:t>
            </w:r>
          </w:p>
        </w:tc>
        <w:tc>
          <w:tcPr>
            <w:tcW w:w="417" w:type="pct"/>
            <w:gridSpan w:val="2"/>
            <w:shd w:val="clear" w:color="auto" w:fill="auto"/>
          </w:tcPr>
          <w:p w14:paraId="5B055F49" w14:textId="77777777" w:rsidR="00ED09F3" w:rsidRPr="00240940" w:rsidRDefault="00ED09F3" w:rsidP="00B131AF">
            <w:pPr>
              <w:spacing w:before="120" w:after="120"/>
              <w:rPr>
                <w:rFonts w:cs="Arial"/>
                <w:sz w:val="18"/>
              </w:rPr>
            </w:pPr>
            <w:r>
              <w:rPr>
                <w:rFonts w:cs="Arial"/>
                <w:sz w:val="18"/>
              </w:rPr>
              <w:t>(S) CL</w:t>
            </w:r>
          </w:p>
        </w:tc>
        <w:tc>
          <w:tcPr>
            <w:tcW w:w="834" w:type="pct"/>
            <w:gridSpan w:val="2"/>
            <w:shd w:val="clear" w:color="auto" w:fill="auto"/>
          </w:tcPr>
          <w:p w14:paraId="782563E9" w14:textId="77777777" w:rsidR="00ED09F3" w:rsidRPr="00240940" w:rsidRDefault="00ED09F3" w:rsidP="00B131AF">
            <w:pPr>
              <w:spacing w:before="120" w:after="120"/>
              <w:rPr>
                <w:rFonts w:cs="Arial"/>
                <w:sz w:val="18"/>
              </w:rPr>
            </w:pPr>
            <w:r>
              <w:rPr>
                <w:rFonts w:cs="Arial"/>
                <w:sz w:val="18"/>
              </w:rPr>
              <w:t>0, 1</w:t>
            </w:r>
          </w:p>
        </w:tc>
      </w:tr>
      <w:tr w:rsidR="00ED09F3" w:rsidRPr="00240940" w14:paraId="2BB37EB7" w14:textId="77777777" w:rsidTr="00B131AF">
        <w:tc>
          <w:tcPr>
            <w:tcW w:w="1665" w:type="pct"/>
            <w:gridSpan w:val="4"/>
            <w:shd w:val="clear" w:color="auto" w:fill="auto"/>
          </w:tcPr>
          <w:p w14:paraId="61A9B745" w14:textId="77777777" w:rsidR="00ED09F3" w:rsidRPr="00240940" w:rsidRDefault="00ED09F3" w:rsidP="00B131AF">
            <w:pPr>
              <w:spacing w:before="120" w:after="120"/>
              <w:rPr>
                <w:rFonts w:cs="Arial"/>
                <w:sz w:val="18"/>
              </w:rPr>
            </w:pPr>
            <w:r>
              <w:rPr>
                <w:rFonts w:cs="Arial"/>
                <w:sz w:val="18"/>
              </w:rPr>
              <w:t xml:space="preserve">   Headline</w:t>
            </w:r>
          </w:p>
        </w:tc>
        <w:tc>
          <w:tcPr>
            <w:tcW w:w="834" w:type="pct"/>
            <w:gridSpan w:val="2"/>
            <w:shd w:val="clear" w:color="auto" w:fill="auto"/>
          </w:tcPr>
          <w:p w14:paraId="46E8CB4D" w14:textId="77777777" w:rsidR="00ED09F3" w:rsidRPr="00240940" w:rsidRDefault="00ED09F3" w:rsidP="00B131AF">
            <w:pPr>
              <w:spacing w:before="120" w:after="120"/>
              <w:rPr>
                <w:rFonts w:cs="Arial"/>
                <w:sz w:val="18"/>
              </w:rPr>
            </w:pPr>
          </w:p>
        </w:tc>
        <w:tc>
          <w:tcPr>
            <w:tcW w:w="1250" w:type="pct"/>
            <w:gridSpan w:val="4"/>
            <w:shd w:val="clear" w:color="auto" w:fill="auto"/>
          </w:tcPr>
          <w:p w14:paraId="6BCC1EC3" w14:textId="77777777" w:rsidR="00ED09F3" w:rsidRPr="00240940" w:rsidRDefault="00ED09F3" w:rsidP="00B131AF">
            <w:pPr>
              <w:spacing w:before="120" w:after="120"/>
              <w:rPr>
                <w:rFonts w:cs="Arial"/>
                <w:sz w:val="18"/>
              </w:rPr>
            </w:pPr>
          </w:p>
        </w:tc>
        <w:tc>
          <w:tcPr>
            <w:tcW w:w="417" w:type="pct"/>
            <w:gridSpan w:val="2"/>
            <w:shd w:val="clear" w:color="auto" w:fill="auto"/>
          </w:tcPr>
          <w:p w14:paraId="10C51E39" w14:textId="77777777" w:rsidR="00ED09F3" w:rsidRPr="00240940" w:rsidRDefault="00ED09F3" w:rsidP="00B131AF">
            <w:pPr>
              <w:spacing w:before="120" w:after="120"/>
              <w:rPr>
                <w:rFonts w:cs="Arial"/>
                <w:sz w:val="18"/>
              </w:rPr>
            </w:pPr>
            <w:r>
              <w:rPr>
                <w:rFonts w:cs="Arial"/>
                <w:sz w:val="18"/>
              </w:rPr>
              <w:t>(S) TE</w:t>
            </w:r>
          </w:p>
        </w:tc>
        <w:tc>
          <w:tcPr>
            <w:tcW w:w="834" w:type="pct"/>
            <w:gridSpan w:val="2"/>
            <w:shd w:val="clear" w:color="auto" w:fill="auto"/>
          </w:tcPr>
          <w:p w14:paraId="75251C16" w14:textId="77777777" w:rsidR="00ED09F3" w:rsidRPr="00240940" w:rsidRDefault="00ED09F3" w:rsidP="00B131AF">
            <w:pPr>
              <w:spacing w:before="120" w:after="120"/>
              <w:rPr>
                <w:rFonts w:cs="Arial"/>
                <w:sz w:val="18"/>
              </w:rPr>
            </w:pPr>
            <w:r>
              <w:rPr>
                <w:rFonts w:cs="Arial"/>
                <w:sz w:val="18"/>
              </w:rPr>
              <w:t>0, * (ordered)</w:t>
            </w:r>
          </w:p>
        </w:tc>
      </w:tr>
      <w:tr w:rsidR="00ED09F3" w:rsidRPr="00240940" w14:paraId="70D63860" w14:textId="77777777" w:rsidTr="00B131AF">
        <w:tc>
          <w:tcPr>
            <w:tcW w:w="1665" w:type="pct"/>
            <w:gridSpan w:val="4"/>
            <w:shd w:val="clear" w:color="auto" w:fill="auto"/>
          </w:tcPr>
          <w:p w14:paraId="2010FCBD" w14:textId="77777777" w:rsidR="00ED09F3" w:rsidRPr="00240940" w:rsidRDefault="00ED09F3" w:rsidP="00B131AF">
            <w:pPr>
              <w:spacing w:before="120" w:after="120"/>
              <w:rPr>
                <w:rFonts w:cs="Arial"/>
                <w:sz w:val="18"/>
              </w:rPr>
            </w:pPr>
            <w:r>
              <w:rPr>
                <w:rFonts w:cs="Arial"/>
                <w:sz w:val="18"/>
              </w:rPr>
              <w:t>Text Content</w:t>
            </w:r>
          </w:p>
        </w:tc>
        <w:tc>
          <w:tcPr>
            <w:tcW w:w="834" w:type="pct"/>
            <w:gridSpan w:val="2"/>
            <w:shd w:val="clear" w:color="auto" w:fill="auto"/>
          </w:tcPr>
          <w:p w14:paraId="46BC925C" w14:textId="77777777" w:rsidR="00ED09F3" w:rsidRPr="00240940" w:rsidRDefault="00ED09F3" w:rsidP="00B131AF">
            <w:pPr>
              <w:spacing w:before="120" w:after="120"/>
              <w:rPr>
                <w:rFonts w:cs="Arial"/>
                <w:sz w:val="18"/>
              </w:rPr>
            </w:pPr>
          </w:p>
        </w:tc>
        <w:tc>
          <w:tcPr>
            <w:tcW w:w="1250" w:type="pct"/>
            <w:gridSpan w:val="4"/>
            <w:shd w:val="clear" w:color="auto" w:fill="auto"/>
          </w:tcPr>
          <w:p w14:paraId="4B47BA00" w14:textId="77777777" w:rsidR="00ED09F3" w:rsidRPr="00240940" w:rsidRDefault="00ED09F3" w:rsidP="00B131AF">
            <w:pPr>
              <w:spacing w:before="120" w:after="120"/>
              <w:rPr>
                <w:rFonts w:cs="Arial"/>
                <w:sz w:val="18"/>
              </w:rPr>
            </w:pPr>
          </w:p>
        </w:tc>
        <w:tc>
          <w:tcPr>
            <w:tcW w:w="417" w:type="pct"/>
            <w:gridSpan w:val="2"/>
            <w:shd w:val="clear" w:color="auto" w:fill="auto"/>
          </w:tcPr>
          <w:p w14:paraId="19B75F07" w14:textId="77777777" w:rsidR="00ED09F3" w:rsidRPr="00240940" w:rsidRDefault="00ED09F3" w:rsidP="00B131AF">
            <w:pPr>
              <w:spacing w:before="120" w:after="120"/>
              <w:rPr>
                <w:rFonts w:cs="Arial"/>
                <w:sz w:val="18"/>
              </w:rPr>
            </w:pPr>
            <w:r>
              <w:rPr>
                <w:rFonts w:cs="Arial"/>
                <w:sz w:val="18"/>
              </w:rPr>
              <w:t>C</w:t>
            </w:r>
          </w:p>
        </w:tc>
        <w:tc>
          <w:tcPr>
            <w:tcW w:w="834" w:type="pct"/>
            <w:gridSpan w:val="2"/>
            <w:shd w:val="clear" w:color="auto" w:fill="auto"/>
          </w:tcPr>
          <w:p w14:paraId="2AC55EE5" w14:textId="77777777" w:rsidR="00ED09F3" w:rsidRPr="00240940" w:rsidRDefault="00ED09F3" w:rsidP="00B131AF">
            <w:pPr>
              <w:spacing w:before="120" w:after="120"/>
              <w:rPr>
                <w:rFonts w:cs="Arial"/>
                <w:sz w:val="18"/>
              </w:rPr>
            </w:pPr>
            <w:r>
              <w:rPr>
                <w:rFonts w:cs="Arial"/>
                <w:sz w:val="18"/>
              </w:rPr>
              <w:t>0, *</w:t>
            </w:r>
          </w:p>
        </w:tc>
      </w:tr>
      <w:tr w:rsidR="00ED09F3" w:rsidRPr="00240940" w14:paraId="08ABE721" w14:textId="77777777" w:rsidTr="00B131AF">
        <w:tc>
          <w:tcPr>
            <w:tcW w:w="1665" w:type="pct"/>
            <w:gridSpan w:val="4"/>
            <w:shd w:val="clear" w:color="auto" w:fill="auto"/>
          </w:tcPr>
          <w:p w14:paraId="653DBC20" w14:textId="77777777" w:rsidR="00ED09F3" w:rsidRPr="00240940" w:rsidRDefault="00ED09F3" w:rsidP="00B131AF">
            <w:pPr>
              <w:spacing w:before="120" w:after="120"/>
              <w:rPr>
                <w:rFonts w:cs="Arial"/>
                <w:sz w:val="18"/>
              </w:rPr>
            </w:pPr>
            <w:r>
              <w:rPr>
                <w:rFonts w:cs="Arial"/>
                <w:sz w:val="18"/>
              </w:rPr>
              <w:t xml:space="preserve">   Category of text</w:t>
            </w:r>
          </w:p>
        </w:tc>
        <w:tc>
          <w:tcPr>
            <w:tcW w:w="834" w:type="pct"/>
            <w:gridSpan w:val="2"/>
            <w:shd w:val="clear" w:color="auto" w:fill="auto"/>
          </w:tcPr>
          <w:p w14:paraId="0C66FE35" w14:textId="77777777" w:rsidR="00ED09F3" w:rsidRPr="00240940" w:rsidRDefault="00ED09F3" w:rsidP="00B131AF">
            <w:pPr>
              <w:spacing w:before="120" w:after="120"/>
              <w:rPr>
                <w:rFonts w:cs="Arial"/>
                <w:sz w:val="18"/>
              </w:rPr>
            </w:pPr>
          </w:p>
        </w:tc>
        <w:tc>
          <w:tcPr>
            <w:tcW w:w="1250" w:type="pct"/>
            <w:gridSpan w:val="4"/>
            <w:shd w:val="clear" w:color="auto" w:fill="auto"/>
          </w:tcPr>
          <w:p w14:paraId="6632DDEA" w14:textId="77777777" w:rsidR="00ED09F3" w:rsidRDefault="00ED09F3" w:rsidP="00B131AF">
            <w:pPr>
              <w:spacing w:before="120" w:after="120"/>
              <w:rPr>
                <w:rFonts w:cs="Arial"/>
                <w:sz w:val="18"/>
              </w:rPr>
            </w:pPr>
            <w:r>
              <w:rPr>
                <w:rFonts w:cs="Arial"/>
                <w:sz w:val="18"/>
              </w:rPr>
              <w:t>1 : Abstract or Summary</w:t>
            </w:r>
          </w:p>
          <w:p w14:paraId="48784FB8" w14:textId="77777777" w:rsidR="00ED09F3" w:rsidRDefault="00ED09F3" w:rsidP="00B131AF">
            <w:pPr>
              <w:spacing w:before="120" w:after="120"/>
              <w:rPr>
                <w:rFonts w:cs="Arial"/>
                <w:sz w:val="18"/>
              </w:rPr>
            </w:pPr>
            <w:r>
              <w:rPr>
                <w:rFonts w:cs="Arial"/>
                <w:sz w:val="18"/>
              </w:rPr>
              <w:t>2 : Extract</w:t>
            </w:r>
          </w:p>
          <w:p w14:paraId="4A972D65" w14:textId="77777777" w:rsidR="00ED09F3" w:rsidRPr="00240940" w:rsidRDefault="00ED09F3" w:rsidP="00B131AF">
            <w:pPr>
              <w:spacing w:before="120" w:after="120"/>
              <w:rPr>
                <w:rFonts w:cs="Arial"/>
                <w:sz w:val="18"/>
              </w:rPr>
            </w:pPr>
            <w:r>
              <w:rPr>
                <w:rFonts w:cs="Arial"/>
                <w:sz w:val="18"/>
              </w:rPr>
              <w:t>3 : Full Text</w:t>
            </w:r>
          </w:p>
        </w:tc>
        <w:tc>
          <w:tcPr>
            <w:tcW w:w="417" w:type="pct"/>
            <w:gridSpan w:val="2"/>
            <w:shd w:val="clear" w:color="auto" w:fill="auto"/>
          </w:tcPr>
          <w:p w14:paraId="24B55695" w14:textId="77777777" w:rsidR="00ED09F3" w:rsidRPr="00240940" w:rsidRDefault="00ED09F3" w:rsidP="00B131AF">
            <w:pPr>
              <w:spacing w:before="120" w:after="120"/>
              <w:rPr>
                <w:rFonts w:cs="Arial"/>
                <w:sz w:val="18"/>
              </w:rPr>
            </w:pPr>
            <w:r>
              <w:rPr>
                <w:rFonts w:cs="Arial"/>
                <w:sz w:val="18"/>
              </w:rPr>
              <w:t>(S) EN</w:t>
            </w:r>
          </w:p>
        </w:tc>
        <w:tc>
          <w:tcPr>
            <w:tcW w:w="834" w:type="pct"/>
            <w:gridSpan w:val="2"/>
            <w:shd w:val="clear" w:color="auto" w:fill="auto"/>
          </w:tcPr>
          <w:p w14:paraId="5BC75244" w14:textId="77777777" w:rsidR="00ED09F3" w:rsidRPr="00240940" w:rsidRDefault="00ED09F3" w:rsidP="00B131AF">
            <w:pPr>
              <w:spacing w:before="120" w:after="120"/>
              <w:rPr>
                <w:rFonts w:cs="Arial"/>
                <w:sz w:val="18"/>
              </w:rPr>
            </w:pPr>
            <w:r>
              <w:rPr>
                <w:rFonts w:cs="Arial"/>
                <w:sz w:val="18"/>
              </w:rPr>
              <w:t>0, 1</w:t>
            </w:r>
          </w:p>
        </w:tc>
      </w:tr>
      <w:tr w:rsidR="00ED09F3" w:rsidRPr="00240940" w14:paraId="0D9CE021" w14:textId="77777777" w:rsidTr="00B131AF">
        <w:tc>
          <w:tcPr>
            <w:tcW w:w="1665" w:type="pct"/>
            <w:gridSpan w:val="4"/>
            <w:shd w:val="clear" w:color="auto" w:fill="auto"/>
          </w:tcPr>
          <w:p w14:paraId="45CE8A18" w14:textId="77777777" w:rsidR="00ED09F3" w:rsidRPr="00240940" w:rsidRDefault="00ED09F3" w:rsidP="00B131AF">
            <w:pPr>
              <w:spacing w:before="120" w:after="120"/>
              <w:rPr>
                <w:rFonts w:cs="Arial"/>
                <w:sz w:val="18"/>
              </w:rPr>
            </w:pPr>
            <w:r>
              <w:rPr>
                <w:rFonts w:cs="Arial"/>
                <w:sz w:val="18"/>
              </w:rPr>
              <w:t xml:space="preserve">   Information</w:t>
            </w:r>
          </w:p>
        </w:tc>
        <w:tc>
          <w:tcPr>
            <w:tcW w:w="834" w:type="pct"/>
            <w:gridSpan w:val="2"/>
            <w:shd w:val="clear" w:color="auto" w:fill="auto"/>
          </w:tcPr>
          <w:p w14:paraId="1F94A1E6" w14:textId="77777777" w:rsidR="00ED09F3" w:rsidRPr="00240940" w:rsidRDefault="00ED09F3" w:rsidP="00B131AF">
            <w:pPr>
              <w:spacing w:before="120" w:after="120"/>
              <w:rPr>
                <w:rFonts w:cs="Arial"/>
                <w:sz w:val="18"/>
              </w:rPr>
            </w:pPr>
          </w:p>
        </w:tc>
        <w:tc>
          <w:tcPr>
            <w:tcW w:w="1250" w:type="pct"/>
            <w:gridSpan w:val="4"/>
            <w:shd w:val="clear" w:color="auto" w:fill="auto"/>
          </w:tcPr>
          <w:p w14:paraId="2413AC9A" w14:textId="77777777" w:rsidR="00ED09F3" w:rsidRPr="00240940" w:rsidRDefault="00ED09F3" w:rsidP="00B131AF">
            <w:pPr>
              <w:spacing w:before="120" w:after="120"/>
              <w:rPr>
                <w:rFonts w:cs="Arial"/>
                <w:sz w:val="18"/>
              </w:rPr>
            </w:pPr>
          </w:p>
        </w:tc>
        <w:tc>
          <w:tcPr>
            <w:tcW w:w="417" w:type="pct"/>
            <w:gridSpan w:val="2"/>
            <w:shd w:val="clear" w:color="auto" w:fill="auto"/>
          </w:tcPr>
          <w:p w14:paraId="21D164B1" w14:textId="77777777" w:rsidR="00ED09F3" w:rsidRPr="00240940" w:rsidRDefault="00ED09F3" w:rsidP="00B131AF">
            <w:pPr>
              <w:spacing w:before="120" w:after="120"/>
              <w:rPr>
                <w:rFonts w:cs="Arial"/>
                <w:sz w:val="18"/>
              </w:rPr>
            </w:pPr>
            <w:r>
              <w:rPr>
                <w:rFonts w:cs="Arial"/>
                <w:sz w:val="18"/>
              </w:rPr>
              <w:t>(S) C</w:t>
            </w:r>
          </w:p>
        </w:tc>
        <w:tc>
          <w:tcPr>
            <w:tcW w:w="834" w:type="pct"/>
            <w:gridSpan w:val="2"/>
            <w:shd w:val="clear" w:color="auto" w:fill="auto"/>
          </w:tcPr>
          <w:p w14:paraId="79109E7B" w14:textId="77777777" w:rsidR="00ED09F3" w:rsidRPr="00240940" w:rsidRDefault="00ED09F3" w:rsidP="00B131AF">
            <w:pPr>
              <w:spacing w:before="120" w:after="120"/>
              <w:rPr>
                <w:rFonts w:cs="Arial"/>
                <w:sz w:val="18"/>
              </w:rPr>
            </w:pPr>
            <w:r>
              <w:rPr>
                <w:rFonts w:cs="Arial"/>
                <w:sz w:val="18"/>
              </w:rPr>
              <w:t>0, *</w:t>
            </w:r>
          </w:p>
        </w:tc>
      </w:tr>
      <w:tr w:rsidR="00ED09F3" w:rsidRPr="00240940" w14:paraId="519A1C7D" w14:textId="77777777" w:rsidTr="00B131AF">
        <w:tc>
          <w:tcPr>
            <w:tcW w:w="1665" w:type="pct"/>
            <w:gridSpan w:val="4"/>
            <w:shd w:val="clear" w:color="auto" w:fill="auto"/>
          </w:tcPr>
          <w:p w14:paraId="564F06D0" w14:textId="77777777" w:rsidR="00ED09F3" w:rsidRPr="00240940" w:rsidRDefault="00ED09F3" w:rsidP="00B131AF">
            <w:pPr>
              <w:spacing w:before="120" w:after="120"/>
              <w:rPr>
                <w:rFonts w:cs="Arial"/>
                <w:sz w:val="18"/>
              </w:rPr>
            </w:pPr>
            <w:r>
              <w:rPr>
                <w:rFonts w:cs="Arial"/>
                <w:sz w:val="18"/>
              </w:rPr>
              <w:t xml:space="preserve">      File Locator</w:t>
            </w:r>
          </w:p>
        </w:tc>
        <w:tc>
          <w:tcPr>
            <w:tcW w:w="834" w:type="pct"/>
            <w:gridSpan w:val="2"/>
            <w:shd w:val="clear" w:color="auto" w:fill="auto"/>
          </w:tcPr>
          <w:p w14:paraId="30C53593" w14:textId="77777777" w:rsidR="00ED09F3" w:rsidRPr="00240940" w:rsidRDefault="00ED09F3" w:rsidP="00B131AF">
            <w:pPr>
              <w:spacing w:before="120" w:after="120"/>
              <w:rPr>
                <w:rFonts w:cs="Arial"/>
                <w:sz w:val="18"/>
              </w:rPr>
            </w:pPr>
          </w:p>
        </w:tc>
        <w:tc>
          <w:tcPr>
            <w:tcW w:w="1250" w:type="pct"/>
            <w:gridSpan w:val="4"/>
            <w:shd w:val="clear" w:color="auto" w:fill="auto"/>
          </w:tcPr>
          <w:p w14:paraId="18A52458" w14:textId="77777777" w:rsidR="00ED09F3" w:rsidRPr="00240940" w:rsidRDefault="00ED09F3" w:rsidP="00B131AF">
            <w:pPr>
              <w:spacing w:before="120" w:after="120"/>
              <w:rPr>
                <w:rFonts w:cs="Arial"/>
                <w:sz w:val="18"/>
              </w:rPr>
            </w:pPr>
          </w:p>
        </w:tc>
        <w:tc>
          <w:tcPr>
            <w:tcW w:w="417" w:type="pct"/>
            <w:gridSpan w:val="2"/>
            <w:shd w:val="clear" w:color="auto" w:fill="auto"/>
          </w:tcPr>
          <w:p w14:paraId="126FF294" w14:textId="77777777" w:rsidR="00ED09F3" w:rsidRPr="00240940" w:rsidRDefault="00ED09F3" w:rsidP="00B131AF">
            <w:pPr>
              <w:spacing w:before="120" w:after="120"/>
              <w:rPr>
                <w:rFonts w:cs="Arial"/>
                <w:sz w:val="18"/>
              </w:rPr>
            </w:pPr>
            <w:r>
              <w:rPr>
                <w:rFonts w:cs="Arial"/>
                <w:sz w:val="18"/>
              </w:rPr>
              <w:t>(S) TE</w:t>
            </w:r>
          </w:p>
        </w:tc>
        <w:tc>
          <w:tcPr>
            <w:tcW w:w="834" w:type="pct"/>
            <w:gridSpan w:val="2"/>
            <w:shd w:val="clear" w:color="auto" w:fill="auto"/>
          </w:tcPr>
          <w:p w14:paraId="6BB9CA7D" w14:textId="77777777" w:rsidR="00ED09F3" w:rsidRPr="00240940" w:rsidRDefault="00ED09F3" w:rsidP="00B131AF">
            <w:pPr>
              <w:spacing w:before="120" w:after="120"/>
              <w:rPr>
                <w:rFonts w:cs="Arial"/>
                <w:sz w:val="18"/>
              </w:rPr>
            </w:pPr>
            <w:r>
              <w:rPr>
                <w:rFonts w:cs="Arial"/>
                <w:sz w:val="18"/>
              </w:rPr>
              <w:t>0, 1</w:t>
            </w:r>
          </w:p>
        </w:tc>
      </w:tr>
      <w:tr w:rsidR="00ED09F3" w:rsidRPr="00240940" w14:paraId="24493A43" w14:textId="77777777" w:rsidTr="00B131AF">
        <w:tc>
          <w:tcPr>
            <w:tcW w:w="1665" w:type="pct"/>
            <w:gridSpan w:val="4"/>
            <w:shd w:val="clear" w:color="auto" w:fill="auto"/>
          </w:tcPr>
          <w:p w14:paraId="2043C3A6" w14:textId="77777777" w:rsidR="00ED09F3" w:rsidRPr="00240940" w:rsidRDefault="00ED09F3" w:rsidP="00B131AF">
            <w:pPr>
              <w:spacing w:before="120" w:after="120"/>
              <w:rPr>
                <w:rFonts w:cs="Arial"/>
                <w:sz w:val="18"/>
              </w:rPr>
            </w:pPr>
            <w:r>
              <w:rPr>
                <w:rFonts w:cs="Arial"/>
                <w:sz w:val="18"/>
              </w:rPr>
              <w:t xml:space="preserve">      File Reference</w:t>
            </w:r>
          </w:p>
        </w:tc>
        <w:tc>
          <w:tcPr>
            <w:tcW w:w="834" w:type="pct"/>
            <w:gridSpan w:val="2"/>
            <w:shd w:val="clear" w:color="auto" w:fill="auto"/>
          </w:tcPr>
          <w:p w14:paraId="62B581C8" w14:textId="77777777" w:rsidR="00ED09F3" w:rsidRPr="00240940" w:rsidRDefault="00ED09F3" w:rsidP="00B131AF">
            <w:pPr>
              <w:spacing w:before="120" w:after="120"/>
              <w:rPr>
                <w:rFonts w:cs="Arial"/>
                <w:sz w:val="18"/>
              </w:rPr>
            </w:pPr>
            <w:r>
              <w:rPr>
                <w:rFonts w:cs="Arial"/>
                <w:sz w:val="18"/>
              </w:rPr>
              <w:t>(TXTDSC)</w:t>
            </w:r>
          </w:p>
        </w:tc>
        <w:tc>
          <w:tcPr>
            <w:tcW w:w="1250" w:type="pct"/>
            <w:gridSpan w:val="4"/>
            <w:shd w:val="clear" w:color="auto" w:fill="auto"/>
          </w:tcPr>
          <w:p w14:paraId="6840C49F" w14:textId="77777777" w:rsidR="00ED09F3" w:rsidRPr="00240940" w:rsidRDefault="00ED09F3" w:rsidP="00B131AF">
            <w:pPr>
              <w:spacing w:before="120" w:after="120"/>
              <w:rPr>
                <w:rFonts w:cs="Arial"/>
                <w:sz w:val="18"/>
              </w:rPr>
            </w:pPr>
          </w:p>
        </w:tc>
        <w:tc>
          <w:tcPr>
            <w:tcW w:w="417" w:type="pct"/>
            <w:gridSpan w:val="2"/>
            <w:shd w:val="clear" w:color="auto" w:fill="auto"/>
          </w:tcPr>
          <w:p w14:paraId="17C40857" w14:textId="77777777" w:rsidR="00ED09F3" w:rsidRPr="00240940" w:rsidRDefault="00ED09F3" w:rsidP="00B131AF">
            <w:pPr>
              <w:spacing w:before="120" w:after="120"/>
              <w:rPr>
                <w:rFonts w:cs="Arial"/>
                <w:sz w:val="18"/>
              </w:rPr>
            </w:pPr>
            <w:r>
              <w:rPr>
                <w:rFonts w:cs="Arial"/>
                <w:sz w:val="18"/>
              </w:rPr>
              <w:t>(S) TE</w:t>
            </w:r>
          </w:p>
        </w:tc>
        <w:tc>
          <w:tcPr>
            <w:tcW w:w="834" w:type="pct"/>
            <w:gridSpan w:val="2"/>
            <w:shd w:val="clear" w:color="auto" w:fill="auto"/>
          </w:tcPr>
          <w:p w14:paraId="5680BFC1" w14:textId="77777777" w:rsidR="00ED09F3" w:rsidRPr="00240940" w:rsidRDefault="00ED09F3" w:rsidP="00B131AF">
            <w:pPr>
              <w:spacing w:before="120" w:after="120"/>
              <w:rPr>
                <w:rFonts w:cs="Arial"/>
                <w:sz w:val="18"/>
              </w:rPr>
            </w:pPr>
            <w:r>
              <w:rPr>
                <w:rFonts w:cs="Arial"/>
                <w:sz w:val="18"/>
              </w:rPr>
              <w:t>0, 1</w:t>
            </w:r>
          </w:p>
        </w:tc>
      </w:tr>
      <w:tr w:rsidR="00ED09F3" w:rsidRPr="00240940" w14:paraId="6EBBABC0" w14:textId="77777777" w:rsidTr="00B131AF">
        <w:tc>
          <w:tcPr>
            <w:tcW w:w="1665" w:type="pct"/>
            <w:gridSpan w:val="4"/>
            <w:shd w:val="clear" w:color="auto" w:fill="auto"/>
          </w:tcPr>
          <w:p w14:paraId="284CEC71" w14:textId="77777777" w:rsidR="00ED09F3" w:rsidRPr="00240940" w:rsidRDefault="00ED09F3" w:rsidP="00B131AF">
            <w:pPr>
              <w:spacing w:before="120" w:after="120"/>
              <w:rPr>
                <w:rFonts w:cs="Arial"/>
                <w:sz w:val="18"/>
              </w:rPr>
            </w:pPr>
            <w:r>
              <w:rPr>
                <w:rFonts w:cs="Arial"/>
                <w:sz w:val="18"/>
              </w:rPr>
              <w:t xml:space="preserve">      Headline</w:t>
            </w:r>
          </w:p>
        </w:tc>
        <w:tc>
          <w:tcPr>
            <w:tcW w:w="834" w:type="pct"/>
            <w:gridSpan w:val="2"/>
            <w:shd w:val="clear" w:color="auto" w:fill="auto"/>
          </w:tcPr>
          <w:p w14:paraId="2A176532" w14:textId="77777777" w:rsidR="00ED09F3" w:rsidRPr="00240940" w:rsidRDefault="00ED09F3" w:rsidP="00B131AF">
            <w:pPr>
              <w:spacing w:before="120" w:after="120"/>
              <w:rPr>
                <w:rFonts w:cs="Arial"/>
                <w:sz w:val="18"/>
              </w:rPr>
            </w:pPr>
          </w:p>
        </w:tc>
        <w:tc>
          <w:tcPr>
            <w:tcW w:w="1250" w:type="pct"/>
            <w:gridSpan w:val="4"/>
            <w:shd w:val="clear" w:color="auto" w:fill="auto"/>
          </w:tcPr>
          <w:p w14:paraId="5E920734" w14:textId="77777777" w:rsidR="00ED09F3" w:rsidRPr="00240940" w:rsidRDefault="00ED09F3" w:rsidP="00B131AF">
            <w:pPr>
              <w:spacing w:before="120" w:after="120"/>
              <w:rPr>
                <w:rFonts w:cs="Arial"/>
                <w:sz w:val="18"/>
              </w:rPr>
            </w:pPr>
          </w:p>
        </w:tc>
        <w:tc>
          <w:tcPr>
            <w:tcW w:w="417" w:type="pct"/>
            <w:gridSpan w:val="2"/>
            <w:shd w:val="clear" w:color="auto" w:fill="auto"/>
          </w:tcPr>
          <w:p w14:paraId="232B4024" w14:textId="77777777" w:rsidR="00ED09F3" w:rsidRPr="00240940" w:rsidRDefault="00ED09F3" w:rsidP="00B131AF">
            <w:pPr>
              <w:spacing w:before="120" w:after="120"/>
              <w:rPr>
                <w:rFonts w:cs="Arial"/>
                <w:sz w:val="18"/>
              </w:rPr>
            </w:pPr>
            <w:r>
              <w:rPr>
                <w:rFonts w:cs="Arial"/>
                <w:sz w:val="18"/>
              </w:rPr>
              <w:t>(S) TE</w:t>
            </w:r>
          </w:p>
        </w:tc>
        <w:tc>
          <w:tcPr>
            <w:tcW w:w="834" w:type="pct"/>
            <w:gridSpan w:val="2"/>
            <w:shd w:val="clear" w:color="auto" w:fill="auto"/>
          </w:tcPr>
          <w:p w14:paraId="4D486E48" w14:textId="77777777" w:rsidR="00ED09F3" w:rsidRPr="00240940" w:rsidRDefault="00ED09F3" w:rsidP="00B131AF">
            <w:pPr>
              <w:spacing w:before="120" w:after="120"/>
              <w:rPr>
                <w:rFonts w:cs="Arial"/>
                <w:sz w:val="18"/>
              </w:rPr>
            </w:pPr>
            <w:r>
              <w:rPr>
                <w:rFonts w:cs="Arial"/>
                <w:sz w:val="18"/>
              </w:rPr>
              <w:t>0, * (ordered)</w:t>
            </w:r>
          </w:p>
        </w:tc>
      </w:tr>
      <w:tr w:rsidR="00ED09F3" w:rsidRPr="00240940" w14:paraId="1798DDFF" w14:textId="77777777" w:rsidTr="00B131AF">
        <w:tc>
          <w:tcPr>
            <w:tcW w:w="1665" w:type="pct"/>
            <w:gridSpan w:val="4"/>
            <w:shd w:val="clear" w:color="auto" w:fill="auto"/>
          </w:tcPr>
          <w:p w14:paraId="30B8DEA9" w14:textId="77777777" w:rsidR="00ED09F3" w:rsidRPr="00240940" w:rsidRDefault="00ED09F3" w:rsidP="00B131AF">
            <w:pPr>
              <w:spacing w:before="120" w:after="120"/>
              <w:rPr>
                <w:rFonts w:cs="Arial"/>
                <w:sz w:val="18"/>
              </w:rPr>
            </w:pPr>
            <w:r>
              <w:rPr>
                <w:rFonts w:cs="Arial"/>
                <w:sz w:val="18"/>
              </w:rPr>
              <w:t xml:space="preserve">      Language</w:t>
            </w:r>
          </w:p>
        </w:tc>
        <w:tc>
          <w:tcPr>
            <w:tcW w:w="834" w:type="pct"/>
            <w:gridSpan w:val="2"/>
            <w:shd w:val="clear" w:color="auto" w:fill="auto"/>
          </w:tcPr>
          <w:p w14:paraId="3F42C140" w14:textId="77777777" w:rsidR="00ED09F3" w:rsidRPr="00240940" w:rsidRDefault="00ED09F3" w:rsidP="00B131AF">
            <w:pPr>
              <w:spacing w:before="120" w:after="120"/>
              <w:rPr>
                <w:rFonts w:cs="Arial"/>
                <w:sz w:val="18"/>
              </w:rPr>
            </w:pPr>
          </w:p>
        </w:tc>
        <w:tc>
          <w:tcPr>
            <w:tcW w:w="1250" w:type="pct"/>
            <w:gridSpan w:val="4"/>
            <w:shd w:val="clear" w:color="auto" w:fill="auto"/>
          </w:tcPr>
          <w:p w14:paraId="7EFC9581" w14:textId="77777777" w:rsidR="00ED09F3" w:rsidRPr="00240940" w:rsidRDefault="00ED09F3" w:rsidP="00B131AF">
            <w:pPr>
              <w:spacing w:before="120" w:after="120"/>
              <w:rPr>
                <w:rFonts w:cs="Arial"/>
                <w:sz w:val="18"/>
              </w:rPr>
            </w:pPr>
          </w:p>
        </w:tc>
        <w:tc>
          <w:tcPr>
            <w:tcW w:w="417" w:type="pct"/>
            <w:gridSpan w:val="2"/>
            <w:shd w:val="clear" w:color="auto" w:fill="auto"/>
          </w:tcPr>
          <w:p w14:paraId="3B006D3A" w14:textId="77777777" w:rsidR="00ED09F3" w:rsidRPr="00240940" w:rsidRDefault="00ED09F3" w:rsidP="00B131AF">
            <w:pPr>
              <w:spacing w:before="120" w:after="120"/>
              <w:rPr>
                <w:rFonts w:cs="Arial"/>
                <w:sz w:val="18"/>
              </w:rPr>
            </w:pPr>
            <w:r>
              <w:rPr>
                <w:rFonts w:cs="Arial"/>
                <w:sz w:val="18"/>
              </w:rPr>
              <w:t>(S) TE</w:t>
            </w:r>
          </w:p>
        </w:tc>
        <w:tc>
          <w:tcPr>
            <w:tcW w:w="834" w:type="pct"/>
            <w:gridSpan w:val="2"/>
            <w:shd w:val="clear" w:color="auto" w:fill="auto"/>
          </w:tcPr>
          <w:p w14:paraId="1A6B0B30" w14:textId="77777777" w:rsidR="00ED09F3" w:rsidRPr="00240940" w:rsidRDefault="00ED09F3" w:rsidP="00B131AF">
            <w:pPr>
              <w:spacing w:before="120" w:after="120"/>
              <w:rPr>
                <w:rFonts w:cs="Arial"/>
                <w:sz w:val="18"/>
              </w:rPr>
            </w:pPr>
            <w:r>
              <w:rPr>
                <w:rFonts w:cs="Arial"/>
                <w:sz w:val="18"/>
              </w:rPr>
              <w:t>0, 1</w:t>
            </w:r>
          </w:p>
        </w:tc>
      </w:tr>
      <w:tr w:rsidR="00ED09F3" w:rsidRPr="00240940" w14:paraId="3CF9B8D4" w14:textId="77777777" w:rsidTr="00B131AF">
        <w:tc>
          <w:tcPr>
            <w:tcW w:w="1665" w:type="pct"/>
            <w:gridSpan w:val="4"/>
            <w:shd w:val="clear" w:color="auto" w:fill="auto"/>
          </w:tcPr>
          <w:p w14:paraId="5E8943E5" w14:textId="77777777" w:rsidR="00ED09F3" w:rsidRPr="00240940" w:rsidRDefault="00ED09F3" w:rsidP="00B131AF">
            <w:pPr>
              <w:spacing w:before="120" w:after="120"/>
              <w:rPr>
                <w:rFonts w:cs="Arial"/>
                <w:sz w:val="18"/>
              </w:rPr>
            </w:pPr>
            <w:r>
              <w:rPr>
                <w:rFonts w:cs="Arial"/>
                <w:sz w:val="18"/>
              </w:rPr>
              <w:t xml:space="preserve">      Text</w:t>
            </w:r>
          </w:p>
        </w:tc>
        <w:tc>
          <w:tcPr>
            <w:tcW w:w="834" w:type="pct"/>
            <w:gridSpan w:val="2"/>
            <w:shd w:val="clear" w:color="auto" w:fill="auto"/>
          </w:tcPr>
          <w:p w14:paraId="52FE943D" w14:textId="77777777" w:rsidR="00ED09F3" w:rsidRDefault="00ED09F3" w:rsidP="00B131AF">
            <w:pPr>
              <w:spacing w:before="120" w:after="120"/>
              <w:rPr>
                <w:rFonts w:cs="Arial"/>
                <w:sz w:val="18"/>
              </w:rPr>
            </w:pPr>
            <w:r>
              <w:rPr>
                <w:rFonts w:cs="Arial"/>
                <w:sz w:val="18"/>
              </w:rPr>
              <w:t>(INFORM)</w:t>
            </w:r>
          </w:p>
          <w:p w14:paraId="0B89BF28" w14:textId="77777777" w:rsidR="00ED09F3" w:rsidRPr="00240940" w:rsidRDefault="00ED09F3" w:rsidP="00B131AF">
            <w:pPr>
              <w:spacing w:before="120" w:after="120"/>
              <w:rPr>
                <w:rFonts w:cs="Arial"/>
                <w:sz w:val="18"/>
              </w:rPr>
            </w:pPr>
            <w:r>
              <w:rPr>
                <w:rFonts w:cs="Arial"/>
                <w:sz w:val="18"/>
              </w:rPr>
              <w:t>(NINFOM)</w:t>
            </w:r>
          </w:p>
        </w:tc>
        <w:tc>
          <w:tcPr>
            <w:tcW w:w="1250" w:type="pct"/>
            <w:gridSpan w:val="4"/>
            <w:shd w:val="clear" w:color="auto" w:fill="auto"/>
          </w:tcPr>
          <w:p w14:paraId="3E771096" w14:textId="77777777" w:rsidR="00ED09F3" w:rsidRPr="00240940" w:rsidRDefault="00ED09F3" w:rsidP="00B131AF">
            <w:pPr>
              <w:spacing w:before="120" w:after="120"/>
              <w:rPr>
                <w:rFonts w:cs="Arial"/>
                <w:sz w:val="18"/>
              </w:rPr>
            </w:pPr>
          </w:p>
        </w:tc>
        <w:tc>
          <w:tcPr>
            <w:tcW w:w="417" w:type="pct"/>
            <w:gridSpan w:val="2"/>
            <w:shd w:val="clear" w:color="auto" w:fill="auto"/>
          </w:tcPr>
          <w:p w14:paraId="78C42707" w14:textId="77777777" w:rsidR="00ED09F3" w:rsidRPr="00240940" w:rsidRDefault="00ED09F3" w:rsidP="00B131AF">
            <w:pPr>
              <w:spacing w:before="120" w:after="120"/>
              <w:rPr>
                <w:rFonts w:cs="Arial"/>
                <w:sz w:val="18"/>
              </w:rPr>
            </w:pPr>
            <w:r>
              <w:rPr>
                <w:rFonts w:cs="Arial"/>
                <w:sz w:val="18"/>
              </w:rPr>
              <w:t>(S) TE</w:t>
            </w:r>
          </w:p>
        </w:tc>
        <w:tc>
          <w:tcPr>
            <w:tcW w:w="834" w:type="pct"/>
            <w:gridSpan w:val="2"/>
            <w:shd w:val="clear" w:color="auto" w:fill="auto"/>
          </w:tcPr>
          <w:p w14:paraId="181A1DE6" w14:textId="77777777" w:rsidR="00ED09F3" w:rsidRPr="00240940" w:rsidRDefault="00ED09F3" w:rsidP="00B131AF">
            <w:pPr>
              <w:spacing w:before="120" w:after="120"/>
              <w:rPr>
                <w:rFonts w:cs="Arial"/>
                <w:sz w:val="18"/>
              </w:rPr>
            </w:pPr>
            <w:r>
              <w:rPr>
                <w:rFonts w:cs="Arial"/>
                <w:sz w:val="18"/>
              </w:rPr>
              <w:t>0, 1</w:t>
            </w:r>
          </w:p>
        </w:tc>
      </w:tr>
      <w:tr w:rsidR="00ED09F3" w:rsidRPr="00240940" w14:paraId="2FD426EA" w14:textId="77777777" w:rsidTr="00B131AF">
        <w:tc>
          <w:tcPr>
            <w:tcW w:w="1665" w:type="pct"/>
            <w:gridSpan w:val="4"/>
            <w:shd w:val="clear" w:color="auto" w:fill="auto"/>
          </w:tcPr>
          <w:p w14:paraId="5334604D" w14:textId="77777777" w:rsidR="00ED09F3" w:rsidRPr="00240940" w:rsidRDefault="00ED09F3" w:rsidP="00B131AF">
            <w:pPr>
              <w:spacing w:before="120" w:after="120"/>
              <w:rPr>
                <w:rFonts w:cs="Arial"/>
                <w:sz w:val="18"/>
              </w:rPr>
            </w:pPr>
            <w:r>
              <w:rPr>
                <w:rFonts w:cs="Arial"/>
                <w:sz w:val="18"/>
              </w:rPr>
              <w:t xml:space="preserve">   Online Resource</w:t>
            </w:r>
          </w:p>
        </w:tc>
        <w:tc>
          <w:tcPr>
            <w:tcW w:w="834" w:type="pct"/>
            <w:gridSpan w:val="2"/>
            <w:shd w:val="clear" w:color="auto" w:fill="auto"/>
          </w:tcPr>
          <w:p w14:paraId="1B5F4829" w14:textId="77777777" w:rsidR="00ED09F3" w:rsidRPr="00240940" w:rsidRDefault="00ED09F3" w:rsidP="00B131AF">
            <w:pPr>
              <w:spacing w:before="120" w:after="120"/>
              <w:rPr>
                <w:rFonts w:cs="Arial"/>
                <w:sz w:val="18"/>
              </w:rPr>
            </w:pPr>
          </w:p>
        </w:tc>
        <w:tc>
          <w:tcPr>
            <w:tcW w:w="1250" w:type="pct"/>
            <w:gridSpan w:val="4"/>
            <w:shd w:val="clear" w:color="auto" w:fill="auto"/>
          </w:tcPr>
          <w:p w14:paraId="31600CBC" w14:textId="77777777" w:rsidR="00ED09F3" w:rsidRPr="00240940" w:rsidRDefault="00ED09F3" w:rsidP="00B131AF">
            <w:pPr>
              <w:spacing w:before="120" w:after="120"/>
              <w:rPr>
                <w:rFonts w:cs="Arial"/>
                <w:sz w:val="18"/>
              </w:rPr>
            </w:pPr>
          </w:p>
        </w:tc>
        <w:tc>
          <w:tcPr>
            <w:tcW w:w="417" w:type="pct"/>
            <w:gridSpan w:val="2"/>
            <w:shd w:val="clear" w:color="auto" w:fill="auto"/>
          </w:tcPr>
          <w:p w14:paraId="4CD558D8" w14:textId="77777777" w:rsidR="00ED09F3" w:rsidRPr="00240940" w:rsidRDefault="00ED09F3" w:rsidP="00B131AF">
            <w:pPr>
              <w:spacing w:before="120" w:after="120"/>
              <w:rPr>
                <w:rFonts w:cs="Arial"/>
                <w:sz w:val="18"/>
              </w:rPr>
            </w:pPr>
            <w:r>
              <w:rPr>
                <w:rFonts w:cs="Arial"/>
                <w:sz w:val="18"/>
              </w:rPr>
              <w:t>(S) C</w:t>
            </w:r>
          </w:p>
        </w:tc>
        <w:tc>
          <w:tcPr>
            <w:tcW w:w="834" w:type="pct"/>
            <w:gridSpan w:val="2"/>
            <w:shd w:val="clear" w:color="auto" w:fill="auto"/>
          </w:tcPr>
          <w:p w14:paraId="2FBE3A6D" w14:textId="77777777" w:rsidR="00ED09F3" w:rsidRPr="00240940" w:rsidRDefault="00ED09F3" w:rsidP="00B131AF">
            <w:pPr>
              <w:spacing w:before="120" w:after="120"/>
              <w:rPr>
                <w:rFonts w:cs="Arial"/>
                <w:sz w:val="18"/>
              </w:rPr>
            </w:pPr>
            <w:r>
              <w:rPr>
                <w:rFonts w:cs="Arial"/>
                <w:sz w:val="18"/>
              </w:rPr>
              <w:t>0, 1</w:t>
            </w:r>
          </w:p>
        </w:tc>
      </w:tr>
      <w:tr w:rsidR="00ED09F3" w:rsidRPr="00240940" w14:paraId="5C8305B5" w14:textId="77777777" w:rsidTr="00B131AF">
        <w:tc>
          <w:tcPr>
            <w:tcW w:w="1665" w:type="pct"/>
            <w:gridSpan w:val="4"/>
            <w:shd w:val="clear" w:color="auto" w:fill="auto"/>
          </w:tcPr>
          <w:p w14:paraId="78E5A523" w14:textId="77777777" w:rsidR="00ED09F3" w:rsidRPr="00240940" w:rsidRDefault="00ED09F3" w:rsidP="00B131AF">
            <w:pPr>
              <w:spacing w:before="120" w:after="120"/>
              <w:rPr>
                <w:rFonts w:cs="Arial"/>
                <w:sz w:val="18"/>
              </w:rPr>
            </w:pPr>
            <w:r>
              <w:rPr>
                <w:rFonts w:cs="Arial"/>
                <w:sz w:val="18"/>
              </w:rPr>
              <w:lastRenderedPageBreak/>
              <w:t xml:space="preserve">      Online Resource Linkage URL</w:t>
            </w:r>
          </w:p>
        </w:tc>
        <w:tc>
          <w:tcPr>
            <w:tcW w:w="834" w:type="pct"/>
            <w:gridSpan w:val="2"/>
            <w:shd w:val="clear" w:color="auto" w:fill="auto"/>
          </w:tcPr>
          <w:p w14:paraId="1CFD3085" w14:textId="77777777" w:rsidR="00ED09F3" w:rsidRPr="00240940" w:rsidRDefault="00ED09F3" w:rsidP="00B131AF">
            <w:pPr>
              <w:spacing w:before="120" w:after="120"/>
              <w:rPr>
                <w:rFonts w:cs="Arial"/>
                <w:sz w:val="18"/>
              </w:rPr>
            </w:pPr>
          </w:p>
        </w:tc>
        <w:tc>
          <w:tcPr>
            <w:tcW w:w="1250" w:type="pct"/>
            <w:gridSpan w:val="4"/>
            <w:shd w:val="clear" w:color="auto" w:fill="auto"/>
          </w:tcPr>
          <w:p w14:paraId="383B1B16" w14:textId="77777777" w:rsidR="00ED09F3" w:rsidRPr="00240940" w:rsidRDefault="00ED09F3" w:rsidP="00B131AF">
            <w:pPr>
              <w:spacing w:before="120" w:after="120"/>
              <w:rPr>
                <w:rFonts w:cs="Arial"/>
                <w:sz w:val="18"/>
              </w:rPr>
            </w:pPr>
          </w:p>
        </w:tc>
        <w:tc>
          <w:tcPr>
            <w:tcW w:w="417" w:type="pct"/>
            <w:gridSpan w:val="2"/>
            <w:shd w:val="clear" w:color="auto" w:fill="auto"/>
          </w:tcPr>
          <w:p w14:paraId="4E8ADA62" w14:textId="77777777" w:rsidR="00ED09F3" w:rsidRPr="00240940" w:rsidRDefault="00ED09F3" w:rsidP="00B131AF">
            <w:pPr>
              <w:spacing w:before="120" w:after="120"/>
              <w:rPr>
                <w:rFonts w:cs="Arial"/>
                <w:sz w:val="18"/>
              </w:rPr>
            </w:pPr>
            <w:r>
              <w:rPr>
                <w:rFonts w:cs="Arial"/>
                <w:sz w:val="18"/>
              </w:rPr>
              <w:t>(S) UL</w:t>
            </w:r>
          </w:p>
        </w:tc>
        <w:tc>
          <w:tcPr>
            <w:tcW w:w="834" w:type="pct"/>
            <w:gridSpan w:val="2"/>
            <w:shd w:val="clear" w:color="auto" w:fill="auto"/>
          </w:tcPr>
          <w:p w14:paraId="3FE8AEB4" w14:textId="77777777" w:rsidR="00ED09F3" w:rsidRPr="00240940" w:rsidRDefault="00ED09F3" w:rsidP="00B131AF">
            <w:pPr>
              <w:spacing w:before="120" w:after="120"/>
              <w:rPr>
                <w:rFonts w:cs="Arial"/>
                <w:sz w:val="18"/>
              </w:rPr>
            </w:pPr>
            <w:r>
              <w:rPr>
                <w:rFonts w:cs="Arial"/>
                <w:sz w:val="18"/>
              </w:rPr>
              <w:t>1, 1</w:t>
            </w:r>
          </w:p>
        </w:tc>
      </w:tr>
      <w:tr w:rsidR="00ED09F3" w:rsidRPr="00240940" w14:paraId="64AE63F6" w14:textId="77777777" w:rsidTr="00B131AF">
        <w:tc>
          <w:tcPr>
            <w:tcW w:w="1665" w:type="pct"/>
            <w:gridSpan w:val="4"/>
            <w:shd w:val="clear" w:color="auto" w:fill="auto"/>
          </w:tcPr>
          <w:p w14:paraId="297ED42F" w14:textId="77777777" w:rsidR="00ED09F3" w:rsidRPr="00240940" w:rsidRDefault="00ED09F3" w:rsidP="00B131AF">
            <w:pPr>
              <w:spacing w:before="120" w:after="120"/>
              <w:rPr>
                <w:rFonts w:cs="Arial"/>
                <w:sz w:val="18"/>
              </w:rPr>
            </w:pPr>
            <w:r>
              <w:rPr>
                <w:rFonts w:cs="Arial"/>
                <w:sz w:val="18"/>
              </w:rPr>
              <w:t xml:space="preserve">      Protocol</w:t>
            </w:r>
          </w:p>
        </w:tc>
        <w:tc>
          <w:tcPr>
            <w:tcW w:w="834" w:type="pct"/>
            <w:gridSpan w:val="2"/>
            <w:shd w:val="clear" w:color="auto" w:fill="auto"/>
          </w:tcPr>
          <w:p w14:paraId="019EEA57" w14:textId="77777777" w:rsidR="00ED09F3" w:rsidRPr="00240940" w:rsidRDefault="00ED09F3" w:rsidP="00B131AF">
            <w:pPr>
              <w:spacing w:before="120" w:after="120"/>
              <w:rPr>
                <w:rFonts w:cs="Arial"/>
                <w:sz w:val="18"/>
              </w:rPr>
            </w:pPr>
          </w:p>
        </w:tc>
        <w:tc>
          <w:tcPr>
            <w:tcW w:w="1250" w:type="pct"/>
            <w:gridSpan w:val="4"/>
            <w:shd w:val="clear" w:color="auto" w:fill="auto"/>
          </w:tcPr>
          <w:p w14:paraId="4890C839" w14:textId="77777777" w:rsidR="00ED09F3" w:rsidRPr="00240940" w:rsidRDefault="00ED09F3" w:rsidP="00B131AF">
            <w:pPr>
              <w:spacing w:before="120" w:after="120"/>
              <w:rPr>
                <w:rFonts w:cs="Arial"/>
                <w:sz w:val="18"/>
              </w:rPr>
            </w:pPr>
          </w:p>
        </w:tc>
        <w:tc>
          <w:tcPr>
            <w:tcW w:w="417" w:type="pct"/>
            <w:gridSpan w:val="2"/>
            <w:shd w:val="clear" w:color="auto" w:fill="auto"/>
          </w:tcPr>
          <w:p w14:paraId="755E0A85" w14:textId="77777777" w:rsidR="00ED09F3" w:rsidRPr="00240940" w:rsidRDefault="00ED09F3" w:rsidP="00B131AF">
            <w:pPr>
              <w:spacing w:before="120" w:after="120"/>
              <w:rPr>
                <w:rFonts w:cs="Arial"/>
                <w:sz w:val="18"/>
              </w:rPr>
            </w:pPr>
            <w:r>
              <w:rPr>
                <w:rFonts w:cs="Arial"/>
                <w:sz w:val="18"/>
              </w:rPr>
              <w:t>(S) TE</w:t>
            </w:r>
          </w:p>
        </w:tc>
        <w:tc>
          <w:tcPr>
            <w:tcW w:w="834" w:type="pct"/>
            <w:gridSpan w:val="2"/>
            <w:shd w:val="clear" w:color="auto" w:fill="auto"/>
          </w:tcPr>
          <w:p w14:paraId="33C6977D" w14:textId="77777777" w:rsidR="00ED09F3" w:rsidRPr="00240940" w:rsidRDefault="00ED09F3" w:rsidP="00B131AF">
            <w:pPr>
              <w:spacing w:before="120" w:after="120"/>
              <w:rPr>
                <w:rFonts w:cs="Arial"/>
                <w:sz w:val="18"/>
              </w:rPr>
            </w:pPr>
            <w:r>
              <w:rPr>
                <w:rFonts w:cs="Arial"/>
                <w:sz w:val="18"/>
              </w:rPr>
              <w:t>0, 1</w:t>
            </w:r>
          </w:p>
        </w:tc>
      </w:tr>
      <w:tr w:rsidR="00ED09F3" w:rsidRPr="00240940" w14:paraId="3407C51C" w14:textId="77777777" w:rsidTr="00B131AF">
        <w:tc>
          <w:tcPr>
            <w:tcW w:w="1665" w:type="pct"/>
            <w:gridSpan w:val="4"/>
            <w:shd w:val="clear" w:color="auto" w:fill="auto"/>
          </w:tcPr>
          <w:p w14:paraId="113DAE22" w14:textId="77777777" w:rsidR="00ED09F3" w:rsidRPr="00240940" w:rsidRDefault="00ED09F3" w:rsidP="00B131AF">
            <w:pPr>
              <w:spacing w:before="120" w:after="120"/>
              <w:rPr>
                <w:rFonts w:cs="Arial"/>
                <w:sz w:val="18"/>
              </w:rPr>
            </w:pPr>
            <w:r>
              <w:rPr>
                <w:rFonts w:cs="Arial"/>
                <w:sz w:val="18"/>
              </w:rPr>
              <w:t xml:space="preserve">      Application Profile</w:t>
            </w:r>
          </w:p>
        </w:tc>
        <w:tc>
          <w:tcPr>
            <w:tcW w:w="834" w:type="pct"/>
            <w:gridSpan w:val="2"/>
            <w:shd w:val="clear" w:color="auto" w:fill="auto"/>
          </w:tcPr>
          <w:p w14:paraId="064E190F" w14:textId="77777777" w:rsidR="00ED09F3" w:rsidRPr="00240940" w:rsidRDefault="00ED09F3" w:rsidP="00B131AF">
            <w:pPr>
              <w:spacing w:before="120" w:after="120"/>
              <w:rPr>
                <w:rFonts w:cs="Arial"/>
                <w:sz w:val="18"/>
              </w:rPr>
            </w:pPr>
          </w:p>
        </w:tc>
        <w:tc>
          <w:tcPr>
            <w:tcW w:w="1250" w:type="pct"/>
            <w:gridSpan w:val="4"/>
            <w:shd w:val="clear" w:color="auto" w:fill="auto"/>
          </w:tcPr>
          <w:p w14:paraId="7D240B98" w14:textId="77777777" w:rsidR="00ED09F3" w:rsidRPr="00240940" w:rsidRDefault="00ED09F3" w:rsidP="00B131AF">
            <w:pPr>
              <w:spacing w:before="120" w:after="120"/>
              <w:rPr>
                <w:rFonts w:cs="Arial"/>
                <w:sz w:val="18"/>
              </w:rPr>
            </w:pPr>
          </w:p>
        </w:tc>
        <w:tc>
          <w:tcPr>
            <w:tcW w:w="417" w:type="pct"/>
            <w:gridSpan w:val="2"/>
            <w:shd w:val="clear" w:color="auto" w:fill="auto"/>
          </w:tcPr>
          <w:p w14:paraId="6ADDBA6E" w14:textId="77777777" w:rsidR="00ED09F3" w:rsidRPr="00240940" w:rsidRDefault="00ED09F3" w:rsidP="00B131AF">
            <w:pPr>
              <w:spacing w:before="120" w:after="120"/>
              <w:rPr>
                <w:rFonts w:cs="Arial"/>
                <w:sz w:val="18"/>
              </w:rPr>
            </w:pPr>
            <w:r>
              <w:rPr>
                <w:rFonts w:cs="Arial"/>
                <w:sz w:val="18"/>
              </w:rPr>
              <w:t>(S) TE</w:t>
            </w:r>
          </w:p>
        </w:tc>
        <w:tc>
          <w:tcPr>
            <w:tcW w:w="834" w:type="pct"/>
            <w:gridSpan w:val="2"/>
            <w:shd w:val="clear" w:color="auto" w:fill="auto"/>
          </w:tcPr>
          <w:p w14:paraId="574603AC" w14:textId="77777777" w:rsidR="00ED09F3" w:rsidRPr="00240940" w:rsidRDefault="00ED09F3" w:rsidP="00B131AF">
            <w:pPr>
              <w:spacing w:before="120" w:after="120"/>
              <w:rPr>
                <w:rFonts w:cs="Arial"/>
                <w:sz w:val="18"/>
              </w:rPr>
            </w:pPr>
            <w:r>
              <w:rPr>
                <w:rFonts w:cs="Arial"/>
                <w:sz w:val="18"/>
              </w:rPr>
              <w:t>0, 1</w:t>
            </w:r>
          </w:p>
        </w:tc>
      </w:tr>
      <w:tr w:rsidR="00ED09F3" w:rsidRPr="00240940" w14:paraId="5E907BC5" w14:textId="77777777" w:rsidTr="00B131AF">
        <w:tc>
          <w:tcPr>
            <w:tcW w:w="1665" w:type="pct"/>
            <w:gridSpan w:val="4"/>
            <w:shd w:val="clear" w:color="auto" w:fill="auto"/>
          </w:tcPr>
          <w:p w14:paraId="2921A508" w14:textId="77777777" w:rsidR="00ED09F3" w:rsidRPr="00240940" w:rsidRDefault="00ED09F3" w:rsidP="00B131AF">
            <w:pPr>
              <w:spacing w:before="120" w:after="120"/>
              <w:rPr>
                <w:rFonts w:cs="Arial"/>
                <w:sz w:val="18"/>
              </w:rPr>
            </w:pPr>
            <w:r>
              <w:rPr>
                <w:rFonts w:cs="Arial"/>
                <w:sz w:val="18"/>
              </w:rPr>
              <w:t xml:space="preserve">      Name of Resource</w:t>
            </w:r>
          </w:p>
        </w:tc>
        <w:tc>
          <w:tcPr>
            <w:tcW w:w="834" w:type="pct"/>
            <w:gridSpan w:val="2"/>
            <w:shd w:val="clear" w:color="auto" w:fill="auto"/>
          </w:tcPr>
          <w:p w14:paraId="0AC4DFED" w14:textId="77777777" w:rsidR="00ED09F3" w:rsidRPr="00240940" w:rsidRDefault="00ED09F3" w:rsidP="00B131AF">
            <w:pPr>
              <w:spacing w:before="120" w:after="120"/>
              <w:rPr>
                <w:rFonts w:cs="Arial"/>
                <w:sz w:val="18"/>
              </w:rPr>
            </w:pPr>
          </w:p>
        </w:tc>
        <w:tc>
          <w:tcPr>
            <w:tcW w:w="1250" w:type="pct"/>
            <w:gridSpan w:val="4"/>
            <w:shd w:val="clear" w:color="auto" w:fill="auto"/>
          </w:tcPr>
          <w:p w14:paraId="3DCF4D88" w14:textId="77777777" w:rsidR="00ED09F3" w:rsidRPr="00240940" w:rsidRDefault="00ED09F3" w:rsidP="00B131AF">
            <w:pPr>
              <w:spacing w:before="120" w:after="120"/>
              <w:rPr>
                <w:rFonts w:cs="Arial"/>
                <w:sz w:val="18"/>
              </w:rPr>
            </w:pPr>
          </w:p>
        </w:tc>
        <w:tc>
          <w:tcPr>
            <w:tcW w:w="417" w:type="pct"/>
            <w:gridSpan w:val="2"/>
            <w:shd w:val="clear" w:color="auto" w:fill="auto"/>
          </w:tcPr>
          <w:p w14:paraId="54DE2A5B" w14:textId="77777777" w:rsidR="00ED09F3" w:rsidRPr="00240940" w:rsidRDefault="00ED09F3" w:rsidP="00B131AF">
            <w:pPr>
              <w:spacing w:before="120" w:after="120"/>
              <w:rPr>
                <w:rFonts w:cs="Arial"/>
                <w:sz w:val="18"/>
              </w:rPr>
            </w:pPr>
            <w:r>
              <w:rPr>
                <w:rFonts w:cs="Arial"/>
                <w:sz w:val="18"/>
              </w:rPr>
              <w:t>(S) TE</w:t>
            </w:r>
          </w:p>
        </w:tc>
        <w:tc>
          <w:tcPr>
            <w:tcW w:w="834" w:type="pct"/>
            <w:gridSpan w:val="2"/>
            <w:shd w:val="clear" w:color="auto" w:fill="auto"/>
          </w:tcPr>
          <w:p w14:paraId="6A0BB7A1" w14:textId="77777777" w:rsidR="00ED09F3" w:rsidRPr="00240940" w:rsidRDefault="00ED09F3" w:rsidP="00B131AF">
            <w:pPr>
              <w:spacing w:before="120" w:after="120"/>
              <w:rPr>
                <w:rFonts w:cs="Arial"/>
                <w:sz w:val="18"/>
              </w:rPr>
            </w:pPr>
            <w:r>
              <w:rPr>
                <w:rFonts w:cs="Arial"/>
                <w:sz w:val="18"/>
              </w:rPr>
              <w:t>0, 1</w:t>
            </w:r>
          </w:p>
        </w:tc>
      </w:tr>
      <w:tr w:rsidR="00ED09F3" w:rsidRPr="00240940" w14:paraId="616C1E83" w14:textId="77777777" w:rsidTr="00B131AF">
        <w:tc>
          <w:tcPr>
            <w:tcW w:w="1665" w:type="pct"/>
            <w:gridSpan w:val="4"/>
            <w:shd w:val="clear" w:color="auto" w:fill="auto"/>
          </w:tcPr>
          <w:p w14:paraId="67E91E10" w14:textId="77777777" w:rsidR="00ED09F3" w:rsidRPr="00240940" w:rsidRDefault="00ED09F3" w:rsidP="00B131AF">
            <w:pPr>
              <w:spacing w:before="120" w:after="120"/>
              <w:rPr>
                <w:rFonts w:cs="Arial"/>
                <w:sz w:val="18"/>
              </w:rPr>
            </w:pPr>
            <w:r>
              <w:rPr>
                <w:rFonts w:cs="Arial"/>
                <w:sz w:val="18"/>
              </w:rPr>
              <w:t xml:space="preserve">      Online Resource Description</w:t>
            </w:r>
          </w:p>
        </w:tc>
        <w:tc>
          <w:tcPr>
            <w:tcW w:w="834" w:type="pct"/>
            <w:gridSpan w:val="2"/>
            <w:shd w:val="clear" w:color="auto" w:fill="auto"/>
          </w:tcPr>
          <w:p w14:paraId="7533426C" w14:textId="77777777" w:rsidR="00ED09F3" w:rsidRPr="00240940" w:rsidRDefault="00ED09F3" w:rsidP="00B131AF">
            <w:pPr>
              <w:spacing w:before="120" w:after="120"/>
              <w:rPr>
                <w:rFonts w:cs="Arial"/>
                <w:sz w:val="18"/>
              </w:rPr>
            </w:pPr>
          </w:p>
        </w:tc>
        <w:tc>
          <w:tcPr>
            <w:tcW w:w="1250" w:type="pct"/>
            <w:gridSpan w:val="4"/>
            <w:shd w:val="clear" w:color="auto" w:fill="auto"/>
          </w:tcPr>
          <w:p w14:paraId="4A8817AE" w14:textId="77777777" w:rsidR="00ED09F3" w:rsidRPr="00240940" w:rsidRDefault="00ED09F3" w:rsidP="00B131AF">
            <w:pPr>
              <w:spacing w:before="120" w:after="120"/>
              <w:rPr>
                <w:rFonts w:cs="Arial"/>
                <w:sz w:val="18"/>
              </w:rPr>
            </w:pPr>
          </w:p>
        </w:tc>
        <w:tc>
          <w:tcPr>
            <w:tcW w:w="417" w:type="pct"/>
            <w:gridSpan w:val="2"/>
            <w:shd w:val="clear" w:color="auto" w:fill="auto"/>
          </w:tcPr>
          <w:p w14:paraId="62013E28" w14:textId="77777777" w:rsidR="00ED09F3" w:rsidRPr="00240940" w:rsidRDefault="00ED09F3" w:rsidP="00B131AF">
            <w:pPr>
              <w:spacing w:before="120" w:after="120"/>
              <w:rPr>
                <w:rFonts w:cs="Arial"/>
                <w:sz w:val="18"/>
              </w:rPr>
            </w:pPr>
            <w:r>
              <w:rPr>
                <w:rFonts w:cs="Arial"/>
                <w:sz w:val="18"/>
              </w:rPr>
              <w:t>(S) TE</w:t>
            </w:r>
          </w:p>
        </w:tc>
        <w:tc>
          <w:tcPr>
            <w:tcW w:w="834" w:type="pct"/>
            <w:gridSpan w:val="2"/>
            <w:shd w:val="clear" w:color="auto" w:fill="auto"/>
          </w:tcPr>
          <w:p w14:paraId="64BA7D77" w14:textId="77777777" w:rsidR="00ED09F3" w:rsidRPr="00240940" w:rsidRDefault="00ED09F3" w:rsidP="00B131AF">
            <w:pPr>
              <w:spacing w:before="120" w:after="120"/>
              <w:rPr>
                <w:rFonts w:cs="Arial"/>
                <w:sz w:val="18"/>
              </w:rPr>
            </w:pPr>
            <w:r>
              <w:rPr>
                <w:rFonts w:cs="Arial"/>
                <w:sz w:val="18"/>
              </w:rPr>
              <w:t>0, 1</w:t>
            </w:r>
          </w:p>
        </w:tc>
      </w:tr>
      <w:tr w:rsidR="00ED09F3" w:rsidRPr="00240940" w14:paraId="4893E8E5" w14:textId="77777777" w:rsidTr="00B131AF">
        <w:tc>
          <w:tcPr>
            <w:tcW w:w="1665" w:type="pct"/>
            <w:gridSpan w:val="4"/>
            <w:shd w:val="clear" w:color="auto" w:fill="auto"/>
          </w:tcPr>
          <w:p w14:paraId="0BDB7118" w14:textId="77777777" w:rsidR="00ED09F3" w:rsidRPr="00240940" w:rsidRDefault="00ED09F3" w:rsidP="00B131AF">
            <w:pPr>
              <w:spacing w:before="120" w:after="120"/>
              <w:rPr>
                <w:rFonts w:cs="Arial"/>
                <w:sz w:val="18"/>
              </w:rPr>
            </w:pPr>
            <w:r>
              <w:rPr>
                <w:rFonts w:cs="Arial"/>
                <w:sz w:val="18"/>
              </w:rPr>
              <w:t xml:space="preserve">      Online Function</w:t>
            </w:r>
          </w:p>
        </w:tc>
        <w:tc>
          <w:tcPr>
            <w:tcW w:w="834" w:type="pct"/>
            <w:gridSpan w:val="2"/>
            <w:shd w:val="clear" w:color="auto" w:fill="auto"/>
          </w:tcPr>
          <w:p w14:paraId="7C8E4F9A" w14:textId="77777777" w:rsidR="00ED09F3" w:rsidRPr="00240940" w:rsidRDefault="00ED09F3" w:rsidP="00B131AF">
            <w:pPr>
              <w:spacing w:before="120" w:after="120"/>
              <w:rPr>
                <w:rFonts w:cs="Arial"/>
                <w:sz w:val="18"/>
              </w:rPr>
            </w:pPr>
          </w:p>
        </w:tc>
        <w:tc>
          <w:tcPr>
            <w:tcW w:w="1250" w:type="pct"/>
            <w:gridSpan w:val="4"/>
            <w:shd w:val="clear" w:color="auto" w:fill="auto"/>
          </w:tcPr>
          <w:p w14:paraId="7A90B563" w14:textId="77777777" w:rsidR="00ED09F3" w:rsidRDefault="00ED09F3" w:rsidP="00B131AF">
            <w:pPr>
              <w:spacing w:before="120" w:after="120"/>
              <w:rPr>
                <w:rFonts w:cs="Arial"/>
                <w:sz w:val="18"/>
              </w:rPr>
            </w:pPr>
            <w:r>
              <w:rPr>
                <w:rFonts w:cs="Arial"/>
                <w:sz w:val="18"/>
              </w:rPr>
              <w:t>1 : Download</w:t>
            </w:r>
          </w:p>
          <w:p w14:paraId="1C8B8D47" w14:textId="77777777" w:rsidR="00ED09F3" w:rsidRDefault="00ED09F3" w:rsidP="00B131AF">
            <w:pPr>
              <w:spacing w:before="120" w:after="120"/>
              <w:rPr>
                <w:rFonts w:cs="Arial"/>
                <w:sz w:val="18"/>
              </w:rPr>
            </w:pPr>
            <w:r>
              <w:rPr>
                <w:rFonts w:cs="Arial"/>
                <w:sz w:val="18"/>
              </w:rPr>
              <w:t>3 : Offline Access</w:t>
            </w:r>
          </w:p>
          <w:p w14:paraId="30B7AF71" w14:textId="77777777" w:rsidR="00ED09F3" w:rsidRDefault="00ED09F3" w:rsidP="00B131AF">
            <w:pPr>
              <w:spacing w:before="120" w:after="120"/>
              <w:rPr>
                <w:rFonts w:cs="Arial"/>
                <w:sz w:val="18"/>
              </w:rPr>
            </w:pPr>
            <w:r>
              <w:rPr>
                <w:rFonts w:cs="Arial"/>
                <w:sz w:val="18"/>
              </w:rPr>
              <w:t>4 : Order</w:t>
            </w:r>
          </w:p>
          <w:p w14:paraId="11D242F1" w14:textId="77777777" w:rsidR="00ED09F3" w:rsidRDefault="00ED09F3" w:rsidP="00B131AF">
            <w:pPr>
              <w:spacing w:before="120" w:after="120"/>
              <w:rPr>
                <w:rFonts w:cs="Arial"/>
                <w:sz w:val="18"/>
              </w:rPr>
            </w:pPr>
            <w:r>
              <w:rPr>
                <w:rFonts w:cs="Arial"/>
                <w:sz w:val="18"/>
              </w:rPr>
              <w:t>5 : Search</w:t>
            </w:r>
          </w:p>
          <w:p w14:paraId="4A5ED691" w14:textId="77777777" w:rsidR="00ED09F3" w:rsidRDefault="00ED09F3" w:rsidP="00B131AF">
            <w:pPr>
              <w:spacing w:before="120" w:after="120"/>
              <w:rPr>
                <w:rFonts w:cs="Arial"/>
                <w:sz w:val="18"/>
              </w:rPr>
            </w:pPr>
            <w:r>
              <w:rPr>
                <w:rFonts w:cs="Arial"/>
                <w:sz w:val="18"/>
              </w:rPr>
              <w:t>6 : Complete Metadata</w:t>
            </w:r>
          </w:p>
          <w:p w14:paraId="335A494D" w14:textId="77777777" w:rsidR="00ED09F3" w:rsidRDefault="00ED09F3" w:rsidP="00B131AF">
            <w:pPr>
              <w:spacing w:before="120" w:after="120"/>
              <w:rPr>
                <w:rFonts w:cs="Arial"/>
                <w:sz w:val="18"/>
              </w:rPr>
            </w:pPr>
            <w:r>
              <w:rPr>
                <w:rFonts w:cs="Arial"/>
                <w:sz w:val="18"/>
              </w:rPr>
              <w:t>7 : Browse Graphic</w:t>
            </w:r>
          </w:p>
          <w:p w14:paraId="29BAD389" w14:textId="77777777" w:rsidR="00ED09F3" w:rsidRDefault="00ED09F3" w:rsidP="00B131AF">
            <w:pPr>
              <w:spacing w:before="120" w:after="120"/>
              <w:rPr>
                <w:rFonts w:cs="Arial"/>
                <w:sz w:val="18"/>
              </w:rPr>
            </w:pPr>
            <w:r>
              <w:rPr>
                <w:rFonts w:cs="Arial"/>
                <w:sz w:val="18"/>
              </w:rPr>
              <w:t>8 : Upload</w:t>
            </w:r>
          </w:p>
          <w:p w14:paraId="7F51E9F6" w14:textId="77777777" w:rsidR="00ED09F3" w:rsidRDefault="00ED09F3" w:rsidP="00B131AF">
            <w:pPr>
              <w:spacing w:before="120" w:after="120"/>
              <w:rPr>
                <w:rFonts w:cs="Arial"/>
                <w:sz w:val="18"/>
              </w:rPr>
            </w:pPr>
            <w:r>
              <w:rPr>
                <w:rFonts w:cs="Arial"/>
                <w:sz w:val="18"/>
              </w:rPr>
              <w:t>9 : Email Service</w:t>
            </w:r>
          </w:p>
          <w:p w14:paraId="04896F3E" w14:textId="77777777" w:rsidR="00ED09F3" w:rsidRDefault="00ED09F3" w:rsidP="00B131AF">
            <w:pPr>
              <w:spacing w:before="120" w:after="120"/>
              <w:rPr>
                <w:rFonts w:cs="Arial"/>
                <w:sz w:val="18"/>
              </w:rPr>
            </w:pPr>
            <w:r>
              <w:rPr>
                <w:rFonts w:cs="Arial"/>
                <w:sz w:val="18"/>
              </w:rPr>
              <w:t>10 : Browsing</w:t>
            </w:r>
          </w:p>
          <w:p w14:paraId="277D4E27" w14:textId="77777777" w:rsidR="00ED09F3" w:rsidRPr="00240940" w:rsidRDefault="00ED09F3" w:rsidP="00B131AF">
            <w:pPr>
              <w:spacing w:before="120" w:after="120"/>
              <w:rPr>
                <w:rFonts w:cs="Arial"/>
                <w:sz w:val="18"/>
              </w:rPr>
            </w:pPr>
            <w:r>
              <w:rPr>
                <w:rFonts w:cs="Arial"/>
                <w:sz w:val="18"/>
              </w:rPr>
              <w:t>11 : File Access</w:t>
            </w:r>
          </w:p>
        </w:tc>
        <w:tc>
          <w:tcPr>
            <w:tcW w:w="417" w:type="pct"/>
            <w:gridSpan w:val="2"/>
            <w:shd w:val="clear" w:color="auto" w:fill="auto"/>
          </w:tcPr>
          <w:p w14:paraId="0D2C0397" w14:textId="77777777" w:rsidR="00ED09F3" w:rsidRPr="00240940" w:rsidRDefault="00ED09F3" w:rsidP="00B131AF">
            <w:pPr>
              <w:spacing w:before="120" w:after="120"/>
              <w:rPr>
                <w:rFonts w:cs="Arial"/>
                <w:sz w:val="18"/>
              </w:rPr>
            </w:pPr>
            <w:r>
              <w:rPr>
                <w:rFonts w:cs="Arial"/>
                <w:sz w:val="18"/>
              </w:rPr>
              <w:t>(S) EN</w:t>
            </w:r>
          </w:p>
        </w:tc>
        <w:tc>
          <w:tcPr>
            <w:tcW w:w="834" w:type="pct"/>
            <w:gridSpan w:val="2"/>
            <w:shd w:val="clear" w:color="auto" w:fill="auto"/>
          </w:tcPr>
          <w:p w14:paraId="6C926E07" w14:textId="77777777" w:rsidR="00ED09F3" w:rsidRPr="00240940" w:rsidRDefault="00ED09F3" w:rsidP="00B131AF">
            <w:pPr>
              <w:spacing w:before="120" w:after="120"/>
              <w:rPr>
                <w:rFonts w:cs="Arial"/>
                <w:sz w:val="18"/>
              </w:rPr>
            </w:pPr>
            <w:r>
              <w:rPr>
                <w:rFonts w:cs="Arial"/>
                <w:sz w:val="18"/>
              </w:rPr>
              <w:t>0, 1</w:t>
            </w:r>
          </w:p>
        </w:tc>
      </w:tr>
      <w:tr w:rsidR="00ED09F3" w:rsidRPr="00240940" w14:paraId="5E2BADD4" w14:textId="77777777" w:rsidTr="00B131AF">
        <w:tc>
          <w:tcPr>
            <w:tcW w:w="1665" w:type="pct"/>
            <w:gridSpan w:val="4"/>
            <w:shd w:val="clear" w:color="auto" w:fill="auto"/>
          </w:tcPr>
          <w:p w14:paraId="6D5A77D3" w14:textId="77777777" w:rsidR="00ED09F3" w:rsidRPr="00240940" w:rsidRDefault="00ED09F3" w:rsidP="00B131AF">
            <w:pPr>
              <w:spacing w:before="120" w:after="120"/>
              <w:rPr>
                <w:rFonts w:cs="Arial"/>
                <w:sz w:val="18"/>
              </w:rPr>
            </w:pPr>
            <w:r>
              <w:rPr>
                <w:rFonts w:cs="Arial"/>
                <w:sz w:val="18"/>
              </w:rPr>
              <w:t xml:space="preserve">      Protocol request</w:t>
            </w:r>
          </w:p>
        </w:tc>
        <w:tc>
          <w:tcPr>
            <w:tcW w:w="834" w:type="pct"/>
            <w:gridSpan w:val="2"/>
            <w:shd w:val="clear" w:color="auto" w:fill="auto"/>
          </w:tcPr>
          <w:p w14:paraId="42B3C34D" w14:textId="77777777" w:rsidR="00ED09F3" w:rsidRPr="00240940" w:rsidRDefault="00ED09F3" w:rsidP="00B131AF">
            <w:pPr>
              <w:spacing w:before="120" w:after="120"/>
              <w:rPr>
                <w:rFonts w:cs="Arial"/>
                <w:sz w:val="18"/>
              </w:rPr>
            </w:pPr>
          </w:p>
        </w:tc>
        <w:tc>
          <w:tcPr>
            <w:tcW w:w="1250" w:type="pct"/>
            <w:gridSpan w:val="4"/>
            <w:shd w:val="clear" w:color="auto" w:fill="auto"/>
          </w:tcPr>
          <w:p w14:paraId="05583F50" w14:textId="77777777" w:rsidR="00ED09F3" w:rsidRPr="00240940" w:rsidRDefault="00ED09F3" w:rsidP="00B131AF">
            <w:pPr>
              <w:spacing w:before="120" w:after="120"/>
              <w:rPr>
                <w:rFonts w:cs="Arial"/>
                <w:sz w:val="18"/>
              </w:rPr>
            </w:pPr>
          </w:p>
        </w:tc>
        <w:tc>
          <w:tcPr>
            <w:tcW w:w="417" w:type="pct"/>
            <w:gridSpan w:val="2"/>
            <w:shd w:val="clear" w:color="auto" w:fill="auto"/>
          </w:tcPr>
          <w:p w14:paraId="2581877A" w14:textId="77777777" w:rsidR="00ED09F3" w:rsidRPr="00240940" w:rsidRDefault="00ED09F3" w:rsidP="00B131AF">
            <w:pPr>
              <w:spacing w:before="120" w:after="120"/>
              <w:rPr>
                <w:rFonts w:cs="Arial"/>
                <w:sz w:val="18"/>
              </w:rPr>
            </w:pPr>
            <w:r>
              <w:rPr>
                <w:rFonts w:cs="Arial"/>
                <w:sz w:val="18"/>
              </w:rPr>
              <w:t>(S) TE</w:t>
            </w:r>
          </w:p>
        </w:tc>
        <w:tc>
          <w:tcPr>
            <w:tcW w:w="834" w:type="pct"/>
            <w:gridSpan w:val="2"/>
            <w:shd w:val="clear" w:color="auto" w:fill="auto"/>
          </w:tcPr>
          <w:p w14:paraId="75371BA0" w14:textId="77777777" w:rsidR="00ED09F3" w:rsidRPr="00240940" w:rsidRDefault="00ED09F3" w:rsidP="00B131AF">
            <w:pPr>
              <w:spacing w:before="120" w:after="120"/>
              <w:rPr>
                <w:rFonts w:cs="Arial"/>
                <w:sz w:val="18"/>
              </w:rPr>
            </w:pPr>
            <w:r>
              <w:rPr>
                <w:rFonts w:cs="Arial"/>
                <w:sz w:val="18"/>
              </w:rPr>
              <w:t>0, 1</w:t>
            </w:r>
          </w:p>
        </w:tc>
      </w:tr>
      <w:tr w:rsidR="00ED09F3" w:rsidRPr="00240940" w14:paraId="079278C4" w14:textId="77777777" w:rsidTr="00B131AF">
        <w:tc>
          <w:tcPr>
            <w:tcW w:w="1665" w:type="pct"/>
            <w:gridSpan w:val="4"/>
            <w:shd w:val="clear" w:color="auto" w:fill="auto"/>
          </w:tcPr>
          <w:p w14:paraId="4CB87CA6" w14:textId="77777777" w:rsidR="00ED09F3" w:rsidRPr="00240940" w:rsidRDefault="00ED09F3" w:rsidP="00B131AF">
            <w:pPr>
              <w:spacing w:before="120" w:after="120"/>
              <w:rPr>
                <w:rFonts w:cs="Arial"/>
                <w:sz w:val="18"/>
              </w:rPr>
            </w:pPr>
            <w:r>
              <w:rPr>
                <w:rFonts w:cs="Arial"/>
                <w:sz w:val="18"/>
              </w:rPr>
              <w:t xml:space="preserve">   Source</w:t>
            </w:r>
          </w:p>
        </w:tc>
        <w:tc>
          <w:tcPr>
            <w:tcW w:w="834" w:type="pct"/>
            <w:gridSpan w:val="2"/>
            <w:shd w:val="clear" w:color="auto" w:fill="auto"/>
          </w:tcPr>
          <w:p w14:paraId="5C92D5F4" w14:textId="77777777" w:rsidR="00ED09F3" w:rsidRPr="00240940" w:rsidRDefault="00ED09F3" w:rsidP="00B131AF">
            <w:pPr>
              <w:spacing w:before="120" w:after="120"/>
              <w:rPr>
                <w:rFonts w:cs="Arial"/>
                <w:sz w:val="18"/>
              </w:rPr>
            </w:pPr>
          </w:p>
        </w:tc>
        <w:tc>
          <w:tcPr>
            <w:tcW w:w="1250" w:type="pct"/>
            <w:gridSpan w:val="4"/>
            <w:shd w:val="clear" w:color="auto" w:fill="auto"/>
          </w:tcPr>
          <w:p w14:paraId="0826CFD4" w14:textId="77777777" w:rsidR="00ED09F3" w:rsidRPr="00240940" w:rsidRDefault="00ED09F3" w:rsidP="00B131AF">
            <w:pPr>
              <w:spacing w:before="120" w:after="120"/>
              <w:rPr>
                <w:rFonts w:cs="Arial"/>
                <w:sz w:val="18"/>
              </w:rPr>
            </w:pPr>
          </w:p>
        </w:tc>
        <w:tc>
          <w:tcPr>
            <w:tcW w:w="417" w:type="pct"/>
            <w:gridSpan w:val="2"/>
            <w:shd w:val="clear" w:color="auto" w:fill="auto"/>
          </w:tcPr>
          <w:p w14:paraId="53FFB7DB" w14:textId="77777777" w:rsidR="00ED09F3" w:rsidRPr="00240940" w:rsidRDefault="00ED09F3" w:rsidP="00B131AF">
            <w:pPr>
              <w:spacing w:before="120" w:after="120"/>
              <w:rPr>
                <w:rFonts w:cs="Arial"/>
                <w:sz w:val="18"/>
              </w:rPr>
            </w:pPr>
            <w:r>
              <w:rPr>
                <w:rFonts w:cs="Arial"/>
                <w:sz w:val="18"/>
              </w:rPr>
              <w:t>(S) TE</w:t>
            </w:r>
          </w:p>
        </w:tc>
        <w:tc>
          <w:tcPr>
            <w:tcW w:w="834" w:type="pct"/>
            <w:gridSpan w:val="2"/>
            <w:shd w:val="clear" w:color="auto" w:fill="auto"/>
          </w:tcPr>
          <w:p w14:paraId="143D1D1C" w14:textId="77777777" w:rsidR="00ED09F3" w:rsidRPr="00240940" w:rsidRDefault="00ED09F3" w:rsidP="00B131AF">
            <w:pPr>
              <w:spacing w:before="120" w:after="120"/>
              <w:rPr>
                <w:rFonts w:cs="Arial"/>
                <w:sz w:val="18"/>
              </w:rPr>
            </w:pPr>
            <w:r>
              <w:rPr>
                <w:rFonts w:cs="Arial"/>
                <w:sz w:val="18"/>
              </w:rPr>
              <w:t>0, 1</w:t>
            </w:r>
          </w:p>
        </w:tc>
      </w:tr>
      <w:tr w:rsidR="00ED09F3" w:rsidRPr="00240940" w14:paraId="69C59EFF" w14:textId="77777777" w:rsidTr="00B131AF">
        <w:tc>
          <w:tcPr>
            <w:tcW w:w="1665" w:type="pct"/>
            <w:gridSpan w:val="4"/>
            <w:shd w:val="clear" w:color="auto" w:fill="auto"/>
          </w:tcPr>
          <w:p w14:paraId="192FB685" w14:textId="77777777" w:rsidR="00ED09F3" w:rsidRPr="00240940" w:rsidRDefault="00ED09F3" w:rsidP="00B131AF">
            <w:pPr>
              <w:spacing w:before="120" w:after="120"/>
              <w:rPr>
                <w:rFonts w:cs="Arial"/>
                <w:sz w:val="18"/>
              </w:rPr>
            </w:pPr>
            <w:r>
              <w:rPr>
                <w:rFonts w:cs="Arial"/>
                <w:sz w:val="18"/>
              </w:rPr>
              <w:t xml:space="preserve">   Source Type</w:t>
            </w:r>
          </w:p>
        </w:tc>
        <w:tc>
          <w:tcPr>
            <w:tcW w:w="834" w:type="pct"/>
            <w:gridSpan w:val="2"/>
            <w:shd w:val="clear" w:color="auto" w:fill="auto"/>
          </w:tcPr>
          <w:p w14:paraId="5679D273" w14:textId="77777777" w:rsidR="00ED09F3" w:rsidRPr="00240940" w:rsidRDefault="00ED09F3" w:rsidP="00B131AF">
            <w:pPr>
              <w:spacing w:before="120" w:after="120"/>
              <w:rPr>
                <w:rFonts w:cs="Arial"/>
                <w:sz w:val="18"/>
              </w:rPr>
            </w:pPr>
          </w:p>
        </w:tc>
        <w:tc>
          <w:tcPr>
            <w:tcW w:w="1250" w:type="pct"/>
            <w:gridSpan w:val="4"/>
            <w:shd w:val="clear" w:color="auto" w:fill="auto"/>
          </w:tcPr>
          <w:p w14:paraId="1A8B6038" w14:textId="77777777" w:rsidR="00ED09F3" w:rsidRDefault="00ED09F3" w:rsidP="008862EE">
            <w:pPr>
              <w:spacing w:before="120" w:after="120" w:line="240" w:lineRule="auto"/>
              <w:rPr>
                <w:rFonts w:cs="Arial"/>
                <w:sz w:val="18"/>
              </w:rPr>
            </w:pPr>
            <w:r>
              <w:rPr>
                <w:rFonts w:cs="Arial"/>
                <w:sz w:val="18"/>
              </w:rPr>
              <w:t>1 : Law or Regulation</w:t>
            </w:r>
          </w:p>
          <w:p w14:paraId="6FF70108" w14:textId="77777777" w:rsidR="00ED09F3" w:rsidRDefault="00ED09F3" w:rsidP="008862EE">
            <w:pPr>
              <w:spacing w:before="120" w:after="120" w:line="240" w:lineRule="auto"/>
              <w:rPr>
                <w:rFonts w:cs="Arial"/>
                <w:sz w:val="18"/>
              </w:rPr>
            </w:pPr>
            <w:r>
              <w:rPr>
                <w:rFonts w:cs="Arial"/>
                <w:sz w:val="18"/>
              </w:rPr>
              <w:t>2 : Official Publication</w:t>
            </w:r>
          </w:p>
          <w:p w14:paraId="71EF950D" w14:textId="77777777" w:rsidR="00ED09F3" w:rsidRDefault="00ED09F3" w:rsidP="008862EE">
            <w:pPr>
              <w:spacing w:before="120" w:after="120" w:line="240" w:lineRule="auto"/>
              <w:rPr>
                <w:rFonts w:cs="Arial"/>
                <w:sz w:val="18"/>
              </w:rPr>
            </w:pPr>
            <w:r>
              <w:rPr>
                <w:rFonts w:cs="Arial"/>
                <w:sz w:val="18"/>
              </w:rPr>
              <w:t>7 : Mariner Report, Confirmed</w:t>
            </w:r>
          </w:p>
          <w:p w14:paraId="0F360B63" w14:textId="77777777" w:rsidR="00ED09F3" w:rsidRDefault="00ED09F3" w:rsidP="008862EE">
            <w:pPr>
              <w:spacing w:before="120" w:after="120" w:line="240" w:lineRule="auto"/>
              <w:rPr>
                <w:rFonts w:cs="Arial"/>
                <w:sz w:val="18"/>
              </w:rPr>
            </w:pPr>
            <w:r>
              <w:rPr>
                <w:rFonts w:cs="Arial"/>
                <w:sz w:val="18"/>
              </w:rPr>
              <w:t>8 : Mariner Report, Not Confirmed</w:t>
            </w:r>
          </w:p>
          <w:p w14:paraId="275F8B97" w14:textId="77777777" w:rsidR="00ED09F3" w:rsidRDefault="00ED09F3" w:rsidP="008862EE">
            <w:pPr>
              <w:spacing w:before="120" w:after="120" w:line="240" w:lineRule="auto"/>
              <w:rPr>
                <w:rFonts w:cs="Arial"/>
                <w:sz w:val="18"/>
              </w:rPr>
            </w:pPr>
            <w:r>
              <w:rPr>
                <w:rFonts w:cs="Arial"/>
                <w:sz w:val="18"/>
              </w:rPr>
              <w:t>9 : Industry Publications and Reports</w:t>
            </w:r>
          </w:p>
          <w:p w14:paraId="177AE34B" w14:textId="77777777" w:rsidR="00ED09F3" w:rsidRDefault="00ED09F3" w:rsidP="008862EE">
            <w:pPr>
              <w:spacing w:before="120" w:after="120" w:line="240" w:lineRule="auto"/>
              <w:rPr>
                <w:rFonts w:cs="Arial"/>
                <w:sz w:val="18"/>
              </w:rPr>
            </w:pPr>
            <w:r>
              <w:rPr>
                <w:rFonts w:cs="Arial"/>
                <w:sz w:val="18"/>
              </w:rPr>
              <w:t>10 : Remotely Sensed Images</w:t>
            </w:r>
          </w:p>
          <w:p w14:paraId="606E7A01" w14:textId="77777777" w:rsidR="00ED09F3" w:rsidRDefault="00ED09F3" w:rsidP="008862EE">
            <w:pPr>
              <w:spacing w:before="120" w:after="120" w:line="240" w:lineRule="auto"/>
              <w:rPr>
                <w:rFonts w:cs="Arial"/>
                <w:sz w:val="18"/>
              </w:rPr>
            </w:pPr>
            <w:r>
              <w:rPr>
                <w:rFonts w:cs="Arial"/>
                <w:sz w:val="18"/>
              </w:rPr>
              <w:t>11 : Photographs</w:t>
            </w:r>
          </w:p>
          <w:p w14:paraId="094B5654" w14:textId="77777777" w:rsidR="00ED09F3" w:rsidRDefault="00ED09F3" w:rsidP="008862EE">
            <w:pPr>
              <w:spacing w:before="120" w:after="120" w:line="240" w:lineRule="auto"/>
              <w:rPr>
                <w:rFonts w:cs="Arial"/>
                <w:sz w:val="18"/>
              </w:rPr>
            </w:pPr>
            <w:r>
              <w:rPr>
                <w:rFonts w:cs="Arial"/>
                <w:sz w:val="18"/>
              </w:rPr>
              <w:t>12 : Products Issued by HO Services</w:t>
            </w:r>
          </w:p>
          <w:p w14:paraId="2A3B7F74" w14:textId="77777777" w:rsidR="00ED09F3" w:rsidRDefault="00ED09F3" w:rsidP="008862EE">
            <w:pPr>
              <w:spacing w:before="120" w:after="120" w:line="240" w:lineRule="auto"/>
              <w:rPr>
                <w:rFonts w:cs="Arial"/>
                <w:sz w:val="18"/>
              </w:rPr>
            </w:pPr>
            <w:r>
              <w:rPr>
                <w:rFonts w:cs="Arial"/>
                <w:sz w:val="18"/>
              </w:rPr>
              <w:t>13 : News Media</w:t>
            </w:r>
          </w:p>
          <w:p w14:paraId="47953BB0" w14:textId="77777777" w:rsidR="00ED09F3" w:rsidRPr="00240940" w:rsidRDefault="00ED09F3" w:rsidP="008862EE">
            <w:pPr>
              <w:spacing w:before="120" w:after="120" w:line="240" w:lineRule="auto"/>
              <w:rPr>
                <w:rFonts w:cs="Arial"/>
                <w:sz w:val="18"/>
              </w:rPr>
            </w:pPr>
            <w:r>
              <w:rPr>
                <w:rFonts w:cs="Arial"/>
                <w:sz w:val="18"/>
              </w:rPr>
              <w:t>14 : Traffic Data</w:t>
            </w:r>
          </w:p>
        </w:tc>
        <w:tc>
          <w:tcPr>
            <w:tcW w:w="417" w:type="pct"/>
            <w:gridSpan w:val="2"/>
            <w:shd w:val="clear" w:color="auto" w:fill="auto"/>
          </w:tcPr>
          <w:p w14:paraId="431FB1C5" w14:textId="77777777" w:rsidR="00ED09F3" w:rsidRPr="00240940" w:rsidRDefault="00ED09F3" w:rsidP="00B131AF">
            <w:pPr>
              <w:spacing w:before="120" w:after="120"/>
              <w:rPr>
                <w:rFonts w:cs="Arial"/>
                <w:sz w:val="18"/>
              </w:rPr>
            </w:pPr>
            <w:r>
              <w:rPr>
                <w:rFonts w:cs="Arial"/>
                <w:sz w:val="18"/>
              </w:rPr>
              <w:t>(S) EN</w:t>
            </w:r>
          </w:p>
        </w:tc>
        <w:tc>
          <w:tcPr>
            <w:tcW w:w="834" w:type="pct"/>
            <w:gridSpan w:val="2"/>
            <w:shd w:val="clear" w:color="auto" w:fill="auto"/>
          </w:tcPr>
          <w:p w14:paraId="31F39C72" w14:textId="77777777" w:rsidR="00ED09F3" w:rsidRPr="00240940" w:rsidRDefault="00ED09F3" w:rsidP="00B131AF">
            <w:pPr>
              <w:spacing w:before="120" w:after="120"/>
              <w:rPr>
                <w:rFonts w:cs="Arial"/>
                <w:sz w:val="18"/>
              </w:rPr>
            </w:pPr>
            <w:r>
              <w:rPr>
                <w:rFonts w:cs="Arial"/>
                <w:sz w:val="18"/>
              </w:rPr>
              <w:t>0, 1</w:t>
            </w:r>
          </w:p>
        </w:tc>
      </w:tr>
      <w:tr w:rsidR="00ED09F3" w:rsidRPr="00240940" w14:paraId="0D196931" w14:textId="77777777" w:rsidTr="00B131AF">
        <w:tc>
          <w:tcPr>
            <w:tcW w:w="1665" w:type="pct"/>
            <w:gridSpan w:val="4"/>
            <w:shd w:val="clear" w:color="auto" w:fill="auto"/>
          </w:tcPr>
          <w:p w14:paraId="5D7197D1" w14:textId="77777777" w:rsidR="00ED09F3" w:rsidRPr="00240940" w:rsidRDefault="00ED09F3" w:rsidP="00B131AF">
            <w:pPr>
              <w:spacing w:before="120" w:after="120"/>
              <w:rPr>
                <w:rFonts w:cs="Arial"/>
                <w:sz w:val="18"/>
              </w:rPr>
            </w:pPr>
            <w:r>
              <w:rPr>
                <w:rFonts w:cs="Arial"/>
                <w:sz w:val="18"/>
              </w:rPr>
              <w:t xml:space="preserve">   Reported Date</w:t>
            </w:r>
          </w:p>
        </w:tc>
        <w:tc>
          <w:tcPr>
            <w:tcW w:w="834" w:type="pct"/>
            <w:gridSpan w:val="2"/>
            <w:shd w:val="clear" w:color="auto" w:fill="auto"/>
          </w:tcPr>
          <w:p w14:paraId="69DA1E71" w14:textId="77777777" w:rsidR="00ED09F3" w:rsidRPr="00240940" w:rsidRDefault="00ED09F3" w:rsidP="00B131AF">
            <w:pPr>
              <w:spacing w:before="120" w:after="120"/>
              <w:rPr>
                <w:rFonts w:cs="Arial"/>
                <w:sz w:val="18"/>
              </w:rPr>
            </w:pPr>
            <w:r>
              <w:rPr>
                <w:rFonts w:cs="Arial"/>
                <w:sz w:val="18"/>
              </w:rPr>
              <w:t>(SORDAT)</w:t>
            </w:r>
          </w:p>
        </w:tc>
        <w:tc>
          <w:tcPr>
            <w:tcW w:w="1250" w:type="pct"/>
            <w:gridSpan w:val="4"/>
            <w:shd w:val="clear" w:color="auto" w:fill="auto"/>
          </w:tcPr>
          <w:p w14:paraId="6FCEB601" w14:textId="77777777" w:rsidR="00ED09F3" w:rsidRPr="00240940" w:rsidRDefault="00ED09F3" w:rsidP="00B131AF">
            <w:pPr>
              <w:spacing w:before="120" w:after="120"/>
              <w:rPr>
                <w:rFonts w:cs="Arial"/>
                <w:sz w:val="18"/>
              </w:rPr>
            </w:pPr>
          </w:p>
        </w:tc>
        <w:tc>
          <w:tcPr>
            <w:tcW w:w="417" w:type="pct"/>
            <w:gridSpan w:val="2"/>
            <w:shd w:val="clear" w:color="auto" w:fill="auto"/>
          </w:tcPr>
          <w:p w14:paraId="68294636" w14:textId="77777777" w:rsidR="00ED09F3" w:rsidRPr="00240940" w:rsidRDefault="00ED09F3" w:rsidP="00B131AF">
            <w:pPr>
              <w:spacing w:before="120" w:after="120"/>
              <w:rPr>
                <w:rFonts w:cs="Arial"/>
                <w:sz w:val="18"/>
              </w:rPr>
            </w:pPr>
            <w:r>
              <w:rPr>
                <w:rFonts w:cs="Arial"/>
                <w:sz w:val="18"/>
              </w:rPr>
              <w:t>(S) TD</w:t>
            </w:r>
          </w:p>
        </w:tc>
        <w:tc>
          <w:tcPr>
            <w:tcW w:w="834" w:type="pct"/>
            <w:gridSpan w:val="2"/>
            <w:shd w:val="clear" w:color="auto" w:fill="auto"/>
          </w:tcPr>
          <w:p w14:paraId="12777D95" w14:textId="77777777" w:rsidR="00ED09F3" w:rsidRPr="00240940" w:rsidRDefault="00ED09F3" w:rsidP="00B131AF">
            <w:pPr>
              <w:spacing w:before="120" w:after="120"/>
              <w:rPr>
                <w:rFonts w:cs="Arial"/>
                <w:sz w:val="18"/>
              </w:rPr>
            </w:pPr>
            <w:r>
              <w:rPr>
                <w:rFonts w:cs="Arial"/>
                <w:sz w:val="18"/>
              </w:rPr>
              <w:t>0, 1</w:t>
            </w:r>
          </w:p>
        </w:tc>
      </w:tr>
      <w:tr w:rsidR="00ED09F3" w:rsidRPr="00240940" w14:paraId="62222FCD" w14:textId="77777777" w:rsidTr="00B131AF">
        <w:tc>
          <w:tcPr>
            <w:tcW w:w="5000" w:type="pct"/>
            <w:gridSpan w:val="14"/>
            <w:shd w:val="clear" w:color="auto" w:fill="auto"/>
          </w:tcPr>
          <w:p w14:paraId="22E528C9" w14:textId="77777777" w:rsidR="00ED09F3" w:rsidRDefault="00ED09F3" w:rsidP="00B131AF">
            <w:pPr>
              <w:spacing w:before="120" w:after="120"/>
              <w:rPr>
                <w:rFonts w:cs="Arial"/>
              </w:rPr>
            </w:pPr>
            <w:r w:rsidRPr="00240940">
              <w:rPr>
                <w:rFonts w:cs="Arial"/>
                <w:u w:val="single"/>
              </w:rPr>
              <w:t>INT 1 Reference:</w:t>
            </w:r>
            <w:r>
              <w:rPr>
                <w:rFonts w:cs="Arial"/>
                <w:u w:val="single"/>
              </w:rPr>
              <w:t xml:space="preserve"> --</w:t>
            </w:r>
          </w:p>
          <w:p w14:paraId="4C5A7266" w14:textId="77777777" w:rsidR="00ED09F3" w:rsidRPr="0036200E" w:rsidRDefault="00ED09F3" w:rsidP="00E87722">
            <w:pPr>
              <w:pStyle w:val="Heading3"/>
              <w:numPr>
                <w:ilvl w:val="2"/>
                <w:numId w:val="10"/>
              </w:numPr>
              <w:rPr>
                <w:lang w:val="en-AU"/>
              </w:rPr>
            </w:pPr>
            <w:bookmarkStart w:id="2094" w:name="_Toc120214457"/>
            <w:r w:rsidRPr="0036200E">
              <w:rPr>
                <w:lang w:val="en-AU"/>
              </w:rPr>
              <w:t>Abstract supertype for information from textual sources</w:t>
            </w:r>
            <w:bookmarkEnd w:id="2094"/>
          </w:p>
          <w:p w14:paraId="44E3828E" w14:textId="77777777" w:rsidR="00ED09F3" w:rsidRPr="0036200E" w:rsidRDefault="00ED09F3" w:rsidP="00B131AF">
            <w:pPr>
              <w:spacing w:after="120"/>
              <w:rPr>
                <w:rFonts w:cs="Arial"/>
                <w:lang w:val="en-AU"/>
              </w:rPr>
            </w:pPr>
            <w:proofErr w:type="spellStart"/>
            <w:r w:rsidRPr="0036200E">
              <w:rPr>
                <w:rFonts w:cs="Arial"/>
                <w:b/>
                <w:u w:val="single"/>
                <w:lang w:val="en-AU"/>
              </w:rPr>
              <w:t>A</w:t>
            </w:r>
            <w:r w:rsidRPr="0036200E">
              <w:rPr>
                <w:rFonts w:cs="Arial"/>
                <w:b/>
                <w:lang w:val="en-AU"/>
              </w:rPr>
              <w:t>bstractRxN</w:t>
            </w:r>
            <w:proofErr w:type="spellEnd"/>
            <w:r w:rsidRPr="0036200E">
              <w:rPr>
                <w:rFonts w:cs="Arial"/>
                <w:lang w:val="en-AU"/>
              </w:rPr>
              <w:t xml:space="preserve"> is the supertype of the four types intended primarily for encoding information from regulatory or other text sources. The attributes </w:t>
            </w:r>
            <w:proofErr w:type="spellStart"/>
            <w:r w:rsidRPr="0036200E">
              <w:rPr>
                <w:rFonts w:cs="Arial"/>
                <w:b/>
                <w:lang w:val="en-AU"/>
              </w:rPr>
              <w:t>categoryOfRxN</w:t>
            </w:r>
            <w:proofErr w:type="spellEnd"/>
            <w:r w:rsidRPr="0036200E">
              <w:rPr>
                <w:rFonts w:cs="Arial"/>
                <w:lang w:val="en-AU"/>
              </w:rPr>
              <w:t xml:space="preserve"> and </w:t>
            </w:r>
            <w:proofErr w:type="spellStart"/>
            <w:r w:rsidRPr="0036200E">
              <w:rPr>
                <w:rFonts w:cs="Arial"/>
                <w:b/>
                <w:lang w:val="en-AU"/>
              </w:rPr>
              <w:t>actionOrActivity</w:t>
            </w:r>
            <w:proofErr w:type="spellEnd"/>
            <w:r w:rsidRPr="0036200E">
              <w:rPr>
                <w:rFonts w:cs="Arial"/>
                <w:lang w:val="en-AU"/>
              </w:rPr>
              <w:t xml:space="preserve"> should be encoded wherever possible in order to allow software to classify the content according to the type of </w:t>
            </w:r>
            <w:r w:rsidRPr="0036200E">
              <w:rPr>
                <w:rFonts w:cs="Arial"/>
                <w:lang w:val="en-AU"/>
              </w:rPr>
              <w:lastRenderedPageBreak/>
              <w:t>regulation (</w:t>
            </w:r>
            <w:proofErr w:type="spellStart"/>
            <w:r w:rsidRPr="0036200E">
              <w:rPr>
                <w:rFonts w:cs="Arial"/>
                <w:b/>
                <w:lang w:val="en-AU"/>
              </w:rPr>
              <w:t>categoryOfRxN</w:t>
            </w:r>
            <w:proofErr w:type="spellEnd"/>
            <w:r w:rsidRPr="0036200E">
              <w:rPr>
                <w:rFonts w:cs="Arial"/>
                <w:lang w:val="en-AU"/>
              </w:rPr>
              <w:t>) and its effects on common maritime activities by both commercial and recreational vessels.</w:t>
            </w:r>
          </w:p>
          <w:p w14:paraId="671450B5" w14:textId="77777777" w:rsidR="00ED09F3" w:rsidRPr="0036200E" w:rsidRDefault="00ED09F3" w:rsidP="00B131AF">
            <w:pPr>
              <w:spacing w:after="120"/>
              <w:rPr>
                <w:rFonts w:cs="Arial"/>
                <w:lang w:val="en-AU"/>
              </w:rPr>
            </w:pPr>
            <w:r w:rsidRPr="0036200E">
              <w:rPr>
                <w:rFonts w:cs="Arial"/>
                <w:lang w:val="en-AU"/>
              </w:rPr>
              <w:t xml:space="preserve">At least one of the attributes </w:t>
            </w:r>
            <w:proofErr w:type="spellStart"/>
            <w:r w:rsidRPr="0036200E">
              <w:rPr>
                <w:rFonts w:cs="Arial"/>
                <w:b/>
                <w:lang w:val="en-AU"/>
              </w:rPr>
              <w:t>textContent</w:t>
            </w:r>
            <w:proofErr w:type="spellEnd"/>
            <w:r w:rsidRPr="0036200E">
              <w:rPr>
                <w:rFonts w:cs="Arial"/>
                <w:lang w:val="en-AU"/>
              </w:rPr>
              <w:t xml:space="preserve"> and </w:t>
            </w:r>
            <w:r w:rsidRPr="0036200E">
              <w:rPr>
                <w:rFonts w:cs="Arial"/>
                <w:b/>
                <w:lang w:val="en-AU"/>
              </w:rPr>
              <w:t>graphic</w:t>
            </w:r>
            <w:r w:rsidRPr="0036200E">
              <w:rPr>
                <w:rFonts w:cs="Arial"/>
                <w:lang w:val="en-AU"/>
              </w:rPr>
              <w:t xml:space="preserve"> must be populated.</w:t>
            </w:r>
          </w:p>
          <w:p w14:paraId="116928C4" w14:textId="77777777" w:rsidR="00ED09F3" w:rsidRPr="0036200E" w:rsidRDefault="00ED09F3" w:rsidP="00B131AF">
            <w:pPr>
              <w:spacing w:after="120"/>
              <w:rPr>
                <w:rFonts w:cs="Arial"/>
                <w:lang w:val="en-AU"/>
              </w:rPr>
            </w:pPr>
            <w:r w:rsidRPr="0036200E">
              <w:rPr>
                <w:rFonts w:cs="Arial"/>
                <w:lang w:val="en-AU"/>
              </w:rPr>
              <w:t xml:space="preserve">Subtypes of </w:t>
            </w:r>
            <w:proofErr w:type="spellStart"/>
            <w:r w:rsidRPr="0036200E">
              <w:rPr>
                <w:rFonts w:cs="Arial"/>
                <w:b/>
                <w:lang w:val="en-AU"/>
              </w:rPr>
              <w:t>AbstractRxN</w:t>
            </w:r>
            <w:proofErr w:type="spellEnd"/>
            <w:r w:rsidRPr="0036200E">
              <w:rPr>
                <w:rFonts w:cs="Arial"/>
                <w:lang w:val="en-AU"/>
              </w:rPr>
              <w:t xml:space="preserve"> must not be associated to </w:t>
            </w:r>
            <w:r w:rsidRPr="0036200E">
              <w:rPr>
                <w:rFonts w:cs="Arial"/>
                <w:b/>
                <w:lang w:val="en-AU"/>
              </w:rPr>
              <w:t>Nautical Information</w:t>
            </w:r>
            <w:r w:rsidRPr="0036200E">
              <w:rPr>
                <w:rFonts w:cs="Arial"/>
                <w:lang w:val="en-AU"/>
              </w:rPr>
              <w:t>, since this leads to chains of information types which have little or no meaning in reality.</w:t>
            </w:r>
          </w:p>
          <w:p w14:paraId="0A4DA818" w14:textId="77777777" w:rsidR="00ED09F3" w:rsidRDefault="00ED09F3" w:rsidP="00B131AF">
            <w:pPr>
              <w:spacing w:before="120" w:after="120"/>
              <w:rPr>
                <w:rFonts w:cs="Arial"/>
              </w:rPr>
            </w:pPr>
            <w:r w:rsidRPr="00240940">
              <w:rPr>
                <w:rFonts w:cs="Arial"/>
                <w:u w:val="single"/>
              </w:rPr>
              <w:t>Remarks:</w:t>
            </w:r>
          </w:p>
          <w:p w14:paraId="60365FBB" w14:textId="3E1F16A4" w:rsidR="00ED09F3" w:rsidRDefault="00033222" w:rsidP="00B131AF">
            <w:pPr>
              <w:spacing w:before="120" w:after="120"/>
              <w:rPr>
                <w:rFonts w:cs="Arial"/>
              </w:rPr>
            </w:pPr>
            <w:ins w:id="2095" w:author="Raphael Malyankar" w:date="2022-10-22T22:29:00Z">
              <w:r>
                <w:rPr>
                  <w:rFonts w:cs="Arial"/>
                </w:rPr>
                <w:t xml:space="preserve">The complex attribute </w:t>
              </w:r>
              <w:proofErr w:type="spellStart"/>
              <w:r w:rsidRPr="006B086F">
                <w:rPr>
                  <w:rFonts w:cs="Arial"/>
                  <w:i/>
                  <w:iCs/>
                </w:rPr>
                <w:t>rxNCode</w:t>
              </w:r>
              <w:proofErr w:type="spellEnd"/>
              <w:r w:rsidRPr="00033222">
                <w:rPr>
                  <w:rFonts w:cs="Arial"/>
                </w:rPr>
                <w:t xml:space="preserve"> </w:t>
              </w:r>
            </w:ins>
            <w:ins w:id="2096" w:author="Raphael Malyankar" w:date="2022-10-22T22:30:00Z">
              <w:r>
                <w:rPr>
                  <w:rFonts w:cs="Arial"/>
                </w:rPr>
                <w:t>can be used to classify</w:t>
              </w:r>
            </w:ins>
            <w:ins w:id="2097" w:author="Raphael Malyankar" w:date="2022-10-22T22:29:00Z">
              <w:r w:rsidRPr="00033222">
                <w:rPr>
                  <w:rFonts w:cs="Arial"/>
                </w:rPr>
                <w:t xml:space="preserve"> regulations</w:t>
              </w:r>
            </w:ins>
            <w:ins w:id="2098" w:author="Raphael Malyankar" w:date="2022-10-22T22:32:00Z">
              <w:r>
                <w:rPr>
                  <w:rFonts w:cs="Arial"/>
                </w:rPr>
                <w:t xml:space="preserve"> (or recommendations, </w:t>
              </w:r>
            </w:ins>
            <w:ins w:id="2099" w:author="Raphael Malyankar" w:date="2022-10-22T22:29:00Z">
              <w:r w:rsidRPr="00033222">
                <w:rPr>
                  <w:rFonts w:cs="Arial"/>
                </w:rPr>
                <w:t>etc.</w:t>
              </w:r>
            </w:ins>
            <w:ins w:id="2100" w:author="Raphael Malyankar" w:date="2022-10-22T22:32:00Z">
              <w:r>
                <w:rPr>
                  <w:rFonts w:cs="Arial"/>
                </w:rPr>
                <w:t>)</w:t>
              </w:r>
            </w:ins>
            <w:ins w:id="2101" w:author="Raphael Malyankar" w:date="2022-10-22T22:29:00Z">
              <w:r w:rsidRPr="00033222">
                <w:rPr>
                  <w:rFonts w:cs="Arial"/>
                </w:rPr>
                <w:t xml:space="preserve"> </w:t>
              </w:r>
            </w:ins>
            <w:ins w:id="2102" w:author="Raphael Malyankar" w:date="2022-10-22T22:31:00Z">
              <w:r>
                <w:rPr>
                  <w:rFonts w:cs="Arial"/>
                </w:rPr>
                <w:t>according to the</w:t>
              </w:r>
            </w:ins>
            <w:ins w:id="2103" w:author="Raphael Malyankar" w:date="2022-10-22T22:32:00Z">
              <w:r>
                <w:rPr>
                  <w:rFonts w:cs="Arial"/>
                </w:rPr>
                <w:t>ir</w:t>
              </w:r>
            </w:ins>
            <w:ins w:id="2104" w:author="Raphael Malyankar" w:date="2022-10-22T22:31:00Z">
              <w:r>
                <w:rPr>
                  <w:rFonts w:cs="Arial"/>
                </w:rPr>
                <w:t xml:space="preserve"> </w:t>
              </w:r>
            </w:ins>
            <w:ins w:id="2105" w:author="Raphael Malyankar" w:date="2022-10-22T22:33:00Z">
              <w:r>
                <w:rPr>
                  <w:rFonts w:cs="Arial"/>
                </w:rPr>
                <w:t xml:space="preserve">principal </w:t>
              </w:r>
            </w:ins>
            <w:ins w:id="2106" w:author="Raphael Malyankar" w:date="2022-10-22T22:31:00Z">
              <w:r>
                <w:rPr>
                  <w:rFonts w:cs="Arial"/>
                </w:rPr>
                <w:t>subject</w:t>
              </w:r>
            </w:ins>
            <w:ins w:id="2107" w:author="Raphael Malyankar" w:date="2022-10-22T22:35:00Z">
              <w:r>
                <w:rPr>
                  <w:rFonts w:cs="Arial"/>
                </w:rPr>
                <w:t xml:space="preserve"> </w:t>
              </w:r>
            </w:ins>
            <w:ins w:id="2108" w:author="Raphael Malyankar" w:date="2022-10-22T22:58:00Z">
              <w:r w:rsidR="006B086F">
                <w:rPr>
                  <w:rFonts w:cs="Arial"/>
                </w:rPr>
                <w:t>(</w:t>
              </w:r>
            </w:ins>
            <w:ins w:id="2109" w:author="Raphael Malyankar" w:date="2022-10-22T22:59:00Z">
              <w:r w:rsidR="006B086F">
                <w:rPr>
                  <w:rFonts w:cs="Arial"/>
                </w:rPr>
                <w:t xml:space="preserve">sub-attribute </w:t>
              </w:r>
              <w:proofErr w:type="spellStart"/>
              <w:r w:rsidR="006B086F" w:rsidRPr="006B086F">
                <w:rPr>
                  <w:rFonts w:cs="Arial"/>
                  <w:i/>
                  <w:iCs/>
                </w:rPr>
                <w:t>categoryOfRxN</w:t>
              </w:r>
            </w:ins>
            <w:proofErr w:type="spellEnd"/>
            <w:ins w:id="2110" w:author="Raphael Malyankar" w:date="2022-10-22T22:58:00Z">
              <w:r w:rsidR="006B086F">
                <w:rPr>
                  <w:rFonts w:cs="Arial"/>
                </w:rPr>
                <w:t xml:space="preserve">) </w:t>
              </w:r>
            </w:ins>
            <w:ins w:id="2111" w:author="Raphael Malyankar" w:date="2022-10-22T22:35:00Z">
              <w:r>
                <w:rPr>
                  <w:rFonts w:cs="Arial"/>
                </w:rPr>
                <w:t xml:space="preserve">and </w:t>
              </w:r>
            </w:ins>
            <w:ins w:id="2112" w:author="Raphael Malyankar" w:date="2022-10-22T22:34:00Z">
              <w:r>
                <w:rPr>
                  <w:rFonts w:cs="Arial"/>
                </w:rPr>
                <w:t>the type of</w:t>
              </w:r>
            </w:ins>
            <w:ins w:id="2113" w:author="Raphael Malyankar" w:date="2022-10-22T22:31:00Z">
              <w:r>
                <w:rPr>
                  <w:rFonts w:cs="Arial"/>
                </w:rPr>
                <w:t xml:space="preserve"> </w:t>
              </w:r>
            </w:ins>
            <w:ins w:id="2114" w:author="Raphael Malyankar" w:date="2022-10-22T22:32:00Z">
              <w:r>
                <w:rPr>
                  <w:rFonts w:cs="Arial"/>
                </w:rPr>
                <w:t xml:space="preserve">vessel </w:t>
              </w:r>
            </w:ins>
            <w:ins w:id="2115" w:author="Raphael Malyankar" w:date="2022-10-22T22:31:00Z">
              <w:r>
                <w:rPr>
                  <w:rFonts w:cs="Arial"/>
                </w:rPr>
                <w:t>activity affected</w:t>
              </w:r>
            </w:ins>
            <w:ins w:id="2116" w:author="Raphael Malyankar" w:date="2022-10-22T22:59:00Z">
              <w:r w:rsidR="006B086F">
                <w:rPr>
                  <w:rFonts w:cs="Arial"/>
                </w:rPr>
                <w:t xml:space="preserve"> (sub-attribute </w:t>
              </w:r>
              <w:proofErr w:type="spellStart"/>
              <w:r w:rsidR="006B086F" w:rsidRPr="006B086F">
                <w:rPr>
                  <w:rFonts w:cs="Arial"/>
                  <w:i/>
                  <w:iCs/>
                </w:rPr>
                <w:t>actionOrActivity</w:t>
              </w:r>
              <w:proofErr w:type="spellEnd"/>
              <w:r w:rsidR="006B086F">
                <w:rPr>
                  <w:rFonts w:cs="Arial"/>
                </w:rPr>
                <w:t>)</w:t>
              </w:r>
            </w:ins>
            <w:ins w:id="2117" w:author="Raphael Malyankar" w:date="2022-10-22T22:33:00Z">
              <w:r>
                <w:rPr>
                  <w:rFonts w:cs="Arial"/>
                </w:rPr>
                <w:t xml:space="preserve">, </w:t>
              </w:r>
            </w:ins>
            <w:ins w:id="2118" w:author="Raphael Malyankar" w:date="2022-10-22T22:34:00Z">
              <w:r>
                <w:rPr>
                  <w:rFonts w:cs="Arial"/>
                </w:rPr>
                <w:t>as well as provide a</w:t>
              </w:r>
            </w:ins>
            <w:ins w:id="2119" w:author="Raphael Malyankar" w:date="2022-10-22T22:35:00Z">
              <w:r>
                <w:rPr>
                  <w:rFonts w:cs="Arial"/>
                </w:rPr>
                <w:t xml:space="preserve"> sequence of</w:t>
              </w:r>
            </w:ins>
            <w:ins w:id="2120" w:author="Raphael Malyankar" w:date="2022-10-22T22:34:00Z">
              <w:r>
                <w:rPr>
                  <w:rFonts w:cs="Arial"/>
                </w:rPr>
                <w:t xml:space="preserve"> brief topic heading</w:t>
              </w:r>
            </w:ins>
            <w:ins w:id="2121" w:author="Raphael Malyankar" w:date="2022-10-22T22:35:00Z">
              <w:r>
                <w:rPr>
                  <w:rFonts w:cs="Arial"/>
                </w:rPr>
                <w:t>s</w:t>
              </w:r>
            </w:ins>
            <w:ins w:id="2122" w:author="Raphael Malyankar" w:date="2022-10-22T23:00:00Z">
              <w:r w:rsidR="006B086F">
                <w:rPr>
                  <w:rFonts w:cs="Arial"/>
                </w:rPr>
                <w:t xml:space="preserve"> (sub-attribute headline)</w:t>
              </w:r>
            </w:ins>
            <w:ins w:id="2123" w:author="Raphael Malyankar" w:date="2022-10-22T22:34:00Z">
              <w:r>
                <w:rPr>
                  <w:rFonts w:cs="Arial"/>
                </w:rPr>
                <w:t>.</w:t>
              </w:r>
            </w:ins>
            <w:ins w:id="2124" w:author="Raphael Malyankar" w:date="2022-10-22T23:00:00Z">
              <w:r w:rsidR="007D3475">
                <w:rPr>
                  <w:rFonts w:cs="Arial"/>
                </w:rPr>
                <w:t xml:space="preserve"> The </w:t>
              </w:r>
              <w:proofErr w:type="spellStart"/>
              <w:r w:rsidR="007D3475" w:rsidRPr="00AA3C3F">
                <w:rPr>
                  <w:rFonts w:cs="Arial"/>
                  <w:i/>
                  <w:iCs/>
                </w:rPr>
                <w:t>rxN</w:t>
              </w:r>
            </w:ins>
            <w:ins w:id="2125" w:author="Raphael Malyankar" w:date="2022-10-22T23:01:00Z">
              <w:r w:rsidR="007D3475" w:rsidRPr="00AA3C3F">
                <w:rPr>
                  <w:rFonts w:cs="Arial"/>
                  <w:i/>
                  <w:iCs/>
                </w:rPr>
                <w:t>Code</w:t>
              </w:r>
              <w:proofErr w:type="spellEnd"/>
              <w:r w:rsidR="007D3475">
                <w:rPr>
                  <w:rFonts w:cs="Arial"/>
                </w:rPr>
                <w:t xml:space="preserve"> attribute </w:t>
              </w:r>
            </w:ins>
            <w:ins w:id="2126" w:author="Raphael Malyankar" w:date="2022-10-22T23:03:00Z">
              <w:r w:rsidR="007D3475">
                <w:rPr>
                  <w:rFonts w:cs="Arial"/>
                </w:rPr>
                <w:t>is intended to be</w:t>
              </w:r>
            </w:ins>
            <w:ins w:id="2127" w:author="Raphael Malyankar" w:date="2022-10-22T23:01:00Z">
              <w:r w:rsidR="007D3475">
                <w:rPr>
                  <w:rFonts w:cs="Arial"/>
                </w:rPr>
                <w:t xml:space="preserve"> used to </w:t>
              </w:r>
            </w:ins>
            <w:ins w:id="2128" w:author="Raphael Malyankar" w:date="2022-10-22T23:05:00Z">
              <w:r w:rsidR="007D3475">
                <w:rPr>
                  <w:rFonts w:cs="Arial"/>
                </w:rPr>
                <w:t>allow</w:t>
              </w:r>
            </w:ins>
            <w:ins w:id="2129" w:author="Raphael Malyankar" w:date="2022-10-22T23:02:00Z">
              <w:r w:rsidR="007D3475">
                <w:rPr>
                  <w:rFonts w:cs="Arial"/>
                </w:rPr>
                <w:t xml:space="preserve"> </w:t>
              </w:r>
            </w:ins>
            <w:ins w:id="2130" w:author="Raphael Malyankar" w:date="2022-10-22T23:03:00Z">
              <w:r w:rsidR="007D3475">
                <w:rPr>
                  <w:rFonts w:cs="Arial"/>
                </w:rPr>
                <w:t>mariner</w:t>
              </w:r>
            </w:ins>
            <w:ins w:id="2131" w:author="Raphael Malyankar" w:date="2022-10-22T23:05:00Z">
              <w:r w:rsidR="007D3475">
                <w:rPr>
                  <w:rFonts w:cs="Arial"/>
                </w:rPr>
                <w:t>s to</w:t>
              </w:r>
            </w:ins>
            <w:ins w:id="2132" w:author="Raphael Malyankar" w:date="2022-10-22T23:03:00Z">
              <w:r w:rsidR="007D3475">
                <w:rPr>
                  <w:rFonts w:cs="Arial"/>
                </w:rPr>
                <w:t xml:space="preserve"> </w:t>
              </w:r>
            </w:ins>
            <w:ins w:id="2133" w:author="Raphael Malyankar" w:date="2022-10-22T23:05:00Z">
              <w:r w:rsidR="007D3475">
                <w:rPr>
                  <w:rFonts w:cs="Arial"/>
                </w:rPr>
                <w:t xml:space="preserve">obtain </w:t>
              </w:r>
            </w:ins>
            <w:ins w:id="2134" w:author="Raphael Malyankar" w:date="2022-10-22T23:06:00Z">
              <w:r w:rsidR="007D3475">
                <w:rPr>
                  <w:rFonts w:cs="Arial"/>
                </w:rPr>
                <w:t>information relevant to particular</w:t>
              </w:r>
            </w:ins>
            <w:ins w:id="2135" w:author="Raphael Malyankar" w:date="2022-10-22T23:03:00Z">
              <w:r w:rsidR="007D3475">
                <w:rPr>
                  <w:rFonts w:cs="Arial"/>
                </w:rPr>
                <w:t xml:space="preserve"> </w:t>
              </w:r>
            </w:ins>
            <w:ins w:id="2136" w:author="Raphael Malyankar" w:date="2022-10-22T23:04:00Z">
              <w:r w:rsidR="007D3475">
                <w:rPr>
                  <w:rFonts w:cs="Arial"/>
                </w:rPr>
                <w:t>subject</w:t>
              </w:r>
            </w:ins>
            <w:ins w:id="2137" w:author="Raphael Malyankar" w:date="2022-10-22T23:06:00Z">
              <w:r w:rsidR="00AA3C3F">
                <w:rPr>
                  <w:rFonts w:cs="Arial"/>
                </w:rPr>
                <w:t xml:space="preserve">s or to particular </w:t>
              </w:r>
            </w:ins>
            <w:ins w:id="2138" w:author="Raphael Malyankar" w:date="2022-10-22T23:07:00Z">
              <w:r w:rsidR="00AA3C3F">
                <w:rPr>
                  <w:rFonts w:cs="Arial"/>
                </w:rPr>
                <w:t>kinds of vessel operations</w:t>
              </w:r>
            </w:ins>
            <w:ins w:id="2139" w:author="Raphael Malyankar" w:date="2022-10-22T23:05:00Z">
              <w:r w:rsidR="007D3475">
                <w:rPr>
                  <w:rFonts w:cs="Arial"/>
                </w:rPr>
                <w:t>.</w:t>
              </w:r>
            </w:ins>
          </w:p>
          <w:p w14:paraId="21037FEC" w14:textId="77777777" w:rsidR="00ED09F3" w:rsidRDefault="00ED09F3" w:rsidP="00B131AF">
            <w:pPr>
              <w:spacing w:before="120" w:after="120"/>
              <w:rPr>
                <w:rFonts w:cs="Arial"/>
              </w:rPr>
            </w:pPr>
            <w:r w:rsidRPr="00240940">
              <w:rPr>
                <w:rFonts w:cs="Arial"/>
                <w:u w:val="single"/>
              </w:rPr>
              <w:t>Distinction:</w:t>
            </w:r>
          </w:p>
          <w:p w14:paraId="1E4F454C" w14:textId="77777777" w:rsidR="00ED09F3" w:rsidRPr="00240940" w:rsidRDefault="00ED09F3" w:rsidP="00B131AF">
            <w:pPr>
              <w:spacing w:before="120" w:after="120"/>
              <w:rPr>
                <w:rFonts w:cs="Arial"/>
              </w:rPr>
            </w:pPr>
          </w:p>
        </w:tc>
      </w:tr>
      <w:tr w:rsidR="00ED09F3" w:rsidRPr="00240940" w14:paraId="55FF78EA" w14:textId="77777777" w:rsidTr="00B131AF">
        <w:tc>
          <w:tcPr>
            <w:tcW w:w="5000" w:type="pct"/>
            <w:gridSpan w:val="14"/>
            <w:shd w:val="clear" w:color="auto" w:fill="auto"/>
          </w:tcPr>
          <w:p w14:paraId="4EFCDEE3" w14:textId="77777777" w:rsidR="00ED09F3" w:rsidRPr="00240940" w:rsidRDefault="00ED09F3" w:rsidP="00B131AF">
            <w:pPr>
              <w:spacing w:before="120" w:after="120"/>
              <w:rPr>
                <w:rFonts w:cs="Arial"/>
                <w:b/>
                <w:u w:val="single"/>
              </w:rPr>
            </w:pPr>
            <w:r w:rsidRPr="00240940">
              <w:rPr>
                <w:rFonts w:cs="Arial"/>
                <w:b/>
                <w:u w:val="single"/>
              </w:rPr>
              <w:lastRenderedPageBreak/>
              <w:t>Feature/Information associations</w:t>
            </w:r>
          </w:p>
        </w:tc>
      </w:tr>
      <w:tr w:rsidR="00ED09F3" w:rsidRPr="00240940" w14:paraId="356AD44B" w14:textId="77777777" w:rsidTr="005B2F39">
        <w:tc>
          <w:tcPr>
            <w:tcW w:w="590" w:type="pct"/>
            <w:vMerge w:val="restart"/>
            <w:shd w:val="clear" w:color="auto" w:fill="auto"/>
          </w:tcPr>
          <w:p w14:paraId="44CE89AA" w14:textId="77777777" w:rsidR="00ED09F3" w:rsidRPr="00240940" w:rsidRDefault="00ED09F3" w:rsidP="00B131AF">
            <w:pPr>
              <w:spacing w:before="120" w:after="120"/>
              <w:rPr>
                <w:rFonts w:cs="Arial"/>
                <w:b/>
              </w:rPr>
            </w:pPr>
            <w:r w:rsidRPr="00240940">
              <w:rPr>
                <w:rFonts w:cs="Arial"/>
                <w:b/>
              </w:rPr>
              <w:t>Type</w:t>
            </w:r>
          </w:p>
        </w:tc>
        <w:tc>
          <w:tcPr>
            <w:tcW w:w="712" w:type="pct"/>
            <w:gridSpan w:val="2"/>
            <w:vMerge w:val="restart"/>
            <w:shd w:val="clear" w:color="auto" w:fill="auto"/>
          </w:tcPr>
          <w:p w14:paraId="428424BC" w14:textId="77777777" w:rsidR="00ED09F3" w:rsidRPr="00240940" w:rsidRDefault="00ED09F3" w:rsidP="00B131AF">
            <w:pPr>
              <w:spacing w:before="120" w:after="120"/>
              <w:rPr>
                <w:rFonts w:cs="Arial"/>
                <w:b/>
              </w:rPr>
            </w:pPr>
            <w:r w:rsidRPr="00240940">
              <w:rPr>
                <w:rFonts w:cs="Arial"/>
                <w:b/>
              </w:rPr>
              <w:t>Association Name</w:t>
            </w:r>
          </w:p>
        </w:tc>
        <w:tc>
          <w:tcPr>
            <w:tcW w:w="3698" w:type="pct"/>
            <w:gridSpan w:val="11"/>
            <w:shd w:val="clear" w:color="auto" w:fill="auto"/>
          </w:tcPr>
          <w:p w14:paraId="6282224D" w14:textId="77777777" w:rsidR="00ED09F3" w:rsidRPr="00240940" w:rsidRDefault="00ED09F3" w:rsidP="00B131AF">
            <w:pPr>
              <w:spacing w:before="120" w:after="120"/>
              <w:jc w:val="center"/>
              <w:rPr>
                <w:rFonts w:cs="Arial"/>
                <w:b/>
              </w:rPr>
            </w:pPr>
            <w:r w:rsidRPr="00240940">
              <w:rPr>
                <w:rFonts w:cs="Arial"/>
                <w:b/>
              </w:rPr>
              <w:t>Association Ends</w:t>
            </w:r>
          </w:p>
        </w:tc>
      </w:tr>
      <w:tr w:rsidR="00ED09F3" w:rsidRPr="00240940" w14:paraId="7D7421DC" w14:textId="77777777" w:rsidTr="005B2F39">
        <w:tc>
          <w:tcPr>
            <w:tcW w:w="590" w:type="pct"/>
            <w:vMerge/>
            <w:shd w:val="clear" w:color="auto" w:fill="auto"/>
          </w:tcPr>
          <w:p w14:paraId="5E5EFF6F" w14:textId="77777777" w:rsidR="00ED09F3" w:rsidRPr="00240940" w:rsidRDefault="00ED09F3" w:rsidP="00B131AF">
            <w:pPr>
              <w:spacing w:before="120" w:after="120"/>
              <w:rPr>
                <w:rFonts w:cs="Arial"/>
              </w:rPr>
            </w:pPr>
          </w:p>
        </w:tc>
        <w:tc>
          <w:tcPr>
            <w:tcW w:w="712" w:type="pct"/>
            <w:gridSpan w:val="2"/>
            <w:vMerge/>
            <w:shd w:val="clear" w:color="auto" w:fill="auto"/>
          </w:tcPr>
          <w:p w14:paraId="7D7A3C62" w14:textId="77777777" w:rsidR="00ED09F3" w:rsidRPr="00240940" w:rsidRDefault="00ED09F3" w:rsidP="00B131AF">
            <w:pPr>
              <w:spacing w:before="120" w:after="120"/>
              <w:rPr>
                <w:rFonts w:cs="Arial"/>
              </w:rPr>
            </w:pPr>
          </w:p>
        </w:tc>
        <w:tc>
          <w:tcPr>
            <w:tcW w:w="689" w:type="pct"/>
            <w:gridSpan w:val="2"/>
            <w:shd w:val="clear" w:color="auto" w:fill="auto"/>
          </w:tcPr>
          <w:p w14:paraId="556B6D7E" w14:textId="77777777" w:rsidR="00ED09F3" w:rsidRPr="00240940" w:rsidRDefault="00ED09F3" w:rsidP="00B131AF">
            <w:pPr>
              <w:spacing w:before="120" w:after="120"/>
              <w:rPr>
                <w:rFonts w:cs="Arial"/>
                <w:b/>
              </w:rPr>
            </w:pPr>
            <w:r w:rsidRPr="00240940">
              <w:rPr>
                <w:rFonts w:cs="Arial"/>
                <w:b/>
              </w:rPr>
              <w:t>Class</w:t>
            </w:r>
          </w:p>
        </w:tc>
        <w:tc>
          <w:tcPr>
            <w:tcW w:w="867" w:type="pct"/>
            <w:gridSpan w:val="2"/>
            <w:shd w:val="clear" w:color="auto" w:fill="auto"/>
          </w:tcPr>
          <w:p w14:paraId="15545836" w14:textId="77777777" w:rsidR="00ED09F3" w:rsidRPr="00240940" w:rsidRDefault="00ED09F3" w:rsidP="00B131AF">
            <w:pPr>
              <w:spacing w:before="120" w:after="120"/>
              <w:rPr>
                <w:rFonts w:cs="Arial"/>
                <w:b/>
              </w:rPr>
            </w:pPr>
            <w:r w:rsidRPr="00240940">
              <w:rPr>
                <w:rFonts w:cs="Arial"/>
                <w:b/>
              </w:rPr>
              <w:t>Role</w:t>
            </w:r>
          </w:p>
        </w:tc>
        <w:tc>
          <w:tcPr>
            <w:tcW w:w="334" w:type="pct"/>
            <w:gridSpan w:val="2"/>
            <w:shd w:val="clear" w:color="auto" w:fill="auto"/>
          </w:tcPr>
          <w:p w14:paraId="5FC8D67F" w14:textId="77777777" w:rsidR="00ED09F3" w:rsidRPr="00240940" w:rsidRDefault="00ED09F3" w:rsidP="00B131AF">
            <w:pPr>
              <w:spacing w:before="120" w:after="120"/>
              <w:rPr>
                <w:rFonts w:cs="Arial"/>
                <w:b/>
              </w:rPr>
            </w:pPr>
            <w:proofErr w:type="spellStart"/>
            <w:r w:rsidRPr="00240940">
              <w:rPr>
                <w:rFonts w:cs="Arial"/>
                <w:b/>
              </w:rPr>
              <w:t>Mult</w:t>
            </w:r>
            <w:proofErr w:type="spellEnd"/>
          </w:p>
        </w:tc>
        <w:tc>
          <w:tcPr>
            <w:tcW w:w="689" w:type="pct"/>
            <w:gridSpan w:val="2"/>
            <w:shd w:val="clear" w:color="auto" w:fill="auto"/>
          </w:tcPr>
          <w:p w14:paraId="36D9BFE5" w14:textId="77777777" w:rsidR="00ED09F3" w:rsidRPr="00240940" w:rsidRDefault="00ED09F3" w:rsidP="00B131AF">
            <w:pPr>
              <w:spacing w:before="120" w:after="120"/>
              <w:rPr>
                <w:rFonts w:cs="Arial"/>
                <w:b/>
              </w:rPr>
            </w:pPr>
            <w:r w:rsidRPr="00240940">
              <w:rPr>
                <w:rFonts w:cs="Arial"/>
                <w:b/>
              </w:rPr>
              <w:t>Class</w:t>
            </w:r>
          </w:p>
        </w:tc>
        <w:tc>
          <w:tcPr>
            <w:tcW w:w="784" w:type="pct"/>
            <w:gridSpan w:val="2"/>
            <w:shd w:val="clear" w:color="auto" w:fill="auto"/>
          </w:tcPr>
          <w:p w14:paraId="5AA39466" w14:textId="77777777" w:rsidR="00ED09F3" w:rsidRPr="00240940" w:rsidRDefault="00ED09F3" w:rsidP="00B131AF">
            <w:pPr>
              <w:spacing w:before="120" w:after="120"/>
              <w:rPr>
                <w:rFonts w:cs="Arial"/>
                <w:b/>
              </w:rPr>
            </w:pPr>
            <w:r w:rsidRPr="00240940">
              <w:rPr>
                <w:rFonts w:cs="Arial"/>
                <w:b/>
              </w:rPr>
              <w:t>Role</w:t>
            </w:r>
          </w:p>
        </w:tc>
        <w:tc>
          <w:tcPr>
            <w:tcW w:w="334" w:type="pct"/>
            <w:shd w:val="clear" w:color="auto" w:fill="auto"/>
          </w:tcPr>
          <w:p w14:paraId="5080EF96" w14:textId="77777777" w:rsidR="00ED09F3" w:rsidRPr="00240940" w:rsidRDefault="00ED09F3" w:rsidP="00B131AF">
            <w:pPr>
              <w:spacing w:before="120" w:after="120"/>
              <w:rPr>
                <w:rFonts w:cs="Arial"/>
                <w:b/>
              </w:rPr>
            </w:pPr>
            <w:proofErr w:type="spellStart"/>
            <w:r w:rsidRPr="00240940">
              <w:rPr>
                <w:rFonts w:cs="Arial"/>
                <w:b/>
              </w:rPr>
              <w:t>Mult</w:t>
            </w:r>
            <w:proofErr w:type="spellEnd"/>
          </w:p>
        </w:tc>
      </w:tr>
      <w:tr w:rsidR="00ED09F3" w:rsidRPr="00240940" w14:paraId="6D9AF355" w14:textId="77777777" w:rsidTr="005B2F39">
        <w:tc>
          <w:tcPr>
            <w:tcW w:w="590" w:type="pct"/>
            <w:shd w:val="clear" w:color="auto" w:fill="auto"/>
          </w:tcPr>
          <w:p w14:paraId="6B43E2FD" w14:textId="77777777" w:rsidR="00ED09F3" w:rsidRPr="00240940" w:rsidRDefault="00ED09F3" w:rsidP="00B131AF">
            <w:pPr>
              <w:spacing w:before="120" w:after="120"/>
              <w:rPr>
                <w:rFonts w:cs="Arial"/>
                <w:sz w:val="18"/>
              </w:rPr>
            </w:pPr>
            <w:r w:rsidRPr="00240940">
              <w:rPr>
                <w:rFonts w:cs="Arial"/>
                <w:sz w:val="18"/>
              </w:rPr>
              <w:t>association</w:t>
            </w:r>
          </w:p>
        </w:tc>
        <w:tc>
          <w:tcPr>
            <w:tcW w:w="712" w:type="pct"/>
            <w:gridSpan w:val="2"/>
            <w:shd w:val="clear" w:color="auto" w:fill="auto"/>
          </w:tcPr>
          <w:p w14:paraId="2667FDAC" w14:textId="77777777" w:rsidR="00ED09F3" w:rsidRPr="00240940" w:rsidRDefault="00ED09F3" w:rsidP="00B131AF">
            <w:pPr>
              <w:spacing w:before="120" w:after="120"/>
              <w:rPr>
                <w:rFonts w:cs="Arial"/>
                <w:sz w:val="18"/>
              </w:rPr>
            </w:pPr>
            <w:r w:rsidRPr="00240940">
              <w:rPr>
                <w:rFonts w:cs="Arial"/>
                <w:sz w:val="18"/>
              </w:rPr>
              <w:t>Inclusion Type</w:t>
            </w:r>
          </w:p>
        </w:tc>
        <w:tc>
          <w:tcPr>
            <w:tcW w:w="689" w:type="pct"/>
            <w:gridSpan w:val="2"/>
            <w:shd w:val="clear" w:color="auto" w:fill="auto"/>
          </w:tcPr>
          <w:p w14:paraId="7E7B6967" w14:textId="77777777" w:rsidR="00ED09F3" w:rsidRPr="00240940" w:rsidRDefault="00ED09F3" w:rsidP="00B131AF">
            <w:pPr>
              <w:spacing w:before="120" w:after="120"/>
              <w:rPr>
                <w:rFonts w:cs="Arial"/>
                <w:b/>
                <w:sz w:val="18"/>
              </w:rPr>
            </w:pPr>
            <w:proofErr w:type="spellStart"/>
            <w:r w:rsidRPr="00240940">
              <w:rPr>
                <w:rFonts w:cs="Arial"/>
                <w:b/>
                <w:sz w:val="18"/>
              </w:rPr>
              <w:t>AbstractRxN</w:t>
            </w:r>
            <w:proofErr w:type="spellEnd"/>
          </w:p>
        </w:tc>
        <w:tc>
          <w:tcPr>
            <w:tcW w:w="867" w:type="pct"/>
            <w:gridSpan w:val="2"/>
            <w:shd w:val="clear" w:color="auto" w:fill="auto"/>
          </w:tcPr>
          <w:p w14:paraId="5F877DEA" w14:textId="77777777" w:rsidR="00ED09F3" w:rsidRPr="00240940" w:rsidRDefault="00ED09F3" w:rsidP="00B131AF">
            <w:pPr>
              <w:spacing w:before="120" w:after="120"/>
              <w:rPr>
                <w:rFonts w:cs="Arial"/>
                <w:sz w:val="18"/>
              </w:rPr>
            </w:pPr>
            <w:proofErr w:type="spellStart"/>
            <w:r w:rsidRPr="00240940">
              <w:rPr>
                <w:rFonts w:cs="Arial"/>
                <w:sz w:val="18"/>
              </w:rPr>
              <w:t>theApplicableRxN</w:t>
            </w:r>
            <w:proofErr w:type="spellEnd"/>
          </w:p>
        </w:tc>
        <w:tc>
          <w:tcPr>
            <w:tcW w:w="334" w:type="pct"/>
            <w:gridSpan w:val="2"/>
            <w:shd w:val="clear" w:color="auto" w:fill="auto"/>
          </w:tcPr>
          <w:p w14:paraId="6BF6709E" w14:textId="77777777" w:rsidR="00ED09F3" w:rsidRPr="00240940" w:rsidRDefault="00ED09F3" w:rsidP="00B131AF">
            <w:pPr>
              <w:spacing w:before="120" w:after="120"/>
              <w:rPr>
                <w:rFonts w:cs="Arial"/>
                <w:sz w:val="18"/>
              </w:rPr>
            </w:pPr>
            <w:r w:rsidRPr="00240940">
              <w:rPr>
                <w:rFonts w:cs="Arial"/>
                <w:sz w:val="18"/>
              </w:rPr>
              <w:t>0, *</w:t>
            </w:r>
          </w:p>
        </w:tc>
        <w:tc>
          <w:tcPr>
            <w:tcW w:w="689" w:type="pct"/>
            <w:gridSpan w:val="2"/>
            <w:shd w:val="clear" w:color="auto" w:fill="auto"/>
          </w:tcPr>
          <w:p w14:paraId="684B4BD7" w14:textId="77777777" w:rsidR="00ED09F3" w:rsidRPr="00240940" w:rsidRDefault="00ED09F3" w:rsidP="00B131AF">
            <w:pPr>
              <w:spacing w:before="120" w:after="120"/>
              <w:rPr>
                <w:rFonts w:cs="Arial"/>
                <w:b/>
                <w:sz w:val="18"/>
              </w:rPr>
            </w:pPr>
            <w:r w:rsidRPr="00240940">
              <w:rPr>
                <w:rFonts w:cs="Arial"/>
                <w:b/>
                <w:sz w:val="18"/>
              </w:rPr>
              <w:t>Applicability</w:t>
            </w:r>
          </w:p>
        </w:tc>
        <w:tc>
          <w:tcPr>
            <w:tcW w:w="784" w:type="pct"/>
            <w:gridSpan w:val="2"/>
            <w:shd w:val="clear" w:color="auto" w:fill="auto"/>
          </w:tcPr>
          <w:p w14:paraId="2BA96D6B" w14:textId="77777777" w:rsidR="00ED09F3" w:rsidRPr="00240940" w:rsidRDefault="00ED09F3" w:rsidP="00B131AF">
            <w:pPr>
              <w:spacing w:before="120" w:after="120"/>
              <w:rPr>
                <w:rFonts w:cs="Arial"/>
                <w:sz w:val="18"/>
              </w:rPr>
            </w:pPr>
            <w:proofErr w:type="spellStart"/>
            <w:r w:rsidRPr="00240940">
              <w:rPr>
                <w:rFonts w:cs="Arial"/>
                <w:sz w:val="18"/>
              </w:rPr>
              <w:t>isApplicableTo</w:t>
            </w:r>
            <w:proofErr w:type="spellEnd"/>
          </w:p>
        </w:tc>
        <w:tc>
          <w:tcPr>
            <w:tcW w:w="334" w:type="pct"/>
            <w:shd w:val="clear" w:color="auto" w:fill="auto"/>
          </w:tcPr>
          <w:p w14:paraId="1DD77472" w14:textId="77777777" w:rsidR="00ED09F3" w:rsidRPr="00240940" w:rsidRDefault="00ED09F3" w:rsidP="00B131AF">
            <w:pPr>
              <w:spacing w:before="120" w:after="120"/>
              <w:rPr>
                <w:rFonts w:cs="Arial"/>
              </w:rPr>
            </w:pPr>
            <w:r>
              <w:rPr>
                <w:rFonts w:cs="Arial"/>
              </w:rPr>
              <w:t>0, *</w:t>
            </w:r>
          </w:p>
        </w:tc>
      </w:tr>
      <w:tr w:rsidR="00ED09F3" w:rsidRPr="00240940" w14:paraId="46051753" w14:textId="77777777" w:rsidTr="005B2F39">
        <w:tc>
          <w:tcPr>
            <w:tcW w:w="590" w:type="pct"/>
            <w:shd w:val="clear" w:color="auto" w:fill="auto"/>
          </w:tcPr>
          <w:p w14:paraId="6C75ED60" w14:textId="77777777" w:rsidR="00ED09F3" w:rsidRPr="00240940" w:rsidRDefault="00ED09F3" w:rsidP="00B131AF">
            <w:pPr>
              <w:spacing w:before="120" w:after="120"/>
              <w:rPr>
                <w:rFonts w:cs="Arial"/>
                <w:sz w:val="18"/>
              </w:rPr>
            </w:pPr>
            <w:r w:rsidRPr="00240940">
              <w:rPr>
                <w:rFonts w:cs="Arial"/>
                <w:sz w:val="18"/>
              </w:rPr>
              <w:t>association</w:t>
            </w:r>
          </w:p>
        </w:tc>
        <w:tc>
          <w:tcPr>
            <w:tcW w:w="712" w:type="pct"/>
            <w:gridSpan w:val="2"/>
            <w:shd w:val="clear" w:color="auto" w:fill="auto"/>
          </w:tcPr>
          <w:p w14:paraId="0320727E" w14:textId="77777777" w:rsidR="00ED09F3" w:rsidRPr="00240940" w:rsidRDefault="00ED09F3" w:rsidP="00B131AF">
            <w:pPr>
              <w:spacing w:before="120" w:after="120"/>
              <w:rPr>
                <w:rFonts w:cs="Arial"/>
                <w:sz w:val="18"/>
              </w:rPr>
            </w:pPr>
            <w:r w:rsidRPr="00240940">
              <w:rPr>
                <w:rFonts w:cs="Arial"/>
                <w:sz w:val="18"/>
              </w:rPr>
              <w:t>Related organisation</w:t>
            </w:r>
          </w:p>
        </w:tc>
        <w:tc>
          <w:tcPr>
            <w:tcW w:w="689" w:type="pct"/>
            <w:gridSpan w:val="2"/>
            <w:shd w:val="clear" w:color="auto" w:fill="auto"/>
          </w:tcPr>
          <w:p w14:paraId="0ED4ED92" w14:textId="77777777" w:rsidR="00ED09F3" w:rsidRPr="00240940" w:rsidRDefault="00ED09F3" w:rsidP="00B131AF">
            <w:pPr>
              <w:spacing w:before="120" w:after="120"/>
              <w:rPr>
                <w:rFonts w:cs="Arial"/>
                <w:b/>
                <w:sz w:val="18"/>
              </w:rPr>
            </w:pPr>
            <w:proofErr w:type="spellStart"/>
            <w:r w:rsidRPr="00240940">
              <w:rPr>
                <w:rFonts w:cs="Arial"/>
                <w:b/>
                <w:sz w:val="18"/>
              </w:rPr>
              <w:t>AbstractRxN</w:t>
            </w:r>
            <w:proofErr w:type="spellEnd"/>
          </w:p>
        </w:tc>
        <w:tc>
          <w:tcPr>
            <w:tcW w:w="867" w:type="pct"/>
            <w:gridSpan w:val="2"/>
            <w:shd w:val="clear" w:color="auto" w:fill="auto"/>
          </w:tcPr>
          <w:p w14:paraId="19AAAA73" w14:textId="048DD212" w:rsidR="00ED09F3" w:rsidRPr="00240940" w:rsidRDefault="00ED09F3" w:rsidP="00B131AF">
            <w:pPr>
              <w:spacing w:before="120" w:after="120"/>
              <w:rPr>
                <w:rFonts w:cs="Arial"/>
                <w:sz w:val="18"/>
              </w:rPr>
            </w:pPr>
            <w:proofErr w:type="spellStart"/>
            <w:r w:rsidRPr="005F2011">
              <w:rPr>
                <w:rFonts w:cs="Arial"/>
                <w:color w:val="FF0000"/>
                <w:sz w:val="18"/>
              </w:rPr>
              <w:t>the</w:t>
            </w:r>
            <w:r w:rsidR="005F2011" w:rsidRPr="005F2011">
              <w:rPr>
                <w:rFonts w:cs="Arial"/>
                <w:color w:val="FF0000"/>
                <w:sz w:val="18"/>
              </w:rPr>
              <w:t>Information</w:t>
            </w:r>
            <w:proofErr w:type="spellEnd"/>
          </w:p>
        </w:tc>
        <w:tc>
          <w:tcPr>
            <w:tcW w:w="334" w:type="pct"/>
            <w:gridSpan w:val="2"/>
            <w:shd w:val="clear" w:color="auto" w:fill="auto"/>
          </w:tcPr>
          <w:p w14:paraId="4359AEEE" w14:textId="77777777" w:rsidR="00ED09F3" w:rsidRPr="00240940" w:rsidRDefault="00ED09F3" w:rsidP="00B131AF">
            <w:pPr>
              <w:spacing w:before="120" w:after="120"/>
              <w:rPr>
                <w:rFonts w:cs="Arial"/>
                <w:sz w:val="18"/>
              </w:rPr>
            </w:pPr>
            <w:r w:rsidRPr="00240940">
              <w:rPr>
                <w:rFonts w:cs="Arial"/>
                <w:sz w:val="18"/>
              </w:rPr>
              <w:t>0, *</w:t>
            </w:r>
          </w:p>
        </w:tc>
        <w:tc>
          <w:tcPr>
            <w:tcW w:w="689" w:type="pct"/>
            <w:gridSpan w:val="2"/>
            <w:shd w:val="clear" w:color="auto" w:fill="auto"/>
          </w:tcPr>
          <w:p w14:paraId="6298C04B" w14:textId="3769369A" w:rsidR="00ED09F3" w:rsidRPr="00240940" w:rsidRDefault="005F2011" w:rsidP="00B131AF">
            <w:pPr>
              <w:spacing w:before="120" w:after="120"/>
              <w:rPr>
                <w:rFonts w:cs="Arial"/>
                <w:b/>
                <w:sz w:val="18"/>
              </w:rPr>
            </w:pPr>
            <w:r w:rsidRPr="005F2011">
              <w:rPr>
                <w:rFonts w:cs="Arial"/>
                <w:b/>
                <w:color w:val="FF0000"/>
                <w:sz w:val="18"/>
              </w:rPr>
              <w:t>Authority</w:t>
            </w:r>
          </w:p>
        </w:tc>
        <w:tc>
          <w:tcPr>
            <w:tcW w:w="784" w:type="pct"/>
            <w:gridSpan w:val="2"/>
            <w:shd w:val="clear" w:color="auto" w:fill="auto"/>
          </w:tcPr>
          <w:p w14:paraId="1915E34D" w14:textId="77777777" w:rsidR="00ED09F3" w:rsidRPr="00240940" w:rsidRDefault="00ED09F3" w:rsidP="00B131AF">
            <w:pPr>
              <w:spacing w:before="120" w:after="120"/>
              <w:rPr>
                <w:rFonts w:cs="Arial"/>
                <w:sz w:val="18"/>
              </w:rPr>
            </w:pPr>
            <w:proofErr w:type="spellStart"/>
            <w:r w:rsidRPr="00240940">
              <w:rPr>
                <w:rFonts w:cs="Arial"/>
                <w:sz w:val="18"/>
              </w:rPr>
              <w:t>theOrganisation</w:t>
            </w:r>
            <w:proofErr w:type="spellEnd"/>
          </w:p>
        </w:tc>
        <w:tc>
          <w:tcPr>
            <w:tcW w:w="334" w:type="pct"/>
            <w:shd w:val="clear" w:color="auto" w:fill="auto"/>
          </w:tcPr>
          <w:p w14:paraId="77BDC395" w14:textId="77777777" w:rsidR="00ED09F3" w:rsidRPr="00240940" w:rsidRDefault="00ED09F3" w:rsidP="00B131AF">
            <w:pPr>
              <w:spacing w:before="120" w:after="120"/>
              <w:rPr>
                <w:rFonts w:cs="Arial"/>
              </w:rPr>
            </w:pPr>
            <w:r>
              <w:rPr>
                <w:rFonts w:cs="Arial"/>
              </w:rPr>
              <w:t>0, *</w:t>
            </w:r>
          </w:p>
        </w:tc>
      </w:tr>
    </w:tbl>
    <w:p w14:paraId="1DFF6FA8" w14:textId="1ABB0CCC" w:rsidR="002519FC" w:rsidRDefault="002519FC" w:rsidP="002519FC">
      <w:pPr>
        <w:rPr>
          <w:rStyle w:val="standardtextcolour"/>
          <w:rFonts w:eastAsiaTheme="minorEastAsia" w:cstheme="minorHAnsi"/>
          <w:b/>
          <w:bCs/>
        </w:rPr>
      </w:pPr>
    </w:p>
    <w:p w14:paraId="26E40909" w14:textId="5D1EDD96" w:rsidR="00AE52BB" w:rsidRDefault="00AE52BB">
      <w:pPr>
        <w:rPr>
          <w:rFonts w:cstheme="minorHAnsi"/>
          <w:b/>
          <w:u w:val="single"/>
        </w:rPr>
      </w:pPr>
      <w:r>
        <w:rPr>
          <w:rFonts w:cstheme="minorHAnsi"/>
          <w:b/>
          <w:u w:val="single"/>
        </w:rPr>
        <w:br w:type="page"/>
      </w:r>
    </w:p>
    <w:p w14:paraId="70D737FA" w14:textId="79B9EFA9" w:rsidR="00677BE7" w:rsidRDefault="00677BE7" w:rsidP="00677BE7">
      <w:pPr>
        <w:pStyle w:val="Heading1"/>
      </w:pPr>
      <w:bookmarkStart w:id="2140" w:name="_Ref117373367"/>
      <w:bookmarkStart w:id="2141" w:name="_Toc120214458"/>
      <w:r>
        <w:lastRenderedPageBreak/>
        <w:t xml:space="preserve">Textual </w:t>
      </w:r>
      <w:r w:rsidR="00707105">
        <w:t>Regulations and Notes</w:t>
      </w:r>
      <w:bookmarkEnd w:id="2140"/>
      <w:bookmarkEnd w:id="2141"/>
    </w:p>
    <w:p w14:paraId="6D2C100A" w14:textId="3D80EAFB" w:rsidR="00BB3B69" w:rsidRDefault="00BB3B69" w:rsidP="00BB3B69">
      <w:pPr>
        <w:pStyle w:val="Heading2"/>
      </w:pPr>
      <w:bookmarkStart w:id="2142" w:name="_Toc120214459"/>
      <w:r>
        <w:t>Introduction</w:t>
      </w:r>
      <w:bookmarkEnd w:id="2142"/>
    </w:p>
    <w:p w14:paraId="57C5A727" w14:textId="7E969F28" w:rsidR="00032873" w:rsidRDefault="00777311" w:rsidP="00777311">
      <w:pPr>
        <w:rPr>
          <w:ins w:id="2143" w:author="Raphael Malyankar" w:date="2022-10-23T23:24:00Z"/>
        </w:rPr>
      </w:pPr>
      <w:r w:rsidRPr="00777311">
        <w:t>The</w:t>
      </w:r>
      <w:del w:id="2144" w:author="Raphael Malyankar" w:date="2022-10-23T23:19:00Z">
        <w:r w:rsidRPr="00777311" w:rsidDel="00032873">
          <w:delText>se</w:delText>
        </w:r>
      </w:del>
      <w:r w:rsidRPr="00777311">
        <w:t xml:space="preserve"> information types </w:t>
      </w:r>
      <w:bookmarkStart w:id="2145" w:name="_Hlk117459667"/>
      <w:ins w:id="2146" w:author="Raphael Malyankar" w:date="2022-10-23T23:19:00Z">
        <w:r w:rsidR="00032873" w:rsidRPr="00032873">
          <w:rPr>
            <w:b/>
            <w:bCs/>
          </w:rPr>
          <w:t>Regulations</w:t>
        </w:r>
        <w:r w:rsidR="00032873">
          <w:t xml:space="preserve">, </w:t>
        </w:r>
        <w:r w:rsidR="00032873" w:rsidRPr="00032873">
          <w:rPr>
            <w:b/>
            <w:bCs/>
          </w:rPr>
          <w:t>Restrictions</w:t>
        </w:r>
        <w:r w:rsidR="00032873">
          <w:t xml:space="preserve">, </w:t>
        </w:r>
        <w:r w:rsidR="00032873" w:rsidRPr="00032873">
          <w:rPr>
            <w:b/>
            <w:bCs/>
          </w:rPr>
          <w:t>Recommendations</w:t>
        </w:r>
        <w:r w:rsidR="00032873">
          <w:t xml:space="preserve">, and </w:t>
        </w:r>
        <w:proofErr w:type="spellStart"/>
        <w:r w:rsidR="00032873" w:rsidRPr="00032873">
          <w:rPr>
            <w:b/>
            <w:bCs/>
          </w:rPr>
          <w:t>NauticalInformation</w:t>
        </w:r>
        <w:proofErr w:type="spellEnd"/>
        <w:r w:rsidR="00032873">
          <w:t xml:space="preserve"> </w:t>
        </w:r>
      </w:ins>
      <w:bookmarkEnd w:id="2145"/>
      <w:r w:rsidRPr="00777311">
        <w:t xml:space="preserve">all inherit the attributes of their immediate abstract superclass </w:t>
      </w:r>
      <w:proofErr w:type="spellStart"/>
      <w:r w:rsidRPr="00777311">
        <w:rPr>
          <w:b/>
          <w:bCs/>
        </w:rPr>
        <w:t>AbstractRxN</w:t>
      </w:r>
      <w:proofErr w:type="spellEnd"/>
      <w:r w:rsidRPr="00777311">
        <w:t xml:space="preserve">, which provides attributes </w:t>
      </w:r>
      <w:proofErr w:type="spellStart"/>
      <w:r w:rsidRPr="00777311">
        <w:rPr>
          <w:i/>
          <w:iCs/>
        </w:rPr>
        <w:t>textContent</w:t>
      </w:r>
      <w:proofErr w:type="spellEnd"/>
      <w:r w:rsidRPr="00777311">
        <w:t xml:space="preserve"> and </w:t>
      </w:r>
      <w:r w:rsidRPr="00777311">
        <w:rPr>
          <w:i/>
          <w:iCs/>
        </w:rPr>
        <w:t>graphic</w:t>
      </w:r>
      <w:r w:rsidRPr="00777311">
        <w:t xml:space="preserve"> for textual and pictorial material respectively. The sub-attributes of its complex attribute </w:t>
      </w:r>
      <w:proofErr w:type="spellStart"/>
      <w:r w:rsidRPr="00777311">
        <w:rPr>
          <w:i/>
          <w:iCs/>
        </w:rPr>
        <w:t>rxnCode</w:t>
      </w:r>
      <w:proofErr w:type="spellEnd"/>
      <w:r w:rsidRPr="00777311">
        <w:t xml:space="preserve"> allow optional classification of the material encoded in </w:t>
      </w:r>
      <w:proofErr w:type="spellStart"/>
      <w:r w:rsidRPr="00777311">
        <w:rPr>
          <w:i/>
          <w:iCs/>
        </w:rPr>
        <w:t>textContent</w:t>
      </w:r>
      <w:proofErr w:type="spellEnd"/>
      <w:r w:rsidRPr="00777311">
        <w:rPr>
          <w:i/>
          <w:iCs/>
        </w:rPr>
        <w:t>/graphic</w:t>
      </w:r>
      <w:r w:rsidRPr="00777311">
        <w:t xml:space="preserve"> according to the type of material and the kind of nautical activity affected by it.</w:t>
      </w:r>
      <w:ins w:id="2147" w:author="Raphael Malyankar" w:date="2022-10-23T23:21:00Z">
        <w:r w:rsidR="00032873">
          <w:t xml:space="preserve"> The classifications in </w:t>
        </w:r>
        <w:proofErr w:type="spellStart"/>
        <w:r w:rsidR="00032873" w:rsidRPr="0057172F">
          <w:rPr>
            <w:i/>
            <w:iCs/>
          </w:rPr>
          <w:t>rxNCode</w:t>
        </w:r>
        <w:proofErr w:type="spellEnd"/>
        <w:r w:rsidR="00032873">
          <w:t xml:space="preserve"> sub-attributes </w:t>
        </w:r>
      </w:ins>
      <w:proofErr w:type="spellStart"/>
      <w:ins w:id="2148" w:author="Raphael Malyankar" w:date="2022-10-23T23:22:00Z">
        <w:r w:rsidR="00032873" w:rsidRPr="0057172F">
          <w:rPr>
            <w:i/>
            <w:iCs/>
          </w:rPr>
          <w:t>categoryOfRxN</w:t>
        </w:r>
        <w:proofErr w:type="spellEnd"/>
        <w:r w:rsidR="00032873">
          <w:t xml:space="preserve"> and </w:t>
        </w:r>
        <w:proofErr w:type="spellStart"/>
        <w:r w:rsidR="00032873" w:rsidRPr="0057172F">
          <w:rPr>
            <w:i/>
            <w:iCs/>
          </w:rPr>
          <w:t>actionOrActivity</w:t>
        </w:r>
        <w:proofErr w:type="spellEnd"/>
        <w:r w:rsidR="00032873">
          <w:t xml:space="preserve"> are intended to facilitate software querie</w:t>
        </w:r>
      </w:ins>
      <w:ins w:id="2149" w:author="Raphael Malyankar" w:date="2022-10-23T23:23:00Z">
        <w:r w:rsidR="00032873">
          <w:t>s for information, while the sub-attribute headline pr</w:t>
        </w:r>
        <w:r w:rsidR="00EC0439">
          <w:t>ovides additional top</w:t>
        </w:r>
      </w:ins>
      <w:ins w:id="2150" w:author="Raphael Malyankar" w:date="2022-10-23T23:24:00Z">
        <w:r w:rsidR="00EC0439">
          <w:t>ic headings for subject matter.</w:t>
        </w:r>
      </w:ins>
    </w:p>
    <w:p w14:paraId="4315E886" w14:textId="50B2CCC0" w:rsidR="00777311" w:rsidRPr="00777311" w:rsidRDefault="00777311" w:rsidP="00777311">
      <w:del w:id="2151" w:author="Raphael Malyankar" w:date="2022-10-23T23:21:00Z">
        <w:r w:rsidRPr="00777311" w:rsidDel="00032873">
          <w:delText xml:space="preserve"> </w:delText>
        </w:r>
      </w:del>
      <w:r w:rsidRPr="00777311">
        <w:t>The</w:t>
      </w:r>
      <w:ins w:id="2152" w:author="Raphael Malyankar" w:date="2022-10-23T23:26:00Z">
        <w:r w:rsidR="00EC0439">
          <w:t>se</w:t>
        </w:r>
      </w:ins>
      <w:ins w:id="2153" w:author="Raphael Malyankar" w:date="2022-10-23T23:18:00Z">
        <w:r w:rsidR="00032873">
          <w:t xml:space="preserve"> </w:t>
        </w:r>
      </w:ins>
      <w:ins w:id="2154" w:author="Raphael Malyankar" w:date="2022-10-23T23:37:00Z">
        <w:r w:rsidR="0057172F">
          <w:t xml:space="preserve">four </w:t>
        </w:r>
      </w:ins>
      <w:ins w:id="2155" w:author="Raphael Malyankar" w:date="2022-10-23T23:18:00Z">
        <w:r w:rsidR="00032873">
          <w:t>information types</w:t>
        </w:r>
      </w:ins>
      <w:ins w:id="2156" w:author="Raphael Malyankar" w:date="2022-10-23T23:20:00Z">
        <w:r w:rsidR="00032873">
          <w:t xml:space="preserve"> </w:t>
        </w:r>
      </w:ins>
      <w:del w:id="2157" w:author="Raphael Malyankar" w:date="2022-10-23T23:18:00Z">
        <w:r w:rsidRPr="00777311" w:rsidDel="00032873">
          <w:delText>y</w:delText>
        </w:r>
      </w:del>
      <w:del w:id="2158" w:author="Raphael Malyankar" w:date="2022-10-23T23:26:00Z">
        <w:r w:rsidRPr="00777311" w:rsidDel="00EC0439">
          <w:delText xml:space="preserve"> </w:delText>
        </w:r>
      </w:del>
      <w:r w:rsidRPr="00777311">
        <w:t xml:space="preserve">also inherit the attributes of abstract superclass </w:t>
      </w:r>
      <w:proofErr w:type="spellStart"/>
      <w:r w:rsidRPr="00777311">
        <w:rPr>
          <w:b/>
          <w:bCs/>
        </w:rPr>
        <w:t>InformationType</w:t>
      </w:r>
      <w:proofErr w:type="spellEnd"/>
      <w:r w:rsidRPr="00777311">
        <w:t>, which allows encoding of the effective and expiry dates, if any, and the source of information</w:t>
      </w:r>
      <w:r w:rsidRPr="00777311">
        <w:rPr>
          <w:vertAlign w:val="superscript"/>
          <w:lang w:val="fr-FR"/>
        </w:rPr>
        <w:footnoteReference w:id="2"/>
      </w:r>
      <w:r w:rsidRPr="00777311">
        <w:t>, if it is necessary to encode that data.</w:t>
      </w:r>
    </w:p>
    <w:p w14:paraId="35AFF51C" w14:textId="675AE0A5" w:rsidR="00EC0439" w:rsidRDefault="00EC0439" w:rsidP="00EC0439">
      <w:pPr>
        <w:rPr>
          <w:ins w:id="2159" w:author="Raphael Malyankar" w:date="2022-10-23T23:27:00Z"/>
        </w:rPr>
      </w:pPr>
      <w:ins w:id="2160" w:author="Raphael Malyankar" w:date="2022-10-23T23:27:00Z">
        <w:r>
          <w:t xml:space="preserve">The content of the regulation (recommendation, etc.) should be encoded in the </w:t>
        </w:r>
        <w:proofErr w:type="spellStart"/>
        <w:r w:rsidRPr="00EC0439">
          <w:rPr>
            <w:i/>
            <w:iCs/>
          </w:rPr>
          <w:t>textContent</w:t>
        </w:r>
        <w:proofErr w:type="spellEnd"/>
        <w:r>
          <w:t xml:space="preserve"> attribute, which is also inherited from the abstract superclass </w:t>
        </w:r>
        <w:proofErr w:type="spellStart"/>
        <w:r w:rsidRPr="00EC0439">
          <w:rPr>
            <w:b/>
            <w:bCs/>
          </w:rPr>
          <w:t>InformationType</w:t>
        </w:r>
        <w:proofErr w:type="spellEnd"/>
        <w:r>
          <w:t>. It may be encoded inline (</w:t>
        </w:r>
        <w:proofErr w:type="spellStart"/>
        <w:r w:rsidRPr="0057172F">
          <w:rPr>
            <w:i/>
            <w:iCs/>
          </w:rPr>
          <w:t>textContent.information.text</w:t>
        </w:r>
        <w:proofErr w:type="spellEnd"/>
        <w:r>
          <w:t xml:space="preserve">) or in </w:t>
        </w:r>
      </w:ins>
      <w:ins w:id="2161" w:author="Raphael Malyankar" w:date="2022-10-23T23:28:00Z">
        <w:r>
          <w:t>an external file (</w:t>
        </w:r>
        <w:proofErr w:type="spellStart"/>
        <w:r w:rsidRPr="0057172F">
          <w:rPr>
            <w:i/>
            <w:iCs/>
          </w:rPr>
          <w:t>textContent.information.fileReference</w:t>
        </w:r>
        <w:proofErr w:type="spellEnd"/>
        <w:r>
          <w:t xml:space="preserve">) depending on its length, </w:t>
        </w:r>
      </w:ins>
      <w:ins w:id="2162" w:author="Raphael Malyankar" w:date="2022-10-23T23:30:00Z">
        <w:r w:rsidR="00AD52E4">
          <w:t xml:space="preserve">on </w:t>
        </w:r>
      </w:ins>
      <w:ins w:id="2163" w:author="Raphael Malyankar" w:date="2022-10-23T23:28:00Z">
        <w:r>
          <w:t xml:space="preserve">whether it is unique to </w:t>
        </w:r>
      </w:ins>
      <w:ins w:id="2164" w:author="Raphael Malyankar" w:date="2022-10-23T23:29:00Z">
        <w:r>
          <w:t xml:space="preserve">the </w:t>
        </w:r>
      </w:ins>
      <w:ins w:id="2165" w:author="Raphael Malyankar" w:date="2022-10-23T23:28:00Z">
        <w:r>
          <w:t>feature</w:t>
        </w:r>
      </w:ins>
      <w:ins w:id="2166" w:author="Raphael Malyankar" w:date="2022-10-23T23:29:00Z">
        <w:r>
          <w:t xml:space="preserve"> instance, and on whether the </w:t>
        </w:r>
      </w:ins>
      <w:ins w:id="2167" w:author="Raphael Malyankar" w:date="2022-10-23T23:31:00Z">
        <w:r w:rsidR="00AD52E4">
          <w:t xml:space="preserve">producer decides to include </w:t>
        </w:r>
      </w:ins>
      <w:ins w:id="2168" w:author="Raphael Malyankar" w:date="2022-10-23T23:32:00Z">
        <w:r w:rsidR="00AD52E4">
          <w:t>a support file c</w:t>
        </w:r>
      </w:ins>
      <w:ins w:id="2169" w:author="Raphael Malyankar" w:date="2022-10-23T23:33:00Z">
        <w:r w:rsidR="00AD52E4">
          <w:t>ontaining multiple sections referenced from different</w:t>
        </w:r>
      </w:ins>
      <w:ins w:id="2170" w:author="Raphael Malyankar" w:date="2022-10-23T23:34:00Z">
        <w:r w:rsidR="00AD52E4">
          <w:t xml:space="preserve"> places in the dataset</w:t>
        </w:r>
      </w:ins>
      <w:ins w:id="2171" w:author="Raphael Malyankar" w:date="2022-10-23T23:38:00Z">
        <w:r w:rsidR="0057172F">
          <w:t>.</w:t>
        </w:r>
      </w:ins>
      <w:ins w:id="2172" w:author="Raphael Malyankar" w:date="2022-10-23T23:37:00Z">
        <w:r w:rsidR="0057172F">
          <w:t xml:space="preserve"> </w:t>
        </w:r>
      </w:ins>
      <w:ins w:id="2173" w:author="Raphael Malyankar" w:date="2022-10-23T23:40:00Z">
        <w:r w:rsidR="0057172F">
          <w:t>(</w:t>
        </w:r>
      </w:ins>
      <w:ins w:id="2174" w:author="Raphael Malyankar" w:date="2022-10-23T23:39:00Z">
        <w:r w:rsidR="0057172F">
          <w:t>See</w:t>
        </w:r>
      </w:ins>
      <w:ins w:id="2175" w:author="Raphael Malyankar" w:date="2022-10-23T23:40:00Z">
        <w:r w:rsidR="0057172F">
          <w:t xml:space="preserve"> also</w:t>
        </w:r>
      </w:ins>
      <w:ins w:id="2176" w:author="Raphael Malyankar" w:date="2022-10-23T23:39:00Z">
        <w:r w:rsidR="0057172F">
          <w:t xml:space="preserve"> </w:t>
        </w:r>
      </w:ins>
      <w:ins w:id="2177" w:author="Raphael Malyankar" w:date="2022-10-23T23:40:00Z">
        <w:r w:rsidR="0057172F">
          <w:t>clauses</w:t>
        </w:r>
      </w:ins>
      <w:ins w:id="2178" w:author="Raphael Malyankar" w:date="2022-10-23T23:36:00Z">
        <w:r w:rsidR="0057172F">
          <w:t xml:space="preserve"> </w:t>
        </w:r>
        <w:r w:rsidR="0057172F">
          <w:fldChar w:fldCharType="begin"/>
        </w:r>
        <w:r w:rsidR="0057172F">
          <w:instrText xml:space="preserve"> REF _Ref117460606 \r \h </w:instrText>
        </w:r>
      </w:ins>
      <w:r w:rsidR="0057172F">
        <w:fldChar w:fldCharType="separate"/>
      </w:r>
      <w:ins w:id="2179" w:author="Raphael Malyankar" w:date="2022-10-23T23:36:00Z">
        <w:r w:rsidR="0057172F">
          <w:t>2.4.8</w:t>
        </w:r>
        <w:r w:rsidR="0057172F">
          <w:fldChar w:fldCharType="end"/>
        </w:r>
        <w:r w:rsidR="0057172F">
          <w:t xml:space="preserve"> and </w:t>
        </w:r>
        <w:r w:rsidR="0057172F">
          <w:fldChar w:fldCharType="begin"/>
        </w:r>
        <w:r w:rsidR="0057172F">
          <w:instrText xml:space="preserve"> REF _Ref117460611 \r \h </w:instrText>
        </w:r>
      </w:ins>
      <w:r w:rsidR="0057172F">
        <w:fldChar w:fldCharType="separate"/>
      </w:r>
      <w:ins w:id="2180" w:author="Raphael Malyankar" w:date="2022-10-23T23:36:00Z">
        <w:r w:rsidR="0057172F">
          <w:t>2.4.9</w:t>
        </w:r>
        <w:r w:rsidR="0057172F">
          <w:fldChar w:fldCharType="end"/>
        </w:r>
      </w:ins>
      <w:ins w:id="2181" w:author="Raphael Malyankar" w:date="2022-10-23T23:38:00Z">
        <w:r w:rsidR="0057172F">
          <w:t xml:space="preserve"> </w:t>
        </w:r>
      </w:ins>
      <w:ins w:id="2182" w:author="Raphael Malyankar" w:date="2022-10-23T23:39:00Z">
        <w:r w:rsidR="0057172F">
          <w:t xml:space="preserve">for </w:t>
        </w:r>
      </w:ins>
      <w:ins w:id="2183" w:author="Raphael Malyankar" w:date="2022-10-23T23:40:00Z">
        <w:r w:rsidR="0057172F">
          <w:t xml:space="preserve">general </w:t>
        </w:r>
      </w:ins>
      <w:ins w:id="2184" w:author="Raphael Malyankar" w:date="2022-10-23T23:39:00Z">
        <w:r w:rsidR="0057172F">
          <w:t>guidance on encoding textual informati</w:t>
        </w:r>
      </w:ins>
      <w:ins w:id="2185" w:author="Raphael Malyankar" w:date="2022-10-23T23:40:00Z">
        <w:r w:rsidR="0057172F">
          <w:t>on</w:t>
        </w:r>
      </w:ins>
      <w:ins w:id="2186" w:author="Raphael Malyankar" w:date="2022-10-23T23:36:00Z">
        <w:r w:rsidR="0057172F">
          <w:t>.</w:t>
        </w:r>
      </w:ins>
      <w:ins w:id="2187" w:author="Raphael Malyankar" w:date="2022-10-23T23:40:00Z">
        <w:r w:rsidR="0057172F">
          <w:t>)</w:t>
        </w:r>
      </w:ins>
    </w:p>
    <w:p w14:paraId="3A863ADD" w14:textId="31439315" w:rsidR="00777311" w:rsidRDefault="00777311" w:rsidP="00777311">
      <w:r w:rsidRPr="00777311">
        <w:t xml:space="preserve">These </w:t>
      </w:r>
      <w:ins w:id="2188" w:author="Raphael Malyankar" w:date="2022-10-23T23:37:00Z">
        <w:r w:rsidR="0057172F">
          <w:t xml:space="preserve">four </w:t>
        </w:r>
      </w:ins>
      <w:del w:id="2189" w:author="Raphael Malyankar" w:date="2022-10-23T23:36:00Z">
        <w:r w:rsidRPr="00777311" w:rsidDel="0057172F">
          <w:delText xml:space="preserve">classes </w:delText>
        </w:r>
      </w:del>
      <w:ins w:id="2190" w:author="Raphael Malyankar" w:date="2022-10-23T23:36:00Z">
        <w:r w:rsidR="0057172F">
          <w:t>information t</w:t>
        </w:r>
      </w:ins>
      <w:ins w:id="2191" w:author="Raphael Malyankar" w:date="2022-10-23T23:37:00Z">
        <w:r w:rsidR="0057172F">
          <w:t>ypes</w:t>
        </w:r>
      </w:ins>
      <w:ins w:id="2192" w:author="Raphael Malyankar" w:date="2022-10-23T23:36:00Z">
        <w:r w:rsidR="0057172F" w:rsidRPr="00777311">
          <w:t xml:space="preserve"> </w:t>
        </w:r>
      </w:ins>
      <w:r w:rsidRPr="00777311">
        <w:t>are intended primarily for encoding textual information, such as that which derives from textual source material such as port handbooks, national or local laws or official publications.</w:t>
      </w:r>
    </w:p>
    <w:p w14:paraId="054A9938" w14:textId="77777777" w:rsidR="004C6CDC" w:rsidRDefault="004C6CDC" w:rsidP="004C6CDC">
      <w:pPr>
        <w:keepNext/>
        <w:jc w:val="center"/>
      </w:pPr>
      <w:r>
        <w:rPr>
          <w:noProof/>
        </w:rPr>
        <w:lastRenderedPageBreak/>
        <w:drawing>
          <wp:inline distT="0" distB="0" distL="0" distR="0" wp14:anchorId="2D6C87F3" wp14:editId="3A0E5D12">
            <wp:extent cx="5644890" cy="57073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131 RXNTypes.png"/>
                    <pic:cNvPicPr/>
                  </pic:nvPicPr>
                  <pic:blipFill>
                    <a:blip r:embed="rId32">
                      <a:extLst>
                        <a:ext uri="{28A0092B-C50C-407E-A947-70E740481C1C}">
                          <a14:useLocalDpi xmlns:a14="http://schemas.microsoft.com/office/drawing/2010/main" val="0"/>
                        </a:ext>
                      </a:extLst>
                    </a:blip>
                    <a:stretch>
                      <a:fillRect/>
                    </a:stretch>
                  </pic:blipFill>
                  <pic:spPr>
                    <a:xfrm>
                      <a:off x="0" y="0"/>
                      <a:ext cx="5649117" cy="5711654"/>
                    </a:xfrm>
                    <a:prstGeom prst="rect">
                      <a:avLst/>
                    </a:prstGeom>
                  </pic:spPr>
                </pic:pic>
              </a:graphicData>
            </a:graphic>
          </wp:inline>
        </w:drawing>
      </w:r>
    </w:p>
    <w:p w14:paraId="5F9E6179" w14:textId="0061546E" w:rsidR="004C6CDC" w:rsidRDefault="004C6CDC" w:rsidP="004C6CDC">
      <w:pPr>
        <w:pStyle w:val="Caption"/>
        <w:jc w:val="center"/>
      </w:pPr>
      <w:r>
        <w:t xml:space="preserve">Figure </w:t>
      </w:r>
      <w:ins w:id="2193" w:author="Raphael Malyankar" w:date="2022-11-19T23:48:00Z">
        <w:r w:rsidR="00C44C7E">
          <w:fldChar w:fldCharType="begin"/>
        </w:r>
        <w:r w:rsidR="00C44C7E">
          <w:instrText xml:space="preserve"> STYLEREF 1 \s </w:instrText>
        </w:r>
      </w:ins>
      <w:r w:rsidR="00C44C7E">
        <w:fldChar w:fldCharType="separate"/>
      </w:r>
      <w:r w:rsidR="00C44C7E">
        <w:rPr>
          <w:noProof/>
        </w:rPr>
        <w:t>10</w:t>
      </w:r>
      <w:ins w:id="2194" w:author="Raphael Malyankar" w:date="2022-11-19T23:48:00Z">
        <w:r w:rsidR="00C44C7E">
          <w:fldChar w:fldCharType="end"/>
        </w:r>
        <w:r w:rsidR="00C44C7E">
          <w:t>.</w:t>
        </w:r>
        <w:r w:rsidR="00C44C7E">
          <w:fldChar w:fldCharType="begin"/>
        </w:r>
        <w:r w:rsidR="00C44C7E">
          <w:instrText xml:space="preserve"> SEQ Figure \* ARABIC \s 1 </w:instrText>
        </w:r>
      </w:ins>
      <w:r w:rsidR="00C44C7E">
        <w:fldChar w:fldCharType="separate"/>
      </w:r>
      <w:ins w:id="2195" w:author="Raphael Malyankar" w:date="2022-11-19T23:48:00Z">
        <w:r w:rsidR="00C44C7E">
          <w:rPr>
            <w:noProof/>
          </w:rPr>
          <w:t>1</w:t>
        </w:r>
        <w:r w:rsidR="00C44C7E">
          <w:fldChar w:fldCharType="end"/>
        </w:r>
      </w:ins>
      <w:del w:id="2196" w:author="Raphael Malyankar" w:date="2022-11-05T22:06:00Z">
        <w:r w:rsidR="004B7C21" w:rsidDel="00876010">
          <w:fldChar w:fldCharType="begin"/>
        </w:r>
        <w:r w:rsidR="004B7C21" w:rsidDel="00876010">
          <w:delInstrText xml:space="preserve"> STYLEREF 1 \s </w:delInstrText>
        </w:r>
        <w:r w:rsidR="004B7C21" w:rsidDel="00876010">
          <w:fldChar w:fldCharType="separate"/>
        </w:r>
        <w:r w:rsidR="00EE3F7C" w:rsidDel="00876010">
          <w:rPr>
            <w:noProof/>
          </w:rPr>
          <w:delText>10</w:delText>
        </w:r>
        <w:r w:rsidR="004B7C21" w:rsidDel="00876010">
          <w:fldChar w:fldCharType="end"/>
        </w:r>
        <w:r w:rsidR="004B7C21" w:rsidDel="00876010">
          <w:delText>.</w:delText>
        </w:r>
        <w:r w:rsidR="004B7C21" w:rsidDel="00876010">
          <w:fldChar w:fldCharType="begin"/>
        </w:r>
        <w:r w:rsidR="004B7C21" w:rsidDel="00876010">
          <w:delInstrText xml:space="preserve"> SEQ Figure \* ARABIC \s 1 </w:delInstrText>
        </w:r>
        <w:r w:rsidR="004B7C21" w:rsidDel="00876010">
          <w:fldChar w:fldCharType="separate"/>
        </w:r>
        <w:r w:rsidR="00EE3F7C" w:rsidDel="00876010">
          <w:rPr>
            <w:noProof/>
          </w:rPr>
          <w:delText>1</w:delText>
        </w:r>
        <w:r w:rsidR="004B7C21" w:rsidDel="00876010">
          <w:fldChar w:fldCharType="end"/>
        </w:r>
      </w:del>
      <w:r>
        <w:t xml:space="preserve"> - Types for textual information concerning regulations, etc.</w:t>
      </w:r>
    </w:p>
    <w:p w14:paraId="41327EF5" w14:textId="418DC0F9" w:rsidR="009B71DA" w:rsidRDefault="00C34A31" w:rsidP="004C6CDC">
      <w:r>
        <w:t xml:space="preserve">Where possible, these types should be classified using the </w:t>
      </w:r>
      <w:proofErr w:type="spellStart"/>
      <w:r w:rsidRPr="00C34A31">
        <w:rPr>
          <w:i/>
          <w:iCs/>
        </w:rPr>
        <w:t>categoryOfRxN</w:t>
      </w:r>
      <w:proofErr w:type="spellEnd"/>
      <w:r>
        <w:t xml:space="preserve"> and </w:t>
      </w:r>
      <w:proofErr w:type="spellStart"/>
      <w:r w:rsidRPr="00C34A31">
        <w:rPr>
          <w:i/>
          <w:iCs/>
        </w:rPr>
        <w:t>actionOrActivity</w:t>
      </w:r>
      <w:proofErr w:type="spellEnd"/>
      <w:r>
        <w:t xml:space="preserve"> </w:t>
      </w:r>
      <w:proofErr w:type="spellStart"/>
      <w:r>
        <w:t>codelists</w:t>
      </w:r>
      <w:proofErr w:type="spellEnd"/>
      <w:r>
        <w:t xml:space="preserve"> in the </w:t>
      </w:r>
      <w:proofErr w:type="spellStart"/>
      <w:r w:rsidRPr="00C34A31">
        <w:rPr>
          <w:i/>
          <w:iCs/>
        </w:rPr>
        <w:t>rxnCode</w:t>
      </w:r>
      <w:proofErr w:type="spellEnd"/>
      <w:r>
        <w:t xml:space="preserve"> complex attribute. Being open enumeration </w:t>
      </w:r>
      <w:proofErr w:type="spellStart"/>
      <w:r>
        <w:t>codelists</w:t>
      </w:r>
      <w:proofErr w:type="spellEnd"/>
      <w:r>
        <w:t xml:space="preserve">, they allow for additional categories not listed among their standard values. For example, an “under repair” activity might be encoded in the </w:t>
      </w:r>
      <w:proofErr w:type="spellStart"/>
      <w:r w:rsidRPr="009B71DA">
        <w:rPr>
          <w:i/>
          <w:iCs/>
        </w:rPr>
        <w:t>actionOrActivity</w:t>
      </w:r>
      <w:proofErr w:type="spellEnd"/>
      <w:r>
        <w:t xml:space="preserve"> attribute</w:t>
      </w:r>
      <w:r w:rsidR="009B71DA">
        <w:t xml:space="preserve"> (as “other: </w:t>
      </w:r>
      <w:proofErr w:type="spellStart"/>
      <w:r w:rsidR="009B71DA">
        <w:t>underRepair</w:t>
      </w:r>
      <w:proofErr w:type="spellEnd"/>
      <w:r w:rsidR="009B71DA">
        <w:t>”, following the syntax rule for encoding “extra” values in open enumerations</w:t>
      </w:r>
      <w:r w:rsidR="00027118">
        <w:rPr>
          <w:rStyle w:val="FootnoteReference"/>
        </w:rPr>
        <w:footnoteReference w:id="3"/>
      </w:r>
      <w:r w:rsidR="009B71DA">
        <w:t>).</w:t>
      </w:r>
    </w:p>
    <w:p w14:paraId="27A0C26C" w14:textId="702E6A38" w:rsidR="004C6CDC" w:rsidRDefault="009B71DA" w:rsidP="004C6CDC">
      <w:r>
        <w:t xml:space="preserve">Producers should note that such extra values will merely be displayed and not processed (for example, the user interface will not use extra values to choose </w:t>
      </w:r>
      <w:r w:rsidR="00662BC2">
        <w:t>symbols or</w:t>
      </w:r>
      <w:r>
        <w:t xml:space="preserve"> filter instances of </w:t>
      </w:r>
      <w:r w:rsidRPr="009B71DA">
        <w:rPr>
          <w:b/>
          <w:bCs/>
        </w:rPr>
        <w:t>Regulations</w:t>
      </w:r>
      <w:r w:rsidR="00662BC2">
        <w:rPr>
          <w:rStyle w:val="FootnoteReference"/>
          <w:b/>
          <w:bCs/>
        </w:rPr>
        <w:footnoteReference w:id="4"/>
      </w:r>
      <w:r w:rsidRPr="009B71DA">
        <w:t>, whereas it may apply filters to the standard values</w:t>
      </w:r>
      <w:r>
        <w:t xml:space="preserve"> </w:t>
      </w:r>
      <w:r w:rsidR="00662BC2">
        <w:t>and/or</w:t>
      </w:r>
      <w:r>
        <w:t xml:space="preserve"> them in portrayal).</w:t>
      </w:r>
    </w:p>
    <w:p w14:paraId="1D50F6BE" w14:textId="6B625465" w:rsidR="00005C12" w:rsidRDefault="00662BC2" w:rsidP="00BB3B69">
      <w:pPr>
        <w:rPr>
          <w:ins w:id="2197" w:author="Raphael Malyankar" w:date="2022-10-22T22:50:00Z"/>
        </w:rPr>
      </w:pPr>
      <w:r>
        <w:lastRenderedPageBreak/>
        <w:t xml:space="preserve">The </w:t>
      </w:r>
      <w:r w:rsidRPr="00027118">
        <w:rPr>
          <w:i/>
          <w:iCs/>
        </w:rPr>
        <w:t>headline</w:t>
      </w:r>
      <w:r>
        <w:t xml:space="preserve"> attribute of </w:t>
      </w:r>
      <w:proofErr w:type="spellStart"/>
      <w:r w:rsidRPr="00662BC2">
        <w:rPr>
          <w:i/>
          <w:iCs/>
        </w:rPr>
        <w:t>rx</w:t>
      </w:r>
      <w:ins w:id="2198" w:author="Raphael Malyankar" w:date="2022-10-22T22:38:00Z">
        <w:r w:rsidR="00DA7745">
          <w:rPr>
            <w:i/>
            <w:iCs/>
          </w:rPr>
          <w:t>N</w:t>
        </w:r>
      </w:ins>
      <w:del w:id="2199" w:author="Raphael Malyankar" w:date="2022-10-22T22:38:00Z">
        <w:r w:rsidRPr="00662BC2" w:rsidDel="00DA7745">
          <w:rPr>
            <w:i/>
            <w:iCs/>
          </w:rPr>
          <w:delText>n</w:delText>
        </w:r>
      </w:del>
      <w:r w:rsidRPr="00662BC2">
        <w:rPr>
          <w:i/>
          <w:iCs/>
        </w:rPr>
        <w:t>Code</w:t>
      </w:r>
      <w:proofErr w:type="spellEnd"/>
      <w:r>
        <w:t xml:space="preserve"> should be used to encode brief topic headings describing the textual content of the </w:t>
      </w:r>
      <w:r w:rsidRPr="00662BC2">
        <w:rPr>
          <w:b/>
          <w:bCs/>
        </w:rPr>
        <w:t>Regulations</w:t>
      </w:r>
      <w:r>
        <w:t xml:space="preserve"> object. Topic headings in the source material may </w:t>
      </w:r>
      <w:r w:rsidR="00027118">
        <w:t>be suitable either as-is or being adapted for use in the intended application context (for example, being shortened for readability on an ECDIS screen or auxiliary display).</w:t>
      </w:r>
      <w:r>
        <w:t xml:space="preserve"> </w:t>
      </w:r>
      <w:r w:rsidR="00027118">
        <w:t xml:space="preserve">The </w:t>
      </w:r>
      <w:r w:rsidR="00027118" w:rsidRPr="00544621">
        <w:rPr>
          <w:i/>
          <w:iCs/>
        </w:rPr>
        <w:t>headline</w:t>
      </w:r>
      <w:r w:rsidR="00027118">
        <w:t xml:space="preserve"> attribute of</w:t>
      </w:r>
      <w:ins w:id="2200" w:author="Raphael Malyankar" w:date="2022-10-22T22:51:00Z">
        <w:r w:rsidR="00005C12">
          <w:t xml:space="preserve"> the</w:t>
        </w:r>
      </w:ins>
      <w:r w:rsidR="00027118">
        <w:t xml:space="preserve"> </w:t>
      </w:r>
      <w:proofErr w:type="spellStart"/>
      <w:ins w:id="2201" w:author="Raphael Malyankar" w:date="2022-10-22T22:52:00Z">
        <w:r w:rsidR="00005C12" w:rsidRPr="006454A8">
          <w:rPr>
            <w:i/>
            <w:iCs/>
          </w:rPr>
          <w:t>textContent</w:t>
        </w:r>
        <w:proofErr w:type="spellEnd"/>
        <w:r w:rsidR="00005C12">
          <w:rPr>
            <w:i/>
            <w:iCs/>
          </w:rPr>
          <w:t>/</w:t>
        </w:r>
      </w:ins>
      <w:r w:rsidR="00027118" w:rsidRPr="006454A8">
        <w:rPr>
          <w:i/>
          <w:iCs/>
        </w:rPr>
        <w:t>information</w:t>
      </w:r>
      <w:ins w:id="2202" w:author="Raphael Malyankar" w:date="2022-10-22T22:51:00Z">
        <w:r w:rsidR="00005C12">
          <w:rPr>
            <w:i/>
            <w:iCs/>
          </w:rPr>
          <w:t xml:space="preserve"> </w:t>
        </w:r>
        <w:r w:rsidR="00005C12" w:rsidRPr="006454A8">
          <w:t>attribute</w:t>
        </w:r>
      </w:ins>
      <w:r w:rsidR="00027118">
        <w:t xml:space="preserve"> </w:t>
      </w:r>
      <w:r w:rsidR="00544621">
        <w:t xml:space="preserve">may also be used to provide sub-heads but must not duplicate the content of </w:t>
      </w:r>
      <w:proofErr w:type="spellStart"/>
      <w:r w:rsidR="00544621" w:rsidRPr="00544621">
        <w:rPr>
          <w:i/>
          <w:iCs/>
        </w:rPr>
        <w:t>rx</w:t>
      </w:r>
      <w:ins w:id="2203" w:author="Raphael Malyankar" w:date="2022-10-22T22:55:00Z">
        <w:r w:rsidR="006454A8">
          <w:rPr>
            <w:i/>
            <w:iCs/>
          </w:rPr>
          <w:t>N</w:t>
        </w:r>
      </w:ins>
      <w:del w:id="2204" w:author="Raphael Malyankar" w:date="2022-10-22T22:55:00Z">
        <w:r w:rsidR="00544621" w:rsidRPr="00544621" w:rsidDel="006454A8">
          <w:rPr>
            <w:i/>
            <w:iCs/>
          </w:rPr>
          <w:delText>n</w:delText>
        </w:r>
      </w:del>
      <w:r w:rsidR="00544621" w:rsidRPr="00544621">
        <w:rPr>
          <w:i/>
          <w:iCs/>
        </w:rPr>
        <w:t>Code</w:t>
      </w:r>
      <w:proofErr w:type="spellEnd"/>
      <w:r w:rsidR="00544621" w:rsidRPr="00544621">
        <w:rPr>
          <w:i/>
          <w:iCs/>
        </w:rPr>
        <w:t>/headline</w:t>
      </w:r>
      <w:r w:rsidR="00544621">
        <w:t>.</w:t>
      </w:r>
    </w:p>
    <w:p w14:paraId="15C36DB6" w14:textId="088712D4" w:rsidR="00BB3B69" w:rsidRDefault="00DA7745" w:rsidP="00BB3B69">
      <w:pPr>
        <w:rPr>
          <w:ins w:id="2205" w:author="Raphael Malyankar" w:date="2022-10-22T22:40:00Z"/>
        </w:rPr>
      </w:pPr>
      <w:ins w:id="2206" w:author="Raphael Malyankar" w:date="2022-10-22T22:37:00Z">
        <w:r>
          <w:t xml:space="preserve">Where multiple headline </w:t>
        </w:r>
      </w:ins>
      <w:ins w:id="2207" w:author="Raphael Malyankar" w:date="2022-10-22T22:53:00Z">
        <w:r w:rsidR="00005C12">
          <w:t>attributes</w:t>
        </w:r>
      </w:ins>
      <w:ins w:id="2208" w:author="Raphael Malyankar" w:date="2022-10-22T22:37:00Z">
        <w:r>
          <w:t xml:space="preserve"> are encoded in the same </w:t>
        </w:r>
      </w:ins>
      <w:ins w:id="2209" w:author="Raphael Malyankar" w:date="2022-10-22T22:38:00Z">
        <w:r>
          <w:t xml:space="preserve">instance </w:t>
        </w:r>
      </w:ins>
      <w:ins w:id="2210" w:author="Raphael Malyankar" w:date="2022-10-22T22:53:00Z">
        <w:r w:rsidR="00005C12">
          <w:t>of</w:t>
        </w:r>
      </w:ins>
      <w:ins w:id="2211" w:author="Raphael Malyankar" w:date="2022-10-22T22:38:00Z">
        <w:r>
          <w:t xml:space="preserve"> </w:t>
        </w:r>
        <w:proofErr w:type="spellStart"/>
        <w:r w:rsidRPr="006454A8">
          <w:rPr>
            <w:i/>
            <w:iCs/>
          </w:rPr>
          <w:t>rxNCode</w:t>
        </w:r>
      </w:ins>
      <w:proofErr w:type="spellEnd"/>
      <w:ins w:id="2212" w:author="Raphael Malyankar" w:date="2022-10-22T22:39:00Z">
        <w:r>
          <w:t xml:space="preserve"> com</w:t>
        </w:r>
      </w:ins>
      <w:ins w:id="2213" w:author="Raphael Malyankar" w:date="2022-10-22T22:40:00Z">
        <w:r>
          <w:t>plex attribute, they must be ordered as follows:</w:t>
        </w:r>
      </w:ins>
    </w:p>
    <w:p w14:paraId="26E61E82" w14:textId="6E6324EB" w:rsidR="00DA7745" w:rsidRDefault="00DA7745" w:rsidP="006454A8">
      <w:pPr>
        <w:pStyle w:val="ListParagraph"/>
        <w:numPr>
          <w:ilvl w:val="0"/>
          <w:numId w:val="47"/>
        </w:numPr>
        <w:rPr>
          <w:ins w:id="2214" w:author="Raphael Malyankar" w:date="2022-10-22T22:42:00Z"/>
        </w:rPr>
      </w:pPr>
      <w:ins w:id="2215" w:author="Raphael Malyankar" w:date="2022-10-22T22:40:00Z">
        <w:r>
          <w:t xml:space="preserve">If the </w:t>
        </w:r>
        <w:r w:rsidRPr="006454A8">
          <w:rPr>
            <w:i/>
            <w:iCs/>
          </w:rPr>
          <w:t>hea</w:t>
        </w:r>
      </w:ins>
      <w:ins w:id="2216" w:author="Raphael Malyankar" w:date="2022-10-22T22:41:00Z">
        <w:r w:rsidRPr="006454A8">
          <w:rPr>
            <w:i/>
            <w:iCs/>
          </w:rPr>
          <w:t>dline</w:t>
        </w:r>
      </w:ins>
      <w:ins w:id="2217" w:author="Raphael Malyankar" w:date="2022-10-22T22:42:00Z">
        <w:r w:rsidR="00AC5FF9">
          <w:t xml:space="preserve"> value</w:t>
        </w:r>
      </w:ins>
      <w:ins w:id="2218" w:author="Raphael Malyankar" w:date="2022-10-22T22:41:00Z">
        <w:r>
          <w:t xml:space="preserve">s are </w:t>
        </w:r>
      </w:ins>
      <w:ins w:id="2219" w:author="Raphael Malyankar" w:date="2022-10-22T22:43:00Z">
        <w:r w:rsidR="00AC5FF9">
          <w:t>derived</w:t>
        </w:r>
      </w:ins>
      <w:ins w:id="2220" w:author="Raphael Malyankar" w:date="2022-10-22T22:41:00Z">
        <w:r>
          <w:t xml:space="preserve"> from a source </w:t>
        </w:r>
      </w:ins>
      <w:ins w:id="2221" w:author="Raphael Malyankar" w:date="2022-10-22T22:50:00Z">
        <w:r w:rsidR="00005C12">
          <w:t>material</w:t>
        </w:r>
      </w:ins>
      <w:ins w:id="2222" w:author="Raphael Malyankar" w:date="2022-10-22T22:43:00Z">
        <w:r w:rsidR="00AC5FF9">
          <w:t xml:space="preserve"> (</w:t>
        </w:r>
      </w:ins>
      <w:ins w:id="2223" w:author="Raphael Malyankar" w:date="2022-10-22T22:47:00Z">
        <w:r w:rsidR="00AC5FF9">
          <w:t>su</w:t>
        </w:r>
      </w:ins>
      <w:ins w:id="2224" w:author="Raphael Malyankar" w:date="2022-10-22T22:48:00Z">
        <w:r w:rsidR="00AC5FF9">
          <w:t>ch as</w:t>
        </w:r>
      </w:ins>
      <w:ins w:id="2225" w:author="Raphael Malyankar" w:date="2022-10-22T22:47:00Z">
        <w:r w:rsidR="00AC5FF9">
          <w:t xml:space="preserve"> the published legal text of a government regulation</w:t>
        </w:r>
      </w:ins>
      <w:ins w:id="2226" w:author="Raphael Malyankar" w:date="2022-10-22T22:43:00Z">
        <w:r w:rsidR="00AC5FF9">
          <w:t>)</w:t>
        </w:r>
      </w:ins>
      <w:ins w:id="2227" w:author="Raphael Malyankar" w:date="2022-10-22T22:41:00Z">
        <w:r>
          <w:t>, the ordering must conform to the hierarchy in the source</w:t>
        </w:r>
        <w:r w:rsidR="00AC5FF9">
          <w:t>, for example, section heading</w:t>
        </w:r>
      </w:ins>
      <w:ins w:id="2228" w:author="Raphael Malyankar" w:date="2022-10-22T22:42:00Z">
        <w:r w:rsidR="00AC5FF9">
          <w:t>s</w:t>
        </w:r>
      </w:ins>
      <w:ins w:id="2229" w:author="Raphael Malyankar" w:date="2022-10-22T22:41:00Z">
        <w:r w:rsidR="00AC5FF9">
          <w:t xml:space="preserve"> must precede sub</w:t>
        </w:r>
      </w:ins>
      <w:ins w:id="2230" w:author="Raphael Malyankar" w:date="2022-10-22T22:42:00Z">
        <w:r w:rsidR="00AC5FF9">
          <w:t>-section headings.</w:t>
        </w:r>
      </w:ins>
      <w:ins w:id="2231" w:author="Raphael Malyankar" w:date="2022-10-22T22:48:00Z">
        <w:r w:rsidR="00005C12">
          <w:t xml:space="preserve"> It is not necessary to include the entire hierarchy of headings </w:t>
        </w:r>
      </w:ins>
      <w:ins w:id="2232" w:author="Raphael Malyankar" w:date="2022-10-22T22:50:00Z">
        <w:r w:rsidR="00005C12">
          <w:t>for</w:t>
        </w:r>
      </w:ins>
      <w:ins w:id="2233" w:author="Raphael Malyankar" w:date="2022-10-22T22:49:00Z">
        <w:r w:rsidR="00005C12">
          <w:t xml:space="preserve"> the portion that is actually encoded in the </w:t>
        </w:r>
        <w:proofErr w:type="spellStart"/>
        <w:r w:rsidR="00005C12" w:rsidRPr="006454A8">
          <w:rPr>
            <w:i/>
            <w:iCs/>
          </w:rPr>
          <w:t>textContent</w:t>
        </w:r>
        <w:proofErr w:type="spellEnd"/>
        <w:r w:rsidR="00005C12">
          <w:t xml:space="preserve"> co-att</w:t>
        </w:r>
      </w:ins>
      <w:ins w:id="2234" w:author="Raphael Malyankar" w:date="2022-10-22T22:50:00Z">
        <w:r w:rsidR="00005C12">
          <w:t>ribute.</w:t>
        </w:r>
      </w:ins>
    </w:p>
    <w:p w14:paraId="04F64A1D" w14:textId="6A576E46" w:rsidR="00AC5FF9" w:rsidRDefault="00AC5FF9" w:rsidP="006454A8">
      <w:pPr>
        <w:pStyle w:val="ListParagraph"/>
        <w:numPr>
          <w:ilvl w:val="0"/>
          <w:numId w:val="47"/>
        </w:numPr>
      </w:pPr>
      <w:ins w:id="2235" w:author="Raphael Malyankar" w:date="2022-10-22T22:42:00Z">
        <w:r>
          <w:t xml:space="preserve">If the </w:t>
        </w:r>
      </w:ins>
      <w:ins w:id="2236" w:author="Raphael Malyankar" w:date="2022-10-22T22:43:00Z">
        <w:r w:rsidRPr="006454A8">
          <w:rPr>
            <w:i/>
            <w:iCs/>
          </w:rPr>
          <w:t>headline</w:t>
        </w:r>
        <w:r>
          <w:t xml:space="preserve"> values are not derived from a source text</w:t>
        </w:r>
      </w:ins>
      <w:ins w:id="2237" w:author="Raphael Malyankar" w:date="2022-10-22T22:54:00Z">
        <w:r w:rsidR="00005C12">
          <w:t xml:space="preserve">, </w:t>
        </w:r>
        <w:r w:rsidR="006454A8">
          <w:t xml:space="preserve">the ordering should be </w:t>
        </w:r>
      </w:ins>
      <w:ins w:id="2238" w:author="Raphael Malyankar" w:date="2022-10-22T22:57:00Z">
        <w:r w:rsidR="006454A8">
          <w:t xml:space="preserve">from </w:t>
        </w:r>
      </w:ins>
      <w:ins w:id="2239" w:author="Raphael Malyankar" w:date="2022-10-22T22:54:00Z">
        <w:r w:rsidR="006454A8">
          <w:t>general to specific</w:t>
        </w:r>
      </w:ins>
      <w:ins w:id="2240" w:author="Raphael Malyankar" w:date="2022-10-22T22:55:00Z">
        <w:r w:rsidR="006454A8">
          <w:t>.</w:t>
        </w:r>
      </w:ins>
    </w:p>
    <w:p w14:paraId="64DBE3AA" w14:textId="5FCEADBE" w:rsidR="00F62726" w:rsidRDefault="00F62726" w:rsidP="00F62726">
      <w:pPr>
        <w:pStyle w:val="Heading3"/>
      </w:pPr>
      <w:bookmarkStart w:id="2241" w:name="_Toc120214460"/>
      <w:r>
        <w:t>Regulations, etc., for specific locations</w:t>
      </w:r>
      <w:bookmarkEnd w:id="2241"/>
    </w:p>
    <w:p w14:paraId="16EC347B" w14:textId="238A5F62" w:rsidR="00F62726" w:rsidRDefault="00F62726" w:rsidP="00BB3B69">
      <w:r>
        <w:t xml:space="preserve">All geo features may have an association to any of Regulations or its sibling information types. This association is </w:t>
      </w:r>
      <w:proofErr w:type="spellStart"/>
      <w:r w:rsidRPr="00F62726">
        <w:rPr>
          <w:i/>
          <w:iCs/>
        </w:rPr>
        <w:t>AssociatedRxN</w:t>
      </w:r>
      <w:proofErr w:type="spellEnd"/>
      <w:r>
        <w:t xml:space="preserve"> and it is inherited from the root feature type </w:t>
      </w:r>
      <w:proofErr w:type="spellStart"/>
      <w:r w:rsidRPr="00F62726">
        <w:rPr>
          <w:b/>
          <w:bCs/>
        </w:rPr>
        <w:t>FeatureType</w:t>
      </w:r>
      <w:proofErr w:type="spellEnd"/>
      <w:r>
        <w:t>.</w:t>
      </w:r>
    </w:p>
    <w:p w14:paraId="0E79F345" w14:textId="73590EF1" w:rsidR="003A5909" w:rsidRDefault="003A5909" w:rsidP="00BB3B69">
      <w:r w:rsidRPr="00903189">
        <w:t xml:space="preserve">If it is necessary to identify an authority or organization related to a particular regulation (restriction, etc.) object, this may be done using the </w:t>
      </w:r>
      <w:proofErr w:type="spellStart"/>
      <w:r w:rsidRPr="003A5909">
        <w:rPr>
          <w:i/>
          <w:iCs/>
        </w:rPr>
        <w:t>RelatedOrganisation</w:t>
      </w:r>
      <w:proofErr w:type="spellEnd"/>
      <w:r w:rsidRPr="00903189">
        <w:t xml:space="preserve"> association between </w:t>
      </w:r>
      <w:r w:rsidRPr="00903189">
        <w:rPr>
          <w:b/>
          <w:bCs/>
        </w:rPr>
        <w:t>Regulations</w:t>
      </w:r>
      <w:r w:rsidRPr="00903189">
        <w:t xml:space="preserve">, etc., and an </w:t>
      </w:r>
      <w:r w:rsidRPr="00903189">
        <w:rPr>
          <w:b/>
          <w:bCs/>
        </w:rPr>
        <w:t>Authority</w:t>
      </w:r>
      <w:r w:rsidRPr="00903189">
        <w:t xml:space="preserve"> object.</w:t>
      </w:r>
    </w:p>
    <w:p w14:paraId="72E2F0EA" w14:textId="77777777" w:rsidR="003A5909" w:rsidRDefault="003A5909" w:rsidP="003A5909">
      <w:pPr>
        <w:keepNext/>
        <w:jc w:val="center"/>
      </w:pPr>
      <w:r w:rsidRPr="003A5909">
        <w:rPr>
          <w:noProof/>
        </w:rPr>
        <w:drawing>
          <wp:inline distT="0" distB="0" distL="0" distR="0" wp14:anchorId="28145630" wp14:editId="6A1202D8">
            <wp:extent cx="5731510" cy="380397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31510" cy="3803970"/>
                    </a:xfrm>
                    <a:prstGeom prst="rect">
                      <a:avLst/>
                    </a:prstGeom>
                    <a:noFill/>
                    <a:ln>
                      <a:noFill/>
                    </a:ln>
                  </pic:spPr>
                </pic:pic>
              </a:graphicData>
            </a:graphic>
          </wp:inline>
        </w:drawing>
      </w:r>
    </w:p>
    <w:p w14:paraId="2CBFE9EE" w14:textId="48FD071D" w:rsidR="00F62726" w:rsidRDefault="003A5909" w:rsidP="003A5909">
      <w:pPr>
        <w:pStyle w:val="Caption"/>
        <w:jc w:val="center"/>
      </w:pPr>
      <w:r>
        <w:t xml:space="preserve">Figure </w:t>
      </w:r>
      <w:ins w:id="2242" w:author="Raphael Malyankar" w:date="2022-11-19T23:48:00Z">
        <w:r w:rsidR="00C44C7E">
          <w:fldChar w:fldCharType="begin"/>
        </w:r>
        <w:r w:rsidR="00C44C7E">
          <w:instrText xml:space="preserve"> STYLEREF 1 \s </w:instrText>
        </w:r>
      </w:ins>
      <w:r w:rsidR="00C44C7E">
        <w:fldChar w:fldCharType="separate"/>
      </w:r>
      <w:r w:rsidR="00C44C7E">
        <w:rPr>
          <w:noProof/>
        </w:rPr>
        <w:t>10</w:t>
      </w:r>
      <w:ins w:id="2243" w:author="Raphael Malyankar" w:date="2022-11-19T23:48:00Z">
        <w:r w:rsidR="00C44C7E">
          <w:fldChar w:fldCharType="end"/>
        </w:r>
        <w:r w:rsidR="00C44C7E">
          <w:t>.</w:t>
        </w:r>
        <w:r w:rsidR="00C44C7E">
          <w:fldChar w:fldCharType="begin"/>
        </w:r>
        <w:r w:rsidR="00C44C7E">
          <w:instrText xml:space="preserve"> SEQ Figure \* ARABIC \s 1 </w:instrText>
        </w:r>
      </w:ins>
      <w:r w:rsidR="00C44C7E">
        <w:fldChar w:fldCharType="separate"/>
      </w:r>
      <w:ins w:id="2244" w:author="Raphael Malyankar" w:date="2022-11-19T23:48:00Z">
        <w:r w:rsidR="00C44C7E">
          <w:rPr>
            <w:noProof/>
          </w:rPr>
          <w:t>2</w:t>
        </w:r>
        <w:r w:rsidR="00C44C7E">
          <w:fldChar w:fldCharType="end"/>
        </w:r>
      </w:ins>
      <w:del w:id="2245" w:author="Raphael Malyankar" w:date="2022-11-05T22:06:00Z">
        <w:r w:rsidR="004B7C21" w:rsidDel="00876010">
          <w:fldChar w:fldCharType="begin"/>
        </w:r>
        <w:r w:rsidR="004B7C21" w:rsidDel="00876010">
          <w:delInstrText xml:space="preserve"> STYLEREF 1 \s </w:delInstrText>
        </w:r>
        <w:r w:rsidR="004B7C21" w:rsidDel="00876010">
          <w:fldChar w:fldCharType="separate"/>
        </w:r>
        <w:r w:rsidR="00EE3F7C" w:rsidDel="00876010">
          <w:rPr>
            <w:noProof/>
          </w:rPr>
          <w:delText>10</w:delText>
        </w:r>
        <w:r w:rsidR="004B7C21" w:rsidDel="00876010">
          <w:fldChar w:fldCharType="end"/>
        </w:r>
        <w:r w:rsidR="004B7C21" w:rsidDel="00876010">
          <w:delText>.</w:delText>
        </w:r>
        <w:r w:rsidR="004B7C21" w:rsidDel="00876010">
          <w:fldChar w:fldCharType="begin"/>
        </w:r>
        <w:r w:rsidR="004B7C21" w:rsidDel="00876010">
          <w:delInstrText xml:space="preserve"> SEQ Figure \* ARABIC \s 1 </w:delInstrText>
        </w:r>
        <w:r w:rsidR="004B7C21" w:rsidDel="00876010">
          <w:fldChar w:fldCharType="separate"/>
        </w:r>
        <w:r w:rsidR="00EE3F7C" w:rsidDel="00876010">
          <w:rPr>
            <w:noProof/>
          </w:rPr>
          <w:delText>2</w:delText>
        </w:r>
        <w:r w:rsidR="004B7C21" w:rsidDel="00876010">
          <w:fldChar w:fldCharType="end"/>
        </w:r>
      </w:del>
      <w:r>
        <w:t xml:space="preserve"> - Regulations, etc., for geo featur</w:t>
      </w:r>
      <w:r w:rsidR="00CF21A0">
        <w:t>e</w:t>
      </w:r>
      <w:r>
        <w:t>s</w:t>
      </w:r>
    </w:p>
    <w:p w14:paraId="32B3585A" w14:textId="77777777" w:rsidR="00CF21A0" w:rsidRPr="00CF21A0" w:rsidRDefault="00CF21A0" w:rsidP="00CF21A0"/>
    <w:p w14:paraId="0D1A839E" w14:textId="25D0A7A9" w:rsidR="00F62726" w:rsidRDefault="00F463EE" w:rsidP="00F463EE">
      <w:pPr>
        <w:pStyle w:val="Heading3"/>
      </w:pPr>
      <w:bookmarkStart w:id="2246" w:name="_Toc120214461"/>
      <w:r w:rsidRPr="00F463EE">
        <w:lastRenderedPageBreak/>
        <w:t>Regulations applying only to vessels with specific characteristics or cargoes</w:t>
      </w:r>
      <w:bookmarkEnd w:id="2246"/>
    </w:p>
    <w:p w14:paraId="165B0D3D" w14:textId="77777777" w:rsidR="00AF1654" w:rsidRDefault="00F463EE" w:rsidP="00BB3B69">
      <w:pPr>
        <w:rPr>
          <w:ins w:id="2247" w:author="Raphael Malyankar" w:date="2022-11-17T19:59:00Z"/>
        </w:rPr>
      </w:pPr>
      <w:r>
        <w:t xml:space="preserve">Regulations applying only to vessels of specified types, exceeding specified dimensions, or carrying specified cargoes (or other limitations which apply only to subsets of vessels) are encoded by defining the subset of vessels using an </w:t>
      </w:r>
      <w:r w:rsidRPr="00F463EE">
        <w:rPr>
          <w:b/>
          <w:bCs/>
        </w:rPr>
        <w:t>Applicability</w:t>
      </w:r>
      <w:r>
        <w:t xml:space="preserve"> instance and associating the </w:t>
      </w:r>
      <w:r w:rsidRPr="00F463EE">
        <w:rPr>
          <w:b/>
          <w:bCs/>
        </w:rPr>
        <w:t>Regulations</w:t>
      </w:r>
      <w:r>
        <w:t xml:space="preserve"> object to that </w:t>
      </w:r>
      <w:r w:rsidRPr="00F463EE">
        <w:rPr>
          <w:b/>
          <w:bCs/>
        </w:rPr>
        <w:t>Applicability</w:t>
      </w:r>
      <w:r>
        <w:t>.</w:t>
      </w:r>
    </w:p>
    <w:p w14:paraId="6ED445B0" w14:textId="69199AF8" w:rsidR="00F463EE" w:rsidRPr="00BB3B69" w:rsidRDefault="00F463EE" w:rsidP="00BB3B69">
      <w:del w:id="2248" w:author="Raphael Malyankar" w:date="2022-11-17T19:59:00Z">
        <w:r w:rsidDel="00AF1654">
          <w:delText xml:space="preserve"> </w:delText>
        </w:r>
      </w:del>
      <w:r>
        <w:t xml:space="preserve">For information on the use of Applicability to define subsets of vessels, see clause </w:t>
      </w:r>
      <w:r>
        <w:fldChar w:fldCharType="begin"/>
      </w:r>
      <w:r>
        <w:instrText xml:space="preserve"> REF _Ref113360712 \r \h </w:instrText>
      </w:r>
      <w:r>
        <w:fldChar w:fldCharType="separate"/>
      </w:r>
      <w:r w:rsidR="00EE3F7C">
        <w:t>12</w:t>
      </w:r>
      <w:r>
        <w:fldChar w:fldCharType="end"/>
      </w:r>
      <w:r>
        <w:t xml:space="preserve"> in this DCEG and clause 4.2.1.9 in the main PS.</w:t>
      </w:r>
    </w:p>
    <w:p w14:paraId="0B8B66F0" w14:textId="77777777" w:rsidR="00677BE7" w:rsidRDefault="00677BE7" w:rsidP="00716062">
      <w:pPr>
        <w:pStyle w:val="Heading2"/>
      </w:pPr>
      <w:bookmarkStart w:id="2249" w:name="_Ref113291099"/>
      <w:bookmarkStart w:id="2250" w:name="_Toc120214462"/>
      <w:r w:rsidRPr="00240940">
        <w:t>Regulations</w:t>
      </w:r>
      <w:bookmarkEnd w:id="2249"/>
      <w:bookmarkEnd w:id="22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2"/>
        <w:gridCol w:w="750"/>
        <w:gridCol w:w="1504"/>
        <w:gridCol w:w="752"/>
        <w:gridCol w:w="1502"/>
        <w:gridCol w:w="752"/>
        <w:gridCol w:w="1504"/>
      </w:tblGrid>
      <w:tr w:rsidR="00677BE7" w:rsidRPr="00240940" w14:paraId="494729A3" w14:textId="77777777" w:rsidTr="00B131AF">
        <w:tc>
          <w:tcPr>
            <w:tcW w:w="5000" w:type="pct"/>
            <w:gridSpan w:val="7"/>
            <w:shd w:val="clear" w:color="auto" w:fill="auto"/>
          </w:tcPr>
          <w:p w14:paraId="7DF8B510" w14:textId="77777777" w:rsidR="00677BE7" w:rsidRPr="00240940" w:rsidRDefault="00677BE7" w:rsidP="00B131AF">
            <w:pPr>
              <w:spacing w:before="120" w:after="120"/>
              <w:rPr>
                <w:rFonts w:cs="Arial"/>
              </w:rPr>
            </w:pPr>
            <w:r w:rsidRPr="00240940">
              <w:rPr>
                <w:rFonts w:cs="Arial"/>
                <w:u w:val="single"/>
              </w:rPr>
              <w:t>IHO Definition:</w:t>
            </w:r>
            <w:r>
              <w:rPr>
                <w:rFonts w:cs="Arial"/>
              </w:rPr>
              <w:t xml:space="preserve"> Regulations for a related area or facility.</w:t>
            </w:r>
          </w:p>
        </w:tc>
      </w:tr>
      <w:tr w:rsidR="00677BE7" w:rsidRPr="00240940" w14:paraId="2A225CEE" w14:textId="77777777" w:rsidTr="00B131AF">
        <w:tc>
          <w:tcPr>
            <w:tcW w:w="5000" w:type="pct"/>
            <w:gridSpan w:val="7"/>
            <w:shd w:val="clear" w:color="auto" w:fill="auto"/>
          </w:tcPr>
          <w:p w14:paraId="4A1531C0" w14:textId="3686E2FC" w:rsidR="00677BE7" w:rsidRPr="00240940" w:rsidRDefault="00677BE7" w:rsidP="00B131AF">
            <w:pPr>
              <w:spacing w:before="120" w:after="120"/>
              <w:rPr>
                <w:rFonts w:cs="Arial"/>
                <w:b/>
              </w:rPr>
            </w:pPr>
            <w:r w:rsidRPr="00240940">
              <w:rPr>
                <w:rFonts w:cs="Arial"/>
                <w:b/>
                <w:u w:val="single"/>
              </w:rPr>
              <w:t>S-10x Information Type:</w:t>
            </w:r>
            <w:r>
              <w:rPr>
                <w:rFonts w:cs="Arial"/>
                <w:b/>
              </w:rPr>
              <w:t xml:space="preserve"> Regulations</w:t>
            </w:r>
          </w:p>
        </w:tc>
      </w:tr>
      <w:tr w:rsidR="00677BE7" w:rsidRPr="00240940" w14:paraId="4533D749" w14:textId="77777777" w:rsidTr="00B131AF">
        <w:tc>
          <w:tcPr>
            <w:tcW w:w="5000" w:type="pct"/>
            <w:gridSpan w:val="7"/>
            <w:shd w:val="clear" w:color="auto" w:fill="auto"/>
          </w:tcPr>
          <w:p w14:paraId="0353E98F" w14:textId="2087C3C4" w:rsidR="00677BE7" w:rsidRPr="00240940" w:rsidRDefault="00677BE7" w:rsidP="00B131AF">
            <w:pPr>
              <w:spacing w:before="120" w:after="120"/>
              <w:rPr>
                <w:rFonts w:cs="Arial"/>
                <w:b/>
              </w:rPr>
            </w:pPr>
            <w:r w:rsidRPr="00240940">
              <w:rPr>
                <w:rFonts w:cs="Arial"/>
                <w:b/>
                <w:u w:val="single"/>
              </w:rPr>
              <w:t>Super Type:</w:t>
            </w:r>
            <w:r>
              <w:rPr>
                <w:rFonts w:cs="Arial"/>
                <w:b/>
              </w:rPr>
              <w:t xml:space="preserve"> </w:t>
            </w:r>
            <w:proofErr w:type="spellStart"/>
            <w:r>
              <w:rPr>
                <w:rFonts w:cs="Arial"/>
                <w:b/>
              </w:rPr>
              <w:t>AbstractRxN</w:t>
            </w:r>
            <w:proofErr w:type="spellEnd"/>
            <w:r w:rsidR="00F748E7">
              <w:rPr>
                <w:rFonts w:cs="Arial"/>
                <w:b/>
              </w:rPr>
              <w:t xml:space="preserve"> (</w:t>
            </w:r>
            <w:r w:rsidR="00F748E7">
              <w:rPr>
                <w:rFonts w:cs="Arial"/>
                <w:b/>
              </w:rPr>
              <w:fldChar w:fldCharType="begin"/>
            </w:r>
            <w:r w:rsidR="00F748E7">
              <w:rPr>
                <w:rFonts w:cs="Arial"/>
                <w:b/>
              </w:rPr>
              <w:instrText xml:space="preserve"> REF _Ref113291164 \r \h </w:instrText>
            </w:r>
            <w:r w:rsidR="00F748E7">
              <w:rPr>
                <w:rFonts w:cs="Arial"/>
                <w:b/>
              </w:rPr>
            </w:r>
            <w:r w:rsidR="00F748E7">
              <w:rPr>
                <w:rFonts w:cs="Arial"/>
                <w:b/>
              </w:rPr>
              <w:fldChar w:fldCharType="separate"/>
            </w:r>
            <w:r w:rsidR="00EE3F7C">
              <w:rPr>
                <w:rFonts w:cs="Arial"/>
                <w:b/>
              </w:rPr>
              <w:t>9.3</w:t>
            </w:r>
            <w:r w:rsidR="00F748E7">
              <w:rPr>
                <w:rFonts w:cs="Arial"/>
                <w:b/>
              </w:rPr>
              <w:fldChar w:fldCharType="end"/>
            </w:r>
            <w:r w:rsidR="00F748E7">
              <w:rPr>
                <w:rFonts w:cs="Arial"/>
                <w:b/>
              </w:rPr>
              <w:t>)</w:t>
            </w:r>
          </w:p>
        </w:tc>
      </w:tr>
      <w:tr w:rsidR="00677BE7" w:rsidRPr="00240940" w14:paraId="7D2FF9DB" w14:textId="77777777" w:rsidTr="00B131AF">
        <w:tc>
          <w:tcPr>
            <w:tcW w:w="5000" w:type="pct"/>
            <w:gridSpan w:val="7"/>
            <w:shd w:val="clear" w:color="auto" w:fill="auto"/>
          </w:tcPr>
          <w:p w14:paraId="70D6D82C" w14:textId="77777777" w:rsidR="00677BE7" w:rsidRPr="00240940" w:rsidRDefault="00677BE7" w:rsidP="00B131AF">
            <w:pPr>
              <w:spacing w:before="120" w:after="120"/>
              <w:rPr>
                <w:rFonts w:cs="Arial"/>
                <w:b/>
              </w:rPr>
            </w:pPr>
            <w:r w:rsidRPr="00240940">
              <w:rPr>
                <w:rFonts w:cs="Arial"/>
                <w:b/>
                <w:u w:val="single"/>
              </w:rPr>
              <w:t>Primitives:</w:t>
            </w:r>
            <w:r w:rsidRPr="00240940">
              <w:rPr>
                <w:rFonts w:cs="Arial"/>
                <w:b/>
              </w:rPr>
              <w:t xml:space="preserve"> None</w:t>
            </w:r>
            <w:r>
              <w:rPr>
                <w:rFonts w:cs="Arial"/>
                <w:b/>
              </w:rPr>
              <w:t xml:space="preserve"> </w:t>
            </w:r>
          </w:p>
        </w:tc>
      </w:tr>
      <w:tr w:rsidR="00677BE7" w:rsidRPr="00240940" w14:paraId="1F1C0953" w14:textId="77777777" w:rsidTr="00B131AF">
        <w:tc>
          <w:tcPr>
            <w:tcW w:w="1249" w:type="pct"/>
            <w:shd w:val="clear" w:color="auto" w:fill="auto"/>
          </w:tcPr>
          <w:p w14:paraId="349139B9" w14:textId="77777777" w:rsidR="00677BE7" w:rsidRDefault="00677BE7" w:rsidP="00B131AF">
            <w:pPr>
              <w:spacing w:before="120"/>
              <w:rPr>
                <w:rFonts w:cs="Arial"/>
                <w:i/>
                <w:color w:val="0000FF"/>
                <w:sz w:val="18"/>
              </w:rPr>
            </w:pPr>
            <w:r w:rsidRPr="00240940">
              <w:rPr>
                <w:rFonts w:cs="Arial"/>
                <w:i/>
                <w:color w:val="0000FF"/>
                <w:sz w:val="18"/>
              </w:rPr>
              <w:t>Real World</w:t>
            </w:r>
          </w:p>
          <w:p w14:paraId="42604F17" w14:textId="77777777" w:rsidR="00677BE7" w:rsidRPr="00240940" w:rsidRDefault="00677BE7" w:rsidP="00B131AF">
            <w:pPr>
              <w:spacing w:before="120"/>
              <w:rPr>
                <w:rFonts w:cs="Arial"/>
                <w:i/>
                <w:color w:val="0000FF"/>
                <w:sz w:val="18"/>
              </w:rPr>
            </w:pPr>
          </w:p>
        </w:tc>
        <w:tc>
          <w:tcPr>
            <w:tcW w:w="1667" w:type="pct"/>
            <w:gridSpan w:val="3"/>
            <w:shd w:val="clear" w:color="auto" w:fill="auto"/>
          </w:tcPr>
          <w:p w14:paraId="03C6F9E1" w14:textId="77777777" w:rsidR="00677BE7" w:rsidRDefault="00677BE7" w:rsidP="00B131AF">
            <w:pPr>
              <w:spacing w:before="120"/>
              <w:rPr>
                <w:rFonts w:cs="Arial"/>
                <w:i/>
                <w:color w:val="0000FF"/>
                <w:sz w:val="18"/>
              </w:rPr>
            </w:pPr>
            <w:r w:rsidRPr="00240940">
              <w:rPr>
                <w:rFonts w:cs="Arial"/>
                <w:i/>
                <w:color w:val="0000FF"/>
                <w:sz w:val="18"/>
              </w:rPr>
              <w:t>Paper Chart Symbol</w:t>
            </w:r>
          </w:p>
          <w:p w14:paraId="036CDC06" w14:textId="77777777" w:rsidR="00677BE7" w:rsidRPr="00240940" w:rsidRDefault="00677BE7" w:rsidP="00B131AF">
            <w:pPr>
              <w:spacing w:before="120"/>
              <w:rPr>
                <w:rFonts w:cs="Arial"/>
                <w:i/>
                <w:color w:val="0000FF"/>
                <w:sz w:val="18"/>
              </w:rPr>
            </w:pPr>
          </w:p>
        </w:tc>
        <w:tc>
          <w:tcPr>
            <w:tcW w:w="2084" w:type="pct"/>
            <w:gridSpan w:val="3"/>
            <w:shd w:val="clear" w:color="auto" w:fill="auto"/>
          </w:tcPr>
          <w:p w14:paraId="024176E6" w14:textId="77777777" w:rsidR="00677BE7" w:rsidRDefault="00677BE7" w:rsidP="00B131AF">
            <w:pPr>
              <w:spacing w:before="120"/>
              <w:rPr>
                <w:rFonts w:cs="Arial"/>
                <w:i/>
                <w:color w:val="0000FF"/>
                <w:sz w:val="18"/>
              </w:rPr>
            </w:pPr>
            <w:r w:rsidRPr="00240940">
              <w:rPr>
                <w:rFonts w:cs="Arial"/>
                <w:i/>
                <w:color w:val="0000FF"/>
                <w:sz w:val="18"/>
              </w:rPr>
              <w:t>ECDIS Symbol</w:t>
            </w:r>
          </w:p>
          <w:p w14:paraId="247B092F" w14:textId="77777777" w:rsidR="00677BE7" w:rsidRPr="00240940" w:rsidRDefault="00677BE7" w:rsidP="00B131AF">
            <w:pPr>
              <w:spacing w:before="120"/>
              <w:rPr>
                <w:rFonts w:cs="Arial"/>
                <w:i/>
                <w:color w:val="0000FF"/>
                <w:sz w:val="18"/>
              </w:rPr>
            </w:pPr>
          </w:p>
        </w:tc>
      </w:tr>
      <w:tr w:rsidR="00677BE7" w:rsidRPr="00240940" w14:paraId="0492F931" w14:textId="77777777" w:rsidTr="00B131AF">
        <w:tc>
          <w:tcPr>
            <w:tcW w:w="1665" w:type="pct"/>
            <w:gridSpan w:val="2"/>
            <w:shd w:val="clear" w:color="auto" w:fill="auto"/>
          </w:tcPr>
          <w:p w14:paraId="119E76F1" w14:textId="77777777" w:rsidR="00677BE7" w:rsidRPr="00240940" w:rsidRDefault="00677BE7" w:rsidP="00B131AF">
            <w:pPr>
              <w:spacing w:before="120" w:after="120"/>
              <w:rPr>
                <w:rFonts w:cs="Arial"/>
                <w:b/>
              </w:rPr>
            </w:pPr>
            <w:r w:rsidRPr="00240940">
              <w:rPr>
                <w:rFonts w:cs="Arial"/>
                <w:b/>
              </w:rPr>
              <w:t>S-10x Attribute</w:t>
            </w:r>
          </w:p>
        </w:tc>
        <w:tc>
          <w:tcPr>
            <w:tcW w:w="834" w:type="pct"/>
            <w:shd w:val="clear" w:color="auto" w:fill="auto"/>
          </w:tcPr>
          <w:p w14:paraId="0745C176" w14:textId="77777777" w:rsidR="00677BE7" w:rsidRPr="00240940" w:rsidRDefault="00677BE7" w:rsidP="00B131AF">
            <w:pPr>
              <w:spacing w:before="120" w:after="120"/>
              <w:rPr>
                <w:rFonts w:cs="Arial"/>
                <w:b/>
              </w:rPr>
            </w:pPr>
            <w:r w:rsidRPr="00240940">
              <w:rPr>
                <w:rFonts w:cs="Arial"/>
                <w:b/>
              </w:rPr>
              <w:t>S-57  Acronym</w:t>
            </w:r>
          </w:p>
        </w:tc>
        <w:tc>
          <w:tcPr>
            <w:tcW w:w="1250" w:type="pct"/>
            <w:gridSpan w:val="2"/>
            <w:shd w:val="clear" w:color="auto" w:fill="auto"/>
          </w:tcPr>
          <w:p w14:paraId="1A1B9167" w14:textId="77777777" w:rsidR="00677BE7" w:rsidRPr="00240940" w:rsidRDefault="00677BE7" w:rsidP="00B131AF">
            <w:pPr>
              <w:spacing w:before="120" w:after="120"/>
              <w:rPr>
                <w:rFonts w:cs="Arial"/>
                <w:b/>
              </w:rPr>
            </w:pPr>
            <w:r w:rsidRPr="00240940">
              <w:rPr>
                <w:rFonts w:cs="Arial"/>
                <w:b/>
              </w:rPr>
              <w:t>Allowable Encoding Value</w:t>
            </w:r>
          </w:p>
        </w:tc>
        <w:tc>
          <w:tcPr>
            <w:tcW w:w="417" w:type="pct"/>
            <w:shd w:val="clear" w:color="auto" w:fill="auto"/>
          </w:tcPr>
          <w:p w14:paraId="2EA5E579" w14:textId="77777777" w:rsidR="00677BE7" w:rsidRPr="00240940" w:rsidRDefault="00677BE7" w:rsidP="00B131AF">
            <w:pPr>
              <w:spacing w:before="120" w:after="120"/>
              <w:rPr>
                <w:rFonts w:cs="Arial"/>
                <w:b/>
              </w:rPr>
            </w:pPr>
            <w:r w:rsidRPr="00240940">
              <w:rPr>
                <w:rFonts w:cs="Arial"/>
                <w:b/>
              </w:rPr>
              <w:t>Type</w:t>
            </w:r>
          </w:p>
        </w:tc>
        <w:tc>
          <w:tcPr>
            <w:tcW w:w="834" w:type="pct"/>
            <w:shd w:val="clear" w:color="auto" w:fill="auto"/>
          </w:tcPr>
          <w:p w14:paraId="2D61309E" w14:textId="77777777" w:rsidR="00677BE7" w:rsidRPr="00240940" w:rsidRDefault="00677BE7" w:rsidP="00B131AF">
            <w:pPr>
              <w:spacing w:before="120" w:after="120"/>
              <w:rPr>
                <w:rFonts w:cs="Arial"/>
                <w:b/>
              </w:rPr>
            </w:pPr>
            <w:r w:rsidRPr="00240940">
              <w:rPr>
                <w:rFonts w:cs="Arial"/>
                <w:b/>
              </w:rPr>
              <w:t>Multiplicity</w:t>
            </w:r>
          </w:p>
        </w:tc>
      </w:tr>
      <w:tr w:rsidR="00677BE7" w:rsidRPr="00240940" w14:paraId="1FB81089" w14:textId="77777777" w:rsidTr="00B131AF">
        <w:tc>
          <w:tcPr>
            <w:tcW w:w="5000" w:type="pct"/>
            <w:gridSpan w:val="7"/>
            <w:shd w:val="clear" w:color="auto" w:fill="auto"/>
          </w:tcPr>
          <w:p w14:paraId="156E6D79" w14:textId="77777777" w:rsidR="00677BE7" w:rsidRDefault="00677BE7" w:rsidP="00B131AF">
            <w:pPr>
              <w:spacing w:before="120" w:after="120"/>
              <w:rPr>
                <w:rFonts w:cs="Arial"/>
              </w:rPr>
            </w:pPr>
            <w:r w:rsidRPr="00240940">
              <w:rPr>
                <w:rFonts w:cs="Arial"/>
                <w:u w:val="single"/>
              </w:rPr>
              <w:t>INT 1 Reference:</w:t>
            </w:r>
            <w:r>
              <w:rPr>
                <w:rFonts w:cs="Arial"/>
                <w:u w:val="single"/>
              </w:rPr>
              <w:t xml:space="preserve"> --</w:t>
            </w:r>
          </w:p>
          <w:p w14:paraId="486A75ED" w14:textId="77777777" w:rsidR="00677BE7" w:rsidRDefault="00677BE7" w:rsidP="00E87722">
            <w:pPr>
              <w:pStyle w:val="Heading3"/>
              <w:numPr>
                <w:ilvl w:val="2"/>
                <w:numId w:val="10"/>
              </w:numPr>
            </w:pPr>
            <w:bookmarkStart w:id="2251" w:name="_Toc120214463"/>
            <w:r>
              <w:t>General</w:t>
            </w:r>
            <w:bookmarkEnd w:id="2251"/>
          </w:p>
          <w:p w14:paraId="373ADD10" w14:textId="77777777" w:rsidR="00677BE7" w:rsidRDefault="00677BE7" w:rsidP="00B131AF">
            <w:pPr>
              <w:spacing w:before="120" w:after="120"/>
              <w:rPr>
                <w:rFonts w:cs="Arial"/>
              </w:rPr>
            </w:pPr>
            <w:r w:rsidRPr="00D943D8">
              <w:rPr>
                <w:rFonts w:cs="Arial"/>
                <w:b/>
                <w:bCs/>
              </w:rPr>
              <w:t>Regulations</w:t>
            </w:r>
            <w:r w:rsidRPr="00D943D8">
              <w:rPr>
                <w:rFonts w:cs="Arial"/>
              </w:rPr>
              <w:t xml:space="preserve"> </w:t>
            </w:r>
            <w:r>
              <w:rPr>
                <w:rFonts w:cs="Arial"/>
              </w:rPr>
              <w:t>is</w:t>
            </w:r>
            <w:r w:rsidRPr="00D943D8">
              <w:rPr>
                <w:rFonts w:cs="Arial"/>
              </w:rPr>
              <w:t xml:space="preserve"> intended to be used for official rules, laws, and similar source material, i.e., sources that have the force of law or are mandated by a controlling authority. They will generally originate from some kind of administration or authority, including port authorities.</w:t>
            </w:r>
          </w:p>
          <w:p w14:paraId="683F9217" w14:textId="77777777" w:rsidR="00677BE7" w:rsidRDefault="00677BE7" w:rsidP="00B131AF">
            <w:pPr>
              <w:spacing w:before="120" w:after="120"/>
              <w:rPr>
                <w:rFonts w:cs="Arial"/>
              </w:rPr>
            </w:pPr>
            <w:r w:rsidRPr="00240940">
              <w:rPr>
                <w:rFonts w:cs="Arial"/>
                <w:u w:val="single"/>
              </w:rPr>
              <w:t>Remarks:</w:t>
            </w:r>
          </w:p>
          <w:p w14:paraId="69D4700B" w14:textId="77777777" w:rsidR="00677BE7" w:rsidRPr="00D943D8" w:rsidRDefault="00677BE7" w:rsidP="00E87722">
            <w:pPr>
              <w:numPr>
                <w:ilvl w:val="0"/>
                <w:numId w:val="8"/>
              </w:numPr>
              <w:tabs>
                <w:tab w:val="left" w:pos="0"/>
                <w:tab w:val="left" w:pos="240"/>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theme="minorHAnsi"/>
                <w:lang w:val="en-AU"/>
              </w:rPr>
            </w:pPr>
            <w:r w:rsidRPr="00D943D8">
              <w:rPr>
                <w:rFonts w:cstheme="minorHAnsi"/>
                <w:lang w:val="en-AU"/>
              </w:rPr>
              <w:t xml:space="preserve">Association </w:t>
            </w:r>
            <w:proofErr w:type="spellStart"/>
            <w:r w:rsidRPr="00D943D8">
              <w:rPr>
                <w:rFonts w:cstheme="minorHAnsi"/>
                <w:i/>
                <w:lang w:val="en-AU"/>
              </w:rPr>
              <w:t>AssociatedRxN</w:t>
            </w:r>
            <w:proofErr w:type="spellEnd"/>
            <w:r w:rsidRPr="00D943D8">
              <w:rPr>
                <w:rFonts w:cstheme="minorHAnsi"/>
                <w:lang w:val="en-AU"/>
              </w:rPr>
              <w:t xml:space="preserve"> is with a geographic feature. While an association from geographic feature to information type can be encoded in the geographic feature instance, the reverse association from the information type to the geographic feature may be omitted from the information type instance.</w:t>
            </w:r>
          </w:p>
          <w:p w14:paraId="15DB4139" w14:textId="4E0861AF" w:rsidR="00677BE7" w:rsidRDefault="00677BE7" w:rsidP="00B131AF">
            <w:pPr>
              <w:spacing w:before="120" w:after="120"/>
              <w:rPr>
                <w:rFonts w:cs="Arial"/>
              </w:rPr>
            </w:pPr>
            <w:r w:rsidRPr="00240940">
              <w:rPr>
                <w:rFonts w:cs="Arial"/>
                <w:u w:val="single"/>
              </w:rPr>
              <w:t>Distinction:</w:t>
            </w:r>
            <w:r w:rsidR="005B2F39" w:rsidRPr="005B2F39">
              <w:rPr>
                <w:rFonts w:cs="Arial"/>
              </w:rPr>
              <w:t xml:space="preserve"> </w:t>
            </w:r>
            <w:r w:rsidRPr="005B2F39">
              <w:rPr>
                <w:rFonts w:cs="Arial"/>
              </w:rPr>
              <w:t xml:space="preserve">Restrictions, Recommendations, </w:t>
            </w:r>
            <w:proofErr w:type="spellStart"/>
            <w:r w:rsidRPr="005B2F39">
              <w:rPr>
                <w:rFonts w:cs="Arial"/>
              </w:rPr>
              <w:t>NauticalInformation</w:t>
            </w:r>
            <w:proofErr w:type="spellEnd"/>
          </w:p>
          <w:p w14:paraId="1761D86A" w14:textId="77777777" w:rsidR="00677BE7" w:rsidRPr="00240940" w:rsidRDefault="00677BE7" w:rsidP="00B131AF">
            <w:pPr>
              <w:spacing w:before="120" w:after="120"/>
              <w:rPr>
                <w:rFonts w:cs="Arial"/>
              </w:rPr>
            </w:pPr>
          </w:p>
        </w:tc>
      </w:tr>
    </w:tbl>
    <w:p w14:paraId="735F09D2" w14:textId="77777777" w:rsidR="00677BE7" w:rsidRDefault="00677BE7" w:rsidP="00677BE7">
      <w:pPr>
        <w:spacing w:before="240"/>
      </w:pPr>
    </w:p>
    <w:p w14:paraId="2008A405" w14:textId="77777777" w:rsidR="00677BE7" w:rsidRDefault="00677BE7" w:rsidP="00677BE7">
      <w:r>
        <w:br w:type="page"/>
      </w:r>
    </w:p>
    <w:p w14:paraId="0689087F" w14:textId="77777777" w:rsidR="00677BE7" w:rsidRDefault="00677BE7" w:rsidP="00716062">
      <w:pPr>
        <w:pStyle w:val="Heading2"/>
      </w:pPr>
      <w:bookmarkStart w:id="2252" w:name="_Ref113291105"/>
      <w:bookmarkStart w:id="2253" w:name="_Toc120214464"/>
      <w:r w:rsidRPr="00240940">
        <w:lastRenderedPageBreak/>
        <w:t>Restrictions</w:t>
      </w:r>
      <w:bookmarkEnd w:id="2252"/>
      <w:bookmarkEnd w:id="22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2"/>
        <w:gridCol w:w="750"/>
        <w:gridCol w:w="1504"/>
        <w:gridCol w:w="752"/>
        <w:gridCol w:w="1502"/>
        <w:gridCol w:w="752"/>
        <w:gridCol w:w="1504"/>
      </w:tblGrid>
      <w:tr w:rsidR="00677BE7" w:rsidRPr="00240940" w14:paraId="6E294402" w14:textId="77777777" w:rsidTr="00B131AF">
        <w:tc>
          <w:tcPr>
            <w:tcW w:w="5000" w:type="pct"/>
            <w:gridSpan w:val="7"/>
            <w:shd w:val="clear" w:color="auto" w:fill="auto"/>
          </w:tcPr>
          <w:p w14:paraId="521797D9" w14:textId="77777777" w:rsidR="00677BE7" w:rsidRPr="00240940" w:rsidRDefault="00677BE7" w:rsidP="00B131AF">
            <w:pPr>
              <w:spacing w:before="120" w:after="120"/>
              <w:rPr>
                <w:rFonts w:cs="Arial"/>
              </w:rPr>
            </w:pPr>
            <w:r w:rsidRPr="00240940">
              <w:rPr>
                <w:rFonts w:cs="Arial"/>
                <w:u w:val="single"/>
              </w:rPr>
              <w:t>IHO Definition:</w:t>
            </w:r>
            <w:r>
              <w:rPr>
                <w:rFonts w:cs="Arial"/>
              </w:rPr>
              <w:t xml:space="preserve"> Restrictions for a related area or facility.</w:t>
            </w:r>
          </w:p>
        </w:tc>
      </w:tr>
      <w:tr w:rsidR="00677BE7" w:rsidRPr="00240940" w14:paraId="190FE5D6" w14:textId="77777777" w:rsidTr="00B131AF">
        <w:tc>
          <w:tcPr>
            <w:tcW w:w="5000" w:type="pct"/>
            <w:gridSpan w:val="7"/>
            <w:shd w:val="clear" w:color="auto" w:fill="auto"/>
          </w:tcPr>
          <w:p w14:paraId="4022FB4F" w14:textId="77777777" w:rsidR="00677BE7" w:rsidRPr="00240940" w:rsidRDefault="00677BE7" w:rsidP="00B131AF">
            <w:pPr>
              <w:spacing w:before="120" w:after="120"/>
              <w:rPr>
                <w:rFonts w:cs="Arial"/>
                <w:b/>
              </w:rPr>
            </w:pPr>
            <w:r w:rsidRPr="00240940">
              <w:rPr>
                <w:rFonts w:cs="Arial"/>
                <w:b/>
                <w:u w:val="single"/>
              </w:rPr>
              <w:t>S-10x Information Type:</w:t>
            </w:r>
            <w:r>
              <w:rPr>
                <w:rFonts w:cs="Arial"/>
                <w:b/>
              </w:rPr>
              <w:t xml:space="preserve"> Restrictions</w:t>
            </w:r>
          </w:p>
        </w:tc>
      </w:tr>
      <w:tr w:rsidR="00677BE7" w:rsidRPr="00240940" w14:paraId="6464B10A" w14:textId="77777777" w:rsidTr="00B131AF">
        <w:tc>
          <w:tcPr>
            <w:tcW w:w="5000" w:type="pct"/>
            <w:gridSpan w:val="7"/>
            <w:shd w:val="clear" w:color="auto" w:fill="auto"/>
          </w:tcPr>
          <w:p w14:paraId="11F0F7F2" w14:textId="7B6B2137" w:rsidR="00677BE7" w:rsidRPr="00240940" w:rsidRDefault="00677BE7" w:rsidP="00B131AF">
            <w:pPr>
              <w:spacing w:before="120" w:after="120"/>
              <w:rPr>
                <w:rFonts w:cs="Arial"/>
                <w:b/>
              </w:rPr>
            </w:pPr>
            <w:r w:rsidRPr="00240940">
              <w:rPr>
                <w:rFonts w:cs="Arial"/>
                <w:b/>
                <w:u w:val="single"/>
              </w:rPr>
              <w:t>Super Type:</w:t>
            </w:r>
            <w:r>
              <w:rPr>
                <w:rFonts w:cs="Arial"/>
                <w:b/>
              </w:rPr>
              <w:t xml:space="preserve"> </w:t>
            </w:r>
            <w:proofErr w:type="spellStart"/>
            <w:r>
              <w:rPr>
                <w:rFonts w:cs="Arial"/>
                <w:b/>
              </w:rPr>
              <w:t>AbstractRxN</w:t>
            </w:r>
            <w:proofErr w:type="spellEnd"/>
            <w:r w:rsidR="00F748E7">
              <w:rPr>
                <w:rFonts w:cs="Arial"/>
                <w:b/>
              </w:rPr>
              <w:t xml:space="preserve"> (</w:t>
            </w:r>
            <w:r w:rsidR="00F748E7">
              <w:rPr>
                <w:rFonts w:cs="Arial"/>
                <w:b/>
              </w:rPr>
              <w:fldChar w:fldCharType="begin"/>
            </w:r>
            <w:r w:rsidR="00F748E7">
              <w:rPr>
                <w:rFonts w:cs="Arial"/>
                <w:b/>
              </w:rPr>
              <w:instrText xml:space="preserve"> REF _Ref113291164 \r \h </w:instrText>
            </w:r>
            <w:r w:rsidR="00F748E7">
              <w:rPr>
                <w:rFonts w:cs="Arial"/>
                <w:b/>
              </w:rPr>
            </w:r>
            <w:r w:rsidR="00F748E7">
              <w:rPr>
                <w:rFonts w:cs="Arial"/>
                <w:b/>
              </w:rPr>
              <w:fldChar w:fldCharType="separate"/>
            </w:r>
            <w:r w:rsidR="00EE3F7C">
              <w:rPr>
                <w:rFonts w:cs="Arial"/>
                <w:b/>
              </w:rPr>
              <w:t>9.3</w:t>
            </w:r>
            <w:r w:rsidR="00F748E7">
              <w:rPr>
                <w:rFonts w:cs="Arial"/>
                <w:b/>
              </w:rPr>
              <w:fldChar w:fldCharType="end"/>
            </w:r>
            <w:r w:rsidR="00F748E7">
              <w:rPr>
                <w:rFonts w:cs="Arial"/>
                <w:b/>
              </w:rPr>
              <w:t>)</w:t>
            </w:r>
          </w:p>
        </w:tc>
      </w:tr>
      <w:tr w:rsidR="00677BE7" w:rsidRPr="00240940" w14:paraId="4C40FF5B" w14:textId="77777777" w:rsidTr="00B131AF">
        <w:tc>
          <w:tcPr>
            <w:tcW w:w="5000" w:type="pct"/>
            <w:gridSpan w:val="7"/>
            <w:shd w:val="clear" w:color="auto" w:fill="auto"/>
          </w:tcPr>
          <w:p w14:paraId="05E8BA55" w14:textId="77777777" w:rsidR="00677BE7" w:rsidRPr="00240940" w:rsidRDefault="00677BE7" w:rsidP="00B131AF">
            <w:pPr>
              <w:spacing w:before="120" w:after="120"/>
              <w:rPr>
                <w:rFonts w:cs="Arial"/>
                <w:b/>
              </w:rPr>
            </w:pPr>
            <w:r w:rsidRPr="00240940">
              <w:rPr>
                <w:rFonts w:cs="Arial"/>
                <w:b/>
                <w:u w:val="single"/>
              </w:rPr>
              <w:t>Primitives:</w:t>
            </w:r>
            <w:r w:rsidRPr="00240940">
              <w:rPr>
                <w:rFonts w:cs="Arial"/>
                <w:b/>
              </w:rPr>
              <w:t xml:space="preserve"> None</w:t>
            </w:r>
            <w:r>
              <w:rPr>
                <w:rFonts w:cs="Arial"/>
                <w:b/>
              </w:rPr>
              <w:t xml:space="preserve"> </w:t>
            </w:r>
          </w:p>
        </w:tc>
      </w:tr>
      <w:tr w:rsidR="00677BE7" w:rsidRPr="00240940" w14:paraId="1FC29B16" w14:textId="77777777" w:rsidTr="00B131AF">
        <w:tc>
          <w:tcPr>
            <w:tcW w:w="1249" w:type="pct"/>
            <w:shd w:val="clear" w:color="auto" w:fill="auto"/>
          </w:tcPr>
          <w:p w14:paraId="749133E7" w14:textId="77777777" w:rsidR="00677BE7" w:rsidRDefault="00677BE7" w:rsidP="00B131AF">
            <w:pPr>
              <w:spacing w:before="120"/>
              <w:rPr>
                <w:rFonts w:cs="Arial"/>
                <w:i/>
                <w:color w:val="0000FF"/>
                <w:sz w:val="18"/>
              </w:rPr>
            </w:pPr>
            <w:r w:rsidRPr="00240940">
              <w:rPr>
                <w:rFonts w:cs="Arial"/>
                <w:i/>
                <w:color w:val="0000FF"/>
                <w:sz w:val="18"/>
              </w:rPr>
              <w:t>Real World</w:t>
            </w:r>
          </w:p>
          <w:p w14:paraId="018109B3" w14:textId="77777777" w:rsidR="00677BE7" w:rsidRPr="00240940" w:rsidRDefault="00677BE7" w:rsidP="00B131AF">
            <w:pPr>
              <w:spacing w:before="120"/>
              <w:rPr>
                <w:rFonts w:cs="Arial"/>
                <w:i/>
                <w:color w:val="0000FF"/>
                <w:sz w:val="18"/>
              </w:rPr>
            </w:pPr>
          </w:p>
        </w:tc>
        <w:tc>
          <w:tcPr>
            <w:tcW w:w="1667" w:type="pct"/>
            <w:gridSpan w:val="3"/>
            <w:shd w:val="clear" w:color="auto" w:fill="auto"/>
          </w:tcPr>
          <w:p w14:paraId="4E5DD757" w14:textId="77777777" w:rsidR="00677BE7" w:rsidRDefault="00677BE7" w:rsidP="00B131AF">
            <w:pPr>
              <w:spacing w:before="120"/>
              <w:rPr>
                <w:rFonts w:cs="Arial"/>
                <w:i/>
                <w:color w:val="0000FF"/>
                <w:sz w:val="18"/>
              </w:rPr>
            </w:pPr>
            <w:r w:rsidRPr="00240940">
              <w:rPr>
                <w:rFonts w:cs="Arial"/>
                <w:i/>
                <w:color w:val="0000FF"/>
                <w:sz w:val="18"/>
              </w:rPr>
              <w:t>Paper Chart Symbol</w:t>
            </w:r>
          </w:p>
          <w:p w14:paraId="011B111B" w14:textId="77777777" w:rsidR="00677BE7" w:rsidRPr="00240940" w:rsidRDefault="00677BE7" w:rsidP="00B131AF">
            <w:pPr>
              <w:spacing w:before="120"/>
              <w:rPr>
                <w:rFonts w:cs="Arial"/>
                <w:i/>
                <w:color w:val="0000FF"/>
                <w:sz w:val="18"/>
              </w:rPr>
            </w:pPr>
          </w:p>
        </w:tc>
        <w:tc>
          <w:tcPr>
            <w:tcW w:w="2084" w:type="pct"/>
            <w:gridSpan w:val="3"/>
            <w:shd w:val="clear" w:color="auto" w:fill="auto"/>
          </w:tcPr>
          <w:p w14:paraId="066BF85A" w14:textId="77777777" w:rsidR="00677BE7" w:rsidRDefault="00677BE7" w:rsidP="00B131AF">
            <w:pPr>
              <w:spacing w:before="120"/>
              <w:rPr>
                <w:rFonts w:cs="Arial"/>
                <w:i/>
                <w:color w:val="0000FF"/>
                <w:sz w:val="18"/>
              </w:rPr>
            </w:pPr>
            <w:r w:rsidRPr="00240940">
              <w:rPr>
                <w:rFonts w:cs="Arial"/>
                <w:i/>
                <w:color w:val="0000FF"/>
                <w:sz w:val="18"/>
              </w:rPr>
              <w:t>ECDIS Symbol</w:t>
            </w:r>
          </w:p>
          <w:p w14:paraId="7723495E" w14:textId="77777777" w:rsidR="00677BE7" w:rsidRPr="00240940" w:rsidRDefault="00677BE7" w:rsidP="00B131AF">
            <w:pPr>
              <w:spacing w:before="120"/>
              <w:rPr>
                <w:rFonts w:cs="Arial"/>
                <w:i/>
                <w:color w:val="0000FF"/>
                <w:sz w:val="18"/>
              </w:rPr>
            </w:pPr>
          </w:p>
        </w:tc>
      </w:tr>
      <w:tr w:rsidR="00677BE7" w:rsidRPr="00240940" w14:paraId="21F55C65" w14:textId="77777777" w:rsidTr="00B131AF">
        <w:tc>
          <w:tcPr>
            <w:tcW w:w="1665" w:type="pct"/>
            <w:gridSpan w:val="2"/>
            <w:shd w:val="clear" w:color="auto" w:fill="auto"/>
          </w:tcPr>
          <w:p w14:paraId="07C45FDB" w14:textId="77777777" w:rsidR="00677BE7" w:rsidRPr="00240940" w:rsidRDefault="00677BE7" w:rsidP="00B131AF">
            <w:pPr>
              <w:spacing w:before="120" w:after="120"/>
              <w:rPr>
                <w:rFonts w:cs="Arial"/>
                <w:b/>
              </w:rPr>
            </w:pPr>
            <w:r w:rsidRPr="00240940">
              <w:rPr>
                <w:rFonts w:cs="Arial"/>
                <w:b/>
              </w:rPr>
              <w:t>S-10x Attribute</w:t>
            </w:r>
          </w:p>
        </w:tc>
        <w:tc>
          <w:tcPr>
            <w:tcW w:w="834" w:type="pct"/>
            <w:shd w:val="clear" w:color="auto" w:fill="auto"/>
          </w:tcPr>
          <w:p w14:paraId="139E0544" w14:textId="77777777" w:rsidR="00677BE7" w:rsidRPr="00240940" w:rsidRDefault="00677BE7" w:rsidP="00B131AF">
            <w:pPr>
              <w:spacing w:before="120" w:after="120"/>
              <w:rPr>
                <w:rFonts w:cs="Arial"/>
                <w:b/>
              </w:rPr>
            </w:pPr>
            <w:r w:rsidRPr="00240940">
              <w:rPr>
                <w:rFonts w:cs="Arial"/>
                <w:b/>
              </w:rPr>
              <w:t>S-57  Acronym</w:t>
            </w:r>
          </w:p>
        </w:tc>
        <w:tc>
          <w:tcPr>
            <w:tcW w:w="1250" w:type="pct"/>
            <w:gridSpan w:val="2"/>
            <w:shd w:val="clear" w:color="auto" w:fill="auto"/>
          </w:tcPr>
          <w:p w14:paraId="303CB7BA" w14:textId="77777777" w:rsidR="00677BE7" w:rsidRPr="00240940" w:rsidRDefault="00677BE7" w:rsidP="00B131AF">
            <w:pPr>
              <w:spacing w:before="120" w:after="120"/>
              <w:rPr>
                <w:rFonts w:cs="Arial"/>
                <w:b/>
              </w:rPr>
            </w:pPr>
            <w:r w:rsidRPr="00240940">
              <w:rPr>
                <w:rFonts w:cs="Arial"/>
                <w:b/>
              </w:rPr>
              <w:t>Allowable Encoding Value</w:t>
            </w:r>
          </w:p>
        </w:tc>
        <w:tc>
          <w:tcPr>
            <w:tcW w:w="417" w:type="pct"/>
            <w:shd w:val="clear" w:color="auto" w:fill="auto"/>
          </w:tcPr>
          <w:p w14:paraId="246132FD" w14:textId="77777777" w:rsidR="00677BE7" w:rsidRPr="00240940" w:rsidRDefault="00677BE7" w:rsidP="00B131AF">
            <w:pPr>
              <w:spacing w:before="120" w:after="120"/>
              <w:rPr>
                <w:rFonts w:cs="Arial"/>
                <w:b/>
              </w:rPr>
            </w:pPr>
            <w:r w:rsidRPr="00240940">
              <w:rPr>
                <w:rFonts w:cs="Arial"/>
                <w:b/>
              </w:rPr>
              <w:t>Type</w:t>
            </w:r>
          </w:p>
        </w:tc>
        <w:tc>
          <w:tcPr>
            <w:tcW w:w="834" w:type="pct"/>
            <w:shd w:val="clear" w:color="auto" w:fill="auto"/>
          </w:tcPr>
          <w:p w14:paraId="3FEDD446" w14:textId="77777777" w:rsidR="00677BE7" w:rsidRPr="00240940" w:rsidRDefault="00677BE7" w:rsidP="00B131AF">
            <w:pPr>
              <w:spacing w:before="120" w:after="120"/>
              <w:rPr>
                <w:rFonts w:cs="Arial"/>
                <w:b/>
              </w:rPr>
            </w:pPr>
            <w:r w:rsidRPr="00240940">
              <w:rPr>
                <w:rFonts w:cs="Arial"/>
                <w:b/>
              </w:rPr>
              <w:t>Multiplicity</w:t>
            </w:r>
          </w:p>
        </w:tc>
      </w:tr>
      <w:tr w:rsidR="00677BE7" w:rsidRPr="00240940" w14:paraId="401043AD" w14:textId="77777777" w:rsidTr="00B131AF">
        <w:tc>
          <w:tcPr>
            <w:tcW w:w="5000" w:type="pct"/>
            <w:gridSpan w:val="7"/>
            <w:shd w:val="clear" w:color="auto" w:fill="auto"/>
          </w:tcPr>
          <w:p w14:paraId="5CE655CC" w14:textId="77777777" w:rsidR="00677BE7" w:rsidRDefault="00677BE7" w:rsidP="00B131AF">
            <w:pPr>
              <w:spacing w:before="120" w:after="120"/>
              <w:rPr>
                <w:rFonts w:cs="Arial"/>
              </w:rPr>
            </w:pPr>
            <w:r w:rsidRPr="00240940">
              <w:rPr>
                <w:rFonts w:cs="Arial"/>
                <w:u w:val="single"/>
              </w:rPr>
              <w:t>INT 1 Reference:</w:t>
            </w:r>
            <w:r>
              <w:rPr>
                <w:rFonts w:cs="Arial"/>
                <w:u w:val="single"/>
              </w:rPr>
              <w:t xml:space="preserve"> --</w:t>
            </w:r>
          </w:p>
          <w:p w14:paraId="0B765B6A" w14:textId="77777777" w:rsidR="00677BE7" w:rsidRDefault="00677BE7" w:rsidP="00E87722">
            <w:pPr>
              <w:pStyle w:val="Heading3"/>
              <w:numPr>
                <w:ilvl w:val="2"/>
                <w:numId w:val="10"/>
              </w:numPr>
              <w:rPr>
                <w:lang w:val="en-AU"/>
              </w:rPr>
            </w:pPr>
            <w:bookmarkStart w:id="2254" w:name="_Toc120214465"/>
            <w:r>
              <w:rPr>
                <w:lang w:val="en-AU"/>
              </w:rPr>
              <w:t>General</w:t>
            </w:r>
            <w:bookmarkEnd w:id="2254"/>
          </w:p>
          <w:p w14:paraId="569D9EFD" w14:textId="53EF7B25" w:rsidR="00677BE7" w:rsidRDefault="00677BE7" w:rsidP="00B131AF">
            <w:pPr>
              <w:spacing w:after="120"/>
              <w:rPr>
                <w:rFonts w:cstheme="minorHAnsi"/>
                <w:lang w:val="en-AU"/>
              </w:rPr>
            </w:pPr>
            <w:r w:rsidRPr="00D943D8">
              <w:rPr>
                <w:rFonts w:cstheme="minorHAnsi"/>
                <w:b/>
                <w:lang w:val="en-AU"/>
              </w:rPr>
              <w:t>Restrictions</w:t>
            </w:r>
            <w:r w:rsidRPr="00D943D8">
              <w:rPr>
                <w:rFonts w:cstheme="minorHAnsi"/>
                <w:lang w:val="en-AU"/>
              </w:rPr>
              <w:t xml:space="preserve"> is intended for restrictions that constrain the activities of vessels temporarily with or without the legal force, or for longer terms without the force of law; they may be issued by a local authority such as a port captain or US Coast Guard district.</w:t>
            </w:r>
          </w:p>
          <w:p w14:paraId="77E93390" w14:textId="77777777" w:rsidR="00677BE7" w:rsidRDefault="00677BE7" w:rsidP="00B131AF">
            <w:pPr>
              <w:spacing w:before="120" w:after="120"/>
              <w:rPr>
                <w:rFonts w:cs="Arial"/>
              </w:rPr>
            </w:pPr>
            <w:r w:rsidRPr="00240940">
              <w:rPr>
                <w:rFonts w:cs="Arial"/>
                <w:u w:val="single"/>
              </w:rPr>
              <w:t>Remarks:</w:t>
            </w:r>
          </w:p>
          <w:p w14:paraId="486C0B7B" w14:textId="77777777" w:rsidR="00677BE7" w:rsidRPr="00AF63D5" w:rsidRDefault="00677BE7" w:rsidP="00E87722">
            <w:pPr>
              <w:numPr>
                <w:ilvl w:val="0"/>
                <w:numId w:val="8"/>
              </w:numPr>
              <w:tabs>
                <w:tab w:val="left" w:pos="0"/>
                <w:tab w:val="left" w:pos="240"/>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theme="minorHAnsi"/>
                <w:lang w:val="en-AU"/>
              </w:rPr>
            </w:pPr>
            <w:r w:rsidRPr="00AF63D5">
              <w:rPr>
                <w:rFonts w:cstheme="minorHAnsi"/>
                <w:lang w:val="en-AU"/>
              </w:rPr>
              <w:t xml:space="preserve">Association </w:t>
            </w:r>
            <w:proofErr w:type="spellStart"/>
            <w:r w:rsidRPr="00AF63D5">
              <w:rPr>
                <w:rFonts w:cstheme="minorHAnsi"/>
                <w:i/>
                <w:lang w:val="en-AU"/>
              </w:rPr>
              <w:t>AssociatedRxN</w:t>
            </w:r>
            <w:proofErr w:type="spellEnd"/>
            <w:r w:rsidRPr="00AF63D5">
              <w:rPr>
                <w:rFonts w:cstheme="minorHAnsi"/>
                <w:lang w:val="en-AU"/>
              </w:rPr>
              <w:t xml:space="preserve"> is with a geographic feature. While an association from geographic feature to information type can be encoded in the geographic feature instance, the reverse association from the information type to the geographic feature may be omitted from the information type instance.</w:t>
            </w:r>
          </w:p>
          <w:p w14:paraId="7401445F" w14:textId="77777777" w:rsidR="00677BE7" w:rsidRDefault="00677BE7" w:rsidP="00B131AF">
            <w:pPr>
              <w:spacing w:before="120" w:after="120"/>
              <w:rPr>
                <w:rFonts w:cs="Arial"/>
              </w:rPr>
            </w:pPr>
            <w:r w:rsidRPr="00240940">
              <w:rPr>
                <w:rFonts w:cs="Arial"/>
                <w:u w:val="single"/>
              </w:rPr>
              <w:t>Distinction:</w:t>
            </w:r>
            <w:r>
              <w:rPr>
                <w:rFonts w:cs="Arial"/>
                <w:u w:val="single"/>
              </w:rPr>
              <w:t xml:space="preserve"> </w:t>
            </w:r>
            <w:r w:rsidRPr="005B2F39">
              <w:rPr>
                <w:rFonts w:cs="Arial"/>
              </w:rPr>
              <w:t xml:space="preserve">Regulations, Recommendations, </w:t>
            </w:r>
            <w:proofErr w:type="spellStart"/>
            <w:r w:rsidRPr="005B2F39">
              <w:rPr>
                <w:rFonts w:cs="Arial"/>
              </w:rPr>
              <w:t>NauticalInformation</w:t>
            </w:r>
            <w:proofErr w:type="spellEnd"/>
          </w:p>
          <w:p w14:paraId="6FA8F6C8" w14:textId="77777777" w:rsidR="00677BE7" w:rsidRPr="00240940" w:rsidRDefault="00677BE7" w:rsidP="00B131AF">
            <w:pPr>
              <w:spacing w:before="120" w:after="120"/>
              <w:rPr>
                <w:rFonts w:cs="Arial"/>
              </w:rPr>
            </w:pPr>
          </w:p>
        </w:tc>
      </w:tr>
    </w:tbl>
    <w:p w14:paraId="4B0128C7" w14:textId="77777777" w:rsidR="00677BE7" w:rsidRDefault="00677BE7" w:rsidP="00677BE7">
      <w:pPr>
        <w:spacing w:before="240"/>
      </w:pPr>
    </w:p>
    <w:p w14:paraId="06862779" w14:textId="77777777" w:rsidR="00677BE7" w:rsidRDefault="00677BE7" w:rsidP="00677BE7">
      <w:r>
        <w:br w:type="page"/>
      </w:r>
    </w:p>
    <w:p w14:paraId="63A503E1" w14:textId="77777777" w:rsidR="00677BE7" w:rsidRDefault="00677BE7" w:rsidP="00716062">
      <w:pPr>
        <w:pStyle w:val="Heading2"/>
      </w:pPr>
      <w:bookmarkStart w:id="2255" w:name="_Ref113291112"/>
      <w:bookmarkStart w:id="2256" w:name="_Toc120214466"/>
      <w:r w:rsidRPr="00240940">
        <w:lastRenderedPageBreak/>
        <w:t>Recommendations</w:t>
      </w:r>
      <w:bookmarkEnd w:id="2255"/>
      <w:bookmarkEnd w:id="22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2"/>
        <w:gridCol w:w="750"/>
        <w:gridCol w:w="1504"/>
        <w:gridCol w:w="752"/>
        <w:gridCol w:w="1502"/>
        <w:gridCol w:w="752"/>
        <w:gridCol w:w="1504"/>
      </w:tblGrid>
      <w:tr w:rsidR="00677BE7" w:rsidRPr="00240940" w14:paraId="322BDDFF" w14:textId="77777777" w:rsidTr="00B131AF">
        <w:tc>
          <w:tcPr>
            <w:tcW w:w="5000" w:type="pct"/>
            <w:gridSpan w:val="7"/>
            <w:shd w:val="clear" w:color="auto" w:fill="auto"/>
          </w:tcPr>
          <w:p w14:paraId="4C92AE0C" w14:textId="77777777" w:rsidR="00677BE7" w:rsidRPr="00240940" w:rsidRDefault="00677BE7" w:rsidP="00B131AF">
            <w:pPr>
              <w:spacing w:before="120" w:after="120"/>
              <w:rPr>
                <w:rFonts w:cs="Arial"/>
              </w:rPr>
            </w:pPr>
            <w:r w:rsidRPr="00240940">
              <w:rPr>
                <w:rFonts w:cs="Arial"/>
                <w:u w:val="single"/>
              </w:rPr>
              <w:t>IHO Definition:</w:t>
            </w:r>
            <w:r>
              <w:rPr>
                <w:rFonts w:cs="Arial"/>
              </w:rPr>
              <w:t xml:space="preserve"> Recommendations for a related area or facility.</w:t>
            </w:r>
          </w:p>
        </w:tc>
      </w:tr>
      <w:tr w:rsidR="00677BE7" w:rsidRPr="00240940" w14:paraId="3B7D054B" w14:textId="77777777" w:rsidTr="00B131AF">
        <w:tc>
          <w:tcPr>
            <w:tcW w:w="5000" w:type="pct"/>
            <w:gridSpan w:val="7"/>
            <w:shd w:val="clear" w:color="auto" w:fill="auto"/>
          </w:tcPr>
          <w:p w14:paraId="57F05F18" w14:textId="77777777" w:rsidR="00677BE7" w:rsidRPr="00240940" w:rsidRDefault="00677BE7" w:rsidP="00B131AF">
            <w:pPr>
              <w:spacing w:before="120" w:after="120"/>
              <w:rPr>
                <w:rFonts w:cs="Arial"/>
                <w:b/>
              </w:rPr>
            </w:pPr>
            <w:r w:rsidRPr="00240940">
              <w:rPr>
                <w:rFonts w:cs="Arial"/>
                <w:b/>
                <w:u w:val="single"/>
              </w:rPr>
              <w:t>S-10x Information Type:</w:t>
            </w:r>
            <w:r>
              <w:rPr>
                <w:rFonts w:cs="Arial"/>
                <w:b/>
              </w:rPr>
              <w:t xml:space="preserve"> Recommendations</w:t>
            </w:r>
          </w:p>
        </w:tc>
      </w:tr>
      <w:tr w:rsidR="00677BE7" w:rsidRPr="00240940" w14:paraId="42AFCA31" w14:textId="77777777" w:rsidTr="00B131AF">
        <w:tc>
          <w:tcPr>
            <w:tcW w:w="5000" w:type="pct"/>
            <w:gridSpan w:val="7"/>
            <w:shd w:val="clear" w:color="auto" w:fill="auto"/>
          </w:tcPr>
          <w:p w14:paraId="4640E576" w14:textId="3545B996" w:rsidR="00677BE7" w:rsidRPr="00240940" w:rsidRDefault="00677BE7" w:rsidP="00B131AF">
            <w:pPr>
              <w:spacing w:before="120" w:after="120"/>
              <w:rPr>
                <w:rFonts w:cs="Arial"/>
                <w:b/>
              </w:rPr>
            </w:pPr>
            <w:r w:rsidRPr="00240940">
              <w:rPr>
                <w:rFonts w:cs="Arial"/>
                <w:b/>
                <w:u w:val="single"/>
              </w:rPr>
              <w:t>Super Type:</w:t>
            </w:r>
            <w:r>
              <w:rPr>
                <w:rFonts w:cs="Arial"/>
                <w:b/>
              </w:rPr>
              <w:t xml:space="preserve"> </w:t>
            </w:r>
            <w:proofErr w:type="spellStart"/>
            <w:r>
              <w:rPr>
                <w:rFonts w:cs="Arial"/>
                <w:b/>
              </w:rPr>
              <w:t>AbstractRxN</w:t>
            </w:r>
            <w:proofErr w:type="spellEnd"/>
            <w:r w:rsidR="00F748E7">
              <w:rPr>
                <w:rFonts w:cs="Arial"/>
                <w:b/>
              </w:rPr>
              <w:t xml:space="preserve"> (</w:t>
            </w:r>
            <w:r w:rsidR="00F748E7">
              <w:rPr>
                <w:rFonts w:cs="Arial"/>
                <w:b/>
              </w:rPr>
              <w:fldChar w:fldCharType="begin"/>
            </w:r>
            <w:r w:rsidR="00F748E7">
              <w:rPr>
                <w:rFonts w:cs="Arial"/>
                <w:b/>
              </w:rPr>
              <w:instrText xml:space="preserve"> REF _Ref113291164 \r \h </w:instrText>
            </w:r>
            <w:r w:rsidR="00F748E7">
              <w:rPr>
                <w:rFonts w:cs="Arial"/>
                <w:b/>
              </w:rPr>
            </w:r>
            <w:r w:rsidR="00F748E7">
              <w:rPr>
                <w:rFonts w:cs="Arial"/>
                <w:b/>
              </w:rPr>
              <w:fldChar w:fldCharType="separate"/>
            </w:r>
            <w:r w:rsidR="00EE3F7C">
              <w:rPr>
                <w:rFonts w:cs="Arial"/>
                <w:b/>
              </w:rPr>
              <w:t>9.3</w:t>
            </w:r>
            <w:r w:rsidR="00F748E7">
              <w:rPr>
                <w:rFonts w:cs="Arial"/>
                <w:b/>
              </w:rPr>
              <w:fldChar w:fldCharType="end"/>
            </w:r>
            <w:r w:rsidR="00F748E7">
              <w:rPr>
                <w:rFonts w:cs="Arial"/>
                <w:b/>
              </w:rPr>
              <w:t>)</w:t>
            </w:r>
          </w:p>
        </w:tc>
      </w:tr>
      <w:tr w:rsidR="00677BE7" w:rsidRPr="00240940" w14:paraId="4975FCEF" w14:textId="77777777" w:rsidTr="00B131AF">
        <w:tc>
          <w:tcPr>
            <w:tcW w:w="5000" w:type="pct"/>
            <w:gridSpan w:val="7"/>
            <w:shd w:val="clear" w:color="auto" w:fill="auto"/>
          </w:tcPr>
          <w:p w14:paraId="6CEC89F9" w14:textId="77777777" w:rsidR="00677BE7" w:rsidRPr="00240940" w:rsidRDefault="00677BE7" w:rsidP="00B131AF">
            <w:pPr>
              <w:spacing w:before="120" w:after="120"/>
              <w:rPr>
                <w:rFonts w:cs="Arial"/>
                <w:b/>
              </w:rPr>
            </w:pPr>
            <w:r w:rsidRPr="00240940">
              <w:rPr>
                <w:rFonts w:cs="Arial"/>
                <w:b/>
                <w:u w:val="single"/>
              </w:rPr>
              <w:t>Primitives:</w:t>
            </w:r>
            <w:r w:rsidRPr="00240940">
              <w:rPr>
                <w:rFonts w:cs="Arial"/>
                <w:b/>
              </w:rPr>
              <w:t xml:space="preserve"> None</w:t>
            </w:r>
            <w:r>
              <w:rPr>
                <w:rFonts w:cs="Arial"/>
                <w:b/>
              </w:rPr>
              <w:t xml:space="preserve"> </w:t>
            </w:r>
          </w:p>
        </w:tc>
      </w:tr>
      <w:tr w:rsidR="00677BE7" w:rsidRPr="00240940" w14:paraId="460D85E8" w14:textId="77777777" w:rsidTr="00B131AF">
        <w:tc>
          <w:tcPr>
            <w:tcW w:w="1249" w:type="pct"/>
            <w:shd w:val="clear" w:color="auto" w:fill="auto"/>
          </w:tcPr>
          <w:p w14:paraId="4E7530D1" w14:textId="77777777" w:rsidR="00677BE7" w:rsidRDefault="00677BE7" w:rsidP="00B131AF">
            <w:pPr>
              <w:spacing w:before="120"/>
              <w:rPr>
                <w:rFonts w:cs="Arial"/>
                <w:i/>
                <w:color w:val="0000FF"/>
                <w:sz w:val="18"/>
              </w:rPr>
            </w:pPr>
            <w:r w:rsidRPr="00240940">
              <w:rPr>
                <w:rFonts w:cs="Arial"/>
                <w:i/>
                <w:color w:val="0000FF"/>
                <w:sz w:val="18"/>
              </w:rPr>
              <w:t>Real World</w:t>
            </w:r>
          </w:p>
          <w:p w14:paraId="00DEB385" w14:textId="77777777" w:rsidR="00677BE7" w:rsidRPr="00240940" w:rsidRDefault="00677BE7" w:rsidP="00B131AF">
            <w:pPr>
              <w:spacing w:before="120"/>
              <w:rPr>
                <w:rFonts w:cs="Arial"/>
                <w:i/>
                <w:color w:val="0000FF"/>
                <w:sz w:val="18"/>
              </w:rPr>
            </w:pPr>
          </w:p>
        </w:tc>
        <w:tc>
          <w:tcPr>
            <w:tcW w:w="1667" w:type="pct"/>
            <w:gridSpan w:val="3"/>
            <w:shd w:val="clear" w:color="auto" w:fill="auto"/>
          </w:tcPr>
          <w:p w14:paraId="7A99B6E0" w14:textId="77777777" w:rsidR="00677BE7" w:rsidRDefault="00677BE7" w:rsidP="00B131AF">
            <w:pPr>
              <w:spacing w:before="120"/>
              <w:rPr>
                <w:rFonts w:cs="Arial"/>
                <w:i/>
                <w:color w:val="0000FF"/>
                <w:sz w:val="18"/>
              </w:rPr>
            </w:pPr>
            <w:r w:rsidRPr="00240940">
              <w:rPr>
                <w:rFonts w:cs="Arial"/>
                <w:i/>
                <w:color w:val="0000FF"/>
                <w:sz w:val="18"/>
              </w:rPr>
              <w:t>Paper Chart Symbol</w:t>
            </w:r>
          </w:p>
          <w:p w14:paraId="7609AD1A" w14:textId="77777777" w:rsidR="00677BE7" w:rsidRPr="00240940" w:rsidRDefault="00677BE7" w:rsidP="00B131AF">
            <w:pPr>
              <w:spacing w:before="120"/>
              <w:rPr>
                <w:rFonts w:cs="Arial"/>
                <w:i/>
                <w:color w:val="0000FF"/>
                <w:sz w:val="18"/>
              </w:rPr>
            </w:pPr>
          </w:p>
        </w:tc>
        <w:tc>
          <w:tcPr>
            <w:tcW w:w="2084" w:type="pct"/>
            <w:gridSpan w:val="3"/>
            <w:shd w:val="clear" w:color="auto" w:fill="auto"/>
          </w:tcPr>
          <w:p w14:paraId="6C42C23E" w14:textId="77777777" w:rsidR="00677BE7" w:rsidRDefault="00677BE7" w:rsidP="00B131AF">
            <w:pPr>
              <w:spacing w:before="120"/>
              <w:rPr>
                <w:rFonts w:cs="Arial"/>
                <w:i/>
                <w:color w:val="0000FF"/>
                <w:sz w:val="18"/>
              </w:rPr>
            </w:pPr>
            <w:r w:rsidRPr="00240940">
              <w:rPr>
                <w:rFonts w:cs="Arial"/>
                <w:i/>
                <w:color w:val="0000FF"/>
                <w:sz w:val="18"/>
              </w:rPr>
              <w:t>ECDIS Symbol</w:t>
            </w:r>
          </w:p>
          <w:p w14:paraId="5822B1D8" w14:textId="77777777" w:rsidR="00677BE7" w:rsidRPr="00240940" w:rsidRDefault="00677BE7" w:rsidP="00B131AF">
            <w:pPr>
              <w:spacing w:before="120"/>
              <w:rPr>
                <w:rFonts w:cs="Arial"/>
                <w:i/>
                <w:color w:val="0000FF"/>
                <w:sz w:val="18"/>
              </w:rPr>
            </w:pPr>
          </w:p>
        </w:tc>
      </w:tr>
      <w:tr w:rsidR="00677BE7" w:rsidRPr="00240940" w14:paraId="0E291E12" w14:textId="77777777" w:rsidTr="00B131AF">
        <w:tc>
          <w:tcPr>
            <w:tcW w:w="1665" w:type="pct"/>
            <w:gridSpan w:val="2"/>
            <w:shd w:val="clear" w:color="auto" w:fill="auto"/>
          </w:tcPr>
          <w:p w14:paraId="0FD6F857" w14:textId="77777777" w:rsidR="00677BE7" w:rsidRPr="00240940" w:rsidRDefault="00677BE7" w:rsidP="00B131AF">
            <w:pPr>
              <w:spacing w:before="120" w:after="120"/>
              <w:rPr>
                <w:rFonts w:cs="Arial"/>
                <w:b/>
              </w:rPr>
            </w:pPr>
            <w:r w:rsidRPr="00240940">
              <w:rPr>
                <w:rFonts w:cs="Arial"/>
                <w:b/>
              </w:rPr>
              <w:t>S-10x Attribute</w:t>
            </w:r>
          </w:p>
        </w:tc>
        <w:tc>
          <w:tcPr>
            <w:tcW w:w="834" w:type="pct"/>
            <w:shd w:val="clear" w:color="auto" w:fill="auto"/>
          </w:tcPr>
          <w:p w14:paraId="4501DA07" w14:textId="77777777" w:rsidR="00677BE7" w:rsidRPr="00240940" w:rsidRDefault="00677BE7" w:rsidP="00B131AF">
            <w:pPr>
              <w:spacing w:before="120" w:after="120"/>
              <w:rPr>
                <w:rFonts w:cs="Arial"/>
                <w:b/>
              </w:rPr>
            </w:pPr>
            <w:r w:rsidRPr="00240940">
              <w:rPr>
                <w:rFonts w:cs="Arial"/>
                <w:b/>
              </w:rPr>
              <w:t>S-57  Acronym</w:t>
            </w:r>
          </w:p>
        </w:tc>
        <w:tc>
          <w:tcPr>
            <w:tcW w:w="1250" w:type="pct"/>
            <w:gridSpan w:val="2"/>
            <w:shd w:val="clear" w:color="auto" w:fill="auto"/>
          </w:tcPr>
          <w:p w14:paraId="73160FC3" w14:textId="77777777" w:rsidR="00677BE7" w:rsidRPr="00240940" w:rsidRDefault="00677BE7" w:rsidP="00B131AF">
            <w:pPr>
              <w:spacing w:before="120" w:after="120"/>
              <w:rPr>
                <w:rFonts w:cs="Arial"/>
                <w:b/>
              </w:rPr>
            </w:pPr>
            <w:r w:rsidRPr="00240940">
              <w:rPr>
                <w:rFonts w:cs="Arial"/>
                <w:b/>
              </w:rPr>
              <w:t>Allowable Encoding Value</w:t>
            </w:r>
          </w:p>
        </w:tc>
        <w:tc>
          <w:tcPr>
            <w:tcW w:w="417" w:type="pct"/>
            <w:shd w:val="clear" w:color="auto" w:fill="auto"/>
          </w:tcPr>
          <w:p w14:paraId="3067A826" w14:textId="77777777" w:rsidR="00677BE7" w:rsidRPr="00240940" w:rsidRDefault="00677BE7" w:rsidP="00B131AF">
            <w:pPr>
              <w:spacing w:before="120" w:after="120"/>
              <w:rPr>
                <w:rFonts w:cs="Arial"/>
                <w:b/>
              </w:rPr>
            </w:pPr>
            <w:r w:rsidRPr="00240940">
              <w:rPr>
                <w:rFonts w:cs="Arial"/>
                <w:b/>
              </w:rPr>
              <w:t>Type</w:t>
            </w:r>
          </w:p>
        </w:tc>
        <w:tc>
          <w:tcPr>
            <w:tcW w:w="834" w:type="pct"/>
            <w:shd w:val="clear" w:color="auto" w:fill="auto"/>
          </w:tcPr>
          <w:p w14:paraId="13AA7A79" w14:textId="77777777" w:rsidR="00677BE7" w:rsidRPr="00240940" w:rsidRDefault="00677BE7" w:rsidP="00B131AF">
            <w:pPr>
              <w:spacing w:before="120" w:after="120"/>
              <w:rPr>
                <w:rFonts w:cs="Arial"/>
                <w:b/>
              </w:rPr>
            </w:pPr>
            <w:r w:rsidRPr="00240940">
              <w:rPr>
                <w:rFonts w:cs="Arial"/>
                <w:b/>
              </w:rPr>
              <w:t>Multiplicity</w:t>
            </w:r>
          </w:p>
        </w:tc>
      </w:tr>
      <w:tr w:rsidR="00677BE7" w:rsidRPr="00240940" w14:paraId="506D0481" w14:textId="77777777" w:rsidTr="00B131AF">
        <w:tc>
          <w:tcPr>
            <w:tcW w:w="5000" w:type="pct"/>
            <w:gridSpan w:val="7"/>
            <w:shd w:val="clear" w:color="auto" w:fill="auto"/>
          </w:tcPr>
          <w:p w14:paraId="5A734F29" w14:textId="77777777" w:rsidR="00677BE7" w:rsidRDefault="00677BE7" w:rsidP="00B131AF">
            <w:pPr>
              <w:spacing w:before="120" w:after="120"/>
              <w:rPr>
                <w:rFonts w:cs="Arial"/>
              </w:rPr>
            </w:pPr>
            <w:r w:rsidRPr="00240940">
              <w:rPr>
                <w:rFonts w:cs="Arial"/>
                <w:u w:val="single"/>
              </w:rPr>
              <w:t>INT 1 Reference:</w:t>
            </w:r>
          </w:p>
          <w:p w14:paraId="14B0C1B2" w14:textId="77777777" w:rsidR="00677BE7" w:rsidRDefault="00677BE7" w:rsidP="00E87722">
            <w:pPr>
              <w:pStyle w:val="Heading3"/>
              <w:numPr>
                <w:ilvl w:val="2"/>
                <w:numId w:val="10"/>
              </w:numPr>
            </w:pPr>
            <w:bookmarkStart w:id="2257" w:name="_Toc120214467"/>
            <w:r>
              <w:t>General</w:t>
            </w:r>
            <w:bookmarkEnd w:id="2257"/>
          </w:p>
          <w:p w14:paraId="5C038F6C" w14:textId="5121AA82" w:rsidR="00677BE7" w:rsidRDefault="00677BE7" w:rsidP="00B131AF">
            <w:pPr>
              <w:spacing w:before="120" w:after="120"/>
              <w:rPr>
                <w:rFonts w:cs="Arial"/>
              </w:rPr>
            </w:pPr>
            <w:r>
              <w:rPr>
                <w:rFonts w:cs="Arial"/>
              </w:rPr>
              <w:t>Recommendations is intended for encoding suggestions, limitations, or preferred procedures that are not mandatory.</w:t>
            </w:r>
          </w:p>
          <w:p w14:paraId="10B3CCBD" w14:textId="41DA030A" w:rsidR="00BB5D61" w:rsidRDefault="005F2011" w:rsidP="00B131AF">
            <w:pPr>
              <w:spacing w:before="120" w:after="120"/>
              <w:rPr>
                <w:rFonts w:cs="Arial"/>
              </w:rPr>
            </w:pPr>
            <w:r>
              <w:rPr>
                <w:rFonts w:cs="Arial"/>
              </w:rPr>
              <w:t xml:space="preserve">For example, a recommendation for approaching a </w:t>
            </w:r>
            <w:r w:rsidR="00BB5D61">
              <w:rPr>
                <w:rFonts w:cs="Arial"/>
              </w:rPr>
              <w:t xml:space="preserve">particular </w:t>
            </w:r>
            <w:r>
              <w:rPr>
                <w:rFonts w:cs="Arial"/>
              </w:rPr>
              <w:t xml:space="preserve">berth at a given orientation may be encoded in a </w:t>
            </w:r>
            <w:r w:rsidRPr="00BB5D61">
              <w:rPr>
                <w:rFonts w:cs="Arial"/>
                <w:b/>
                <w:bCs/>
              </w:rPr>
              <w:t>Recommendations</w:t>
            </w:r>
            <w:r>
              <w:rPr>
                <w:rFonts w:cs="Arial"/>
              </w:rPr>
              <w:t xml:space="preserve"> object associated to the </w:t>
            </w:r>
            <w:r w:rsidRPr="00BB5D61">
              <w:rPr>
                <w:rFonts w:cs="Arial"/>
                <w:b/>
                <w:bCs/>
              </w:rPr>
              <w:t>Berth</w:t>
            </w:r>
            <w:r>
              <w:rPr>
                <w:rFonts w:cs="Arial"/>
              </w:rPr>
              <w:t xml:space="preserve"> feature with </w:t>
            </w:r>
            <w:r w:rsidR="00BB5D61">
              <w:rPr>
                <w:rFonts w:cs="Arial"/>
              </w:rPr>
              <w:t xml:space="preserve">an </w:t>
            </w:r>
            <w:proofErr w:type="spellStart"/>
            <w:r w:rsidR="00BB5D61" w:rsidRPr="00BB5D61">
              <w:rPr>
                <w:rFonts w:cs="Arial"/>
                <w:i/>
                <w:iCs/>
              </w:rPr>
              <w:t>AssociatedRxN</w:t>
            </w:r>
            <w:proofErr w:type="spellEnd"/>
            <w:r w:rsidR="00BB5D61">
              <w:rPr>
                <w:rFonts w:cs="Arial"/>
              </w:rPr>
              <w:t xml:space="preserve"> association from the </w:t>
            </w:r>
            <w:r w:rsidR="00BB5D61" w:rsidRPr="00BB5D61">
              <w:rPr>
                <w:rFonts w:cs="Arial"/>
                <w:b/>
                <w:bCs/>
              </w:rPr>
              <w:t>Berth</w:t>
            </w:r>
            <w:r w:rsidR="00BB5D61">
              <w:rPr>
                <w:rFonts w:cs="Arial"/>
              </w:rPr>
              <w:t xml:space="preserve"> to the </w:t>
            </w:r>
            <w:r w:rsidR="00BB5D61" w:rsidRPr="00BB5D61">
              <w:rPr>
                <w:rFonts w:cs="Arial"/>
                <w:b/>
                <w:bCs/>
              </w:rPr>
              <w:t>Recommendations</w:t>
            </w:r>
            <w:r w:rsidR="00BB5D61">
              <w:rPr>
                <w:rFonts w:cs="Arial"/>
              </w:rPr>
              <w:t xml:space="preserve"> object. If it is a port rule rather than a recommendation, it should be encoded as a </w:t>
            </w:r>
            <w:r w:rsidR="00BB5D61" w:rsidRPr="00BB5D61">
              <w:rPr>
                <w:rFonts w:cs="Arial"/>
                <w:b/>
                <w:bCs/>
              </w:rPr>
              <w:t>Restrictions</w:t>
            </w:r>
            <w:r w:rsidR="00BB5D61">
              <w:rPr>
                <w:rFonts w:cs="Arial"/>
              </w:rPr>
              <w:t xml:space="preserve"> or </w:t>
            </w:r>
            <w:r w:rsidR="00BB5D61" w:rsidRPr="00BB5D61">
              <w:rPr>
                <w:rFonts w:cs="Arial"/>
                <w:b/>
                <w:bCs/>
              </w:rPr>
              <w:t>Regulations</w:t>
            </w:r>
            <w:r w:rsidR="00BB5D61">
              <w:rPr>
                <w:rFonts w:cs="Arial"/>
              </w:rPr>
              <w:t xml:space="preserve"> object instead, with the same association from the </w:t>
            </w:r>
            <w:r w:rsidR="00BB5D61" w:rsidRPr="00BB5D61">
              <w:rPr>
                <w:rFonts w:cs="Arial"/>
                <w:b/>
                <w:bCs/>
              </w:rPr>
              <w:t>Berth</w:t>
            </w:r>
            <w:r w:rsidR="00BB5D61" w:rsidRPr="00BB5D61">
              <w:rPr>
                <w:rFonts w:cs="Arial"/>
              </w:rPr>
              <w:t xml:space="preserve"> feature</w:t>
            </w:r>
            <w:r w:rsidR="00BB5D61">
              <w:rPr>
                <w:rFonts w:cs="Arial"/>
              </w:rPr>
              <w:t>.</w:t>
            </w:r>
          </w:p>
          <w:p w14:paraId="0FA20033" w14:textId="77777777" w:rsidR="00677BE7" w:rsidRDefault="00677BE7" w:rsidP="00B131AF">
            <w:pPr>
              <w:spacing w:before="120" w:after="120"/>
              <w:rPr>
                <w:rFonts w:cs="Arial"/>
              </w:rPr>
            </w:pPr>
            <w:r w:rsidRPr="00240940">
              <w:rPr>
                <w:rFonts w:cs="Arial"/>
                <w:u w:val="single"/>
              </w:rPr>
              <w:t>Remarks:</w:t>
            </w:r>
          </w:p>
          <w:p w14:paraId="54EE4F76" w14:textId="77777777" w:rsidR="00677BE7" w:rsidRPr="005646D6" w:rsidRDefault="00677BE7" w:rsidP="00E87722">
            <w:pPr>
              <w:numPr>
                <w:ilvl w:val="0"/>
                <w:numId w:val="8"/>
              </w:numPr>
              <w:tabs>
                <w:tab w:val="left" w:pos="0"/>
                <w:tab w:val="left" w:pos="240"/>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theme="minorHAnsi"/>
                <w:lang w:val="en-AU"/>
              </w:rPr>
            </w:pPr>
            <w:r w:rsidRPr="005646D6">
              <w:rPr>
                <w:rFonts w:cstheme="minorHAnsi"/>
                <w:lang w:val="en-AU"/>
              </w:rPr>
              <w:t xml:space="preserve">Association </w:t>
            </w:r>
            <w:proofErr w:type="spellStart"/>
            <w:r w:rsidRPr="005646D6">
              <w:rPr>
                <w:rFonts w:cstheme="minorHAnsi"/>
                <w:i/>
                <w:lang w:val="en-AU"/>
              </w:rPr>
              <w:t>AssociatedRxN</w:t>
            </w:r>
            <w:proofErr w:type="spellEnd"/>
            <w:r w:rsidRPr="005646D6">
              <w:rPr>
                <w:rFonts w:cstheme="minorHAnsi"/>
                <w:lang w:val="en-AU"/>
              </w:rPr>
              <w:t xml:space="preserve"> is with a geographic feature. While an association from geographic feature to information type can be encoded in the geographic feature instance, the reverse association from the information type to the geographic feature may be omitted from the information type instance.</w:t>
            </w:r>
          </w:p>
          <w:p w14:paraId="556B3EC7" w14:textId="77777777" w:rsidR="00677BE7" w:rsidRDefault="00677BE7" w:rsidP="00B131AF">
            <w:pPr>
              <w:spacing w:before="120" w:after="120"/>
              <w:rPr>
                <w:rFonts w:cs="Arial"/>
              </w:rPr>
            </w:pPr>
            <w:r w:rsidRPr="00240940">
              <w:rPr>
                <w:rFonts w:cs="Arial"/>
                <w:u w:val="single"/>
              </w:rPr>
              <w:t>Distinction:</w:t>
            </w:r>
            <w:r>
              <w:rPr>
                <w:rFonts w:cs="Arial"/>
                <w:u w:val="single"/>
              </w:rPr>
              <w:t xml:space="preserve"> </w:t>
            </w:r>
            <w:r w:rsidRPr="005B2F39">
              <w:rPr>
                <w:rFonts w:cs="Arial"/>
              </w:rPr>
              <w:t xml:space="preserve">Regulations, Restrictions, </w:t>
            </w:r>
            <w:proofErr w:type="spellStart"/>
            <w:r w:rsidRPr="005B2F39">
              <w:rPr>
                <w:rFonts w:cs="Arial"/>
              </w:rPr>
              <w:t>NauticalInformation</w:t>
            </w:r>
            <w:proofErr w:type="spellEnd"/>
          </w:p>
          <w:p w14:paraId="0E543B20" w14:textId="77777777" w:rsidR="00677BE7" w:rsidRPr="00240940" w:rsidRDefault="00677BE7" w:rsidP="00B131AF">
            <w:pPr>
              <w:spacing w:before="120" w:after="120"/>
              <w:rPr>
                <w:rFonts w:cs="Arial"/>
              </w:rPr>
            </w:pPr>
          </w:p>
        </w:tc>
      </w:tr>
    </w:tbl>
    <w:p w14:paraId="0152A674" w14:textId="77777777" w:rsidR="00677BE7" w:rsidRDefault="00677BE7" w:rsidP="00677BE7">
      <w:pPr>
        <w:spacing w:before="240"/>
      </w:pPr>
    </w:p>
    <w:p w14:paraId="5AC85E98" w14:textId="77777777" w:rsidR="00677BE7" w:rsidRDefault="00677BE7" w:rsidP="00677BE7">
      <w:r>
        <w:br w:type="page"/>
      </w:r>
    </w:p>
    <w:p w14:paraId="53E1DEBC" w14:textId="77777777" w:rsidR="00677BE7" w:rsidRDefault="00677BE7" w:rsidP="00716062">
      <w:pPr>
        <w:pStyle w:val="Heading2"/>
      </w:pPr>
      <w:bookmarkStart w:id="2258" w:name="_Ref113291118"/>
      <w:bookmarkStart w:id="2259" w:name="_Toc120214468"/>
      <w:r w:rsidRPr="00240940">
        <w:lastRenderedPageBreak/>
        <w:t>Nautical Information</w:t>
      </w:r>
      <w:bookmarkEnd w:id="2258"/>
      <w:bookmarkEnd w:id="22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1"/>
        <w:gridCol w:w="1053"/>
        <w:gridCol w:w="281"/>
        <w:gridCol w:w="749"/>
        <w:gridCol w:w="547"/>
        <w:gridCol w:w="952"/>
        <w:gridCol w:w="488"/>
        <w:gridCol w:w="302"/>
        <w:gridCol w:w="274"/>
        <w:gridCol w:w="1205"/>
        <w:gridCol w:w="110"/>
        <w:gridCol w:w="699"/>
        <w:gridCol w:w="954"/>
        <w:gridCol w:w="521"/>
      </w:tblGrid>
      <w:tr w:rsidR="00677BE7" w:rsidRPr="00240940" w14:paraId="51E36C50" w14:textId="77777777" w:rsidTr="00B131AF">
        <w:tc>
          <w:tcPr>
            <w:tcW w:w="5000" w:type="pct"/>
            <w:gridSpan w:val="14"/>
            <w:shd w:val="clear" w:color="auto" w:fill="auto"/>
          </w:tcPr>
          <w:p w14:paraId="1B2ABEB8" w14:textId="77777777" w:rsidR="00677BE7" w:rsidRPr="00240940" w:rsidRDefault="00677BE7" w:rsidP="00B131AF">
            <w:pPr>
              <w:spacing w:before="120" w:after="120"/>
              <w:rPr>
                <w:rFonts w:cs="Arial"/>
              </w:rPr>
            </w:pPr>
            <w:r w:rsidRPr="00240940">
              <w:rPr>
                <w:rFonts w:cs="Arial"/>
                <w:u w:val="single"/>
              </w:rPr>
              <w:t>IHO Definition:</w:t>
            </w:r>
            <w:r>
              <w:rPr>
                <w:rFonts w:cs="Arial"/>
              </w:rPr>
              <w:t xml:space="preserve"> Nautical information about a related area or facility.</w:t>
            </w:r>
          </w:p>
        </w:tc>
      </w:tr>
      <w:tr w:rsidR="00677BE7" w:rsidRPr="00240940" w14:paraId="6B44A291" w14:textId="77777777" w:rsidTr="00B131AF">
        <w:tc>
          <w:tcPr>
            <w:tcW w:w="5000" w:type="pct"/>
            <w:gridSpan w:val="14"/>
            <w:shd w:val="clear" w:color="auto" w:fill="auto"/>
          </w:tcPr>
          <w:p w14:paraId="1CBF203E" w14:textId="77777777" w:rsidR="00677BE7" w:rsidRPr="00240940" w:rsidRDefault="00677BE7" w:rsidP="00B131AF">
            <w:pPr>
              <w:spacing w:before="120" w:after="120"/>
              <w:rPr>
                <w:rFonts w:cs="Arial"/>
                <w:b/>
              </w:rPr>
            </w:pPr>
            <w:r w:rsidRPr="00240940">
              <w:rPr>
                <w:rFonts w:cs="Arial"/>
                <w:b/>
                <w:u w:val="single"/>
              </w:rPr>
              <w:t>S-10x Information Type:</w:t>
            </w:r>
            <w:r>
              <w:rPr>
                <w:rFonts w:cs="Arial"/>
                <w:b/>
              </w:rPr>
              <w:t xml:space="preserve"> Nautical Information</w:t>
            </w:r>
          </w:p>
        </w:tc>
      </w:tr>
      <w:tr w:rsidR="00677BE7" w:rsidRPr="00240940" w14:paraId="6021D647" w14:textId="77777777" w:rsidTr="00B131AF">
        <w:tc>
          <w:tcPr>
            <w:tcW w:w="5000" w:type="pct"/>
            <w:gridSpan w:val="14"/>
            <w:shd w:val="clear" w:color="auto" w:fill="auto"/>
          </w:tcPr>
          <w:p w14:paraId="431D8FC8" w14:textId="06C095D3" w:rsidR="00677BE7" w:rsidRPr="00240940" w:rsidRDefault="00677BE7" w:rsidP="00B131AF">
            <w:pPr>
              <w:spacing w:before="120" w:after="120"/>
              <w:rPr>
                <w:rFonts w:cs="Arial"/>
                <w:b/>
              </w:rPr>
            </w:pPr>
            <w:r w:rsidRPr="00240940">
              <w:rPr>
                <w:rFonts w:cs="Arial"/>
                <w:b/>
                <w:u w:val="single"/>
              </w:rPr>
              <w:t>Super Type:</w:t>
            </w:r>
            <w:r>
              <w:rPr>
                <w:rFonts w:cs="Arial"/>
                <w:b/>
              </w:rPr>
              <w:t xml:space="preserve"> </w:t>
            </w:r>
            <w:proofErr w:type="spellStart"/>
            <w:r>
              <w:rPr>
                <w:rFonts w:cs="Arial"/>
                <w:b/>
              </w:rPr>
              <w:t>AbstractRxN</w:t>
            </w:r>
            <w:proofErr w:type="spellEnd"/>
            <w:r w:rsidR="00F748E7">
              <w:rPr>
                <w:rFonts w:cs="Arial"/>
                <w:b/>
              </w:rPr>
              <w:t xml:space="preserve"> (</w:t>
            </w:r>
            <w:r w:rsidR="00F748E7">
              <w:rPr>
                <w:rFonts w:cs="Arial"/>
                <w:b/>
              </w:rPr>
              <w:fldChar w:fldCharType="begin"/>
            </w:r>
            <w:r w:rsidR="00F748E7">
              <w:rPr>
                <w:rFonts w:cs="Arial"/>
                <w:b/>
              </w:rPr>
              <w:instrText xml:space="preserve"> REF _Ref113291164 \r \h </w:instrText>
            </w:r>
            <w:r w:rsidR="00F748E7">
              <w:rPr>
                <w:rFonts w:cs="Arial"/>
                <w:b/>
              </w:rPr>
            </w:r>
            <w:r w:rsidR="00F748E7">
              <w:rPr>
                <w:rFonts w:cs="Arial"/>
                <w:b/>
              </w:rPr>
              <w:fldChar w:fldCharType="separate"/>
            </w:r>
            <w:r w:rsidR="00EE3F7C">
              <w:rPr>
                <w:rFonts w:cs="Arial"/>
                <w:b/>
              </w:rPr>
              <w:t>9.3</w:t>
            </w:r>
            <w:r w:rsidR="00F748E7">
              <w:rPr>
                <w:rFonts w:cs="Arial"/>
                <w:b/>
              </w:rPr>
              <w:fldChar w:fldCharType="end"/>
            </w:r>
            <w:r w:rsidR="00F748E7">
              <w:rPr>
                <w:rFonts w:cs="Arial"/>
                <w:b/>
              </w:rPr>
              <w:t>)</w:t>
            </w:r>
          </w:p>
        </w:tc>
      </w:tr>
      <w:tr w:rsidR="00677BE7" w:rsidRPr="00240940" w14:paraId="1185081A" w14:textId="77777777" w:rsidTr="00B131AF">
        <w:tc>
          <w:tcPr>
            <w:tcW w:w="5000" w:type="pct"/>
            <w:gridSpan w:val="14"/>
            <w:shd w:val="clear" w:color="auto" w:fill="auto"/>
          </w:tcPr>
          <w:p w14:paraId="0D264DD8" w14:textId="77777777" w:rsidR="00677BE7" w:rsidRPr="00240940" w:rsidRDefault="00677BE7" w:rsidP="00B131AF">
            <w:pPr>
              <w:spacing w:before="120" w:after="120"/>
              <w:rPr>
                <w:rFonts w:cs="Arial"/>
                <w:b/>
              </w:rPr>
            </w:pPr>
            <w:r w:rsidRPr="00240940">
              <w:rPr>
                <w:rFonts w:cs="Arial"/>
                <w:b/>
                <w:u w:val="single"/>
              </w:rPr>
              <w:t>Primitives:</w:t>
            </w:r>
            <w:r w:rsidRPr="00240940">
              <w:rPr>
                <w:rFonts w:cs="Arial"/>
                <w:b/>
              </w:rPr>
              <w:t xml:space="preserve"> None</w:t>
            </w:r>
            <w:r>
              <w:rPr>
                <w:rFonts w:cs="Arial"/>
                <w:b/>
              </w:rPr>
              <w:t xml:space="preserve"> </w:t>
            </w:r>
          </w:p>
        </w:tc>
      </w:tr>
      <w:tr w:rsidR="00677BE7" w:rsidRPr="00240940" w14:paraId="5D2D8B9C" w14:textId="77777777" w:rsidTr="00B131AF">
        <w:tc>
          <w:tcPr>
            <w:tcW w:w="1249" w:type="pct"/>
            <w:gridSpan w:val="3"/>
            <w:shd w:val="clear" w:color="auto" w:fill="auto"/>
          </w:tcPr>
          <w:p w14:paraId="37947C80" w14:textId="77777777" w:rsidR="00677BE7" w:rsidRDefault="00677BE7" w:rsidP="00B131AF">
            <w:pPr>
              <w:spacing w:before="120"/>
              <w:rPr>
                <w:rFonts w:cs="Arial"/>
                <w:i/>
                <w:color w:val="0000FF"/>
                <w:sz w:val="18"/>
              </w:rPr>
            </w:pPr>
            <w:r w:rsidRPr="00240940">
              <w:rPr>
                <w:rFonts w:cs="Arial"/>
                <w:i/>
                <w:color w:val="0000FF"/>
                <w:sz w:val="18"/>
              </w:rPr>
              <w:t>Real World</w:t>
            </w:r>
          </w:p>
          <w:p w14:paraId="56791709" w14:textId="77777777" w:rsidR="00677BE7" w:rsidRPr="00240940" w:rsidRDefault="00677BE7" w:rsidP="00B131AF">
            <w:pPr>
              <w:spacing w:before="120"/>
              <w:rPr>
                <w:rFonts w:cs="Arial"/>
                <w:i/>
                <w:color w:val="0000FF"/>
                <w:sz w:val="18"/>
              </w:rPr>
            </w:pPr>
          </w:p>
        </w:tc>
        <w:tc>
          <w:tcPr>
            <w:tcW w:w="1667" w:type="pct"/>
            <w:gridSpan w:val="5"/>
            <w:shd w:val="clear" w:color="auto" w:fill="auto"/>
          </w:tcPr>
          <w:p w14:paraId="7E759A9E" w14:textId="77777777" w:rsidR="00677BE7" w:rsidRDefault="00677BE7" w:rsidP="00B131AF">
            <w:pPr>
              <w:spacing w:before="120"/>
              <w:rPr>
                <w:rFonts w:cs="Arial"/>
                <w:i/>
                <w:color w:val="0000FF"/>
                <w:sz w:val="18"/>
              </w:rPr>
            </w:pPr>
            <w:r w:rsidRPr="00240940">
              <w:rPr>
                <w:rFonts w:cs="Arial"/>
                <w:i/>
                <w:color w:val="0000FF"/>
                <w:sz w:val="18"/>
              </w:rPr>
              <w:t>Paper Chart Symbol</w:t>
            </w:r>
          </w:p>
          <w:p w14:paraId="00B9A440" w14:textId="77777777" w:rsidR="00677BE7" w:rsidRPr="00240940" w:rsidRDefault="00677BE7" w:rsidP="00B131AF">
            <w:pPr>
              <w:spacing w:before="120"/>
              <w:rPr>
                <w:rFonts w:cs="Arial"/>
                <w:i/>
                <w:color w:val="0000FF"/>
                <w:sz w:val="18"/>
              </w:rPr>
            </w:pPr>
          </w:p>
        </w:tc>
        <w:tc>
          <w:tcPr>
            <w:tcW w:w="2084" w:type="pct"/>
            <w:gridSpan w:val="6"/>
            <w:shd w:val="clear" w:color="auto" w:fill="auto"/>
          </w:tcPr>
          <w:p w14:paraId="6CDEE0AC" w14:textId="77777777" w:rsidR="00677BE7" w:rsidRDefault="00677BE7" w:rsidP="00B131AF">
            <w:pPr>
              <w:spacing w:before="120"/>
              <w:rPr>
                <w:rFonts w:cs="Arial"/>
                <w:i/>
                <w:color w:val="0000FF"/>
                <w:sz w:val="18"/>
              </w:rPr>
            </w:pPr>
            <w:r w:rsidRPr="00240940">
              <w:rPr>
                <w:rFonts w:cs="Arial"/>
                <w:i/>
                <w:color w:val="0000FF"/>
                <w:sz w:val="18"/>
              </w:rPr>
              <w:t>ECDIS Symbol</w:t>
            </w:r>
          </w:p>
          <w:p w14:paraId="3D5E13E2" w14:textId="77777777" w:rsidR="00677BE7" w:rsidRPr="00240940" w:rsidRDefault="00677BE7" w:rsidP="00B131AF">
            <w:pPr>
              <w:spacing w:before="120"/>
              <w:rPr>
                <w:rFonts w:cs="Arial"/>
                <w:i/>
                <w:color w:val="0000FF"/>
                <w:sz w:val="18"/>
              </w:rPr>
            </w:pPr>
          </w:p>
        </w:tc>
      </w:tr>
      <w:tr w:rsidR="00677BE7" w:rsidRPr="00240940" w14:paraId="6AB6B5EE" w14:textId="77777777" w:rsidTr="00B131AF">
        <w:tc>
          <w:tcPr>
            <w:tcW w:w="1665" w:type="pct"/>
            <w:gridSpan w:val="4"/>
            <w:shd w:val="clear" w:color="auto" w:fill="auto"/>
          </w:tcPr>
          <w:p w14:paraId="3751B697" w14:textId="77777777" w:rsidR="00677BE7" w:rsidRPr="00240940" w:rsidRDefault="00677BE7" w:rsidP="00B131AF">
            <w:pPr>
              <w:spacing w:before="120" w:after="120"/>
              <w:rPr>
                <w:rFonts w:cs="Arial"/>
                <w:b/>
              </w:rPr>
            </w:pPr>
            <w:r w:rsidRPr="00240940">
              <w:rPr>
                <w:rFonts w:cs="Arial"/>
                <w:b/>
              </w:rPr>
              <w:t>S-10x Attribute</w:t>
            </w:r>
          </w:p>
        </w:tc>
        <w:tc>
          <w:tcPr>
            <w:tcW w:w="834" w:type="pct"/>
            <w:gridSpan w:val="2"/>
            <w:shd w:val="clear" w:color="auto" w:fill="auto"/>
          </w:tcPr>
          <w:p w14:paraId="54D68D4E" w14:textId="77777777" w:rsidR="00677BE7" w:rsidRPr="00240940" w:rsidRDefault="00677BE7" w:rsidP="00B131AF">
            <w:pPr>
              <w:spacing w:before="120" w:after="120"/>
              <w:rPr>
                <w:rFonts w:cs="Arial"/>
                <w:b/>
              </w:rPr>
            </w:pPr>
            <w:r w:rsidRPr="00240940">
              <w:rPr>
                <w:rFonts w:cs="Arial"/>
                <w:b/>
              </w:rPr>
              <w:t>S-57  Acronym</w:t>
            </w:r>
          </w:p>
        </w:tc>
        <w:tc>
          <w:tcPr>
            <w:tcW w:w="1250" w:type="pct"/>
            <w:gridSpan w:val="4"/>
            <w:shd w:val="clear" w:color="auto" w:fill="auto"/>
          </w:tcPr>
          <w:p w14:paraId="45F7C9FE" w14:textId="77777777" w:rsidR="00677BE7" w:rsidRPr="00240940" w:rsidRDefault="00677BE7" w:rsidP="00B131AF">
            <w:pPr>
              <w:spacing w:before="120" w:after="120"/>
              <w:rPr>
                <w:rFonts w:cs="Arial"/>
                <w:b/>
              </w:rPr>
            </w:pPr>
            <w:r w:rsidRPr="00240940">
              <w:rPr>
                <w:rFonts w:cs="Arial"/>
                <w:b/>
              </w:rPr>
              <w:t>Allowable Encoding Value</w:t>
            </w:r>
          </w:p>
        </w:tc>
        <w:tc>
          <w:tcPr>
            <w:tcW w:w="417" w:type="pct"/>
            <w:gridSpan w:val="2"/>
            <w:shd w:val="clear" w:color="auto" w:fill="auto"/>
          </w:tcPr>
          <w:p w14:paraId="4E0CFB40" w14:textId="77777777" w:rsidR="00677BE7" w:rsidRPr="00240940" w:rsidRDefault="00677BE7" w:rsidP="00B131AF">
            <w:pPr>
              <w:spacing w:before="120" w:after="120"/>
              <w:rPr>
                <w:rFonts w:cs="Arial"/>
                <w:b/>
              </w:rPr>
            </w:pPr>
            <w:r w:rsidRPr="00240940">
              <w:rPr>
                <w:rFonts w:cs="Arial"/>
                <w:b/>
              </w:rPr>
              <w:t>Type</w:t>
            </w:r>
          </w:p>
        </w:tc>
        <w:tc>
          <w:tcPr>
            <w:tcW w:w="834" w:type="pct"/>
            <w:gridSpan w:val="2"/>
            <w:shd w:val="clear" w:color="auto" w:fill="auto"/>
          </w:tcPr>
          <w:p w14:paraId="630FA841" w14:textId="77777777" w:rsidR="00677BE7" w:rsidRPr="00240940" w:rsidRDefault="00677BE7" w:rsidP="00B131AF">
            <w:pPr>
              <w:spacing w:before="120" w:after="120"/>
              <w:rPr>
                <w:rFonts w:cs="Arial"/>
                <w:b/>
              </w:rPr>
            </w:pPr>
            <w:r w:rsidRPr="00240940">
              <w:rPr>
                <w:rFonts w:cs="Arial"/>
                <w:b/>
              </w:rPr>
              <w:t>Multiplicity</w:t>
            </w:r>
          </w:p>
        </w:tc>
      </w:tr>
      <w:tr w:rsidR="00677BE7" w:rsidRPr="00240940" w14:paraId="510CF0B8" w14:textId="77777777" w:rsidTr="00B131AF">
        <w:tc>
          <w:tcPr>
            <w:tcW w:w="5000" w:type="pct"/>
            <w:gridSpan w:val="14"/>
            <w:shd w:val="clear" w:color="auto" w:fill="auto"/>
          </w:tcPr>
          <w:p w14:paraId="7E6E5003" w14:textId="77777777" w:rsidR="00677BE7" w:rsidRDefault="00677BE7" w:rsidP="00B131AF">
            <w:pPr>
              <w:spacing w:before="120" w:after="120"/>
              <w:rPr>
                <w:rFonts w:cs="Arial"/>
              </w:rPr>
            </w:pPr>
            <w:r w:rsidRPr="00240940">
              <w:rPr>
                <w:rFonts w:cs="Arial"/>
                <w:u w:val="single"/>
              </w:rPr>
              <w:t>INT 1 Reference:</w:t>
            </w:r>
            <w:r>
              <w:rPr>
                <w:rFonts w:cs="Arial"/>
                <w:u w:val="single"/>
              </w:rPr>
              <w:t xml:space="preserve"> --</w:t>
            </w:r>
          </w:p>
          <w:p w14:paraId="69007A26" w14:textId="77777777" w:rsidR="00677BE7" w:rsidRDefault="00677BE7" w:rsidP="00B131AF">
            <w:pPr>
              <w:spacing w:before="120" w:after="120"/>
              <w:rPr>
                <w:rFonts w:cs="Arial"/>
              </w:rPr>
            </w:pPr>
            <w:proofErr w:type="spellStart"/>
            <w:r w:rsidRPr="00BE6046">
              <w:rPr>
                <w:rFonts w:cs="Arial"/>
                <w:b/>
                <w:bCs/>
              </w:rPr>
              <w:t>NauticalInformation</w:t>
            </w:r>
            <w:proofErr w:type="spellEnd"/>
            <w:r w:rsidRPr="00835B0D">
              <w:rPr>
                <w:rFonts w:cs="Arial"/>
              </w:rPr>
              <w:t xml:space="preserve"> is intended for material that is largely informative in nature, of which does not fit into the category of regulation, recommendation, or restriction.</w:t>
            </w:r>
          </w:p>
          <w:p w14:paraId="525AF5C5" w14:textId="77777777" w:rsidR="00677BE7" w:rsidRDefault="00677BE7" w:rsidP="00B131AF">
            <w:pPr>
              <w:spacing w:before="120" w:after="120"/>
              <w:rPr>
                <w:rFonts w:cs="Arial"/>
              </w:rPr>
            </w:pPr>
            <w:r w:rsidRPr="00240940">
              <w:rPr>
                <w:rFonts w:cs="Arial"/>
                <w:u w:val="single"/>
              </w:rPr>
              <w:t>Remarks:</w:t>
            </w:r>
          </w:p>
          <w:p w14:paraId="06936AF9" w14:textId="77777777" w:rsidR="00677BE7" w:rsidRPr="00835B0D" w:rsidRDefault="00677BE7" w:rsidP="00E87722">
            <w:pPr>
              <w:numPr>
                <w:ilvl w:val="0"/>
                <w:numId w:val="8"/>
              </w:numPr>
              <w:tabs>
                <w:tab w:val="left" w:pos="0"/>
                <w:tab w:val="left" w:pos="240"/>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theme="minorHAnsi"/>
                <w:lang w:val="en-AU"/>
              </w:rPr>
            </w:pPr>
            <w:r w:rsidRPr="00835B0D">
              <w:rPr>
                <w:rFonts w:cstheme="minorHAnsi"/>
                <w:lang w:val="en-AU"/>
              </w:rPr>
              <w:t xml:space="preserve">Association </w:t>
            </w:r>
            <w:proofErr w:type="spellStart"/>
            <w:r w:rsidRPr="00835B0D">
              <w:rPr>
                <w:rFonts w:cstheme="minorHAnsi"/>
                <w:i/>
                <w:lang w:val="en-AU"/>
              </w:rPr>
              <w:t>AdditionalInformation</w:t>
            </w:r>
            <w:proofErr w:type="spellEnd"/>
            <w:r w:rsidRPr="00835B0D">
              <w:rPr>
                <w:rFonts w:cstheme="minorHAnsi"/>
                <w:lang w:val="en-AU"/>
              </w:rPr>
              <w:t xml:space="preserve"> may be with a geographic feature or an information type. Association </w:t>
            </w:r>
            <w:proofErr w:type="spellStart"/>
            <w:r w:rsidRPr="00835B0D">
              <w:rPr>
                <w:rFonts w:cstheme="minorHAnsi"/>
                <w:i/>
                <w:lang w:val="en-AU"/>
              </w:rPr>
              <w:t>AssociatedRxN</w:t>
            </w:r>
            <w:proofErr w:type="spellEnd"/>
            <w:r w:rsidRPr="00835B0D">
              <w:rPr>
                <w:rFonts w:cstheme="minorHAnsi"/>
                <w:lang w:val="en-AU"/>
              </w:rPr>
              <w:t xml:space="preserve"> is with a geographic feature. While an association from geographic feature to information type can be encoded in the geographic feature instance, the reverse association from the information type to the geographic feature may be omitted from the information type instance.</w:t>
            </w:r>
          </w:p>
          <w:p w14:paraId="607B9537" w14:textId="77777777" w:rsidR="00677BE7" w:rsidRPr="00835B0D" w:rsidRDefault="00677BE7" w:rsidP="00E87722">
            <w:pPr>
              <w:numPr>
                <w:ilvl w:val="0"/>
                <w:numId w:val="8"/>
              </w:numPr>
              <w:tabs>
                <w:tab w:val="left" w:pos="0"/>
                <w:tab w:val="left" w:pos="240"/>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theme="minorHAnsi"/>
                <w:lang w:val="en-AU"/>
              </w:rPr>
            </w:pPr>
            <w:r w:rsidRPr="00835B0D">
              <w:rPr>
                <w:rFonts w:cstheme="minorHAnsi"/>
                <w:lang w:val="en-AU"/>
              </w:rPr>
              <w:t xml:space="preserve">In theory, </w:t>
            </w:r>
            <w:r w:rsidRPr="00835B0D">
              <w:rPr>
                <w:rFonts w:cstheme="minorHAnsi"/>
                <w:b/>
                <w:lang w:val="en-AU"/>
              </w:rPr>
              <w:t>Nautical Information</w:t>
            </w:r>
            <w:r w:rsidRPr="00835B0D">
              <w:rPr>
                <w:rFonts w:cstheme="minorHAnsi"/>
                <w:lang w:val="en-AU"/>
              </w:rPr>
              <w:t xml:space="preserve"> can be associated with any geographic feature through either an </w:t>
            </w:r>
            <w:proofErr w:type="spellStart"/>
            <w:r w:rsidRPr="00835B0D">
              <w:rPr>
                <w:rFonts w:cstheme="minorHAnsi"/>
                <w:i/>
                <w:lang w:val="en-AU"/>
              </w:rPr>
              <w:t>AdditionalInformation</w:t>
            </w:r>
            <w:proofErr w:type="spellEnd"/>
            <w:r w:rsidRPr="00835B0D">
              <w:rPr>
                <w:rFonts w:cstheme="minorHAnsi"/>
                <w:lang w:val="en-AU"/>
              </w:rPr>
              <w:t xml:space="preserve"> or </w:t>
            </w:r>
            <w:proofErr w:type="spellStart"/>
            <w:r w:rsidRPr="00835B0D">
              <w:rPr>
                <w:rFonts w:cstheme="minorHAnsi"/>
                <w:i/>
                <w:lang w:val="en-AU"/>
              </w:rPr>
              <w:t>AssociatedRxN</w:t>
            </w:r>
            <w:proofErr w:type="spellEnd"/>
            <w:r w:rsidRPr="00835B0D">
              <w:rPr>
                <w:rFonts w:cstheme="minorHAnsi"/>
                <w:lang w:val="en-AU"/>
              </w:rPr>
              <w:t xml:space="preserve"> association. </w:t>
            </w:r>
            <w:proofErr w:type="spellStart"/>
            <w:r w:rsidRPr="00835B0D">
              <w:rPr>
                <w:rFonts w:cstheme="minorHAnsi"/>
                <w:i/>
                <w:lang w:val="en-AU"/>
              </w:rPr>
              <w:t>AdditionalInformation</w:t>
            </w:r>
            <w:proofErr w:type="spellEnd"/>
            <w:r w:rsidRPr="00835B0D">
              <w:rPr>
                <w:rFonts w:cstheme="minorHAnsi"/>
                <w:lang w:val="en-AU"/>
              </w:rPr>
              <w:t xml:space="preserve"> should be used only when the information encoded in </w:t>
            </w:r>
            <w:r w:rsidRPr="00835B0D">
              <w:rPr>
                <w:rFonts w:cstheme="minorHAnsi"/>
                <w:b/>
                <w:lang w:val="en-AU"/>
              </w:rPr>
              <w:t>Nautical Information</w:t>
            </w:r>
            <w:r w:rsidRPr="00835B0D">
              <w:rPr>
                <w:rFonts w:cstheme="minorHAnsi"/>
                <w:lang w:val="en-AU"/>
              </w:rPr>
              <w:t xml:space="preserve"> is general in nature and does not supplement information encoded in a </w:t>
            </w:r>
            <w:r w:rsidRPr="00835B0D">
              <w:rPr>
                <w:rFonts w:cstheme="minorHAnsi"/>
                <w:b/>
                <w:lang w:val="en-AU"/>
              </w:rPr>
              <w:t>Regulations</w:t>
            </w:r>
            <w:r w:rsidRPr="00835B0D">
              <w:rPr>
                <w:rFonts w:cstheme="minorHAnsi"/>
                <w:lang w:val="en-AU"/>
              </w:rPr>
              <w:t xml:space="preserve">, </w:t>
            </w:r>
            <w:r w:rsidRPr="00835B0D">
              <w:rPr>
                <w:rFonts w:cstheme="minorHAnsi"/>
                <w:b/>
                <w:lang w:val="en-AU"/>
              </w:rPr>
              <w:t>Restrictions</w:t>
            </w:r>
            <w:r w:rsidRPr="00835B0D">
              <w:rPr>
                <w:rFonts w:cstheme="minorHAnsi"/>
                <w:lang w:val="en-AU"/>
              </w:rPr>
              <w:t xml:space="preserve">, or </w:t>
            </w:r>
            <w:r w:rsidRPr="00835B0D">
              <w:rPr>
                <w:rFonts w:cstheme="minorHAnsi"/>
                <w:b/>
                <w:lang w:val="en-AU"/>
              </w:rPr>
              <w:t>Recommendations</w:t>
            </w:r>
            <w:r w:rsidRPr="00835B0D">
              <w:rPr>
                <w:rFonts w:cstheme="minorHAnsi"/>
                <w:lang w:val="en-AU"/>
              </w:rPr>
              <w:t xml:space="preserve"> object associated to the same feature.</w:t>
            </w:r>
          </w:p>
          <w:p w14:paraId="0018591E" w14:textId="77777777" w:rsidR="00677BE7" w:rsidRPr="00835B0D" w:rsidRDefault="00677BE7" w:rsidP="00E87722">
            <w:pPr>
              <w:numPr>
                <w:ilvl w:val="0"/>
                <w:numId w:val="8"/>
              </w:numPr>
              <w:tabs>
                <w:tab w:val="left" w:pos="0"/>
                <w:tab w:val="left" w:pos="240"/>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rPr>
                <w:rFonts w:cstheme="minorHAnsi"/>
                <w:lang w:val="en-AU"/>
              </w:rPr>
            </w:pPr>
            <w:r w:rsidRPr="00835B0D">
              <w:rPr>
                <w:rFonts w:cstheme="minorHAnsi"/>
                <w:lang w:val="en-AU"/>
              </w:rPr>
              <w:t xml:space="preserve">According to a purely theoretical reading of the model, </w:t>
            </w:r>
            <w:r w:rsidRPr="00835B0D">
              <w:rPr>
                <w:rFonts w:cstheme="minorHAnsi"/>
                <w:b/>
                <w:lang w:val="en-AU"/>
              </w:rPr>
              <w:t>Nautical Information</w:t>
            </w:r>
            <w:r w:rsidRPr="00835B0D">
              <w:rPr>
                <w:rFonts w:cstheme="minorHAnsi"/>
                <w:lang w:val="en-AU"/>
              </w:rPr>
              <w:t xml:space="preserve"> can be associated to another </w:t>
            </w:r>
            <w:r w:rsidRPr="00835B0D">
              <w:rPr>
                <w:rFonts w:cstheme="minorHAnsi"/>
                <w:b/>
                <w:lang w:val="en-AU"/>
              </w:rPr>
              <w:t>Nautical Information</w:t>
            </w:r>
            <w:r w:rsidRPr="00835B0D">
              <w:rPr>
                <w:rFonts w:cstheme="minorHAnsi"/>
                <w:lang w:val="en-AU"/>
              </w:rPr>
              <w:t xml:space="preserve">, </w:t>
            </w:r>
            <w:r w:rsidRPr="00835B0D">
              <w:rPr>
                <w:rFonts w:cstheme="minorHAnsi"/>
                <w:b/>
                <w:lang w:val="en-AU"/>
              </w:rPr>
              <w:t>Regulations</w:t>
            </w:r>
            <w:r w:rsidRPr="00835B0D">
              <w:rPr>
                <w:rFonts w:cstheme="minorHAnsi"/>
                <w:lang w:val="en-AU"/>
              </w:rPr>
              <w:t xml:space="preserve">, </w:t>
            </w:r>
            <w:r w:rsidRPr="00835B0D">
              <w:rPr>
                <w:rFonts w:cstheme="minorHAnsi"/>
                <w:b/>
                <w:lang w:val="en-AU"/>
              </w:rPr>
              <w:t>Restrictions</w:t>
            </w:r>
            <w:r w:rsidRPr="00835B0D">
              <w:rPr>
                <w:rFonts w:cstheme="minorHAnsi"/>
                <w:lang w:val="en-AU"/>
              </w:rPr>
              <w:t xml:space="preserve">, or </w:t>
            </w:r>
            <w:r w:rsidRPr="00835B0D">
              <w:rPr>
                <w:rFonts w:cstheme="minorHAnsi"/>
                <w:b/>
                <w:lang w:val="en-AU"/>
              </w:rPr>
              <w:t>Recommendations</w:t>
            </w:r>
            <w:r w:rsidRPr="00835B0D">
              <w:rPr>
                <w:rFonts w:cstheme="minorHAnsi"/>
                <w:lang w:val="en-AU"/>
              </w:rPr>
              <w:t xml:space="preserve"> instance using the </w:t>
            </w:r>
            <w:proofErr w:type="spellStart"/>
            <w:r w:rsidRPr="00835B0D">
              <w:rPr>
                <w:rFonts w:cstheme="minorHAnsi"/>
                <w:i/>
                <w:lang w:val="en-AU"/>
              </w:rPr>
              <w:t>AdditionalInformation</w:t>
            </w:r>
            <w:proofErr w:type="spellEnd"/>
            <w:r w:rsidRPr="00835B0D">
              <w:rPr>
                <w:rFonts w:cstheme="minorHAnsi"/>
                <w:lang w:val="en-AU"/>
              </w:rPr>
              <w:t xml:space="preserve"> association inherited from </w:t>
            </w:r>
            <w:r w:rsidRPr="00835B0D">
              <w:rPr>
                <w:rFonts w:cstheme="minorHAnsi"/>
                <w:b/>
                <w:lang w:val="en-AU"/>
              </w:rPr>
              <w:t>Information Type</w:t>
            </w:r>
            <w:r w:rsidRPr="00835B0D">
              <w:rPr>
                <w:rFonts w:cstheme="minorHAnsi"/>
                <w:lang w:val="en-AU"/>
              </w:rPr>
              <w:t xml:space="preserve">. This is not permitted due to the undefined semantics of chaining </w:t>
            </w:r>
            <w:proofErr w:type="spellStart"/>
            <w:r w:rsidRPr="00835B0D">
              <w:rPr>
                <w:rFonts w:cstheme="minorHAnsi"/>
                <w:lang w:val="en-AU"/>
              </w:rPr>
              <w:t>RxN</w:t>
            </w:r>
            <w:proofErr w:type="spellEnd"/>
            <w:r w:rsidRPr="00835B0D">
              <w:rPr>
                <w:rFonts w:cstheme="minorHAnsi"/>
                <w:lang w:val="en-AU"/>
              </w:rPr>
              <w:t xml:space="preserve"> types (i.e., such chaining has little or no significant meaning and has not been given any special meaning in the model).</w:t>
            </w:r>
          </w:p>
          <w:p w14:paraId="411F8A39" w14:textId="77777777" w:rsidR="00677BE7" w:rsidRDefault="00677BE7" w:rsidP="00B131AF">
            <w:pPr>
              <w:spacing w:before="120" w:after="120"/>
              <w:rPr>
                <w:rFonts w:cs="Arial"/>
              </w:rPr>
            </w:pPr>
          </w:p>
          <w:p w14:paraId="72067AA2" w14:textId="77777777" w:rsidR="00677BE7" w:rsidRDefault="00677BE7" w:rsidP="00B131AF">
            <w:pPr>
              <w:spacing w:before="120" w:after="120"/>
              <w:rPr>
                <w:rFonts w:cs="Arial"/>
              </w:rPr>
            </w:pPr>
            <w:r w:rsidRPr="00240940">
              <w:rPr>
                <w:rFonts w:cs="Arial"/>
                <w:u w:val="single"/>
              </w:rPr>
              <w:t>Distinction:</w:t>
            </w:r>
            <w:r>
              <w:rPr>
                <w:rFonts w:cs="Arial"/>
                <w:u w:val="single"/>
              </w:rPr>
              <w:t xml:space="preserve"> </w:t>
            </w:r>
            <w:r w:rsidRPr="005B2F39">
              <w:rPr>
                <w:rFonts w:cs="Arial"/>
              </w:rPr>
              <w:t>Regulations, Restrictions, Recommendations</w:t>
            </w:r>
          </w:p>
          <w:p w14:paraId="7D9B7CBA" w14:textId="77777777" w:rsidR="00677BE7" w:rsidRPr="00240940" w:rsidRDefault="00677BE7" w:rsidP="00B131AF">
            <w:pPr>
              <w:spacing w:before="120" w:after="120"/>
              <w:rPr>
                <w:rFonts w:cs="Arial"/>
              </w:rPr>
            </w:pPr>
          </w:p>
        </w:tc>
      </w:tr>
      <w:tr w:rsidR="00677BE7" w:rsidRPr="00240940" w14:paraId="67C59DBD" w14:textId="77777777" w:rsidTr="00B131AF">
        <w:tc>
          <w:tcPr>
            <w:tcW w:w="5000" w:type="pct"/>
            <w:gridSpan w:val="14"/>
            <w:shd w:val="clear" w:color="auto" w:fill="auto"/>
          </w:tcPr>
          <w:p w14:paraId="37EF05FD" w14:textId="77777777" w:rsidR="00677BE7" w:rsidRPr="00240940" w:rsidRDefault="00677BE7" w:rsidP="00B131AF">
            <w:pPr>
              <w:spacing w:before="120" w:after="120"/>
              <w:rPr>
                <w:rFonts w:cs="Arial"/>
                <w:b/>
                <w:u w:val="single"/>
              </w:rPr>
            </w:pPr>
            <w:r w:rsidRPr="00240940">
              <w:rPr>
                <w:rFonts w:cs="Arial"/>
                <w:b/>
                <w:u w:val="single"/>
              </w:rPr>
              <w:t>Feature/Information associations</w:t>
            </w:r>
          </w:p>
        </w:tc>
      </w:tr>
      <w:tr w:rsidR="00677BE7" w:rsidRPr="00240940" w14:paraId="6AE0F3BA" w14:textId="77777777" w:rsidTr="00777311">
        <w:tc>
          <w:tcPr>
            <w:tcW w:w="507" w:type="pct"/>
            <w:vMerge w:val="restart"/>
            <w:shd w:val="clear" w:color="auto" w:fill="auto"/>
          </w:tcPr>
          <w:p w14:paraId="23414BE8" w14:textId="77777777" w:rsidR="00677BE7" w:rsidRPr="00240940" w:rsidRDefault="00677BE7" w:rsidP="00B131AF">
            <w:pPr>
              <w:spacing w:before="120" w:after="120"/>
              <w:rPr>
                <w:rFonts w:cs="Arial"/>
                <w:b/>
              </w:rPr>
            </w:pPr>
            <w:r w:rsidRPr="00240940">
              <w:rPr>
                <w:rFonts w:cs="Arial"/>
                <w:b/>
              </w:rPr>
              <w:t>Type</w:t>
            </w:r>
          </w:p>
        </w:tc>
        <w:tc>
          <w:tcPr>
            <w:tcW w:w="607" w:type="pct"/>
            <w:vMerge w:val="restart"/>
            <w:shd w:val="clear" w:color="auto" w:fill="auto"/>
          </w:tcPr>
          <w:p w14:paraId="1B09BA82" w14:textId="77777777" w:rsidR="00677BE7" w:rsidRPr="00240940" w:rsidRDefault="00677BE7" w:rsidP="00B131AF">
            <w:pPr>
              <w:spacing w:before="120" w:after="120"/>
              <w:rPr>
                <w:rFonts w:cs="Arial"/>
                <w:b/>
              </w:rPr>
            </w:pPr>
            <w:r w:rsidRPr="00240940">
              <w:rPr>
                <w:rFonts w:cs="Arial"/>
                <w:b/>
              </w:rPr>
              <w:t>Association Name</w:t>
            </w:r>
          </w:p>
        </w:tc>
        <w:tc>
          <w:tcPr>
            <w:tcW w:w="3886" w:type="pct"/>
            <w:gridSpan w:val="12"/>
            <w:shd w:val="clear" w:color="auto" w:fill="auto"/>
          </w:tcPr>
          <w:p w14:paraId="5F44BBAE" w14:textId="77777777" w:rsidR="00677BE7" w:rsidRPr="00240940" w:rsidRDefault="00677BE7" w:rsidP="00B131AF">
            <w:pPr>
              <w:spacing w:before="120" w:after="120"/>
              <w:jc w:val="center"/>
              <w:rPr>
                <w:rFonts w:cs="Arial"/>
                <w:b/>
              </w:rPr>
            </w:pPr>
            <w:r w:rsidRPr="00240940">
              <w:rPr>
                <w:rFonts w:cs="Arial"/>
                <w:b/>
              </w:rPr>
              <w:t>Association Ends</w:t>
            </w:r>
          </w:p>
        </w:tc>
      </w:tr>
      <w:tr w:rsidR="00677BE7" w:rsidRPr="00240940" w14:paraId="1D55FED8" w14:textId="77777777" w:rsidTr="00777311">
        <w:tc>
          <w:tcPr>
            <w:tcW w:w="507" w:type="pct"/>
            <w:vMerge/>
            <w:shd w:val="clear" w:color="auto" w:fill="auto"/>
          </w:tcPr>
          <w:p w14:paraId="52F30787" w14:textId="77777777" w:rsidR="00677BE7" w:rsidRPr="00240940" w:rsidRDefault="00677BE7" w:rsidP="00B131AF">
            <w:pPr>
              <w:spacing w:before="120" w:after="120"/>
              <w:rPr>
                <w:rFonts w:cs="Arial"/>
              </w:rPr>
            </w:pPr>
          </w:p>
        </w:tc>
        <w:tc>
          <w:tcPr>
            <w:tcW w:w="607" w:type="pct"/>
            <w:vMerge/>
            <w:shd w:val="clear" w:color="auto" w:fill="auto"/>
          </w:tcPr>
          <w:p w14:paraId="5074A1AE" w14:textId="77777777" w:rsidR="00677BE7" w:rsidRPr="00240940" w:rsidRDefault="00677BE7" w:rsidP="00B131AF">
            <w:pPr>
              <w:spacing w:before="120" w:after="120"/>
              <w:rPr>
                <w:rFonts w:cs="Arial"/>
              </w:rPr>
            </w:pPr>
          </w:p>
        </w:tc>
        <w:tc>
          <w:tcPr>
            <w:tcW w:w="846" w:type="pct"/>
            <w:gridSpan w:val="3"/>
            <w:shd w:val="clear" w:color="auto" w:fill="auto"/>
          </w:tcPr>
          <w:p w14:paraId="256B6FAC" w14:textId="77777777" w:rsidR="00677BE7" w:rsidRPr="00240940" w:rsidRDefault="00677BE7" w:rsidP="00B131AF">
            <w:pPr>
              <w:spacing w:before="120" w:after="120"/>
              <w:rPr>
                <w:rFonts w:cs="Arial"/>
                <w:b/>
              </w:rPr>
            </w:pPr>
            <w:r w:rsidRPr="00240940">
              <w:rPr>
                <w:rFonts w:cs="Arial"/>
                <w:b/>
              </w:rPr>
              <w:t>Class</w:t>
            </w:r>
          </w:p>
        </w:tc>
        <w:tc>
          <w:tcPr>
            <w:tcW w:w="799" w:type="pct"/>
            <w:gridSpan w:val="2"/>
            <w:shd w:val="clear" w:color="auto" w:fill="auto"/>
          </w:tcPr>
          <w:p w14:paraId="25A7DCB2" w14:textId="77777777" w:rsidR="00677BE7" w:rsidRPr="00240940" w:rsidRDefault="00677BE7" w:rsidP="00B131AF">
            <w:pPr>
              <w:spacing w:before="120" w:after="120"/>
              <w:rPr>
                <w:rFonts w:cs="Arial"/>
                <w:b/>
              </w:rPr>
            </w:pPr>
            <w:r w:rsidRPr="00240940">
              <w:rPr>
                <w:rFonts w:cs="Arial"/>
                <w:b/>
              </w:rPr>
              <w:t>Role</w:t>
            </w:r>
          </w:p>
        </w:tc>
        <w:tc>
          <w:tcPr>
            <w:tcW w:w="296" w:type="pct"/>
            <w:gridSpan w:val="2"/>
            <w:shd w:val="clear" w:color="auto" w:fill="auto"/>
          </w:tcPr>
          <w:p w14:paraId="33CA6FE2" w14:textId="77777777" w:rsidR="00677BE7" w:rsidRPr="00240940" w:rsidRDefault="00677BE7" w:rsidP="00B131AF">
            <w:pPr>
              <w:spacing w:before="120" w:after="120"/>
              <w:rPr>
                <w:rFonts w:cs="Arial"/>
                <w:b/>
              </w:rPr>
            </w:pPr>
            <w:proofErr w:type="spellStart"/>
            <w:r w:rsidRPr="00240940">
              <w:rPr>
                <w:rFonts w:cs="Arial"/>
                <w:b/>
              </w:rPr>
              <w:t>Mult</w:t>
            </w:r>
            <w:proofErr w:type="spellEnd"/>
          </w:p>
        </w:tc>
        <w:tc>
          <w:tcPr>
            <w:tcW w:w="726" w:type="pct"/>
            <w:gridSpan w:val="2"/>
            <w:shd w:val="clear" w:color="auto" w:fill="auto"/>
          </w:tcPr>
          <w:p w14:paraId="7832F50F" w14:textId="77777777" w:rsidR="00677BE7" w:rsidRPr="00240940" w:rsidRDefault="00677BE7" w:rsidP="00B131AF">
            <w:pPr>
              <w:spacing w:before="120" w:after="120"/>
              <w:rPr>
                <w:rFonts w:cs="Arial"/>
                <w:b/>
              </w:rPr>
            </w:pPr>
            <w:r w:rsidRPr="00240940">
              <w:rPr>
                <w:rFonts w:cs="Arial"/>
                <w:b/>
              </w:rPr>
              <w:t>Class</w:t>
            </w:r>
          </w:p>
        </w:tc>
        <w:tc>
          <w:tcPr>
            <w:tcW w:w="923" w:type="pct"/>
            <w:gridSpan w:val="2"/>
            <w:shd w:val="clear" w:color="auto" w:fill="auto"/>
          </w:tcPr>
          <w:p w14:paraId="55F036FC" w14:textId="77777777" w:rsidR="00677BE7" w:rsidRPr="00240940" w:rsidRDefault="00677BE7" w:rsidP="00B131AF">
            <w:pPr>
              <w:spacing w:before="120" w:after="120"/>
              <w:rPr>
                <w:rFonts w:cs="Arial"/>
                <w:b/>
              </w:rPr>
            </w:pPr>
            <w:r w:rsidRPr="00240940">
              <w:rPr>
                <w:rFonts w:cs="Arial"/>
                <w:b/>
              </w:rPr>
              <w:t>Role</w:t>
            </w:r>
          </w:p>
        </w:tc>
        <w:tc>
          <w:tcPr>
            <w:tcW w:w="296" w:type="pct"/>
            <w:shd w:val="clear" w:color="auto" w:fill="auto"/>
          </w:tcPr>
          <w:p w14:paraId="7B7A492B" w14:textId="77777777" w:rsidR="00677BE7" w:rsidRPr="00240940" w:rsidRDefault="00677BE7" w:rsidP="00B131AF">
            <w:pPr>
              <w:spacing w:before="120" w:after="120"/>
              <w:rPr>
                <w:rFonts w:cs="Arial"/>
                <w:b/>
              </w:rPr>
            </w:pPr>
            <w:proofErr w:type="spellStart"/>
            <w:r w:rsidRPr="00240940">
              <w:rPr>
                <w:rFonts w:cs="Arial"/>
                <w:b/>
              </w:rPr>
              <w:t>Mult</w:t>
            </w:r>
            <w:proofErr w:type="spellEnd"/>
          </w:p>
        </w:tc>
      </w:tr>
      <w:tr w:rsidR="00677BE7" w:rsidRPr="00240940" w14:paraId="55A3AD70" w14:textId="77777777" w:rsidTr="00777311">
        <w:tc>
          <w:tcPr>
            <w:tcW w:w="507" w:type="pct"/>
            <w:shd w:val="clear" w:color="auto" w:fill="auto"/>
          </w:tcPr>
          <w:p w14:paraId="071E60A4" w14:textId="77777777" w:rsidR="00677BE7" w:rsidRPr="00240940" w:rsidRDefault="00677BE7" w:rsidP="00B131AF">
            <w:pPr>
              <w:spacing w:before="120" w:after="120"/>
              <w:rPr>
                <w:rFonts w:cs="Arial"/>
                <w:sz w:val="18"/>
              </w:rPr>
            </w:pPr>
            <w:r w:rsidRPr="00240940">
              <w:rPr>
                <w:rFonts w:cs="Arial"/>
                <w:sz w:val="18"/>
              </w:rPr>
              <w:t>association</w:t>
            </w:r>
          </w:p>
        </w:tc>
        <w:tc>
          <w:tcPr>
            <w:tcW w:w="607" w:type="pct"/>
            <w:shd w:val="clear" w:color="auto" w:fill="auto"/>
          </w:tcPr>
          <w:p w14:paraId="336E2196" w14:textId="77777777" w:rsidR="00677BE7" w:rsidRPr="00240940" w:rsidRDefault="00677BE7" w:rsidP="00B131AF">
            <w:pPr>
              <w:spacing w:before="120" w:after="120"/>
              <w:rPr>
                <w:rFonts w:cs="Arial"/>
                <w:sz w:val="18"/>
              </w:rPr>
            </w:pPr>
            <w:r w:rsidRPr="00240940">
              <w:rPr>
                <w:rFonts w:cs="Arial"/>
                <w:sz w:val="18"/>
              </w:rPr>
              <w:t>Additional Information</w:t>
            </w:r>
          </w:p>
        </w:tc>
        <w:tc>
          <w:tcPr>
            <w:tcW w:w="846" w:type="pct"/>
            <w:gridSpan w:val="3"/>
            <w:shd w:val="clear" w:color="auto" w:fill="auto"/>
          </w:tcPr>
          <w:p w14:paraId="230B3F33" w14:textId="77777777" w:rsidR="00677BE7" w:rsidRPr="00240940" w:rsidRDefault="00677BE7" w:rsidP="00B131AF">
            <w:pPr>
              <w:spacing w:before="120" w:after="120"/>
              <w:rPr>
                <w:rFonts w:cs="Arial"/>
                <w:b/>
                <w:sz w:val="18"/>
              </w:rPr>
            </w:pPr>
            <w:proofErr w:type="spellStart"/>
            <w:r w:rsidRPr="00240940">
              <w:rPr>
                <w:rFonts w:cs="Arial"/>
                <w:b/>
                <w:sz w:val="18"/>
              </w:rPr>
              <w:t>NauticalInformation</w:t>
            </w:r>
            <w:proofErr w:type="spellEnd"/>
          </w:p>
        </w:tc>
        <w:tc>
          <w:tcPr>
            <w:tcW w:w="799" w:type="pct"/>
            <w:gridSpan w:val="2"/>
            <w:shd w:val="clear" w:color="auto" w:fill="auto"/>
          </w:tcPr>
          <w:p w14:paraId="01845ADA" w14:textId="77777777" w:rsidR="00677BE7" w:rsidRPr="00240940" w:rsidRDefault="00677BE7" w:rsidP="00B131AF">
            <w:pPr>
              <w:spacing w:before="120" w:after="120"/>
              <w:rPr>
                <w:rFonts w:cs="Arial"/>
                <w:sz w:val="18"/>
              </w:rPr>
            </w:pPr>
            <w:proofErr w:type="spellStart"/>
            <w:r w:rsidRPr="00240940">
              <w:rPr>
                <w:rFonts w:cs="Arial"/>
                <w:sz w:val="18"/>
              </w:rPr>
              <w:t>providesInformation</w:t>
            </w:r>
            <w:proofErr w:type="spellEnd"/>
          </w:p>
        </w:tc>
        <w:tc>
          <w:tcPr>
            <w:tcW w:w="296" w:type="pct"/>
            <w:gridSpan w:val="2"/>
            <w:shd w:val="clear" w:color="auto" w:fill="auto"/>
          </w:tcPr>
          <w:p w14:paraId="4D9E1012" w14:textId="77777777" w:rsidR="00677BE7" w:rsidRPr="00240940" w:rsidRDefault="00677BE7" w:rsidP="00B131AF">
            <w:pPr>
              <w:spacing w:before="120" w:after="120"/>
              <w:rPr>
                <w:rFonts w:cs="Arial"/>
                <w:sz w:val="18"/>
              </w:rPr>
            </w:pPr>
            <w:r w:rsidRPr="00240940">
              <w:rPr>
                <w:rFonts w:cs="Arial"/>
                <w:sz w:val="18"/>
              </w:rPr>
              <w:t>0, *</w:t>
            </w:r>
          </w:p>
        </w:tc>
        <w:tc>
          <w:tcPr>
            <w:tcW w:w="726" w:type="pct"/>
            <w:gridSpan w:val="2"/>
            <w:shd w:val="clear" w:color="auto" w:fill="auto"/>
          </w:tcPr>
          <w:p w14:paraId="43DB6931" w14:textId="77777777" w:rsidR="00677BE7" w:rsidRPr="00240940" w:rsidRDefault="00677BE7" w:rsidP="00B131AF">
            <w:pPr>
              <w:spacing w:before="120" w:after="120"/>
              <w:rPr>
                <w:rFonts w:cs="Arial"/>
                <w:b/>
                <w:sz w:val="18"/>
              </w:rPr>
            </w:pPr>
            <w:proofErr w:type="spellStart"/>
            <w:r w:rsidRPr="00240940">
              <w:rPr>
                <w:rFonts w:cs="Arial"/>
                <w:b/>
                <w:sz w:val="18"/>
              </w:rPr>
              <w:t>InformationType</w:t>
            </w:r>
            <w:proofErr w:type="spellEnd"/>
          </w:p>
        </w:tc>
        <w:tc>
          <w:tcPr>
            <w:tcW w:w="923" w:type="pct"/>
            <w:gridSpan w:val="2"/>
            <w:shd w:val="clear" w:color="auto" w:fill="auto"/>
          </w:tcPr>
          <w:p w14:paraId="535F5C42" w14:textId="77777777" w:rsidR="00677BE7" w:rsidRPr="00240940" w:rsidRDefault="00677BE7" w:rsidP="00B131AF">
            <w:pPr>
              <w:spacing w:before="120" w:after="120"/>
              <w:rPr>
                <w:rFonts w:cs="Arial"/>
                <w:sz w:val="18"/>
              </w:rPr>
            </w:pPr>
            <w:proofErr w:type="spellStart"/>
            <w:r w:rsidRPr="00240940">
              <w:rPr>
                <w:rFonts w:cs="Arial"/>
                <w:sz w:val="18"/>
              </w:rPr>
              <w:t>informationProvidedFor</w:t>
            </w:r>
            <w:proofErr w:type="spellEnd"/>
          </w:p>
        </w:tc>
        <w:tc>
          <w:tcPr>
            <w:tcW w:w="296" w:type="pct"/>
            <w:shd w:val="clear" w:color="auto" w:fill="auto"/>
          </w:tcPr>
          <w:p w14:paraId="0C63398E" w14:textId="77777777" w:rsidR="00677BE7" w:rsidRPr="00240940" w:rsidRDefault="00677BE7" w:rsidP="00B131AF">
            <w:pPr>
              <w:spacing w:before="120" w:after="120"/>
              <w:rPr>
                <w:rFonts w:cs="Arial"/>
              </w:rPr>
            </w:pPr>
            <w:r>
              <w:rPr>
                <w:rFonts w:cs="Arial"/>
              </w:rPr>
              <w:t>0, *</w:t>
            </w:r>
          </w:p>
        </w:tc>
      </w:tr>
    </w:tbl>
    <w:p w14:paraId="03418C04" w14:textId="77777777" w:rsidR="00677BE7" w:rsidDel="008862EE" w:rsidRDefault="00677BE7" w:rsidP="00677BE7">
      <w:pPr>
        <w:spacing w:before="240"/>
        <w:rPr>
          <w:del w:id="2260" w:author="Raphael Malyankar" w:date="2022-11-14T19:16:00Z"/>
          <w:b/>
        </w:rPr>
      </w:pPr>
    </w:p>
    <w:p w14:paraId="1B2DCB6E" w14:textId="77777777" w:rsidR="004F4120" w:rsidRPr="00ED455F" w:rsidDel="008862EE" w:rsidRDefault="004F4120" w:rsidP="004F4120">
      <w:pPr>
        <w:rPr>
          <w:del w:id="2261" w:author="Raphael Malyankar" w:date="2022-11-14T19:17:00Z"/>
          <w:rFonts w:eastAsiaTheme="majorEastAsia" w:cstheme="minorHAnsi"/>
        </w:rPr>
      </w:pPr>
    </w:p>
    <w:p w14:paraId="1ADE4943" w14:textId="3F4B59C9" w:rsidR="00AE52BB" w:rsidRDefault="00AE52BB">
      <w:pPr>
        <w:rPr>
          <w:rFonts w:cstheme="minorHAnsi"/>
        </w:rPr>
      </w:pPr>
      <w:r>
        <w:rPr>
          <w:rFonts w:cstheme="minorHAnsi"/>
        </w:rPr>
        <w:br w:type="page"/>
      </w:r>
    </w:p>
    <w:p w14:paraId="0252ED54" w14:textId="0554A062" w:rsidR="00707105" w:rsidRDefault="000F64AA" w:rsidP="00707105">
      <w:pPr>
        <w:pStyle w:val="Heading1"/>
      </w:pPr>
      <w:bookmarkStart w:id="2262" w:name="_Toc478700313"/>
      <w:bookmarkStart w:id="2263" w:name="_Toc478700679"/>
      <w:bookmarkStart w:id="2264" w:name="_Toc478700847"/>
      <w:bookmarkStart w:id="2265" w:name="_Toc120214469"/>
      <w:bookmarkEnd w:id="2262"/>
      <w:bookmarkEnd w:id="2263"/>
      <w:bookmarkEnd w:id="2264"/>
      <w:r>
        <w:lastRenderedPageBreak/>
        <w:t>Services, Organisations,</w:t>
      </w:r>
      <w:r w:rsidR="00707105">
        <w:t xml:space="preserve"> and </w:t>
      </w:r>
      <w:r>
        <w:t>Work Schedules</w:t>
      </w:r>
      <w:bookmarkEnd w:id="2265"/>
    </w:p>
    <w:p w14:paraId="1A998B19" w14:textId="7CEFE670" w:rsidR="00BB3B69" w:rsidRDefault="00BB3B69" w:rsidP="00BB3B69">
      <w:pPr>
        <w:pStyle w:val="Heading2"/>
      </w:pPr>
      <w:bookmarkStart w:id="2266" w:name="_Toc120214470"/>
      <w:r>
        <w:t>Introduction</w:t>
      </w:r>
      <w:bookmarkEnd w:id="2266"/>
    </w:p>
    <w:p w14:paraId="1856578A" w14:textId="049FED02" w:rsidR="00F51A02" w:rsidRPr="00DE76F7" w:rsidRDefault="00F51A02" w:rsidP="00F51A02">
      <w:r>
        <w:t xml:space="preserve">Information about the services available in specific areas is modelled by means of an information association from the feature to the </w:t>
      </w:r>
      <w:proofErr w:type="spellStart"/>
      <w:r w:rsidRPr="00DD069F">
        <w:rPr>
          <w:b/>
          <w:bCs/>
        </w:rPr>
        <w:t>AvailablePortServices</w:t>
      </w:r>
      <w:proofErr w:type="spellEnd"/>
      <w:r>
        <w:t xml:space="preserve"> information type. This relationship is depicted </w:t>
      </w:r>
      <w:r>
        <w:fldChar w:fldCharType="begin"/>
      </w:r>
      <w:r>
        <w:instrText xml:space="preserve"> REF _Ref113302696 \h </w:instrText>
      </w:r>
      <w:r>
        <w:fldChar w:fldCharType="separate"/>
      </w:r>
      <w:r w:rsidR="00EE3F7C">
        <w:t xml:space="preserve">Figure </w:t>
      </w:r>
      <w:r w:rsidR="00EE3F7C">
        <w:rPr>
          <w:noProof/>
        </w:rPr>
        <w:t>11</w:t>
      </w:r>
      <w:r w:rsidR="00EE3F7C">
        <w:t>.</w:t>
      </w:r>
      <w:r w:rsidR="00EE3F7C">
        <w:rPr>
          <w:noProof/>
        </w:rPr>
        <w:t>1</w:t>
      </w:r>
      <w:r>
        <w:fldChar w:fldCharType="end"/>
      </w:r>
      <w:r>
        <w:t>. This type contains attributes for encoding various types of services</w:t>
      </w:r>
      <w:r w:rsidR="00D91D46">
        <w:t xml:space="preserve">, in the form of enumeration attributes, details of which are provided in clause </w:t>
      </w:r>
      <w:r w:rsidR="00D91D46">
        <w:fldChar w:fldCharType="begin"/>
      </w:r>
      <w:r w:rsidR="00D91D46">
        <w:instrText xml:space="preserve"> REF _Ref113290999 \r \h </w:instrText>
      </w:r>
      <w:r w:rsidR="00D91D46">
        <w:fldChar w:fldCharType="separate"/>
      </w:r>
      <w:r w:rsidR="00EE3F7C">
        <w:t>11.8</w:t>
      </w:r>
      <w:r w:rsidR="00D91D46">
        <w:fldChar w:fldCharType="end"/>
      </w:r>
      <w:r w:rsidR="00D91D46">
        <w:t>.</w:t>
      </w:r>
    </w:p>
    <w:p w14:paraId="6CB096F4" w14:textId="77777777" w:rsidR="00F51A02" w:rsidRDefault="00F51A02" w:rsidP="00F51A02">
      <w:pPr>
        <w:keepNext/>
        <w:jc w:val="center"/>
      </w:pPr>
      <w:r>
        <w:rPr>
          <w:noProof/>
        </w:rPr>
        <w:drawing>
          <wp:inline distT="0" distB="0" distL="0" distR="0" wp14:anchorId="7F016EF4" wp14:editId="7CCC0626">
            <wp:extent cx="5631180" cy="3636214"/>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131 Services.png"/>
                    <pic:cNvPicPr/>
                  </pic:nvPicPr>
                  <pic:blipFill>
                    <a:blip r:embed="rId34">
                      <a:extLst>
                        <a:ext uri="{28A0092B-C50C-407E-A947-70E740481C1C}">
                          <a14:useLocalDpi xmlns:a14="http://schemas.microsoft.com/office/drawing/2010/main" val="0"/>
                        </a:ext>
                      </a:extLst>
                    </a:blip>
                    <a:stretch>
                      <a:fillRect/>
                    </a:stretch>
                  </pic:blipFill>
                  <pic:spPr>
                    <a:xfrm>
                      <a:off x="0" y="0"/>
                      <a:ext cx="5632918" cy="3637336"/>
                    </a:xfrm>
                    <a:prstGeom prst="rect">
                      <a:avLst/>
                    </a:prstGeom>
                  </pic:spPr>
                </pic:pic>
              </a:graphicData>
            </a:graphic>
          </wp:inline>
        </w:drawing>
      </w:r>
    </w:p>
    <w:p w14:paraId="1A683FAA" w14:textId="544BEE9D" w:rsidR="00F51A02" w:rsidRDefault="00F51A02" w:rsidP="00F51A02">
      <w:pPr>
        <w:pStyle w:val="Caption"/>
        <w:jc w:val="center"/>
      </w:pPr>
      <w:bookmarkStart w:id="2267" w:name="_Ref113302696"/>
      <w:bookmarkStart w:id="2268" w:name="_Ref113302695"/>
      <w:r>
        <w:t xml:space="preserve">Figure </w:t>
      </w:r>
      <w:ins w:id="2269" w:author="Raphael Malyankar" w:date="2022-11-19T23:48:00Z">
        <w:r w:rsidR="00C44C7E">
          <w:fldChar w:fldCharType="begin"/>
        </w:r>
        <w:r w:rsidR="00C44C7E">
          <w:instrText xml:space="preserve"> STYLEREF 1 \s </w:instrText>
        </w:r>
      </w:ins>
      <w:r w:rsidR="00C44C7E">
        <w:fldChar w:fldCharType="separate"/>
      </w:r>
      <w:r w:rsidR="00C44C7E">
        <w:rPr>
          <w:noProof/>
        </w:rPr>
        <w:t>11</w:t>
      </w:r>
      <w:ins w:id="2270" w:author="Raphael Malyankar" w:date="2022-11-19T23:48:00Z">
        <w:r w:rsidR="00C44C7E">
          <w:fldChar w:fldCharType="end"/>
        </w:r>
        <w:r w:rsidR="00C44C7E">
          <w:t>.</w:t>
        </w:r>
        <w:r w:rsidR="00C44C7E">
          <w:fldChar w:fldCharType="begin"/>
        </w:r>
        <w:r w:rsidR="00C44C7E">
          <w:instrText xml:space="preserve"> SEQ Figure \* ARABIC \s 1 </w:instrText>
        </w:r>
      </w:ins>
      <w:r w:rsidR="00C44C7E">
        <w:fldChar w:fldCharType="separate"/>
      </w:r>
      <w:ins w:id="2271" w:author="Raphael Malyankar" w:date="2022-11-19T23:48:00Z">
        <w:r w:rsidR="00C44C7E">
          <w:rPr>
            <w:noProof/>
          </w:rPr>
          <w:t>1</w:t>
        </w:r>
        <w:r w:rsidR="00C44C7E">
          <w:fldChar w:fldCharType="end"/>
        </w:r>
      </w:ins>
      <w:del w:id="2272" w:author="Raphael Malyankar" w:date="2022-11-05T22:06:00Z">
        <w:r w:rsidR="004B7C21" w:rsidDel="00876010">
          <w:fldChar w:fldCharType="begin"/>
        </w:r>
        <w:r w:rsidR="004B7C21" w:rsidDel="00876010">
          <w:delInstrText xml:space="preserve"> STYLEREF 1 \s </w:delInstrText>
        </w:r>
        <w:r w:rsidR="004B7C21" w:rsidDel="00876010">
          <w:fldChar w:fldCharType="separate"/>
        </w:r>
        <w:r w:rsidR="00EE3F7C" w:rsidDel="00876010">
          <w:rPr>
            <w:noProof/>
          </w:rPr>
          <w:delText>11</w:delText>
        </w:r>
        <w:r w:rsidR="004B7C21" w:rsidDel="00876010">
          <w:fldChar w:fldCharType="end"/>
        </w:r>
        <w:r w:rsidR="004B7C21" w:rsidDel="00876010">
          <w:delText>.</w:delText>
        </w:r>
        <w:r w:rsidR="004B7C21" w:rsidDel="00876010">
          <w:fldChar w:fldCharType="begin"/>
        </w:r>
        <w:r w:rsidR="004B7C21" w:rsidDel="00876010">
          <w:delInstrText xml:space="preserve"> SEQ Figure \* ARABIC \s 1 </w:delInstrText>
        </w:r>
        <w:r w:rsidR="004B7C21" w:rsidDel="00876010">
          <w:fldChar w:fldCharType="separate"/>
        </w:r>
        <w:r w:rsidR="00EE3F7C" w:rsidDel="00876010">
          <w:rPr>
            <w:noProof/>
          </w:rPr>
          <w:delText>1</w:delText>
        </w:r>
        <w:r w:rsidR="004B7C21" w:rsidDel="00876010">
          <w:fldChar w:fldCharType="end"/>
        </w:r>
      </w:del>
      <w:bookmarkEnd w:id="2267"/>
      <w:r>
        <w:t xml:space="preserve"> - Port Services</w:t>
      </w:r>
      <w:bookmarkEnd w:id="2268"/>
    </w:p>
    <w:p w14:paraId="0EBC95F2" w14:textId="77777777" w:rsidR="00CF21A0" w:rsidRDefault="00CF21A0" w:rsidP="00F51A02"/>
    <w:p w14:paraId="3D2F1B3E" w14:textId="30A5245E" w:rsidR="00F51A02" w:rsidRDefault="00CF21A0" w:rsidP="00CF21A0">
      <w:pPr>
        <w:pStyle w:val="Heading3"/>
      </w:pPr>
      <w:bookmarkStart w:id="2273" w:name="_Toc120214471"/>
      <w:r>
        <w:t>Work schedules and holidays</w:t>
      </w:r>
      <w:bookmarkEnd w:id="2273"/>
    </w:p>
    <w:p w14:paraId="1BAE1A7E" w14:textId="77777777" w:rsidR="007C3464" w:rsidRDefault="00CF21A0" w:rsidP="00F51A02">
      <w:r>
        <w:t xml:space="preserve">Operating schedules and business hours of organizations are encoded by associating a </w:t>
      </w:r>
      <w:proofErr w:type="spellStart"/>
      <w:r w:rsidRPr="008022AF">
        <w:rPr>
          <w:b/>
          <w:bCs/>
        </w:rPr>
        <w:t>ServiceHours</w:t>
      </w:r>
      <w:proofErr w:type="spellEnd"/>
      <w:r>
        <w:t xml:space="preserve"> instance to an </w:t>
      </w:r>
      <w:r w:rsidRPr="008022AF">
        <w:rPr>
          <w:b/>
          <w:bCs/>
        </w:rPr>
        <w:t>Authority</w:t>
      </w:r>
      <w:r>
        <w:t xml:space="preserve">. Partial work schedules on holidays or other special days are encoded by associating a </w:t>
      </w:r>
      <w:proofErr w:type="spellStart"/>
      <w:r w:rsidRPr="007C3464">
        <w:rPr>
          <w:b/>
          <w:bCs/>
        </w:rPr>
        <w:t>NonstandardWorkingDay</w:t>
      </w:r>
      <w:proofErr w:type="spellEnd"/>
      <w:r>
        <w:t xml:space="preserve"> instance to the </w:t>
      </w:r>
      <w:proofErr w:type="spellStart"/>
      <w:r w:rsidRPr="007C3464">
        <w:rPr>
          <w:b/>
          <w:bCs/>
        </w:rPr>
        <w:t>ServiceHours</w:t>
      </w:r>
      <w:proofErr w:type="spellEnd"/>
      <w:r>
        <w:t xml:space="preserve"> </w:t>
      </w:r>
      <w:r w:rsidR="007C3464">
        <w:t>instance</w:t>
      </w:r>
      <w:r>
        <w:t>.</w:t>
      </w:r>
    </w:p>
    <w:p w14:paraId="2784DACE" w14:textId="1D2254FE" w:rsidR="00876010" w:rsidRDefault="007C3464" w:rsidP="00F51A02">
      <w:pPr>
        <w:rPr>
          <w:ins w:id="2274" w:author="Raphael Malyankar" w:date="2022-11-15T23:33:00Z"/>
        </w:rPr>
      </w:pPr>
      <w:r>
        <w:t xml:space="preserve">Similarly, operating schedules for a facility are encoded by associating a </w:t>
      </w:r>
      <w:proofErr w:type="spellStart"/>
      <w:r w:rsidRPr="007C3464">
        <w:rPr>
          <w:b/>
          <w:bCs/>
        </w:rPr>
        <w:t>ServiceHours</w:t>
      </w:r>
      <w:proofErr w:type="spellEnd"/>
      <w:r>
        <w:t xml:space="preserve"> to the geo feature representing the facility, and associating a </w:t>
      </w:r>
      <w:proofErr w:type="spellStart"/>
      <w:r w:rsidRPr="007C3464">
        <w:rPr>
          <w:b/>
          <w:bCs/>
        </w:rPr>
        <w:t>NonstandardWorkingDay</w:t>
      </w:r>
      <w:proofErr w:type="spellEnd"/>
      <w:r>
        <w:t xml:space="preserve"> to the </w:t>
      </w:r>
      <w:proofErr w:type="spellStart"/>
      <w:r w:rsidRPr="007C3464">
        <w:rPr>
          <w:b/>
          <w:bCs/>
        </w:rPr>
        <w:t>ServiceHours</w:t>
      </w:r>
      <w:proofErr w:type="spellEnd"/>
      <w:r>
        <w:t xml:space="preserve"> to encode partial working days.</w:t>
      </w:r>
    </w:p>
    <w:p w14:paraId="492364F9" w14:textId="4FA2B095" w:rsidR="006C558F" w:rsidRDefault="006C558F" w:rsidP="00F51A02">
      <w:pPr>
        <w:rPr>
          <w:ins w:id="2275" w:author="Raphael Malyankar" w:date="2022-11-05T21:56:00Z"/>
        </w:rPr>
      </w:pPr>
      <w:ins w:id="2276" w:author="Raphael Malyankar" w:date="2022-11-15T23:33:00Z">
        <w:r>
          <w:t xml:space="preserve">For </w:t>
        </w:r>
      </w:ins>
      <w:ins w:id="2277" w:author="Raphael Malyankar" w:date="2022-11-15T23:34:00Z">
        <w:r>
          <w:t xml:space="preserve">further guidance and examples, see clause </w:t>
        </w:r>
        <w:r>
          <w:fldChar w:fldCharType="begin"/>
        </w:r>
        <w:r>
          <w:instrText xml:space="preserve"> REF _Ref119447708 \r \h </w:instrText>
        </w:r>
      </w:ins>
      <w:r>
        <w:fldChar w:fldCharType="separate"/>
      </w:r>
      <w:ins w:id="2278" w:author="Raphael Malyankar" w:date="2022-11-15T23:34:00Z">
        <w:r>
          <w:t>2.4.10.4</w:t>
        </w:r>
        <w:r>
          <w:fldChar w:fldCharType="end"/>
        </w:r>
        <w:r>
          <w:t>.</w:t>
        </w:r>
      </w:ins>
    </w:p>
    <w:p w14:paraId="406E91D8" w14:textId="6CDDF005" w:rsidR="00876010" w:rsidRDefault="00876010" w:rsidP="00876010">
      <w:pPr>
        <w:pStyle w:val="Heading3"/>
        <w:rPr>
          <w:ins w:id="2279" w:author="Raphael Malyankar" w:date="2022-11-05T21:58:00Z"/>
        </w:rPr>
      </w:pPr>
      <w:bookmarkStart w:id="2280" w:name="_Toc120214472"/>
      <w:ins w:id="2281" w:author="Raphael Malyankar" w:date="2022-11-05T21:56:00Z">
        <w:r>
          <w:t>Cont</w:t>
        </w:r>
      </w:ins>
      <w:ins w:id="2282" w:author="Raphael Malyankar" w:date="2022-11-05T21:57:00Z">
        <w:r>
          <w:t>act information</w:t>
        </w:r>
      </w:ins>
      <w:bookmarkEnd w:id="2280"/>
    </w:p>
    <w:p w14:paraId="11F3A77D" w14:textId="3F125D32" w:rsidR="00876010" w:rsidRDefault="00660224" w:rsidP="00F51A02">
      <w:pPr>
        <w:rPr>
          <w:ins w:id="2283" w:author="Raphael Malyankar" w:date="2022-11-05T22:14:00Z"/>
        </w:rPr>
      </w:pPr>
      <w:ins w:id="2284" w:author="Raphael Malyankar" w:date="2022-11-05T22:09:00Z">
        <w:r>
          <w:t xml:space="preserve">Contact information for </w:t>
        </w:r>
      </w:ins>
      <w:ins w:id="2285" w:author="Raphael Malyankar" w:date="2022-11-05T22:11:00Z">
        <w:r>
          <w:t>service operators, controllers</w:t>
        </w:r>
      </w:ins>
      <w:ins w:id="2286" w:author="Raphael Malyankar" w:date="2022-11-05T22:12:00Z">
        <w:r>
          <w:t xml:space="preserve"> or</w:t>
        </w:r>
      </w:ins>
      <w:ins w:id="2287" w:author="Raphael Malyankar" w:date="2022-11-05T22:11:00Z">
        <w:r>
          <w:t xml:space="preserve"> facilities</w:t>
        </w:r>
      </w:ins>
      <w:ins w:id="2288" w:author="Raphael Malyankar" w:date="2022-11-05T21:58:00Z">
        <w:r w:rsidR="00876010">
          <w:t xml:space="preserve"> </w:t>
        </w:r>
      </w:ins>
      <w:ins w:id="2289" w:author="Raphael Malyankar" w:date="2022-11-05T21:59:00Z">
        <w:r w:rsidR="00876010">
          <w:t xml:space="preserve">should be encoded in instances of the </w:t>
        </w:r>
        <w:proofErr w:type="spellStart"/>
        <w:r w:rsidR="00876010" w:rsidRPr="00660224">
          <w:rPr>
            <w:b/>
            <w:bCs/>
          </w:rPr>
          <w:t>Contact</w:t>
        </w:r>
      </w:ins>
      <w:ins w:id="2290" w:author="Raphael Malyankar" w:date="2022-11-05T22:01:00Z">
        <w:r w:rsidR="00876010" w:rsidRPr="00660224">
          <w:rPr>
            <w:b/>
            <w:bCs/>
          </w:rPr>
          <w:t>Details</w:t>
        </w:r>
      </w:ins>
      <w:proofErr w:type="spellEnd"/>
      <w:ins w:id="2291" w:author="Raphael Malyankar" w:date="2022-11-05T21:59:00Z">
        <w:r w:rsidR="00876010">
          <w:t xml:space="preserve"> information type, which may be linked from m</w:t>
        </w:r>
      </w:ins>
      <w:ins w:id="2292" w:author="Raphael Malyankar" w:date="2022-11-05T22:00:00Z">
        <w:r w:rsidR="00876010">
          <w:t>ultiple instances of geographic features or information types.</w:t>
        </w:r>
      </w:ins>
      <w:ins w:id="2293" w:author="Raphael Malyankar" w:date="2022-11-05T21:59:00Z">
        <w:r w:rsidR="00876010">
          <w:t xml:space="preserve"> </w:t>
        </w:r>
      </w:ins>
      <w:ins w:id="2294" w:author="Raphael Malyankar" w:date="2022-11-05T22:00:00Z">
        <w:r w:rsidR="00876010">
          <w:t xml:space="preserve">Any </w:t>
        </w:r>
      </w:ins>
      <w:ins w:id="2295" w:author="Raphael Malyankar" w:date="2022-11-05T22:12:00Z">
        <w:r>
          <w:t xml:space="preserve">S-131 </w:t>
        </w:r>
      </w:ins>
      <w:ins w:id="2296" w:author="Raphael Malyankar" w:date="2022-11-05T22:00:00Z">
        <w:r w:rsidR="00876010">
          <w:t xml:space="preserve">geographic feature </w:t>
        </w:r>
      </w:ins>
      <w:ins w:id="2297" w:author="Raphael Malyankar" w:date="2022-11-05T22:01:00Z">
        <w:r w:rsidR="00876010">
          <w:t xml:space="preserve">except meta and cartographic features can be associated to an instance of </w:t>
        </w:r>
        <w:proofErr w:type="spellStart"/>
        <w:r w:rsidR="00876010" w:rsidRPr="00660224">
          <w:rPr>
            <w:b/>
            <w:bCs/>
          </w:rPr>
          <w:t>ContactDetails</w:t>
        </w:r>
      </w:ins>
      <w:proofErr w:type="spellEnd"/>
      <w:ins w:id="2298" w:author="Raphael Malyankar" w:date="2022-11-05T22:13:00Z">
        <w:r>
          <w:t xml:space="preserve">. </w:t>
        </w:r>
      </w:ins>
      <w:ins w:id="2299" w:author="Raphael Malyankar" w:date="2022-11-05T22:01:00Z">
        <w:r w:rsidR="00876010">
          <w:t xml:space="preserve">S-131 geographic feature inherit the association </w:t>
        </w:r>
      </w:ins>
      <w:ins w:id="2300" w:author="Raphael Malyankar" w:date="2022-11-05T22:13:00Z">
        <w:r>
          <w:t xml:space="preserve">to </w:t>
        </w:r>
        <w:proofErr w:type="spellStart"/>
        <w:r>
          <w:t>ContactDetails</w:t>
        </w:r>
        <w:proofErr w:type="spellEnd"/>
        <w:r>
          <w:t xml:space="preserve"> </w:t>
        </w:r>
      </w:ins>
      <w:ins w:id="2301" w:author="Raphael Malyankar" w:date="2022-11-05T22:01:00Z">
        <w:r w:rsidR="00876010">
          <w:t>from the abstrac</w:t>
        </w:r>
      </w:ins>
      <w:ins w:id="2302" w:author="Raphael Malyankar" w:date="2022-11-05T22:02:00Z">
        <w:r w:rsidR="00876010">
          <w:t xml:space="preserve">t feature type </w:t>
        </w:r>
        <w:proofErr w:type="spellStart"/>
        <w:r w:rsidR="00876010" w:rsidRPr="00660224">
          <w:rPr>
            <w:b/>
            <w:bCs/>
          </w:rPr>
          <w:t>OrganizationContactArea</w:t>
        </w:r>
      </w:ins>
      <w:proofErr w:type="spellEnd"/>
      <w:ins w:id="2303" w:author="Raphael Malyankar" w:date="2022-11-05T22:13:00Z">
        <w:r>
          <w:t xml:space="preserve">, as shown in </w:t>
        </w:r>
        <w:r>
          <w:fldChar w:fldCharType="begin"/>
        </w:r>
        <w:r>
          <w:instrText xml:space="preserve"> REF _Ref118578853 \h </w:instrText>
        </w:r>
      </w:ins>
      <w:r>
        <w:fldChar w:fldCharType="separate"/>
      </w:r>
      <w:ins w:id="2304" w:author="Raphael Malyankar" w:date="2022-11-05T22:13:00Z">
        <w:r>
          <w:t xml:space="preserve">Figure </w:t>
        </w:r>
        <w:r>
          <w:rPr>
            <w:noProof/>
          </w:rPr>
          <w:t>11</w:t>
        </w:r>
        <w:r>
          <w:t>.</w:t>
        </w:r>
        <w:r>
          <w:rPr>
            <w:noProof/>
          </w:rPr>
          <w:t>2</w:t>
        </w:r>
        <w:r>
          <w:fldChar w:fldCharType="end"/>
        </w:r>
      </w:ins>
      <w:ins w:id="2305" w:author="Raphael Malyankar" w:date="2022-11-05T22:02:00Z">
        <w:r w:rsidR="00876010">
          <w:t>.</w:t>
        </w:r>
      </w:ins>
    </w:p>
    <w:p w14:paraId="3E8E0EA6" w14:textId="2B7BB089" w:rsidR="00660224" w:rsidRDefault="00BC1817" w:rsidP="00F51A02">
      <w:pPr>
        <w:rPr>
          <w:ins w:id="2306" w:author="Raphael Malyankar" w:date="2022-11-05T22:25:00Z"/>
        </w:rPr>
      </w:pPr>
      <w:ins w:id="2307" w:author="Raphael Malyankar" w:date="2022-11-05T22:15:00Z">
        <w:r>
          <w:lastRenderedPageBreak/>
          <w:t>Contact information must not be encoded directly in the feature or information type instance us</w:t>
        </w:r>
      </w:ins>
      <w:ins w:id="2308" w:author="Raphael Malyankar" w:date="2022-11-05T22:16:00Z">
        <w:r>
          <w:t xml:space="preserve">ing a </w:t>
        </w:r>
        <w:proofErr w:type="spellStart"/>
        <w:r w:rsidRPr="00BC1817">
          <w:rPr>
            <w:i/>
            <w:iCs/>
          </w:rPr>
          <w:t>textContent</w:t>
        </w:r>
        <w:proofErr w:type="spellEnd"/>
        <w:r>
          <w:t xml:space="preserve"> or </w:t>
        </w:r>
        <w:r w:rsidRPr="00BC1817">
          <w:rPr>
            <w:i/>
            <w:iCs/>
          </w:rPr>
          <w:t>information</w:t>
        </w:r>
        <w:r>
          <w:t xml:space="preserve"> complex attribute bound directly to the feature or information type</w:t>
        </w:r>
      </w:ins>
      <w:ins w:id="2309" w:author="Raphael Malyankar" w:date="2022-11-05T22:18:00Z">
        <w:r>
          <w:t xml:space="preserve">. </w:t>
        </w:r>
      </w:ins>
      <w:ins w:id="2310" w:author="Raphael Malyankar" w:date="2022-11-05T22:17:00Z">
        <w:r>
          <w:t xml:space="preserve">An instance of </w:t>
        </w:r>
        <w:proofErr w:type="spellStart"/>
        <w:r w:rsidRPr="00BC1817">
          <w:rPr>
            <w:b/>
            <w:bCs/>
          </w:rPr>
          <w:t>ContactDetails</w:t>
        </w:r>
        <w:proofErr w:type="spellEnd"/>
        <w:r>
          <w:t xml:space="preserve"> must be created instead.</w:t>
        </w:r>
      </w:ins>
      <w:ins w:id="2311" w:author="Raphael Malyankar" w:date="2022-11-05T22:18:00Z">
        <w:r>
          <w:t xml:space="preserve"> The exception to this rule is when contact-</w:t>
        </w:r>
      </w:ins>
      <w:ins w:id="2312" w:author="Raphael Malyankar" w:date="2022-11-05T22:19:00Z">
        <w:r>
          <w:t xml:space="preserve">related attributes such as </w:t>
        </w:r>
        <w:proofErr w:type="spellStart"/>
        <w:r w:rsidRPr="00BC1817">
          <w:rPr>
            <w:i/>
            <w:iCs/>
          </w:rPr>
          <w:t>communicationChannel</w:t>
        </w:r>
        <w:proofErr w:type="spellEnd"/>
        <w:r>
          <w:t xml:space="preserve"> are bound to the feature or information type</w:t>
        </w:r>
      </w:ins>
      <w:ins w:id="2313" w:author="Raphael Malyankar" w:date="2022-11-05T22:32:00Z">
        <w:r w:rsidR="00B729CC">
          <w:t xml:space="preserve">, in </w:t>
        </w:r>
      </w:ins>
      <w:ins w:id="2314" w:author="Raphael Malyankar" w:date="2022-11-05T22:33:00Z">
        <w:r w:rsidR="00B729CC">
          <w:t xml:space="preserve">which case a </w:t>
        </w:r>
        <w:proofErr w:type="spellStart"/>
        <w:r w:rsidR="00B729CC" w:rsidRPr="00B729CC">
          <w:rPr>
            <w:b/>
            <w:bCs/>
          </w:rPr>
          <w:t>ContactDetails</w:t>
        </w:r>
        <w:proofErr w:type="spellEnd"/>
        <w:r w:rsidR="00B729CC">
          <w:t xml:space="preserve"> instance should be created only if it is necessary to provide contact information which cannot be coded in </w:t>
        </w:r>
      </w:ins>
      <w:ins w:id="2315" w:author="Raphael Malyankar" w:date="2022-11-05T22:34:00Z">
        <w:r w:rsidR="00B729CC">
          <w:t>the contact-</w:t>
        </w:r>
      </w:ins>
      <w:ins w:id="2316" w:author="Raphael Malyankar" w:date="2022-11-05T22:33:00Z">
        <w:r w:rsidR="00B729CC">
          <w:t>specific</w:t>
        </w:r>
      </w:ins>
      <w:ins w:id="2317" w:author="Raphael Malyankar" w:date="2022-11-05T22:34:00Z">
        <w:r w:rsidR="00B729CC">
          <w:t xml:space="preserve"> attributes bound to the feature.</w:t>
        </w:r>
      </w:ins>
    </w:p>
    <w:p w14:paraId="71BA59EB" w14:textId="77777777" w:rsidR="00876010" w:rsidRDefault="00876010" w:rsidP="00876010">
      <w:pPr>
        <w:keepNext/>
        <w:jc w:val="center"/>
        <w:rPr>
          <w:ins w:id="2318" w:author="Raphael Malyankar" w:date="2022-11-05T22:06:00Z"/>
        </w:rPr>
      </w:pPr>
      <w:ins w:id="2319" w:author="Raphael Malyankar" w:date="2022-11-05T22:06:00Z">
        <w:r>
          <w:rPr>
            <w:noProof/>
          </w:rPr>
          <w:drawing>
            <wp:inline distT="0" distB="0" distL="0" distR="0" wp14:anchorId="00D442F0" wp14:editId="4858151C">
              <wp:extent cx="5731510" cy="354005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131 ContactDetails Associations.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540050"/>
                      </a:xfrm>
                      <a:prstGeom prst="rect">
                        <a:avLst/>
                      </a:prstGeom>
                    </pic:spPr>
                  </pic:pic>
                </a:graphicData>
              </a:graphic>
            </wp:inline>
          </w:drawing>
        </w:r>
      </w:ins>
    </w:p>
    <w:p w14:paraId="15188994" w14:textId="69FF2111" w:rsidR="00876010" w:rsidRDefault="00876010" w:rsidP="00876010">
      <w:pPr>
        <w:pStyle w:val="Caption"/>
        <w:jc w:val="center"/>
        <w:rPr>
          <w:ins w:id="2320" w:author="Raphael Malyankar" w:date="2022-11-05T22:06:00Z"/>
        </w:rPr>
      </w:pPr>
      <w:bookmarkStart w:id="2321" w:name="_Ref118578853"/>
      <w:ins w:id="2322" w:author="Raphael Malyankar" w:date="2022-11-05T22:06:00Z">
        <w:r>
          <w:t xml:space="preserve">Figure </w:t>
        </w:r>
      </w:ins>
      <w:ins w:id="2323" w:author="Raphael Malyankar" w:date="2022-11-19T23:48:00Z">
        <w:r w:rsidR="00C44C7E">
          <w:fldChar w:fldCharType="begin"/>
        </w:r>
        <w:r w:rsidR="00C44C7E">
          <w:instrText xml:space="preserve"> STYLEREF 1 \s </w:instrText>
        </w:r>
      </w:ins>
      <w:r w:rsidR="00C44C7E">
        <w:fldChar w:fldCharType="separate"/>
      </w:r>
      <w:r w:rsidR="00C44C7E">
        <w:rPr>
          <w:noProof/>
        </w:rPr>
        <w:t>11</w:t>
      </w:r>
      <w:ins w:id="2324" w:author="Raphael Malyankar" w:date="2022-11-19T23:48:00Z">
        <w:r w:rsidR="00C44C7E">
          <w:fldChar w:fldCharType="end"/>
        </w:r>
        <w:r w:rsidR="00C44C7E">
          <w:t>.</w:t>
        </w:r>
        <w:r w:rsidR="00C44C7E">
          <w:fldChar w:fldCharType="begin"/>
        </w:r>
        <w:r w:rsidR="00C44C7E">
          <w:instrText xml:space="preserve"> SEQ Figure \* ARABIC \s 1 </w:instrText>
        </w:r>
      </w:ins>
      <w:r w:rsidR="00C44C7E">
        <w:fldChar w:fldCharType="separate"/>
      </w:r>
      <w:ins w:id="2325" w:author="Raphael Malyankar" w:date="2022-11-19T23:48:00Z">
        <w:r w:rsidR="00C44C7E">
          <w:rPr>
            <w:noProof/>
          </w:rPr>
          <w:t>2</w:t>
        </w:r>
        <w:r w:rsidR="00C44C7E">
          <w:fldChar w:fldCharType="end"/>
        </w:r>
      </w:ins>
      <w:bookmarkEnd w:id="2321"/>
      <w:ins w:id="2326" w:author="Raphael Malyankar" w:date="2022-11-05T22:06:00Z">
        <w:r>
          <w:t xml:space="preserve"> Associations to contact information</w:t>
        </w:r>
      </w:ins>
    </w:p>
    <w:p w14:paraId="0695F67D" w14:textId="118130C7" w:rsidR="00CF21A0" w:rsidRPr="00F51A02" w:rsidRDefault="00CF21A0" w:rsidP="00F51A02">
      <w:r>
        <w:t xml:space="preserve"> </w:t>
      </w:r>
    </w:p>
    <w:p w14:paraId="2939600D" w14:textId="77777777" w:rsidR="000F64AA" w:rsidRPr="000F64AA" w:rsidRDefault="000F64AA" w:rsidP="00716062">
      <w:pPr>
        <w:pStyle w:val="Heading2"/>
      </w:pPr>
      <w:bookmarkStart w:id="2327" w:name="_Ref113290971"/>
      <w:bookmarkStart w:id="2328" w:name="_Toc120214473"/>
      <w:r w:rsidRPr="000F64AA">
        <w:t>Authority</w:t>
      </w:r>
      <w:bookmarkEnd w:id="2327"/>
      <w:bookmarkEnd w:id="23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1"/>
        <w:gridCol w:w="1190"/>
        <w:gridCol w:w="216"/>
        <w:gridCol w:w="548"/>
        <w:gridCol w:w="267"/>
        <w:gridCol w:w="1233"/>
        <w:gridCol w:w="433"/>
        <w:gridCol w:w="334"/>
        <w:gridCol w:w="275"/>
        <w:gridCol w:w="1221"/>
        <w:gridCol w:w="216"/>
        <w:gridCol w:w="556"/>
        <w:gridCol w:w="905"/>
        <w:gridCol w:w="591"/>
      </w:tblGrid>
      <w:tr w:rsidR="000F64AA" w:rsidRPr="000F64AA" w14:paraId="772D963B" w14:textId="77777777" w:rsidTr="00B131AF">
        <w:tc>
          <w:tcPr>
            <w:tcW w:w="5000" w:type="pct"/>
            <w:gridSpan w:val="14"/>
            <w:shd w:val="clear" w:color="auto" w:fill="auto"/>
          </w:tcPr>
          <w:p w14:paraId="19268E4B" w14:textId="77777777" w:rsidR="000F64AA" w:rsidRPr="000F64AA" w:rsidRDefault="000F64AA" w:rsidP="000F64AA">
            <w:pPr>
              <w:spacing w:before="120" w:after="120"/>
              <w:rPr>
                <w:rFonts w:cs="Arial"/>
              </w:rPr>
            </w:pPr>
            <w:r w:rsidRPr="000F64AA">
              <w:rPr>
                <w:rFonts w:cs="Arial"/>
                <w:u w:val="single"/>
              </w:rPr>
              <w:t>IHO Definition:</w:t>
            </w:r>
            <w:r w:rsidRPr="000F64AA">
              <w:rPr>
                <w:rFonts w:cs="Arial"/>
              </w:rPr>
              <w:t xml:space="preserve"> A person or organisation having political or administrative power and control.</w:t>
            </w:r>
          </w:p>
        </w:tc>
      </w:tr>
      <w:tr w:rsidR="000F64AA" w:rsidRPr="000F64AA" w14:paraId="51008892" w14:textId="77777777" w:rsidTr="00B131AF">
        <w:tc>
          <w:tcPr>
            <w:tcW w:w="5000" w:type="pct"/>
            <w:gridSpan w:val="14"/>
            <w:shd w:val="clear" w:color="auto" w:fill="auto"/>
          </w:tcPr>
          <w:p w14:paraId="2AE93E1C" w14:textId="77777777" w:rsidR="000F64AA" w:rsidRPr="000F64AA" w:rsidRDefault="000F64AA" w:rsidP="000F64AA">
            <w:pPr>
              <w:spacing w:before="120" w:after="120"/>
              <w:rPr>
                <w:rFonts w:cs="Arial"/>
                <w:b/>
              </w:rPr>
            </w:pPr>
            <w:r w:rsidRPr="000F64AA">
              <w:rPr>
                <w:rFonts w:cs="Arial"/>
                <w:b/>
                <w:u w:val="single"/>
              </w:rPr>
              <w:t>S-10x Information Type:</w:t>
            </w:r>
            <w:r w:rsidRPr="000F64AA">
              <w:rPr>
                <w:rFonts w:cs="Arial"/>
                <w:b/>
              </w:rPr>
              <w:t xml:space="preserve"> Authority</w:t>
            </w:r>
          </w:p>
        </w:tc>
      </w:tr>
      <w:tr w:rsidR="000F64AA" w:rsidRPr="000F64AA" w14:paraId="13A84A02" w14:textId="77777777" w:rsidTr="00B131AF">
        <w:tc>
          <w:tcPr>
            <w:tcW w:w="5000" w:type="pct"/>
            <w:gridSpan w:val="14"/>
            <w:shd w:val="clear" w:color="auto" w:fill="auto"/>
          </w:tcPr>
          <w:p w14:paraId="1C841F0F" w14:textId="538591B6" w:rsidR="000F64AA" w:rsidRPr="000F64AA" w:rsidRDefault="000F64AA" w:rsidP="000F64AA">
            <w:pPr>
              <w:spacing w:before="120" w:after="120"/>
              <w:rPr>
                <w:rFonts w:cs="Arial"/>
                <w:b/>
              </w:rPr>
            </w:pPr>
            <w:r w:rsidRPr="000F64AA">
              <w:rPr>
                <w:rFonts w:cs="Arial"/>
                <w:b/>
                <w:u w:val="single"/>
              </w:rPr>
              <w:t>Super Type:</w:t>
            </w:r>
            <w:r w:rsidRPr="000F64AA">
              <w:rPr>
                <w:rFonts w:cs="Arial"/>
                <w:b/>
              </w:rPr>
              <w:t xml:space="preserve"> </w:t>
            </w:r>
            <w:proofErr w:type="spellStart"/>
            <w:r w:rsidRPr="000F64AA">
              <w:rPr>
                <w:rFonts w:cs="Arial"/>
                <w:b/>
              </w:rPr>
              <w:t>InformationType</w:t>
            </w:r>
            <w:proofErr w:type="spellEnd"/>
            <w:r w:rsidR="00F748E7">
              <w:rPr>
                <w:rFonts w:cs="Arial"/>
                <w:b/>
              </w:rPr>
              <w:t xml:space="preserve"> (</w:t>
            </w:r>
            <w:r w:rsidR="00F748E7">
              <w:rPr>
                <w:rFonts w:cs="Arial"/>
                <w:b/>
              </w:rPr>
              <w:fldChar w:fldCharType="begin"/>
            </w:r>
            <w:r w:rsidR="00F748E7">
              <w:rPr>
                <w:rFonts w:cs="Arial"/>
                <w:b/>
              </w:rPr>
              <w:instrText xml:space="preserve"> REF _Ref113291219 \r \h </w:instrText>
            </w:r>
            <w:r w:rsidR="00F748E7">
              <w:rPr>
                <w:rFonts w:cs="Arial"/>
                <w:b/>
              </w:rPr>
            </w:r>
            <w:r w:rsidR="00F748E7">
              <w:rPr>
                <w:rFonts w:cs="Arial"/>
                <w:b/>
              </w:rPr>
              <w:fldChar w:fldCharType="separate"/>
            </w:r>
            <w:r w:rsidR="00EE3F7C">
              <w:rPr>
                <w:rFonts w:cs="Arial"/>
                <w:b/>
              </w:rPr>
              <w:t>9.2</w:t>
            </w:r>
            <w:r w:rsidR="00F748E7">
              <w:rPr>
                <w:rFonts w:cs="Arial"/>
                <w:b/>
              </w:rPr>
              <w:fldChar w:fldCharType="end"/>
            </w:r>
            <w:r w:rsidR="00F748E7">
              <w:rPr>
                <w:rFonts w:cs="Arial"/>
                <w:b/>
              </w:rPr>
              <w:t>)</w:t>
            </w:r>
          </w:p>
        </w:tc>
      </w:tr>
      <w:tr w:rsidR="000F64AA" w:rsidRPr="000F64AA" w14:paraId="4340B7A7" w14:textId="77777777" w:rsidTr="00B131AF">
        <w:tc>
          <w:tcPr>
            <w:tcW w:w="5000" w:type="pct"/>
            <w:gridSpan w:val="14"/>
            <w:shd w:val="clear" w:color="auto" w:fill="auto"/>
          </w:tcPr>
          <w:p w14:paraId="3A2BF41C" w14:textId="77777777" w:rsidR="000F64AA" w:rsidRPr="000F64AA" w:rsidRDefault="000F64AA" w:rsidP="000F64AA">
            <w:pPr>
              <w:spacing w:before="120" w:after="120"/>
              <w:rPr>
                <w:rFonts w:cs="Arial"/>
                <w:b/>
              </w:rPr>
            </w:pPr>
            <w:r w:rsidRPr="000F64AA">
              <w:rPr>
                <w:rFonts w:cs="Arial"/>
                <w:b/>
                <w:u w:val="single"/>
              </w:rPr>
              <w:t>Primitives:</w:t>
            </w:r>
            <w:r w:rsidRPr="000F64AA">
              <w:rPr>
                <w:rFonts w:cs="Arial"/>
                <w:b/>
              </w:rPr>
              <w:t xml:space="preserve"> None </w:t>
            </w:r>
          </w:p>
        </w:tc>
      </w:tr>
      <w:tr w:rsidR="000F64AA" w:rsidRPr="000F64AA" w14:paraId="394E70CF" w14:textId="77777777" w:rsidTr="00B131AF">
        <w:tc>
          <w:tcPr>
            <w:tcW w:w="1249" w:type="pct"/>
            <w:gridSpan w:val="2"/>
            <w:shd w:val="clear" w:color="auto" w:fill="auto"/>
          </w:tcPr>
          <w:p w14:paraId="24D26793" w14:textId="77777777" w:rsidR="000F64AA" w:rsidRPr="000F64AA" w:rsidRDefault="000F64AA" w:rsidP="000F64AA">
            <w:pPr>
              <w:spacing w:before="120"/>
              <w:rPr>
                <w:rFonts w:cs="Arial"/>
                <w:i/>
                <w:color w:val="0000FF"/>
                <w:sz w:val="18"/>
              </w:rPr>
            </w:pPr>
            <w:r w:rsidRPr="000F64AA">
              <w:rPr>
                <w:rFonts w:cs="Arial"/>
                <w:i/>
                <w:color w:val="0000FF"/>
                <w:sz w:val="18"/>
              </w:rPr>
              <w:t>Real World</w:t>
            </w:r>
          </w:p>
          <w:p w14:paraId="36DC2714" w14:textId="77777777" w:rsidR="000F64AA" w:rsidRPr="000F64AA" w:rsidRDefault="000F64AA" w:rsidP="000F64AA">
            <w:pPr>
              <w:spacing w:before="120"/>
              <w:rPr>
                <w:rFonts w:cs="Arial"/>
                <w:i/>
                <w:color w:val="0000FF"/>
                <w:sz w:val="18"/>
              </w:rPr>
            </w:pPr>
          </w:p>
        </w:tc>
        <w:tc>
          <w:tcPr>
            <w:tcW w:w="1667" w:type="pct"/>
            <w:gridSpan w:val="6"/>
            <w:shd w:val="clear" w:color="auto" w:fill="auto"/>
          </w:tcPr>
          <w:p w14:paraId="36D3F857" w14:textId="77777777" w:rsidR="000F64AA" w:rsidRPr="000F64AA" w:rsidRDefault="000F64AA" w:rsidP="000F64AA">
            <w:pPr>
              <w:spacing w:before="120"/>
              <w:rPr>
                <w:rFonts w:cs="Arial"/>
                <w:i/>
                <w:color w:val="0000FF"/>
                <w:sz w:val="18"/>
              </w:rPr>
            </w:pPr>
            <w:r w:rsidRPr="000F64AA">
              <w:rPr>
                <w:rFonts w:cs="Arial"/>
                <w:i/>
                <w:color w:val="0000FF"/>
                <w:sz w:val="18"/>
              </w:rPr>
              <w:t>Paper Chart Symbol</w:t>
            </w:r>
          </w:p>
          <w:p w14:paraId="7CEB05C8" w14:textId="77777777" w:rsidR="000F64AA" w:rsidRPr="000F64AA" w:rsidRDefault="000F64AA" w:rsidP="000F64AA">
            <w:pPr>
              <w:spacing w:before="120"/>
              <w:rPr>
                <w:rFonts w:cs="Arial"/>
                <w:i/>
                <w:color w:val="0000FF"/>
                <w:sz w:val="18"/>
              </w:rPr>
            </w:pPr>
          </w:p>
        </w:tc>
        <w:tc>
          <w:tcPr>
            <w:tcW w:w="2084" w:type="pct"/>
            <w:gridSpan w:val="6"/>
            <w:shd w:val="clear" w:color="auto" w:fill="auto"/>
          </w:tcPr>
          <w:p w14:paraId="5F49C43D" w14:textId="77777777" w:rsidR="000F64AA" w:rsidRPr="000F64AA" w:rsidRDefault="000F64AA" w:rsidP="000F64AA">
            <w:pPr>
              <w:spacing w:before="120"/>
              <w:rPr>
                <w:rFonts w:cs="Arial"/>
                <w:i/>
                <w:color w:val="0000FF"/>
                <w:sz w:val="18"/>
              </w:rPr>
            </w:pPr>
            <w:r w:rsidRPr="000F64AA">
              <w:rPr>
                <w:rFonts w:cs="Arial"/>
                <w:i/>
                <w:color w:val="0000FF"/>
                <w:sz w:val="18"/>
              </w:rPr>
              <w:t>ECDIS Symbol</w:t>
            </w:r>
          </w:p>
          <w:p w14:paraId="2BFA384B" w14:textId="77777777" w:rsidR="000F64AA" w:rsidRPr="000F64AA" w:rsidRDefault="000F64AA" w:rsidP="000F64AA">
            <w:pPr>
              <w:spacing w:before="120"/>
              <w:rPr>
                <w:rFonts w:cs="Arial"/>
                <w:i/>
                <w:color w:val="0000FF"/>
                <w:sz w:val="18"/>
              </w:rPr>
            </w:pPr>
          </w:p>
        </w:tc>
      </w:tr>
      <w:tr w:rsidR="000F64AA" w:rsidRPr="000F64AA" w14:paraId="3A4F6ED6" w14:textId="77777777" w:rsidTr="00B131AF">
        <w:tc>
          <w:tcPr>
            <w:tcW w:w="1665" w:type="pct"/>
            <w:gridSpan w:val="4"/>
            <w:shd w:val="clear" w:color="auto" w:fill="auto"/>
          </w:tcPr>
          <w:p w14:paraId="114A8DB1" w14:textId="77777777" w:rsidR="000F64AA" w:rsidRPr="000F64AA" w:rsidRDefault="000F64AA" w:rsidP="000F64AA">
            <w:pPr>
              <w:spacing w:before="120" w:after="120"/>
              <w:rPr>
                <w:rFonts w:cs="Arial"/>
                <w:b/>
              </w:rPr>
            </w:pPr>
            <w:r w:rsidRPr="000F64AA">
              <w:rPr>
                <w:rFonts w:cs="Arial"/>
                <w:b/>
              </w:rPr>
              <w:t>S-10x Attribute</w:t>
            </w:r>
          </w:p>
        </w:tc>
        <w:tc>
          <w:tcPr>
            <w:tcW w:w="834" w:type="pct"/>
            <w:gridSpan w:val="2"/>
            <w:shd w:val="clear" w:color="auto" w:fill="auto"/>
          </w:tcPr>
          <w:p w14:paraId="742A86A1" w14:textId="77777777" w:rsidR="000F64AA" w:rsidRPr="000F64AA" w:rsidRDefault="000F64AA" w:rsidP="000F64AA">
            <w:pPr>
              <w:spacing w:before="120" w:after="120"/>
              <w:rPr>
                <w:rFonts w:cs="Arial"/>
                <w:b/>
              </w:rPr>
            </w:pPr>
            <w:r w:rsidRPr="000F64AA">
              <w:rPr>
                <w:rFonts w:cs="Arial"/>
                <w:b/>
              </w:rPr>
              <w:t>S-57  Acronym</w:t>
            </w:r>
          </w:p>
        </w:tc>
        <w:tc>
          <w:tcPr>
            <w:tcW w:w="1250" w:type="pct"/>
            <w:gridSpan w:val="4"/>
            <w:shd w:val="clear" w:color="auto" w:fill="auto"/>
          </w:tcPr>
          <w:p w14:paraId="1E7BCBB2" w14:textId="77777777" w:rsidR="000F64AA" w:rsidRPr="000F64AA" w:rsidRDefault="000F64AA" w:rsidP="000F64AA">
            <w:pPr>
              <w:spacing w:before="120" w:after="120"/>
              <w:rPr>
                <w:rFonts w:cs="Arial"/>
                <w:b/>
              </w:rPr>
            </w:pPr>
            <w:r w:rsidRPr="000F64AA">
              <w:rPr>
                <w:rFonts w:cs="Arial"/>
                <w:b/>
              </w:rPr>
              <w:t>Allowable Encoding Value</w:t>
            </w:r>
          </w:p>
        </w:tc>
        <w:tc>
          <w:tcPr>
            <w:tcW w:w="417" w:type="pct"/>
            <w:gridSpan w:val="2"/>
            <w:shd w:val="clear" w:color="auto" w:fill="auto"/>
          </w:tcPr>
          <w:p w14:paraId="0E423339" w14:textId="77777777" w:rsidR="000F64AA" w:rsidRPr="000F64AA" w:rsidRDefault="000F64AA" w:rsidP="000F64AA">
            <w:pPr>
              <w:spacing w:before="120" w:after="120"/>
              <w:rPr>
                <w:rFonts w:cs="Arial"/>
                <w:b/>
              </w:rPr>
            </w:pPr>
            <w:r w:rsidRPr="000F64AA">
              <w:rPr>
                <w:rFonts w:cs="Arial"/>
                <w:b/>
              </w:rPr>
              <w:t>Type</w:t>
            </w:r>
          </w:p>
        </w:tc>
        <w:tc>
          <w:tcPr>
            <w:tcW w:w="834" w:type="pct"/>
            <w:gridSpan w:val="2"/>
            <w:shd w:val="clear" w:color="auto" w:fill="auto"/>
          </w:tcPr>
          <w:p w14:paraId="1CB3D718" w14:textId="77777777" w:rsidR="000F64AA" w:rsidRPr="000F64AA" w:rsidRDefault="000F64AA" w:rsidP="000F64AA">
            <w:pPr>
              <w:spacing w:before="120" w:after="120"/>
              <w:rPr>
                <w:rFonts w:cs="Arial"/>
                <w:b/>
              </w:rPr>
            </w:pPr>
            <w:r w:rsidRPr="000F64AA">
              <w:rPr>
                <w:rFonts w:cs="Arial"/>
                <w:b/>
              </w:rPr>
              <w:t>Multiplicity</w:t>
            </w:r>
          </w:p>
        </w:tc>
      </w:tr>
      <w:tr w:rsidR="000F64AA" w:rsidRPr="000F64AA" w14:paraId="17A57B6D" w14:textId="77777777" w:rsidTr="00B131AF">
        <w:tc>
          <w:tcPr>
            <w:tcW w:w="1665" w:type="pct"/>
            <w:gridSpan w:val="4"/>
            <w:shd w:val="clear" w:color="auto" w:fill="auto"/>
          </w:tcPr>
          <w:p w14:paraId="145BEDA6" w14:textId="77777777" w:rsidR="000F64AA" w:rsidRPr="000F64AA" w:rsidRDefault="000F64AA" w:rsidP="000F64AA">
            <w:pPr>
              <w:spacing w:before="120" w:after="120"/>
              <w:rPr>
                <w:rFonts w:cs="Arial"/>
                <w:sz w:val="18"/>
              </w:rPr>
            </w:pPr>
            <w:r w:rsidRPr="000F64AA">
              <w:rPr>
                <w:rFonts w:cs="Arial"/>
                <w:sz w:val="18"/>
              </w:rPr>
              <w:t>Category of Authority</w:t>
            </w:r>
          </w:p>
        </w:tc>
        <w:tc>
          <w:tcPr>
            <w:tcW w:w="834" w:type="pct"/>
            <w:gridSpan w:val="2"/>
            <w:shd w:val="clear" w:color="auto" w:fill="auto"/>
          </w:tcPr>
          <w:p w14:paraId="25B8ADFB" w14:textId="77777777" w:rsidR="000F64AA" w:rsidRPr="000F64AA" w:rsidRDefault="000F64AA" w:rsidP="000F64AA">
            <w:pPr>
              <w:spacing w:before="120" w:after="120"/>
              <w:rPr>
                <w:rFonts w:cs="Arial"/>
                <w:sz w:val="18"/>
              </w:rPr>
            </w:pPr>
          </w:p>
        </w:tc>
        <w:tc>
          <w:tcPr>
            <w:tcW w:w="1250" w:type="pct"/>
            <w:gridSpan w:val="4"/>
            <w:shd w:val="clear" w:color="auto" w:fill="auto"/>
          </w:tcPr>
          <w:p w14:paraId="38F74442" w14:textId="77777777" w:rsidR="000F64AA" w:rsidRPr="000F64AA" w:rsidRDefault="000F64AA" w:rsidP="008862EE">
            <w:pPr>
              <w:spacing w:before="120" w:after="120" w:line="240" w:lineRule="auto"/>
              <w:rPr>
                <w:rFonts w:cs="Arial"/>
                <w:sz w:val="18"/>
              </w:rPr>
            </w:pPr>
            <w:r w:rsidRPr="000F64AA">
              <w:rPr>
                <w:rFonts w:cs="Arial"/>
                <w:sz w:val="18"/>
              </w:rPr>
              <w:t>2 : Border Control</w:t>
            </w:r>
          </w:p>
          <w:p w14:paraId="01027C29" w14:textId="77777777" w:rsidR="000F64AA" w:rsidRPr="000F64AA" w:rsidRDefault="000F64AA" w:rsidP="008862EE">
            <w:pPr>
              <w:spacing w:before="120" w:after="120" w:line="240" w:lineRule="auto"/>
              <w:rPr>
                <w:rFonts w:cs="Arial"/>
                <w:sz w:val="18"/>
              </w:rPr>
            </w:pPr>
            <w:r w:rsidRPr="000F64AA">
              <w:rPr>
                <w:rFonts w:cs="Arial"/>
                <w:sz w:val="18"/>
              </w:rPr>
              <w:t>3 : Police</w:t>
            </w:r>
          </w:p>
          <w:p w14:paraId="5761DEC0" w14:textId="77777777" w:rsidR="000F64AA" w:rsidRPr="000F64AA" w:rsidRDefault="000F64AA" w:rsidP="008862EE">
            <w:pPr>
              <w:spacing w:before="120" w:after="120" w:line="240" w:lineRule="auto"/>
              <w:rPr>
                <w:rFonts w:cs="Arial"/>
                <w:sz w:val="18"/>
              </w:rPr>
            </w:pPr>
            <w:r w:rsidRPr="000F64AA">
              <w:rPr>
                <w:rFonts w:cs="Arial"/>
                <w:sz w:val="18"/>
              </w:rPr>
              <w:t>4 : Port</w:t>
            </w:r>
          </w:p>
          <w:p w14:paraId="60AB4BE2" w14:textId="77777777" w:rsidR="000F64AA" w:rsidRPr="000F64AA" w:rsidRDefault="000F64AA" w:rsidP="008862EE">
            <w:pPr>
              <w:spacing w:before="120" w:after="120" w:line="240" w:lineRule="auto"/>
              <w:rPr>
                <w:rFonts w:cs="Arial"/>
                <w:sz w:val="18"/>
              </w:rPr>
            </w:pPr>
            <w:r w:rsidRPr="000F64AA">
              <w:rPr>
                <w:rFonts w:cs="Arial"/>
                <w:sz w:val="18"/>
              </w:rPr>
              <w:lastRenderedPageBreak/>
              <w:t>5 : Immigration</w:t>
            </w:r>
          </w:p>
          <w:p w14:paraId="268B0421" w14:textId="77777777" w:rsidR="000F64AA" w:rsidRPr="000F64AA" w:rsidRDefault="000F64AA" w:rsidP="008862EE">
            <w:pPr>
              <w:spacing w:before="120" w:after="120" w:line="240" w:lineRule="auto"/>
              <w:rPr>
                <w:rFonts w:cs="Arial"/>
                <w:sz w:val="18"/>
              </w:rPr>
            </w:pPr>
            <w:r w:rsidRPr="000F64AA">
              <w:rPr>
                <w:rFonts w:cs="Arial"/>
                <w:sz w:val="18"/>
              </w:rPr>
              <w:t>6 : Health</w:t>
            </w:r>
          </w:p>
          <w:p w14:paraId="3E2A3676" w14:textId="77777777" w:rsidR="000F64AA" w:rsidRPr="000F64AA" w:rsidRDefault="000F64AA" w:rsidP="008862EE">
            <w:pPr>
              <w:spacing w:before="120" w:after="120" w:line="240" w:lineRule="auto"/>
              <w:rPr>
                <w:rFonts w:cs="Arial"/>
                <w:sz w:val="18"/>
              </w:rPr>
            </w:pPr>
            <w:r w:rsidRPr="000F64AA">
              <w:rPr>
                <w:rFonts w:cs="Arial"/>
                <w:sz w:val="18"/>
              </w:rPr>
              <w:t>7 : Coast Guard</w:t>
            </w:r>
          </w:p>
          <w:p w14:paraId="747829DA" w14:textId="77777777" w:rsidR="000F64AA" w:rsidRPr="000F64AA" w:rsidRDefault="000F64AA" w:rsidP="008862EE">
            <w:pPr>
              <w:spacing w:before="120" w:after="120" w:line="240" w:lineRule="auto"/>
              <w:rPr>
                <w:rFonts w:cs="Arial"/>
                <w:sz w:val="18"/>
              </w:rPr>
            </w:pPr>
            <w:r w:rsidRPr="000F64AA">
              <w:rPr>
                <w:rFonts w:cs="Arial"/>
                <w:sz w:val="18"/>
              </w:rPr>
              <w:t>8 : Agricultural</w:t>
            </w:r>
          </w:p>
          <w:p w14:paraId="40EA79FF" w14:textId="77777777" w:rsidR="000F64AA" w:rsidRPr="000F64AA" w:rsidRDefault="000F64AA" w:rsidP="008862EE">
            <w:pPr>
              <w:spacing w:before="120" w:after="120" w:line="240" w:lineRule="auto"/>
              <w:rPr>
                <w:rFonts w:cs="Arial"/>
                <w:sz w:val="18"/>
              </w:rPr>
            </w:pPr>
            <w:r w:rsidRPr="000F64AA">
              <w:rPr>
                <w:rFonts w:cs="Arial"/>
                <w:sz w:val="18"/>
              </w:rPr>
              <w:t>9 : Military</w:t>
            </w:r>
          </w:p>
          <w:p w14:paraId="7E56F164" w14:textId="77777777" w:rsidR="000F64AA" w:rsidRPr="000F64AA" w:rsidRDefault="000F64AA" w:rsidP="008862EE">
            <w:pPr>
              <w:spacing w:before="120" w:after="120" w:line="240" w:lineRule="auto"/>
              <w:rPr>
                <w:rFonts w:cs="Arial"/>
                <w:sz w:val="18"/>
              </w:rPr>
            </w:pPr>
            <w:r w:rsidRPr="000F64AA">
              <w:rPr>
                <w:rFonts w:cs="Arial"/>
                <w:sz w:val="18"/>
              </w:rPr>
              <w:t>10 : Private Company</w:t>
            </w:r>
          </w:p>
          <w:p w14:paraId="68778DA6" w14:textId="77777777" w:rsidR="000F64AA" w:rsidRPr="000F64AA" w:rsidRDefault="000F64AA" w:rsidP="008862EE">
            <w:pPr>
              <w:spacing w:before="120" w:after="120" w:line="240" w:lineRule="auto"/>
              <w:rPr>
                <w:rFonts w:cs="Arial"/>
                <w:sz w:val="18"/>
              </w:rPr>
            </w:pPr>
            <w:r w:rsidRPr="000F64AA">
              <w:rPr>
                <w:rFonts w:cs="Arial"/>
                <w:sz w:val="18"/>
              </w:rPr>
              <w:t>11 : Maritime Police</w:t>
            </w:r>
          </w:p>
          <w:p w14:paraId="4D82111D" w14:textId="77777777" w:rsidR="000F64AA" w:rsidRPr="000F64AA" w:rsidRDefault="000F64AA" w:rsidP="008862EE">
            <w:pPr>
              <w:spacing w:before="120" w:after="120" w:line="240" w:lineRule="auto"/>
              <w:rPr>
                <w:rFonts w:cs="Arial"/>
                <w:sz w:val="18"/>
              </w:rPr>
            </w:pPr>
            <w:r w:rsidRPr="000F64AA">
              <w:rPr>
                <w:rFonts w:cs="Arial"/>
                <w:sz w:val="18"/>
              </w:rPr>
              <w:t>12 : Environmental</w:t>
            </w:r>
          </w:p>
          <w:p w14:paraId="11D77063" w14:textId="77777777" w:rsidR="000F64AA" w:rsidRPr="000F64AA" w:rsidRDefault="000F64AA" w:rsidP="008862EE">
            <w:pPr>
              <w:spacing w:before="120" w:after="120" w:line="240" w:lineRule="auto"/>
              <w:rPr>
                <w:rFonts w:cs="Arial"/>
                <w:sz w:val="18"/>
              </w:rPr>
            </w:pPr>
            <w:r w:rsidRPr="000F64AA">
              <w:rPr>
                <w:rFonts w:cs="Arial"/>
                <w:sz w:val="18"/>
              </w:rPr>
              <w:t>13 : Fishery</w:t>
            </w:r>
          </w:p>
          <w:p w14:paraId="10FF3A31" w14:textId="77777777" w:rsidR="000F64AA" w:rsidRPr="000F64AA" w:rsidRDefault="000F64AA" w:rsidP="008862EE">
            <w:pPr>
              <w:spacing w:before="120" w:after="120" w:line="240" w:lineRule="auto"/>
              <w:rPr>
                <w:rFonts w:cs="Arial"/>
                <w:sz w:val="18"/>
              </w:rPr>
            </w:pPr>
            <w:r w:rsidRPr="000F64AA">
              <w:rPr>
                <w:rFonts w:cs="Arial"/>
                <w:sz w:val="18"/>
              </w:rPr>
              <w:t>14 : Finance</w:t>
            </w:r>
          </w:p>
          <w:p w14:paraId="2A68346E" w14:textId="77777777" w:rsidR="000F64AA" w:rsidRPr="000F64AA" w:rsidRDefault="000F64AA" w:rsidP="008862EE">
            <w:pPr>
              <w:spacing w:before="120" w:after="120" w:line="240" w:lineRule="auto"/>
              <w:rPr>
                <w:rFonts w:cs="Arial"/>
                <w:sz w:val="18"/>
              </w:rPr>
            </w:pPr>
            <w:r w:rsidRPr="000F64AA">
              <w:rPr>
                <w:rFonts w:cs="Arial"/>
                <w:sz w:val="18"/>
              </w:rPr>
              <w:t>15 : Maritime</w:t>
            </w:r>
          </w:p>
          <w:p w14:paraId="7AB03680" w14:textId="77777777" w:rsidR="000F64AA" w:rsidRPr="000F64AA" w:rsidRDefault="000F64AA" w:rsidP="008862EE">
            <w:pPr>
              <w:spacing w:before="120" w:after="120" w:line="240" w:lineRule="auto"/>
              <w:rPr>
                <w:rFonts w:cs="Arial"/>
                <w:sz w:val="18"/>
              </w:rPr>
            </w:pPr>
            <w:r w:rsidRPr="000F64AA">
              <w:rPr>
                <w:rFonts w:cs="Arial"/>
                <w:sz w:val="18"/>
              </w:rPr>
              <w:t>16 : Customs</w:t>
            </w:r>
          </w:p>
        </w:tc>
        <w:tc>
          <w:tcPr>
            <w:tcW w:w="417" w:type="pct"/>
            <w:gridSpan w:val="2"/>
            <w:shd w:val="clear" w:color="auto" w:fill="auto"/>
          </w:tcPr>
          <w:p w14:paraId="5527C4D5" w14:textId="77777777" w:rsidR="000F64AA" w:rsidRPr="000F64AA" w:rsidRDefault="000F64AA" w:rsidP="008862EE">
            <w:pPr>
              <w:spacing w:before="120" w:after="120" w:line="240" w:lineRule="auto"/>
              <w:rPr>
                <w:rFonts w:cs="Arial"/>
                <w:sz w:val="18"/>
              </w:rPr>
            </w:pPr>
            <w:r w:rsidRPr="000F64AA">
              <w:rPr>
                <w:rFonts w:cs="Arial"/>
                <w:sz w:val="18"/>
              </w:rPr>
              <w:lastRenderedPageBreak/>
              <w:t>EN</w:t>
            </w:r>
          </w:p>
        </w:tc>
        <w:tc>
          <w:tcPr>
            <w:tcW w:w="834" w:type="pct"/>
            <w:gridSpan w:val="2"/>
            <w:shd w:val="clear" w:color="auto" w:fill="auto"/>
          </w:tcPr>
          <w:p w14:paraId="71B714CA" w14:textId="77777777" w:rsidR="000F64AA" w:rsidRPr="000F64AA" w:rsidRDefault="000F64AA" w:rsidP="008862EE">
            <w:pPr>
              <w:spacing w:before="120" w:after="120" w:line="240" w:lineRule="auto"/>
              <w:rPr>
                <w:rFonts w:cs="Arial"/>
                <w:sz w:val="18"/>
              </w:rPr>
            </w:pPr>
            <w:r w:rsidRPr="000F64AA">
              <w:rPr>
                <w:rFonts w:cs="Arial"/>
                <w:sz w:val="18"/>
              </w:rPr>
              <w:t>1, 1</w:t>
            </w:r>
          </w:p>
        </w:tc>
      </w:tr>
      <w:tr w:rsidR="000F64AA" w:rsidRPr="000F64AA" w14:paraId="30300084" w14:textId="77777777" w:rsidTr="00B131AF">
        <w:tc>
          <w:tcPr>
            <w:tcW w:w="1665" w:type="pct"/>
            <w:gridSpan w:val="4"/>
            <w:shd w:val="clear" w:color="auto" w:fill="auto"/>
          </w:tcPr>
          <w:p w14:paraId="427CC9C2" w14:textId="77777777" w:rsidR="000F64AA" w:rsidRPr="000F64AA" w:rsidRDefault="000F64AA" w:rsidP="000F64AA">
            <w:pPr>
              <w:spacing w:before="120" w:after="120"/>
              <w:rPr>
                <w:rFonts w:cs="Arial"/>
                <w:sz w:val="18"/>
              </w:rPr>
            </w:pPr>
            <w:r w:rsidRPr="000F64AA">
              <w:rPr>
                <w:rFonts w:cs="Arial"/>
                <w:sz w:val="18"/>
              </w:rPr>
              <w:t>Text Content</w:t>
            </w:r>
          </w:p>
        </w:tc>
        <w:tc>
          <w:tcPr>
            <w:tcW w:w="834" w:type="pct"/>
            <w:gridSpan w:val="2"/>
            <w:shd w:val="clear" w:color="auto" w:fill="auto"/>
          </w:tcPr>
          <w:p w14:paraId="4854E40E" w14:textId="77777777" w:rsidR="000F64AA" w:rsidRPr="000F64AA" w:rsidRDefault="000F64AA" w:rsidP="000F64AA">
            <w:pPr>
              <w:spacing w:before="120" w:after="120"/>
              <w:rPr>
                <w:rFonts w:cs="Arial"/>
                <w:sz w:val="18"/>
              </w:rPr>
            </w:pPr>
          </w:p>
        </w:tc>
        <w:tc>
          <w:tcPr>
            <w:tcW w:w="1250" w:type="pct"/>
            <w:gridSpan w:val="4"/>
            <w:shd w:val="clear" w:color="auto" w:fill="auto"/>
          </w:tcPr>
          <w:p w14:paraId="7BBDB8FC" w14:textId="77777777" w:rsidR="000F64AA" w:rsidRPr="000F64AA" w:rsidRDefault="000F64AA" w:rsidP="000F64AA">
            <w:pPr>
              <w:spacing w:before="120" w:after="120"/>
              <w:rPr>
                <w:rFonts w:cs="Arial"/>
                <w:sz w:val="18"/>
              </w:rPr>
            </w:pPr>
          </w:p>
        </w:tc>
        <w:tc>
          <w:tcPr>
            <w:tcW w:w="417" w:type="pct"/>
            <w:gridSpan w:val="2"/>
            <w:shd w:val="clear" w:color="auto" w:fill="auto"/>
          </w:tcPr>
          <w:p w14:paraId="386E9BD3" w14:textId="77777777" w:rsidR="000F64AA" w:rsidRPr="000F64AA" w:rsidRDefault="000F64AA" w:rsidP="000F64AA">
            <w:pPr>
              <w:spacing w:before="120" w:after="120"/>
              <w:rPr>
                <w:rFonts w:cs="Arial"/>
                <w:sz w:val="18"/>
              </w:rPr>
            </w:pPr>
            <w:r w:rsidRPr="000F64AA">
              <w:rPr>
                <w:rFonts w:cs="Arial"/>
                <w:sz w:val="18"/>
              </w:rPr>
              <w:t>C</w:t>
            </w:r>
          </w:p>
        </w:tc>
        <w:tc>
          <w:tcPr>
            <w:tcW w:w="834" w:type="pct"/>
            <w:gridSpan w:val="2"/>
            <w:shd w:val="clear" w:color="auto" w:fill="auto"/>
          </w:tcPr>
          <w:p w14:paraId="065CC64C"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4F522F7C" w14:textId="77777777" w:rsidTr="00B131AF">
        <w:tc>
          <w:tcPr>
            <w:tcW w:w="1665" w:type="pct"/>
            <w:gridSpan w:val="4"/>
            <w:shd w:val="clear" w:color="auto" w:fill="auto"/>
          </w:tcPr>
          <w:p w14:paraId="3C90968E" w14:textId="77777777" w:rsidR="000F64AA" w:rsidRPr="000F64AA" w:rsidRDefault="000F64AA" w:rsidP="000F64AA">
            <w:pPr>
              <w:spacing w:before="120" w:after="120"/>
              <w:rPr>
                <w:rFonts w:cs="Arial"/>
                <w:sz w:val="18"/>
              </w:rPr>
            </w:pPr>
            <w:r w:rsidRPr="000F64AA">
              <w:rPr>
                <w:rFonts w:cs="Arial"/>
                <w:sz w:val="18"/>
              </w:rPr>
              <w:t xml:space="preserve">   Category of text</w:t>
            </w:r>
          </w:p>
        </w:tc>
        <w:tc>
          <w:tcPr>
            <w:tcW w:w="834" w:type="pct"/>
            <w:gridSpan w:val="2"/>
            <w:shd w:val="clear" w:color="auto" w:fill="auto"/>
          </w:tcPr>
          <w:p w14:paraId="11EC8DD2" w14:textId="77777777" w:rsidR="000F64AA" w:rsidRPr="000F64AA" w:rsidRDefault="000F64AA" w:rsidP="000F64AA">
            <w:pPr>
              <w:spacing w:before="120" w:after="120"/>
              <w:rPr>
                <w:rFonts w:cs="Arial"/>
                <w:sz w:val="18"/>
              </w:rPr>
            </w:pPr>
          </w:p>
        </w:tc>
        <w:tc>
          <w:tcPr>
            <w:tcW w:w="1250" w:type="pct"/>
            <w:gridSpan w:val="4"/>
            <w:shd w:val="clear" w:color="auto" w:fill="auto"/>
          </w:tcPr>
          <w:p w14:paraId="3B0968A9" w14:textId="77777777" w:rsidR="000F64AA" w:rsidRPr="000F64AA" w:rsidRDefault="000F64AA" w:rsidP="000F64AA">
            <w:pPr>
              <w:spacing w:before="120" w:after="120"/>
              <w:rPr>
                <w:rFonts w:cs="Arial"/>
                <w:sz w:val="18"/>
              </w:rPr>
            </w:pPr>
            <w:r w:rsidRPr="000F64AA">
              <w:rPr>
                <w:rFonts w:cs="Arial"/>
                <w:sz w:val="18"/>
              </w:rPr>
              <w:t>1 : Abstract or Summary</w:t>
            </w:r>
          </w:p>
          <w:p w14:paraId="7300FE26" w14:textId="77777777" w:rsidR="000F64AA" w:rsidRPr="000F64AA" w:rsidRDefault="000F64AA" w:rsidP="000F64AA">
            <w:pPr>
              <w:spacing w:before="120" w:after="120"/>
              <w:rPr>
                <w:rFonts w:cs="Arial"/>
                <w:sz w:val="18"/>
              </w:rPr>
            </w:pPr>
            <w:r w:rsidRPr="000F64AA">
              <w:rPr>
                <w:rFonts w:cs="Arial"/>
                <w:sz w:val="18"/>
              </w:rPr>
              <w:t>2 : Extract</w:t>
            </w:r>
          </w:p>
          <w:p w14:paraId="0822E115" w14:textId="77777777" w:rsidR="000F64AA" w:rsidRPr="000F64AA" w:rsidRDefault="000F64AA" w:rsidP="000F64AA">
            <w:pPr>
              <w:spacing w:before="120" w:after="120"/>
              <w:rPr>
                <w:rFonts w:cs="Arial"/>
                <w:sz w:val="18"/>
              </w:rPr>
            </w:pPr>
            <w:r w:rsidRPr="000F64AA">
              <w:rPr>
                <w:rFonts w:cs="Arial"/>
                <w:sz w:val="18"/>
              </w:rPr>
              <w:t>3 : Full Text</w:t>
            </w:r>
          </w:p>
        </w:tc>
        <w:tc>
          <w:tcPr>
            <w:tcW w:w="417" w:type="pct"/>
            <w:gridSpan w:val="2"/>
            <w:shd w:val="clear" w:color="auto" w:fill="auto"/>
          </w:tcPr>
          <w:p w14:paraId="3D219E0C" w14:textId="77777777" w:rsidR="000F64AA" w:rsidRPr="000F64AA" w:rsidRDefault="000F64AA" w:rsidP="000F64AA">
            <w:pPr>
              <w:spacing w:before="120" w:after="120"/>
              <w:rPr>
                <w:rFonts w:cs="Arial"/>
                <w:sz w:val="18"/>
              </w:rPr>
            </w:pPr>
            <w:r w:rsidRPr="000F64AA">
              <w:rPr>
                <w:rFonts w:cs="Arial"/>
                <w:sz w:val="18"/>
              </w:rPr>
              <w:t>(S) EN</w:t>
            </w:r>
          </w:p>
        </w:tc>
        <w:tc>
          <w:tcPr>
            <w:tcW w:w="834" w:type="pct"/>
            <w:gridSpan w:val="2"/>
            <w:shd w:val="clear" w:color="auto" w:fill="auto"/>
          </w:tcPr>
          <w:p w14:paraId="4DB90DC5"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41ADF9D8" w14:textId="77777777" w:rsidTr="00B131AF">
        <w:tc>
          <w:tcPr>
            <w:tcW w:w="1665" w:type="pct"/>
            <w:gridSpan w:val="4"/>
            <w:shd w:val="clear" w:color="auto" w:fill="auto"/>
          </w:tcPr>
          <w:p w14:paraId="1EF477A0" w14:textId="77777777" w:rsidR="000F64AA" w:rsidRPr="000F64AA" w:rsidRDefault="000F64AA" w:rsidP="000F64AA">
            <w:pPr>
              <w:spacing w:before="120" w:after="120"/>
              <w:rPr>
                <w:rFonts w:cs="Arial"/>
                <w:sz w:val="18"/>
              </w:rPr>
            </w:pPr>
            <w:r w:rsidRPr="000F64AA">
              <w:rPr>
                <w:rFonts w:cs="Arial"/>
                <w:sz w:val="18"/>
              </w:rPr>
              <w:t xml:space="preserve">   Information</w:t>
            </w:r>
          </w:p>
        </w:tc>
        <w:tc>
          <w:tcPr>
            <w:tcW w:w="834" w:type="pct"/>
            <w:gridSpan w:val="2"/>
            <w:shd w:val="clear" w:color="auto" w:fill="auto"/>
          </w:tcPr>
          <w:p w14:paraId="239DE4DB" w14:textId="77777777" w:rsidR="000F64AA" w:rsidRPr="000F64AA" w:rsidRDefault="000F64AA" w:rsidP="000F64AA">
            <w:pPr>
              <w:spacing w:before="120" w:after="120"/>
              <w:rPr>
                <w:rFonts w:cs="Arial"/>
                <w:sz w:val="18"/>
              </w:rPr>
            </w:pPr>
          </w:p>
        </w:tc>
        <w:tc>
          <w:tcPr>
            <w:tcW w:w="1250" w:type="pct"/>
            <w:gridSpan w:val="4"/>
            <w:shd w:val="clear" w:color="auto" w:fill="auto"/>
          </w:tcPr>
          <w:p w14:paraId="7B617415" w14:textId="77777777" w:rsidR="000F64AA" w:rsidRPr="000F64AA" w:rsidRDefault="000F64AA" w:rsidP="000F64AA">
            <w:pPr>
              <w:spacing w:before="120" w:after="120"/>
              <w:rPr>
                <w:rFonts w:cs="Arial"/>
                <w:sz w:val="18"/>
              </w:rPr>
            </w:pPr>
          </w:p>
        </w:tc>
        <w:tc>
          <w:tcPr>
            <w:tcW w:w="417" w:type="pct"/>
            <w:gridSpan w:val="2"/>
            <w:shd w:val="clear" w:color="auto" w:fill="auto"/>
          </w:tcPr>
          <w:p w14:paraId="64AF3141" w14:textId="77777777" w:rsidR="000F64AA" w:rsidRPr="000F64AA" w:rsidRDefault="000F64AA" w:rsidP="000F64AA">
            <w:pPr>
              <w:spacing w:before="120" w:after="120"/>
              <w:rPr>
                <w:rFonts w:cs="Arial"/>
                <w:sz w:val="18"/>
              </w:rPr>
            </w:pPr>
            <w:r w:rsidRPr="000F64AA">
              <w:rPr>
                <w:rFonts w:cs="Arial"/>
                <w:sz w:val="18"/>
              </w:rPr>
              <w:t>(S) C</w:t>
            </w:r>
          </w:p>
        </w:tc>
        <w:tc>
          <w:tcPr>
            <w:tcW w:w="834" w:type="pct"/>
            <w:gridSpan w:val="2"/>
            <w:shd w:val="clear" w:color="auto" w:fill="auto"/>
          </w:tcPr>
          <w:p w14:paraId="30016C8C" w14:textId="77777777" w:rsidR="000F64AA" w:rsidRPr="000F64AA" w:rsidRDefault="000F64AA" w:rsidP="000F64AA">
            <w:pPr>
              <w:spacing w:before="120" w:after="120"/>
              <w:rPr>
                <w:rFonts w:cs="Arial"/>
                <w:sz w:val="18"/>
              </w:rPr>
            </w:pPr>
            <w:r w:rsidRPr="000F64AA">
              <w:rPr>
                <w:rFonts w:cs="Arial"/>
                <w:sz w:val="18"/>
              </w:rPr>
              <w:t>0, *</w:t>
            </w:r>
          </w:p>
        </w:tc>
      </w:tr>
      <w:tr w:rsidR="000F64AA" w:rsidRPr="000F64AA" w14:paraId="1EF09482" w14:textId="77777777" w:rsidTr="00B131AF">
        <w:tc>
          <w:tcPr>
            <w:tcW w:w="1665" w:type="pct"/>
            <w:gridSpan w:val="4"/>
            <w:shd w:val="clear" w:color="auto" w:fill="auto"/>
          </w:tcPr>
          <w:p w14:paraId="4A56BC25" w14:textId="77777777" w:rsidR="000F64AA" w:rsidRPr="000F64AA" w:rsidRDefault="000F64AA" w:rsidP="000F64AA">
            <w:pPr>
              <w:spacing w:before="120" w:after="120"/>
              <w:rPr>
                <w:rFonts w:cs="Arial"/>
                <w:sz w:val="18"/>
              </w:rPr>
            </w:pPr>
            <w:r w:rsidRPr="000F64AA">
              <w:rPr>
                <w:rFonts w:cs="Arial"/>
                <w:sz w:val="18"/>
              </w:rPr>
              <w:t xml:space="preserve">      File Locator</w:t>
            </w:r>
          </w:p>
        </w:tc>
        <w:tc>
          <w:tcPr>
            <w:tcW w:w="834" w:type="pct"/>
            <w:gridSpan w:val="2"/>
            <w:shd w:val="clear" w:color="auto" w:fill="auto"/>
          </w:tcPr>
          <w:p w14:paraId="7C7CA7C3" w14:textId="77777777" w:rsidR="000F64AA" w:rsidRPr="000F64AA" w:rsidRDefault="000F64AA" w:rsidP="000F64AA">
            <w:pPr>
              <w:spacing w:before="120" w:after="120"/>
              <w:rPr>
                <w:rFonts w:cs="Arial"/>
                <w:sz w:val="18"/>
              </w:rPr>
            </w:pPr>
          </w:p>
        </w:tc>
        <w:tc>
          <w:tcPr>
            <w:tcW w:w="1250" w:type="pct"/>
            <w:gridSpan w:val="4"/>
            <w:shd w:val="clear" w:color="auto" w:fill="auto"/>
          </w:tcPr>
          <w:p w14:paraId="553CD940" w14:textId="77777777" w:rsidR="000F64AA" w:rsidRPr="000F64AA" w:rsidRDefault="000F64AA" w:rsidP="000F64AA">
            <w:pPr>
              <w:spacing w:before="120" w:after="120"/>
              <w:rPr>
                <w:rFonts w:cs="Arial"/>
                <w:sz w:val="18"/>
              </w:rPr>
            </w:pPr>
          </w:p>
        </w:tc>
        <w:tc>
          <w:tcPr>
            <w:tcW w:w="417" w:type="pct"/>
            <w:gridSpan w:val="2"/>
            <w:shd w:val="clear" w:color="auto" w:fill="auto"/>
          </w:tcPr>
          <w:p w14:paraId="1A675E5E" w14:textId="77777777" w:rsidR="000F64AA" w:rsidRPr="000F64AA" w:rsidRDefault="000F64AA" w:rsidP="000F64AA">
            <w:pPr>
              <w:spacing w:before="120" w:after="120"/>
              <w:rPr>
                <w:rFonts w:cs="Arial"/>
                <w:sz w:val="18"/>
              </w:rPr>
            </w:pPr>
            <w:r w:rsidRPr="000F64AA">
              <w:rPr>
                <w:rFonts w:cs="Arial"/>
                <w:sz w:val="18"/>
              </w:rPr>
              <w:t>(S) TE</w:t>
            </w:r>
          </w:p>
        </w:tc>
        <w:tc>
          <w:tcPr>
            <w:tcW w:w="834" w:type="pct"/>
            <w:gridSpan w:val="2"/>
            <w:shd w:val="clear" w:color="auto" w:fill="auto"/>
          </w:tcPr>
          <w:p w14:paraId="0A9C0821"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28B31763" w14:textId="77777777" w:rsidTr="00B131AF">
        <w:tc>
          <w:tcPr>
            <w:tcW w:w="1665" w:type="pct"/>
            <w:gridSpan w:val="4"/>
            <w:shd w:val="clear" w:color="auto" w:fill="auto"/>
          </w:tcPr>
          <w:p w14:paraId="0E7E13C0" w14:textId="77777777" w:rsidR="000F64AA" w:rsidRPr="000F64AA" w:rsidRDefault="000F64AA" w:rsidP="000F64AA">
            <w:pPr>
              <w:spacing w:before="120" w:after="120"/>
              <w:rPr>
                <w:rFonts w:cs="Arial"/>
                <w:sz w:val="18"/>
              </w:rPr>
            </w:pPr>
            <w:r w:rsidRPr="000F64AA">
              <w:rPr>
                <w:rFonts w:cs="Arial"/>
                <w:sz w:val="18"/>
              </w:rPr>
              <w:t xml:space="preserve">      File Reference</w:t>
            </w:r>
          </w:p>
        </w:tc>
        <w:tc>
          <w:tcPr>
            <w:tcW w:w="834" w:type="pct"/>
            <w:gridSpan w:val="2"/>
            <w:shd w:val="clear" w:color="auto" w:fill="auto"/>
          </w:tcPr>
          <w:p w14:paraId="15C85C08" w14:textId="77777777" w:rsidR="000F64AA" w:rsidRPr="000F64AA" w:rsidRDefault="000F64AA" w:rsidP="000F64AA">
            <w:pPr>
              <w:spacing w:before="120" w:after="120"/>
              <w:rPr>
                <w:rFonts w:cs="Arial"/>
                <w:sz w:val="18"/>
              </w:rPr>
            </w:pPr>
            <w:r w:rsidRPr="000F64AA">
              <w:rPr>
                <w:rFonts w:cs="Arial"/>
                <w:sz w:val="18"/>
              </w:rPr>
              <w:t>(TXTDSC)</w:t>
            </w:r>
          </w:p>
        </w:tc>
        <w:tc>
          <w:tcPr>
            <w:tcW w:w="1250" w:type="pct"/>
            <w:gridSpan w:val="4"/>
            <w:shd w:val="clear" w:color="auto" w:fill="auto"/>
          </w:tcPr>
          <w:p w14:paraId="427F69FC" w14:textId="77777777" w:rsidR="000F64AA" w:rsidRPr="000F64AA" w:rsidRDefault="000F64AA" w:rsidP="000F64AA">
            <w:pPr>
              <w:spacing w:before="120" w:after="120"/>
              <w:rPr>
                <w:rFonts w:cs="Arial"/>
                <w:sz w:val="18"/>
              </w:rPr>
            </w:pPr>
          </w:p>
        </w:tc>
        <w:tc>
          <w:tcPr>
            <w:tcW w:w="417" w:type="pct"/>
            <w:gridSpan w:val="2"/>
            <w:shd w:val="clear" w:color="auto" w:fill="auto"/>
          </w:tcPr>
          <w:p w14:paraId="2D11C28A" w14:textId="77777777" w:rsidR="000F64AA" w:rsidRPr="000F64AA" w:rsidRDefault="000F64AA" w:rsidP="000F64AA">
            <w:pPr>
              <w:spacing w:before="120" w:after="120"/>
              <w:rPr>
                <w:rFonts w:cs="Arial"/>
                <w:sz w:val="18"/>
              </w:rPr>
            </w:pPr>
            <w:r w:rsidRPr="000F64AA">
              <w:rPr>
                <w:rFonts w:cs="Arial"/>
                <w:sz w:val="18"/>
              </w:rPr>
              <w:t>(S) TE</w:t>
            </w:r>
          </w:p>
        </w:tc>
        <w:tc>
          <w:tcPr>
            <w:tcW w:w="834" w:type="pct"/>
            <w:gridSpan w:val="2"/>
            <w:shd w:val="clear" w:color="auto" w:fill="auto"/>
          </w:tcPr>
          <w:p w14:paraId="1D60E161"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07AAA87D" w14:textId="77777777" w:rsidTr="00B131AF">
        <w:tc>
          <w:tcPr>
            <w:tcW w:w="1665" w:type="pct"/>
            <w:gridSpan w:val="4"/>
            <w:shd w:val="clear" w:color="auto" w:fill="auto"/>
          </w:tcPr>
          <w:p w14:paraId="7994FFF0" w14:textId="77777777" w:rsidR="000F64AA" w:rsidRPr="000F64AA" w:rsidRDefault="000F64AA" w:rsidP="000F64AA">
            <w:pPr>
              <w:spacing w:before="120" w:after="120"/>
              <w:rPr>
                <w:rFonts w:cs="Arial"/>
                <w:sz w:val="18"/>
              </w:rPr>
            </w:pPr>
            <w:r w:rsidRPr="000F64AA">
              <w:rPr>
                <w:rFonts w:cs="Arial"/>
                <w:sz w:val="18"/>
              </w:rPr>
              <w:t xml:space="preserve">      Headline</w:t>
            </w:r>
          </w:p>
        </w:tc>
        <w:tc>
          <w:tcPr>
            <w:tcW w:w="834" w:type="pct"/>
            <w:gridSpan w:val="2"/>
            <w:shd w:val="clear" w:color="auto" w:fill="auto"/>
          </w:tcPr>
          <w:p w14:paraId="642B8542" w14:textId="77777777" w:rsidR="000F64AA" w:rsidRPr="000F64AA" w:rsidRDefault="000F64AA" w:rsidP="000F64AA">
            <w:pPr>
              <w:spacing w:before="120" w:after="120"/>
              <w:rPr>
                <w:rFonts w:cs="Arial"/>
                <w:sz w:val="18"/>
              </w:rPr>
            </w:pPr>
          </w:p>
        </w:tc>
        <w:tc>
          <w:tcPr>
            <w:tcW w:w="1250" w:type="pct"/>
            <w:gridSpan w:val="4"/>
            <w:shd w:val="clear" w:color="auto" w:fill="auto"/>
          </w:tcPr>
          <w:p w14:paraId="74A4248B" w14:textId="77777777" w:rsidR="000F64AA" w:rsidRPr="000F64AA" w:rsidRDefault="000F64AA" w:rsidP="000F64AA">
            <w:pPr>
              <w:spacing w:before="120" w:after="120"/>
              <w:rPr>
                <w:rFonts w:cs="Arial"/>
                <w:sz w:val="18"/>
              </w:rPr>
            </w:pPr>
          </w:p>
        </w:tc>
        <w:tc>
          <w:tcPr>
            <w:tcW w:w="417" w:type="pct"/>
            <w:gridSpan w:val="2"/>
            <w:shd w:val="clear" w:color="auto" w:fill="auto"/>
          </w:tcPr>
          <w:p w14:paraId="581AD418" w14:textId="77777777" w:rsidR="000F64AA" w:rsidRPr="000F64AA" w:rsidRDefault="000F64AA" w:rsidP="000F64AA">
            <w:pPr>
              <w:spacing w:before="120" w:after="120"/>
              <w:rPr>
                <w:rFonts w:cs="Arial"/>
                <w:sz w:val="18"/>
              </w:rPr>
            </w:pPr>
            <w:r w:rsidRPr="000F64AA">
              <w:rPr>
                <w:rFonts w:cs="Arial"/>
                <w:sz w:val="18"/>
              </w:rPr>
              <w:t>(S) TE</w:t>
            </w:r>
          </w:p>
        </w:tc>
        <w:tc>
          <w:tcPr>
            <w:tcW w:w="834" w:type="pct"/>
            <w:gridSpan w:val="2"/>
            <w:shd w:val="clear" w:color="auto" w:fill="auto"/>
          </w:tcPr>
          <w:p w14:paraId="18477044" w14:textId="77777777" w:rsidR="000F64AA" w:rsidRPr="000F64AA" w:rsidRDefault="000F64AA" w:rsidP="000F64AA">
            <w:pPr>
              <w:spacing w:before="120" w:after="120"/>
              <w:rPr>
                <w:rFonts w:cs="Arial"/>
                <w:sz w:val="18"/>
              </w:rPr>
            </w:pPr>
            <w:r w:rsidRPr="000F64AA">
              <w:rPr>
                <w:rFonts w:cs="Arial"/>
                <w:sz w:val="18"/>
              </w:rPr>
              <w:t>0, * (ordered)</w:t>
            </w:r>
          </w:p>
        </w:tc>
      </w:tr>
      <w:tr w:rsidR="000F64AA" w:rsidRPr="000F64AA" w14:paraId="6104B4A2" w14:textId="77777777" w:rsidTr="00B131AF">
        <w:tc>
          <w:tcPr>
            <w:tcW w:w="1665" w:type="pct"/>
            <w:gridSpan w:val="4"/>
            <w:shd w:val="clear" w:color="auto" w:fill="auto"/>
          </w:tcPr>
          <w:p w14:paraId="390E7756" w14:textId="77777777" w:rsidR="000F64AA" w:rsidRPr="000F64AA" w:rsidRDefault="000F64AA" w:rsidP="000F64AA">
            <w:pPr>
              <w:spacing w:before="120" w:after="120"/>
              <w:rPr>
                <w:rFonts w:cs="Arial"/>
                <w:sz w:val="18"/>
              </w:rPr>
            </w:pPr>
            <w:r w:rsidRPr="000F64AA">
              <w:rPr>
                <w:rFonts w:cs="Arial"/>
                <w:sz w:val="18"/>
              </w:rPr>
              <w:t xml:space="preserve">      Language</w:t>
            </w:r>
          </w:p>
        </w:tc>
        <w:tc>
          <w:tcPr>
            <w:tcW w:w="834" w:type="pct"/>
            <w:gridSpan w:val="2"/>
            <w:shd w:val="clear" w:color="auto" w:fill="auto"/>
          </w:tcPr>
          <w:p w14:paraId="7B04F35C" w14:textId="77777777" w:rsidR="000F64AA" w:rsidRPr="000F64AA" w:rsidRDefault="000F64AA" w:rsidP="000F64AA">
            <w:pPr>
              <w:spacing w:before="120" w:after="120"/>
              <w:rPr>
                <w:rFonts w:cs="Arial"/>
                <w:sz w:val="18"/>
              </w:rPr>
            </w:pPr>
          </w:p>
        </w:tc>
        <w:tc>
          <w:tcPr>
            <w:tcW w:w="1250" w:type="pct"/>
            <w:gridSpan w:val="4"/>
            <w:shd w:val="clear" w:color="auto" w:fill="auto"/>
          </w:tcPr>
          <w:p w14:paraId="07F8F774" w14:textId="77777777" w:rsidR="000F64AA" w:rsidRPr="000F64AA" w:rsidRDefault="000F64AA" w:rsidP="000F64AA">
            <w:pPr>
              <w:spacing w:before="120" w:after="120"/>
              <w:rPr>
                <w:rFonts w:cs="Arial"/>
                <w:sz w:val="18"/>
              </w:rPr>
            </w:pPr>
          </w:p>
        </w:tc>
        <w:tc>
          <w:tcPr>
            <w:tcW w:w="417" w:type="pct"/>
            <w:gridSpan w:val="2"/>
            <w:shd w:val="clear" w:color="auto" w:fill="auto"/>
          </w:tcPr>
          <w:p w14:paraId="7539C753" w14:textId="77777777" w:rsidR="000F64AA" w:rsidRPr="000F64AA" w:rsidRDefault="000F64AA" w:rsidP="000F64AA">
            <w:pPr>
              <w:spacing w:before="120" w:after="120"/>
              <w:rPr>
                <w:rFonts w:cs="Arial"/>
                <w:sz w:val="18"/>
              </w:rPr>
            </w:pPr>
            <w:r w:rsidRPr="000F64AA">
              <w:rPr>
                <w:rFonts w:cs="Arial"/>
                <w:sz w:val="18"/>
              </w:rPr>
              <w:t>(S) TE</w:t>
            </w:r>
          </w:p>
        </w:tc>
        <w:tc>
          <w:tcPr>
            <w:tcW w:w="834" w:type="pct"/>
            <w:gridSpan w:val="2"/>
            <w:shd w:val="clear" w:color="auto" w:fill="auto"/>
          </w:tcPr>
          <w:p w14:paraId="44A09F1B"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122950B9" w14:textId="77777777" w:rsidTr="00B131AF">
        <w:tc>
          <w:tcPr>
            <w:tcW w:w="1665" w:type="pct"/>
            <w:gridSpan w:val="4"/>
            <w:shd w:val="clear" w:color="auto" w:fill="auto"/>
          </w:tcPr>
          <w:p w14:paraId="0C92A54A" w14:textId="77777777" w:rsidR="000F64AA" w:rsidRPr="000F64AA" w:rsidRDefault="000F64AA" w:rsidP="000F64AA">
            <w:pPr>
              <w:spacing w:before="120" w:after="120"/>
              <w:rPr>
                <w:rFonts w:cs="Arial"/>
                <w:sz w:val="18"/>
              </w:rPr>
            </w:pPr>
            <w:r w:rsidRPr="000F64AA">
              <w:rPr>
                <w:rFonts w:cs="Arial"/>
                <w:sz w:val="18"/>
              </w:rPr>
              <w:t xml:space="preserve">      Text</w:t>
            </w:r>
          </w:p>
        </w:tc>
        <w:tc>
          <w:tcPr>
            <w:tcW w:w="834" w:type="pct"/>
            <w:gridSpan w:val="2"/>
            <w:shd w:val="clear" w:color="auto" w:fill="auto"/>
          </w:tcPr>
          <w:p w14:paraId="70DBB3B7" w14:textId="77777777" w:rsidR="000F64AA" w:rsidRPr="000F64AA" w:rsidRDefault="000F64AA" w:rsidP="000F64AA">
            <w:pPr>
              <w:spacing w:before="120" w:after="120"/>
              <w:rPr>
                <w:rFonts w:cs="Arial"/>
                <w:sz w:val="18"/>
              </w:rPr>
            </w:pPr>
            <w:r w:rsidRPr="000F64AA">
              <w:rPr>
                <w:rFonts w:cs="Arial"/>
                <w:sz w:val="18"/>
              </w:rPr>
              <w:t>(INFORM)</w:t>
            </w:r>
          </w:p>
          <w:p w14:paraId="378A5749" w14:textId="77777777" w:rsidR="000F64AA" w:rsidRPr="000F64AA" w:rsidRDefault="000F64AA" w:rsidP="000F64AA">
            <w:pPr>
              <w:spacing w:before="120" w:after="120"/>
              <w:rPr>
                <w:rFonts w:cs="Arial"/>
                <w:sz w:val="18"/>
              </w:rPr>
            </w:pPr>
            <w:r w:rsidRPr="000F64AA">
              <w:rPr>
                <w:rFonts w:cs="Arial"/>
                <w:sz w:val="18"/>
              </w:rPr>
              <w:t>(NINFOM)</w:t>
            </w:r>
          </w:p>
        </w:tc>
        <w:tc>
          <w:tcPr>
            <w:tcW w:w="1250" w:type="pct"/>
            <w:gridSpan w:val="4"/>
            <w:shd w:val="clear" w:color="auto" w:fill="auto"/>
          </w:tcPr>
          <w:p w14:paraId="51436343" w14:textId="77777777" w:rsidR="000F64AA" w:rsidRPr="000F64AA" w:rsidRDefault="000F64AA" w:rsidP="000F64AA">
            <w:pPr>
              <w:spacing w:before="120" w:after="120"/>
              <w:rPr>
                <w:rFonts w:cs="Arial"/>
                <w:sz w:val="18"/>
              </w:rPr>
            </w:pPr>
          </w:p>
        </w:tc>
        <w:tc>
          <w:tcPr>
            <w:tcW w:w="417" w:type="pct"/>
            <w:gridSpan w:val="2"/>
            <w:shd w:val="clear" w:color="auto" w:fill="auto"/>
          </w:tcPr>
          <w:p w14:paraId="2143CFB8" w14:textId="77777777" w:rsidR="000F64AA" w:rsidRPr="000F64AA" w:rsidRDefault="000F64AA" w:rsidP="000F64AA">
            <w:pPr>
              <w:spacing w:before="120" w:after="120"/>
              <w:rPr>
                <w:rFonts w:cs="Arial"/>
                <w:sz w:val="18"/>
              </w:rPr>
            </w:pPr>
            <w:r w:rsidRPr="000F64AA">
              <w:rPr>
                <w:rFonts w:cs="Arial"/>
                <w:sz w:val="18"/>
              </w:rPr>
              <w:t>(S) TE</w:t>
            </w:r>
          </w:p>
        </w:tc>
        <w:tc>
          <w:tcPr>
            <w:tcW w:w="834" w:type="pct"/>
            <w:gridSpan w:val="2"/>
            <w:shd w:val="clear" w:color="auto" w:fill="auto"/>
          </w:tcPr>
          <w:p w14:paraId="4184792B"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3E657F2D" w14:textId="77777777" w:rsidTr="00B131AF">
        <w:tc>
          <w:tcPr>
            <w:tcW w:w="1665" w:type="pct"/>
            <w:gridSpan w:val="4"/>
            <w:shd w:val="clear" w:color="auto" w:fill="auto"/>
          </w:tcPr>
          <w:p w14:paraId="560A8479" w14:textId="77777777" w:rsidR="000F64AA" w:rsidRPr="000F64AA" w:rsidRDefault="000F64AA" w:rsidP="000F64AA">
            <w:pPr>
              <w:spacing w:before="120" w:after="120"/>
              <w:rPr>
                <w:rFonts w:cs="Arial"/>
                <w:sz w:val="18"/>
              </w:rPr>
            </w:pPr>
            <w:r w:rsidRPr="000F64AA">
              <w:rPr>
                <w:rFonts w:cs="Arial"/>
                <w:sz w:val="18"/>
              </w:rPr>
              <w:t xml:space="preserve">   Online Resource</w:t>
            </w:r>
          </w:p>
        </w:tc>
        <w:tc>
          <w:tcPr>
            <w:tcW w:w="834" w:type="pct"/>
            <w:gridSpan w:val="2"/>
            <w:shd w:val="clear" w:color="auto" w:fill="auto"/>
          </w:tcPr>
          <w:p w14:paraId="6C8909CB" w14:textId="77777777" w:rsidR="000F64AA" w:rsidRPr="000F64AA" w:rsidRDefault="000F64AA" w:rsidP="000F64AA">
            <w:pPr>
              <w:spacing w:before="120" w:after="120"/>
              <w:rPr>
                <w:rFonts w:cs="Arial"/>
                <w:sz w:val="18"/>
              </w:rPr>
            </w:pPr>
          </w:p>
        </w:tc>
        <w:tc>
          <w:tcPr>
            <w:tcW w:w="1250" w:type="pct"/>
            <w:gridSpan w:val="4"/>
            <w:shd w:val="clear" w:color="auto" w:fill="auto"/>
          </w:tcPr>
          <w:p w14:paraId="6049A9E7" w14:textId="77777777" w:rsidR="000F64AA" w:rsidRPr="000F64AA" w:rsidRDefault="000F64AA" w:rsidP="000F64AA">
            <w:pPr>
              <w:spacing w:before="120" w:after="120"/>
              <w:rPr>
                <w:rFonts w:cs="Arial"/>
                <w:sz w:val="18"/>
              </w:rPr>
            </w:pPr>
          </w:p>
        </w:tc>
        <w:tc>
          <w:tcPr>
            <w:tcW w:w="417" w:type="pct"/>
            <w:gridSpan w:val="2"/>
            <w:shd w:val="clear" w:color="auto" w:fill="auto"/>
          </w:tcPr>
          <w:p w14:paraId="0507F82F" w14:textId="77777777" w:rsidR="000F64AA" w:rsidRPr="000F64AA" w:rsidRDefault="000F64AA" w:rsidP="000F64AA">
            <w:pPr>
              <w:spacing w:before="120" w:after="120"/>
              <w:rPr>
                <w:rFonts w:cs="Arial"/>
                <w:sz w:val="18"/>
              </w:rPr>
            </w:pPr>
            <w:r w:rsidRPr="000F64AA">
              <w:rPr>
                <w:rFonts w:cs="Arial"/>
                <w:sz w:val="18"/>
              </w:rPr>
              <w:t>(S) C</w:t>
            </w:r>
          </w:p>
        </w:tc>
        <w:tc>
          <w:tcPr>
            <w:tcW w:w="834" w:type="pct"/>
            <w:gridSpan w:val="2"/>
            <w:shd w:val="clear" w:color="auto" w:fill="auto"/>
          </w:tcPr>
          <w:p w14:paraId="1DC8E0D1"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4C82D470" w14:textId="77777777" w:rsidTr="00B131AF">
        <w:tc>
          <w:tcPr>
            <w:tcW w:w="1665" w:type="pct"/>
            <w:gridSpan w:val="4"/>
            <w:shd w:val="clear" w:color="auto" w:fill="auto"/>
          </w:tcPr>
          <w:p w14:paraId="56CCC59A" w14:textId="77777777" w:rsidR="000F64AA" w:rsidRPr="000F64AA" w:rsidRDefault="000F64AA" w:rsidP="000F64AA">
            <w:pPr>
              <w:spacing w:before="120" w:after="120"/>
              <w:rPr>
                <w:rFonts w:cs="Arial"/>
                <w:sz w:val="18"/>
              </w:rPr>
            </w:pPr>
            <w:r w:rsidRPr="000F64AA">
              <w:rPr>
                <w:rFonts w:cs="Arial"/>
                <w:sz w:val="18"/>
              </w:rPr>
              <w:t xml:space="preserve">      Online Resource Linkage URL</w:t>
            </w:r>
          </w:p>
        </w:tc>
        <w:tc>
          <w:tcPr>
            <w:tcW w:w="834" w:type="pct"/>
            <w:gridSpan w:val="2"/>
            <w:shd w:val="clear" w:color="auto" w:fill="auto"/>
          </w:tcPr>
          <w:p w14:paraId="08C58023" w14:textId="77777777" w:rsidR="000F64AA" w:rsidRPr="000F64AA" w:rsidRDefault="000F64AA" w:rsidP="000F64AA">
            <w:pPr>
              <w:spacing w:before="120" w:after="120"/>
              <w:rPr>
                <w:rFonts w:cs="Arial"/>
                <w:sz w:val="18"/>
              </w:rPr>
            </w:pPr>
          </w:p>
        </w:tc>
        <w:tc>
          <w:tcPr>
            <w:tcW w:w="1250" w:type="pct"/>
            <w:gridSpan w:val="4"/>
            <w:shd w:val="clear" w:color="auto" w:fill="auto"/>
          </w:tcPr>
          <w:p w14:paraId="1BD1745E" w14:textId="77777777" w:rsidR="000F64AA" w:rsidRPr="000F64AA" w:rsidRDefault="000F64AA" w:rsidP="000F64AA">
            <w:pPr>
              <w:spacing w:before="120" w:after="120"/>
              <w:rPr>
                <w:rFonts w:cs="Arial"/>
                <w:sz w:val="18"/>
              </w:rPr>
            </w:pPr>
          </w:p>
        </w:tc>
        <w:tc>
          <w:tcPr>
            <w:tcW w:w="417" w:type="pct"/>
            <w:gridSpan w:val="2"/>
            <w:shd w:val="clear" w:color="auto" w:fill="auto"/>
          </w:tcPr>
          <w:p w14:paraId="4D69EFB9" w14:textId="77777777" w:rsidR="000F64AA" w:rsidRPr="000F64AA" w:rsidRDefault="000F64AA" w:rsidP="000F64AA">
            <w:pPr>
              <w:spacing w:before="120" w:after="120"/>
              <w:rPr>
                <w:rFonts w:cs="Arial"/>
                <w:sz w:val="18"/>
              </w:rPr>
            </w:pPr>
            <w:r w:rsidRPr="000F64AA">
              <w:rPr>
                <w:rFonts w:cs="Arial"/>
                <w:sz w:val="18"/>
              </w:rPr>
              <w:t>(S) UL</w:t>
            </w:r>
          </w:p>
        </w:tc>
        <w:tc>
          <w:tcPr>
            <w:tcW w:w="834" w:type="pct"/>
            <w:gridSpan w:val="2"/>
            <w:shd w:val="clear" w:color="auto" w:fill="auto"/>
          </w:tcPr>
          <w:p w14:paraId="741E612C" w14:textId="77777777" w:rsidR="000F64AA" w:rsidRPr="000F64AA" w:rsidRDefault="000F64AA" w:rsidP="000F64AA">
            <w:pPr>
              <w:spacing w:before="120" w:after="120"/>
              <w:rPr>
                <w:rFonts w:cs="Arial"/>
                <w:sz w:val="18"/>
              </w:rPr>
            </w:pPr>
            <w:r w:rsidRPr="000F64AA">
              <w:rPr>
                <w:rFonts w:cs="Arial"/>
                <w:sz w:val="18"/>
              </w:rPr>
              <w:t>1, 1</w:t>
            </w:r>
          </w:p>
        </w:tc>
      </w:tr>
      <w:tr w:rsidR="000F64AA" w:rsidRPr="000F64AA" w14:paraId="6D579B4B" w14:textId="77777777" w:rsidTr="00B131AF">
        <w:tc>
          <w:tcPr>
            <w:tcW w:w="1665" w:type="pct"/>
            <w:gridSpan w:val="4"/>
            <w:shd w:val="clear" w:color="auto" w:fill="auto"/>
          </w:tcPr>
          <w:p w14:paraId="521CA57A" w14:textId="77777777" w:rsidR="000F64AA" w:rsidRPr="000F64AA" w:rsidRDefault="000F64AA" w:rsidP="000F64AA">
            <w:pPr>
              <w:spacing w:before="120" w:after="120"/>
              <w:rPr>
                <w:rFonts w:cs="Arial"/>
                <w:sz w:val="18"/>
              </w:rPr>
            </w:pPr>
            <w:r w:rsidRPr="000F64AA">
              <w:rPr>
                <w:rFonts w:cs="Arial"/>
                <w:sz w:val="18"/>
              </w:rPr>
              <w:t xml:space="preserve">      Protocol</w:t>
            </w:r>
          </w:p>
        </w:tc>
        <w:tc>
          <w:tcPr>
            <w:tcW w:w="834" w:type="pct"/>
            <w:gridSpan w:val="2"/>
            <w:shd w:val="clear" w:color="auto" w:fill="auto"/>
          </w:tcPr>
          <w:p w14:paraId="30051C87" w14:textId="77777777" w:rsidR="000F64AA" w:rsidRPr="000F64AA" w:rsidRDefault="000F64AA" w:rsidP="000F64AA">
            <w:pPr>
              <w:spacing w:before="120" w:after="120"/>
              <w:rPr>
                <w:rFonts w:cs="Arial"/>
                <w:sz w:val="18"/>
              </w:rPr>
            </w:pPr>
          </w:p>
        </w:tc>
        <w:tc>
          <w:tcPr>
            <w:tcW w:w="1250" w:type="pct"/>
            <w:gridSpan w:val="4"/>
            <w:shd w:val="clear" w:color="auto" w:fill="auto"/>
          </w:tcPr>
          <w:p w14:paraId="4F242D66" w14:textId="77777777" w:rsidR="000F64AA" w:rsidRPr="000F64AA" w:rsidRDefault="000F64AA" w:rsidP="000F64AA">
            <w:pPr>
              <w:spacing w:before="120" w:after="120"/>
              <w:rPr>
                <w:rFonts w:cs="Arial"/>
                <w:sz w:val="18"/>
              </w:rPr>
            </w:pPr>
          </w:p>
        </w:tc>
        <w:tc>
          <w:tcPr>
            <w:tcW w:w="417" w:type="pct"/>
            <w:gridSpan w:val="2"/>
            <w:shd w:val="clear" w:color="auto" w:fill="auto"/>
          </w:tcPr>
          <w:p w14:paraId="39EE9166" w14:textId="77777777" w:rsidR="000F64AA" w:rsidRPr="000F64AA" w:rsidRDefault="000F64AA" w:rsidP="000F64AA">
            <w:pPr>
              <w:spacing w:before="120" w:after="120"/>
              <w:rPr>
                <w:rFonts w:cs="Arial"/>
                <w:sz w:val="18"/>
              </w:rPr>
            </w:pPr>
            <w:r w:rsidRPr="000F64AA">
              <w:rPr>
                <w:rFonts w:cs="Arial"/>
                <w:sz w:val="18"/>
              </w:rPr>
              <w:t>(S) TE</w:t>
            </w:r>
          </w:p>
        </w:tc>
        <w:tc>
          <w:tcPr>
            <w:tcW w:w="834" w:type="pct"/>
            <w:gridSpan w:val="2"/>
            <w:shd w:val="clear" w:color="auto" w:fill="auto"/>
          </w:tcPr>
          <w:p w14:paraId="104CCCC0"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39F35ECA" w14:textId="77777777" w:rsidTr="00B131AF">
        <w:tc>
          <w:tcPr>
            <w:tcW w:w="1665" w:type="pct"/>
            <w:gridSpan w:val="4"/>
            <w:shd w:val="clear" w:color="auto" w:fill="auto"/>
          </w:tcPr>
          <w:p w14:paraId="54ED7944" w14:textId="77777777" w:rsidR="000F64AA" w:rsidRPr="000F64AA" w:rsidRDefault="000F64AA" w:rsidP="000F64AA">
            <w:pPr>
              <w:spacing w:before="120" w:after="120"/>
              <w:rPr>
                <w:rFonts w:cs="Arial"/>
                <w:sz w:val="18"/>
              </w:rPr>
            </w:pPr>
            <w:r w:rsidRPr="000F64AA">
              <w:rPr>
                <w:rFonts w:cs="Arial"/>
                <w:sz w:val="18"/>
              </w:rPr>
              <w:t xml:space="preserve">      Application Profile</w:t>
            </w:r>
          </w:p>
        </w:tc>
        <w:tc>
          <w:tcPr>
            <w:tcW w:w="834" w:type="pct"/>
            <w:gridSpan w:val="2"/>
            <w:shd w:val="clear" w:color="auto" w:fill="auto"/>
          </w:tcPr>
          <w:p w14:paraId="35520AA2" w14:textId="77777777" w:rsidR="000F64AA" w:rsidRPr="000F64AA" w:rsidRDefault="000F64AA" w:rsidP="000F64AA">
            <w:pPr>
              <w:spacing w:before="120" w:after="120"/>
              <w:rPr>
                <w:rFonts w:cs="Arial"/>
                <w:sz w:val="18"/>
              </w:rPr>
            </w:pPr>
          </w:p>
        </w:tc>
        <w:tc>
          <w:tcPr>
            <w:tcW w:w="1250" w:type="pct"/>
            <w:gridSpan w:val="4"/>
            <w:shd w:val="clear" w:color="auto" w:fill="auto"/>
          </w:tcPr>
          <w:p w14:paraId="276EB608" w14:textId="77777777" w:rsidR="000F64AA" w:rsidRPr="000F64AA" w:rsidRDefault="000F64AA" w:rsidP="000F64AA">
            <w:pPr>
              <w:spacing w:before="120" w:after="120"/>
              <w:rPr>
                <w:rFonts w:cs="Arial"/>
                <w:sz w:val="18"/>
              </w:rPr>
            </w:pPr>
          </w:p>
        </w:tc>
        <w:tc>
          <w:tcPr>
            <w:tcW w:w="417" w:type="pct"/>
            <w:gridSpan w:val="2"/>
            <w:shd w:val="clear" w:color="auto" w:fill="auto"/>
          </w:tcPr>
          <w:p w14:paraId="5D4A07D4" w14:textId="77777777" w:rsidR="000F64AA" w:rsidRPr="000F64AA" w:rsidRDefault="000F64AA" w:rsidP="000F64AA">
            <w:pPr>
              <w:spacing w:before="120" w:after="120"/>
              <w:rPr>
                <w:rFonts w:cs="Arial"/>
                <w:sz w:val="18"/>
              </w:rPr>
            </w:pPr>
            <w:r w:rsidRPr="000F64AA">
              <w:rPr>
                <w:rFonts w:cs="Arial"/>
                <w:sz w:val="18"/>
              </w:rPr>
              <w:t>(S) TE</w:t>
            </w:r>
          </w:p>
        </w:tc>
        <w:tc>
          <w:tcPr>
            <w:tcW w:w="834" w:type="pct"/>
            <w:gridSpan w:val="2"/>
            <w:shd w:val="clear" w:color="auto" w:fill="auto"/>
          </w:tcPr>
          <w:p w14:paraId="7C1B2F52"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1A73C3BE" w14:textId="77777777" w:rsidTr="00B131AF">
        <w:tc>
          <w:tcPr>
            <w:tcW w:w="1665" w:type="pct"/>
            <w:gridSpan w:val="4"/>
            <w:shd w:val="clear" w:color="auto" w:fill="auto"/>
          </w:tcPr>
          <w:p w14:paraId="48884AEB" w14:textId="77777777" w:rsidR="000F64AA" w:rsidRPr="000F64AA" w:rsidRDefault="000F64AA" w:rsidP="000F64AA">
            <w:pPr>
              <w:spacing w:before="120" w:after="120"/>
              <w:rPr>
                <w:rFonts w:cs="Arial"/>
                <w:sz w:val="18"/>
              </w:rPr>
            </w:pPr>
            <w:r w:rsidRPr="000F64AA">
              <w:rPr>
                <w:rFonts w:cs="Arial"/>
                <w:sz w:val="18"/>
              </w:rPr>
              <w:t xml:space="preserve">      Name of Resource</w:t>
            </w:r>
          </w:p>
        </w:tc>
        <w:tc>
          <w:tcPr>
            <w:tcW w:w="834" w:type="pct"/>
            <w:gridSpan w:val="2"/>
            <w:shd w:val="clear" w:color="auto" w:fill="auto"/>
          </w:tcPr>
          <w:p w14:paraId="2FAEE38D" w14:textId="77777777" w:rsidR="000F64AA" w:rsidRPr="000F64AA" w:rsidRDefault="000F64AA" w:rsidP="000F64AA">
            <w:pPr>
              <w:spacing w:before="120" w:after="120"/>
              <w:rPr>
                <w:rFonts w:cs="Arial"/>
                <w:sz w:val="18"/>
              </w:rPr>
            </w:pPr>
          </w:p>
        </w:tc>
        <w:tc>
          <w:tcPr>
            <w:tcW w:w="1250" w:type="pct"/>
            <w:gridSpan w:val="4"/>
            <w:shd w:val="clear" w:color="auto" w:fill="auto"/>
          </w:tcPr>
          <w:p w14:paraId="635C6B51" w14:textId="77777777" w:rsidR="000F64AA" w:rsidRPr="000F64AA" w:rsidRDefault="000F64AA" w:rsidP="000F64AA">
            <w:pPr>
              <w:spacing w:before="120" w:after="120"/>
              <w:rPr>
                <w:rFonts w:cs="Arial"/>
                <w:sz w:val="18"/>
              </w:rPr>
            </w:pPr>
          </w:p>
        </w:tc>
        <w:tc>
          <w:tcPr>
            <w:tcW w:w="417" w:type="pct"/>
            <w:gridSpan w:val="2"/>
            <w:shd w:val="clear" w:color="auto" w:fill="auto"/>
          </w:tcPr>
          <w:p w14:paraId="6B8DED1F" w14:textId="77777777" w:rsidR="000F64AA" w:rsidRPr="000F64AA" w:rsidRDefault="000F64AA" w:rsidP="000F64AA">
            <w:pPr>
              <w:spacing w:before="120" w:after="120"/>
              <w:rPr>
                <w:rFonts w:cs="Arial"/>
                <w:sz w:val="18"/>
              </w:rPr>
            </w:pPr>
            <w:r w:rsidRPr="000F64AA">
              <w:rPr>
                <w:rFonts w:cs="Arial"/>
                <w:sz w:val="18"/>
              </w:rPr>
              <w:t>(S) TE</w:t>
            </w:r>
          </w:p>
        </w:tc>
        <w:tc>
          <w:tcPr>
            <w:tcW w:w="834" w:type="pct"/>
            <w:gridSpan w:val="2"/>
            <w:shd w:val="clear" w:color="auto" w:fill="auto"/>
          </w:tcPr>
          <w:p w14:paraId="3ECEB147"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787A63DA" w14:textId="77777777" w:rsidTr="00B131AF">
        <w:tc>
          <w:tcPr>
            <w:tcW w:w="1665" w:type="pct"/>
            <w:gridSpan w:val="4"/>
            <w:shd w:val="clear" w:color="auto" w:fill="auto"/>
          </w:tcPr>
          <w:p w14:paraId="6629066B" w14:textId="77777777" w:rsidR="000F64AA" w:rsidRPr="000F64AA" w:rsidRDefault="000F64AA" w:rsidP="000F64AA">
            <w:pPr>
              <w:spacing w:before="120" w:after="120"/>
              <w:rPr>
                <w:rFonts w:cs="Arial"/>
                <w:sz w:val="18"/>
              </w:rPr>
            </w:pPr>
            <w:r w:rsidRPr="000F64AA">
              <w:rPr>
                <w:rFonts w:cs="Arial"/>
                <w:sz w:val="18"/>
              </w:rPr>
              <w:t xml:space="preserve">      Online Resource Description</w:t>
            </w:r>
          </w:p>
        </w:tc>
        <w:tc>
          <w:tcPr>
            <w:tcW w:w="834" w:type="pct"/>
            <w:gridSpan w:val="2"/>
            <w:shd w:val="clear" w:color="auto" w:fill="auto"/>
          </w:tcPr>
          <w:p w14:paraId="4EE83221" w14:textId="77777777" w:rsidR="000F64AA" w:rsidRPr="000F64AA" w:rsidRDefault="000F64AA" w:rsidP="000F64AA">
            <w:pPr>
              <w:spacing w:before="120" w:after="120"/>
              <w:rPr>
                <w:rFonts w:cs="Arial"/>
                <w:sz w:val="18"/>
              </w:rPr>
            </w:pPr>
          </w:p>
        </w:tc>
        <w:tc>
          <w:tcPr>
            <w:tcW w:w="1250" w:type="pct"/>
            <w:gridSpan w:val="4"/>
            <w:shd w:val="clear" w:color="auto" w:fill="auto"/>
          </w:tcPr>
          <w:p w14:paraId="3CD7EE1C" w14:textId="77777777" w:rsidR="000F64AA" w:rsidRPr="000F64AA" w:rsidRDefault="000F64AA" w:rsidP="000F64AA">
            <w:pPr>
              <w:spacing w:before="120" w:after="120"/>
              <w:rPr>
                <w:rFonts w:cs="Arial"/>
                <w:sz w:val="18"/>
              </w:rPr>
            </w:pPr>
          </w:p>
        </w:tc>
        <w:tc>
          <w:tcPr>
            <w:tcW w:w="417" w:type="pct"/>
            <w:gridSpan w:val="2"/>
            <w:shd w:val="clear" w:color="auto" w:fill="auto"/>
          </w:tcPr>
          <w:p w14:paraId="42D68502" w14:textId="77777777" w:rsidR="000F64AA" w:rsidRPr="000F64AA" w:rsidRDefault="000F64AA" w:rsidP="000F64AA">
            <w:pPr>
              <w:spacing w:before="120" w:after="120"/>
              <w:rPr>
                <w:rFonts w:cs="Arial"/>
                <w:sz w:val="18"/>
              </w:rPr>
            </w:pPr>
            <w:r w:rsidRPr="000F64AA">
              <w:rPr>
                <w:rFonts w:cs="Arial"/>
                <w:sz w:val="18"/>
              </w:rPr>
              <w:t>(S) TE</w:t>
            </w:r>
          </w:p>
        </w:tc>
        <w:tc>
          <w:tcPr>
            <w:tcW w:w="834" w:type="pct"/>
            <w:gridSpan w:val="2"/>
            <w:shd w:val="clear" w:color="auto" w:fill="auto"/>
          </w:tcPr>
          <w:p w14:paraId="3AB97997"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1E64430D" w14:textId="77777777" w:rsidTr="00B131AF">
        <w:tc>
          <w:tcPr>
            <w:tcW w:w="1665" w:type="pct"/>
            <w:gridSpan w:val="4"/>
            <w:shd w:val="clear" w:color="auto" w:fill="auto"/>
          </w:tcPr>
          <w:p w14:paraId="0A55A5C6" w14:textId="77777777" w:rsidR="000F64AA" w:rsidRPr="000F64AA" w:rsidRDefault="000F64AA" w:rsidP="000F64AA">
            <w:pPr>
              <w:spacing w:before="120" w:after="120"/>
              <w:rPr>
                <w:rFonts w:cs="Arial"/>
                <w:sz w:val="18"/>
              </w:rPr>
            </w:pPr>
            <w:r w:rsidRPr="000F64AA">
              <w:rPr>
                <w:rFonts w:cs="Arial"/>
                <w:sz w:val="18"/>
              </w:rPr>
              <w:t xml:space="preserve">      Online Function</w:t>
            </w:r>
          </w:p>
        </w:tc>
        <w:tc>
          <w:tcPr>
            <w:tcW w:w="834" w:type="pct"/>
            <w:gridSpan w:val="2"/>
            <w:shd w:val="clear" w:color="auto" w:fill="auto"/>
          </w:tcPr>
          <w:p w14:paraId="12C54EE9" w14:textId="77777777" w:rsidR="000F64AA" w:rsidRPr="000F64AA" w:rsidRDefault="000F64AA" w:rsidP="008862EE">
            <w:pPr>
              <w:spacing w:before="120" w:after="120" w:line="240" w:lineRule="auto"/>
              <w:rPr>
                <w:rFonts w:cs="Arial"/>
                <w:sz w:val="18"/>
              </w:rPr>
            </w:pPr>
          </w:p>
        </w:tc>
        <w:tc>
          <w:tcPr>
            <w:tcW w:w="1250" w:type="pct"/>
            <w:gridSpan w:val="4"/>
            <w:shd w:val="clear" w:color="auto" w:fill="auto"/>
          </w:tcPr>
          <w:p w14:paraId="3670FA0A" w14:textId="77777777" w:rsidR="000F64AA" w:rsidRPr="000F64AA" w:rsidRDefault="000F64AA" w:rsidP="008862EE">
            <w:pPr>
              <w:spacing w:before="120" w:after="120" w:line="240" w:lineRule="auto"/>
              <w:rPr>
                <w:rFonts w:cs="Arial"/>
                <w:sz w:val="18"/>
              </w:rPr>
            </w:pPr>
            <w:r w:rsidRPr="000F64AA">
              <w:rPr>
                <w:rFonts w:cs="Arial"/>
                <w:sz w:val="18"/>
              </w:rPr>
              <w:t>1 : Download</w:t>
            </w:r>
          </w:p>
          <w:p w14:paraId="273530B8" w14:textId="77777777" w:rsidR="000F64AA" w:rsidRPr="000F64AA" w:rsidRDefault="000F64AA" w:rsidP="008862EE">
            <w:pPr>
              <w:spacing w:before="120" w:after="120" w:line="240" w:lineRule="auto"/>
              <w:rPr>
                <w:rFonts w:cs="Arial"/>
                <w:sz w:val="18"/>
              </w:rPr>
            </w:pPr>
            <w:r w:rsidRPr="000F64AA">
              <w:rPr>
                <w:rFonts w:cs="Arial"/>
                <w:sz w:val="18"/>
              </w:rPr>
              <w:t>3 : Offline Access</w:t>
            </w:r>
          </w:p>
          <w:p w14:paraId="3E9AC994" w14:textId="77777777" w:rsidR="000F64AA" w:rsidRPr="000F64AA" w:rsidRDefault="000F64AA" w:rsidP="008862EE">
            <w:pPr>
              <w:spacing w:before="120" w:after="120" w:line="240" w:lineRule="auto"/>
              <w:rPr>
                <w:rFonts w:cs="Arial"/>
                <w:sz w:val="18"/>
              </w:rPr>
            </w:pPr>
            <w:r w:rsidRPr="000F64AA">
              <w:rPr>
                <w:rFonts w:cs="Arial"/>
                <w:sz w:val="18"/>
              </w:rPr>
              <w:t>4 : Order</w:t>
            </w:r>
          </w:p>
          <w:p w14:paraId="5333F839" w14:textId="77777777" w:rsidR="000F64AA" w:rsidRPr="000F64AA" w:rsidRDefault="000F64AA" w:rsidP="008862EE">
            <w:pPr>
              <w:spacing w:before="120" w:after="120" w:line="240" w:lineRule="auto"/>
              <w:rPr>
                <w:rFonts w:cs="Arial"/>
                <w:sz w:val="18"/>
              </w:rPr>
            </w:pPr>
            <w:r w:rsidRPr="000F64AA">
              <w:rPr>
                <w:rFonts w:cs="Arial"/>
                <w:sz w:val="18"/>
              </w:rPr>
              <w:t>5 : Search</w:t>
            </w:r>
          </w:p>
          <w:p w14:paraId="0BC68B29" w14:textId="77777777" w:rsidR="000F64AA" w:rsidRPr="000F64AA" w:rsidRDefault="000F64AA" w:rsidP="008862EE">
            <w:pPr>
              <w:spacing w:before="120" w:after="120" w:line="240" w:lineRule="auto"/>
              <w:rPr>
                <w:rFonts w:cs="Arial"/>
                <w:sz w:val="18"/>
              </w:rPr>
            </w:pPr>
            <w:r w:rsidRPr="000F64AA">
              <w:rPr>
                <w:rFonts w:cs="Arial"/>
                <w:sz w:val="18"/>
              </w:rPr>
              <w:t>6 : Complete Metadata</w:t>
            </w:r>
          </w:p>
          <w:p w14:paraId="5AD55F50" w14:textId="77777777" w:rsidR="000F64AA" w:rsidRPr="000F64AA" w:rsidRDefault="000F64AA" w:rsidP="008862EE">
            <w:pPr>
              <w:spacing w:before="120" w:after="120" w:line="240" w:lineRule="auto"/>
              <w:rPr>
                <w:rFonts w:cs="Arial"/>
                <w:sz w:val="18"/>
              </w:rPr>
            </w:pPr>
            <w:r w:rsidRPr="000F64AA">
              <w:rPr>
                <w:rFonts w:cs="Arial"/>
                <w:sz w:val="18"/>
              </w:rPr>
              <w:lastRenderedPageBreak/>
              <w:t>7 : Browse Graphic</w:t>
            </w:r>
          </w:p>
          <w:p w14:paraId="46B65B7A" w14:textId="77777777" w:rsidR="000F64AA" w:rsidRPr="000F64AA" w:rsidRDefault="000F64AA" w:rsidP="008862EE">
            <w:pPr>
              <w:spacing w:before="120" w:after="120" w:line="240" w:lineRule="auto"/>
              <w:rPr>
                <w:rFonts w:cs="Arial"/>
                <w:sz w:val="18"/>
              </w:rPr>
            </w:pPr>
            <w:r w:rsidRPr="000F64AA">
              <w:rPr>
                <w:rFonts w:cs="Arial"/>
                <w:sz w:val="18"/>
              </w:rPr>
              <w:t>8 : Upload</w:t>
            </w:r>
          </w:p>
          <w:p w14:paraId="5CE021DF" w14:textId="77777777" w:rsidR="000F64AA" w:rsidRPr="000F64AA" w:rsidRDefault="000F64AA" w:rsidP="008862EE">
            <w:pPr>
              <w:spacing w:before="120" w:after="120" w:line="240" w:lineRule="auto"/>
              <w:rPr>
                <w:rFonts w:cs="Arial"/>
                <w:sz w:val="18"/>
              </w:rPr>
            </w:pPr>
            <w:r w:rsidRPr="000F64AA">
              <w:rPr>
                <w:rFonts w:cs="Arial"/>
                <w:sz w:val="18"/>
              </w:rPr>
              <w:t>9 : Email Service</w:t>
            </w:r>
          </w:p>
          <w:p w14:paraId="1D805DF4" w14:textId="77777777" w:rsidR="000F64AA" w:rsidRPr="000F64AA" w:rsidRDefault="000F64AA" w:rsidP="008862EE">
            <w:pPr>
              <w:spacing w:before="120" w:after="120" w:line="240" w:lineRule="auto"/>
              <w:rPr>
                <w:rFonts w:cs="Arial"/>
                <w:sz w:val="18"/>
              </w:rPr>
            </w:pPr>
            <w:r w:rsidRPr="000F64AA">
              <w:rPr>
                <w:rFonts w:cs="Arial"/>
                <w:sz w:val="18"/>
              </w:rPr>
              <w:t>10 : Browsing</w:t>
            </w:r>
          </w:p>
          <w:p w14:paraId="60A1095E" w14:textId="77777777" w:rsidR="000F64AA" w:rsidRPr="000F64AA" w:rsidRDefault="000F64AA" w:rsidP="008862EE">
            <w:pPr>
              <w:spacing w:before="120" w:after="120" w:line="240" w:lineRule="auto"/>
              <w:rPr>
                <w:rFonts w:cs="Arial"/>
                <w:sz w:val="18"/>
              </w:rPr>
            </w:pPr>
            <w:r w:rsidRPr="000F64AA">
              <w:rPr>
                <w:rFonts w:cs="Arial"/>
                <w:sz w:val="18"/>
              </w:rPr>
              <w:t>11 : File Access</w:t>
            </w:r>
          </w:p>
        </w:tc>
        <w:tc>
          <w:tcPr>
            <w:tcW w:w="417" w:type="pct"/>
            <w:gridSpan w:val="2"/>
            <w:shd w:val="clear" w:color="auto" w:fill="auto"/>
          </w:tcPr>
          <w:p w14:paraId="1CF1500A" w14:textId="77777777" w:rsidR="000F64AA" w:rsidRPr="000F64AA" w:rsidRDefault="000F64AA" w:rsidP="000F64AA">
            <w:pPr>
              <w:spacing w:before="120" w:after="120"/>
              <w:rPr>
                <w:rFonts w:cs="Arial"/>
                <w:sz w:val="18"/>
              </w:rPr>
            </w:pPr>
            <w:r w:rsidRPr="000F64AA">
              <w:rPr>
                <w:rFonts w:cs="Arial"/>
                <w:sz w:val="18"/>
              </w:rPr>
              <w:lastRenderedPageBreak/>
              <w:t>(S) EN</w:t>
            </w:r>
          </w:p>
        </w:tc>
        <w:tc>
          <w:tcPr>
            <w:tcW w:w="834" w:type="pct"/>
            <w:gridSpan w:val="2"/>
            <w:shd w:val="clear" w:color="auto" w:fill="auto"/>
          </w:tcPr>
          <w:p w14:paraId="709850E5"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0F7A97C3" w14:textId="77777777" w:rsidTr="00B131AF">
        <w:tc>
          <w:tcPr>
            <w:tcW w:w="1665" w:type="pct"/>
            <w:gridSpan w:val="4"/>
            <w:shd w:val="clear" w:color="auto" w:fill="auto"/>
          </w:tcPr>
          <w:p w14:paraId="076D05E5" w14:textId="77777777" w:rsidR="000F64AA" w:rsidRPr="000F64AA" w:rsidRDefault="000F64AA" w:rsidP="000F64AA">
            <w:pPr>
              <w:spacing w:before="120" w:after="120"/>
              <w:rPr>
                <w:rFonts w:cs="Arial"/>
                <w:sz w:val="18"/>
              </w:rPr>
            </w:pPr>
            <w:r w:rsidRPr="000F64AA">
              <w:rPr>
                <w:rFonts w:cs="Arial"/>
                <w:sz w:val="18"/>
              </w:rPr>
              <w:t xml:space="preserve">      Protocol request</w:t>
            </w:r>
          </w:p>
        </w:tc>
        <w:tc>
          <w:tcPr>
            <w:tcW w:w="834" w:type="pct"/>
            <w:gridSpan w:val="2"/>
            <w:shd w:val="clear" w:color="auto" w:fill="auto"/>
          </w:tcPr>
          <w:p w14:paraId="7C87D032" w14:textId="77777777" w:rsidR="000F64AA" w:rsidRPr="000F64AA" w:rsidRDefault="000F64AA" w:rsidP="000F64AA">
            <w:pPr>
              <w:spacing w:before="120" w:after="120"/>
              <w:rPr>
                <w:rFonts w:cs="Arial"/>
                <w:sz w:val="18"/>
              </w:rPr>
            </w:pPr>
          </w:p>
        </w:tc>
        <w:tc>
          <w:tcPr>
            <w:tcW w:w="1250" w:type="pct"/>
            <w:gridSpan w:val="4"/>
            <w:shd w:val="clear" w:color="auto" w:fill="auto"/>
          </w:tcPr>
          <w:p w14:paraId="014AFC3D" w14:textId="77777777" w:rsidR="000F64AA" w:rsidRPr="000F64AA" w:rsidRDefault="000F64AA" w:rsidP="000F64AA">
            <w:pPr>
              <w:spacing w:before="120" w:after="120"/>
              <w:rPr>
                <w:rFonts w:cs="Arial"/>
                <w:sz w:val="18"/>
              </w:rPr>
            </w:pPr>
          </w:p>
        </w:tc>
        <w:tc>
          <w:tcPr>
            <w:tcW w:w="417" w:type="pct"/>
            <w:gridSpan w:val="2"/>
            <w:shd w:val="clear" w:color="auto" w:fill="auto"/>
          </w:tcPr>
          <w:p w14:paraId="34BB5D31" w14:textId="77777777" w:rsidR="000F64AA" w:rsidRPr="000F64AA" w:rsidRDefault="000F64AA" w:rsidP="000F64AA">
            <w:pPr>
              <w:spacing w:before="120" w:after="120"/>
              <w:rPr>
                <w:rFonts w:cs="Arial"/>
                <w:sz w:val="18"/>
              </w:rPr>
            </w:pPr>
            <w:r w:rsidRPr="000F64AA">
              <w:rPr>
                <w:rFonts w:cs="Arial"/>
                <w:sz w:val="18"/>
              </w:rPr>
              <w:t>(S) TE</w:t>
            </w:r>
          </w:p>
        </w:tc>
        <w:tc>
          <w:tcPr>
            <w:tcW w:w="834" w:type="pct"/>
            <w:gridSpan w:val="2"/>
            <w:shd w:val="clear" w:color="auto" w:fill="auto"/>
          </w:tcPr>
          <w:p w14:paraId="12F30103"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774F7355" w14:textId="77777777" w:rsidTr="00B131AF">
        <w:tc>
          <w:tcPr>
            <w:tcW w:w="1665" w:type="pct"/>
            <w:gridSpan w:val="4"/>
            <w:shd w:val="clear" w:color="auto" w:fill="auto"/>
          </w:tcPr>
          <w:p w14:paraId="6D1CD07E" w14:textId="77777777" w:rsidR="000F64AA" w:rsidRPr="000F64AA" w:rsidRDefault="000F64AA" w:rsidP="000F64AA">
            <w:pPr>
              <w:spacing w:before="120" w:after="120"/>
              <w:rPr>
                <w:rFonts w:cs="Arial"/>
                <w:sz w:val="18"/>
              </w:rPr>
            </w:pPr>
            <w:r w:rsidRPr="000F64AA">
              <w:rPr>
                <w:rFonts w:cs="Arial"/>
                <w:sz w:val="18"/>
              </w:rPr>
              <w:t xml:space="preserve">   Source</w:t>
            </w:r>
          </w:p>
        </w:tc>
        <w:tc>
          <w:tcPr>
            <w:tcW w:w="834" w:type="pct"/>
            <w:gridSpan w:val="2"/>
            <w:shd w:val="clear" w:color="auto" w:fill="auto"/>
          </w:tcPr>
          <w:p w14:paraId="05776042" w14:textId="77777777" w:rsidR="000F64AA" w:rsidRPr="000F64AA" w:rsidRDefault="000F64AA" w:rsidP="000F64AA">
            <w:pPr>
              <w:spacing w:before="120" w:after="120"/>
              <w:rPr>
                <w:rFonts w:cs="Arial"/>
                <w:sz w:val="18"/>
              </w:rPr>
            </w:pPr>
          </w:p>
        </w:tc>
        <w:tc>
          <w:tcPr>
            <w:tcW w:w="1250" w:type="pct"/>
            <w:gridSpan w:val="4"/>
            <w:shd w:val="clear" w:color="auto" w:fill="auto"/>
          </w:tcPr>
          <w:p w14:paraId="4FB48431" w14:textId="77777777" w:rsidR="000F64AA" w:rsidRPr="000F64AA" w:rsidRDefault="000F64AA" w:rsidP="000F64AA">
            <w:pPr>
              <w:spacing w:before="120" w:after="120"/>
              <w:rPr>
                <w:rFonts w:cs="Arial"/>
                <w:sz w:val="18"/>
              </w:rPr>
            </w:pPr>
          </w:p>
        </w:tc>
        <w:tc>
          <w:tcPr>
            <w:tcW w:w="417" w:type="pct"/>
            <w:gridSpan w:val="2"/>
            <w:shd w:val="clear" w:color="auto" w:fill="auto"/>
          </w:tcPr>
          <w:p w14:paraId="5B4018D3" w14:textId="77777777" w:rsidR="000F64AA" w:rsidRPr="000F64AA" w:rsidRDefault="000F64AA" w:rsidP="000F64AA">
            <w:pPr>
              <w:spacing w:before="120" w:after="120"/>
              <w:rPr>
                <w:rFonts w:cs="Arial"/>
                <w:sz w:val="18"/>
              </w:rPr>
            </w:pPr>
            <w:r w:rsidRPr="000F64AA">
              <w:rPr>
                <w:rFonts w:cs="Arial"/>
                <w:sz w:val="18"/>
              </w:rPr>
              <w:t>(S) TE</w:t>
            </w:r>
          </w:p>
        </w:tc>
        <w:tc>
          <w:tcPr>
            <w:tcW w:w="834" w:type="pct"/>
            <w:gridSpan w:val="2"/>
            <w:shd w:val="clear" w:color="auto" w:fill="auto"/>
          </w:tcPr>
          <w:p w14:paraId="45054C5D"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25374DEC" w14:textId="77777777" w:rsidTr="00B131AF">
        <w:tc>
          <w:tcPr>
            <w:tcW w:w="1665" w:type="pct"/>
            <w:gridSpan w:val="4"/>
            <w:shd w:val="clear" w:color="auto" w:fill="auto"/>
          </w:tcPr>
          <w:p w14:paraId="3E088521" w14:textId="77777777" w:rsidR="000F64AA" w:rsidRPr="000F64AA" w:rsidRDefault="000F64AA" w:rsidP="000F64AA">
            <w:pPr>
              <w:spacing w:before="120" w:after="120"/>
              <w:rPr>
                <w:rFonts w:cs="Arial"/>
                <w:sz w:val="18"/>
              </w:rPr>
            </w:pPr>
            <w:r w:rsidRPr="000F64AA">
              <w:rPr>
                <w:rFonts w:cs="Arial"/>
                <w:sz w:val="18"/>
              </w:rPr>
              <w:t xml:space="preserve">   Source Type</w:t>
            </w:r>
          </w:p>
        </w:tc>
        <w:tc>
          <w:tcPr>
            <w:tcW w:w="834" w:type="pct"/>
            <w:gridSpan w:val="2"/>
            <w:shd w:val="clear" w:color="auto" w:fill="auto"/>
          </w:tcPr>
          <w:p w14:paraId="67E82990" w14:textId="77777777" w:rsidR="000F64AA" w:rsidRPr="000F64AA" w:rsidRDefault="000F64AA" w:rsidP="000F64AA">
            <w:pPr>
              <w:spacing w:before="120" w:after="120"/>
              <w:rPr>
                <w:rFonts w:cs="Arial"/>
                <w:sz w:val="18"/>
              </w:rPr>
            </w:pPr>
          </w:p>
        </w:tc>
        <w:tc>
          <w:tcPr>
            <w:tcW w:w="1250" w:type="pct"/>
            <w:gridSpan w:val="4"/>
            <w:shd w:val="clear" w:color="auto" w:fill="auto"/>
          </w:tcPr>
          <w:p w14:paraId="508F6CB4" w14:textId="77777777" w:rsidR="000F64AA" w:rsidRPr="000F64AA" w:rsidRDefault="000F64AA" w:rsidP="008862EE">
            <w:pPr>
              <w:spacing w:before="120" w:after="120" w:line="240" w:lineRule="auto"/>
              <w:rPr>
                <w:rFonts w:cs="Arial"/>
                <w:sz w:val="18"/>
              </w:rPr>
            </w:pPr>
            <w:r w:rsidRPr="000F64AA">
              <w:rPr>
                <w:rFonts w:cs="Arial"/>
                <w:sz w:val="18"/>
              </w:rPr>
              <w:t>1 : Law or Regulation</w:t>
            </w:r>
          </w:p>
          <w:p w14:paraId="294A04BE" w14:textId="77777777" w:rsidR="000F64AA" w:rsidRPr="000F64AA" w:rsidRDefault="000F64AA" w:rsidP="008862EE">
            <w:pPr>
              <w:spacing w:before="120" w:after="120" w:line="240" w:lineRule="auto"/>
              <w:rPr>
                <w:rFonts w:cs="Arial"/>
                <w:sz w:val="18"/>
              </w:rPr>
            </w:pPr>
            <w:r w:rsidRPr="000F64AA">
              <w:rPr>
                <w:rFonts w:cs="Arial"/>
                <w:sz w:val="18"/>
              </w:rPr>
              <w:t>2 : Official Publication</w:t>
            </w:r>
          </w:p>
          <w:p w14:paraId="17A4AE37" w14:textId="77777777" w:rsidR="000F64AA" w:rsidRPr="000F64AA" w:rsidRDefault="000F64AA" w:rsidP="008862EE">
            <w:pPr>
              <w:spacing w:before="120" w:after="120" w:line="240" w:lineRule="auto"/>
              <w:rPr>
                <w:rFonts w:cs="Arial"/>
                <w:sz w:val="18"/>
              </w:rPr>
            </w:pPr>
            <w:r w:rsidRPr="000F64AA">
              <w:rPr>
                <w:rFonts w:cs="Arial"/>
                <w:sz w:val="18"/>
              </w:rPr>
              <w:t>7 : Mariner Report, Confirmed</w:t>
            </w:r>
          </w:p>
          <w:p w14:paraId="23BC2882" w14:textId="77777777" w:rsidR="000F64AA" w:rsidRPr="000F64AA" w:rsidRDefault="000F64AA" w:rsidP="008862EE">
            <w:pPr>
              <w:spacing w:before="120" w:after="120" w:line="240" w:lineRule="auto"/>
              <w:rPr>
                <w:rFonts w:cs="Arial"/>
                <w:sz w:val="18"/>
              </w:rPr>
            </w:pPr>
            <w:r w:rsidRPr="000F64AA">
              <w:rPr>
                <w:rFonts w:cs="Arial"/>
                <w:sz w:val="18"/>
              </w:rPr>
              <w:t>8 : Mariner Report, Not Confirmed</w:t>
            </w:r>
          </w:p>
          <w:p w14:paraId="046AC35F" w14:textId="77777777" w:rsidR="000F64AA" w:rsidRPr="000F64AA" w:rsidRDefault="000F64AA" w:rsidP="008862EE">
            <w:pPr>
              <w:spacing w:before="120" w:after="120" w:line="240" w:lineRule="auto"/>
              <w:rPr>
                <w:rFonts w:cs="Arial"/>
                <w:sz w:val="18"/>
              </w:rPr>
            </w:pPr>
            <w:r w:rsidRPr="000F64AA">
              <w:rPr>
                <w:rFonts w:cs="Arial"/>
                <w:sz w:val="18"/>
              </w:rPr>
              <w:t>9 : Industry Publications and Reports</w:t>
            </w:r>
          </w:p>
          <w:p w14:paraId="0ED5B336" w14:textId="77777777" w:rsidR="000F64AA" w:rsidRPr="000F64AA" w:rsidRDefault="000F64AA" w:rsidP="008862EE">
            <w:pPr>
              <w:spacing w:before="120" w:after="120" w:line="240" w:lineRule="auto"/>
              <w:rPr>
                <w:rFonts w:cs="Arial"/>
                <w:sz w:val="18"/>
              </w:rPr>
            </w:pPr>
            <w:r w:rsidRPr="000F64AA">
              <w:rPr>
                <w:rFonts w:cs="Arial"/>
                <w:sz w:val="18"/>
              </w:rPr>
              <w:t>10 : Remotely Sensed Images</w:t>
            </w:r>
          </w:p>
          <w:p w14:paraId="3748CBBA" w14:textId="77777777" w:rsidR="000F64AA" w:rsidRPr="000F64AA" w:rsidRDefault="000F64AA" w:rsidP="008862EE">
            <w:pPr>
              <w:spacing w:before="120" w:after="120" w:line="240" w:lineRule="auto"/>
              <w:rPr>
                <w:rFonts w:cs="Arial"/>
                <w:sz w:val="18"/>
              </w:rPr>
            </w:pPr>
            <w:r w:rsidRPr="000F64AA">
              <w:rPr>
                <w:rFonts w:cs="Arial"/>
                <w:sz w:val="18"/>
              </w:rPr>
              <w:t>11 : Photographs</w:t>
            </w:r>
          </w:p>
          <w:p w14:paraId="7EBC5F61" w14:textId="77777777" w:rsidR="000F64AA" w:rsidRPr="000F64AA" w:rsidRDefault="000F64AA" w:rsidP="008862EE">
            <w:pPr>
              <w:spacing w:before="120" w:after="120" w:line="240" w:lineRule="auto"/>
              <w:rPr>
                <w:rFonts w:cs="Arial"/>
                <w:sz w:val="18"/>
              </w:rPr>
            </w:pPr>
            <w:r w:rsidRPr="000F64AA">
              <w:rPr>
                <w:rFonts w:cs="Arial"/>
                <w:sz w:val="18"/>
              </w:rPr>
              <w:t>12 : Products Issued by HO Services</w:t>
            </w:r>
          </w:p>
          <w:p w14:paraId="1BA41104" w14:textId="77777777" w:rsidR="000F64AA" w:rsidRPr="000F64AA" w:rsidRDefault="000F64AA" w:rsidP="008862EE">
            <w:pPr>
              <w:spacing w:before="120" w:after="120" w:line="240" w:lineRule="auto"/>
              <w:rPr>
                <w:rFonts w:cs="Arial"/>
                <w:sz w:val="18"/>
              </w:rPr>
            </w:pPr>
            <w:r w:rsidRPr="000F64AA">
              <w:rPr>
                <w:rFonts w:cs="Arial"/>
                <w:sz w:val="18"/>
              </w:rPr>
              <w:t>13 : News Media</w:t>
            </w:r>
          </w:p>
          <w:p w14:paraId="002D74D7" w14:textId="77777777" w:rsidR="000F64AA" w:rsidRPr="000F64AA" w:rsidRDefault="000F64AA" w:rsidP="008862EE">
            <w:pPr>
              <w:spacing w:before="120" w:after="120" w:line="240" w:lineRule="auto"/>
              <w:rPr>
                <w:rFonts w:cs="Arial"/>
                <w:sz w:val="18"/>
              </w:rPr>
            </w:pPr>
            <w:r w:rsidRPr="000F64AA">
              <w:rPr>
                <w:rFonts w:cs="Arial"/>
                <w:sz w:val="18"/>
              </w:rPr>
              <w:t>14 : Traffic Data</w:t>
            </w:r>
          </w:p>
        </w:tc>
        <w:tc>
          <w:tcPr>
            <w:tcW w:w="417" w:type="pct"/>
            <w:gridSpan w:val="2"/>
            <w:shd w:val="clear" w:color="auto" w:fill="auto"/>
          </w:tcPr>
          <w:p w14:paraId="6AE7F9ED" w14:textId="77777777" w:rsidR="000F64AA" w:rsidRPr="000F64AA" w:rsidRDefault="000F64AA" w:rsidP="000F64AA">
            <w:pPr>
              <w:spacing w:before="120" w:after="120"/>
              <w:rPr>
                <w:rFonts w:cs="Arial"/>
                <w:sz w:val="18"/>
              </w:rPr>
            </w:pPr>
            <w:r w:rsidRPr="000F64AA">
              <w:rPr>
                <w:rFonts w:cs="Arial"/>
                <w:sz w:val="18"/>
              </w:rPr>
              <w:t>(S) EN</w:t>
            </w:r>
          </w:p>
        </w:tc>
        <w:tc>
          <w:tcPr>
            <w:tcW w:w="834" w:type="pct"/>
            <w:gridSpan w:val="2"/>
            <w:shd w:val="clear" w:color="auto" w:fill="auto"/>
          </w:tcPr>
          <w:p w14:paraId="606BDE2D"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36B79B3E" w14:textId="77777777" w:rsidTr="00B131AF">
        <w:tc>
          <w:tcPr>
            <w:tcW w:w="1665" w:type="pct"/>
            <w:gridSpan w:val="4"/>
            <w:shd w:val="clear" w:color="auto" w:fill="auto"/>
          </w:tcPr>
          <w:p w14:paraId="55B52DF3" w14:textId="77777777" w:rsidR="000F64AA" w:rsidRPr="000F64AA" w:rsidRDefault="000F64AA" w:rsidP="000F64AA">
            <w:pPr>
              <w:spacing w:before="120" w:after="120"/>
              <w:rPr>
                <w:rFonts w:cs="Arial"/>
                <w:sz w:val="18"/>
              </w:rPr>
            </w:pPr>
            <w:r w:rsidRPr="000F64AA">
              <w:rPr>
                <w:rFonts w:cs="Arial"/>
                <w:sz w:val="18"/>
              </w:rPr>
              <w:t xml:space="preserve">   Reported Date</w:t>
            </w:r>
          </w:p>
        </w:tc>
        <w:tc>
          <w:tcPr>
            <w:tcW w:w="834" w:type="pct"/>
            <w:gridSpan w:val="2"/>
            <w:shd w:val="clear" w:color="auto" w:fill="auto"/>
          </w:tcPr>
          <w:p w14:paraId="22B0AD9A" w14:textId="77777777" w:rsidR="000F64AA" w:rsidRPr="000F64AA" w:rsidRDefault="000F64AA" w:rsidP="000F64AA">
            <w:pPr>
              <w:spacing w:before="120" w:after="120"/>
              <w:rPr>
                <w:rFonts w:cs="Arial"/>
                <w:sz w:val="18"/>
              </w:rPr>
            </w:pPr>
            <w:r w:rsidRPr="000F64AA">
              <w:rPr>
                <w:rFonts w:cs="Arial"/>
                <w:sz w:val="18"/>
              </w:rPr>
              <w:t>(SORDAT)</w:t>
            </w:r>
          </w:p>
        </w:tc>
        <w:tc>
          <w:tcPr>
            <w:tcW w:w="1250" w:type="pct"/>
            <w:gridSpan w:val="4"/>
            <w:shd w:val="clear" w:color="auto" w:fill="auto"/>
          </w:tcPr>
          <w:p w14:paraId="6F00BD1E" w14:textId="77777777" w:rsidR="000F64AA" w:rsidRPr="000F64AA" w:rsidRDefault="000F64AA" w:rsidP="000F64AA">
            <w:pPr>
              <w:spacing w:before="120" w:after="120"/>
              <w:rPr>
                <w:rFonts w:cs="Arial"/>
                <w:sz w:val="18"/>
              </w:rPr>
            </w:pPr>
          </w:p>
        </w:tc>
        <w:tc>
          <w:tcPr>
            <w:tcW w:w="417" w:type="pct"/>
            <w:gridSpan w:val="2"/>
            <w:shd w:val="clear" w:color="auto" w:fill="auto"/>
          </w:tcPr>
          <w:p w14:paraId="0A640F61" w14:textId="77777777" w:rsidR="000F64AA" w:rsidRPr="000F64AA" w:rsidRDefault="000F64AA" w:rsidP="000F64AA">
            <w:pPr>
              <w:spacing w:before="120" w:after="120"/>
              <w:rPr>
                <w:rFonts w:cs="Arial"/>
                <w:sz w:val="18"/>
              </w:rPr>
            </w:pPr>
            <w:r w:rsidRPr="000F64AA">
              <w:rPr>
                <w:rFonts w:cs="Arial"/>
                <w:sz w:val="18"/>
              </w:rPr>
              <w:t>(S) TD</w:t>
            </w:r>
          </w:p>
        </w:tc>
        <w:tc>
          <w:tcPr>
            <w:tcW w:w="834" w:type="pct"/>
            <w:gridSpan w:val="2"/>
            <w:shd w:val="clear" w:color="auto" w:fill="auto"/>
          </w:tcPr>
          <w:p w14:paraId="3BAEA9DF"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2E7AAA49" w14:textId="77777777" w:rsidTr="00B131AF">
        <w:tc>
          <w:tcPr>
            <w:tcW w:w="5000" w:type="pct"/>
            <w:gridSpan w:val="14"/>
            <w:shd w:val="clear" w:color="auto" w:fill="auto"/>
          </w:tcPr>
          <w:p w14:paraId="3CCB5B16" w14:textId="49CEAC7D" w:rsidR="000F64AA" w:rsidRPr="000F64AA" w:rsidRDefault="000F64AA" w:rsidP="000F64AA">
            <w:pPr>
              <w:spacing w:before="120" w:after="120"/>
              <w:rPr>
                <w:rFonts w:cs="Arial"/>
              </w:rPr>
            </w:pPr>
            <w:r w:rsidRPr="000F64AA">
              <w:rPr>
                <w:rFonts w:cs="Arial"/>
                <w:u w:val="single"/>
              </w:rPr>
              <w:t>INT 1 Reference:</w:t>
            </w:r>
            <w:r w:rsidR="000B28A1">
              <w:rPr>
                <w:rFonts w:cs="Arial"/>
                <w:u w:val="single"/>
              </w:rPr>
              <w:t xml:space="preserve"> --</w:t>
            </w:r>
          </w:p>
          <w:p w14:paraId="6072325B" w14:textId="78842424" w:rsidR="000F64AA" w:rsidRDefault="00B73F3E" w:rsidP="00B73F3E">
            <w:pPr>
              <w:pStyle w:val="Heading2"/>
            </w:pPr>
            <w:bookmarkStart w:id="2329" w:name="_Toc120214474"/>
            <w:r>
              <w:t>General</w:t>
            </w:r>
            <w:bookmarkEnd w:id="2329"/>
          </w:p>
          <w:p w14:paraId="006B6547" w14:textId="79764FCD" w:rsidR="00B73F3E" w:rsidRDefault="00B73F3E" w:rsidP="000F64AA">
            <w:pPr>
              <w:spacing w:before="120" w:after="120"/>
              <w:rPr>
                <w:rFonts w:cs="Arial"/>
              </w:rPr>
            </w:pPr>
            <w:r>
              <w:rPr>
                <w:rFonts w:cs="Arial"/>
              </w:rPr>
              <w:t>The Authority information type is used for encoding information about organizations, including official authorities (port and other) as well as private organizations which control or operate port facilities.</w:t>
            </w:r>
          </w:p>
          <w:p w14:paraId="4AE074AB" w14:textId="7FF6F7B2" w:rsidR="00B73F3E" w:rsidRDefault="00B73F3E" w:rsidP="000F64AA">
            <w:pPr>
              <w:spacing w:before="120" w:after="120"/>
              <w:rPr>
                <w:rFonts w:cs="Arial"/>
              </w:rPr>
            </w:pPr>
            <w:r>
              <w:rPr>
                <w:rFonts w:cs="Arial"/>
              </w:rPr>
              <w:t xml:space="preserve">For encoding the contact details for an organization, use an associated </w:t>
            </w:r>
            <w:proofErr w:type="spellStart"/>
            <w:r w:rsidRPr="00B73F3E">
              <w:rPr>
                <w:rFonts w:cs="Arial"/>
                <w:b/>
                <w:bCs/>
              </w:rPr>
              <w:t>ContactDetails</w:t>
            </w:r>
            <w:proofErr w:type="spellEnd"/>
            <w:r>
              <w:rPr>
                <w:rFonts w:cs="Arial"/>
              </w:rPr>
              <w:t xml:space="preserve"> information type</w:t>
            </w:r>
            <w:r w:rsidR="00EE0794">
              <w:rPr>
                <w:rFonts w:cs="Arial"/>
              </w:rPr>
              <w:t xml:space="preserve"> (see </w:t>
            </w:r>
            <w:r w:rsidR="00111781">
              <w:rPr>
                <w:rFonts w:cs="Arial"/>
              </w:rPr>
              <w:t>the information associations table below</w:t>
            </w:r>
            <w:r w:rsidR="00EE0794">
              <w:rPr>
                <w:rFonts w:cs="Arial"/>
              </w:rPr>
              <w:t>)</w:t>
            </w:r>
            <w:r>
              <w:rPr>
                <w:rFonts w:cs="Arial"/>
              </w:rPr>
              <w:t>.</w:t>
            </w:r>
          </w:p>
          <w:p w14:paraId="4A51DBB2" w14:textId="161AF600" w:rsidR="00EE0794" w:rsidRDefault="00EE0794" w:rsidP="000F64AA">
            <w:pPr>
              <w:spacing w:before="120" w:after="120"/>
              <w:rPr>
                <w:rFonts w:cs="Arial"/>
              </w:rPr>
            </w:pPr>
            <w:r>
              <w:rPr>
                <w:rFonts w:cs="Arial"/>
              </w:rPr>
              <w:t xml:space="preserve">For encoding the general operating hours of an organization, use an associated </w:t>
            </w:r>
            <w:proofErr w:type="spellStart"/>
            <w:r w:rsidRPr="00EE0794">
              <w:rPr>
                <w:rFonts w:cs="Arial"/>
                <w:b/>
                <w:bCs/>
              </w:rPr>
              <w:t>ServiceHours</w:t>
            </w:r>
            <w:proofErr w:type="spellEnd"/>
            <w:r>
              <w:rPr>
                <w:rFonts w:cs="Arial"/>
              </w:rPr>
              <w:t xml:space="preserve"> information type (see clause 4.2.1.7 in the main Product Specification).</w:t>
            </w:r>
          </w:p>
          <w:p w14:paraId="5C595FB9" w14:textId="0E5FE5C4" w:rsidR="00EE0794" w:rsidRPr="000F64AA" w:rsidRDefault="00EE0794" w:rsidP="000F64AA">
            <w:pPr>
              <w:spacing w:before="120" w:after="120"/>
              <w:rPr>
                <w:rFonts w:cs="Arial"/>
              </w:rPr>
            </w:pPr>
            <w:r>
              <w:rPr>
                <w:rFonts w:cs="Arial"/>
              </w:rPr>
              <w:t xml:space="preserve">For encoding the supervisory or operating organization for a facility or area, such as a Terminal, use an information association from the geo feature to Authority (see </w:t>
            </w:r>
            <w:r>
              <w:rPr>
                <w:rFonts w:cs="Arial"/>
              </w:rPr>
              <w:fldChar w:fldCharType="begin"/>
            </w:r>
            <w:r>
              <w:rPr>
                <w:rFonts w:cs="Arial"/>
              </w:rPr>
              <w:instrText xml:space="preserve"> REF _Ref113290240 \r \h </w:instrText>
            </w:r>
            <w:r>
              <w:rPr>
                <w:rFonts w:cs="Arial"/>
              </w:rPr>
            </w:r>
            <w:r>
              <w:rPr>
                <w:rFonts w:cs="Arial"/>
              </w:rPr>
              <w:fldChar w:fldCharType="separate"/>
            </w:r>
            <w:r w:rsidR="00EE3F7C">
              <w:rPr>
                <w:rFonts w:cs="Arial"/>
              </w:rPr>
              <w:t>5.4</w:t>
            </w:r>
            <w:r>
              <w:rPr>
                <w:rFonts w:cs="Arial"/>
              </w:rPr>
              <w:fldChar w:fldCharType="end"/>
            </w:r>
            <w:r>
              <w:rPr>
                <w:rFonts w:cs="Arial"/>
              </w:rPr>
              <w:t xml:space="preserve"> </w:t>
            </w:r>
            <w:r>
              <w:rPr>
                <w:rFonts w:cs="Arial"/>
              </w:rPr>
              <w:fldChar w:fldCharType="begin"/>
            </w:r>
            <w:r>
              <w:rPr>
                <w:rFonts w:cs="Arial"/>
              </w:rPr>
              <w:instrText xml:space="preserve"> REF _Ref113290240 \h </w:instrText>
            </w:r>
            <w:r>
              <w:rPr>
                <w:rFonts w:cs="Arial"/>
              </w:rPr>
            </w:r>
            <w:r>
              <w:rPr>
                <w:rFonts w:cs="Arial"/>
              </w:rPr>
              <w:fldChar w:fldCharType="separate"/>
            </w:r>
            <w:r w:rsidR="00EE3F7C" w:rsidRPr="00240940">
              <w:t>Supervised Area</w:t>
            </w:r>
            <w:r>
              <w:rPr>
                <w:rFonts w:cs="Arial"/>
              </w:rPr>
              <w:fldChar w:fldCharType="end"/>
            </w:r>
            <w:r>
              <w:rPr>
                <w:rFonts w:cs="Arial"/>
              </w:rPr>
              <w:t xml:space="preserve"> and clause 4.2.1.7 in the main Product Specification).</w:t>
            </w:r>
          </w:p>
          <w:p w14:paraId="1802C552" w14:textId="77777777" w:rsidR="000F64AA" w:rsidRPr="000F64AA" w:rsidRDefault="000F64AA" w:rsidP="000F64AA">
            <w:pPr>
              <w:spacing w:before="120" w:after="120"/>
              <w:rPr>
                <w:rFonts w:cs="Arial"/>
              </w:rPr>
            </w:pPr>
            <w:r w:rsidRPr="000F64AA">
              <w:rPr>
                <w:rFonts w:cs="Arial"/>
                <w:u w:val="single"/>
              </w:rPr>
              <w:t>Remarks:</w:t>
            </w:r>
          </w:p>
          <w:p w14:paraId="3D58A2B9" w14:textId="77777777" w:rsidR="000F64AA" w:rsidRPr="000F64AA" w:rsidRDefault="000F64AA" w:rsidP="000F64AA">
            <w:pPr>
              <w:spacing w:before="120" w:after="120"/>
              <w:rPr>
                <w:rFonts w:cs="Arial"/>
              </w:rPr>
            </w:pPr>
          </w:p>
          <w:p w14:paraId="0C675513" w14:textId="77777777" w:rsidR="000F64AA" w:rsidRPr="000F64AA" w:rsidRDefault="000F64AA" w:rsidP="000F64AA">
            <w:pPr>
              <w:spacing w:before="120" w:after="120"/>
              <w:rPr>
                <w:rFonts w:cs="Arial"/>
              </w:rPr>
            </w:pPr>
            <w:r w:rsidRPr="000F64AA">
              <w:rPr>
                <w:rFonts w:cs="Arial"/>
                <w:u w:val="single"/>
              </w:rPr>
              <w:t>Distinction:</w:t>
            </w:r>
          </w:p>
          <w:p w14:paraId="7337606A" w14:textId="77777777" w:rsidR="000F64AA" w:rsidRPr="000F64AA" w:rsidRDefault="000F64AA" w:rsidP="000F64AA">
            <w:pPr>
              <w:spacing w:before="120" w:after="120"/>
              <w:rPr>
                <w:rFonts w:cs="Arial"/>
              </w:rPr>
            </w:pPr>
          </w:p>
        </w:tc>
      </w:tr>
      <w:tr w:rsidR="000F64AA" w:rsidRPr="000F64AA" w14:paraId="65CB80F1" w14:textId="77777777" w:rsidTr="00B131AF">
        <w:tc>
          <w:tcPr>
            <w:tcW w:w="5000" w:type="pct"/>
            <w:gridSpan w:val="14"/>
            <w:shd w:val="clear" w:color="auto" w:fill="auto"/>
          </w:tcPr>
          <w:p w14:paraId="5C19D349" w14:textId="77777777" w:rsidR="000F64AA" w:rsidRPr="000F64AA" w:rsidRDefault="000F64AA" w:rsidP="000F64AA">
            <w:pPr>
              <w:spacing w:before="120" w:after="120"/>
              <w:rPr>
                <w:rFonts w:cs="Arial"/>
                <w:b/>
                <w:u w:val="single"/>
              </w:rPr>
            </w:pPr>
            <w:r w:rsidRPr="000F64AA">
              <w:rPr>
                <w:rFonts w:cs="Arial"/>
                <w:b/>
                <w:u w:val="single"/>
              </w:rPr>
              <w:t>Feature/Information associations</w:t>
            </w:r>
          </w:p>
        </w:tc>
      </w:tr>
      <w:tr w:rsidR="000F64AA" w:rsidRPr="000F64AA" w14:paraId="7236DB8E" w14:textId="77777777" w:rsidTr="00B73F3E">
        <w:tc>
          <w:tcPr>
            <w:tcW w:w="580" w:type="pct"/>
            <w:vMerge w:val="restart"/>
            <w:shd w:val="clear" w:color="auto" w:fill="auto"/>
          </w:tcPr>
          <w:p w14:paraId="4B1E8D32" w14:textId="77777777" w:rsidR="000F64AA" w:rsidRPr="000F64AA" w:rsidRDefault="000F64AA" w:rsidP="000F64AA">
            <w:pPr>
              <w:spacing w:before="120" w:after="120"/>
              <w:rPr>
                <w:rFonts w:cs="Arial"/>
                <w:b/>
              </w:rPr>
            </w:pPr>
            <w:r w:rsidRPr="000F64AA">
              <w:rPr>
                <w:rFonts w:cs="Arial"/>
                <w:b/>
              </w:rPr>
              <w:t>Type</w:t>
            </w:r>
          </w:p>
        </w:tc>
        <w:tc>
          <w:tcPr>
            <w:tcW w:w="699" w:type="pct"/>
            <w:gridSpan w:val="2"/>
            <w:vMerge w:val="restart"/>
            <w:shd w:val="clear" w:color="auto" w:fill="auto"/>
          </w:tcPr>
          <w:p w14:paraId="6E1B835D" w14:textId="77777777" w:rsidR="000F64AA" w:rsidRPr="000F64AA" w:rsidRDefault="000F64AA" w:rsidP="000F64AA">
            <w:pPr>
              <w:spacing w:before="120" w:after="120"/>
              <w:rPr>
                <w:rFonts w:cs="Arial"/>
                <w:b/>
              </w:rPr>
            </w:pPr>
            <w:r w:rsidRPr="000F64AA">
              <w:rPr>
                <w:rFonts w:cs="Arial"/>
                <w:b/>
              </w:rPr>
              <w:t>Association Name</w:t>
            </w:r>
          </w:p>
        </w:tc>
        <w:tc>
          <w:tcPr>
            <w:tcW w:w="3722" w:type="pct"/>
            <w:gridSpan w:val="11"/>
            <w:shd w:val="clear" w:color="auto" w:fill="auto"/>
          </w:tcPr>
          <w:p w14:paraId="308B7C93" w14:textId="77777777" w:rsidR="000F64AA" w:rsidRPr="000F64AA" w:rsidRDefault="000F64AA" w:rsidP="000F64AA">
            <w:pPr>
              <w:spacing w:before="120" w:after="120"/>
              <w:jc w:val="center"/>
              <w:rPr>
                <w:rFonts w:cs="Arial"/>
                <w:b/>
              </w:rPr>
            </w:pPr>
            <w:r w:rsidRPr="000F64AA">
              <w:rPr>
                <w:rFonts w:cs="Arial"/>
                <w:b/>
              </w:rPr>
              <w:t>Association Ends</w:t>
            </w:r>
          </w:p>
        </w:tc>
      </w:tr>
      <w:tr w:rsidR="000F64AA" w:rsidRPr="000F64AA" w14:paraId="0575D59A" w14:textId="77777777" w:rsidTr="00B73F3E">
        <w:tc>
          <w:tcPr>
            <w:tcW w:w="580" w:type="pct"/>
            <w:vMerge/>
            <w:shd w:val="clear" w:color="auto" w:fill="auto"/>
          </w:tcPr>
          <w:p w14:paraId="3D91D3B7" w14:textId="77777777" w:rsidR="000F64AA" w:rsidRPr="000F64AA" w:rsidRDefault="000F64AA" w:rsidP="000F64AA">
            <w:pPr>
              <w:spacing w:before="120" w:after="120"/>
              <w:rPr>
                <w:rFonts w:cs="Arial"/>
              </w:rPr>
            </w:pPr>
          </w:p>
        </w:tc>
        <w:tc>
          <w:tcPr>
            <w:tcW w:w="699" w:type="pct"/>
            <w:gridSpan w:val="2"/>
            <w:vMerge/>
            <w:shd w:val="clear" w:color="auto" w:fill="auto"/>
          </w:tcPr>
          <w:p w14:paraId="1E73FA82" w14:textId="77777777" w:rsidR="000F64AA" w:rsidRPr="000F64AA" w:rsidRDefault="000F64AA" w:rsidP="000F64AA">
            <w:pPr>
              <w:spacing w:before="120" w:after="120"/>
              <w:rPr>
                <w:rFonts w:cs="Arial"/>
              </w:rPr>
            </w:pPr>
          </w:p>
        </w:tc>
        <w:tc>
          <w:tcPr>
            <w:tcW w:w="528" w:type="pct"/>
            <w:gridSpan w:val="2"/>
            <w:shd w:val="clear" w:color="auto" w:fill="auto"/>
          </w:tcPr>
          <w:p w14:paraId="625E1DB3" w14:textId="77777777" w:rsidR="000F64AA" w:rsidRPr="000F64AA" w:rsidRDefault="000F64AA" w:rsidP="000F64AA">
            <w:pPr>
              <w:spacing w:before="120" w:after="120"/>
              <w:rPr>
                <w:rFonts w:cs="Arial"/>
                <w:b/>
              </w:rPr>
            </w:pPr>
            <w:r w:rsidRPr="000F64AA">
              <w:rPr>
                <w:rFonts w:cs="Arial"/>
                <w:b/>
              </w:rPr>
              <w:t>Class</w:t>
            </w:r>
          </w:p>
        </w:tc>
        <w:tc>
          <w:tcPr>
            <w:tcW w:w="927" w:type="pct"/>
            <w:gridSpan w:val="2"/>
            <w:shd w:val="clear" w:color="auto" w:fill="auto"/>
          </w:tcPr>
          <w:p w14:paraId="4FA63903" w14:textId="77777777" w:rsidR="000F64AA" w:rsidRPr="000F64AA" w:rsidRDefault="000F64AA" w:rsidP="000F64AA">
            <w:pPr>
              <w:spacing w:before="120" w:after="120"/>
              <w:rPr>
                <w:rFonts w:cs="Arial"/>
                <w:b/>
              </w:rPr>
            </w:pPr>
            <w:r w:rsidRPr="000F64AA">
              <w:rPr>
                <w:rFonts w:cs="Arial"/>
                <w:b/>
              </w:rPr>
              <w:t>Role</w:t>
            </w:r>
          </w:p>
        </w:tc>
        <w:tc>
          <w:tcPr>
            <w:tcW w:w="329" w:type="pct"/>
            <w:gridSpan w:val="2"/>
            <w:shd w:val="clear" w:color="auto" w:fill="auto"/>
          </w:tcPr>
          <w:p w14:paraId="36E611E4" w14:textId="77777777" w:rsidR="000F64AA" w:rsidRPr="000F64AA" w:rsidRDefault="000F64AA" w:rsidP="000F64AA">
            <w:pPr>
              <w:spacing w:before="120" w:after="120"/>
              <w:rPr>
                <w:rFonts w:cs="Arial"/>
                <w:b/>
              </w:rPr>
            </w:pPr>
            <w:proofErr w:type="spellStart"/>
            <w:r w:rsidRPr="000F64AA">
              <w:rPr>
                <w:rFonts w:cs="Arial"/>
                <w:b/>
              </w:rPr>
              <w:t>Mult</w:t>
            </w:r>
            <w:proofErr w:type="spellEnd"/>
          </w:p>
        </w:tc>
        <w:tc>
          <w:tcPr>
            <w:tcW w:w="763" w:type="pct"/>
            <w:gridSpan w:val="2"/>
            <w:shd w:val="clear" w:color="auto" w:fill="auto"/>
          </w:tcPr>
          <w:p w14:paraId="33491D96" w14:textId="77777777" w:rsidR="000F64AA" w:rsidRPr="000F64AA" w:rsidRDefault="000F64AA" w:rsidP="000F64AA">
            <w:pPr>
              <w:spacing w:before="120" w:after="120"/>
              <w:rPr>
                <w:rFonts w:cs="Arial"/>
                <w:b/>
              </w:rPr>
            </w:pPr>
            <w:r w:rsidRPr="000F64AA">
              <w:rPr>
                <w:rFonts w:cs="Arial"/>
                <w:b/>
              </w:rPr>
              <w:t>Class</w:t>
            </w:r>
          </w:p>
        </w:tc>
        <w:tc>
          <w:tcPr>
            <w:tcW w:w="845" w:type="pct"/>
            <w:gridSpan w:val="2"/>
            <w:shd w:val="clear" w:color="auto" w:fill="auto"/>
          </w:tcPr>
          <w:p w14:paraId="1700E175" w14:textId="77777777" w:rsidR="000F64AA" w:rsidRPr="000F64AA" w:rsidRDefault="000F64AA" w:rsidP="000F64AA">
            <w:pPr>
              <w:spacing w:before="120" w:after="120"/>
              <w:rPr>
                <w:rFonts w:cs="Arial"/>
                <w:b/>
              </w:rPr>
            </w:pPr>
            <w:r w:rsidRPr="000F64AA">
              <w:rPr>
                <w:rFonts w:cs="Arial"/>
                <w:b/>
              </w:rPr>
              <w:t>Role</w:t>
            </w:r>
          </w:p>
        </w:tc>
        <w:tc>
          <w:tcPr>
            <w:tcW w:w="329" w:type="pct"/>
            <w:shd w:val="clear" w:color="auto" w:fill="auto"/>
          </w:tcPr>
          <w:p w14:paraId="17D5F071" w14:textId="77777777" w:rsidR="000F64AA" w:rsidRPr="000F64AA" w:rsidRDefault="000F64AA" w:rsidP="000F64AA">
            <w:pPr>
              <w:spacing w:before="120" w:after="120"/>
              <w:rPr>
                <w:rFonts w:cs="Arial"/>
                <w:b/>
              </w:rPr>
            </w:pPr>
            <w:proofErr w:type="spellStart"/>
            <w:r w:rsidRPr="000F64AA">
              <w:rPr>
                <w:rFonts w:cs="Arial"/>
                <w:b/>
              </w:rPr>
              <w:t>Mult</w:t>
            </w:r>
            <w:proofErr w:type="spellEnd"/>
          </w:p>
        </w:tc>
      </w:tr>
      <w:tr w:rsidR="000F64AA" w:rsidRPr="000F64AA" w14:paraId="544D4AFE" w14:textId="77777777" w:rsidTr="00B73F3E">
        <w:tc>
          <w:tcPr>
            <w:tcW w:w="580" w:type="pct"/>
            <w:shd w:val="clear" w:color="auto" w:fill="auto"/>
          </w:tcPr>
          <w:p w14:paraId="1490316A" w14:textId="77777777" w:rsidR="000F64AA" w:rsidRPr="000F64AA" w:rsidRDefault="000F64AA" w:rsidP="000F64AA">
            <w:pPr>
              <w:spacing w:before="120" w:after="120"/>
              <w:rPr>
                <w:rFonts w:cs="Arial"/>
                <w:sz w:val="18"/>
              </w:rPr>
            </w:pPr>
            <w:r w:rsidRPr="000F64AA">
              <w:rPr>
                <w:rFonts w:cs="Arial"/>
                <w:sz w:val="18"/>
              </w:rPr>
              <w:t>association</w:t>
            </w:r>
          </w:p>
        </w:tc>
        <w:tc>
          <w:tcPr>
            <w:tcW w:w="699" w:type="pct"/>
            <w:gridSpan w:val="2"/>
            <w:shd w:val="clear" w:color="auto" w:fill="auto"/>
          </w:tcPr>
          <w:p w14:paraId="7AC47962" w14:textId="77777777" w:rsidR="000F64AA" w:rsidRPr="000F64AA" w:rsidRDefault="000F64AA" w:rsidP="000F64AA">
            <w:pPr>
              <w:spacing w:before="120" w:after="120"/>
              <w:rPr>
                <w:rFonts w:cs="Arial"/>
                <w:sz w:val="18"/>
              </w:rPr>
            </w:pPr>
            <w:r w:rsidRPr="000F64AA">
              <w:rPr>
                <w:rFonts w:cs="Arial"/>
                <w:sz w:val="18"/>
              </w:rPr>
              <w:t>Authority Contact</w:t>
            </w:r>
          </w:p>
        </w:tc>
        <w:tc>
          <w:tcPr>
            <w:tcW w:w="528" w:type="pct"/>
            <w:gridSpan w:val="2"/>
            <w:shd w:val="clear" w:color="auto" w:fill="auto"/>
          </w:tcPr>
          <w:p w14:paraId="5E71A88C" w14:textId="77777777" w:rsidR="000F64AA" w:rsidRPr="000F64AA" w:rsidRDefault="000F64AA" w:rsidP="000F64AA">
            <w:pPr>
              <w:spacing w:before="120" w:after="120"/>
              <w:rPr>
                <w:rFonts w:cs="Arial"/>
                <w:b/>
                <w:sz w:val="18"/>
              </w:rPr>
            </w:pPr>
            <w:r w:rsidRPr="000F64AA">
              <w:rPr>
                <w:rFonts w:cs="Arial"/>
                <w:b/>
                <w:sz w:val="18"/>
              </w:rPr>
              <w:t>Authority</w:t>
            </w:r>
          </w:p>
        </w:tc>
        <w:tc>
          <w:tcPr>
            <w:tcW w:w="927" w:type="pct"/>
            <w:gridSpan w:val="2"/>
            <w:shd w:val="clear" w:color="auto" w:fill="auto"/>
          </w:tcPr>
          <w:p w14:paraId="495BFE1E" w14:textId="77777777" w:rsidR="000F64AA" w:rsidRPr="000F64AA" w:rsidRDefault="000F64AA" w:rsidP="000F64AA">
            <w:pPr>
              <w:spacing w:before="120" w:after="120"/>
              <w:rPr>
                <w:rFonts w:cs="Arial"/>
                <w:sz w:val="18"/>
              </w:rPr>
            </w:pPr>
            <w:proofErr w:type="spellStart"/>
            <w:r w:rsidRPr="000F64AA">
              <w:rPr>
                <w:rFonts w:cs="Arial"/>
                <w:sz w:val="18"/>
              </w:rPr>
              <w:t>theAuthority</w:t>
            </w:r>
            <w:proofErr w:type="spellEnd"/>
          </w:p>
        </w:tc>
        <w:tc>
          <w:tcPr>
            <w:tcW w:w="329" w:type="pct"/>
            <w:gridSpan w:val="2"/>
            <w:shd w:val="clear" w:color="auto" w:fill="auto"/>
          </w:tcPr>
          <w:p w14:paraId="69309705" w14:textId="77777777" w:rsidR="000F64AA" w:rsidRPr="000F64AA" w:rsidRDefault="000F64AA" w:rsidP="000F64AA">
            <w:pPr>
              <w:spacing w:before="120" w:after="120"/>
              <w:rPr>
                <w:rFonts w:cs="Arial"/>
                <w:sz w:val="18"/>
              </w:rPr>
            </w:pPr>
            <w:r w:rsidRPr="000F64AA">
              <w:rPr>
                <w:rFonts w:cs="Arial"/>
                <w:sz w:val="18"/>
              </w:rPr>
              <w:t>0, *</w:t>
            </w:r>
          </w:p>
        </w:tc>
        <w:tc>
          <w:tcPr>
            <w:tcW w:w="763" w:type="pct"/>
            <w:gridSpan w:val="2"/>
            <w:shd w:val="clear" w:color="auto" w:fill="auto"/>
          </w:tcPr>
          <w:p w14:paraId="081E77A8" w14:textId="77777777" w:rsidR="000F64AA" w:rsidRPr="000F64AA" w:rsidRDefault="000F64AA" w:rsidP="000F64AA">
            <w:pPr>
              <w:spacing w:before="120" w:after="120"/>
              <w:rPr>
                <w:rFonts w:cs="Arial"/>
                <w:b/>
                <w:sz w:val="18"/>
              </w:rPr>
            </w:pPr>
            <w:proofErr w:type="spellStart"/>
            <w:r w:rsidRPr="000F64AA">
              <w:rPr>
                <w:rFonts w:cs="Arial"/>
                <w:b/>
                <w:sz w:val="18"/>
              </w:rPr>
              <w:t>ContactDetails</w:t>
            </w:r>
            <w:proofErr w:type="spellEnd"/>
          </w:p>
        </w:tc>
        <w:tc>
          <w:tcPr>
            <w:tcW w:w="845" w:type="pct"/>
            <w:gridSpan w:val="2"/>
            <w:shd w:val="clear" w:color="auto" w:fill="auto"/>
          </w:tcPr>
          <w:p w14:paraId="13E11D88" w14:textId="77777777" w:rsidR="000F64AA" w:rsidRPr="000F64AA" w:rsidRDefault="000F64AA" w:rsidP="000F64AA">
            <w:pPr>
              <w:spacing w:before="120" w:after="120"/>
              <w:rPr>
                <w:rFonts w:cs="Arial"/>
                <w:sz w:val="18"/>
              </w:rPr>
            </w:pPr>
            <w:proofErr w:type="spellStart"/>
            <w:r w:rsidRPr="000F64AA">
              <w:rPr>
                <w:rFonts w:cs="Arial"/>
                <w:sz w:val="18"/>
              </w:rPr>
              <w:t>theContactDetails</w:t>
            </w:r>
            <w:proofErr w:type="spellEnd"/>
          </w:p>
        </w:tc>
        <w:tc>
          <w:tcPr>
            <w:tcW w:w="329" w:type="pct"/>
            <w:shd w:val="clear" w:color="auto" w:fill="auto"/>
          </w:tcPr>
          <w:p w14:paraId="3E36B868" w14:textId="77777777" w:rsidR="000F64AA" w:rsidRPr="000F64AA" w:rsidRDefault="000F64AA" w:rsidP="000F64AA">
            <w:pPr>
              <w:spacing w:before="120" w:after="120"/>
              <w:rPr>
                <w:rFonts w:cs="Arial"/>
              </w:rPr>
            </w:pPr>
            <w:r w:rsidRPr="000F64AA">
              <w:rPr>
                <w:rFonts w:cs="Arial"/>
              </w:rPr>
              <w:t>0, *</w:t>
            </w:r>
          </w:p>
        </w:tc>
      </w:tr>
      <w:tr w:rsidR="000F64AA" w:rsidRPr="000F64AA" w14:paraId="36DA35AF" w14:textId="77777777" w:rsidTr="00B73F3E">
        <w:tc>
          <w:tcPr>
            <w:tcW w:w="580" w:type="pct"/>
            <w:shd w:val="clear" w:color="auto" w:fill="auto"/>
          </w:tcPr>
          <w:p w14:paraId="3442CA9D" w14:textId="77777777" w:rsidR="000F64AA" w:rsidRPr="000F64AA" w:rsidRDefault="000F64AA" w:rsidP="000F64AA">
            <w:pPr>
              <w:spacing w:before="120" w:after="120"/>
              <w:rPr>
                <w:rFonts w:cs="Arial"/>
                <w:sz w:val="18"/>
              </w:rPr>
            </w:pPr>
            <w:r w:rsidRPr="000F64AA">
              <w:rPr>
                <w:rFonts w:cs="Arial"/>
                <w:sz w:val="18"/>
              </w:rPr>
              <w:t>association</w:t>
            </w:r>
          </w:p>
        </w:tc>
        <w:tc>
          <w:tcPr>
            <w:tcW w:w="699" w:type="pct"/>
            <w:gridSpan w:val="2"/>
            <w:shd w:val="clear" w:color="auto" w:fill="auto"/>
          </w:tcPr>
          <w:p w14:paraId="0163C8CC" w14:textId="77777777" w:rsidR="000F64AA" w:rsidRPr="000F64AA" w:rsidRDefault="000F64AA" w:rsidP="000F64AA">
            <w:pPr>
              <w:spacing w:before="120" w:after="120"/>
              <w:rPr>
                <w:rFonts w:cs="Arial"/>
                <w:sz w:val="18"/>
              </w:rPr>
            </w:pPr>
            <w:r w:rsidRPr="000F64AA">
              <w:rPr>
                <w:rFonts w:cs="Arial"/>
                <w:sz w:val="18"/>
              </w:rPr>
              <w:t>Authority Hours</w:t>
            </w:r>
          </w:p>
        </w:tc>
        <w:tc>
          <w:tcPr>
            <w:tcW w:w="528" w:type="pct"/>
            <w:gridSpan w:val="2"/>
            <w:shd w:val="clear" w:color="auto" w:fill="auto"/>
          </w:tcPr>
          <w:p w14:paraId="6C1AF2D4" w14:textId="77777777" w:rsidR="000F64AA" w:rsidRPr="000F64AA" w:rsidRDefault="000F64AA" w:rsidP="000F64AA">
            <w:pPr>
              <w:spacing w:before="120" w:after="120"/>
              <w:rPr>
                <w:rFonts w:cs="Arial"/>
                <w:b/>
                <w:sz w:val="18"/>
              </w:rPr>
            </w:pPr>
            <w:r w:rsidRPr="000F64AA">
              <w:rPr>
                <w:rFonts w:cs="Arial"/>
                <w:b/>
                <w:sz w:val="18"/>
              </w:rPr>
              <w:t>Authority</w:t>
            </w:r>
          </w:p>
        </w:tc>
        <w:tc>
          <w:tcPr>
            <w:tcW w:w="927" w:type="pct"/>
            <w:gridSpan w:val="2"/>
            <w:shd w:val="clear" w:color="auto" w:fill="auto"/>
          </w:tcPr>
          <w:p w14:paraId="60E29C1C" w14:textId="77777777" w:rsidR="000F64AA" w:rsidRPr="000F64AA" w:rsidRDefault="000F64AA" w:rsidP="000F64AA">
            <w:pPr>
              <w:spacing w:before="120" w:after="120"/>
              <w:rPr>
                <w:rFonts w:cs="Arial"/>
                <w:sz w:val="18"/>
              </w:rPr>
            </w:pPr>
            <w:proofErr w:type="spellStart"/>
            <w:r w:rsidRPr="000F64AA">
              <w:rPr>
                <w:rFonts w:cs="Arial"/>
                <w:sz w:val="18"/>
              </w:rPr>
              <w:t>theAuthority_srvHrs</w:t>
            </w:r>
            <w:proofErr w:type="spellEnd"/>
          </w:p>
        </w:tc>
        <w:tc>
          <w:tcPr>
            <w:tcW w:w="329" w:type="pct"/>
            <w:gridSpan w:val="2"/>
            <w:shd w:val="clear" w:color="auto" w:fill="auto"/>
          </w:tcPr>
          <w:p w14:paraId="708BD588" w14:textId="77777777" w:rsidR="000F64AA" w:rsidRPr="000F64AA" w:rsidRDefault="000F64AA" w:rsidP="000F64AA">
            <w:pPr>
              <w:spacing w:before="120" w:after="120"/>
              <w:rPr>
                <w:rFonts w:cs="Arial"/>
                <w:sz w:val="18"/>
              </w:rPr>
            </w:pPr>
            <w:r w:rsidRPr="000F64AA">
              <w:rPr>
                <w:rFonts w:cs="Arial"/>
                <w:sz w:val="18"/>
              </w:rPr>
              <w:t>0, *</w:t>
            </w:r>
          </w:p>
        </w:tc>
        <w:tc>
          <w:tcPr>
            <w:tcW w:w="763" w:type="pct"/>
            <w:gridSpan w:val="2"/>
            <w:shd w:val="clear" w:color="auto" w:fill="auto"/>
          </w:tcPr>
          <w:p w14:paraId="3F8BA9CF" w14:textId="77777777" w:rsidR="000F64AA" w:rsidRPr="000F64AA" w:rsidRDefault="000F64AA" w:rsidP="000F64AA">
            <w:pPr>
              <w:spacing w:before="120" w:after="120"/>
              <w:rPr>
                <w:rFonts w:cs="Arial"/>
                <w:b/>
                <w:sz w:val="18"/>
              </w:rPr>
            </w:pPr>
            <w:proofErr w:type="spellStart"/>
            <w:r w:rsidRPr="000F64AA">
              <w:rPr>
                <w:rFonts w:cs="Arial"/>
                <w:b/>
                <w:sz w:val="18"/>
              </w:rPr>
              <w:t>ServiceHours</w:t>
            </w:r>
            <w:proofErr w:type="spellEnd"/>
          </w:p>
        </w:tc>
        <w:tc>
          <w:tcPr>
            <w:tcW w:w="845" w:type="pct"/>
            <w:gridSpan w:val="2"/>
            <w:shd w:val="clear" w:color="auto" w:fill="auto"/>
          </w:tcPr>
          <w:p w14:paraId="6BFE3726" w14:textId="77777777" w:rsidR="000F64AA" w:rsidRPr="000F64AA" w:rsidRDefault="000F64AA" w:rsidP="000F64AA">
            <w:pPr>
              <w:spacing w:before="120" w:after="120"/>
              <w:rPr>
                <w:rFonts w:cs="Arial"/>
                <w:sz w:val="18"/>
              </w:rPr>
            </w:pPr>
            <w:proofErr w:type="spellStart"/>
            <w:r w:rsidRPr="000F64AA">
              <w:rPr>
                <w:rFonts w:cs="Arial"/>
                <w:sz w:val="18"/>
              </w:rPr>
              <w:t>theServiceHours</w:t>
            </w:r>
            <w:proofErr w:type="spellEnd"/>
          </w:p>
        </w:tc>
        <w:tc>
          <w:tcPr>
            <w:tcW w:w="329" w:type="pct"/>
            <w:shd w:val="clear" w:color="auto" w:fill="auto"/>
          </w:tcPr>
          <w:p w14:paraId="12969B8D" w14:textId="77777777" w:rsidR="000F64AA" w:rsidRPr="000F64AA" w:rsidRDefault="000F64AA" w:rsidP="000F64AA">
            <w:pPr>
              <w:spacing w:before="120" w:after="120"/>
              <w:rPr>
                <w:rFonts w:cs="Arial"/>
              </w:rPr>
            </w:pPr>
            <w:r w:rsidRPr="000F64AA">
              <w:rPr>
                <w:rFonts w:cs="Arial"/>
              </w:rPr>
              <w:t>0, *</w:t>
            </w:r>
          </w:p>
        </w:tc>
      </w:tr>
      <w:tr w:rsidR="009A3C44" w:rsidRPr="000F64AA" w14:paraId="7FFF837F" w14:textId="77777777" w:rsidTr="00B73F3E">
        <w:tc>
          <w:tcPr>
            <w:tcW w:w="580" w:type="pct"/>
            <w:shd w:val="clear" w:color="auto" w:fill="auto"/>
          </w:tcPr>
          <w:p w14:paraId="589CC419" w14:textId="1CD9E737" w:rsidR="009A3C44" w:rsidRPr="00396100" w:rsidRDefault="009A3C44" w:rsidP="000F64AA">
            <w:pPr>
              <w:spacing w:before="120" w:after="120"/>
              <w:rPr>
                <w:rFonts w:cs="Arial"/>
                <w:sz w:val="18"/>
                <w:rPrChange w:id="2330" w:author="Raphael Malyankar" w:date="2023-01-10T14:02:00Z">
                  <w:rPr>
                    <w:rFonts w:cs="Arial"/>
                    <w:color w:val="FF0000"/>
                    <w:sz w:val="18"/>
                  </w:rPr>
                </w:rPrChange>
              </w:rPr>
            </w:pPr>
            <w:r w:rsidRPr="00396100">
              <w:rPr>
                <w:rFonts w:cs="Arial"/>
                <w:sz w:val="18"/>
                <w:rPrChange w:id="2331" w:author="Raphael Malyankar" w:date="2023-01-10T14:02:00Z">
                  <w:rPr>
                    <w:rFonts w:cs="Arial"/>
                    <w:color w:val="FF0000"/>
                    <w:sz w:val="18"/>
                  </w:rPr>
                </w:rPrChange>
              </w:rPr>
              <w:t>association</w:t>
            </w:r>
          </w:p>
        </w:tc>
        <w:tc>
          <w:tcPr>
            <w:tcW w:w="699" w:type="pct"/>
            <w:gridSpan w:val="2"/>
            <w:shd w:val="clear" w:color="auto" w:fill="auto"/>
          </w:tcPr>
          <w:p w14:paraId="111BEB0C" w14:textId="00F3ECB0" w:rsidR="009A3C44" w:rsidRPr="00396100" w:rsidRDefault="009A3C44" w:rsidP="000F64AA">
            <w:pPr>
              <w:spacing w:before="120" w:after="120"/>
              <w:rPr>
                <w:rFonts w:cs="Arial"/>
                <w:sz w:val="18"/>
                <w:rPrChange w:id="2332" w:author="Raphael Malyankar" w:date="2023-01-10T14:02:00Z">
                  <w:rPr>
                    <w:rFonts w:cs="Arial"/>
                    <w:color w:val="FF0000"/>
                    <w:sz w:val="18"/>
                  </w:rPr>
                </w:rPrChange>
              </w:rPr>
            </w:pPr>
            <w:r w:rsidRPr="00396100">
              <w:rPr>
                <w:rFonts w:cs="Arial"/>
                <w:sz w:val="18"/>
                <w:rPrChange w:id="2333" w:author="Raphael Malyankar" w:date="2023-01-10T14:02:00Z">
                  <w:rPr>
                    <w:rFonts w:cs="Arial"/>
                    <w:color w:val="FF0000"/>
                    <w:sz w:val="18"/>
                  </w:rPr>
                </w:rPrChange>
              </w:rPr>
              <w:t>Related Organisation</w:t>
            </w:r>
          </w:p>
        </w:tc>
        <w:tc>
          <w:tcPr>
            <w:tcW w:w="528" w:type="pct"/>
            <w:gridSpan w:val="2"/>
            <w:shd w:val="clear" w:color="auto" w:fill="auto"/>
          </w:tcPr>
          <w:p w14:paraId="7714D76A" w14:textId="5350F500" w:rsidR="009A3C44" w:rsidRPr="00396100" w:rsidRDefault="009A3C44" w:rsidP="000F64AA">
            <w:pPr>
              <w:spacing w:before="120" w:after="120"/>
              <w:rPr>
                <w:rFonts w:cs="Arial"/>
                <w:b/>
                <w:sz w:val="18"/>
                <w:rPrChange w:id="2334" w:author="Raphael Malyankar" w:date="2023-01-10T14:02:00Z">
                  <w:rPr>
                    <w:rFonts w:cs="Arial"/>
                    <w:b/>
                    <w:color w:val="FF0000"/>
                    <w:sz w:val="18"/>
                  </w:rPr>
                </w:rPrChange>
              </w:rPr>
            </w:pPr>
            <w:r w:rsidRPr="00396100">
              <w:rPr>
                <w:rFonts w:cs="Arial"/>
                <w:b/>
                <w:sz w:val="18"/>
                <w:rPrChange w:id="2335" w:author="Raphael Malyankar" w:date="2023-01-10T14:02:00Z">
                  <w:rPr>
                    <w:rFonts w:cs="Arial"/>
                    <w:b/>
                    <w:color w:val="FF0000"/>
                    <w:sz w:val="18"/>
                  </w:rPr>
                </w:rPrChange>
              </w:rPr>
              <w:t>Authority</w:t>
            </w:r>
          </w:p>
        </w:tc>
        <w:tc>
          <w:tcPr>
            <w:tcW w:w="927" w:type="pct"/>
            <w:gridSpan w:val="2"/>
            <w:shd w:val="clear" w:color="auto" w:fill="auto"/>
          </w:tcPr>
          <w:p w14:paraId="7598F637" w14:textId="41D2FE28" w:rsidR="009A3C44" w:rsidRPr="00396100" w:rsidRDefault="009A3C44" w:rsidP="000F64AA">
            <w:pPr>
              <w:spacing w:before="120" w:after="120"/>
              <w:rPr>
                <w:rFonts w:cs="Arial"/>
                <w:sz w:val="18"/>
                <w:rPrChange w:id="2336" w:author="Raphael Malyankar" w:date="2023-01-10T14:02:00Z">
                  <w:rPr>
                    <w:rFonts w:cs="Arial"/>
                    <w:color w:val="FF0000"/>
                    <w:sz w:val="18"/>
                  </w:rPr>
                </w:rPrChange>
              </w:rPr>
            </w:pPr>
            <w:proofErr w:type="spellStart"/>
            <w:r w:rsidRPr="00396100">
              <w:rPr>
                <w:rFonts w:cs="Arial"/>
                <w:sz w:val="18"/>
                <w:rPrChange w:id="2337" w:author="Raphael Malyankar" w:date="2023-01-10T14:02:00Z">
                  <w:rPr>
                    <w:rFonts w:cs="Arial"/>
                    <w:color w:val="FF0000"/>
                    <w:sz w:val="18"/>
                  </w:rPr>
                </w:rPrChange>
              </w:rPr>
              <w:t>theOrganisation</w:t>
            </w:r>
            <w:proofErr w:type="spellEnd"/>
          </w:p>
        </w:tc>
        <w:tc>
          <w:tcPr>
            <w:tcW w:w="329" w:type="pct"/>
            <w:gridSpan w:val="2"/>
            <w:shd w:val="clear" w:color="auto" w:fill="auto"/>
          </w:tcPr>
          <w:p w14:paraId="082A8DCD" w14:textId="23068B5A" w:rsidR="009A3C44" w:rsidRPr="00396100" w:rsidRDefault="009A3C44" w:rsidP="000F64AA">
            <w:pPr>
              <w:spacing w:before="120" w:after="120"/>
              <w:rPr>
                <w:rFonts w:cs="Arial"/>
                <w:sz w:val="18"/>
                <w:rPrChange w:id="2338" w:author="Raphael Malyankar" w:date="2023-01-10T14:02:00Z">
                  <w:rPr>
                    <w:rFonts w:cs="Arial"/>
                    <w:color w:val="FF0000"/>
                    <w:sz w:val="18"/>
                  </w:rPr>
                </w:rPrChange>
              </w:rPr>
            </w:pPr>
            <w:r w:rsidRPr="00396100">
              <w:rPr>
                <w:rFonts w:cs="Arial"/>
                <w:sz w:val="18"/>
                <w:rPrChange w:id="2339" w:author="Raphael Malyankar" w:date="2023-01-10T14:02:00Z">
                  <w:rPr>
                    <w:rFonts w:cs="Arial"/>
                    <w:color w:val="FF0000"/>
                    <w:sz w:val="18"/>
                  </w:rPr>
                </w:rPrChange>
              </w:rPr>
              <w:t>0, *</w:t>
            </w:r>
          </w:p>
        </w:tc>
        <w:tc>
          <w:tcPr>
            <w:tcW w:w="763" w:type="pct"/>
            <w:gridSpan w:val="2"/>
            <w:shd w:val="clear" w:color="auto" w:fill="auto"/>
          </w:tcPr>
          <w:p w14:paraId="638EA1A6" w14:textId="26D578D5" w:rsidR="009A3C44" w:rsidRPr="00396100" w:rsidRDefault="009A3C44" w:rsidP="000F64AA">
            <w:pPr>
              <w:spacing w:before="120" w:after="120"/>
              <w:rPr>
                <w:rFonts w:cs="Arial"/>
                <w:b/>
                <w:sz w:val="18"/>
                <w:rPrChange w:id="2340" w:author="Raphael Malyankar" w:date="2023-01-10T14:02:00Z">
                  <w:rPr>
                    <w:rFonts w:cs="Arial"/>
                    <w:b/>
                    <w:color w:val="FF0000"/>
                    <w:sz w:val="18"/>
                  </w:rPr>
                </w:rPrChange>
              </w:rPr>
            </w:pPr>
            <w:proofErr w:type="spellStart"/>
            <w:r w:rsidRPr="00396100">
              <w:rPr>
                <w:rFonts w:cs="Arial"/>
                <w:b/>
                <w:sz w:val="18"/>
                <w:rPrChange w:id="2341" w:author="Raphael Malyankar" w:date="2023-01-10T14:02:00Z">
                  <w:rPr>
                    <w:rFonts w:cs="Arial"/>
                    <w:b/>
                    <w:color w:val="FF0000"/>
                    <w:sz w:val="18"/>
                  </w:rPr>
                </w:rPrChange>
              </w:rPr>
              <w:t>AbstractRxN</w:t>
            </w:r>
            <w:proofErr w:type="spellEnd"/>
          </w:p>
        </w:tc>
        <w:tc>
          <w:tcPr>
            <w:tcW w:w="845" w:type="pct"/>
            <w:gridSpan w:val="2"/>
            <w:shd w:val="clear" w:color="auto" w:fill="auto"/>
          </w:tcPr>
          <w:p w14:paraId="71DC55A3" w14:textId="2F3CD161" w:rsidR="009A3C44" w:rsidRPr="00396100" w:rsidRDefault="009A3C44" w:rsidP="000F64AA">
            <w:pPr>
              <w:spacing w:before="120" w:after="120"/>
              <w:rPr>
                <w:rFonts w:cs="Arial"/>
                <w:sz w:val="18"/>
                <w:rPrChange w:id="2342" w:author="Raphael Malyankar" w:date="2023-01-10T14:02:00Z">
                  <w:rPr>
                    <w:rFonts w:cs="Arial"/>
                    <w:color w:val="FF0000"/>
                    <w:sz w:val="18"/>
                  </w:rPr>
                </w:rPrChange>
              </w:rPr>
            </w:pPr>
            <w:proofErr w:type="spellStart"/>
            <w:r w:rsidRPr="00396100">
              <w:rPr>
                <w:rFonts w:cs="Arial"/>
                <w:sz w:val="18"/>
                <w:rPrChange w:id="2343" w:author="Raphael Malyankar" w:date="2023-01-10T14:02:00Z">
                  <w:rPr>
                    <w:rFonts w:cs="Arial"/>
                    <w:color w:val="FF0000"/>
                    <w:sz w:val="18"/>
                  </w:rPr>
                </w:rPrChange>
              </w:rPr>
              <w:t>theInformation</w:t>
            </w:r>
            <w:proofErr w:type="spellEnd"/>
          </w:p>
        </w:tc>
        <w:tc>
          <w:tcPr>
            <w:tcW w:w="329" w:type="pct"/>
            <w:shd w:val="clear" w:color="auto" w:fill="auto"/>
          </w:tcPr>
          <w:p w14:paraId="2CCE437B" w14:textId="43612803" w:rsidR="009A3C44" w:rsidRPr="00396100" w:rsidRDefault="009A3C44" w:rsidP="000F64AA">
            <w:pPr>
              <w:spacing w:before="120" w:after="120"/>
              <w:rPr>
                <w:rFonts w:cs="Arial"/>
                <w:rPrChange w:id="2344" w:author="Raphael Malyankar" w:date="2023-01-10T14:02:00Z">
                  <w:rPr>
                    <w:rFonts w:cs="Arial"/>
                    <w:color w:val="FF0000"/>
                  </w:rPr>
                </w:rPrChange>
              </w:rPr>
            </w:pPr>
            <w:r w:rsidRPr="00396100">
              <w:rPr>
                <w:rFonts w:cs="Arial"/>
                <w:rPrChange w:id="2345" w:author="Raphael Malyankar" w:date="2023-01-10T14:02:00Z">
                  <w:rPr>
                    <w:rFonts w:cs="Arial"/>
                    <w:color w:val="FF0000"/>
                  </w:rPr>
                </w:rPrChange>
              </w:rPr>
              <w:t>0, *</w:t>
            </w:r>
          </w:p>
        </w:tc>
      </w:tr>
    </w:tbl>
    <w:p w14:paraId="6C4A3CA9" w14:textId="77777777" w:rsidR="000F64AA" w:rsidRPr="000F64AA" w:rsidRDefault="000F64AA" w:rsidP="000F64AA">
      <w:pPr>
        <w:spacing w:before="240"/>
        <w:rPr>
          <w:b/>
        </w:rPr>
      </w:pPr>
    </w:p>
    <w:p w14:paraId="7706012C" w14:textId="77777777" w:rsidR="000F64AA" w:rsidRPr="000F64AA" w:rsidRDefault="000F64AA" w:rsidP="000F64AA">
      <w:pPr>
        <w:rPr>
          <w:b/>
        </w:rPr>
      </w:pPr>
      <w:r w:rsidRPr="000F64AA">
        <w:rPr>
          <w:b/>
        </w:rPr>
        <w:br w:type="page"/>
      </w:r>
    </w:p>
    <w:p w14:paraId="3C67F6D6" w14:textId="77777777" w:rsidR="000F64AA" w:rsidRPr="000F64AA" w:rsidRDefault="000F64AA" w:rsidP="00716062">
      <w:pPr>
        <w:pStyle w:val="Heading2"/>
      </w:pPr>
      <w:bookmarkStart w:id="2346" w:name="_Ref113290977"/>
      <w:bookmarkStart w:id="2347" w:name="_Toc120214475"/>
      <w:r w:rsidRPr="000F64AA">
        <w:lastRenderedPageBreak/>
        <w:t>Contact details</w:t>
      </w:r>
      <w:bookmarkEnd w:id="2346"/>
      <w:bookmarkEnd w:id="234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6"/>
        <w:gridCol w:w="1135"/>
        <w:gridCol w:w="216"/>
        <w:gridCol w:w="534"/>
        <w:gridCol w:w="937"/>
        <w:gridCol w:w="566"/>
        <w:gridCol w:w="751"/>
        <w:gridCol w:w="317"/>
        <w:gridCol w:w="627"/>
        <w:gridCol w:w="558"/>
        <w:gridCol w:w="456"/>
        <w:gridCol w:w="297"/>
        <w:gridCol w:w="879"/>
        <w:gridCol w:w="627"/>
      </w:tblGrid>
      <w:tr w:rsidR="000F64AA" w:rsidRPr="000F64AA" w14:paraId="5C587906" w14:textId="77777777" w:rsidTr="00B131AF">
        <w:tc>
          <w:tcPr>
            <w:tcW w:w="5000" w:type="pct"/>
            <w:gridSpan w:val="14"/>
            <w:shd w:val="clear" w:color="auto" w:fill="auto"/>
          </w:tcPr>
          <w:p w14:paraId="7B754156" w14:textId="77777777" w:rsidR="000F64AA" w:rsidRPr="000F64AA" w:rsidRDefault="000F64AA" w:rsidP="000F64AA">
            <w:pPr>
              <w:spacing w:before="120" w:after="120"/>
              <w:rPr>
                <w:rFonts w:cs="Arial"/>
              </w:rPr>
            </w:pPr>
            <w:r w:rsidRPr="000F64AA">
              <w:rPr>
                <w:rFonts w:cs="Arial"/>
                <w:u w:val="single"/>
              </w:rPr>
              <w:t>IHO Definition:</w:t>
            </w:r>
            <w:r w:rsidRPr="000F64AA">
              <w:rPr>
                <w:rFonts w:cs="Arial"/>
              </w:rPr>
              <w:t xml:space="preserve"> information on how to reach a person or organisation by postal, internet, telephone, telex and radio systems</w:t>
            </w:r>
          </w:p>
        </w:tc>
      </w:tr>
      <w:tr w:rsidR="000F64AA" w:rsidRPr="000F64AA" w14:paraId="17F89D35" w14:textId="77777777" w:rsidTr="00B131AF">
        <w:tc>
          <w:tcPr>
            <w:tcW w:w="5000" w:type="pct"/>
            <w:gridSpan w:val="14"/>
            <w:shd w:val="clear" w:color="auto" w:fill="auto"/>
          </w:tcPr>
          <w:p w14:paraId="4927D3E4" w14:textId="77777777" w:rsidR="000F64AA" w:rsidRPr="000F64AA" w:rsidRDefault="000F64AA" w:rsidP="000F64AA">
            <w:pPr>
              <w:spacing w:before="120" w:after="120"/>
              <w:rPr>
                <w:rFonts w:cs="Arial"/>
                <w:b/>
              </w:rPr>
            </w:pPr>
            <w:r w:rsidRPr="000F64AA">
              <w:rPr>
                <w:rFonts w:cs="Arial"/>
                <w:b/>
                <w:u w:val="single"/>
              </w:rPr>
              <w:t>S-10x Information Type:</w:t>
            </w:r>
            <w:r w:rsidRPr="000F64AA">
              <w:rPr>
                <w:rFonts w:cs="Arial"/>
                <w:b/>
              </w:rPr>
              <w:t xml:space="preserve"> Contact details</w:t>
            </w:r>
          </w:p>
        </w:tc>
      </w:tr>
      <w:tr w:rsidR="000F64AA" w:rsidRPr="000F64AA" w14:paraId="074FC03E" w14:textId="77777777" w:rsidTr="00B131AF">
        <w:tc>
          <w:tcPr>
            <w:tcW w:w="5000" w:type="pct"/>
            <w:gridSpan w:val="14"/>
            <w:shd w:val="clear" w:color="auto" w:fill="auto"/>
          </w:tcPr>
          <w:p w14:paraId="37B3C9C1" w14:textId="2BAA7707" w:rsidR="000F64AA" w:rsidRPr="000F64AA" w:rsidRDefault="000F64AA" w:rsidP="000F64AA">
            <w:pPr>
              <w:spacing w:before="120" w:after="120"/>
              <w:rPr>
                <w:rFonts w:cs="Arial"/>
                <w:b/>
              </w:rPr>
            </w:pPr>
            <w:r w:rsidRPr="000F64AA">
              <w:rPr>
                <w:rFonts w:cs="Arial"/>
                <w:b/>
                <w:u w:val="single"/>
              </w:rPr>
              <w:t>Super Type:</w:t>
            </w:r>
            <w:r w:rsidRPr="000F64AA">
              <w:rPr>
                <w:rFonts w:cs="Arial"/>
                <w:b/>
              </w:rPr>
              <w:t xml:space="preserve"> </w:t>
            </w:r>
            <w:proofErr w:type="spellStart"/>
            <w:r w:rsidRPr="000F64AA">
              <w:rPr>
                <w:rFonts w:cs="Arial"/>
                <w:b/>
              </w:rPr>
              <w:t>InformationType</w:t>
            </w:r>
            <w:proofErr w:type="spellEnd"/>
            <w:r w:rsidR="00F748E7">
              <w:rPr>
                <w:rFonts w:cs="Arial"/>
                <w:b/>
              </w:rPr>
              <w:t xml:space="preserve"> (</w:t>
            </w:r>
            <w:r w:rsidR="00F748E7">
              <w:rPr>
                <w:rFonts w:cs="Arial"/>
                <w:b/>
              </w:rPr>
              <w:fldChar w:fldCharType="begin"/>
            </w:r>
            <w:r w:rsidR="00F748E7">
              <w:rPr>
                <w:rFonts w:cs="Arial"/>
                <w:b/>
              </w:rPr>
              <w:instrText xml:space="preserve"> REF _Ref113291219 \r \h </w:instrText>
            </w:r>
            <w:r w:rsidR="00F748E7">
              <w:rPr>
                <w:rFonts w:cs="Arial"/>
                <w:b/>
              </w:rPr>
            </w:r>
            <w:r w:rsidR="00F748E7">
              <w:rPr>
                <w:rFonts w:cs="Arial"/>
                <w:b/>
              </w:rPr>
              <w:fldChar w:fldCharType="separate"/>
            </w:r>
            <w:r w:rsidR="00EE3F7C">
              <w:rPr>
                <w:rFonts w:cs="Arial"/>
                <w:b/>
              </w:rPr>
              <w:t>9.2</w:t>
            </w:r>
            <w:r w:rsidR="00F748E7">
              <w:rPr>
                <w:rFonts w:cs="Arial"/>
                <w:b/>
              </w:rPr>
              <w:fldChar w:fldCharType="end"/>
            </w:r>
            <w:r w:rsidR="00F748E7">
              <w:rPr>
                <w:rFonts w:cs="Arial"/>
                <w:b/>
              </w:rPr>
              <w:t>)</w:t>
            </w:r>
          </w:p>
        </w:tc>
      </w:tr>
      <w:tr w:rsidR="000F64AA" w:rsidRPr="000F64AA" w14:paraId="1307E417" w14:textId="77777777" w:rsidTr="00B131AF">
        <w:tc>
          <w:tcPr>
            <w:tcW w:w="5000" w:type="pct"/>
            <w:gridSpan w:val="14"/>
            <w:shd w:val="clear" w:color="auto" w:fill="auto"/>
          </w:tcPr>
          <w:p w14:paraId="198EB6CF" w14:textId="77777777" w:rsidR="000F64AA" w:rsidRPr="000F64AA" w:rsidRDefault="000F64AA" w:rsidP="000F64AA">
            <w:pPr>
              <w:spacing w:before="120" w:after="120"/>
              <w:rPr>
                <w:rFonts w:cs="Arial"/>
                <w:b/>
              </w:rPr>
            </w:pPr>
            <w:r w:rsidRPr="000F64AA">
              <w:rPr>
                <w:rFonts w:cs="Arial"/>
                <w:b/>
                <w:u w:val="single"/>
              </w:rPr>
              <w:t>Primitives:</w:t>
            </w:r>
            <w:r w:rsidRPr="000F64AA">
              <w:rPr>
                <w:rFonts w:cs="Arial"/>
                <w:b/>
              </w:rPr>
              <w:t xml:space="preserve"> None </w:t>
            </w:r>
          </w:p>
        </w:tc>
      </w:tr>
      <w:tr w:rsidR="000F64AA" w:rsidRPr="000F64AA" w14:paraId="5C4A15D5" w14:textId="77777777" w:rsidTr="00B131AF">
        <w:tc>
          <w:tcPr>
            <w:tcW w:w="1249" w:type="pct"/>
            <w:gridSpan w:val="2"/>
            <w:shd w:val="clear" w:color="auto" w:fill="auto"/>
          </w:tcPr>
          <w:p w14:paraId="30C6055F" w14:textId="77777777" w:rsidR="000F64AA" w:rsidRPr="000F64AA" w:rsidRDefault="000F64AA" w:rsidP="000F64AA">
            <w:pPr>
              <w:spacing w:before="120"/>
              <w:rPr>
                <w:rFonts w:cs="Arial"/>
                <w:i/>
                <w:color w:val="0000FF"/>
                <w:sz w:val="18"/>
              </w:rPr>
            </w:pPr>
            <w:r w:rsidRPr="000F64AA">
              <w:rPr>
                <w:rFonts w:cs="Arial"/>
                <w:i/>
                <w:color w:val="0000FF"/>
                <w:sz w:val="18"/>
              </w:rPr>
              <w:t>Real World</w:t>
            </w:r>
          </w:p>
          <w:p w14:paraId="37C8DE23" w14:textId="77777777" w:rsidR="000F64AA" w:rsidRPr="000F64AA" w:rsidRDefault="000F64AA" w:rsidP="000F64AA">
            <w:pPr>
              <w:spacing w:before="120"/>
              <w:rPr>
                <w:rFonts w:cs="Arial"/>
                <w:i/>
                <w:color w:val="0000FF"/>
                <w:sz w:val="18"/>
              </w:rPr>
            </w:pPr>
          </w:p>
        </w:tc>
        <w:tc>
          <w:tcPr>
            <w:tcW w:w="1667" w:type="pct"/>
            <w:gridSpan w:val="5"/>
            <w:shd w:val="clear" w:color="auto" w:fill="auto"/>
          </w:tcPr>
          <w:p w14:paraId="2FFEA947" w14:textId="77777777" w:rsidR="000F64AA" w:rsidRPr="000F64AA" w:rsidRDefault="000F64AA" w:rsidP="000F64AA">
            <w:pPr>
              <w:spacing w:before="120"/>
              <w:rPr>
                <w:rFonts w:cs="Arial"/>
                <w:i/>
                <w:color w:val="0000FF"/>
                <w:sz w:val="18"/>
              </w:rPr>
            </w:pPr>
            <w:r w:rsidRPr="000F64AA">
              <w:rPr>
                <w:rFonts w:cs="Arial"/>
                <w:i/>
                <w:color w:val="0000FF"/>
                <w:sz w:val="18"/>
              </w:rPr>
              <w:t>Paper Chart Symbol</w:t>
            </w:r>
          </w:p>
          <w:p w14:paraId="57B0C3FC" w14:textId="77777777" w:rsidR="000F64AA" w:rsidRPr="000F64AA" w:rsidRDefault="000F64AA" w:rsidP="000F64AA">
            <w:pPr>
              <w:spacing w:before="120"/>
              <w:rPr>
                <w:rFonts w:cs="Arial"/>
                <w:i/>
                <w:color w:val="0000FF"/>
                <w:sz w:val="18"/>
              </w:rPr>
            </w:pPr>
          </w:p>
        </w:tc>
        <w:tc>
          <w:tcPr>
            <w:tcW w:w="2084" w:type="pct"/>
            <w:gridSpan w:val="7"/>
            <w:shd w:val="clear" w:color="auto" w:fill="auto"/>
          </w:tcPr>
          <w:p w14:paraId="335B876B" w14:textId="77777777" w:rsidR="000F64AA" w:rsidRPr="000F64AA" w:rsidRDefault="000F64AA" w:rsidP="000F64AA">
            <w:pPr>
              <w:spacing w:before="120"/>
              <w:rPr>
                <w:rFonts w:cs="Arial"/>
                <w:i/>
                <w:color w:val="0000FF"/>
                <w:sz w:val="18"/>
              </w:rPr>
            </w:pPr>
            <w:r w:rsidRPr="000F64AA">
              <w:rPr>
                <w:rFonts w:cs="Arial"/>
                <w:i/>
                <w:color w:val="0000FF"/>
                <w:sz w:val="18"/>
              </w:rPr>
              <w:t>ECDIS Symbol</w:t>
            </w:r>
          </w:p>
          <w:p w14:paraId="5966EAC9" w14:textId="77777777" w:rsidR="000F64AA" w:rsidRPr="000F64AA" w:rsidRDefault="000F64AA" w:rsidP="000F64AA">
            <w:pPr>
              <w:spacing w:before="120"/>
              <w:rPr>
                <w:rFonts w:cs="Arial"/>
                <w:i/>
                <w:color w:val="0000FF"/>
                <w:sz w:val="18"/>
              </w:rPr>
            </w:pPr>
          </w:p>
        </w:tc>
      </w:tr>
      <w:tr w:rsidR="000F64AA" w:rsidRPr="000F64AA" w14:paraId="04597F7D" w14:textId="77777777" w:rsidTr="00B131AF">
        <w:tc>
          <w:tcPr>
            <w:tcW w:w="1665" w:type="pct"/>
            <w:gridSpan w:val="4"/>
            <w:shd w:val="clear" w:color="auto" w:fill="auto"/>
          </w:tcPr>
          <w:p w14:paraId="21346D0A" w14:textId="77777777" w:rsidR="000F64AA" w:rsidRPr="000F64AA" w:rsidRDefault="000F64AA" w:rsidP="000F64AA">
            <w:pPr>
              <w:spacing w:before="120" w:after="120"/>
              <w:rPr>
                <w:rFonts w:cs="Arial"/>
                <w:b/>
              </w:rPr>
            </w:pPr>
            <w:r w:rsidRPr="000F64AA">
              <w:rPr>
                <w:rFonts w:cs="Arial"/>
                <w:b/>
              </w:rPr>
              <w:t>S-10x Attribute</w:t>
            </w:r>
          </w:p>
        </w:tc>
        <w:tc>
          <w:tcPr>
            <w:tcW w:w="834" w:type="pct"/>
            <w:gridSpan w:val="2"/>
            <w:shd w:val="clear" w:color="auto" w:fill="auto"/>
          </w:tcPr>
          <w:p w14:paraId="7347D83E" w14:textId="77777777" w:rsidR="000F64AA" w:rsidRPr="000F64AA" w:rsidRDefault="000F64AA" w:rsidP="000F64AA">
            <w:pPr>
              <w:spacing w:before="120" w:after="120"/>
              <w:rPr>
                <w:rFonts w:cs="Arial"/>
                <w:b/>
              </w:rPr>
            </w:pPr>
            <w:r w:rsidRPr="000F64AA">
              <w:rPr>
                <w:rFonts w:cs="Arial"/>
                <w:b/>
              </w:rPr>
              <w:t>S-57  Acronym</w:t>
            </w:r>
          </w:p>
        </w:tc>
        <w:tc>
          <w:tcPr>
            <w:tcW w:w="1250" w:type="pct"/>
            <w:gridSpan w:val="4"/>
            <w:shd w:val="clear" w:color="auto" w:fill="auto"/>
          </w:tcPr>
          <w:p w14:paraId="263FCAE5" w14:textId="77777777" w:rsidR="000F64AA" w:rsidRPr="000F64AA" w:rsidRDefault="000F64AA" w:rsidP="000F64AA">
            <w:pPr>
              <w:spacing w:before="120" w:after="120"/>
              <w:rPr>
                <w:rFonts w:cs="Arial"/>
                <w:b/>
              </w:rPr>
            </w:pPr>
            <w:r w:rsidRPr="000F64AA">
              <w:rPr>
                <w:rFonts w:cs="Arial"/>
                <w:b/>
              </w:rPr>
              <w:t>Allowable Encoding Value</w:t>
            </w:r>
          </w:p>
        </w:tc>
        <w:tc>
          <w:tcPr>
            <w:tcW w:w="417" w:type="pct"/>
            <w:gridSpan w:val="2"/>
            <w:shd w:val="clear" w:color="auto" w:fill="auto"/>
          </w:tcPr>
          <w:p w14:paraId="78577D24" w14:textId="77777777" w:rsidR="000F64AA" w:rsidRPr="000F64AA" w:rsidRDefault="000F64AA" w:rsidP="000F64AA">
            <w:pPr>
              <w:spacing w:before="120" w:after="120"/>
              <w:rPr>
                <w:rFonts w:cs="Arial"/>
                <w:b/>
              </w:rPr>
            </w:pPr>
            <w:r w:rsidRPr="000F64AA">
              <w:rPr>
                <w:rFonts w:cs="Arial"/>
                <w:b/>
              </w:rPr>
              <w:t>Type</w:t>
            </w:r>
          </w:p>
        </w:tc>
        <w:tc>
          <w:tcPr>
            <w:tcW w:w="834" w:type="pct"/>
            <w:gridSpan w:val="2"/>
            <w:shd w:val="clear" w:color="auto" w:fill="auto"/>
          </w:tcPr>
          <w:p w14:paraId="4F68D8FF" w14:textId="77777777" w:rsidR="000F64AA" w:rsidRPr="000F64AA" w:rsidRDefault="000F64AA" w:rsidP="000F64AA">
            <w:pPr>
              <w:spacing w:before="120" w:after="120"/>
              <w:rPr>
                <w:rFonts w:cs="Arial"/>
                <w:b/>
              </w:rPr>
            </w:pPr>
            <w:r w:rsidRPr="000F64AA">
              <w:rPr>
                <w:rFonts w:cs="Arial"/>
                <w:b/>
              </w:rPr>
              <w:t>Multiplicity</w:t>
            </w:r>
          </w:p>
        </w:tc>
      </w:tr>
      <w:tr w:rsidR="000F64AA" w:rsidRPr="000F64AA" w14:paraId="4868B9D4" w14:textId="77777777" w:rsidTr="00B131AF">
        <w:tc>
          <w:tcPr>
            <w:tcW w:w="1665" w:type="pct"/>
            <w:gridSpan w:val="4"/>
            <w:shd w:val="clear" w:color="auto" w:fill="auto"/>
          </w:tcPr>
          <w:p w14:paraId="787C9182" w14:textId="77777777" w:rsidR="000F64AA" w:rsidRPr="000F64AA" w:rsidRDefault="000F64AA" w:rsidP="000F64AA">
            <w:pPr>
              <w:spacing w:before="120" w:after="120"/>
              <w:rPr>
                <w:rFonts w:cs="Arial"/>
                <w:sz w:val="18"/>
              </w:rPr>
            </w:pPr>
            <w:r w:rsidRPr="000F64AA">
              <w:rPr>
                <w:rFonts w:cs="Arial"/>
                <w:sz w:val="18"/>
              </w:rPr>
              <w:t>Call Name</w:t>
            </w:r>
          </w:p>
        </w:tc>
        <w:tc>
          <w:tcPr>
            <w:tcW w:w="834" w:type="pct"/>
            <w:gridSpan w:val="2"/>
            <w:shd w:val="clear" w:color="auto" w:fill="auto"/>
          </w:tcPr>
          <w:p w14:paraId="5DE723C8" w14:textId="77777777" w:rsidR="000F64AA" w:rsidRPr="000F64AA" w:rsidRDefault="000F64AA" w:rsidP="000F64AA">
            <w:pPr>
              <w:spacing w:before="120" w:after="120"/>
              <w:rPr>
                <w:rFonts w:cs="Arial"/>
                <w:sz w:val="18"/>
              </w:rPr>
            </w:pPr>
          </w:p>
        </w:tc>
        <w:tc>
          <w:tcPr>
            <w:tcW w:w="1250" w:type="pct"/>
            <w:gridSpan w:val="4"/>
            <w:shd w:val="clear" w:color="auto" w:fill="auto"/>
          </w:tcPr>
          <w:p w14:paraId="07549DBB" w14:textId="77777777" w:rsidR="000F64AA" w:rsidRPr="000F64AA" w:rsidRDefault="000F64AA" w:rsidP="000F64AA">
            <w:pPr>
              <w:spacing w:before="120" w:after="120"/>
              <w:rPr>
                <w:rFonts w:cs="Arial"/>
                <w:sz w:val="18"/>
              </w:rPr>
            </w:pPr>
          </w:p>
        </w:tc>
        <w:tc>
          <w:tcPr>
            <w:tcW w:w="417" w:type="pct"/>
            <w:gridSpan w:val="2"/>
            <w:shd w:val="clear" w:color="auto" w:fill="auto"/>
          </w:tcPr>
          <w:p w14:paraId="5433BBE4" w14:textId="77777777" w:rsidR="000F64AA" w:rsidRPr="000F64AA" w:rsidRDefault="000F64AA" w:rsidP="000F64AA">
            <w:pPr>
              <w:spacing w:before="120" w:after="120"/>
              <w:rPr>
                <w:rFonts w:cs="Arial"/>
                <w:sz w:val="18"/>
              </w:rPr>
            </w:pPr>
            <w:r w:rsidRPr="000F64AA">
              <w:rPr>
                <w:rFonts w:cs="Arial"/>
                <w:sz w:val="18"/>
              </w:rPr>
              <w:t>TE</w:t>
            </w:r>
          </w:p>
        </w:tc>
        <w:tc>
          <w:tcPr>
            <w:tcW w:w="834" w:type="pct"/>
            <w:gridSpan w:val="2"/>
            <w:shd w:val="clear" w:color="auto" w:fill="auto"/>
          </w:tcPr>
          <w:p w14:paraId="5FBBF311"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148F880D" w14:textId="77777777" w:rsidTr="00B131AF">
        <w:tc>
          <w:tcPr>
            <w:tcW w:w="1665" w:type="pct"/>
            <w:gridSpan w:val="4"/>
            <w:shd w:val="clear" w:color="auto" w:fill="auto"/>
          </w:tcPr>
          <w:p w14:paraId="74ADCE02" w14:textId="77777777" w:rsidR="000F64AA" w:rsidRPr="000F64AA" w:rsidRDefault="000F64AA" w:rsidP="000F64AA">
            <w:pPr>
              <w:spacing w:before="120" w:after="120"/>
              <w:rPr>
                <w:rFonts w:cs="Arial"/>
                <w:sz w:val="18"/>
              </w:rPr>
            </w:pPr>
            <w:r w:rsidRPr="000F64AA">
              <w:rPr>
                <w:rFonts w:cs="Arial"/>
                <w:sz w:val="18"/>
              </w:rPr>
              <w:t>Call Sign</w:t>
            </w:r>
          </w:p>
        </w:tc>
        <w:tc>
          <w:tcPr>
            <w:tcW w:w="834" w:type="pct"/>
            <w:gridSpan w:val="2"/>
            <w:shd w:val="clear" w:color="auto" w:fill="auto"/>
          </w:tcPr>
          <w:p w14:paraId="4AC51451" w14:textId="77777777" w:rsidR="000F64AA" w:rsidRPr="000F64AA" w:rsidRDefault="000F64AA" w:rsidP="000F64AA">
            <w:pPr>
              <w:spacing w:before="120" w:after="120"/>
              <w:rPr>
                <w:rFonts w:cs="Arial"/>
                <w:sz w:val="18"/>
              </w:rPr>
            </w:pPr>
            <w:r w:rsidRPr="000F64AA">
              <w:rPr>
                <w:rFonts w:cs="Arial"/>
                <w:sz w:val="18"/>
              </w:rPr>
              <w:t>(CALSGN)</w:t>
            </w:r>
          </w:p>
        </w:tc>
        <w:tc>
          <w:tcPr>
            <w:tcW w:w="1250" w:type="pct"/>
            <w:gridSpan w:val="4"/>
            <w:shd w:val="clear" w:color="auto" w:fill="auto"/>
          </w:tcPr>
          <w:p w14:paraId="05A94F5B" w14:textId="77777777" w:rsidR="000F64AA" w:rsidRPr="000F64AA" w:rsidRDefault="000F64AA" w:rsidP="000F64AA">
            <w:pPr>
              <w:spacing w:before="120" w:after="120"/>
              <w:rPr>
                <w:rFonts w:cs="Arial"/>
                <w:sz w:val="18"/>
              </w:rPr>
            </w:pPr>
          </w:p>
        </w:tc>
        <w:tc>
          <w:tcPr>
            <w:tcW w:w="417" w:type="pct"/>
            <w:gridSpan w:val="2"/>
            <w:shd w:val="clear" w:color="auto" w:fill="auto"/>
          </w:tcPr>
          <w:p w14:paraId="4B560710" w14:textId="77777777" w:rsidR="000F64AA" w:rsidRPr="000F64AA" w:rsidRDefault="000F64AA" w:rsidP="000F64AA">
            <w:pPr>
              <w:spacing w:before="120" w:after="120"/>
              <w:rPr>
                <w:rFonts w:cs="Arial"/>
                <w:sz w:val="18"/>
              </w:rPr>
            </w:pPr>
            <w:r w:rsidRPr="000F64AA">
              <w:rPr>
                <w:rFonts w:cs="Arial"/>
                <w:sz w:val="18"/>
              </w:rPr>
              <w:t>TE</w:t>
            </w:r>
          </w:p>
        </w:tc>
        <w:tc>
          <w:tcPr>
            <w:tcW w:w="834" w:type="pct"/>
            <w:gridSpan w:val="2"/>
            <w:shd w:val="clear" w:color="auto" w:fill="auto"/>
          </w:tcPr>
          <w:p w14:paraId="3E59C2B6"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23B913AF" w14:textId="77777777" w:rsidTr="00B131AF">
        <w:tc>
          <w:tcPr>
            <w:tcW w:w="1665" w:type="pct"/>
            <w:gridSpan w:val="4"/>
            <w:shd w:val="clear" w:color="auto" w:fill="auto"/>
          </w:tcPr>
          <w:p w14:paraId="61631C95" w14:textId="77777777" w:rsidR="000F64AA" w:rsidRPr="000F64AA" w:rsidRDefault="000F64AA" w:rsidP="000F64AA">
            <w:pPr>
              <w:spacing w:before="120" w:after="120"/>
              <w:rPr>
                <w:rFonts w:cs="Arial"/>
                <w:sz w:val="18"/>
              </w:rPr>
            </w:pPr>
            <w:r w:rsidRPr="000F64AA">
              <w:rPr>
                <w:rFonts w:cs="Arial"/>
                <w:sz w:val="18"/>
              </w:rPr>
              <w:t>Category of Communication Preference</w:t>
            </w:r>
          </w:p>
        </w:tc>
        <w:tc>
          <w:tcPr>
            <w:tcW w:w="834" w:type="pct"/>
            <w:gridSpan w:val="2"/>
            <w:shd w:val="clear" w:color="auto" w:fill="auto"/>
          </w:tcPr>
          <w:p w14:paraId="324C735F" w14:textId="77777777" w:rsidR="000F64AA" w:rsidRPr="000F64AA" w:rsidRDefault="000F64AA" w:rsidP="000F64AA">
            <w:pPr>
              <w:spacing w:before="120" w:after="120"/>
              <w:rPr>
                <w:rFonts w:cs="Arial"/>
                <w:sz w:val="18"/>
              </w:rPr>
            </w:pPr>
          </w:p>
        </w:tc>
        <w:tc>
          <w:tcPr>
            <w:tcW w:w="1250" w:type="pct"/>
            <w:gridSpan w:val="4"/>
            <w:shd w:val="clear" w:color="auto" w:fill="auto"/>
          </w:tcPr>
          <w:p w14:paraId="39F2C4ED" w14:textId="77777777" w:rsidR="000F64AA" w:rsidRPr="000F64AA" w:rsidRDefault="000F64AA" w:rsidP="000F64AA">
            <w:pPr>
              <w:spacing w:before="120" w:after="120"/>
              <w:rPr>
                <w:rFonts w:cs="Arial"/>
                <w:sz w:val="18"/>
              </w:rPr>
            </w:pPr>
            <w:r w:rsidRPr="000F64AA">
              <w:rPr>
                <w:rFonts w:cs="Arial"/>
                <w:sz w:val="18"/>
              </w:rPr>
              <w:t>1 : Preferred Calling</w:t>
            </w:r>
          </w:p>
          <w:p w14:paraId="31798187" w14:textId="77777777" w:rsidR="000F64AA" w:rsidRPr="000F64AA" w:rsidRDefault="000F64AA" w:rsidP="000F64AA">
            <w:pPr>
              <w:spacing w:before="120" w:after="120"/>
              <w:rPr>
                <w:rFonts w:cs="Arial"/>
                <w:sz w:val="18"/>
              </w:rPr>
            </w:pPr>
            <w:r w:rsidRPr="000F64AA">
              <w:rPr>
                <w:rFonts w:cs="Arial"/>
                <w:sz w:val="18"/>
              </w:rPr>
              <w:t>2 : Alternate Calling</w:t>
            </w:r>
          </w:p>
          <w:p w14:paraId="1D6AF22F" w14:textId="77777777" w:rsidR="000F64AA" w:rsidRPr="000F64AA" w:rsidRDefault="000F64AA" w:rsidP="000F64AA">
            <w:pPr>
              <w:spacing w:before="120" w:after="120"/>
              <w:rPr>
                <w:rFonts w:cs="Arial"/>
                <w:sz w:val="18"/>
              </w:rPr>
            </w:pPr>
            <w:r w:rsidRPr="000F64AA">
              <w:rPr>
                <w:rFonts w:cs="Arial"/>
                <w:sz w:val="18"/>
              </w:rPr>
              <w:t>3 : Preferred Working</w:t>
            </w:r>
          </w:p>
          <w:p w14:paraId="2AD9BC42" w14:textId="77777777" w:rsidR="000F64AA" w:rsidRPr="000F64AA" w:rsidRDefault="000F64AA" w:rsidP="000F64AA">
            <w:pPr>
              <w:spacing w:before="120" w:after="120"/>
              <w:rPr>
                <w:rFonts w:cs="Arial"/>
                <w:sz w:val="18"/>
              </w:rPr>
            </w:pPr>
            <w:r w:rsidRPr="000F64AA">
              <w:rPr>
                <w:rFonts w:cs="Arial"/>
                <w:sz w:val="18"/>
              </w:rPr>
              <w:t>4 : Alternate Working</w:t>
            </w:r>
          </w:p>
        </w:tc>
        <w:tc>
          <w:tcPr>
            <w:tcW w:w="417" w:type="pct"/>
            <w:gridSpan w:val="2"/>
            <w:shd w:val="clear" w:color="auto" w:fill="auto"/>
          </w:tcPr>
          <w:p w14:paraId="7E17F8E1" w14:textId="77777777" w:rsidR="000F64AA" w:rsidRPr="000F64AA" w:rsidRDefault="000F64AA" w:rsidP="000F64AA">
            <w:pPr>
              <w:spacing w:before="120" w:after="120"/>
              <w:rPr>
                <w:rFonts w:cs="Arial"/>
                <w:sz w:val="18"/>
              </w:rPr>
            </w:pPr>
            <w:r w:rsidRPr="000F64AA">
              <w:rPr>
                <w:rFonts w:cs="Arial"/>
                <w:sz w:val="18"/>
              </w:rPr>
              <w:t>EN</w:t>
            </w:r>
          </w:p>
        </w:tc>
        <w:tc>
          <w:tcPr>
            <w:tcW w:w="834" w:type="pct"/>
            <w:gridSpan w:val="2"/>
            <w:shd w:val="clear" w:color="auto" w:fill="auto"/>
          </w:tcPr>
          <w:p w14:paraId="78B3C5D2"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027DC476" w14:textId="77777777" w:rsidTr="00B131AF">
        <w:tc>
          <w:tcPr>
            <w:tcW w:w="1665" w:type="pct"/>
            <w:gridSpan w:val="4"/>
            <w:shd w:val="clear" w:color="auto" w:fill="auto"/>
          </w:tcPr>
          <w:p w14:paraId="0E34E6EF" w14:textId="77777777" w:rsidR="000F64AA" w:rsidRPr="000F64AA" w:rsidRDefault="000F64AA" w:rsidP="000F64AA">
            <w:pPr>
              <w:spacing w:before="120" w:after="120"/>
              <w:rPr>
                <w:rFonts w:cs="Arial"/>
                <w:sz w:val="18"/>
              </w:rPr>
            </w:pPr>
            <w:r w:rsidRPr="000F64AA">
              <w:rPr>
                <w:rFonts w:cs="Arial"/>
                <w:sz w:val="18"/>
              </w:rPr>
              <w:t>Communication Channel</w:t>
            </w:r>
          </w:p>
        </w:tc>
        <w:tc>
          <w:tcPr>
            <w:tcW w:w="834" w:type="pct"/>
            <w:gridSpan w:val="2"/>
            <w:shd w:val="clear" w:color="auto" w:fill="auto"/>
          </w:tcPr>
          <w:p w14:paraId="1E8C27CF" w14:textId="77777777" w:rsidR="000F64AA" w:rsidRPr="000F64AA" w:rsidRDefault="000F64AA" w:rsidP="000F64AA">
            <w:pPr>
              <w:spacing w:before="120" w:after="120"/>
              <w:rPr>
                <w:rFonts w:cs="Arial"/>
                <w:sz w:val="18"/>
              </w:rPr>
            </w:pPr>
            <w:r w:rsidRPr="000F64AA">
              <w:rPr>
                <w:rFonts w:cs="Arial"/>
                <w:sz w:val="18"/>
              </w:rPr>
              <w:t>(COMCHA)</w:t>
            </w:r>
          </w:p>
        </w:tc>
        <w:tc>
          <w:tcPr>
            <w:tcW w:w="1250" w:type="pct"/>
            <w:gridSpan w:val="4"/>
            <w:shd w:val="clear" w:color="auto" w:fill="auto"/>
          </w:tcPr>
          <w:p w14:paraId="01DFE088" w14:textId="77777777" w:rsidR="000F64AA" w:rsidRPr="000F64AA" w:rsidRDefault="000F64AA" w:rsidP="000F64AA">
            <w:pPr>
              <w:spacing w:before="120" w:after="120"/>
              <w:rPr>
                <w:rFonts w:cs="Arial"/>
                <w:sz w:val="18"/>
              </w:rPr>
            </w:pPr>
          </w:p>
        </w:tc>
        <w:tc>
          <w:tcPr>
            <w:tcW w:w="417" w:type="pct"/>
            <w:gridSpan w:val="2"/>
            <w:shd w:val="clear" w:color="auto" w:fill="auto"/>
          </w:tcPr>
          <w:p w14:paraId="04B57AF5" w14:textId="77777777" w:rsidR="000F64AA" w:rsidRPr="000F64AA" w:rsidRDefault="000F64AA" w:rsidP="000F64AA">
            <w:pPr>
              <w:spacing w:before="120" w:after="120"/>
              <w:rPr>
                <w:rFonts w:cs="Arial"/>
                <w:sz w:val="18"/>
              </w:rPr>
            </w:pPr>
            <w:r w:rsidRPr="000F64AA">
              <w:rPr>
                <w:rFonts w:cs="Arial"/>
                <w:sz w:val="18"/>
              </w:rPr>
              <w:t>TE</w:t>
            </w:r>
          </w:p>
        </w:tc>
        <w:tc>
          <w:tcPr>
            <w:tcW w:w="834" w:type="pct"/>
            <w:gridSpan w:val="2"/>
            <w:shd w:val="clear" w:color="auto" w:fill="auto"/>
          </w:tcPr>
          <w:p w14:paraId="413AA94D" w14:textId="77777777" w:rsidR="000F64AA" w:rsidRPr="000F64AA" w:rsidRDefault="000F64AA" w:rsidP="000F64AA">
            <w:pPr>
              <w:spacing w:before="120" w:after="120"/>
              <w:rPr>
                <w:rFonts w:cs="Arial"/>
                <w:sz w:val="18"/>
              </w:rPr>
            </w:pPr>
            <w:r w:rsidRPr="000F64AA">
              <w:rPr>
                <w:rFonts w:cs="Arial"/>
                <w:sz w:val="18"/>
              </w:rPr>
              <w:t>0, *</w:t>
            </w:r>
          </w:p>
        </w:tc>
      </w:tr>
      <w:tr w:rsidR="000F64AA" w:rsidRPr="000F64AA" w14:paraId="7A5594FF" w14:textId="77777777" w:rsidTr="00B131AF">
        <w:tc>
          <w:tcPr>
            <w:tcW w:w="1665" w:type="pct"/>
            <w:gridSpan w:val="4"/>
            <w:shd w:val="clear" w:color="auto" w:fill="auto"/>
          </w:tcPr>
          <w:p w14:paraId="2DE690BA" w14:textId="77777777" w:rsidR="000F64AA" w:rsidRPr="000F64AA" w:rsidRDefault="000F64AA" w:rsidP="000F64AA">
            <w:pPr>
              <w:spacing w:before="120" w:after="120"/>
              <w:rPr>
                <w:rFonts w:cs="Arial"/>
                <w:sz w:val="18"/>
              </w:rPr>
            </w:pPr>
            <w:r w:rsidRPr="000F64AA">
              <w:rPr>
                <w:rFonts w:cs="Arial"/>
                <w:sz w:val="18"/>
              </w:rPr>
              <w:t>Contact address</w:t>
            </w:r>
          </w:p>
        </w:tc>
        <w:tc>
          <w:tcPr>
            <w:tcW w:w="834" w:type="pct"/>
            <w:gridSpan w:val="2"/>
            <w:shd w:val="clear" w:color="auto" w:fill="auto"/>
          </w:tcPr>
          <w:p w14:paraId="014AE959" w14:textId="77777777" w:rsidR="000F64AA" w:rsidRPr="000F64AA" w:rsidRDefault="000F64AA" w:rsidP="000F64AA">
            <w:pPr>
              <w:spacing w:before="120" w:after="120"/>
              <w:rPr>
                <w:rFonts w:cs="Arial"/>
                <w:sz w:val="18"/>
              </w:rPr>
            </w:pPr>
          </w:p>
        </w:tc>
        <w:tc>
          <w:tcPr>
            <w:tcW w:w="1250" w:type="pct"/>
            <w:gridSpan w:val="4"/>
            <w:shd w:val="clear" w:color="auto" w:fill="auto"/>
          </w:tcPr>
          <w:p w14:paraId="31E6A12C" w14:textId="77777777" w:rsidR="000F64AA" w:rsidRPr="000F64AA" w:rsidRDefault="000F64AA" w:rsidP="000F64AA">
            <w:pPr>
              <w:spacing w:before="120" w:after="120"/>
              <w:rPr>
                <w:rFonts w:cs="Arial"/>
                <w:sz w:val="18"/>
              </w:rPr>
            </w:pPr>
          </w:p>
        </w:tc>
        <w:tc>
          <w:tcPr>
            <w:tcW w:w="417" w:type="pct"/>
            <w:gridSpan w:val="2"/>
            <w:shd w:val="clear" w:color="auto" w:fill="auto"/>
          </w:tcPr>
          <w:p w14:paraId="77C1E468" w14:textId="77777777" w:rsidR="000F64AA" w:rsidRPr="000F64AA" w:rsidRDefault="000F64AA" w:rsidP="000F64AA">
            <w:pPr>
              <w:spacing w:before="120" w:after="120"/>
              <w:rPr>
                <w:rFonts w:cs="Arial"/>
                <w:sz w:val="18"/>
              </w:rPr>
            </w:pPr>
            <w:r w:rsidRPr="000F64AA">
              <w:rPr>
                <w:rFonts w:cs="Arial"/>
                <w:sz w:val="18"/>
              </w:rPr>
              <w:t>C</w:t>
            </w:r>
          </w:p>
        </w:tc>
        <w:tc>
          <w:tcPr>
            <w:tcW w:w="834" w:type="pct"/>
            <w:gridSpan w:val="2"/>
            <w:shd w:val="clear" w:color="auto" w:fill="auto"/>
          </w:tcPr>
          <w:p w14:paraId="646463CD" w14:textId="77777777" w:rsidR="000F64AA" w:rsidRPr="000F64AA" w:rsidRDefault="000F64AA" w:rsidP="000F64AA">
            <w:pPr>
              <w:spacing w:before="120" w:after="120"/>
              <w:rPr>
                <w:rFonts w:cs="Arial"/>
                <w:sz w:val="18"/>
              </w:rPr>
            </w:pPr>
            <w:r w:rsidRPr="000F64AA">
              <w:rPr>
                <w:rFonts w:cs="Arial"/>
                <w:sz w:val="18"/>
              </w:rPr>
              <w:t>0, *</w:t>
            </w:r>
          </w:p>
        </w:tc>
      </w:tr>
      <w:tr w:rsidR="000F64AA" w:rsidRPr="000F64AA" w14:paraId="423817C3" w14:textId="77777777" w:rsidTr="00B131AF">
        <w:tc>
          <w:tcPr>
            <w:tcW w:w="1665" w:type="pct"/>
            <w:gridSpan w:val="4"/>
            <w:shd w:val="clear" w:color="auto" w:fill="auto"/>
          </w:tcPr>
          <w:p w14:paraId="4041FF8F" w14:textId="77777777" w:rsidR="000F64AA" w:rsidRPr="000F64AA" w:rsidRDefault="000F64AA" w:rsidP="000F64AA">
            <w:pPr>
              <w:spacing w:before="120" w:after="120"/>
              <w:rPr>
                <w:rFonts w:cs="Arial"/>
                <w:sz w:val="18"/>
              </w:rPr>
            </w:pPr>
            <w:r w:rsidRPr="000F64AA">
              <w:rPr>
                <w:rFonts w:cs="Arial"/>
                <w:sz w:val="18"/>
              </w:rPr>
              <w:t xml:space="preserve">   Delivery Point</w:t>
            </w:r>
          </w:p>
        </w:tc>
        <w:tc>
          <w:tcPr>
            <w:tcW w:w="834" w:type="pct"/>
            <w:gridSpan w:val="2"/>
            <w:shd w:val="clear" w:color="auto" w:fill="auto"/>
          </w:tcPr>
          <w:p w14:paraId="3EF5F3C8" w14:textId="77777777" w:rsidR="000F64AA" w:rsidRPr="000F64AA" w:rsidRDefault="000F64AA" w:rsidP="000F64AA">
            <w:pPr>
              <w:spacing w:before="120" w:after="120"/>
              <w:rPr>
                <w:rFonts w:cs="Arial"/>
                <w:sz w:val="18"/>
              </w:rPr>
            </w:pPr>
          </w:p>
        </w:tc>
        <w:tc>
          <w:tcPr>
            <w:tcW w:w="1250" w:type="pct"/>
            <w:gridSpan w:val="4"/>
            <w:shd w:val="clear" w:color="auto" w:fill="auto"/>
          </w:tcPr>
          <w:p w14:paraId="7C960988" w14:textId="77777777" w:rsidR="000F64AA" w:rsidRPr="000F64AA" w:rsidRDefault="000F64AA" w:rsidP="000F64AA">
            <w:pPr>
              <w:spacing w:before="120" w:after="120"/>
              <w:rPr>
                <w:rFonts w:cs="Arial"/>
                <w:sz w:val="18"/>
              </w:rPr>
            </w:pPr>
          </w:p>
        </w:tc>
        <w:tc>
          <w:tcPr>
            <w:tcW w:w="417" w:type="pct"/>
            <w:gridSpan w:val="2"/>
            <w:shd w:val="clear" w:color="auto" w:fill="auto"/>
          </w:tcPr>
          <w:p w14:paraId="22F8AA5B" w14:textId="77777777" w:rsidR="000F64AA" w:rsidRPr="000F64AA" w:rsidRDefault="000F64AA" w:rsidP="000F64AA">
            <w:pPr>
              <w:spacing w:before="120" w:after="120"/>
              <w:rPr>
                <w:rFonts w:cs="Arial"/>
                <w:sz w:val="18"/>
              </w:rPr>
            </w:pPr>
            <w:r w:rsidRPr="000F64AA">
              <w:rPr>
                <w:rFonts w:cs="Arial"/>
                <w:sz w:val="18"/>
              </w:rPr>
              <w:t>(S) TE</w:t>
            </w:r>
          </w:p>
        </w:tc>
        <w:tc>
          <w:tcPr>
            <w:tcW w:w="834" w:type="pct"/>
            <w:gridSpan w:val="2"/>
            <w:shd w:val="clear" w:color="auto" w:fill="auto"/>
          </w:tcPr>
          <w:p w14:paraId="38AC39F4" w14:textId="55815809" w:rsidR="000F64AA" w:rsidRPr="000F64AA" w:rsidRDefault="000F64AA" w:rsidP="000F64AA">
            <w:pPr>
              <w:spacing w:before="120" w:after="120"/>
              <w:rPr>
                <w:rFonts w:cs="Arial"/>
                <w:sz w:val="18"/>
              </w:rPr>
            </w:pPr>
            <w:r w:rsidRPr="000F64AA">
              <w:rPr>
                <w:rFonts w:cs="Arial"/>
                <w:sz w:val="18"/>
              </w:rPr>
              <w:t>0, *</w:t>
            </w:r>
            <w:ins w:id="2348" w:author="Raphael Malyankar" w:date="2022-11-21T23:52:00Z">
              <w:r w:rsidR="00B85994">
                <w:rPr>
                  <w:rFonts w:cs="Arial"/>
                  <w:sz w:val="18"/>
                </w:rPr>
                <w:t xml:space="preserve"> (ordered)</w:t>
              </w:r>
            </w:ins>
          </w:p>
        </w:tc>
      </w:tr>
      <w:tr w:rsidR="000F64AA" w:rsidRPr="000F64AA" w14:paraId="1D085BC2" w14:textId="77777777" w:rsidTr="00B131AF">
        <w:tc>
          <w:tcPr>
            <w:tcW w:w="1665" w:type="pct"/>
            <w:gridSpan w:val="4"/>
            <w:shd w:val="clear" w:color="auto" w:fill="auto"/>
          </w:tcPr>
          <w:p w14:paraId="7CF470AC" w14:textId="77777777" w:rsidR="000F64AA" w:rsidRPr="000F64AA" w:rsidRDefault="000F64AA" w:rsidP="000F64AA">
            <w:pPr>
              <w:spacing w:before="120" w:after="120"/>
              <w:rPr>
                <w:rFonts w:cs="Arial"/>
                <w:sz w:val="18"/>
              </w:rPr>
            </w:pPr>
            <w:r w:rsidRPr="000F64AA">
              <w:rPr>
                <w:rFonts w:cs="Arial"/>
                <w:sz w:val="18"/>
              </w:rPr>
              <w:t xml:space="preserve">   City Name</w:t>
            </w:r>
          </w:p>
        </w:tc>
        <w:tc>
          <w:tcPr>
            <w:tcW w:w="834" w:type="pct"/>
            <w:gridSpan w:val="2"/>
            <w:shd w:val="clear" w:color="auto" w:fill="auto"/>
          </w:tcPr>
          <w:p w14:paraId="489378B6" w14:textId="77777777" w:rsidR="000F64AA" w:rsidRPr="000F64AA" w:rsidRDefault="000F64AA" w:rsidP="000F64AA">
            <w:pPr>
              <w:spacing w:before="120" w:after="120"/>
              <w:rPr>
                <w:rFonts w:cs="Arial"/>
                <w:sz w:val="18"/>
              </w:rPr>
            </w:pPr>
          </w:p>
        </w:tc>
        <w:tc>
          <w:tcPr>
            <w:tcW w:w="1250" w:type="pct"/>
            <w:gridSpan w:val="4"/>
            <w:shd w:val="clear" w:color="auto" w:fill="auto"/>
          </w:tcPr>
          <w:p w14:paraId="5C8AAC44" w14:textId="77777777" w:rsidR="000F64AA" w:rsidRPr="000F64AA" w:rsidRDefault="000F64AA" w:rsidP="000F64AA">
            <w:pPr>
              <w:spacing w:before="120" w:after="120"/>
              <w:rPr>
                <w:rFonts w:cs="Arial"/>
                <w:sz w:val="18"/>
              </w:rPr>
            </w:pPr>
          </w:p>
        </w:tc>
        <w:tc>
          <w:tcPr>
            <w:tcW w:w="417" w:type="pct"/>
            <w:gridSpan w:val="2"/>
            <w:shd w:val="clear" w:color="auto" w:fill="auto"/>
          </w:tcPr>
          <w:p w14:paraId="4EFF97DA" w14:textId="77777777" w:rsidR="000F64AA" w:rsidRPr="000F64AA" w:rsidRDefault="000F64AA" w:rsidP="000F64AA">
            <w:pPr>
              <w:spacing w:before="120" w:after="120"/>
              <w:rPr>
                <w:rFonts w:cs="Arial"/>
                <w:sz w:val="18"/>
              </w:rPr>
            </w:pPr>
            <w:r w:rsidRPr="000F64AA">
              <w:rPr>
                <w:rFonts w:cs="Arial"/>
                <w:sz w:val="18"/>
              </w:rPr>
              <w:t>(S) TE</w:t>
            </w:r>
          </w:p>
        </w:tc>
        <w:tc>
          <w:tcPr>
            <w:tcW w:w="834" w:type="pct"/>
            <w:gridSpan w:val="2"/>
            <w:shd w:val="clear" w:color="auto" w:fill="auto"/>
          </w:tcPr>
          <w:p w14:paraId="3E71564B"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4D6A0524" w14:textId="77777777" w:rsidTr="00B131AF">
        <w:tc>
          <w:tcPr>
            <w:tcW w:w="1665" w:type="pct"/>
            <w:gridSpan w:val="4"/>
            <w:shd w:val="clear" w:color="auto" w:fill="auto"/>
          </w:tcPr>
          <w:p w14:paraId="64B4D327" w14:textId="77777777" w:rsidR="000F64AA" w:rsidRPr="000F64AA" w:rsidRDefault="000F64AA" w:rsidP="000F64AA">
            <w:pPr>
              <w:spacing w:before="120" w:after="120"/>
              <w:rPr>
                <w:rFonts w:cs="Arial"/>
                <w:sz w:val="18"/>
              </w:rPr>
            </w:pPr>
            <w:r w:rsidRPr="000F64AA">
              <w:rPr>
                <w:rFonts w:cs="Arial"/>
                <w:sz w:val="18"/>
              </w:rPr>
              <w:t xml:space="preserve">   Administrative Division</w:t>
            </w:r>
          </w:p>
        </w:tc>
        <w:tc>
          <w:tcPr>
            <w:tcW w:w="834" w:type="pct"/>
            <w:gridSpan w:val="2"/>
            <w:shd w:val="clear" w:color="auto" w:fill="auto"/>
          </w:tcPr>
          <w:p w14:paraId="0815696C" w14:textId="77777777" w:rsidR="000F64AA" w:rsidRPr="000F64AA" w:rsidRDefault="000F64AA" w:rsidP="000F64AA">
            <w:pPr>
              <w:spacing w:before="120" w:after="120"/>
              <w:rPr>
                <w:rFonts w:cs="Arial"/>
                <w:sz w:val="18"/>
              </w:rPr>
            </w:pPr>
          </w:p>
        </w:tc>
        <w:tc>
          <w:tcPr>
            <w:tcW w:w="1250" w:type="pct"/>
            <w:gridSpan w:val="4"/>
            <w:shd w:val="clear" w:color="auto" w:fill="auto"/>
          </w:tcPr>
          <w:p w14:paraId="3879F714" w14:textId="77777777" w:rsidR="000F64AA" w:rsidRPr="000F64AA" w:rsidRDefault="000F64AA" w:rsidP="000F64AA">
            <w:pPr>
              <w:spacing w:before="120" w:after="120"/>
              <w:rPr>
                <w:rFonts w:cs="Arial"/>
                <w:sz w:val="18"/>
              </w:rPr>
            </w:pPr>
          </w:p>
        </w:tc>
        <w:tc>
          <w:tcPr>
            <w:tcW w:w="417" w:type="pct"/>
            <w:gridSpan w:val="2"/>
            <w:shd w:val="clear" w:color="auto" w:fill="auto"/>
          </w:tcPr>
          <w:p w14:paraId="3A087F80" w14:textId="77777777" w:rsidR="000F64AA" w:rsidRPr="000F64AA" w:rsidRDefault="000F64AA" w:rsidP="000F64AA">
            <w:pPr>
              <w:spacing w:before="120" w:after="120"/>
              <w:rPr>
                <w:rFonts w:cs="Arial"/>
                <w:sz w:val="18"/>
              </w:rPr>
            </w:pPr>
            <w:r w:rsidRPr="000F64AA">
              <w:rPr>
                <w:rFonts w:cs="Arial"/>
                <w:sz w:val="18"/>
              </w:rPr>
              <w:t>(S) TE</w:t>
            </w:r>
          </w:p>
        </w:tc>
        <w:tc>
          <w:tcPr>
            <w:tcW w:w="834" w:type="pct"/>
            <w:gridSpan w:val="2"/>
            <w:shd w:val="clear" w:color="auto" w:fill="auto"/>
          </w:tcPr>
          <w:p w14:paraId="7310250B"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46AA757A" w14:textId="77777777" w:rsidTr="00B131AF">
        <w:tc>
          <w:tcPr>
            <w:tcW w:w="1665" w:type="pct"/>
            <w:gridSpan w:val="4"/>
            <w:shd w:val="clear" w:color="auto" w:fill="auto"/>
          </w:tcPr>
          <w:p w14:paraId="77541083" w14:textId="77777777" w:rsidR="000F64AA" w:rsidRPr="000F64AA" w:rsidRDefault="000F64AA" w:rsidP="000F64AA">
            <w:pPr>
              <w:spacing w:before="120" w:after="120"/>
              <w:rPr>
                <w:rFonts w:cs="Arial"/>
                <w:sz w:val="18"/>
              </w:rPr>
            </w:pPr>
            <w:r w:rsidRPr="000F64AA">
              <w:rPr>
                <w:rFonts w:cs="Arial"/>
                <w:sz w:val="18"/>
              </w:rPr>
              <w:t xml:space="preserve">   Country Name</w:t>
            </w:r>
          </w:p>
        </w:tc>
        <w:tc>
          <w:tcPr>
            <w:tcW w:w="834" w:type="pct"/>
            <w:gridSpan w:val="2"/>
            <w:shd w:val="clear" w:color="auto" w:fill="auto"/>
          </w:tcPr>
          <w:p w14:paraId="6F0A7B01" w14:textId="77777777" w:rsidR="000F64AA" w:rsidRPr="000F64AA" w:rsidRDefault="000F64AA" w:rsidP="000F64AA">
            <w:pPr>
              <w:spacing w:before="120" w:after="120"/>
              <w:rPr>
                <w:rFonts w:cs="Arial"/>
                <w:sz w:val="18"/>
              </w:rPr>
            </w:pPr>
          </w:p>
        </w:tc>
        <w:tc>
          <w:tcPr>
            <w:tcW w:w="1250" w:type="pct"/>
            <w:gridSpan w:val="4"/>
            <w:shd w:val="clear" w:color="auto" w:fill="auto"/>
          </w:tcPr>
          <w:p w14:paraId="001DDAAA" w14:textId="77777777" w:rsidR="000F64AA" w:rsidRPr="000F64AA" w:rsidRDefault="000F64AA" w:rsidP="000F64AA">
            <w:pPr>
              <w:spacing w:before="120" w:after="120"/>
              <w:rPr>
                <w:rFonts w:cs="Arial"/>
                <w:sz w:val="18"/>
              </w:rPr>
            </w:pPr>
          </w:p>
        </w:tc>
        <w:tc>
          <w:tcPr>
            <w:tcW w:w="417" w:type="pct"/>
            <w:gridSpan w:val="2"/>
            <w:shd w:val="clear" w:color="auto" w:fill="auto"/>
          </w:tcPr>
          <w:p w14:paraId="145A64A2" w14:textId="77777777" w:rsidR="000F64AA" w:rsidRPr="000F64AA" w:rsidRDefault="000F64AA" w:rsidP="000F64AA">
            <w:pPr>
              <w:spacing w:before="120" w:after="120"/>
              <w:rPr>
                <w:rFonts w:cs="Arial"/>
                <w:sz w:val="18"/>
              </w:rPr>
            </w:pPr>
            <w:r w:rsidRPr="000F64AA">
              <w:rPr>
                <w:rFonts w:cs="Arial"/>
                <w:sz w:val="18"/>
              </w:rPr>
              <w:t>(S) TE</w:t>
            </w:r>
          </w:p>
        </w:tc>
        <w:tc>
          <w:tcPr>
            <w:tcW w:w="834" w:type="pct"/>
            <w:gridSpan w:val="2"/>
            <w:shd w:val="clear" w:color="auto" w:fill="auto"/>
          </w:tcPr>
          <w:p w14:paraId="6AD34928"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381C68F2" w14:textId="77777777" w:rsidTr="00B131AF">
        <w:tc>
          <w:tcPr>
            <w:tcW w:w="1665" w:type="pct"/>
            <w:gridSpan w:val="4"/>
            <w:shd w:val="clear" w:color="auto" w:fill="auto"/>
          </w:tcPr>
          <w:p w14:paraId="1469B598" w14:textId="77777777" w:rsidR="000F64AA" w:rsidRPr="000F64AA" w:rsidRDefault="000F64AA" w:rsidP="000F64AA">
            <w:pPr>
              <w:spacing w:before="120" w:after="120"/>
              <w:rPr>
                <w:rFonts w:cs="Arial"/>
                <w:sz w:val="18"/>
              </w:rPr>
            </w:pPr>
            <w:r w:rsidRPr="000F64AA">
              <w:rPr>
                <w:rFonts w:cs="Arial"/>
                <w:sz w:val="18"/>
              </w:rPr>
              <w:t xml:space="preserve">   Postal code</w:t>
            </w:r>
          </w:p>
        </w:tc>
        <w:tc>
          <w:tcPr>
            <w:tcW w:w="834" w:type="pct"/>
            <w:gridSpan w:val="2"/>
            <w:shd w:val="clear" w:color="auto" w:fill="auto"/>
          </w:tcPr>
          <w:p w14:paraId="36684DC1" w14:textId="77777777" w:rsidR="000F64AA" w:rsidRPr="000F64AA" w:rsidRDefault="000F64AA" w:rsidP="000F64AA">
            <w:pPr>
              <w:spacing w:before="120" w:after="120"/>
              <w:rPr>
                <w:rFonts w:cs="Arial"/>
                <w:sz w:val="18"/>
              </w:rPr>
            </w:pPr>
          </w:p>
        </w:tc>
        <w:tc>
          <w:tcPr>
            <w:tcW w:w="1250" w:type="pct"/>
            <w:gridSpan w:val="4"/>
            <w:shd w:val="clear" w:color="auto" w:fill="auto"/>
          </w:tcPr>
          <w:p w14:paraId="5A7BAE2B" w14:textId="77777777" w:rsidR="000F64AA" w:rsidRPr="000F64AA" w:rsidRDefault="000F64AA" w:rsidP="000F64AA">
            <w:pPr>
              <w:spacing w:before="120" w:after="120"/>
              <w:rPr>
                <w:rFonts w:cs="Arial"/>
                <w:sz w:val="18"/>
              </w:rPr>
            </w:pPr>
          </w:p>
        </w:tc>
        <w:tc>
          <w:tcPr>
            <w:tcW w:w="417" w:type="pct"/>
            <w:gridSpan w:val="2"/>
            <w:shd w:val="clear" w:color="auto" w:fill="auto"/>
          </w:tcPr>
          <w:p w14:paraId="55D58548" w14:textId="77777777" w:rsidR="000F64AA" w:rsidRPr="000F64AA" w:rsidRDefault="000F64AA" w:rsidP="000F64AA">
            <w:pPr>
              <w:spacing w:before="120" w:after="120"/>
              <w:rPr>
                <w:rFonts w:cs="Arial"/>
                <w:sz w:val="18"/>
              </w:rPr>
            </w:pPr>
            <w:r w:rsidRPr="000F64AA">
              <w:rPr>
                <w:rFonts w:cs="Arial"/>
                <w:sz w:val="18"/>
              </w:rPr>
              <w:t>(S) TE</w:t>
            </w:r>
          </w:p>
        </w:tc>
        <w:tc>
          <w:tcPr>
            <w:tcW w:w="834" w:type="pct"/>
            <w:gridSpan w:val="2"/>
            <w:shd w:val="clear" w:color="auto" w:fill="auto"/>
          </w:tcPr>
          <w:p w14:paraId="7B66F6F1"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35148753" w14:textId="77777777" w:rsidTr="00B131AF">
        <w:tc>
          <w:tcPr>
            <w:tcW w:w="1665" w:type="pct"/>
            <w:gridSpan w:val="4"/>
            <w:shd w:val="clear" w:color="auto" w:fill="auto"/>
          </w:tcPr>
          <w:p w14:paraId="34F2ED3F" w14:textId="77777777" w:rsidR="000F64AA" w:rsidRPr="000F64AA" w:rsidRDefault="000F64AA" w:rsidP="000F64AA">
            <w:pPr>
              <w:spacing w:before="120" w:after="120"/>
              <w:rPr>
                <w:rFonts w:cs="Arial"/>
                <w:sz w:val="18"/>
              </w:rPr>
            </w:pPr>
            <w:r w:rsidRPr="000F64AA">
              <w:rPr>
                <w:rFonts w:cs="Arial"/>
                <w:sz w:val="18"/>
              </w:rPr>
              <w:t>Contact Instructions</w:t>
            </w:r>
          </w:p>
        </w:tc>
        <w:tc>
          <w:tcPr>
            <w:tcW w:w="834" w:type="pct"/>
            <w:gridSpan w:val="2"/>
            <w:shd w:val="clear" w:color="auto" w:fill="auto"/>
          </w:tcPr>
          <w:p w14:paraId="668461DA" w14:textId="77777777" w:rsidR="000F64AA" w:rsidRPr="000F64AA" w:rsidRDefault="000F64AA" w:rsidP="000F64AA">
            <w:pPr>
              <w:spacing w:before="120" w:after="120"/>
              <w:rPr>
                <w:rFonts w:cs="Arial"/>
                <w:sz w:val="18"/>
              </w:rPr>
            </w:pPr>
          </w:p>
        </w:tc>
        <w:tc>
          <w:tcPr>
            <w:tcW w:w="1250" w:type="pct"/>
            <w:gridSpan w:val="4"/>
            <w:shd w:val="clear" w:color="auto" w:fill="auto"/>
          </w:tcPr>
          <w:p w14:paraId="7FAACB79" w14:textId="77777777" w:rsidR="000F64AA" w:rsidRPr="000F64AA" w:rsidRDefault="000F64AA" w:rsidP="000F64AA">
            <w:pPr>
              <w:spacing w:before="120" w:after="120"/>
              <w:rPr>
                <w:rFonts w:cs="Arial"/>
                <w:sz w:val="18"/>
              </w:rPr>
            </w:pPr>
          </w:p>
        </w:tc>
        <w:tc>
          <w:tcPr>
            <w:tcW w:w="417" w:type="pct"/>
            <w:gridSpan w:val="2"/>
            <w:shd w:val="clear" w:color="auto" w:fill="auto"/>
          </w:tcPr>
          <w:p w14:paraId="564CD4A5" w14:textId="77777777" w:rsidR="000F64AA" w:rsidRPr="000F64AA" w:rsidRDefault="000F64AA" w:rsidP="000F64AA">
            <w:pPr>
              <w:spacing w:before="120" w:after="120"/>
              <w:rPr>
                <w:rFonts w:cs="Arial"/>
                <w:sz w:val="18"/>
              </w:rPr>
            </w:pPr>
            <w:r w:rsidRPr="000F64AA">
              <w:rPr>
                <w:rFonts w:cs="Arial"/>
                <w:sz w:val="18"/>
              </w:rPr>
              <w:t>TE</w:t>
            </w:r>
          </w:p>
        </w:tc>
        <w:tc>
          <w:tcPr>
            <w:tcW w:w="834" w:type="pct"/>
            <w:gridSpan w:val="2"/>
            <w:shd w:val="clear" w:color="auto" w:fill="auto"/>
          </w:tcPr>
          <w:p w14:paraId="5C86A92A"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6C0BCEC9" w14:textId="77777777" w:rsidTr="00B131AF">
        <w:tc>
          <w:tcPr>
            <w:tcW w:w="1665" w:type="pct"/>
            <w:gridSpan w:val="4"/>
            <w:shd w:val="clear" w:color="auto" w:fill="auto"/>
          </w:tcPr>
          <w:p w14:paraId="6F985789" w14:textId="77777777" w:rsidR="000F64AA" w:rsidRPr="000F64AA" w:rsidRDefault="000F64AA" w:rsidP="000F64AA">
            <w:pPr>
              <w:spacing w:before="120" w:after="120"/>
              <w:rPr>
                <w:rFonts w:cs="Arial"/>
                <w:sz w:val="18"/>
              </w:rPr>
            </w:pPr>
            <w:r w:rsidRPr="000F64AA">
              <w:rPr>
                <w:rFonts w:cs="Arial"/>
                <w:sz w:val="18"/>
              </w:rPr>
              <w:t>Signal Frequency</w:t>
            </w:r>
          </w:p>
        </w:tc>
        <w:tc>
          <w:tcPr>
            <w:tcW w:w="834" w:type="pct"/>
            <w:gridSpan w:val="2"/>
            <w:shd w:val="clear" w:color="auto" w:fill="auto"/>
          </w:tcPr>
          <w:p w14:paraId="4263218C" w14:textId="77777777" w:rsidR="000F64AA" w:rsidRPr="000F64AA" w:rsidRDefault="000F64AA" w:rsidP="000F64AA">
            <w:pPr>
              <w:spacing w:before="120" w:after="120"/>
              <w:rPr>
                <w:rFonts w:cs="Arial"/>
                <w:sz w:val="18"/>
              </w:rPr>
            </w:pPr>
            <w:r w:rsidRPr="000F64AA">
              <w:rPr>
                <w:rFonts w:cs="Arial"/>
                <w:sz w:val="18"/>
              </w:rPr>
              <w:t>(SIGFRQ)</w:t>
            </w:r>
          </w:p>
        </w:tc>
        <w:tc>
          <w:tcPr>
            <w:tcW w:w="1250" w:type="pct"/>
            <w:gridSpan w:val="4"/>
            <w:shd w:val="clear" w:color="auto" w:fill="auto"/>
          </w:tcPr>
          <w:p w14:paraId="700ADE95" w14:textId="77777777" w:rsidR="000F64AA" w:rsidRPr="000F64AA" w:rsidRDefault="000F64AA" w:rsidP="000F64AA">
            <w:pPr>
              <w:spacing w:before="120" w:after="120"/>
              <w:rPr>
                <w:rFonts w:cs="Arial"/>
                <w:sz w:val="18"/>
              </w:rPr>
            </w:pPr>
          </w:p>
        </w:tc>
        <w:tc>
          <w:tcPr>
            <w:tcW w:w="417" w:type="pct"/>
            <w:gridSpan w:val="2"/>
            <w:shd w:val="clear" w:color="auto" w:fill="auto"/>
          </w:tcPr>
          <w:p w14:paraId="6C09FB74" w14:textId="77777777" w:rsidR="000F64AA" w:rsidRPr="000F64AA" w:rsidRDefault="000F64AA" w:rsidP="000F64AA">
            <w:pPr>
              <w:spacing w:before="120" w:after="120"/>
              <w:rPr>
                <w:rFonts w:cs="Arial"/>
                <w:sz w:val="18"/>
              </w:rPr>
            </w:pPr>
            <w:r w:rsidRPr="000F64AA">
              <w:rPr>
                <w:rFonts w:cs="Arial"/>
                <w:sz w:val="18"/>
              </w:rPr>
              <w:t>IN</w:t>
            </w:r>
          </w:p>
        </w:tc>
        <w:tc>
          <w:tcPr>
            <w:tcW w:w="834" w:type="pct"/>
            <w:gridSpan w:val="2"/>
            <w:shd w:val="clear" w:color="auto" w:fill="auto"/>
          </w:tcPr>
          <w:p w14:paraId="56007EC2" w14:textId="77777777" w:rsidR="000F64AA" w:rsidRPr="000F64AA" w:rsidRDefault="000F64AA" w:rsidP="000F64AA">
            <w:pPr>
              <w:spacing w:before="120" w:after="120"/>
              <w:rPr>
                <w:rFonts w:cs="Arial"/>
                <w:sz w:val="18"/>
              </w:rPr>
            </w:pPr>
            <w:r w:rsidRPr="000F64AA">
              <w:rPr>
                <w:rFonts w:cs="Arial"/>
                <w:sz w:val="18"/>
              </w:rPr>
              <w:t>0, *</w:t>
            </w:r>
          </w:p>
        </w:tc>
      </w:tr>
      <w:tr w:rsidR="000F64AA" w:rsidRPr="000F64AA" w14:paraId="29FD2B97" w14:textId="77777777" w:rsidTr="00B131AF">
        <w:tc>
          <w:tcPr>
            <w:tcW w:w="1665" w:type="pct"/>
            <w:gridSpan w:val="4"/>
            <w:shd w:val="clear" w:color="auto" w:fill="auto"/>
          </w:tcPr>
          <w:p w14:paraId="1C08EDF5" w14:textId="77777777" w:rsidR="000F64AA" w:rsidRPr="000F64AA" w:rsidRDefault="000F64AA" w:rsidP="000F64AA">
            <w:pPr>
              <w:spacing w:before="120" w:after="120"/>
              <w:rPr>
                <w:rFonts w:cs="Arial"/>
                <w:sz w:val="18"/>
              </w:rPr>
            </w:pPr>
            <w:r w:rsidRPr="000F64AA">
              <w:rPr>
                <w:rFonts w:cs="Arial"/>
                <w:sz w:val="18"/>
              </w:rPr>
              <w:t>Frequency pair</w:t>
            </w:r>
          </w:p>
        </w:tc>
        <w:tc>
          <w:tcPr>
            <w:tcW w:w="834" w:type="pct"/>
            <w:gridSpan w:val="2"/>
            <w:shd w:val="clear" w:color="auto" w:fill="auto"/>
          </w:tcPr>
          <w:p w14:paraId="1D9D8A13" w14:textId="77777777" w:rsidR="000F64AA" w:rsidRPr="000F64AA" w:rsidRDefault="000F64AA" w:rsidP="000F64AA">
            <w:pPr>
              <w:spacing w:before="120" w:after="120"/>
              <w:rPr>
                <w:rFonts w:cs="Arial"/>
                <w:sz w:val="18"/>
              </w:rPr>
            </w:pPr>
          </w:p>
        </w:tc>
        <w:tc>
          <w:tcPr>
            <w:tcW w:w="1250" w:type="pct"/>
            <w:gridSpan w:val="4"/>
            <w:shd w:val="clear" w:color="auto" w:fill="auto"/>
          </w:tcPr>
          <w:p w14:paraId="3FC6CBFA" w14:textId="77777777" w:rsidR="000F64AA" w:rsidRPr="000F64AA" w:rsidRDefault="000F64AA" w:rsidP="000F64AA">
            <w:pPr>
              <w:spacing w:before="120" w:after="120"/>
              <w:rPr>
                <w:rFonts w:cs="Arial"/>
                <w:sz w:val="18"/>
              </w:rPr>
            </w:pPr>
          </w:p>
        </w:tc>
        <w:tc>
          <w:tcPr>
            <w:tcW w:w="417" w:type="pct"/>
            <w:gridSpan w:val="2"/>
            <w:shd w:val="clear" w:color="auto" w:fill="auto"/>
          </w:tcPr>
          <w:p w14:paraId="488BFDD4" w14:textId="77777777" w:rsidR="000F64AA" w:rsidRPr="000F64AA" w:rsidRDefault="000F64AA" w:rsidP="000F64AA">
            <w:pPr>
              <w:spacing w:before="120" w:after="120"/>
              <w:rPr>
                <w:rFonts w:cs="Arial"/>
                <w:sz w:val="18"/>
              </w:rPr>
            </w:pPr>
            <w:r w:rsidRPr="000F64AA">
              <w:rPr>
                <w:rFonts w:cs="Arial"/>
                <w:sz w:val="18"/>
              </w:rPr>
              <w:t>C</w:t>
            </w:r>
          </w:p>
        </w:tc>
        <w:tc>
          <w:tcPr>
            <w:tcW w:w="834" w:type="pct"/>
            <w:gridSpan w:val="2"/>
            <w:shd w:val="clear" w:color="auto" w:fill="auto"/>
          </w:tcPr>
          <w:p w14:paraId="3D9576D9" w14:textId="77777777" w:rsidR="000F64AA" w:rsidRPr="000F64AA" w:rsidRDefault="000F64AA" w:rsidP="000F64AA">
            <w:pPr>
              <w:spacing w:before="120" w:after="120"/>
              <w:rPr>
                <w:rFonts w:cs="Arial"/>
                <w:sz w:val="18"/>
              </w:rPr>
            </w:pPr>
            <w:r w:rsidRPr="000F64AA">
              <w:rPr>
                <w:rFonts w:cs="Arial"/>
                <w:sz w:val="18"/>
              </w:rPr>
              <w:t>0, *</w:t>
            </w:r>
          </w:p>
        </w:tc>
      </w:tr>
      <w:tr w:rsidR="000F64AA" w:rsidRPr="000F64AA" w14:paraId="0106E21C" w14:textId="77777777" w:rsidTr="00B131AF">
        <w:tc>
          <w:tcPr>
            <w:tcW w:w="1665" w:type="pct"/>
            <w:gridSpan w:val="4"/>
            <w:shd w:val="clear" w:color="auto" w:fill="auto"/>
          </w:tcPr>
          <w:p w14:paraId="707E01A4" w14:textId="77777777" w:rsidR="000F64AA" w:rsidRPr="000F64AA" w:rsidRDefault="000F64AA" w:rsidP="000F64AA">
            <w:pPr>
              <w:spacing w:before="120" w:after="120"/>
              <w:rPr>
                <w:rFonts w:cs="Arial"/>
                <w:sz w:val="18"/>
              </w:rPr>
            </w:pPr>
            <w:r w:rsidRPr="000F64AA">
              <w:rPr>
                <w:rFonts w:cs="Arial"/>
                <w:sz w:val="18"/>
              </w:rPr>
              <w:t xml:space="preserve">   Frequency Shore Station Transmits</w:t>
            </w:r>
          </w:p>
        </w:tc>
        <w:tc>
          <w:tcPr>
            <w:tcW w:w="834" w:type="pct"/>
            <w:gridSpan w:val="2"/>
            <w:shd w:val="clear" w:color="auto" w:fill="auto"/>
          </w:tcPr>
          <w:p w14:paraId="2D11DCDA" w14:textId="77777777" w:rsidR="000F64AA" w:rsidRPr="000F64AA" w:rsidRDefault="000F64AA" w:rsidP="000F64AA">
            <w:pPr>
              <w:spacing w:before="120" w:after="120"/>
              <w:rPr>
                <w:rFonts w:cs="Arial"/>
                <w:sz w:val="18"/>
              </w:rPr>
            </w:pPr>
          </w:p>
        </w:tc>
        <w:tc>
          <w:tcPr>
            <w:tcW w:w="1250" w:type="pct"/>
            <w:gridSpan w:val="4"/>
            <w:shd w:val="clear" w:color="auto" w:fill="auto"/>
          </w:tcPr>
          <w:p w14:paraId="21525CCE" w14:textId="77777777" w:rsidR="000F64AA" w:rsidRPr="000F64AA" w:rsidRDefault="000F64AA" w:rsidP="000F64AA">
            <w:pPr>
              <w:spacing w:before="120" w:after="120"/>
              <w:rPr>
                <w:rFonts w:cs="Arial"/>
                <w:sz w:val="18"/>
              </w:rPr>
            </w:pPr>
          </w:p>
        </w:tc>
        <w:tc>
          <w:tcPr>
            <w:tcW w:w="417" w:type="pct"/>
            <w:gridSpan w:val="2"/>
            <w:shd w:val="clear" w:color="auto" w:fill="auto"/>
          </w:tcPr>
          <w:p w14:paraId="6FBF1ADB" w14:textId="77777777" w:rsidR="000F64AA" w:rsidRPr="000F64AA" w:rsidRDefault="000F64AA" w:rsidP="000F64AA">
            <w:pPr>
              <w:spacing w:before="120" w:after="120"/>
              <w:rPr>
                <w:rFonts w:cs="Arial"/>
                <w:sz w:val="18"/>
              </w:rPr>
            </w:pPr>
            <w:r w:rsidRPr="000F64AA">
              <w:rPr>
                <w:rFonts w:cs="Arial"/>
                <w:sz w:val="18"/>
              </w:rPr>
              <w:t>(S) IN</w:t>
            </w:r>
          </w:p>
        </w:tc>
        <w:tc>
          <w:tcPr>
            <w:tcW w:w="834" w:type="pct"/>
            <w:gridSpan w:val="2"/>
            <w:shd w:val="clear" w:color="auto" w:fill="auto"/>
          </w:tcPr>
          <w:p w14:paraId="11764377" w14:textId="77777777" w:rsidR="000F64AA" w:rsidRPr="000F64AA" w:rsidRDefault="000F64AA" w:rsidP="000F64AA">
            <w:pPr>
              <w:spacing w:before="120" w:after="120"/>
              <w:rPr>
                <w:rFonts w:cs="Arial"/>
                <w:sz w:val="18"/>
              </w:rPr>
            </w:pPr>
            <w:r w:rsidRPr="000F64AA">
              <w:rPr>
                <w:rFonts w:cs="Arial"/>
                <w:sz w:val="18"/>
              </w:rPr>
              <w:t>0, * (ordered)</w:t>
            </w:r>
          </w:p>
        </w:tc>
      </w:tr>
      <w:tr w:rsidR="000F64AA" w:rsidRPr="000F64AA" w14:paraId="32917E3E" w14:textId="77777777" w:rsidTr="00B131AF">
        <w:tc>
          <w:tcPr>
            <w:tcW w:w="1665" w:type="pct"/>
            <w:gridSpan w:val="4"/>
            <w:shd w:val="clear" w:color="auto" w:fill="auto"/>
          </w:tcPr>
          <w:p w14:paraId="001CF04B" w14:textId="77777777" w:rsidR="000F64AA" w:rsidRPr="000F64AA" w:rsidRDefault="000F64AA" w:rsidP="000F64AA">
            <w:pPr>
              <w:spacing w:before="120" w:after="120"/>
              <w:rPr>
                <w:rFonts w:cs="Arial"/>
                <w:sz w:val="18"/>
              </w:rPr>
            </w:pPr>
            <w:r w:rsidRPr="000F64AA">
              <w:rPr>
                <w:rFonts w:cs="Arial"/>
                <w:sz w:val="18"/>
              </w:rPr>
              <w:t xml:space="preserve">   Frequency Shore Station Receives</w:t>
            </w:r>
          </w:p>
        </w:tc>
        <w:tc>
          <w:tcPr>
            <w:tcW w:w="834" w:type="pct"/>
            <w:gridSpan w:val="2"/>
            <w:shd w:val="clear" w:color="auto" w:fill="auto"/>
          </w:tcPr>
          <w:p w14:paraId="713B0F7D" w14:textId="77777777" w:rsidR="000F64AA" w:rsidRPr="000F64AA" w:rsidRDefault="000F64AA" w:rsidP="000F64AA">
            <w:pPr>
              <w:spacing w:before="120" w:after="120"/>
              <w:rPr>
                <w:rFonts w:cs="Arial"/>
                <w:sz w:val="18"/>
              </w:rPr>
            </w:pPr>
          </w:p>
        </w:tc>
        <w:tc>
          <w:tcPr>
            <w:tcW w:w="1250" w:type="pct"/>
            <w:gridSpan w:val="4"/>
            <w:shd w:val="clear" w:color="auto" w:fill="auto"/>
          </w:tcPr>
          <w:p w14:paraId="01CE1421" w14:textId="77777777" w:rsidR="000F64AA" w:rsidRPr="000F64AA" w:rsidRDefault="000F64AA" w:rsidP="000F64AA">
            <w:pPr>
              <w:spacing w:before="120" w:after="120"/>
              <w:rPr>
                <w:rFonts w:cs="Arial"/>
                <w:sz w:val="18"/>
              </w:rPr>
            </w:pPr>
          </w:p>
        </w:tc>
        <w:tc>
          <w:tcPr>
            <w:tcW w:w="417" w:type="pct"/>
            <w:gridSpan w:val="2"/>
            <w:shd w:val="clear" w:color="auto" w:fill="auto"/>
          </w:tcPr>
          <w:p w14:paraId="59E6D861" w14:textId="77777777" w:rsidR="000F64AA" w:rsidRPr="000F64AA" w:rsidRDefault="000F64AA" w:rsidP="000F64AA">
            <w:pPr>
              <w:spacing w:before="120" w:after="120"/>
              <w:rPr>
                <w:rFonts w:cs="Arial"/>
                <w:sz w:val="18"/>
              </w:rPr>
            </w:pPr>
            <w:r w:rsidRPr="000F64AA">
              <w:rPr>
                <w:rFonts w:cs="Arial"/>
                <w:sz w:val="18"/>
              </w:rPr>
              <w:t>(S) IN</w:t>
            </w:r>
          </w:p>
        </w:tc>
        <w:tc>
          <w:tcPr>
            <w:tcW w:w="834" w:type="pct"/>
            <w:gridSpan w:val="2"/>
            <w:shd w:val="clear" w:color="auto" w:fill="auto"/>
          </w:tcPr>
          <w:p w14:paraId="0807E965" w14:textId="77777777" w:rsidR="000F64AA" w:rsidRPr="000F64AA" w:rsidRDefault="000F64AA" w:rsidP="000F64AA">
            <w:pPr>
              <w:spacing w:before="120" w:after="120"/>
              <w:rPr>
                <w:rFonts w:cs="Arial"/>
                <w:sz w:val="18"/>
              </w:rPr>
            </w:pPr>
            <w:r w:rsidRPr="000F64AA">
              <w:rPr>
                <w:rFonts w:cs="Arial"/>
                <w:sz w:val="18"/>
              </w:rPr>
              <w:t>0, * (ordered)</w:t>
            </w:r>
          </w:p>
        </w:tc>
      </w:tr>
      <w:tr w:rsidR="000F64AA" w:rsidRPr="000F64AA" w14:paraId="47C4C5C7" w14:textId="77777777" w:rsidTr="00B131AF">
        <w:tc>
          <w:tcPr>
            <w:tcW w:w="1665" w:type="pct"/>
            <w:gridSpan w:val="4"/>
            <w:shd w:val="clear" w:color="auto" w:fill="auto"/>
          </w:tcPr>
          <w:p w14:paraId="12A4CCFE" w14:textId="77777777" w:rsidR="000F64AA" w:rsidRPr="000F64AA" w:rsidRDefault="000F64AA" w:rsidP="000F64AA">
            <w:pPr>
              <w:spacing w:before="120" w:after="120"/>
              <w:rPr>
                <w:rFonts w:cs="Arial"/>
                <w:sz w:val="18"/>
              </w:rPr>
            </w:pPr>
            <w:r w:rsidRPr="000F64AA">
              <w:rPr>
                <w:rFonts w:cs="Arial"/>
                <w:sz w:val="18"/>
              </w:rPr>
              <w:t xml:space="preserve">   Contact Instructions</w:t>
            </w:r>
          </w:p>
        </w:tc>
        <w:tc>
          <w:tcPr>
            <w:tcW w:w="834" w:type="pct"/>
            <w:gridSpan w:val="2"/>
            <w:shd w:val="clear" w:color="auto" w:fill="auto"/>
          </w:tcPr>
          <w:p w14:paraId="5758F627" w14:textId="77777777" w:rsidR="000F64AA" w:rsidRPr="000F64AA" w:rsidRDefault="000F64AA" w:rsidP="000F64AA">
            <w:pPr>
              <w:spacing w:before="120" w:after="120"/>
              <w:rPr>
                <w:rFonts w:cs="Arial"/>
                <w:sz w:val="18"/>
              </w:rPr>
            </w:pPr>
          </w:p>
        </w:tc>
        <w:tc>
          <w:tcPr>
            <w:tcW w:w="1250" w:type="pct"/>
            <w:gridSpan w:val="4"/>
            <w:shd w:val="clear" w:color="auto" w:fill="auto"/>
          </w:tcPr>
          <w:p w14:paraId="0AE813C2" w14:textId="77777777" w:rsidR="000F64AA" w:rsidRPr="000F64AA" w:rsidRDefault="000F64AA" w:rsidP="000F64AA">
            <w:pPr>
              <w:spacing w:before="120" w:after="120"/>
              <w:rPr>
                <w:rFonts w:cs="Arial"/>
                <w:sz w:val="18"/>
              </w:rPr>
            </w:pPr>
          </w:p>
        </w:tc>
        <w:tc>
          <w:tcPr>
            <w:tcW w:w="417" w:type="pct"/>
            <w:gridSpan w:val="2"/>
            <w:shd w:val="clear" w:color="auto" w:fill="auto"/>
          </w:tcPr>
          <w:p w14:paraId="044AA7F0" w14:textId="77777777" w:rsidR="000F64AA" w:rsidRPr="000F64AA" w:rsidRDefault="000F64AA" w:rsidP="000F64AA">
            <w:pPr>
              <w:spacing w:before="120" w:after="120"/>
              <w:rPr>
                <w:rFonts w:cs="Arial"/>
                <w:sz w:val="18"/>
              </w:rPr>
            </w:pPr>
            <w:r w:rsidRPr="000F64AA">
              <w:rPr>
                <w:rFonts w:cs="Arial"/>
                <w:sz w:val="18"/>
              </w:rPr>
              <w:t>(S) TE</w:t>
            </w:r>
          </w:p>
        </w:tc>
        <w:tc>
          <w:tcPr>
            <w:tcW w:w="834" w:type="pct"/>
            <w:gridSpan w:val="2"/>
            <w:shd w:val="clear" w:color="auto" w:fill="auto"/>
          </w:tcPr>
          <w:p w14:paraId="3F1946FA" w14:textId="77777777" w:rsidR="000F64AA" w:rsidRPr="000F64AA" w:rsidRDefault="000F64AA" w:rsidP="000F64AA">
            <w:pPr>
              <w:spacing w:before="120" w:after="120"/>
              <w:rPr>
                <w:rFonts w:cs="Arial"/>
                <w:sz w:val="18"/>
              </w:rPr>
            </w:pPr>
            <w:r w:rsidRPr="000F64AA">
              <w:rPr>
                <w:rFonts w:cs="Arial"/>
                <w:sz w:val="18"/>
              </w:rPr>
              <w:t>0, * (ordered)</w:t>
            </w:r>
          </w:p>
        </w:tc>
      </w:tr>
      <w:tr w:rsidR="000F64AA" w:rsidRPr="000F64AA" w14:paraId="6F73456C" w14:textId="77777777" w:rsidTr="00B131AF">
        <w:tc>
          <w:tcPr>
            <w:tcW w:w="1665" w:type="pct"/>
            <w:gridSpan w:val="4"/>
            <w:shd w:val="clear" w:color="auto" w:fill="auto"/>
          </w:tcPr>
          <w:p w14:paraId="62E43EC7" w14:textId="77777777" w:rsidR="000F64AA" w:rsidRPr="000F64AA" w:rsidRDefault="000F64AA" w:rsidP="000F64AA">
            <w:pPr>
              <w:spacing w:before="120" w:after="120"/>
              <w:rPr>
                <w:rFonts w:cs="Arial"/>
                <w:sz w:val="18"/>
              </w:rPr>
            </w:pPr>
            <w:r w:rsidRPr="000F64AA">
              <w:rPr>
                <w:rFonts w:cs="Arial"/>
                <w:sz w:val="18"/>
              </w:rPr>
              <w:lastRenderedPageBreak/>
              <w:t>Information</w:t>
            </w:r>
          </w:p>
        </w:tc>
        <w:tc>
          <w:tcPr>
            <w:tcW w:w="834" w:type="pct"/>
            <w:gridSpan w:val="2"/>
            <w:shd w:val="clear" w:color="auto" w:fill="auto"/>
          </w:tcPr>
          <w:p w14:paraId="6949502D" w14:textId="77777777" w:rsidR="000F64AA" w:rsidRPr="000F64AA" w:rsidRDefault="000F64AA" w:rsidP="000F64AA">
            <w:pPr>
              <w:spacing w:before="120" w:after="120"/>
              <w:rPr>
                <w:rFonts w:cs="Arial"/>
                <w:sz w:val="18"/>
              </w:rPr>
            </w:pPr>
          </w:p>
        </w:tc>
        <w:tc>
          <w:tcPr>
            <w:tcW w:w="1250" w:type="pct"/>
            <w:gridSpan w:val="4"/>
            <w:shd w:val="clear" w:color="auto" w:fill="auto"/>
          </w:tcPr>
          <w:p w14:paraId="3C95C02A" w14:textId="77777777" w:rsidR="000F64AA" w:rsidRPr="000F64AA" w:rsidRDefault="000F64AA" w:rsidP="000F64AA">
            <w:pPr>
              <w:spacing w:before="120" w:after="120"/>
              <w:rPr>
                <w:rFonts w:cs="Arial"/>
                <w:sz w:val="18"/>
              </w:rPr>
            </w:pPr>
          </w:p>
        </w:tc>
        <w:tc>
          <w:tcPr>
            <w:tcW w:w="417" w:type="pct"/>
            <w:gridSpan w:val="2"/>
            <w:shd w:val="clear" w:color="auto" w:fill="auto"/>
          </w:tcPr>
          <w:p w14:paraId="57F9E1B9" w14:textId="77777777" w:rsidR="000F64AA" w:rsidRPr="000F64AA" w:rsidRDefault="000F64AA" w:rsidP="000F64AA">
            <w:pPr>
              <w:spacing w:before="120" w:after="120"/>
              <w:rPr>
                <w:rFonts w:cs="Arial"/>
                <w:sz w:val="18"/>
              </w:rPr>
            </w:pPr>
            <w:r w:rsidRPr="000F64AA">
              <w:rPr>
                <w:rFonts w:cs="Arial"/>
                <w:sz w:val="18"/>
              </w:rPr>
              <w:t>C</w:t>
            </w:r>
          </w:p>
        </w:tc>
        <w:tc>
          <w:tcPr>
            <w:tcW w:w="834" w:type="pct"/>
            <w:gridSpan w:val="2"/>
            <w:shd w:val="clear" w:color="auto" w:fill="auto"/>
          </w:tcPr>
          <w:p w14:paraId="28556793" w14:textId="77777777" w:rsidR="000F64AA" w:rsidRPr="000F64AA" w:rsidRDefault="000F64AA" w:rsidP="000F64AA">
            <w:pPr>
              <w:spacing w:before="120" w:after="120"/>
              <w:rPr>
                <w:rFonts w:cs="Arial"/>
                <w:sz w:val="18"/>
              </w:rPr>
            </w:pPr>
            <w:r w:rsidRPr="000F64AA">
              <w:rPr>
                <w:rFonts w:cs="Arial"/>
                <w:sz w:val="18"/>
              </w:rPr>
              <w:t>0, *</w:t>
            </w:r>
          </w:p>
        </w:tc>
      </w:tr>
      <w:tr w:rsidR="000F64AA" w:rsidRPr="000F64AA" w14:paraId="067E639E" w14:textId="77777777" w:rsidTr="00B131AF">
        <w:tc>
          <w:tcPr>
            <w:tcW w:w="1665" w:type="pct"/>
            <w:gridSpan w:val="4"/>
            <w:shd w:val="clear" w:color="auto" w:fill="auto"/>
          </w:tcPr>
          <w:p w14:paraId="343B23F7" w14:textId="77777777" w:rsidR="000F64AA" w:rsidRPr="000F64AA" w:rsidRDefault="000F64AA" w:rsidP="000F64AA">
            <w:pPr>
              <w:spacing w:before="120" w:after="120"/>
              <w:rPr>
                <w:rFonts w:cs="Arial"/>
                <w:sz w:val="18"/>
              </w:rPr>
            </w:pPr>
            <w:r w:rsidRPr="000F64AA">
              <w:rPr>
                <w:rFonts w:cs="Arial"/>
                <w:sz w:val="18"/>
              </w:rPr>
              <w:t xml:space="preserve">   File Locator</w:t>
            </w:r>
          </w:p>
        </w:tc>
        <w:tc>
          <w:tcPr>
            <w:tcW w:w="834" w:type="pct"/>
            <w:gridSpan w:val="2"/>
            <w:shd w:val="clear" w:color="auto" w:fill="auto"/>
          </w:tcPr>
          <w:p w14:paraId="5BDF8B94" w14:textId="77777777" w:rsidR="000F64AA" w:rsidRPr="000F64AA" w:rsidRDefault="000F64AA" w:rsidP="000F64AA">
            <w:pPr>
              <w:spacing w:before="120" w:after="120"/>
              <w:rPr>
                <w:rFonts w:cs="Arial"/>
                <w:sz w:val="18"/>
              </w:rPr>
            </w:pPr>
          </w:p>
        </w:tc>
        <w:tc>
          <w:tcPr>
            <w:tcW w:w="1250" w:type="pct"/>
            <w:gridSpan w:val="4"/>
            <w:shd w:val="clear" w:color="auto" w:fill="auto"/>
          </w:tcPr>
          <w:p w14:paraId="29FA863B" w14:textId="77777777" w:rsidR="000F64AA" w:rsidRPr="000F64AA" w:rsidRDefault="000F64AA" w:rsidP="000F64AA">
            <w:pPr>
              <w:spacing w:before="120" w:after="120"/>
              <w:rPr>
                <w:rFonts w:cs="Arial"/>
                <w:sz w:val="18"/>
              </w:rPr>
            </w:pPr>
          </w:p>
        </w:tc>
        <w:tc>
          <w:tcPr>
            <w:tcW w:w="417" w:type="pct"/>
            <w:gridSpan w:val="2"/>
            <w:shd w:val="clear" w:color="auto" w:fill="auto"/>
          </w:tcPr>
          <w:p w14:paraId="0AFC5AA1" w14:textId="77777777" w:rsidR="000F64AA" w:rsidRPr="000F64AA" w:rsidRDefault="000F64AA" w:rsidP="000F64AA">
            <w:pPr>
              <w:spacing w:before="120" w:after="120"/>
              <w:rPr>
                <w:rFonts w:cs="Arial"/>
                <w:sz w:val="18"/>
              </w:rPr>
            </w:pPr>
            <w:r w:rsidRPr="000F64AA">
              <w:rPr>
                <w:rFonts w:cs="Arial"/>
                <w:sz w:val="18"/>
              </w:rPr>
              <w:t>(S) TE</w:t>
            </w:r>
          </w:p>
        </w:tc>
        <w:tc>
          <w:tcPr>
            <w:tcW w:w="834" w:type="pct"/>
            <w:gridSpan w:val="2"/>
            <w:shd w:val="clear" w:color="auto" w:fill="auto"/>
          </w:tcPr>
          <w:p w14:paraId="0E2D9A20"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79FC17FB" w14:textId="77777777" w:rsidTr="00B131AF">
        <w:tc>
          <w:tcPr>
            <w:tcW w:w="1665" w:type="pct"/>
            <w:gridSpan w:val="4"/>
            <w:shd w:val="clear" w:color="auto" w:fill="auto"/>
          </w:tcPr>
          <w:p w14:paraId="39C05B66" w14:textId="77777777" w:rsidR="000F64AA" w:rsidRPr="000F64AA" w:rsidRDefault="000F64AA" w:rsidP="000F64AA">
            <w:pPr>
              <w:spacing w:before="120" w:after="120"/>
              <w:rPr>
                <w:rFonts w:cs="Arial"/>
                <w:sz w:val="18"/>
              </w:rPr>
            </w:pPr>
            <w:r w:rsidRPr="000F64AA">
              <w:rPr>
                <w:rFonts w:cs="Arial"/>
                <w:sz w:val="18"/>
              </w:rPr>
              <w:t xml:space="preserve">   File Reference</w:t>
            </w:r>
          </w:p>
        </w:tc>
        <w:tc>
          <w:tcPr>
            <w:tcW w:w="834" w:type="pct"/>
            <w:gridSpan w:val="2"/>
            <w:shd w:val="clear" w:color="auto" w:fill="auto"/>
          </w:tcPr>
          <w:p w14:paraId="237F17F8" w14:textId="77777777" w:rsidR="000F64AA" w:rsidRPr="000F64AA" w:rsidRDefault="000F64AA" w:rsidP="000F64AA">
            <w:pPr>
              <w:spacing w:before="120" w:after="120"/>
              <w:rPr>
                <w:rFonts w:cs="Arial"/>
                <w:sz w:val="18"/>
              </w:rPr>
            </w:pPr>
            <w:r w:rsidRPr="000F64AA">
              <w:rPr>
                <w:rFonts w:cs="Arial"/>
                <w:sz w:val="18"/>
              </w:rPr>
              <w:t>(TXTDSC)</w:t>
            </w:r>
          </w:p>
        </w:tc>
        <w:tc>
          <w:tcPr>
            <w:tcW w:w="1250" w:type="pct"/>
            <w:gridSpan w:val="4"/>
            <w:shd w:val="clear" w:color="auto" w:fill="auto"/>
          </w:tcPr>
          <w:p w14:paraId="5DC75C9C" w14:textId="77777777" w:rsidR="000F64AA" w:rsidRPr="000F64AA" w:rsidRDefault="000F64AA" w:rsidP="000F64AA">
            <w:pPr>
              <w:spacing w:before="120" w:after="120"/>
              <w:rPr>
                <w:rFonts w:cs="Arial"/>
                <w:sz w:val="18"/>
              </w:rPr>
            </w:pPr>
          </w:p>
        </w:tc>
        <w:tc>
          <w:tcPr>
            <w:tcW w:w="417" w:type="pct"/>
            <w:gridSpan w:val="2"/>
            <w:shd w:val="clear" w:color="auto" w:fill="auto"/>
          </w:tcPr>
          <w:p w14:paraId="4438AC81" w14:textId="77777777" w:rsidR="000F64AA" w:rsidRPr="000F64AA" w:rsidRDefault="000F64AA" w:rsidP="000F64AA">
            <w:pPr>
              <w:spacing w:before="120" w:after="120"/>
              <w:rPr>
                <w:rFonts w:cs="Arial"/>
                <w:sz w:val="18"/>
              </w:rPr>
            </w:pPr>
            <w:r w:rsidRPr="000F64AA">
              <w:rPr>
                <w:rFonts w:cs="Arial"/>
                <w:sz w:val="18"/>
              </w:rPr>
              <w:t>(S) TE</w:t>
            </w:r>
          </w:p>
        </w:tc>
        <w:tc>
          <w:tcPr>
            <w:tcW w:w="834" w:type="pct"/>
            <w:gridSpan w:val="2"/>
            <w:shd w:val="clear" w:color="auto" w:fill="auto"/>
          </w:tcPr>
          <w:p w14:paraId="4D3EB6EA"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7FBCD4A2" w14:textId="77777777" w:rsidTr="00B131AF">
        <w:tc>
          <w:tcPr>
            <w:tcW w:w="1665" w:type="pct"/>
            <w:gridSpan w:val="4"/>
            <w:shd w:val="clear" w:color="auto" w:fill="auto"/>
          </w:tcPr>
          <w:p w14:paraId="5730E461" w14:textId="77777777" w:rsidR="000F64AA" w:rsidRPr="000F64AA" w:rsidRDefault="000F64AA" w:rsidP="000F64AA">
            <w:pPr>
              <w:spacing w:before="120" w:after="120"/>
              <w:rPr>
                <w:rFonts w:cs="Arial"/>
                <w:sz w:val="18"/>
              </w:rPr>
            </w:pPr>
            <w:r w:rsidRPr="000F64AA">
              <w:rPr>
                <w:rFonts w:cs="Arial"/>
                <w:sz w:val="18"/>
              </w:rPr>
              <w:t xml:space="preserve">   Headline</w:t>
            </w:r>
          </w:p>
        </w:tc>
        <w:tc>
          <w:tcPr>
            <w:tcW w:w="834" w:type="pct"/>
            <w:gridSpan w:val="2"/>
            <w:shd w:val="clear" w:color="auto" w:fill="auto"/>
          </w:tcPr>
          <w:p w14:paraId="09B6422C" w14:textId="77777777" w:rsidR="000F64AA" w:rsidRPr="000F64AA" w:rsidRDefault="000F64AA" w:rsidP="000F64AA">
            <w:pPr>
              <w:spacing w:before="120" w:after="120"/>
              <w:rPr>
                <w:rFonts w:cs="Arial"/>
                <w:sz w:val="18"/>
              </w:rPr>
            </w:pPr>
          </w:p>
        </w:tc>
        <w:tc>
          <w:tcPr>
            <w:tcW w:w="1250" w:type="pct"/>
            <w:gridSpan w:val="4"/>
            <w:shd w:val="clear" w:color="auto" w:fill="auto"/>
          </w:tcPr>
          <w:p w14:paraId="301538CC" w14:textId="77777777" w:rsidR="000F64AA" w:rsidRPr="000F64AA" w:rsidRDefault="000F64AA" w:rsidP="000F64AA">
            <w:pPr>
              <w:spacing w:before="120" w:after="120"/>
              <w:rPr>
                <w:rFonts w:cs="Arial"/>
                <w:sz w:val="18"/>
              </w:rPr>
            </w:pPr>
          </w:p>
        </w:tc>
        <w:tc>
          <w:tcPr>
            <w:tcW w:w="417" w:type="pct"/>
            <w:gridSpan w:val="2"/>
            <w:shd w:val="clear" w:color="auto" w:fill="auto"/>
          </w:tcPr>
          <w:p w14:paraId="3930C765" w14:textId="77777777" w:rsidR="000F64AA" w:rsidRPr="000F64AA" w:rsidRDefault="000F64AA" w:rsidP="000F64AA">
            <w:pPr>
              <w:spacing w:before="120" w:after="120"/>
              <w:rPr>
                <w:rFonts w:cs="Arial"/>
                <w:sz w:val="18"/>
              </w:rPr>
            </w:pPr>
            <w:r w:rsidRPr="000F64AA">
              <w:rPr>
                <w:rFonts w:cs="Arial"/>
                <w:sz w:val="18"/>
              </w:rPr>
              <w:t>(S) TE</w:t>
            </w:r>
          </w:p>
        </w:tc>
        <w:tc>
          <w:tcPr>
            <w:tcW w:w="834" w:type="pct"/>
            <w:gridSpan w:val="2"/>
            <w:shd w:val="clear" w:color="auto" w:fill="auto"/>
          </w:tcPr>
          <w:p w14:paraId="1F5E4D01" w14:textId="77777777" w:rsidR="000F64AA" w:rsidRPr="000F64AA" w:rsidRDefault="000F64AA" w:rsidP="000F64AA">
            <w:pPr>
              <w:spacing w:before="120" w:after="120"/>
              <w:rPr>
                <w:rFonts w:cs="Arial"/>
                <w:sz w:val="18"/>
              </w:rPr>
            </w:pPr>
            <w:r w:rsidRPr="000F64AA">
              <w:rPr>
                <w:rFonts w:cs="Arial"/>
                <w:sz w:val="18"/>
              </w:rPr>
              <w:t>0, * (ordered)</w:t>
            </w:r>
          </w:p>
        </w:tc>
      </w:tr>
      <w:tr w:rsidR="000F64AA" w:rsidRPr="000F64AA" w14:paraId="057901B1" w14:textId="77777777" w:rsidTr="00B131AF">
        <w:tc>
          <w:tcPr>
            <w:tcW w:w="1665" w:type="pct"/>
            <w:gridSpan w:val="4"/>
            <w:shd w:val="clear" w:color="auto" w:fill="auto"/>
          </w:tcPr>
          <w:p w14:paraId="0A3650AD" w14:textId="77777777" w:rsidR="000F64AA" w:rsidRPr="000F64AA" w:rsidRDefault="000F64AA" w:rsidP="000F64AA">
            <w:pPr>
              <w:spacing w:before="120" w:after="120"/>
              <w:rPr>
                <w:rFonts w:cs="Arial"/>
                <w:sz w:val="18"/>
              </w:rPr>
            </w:pPr>
            <w:r w:rsidRPr="000F64AA">
              <w:rPr>
                <w:rFonts w:cs="Arial"/>
                <w:sz w:val="18"/>
              </w:rPr>
              <w:t xml:space="preserve">   Language</w:t>
            </w:r>
          </w:p>
        </w:tc>
        <w:tc>
          <w:tcPr>
            <w:tcW w:w="834" w:type="pct"/>
            <w:gridSpan w:val="2"/>
            <w:shd w:val="clear" w:color="auto" w:fill="auto"/>
          </w:tcPr>
          <w:p w14:paraId="60C1C035" w14:textId="77777777" w:rsidR="000F64AA" w:rsidRPr="000F64AA" w:rsidRDefault="000F64AA" w:rsidP="000F64AA">
            <w:pPr>
              <w:spacing w:before="120" w:after="120"/>
              <w:rPr>
                <w:rFonts w:cs="Arial"/>
                <w:sz w:val="18"/>
              </w:rPr>
            </w:pPr>
          </w:p>
        </w:tc>
        <w:tc>
          <w:tcPr>
            <w:tcW w:w="1250" w:type="pct"/>
            <w:gridSpan w:val="4"/>
            <w:shd w:val="clear" w:color="auto" w:fill="auto"/>
          </w:tcPr>
          <w:p w14:paraId="03F79669" w14:textId="77777777" w:rsidR="000F64AA" w:rsidRPr="000F64AA" w:rsidRDefault="000F64AA" w:rsidP="000F64AA">
            <w:pPr>
              <w:spacing w:before="120" w:after="120"/>
              <w:rPr>
                <w:rFonts w:cs="Arial"/>
                <w:sz w:val="18"/>
              </w:rPr>
            </w:pPr>
          </w:p>
        </w:tc>
        <w:tc>
          <w:tcPr>
            <w:tcW w:w="417" w:type="pct"/>
            <w:gridSpan w:val="2"/>
            <w:shd w:val="clear" w:color="auto" w:fill="auto"/>
          </w:tcPr>
          <w:p w14:paraId="4C51F5DD" w14:textId="77777777" w:rsidR="000F64AA" w:rsidRPr="000F64AA" w:rsidRDefault="000F64AA" w:rsidP="000F64AA">
            <w:pPr>
              <w:spacing w:before="120" w:after="120"/>
              <w:rPr>
                <w:rFonts w:cs="Arial"/>
                <w:sz w:val="18"/>
              </w:rPr>
            </w:pPr>
            <w:r w:rsidRPr="000F64AA">
              <w:rPr>
                <w:rFonts w:cs="Arial"/>
                <w:sz w:val="18"/>
              </w:rPr>
              <w:t>(S) TE</w:t>
            </w:r>
          </w:p>
        </w:tc>
        <w:tc>
          <w:tcPr>
            <w:tcW w:w="834" w:type="pct"/>
            <w:gridSpan w:val="2"/>
            <w:shd w:val="clear" w:color="auto" w:fill="auto"/>
          </w:tcPr>
          <w:p w14:paraId="7F51F034"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4ED15FE9" w14:textId="77777777" w:rsidTr="00B131AF">
        <w:tc>
          <w:tcPr>
            <w:tcW w:w="1665" w:type="pct"/>
            <w:gridSpan w:val="4"/>
            <w:shd w:val="clear" w:color="auto" w:fill="auto"/>
          </w:tcPr>
          <w:p w14:paraId="0E428E17" w14:textId="77777777" w:rsidR="000F64AA" w:rsidRPr="000F64AA" w:rsidRDefault="000F64AA" w:rsidP="000F64AA">
            <w:pPr>
              <w:spacing w:before="120" w:after="120"/>
              <w:rPr>
                <w:rFonts w:cs="Arial"/>
                <w:sz w:val="18"/>
              </w:rPr>
            </w:pPr>
            <w:r w:rsidRPr="000F64AA">
              <w:rPr>
                <w:rFonts w:cs="Arial"/>
                <w:sz w:val="18"/>
              </w:rPr>
              <w:t xml:space="preserve">   Text</w:t>
            </w:r>
          </w:p>
        </w:tc>
        <w:tc>
          <w:tcPr>
            <w:tcW w:w="834" w:type="pct"/>
            <w:gridSpan w:val="2"/>
            <w:shd w:val="clear" w:color="auto" w:fill="auto"/>
          </w:tcPr>
          <w:p w14:paraId="2A51B0F8" w14:textId="77777777" w:rsidR="000F64AA" w:rsidRPr="000F64AA" w:rsidRDefault="000F64AA" w:rsidP="000F64AA">
            <w:pPr>
              <w:spacing w:before="120" w:after="120"/>
              <w:rPr>
                <w:rFonts w:cs="Arial"/>
                <w:sz w:val="18"/>
              </w:rPr>
            </w:pPr>
            <w:r w:rsidRPr="000F64AA">
              <w:rPr>
                <w:rFonts w:cs="Arial"/>
                <w:sz w:val="18"/>
              </w:rPr>
              <w:t>(INFORM)</w:t>
            </w:r>
          </w:p>
          <w:p w14:paraId="1AFEDECE" w14:textId="77777777" w:rsidR="000F64AA" w:rsidRPr="000F64AA" w:rsidRDefault="000F64AA" w:rsidP="000F64AA">
            <w:pPr>
              <w:spacing w:before="120" w:after="120"/>
              <w:rPr>
                <w:rFonts w:cs="Arial"/>
                <w:sz w:val="18"/>
              </w:rPr>
            </w:pPr>
            <w:r w:rsidRPr="000F64AA">
              <w:rPr>
                <w:rFonts w:cs="Arial"/>
                <w:sz w:val="18"/>
              </w:rPr>
              <w:t>(NINFOM)</w:t>
            </w:r>
          </w:p>
        </w:tc>
        <w:tc>
          <w:tcPr>
            <w:tcW w:w="1250" w:type="pct"/>
            <w:gridSpan w:val="4"/>
            <w:shd w:val="clear" w:color="auto" w:fill="auto"/>
          </w:tcPr>
          <w:p w14:paraId="3EB64DF7" w14:textId="77777777" w:rsidR="000F64AA" w:rsidRPr="000F64AA" w:rsidRDefault="000F64AA" w:rsidP="000F64AA">
            <w:pPr>
              <w:spacing w:before="120" w:after="120"/>
              <w:rPr>
                <w:rFonts w:cs="Arial"/>
                <w:sz w:val="18"/>
              </w:rPr>
            </w:pPr>
          </w:p>
        </w:tc>
        <w:tc>
          <w:tcPr>
            <w:tcW w:w="417" w:type="pct"/>
            <w:gridSpan w:val="2"/>
            <w:shd w:val="clear" w:color="auto" w:fill="auto"/>
          </w:tcPr>
          <w:p w14:paraId="72D9E15B" w14:textId="77777777" w:rsidR="000F64AA" w:rsidRPr="000F64AA" w:rsidRDefault="000F64AA" w:rsidP="000F64AA">
            <w:pPr>
              <w:spacing w:before="120" w:after="120"/>
              <w:rPr>
                <w:rFonts w:cs="Arial"/>
                <w:sz w:val="18"/>
              </w:rPr>
            </w:pPr>
            <w:r w:rsidRPr="000F64AA">
              <w:rPr>
                <w:rFonts w:cs="Arial"/>
                <w:sz w:val="18"/>
              </w:rPr>
              <w:t>(S) TE</w:t>
            </w:r>
          </w:p>
        </w:tc>
        <w:tc>
          <w:tcPr>
            <w:tcW w:w="834" w:type="pct"/>
            <w:gridSpan w:val="2"/>
            <w:shd w:val="clear" w:color="auto" w:fill="auto"/>
          </w:tcPr>
          <w:p w14:paraId="2BA75E17"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6742A997" w14:textId="77777777" w:rsidTr="00B131AF">
        <w:tc>
          <w:tcPr>
            <w:tcW w:w="1665" w:type="pct"/>
            <w:gridSpan w:val="4"/>
            <w:shd w:val="clear" w:color="auto" w:fill="auto"/>
          </w:tcPr>
          <w:p w14:paraId="51595964" w14:textId="77777777" w:rsidR="000F64AA" w:rsidRPr="000F64AA" w:rsidRDefault="000F64AA" w:rsidP="000F64AA">
            <w:pPr>
              <w:spacing w:before="120" w:after="120"/>
              <w:rPr>
                <w:rFonts w:cs="Arial"/>
                <w:sz w:val="18"/>
              </w:rPr>
            </w:pPr>
            <w:r w:rsidRPr="000F64AA">
              <w:rPr>
                <w:rFonts w:cs="Arial"/>
                <w:sz w:val="18"/>
              </w:rPr>
              <w:t>MMSI Code</w:t>
            </w:r>
          </w:p>
        </w:tc>
        <w:tc>
          <w:tcPr>
            <w:tcW w:w="834" w:type="pct"/>
            <w:gridSpan w:val="2"/>
            <w:shd w:val="clear" w:color="auto" w:fill="auto"/>
          </w:tcPr>
          <w:p w14:paraId="6BC732CF" w14:textId="77777777" w:rsidR="000F64AA" w:rsidRPr="000F64AA" w:rsidRDefault="000F64AA" w:rsidP="000F64AA">
            <w:pPr>
              <w:spacing w:before="120" w:after="120"/>
              <w:rPr>
                <w:rFonts w:cs="Arial"/>
                <w:sz w:val="18"/>
              </w:rPr>
            </w:pPr>
          </w:p>
        </w:tc>
        <w:tc>
          <w:tcPr>
            <w:tcW w:w="1250" w:type="pct"/>
            <w:gridSpan w:val="4"/>
            <w:shd w:val="clear" w:color="auto" w:fill="auto"/>
          </w:tcPr>
          <w:p w14:paraId="53F5151A" w14:textId="77777777" w:rsidR="000F64AA" w:rsidRPr="000F64AA" w:rsidRDefault="000F64AA" w:rsidP="000F64AA">
            <w:pPr>
              <w:spacing w:before="120" w:after="120"/>
              <w:rPr>
                <w:rFonts w:cs="Arial"/>
                <w:sz w:val="18"/>
              </w:rPr>
            </w:pPr>
          </w:p>
        </w:tc>
        <w:tc>
          <w:tcPr>
            <w:tcW w:w="417" w:type="pct"/>
            <w:gridSpan w:val="2"/>
            <w:shd w:val="clear" w:color="auto" w:fill="auto"/>
          </w:tcPr>
          <w:p w14:paraId="7C37617B" w14:textId="77777777" w:rsidR="000F64AA" w:rsidRPr="000F64AA" w:rsidRDefault="000F64AA" w:rsidP="000F64AA">
            <w:pPr>
              <w:spacing w:before="120" w:after="120"/>
              <w:rPr>
                <w:rFonts w:cs="Arial"/>
                <w:sz w:val="18"/>
              </w:rPr>
            </w:pPr>
            <w:r w:rsidRPr="000F64AA">
              <w:rPr>
                <w:rFonts w:cs="Arial"/>
                <w:sz w:val="18"/>
              </w:rPr>
              <w:t>TE</w:t>
            </w:r>
          </w:p>
        </w:tc>
        <w:tc>
          <w:tcPr>
            <w:tcW w:w="834" w:type="pct"/>
            <w:gridSpan w:val="2"/>
            <w:shd w:val="clear" w:color="auto" w:fill="auto"/>
          </w:tcPr>
          <w:p w14:paraId="73A3A01F"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5ADB0A50" w14:textId="77777777" w:rsidTr="00B131AF">
        <w:tc>
          <w:tcPr>
            <w:tcW w:w="1665" w:type="pct"/>
            <w:gridSpan w:val="4"/>
            <w:shd w:val="clear" w:color="auto" w:fill="auto"/>
          </w:tcPr>
          <w:p w14:paraId="0370E817" w14:textId="77777777" w:rsidR="000F64AA" w:rsidRPr="000F64AA" w:rsidRDefault="000F64AA" w:rsidP="000F64AA">
            <w:pPr>
              <w:spacing w:before="120" w:after="120"/>
              <w:rPr>
                <w:rFonts w:cs="Arial"/>
                <w:sz w:val="18"/>
              </w:rPr>
            </w:pPr>
            <w:r w:rsidRPr="000F64AA">
              <w:rPr>
                <w:rFonts w:cs="Arial"/>
                <w:sz w:val="18"/>
              </w:rPr>
              <w:t>Online Resource</w:t>
            </w:r>
          </w:p>
        </w:tc>
        <w:tc>
          <w:tcPr>
            <w:tcW w:w="834" w:type="pct"/>
            <w:gridSpan w:val="2"/>
            <w:shd w:val="clear" w:color="auto" w:fill="auto"/>
          </w:tcPr>
          <w:p w14:paraId="1D8472DB" w14:textId="77777777" w:rsidR="000F64AA" w:rsidRPr="000F64AA" w:rsidRDefault="000F64AA" w:rsidP="000F64AA">
            <w:pPr>
              <w:spacing w:before="120" w:after="120"/>
              <w:rPr>
                <w:rFonts w:cs="Arial"/>
                <w:sz w:val="18"/>
              </w:rPr>
            </w:pPr>
          </w:p>
        </w:tc>
        <w:tc>
          <w:tcPr>
            <w:tcW w:w="1250" w:type="pct"/>
            <w:gridSpan w:val="4"/>
            <w:shd w:val="clear" w:color="auto" w:fill="auto"/>
          </w:tcPr>
          <w:p w14:paraId="7D36ED62" w14:textId="77777777" w:rsidR="000F64AA" w:rsidRPr="000F64AA" w:rsidRDefault="000F64AA" w:rsidP="000F64AA">
            <w:pPr>
              <w:spacing w:before="120" w:after="120"/>
              <w:rPr>
                <w:rFonts w:cs="Arial"/>
                <w:sz w:val="18"/>
              </w:rPr>
            </w:pPr>
          </w:p>
        </w:tc>
        <w:tc>
          <w:tcPr>
            <w:tcW w:w="417" w:type="pct"/>
            <w:gridSpan w:val="2"/>
            <w:shd w:val="clear" w:color="auto" w:fill="auto"/>
          </w:tcPr>
          <w:p w14:paraId="3F3DC0C9" w14:textId="77777777" w:rsidR="000F64AA" w:rsidRPr="000F64AA" w:rsidRDefault="000F64AA" w:rsidP="000F64AA">
            <w:pPr>
              <w:spacing w:before="120" w:after="120"/>
              <w:rPr>
                <w:rFonts w:cs="Arial"/>
                <w:sz w:val="18"/>
              </w:rPr>
            </w:pPr>
            <w:r w:rsidRPr="000F64AA">
              <w:rPr>
                <w:rFonts w:cs="Arial"/>
                <w:sz w:val="18"/>
              </w:rPr>
              <w:t>C</w:t>
            </w:r>
          </w:p>
        </w:tc>
        <w:tc>
          <w:tcPr>
            <w:tcW w:w="834" w:type="pct"/>
            <w:gridSpan w:val="2"/>
            <w:shd w:val="clear" w:color="auto" w:fill="auto"/>
          </w:tcPr>
          <w:p w14:paraId="3F19C659" w14:textId="77777777" w:rsidR="000F64AA" w:rsidRPr="000F64AA" w:rsidRDefault="000F64AA" w:rsidP="000F64AA">
            <w:pPr>
              <w:spacing w:before="120" w:after="120"/>
              <w:rPr>
                <w:rFonts w:cs="Arial"/>
                <w:sz w:val="18"/>
              </w:rPr>
            </w:pPr>
            <w:r w:rsidRPr="000F64AA">
              <w:rPr>
                <w:rFonts w:cs="Arial"/>
                <w:sz w:val="18"/>
              </w:rPr>
              <w:t>0, *</w:t>
            </w:r>
          </w:p>
        </w:tc>
      </w:tr>
      <w:tr w:rsidR="000F64AA" w:rsidRPr="000F64AA" w14:paraId="681DD19C" w14:textId="77777777" w:rsidTr="00B131AF">
        <w:tc>
          <w:tcPr>
            <w:tcW w:w="1665" w:type="pct"/>
            <w:gridSpan w:val="4"/>
            <w:shd w:val="clear" w:color="auto" w:fill="auto"/>
          </w:tcPr>
          <w:p w14:paraId="202791EE" w14:textId="77777777" w:rsidR="000F64AA" w:rsidRPr="000F64AA" w:rsidRDefault="000F64AA" w:rsidP="000F64AA">
            <w:pPr>
              <w:spacing w:before="120" w:after="120"/>
              <w:rPr>
                <w:rFonts w:cs="Arial"/>
                <w:sz w:val="18"/>
              </w:rPr>
            </w:pPr>
            <w:r w:rsidRPr="000F64AA">
              <w:rPr>
                <w:rFonts w:cs="Arial"/>
                <w:sz w:val="18"/>
              </w:rPr>
              <w:t xml:space="preserve">   Online Resource Linkage URL</w:t>
            </w:r>
          </w:p>
        </w:tc>
        <w:tc>
          <w:tcPr>
            <w:tcW w:w="834" w:type="pct"/>
            <w:gridSpan w:val="2"/>
            <w:shd w:val="clear" w:color="auto" w:fill="auto"/>
          </w:tcPr>
          <w:p w14:paraId="29161C66" w14:textId="77777777" w:rsidR="000F64AA" w:rsidRPr="000F64AA" w:rsidRDefault="000F64AA" w:rsidP="000F64AA">
            <w:pPr>
              <w:spacing w:before="120" w:after="120"/>
              <w:rPr>
                <w:rFonts w:cs="Arial"/>
                <w:sz w:val="18"/>
              </w:rPr>
            </w:pPr>
          </w:p>
        </w:tc>
        <w:tc>
          <w:tcPr>
            <w:tcW w:w="1250" w:type="pct"/>
            <w:gridSpan w:val="4"/>
            <w:shd w:val="clear" w:color="auto" w:fill="auto"/>
          </w:tcPr>
          <w:p w14:paraId="504C2CBA" w14:textId="77777777" w:rsidR="000F64AA" w:rsidRPr="000F64AA" w:rsidRDefault="000F64AA" w:rsidP="000F64AA">
            <w:pPr>
              <w:spacing w:before="120" w:after="120"/>
              <w:rPr>
                <w:rFonts w:cs="Arial"/>
                <w:sz w:val="18"/>
              </w:rPr>
            </w:pPr>
          </w:p>
        </w:tc>
        <w:tc>
          <w:tcPr>
            <w:tcW w:w="417" w:type="pct"/>
            <w:gridSpan w:val="2"/>
            <w:shd w:val="clear" w:color="auto" w:fill="auto"/>
          </w:tcPr>
          <w:p w14:paraId="155CB3D7" w14:textId="77777777" w:rsidR="000F64AA" w:rsidRPr="000F64AA" w:rsidRDefault="000F64AA" w:rsidP="000F64AA">
            <w:pPr>
              <w:spacing w:before="120" w:after="120"/>
              <w:rPr>
                <w:rFonts w:cs="Arial"/>
                <w:sz w:val="18"/>
              </w:rPr>
            </w:pPr>
            <w:r w:rsidRPr="000F64AA">
              <w:rPr>
                <w:rFonts w:cs="Arial"/>
                <w:sz w:val="18"/>
              </w:rPr>
              <w:t>(S) UL</w:t>
            </w:r>
          </w:p>
        </w:tc>
        <w:tc>
          <w:tcPr>
            <w:tcW w:w="834" w:type="pct"/>
            <w:gridSpan w:val="2"/>
            <w:shd w:val="clear" w:color="auto" w:fill="auto"/>
          </w:tcPr>
          <w:p w14:paraId="206BF189" w14:textId="77777777" w:rsidR="000F64AA" w:rsidRPr="000F64AA" w:rsidRDefault="000F64AA" w:rsidP="000F64AA">
            <w:pPr>
              <w:spacing w:before="120" w:after="120"/>
              <w:rPr>
                <w:rFonts w:cs="Arial"/>
                <w:sz w:val="18"/>
              </w:rPr>
            </w:pPr>
            <w:r w:rsidRPr="000F64AA">
              <w:rPr>
                <w:rFonts w:cs="Arial"/>
                <w:sz w:val="18"/>
              </w:rPr>
              <w:t>1, 1</w:t>
            </w:r>
          </w:p>
        </w:tc>
      </w:tr>
      <w:tr w:rsidR="000F64AA" w:rsidRPr="000F64AA" w14:paraId="5F4B99B4" w14:textId="77777777" w:rsidTr="00B131AF">
        <w:tc>
          <w:tcPr>
            <w:tcW w:w="1665" w:type="pct"/>
            <w:gridSpan w:val="4"/>
            <w:shd w:val="clear" w:color="auto" w:fill="auto"/>
          </w:tcPr>
          <w:p w14:paraId="5AFF3A64" w14:textId="77777777" w:rsidR="000F64AA" w:rsidRPr="000F64AA" w:rsidRDefault="000F64AA" w:rsidP="000F64AA">
            <w:pPr>
              <w:spacing w:before="120" w:after="120"/>
              <w:rPr>
                <w:rFonts w:cs="Arial"/>
                <w:sz w:val="18"/>
              </w:rPr>
            </w:pPr>
            <w:r w:rsidRPr="000F64AA">
              <w:rPr>
                <w:rFonts w:cs="Arial"/>
                <w:sz w:val="18"/>
              </w:rPr>
              <w:t xml:space="preserve">   Protocol</w:t>
            </w:r>
          </w:p>
        </w:tc>
        <w:tc>
          <w:tcPr>
            <w:tcW w:w="834" w:type="pct"/>
            <w:gridSpan w:val="2"/>
            <w:shd w:val="clear" w:color="auto" w:fill="auto"/>
          </w:tcPr>
          <w:p w14:paraId="0C6FFDAD" w14:textId="77777777" w:rsidR="000F64AA" w:rsidRPr="000F64AA" w:rsidRDefault="000F64AA" w:rsidP="000F64AA">
            <w:pPr>
              <w:spacing w:before="120" w:after="120"/>
              <w:rPr>
                <w:rFonts w:cs="Arial"/>
                <w:sz w:val="18"/>
              </w:rPr>
            </w:pPr>
          </w:p>
        </w:tc>
        <w:tc>
          <w:tcPr>
            <w:tcW w:w="1250" w:type="pct"/>
            <w:gridSpan w:val="4"/>
            <w:shd w:val="clear" w:color="auto" w:fill="auto"/>
          </w:tcPr>
          <w:p w14:paraId="3F63862D" w14:textId="77777777" w:rsidR="000F64AA" w:rsidRPr="000F64AA" w:rsidRDefault="000F64AA" w:rsidP="000F64AA">
            <w:pPr>
              <w:spacing w:before="120" w:after="120"/>
              <w:rPr>
                <w:rFonts w:cs="Arial"/>
                <w:sz w:val="18"/>
              </w:rPr>
            </w:pPr>
          </w:p>
        </w:tc>
        <w:tc>
          <w:tcPr>
            <w:tcW w:w="417" w:type="pct"/>
            <w:gridSpan w:val="2"/>
            <w:shd w:val="clear" w:color="auto" w:fill="auto"/>
          </w:tcPr>
          <w:p w14:paraId="681F4C41" w14:textId="77777777" w:rsidR="000F64AA" w:rsidRPr="000F64AA" w:rsidRDefault="000F64AA" w:rsidP="000F64AA">
            <w:pPr>
              <w:spacing w:before="120" w:after="120"/>
              <w:rPr>
                <w:rFonts w:cs="Arial"/>
                <w:sz w:val="18"/>
              </w:rPr>
            </w:pPr>
            <w:r w:rsidRPr="000F64AA">
              <w:rPr>
                <w:rFonts w:cs="Arial"/>
                <w:sz w:val="18"/>
              </w:rPr>
              <w:t>(S) TE</w:t>
            </w:r>
          </w:p>
        </w:tc>
        <w:tc>
          <w:tcPr>
            <w:tcW w:w="834" w:type="pct"/>
            <w:gridSpan w:val="2"/>
            <w:shd w:val="clear" w:color="auto" w:fill="auto"/>
          </w:tcPr>
          <w:p w14:paraId="13BD46A3"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39031E3D" w14:textId="77777777" w:rsidTr="00B131AF">
        <w:tc>
          <w:tcPr>
            <w:tcW w:w="1665" w:type="pct"/>
            <w:gridSpan w:val="4"/>
            <w:shd w:val="clear" w:color="auto" w:fill="auto"/>
          </w:tcPr>
          <w:p w14:paraId="72547AF5" w14:textId="77777777" w:rsidR="000F64AA" w:rsidRPr="000F64AA" w:rsidRDefault="000F64AA" w:rsidP="000F64AA">
            <w:pPr>
              <w:spacing w:before="120" w:after="120"/>
              <w:rPr>
                <w:rFonts w:cs="Arial"/>
                <w:sz w:val="18"/>
              </w:rPr>
            </w:pPr>
            <w:r w:rsidRPr="000F64AA">
              <w:rPr>
                <w:rFonts w:cs="Arial"/>
                <w:sz w:val="18"/>
              </w:rPr>
              <w:t xml:space="preserve">   Application Profile</w:t>
            </w:r>
          </w:p>
        </w:tc>
        <w:tc>
          <w:tcPr>
            <w:tcW w:w="834" w:type="pct"/>
            <w:gridSpan w:val="2"/>
            <w:shd w:val="clear" w:color="auto" w:fill="auto"/>
          </w:tcPr>
          <w:p w14:paraId="2DFE10C7" w14:textId="77777777" w:rsidR="000F64AA" w:rsidRPr="000F64AA" w:rsidRDefault="000F64AA" w:rsidP="000F64AA">
            <w:pPr>
              <w:spacing w:before="120" w:after="120"/>
              <w:rPr>
                <w:rFonts w:cs="Arial"/>
                <w:sz w:val="18"/>
              </w:rPr>
            </w:pPr>
          </w:p>
        </w:tc>
        <w:tc>
          <w:tcPr>
            <w:tcW w:w="1250" w:type="pct"/>
            <w:gridSpan w:val="4"/>
            <w:shd w:val="clear" w:color="auto" w:fill="auto"/>
          </w:tcPr>
          <w:p w14:paraId="06D65ADE" w14:textId="77777777" w:rsidR="000F64AA" w:rsidRPr="000F64AA" w:rsidRDefault="000F64AA" w:rsidP="000F64AA">
            <w:pPr>
              <w:spacing w:before="120" w:after="120"/>
              <w:rPr>
                <w:rFonts w:cs="Arial"/>
                <w:sz w:val="18"/>
              </w:rPr>
            </w:pPr>
          </w:p>
        </w:tc>
        <w:tc>
          <w:tcPr>
            <w:tcW w:w="417" w:type="pct"/>
            <w:gridSpan w:val="2"/>
            <w:shd w:val="clear" w:color="auto" w:fill="auto"/>
          </w:tcPr>
          <w:p w14:paraId="6868AF71" w14:textId="77777777" w:rsidR="000F64AA" w:rsidRPr="000F64AA" w:rsidRDefault="000F64AA" w:rsidP="000F64AA">
            <w:pPr>
              <w:spacing w:before="120" w:after="120"/>
              <w:rPr>
                <w:rFonts w:cs="Arial"/>
                <w:sz w:val="18"/>
              </w:rPr>
            </w:pPr>
            <w:r w:rsidRPr="000F64AA">
              <w:rPr>
                <w:rFonts w:cs="Arial"/>
                <w:sz w:val="18"/>
              </w:rPr>
              <w:t>(S) TE</w:t>
            </w:r>
          </w:p>
        </w:tc>
        <w:tc>
          <w:tcPr>
            <w:tcW w:w="834" w:type="pct"/>
            <w:gridSpan w:val="2"/>
            <w:shd w:val="clear" w:color="auto" w:fill="auto"/>
          </w:tcPr>
          <w:p w14:paraId="131F761E"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2E4C7E45" w14:textId="77777777" w:rsidTr="00B131AF">
        <w:tc>
          <w:tcPr>
            <w:tcW w:w="1665" w:type="pct"/>
            <w:gridSpan w:val="4"/>
            <w:shd w:val="clear" w:color="auto" w:fill="auto"/>
          </w:tcPr>
          <w:p w14:paraId="47ABCC9F" w14:textId="77777777" w:rsidR="000F64AA" w:rsidRPr="000F64AA" w:rsidRDefault="000F64AA" w:rsidP="000F64AA">
            <w:pPr>
              <w:spacing w:before="120" w:after="120"/>
              <w:rPr>
                <w:rFonts w:cs="Arial"/>
                <w:sz w:val="18"/>
              </w:rPr>
            </w:pPr>
            <w:r w:rsidRPr="000F64AA">
              <w:rPr>
                <w:rFonts w:cs="Arial"/>
                <w:sz w:val="18"/>
              </w:rPr>
              <w:t xml:space="preserve">   Name of Resource</w:t>
            </w:r>
          </w:p>
        </w:tc>
        <w:tc>
          <w:tcPr>
            <w:tcW w:w="834" w:type="pct"/>
            <w:gridSpan w:val="2"/>
            <w:shd w:val="clear" w:color="auto" w:fill="auto"/>
          </w:tcPr>
          <w:p w14:paraId="24D5CE06" w14:textId="77777777" w:rsidR="000F64AA" w:rsidRPr="000F64AA" w:rsidRDefault="000F64AA" w:rsidP="000F64AA">
            <w:pPr>
              <w:spacing w:before="120" w:after="120"/>
              <w:rPr>
                <w:rFonts w:cs="Arial"/>
                <w:sz w:val="18"/>
              </w:rPr>
            </w:pPr>
          </w:p>
        </w:tc>
        <w:tc>
          <w:tcPr>
            <w:tcW w:w="1250" w:type="pct"/>
            <w:gridSpan w:val="4"/>
            <w:shd w:val="clear" w:color="auto" w:fill="auto"/>
          </w:tcPr>
          <w:p w14:paraId="394D82FD" w14:textId="77777777" w:rsidR="000F64AA" w:rsidRPr="000F64AA" w:rsidRDefault="000F64AA" w:rsidP="000F64AA">
            <w:pPr>
              <w:spacing w:before="120" w:after="120"/>
              <w:rPr>
                <w:rFonts w:cs="Arial"/>
                <w:sz w:val="18"/>
              </w:rPr>
            </w:pPr>
          </w:p>
        </w:tc>
        <w:tc>
          <w:tcPr>
            <w:tcW w:w="417" w:type="pct"/>
            <w:gridSpan w:val="2"/>
            <w:shd w:val="clear" w:color="auto" w:fill="auto"/>
          </w:tcPr>
          <w:p w14:paraId="6DA6F056" w14:textId="77777777" w:rsidR="000F64AA" w:rsidRPr="000F64AA" w:rsidRDefault="000F64AA" w:rsidP="000F64AA">
            <w:pPr>
              <w:spacing w:before="120" w:after="120"/>
              <w:rPr>
                <w:rFonts w:cs="Arial"/>
                <w:sz w:val="18"/>
              </w:rPr>
            </w:pPr>
            <w:r w:rsidRPr="000F64AA">
              <w:rPr>
                <w:rFonts w:cs="Arial"/>
                <w:sz w:val="18"/>
              </w:rPr>
              <w:t>(S) TE</w:t>
            </w:r>
          </w:p>
        </w:tc>
        <w:tc>
          <w:tcPr>
            <w:tcW w:w="834" w:type="pct"/>
            <w:gridSpan w:val="2"/>
            <w:shd w:val="clear" w:color="auto" w:fill="auto"/>
          </w:tcPr>
          <w:p w14:paraId="385EF792"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340A6C85" w14:textId="77777777" w:rsidTr="00B131AF">
        <w:tc>
          <w:tcPr>
            <w:tcW w:w="1665" w:type="pct"/>
            <w:gridSpan w:val="4"/>
            <w:shd w:val="clear" w:color="auto" w:fill="auto"/>
          </w:tcPr>
          <w:p w14:paraId="4794FBED" w14:textId="77777777" w:rsidR="000F64AA" w:rsidRPr="000F64AA" w:rsidRDefault="000F64AA" w:rsidP="000F64AA">
            <w:pPr>
              <w:spacing w:before="120" w:after="120"/>
              <w:rPr>
                <w:rFonts w:cs="Arial"/>
                <w:sz w:val="18"/>
              </w:rPr>
            </w:pPr>
            <w:r w:rsidRPr="000F64AA">
              <w:rPr>
                <w:rFonts w:cs="Arial"/>
                <w:sz w:val="18"/>
              </w:rPr>
              <w:t xml:space="preserve">   Online Resource Description</w:t>
            </w:r>
          </w:p>
        </w:tc>
        <w:tc>
          <w:tcPr>
            <w:tcW w:w="834" w:type="pct"/>
            <w:gridSpan w:val="2"/>
            <w:shd w:val="clear" w:color="auto" w:fill="auto"/>
          </w:tcPr>
          <w:p w14:paraId="39918B4A" w14:textId="77777777" w:rsidR="000F64AA" w:rsidRPr="000F64AA" w:rsidRDefault="000F64AA" w:rsidP="000F64AA">
            <w:pPr>
              <w:spacing w:before="120" w:after="120"/>
              <w:rPr>
                <w:rFonts w:cs="Arial"/>
                <w:sz w:val="18"/>
              </w:rPr>
            </w:pPr>
          </w:p>
        </w:tc>
        <w:tc>
          <w:tcPr>
            <w:tcW w:w="1250" w:type="pct"/>
            <w:gridSpan w:val="4"/>
            <w:shd w:val="clear" w:color="auto" w:fill="auto"/>
          </w:tcPr>
          <w:p w14:paraId="1F9967B5" w14:textId="77777777" w:rsidR="000F64AA" w:rsidRPr="000F64AA" w:rsidRDefault="000F64AA" w:rsidP="000F64AA">
            <w:pPr>
              <w:spacing w:before="120" w:after="120"/>
              <w:rPr>
                <w:rFonts w:cs="Arial"/>
                <w:sz w:val="18"/>
              </w:rPr>
            </w:pPr>
          </w:p>
        </w:tc>
        <w:tc>
          <w:tcPr>
            <w:tcW w:w="417" w:type="pct"/>
            <w:gridSpan w:val="2"/>
            <w:shd w:val="clear" w:color="auto" w:fill="auto"/>
          </w:tcPr>
          <w:p w14:paraId="5B2C4BB7" w14:textId="77777777" w:rsidR="000F64AA" w:rsidRPr="000F64AA" w:rsidRDefault="000F64AA" w:rsidP="000F64AA">
            <w:pPr>
              <w:spacing w:before="120" w:after="120"/>
              <w:rPr>
                <w:rFonts w:cs="Arial"/>
                <w:sz w:val="18"/>
              </w:rPr>
            </w:pPr>
            <w:r w:rsidRPr="000F64AA">
              <w:rPr>
                <w:rFonts w:cs="Arial"/>
                <w:sz w:val="18"/>
              </w:rPr>
              <w:t>(S) TE</w:t>
            </w:r>
          </w:p>
        </w:tc>
        <w:tc>
          <w:tcPr>
            <w:tcW w:w="834" w:type="pct"/>
            <w:gridSpan w:val="2"/>
            <w:shd w:val="clear" w:color="auto" w:fill="auto"/>
          </w:tcPr>
          <w:p w14:paraId="4D6197D4"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58038FCE" w14:textId="77777777" w:rsidTr="00B131AF">
        <w:tc>
          <w:tcPr>
            <w:tcW w:w="1665" w:type="pct"/>
            <w:gridSpan w:val="4"/>
            <w:shd w:val="clear" w:color="auto" w:fill="auto"/>
          </w:tcPr>
          <w:p w14:paraId="0EF1EF41" w14:textId="77777777" w:rsidR="000F64AA" w:rsidRPr="000F64AA" w:rsidRDefault="000F64AA" w:rsidP="000F64AA">
            <w:pPr>
              <w:spacing w:before="120" w:after="120"/>
              <w:rPr>
                <w:rFonts w:cs="Arial"/>
                <w:sz w:val="18"/>
              </w:rPr>
            </w:pPr>
            <w:r w:rsidRPr="000F64AA">
              <w:rPr>
                <w:rFonts w:cs="Arial"/>
                <w:sz w:val="18"/>
              </w:rPr>
              <w:t xml:space="preserve">   Online Function</w:t>
            </w:r>
          </w:p>
        </w:tc>
        <w:tc>
          <w:tcPr>
            <w:tcW w:w="834" w:type="pct"/>
            <w:gridSpan w:val="2"/>
            <w:shd w:val="clear" w:color="auto" w:fill="auto"/>
          </w:tcPr>
          <w:p w14:paraId="72744848" w14:textId="77777777" w:rsidR="000F64AA" w:rsidRPr="000F64AA" w:rsidRDefault="000F64AA" w:rsidP="000F64AA">
            <w:pPr>
              <w:spacing w:before="120" w:after="120"/>
              <w:rPr>
                <w:rFonts w:cs="Arial"/>
                <w:sz w:val="18"/>
              </w:rPr>
            </w:pPr>
          </w:p>
        </w:tc>
        <w:tc>
          <w:tcPr>
            <w:tcW w:w="1250" w:type="pct"/>
            <w:gridSpan w:val="4"/>
            <w:shd w:val="clear" w:color="auto" w:fill="auto"/>
          </w:tcPr>
          <w:p w14:paraId="7205F0C8" w14:textId="77777777" w:rsidR="000F64AA" w:rsidRPr="000F64AA" w:rsidRDefault="000F64AA" w:rsidP="000F64AA">
            <w:pPr>
              <w:spacing w:before="120" w:after="120"/>
              <w:rPr>
                <w:rFonts w:cs="Arial"/>
                <w:sz w:val="18"/>
              </w:rPr>
            </w:pPr>
            <w:r w:rsidRPr="000F64AA">
              <w:rPr>
                <w:rFonts w:cs="Arial"/>
                <w:sz w:val="18"/>
              </w:rPr>
              <w:t>1 : Download</w:t>
            </w:r>
          </w:p>
          <w:p w14:paraId="68F327F5" w14:textId="77777777" w:rsidR="000F64AA" w:rsidRPr="000F64AA" w:rsidRDefault="000F64AA" w:rsidP="000F64AA">
            <w:pPr>
              <w:spacing w:before="120" w:after="120"/>
              <w:rPr>
                <w:rFonts w:cs="Arial"/>
                <w:sz w:val="18"/>
              </w:rPr>
            </w:pPr>
            <w:r w:rsidRPr="000F64AA">
              <w:rPr>
                <w:rFonts w:cs="Arial"/>
                <w:sz w:val="18"/>
              </w:rPr>
              <w:t>3 : Offline Access</w:t>
            </w:r>
          </w:p>
          <w:p w14:paraId="5350D338" w14:textId="77777777" w:rsidR="000F64AA" w:rsidRPr="000F64AA" w:rsidRDefault="000F64AA" w:rsidP="000F64AA">
            <w:pPr>
              <w:spacing w:before="120" w:after="120"/>
              <w:rPr>
                <w:rFonts w:cs="Arial"/>
                <w:sz w:val="18"/>
              </w:rPr>
            </w:pPr>
            <w:r w:rsidRPr="000F64AA">
              <w:rPr>
                <w:rFonts w:cs="Arial"/>
                <w:sz w:val="18"/>
              </w:rPr>
              <w:t>4 : Order</w:t>
            </w:r>
          </w:p>
          <w:p w14:paraId="5EC3F6CA" w14:textId="77777777" w:rsidR="000F64AA" w:rsidRPr="000F64AA" w:rsidRDefault="000F64AA" w:rsidP="000F64AA">
            <w:pPr>
              <w:spacing w:before="120" w:after="120"/>
              <w:rPr>
                <w:rFonts w:cs="Arial"/>
                <w:sz w:val="18"/>
              </w:rPr>
            </w:pPr>
            <w:r w:rsidRPr="000F64AA">
              <w:rPr>
                <w:rFonts w:cs="Arial"/>
                <w:sz w:val="18"/>
              </w:rPr>
              <w:t>5 : Search</w:t>
            </w:r>
          </w:p>
          <w:p w14:paraId="1EDF8F5B" w14:textId="77777777" w:rsidR="000F64AA" w:rsidRPr="000F64AA" w:rsidRDefault="000F64AA" w:rsidP="000F64AA">
            <w:pPr>
              <w:spacing w:before="120" w:after="120"/>
              <w:rPr>
                <w:rFonts w:cs="Arial"/>
                <w:sz w:val="18"/>
              </w:rPr>
            </w:pPr>
            <w:r w:rsidRPr="000F64AA">
              <w:rPr>
                <w:rFonts w:cs="Arial"/>
                <w:sz w:val="18"/>
              </w:rPr>
              <w:t>6 : Complete Metadata</w:t>
            </w:r>
          </w:p>
          <w:p w14:paraId="018B6616" w14:textId="77777777" w:rsidR="000F64AA" w:rsidRPr="000F64AA" w:rsidRDefault="000F64AA" w:rsidP="000F64AA">
            <w:pPr>
              <w:spacing w:before="120" w:after="120"/>
              <w:rPr>
                <w:rFonts w:cs="Arial"/>
                <w:sz w:val="18"/>
              </w:rPr>
            </w:pPr>
            <w:r w:rsidRPr="000F64AA">
              <w:rPr>
                <w:rFonts w:cs="Arial"/>
                <w:sz w:val="18"/>
              </w:rPr>
              <w:t>7 : Browse Graphic</w:t>
            </w:r>
          </w:p>
          <w:p w14:paraId="5BD80D2B" w14:textId="77777777" w:rsidR="000F64AA" w:rsidRPr="000F64AA" w:rsidRDefault="000F64AA" w:rsidP="000F64AA">
            <w:pPr>
              <w:spacing w:before="120" w:after="120"/>
              <w:rPr>
                <w:rFonts w:cs="Arial"/>
                <w:sz w:val="18"/>
              </w:rPr>
            </w:pPr>
            <w:r w:rsidRPr="000F64AA">
              <w:rPr>
                <w:rFonts w:cs="Arial"/>
                <w:sz w:val="18"/>
              </w:rPr>
              <w:t>8 : Upload</w:t>
            </w:r>
          </w:p>
          <w:p w14:paraId="0A7E06CA" w14:textId="77777777" w:rsidR="000F64AA" w:rsidRPr="000F64AA" w:rsidRDefault="000F64AA" w:rsidP="000F64AA">
            <w:pPr>
              <w:spacing w:before="120" w:after="120"/>
              <w:rPr>
                <w:rFonts w:cs="Arial"/>
                <w:sz w:val="18"/>
              </w:rPr>
            </w:pPr>
            <w:r w:rsidRPr="000F64AA">
              <w:rPr>
                <w:rFonts w:cs="Arial"/>
                <w:sz w:val="18"/>
              </w:rPr>
              <w:t>9 : Email Service</w:t>
            </w:r>
          </w:p>
          <w:p w14:paraId="1FD71BFF" w14:textId="77777777" w:rsidR="000F64AA" w:rsidRPr="000F64AA" w:rsidRDefault="000F64AA" w:rsidP="000F64AA">
            <w:pPr>
              <w:spacing w:before="120" w:after="120"/>
              <w:rPr>
                <w:rFonts w:cs="Arial"/>
                <w:sz w:val="18"/>
              </w:rPr>
            </w:pPr>
            <w:r w:rsidRPr="000F64AA">
              <w:rPr>
                <w:rFonts w:cs="Arial"/>
                <w:sz w:val="18"/>
              </w:rPr>
              <w:t>10 : Browsing</w:t>
            </w:r>
          </w:p>
          <w:p w14:paraId="1A59CA59" w14:textId="77777777" w:rsidR="000F64AA" w:rsidRPr="000F64AA" w:rsidRDefault="000F64AA" w:rsidP="000F64AA">
            <w:pPr>
              <w:spacing w:before="120" w:after="120"/>
              <w:rPr>
                <w:rFonts w:cs="Arial"/>
                <w:sz w:val="18"/>
              </w:rPr>
            </w:pPr>
            <w:r w:rsidRPr="000F64AA">
              <w:rPr>
                <w:rFonts w:cs="Arial"/>
                <w:sz w:val="18"/>
              </w:rPr>
              <w:t>11 : File Access</w:t>
            </w:r>
          </w:p>
        </w:tc>
        <w:tc>
          <w:tcPr>
            <w:tcW w:w="417" w:type="pct"/>
            <w:gridSpan w:val="2"/>
            <w:shd w:val="clear" w:color="auto" w:fill="auto"/>
          </w:tcPr>
          <w:p w14:paraId="01B48177" w14:textId="77777777" w:rsidR="000F64AA" w:rsidRPr="000F64AA" w:rsidRDefault="000F64AA" w:rsidP="000F64AA">
            <w:pPr>
              <w:spacing w:before="120" w:after="120"/>
              <w:rPr>
                <w:rFonts w:cs="Arial"/>
                <w:sz w:val="18"/>
              </w:rPr>
            </w:pPr>
            <w:r w:rsidRPr="000F64AA">
              <w:rPr>
                <w:rFonts w:cs="Arial"/>
                <w:sz w:val="18"/>
              </w:rPr>
              <w:t>(S) EN</w:t>
            </w:r>
          </w:p>
        </w:tc>
        <w:tc>
          <w:tcPr>
            <w:tcW w:w="834" w:type="pct"/>
            <w:gridSpan w:val="2"/>
            <w:shd w:val="clear" w:color="auto" w:fill="auto"/>
          </w:tcPr>
          <w:p w14:paraId="04D77080"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4F68C855" w14:textId="77777777" w:rsidTr="00B131AF">
        <w:tc>
          <w:tcPr>
            <w:tcW w:w="1665" w:type="pct"/>
            <w:gridSpan w:val="4"/>
            <w:shd w:val="clear" w:color="auto" w:fill="auto"/>
          </w:tcPr>
          <w:p w14:paraId="1BB0B03D" w14:textId="77777777" w:rsidR="000F64AA" w:rsidRPr="000F64AA" w:rsidRDefault="000F64AA" w:rsidP="000F64AA">
            <w:pPr>
              <w:spacing w:before="120" w:after="120"/>
              <w:rPr>
                <w:rFonts w:cs="Arial"/>
                <w:sz w:val="18"/>
              </w:rPr>
            </w:pPr>
            <w:r w:rsidRPr="000F64AA">
              <w:rPr>
                <w:rFonts w:cs="Arial"/>
                <w:sz w:val="18"/>
              </w:rPr>
              <w:t xml:space="preserve">   Protocol request</w:t>
            </w:r>
          </w:p>
        </w:tc>
        <w:tc>
          <w:tcPr>
            <w:tcW w:w="834" w:type="pct"/>
            <w:gridSpan w:val="2"/>
            <w:shd w:val="clear" w:color="auto" w:fill="auto"/>
          </w:tcPr>
          <w:p w14:paraId="6465D99E" w14:textId="77777777" w:rsidR="000F64AA" w:rsidRPr="000F64AA" w:rsidRDefault="000F64AA" w:rsidP="000F64AA">
            <w:pPr>
              <w:spacing w:before="120" w:after="120"/>
              <w:rPr>
                <w:rFonts w:cs="Arial"/>
                <w:sz w:val="18"/>
              </w:rPr>
            </w:pPr>
          </w:p>
        </w:tc>
        <w:tc>
          <w:tcPr>
            <w:tcW w:w="1250" w:type="pct"/>
            <w:gridSpan w:val="4"/>
            <w:shd w:val="clear" w:color="auto" w:fill="auto"/>
          </w:tcPr>
          <w:p w14:paraId="325A6ADA" w14:textId="77777777" w:rsidR="000F64AA" w:rsidRPr="000F64AA" w:rsidRDefault="000F64AA" w:rsidP="000F64AA">
            <w:pPr>
              <w:spacing w:before="120" w:after="120"/>
              <w:rPr>
                <w:rFonts w:cs="Arial"/>
                <w:sz w:val="18"/>
              </w:rPr>
            </w:pPr>
          </w:p>
        </w:tc>
        <w:tc>
          <w:tcPr>
            <w:tcW w:w="417" w:type="pct"/>
            <w:gridSpan w:val="2"/>
            <w:shd w:val="clear" w:color="auto" w:fill="auto"/>
          </w:tcPr>
          <w:p w14:paraId="51C1E89D" w14:textId="77777777" w:rsidR="000F64AA" w:rsidRPr="000F64AA" w:rsidRDefault="000F64AA" w:rsidP="000F64AA">
            <w:pPr>
              <w:spacing w:before="120" w:after="120"/>
              <w:rPr>
                <w:rFonts w:cs="Arial"/>
                <w:sz w:val="18"/>
              </w:rPr>
            </w:pPr>
            <w:r w:rsidRPr="000F64AA">
              <w:rPr>
                <w:rFonts w:cs="Arial"/>
                <w:sz w:val="18"/>
              </w:rPr>
              <w:t>(S) TE</w:t>
            </w:r>
          </w:p>
        </w:tc>
        <w:tc>
          <w:tcPr>
            <w:tcW w:w="834" w:type="pct"/>
            <w:gridSpan w:val="2"/>
            <w:shd w:val="clear" w:color="auto" w:fill="auto"/>
          </w:tcPr>
          <w:p w14:paraId="1705AA73"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333E53AD" w14:textId="77777777" w:rsidTr="00B131AF">
        <w:tc>
          <w:tcPr>
            <w:tcW w:w="1665" w:type="pct"/>
            <w:gridSpan w:val="4"/>
            <w:shd w:val="clear" w:color="auto" w:fill="auto"/>
          </w:tcPr>
          <w:p w14:paraId="01DA3475" w14:textId="77777777" w:rsidR="000F64AA" w:rsidRPr="000F64AA" w:rsidRDefault="000F64AA" w:rsidP="000F64AA">
            <w:pPr>
              <w:spacing w:before="120" w:after="120"/>
              <w:rPr>
                <w:rFonts w:cs="Arial"/>
                <w:sz w:val="18"/>
              </w:rPr>
            </w:pPr>
            <w:r w:rsidRPr="000F64AA">
              <w:rPr>
                <w:rFonts w:cs="Arial"/>
                <w:sz w:val="18"/>
              </w:rPr>
              <w:t>Telecommunications</w:t>
            </w:r>
          </w:p>
        </w:tc>
        <w:tc>
          <w:tcPr>
            <w:tcW w:w="834" w:type="pct"/>
            <w:gridSpan w:val="2"/>
            <w:shd w:val="clear" w:color="auto" w:fill="auto"/>
          </w:tcPr>
          <w:p w14:paraId="2B1B1C3C" w14:textId="77777777" w:rsidR="000F64AA" w:rsidRPr="000F64AA" w:rsidRDefault="000F64AA" w:rsidP="000F64AA">
            <w:pPr>
              <w:spacing w:before="120" w:after="120"/>
              <w:rPr>
                <w:rFonts w:cs="Arial"/>
                <w:sz w:val="18"/>
              </w:rPr>
            </w:pPr>
          </w:p>
        </w:tc>
        <w:tc>
          <w:tcPr>
            <w:tcW w:w="1250" w:type="pct"/>
            <w:gridSpan w:val="4"/>
            <w:shd w:val="clear" w:color="auto" w:fill="auto"/>
          </w:tcPr>
          <w:p w14:paraId="4A16F853" w14:textId="77777777" w:rsidR="000F64AA" w:rsidRPr="000F64AA" w:rsidRDefault="000F64AA" w:rsidP="000F64AA">
            <w:pPr>
              <w:spacing w:before="120" w:after="120"/>
              <w:rPr>
                <w:rFonts w:cs="Arial"/>
                <w:sz w:val="18"/>
              </w:rPr>
            </w:pPr>
          </w:p>
        </w:tc>
        <w:tc>
          <w:tcPr>
            <w:tcW w:w="417" w:type="pct"/>
            <w:gridSpan w:val="2"/>
            <w:shd w:val="clear" w:color="auto" w:fill="auto"/>
          </w:tcPr>
          <w:p w14:paraId="6E41606A" w14:textId="77777777" w:rsidR="000F64AA" w:rsidRPr="000F64AA" w:rsidRDefault="000F64AA" w:rsidP="000F64AA">
            <w:pPr>
              <w:spacing w:before="120" w:after="120"/>
              <w:rPr>
                <w:rFonts w:cs="Arial"/>
                <w:sz w:val="18"/>
              </w:rPr>
            </w:pPr>
            <w:r w:rsidRPr="000F64AA">
              <w:rPr>
                <w:rFonts w:cs="Arial"/>
                <w:sz w:val="18"/>
              </w:rPr>
              <w:t>C</w:t>
            </w:r>
          </w:p>
        </w:tc>
        <w:tc>
          <w:tcPr>
            <w:tcW w:w="834" w:type="pct"/>
            <w:gridSpan w:val="2"/>
            <w:shd w:val="clear" w:color="auto" w:fill="auto"/>
          </w:tcPr>
          <w:p w14:paraId="5D1CC1A9" w14:textId="77777777" w:rsidR="000F64AA" w:rsidRPr="000F64AA" w:rsidRDefault="000F64AA" w:rsidP="000F64AA">
            <w:pPr>
              <w:spacing w:before="120" w:after="120"/>
              <w:rPr>
                <w:rFonts w:cs="Arial"/>
                <w:sz w:val="18"/>
              </w:rPr>
            </w:pPr>
            <w:r w:rsidRPr="000F64AA">
              <w:rPr>
                <w:rFonts w:cs="Arial"/>
                <w:sz w:val="18"/>
              </w:rPr>
              <w:t>0, *</w:t>
            </w:r>
          </w:p>
        </w:tc>
      </w:tr>
      <w:tr w:rsidR="000F64AA" w:rsidRPr="000F64AA" w14:paraId="0A73982F" w14:textId="77777777" w:rsidTr="00B131AF">
        <w:tc>
          <w:tcPr>
            <w:tcW w:w="1665" w:type="pct"/>
            <w:gridSpan w:val="4"/>
            <w:shd w:val="clear" w:color="auto" w:fill="auto"/>
          </w:tcPr>
          <w:p w14:paraId="791CE12C" w14:textId="77777777" w:rsidR="000F64AA" w:rsidRPr="000F64AA" w:rsidRDefault="000F64AA" w:rsidP="000F64AA">
            <w:pPr>
              <w:spacing w:before="120" w:after="120"/>
              <w:rPr>
                <w:rFonts w:cs="Arial"/>
                <w:sz w:val="18"/>
              </w:rPr>
            </w:pPr>
            <w:r w:rsidRPr="000F64AA">
              <w:rPr>
                <w:rFonts w:cs="Arial"/>
                <w:sz w:val="18"/>
              </w:rPr>
              <w:t xml:space="preserve">   Category of Communication Preference</w:t>
            </w:r>
          </w:p>
        </w:tc>
        <w:tc>
          <w:tcPr>
            <w:tcW w:w="834" w:type="pct"/>
            <w:gridSpan w:val="2"/>
            <w:shd w:val="clear" w:color="auto" w:fill="auto"/>
          </w:tcPr>
          <w:p w14:paraId="63F74034" w14:textId="77777777" w:rsidR="000F64AA" w:rsidRPr="000F64AA" w:rsidRDefault="000F64AA" w:rsidP="000F64AA">
            <w:pPr>
              <w:spacing w:before="120" w:after="120"/>
              <w:rPr>
                <w:rFonts w:cs="Arial"/>
                <w:sz w:val="18"/>
              </w:rPr>
            </w:pPr>
          </w:p>
        </w:tc>
        <w:tc>
          <w:tcPr>
            <w:tcW w:w="1250" w:type="pct"/>
            <w:gridSpan w:val="4"/>
            <w:shd w:val="clear" w:color="auto" w:fill="auto"/>
          </w:tcPr>
          <w:p w14:paraId="1F670866" w14:textId="77777777" w:rsidR="000F64AA" w:rsidRPr="000F64AA" w:rsidRDefault="000F64AA" w:rsidP="000F64AA">
            <w:pPr>
              <w:spacing w:before="120" w:after="120"/>
              <w:rPr>
                <w:rFonts w:cs="Arial"/>
                <w:sz w:val="18"/>
              </w:rPr>
            </w:pPr>
            <w:r w:rsidRPr="000F64AA">
              <w:rPr>
                <w:rFonts w:cs="Arial"/>
                <w:sz w:val="18"/>
              </w:rPr>
              <w:t>1 : Preferred Calling</w:t>
            </w:r>
          </w:p>
          <w:p w14:paraId="4EB9EE0C" w14:textId="77777777" w:rsidR="000F64AA" w:rsidRPr="000F64AA" w:rsidRDefault="000F64AA" w:rsidP="000F64AA">
            <w:pPr>
              <w:spacing w:before="120" w:after="120"/>
              <w:rPr>
                <w:rFonts w:cs="Arial"/>
                <w:sz w:val="18"/>
              </w:rPr>
            </w:pPr>
            <w:r w:rsidRPr="000F64AA">
              <w:rPr>
                <w:rFonts w:cs="Arial"/>
                <w:sz w:val="18"/>
              </w:rPr>
              <w:t>2 : Alternate Calling</w:t>
            </w:r>
          </w:p>
          <w:p w14:paraId="4DEE16A7" w14:textId="77777777" w:rsidR="000F64AA" w:rsidRPr="000F64AA" w:rsidRDefault="000F64AA" w:rsidP="000F64AA">
            <w:pPr>
              <w:spacing w:before="120" w:after="120"/>
              <w:rPr>
                <w:rFonts w:cs="Arial"/>
                <w:sz w:val="18"/>
              </w:rPr>
            </w:pPr>
            <w:r w:rsidRPr="000F64AA">
              <w:rPr>
                <w:rFonts w:cs="Arial"/>
                <w:sz w:val="18"/>
              </w:rPr>
              <w:t>3 : Preferred Working</w:t>
            </w:r>
          </w:p>
          <w:p w14:paraId="41E7EBC5" w14:textId="77777777" w:rsidR="000F64AA" w:rsidRPr="000F64AA" w:rsidRDefault="000F64AA" w:rsidP="000F64AA">
            <w:pPr>
              <w:spacing w:before="120" w:after="120"/>
              <w:rPr>
                <w:rFonts w:cs="Arial"/>
                <w:sz w:val="18"/>
              </w:rPr>
            </w:pPr>
            <w:r w:rsidRPr="000F64AA">
              <w:rPr>
                <w:rFonts w:cs="Arial"/>
                <w:sz w:val="18"/>
              </w:rPr>
              <w:t>4 : Alternate Working</w:t>
            </w:r>
          </w:p>
        </w:tc>
        <w:tc>
          <w:tcPr>
            <w:tcW w:w="417" w:type="pct"/>
            <w:gridSpan w:val="2"/>
            <w:shd w:val="clear" w:color="auto" w:fill="auto"/>
          </w:tcPr>
          <w:p w14:paraId="794CBC01" w14:textId="77777777" w:rsidR="000F64AA" w:rsidRPr="000F64AA" w:rsidRDefault="000F64AA" w:rsidP="000F64AA">
            <w:pPr>
              <w:spacing w:before="120" w:after="120"/>
              <w:rPr>
                <w:rFonts w:cs="Arial"/>
                <w:sz w:val="18"/>
              </w:rPr>
            </w:pPr>
            <w:r w:rsidRPr="000F64AA">
              <w:rPr>
                <w:rFonts w:cs="Arial"/>
                <w:sz w:val="18"/>
              </w:rPr>
              <w:t>(S) EN</w:t>
            </w:r>
          </w:p>
        </w:tc>
        <w:tc>
          <w:tcPr>
            <w:tcW w:w="834" w:type="pct"/>
            <w:gridSpan w:val="2"/>
            <w:shd w:val="clear" w:color="auto" w:fill="auto"/>
          </w:tcPr>
          <w:p w14:paraId="0FD57198"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2CAB0A9C" w14:textId="77777777" w:rsidTr="00B131AF">
        <w:tc>
          <w:tcPr>
            <w:tcW w:w="1665" w:type="pct"/>
            <w:gridSpan w:val="4"/>
            <w:shd w:val="clear" w:color="auto" w:fill="auto"/>
          </w:tcPr>
          <w:p w14:paraId="0FA1ECE3" w14:textId="77777777" w:rsidR="000F64AA" w:rsidRPr="000F64AA" w:rsidRDefault="000F64AA" w:rsidP="000F64AA">
            <w:pPr>
              <w:spacing w:before="120" w:after="120"/>
              <w:rPr>
                <w:rFonts w:cs="Arial"/>
                <w:sz w:val="18"/>
              </w:rPr>
            </w:pPr>
            <w:r w:rsidRPr="000F64AA">
              <w:rPr>
                <w:rFonts w:cs="Arial"/>
                <w:sz w:val="18"/>
              </w:rPr>
              <w:t xml:space="preserve">   Telecommunication Identifier</w:t>
            </w:r>
          </w:p>
        </w:tc>
        <w:tc>
          <w:tcPr>
            <w:tcW w:w="834" w:type="pct"/>
            <w:gridSpan w:val="2"/>
            <w:shd w:val="clear" w:color="auto" w:fill="auto"/>
          </w:tcPr>
          <w:p w14:paraId="52098194" w14:textId="77777777" w:rsidR="000F64AA" w:rsidRPr="000F64AA" w:rsidRDefault="000F64AA" w:rsidP="000F64AA">
            <w:pPr>
              <w:spacing w:before="120" w:after="120"/>
              <w:rPr>
                <w:rFonts w:cs="Arial"/>
                <w:sz w:val="18"/>
              </w:rPr>
            </w:pPr>
          </w:p>
        </w:tc>
        <w:tc>
          <w:tcPr>
            <w:tcW w:w="1250" w:type="pct"/>
            <w:gridSpan w:val="4"/>
            <w:shd w:val="clear" w:color="auto" w:fill="auto"/>
          </w:tcPr>
          <w:p w14:paraId="51BCDEAF" w14:textId="77777777" w:rsidR="000F64AA" w:rsidRPr="000F64AA" w:rsidRDefault="000F64AA" w:rsidP="000F64AA">
            <w:pPr>
              <w:spacing w:before="120" w:after="120"/>
              <w:rPr>
                <w:rFonts w:cs="Arial"/>
                <w:sz w:val="18"/>
              </w:rPr>
            </w:pPr>
          </w:p>
        </w:tc>
        <w:tc>
          <w:tcPr>
            <w:tcW w:w="417" w:type="pct"/>
            <w:gridSpan w:val="2"/>
            <w:shd w:val="clear" w:color="auto" w:fill="auto"/>
          </w:tcPr>
          <w:p w14:paraId="55B7CA32" w14:textId="77777777" w:rsidR="000F64AA" w:rsidRPr="000F64AA" w:rsidRDefault="000F64AA" w:rsidP="000F64AA">
            <w:pPr>
              <w:spacing w:before="120" w:after="120"/>
              <w:rPr>
                <w:rFonts w:cs="Arial"/>
                <w:sz w:val="18"/>
              </w:rPr>
            </w:pPr>
            <w:r w:rsidRPr="000F64AA">
              <w:rPr>
                <w:rFonts w:cs="Arial"/>
                <w:sz w:val="18"/>
              </w:rPr>
              <w:t>(S) TE</w:t>
            </w:r>
          </w:p>
        </w:tc>
        <w:tc>
          <w:tcPr>
            <w:tcW w:w="834" w:type="pct"/>
            <w:gridSpan w:val="2"/>
            <w:shd w:val="clear" w:color="auto" w:fill="auto"/>
          </w:tcPr>
          <w:p w14:paraId="06D4CC37" w14:textId="77777777" w:rsidR="000F64AA" w:rsidRPr="000F64AA" w:rsidRDefault="000F64AA" w:rsidP="000F64AA">
            <w:pPr>
              <w:spacing w:before="120" w:after="120"/>
              <w:rPr>
                <w:rFonts w:cs="Arial"/>
                <w:sz w:val="18"/>
              </w:rPr>
            </w:pPr>
            <w:r w:rsidRPr="000F64AA">
              <w:rPr>
                <w:rFonts w:cs="Arial"/>
                <w:sz w:val="18"/>
              </w:rPr>
              <w:t>1, 1</w:t>
            </w:r>
          </w:p>
        </w:tc>
      </w:tr>
      <w:tr w:rsidR="000F64AA" w:rsidRPr="000F64AA" w14:paraId="782DC2AB" w14:textId="77777777" w:rsidTr="00B131AF">
        <w:tc>
          <w:tcPr>
            <w:tcW w:w="1665" w:type="pct"/>
            <w:gridSpan w:val="4"/>
            <w:shd w:val="clear" w:color="auto" w:fill="auto"/>
          </w:tcPr>
          <w:p w14:paraId="38C2D817" w14:textId="77777777" w:rsidR="000F64AA" w:rsidRPr="000F64AA" w:rsidRDefault="000F64AA" w:rsidP="000F64AA">
            <w:pPr>
              <w:spacing w:before="120" w:after="120"/>
              <w:rPr>
                <w:rFonts w:cs="Arial"/>
                <w:sz w:val="18"/>
              </w:rPr>
            </w:pPr>
            <w:r w:rsidRPr="000F64AA">
              <w:rPr>
                <w:rFonts w:cs="Arial"/>
                <w:sz w:val="18"/>
              </w:rPr>
              <w:t xml:space="preserve">   Telecommunication Carrier</w:t>
            </w:r>
          </w:p>
        </w:tc>
        <w:tc>
          <w:tcPr>
            <w:tcW w:w="834" w:type="pct"/>
            <w:gridSpan w:val="2"/>
            <w:shd w:val="clear" w:color="auto" w:fill="auto"/>
          </w:tcPr>
          <w:p w14:paraId="25E8C6E5" w14:textId="77777777" w:rsidR="000F64AA" w:rsidRPr="000F64AA" w:rsidRDefault="000F64AA" w:rsidP="000F64AA">
            <w:pPr>
              <w:spacing w:before="120" w:after="120"/>
              <w:rPr>
                <w:rFonts w:cs="Arial"/>
                <w:sz w:val="18"/>
              </w:rPr>
            </w:pPr>
          </w:p>
        </w:tc>
        <w:tc>
          <w:tcPr>
            <w:tcW w:w="1250" w:type="pct"/>
            <w:gridSpan w:val="4"/>
            <w:shd w:val="clear" w:color="auto" w:fill="auto"/>
          </w:tcPr>
          <w:p w14:paraId="6E22FF2D" w14:textId="77777777" w:rsidR="000F64AA" w:rsidRPr="000F64AA" w:rsidRDefault="000F64AA" w:rsidP="000F64AA">
            <w:pPr>
              <w:spacing w:before="120" w:after="120"/>
              <w:rPr>
                <w:rFonts w:cs="Arial"/>
                <w:sz w:val="18"/>
              </w:rPr>
            </w:pPr>
          </w:p>
        </w:tc>
        <w:tc>
          <w:tcPr>
            <w:tcW w:w="417" w:type="pct"/>
            <w:gridSpan w:val="2"/>
            <w:shd w:val="clear" w:color="auto" w:fill="auto"/>
          </w:tcPr>
          <w:p w14:paraId="4FA46632" w14:textId="77777777" w:rsidR="000F64AA" w:rsidRPr="000F64AA" w:rsidRDefault="000F64AA" w:rsidP="000F64AA">
            <w:pPr>
              <w:spacing w:before="120" w:after="120"/>
              <w:rPr>
                <w:rFonts w:cs="Arial"/>
                <w:sz w:val="18"/>
              </w:rPr>
            </w:pPr>
            <w:r w:rsidRPr="000F64AA">
              <w:rPr>
                <w:rFonts w:cs="Arial"/>
                <w:sz w:val="18"/>
              </w:rPr>
              <w:t>(S) TE</w:t>
            </w:r>
          </w:p>
        </w:tc>
        <w:tc>
          <w:tcPr>
            <w:tcW w:w="834" w:type="pct"/>
            <w:gridSpan w:val="2"/>
            <w:shd w:val="clear" w:color="auto" w:fill="auto"/>
          </w:tcPr>
          <w:p w14:paraId="70F167F3"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6BF321BA" w14:textId="77777777" w:rsidTr="00B131AF">
        <w:tc>
          <w:tcPr>
            <w:tcW w:w="1665" w:type="pct"/>
            <w:gridSpan w:val="4"/>
            <w:shd w:val="clear" w:color="auto" w:fill="auto"/>
          </w:tcPr>
          <w:p w14:paraId="0E9221D2" w14:textId="77777777" w:rsidR="000F64AA" w:rsidRPr="000F64AA" w:rsidRDefault="000F64AA" w:rsidP="000F64AA">
            <w:pPr>
              <w:spacing w:before="120" w:after="120"/>
              <w:rPr>
                <w:rFonts w:cs="Arial"/>
                <w:sz w:val="18"/>
              </w:rPr>
            </w:pPr>
            <w:r w:rsidRPr="000F64AA">
              <w:rPr>
                <w:rFonts w:cs="Arial"/>
                <w:sz w:val="18"/>
              </w:rPr>
              <w:lastRenderedPageBreak/>
              <w:t xml:space="preserve">   Contact Instructions</w:t>
            </w:r>
          </w:p>
        </w:tc>
        <w:tc>
          <w:tcPr>
            <w:tcW w:w="834" w:type="pct"/>
            <w:gridSpan w:val="2"/>
            <w:shd w:val="clear" w:color="auto" w:fill="auto"/>
          </w:tcPr>
          <w:p w14:paraId="172826F8" w14:textId="77777777" w:rsidR="000F64AA" w:rsidRPr="000F64AA" w:rsidRDefault="000F64AA" w:rsidP="000F64AA">
            <w:pPr>
              <w:spacing w:before="120" w:after="120"/>
              <w:rPr>
                <w:rFonts w:cs="Arial"/>
                <w:sz w:val="18"/>
              </w:rPr>
            </w:pPr>
          </w:p>
        </w:tc>
        <w:tc>
          <w:tcPr>
            <w:tcW w:w="1250" w:type="pct"/>
            <w:gridSpan w:val="4"/>
            <w:shd w:val="clear" w:color="auto" w:fill="auto"/>
          </w:tcPr>
          <w:p w14:paraId="7A6BBBFA" w14:textId="77777777" w:rsidR="000F64AA" w:rsidRPr="000F64AA" w:rsidRDefault="000F64AA" w:rsidP="000F64AA">
            <w:pPr>
              <w:spacing w:before="120" w:after="120"/>
              <w:rPr>
                <w:rFonts w:cs="Arial"/>
                <w:sz w:val="18"/>
              </w:rPr>
            </w:pPr>
          </w:p>
        </w:tc>
        <w:tc>
          <w:tcPr>
            <w:tcW w:w="417" w:type="pct"/>
            <w:gridSpan w:val="2"/>
            <w:shd w:val="clear" w:color="auto" w:fill="auto"/>
          </w:tcPr>
          <w:p w14:paraId="12175564" w14:textId="77777777" w:rsidR="000F64AA" w:rsidRPr="000F64AA" w:rsidRDefault="000F64AA" w:rsidP="000F64AA">
            <w:pPr>
              <w:spacing w:before="120" w:after="120"/>
              <w:rPr>
                <w:rFonts w:cs="Arial"/>
                <w:sz w:val="18"/>
              </w:rPr>
            </w:pPr>
            <w:r w:rsidRPr="000F64AA">
              <w:rPr>
                <w:rFonts w:cs="Arial"/>
                <w:sz w:val="18"/>
              </w:rPr>
              <w:t>(S) TE</w:t>
            </w:r>
          </w:p>
        </w:tc>
        <w:tc>
          <w:tcPr>
            <w:tcW w:w="834" w:type="pct"/>
            <w:gridSpan w:val="2"/>
            <w:shd w:val="clear" w:color="auto" w:fill="auto"/>
          </w:tcPr>
          <w:p w14:paraId="2433A2A4"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243767B4" w14:textId="77777777" w:rsidTr="00B131AF">
        <w:tc>
          <w:tcPr>
            <w:tcW w:w="1665" w:type="pct"/>
            <w:gridSpan w:val="4"/>
            <w:shd w:val="clear" w:color="auto" w:fill="auto"/>
          </w:tcPr>
          <w:p w14:paraId="6961C697" w14:textId="77777777" w:rsidR="000F64AA" w:rsidRPr="000F64AA" w:rsidRDefault="000F64AA" w:rsidP="000F64AA">
            <w:pPr>
              <w:spacing w:before="120" w:after="120"/>
              <w:rPr>
                <w:rFonts w:cs="Arial"/>
                <w:sz w:val="18"/>
              </w:rPr>
            </w:pPr>
            <w:r w:rsidRPr="000F64AA">
              <w:rPr>
                <w:rFonts w:cs="Arial"/>
                <w:sz w:val="18"/>
              </w:rPr>
              <w:t xml:space="preserve">   Telecommunication Service</w:t>
            </w:r>
          </w:p>
        </w:tc>
        <w:tc>
          <w:tcPr>
            <w:tcW w:w="834" w:type="pct"/>
            <w:gridSpan w:val="2"/>
            <w:shd w:val="clear" w:color="auto" w:fill="auto"/>
          </w:tcPr>
          <w:p w14:paraId="670C8FF4" w14:textId="77777777" w:rsidR="000F64AA" w:rsidRPr="000F64AA" w:rsidRDefault="000F64AA" w:rsidP="000F64AA">
            <w:pPr>
              <w:spacing w:before="120" w:after="120"/>
              <w:rPr>
                <w:rFonts w:cs="Arial"/>
                <w:sz w:val="18"/>
              </w:rPr>
            </w:pPr>
          </w:p>
        </w:tc>
        <w:tc>
          <w:tcPr>
            <w:tcW w:w="1250" w:type="pct"/>
            <w:gridSpan w:val="4"/>
            <w:shd w:val="clear" w:color="auto" w:fill="auto"/>
          </w:tcPr>
          <w:p w14:paraId="67FB8291" w14:textId="77777777" w:rsidR="000F64AA" w:rsidRPr="000F64AA" w:rsidRDefault="000F64AA" w:rsidP="008862EE">
            <w:pPr>
              <w:spacing w:before="120" w:after="120" w:line="240" w:lineRule="auto"/>
              <w:rPr>
                <w:rFonts w:cs="Arial"/>
                <w:sz w:val="18"/>
              </w:rPr>
            </w:pPr>
            <w:r w:rsidRPr="000F64AA">
              <w:rPr>
                <w:rFonts w:cs="Arial"/>
                <w:sz w:val="18"/>
              </w:rPr>
              <w:t>1 : Voice</w:t>
            </w:r>
          </w:p>
          <w:p w14:paraId="36CCE957" w14:textId="77777777" w:rsidR="000F64AA" w:rsidRPr="000F64AA" w:rsidRDefault="000F64AA" w:rsidP="008862EE">
            <w:pPr>
              <w:spacing w:before="120" w:after="120" w:line="240" w:lineRule="auto"/>
              <w:rPr>
                <w:rFonts w:cs="Arial"/>
                <w:sz w:val="18"/>
              </w:rPr>
            </w:pPr>
            <w:r w:rsidRPr="000F64AA">
              <w:rPr>
                <w:rFonts w:cs="Arial"/>
                <w:sz w:val="18"/>
              </w:rPr>
              <w:t>2 : Facsimile</w:t>
            </w:r>
          </w:p>
          <w:p w14:paraId="6E208153" w14:textId="77777777" w:rsidR="000F64AA" w:rsidRPr="000F64AA" w:rsidRDefault="000F64AA" w:rsidP="008862EE">
            <w:pPr>
              <w:spacing w:before="120" w:after="120" w:line="240" w:lineRule="auto"/>
              <w:rPr>
                <w:rFonts w:cs="Arial"/>
                <w:sz w:val="18"/>
              </w:rPr>
            </w:pPr>
            <w:r w:rsidRPr="000F64AA">
              <w:rPr>
                <w:rFonts w:cs="Arial"/>
                <w:sz w:val="18"/>
              </w:rPr>
              <w:t>3 : SMS</w:t>
            </w:r>
          </w:p>
          <w:p w14:paraId="700E3B5F" w14:textId="77777777" w:rsidR="000F64AA" w:rsidRPr="000F64AA" w:rsidRDefault="000F64AA" w:rsidP="008862EE">
            <w:pPr>
              <w:spacing w:before="120" w:after="120" w:line="240" w:lineRule="auto"/>
              <w:rPr>
                <w:rFonts w:cs="Arial"/>
                <w:sz w:val="18"/>
              </w:rPr>
            </w:pPr>
            <w:r w:rsidRPr="000F64AA">
              <w:rPr>
                <w:rFonts w:cs="Arial"/>
                <w:sz w:val="18"/>
              </w:rPr>
              <w:t>4 : Data</w:t>
            </w:r>
          </w:p>
          <w:p w14:paraId="6D088CD7" w14:textId="77777777" w:rsidR="000F64AA" w:rsidRPr="000F64AA" w:rsidRDefault="000F64AA" w:rsidP="008862EE">
            <w:pPr>
              <w:spacing w:before="120" w:after="120" w:line="240" w:lineRule="auto"/>
              <w:rPr>
                <w:rFonts w:cs="Arial"/>
                <w:sz w:val="18"/>
              </w:rPr>
            </w:pPr>
            <w:r w:rsidRPr="000F64AA">
              <w:rPr>
                <w:rFonts w:cs="Arial"/>
                <w:sz w:val="18"/>
              </w:rPr>
              <w:t>5 : Streamed Data</w:t>
            </w:r>
          </w:p>
          <w:p w14:paraId="7C101282" w14:textId="77777777" w:rsidR="000F64AA" w:rsidRPr="000F64AA" w:rsidRDefault="000F64AA" w:rsidP="008862EE">
            <w:pPr>
              <w:spacing w:before="120" w:after="120" w:line="240" w:lineRule="auto"/>
              <w:rPr>
                <w:rFonts w:cs="Arial"/>
                <w:sz w:val="18"/>
              </w:rPr>
            </w:pPr>
            <w:r w:rsidRPr="000F64AA">
              <w:rPr>
                <w:rFonts w:cs="Arial"/>
                <w:sz w:val="18"/>
              </w:rPr>
              <w:t>6 : Telex</w:t>
            </w:r>
          </w:p>
          <w:p w14:paraId="0FA2EF8E" w14:textId="77777777" w:rsidR="000F64AA" w:rsidRPr="000F64AA" w:rsidRDefault="000F64AA" w:rsidP="008862EE">
            <w:pPr>
              <w:spacing w:before="120" w:after="120" w:line="240" w:lineRule="auto"/>
              <w:rPr>
                <w:rFonts w:cs="Arial"/>
                <w:sz w:val="18"/>
              </w:rPr>
            </w:pPr>
            <w:r w:rsidRPr="000F64AA">
              <w:rPr>
                <w:rFonts w:cs="Arial"/>
                <w:sz w:val="18"/>
              </w:rPr>
              <w:t>7 : Telegraph</w:t>
            </w:r>
          </w:p>
          <w:p w14:paraId="78CCC478" w14:textId="77777777" w:rsidR="000F64AA" w:rsidRPr="000F64AA" w:rsidRDefault="000F64AA" w:rsidP="008862EE">
            <w:pPr>
              <w:spacing w:before="120" w:after="120" w:line="240" w:lineRule="auto"/>
              <w:rPr>
                <w:rFonts w:cs="Arial"/>
                <w:sz w:val="18"/>
              </w:rPr>
            </w:pPr>
            <w:r w:rsidRPr="000F64AA">
              <w:rPr>
                <w:rFonts w:cs="Arial"/>
                <w:sz w:val="18"/>
              </w:rPr>
              <w:t>8 : Email</w:t>
            </w:r>
          </w:p>
        </w:tc>
        <w:tc>
          <w:tcPr>
            <w:tcW w:w="417" w:type="pct"/>
            <w:gridSpan w:val="2"/>
            <w:shd w:val="clear" w:color="auto" w:fill="auto"/>
          </w:tcPr>
          <w:p w14:paraId="629A1E09" w14:textId="77777777" w:rsidR="000F64AA" w:rsidRPr="000F64AA" w:rsidRDefault="000F64AA" w:rsidP="000F64AA">
            <w:pPr>
              <w:spacing w:before="120" w:after="120"/>
              <w:rPr>
                <w:rFonts w:cs="Arial"/>
                <w:sz w:val="18"/>
              </w:rPr>
            </w:pPr>
            <w:r w:rsidRPr="000F64AA">
              <w:rPr>
                <w:rFonts w:cs="Arial"/>
                <w:sz w:val="18"/>
              </w:rPr>
              <w:t>(S) EN</w:t>
            </w:r>
          </w:p>
        </w:tc>
        <w:tc>
          <w:tcPr>
            <w:tcW w:w="834" w:type="pct"/>
            <w:gridSpan w:val="2"/>
            <w:shd w:val="clear" w:color="auto" w:fill="auto"/>
          </w:tcPr>
          <w:p w14:paraId="4D7F3595" w14:textId="77777777" w:rsidR="000F64AA" w:rsidRPr="000F64AA" w:rsidRDefault="000F64AA" w:rsidP="000F64AA">
            <w:pPr>
              <w:spacing w:before="120" w:after="120"/>
              <w:rPr>
                <w:rFonts w:cs="Arial"/>
                <w:sz w:val="18"/>
              </w:rPr>
            </w:pPr>
            <w:r w:rsidRPr="000F64AA">
              <w:rPr>
                <w:rFonts w:cs="Arial"/>
                <w:sz w:val="18"/>
              </w:rPr>
              <w:t>0, *</w:t>
            </w:r>
          </w:p>
        </w:tc>
      </w:tr>
      <w:tr w:rsidR="000F64AA" w:rsidRPr="000F64AA" w14:paraId="63618F7B" w14:textId="77777777" w:rsidTr="00B131AF">
        <w:tc>
          <w:tcPr>
            <w:tcW w:w="1665" w:type="pct"/>
            <w:gridSpan w:val="4"/>
            <w:shd w:val="clear" w:color="auto" w:fill="auto"/>
          </w:tcPr>
          <w:p w14:paraId="7C921E4F" w14:textId="77777777" w:rsidR="000F64AA" w:rsidRPr="000F64AA" w:rsidRDefault="000F64AA" w:rsidP="000F64AA">
            <w:pPr>
              <w:spacing w:before="120" w:after="120"/>
              <w:rPr>
                <w:rFonts w:cs="Arial"/>
                <w:sz w:val="18"/>
              </w:rPr>
            </w:pPr>
            <w:r w:rsidRPr="000F64AA">
              <w:rPr>
                <w:rFonts w:cs="Arial"/>
                <w:sz w:val="18"/>
              </w:rPr>
              <w:t xml:space="preserve">   Schedule by Day of Week</w:t>
            </w:r>
          </w:p>
        </w:tc>
        <w:tc>
          <w:tcPr>
            <w:tcW w:w="834" w:type="pct"/>
            <w:gridSpan w:val="2"/>
            <w:shd w:val="clear" w:color="auto" w:fill="auto"/>
          </w:tcPr>
          <w:p w14:paraId="0CA1A634" w14:textId="77777777" w:rsidR="000F64AA" w:rsidRPr="000F64AA" w:rsidRDefault="000F64AA" w:rsidP="000F64AA">
            <w:pPr>
              <w:spacing w:before="120" w:after="120"/>
              <w:rPr>
                <w:rFonts w:cs="Arial"/>
                <w:sz w:val="18"/>
              </w:rPr>
            </w:pPr>
          </w:p>
        </w:tc>
        <w:tc>
          <w:tcPr>
            <w:tcW w:w="1250" w:type="pct"/>
            <w:gridSpan w:val="4"/>
            <w:shd w:val="clear" w:color="auto" w:fill="auto"/>
          </w:tcPr>
          <w:p w14:paraId="3071C2C7" w14:textId="77777777" w:rsidR="000F64AA" w:rsidRPr="000F64AA" w:rsidRDefault="000F64AA" w:rsidP="000F64AA">
            <w:pPr>
              <w:spacing w:before="120" w:after="120"/>
              <w:rPr>
                <w:rFonts w:cs="Arial"/>
                <w:sz w:val="18"/>
              </w:rPr>
            </w:pPr>
          </w:p>
        </w:tc>
        <w:tc>
          <w:tcPr>
            <w:tcW w:w="417" w:type="pct"/>
            <w:gridSpan w:val="2"/>
            <w:shd w:val="clear" w:color="auto" w:fill="auto"/>
          </w:tcPr>
          <w:p w14:paraId="174A1460" w14:textId="77777777" w:rsidR="000F64AA" w:rsidRPr="000F64AA" w:rsidRDefault="000F64AA" w:rsidP="000F64AA">
            <w:pPr>
              <w:spacing w:before="120" w:after="120"/>
              <w:rPr>
                <w:rFonts w:cs="Arial"/>
                <w:sz w:val="18"/>
              </w:rPr>
            </w:pPr>
            <w:r w:rsidRPr="000F64AA">
              <w:rPr>
                <w:rFonts w:cs="Arial"/>
                <w:sz w:val="18"/>
              </w:rPr>
              <w:t>(S) C</w:t>
            </w:r>
          </w:p>
        </w:tc>
        <w:tc>
          <w:tcPr>
            <w:tcW w:w="834" w:type="pct"/>
            <w:gridSpan w:val="2"/>
            <w:shd w:val="clear" w:color="auto" w:fill="auto"/>
          </w:tcPr>
          <w:p w14:paraId="0FFC76AD"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73E5CE66" w14:textId="77777777" w:rsidTr="00B131AF">
        <w:tc>
          <w:tcPr>
            <w:tcW w:w="1665" w:type="pct"/>
            <w:gridSpan w:val="4"/>
            <w:shd w:val="clear" w:color="auto" w:fill="auto"/>
          </w:tcPr>
          <w:p w14:paraId="30CA4A36" w14:textId="77777777" w:rsidR="000F64AA" w:rsidRPr="000F64AA" w:rsidRDefault="000F64AA" w:rsidP="000F64AA">
            <w:pPr>
              <w:spacing w:before="120" w:after="120"/>
              <w:rPr>
                <w:rFonts w:cs="Arial"/>
                <w:sz w:val="18"/>
              </w:rPr>
            </w:pPr>
            <w:r w:rsidRPr="000F64AA">
              <w:rPr>
                <w:rFonts w:cs="Arial"/>
                <w:sz w:val="18"/>
              </w:rPr>
              <w:t xml:space="preserve">      Category of Schedule</w:t>
            </w:r>
          </w:p>
        </w:tc>
        <w:tc>
          <w:tcPr>
            <w:tcW w:w="834" w:type="pct"/>
            <w:gridSpan w:val="2"/>
            <w:shd w:val="clear" w:color="auto" w:fill="auto"/>
          </w:tcPr>
          <w:p w14:paraId="5B8DBC01" w14:textId="77777777" w:rsidR="000F64AA" w:rsidRPr="000F64AA" w:rsidRDefault="000F64AA" w:rsidP="000F64AA">
            <w:pPr>
              <w:spacing w:before="120" w:after="120"/>
              <w:rPr>
                <w:rFonts w:cs="Arial"/>
                <w:sz w:val="18"/>
              </w:rPr>
            </w:pPr>
          </w:p>
        </w:tc>
        <w:tc>
          <w:tcPr>
            <w:tcW w:w="1250" w:type="pct"/>
            <w:gridSpan w:val="4"/>
            <w:shd w:val="clear" w:color="auto" w:fill="auto"/>
          </w:tcPr>
          <w:p w14:paraId="677249A7" w14:textId="77777777" w:rsidR="000F64AA" w:rsidRPr="000F64AA" w:rsidRDefault="000F64AA" w:rsidP="008862EE">
            <w:pPr>
              <w:spacing w:before="120" w:after="120" w:line="240" w:lineRule="auto"/>
              <w:rPr>
                <w:rFonts w:cs="Arial"/>
                <w:sz w:val="18"/>
              </w:rPr>
            </w:pPr>
            <w:r w:rsidRPr="000F64AA">
              <w:rPr>
                <w:rFonts w:cs="Arial"/>
                <w:sz w:val="18"/>
              </w:rPr>
              <w:t>1 : Normal Operation</w:t>
            </w:r>
          </w:p>
          <w:p w14:paraId="26807CF6" w14:textId="77777777" w:rsidR="000F64AA" w:rsidRPr="000F64AA" w:rsidRDefault="000F64AA" w:rsidP="008862EE">
            <w:pPr>
              <w:spacing w:before="120" w:after="120" w:line="240" w:lineRule="auto"/>
              <w:rPr>
                <w:rFonts w:cs="Arial"/>
                <w:sz w:val="18"/>
              </w:rPr>
            </w:pPr>
            <w:r w:rsidRPr="000F64AA">
              <w:rPr>
                <w:rFonts w:cs="Arial"/>
                <w:sz w:val="18"/>
              </w:rPr>
              <w:t>2 : Closure</w:t>
            </w:r>
          </w:p>
          <w:p w14:paraId="2A46B56C" w14:textId="77777777" w:rsidR="000F64AA" w:rsidRPr="000F64AA" w:rsidRDefault="000F64AA" w:rsidP="008862EE">
            <w:pPr>
              <w:spacing w:before="120" w:after="120" w:line="240" w:lineRule="auto"/>
              <w:rPr>
                <w:rFonts w:cs="Arial"/>
                <w:sz w:val="18"/>
              </w:rPr>
            </w:pPr>
            <w:r w:rsidRPr="000F64AA">
              <w:rPr>
                <w:rFonts w:cs="Arial"/>
                <w:sz w:val="18"/>
              </w:rPr>
              <w:t>3 : Unmanned Operation</w:t>
            </w:r>
          </w:p>
        </w:tc>
        <w:tc>
          <w:tcPr>
            <w:tcW w:w="417" w:type="pct"/>
            <w:gridSpan w:val="2"/>
            <w:shd w:val="clear" w:color="auto" w:fill="auto"/>
          </w:tcPr>
          <w:p w14:paraId="75AAB1B8" w14:textId="77777777" w:rsidR="000F64AA" w:rsidRPr="000F64AA" w:rsidRDefault="000F64AA" w:rsidP="000F64AA">
            <w:pPr>
              <w:spacing w:before="120" w:after="120"/>
              <w:rPr>
                <w:rFonts w:cs="Arial"/>
                <w:sz w:val="18"/>
              </w:rPr>
            </w:pPr>
            <w:r w:rsidRPr="000F64AA">
              <w:rPr>
                <w:rFonts w:cs="Arial"/>
                <w:sz w:val="18"/>
              </w:rPr>
              <w:t>(S) EN</w:t>
            </w:r>
          </w:p>
        </w:tc>
        <w:tc>
          <w:tcPr>
            <w:tcW w:w="834" w:type="pct"/>
            <w:gridSpan w:val="2"/>
            <w:shd w:val="clear" w:color="auto" w:fill="auto"/>
          </w:tcPr>
          <w:p w14:paraId="3070D69B"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25C7AE4F" w14:textId="77777777" w:rsidTr="00B131AF">
        <w:tc>
          <w:tcPr>
            <w:tcW w:w="1665" w:type="pct"/>
            <w:gridSpan w:val="4"/>
            <w:shd w:val="clear" w:color="auto" w:fill="auto"/>
          </w:tcPr>
          <w:p w14:paraId="522C13F1" w14:textId="77777777" w:rsidR="000F64AA" w:rsidRPr="000F64AA" w:rsidRDefault="000F64AA" w:rsidP="000F64AA">
            <w:pPr>
              <w:spacing w:before="120" w:after="120"/>
              <w:rPr>
                <w:rFonts w:cs="Arial"/>
                <w:sz w:val="18"/>
              </w:rPr>
            </w:pPr>
            <w:r w:rsidRPr="000F64AA">
              <w:rPr>
                <w:rFonts w:cs="Arial"/>
                <w:sz w:val="18"/>
              </w:rPr>
              <w:t xml:space="preserve">      Time Intervals by Day of Week</w:t>
            </w:r>
          </w:p>
        </w:tc>
        <w:tc>
          <w:tcPr>
            <w:tcW w:w="834" w:type="pct"/>
            <w:gridSpan w:val="2"/>
            <w:shd w:val="clear" w:color="auto" w:fill="auto"/>
          </w:tcPr>
          <w:p w14:paraId="0005EC2E" w14:textId="77777777" w:rsidR="000F64AA" w:rsidRPr="000F64AA" w:rsidRDefault="000F64AA" w:rsidP="000F64AA">
            <w:pPr>
              <w:spacing w:before="120" w:after="120"/>
              <w:rPr>
                <w:rFonts w:cs="Arial"/>
                <w:sz w:val="18"/>
              </w:rPr>
            </w:pPr>
          </w:p>
        </w:tc>
        <w:tc>
          <w:tcPr>
            <w:tcW w:w="1250" w:type="pct"/>
            <w:gridSpan w:val="4"/>
            <w:shd w:val="clear" w:color="auto" w:fill="auto"/>
          </w:tcPr>
          <w:p w14:paraId="7E425C33" w14:textId="77777777" w:rsidR="000F64AA" w:rsidRPr="000F64AA" w:rsidRDefault="000F64AA" w:rsidP="000F64AA">
            <w:pPr>
              <w:spacing w:before="120" w:after="120"/>
              <w:rPr>
                <w:rFonts w:cs="Arial"/>
                <w:sz w:val="18"/>
              </w:rPr>
            </w:pPr>
          </w:p>
        </w:tc>
        <w:tc>
          <w:tcPr>
            <w:tcW w:w="417" w:type="pct"/>
            <w:gridSpan w:val="2"/>
            <w:shd w:val="clear" w:color="auto" w:fill="auto"/>
          </w:tcPr>
          <w:p w14:paraId="52D81946" w14:textId="77777777" w:rsidR="000F64AA" w:rsidRPr="000F64AA" w:rsidRDefault="000F64AA" w:rsidP="000F64AA">
            <w:pPr>
              <w:spacing w:before="120" w:after="120"/>
              <w:rPr>
                <w:rFonts w:cs="Arial"/>
                <w:sz w:val="18"/>
              </w:rPr>
            </w:pPr>
            <w:r w:rsidRPr="000F64AA">
              <w:rPr>
                <w:rFonts w:cs="Arial"/>
                <w:sz w:val="18"/>
              </w:rPr>
              <w:t>(S) C</w:t>
            </w:r>
          </w:p>
        </w:tc>
        <w:tc>
          <w:tcPr>
            <w:tcW w:w="834" w:type="pct"/>
            <w:gridSpan w:val="2"/>
            <w:shd w:val="clear" w:color="auto" w:fill="auto"/>
          </w:tcPr>
          <w:p w14:paraId="474E66B9" w14:textId="77777777" w:rsidR="000F64AA" w:rsidRPr="000F64AA" w:rsidRDefault="000F64AA" w:rsidP="000F64AA">
            <w:pPr>
              <w:spacing w:before="120" w:after="120"/>
              <w:rPr>
                <w:rFonts w:cs="Arial"/>
                <w:sz w:val="18"/>
              </w:rPr>
            </w:pPr>
            <w:r w:rsidRPr="000F64AA">
              <w:rPr>
                <w:rFonts w:cs="Arial"/>
                <w:sz w:val="18"/>
              </w:rPr>
              <w:t>1, *</w:t>
            </w:r>
          </w:p>
        </w:tc>
      </w:tr>
      <w:tr w:rsidR="000F64AA" w:rsidRPr="000F64AA" w14:paraId="36363C64" w14:textId="77777777" w:rsidTr="00B131AF">
        <w:tc>
          <w:tcPr>
            <w:tcW w:w="1665" w:type="pct"/>
            <w:gridSpan w:val="4"/>
            <w:shd w:val="clear" w:color="auto" w:fill="auto"/>
          </w:tcPr>
          <w:p w14:paraId="7876E423" w14:textId="77777777" w:rsidR="000F64AA" w:rsidRPr="000F64AA" w:rsidRDefault="000F64AA" w:rsidP="000F64AA">
            <w:pPr>
              <w:spacing w:before="120" w:after="120"/>
              <w:rPr>
                <w:rFonts w:cs="Arial"/>
                <w:sz w:val="18"/>
              </w:rPr>
            </w:pPr>
            <w:r w:rsidRPr="000F64AA">
              <w:rPr>
                <w:rFonts w:cs="Arial"/>
                <w:sz w:val="18"/>
              </w:rPr>
              <w:t xml:space="preserve">         Day of Week</w:t>
            </w:r>
          </w:p>
        </w:tc>
        <w:tc>
          <w:tcPr>
            <w:tcW w:w="834" w:type="pct"/>
            <w:gridSpan w:val="2"/>
            <w:shd w:val="clear" w:color="auto" w:fill="auto"/>
          </w:tcPr>
          <w:p w14:paraId="041B11F2" w14:textId="77777777" w:rsidR="000F64AA" w:rsidRPr="000F64AA" w:rsidRDefault="000F64AA" w:rsidP="000F64AA">
            <w:pPr>
              <w:spacing w:before="120" w:after="120"/>
              <w:rPr>
                <w:rFonts w:cs="Arial"/>
                <w:sz w:val="18"/>
              </w:rPr>
            </w:pPr>
          </w:p>
        </w:tc>
        <w:tc>
          <w:tcPr>
            <w:tcW w:w="1250" w:type="pct"/>
            <w:gridSpan w:val="4"/>
            <w:shd w:val="clear" w:color="auto" w:fill="auto"/>
          </w:tcPr>
          <w:p w14:paraId="1D8C34E0" w14:textId="77777777" w:rsidR="000F64AA" w:rsidRPr="000F64AA" w:rsidRDefault="000F64AA" w:rsidP="008862EE">
            <w:pPr>
              <w:spacing w:before="120" w:after="120" w:line="240" w:lineRule="auto"/>
              <w:rPr>
                <w:rFonts w:cs="Arial"/>
                <w:sz w:val="18"/>
              </w:rPr>
            </w:pPr>
            <w:r w:rsidRPr="000F64AA">
              <w:rPr>
                <w:rFonts w:cs="Arial"/>
                <w:sz w:val="18"/>
              </w:rPr>
              <w:t>1 : Sunday</w:t>
            </w:r>
          </w:p>
          <w:p w14:paraId="26D5458D" w14:textId="77777777" w:rsidR="000F64AA" w:rsidRPr="000F64AA" w:rsidRDefault="000F64AA" w:rsidP="008862EE">
            <w:pPr>
              <w:spacing w:before="120" w:after="120" w:line="240" w:lineRule="auto"/>
              <w:rPr>
                <w:rFonts w:cs="Arial"/>
                <w:sz w:val="18"/>
              </w:rPr>
            </w:pPr>
            <w:r w:rsidRPr="000F64AA">
              <w:rPr>
                <w:rFonts w:cs="Arial"/>
                <w:sz w:val="18"/>
              </w:rPr>
              <w:t>2 : Monday</w:t>
            </w:r>
          </w:p>
          <w:p w14:paraId="5ED9F355" w14:textId="77777777" w:rsidR="000F64AA" w:rsidRPr="000F64AA" w:rsidRDefault="000F64AA" w:rsidP="008862EE">
            <w:pPr>
              <w:spacing w:before="120" w:after="120" w:line="240" w:lineRule="auto"/>
              <w:rPr>
                <w:rFonts w:cs="Arial"/>
                <w:sz w:val="18"/>
              </w:rPr>
            </w:pPr>
            <w:r w:rsidRPr="000F64AA">
              <w:rPr>
                <w:rFonts w:cs="Arial"/>
                <w:sz w:val="18"/>
              </w:rPr>
              <w:t>3 : Tuesday</w:t>
            </w:r>
          </w:p>
          <w:p w14:paraId="6A58FE29" w14:textId="77777777" w:rsidR="000F64AA" w:rsidRPr="000F64AA" w:rsidRDefault="000F64AA" w:rsidP="008862EE">
            <w:pPr>
              <w:spacing w:before="120" w:after="120" w:line="240" w:lineRule="auto"/>
              <w:rPr>
                <w:rFonts w:cs="Arial"/>
                <w:sz w:val="18"/>
              </w:rPr>
            </w:pPr>
            <w:r w:rsidRPr="000F64AA">
              <w:rPr>
                <w:rFonts w:cs="Arial"/>
                <w:sz w:val="18"/>
              </w:rPr>
              <w:t>4 : Wednesday</w:t>
            </w:r>
          </w:p>
          <w:p w14:paraId="731B5584" w14:textId="77777777" w:rsidR="000F64AA" w:rsidRPr="000F64AA" w:rsidRDefault="000F64AA" w:rsidP="008862EE">
            <w:pPr>
              <w:spacing w:before="120" w:after="120" w:line="240" w:lineRule="auto"/>
              <w:rPr>
                <w:rFonts w:cs="Arial"/>
                <w:sz w:val="18"/>
              </w:rPr>
            </w:pPr>
            <w:r w:rsidRPr="000F64AA">
              <w:rPr>
                <w:rFonts w:cs="Arial"/>
                <w:sz w:val="18"/>
              </w:rPr>
              <w:t>5 : Thursday</w:t>
            </w:r>
          </w:p>
          <w:p w14:paraId="7AAC94FF" w14:textId="77777777" w:rsidR="000F64AA" w:rsidRPr="000F64AA" w:rsidRDefault="000F64AA" w:rsidP="008862EE">
            <w:pPr>
              <w:spacing w:before="120" w:after="120" w:line="240" w:lineRule="auto"/>
              <w:rPr>
                <w:rFonts w:cs="Arial"/>
                <w:sz w:val="18"/>
              </w:rPr>
            </w:pPr>
            <w:r w:rsidRPr="000F64AA">
              <w:rPr>
                <w:rFonts w:cs="Arial"/>
                <w:sz w:val="18"/>
              </w:rPr>
              <w:t>6 : Friday</w:t>
            </w:r>
          </w:p>
          <w:p w14:paraId="49DCF824" w14:textId="77777777" w:rsidR="000F64AA" w:rsidRPr="000F64AA" w:rsidRDefault="000F64AA" w:rsidP="008862EE">
            <w:pPr>
              <w:spacing w:before="120" w:after="120" w:line="240" w:lineRule="auto"/>
              <w:rPr>
                <w:rFonts w:cs="Arial"/>
                <w:sz w:val="18"/>
              </w:rPr>
            </w:pPr>
            <w:r w:rsidRPr="000F64AA">
              <w:rPr>
                <w:rFonts w:cs="Arial"/>
                <w:sz w:val="18"/>
              </w:rPr>
              <w:t>7 : Saturday</w:t>
            </w:r>
          </w:p>
        </w:tc>
        <w:tc>
          <w:tcPr>
            <w:tcW w:w="417" w:type="pct"/>
            <w:gridSpan w:val="2"/>
            <w:shd w:val="clear" w:color="auto" w:fill="auto"/>
          </w:tcPr>
          <w:p w14:paraId="3D286082" w14:textId="77777777" w:rsidR="000F64AA" w:rsidRPr="000F64AA" w:rsidRDefault="000F64AA" w:rsidP="000F64AA">
            <w:pPr>
              <w:spacing w:before="120" w:after="120"/>
              <w:rPr>
                <w:rFonts w:cs="Arial"/>
                <w:sz w:val="18"/>
              </w:rPr>
            </w:pPr>
            <w:r w:rsidRPr="000F64AA">
              <w:rPr>
                <w:rFonts w:cs="Arial"/>
                <w:sz w:val="18"/>
              </w:rPr>
              <w:t>(S) EN</w:t>
            </w:r>
          </w:p>
        </w:tc>
        <w:tc>
          <w:tcPr>
            <w:tcW w:w="834" w:type="pct"/>
            <w:gridSpan w:val="2"/>
            <w:shd w:val="clear" w:color="auto" w:fill="auto"/>
          </w:tcPr>
          <w:p w14:paraId="510B367D" w14:textId="77777777" w:rsidR="000F64AA" w:rsidRPr="000F64AA" w:rsidRDefault="000F64AA" w:rsidP="000F64AA">
            <w:pPr>
              <w:spacing w:before="120" w:after="120"/>
              <w:rPr>
                <w:rFonts w:cs="Arial"/>
                <w:sz w:val="18"/>
              </w:rPr>
            </w:pPr>
            <w:r w:rsidRPr="000F64AA">
              <w:rPr>
                <w:rFonts w:cs="Arial"/>
                <w:sz w:val="18"/>
              </w:rPr>
              <w:t>0, 7 (ordered)</w:t>
            </w:r>
          </w:p>
        </w:tc>
      </w:tr>
      <w:tr w:rsidR="000F64AA" w:rsidRPr="000F64AA" w14:paraId="2572701F" w14:textId="77777777" w:rsidTr="00B131AF">
        <w:tc>
          <w:tcPr>
            <w:tcW w:w="1665" w:type="pct"/>
            <w:gridSpan w:val="4"/>
            <w:shd w:val="clear" w:color="auto" w:fill="auto"/>
          </w:tcPr>
          <w:p w14:paraId="59B7A025" w14:textId="77777777" w:rsidR="000F64AA" w:rsidRPr="000F64AA" w:rsidRDefault="000F64AA" w:rsidP="000F64AA">
            <w:pPr>
              <w:spacing w:before="120" w:after="120"/>
              <w:rPr>
                <w:rFonts w:cs="Arial"/>
                <w:sz w:val="18"/>
              </w:rPr>
            </w:pPr>
            <w:r w:rsidRPr="000F64AA">
              <w:rPr>
                <w:rFonts w:cs="Arial"/>
                <w:sz w:val="18"/>
              </w:rPr>
              <w:t xml:space="preserve">         Day of Week is Range</w:t>
            </w:r>
          </w:p>
        </w:tc>
        <w:tc>
          <w:tcPr>
            <w:tcW w:w="834" w:type="pct"/>
            <w:gridSpan w:val="2"/>
            <w:shd w:val="clear" w:color="auto" w:fill="auto"/>
          </w:tcPr>
          <w:p w14:paraId="748780C8" w14:textId="77777777" w:rsidR="000F64AA" w:rsidRPr="000F64AA" w:rsidRDefault="000F64AA" w:rsidP="000F64AA">
            <w:pPr>
              <w:spacing w:before="120" w:after="120"/>
              <w:rPr>
                <w:rFonts w:cs="Arial"/>
                <w:sz w:val="18"/>
              </w:rPr>
            </w:pPr>
          </w:p>
        </w:tc>
        <w:tc>
          <w:tcPr>
            <w:tcW w:w="1250" w:type="pct"/>
            <w:gridSpan w:val="4"/>
            <w:shd w:val="clear" w:color="auto" w:fill="auto"/>
          </w:tcPr>
          <w:p w14:paraId="0D647497" w14:textId="77777777" w:rsidR="000F64AA" w:rsidRPr="000F64AA" w:rsidRDefault="000F64AA" w:rsidP="000F64AA">
            <w:pPr>
              <w:spacing w:before="120" w:after="120"/>
              <w:rPr>
                <w:rFonts w:cs="Arial"/>
                <w:sz w:val="18"/>
              </w:rPr>
            </w:pPr>
          </w:p>
        </w:tc>
        <w:tc>
          <w:tcPr>
            <w:tcW w:w="417" w:type="pct"/>
            <w:gridSpan w:val="2"/>
            <w:shd w:val="clear" w:color="auto" w:fill="auto"/>
          </w:tcPr>
          <w:p w14:paraId="61D9891D" w14:textId="77777777" w:rsidR="000F64AA" w:rsidRPr="000F64AA" w:rsidRDefault="000F64AA" w:rsidP="000F64AA">
            <w:pPr>
              <w:spacing w:before="120" w:after="120"/>
              <w:rPr>
                <w:rFonts w:cs="Arial"/>
                <w:sz w:val="18"/>
              </w:rPr>
            </w:pPr>
            <w:r w:rsidRPr="000F64AA">
              <w:rPr>
                <w:rFonts w:cs="Arial"/>
                <w:sz w:val="18"/>
              </w:rPr>
              <w:t>(S) BO</w:t>
            </w:r>
          </w:p>
        </w:tc>
        <w:tc>
          <w:tcPr>
            <w:tcW w:w="834" w:type="pct"/>
            <w:gridSpan w:val="2"/>
            <w:shd w:val="clear" w:color="auto" w:fill="auto"/>
          </w:tcPr>
          <w:p w14:paraId="716E0994"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1DD9E965" w14:textId="77777777" w:rsidTr="00B131AF">
        <w:tc>
          <w:tcPr>
            <w:tcW w:w="1665" w:type="pct"/>
            <w:gridSpan w:val="4"/>
            <w:shd w:val="clear" w:color="auto" w:fill="auto"/>
          </w:tcPr>
          <w:p w14:paraId="32442AC2" w14:textId="77777777" w:rsidR="000F64AA" w:rsidRPr="000F64AA" w:rsidRDefault="000F64AA" w:rsidP="000F64AA">
            <w:pPr>
              <w:spacing w:before="120" w:after="120"/>
              <w:rPr>
                <w:rFonts w:cs="Arial"/>
                <w:sz w:val="18"/>
              </w:rPr>
            </w:pPr>
            <w:r w:rsidRPr="000F64AA">
              <w:rPr>
                <w:rFonts w:cs="Arial"/>
                <w:sz w:val="18"/>
              </w:rPr>
              <w:t xml:space="preserve">         Time of Day Start</w:t>
            </w:r>
          </w:p>
        </w:tc>
        <w:tc>
          <w:tcPr>
            <w:tcW w:w="834" w:type="pct"/>
            <w:gridSpan w:val="2"/>
            <w:shd w:val="clear" w:color="auto" w:fill="auto"/>
          </w:tcPr>
          <w:p w14:paraId="7C29119D" w14:textId="77777777" w:rsidR="000F64AA" w:rsidRPr="000F64AA" w:rsidRDefault="000F64AA" w:rsidP="000F64AA">
            <w:pPr>
              <w:spacing w:before="120" w:after="120"/>
              <w:rPr>
                <w:rFonts w:cs="Arial"/>
                <w:sz w:val="18"/>
              </w:rPr>
            </w:pPr>
          </w:p>
        </w:tc>
        <w:tc>
          <w:tcPr>
            <w:tcW w:w="1250" w:type="pct"/>
            <w:gridSpan w:val="4"/>
            <w:shd w:val="clear" w:color="auto" w:fill="auto"/>
          </w:tcPr>
          <w:p w14:paraId="4E95BCA1" w14:textId="77777777" w:rsidR="000F64AA" w:rsidRPr="000F64AA" w:rsidRDefault="000F64AA" w:rsidP="000F64AA">
            <w:pPr>
              <w:spacing w:before="120" w:after="120"/>
              <w:rPr>
                <w:rFonts w:cs="Arial"/>
                <w:sz w:val="18"/>
              </w:rPr>
            </w:pPr>
          </w:p>
        </w:tc>
        <w:tc>
          <w:tcPr>
            <w:tcW w:w="417" w:type="pct"/>
            <w:gridSpan w:val="2"/>
            <w:shd w:val="clear" w:color="auto" w:fill="auto"/>
          </w:tcPr>
          <w:p w14:paraId="61724B6C" w14:textId="77777777" w:rsidR="000F64AA" w:rsidRPr="000F64AA" w:rsidRDefault="000F64AA" w:rsidP="000F64AA">
            <w:pPr>
              <w:spacing w:before="120" w:after="120"/>
              <w:rPr>
                <w:rFonts w:cs="Arial"/>
                <w:sz w:val="18"/>
              </w:rPr>
            </w:pPr>
            <w:r w:rsidRPr="000F64AA">
              <w:rPr>
                <w:rFonts w:cs="Arial"/>
                <w:sz w:val="18"/>
              </w:rPr>
              <w:t>(S) TI</w:t>
            </w:r>
          </w:p>
        </w:tc>
        <w:tc>
          <w:tcPr>
            <w:tcW w:w="834" w:type="pct"/>
            <w:gridSpan w:val="2"/>
            <w:shd w:val="clear" w:color="auto" w:fill="auto"/>
          </w:tcPr>
          <w:p w14:paraId="78C44D64" w14:textId="77777777" w:rsidR="000F64AA" w:rsidRPr="000F64AA" w:rsidRDefault="000F64AA" w:rsidP="000F64AA">
            <w:pPr>
              <w:spacing w:before="120" w:after="120"/>
              <w:rPr>
                <w:rFonts w:cs="Arial"/>
                <w:sz w:val="18"/>
              </w:rPr>
            </w:pPr>
            <w:r w:rsidRPr="000F64AA">
              <w:rPr>
                <w:rFonts w:cs="Arial"/>
                <w:sz w:val="18"/>
              </w:rPr>
              <w:t>0, * (ordered)</w:t>
            </w:r>
          </w:p>
        </w:tc>
      </w:tr>
      <w:tr w:rsidR="000F64AA" w:rsidRPr="000F64AA" w14:paraId="02872C6A" w14:textId="77777777" w:rsidTr="00B131AF">
        <w:tc>
          <w:tcPr>
            <w:tcW w:w="1665" w:type="pct"/>
            <w:gridSpan w:val="4"/>
            <w:shd w:val="clear" w:color="auto" w:fill="auto"/>
          </w:tcPr>
          <w:p w14:paraId="4BDB891A" w14:textId="77777777" w:rsidR="000F64AA" w:rsidRPr="000F64AA" w:rsidRDefault="000F64AA" w:rsidP="000F64AA">
            <w:pPr>
              <w:spacing w:before="120" w:after="120"/>
              <w:rPr>
                <w:rFonts w:cs="Arial"/>
                <w:sz w:val="18"/>
              </w:rPr>
            </w:pPr>
            <w:r w:rsidRPr="000F64AA">
              <w:rPr>
                <w:rFonts w:cs="Arial"/>
                <w:sz w:val="18"/>
              </w:rPr>
              <w:t xml:space="preserve">         Time of Day End</w:t>
            </w:r>
          </w:p>
        </w:tc>
        <w:tc>
          <w:tcPr>
            <w:tcW w:w="834" w:type="pct"/>
            <w:gridSpan w:val="2"/>
            <w:shd w:val="clear" w:color="auto" w:fill="auto"/>
          </w:tcPr>
          <w:p w14:paraId="40279A3D" w14:textId="77777777" w:rsidR="000F64AA" w:rsidRPr="000F64AA" w:rsidRDefault="000F64AA" w:rsidP="000F64AA">
            <w:pPr>
              <w:spacing w:before="120" w:after="120"/>
              <w:rPr>
                <w:rFonts w:cs="Arial"/>
                <w:sz w:val="18"/>
              </w:rPr>
            </w:pPr>
          </w:p>
        </w:tc>
        <w:tc>
          <w:tcPr>
            <w:tcW w:w="1250" w:type="pct"/>
            <w:gridSpan w:val="4"/>
            <w:shd w:val="clear" w:color="auto" w:fill="auto"/>
          </w:tcPr>
          <w:p w14:paraId="4A54F04C" w14:textId="77777777" w:rsidR="000F64AA" w:rsidRPr="000F64AA" w:rsidRDefault="000F64AA" w:rsidP="000F64AA">
            <w:pPr>
              <w:spacing w:before="120" w:after="120"/>
              <w:rPr>
                <w:rFonts w:cs="Arial"/>
                <w:sz w:val="18"/>
              </w:rPr>
            </w:pPr>
          </w:p>
        </w:tc>
        <w:tc>
          <w:tcPr>
            <w:tcW w:w="417" w:type="pct"/>
            <w:gridSpan w:val="2"/>
            <w:shd w:val="clear" w:color="auto" w:fill="auto"/>
          </w:tcPr>
          <w:p w14:paraId="37938128" w14:textId="77777777" w:rsidR="000F64AA" w:rsidRPr="000F64AA" w:rsidRDefault="000F64AA" w:rsidP="000F64AA">
            <w:pPr>
              <w:spacing w:before="120" w:after="120"/>
              <w:rPr>
                <w:rFonts w:cs="Arial"/>
                <w:sz w:val="18"/>
              </w:rPr>
            </w:pPr>
            <w:r w:rsidRPr="000F64AA">
              <w:rPr>
                <w:rFonts w:cs="Arial"/>
                <w:sz w:val="18"/>
              </w:rPr>
              <w:t>(S) TI</w:t>
            </w:r>
          </w:p>
        </w:tc>
        <w:tc>
          <w:tcPr>
            <w:tcW w:w="834" w:type="pct"/>
            <w:gridSpan w:val="2"/>
            <w:shd w:val="clear" w:color="auto" w:fill="auto"/>
          </w:tcPr>
          <w:p w14:paraId="30CEA470" w14:textId="77777777" w:rsidR="000F64AA" w:rsidRPr="000F64AA" w:rsidRDefault="000F64AA" w:rsidP="000F64AA">
            <w:pPr>
              <w:spacing w:before="120" w:after="120"/>
              <w:rPr>
                <w:rFonts w:cs="Arial"/>
                <w:sz w:val="18"/>
              </w:rPr>
            </w:pPr>
            <w:r w:rsidRPr="000F64AA">
              <w:rPr>
                <w:rFonts w:cs="Arial"/>
                <w:sz w:val="18"/>
              </w:rPr>
              <w:t>0, * (ordered)</w:t>
            </w:r>
          </w:p>
        </w:tc>
      </w:tr>
      <w:tr w:rsidR="000F64AA" w:rsidRPr="000F64AA" w14:paraId="62AA04E5" w14:textId="77777777" w:rsidTr="00B131AF">
        <w:tc>
          <w:tcPr>
            <w:tcW w:w="5000" w:type="pct"/>
            <w:gridSpan w:val="14"/>
            <w:shd w:val="clear" w:color="auto" w:fill="auto"/>
          </w:tcPr>
          <w:p w14:paraId="16BF9C2D" w14:textId="77777777" w:rsidR="000F64AA" w:rsidRPr="000F64AA" w:rsidRDefault="000F64AA" w:rsidP="000F64AA">
            <w:pPr>
              <w:spacing w:before="120" w:after="120"/>
              <w:rPr>
                <w:rFonts w:cs="Arial"/>
              </w:rPr>
            </w:pPr>
            <w:r w:rsidRPr="000F64AA">
              <w:rPr>
                <w:rFonts w:cs="Arial"/>
                <w:u w:val="single"/>
              </w:rPr>
              <w:t>INT 1 Reference: --</w:t>
            </w:r>
          </w:p>
          <w:p w14:paraId="4FD730A2" w14:textId="3E092C4B" w:rsidR="000F64AA" w:rsidRDefault="007447CE" w:rsidP="007447CE">
            <w:pPr>
              <w:pStyle w:val="Heading2"/>
            </w:pPr>
            <w:bookmarkStart w:id="2349" w:name="_Toc120214476"/>
            <w:r>
              <w:t>General</w:t>
            </w:r>
            <w:bookmarkEnd w:id="2349"/>
          </w:p>
          <w:p w14:paraId="00F514D0" w14:textId="20FBE789" w:rsidR="007447CE" w:rsidRDefault="007447CE" w:rsidP="000F64AA">
            <w:pPr>
              <w:spacing w:before="120" w:after="120"/>
              <w:rPr>
                <w:rFonts w:cs="Arial"/>
              </w:rPr>
            </w:pPr>
            <w:r>
              <w:rPr>
                <w:rFonts w:cs="Arial"/>
              </w:rPr>
              <w:t xml:space="preserve">The </w:t>
            </w:r>
            <w:proofErr w:type="spellStart"/>
            <w:r w:rsidRPr="007447CE">
              <w:rPr>
                <w:rFonts w:cs="Arial"/>
                <w:b/>
                <w:bCs/>
              </w:rPr>
              <w:t>ContactDetails</w:t>
            </w:r>
            <w:proofErr w:type="spellEnd"/>
            <w:r>
              <w:rPr>
                <w:rFonts w:cs="Arial"/>
              </w:rPr>
              <w:t xml:space="preserve"> information type provides several attributes for encoding different types of contact details.</w:t>
            </w:r>
          </w:p>
          <w:p w14:paraId="7AEE493C" w14:textId="75F50696" w:rsidR="007447CE" w:rsidRDefault="007447CE" w:rsidP="000F64AA">
            <w:pPr>
              <w:spacing w:before="120" w:after="120"/>
              <w:rPr>
                <w:rFonts w:cs="Arial"/>
              </w:rPr>
            </w:pPr>
            <w:proofErr w:type="spellStart"/>
            <w:r w:rsidRPr="00AF696D">
              <w:rPr>
                <w:rFonts w:cs="Arial"/>
                <w:b/>
                <w:bCs/>
              </w:rPr>
              <w:t>ContactDetails</w:t>
            </w:r>
            <w:proofErr w:type="spellEnd"/>
            <w:r>
              <w:rPr>
                <w:rFonts w:cs="Arial"/>
              </w:rPr>
              <w:t xml:space="preserve"> may be associated to:</w:t>
            </w:r>
          </w:p>
          <w:p w14:paraId="540AAB9E" w14:textId="56109FFC" w:rsidR="007447CE" w:rsidRPr="00AF696D" w:rsidRDefault="007447CE" w:rsidP="00AF696D">
            <w:pPr>
              <w:pStyle w:val="ListParagraph"/>
              <w:numPr>
                <w:ilvl w:val="0"/>
                <w:numId w:val="35"/>
              </w:numPr>
              <w:spacing w:before="120" w:after="120"/>
              <w:rPr>
                <w:rFonts w:cs="Arial"/>
              </w:rPr>
            </w:pPr>
            <w:r w:rsidRPr="00AF696D">
              <w:rPr>
                <w:rFonts w:cs="Arial"/>
              </w:rPr>
              <w:t>An Authority information type via an information association (</w:t>
            </w:r>
            <w:proofErr w:type="spellStart"/>
            <w:r w:rsidRPr="00AF696D">
              <w:rPr>
                <w:rFonts w:cs="Arial"/>
                <w:i/>
                <w:iCs/>
              </w:rPr>
              <w:t>AuthorityContact</w:t>
            </w:r>
            <w:proofErr w:type="spellEnd"/>
            <w:r w:rsidRPr="00AF696D">
              <w:rPr>
                <w:rFonts w:cs="Arial"/>
              </w:rPr>
              <w:t>), in which case it encodes the contact information for the organization in general.</w:t>
            </w:r>
          </w:p>
          <w:p w14:paraId="56D67CEF" w14:textId="6763C7C9" w:rsidR="007447CE" w:rsidRPr="00AF696D" w:rsidRDefault="007447CE" w:rsidP="00AF696D">
            <w:pPr>
              <w:pStyle w:val="ListParagraph"/>
              <w:numPr>
                <w:ilvl w:val="0"/>
                <w:numId w:val="35"/>
              </w:numPr>
              <w:spacing w:before="120" w:after="120"/>
              <w:rPr>
                <w:rFonts w:cs="Arial"/>
              </w:rPr>
            </w:pPr>
            <w:r w:rsidRPr="00AF696D">
              <w:rPr>
                <w:rFonts w:cs="Arial"/>
              </w:rPr>
              <w:t xml:space="preserve">A geo feature via a feature association </w:t>
            </w:r>
            <w:proofErr w:type="spellStart"/>
            <w:r w:rsidRPr="00AF696D">
              <w:rPr>
                <w:rFonts w:cs="Arial"/>
                <w:i/>
                <w:iCs/>
              </w:rPr>
              <w:t>ServiceContact</w:t>
            </w:r>
            <w:proofErr w:type="spellEnd"/>
            <w:r w:rsidRPr="00AF696D">
              <w:rPr>
                <w:rFonts w:cs="Arial"/>
              </w:rPr>
              <w:t xml:space="preserve">, inherited by geo features from </w:t>
            </w:r>
            <w:proofErr w:type="spellStart"/>
            <w:r w:rsidRPr="00AF696D">
              <w:rPr>
                <w:rFonts w:cs="Arial"/>
                <w:b/>
                <w:bCs/>
              </w:rPr>
              <w:t>OrganizationContactArea</w:t>
            </w:r>
            <w:proofErr w:type="spellEnd"/>
            <w:r w:rsidRPr="00AF696D">
              <w:rPr>
                <w:rFonts w:cs="Arial"/>
              </w:rPr>
              <w:t xml:space="preserve"> (</w:t>
            </w:r>
            <w:r w:rsidR="00AF696D" w:rsidRPr="00AF696D">
              <w:rPr>
                <w:rFonts w:cs="Arial"/>
              </w:rPr>
              <w:fldChar w:fldCharType="begin"/>
            </w:r>
            <w:r w:rsidR="00AF696D" w:rsidRPr="00AF696D">
              <w:rPr>
                <w:rFonts w:cs="Arial"/>
              </w:rPr>
              <w:instrText xml:space="preserve"> REF _Ref113290153 \r \h </w:instrText>
            </w:r>
            <w:r w:rsidR="00AF696D" w:rsidRPr="00AF696D">
              <w:rPr>
                <w:rFonts w:cs="Arial"/>
              </w:rPr>
            </w:r>
            <w:r w:rsidR="00AF696D" w:rsidRPr="00AF696D">
              <w:rPr>
                <w:rFonts w:cs="Arial"/>
              </w:rPr>
              <w:fldChar w:fldCharType="separate"/>
            </w:r>
            <w:r w:rsidR="00EE3F7C">
              <w:rPr>
                <w:rFonts w:cs="Arial"/>
              </w:rPr>
              <w:t>5.3</w:t>
            </w:r>
            <w:r w:rsidR="00AF696D" w:rsidRPr="00AF696D">
              <w:rPr>
                <w:rFonts w:cs="Arial"/>
              </w:rPr>
              <w:fldChar w:fldCharType="end"/>
            </w:r>
            <w:r w:rsidRPr="00AF696D">
              <w:rPr>
                <w:rFonts w:cs="Arial"/>
              </w:rPr>
              <w:t xml:space="preserve">), in which case it encodes </w:t>
            </w:r>
            <w:r w:rsidR="00AF696D" w:rsidRPr="00AF696D">
              <w:rPr>
                <w:rFonts w:cs="Arial"/>
              </w:rPr>
              <w:t>contact information particular to the specific feature, either because further information about the controlling authority is not available or because the contact is specific to the feature.</w:t>
            </w:r>
          </w:p>
          <w:p w14:paraId="0D718FDF" w14:textId="77777777" w:rsidR="000F64AA" w:rsidRPr="000F64AA" w:rsidRDefault="000F64AA" w:rsidP="000F64AA">
            <w:pPr>
              <w:spacing w:before="120" w:after="120"/>
              <w:rPr>
                <w:rFonts w:cs="Arial"/>
              </w:rPr>
            </w:pPr>
            <w:r w:rsidRPr="000F64AA">
              <w:rPr>
                <w:rFonts w:cs="Arial"/>
                <w:u w:val="single"/>
              </w:rPr>
              <w:t>Remarks:</w:t>
            </w:r>
          </w:p>
          <w:p w14:paraId="58A90965" w14:textId="22F65436" w:rsidR="000F64AA" w:rsidRDefault="000F64AA" w:rsidP="00E87722">
            <w:pPr>
              <w:numPr>
                <w:ilvl w:val="0"/>
                <w:numId w:val="8"/>
              </w:numPr>
              <w:tabs>
                <w:tab w:val="left" w:pos="0"/>
                <w:tab w:val="left" w:pos="240"/>
                <w:tab w:val="left" w:pos="566"/>
                <w:tab w:val="num" w:pos="720"/>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ind w:left="240" w:hanging="240"/>
              <w:rPr>
                <w:ins w:id="2350" w:author="Raphael Malyankar" w:date="2022-10-20T23:49:00Z"/>
                <w:rFonts w:cstheme="minorHAnsi"/>
                <w:lang w:val="en-AU"/>
              </w:rPr>
            </w:pPr>
            <w:r w:rsidRPr="000F64AA">
              <w:rPr>
                <w:rFonts w:cstheme="minorHAnsi"/>
                <w:lang w:val="en-AU"/>
              </w:rPr>
              <w:lastRenderedPageBreak/>
              <w:t xml:space="preserve">If it is required to encode call name in different languages, this must be done by associating an instance of </w:t>
            </w:r>
            <w:proofErr w:type="spellStart"/>
            <w:r w:rsidRPr="000F64AA">
              <w:rPr>
                <w:rFonts w:cstheme="minorHAnsi"/>
                <w:b/>
                <w:lang w:val="en-AU"/>
              </w:rPr>
              <w:t>Contact</w:t>
            </w:r>
            <w:del w:id="2351" w:author="Raphael Malyankar" w:date="2022-10-20T23:51:00Z">
              <w:r w:rsidRPr="000F64AA" w:rsidDel="00867503">
                <w:rPr>
                  <w:rFonts w:cstheme="minorHAnsi"/>
                  <w:b/>
                  <w:lang w:val="en-AU"/>
                </w:rPr>
                <w:delText xml:space="preserve"> </w:delText>
              </w:r>
            </w:del>
            <w:r w:rsidRPr="000F64AA">
              <w:rPr>
                <w:rFonts w:cstheme="minorHAnsi"/>
                <w:b/>
                <w:lang w:val="en-AU"/>
              </w:rPr>
              <w:t>Details</w:t>
            </w:r>
            <w:proofErr w:type="spellEnd"/>
            <w:r w:rsidRPr="000F64AA">
              <w:rPr>
                <w:rFonts w:cstheme="minorHAnsi"/>
                <w:lang w:val="en-AU"/>
              </w:rPr>
              <w:t xml:space="preserve"> per language, with the originating instance. The </w:t>
            </w:r>
            <w:r w:rsidRPr="000F64AA">
              <w:rPr>
                <w:rFonts w:cstheme="minorHAnsi"/>
                <w:b/>
                <w:lang w:val="en-AU"/>
              </w:rPr>
              <w:t>Language</w:t>
            </w:r>
            <w:r w:rsidRPr="000F64AA">
              <w:rPr>
                <w:rFonts w:cstheme="minorHAnsi"/>
                <w:lang w:val="en-AU"/>
              </w:rPr>
              <w:t xml:space="preserve"> attribute must be used to designate the language of the instance.</w:t>
            </w:r>
          </w:p>
          <w:p w14:paraId="5F096DA9" w14:textId="4597BBA0" w:rsidR="00867503" w:rsidRPr="000F64AA" w:rsidRDefault="00867503" w:rsidP="00E87722">
            <w:pPr>
              <w:numPr>
                <w:ilvl w:val="0"/>
                <w:numId w:val="8"/>
              </w:numPr>
              <w:tabs>
                <w:tab w:val="left" w:pos="0"/>
                <w:tab w:val="left" w:pos="240"/>
                <w:tab w:val="left" w:pos="566"/>
                <w:tab w:val="num" w:pos="720"/>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ind w:left="240" w:hanging="240"/>
              <w:rPr>
                <w:rFonts w:cstheme="minorHAnsi"/>
                <w:lang w:val="en-AU"/>
              </w:rPr>
            </w:pPr>
            <w:ins w:id="2352" w:author="Raphael Malyankar" w:date="2022-10-20T23:49:00Z">
              <w:r>
                <w:rPr>
                  <w:rFonts w:cstheme="minorHAnsi"/>
                  <w:lang w:val="en-AU"/>
                </w:rPr>
                <w:t>The name of the contact (</w:t>
              </w:r>
            </w:ins>
            <w:ins w:id="2353" w:author="Raphael Malyankar" w:date="2022-10-20T23:50:00Z">
              <w:r>
                <w:rPr>
                  <w:rFonts w:cstheme="minorHAnsi"/>
                  <w:lang w:val="en-AU"/>
                </w:rPr>
                <w:t xml:space="preserve">for example, the name of the agency, pilot service, </w:t>
              </w:r>
            </w:ins>
            <w:ins w:id="2354" w:author="Raphael Malyankar" w:date="2022-10-20T23:52:00Z">
              <w:r w:rsidR="00E227D0">
                <w:rPr>
                  <w:rFonts w:cstheme="minorHAnsi"/>
                  <w:lang w:val="en-AU"/>
                </w:rPr>
                <w:t xml:space="preserve">office, </w:t>
              </w:r>
            </w:ins>
            <w:ins w:id="2355" w:author="Raphael Malyankar" w:date="2022-10-20T23:50:00Z">
              <w:r>
                <w:rPr>
                  <w:rFonts w:cstheme="minorHAnsi"/>
                  <w:lang w:val="en-AU"/>
                </w:rPr>
                <w:t xml:space="preserve">etc.) should be encoded in the </w:t>
              </w:r>
              <w:proofErr w:type="spellStart"/>
              <w:r w:rsidRPr="00867503">
                <w:rPr>
                  <w:rFonts w:cstheme="minorHAnsi"/>
                  <w:i/>
                  <w:iCs/>
                  <w:lang w:val="en-AU"/>
                </w:rPr>
                <w:t>featureName</w:t>
              </w:r>
              <w:proofErr w:type="spellEnd"/>
              <w:r>
                <w:rPr>
                  <w:rFonts w:cstheme="minorHAnsi"/>
                  <w:lang w:val="en-AU"/>
                </w:rPr>
                <w:t xml:space="preserve"> attribute</w:t>
              </w:r>
            </w:ins>
            <w:ins w:id="2356" w:author="Raphael Malyankar" w:date="2022-10-20T23:51:00Z">
              <w:r>
                <w:rPr>
                  <w:rFonts w:cstheme="minorHAnsi"/>
                  <w:lang w:val="en-AU"/>
                </w:rPr>
                <w:t xml:space="preserve">, which is inherited from </w:t>
              </w:r>
              <w:proofErr w:type="spellStart"/>
              <w:r w:rsidRPr="00867503">
                <w:rPr>
                  <w:rFonts w:cstheme="minorHAnsi"/>
                  <w:b/>
                  <w:bCs/>
                  <w:lang w:val="en-AU"/>
                </w:rPr>
                <w:t>InformationType</w:t>
              </w:r>
            </w:ins>
            <w:proofErr w:type="spellEnd"/>
            <w:ins w:id="2357" w:author="Raphael Malyankar" w:date="2022-10-20T23:50:00Z">
              <w:r>
                <w:rPr>
                  <w:rFonts w:cstheme="minorHAnsi"/>
                  <w:lang w:val="en-AU"/>
                </w:rPr>
                <w:t>.</w:t>
              </w:r>
            </w:ins>
          </w:p>
          <w:p w14:paraId="67DA480C" w14:textId="77777777" w:rsidR="000F64AA" w:rsidRPr="000F64AA" w:rsidRDefault="000F64AA" w:rsidP="000F64AA">
            <w:pPr>
              <w:spacing w:before="120" w:after="120"/>
              <w:rPr>
                <w:rFonts w:cs="Arial"/>
              </w:rPr>
            </w:pPr>
          </w:p>
          <w:p w14:paraId="3C0AE4D4" w14:textId="77777777" w:rsidR="000F64AA" w:rsidRPr="000F64AA" w:rsidRDefault="000F64AA" w:rsidP="000F64AA">
            <w:pPr>
              <w:spacing w:before="120" w:after="120"/>
              <w:rPr>
                <w:rFonts w:cs="Arial"/>
              </w:rPr>
            </w:pPr>
            <w:r w:rsidRPr="000F64AA">
              <w:rPr>
                <w:rFonts w:cs="Arial"/>
                <w:u w:val="single"/>
              </w:rPr>
              <w:t>Distinction:</w:t>
            </w:r>
          </w:p>
          <w:p w14:paraId="08F96525" w14:textId="77777777" w:rsidR="000F64AA" w:rsidRPr="000F64AA" w:rsidRDefault="000F64AA" w:rsidP="000F64AA">
            <w:pPr>
              <w:spacing w:before="120" w:after="120"/>
              <w:rPr>
                <w:rFonts w:cs="Arial"/>
              </w:rPr>
            </w:pPr>
          </w:p>
        </w:tc>
      </w:tr>
      <w:tr w:rsidR="000F64AA" w:rsidRPr="000F64AA" w14:paraId="65173BF6" w14:textId="77777777" w:rsidTr="00B131AF">
        <w:tc>
          <w:tcPr>
            <w:tcW w:w="5000" w:type="pct"/>
            <w:gridSpan w:val="14"/>
            <w:shd w:val="clear" w:color="auto" w:fill="auto"/>
          </w:tcPr>
          <w:p w14:paraId="77BB3CC5" w14:textId="77777777" w:rsidR="000F64AA" w:rsidRPr="000F64AA" w:rsidRDefault="000F64AA" w:rsidP="000F64AA">
            <w:pPr>
              <w:spacing w:before="120" w:after="120"/>
              <w:rPr>
                <w:rFonts w:cs="Arial"/>
                <w:b/>
                <w:u w:val="single"/>
              </w:rPr>
            </w:pPr>
            <w:r w:rsidRPr="000F64AA">
              <w:rPr>
                <w:rFonts w:cs="Arial"/>
                <w:b/>
                <w:u w:val="single"/>
              </w:rPr>
              <w:lastRenderedPageBreak/>
              <w:t>Feature/Information associations</w:t>
            </w:r>
          </w:p>
        </w:tc>
      </w:tr>
      <w:tr w:rsidR="000F64AA" w:rsidRPr="000F64AA" w14:paraId="148F833B" w14:textId="77777777" w:rsidTr="00292944">
        <w:tc>
          <w:tcPr>
            <w:tcW w:w="619" w:type="pct"/>
            <w:vMerge w:val="restart"/>
            <w:shd w:val="clear" w:color="auto" w:fill="auto"/>
          </w:tcPr>
          <w:p w14:paraId="476449DF" w14:textId="77777777" w:rsidR="000F64AA" w:rsidRPr="000F64AA" w:rsidRDefault="000F64AA" w:rsidP="000F64AA">
            <w:pPr>
              <w:spacing w:before="120" w:after="120"/>
              <w:rPr>
                <w:rFonts w:cs="Arial"/>
                <w:b/>
              </w:rPr>
            </w:pPr>
            <w:r w:rsidRPr="000F64AA">
              <w:rPr>
                <w:rFonts w:cs="Arial"/>
                <w:b/>
              </w:rPr>
              <w:t>Type</w:t>
            </w:r>
          </w:p>
        </w:tc>
        <w:tc>
          <w:tcPr>
            <w:tcW w:w="748" w:type="pct"/>
            <w:gridSpan w:val="2"/>
            <w:vMerge w:val="restart"/>
            <w:shd w:val="clear" w:color="auto" w:fill="auto"/>
          </w:tcPr>
          <w:p w14:paraId="6D72D35D" w14:textId="77777777" w:rsidR="000F64AA" w:rsidRPr="000F64AA" w:rsidRDefault="000F64AA" w:rsidP="000F64AA">
            <w:pPr>
              <w:spacing w:before="120" w:after="120"/>
              <w:rPr>
                <w:rFonts w:cs="Arial"/>
                <w:b/>
              </w:rPr>
            </w:pPr>
            <w:r w:rsidRPr="000F64AA">
              <w:rPr>
                <w:rFonts w:cs="Arial"/>
                <w:b/>
              </w:rPr>
              <w:t>Association Name</w:t>
            </w:r>
          </w:p>
        </w:tc>
        <w:tc>
          <w:tcPr>
            <w:tcW w:w="3634" w:type="pct"/>
            <w:gridSpan w:val="11"/>
            <w:shd w:val="clear" w:color="auto" w:fill="auto"/>
          </w:tcPr>
          <w:p w14:paraId="69239171" w14:textId="77777777" w:rsidR="000F64AA" w:rsidRPr="000F64AA" w:rsidRDefault="000F64AA" w:rsidP="000F64AA">
            <w:pPr>
              <w:spacing w:before="120" w:after="120"/>
              <w:jc w:val="center"/>
              <w:rPr>
                <w:rFonts w:cs="Arial"/>
                <w:b/>
              </w:rPr>
            </w:pPr>
            <w:r w:rsidRPr="000F64AA">
              <w:rPr>
                <w:rFonts w:cs="Arial"/>
                <w:b/>
              </w:rPr>
              <w:t>Association Ends</w:t>
            </w:r>
          </w:p>
        </w:tc>
      </w:tr>
      <w:tr w:rsidR="000F64AA" w:rsidRPr="000F64AA" w14:paraId="2C37CECF" w14:textId="77777777" w:rsidTr="00292944">
        <w:tc>
          <w:tcPr>
            <w:tcW w:w="619" w:type="pct"/>
            <w:vMerge/>
            <w:shd w:val="clear" w:color="auto" w:fill="auto"/>
          </w:tcPr>
          <w:p w14:paraId="60AA267A" w14:textId="77777777" w:rsidR="000F64AA" w:rsidRPr="000F64AA" w:rsidRDefault="000F64AA" w:rsidP="000F64AA">
            <w:pPr>
              <w:spacing w:before="120" w:after="120"/>
              <w:rPr>
                <w:rFonts w:cs="Arial"/>
              </w:rPr>
            </w:pPr>
          </w:p>
        </w:tc>
        <w:tc>
          <w:tcPr>
            <w:tcW w:w="748" w:type="pct"/>
            <w:gridSpan w:val="2"/>
            <w:vMerge/>
            <w:shd w:val="clear" w:color="auto" w:fill="auto"/>
          </w:tcPr>
          <w:p w14:paraId="7A93116D" w14:textId="77777777" w:rsidR="000F64AA" w:rsidRPr="000F64AA" w:rsidRDefault="000F64AA" w:rsidP="000F64AA">
            <w:pPr>
              <w:spacing w:before="120" w:after="120"/>
              <w:rPr>
                <w:rFonts w:cs="Arial"/>
              </w:rPr>
            </w:pPr>
          </w:p>
        </w:tc>
        <w:tc>
          <w:tcPr>
            <w:tcW w:w="818" w:type="pct"/>
            <w:gridSpan w:val="2"/>
            <w:shd w:val="clear" w:color="auto" w:fill="auto"/>
          </w:tcPr>
          <w:p w14:paraId="77106D25" w14:textId="77777777" w:rsidR="000F64AA" w:rsidRPr="000F64AA" w:rsidRDefault="000F64AA" w:rsidP="000F64AA">
            <w:pPr>
              <w:spacing w:before="120" w:after="120"/>
              <w:rPr>
                <w:rFonts w:cs="Arial"/>
                <w:b/>
              </w:rPr>
            </w:pPr>
            <w:r w:rsidRPr="000F64AA">
              <w:rPr>
                <w:rFonts w:cs="Arial"/>
                <w:b/>
              </w:rPr>
              <w:t>Class</w:t>
            </w:r>
          </w:p>
        </w:tc>
        <w:tc>
          <w:tcPr>
            <w:tcW w:w="907" w:type="pct"/>
            <w:gridSpan w:val="3"/>
            <w:shd w:val="clear" w:color="auto" w:fill="auto"/>
          </w:tcPr>
          <w:p w14:paraId="4C3809AB" w14:textId="77777777" w:rsidR="000F64AA" w:rsidRPr="000F64AA" w:rsidRDefault="000F64AA" w:rsidP="000F64AA">
            <w:pPr>
              <w:spacing w:before="120" w:after="120"/>
              <w:rPr>
                <w:rFonts w:cs="Arial"/>
                <w:b/>
              </w:rPr>
            </w:pPr>
            <w:r w:rsidRPr="000F64AA">
              <w:rPr>
                <w:rFonts w:cs="Arial"/>
                <w:b/>
              </w:rPr>
              <w:t>Role</w:t>
            </w:r>
          </w:p>
        </w:tc>
        <w:tc>
          <w:tcPr>
            <w:tcW w:w="347" w:type="pct"/>
            <w:shd w:val="clear" w:color="auto" w:fill="auto"/>
          </w:tcPr>
          <w:p w14:paraId="1CD7CE3F" w14:textId="77777777" w:rsidR="000F64AA" w:rsidRPr="000F64AA" w:rsidRDefault="000F64AA" w:rsidP="000F64AA">
            <w:pPr>
              <w:spacing w:before="120" w:after="120"/>
              <w:rPr>
                <w:rFonts w:cs="Arial"/>
                <w:b/>
              </w:rPr>
            </w:pPr>
            <w:proofErr w:type="spellStart"/>
            <w:r w:rsidRPr="000F64AA">
              <w:rPr>
                <w:rFonts w:cs="Arial"/>
                <w:b/>
              </w:rPr>
              <w:t>Mult</w:t>
            </w:r>
            <w:proofErr w:type="spellEnd"/>
          </w:p>
        </w:tc>
        <w:tc>
          <w:tcPr>
            <w:tcW w:w="563" w:type="pct"/>
            <w:gridSpan w:val="2"/>
            <w:shd w:val="clear" w:color="auto" w:fill="auto"/>
          </w:tcPr>
          <w:p w14:paraId="1E101AA9" w14:textId="77777777" w:rsidR="000F64AA" w:rsidRPr="000F64AA" w:rsidRDefault="000F64AA" w:rsidP="000F64AA">
            <w:pPr>
              <w:spacing w:before="120" w:after="120"/>
              <w:rPr>
                <w:rFonts w:cs="Arial"/>
                <w:b/>
              </w:rPr>
            </w:pPr>
            <w:r w:rsidRPr="000F64AA">
              <w:rPr>
                <w:rFonts w:cs="Arial"/>
                <w:b/>
              </w:rPr>
              <w:t>Class</w:t>
            </w:r>
          </w:p>
        </w:tc>
        <w:tc>
          <w:tcPr>
            <w:tcW w:w="652" w:type="pct"/>
            <w:gridSpan w:val="2"/>
            <w:shd w:val="clear" w:color="auto" w:fill="auto"/>
          </w:tcPr>
          <w:p w14:paraId="6ADB7BB7" w14:textId="77777777" w:rsidR="000F64AA" w:rsidRPr="000F64AA" w:rsidRDefault="000F64AA" w:rsidP="000F64AA">
            <w:pPr>
              <w:spacing w:before="120" w:after="120"/>
              <w:rPr>
                <w:rFonts w:cs="Arial"/>
                <w:b/>
              </w:rPr>
            </w:pPr>
            <w:r w:rsidRPr="000F64AA">
              <w:rPr>
                <w:rFonts w:cs="Arial"/>
                <w:b/>
              </w:rPr>
              <w:t>Role</w:t>
            </w:r>
          </w:p>
        </w:tc>
        <w:tc>
          <w:tcPr>
            <w:tcW w:w="347" w:type="pct"/>
            <w:shd w:val="clear" w:color="auto" w:fill="auto"/>
          </w:tcPr>
          <w:p w14:paraId="01260FC6" w14:textId="77777777" w:rsidR="000F64AA" w:rsidRPr="000F64AA" w:rsidRDefault="000F64AA" w:rsidP="000F64AA">
            <w:pPr>
              <w:spacing w:before="120" w:after="120"/>
              <w:rPr>
                <w:rFonts w:cs="Arial"/>
                <w:b/>
              </w:rPr>
            </w:pPr>
            <w:proofErr w:type="spellStart"/>
            <w:r w:rsidRPr="000F64AA">
              <w:rPr>
                <w:rFonts w:cs="Arial"/>
                <w:b/>
              </w:rPr>
              <w:t>Mult</w:t>
            </w:r>
            <w:proofErr w:type="spellEnd"/>
          </w:p>
        </w:tc>
      </w:tr>
      <w:tr w:rsidR="000F64AA" w:rsidRPr="000F64AA" w14:paraId="2F8742F0" w14:textId="77777777" w:rsidTr="00292944">
        <w:tc>
          <w:tcPr>
            <w:tcW w:w="619" w:type="pct"/>
            <w:shd w:val="clear" w:color="auto" w:fill="auto"/>
          </w:tcPr>
          <w:p w14:paraId="7405B7A9" w14:textId="77777777" w:rsidR="000F64AA" w:rsidRPr="000F64AA" w:rsidRDefault="000F64AA" w:rsidP="000F64AA">
            <w:pPr>
              <w:spacing w:before="120" w:after="120"/>
              <w:rPr>
                <w:rFonts w:cs="Arial"/>
                <w:sz w:val="18"/>
              </w:rPr>
            </w:pPr>
            <w:r w:rsidRPr="000F64AA">
              <w:rPr>
                <w:rFonts w:cs="Arial"/>
                <w:sz w:val="18"/>
              </w:rPr>
              <w:t>association</w:t>
            </w:r>
          </w:p>
        </w:tc>
        <w:tc>
          <w:tcPr>
            <w:tcW w:w="748" w:type="pct"/>
            <w:gridSpan w:val="2"/>
            <w:shd w:val="clear" w:color="auto" w:fill="auto"/>
          </w:tcPr>
          <w:p w14:paraId="1A63B948" w14:textId="77777777" w:rsidR="000F64AA" w:rsidRPr="000F64AA" w:rsidRDefault="000F64AA" w:rsidP="000F64AA">
            <w:pPr>
              <w:spacing w:before="120" w:after="120"/>
              <w:rPr>
                <w:rFonts w:cs="Arial"/>
                <w:sz w:val="18"/>
              </w:rPr>
            </w:pPr>
            <w:r w:rsidRPr="000F64AA">
              <w:rPr>
                <w:rFonts w:cs="Arial"/>
                <w:sz w:val="18"/>
              </w:rPr>
              <w:t>Authority Contact</w:t>
            </w:r>
          </w:p>
        </w:tc>
        <w:tc>
          <w:tcPr>
            <w:tcW w:w="818" w:type="pct"/>
            <w:gridSpan w:val="2"/>
            <w:shd w:val="clear" w:color="auto" w:fill="auto"/>
          </w:tcPr>
          <w:p w14:paraId="7EC7CA28" w14:textId="77777777" w:rsidR="000F64AA" w:rsidRPr="000F64AA" w:rsidRDefault="000F64AA" w:rsidP="000F64AA">
            <w:pPr>
              <w:spacing w:before="120" w:after="120"/>
              <w:rPr>
                <w:rFonts w:cs="Arial"/>
                <w:b/>
                <w:sz w:val="18"/>
              </w:rPr>
            </w:pPr>
            <w:proofErr w:type="spellStart"/>
            <w:r w:rsidRPr="000F64AA">
              <w:rPr>
                <w:rFonts w:cs="Arial"/>
                <w:b/>
                <w:sz w:val="18"/>
              </w:rPr>
              <w:t>ContactDetails</w:t>
            </w:r>
            <w:proofErr w:type="spellEnd"/>
          </w:p>
        </w:tc>
        <w:tc>
          <w:tcPr>
            <w:tcW w:w="907" w:type="pct"/>
            <w:gridSpan w:val="3"/>
            <w:shd w:val="clear" w:color="auto" w:fill="auto"/>
          </w:tcPr>
          <w:p w14:paraId="51A359EA" w14:textId="77777777" w:rsidR="000F64AA" w:rsidRPr="000F64AA" w:rsidRDefault="000F64AA" w:rsidP="000F64AA">
            <w:pPr>
              <w:spacing w:before="120" w:after="120"/>
              <w:rPr>
                <w:rFonts w:cs="Arial"/>
                <w:sz w:val="18"/>
              </w:rPr>
            </w:pPr>
            <w:proofErr w:type="spellStart"/>
            <w:r w:rsidRPr="000F64AA">
              <w:rPr>
                <w:rFonts w:cs="Arial"/>
                <w:sz w:val="18"/>
              </w:rPr>
              <w:t>theContactDetails</w:t>
            </w:r>
            <w:proofErr w:type="spellEnd"/>
          </w:p>
        </w:tc>
        <w:tc>
          <w:tcPr>
            <w:tcW w:w="347" w:type="pct"/>
            <w:shd w:val="clear" w:color="auto" w:fill="auto"/>
          </w:tcPr>
          <w:p w14:paraId="02BD49BE" w14:textId="77777777" w:rsidR="000F64AA" w:rsidRPr="000F64AA" w:rsidRDefault="000F64AA" w:rsidP="000F64AA">
            <w:pPr>
              <w:spacing w:before="120" w:after="120"/>
              <w:rPr>
                <w:rFonts w:cs="Arial"/>
                <w:sz w:val="18"/>
              </w:rPr>
            </w:pPr>
            <w:r w:rsidRPr="000F64AA">
              <w:rPr>
                <w:rFonts w:cs="Arial"/>
                <w:sz w:val="18"/>
              </w:rPr>
              <w:t>0, *</w:t>
            </w:r>
          </w:p>
        </w:tc>
        <w:tc>
          <w:tcPr>
            <w:tcW w:w="563" w:type="pct"/>
            <w:gridSpan w:val="2"/>
            <w:shd w:val="clear" w:color="auto" w:fill="auto"/>
          </w:tcPr>
          <w:p w14:paraId="32C2A86F" w14:textId="77777777" w:rsidR="000F64AA" w:rsidRPr="000F64AA" w:rsidRDefault="000F64AA" w:rsidP="000F64AA">
            <w:pPr>
              <w:spacing w:before="120" w:after="120"/>
              <w:rPr>
                <w:rFonts w:cs="Arial"/>
                <w:b/>
                <w:sz w:val="18"/>
              </w:rPr>
            </w:pPr>
            <w:r w:rsidRPr="000F64AA">
              <w:rPr>
                <w:rFonts w:cs="Arial"/>
                <w:b/>
                <w:sz w:val="18"/>
              </w:rPr>
              <w:t>Authority</w:t>
            </w:r>
          </w:p>
        </w:tc>
        <w:tc>
          <w:tcPr>
            <w:tcW w:w="652" w:type="pct"/>
            <w:gridSpan w:val="2"/>
            <w:shd w:val="clear" w:color="auto" w:fill="auto"/>
          </w:tcPr>
          <w:p w14:paraId="70C47CD2" w14:textId="77777777" w:rsidR="000F64AA" w:rsidRPr="000F64AA" w:rsidRDefault="000F64AA" w:rsidP="000F64AA">
            <w:pPr>
              <w:spacing w:before="120" w:after="120"/>
              <w:rPr>
                <w:rFonts w:cs="Arial"/>
                <w:sz w:val="18"/>
              </w:rPr>
            </w:pPr>
            <w:proofErr w:type="spellStart"/>
            <w:r w:rsidRPr="000F64AA">
              <w:rPr>
                <w:rFonts w:cs="Arial"/>
                <w:sz w:val="18"/>
              </w:rPr>
              <w:t>theAuthority</w:t>
            </w:r>
            <w:proofErr w:type="spellEnd"/>
          </w:p>
        </w:tc>
        <w:tc>
          <w:tcPr>
            <w:tcW w:w="347" w:type="pct"/>
            <w:shd w:val="clear" w:color="auto" w:fill="auto"/>
          </w:tcPr>
          <w:p w14:paraId="3CF5749B" w14:textId="77777777" w:rsidR="000F64AA" w:rsidRPr="000F64AA" w:rsidRDefault="000F64AA" w:rsidP="000F64AA">
            <w:pPr>
              <w:spacing w:before="120" w:after="120"/>
              <w:rPr>
                <w:rFonts w:cs="Arial"/>
              </w:rPr>
            </w:pPr>
            <w:r w:rsidRPr="000F64AA">
              <w:rPr>
                <w:rFonts w:cs="Arial"/>
              </w:rPr>
              <w:t>0, *</w:t>
            </w:r>
          </w:p>
        </w:tc>
      </w:tr>
    </w:tbl>
    <w:p w14:paraId="731FC8DA" w14:textId="77777777" w:rsidR="000F64AA" w:rsidRPr="000F64AA" w:rsidRDefault="000F64AA" w:rsidP="000F64AA">
      <w:pPr>
        <w:spacing w:before="240"/>
        <w:rPr>
          <w:b/>
        </w:rPr>
      </w:pPr>
    </w:p>
    <w:p w14:paraId="256940F8" w14:textId="77777777" w:rsidR="000F64AA" w:rsidRPr="000F64AA" w:rsidRDefault="000F64AA" w:rsidP="000F64AA">
      <w:pPr>
        <w:rPr>
          <w:b/>
        </w:rPr>
      </w:pPr>
      <w:r w:rsidRPr="000F64AA">
        <w:rPr>
          <w:b/>
        </w:rPr>
        <w:br w:type="page"/>
      </w:r>
    </w:p>
    <w:p w14:paraId="51EE219D" w14:textId="77777777" w:rsidR="000F64AA" w:rsidRPr="000F64AA" w:rsidRDefault="000F64AA" w:rsidP="00716062">
      <w:pPr>
        <w:pStyle w:val="Heading2"/>
      </w:pPr>
      <w:bookmarkStart w:id="2358" w:name="_Ref113290983"/>
      <w:bookmarkStart w:id="2359" w:name="_Toc120214477"/>
      <w:r w:rsidRPr="000F64AA">
        <w:lastRenderedPageBreak/>
        <w:t>Service Hours</w:t>
      </w:r>
      <w:bookmarkEnd w:id="2358"/>
      <w:bookmarkEnd w:id="23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6"/>
        <w:gridCol w:w="1161"/>
        <w:gridCol w:w="216"/>
        <w:gridCol w:w="560"/>
        <w:gridCol w:w="662"/>
        <w:gridCol w:w="838"/>
        <w:gridCol w:w="632"/>
        <w:gridCol w:w="216"/>
        <w:gridCol w:w="397"/>
        <w:gridCol w:w="961"/>
        <w:gridCol w:w="216"/>
        <w:gridCol w:w="610"/>
        <w:gridCol w:w="892"/>
        <w:gridCol w:w="599"/>
      </w:tblGrid>
      <w:tr w:rsidR="000F64AA" w:rsidRPr="000F64AA" w14:paraId="2266E49B" w14:textId="77777777" w:rsidTr="00B131AF">
        <w:tc>
          <w:tcPr>
            <w:tcW w:w="5000" w:type="pct"/>
            <w:gridSpan w:val="14"/>
            <w:shd w:val="clear" w:color="auto" w:fill="auto"/>
          </w:tcPr>
          <w:p w14:paraId="378C74BA" w14:textId="77777777" w:rsidR="000F64AA" w:rsidRPr="000F64AA" w:rsidRDefault="000F64AA" w:rsidP="000F64AA">
            <w:pPr>
              <w:spacing w:before="120" w:after="120"/>
              <w:rPr>
                <w:rFonts w:cs="Arial"/>
              </w:rPr>
            </w:pPr>
            <w:r w:rsidRPr="000F64AA">
              <w:rPr>
                <w:rFonts w:cs="Arial"/>
                <w:u w:val="single"/>
              </w:rPr>
              <w:t>IHO Definition:</w:t>
            </w:r>
            <w:r w:rsidRPr="000F64AA">
              <w:rPr>
                <w:rFonts w:cs="Arial"/>
              </w:rPr>
              <w:t xml:space="preserve"> The time when a service is available and known exceptions.</w:t>
            </w:r>
          </w:p>
        </w:tc>
      </w:tr>
      <w:tr w:rsidR="000F64AA" w:rsidRPr="000F64AA" w14:paraId="62CD9ED1" w14:textId="77777777" w:rsidTr="00B131AF">
        <w:tc>
          <w:tcPr>
            <w:tcW w:w="5000" w:type="pct"/>
            <w:gridSpan w:val="14"/>
            <w:shd w:val="clear" w:color="auto" w:fill="auto"/>
          </w:tcPr>
          <w:p w14:paraId="605CCA66" w14:textId="77777777" w:rsidR="000F64AA" w:rsidRPr="000F64AA" w:rsidRDefault="000F64AA" w:rsidP="000F64AA">
            <w:pPr>
              <w:spacing w:before="120" w:after="120"/>
              <w:rPr>
                <w:rFonts w:cs="Arial"/>
                <w:b/>
              </w:rPr>
            </w:pPr>
            <w:r w:rsidRPr="000F64AA">
              <w:rPr>
                <w:rFonts w:cs="Arial"/>
                <w:b/>
                <w:u w:val="single"/>
              </w:rPr>
              <w:t>S-10x Information Type:</w:t>
            </w:r>
            <w:r w:rsidRPr="000F64AA">
              <w:rPr>
                <w:rFonts w:cs="Arial"/>
                <w:b/>
              </w:rPr>
              <w:t xml:space="preserve"> Service Hours</w:t>
            </w:r>
          </w:p>
        </w:tc>
      </w:tr>
      <w:tr w:rsidR="000F64AA" w:rsidRPr="000F64AA" w14:paraId="4F5513D8" w14:textId="77777777" w:rsidTr="00B131AF">
        <w:tc>
          <w:tcPr>
            <w:tcW w:w="5000" w:type="pct"/>
            <w:gridSpan w:val="14"/>
            <w:shd w:val="clear" w:color="auto" w:fill="auto"/>
          </w:tcPr>
          <w:p w14:paraId="0552AA1F" w14:textId="2D90E16D" w:rsidR="000F64AA" w:rsidRPr="000F64AA" w:rsidRDefault="000F64AA" w:rsidP="000F64AA">
            <w:pPr>
              <w:spacing w:before="120" w:after="120"/>
              <w:rPr>
                <w:rFonts w:cs="Arial"/>
                <w:b/>
              </w:rPr>
            </w:pPr>
            <w:r w:rsidRPr="000F64AA">
              <w:rPr>
                <w:rFonts w:cs="Arial"/>
                <w:b/>
                <w:u w:val="single"/>
              </w:rPr>
              <w:t>Super Type:</w:t>
            </w:r>
            <w:r w:rsidRPr="000F64AA">
              <w:rPr>
                <w:rFonts w:cs="Arial"/>
                <w:b/>
              </w:rPr>
              <w:t xml:space="preserve"> </w:t>
            </w:r>
            <w:proofErr w:type="spellStart"/>
            <w:r w:rsidRPr="000F64AA">
              <w:rPr>
                <w:rFonts w:cs="Arial"/>
                <w:b/>
              </w:rPr>
              <w:t>InformationType</w:t>
            </w:r>
            <w:proofErr w:type="spellEnd"/>
            <w:r w:rsidR="00F748E7">
              <w:rPr>
                <w:rFonts w:cs="Arial"/>
                <w:b/>
              </w:rPr>
              <w:t xml:space="preserve"> (</w:t>
            </w:r>
            <w:r w:rsidR="00F748E7">
              <w:rPr>
                <w:rFonts w:cs="Arial"/>
                <w:b/>
              </w:rPr>
              <w:fldChar w:fldCharType="begin"/>
            </w:r>
            <w:r w:rsidR="00F748E7">
              <w:rPr>
                <w:rFonts w:cs="Arial"/>
                <w:b/>
              </w:rPr>
              <w:instrText xml:space="preserve"> REF _Ref113291219 \r \h </w:instrText>
            </w:r>
            <w:r w:rsidR="00F748E7">
              <w:rPr>
                <w:rFonts w:cs="Arial"/>
                <w:b/>
              </w:rPr>
            </w:r>
            <w:r w:rsidR="00F748E7">
              <w:rPr>
                <w:rFonts w:cs="Arial"/>
                <w:b/>
              </w:rPr>
              <w:fldChar w:fldCharType="separate"/>
            </w:r>
            <w:r w:rsidR="00EE3F7C">
              <w:rPr>
                <w:rFonts w:cs="Arial"/>
                <w:b/>
              </w:rPr>
              <w:t>9.2</w:t>
            </w:r>
            <w:r w:rsidR="00F748E7">
              <w:rPr>
                <w:rFonts w:cs="Arial"/>
                <w:b/>
              </w:rPr>
              <w:fldChar w:fldCharType="end"/>
            </w:r>
            <w:r w:rsidR="00F748E7">
              <w:rPr>
                <w:rFonts w:cs="Arial"/>
                <w:b/>
              </w:rPr>
              <w:t>)</w:t>
            </w:r>
          </w:p>
        </w:tc>
      </w:tr>
      <w:tr w:rsidR="000F64AA" w:rsidRPr="000F64AA" w14:paraId="77190653" w14:textId="77777777" w:rsidTr="00B131AF">
        <w:tc>
          <w:tcPr>
            <w:tcW w:w="5000" w:type="pct"/>
            <w:gridSpan w:val="14"/>
            <w:shd w:val="clear" w:color="auto" w:fill="auto"/>
          </w:tcPr>
          <w:p w14:paraId="0DE7223C" w14:textId="77777777" w:rsidR="000F64AA" w:rsidRPr="000F64AA" w:rsidRDefault="000F64AA" w:rsidP="000F64AA">
            <w:pPr>
              <w:spacing w:before="120" w:after="120"/>
              <w:rPr>
                <w:rFonts w:cs="Arial"/>
                <w:b/>
              </w:rPr>
            </w:pPr>
            <w:r w:rsidRPr="000F64AA">
              <w:rPr>
                <w:rFonts w:cs="Arial"/>
                <w:b/>
                <w:u w:val="single"/>
              </w:rPr>
              <w:t>Primitives:</w:t>
            </w:r>
            <w:r w:rsidRPr="000F64AA">
              <w:rPr>
                <w:rFonts w:cs="Arial"/>
                <w:b/>
              </w:rPr>
              <w:t xml:space="preserve"> None </w:t>
            </w:r>
          </w:p>
        </w:tc>
      </w:tr>
      <w:tr w:rsidR="000F64AA" w:rsidRPr="000F64AA" w14:paraId="46B4891D" w14:textId="77777777" w:rsidTr="0051269D">
        <w:tc>
          <w:tcPr>
            <w:tcW w:w="1236" w:type="pct"/>
            <w:gridSpan w:val="2"/>
            <w:shd w:val="clear" w:color="auto" w:fill="auto"/>
          </w:tcPr>
          <w:p w14:paraId="161496A4" w14:textId="77777777" w:rsidR="000F64AA" w:rsidRPr="000F64AA" w:rsidRDefault="000F64AA" w:rsidP="000F64AA">
            <w:pPr>
              <w:spacing w:before="120"/>
              <w:rPr>
                <w:rFonts w:cs="Arial"/>
                <w:i/>
                <w:color w:val="0000FF"/>
                <w:sz w:val="18"/>
              </w:rPr>
            </w:pPr>
            <w:r w:rsidRPr="000F64AA">
              <w:rPr>
                <w:rFonts w:cs="Arial"/>
                <w:i/>
                <w:color w:val="0000FF"/>
                <w:sz w:val="18"/>
              </w:rPr>
              <w:t>Real World</w:t>
            </w:r>
          </w:p>
          <w:p w14:paraId="2EE3C80D" w14:textId="77777777" w:rsidR="000F64AA" w:rsidRPr="000F64AA" w:rsidRDefault="000F64AA" w:rsidP="000F64AA">
            <w:pPr>
              <w:spacing w:before="120"/>
              <w:rPr>
                <w:rFonts w:cs="Arial"/>
                <w:i/>
                <w:color w:val="0000FF"/>
                <w:sz w:val="18"/>
              </w:rPr>
            </w:pPr>
          </w:p>
        </w:tc>
        <w:tc>
          <w:tcPr>
            <w:tcW w:w="1681" w:type="pct"/>
            <w:gridSpan w:val="6"/>
            <w:shd w:val="clear" w:color="auto" w:fill="auto"/>
          </w:tcPr>
          <w:p w14:paraId="737E7695" w14:textId="77777777" w:rsidR="000F64AA" w:rsidRPr="000F64AA" w:rsidRDefault="000F64AA" w:rsidP="000F64AA">
            <w:pPr>
              <w:spacing w:before="120"/>
              <w:rPr>
                <w:rFonts w:cs="Arial"/>
                <w:i/>
                <w:color w:val="0000FF"/>
                <w:sz w:val="18"/>
              </w:rPr>
            </w:pPr>
            <w:r w:rsidRPr="000F64AA">
              <w:rPr>
                <w:rFonts w:cs="Arial"/>
                <w:i/>
                <w:color w:val="0000FF"/>
                <w:sz w:val="18"/>
              </w:rPr>
              <w:t>Paper Chart Symbol</w:t>
            </w:r>
          </w:p>
          <w:p w14:paraId="5598267E" w14:textId="77777777" w:rsidR="000F64AA" w:rsidRPr="000F64AA" w:rsidRDefault="000F64AA" w:rsidP="000F64AA">
            <w:pPr>
              <w:spacing w:before="120"/>
              <w:rPr>
                <w:rFonts w:cs="Arial"/>
                <w:i/>
                <w:color w:val="0000FF"/>
                <w:sz w:val="18"/>
              </w:rPr>
            </w:pPr>
          </w:p>
        </w:tc>
        <w:tc>
          <w:tcPr>
            <w:tcW w:w="2083" w:type="pct"/>
            <w:gridSpan w:val="6"/>
            <w:shd w:val="clear" w:color="auto" w:fill="auto"/>
          </w:tcPr>
          <w:p w14:paraId="49098D0F" w14:textId="77777777" w:rsidR="000F64AA" w:rsidRPr="000F64AA" w:rsidRDefault="000F64AA" w:rsidP="000F64AA">
            <w:pPr>
              <w:spacing w:before="120"/>
              <w:rPr>
                <w:rFonts w:cs="Arial"/>
                <w:i/>
                <w:color w:val="0000FF"/>
                <w:sz w:val="18"/>
              </w:rPr>
            </w:pPr>
            <w:r w:rsidRPr="000F64AA">
              <w:rPr>
                <w:rFonts w:cs="Arial"/>
                <w:i/>
                <w:color w:val="0000FF"/>
                <w:sz w:val="18"/>
              </w:rPr>
              <w:t>ECDIS Symbol</w:t>
            </w:r>
          </w:p>
          <w:p w14:paraId="0E7557C3" w14:textId="77777777" w:rsidR="000F64AA" w:rsidRPr="000F64AA" w:rsidRDefault="000F64AA" w:rsidP="000F64AA">
            <w:pPr>
              <w:spacing w:before="120"/>
              <w:rPr>
                <w:rFonts w:cs="Arial"/>
                <w:i/>
                <w:color w:val="0000FF"/>
                <w:sz w:val="18"/>
              </w:rPr>
            </w:pPr>
          </w:p>
        </w:tc>
      </w:tr>
      <w:tr w:rsidR="000F64AA" w:rsidRPr="000F64AA" w14:paraId="27DF8B29" w14:textId="77777777" w:rsidTr="0051269D">
        <w:tc>
          <w:tcPr>
            <w:tcW w:w="1660" w:type="pct"/>
            <w:gridSpan w:val="4"/>
            <w:shd w:val="clear" w:color="auto" w:fill="auto"/>
          </w:tcPr>
          <w:p w14:paraId="16FCFCFF" w14:textId="77777777" w:rsidR="000F64AA" w:rsidRPr="000F64AA" w:rsidRDefault="000F64AA" w:rsidP="000F64AA">
            <w:pPr>
              <w:spacing w:before="120" w:after="120"/>
              <w:rPr>
                <w:rFonts w:cs="Arial"/>
                <w:b/>
              </w:rPr>
            </w:pPr>
            <w:r w:rsidRPr="000F64AA">
              <w:rPr>
                <w:rFonts w:cs="Arial"/>
                <w:b/>
              </w:rPr>
              <w:t>S-10x Attribute</w:t>
            </w:r>
          </w:p>
        </w:tc>
        <w:tc>
          <w:tcPr>
            <w:tcW w:w="833" w:type="pct"/>
            <w:gridSpan w:val="2"/>
            <w:shd w:val="clear" w:color="auto" w:fill="auto"/>
          </w:tcPr>
          <w:p w14:paraId="028285DA" w14:textId="77777777" w:rsidR="000F64AA" w:rsidRPr="000F64AA" w:rsidRDefault="000F64AA" w:rsidP="000F64AA">
            <w:pPr>
              <w:spacing w:before="120" w:after="120"/>
              <w:rPr>
                <w:rFonts w:cs="Arial"/>
                <w:b/>
              </w:rPr>
            </w:pPr>
            <w:r w:rsidRPr="000F64AA">
              <w:rPr>
                <w:rFonts w:cs="Arial"/>
                <w:b/>
              </w:rPr>
              <w:t>S-57  Acronym</w:t>
            </w:r>
          </w:p>
        </w:tc>
        <w:tc>
          <w:tcPr>
            <w:tcW w:w="1259" w:type="pct"/>
            <w:gridSpan w:val="5"/>
            <w:shd w:val="clear" w:color="auto" w:fill="auto"/>
          </w:tcPr>
          <w:p w14:paraId="6455AD0C" w14:textId="77777777" w:rsidR="000F64AA" w:rsidRPr="000F64AA" w:rsidRDefault="000F64AA" w:rsidP="000F64AA">
            <w:pPr>
              <w:spacing w:before="120" w:after="120"/>
              <w:rPr>
                <w:rFonts w:cs="Arial"/>
                <w:b/>
              </w:rPr>
            </w:pPr>
            <w:r w:rsidRPr="000F64AA">
              <w:rPr>
                <w:rFonts w:cs="Arial"/>
                <w:b/>
              </w:rPr>
              <w:t>Allowable Encoding Value</w:t>
            </w:r>
          </w:p>
        </w:tc>
        <w:tc>
          <w:tcPr>
            <w:tcW w:w="418" w:type="pct"/>
            <w:shd w:val="clear" w:color="auto" w:fill="auto"/>
          </w:tcPr>
          <w:p w14:paraId="45DC8FAF" w14:textId="77777777" w:rsidR="000F64AA" w:rsidRPr="000F64AA" w:rsidRDefault="000F64AA" w:rsidP="000F64AA">
            <w:pPr>
              <w:spacing w:before="120" w:after="120"/>
              <w:rPr>
                <w:rFonts w:cs="Arial"/>
                <w:b/>
              </w:rPr>
            </w:pPr>
            <w:r w:rsidRPr="000F64AA">
              <w:rPr>
                <w:rFonts w:cs="Arial"/>
                <w:b/>
              </w:rPr>
              <w:t>Type</w:t>
            </w:r>
          </w:p>
        </w:tc>
        <w:tc>
          <w:tcPr>
            <w:tcW w:w="830" w:type="pct"/>
            <w:gridSpan w:val="2"/>
            <w:shd w:val="clear" w:color="auto" w:fill="auto"/>
          </w:tcPr>
          <w:p w14:paraId="398113C0" w14:textId="77777777" w:rsidR="000F64AA" w:rsidRPr="000F64AA" w:rsidRDefault="000F64AA" w:rsidP="000F64AA">
            <w:pPr>
              <w:spacing w:before="120" w:after="120"/>
              <w:rPr>
                <w:rFonts w:cs="Arial"/>
                <w:b/>
              </w:rPr>
            </w:pPr>
            <w:r w:rsidRPr="000F64AA">
              <w:rPr>
                <w:rFonts w:cs="Arial"/>
                <w:b/>
              </w:rPr>
              <w:t>Multiplicity</w:t>
            </w:r>
          </w:p>
        </w:tc>
      </w:tr>
      <w:tr w:rsidR="000F64AA" w:rsidRPr="000F64AA" w14:paraId="4266A67D" w14:textId="77777777" w:rsidTr="0051269D">
        <w:tc>
          <w:tcPr>
            <w:tcW w:w="1660" w:type="pct"/>
            <w:gridSpan w:val="4"/>
            <w:shd w:val="clear" w:color="auto" w:fill="auto"/>
          </w:tcPr>
          <w:p w14:paraId="45EA78A3" w14:textId="77777777" w:rsidR="000F64AA" w:rsidRPr="000F64AA" w:rsidRDefault="000F64AA" w:rsidP="000F64AA">
            <w:pPr>
              <w:spacing w:before="120" w:after="120"/>
              <w:rPr>
                <w:rFonts w:cs="Arial"/>
                <w:sz w:val="18"/>
              </w:rPr>
            </w:pPr>
            <w:r w:rsidRPr="000F64AA">
              <w:rPr>
                <w:rFonts w:cs="Arial"/>
                <w:sz w:val="18"/>
              </w:rPr>
              <w:t>Schedule by Day of Week</w:t>
            </w:r>
          </w:p>
        </w:tc>
        <w:tc>
          <w:tcPr>
            <w:tcW w:w="833" w:type="pct"/>
            <w:gridSpan w:val="2"/>
            <w:shd w:val="clear" w:color="auto" w:fill="auto"/>
          </w:tcPr>
          <w:p w14:paraId="4F22EFC3" w14:textId="77777777" w:rsidR="000F64AA" w:rsidRPr="000F64AA" w:rsidRDefault="000F64AA" w:rsidP="000F64AA">
            <w:pPr>
              <w:spacing w:before="120" w:after="120"/>
              <w:rPr>
                <w:rFonts w:cs="Arial"/>
                <w:sz w:val="18"/>
              </w:rPr>
            </w:pPr>
          </w:p>
        </w:tc>
        <w:tc>
          <w:tcPr>
            <w:tcW w:w="1259" w:type="pct"/>
            <w:gridSpan w:val="5"/>
            <w:shd w:val="clear" w:color="auto" w:fill="auto"/>
          </w:tcPr>
          <w:p w14:paraId="0A54F0EC" w14:textId="77777777" w:rsidR="000F64AA" w:rsidRPr="000F64AA" w:rsidRDefault="000F64AA" w:rsidP="000F64AA">
            <w:pPr>
              <w:spacing w:before="120" w:after="120"/>
              <w:rPr>
                <w:rFonts w:cs="Arial"/>
                <w:sz w:val="18"/>
              </w:rPr>
            </w:pPr>
          </w:p>
        </w:tc>
        <w:tc>
          <w:tcPr>
            <w:tcW w:w="418" w:type="pct"/>
            <w:shd w:val="clear" w:color="auto" w:fill="auto"/>
          </w:tcPr>
          <w:p w14:paraId="77AB427B" w14:textId="77777777" w:rsidR="000F64AA" w:rsidRPr="000F64AA" w:rsidRDefault="000F64AA" w:rsidP="000F64AA">
            <w:pPr>
              <w:spacing w:before="120" w:after="120"/>
              <w:rPr>
                <w:rFonts w:cs="Arial"/>
                <w:sz w:val="18"/>
              </w:rPr>
            </w:pPr>
            <w:r w:rsidRPr="000F64AA">
              <w:rPr>
                <w:rFonts w:cs="Arial"/>
                <w:sz w:val="18"/>
              </w:rPr>
              <w:t>C</w:t>
            </w:r>
          </w:p>
        </w:tc>
        <w:tc>
          <w:tcPr>
            <w:tcW w:w="830" w:type="pct"/>
            <w:gridSpan w:val="2"/>
            <w:shd w:val="clear" w:color="auto" w:fill="auto"/>
          </w:tcPr>
          <w:p w14:paraId="00226418" w14:textId="77777777" w:rsidR="000F64AA" w:rsidRPr="000F64AA" w:rsidRDefault="000F64AA" w:rsidP="000F64AA">
            <w:pPr>
              <w:spacing w:before="120" w:after="120"/>
              <w:rPr>
                <w:rFonts w:cs="Arial"/>
                <w:sz w:val="18"/>
              </w:rPr>
            </w:pPr>
            <w:r w:rsidRPr="000F64AA">
              <w:rPr>
                <w:rFonts w:cs="Arial"/>
                <w:sz w:val="18"/>
              </w:rPr>
              <w:t>1, *</w:t>
            </w:r>
          </w:p>
        </w:tc>
      </w:tr>
      <w:tr w:rsidR="000F64AA" w:rsidRPr="000F64AA" w14:paraId="243732B1" w14:textId="77777777" w:rsidTr="0051269D">
        <w:tc>
          <w:tcPr>
            <w:tcW w:w="1660" w:type="pct"/>
            <w:gridSpan w:val="4"/>
            <w:shd w:val="clear" w:color="auto" w:fill="auto"/>
          </w:tcPr>
          <w:p w14:paraId="770DE4F9" w14:textId="77777777" w:rsidR="000F64AA" w:rsidRPr="000F64AA" w:rsidRDefault="000F64AA" w:rsidP="000F64AA">
            <w:pPr>
              <w:spacing w:before="120" w:after="120"/>
              <w:rPr>
                <w:rFonts w:cs="Arial"/>
                <w:sz w:val="18"/>
              </w:rPr>
            </w:pPr>
            <w:r w:rsidRPr="000F64AA">
              <w:rPr>
                <w:rFonts w:cs="Arial"/>
                <w:sz w:val="18"/>
              </w:rPr>
              <w:t xml:space="preserve">   Category of Schedule</w:t>
            </w:r>
          </w:p>
        </w:tc>
        <w:tc>
          <w:tcPr>
            <w:tcW w:w="833" w:type="pct"/>
            <w:gridSpan w:val="2"/>
            <w:shd w:val="clear" w:color="auto" w:fill="auto"/>
          </w:tcPr>
          <w:p w14:paraId="6B160B55" w14:textId="77777777" w:rsidR="000F64AA" w:rsidRPr="000F64AA" w:rsidRDefault="000F64AA" w:rsidP="008862EE">
            <w:pPr>
              <w:spacing w:before="120" w:after="120" w:line="240" w:lineRule="auto"/>
              <w:rPr>
                <w:rFonts w:cs="Arial"/>
                <w:sz w:val="18"/>
              </w:rPr>
            </w:pPr>
          </w:p>
        </w:tc>
        <w:tc>
          <w:tcPr>
            <w:tcW w:w="1259" w:type="pct"/>
            <w:gridSpan w:val="5"/>
            <w:shd w:val="clear" w:color="auto" w:fill="auto"/>
          </w:tcPr>
          <w:p w14:paraId="47BDA4DA" w14:textId="77777777" w:rsidR="000F64AA" w:rsidRPr="000F64AA" w:rsidRDefault="000F64AA" w:rsidP="008862EE">
            <w:pPr>
              <w:spacing w:before="120" w:after="120" w:line="240" w:lineRule="auto"/>
              <w:rPr>
                <w:rFonts w:cs="Arial"/>
                <w:sz w:val="18"/>
              </w:rPr>
            </w:pPr>
            <w:r w:rsidRPr="000F64AA">
              <w:rPr>
                <w:rFonts w:cs="Arial"/>
                <w:sz w:val="18"/>
              </w:rPr>
              <w:t>1 : Normal Operation</w:t>
            </w:r>
          </w:p>
          <w:p w14:paraId="516A2B77" w14:textId="77777777" w:rsidR="000F64AA" w:rsidRPr="000F64AA" w:rsidRDefault="000F64AA" w:rsidP="008862EE">
            <w:pPr>
              <w:spacing w:before="120" w:after="120" w:line="240" w:lineRule="auto"/>
              <w:rPr>
                <w:rFonts w:cs="Arial"/>
                <w:sz w:val="18"/>
              </w:rPr>
            </w:pPr>
            <w:r w:rsidRPr="000F64AA">
              <w:rPr>
                <w:rFonts w:cs="Arial"/>
                <w:sz w:val="18"/>
              </w:rPr>
              <w:t>2 : Closure</w:t>
            </w:r>
          </w:p>
          <w:p w14:paraId="71126020" w14:textId="77777777" w:rsidR="000F64AA" w:rsidRPr="000F64AA" w:rsidRDefault="000F64AA" w:rsidP="008862EE">
            <w:pPr>
              <w:spacing w:before="120" w:after="120" w:line="240" w:lineRule="auto"/>
              <w:rPr>
                <w:rFonts w:cs="Arial"/>
                <w:sz w:val="18"/>
              </w:rPr>
            </w:pPr>
            <w:r w:rsidRPr="000F64AA">
              <w:rPr>
                <w:rFonts w:cs="Arial"/>
                <w:sz w:val="18"/>
              </w:rPr>
              <w:t>3 : Unmanned Operation</w:t>
            </w:r>
          </w:p>
        </w:tc>
        <w:tc>
          <w:tcPr>
            <w:tcW w:w="418" w:type="pct"/>
            <w:shd w:val="clear" w:color="auto" w:fill="auto"/>
          </w:tcPr>
          <w:p w14:paraId="68FE9B0B" w14:textId="77777777" w:rsidR="000F64AA" w:rsidRPr="000F64AA" w:rsidRDefault="000F64AA" w:rsidP="000F64AA">
            <w:pPr>
              <w:spacing w:before="120" w:after="120"/>
              <w:rPr>
                <w:rFonts w:cs="Arial"/>
                <w:sz w:val="18"/>
              </w:rPr>
            </w:pPr>
            <w:r w:rsidRPr="000F64AA">
              <w:rPr>
                <w:rFonts w:cs="Arial"/>
                <w:sz w:val="18"/>
              </w:rPr>
              <w:t>(S) EN</w:t>
            </w:r>
          </w:p>
        </w:tc>
        <w:tc>
          <w:tcPr>
            <w:tcW w:w="830" w:type="pct"/>
            <w:gridSpan w:val="2"/>
            <w:shd w:val="clear" w:color="auto" w:fill="auto"/>
          </w:tcPr>
          <w:p w14:paraId="0A8ED2BC"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39AA4EF6" w14:textId="77777777" w:rsidTr="0051269D">
        <w:tc>
          <w:tcPr>
            <w:tcW w:w="1660" w:type="pct"/>
            <w:gridSpan w:val="4"/>
            <w:shd w:val="clear" w:color="auto" w:fill="auto"/>
          </w:tcPr>
          <w:p w14:paraId="74A07335" w14:textId="77777777" w:rsidR="000F64AA" w:rsidRPr="000F64AA" w:rsidRDefault="000F64AA" w:rsidP="000F64AA">
            <w:pPr>
              <w:spacing w:before="120" w:after="120"/>
              <w:rPr>
                <w:rFonts w:cs="Arial"/>
                <w:sz w:val="18"/>
              </w:rPr>
            </w:pPr>
            <w:r w:rsidRPr="000F64AA">
              <w:rPr>
                <w:rFonts w:cs="Arial"/>
                <w:sz w:val="18"/>
              </w:rPr>
              <w:t xml:space="preserve">   Time Intervals by Day of Week</w:t>
            </w:r>
          </w:p>
        </w:tc>
        <w:tc>
          <w:tcPr>
            <w:tcW w:w="833" w:type="pct"/>
            <w:gridSpan w:val="2"/>
            <w:shd w:val="clear" w:color="auto" w:fill="auto"/>
          </w:tcPr>
          <w:p w14:paraId="4A70C053" w14:textId="77777777" w:rsidR="000F64AA" w:rsidRPr="000F64AA" w:rsidRDefault="000F64AA" w:rsidP="000F64AA">
            <w:pPr>
              <w:spacing w:before="120" w:after="120"/>
              <w:rPr>
                <w:rFonts w:cs="Arial"/>
                <w:sz w:val="18"/>
              </w:rPr>
            </w:pPr>
          </w:p>
        </w:tc>
        <w:tc>
          <w:tcPr>
            <w:tcW w:w="1259" w:type="pct"/>
            <w:gridSpan w:val="5"/>
            <w:shd w:val="clear" w:color="auto" w:fill="auto"/>
          </w:tcPr>
          <w:p w14:paraId="628F0498" w14:textId="77777777" w:rsidR="000F64AA" w:rsidRPr="000F64AA" w:rsidRDefault="000F64AA" w:rsidP="000F64AA">
            <w:pPr>
              <w:spacing w:before="120" w:after="120"/>
              <w:rPr>
                <w:rFonts w:cs="Arial"/>
                <w:sz w:val="18"/>
              </w:rPr>
            </w:pPr>
          </w:p>
        </w:tc>
        <w:tc>
          <w:tcPr>
            <w:tcW w:w="418" w:type="pct"/>
            <w:shd w:val="clear" w:color="auto" w:fill="auto"/>
          </w:tcPr>
          <w:p w14:paraId="23B03042" w14:textId="77777777" w:rsidR="000F64AA" w:rsidRPr="000F64AA" w:rsidRDefault="000F64AA" w:rsidP="000F64AA">
            <w:pPr>
              <w:spacing w:before="120" w:after="120"/>
              <w:rPr>
                <w:rFonts w:cs="Arial"/>
                <w:sz w:val="18"/>
              </w:rPr>
            </w:pPr>
            <w:r w:rsidRPr="000F64AA">
              <w:rPr>
                <w:rFonts w:cs="Arial"/>
                <w:sz w:val="18"/>
              </w:rPr>
              <w:t>(S) C</w:t>
            </w:r>
          </w:p>
        </w:tc>
        <w:tc>
          <w:tcPr>
            <w:tcW w:w="830" w:type="pct"/>
            <w:gridSpan w:val="2"/>
            <w:shd w:val="clear" w:color="auto" w:fill="auto"/>
          </w:tcPr>
          <w:p w14:paraId="3938232D" w14:textId="77777777" w:rsidR="000F64AA" w:rsidRPr="000F64AA" w:rsidRDefault="000F64AA" w:rsidP="000F64AA">
            <w:pPr>
              <w:spacing w:before="120" w:after="120"/>
              <w:rPr>
                <w:rFonts w:cs="Arial"/>
                <w:sz w:val="18"/>
              </w:rPr>
            </w:pPr>
            <w:r w:rsidRPr="000F64AA">
              <w:rPr>
                <w:rFonts w:cs="Arial"/>
                <w:sz w:val="18"/>
              </w:rPr>
              <w:t>1, *</w:t>
            </w:r>
          </w:p>
        </w:tc>
      </w:tr>
      <w:tr w:rsidR="000F64AA" w:rsidRPr="000F64AA" w14:paraId="1397AE0F" w14:textId="77777777" w:rsidTr="0051269D">
        <w:tc>
          <w:tcPr>
            <w:tcW w:w="1660" w:type="pct"/>
            <w:gridSpan w:val="4"/>
            <w:shd w:val="clear" w:color="auto" w:fill="auto"/>
          </w:tcPr>
          <w:p w14:paraId="55A4167F" w14:textId="77777777" w:rsidR="000F64AA" w:rsidRPr="000F64AA" w:rsidRDefault="000F64AA" w:rsidP="000F64AA">
            <w:pPr>
              <w:spacing w:before="120" w:after="120"/>
              <w:rPr>
                <w:rFonts w:cs="Arial"/>
                <w:sz w:val="18"/>
              </w:rPr>
            </w:pPr>
            <w:r w:rsidRPr="000F64AA">
              <w:rPr>
                <w:rFonts w:cs="Arial"/>
                <w:sz w:val="18"/>
              </w:rPr>
              <w:t xml:space="preserve">      Day of Week</w:t>
            </w:r>
          </w:p>
        </w:tc>
        <w:tc>
          <w:tcPr>
            <w:tcW w:w="833" w:type="pct"/>
            <w:gridSpan w:val="2"/>
            <w:shd w:val="clear" w:color="auto" w:fill="auto"/>
          </w:tcPr>
          <w:p w14:paraId="12FFEBE4" w14:textId="77777777" w:rsidR="000F64AA" w:rsidRPr="000F64AA" w:rsidRDefault="000F64AA" w:rsidP="000F64AA">
            <w:pPr>
              <w:spacing w:before="120" w:after="120"/>
              <w:rPr>
                <w:rFonts w:cs="Arial"/>
                <w:sz w:val="18"/>
              </w:rPr>
            </w:pPr>
          </w:p>
        </w:tc>
        <w:tc>
          <w:tcPr>
            <w:tcW w:w="1259" w:type="pct"/>
            <w:gridSpan w:val="5"/>
            <w:shd w:val="clear" w:color="auto" w:fill="auto"/>
          </w:tcPr>
          <w:p w14:paraId="7F0956ED" w14:textId="77777777" w:rsidR="000F64AA" w:rsidRPr="000F64AA" w:rsidRDefault="000F64AA" w:rsidP="008862EE">
            <w:pPr>
              <w:spacing w:before="120" w:after="120" w:line="240" w:lineRule="auto"/>
              <w:rPr>
                <w:rFonts w:cs="Arial"/>
                <w:sz w:val="18"/>
              </w:rPr>
            </w:pPr>
            <w:r w:rsidRPr="000F64AA">
              <w:rPr>
                <w:rFonts w:cs="Arial"/>
                <w:sz w:val="18"/>
              </w:rPr>
              <w:t>1 : Sunday</w:t>
            </w:r>
          </w:p>
          <w:p w14:paraId="2458BEC8" w14:textId="77777777" w:rsidR="000F64AA" w:rsidRPr="000F64AA" w:rsidRDefault="000F64AA" w:rsidP="008862EE">
            <w:pPr>
              <w:spacing w:before="120" w:after="120" w:line="240" w:lineRule="auto"/>
              <w:rPr>
                <w:rFonts w:cs="Arial"/>
                <w:sz w:val="18"/>
              </w:rPr>
            </w:pPr>
            <w:r w:rsidRPr="000F64AA">
              <w:rPr>
                <w:rFonts w:cs="Arial"/>
                <w:sz w:val="18"/>
              </w:rPr>
              <w:t>2 : Monday</w:t>
            </w:r>
          </w:p>
          <w:p w14:paraId="7B9BBBB8" w14:textId="77777777" w:rsidR="000F64AA" w:rsidRPr="000F64AA" w:rsidRDefault="000F64AA" w:rsidP="008862EE">
            <w:pPr>
              <w:spacing w:before="120" w:after="120" w:line="240" w:lineRule="auto"/>
              <w:rPr>
                <w:rFonts w:cs="Arial"/>
                <w:sz w:val="18"/>
              </w:rPr>
            </w:pPr>
            <w:r w:rsidRPr="000F64AA">
              <w:rPr>
                <w:rFonts w:cs="Arial"/>
                <w:sz w:val="18"/>
              </w:rPr>
              <w:t>3 : Tuesday</w:t>
            </w:r>
          </w:p>
          <w:p w14:paraId="207D8379" w14:textId="77777777" w:rsidR="000F64AA" w:rsidRPr="000F64AA" w:rsidRDefault="000F64AA" w:rsidP="008862EE">
            <w:pPr>
              <w:spacing w:before="120" w:after="120" w:line="240" w:lineRule="auto"/>
              <w:rPr>
                <w:rFonts w:cs="Arial"/>
                <w:sz w:val="18"/>
              </w:rPr>
            </w:pPr>
            <w:r w:rsidRPr="000F64AA">
              <w:rPr>
                <w:rFonts w:cs="Arial"/>
                <w:sz w:val="18"/>
              </w:rPr>
              <w:t>4 : Wednesday</w:t>
            </w:r>
          </w:p>
          <w:p w14:paraId="0A2975BA" w14:textId="77777777" w:rsidR="000F64AA" w:rsidRPr="000F64AA" w:rsidRDefault="000F64AA" w:rsidP="008862EE">
            <w:pPr>
              <w:spacing w:before="120" w:after="120" w:line="240" w:lineRule="auto"/>
              <w:rPr>
                <w:rFonts w:cs="Arial"/>
                <w:sz w:val="18"/>
              </w:rPr>
            </w:pPr>
            <w:r w:rsidRPr="000F64AA">
              <w:rPr>
                <w:rFonts w:cs="Arial"/>
                <w:sz w:val="18"/>
              </w:rPr>
              <w:t>5 : Thursday</w:t>
            </w:r>
          </w:p>
          <w:p w14:paraId="73961FF5" w14:textId="77777777" w:rsidR="000F64AA" w:rsidRPr="000F64AA" w:rsidRDefault="000F64AA" w:rsidP="008862EE">
            <w:pPr>
              <w:spacing w:before="120" w:after="120" w:line="240" w:lineRule="auto"/>
              <w:rPr>
                <w:rFonts w:cs="Arial"/>
                <w:sz w:val="18"/>
              </w:rPr>
            </w:pPr>
            <w:r w:rsidRPr="000F64AA">
              <w:rPr>
                <w:rFonts w:cs="Arial"/>
                <w:sz w:val="18"/>
              </w:rPr>
              <w:t>6 : Friday</w:t>
            </w:r>
          </w:p>
          <w:p w14:paraId="6154ED77" w14:textId="77777777" w:rsidR="000F64AA" w:rsidRPr="000F64AA" w:rsidRDefault="000F64AA" w:rsidP="008862EE">
            <w:pPr>
              <w:spacing w:before="120" w:after="120" w:line="240" w:lineRule="auto"/>
              <w:rPr>
                <w:rFonts w:cs="Arial"/>
                <w:sz w:val="18"/>
              </w:rPr>
            </w:pPr>
            <w:r w:rsidRPr="000F64AA">
              <w:rPr>
                <w:rFonts w:cs="Arial"/>
                <w:sz w:val="18"/>
              </w:rPr>
              <w:t>7 : Saturday</w:t>
            </w:r>
          </w:p>
        </w:tc>
        <w:tc>
          <w:tcPr>
            <w:tcW w:w="418" w:type="pct"/>
            <w:shd w:val="clear" w:color="auto" w:fill="auto"/>
          </w:tcPr>
          <w:p w14:paraId="1226EAFD" w14:textId="77777777" w:rsidR="000F64AA" w:rsidRPr="000F64AA" w:rsidRDefault="000F64AA" w:rsidP="000F64AA">
            <w:pPr>
              <w:spacing w:before="120" w:after="120"/>
              <w:rPr>
                <w:rFonts w:cs="Arial"/>
                <w:sz w:val="18"/>
              </w:rPr>
            </w:pPr>
            <w:r w:rsidRPr="000F64AA">
              <w:rPr>
                <w:rFonts w:cs="Arial"/>
                <w:sz w:val="18"/>
              </w:rPr>
              <w:t>(S) EN</w:t>
            </w:r>
          </w:p>
        </w:tc>
        <w:tc>
          <w:tcPr>
            <w:tcW w:w="830" w:type="pct"/>
            <w:gridSpan w:val="2"/>
            <w:shd w:val="clear" w:color="auto" w:fill="auto"/>
          </w:tcPr>
          <w:p w14:paraId="7A11AFF1" w14:textId="77777777" w:rsidR="000F64AA" w:rsidRPr="000F64AA" w:rsidRDefault="000F64AA" w:rsidP="000F64AA">
            <w:pPr>
              <w:spacing w:before="120" w:after="120"/>
              <w:rPr>
                <w:rFonts w:cs="Arial"/>
                <w:sz w:val="18"/>
              </w:rPr>
            </w:pPr>
            <w:r w:rsidRPr="000F64AA">
              <w:rPr>
                <w:rFonts w:cs="Arial"/>
                <w:sz w:val="18"/>
              </w:rPr>
              <w:t>0, 7 (ordered)</w:t>
            </w:r>
          </w:p>
        </w:tc>
      </w:tr>
      <w:tr w:rsidR="000F64AA" w:rsidRPr="000F64AA" w14:paraId="6F005870" w14:textId="77777777" w:rsidTr="0051269D">
        <w:tc>
          <w:tcPr>
            <w:tcW w:w="1660" w:type="pct"/>
            <w:gridSpan w:val="4"/>
            <w:shd w:val="clear" w:color="auto" w:fill="auto"/>
          </w:tcPr>
          <w:p w14:paraId="3CFD3284" w14:textId="77777777" w:rsidR="000F64AA" w:rsidRPr="000F64AA" w:rsidRDefault="000F64AA" w:rsidP="000F64AA">
            <w:pPr>
              <w:spacing w:before="120" w:after="120"/>
              <w:rPr>
                <w:rFonts w:cs="Arial"/>
                <w:sz w:val="18"/>
              </w:rPr>
            </w:pPr>
            <w:r w:rsidRPr="000F64AA">
              <w:rPr>
                <w:rFonts w:cs="Arial"/>
                <w:sz w:val="18"/>
              </w:rPr>
              <w:t xml:space="preserve">      Day of Week is Range</w:t>
            </w:r>
          </w:p>
        </w:tc>
        <w:tc>
          <w:tcPr>
            <w:tcW w:w="833" w:type="pct"/>
            <w:gridSpan w:val="2"/>
            <w:shd w:val="clear" w:color="auto" w:fill="auto"/>
          </w:tcPr>
          <w:p w14:paraId="5887CD37" w14:textId="77777777" w:rsidR="000F64AA" w:rsidRPr="000F64AA" w:rsidRDefault="000F64AA" w:rsidP="000F64AA">
            <w:pPr>
              <w:spacing w:before="120" w:after="120"/>
              <w:rPr>
                <w:rFonts w:cs="Arial"/>
                <w:sz w:val="18"/>
              </w:rPr>
            </w:pPr>
          </w:p>
        </w:tc>
        <w:tc>
          <w:tcPr>
            <w:tcW w:w="1259" w:type="pct"/>
            <w:gridSpan w:val="5"/>
            <w:shd w:val="clear" w:color="auto" w:fill="auto"/>
          </w:tcPr>
          <w:p w14:paraId="6CD899F5" w14:textId="77777777" w:rsidR="000F64AA" w:rsidRPr="000F64AA" w:rsidRDefault="000F64AA" w:rsidP="000F64AA">
            <w:pPr>
              <w:spacing w:before="120" w:after="120"/>
              <w:rPr>
                <w:rFonts w:cs="Arial"/>
                <w:sz w:val="18"/>
              </w:rPr>
            </w:pPr>
          </w:p>
        </w:tc>
        <w:tc>
          <w:tcPr>
            <w:tcW w:w="418" w:type="pct"/>
            <w:shd w:val="clear" w:color="auto" w:fill="auto"/>
          </w:tcPr>
          <w:p w14:paraId="4C974A2F" w14:textId="77777777" w:rsidR="000F64AA" w:rsidRPr="000F64AA" w:rsidRDefault="000F64AA" w:rsidP="000F64AA">
            <w:pPr>
              <w:spacing w:before="120" w:after="120"/>
              <w:rPr>
                <w:rFonts w:cs="Arial"/>
                <w:sz w:val="18"/>
              </w:rPr>
            </w:pPr>
            <w:r w:rsidRPr="000F64AA">
              <w:rPr>
                <w:rFonts w:cs="Arial"/>
                <w:sz w:val="18"/>
              </w:rPr>
              <w:t>(S) BO</w:t>
            </w:r>
          </w:p>
        </w:tc>
        <w:tc>
          <w:tcPr>
            <w:tcW w:w="830" w:type="pct"/>
            <w:gridSpan w:val="2"/>
            <w:shd w:val="clear" w:color="auto" w:fill="auto"/>
          </w:tcPr>
          <w:p w14:paraId="6305C26A"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11559E8D" w14:textId="77777777" w:rsidTr="0051269D">
        <w:tc>
          <w:tcPr>
            <w:tcW w:w="1660" w:type="pct"/>
            <w:gridSpan w:val="4"/>
            <w:shd w:val="clear" w:color="auto" w:fill="auto"/>
          </w:tcPr>
          <w:p w14:paraId="7B4DAB28" w14:textId="77777777" w:rsidR="000F64AA" w:rsidRPr="000F64AA" w:rsidRDefault="000F64AA" w:rsidP="000F64AA">
            <w:pPr>
              <w:spacing w:before="120" w:after="120"/>
              <w:rPr>
                <w:rFonts w:cs="Arial"/>
                <w:sz w:val="18"/>
              </w:rPr>
            </w:pPr>
            <w:r w:rsidRPr="000F64AA">
              <w:rPr>
                <w:rFonts w:cs="Arial"/>
                <w:sz w:val="18"/>
              </w:rPr>
              <w:t xml:space="preserve">      Time of Day Start</w:t>
            </w:r>
          </w:p>
        </w:tc>
        <w:tc>
          <w:tcPr>
            <w:tcW w:w="833" w:type="pct"/>
            <w:gridSpan w:val="2"/>
            <w:shd w:val="clear" w:color="auto" w:fill="auto"/>
          </w:tcPr>
          <w:p w14:paraId="6DAC2214" w14:textId="77777777" w:rsidR="000F64AA" w:rsidRPr="000F64AA" w:rsidRDefault="000F64AA" w:rsidP="000F64AA">
            <w:pPr>
              <w:spacing w:before="120" w:after="120"/>
              <w:rPr>
                <w:rFonts w:cs="Arial"/>
                <w:sz w:val="18"/>
              </w:rPr>
            </w:pPr>
          </w:p>
        </w:tc>
        <w:tc>
          <w:tcPr>
            <w:tcW w:w="1259" w:type="pct"/>
            <w:gridSpan w:val="5"/>
            <w:shd w:val="clear" w:color="auto" w:fill="auto"/>
          </w:tcPr>
          <w:p w14:paraId="7FA43F8A" w14:textId="77777777" w:rsidR="000F64AA" w:rsidRPr="000F64AA" w:rsidRDefault="000F64AA" w:rsidP="000F64AA">
            <w:pPr>
              <w:spacing w:before="120" w:after="120"/>
              <w:rPr>
                <w:rFonts w:cs="Arial"/>
                <w:sz w:val="18"/>
              </w:rPr>
            </w:pPr>
          </w:p>
        </w:tc>
        <w:tc>
          <w:tcPr>
            <w:tcW w:w="418" w:type="pct"/>
            <w:shd w:val="clear" w:color="auto" w:fill="auto"/>
          </w:tcPr>
          <w:p w14:paraId="5B268F16" w14:textId="77777777" w:rsidR="000F64AA" w:rsidRPr="000F64AA" w:rsidRDefault="000F64AA" w:rsidP="000F64AA">
            <w:pPr>
              <w:spacing w:before="120" w:after="120"/>
              <w:rPr>
                <w:rFonts w:cs="Arial"/>
                <w:sz w:val="18"/>
              </w:rPr>
            </w:pPr>
            <w:r w:rsidRPr="000F64AA">
              <w:rPr>
                <w:rFonts w:cs="Arial"/>
                <w:sz w:val="18"/>
              </w:rPr>
              <w:t>(S) TI</w:t>
            </w:r>
          </w:p>
        </w:tc>
        <w:tc>
          <w:tcPr>
            <w:tcW w:w="830" w:type="pct"/>
            <w:gridSpan w:val="2"/>
            <w:shd w:val="clear" w:color="auto" w:fill="auto"/>
          </w:tcPr>
          <w:p w14:paraId="714C25DE" w14:textId="77777777" w:rsidR="000F64AA" w:rsidRPr="000F64AA" w:rsidRDefault="000F64AA" w:rsidP="000F64AA">
            <w:pPr>
              <w:spacing w:before="120" w:after="120"/>
              <w:rPr>
                <w:rFonts w:cs="Arial"/>
                <w:sz w:val="18"/>
              </w:rPr>
            </w:pPr>
            <w:r w:rsidRPr="000F64AA">
              <w:rPr>
                <w:rFonts w:cs="Arial"/>
                <w:sz w:val="18"/>
              </w:rPr>
              <w:t>0, * (ordered)</w:t>
            </w:r>
          </w:p>
        </w:tc>
      </w:tr>
      <w:tr w:rsidR="000F64AA" w:rsidRPr="000F64AA" w14:paraId="2CFF7A80" w14:textId="77777777" w:rsidTr="0051269D">
        <w:tc>
          <w:tcPr>
            <w:tcW w:w="1660" w:type="pct"/>
            <w:gridSpan w:val="4"/>
            <w:shd w:val="clear" w:color="auto" w:fill="auto"/>
          </w:tcPr>
          <w:p w14:paraId="1CB04617" w14:textId="77777777" w:rsidR="000F64AA" w:rsidRPr="000F64AA" w:rsidRDefault="000F64AA" w:rsidP="000F64AA">
            <w:pPr>
              <w:spacing w:before="120" w:after="120"/>
              <w:rPr>
                <w:rFonts w:cs="Arial"/>
                <w:sz w:val="18"/>
              </w:rPr>
            </w:pPr>
            <w:r w:rsidRPr="000F64AA">
              <w:rPr>
                <w:rFonts w:cs="Arial"/>
                <w:sz w:val="18"/>
              </w:rPr>
              <w:t xml:space="preserve">      Time of Day End</w:t>
            </w:r>
          </w:p>
        </w:tc>
        <w:tc>
          <w:tcPr>
            <w:tcW w:w="833" w:type="pct"/>
            <w:gridSpan w:val="2"/>
            <w:shd w:val="clear" w:color="auto" w:fill="auto"/>
          </w:tcPr>
          <w:p w14:paraId="317DA30B" w14:textId="77777777" w:rsidR="000F64AA" w:rsidRPr="000F64AA" w:rsidRDefault="000F64AA" w:rsidP="000F64AA">
            <w:pPr>
              <w:spacing w:before="120" w:after="120"/>
              <w:rPr>
                <w:rFonts w:cs="Arial"/>
                <w:sz w:val="18"/>
              </w:rPr>
            </w:pPr>
          </w:p>
        </w:tc>
        <w:tc>
          <w:tcPr>
            <w:tcW w:w="1259" w:type="pct"/>
            <w:gridSpan w:val="5"/>
            <w:shd w:val="clear" w:color="auto" w:fill="auto"/>
          </w:tcPr>
          <w:p w14:paraId="3BE4A9CC" w14:textId="77777777" w:rsidR="000F64AA" w:rsidRPr="000F64AA" w:rsidRDefault="000F64AA" w:rsidP="000F64AA">
            <w:pPr>
              <w:spacing w:before="120" w:after="120"/>
              <w:rPr>
                <w:rFonts w:cs="Arial"/>
                <w:sz w:val="18"/>
              </w:rPr>
            </w:pPr>
          </w:p>
        </w:tc>
        <w:tc>
          <w:tcPr>
            <w:tcW w:w="418" w:type="pct"/>
            <w:shd w:val="clear" w:color="auto" w:fill="auto"/>
          </w:tcPr>
          <w:p w14:paraId="4E52D7EB" w14:textId="77777777" w:rsidR="000F64AA" w:rsidRPr="000F64AA" w:rsidRDefault="000F64AA" w:rsidP="000F64AA">
            <w:pPr>
              <w:spacing w:before="120" w:after="120"/>
              <w:rPr>
                <w:rFonts w:cs="Arial"/>
                <w:sz w:val="18"/>
              </w:rPr>
            </w:pPr>
            <w:r w:rsidRPr="000F64AA">
              <w:rPr>
                <w:rFonts w:cs="Arial"/>
                <w:sz w:val="18"/>
              </w:rPr>
              <w:t>(S) TI</w:t>
            </w:r>
          </w:p>
        </w:tc>
        <w:tc>
          <w:tcPr>
            <w:tcW w:w="830" w:type="pct"/>
            <w:gridSpan w:val="2"/>
            <w:shd w:val="clear" w:color="auto" w:fill="auto"/>
          </w:tcPr>
          <w:p w14:paraId="5B321FEC" w14:textId="77777777" w:rsidR="000F64AA" w:rsidRPr="000F64AA" w:rsidRDefault="000F64AA" w:rsidP="000F64AA">
            <w:pPr>
              <w:spacing w:before="120" w:after="120"/>
              <w:rPr>
                <w:rFonts w:cs="Arial"/>
                <w:sz w:val="18"/>
              </w:rPr>
            </w:pPr>
            <w:r w:rsidRPr="000F64AA">
              <w:rPr>
                <w:rFonts w:cs="Arial"/>
                <w:sz w:val="18"/>
              </w:rPr>
              <w:t>0, * (ordered)</w:t>
            </w:r>
          </w:p>
        </w:tc>
      </w:tr>
      <w:tr w:rsidR="000F64AA" w:rsidRPr="000F64AA" w14:paraId="7BA7B071" w14:textId="77777777" w:rsidTr="0051269D">
        <w:tc>
          <w:tcPr>
            <w:tcW w:w="1660" w:type="pct"/>
            <w:gridSpan w:val="4"/>
            <w:shd w:val="clear" w:color="auto" w:fill="auto"/>
          </w:tcPr>
          <w:p w14:paraId="600B4B34" w14:textId="77777777" w:rsidR="000F64AA" w:rsidRPr="000F64AA" w:rsidRDefault="000F64AA" w:rsidP="000F64AA">
            <w:pPr>
              <w:spacing w:before="120" w:after="120"/>
              <w:rPr>
                <w:rFonts w:cs="Arial"/>
                <w:sz w:val="18"/>
              </w:rPr>
            </w:pPr>
            <w:r w:rsidRPr="000F64AA">
              <w:rPr>
                <w:rFonts w:cs="Arial"/>
                <w:sz w:val="18"/>
              </w:rPr>
              <w:t>Information</w:t>
            </w:r>
          </w:p>
        </w:tc>
        <w:tc>
          <w:tcPr>
            <w:tcW w:w="833" w:type="pct"/>
            <w:gridSpan w:val="2"/>
            <w:shd w:val="clear" w:color="auto" w:fill="auto"/>
          </w:tcPr>
          <w:p w14:paraId="2C50E767" w14:textId="77777777" w:rsidR="000F64AA" w:rsidRPr="000F64AA" w:rsidRDefault="000F64AA" w:rsidP="000F64AA">
            <w:pPr>
              <w:spacing w:before="120" w:after="120"/>
              <w:rPr>
                <w:rFonts w:cs="Arial"/>
                <w:sz w:val="18"/>
              </w:rPr>
            </w:pPr>
          </w:p>
        </w:tc>
        <w:tc>
          <w:tcPr>
            <w:tcW w:w="1259" w:type="pct"/>
            <w:gridSpan w:val="5"/>
            <w:shd w:val="clear" w:color="auto" w:fill="auto"/>
          </w:tcPr>
          <w:p w14:paraId="36CA2845" w14:textId="77777777" w:rsidR="000F64AA" w:rsidRPr="000F64AA" w:rsidRDefault="000F64AA" w:rsidP="000F64AA">
            <w:pPr>
              <w:spacing w:before="120" w:after="120"/>
              <w:rPr>
                <w:rFonts w:cs="Arial"/>
                <w:sz w:val="18"/>
              </w:rPr>
            </w:pPr>
          </w:p>
        </w:tc>
        <w:tc>
          <w:tcPr>
            <w:tcW w:w="418" w:type="pct"/>
            <w:shd w:val="clear" w:color="auto" w:fill="auto"/>
          </w:tcPr>
          <w:p w14:paraId="0477AE58" w14:textId="77777777" w:rsidR="000F64AA" w:rsidRPr="000F64AA" w:rsidRDefault="000F64AA" w:rsidP="000F64AA">
            <w:pPr>
              <w:spacing w:before="120" w:after="120"/>
              <w:rPr>
                <w:rFonts w:cs="Arial"/>
                <w:sz w:val="18"/>
              </w:rPr>
            </w:pPr>
            <w:r w:rsidRPr="000F64AA">
              <w:rPr>
                <w:rFonts w:cs="Arial"/>
                <w:sz w:val="18"/>
              </w:rPr>
              <w:t>C</w:t>
            </w:r>
          </w:p>
        </w:tc>
        <w:tc>
          <w:tcPr>
            <w:tcW w:w="830" w:type="pct"/>
            <w:gridSpan w:val="2"/>
            <w:shd w:val="clear" w:color="auto" w:fill="auto"/>
          </w:tcPr>
          <w:p w14:paraId="7E68202F" w14:textId="77777777" w:rsidR="000F64AA" w:rsidRPr="000F64AA" w:rsidRDefault="000F64AA" w:rsidP="000F64AA">
            <w:pPr>
              <w:spacing w:before="120" w:after="120"/>
              <w:rPr>
                <w:rFonts w:cs="Arial"/>
                <w:sz w:val="18"/>
              </w:rPr>
            </w:pPr>
            <w:r w:rsidRPr="000F64AA">
              <w:rPr>
                <w:rFonts w:cs="Arial"/>
                <w:sz w:val="18"/>
              </w:rPr>
              <w:t>0, *</w:t>
            </w:r>
          </w:p>
        </w:tc>
      </w:tr>
      <w:tr w:rsidR="000F64AA" w:rsidRPr="000F64AA" w14:paraId="40C4647C" w14:textId="77777777" w:rsidTr="0051269D">
        <w:tc>
          <w:tcPr>
            <w:tcW w:w="1660" w:type="pct"/>
            <w:gridSpan w:val="4"/>
            <w:shd w:val="clear" w:color="auto" w:fill="auto"/>
          </w:tcPr>
          <w:p w14:paraId="6B28EB8A" w14:textId="77777777" w:rsidR="000F64AA" w:rsidRPr="000F64AA" w:rsidRDefault="000F64AA" w:rsidP="000F64AA">
            <w:pPr>
              <w:spacing w:before="120" w:after="120"/>
              <w:rPr>
                <w:rFonts w:cs="Arial"/>
                <w:sz w:val="18"/>
              </w:rPr>
            </w:pPr>
            <w:r w:rsidRPr="000F64AA">
              <w:rPr>
                <w:rFonts w:cs="Arial"/>
                <w:sz w:val="18"/>
              </w:rPr>
              <w:t xml:space="preserve">   File Locator</w:t>
            </w:r>
          </w:p>
        </w:tc>
        <w:tc>
          <w:tcPr>
            <w:tcW w:w="833" w:type="pct"/>
            <w:gridSpan w:val="2"/>
            <w:shd w:val="clear" w:color="auto" w:fill="auto"/>
          </w:tcPr>
          <w:p w14:paraId="1BE0FD27" w14:textId="77777777" w:rsidR="000F64AA" w:rsidRPr="000F64AA" w:rsidRDefault="000F64AA" w:rsidP="000F64AA">
            <w:pPr>
              <w:spacing w:before="120" w:after="120"/>
              <w:rPr>
                <w:rFonts w:cs="Arial"/>
                <w:sz w:val="18"/>
              </w:rPr>
            </w:pPr>
          </w:p>
        </w:tc>
        <w:tc>
          <w:tcPr>
            <w:tcW w:w="1259" w:type="pct"/>
            <w:gridSpan w:val="5"/>
            <w:shd w:val="clear" w:color="auto" w:fill="auto"/>
          </w:tcPr>
          <w:p w14:paraId="215C89ED" w14:textId="77777777" w:rsidR="000F64AA" w:rsidRPr="000F64AA" w:rsidRDefault="000F64AA" w:rsidP="000F64AA">
            <w:pPr>
              <w:spacing w:before="120" w:after="120"/>
              <w:rPr>
                <w:rFonts w:cs="Arial"/>
                <w:sz w:val="18"/>
              </w:rPr>
            </w:pPr>
          </w:p>
        </w:tc>
        <w:tc>
          <w:tcPr>
            <w:tcW w:w="418" w:type="pct"/>
            <w:shd w:val="clear" w:color="auto" w:fill="auto"/>
          </w:tcPr>
          <w:p w14:paraId="76240AE2" w14:textId="77777777" w:rsidR="000F64AA" w:rsidRPr="000F64AA" w:rsidRDefault="000F64AA" w:rsidP="000F64AA">
            <w:pPr>
              <w:spacing w:before="120" w:after="120"/>
              <w:rPr>
                <w:rFonts w:cs="Arial"/>
                <w:sz w:val="18"/>
              </w:rPr>
            </w:pPr>
            <w:r w:rsidRPr="000F64AA">
              <w:rPr>
                <w:rFonts w:cs="Arial"/>
                <w:sz w:val="18"/>
              </w:rPr>
              <w:t>(S) TE</w:t>
            </w:r>
          </w:p>
        </w:tc>
        <w:tc>
          <w:tcPr>
            <w:tcW w:w="830" w:type="pct"/>
            <w:gridSpan w:val="2"/>
            <w:shd w:val="clear" w:color="auto" w:fill="auto"/>
          </w:tcPr>
          <w:p w14:paraId="5FC26C5F"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5C47D869" w14:textId="77777777" w:rsidTr="0051269D">
        <w:tc>
          <w:tcPr>
            <w:tcW w:w="1660" w:type="pct"/>
            <w:gridSpan w:val="4"/>
            <w:shd w:val="clear" w:color="auto" w:fill="auto"/>
          </w:tcPr>
          <w:p w14:paraId="494FB912" w14:textId="77777777" w:rsidR="000F64AA" w:rsidRPr="000F64AA" w:rsidRDefault="000F64AA" w:rsidP="000F64AA">
            <w:pPr>
              <w:spacing w:before="120" w:after="120"/>
              <w:rPr>
                <w:rFonts w:cs="Arial"/>
                <w:sz w:val="18"/>
              </w:rPr>
            </w:pPr>
            <w:r w:rsidRPr="000F64AA">
              <w:rPr>
                <w:rFonts w:cs="Arial"/>
                <w:sz w:val="18"/>
              </w:rPr>
              <w:t xml:space="preserve">   File Reference</w:t>
            </w:r>
          </w:p>
        </w:tc>
        <w:tc>
          <w:tcPr>
            <w:tcW w:w="833" w:type="pct"/>
            <w:gridSpan w:val="2"/>
            <w:shd w:val="clear" w:color="auto" w:fill="auto"/>
          </w:tcPr>
          <w:p w14:paraId="127BC115" w14:textId="77777777" w:rsidR="000F64AA" w:rsidRPr="000F64AA" w:rsidRDefault="000F64AA" w:rsidP="000F64AA">
            <w:pPr>
              <w:spacing w:before="120" w:after="120"/>
              <w:rPr>
                <w:rFonts w:cs="Arial"/>
                <w:sz w:val="18"/>
              </w:rPr>
            </w:pPr>
            <w:r w:rsidRPr="000F64AA">
              <w:rPr>
                <w:rFonts w:cs="Arial"/>
                <w:sz w:val="18"/>
              </w:rPr>
              <w:t>(TXTDSC)</w:t>
            </w:r>
          </w:p>
        </w:tc>
        <w:tc>
          <w:tcPr>
            <w:tcW w:w="1259" w:type="pct"/>
            <w:gridSpan w:val="5"/>
            <w:shd w:val="clear" w:color="auto" w:fill="auto"/>
          </w:tcPr>
          <w:p w14:paraId="30AAF86E" w14:textId="77777777" w:rsidR="000F64AA" w:rsidRPr="000F64AA" w:rsidRDefault="000F64AA" w:rsidP="000F64AA">
            <w:pPr>
              <w:spacing w:before="120" w:after="120"/>
              <w:rPr>
                <w:rFonts w:cs="Arial"/>
                <w:sz w:val="18"/>
              </w:rPr>
            </w:pPr>
          </w:p>
        </w:tc>
        <w:tc>
          <w:tcPr>
            <w:tcW w:w="418" w:type="pct"/>
            <w:shd w:val="clear" w:color="auto" w:fill="auto"/>
          </w:tcPr>
          <w:p w14:paraId="2A095779" w14:textId="77777777" w:rsidR="000F64AA" w:rsidRPr="000F64AA" w:rsidRDefault="000F64AA" w:rsidP="000F64AA">
            <w:pPr>
              <w:spacing w:before="120" w:after="120"/>
              <w:rPr>
                <w:rFonts w:cs="Arial"/>
                <w:sz w:val="18"/>
              </w:rPr>
            </w:pPr>
            <w:r w:rsidRPr="000F64AA">
              <w:rPr>
                <w:rFonts w:cs="Arial"/>
                <w:sz w:val="18"/>
              </w:rPr>
              <w:t>(S) TE</w:t>
            </w:r>
          </w:p>
        </w:tc>
        <w:tc>
          <w:tcPr>
            <w:tcW w:w="830" w:type="pct"/>
            <w:gridSpan w:val="2"/>
            <w:shd w:val="clear" w:color="auto" w:fill="auto"/>
          </w:tcPr>
          <w:p w14:paraId="436D89AF"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75BF4A98" w14:textId="77777777" w:rsidTr="0051269D">
        <w:tc>
          <w:tcPr>
            <w:tcW w:w="1660" w:type="pct"/>
            <w:gridSpan w:val="4"/>
            <w:shd w:val="clear" w:color="auto" w:fill="auto"/>
          </w:tcPr>
          <w:p w14:paraId="4B462C2E" w14:textId="77777777" w:rsidR="000F64AA" w:rsidRPr="000F64AA" w:rsidRDefault="000F64AA" w:rsidP="000F64AA">
            <w:pPr>
              <w:spacing w:before="120" w:after="120"/>
              <w:rPr>
                <w:rFonts w:cs="Arial"/>
                <w:sz w:val="18"/>
              </w:rPr>
            </w:pPr>
            <w:r w:rsidRPr="000F64AA">
              <w:rPr>
                <w:rFonts w:cs="Arial"/>
                <w:sz w:val="18"/>
              </w:rPr>
              <w:t xml:space="preserve">   Headline</w:t>
            </w:r>
          </w:p>
        </w:tc>
        <w:tc>
          <w:tcPr>
            <w:tcW w:w="833" w:type="pct"/>
            <w:gridSpan w:val="2"/>
            <w:shd w:val="clear" w:color="auto" w:fill="auto"/>
          </w:tcPr>
          <w:p w14:paraId="5E19BA19" w14:textId="77777777" w:rsidR="000F64AA" w:rsidRPr="000F64AA" w:rsidRDefault="000F64AA" w:rsidP="000F64AA">
            <w:pPr>
              <w:spacing w:before="120" w:after="120"/>
              <w:rPr>
                <w:rFonts w:cs="Arial"/>
                <w:sz w:val="18"/>
              </w:rPr>
            </w:pPr>
          </w:p>
        </w:tc>
        <w:tc>
          <w:tcPr>
            <w:tcW w:w="1259" w:type="pct"/>
            <w:gridSpan w:val="5"/>
            <w:shd w:val="clear" w:color="auto" w:fill="auto"/>
          </w:tcPr>
          <w:p w14:paraId="1C0545AC" w14:textId="77777777" w:rsidR="000F64AA" w:rsidRPr="000F64AA" w:rsidRDefault="000F64AA" w:rsidP="000F64AA">
            <w:pPr>
              <w:spacing w:before="120" w:after="120"/>
              <w:rPr>
                <w:rFonts w:cs="Arial"/>
                <w:sz w:val="18"/>
              </w:rPr>
            </w:pPr>
          </w:p>
        </w:tc>
        <w:tc>
          <w:tcPr>
            <w:tcW w:w="418" w:type="pct"/>
            <w:shd w:val="clear" w:color="auto" w:fill="auto"/>
          </w:tcPr>
          <w:p w14:paraId="114EA33D" w14:textId="77777777" w:rsidR="000F64AA" w:rsidRPr="000F64AA" w:rsidRDefault="000F64AA" w:rsidP="000F64AA">
            <w:pPr>
              <w:spacing w:before="120" w:after="120"/>
              <w:rPr>
                <w:rFonts w:cs="Arial"/>
                <w:sz w:val="18"/>
              </w:rPr>
            </w:pPr>
            <w:r w:rsidRPr="000F64AA">
              <w:rPr>
                <w:rFonts w:cs="Arial"/>
                <w:sz w:val="18"/>
              </w:rPr>
              <w:t>(S) TE</w:t>
            </w:r>
          </w:p>
        </w:tc>
        <w:tc>
          <w:tcPr>
            <w:tcW w:w="830" w:type="pct"/>
            <w:gridSpan w:val="2"/>
            <w:shd w:val="clear" w:color="auto" w:fill="auto"/>
          </w:tcPr>
          <w:p w14:paraId="10D92724" w14:textId="77777777" w:rsidR="000F64AA" w:rsidRPr="000F64AA" w:rsidRDefault="000F64AA" w:rsidP="000F64AA">
            <w:pPr>
              <w:spacing w:before="120" w:after="120"/>
              <w:rPr>
                <w:rFonts w:cs="Arial"/>
                <w:sz w:val="18"/>
              </w:rPr>
            </w:pPr>
            <w:r w:rsidRPr="000F64AA">
              <w:rPr>
                <w:rFonts w:cs="Arial"/>
                <w:sz w:val="18"/>
              </w:rPr>
              <w:t>0, * (ordered)</w:t>
            </w:r>
          </w:p>
        </w:tc>
      </w:tr>
      <w:tr w:rsidR="000F64AA" w:rsidRPr="000F64AA" w14:paraId="04C88FA3" w14:textId="77777777" w:rsidTr="0051269D">
        <w:tc>
          <w:tcPr>
            <w:tcW w:w="1660" w:type="pct"/>
            <w:gridSpan w:val="4"/>
            <w:shd w:val="clear" w:color="auto" w:fill="auto"/>
          </w:tcPr>
          <w:p w14:paraId="469DA41A" w14:textId="77777777" w:rsidR="000F64AA" w:rsidRPr="000F64AA" w:rsidRDefault="000F64AA" w:rsidP="000F64AA">
            <w:pPr>
              <w:spacing w:before="120" w:after="120"/>
              <w:rPr>
                <w:rFonts w:cs="Arial"/>
                <w:sz w:val="18"/>
              </w:rPr>
            </w:pPr>
            <w:r w:rsidRPr="000F64AA">
              <w:rPr>
                <w:rFonts w:cs="Arial"/>
                <w:sz w:val="18"/>
              </w:rPr>
              <w:lastRenderedPageBreak/>
              <w:t xml:space="preserve">   Language</w:t>
            </w:r>
          </w:p>
        </w:tc>
        <w:tc>
          <w:tcPr>
            <w:tcW w:w="833" w:type="pct"/>
            <w:gridSpan w:val="2"/>
            <w:shd w:val="clear" w:color="auto" w:fill="auto"/>
          </w:tcPr>
          <w:p w14:paraId="28AD4F17" w14:textId="77777777" w:rsidR="000F64AA" w:rsidRPr="000F64AA" w:rsidRDefault="000F64AA" w:rsidP="000F64AA">
            <w:pPr>
              <w:spacing w:before="120" w:after="120"/>
              <w:rPr>
                <w:rFonts w:cs="Arial"/>
                <w:sz w:val="18"/>
              </w:rPr>
            </w:pPr>
          </w:p>
        </w:tc>
        <w:tc>
          <w:tcPr>
            <w:tcW w:w="1259" w:type="pct"/>
            <w:gridSpan w:val="5"/>
            <w:shd w:val="clear" w:color="auto" w:fill="auto"/>
          </w:tcPr>
          <w:p w14:paraId="1BBFF070" w14:textId="77777777" w:rsidR="000F64AA" w:rsidRPr="000F64AA" w:rsidRDefault="000F64AA" w:rsidP="000F64AA">
            <w:pPr>
              <w:spacing w:before="120" w:after="120"/>
              <w:rPr>
                <w:rFonts w:cs="Arial"/>
                <w:sz w:val="18"/>
              </w:rPr>
            </w:pPr>
          </w:p>
        </w:tc>
        <w:tc>
          <w:tcPr>
            <w:tcW w:w="418" w:type="pct"/>
            <w:shd w:val="clear" w:color="auto" w:fill="auto"/>
          </w:tcPr>
          <w:p w14:paraId="2D77AC51" w14:textId="77777777" w:rsidR="000F64AA" w:rsidRPr="000F64AA" w:rsidRDefault="000F64AA" w:rsidP="000F64AA">
            <w:pPr>
              <w:spacing w:before="120" w:after="120"/>
              <w:rPr>
                <w:rFonts w:cs="Arial"/>
                <w:sz w:val="18"/>
              </w:rPr>
            </w:pPr>
            <w:r w:rsidRPr="000F64AA">
              <w:rPr>
                <w:rFonts w:cs="Arial"/>
                <w:sz w:val="18"/>
              </w:rPr>
              <w:t>(S) TE</w:t>
            </w:r>
          </w:p>
        </w:tc>
        <w:tc>
          <w:tcPr>
            <w:tcW w:w="830" w:type="pct"/>
            <w:gridSpan w:val="2"/>
            <w:shd w:val="clear" w:color="auto" w:fill="auto"/>
          </w:tcPr>
          <w:p w14:paraId="631A58AB"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16CBEE23" w14:textId="77777777" w:rsidTr="0051269D">
        <w:tc>
          <w:tcPr>
            <w:tcW w:w="1660" w:type="pct"/>
            <w:gridSpan w:val="4"/>
            <w:shd w:val="clear" w:color="auto" w:fill="auto"/>
          </w:tcPr>
          <w:p w14:paraId="1D3B08D4" w14:textId="77777777" w:rsidR="000F64AA" w:rsidRPr="000F64AA" w:rsidRDefault="000F64AA" w:rsidP="000F64AA">
            <w:pPr>
              <w:spacing w:before="120" w:after="120"/>
              <w:rPr>
                <w:rFonts w:cs="Arial"/>
                <w:sz w:val="18"/>
              </w:rPr>
            </w:pPr>
            <w:r w:rsidRPr="000F64AA">
              <w:rPr>
                <w:rFonts w:cs="Arial"/>
                <w:sz w:val="18"/>
              </w:rPr>
              <w:t xml:space="preserve">   Text</w:t>
            </w:r>
          </w:p>
        </w:tc>
        <w:tc>
          <w:tcPr>
            <w:tcW w:w="833" w:type="pct"/>
            <w:gridSpan w:val="2"/>
            <w:shd w:val="clear" w:color="auto" w:fill="auto"/>
          </w:tcPr>
          <w:p w14:paraId="7CCE71B9" w14:textId="77777777" w:rsidR="000F64AA" w:rsidRPr="000F64AA" w:rsidRDefault="000F64AA" w:rsidP="000F64AA">
            <w:pPr>
              <w:spacing w:before="120" w:after="120"/>
              <w:rPr>
                <w:rFonts w:cs="Arial"/>
                <w:sz w:val="18"/>
              </w:rPr>
            </w:pPr>
            <w:r w:rsidRPr="000F64AA">
              <w:rPr>
                <w:rFonts w:cs="Arial"/>
                <w:sz w:val="18"/>
              </w:rPr>
              <w:t>(INFORM)</w:t>
            </w:r>
          </w:p>
          <w:p w14:paraId="16EDB5B4" w14:textId="77777777" w:rsidR="000F64AA" w:rsidRPr="000F64AA" w:rsidRDefault="000F64AA" w:rsidP="000F64AA">
            <w:pPr>
              <w:spacing w:before="120" w:after="120"/>
              <w:rPr>
                <w:rFonts w:cs="Arial"/>
                <w:sz w:val="18"/>
              </w:rPr>
            </w:pPr>
            <w:r w:rsidRPr="000F64AA">
              <w:rPr>
                <w:rFonts w:cs="Arial"/>
                <w:sz w:val="18"/>
              </w:rPr>
              <w:t>(NINFOM)</w:t>
            </w:r>
          </w:p>
        </w:tc>
        <w:tc>
          <w:tcPr>
            <w:tcW w:w="1259" w:type="pct"/>
            <w:gridSpan w:val="5"/>
            <w:shd w:val="clear" w:color="auto" w:fill="auto"/>
          </w:tcPr>
          <w:p w14:paraId="386078A8" w14:textId="77777777" w:rsidR="000F64AA" w:rsidRPr="000F64AA" w:rsidRDefault="000F64AA" w:rsidP="000F64AA">
            <w:pPr>
              <w:spacing w:before="120" w:after="120"/>
              <w:rPr>
                <w:rFonts w:cs="Arial"/>
                <w:sz w:val="18"/>
              </w:rPr>
            </w:pPr>
          </w:p>
        </w:tc>
        <w:tc>
          <w:tcPr>
            <w:tcW w:w="418" w:type="pct"/>
            <w:shd w:val="clear" w:color="auto" w:fill="auto"/>
          </w:tcPr>
          <w:p w14:paraId="68019CB2" w14:textId="77777777" w:rsidR="000F64AA" w:rsidRPr="000F64AA" w:rsidRDefault="000F64AA" w:rsidP="000F64AA">
            <w:pPr>
              <w:spacing w:before="120" w:after="120"/>
              <w:rPr>
                <w:rFonts w:cs="Arial"/>
                <w:sz w:val="18"/>
              </w:rPr>
            </w:pPr>
            <w:r w:rsidRPr="000F64AA">
              <w:rPr>
                <w:rFonts w:cs="Arial"/>
                <w:sz w:val="18"/>
              </w:rPr>
              <w:t>(S) TE</w:t>
            </w:r>
          </w:p>
        </w:tc>
        <w:tc>
          <w:tcPr>
            <w:tcW w:w="830" w:type="pct"/>
            <w:gridSpan w:val="2"/>
            <w:shd w:val="clear" w:color="auto" w:fill="auto"/>
          </w:tcPr>
          <w:p w14:paraId="20E54670"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49F87603" w14:textId="77777777" w:rsidTr="00B131AF">
        <w:tc>
          <w:tcPr>
            <w:tcW w:w="5000" w:type="pct"/>
            <w:gridSpan w:val="14"/>
            <w:shd w:val="clear" w:color="auto" w:fill="auto"/>
          </w:tcPr>
          <w:p w14:paraId="287B7814" w14:textId="2559DDF4" w:rsidR="000F64AA" w:rsidRPr="000F64AA" w:rsidRDefault="000F64AA" w:rsidP="000F64AA">
            <w:pPr>
              <w:spacing w:before="120" w:after="120"/>
              <w:rPr>
                <w:rFonts w:cs="Arial"/>
              </w:rPr>
            </w:pPr>
            <w:r w:rsidRPr="000F64AA">
              <w:rPr>
                <w:rFonts w:cs="Arial"/>
                <w:u w:val="single"/>
              </w:rPr>
              <w:t>INT 1 Reference:</w:t>
            </w:r>
            <w:r w:rsidR="000B28A1">
              <w:rPr>
                <w:rFonts w:cs="Arial"/>
                <w:u w:val="single"/>
              </w:rPr>
              <w:t xml:space="preserve"> --</w:t>
            </w:r>
          </w:p>
          <w:p w14:paraId="23BA560F" w14:textId="77777777" w:rsidR="000F64AA" w:rsidRPr="000F64AA" w:rsidRDefault="000F64AA" w:rsidP="002F72C8">
            <w:pPr>
              <w:pStyle w:val="Heading3"/>
            </w:pPr>
            <w:bookmarkStart w:id="2360" w:name="_Toc120214478"/>
            <w:r w:rsidRPr="000F64AA">
              <w:t>General</w:t>
            </w:r>
            <w:bookmarkEnd w:id="2360"/>
          </w:p>
          <w:p w14:paraId="3E84392B" w14:textId="2524336E" w:rsidR="000F64AA" w:rsidRPr="00EF186A" w:rsidRDefault="000F64AA" w:rsidP="000F64AA">
            <w:pPr>
              <w:spacing w:after="120"/>
              <w:rPr>
                <w:rFonts w:cstheme="minorHAnsi"/>
                <w:lang w:val="en-AU"/>
              </w:rPr>
            </w:pPr>
            <w:r w:rsidRPr="00EF186A">
              <w:rPr>
                <w:rFonts w:cstheme="minorHAnsi"/>
                <w:lang w:val="en-AU"/>
              </w:rPr>
              <w:t xml:space="preserve">Seasonal variations in service hours can be encoded using multiple </w:t>
            </w:r>
            <w:r w:rsidRPr="00EF186A">
              <w:rPr>
                <w:rFonts w:cstheme="minorHAnsi"/>
                <w:b/>
                <w:lang w:val="en-AU"/>
              </w:rPr>
              <w:t>Service Hours</w:t>
            </w:r>
            <w:r w:rsidRPr="00EF186A">
              <w:rPr>
                <w:rFonts w:cstheme="minorHAnsi"/>
                <w:lang w:val="en-AU"/>
              </w:rPr>
              <w:t xml:space="preserve"> instances with appropriate </w:t>
            </w:r>
            <w:proofErr w:type="spellStart"/>
            <w:r w:rsidRPr="00EF186A">
              <w:rPr>
                <w:rFonts w:cstheme="minorHAnsi"/>
                <w:b/>
                <w:lang w:val="en-AU"/>
              </w:rPr>
              <w:t>periodicDateRange</w:t>
            </w:r>
            <w:proofErr w:type="spellEnd"/>
            <w:r w:rsidRPr="00EF186A">
              <w:rPr>
                <w:rFonts w:cstheme="minorHAnsi"/>
                <w:lang w:val="en-AU"/>
              </w:rPr>
              <w:t xml:space="preserve"> values.</w:t>
            </w:r>
          </w:p>
          <w:p w14:paraId="7191F78A" w14:textId="77777777" w:rsidR="000F64AA" w:rsidRPr="000F64AA" w:rsidRDefault="000F64AA" w:rsidP="000F64AA">
            <w:pPr>
              <w:spacing w:before="120" w:after="120"/>
              <w:rPr>
                <w:rFonts w:cs="Arial"/>
              </w:rPr>
            </w:pPr>
            <w:r w:rsidRPr="000F64AA">
              <w:rPr>
                <w:rFonts w:cs="Arial"/>
                <w:u w:val="single"/>
              </w:rPr>
              <w:t>Remarks:</w:t>
            </w:r>
          </w:p>
          <w:p w14:paraId="7A57B85E" w14:textId="77777777" w:rsidR="00292944" w:rsidRDefault="00292944" w:rsidP="000F64AA">
            <w:pPr>
              <w:spacing w:before="120" w:after="120"/>
              <w:rPr>
                <w:rFonts w:cstheme="minorHAnsi"/>
                <w:lang w:val="en-AU"/>
              </w:rPr>
            </w:pPr>
          </w:p>
          <w:p w14:paraId="2F1CCE9C" w14:textId="57E4A9EC" w:rsidR="000F64AA" w:rsidRPr="000F64AA" w:rsidRDefault="000F64AA" w:rsidP="000F64AA">
            <w:pPr>
              <w:spacing w:before="120" w:after="120"/>
              <w:rPr>
                <w:rFonts w:cs="Arial"/>
              </w:rPr>
            </w:pPr>
            <w:r w:rsidRPr="000F64AA">
              <w:rPr>
                <w:rFonts w:cs="Arial"/>
                <w:u w:val="single"/>
              </w:rPr>
              <w:t>Distinction:</w:t>
            </w:r>
          </w:p>
          <w:p w14:paraId="7F2F05A5" w14:textId="77777777" w:rsidR="000F64AA" w:rsidRPr="000F64AA" w:rsidRDefault="000F64AA" w:rsidP="000F64AA">
            <w:pPr>
              <w:spacing w:before="120" w:after="120"/>
              <w:rPr>
                <w:rFonts w:cs="Arial"/>
              </w:rPr>
            </w:pPr>
          </w:p>
        </w:tc>
      </w:tr>
      <w:tr w:rsidR="000F64AA" w:rsidRPr="000F64AA" w14:paraId="2C71EC09" w14:textId="77777777" w:rsidTr="00B131AF">
        <w:tc>
          <w:tcPr>
            <w:tcW w:w="5000" w:type="pct"/>
            <w:gridSpan w:val="14"/>
            <w:shd w:val="clear" w:color="auto" w:fill="auto"/>
          </w:tcPr>
          <w:p w14:paraId="78C158A0" w14:textId="77777777" w:rsidR="000F64AA" w:rsidRPr="000F64AA" w:rsidRDefault="000F64AA" w:rsidP="000F64AA">
            <w:pPr>
              <w:spacing w:before="120" w:after="120"/>
              <w:rPr>
                <w:rFonts w:cs="Arial"/>
                <w:b/>
                <w:u w:val="single"/>
              </w:rPr>
            </w:pPr>
            <w:r w:rsidRPr="000F64AA">
              <w:rPr>
                <w:rFonts w:cs="Arial"/>
                <w:b/>
                <w:u w:val="single"/>
              </w:rPr>
              <w:t>Feature/Information associations</w:t>
            </w:r>
          </w:p>
        </w:tc>
      </w:tr>
      <w:tr w:rsidR="000F64AA" w:rsidRPr="000F64AA" w14:paraId="6CE0967B" w14:textId="77777777" w:rsidTr="0051269D">
        <w:tc>
          <w:tcPr>
            <w:tcW w:w="585" w:type="pct"/>
            <w:vMerge w:val="restart"/>
            <w:shd w:val="clear" w:color="auto" w:fill="auto"/>
          </w:tcPr>
          <w:p w14:paraId="2978DD21" w14:textId="77777777" w:rsidR="000F64AA" w:rsidRPr="000F64AA" w:rsidRDefault="000F64AA" w:rsidP="000F64AA">
            <w:pPr>
              <w:spacing w:before="120" w:after="120"/>
              <w:rPr>
                <w:rFonts w:cs="Arial"/>
                <w:b/>
              </w:rPr>
            </w:pPr>
            <w:r w:rsidRPr="000F64AA">
              <w:rPr>
                <w:rFonts w:cs="Arial"/>
                <w:b/>
              </w:rPr>
              <w:t>Type</w:t>
            </w:r>
          </w:p>
        </w:tc>
        <w:tc>
          <w:tcPr>
            <w:tcW w:w="714" w:type="pct"/>
            <w:gridSpan w:val="2"/>
            <w:vMerge w:val="restart"/>
            <w:shd w:val="clear" w:color="auto" w:fill="auto"/>
          </w:tcPr>
          <w:p w14:paraId="1CC7F5E2" w14:textId="77777777" w:rsidR="000F64AA" w:rsidRPr="000F64AA" w:rsidRDefault="000F64AA" w:rsidP="000F64AA">
            <w:pPr>
              <w:spacing w:before="120" w:after="120"/>
              <w:rPr>
                <w:rFonts w:cs="Arial"/>
                <w:b/>
              </w:rPr>
            </w:pPr>
            <w:r w:rsidRPr="000F64AA">
              <w:rPr>
                <w:rFonts w:cs="Arial"/>
                <w:b/>
              </w:rPr>
              <w:t>Association Name</w:t>
            </w:r>
          </w:p>
        </w:tc>
        <w:tc>
          <w:tcPr>
            <w:tcW w:w="3702" w:type="pct"/>
            <w:gridSpan w:val="11"/>
            <w:shd w:val="clear" w:color="auto" w:fill="auto"/>
          </w:tcPr>
          <w:p w14:paraId="3E30B019" w14:textId="77777777" w:rsidR="000F64AA" w:rsidRPr="000F64AA" w:rsidRDefault="000F64AA" w:rsidP="000F64AA">
            <w:pPr>
              <w:spacing w:before="120" w:after="120"/>
              <w:jc w:val="center"/>
              <w:rPr>
                <w:rFonts w:cs="Arial"/>
                <w:b/>
              </w:rPr>
            </w:pPr>
            <w:r w:rsidRPr="000F64AA">
              <w:rPr>
                <w:rFonts w:cs="Arial"/>
                <w:b/>
              </w:rPr>
              <w:t>Association Ends</w:t>
            </w:r>
          </w:p>
        </w:tc>
      </w:tr>
      <w:tr w:rsidR="000F64AA" w:rsidRPr="000F64AA" w14:paraId="68C02EE8" w14:textId="77777777" w:rsidTr="0051269D">
        <w:tc>
          <w:tcPr>
            <w:tcW w:w="585" w:type="pct"/>
            <w:vMerge/>
            <w:shd w:val="clear" w:color="auto" w:fill="auto"/>
          </w:tcPr>
          <w:p w14:paraId="7EF9DFFF" w14:textId="77777777" w:rsidR="000F64AA" w:rsidRPr="000F64AA" w:rsidRDefault="000F64AA" w:rsidP="000F64AA">
            <w:pPr>
              <w:spacing w:before="120" w:after="120"/>
              <w:rPr>
                <w:rFonts w:cs="Arial"/>
              </w:rPr>
            </w:pPr>
          </w:p>
        </w:tc>
        <w:tc>
          <w:tcPr>
            <w:tcW w:w="714" w:type="pct"/>
            <w:gridSpan w:val="2"/>
            <w:vMerge/>
            <w:shd w:val="clear" w:color="auto" w:fill="auto"/>
          </w:tcPr>
          <w:p w14:paraId="53132874" w14:textId="77777777" w:rsidR="000F64AA" w:rsidRPr="000F64AA" w:rsidRDefault="000F64AA" w:rsidP="000F64AA">
            <w:pPr>
              <w:spacing w:before="120" w:after="120"/>
              <w:rPr>
                <w:rFonts w:cs="Arial"/>
              </w:rPr>
            </w:pPr>
          </w:p>
        </w:tc>
        <w:tc>
          <w:tcPr>
            <w:tcW w:w="728" w:type="pct"/>
            <w:gridSpan w:val="2"/>
            <w:shd w:val="clear" w:color="auto" w:fill="auto"/>
          </w:tcPr>
          <w:p w14:paraId="2103DCDC" w14:textId="77777777" w:rsidR="000F64AA" w:rsidRPr="000F64AA" w:rsidRDefault="000F64AA" w:rsidP="000F64AA">
            <w:pPr>
              <w:spacing w:before="120" w:after="120"/>
              <w:rPr>
                <w:rFonts w:cs="Arial"/>
                <w:b/>
              </w:rPr>
            </w:pPr>
            <w:r w:rsidRPr="000F64AA">
              <w:rPr>
                <w:rFonts w:cs="Arial"/>
                <w:b/>
              </w:rPr>
              <w:t>Class</w:t>
            </w:r>
          </w:p>
        </w:tc>
        <w:tc>
          <w:tcPr>
            <w:tcW w:w="816" w:type="pct"/>
            <w:gridSpan w:val="2"/>
            <w:shd w:val="clear" w:color="auto" w:fill="auto"/>
          </w:tcPr>
          <w:p w14:paraId="2C3C9AEC" w14:textId="77777777" w:rsidR="000F64AA" w:rsidRPr="000F64AA" w:rsidRDefault="000F64AA" w:rsidP="000F64AA">
            <w:pPr>
              <w:spacing w:before="120" w:after="120"/>
              <w:rPr>
                <w:rFonts w:cs="Arial"/>
                <w:b/>
              </w:rPr>
            </w:pPr>
            <w:r w:rsidRPr="000F64AA">
              <w:rPr>
                <w:rFonts w:cs="Arial"/>
                <w:b/>
              </w:rPr>
              <w:t>Role</w:t>
            </w:r>
          </w:p>
        </w:tc>
        <w:tc>
          <w:tcPr>
            <w:tcW w:w="341" w:type="pct"/>
            <w:gridSpan w:val="2"/>
            <w:shd w:val="clear" w:color="auto" w:fill="auto"/>
          </w:tcPr>
          <w:p w14:paraId="2C100FA6" w14:textId="77777777" w:rsidR="000F64AA" w:rsidRPr="000F64AA" w:rsidRDefault="000F64AA" w:rsidP="000F64AA">
            <w:pPr>
              <w:spacing w:before="120" w:after="120"/>
              <w:rPr>
                <w:rFonts w:cs="Arial"/>
                <w:b/>
              </w:rPr>
            </w:pPr>
            <w:proofErr w:type="spellStart"/>
            <w:r w:rsidRPr="000F64AA">
              <w:rPr>
                <w:rFonts w:cs="Arial"/>
                <w:b/>
              </w:rPr>
              <w:t>Mult</w:t>
            </w:r>
            <w:proofErr w:type="spellEnd"/>
          </w:p>
        </w:tc>
        <w:tc>
          <w:tcPr>
            <w:tcW w:w="533" w:type="pct"/>
            <w:shd w:val="clear" w:color="auto" w:fill="auto"/>
          </w:tcPr>
          <w:p w14:paraId="7F352AD1" w14:textId="77777777" w:rsidR="000F64AA" w:rsidRPr="000F64AA" w:rsidRDefault="000F64AA" w:rsidP="000F64AA">
            <w:pPr>
              <w:spacing w:before="120" w:after="120"/>
              <w:rPr>
                <w:rFonts w:cs="Arial"/>
                <w:b/>
              </w:rPr>
            </w:pPr>
            <w:r w:rsidRPr="000F64AA">
              <w:rPr>
                <w:rFonts w:cs="Arial"/>
                <w:b/>
              </w:rPr>
              <w:t>Class</w:t>
            </w:r>
          </w:p>
        </w:tc>
        <w:tc>
          <w:tcPr>
            <w:tcW w:w="953" w:type="pct"/>
            <w:gridSpan w:val="3"/>
            <w:shd w:val="clear" w:color="auto" w:fill="auto"/>
          </w:tcPr>
          <w:p w14:paraId="35B89A20" w14:textId="77777777" w:rsidR="000F64AA" w:rsidRPr="000F64AA" w:rsidRDefault="000F64AA" w:rsidP="000F64AA">
            <w:pPr>
              <w:spacing w:before="120" w:after="120"/>
              <w:rPr>
                <w:rFonts w:cs="Arial"/>
                <w:b/>
              </w:rPr>
            </w:pPr>
            <w:r w:rsidRPr="000F64AA">
              <w:rPr>
                <w:rFonts w:cs="Arial"/>
                <w:b/>
              </w:rPr>
              <w:t>Role</w:t>
            </w:r>
          </w:p>
        </w:tc>
        <w:tc>
          <w:tcPr>
            <w:tcW w:w="332" w:type="pct"/>
            <w:shd w:val="clear" w:color="auto" w:fill="auto"/>
          </w:tcPr>
          <w:p w14:paraId="05FD7D65" w14:textId="77777777" w:rsidR="000F64AA" w:rsidRPr="000F64AA" w:rsidRDefault="000F64AA" w:rsidP="000F64AA">
            <w:pPr>
              <w:spacing w:before="120" w:after="120"/>
              <w:rPr>
                <w:rFonts w:cs="Arial"/>
                <w:b/>
              </w:rPr>
            </w:pPr>
            <w:proofErr w:type="spellStart"/>
            <w:r w:rsidRPr="000F64AA">
              <w:rPr>
                <w:rFonts w:cs="Arial"/>
                <w:b/>
              </w:rPr>
              <w:t>Mult</w:t>
            </w:r>
            <w:proofErr w:type="spellEnd"/>
          </w:p>
        </w:tc>
      </w:tr>
      <w:tr w:rsidR="000F64AA" w:rsidRPr="000F64AA" w14:paraId="32E17401" w14:textId="77777777" w:rsidTr="0051269D">
        <w:tc>
          <w:tcPr>
            <w:tcW w:w="585" w:type="pct"/>
            <w:shd w:val="clear" w:color="auto" w:fill="auto"/>
          </w:tcPr>
          <w:p w14:paraId="2FD4625C" w14:textId="77777777" w:rsidR="000F64AA" w:rsidRPr="000F64AA" w:rsidRDefault="000F64AA" w:rsidP="000F64AA">
            <w:pPr>
              <w:spacing w:before="120" w:after="120"/>
              <w:rPr>
                <w:rFonts w:cs="Arial"/>
                <w:sz w:val="18"/>
              </w:rPr>
            </w:pPr>
            <w:r w:rsidRPr="000F64AA">
              <w:rPr>
                <w:rFonts w:cs="Arial"/>
                <w:sz w:val="18"/>
              </w:rPr>
              <w:t>association</w:t>
            </w:r>
          </w:p>
        </w:tc>
        <w:tc>
          <w:tcPr>
            <w:tcW w:w="714" w:type="pct"/>
            <w:gridSpan w:val="2"/>
            <w:shd w:val="clear" w:color="auto" w:fill="auto"/>
          </w:tcPr>
          <w:p w14:paraId="01CE225E" w14:textId="77777777" w:rsidR="000F64AA" w:rsidRPr="000F64AA" w:rsidRDefault="000F64AA" w:rsidP="000F64AA">
            <w:pPr>
              <w:spacing w:before="120" w:after="120"/>
              <w:rPr>
                <w:rFonts w:cs="Arial"/>
                <w:sz w:val="18"/>
              </w:rPr>
            </w:pPr>
            <w:r w:rsidRPr="000F64AA">
              <w:rPr>
                <w:rFonts w:cs="Arial"/>
                <w:sz w:val="18"/>
              </w:rPr>
              <w:t>Authority Hours</w:t>
            </w:r>
          </w:p>
        </w:tc>
        <w:tc>
          <w:tcPr>
            <w:tcW w:w="728" w:type="pct"/>
            <w:gridSpan w:val="2"/>
            <w:shd w:val="clear" w:color="auto" w:fill="auto"/>
          </w:tcPr>
          <w:p w14:paraId="5C091370" w14:textId="77777777" w:rsidR="000F64AA" w:rsidRPr="000F64AA" w:rsidRDefault="000F64AA" w:rsidP="000F64AA">
            <w:pPr>
              <w:spacing w:before="120" w:after="120"/>
              <w:rPr>
                <w:rFonts w:cs="Arial"/>
                <w:b/>
                <w:sz w:val="18"/>
              </w:rPr>
            </w:pPr>
            <w:proofErr w:type="spellStart"/>
            <w:r w:rsidRPr="000F64AA">
              <w:rPr>
                <w:rFonts w:cs="Arial"/>
                <w:b/>
                <w:sz w:val="18"/>
              </w:rPr>
              <w:t>ServiceHours</w:t>
            </w:r>
            <w:proofErr w:type="spellEnd"/>
          </w:p>
        </w:tc>
        <w:tc>
          <w:tcPr>
            <w:tcW w:w="816" w:type="pct"/>
            <w:gridSpan w:val="2"/>
            <w:shd w:val="clear" w:color="auto" w:fill="auto"/>
          </w:tcPr>
          <w:p w14:paraId="633B9EBB" w14:textId="77777777" w:rsidR="000F64AA" w:rsidRPr="000F64AA" w:rsidRDefault="000F64AA" w:rsidP="000F64AA">
            <w:pPr>
              <w:spacing w:before="120" w:after="120"/>
              <w:rPr>
                <w:rFonts w:cs="Arial"/>
                <w:sz w:val="18"/>
              </w:rPr>
            </w:pPr>
            <w:proofErr w:type="spellStart"/>
            <w:r w:rsidRPr="000F64AA">
              <w:rPr>
                <w:rFonts w:cs="Arial"/>
                <w:sz w:val="18"/>
              </w:rPr>
              <w:t>theServiceHours</w:t>
            </w:r>
            <w:proofErr w:type="spellEnd"/>
          </w:p>
        </w:tc>
        <w:tc>
          <w:tcPr>
            <w:tcW w:w="341" w:type="pct"/>
            <w:gridSpan w:val="2"/>
            <w:shd w:val="clear" w:color="auto" w:fill="auto"/>
          </w:tcPr>
          <w:p w14:paraId="0145641F" w14:textId="77777777" w:rsidR="000F64AA" w:rsidRPr="000F64AA" w:rsidRDefault="000F64AA" w:rsidP="000F64AA">
            <w:pPr>
              <w:spacing w:before="120" w:after="120"/>
              <w:rPr>
                <w:rFonts w:cs="Arial"/>
                <w:sz w:val="18"/>
              </w:rPr>
            </w:pPr>
            <w:r w:rsidRPr="000F64AA">
              <w:rPr>
                <w:rFonts w:cs="Arial"/>
                <w:sz w:val="18"/>
              </w:rPr>
              <w:t>0, *</w:t>
            </w:r>
          </w:p>
        </w:tc>
        <w:tc>
          <w:tcPr>
            <w:tcW w:w="533" w:type="pct"/>
            <w:shd w:val="clear" w:color="auto" w:fill="auto"/>
          </w:tcPr>
          <w:p w14:paraId="5E1EBA39" w14:textId="77777777" w:rsidR="000F64AA" w:rsidRPr="000F64AA" w:rsidRDefault="000F64AA" w:rsidP="000F64AA">
            <w:pPr>
              <w:spacing w:before="120" w:after="120"/>
              <w:rPr>
                <w:rFonts w:cs="Arial"/>
                <w:b/>
                <w:sz w:val="18"/>
              </w:rPr>
            </w:pPr>
            <w:r w:rsidRPr="000F64AA">
              <w:rPr>
                <w:rFonts w:cs="Arial"/>
                <w:b/>
                <w:sz w:val="18"/>
              </w:rPr>
              <w:t>Authority</w:t>
            </w:r>
          </w:p>
        </w:tc>
        <w:tc>
          <w:tcPr>
            <w:tcW w:w="953" w:type="pct"/>
            <w:gridSpan w:val="3"/>
            <w:shd w:val="clear" w:color="auto" w:fill="auto"/>
          </w:tcPr>
          <w:p w14:paraId="5BDB090E" w14:textId="77777777" w:rsidR="000F64AA" w:rsidRPr="000F64AA" w:rsidRDefault="000F64AA" w:rsidP="000F64AA">
            <w:pPr>
              <w:spacing w:before="120" w:after="120"/>
              <w:rPr>
                <w:rFonts w:cs="Arial"/>
                <w:sz w:val="18"/>
              </w:rPr>
            </w:pPr>
            <w:proofErr w:type="spellStart"/>
            <w:r w:rsidRPr="000F64AA">
              <w:rPr>
                <w:rFonts w:cs="Arial"/>
                <w:sz w:val="18"/>
              </w:rPr>
              <w:t>theAuthority_srvHrs</w:t>
            </w:r>
            <w:proofErr w:type="spellEnd"/>
          </w:p>
        </w:tc>
        <w:tc>
          <w:tcPr>
            <w:tcW w:w="332" w:type="pct"/>
            <w:shd w:val="clear" w:color="auto" w:fill="auto"/>
          </w:tcPr>
          <w:p w14:paraId="7CF7360C" w14:textId="77777777" w:rsidR="000F64AA" w:rsidRPr="000F64AA" w:rsidRDefault="000F64AA" w:rsidP="000F64AA">
            <w:pPr>
              <w:spacing w:before="120" w:after="120"/>
              <w:rPr>
                <w:rFonts w:cs="Arial"/>
              </w:rPr>
            </w:pPr>
            <w:r w:rsidRPr="000F64AA">
              <w:rPr>
                <w:rFonts w:cs="Arial"/>
              </w:rPr>
              <w:t>0, *</w:t>
            </w:r>
          </w:p>
        </w:tc>
      </w:tr>
      <w:tr w:rsidR="00AA7549" w:rsidRPr="000F64AA" w14:paraId="2CA251D9" w14:textId="77777777" w:rsidTr="0051269D">
        <w:tc>
          <w:tcPr>
            <w:tcW w:w="585" w:type="pct"/>
            <w:shd w:val="clear" w:color="auto" w:fill="auto"/>
          </w:tcPr>
          <w:p w14:paraId="1631C017" w14:textId="0E1CF2EB" w:rsidR="00AA7549" w:rsidRPr="00396100" w:rsidRDefault="00AA7549" w:rsidP="000F64AA">
            <w:pPr>
              <w:spacing w:before="120" w:after="120"/>
              <w:rPr>
                <w:rFonts w:cs="Arial"/>
                <w:sz w:val="18"/>
                <w:rPrChange w:id="2361" w:author="Raphael Malyankar" w:date="2023-01-10T14:03:00Z">
                  <w:rPr>
                    <w:rFonts w:cs="Arial"/>
                    <w:color w:val="FF0000"/>
                    <w:sz w:val="18"/>
                  </w:rPr>
                </w:rPrChange>
              </w:rPr>
            </w:pPr>
            <w:r w:rsidRPr="00396100">
              <w:rPr>
                <w:rFonts w:cs="Arial"/>
                <w:sz w:val="18"/>
                <w:rPrChange w:id="2362" w:author="Raphael Malyankar" w:date="2023-01-10T14:03:00Z">
                  <w:rPr>
                    <w:rFonts w:cs="Arial"/>
                    <w:color w:val="FF0000"/>
                    <w:sz w:val="18"/>
                  </w:rPr>
                </w:rPrChange>
              </w:rPr>
              <w:t>association</w:t>
            </w:r>
          </w:p>
        </w:tc>
        <w:tc>
          <w:tcPr>
            <w:tcW w:w="714" w:type="pct"/>
            <w:gridSpan w:val="2"/>
            <w:shd w:val="clear" w:color="auto" w:fill="auto"/>
          </w:tcPr>
          <w:p w14:paraId="0DA2ECBA" w14:textId="684E7956" w:rsidR="00AA7549" w:rsidRPr="00396100" w:rsidRDefault="00AA7549" w:rsidP="000F64AA">
            <w:pPr>
              <w:spacing w:before="120" w:after="120"/>
              <w:rPr>
                <w:rFonts w:cs="Arial"/>
                <w:sz w:val="18"/>
                <w:rPrChange w:id="2363" w:author="Raphael Malyankar" w:date="2023-01-10T14:03:00Z">
                  <w:rPr>
                    <w:rFonts w:cs="Arial"/>
                    <w:color w:val="FF0000"/>
                    <w:sz w:val="18"/>
                  </w:rPr>
                </w:rPrChange>
              </w:rPr>
            </w:pPr>
            <w:r w:rsidRPr="00396100">
              <w:rPr>
                <w:rFonts w:cs="Arial"/>
                <w:sz w:val="18"/>
                <w:rPrChange w:id="2364" w:author="Raphael Malyankar" w:date="2023-01-10T14:03:00Z">
                  <w:rPr>
                    <w:rFonts w:cs="Arial"/>
                    <w:color w:val="FF0000"/>
                    <w:sz w:val="18"/>
                  </w:rPr>
                </w:rPrChange>
              </w:rPr>
              <w:t>Exceptional Workday</w:t>
            </w:r>
          </w:p>
        </w:tc>
        <w:tc>
          <w:tcPr>
            <w:tcW w:w="728" w:type="pct"/>
            <w:gridSpan w:val="2"/>
            <w:shd w:val="clear" w:color="auto" w:fill="auto"/>
          </w:tcPr>
          <w:p w14:paraId="3E606227" w14:textId="15EA8526" w:rsidR="00AA7549" w:rsidRPr="00396100" w:rsidRDefault="00AA7549" w:rsidP="000F64AA">
            <w:pPr>
              <w:spacing w:before="120" w:after="120"/>
              <w:rPr>
                <w:rFonts w:cs="Arial"/>
                <w:b/>
                <w:sz w:val="18"/>
                <w:rPrChange w:id="2365" w:author="Raphael Malyankar" w:date="2023-01-10T14:03:00Z">
                  <w:rPr>
                    <w:rFonts w:cs="Arial"/>
                    <w:b/>
                    <w:color w:val="FF0000"/>
                    <w:sz w:val="18"/>
                  </w:rPr>
                </w:rPrChange>
              </w:rPr>
            </w:pPr>
            <w:proofErr w:type="spellStart"/>
            <w:r w:rsidRPr="00396100">
              <w:rPr>
                <w:rFonts w:cs="Arial"/>
                <w:b/>
                <w:sz w:val="18"/>
                <w:rPrChange w:id="2366" w:author="Raphael Malyankar" w:date="2023-01-10T14:03:00Z">
                  <w:rPr>
                    <w:rFonts w:cs="Arial"/>
                    <w:b/>
                    <w:color w:val="FF0000"/>
                    <w:sz w:val="18"/>
                  </w:rPr>
                </w:rPrChange>
              </w:rPr>
              <w:t>ServiceHours</w:t>
            </w:r>
            <w:proofErr w:type="spellEnd"/>
          </w:p>
        </w:tc>
        <w:tc>
          <w:tcPr>
            <w:tcW w:w="816" w:type="pct"/>
            <w:gridSpan w:val="2"/>
            <w:shd w:val="clear" w:color="auto" w:fill="auto"/>
          </w:tcPr>
          <w:p w14:paraId="12A2500E" w14:textId="77777777" w:rsidR="00AA7549" w:rsidRPr="00396100" w:rsidRDefault="00AA7549" w:rsidP="000F64AA">
            <w:pPr>
              <w:spacing w:before="120" w:after="120"/>
              <w:rPr>
                <w:rFonts w:cs="Arial"/>
                <w:sz w:val="18"/>
                <w:rPrChange w:id="2367" w:author="Raphael Malyankar" w:date="2023-01-10T14:03:00Z">
                  <w:rPr>
                    <w:rFonts w:cs="Arial"/>
                    <w:color w:val="FF0000"/>
                    <w:sz w:val="18"/>
                  </w:rPr>
                </w:rPrChange>
              </w:rPr>
            </w:pPr>
          </w:p>
        </w:tc>
        <w:tc>
          <w:tcPr>
            <w:tcW w:w="341" w:type="pct"/>
            <w:gridSpan w:val="2"/>
            <w:shd w:val="clear" w:color="auto" w:fill="auto"/>
          </w:tcPr>
          <w:p w14:paraId="77E5F369" w14:textId="77777777" w:rsidR="00AA7549" w:rsidRPr="00396100" w:rsidRDefault="00AA7549" w:rsidP="000F64AA">
            <w:pPr>
              <w:spacing w:before="120" w:after="120"/>
              <w:rPr>
                <w:rFonts w:cs="Arial"/>
                <w:sz w:val="18"/>
                <w:rPrChange w:id="2368" w:author="Raphael Malyankar" w:date="2023-01-10T14:03:00Z">
                  <w:rPr>
                    <w:rFonts w:cs="Arial"/>
                    <w:color w:val="FF0000"/>
                    <w:sz w:val="18"/>
                  </w:rPr>
                </w:rPrChange>
              </w:rPr>
            </w:pPr>
          </w:p>
        </w:tc>
        <w:tc>
          <w:tcPr>
            <w:tcW w:w="533" w:type="pct"/>
            <w:shd w:val="clear" w:color="auto" w:fill="auto"/>
          </w:tcPr>
          <w:p w14:paraId="4BB80A8A" w14:textId="7F2B1CC1" w:rsidR="00AA7549" w:rsidRPr="00396100" w:rsidRDefault="00AA7549" w:rsidP="000F64AA">
            <w:pPr>
              <w:spacing w:before="120" w:after="120"/>
              <w:rPr>
                <w:rFonts w:cs="Arial"/>
                <w:b/>
                <w:sz w:val="18"/>
                <w:rPrChange w:id="2369" w:author="Raphael Malyankar" w:date="2023-01-10T14:03:00Z">
                  <w:rPr>
                    <w:rFonts w:cs="Arial"/>
                    <w:b/>
                    <w:color w:val="FF0000"/>
                    <w:sz w:val="18"/>
                  </w:rPr>
                </w:rPrChange>
              </w:rPr>
            </w:pPr>
            <w:r w:rsidRPr="00396100">
              <w:rPr>
                <w:rFonts w:cs="Arial"/>
                <w:b/>
                <w:sz w:val="18"/>
                <w:rPrChange w:id="2370" w:author="Raphael Malyankar" w:date="2023-01-10T14:03:00Z">
                  <w:rPr>
                    <w:rFonts w:cs="Arial"/>
                    <w:b/>
                    <w:color w:val="FF0000"/>
                    <w:sz w:val="18"/>
                  </w:rPr>
                </w:rPrChange>
              </w:rPr>
              <w:t>Non-standard Working Day</w:t>
            </w:r>
          </w:p>
        </w:tc>
        <w:tc>
          <w:tcPr>
            <w:tcW w:w="953" w:type="pct"/>
            <w:gridSpan w:val="3"/>
            <w:shd w:val="clear" w:color="auto" w:fill="auto"/>
          </w:tcPr>
          <w:p w14:paraId="6E7932A9" w14:textId="7938CE6B" w:rsidR="00AA7549" w:rsidRPr="00396100" w:rsidRDefault="00AA7549" w:rsidP="000F64AA">
            <w:pPr>
              <w:spacing w:before="120" w:after="120"/>
              <w:rPr>
                <w:rFonts w:cs="Arial"/>
                <w:sz w:val="18"/>
                <w:rPrChange w:id="2371" w:author="Raphael Malyankar" w:date="2023-01-10T14:03:00Z">
                  <w:rPr>
                    <w:rFonts w:cs="Arial"/>
                    <w:color w:val="FF0000"/>
                    <w:sz w:val="18"/>
                  </w:rPr>
                </w:rPrChange>
              </w:rPr>
            </w:pPr>
            <w:proofErr w:type="spellStart"/>
            <w:r w:rsidRPr="00396100">
              <w:rPr>
                <w:rFonts w:cs="Arial"/>
                <w:sz w:val="18"/>
                <w:rPrChange w:id="2372" w:author="Raphael Malyankar" w:date="2023-01-10T14:03:00Z">
                  <w:rPr>
                    <w:rFonts w:cs="Arial"/>
                    <w:color w:val="FF0000"/>
                    <w:sz w:val="18"/>
                  </w:rPr>
                </w:rPrChange>
              </w:rPr>
              <w:t>partialWorkingDay</w:t>
            </w:r>
            <w:proofErr w:type="spellEnd"/>
          </w:p>
        </w:tc>
        <w:tc>
          <w:tcPr>
            <w:tcW w:w="332" w:type="pct"/>
            <w:shd w:val="clear" w:color="auto" w:fill="auto"/>
          </w:tcPr>
          <w:p w14:paraId="3A997821" w14:textId="5700F28C" w:rsidR="00AA7549" w:rsidRPr="00396100" w:rsidRDefault="00AA7549" w:rsidP="000F64AA">
            <w:pPr>
              <w:spacing w:before="120" w:after="120"/>
              <w:rPr>
                <w:rFonts w:cs="Arial"/>
                <w:rPrChange w:id="2373" w:author="Raphael Malyankar" w:date="2023-01-10T14:03:00Z">
                  <w:rPr>
                    <w:rFonts w:cs="Arial"/>
                    <w:color w:val="FF0000"/>
                  </w:rPr>
                </w:rPrChange>
              </w:rPr>
            </w:pPr>
            <w:r w:rsidRPr="00396100">
              <w:rPr>
                <w:rFonts w:cs="Arial"/>
                <w:rPrChange w:id="2374" w:author="Raphael Malyankar" w:date="2023-01-10T14:03:00Z">
                  <w:rPr>
                    <w:rFonts w:cs="Arial"/>
                    <w:color w:val="FF0000"/>
                  </w:rPr>
                </w:rPrChange>
              </w:rPr>
              <w:t>0..*</w:t>
            </w:r>
          </w:p>
        </w:tc>
      </w:tr>
    </w:tbl>
    <w:p w14:paraId="0E2C17C4" w14:textId="77777777" w:rsidR="000F64AA" w:rsidRPr="000F64AA" w:rsidRDefault="000F64AA" w:rsidP="000F64AA">
      <w:pPr>
        <w:spacing w:before="240"/>
        <w:rPr>
          <w:b/>
        </w:rPr>
      </w:pPr>
    </w:p>
    <w:p w14:paraId="4C988608" w14:textId="77777777" w:rsidR="000F64AA" w:rsidRPr="000F64AA" w:rsidRDefault="000F64AA" w:rsidP="000F64AA">
      <w:pPr>
        <w:rPr>
          <w:b/>
        </w:rPr>
      </w:pPr>
      <w:r w:rsidRPr="000F64AA">
        <w:rPr>
          <w:b/>
        </w:rPr>
        <w:br w:type="page"/>
      </w:r>
    </w:p>
    <w:p w14:paraId="125AB3DB" w14:textId="77777777" w:rsidR="000F64AA" w:rsidRPr="000F64AA" w:rsidRDefault="000F64AA" w:rsidP="00716062">
      <w:pPr>
        <w:pStyle w:val="Heading2"/>
      </w:pPr>
      <w:bookmarkStart w:id="2375" w:name="_Ref113290990"/>
      <w:bookmarkStart w:id="2376" w:name="_Toc120214479"/>
      <w:r w:rsidRPr="000F64AA">
        <w:lastRenderedPageBreak/>
        <w:t>Non-Standard Working Day</w:t>
      </w:r>
      <w:bookmarkEnd w:id="2375"/>
      <w:bookmarkEnd w:id="23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2"/>
        <w:gridCol w:w="750"/>
        <w:gridCol w:w="1504"/>
        <w:gridCol w:w="752"/>
        <w:gridCol w:w="1502"/>
        <w:gridCol w:w="752"/>
        <w:gridCol w:w="1504"/>
      </w:tblGrid>
      <w:tr w:rsidR="000F64AA" w:rsidRPr="000F64AA" w14:paraId="292321E6" w14:textId="77777777" w:rsidTr="00B131AF">
        <w:tc>
          <w:tcPr>
            <w:tcW w:w="5000" w:type="pct"/>
            <w:gridSpan w:val="7"/>
            <w:shd w:val="clear" w:color="auto" w:fill="auto"/>
          </w:tcPr>
          <w:p w14:paraId="3CB28EF5" w14:textId="77777777" w:rsidR="000F64AA" w:rsidRPr="000F64AA" w:rsidRDefault="000F64AA" w:rsidP="000F64AA">
            <w:pPr>
              <w:spacing w:before="120" w:after="120"/>
              <w:rPr>
                <w:rFonts w:cs="Arial"/>
              </w:rPr>
            </w:pPr>
            <w:r w:rsidRPr="000F64AA">
              <w:rPr>
                <w:rFonts w:cs="Arial"/>
                <w:u w:val="single"/>
              </w:rPr>
              <w:t>IHO Definition:</w:t>
            </w:r>
            <w:r w:rsidRPr="000F64AA">
              <w:rPr>
                <w:rFonts w:cs="Arial"/>
              </w:rPr>
              <w:t xml:space="preserve"> Days when many services are not available. Often days of festivity or recreation or public holidays when normal working hours are limited, especially a national or religious festival, etc.</w:t>
            </w:r>
          </w:p>
        </w:tc>
      </w:tr>
      <w:tr w:rsidR="000F64AA" w:rsidRPr="000F64AA" w14:paraId="5B1C37AF" w14:textId="77777777" w:rsidTr="00B131AF">
        <w:tc>
          <w:tcPr>
            <w:tcW w:w="5000" w:type="pct"/>
            <w:gridSpan w:val="7"/>
            <w:shd w:val="clear" w:color="auto" w:fill="auto"/>
          </w:tcPr>
          <w:p w14:paraId="43D846AD" w14:textId="77777777" w:rsidR="000F64AA" w:rsidRPr="000F64AA" w:rsidRDefault="000F64AA" w:rsidP="000F64AA">
            <w:pPr>
              <w:spacing w:before="120" w:after="120"/>
              <w:rPr>
                <w:rFonts w:cs="Arial"/>
                <w:b/>
              </w:rPr>
            </w:pPr>
            <w:r w:rsidRPr="000F64AA">
              <w:rPr>
                <w:rFonts w:cs="Arial"/>
                <w:b/>
                <w:u w:val="single"/>
              </w:rPr>
              <w:t>S-10x Information Type:</w:t>
            </w:r>
            <w:r w:rsidRPr="000F64AA">
              <w:rPr>
                <w:rFonts w:cs="Arial"/>
                <w:b/>
              </w:rPr>
              <w:t xml:space="preserve"> Non-Standard Working Day</w:t>
            </w:r>
          </w:p>
        </w:tc>
      </w:tr>
      <w:tr w:rsidR="000F64AA" w:rsidRPr="000F64AA" w14:paraId="2C3066B0" w14:textId="77777777" w:rsidTr="00B131AF">
        <w:tc>
          <w:tcPr>
            <w:tcW w:w="5000" w:type="pct"/>
            <w:gridSpan w:val="7"/>
            <w:shd w:val="clear" w:color="auto" w:fill="auto"/>
          </w:tcPr>
          <w:p w14:paraId="6491106F" w14:textId="6624CFA2" w:rsidR="000F64AA" w:rsidRPr="000F64AA" w:rsidRDefault="000F64AA" w:rsidP="000F64AA">
            <w:pPr>
              <w:spacing w:before="120" w:after="120"/>
              <w:rPr>
                <w:rFonts w:cs="Arial"/>
                <w:b/>
              </w:rPr>
            </w:pPr>
            <w:r w:rsidRPr="000F64AA">
              <w:rPr>
                <w:rFonts w:cs="Arial"/>
                <w:b/>
                <w:u w:val="single"/>
              </w:rPr>
              <w:t>Super Type:</w:t>
            </w:r>
            <w:r w:rsidRPr="000F64AA">
              <w:rPr>
                <w:rFonts w:cs="Arial"/>
                <w:b/>
              </w:rPr>
              <w:t xml:space="preserve"> </w:t>
            </w:r>
            <w:proofErr w:type="spellStart"/>
            <w:r w:rsidRPr="000F64AA">
              <w:rPr>
                <w:rFonts w:cs="Arial"/>
                <w:b/>
              </w:rPr>
              <w:t>InformationType</w:t>
            </w:r>
            <w:proofErr w:type="spellEnd"/>
            <w:r w:rsidR="00F748E7">
              <w:rPr>
                <w:rFonts w:cs="Arial"/>
                <w:b/>
              </w:rPr>
              <w:t xml:space="preserve"> (</w:t>
            </w:r>
            <w:r w:rsidR="00F748E7">
              <w:rPr>
                <w:rFonts w:cs="Arial"/>
                <w:b/>
              </w:rPr>
              <w:fldChar w:fldCharType="begin"/>
            </w:r>
            <w:r w:rsidR="00F748E7">
              <w:rPr>
                <w:rFonts w:cs="Arial"/>
                <w:b/>
              </w:rPr>
              <w:instrText xml:space="preserve"> REF _Ref113291219 \r \h </w:instrText>
            </w:r>
            <w:r w:rsidR="00F748E7">
              <w:rPr>
                <w:rFonts w:cs="Arial"/>
                <w:b/>
              </w:rPr>
            </w:r>
            <w:r w:rsidR="00F748E7">
              <w:rPr>
                <w:rFonts w:cs="Arial"/>
                <w:b/>
              </w:rPr>
              <w:fldChar w:fldCharType="separate"/>
            </w:r>
            <w:r w:rsidR="00EE3F7C">
              <w:rPr>
                <w:rFonts w:cs="Arial"/>
                <w:b/>
              </w:rPr>
              <w:t>9.2</w:t>
            </w:r>
            <w:r w:rsidR="00F748E7">
              <w:rPr>
                <w:rFonts w:cs="Arial"/>
                <w:b/>
              </w:rPr>
              <w:fldChar w:fldCharType="end"/>
            </w:r>
            <w:r w:rsidR="00F748E7">
              <w:rPr>
                <w:rFonts w:cs="Arial"/>
                <w:b/>
              </w:rPr>
              <w:t>)</w:t>
            </w:r>
          </w:p>
        </w:tc>
      </w:tr>
      <w:tr w:rsidR="000F64AA" w:rsidRPr="000F64AA" w14:paraId="52AFC925" w14:textId="77777777" w:rsidTr="00B131AF">
        <w:tc>
          <w:tcPr>
            <w:tcW w:w="5000" w:type="pct"/>
            <w:gridSpan w:val="7"/>
            <w:shd w:val="clear" w:color="auto" w:fill="auto"/>
          </w:tcPr>
          <w:p w14:paraId="57E04B26" w14:textId="77777777" w:rsidR="000F64AA" w:rsidRPr="000F64AA" w:rsidRDefault="000F64AA" w:rsidP="000F64AA">
            <w:pPr>
              <w:spacing w:before="120" w:after="120"/>
              <w:rPr>
                <w:rFonts w:cs="Arial"/>
                <w:b/>
              </w:rPr>
            </w:pPr>
            <w:r w:rsidRPr="000F64AA">
              <w:rPr>
                <w:rFonts w:cs="Arial"/>
                <w:b/>
                <w:u w:val="single"/>
              </w:rPr>
              <w:t>Primitives:</w:t>
            </w:r>
            <w:r w:rsidRPr="000F64AA">
              <w:rPr>
                <w:rFonts w:cs="Arial"/>
                <w:b/>
              </w:rPr>
              <w:t xml:space="preserve"> None </w:t>
            </w:r>
          </w:p>
        </w:tc>
      </w:tr>
      <w:tr w:rsidR="000F64AA" w:rsidRPr="000F64AA" w14:paraId="4430F54C" w14:textId="77777777" w:rsidTr="00B131AF">
        <w:tc>
          <w:tcPr>
            <w:tcW w:w="1249" w:type="pct"/>
            <w:shd w:val="clear" w:color="auto" w:fill="auto"/>
          </w:tcPr>
          <w:p w14:paraId="3CC47033" w14:textId="77777777" w:rsidR="000F64AA" w:rsidRPr="000F64AA" w:rsidRDefault="000F64AA" w:rsidP="000F64AA">
            <w:pPr>
              <w:spacing w:before="120"/>
              <w:rPr>
                <w:rFonts w:cs="Arial"/>
                <w:i/>
                <w:color w:val="0000FF"/>
                <w:sz w:val="18"/>
              </w:rPr>
            </w:pPr>
            <w:r w:rsidRPr="000F64AA">
              <w:rPr>
                <w:rFonts w:cs="Arial"/>
                <w:i/>
                <w:color w:val="0000FF"/>
                <w:sz w:val="18"/>
              </w:rPr>
              <w:t>Real World</w:t>
            </w:r>
          </w:p>
          <w:p w14:paraId="5711339C" w14:textId="77777777" w:rsidR="000F64AA" w:rsidRPr="000F64AA" w:rsidRDefault="000F64AA" w:rsidP="000F64AA">
            <w:pPr>
              <w:spacing w:before="120"/>
              <w:rPr>
                <w:rFonts w:cs="Arial"/>
                <w:i/>
                <w:color w:val="0000FF"/>
                <w:sz w:val="18"/>
              </w:rPr>
            </w:pPr>
          </w:p>
        </w:tc>
        <w:tc>
          <w:tcPr>
            <w:tcW w:w="1667" w:type="pct"/>
            <w:gridSpan w:val="3"/>
            <w:shd w:val="clear" w:color="auto" w:fill="auto"/>
          </w:tcPr>
          <w:p w14:paraId="49F5D4C4" w14:textId="77777777" w:rsidR="000F64AA" w:rsidRPr="000F64AA" w:rsidRDefault="000F64AA" w:rsidP="000F64AA">
            <w:pPr>
              <w:spacing w:before="120"/>
              <w:rPr>
                <w:rFonts w:cs="Arial"/>
                <w:i/>
                <w:color w:val="0000FF"/>
                <w:sz w:val="18"/>
              </w:rPr>
            </w:pPr>
            <w:r w:rsidRPr="000F64AA">
              <w:rPr>
                <w:rFonts w:cs="Arial"/>
                <w:i/>
                <w:color w:val="0000FF"/>
                <w:sz w:val="18"/>
              </w:rPr>
              <w:t>Paper Chart Symbol</w:t>
            </w:r>
          </w:p>
          <w:p w14:paraId="76F04F06" w14:textId="77777777" w:rsidR="000F64AA" w:rsidRPr="000F64AA" w:rsidRDefault="000F64AA" w:rsidP="000F64AA">
            <w:pPr>
              <w:spacing w:before="120"/>
              <w:rPr>
                <w:rFonts w:cs="Arial"/>
                <w:i/>
                <w:color w:val="0000FF"/>
                <w:sz w:val="18"/>
              </w:rPr>
            </w:pPr>
          </w:p>
        </w:tc>
        <w:tc>
          <w:tcPr>
            <w:tcW w:w="2084" w:type="pct"/>
            <w:gridSpan w:val="3"/>
            <w:shd w:val="clear" w:color="auto" w:fill="auto"/>
          </w:tcPr>
          <w:p w14:paraId="7C1481A0" w14:textId="77777777" w:rsidR="000F64AA" w:rsidRPr="000F64AA" w:rsidRDefault="000F64AA" w:rsidP="000F64AA">
            <w:pPr>
              <w:spacing w:before="120"/>
              <w:rPr>
                <w:rFonts w:cs="Arial"/>
                <w:i/>
                <w:color w:val="0000FF"/>
                <w:sz w:val="18"/>
              </w:rPr>
            </w:pPr>
            <w:r w:rsidRPr="000F64AA">
              <w:rPr>
                <w:rFonts w:cs="Arial"/>
                <w:i/>
                <w:color w:val="0000FF"/>
                <w:sz w:val="18"/>
              </w:rPr>
              <w:t>ECDIS Symbol</w:t>
            </w:r>
          </w:p>
          <w:p w14:paraId="39BDDF6C" w14:textId="77777777" w:rsidR="000F64AA" w:rsidRPr="000F64AA" w:rsidRDefault="000F64AA" w:rsidP="000F64AA">
            <w:pPr>
              <w:spacing w:before="120"/>
              <w:rPr>
                <w:rFonts w:cs="Arial"/>
                <w:i/>
                <w:color w:val="0000FF"/>
                <w:sz w:val="18"/>
              </w:rPr>
            </w:pPr>
          </w:p>
        </w:tc>
      </w:tr>
      <w:tr w:rsidR="000F64AA" w:rsidRPr="000F64AA" w14:paraId="6FA7774B" w14:textId="77777777" w:rsidTr="00B131AF">
        <w:tc>
          <w:tcPr>
            <w:tcW w:w="1665" w:type="pct"/>
            <w:gridSpan w:val="2"/>
            <w:shd w:val="clear" w:color="auto" w:fill="auto"/>
          </w:tcPr>
          <w:p w14:paraId="253F2DE4" w14:textId="77777777" w:rsidR="000F64AA" w:rsidRPr="000F64AA" w:rsidRDefault="000F64AA" w:rsidP="000F64AA">
            <w:pPr>
              <w:spacing w:before="120" w:after="120"/>
              <w:rPr>
                <w:rFonts w:cs="Arial"/>
                <w:b/>
              </w:rPr>
            </w:pPr>
            <w:r w:rsidRPr="000F64AA">
              <w:rPr>
                <w:rFonts w:cs="Arial"/>
                <w:b/>
              </w:rPr>
              <w:t>S-10x Attribute</w:t>
            </w:r>
          </w:p>
        </w:tc>
        <w:tc>
          <w:tcPr>
            <w:tcW w:w="834" w:type="pct"/>
            <w:shd w:val="clear" w:color="auto" w:fill="auto"/>
          </w:tcPr>
          <w:p w14:paraId="03D05009" w14:textId="77777777" w:rsidR="000F64AA" w:rsidRPr="000F64AA" w:rsidRDefault="000F64AA" w:rsidP="000F64AA">
            <w:pPr>
              <w:spacing w:before="120" w:after="120"/>
              <w:rPr>
                <w:rFonts w:cs="Arial"/>
                <w:b/>
              </w:rPr>
            </w:pPr>
            <w:r w:rsidRPr="000F64AA">
              <w:rPr>
                <w:rFonts w:cs="Arial"/>
                <w:b/>
              </w:rPr>
              <w:t>S-57  Acronym</w:t>
            </w:r>
          </w:p>
        </w:tc>
        <w:tc>
          <w:tcPr>
            <w:tcW w:w="1250" w:type="pct"/>
            <w:gridSpan w:val="2"/>
            <w:shd w:val="clear" w:color="auto" w:fill="auto"/>
          </w:tcPr>
          <w:p w14:paraId="699B1254" w14:textId="77777777" w:rsidR="000F64AA" w:rsidRPr="000F64AA" w:rsidRDefault="000F64AA" w:rsidP="000F64AA">
            <w:pPr>
              <w:spacing w:before="120" w:after="120"/>
              <w:rPr>
                <w:rFonts w:cs="Arial"/>
                <w:b/>
              </w:rPr>
            </w:pPr>
            <w:r w:rsidRPr="000F64AA">
              <w:rPr>
                <w:rFonts w:cs="Arial"/>
                <w:b/>
              </w:rPr>
              <w:t>Allowable Encoding Value</w:t>
            </w:r>
          </w:p>
        </w:tc>
        <w:tc>
          <w:tcPr>
            <w:tcW w:w="417" w:type="pct"/>
            <w:shd w:val="clear" w:color="auto" w:fill="auto"/>
          </w:tcPr>
          <w:p w14:paraId="7D1B0F08" w14:textId="77777777" w:rsidR="000F64AA" w:rsidRPr="000F64AA" w:rsidRDefault="000F64AA" w:rsidP="000F64AA">
            <w:pPr>
              <w:spacing w:before="120" w:after="120"/>
              <w:rPr>
                <w:rFonts w:cs="Arial"/>
                <w:b/>
              </w:rPr>
            </w:pPr>
            <w:r w:rsidRPr="000F64AA">
              <w:rPr>
                <w:rFonts w:cs="Arial"/>
                <w:b/>
              </w:rPr>
              <w:t>Type</w:t>
            </w:r>
          </w:p>
        </w:tc>
        <w:tc>
          <w:tcPr>
            <w:tcW w:w="834" w:type="pct"/>
            <w:shd w:val="clear" w:color="auto" w:fill="auto"/>
          </w:tcPr>
          <w:p w14:paraId="121CA30A" w14:textId="77777777" w:rsidR="000F64AA" w:rsidRPr="000F64AA" w:rsidRDefault="000F64AA" w:rsidP="000F64AA">
            <w:pPr>
              <w:spacing w:before="120" w:after="120"/>
              <w:rPr>
                <w:rFonts w:cs="Arial"/>
                <w:b/>
              </w:rPr>
            </w:pPr>
            <w:r w:rsidRPr="000F64AA">
              <w:rPr>
                <w:rFonts w:cs="Arial"/>
                <w:b/>
              </w:rPr>
              <w:t>Multiplicity</w:t>
            </w:r>
          </w:p>
        </w:tc>
      </w:tr>
      <w:tr w:rsidR="000F64AA" w:rsidRPr="000F64AA" w14:paraId="3574EEE8" w14:textId="77777777" w:rsidTr="00B131AF">
        <w:tc>
          <w:tcPr>
            <w:tcW w:w="1665" w:type="pct"/>
            <w:gridSpan w:val="2"/>
            <w:shd w:val="clear" w:color="auto" w:fill="auto"/>
          </w:tcPr>
          <w:p w14:paraId="06986F16" w14:textId="77777777" w:rsidR="000F64AA" w:rsidRPr="000F64AA" w:rsidRDefault="000F64AA" w:rsidP="000F64AA">
            <w:pPr>
              <w:spacing w:before="120" w:after="120"/>
              <w:rPr>
                <w:rFonts w:cs="Arial"/>
                <w:sz w:val="18"/>
              </w:rPr>
            </w:pPr>
            <w:r w:rsidRPr="000F64AA">
              <w:rPr>
                <w:rFonts w:cs="Arial"/>
                <w:sz w:val="18"/>
              </w:rPr>
              <w:t>Date Fixed</w:t>
            </w:r>
          </w:p>
        </w:tc>
        <w:tc>
          <w:tcPr>
            <w:tcW w:w="834" w:type="pct"/>
            <w:shd w:val="clear" w:color="auto" w:fill="auto"/>
          </w:tcPr>
          <w:p w14:paraId="20EA55C4" w14:textId="77777777" w:rsidR="000F64AA" w:rsidRPr="000F64AA" w:rsidRDefault="000F64AA" w:rsidP="000F64AA">
            <w:pPr>
              <w:spacing w:before="120" w:after="120"/>
              <w:rPr>
                <w:rFonts w:cs="Arial"/>
                <w:sz w:val="18"/>
              </w:rPr>
            </w:pPr>
          </w:p>
        </w:tc>
        <w:tc>
          <w:tcPr>
            <w:tcW w:w="1250" w:type="pct"/>
            <w:gridSpan w:val="2"/>
            <w:shd w:val="clear" w:color="auto" w:fill="auto"/>
          </w:tcPr>
          <w:p w14:paraId="58E91193" w14:textId="77777777" w:rsidR="000F64AA" w:rsidRPr="000F64AA" w:rsidRDefault="000F64AA" w:rsidP="000F64AA">
            <w:pPr>
              <w:spacing w:before="120" w:after="120"/>
              <w:rPr>
                <w:rFonts w:cs="Arial"/>
                <w:sz w:val="18"/>
              </w:rPr>
            </w:pPr>
          </w:p>
        </w:tc>
        <w:tc>
          <w:tcPr>
            <w:tcW w:w="417" w:type="pct"/>
            <w:shd w:val="clear" w:color="auto" w:fill="auto"/>
          </w:tcPr>
          <w:p w14:paraId="00541849" w14:textId="77777777" w:rsidR="000F64AA" w:rsidRPr="000F64AA" w:rsidRDefault="000F64AA" w:rsidP="000F64AA">
            <w:pPr>
              <w:spacing w:before="120" w:after="120"/>
              <w:rPr>
                <w:rFonts w:cs="Arial"/>
                <w:sz w:val="18"/>
              </w:rPr>
            </w:pPr>
            <w:r w:rsidRPr="000F64AA">
              <w:rPr>
                <w:rFonts w:cs="Arial"/>
                <w:sz w:val="18"/>
              </w:rPr>
              <w:t>TD</w:t>
            </w:r>
          </w:p>
        </w:tc>
        <w:tc>
          <w:tcPr>
            <w:tcW w:w="834" w:type="pct"/>
            <w:shd w:val="clear" w:color="auto" w:fill="auto"/>
          </w:tcPr>
          <w:p w14:paraId="353460DE" w14:textId="77777777" w:rsidR="000F64AA" w:rsidRPr="000F64AA" w:rsidRDefault="000F64AA" w:rsidP="000F64AA">
            <w:pPr>
              <w:spacing w:before="120" w:after="120"/>
              <w:rPr>
                <w:rFonts w:cs="Arial"/>
                <w:sz w:val="18"/>
              </w:rPr>
            </w:pPr>
            <w:r w:rsidRPr="000F64AA">
              <w:rPr>
                <w:rFonts w:cs="Arial"/>
                <w:sz w:val="18"/>
              </w:rPr>
              <w:t>0, *</w:t>
            </w:r>
          </w:p>
        </w:tc>
      </w:tr>
      <w:tr w:rsidR="000F64AA" w:rsidRPr="000F64AA" w14:paraId="11CF603C" w14:textId="77777777" w:rsidTr="00B131AF">
        <w:tc>
          <w:tcPr>
            <w:tcW w:w="1665" w:type="pct"/>
            <w:gridSpan w:val="2"/>
            <w:shd w:val="clear" w:color="auto" w:fill="auto"/>
          </w:tcPr>
          <w:p w14:paraId="61FDFC5E" w14:textId="77777777" w:rsidR="000F64AA" w:rsidRPr="000F64AA" w:rsidRDefault="000F64AA" w:rsidP="000F64AA">
            <w:pPr>
              <w:spacing w:before="120" w:after="120"/>
              <w:rPr>
                <w:rFonts w:cs="Arial"/>
                <w:sz w:val="18"/>
              </w:rPr>
            </w:pPr>
            <w:r w:rsidRPr="000F64AA">
              <w:rPr>
                <w:rFonts w:cs="Arial"/>
                <w:sz w:val="18"/>
              </w:rPr>
              <w:t>Date Variable</w:t>
            </w:r>
          </w:p>
        </w:tc>
        <w:tc>
          <w:tcPr>
            <w:tcW w:w="834" w:type="pct"/>
            <w:shd w:val="clear" w:color="auto" w:fill="auto"/>
          </w:tcPr>
          <w:p w14:paraId="67C783EE" w14:textId="77777777" w:rsidR="000F64AA" w:rsidRPr="000F64AA" w:rsidRDefault="000F64AA" w:rsidP="000F64AA">
            <w:pPr>
              <w:spacing w:before="120" w:after="120"/>
              <w:rPr>
                <w:rFonts w:cs="Arial"/>
                <w:sz w:val="18"/>
              </w:rPr>
            </w:pPr>
          </w:p>
        </w:tc>
        <w:tc>
          <w:tcPr>
            <w:tcW w:w="1250" w:type="pct"/>
            <w:gridSpan w:val="2"/>
            <w:shd w:val="clear" w:color="auto" w:fill="auto"/>
          </w:tcPr>
          <w:p w14:paraId="6C1D1CDF" w14:textId="77777777" w:rsidR="000F64AA" w:rsidRPr="000F64AA" w:rsidRDefault="000F64AA" w:rsidP="000F64AA">
            <w:pPr>
              <w:spacing w:before="120" w:after="120"/>
              <w:rPr>
                <w:rFonts w:cs="Arial"/>
                <w:sz w:val="18"/>
              </w:rPr>
            </w:pPr>
          </w:p>
        </w:tc>
        <w:tc>
          <w:tcPr>
            <w:tcW w:w="417" w:type="pct"/>
            <w:shd w:val="clear" w:color="auto" w:fill="auto"/>
          </w:tcPr>
          <w:p w14:paraId="33E987EE" w14:textId="77777777" w:rsidR="000F64AA" w:rsidRPr="000F64AA" w:rsidRDefault="000F64AA" w:rsidP="000F64AA">
            <w:pPr>
              <w:spacing w:before="120" w:after="120"/>
              <w:rPr>
                <w:rFonts w:cs="Arial"/>
                <w:sz w:val="18"/>
              </w:rPr>
            </w:pPr>
            <w:r w:rsidRPr="000F64AA">
              <w:rPr>
                <w:rFonts w:cs="Arial"/>
                <w:sz w:val="18"/>
              </w:rPr>
              <w:t>TE</w:t>
            </w:r>
          </w:p>
        </w:tc>
        <w:tc>
          <w:tcPr>
            <w:tcW w:w="834" w:type="pct"/>
            <w:shd w:val="clear" w:color="auto" w:fill="auto"/>
          </w:tcPr>
          <w:p w14:paraId="2110851D" w14:textId="77777777" w:rsidR="000F64AA" w:rsidRPr="000F64AA" w:rsidRDefault="000F64AA" w:rsidP="000F64AA">
            <w:pPr>
              <w:spacing w:before="120" w:after="120"/>
              <w:rPr>
                <w:rFonts w:cs="Arial"/>
                <w:sz w:val="18"/>
              </w:rPr>
            </w:pPr>
            <w:r w:rsidRPr="000F64AA">
              <w:rPr>
                <w:rFonts w:cs="Arial"/>
                <w:sz w:val="18"/>
              </w:rPr>
              <w:t>0, *</w:t>
            </w:r>
          </w:p>
        </w:tc>
      </w:tr>
      <w:tr w:rsidR="000F64AA" w:rsidRPr="000F64AA" w14:paraId="47B0D42E" w14:textId="77777777" w:rsidTr="00B131AF">
        <w:tc>
          <w:tcPr>
            <w:tcW w:w="1665" w:type="pct"/>
            <w:gridSpan w:val="2"/>
            <w:shd w:val="clear" w:color="auto" w:fill="auto"/>
          </w:tcPr>
          <w:p w14:paraId="5BABA833" w14:textId="77777777" w:rsidR="000F64AA" w:rsidRPr="000F64AA" w:rsidRDefault="000F64AA" w:rsidP="000F64AA">
            <w:pPr>
              <w:spacing w:before="120" w:after="120"/>
              <w:rPr>
                <w:rFonts w:cs="Arial"/>
                <w:sz w:val="18"/>
              </w:rPr>
            </w:pPr>
            <w:r w:rsidRPr="000F64AA">
              <w:rPr>
                <w:rFonts w:cs="Arial"/>
                <w:sz w:val="18"/>
              </w:rPr>
              <w:t>Information</w:t>
            </w:r>
          </w:p>
        </w:tc>
        <w:tc>
          <w:tcPr>
            <w:tcW w:w="834" w:type="pct"/>
            <w:shd w:val="clear" w:color="auto" w:fill="auto"/>
          </w:tcPr>
          <w:p w14:paraId="63609487" w14:textId="77777777" w:rsidR="000F64AA" w:rsidRPr="000F64AA" w:rsidRDefault="000F64AA" w:rsidP="000F64AA">
            <w:pPr>
              <w:spacing w:before="120" w:after="120"/>
              <w:rPr>
                <w:rFonts w:cs="Arial"/>
                <w:sz w:val="18"/>
              </w:rPr>
            </w:pPr>
          </w:p>
        </w:tc>
        <w:tc>
          <w:tcPr>
            <w:tcW w:w="1250" w:type="pct"/>
            <w:gridSpan w:val="2"/>
            <w:shd w:val="clear" w:color="auto" w:fill="auto"/>
          </w:tcPr>
          <w:p w14:paraId="0B2EDD62" w14:textId="77777777" w:rsidR="000F64AA" w:rsidRPr="000F64AA" w:rsidRDefault="000F64AA" w:rsidP="000F64AA">
            <w:pPr>
              <w:spacing w:before="120" w:after="120"/>
              <w:rPr>
                <w:rFonts w:cs="Arial"/>
                <w:sz w:val="18"/>
              </w:rPr>
            </w:pPr>
          </w:p>
        </w:tc>
        <w:tc>
          <w:tcPr>
            <w:tcW w:w="417" w:type="pct"/>
            <w:shd w:val="clear" w:color="auto" w:fill="auto"/>
          </w:tcPr>
          <w:p w14:paraId="1FEFA004" w14:textId="77777777" w:rsidR="000F64AA" w:rsidRPr="000F64AA" w:rsidRDefault="000F64AA" w:rsidP="000F64AA">
            <w:pPr>
              <w:spacing w:before="120" w:after="120"/>
              <w:rPr>
                <w:rFonts w:cs="Arial"/>
                <w:sz w:val="18"/>
              </w:rPr>
            </w:pPr>
            <w:r w:rsidRPr="000F64AA">
              <w:rPr>
                <w:rFonts w:cs="Arial"/>
                <w:sz w:val="18"/>
              </w:rPr>
              <w:t>C</w:t>
            </w:r>
          </w:p>
        </w:tc>
        <w:tc>
          <w:tcPr>
            <w:tcW w:w="834" w:type="pct"/>
            <w:shd w:val="clear" w:color="auto" w:fill="auto"/>
          </w:tcPr>
          <w:p w14:paraId="46DA81C2" w14:textId="77777777" w:rsidR="000F64AA" w:rsidRPr="000F64AA" w:rsidRDefault="000F64AA" w:rsidP="000F64AA">
            <w:pPr>
              <w:spacing w:before="120" w:after="120"/>
              <w:rPr>
                <w:rFonts w:cs="Arial"/>
                <w:sz w:val="18"/>
              </w:rPr>
            </w:pPr>
            <w:r w:rsidRPr="000F64AA">
              <w:rPr>
                <w:rFonts w:cs="Arial"/>
                <w:sz w:val="18"/>
              </w:rPr>
              <w:t>0, *</w:t>
            </w:r>
          </w:p>
        </w:tc>
      </w:tr>
      <w:tr w:rsidR="000F64AA" w:rsidRPr="000F64AA" w14:paraId="297E57A1" w14:textId="77777777" w:rsidTr="00B131AF">
        <w:tc>
          <w:tcPr>
            <w:tcW w:w="1665" w:type="pct"/>
            <w:gridSpan w:val="2"/>
            <w:shd w:val="clear" w:color="auto" w:fill="auto"/>
          </w:tcPr>
          <w:p w14:paraId="65C8C758" w14:textId="77777777" w:rsidR="000F64AA" w:rsidRPr="000F64AA" w:rsidRDefault="000F64AA" w:rsidP="000F64AA">
            <w:pPr>
              <w:spacing w:before="120" w:after="120"/>
              <w:rPr>
                <w:rFonts w:cs="Arial"/>
                <w:sz w:val="18"/>
              </w:rPr>
            </w:pPr>
            <w:r w:rsidRPr="000F64AA">
              <w:rPr>
                <w:rFonts w:cs="Arial"/>
                <w:sz w:val="18"/>
              </w:rPr>
              <w:t xml:space="preserve">   File Locator</w:t>
            </w:r>
          </w:p>
        </w:tc>
        <w:tc>
          <w:tcPr>
            <w:tcW w:w="834" w:type="pct"/>
            <w:shd w:val="clear" w:color="auto" w:fill="auto"/>
          </w:tcPr>
          <w:p w14:paraId="6294649E" w14:textId="77777777" w:rsidR="000F64AA" w:rsidRPr="000F64AA" w:rsidRDefault="000F64AA" w:rsidP="000F64AA">
            <w:pPr>
              <w:spacing w:before="120" w:after="120"/>
              <w:rPr>
                <w:rFonts w:cs="Arial"/>
                <w:sz w:val="18"/>
              </w:rPr>
            </w:pPr>
          </w:p>
        </w:tc>
        <w:tc>
          <w:tcPr>
            <w:tcW w:w="1250" w:type="pct"/>
            <w:gridSpan w:val="2"/>
            <w:shd w:val="clear" w:color="auto" w:fill="auto"/>
          </w:tcPr>
          <w:p w14:paraId="71E4DF95" w14:textId="77777777" w:rsidR="000F64AA" w:rsidRPr="000F64AA" w:rsidRDefault="000F64AA" w:rsidP="000F64AA">
            <w:pPr>
              <w:spacing w:before="120" w:after="120"/>
              <w:rPr>
                <w:rFonts w:cs="Arial"/>
                <w:sz w:val="18"/>
              </w:rPr>
            </w:pPr>
          </w:p>
        </w:tc>
        <w:tc>
          <w:tcPr>
            <w:tcW w:w="417" w:type="pct"/>
            <w:shd w:val="clear" w:color="auto" w:fill="auto"/>
          </w:tcPr>
          <w:p w14:paraId="74623D54" w14:textId="77777777" w:rsidR="000F64AA" w:rsidRPr="000F64AA" w:rsidRDefault="000F64AA" w:rsidP="000F64AA">
            <w:pPr>
              <w:spacing w:before="120" w:after="120"/>
              <w:rPr>
                <w:rFonts w:cs="Arial"/>
                <w:sz w:val="18"/>
              </w:rPr>
            </w:pPr>
            <w:r w:rsidRPr="000F64AA">
              <w:rPr>
                <w:rFonts w:cs="Arial"/>
                <w:sz w:val="18"/>
              </w:rPr>
              <w:t>(S) TE</w:t>
            </w:r>
          </w:p>
        </w:tc>
        <w:tc>
          <w:tcPr>
            <w:tcW w:w="834" w:type="pct"/>
            <w:shd w:val="clear" w:color="auto" w:fill="auto"/>
          </w:tcPr>
          <w:p w14:paraId="77D7B66C"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05489081" w14:textId="77777777" w:rsidTr="00B131AF">
        <w:tc>
          <w:tcPr>
            <w:tcW w:w="1665" w:type="pct"/>
            <w:gridSpan w:val="2"/>
            <w:shd w:val="clear" w:color="auto" w:fill="auto"/>
          </w:tcPr>
          <w:p w14:paraId="6EF481D8" w14:textId="77777777" w:rsidR="000F64AA" w:rsidRPr="000F64AA" w:rsidRDefault="000F64AA" w:rsidP="000F64AA">
            <w:pPr>
              <w:spacing w:before="120" w:after="120"/>
              <w:rPr>
                <w:rFonts w:cs="Arial"/>
                <w:sz w:val="18"/>
              </w:rPr>
            </w:pPr>
            <w:r w:rsidRPr="000F64AA">
              <w:rPr>
                <w:rFonts w:cs="Arial"/>
                <w:sz w:val="18"/>
              </w:rPr>
              <w:t xml:space="preserve">   File Reference</w:t>
            </w:r>
          </w:p>
        </w:tc>
        <w:tc>
          <w:tcPr>
            <w:tcW w:w="834" w:type="pct"/>
            <w:shd w:val="clear" w:color="auto" w:fill="auto"/>
          </w:tcPr>
          <w:p w14:paraId="35262AD0" w14:textId="77777777" w:rsidR="000F64AA" w:rsidRPr="000F64AA" w:rsidRDefault="000F64AA" w:rsidP="000F64AA">
            <w:pPr>
              <w:spacing w:before="120" w:after="120"/>
              <w:rPr>
                <w:rFonts w:cs="Arial"/>
                <w:sz w:val="18"/>
              </w:rPr>
            </w:pPr>
            <w:r w:rsidRPr="000F64AA">
              <w:rPr>
                <w:rFonts w:cs="Arial"/>
                <w:sz w:val="18"/>
              </w:rPr>
              <w:t>(TXTDSC)</w:t>
            </w:r>
          </w:p>
        </w:tc>
        <w:tc>
          <w:tcPr>
            <w:tcW w:w="1250" w:type="pct"/>
            <w:gridSpan w:val="2"/>
            <w:shd w:val="clear" w:color="auto" w:fill="auto"/>
          </w:tcPr>
          <w:p w14:paraId="14454468" w14:textId="77777777" w:rsidR="000F64AA" w:rsidRPr="000F64AA" w:rsidRDefault="000F64AA" w:rsidP="000F64AA">
            <w:pPr>
              <w:spacing w:before="120" w:after="120"/>
              <w:rPr>
                <w:rFonts w:cs="Arial"/>
                <w:sz w:val="18"/>
              </w:rPr>
            </w:pPr>
          </w:p>
        </w:tc>
        <w:tc>
          <w:tcPr>
            <w:tcW w:w="417" w:type="pct"/>
            <w:shd w:val="clear" w:color="auto" w:fill="auto"/>
          </w:tcPr>
          <w:p w14:paraId="405E1143" w14:textId="77777777" w:rsidR="000F64AA" w:rsidRPr="000F64AA" w:rsidRDefault="000F64AA" w:rsidP="000F64AA">
            <w:pPr>
              <w:spacing w:before="120" w:after="120"/>
              <w:rPr>
                <w:rFonts w:cs="Arial"/>
                <w:sz w:val="18"/>
              </w:rPr>
            </w:pPr>
            <w:r w:rsidRPr="000F64AA">
              <w:rPr>
                <w:rFonts w:cs="Arial"/>
                <w:sz w:val="18"/>
              </w:rPr>
              <w:t>(S) TE</w:t>
            </w:r>
          </w:p>
        </w:tc>
        <w:tc>
          <w:tcPr>
            <w:tcW w:w="834" w:type="pct"/>
            <w:shd w:val="clear" w:color="auto" w:fill="auto"/>
          </w:tcPr>
          <w:p w14:paraId="73C91C1E"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29AC66F4" w14:textId="77777777" w:rsidTr="00B131AF">
        <w:tc>
          <w:tcPr>
            <w:tcW w:w="1665" w:type="pct"/>
            <w:gridSpan w:val="2"/>
            <w:shd w:val="clear" w:color="auto" w:fill="auto"/>
          </w:tcPr>
          <w:p w14:paraId="4BDC6407" w14:textId="77777777" w:rsidR="000F64AA" w:rsidRPr="000F64AA" w:rsidRDefault="000F64AA" w:rsidP="000F64AA">
            <w:pPr>
              <w:spacing w:before="120" w:after="120"/>
              <w:rPr>
                <w:rFonts w:cs="Arial"/>
                <w:sz w:val="18"/>
              </w:rPr>
            </w:pPr>
            <w:r w:rsidRPr="000F64AA">
              <w:rPr>
                <w:rFonts w:cs="Arial"/>
                <w:sz w:val="18"/>
              </w:rPr>
              <w:t xml:space="preserve">   Headline</w:t>
            </w:r>
          </w:p>
        </w:tc>
        <w:tc>
          <w:tcPr>
            <w:tcW w:w="834" w:type="pct"/>
            <w:shd w:val="clear" w:color="auto" w:fill="auto"/>
          </w:tcPr>
          <w:p w14:paraId="60F63F1A" w14:textId="77777777" w:rsidR="000F64AA" w:rsidRPr="000F64AA" w:rsidRDefault="000F64AA" w:rsidP="000F64AA">
            <w:pPr>
              <w:spacing w:before="120" w:after="120"/>
              <w:rPr>
                <w:rFonts w:cs="Arial"/>
                <w:sz w:val="18"/>
              </w:rPr>
            </w:pPr>
          </w:p>
        </w:tc>
        <w:tc>
          <w:tcPr>
            <w:tcW w:w="1250" w:type="pct"/>
            <w:gridSpan w:val="2"/>
            <w:shd w:val="clear" w:color="auto" w:fill="auto"/>
          </w:tcPr>
          <w:p w14:paraId="61DFAB20" w14:textId="77777777" w:rsidR="000F64AA" w:rsidRPr="000F64AA" w:rsidRDefault="000F64AA" w:rsidP="000F64AA">
            <w:pPr>
              <w:spacing w:before="120" w:after="120"/>
              <w:rPr>
                <w:rFonts w:cs="Arial"/>
                <w:sz w:val="18"/>
              </w:rPr>
            </w:pPr>
          </w:p>
        </w:tc>
        <w:tc>
          <w:tcPr>
            <w:tcW w:w="417" w:type="pct"/>
            <w:shd w:val="clear" w:color="auto" w:fill="auto"/>
          </w:tcPr>
          <w:p w14:paraId="5CB4CCEE" w14:textId="77777777" w:rsidR="000F64AA" w:rsidRPr="000F64AA" w:rsidRDefault="000F64AA" w:rsidP="000F64AA">
            <w:pPr>
              <w:spacing w:before="120" w:after="120"/>
              <w:rPr>
                <w:rFonts w:cs="Arial"/>
                <w:sz w:val="18"/>
              </w:rPr>
            </w:pPr>
            <w:r w:rsidRPr="000F64AA">
              <w:rPr>
                <w:rFonts w:cs="Arial"/>
                <w:sz w:val="18"/>
              </w:rPr>
              <w:t>(S) TE</w:t>
            </w:r>
          </w:p>
        </w:tc>
        <w:tc>
          <w:tcPr>
            <w:tcW w:w="834" w:type="pct"/>
            <w:shd w:val="clear" w:color="auto" w:fill="auto"/>
          </w:tcPr>
          <w:p w14:paraId="1F26AC4A" w14:textId="77777777" w:rsidR="000F64AA" w:rsidRPr="000F64AA" w:rsidRDefault="000F64AA" w:rsidP="000F64AA">
            <w:pPr>
              <w:spacing w:before="120" w:after="120"/>
              <w:rPr>
                <w:rFonts w:cs="Arial"/>
                <w:sz w:val="18"/>
              </w:rPr>
            </w:pPr>
            <w:r w:rsidRPr="000F64AA">
              <w:rPr>
                <w:rFonts w:cs="Arial"/>
                <w:sz w:val="18"/>
              </w:rPr>
              <w:t>0, * (ordered)</w:t>
            </w:r>
          </w:p>
        </w:tc>
      </w:tr>
      <w:tr w:rsidR="000F64AA" w:rsidRPr="000F64AA" w14:paraId="38DF2A6B" w14:textId="77777777" w:rsidTr="00B131AF">
        <w:tc>
          <w:tcPr>
            <w:tcW w:w="1665" w:type="pct"/>
            <w:gridSpan w:val="2"/>
            <w:shd w:val="clear" w:color="auto" w:fill="auto"/>
          </w:tcPr>
          <w:p w14:paraId="55F670D6" w14:textId="77777777" w:rsidR="000F64AA" w:rsidRPr="000F64AA" w:rsidRDefault="000F64AA" w:rsidP="000F64AA">
            <w:pPr>
              <w:spacing w:before="120" w:after="120"/>
              <w:rPr>
                <w:rFonts w:cs="Arial"/>
                <w:sz w:val="18"/>
              </w:rPr>
            </w:pPr>
            <w:r w:rsidRPr="000F64AA">
              <w:rPr>
                <w:rFonts w:cs="Arial"/>
                <w:sz w:val="18"/>
              </w:rPr>
              <w:t xml:space="preserve">   Language</w:t>
            </w:r>
          </w:p>
        </w:tc>
        <w:tc>
          <w:tcPr>
            <w:tcW w:w="834" w:type="pct"/>
            <w:shd w:val="clear" w:color="auto" w:fill="auto"/>
          </w:tcPr>
          <w:p w14:paraId="6A53A58B" w14:textId="77777777" w:rsidR="000F64AA" w:rsidRPr="000F64AA" w:rsidRDefault="000F64AA" w:rsidP="000F64AA">
            <w:pPr>
              <w:spacing w:before="120" w:after="120"/>
              <w:rPr>
                <w:rFonts w:cs="Arial"/>
                <w:sz w:val="18"/>
              </w:rPr>
            </w:pPr>
          </w:p>
        </w:tc>
        <w:tc>
          <w:tcPr>
            <w:tcW w:w="1250" w:type="pct"/>
            <w:gridSpan w:val="2"/>
            <w:shd w:val="clear" w:color="auto" w:fill="auto"/>
          </w:tcPr>
          <w:p w14:paraId="2602C39A" w14:textId="77777777" w:rsidR="000F64AA" w:rsidRPr="000F64AA" w:rsidRDefault="000F64AA" w:rsidP="000F64AA">
            <w:pPr>
              <w:spacing w:before="120" w:after="120"/>
              <w:rPr>
                <w:rFonts w:cs="Arial"/>
                <w:sz w:val="18"/>
              </w:rPr>
            </w:pPr>
          </w:p>
        </w:tc>
        <w:tc>
          <w:tcPr>
            <w:tcW w:w="417" w:type="pct"/>
            <w:shd w:val="clear" w:color="auto" w:fill="auto"/>
          </w:tcPr>
          <w:p w14:paraId="5316B952" w14:textId="77777777" w:rsidR="000F64AA" w:rsidRPr="000F64AA" w:rsidRDefault="000F64AA" w:rsidP="000F64AA">
            <w:pPr>
              <w:spacing w:before="120" w:after="120"/>
              <w:rPr>
                <w:rFonts w:cs="Arial"/>
                <w:sz w:val="18"/>
              </w:rPr>
            </w:pPr>
            <w:r w:rsidRPr="000F64AA">
              <w:rPr>
                <w:rFonts w:cs="Arial"/>
                <w:sz w:val="18"/>
              </w:rPr>
              <w:t>(S) TE</w:t>
            </w:r>
          </w:p>
        </w:tc>
        <w:tc>
          <w:tcPr>
            <w:tcW w:w="834" w:type="pct"/>
            <w:shd w:val="clear" w:color="auto" w:fill="auto"/>
          </w:tcPr>
          <w:p w14:paraId="29D0587B"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2665DE4A" w14:textId="77777777" w:rsidTr="00B131AF">
        <w:tc>
          <w:tcPr>
            <w:tcW w:w="1665" w:type="pct"/>
            <w:gridSpan w:val="2"/>
            <w:shd w:val="clear" w:color="auto" w:fill="auto"/>
          </w:tcPr>
          <w:p w14:paraId="646B2C80" w14:textId="77777777" w:rsidR="000F64AA" w:rsidRPr="000F64AA" w:rsidRDefault="000F64AA" w:rsidP="000F64AA">
            <w:pPr>
              <w:spacing w:before="120" w:after="120"/>
              <w:rPr>
                <w:rFonts w:cs="Arial"/>
                <w:sz w:val="18"/>
              </w:rPr>
            </w:pPr>
            <w:r w:rsidRPr="000F64AA">
              <w:rPr>
                <w:rFonts w:cs="Arial"/>
                <w:sz w:val="18"/>
              </w:rPr>
              <w:t xml:space="preserve">   Text</w:t>
            </w:r>
          </w:p>
        </w:tc>
        <w:tc>
          <w:tcPr>
            <w:tcW w:w="834" w:type="pct"/>
            <w:shd w:val="clear" w:color="auto" w:fill="auto"/>
          </w:tcPr>
          <w:p w14:paraId="7E971E56" w14:textId="77777777" w:rsidR="000F64AA" w:rsidRPr="000F64AA" w:rsidRDefault="000F64AA" w:rsidP="000F64AA">
            <w:pPr>
              <w:spacing w:before="120" w:after="120"/>
              <w:rPr>
                <w:rFonts w:cs="Arial"/>
                <w:sz w:val="18"/>
              </w:rPr>
            </w:pPr>
            <w:r w:rsidRPr="000F64AA">
              <w:rPr>
                <w:rFonts w:cs="Arial"/>
                <w:sz w:val="18"/>
              </w:rPr>
              <w:t>(INFORM)</w:t>
            </w:r>
          </w:p>
          <w:p w14:paraId="0673C268" w14:textId="77777777" w:rsidR="000F64AA" w:rsidRPr="000F64AA" w:rsidRDefault="000F64AA" w:rsidP="000F64AA">
            <w:pPr>
              <w:spacing w:before="120" w:after="120"/>
              <w:rPr>
                <w:rFonts w:cs="Arial"/>
                <w:sz w:val="18"/>
              </w:rPr>
            </w:pPr>
            <w:r w:rsidRPr="000F64AA">
              <w:rPr>
                <w:rFonts w:cs="Arial"/>
                <w:sz w:val="18"/>
              </w:rPr>
              <w:t>(NINFOM)</w:t>
            </w:r>
          </w:p>
        </w:tc>
        <w:tc>
          <w:tcPr>
            <w:tcW w:w="1250" w:type="pct"/>
            <w:gridSpan w:val="2"/>
            <w:shd w:val="clear" w:color="auto" w:fill="auto"/>
          </w:tcPr>
          <w:p w14:paraId="21F5B852" w14:textId="77777777" w:rsidR="000F64AA" w:rsidRPr="000F64AA" w:rsidRDefault="000F64AA" w:rsidP="000F64AA">
            <w:pPr>
              <w:spacing w:before="120" w:after="120"/>
              <w:rPr>
                <w:rFonts w:cs="Arial"/>
                <w:sz w:val="18"/>
              </w:rPr>
            </w:pPr>
          </w:p>
        </w:tc>
        <w:tc>
          <w:tcPr>
            <w:tcW w:w="417" w:type="pct"/>
            <w:shd w:val="clear" w:color="auto" w:fill="auto"/>
          </w:tcPr>
          <w:p w14:paraId="6AACDF87" w14:textId="77777777" w:rsidR="000F64AA" w:rsidRPr="000F64AA" w:rsidRDefault="000F64AA" w:rsidP="000F64AA">
            <w:pPr>
              <w:spacing w:before="120" w:after="120"/>
              <w:rPr>
                <w:rFonts w:cs="Arial"/>
                <w:sz w:val="18"/>
              </w:rPr>
            </w:pPr>
            <w:r w:rsidRPr="000F64AA">
              <w:rPr>
                <w:rFonts w:cs="Arial"/>
                <w:sz w:val="18"/>
              </w:rPr>
              <w:t>(S) TE</w:t>
            </w:r>
          </w:p>
        </w:tc>
        <w:tc>
          <w:tcPr>
            <w:tcW w:w="834" w:type="pct"/>
            <w:shd w:val="clear" w:color="auto" w:fill="auto"/>
          </w:tcPr>
          <w:p w14:paraId="050831A9" w14:textId="77777777" w:rsidR="000F64AA" w:rsidRPr="000F64AA" w:rsidRDefault="000F64AA" w:rsidP="000F64AA">
            <w:pPr>
              <w:spacing w:before="120" w:after="120"/>
              <w:rPr>
                <w:rFonts w:cs="Arial"/>
                <w:sz w:val="18"/>
              </w:rPr>
            </w:pPr>
            <w:r w:rsidRPr="000F64AA">
              <w:rPr>
                <w:rFonts w:cs="Arial"/>
                <w:sz w:val="18"/>
              </w:rPr>
              <w:t>0, 1</w:t>
            </w:r>
          </w:p>
        </w:tc>
      </w:tr>
      <w:tr w:rsidR="000F64AA" w:rsidRPr="000F64AA" w14:paraId="27E2C55F" w14:textId="77777777" w:rsidTr="00B131AF">
        <w:tc>
          <w:tcPr>
            <w:tcW w:w="5000" w:type="pct"/>
            <w:gridSpan w:val="7"/>
            <w:shd w:val="clear" w:color="auto" w:fill="auto"/>
          </w:tcPr>
          <w:p w14:paraId="2D0D71B5" w14:textId="756103AD" w:rsidR="000F64AA" w:rsidRPr="000F64AA" w:rsidRDefault="000F64AA" w:rsidP="000F64AA">
            <w:pPr>
              <w:spacing w:before="120" w:after="120"/>
              <w:rPr>
                <w:rFonts w:cs="Arial"/>
              </w:rPr>
            </w:pPr>
            <w:r w:rsidRPr="000F64AA">
              <w:rPr>
                <w:rFonts w:cs="Arial"/>
                <w:u w:val="single"/>
              </w:rPr>
              <w:t>INT 1 Reference:</w:t>
            </w:r>
            <w:r w:rsidR="000B28A1">
              <w:rPr>
                <w:rFonts w:cs="Arial"/>
                <w:u w:val="single"/>
              </w:rPr>
              <w:t xml:space="preserve"> --</w:t>
            </w:r>
          </w:p>
          <w:p w14:paraId="77D008C3" w14:textId="77777777" w:rsidR="000F64AA" w:rsidRPr="000F64AA" w:rsidRDefault="000F64AA" w:rsidP="000F64AA">
            <w:pPr>
              <w:spacing w:before="120" w:after="120"/>
              <w:rPr>
                <w:rFonts w:cs="Arial"/>
              </w:rPr>
            </w:pPr>
          </w:p>
          <w:p w14:paraId="02ED2325" w14:textId="77777777" w:rsidR="000F64AA" w:rsidRPr="000F64AA" w:rsidRDefault="000F64AA" w:rsidP="000F64AA">
            <w:pPr>
              <w:spacing w:before="120" w:after="120"/>
              <w:rPr>
                <w:rFonts w:cs="Arial"/>
              </w:rPr>
            </w:pPr>
            <w:r w:rsidRPr="000F64AA">
              <w:rPr>
                <w:rFonts w:cs="Arial"/>
                <w:u w:val="single"/>
              </w:rPr>
              <w:t>Remarks:</w:t>
            </w:r>
          </w:p>
          <w:p w14:paraId="5E69F11F" w14:textId="77777777" w:rsidR="000F64AA" w:rsidRPr="000F64AA" w:rsidRDefault="000F64AA" w:rsidP="00E87722">
            <w:pPr>
              <w:numPr>
                <w:ilvl w:val="0"/>
                <w:numId w:val="8"/>
              </w:numPr>
              <w:tabs>
                <w:tab w:val="clear" w:pos="360"/>
                <w:tab w:val="left" w:pos="0"/>
                <w:tab w:val="left" w:pos="240"/>
                <w:tab w:val="left" w:pos="566"/>
                <w:tab w:val="num" w:pos="720"/>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ind w:left="240" w:hanging="240"/>
              <w:rPr>
                <w:rFonts w:cstheme="minorHAnsi"/>
                <w:lang w:val="en-AU"/>
              </w:rPr>
            </w:pPr>
            <w:r w:rsidRPr="000F64AA">
              <w:rPr>
                <w:rFonts w:cstheme="minorHAnsi"/>
                <w:lang w:val="en-AU"/>
              </w:rPr>
              <w:t xml:space="preserve">Non-standard workdays which cannot be represented using fixed or variable dates should be encoded using the </w:t>
            </w:r>
            <w:r w:rsidRPr="000F64AA">
              <w:rPr>
                <w:rFonts w:cstheme="minorHAnsi"/>
                <w:b/>
                <w:lang w:val="en-AU"/>
              </w:rPr>
              <w:t>information</w:t>
            </w:r>
            <w:r w:rsidRPr="000F64AA">
              <w:rPr>
                <w:rFonts w:cstheme="minorHAnsi"/>
                <w:lang w:val="en-AU"/>
              </w:rPr>
              <w:t xml:space="preserve"> complex attribute, preferably as a short description in the </w:t>
            </w:r>
            <w:r w:rsidRPr="000F64AA">
              <w:rPr>
                <w:rFonts w:cstheme="minorHAnsi"/>
                <w:b/>
                <w:lang w:val="en-AU"/>
              </w:rPr>
              <w:t>text</w:t>
            </w:r>
            <w:r w:rsidRPr="000F64AA">
              <w:rPr>
                <w:rFonts w:cstheme="minorHAnsi"/>
                <w:lang w:val="en-AU"/>
              </w:rPr>
              <w:t xml:space="preserve"> sub-attribute of </w:t>
            </w:r>
            <w:r w:rsidRPr="000F64AA">
              <w:rPr>
                <w:rFonts w:cstheme="minorHAnsi"/>
                <w:b/>
                <w:lang w:val="en-AU"/>
              </w:rPr>
              <w:t>information</w:t>
            </w:r>
            <w:r w:rsidRPr="000F64AA">
              <w:rPr>
                <w:rFonts w:cstheme="minorHAnsi"/>
                <w:lang w:val="en-AU"/>
              </w:rPr>
              <w:t>. The information attribute can also be used for encoding any additional explanatory information if the explanation is essential knowledge for specifying the day.</w:t>
            </w:r>
          </w:p>
          <w:p w14:paraId="21541253" w14:textId="77777777" w:rsidR="000F64AA" w:rsidRPr="000F64AA" w:rsidRDefault="000F64AA" w:rsidP="00E87722">
            <w:pPr>
              <w:numPr>
                <w:ilvl w:val="0"/>
                <w:numId w:val="8"/>
              </w:numPr>
              <w:tabs>
                <w:tab w:val="clear" w:pos="360"/>
                <w:tab w:val="left" w:pos="0"/>
                <w:tab w:val="left" w:pos="240"/>
                <w:tab w:val="left" w:pos="566"/>
                <w:tab w:val="num" w:pos="720"/>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ind w:left="240" w:hanging="240"/>
              <w:rPr>
                <w:rFonts w:cstheme="minorHAnsi"/>
                <w:lang w:val="en-AU"/>
              </w:rPr>
            </w:pPr>
            <w:r w:rsidRPr="000F64AA">
              <w:rPr>
                <w:rFonts w:cstheme="minorHAnsi"/>
                <w:lang w:val="en-AU"/>
              </w:rPr>
              <w:t>The two date range attributes (fixed and periodic date range) should be used if the non-standard day applies only in specific years or periods (e.g., seasonally).</w:t>
            </w:r>
          </w:p>
          <w:p w14:paraId="314FBF63" w14:textId="77777777" w:rsidR="000F64AA" w:rsidRPr="000F64AA" w:rsidRDefault="000F64AA" w:rsidP="000F64AA">
            <w:pPr>
              <w:spacing w:before="120" w:after="120"/>
              <w:rPr>
                <w:rFonts w:cs="Arial"/>
              </w:rPr>
            </w:pPr>
            <w:r w:rsidRPr="000F64AA">
              <w:rPr>
                <w:rFonts w:cs="Arial"/>
                <w:u w:val="single"/>
              </w:rPr>
              <w:t>Distinction:</w:t>
            </w:r>
          </w:p>
          <w:p w14:paraId="5B6E0C82" w14:textId="77777777" w:rsidR="000F64AA" w:rsidRPr="000F64AA" w:rsidRDefault="000F64AA" w:rsidP="000F64AA">
            <w:pPr>
              <w:spacing w:before="120" w:after="120"/>
              <w:rPr>
                <w:rFonts w:cs="Arial"/>
              </w:rPr>
            </w:pPr>
          </w:p>
        </w:tc>
      </w:tr>
    </w:tbl>
    <w:p w14:paraId="41BAA7CD" w14:textId="77777777" w:rsidR="000F64AA" w:rsidRPr="000F64AA" w:rsidRDefault="000F64AA" w:rsidP="000F64AA">
      <w:pPr>
        <w:spacing w:before="240"/>
      </w:pPr>
    </w:p>
    <w:p w14:paraId="30C43898" w14:textId="77777777" w:rsidR="000F64AA" w:rsidRPr="000F64AA" w:rsidRDefault="000F64AA" w:rsidP="000F64AA">
      <w:r w:rsidRPr="000F64AA">
        <w:br w:type="page"/>
      </w:r>
    </w:p>
    <w:p w14:paraId="72BBDFE1" w14:textId="77777777" w:rsidR="000F64AA" w:rsidRPr="000F64AA" w:rsidRDefault="000F64AA" w:rsidP="00716062">
      <w:pPr>
        <w:pStyle w:val="Heading2"/>
      </w:pPr>
      <w:bookmarkStart w:id="2377" w:name="_Ref113290999"/>
      <w:bookmarkStart w:id="2378" w:name="_Toc120214480"/>
      <w:r w:rsidRPr="000F64AA">
        <w:lastRenderedPageBreak/>
        <w:t>Available Port Services</w:t>
      </w:r>
      <w:bookmarkEnd w:id="2377"/>
      <w:bookmarkEnd w:id="23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2"/>
        <w:gridCol w:w="750"/>
        <w:gridCol w:w="1504"/>
        <w:gridCol w:w="752"/>
        <w:gridCol w:w="1502"/>
        <w:gridCol w:w="752"/>
        <w:gridCol w:w="1504"/>
      </w:tblGrid>
      <w:tr w:rsidR="000F64AA" w:rsidRPr="000F64AA" w14:paraId="1311318B" w14:textId="77777777" w:rsidTr="00B131AF">
        <w:tc>
          <w:tcPr>
            <w:tcW w:w="5000" w:type="pct"/>
            <w:gridSpan w:val="7"/>
            <w:shd w:val="clear" w:color="auto" w:fill="auto"/>
          </w:tcPr>
          <w:p w14:paraId="2C88B193" w14:textId="77777777" w:rsidR="000F64AA" w:rsidRPr="000F64AA" w:rsidRDefault="000F64AA" w:rsidP="000F64AA">
            <w:pPr>
              <w:spacing w:before="120" w:after="120"/>
              <w:rPr>
                <w:rFonts w:cs="Arial"/>
              </w:rPr>
            </w:pPr>
            <w:r w:rsidRPr="000F64AA">
              <w:rPr>
                <w:rFonts w:cs="Arial"/>
                <w:u w:val="single"/>
              </w:rPr>
              <w:t>IHO Definition:</w:t>
            </w:r>
            <w:r w:rsidRPr="000F64AA">
              <w:rPr>
                <w:rFonts w:cs="Arial"/>
              </w:rPr>
              <w:t xml:space="preserve"> Services that are available for a given port.</w:t>
            </w:r>
          </w:p>
        </w:tc>
      </w:tr>
      <w:tr w:rsidR="000F64AA" w:rsidRPr="000F64AA" w14:paraId="27D1D4BF" w14:textId="77777777" w:rsidTr="00B131AF">
        <w:tc>
          <w:tcPr>
            <w:tcW w:w="5000" w:type="pct"/>
            <w:gridSpan w:val="7"/>
            <w:shd w:val="clear" w:color="auto" w:fill="auto"/>
          </w:tcPr>
          <w:p w14:paraId="15A64C82" w14:textId="77777777" w:rsidR="000F64AA" w:rsidRPr="000F64AA" w:rsidRDefault="000F64AA" w:rsidP="000F64AA">
            <w:pPr>
              <w:spacing w:before="120" w:after="120"/>
              <w:rPr>
                <w:rFonts w:cs="Arial"/>
                <w:b/>
              </w:rPr>
            </w:pPr>
            <w:r w:rsidRPr="000F64AA">
              <w:rPr>
                <w:rFonts w:cs="Arial"/>
                <w:b/>
                <w:u w:val="single"/>
              </w:rPr>
              <w:t>S-10x Information Type:</w:t>
            </w:r>
            <w:r w:rsidRPr="000F64AA">
              <w:rPr>
                <w:rFonts w:cs="Arial"/>
                <w:b/>
              </w:rPr>
              <w:t xml:space="preserve"> Available Port Services</w:t>
            </w:r>
          </w:p>
        </w:tc>
      </w:tr>
      <w:tr w:rsidR="000F64AA" w:rsidRPr="000F64AA" w14:paraId="755B058C" w14:textId="77777777" w:rsidTr="00B131AF">
        <w:tc>
          <w:tcPr>
            <w:tcW w:w="5000" w:type="pct"/>
            <w:gridSpan w:val="7"/>
            <w:shd w:val="clear" w:color="auto" w:fill="auto"/>
          </w:tcPr>
          <w:p w14:paraId="37DB5BBC" w14:textId="4D6DA455" w:rsidR="000F64AA" w:rsidRPr="000F64AA" w:rsidRDefault="000F64AA" w:rsidP="000F64AA">
            <w:pPr>
              <w:spacing w:before="120" w:after="120"/>
              <w:rPr>
                <w:rFonts w:cs="Arial"/>
                <w:b/>
              </w:rPr>
            </w:pPr>
            <w:r w:rsidRPr="000F64AA">
              <w:rPr>
                <w:rFonts w:cs="Arial"/>
                <w:b/>
                <w:u w:val="single"/>
              </w:rPr>
              <w:t>Super Type:</w:t>
            </w:r>
            <w:r w:rsidRPr="000F64AA">
              <w:rPr>
                <w:rFonts w:cs="Arial"/>
                <w:b/>
              </w:rPr>
              <w:t xml:space="preserve"> </w:t>
            </w:r>
            <w:proofErr w:type="spellStart"/>
            <w:r w:rsidRPr="000F64AA">
              <w:rPr>
                <w:rFonts w:cs="Arial"/>
                <w:b/>
              </w:rPr>
              <w:t>InformationType</w:t>
            </w:r>
            <w:proofErr w:type="spellEnd"/>
            <w:r w:rsidR="00F748E7">
              <w:rPr>
                <w:rFonts w:cs="Arial"/>
                <w:b/>
              </w:rPr>
              <w:t xml:space="preserve"> (</w:t>
            </w:r>
            <w:r w:rsidR="00F748E7">
              <w:rPr>
                <w:rFonts w:cs="Arial"/>
                <w:b/>
              </w:rPr>
              <w:fldChar w:fldCharType="begin"/>
            </w:r>
            <w:r w:rsidR="00F748E7">
              <w:rPr>
                <w:rFonts w:cs="Arial"/>
                <w:b/>
              </w:rPr>
              <w:instrText xml:space="preserve"> REF _Ref113291219 \r \h </w:instrText>
            </w:r>
            <w:r w:rsidR="00F748E7">
              <w:rPr>
                <w:rFonts w:cs="Arial"/>
                <w:b/>
              </w:rPr>
            </w:r>
            <w:r w:rsidR="00F748E7">
              <w:rPr>
                <w:rFonts w:cs="Arial"/>
                <w:b/>
              </w:rPr>
              <w:fldChar w:fldCharType="separate"/>
            </w:r>
            <w:r w:rsidR="00EE3F7C">
              <w:rPr>
                <w:rFonts w:cs="Arial"/>
                <w:b/>
              </w:rPr>
              <w:t>9.2</w:t>
            </w:r>
            <w:r w:rsidR="00F748E7">
              <w:rPr>
                <w:rFonts w:cs="Arial"/>
                <w:b/>
              </w:rPr>
              <w:fldChar w:fldCharType="end"/>
            </w:r>
            <w:r w:rsidR="00F748E7">
              <w:rPr>
                <w:rFonts w:cs="Arial"/>
                <w:b/>
              </w:rPr>
              <w:t>)</w:t>
            </w:r>
          </w:p>
        </w:tc>
      </w:tr>
      <w:tr w:rsidR="000F64AA" w:rsidRPr="000F64AA" w14:paraId="13D9F340" w14:textId="77777777" w:rsidTr="00B131AF">
        <w:tc>
          <w:tcPr>
            <w:tcW w:w="5000" w:type="pct"/>
            <w:gridSpan w:val="7"/>
            <w:shd w:val="clear" w:color="auto" w:fill="auto"/>
          </w:tcPr>
          <w:p w14:paraId="3FF0CC49" w14:textId="77777777" w:rsidR="000F64AA" w:rsidRPr="000F64AA" w:rsidRDefault="000F64AA" w:rsidP="000F64AA">
            <w:pPr>
              <w:spacing w:before="120" w:after="120"/>
              <w:rPr>
                <w:rFonts w:cs="Arial"/>
                <w:b/>
              </w:rPr>
            </w:pPr>
            <w:r w:rsidRPr="000F64AA">
              <w:rPr>
                <w:rFonts w:cs="Arial"/>
                <w:b/>
                <w:u w:val="single"/>
              </w:rPr>
              <w:t>Primitives:</w:t>
            </w:r>
            <w:r w:rsidRPr="000F64AA">
              <w:rPr>
                <w:rFonts w:cs="Arial"/>
                <w:b/>
              </w:rPr>
              <w:t xml:space="preserve"> None </w:t>
            </w:r>
          </w:p>
        </w:tc>
      </w:tr>
      <w:tr w:rsidR="000F64AA" w:rsidRPr="000F64AA" w14:paraId="116EA5BB" w14:textId="77777777" w:rsidTr="00B131AF">
        <w:tc>
          <w:tcPr>
            <w:tcW w:w="1249" w:type="pct"/>
            <w:shd w:val="clear" w:color="auto" w:fill="auto"/>
          </w:tcPr>
          <w:p w14:paraId="2B5592DA" w14:textId="77777777" w:rsidR="000F64AA" w:rsidRPr="000F64AA" w:rsidRDefault="000F64AA" w:rsidP="000F64AA">
            <w:pPr>
              <w:spacing w:before="120"/>
              <w:rPr>
                <w:rFonts w:cs="Arial"/>
                <w:i/>
                <w:color w:val="0000FF"/>
                <w:sz w:val="18"/>
              </w:rPr>
            </w:pPr>
            <w:r w:rsidRPr="000F64AA">
              <w:rPr>
                <w:rFonts w:cs="Arial"/>
                <w:i/>
                <w:color w:val="0000FF"/>
                <w:sz w:val="18"/>
              </w:rPr>
              <w:t>Real World</w:t>
            </w:r>
          </w:p>
          <w:p w14:paraId="0CEF7C4E" w14:textId="77777777" w:rsidR="000F64AA" w:rsidRPr="000F64AA" w:rsidRDefault="000F64AA" w:rsidP="000F64AA">
            <w:pPr>
              <w:spacing w:before="120"/>
              <w:rPr>
                <w:rFonts w:cs="Arial"/>
                <w:i/>
                <w:color w:val="0000FF"/>
                <w:sz w:val="18"/>
              </w:rPr>
            </w:pPr>
          </w:p>
        </w:tc>
        <w:tc>
          <w:tcPr>
            <w:tcW w:w="1667" w:type="pct"/>
            <w:gridSpan w:val="3"/>
            <w:shd w:val="clear" w:color="auto" w:fill="auto"/>
          </w:tcPr>
          <w:p w14:paraId="5A807E46" w14:textId="77777777" w:rsidR="000F64AA" w:rsidRPr="000F64AA" w:rsidRDefault="000F64AA" w:rsidP="000F64AA">
            <w:pPr>
              <w:spacing w:before="120"/>
              <w:rPr>
                <w:rFonts w:cs="Arial"/>
                <w:i/>
                <w:color w:val="0000FF"/>
                <w:sz w:val="18"/>
              </w:rPr>
            </w:pPr>
            <w:r w:rsidRPr="000F64AA">
              <w:rPr>
                <w:rFonts w:cs="Arial"/>
                <w:i/>
                <w:color w:val="0000FF"/>
                <w:sz w:val="18"/>
              </w:rPr>
              <w:t>Paper Chart Symbol</w:t>
            </w:r>
          </w:p>
          <w:p w14:paraId="0E791747" w14:textId="77777777" w:rsidR="000F64AA" w:rsidRPr="000F64AA" w:rsidRDefault="000F64AA" w:rsidP="000F64AA">
            <w:pPr>
              <w:spacing w:before="120"/>
              <w:rPr>
                <w:rFonts w:cs="Arial"/>
                <w:i/>
                <w:color w:val="0000FF"/>
                <w:sz w:val="18"/>
              </w:rPr>
            </w:pPr>
          </w:p>
        </w:tc>
        <w:tc>
          <w:tcPr>
            <w:tcW w:w="2084" w:type="pct"/>
            <w:gridSpan w:val="3"/>
            <w:shd w:val="clear" w:color="auto" w:fill="auto"/>
          </w:tcPr>
          <w:p w14:paraId="567EBC15" w14:textId="77777777" w:rsidR="000F64AA" w:rsidRPr="000F64AA" w:rsidRDefault="000F64AA" w:rsidP="000F64AA">
            <w:pPr>
              <w:spacing w:before="120"/>
              <w:rPr>
                <w:rFonts w:cs="Arial"/>
                <w:i/>
                <w:color w:val="0000FF"/>
                <w:sz w:val="18"/>
              </w:rPr>
            </w:pPr>
            <w:r w:rsidRPr="000F64AA">
              <w:rPr>
                <w:rFonts w:cs="Arial"/>
                <w:i/>
                <w:color w:val="0000FF"/>
                <w:sz w:val="18"/>
              </w:rPr>
              <w:t>ECDIS Symbol</w:t>
            </w:r>
          </w:p>
          <w:p w14:paraId="570261CC" w14:textId="77777777" w:rsidR="000F64AA" w:rsidRPr="000F64AA" w:rsidRDefault="000F64AA" w:rsidP="000F64AA">
            <w:pPr>
              <w:spacing w:before="120"/>
              <w:rPr>
                <w:rFonts w:cs="Arial"/>
                <w:i/>
                <w:color w:val="0000FF"/>
                <w:sz w:val="18"/>
              </w:rPr>
            </w:pPr>
          </w:p>
        </w:tc>
      </w:tr>
      <w:tr w:rsidR="000F64AA" w:rsidRPr="000F64AA" w14:paraId="74F01B39" w14:textId="77777777" w:rsidTr="00B131AF">
        <w:tc>
          <w:tcPr>
            <w:tcW w:w="1665" w:type="pct"/>
            <w:gridSpan w:val="2"/>
            <w:shd w:val="clear" w:color="auto" w:fill="auto"/>
          </w:tcPr>
          <w:p w14:paraId="5CD8A982" w14:textId="77777777" w:rsidR="000F64AA" w:rsidRPr="000F64AA" w:rsidRDefault="000F64AA" w:rsidP="000F64AA">
            <w:pPr>
              <w:spacing w:before="120" w:after="120"/>
              <w:rPr>
                <w:rFonts w:cs="Arial"/>
                <w:b/>
              </w:rPr>
            </w:pPr>
            <w:r w:rsidRPr="000F64AA">
              <w:rPr>
                <w:rFonts w:cs="Arial"/>
                <w:b/>
              </w:rPr>
              <w:t>S-10x Attribute</w:t>
            </w:r>
          </w:p>
        </w:tc>
        <w:tc>
          <w:tcPr>
            <w:tcW w:w="834" w:type="pct"/>
            <w:shd w:val="clear" w:color="auto" w:fill="auto"/>
          </w:tcPr>
          <w:p w14:paraId="7EEBD15D" w14:textId="77777777" w:rsidR="000F64AA" w:rsidRPr="000F64AA" w:rsidRDefault="000F64AA" w:rsidP="000F64AA">
            <w:pPr>
              <w:spacing w:before="120" w:after="120"/>
              <w:rPr>
                <w:rFonts w:cs="Arial"/>
                <w:b/>
              </w:rPr>
            </w:pPr>
            <w:r w:rsidRPr="000F64AA">
              <w:rPr>
                <w:rFonts w:cs="Arial"/>
                <w:b/>
              </w:rPr>
              <w:t>S-57  Acronym</w:t>
            </w:r>
          </w:p>
        </w:tc>
        <w:tc>
          <w:tcPr>
            <w:tcW w:w="1250" w:type="pct"/>
            <w:gridSpan w:val="2"/>
            <w:shd w:val="clear" w:color="auto" w:fill="auto"/>
          </w:tcPr>
          <w:p w14:paraId="37CBE7A1" w14:textId="77777777" w:rsidR="000F64AA" w:rsidRPr="000F64AA" w:rsidRDefault="000F64AA" w:rsidP="000F64AA">
            <w:pPr>
              <w:spacing w:before="120" w:after="120"/>
              <w:rPr>
                <w:rFonts w:cs="Arial"/>
                <w:b/>
              </w:rPr>
            </w:pPr>
            <w:r w:rsidRPr="000F64AA">
              <w:rPr>
                <w:rFonts w:cs="Arial"/>
                <w:b/>
              </w:rPr>
              <w:t>Allowable Encoding Value</w:t>
            </w:r>
          </w:p>
        </w:tc>
        <w:tc>
          <w:tcPr>
            <w:tcW w:w="417" w:type="pct"/>
            <w:shd w:val="clear" w:color="auto" w:fill="auto"/>
          </w:tcPr>
          <w:p w14:paraId="2481D54B" w14:textId="77777777" w:rsidR="000F64AA" w:rsidRPr="000F64AA" w:rsidRDefault="000F64AA" w:rsidP="000F64AA">
            <w:pPr>
              <w:spacing w:before="120" w:after="120"/>
              <w:rPr>
                <w:rFonts w:cs="Arial"/>
                <w:b/>
              </w:rPr>
            </w:pPr>
            <w:r w:rsidRPr="000F64AA">
              <w:rPr>
                <w:rFonts w:cs="Arial"/>
                <w:b/>
              </w:rPr>
              <w:t>Type</w:t>
            </w:r>
          </w:p>
        </w:tc>
        <w:tc>
          <w:tcPr>
            <w:tcW w:w="834" w:type="pct"/>
            <w:shd w:val="clear" w:color="auto" w:fill="auto"/>
          </w:tcPr>
          <w:p w14:paraId="23E074DE" w14:textId="77777777" w:rsidR="000F64AA" w:rsidRPr="000F64AA" w:rsidRDefault="000F64AA" w:rsidP="000F64AA">
            <w:pPr>
              <w:spacing w:before="120" w:after="120"/>
              <w:rPr>
                <w:rFonts w:cs="Arial"/>
                <w:b/>
              </w:rPr>
            </w:pPr>
            <w:r w:rsidRPr="000F64AA">
              <w:rPr>
                <w:rFonts w:cs="Arial"/>
                <w:b/>
              </w:rPr>
              <w:t>Multiplicity</w:t>
            </w:r>
          </w:p>
        </w:tc>
      </w:tr>
      <w:tr w:rsidR="000F64AA" w:rsidRPr="000F64AA" w14:paraId="09B62F4A" w14:textId="77777777" w:rsidTr="00B131AF">
        <w:tc>
          <w:tcPr>
            <w:tcW w:w="1665" w:type="pct"/>
            <w:gridSpan w:val="2"/>
            <w:shd w:val="clear" w:color="auto" w:fill="auto"/>
          </w:tcPr>
          <w:p w14:paraId="3A514AD9" w14:textId="77777777" w:rsidR="000F64AA" w:rsidRPr="000F64AA" w:rsidRDefault="000F64AA" w:rsidP="000F64AA">
            <w:pPr>
              <w:spacing w:before="120" w:after="120"/>
              <w:rPr>
                <w:rFonts w:cs="Arial"/>
                <w:sz w:val="18"/>
              </w:rPr>
            </w:pPr>
            <w:r w:rsidRPr="000F64AA">
              <w:rPr>
                <w:rFonts w:cs="Arial"/>
                <w:sz w:val="18"/>
              </w:rPr>
              <w:t>Firefighting Service</w:t>
            </w:r>
          </w:p>
        </w:tc>
        <w:tc>
          <w:tcPr>
            <w:tcW w:w="834" w:type="pct"/>
            <w:shd w:val="clear" w:color="auto" w:fill="auto"/>
          </w:tcPr>
          <w:p w14:paraId="5BB14B76" w14:textId="77777777" w:rsidR="000F64AA" w:rsidRPr="000F64AA" w:rsidRDefault="000F64AA" w:rsidP="000F64AA">
            <w:pPr>
              <w:spacing w:before="120" w:after="120"/>
              <w:rPr>
                <w:rFonts w:cs="Arial"/>
                <w:sz w:val="18"/>
              </w:rPr>
            </w:pPr>
          </w:p>
        </w:tc>
        <w:tc>
          <w:tcPr>
            <w:tcW w:w="1250" w:type="pct"/>
            <w:gridSpan w:val="2"/>
            <w:shd w:val="clear" w:color="auto" w:fill="auto"/>
          </w:tcPr>
          <w:p w14:paraId="3BA8C589" w14:textId="77777777" w:rsidR="000F64AA" w:rsidRPr="000F64AA" w:rsidRDefault="000F64AA" w:rsidP="00A45D93">
            <w:pPr>
              <w:spacing w:before="120" w:after="120" w:line="240" w:lineRule="auto"/>
              <w:rPr>
                <w:rFonts w:cs="Arial"/>
                <w:sz w:val="18"/>
              </w:rPr>
            </w:pPr>
            <w:r w:rsidRPr="000F64AA">
              <w:rPr>
                <w:rFonts w:cs="Arial"/>
                <w:sz w:val="18"/>
              </w:rPr>
              <w:t>1 : Shore-Based Firefighting</w:t>
            </w:r>
          </w:p>
          <w:p w14:paraId="54AEE02D" w14:textId="77777777" w:rsidR="000F64AA" w:rsidRPr="000F64AA" w:rsidRDefault="000F64AA" w:rsidP="00A45D93">
            <w:pPr>
              <w:spacing w:before="120" w:after="120" w:line="240" w:lineRule="auto"/>
              <w:rPr>
                <w:rFonts w:cs="Arial"/>
                <w:sz w:val="18"/>
              </w:rPr>
            </w:pPr>
            <w:r w:rsidRPr="000F64AA">
              <w:rPr>
                <w:rFonts w:cs="Arial"/>
                <w:sz w:val="18"/>
              </w:rPr>
              <w:t>2 : Onboard Firefighting</w:t>
            </w:r>
          </w:p>
          <w:p w14:paraId="53DAFC28" w14:textId="77777777" w:rsidR="000F64AA" w:rsidRPr="000F64AA" w:rsidRDefault="000F64AA" w:rsidP="00A45D93">
            <w:pPr>
              <w:spacing w:before="120" w:after="120" w:line="240" w:lineRule="auto"/>
              <w:rPr>
                <w:rFonts w:cs="Arial"/>
                <w:sz w:val="18"/>
              </w:rPr>
            </w:pPr>
            <w:r w:rsidRPr="000F64AA">
              <w:rPr>
                <w:rFonts w:cs="Arial"/>
                <w:sz w:val="18"/>
              </w:rPr>
              <w:t>3 : Firefighting Boat</w:t>
            </w:r>
          </w:p>
        </w:tc>
        <w:tc>
          <w:tcPr>
            <w:tcW w:w="417" w:type="pct"/>
            <w:shd w:val="clear" w:color="auto" w:fill="auto"/>
          </w:tcPr>
          <w:p w14:paraId="13087442" w14:textId="77777777" w:rsidR="000F64AA" w:rsidRPr="000F64AA" w:rsidRDefault="000F64AA" w:rsidP="00A45D93">
            <w:pPr>
              <w:spacing w:before="120" w:after="120" w:line="240" w:lineRule="auto"/>
              <w:rPr>
                <w:rFonts w:cs="Arial"/>
                <w:sz w:val="18"/>
              </w:rPr>
            </w:pPr>
            <w:r w:rsidRPr="000F64AA">
              <w:rPr>
                <w:rFonts w:cs="Arial"/>
                <w:sz w:val="18"/>
              </w:rPr>
              <w:t>EN</w:t>
            </w:r>
          </w:p>
        </w:tc>
        <w:tc>
          <w:tcPr>
            <w:tcW w:w="834" w:type="pct"/>
            <w:shd w:val="clear" w:color="auto" w:fill="auto"/>
          </w:tcPr>
          <w:p w14:paraId="4660C6C4" w14:textId="77777777" w:rsidR="000F64AA" w:rsidRPr="000F64AA" w:rsidRDefault="000F64AA" w:rsidP="00A45D93">
            <w:pPr>
              <w:spacing w:before="120" w:after="120" w:line="240" w:lineRule="auto"/>
              <w:rPr>
                <w:rFonts w:cs="Arial"/>
                <w:sz w:val="18"/>
              </w:rPr>
            </w:pPr>
            <w:r w:rsidRPr="000F64AA">
              <w:rPr>
                <w:rFonts w:cs="Arial"/>
                <w:sz w:val="18"/>
              </w:rPr>
              <w:t>0, *</w:t>
            </w:r>
          </w:p>
        </w:tc>
      </w:tr>
      <w:tr w:rsidR="000F64AA" w:rsidRPr="000F64AA" w14:paraId="6B6740EE" w14:textId="77777777" w:rsidTr="00B131AF">
        <w:tc>
          <w:tcPr>
            <w:tcW w:w="1665" w:type="pct"/>
            <w:gridSpan w:val="2"/>
            <w:shd w:val="clear" w:color="auto" w:fill="auto"/>
          </w:tcPr>
          <w:p w14:paraId="2D40D472" w14:textId="77777777" w:rsidR="000F64AA" w:rsidRPr="000F64AA" w:rsidRDefault="000F64AA" w:rsidP="000F64AA">
            <w:pPr>
              <w:spacing w:before="120" w:after="120"/>
              <w:rPr>
                <w:rFonts w:cs="Arial"/>
                <w:sz w:val="18"/>
              </w:rPr>
            </w:pPr>
            <w:r w:rsidRPr="000F64AA">
              <w:rPr>
                <w:rFonts w:cs="Arial"/>
                <w:sz w:val="18"/>
              </w:rPr>
              <w:t>Medical Service</w:t>
            </w:r>
          </w:p>
        </w:tc>
        <w:tc>
          <w:tcPr>
            <w:tcW w:w="834" w:type="pct"/>
            <w:shd w:val="clear" w:color="auto" w:fill="auto"/>
          </w:tcPr>
          <w:p w14:paraId="2B22D37C" w14:textId="77777777" w:rsidR="000F64AA" w:rsidRPr="000F64AA" w:rsidRDefault="000F64AA" w:rsidP="000F64AA">
            <w:pPr>
              <w:spacing w:before="120" w:after="120"/>
              <w:rPr>
                <w:rFonts w:cs="Arial"/>
                <w:sz w:val="18"/>
              </w:rPr>
            </w:pPr>
          </w:p>
        </w:tc>
        <w:tc>
          <w:tcPr>
            <w:tcW w:w="1250" w:type="pct"/>
            <w:gridSpan w:val="2"/>
            <w:shd w:val="clear" w:color="auto" w:fill="auto"/>
          </w:tcPr>
          <w:p w14:paraId="72180D1E" w14:textId="77777777" w:rsidR="000F64AA" w:rsidRPr="000F64AA" w:rsidRDefault="000F64AA" w:rsidP="00A45D93">
            <w:pPr>
              <w:spacing w:before="120" w:after="120" w:line="240" w:lineRule="auto"/>
              <w:rPr>
                <w:rFonts w:cs="Arial"/>
                <w:sz w:val="18"/>
              </w:rPr>
            </w:pPr>
            <w:r w:rsidRPr="000F64AA">
              <w:rPr>
                <w:rFonts w:cs="Arial"/>
                <w:sz w:val="18"/>
              </w:rPr>
              <w:t>1 : Ambulance</w:t>
            </w:r>
          </w:p>
          <w:p w14:paraId="1FBC2645" w14:textId="77777777" w:rsidR="000F64AA" w:rsidRPr="000F64AA" w:rsidRDefault="000F64AA" w:rsidP="00A45D93">
            <w:pPr>
              <w:spacing w:before="120" w:after="120" w:line="240" w:lineRule="auto"/>
              <w:rPr>
                <w:rFonts w:cs="Arial"/>
                <w:sz w:val="18"/>
              </w:rPr>
            </w:pPr>
            <w:r w:rsidRPr="000F64AA">
              <w:rPr>
                <w:rFonts w:cs="Arial"/>
                <w:sz w:val="18"/>
              </w:rPr>
              <w:t>2 : Fumigation</w:t>
            </w:r>
          </w:p>
          <w:p w14:paraId="1014EDFA" w14:textId="77777777" w:rsidR="000F64AA" w:rsidRPr="000F64AA" w:rsidRDefault="000F64AA" w:rsidP="00A45D93">
            <w:pPr>
              <w:spacing w:before="120" w:after="120" w:line="240" w:lineRule="auto"/>
              <w:rPr>
                <w:rFonts w:cs="Arial"/>
                <w:sz w:val="18"/>
              </w:rPr>
            </w:pPr>
            <w:r w:rsidRPr="000F64AA">
              <w:rPr>
                <w:rFonts w:cs="Arial"/>
                <w:sz w:val="18"/>
              </w:rPr>
              <w:t>3 : Doctor</w:t>
            </w:r>
          </w:p>
          <w:p w14:paraId="0DFA392F" w14:textId="77777777" w:rsidR="000F64AA" w:rsidRPr="000F64AA" w:rsidRDefault="000F64AA" w:rsidP="00A45D93">
            <w:pPr>
              <w:spacing w:before="120" w:after="120" w:line="240" w:lineRule="auto"/>
              <w:rPr>
                <w:rFonts w:cs="Arial"/>
                <w:sz w:val="18"/>
              </w:rPr>
            </w:pPr>
            <w:r w:rsidRPr="000F64AA">
              <w:rPr>
                <w:rFonts w:cs="Arial"/>
                <w:sz w:val="18"/>
              </w:rPr>
              <w:t>4 : Quarantine</w:t>
            </w:r>
          </w:p>
          <w:p w14:paraId="53707DBD" w14:textId="77777777" w:rsidR="000F64AA" w:rsidRPr="000F64AA" w:rsidRDefault="000F64AA" w:rsidP="00A45D93">
            <w:pPr>
              <w:spacing w:before="120" w:after="120" w:line="240" w:lineRule="auto"/>
              <w:rPr>
                <w:rFonts w:cs="Arial"/>
                <w:sz w:val="18"/>
              </w:rPr>
            </w:pPr>
            <w:r w:rsidRPr="000F64AA">
              <w:rPr>
                <w:rFonts w:cs="Arial"/>
                <w:sz w:val="18"/>
              </w:rPr>
              <w:t>5 : Vaccination Centre</w:t>
            </w:r>
          </w:p>
        </w:tc>
        <w:tc>
          <w:tcPr>
            <w:tcW w:w="417" w:type="pct"/>
            <w:shd w:val="clear" w:color="auto" w:fill="auto"/>
          </w:tcPr>
          <w:p w14:paraId="1D94A84F" w14:textId="77777777" w:rsidR="000F64AA" w:rsidRPr="000F64AA" w:rsidRDefault="000F64AA" w:rsidP="00A45D93">
            <w:pPr>
              <w:spacing w:before="120" w:after="120" w:line="240" w:lineRule="auto"/>
              <w:rPr>
                <w:rFonts w:cs="Arial"/>
                <w:sz w:val="18"/>
              </w:rPr>
            </w:pPr>
            <w:r w:rsidRPr="000F64AA">
              <w:rPr>
                <w:rFonts w:cs="Arial"/>
                <w:sz w:val="18"/>
              </w:rPr>
              <w:t>EN</w:t>
            </w:r>
          </w:p>
        </w:tc>
        <w:tc>
          <w:tcPr>
            <w:tcW w:w="834" w:type="pct"/>
            <w:shd w:val="clear" w:color="auto" w:fill="auto"/>
          </w:tcPr>
          <w:p w14:paraId="6B09A0B5" w14:textId="77777777" w:rsidR="000F64AA" w:rsidRPr="000F64AA" w:rsidRDefault="000F64AA" w:rsidP="00A45D93">
            <w:pPr>
              <w:spacing w:before="120" w:after="120" w:line="240" w:lineRule="auto"/>
              <w:rPr>
                <w:rFonts w:cs="Arial"/>
                <w:sz w:val="18"/>
              </w:rPr>
            </w:pPr>
            <w:r w:rsidRPr="000F64AA">
              <w:rPr>
                <w:rFonts w:cs="Arial"/>
                <w:sz w:val="18"/>
              </w:rPr>
              <w:t>0, *</w:t>
            </w:r>
          </w:p>
        </w:tc>
      </w:tr>
      <w:tr w:rsidR="000F64AA" w:rsidRPr="000F64AA" w14:paraId="64B994D0" w14:textId="77777777" w:rsidTr="00B131AF">
        <w:tc>
          <w:tcPr>
            <w:tcW w:w="1665" w:type="pct"/>
            <w:gridSpan w:val="2"/>
            <w:shd w:val="clear" w:color="auto" w:fill="auto"/>
          </w:tcPr>
          <w:p w14:paraId="7332C9FE" w14:textId="77777777" w:rsidR="000F64AA" w:rsidRPr="000F64AA" w:rsidRDefault="000F64AA" w:rsidP="000F64AA">
            <w:pPr>
              <w:spacing w:before="120" w:after="120"/>
              <w:rPr>
                <w:rFonts w:cs="Arial"/>
                <w:sz w:val="18"/>
              </w:rPr>
            </w:pPr>
            <w:r w:rsidRPr="000F64AA">
              <w:rPr>
                <w:rFonts w:cs="Arial"/>
                <w:sz w:val="18"/>
              </w:rPr>
              <w:t>Repair Service</w:t>
            </w:r>
          </w:p>
        </w:tc>
        <w:tc>
          <w:tcPr>
            <w:tcW w:w="834" w:type="pct"/>
            <w:shd w:val="clear" w:color="auto" w:fill="auto"/>
          </w:tcPr>
          <w:p w14:paraId="7E7C05E3" w14:textId="77777777" w:rsidR="000F64AA" w:rsidRPr="000F64AA" w:rsidRDefault="000F64AA" w:rsidP="000F64AA">
            <w:pPr>
              <w:spacing w:before="120" w:after="120"/>
              <w:rPr>
                <w:rFonts w:cs="Arial"/>
                <w:sz w:val="18"/>
              </w:rPr>
            </w:pPr>
          </w:p>
        </w:tc>
        <w:tc>
          <w:tcPr>
            <w:tcW w:w="1250" w:type="pct"/>
            <w:gridSpan w:val="2"/>
            <w:shd w:val="clear" w:color="auto" w:fill="auto"/>
          </w:tcPr>
          <w:p w14:paraId="76FAD5F7" w14:textId="77777777" w:rsidR="000F64AA" w:rsidRPr="000F64AA" w:rsidRDefault="000F64AA" w:rsidP="00A45D93">
            <w:pPr>
              <w:spacing w:before="120" w:after="120" w:line="240" w:lineRule="auto"/>
              <w:rPr>
                <w:rFonts w:cs="Arial"/>
                <w:sz w:val="18"/>
              </w:rPr>
            </w:pPr>
            <w:r w:rsidRPr="000F64AA">
              <w:rPr>
                <w:rFonts w:cs="Arial"/>
                <w:sz w:val="18"/>
              </w:rPr>
              <w:t>1 : Compensation of Magnetic Compass</w:t>
            </w:r>
          </w:p>
          <w:p w14:paraId="0FEF525B" w14:textId="77777777" w:rsidR="000F64AA" w:rsidRPr="000F64AA" w:rsidRDefault="000F64AA" w:rsidP="00A45D93">
            <w:pPr>
              <w:spacing w:before="120" w:after="120" w:line="240" w:lineRule="auto"/>
              <w:rPr>
                <w:rFonts w:cs="Arial"/>
                <w:sz w:val="18"/>
              </w:rPr>
            </w:pPr>
            <w:r w:rsidRPr="000F64AA">
              <w:rPr>
                <w:rFonts w:cs="Arial"/>
                <w:sz w:val="18"/>
              </w:rPr>
              <w:t>2 : Diver Service</w:t>
            </w:r>
          </w:p>
          <w:p w14:paraId="6B3716A4" w14:textId="77777777" w:rsidR="000F64AA" w:rsidRPr="000F64AA" w:rsidRDefault="000F64AA" w:rsidP="00A45D93">
            <w:pPr>
              <w:spacing w:before="120" w:after="120" w:line="240" w:lineRule="auto"/>
              <w:rPr>
                <w:rFonts w:cs="Arial"/>
                <w:sz w:val="18"/>
              </w:rPr>
            </w:pPr>
            <w:r w:rsidRPr="000F64AA">
              <w:rPr>
                <w:rFonts w:cs="Arial"/>
                <w:sz w:val="18"/>
              </w:rPr>
              <w:t>3 : Bridge Equipment Repair</w:t>
            </w:r>
          </w:p>
          <w:p w14:paraId="3B6C8A83" w14:textId="77777777" w:rsidR="000F64AA" w:rsidRPr="000F64AA" w:rsidRDefault="000F64AA" w:rsidP="00A45D93">
            <w:pPr>
              <w:spacing w:before="120" w:after="120" w:line="240" w:lineRule="auto"/>
              <w:rPr>
                <w:rFonts w:cs="Arial"/>
                <w:sz w:val="18"/>
              </w:rPr>
            </w:pPr>
            <w:r w:rsidRPr="000F64AA">
              <w:rPr>
                <w:rFonts w:cs="Arial"/>
                <w:sz w:val="18"/>
              </w:rPr>
              <w:t>4 : Engine Repair</w:t>
            </w:r>
          </w:p>
          <w:p w14:paraId="4E0AA406" w14:textId="77777777" w:rsidR="000F64AA" w:rsidRPr="000F64AA" w:rsidRDefault="000F64AA" w:rsidP="00A45D93">
            <w:pPr>
              <w:spacing w:before="120" w:after="120" w:line="240" w:lineRule="auto"/>
              <w:rPr>
                <w:rFonts w:cs="Arial"/>
                <w:sz w:val="18"/>
              </w:rPr>
            </w:pPr>
            <w:r w:rsidRPr="000F64AA">
              <w:rPr>
                <w:rFonts w:cs="Arial"/>
                <w:sz w:val="18"/>
              </w:rPr>
              <w:t>5 : Electronic Equipment Repair</w:t>
            </w:r>
          </w:p>
          <w:p w14:paraId="09434B41" w14:textId="77777777" w:rsidR="000F64AA" w:rsidRPr="000F64AA" w:rsidRDefault="000F64AA" w:rsidP="00A45D93">
            <w:pPr>
              <w:spacing w:before="120" w:after="120" w:line="240" w:lineRule="auto"/>
              <w:rPr>
                <w:rFonts w:cs="Arial"/>
                <w:sz w:val="18"/>
              </w:rPr>
            </w:pPr>
            <w:r w:rsidRPr="000F64AA">
              <w:rPr>
                <w:rFonts w:cs="Arial"/>
                <w:sz w:val="18"/>
              </w:rPr>
              <w:t>6 : Hull Repair</w:t>
            </w:r>
          </w:p>
          <w:p w14:paraId="75AAC49E" w14:textId="77777777" w:rsidR="000F64AA" w:rsidRPr="000F64AA" w:rsidRDefault="000F64AA" w:rsidP="00A45D93">
            <w:pPr>
              <w:spacing w:before="120" w:after="120" w:line="240" w:lineRule="auto"/>
              <w:rPr>
                <w:rFonts w:cs="Arial"/>
                <w:sz w:val="18"/>
              </w:rPr>
            </w:pPr>
            <w:r w:rsidRPr="000F64AA">
              <w:rPr>
                <w:rFonts w:cs="Arial"/>
                <w:sz w:val="18"/>
              </w:rPr>
              <w:t>7 : Navigational Equipment Repair</w:t>
            </w:r>
          </w:p>
          <w:p w14:paraId="3345D098" w14:textId="77777777" w:rsidR="000F64AA" w:rsidRPr="000F64AA" w:rsidRDefault="000F64AA" w:rsidP="00A45D93">
            <w:pPr>
              <w:spacing w:before="120" w:after="120" w:line="240" w:lineRule="auto"/>
              <w:rPr>
                <w:rFonts w:cs="Arial"/>
                <w:sz w:val="18"/>
              </w:rPr>
            </w:pPr>
            <w:r w:rsidRPr="000F64AA">
              <w:rPr>
                <w:rFonts w:cs="Arial"/>
                <w:sz w:val="18"/>
              </w:rPr>
              <w:t>8 : Propeller Repair</w:t>
            </w:r>
          </w:p>
          <w:p w14:paraId="18601FFA" w14:textId="77777777" w:rsidR="000F64AA" w:rsidRPr="000F64AA" w:rsidRDefault="000F64AA" w:rsidP="00A45D93">
            <w:pPr>
              <w:spacing w:before="120" w:after="120" w:line="240" w:lineRule="auto"/>
              <w:rPr>
                <w:rFonts w:cs="Arial"/>
                <w:sz w:val="18"/>
              </w:rPr>
            </w:pPr>
            <w:r w:rsidRPr="000F64AA">
              <w:rPr>
                <w:rFonts w:cs="Arial"/>
                <w:sz w:val="18"/>
              </w:rPr>
              <w:t>9 : Salvage Gear Repair</w:t>
            </w:r>
          </w:p>
          <w:p w14:paraId="3AB77B9C" w14:textId="77777777" w:rsidR="000F64AA" w:rsidRPr="000F64AA" w:rsidRDefault="000F64AA" w:rsidP="00A45D93">
            <w:pPr>
              <w:spacing w:before="120" w:after="120" w:line="240" w:lineRule="auto"/>
              <w:rPr>
                <w:rFonts w:cs="Arial"/>
                <w:sz w:val="18"/>
              </w:rPr>
            </w:pPr>
            <w:r w:rsidRPr="000F64AA">
              <w:rPr>
                <w:rFonts w:cs="Arial"/>
                <w:sz w:val="18"/>
              </w:rPr>
              <w:t>10 : Shaft Repair</w:t>
            </w:r>
          </w:p>
        </w:tc>
        <w:tc>
          <w:tcPr>
            <w:tcW w:w="417" w:type="pct"/>
            <w:shd w:val="clear" w:color="auto" w:fill="auto"/>
          </w:tcPr>
          <w:p w14:paraId="2C0DD595" w14:textId="77777777" w:rsidR="000F64AA" w:rsidRPr="000F64AA" w:rsidRDefault="000F64AA" w:rsidP="00A45D93">
            <w:pPr>
              <w:spacing w:before="120" w:after="120" w:line="240" w:lineRule="auto"/>
              <w:rPr>
                <w:rFonts w:cs="Arial"/>
                <w:sz w:val="18"/>
              </w:rPr>
            </w:pPr>
            <w:r w:rsidRPr="000F64AA">
              <w:rPr>
                <w:rFonts w:cs="Arial"/>
                <w:sz w:val="18"/>
              </w:rPr>
              <w:t>EN</w:t>
            </w:r>
          </w:p>
        </w:tc>
        <w:tc>
          <w:tcPr>
            <w:tcW w:w="834" w:type="pct"/>
            <w:shd w:val="clear" w:color="auto" w:fill="auto"/>
          </w:tcPr>
          <w:p w14:paraId="29C77AAA" w14:textId="77777777" w:rsidR="000F64AA" w:rsidRPr="000F64AA" w:rsidRDefault="000F64AA" w:rsidP="00A45D93">
            <w:pPr>
              <w:spacing w:before="120" w:after="120" w:line="240" w:lineRule="auto"/>
              <w:rPr>
                <w:rFonts w:cs="Arial"/>
                <w:sz w:val="18"/>
              </w:rPr>
            </w:pPr>
            <w:r w:rsidRPr="000F64AA">
              <w:rPr>
                <w:rFonts w:cs="Arial"/>
                <w:sz w:val="18"/>
              </w:rPr>
              <w:t>0, *</w:t>
            </w:r>
          </w:p>
        </w:tc>
      </w:tr>
      <w:tr w:rsidR="000F64AA" w:rsidRPr="000F64AA" w14:paraId="1A3F0510" w14:textId="77777777" w:rsidTr="00B131AF">
        <w:tc>
          <w:tcPr>
            <w:tcW w:w="1665" w:type="pct"/>
            <w:gridSpan w:val="2"/>
            <w:shd w:val="clear" w:color="auto" w:fill="auto"/>
          </w:tcPr>
          <w:p w14:paraId="3E8ECD39" w14:textId="77777777" w:rsidR="000F64AA" w:rsidRPr="000F64AA" w:rsidRDefault="000F64AA" w:rsidP="000F64AA">
            <w:pPr>
              <w:spacing w:before="120" w:after="120"/>
              <w:rPr>
                <w:rFonts w:cs="Arial"/>
                <w:sz w:val="18"/>
              </w:rPr>
            </w:pPr>
            <w:r w:rsidRPr="000F64AA">
              <w:rPr>
                <w:rFonts w:cs="Arial"/>
                <w:sz w:val="18"/>
              </w:rPr>
              <w:t>Technical Port Service</w:t>
            </w:r>
          </w:p>
        </w:tc>
        <w:tc>
          <w:tcPr>
            <w:tcW w:w="834" w:type="pct"/>
            <w:shd w:val="clear" w:color="auto" w:fill="auto"/>
          </w:tcPr>
          <w:p w14:paraId="0763DF7F" w14:textId="77777777" w:rsidR="000F64AA" w:rsidRPr="000F64AA" w:rsidRDefault="000F64AA" w:rsidP="000F64AA">
            <w:pPr>
              <w:spacing w:before="120" w:after="120"/>
              <w:rPr>
                <w:rFonts w:cs="Arial"/>
                <w:sz w:val="18"/>
              </w:rPr>
            </w:pPr>
          </w:p>
        </w:tc>
        <w:tc>
          <w:tcPr>
            <w:tcW w:w="1250" w:type="pct"/>
            <w:gridSpan w:val="2"/>
            <w:shd w:val="clear" w:color="auto" w:fill="auto"/>
          </w:tcPr>
          <w:p w14:paraId="1D81D22C" w14:textId="77777777" w:rsidR="000F64AA" w:rsidRPr="000F64AA" w:rsidRDefault="000F64AA" w:rsidP="00A45D93">
            <w:pPr>
              <w:spacing w:before="120" w:after="120" w:line="240" w:lineRule="auto"/>
              <w:rPr>
                <w:rFonts w:cs="Arial"/>
                <w:sz w:val="18"/>
              </w:rPr>
            </w:pPr>
            <w:r w:rsidRPr="000F64AA">
              <w:rPr>
                <w:rFonts w:cs="Arial"/>
                <w:sz w:val="18"/>
              </w:rPr>
              <w:t>1 : Compensation of Magnetic Compass</w:t>
            </w:r>
          </w:p>
          <w:p w14:paraId="18689CF5" w14:textId="77777777" w:rsidR="000F64AA" w:rsidRPr="000F64AA" w:rsidRDefault="000F64AA" w:rsidP="00A45D93">
            <w:pPr>
              <w:spacing w:before="120" w:after="120" w:line="240" w:lineRule="auto"/>
              <w:rPr>
                <w:rFonts w:cs="Arial"/>
                <w:sz w:val="18"/>
              </w:rPr>
            </w:pPr>
            <w:r w:rsidRPr="000F64AA">
              <w:rPr>
                <w:rFonts w:cs="Arial"/>
                <w:sz w:val="18"/>
              </w:rPr>
              <w:t>2 : Degaussing</w:t>
            </w:r>
          </w:p>
          <w:p w14:paraId="005A149C" w14:textId="77777777" w:rsidR="000F64AA" w:rsidRPr="000F64AA" w:rsidRDefault="000F64AA" w:rsidP="00A45D93">
            <w:pPr>
              <w:spacing w:before="120" w:after="120" w:line="240" w:lineRule="auto"/>
              <w:rPr>
                <w:rFonts w:cs="Arial"/>
                <w:sz w:val="18"/>
              </w:rPr>
            </w:pPr>
            <w:r w:rsidRPr="000F64AA">
              <w:rPr>
                <w:rFonts w:cs="Arial"/>
                <w:sz w:val="18"/>
              </w:rPr>
              <w:t>3 : Cargo Surveying</w:t>
            </w:r>
          </w:p>
          <w:p w14:paraId="1AD56197" w14:textId="77777777" w:rsidR="000F64AA" w:rsidRPr="000F64AA" w:rsidRDefault="000F64AA" w:rsidP="00A45D93">
            <w:pPr>
              <w:spacing w:before="120" w:after="120" w:line="240" w:lineRule="auto"/>
              <w:rPr>
                <w:rFonts w:cs="Arial"/>
                <w:sz w:val="18"/>
              </w:rPr>
            </w:pPr>
            <w:r w:rsidRPr="000F64AA">
              <w:rPr>
                <w:rFonts w:cs="Arial"/>
                <w:sz w:val="18"/>
              </w:rPr>
              <w:t>4 : Vetting</w:t>
            </w:r>
          </w:p>
        </w:tc>
        <w:tc>
          <w:tcPr>
            <w:tcW w:w="417" w:type="pct"/>
            <w:shd w:val="clear" w:color="auto" w:fill="auto"/>
          </w:tcPr>
          <w:p w14:paraId="070DAB30" w14:textId="77777777" w:rsidR="000F64AA" w:rsidRPr="000F64AA" w:rsidRDefault="000F64AA" w:rsidP="00A45D93">
            <w:pPr>
              <w:spacing w:before="120" w:after="120" w:line="240" w:lineRule="auto"/>
              <w:rPr>
                <w:rFonts w:cs="Arial"/>
                <w:sz w:val="18"/>
              </w:rPr>
            </w:pPr>
            <w:r w:rsidRPr="000F64AA">
              <w:rPr>
                <w:rFonts w:cs="Arial"/>
                <w:sz w:val="18"/>
              </w:rPr>
              <w:t>EN</w:t>
            </w:r>
          </w:p>
        </w:tc>
        <w:tc>
          <w:tcPr>
            <w:tcW w:w="834" w:type="pct"/>
            <w:shd w:val="clear" w:color="auto" w:fill="auto"/>
          </w:tcPr>
          <w:p w14:paraId="326CFD52" w14:textId="77777777" w:rsidR="000F64AA" w:rsidRPr="000F64AA" w:rsidRDefault="000F64AA" w:rsidP="00A45D93">
            <w:pPr>
              <w:spacing w:before="120" w:after="120" w:line="240" w:lineRule="auto"/>
              <w:rPr>
                <w:rFonts w:cs="Arial"/>
                <w:sz w:val="18"/>
              </w:rPr>
            </w:pPr>
            <w:r w:rsidRPr="000F64AA">
              <w:rPr>
                <w:rFonts w:cs="Arial"/>
                <w:sz w:val="18"/>
              </w:rPr>
              <w:t>0, *</w:t>
            </w:r>
          </w:p>
        </w:tc>
      </w:tr>
      <w:tr w:rsidR="000F64AA" w:rsidRPr="000F64AA" w14:paraId="68ABE418" w14:textId="77777777" w:rsidTr="00B131AF">
        <w:tc>
          <w:tcPr>
            <w:tcW w:w="1665" w:type="pct"/>
            <w:gridSpan w:val="2"/>
            <w:shd w:val="clear" w:color="auto" w:fill="auto"/>
          </w:tcPr>
          <w:p w14:paraId="7EB1FB38" w14:textId="77777777" w:rsidR="000F64AA" w:rsidRPr="000F64AA" w:rsidRDefault="000F64AA" w:rsidP="000F64AA">
            <w:pPr>
              <w:spacing w:before="120" w:after="120"/>
              <w:rPr>
                <w:rFonts w:cs="Arial"/>
                <w:sz w:val="18"/>
              </w:rPr>
            </w:pPr>
            <w:r w:rsidRPr="000F64AA">
              <w:rPr>
                <w:rFonts w:cs="Arial"/>
                <w:sz w:val="18"/>
              </w:rPr>
              <w:lastRenderedPageBreak/>
              <w:t>Ship Sanitation Control</w:t>
            </w:r>
          </w:p>
        </w:tc>
        <w:tc>
          <w:tcPr>
            <w:tcW w:w="834" w:type="pct"/>
            <w:shd w:val="clear" w:color="auto" w:fill="auto"/>
          </w:tcPr>
          <w:p w14:paraId="0CFF8D55" w14:textId="77777777" w:rsidR="000F64AA" w:rsidRPr="000F64AA" w:rsidRDefault="000F64AA" w:rsidP="000F64AA">
            <w:pPr>
              <w:spacing w:before="120" w:after="120"/>
              <w:rPr>
                <w:rFonts w:cs="Arial"/>
                <w:sz w:val="18"/>
              </w:rPr>
            </w:pPr>
          </w:p>
        </w:tc>
        <w:tc>
          <w:tcPr>
            <w:tcW w:w="1250" w:type="pct"/>
            <w:gridSpan w:val="2"/>
            <w:shd w:val="clear" w:color="auto" w:fill="auto"/>
          </w:tcPr>
          <w:p w14:paraId="42DD9E44" w14:textId="77777777" w:rsidR="000F64AA" w:rsidRPr="000F64AA" w:rsidRDefault="000F64AA" w:rsidP="00A45D93">
            <w:pPr>
              <w:spacing w:before="120" w:after="120" w:line="240" w:lineRule="auto"/>
              <w:rPr>
                <w:rFonts w:cs="Arial"/>
                <w:sz w:val="18"/>
              </w:rPr>
            </w:pPr>
            <w:r w:rsidRPr="000F64AA">
              <w:rPr>
                <w:rFonts w:cs="Arial"/>
                <w:sz w:val="18"/>
              </w:rPr>
              <w:t>1 : Sanitation Measures Only</w:t>
            </w:r>
          </w:p>
          <w:p w14:paraId="4B0D6CDF" w14:textId="77777777" w:rsidR="000F64AA" w:rsidRPr="000F64AA" w:rsidRDefault="000F64AA" w:rsidP="00A45D93">
            <w:pPr>
              <w:spacing w:before="120" w:after="120" w:line="240" w:lineRule="auto"/>
              <w:rPr>
                <w:rFonts w:cs="Arial"/>
                <w:sz w:val="18"/>
              </w:rPr>
            </w:pPr>
            <w:r w:rsidRPr="000F64AA">
              <w:rPr>
                <w:rFonts w:cs="Arial"/>
                <w:sz w:val="18"/>
              </w:rPr>
              <w:t>2 : Issue SSCC</w:t>
            </w:r>
          </w:p>
          <w:p w14:paraId="5D167C81" w14:textId="77777777" w:rsidR="000F64AA" w:rsidRPr="000F64AA" w:rsidRDefault="000F64AA" w:rsidP="00A45D93">
            <w:pPr>
              <w:spacing w:before="120" w:after="120" w:line="240" w:lineRule="auto"/>
              <w:rPr>
                <w:rFonts w:cs="Arial"/>
                <w:sz w:val="18"/>
              </w:rPr>
            </w:pPr>
            <w:r w:rsidRPr="000F64AA">
              <w:rPr>
                <w:rFonts w:cs="Arial"/>
                <w:sz w:val="18"/>
              </w:rPr>
              <w:t>3 : Issue SSCEC</w:t>
            </w:r>
          </w:p>
        </w:tc>
        <w:tc>
          <w:tcPr>
            <w:tcW w:w="417" w:type="pct"/>
            <w:shd w:val="clear" w:color="auto" w:fill="auto"/>
          </w:tcPr>
          <w:p w14:paraId="42B3445E" w14:textId="77777777" w:rsidR="000F64AA" w:rsidRPr="000F64AA" w:rsidRDefault="000F64AA" w:rsidP="00A45D93">
            <w:pPr>
              <w:spacing w:before="120" w:after="120" w:line="240" w:lineRule="auto"/>
              <w:rPr>
                <w:rFonts w:cs="Arial"/>
                <w:sz w:val="18"/>
              </w:rPr>
            </w:pPr>
            <w:r w:rsidRPr="000F64AA">
              <w:rPr>
                <w:rFonts w:cs="Arial"/>
                <w:sz w:val="18"/>
              </w:rPr>
              <w:t>EN</w:t>
            </w:r>
          </w:p>
        </w:tc>
        <w:tc>
          <w:tcPr>
            <w:tcW w:w="834" w:type="pct"/>
            <w:shd w:val="clear" w:color="auto" w:fill="auto"/>
          </w:tcPr>
          <w:p w14:paraId="7252AC60" w14:textId="77777777" w:rsidR="000F64AA" w:rsidRPr="000F64AA" w:rsidRDefault="000F64AA" w:rsidP="00A45D93">
            <w:pPr>
              <w:spacing w:before="120" w:after="120" w:line="240" w:lineRule="auto"/>
              <w:rPr>
                <w:rFonts w:cs="Arial"/>
                <w:sz w:val="18"/>
              </w:rPr>
            </w:pPr>
            <w:r w:rsidRPr="000F64AA">
              <w:rPr>
                <w:rFonts w:cs="Arial"/>
                <w:sz w:val="18"/>
              </w:rPr>
              <w:t>0, *</w:t>
            </w:r>
          </w:p>
        </w:tc>
      </w:tr>
      <w:tr w:rsidR="000F64AA" w:rsidRPr="000F64AA" w14:paraId="13E8DD01" w14:textId="77777777" w:rsidTr="00B131AF">
        <w:tc>
          <w:tcPr>
            <w:tcW w:w="1665" w:type="pct"/>
            <w:gridSpan w:val="2"/>
            <w:shd w:val="clear" w:color="auto" w:fill="auto"/>
          </w:tcPr>
          <w:p w14:paraId="255A6B6D" w14:textId="77777777" w:rsidR="000F64AA" w:rsidRPr="000F64AA" w:rsidRDefault="000F64AA" w:rsidP="000F64AA">
            <w:pPr>
              <w:spacing w:before="120" w:after="120"/>
              <w:rPr>
                <w:rFonts w:cs="Arial"/>
                <w:sz w:val="18"/>
              </w:rPr>
            </w:pPr>
            <w:r w:rsidRPr="000F64AA">
              <w:rPr>
                <w:rFonts w:cs="Arial"/>
                <w:sz w:val="18"/>
              </w:rPr>
              <w:t>Transport Connection</w:t>
            </w:r>
          </w:p>
        </w:tc>
        <w:tc>
          <w:tcPr>
            <w:tcW w:w="834" w:type="pct"/>
            <w:shd w:val="clear" w:color="auto" w:fill="auto"/>
          </w:tcPr>
          <w:p w14:paraId="18D7EDFF" w14:textId="77777777" w:rsidR="000F64AA" w:rsidRPr="000F64AA" w:rsidRDefault="000F64AA" w:rsidP="000F64AA">
            <w:pPr>
              <w:spacing w:before="120" w:after="120"/>
              <w:rPr>
                <w:rFonts w:cs="Arial"/>
                <w:sz w:val="18"/>
              </w:rPr>
            </w:pPr>
          </w:p>
        </w:tc>
        <w:tc>
          <w:tcPr>
            <w:tcW w:w="1250" w:type="pct"/>
            <w:gridSpan w:val="2"/>
            <w:shd w:val="clear" w:color="auto" w:fill="auto"/>
          </w:tcPr>
          <w:p w14:paraId="2ED2085C" w14:textId="77777777" w:rsidR="000F64AA" w:rsidRPr="000F64AA" w:rsidRDefault="000F64AA" w:rsidP="00A45D93">
            <w:pPr>
              <w:spacing w:before="120" w:after="120" w:line="240" w:lineRule="auto"/>
              <w:rPr>
                <w:rFonts w:cs="Arial"/>
                <w:sz w:val="18"/>
              </w:rPr>
            </w:pPr>
            <w:r w:rsidRPr="000F64AA">
              <w:rPr>
                <w:rFonts w:cs="Arial"/>
                <w:sz w:val="18"/>
              </w:rPr>
              <w:t>2 : Heliport</w:t>
            </w:r>
          </w:p>
          <w:p w14:paraId="4A977827" w14:textId="77777777" w:rsidR="000F64AA" w:rsidRPr="000F64AA" w:rsidRDefault="000F64AA" w:rsidP="00A45D93">
            <w:pPr>
              <w:spacing w:before="120" w:after="120" w:line="240" w:lineRule="auto"/>
              <w:rPr>
                <w:rFonts w:cs="Arial"/>
                <w:sz w:val="18"/>
              </w:rPr>
            </w:pPr>
            <w:r w:rsidRPr="000F64AA">
              <w:rPr>
                <w:rFonts w:cs="Arial"/>
                <w:sz w:val="18"/>
              </w:rPr>
              <w:t>3 : Helipad</w:t>
            </w:r>
          </w:p>
          <w:p w14:paraId="2FE95BFE" w14:textId="77777777" w:rsidR="000F64AA" w:rsidRPr="000F64AA" w:rsidRDefault="000F64AA" w:rsidP="00A45D93">
            <w:pPr>
              <w:spacing w:before="120" w:after="120" w:line="240" w:lineRule="auto"/>
              <w:rPr>
                <w:rFonts w:cs="Arial"/>
                <w:sz w:val="18"/>
              </w:rPr>
            </w:pPr>
            <w:r w:rsidRPr="000F64AA">
              <w:rPr>
                <w:rFonts w:cs="Arial"/>
                <w:sz w:val="18"/>
              </w:rPr>
              <w:t>4 : Hired Boat</w:t>
            </w:r>
          </w:p>
          <w:p w14:paraId="267AE15D" w14:textId="77777777" w:rsidR="000F64AA" w:rsidRPr="000F64AA" w:rsidRDefault="000F64AA" w:rsidP="00A45D93">
            <w:pPr>
              <w:spacing w:before="120" w:after="120" w:line="240" w:lineRule="auto"/>
              <w:rPr>
                <w:rFonts w:cs="Arial"/>
                <w:sz w:val="18"/>
              </w:rPr>
            </w:pPr>
            <w:r w:rsidRPr="000F64AA">
              <w:rPr>
                <w:rFonts w:cs="Arial"/>
                <w:sz w:val="18"/>
              </w:rPr>
              <w:t>5 : Bus Station</w:t>
            </w:r>
          </w:p>
          <w:p w14:paraId="53246834" w14:textId="77777777" w:rsidR="000F64AA" w:rsidRPr="000F64AA" w:rsidRDefault="000F64AA" w:rsidP="00A45D93">
            <w:pPr>
              <w:spacing w:before="120" w:after="120" w:line="240" w:lineRule="auto"/>
              <w:rPr>
                <w:rFonts w:cs="Arial"/>
                <w:sz w:val="18"/>
              </w:rPr>
            </w:pPr>
            <w:r w:rsidRPr="000F64AA">
              <w:rPr>
                <w:rFonts w:cs="Arial"/>
                <w:sz w:val="18"/>
              </w:rPr>
              <w:t>6 : Ferry</w:t>
            </w:r>
          </w:p>
          <w:p w14:paraId="36BE6E4E" w14:textId="77777777" w:rsidR="000F64AA" w:rsidRPr="000F64AA" w:rsidRDefault="000F64AA" w:rsidP="00A45D93">
            <w:pPr>
              <w:spacing w:before="120" w:after="120" w:line="240" w:lineRule="auto"/>
              <w:rPr>
                <w:rFonts w:cs="Arial"/>
                <w:sz w:val="18"/>
              </w:rPr>
            </w:pPr>
            <w:r w:rsidRPr="000F64AA">
              <w:rPr>
                <w:rFonts w:cs="Arial"/>
                <w:sz w:val="18"/>
              </w:rPr>
              <w:t>8 : Motorway</w:t>
            </w:r>
          </w:p>
          <w:p w14:paraId="429A70E4" w14:textId="77777777" w:rsidR="000F64AA" w:rsidRPr="000F64AA" w:rsidRDefault="000F64AA" w:rsidP="00A45D93">
            <w:pPr>
              <w:spacing w:before="120" w:after="120" w:line="240" w:lineRule="auto"/>
              <w:rPr>
                <w:rFonts w:cs="Arial"/>
                <w:sz w:val="18"/>
              </w:rPr>
            </w:pPr>
            <w:r w:rsidRPr="000F64AA">
              <w:rPr>
                <w:rFonts w:cs="Arial"/>
                <w:sz w:val="18"/>
              </w:rPr>
              <w:t>9 : Launch</w:t>
            </w:r>
          </w:p>
          <w:p w14:paraId="39E9AA67" w14:textId="77777777" w:rsidR="000F64AA" w:rsidRPr="000F64AA" w:rsidRDefault="000F64AA" w:rsidP="00A45D93">
            <w:pPr>
              <w:spacing w:before="120" w:after="120" w:line="240" w:lineRule="auto"/>
              <w:rPr>
                <w:rFonts w:cs="Arial"/>
                <w:sz w:val="18"/>
              </w:rPr>
            </w:pPr>
            <w:r w:rsidRPr="000F64AA">
              <w:rPr>
                <w:rFonts w:cs="Arial"/>
                <w:sz w:val="18"/>
              </w:rPr>
              <w:t>11 : Inland Waterway Transport</w:t>
            </w:r>
          </w:p>
          <w:p w14:paraId="543B0782" w14:textId="77777777" w:rsidR="000F64AA" w:rsidRPr="000F64AA" w:rsidRDefault="000F64AA" w:rsidP="00A45D93">
            <w:pPr>
              <w:spacing w:before="120" w:after="120" w:line="240" w:lineRule="auto"/>
              <w:rPr>
                <w:rFonts w:cs="Arial"/>
                <w:sz w:val="18"/>
              </w:rPr>
            </w:pPr>
            <w:r w:rsidRPr="000F64AA">
              <w:rPr>
                <w:rFonts w:cs="Arial"/>
                <w:sz w:val="18"/>
              </w:rPr>
              <w:t>12 : Short Sea Transportation</w:t>
            </w:r>
          </w:p>
          <w:p w14:paraId="779BFB1D" w14:textId="77777777" w:rsidR="000F64AA" w:rsidRPr="000F64AA" w:rsidRDefault="000F64AA" w:rsidP="00A45D93">
            <w:pPr>
              <w:spacing w:before="120" w:after="120" w:line="240" w:lineRule="auto"/>
              <w:rPr>
                <w:rFonts w:cs="Arial"/>
                <w:sz w:val="18"/>
              </w:rPr>
            </w:pPr>
            <w:r w:rsidRPr="000F64AA">
              <w:rPr>
                <w:rFonts w:cs="Arial"/>
                <w:sz w:val="18"/>
              </w:rPr>
              <w:t>13 : Marine Highway</w:t>
            </w:r>
          </w:p>
        </w:tc>
        <w:tc>
          <w:tcPr>
            <w:tcW w:w="417" w:type="pct"/>
            <w:shd w:val="clear" w:color="auto" w:fill="auto"/>
          </w:tcPr>
          <w:p w14:paraId="35FD6F29" w14:textId="77777777" w:rsidR="000F64AA" w:rsidRPr="000F64AA" w:rsidRDefault="000F64AA" w:rsidP="00A45D93">
            <w:pPr>
              <w:spacing w:before="120" w:after="120" w:line="240" w:lineRule="auto"/>
              <w:rPr>
                <w:rFonts w:cs="Arial"/>
                <w:sz w:val="18"/>
              </w:rPr>
            </w:pPr>
            <w:r w:rsidRPr="000F64AA">
              <w:rPr>
                <w:rFonts w:cs="Arial"/>
                <w:sz w:val="18"/>
              </w:rPr>
              <w:t>CL</w:t>
            </w:r>
          </w:p>
        </w:tc>
        <w:tc>
          <w:tcPr>
            <w:tcW w:w="834" w:type="pct"/>
            <w:shd w:val="clear" w:color="auto" w:fill="auto"/>
          </w:tcPr>
          <w:p w14:paraId="569E59D3" w14:textId="77777777" w:rsidR="000F64AA" w:rsidRPr="000F64AA" w:rsidRDefault="000F64AA" w:rsidP="00A45D93">
            <w:pPr>
              <w:spacing w:before="120" w:after="120" w:line="240" w:lineRule="auto"/>
              <w:rPr>
                <w:rFonts w:cs="Arial"/>
                <w:sz w:val="18"/>
              </w:rPr>
            </w:pPr>
            <w:r w:rsidRPr="000F64AA">
              <w:rPr>
                <w:rFonts w:cs="Arial"/>
                <w:sz w:val="18"/>
              </w:rPr>
              <w:t>0, *</w:t>
            </w:r>
          </w:p>
        </w:tc>
      </w:tr>
      <w:tr w:rsidR="000F64AA" w:rsidRPr="000F64AA" w14:paraId="37CC6F8D" w14:textId="77777777" w:rsidTr="00B131AF">
        <w:tc>
          <w:tcPr>
            <w:tcW w:w="1665" w:type="pct"/>
            <w:gridSpan w:val="2"/>
            <w:shd w:val="clear" w:color="auto" w:fill="auto"/>
          </w:tcPr>
          <w:p w14:paraId="677331AC" w14:textId="77777777" w:rsidR="000F64AA" w:rsidRPr="000F64AA" w:rsidRDefault="000F64AA" w:rsidP="000F64AA">
            <w:pPr>
              <w:spacing w:before="120" w:after="120"/>
              <w:rPr>
                <w:rFonts w:cs="Arial"/>
                <w:sz w:val="18"/>
              </w:rPr>
            </w:pPr>
            <w:r w:rsidRPr="000F64AA">
              <w:rPr>
                <w:rFonts w:cs="Arial"/>
                <w:sz w:val="18"/>
              </w:rPr>
              <w:t>Berthing Assistance</w:t>
            </w:r>
          </w:p>
        </w:tc>
        <w:tc>
          <w:tcPr>
            <w:tcW w:w="834" w:type="pct"/>
            <w:shd w:val="clear" w:color="auto" w:fill="auto"/>
          </w:tcPr>
          <w:p w14:paraId="49458A2C" w14:textId="77777777" w:rsidR="000F64AA" w:rsidRPr="000F64AA" w:rsidRDefault="000F64AA" w:rsidP="000F64AA">
            <w:pPr>
              <w:spacing w:before="120" w:after="120"/>
              <w:rPr>
                <w:rFonts w:cs="Arial"/>
                <w:sz w:val="18"/>
              </w:rPr>
            </w:pPr>
          </w:p>
        </w:tc>
        <w:tc>
          <w:tcPr>
            <w:tcW w:w="1250" w:type="pct"/>
            <w:gridSpan w:val="2"/>
            <w:shd w:val="clear" w:color="auto" w:fill="auto"/>
          </w:tcPr>
          <w:p w14:paraId="0BD2890A" w14:textId="77777777" w:rsidR="000F64AA" w:rsidRPr="000F64AA" w:rsidRDefault="000F64AA" w:rsidP="00A45D93">
            <w:pPr>
              <w:spacing w:before="120" w:after="120" w:line="240" w:lineRule="auto"/>
              <w:rPr>
                <w:rFonts w:cs="Arial"/>
                <w:sz w:val="18"/>
              </w:rPr>
            </w:pPr>
            <w:r w:rsidRPr="000F64AA">
              <w:rPr>
                <w:rFonts w:cs="Arial"/>
                <w:sz w:val="18"/>
              </w:rPr>
              <w:t>1 : Berthing Information</w:t>
            </w:r>
          </w:p>
          <w:p w14:paraId="26DFE9F3" w14:textId="77777777" w:rsidR="000F64AA" w:rsidRPr="000F64AA" w:rsidRDefault="000F64AA" w:rsidP="00A45D93">
            <w:pPr>
              <w:spacing w:before="120" w:after="120" w:line="240" w:lineRule="auto"/>
              <w:rPr>
                <w:rFonts w:cs="Arial"/>
                <w:sz w:val="18"/>
              </w:rPr>
            </w:pPr>
            <w:r w:rsidRPr="000F64AA">
              <w:rPr>
                <w:rFonts w:cs="Arial"/>
                <w:sz w:val="18"/>
              </w:rPr>
              <w:t>2 : Line Personnel</w:t>
            </w:r>
          </w:p>
          <w:p w14:paraId="771ED449" w14:textId="77777777" w:rsidR="000F64AA" w:rsidRPr="000F64AA" w:rsidRDefault="000F64AA" w:rsidP="00A45D93">
            <w:pPr>
              <w:spacing w:before="120" w:after="120" w:line="240" w:lineRule="auto"/>
              <w:rPr>
                <w:rFonts w:cs="Arial"/>
                <w:sz w:val="18"/>
              </w:rPr>
            </w:pPr>
            <w:r w:rsidRPr="000F64AA">
              <w:rPr>
                <w:rFonts w:cs="Arial"/>
                <w:sz w:val="18"/>
              </w:rPr>
              <w:t>3 : Mooring Boat</w:t>
            </w:r>
          </w:p>
          <w:p w14:paraId="74C2D985" w14:textId="77777777" w:rsidR="000F64AA" w:rsidRPr="000F64AA" w:rsidRDefault="000F64AA" w:rsidP="00A45D93">
            <w:pPr>
              <w:spacing w:before="120" w:after="120" w:line="240" w:lineRule="auto"/>
              <w:rPr>
                <w:rFonts w:cs="Arial"/>
                <w:sz w:val="18"/>
              </w:rPr>
            </w:pPr>
            <w:r w:rsidRPr="000F64AA">
              <w:rPr>
                <w:rFonts w:cs="Arial"/>
                <w:sz w:val="18"/>
              </w:rPr>
              <w:t>4 : Mule</w:t>
            </w:r>
          </w:p>
          <w:p w14:paraId="721FBDD2" w14:textId="77777777" w:rsidR="000F64AA" w:rsidRPr="000F64AA" w:rsidRDefault="000F64AA" w:rsidP="00A45D93">
            <w:pPr>
              <w:spacing w:before="120" w:after="120" w:line="240" w:lineRule="auto"/>
              <w:rPr>
                <w:rFonts w:cs="Arial"/>
                <w:sz w:val="18"/>
              </w:rPr>
            </w:pPr>
            <w:r w:rsidRPr="000F64AA">
              <w:rPr>
                <w:rFonts w:cs="Arial"/>
                <w:sz w:val="18"/>
              </w:rPr>
              <w:t>5 : Tugboat</w:t>
            </w:r>
          </w:p>
        </w:tc>
        <w:tc>
          <w:tcPr>
            <w:tcW w:w="417" w:type="pct"/>
            <w:shd w:val="clear" w:color="auto" w:fill="auto"/>
          </w:tcPr>
          <w:p w14:paraId="46C220E4" w14:textId="77777777" w:rsidR="000F64AA" w:rsidRPr="000F64AA" w:rsidRDefault="000F64AA" w:rsidP="00A45D93">
            <w:pPr>
              <w:spacing w:before="120" w:after="120" w:line="240" w:lineRule="auto"/>
              <w:rPr>
                <w:rFonts w:cs="Arial"/>
                <w:sz w:val="18"/>
              </w:rPr>
            </w:pPr>
            <w:r w:rsidRPr="000F64AA">
              <w:rPr>
                <w:rFonts w:cs="Arial"/>
                <w:sz w:val="18"/>
              </w:rPr>
              <w:t>EN</w:t>
            </w:r>
          </w:p>
        </w:tc>
        <w:tc>
          <w:tcPr>
            <w:tcW w:w="834" w:type="pct"/>
            <w:shd w:val="clear" w:color="auto" w:fill="auto"/>
          </w:tcPr>
          <w:p w14:paraId="2074B18F" w14:textId="77777777" w:rsidR="000F64AA" w:rsidRPr="000F64AA" w:rsidRDefault="000F64AA" w:rsidP="00A45D93">
            <w:pPr>
              <w:spacing w:before="120" w:after="120" w:line="240" w:lineRule="auto"/>
              <w:rPr>
                <w:rFonts w:cs="Arial"/>
                <w:sz w:val="18"/>
              </w:rPr>
            </w:pPr>
            <w:r w:rsidRPr="000F64AA">
              <w:rPr>
                <w:rFonts w:cs="Arial"/>
                <w:sz w:val="18"/>
              </w:rPr>
              <w:t>0, *</w:t>
            </w:r>
          </w:p>
        </w:tc>
      </w:tr>
      <w:tr w:rsidR="000F64AA" w:rsidRPr="000F64AA" w14:paraId="4B12A1C4" w14:textId="77777777" w:rsidTr="00B131AF">
        <w:tc>
          <w:tcPr>
            <w:tcW w:w="1665" w:type="pct"/>
            <w:gridSpan w:val="2"/>
            <w:shd w:val="clear" w:color="auto" w:fill="auto"/>
          </w:tcPr>
          <w:p w14:paraId="38E03B55" w14:textId="77777777" w:rsidR="000F64AA" w:rsidRPr="000F64AA" w:rsidRDefault="000F64AA" w:rsidP="000F64AA">
            <w:pPr>
              <w:spacing w:before="120" w:after="120"/>
              <w:rPr>
                <w:rFonts w:cs="Arial"/>
                <w:sz w:val="18"/>
              </w:rPr>
            </w:pPr>
            <w:r w:rsidRPr="000F64AA">
              <w:rPr>
                <w:rFonts w:cs="Arial"/>
                <w:sz w:val="18"/>
              </w:rPr>
              <w:t>Cargo Service</w:t>
            </w:r>
          </w:p>
        </w:tc>
        <w:tc>
          <w:tcPr>
            <w:tcW w:w="834" w:type="pct"/>
            <w:shd w:val="clear" w:color="auto" w:fill="auto"/>
          </w:tcPr>
          <w:p w14:paraId="0D50EDD2" w14:textId="77777777" w:rsidR="000F64AA" w:rsidRPr="000F64AA" w:rsidRDefault="000F64AA" w:rsidP="000F64AA">
            <w:pPr>
              <w:spacing w:before="120" w:after="120"/>
              <w:rPr>
                <w:rFonts w:cs="Arial"/>
                <w:sz w:val="18"/>
              </w:rPr>
            </w:pPr>
          </w:p>
        </w:tc>
        <w:tc>
          <w:tcPr>
            <w:tcW w:w="1250" w:type="pct"/>
            <w:gridSpan w:val="2"/>
            <w:shd w:val="clear" w:color="auto" w:fill="auto"/>
          </w:tcPr>
          <w:p w14:paraId="74C03EC5" w14:textId="77777777" w:rsidR="000F64AA" w:rsidRPr="000F64AA" w:rsidRDefault="000F64AA" w:rsidP="00A45D93">
            <w:pPr>
              <w:spacing w:before="120" w:after="120" w:line="240" w:lineRule="auto"/>
              <w:rPr>
                <w:rFonts w:cs="Arial"/>
                <w:sz w:val="18"/>
              </w:rPr>
            </w:pPr>
            <w:r w:rsidRPr="000F64AA">
              <w:rPr>
                <w:rFonts w:cs="Arial"/>
                <w:sz w:val="18"/>
              </w:rPr>
              <w:t>1 : Stevedoring</w:t>
            </w:r>
          </w:p>
          <w:p w14:paraId="0E34EF39" w14:textId="77777777" w:rsidR="000F64AA" w:rsidRPr="000F64AA" w:rsidRDefault="000F64AA" w:rsidP="00A45D93">
            <w:pPr>
              <w:spacing w:before="120" w:after="120" w:line="240" w:lineRule="auto"/>
              <w:rPr>
                <w:rFonts w:cs="Arial"/>
                <w:sz w:val="18"/>
              </w:rPr>
            </w:pPr>
            <w:r w:rsidRPr="000F64AA">
              <w:rPr>
                <w:rFonts w:cs="Arial"/>
                <w:sz w:val="18"/>
              </w:rPr>
              <w:t>2 : Cargo Surveying</w:t>
            </w:r>
          </w:p>
          <w:p w14:paraId="1FCA27AA" w14:textId="77777777" w:rsidR="000F64AA" w:rsidRPr="000F64AA" w:rsidRDefault="000F64AA" w:rsidP="00A45D93">
            <w:pPr>
              <w:spacing w:before="120" w:after="120" w:line="240" w:lineRule="auto"/>
              <w:rPr>
                <w:rFonts w:cs="Arial"/>
                <w:sz w:val="18"/>
              </w:rPr>
            </w:pPr>
            <w:r w:rsidRPr="000F64AA">
              <w:rPr>
                <w:rFonts w:cs="Arial"/>
                <w:sz w:val="18"/>
              </w:rPr>
              <w:t>3 : Cargo Lashing</w:t>
            </w:r>
          </w:p>
          <w:p w14:paraId="296062F3" w14:textId="77777777" w:rsidR="000F64AA" w:rsidRPr="000F64AA" w:rsidRDefault="000F64AA" w:rsidP="00A45D93">
            <w:pPr>
              <w:spacing w:before="120" w:after="120" w:line="240" w:lineRule="auto"/>
              <w:rPr>
                <w:rFonts w:cs="Arial"/>
                <w:sz w:val="18"/>
              </w:rPr>
            </w:pPr>
            <w:r w:rsidRPr="000F64AA">
              <w:rPr>
                <w:rFonts w:cs="Arial"/>
                <w:sz w:val="18"/>
              </w:rPr>
              <w:t>4 : Draught Survey</w:t>
            </w:r>
          </w:p>
        </w:tc>
        <w:tc>
          <w:tcPr>
            <w:tcW w:w="417" w:type="pct"/>
            <w:shd w:val="clear" w:color="auto" w:fill="auto"/>
          </w:tcPr>
          <w:p w14:paraId="71C0D4F9" w14:textId="77777777" w:rsidR="000F64AA" w:rsidRPr="000F64AA" w:rsidRDefault="000F64AA" w:rsidP="00A45D93">
            <w:pPr>
              <w:spacing w:before="120" w:after="120" w:line="240" w:lineRule="auto"/>
              <w:rPr>
                <w:rFonts w:cs="Arial"/>
                <w:sz w:val="18"/>
              </w:rPr>
            </w:pPr>
            <w:r w:rsidRPr="000F64AA">
              <w:rPr>
                <w:rFonts w:cs="Arial"/>
                <w:sz w:val="18"/>
              </w:rPr>
              <w:t>EN</w:t>
            </w:r>
          </w:p>
        </w:tc>
        <w:tc>
          <w:tcPr>
            <w:tcW w:w="834" w:type="pct"/>
            <w:shd w:val="clear" w:color="auto" w:fill="auto"/>
          </w:tcPr>
          <w:p w14:paraId="0DB7465A" w14:textId="77777777" w:rsidR="000F64AA" w:rsidRPr="000F64AA" w:rsidRDefault="000F64AA" w:rsidP="00A45D93">
            <w:pPr>
              <w:spacing w:before="120" w:after="120" w:line="240" w:lineRule="auto"/>
              <w:rPr>
                <w:rFonts w:cs="Arial"/>
                <w:sz w:val="18"/>
              </w:rPr>
            </w:pPr>
            <w:r w:rsidRPr="000F64AA">
              <w:rPr>
                <w:rFonts w:cs="Arial"/>
                <w:sz w:val="18"/>
              </w:rPr>
              <w:t>0, *</w:t>
            </w:r>
          </w:p>
        </w:tc>
      </w:tr>
      <w:tr w:rsidR="000F64AA" w:rsidRPr="000F64AA" w14:paraId="30418C46" w14:textId="77777777" w:rsidTr="00B131AF">
        <w:tc>
          <w:tcPr>
            <w:tcW w:w="1665" w:type="pct"/>
            <w:gridSpan w:val="2"/>
            <w:shd w:val="clear" w:color="auto" w:fill="auto"/>
          </w:tcPr>
          <w:p w14:paraId="24D4C973" w14:textId="77777777" w:rsidR="000F64AA" w:rsidRPr="000F64AA" w:rsidRDefault="000F64AA" w:rsidP="000F64AA">
            <w:pPr>
              <w:spacing w:before="120" w:after="120"/>
              <w:rPr>
                <w:rFonts w:cs="Arial"/>
                <w:sz w:val="18"/>
              </w:rPr>
            </w:pPr>
            <w:r w:rsidRPr="000F64AA">
              <w:rPr>
                <w:rFonts w:cs="Arial"/>
                <w:sz w:val="18"/>
              </w:rPr>
              <w:t>Security-Safety-Emergency Service</w:t>
            </w:r>
          </w:p>
        </w:tc>
        <w:tc>
          <w:tcPr>
            <w:tcW w:w="834" w:type="pct"/>
            <w:shd w:val="clear" w:color="auto" w:fill="auto"/>
          </w:tcPr>
          <w:p w14:paraId="1241142D" w14:textId="77777777" w:rsidR="000F64AA" w:rsidRPr="000F64AA" w:rsidRDefault="000F64AA" w:rsidP="000F64AA">
            <w:pPr>
              <w:spacing w:before="120" w:after="120"/>
              <w:rPr>
                <w:rFonts w:cs="Arial"/>
                <w:sz w:val="18"/>
              </w:rPr>
            </w:pPr>
          </w:p>
        </w:tc>
        <w:tc>
          <w:tcPr>
            <w:tcW w:w="1250" w:type="pct"/>
            <w:gridSpan w:val="2"/>
            <w:shd w:val="clear" w:color="auto" w:fill="auto"/>
          </w:tcPr>
          <w:p w14:paraId="65AFBC31" w14:textId="77777777" w:rsidR="000F64AA" w:rsidRPr="000F64AA" w:rsidRDefault="000F64AA" w:rsidP="00A45D93">
            <w:pPr>
              <w:spacing w:before="120" w:after="120" w:line="240" w:lineRule="auto"/>
              <w:rPr>
                <w:rFonts w:cs="Arial"/>
                <w:sz w:val="18"/>
              </w:rPr>
            </w:pPr>
            <w:r w:rsidRPr="000F64AA">
              <w:rPr>
                <w:rFonts w:cs="Arial"/>
                <w:sz w:val="18"/>
              </w:rPr>
              <w:t>1 : Coast Guard</w:t>
            </w:r>
          </w:p>
          <w:p w14:paraId="21D38655" w14:textId="77777777" w:rsidR="000F64AA" w:rsidRPr="000F64AA" w:rsidRDefault="000F64AA" w:rsidP="00A45D93">
            <w:pPr>
              <w:spacing w:before="120" w:after="120" w:line="240" w:lineRule="auto"/>
              <w:rPr>
                <w:rFonts w:cs="Arial"/>
                <w:sz w:val="18"/>
              </w:rPr>
            </w:pPr>
            <w:r w:rsidRPr="000F64AA">
              <w:rPr>
                <w:rFonts w:cs="Arial"/>
                <w:sz w:val="18"/>
              </w:rPr>
              <w:t>2 : Customs</w:t>
            </w:r>
          </w:p>
          <w:p w14:paraId="4AD53F3F" w14:textId="77777777" w:rsidR="000F64AA" w:rsidRPr="000F64AA" w:rsidRDefault="000F64AA" w:rsidP="00A45D93">
            <w:pPr>
              <w:spacing w:before="120" w:after="120" w:line="240" w:lineRule="auto"/>
              <w:rPr>
                <w:rFonts w:cs="Arial"/>
                <w:sz w:val="18"/>
              </w:rPr>
            </w:pPr>
            <w:r w:rsidRPr="000F64AA">
              <w:rPr>
                <w:rFonts w:cs="Arial"/>
                <w:sz w:val="18"/>
              </w:rPr>
              <w:t>3 : Environmental Emergency Information Centre</w:t>
            </w:r>
          </w:p>
          <w:p w14:paraId="71E841F4" w14:textId="77777777" w:rsidR="000F64AA" w:rsidRPr="000F64AA" w:rsidRDefault="000F64AA" w:rsidP="00A45D93">
            <w:pPr>
              <w:spacing w:before="120" w:after="120" w:line="240" w:lineRule="auto"/>
              <w:rPr>
                <w:rFonts w:cs="Arial"/>
                <w:sz w:val="18"/>
              </w:rPr>
            </w:pPr>
            <w:r w:rsidRPr="000F64AA">
              <w:rPr>
                <w:rFonts w:cs="Arial"/>
                <w:sz w:val="18"/>
              </w:rPr>
              <w:t>4 : Emergency Coordination Centre</w:t>
            </w:r>
          </w:p>
          <w:p w14:paraId="76372752" w14:textId="77777777" w:rsidR="000F64AA" w:rsidRPr="000F64AA" w:rsidRDefault="000F64AA" w:rsidP="00A45D93">
            <w:pPr>
              <w:spacing w:before="120" w:after="120" w:line="240" w:lineRule="auto"/>
              <w:rPr>
                <w:rFonts w:cs="Arial"/>
                <w:sz w:val="18"/>
              </w:rPr>
            </w:pPr>
            <w:r w:rsidRPr="000F64AA">
              <w:rPr>
                <w:rFonts w:cs="Arial"/>
                <w:sz w:val="18"/>
              </w:rPr>
              <w:t>5 : Guard and/or Security Service</w:t>
            </w:r>
          </w:p>
          <w:p w14:paraId="3CEC7464" w14:textId="77777777" w:rsidR="000F64AA" w:rsidRPr="000F64AA" w:rsidRDefault="000F64AA" w:rsidP="00A45D93">
            <w:pPr>
              <w:spacing w:before="120" w:after="120" w:line="240" w:lineRule="auto"/>
              <w:rPr>
                <w:rFonts w:cs="Arial"/>
                <w:sz w:val="18"/>
              </w:rPr>
            </w:pPr>
            <w:r w:rsidRPr="000F64AA">
              <w:rPr>
                <w:rFonts w:cs="Arial"/>
                <w:sz w:val="18"/>
              </w:rPr>
              <w:t>6 : Immigration</w:t>
            </w:r>
          </w:p>
          <w:p w14:paraId="563A070E" w14:textId="77777777" w:rsidR="000F64AA" w:rsidRPr="000F64AA" w:rsidRDefault="000F64AA" w:rsidP="00A45D93">
            <w:pPr>
              <w:spacing w:before="120" w:after="120" w:line="240" w:lineRule="auto"/>
              <w:rPr>
                <w:rFonts w:cs="Arial"/>
                <w:sz w:val="18"/>
              </w:rPr>
            </w:pPr>
            <w:r w:rsidRPr="000F64AA">
              <w:rPr>
                <w:rFonts w:cs="Arial"/>
                <w:sz w:val="18"/>
              </w:rPr>
              <w:t>7 : Police</w:t>
            </w:r>
          </w:p>
          <w:p w14:paraId="0B2D7F0D" w14:textId="77777777" w:rsidR="000F64AA" w:rsidRPr="000F64AA" w:rsidRDefault="000F64AA" w:rsidP="00A45D93">
            <w:pPr>
              <w:spacing w:before="120" w:after="120" w:line="240" w:lineRule="auto"/>
              <w:rPr>
                <w:rFonts w:cs="Arial"/>
                <w:sz w:val="18"/>
              </w:rPr>
            </w:pPr>
            <w:r w:rsidRPr="000F64AA">
              <w:rPr>
                <w:rFonts w:cs="Arial"/>
                <w:sz w:val="18"/>
              </w:rPr>
              <w:t>8 : Sea Rescue Control</w:t>
            </w:r>
          </w:p>
        </w:tc>
        <w:tc>
          <w:tcPr>
            <w:tcW w:w="417" w:type="pct"/>
            <w:shd w:val="clear" w:color="auto" w:fill="auto"/>
          </w:tcPr>
          <w:p w14:paraId="6B6FDCD4" w14:textId="77777777" w:rsidR="000F64AA" w:rsidRPr="000F64AA" w:rsidRDefault="000F64AA" w:rsidP="00A45D93">
            <w:pPr>
              <w:spacing w:before="120" w:after="120" w:line="240" w:lineRule="auto"/>
              <w:rPr>
                <w:rFonts w:cs="Arial"/>
                <w:sz w:val="18"/>
              </w:rPr>
            </w:pPr>
            <w:r w:rsidRPr="000F64AA">
              <w:rPr>
                <w:rFonts w:cs="Arial"/>
                <w:sz w:val="18"/>
              </w:rPr>
              <w:t>CL</w:t>
            </w:r>
          </w:p>
        </w:tc>
        <w:tc>
          <w:tcPr>
            <w:tcW w:w="834" w:type="pct"/>
            <w:shd w:val="clear" w:color="auto" w:fill="auto"/>
          </w:tcPr>
          <w:p w14:paraId="3D779951" w14:textId="77777777" w:rsidR="000F64AA" w:rsidRPr="000F64AA" w:rsidRDefault="000F64AA" w:rsidP="00A45D93">
            <w:pPr>
              <w:spacing w:before="120" w:after="120" w:line="240" w:lineRule="auto"/>
              <w:rPr>
                <w:rFonts w:cs="Arial"/>
                <w:sz w:val="18"/>
              </w:rPr>
            </w:pPr>
            <w:r w:rsidRPr="000F64AA">
              <w:rPr>
                <w:rFonts w:cs="Arial"/>
                <w:sz w:val="18"/>
              </w:rPr>
              <w:t>0, *</w:t>
            </w:r>
          </w:p>
        </w:tc>
      </w:tr>
      <w:tr w:rsidR="000F64AA" w:rsidRPr="000F64AA" w14:paraId="571E8B18" w14:textId="77777777" w:rsidTr="00B131AF">
        <w:tc>
          <w:tcPr>
            <w:tcW w:w="1665" w:type="pct"/>
            <w:gridSpan w:val="2"/>
            <w:shd w:val="clear" w:color="auto" w:fill="auto"/>
          </w:tcPr>
          <w:p w14:paraId="5DAF16B8" w14:textId="77777777" w:rsidR="000F64AA" w:rsidRPr="000F64AA" w:rsidRDefault="000F64AA" w:rsidP="000F64AA">
            <w:pPr>
              <w:spacing w:before="120" w:after="120"/>
              <w:rPr>
                <w:rFonts w:cs="Arial"/>
                <w:sz w:val="18"/>
              </w:rPr>
            </w:pPr>
            <w:r w:rsidRPr="000F64AA">
              <w:rPr>
                <w:rFonts w:cs="Arial"/>
                <w:sz w:val="18"/>
              </w:rPr>
              <w:t>Waste Disposal Service</w:t>
            </w:r>
          </w:p>
        </w:tc>
        <w:tc>
          <w:tcPr>
            <w:tcW w:w="834" w:type="pct"/>
            <w:shd w:val="clear" w:color="auto" w:fill="auto"/>
          </w:tcPr>
          <w:p w14:paraId="21078103" w14:textId="77777777" w:rsidR="000F64AA" w:rsidRPr="000F64AA" w:rsidRDefault="000F64AA" w:rsidP="000F64AA">
            <w:pPr>
              <w:spacing w:before="120" w:after="120"/>
              <w:rPr>
                <w:rFonts w:cs="Arial"/>
                <w:sz w:val="18"/>
              </w:rPr>
            </w:pPr>
          </w:p>
        </w:tc>
        <w:tc>
          <w:tcPr>
            <w:tcW w:w="1250" w:type="pct"/>
            <w:gridSpan w:val="2"/>
            <w:shd w:val="clear" w:color="auto" w:fill="auto"/>
          </w:tcPr>
          <w:p w14:paraId="37ED26B5" w14:textId="77777777" w:rsidR="000F64AA" w:rsidRPr="000F64AA" w:rsidRDefault="000F64AA" w:rsidP="00A45D93">
            <w:pPr>
              <w:spacing w:before="120" w:after="120" w:line="240" w:lineRule="auto"/>
              <w:rPr>
                <w:rFonts w:cs="Arial"/>
                <w:sz w:val="18"/>
              </w:rPr>
            </w:pPr>
            <w:r w:rsidRPr="000F64AA">
              <w:rPr>
                <w:rFonts w:cs="Arial"/>
                <w:sz w:val="18"/>
              </w:rPr>
              <w:t>1 : MARPOL Annex I Oily Bilge Water</w:t>
            </w:r>
          </w:p>
          <w:p w14:paraId="1FF2C6B2" w14:textId="77777777" w:rsidR="000F64AA" w:rsidRPr="000F64AA" w:rsidRDefault="000F64AA" w:rsidP="00A45D93">
            <w:pPr>
              <w:spacing w:before="120" w:after="120" w:line="240" w:lineRule="auto"/>
              <w:rPr>
                <w:rFonts w:cs="Arial"/>
                <w:sz w:val="18"/>
              </w:rPr>
            </w:pPr>
            <w:r w:rsidRPr="000F64AA">
              <w:rPr>
                <w:rFonts w:cs="Arial"/>
                <w:sz w:val="18"/>
              </w:rPr>
              <w:t>2 : MARPOL Annex I Oily Residues</w:t>
            </w:r>
          </w:p>
          <w:p w14:paraId="3FBD6571" w14:textId="77777777" w:rsidR="000F64AA" w:rsidRPr="000F64AA" w:rsidRDefault="000F64AA" w:rsidP="00A45D93">
            <w:pPr>
              <w:spacing w:before="120" w:after="120" w:line="240" w:lineRule="auto"/>
              <w:rPr>
                <w:rFonts w:cs="Arial"/>
                <w:sz w:val="18"/>
              </w:rPr>
            </w:pPr>
            <w:r w:rsidRPr="000F64AA">
              <w:rPr>
                <w:rFonts w:cs="Arial"/>
                <w:sz w:val="18"/>
              </w:rPr>
              <w:t>3 : MARPOL Annex I Oily Tank Washings</w:t>
            </w:r>
          </w:p>
          <w:p w14:paraId="5FE98487" w14:textId="77777777" w:rsidR="000F64AA" w:rsidRPr="000F64AA" w:rsidRDefault="000F64AA" w:rsidP="00A45D93">
            <w:pPr>
              <w:spacing w:before="120" w:after="120" w:line="240" w:lineRule="auto"/>
              <w:rPr>
                <w:rFonts w:cs="Arial"/>
                <w:sz w:val="18"/>
              </w:rPr>
            </w:pPr>
            <w:r w:rsidRPr="000F64AA">
              <w:rPr>
                <w:rFonts w:cs="Arial"/>
                <w:sz w:val="18"/>
              </w:rPr>
              <w:lastRenderedPageBreak/>
              <w:t>4 : MARPOL Annex I Dirty Ballast Water</w:t>
            </w:r>
          </w:p>
          <w:p w14:paraId="1C8E1F23" w14:textId="77777777" w:rsidR="000F64AA" w:rsidRPr="000F64AA" w:rsidRDefault="000F64AA" w:rsidP="00A45D93">
            <w:pPr>
              <w:spacing w:before="120" w:after="120" w:line="240" w:lineRule="auto"/>
              <w:rPr>
                <w:rFonts w:cs="Arial"/>
                <w:sz w:val="18"/>
              </w:rPr>
            </w:pPr>
            <w:r w:rsidRPr="000F64AA">
              <w:rPr>
                <w:rFonts w:cs="Arial"/>
                <w:sz w:val="18"/>
              </w:rPr>
              <w:t>5 : MARPOL Annex I Scale and Sludge from Tank Cleaning</w:t>
            </w:r>
          </w:p>
          <w:p w14:paraId="134D515E" w14:textId="77777777" w:rsidR="000F64AA" w:rsidRPr="000F64AA" w:rsidRDefault="000F64AA" w:rsidP="00A45D93">
            <w:pPr>
              <w:spacing w:before="120" w:after="120" w:line="240" w:lineRule="auto"/>
              <w:rPr>
                <w:rFonts w:cs="Arial"/>
                <w:sz w:val="18"/>
              </w:rPr>
            </w:pPr>
            <w:r w:rsidRPr="000F64AA">
              <w:rPr>
                <w:rFonts w:cs="Arial"/>
                <w:sz w:val="18"/>
              </w:rPr>
              <w:t>6 : MARPOL Annex I Other Oily Waste</w:t>
            </w:r>
          </w:p>
          <w:p w14:paraId="183739D9" w14:textId="77777777" w:rsidR="000F64AA" w:rsidRPr="000F64AA" w:rsidRDefault="000F64AA" w:rsidP="00A45D93">
            <w:pPr>
              <w:spacing w:before="120" w:after="120" w:line="240" w:lineRule="auto"/>
              <w:rPr>
                <w:rFonts w:cs="Arial"/>
                <w:sz w:val="18"/>
              </w:rPr>
            </w:pPr>
            <w:r w:rsidRPr="000F64AA">
              <w:rPr>
                <w:rFonts w:cs="Arial"/>
                <w:sz w:val="18"/>
              </w:rPr>
              <w:t>7 : MARPOL Annex II Category X</w:t>
            </w:r>
          </w:p>
          <w:p w14:paraId="19B3043D" w14:textId="77777777" w:rsidR="000F64AA" w:rsidRPr="000F64AA" w:rsidRDefault="000F64AA" w:rsidP="00A45D93">
            <w:pPr>
              <w:spacing w:before="120" w:after="120" w:line="240" w:lineRule="auto"/>
              <w:rPr>
                <w:rFonts w:cs="Arial"/>
                <w:sz w:val="18"/>
              </w:rPr>
            </w:pPr>
            <w:r w:rsidRPr="000F64AA">
              <w:rPr>
                <w:rFonts w:cs="Arial"/>
                <w:sz w:val="18"/>
              </w:rPr>
              <w:t>8 : MARPOL Annex II Category Y</w:t>
            </w:r>
          </w:p>
          <w:p w14:paraId="03B659CD" w14:textId="77777777" w:rsidR="000F64AA" w:rsidRPr="000F64AA" w:rsidRDefault="000F64AA" w:rsidP="00A45D93">
            <w:pPr>
              <w:spacing w:before="120" w:after="120" w:line="240" w:lineRule="auto"/>
              <w:rPr>
                <w:rFonts w:cs="Arial"/>
                <w:sz w:val="18"/>
              </w:rPr>
            </w:pPr>
            <w:r w:rsidRPr="000F64AA">
              <w:rPr>
                <w:rFonts w:cs="Arial"/>
                <w:sz w:val="18"/>
              </w:rPr>
              <w:t>9 : MARPOL Annex II Category Z</w:t>
            </w:r>
          </w:p>
          <w:p w14:paraId="059FC573" w14:textId="77777777" w:rsidR="000F64AA" w:rsidRPr="000F64AA" w:rsidRDefault="000F64AA" w:rsidP="00A45D93">
            <w:pPr>
              <w:spacing w:before="120" w:after="120" w:line="240" w:lineRule="auto"/>
              <w:rPr>
                <w:rFonts w:cs="Arial"/>
                <w:sz w:val="18"/>
              </w:rPr>
            </w:pPr>
            <w:r w:rsidRPr="000F64AA">
              <w:rPr>
                <w:rFonts w:cs="Arial"/>
                <w:sz w:val="18"/>
              </w:rPr>
              <w:t>10 : MARPOL Annex II Category OS</w:t>
            </w:r>
          </w:p>
          <w:p w14:paraId="5D667430" w14:textId="77777777" w:rsidR="000F64AA" w:rsidRPr="000F64AA" w:rsidRDefault="000F64AA" w:rsidP="00A45D93">
            <w:pPr>
              <w:spacing w:before="120" w:after="120" w:line="240" w:lineRule="auto"/>
              <w:rPr>
                <w:rFonts w:cs="Arial"/>
                <w:sz w:val="18"/>
              </w:rPr>
            </w:pPr>
            <w:r w:rsidRPr="000F64AA">
              <w:rPr>
                <w:rFonts w:cs="Arial"/>
                <w:sz w:val="18"/>
              </w:rPr>
              <w:t>11 : MARPOL Annex IV Sewage</w:t>
            </w:r>
          </w:p>
          <w:p w14:paraId="3E84441B" w14:textId="77777777" w:rsidR="000F64AA" w:rsidRPr="000F64AA" w:rsidRDefault="000F64AA" w:rsidP="00A45D93">
            <w:pPr>
              <w:spacing w:before="120" w:after="120" w:line="240" w:lineRule="auto"/>
              <w:rPr>
                <w:rFonts w:cs="Arial"/>
                <w:sz w:val="18"/>
              </w:rPr>
            </w:pPr>
            <w:r w:rsidRPr="000F64AA">
              <w:rPr>
                <w:rFonts w:cs="Arial"/>
                <w:sz w:val="18"/>
              </w:rPr>
              <w:t>12 : MARPOL Annex V Plastics</w:t>
            </w:r>
          </w:p>
          <w:p w14:paraId="7335A482" w14:textId="77777777" w:rsidR="000F64AA" w:rsidRPr="000F64AA" w:rsidRDefault="000F64AA" w:rsidP="00A45D93">
            <w:pPr>
              <w:spacing w:before="120" w:after="120" w:line="240" w:lineRule="auto"/>
              <w:rPr>
                <w:rFonts w:cs="Arial"/>
                <w:sz w:val="18"/>
              </w:rPr>
            </w:pPr>
            <w:r w:rsidRPr="000F64AA">
              <w:rPr>
                <w:rFonts w:cs="Arial"/>
                <w:sz w:val="18"/>
              </w:rPr>
              <w:t>13 : MARPOL Annex V Food Wastes</w:t>
            </w:r>
          </w:p>
          <w:p w14:paraId="6BF51439" w14:textId="77777777" w:rsidR="000F64AA" w:rsidRPr="000F64AA" w:rsidRDefault="000F64AA" w:rsidP="00A45D93">
            <w:pPr>
              <w:spacing w:before="120" w:after="120" w:line="240" w:lineRule="auto"/>
              <w:rPr>
                <w:rFonts w:cs="Arial"/>
                <w:sz w:val="18"/>
              </w:rPr>
            </w:pPr>
            <w:r w:rsidRPr="000F64AA">
              <w:rPr>
                <w:rFonts w:cs="Arial"/>
                <w:sz w:val="18"/>
              </w:rPr>
              <w:t>14 : MARPOL Annex V Domestic Wastes</w:t>
            </w:r>
          </w:p>
          <w:p w14:paraId="3415B86F" w14:textId="77777777" w:rsidR="000F64AA" w:rsidRPr="000F64AA" w:rsidRDefault="000F64AA" w:rsidP="00A45D93">
            <w:pPr>
              <w:spacing w:before="120" w:after="120" w:line="240" w:lineRule="auto"/>
              <w:rPr>
                <w:rFonts w:cs="Arial"/>
                <w:sz w:val="18"/>
              </w:rPr>
            </w:pPr>
            <w:r w:rsidRPr="000F64AA">
              <w:rPr>
                <w:rFonts w:cs="Arial"/>
                <w:sz w:val="18"/>
              </w:rPr>
              <w:t>15 : MARPOL Annex V Cooking Oil</w:t>
            </w:r>
          </w:p>
          <w:p w14:paraId="40513930" w14:textId="77777777" w:rsidR="000F64AA" w:rsidRPr="000F64AA" w:rsidRDefault="000F64AA" w:rsidP="00A45D93">
            <w:pPr>
              <w:spacing w:before="120" w:after="120" w:line="240" w:lineRule="auto"/>
              <w:rPr>
                <w:rFonts w:cs="Arial"/>
                <w:sz w:val="18"/>
              </w:rPr>
            </w:pPr>
            <w:r w:rsidRPr="000F64AA">
              <w:rPr>
                <w:rFonts w:cs="Arial"/>
                <w:sz w:val="18"/>
              </w:rPr>
              <w:t>16 : MARPOL Annex V Incinerator Ashes</w:t>
            </w:r>
          </w:p>
          <w:p w14:paraId="070BCF7E" w14:textId="77777777" w:rsidR="000F64AA" w:rsidRPr="000F64AA" w:rsidRDefault="000F64AA" w:rsidP="00A45D93">
            <w:pPr>
              <w:spacing w:before="120" w:after="120" w:line="240" w:lineRule="auto"/>
              <w:rPr>
                <w:rFonts w:cs="Arial"/>
                <w:sz w:val="18"/>
              </w:rPr>
            </w:pPr>
            <w:r w:rsidRPr="000F64AA">
              <w:rPr>
                <w:rFonts w:cs="Arial"/>
                <w:sz w:val="18"/>
              </w:rPr>
              <w:t>17 : MARPOL Annex V Operational Wastes</w:t>
            </w:r>
          </w:p>
          <w:p w14:paraId="6B23BB36" w14:textId="77777777" w:rsidR="000F64AA" w:rsidRPr="000F64AA" w:rsidRDefault="000F64AA" w:rsidP="00A45D93">
            <w:pPr>
              <w:spacing w:before="120" w:after="120" w:line="240" w:lineRule="auto"/>
              <w:rPr>
                <w:rFonts w:cs="Arial"/>
                <w:sz w:val="18"/>
              </w:rPr>
            </w:pPr>
            <w:r w:rsidRPr="000F64AA">
              <w:rPr>
                <w:rFonts w:cs="Arial"/>
                <w:sz w:val="18"/>
              </w:rPr>
              <w:t>18 : MARPOL Annex V Animal Carcasses</w:t>
            </w:r>
          </w:p>
          <w:p w14:paraId="54D1E76C" w14:textId="77777777" w:rsidR="000F64AA" w:rsidRPr="000F64AA" w:rsidRDefault="000F64AA" w:rsidP="00A45D93">
            <w:pPr>
              <w:spacing w:before="120" w:after="120" w:line="240" w:lineRule="auto"/>
              <w:rPr>
                <w:rFonts w:cs="Arial"/>
                <w:sz w:val="18"/>
              </w:rPr>
            </w:pPr>
            <w:r w:rsidRPr="000F64AA">
              <w:rPr>
                <w:rFonts w:cs="Arial"/>
                <w:sz w:val="18"/>
              </w:rPr>
              <w:t>19 : MARPOL Annex V Fishing Gear</w:t>
            </w:r>
          </w:p>
          <w:p w14:paraId="13A80E27" w14:textId="77777777" w:rsidR="000F64AA" w:rsidRPr="000F64AA" w:rsidRDefault="000F64AA" w:rsidP="00A45D93">
            <w:pPr>
              <w:spacing w:before="120" w:after="120" w:line="240" w:lineRule="auto"/>
              <w:rPr>
                <w:rFonts w:cs="Arial"/>
                <w:sz w:val="18"/>
              </w:rPr>
            </w:pPr>
            <w:r w:rsidRPr="000F64AA">
              <w:rPr>
                <w:rFonts w:cs="Arial"/>
                <w:sz w:val="18"/>
              </w:rPr>
              <w:t>20 : MARPOL Annex V E-Waste</w:t>
            </w:r>
          </w:p>
          <w:p w14:paraId="3133A192" w14:textId="77777777" w:rsidR="000F64AA" w:rsidRPr="000F64AA" w:rsidRDefault="000F64AA" w:rsidP="00A45D93">
            <w:pPr>
              <w:spacing w:before="120" w:after="120" w:line="240" w:lineRule="auto"/>
              <w:rPr>
                <w:rFonts w:cs="Arial"/>
                <w:sz w:val="18"/>
              </w:rPr>
            </w:pPr>
            <w:r w:rsidRPr="000F64AA">
              <w:rPr>
                <w:rFonts w:cs="Arial"/>
                <w:sz w:val="18"/>
              </w:rPr>
              <w:t>21 : MARPOL Annex V Cargo Residues - non-HME</w:t>
            </w:r>
          </w:p>
          <w:p w14:paraId="24CA28BF" w14:textId="77777777" w:rsidR="000F64AA" w:rsidRPr="000F64AA" w:rsidRDefault="000F64AA" w:rsidP="00A45D93">
            <w:pPr>
              <w:spacing w:before="120" w:after="120" w:line="240" w:lineRule="auto"/>
              <w:rPr>
                <w:rFonts w:cs="Arial"/>
                <w:sz w:val="18"/>
              </w:rPr>
            </w:pPr>
            <w:r w:rsidRPr="000F64AA">
              <w:rPr>
                <w:rFonts w:cs="Arial"/>
                <w:sz w:val="18"/>
              </w:rPr>
              <w:t>22 : MARPOL Annex V Cargo Residues - HME</w:t>
            </w:r>
          </w:p>
          <w:p w14:paraId="7A89DE88" w14:textId="77777777" w:rsidR="000F64AA" w:rsidRPr="000F64AA" w:rsidRDefault="000F64AA" w:rsidP="00A45D93">
            <w:pPr>
              <w:spacing w:before="120" w:after="120" w:line="240" w:lineRule="auto"/>
              <w:rPr>
                <w:rFonts w:cs="Arial"/>
                <w:sz w:val="18"/>
              </w:rPr>
            </w:pPr>
            <w:r w:rsidRPr="000F64AA">
              <w:rPr>
                <w:rFonts w:cs="Arial"/>
                <w:sz w:val="18"/>
              </w:rPr>
              <w:t>23 : MARPOL Annex VI Ozone-Depleting Substances</w:t>
            </w:r>
          </w:p>
          <w:p w14:paraId="162AFB9F" w14:textId="77777777" w:rsidR="000F64AA" w:rsidRPr="000F64AA" w:rsidRDefault="000F64AA" w:rsidP="00A45D93">
            <w:pPr>
              <w:spacing w:before="120" w:after="120" w:line="240" w:lineRule="auto"/>
              <w:rPr>
                <w:rFonts w:cs="Arial"/>
                <w:sz w:val="18"/>
              </w:rPr>
            </w:pPr>
            <w:r w:rsidRPr="000F64AA">
              <w:rPr>
                <w:rFonts w:cs="Arial"/>
                <w:sz w:val="18"/>
              </w:rPr>
              <w:t>24 : MARPOL Annex VI Exhaust Gas-Cleaning Residues</w:t>
            </w:r>
          </w:p>
        </w:tc>
        <w:tc>
          <w:tcPr>
            <w:tcW w:w="417" w:type="pct"/>
            <w:shd w:val="clear" w:color="auto" w:fill="auto"/>
          </w:tcPr>
          <w:p w14:paraId="0A03D21D" w14:textId="77777777" w:rsidR="000F64AA" w:rsidRPr="000F64AA" w:rsidRDefault="000F64AA" w:rsidP="00A45D93">
            <w:pPr>
              <w:spacing w:before="120" w:after="120" w:line="240" w:lineRule="auto"/>
              <w:rPr>
                <w:rFonts w:cs="Arial"/>
                <w:sz w:val="18"/>
              </w:rPr>
            </w:pPr>
            <w:r w:rsidRPr="000F64AA">
              <w:rPr>
                <w:rFonts w:cs="Arial"/>
                <w:sz w:val="18"/>
              </w:rPr>
              <w:lastRenderedPageBreak/>
              <w:t>EN</w:t>
            </w:r>
          </w:p>
        </w:tc>
        <w:tc>
          <w:tcPr>
            <w:tcW w:w="834" w:type="pct"/>
            <w:shd w:val="clear" w:color="auto" w:fill="auto"/>
          </w:tcPr>
          <w:p w14:paraId="4FA063B9" w14:textId="77777777" w:rsidR="000F64AA" w:rsidRPr="000F64AA" w:rsidRDefault="000F64AA" w:rsidP="00A45D93">
            <w:pPr>
              <w:spacing w:before="120" w:after="120" w:line="240" w:lineRule="auto"/>
              <w:rPr>
                <w:rFonts w:cs="Arial"/>
                <w:sz w:val="18"/>
              </w:rPr>
            </w:pPr>
            <w:r w:rsidRPr="000F64AA">
              <w:rPr>
                <w:rFonts w:cs="Arial"/>
                <w:sz w:val="18"/>
              </w:rPr>
              <w:t>0, *</w:t>
            </w:r>
          </w:p>
        </w:tc>
      </w:tr>
      <w:tr w:rsidR="000F64AA" w:rsidRPr="000F64AA" w14:paraId="50DDBAD4" w14:textId="77777777" w:rsidTr="00B131AF">
        <w:tc>
          <w:tcPr>
            <w:tcW w:w="1665" w:type="pct"/>
            <w:gridSpan w:val="2"/>
            <w:shd w:val="clear" w:color="auto" w:fill="auto"/>
          </w:tcPr>
          <w:p w14:paraId="49CAFE38" w14:textId="77777777" w:rsidR="000F64AA" w:rsidRPr="000F64AA" w:rsidRDefault="000F64AA" w:rsidP="000F64AA">
            <w:pPr>
              <w:spacing w:before="120" w:after="120"/>
              <w:rPr>
                <w:rFonts w:cs="Arial"/>
                <w:sz w:val="18"/>
              </w:rPr>
            </w:pPr>
            <w:r w:rsidRPr="000F64AA">
              <w:rPr>
                <w:rFonts w:cs="Arial"/>
                <w:sz w:val="18"/>
              </w:rPr>
              <w:t>Supply Service</w:t>
            </w:r>
          </w:p>
        </w:tc>
        <w:tc>
          <w:tcPr>
            <w:tcW w:w="834" w:type="pct"/>
            <w:shd w:val="clear" w:color="auto" w:fill="auto"/>
          </w:tcPr>
          <w:p w14:paraId="0B8796C5" w14:textId="77777777" w:rsidR="000F64AA" w:rsidRPr="000F64AA" w:rsidRDefault="000F64AA" w:rsidP="000F64AA">
            <w:pPr>
              <w:spacing w:before="120" w:after="120"/>
              <w:rPr>
                <w:rFonts w:cs="Arial"/>
                <w:sz w:val="18"/>
              </w:rPr>
            </w:pPr>
          </w:p>
        </w:tc>
        <w:tc>
          <w:tcPr>
            <w:tcW w:w="1250" w:type="pct"/>
            <w:gridSpan w:val="2"/>
            <w:shd w:val="clear" w:color="auto" w:fill="auto"/>
          </w:tcPr>
          <w:p w14:paraId="6BAFB0AC" w14:textId="77777777" w:rsidR="000F64AA" w:rsidRPr="000F64AA" w:rsidRDefault="000F64AA" w:rsidP="00A45D93">
            <w:pPr>
              <w:spacing w:before="120" w:after="120" w:line="240" w:lineRule="auto"/>
              <w:rPr>
                <w:rFonts w:cs="Arial"/>
                <w:sz w:val="18"/>
              </w:rPr>
            </w:pPr>
            <w:r w:rsidRPr="000F64AA">
              <w:rPr>
                <w:rFonts w:cs="Arial"/>
                <w:sz w:val="18"/>
              </w:rPr>
              <w:t>1 : Shore Power</w:t>
            </w:r>
          </w:p>
          <w:p w14:paraId="4E199DA9" w14:textId="77777777" w:rsidR="000F64AA" w:rsidRPr="000F64AA" w:rsidRDefault="000F64AA" w:rsidP="00A45D93">
            <w:pPr>
              <w:spacing w:before="120" w:after="120" w:line="240" w:lineRule="auto"/>
              <w:rPr>
                <w:rFonts w:cs="Arial"/>
                <w:sz w:val="18"/>
              </w:rPr>
            </w:pPr>
            <w:r w:rsidRPr="000F64AA">
              <w:rPr>
                <w:rFonts w:cs="Arial"/>
                <w:sz w:val="18"/>
              </w:rPr>
              <w:t>2 : Fuel Oil Bunkering</w:t>
            </w:r>
          </w:p>
          <w:p w14:paraId="47C23AE1" w14:textId="77777777" w:rsidR="000F64AA" w:rsidRPr="000F64AA" w:rsidRDefault="000F64AA" w:rsidP="00A45D93">
            <w:pPr>
              <w:spacing w:before="120" w:after="120" w:line="240" w:lineRule="auto"/>
              <w:rPr>
                <w:rFonts w:cs="Arial"/>
                <w:sz w:val="18"/>
              </w:rPr>
            </w:pPr>
            <w:r w:rsidRPr="000F64AA">
              <w:rPr>
                <w:rFonts w:cs="Arial"/>
                <w:sz w:val="18"/>
              </w:rPr>
              <w:t>3 : LNG Bunkering</w:t>
            </w:r>
          </w:p>
          <w:p w14:paraId="0159A574" w14:textId="77777777" w:rsidR="000F64AA" w:rsidRPr="000F64AA" w:rsidRDefault="000F64AA" w:rsidP="00A45D93">
            <w:pPr>
              <w:spacing w:before="120" w:after="120" w:line="240" w:lineRule="auto"/>
              <w:rPr>
                <w:rFonts w:cs="Arial"/>
                <w:sz w:val="18"/>
              </w:rPr>
            </w:pPr>
            <w:r w:rsidRPr="000F64AA">
              <w:rPr>
                <w:rFonts w:cs="Arial"/>
                <w:sz w:val="18"/>
              </w:rPr>
              <w:t>4 : Lubricants</w:t>
            </w:r>
          </w:p>
          <w:p w14:paraId="672D1334" w14:textId="77777777" w:rsidR="000F64AA" w:rsidRPr="000F64AA" w:rsidRDefault="000F64AA" w:rsidP="00A45D93">
            <w:pPr>
              <w:spacing w:before="120" w:after="120" w:line="240" w:lineRule="auto"/>
              <w:rPr>
                <w:rFonts w:cs="Arial"/>
                <w:sz w:val="18"/>
              </w:rPr>
            </w:pPr>
            <w:r w:rsidRPr="000F64AA">
              <w:rPr>
                <w:rFonts w:cs="Arial"/>
                <w:sz w:val="18"/>
              </w:rPr>
              <w:lastRenderedPageBreak/>
              <w:t>5 : Steam</w:t>
            </w:r>
          </w:p>
          <w:p w14:paraId="47469758" w14:textId="77777777" w:rsidR="000F64AA" w:rsidRPr="000F64AA" w:rsidRDefault="000F64AA" w:rsidP="00A45D93">
            <w:pPr>
              <w:spacing w:before="120" w:after="120" w:line="240" w:lineRule="auto"/>
              <w:rPr>
                <w:rFonts w:cs="Arial"/>
                <w:sz w:val="18"/>
              </w:rPr>
            </w:pPr>
            <w:r w:rsidRPr="000F64AA">
              <w:rPr>
                <w:rFonts w:cs="Arial"/>
                <w:sz w:val="18"/>
              </w:rPr>
              <w:t>6 : Potable Water</w:t>
            </w:r>
          </w:p>
          <w:p w14:paraId="7A28EE05" w14:textId="77777777" w:rsidR="000F64AA" w:rsidRPr="000F64AA" w:rsidRDefault="000F64AA" w:rsidP="00A45D93">
            <w:pPr>
              <w:spacing w:before="120" w:after="120" w:line="240" w:lineRule="auto"/>
              <w:rPr>
                <w:rFonts w:cs="Arial"/>
                <w:sz w:val="18"/>
              </w:rPr>
            </w:pPr>
            <w:r w:rsidRPr="000F64AA">
              <w:rPr>
                <w:rFonts w:cs="Arial"/>
                <w:sz w:val="18"/>
              </w:rPr>
              <w:t>7 : International Shore Connection</w:t>
            </w:r>
          </w:p>
          <w:p w14:paraId="0F403AF8" w14:textId="77777777" w:rsidR="000F64AA" w:rsidRPr="000F64AA" w:rsidRDefault="000F64AA" w:rsidP="00A45D93">
            <w:pPr>
              <w:spacing w:before="120" w:after="120" w:line="240" w:lineRule="auto"/>
              <w:rPr>
                <w:rFonts w:cs="Arial"/>
                <w:sz w:val="18"/>
              </w:rPr>
            </w:pPr>
            <w:r w:rsidRPr="000F64AA">
              <w:rPr>
                <w:rFonts w:cs="Arial"/>
                <w:sz w:val="18"/>
              </w:rPr>
              <w:t>8 : Provisions</w:t>
            </w:r>
          </w:p>
          <w:p w14:paraId="2E22E707" w14:textId="77777777" w:rsidR="000F64AA" w:rsidRPr="000F64AA" w:rsidRDefault="000F64AA" w:rsidP="00A45D93">
            <w:pPr>
              <w:spacing w:before="120" w:after="120" w:line="240" w:lineRule="auto"/>
              <w:rPr>
                <w:rFonts w:cs="Arial"/>
                <w:sz w:val="18"/>
              </w:rPr>
            </w:pPr>
            <w:r w:rsidRPr="000F64AA">
              <w:rPr>
                <w:rFonts w:cs="Arial"/>
                <w:sz w:val="18"/>
              </w:rPr>
              <w:t>9 : Chandler</w:t>
            </w:r>
          </w:p>
          <w:p w14:paraId="0C05D475" w14:textId="77777777" w:rsidR="000F64AA" w:rsidRPr="000F64AA" w:rsidRDefault="000F64AA" w:rsidP="00A45D93">
            <w:pPr>
              <w:spacing w:before="120" w:after="120" w:line="240" w:lineRule="auto"/>
              <w:rPr>
                <w:rFonts w:cs="Arial"/>
                <w:sz w:val="18"/>
              </w:rPr>
            </w:pPr>
            <w:r w:rsidRPr="000F64AA">
              <w:rPr>
                <w:rFonts w:cs="Arial"/>
                <w:sz w:val="18"/>
              </w:rPr>
              <w:t>10 : Mechanics Workshop</w:t>
            </w:r>
          </w:p>
        </w:tc>
        <w:tc>
          <w:tcPr>
            <w:tcW w:w="417" w:type="pct"/>
            <w:shd w:val="clear" w:color="auto" w:fill="auto"/>
          </w:tcPr>
          <w:p w14:paraId="56B448F8" w14:textId="77777777" w:rsidR="000F64AA" w:rsidRPr="000F64AA" w:rsidRDefault="000F64AA" w:rsidP="00A45D93">
            <w:pPr>
              <w:spacing w:before="120" w:after="120" w:line="240" w:lineRule="auto"/>
              <w:rPr>
                <w:rFonts w:cs="Arial"/>
                <w:sz w:val="18"/>
              </w:rPr>
            </w:pPr>
            <w:r w:rsidRPr="000F64AA">
              <w:rPr>
                <w:rFonts w:cs="Arial"/>
                <w:sz w:val="18"/>
              </w:rPr>
              <w:lastRenderedPageBreak/>
              <w:t>EN</w:t>
            </w:r>
          </w:p>
        </w:tc>
        <w:tc>
          <w:tcPr>
            <w:tcW w:w="834" w:type="pct"/>
            <w:shd w:val="clear" w:color="auto" w:fill="auto"/>
          </w:tcPr>
          <w:p w14:paraId="5D604256" w14:textId="77777777" w:rsidR="000F64AA" w:rsidRPr="000F64AA" w:rsidRDefault="000F64AA" w:rsidP="00A45D93">
            <w:pPr>
              <w:spacing w:before="120" w:after="120" w:line="240" w:lineRule="auto"/>
              <w:rPr>
                <w:rFonts w:cs="Arial"/>
                <w:sz w:val="18"/>
              </w:rPr>
            </w:pPr>
            <w:r w:rsidRPr="000F64AA">
              <w:rPr>
                <w:rFonts w:cs="Arial"/>
                <w:sz w:val="18"/>
              </w:rPr>
              <w:t>0, *</w:t>
            </w:r>
          </w:p>
        </w:tc>
      </w:tr>
      <w:tr w:rsidR="000F64AA" w:rsidRPr="000F64AA" w14:paraId="1A318106" w14:textId="77777777" w:rsidTr="00B131AF">
        <w:tc>
          <w:tcPr>
            <w:tcW w:w="1665" w:type="pct"/>
            <w:gridSpan w:val="2"/>
            <w:shd w:val="clear" w:color="auto" w:fill="auto"/>
          </w:tcPr>
          <w:p w14:paraId="65552BD5" w14:textId="77777777" w:rsidR="000F64AA" w:rsidRPr="000F64AA" w:rsidRDefault="000F64AA" w:rsidP="000F64AA">
            <w:pPr>
              <w:spacing w:before="120" w:after="120"/>
              <w:rPr>
                <w:rFonts w:cs="Arial"/>
                <w:sz w:val="18"/>
              </w:rPr>
            </w:pPr>
            <w:r w:rsidRPr="000F64AA">
              <w:rPr>
                <w:rFonts w:cs="Arial"/>
                <w:sz w:val="18"/>
              </w:rPr>
              <w:t>Tug Information</w:t>
            </w:r>
          </w:p>
        </w:tc>
        <w:tc>
          <w:tcPr>
            <w:tcW w:w="834" w:type="pct"/>
            <w:shd w:val="clear" w:color="auto" w:fill="auto"/>
          </w:tcPr>
          <w:p w14:paraId="0F7F7BE6" w14:textId="77777777" w:rsidR="000F64AA" w:rsidRPr="000F64AA" w:rsidRDefault="000F64AA" w:rsidP="000F64AA">
            <w:pPr>
              <w:spacing w:before="120" w:after="120"/>
              <w:rPr>
                <w:rFonts w:cs="Arial"/>
                <w:sz w:val="18"/>
              </w:rPr>
            </w:pPr>
          </w:p>
        </w:tc>
        <w:tc>
          <w:tcPr>
            <w:tcW w:w="1250" w:type="pct"/>
            <w:gridSpan w:val="2"/>
            <w:shd w:val="clear" w:color="auto" w:fill="auto"/>
          </w:tcPr>
          <w:p w14:paraId="28C0E126" w14:textId="77777777" w:rsidR="000F64AA" w:rsidRPr="000F64AA" w:rsidRDefault="000F64AA" w:rsidP="00A45D93">
            <w:pPr>
              <w:spacing w:before="120" w:after="120" w:line="240" w:lineRule="auto"/>
              <w:rPr>
                <w:rFonts w:cs="Arial"/>
                <w:sz w:val="18"/>
              </w:rPr>
            </w:pPr>
          </w:p>
        </w:tc>
        <w:tc>
          <w:tcPr>
            <w:tcW w:w="417" w:type="pct"/>
            <w:shd w:val="clear" w:color="auto" w:fill="auto"/>
          </w:tcPr>
          <w:p w14:paraId="0A8A4A4C" w14:textId="77777777" w:rsidR="000F64AA" w:rsidRPr="000F64AA" w:rsidRDefault="000F64AA" w:rsidP="00A45D93">
            <w:pPr>
              <w:spacing w:before="120" w:after="120" w:line="240" w:lineRule="auto"/>
              <w:rPr>
                <w:rFonts w:cs="Arial"/>
                <w:sz w:val="18"/>
              </w:rPr>
            </w:pPr>
            <w:r w:rsidRPr="000F64AA">
              <w:rPr>
                <w:rFonts w:cs="Arial"/>
                <w:sz w:val="18"/>
              </w:rPr>
              <w:t>TE</w:t>
            </w:r>
          </w:p>
        </w:tc>
        <w:tc>
          <w:tcPr>
            <w:tcW w:w="834" w:type="pct"/>
            <w:shd w:val="clear" w:color="auto" w:fill="auto"/>
          </w:tcPr>
          <w:p w14:paraId="7650F0C4" w14:textId="77777777" w:rsidR="000F64AA" w:rsidRPr="000F64AA" w:rsidRDefault="000F64AA" w:rsidP="00A45D93">
            <w:pPr>
              <w:spacing w:before="120" w:after="120" w:line="240" w:lineRule="auto"/>
              <w:rPr>
                <w:rFonts w:cs="Arial"/>
                <w:sz w:val="18"/>
              </w:rPr>
            </w:pPr>
            <w:r w:rsidRPr="000F64AA">
              <w:rPr>
                <w:rFonts w:cs="Arial"/>
                <w:sz w:val="18"/>
              </w:rPr>
              <w:t>0, 1</w:t>
            </w:r>
          </w:p>
        </w:tc>
      </w:tr>
      <w:tr w:rsidR="000F64AA" w:rsidRPr="000F64AA" w14:paraId="5FA54F0E" w14:textId="77777777" w:rsidTr="00B131AF">
        <w:tc>
          <w:tcPr>
            <w:tcW w:w="1665" w:type="pct"/>
            <w:gridSpan w:val="2"/>
            <w:shd w:val="clear" w:color="auto" w:fill="auto"/>
          </w:tcPr>
          <w:p w14:paraId="782F735B" w14:textId="77777777" w:rsidR="000F64AA" w:rsidRPr="000F64AA" w:rsidRDefault="000F64AA" w:rsidP="000F64AA">
            <w:pPr>
              <w:spacing w:before="120" w:after="120"/>
              <w:rPr>
                <w:rFonts w:cs="Arial"/>
                <w:sz w:val="18"/>
              </w:rPr>
            </w:pPr>
            <w:r w:rsidRPr="000F64AA">
              <w:rPr>
                <w:rFonts w:cs="Arial"/>
                <w:sz w:val="18"/>
              </w:rPr>
              <w:t>Text Content</w:t>
            </w:r>
          </w:p>
        </w:tc>
        <w:tc>
          <w:tcPr>
            <w:tcW w:w="834" w:type="pct"/>
            <w:shd w:val="clear" w:color="auto" w:fill="auto"/>
          </w:tcPr>
          <w:p w14:paraId="4F696265" w14:textId="77777777" w:rsidR="000F64AA" w:rsidRPr="000F64AA" w:rsidRDefault="000F64AA" w:rsidP="000F64AA">
            <w:pPr>
              <w:spacing w:before="120" w:after="120"/>
              <w:rPr>
                <w:rFonts w:cs="Arial"/>
                <w:sz w:val="18"/>
              </w:rPr>
            </w:pPr>
          </w:p>
        </w:tc>
        <w:tc>
          <w:tcPr>
            <w:tcW w:w="1250" w:type="pct"/>
            <w:gridSpan w:val="2"/>
            <w:shd w:val="clear" w:color="auto" w:fill="auto"/>
          </w:tcPr>
          <w:p w14:paraId="18F08BBE" w14:textId="77777777" w:rsidR="000F64AA" w:rsidRPr="000F64AA" w:rsidRDefault="000F64AA" w:rsidP="00A45D93">
            <w:pPr>
              <w:spacing w:before="120" w:after="120" w:line="240" w:lineRule="auto"/>
              <w:rPr>
                <w:rFonts w:cs="Arial"/>
                <w:sz w:val="18"/>
              </w:rPr>
            </w:pPr>
          </w:p>
        </w:tc>
        <w:tc>
          <w:tcPr>
            <w:tcW w:w="417" w:type="pct"/>
            <w:shd w:val="clear" w:color="auto" w:fill="auto"/>
          </w:tcPr>
          <w:p w14:paraId="5F2DC3B3" w14:textId="77777777" w:rsidR="000F64AA" w:rsidRPr="000F64AA" w:rsidRDefault="000F64AA" w:rsidP="00A45D93">
            <w:pPr>
              <w:spacing w:before="120" w:after="120" w:line="240" w:lineRule="auto"/>
              <w:rPr>
                <w:rFonts w:cs="Arial"/>
                <w:sz w:val="18"/>
              </w:rPr>
            </w:pPr>
            <w:r w:rsidRPr="000F64AA">
              <w:rPr>
                <w:rFonts w:cs="Arial"/>
                <w:sz w:val="18"/>
              </w:rPr>
              <w:t>C</w:t>
            </w:r>
          </w:p>
        </w:tc>
        <w:tc>
          <w:tcPr>
            <w:tcW w:w="834" w:type="pct"/>
            <w:shd w:val="clear" w:color="auto" w:fill="auto"/>
          </w:tcPr>
          <w:p w14:paraId="79B99565" w14:textId="77777777" w:rsidR="000F64AA" w:rsidRPr="000F64AA" w:rsidRDefault="000F64AA" w:rsidP="00A45D93">
            <w:pPr>
              <w:spacing w:before="120" w:after="120" w:line="240" w:lineRule="auto"/>
              <w:rPr>
                <w:rFonts w:cs="Arial"/>
                <w:sz w:val="18"/>
              </w:rPr>
            </w:pPr>
            <w:r w:rsidRPr="000F64AA">
              <w:rPr>
                <w:rFonts w:cs="Arial"/>
                <w:sz w:val="18"/>
              </w:rPr>
              <w:t>0, *</w:t>
            </w:r>
          </w:p>
        </w:tc>
      </w:tr>
      <w:tr w:rsidR="000F64AA" w:rsidRPr="000F64AA" w14:paraId="7838D935" w14:textId="77777777" w:rsidTr="00B131AF">
        <w:tc>
          <w:tcPr>
            <w:tcW w:w="1665" w:type="pct"/>
            <w:gridSpan w:val="2"/>
            <w:shd w:val="clear" w:color="auto" w:fill="auto"/>
          </w:tcPr>
          <w:p w14:paraId="63D6C698" w14:textId="77777777" w:rsidR="000F64AA" w:rsidRPr="000F64AA" w:rsidRDefault="000F64AA" w:rsidP="000F64AA">
            <w:pPr>
              <w:spacing w:before="120" w:after="120"/>
              <w:rPr>
                <w:rFonts w:cs="Arial"/>
                <w:sz w:val="18"/>
              </w:rPr>
            </w:pPr>
            <w:r w:rsidRPr="000F64AA">
              <w:rPr>
                <w:rFonts w:cs="Arial"/>
                <w:sz w:val="18"/>
              </w:rPr>
              <w:t xml:space="preserve">   Category of text</w:t>
            </w:r>
          </w:p>
        </w:tc>
        <w:tc>
          <w:tcPr>
            <w:tcW w:w="834" w:type="pct"/>
            <w:shd w:val="clear" w:color="auto" w:fill="auto"/>
          </w:tcPr>
          <w:p w14:paraId="418D8E62" w14:textId="77777777" w:rsidR="000F64AA" w:rsidRPr="000F64AA" w:rsidRDefault="000F64AA" w:rsidP="000F64AA">
            <w:pPr>
              <w:spacing w:before="120" w:after="120"/>
              <w:rPr>
                <w:rFonts w:cs="Arial"/>
                <w:sz w:val="18"/>
              </w:rPr>
            </w:pPr>
          </w:p>
        </w:tc>
        <w:tc>
          <w:tcPr>
            <w:tcW w:w="1250" w:type="pct"/>
            <w:gridSpan w:val="2"/>
            <w:shd w:val="clear" w:color="auto" w:fill="auto"/>
          </w:tcPr>
          <w:p w14:paraId="6E9C2548" w14:textId="77777777" w:rsidR="000F64AA" w:rsidRPr="000F64AA" w:rsidRDefault="000F64AA" w:rsidP="00A45D93">
            <w:pPr>
              <w:spacing w:before="120" w:after="120" w:line="240" w:lineRule="auto"/>
              <w:rPr>
                <w:rFonts w:cs="Arial"/>
                <w:sz w:val="18"/>
              </w:rPr>
            </w:pPr>
            <w:r w:rsidRPr="000F64AA">
              <w:rPr>
                <w:rFonts w:cs="Arial"/>
                <w:sz w:val="18"/>
              </w:rPr>
              <w:t>1 : Abstract or Summary</w:t>
            </w:r>
          </w:p>
          <w:p w14:paraId="774F39A2" w14:textId="77777777" w:rsidR="000F64AA" w:rsidRPr="000F64AA" w:rsidRDefault="000F64AA" w:rsidP="00A45D93">
            <w:pPr>
              <w:spacing w:before="120" w:after="120" w:line="240" w:lineRule="auto"/>
              <w:rPr>
                <w:rFonts w:cs="Arial"/>
                <w:sz w:val="18"/>
              </w:rPr>
            </w:pPr>
            <w:r w:rsidRPr="000F64AA">
              <w:rPr>
                <w:rFonts w:cs="Arial"/>
                <w:sz w:val="18"/>
              </w:rPr>
              <w:t>2 : Extract</w:t>
            </w:r>
          </w:p>
          <w:p w14:paraId="3562ED12" w14:textId="77777777" w:rsidR="000F64AA" w:rsidRPr="000F64AA" w:rsidRDefault="000F64AA" w:rsidP="00A45D93">
            <w:pPr>
              <w:spacing w:before="120" w:after="120" w:line="240" w:lineRule="auto"/>
              <w:rPr>
                <w:rFonts w:cs="Arial"/>
                <w:sz w:val="18"/>
              </w:rPr>
            </w:pPr>
            <w:r w:rsidRPr="000F64AA">
              <w:rPr>
                <w:rFonts w:cs="Arial"/>
                <w:sz w:val="18"/>
              </w:rPr>
              <w:t>3 : Full Text</w:t>
            </w:r>
          </w:p>
        </w:tc>
        <w:tc>
          <w:tcPr>
            <w:tcW w:w="417" w:type="pct"/>
            <w:shd w:val="clear" w:color="auto" w:fill="auto"/>
          </w:tcPr>
          <w:p w14:paraId="2F2D90B3" w14:textId="77777777" w:rsidR="000F64AA" w:rsidRPr="000F64AA" w:rsidRDefault="000F64AA" w:rsidP="00A45D93">
            <w:pPr>
              <w:spacing w:before="120" w:after="120" w:line="240" w:lineRule="auto"/>
              <w:rPr>
                <w:rFonts w:cs="Arial"/>
                <w:sz w:val="18"/>
              </w:rPr>
            </w:pPr>
            <w:r w:rsidRPr="000F64AA">
              <w:rPr>
                <w:rFonts w:cs="Arial"/>
                <w:sz w:val="18"/>
              </w:rPr>
              <w:t>(S) EN</w:t>
            </w:r>
          </w:p>
        </w:tc>
        <w:tc>
          <w:tcPr>
            <w:tcW w:w="834" w:type="pct"/>
            <w:shd w:val="clear" w:color="auto" w:fill="auto"/>
          </w:tcPr>
          <w:p w14:paraId="0214EF9C" w14:textId="77777777" w:rsidR="000F64AA" w:rsidRPr="000F64AA" w:rsidRDefault="000F64AA" w:rsidP="00A45D93">
            <w:pPr>
              <w:spacing w:before="120" w:after="120" w:line="240" w:lineRule="auto"/>
              <w:rPr>
                <w:rFonts w:cs="Arial"/>
                <w:sz w:val="18"/>
              </w:rPr>
            </w:pPr>
            <w:r w:rsidRPr="000F64AA">
              <w:rPr>
                <w:rFonts w:cs="Arial"/>
                <w:sz w:val="18"/>
              </w:rPr>
              <w:t>0, 1</w:t>
            </w:r>
          </w:p>
        </w:tc>
      </w:tr>
      <w:tr w:rsidR="000F64AA" w:rsidRPr="000F64AA" w14:paraId="105DFBE2" w14:textId="77777777" w:rsidTr="00B131AF">
        <w:tc>
          <w:tcPr>
            <w:tcW w:w="1665" w:type="pct"/>
            <w:gridSpan w:val="2"/>
            <w:shd w:val="clear" w:color="auto" w:fill="auto"/>
          </w:tcPr>
          <w:p w14:paraId="37F1C689" w14:textId="77777777" w:rsidR="000F64AA" w:rsidRPr="000F64AA" w:rsidRDefault="000F64AA" w:rsidP="000F64AA">
            <w:pPr>
              <w:spacing w:before="120" w:after="120"/>
              <w:rPr>
                <w:rFonts w:cs="Arial"/>
                <w:sz w:val="18"/>
              </w:rPr>
            </w:pPr>
            <w:r w:rsidRPr="000F64AA">
              <w:rPr>
                <w:rFonts w:cs="Arial"/>
                <w:sz w:val="18"/>
              </w:rPr>
              <w:t xml:space="preserve">   Information</w:t>
            </w:r>
          </w:p>
        </w:tc>
        <w:tc>
          <w:tcPr>
            <w:tcW w:w="834" w:type="pct"/>
            <w:shd w:val="clear" w:color="auto" w:fill="auto"/>
          </w:tcPr>
          <w:p w14:paraId="515A3F20" w14:textId="77777777" w:rsidR="000F64AA" w:rsidRPr="000F64AA" w:rsidRDefault="000F64AA" w:rsidP="000F64AA">
            <w:pPr>
              <w:spacing w:before="120" w:after="120"/>
              <w:rPr>
                <w:rFonts w:cs="Arial"/>
                <w:sz w:val="18"/>
              </w:rPr>
            </w:pPr>
          </w:p>
        </w:tc>
        <w:tc>
          <w:tcPr>
            <w:tcW w:w="1250" w:type="pct"/>
            <w:gridSpan w:val="2"/>
            <w:shd w:val="clear" w:color="auto" w:fill="auto"/>
          </w:tcPr>
          <w:p w14:paraId="0E3481CC" w14:textId="77777777" w:rsidR="000F64AA" w:rsidRPr="000F64AA" w:rsidRDefault="000F64AA" w:rsidP="00A45D93">
            <w:pPr>
              <w:spacing w:before="120" w:after="120" w:line="240" w:lineRule="auto"/>
              <w:rPr>
                <w:rFonts w:cs="Arial"/>
                <w:sz w:val="18"/>
              </w:rPr>
            </w:pPr>
          </w:p>
        </w:tc>
        <w:tc>
          <w:tcPr>
            <w:tcW w:w="417" w:type="pct"/>
            <w:shd w:val="clear" w:color="auto" w:fill="auto"/>
          </w:tcPr>
          <w:p w14:paraId="0F643A6A" w14:textId="77777777" w:rsidR="000F64AA" w:rsidRPr="000F64AA" w:rsidRDefault="000F64AA" w:rsidP="00A45D93">
            <w:pPr>
              <w:spacing w:before="120" w:after="120" w:line="240" w:lineRule="auto"/>
              <w:rPr>
                <w:rFonts w:cs="Arial"/>
                <w:sz w:val="18"/>
              </w:rPr>
            </w:pPr>
            <w:r w:rsidRPr="000F64AA">
              <w:rPr>
                <w:rFonts w:cs="Arial"/>
                <w:sz w:val="18"/>
              </w:rPr>
              <w:t>(S) C</w:t>
            </w:r>
          </w:p>
        </w:tc>
        <w:tc>
          <w:tcPr>
            <w:tcW w:w="834" w:type="pct"/>
            <w:shd w:val="clear" w:color="auto" w:fill="auto"/>
          </w:tcPr>
          <w:p w14:paraId="1321BD0B" w14:textId="77777777" w:rsidR="000F64AA" w:rsidRPr="000F64AA" w:rsidRDefault="000F64AA" w:rsidP="00A45D93">
            <w:pPr>
              <w:spacing w:before="120" w:after="120" w:line="240" w:lineRule="auto"/>
              <w:rPr>
                <w:rFonts w:cs="Arial"/>
                <w:sz w:val="18"/>
              </w:rPr>
            </w:pPr>
            <w:r w:rsidRPr="000F64AA">
              <w:rPr>
                <w:rFonts w:cs="Arial"/>
                <w:sz w:val="18"/>
              </w:rPr>
              <w:t>0, *</w:t>
            </w:r>
          </w:p>
        </w:tc>
      </w:tr>
      <w:tr w:rsidR="000F64AA" w:rsidRPr="000F64AA" w14:paraId="74D3D1D0" w14:textId="77777777" w:rsidTr="00B131AF">
        <w:tc>
          <w:tcPr>
            <w:tcW w:w="1665" w:type="pct"/>
            <w:gridSpan w:val="2"/>
            <w:shd w:val="clear" w:color="auto" w:fill="auto"/>
          </w:tcPr>
          <w:p w14:paraId="0094B904" w14:textId="77777777" w:rsidR="000F64AA" w:rsidRPr="000F64AA" w:rsidRDefault="000F64AA" w:rsidP="000F64AA">
            <w:pPr>
              <w:spacing w:before="120" w:after="120"/>
              <w:rPr>
                <w:rFonts w:cs="Arial"/>
                <w:sz w:val="18"/>
              </w:rPr>
            </w:pPr>
            <w:r w:rsidRPr="000F64AA">
              <w:rPr>
                <w:rFonts w:cs="Arial"/>
                <w:sz w:val="18"/>
              </w:rPr>
              <w:t xml:space="preserve">      File Locator</w:t>
            </w:r>
          </w:p>
        </w:tc>
        <w:tc>
          <w:tcPr>
            <w:tcW w:w="834" w:type="pct"/>
            <w:shd w:val="clear" w:color="auto" w:fill="auto"/>
          </w:tcPr>
          <w:p w14:paraId="648A6C7F" w14:textId="77777777" w:rsidR="000F64AA" w:rsidRPr="000F64AA" w:rsidRDefault="000F64AA" w:rsidP="000F64AA">
            <w:pPr>
              <w:spacing w:before="120" w:after="120"/>
              <w:rPr>
                <w:rFonts w:cs="Arial"/>
                <w:sz w:val="18"/>
              </w:rPr>
            </w:pPr>
          </w:p>
        </w:tc>
        <w:tc>
          <w:tcPr>
            <w:tcW w:w="1250" w:type="pct"/>
            <w:gridSpan w:val="2"/>
            <w:shd w:val="clear" w:color="auto" w:fill="auto"/>
          </w:tcPr>
          <w:p w14:paraId="2D713E1F" w14:textId="77777777" w:rsidR="000F64AA" w:rsidRPr="000F64AA" w:rsidRDefault="000F64AA" w:rsidP="00A45D93">
            <w:pPr>
              <w:spacing w:before="120" w:after="120" w:line="240" w:lineRule="auto"/>
              <w:rPr>
                <w:rFonts w:cs="Arial"/>
                <w:sz w:val="18"/>
              </w:rPr>
            </w:pPr>
          </w:p>
        </w:tc>
        <w:tc>
          <w:tcPr>
            <w:tcW w:w="417" w:type="pct"/>
            <w:shd w:val="clear" w:color="auto" w:fill="auto"/>
          </w:tcPr>
          <w:p w14:paraId="6C690579" w14:textId="77777777" w:rsidR="000F64AA" w:rsidRPr="000F64AA" w:rsidRDefault="000F64AA" w:rsidP="00A45D93">
            <w:pPr>
              <w:spacing w:before="120" w:after="120" w:line="240" w:lineRule="auto"/>
              <w:rPr>
                <w:rFonts w:cs="Arial"/>
                <w:sz w:val="18"/>
              </w:rPr>
            </w:pPr>
            <w:r w:rsidRPr="000F64AA">
              <w:rPr>
                <w:rFonts w:cs="Arial"/>
                <w:sz w:val="18"/>
              </w:rPr>
              <w:t>(S) TE</w:t>
            </w:r>
          </w:p>
        </w:tc>
        <w:tc>
          <w:tcPr>
            <w:tcW w:w="834" w:type="pct"/>
            <w:shd w:val="clear" w:color="auto" w:fill="auto"/>
          </w:tcPr>
          <w:p w14:paraId="1403E779" w14:textId="77777777" w:rsidR="000F64AA" w:rsidRPr="000F64AA" w:rsidRDefault="000F64AA" w:rsidP="00A45D93">
            <w:pPr>
              <w:spacing w:before="120" w:after="120" w:line="240" w:lineRule="auto"/>
              <w:rPr>
                <w:rFonts w:cs="Arial"/>
                <w:sz w:val="18"/>
              </w:rPr>
            </w:pPr>
            <w:r w:rsidRPr="000F64AA">
              <w:rPr>
                <w:rFonts w:cs="Arial"/>
                <w:sz w:val="18"/>
              </w:rPr>
              <w:t>0, 1</w:t>
            </w:r>
          </w:p>
        </w:tc>
      </w:tr>
      <w:tr w:rsidR="000F64AA" w:rsidRPr="000F64AA" w14:paraId="29E225DD" w14:textId="77777777" w:rsidTr="00B131AF">
        <w:tc>
          <w:tcPr>
            <w:tcW w:w="1665" w:type="pct"/>
            <w:gridSpan w:val="2"/>
            <w:shd w:val="clear" w:color="auto" w:fill="auto"/>
          </w:tcPr>
          <w:p w14:paraId="7D2515FD" w14:textId="77777777" w:rsidR="000F64AA" w:rsidRPr="000F64AA" w:rsidRDefault="000F64AA" w:rsidP="000F64AA">
            <w:pPr>
              <w:spacing w:before="120" w:after="120"/>
              <w:rPr>
                <w:rFonts w:cs="Arial"/>
                <w:sz w:val="18"/>
              </w:rPr>
            </w:pPr>
            <w:r w:rsidRPr="000F64AA">
              <w:rPr>
                <w:rFonts w:cs="Arial"/>
                <w:sz w:val="18"/>
              </w:rPr>
              <w:t xml:space="preserve">      File Reference</w:t>
            </w:r>
          </w:p>
        </w:tc>
        <w:tc>
          <w:tcPr>
            <w:tcW w:w="834" w:type="pct"/>
            <w:shd w:val="clear" w:color="auto" w:fill="auto"/>
          </w:tcPr>
          <w:p w14:paraId="12C98DD0" w14:textId="77777777" w:rsidR="000F64AA" w:rsidRPr="000F64AA" w:rsidRDefault="000F64AA" w:rsidP="000F64AA">
            <w:pPr>
              <w:spacing w:before="120" w:after="120"/>
              <w:rPr>
                <w:rFonts w:cs="Arial"/>
                <w:sz w:val="18"/>
              </w:rPr>
            </w:pPr>
            <w:r w:rsidRPr="000F64AA">
              <w:rPr>
                <w:rFonts w:cs="Arial"/>
                <w:sz w:val="18"/>
              </w:rPr>
              <w:t>(TXTDSC)</w:t>
            </w:r>
          </w:p>
        </w:tc>
        <w:tc>
          <w:tcPr>
            <w:tcW w:w="1250" w:type="pct"/>
            <w:gridSpan w:val="2"/>
            <w:shd w:val="clear" w:color="auto" w:fill="auto"/>
          </w:tcPr>
          <w:p w14:paraId="595224A0" w14:textId="77777777" w:rsidR="000F64AA" w:rsidRPr="000F64AA" w:rsidRDefault="000F64AA" w:rsidP="00A45D93">
            <w:pPr>
              <w:spacing w:before="120" w:after="120" w:line="240" w:lineRule="auto"/>
              <w:rPr>
                <w:rFonts w:cs="Arial"/>
                <w:sz w:val="18"/>
              </w:rPr>
            </w:pPr>
          </w:p>
        </w:tc>
        <w:tc>
          <w:tcPr>
            <w:tcW w:w="417" w:type="pct"/>
            <w:shd w:val="clear" w:color="auto" w:fill="auto"/>
          </w:tcPr>
          <w:p w14:paraId="3F53F394" w14:textId="77777777" w:rsidR="000F64AA" w:rsidRPr="000F64AA" w:rsidRDefault="000F64AA" w:rsidP="00A45D93">
            <w:pPr>
              <w:spacing w:before="120" w:after="120" w:line="240" w:lineRule="auto"/>
              <w:rPr>
                <w:rFonts w:cs="Arial"/>
                <w:sz w:val="18"/>
              </w:rPr>
            </w:pPr>
            <w:r w:rsidRPr="000F64AA">
              <w:rPr>
                <w:rFonts w:cs="Arial"/>
                <w:sz w:val="18"/>
              </w:rPr>
              <w:t>(S) TE</w:t>
            </w:r>
          </w:p>
        </w:tc>
        <w:tc>
          <w:tcPr>
            <w:tcW w:w="834" w:type="pct"/>
            <w:shd w:val="clear" w:color="auto" w:fill="auto"/>
          </w:tcPr>
          <w:p w14:paraId="12B44C5C" w14:textId="77777777" w:rsidR="000F64AA" w:rsidRPr="000F64AA" w:rsidRDefault="000F64AA" w:rsidP="00A45D93">
            <w:pPr>
              <w:spacing w:before="120" w:after="120" w:line="240" w:lineRule="auto"/>
              <w:rPr>
                <w:rFonts w:cs="Arial"/>
                <w:sz w:val="18"/>
              </w:rPr>
            </w:pPr>
            <w:r w:rsidRPr="000F64AA">
              <w:rPr>
                <w:rFonts w:cs="Arial"/>
                <w:sz w:val="18"/>
              </w:rPr>
              <w:t>0, 1</w:t>
            </w:r>
          </w:p>
        </w:tc>
      </w:tr>
      <w:tr w:rsidR="000F64AA" w:rsidRPr="000F64AA" w14:paraId="5BA6316D" w14:textId="77777777" w:rsidTr="00B131AF">
        <w:tc>
          <w:tcPr>
            <w:tcW w:w="1665" w:type="pct"/>
            <w:gridSpan w:val="2"/>
            <w:shd w:val="clear" w:color="auto" w:fill="auto"/>
          </w:tcPr>
          <w:p w14:paraId="63D34ADA" w14:textId="77777777" w:rsidR="000F64AA" w:rsidRPr="000F64AA" w:rsidRDefault="000F64AA" w:rsidP="000F64AA">
            <w:pPr>
              <w:spacing w:before="120" w:after="120"/>
              <w:rPr>
                <w:rFonts w:cs="Arial"/>
                <w:sz w:val="18"/>
              </w:rPr>
            </w:pPr>
            <w:r w:rsidRPr="000F64AA">
              <w:rPr>
                <w:rFonts w:cs="Arial"/>
                <w:sz w:val="18"/>
              </w:rPr>
              <w:t xml:space="preserve">      Headline</w:t>
            </w:r>
          </w:p>
        </w:tc>
        <w:tc>
          <w:tcPr>
            <w:tcW w:w="834" w:type="pct"/>
            <w:shd w:val="clear" w:color="auto" w:fill="auto"/>
          </w:tcPr>
          <w:p w14:paraId="3BEB768C" w14:textId="77777777" w:rsidR="000F64AA" w:rsidRPr="000F64AA" w:rsidRDefault="000F64AA" w:rsidP="000F64AA">
            <w:pPr>
              <w:spacing w:before="120" w:after="120"/>
              <w:rPr>
                <w:rFonts w:cs="Arial"/>
                <w:sz w:val="18"/>
              </w:rPr>
            </w:pPr>
          </w:p>
        </w:tc>
        <w:tc>
          <w:tcPr>
            <w:tcW w:w="1250" w:type="pct"/>
            <w:gridSpan w:val="2"/>
            <w:shd w:val="clear" w:color="auto" w:fill="auto"/>
          </w:tcPr>
          <w:p w14:paraId="532F9B2C" w14:textId="77777777" w:rsidR="000F64AA" w:rsidRPr="000F64AA" w:rsidRDefault="000F64AA" w:rsidP="00A45D93">
            <w:pPr>
              <w:spacing w:before="120" w:after="120" w:line="240" w:lineRule="auto"/>
              <w:rPr>
                <w:rFonts w:cs="Arial"/>
                <w:sz w:val="18"/>
              </w:rPr>
            </w:pPr>
          </w:p>
        </w:tc>
        <w:tc>
          <w:tcPr>
            <w:tcW w:w="417" w:type="pct"/>
            <w:shd w:val="clear" w:color="auto" w:fill="auto"/>
          </w:tcPr>
          <w:p w14:paraId="6460B74E" w14:textId="77777777" w:rsidR="000F64AA" w:rsidRPr="000F64AA" w:rsidRDefault="000F64AA" w:rsidP="00A45D93">
            <w:pPr>
              <w:spacing w:before="120" w:after="120" w:line="240" w:lineRule="auto"/>
              <w:rPr>
                <w:rFonts w:cs="Arial"/>
                <w:sz w:val="18"/>
              </w:rPr>
            </w:pPr>
            <w:r w:rsidRPr="000F64AA">
              <w:rPr>
                <w:rFonts w:cs="Arial"/>
                <w:sz w:val="18"/>
              </w:rPr>
              <w:t>(S) TE</w:t>
            </w:r>
          </w:p>
        </w:tc>
        <w:tc>
          <w:tcPr>
            <w:tcW w:w="834" w:type="pct"/>
            <w:shd w:val="clear" w:color="auto" w:fill="auto"/>
          </w:tcPr>
          <w:p w14:paraId="6D6520BF" w14:textId="77777777" w:rsidR="000F64AA" w:rsidRPr="000F64AA" w:rsidRDefault="000F64AA" w:rsidP="00A45D93">
            <w:pPr>
              <w:spacing w:before="120" w:after="120" w:line="240" w:lineRule="auto"/>
              <w:rPr>
                <w:rFonts w:cs="Arial"/>
                <w:sz w:val="18"/>
              </w:rPr>
            </w:pPr>
            <w:r w:rsidRPr="000F64AA">
              <w:rPr>
                <w:rFonts w:cs="Arial"/>
                <w:sz w:val="18"/>
              </w:rPr>
              <w:t>0, * (ordered)</w:t>
            </w:r>
          </w:p>
        </w:tc>
      </w:tr>
      <w:tr w:rsidR="000F64AA" w:rsidRPr="000F64AA" w14:paraId="461CEEC8" w14:textId="77777777" w:rsidTr="00B131AF">
        <w:tc>
          <w:tcPr>
            <w:tcW w:w="1665" w:type="pct"/>
            <w:gridSpan w:val="2"/>
            <w:shd w:val="clear" w:color="auto" w:fill="auto"/>
          </w:tcPr>
          <w:p w14:paraId="11C30E1F" w14:textId="77777777" w:rsidR="000F64AA" w:rsidRPr="000F64AA" w:rsidRDefault="000F64AA" w:rsidP="000F64AA">
            <w:pPr>
              <w:spacing w:before="120" w:after="120"/>
              <w:rPr>
                <w:rFonts w:cs="Arial"/>
                <w:sz w:val="18"/>
              </w:rPr>
            </w:pPr>
            <w:r w:rsidRPr="000F64AA">
              <w:rPr>
                <w:rFonts w:cs="Arial"/>
                <w:sz w:val="18"/>
              </w:rPr>
              <w:t xml:space="preserve">      Language</w:t>
            </w:r>
          </w:p>
        </w:tc>
        <w:tc>
          <w:tcPr>
            <w:tcW w:w="834" w:type="pct"/>
            <w:shd w:val="clear" w:color="auto" w:fill="auto"/>
          </w:tcPr>
          <w:p w14:paraId="030187D8" w14:textId="77777777" w:rsidR="000F64AA" w:rsidRPr="000F64AA" w:rsidRDefault="000F64AA" w:rsidP="000F64AA">
            <w:pPr>
              <w:spacing w:before="120" w:after="120"/>
              <w:rPr>
                <w:rFonts w:cs="Arial"/>
                <w:sz w:val="18"/>
              </w:rPr>
            </w:pPr>
          </w:p>
        </w:tc>
        <w:tc>
          <w:tcPr>
            <w:tcW w:w="1250" w:type="pct"/>
            <w:gridSpan w:val="2"/>
            <w:shd w:val="clear" w:color="auto" w:fill="auto"/>
          </w:tcPr>
          <w:p w14:paraId="6CC50F01" w14:textId="77777777" w:rsidR="000F64AA" w:rsidRPr="000F64AA" w:rsidRDefault="000F64AA" w:rsidP="00A45D93">
            <w:pPr>
              <w:spacing w:before="120" w:after="120" w:line="240" w:lineRule="auto"/>
              <w:rPr>
                <w:rFonts w:cs="Arial"/>
                <w:sz w:val="18"/>
              </w:rPr>
            </w:pPr>
          </w:p>
        </w:tc>
        <w:tc>
          <w:tcPr>
            <w:tcW w:w="417" w:type="pct"/>
            <w:shd w:val="clear" w:color="auto" w:fill="auto"/>
          </w:tcPr>
          <w:p w14:paraId="5EDD99A4" w14:textId="77777777" w:rsidR="000F64AA" w:rsidRPr="000F64AA" w:rsidRDefault="000F64AA" w:rsidP="00A45D93">
            <w:pPr>
              <w:spacing w:before="120" w:after="120" w:line="240" w:lineRule="auto"/>
              <w:rPr>
                <w:rFonts w:cs="Arial"/>
                <w:sz w:val="18"/>
              </w:rPr>
            </w:pPr>
            <w:r w:rsidRPr="000F64AA">
              <w:rPr>
                <w:rFonts w:cs="Arial"/>
                <w:sz w:val="18"/>
              </w:rPr>
              <w:t>(S) TE</w:t>
            </w:r>
          </w:p>
        </w:tc>
        <w:tc>
          <w:tcPr>
            <w:tcW w:w="834" w:type="pct"/>
            <w:shd w:val="clear" w:color="auto" w:fill="auto"/>
          </w:tcPr>
          <w:p w14:paraId="765C184B" w14:textId="77777777" w:rsidR="000F64AA" w:rsidRPr="000F64AA" w:rsidRDefault="000F64AA" w:rsidP="00A45D93">
            <w:pPr>
              <w:spacing w:before="120" w:after="120" w:line="240" w:lineRule="auto"/>
              <w:rPr>
                <w:rFonts w:cs="Arial"/>
                <w:sz w:val="18"/>
              </w:rPr>
            </w:pPr>
            <w:r w:rsidRPr="000F64AA">
              <w:rPr>
                <w:rFonts w:cs="Arial"/>
                <w:sz w:val="18"/>
              </w:rPr>
              <w:t>0, 1</w:t>
            </w:r>
          </w:p>
        </w:tc>
      </w:tr>
      <w:tr w:rsidR="000F64AA" w:rsidRPr="000F64AA" w14:paraId="0C480EF1" w14:textId="77777777" w:rsidTr="00B131AF">
        <w:tc>
          <w:tcPr>
            <w:tcW w:w="1665" w:type="pct"/>
            <w:gridSpan w:val="2"/>
            <w:shd w:val="clear" w:color="auto" w:fill="auto"/>
          </w:tcPr>
          <w:p w14:paraId="5F013A1C" w14:textId="77777777" w:rsidR="000F64AA" w:rsidRPr="000F64AA" w:rsidRDefault="000F64AA" w:rsidP="000F64AA">
            <w:pPr>
              <w:spacing w:before="120" w:after="120"/>
              <w:rPr>
                <w:rFonts w:cs="Arial"/>
                <w:sz w:val="18"/>
              </w:rPr>
            </w:pPr>
            <w:r w:rsidRPr="000F64AA">
              <w:rPr>
                <w:rFonts w:cs="Arial"/>
                <w:sz w:val="18"/>
              </w:rPr>
              <w:t xml:space="preserve">      Text</w:t>
            </w:r>
          </w:p>
        </w:tc>
        <w:tc>
          <w:tcPr>
            <w:tcW w:w="834" w:type="pct"/>
            <w:shd w:val="clear" w:color="auto" w:fill="auto"/>
          </w:tcPr>
          <w:p w14:paraId="4D1F1AA3" w14:textId="77777777" w:rsidR="000F64AA" w:rsidRPr="000F64AA" w:rsidRDefault="000F64AA" w:rsidP="000F64AA">
            <w:pPr>
              <w:spacing w:before="120" w:after="120"/>
              <w:rPr>
                <w:rFonts w:cs="Arial"/>
                <w:sz w:val="18"/>
              </w:rPr>
            </w:pPr>
            <w:r w:rsidRPr="000F64AA">
              <w:rPr>
                <w:rFonts w:cs="Arial"/>
                <w:sz w:val="18"/>
              </w:rPr>
              <w:t>(INFORM)</w:t>
            </w:r>
          </w:p>
          <w:p w14:paraId="3D4DD095" w14:textId="77777777" w:rsidR="000F64AA" w:rsidRPr="000F64AA" w:rsidRDefault="000F64AA" w:rsidP="000F64AA">
            <w:pPr>
              <w:spacing w:before="120" w:after="120"/>
              <w:rPr>
                <w:rFonts w:cs="Arial"/>
                <w:sz w:val="18"/>
              </w:rPr>
            </w:pPr>
            <w:r w:rsidRPr="000F64AA">
              <w:rPr>
                <w:rFonts w:cs="Arial"/>
                <w:sz w:val="18"/>
              </w:rPr>
              <w:t>(NINFOM)</w:t>
            </w:r>
          </w:p>
        </w:tc>
        <w:tc>
          <w:tcPr>
            <w:tcW w:w="1250" w:type="pct"/>
            <w:gridSpan w:val="2"/>
            <w:shd w:val="clear" w:color="auto" w:fill="auto"/>
          </w:tcPr>
          <w:p w14:paraId="6D47B726" w14:textId="77777777" w:rsidR="000F64AA" w:rsidRPr="000F64AA" w:rsidRDefault="000F64AA" w:rsidP="00A45D93">
            <w:pPr>
              <w:spacing w:before="120" w:after="120" w:line="240" w:lineRule="auto"/>
              <w:rPr>
                <w:rFonts w:cs="Arial"/>
                <w:sz w:val="18"/>
              </w:rPr>
            </w:pPr>
          </w:p>
        </w:tc>
        <w:tc>
          <w:tcPr>
            <w:tcW w:w="417" w:type="pct"/>
            <w:shd w:val="clear" w:color="auto" w:fill="auto"/>
          </w:tcPr>
          <w:p w14:paraId="734A1088" w14:textId="77777777" w:rsidR="000F64AA" w:rsidRPr="000F64AA" w:rsidRDefault="000F64AA" w:rsidP="00A45D93">
            <w:pPr>
              <w:spacing w:before="120" w:after="120" w:line="240" w:lineRule="auto"/>
              <w:rPr>
                <w:rFonts w:cs="Arial"/>
                <w:sz w:val="18"/>
              </w:rPr>
            </w:pPr>
            <w:r w:rsidRPr="000F64AA">
              <w:rPr>
                <w:rFonts w:cs="Arial"/>
                <w:sz w:val="18"/>
              </w:rPr>
              <w:t>(S) TE</w:t>
            </w:r>
          </w:p>
        </w:tc>
        <w:tc>
          <w:tcPr>
            <w:tcW w:w="834" w:type="pct"/>
            <w:shd w:val="clear" w:color="auto" w:fill="auto"/>
          </w:tcPr>
          <w:p w14:paraId="7B69289D" w14:textId="77777777" w:rsidR="000F64AA" w:rsidRPr="000F64AA" w:rsidRDefault="000F64AA" w:rsidP="00A45D93">
            <w:pPr>
              <w:spacing w:before="120" w:after="120" w:line="240" w:lineRule="auto"/>
              <w:rPr>
                <w:rFonts w:cs="Arial"/>
                <w:sz w:val="18"/>
              </w:rPr>
            </w:pPr>
            <w:r w:rsidRPr="000F64AA">
              <w:rPr>
                <w:rFonts w:cs="Arial"/>
                <w:sz w:val="18"/>
              </w:rPr>
              <w:t>0, 1</w:t>
            </w:r>
          </w:p>
        </w:tc>
      </w:tr>
      <w:tr w:rsidR="000F64AA" w:rsidRPr="000F64AA" w14:paraId="4E02577E" w14:textId="77777777" w:rsidTr="00B131AF">
        <w:tc>
          <w:tcPr>
            <w:tcW w:w="1665" w:type="pct"/>
            <w:gridSpan w:val="2"/>
            <w:shd w:val="clear" w:color="auto" w:fill="auto"/>
          </w:tcPr>
          <w:p w14:paraId="4371E96D" w14:textId="77777777" w:rsidR="000F64AA" w:rsidRPr="000F64AA" w:rsidRDefault="000F64AA" w:rsidP="000F64AA">
            <w:pPr>
              <w:spacing w:before="120" w:after="120"/>
              <w:rPr>
                <w:rFonts w:cs="Arial"/>
                <w:sz w:val="18"/>
              </w:rPr>
            </w:pPr>
            <w:r w:rsidRPr="000F64AA">
              <w:rPr>
                <w:rFonts w:cs="Arial"/>
                <w:sz w:val="18"/>
              </w:rPr>
              <w:t xml:space="preserve">   Online Resource</w:t>
            </w:r>
          </w:p>
        </w:tc>
        <w:tc>
          <w:tcPr>
            <w:tcW w:w="834" w:type="pct"/>
            <w:shd w:val="clear" w:color="auto" w:fill="auto"/>
          </w:tcPr>
          <w:p w14:paraId="0414C515" w14:textId="77777777" w:rsidR="000F64AA" w:rsidRPr="000F64AA" w:rsidRDefault="000F64AA" w:rsidP="000F64AA">
            <w:pPr>
              <w:spacing w:before="120" w:after="120"/>
              <w:rPr>
                <w:rFonts w:cs="Arial"/>
                <w:sz w:val="18"/>
              </w:rPr>
            </w:pPr>
          </w:p>
        </w:tc>
        <w:tc>
          <w:tcPr>
            <w:tcW w:w="1250" w:type="pct"/>
            <w:gridSpan w:val="2"/>
            <w:shd w:val="clear" w:color="auto" w:fill="auto"/>
          </w:tcPr>
          <w:p w14:paraId="2BD958DF" w14:textId="77777777" w:rsidR="000F64AA" w:rsidRPr="000F64AA" w:rsidRDefault="000F64AA" w:rsidP="00A45D93">
            <w:pPr>
              <w:spacing w:before="120" w:after="120" w:line="240" w:lineRule="auto"/>
              <w:rPr>
                <w:rFonts w:cs="Arial"/>
                <w:sz w:val="18"/>
              </w:rPr>
            </w:pPr>
          </w:p>
        </w:tc>
        <w:tc>
          <w:tcPr>
            <w:tcW w:w="417" w:type="pct"/>
            <w:shd w:val="clear" w:color="auto" w:fill="auto"/>
          </w:tcPr>
          <w:p w14:paraId="4C333D3A" w14:textId="77777777" w:rsidR="000F64AA" w:rsidRPr="000F64AA" w:rsidRDefault="000F64AA" w:rsidP="00A45D93">
            <w:pPr>
              <w:spacing w:before="120" w:after="120" w:line="240" w:lineRule="auto"/>
              <w:rPr>
                <w:rFonts w:cs="Arial"/>
                <w:sz w:val="18"/>
              </w:rPr>
            </w:pPr>
            <w:r w:rsidRPr="000F64AA">
              <w:rPr>
                <w:rFonts w:cs="Arial"/>
                <w:sz w:val="18"/>
              </w:rPr>
              <w:t>(S) C</w:t>
            </w:r>
          </w:p>
        </w:tc>
        <w:tc>
          <w:tcPr>
            <w:tcW w:w="834" w:type="pct"/>
            <w:shd w:val="clear" w:color="auto" w:fill="auto"/>
          </w:tcPr>
          <w:p w14:paraId="64C0A838" w14:textId="77777777" w:rsidR="000F64AA" w:rsidRPr="000F64AA" w:rsidRDefault="000F64AA" w:rsidP="00A45D93">
            <w:pPr>
              <w:spacing w:before="120" w:after="120" w:line="240" w:lineRule="auto"/>
              <w:rPr>
                <w:rFonts w:cs="Arial"/>
                <w:sz w:val="18"/>
              </w:rPr>
            </w:pPr>
            <w:r w:rsidRPr="000F64AA">
              <w:rPr>
                <w:rFonts w:cs="Arial"/>
                <w:sz w:val="18"/>
              </w:rPr>
              <w:t>0, 1</w:t>
            </w:r>
          </w:p>
        </w:tc>
      </w:tr>
      <w:tr w:rsidR="000F64AA" w:rsidRPr="000F64AA" w14:paraId="1D367698" w14:textId="77777777" w:rsidTr="00B131AF">
        <w:tc>
          <w:tcPr>
            <w:tcW w:w="1665" w:type="pct"/>
            <w:gridSpan w:val="2"/>
            <w:shd w:val="clear" w:color="auto" w:fill="auto"/>
          </w:tcPr>
          <w:p w14:paraId="4AE34CDF" w14:textId="77777777" w:rsidR="000F64AA" w:rsidRPr="000F64AA" w:rsidRDefault="000F64AA" w:rsidP="000F64AA">
            <w:pPr>
              <w:spacing w:before="120" w:after="120"/>
              <w:rPr>
                <w:rFonts w:cs="Arial"/>
                <w:sz w:val="18"/>
              </w:rPr>
            </w:pPr>
            <w:r w:rsidRPr="000F64AA">
              <w:rPr>
                <w:rFonts w:cs="Arial"/>
                <w:sz w:val="18"/>
              </w:rPr>
              <w:t xml:space="preserve">      Online Resource Linkage URL</w:t>
            </w:r>
          </w:p>
        </w:tc>
        <w:tc>
          <w:tcPr>
            <w:tcW w:w="834" w:type="pct"/>
            <w:shd w:val="clear" w:color="auto" w:fill="auto"/>
          </w:tcPr>
          <w:p w14:paraId="0D08E786" w14:textId="77777777" w:rsidR="000F64AA" w:rsidRPr="000F64AA" w:rsidRDefault="000F64AA" w:rsidP="000F64AA">
            <w:pPr>
              <w:spacing w:before="120" w:after="120"/>
              <w:rPr>
                <w:rFonts w:cs="Arial"/>
                <w:sz w:val="18"/>
              </w:rPr>
            </w:pPr>
          </w:p>
        </w:tc>
        <w:tc>
          <w:tcPr>
            <w:tcW w:w="1250" w:type="pct"/>
            <w:gridSpan w:val="2"/>
            <w:shd w:val="clear" w:color="auto" w:fill="auto"/>
          </w:tcPr>
          <w:p w14:paraId="29A6B15C" w14:textId="77777777" w:rsidR="000F64AA" w:rsidRPr="000F64AA" w:rsidRDefault="000F64AA" w:rsidP="00A45D93">
            <w:pPr>
              <w:spacing w:before="120" w:after="120" w:line="240" w:lineRule="auto"/>
              <w:rPr>
                <w:rFonts w:cs="Arial"/>
                <w:sz w:val="18"/>
              </w:rPr>
            </w:pPr>
          </w:p>
        </w:tc>
        <w:tc>
          <w:tcPr>
            <w:tcW w:w="417" w:type="pct"/>
            <w:shd w:val="clear" w:color="auto" w:fill="auto"/>
          </w:tcPr>
          <w:p w14:paraId="7AEEDA4E" w14:textId="77777777" w:rsidR="000F64AA" w:rsidRPr="000F64AA" w:rsidRDefault="000F64AA" w:rsidP="00A45D93">
            <w:pPr>
              <w:spacing w:before="120" w:after="120" w:line="240" w:lineRule="auto"/>
              <w:rPr>
                <w:rFonts w:cs="Arial"/>
                <w:sz w:val="18"/>
              </w:rPr>
            </w:pPr>
            <w:r w:rsidRPr="000F64AA">
              <w:rPr>
                <w:rFonts w:cs="Arial"/>
                <w:sz w:val="18"/>
              </w:rPr>
              <w:t>(S) UL</w:t>
            </w:r>
          </w:p>
        </w:tc>
        <w:tc>
          <w:tcPr>
            <w:tcW w:w="834" w:type="pct"/>
            <w:shd w:val="clear" w:color="auto" w:fill="auto"/>
          </w:tcPr>
          <w:p w14:paraId="3839D1E8" w14:textId="77777777" w:rsidR="000F64AA" w:rsidRPr="000F64AA" w:rsidRDefault="000F64AA" w:rsidP="00A45D93">
            <w:pPr>
              <w:spacing w:before="120" w:after="120" w:line="240" w:lineRule="auto"/>
              <w:rPr>
                <w:rFonts w:cs="Arial"/>
                <w:sz w:val="18"/>
              </w:rPr>
            </w:pPr>
            <w:r w:rsidRPr="000F64AA">
              <w:rPr>
                <w:rFonts w:cs="Arial"/>
                <w:sz w:val="18"/>
              </w:rPr>
              <w:t>1, 1</w:t>
            </w:r>
          </w:p>
        </w:tc>
      </w:tr>
      <w:tr w:rsidR="000F64AA" w:rsidRPr="000F64AA" w14:paraId="161523F4" w14:textId="77777777" w:rsidTr="00B131AF">
        <w:tc>
          <w:tcPr>
            <w:tcW w:w="1665" w:type="pct"/>
            <w:gridSpan w:val="2"/>
            <w:shd w:val="clear" w:color="auto" w:fill="auto"/>
          </w:tcPr>
          <w:p w14:paraId="4D70595E" w14:textId="77777777" w:rsidR="000F64AA" w:rsidRPr="000F64AA" w:rsidRDefault="000F64AA" w:rsidP="000F64AA">
            <w:pPr>
              <w:spacing w:before="120" w:after="120"/>
              <w:rPr>
                <w:rFonts w:cs="Arial"/>
                <w:sz w:val="18"/>
              </w:rPr>
            </w:pPr>
            <w:r w:rsidRPr="000F64AA">
              <w:rPr>
                <w:rFonts w:cs="Arial"/>
                <w:sz w:val="18"/>
              </w:rPr>
              <w:t xml:space="preserve">      Protocol</w:t>
            </w:r>
          </w:p>
        </w:tc>
        <w:tc>
          <w:tcPr>
            <w:tcW w:w="834" w:type="pct"/>
            <w:shd w:val="clear" w:color="auto" w:fill="auto"/>
          </w:tcPr>
          <w:p w14:paraId="6A21552B" w14:textId="77777777" w:rsidR="000F64AA" w:rsidRPr="000F64AA" w:rsidRDefault="000F64AA" w:rsidP="000F64AA">
            <w:pPr>
              <w:spacing w:before="120" w:after="120"/>
              <w:rPr>
                <w:rFonts w:cs="Arial"/>
                <w:sz w:val="18"/>
              </w:rPr>
            </w:pPr>
          </w:p>
        </w:tc>
        <w:tc>
          <w:tcPr>
            <w:tcW w:w="1250" w:type="pct"/>
            <w:gridSpan w:val="2"/>
            <w:shd w:val="clear" w:color="auto" w:fill="auto"/>
          </w:tcPr>
          <w:p w14:paraId="1BCD53A6" w14:textId="77777777" w:rsidR="000F64AA" w:rsidRPr="000F64AA" w:rsidRDefault="000F64AA" w:rsidP="00A45D93">
            <w:pPr>
              <w:spacing w:before="120" w:after="120" w:line="240" w:lineRule="auto"/>
              <w:rPr>
                <w:rFonts w:cs="Arial"/>
                <w:sz w:val="18"/>
              </w:rPr>
            </w:pPr>
          </w:p>
        </w:tc>
        <w:tc>
          <w:tcPr>
            <w:tcW w:w="417" w:type="pct"/>
            <w:shd w:val="clear" w:color="auto" w:fill="auto"/>
          </w:tcPr>
          <w:p w14:paraId="2F0ED8E7" w14:textId="77777777" w:rsidR="000F64AA" w:rsidRPr="000F64AA" w:rsidRDefault="000F64AA" w:rsidP="00A45D93">
            <w:pPr>
              <w:spacing w:before="120" w:after="120" w:line="240" w:lineRule="auto"/>
              <w:rPr>
                <w:rFonts w:cs="Arial"/>
                <w:sz w:val="18"/>
              </w:rPr>
            </w:pPr>
            <w:r w:rsidRPr="000F64AA">
              <w:rPr>
                <w:rFonts w:cs="Arial"/>
                <w:sz w:val="18"/>
              </w:rPr>
              <w:t>(S) TE</w:t>
            </w:r>
          </w:p>
        </w:tc>
        <w:tc>
          <w:tcPr>
            <w:tcW w:w="834" w:type="pct"/>
            <w:shd w:val="clear" w:color="auto" w:fill="auto"/>
          </w:tcPr>
          <w:p w14:paraId="67A3E856" w14:textId="77777777" w:rsidR="000F64AA" w:rsidRPr="000F64AA" w:rsidRDefault="000F64AA" w:rsidP="00A45D93">
            <w:pPr>
              <w:spacing w:before="120" w:after="120" w:line="240" w:lineRule="auto"/>
              <w:rPr>
                <w:rFonts w:cs="Arial"/>
                <w:sz w:val="18"/>
              </w:rPr>
            </w:pPr>
            <w:r w:rsidRPr="000F64AA">
              <w:rPr>
                <w:rFonts w:cs="Arial"/>
                <w:sz w:val="18"/>
              </w:rPr>
              <w:t>0, 1</w:t>
            </w:r>
          </w:p>
        </w:tc>
      </w:tr>
      <w:tr w:rsidR="000F64AA" w:rsidRPr="000F64AA" w14:paraId="5D4FD715" w14:textId="77777777" w:rsidTr="00B131AF">
        <w:tc>
          <w:tcPr>
            <w:tcW w:w="1665" w:type="pct"/>
            <w:gridSpan w:val="2"/>
            <w:shd w:val="clear" w:color="auto" w:fill="auto"/>
          </w:tcPr>
          <w:p w14:paraId="44111305" w14:textId="77777777" w:rsidR="000F64AA" w:rsidRPr="000F64AA" w:rsidRDefault="000F64AA" w:rsidP="000F64AA">
            <w:pPr>
              <w:spacing w:before="120" w:after="120"/>
              <w:rPr>
                <w:rFonts w:cs="Arial"/>
                <w:sz w:val="18"/>
              </w:rPr>
            </w:pPr>
            <w:r w:rsidRPr="000F64AA">
              <w:rPr>
                <w:rFonts w:cs="Arial"/>
                <w:sz w:val="18"/>
              </w:rPr>
              <w:t xml:space="preserve">      Application Profile</w:t>
            </w:r>
          </w:p>
        </w:tc>
        <w:tc>
          <w:tcPr>
            <w:tcW w:w="834" w:type="pct"/>
            <w:shd w:val="clear" w:color="auto" w:fill="auto"/>
          </w:tcPr>
          <w:p w14:paraId="5E137650" w14:textId="77777777" w:rsidR="000F64AA" w:rsidRPr="000F64AA" w:rsidRDefault="000F64AA" w:rsidP="000F64AA">
            <w:pPr>
              <w:spacing w:before="120" w:after="120"/>
              <w:rPr>
                <w:rFonts w:cs="Arial"/>
                <w:sz w:val="18"/>
              </w:rPr>
            </w:pPr>
          </w:p>
        </w:tc>
        <w:tc>
          <w:tcPr>
            <w:tcW w:w="1250" w:type="pct"/>
            <w:gridSpan w:val="2"/>
            <w:shd w:val="clear" w:color="auto" w:fill="auto"/>
          </w:tcPr>
          <w:p w14:paraId="2BAED08D" w14:textId="77777777" w:rsidR="000F64AA" w:rsidRPr="000F64AA" w:rsidRDefault="000F64AA" w:rsidP="00A45D93">
            <w:pPr>
              <w:spacing w:before="120" w:after="120" w:line="240" w:lineRule="auto"/>
              <w:rPr>
                <w:rFonts w:cs="Arial"/>
                <w:sz w:val="18"/>
              </w:rPr>
            </w:pPr>
          </w:p>
        </w:tc>
        <w:tc>
          <w:tcPr>
            <w:tcW w:w="417" w:type="pct"/>
            <w:shd w:val="clear" w:color="auto" w:fill="auto"/>
          </w:tcPr>
          <w:p w14:paraId="6C8383DE" w14:textId="77777777" w:rsidR="000F64AA" w:rsidRPr="000F64AA" w:rsidRDefault="000F64AA" w:rsidP="00A45D93">
            <w:pPr>
              <w:spacing w:before="120" w:after="120" w:line="240" w:lineRule="auto"/>
              <w:rPr>
                <w:rFonts w:cs="Arial"/>
                <w:sz w:val="18"/>
              </w:rPr>
            </w:pPr>
            <w:r w:rsidRPr="000F64AA">
              <w:rPr>
                <w:rFonts w:cs="Arial"/>
                <w:sz w:val="18"/>
              </w:rPr>
              <w:t>(S) TE</w:t>
            </w:r>
          </w:p>
        </w:tc>
        <w:tc>
          <w:tcPr>
            <w:tcW w:w="834" w:type="pct"/>
            <w:shd w:val="clear" w:color="auto" w:fill="auto"/>
          </w:tcPr>
          <w:p w14:paraId="0C66C2E7" w14:textId="77777777" w:rsidR="000F64AA" w:rsidRPr="000F64AA" w:rsidRDefault="000F64AA" w:rsidP="00A45D93">
            <w:pPr>
              <w:spacing w:before="120" w:after="120" w:line="240" w:lineRule="auto"/>
              <w:rPr>
                <w:rFonts w:cs="Arial"/>
                <w:sz w:val="18"/>
              </w:rPr>
            </w:pPr>
            <w:r w:rsidRPr="000F64AA">
              <w:rPr>
                <w:rFonts w:cs="Arial"/>
                <w:sz w:val="18"/>
              </w:rPr>
              <w:t>0, 1</w:t>
            </w:r>
          </w:p>
        </w:tc>
      </w:tr>
      <w:tr w:rsidR="000F64AA" w:rsidRPr="000F64AA" w14:paraId="45FE0D34" w14:textId="77777777" w:rsidTr="00B131AF">
        <w:tc>
          <w:tcPr>
            <w:tcW w:w="1665" w:type="pct"/>
            <w:gridSpan w:val="2"/>
            <w:shd w:val="clear" w:color="auto" w:fill="auto"/>
          </w:tcPr>
          <w:p w14:paraId="5AFB1F30" w14:textId="77777777" w:rsidR="000F64AA" w:rsidRPr="000F64AA" w:rsidRDefault="000F64AA" w:rsidP="000F64AA">
            <w:pPr>
              <w:spacing w:before="120" w:after="120"/>
              <w:rPr>
                <w:rFonts w:cs="Arial"/>
                <w:sz w:val="18"/>
              </w:rPr>
            </w:pPr>
            <w:r w:rsidRPr="000F64AA">
              <w:rPr>
                <w:rFonts w:cs="Arial"/>
                <w:sz w:val="18"/>
              </w:rPr>
              <w:t xml:space="preserve">      Name of Resource</w:t>
            </w:r>
          </w:p>
        </w:tc>
        <w:tc>
          <w:tcPr>
            <w:tcW w:w="834" w:type="pct"/>
            <w:shd w:val="clear" w:color="auto" w:fill="auto"/>
          </w:tcPr>
          <w:p w14:paraId="6EE8571E" w14:textId="77777777" w:rsidR="000F64AA" w:rsidRPr="000F64AA" w:rsidRDefault="000F64AA" w:rsidP="000F64AA">
            <w:pPr>
              <w:spacing w:before="120" w:after="120"/>
              <w:rPr>
                <w:rFonts w:cs="Arial"/>
                <w:sz w:val="18"/>
              </w:rPr>
            </w:pPr>
          </w:p>
        </w:tc>
        <w:tc>
          <w:tcPr>
            <w:tcW w:w="1250" w:type="pct"/>
            <w:gridSpan w:val="2"/>
            <w:shd w:val="clear" w:color="auto" w:fill="auto"/>
          </w:tcPr>
          <w:p w14:paraId="6262FC34" w14:textId="77777777" w:rsidR="000F64AA" w:rsidRPr="000F64AA" w:rsidRDefault="000F64AA" w:rsidP="00A45D93">
            <w:pPr>
              <w:spacing w:before="120" w:after="120" w:line="240" w:lineRule="auto"/>
              <w:rPr>
                <w:rFonts w:cs="Arial"/>
                <w:sz w:val="18"/>
              </w:rPr>
            </w:pPr>
          </w:p>
        </w:tc>
        <w:tc>
          <w:tcPr>
            <w:tcW w:w="417" w:type="pct"/>
            <w:shd w:val="clear" w:color="auto" w:fill="auto"/>
          </w:tcPr>
          <w:p w14:paraId="0A723CB9" w14:textId="77777777" w:rsidR="000F64AA" w:rsidRPr="000F64AA" w:rsidRDefault="000F64AA" w:rsidP="00A45D93">
            <w:pPr>
              <w:spacing w:before="120" w:after="120" w:line="240" w:lineRule="auto"/>
              <w:rPr>
                <w:rFonts w:cs="Arial"/>
                <w:sz w:val="18"/>
              </w:rPr>
            </w:pPr>
            <w:r w:rsidRPr="000F64AA">
              <w:rPr>
                <w:rFonts w:cs="Arial"/>
                <w:sz w:val="18"/>
              </w:rPr>
              <w:t>(S) TE</w:t>
            </w:r>
          </w:p>
        </w:tc>
        <w:tc>
          <w:tcPr>
            <w:tcW w:w="834" w:type="pct"/>
            <w:shd w:val="clear" w:color="auto" w:fill="auto"/>
          </w:tcPr>
          <w:p w14:paraId="5B9032E9" w14:textId="77777777" w:rsidR="000F64AA" w:rsidRPr="000F64AA" w:rsidRDefault="000F64AA" w:rsidP="00A45D93">
            <w:pPr>
              <w:spacing w:before="120" w:after="120" w:line="240" w:lineRule="auto"/>
              <w:rPr>
                <w:rFonts w:cs="Arial"/>
                <w:sz w:val="18"/>
              </w:rPr>
            </w:pPr>
            <w:r w:rsidRPr="000F64AA">
              <w:rPr>
                <w:rFonts w:cs="Arial"/>
                <w:sz w:val="18"/>
              </w:rPr>
              <w:t>0, 1</w:t>
            </w:r>
          </w:p>
        </w:tc>
      </w:tr>
      <w:tr w:rsidR="000F64AA" w:rsidRPr="000F64AA" w14:paraId="290BD1AF" w14:textId="77777777" w:rsidTr="00B131AF">
        <w:tc>
          <w:tcPr>
            <w:tcW w:w="1665" w:type="pct"/>
            <w:gridSpan w:val="2"/>
            <w:shd w:val="clear" w:color="auto" w:fill="auto"/>
          </w:tcPr>
          <w:p w14:paraId="3E4D67B2" w14:textId="77777777" w:rsidR="000F64AA" w:rsidRPr="000F64AA" w:rsidRDefault="000F64AA" w:rsidP="000F64AA">
            <w:pPr>
              <w:spacing w:before="120" w:after="120"/>
              <w:rPr>
                <w:rFonts w:cs="Arial"/>
                <w:sz w:val="18"/>
              </w:rPr>
            </w:pPr>
            <w:r w:rsidRPr="000F64AA">
              <w:rPr>
                <w:rFonts w:cs="Arial"/>
                <w:sz w:val="18"/>
              </w:rPr>
              <w:t xml:space="preserve">      Online Resource Description</w:t>
            </w:r>
          </w:p>
        </w:tc>
        <w:tc>
          <w:tcPr>
            <w:tcW w:w="834" w:type="pct"/>
            <w:shd w:val="clear" w:color="auto" w:fill="auto"/>
          </w:tcPr>
          <w:p w14:paraId="3A8FEF68" w14:textId="77777777" w:rsidR="000F64AA" w:rsidRPr="000F64AA" w:rsidRDefault="000F64AA" w:rsidP="000F64AA">
            <w:pPr>
              <w:spacing w:before="120" w:after="120"/>
              <w:rPr>
                <w:rFonts w:cs="Arial"/>
                <w:sz w:val="18"/>
              </w:rPr>
            </w:pPr>
          </w:p>
        </w:tc>
        <w:tc>
          <w:tcPr>
            <w:tcW w:w="1250" w:type="pct"/>
            <w:gridSpan w:val="2"/>
            <w:shd w:val="clear" w:color="auto" w:fill="auto"/>
          </w:tcPr>
          <w:p w14:paraId="3EE03728" w14:textId="77777777" w:rsidR="000F64AA" w:rsidRPr="000F64AA" w:rsidRDefault="000F64AA" w:rsidP="00A45D93">
            <w:pPr>
              <w:spacing w:before="120" w:after="120" w:line="240" w:lineRule="auto"/>
              <w:rPr>
                <w:rFonts w:cs="Arial"/>
                <w:sz w:val="18"/>
              </w:rPr>
            </w:pPr>
          </w:p>
        </w:tc>
        <w:tc>
          <w:tcPr>
            <w:tcW w:w="417" w:type="pct"/>
            <w:shd w:val="clear" w:color="auto" w:fill="auto"/>
          </w:tcPr>
          <w:p w14:paraId="3AB0D339" w14:textId="77777777" w:rsidR="000F64AA" w:rsidRPr="000F64AA" w:rsidRDefault="000F64AA" w:rsidP="00A45D93">
            <w:pPr>
              <w:spacing w:before="120" w:after="120" w:line="240" w:lineRule="auto"/>
              <w:rPr>
                <w:rFonts w:cs="Arial"/>
                <w:sz w:val="18"/>
              </w:rPr>
            </w:pPr>
            <w:r w:rsidRPr="000F64AA">
              <w:rPr>
                <w:rFonts w:cs="Arial"/>
                <w:sz w:val="18"/>
              </w:rPr>
              <w:t>(S) TE</w:t>
            </w:r>
          </w:p>
        </w:tc>
        <w:tc>
          <w:tcPr>
            <w:tcW w:w="834" w:type="pct"/>
            <w:shd w:val="clear" w:color="auto" w:fill="auto"/>
          </w:tcPr>
          <w:p w14:paraId="2CA3F572" w14:textId="77777777" w:rsidR="000F64AA" w:rsidRPr="000F64AA" w:rsidRDefault="000F64AA" w:rsidP="00A45D93">
            <w:pPr>
              <w:spacing w:before="120" w:after="120" w:line="240" w:lineRule="auto"/>
              <w:rPr>
                <w:rFonts w:cs="Arial"/>
                <w:sz w:val="18"/>
              </w:rPr>
            </w:pPr>
            <w:r w:rsidRPr="000F64AA">
              <w:rPr>
                <w:rFonts w:cs="Arial"/>
                <w:sz w:val="18"/>
              </w:rPr>
              <w:t>0, 1</w:t>
            </w:r>
          </w:p>
        </w:tc>
      </w:tr>
      <w:tr w:rsidR="000F64AA" w:rsidRPr="000F64AA" w14:paraId="43EB6847" w14:textId="77777777" w:rsidTr="00B131AF">
        <w:tc>
          <w:tcPr>
            <w:tcW w:w="1665" w:type="pct"/>
            <w:gridSpan w:val="2"/>
            <w:shd w:val="clear" w:color="auto" w:fill="auto"/>
          </w:tcPr>
          <w:p w14:paraId="4577F40D" w14:textId="77777777" w:rsidR="000F64AA" w:rsidRPr="000F64AA" w:rsidRDefault="000F64AA" w:rsidP="000F64AA">
            <w:pPr>
              <w:spacing w:before="120" w:after="120"/>
              <w:rPr>
                <w:rFonts w:cs="Arial"/>
                <w:sz w:val="18"/>
              </w:rPr>
            </w:pPr>
            <w:r w:rsidRPr="000F64AA">
              <w:rPr>
                <w:rFonts w:cs="Arial"/>
                <w:sz w:val="18"/>
              </w:rPr>
              <w:t xml:space="preserve">      Online Function</w:t>
            </w:r>
          </w:p>
        </w:tc>
        <w:tc>
          <w:tcPr>
            <w:tcW w:w="834" w:type="pct"/>
            <w:shd w:val="clear" w:color="auto" w:fill="auto"/>
          </w:tcPr>
          <w:p w14:paraId="25DA6985" w14:textId="77777777" w:rsidR="000F64AA" w:rsidRPr="000F64AA" w:rsidRDefault="000F64AA" w:rsidP="000F64AA">
            <w:pPr>
              <w:spacing w:before="120" w:after="120"/>
              <w:rPr>
                <w:rFonts w:cs="Arial"/>
                <w:sz w:val="18"/>
              </w:rPr>
            </w:pPr>
          </w:p>
        </w:tc>
        <w:tc>
          <w:tcPr>
            <w:tcW w:w="1250" w:type="pct"/>
            <w:gridSpan w:val="2"/>
            <w:shd w:val="clear" w:color="auto" w:fill="auto"/>
          </w:tcPr>
          <w:p w14:paraId="470EE224" w14:textId="77777777" w:rsidR="000F64AA" w:rsidRPr="000F64AA" w:rsidRDefault="000F64AA" w:rsidP="00A45D93">
            <w:pPr>
              <w:spacing w:before="120" w:after="120" w:line="240" w:lineRule="auto"/>
              <w:rPr>
                <w:rFonts w:cs="Arial"/>
                <w:sz w:val="18"/>
              </w:rPr>
            </w:pPr>
            <w:r w:rsidRPr="000F64AA">
              <w:rPr>
                <w:rFonts w:cs="Arial"/>
                <w:sz w:val="18"/>
              </w:rPr>
              <w:t>1 : Download</w:t>
            </w:r>
          </w:p>
          <w:p w14:paraId="21065C37" w14:textId="77777777" w:rsidR="000F64AA" w:rsidRPr="000F64AA" w:rsidRDefault="000F64AA" w:rsidP="00A45D93">
            <w:pPr>
              <w:spacing w:before="120" w:after="120" w:line="240" w:lineRule="auto"/>
              <w:rPr>
                <w:rFonts w:cs="Arial"/>
                <w:sz w:val="18"/>
              </w:rPr>
            </w:pPr>
            <w:r w:rsidRPr="000F64AA">
              <w:rPr>
                <w:rFonts w:cs="Arial"/>
                <w:sz w:val="18"/>
              </w:rPr>
              <w:t>3 : Offline Access</w:t>
            </w:r>
          </w:p>
          <w:p w14:paraId="0C0C7B5B" w14:textId="77777777" w:rsidR="000F64AA" w:rsidRPr="000F64AA" w:rsidRDefault="000F64AA" w:rsidP="00A45D93">
            <w:pPr>
              <w:spacing w:before="120" w:after="120" w:line="240" w:lineRule="auto"/>
              <w:rPr>
                <w:rFonts w:cs="Arial"/>
                <w:sz w:val="18"/>
              </w:rPr>
            </w:pPr>
            <w:r w:rsidRPr="000F64AA">
              <w:rPr>
                <w:rFonts w:cs="Arial"/>
                <w:sz w:val="18"/>
              </w:rPr>
              <w:t>4 : Order</w:t>
            </w:r>
          </w:p>
          <w:p w14:paraId="55E50F93" w14:textId="77777777" w:rsidR="000F64AA" w:rsidRPr="000F64AA" w:rsidRDefault="000F64AA" w:rsidP="00A45D93">
            <w:pPr>
              <w:spacing w:before="120" w:after="120" w:line="240" w:lineRule="auto"/>
              <w:rPr>
                <w:rFonts w:cs="Arial"/>
                <w:sz w:val="18"/>
              </w:rPr>
            </w:pPr>
            <w:r w:rsidRPr="000F64AA">
              <w:rPr>
                <w:rFonts w:cs="Arial"/>
                <w:sz w:val="18"/>
              </w:rPr>
              <w:t>5 : Search</w:t>
            </w:r>
          </w:p>
          <w:p w14:paraId="4F93591C" w14:textId="77777777" w:rsidR="000F64AA" w:rsidRPr="000F64AA" w:rsidRDefault="000F64AA" w:rsidP="00A45D93">
            <w:pPr>
              <w:spacing w:before="120" w:after="120" w:line="240" w:lineRule="auto"/>
              <w:rPr>
                <w:rFonts w:cs="Arial"/>
                <w:sz w:val="18"/>
              </w:rPr>
            </w:pPr>
            <w:r w:rsidRPr="000F64AA">
              <w:rPr>
                <w:rFonts w:cs="Arial"/>
                <w:sz w:val="18"/>
              </w:rPr>
              <w:t>6 : Complete Metadata</w:t>
            </w:r>
          </w:p>
          <w:p w14:paraId="62CE77CA" w14:textId="77777777" w:rsidR="000F64AA" w:rsidRPr="000F64AA" w:rsidRDefault="000F64AA" w:rsidP="00A45D93">
            <w:pPr>
              <w:spacing w:before="120" w:after="120" w:line="240" w:lineRule="auto"/>
              <w:rPr>
                <w:rFonts w:cs="Arial"/>
                <w:sz w:val="18"/>
              </w:rPr>
            </w:pPr>
            <w:r w:rsidRPr="000F64AA">
              <w:rPr>
                <w:rFonts w:cs="Arial"/>
                <w:sz w:val="18"/>
              </w:rPr>
              <w:t>7 : Browse Graphic</w:t>
            </w:r>
          </w:p>
          <w:p w14:paraId="25D65A73" w14:textId="77777777" w:rsidR="000F64AA" w:rsidRPr="000F64AA" w:rsidRDefault="000F64AA" w:rsidP="00A45D93">
            <w:pPr>
              <w:spacing w:before="120" w:after="120" w:line="240" w:lineRule="auto"/>
              <w:rPr>
                <w:rFonts w:cs="Arial"/>
                <w:sz w:val="18"/>
              </w:rPr>
            </w:pPr>
            <w:r w:rsidRPr="000F64AA">
              <w:rPr>
                <w:rFonts w:cs="Arial"/>
                <w:sz w:val="18"/>
              </w:rPr>
              <w:t>8 : Upload</w:t>
            </w:r>
          </w:p>
          <w:p w14:paraId="2B58ADFE" w14:textId="77777777" w:rsidR="000F64AA" w:rsidRPr="000F64AA" w:rsidRDefault="000F64AA" w:rsidP="00A45D93">
            <w:pPr>
              <w:spacing w:before="120" w:after="120" w:line="240" w:lineRule="auto"/>
              <w:rPr>
                <w:rFonts w:cs="Arial"/>
                <w:sz w:val="18"/>
              </w:rPr>
            </w:pPr>
            <w:r w:rsidRPr="000F64AA">
              <w:rPr>
                <w:rFonts w:cs="Arial"/>
                <w:sz w:val="18"/>
              </w:rPr>
              <w:t>9 : Email Service</w:t>
            </w:r>
          </w:p>
          <w:p w14:paraId="0417B64E" w14:textId="77777777" w:rsidR="000F64AA" w:rsidRPr="000F64AA" w:rsidRDefault="000F64AA" w:rsidP="00A45D93">
            <w:pPr>
              <w:spacing w:before="120" w:after="120" w:line="240" w:lineRule="auto"/>
              <w:rPr>
                <w:rFonts w:cs="Arial"/>
                <w:sz w:val="18"/>
              </w:rPr>
            </w:pPr>
            <w:r w:rsidRPr="000F64AA">
              <w:rPr>
                <w:rFonts w:cs="Arial"/>
                <w:sz w:val="18"/>
              </w:rPr>
              <w:t>10 : Browsing</w:t>
            </w:r>
          </w:p>
          <w:p w14:paraId="1CB97753" w14:textId="77777777" w:rsidR="000F64AA" w:rsidRPr="000F64AA" w:rsidRDefault="000F64AA" w:rsidP="00A45D93">
            <w:pPr>
              <w:spacing w:before="120" w:after="120" w:line="240" w:lineRule="auto"/>
              <w:rPr>
                <w:rFonts w:cs="Arial"/>
                <w:sz w:val="18"/>
              </w:rPr>
            </w:pPr>
            <w:r w:rsidRPr="000F64AA">
              <w:rPr>
                <w:rFonts w:cs="Arial"/>
                <w:sz w:val="18"/>
              </w:rPr>
              <w:lastRenderedPageBreak/>
              <w:t>11 : File Access</w:t>
            </w:r>
          </w:p>
        </w:tc>
        <w:tc>
          <w:tcPr>
            <w:tcW w:w="417" w:type="pct"/>
            <w:shd w:val="clear" w:color="auto" w:fill="auto"/>
          </w:tcPr>
          <w:p w14:paraId="12236C58" w14:textId="77777777" w:rsidR="000F64AA" w:rsidRPr="000F64AA" w:rsidRDefault="000F64AA" w:rsidP="00A45D93">
            <w:pPr>
              <w:spacing w:before="120" w:after="120" w:line="240" w:lineRule="auto"/>
              <w:rPr>
                <w:rFonts w:cs="Arial"/>
                <w:sz w:val="18"/>
              </w:rPr>
            </w:pPr>
            <w:r w:rsidRPr="000F64AA">
              <w:rPr>
                <w:rFonts w:cs="Arial"/>
                <w:sz w:val="18"/>
              </w:rPr>
              <w:lastRenderedPageBreak/>
              <w:t>(S) EN</w:t>
            </w:r>
          </w:p>
        </w:tc>
        <w:tc>
          <w:tcPr>
            <w:tcW w:w="834" w:type="pct"/>
            <w:shd w:val="clear" w:color="auto" w:fill="auto"/>
          </w:tcPr>
          <w:p w14:paraId="7400207E" w14:textId="77777777" w:rsidR="000F64AA" w:rsidRPr="000F64AA" w:rsidRDefault="000F64AA" w:rsidP="00A45D93">
            <w:pPr>
              <w:spacing w:before="120" w:after="120" w:line="240" w:lineRule="auto"/>
              <w:rPr>
                <w:rFonts w:cs="Arial"/>
                <w:sz w:val="18"/>
              </w:rPr>
            </w:pPr>
            <w:r w:rsidRPr="000F64AA">
              <w:rPr>
                <w:rFonts w:cs="Arial"/>
                <w:sz w:val="18"/>
              </w:rPr>
              <w:t>0, 1</w:t>
            </w:r>
          </w:p>
        </w:tc>
      </w:tr>
      <w:tr w:rsidR="000F64AA" w:rsidRPr="000F64AA" w14:paraId="7D8264AD" w14:textId="77777777" w:rsidTr="00B131AF">
        <w:tc>
          <w:tcPr>
            <w:tcW w:w="1665" w:type="pct"/>
            <w:gridSpan w:val="2"/>
            <w:shd w:val="clear" w:color="auto" w:fill="auto"/>
          </w:tcPr>
          <w:p w14:paraId="390C31DA" w14:textId="77777777" w:rsidR="000F64AA" w:rsidRPr="000F64AA" w:rsidRDefault="000F64AA" w:rsidP="000F64AA">
            <w:pPr>
              <w:spacing w:before="120" w:after="120"/>
              <w:rPr>
                <w:rFonts w:cs="Arial"/>
                <w:sz w:val="18"/>
              </w:rPr>
            </w:pPr>
            <w:r w:rsidRPr="000F64AA">
              <w:rPr>
                <w:rFonts w:cs="Arial"/>
                <w:sz w:val="18"/>
              </w:rPr>
              <w:t xml:space="preserve">      Protocol request</w:t>
            </w:r>
          </w:p>
        </w:tc>
        <w:tc>
          <w:tcPr>
            <w:tcW w:w="834" w:type="pct"/>
            <w:shd w:val="clear" w:color="auto" w:fill="auto"/>
          </w:tcPr>
          <w:p w14:paraId="23E14BAB" w14:textId="77777777" w:rsidR="000F64AA" w:rsidRPr="000F64AA" w:rsidRDefault="000F64AA" w:rsidP="000F64AA">
            <w:pPr>
              <w:spacing w:before="120" w:after="120"/>
              <w:rPr>
                <w:rFonts w:cs="Arial"/>
                <w:sz w:val="18"/>
              </w:rPr>
            </w:pPr>
          </w:p>
        </w:tc>
        <w:tc>
          <w:tcPr>
            <w:tcW w:w="1250" w:type="pct"/>
            <w:gridSpan w:val="2"/>
            <w:shd w:val="clear" w:color="auto" w:fill="auto"/>
          </w:tcPr>
          <w:p w14:paraId="15209FF0" w14:textId="77777777" w:rsidR="000F64AA" w:rsidRPr="000F64AA" w:rsidRDefault="000F64AA" w:rsidP="00A45D93">
            <w:pPr>
              <w:spacing w:before="120" w:after="120" w:line="240" w:lineRule="auto"/>
              <w:rPr>
                <w:rFonts w:cs="Arial"/>
                <w:sz w:val="18"/>
              </w:rPr>
            </w:pPr>
          </w:p>
        </w:tc>
        <w:tc>
          <w:tcPr>
            <w:tcW w:w="417" w:type="pct"/>
            <w:shd w:val="clear" w:color="auto" w:fill="auto"/>
          </w:tcPr>
          <w:p w14:paraId="1FA4723C" w14:textId="77777777" w:rsidR="000F64AA" w:rsidRPr="000F64AA" w:rsidRDefault="000F64AA" w:rsidP="00A45D93">
            <w:pPr>
              <w:spacing w:before="120" w:after="120" w:line="240" w:lineRule="auto"/>
              <w:rPr>
                <w:rFonts w:cs="Arial"/>
                <w:sz w:val="18"/>
              </w:rPr>
            </w:pPr>
            <w:r w:rsidRPr="000F64AA">
              <w:rPr>
                <w:rFonts w:cs="Arial"/>
                <w:sz w:val="18"/>
              </w:rPr>
              <w:t>(S) TE</w:t>
            </w:r>
          </w:p>
        </w:tc>
        <w:tc>
          <w:tcPr>
            <w:tcW w:w="834" w:type="pct"/>
            <w:shd w:val="clear" w:color="auto" w:fill="auto"/>
          </w:tcPr>
          <w:p w14:paraId="02BF3C8B" w14:textId="77777777" w:rsidR="000F64AA" w:rsidRPr="000F64AA" w:rsidRDefault="000F64AA" w:rsidP="00A45D93">
            <w:pPr>
              <w:spacing w:before="120" w:after="120" w:line="240" w:lineRule="auto"/>
              <w:rPr>
                <w:rFonts w:cs="Arial"/>
                <w:sz w:val="18"/>
              </w:rPr>
            </w:pPr>
            <w:r w:rsidRPr="000F64AA">
              <w:rPr>
                <w:rFonts w:cs="Arial"/>
                <w:sz w:val="18"/>
              </w:rPr>
              <w:t>0, 1</w:t>
            </w:r>
          </w:p>
        </w:tc>
      </w:tr>
      <w:tr w:rsidR="000F64AA" w:rsidRPr="000F64AA" w14:paraId="081A344B" w14:textId="77777777" w:rsidTr="00B131AF">
        <w:tc>
          <w:tcPr>
            <w:tcW w:w="1665" w:type="pct"/>
            <w:gridSpan w:val="2"/>
            <w:shd w:val="clear" w:color="auto" w:fill="auto"/>
          </w:tcPr>
          <w:p w14:paraId="0E5D4C4B" w14:textId="77777777" w:rsidR="000F64AA" w:rsidRPr="000F64AA" w:rsidRDefault="000F64AA" w:rsidP="000F64AA">
            <w:pPr>
              <w:spacing w:before="120" w:after="120"/>
              <w:rPr>
                <w:rFonts w:cs="Arial"/>
                <w:sz w:val="18"/>
              </w:rPr>
            </w:pPr>
            <w:r w:rsidRPr="000F64AA">
              <w:rPr>
                <w:rFonts w:cs="Arial"/>
                <w:sz w:val="18"/>
              </w:rPr>
              <w:t xml:space="preserve">   Source</w:t>
            </w:r>
          </w:p>
        </w:tc>
        <w:tc>
          <w:tcPr>
            <w:tcW w:w="834" w:type="pct"/>
            <w:shd w:val="clear" w:color="auto" w:fill="auto"/>
          </w:tcPr>
          <w:p w14:paraId="2C44A500" w14:textId="77777777" w:rsidR="000F64AA" w:rsidRPr="000F64AA" w:rsidRDefault="000F64AA" w:rsidP="000F64AA">
            <w:pPr>
              <w:spacing w:before="120" w:after="120"/>
              <w:rPr>
                <w:rFonts w:cs="Arial"/>
                <w:sz w:val="18"/>
              </w:rPr>
            </w:pPr>
          </w:p>
        </w:tc>
        <w:tc>
          <w:tcPr>
            <w:tcW w:w="1250" w:type="pct"/>
            <w:gridSpan w:val="2"/>
            <w:shd w:val="clear" w:color="auto" w:fill="auto"/>
          </w:tcPr>
          <w:p w14:paraId="607ABCFA" w14:textId="77777777" w:rsidR="000F64AA" w:rsidRPr="000F64AA" w:rsidRDefault="000F64AA" w:rsidP="00A45D93">
            <w:pPr>
              <w:spacing w:before="120" w:after="120" w:line="240" w:lineRule="auto"/>
              <w:rPr>
                <w:rFonts w:cs="Arial"/>
                <w:sz w:val="18"/>
              </w:rPr>
            </w:pPr>
          </w:p>
        </w:tc>
        <w:tc>
          <w:tcPr>
            <w:tcW w:w="417" w:type="pct"/>
            <w:shd w:val="clear" w:color="auto" w:fill="auto"/>
          </w:tcPr>
          <w:p w14:paraId="5FB0A3B3" w14:textId="77777777" w:rsidR="000F64AA" w:rsidRPr="000F64AA" w:rsidRDefault="000F64AA" w:rsidP="00A45D93">
            <w:pPr>
              <w:spacing w:before="120" w:after="120" w:line="240" w:lineRule="auto"/>
              <w:rPr>
                <w:rFonts w:cs="Arial"/>
                <w:sz w:val="18"/>
              </w:rPr>
            </w:pPr>
            <w:r w:rsidRPr="000F64AA">
              <w:rPr>
                <w:rFonts w:cs="Arial"/>
                <w:sz w:val="18"/>
              </w:rPr>
              <w:t>(S) TE</w:t>
            </w:r>
          </w:p>
        </w:tc>
        <w:tc>
          <w:tcPr>
            <w:tcW w:w="834" w:type="pct"/>
            <w:shd w:val="clear" w:color="auto" w:fill="auto"/>
          </w:tcPr>
          <w:p w14:paraId="168504EA" w14:textId="77777777" w:rsidR="000F64AA" w:rsidRPr="000F64AA" w:rsidRDefault="000F64AA" w:rsidP="00A45D93">
            <w:pPr>
              <w:spacing w:before="120" w:after="120" w:line="240" w:lineRule="auto"/>
              <w:rPr>
                <w:rFonts w:cs="Arial"/>
                <w:sz w:val="18"/>
              </w:rPr>
            </w:pPr>
            <w:r w:rsidRPr="000F64AA">
              <w:rPr>
                <w:rFonts w:cs="Arial"/>
                <w:sz w:val="18"/>
              </w:rPr>
              <w:t>0, 1</w:t>
            </w:r>
          </w:p>
        </w:tc>
      </w:tr>
      <w:tr w:rsidR="000F64AA" w:rsidRPr="000F64AA" w14:paraId="79AD4B3B" w14:textId="77777777" w:rsidTr="00B131AF">
        <w:tc>
          <w:tcPr>
            <w:tcW w:w="1665" w:type="pct"/>
            <w:gridSpan w:val="2"/>
            <w:shd w:val="clear" w:color="auto" w:fill="auto"/>
          </w:tcPr>
          <w:p w14:paraId="7054C5F5" w14:textId="77777777" w:rsidR="000F64AA" w:rsidRPr="000F64AA" w:rsidRDefault="000F64AA" w:rsidP="000F64AA">
            <w:pPr>
              <w:spacing w:before="120" w:after="120"/>
              <w:rPr>
                <w:rFonts w:cs="Arial"/>
                <w:sz w:val="18"/>
              </w:rPr>
            </w:pPr>
            <w:r w:rsidRPr="000F64AA">
              <w:rPr>
                <w:rFonts w:cs="Arial"/>
                <w:sz w:val="18"/>
              </w:rPr>
              <w:t xml:space="preserve">   Source Type</w:t>
            </w:r>
          </w:p>
        </w:tc>
        <w:tc>
          <w:tcPr>
            <w:tcW w:w="834" w:type="pct"/>
            <w:shd w:val="clear" w:color="auto" w:fill="auto"/>
          </w:tcPr>
          <w:p w14:paraId="7F3B485A" w14:textId="77777777" w:rsidR="000F64AA" w:rsidRPr="000F64AA" w:rsidRDefault="000F64AA" w:rsidP="000F64AA">
            <w:pPr>
              <w:spacing w:before="120" w:after="120"/>
              <w:rPr>
                <w:rFonts w:cs="Arial"/>
                <w:sz w:val="18"/>
              </w:rPr>
            </w:pPr>
          </w:p>
        </w:tc>
        <w:tc>
          <w:tcPr>
            <w:tcW w:w="1250" w:type="pct"/>
            <w:gridSpan w:val="2"/>
            <w:shd w:val="clear" w:color="auto" w:fill="auto"/>
          </w:tcPr>
          <w:p w14:paraId="2053AABF" w14:textId="77777777" w:rsidR="000F64AA" w:rsidRPr="000F64AA" w:rsidRDefault="000F64AA" w:rsidP="00A45D93">
            <w:pPr>
              <w:spacing w:before="120" w:after="120" w:line="240" w:lineRule="auto"/>
              <w:rPr>
                <w:rFonts w:cs="Arial"/>
                <w:sz w:val="18"/>
              </w:rPr>
            </w:pPr>
            <w:r w:rsidRPr="000F64AA">
              <w:rPr>
                <w:rFonts w:cs="Arial"/>
                <w:sz w:val="18"/>
              </w:rPr>
              <w:t>1 : Law or Regulation</w:t>
            </w:r>
          </w:p>
          <w:p w14:paraId="44CA1337" w14:textId="77777777" w:rsidR="000F64AA" w:rsidRPr="000F64AA" w:rsidRDefault="000F64AA" w:rsidP="00A45D93">
            <w:pPr>
              <w:spacing w:before="120" w:after="120" w:line="240" w:lineRule="auto"/>
              <w:rPr>
                <w:rFonts w:cs="Arial"/>
                <w:sz w:val="18"/>
              </w:rPr>
            </w:pPr>
            <w:r w:rsidRPr="000F64AA">
              <w:rPr>
                <w:rFonts w:cs="Arial"/>
                <w:sz w:val="18"/>
              </w:rPr>
              <w:t>2 : Official Publication</w:t>
            </w:r>
          </w:p>
          <w:p w14:paraId="174FF6CE" w14:textId="77777777" w:rsidR="000F64AA" w:rsidRPr="000F64AA" w:rsidRDefault="000F64AA" w:rsidP="00A45D93">
            <w:pPr>
              <w:spacing w:before="120" w:after="120" w:line="240" w:lineRule="auto"/>
              <w:rPr>
                <w:rFonts w:cs="Arial"/>
                <w:sz w:val="18"/>
              </w:rPr>
            </w:pPr>
            <w:r w:rsidRPr="000F64AA">
              <w:rPr>
                <w:rFonts w:cs="Arial"/>
                <w:sz w:val="18"/>
              </w:rPr>
              <w:t>7 : Mariner Report, Confirmed</w:t>
            </w:r>
          </w:p>
          <w:p w14:paraId="71BBFDCC" w14:textId="77777777" w:rsidR="000F64AA" w:rsidRPr="000F64AA" w:rsidRDefault="000F64AA" w:rsidP="00A45D93">
            <w:pPr>
              <w:spacing w:before="120" w:after="120" w:line="240" w:lineRule="auto"/>
              <w:rPr>
                <w:rFonts w:cs="Arial"/>
                <w:sz w:val="18"/>
              </w:rPr>
            </w:pPr>
            <w:r w:rsidRPr="000F64AA">
              <w:rPr>
                <w:rFonts w:cs="Arial"/>
                <w:sz w:val="18"/>
              </w:rPr>
              <w:t>8 : Mariner Report, Not Confirmed</w:t>
            </w:r>
          </w:p>
          <w:p w14:paraId="54046774" w14:textId="77777777" w:rsidR="000F64AA" w:rsidRPr="000F64AA" w:rsidRDefault="000F64AA" w:rsidP="00A45D93">
            <w:pPr>
              <w:spacing w:before="120" w:after="120" w:line="240" w:lineRule="auto"/>
              <w:rPr>
                <w:rFonts w:cs="Arial"/>
                <w:sz w:val="18"/>
              </w:rPr>
            </w:pPr>
            <w:r w:rsidRPr="000F64AA">
              <w:rPr>
                <w:rFonts w:cs="Arial"/>
                <w:sz w:val="18"/>
              </w:rPr>
              <w:t>9 : Industry Publications and Reports</w:t>
            </w:r>
          </w:p>
          <w:p w14:paraId="4801C028" w14:textId="77777777" w:rsidR="000F64AA" w:rsidRPr="000F64AA" w:rsidRDefault="000F64AA" w:rsidP="00A45D93">
            <w:pPr>
              <w:spacing w:before="120" w:after="120" w:line="240" w:lineRule="auto"/>
              <w:rPr>
                <w:rFonts w:cs="Arial"/>
                <w:sz w:val="18"/>
              </w:rPr>
            </w:pPr>
            <w:r w:rsidRPr="000F64AA">
              <w:rPr>
                <w:rFonts w:cs="Arial"/>
                <w:sz w:val="18"/>
              </w:rPr>
              <w:t>10 : Remotely Sensed Images</w:t>
            </w:r>
          </w:p>
          <w:p w14:paraId="06359168" w14:textId="77777777" w:rsidR="000F64AA" w:rsidRPr="000F64AA" w:rsidRDefault="000F64AA" w:rsidP="00A45D93">
            <w:pPr>
              <w:spacing w:before="120" w:after="120" w:line="240" w:lineRule="auto"/>
              <w:rPr>
                <w:rFonts w:cs="Arial"/>
                <w:sz w:val="18"/>
              </w:rPr>
            </w:pPr>
            <w:r w:rsidRPr="000F64AA">
              <w:rPr>
                <w:rFonts w:cs="Arial"/>
                <w:sz w:val="18"/>
              </w:rPr>
              <w:t>11 : Photographs</w:t>
            </w:r>
          </w:p>
          <w:p w14:paraId="5017F236" w14:textId="77777777" w:rsidR="000F64AA" w:rsidRPr="000F64AA" w:rsidRDefault="000F64AA" w:rsidP="00A45D93">
            <w:pPr>
              <w:spacing w:before="120" w:after="120" w:line="240" w:lineRule="auto"/>
              <w:rPr>
                <w:rFonts w:cs="Arial"/>
                <w:sz w:val="18"/>
              </w:rPr>
            </w:pPr>
            <w:r w:rsidRPr="000F64AA">
              <w:rPr>
                <w:rFonts w:cs="Arial"/>
                <w:sz w:val="18"/>
              </w:rPr>
              <w:t>12 : Products Issued by HO Services</w:t>
            </w:r>
          </w:p>
          <w:p w14:paraId="41B3DAA2" w14:textId="77777777" w:rsidR="000F64AA" w:rsidRPr="000F64AA" w:rsidRDefault="000F64AA" w:rsidP="00A45D93">
            <w:pPr>
              <w:spacing w:before="120" w:after="120" w:line="240" w:lineRule="auto"/>
              <w:rPr>
                <w:rFonts w:cs="Arial"/>
                <w:sz w:val="18"/>
              </w:rPr>
            </w:pPr>
            <w:r w:rsidRPr="000F64AA">
              <w:rPr>
                <w:rFonts w:cs="Arial"/>
                <w:sz w:val="18"/>
              </w:rPr>
              <w:t>13 : News Media</w:t>
            </w:r>
          </w:p>
          <w:p w14:paraId="2BD74A9A" w14:textId="77777777" w:rsidR="000F64AA" w:rsidRPr="000F64AA" w:rsidRDefault="000F64AA" w:rsidP="00A45D93">
            <w:pPr>
              <w:spacing w:before="120" w:after="120" w:line="240" w:lineRule="auto"/>
              <w:rPr>
                <w:rFonts w:cs="Arial"/>
                <w:sz w:val="18"/>
              </w:rPr>
            </w:pPr>
            <w:r w:rsidRPr="000F64AA">
              <w:rPr>
                <w:rFonts w:cs="Arial"/>
                <w:sz w:val="18"/>
              </w:rPr>
              <w:t>14 : Traffic Data</w:t>
            </w:r>
          </w:p>
        </w:tc>
        <w:tc>
          <w:tcPr>
            <w:tcW w:w="417" w:type="pct"/>
            <w:shd w:val="clear" w:color="auto" w:fill="auto"/>
          </w:tcPr>
          <w:p w14:paraId="7D55AFF0" w14:textId="77777777" w:rsidR="000F64AA" w:rsidRPr="000F64AA" w:rsidRDefault="000F64AA" w:rsidP="00A45D93">
            <w:pPr>
              <w:spacing w:before="120" w:after="120" w:line="240" w:lineRule="auto"/>
              <w:rPr>
                <w:rFonts w:cs="Arial"/>
                <w:sz w:val="18"/>
              </w:rPr>
            </w:pPr>
            <w:r w:rsidRPr="000F64AA">
              <w:rPr>
                <w:rFonts w:cs="Arial"/>
                <w:sz w:val="18"/>
              </w:rPr>
              <w:t>(S) EN</w:t>
            </w:r>
          </w:p>
        </w:tc>
        <w:tc>
          <w:tcPr>
            <w:tcW w:w="834" w:type="pct"/>
            <w:shd w:val="clear" w:color="auto" w:fill="auto"/>
          </w:tcPr>
          <w:p w14:paraId="5B4B7AA7" w14:textId="77777777" w:rsidR="000F64AA" w:rsidRPr="000F64AA" w:rsidRDefault="000F64AA" w:rsidP="00A45D93">
            <w:pPr>
              <w:spacing w:before="120" w:after="120" w:line="240" w:lineRule="auto"/>
              <w:rPr>
                <w:rFonts w:cs="Arial"/>
                <w:sz w:val="18"/>
              </w:rPr>
            </w:pPr>
            <w:r w:rsidRPr="000F64AA">
              <w:rPr>
                <w:rFonts w:cs="Arial"/>
                <w:sz w:val="18"/>
              </w:rPr>
              <w:t>0, 1</w:t>
            </w:r>
          </w:p>
        </w:tc>
      </w:tr>
      <w:tr w:rsidR="000F64AA" w:rsidRPr="000F64AA" w14:paraId="451329DB" w14:textId="77777777" w:rsidTr="00B131AF">
        <w:tc>
          <w:tcPr>
            <w:tcW w:w="1665" w:type="pct"/>
            <w:gridSpan w:val="2"/>
            <w:shd w:val="clear" w:color="auto" w:fill="auto"/>
          </w:tcPr>
          <w:p w14:paraId="082C0C39" w14:textId="77777777" w:rsidR="000F64AA" w:rsidRPr="000F64AA" w:rsidRDefault="000F64AA" w:rsidP="000F64AA">
            <w:pPr>
              <w:spacing w:before="120" w:after="120"/>
              <w:rPr>
                <w:rFonts w:cs="Arial"/>
                <w:sz w:val="18"/>
              </w:rPr>
            </w:pPr>
            <w:r w:rsidRPr="000F64AA">
              <w:rPr>
                <w:rFonts w:cs="Arial"/>
                <w:sz w:val="18"/>
              </w:rPr>
              <w:t xml:space="preserve">   Reported Date</w:t>
            </w:r>
          </w:p>
        </w:tc>
        <w:tc>
          <w:tcPr>
            <w:tcW w:w="834" w:type="pct"/>
            <w:shd w:val="clear" w:color="auto" w:fill="auto"/>
          </w:tcPr>
          <w:p w14:paraId="1CDDAEDE" w14:textId="77777777" w:rsidR="000F64AA" w:rsidRPr="000F64AA" w:rsidRDefault="000F64AA" w:rsidP="000F64AA">
            <w:pPr>
              <w:spacing w:before="120" w:after="120"/>
              <w:rPr>
                <w:rFonts w:cs="Arial"/>
                <w:sz w:val="18"/>
              </w:rPr>
            </w:pPr>
            <w:r w:rsidRPr="000F64AA">
              <w:rPr>
                <w:rFonts w:cs="Arial"/>
                <w:sz w:val="18"/>
              </w:rPr>
              <w:t>(SORDAT)</w:t>
            </w:r>
          </w:p>
        </w:tc>
        <w:tc>
          <w:tcPr>
            <w:tcW w:w="1250" w:type="pct"/>
            <w:gridSpan w:val="2"/>
            <w:shd w:val="clear" w:color="auto" w:fill="auto"/>
          </w:tcPr>
          <w:p w14:paraId="7F8A2B0C" w14:textId="77777777" w:rsidR="000F64AA" w:rsidRPr="000F64AA" w:rsidRDefault="000F64AA" w:rsidP="00A45D93">
            <w:pPr>
              <w:spacing w:before="120" w:after="120" w:line="240" w:lineRule="auto"/>
              <w:rPr>
                <w:rFonts w:cs="Arial"/>
                <w:sz w:val="18"/>
              </w:rPr>
            </w:pPr>
          </w:p>
        </w:tc>
        <w:tc>
          <w:tcPr>
            <w:tcW w:w="417" w:type="pct"/>
            <w:shd w:val="clear" w:color="auto" w:fill="auto"/>
          </w:tcPr>
          <w:p w14:paraId="72A27899" w14:textId="77777777" w:rsidR="000F64AA" w:rsidRPr="000F64AA" w:rsidRDefault="000F64AA" w:rsidP="00A45D93">
            <w:pPr>
              <w:spacing w:before="120" w:after="120" w:line="240" w:lineRule="auto"/>
              <w:rPr>
                <w:rFonts w:cs="Arial"/>
                <w:sz w:val="18"/>
              </w:rPr>
            </w:pPr>
            <w:r w:rsidRPr="000F64AA">
              <w:rPr>
                <w:rFonts w:cs="Arial"/>
                <w:sz w:val="18"/>
              </w:rPr>
              <w:t>(S) TD</w:t>
            </w:r>
          </w:p>
        </w:tc>
        <w:tc>
          <w:tcPr>
            <w:tcW w:w="834" w:type="pct"/>
            <w:shd w:val="clear" w:color="auto" w:fill="auto"/>
          </w:tcPr>
          <w:p w14:paraId="5DF96E8E" w14:textId="77777777" w:rsidR="000F64AA" w:rsidRPr="000F64AA" w:rsidRDefault="000F64AA" w:rsidP="00A45D93">
            <w:pPr>
              <w:spacing w:before="120" w:after="120" w:line="240" w:lineRule="auto"/>
              <w:rPr>
                <w:rFonts w:cs="Arial"/>
                <w:sz w:val="18"/>
              </w:rPr>
            </w:pPr>
            <w:r w:rsidRPr="000F64AA">
              <w:rPr>
                <w:rFonts w:cs="Arial"/>
                <w:sz w:val="18"/>
              </w:rPr>
              <w:t>0, 1</w:t>
            </w:r>
          </w:p>
        </w:tc>
      </w:tr>
      <w:tr w:rsidR="000F64AA" w:rsidRPr="000F64AA" w14:paraId="354BE76F" w14:textId="77777777" w:rsidTr="00B131AF">
        <w:tc>
          <w:tcPr>
            <w:tcW w:w="5000" w:type="pct"/>
            <w:gridSpan w:val="7"/>
            <w:shd w:val="clear" w:color="auto" w:fill="auto"/>
          </w:tcPr>
          <w:p w14:paraId="0B39A275" w14:textId="46008AD6" w:rsidR="000F64AA" w:rsidRPr="000F64AA" w:rsidRDefault="000F64AA" w:rsidP="000F64AA">
            <w:pPr>
              <w:spacing w:before="120" w:after="120"/>
              <w:rPr>
                <w:rFonts w:cs="Arial"/>
              </w:rPr>
            </w:pPr>
            <w:r w:rsidRPr="000F64AA">
              <w:rPr>
                <w:rFonts w:cs="Arial"/>
                <w:u w:val="single"/>
              </w:rPr>
              <w:t>INT 1 Reference:</w:t>
            </w:r>
            <w:r w:rsidR="000B28A1">
              <w:rPr>
                <w:rFonts w:cs="Arial"/>
                <w:u w:val="single"/>
              </w:rPr>
              <w:t xml:space="preserve"> --</w:t>
            </w:r>
          </w:p>
          <w:p w14:paraId="3D1A2B8F" w14:textId="77777777" w:rsidR="000F64AA" w:rsidRPr="000F64AA" w:rsidRDefault="000F64AA" w:rsidP="000F64AA">
            <w:pPr>
              <w:spacing w:before="120" w:after="120"/>
              <w:rPr>
                <w:rFonts w:cs="Arial"/>
              </w:rPr>
            </w:pPr>
          </w:p>
          <w:p w14:paraId="3005EA9C" w14:textId="77777777" w:rsidR="000F64AA" w:rsidRPr="000F64AA" w:rsidRDefault="000F64AA" w:rsidP="000F64AA">
            <w:pPr>
              <w:spacing w:before="120" w:after="120"/>
              <w:rPr>
                <w:rFonts w:cs="Arial"/>
              </w:rPr>
            </w:pPr>
            <w:r w:rsidRPr="000F64AA">
              <w:rPr>
                <w:rFonts w:cs="Arial"/>
                <w:u w:val="single"/>
              </w:rPr>
              <w:t>Remarks:</w:t>
            </w:r>
          </w:p>
          <w:p w14:paraId="6E063E75" w14:textId="77777777" w:rsidR="000F64AA" w:rsidRPr="000F64AA" w:rsidRDefault="000F64AA" w:rsidP="000F64AA">
            <w:pPr>
              <w:spacing w:before="120" w:after="120"/>
              <w:rPr>
                <w:rFonts w:cs="Arial"/>
              </w:rPr>
            </w:pPr>
          </w:p>
          <w:p w14:paraId="0096FBE7" w14:textId="77777777" w:rsidR="000F64AA" w:rsidRPr="000F64AA" w:rsidRDefault="000F64AA" w:rsidP="000F64AA">
            <w:pPr>
              <w:spacing w:before="120" w:after="120"/>
              <w:rPr>
                <w:rFonts w:cs="Arial"/>
              </w:rPr>
            </w:pPr>
            <w:r w:rsidRPr="000F64AA">
              <w:rPr>
                <w:rFonts w:cs="Arial"/>
                <w:u w:val="single"/>
              </w:rPr>
              <w:t>Distinction:</w:t>
            </w:r>
          </w:p>
          <w:p w14:paraId="3B4A87E3" w14:textId="77777777" w:rsidR="000F64AA" w:rsidRPr="000F64AA" w:rsidRDefault="000F64AA" w:rsidP="000F64AA">
            <w:pPr>
              <w:spacing w:before="120" w:after="120"/>
              <w:rPr>
                <w:rFonts w:cs="Arial"/>
              </w:rPr>
            </w:pPr>
          </w:p>
        </w:tc>
      </w:tr>
    </w:tbl>
    <w:p w14:paraId="3BFA55B5" w14:textId="616AF0A7" w:rsidR="00AE52BB" w:rsidRDefault="00AE52BB" w:rsidP="000F64AA">
      <w:pPr>
        <w:spacing w:before="240"/>
      </w:pPr>
      <w:r>
        <w:br w:type="page"/>
      </w:r>
    </w:p>
    <w:p w14:paraId="1E46A748" w14:textId="46B9B99C" w:rsidR="00707105" w:rsidRDefault="001A598C" w:rsidP="001A598C">
      <w:pPr>
        <w:pStyle w:val="Heading1"/>
        <w:rPr>
          <w:ins w:id="2379" w:author="Raphael Malyankar" w:date="2022-11-17T22:30:00Z"/>
        </w:rPr>
      </w:pPr>
      <w:bookmarkStart w:id="2380" w:name="_Ref113360712"/>
      <w:bookmarkStart w:id="2381" w:name="_Toc120214481"/>
      <w:r>
        <w:lastRenderedPageBreak/>
        <w:t>Limitation by Vessels Characteristics and Cargo</w:t>
      </w:r>
      <w:bookmarkEnd w:id="2380"/>
      <w:bookmarkEnd w:id="2381"/>
    </w:p>
    <w:p w14:paraId="5E126026" w14:textId="15691CBA" w:rsidR="00356509" w:rsidRDefault="00356509" w:rsidP="00356509">
      <w:pPr>
        <w:pStyle w:val="Heading2"/>
        <w:rPr>
          <w:ins w:id="2382" w:author="Raphael Malyankar" w:date="2022-11-17T22:31:00Z"/>
        </w:rPr>
      </w:pPr>
      <w:bookmarkStart w:id="2383" w:name="_Ref119617749"/>
      <w:bookmarkStart w:id="2384" w:name="_Toc120214482"/>
      <w:ins w:id="2385" w:author="Raphael Malyankar" w:date="2022-11-17T22:30:00Z">
        <w:r>
          <w:t>Introduction</w:t>
        </w:r>
      </w:ins>
      <w:bookmarkEnd w:id="2383"/>
      <w:bookmarkEnd w:id="2384"/>
    </w:p>
    <w:p w14:paraId="1C811DA7" w14:textId="0C79BFCB" w:rsidR="00356509" w:rsidRDefault="00356509" w:rsidP="00356509">
      <w:pPr>
        <w:rPr>
          <w:ins w:id="2386" w:author="Raphael Malyankar" w:date="2022-11-17T23:33:00Z"/>
        </w:rPr>
      </w:pPr>
      <w:ins w:id="2387" w:author="Raphael Malyankar" w:date="2022-11-17T22:31:00Z">
        <w:r>
          <w:t>Certain regulations</w:t>
        </w:r>
      </w:ins>
      <w:ins w:id="2388" w:author="Raphael Malyankar" w:date="2022-11-17T22:37:00Z">
        <w:r w:rsidR="00E04640">
          <w:t>, recommendations, etc.,</w:t>
        </w:r>
      </w:ins>
      <w:ins w:id="2389" w:author="Raphael Malyankar" w:date="2022-11-17T22:31:00Z">
        <w:r>
          <w:t xml:space="preserve"> apply only to vessels of specified dimensions, types, or carrying specified cargo, etc.</w:t>
        </w:r>
      </w:ins>
      <w:ins w:id="2390" w:author="Raphael Malyankar" w:date="2022-11-17T22:38:00Z">
        <w:r w:rsidR="00E04640">
          <w:t xml:space="preserve"> Similarly, certain features </w:t>
        </w:r>
      </w:ins>
      <w:ins w:id="2391" w:author="Raphael Malyankar" w:date="2022-11-17T22:40:00Z">
        <w:r w:rsidR="00E04640">
          <w:t xml:space="preserve">have specific </w:t>
        </w:r>
      </w:ins>
      <w:ins w:id="2392" w:author="Raphael Malyankar" w:date="2022-11-17T22:42:00Z">
        <w:r w:rsidR="00A41F32">
          <w:t>significance for</w:t>
        </w:r>
      </w:ins>
      <w:ins w:id="2393" w:author="Raphael Malyankar" w:date="2022-11-17T22:38:00Z">
        <w:r w:rsidR="00E04640">
          <w:t xml:space="preserve"> </w:t>
        </w:r>
      </w:ins>
      <w:ins w:id="2394" w:author="Raphael Malyankar" w:date="2022-11-17T22:39:00Z">
        <w:r w:rsidR="00E04640">
          <w:t>vessels of specified dimensions</w:t>
        </w:r>
      </w:ins>
      <w:ins w:id="2395" w:author="Raphael Malyankar" w:date="2022-11-17T22:40:00Z">
        <w:r w:rsidR="00E04640">
          <w:t xml:space="preserve"> (e.g., </w:t>
        </w:r>
      </w:ins>
      <w:ins w:id="2396" w:author="Raphael Malyankar" w:date="2022-11-17T22:42:00Z">
        <w:r w:rsidR="00A41F32">
          <w:t>differe</w:t>
        </w:r>
      </w:ins>
      <w:ins w:id="2397" w:author="Raphael Malyankar" w:date="2022-11-17T22:43:00Z">
        <w:r w:rsidR="00A41F32">
          <w:t xml:space="preserve">nt </w:t>
        </w:r>
      </w:ins>
      <w:ins w:id="2398" w:author="Raphael Malyankar" w:date="2022-11-17T22:41:00Z">
        <w:r w:rsidR="00E04640">
          <w:t>speed limits</w:t>
        </w:r>
      </w:ins>
      <w:ins w:id="2399" w:author="Raphael Malyankar" w:date="2022-11-17T22:40:00Z">
        <w:r w:rsidR="00E04640">
          <w:t xml:space="preserve"> for</w:t>
        </w:r>
      </w:ins>
      <w:ins w:id="2400" w:author="Raphael Malyankar" w:date="2022-11-17T22:39:00Z">
        <w:r w:rsidR="00E04640">
          <w:t xml:space="preserve"> </w:t>
        </w:r>
      </w:ins>
      <w:ins w:id="2401" w:author="Raphael Malyankar" w:date="2022-11-17T22:40:00Z">
        <w:r w:rsidR="00E04640">
          <w:t>vessels carr</w:t>
        </w:r>
      </w:ins>
      <w:ins w:id="2402" w:author="Raphael Malyankar" w:date="2022-11-17T22:41:00Z">
        <w:r w:rsidR="00E04640">
          <w:t>ying specified cargoes or exceeding specified dimensions</w:t>
        </w:r>
        <w:r w:rsidR="00A41F32">
          <w:t xml:space="preserve">, or entry prohibitions </w:t>
        </w:r>
      </w:ins>
      <w:ins w:id="2403" w:author="Raphael Malyankar" w:date="2022-11-17T22:42:00Z">
        <w:r w:rsidR="00A41F32">
          <w:t>for certain vessel types).</w:t>
        </w:r>
      </w:ins>
    </w:p>
    <w:p w14:paraId="35BF87FE" w14:textId="4A8D03C2" w:rsidR="00F33DE4" w:rsidRDefault="00F33DE4" w:rsidP="00C15A05">
      <w:pPr>
        <w:pStyle w:val="Heading2"/>
        <w:rPr>
          <w:ins w:id="2404" w:author="Raphael Malyankar" w:date="2022-11-17T22:31:00Z"/>
        </w:rPr>
      </w:pPr>
      <w:bookmarkStart w:id="2405" w:name="_Toc120214483"/>
      <w:ins w:id="2406" w:author="Raphael Malyankar" w:date="2022-11-17T23:33:00Z">
        <w:r>
          <w:t>Defining subsets of vessels by dimension</w:t>
        </w:r>
      </w:ins>
      <w:ins w:id="2407" w:author="Raphael Malyankar" w:date="2022-11-17T23:34:00Z">
        <w:r>
          <w:t>s, cargo, and other characteristics</w:t>
        </w:r>
      </w:ins>
      <w:bookmarkEnd w:id="2405"/>
    </w:p>
    <w:p w14:paraId="205B508F" w14:textId="696635B7" w:rsidR="00356509" w:rsidRDefault="00356509" w:rsidP="00356509">
      <w:pPr>
        <w:rPr>
          <w:ins w:id="2408" w:author="Raphael Malyankar" w:date="2022-11-17T22:44:00Z"/>
        </w:rPr>
      </w:pPr>
      <w:ins w:id="2409" w:author="Raphael Malyankar" w:date="2022-11-17T22:31:00Z">
        <w:r>
          <w:t xml:space="preserve">This is modelled by first defining the relevant subset of vessels according to the dimension, type, cargo, etc., and then associating that subset to the appropriate feature or information type. The subset of vessels is modelled using the </w:t>
        </w:r>
        <w:r w:rsidRPr="00C15A05">
          <w:rPr>
            <w:b/>
            <w:bCs/>
          </w:rPr>
          <w:t>Applicability</w:t>
        </w:r>
        <w:r>
          <w:t xml:space="preserve"> class, which contains attributes for the most common vessel characteristics used in nautical publications. These include measurements (length, beam, draught), type of cargo, displacement, etc. Constraints which cannot be modelled using the attributes of </w:t>
        </w:r>
        <w:r w:rsidRPr="00C15A05">
          <w:rPr>
            <w:b/>
            <w:bCs/>
          </w:rPr>
          <w:t>Applicability</w:t>
        </w:r>
        <w:r>
          <w:t xml:space="preserve"> can be described in plain text in its </w:t>
        </w:r>
        <w:r w:rsidRPr="00C15A05">
          <w:rPr>
            <w:i/>
            <w:iCs/>
          </w:rPr>
          <w:t>information</w:t>
        </w:r>
        <w:r>
          <w:t xml:space="preserve"> attribute.</w:t>
        </w:r>
      </w:ins>
      <w:ins w:id="2410" w:author="Raphael Malyankar" w:date="2022-11-17T22:46:00Z">
        <w:r w:rsidR="00A41F32">
          <w:t xml:space="preserve"> </w:t>
        </w:r>
      </w:ins>
    </w:p>
    <w:p w14:paraId="6839C8D4" w14:textId="77777777" w:rsidR="00A41F32" w:rsidRDefault="00A41F32" w:rsidP="00A41F32">
      <w:pPr>
        <w:keepNext/>
        <w:jc w:val="center"/>
        <w:rPr>
          <w:ins w:id="2411" w:author="Raphael Malyankar" w:date="2022-11-17T22:45:00Z"/>
        </w:rPr>
      </w:pPr>
      <w:ins w:id="2412" w:author="Raphael Malyankar" w:date="2022-11-17T22:44:00Z">
        <w:r>
          <w:rPr>
            <w:noProof/>
          </w:rPr>
          <w:drawing>
            <wp:inline distT="0" distB="0" distL="0" distR="0" wp14:anchorId="603CFE77" wp14:editId="150E78F0">
              <wp:extent cx="3055620" cy="3646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c 12.1 Applic attribs.png"/>
                      <pic:cNvPicPr/>
                    </pic:nvPicPr>
                    <pic:blipFill>
                      <a:blip r:embed="rId36">
                        <a:extLst>
                          <a:ext uri="{28A0092B-C50C-407E-A947-70E740481C1C}">
                            <a14:useLocalDpi xmlns:a14="http://schemas.microsoft.com/office/drawing/2010/main" val="0"/>
                          </a:ext>
                        </a:extLst>
                      </a:blip>
                      <a:stretch>
                        <a:fillRect/>
                      </a:stretch>
                    </pic:blipFill>
                    <pic:spPr>
                      <a:xfrm>
                        <a:off x="0" y="0"/>
                        <a:ext cx="3062825" cy="3655084"/>
                      </a:xfrm>
                      <a:prstGeom prst="rect">
                        <a:avLst/>
                      </a:prstGeom>
                    </pic:spPr>
                  </pic:pic>
                </a:graphicData>
              </a:graphic>
            </wp:inline>
          </w:drawing>
        </w:r>
      </w:ins>
    </w:p>
    <w:p w14:paraId="7E1953CF" w14:textId="513DAC7C" w:rsidR="00A41F32" w:rsidRDefault="00A41F32" w:rsidP="00C15A05">
      <w:pPr>
        <w:pStyle w:val="Caption"/>
        <w:jc w:val="center"/>
        <w:rPr>
          <w:ins w:id="2413" w:author="Raphael Malyankar" w:date="2022-11-17T22:31:00Z"/>
        </w:rPr>
      </w:pPr>
      <w:ins w:id="2414" w:author="Raphael Malyankar" w:date="2022-11-17T22:45:00Z">
        <w:r>
          <w:t xml:space="preserve">Figure </w:t>
        </w:r>
      </w:ins>
      <w:ins w:id="2415" w:author="Raphael Malyankar" w:date="2022-11-19T23:48:00Z">
        <w:r w:rsidR="00C44C7E">
          <w:fldChar w:fldCharType="begin"/>
        </w:r>
        <w:r w:rsidR="00C44C7E">
          <w:instrText xml:space="preserve"> STYLEREF 1 \s </w:instrText>
        </w:r>
      </w:ins>
      <w:r w:rsidR="00C44C7E">
        <w:fldChar w:fldCharType="separate"/>
      </w:r>
      <w:r w:rsidR="00C44C7E">
        <w:rPr>
          <w:noProof/>
        </w:rPr>
        <w:t>12</w:t>
      </w:r>
      <w:ins w:id="2416" w:author="Raphael Malyankar" w:date="2022-11-19T23:48:00Z">
        <w:r w:rsidR="00C44C7E">
          <w:fldChar w:fldCharType="end"/>
        </w:r>
        <w:r w:rsidR="00C44C7E">
          <w:t>.</w:t>
        </w:r>
        <w:r w:rsidR="00C44C7E">
          <w:fldChar w:fldCharType="begin"/>
        </w:r>
        <w:r w:rsidR="00C44C7E">
          <w:instrText xml:space="preserve"> SEQ Figure \* ARABIC \s 1 </w:instrText>
        </w:r>
      </w:ins>
      <w:r w:rsidR="00C44C7E">
        <w:fldChar w:fldCharType="separate"/>
      </w:r>
      <w:ins w:id="2417" w:author="Raphael Malyankar" w:date="2022-11-19T23:48:00Z">
        <w:r w:rsidR="00C44C7E">
          <w:rPr>
            <w:noProof/>
          </w:rPr>
          <w:t>1</w:t>
        </w:r>
        <w:r w:rsidR="00C44C7E">
          <w:fldChar w:fldCharType="end"/>
        </w:r>
      </w:ins>
      <w:ins w:id="2418" w:author="Raphael Malyankar" w:date="2022-11-17T22:45:00Z">
        <w:r>
          <w:t xml:space="preserve"> - Characteristics and dimensions defining sets of vessels</w:t>
        </w:r>
      </w:ins>
    </w:p>
    <w:p w14:paraId="499C8BBC" w14:textId="15A979F9" w:rsidR="00A41F32" w:rsidRDefault="00356509" w:rsidP="00356509">
      <w:pPr>
        <w:rPr>
          <w:ins w:id="2419" w:author="Raphael Malyankar" w:date="2022-11-17T22:46:00Z"/>
        </w:rPr>
      </w:pPr>
      <w:ins w:id="2420" w:author="Raphael Malyankar" w:date="2022-11-17T22:31:00Z">
        <w:r>
          <w:t xml:space="preserve">Conditions relating to vessel dimensions are modelled by the complex attribute </w:t>
        </w:r>
        <w:proofErr w:type="spellStart"/>
        <w:r>
          <w:t>vesselsMeasurements</w:t>
        </w:r>
        <w:proofErr w:type="spellEnd"/>
        <w:r>
          <w:t>, which has sub-attributes for naming the dimension and indicating the limit (whether the condition applies to a vessel which exceeds or falls below the limit).</w:t>
        </w:r>
      </w:ins>
    </w:p>
    <w:p w14:paraId="0F5C910F" w14:textId="77777777" w:rsidR="00A41F32" w:rsidRDefault="00A41F32" w:rsidP="00A41F32">
      <w:pPr>
        <w:keepNext/>
        <w:jc w:val="center"/>
        <w:rPr>
          <w:ins w:id="2421" w:author="Raphael Malyankar" w:date="2022-11-17T22:48:00Z"/>
        </w:rPr>
      </w:pPr>
      <w:ins w:id="2422" w:author="Raphael Malyankar" w:date="2022-11-17T22:46:00Z">
        <w:r>
          <w:rPr>
            <w:noProof/>
          </w:rPr>
          <w:lastRenderedPageBreak/>
          <w:drawing>
            <wp:inline distT="0" distB="0" distL="0" distR="0" wp14:anchorId="268DBB4B" wp14:editId="238254E0">
              <wp:extent cx="4961925"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c 12.1 Vessel measurements.png"/>
                      <pic:cNvPicPr/>
                    </pic:nvPicPr>
                    <pic:blipFill>
                      <a:blip r:embed="rId37">
                        <a:extLst>
                          <a:ext uri="{28A0092B-C50C-407E-A947-70E740481C1C}">
                            <a14:useLocalDpi xmlns:a14="http://schemas.microsoft.com/office/drawing/2010/main" val="0"/>
                          </a:ext>
                        </a:extLst>
                      </a:blip>
                      <a:stretch>
                        <a:fillRect/>
                      </a:stretch>
                    </pic:blipFill>
                    <pic:spPr>
                      <a:xfrm>
                        <a:off x="0" y="0"/>
                        <a:ext cx="4980671" cy="3250735"/>
                      </a:xfrm>
                      <a:prstGeom prst="rect">
                        <a:avLst/>
                      </a:prstGeom>
                    </pic:spPr>
                  </pic:pic>
                </a:graphicData>
              </a:graphic>
            </wp:inline>
          </w:drawing>
        </w:r>
      </w:ins>
    </w:p>
    <w:p w14:paraId="21B914A9" w14:textId="206B41E9" w:rsidR="00A41F32" w:rsidRDefault="00A41F32" w:rsidP="00A41F32">
      <w:pPr>
        <w:pStyle w:val="Caption"/>
        <w:jc w:val="center"/>
        <w:rPr>
          <w:ins w:id="2423" w:author="Raphael Malyankar" w:date="2022-11-17T22:46:00Z"/>
        </w:rPr>
      </w:pPr>
      <w:ins w:id="2424" w:author="Raphael Malyankar" w:date="2022-11-17T22:48:00Z">
        <w:r>
          <w:t xml:space="preserve">Figure </w:t>
        </w:r>
      </w:ins>
      <w:ins w:id="2425" w:author="Raphael Malyankar" w:date="2022-11-19T23:48:00Z">
        <w:r w:rsidR="00C44C7E">
          <w:fldChar w:fldCharType="begin"/>
        </w:r>
        <w:r w:rsidR="00C44C7E">
          <w:instrText xml:space="preserve"> STYLEREF 1 \s </w:instrText>
        </w:r>
      </w:ins>
      <w:r w:rsidR="00C44C7E">
        <w:fldChar w:fldCharType="separate"/>
      </w:r>
      <w:r w:rsidR="00C44C7E">
        <w:rPr>
          <w:noProof/>
        </w:rPr>
        <w:t>12</w:t>
      </w:r>
      <w:ins w:id="2426" w:author="Raphael Malyankar" w:date="2022-11-19T23:48:00Z">
        <w:r w:rsidR="00C44C7E">
          <w:fldChar w:fldCharType="end"/>
        </w:r>
        <w:r w:rsidR="00C44C7E">
          <w:t>.</w:t>
        </w:r>
        <w:r w:rsidR="00C44C7E">
          <w:fldChar w:fldCharType="begin"/>
        </w:r>
        <w:r w:rsidR="00C44C7E">
          <w:instrText xml:space="preserve"> SEQ Figure \* ARABIC \s 1 </w:instrText>
        </w:r>
      </w:ins>
      <w:r w:rsidR="00C44C7E">
        <w:fldChar w:fldCharType="separate"/>
      </w:r>
      <w:ins w:id="2427" w:author="Raphael Malyankar" w:date="2022-11-19T23:48:00Z">
        <w:r w:rsidR="00C44C7E">
          <w:rPr>
            <w:noProof/>
          </w:rPr>
          <w:t>2</w:t>
        </w:r>
        <w:r w:rsidR="00C44C7E">
          <w:fldChar w:fldCharType="end"/>
        </w:r>
      </w:ins>
      <w:ins w:id="2428" w:author="Raphael Malyankar" w:date="2022-11-17T22:48:00Z">
        <w:r>
          <w:t xml:space="preserve"> - Attributes for specifying vessel dimensions</w:t>
        </w:r>
      </w:ins>
    </w:p>
    <w:p w14:paraId="306C72E6" w14:textId="7F534187" w:rsidR="00524288" w:rsidRDefault="00356509" w:rsidP="00356509">
      <w:pPr>
        <w:rPr>
          <w:ins w:id="2429" w:author="Raphael Malyankar" w:date="2022-11-17T22:31:00Z"/>
        </w:rPr>
      </w:pPr>
      <w:ins w:id="2430" w:author="Raphael Malyankar" w:date="2022-11-17T22:31:00Z">
        <w:r>
          <w:t xml:space="preserve">For example, the combinations </w:t>
        </w:r>
      </w:ins>
      <w:ins w:id="2431" w:author="Raphael Malyankar" w:date="2022-11-17T22:52:00Z">
        <w:r w:rsidR="00524288">
          <w:t xml:space="preserve">in </w:t>
        </w:r>
      </w:ins>
      <w:ins w:id="2432" w:author="Raphael Malyankar" w:date="2022-11-17T22:53:00Z">
        <w:r w:rsidR="00524288">
          <w:fldChar w:fldCharType="begin"/>
        </w:r>
        <w:r w:rsidR="00524288">
          <w:instrText xml:space="preserve"> REF _Ref119618000 \h </w:instrText>
        </w:r>
      </w:ins>
      <w:r w:rsidR="00524288">
        <w:fldChar w:fldCharType="separate"/>
      </w:r>
      <w:ins w:id="2433" w:author="Raphael Malyankar" w:date="2022-11-17T22:53:00Z">
        <w:r w:rsidR="00524288">
          <w:t xml:space="preserve">Table </w:t>
        </w:r>
        <w:r w:rsidR="00524288">
          <w:rPr>
            <w:noProof/>
          </w:rPr>
          <w:t>12</w:t>
        </w:r>
        <w:r w:rsidR="00524288">
          <w:t>.</w:t>
        </w:r>
        <w:r w:rsidR="00524288">
          <w:rPr>
            <w:noProof/>
          </w:rPr>
          <w:t>1</w:t>
        </w:r>
        <w:r w:rsidR="00524288">
          <w:fldChar w:fldCharType="end"/>
        </w:r>
        <w:r w:rsidR="00524288">
          <w:t xml:space="preserve"> </w:t>
        </w:r>
      </w:ins>
      <w:ins w:id="2434" w:author="Raphael Malyankar" w:date="2022-11-17T22:31:00Z">
        <w:r>
          <w:t xml:space="preserve">below describe the </w:t>
        </w:r>
      </w:ins>
      <w:ins w:id="2435" w:author="Raphael Malyankar" w:date="2022-11-17T22:54:00Z">
        <w:r w:rsidR="00524288">
          <w:t>conditions</w:t>
        </w:r>
      </w:ins>
      <w:ins w:id="2436" w:author="Raphael Malyankar" w:date="2022-11-17T22:31:00Z">
        <w:r>
          <w:t xml:space="preserve"> “length overall &gt; 50 m” (Condition 1)</w:t>
        </w:r>
      </w:ins>
      <w:ins w:id="2437" w:author="Raphael Malyankar" w:date="2022-11-17T22:54:00Z">
        <w:r w:rsidR="00524288">
          <w:t xml:space="preserve">; </w:t>
        </w:r>
      </w:ins>
      <w:ins w:id="2438" w:author="Raphael Malyankar" w:date="2022-11-17T22:31:00Z">
        <w:r>
          <w:t>“length overall &lt; 90 m” (Condition 2)</w:t>
        </w:r>
      </w:ins>
      <w:ins w:id="2439" w:author="Raphael Malyankar" w:date="2022-11-17T22:54:00Z">
        <w:r w:rsidR="00524288">
          <w:t xml:space="preserve">; and </w:t>
        </w:r>
      </w:ins>
      <w:ins w:id="2440" w:author="Raphael Malyankar" w:date="2022-11-17T22:53:00Z">
        <w:r w:rsidR="00524288">
          <w:t>“breadth &gt; 20 m” (</w:t>
        </w:r>
      </w:ins>
      <w:ins w:id="2441" w:author="Raphael Malyankar" w:date="2022-11-17T22:54:00Z">
        <w:r w:rsidR="00524288">
          <w:t>C</w:t>
        </w:r>
      </w:ins>
      <w:ins w:id="2442" w:author="Raphael Malyankar" w:date="2022-11-17T22:53:00Z">
        <w:r w:rsidR="00524288">
          <w:t>ondition 3</w:t>
        </w:r>
      </w:ins>
      <w:ins w:id="2443" w:author="Raphael Malyankar" w:date="2022-11-17T22:54:00Z">
        <w:r w:rsidR="00524288">
          <w:t>).</w:t>
        </w:r>
      </w:ins>
    </w:p>
    <w:p w14:paraId="64BE4DBB" w14:textId="752D0AC7" w:rsidR="00524288" w:rsidRDefault="00524288" w:rsidP="00524288">
      <w:pPr>
        <w:pStyle w:val="Caption"/>
        <w:keepNext/>
        <w:rPr>
          <w:ins w:id="2444" w:author="Raphael Malyankar" w:date="2022-11-17T22:51:00Z"/>
        </w:rPr>
      </w:pPr>
      <w:bookmarkStart w:id="2445" w:name="_Ref119618000"/>
      <w:ins w:id="2446" w:author="Raphael Malyankar" w:date="2022-11-17T22:51:00Z">
        <w:r>
          <w:t xml:space="preserve">Table </w:t>
        </w:r>
      </w:ins>
      <w:ins w:id="2447" w:author="Raphael Malyankar" w:date="2022-11-19T22:29:00Z">
        <w:r w:rsidR="00AE503C">
          <w:fldChar w:fldCharType="begin"/>
        </w:r>
        <w:r w:rsidR="00AE503C">
          <w:instrText xml:space="preserve"> STYLEREF 1 \s </w:instrText>
        </w:r>
      </w:ins>
      <w:r w:rsidR="00AE503C">
        <w:fldChar w:fldCharType="separate"/>
      </w:r>
      <w:r w:rsidR="00AE503C">
        <w:rPr>
          <w:noProof/>
        </w:rPr>
        <w:t>12</w:t>
      </w:r>
      <w:ins w:id="2448" w:author="Raphael Malyankar" w:date="2022-11-19T22:29:00Z">
        <w:r w:rsidR="00AE503C">
          <w:fldChar w:fldCharType="end"/>
        </w:r>
        <w:r w:rsidR="00AE503C">
          <w:t>.</w:t>
        </w:r>
        <w:r w:rsidR="00AE503C">
          <w:fldChar w:fldCharType="begin"/>
        </w:r>
        <w:r w:rsidR="00AE503C">
          <w:instrText xml:space="preserve"> SEQ Table \* ARABIC \s 1 </w:instrText>
        </w:r>
      </w:ins>
      <w:r w:rsidR="00AE503C">
        <w:fldChar w:fldCharType="separate"/>
      </w:r>
      <w:ins w:id="2449" w:author="Raphael Malyankar" w:date="2022-11-19T22:29:00Z">
        <w:r w:rsidR="00AE503C">
          <w:rPr>
            <w:noProof/>
          </w:rPr>
          <w:t>1</w:t>
        </w:r>
        <w:r w:rsidR="00AE503C">
          <w:fldChar w:fldCharType="end"/>
        </w:r>
      </w:ins>
      <w:bookmarkEnd w:id="2445"/>
      <w:ins w:id="2450" w:author="Raphael Malyankar" w:date="2022-11-17T22:51:00Z">
        <w:r>
          <w:t xml:space="preserve"> - Examples of conditions based on vessel dimensions</w:t>
        </w:r>
      </w:ins>
    </w:p>
    <w:tbl>
      <w:tblPr>
        <w:tblStyle w:val="TableGrid3"/>
        <w:tblW w:w="0" w:type="auto"/>
        <w:tblInd w:w="115" w:type="dxa"/>
        <w:tblCellMar>
          <w:top w:w="58" w:type="dxa"/>
          <w:left w:w="115" w:type="dxa"/>
          <w:bottom w:w="58" w:type="dxa"/>
          <w:right w:w="115" w:type="dxa"/>
        </w:tblCellMar>
        <w:tblLook w:val="04A0" w:firstRow="1" w:lastRow="0" w:firstColumn="1" w:lastColumn="0" w:noHBand="0" w:noVBand="1"/>
      </w:tblPr>
      <w:tblGrid>
        <w:gridCol w:w="2853"/>
        <w:gridCol w:w="1890"/>
        <w:gridCol w:w="1890"/>
        <w:gridCol w:w="1890"/>
      </w:tblGrid>
      <w:tr w:rsidR="00356509" w:rsidRPr="00356509" w14:paraId="62DADF3C" w14:textId="77777777" w:rsidTr="00C42EB2">
        <w:trPr>
          <w:ins w:id="2451" w:author="Raphael Malyankar" w:date="2022-11-17T22:32:00Z"/>
        </w:trPr>
        <w:tc>
          <w:tcPr>
            <w:tcW w:w="2853" w:type="dxa"/>
          </w:tcPr>
          <w:p w14:paraId="33B832F4" w14:textId="11EB8CE9" w:rsidR="00356509" w:rsidRPr="00524288" w:rsidRDefault="00524288" w:rsidP="00356509">
            <w:pPr>
              <w:spacing w:after="0"/>
              <w:rPr>
                <w:ins w:id="2452" w:author="Raphael Malyankar" w:date="2022-11-17T22:32:00Z"/>
                <w:b/>
                <w:bCs/>
                <w:sz w:val="18"/>
                <w:szCs w:val="18"/>
              </w:rPr>
            </w:pPr>
            <w:ins w:id="2453" w:author="Raphael Malyankar" w:date="2022-11-17T22:52:00Z">
              <w:r w:rsidRPr="00524288">
                <w:rPr>
                  <w:b/>
                  <w:bCs/>
                  <w:sz w:val="18"/>
                  <w:szCs w:val="18"/>
                </w:rPr>
                <w:t>Attribute</w:t>
              </w:r>
            </w:ins>
          </w:p>
        </w:tc>
        <w:tc>
          <w:tcPr>
            <w:tcW w:w="1890" w:type="dxa"/>
          </w:tcPr>
          <w:p w14:paraId="3C878A97" w14:textId="77777777" w:rsidR="00356509" w:rsidRPr="00356509" w:rsidRDefault="00356509" w:rsidP="00356509">
            <w:pPr>
              <w:spacing w:after="0"/>
              <w:rPr>
                <w:ins w:id="2454" w:author="Raphael Malyankar" w:date="2022-11-17T22:32:00Z"/>
                <w:b/>
                <w:sz w:val="18"/>
                <w:szCs w:val="18"/>
              </w:rPr>
            </w:pPr>
            <w:ins w:id="2455" w:author="Raphael Malyankar" w:date="2022-11-17T22:32:00Z">
              <w:r w:rsidRPr="00356509">
                <w:rPr>
                  <w:b/>
                  <w:sz w:val="18"/>
                  <w:szCs w:val="18"/>
                </w:rPr>
                <w:t>Condition 1</w:t>
              </w:r>
            </w:ins>
          </w:p>
        </w:tc>
        <w:tc>
          <w:tcPr>
            <w:tcW w:w="1890" w:type="dxa"/>
          </w:tcPr>
          <w:p w14:paraId="36DC956D" w14:textId="77777777" w:rsidR="00356509" w:rsidRPr="00356509" w:rsidRDefault="00356509" w:rsidP="00356509">
            <w:pPr>
              <w:spacing w:after="0"/>
              <w:rPr>
                <w:ins w:id="2456" w:author="Raphael Malyankar" w:date="2022-11-17T22:32:00Z"/>
                <w:b/>
                <w:sz w:val="18"/>
                <w:szCs w:val="18"/>
              </w:rPr>
            </w:pPr>
            <w:ins w:id="2457" w:author="Raphael Malyankar" w:date="2022-11-17T22:32:00Z">
              <w:r w:rsidRPr="00356509">
                <w:rPr>
                  <w:b/>
                  <w:sz w:val="18"/>
                  <w:szCs w:val="18"/>
                </w:rPr>
                <w:t>Condition 2</w:t>
              </w:r>
            </w:ins>
          </w:p>
        </w:tc>
        <w:tc>
          <w:tcPr>
            <w:tcW w:w="1890" w:type="dxa"/>
          </w:tcPr>
          <w:p w14:paraId="475D56E1" w14:textId="77777777" w:rsidR="00356509" w:rsidRPr="00356509" w:rsidRDefault="00356509" w:rsidP="00356509">
            <w:pPr>
              <w:spacing w:after="0"/>
              <w:rPr>
                <w:ins w:id="2458" w:author="Raphael Malyankar" w:date="2022-11-17T22:32:00Z"/>
                <w:b/>
                <w:sz w:val="18"/>
                <w:szCs w:val="18"/>
              </w:rPr>
            </w:pPr>
            <w:ins w:id="2459" w:author="Raphael Malyankar" w:date="2022-11-17T22:32:00Z">
              <w:r w:rsidRPr="00356509">
                <w:rPr>
                  <w:b/>
                  <w:sz w:val="18"/>
                  <w:szCs w:val="18"/>
                </w:rPr>
                <w:t>Condition 3</w:t>
              </w:r>
            </w:ins>
          </w:p>
        </w:tc>
      </w:tr>
      <w:tr w:rsidR="00356509" w:rsidRPr="00356509" w14:paraId="5BE5E8D6" w14:textId="77777777" w:rsidTr="00C42EB2">
        <w:trPr>
          <w:ins w:id="2460" w:author="Raphael Malyankar" w:date="2022-11-17T22:32:00Z"/>
        </w:trPr>
        <w:tc>
          <w:tcPr>
            <w:tcW w:w="2853" w:type="dxa"/>
          </w:tcPr>
          <w:p w14:paraId="01B2F76A" w14:textId="77777777" w:rsidR="00356509" w:rsidRPr="00356509" w:rsidRDefault="00356509" w:rsidP="00356509">
            <w:pPr>
              <w:spacing w:after="0"/>
              <w:rPr>
                <w:ins w:id="2461" w:author="Raphael Malyankar" w:date="2022-11-17T22:32:00Z"/>
                <w:b/>
                <w:sz w:val="18"/>
                <w:szCs w:val="18"/>
              </w:rPr>
            </w:pPr>
            <w:bookmarkStart w:id="2462" w:name="_Hlk119534621"/>
            <w:proofErr w:type="spellStart"/>
            <w:ins w:id="2463" w:author="Raphael Malyankar" w:date="2022-11-17T22:32:00Z">
              <w:r w:rsidRPr="00356509">
                <w:rPr>
                  <w:b/>
                  <w:sz w:val="18"/>
                  <w:szCs w:val="18"/>
                </w:rPr>
                <w:t>vesselsCharacteristics</w:t>
              </w:r>
              <w:proofErr w:type="spellEnd"/>
            </w:ins>
          </w:p>
        </w:tc>
        <w:tc>
          <w:tcPr>
            <w:tcW w:w="1890" w:type="dxa"/>
          </w:tcPr>
          <w:p w14:paraId="49CA3F3A" w14:textId="77777777" w:rsidR="00356509" w:rsidRPr="00356509" w:rsidRDefault="00356509" w:rsidP="00356509">
            <w:pPr>
              <w:spacing w:after="0"/>
              <w:rPr>
                <w:ins w:id="2464" w:author="Raphael Malyankar" w:date="2022-11-17T22:32:00Z"/>
                <w:sz w:val="18"/>
                <w:szCs w:val="18"/>
              </w:rPr>
            </w:pPr>
            <w:ins w:id="2465" w:author="Raphael Malyankar" w:date="2022-11-17T22:32:00Z">
              <w:r w:rsidRPr="00356509">
                <w:rPr>
                  <w:sz w:val="18"/>
                  <w:szCs w:val="18"/>
                </w:rPr>
                <w:t>length overall</w:t>
              </w:r>
            </w:ins>
          </w:p>
        </w:tc>
        <w:tc>
          <w:tcPr>
            <w:tcW w:w="1890" w:type="dxa"/>
          </w:tcPr>
          <w:p w14:paraId="6EE863DE" w14:textId="77777777" w:rsidR="00356509" w:rsidRPr="00356509" w:rsidRDefault="00356509" w:rsidP="00356509">
            <w:pPr>
              <w:spacing w:after="0"/>
              <w:rPr>
                <w:ins w:id="2466" w:author="Raphael Malyankar" w:date="2022-11-17T22:32:00Z"/>
                <w:sz w:val="18"/>
                <w:szCs w:val="18"/>
              </w:rPr>
            </w:pPr>
            <w:ins w:id="2467" w:author="Raphael Malyankar" w:date="2022-11-17T22:32:00Z">
              <w:r w:rsidRPr="00356509">
                <w:rPr>
                  <w:sz w:val="18"/>
                  <w:szCs w:val="18"/>
                </w:rPr>
                <w:t>length overall</w:t>
              </w:r>
            </w:ins>
          </w:p>
        </w:tc>
        <w:tc>
          <w:tcPr>
            <w:tcW w:w="1890" w:type="dxa"/>
          </w:tcPr>
          <w:p w14:paraId="644C3DA6" w14:textId="77777777" w:rsidR="00356509" w:rsidRPr="00356509" w:rsidRDefault="00356509" w:rsidP="00356509">
            <w:pPr>
              <w:spacing w:after="0"/>
              <w:rPr>
                <w:ins w:id="2468" w:author="Raphael Malyankar" w:date="2022-11-17T22:32:00Z"/>
                <w:sz w:val="18"/>
                <w:szCs w:val="18"/>
              </w:rPr>
            </w:pPr>
            <w:ins w:id="2469" w:author="Raphael Malyankar" w:date="2022-11-17T22:32:00Z">
              <w:r w:rsidRPr="00356509">
                <w:rPr>
                  <w:sz w:val="18"/>
                  <w:szCs w:val="18"/>
                </w:rPr>
                <w:t>breadth</w:t>
              </w:r>
            </w:ins>
          </w:p>
        </w:tc>
      </w:tr>
      <w:tr w:rsidR="00356509" w:rsidRPr="00356509" w14:paraId="38C0007B" w14:textId="77777777" w:rsidTr="00C42EB2">
        <w:trPr>
          <w:ins w:id="2470" w:author="Raphael Malyankar" w:date="2022-11-17T22:32:00Z"/>
        </w:trPr>
        <w:tc>
          <w:tcPr>
            <w:tcW w:w="2853" w:type="dxa"/>
          </w:tcPr>
          <w:p w14:paraId="76365298" w14:textId="77777777" w:rsidR="00356509" w:rsidRPr="00356509" w:rsidRDefault="00356509" w:rsidP="00356509">
            <w:pPr>
              <w:spacing w:after="0"/>
              <w:rPr>
                <w:ins w:id="2471" w:author="Raphael Malyankar" w:date="2022-11-17T22:32:00Z"/>
                <w:b/>
                <w:sz w:val="18"/>
                <w:szCs w:val="18"/>
              </w:rPr>
            </w:pPr>
            <w:proofErr w:type="spellStart"/>
            <w:ins w:id="2472" w:author="Raphael Malyankar" w:date="2022-11-17T22:32:00Z">
              <w:r w:rsidRPr="00356509">
                <w:rPr>
                  <w:b/>
                  <w:sz w:val="18"/>
                  <w:szCs w:val="18"/>
                </w:rPr>
                <w:t>comparisonOperator</w:t>
              </w:r>
              <w:proofErr w:type="spellEnd"/>
            </w:ins>
          </w:p>
        </w:tc>
        <w:tc>
          <w:tcPr>
            <w:tcW w:w="1890" w:type="dxa"/>
          </w:tcPr>
          <w:p w14:paraId="1D0B9099" w14:textId="77777777" w:rsidR="00356509" w:rsidRPr="00356509" w:rsidRDefault="00356509" w:rsidP="00356509">
            <w:pPr>
              <w:spacing w:after="0"/>
              <w:rPr>
                <w:ins w:id="2473" w:author="Raphael Malyankar" w:date="2022-11-17T22:32:00Z"/>
                <w:sz w:val="18"/>
                <w:szCs w:val="18"/>
              </w:rPr>
            </w:pPr>
            <w:ins w:id="2474" w:author="Raphael Malyankar" w:date="2022-11-17T22:32:00Z">
              <w:r w:rsidRPr="00356509">
                <w:rPr>
                  <w:sz w:val="18"/>
                  <w:szCs w:val="18"/>
                </w:rPr>
                <w:t>greater than</w:t>
              </w:r>
            </w:ins>
          </w:p>
        </w:tc>
        <w:tc>
          <w:tcPr>
            <w:tcW w:w="1890" w:type="dxa"/>
          </w:tcPr>
          <w:p w14:paraId="5FB70F54" w14:textId="77777777" w:rsidR="00356509" w:rsidRPr="00356509" w:rsidRDefault="00356509" w:rsidP="00356509">
            <w:pPr>
              <w:spacing w:after="0"/>
              <w:rPr>
                <w:ins w:id="2475" w:author="Raphael Malyankar" w:date="2022-11-17T22:32:00Z"/>
                <w:sz w:val="18"/>
                <w:szCs w:val="18"/>
              </w:rPr>
            </w:pPr>
            <w:ins w:id="2476" w:author="Raphael Malyankar" w:date="2022-11-17T22:32:00Z">
              <w:r w:rsidRPr="00356509">
                <w:rPr>
                  <w:sz w:val="18"/>
                  <w:szCs w:val="18"/>
                </w:rPr>
                <w:t>less than</w:t>
              </w:r>
            </w:ins>
          </w:p>
        </w:tc>
        <w:tc>
          <w:tcPr>
            <w:tcW w:w="1890" w:type="dxa"/>
          </w:tcPr>
          <w:p w14:paraId="0CD3E9E0" w14:textId="77777777" w:rsidR="00356509" w:rsidRPr="00356509" w:rsidRDefault="00356509" w:rsidP="00356509">
            <w:pPr>
              <w:spacing w:after="0"/>
              <w:rPr>
                <w:ins w:id="2477" w:author="Raphael Malyankar" w:date="2022-11-17T22:32:00Z"/>
                <w:sz w:val="18"/>
                <w:szCs w:val="18"/>
              </w:rPr>
            </w:pPr>
            <w:ins w:id="2478" w:author="Raphael Malyankar" w:date="2022-11-17T22:32:00Z">
              <w:r w:rsidRPr="00356509">
                <w:rPr>
                  <w:sz w:val="18"/>
                  <w:szCs w:val="18"/>
                </w:rPr>
                <w:t>greater than</w:t>
              </w:r>
            </w:ins>
          </w:p>
        </w:tc>
      </w:tr>
      <w:tr w:rsidR="00356509" w:rsidRPr="00356509" w14:paraId="0B927993" w14:textId="77777777" w:rsidTr="00C42EB2">
        <w:trPr>
          <w:ins w:id="2479" w:author="Raphael Malyankar" w:date="2022-11-17T22:32:00Z"/>
        </w:trPr>
        <w:tc>
          <w:tcPr>
            <w:tcW w:w="2853" w:type="dxa"/>
          </w:tcPr>
          <w:p w14:paraId="38DF3AD0" w14:textId="77777777" w:rsidR="00356509" w:rsidRPr="00356509" w:rsidRDefault="00356509" w:rsidP="00356509">
            <w:pPr>
              <w:spacing w:after="0"/>
              <w:rPr>
                <w:ins w:id="2480" w:author="Raphael Malyankar" w:date="2022-11-17T22:32:00Z"/>
                <w:b/>
                <w:sz w:val="18"/>
                <w:szCs w:val="18"/>
              </w:rPr>
            </w:pPr>
            <w:proofErr w:type="spellStart"/>
            <w:ins w:id="2481" w:author="Raphael Malyankar" w:date="2022-11-17T22:32:00Z">
              <w:r w:rsidRPr="00356509">
                <w:rPr>
                  <w:b/>
                  <w:sz w:val="18"/>
                  <w:szCs w:val="18"/>
                </w:rPr>
                <w:t>vesselsCharacteristicsValue</w:t>
              </w:r>
              <w:proofErr w:type="spellEnd"/>
            </w:ins>
          </w:p>
        </w:tc>
        <w:tc>
          <w:tcPr>
            <w:tcW w:w="1890" w:type="dxa"/>
          </w:tcPr>
          <w:p w14:paraId="66E00604" w14:textId="77777777" w:rsidR="00356509" w:rsidRPr="00356509" w:rsidRDefault="00356509" w:rsidP="00356509">
            <w:pPr>
              <w:spacing w:after="0"/>
              <w:rPr>
                <w:ins w:id="2482" w:author="Raphael Malyankar" w:date="2022-11-17T22:32:00Z"/>
                <w:sz w:val="18"/>
                <w:szCs w:val="18"/>
              </w:rPr>
            </w:pPr>
            <w:ins w:id="2483" w:author="Raphael Malyankar" w:date="2022-11-17T22:32:00Z">
              <w:r w:rsidRPr="00356509">
                <w:rPr>
                  <w:sz w:val="18"/>
                  <w:szCs w:val="18"/>
                </w:rPr>
                <w:t>50</w:t>
              </w:r>
            </w:ins>
          </w:p>
        </w:tc>
        <w:tc>
          <w:tcPr>
            <w:tcW w:w="1890" w:type="dxa"/>
          </w:tcPr>
          <w:p w14:paraId="3B53BA18" w14:textId="77777777" w:rsidR="00356509" w:rsidRPr="00356509" w:rsidRDefault="00356509" w:rsidP="00356509">
            <w:pPr>
              <w:spacing w:after="0"/>
              <w:rPr>
                <w:ins w:id="2484" w:author="Raphael Malyankar" w:date="2022-11-17T22:32:00Z"/>
                <w:sz w:val="18"/>
                <w:szCs w:val="18"/>
              </w:rPr>
            </w:pPr>
            <w:ins w:id="2485" w:author="Raphael Malyankar" w:date="2022-11-17T22:32:00Z">
              <w:r w:rsidRPr="00356509">
                <w:rPr>
                  <w:sz w:val="18"/>
                  <w:szCs w:val="18"/>
                </w:rPr>
                <w:t>90</w:t>
              </w:r>
            </w:ins>
          </w:p>
        </w:tc>
        <w:tc>
          <w:tcPr>
            <w:tcW w:w="1890" w:type="dxa"/>
          </w:tcPr>
          <w:p w14:paraId="1617011D" w14:textId="77777777" w:rsidR="00356509" w:rsidRPr="00356509" w:rsidRDefault="00356509" w:rsidP="00356509">
            <w:pPr>
              <w:keepNext/>
              <w:spacing w:after="0"/>
              <w:rPr>
                <w:ins w:id="2486" w:author="Raphael Malyankar" w:date="2022-11-17T22:32:00Z"/>
                <w:sz w:val="18"/>
                <w:szCs w:val="18"/>
              </w:rPr>
            </w:pPr>
            <w:ins w:id="2487" w:author="Raphael Malyankar" w:date="2022-11-17T22:32:00Z">
              <w:r w:rsidRPr="00356509">
                <w:rPr>
                  <w:sz w:val="18"/>
                  <w:szCs w:val="18"/>
                </w:rPr>
                <w:t>20</w:t>
              </w:r>
            </w:ins>
          </w:p>
        </w:tc>
      </w:tr>
      <w:tr w:rsidR="00E04640" w:rsidRPr="00356509" w14:paraId="78BD03C4" w14:textId="77777777" w:rsidTr="00C42EB2">
        <w:trPr>
          <w:ins w:id="2488" w:author="Raphael Malyankar" w:date="2022-11-17T22:35:00Z"/>
        </w:trPr>
        <w:tc>
          <w:tcPr>
            <w:tcW w:w="2853" w:type="dxa"/>
          </w:tcPr>
          <w:p w14:paraId="6B630736" w14:textId="3ACFBBC3" w:rsidR="00E04640" w:rsidRPr="00356509" w:rsidRDefault="00E04640" w:rsidP="00E04640">
            <w:pPr>
              <w:spacing w:after="0"/>
              <w:rPr>
                <w:ins w:id="2489" w:author="Raphael Malyankar" w:date="2022-11-17T22:35:00Z"/>
                <w:b/>
                <w:sz w:val="18"/>
                <w:szCs w:val="18"/>
              </w:rPr>
            </w:pPr>
            <w:proofErr w:type="spellStart"/>
            <w:ins w:id="2490" w:author="Raphael Malyankar" w:date="2022-11-17T22:36:00Z">
              <w:r w:rsidRPr="00356509">
                <w:rPr>
                  <w:b/>
                  <w:sz w:val="18"/>
                  <w:szCs w:val="18"/>
                </w:rPr>
                <w:t>vesselsCharacteristicsUnit</w:t>
              </w:r>
            </w:ins>
            <w:proofErr w:type="spellEnd"/>
          </w:p>
        </w:tc>
        <w:tc>
          <w:tcPr>
            <w:tcW w:w="1890" w:type="dxa"/>
          </w:tcPr>
          <w:p w14:paraId="5118A524" w14:textId="4E62F910" w:rsidR="00E04640" w:rsidRPr="00356509" w:rsidRDefault="00E04640" w:rsidP="00E04640">
            <w:pPr>
              <w:spacing w:after="0"/>
              <w:rPr>
                <w:ins w:id="2491" w:author="Raphael Malyankar" w:date="2022-11-17T22:35:00Z"/>
                <w:sz w:val="18"/>
                <w:szCs w:val="18"/>
              </w:rPr>
            </w:pPr>
            <w:ins w:id="2492" w:author="Raphael Malyankar" w:date="2022-11-17T22:36:00Z">
              <w:r w:rsidRPr="00356509">
                <w:rPr>
                  <w:sz w:val="18"/>
                  <w:szCs w:val="18"/>
                </w:rPr>
                <w:t>metre</w:t>
              </w:r>
            </w:ins>
          </w:p>
        </w:tc>
        <w:tc>
          <w:tcPr>
            <w:tcW w:w="1890" w:type="dxa"/>
          </w:tcPr>
          <w:p w14:paraId="3984401A" w14:textId="45F9B0C1" w:rsidR="00E04640" w:rsidRPr="00356509" w:rsidRDefault="00E04640" w:rsidP="00E04640">
            <w:pPr>
              <w:spacing w:after="0"/>
              <w:rPr>
                <w:ins w:id="2493" w:author="Raphael Malyankar" w:date="2022-11-17T22:35:00Z"/>
                <w:sz w:val="18"/>
                <w:szCs w:val="18"/>
              </w:rPr>
            </w:pPr>
            <w:ins w:id="2494" w:author="Raphael Malyankar" w:date="2022-11-17T22:36:00Z">
              <w:r w:rsidRPr="00356509">
                <w:rPr>
                  <w:sz w:val="18"/>
                  <w:szCs w:val="18"/>
                </w:rPr>
                <w:t>metre</w:t>
              </w:r>
            </w:ins>
          </w:p>
        </w:tc>
        <w:tc>
          <w:tcPr>
            <w:tcW w:w="1890" w:type="dxa"/>
          </w:tcPr>
          <w:p w14:paraId="219C001C" w14:textId="16FEC311" w:rsidR="00E04640" w:rsidRPr="00356509" w:rsidRDefault="00E04640" w:rsidP="00E04640">
            <w:pPr>
              <w:keepNext/>
              <w:spacing w:after="0"/>
              <w:rPr>
                <w:ins w:id="2495" w:author="Raphael Malyankar" w:date="2022-11-17T22:35:00Z"/>
                <w:sz w:val="18"/>
                <w:szCs w:val="18"/>
              </w:rPr>
            </w:pPr>
            <w:ins w:id="2496" w:author="Raphael Malyankar" w:date="2022-11-17T22:36:00Z">
              <w:r w:rsidRPr="00356509">
                <w:rPr>
                  <w:sz w:val="18"/>
                  <w:szCs w:val="18"/>
                </w:rPr>
                <w:t>metre</w:t>
              </w:r>
            </w:ins>
          </w:p>
        </w:tc>
      </w:tr>
      <w:bookmarkEnd w:id="2462"/>
    </w:tbl>
    <w:p w14:paraId="69060281" w14:textId="4F22AE58" w:rsidR="00356509" w:rsidRDefault="00356509" w:rsidP="00524288">
      <w:pPr>
        <w:rPr>
          <w:ins w:id="2497" w:author="Raphael Malyankar" w:date="2022-11-17T22:55:00Z"/>
        </w:rPr>
      </w:pPr>
    </w:p>
    <w:p w14:paraId="3181A385" w14:textId="1F2C93FF" w:rsidR="007E4879" w:rsidRDefault="00524288" w:rsidP="00524288">
      <w:pPr>
        <w:rPr>
          <w:ins w:id="2498" w:author="Raphael Malyankar" w:date="2022-11-17T22:56:00Z"/>
        </w:rPr>
      </w:pPr>
      <w:ins w:id="2499" w:author="Raphael Malyankar" w:date="2022-11-17T22:55:00Z">
        <w:r>
          <w:t xml:space="preserve">The </w:t>
        </w:r>
        <w:proofErr w:type="spellStart"/>
        <w:r w:rsidRPr="003D474D">
          <w:rPr>
            <w:i/>
            <w:iCs/>
          </w:rPr>
          <w:t>logicalConnectives</w:t>
        </w:r>
        <w:proofErr w:type="spellEnd"/>
        <w:r>
          <w:t xml:space="preserve"> attribute of </w:t>
        </w:r>
        <w:r w:rsidRPr="003D474D">
          <w:rPr>
            <w:b/>
            <w:bCs/>
          </w:rPr>
          <w:t>Applicability</w:t>
        </w:r>
        <w:r>
          <w:t xml:space="preserve"> is used to indicate how multiple conditions are combined.</w:t>
        </w:r>
      </w:ins>
      <w:ins w:id="2500" w:author="Raphael Malyankar" w:date="2022-11-17T23:03:00Z">
        <w:r w:rsidR="00C42EB2">
          <w:t xml:space="preserve"> </w:t>
        </w:r>
      </w:ins>
      <w:ins w:id="2501" w:author="Raphael Malyankar" w:date="2022-11-17T22:56:00Z">
        <w:r w:rsidR="007E4879">
          <w:t>Combination</w:t>
        </w:r>
      </w:ins>
      <w:ins w:id="2502" w:author="Raphael Malyankar" w:date="2022-11-17T23:03:00Z">
        <w:r w:rsidR="00C42EB2">
          <w:t xml:space="preserve">s </w:t>
        </w:r>
      </w:ins>
      <w:ins w:id="2503" w:author="Raphael Malyankar" w:date="2022-11-17T22:56:00Z">
        <w:r w:rsidR="007E4879">
          <w:t>may</w:t>
        </w:r>
      </w:ins>
      <w:ins w:id="2504" w:author="Raphael Malyankar" w:date="2022-11-17T22:55:00Z">
        <w:r>
          <w:t xml:space="preserve"> </w:t>
        </w:r>
      </w:ins>
      <w:ins w:id="2505" w:author="Raphael Malyankar" w:date="2022-11-17T22:56:00Z">
        <w:r w:rsidR="007E4879">
          <w:t xml:space="preserve">be </w:t>
        </w:r>
      </w:ins>
      <w:ins w:id="2506" w:author="Raphael Malyankar" w:date="2022-11-17T22:55:00Z">
        <w:r>
          <w:t>cumulative (conjunctive, AND) or alternatives (disjunctive, OR).</w:t>
        </w:r>
      </w:ins>
    </w:p>
    <w:p w14:paraId="62DE5A3A" w14:textId="1BFA6427" w:rsidR="007E4879" w:rsidRDefault="007E4879" w:rsidP="00524288">
      <w:pPr>
        <w:rPr>
          <w:ins w:id="2507" w:author="Raphael Malyankar" w:date="2022-11-17T22:57:00Z"/>
        </w:rPr>
      </w:pPr>
      <w:ins w:id="2508" w:author="Raphael Malyankar" w:date="2022-11-17T22:57:00Z">
        <w:r>
          <w:t>EXAMPLE 1: Encoding</w:t>
        </w:r>
      </w:ins>
      <w:ins w:id="2509" w:author="Raphael Malyankar" w:date="2022-11-17T22:55:00Z">
        <w:r w:rsidR="00524288">
          <w:t xml:space="preserve"> </w:t>
        </w:r>
        <w:proofErr w:type="spellStart"/>
        <w:r w:rsidR="00524288" w:rsidRPr="00361EDA">
          <w:rPr>
            <w:i/>
            <w:iCs/>
          </w:rPr>
          <w:t>logicalConnectives</w:t>
        </w:r>
        <w:proofErr w:type="spellEnd"/>
        <w:r w:rsidR="00524288">
          <w:t>=AND combined with Conditions 1 and 2 above describes a vessel of length between 50 and 90 metres</w:t>
        </w:r>
      </w:ins>
      <w:ins w:id="2510" w:author="Raphael Malyankar" w:date="2022-11-17T22:57:00Z">
        <w:r>
          <w:t>.</w:t>
        </w:r>
      </w:ins>
    </w:p>
    <w:p w14:paraId="6CB09B44" w14:textId="2EACF268" w:rsidR="00C42EB2" w:rsidRDefault="007E4879" w:rsidP="00524288">
      <w:pPr>
        <w:rPr>
          <w:ins w:id="2511" w:author="Raphael Malyankar" w:date="2022-11-17T23:08:00Z"/>
        </w:rPr>
      </w:pPr>
      <w:ins w:id="2512" w:author="Raphael Malyankar" w:date="2022-11-17T22:57:00Z">
        <w:r>
          <w:t xml:space="preserve">EXAMPLE 2: Encoding </w:t>
        </w:r>
      </w:ins>
      <w:proofErr w:type="spellStart"/>
      <w:ins w:id="2513" w:author="Raphael Malyankar" w:date="2022-11-17T22:55:00Z">
        <w:r w:rsidR="00524288" w:rsidRPr="00361EDA">
          <w:rPr>
            <w:i/>
            <w:iCs/>
          </w:rPr>
          <w:t>logicalConnectives</w:t>
        </w:r>
        <w:proofErr w:type="spellEnd"/>
        <w:r w:rsidR="00524288">
          <w:t xml:space="preserve">=OR combined with </w:t>
        </w:r>
      </w:ins>
      <w:ins w:id="2514" w:author="Raphael Malyankar" w:date="2022-11-17T23:04:00Z">
        <w:r w:rsidR="00C42EB2">
          <w:t>C</w:t>
        </w:r>
      </w:ins>
      <w:ins w:id="2515" w:author="Raphael Malyankar" w:date="2022-11-17T22:55:00Z">
        <w:r w:rsidR="00524288">
          <w:t>onditions 1 and 3 describes a vessel of length greater than 50 metres or beam greater than 20 metres.</w:t>
        </w:r>
      </w:ins>
    </w:p>
    <w:p w14:paraId="3CCD508B" w14:textId="76A95CDD" w:rsidR="00DC7C05" w:rsidRDefault="00DC7C05" w:rsidP="00DC7C05">
      <w:pPr>
        <w:rPr>
          <w:ins w:id="2516" w:author="Raphael Malyankar" w:date="2022-11-19T22:10:00Z"/>
        </w:rPr>
      </w:pPr>
      <w:ins w:id="2517" w:author="Raphael Malyankar" w:date="2022-11-17T23:11:00Z">
        <w:r>
          <w:t xml:space="preserve">This modelling cannot represent subsets defined by both AND </w:t>
        </w:r>
        <w:proofErr w:type="spellStart"/>
        <w:r>
          <w:t>and</w:t>
        </w:r>
        <w:proofErr w:type="spellEnd"/>
        <w:r>
          <w:t xml:space="preserve"> OR combinations, but it is always possible to convert such complex conditions into multiple combinations each using only AND (‘conjunctive normal form’) or </w:t>
        </w:r>
        <w:proofErr w:type="spellStart"/>
        <w:r>
          <w:t>OR</w:t>
        </w:r>
        <w:proofErr w:type="spellEnd"/>
        <w:r>
          <w:t xml:space="preserve"> (‘disjunctive normal form’), and model the subset using more than one </w:t>
        </w:r>
        <w:r w:rsidRPr="007E4879">
          <w:rPr>
            <w:b/>
            <w:bCs/>
          </w:rPr>
          <w:t>Applicability</w:t>
        </w:r>
        <w:r>
          <w:t xml:space="preserve"> object.</w:t>
        </w:r>
      </w:ins>
    </w:p>
    <w:p w14:paraId="323C5923" w14:textId="1BB0C404" w:rsidR="00F33DE4" w:rsidRDefault="00C15A05" w:rsidP="00C15A05">
      <w:pPr>
        <w:pStyle w:val="Heading2"/>
        <w:rPr>
          <w:ins w:id="2518" w:author="Raphael Malyankar" w:date="2022-11-17T23:34:00Z"/>
        </w:rPr>
      </w:pPr>
      <w:bookmarkStart w:id="2519" w:name="_Toc120214484"/>
      <w:ins w:id="2520" w:author="Raphael Malyankar" w:date="2022-11-17T23:37:00Z">
        <w:r>
          <w:t>Characterizing</w:t>
        </w:r>
      </w:ins>
      <w:ins w:id="2521" w:author="Raphael Malyankar" w:date="2022-11-17T23:34:00Z">
        <w:r w:rsidR="00F33DE4">
          <w:t xml:space="preserve"> the relationship</w:t>
        </w:r>
      </w:ins>
      <w:ins w:id="2522" w:author="Raphael Malyankar" w:date="2022-11-17T23:35:00Z">
        <w:r w:rsidR="00F33DE4">
          <w:t xml:space="preserve"> between the vessel set and the feature or regulation</w:t>
        </w:r>
      </w:ins>
      <w:bookmarkEnd w:id="2519"/>
    </w:p>
    <w:p w14:paraId="28156B81" w14:textId="01A62E80" w:rsidR="00C15A05" w:rsidRDefault="00C15A05" w:rsidP="00F33DE4">
      <w:pPr>
        <w:rPr>
          <w:ins w:id="2523" w:author="Raphael Malyankar" w:date="2022-11-19T23:27:00Z"/>
        </w:rPr>
      </w:pPr>
      <w:ins w:id="2524" w:author="Raphael Malyankar" w:date="2022-11-17T23:37:00Z">
        <w:r>
          <w:t>The relationship between a set of vessels and</w:t>
        </w:r>
      </w:ins>
      <w:ins w:id="2525" w:author="Raphael Malyankar" w:date="2022-11-17T23:38:00Z">
        <w:r>
          <w:t xml:space="preserve"> </w:t>
        </w:r>
      </w:ins>
      <w:ins w:id="2526" w:author="Raphael Malyankar" w:date="2022-11-19T23:26:00Z">
        <w:r w:rsidR="00D022B8">
          <w:t xml:space="preserve">a </w:t>
        </w:r>
        <w:r w:rsidR="00D022B8" w:rsidRPr="003809A3">
          <w:rPr>
            <w:b/>
            <w:bCs/>
          </w:rPr>
          <w:t>geographic feature</w:t>
        </w:r>
      </w:ins>
      <w:ins w:id="2527" w:author="Raphael Malyankar" w:date="2022-11-17T23:38:00Z">
        <w:r>
          <w:t xml:space="preserve"> may be one </w:t>
        </w:r>
      </w:ins>
      <w:ins w:id="2528" w:author="Raphael Malyankar" w:date="2022-11-19T23:26:00Z">
        <w:r w:rsidR="00D022B8">
          <w:t>of several different mandate levels</w:t>
        </w:r>
      </w:ins>
      <w:ins w:id="2529" w:author="Raphael Malyankar" w:date="2022-11-19T23:27:00Z">
        <w:r w:rsidR="00D022B8" w:rsidRPr="00D022B8">
          <w:t xml:space="preserve"> </w:t>
        </w:r>
        <w:r w:rsidR="00D022B8">
          <w:t>r</w:t>
        </w:r>
        <w:r w:rsidR="00D022B8" w:rsidRPr="00D022B8">
          <w:t xml:space="preserve">anging from prohibition on use of entry into a geographic location to mandatory use of </w:t>
        </w:r>
        <w:r w:rsidR="00D022B8" w:rsidRPr="00D022B8">
          <w:lastRenderedPageBreak/>
          <w:t>a feature (such as vessels exceeding certain dimensions being required to board pilots at an outer boarding place).</w:t>
        </w:r>
      </w:ins>
    </w:p>
    <w:p w14:paraId="5F529B0C" w14:textId="03466E33" w:rsidR="00D022B8" w:rsidRDefault="00D022B8" w:rsidP="00F33DE4">
      <w:pPr>
        <w:rPr>
          <w:ins w:id="2530" w:author="Raphael Malyankar" w:date="2022-11-17T23:39:00Z"/>
        </w:rPr>
      </w:pPr>
      <w:ins w:id="2531" w:author="Raphael Malyankar" w:date="2022-11-19T23:27:00Z">
        <w:r>
          <w:t>The relationship between a set of vessels an</w:t>
        </w:r>
      </w:ins>
      <w:ins w:id="2532" w:author="Raphael Malyankar" w:date="2022-11-19T23:28:00Z">
        <w:r>
          <w:t xml:space="preserve">d a </w:t>
        </w:r>
        <w:r w:rsidRPr="00D022B8">
          <w:rPr>
            <w:b/>
            <w:bCs/>
          </w:rPr>
          <w:t>regulation</w:t>
        </w:r>
      </w:ins>
      <w:ins w:id="2533" w:author="Raphael Malyankar" w:date="2022-11-19T23:30:00Z">
        <w:r w:rsidRPr="00D022B8">
          <w:rPr>
            <w:b/>
            <w:bCs/>
          </w:rPr>
          <w:t xml:space="preserve"> </w:t>
        </w:r>
      </w:ins>
      <w:ins w:id="2534" w:author="Raphael Malyankar" w:date="2022-11-19T23:31:00Z">
        <w:r w:rsidRPr="00D022B8">
          <w:rPr>
            <w:b/>
            <w:bCs/>
          </w:rPr>
          <w:t>information type</w:t>
        </w:r>
        <w:r>
          <w:t xml:space="preserve"> </w:t>
        </w:r>
      </w:ins>
      <w:ins w:id="2535" w:author="Raphael Malyankar" w:date="2022-11-19T23:30:00Z">
        <w:r>
          <w:t xml:space="preserve">(or </w:t>
        </w:r>
      </w:ins>
      <w:ins w:id="2536" w:author="Raphael Malyankar" w:date="2022-11-19T23:28:00Z">
        <w:r>
          <w:t xml:space="preserve">recommendation, restriction, or </w:t>
        </w:r>
      </w:ins>
      <w:ins w:id="2537" w:author="Raphael Malyankar" w:date="2022-11-19T23:30:00Z">
        <w:r>
          <w:t>special note)</w:t>
        </w:r>
      </w:ins>
      <w:ins w:id="2538" w:author="Raphael Malyankar" w:date="2022-11-19T23:28:00Z">
        <w:r>
          <w:t xml:space="preserve"> may</w:t>
        </w:r>
      </w:ins>
      <w:ins w:id="2539" w:author="Raphael Malyankar" w:date="2022-11-19T23:29:00Z">
        <w:r>
          <w:t xml:space="preserve"> be one of </w:t>
        </w:r>
        <w:r w:rsidRPr="00D022B8">
          <w:rPr>
            <w:i/>
            <w:iCs/>
          </w:rPr>
          <w:t>inclusion</w:t>
        </w:r>
        <w:r w:rsidRPr="00D022B8">
          <w:t xml:space="preserve"> or </w:t>
        </w:r>
        <w:r w:rsidRPr="00D022B8">
          <w:rPr>
            <w:i/>
            <w:iCs/>
          </w:rPr>
          <w:t>specific exclusion</w:t>
        </w:r>
        <w:r>
          <w:t xml:space="preserve"> -</w:t>
        </w:r>
        <w:r w:rsidRPr="00D022B8">
          <w:t xml:space="preserve"> </w:t>
        </w:r>
        <w:r>
          <w:t>either t</w:t>
        </w:r>
        <w:r w:rsidRPr="00D022B8">
          <w:t>he regulation</w:t>
        </w:r>
      </w:ins>
      <w:ins w:id="2540" w:author="Raphael Malyankar" w:date="2022-11-19T23:30:00Z">
        <w:r>
          <w:t xml:space="preserve"> (recommendation, etc.)</w:t>
        </w:r>
      </w:ins>
      <w:ins w:id="2541" w:author="Raphael Malyankar" w:date="2022-11-19T23:29:00Z">
        <w:r w:rsidRPr="00D022B8">
          <w:t xml:space="preserve"> </w:t>
        </w:r>
        <w:r w:rsidRPr="003809A3">
          <w:rPr>
            <w:i/>
            <w:iCs/>
          </w:rPr>
          <w:t>specifically applies</w:t>
        </w:r>
        <w:r w:rsidRPr="00D022B8">
          <w:t xml:space="preserve"> to the specified set of vessels, or the specified set of vessels is </w:t>
        </w:r>
        <w:r w:rsidRPr="003809A3">
          <w:rPr>
            <w:i/>
            <w:iCs/>
          </w:rPr>
          <w:t>explicitly excluded</w:t>
        </w:r>
        <w:r w:rsidRPr="00D022B8">
          <w:t xml:space="preserve"> from the regulation</w:t>
        </w:r>
      </w:ins>
      <w:ins w:id="2542" w:author="Raphael Malyankar" w:date="2022-11-19T23:36:00Z">
        <w:r w:rsidR="003809A3">
          <w:t>. (I</w:t>
        </w:r>
      </w:ins>
      <w:ins w:id="2543" w:author="Raphael Malyankar" w:date="2022-11-19T23:33:00Z">
        <w:r w:rsidR="003809A3">
          <w:t xml:space="preserve">f a regulation does not apply to a set of vessels but there is no </w:t>
        </w:r>
      </w:ins>
      <w:ins w:id="2544" w:author="Raphael Malyankar" w:date="2022-11-19T23:34:00Z">
        <w:r w:rsidR="003809A3">
          <w:t xml:space="preserve">explicit exemption </w:t>
        </w:r>
      </w:ins>
      <w:ins w:id="2545" w:author="Raphael Malyankar" w:date="2022-11-19T23:36:00Z">
        <w:r w:rsidR="003809A3">
          <w:t xml:space="preserve">stated </w:t>
        </w:r>
      </w:ins>
      <w:ins w:id="2546" w:author="Raphael Malyankar" w:date="2022-11-19T23:34:00Z">
        <w:r w:rsidR="003809A3">
          <w:t>in the source material, there is no relationship</w:t>
        </w:r>
      </w:ins>
      <w:ins w:id="2547" w:author="Raphael Malyankar" w:date="2022-11-19T23:35:00Z">
        <w:r w:rsidR="003809A3">
          <w:t xml:space="preserve"> </w:t>
        </w:r>
      </w:ins>
      <w:ins w:id="2548" w:author="Raphael Malyankar" w:date="2022-11-19T23:36:00Z">
        <w:r w:rsidR="003809A3">
          <w:t>that needs to</w:t>
        </w:r>
      </w:ins>
      <w:ins w:id="2549" w:author="Raphael Malyankar" w:date="2022-11-19T23:35:00Z">
        <w:r w:rsidR="003809A3">
          <w:t xml:space="preserve"> be encoded</w:t>
        </w:r>
      </w:ins>
      <w:ins w:id="2550" w:author="Raphael Malyankar" w:date="2022-11-19T23:36:00Z">
        <w:r w:rsidR="003809A3">
          <w:t>.</w:t>
        </w:r>
      </w:ins>
      <w:ins w:id="2551" w:author="Raphael Malyankar" w:date="2022-11-19T23:35:00Z">
        <w:r w:rsidR="003809A3">
          <w:t>)</w:t>
        </w:r>
      </w:ins>
      <w:ins w:id="2552" w:author="Raphael Malyankar" w:date="2022-11-19T23:33:00Z">
        <w:r w:rsidR="003809A3">
          <w:t xml:space="preserve"> </w:t>
        </w:r>
      </w:ins>
    </w:p>
    <w:p w14:paraId="6F0019BA" w14:textId="7F0A7F9F" w:rsidR="003809A3" w:rsidRDefault="00F33DE4" w:rsidP="00F33DE4">
      <w:pPr>
        <w:rPr>
          <w:ins w:id="2553" w:author="Raphael Malyankar" w:date="2022-11-19T23:40:00Z"/>
        </w:rPr>
      </w:pPr>
      <w:ins w:id="2554" w:author="Raphael Malyankar" w:date="2022-11-17T23:34:00Z">
        <w:r>
          <w:t xml:space="preserve">The association classes </w:t>
        </w:r>
        <w:proofErr w:type="spellStart"/>
        <w:r w:rsidRPr="00361EDA">
          <w:rPr>
            <w:b/>
            <w:bCs/>
          </w:rPr>
          <w:t>PermissionType</w:t>
        </w:r>
        <w:proofErr w:type="spellEnd"/>
        <w:r>
          <w:t xml:space="preserve"> and </w:t>
        </w:r>
        <w:proofErr w:type="spellStart"/>
        <w:r w:rsidRPr="00361EDA">
          <w:rPr>
            <w:b/>
            <w:bCs/>
          </w:rPr>
          <w:t>InclusionType</w:t>
        </w:r>
        <w:proofErr w:type="spellEnd"/>
        <w:r>
          <w:t xml:space="preserve"> </w:t>
        </w:r>
      </w:ins>
      <w:ins w:id="2555" w:author="Raphael Malyankar" w:date="2022-11-19T23:39:00Z">
        <w:r w:rsidR="009D7382">
          <w:t xml:space="preserve">(Figures </w:t>
        </w:r>
      </w:ins>
      <w:ins w:id="2556" w:author="Raphael Malyankar" w:date="2022-11-20T00:07:00Z">
        <w:r w:rsidR="005048E8">
          <w:fldChar w:fldCharType="begin"/>
        </w:r>
      </w:ins>
      <w:r w:rsidR="005048E8">
        <w:instrText xml:space="preserve"> </w:instrText>
      </w:r>
      <w:ins w:id="2557" w:author="Raphael Malyankar" w:date="2022-11-20T00:08:00Z">
        <w:r w:rsidR="005048E8">
          <w:instrText xml:space="preserve">QUOTE </w:instrText>
        </w:r>
      </w:ins>
      <w:ins w:id="2558" w:author="Raphael Malyankar" w:date="2022-11-19T23:49:00Z">
        <w:r w:rsidR="00C44C7E">
          <w:fldChar w:fldCharType="begin"/>
        </w:r>
        <w:r w:rsidR="00C44C7E">
          <w:instrText xml:space="preserve"> REF _Ref119794164 \h </w:instrText>
        </w:r>
      </w:ins>
      <w:r w:rsidR="00C44C7E">
        <w:fldChar w:fldCharType="separate"/>
      </w:r>
      <w:ins w:id="2559" w:author="Raphael Malyankar" w:date="2022-11-20T00:44:00Z">
        <w:r w:rsidR="00BB58B0">
          <w:instrText xml:space="preserve">Figure </w:instrText>
        </w:r>
        <w:r w:rsidR="00BB58B0">
          <w:rPr>
            <w:noProof/>
          </w:rPr>
          <w:instrText>12</w:instrText>
        </w:r>
        <w:r w:rsidR="00BB58B0">
          <w:instrText>.</w:instrText>
        </w:r>
        <w:r w:rsidR="00BB58B0">
          <w:rPr>
            <w:noProof/>
          </w:rPr>
          <w:instrText>3</w:instrText>
        </w:r>
      </w:ins>
      <w:ins w:id="2560" w:author="Raphael Malyankar" w:date="2022-11-19T23:49:00Z">
        <w:r w:rsidR="00C44C7E">
          <w:fldChar w:fldCharType="end"/>
        </w:r>
      </w:ins>
      <w:r w:rsidR="005048E8">
        <w:instrText xml:space="preserve"> </w:instrText>
      </w:r>
      <w:ins w:id="2561" w:author="Raphael Malyankar" w:date="2022-11-20T00:09:00Z">
        <w:r w:rsidR="003528FB">
          <w:instrText>\</w:instrText>
        </w:r>
      </w:ins>
      <w:ins w:id="2562" w:author="Raphael Malyankar" w:date="2022-11-20T00:41:00Z">
        <w:r w:rsidR="00BB58B0">
          <w:instrText># 0</w:instrText>
        </w:r>
      </w:ins>
      <w:ins w:id="2563" w:author="Raphael Malyankar" w:date="2022-11-20T00:44:00Z">
        <w:r w:rsidR="00BB58B0">
          <w:instrText>x</w:instrText>
        </w:r>
      </w:ins>
      <w:ins w:id="2564" w:author="Raphael Malyankar" w:date="2022-11-20T00:41:00Z">
        <w:r w:rsidR="00BB58B0">
          <w:instrText>.0</w:instrText>
        </w:r>
      </w:ins>
      <w:ins w:id="2565" w:author="Raphael Malyankar" w:date="2022-11-20T00:44:00Z">
        <w:r w:rsidR="00BB58B0">
          <w:instrText>x</w:instrText>
        </w:r>
      </w:ins>
      <w:ins w:id="2566" w:author="Raphael Malyankar" w:date="2022-11-20T00:09:00Z">
        <w:r w:rsidR="003528FB">
          <w:instrText xml:space="preserve"> </w:instrText>
        </w:r>
      </w:ins>
      <w:ins w:id="2567" w:author="Raphael Malyankar" w:date="2022-11-20T00:10:00Z">
        <w:r w:rsidR="003528FB">
          <w:instrText>“</w:instrText>
        </w:r>
      </w:ins>
      <w:ins w:id="2568" w:author="Raphael Malyankar" w:date="2022-11-20T00:09:00Z">
        <w:r w:rsidR="003528FB">
          <w:instrText>Arabic</w:instrText>
        </w:r>
      </w:ins>
      <w:ins w:id="2569" w:author="Raphael Malyankar" w:date="2022-11-20T00:10:00Z">
        <w:r w:rsidR="003528FB">
          <w:instrText>”</w:instrText>
        </w:r>
      </w:ins>
      <w:ins w:id="2570" w:author="Raphael Malyankar" w:date="2022-11-20T00:09:00Z">
        <w:r w:rsidR="003528FB">
          <w:instrText xml:space="preserve"> </w:instrText>
        </w:r>
      </w:ins>
      <w:r w:rsidR="005048E8">
        <w:fldChar w:fldCharType="separate"/>
      </w:r>
      <w:ins w:id="2571" w:author="Raphael Malyankar" w:date="2022-11-20T00:44:00Z">
        <w:r w:rsidR="00BB58B0">
          <w:t>12.3</w:t>
        </w:r>
      </w:ins>
      <w:ins w:id="2572" w:author="Raphael Malyankar" w:date="2022-11-20T00:07:00Z">
        <w:r w:rsidR="005048E8">
          <w:fldChar w:fldCharType="end"/>
        </w:r>
      </w:ins>
      <w:ins w:id="2573" w:author="Raphael Malyankar" w:date="2022-11-20T00:08:00Z">
        <w:r w:rsidR="005048E8">
          <w:t xml:space="preserve"> </w:t>
        </w:r>
      </w:ins>
      <w:ins w:id="2574" w:author="Raphael Malyankar" w:date="2022-11-20T00:42:00Z">
        <w:r w:rsidR="00BB58B0">
          <w:t>and</w:t>
        </w:r>
      </w:ins>
      <w:ins w:id="2575" w:author="Raphael Malyankar" w:date="2022-11-20T00:08:00Z">
        <w:r w:rsidR="005048E8">
          <w:t xml:space="preserve"> </w:t>
        </w:r>
        <w:r w:rsidR="005048E8">
          <w:fldChar w:fldCharType="begin"/>
        </w:r>
      </w:ins>
      <w:r w:rsidR="005048E8">
        <w:instrText xml:space="preserve"> </w:instrText>
      </w:r>
      <w:ins w:id="2576" w:author="Raphael Malyankar" w:date="2022-11-20T00:08:00Z">
        <w:r w:rsidR="005048E8">
          <w:instrText xml:space="preserve">QUOTE </w:instrText>
        </w:r>
      </w:ins>
      <w:ins w:id="2577" w:author="Raphael Malyankar" w:date="2022-11-19T23:49:00Z">
        <w:r w:rsidR="00C44C7E">
          <w:fldChar w:fldCharType="begin"/>
        </w:r>
        <w:r w:rsidR="00C44C7E">
          <w:instrText xml:space="preserve"> REF _Ref119794172 \h </w:instrText>
        </w:r>
      </w:ins>
      <w:r w:rsidR="00C44C7E">
        <w:fldChar w:fldCharType="separate"/>
      </w:r>
      <w:ins w:id="2578" w:author="Raphael Malyankar" w:date="2022-11-20T00:44:00Z">
        <w:r w:rsidR="00BB58B0">
          <w:instrText xml:space="preserve">Figure </w:instrText>
        </w:r>
        <w:r w:rsidR="00BB58B0">
          <w:rPr>
            <w:noProof/>
          </w:rPr>
          <w:instrText>12</w:instrText>
        </w:r>
        <w:r w:rsidR="00BB58B0">
          <w:instrText>.</w:instrText>
        </w:r>
        <w:r w:rsidR="00BB58B0">
          <w:rPr>
            <w:noProof/>
          </w:rPr>
          <w:instrText>4</w:instrText>
        </w:r>
      </w:ins>
      <w:ins w:id="2579" w:author="Raphael Malyankar" w:date="2022-11-19T23:49:00Z">
        <w:r w:rsidR="00C44C7E">
          <w:fldChar w:fldCharType="end"/>
        </w:r>
      </w:ins>
      <w:r w:rsidR="005048E8">
        <w:instrText xml:space="preserve"> </w:instrText>
      </w:r>
      <w:ins w:id="2580" w:author="Raphael Malyankar" w:date="2022-11-20T00:10:00Z">
        <w:r w:rsidR="003528FB">
          <w:instrText>\</w:instrText>
        </w:r>
      </w:ins>
      <w:ins w:id="2581" w:author="Raphael Malyankar" w:date="2022-11-20T00:42:00Z">
        <w:r w:rsidR="00BB58B0">
          <w:instrText># 0</w:instrText>
        </w:r>
      </w:ins>
      <w:ins w:id="2582" w:author="Raphael Malyankar" w:date="2022-11-20T00:44:00Z">
        <w:r w:rsidR="00BB58B0">
          <w:instrText>x</w:instrText>
        </w:r>
      </w:ins>
      <w:ins w:id="2583" w:author="Raphael Malyankar" w:date="2022-11-20T00:42:00Z">
        <w:r w:rsidR="00BB58B0">
          <w:instrText>.0</w:instrText>
        </w:r>
      </w:ins>
      <w:ins w:id="2584" w:author="Raphael Malyankar" w:date="2022-11-20T00:44:00Z">
        <w:r w:rsidR="00BB58B0">
          <w:instrText>x</w:instrText>
        </w:r>
      </w:ins>
      <w:ins w:id="2585" w:author="Raphael Malyankar" w:date="2022-11-20T00:10:00Z">
        <w:r w:rsidR="003528FB">
          <w:instrText xml:space="preserve"> “Arabic” </w:instrText>
        </w:r>
      </w:ins>
      <w:r w:rsidR="005048E8">
        <w:fldChar w:fldCharType="separate"/>
      </w:r>
      <w:ins w:id="2586" w:author="Raphael Malyankar" w:date="2022-11-20T00:44:00Z">
        <w:r w:rsidR="00BB58B0">
          <w:t>12.4</w:t>
        </w:r>
      </w:ins>
      <w:ins w:id="2587" w:author="Raphael Malyankar" w:date="2022-11-20T00:08:00Z">
        <w:r w:rsidR="005048E8">
          <w:fldChar w:fldCharType="end"/>
        </w:r>
      </w:ins>
      <w:ins w:id="2588" w:author="Raphael Malyankar" w:date="2022-11-19T23:39:00Z">
        <w:r w:rsidR="009D7382">
          <w:t xml:space="preserve">) </w:t>
        </w:r>
      </w:ins>
      <w:ins w:id="2589" w:author="Raphael Malyankar" w:date="2022-11-17T23:34:00Z">
        <w:r>
          <w:t>characterize the</w:t>
        </w:r>
      </w:ins>
      <w:ins w:id="2590" w:author="Raphael Malyankar" w:date="2022-11-19T23:01:00Z">
        <w:r w:rsidR="001351A0">
          <w:t>se</w:t>
        </w:r>
      </w:ins>
      <w:ins w:id="2591" w:author="Raphael Malyankar" w:date="2022-11-17T23:34:00Z">
        <w:r>
          <w:t xml:space="preserve"> relationship</w:t>
        </w:r>
      </w:ins>
      <w:ins w:id="2592" w:author="Raphael Malyankar" w:date="2022-11-19T23:01:00Z">
        <w:r w:rsidR="001351A0">
          <w:t>s</w:t>
        </w:r>
      </w:ins>
      <w:ins w:id="2593" w:author="Raphael Malyankar" w:date="2022-11-17T23:46:00Z">
        <w:r w:rsidR="006D6FBF">
          <w:t xml:space="preserve"> </w:t>
        </w:r>
      </w:ins>
      <w:ins w:id="2594" w:author="Raphael Malyankar" w:date="2022-11-19T23:02:00Z">
        <w:r w:rsidR="001351A0">
          <w:t>using</w:t>
        </w:r>
      </w:ins>
      <w:ins w:id="2595" w:author="Raphael Malyankar" w:date="2022-11-17T23:46:00Z">
        <w:r w:rsidR="006D6FBF">
          <w:t xml:space="preserve"> </w:t>
        </w:r>
      </w:ins>
      <w:ins w:id="2596" w:author="Raphael Malyankar" w:date="2022-11-19T23:01:00Z">
        <w:r w:rsidR="001351A0">
          <w:t>values of the</w:t>
        </w:r>
      </w:ins>
      <w:ins w:id="2597" w:author="Raphael Malyankar" w:date="2022-11-19T23:02:00Z">
        <w:r w:rsidR="001351A0">
          <w:t>ir</w:t>
        </w:r>
      </w:ins>
      <w:ins w:id="2598" w:author="Raphael Malyankar" w:date="2022-11-19T23:01:00Z">
        <w:r w:rsidR="001351A0">
          <w:t xml:space="preserve"> </w:t>
        </w:r>
      </w:ins>
      <w:ins w:id="2599" w:author="Raphael Malyankar" w:date="2022-11-17T23:46:00Z">
        <w:r w:rsidR="006D6FBF">
          <w:t>attribute</w:t>
        </w:r>
      </w:ins>
      <w:ins w:id="2600" w:author="Raphael Malyankar" w:date="2022-11-19T23:01:00Z">
        <w:r w:rsidR="001351A0">
          <w:t xml:space="preserve">s </w:t>
        </w:r>
      </w:ins>
      <w:proofErr w:type="spellStart"/>
      <w:ins w:id="2601" w:author="Raphael Malyankar" w:date="2022-11-19T23:02:00Z">
        <w:r w:rsidR="001351A0" w:rsidRPr="001351A0">
          <w:rPr>
            <w:i/>
            <w:iCs/>
          </w:rPr>
          <w:t>categoryOfRelationship</w:t>
        </w:r>
        <w:proofErr w:type="spellEnd"/>
        <w:r w:rsidR="001351A0">
          <w:t xml:space="preserve"> and </w:t>
        </w:r>
        <w:r w:rsidR="001351A0" w:rsidRPr="001351A0">
          <w:rPr>
            <w:i/>
            <w:iCs/>
          </w:rPr>
          <w:t>membership</w:t>
        </w:r>
        <w:r w:rsidR="001351A0">
          <w:t xml:space="preserve"> respectively</w:t>
        </w:r>
      </w:ins>
      <w:ins w:id="2602" w:author="Raphael Malyankar" w:date="2022-11-17T23:34:00Z">
        <w:r>
          <w:t>.</w:t>
        </w:r>
      </w:ins>
    </w:p>
    <w:p w14:paraId="11CDD5F5" w14:textId="77777777" w:rsidR="00C44C7E" w:rsidRDefault="00C44C7E">
      <w:pPr>
        <w:keepNext/>
        <w:jc w:val="center"/>
        <w:rPr>
          <w:ins w:id="2603" w:author="Raphael Malyankar" w:date="2022-11-19T23:48:00Z"/>
        </w:rPr>
        <w:pPrChange w:id="2604" w:author="Raphael Malyankar" w:date="2022-11-19T23:48:00Z">
          <w:pPr>
            <w:jc w:val="center"/>
          </w:pPr>
        </w:pPrChange>
      </w:pPr>
      <w:ins w:id="2605" w:author="Raphael Malyankar" w:date="2022-11-19T23:47:00Z">
        <w:r>
          <w:rPr>
            <w:noProof/>
          </w:rPr>
          <w:drawing>
            <wp:inline distT="0" distB="0" distL="0" distR="0" wp14:anchorId="1C79F253" wp14:editId="34989E5B">
              <wp:extent cx="4190183" cy="2034540"/>
              <wp:effectExtent l="0" t="0" r="127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CEG 12.X Permissions.png"/>
                      <pic:cNvPicPr/>
                    </pic:nvPicPr>
                    <pic:blipFill>
                      <a:blip r:embed="rId38">
                        <a:extLst>
                          <a:ext uri="{28A0092B-C50C-407E-A947-70E740481C1C}">
                            <a14:useLocalDpi xmlns:a14="http://schemas.microsoft.com/office/drawing/2010/main" val="0"/>
                          </a:ext>
                        </a:extLst>
                      </a:blip>
                      <a:stretch>
                        <a:fillRect/>
                      </a:stretch>
                    </pic:blipFill>
                    <pic:spPr>
                      <a:xfrm>
                        <a:off x="0" y="0"/>
                        <a:ext cx="4195151" cy="2036952"/>
                      </a:xfrm>
                      <a:prstGeom prst="rect">
                        <a:avLst/>
                      </a:prstGeom>
                    </pic:spPr>
                  </pic:pic>
                </a:graphicData>
              </a:graphic>
            </wp:inline>
          </w:drawing>
        </w:r>
      </w:ins>
    </w:p>
    <w:p w14:paraId="6B6CA6BD" w14:textId="7AA2AEAD" w:rsidR="009D7382" w:rsidRDefault="00C44C7E" w:rsidP="00A13477">
      <w:pPr>
        <w:pStyle w:val="Caption"/>
        <w:jc w:val="center"/>
        <w:rPr>
          <w:ins w:id="2606" w:author="Raphael Malyankar" w:date="2022-11-19T23:47:00Z"/>
        </w:rPr>
      </w:pPr>
      <w:bookmarkStart w:id="2607" w:name="_Ref119794164"/>
      <w:ins w:id="2608" w:author="Raphael Malyankar" w:date="2022-11-19T23:48:00Z">
        <w:r>
          <w:t xml:space="preserve">Figure </w:t>
        </w:r>
        <w:r>
          <w:fldChar w:fldCharType="begin"/>
        </w:r>
        <w:r>
          <w:instrText xml:space="preserve"> STYLEREF 1 \s </w:instrText>
        </w:r>
      </w:ins>
      <w:r>
        <w:fldChar w:fldCharType="separate"/>
      </w:r>
      <w:r>
        <w:rPr>
          <w:noProof/>
        </w:rPr>
        <w:t>12</w:t>
      </w:r>
      <w:ins w:id="2609" w:author="Raphael Malyankar" w:date="2022-11-19T23:48:00Z">
        <w:r>
          <w:fldChar w:fldCharType="end"/>
        </w:r>
        <w:r>
          <w:t>.</w:t>
        </w:r>
        <w:r>
          <w:fldChar w:fldCharType="begin"/>
        </w:r>
        <w:r>
          <w:instrText xml:space="preserve"> SEQ Figure \* ARABIC \s 1 </w:instrText>
        </w:r>
      </w:ins>
      <w:r>
        <w:fldChar w:fldCharType="separate"/>
      </w:r>
      <w:ins w:id="2610" w:author="Raphael Malyankar" w:date="2022-11-19T23:48:00Z">
        <w:r>
          <w:rPr>
            <w:noProof/>
          </w:rPr>
          <w:t>3</w:t>
        </w:r>
        <w:r>
          <w:fldChar w:fldCharType="end"/>
        </w:r>
        <w:bookmarkEnd w:id="2607"/>
        <w:r>
          <w:t xml:space="preserve"> - Permission relationship</w:t>
        </w:r>
      </w:ins>
    </w:p>
    <w:p w14:paraId="63D1CD4B" w14:textId="77777777" w:rsidR="00C44C7E" w:rsidRDefault="00C44C7E" w:rsidP="00A13477">
      <w:pPr>
        <w:keepNext/>
        <w:jc w:val="center"/>
        <w:rPr>
          <w:ins w:id="2611" w:author="Raphael Malyankar" w:date="2022-11-19T23:48:00Z"/>
        </w:rPr>
      </w:pPr>
      <w:ins w:id="2612" w:author="Raphael Malyankar" w:date="2022-11-19T23:47:00Z">
        <w:r>
          <w:rPr>
            <w:noProof/>
          </w:rPr>
          <w:drawing>
            <wp:inline distT="0" distB="0" distL="0" distR="0" wp14:anchorId="54F575BE" wp14:editId="198CB67F">
              <wp:extent cx="4236720" cy="184169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CEG Fig 12.X Inclusions and Exclusions.png"/>
                      <pic:cNvPicPr/>
                    </pic:nvPicPr>
                    <pic:blipFill>
                      <a:blip r:embed="rId39">
                        <a:extLst>
                          <a:ext uri="{28A0092B-C50C-407E-A947-70E740481C1C}">
                            <a14:useLocalDpi xmlns:a14="http://schemas.microsoft.com/office/drawing/2010/main" val="0"/>
                          </a:ext>
                        </a:extLst>
                      </a:blip>
                      <a:stretch>
                        <a:fillRect/>
                      </a:stretch>
                    </pic:blipFill>
                    <pic:spPr>
                      <a:xfrm>
                        <a:off x="0" y="0"/>
                        <a:ext cx="4269210" cy="1855817"/>
                      </a:xfrm>
                      <a:prstGeom prst="rect">
                        <a:avLst/>
                      </a:prstGeom>
                    </pic:spPr>
                  </pic:pic>
                </a:graphicData>
              </a:graphic>
            </wp:inline>
          </w:drawing>
        </w:r>
      </w:ins>
    </w:p>
    <w:p w14:paraId="2311FA8D" w14:textId="29B35665" w:rsidR="00C44C7E" w:rsidRDefault="00C44C7E" w:rsidP="00190A07">
      <w:pPr>
        <w:pStyle w:val="Caption"/>
        <w:jc w:val="center"/>
        <w:rPr>
          <w:ins w:id="2613" w:author="Raphael Malyankar" w:date="2022-11-19T23:37:00Z"/>
        </w:rPr>
      </w:pPr>
      <w:bookmarkStart w:id="2614" w:name="_Ref119794172"/>
      <w:ins w:id="2615" w:author="Raphael Malyankar" w:date="2022-11-19T23:48:00Z">
        <w:r>
          <w:t xml:space="preserve">Figure </w:t>
        </w:r>
        <w:r>
          <w:fldChar w:fldCharType="begin"/>
        </w:r>
        <w:r>
          <w:instrText xml:space="preserve"> STYLEREF 1 \s </w:instrText>
        </w:r>
      </w:ins>
      <w:r>
        <w:fldChar w:fldCharType="separate"/>
      </w:r>
      <w:r>
        <w:rPr>
          <w:noProof/>
        </w:rPr>
        <w:t>12</w:t>
      </w:r>
      <w:ins w:id="2616" w:author="Raphael Malyankar" w:date="2022-11-19T23:48:00Z">
        <w:r>
          <w:fldChar w:fldCharType="end"/>
        </w:r>
        <w:r>
          <w:t>.</w:t>
        </w:r>
        <w:r>
          <w:fldChar w:fldCharType="begin"/>
        </w:r>
        <w:r>
          <w:instrText xml:space="preserve"> SEQ Figure \* ARABIC \s 1 </w:instrText>
        </w:r>
      </w:ins>
      <w:r>
        <w:fldChar w:fldCharType="separate"/>
      </w:r>
      <w:ins w:id="2617" w:author="Raphael Malyankar" w:date="2022-11-19T23:48:00Z">
        <w:r>
          <w:rPr>
            <w:noProof/>
          </w:rPr>
          <w:t>4</w:t>
        </w:r>
        <w:r>
          <w:fldChar w:fldCharType="end"/>
        </w:r>
        <w:bookmarkEnd w:id="2614"/>
        <w:r>
          <w:t xml:space="preserve"> - Inclusion/exclusion relationship</w:t>
        </w:r>
      </w:ins>
    </w:p>
    <w:p w14:paraId="6312A8F9" w14:textId="3975E89F" w:rsidR="00F33DE4" w:rsidRDefault="00190A07" w:rsidP="00190A07">
      <w:pPr>
        <w:rPr>
          <w:ins w:id="2618" w:author="Raphael Malyankar" w:date="2022-11-17T23:34:00Z"/>
        </w:rPr>
      </w:pPr>
      <w:ins w:id="2619" w:author="Raphael Malyankar" w:date="2022-11-20T00:56:00Z">
        <w:r>
          <w:t xml:space="preserve">EXAMPLE 1: </w:t>
        </w:r>
      </w:ins>
      <w:ins w:id="2620" w:author="Raphael Malyankar" w:date="2022-11-17T23:34:00Z">
        <w:r w:rsidR="00F33DE4">
          <w:t>A specified set of vessels is COVERED by a regulation and another set of vessels is EXEMPT from the regulation</w:t>
        </w:r>
      </w:ins>
      <w:ins w:id="2621" w:author="Raphael Malyankar" w:date="2022-11-19T23:03:00Z">
        <w:r w:rsidR="001351A0">
          <w:t xml:space="preserve"> - described by the </w:t>
        </w:r>
        <w:r w:rsidR="001351A0" w:rsidRPr="003809A3">
          <w:rPr>
            <w:i/>
            <w:iCs/>
          </w:rPr>
          <w:t>membership</w:t>
        </w:r>
        <w:r w:rsidR="001351A0">
          <w:t xml:space="preserve"> attribute values </w:t>
        </w:r>
      </w:ins>
      <w:ins w:id="2622" w:author="Raphael Malyankar" w:date="2022-11-19T23:04:00Z">
        <w:r w:rsidR="001351A0">
          <w:t>“</w:t>
        </w:r>
      </w:ins>
      <w:ins w:id="2623" w:author="Raphael Malyankar" w:date="2022-11-19T23:03:00Z">
        <w:r w:rsidR="001351A0">
          <w:t>included</w:t>
        </w:r>
      </w:ins>
      <w:ins w:id="2624" w:author="Raphael Malyankar" w:date="2022-11-19T23:04:00Z">
        <w:r w:rsidR="001351A0">
          <w:t>”</w:t>
        </w:r>
      </w:ins>
      <w:ins w:id="2625" w:author="Raphael Malyankar" w:date="2022-11-19T23:03:00Z">
        <w:r w:rsidR="001351A0">
          <w:t xml:space="preserve"> and </w:t>
        </w:r>
      </w:ins>
      <w:ins w:id="2626" w:author="Raphael Malyankar" w:date="2022-11-19T23:04:00Z">
        <w:r w:rsidR="001351A0">
          <w:t>“</w:t>
        </w:r>
      </w:ins>
      <w:ins w:id="2627" w:author="Raphael Malyankar" w:date="2022-11-19T23:03:00Z">
        <w:r w:rsidR="001351A0">
          <w:t>excluded</w:t>
        </w:r>
      </w:ins>
      <w:ins w:id="2628" w:author="Raphael Malyankar" w:date="2022-11-19T23:04:00Z">
        <w:r w:rsidR="001351A0">
          <w:t>”</w:t>
        </w:r>
      </w:ins>
      <w:ins w:id="2629" w:author="Raphael Malyankar" w:date="2022-11-19T23:03:00Z">
        <w:r w:rsidR="001351A0">
          <w:t xml:space="preserve"> respectively</w:t>
        </w:r>
      </w:ins>
      <w:ins w:id="2630" w:author="Raphael Malyankar" w:date="2022-11-17T23:34:00Z">
        <w:r w:rsidR="00F33DE4">
          <w:t>.</w:t>
        </w:r>
      </w:ins>
    </w:p>
    <w:p w14:paraId="5DE94EFE" w14:textId="031FBABD" w:rsidR="00F33DE4" w:rsidRDefault="00190A07" w:rsidP="00190A07">
      <w:pPr>
        <w:rPr>
          <w:ins w:id="2631" w:author="Raphael Malyankar" w:date="2022-11-17T23:34:00Z"/>
        </w:rPr>
      </w:pPr>
      <w:ins w:id="2632" w:author="Raphael Malyankar" w:date="2022-11-20T00:56:00Z">
        <w:r>
          <w:t xml:space="preserve">EXAMPLE 2: </w:t>
        </w:r>
      </w:ins>
      <w:ins w:id="2633" w:author="Raphael Malyankar" w:date="2022-11-17T23:34:00Z">
        <w:r w:rsidR="00F33DE4">
          <w:t>Vessels with specified cargo and dimensions MUST use a specified berth, vessels of smaller dimensions are RECOMMENDED to use the berth, and naval transports are EXEMPT from using the berth</w:t>
        </w:r>
      </w:ins>
      <w:ins w:id="2634" w:author="Raphael Malyankar" w:date="2022-11-19T23:04:00Z">
        <w:r w:rsidR="001351A0">
          <w:t xml:space="preserve"> - described by the </w:t>
        </w:r>
        <w:proofErr w:type="spellStart"/>
        <w:r w:rsidR="001351A0" w:rsidRPr="00190A07">
          <w:rPr>
            <w:i/>
            <w:iCs/>
          </w:rPr>
          <w:t>categoryOfRelationship</w:t>
        </w:r>
        <w:proofErr w:type="spellEnd"/>
        <w:r w:rsidR="001351A0">
          <w:t xml:space="preserve"> attribute values “required”, “recommended” and </w:t>
        </w:r>
      </w:ins>
      <w:ins w:id="2635" w:author="Raphael Malyankar" w:date="2022-11-19T23:05:00Z">
        <w:r w:rsidR="001351A0">
          <w:t>“recommended” respectively</w:t>
        </w:r>
      </w:ins>
      <w:ins w:id="2636" w:author="Raphael Malyankar" w:date="2022-11-17T23:34:00Z">
        <w:r w:rsidR="00F33DE4">
          <w:t>.</w:t>
        </w:r>
      </w:ins>
    </w:p>
    <w:p w14:paraId="3979F999" w14:textId="6F8C70E0" w:rsidR="000A12A1" w:rsidRPr="00356509" w:rsidRDefault="00BE42F3" w:rsidP="000A12A1">
      <w:pPr>
        <w:pStyle w:val="Heading2"/>
        <w:rPr>
          <w:ins w:id="2637" w:author="Raphael Malyankar" w:date="2022-11-19T22:20:00Z"/>
        </w:rPr>
      </w:pPr>
      <w:bookmarkStart w:id="2638" w:name="_Toc120214485"/>
      <w:bookmarkStart w:id="2639" w:name="_Ref113291004"/>
      <w:ins w:id="2640" w:author="Raphael Malyankar" w:date="2022-11-20T01:16:00Z">
        <w:r>
          <w:lastRenderedPageBreak/>
          <w:t>P</w:t>
        </w:r>
      </w:ins>
      <w:ins w:id="2641" w:author="Raphael Malyankar" w:date="2022-11-19T22:20:00Z">
        <w:r w:rsidR="000A12A1">
          <w:t xml:space="preserve">roduction hints and </w:t>
        </w:r>
      </w:ins>
      <w:ins w:id="2642" w:author="Raphael Malyankar" w:date="2022-11-20T01:16:00Z">
        <w:r>
          <w:t xml:space="preserve">recommended </w:t>
        </w:r>
      </w:ins>
      <w:ins w:id="2643" w:author="Raphael Malyankar" w:date="2022-11-19T22:20:00Z">
        <w:r w:rsidR="000A12A1">
          <w:t>practices (informative)</w:t>
        </w:r>
        <w:bookmarkEnd w:id="2638"/>
      </w:ins>
    </w:p>
    <w:p w14:paraId="35D46785" w14:textId="7CB77C73" w:rsidR="00C20025" w:rsidRDefault="00C20025" w:rsidP="00B671C1">
      <w:pPr>
        <w:pStyle w:val="Heading3"/>
        <w:rPr>
          <w:ins w:id="2644" w:author="Raphael Malyankar" w:date="2022-11-20T01:25:00Z"/>
        </w:rPr>
      </w:pPr>
      <w:bookmarkStart w:id="2645" w:name="_Toc120214486"/>
      <w:ins w:id="2646" w:author="Raphael Malyankar" w:date="2022-11-20T01:23:00Z">
        <w:r>
          <w:t xml:space="preserve">Capturing </w:t>
        </w:r>
      </w:ins>
      <w:ins w:id="2647" w:author="Raphael Malyankar" w:date="2022-11-20T01:25:00Z">
        <w:r>
          <w:t>the application of a regulation, recommendation, etc.</w:t>
        </w:r>
      </w:ins>
      <w:ins w:id="2648" w:author="Raphael Malyankar" w:date="2022-11-20T01:26:00Z">
        <w:r>
          <w:t xml:space="preserve"> to specified kinds of vessels</w:t>
        </w:r>
      </w:ins>
      <w:bookmarkEnd w:id="2645"/>
    </w:p>
    <w:p w14:paraId="0F9A57EF" w14:textId="3929EF14" w:rsidR="00190A07" w:rsidRDefault="00190A07" w:rsidP="00B671C1">
      <w:pPr>
        <w:rPr>
          <w:ins w:id="2649" w:author="Raphael Malyankar" w:date="2022-11-20T01:00:00Z"/>
        </w:rPr>
      </w:pPr>
      <w:ins w:id="2650" w:author="Raphael Malyankar" w:date="2022-11-20T00:57:00Z">
        <w:r>
          <w:t xml:space="preserve">Encoders may find it easiest to </w:t>
        </w:r>
      </w:ins>
      <w:ins w:id="2651" w:author="Raphael Malyankar" w:date="2022-11-20T00:58:00Z">
        <w:r>
          <w:t xml:space="preserve">capture </w:t>
        </w:r>
      </w:ins>
      <w:ins w:id="2652" w:author="Raphael Malyankar" w:date="2022-11-20T01:00:00Z">
        <w:r>
          <w:t xml:space="preserve">the application of a regulation (recommendation , etc.) to a class or set of vessels </w:t>
        </w:r>
      </w:ins>
      <w:ins w:id="2653" w:author="Raphael Malyankar" w:date="2022-11-20T01:28:00Z">
        <w:r w:rsidR="00B671C1">
          <w:t>in three p</w:t>
        </w:r>
      </w:ins>
      <w:ins w:id="2654" w:author="Raphael Malyankar" w:date="2022-11-20T01:29:00Z">
        <w:r w:rsidR="00B671C1">
          <w:t>hases</w:t>
        </w:r>
      </w:ins>
      <w:ins w:id="2655" w:author="Raphael Malyankar" w:date="2022-11-20T01:00:00Z">
        <w:r>
          <w:t>:</w:t>
        </w:r>
      </w:ins>
    </w:p>
    <w:p w14:paraId="1C52868D" w14:textId="377604FE" w:rsidR="00190A07" w:rsidRDefault="00CE4DC2" w:rsidP="00A13477">
      <w:pPr>
        <w:pStyle w:val="ListParagraph"/>
        <w:numPr>
          <w:ilvl w:val="0"/>
          <w:numId w:val="55"/>
        </w:numPr>
        <w:rPr>
          <w:ins w:id="2656" w:author="Raphael Malyankar" w:date="2022-11-20T01:01:00Z"/>
        </w:rPr>
      </w:pPr>
      <w:ins w:id="2657" w:author="Raphael Malyankar" w:date="2022-11-20T01:01:00Z">
        <w:r>
          <w:t>E</w:t>
        </w:r>
      </w:ins>
      <w:ins w:id="2658" w:author="Raphael Malyankar" w:date="2022-11-20T00:59:00Z">
        <w:r w:rsidR="00190A07">
          <w:t xml:space="preserve">ncode the operative part of the regulation (the part that </w:t>
        </w:r>
      </w:ins>
      <w:ins w:id="2659" w:author="Raphael Malyankar" w:date="2022-11-20T01:00:00Z">
        <w:r w:rsidR="00190A07">
          <w:t xml:space="preserve">describes what the </w:t>
        </w:r>
      </w:ins>
      <w:ins w:id="2660" w:author="Raphael Malyankar" w:date="2022-11-20T01:01:00Z">
        <w:r w:rsidR="00190A07">
          <w:t xml:space="preserve">vessels subject to the regulation must or must not do), </w:t>
        </w:r>
        <w:r>
          <w:t>creating</w:t>
        </w:r>
        <w:r w:rsidR="00190A07">
          <w:t xml:space="preserve"> a</w:t>
        </w:r>
        <w:r>
          <w:t>n instance of</w:t>
        </w:r>
        <w:r w:rsidR="00190A07">
          <w:t xml:space="preserve"> </w:t>
        </w:r>
        <w:r w:rsidR="00190A07" w:rsidRPr="00A13477">
          <w:rPr>
            <w:b/>
            <w:bCs/>
          </w:rPr>
          <w:t>Regulation</w:t>
        </w:r>
      </w:ins>
      <w:ins w:id="2661" w:author="Raphael Malyankar" w:date="2022-11-20T01:02:00Z">
        <w:r>
          <w:t xml:space="preserve"> (or </w:t>
        </w:r>
        <w:r w:rsidRPr="00A13477">
          <w:rPr>
            <w:b/>
            <w:bCs/>
          </w:rPr>
          <w:t>Recommendation</w:t>
        </w:r>
        <w:r>
          <w:t>, etc., as appropriate)</w:t>
        </w:r>
      </w:ins>
      <w:ins w:id="2662" w:author="Raphael Malyankar" w:date="2022-11-20T01:01:00Z">
        <w:r w:rsidR="00190A07">
          <w:t>.</w:t>
        </w:r>
      </w:ins>
      <w:ins w:id="2663" w:author="Raphael Malyankar" w:date="2022-11-20T01:02:00Z">
        <w:r>
          <w:t xml:space="preserve"> Descriptions of what kinds of vessels are subject to the regu</w:t>
        </w:r>
      </w:ins>
      <w:ins w:id="2664" w:author="Raphael Malyankar" w:date="2022-11-20T01:03:00Z">
        <w:r>
          <w:t xml:space="preserve">lation must be excluded from the content of the </w:t>
        </w:r>
        <w:r w:rsidRPr="00A13477">
          <w:rPr>
            <w:b/>
            <w:bCs/>
          </w:rPr>
          <w:t>Regulation</w:t>
        </w:r>
        <w:r>
          <w:t xml:space="preserve"> instance.</w:t>
        </w:r>
      </w:ins>
    </w:p>
    <w:p w14:paraId="5190D48A" w14:textId="02564AE8" w:rsidR="00CE4DC2" w:rsidRDefault="00A13477" w:rsidP="00A13477">
      <w:pPr>
        <w:pStyle w:val="ListParagraph"/>
        <w:numPr>
          <w:ilvl w:val="0"/>
          <w:numId w:val="55"/>
        </w:numPr>
        <w:rPr>
          <w:ins w:id="2665" w:author="Raphael Malyankar" w:date="2022-11-20T01:04:00Z"/>
        </w:rPr>
      </w:pPr>
      <w:ins w:id="2666" w:author="Raphael Malyankar" w:date="2022-11-20T01:08:00Z">
        <w:r>
          <w:t xml:space="preserve">Create an </w:t>
        </w:r>
        <w:r w:rsidRPr="00A13477">
          <w:rPr>
            <w:b/>
            <w:bCs/>
          </w:rPr>
          <w:t>Applicability</w:t>
        </w:r>
        <w:r>
          <w:t xml:space="preserve"> information type and e</w:t>
        </w:r>
      </w:ins>
      <w:ins w:id="2667" w:author="Raphael Malyankar" w:date="2022-11-20T01:01:00Z">
        <w:r w:rsidR="00190A07">
          <w:t>ncode the</w:t>
        </w:r>
      </w:ins>
      <w:ins w:id="2668" w:author="Raphael Malyankar" w:date="2022-11-20T01:03:00Z">
        <w:r w:rsidR="00CE4DC2">
          <w:t xml:space="preserve"> description of what kinds of vessels are subject </w:t>
        </w:r>
      </w:ins>
      <w:ins w:id="2669" w:author="Raphael Malyankar" w:date="2022-11-20T01:08:00Z">
        <w:r>
          <w:t xml:space="preserve">to (or exempted from) </w:t>
        </w:r>
      </w:ins>
      <w:ins w:id="2670" w:author="Raphael Malyankar" w:date="2022-11-20T01:03:00Z">
        <w:r w:rsidR="00CE4DC2">
          <w:t>the regulation</w:t>
        </w:r>
      </w:ins>
      <w:ins w:id="2671" w:author="Raphael Malyankar" w:date="2022-11-20T01:04:00Z">
        <w:r w:rsidR="00CE4DC2">
          <w:t>.</w:t>
        </w:r>
      </w:ins>
    </w:p>
    <w:p w14:paraId="3F5E7689" w14:textId="58C3850D" w:rsidR="00CE4DC2" w:rsidRDefault="00CE4DC2" w:rsidP="00CE4DC2">
      <w:pPr>
        <w:pStyle w:val="ListParagraph"/>
        <w:numPr>
          <w:ilvl w:val="0"/>
          <w:numId w:val="55"/>
        </w:numPr>
        <w:rPr>
          <w:ins w:id="2672" w:author="Raphael Malyankar" w:date="2022-11-20T01:21:00Z"/>
        </w:rPr>
      </w:pPr>
      <w:ins w:id="2673" w:author="Raphael Malyankar" w:date="2022-11-20T01:04:00Z">
        <w:r>
          <w:t xml:space="preserve">Link the two using an </w:t>
        </w:r>
        <w:proofErr w:type="spellStart"/>
        <w:r w:rsidRPr="00A13477">
          <w:rPr>
            <w:b/>
            <w:bCs/>
          </w:rPr>
          <w:t>InclusionType</w:t>
        </w:r>
        <w:proofErr w:type="spellEnd"/>
        <w:r>
          <w:t xml:space="preserve"> with </w:t>
        </w:r>
        <w:r w:rsidRPr="00A13477">
          <w:rPr>
            <w:i/>
            <w:iCs/>
          </w:rPr>
          <w:t>membership</w:t>
        </w:r>
      </w:ins>
      <w:ins w:id="2674" w:author="Raphael Malyankar" w:date="2022-11-20T01:11:00Z">
        <w:r w:rsidR="00A13477" w:rsidRPr="00A13477">
          <w:rPr>
            <w:i/>
            <w:iCs/>
          </w:rPr>
          <w:t>=</w:t>
        </w:r>
      </w:ins>
      <w:ins w:id="2675" w:author="Raphael Malyankar" w:date="2022-11-20T01:05:00Z">
        <w:r w:rsidRPr="00A13477">
          <w:rPr>
            <w:i/>
            <w:iCs/>
          </w:rPr>
          <w:t>included</w:t>
        </w:r>
        <w:r>
          <w:t xml:space="preserve"> if the vessels described by </w:t>
        </w:r>
        <w:r w:rsidRPr="00A13477">
          <w:rPr>
            <w:b/>
            <w:bCs/>
          </w:rPr>
          <w:t>Applicability</w:t>
        </w:r>
        <w:r>
          <w:t xml:space="preserve"> are subject to the regulation, or </w:t>
        </w:r>
        <w:r w:rsidRPr="00A13477">
          <w:rPr>
            <w:i/>
            <w:iCs/>
          </w:rPr>
          <w:t>membership=excluded</w:t>
        </w:r>
        <w:r>
          <w:t xml:space="preserve"> if they are explicitly exempted from the regulation.</w:t>
        </w:r>
      </w:ins>
    </w:p>
    <w:p w14:paraId="5FD41791" w14:textId="24F3A494" w:rsidR="00C20025" w:rsidRDefault="00C20025" w:rsidP="00C20025">
      <w:pPr>
        <w:rPr>
          <w:ins w:id="2676" w:author="Raphael Malyankar" w:date="2022-11-20T01:06:00Z"/>
        </w:rPr>
      </w:pPr>
      <w:ins w:id="2677" w:author="Raphael Malyankar" w:date="2022-11-20T01:21:00Z">
        <w:r w:rsidRPr="00C20025">
          <w:t>It is not necessary to create separate instance</w:t>
        </w:r>
      </w:ins>
      <w:ins w:id="2678" w:author="Raphael Malyankar" w:date="2022-11-20T01:22:00Z">
        <w:r>
          <w:t>s</w:t>
        </w:r>
      </w:ins>
      <w:ins w:id="2679" w:author="Raphael Malyankar" w:date="2022-11-20T01:21:00Z">
        <w:r w:rsidRPr="00C20025">
          <w:t xml:space="preserve"> of the </w:t>
        </w:r>
      </w:ins>
      <w:ins w:id="2680" w:author="Raphael Malyankar" w:date="2022-11-20T01:22:00Z">
        <w:r>
          <w:t>regulation</w:t>
        </w:r>
      </w:ins>
      <w:ins w:id="2681" w:author="Raphael Malyankar" w:date="2022-11-20T01:21:00Z">
        <w:r w:rsidRPr="00C20025">
          <w:t xml:space="preserve"> for </w:t>
        </w:r>
      </w:ins>
      <w:ins w:id="2682" w:author="Raphael Malyankar" w:date="2022-11-20T01:22:00Z">
        <w:r>
          <w:t>inclusion and exclusion</w:t>
        </w:r>
      </w:ins>
      <w:ins w:id="2683" w:author="Raphael Malyankar" w:date="2022-11-20T01:21:00Z">
        <w:r w:rsidRPr="00C20025">
          <w:t>.</w:t>
        </w:r>
      </w:ins>
    </w:p>
    <w:p w14:paraId="3E75EE7B" w14:textId="5EA5496B" w:rsidR="00C20025" w:rsidRDefault="00C20025" w:rsidP="00B671C1">
      <w:pPr>
        <w:pStyle w:val="Heading3"/>
        <w:rPr>
          <w:ins w:id="2684" w:author="Raphael Malyankar" w:date="2022-11-20T01:25:00Z"/>
        </w:rPr>
      </w:pPr>
      <w:bookmarkStart w:id="2685" w:name="_Toc120214487"/>
      <w:ins w:id="2686" w:author="Raphael Malyankar" w:date="2022-11-20T01:25:00Z">
        <w:r>
          <w:t>Capturing the permissibility or otherwise of</w:t>
        </w:r>
      </w:ins>
      <w:ins w:id="2687" w:author="Raphael Malyankar" w:date="2022-11-20T01:26:00Z">
        <w:r>
          <w:t xml:space="preserve"> a geographic feature for specified kinds of vessels</w:t>
        </w:r>
      </w:ins>
      <w:bookmarkEnd w:id="2685"/>
    </w:p>
    <w:p w14:paraId="340BEE25" w14:textId="03BE06CB" w:rsidR="00B671C1" w:rsidRDefault="00B671C1" w:rsidP="00CE4DC2">
      <w:pPr>
        <w:rPr>
          <w:ins w:id="2688" w:author="Raphael Malyankar" w:date="2022-11-20T01:27:00Z"/>
        </w:rPr>
      </w:pPr>
      <w:ins w:id="2689" w:author="Raphael Malyankar" w:date="2022-11-20T01:27:00Z">
        <w:r w:rsidRPr="00B671C1">
          <w:t xml:space="preserve">Encoders may find it easiest to capture </w:t>
        </w:r>
        <w:r>
          <w:t xml:space="preserve">the permissibility of a feature to </w:t>
        </w:r>
      </w:ins>
      <w:ins w:id="2690" w:author="Raphael Malyankar" w:date="2022-11-20T01:28:00Z">
        <w:r>
          <w:t>specified kinds of vessels</w:t>
        </w:r>
      </w:ins>
      <w:ins w:id="2691" w:author="Raphael Malyankar" w:date="2022-11-20T01:27:00Z">
        <w:r w:rsidRPr="00B671C1">
          <w:t xml:space="preserve"> in three phases</w:t>
        </w:r>
        <w:r>
          <w:t>.</w:t>
        </w:r>
      </w:ins>
    </w:p>
    <w:p w14:paraId="25CB0C6A" w14:textId="77777777" w:rsidR="00CE4DC2" w:rsidRDefault="00CE4DC2" w:rsidP="00A13477">
      <w:pPr>
        <w:pStyle w:val="ListParagraph"/>
        <w:numPr>
          <w:ilvl w:val="0"/>
          <w:numId w:val="56"/>
        </w:numPr>
        <w:rPr>
          <w:ins w:id="2692" w:author="Raphael Malyankar" w:date="2022-11-20T01:07:00Z"/>
        </w:rPr>
      </w:pPr>
      <w:ins w:id="2693" w:author="Raphael Malyankar" w:date="2022-11-20T01:07:00Z">
        <w:r>
          <w:t>Create the geographic feature if it does not already exist.</w:t>
        </w:r>
      </w:ins>
    </w:p>
    <w:p w14:paraId="35E3F55B" w14:textId="2670EF94" w:rsidR="00190A07" w:rsidRDefault="00A13477" w:rsidP="00A13477">
      <w:pPr>
        <w:pStyle w:val="ListParagraph"/>
        <w:numPr>
          <w:ilvl w:val="0"/>
          <w:numId w:val="56"/>
        </w:numPr>
        <w:rPr>
          <w:ins w:id="2694" w:author="Raphael Malyankar" w:date="2022-11-20T01:09:00Z"/>
        </w:rPr>
      </w:pPr>
      <w:ins w:id="2695" w:author="Raphael Malyankar" w:date="2022-11-20T01:08:00Z">
        <w:r>
          <w:t xml:space="preserve">Create an </w:t>
        </w:r>
        <w:r w:rsidRPr="00A13477">
          <w:rPr>
            <w:b/>
            <w:bCs/>
          </w:rPr>
          <w:t>Appl</w:t>
        </w:r>
      </w:ins>
      <w:ins w:id="2696" w:author="Raphael Malyankar" w:date="2022-11-20T01:09:00Z">
        <w:r w:rsidRPr="00A13477">
          <w:rPr>
            <w:b/>
            <w:bCs/>
          </w:rPr>
          <w:t>icability</w:t>
        </w:r>
        <w:r>
          <w:t xml:space="preserve"> information type and encode the description of what kinds of vessels are required to use the geographic feature.</w:t>
        </w:r>
      </w:ins>
    </w:p>
    <w:p w14:paraId="3D71F34A" w14:textId="79D346D2" w:rsidR="00A13477" w:rsidRDefault="00A13477" w:rsidP="00A13477">
      <w:pPr>
        <w:pStyle w:val="ListParagraph"/>
        <w:numPr>
          <w:ilvl w:val="0"/>
          <w:numId w:val="56"/>
        </w:numPr>
        <w:rPr>
          <w:ins w:id="2697" w:author="Raphael Malyankar" w:date="2022-11-20T01:17:00Z"/>
        </w:rPr>
      </w:pPr>
      <w:ins w:id="2698" w:author="Raphael Malyankar" w:date="2022-11-20T01:09:00Z">
        <w:r>
          <w:t>Link the two us</w:t>
        </w:r>
      </w:ins>
      <w:ins w:id="2699" w:author="Raphael Malyankar" w:date="2022-11-20T01:10:00Z">
        <w:r>
          <w:t xml:space="preserve">ing a </w:t>
        </w:r>
        <w:proofErr w:type="spellStart"/>
        <w:r w:rsidRPr="00A13477">
          <w:rPr>
            <w:b/>
            <w:bCs/>
          </w:rPr>
          <w:t>PemissionType</w:t>
        </w:r>
        <w:proofErr w:type="spellEnd"/>
        <w:r>
          <w:t xml:space="preserve"> with </w:t>
        </w:r>
        <w:proofErr w:type="spellStart"/>
        <w:r w:rsidRPr="00A13477">
          <w:rPr>
            <w:i/>
            <w:iCs/>
          </w:rPr>
          <w:t>categoryOfRelationship</w:t>
        </w:r>
        <w:proofErr w:type="spellEnd"/>
        <w:r w:rsidRPr="00A13477">
          <w:rPr>
            <w:i/>
            <w:iCs/>
          </w:rPr>
          <w:t xml:space="preserve"> = required</w:t>
        </w:r>
        <w:r>
          <w:t>.</w:t>
        </w:r>
      </w:ins>
    </w:p>
    <w:p w14:paraId="3950D376" w14:textId="5645E227" w:rsidR="00BE42F3" w:rsidRDefault="00BE42F3" w:rsidP="00BE42F3">
      <w:pPr>
        <w:rPr>
          <w:ins w:id="2700" w:author="Raphael Malyankar" w:date="2022-11-20T01:20:00Z"/>
        </w:rPr>
      </w:pPr>
      <w:ins w:id="2701" w:author="Raphael Malyankar" w:date="2022-11-20T01:17:00Z">
        <w:r>
          <w:t xml:space="preserve">For the other relationships (prohibited, not recommended, etc.) </w:t>
        </w:r>
      </w:ins>
      <w:ins w:id="2702" w:author="Raphael Malyankar" w:date="2022-11-20T01:18:00Z">
        <w:r>
          <w:t>steps 2 and 3 should be modified accordingly (i.e., if use by certain kinds of vessels is “not reco</w:t>
        </w:r>
      </w:ins>
      <w:ins w:id="2703" w:author="Raphael Malyankar" w:date="2022-11-20T01:19:00Z">
        <w:r>
          <w:t xml:space="preserve">mmended” encode the description of that kind of vessels in an Applicability and create a linking </w:t>
        </w:r>
        <w:proofErr w:type="spellStart"/>
        <w:r w:rsidRPr="00BE42F3">
          <w:rPr>
            <w:b/>
            <w:bCs/>
          </w:rPr>
          <w:t>PermissionType</w:t>
        </w:r>
        <w:proofErr w:type="spellEnd"/>
        <w:r>
          <w:t xml:space="preserve"> with </w:t>
        </w:r>
        <w:proofErr w:type="spellStart"/>
        <w:r w:rsidRPr="00BE42F3">
          <w:rPr>
            <w:i/>
            <w:iCs/>
          </w:rPr>
          <w:t>category</w:t>
        </w:r>
      </w:ins>
      <w:ins w:id="2704" w:author="Raphael Malyankar" w:date="2022-11-20T01:20:00Z">
        <w:r w:rsidRPr="00BE42F3">
          <w:rPr>
            <w:i/>
            <w:iCs/>
          </w:rPr>
          <w:t>OfRelationship</w:t>
        </w:r>
        <w:proofErr w:type="spellEnd"/>
        <w:r w:rsidRPr="00BE42F3">
          <w:rPr>
            <w:i/>
            <w:iCs/>
          </w:rPr>
          <w:t xml:space="preserve"> = not recommended</w:t>
        </w:r>
        <w:r>
          <w:t>).</w:t>
        </w:r>
      </w:ins>
    </w:p>
    <w:p w14:paraId="5201CFE7" w14:textId="41617AD5" w:rsidR="00BE42F3" w:rsidRDefault="00BE42F3" w:rsidP="00BE42F3">
      <w:pPr>
        <w:rPr>
          <w:ins w:id="2705" w:author="Raphael Malyankar" w:date="2022-11-20T00:57:00Z"/>
        </w:rPr>
      </w:pPr>
      <w:ins w:id="2706" w:author="Raphael Malyankar" w:date="2022-11-20T01:20:00Z">
        <w:r>
          <w:t>It is not necessary to create a separate instance of the geographic feature</w:t>
        </w:r>
      </w:ins>
      <w:ins w:id="2707" w:author="Raphael Malyankar" w:date="2022-11-20T01:21:00Z">
        <w:r w:rsidR="00C20025">
          <w:t xml:space="preserve"> </w:t>
        </w:r>
      </w:ins>
      <w:ins w:id="2708" w:author="Raphael Malyankar" w:date="2022-11-20T01:20:00Z">
        <w:r>
          <w:t>fo</w:t>
        </w:r>
      </w:ins>
      <w:ins w:id="2709" w:author="Raphael Malyankar" w:date="2022-11-20T01:21:00Z">
        <w:r>
          <w:t>r each type</w:t>
        </w:r>
        <w:r w:rsidR="00C20025">
          <w:t xml:space="preserve"> of relationship.</w:t>
        </w:r>
      </w:ins>
    </w:p>
    <w:p w14:paraId="1C1CA618" w14:textId="1A057C5D" w:rsidR="00C20025" w:rsidRDefault="00C20025" w:rsidP="00B671C1">
      <w:pPr>
        <w:pStyle w:val="Heading3"/>
        <w:rPr>
          <w:ins w:id="2710" w:author="Raphael Malyankar" w:date="2022-11-20T01:24:00Z"/>
        </w:rPr>
      </w:pPr>
      <w:bookmarkStart w:id="2711" w:name="_Toc120214488"/>
      <w:ins w:id="2712" w:author="Raphael Malyankar" w:date="2022-11-20T01:24:00Z">
        <w:r>
          <w:t xml:space="preserve">Constructing </w:t>
        </w:r>
      </w:ins>
      <w:ins w:id="2713" w:author="Raphael Malyankar" w:date="2022-11-20T01:25:00Z">
        <w:r>
          <w:t xml:space="preserve">the </w:t>
        </w:r>
      </w:ins>
      <w:ins w:id="2714" w:author="Raphael Malyankar" w:date="2022-11-20T01:24:00Z">
        <w:r>
          <w:t>Applicability information type</w:t>
        </w:r>
        <w:bookmarkEnd w:id="2711"/>
      </w:ins>
    </w:p>
    <w:p w14:paraId="17692C9D" w14:textId="54D21FD9" w:rsidR="000A12A1" w:rsidRDefault="000A12A1" w:rsidP="000A12A1">
      <w:pPr>
        <w:rPr>
          <w:ins w:id="2715" w:author="Raphael Malyankar" w:date="2022-11-19T22:20:00Z"/>
        </w:rPr>
      </w:pPr>
      <w:ins w:id="2716" w:author="Raphael Malyankar" w:date="2022-11-19T22:20:00Z">
        <w:r>
          <w:t xml:space="preserve">Where the source material describes complex conditions, encoders may find it useful to write out the conditions in structured language with grouping parentheses, for example, as </w:t>
        </w:r>
        <w:r w:rsidRPr="00D66E73">
          <w:rPr>
            <w:i/>
            <w:iCs/>
          </w:rPr>
          <w:t>“(condition A) AND (condition B) AND (condition C)</w:t>
        </w:r>
        <w:r>
          <w:t xml:space="preserve">”, or draw diagrams, before encoding </w:t>
        </w:r>
        <w:r w:rsidRPr="00DC7C05">
          <w:rPr>
            <w:b/>
            <w:bCs/>
          </w:rPr>
          <w:t>Applicability</w:t>
        </w:r>
        <w:r w:rsidRPr="00D66E73">
          <w:t xml:space="preserve"> and its associations.</w:t>
        </w:r>
        <w:r>
          <w:t xml:space="preserve"> </w:t>
        </w:r>
      </w:ins>
    </w:p>
    <w:p w14:paraId="38E14832" w14:textId="61C516BE" w:rsidR="000A12A1" w:rsidRDefault="000A12A1" w:rsidP="000A12A1">
      <w:pPr>
        <w:rPr>
          <w:ins w:id="2717" w:author="Raphael Malyankar" w:date="2022-11-19T22:24:00Z"/>
        </w:rPr>
      </w:pPr>
      <w:ins w:id="2718" w:author="Raphael Malyankar" w:date="2022-11-19T22:20:00Z">
        <w:r>
          <w:t xml:space="preserve">Note that the model limitation </w:t>
        </w:r>
      </w:ins>
      <w:ins w:id="2719" w:author="Raphael Malyankar" w:date="2022-11-19T22:21:00Z">
        <w:r>
          <w:t xml:space="preserve">on mixing logical connectives </w:t>
        </w:r>
      </w:ins>
      <w:ins w:id="2720" w:author="Raphael Malyankar" w:date="2022-11-19T22:20:00Z">
        <w:r>
          <w:t xml:space="preserve">means </w:t>
        </w:r>
      </w:ins>
      <w:ins w:id="2721" w:author="Raphael Malyankar" w:date="2022-11-19T22:22:00Z">
        <w:r>
          <w:t xml:space="preserve">some forms of </w:t>
        </w:r>
      </w:ins>
      <w:ins w:id="2722" w:author="Raphael Malyankar" w:date="2022-11-19T22:21:00Z">
        <w:r>
          <w:t>conditions</w:t>
        </w:r>
      </w:ins>
      <w:ins w:id="2723" w:author="Raphael Malyankar" w:date="2022-11-19T22:20:00Z">
        <w:r>
          <w:t xml:space="preserve"> </w:t>
        </w:r>
      </w:ins>
      <w:ins w:id="2724" w:author="Raphael Malyankar" w:date="2022-11-19T22:23:00Z">
        <w:r>
          <w:t>which use “nesting”</w:t>
        </w:r>
      </w:ins>
      <w:ins w:id="2725" w:author="Raphael Malyankar" w:date="2022-11-19T22:20:00Z">
        <w:r>
          <w:t xml:space="preserve"> cannot be encoded in a single </w:t>
        </w:r>
        <w:r w:rsidRPr="003D474D">
          <w:rPr>
            <w:b/>
            <w:bCs/>
          </w:rPr>
          <w:t>Applicability</w:t>
        </w:r>
        <w:r>
          <w:t xml:space="preserve"> instance</w:t>
        </w:r>
      </w:ins>
      <w:ins w:id="2726" w:author="Raphael Malyankar" w:date="2022-11-19T22:23:00Z">
        <w:r>
          <w:t xml:space="preserve"> and multiple instances must be created.</w:t>
        </w:r>
      </w:ins>
    </w:p>
    <w:p w14:paraId="437BE0CF" w14:textId="3B4F6749" w:rsidR="000A12A1" w:rsidRDefault="000A12A1" w:rsidP="000A12A1">
      <w:pPr>
        <w:rPr>
          <w:ins w:id="2727" w:author="Raphael Malyankar" w:date="2022-11-19T22:26:00Z"/>
        </w:rPr>
      </w:pPr>
      <w:ins w:id="2728" w:author="Raphael Malyankar" w:date="2022-11-19T22:24:00Z">
        <w:r>
          <w:t xml:space="preserve">EXAMPLE: The </w:t>
        </w:r>
      </w:ins>
      <w:ins w:id="2729" w:author="Raphael Malyankar" w:date="2022-11-19T22:25:00Z">
        <w:r w:rsidR="00AE503C">
          <w:t xml:space="preserve">complex </w:t>
        </w:r>
      </w:ins>
      <w:ins w:id="2730" w:author="Raphael Malyankar" w:date="2022-11-19T22:24:00Z">
        <w:r w:rsidR="00AE503C">
          <w:t xml:space="preserve">condition </w:t>
        </w:r>
        <w:r w:rsidR="00AE503C" w:rsidRPr="00AE503C">
          <w:t>“(condition A) AND ((condition B) OR (condition C))”</w:t>
        </w:r>
      </w:ins>
      <w:ins w:id="2731" w:author="Raphael Malyankar" w:date="2022-11-19T22:25:00Z">
        <w:r w:rsidR="00AE503C">
          <w:t xml:space="preserve"> must be encoded as two </w:t>
        </w:r>
        <w:r w:rsidR="00AE503C" w:rsidRPr="000A12A1">
          <w:rPr>
            <w:b/>
            <w:bCs/>
          </w:rPr>
          <w:t>Applicability</w:t>
        </w:r>
        <w:r w:rsidR="00AE503C">
          <w:t xml:space="preserve"> instances</w:t>
        </w:r>
      </w:ins>
      <w:ins w:id="2732" w:author="Raphael Malyankar" w:date="2022-11-19T22:26:00Z">
        <w:r w:rsidR="00AE503C">
          <w:t xml:space="preserve">, </w:t>
        </w:r>
      </w:ins>
      <w:ins w:id="2733" w:author="Raphael Malyankar" w:date="2022-11-19T22:25:00Z">
        <w:r w:rsidR="00AE503C">
          <w:t>one with “(condition A) AND (condition B)” and the other with “(condition A) AND (condition C)”.</w:t>
        </w:r>
      </w:ins>
    </w:p>
    <w:p w14:paraId="4443230E" w14:textId="270583F9" w:rsidR="00AE503C" w:rsidRDefault="00AE503C" w:rsidP="00AE503C">
      <w:pPr>
        <w:pStyle w:val="Caption"/>
        <w:keepNext/>
        <w:rPr>
          <w:ins w:id="2734" w:author="Raphael Malyankar" w:date="2022-11-19T22:29:00Z"/>
        </w:rPr>
      </w:pPr>
      <w:ins w:id="2735" w:author="Raphael Malyankar" w:date="2022-11-19T22:29:00Z">
        <w:r>
          <w:t xml:space="preserve">Table </w:t>
        </w:r>
        <w:r>
          <w:fldChar w:fldCharType="begin"/>
        </w:r>
        <w:r>
          <w:instrText xml:space="preserve"> STYLEREF 1 \s </w:instrText>
        </w:r>
      </w:ins>
      <w:r>
        <w:fldChar w:fldCharType="separate"/>
      </w:r>
      <w:r>
        <w:rPr>
          <w:noProof/>
        </w:rPr>
        <w:t>12</w:t>
      </w:r>
      <w:ins w:id="2736" w:author="Raphael Malyankar" w:date="2022-11-19T22:29:00Z">
        <w:r>
          <w:fldChar w:fldCharType="end"/>
        </w:r>
        <w:r>
          <w:t>.</w:t>
        </w:r>
        <w:r>
          <w:fldChar w:fldCharType="begin"/>
        </w:r>
        <w:r>
          <w:instrText xml:space="preserve"> SEQ Table \* ARABIC \s 1 </w:instrText>
        </w:r>
      </w:ins>
      <w:r>
        <w:fldChar w:fldCharType="separate"/>
      </w:r>
      <w:ins w:id="2737" w:author="Raphael Malyankar" w:date="2022-11-19T22:29:00Z">
        <w:r>
          <w:rPr>
            <w:noProof/>
          </w:rPr>
          <w:t>2</w:t>
        </w:r>
        <w:r>
          <w:fldChar w:fldCharType="end"/>
        </w:r>
        <w:r>
          <w:t xml:space="preserve"> - Example of conversion of complex condition to multiple simple conditions</w:t>
        </w:r>
      </w:ins>
    </w:p>
    <w:tbl>
      <w:tblPr>
        <w:tblStyle w:val="TableGrid"/>
        <w:tblW w:w="0" w:type="auto"/>
        <w:tblLook w:val="04A0" w:firstRow="1" w:lastRow="0" w:firstColumn="1" w:lastColumn="0" w:noHBand="0" w:noVBand="1"/>
      </w:tblPr>
      <w:tblGrid>
        <w:gridCol w:w="4508"/>
        <w:gridCol w:w="4508"/>
      </w:tblGrid>
      <w:tr w:rsidR="00AE503C" w:rsidRPr="00A23B2E" w14:paraId="1824A34E" w14:textId="77777777" w:rsidTr="00AE503C">
        <w:trPr>
          <w:ins w:id="2738" w:author="Raphael Malyankar" w:date="2022-11-19T22:28:00Z"/>
        </w:trPr>
        <w:tc>
          <w:tcPr>
            <w:tcW w:w="4508" w:type="dxa"/>
          </w:tcPr>
          <w:p w14:paraId="5617FCF2" w14:textId="77777777" w:rsidR="00AE503C" w:rsidRPr="006951B7" w:rsidRDefault="00AE503C" w:rsidP="00CE4DC2">
            <w:pPr>
              <w:rPr>
                <w:ins w:id="2739" w:author="Raphael Malyankar" w:date="2022-11-19T22:28:00Z"/>
                <w:b/>
                <w:bCs/>
              </w:rPr>
            </w:pPr>
            <w:ins w:id="2740" w:author="Raphael Malyankar" w:date="2022-11-19T22:28:00Z">
              <w:r w:rsidRPr="006951B7">
                <w:rPr>
                  <w:b/>
                  <w:bCs/>
                </w:rPr>
                <w:t>Complex condition</w:t>
              </w:r>
            </w:ins>
          </w:p>
        </w:tc>
        <w:tc>
          <w:tcPr>
            <w:tcW w:w="4508" w:type="dxa"/>
          </w:tcPr>
          <w:p w14:paraId="714FA973" w14:textId="77777777" w:rsidR="00AE503C" w:rsidRPr="006951B7" w:rsidRDefault="00AE503C" w:rsidP="00CE4DC2">
            <w:pPr>
              <w:rPr>
                <w:ins w:id="2741" w:author="Raphael Malyankar" w:date="2022-11-19T22:28:00Z"/>
                <w:b/>
                <w:bCs/>
              </w:rPr>
            </w:pPr>
            <w:ins w:id="2742" w:author="Raphael Malyankar" w:date="2022-11-19T22:28:00Z">
              <w:r w:rsidRPr="006951B7">
                <w:rPr>
                  <w:b/>
                  <w:bCs/>
                </w:rPr>
                <w:t>Encode as</w:t>
              </w:r>
            </w:ins>
          </w:p>
        </w:tc>
      </w:tr>
      <w:tr w:rsidR="00AE503C" w:rsidRPr="00A23B2E" w14:paraId="22540292" w14:textId="77777777" w:rsidTr="00AE503C">
        <w:trPr>
          <w:ins w:id="2743" w:author="Raphael Malyankar" w:date="2022-11-19T22:28:00Z"/>
        </w:trPr>
        <w:tc>
          <w:tcPr>
            <w:tcW w:w="4508" w:type="dxa"/>
          </w:tcPr>
          <w:p w14:paraId="49F68591" w14:textId="77777777" w:rsidR="00AE503C" w:rsidRDefault="00AE503C" w:rsidP="006951B7">
            <w:pPr>
              <w:spacing w:after="120" w:line="240" w:lineRule="auto"/>
              <w:rPr>
                <w:ins w:id="2744" w:author="Raphael Malyankar" w:date="2022-11-19T22:28:00Z"/>
              </w:rPr>
            </w:pPr>
            <w:ins w:id="2745" w:author="Raphael Malyankar" w:date="2022-11-19T22:28:00Z">
              <w:r w:rsidRPr="00A23B2E">
                <w:lastRenderedPageBreak/>
                <w:t>(condition A)</w:t>
              </w:r>
            </w:ins>
          </w:p>
          <w:p w14:paraId="52113FF1" w14:textId="77777777" w:rsidR="00AE503C" w:rsidRDefault="00AE503C" w:rsidP="006951B7">
            <w:pPr>
              <w:spacing w:after="120" w:line="240" w:lineRule="auto"/>
              <w:rPr>
                <w:ins w:id="2746" w:author="Raphael Malyankar" w:date="2022-11-19T22:28:00Z"/>
              </w:rPr>
            </w:pPr>
            <w:ins w:id="2747" w:author="Raphael Malyankar" w:date="2022-11-19T22:28:00Z">
              <w:r w:rsidRPr="00A23B2E">
                <w:t>AND</w:t>
              </w:r>
            </w:ins>
          </w:p>
          <w:p w14:paraId="5099AAFF" w14:textId="686A5379" w:rsidR="00AE503C" w:rsidRPr="00A23B2E" w:rsidRDefault="00AE503C" w:rsidP="006951B7">
            <w:pPr>
              <w:spacing w:after="120" w:line="240" w:lineRule="auto"/>
              <w:rPr>
                <w:ins w:id="2748" w:author="Raphael Malyankar" w:date="2022-11-19T22:28:00Z"/>
              </w:rPr>
            </w:pPr>
            <w:ins w:id="2749" w:author="Raphael Malyankar" w:date="2022-11-19T22:28:00Z">
              <w:r w:rsidRPr="00A23B2E">
                <w:t>((condition B) OR (condition C))</w:t>
              </w:r>
            </w:ins>
          </w:p>
        </w:tc>
        <w:tc>
          <w:tcPr>
            <w:tcW w:w="4508" w:type="dxa"/>
          </w:tcPr>
          <w:p w14:paraId="3F625A1F" w14:textId="0CAA69B1" w:rsidR="00AE503C" w:rsidRDefault="00AE503C" w:rsidP="00CE4DC2">
            <w:pPr>
              <w:rPr>
                <w:ins w:id="2750" w:author="Raphael Malyankar" w:date="2022-11-19T22:29:00Z"/>
              </w:rPr>
            </w:pPr>
            <w:ins w:id="2751" w:author="Raphael Malyankar" w:date="2022-11-19T22:30:00Z">
              <w:r>
                <w:t xml:space="preserve">Applicability 1: </w:t>
              </w:r>
            </w:ins>
            <w:ins w:id="2752" w:author="Raphael Malyankar" w:date="2022-11-19T22:28:00Z">
              <w:r w:rsidRPr="00A23B2E">
                <w:t>(condition A) AND (condition B)</w:t>
              </w:r>
            </w:ins>
          </w:p>
          <w:p w14:paraId="3241D34D" w14:textId="4EA4B543" w:rsidR="00AE503C" w:rsidRPr="00A23B2E" w:rsidRDefault="00AE503C" w:rsidP="00CE4DC2">
            <w:pPr>
              <w:rPr>
                <w:ins w:id="2753" w:author="Raphael Malyankar" w:date="2022-11-19T22:28:00Z"/>
              </w:rPr>
            </w:pPr>
            <w:ins w:id="2754" w:author="Raphael Malyankar" w:date="2022-11-19T22:30:00Z">
              <w:r>
                <w:t xml:space="preserve">Applicability 2: </w:t>
              </w:r>
            </w:ins>
            <w:ins w:id="2755" w:author="Raphael Malyankar" w:date="2022-11-19T22:29:00Z">
              <w:r w:rsidRPr="00AE503C">
                <w:t>(condition A) AND (condition C)</w:t>
              </w:r>
            </w:ins>
          </w:p>
        </w:tc>
      </w:tr>
    </w:tbl>
    <w:p w14:paraId="1FF007A0" w14:textId="77777777" w:rsidR="00AE503C" w:rsidRDefault="00AE503C" w:rsidP="000A12A1">
      <w:pPr>
        <w:rPr>
          <w:ins w:id="2756" w:author="Raphael Malyankar" w:date="2022-11-19T22:20:00Z"/>
        </w:rPr>
      </w:pPr>
    </w:p>
    <w:p w14:paraId="359B72BE" w14:textId="77777777" w:rsidR="000A12A1" w:rsidRDefault="000A12A1" w:rsidP="000A12A1">
      <w:pPr>
        <w:rPr>
          <w:ins w:id="2757" w:author="Raphael Malyankar" w:date="2022-11-19T22:20:00Z"/>
        </w:rPr>
      </w:pPr>
      <w:ins w:id="2758" w:author="Raphael Malyankar" w:date="2022-11-19T22:20:00Z">
        <w:r>
          <w:t>Data producers may contact NIPWG with questions about encoding complex conditions.</w:t>
        </w:r>
      </w:ins>
    </w:p>
    <w:p w14:paraId="7E5030BA" w14:textId="0FDA35E9" w:rsidR="008F3A75" w:rsidRDefault="000A12A1" w:rsidP="000A12A1">
      <w:pPr>
        <w:rPr>
          <w:ins w:id="2759" w:author="Raphael Malyankar" w:date="2022-11-19T22:20:00Z"/>
        </w:rPr>
      </w:pPr>
      <w:ins w:id="2760" w:author="Raphael Malyankar" w:date="2022-11-19T22:20:00Z">
        <w:r>
          <w:t xml:space="preserve">As a last resort, conditions may be written as phrases in natural language and encoded in the </w:t>
        </w:r>
        <w:r w:rsidRPr="000A12A1">
          <w:rPr>
            <w:i/>
            <w:iCs/>
          </w:rPr>
          <w:t>information</w:t>
        </w:r>
        <w:r>
          <w:t xml:space="preserve"> attribute.</w:t>
        </w:r>
      </w:ins>
      <w:ins w:id="2761" w:author="Raphael Malyankar" w:date="2022-11-20T01:13:00Z">
        <w:r w:rsidR="00A13477">
          <w:t xml:space="preserve"> It is acceptable for an </w:t>
        </w:r>
        <w:r w:rsidR="00A13477" w:rsidRPr="00A13477">
          <w:rPr>
            <w:b/>
            <w:bCs/>
          </w:rPr>
          <w:t>Applicability</w:t>
        </w:r>
        <w:r w:rsidR="00A13477">
          <w:t xml:space="preserve"> to have only the </w:t>
        </w:r>
        <w:r w:rsidR="00A13477" w:rsidRPr="00A13477">
          <w:rPr>
            <w:i/>
            <w:iCs/>
          </w:rPr>
          <w:t>information</w:t>
        </w:r>
        <w:r w:rsidR="00A13477">
          <w:t xml:space="preserve"> attribute populated.</w:t>
        </w:r>
      </w:ins>
    </w:p>
    <w:p w14:paraId="5669BF23" w14:textId="77777777" w:rsidR="00677BE7" w:rsidRDefault="00677BE7" w:rsidP="00716062">
      <w:pPr>
        <w:pStyle w:val="Heading2"/>
      </w:pPr>
      <w:bookmarkStart w:id="2762" w:name="_Toc120214489"/>
      <w:r w:rsidRPr="00240940">
        <w:t>Applicability</w:t>
      </w:r>
      <w:bookmarkEnd w:id="2639"/>
      <w:bookmarkEnd w:id="27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9"/>
        <w:gridCol w:w="1164"/>
        <w:gridCol w:w="136"/>
        <w:gridCol w:w="625"/>
        <w:gridCol w:w="616"/>
        <w:gridCol w:w="883"/>
        <w:gridCol w:w="454"/>
        <w:gridCol w:w="307"/>
        <w:gridCol w:w="311"/>
        <w:gridCol w:w="1187"/>
        <w:gridCol w:w="74"/>
        <w:gridCol w:w="690"/>
        <w:gridCol w:w="892"/>
        <w:gridCol w:w="608"/>
      </w:tblGrid>
      <w:tr w:rsidR="00677BE7" w:rsidRPr="00240940" w14:paraId="0CB6439B" w14:textId="77777777" w:rsidTr="00B131AF">
        <w:tc>
          <w:tcPr>
            <w:tcW w:w="5000" w:type="pct"/>
            <w:gridSpan w:val="14"/>
            <w:shd w:val="clear" w:color="auto" w:fill="auto"/>
          </w:tcPr>
          <w:p w14:paraId="31D67E41" w14:textId="77777777" w:rsidR="00677BE7" w:rsidRPr="00240940" w:rsidRDefault="00677BE7" w:rsidP="00B131AF">
            <w:pPr>
              <w:spacing w:before="120" w:after="120"/>
              <w:rPr>
                <w:rFonts w:cs="Arial"/>
              </w:rPr>
            </w:pPr>
            <w:r w:rsidRPr="00240940">
              <w:rPr>
                <w:rFonts w:cs="Arial"/>
                <w:u w:val="single"/>
              </w:rPr>
              <w:t>IHO Definition:</w:t>
            </w:r>
            <w:r>
              <w:rPr>
                <w:rFonts w:cs="Arial"/>
              </w:rPr>
              <w:t xml:space="preserve"> Describes the relationship between vessel characteristics and: (</w:t>
            </w:r>
            <w:proofErr w:type="spellStart"/>
            <w:r>
              <w:rPr>
                <w:rFonts w:cs="Arial"/>
              </w:rPr>
              <w:t>i</w:t>
            </w:r>
            <w:proofErr w:type="spellEnd"/>
            <w:r>
              <w:rPr>
                <w:rFonts w:cs="Arial"/>
              </w:rPr>
              <w:t>) the applicability of an associated information object or feature to the vessel; or, (ii) the use of a facility, place, or service by the vessel; or, (iii) passage of the vessel through an area.</w:t>
            </w:r>
          </w:p>
        </w:tc>
      </w:tr>
      <w:tr w:rsidR="00677BE7" w:rsidRPr="00240940" w14:paraId="54A9DCAC" w14:textId="77777777" w:rsidTr="00B131AF">
        <w:tc>
          <w:tcPr>
            <w:tcW w:w="5000" w:type="pct"/>
            <w:gridSpan w:val="14"/>
            <w:shd w:val="clear" w:color="auto" w:fill="auto"/>
          </w:tcPr>
          <w:p w14:paraId="474C496E" w14:textId="77777777" w:rsidR="00677BE7" w:rsidRPr="00240940" w:rsidRDefault="00677BE7" w:rsidP="00B131AF">
            <w:pPr>
              <w:spacing w:before="120" w:after="120"/>
              <w:rPr>
                <w:rFonts w:cs="Arial"/>
                <w:b/>
              </w:rPr>
            </w:pPr>
            <w:r w:rsidRPr="00240940">
              <w:rPr>
                <w:rFonts w:cs="Arial"/>
                <w:b/>
                <w:u w:val="single"/>
              </w:rPr>
              <w:t>S-10x Information Type:</w:t>
            </w:r>
            <w:r>
              <w:rPr>
                <w:rFonts w:cs="Arial"/>
                <w:b/>
              </w:rPr>
              <w:t xml:space="preserve"> Applicability</w:t>
            </w:r>
          </w:p>
        </w:tc>
      </w:tr>
      <w:tr w:rsidR="00677BE7" w:rsidRPr="00240940" w14:paraId="3A8E0819" w14:textId="77777777" w:rsidTr="00B131AF">
        <w:tc>
          <w:tcPr>
            <w:tcW w:w="5000" w:type="pct"/>
            <w:gridSpan w:val="14"/>
            <w:shd w:val="clear" w:color="auto" w:fill="auto"/>
          </w:tcPr>
          <w:p w14:paraId="138398EA" w14:textId="5812AFD3" w:rsidR="00677BE7" w:rsidRPr="00240940" w:rsidRDefault="00677BE7" w:rsidP="00B131AF">
            <w:pPr>
              <w:spacing w:before="120" w:after="120"/>
              <w:rPr>
                <w:rFonts w:cs="Arial"/>
                <w:b/>
              </w:rPr>
            </w:pPr>
            <w:r w:rsidRPr="00240940">
              <w:rPr>
                <w:rFonts w:cs="Arial"/>
                <w:b/>
                <w:u w:val="single"/>
              </w:rPr>
              <w:t>Super Type:</w:t>
            </w:r>
            <w:r>
              <w:rPr>
                <w:rFonts w:cs="Arial"/>
                <w:b/>
              </w:rPr>
              <w:t xml:space="preserve"> </w:t>
            </w:r>
            <w:proofErr w:type="spellStart"/>
            <w:r>
              <w:rPr>
                <w:rFonts w:cs="Arial"/>
                <w:b/>
              </w:rPr>
              <w:t>InformationType</w:t>
            </w:r>
            <w:proofErr w:type="spellEnd"/>
            <w:r w:rsidR="00F748E7">
              <w:rPr>
                <w:rFonts w:cs="Arial"/>
                <w:b/>
              </w:rPr>
              <w:t xml:space="preserve"> (</w:t>
            </w:r>
            <w:r w:rsidR="00F748E7">
              <w:rPr>
                <w:rFonts w:cs="Arial"/>
                <w:b/>
              </w:rPr>
              <w:fldChar w:fldCharType="begin"/>
            </w:r>
            <w:r w:rsidR="00F748E7">
              <w:rPr>
                <w:rFonts w:cs="Arial"/>
                <w:b/>
              </w:rPr>
              <w:instrText xml:space="preserve"> REF _Ref113291219 \r \h </w:instrText>
            </w:r>
            <w:r w:rsidR="00F748E7">
              <w:rPr>
                <w:rFonts w:cs="Arial"/>
                <w:b/>
              </w:rPr>
            </w:r>
            <w:r w:rsidR="00F748E7">
              <w:rPr>
                <w:rFonts w:cs="Arial"/>
                <w:b/>
              </w:rPr>
              <w:fldChar w:fldCharType="separate"/>
            </w:r>
            <w:r w:rsidR="00EE3F7C">
              <w:rPr>
                <w:rFonts w:cs="Arial"/>
                <w:b/>
              </w:rPr>
              <w:t>9.2</w:t>
            </w:r>
            <w:r w:rsidR="00F748E7">
              <w:rPr>
                <w:rFonts w:cs="Arial"/>
                <w:b/>
              </w:rPr>
              <w:fldChar w:fldCharType="end"/>
            </w:r>
            <w:r w:rsidR="00F748E7">
              <w:rPr>
                <w:rFonts w:cs="Arial"/>
                <w:b/>
              </w:rPr>
              <w:t>)</w:t>
            </w:r>
          </w:p>
        </w:tc>
      </w:tr>
      <w:tr w:rsidR="00677BE7" w:rsidRPr="00240940" w14:paraId="33DD7349" w14:textId="77777777" w:rsidTr="00B131AF">
        <w:tc>
          <w:tcPr>
            <w:tcW w:w="5000" w:type="pct"/>
            <w:gridSpan w:val="14"/>
            <w:shd w:val="clear" w:color="auto" w:fill="auto"/>
          </w:tcPr>
          <w:p w14:paraId="75D97EAC" w14:textId="77777777" w:rsidR="00677BE7" w:rsidRPr="00240940" w:rsidRDefault="00677BE7" w:rsidP="00B131AF">
            <w:pPr>
              <w:spacing w:before="120" w:after="120"/>
              <w:rPr>
                <w:rFonts w:cs="Arial"/>
                <w:b/>
              </w:rPr>
            </w:pPr>
            <w:r w:rsidRPr="00240940">
              <w:rPr>
                <w:rFonts w:cs="Arial"/>
                <w:b/>
                <w:u w:val="single"/>
              </w:rPr>
              <w:t>Primitives:</w:t>
            </w:r>
            <w:r w:rsidRPr="00240940">
              <w:rPr>
                <w:rFonts w:cs="Arial"/>
                <w:b/>
              </w:rPr>
              <w:t xml:space="preserve"> None</w:t>
            </w:r>
            <w:r>
              <w:rPr>
                <w:rFonts w:cs="Arial"/>
                <w:b/>
              </w:rPr>
              <w:t xml:space="preserve"> </w:t>
            </w:r>
          </w:p>
        </w:tc>
      </w:tr>
      <w:tr w:rsidR="00677BE7" w:rsidRPr="00240940" w14:paraId="1F115B1E" w14:textId="77777777" w:rsidTr="00B131AF">
        <w:tc>
          <w:tcPr>
            <w:tcW w:w="1249" w:type="pct"/>
            <w:gridSpan w:val="2"/>
            <w:shd w:val="clear" w:color="auto" w:fill="auto"/>
          </w:tcPr>
          <w:p w14:paraId="519C9973" w14:textId="77777777" w:rsidR="00677BE7" w:rsidRDefault="00677BE7" w:rsidP="00B131AF">
            <w:pPr>
              <w:spacing w:before="120"/>
              <w:rPr>
                <w:rFonts w:cs="Arial"/>
                <w:i/>
                <w:color w:val="0000FF"/>
                <w:sz w:val="18"/>
              </w:rPr>
            </w:pPr>
            <w:r w:rsidRPr="00240940">
              <w:rPr>
                <w:rFonts w:cs="Arial"/>
                <w:i/>
                <w:color w:val="0000FF"/>
                <w:sz w:val="18"/>
              </w:rPr>
              <w:t>Real World</w:t>
            </w:r>
          </w:p>
          <w:p w14:paraId="7FB7BA1F" w14:textId="77777777" w:rsidR="00677BE7" w:rsidRPr="00240940" w:rsidRDefault="00677BE7" w:rsidP="00B131AF">
            <w:pPr>
              <w:spacing w:before="120"/>
              <w:rPr>
                <w:rFonts w:cs="Arial"/>
                <w:i/>
                <w:color w:val="0000FF"/>
                <w:sz w:val="18"/>
              </w:rPr>
            </w:pPr>
          </w:p>
        </w:tc>
        <w:tc>
          <w:tcPr>
            <w:tcW w:w="1667" w:type="pct"/>
            <w:gridSpan w:val="6"/>
            <w:shd w:val="clear" w:color="auto" w:fill="auto"/>
          </w:tcPr>
          <w:p w14:paraId="466C464D" w14:textId="77777777" w:rsidR="00677BE7" w:rsidRDefault="00677BE7" w:rsidP="00B131AF">
            <w:pPr>
              <w:spacing w:before="120"/>
              <w:rPr>
                <w:rFonts w:cs="Arial"/>
                <w:i/>
                <w:color w:val="0000FF"/>
                <w:sz w:val="18"/>
              </w:rPr>
            </w:pPr>
            <w:r w:rsidRPr="00240940">
              <w:rPr>
                <w:rFonts w:cs="Arial"/>
                <w:i/>
                <w:color w:val="0000FF"/>
                <w:sz w:val="18"/>
              </w:rPr>
              <w:t>Paper Chart Symbol</w:t>
            </w:r>
          </w:p>
          <w:p w14:paraId="42D1C85F" w14:textId="77777777" w:rsidR="00677BE7" w:rsidRPr="00240940" w:rsidRDefault="00677BE7" w:rsidP="00B131AF">
            <w:pPr>
              <w:spacing w:before="120"/>
              <w:rPr>
                <w:rFonts w:cs="Arial"/>
                <w:i/>
                <w:color w:val="0000FF"/>
                <w:sz w:val="18"/>
              </w:rPr>
            </w:pPr>
          </w:p>
        </w:tc>
        <w:tc>
          <w:tcPr>
            <w:tcW w:w="2084" w:type="pct"/>
            <w:gridSpan w:val="6"/>
            <w:shd w:val="clear" w:color="auto" w:fill="auto"/>
          </w:tcPr>
          <w:p w14:paraId="0500BA89" w14:textId="77777777" w:rsidR="00677BE7" w:rsidRDefault="00677BE7" w:rsidP="00B131AF">
            <w:pPr>
              <w:spacing w:before="120"/>
              <w:rPr>
                <w:rFonts w:cs="Arial"/>
                <w:i/>
                <w:color w:val="0000FF"/>
                <w:sz w:val="18"/>
              </w:rPr>
            </w:pPr>
            <w:r w:rsidRPr="00240940">
              <w:rPr>
                <w:rFonts w:cs="Arial"/>
                <w:i/>
                <w:color w:val="0000FF"/>
                <w:sz w:val="18"/>
              </w:rPr>
              <w:t>ECDIS Symbol</w:t>
            </w:r>
          </w:p>
          <w:p w14:paraId="0800BAF7" w14:textId="77777777" w:rsidR="00677BE7" w:rsidRPr="00240940" w:rsidRDefault="00677BE7" w:rsidP="00B131AF">
            <w:pPr>
              <w:spacing w:before="120"/>
              <w:rPr>
                <w:rFonts w:cs="Arial"/>
                <w:i/>
                <w:color w:val="0000FF"/>
                <w:sz w:val="18"/>
              </w:rPr>
            </w:pPr>
          </w:p>
        </w:tc>
      </w:tr>
      <w:tr w:rsidR="00677BE7" w:rsidRPr="00240940" w14:paraId="6CE6A356" w14:textId="77777777" w:rsidTr="00B131AF">
        <w:tc>
          <w:tcPr>
            <w:tcW w:w="1665" w:type="pct"/>
            <w:gridSpan w:val="4"/>
            <w:shd w:val="clear" w:color="auto" w:fill="auto"/>
          </w:tcPr>
          <w:p w14:paraId="77E14904" w14:textId="77777777" w:rsidR="00677BE7" w:rsidRPr="00240940" w:rsidRDefault="00677BE7" w:rsidP="00B131AF">
            <w:pPr>
              <w:spacing w:before="120" w:after="120"/>
              <w:rPr>
                <w:rFonts w:cs="Arial"/>
                <w:b/>
              </w:rPr>
            </w:pPr>
            <w:r w:rsidRPr="00240940">
              <w:rPr>
                <w:rFonts w:cs="Arial"/>
                <w:b/>
              </w:rPr>
              <w:t>S-10x Attribute</w:t>
            </w:r>
          </w:p>
        </w:tc>
        <w:tc>
          <w:tcPr>
            <w:tcW w:w="834" w:type="pct"/>
            <w:gridSpan w:val="2"/>
            <w:shd w:val="clear" w:color="auto" w:fill="auto"/>
          </w:tcPr>
          <w:p w14:paraId="18BB045C" w14:textId="77777777" w:rsidR="00677BE7" w:rsidRPr="00240940" w:rsidRDefault="00677BE7" w:rsidP="00B131AF">
            <w:pPr>
              <w:spacing w:before="120" w:after="120"/>
              <w:rPr>
                <w:rFonts w:cs="Arial"/>
                <w:b/>
              </w:rPr>
            </w:pPr>
            <w:r w:rsidRPr="00240940">
              <w:rPr>
                <w:rFonts w:cs="Arial"/>
                <w:b/>
              </w:rPr>
              <w:t>S-57  Acronym</w:t>
            </w:r>
          </w:p>
        </w:tc>
        <w:tc>
          <w:tcPr>
            <w:tcW w:w="1250" w:type="pct"/>
            <w:gridSpan w:val="4"/>
            <w:shd w:val="clear" w:color="auto" w:fill="auto"/>
          </w:tcPr>
          <w:p w14:paraId="59A2F218" w14:textId="77777777" w:rsidR="00677BE7" w:rsidRPr="00240940" w:rsidRDefault="00677BE7" w:rsidP="00B131AF">
            <w:pPr>
              <w:spacing w:before="120" w:after="120"/>
              <w:rPr>
                <w:rFonts w:cs="Arial"/>
                <w:b/>
              </w:rPr>
            </w:pPr>
            <w:r w:rsidRPr="00240940">
              <w:rPr>
                <w:rFonts w:cs="Arial"/>
                <w:b/>
              </w:rPr>
              <w:t>Allowable Encoding Value</w:t>
            </w:r>
          </w:p>
        </w:tc>
        <w:tc>
          <w:tcPr>
            <w:tcW w:w="417" w:type="pct"/>
            <w:gridSpan w:val="2"/>
            <w:shd w:val="clear" w:color="auto" w:fill="auto"/>
          </w:tcPr>
          <w:p w14:paraId="5B2E7728" w14:textId="77777777" w:rsidR="00677BE7" w:rsidRPr="00240940" w:rsidRDefault="00677BE7" w:rsidP="00B131AF">
            <w:pPr>
              <w:spacing w:before="120" w:after="120"/>
              <w:rPr>
                <w:rFonts w:cs="Arial"/>
                <w:b/>
              </w:rPr>
            </w:pPr>
            <w:r w:rsidRPr="00240940">
              <w:rPr>
                <w:rFonts w:cs="Arial"/>
                <w:b/>
              </w:rPr>
              <w:t>Type</w:t>
            </w:r>
          </w:p>
        </w:tc>
        <w:tc>
          <w:tcPr>
            <w:tcW w:w="834" w:type="pct"/>
            <w:gridSpan w:val="2"/>
            <w:shd w:val="clear" w:color="auto" w:fill="auto"/>
          </w:tcPr>
          <w:p w14:paraId="209E1DB6" w14:textId="77777777" w:rsidR="00677BE7" w:rsidRPr="00240940" w:rsidRDefault="00677BE7" w:rsidP="00B131AF">
            <w:pPr>
              <w:spacing w:before="120" w:after="120"/>
              <w:rPr>
                <w:rFonts w:cs="Arial"/>
                <w:b/>
              </w:rPr>
            </w:pPr>
            <w:r w:rsidRPr="00240940">
              <w:rPr>
                <w:rFonts w:cs="Arial"/>
                <w:b/>
              </w:rPr>
              <w:t>Multiplicity</w:t>
            </w:r>
          </w:p>
        </w:tc>
      </w:tr>
      <w:tr w:rsidR="00677BE7" w:rsidRPr="00240940" w14:paraId="327903D4" w14:textId="77777777" w:rsidTr="00B131AF">
        <w:tc>
          <w:tcPr>
            <w:tcW w:w="1665" w:type="pct"/>
            <w:gridSpan w:val="4"/>
            <w:shd w:val="clear" w:color="auto" w:fill="auto"/>
          </w:tcPr>
          <w:p w14:paraId="6714FA60" w14:textId="77777777" w:rsidR="00677BE7" w:rsidRPr="00240940" w:rsidRDefault="00677BE7" w:rsidP="00B131AF">
            <w:pPr>
              <w:spacing w:before="120" w:after="120"/>
              <w:rPr>
                <w:rFonts w:cs="Arial"/>
                <w:sz w:val="18"/>
              </w:rPr>
            </w:pPr>
            <w:r>
              <w:rPr>
                <w:rFonts w:cs="Arial"/>
                <w:sz w:val="18"/>
              </w:rPr>
              <w:t>In Ballast</w:t>
            </w:r>
          </w:p>
        </w:tc>
        <w:tc>
          <w:tcPr>
            <w:tcW w:w="834" w:type="pct"/>
            <w:gridSpan w:val="2"/>
            <w:shd w:val="clear" w:color="auto" w:fill="auto"/>
          </w:tcPr>
          <w:p w14:paraId="2AD61084" w14:textId="77777777" w:rsidR="00677BE7" w:rsidRPr="00240940" w:rsidRDefault="00677BE7" w:rsidP="00B131AF">
            <w:pPr>
              <w:spacing w:before="120" w:after="120"/>
              <w:rPr>
                <w:rFonts w:cs="Arial"/>
                <w:sz w:val="18"/>
              </w:rPr>
            </w:pPr>
          </w:p>
        </w:tc>
        <w:tc>
          <w:tcPr>
            <w:tcW w:w="1250" w:type="pct"/>
            <w:gridSpan w:val="4"/>
            <w:shd w:val="clear" w:color="auto" w:fill="auto"/>
          </w:tcPr>
          <w:p w14:paraId="7144510C" w14:textId="77777777" w:rsidR="00677BE7" w:rsidRPr="00240940" w:rsidRDefault="00677BE7" w:rsidP="00B131AF">
            <w:pPr>
              <w:spacing w:before="120" w:after="120"/>
              <w:rPr>
                <w:rFonts w:cs="Arial"/>
                <w:sz w:val="18"/>
              </w:rPr>
            </w:pPr>
          </w:p>
        </w:tc>
        <w:tc>
          <w:tcPr>
            <w:tcW w:w="417" w:type="pct"/>
            <w:gridSpan w:val="2"/>
            <w:shd w:val="clear" w:color="auto" w:fill="auto"/>
          </w:tcPr>
          <w:p w14:paraId="64E622EE" w14:textId="77777777" w:rsidR="00677BE7" w:rsidRPr="00240940" w:rsidRDefault="00677BE7" w:rsidP="00B131AF">
            <w:pPr>
              <w:spacing w:before="120" w:after="120"/>
              <w:rPr>
                <w:rFonts w:cs="Arial"/>
                <w:sz w:val="18"/>
              </w:rPr>
            </w:pPr>
            <w:r>
              <w:rPr>
                <w:rFonts w:cs="Arial"/>
                <w:sz w:val="18"/>
              </w:rPr>
              <w:t>BO</w:t>
            </w:r>
          </w:p>
        </w:tc>
        <w:tc>
          <w:tcPr>
            <w:tcW w:w="834" w:type="pct"/>
            <w:gridSpan w:val="2"/>
            <w:shd w:val="clear" w:color="auto" w:fill="auto"/>
          </w:tcPr>
          <w:p w14:paraId="6BD7021D" w14:textId="77777777" w:rsidR="00677BE7" w:rsidRPr="00240940" w:rsidRDefault="00677BE7" w:rsidP="00B131AF">
            <w:pPr>
              <w:spacing w:before="120" w:after="120"/>
              <w:rPr>
                <w:rFonts w:cs="Arial"/>
                <w:sz w:val="18"/>
              </w:rPr>
            </w:pPr>
            <w:r>
              <w:rPr>
                <w:rFonts w:cs="Arial"/>
                <w:sz w:val="18"/>
              </w:rPr>
              <w:t>0, 1</w:t>
            </w:r>
          </w:p>
        </w:tc>
      </w:tr>
      <w:tr w:rsidR="00677BE7" w:rsidRPr="00240940" w14:paraId="357A9B7C" w14:textId="77777777" w:rsidTr="00B131AF">
        <w:tc>
          <w:tcPr>
            <w:tcW w:w="1665" w:type="pct"/>
            <w:gridSpan w:val="4"/>
            <w:shd w:val="clear" w:color="auto" w:fill="auto"/>
          </w:tcPr>
          <w:p w14:paraId="6794A811" w14:textId="77777777" w:rsidR="00677BE7" w:rsidRPr="00240940" w:rsidRDefault="00677BE7" w:rsidP="00B131AF">
            <w:pPr>
              <w:spacing w:before="120" w:after="120"/>
              <w:rPr>
                <w:rFonts w:cs="Arial"/>
                <w:sz w:val="18"/>
              </w:rPr>
            </w:pPr>
            <w:r>
              <w:rPr>
                <w:rFonts w:cs="Arial"/>
                <w:sz w:val="18"/>
              </w:rPr>
              <w:t>Category of Cargo</w:t>
            </w:r>
          </w:p>
        </w:tc>
        <w:tc>
          <w:tcPr>
            <w:tcW w:w="834" w:type="pct"/>
            <w:gridSpan w:val="2"/>
            <w:shd w:val="clear" w:color="auto" w:fill="auto"/>
          </w:tcPr>
          <w:p w14:paraId="4D007C07" w14:textId="77777777" w:rsidR="00677BE7" w:rsidRPr="00240940" w:rsidRDefault="00677BE7" w:rsidP="00B131AF">
            <w:pPr>
              <w:spacing w:before="120" w:after="120"/>
              <w:rPr>
                <w:rFonts w:cs="Arial"/>
                <w:sz w:val="18"/>
              </w:rPr>
            </w:pPr>
          </w:p>
        </w:tc>
        <w:tc>
          <w:tcPr>
            <w:tcW w:w="1250" w:type="pct"/>
            <w:gridSpan w:val="4"/>
            <w:shd w:val="clear" w:color="auto" w:fill="auto"/>
          </w:tcPr>
          <w:p w14:paraId="26A2E8F1" w14:textId="77777777" w:rsidR="00677BE7" w:rsidRDefault="00677BE7" w:rsidP="00A45D93">
            <w:pPr>
              <w:spacing w:before="120" w:after="120" w:line="240" w:lineRule="auto"/>
              <w:rPr>
                <w:rFonts w:cs="Arial"/>
                <w:sz w:val="18"/>
              </w:rPr>
            </w:pPr>
            <w:r>
              <w:rPr>
                <w:rFonts w:cs="Arial"/>
                <w:sz w:val="18"/>
              </w:rPr>
              <w:t>2 : Container</w:t>
            </w:r>
          </w:p>
          <w:p w14:paraId="52CF3B91" w14:textId="77777777" w:rsidR="00677BE7" w:rsidRDefault="00677BE7" w:rsidP="00A45D93">
            <w:pPr>
              <w:spacing w:before="120" w:after="120" w:line="240" w:lineRule="auto"/>
              <w:rPr>
                <w:rFonts w:cs="Arial"/>
                <w:sz w:val="18"/>
              </w:rPr>
            </w:pPr>
            <w:r>
              <w:rPr>
                <w:rFonts w:cs="Arial"/>
                <w:sz w:val="18"/>
              </w:rPr>
              <w:t>5 : Passenger</w:t>
            </w:r>
          </w:p>
          <w:p w14:paraId="732D1798" w14:textId="77777777" w:rsidR="00677BE7" w:rsidRDefault="00677BE7" w:rsidP="00A45D93">
            <w:pPr>
              <w:spacing w:before="120" w:after="120" w:line="240" w:lineRule="auto"/>
              <w:rPr>
                <w:rFonts w:cs="Arial"/>
                <w:sz w:val="18"/>
              </w:rPr>
            </w:pPr>
            <w:r>
              <w:rPr>
                <w:rFonts w:cs="Arial"/>
                <w:sz w:val="18"/>
              </w:rPr>
              <w:t>6 : Livestock</w:t>
            </w:r>
          </w:p>
          <w:p w14:paraId="23EF0DF8" w14:textId="77777777" w:rsidR="00677BE7" w:rsidRDefault="00677BE7" w:rsidP="00A45D93">
            <w:pPr>
              <w:spacing w:before="120" w:after="120" w:line="240" w:lineRule="auto"/>
              <w:rPr>
                <w:rFonts w:cs="Arial"/>
                <w:sz w:val="18"/>
              </w:rPr>
            </w:pPr>
            <w:r>
              <w:rPr>
                <w:rFonts w:cs="Arial"/>
                <w:sz w:val="18"/>
              </w:rPr>
              <w:t>7 : Dangerous or Hazardous</w:t>
            </w:r>
          </w:p>
          <w:p w14:paraId="24F79E5D" w14:textId="77777777" w:rsidR="00677BE7" w:rsidRDefault="00677BE7" w:rsidP="00A45D93">
            <w:pPr>
              <w:spacing w:before="120" w:after="120" w:line="240" w:lineRule="auto"/>
              <w:rPr>
                <w:rFonts w:cs="Arial"/>
                <w:sz w:val="18"/>
              </w:rPr>
            </w:pPr>
            <w:r>
              <w:rPr>
                <w:rFonts w:cs="Arial"/>
                <w:sz w:val="18"/>
              </w:rPr>
              <w:t>8 : Heavy Lift</w:t>
            </w:r>
          </w:p>
          <w:p w14:paraId="4A832343" w14:textId="77777777" w:rsidR="00677BE7" w:rsidRDefault="00677BE7" w:rsidP="00A45D93">
            <w:pPr>
              <w:spacing w:before="120" w:after="120" w:line="240" w:lineRule="auto"/>
              <w:rPr>
                <w:rFonts w:cs="Arial"/>
                <w:sz w:val="18"/>
              </w:rPr>
            </w:pPr>
            <w:r>
              <w:rPr>
                <w:rFonts w:cs="Arial"/>
                <w:sz w:val="18"/>
              </w:rPr>
              <w:t>10 : Dry Bulk Cargo</w:t>
            </w:r>
          </w:p>
          <w:p w14:paraId="23EC9423" w14:textId="77777777" w:rsidR="00677BE7" w:rsidRDefault="00677BE7" w:rsidP="00A45D93">
            <w:pPr>
              <w:spacing w:before="120" w:after="120" w:line="240" w:lineRule="auto"/>
              <w:rPr>
                <w:rFonts w:cs="Arial"/>
                <w:sz w:val="18"/>
              </w:rPr>
            </w:pPr>
            <w:r>
              <w:rPr>
                <w:rFonts w:cs="Arial"/>
                <w:sz w:val="18"/>
              </w:rPr>
              <w:t>11 : Liquid Bulk Cargo</w:t>
            </w:r>
          </w:p>
          <w:p w14:paraId="45FBD18A" w14:textId="77777777" w:rsidR="00677BE7" w:rsidRDefault="00677BE7" w:rsidP="00A45D93">
            <w:pPr>
              <w:spacing w:before="120" w:after="120" w:line="240" w:lineRule="auto"/>
              <w:rPr>
                <w:rFonts w:cs="Arial"/>
                <w:sz w:val="18"/>
              </w:rPr>
            </w:pPr>
            <w:r>
              <w:rPr>
                <w:rFonts w:cs="Arial"/>
                <w:sz w:val="18"/>
              </w:rPr>
              <w:t>12 : Reefer Container Cargo</w:t>
            </w:r>
          </w:p>
          <w:p w14:paraId="68A27844" w14:textId="77777777" w:rsidR="00677BE7" w:rsidRDefault="00677BE7" w:rsidP="00A45D93">
            <w:pPr>
              <w:spacing w:before="120" w:after="120" w:line="240" w:lineRule="auto"/>
              <w:rPr>
                <w:rFonts w:cs="Arial"/>
                <w:sz w:val="18"/>
              </w:rPr>
            </w:pPr>
            <w:r>
              <w:rPr>
                <w:rFonts w:cs="Arial"/>
                <w:sz w:val="18"/>
              </w:rPr>
              <w:t>13 : Ro-Ro Cargo</w:t>
            </w:r>
          </w:p>
          <w:p w14:paraId="3BECC070" w14:textId="77777777" w:rsidR="00677BE7" w:rsidRDefault="00677BE7" w:rsidP="00A45D93">
            <w:pPr>
              <w:spacing w:before="120" w:after="120" w:line="240" w:lineRule="auto"/>
              <w:rPr>
                <w:rFonts w:cs="Arial"/>
                <w:sz w:val="18"/>
              </w:rPr>
            </w:pPr>
            <w:r>
              <w:rPr>
                <w:rFonts w:cs="Arial"/>
                <w:sz w:val="18"/>
              </w:rPr>
              <w:t>14 : Project Cargo</w:t>
            </w:r>
          </w:p>
          <w:p w14:paraId="049F6C92" w14:textId="77777777" w:rsidR="00677BE7" w:rsidRPr="00240940" w:rsidRDefault="00677BE7" w:rsidP="00A45D93">
            <w:pPr>
              <w:spacing w:before="120" w:after="120" w:line="240" w:lineRule="auto"/>
              <w:rPr>
                <w:rFonts w:cs="Arial"/>
                <w:sz w:val="18"/>
              </w:rPr>
            </w:pPr>
            <w:r>
              <w:rPr>
                <w:rFonts w:cs="Arial"/>
                <w:sz w:val="18"/>
              </w:rPr>
              <w:t>15 : Break Bulk Cargo</w:t>
            </w:r>
          </w:p>
        </w:tc>
        <w:tc>
          <w:tcPr>
            <w:tcW w:w="417" w:type="pct"/>
            <w:gridSpan w:val="2"/>
            <w:shd w:val="clear" w:color="auto" w:fill="auto"/>
          </w:tcPr>
          <w:p w14:paraId="7314D562" w14:textId="77777777" w:rsidR="00677BE7" w:rsidRPr="00240940" w:rsidRDefault="00677BE7" w:rsidP="00B131AF">
            <w:pPr>
              <w:spacing w:before="120" w:after="120"/>
              <w:rPr>
                <w:rFonts w:cs="Arial"/>
                <w:sz w:val="18"/>
              </w:rPr>
            </w:pPr>
            <w:r>
              <w:rPr>
                <w:rFonts w:cs="Arial"/>
                <w:sz w:val="18"/>
              </w:rPr>
              <w:t>EN</w:t>
            </w:r>
          </w:p>
        </w:tc>
        <w:tc>
          <w:tcPr>
            <w:tcW w:w="834" w:type="pct"/>
            <w:gridSpan w:val="2"/>
            <w:shd w:val="clear" w:color="auto" w:fill="auto"/>
          </w:tcPr>
          <w:p w14:paraId="014B0139" w14:textId="77777777" w:rsidR="00677BE7" w:rsidRPr="00240940" w:rsidRDefault="00677BE7" w:rsidP="00B131AF">
            <w:pPr>
              <w:spacing w:before="120" w:after="120"/>
              <w:rPr>
                <w:rFonts w:cs="Arial"/>
                <w:sz w:val="18"/>
              </w:rPr>
            </w:pPr>
            <w:r>
              <w:rPr>
                <w:rFonts w:cs="Arial"/>
                <w:sz w:val="18"/>
              </w:rPr>
              <w:t>0, *</w:t>
            </w:r>
          </w:p>
        </w:tc>
      </w:tr>
      <w:tr w:rsidR="00677BE7" w:rsidRPr="00240940" w14:paraId="484362CC" w14:textId="77777777" w:rsidTr="00B131AF">
        <w:tc>
          <w:tcPr>
            <w:tcW w:w="1665" w:type="pct"/>
            <w:gridSpan w:val="4"/>
            <w:shd w:val="clear" w:color="auto" w:fill="auto"/>
          </w:tcPr>
          <w:p w14:paraId="3BABAB3B" w14:textId="77777777" w:rsidR="00677BE7" w:rsidRPr="00240940" w:rsidRDefault="00677BE7" w:rsidP="00B131AF">
            <w:pPr>
              <w:spacing w:before="120" w:after="120"/>
              <w:rPr>
                <w:rFonts w:cs="Arial"/>
                <w:sz w:val="18"/>
              </w:rPr>
            </w:pPr>
            <w:r>
              <w:rPr>
                <w:rFonts w:cs="Arial"/>
                <w:sz w:val="18"/>
              </w:rPr>
              <w:t>Category Of Dangerous Or Hazardous Cargo</w:t>
            </w:r>
          </w:p>
        </w:tc>
        <w:tc>
          <w:tcPr>
            <w:tcW w:w="834" w:type="pct"/>
            <w:gridSpan w:val="2"/>
            <w:shd w:val="clear" w:color="auto" w:fill="auto"/>
          </w:tcPr>
          <w:p w14:paraId="43D4CACE" w14:textId="77777777" w:rsidR="00677BE7" w:rsidRPr="00240940" w:rsidRDefault="00677BE7" w:rsidP="00B131AF">
            <w:pPr>
              <w:spacing w:before="120" w:after="120"/>
              <w:rPr>
                <w:rFonts w:cs="Arial"/>
                <w:sz w:val="18"/>
              </w:rPr>
            </w:pPr>
          </w:p>
        </w:tc>
        <w:tc>
          <w:tcPr>
            <w:tcW w:w="1250" w:type="pct"/>
            <w:gridSpan w:val="4"/>
            <w:shd w:val="clear" w:color="auto" w:fill="auto"/>
          </w:tcPr>
          <w:p w14:paraId="5575088B" w14:textId="77777777" w:rsidR="00677BE7" w:rsidRDefault="00677BE7" w:rsidP="00A45D93">
            <w:pPr>
              <w:spacing w:before="120" w:after="120" w:line="240" w:lineRule="auto"/>
              <w:rPr>
                <w:rFonts w:cs="Arial"/>
                <w:sz w:val="18"/>
              </w:rPr>
            </w:pPr>
            <w:r>
              <w:rPr>
                <w:rFonts w:cs="Arial"/>
                <w:sz w:val="18"/>
              </w:rPr>
              <w:t>1 : IMDG Code Class 1 Div. 1.1</w:t>
            </w:r>
          </w:p>
          <w:p w14:paraId="05D58FD2" w14:textId="77777777" w:rsidR="00677BE7" w:rsidRDefault="00677BE7" w:rsidP="00A45D93">
            <w:pPr>
              <w:spacing w:before="120" w:after="120" w:line="240" w:lineRule="auto"/>
              <w:rPr>
                <w:rFonts w:cs="Arial"/>
                <w:sz w:val="18"/>
              </w:rPr>
            </w:pPr>
            <w:r>
              <w:rPr>
                <w:rFonts w:cs="Arial"/>
                <w:sz w:val="18"/>
              </w:rPr>
              <w:t>2 : IMDG Code Class 1 Div. 1.2</w:t>
            </w:r>
          </w:p>
          <w:p w14:paraId="6CFB1E2A" w14:textId="77777777" w:rsidR="00677BE7" w:rsidRDefault="00677BE7" w:rsidP="00A45D93">
            <w:pPr>
              <w:spacing w:before="120" w:after="120" w:line="240" w:lineRule="auto"/>
              <w:rPr>
                <w:rFonts w:cs="Arial"/>
                <w:sz w:val="18"/>
              </w:rPr>
            </w:pPr>
            <w:r>
              <w:rPr>
                <w:rFonts w:cs="Arial"/>
                <w:sz w:val="18"/>
              </w:rPr>
              <w:lastRenderedPageBreak/>
              <w:t>3 : IMDG Code Class 1 Div. 1.3</w:t>
            </w:r>
          </w:p>
          <w:p w14:paraId="78C117E8" w14:textId="77777777" w:rsidR="00677BE7" w:rsidRDefault="00677BE7" w:rsidP="00A45D93">
            <w:pPr>
              <w:spacing w:before="120" w:after="120" w:line="240" w:lineRule="auto"/>
              <w:rPr>
                <w:rFonts w:cs="Arial"/>
                <w:sz w:val="18"/>
              </w:rPr>
            </w:pPr>
            <w:r>
              <w:rPr>
                <w:rFonts w:cs="Arial"/>
                <w:sz w:val="18"/>
              </w:rPr>
              <w:t>4 : IMDG Code Class 1 Div. 1.4</w:t>
            </w:r>
          </w:p>
          <w:p w14:paraId="22BF19CB" w14:textId="77777777" w:rsidR="00677BE7" w:rsidRDefault="00677BE7" w:rsidP="00A45D93">
            <w:pPr>
              <w:spacing w:before="120" w:after="120" w:line="240" w:lineRule="auto"/>
              <w:rPr>
                <w:rFonts w:cs="Arial"/>
                <w:sz w:val="18"/>
              </w:rPr>
            </w:pPr>
            <w:r>
              <w:rPr>
                <w:rFonts w:cs="Arial"/>
                <w:sz w:val="18"/>
              </w:rPr>
              <w:t>5 : IMDG Code Class 1 Div. 1.5</w:t>
            </w:r>
          </w:p>
          <w:p w14:paraId="184D33A0" w14:textId="77777777" w:rsidR="00677BE7" w:rsidRDefault="00677BE7" w:rsidP="00A45D93">
            <w:pPr>
              <w:spacing w:before="120" w:after="120" w:line="240" w:lineRule="auto"/>
              <w:rPr>
                <w:rFonts w:cs="Arial"/>
                <w:sz w:val="18"/>
              </w:rPr>
            </w:pPr>
            <w:r>
              <w:rPr>
                <w:rFonts w:cs="Arial"/>
                <w:sz w:val="18"/>
              </w:rPr>
              <w:t>6 : IMDG Code Class 1 Div. 1.6</w:t>
            </w:r>
          </w:p>
          <w:p w14:paraId="64C24169" w14:textId="77777777" w:rsidR="00677BE7" w:rsidRDefault="00677BE7" w:rsidP="00A45D93">
            <w:pPr>
              <w:spacing w:before="120" w:after="120" w:line="240" w:lineRule="auto"/>
              <w:rPr>
                <w:rFonts w:cs="Arial"/>
                <w:sz w:val="18"/>
              </w:rPr>
            </w:pPr>
            <w:r>
              <w:rPr>
                <w:rFonts w:cs="Arial"/>
                <w:sz w:val="18"/>
              </w:rPr>
              <w:t>7 : IMDG Code Class 2 Div. 2.1</w:t>
            </w:r>
          </w:p>
          <w:p w14:paraId="0B545382" w14:textId="77777777" w:rsidR="00677BE7" w:rsidRDefault="00677BE7" w:rsidP="00A45D93">
            <w:pPr>
              <w:spacing w:before="120" w:after="120" w:line="240" w:lineRule="auto"/>
              <w:rPr>
                <w:rFonts w:cs="Arial"/>
                <w:sz w:val="18"/>
              </w:rPr>
            </w:pPr>
            <w:r>
              <w:rPr>
                <w:rFonts w:cs="Arial"/>
                <w:sz w:val="18"/>
              </w:rPr>
              <w:t>8 : IMDG Code Class 2 Div. 2.2</w:t>
            </w:r>
          </w:p>
          <w:p w14:paraId="3D144717" w14:textId="77777777" w:rsidR="00677BE7" w:rsidRDefault="00677BE7" w:rsidP="00A45D93">
            <w:pPr>
              <w:spacing w:before="120" w:after="120" w:line="240" w:lineRule="auto"/>
              <w:rPr>
                <w:rFonts w:cs="Arial"/>
                <w:sz w:val="18"/>
              </w:rPr>
            </w:pPr>
            <w:r>
              <w:rPr>
                <w:rFonts w:cs="Arial"/>
                <w:sz w:val="18"/>
              </w:rPr>
              <w:t>9 : IMDG Code Class 2 Div. 2.3</w:t>
            </w:r>
          </w:p>
          <w:p w14:paraId="4DF82548" w14:textId="77777777" w:rsidR="00677BE7" w:rsidRDefault="00677BE7" w:rsidP="00A45D93">
            <w:pPr>
              <w:spacing w:before="120" w:after="120" w:line="240" w:lineRule="auto"/>
              <w:rPr>
                <w:rFonts w:cs="Arial"/>
                <w:sz w:val="18"/>
              </w:rPr>
            </w:pPr>
            <w:r>
              <w:rPr>
                <w:rFonts w:cs="Arial"/>
                <w:sz w:val="18"/>
              </w:rPr>
              <w:t>10 : IMDG Code Class 3</w:t>
            </w:r>
          </w:p>
          <w:p w14:paraId="43BB1286" w14:textId="77777777" w:rsidR="00677BE7" w:rsidRDefault="00677BE7" w:rsidP="00A45D93">
            <w:pPr>
              <w:spacing w:before="120" w:after="120" w:line="240" w:lineRule="auto"/>
              <w:rPr>
                <w:rFonts w:cs="Arial"/>
                <w:sz w:val="18"/>
              </w:rPr>
            </w:pPr>
            <w:r>
              <w:rPr>
                <w:rFonts w:cs="Arial"/>
                <w:sz w:val="18"/>
              </w:rPr>
              <w:t>11 : IMDG Code Class 4 Div. 4.1</w:t>
            </w:r>
          </w:p>
          <w:p w14:paraId="7AC27093" w14:textId="77777777" w:rsidR="00677BE7" w:rsidRDefault="00677BE7" w:rsidP="00A45D93">
            <w:pPr>
              <w:spacing w:before="120" w:after="120" w:line="240" w:lineRule="auto"/>
              <w:rPr>
                <w:rFonts w:cs="Arial"/>
                <w:sz w:val="18"/>
              </w:rPr>
            </w:pPr>
            <w:r>
              <w:rPr>
                <w:rFonts w:cs="Arial"/>
                <w:sz w:val="18"/>
              </w:rPr>
              <w:t>12 : IMDG Code Class 4 Div. 4.2</w:t>
            </w:r>
          </w:p>
          <w:p w14:paraId="1065A5B3" w14:textId="77777777" w:rsidR="00677BE7" w:rsidRDefault="00677BE7" w:rsidP="00A45D93">
            <w:pPr>
              <w:spacing w:before="120" w:after="120" w:line="240" w:lineRule="auto"/>
              <w:rPr>
                <w:rFonts w:cs="Arial"/>
                <w:sz w:val="18"/>
              </w:rPr>
            </w:pPr>
            <w:r>
              <w:rPr>
                <w:rFonts w:cs="Arial"/>
                <w:sz w:val="18"/>
              </w:rPr>
              <w:t>13 : IMDG Code Class 4 Div. 4.3</w:t>
            </w:r>
          </w:p>
          <w:p w14:paraId="269285E4" w14:textId="77777777" w:rsidR="00677BE7" w:rsidRDefault="00677BE7" w:rsidP="00A45D93">
            <w:pPr>
              <w:spacing w:before="120" w:after="120" w:line="240" w:lineRule="auto"/>
              <w:rPr>
                <w:rFonts w:cs="Arial"/>
                <w:sz w:val="18"/>
              </w:rPr>
            </w:pPr>
            <w:r>
              <w:rPr>
                <w:rFonts w:cs="Arial"/>
                <w:sz w:val="18"/>
              </w:rPr>
              <w:t>14 : IMDG Code Class 5 Div. 5.1</w:t>
            </w:r>
          </w:p>
          <w:p w14:paraId="5E2748B4" w14:textId="77777777" w:rsidR="00677BE7" w:rsidRDefault="00677BE7" w:rsidP="00A45D93">
            <w:pPr>
              <w:spacing w:before="120" w:after="120" w:line="240" w:lineRule="auto"/>
              <w:rPr>
                <w:rFonts w:cs="Arial"/>
                <w:sz w:val="18"/>
              </w:rPr>
            </w:pPr>
            <w:r>
              <w:rPr>
                <w:rFonts w:cs="Arial"/>
                <w:sz w:val="18"/>
              </w:rPr>
              <w:t>15 : IMDG Code Class 5 Div. 5.2</w:t>
            </w:r>
          </w:p>
          <w:p w14:paraId="241D092B" w14:textId="77777777" w:rsidR="00677BE7" w:rsidRDefault="00677BE7" w:rsidP="00A45D93">
            <w:pPr>
              <w:spacing w:before="120" w:after="120" w:line="240" w:lineRule="auto"/>
              <w:rPr>
                <w:rFonts w:cs="Arial"/>
                <w:sz w:val="18"/>
              </w:rPr>
            </w:pPr>
            <w:r>
              <w:rPr>
                <w:rFonts w:cs="Arial"/>
                <w:sz w:val="18"/>
              </w:rPr>
              <w:t>16 : IMDG Code Class 6 Div. 6.1</w:t>
            </w:r>
          </w:p>
          <w:p w14:paraId="08F5800E" w14:textId="77777777" w:rsidR="00677BE7" w:rsidRDefault="00677BE7" w:rsidP="00A45D93">
            <w:pPr>
              <w:spacing w:before="120" w:after="120" w:line="240" w:lineRule="auto"/>
              <w:rPr>
                <w:rFonts w:cs="Arial"/>
                <w:sz w:val="18"/>
              </w:rPr>
            </w:pPr>
            <w:r>
              <w:rPr>
                <w:rFonts w:cs="Arial"/>
                <w:sz w:val="18"/>
              </w:rPr>
              <w:t>17 : IMDG Code Class 6 Div. 6.2</w:t>
            </w:r>
          </w:p>
          <w:p w14:paraId="4D3E4CDC" w14:textId="77777777" w:rsidR="00677BE7" w:rsidRDefault="00677BE7" w:rsidP="00A45D93">
            <w:pPr>
              <w:spacing w:before="120" w:after="120" w:line="240" w:lineRule="auto"/>
              <w:rPr>
                <w:rFonts w:cs="Arial"/>
                <w:sz w:val="18"/>
              </w:rPr>
            </w:pPr>
            <w:r>
              <w:rPr>
                <w:rFonts w:cs="Arial"/>
                <w:sz w:val="18"/>
              </w:rPr>
              <w:t>18 : IMDG Code Class 7</w:t>
            </w:r>
          </w:p>
          <w:p w14:paraId="6A178177" w14:textId="77777777" w:rsidR="00677BE7" w:rsidRDefault="00677BE7" w:rsidP="00A45D93">
            <w:pPr>
              <w:spacing w:before="120" w:after="120" w:line="240" w:lineRule="auto"/>
              <w:rPr>
                <w:rFonts w:cs="Arial"/>
                <w:sz w:val="18"/>
              </w:rPr>
            </w:pPr>
            <w:r>
              <w:rPr>
                <w:rFonts w:cs="Arial"/>
                <w:sz w:val="18"/>
              </w:rPr>
              <w:t>19 : IMDG Code Class 8</w:t>
            </w:r>
          </w:p>
          <w:p w14:paraId="22CEA180" w14:textId="77777777" w:rsidR="00677BE7" w:rsidRDefault="00677BE7" w:rsidP="00A45D93">
            <w:pPr>
              <w:spacing w:before="120" w:after="120" w:line="240" w:lineRule="auto"/>
              <w:rPr>
                <w:rFonts w:cs="Arial"/>
                <w:sz w:val="18"/>
              </w:rPr>
            </w:pPr>
            <w:r>
              <w:rPr>
                <w:rFonts w:cs="Arial"/>
                <w:sz w:val="18"/>
              </w:rPr>
              <w:t>20 : IMDG Code Class 9</w:t>
            </w:r>
          </w:p>
          <w:p w14:paraId="6C167B39" w14:textId="77777777" w:rsidR="00677BE7" w:rsidRPr="00240940" w:rsidRDefault="00677BE7" w:rsidP="00A45D93">
            <w:pPr>
              <w:spacing w:before="120" w:after="120" w:line="240" w:lineRule="auto"/>
              <w:rPr>
                <w:rFonts w:cs="Arial"/>
                <w:sz w:val="18"/>
              </w:rPr>
            </w:pPr>
            <w:r>
              <w:rPr>
                <w:rFonts w:cs="Arial"/>
                <w:sz w:val="18"/>
              </w:rPr>
              <w:t>21 : Harmful Substances in Packaged Form</w:t>
            </w:r>
          </w:p>
        </w:tc>
        <w:tc>
          <w:tcPr>
            <w:tcW w:w="417" w:type="pct"/>
            <w:gridSpan w:val="2"/>
            <w:shd w:val="clear" w:color="auto" w:fill="auto"/>
          </w:tcPr>
          <w:p w14:paraId="35821DBD" w14:textId="77777777" w:rsidR="00677BE7" w:rsidRPr="00240940" w:rsidRDefault="00677BE7" w:rsidP="00B131AF">
            <w:pPr>
              <w:spacing w:before="120" w:after="120"/>
              <w:rPr>
                <w:rFonts w:cs="Arial"/>
                <w:sz w:val="18"/>
              </w:rPr>
            </w:pPr>
            <w:r>
              <w:rPr>
                <w:rFonts w:cs="Arial"/>
                <w:sz w:val="18"/>
              </w:rPr>
              <w:lastRenderedPageBreak/>
              <w:t>EN</w:t>
            </w:r>
          </w:p>
        </w:tc>
        <w:tc>
          <w:tcPr>
            <w:tcW w:w="834" w:type="pct"/>
            <w:gridSpan w:val="2"/>
            <w:shd w:val="clear" w:color="auto" w:fill="auto"/>
          </w:tcPr>
          <w:p w14:paraId="5BBBA204" w14:textId="77777777" w:rsidR="00677BE7" w:rsidRPr="00240940" w:rsidRDefault="00677BE7" w:rsidP="00B131AF">
            <w:pPr>
              <w:spacing w:before="120" w:after="120"/>
              <w:rPr>
                <w:rFonts w:cs="Arial"/>
                <w:sz w:val="18"/>
              </w:rPr>
            </w:pPr>
            <w:r>
              <w:rPr>
                <w:rFonts w:cs="Arial"/>
                <w:sz w:val="18"/>
              </w:rPr>
              <w:t>0, *</w:t>
            </w:r>
          </w:p>
        </w:tc>
      </w:tr>
      <w:tr w:rsidR="00677BE7" w:rsidRPr="00240940" w14:paraId="44C8ED46" w14:textId="77777777" w:rsidTr="00B131AF">
        <w:tc>
          <w:tcPr>
            <w:tcW w:w="1665" w:type="pct"/>
            <w:gridSpan w:val="4"/>
            <w:shd w:val="clear" w:color="auto" w:fill="auto"/>
          </w:tcPr>
          <w:p w14:paraId="5C3202CD" w14:textId="77777777" w:rsidR="00677BE7" w:rsidRPr="00240940" w:rsidRDefault="00677BE7" w:rsidP="00B131AF">
            <w:pPr>
              <w:spacing w:before="120" w:after="120"/>
              <w:rPr>
                <w:rFonts w:cs="Arial"/>
                <w:sz w:val="18"/>
              </w:rPr>
            </w:pPr>
            <w:r>
              <w:rPr>
                <w:rFonts w:cs="Arial"/>
                <w:sz w:val="18"/>
              </w:rPr>
              <w:t>Category of Vessel</w:t>
            </w:r>
          </w:p>
        </w:tc>
        <w:tc>
          <w:tcPr>
            <w:tcW w:w="834" w:type="pct"/>
            <w:gridSpan w:val="2"/>
            <w:shd w:val="clear" w:color="auto" w:fill="auto"/>
          </w:tcPr>
          <w:p w14:paraId="05A25262" w14:textId="77777777" w:rsidR="00677BE7" w:rsidRPr="00240940" w:rsidRDefault="00677BE7" w:rsidP="00B131AF">
            <w:pPr>
              <w:spacing w:before="120" w:after="120"/>
              <w:rPr>
                <w:rFonts w:cs="Arial"/>
                <w:sz w:val="18"/>
              </w:rPr>
            </w:pPr>
          </w:p>
        </w:tc>
        <w:tc>
          <w:tcPr>
            <w:tcW w:w="1250" w:type="pct"/>
            <w:gridSpan w:val="4"/>
            <w:shd w:val="clear" w:color="auto" w:fill="auto"/>
          </w:tcPr>
          <w:p w14:paraId="3F3F4042" w14:textId="77777777" w:rsidR="00677BE7" w:rsidRDefault="00677BE7" w:rsidP="00A45D93">
            <w:pPr>
              <w:spacing w:before="120" w:after="120" w:line="240" w:lineRule="auto"/>
              <w:rPr>
                <w:rFonts w:cs="Arial"/>
                <w:sz w:val="18"/>
              </w:rPr>
            </w:pPr>
            <w:r>
              <w:rPr>
                <w:rFonts w:cs="Arial"/>
                <w:sz w:val="18"/>
              </w:rPr>
              <w:t>1 : General Cargo Vessel</w:t>
            </w:r>
          </w:p>
          <w:p w14:paraId="789108D4" w14:textId="77777777" w:rsidR="00677BE7" w:rsidRDefault="00677BE7" w:rsidP="00A45D93">
            <w:pPr>
              <w:spacing w:before="120" w:after="120" w:line="240" w:lineRule="auto"/>
              <w:rPr>
                <w:rFonts w:cs="Arial"/>
                <w:sz w:val="18"/>
              </w:rPr>
            </w:pPr>
            <w:r>
              <w:rPr>
                <w:rFonts w:cs="Arial"/>
                <w:sz w:val="18"/>
              </w:rPr>
              <w:t>2 : Container Carrier</w:t>
            </w:r>
          </w:p>
          <w:p w14:paraId="6F0C9996" w14:textId="77777777" w:rsidR="00677BE7" w:rsidRDefault="00677BE7" w:rsidP="00A45D93">
            <w:pPr>
              <w:spacing w:before="120" w:after="120" w:line="240" w:lineRule="auto"/>
              <w:rPr>
                <w:rFonts w:cs="Arial"/>
                <w:sz w:val="18"/>
              </w:rPr>
            </w:pPr>
            <w:r>
              <w:rPr>
                <w:rFonts w:cs="Arial"/>
                <w:sz w:val="18"/>
              </w:rPr>
              <w:t>3 : Tanker</w:t>
            </w:r>
          </w:p>
          <w:p w14:paraId="516CF0F9" w14:textId="77777777" w:rsidR="00677BE7" w:rsidRDefault="00677BE7" w:rsidP="00A45D93">
            <w:pPr>
              <w:spacing w:before="120" w:after="120" w:line="240" w:lineRule="auto"/>
              <w:rPr>
                <w:rFonts w:cs="Arial"/>
                <w:sz w:val="18"/>
              </w:rPr>
            </w:pPr>
            <w:r>
              <w:rPr>
                <w:rFonts w:cs="Arial"/>
                <w:sz w:val="18"/>
              </w:rPr>
              <w:t>4 : Bulk Carrier</w:t>
            </w:r>
          </w:p>
          <w:p w14:paraId="5B65666F" w14:textId="77777777" w:rsidR="00677BE7" w:rsidRDefault="00677BE7" w:rsidP="00A45D93">
            <w:pPr>
              <w:spacing w:before="120" w:after="120" w:line="240" w:lineRule="auto"/>
              <w:rPr>
                <w:rFonts w:cs="Arial"/>
                <w:sz w:val="18"/>
              </w:rPr>
            </w:pPr>
            <w:r>
              <w:rPr>
                <w:rFonts w:cs="Arial"/>
                <w:sz w:val="18"/>
              </w:rPr>
              <w:t>5 : Passenger Vessel</w:t>
            </w:r>
          </w:p>
          <w:p w14:paraId="5C179254" w14:textId="77777777" w:rsidR="00677BE7" w:rsidRDefault="00677BE7" w:rsidP="00A45D93">
            <w:pPr>
              <w:spacing w:before="120" w:after="120" w:line="240" w:lineRule="auto"/>
              <w:rPr>
                <w:rFonts w:cs="Arial"/>
                <w:sz w:val="18"/>
              </w:rPr>
            </w:pPr>
            <w:r>
              <w:rPr>
                <w:rFonts w:cs="Arial"/>
                <w:sz w:val="18"/>
              </w:rPr>
              <w:t>6 : Roll-On Roll-Off</w:t>
            </w:r>
          </w:p>
          <w:p w14:paraId="0F5590D6" w14:textId="77777777" w:rsidR="00677BE7" w:rsidRDefault="00677BE7" w:rsidP="00A45D93">
            <w:pPr>
              <w:spacing w:before="120" w:after="120" w:line="240" w:lineRule="auto"/>
              <w:rPr>
                <w:rFonts w:cs="Arial"/>
                <w:sz w:val="18"/>
              </w:rPr>
            </w:pPr>
            <w:r>
              <w:rPr>
                <w:rFonts w:cs="Arial"/>
                <w:sz w:val="18"/>
              </w:rPr>
              <w:t>7 : Refrigerated Cargo Vessel</w:t>
            </w:r>
          </w:p>
          <w:p w14:paraId="60A21FEE" w14:textId="77777777" w:rsidR="00677BE7" w:rsidRDefault="00677BE7" w:rsidP="00A45D93">
            <w:pPr>
              <w:spacing w:before="120" w:after="120" w:line="240" w:lineRule="auto"/>
              <w:rPr>
                <w:rFonts w:cs="Arial"/>
                <w:sz w:val="18"/>
              </w:rPr>
            </w:pPr>
            <w:r>
              <w:rPr>
                <w:rFonts w:cs="Arial"/>
                <w:sz w:val="18"/>
              </w:rPr>
              <w:t>8 : Fishing Vessel</w:t>
            </w:r>
          </w:p>
          <w:p w14:paraId="46AFE486" w14:textId="77777777" w:rsidR="00677BE7" w:rsidRDefault="00677BE7" w:rsidP="00A45D93">
            <w:pPr>
              <w:spacing w:before="120" w:after="120" w:line="240" w:lineRule="auto"/>
              <w:rPr>
                <w:rFonts w:cs="Arial"/>
                <w:sz w:val="18"/>
              </w:rPr>
            </w:pPr>
            <w:r>
              <w:rPr>
                <w:rFonts w:cs="Arial"/>
                <w:sz w:val="18"/>
              </w:rPr>
              <w:t>9 : Service</w:t>
            </w:r>
          </w:p>
          <w:p w14:paraId="64DEB435" w14:textId="77777777" w:rsidR="00677BE7" w:rsidRDefault="00677BE7" w:rsidP="00A45D93">
            <w:pPr>
              <w:spacing w:before="120" w:after="120" w:line="240" w:lineRule="auto"/>
              <w:rPr>
                <w:rFonts w:cs="Arial"/>
                <w:sz w:val="18"/>
              </w:rPr>
            </w:pPr>
            <w:r>
              <w:rPr>
                <w:rFonts w:cs="Arial"/>
                <w:sz w:val="18"/>
              </w:rPr>
              <w:t>10 : Warship</w:t>
            </w:r>
          </w:p>
          <w:p w14:paraId="4EB432B0" w14:textId="77777777" w:rsidR="00677BE7" w:rsidRDefault="00677BE7" w:rsidP="00A45D93">
            <w:pPr>
              <w:spacing w:before="120" w:after="120" w:line="240" w:lineRule="auto"/>
              <w:rPr>
                <w:rFonts w:cs="Arial"/>
                <w:sz w:val="18"/>
              </w:rPr>
            </w:pPr>
            <w:r>
              <w:rPr>
                <w:rFonts w:cs="Arial"/>
                <w:sz w:val="18"/>
              </w:rPr>
              <w:t>11 : Towed or Pushed Composite Unit</w:t>
            </w:r>
          </w:p>
          <w:p w14:paraId="7209772E" w14:textId="77777777" w:rsidR="00677BE7" w:rsidRDefault="00677BE7" w:rsidP="00A45D93">
            <w:pPr>
              <w:spacing w:before="120" w:after="120" w:line="240" w:lineRule="auto"/>
              <w:rPr>
                <w:rFonts w:cs="Arial"/>
                <w:sz w:val="18"/>
              </w:rPr>
            </w:pPr>
            <w:r>
              <w:rPr>
                <w:rFonts w:cs="Arial"/>
                <w:sz w:val="18"/>
              </w:rPr>
              <w:lastRenderedPageBreak/>
              <w:t>12 : Tug and Tow</w:t>
            </w:r>
          </w:p>
          <w:p w14:paraId="702E1978" w14:textId="77777777" w:rsidR="00677BE7" w:rsidRDefault="00677BE7" w:rsidP="00A45D93">
            <w:pPr>
              <w:spacing w:before="120" w:after="120" w:line="240" w:lineRule="auto"/>
              <w:rPr>
                <w:rFonts w:cs="Arial"/>
                <w:sz w:val="18"/>
              </w:rPr>
            </w:pPr>
            <w:r>
              <w:rPr>
                <w:rFonts w:cs="Arial"/>
                <w:sz w:val="18"/>
              </w:rPr>
              <w:t>13 : Light Recreational</w:t>
            </w:r>
          </w:p>
          <w:p w14:paraId="3393F0E1" w14:textId="77777777" w:rsidR="00677BE7" w:rsidRDefault="00677BE7" w:rsidP="00A45D93">
            <w:pPr>
              <w:spacing w:before="120" w:after="120" w:line="240" w:lineRule="auto"/>
              <w:rPr>
                <w:rFonts w:cs="Arial"/>
                <w:sz w:val="18"/>
              </w:rPr>
            </w:pPr>
            <w:r>
              <w:rPr>
                <w:rFonts w:cs="Arial"/>
                <w:sz w:val="18"/>
              </w:rPr>
              <w:t>14 : Semi-Submersible Offshore Installation</w:t>
            </w:r>
          </w:p>
          <w:p w14:paraId="4D8CAAF3" w14:textId="77777777" w:rsidR="00677BE7" w:rsidRDefault="00677BE7" w:rsidP="00A45D93">
            <w:pPr>
              <w:spacing w:before="120" w:after="120" w:line="240" w:lineRule="auto"/>
              <w:rPr>
                <w:rFonts w:cs="Arial"/>
                <w:sz w:val="18"/>
              </w:rPr>
            </w:pPr>
            <w:r>
              <w:rPr>
                <w:rFonts w:cs="Arial"/>
                <w:sz w:val="18"/>
              </w:rPr>
              <w:t>15 : Jack-Up Exploration or Project Installation</w:t>
            </w:r>
          </w:p>
          <w:p w14:paraId="2887037F" w14:textId="77777777" w:rsidR="00677BE7" w:rsidRDefault="00677BE7" w:rsidP="00A45D93">
            <w:pPr>
              <w:spacing w:before="120" w:after="120" w:line="240" w:lineRule="auto"/>
              <w:rPr>
                <w:rFonts w:cs="Arial"/>
                <w:sz w:val="18"/>
              </w:rPr>
            </w:pPr>
            <w:r>
              <w:rPr>
                <w:rFonts w:cs="Arial"/>
                <w:sz w:val="18"/>
              </w:rPr>
              <w:t>16 : Livestock Carrier</w:t>
            </w:r>
          </w:p>
          <w:p w14:paraId="5E9DE318" w14:textId="77777777" w:rsidR="00677BE7" w:rsidRPr="00240940" w:rsidRDefault="00677BE7" w:rsidP="00A45D93">
            <w:pPr>
              <w:spacing w:before="120" w:after="120" w:line="240" w:lineRule="auto"/>
              <w:rPr>
                <w:rFonts w:cs="Arial"/>
                <w:sz w:val="18"/>
              </w:rPr>
            </w:pPr>
            <w:r>
              <w:rPr>
                <w:rFonts w:cs="Arial"/>
                <w:sz w:val="18"/>
              </w:rPr>
              <w:t>17 : Sport Fishing</w:t>
            </w:r>
          </w:p>
        </w:tc>
        <w:tc>
          <w:tcPr>
            <w:tcW w:w="417" w:type="pct"/>
            <w:gridSpan w:val="2"/>
            <w:shd w:val="clear" w:color="auto" w:fill="auto"/>
          </w:tcPr>
          <w:p w14:paraId="6A1E0641" w14:textId="77777777" w:rsidR="00677BE7" w:rsidRPr="00240940" w:rsidRDefault="00677BE7" w:rsidP="00B131AF">
            <w:pPr>
              <w:spacing w:before="120" w:after="120"/>
              <w:rPr>
                <w:rFonts w:cs="Arial"/>
                <w:sz w:val="18"/>
              </w:rPr>
            </w:pPr>
            <w:r>
              <w:rPr>
                <w:rFonts w:cs="Arial"/>
                <w:sz w:val="18"/>
              </w:rPr>
              <w:lastRenderedPageBreak/>
              <w:t>CL</w:t>
            </w:r>
          </w:p>
        </w:tc>
        <w:tc>
          <w:tcPr>
            <w:tcW w:w="834" w:type="pct"/>
            <w:gridSpan w:val="2"/>
            <w:shd w:val="clear" w:color="auto" w:fill="auto"/>
          </w:tcPr>
          <w:p w14:paraId="1CE2D317" w14:textId="77777777" w:rsidR="00677BE7" w:rsidRPr="00240940" w:rsidRDefault="00677BE7" w:rsidP="00B131AF">
            <w:pPr>
              <w:spacing w:before="120" w:after="120"/>
              <w:rPr>
                <w:rFonts w:cs="Arial"/>
                <w:sz w:val="18"/>
              </w:rPr>
            </w:pPr>
            <w:r>
              <w:rPr>
                <w:rFonts w:cs="Arial"/>
                <w:sz w:val="18"/>
              </w:rPr>
              <w:t>0, 1</w:t>
            </w:r>
          </w:p>
        </w:tc>
      </w:tr>
      <w:tr w:rsidR="00677BE7" w:rsidRPr="00240940" w14:paraId="5C70B41A" w14:textId="77777777" w:rsidTr="00B131AF">
        <w:tc>
          <w:tcPr>
            <w:tcW w:w="1665" w:type="pct"/>
            <w:gridSpan w:val="4"/>
            <w:shd w:val="clear" w:color="auto" w:fill="auto"/>
          </w:tcPr>
          <w:p w14:paraId="6B43810D" w14:textId="77777777" w:rsidR="00677BE7" w:rsidRPr="00240940" w:rsidRDefault="00677BE7" w:rsidP="00B131AF">
            <w:pPr>
              <w:spacing w:before="120" w:after="120"/>
              <w:rPr>
                <w:rFonts w:cs="Arial"/>
                <w:sz w:val="18"/>
              </w:rPr>
            </w:pPr>
            <w:r>
              <w:rPr>
                <w:rFonts w:cs="Arial"/>
                <w:sz w:val="18"/>
              </w:rPr>
              <w:t>Category of Vessel Registry</w:t>
            </w:r>
          </w:p>
        </w:tc>
        <w:tc>
          <w:tcPr>
            <w:tcW w:w="834" w:type="pct"/>
            <w:gridSpan w:val="2"/>
            <w:shd w:val="clear" w:color="auto" w:fill="auto"/>
          </w:tcPr>
          <w:p w14:paraId="17BABBC6" w14:textId="77777777" w:rsidR="00677BE7" w:rsidRPr="00240940" w:rsidRDefault="00677BE7" w:rsidP="00B131AF">
            <w:pPr>
              <w:spacing w:before="120" w:after="120"/>
              <w:rPr>
                <w:rFonts w:cs="Arial"/>
                <w:sz w:val="18"/>
              </w:rPr>
            </w:pPr>
          </w:p>
        </w:tc>
        <w:tc>
          <w:tcPr>
            <w:tcW w:w="1250" w:type="pct"/>
            <w:gridSpan w:val="4"/>
            <w:shd w:val="clear" w:color="auto" w:fill="auto"/>
          </w:tcPr>
          <w:p w14:paraId="71C24BB5" w14:textId="77777777" w:rsidR="00677BE7" w:rsidRDefault="00677BE7" w:rsidP="00A45D93">
            <w:pPr>
              <w:spacing w:before="120" w:after="120" w:line="240" w:lineRule="auto"/>
              <w:rPr>
                <w:rFonts w:cs="Arial"/>
                <w:sz w:val="18"/>
              </w:rPr>
            </w:pPr>
            <w:r>
              <w:rPr>
                <w:rFonts w:cs="Arial"/>
                <w:sz w:val="18"/>
              </w:rPr>
              <w:t>1 : Domestic</w:t>
            </w:r>
          </w:p>
          <w:p w14:paraId="45DF421C" w14:textId="77777777" w:rsidR="00677BE7" w:rsidRPr="00240940" w:rsidRDefault="00677BE7" w:rsidP="00A45D93">
            <w:pPr>
              <w:spacing w:before="120" w:after="120" w:line="240" w:lineRule="auto"/>
              <w:rPr>
                <w:rFonts w:cs="Arial"/>
                <w:sz w:val="18"/>
              </w:rPr>
            </w:pPr>
            <w:r>
              <w:rPr>
                <w:rFonts w:cs="Arial"/>
                <w:sz w:val="18"/>
              </w:rPr>
              <w:t>2 : Foreign</w:t>
            </w:r>
          </w:p>
        </w:tc>
        <w:tc>
          <w:tcPr>
            <w:tcW w:w="417" w:type="pct"/>
            <w:gridSpan w:val="2"/>
            <w:shd w:val="clear" w:color="auto" w:fill="auto"/>
          </w:tcPr>
          <w:p w14:paraId="20F8009E" w14:textId="77777777" w:rsidR="00677BE7" w:rsidRPr="00240940" w:rsidRDefault="00677BE7" w:rsidP="00B131AF">
            <w:pPr>
              <w:spacing w:before="120" w:after="120"/>
              <w:rPr>
                <w:rFonts w:cs="Arial"/>
                <w:sz w:val="18"/>
              </w:rPr>
            </w:pPr>
            <w:r>
              <w:rPr>
                <w:rFonts w:cs="Arial"/>
                <w:sz w:val="18"/>
              </w:rPr>
              <w:t>EN</w:t>
            </w:r>
          </w:p>
        </w:tc>
        <w:tc>
          <w:tcPr>
            <w:tcW w:w="834" w:type="pct"/>
            <w:gridSpan w:val="2"/>
            <w:shd w:val="clear" w:color="auto" w:fill="auto"/>
          </w:tcPr>
          <w:p w14:paraId="653C7C12" w14:textId="77777777" w:rsidR="00677BE7" w:rsidRPr="00240940" w:rsidRDefault="00677BE7" w:rsidP="00B131AF">
            <w:pPr>
              <w:spacing w:before="120" w:after="120"/>
              <w:rPr>
                <w:rFonts w:cs="Arial"/>
                <w:sz w:val="18"/>
              </w:rPr>
            </w:pPr>
            <w:r>
              <w:rPr>
                <w:rFonts w:cs="Arial"/>
                <w:sz w:val="18"/>
              </w:rPr>
              <w:t>0, 1</w:t>
            </w:r>
          </w:p>
        </w:tc>
      </w:tr>
      <w:tr w:rsidR="00677BE7" w:rsidRPr="00240940" w14:paraId="1501A54F" w14:textId="77777777" w:rsidTr="00B131AF">
        <w:tc>
          <w:tcPr>
            <w:tcW w:w="1665" w:type="pct"/>
            <w:gridSpan w:val="4"/>
            <w:shd w:val="clear" w:color="auto" w:fill="auto"/>
          </w:tcPr>
          <w:p w14:paraId="6ABA230F" w14:textId="77777777" w:rsidR="00677BE7" w:rsidRPr="00240940" w:rsidRDefault="00677BE7" w:rsidP="00B131AF">
            <w:pPr>
              <w:spacing w:before="120" w:after="120"/>
              <w:rPr>
                <w:rFonts w:cs="Arial"/>
                <w:sz w:val="18"/>
              </w:rPr>
            </w:pPr>
            <w:r>
              <w:rPr>
                <w:rFonts w:cs="Arial"/>
                <w:sz w:val="18"/>
              </w:rPr>
              <w:t>Logical Connectives</w:t>
            </w:r>
          </w:p>
        </w:tc>
        <w:tc>
          <w:tcPr>
            <w:tcW w:w="834" w:type="pct"/>
            <w:gridSpan w:val="2"/>
            <w:shd w:val="clear" w:color="auto" w:fill="auto"/>
          </w:tcPr>
          <w:p w14:paraId="01DFD995" w14:textId="77777777" w:rsidR="00677BE7" w:rsidRPr="00240940" w:rsidRDefault="00677BE7" w:rsidP="00B131AF">
            <w:pPr>
              <w:spacing w:before="120" w:after="120"/>
              <w:rPr>
                <w:rFonts w:cs="Arial"/>
                <w:sz w:val="18"/>
              </w:rPr>
            </w:pPr>
          </w:p>
        </w:tc>
        <w:tc>
          <w:tcPr>
            <w:tcW w:w="1250" w:type="pct"/>
            <w:gridSpan w:val="4"/>
            <w:shd w:val="clear" w:color="auto" w:fill="auto"/>
          </w:tcPr>
          <w:p w14:paraId="03AAE886" w14:textId="77777777" w:rsidR="00677BE7" w:rsidRDefault="00677BE7" w:rsidP="00A45D93">
            <w:pPr>
              <w:spacing w:before="120" w:after="120" w:line="240" w:lineRule="auto"/>
              <w:rPr>
                <w:rFonts w:cs="Arial"/>
                <w:sz w:val="18"/>
              </w:rPr>
            </w:pPr>
            <w:r>
              <w:rPr>
                <w:rFonts w:cs="Arial"/>
                <w:sz w:val="18"/>
              </w:rPr>
              <w:t>1 : Logical Conjunction</w:t>
            </w:r>
          </w:p>
          <w:p w14:paraId="4EA7036B" w14:textId="77777777" w:rsidR="00677BE7" w:rsidRPr="00240940" w:rsidRDefault="00677BE7" w:rsidP="00A45D93">
            <w:pPr>
              <w:spacing w:before="120" w:after="120" w:line="240" w:lineRule="auto"/>
              <w:rPr>
                <w:rFonts w:cs="Arial"/>
                <w:sz w:val="18"/>
              </w:rPr>
            </w:pPr>
            <w:r>
              <w:rPr>
                <w:rFonts w:cs="Arial"/>
                <w:sz w:val="18"/>
              </w:rPr>
              <w:t>2 : Logical Disjunction</w:t>
            </w:r>
          </w:p>
        </w:tc>
        <w:tc>
          <w:tcPr>
            <w:tcW w:w="417" w:type="pct"/>
            <w:gridSpan w:val="2"/>
            <w:shd w:val="clear" w:color="auto" w:fill="auto"/>
          </w:tcPr>
          <w:p w14:paraId="783B0D2E" w14:textId="77777777" w:rsidR="00677BE7" w:rsidRPr="00240940" w:rsidRDefault="00677BE7" w:rsidP="00B131AF">
            <w:pPr>
              <w:spacing w:before="120" w:after="120"/>
              <w:rPr>
                <w:rFonts w:cs="Arial"/>
                <w:sz w:val="18"/>
              </w:rPr>
            </w:pPr>
            <w:r>
              <w:rPr>
                <w:rFonts w:cs="Arial"/>
                <w:sz w:val="18"/>
              </w:rPr>
              <w:t>EN</w:t>
            </w:r>
          </w:p>
        </w:tc>
        <w:tc>
          <w:tcPr>
            <w:tcW w:w="834" w:type="pct"/>
            <w:gridSpan w:val="2"/>
            <w:shd w:val="clear" w:color="auto" w:fill="auto"/>
          </w:tcPr>
          <w:p w14:paraId="0C758F28" w14:textId="77777777" w:rsidR="00677BE7" w:rsidRPr="00240940" w:rsidRDefault="00677BE7" w:rsidP="00B131AF">
            <w:pPr>
              <w:spacing w:before="120" w:after="120"/>
              <w:rPr>
                <w:rFonts w:cs="Arial"/>
                <w:sz w:val="18"/>
              </w:rPr>
            </w:pPr>
            <w:r>
              <w:rPr>
                <w:rFonts w:cs="Arial"/>
                <w:sz w:val="18"/>
              </w:rPr>
              <w:t>0, 1</w:t>
            </w:r>
          </w:p>
        </w:tc>
      </w:tr>
      <w:tr w:rsidR="00677BE7" w:rsidRPr="00240940" w14:paraId="50B71643" w14:textId="77777777" w:rsidTr="00B131AF">
        <w:tc>
          <w:tcPr>
            <w:tcW w:w="1665" w:type="pct"/>
            <w:gridSpan w:val="4"/>
            <w:shd w:val="clear" w:color="auto" w:fill="auto"/>
          </w:tcPr>
          <w:p w14:paraId="7B2F8EE1" w14:textId="77777777" w:rsidR="00677BE7" w:rsidRPr="00240940" w:rsidRDefault="00677BE7" w:rsidP="00B131AF">
            <w:pPr>
              <w:spacing w:before="120" w:after="120"/>
              <w:rPr>
                <w:rFonts w:cs="Arial"/>
                <w:sz w:val="18"/>
              </w:rPr>
            </w:pPr>
            <w:r>
              <w:rPr>
                <w:rFonts w:cs="Arial"/>
                <w:sz w:val="18"/>
              </w:rPr>
              <w:t>Thickness of Ice Capability</w:t>
            </w:r>
          </w:p>
        </w:tc>
        <w:tc>
          <w:tcPr>
            <w:tcW w:w="834" w:type="pct"/>
            <w:gridSpan w:val="2"/>
            <w:shd w:val="clear" w:color="auto" w:fill="auto"/>
          </w:tcPr>
          <w:p w14:paraId="6A893D01" w14:textId="77777777" w:rsidR="00677BE7" w:rsidRPr="00240940" w:rsidRDefault="00677BE7" w:rsidP="00B131AF">
            <w:pPr>
              <w:spacing w:before="120" w:after="120"/>
              <w:rPr>
                <w:rFonts w:cs="Arial"/>
                <w:sz w:val="18"/>
              </w:rPr>
            </w:pPr>
          </w:p>
        </w:tc>
        <w:tc>
          <w:tcPr>
            <w:tcW w:w="1250" w:type="pct"/>
            <w:gridSpan w:val="4"/>
            <w:shd w:val="clear" w:color="auto" w:fill="auto"/>
          </w:tcPr>
          <w:p w14:paraId="2DF64587" w14:textId="77777777" w:rsidR="00677BE7" w:rsidRPr="00240940" w:rsidRDefault="00677BE7" w:rsidP="00A45D93">
            <w:pPr>
              <w:spacing w:before="120" w:after="120" w:line="240" w:lineRule="auto"/>
              <w:rPr>
                <w:rFonts w:cs="Arial"/>
                <w:sz w:val="18"/>
              </w:rPr>
            </w:pPr>
          </w:p>
        </w:tc>
        <w:tc>
          <w:tcPr>
            <w:tcW w:w="417" w:type="pct"/>
            <w:gridSpan w:val="2"/>
            <w:shd w:val="clear" w:color="auto" w:fill="auto"/>
          </w:tcPr>
          <w:p w14:paraId="5BD610AD" w14:textId="77777777" w:rsidR="00677BE7" w:rsidRPr="00240940" w:rsidRDefault="00677BE7" w:rsidP="00B131AF">
            <w:pPr>
              <w:spacing w:before="120" w:after="120"/>
              <w:rPr>
                <w:rFonts w:cs="Arial"/>
                <w:sz w:val="18"/>
              </w:rPr>
            </w:pPr>
            <w:r>
              <w:rPr>
                <w:rFonts w:cs="Arial"/>
                <w:sz w:val="18"/>
              </w:rPr>
              <w:t>IN</w:t>
            </w:r>
          </w:p>
        </w:tc>
        <w:tc>
          <w:tcPr>
            <w:tcW w:w="834" w:type="pct"/>
            <w:gridSpan w:val="2"/>
            <w:shd w:val="clear" w:color="auto" w:fill="auto"/>
          </w:tcPr>
          <w:p w14:paraId="3E4AA560" w14:textId="77777777" w:rsidR="00677BE7" w:rsidRPr="00240940" w:rsidRDefault="00677BE7" w:rsidP="00B131AF">
            <w:pPr>
              <w:spacing w:before="120" w:after="120"/>
              <w:rPr>
                <w:rFonts w:cs="Arial"/>
                <w:sz w:val="18"/>
              </w:rPr>
            </w:pPr>
            <w:r>
              <w:rPr>
                <w:rFonts w:cs="Arial"/>
                <w:sz w:val="18"/>
              </w:rPr>
              <w:t>0, 1</w:t>
            </w:r>
          </w:p>
        </w:tc>
      </w:tr>
      <w:tr w:rsidR="00677BE7" w:rsidRPr="00240940" w14:paraId="7A8F3EC5" w14:textId="77777777" w:rsidTr="00B131AF">
        <w:tc>
          <w:tcPr>
            <w:tcW w:w="1665" w:type="pct"/>
            <w:gridSpan w:val="4"/>
            <w:shd w:val="clear" w:color="auto" w:fill="auto"/>
          </w:tcPr>
          <w:p w14:paraId="1ADDDFA2" w14:textId="77777777" w:rsidR="00677BE7" w:rsidRPr="00240940" w:rsidRDefault="00677BE7" w:rsidP="00B131AF">
            <w:pPr>
              <w:spacing w:before="120" w:after="120"/>
              <w:rPr>
                <w:rFonts w:cs="Arial"/>
                <w:sz w:val="18"/>
              </w:rPr>
            </w:pPr>
            <w:r>
              <w:rPr>
                <w:rFonts w:cs="Arial"/>
                <w:sz w:val="18"/>
              </w:rPr>
              <w:t>Vessel Performance</w:t>
            </w:r>
          </w:p>
        </w:tc>
        <w:tc>
          <w:tcPr>
            <w:tcW w:w="834" w:type="pct"/>
            <w:gridSpan w:val="2"/>
            <w:shd w:val="clear" w:color="auto" w:fill="auto"/>
          </w:tcPr>
          <w:p w14:paraId="4CD914C8" w14:textId="77777777" w:rsidR="00677BE7" w:rsidRPr="00240940" w:rsidRDefault="00677BE7" w:rsidP="00B131AF">
            <w:pPr>
              <w:spacing w:before="120" w:after="120"/>
              <w:rPr>
                <w:rFonts w:cs="Arial"/>
                <w:sz w:val="18"/>
              </w:rPr>
            </w:pPr>
          </w:p>
        </w:tc>
        <w:tc>
          <w:tcPr>
            <w:tcW w:w="1250" w:type="pct"/>
            <w:gridSpan w:val="4"/>
            <w:shd w:val="clear" w:color="auto" w:fill="auto"/>
          </w:tcPr>
          <w:p w14:paraId="3EFF08B5" w14:textId="77777777" w:rsidR="00677BE7" w:rsidRPr="00240940" w:rsidRDefault="00677BE7" w:rsidP="00A45D93">
            <w:pPr>
              <w:spacing w:before="120" w:after="120" w:line="240" w:lineRule="auto"/>
              <w:rPr>
                <w:rFonts w:cs="Arial"/>
                <w:sz w:val="18"/>
              </w:rPr>
            </w:pPr>
          </w:p>
        </w:tc>
        <w:tc>
          <w:tcPr>
            <w:tcW w:w="417" w:type="pct"/>
            <w:gridSpan w:val="2"/>
            <w:shd w:val="clear" w:color="auto" w:fill="auto"/>
          </w:tcPr>
          <w:p w14:paraId="58FDEF9A" w14:textId="77777777" w:rsidR="00677BE7" w:rsidRPr="00240940" w:rsidRDefault="00677BE7" w:rsidP="00B131AF">
            <w:pPr>
              <w:spacing w:before="120" w:after="120"/>
              <w:rPr>
                <w:rFonts w:cs="Arial"/>
                <w:sz w:val="18"/>
              </w:rPr>
            </w:pPr>
            <w:r>
              <w:rPr>
                <w:rFonts w:cs="Arial"/>
                <w:sz w:val="18"/>
              </w:rPr>
              <w:t>TE</w:t>
            </w:r>
          </w:p>
        </w:tc>
        <w:tc>
          <w:tcPr>
            <w:tcW w:w="834" w:type="pct"/>
            <w:gridSpan w:val="2"/>
            <w:shd w:val="clear" w:color="auto" w:fill="auto"/>
          </w:tcPr>
          <w:p w14:paraId="20DDDDB5" w14:textId="77777777" w:rsidR="00677BE7" w:rsidRPr="00240940" w:rsidRDefault="00677BE7" w:rsidP="00B131AF">
            <w:pPr>
              <w:spacing w:before="120" w:after="120"/>
              <w:rPr>
                <w:rFonts w:cs="Arial"/>
                <w:sz w:val="18"/>
              </w:rPr>
            </w:pPr>
            <w:r>
              <w:rPr>
                <w:rFonts w:cs="Arial"/>
                <w:sz w:val="18"/>
              </w:rPr>
              <w:t>0, 1</w:t>
            </w:r>
          </w:p>
        </w:tc>
      </w:tr>
      <w:tr w:rsidR="00677BE7" w:rsidRPr="00240940" w14:paraId="4462AF96" w14:textId="77777777" w:rsidTr="00B131AF">
        <w:tc>
          <w:tcPr>
            <w:tcW w:w="1665" w:type="pct"/>
            <w:gridSpan w:val="4"/>
            <w:shd w:val="clear" w:color="auto" w:fill="auto"/>
          </w:tcPr>
          <w:p w14:paraId="6467F97C" w14:textId="77777777" w:rsidR="00677BE7" w:rsidRPr="00240940" w:rsidRDefault="00677BE7" w:rsidP="00B131AF">
            <w:pPr>
              <w:spacing w:before="120" w:after="120"/>
              <w:rPr>
                <w:rFonts w:cs="Arial"/>
                <w:sz w:val="18"/>
              </w:rPr>
            </w:pPr>
            <w:r>
              <w:rPr>
                <w:rFonts w:cs="Arial"/>
                <w:sz w:val="18"/>
              </w:rPr>
              <w:t>Information</w:t>
            </w:r>
          </w:p>
        </w:tc>
        <w:tc>
          <w:tcPr>
            <w:tcW w:w="834" w:type="pct"/>
            <w:gridSpan w:val="2"/>
            <w:shd w:val="clear" w:color="auto" w:fill="auto"/>
          </w:tcPr>
          <w:p w14:paraId="03DAF5DF" w14:textId="77777777" w:rsidR="00677BE7" w:rsidRPr="00240940" w:rsidRDefault="00677BE7" w:rsidP="00B131AF">
            <w:pPr>
              <w:spacing w:before="120" w:after="120"/>
              <w:rPr>
                <w:rFonts w:cs="Arial"/>
                <w:sz w:val="18"/>
              </w:rPr>
            </w:pPr>
          </w:p>
        </w:tc>
        <w:tc>
          <w:tcPr>
            <w:tcW w:w="1250" w:type="pct"/>
            <w:gridSpan w:val="4"/>
            <w:shd w:val="clear" w:color="auto" w:fill="auto"/>
          </w:tcPr>
          <w:p w14:paraId="02172E1A" w14:textId="77777777" w:rsidR="00677BE7" w:rsidRPr="00240940" w:rsidRDefault="00677BE7" w:rsidP="00A45D93">
            <w:pPr>
              <w:spacing w:before="120" w:after="120" w:line="240" w:lineRule="auto"/>
              <w:rPr>
                <w:rFonts w:cs="Arial"/>
                <w:sz w:val="18"/>
              </w:rPr>
            </w:pPr>
          </w:p>
        </w:tc>
        <w:tc>
          <w:tcPr>
            <w:tcW w:w="417" w:type="pct"/>
            <w:gridSpan w:val="2"/>
            <w:shd w:val="clear" w:color="auto" w:fill="auto"/>
          </w:tcPr>
          <w:p w14:paraId="4E5056DD" w14:textId="77777777" w:rsidR="00677BE7" w:rsidRPr="00240940" w:rsidRDefault="00677BE7" w:rsidP="00B131AF">
            <w:pPr>
              <w:spacing w:before="120" w:after="120"/>
              <w:rPr>
                <w:rFonts w:cs="Arial"/>
                <w:sz w:val="18"/>
              </w:rPr>
            </w:pPr>
            <w:r>
              <w:rPr>
                <w:rFonts w:cs="Arial"/>
                <w:sz w:val="18"/>
              </w:rPr>
              <w:t>C</w:t>
            </w:r>
          </w:p>
        </w:tc>
        <w:tc>
          <w:tcPr>
            <w:tcW w:w="834" w:type="pct"/>
            <w:gridSpan w:val="2"/>
            <w:shd w:val="clear" w:color="auto" w:fill="auto"/>
          </w:tcPr>
          <w:p w14:paraId="7B2137B2" w14:textId="77777777" w:rsidR="00677BE7" w:rsidRPr="00240940" w:rsidRDefault="00677BE7" w:rsidP="00B131AF">
            <w:pPr>
              <w:spacing w:before="120" w:after="120"/>
              <w:rPr>
                <w:rFonts w:cs="Arial"/>
                <w:sz w:val="18"/>
              </w:rPr>
            </w:pPr>
            <w:r>
              <w:rPr>
                <w:rFonts w:cs="Arial"/>
                <w:sz w:val="18"/>
              </w:rPr>
              <w:t>0, *</w:t>
            </w:r>
          </w:p>
        </w:tc>
      </w:tr>
      <w:tr w:rsidR="00677BE7" w:rsidRPr="00240940" w14:paraId="3655A2A6" w14:textId="77777777" w:rsidTr="00B131AF">
        <w:tc>
          <w:tcPr>
            <w:tcW w:w="1665" w:type="pct"/>
            <w:gridSpan w:val="4"/>
            <w:shd w:val="clear" w:color="auto" w:fill="auto"/>
          </w:tcPr>
          <w:p w14:paraId="18F6D427" w14:textId="77777777" w:rsidR="00677BE7" w:rsidRPr="00240940" w:rsidRDefault="00677BE7" w:rsidP="00B131AF">
            <w:pPr>
              <w:spacing w:before="120" w:after="120"/>
              <w:rPr>
                <w:rFonts w:cs="Arial"/>
                <w:sz w:val="18"/>
              </w:rPr>
            </w:pPr>
            <w:r>
              <w:rPr>
                <w:rFonts w:cs="Arial"/>
                <w:sz w:val="18"/>
              </w:rPr>
              <w:t xml:space="preserve">   File Locator</w:t>
            </w:r>
          </w:p>
        </w:tc>
        <w:tc>
          <w:tcPr>
            <w:tcW w:w="834" w:type="pct"/>
            <w:gridSpan w:val="2"/>
            <w:shd w:val="clear" w:color="auto" w:fill="auto"/>
          </w:tcPr>
          <w:p w14:paraId="50359AA8" w14:textId="77777777" w:rsidR="00677BE7" w:rsidRPr="00240940" w:rsidRDefault="00677BE7" w:rsidP="00B131AF">
            <w:pPr>
              <w:spacing w:before="120" w:after="120"/>
              <w:rPr>
                <w:rFonts w:cs="Arial"/>
                <w:sz w:val="18"/>
              </w:rPr>
            </w:pPr>
          </w:p>
        </w:tc>
        <w:tc>
          <w:tcPr>
            <w:tcW w:w="1250" w:type="pct"/>
            <w:gridSpan w:val="4"/>
            <w:shd w:val="clear" w:color="auto" w:fill="auto"/>
          </w:tcPr>
          <w:p w14:paraId="337B0B9A" w14:textId="77777777" w:rsidR="00677BE7" w:rsidRPr="00240940" w:rsidRDefault="00677BE7" w:rsidP="00A45D93">
            <w:pPr>
              <w:spacing w:before="120" w:after="120" w:line="240" w:lineRule="auto"/>
              <w:rPr>
                <w:rFonts w:cs="Arial"/>
                <w:sz w:val="18"/>
              </w:rPr>
            </w:pPr>
          </w:p>
        </w:tc>
        <w:tc>
          <w:tcPr>
            <w:tcW w:w="417" w:type="pct"/>
            <w:gridSpan w:val="2"/>
            <w:shd w:val="clear" w:color="auto" w:fill="auto"/>
          </w:tcPr>
          <w:p w14:paraId="1278F45B" w14:textId="77777777" w:rsidR="00677BE7" w:rsidRPr="00240940" w:rsidRDefault="00677BE7" w:rsidP="00B131AF">
            <w:pPr>
              <w:spacing w:before="120" w:after="120"/>
              <w:rPr>
                <w:rFonts w:cs="Arial"/>
                <w:sz w:val="18"/>
              </w:rPr>
            </w:pPr>
            <w:r>
              <w:rPr>
                <w:rFonts w:cs="Arial"/>
                <w:sz w:val="18"/>
              </w:rPr>
              <w:t>(S) TE</w:t>
            </w:r>
          </w:p>
        </w:tc>
        <w:tc>
          <w:tcPr>
            <w:tcW w:w="834" w:type="pct"/>
            <w:gridSpan w:val="2"/>
            <w:shd w:val="clear" w:color="auto" w:fill="auto"/>
          </w:tcPr>
          <w:p w14:paraId="4542FFA1" w14:textId="77777777" w:rsidR="00677BE7" w:rsidRPr="00240940" w:rsidRDefault="00677BE7" w:rsidP="00B131AF">
            <w:pPr>
              <w:spacing w:before="120" w:after="120"/>
              <w:rPr>
                <w:rFonts w:cs="Arial"/>
                <w:sz w:val="18"/>
              </w:rPr>
            </w:pPr>
            <w:r>
              <w:rPr>
                <w:rFonts w:cs="Arial"/>
                <w:sz w:val="18"/>
              </w:rPr>
              <w:t>0, 1</w:t>
            </w:r>
          </w:p>
        </w:tc>
      </w:tr>
      <w:tr w:rsidR="00677BE7" w:rsidRPr="00240940" w14:paraId="5968F07D" w14:textId="77777777" w:rsidTr="00B131AF">
        <w:tc>
          <w:tcPr>
            <w:tcW w:w="1665" w:type="pct"/>
            <w:gridSpan w:val="4"/>
            <w:shd w:val="clear" w:color="auto" w:fill="auto"/>
          </w:tcPr>
          <w:p w14:paraId="0E4D8802" w14:textId="77777777" w:rsidR="00677BE7" w:rsidRPr="00240940" w:rsidRDefault="00677BE7" w:rsidP="00B131AF">
            <w:pPr>
              <w:spacing w:before="120" w:after="120"/>
              <w:rPr>
                <w:rFonts w:cs="Arial"/>
                <w:sz w:val="18"/>
              </w:rPr>
            </w:pPr>
            <w:r>
              <w:rPr>
                <w:rFonts w:cs="Arial"/>
                <w:sz w:val="18"/>
              </w:rPr>
              <w:t xml:space="preserve">   File Reference</w:t>
            </w:r>
          </w:p>
        </w:tc>
        <w:tc>
          <w:tcPr>
            <w:tcW w:w="834" w:type="pct"/>
            <w:gridSpan w:val="2"/>
            <w:shd w:val="clear" w:color="auto" w:fill="auto"/>
          </w:tcPr>
          <w:p w14:paraId="4F677610" w14:textId="77777777" w:rsidR="00677BE7" w:rsidRPr="00240940" w:rsidRDefault="00677BE7" w:rsidP="00B131AF">
            <w:pPr>
              <w:spacing w:before="120" w:after="120"/>
              <w:rPr>
                <w:rFonts w:cs="Arial"/>
                <w:sz w:val="18"/>
              </w:rPr>
            </w:pPr>
            <w:r>
              <w:rPr>
                <w:rFonts w:cs="Arial"/>
                <w:sz w:val="18"/>
              </w:rPr>
              <w:t>(TXTDSC)</w:t>
            </w:r>
          </w:p>
        </w:tc>
        <w:tc>
          <w:tcPr>
            <w:tcW w:w="1250" w:type="pct"/>
            <w:gridSpan w:val="4"/>
            <w:shd w:val="clear" w:color="auto" w:fill="auto"/>
          </w:tcPr>
          <w:p w14:paraId="4F292CA3" w14:textId="77777777" w:rsidR="00677BE7" w:rsidRPr="00240940" w:rsidRDefault="00677BE7" w:rsidP="00A45D93">
            <w:pPr>
              <w:spacing w:before="120" w:after="120" w:line="240" w:lineRule="auto"/>
              <w:rPr>
                <w:rFonts w:cs="Arial"/>
                <w:sz w:val="18"/>
              </w:rPr>
            </w:pPr>
          </w:p>
        </w:tc>
        <w:tc>
          <w:tcPr>
            <w:tcW w:w="417" w:type="pct"/>
            <w:gridSpan w:val="2"/>
            <w:shd w:val="clear" w:color="auto" w:fill="auto"/>
          </w:tcPr>
          <w:p w14:paraId="79A24779" w14:textId="77777777" w:rsidR="00677BE7" w:rsidRPr="00240940" w:rsidRDefault="00677BE7" w:rsidP="00B131AF">
            <w:pPr>
              <w:spacing w:before="120" w:after="120"/>
              <w:rPr>
                <w:rFonts w:cs="Arial"/>
                <w:sz w:val="18"/>
              </w:rPr>
            </w:pPr>
            <w:r>
              <w:rPr>
                <w:rFonts w:cs="Arial"/>
                <w:sz w:val="18"/>
              </w:rPr>
              <w:t>(S) TE</w:t>
            </w:r>
          </w:p>
        </w:tc>
        <w:tc>
          <w:tcPr>
            <w:tcW w:w="834" w:type="pct"/>
            <w:gridSpan w:val="2"/>
            <w:shd w:val="clear" w:color="auto" w:fill="auto"/>
          </w:tcPr>
          <w:p w14:paraId="619CDA20" w14:textId="77777777" w:rsidR="00677BE7" w:rsidRPr="00240940" w:rsidRDefault="00677BE7" w:rsidP="00B131AF">
            <w:pPr>
              <w:spacing w:before="120" w:after="120"/>
              <w:rPr>
                <w:rFonts w:cs="Arial"/>
                <w:sz w:val="18"/>
              </w:rPr>
            </w:pPr>
            <w:r>
              <w:rPr>
                <w:rFonts w:cs="Arial"/>
                <w:sz w:val="18"/>
              </w:rPr>
              <w:t>0, 1</w:t>
            </w:r>
          </w:p>
        </w:tc>
      </w:tr>
      <w:tr w:rsidR="00677BE7" w:rsidRPr="00240940" w14:paraId="70095653" w14:textId="77777777" w:rsidTr="00B131AF">
        <w:tc>
          <w:tcPr>
            <w:tcW w:w="1665" w:type="pct"/>
            <w:gridSpan w:val="4"/>
            <w:shd w:val="clear" w:color="auto" w:fill="auto"/>
          </w:tcPr>
          <w:p w14:paraId="29DED6B6" w14:textId="77777777" w:rsidR="00677BE7" w:rsidRPr="00240940" w:rsidRDefault="00677BE7" w:rsidP="00B131AF">
            <w:pPr>
              <w:spacing w:before="120" w:after="120"/>
              <w:rPr>
                <w:rFonts w:cs="Arial"/>
                <w:sz w:val="18"/>
              </w:rPr>
            </w:pPr>
            <w:r>
              <w:rPr>
                <w:rFonts w:cs="Arial"/>
                <w:sz w:val="18"/>
              </w:rPr>
              <w:t xml:space="preserve">   Headline</w:t>
            </w:r>
          </w:p>
        </w:tc>
        <w:tc>
          <w:tcPr>
            <w:tcW w:w="834" w:type="pct"/>
            <w:gridSpan w:val="2"/>
            <w:shd w:val="clear" w:color="auto" w:fill="auto"/>
          </w:tcPr>
          <w:p w14:paraId="64DFBBC9" w14:textId="77777777" w:rsidR="00677BE7" w:rsidRPr="00240940" w:rsidRDefault="00677BE7" w:rsidP="00B131AF">
            <w:pPr>
              <w:spacing w:before="120" w:after="120"/>
              <w:rPr>
                <w:rFonts w:cs="Arial"/>
                <w:sz w:val="18"/>
              </w:rPr>
            </w:pPr>
          </w:p>
        </w:tc>
        <w:tc>
          <w:tcPr>
            <w:tcW w:w="1250" w:type="pct"/>
            <w:gridSpan w:val="4"/>
            <w:shd w:val="clear" w:color="auto" w:fill="auto"/>
          </w:tcPr>
          <w:p w14:paraId="76340CA5" w14:textId="77777777" w:rsidR="00677BE7" w:rsidRPr="00240940" w:rsidRDefault="00677BE7" w:rsidP="00A45D93">
            <w:pPr>
              <w:spacing w:before="120" w:after="120" w:line="240" w:lineRule="auto"/>
              <w:rPr>
                <w:rFonts w:cs="Arial"/>
                <w:sz w:val="18"/>
              </w:rPr>
            </w:pPr>
          </w:p>
        </w:tc>
        <w:tc>
          <w:tcPr>
            <w:tcW w:w="417" w:type="pct"/>
            <w:gridSpan w:val="2"/>
            <w:shd w:val="clear" w:color="auto" w:fill="auto"/>
          </w:tcPr>
          <w:p w14:paraId="45D61518" w14:textId="77777777" w:rsidR="00677BE7" w:rsidRPr="00240940" w:rsidRDefault="00677BE7" w:rsidP="00B131AF">
            <w:pPr>
              <w:spacing w:before="120" w:after="120"/>
              <w:rPr>
                <w:rFonts w:cs="Arial"/>
                <w:sz w:val="18"/>
              </w:rPr>
            </w:pPr>
            <w:r>
              <w:rPr>
                <w:rFonts w:cs="Arial"/>
                <w:sz w:val="18"/>
              </w:rPr>
              <w:t>(S) TE</w:t>
            </w:r>
          </w:p>
        </w:tc>
        <w:tc>
          <w:tcPr>
            <w:tcW w:w="834" w:type="pct"/>
            <w:gridSpan w:val="2"/>
            <w:shd w:val="clear" w:color="auto" w:fill="auto"/>
          </w:tcPr>
          <w:p w14:paraId="40F41D00" w14:textId="77777777" w:rsidR="00677BE7" w:rsidRPr="00240940" w:rsidRDefault="00677BE7" w:rsidP="00B131AF">
            <w:pPr>
              <w:spacing w:before="120" w:after="120"/>
              <w:rPr>
                <w:rFonts w:cs="Arial"/>
                <w:sz w:val="18"/>
              </w:rPr>
            </w:pPr>
            <w:r>
              <w:rPr>
                <w:rFonts w:cs="Arial"/>
                <w:sz w:val="18"/>
              </w:rPr>
              <w:t>0, * (ordered)</w:t>
            </w:r>
          </w:p>
        </w:tc>
      </w:tr>
      <w:tr w:rsidR="00677BE7" w:rsidRPr="00240940" w14:paraId="26D6DCD1" w14:textId="77777777" w:rsidTr="00B131AF">
        <w:tc>
          <w:tcPr>
            <w:tcW w:w="1665" w:type="pct"/>
            <w:gridSpan w:val="4"/>
            <w:shd w:val="clear" w:color="auto" w:fill="auto"/>
          </w:tcPr>
          <w:p w14:paraId="31419960" w14:textId="77777777" w:rsidR="00677BE7" w:rsidRPr="00240940" w:rsidRDefault="00677BE7" w:rsidP="00B131AF">
            <w:pPr>
              <w:spacing w:before="120" w:after="120"/>
              <w:rPr>
                <w:rFonts w:cs="Arial"/>
                <w:sz w:val="18"/>
              </w:rPr>
            </w:pPr>
            <w:r>
              <w:rPr>
                <w:rFonts w:cs="Arial"/>
                <w:sz w:val="18"/>
              </w:rPr>
              <w:t xml:space="preserve">   Language</w:t>
            </w:r>
          </w:p>
        </w:tc>
        <w:tc>
          <w:tcPr>
            <w:tcW w:w="834" w:type="pct"/>
            <w:gridSpan w:val="2"/>
            <w:shd w:val="clear" w:color="auto" w:fill="auto"/>
          </w:tcPr>
          <w:p w14:paraId="3CA5CF04" w14:textId="77777777" w:rsidR="00677BE7" w:rsidRPr="00240940" w:rsidRDefault="00677BE7" w:rsidP="00B131AF">
            <w:pPr>
              <w:spacing w:before="120" w:after="120"/>
              <w:rPr>
                <w:rFonts w:cs="Arial"/>
                <w:sz w:val="18"/>
              </w:rPr>
            </w:pPr>
          </w:p>
        </w:tc>
        <w:tc>
          <w:tcPr>
            <w:tcW w:w="1250" w:type="pct"/>
            <w:gridSpan w:val="4"/>
            <w:shd w:val="clear" w:color="auto" w:fill="auto"/>
          </w:tcPr>
          <w:p w14:paraId="4003AFCF" w14:textId="77777777" w:rsidR="00677BE7" w:rsidRPr="00240940" w:rsidRDefault="00677BE7" w:rsidP="00A45D93">
            <w:pPr>
              <w:spacing w:before="120" w:after="120" w:line="240" w:lineRule="auto"/>
              <w:rPr>
                <w:rFonts w:cs="Arial"/>
                <w:sz w:val="18"/>
              </w:rPr>
            </w:pPr>
          </w:p>
        </w:tc>
        <w:tc>
          <w:tcPr>
            <w:tcW w:w="417" w:type="pct"/>
            <w:gridSpan w:val="2"/>
            <w:shd w:val="clear" w:color="auto" w:fill="auto"/>
          </w:tcPr>
          <w:p w14:paraId="687C6C7E" w14:textId="77777777" w:rsidR="00677BE7" w:rsidRPr="00240940" w:rsidRDefault="00677BE7" w:rsidP="00B131AF">
            <w:pPr>
              <w:spacing w:before="120" w:after="120"/>
              <w:rPr>
                <w:rFonts w:cs="Arial"/>
                <w:sz w:val="18"/>
              </w:rPr>
            </w:pPr>
            <w:r>
              <w:rPr>
                <w:rFonts w:cs="Arial"/>
                <w:sz w:val="18"/>
              </w:rPr>
              <w:t>(S) TE</w:t>
            </w:r>
          </w:p>
        </w:tc>
        <w:tc>
          <w:tcPr>
            <w:tcW w:w="834" w:type="pct"/>
            <w:gridSpan w:val="2"/>
            <w:shd w:val="clear" w:color="auto" w:fill="auto"/>
          </w:tcPr>
          <w:p w14:paraId="085B04E1" w14:textId="77777777" w:rsidR="00677BE7" w:rsidRPr="00240940" w:rsidRDefault="00677BE7" w:rsidP="00B131AF">
            <w:pPr>
              <w:spacing w:before="120" w:after="120"/>
              <w:rPr>
                <w:rFonts w:cs="Arial"/>
                <w:sz w:val="18"/>
              </w:rPr>
            </w:pPr>
            <w:r>
              <w:rPr>
                <w:rFonts w:cs="Arial"/>
                <w:sz w:val="18"/>
              </w:rPr>
              <w:t>0, 1</w:t>
            </w:r>
          </w:p>
        </w:tc>
      </w:tr>
      <w:tr w:rsidR="00677BE7" w:rsidRPr="00240940" w14:paraId="60FCD860" w14:textId="77777777" w:rsidTr="00B131AF">
        <w:tc>
          <w:tcPr>
            <w:tcW w:w="1665" w:type="pct"/>
            <w:gridSpan w:val="4"/>
            <w:shd w:val="clear" w:color="auto" w:fill="auto"/>
          </w:tcPr>
          <w:p w14:paraId="1BE216CB" w14:textId="77777777" w:rsidR="00677BE7" w:rsidRPr="00240940" w:rsidRDefault="00677BE7" w:rsidP="00B131AF">
            <w:pPr>
              <w:spacing w:before="120" w:after="120"/>
              <w:rPr>
                <w:rFonts w:cs="Arial"/>
                <w:sz w:val="18"/>
              </w:rPr>
            </w:pPr>
            <w:r>
              <w:rPr>
                <w:rFonts w:cs="Arial"/>
                <w:sz w:val="18"/>
              </w:rPr>
              <w:t xml:space="preserve">   Text</w:t>
            </w:r>
          </w:p>
        </w:tc>
        <w:tc>
          <w:tcPr>
            <w:tcW w:w="834" w:type="pct"/>
            <w:gridSpan w:val="2"/>
            <w:shd w:val="clear" w:color="auto" w:fill="auto"/>
          </w:tcPr>
          <w:p w14:paraId="4B912D8E" w14:textId="77777777" w:rsidR="00677BE7" w:rsidRDefault="00677BE7" w:rsidP="00B131AF">
            <w:pPr>
              <w:spacing w:before="120" w:after="120"/>
              <w:rPr>
                <w:rFonts w:cs="Arial"/>
                <w:sz w:val="18"/>
              </w:rPr>
            </w:pPr>
            <w:r>
              <w:rPr>
                <w:rFonts w:cs="Arial"/>
                <w:sz w:val="18"/>
              </w:rPr>
              <w:t>(INFORM)</w:t>
            </w:r>
          </w:p>
          <w:p w14:paraId="1B8D8930" w14:textId="77777777" w:rsidR="00677BE7" w:rsidRPr="00240940" w:rsidRDefault="00677BE7" w:rsidP="00B131AF">
            <w:pPr>
              <w:spacing w:before="120" w:after="120"/>
              <w:rPr>
                <w:rFonts w:cs="Arial"/>
                <w:sz w:val="18"/>
              </w:rPr>
            </w:pPr>
            <w:r>
              <w:rPr>
                <w:rFonts w:cs="Arial"/>
                <w:sz w:val="18"/>
              </w:rPr>
              <w:t>(NINFOM)</w:t>
            </w:r>
          </w:p>
        </w:tc>
        <w:tc>
          <w:tcPr>
            <w:tcW w:w="1250" w:type="pct"/>
            <w:gridSpan w:val="4"/>
            <w:shd w:val="clear" w:color="auto" w:fill="auto"/>
          </w:tcPr>
          <w:p w14:paraId="1FD4BFCB" w14:textId="77777777" w:rsidR="00677BE7" w:rsidRPr="00240940" w:rsidRDefault="00677BE7" w:rsidP="00A45D93">
            <w:pPr>
              <w:spacing w:before="120" w:after="120" w:line="240" w:lineRule="auto"/>
              <w:rPr>
                <w:rFonts w:cs="Arial"/>
                <w:sz w:val="18"/>
              </w:rPr>
            </w:pPr>
          </w:p>
        </w:tc>
        <w:tc>
          <w:tcPr>
            <w:tcW w:w="417" w:type="pct"/>
            <w:gridSpan w:val="2"/>
            <w:shd w:val="clear" w:color="auto" w:fill="auto"/>
          </w:tcPr>
          <w:p w14:paraId="3FCEA1EB" w14:textId="77777777" w:rsidR="00677BE7" w:rsidRPr="00240940" w:rsidRDefault="00677BE7" w:rsidP="00B131AF">
            <w:pPr>
              <w:spacing w:before="120" w:after="120"/>
              <w:rPr>
                <w:rFonts w:cs="Arial"/>
                <w:sz w:val="18"/>
              </w:rPr>
            </w:pPr>
            <w:r>
              <w:rPr>
                <w:rFonts w:cs="Arial"/>
                <w:sz w:val="18"/>
              </w:rPr>
              <w:t>(S) TE</w:t>
            </w:r>
          </w:p>
        </w:tc>
        <w:tc>
          <w:tcPr>
            <w:tcW w:w="834" w:type="pct"/>
            <w:gridSpan w:val="2"/>
            <w:shd w:val="clear" w:color="auto" w:fill="auto"/>
          </w:tcPr>
          <w:p w14:paraId="75267FAC" w14:textId="77777777" w:rsidR="00677BE7" w:rsidRPr="00240940" w:rsidRDefault="00677BE7" w:rsidP="00B131AF">
            <w:pPr>
              <w:spacing w:before="120" w:after="120"/>
              <w:rPr>
                <w:rFonts w:cs="Arial"/>
                <w:sz w:val="18"/>
              </w:rPr>
            </w:pPr>
            <w:r>
              <w:rPr>
                <w:rFonts w:cs="Arial"/>
                <w:sz w:val="18"/>
              </w:rPr>
              <w:t>0, 1</w:t>
            </w:r>
          </w:p>
        </w:tc>
      </w:tr>
      <w:tr w:rsidR="00677BE7" w:rsidRPr="00240940" w14:paraId="2961E0A5" w14:textId="77777777" w:rsidTr="00B131AF">
        <w:tc>
          <w:tcPr>
            <w:tcW w:w="1665" w:type="pct"/>
            <w:gridSpan w:val="4"/>
            <w:shd w:val="clear" w:color="auto" w:fill="auto"/>
          </w:tcPr>
          <w:p w14:paraId="5F05D47B" w14:textId="77777777" w:rsidR="00677BE7" w:rsidRPr="00240940" w:rsidRDefault="00677BE7" w:rsidP="00B131AF">
            <w:pPr>
              <w:spacing w:before="120" w:after="120"/>
              <w:rPr>
                <w:rFonts w:cs="Arial"/>
                <w:sz w:val="18"/>
              </w:rPr>
            </w:pPr>
            <w:r>
              <w:rPr>
                <w:rFonts w:cs="Arial"/>
                <w:sz w:val="18"/>
              </w:rPr>
              <w:t>Vessels Measurements</w:t>
            </w:r>
          </w:p>
        </w:tc>
        <w:tc>
          <w:tcPr>
            <w:tcW w:w="834" w:type="pct"/>
            <w:gridSpan w:val="2"/>
            <w:shd w:val="clear" w:color="auto" w:fill="auto"/>
          </w:tcPr>
          <w:p w14:paraId="7DB56B51" w14:textId="77777777" w:rsidR="00677BE7" w:rsidRPr="00240940" w:rsidRDefault="00677BE7" w:rsidP="00B131AF">
            <w:pPr>
              <w:spacing w:before="120" w:after="120"/>
              <w:rPr>
                <w:rFonts w:cs="Arial"/>
                <w:sz w:val="18"/>
              </w:rPr>
            </w:pPr>
          </w:p>
        </w:tc>
        <w:tc>
          <w:tcPr>
            <w:tcW w:w="1250" w:type="pct"/>
            <w:gridSpan w:val="4"/>
            <w:shd w:val="clear" w:color="auto" w:fill="auto"/>
          </w:tcPr>
          <w:p w14:paraId="33E2ED33" w14:textId="77777777" w:rsidR="00677BE7" w:rsidRPr="00240940" w:rsidRDefault="00677BE7" w:rsidP="00A45D93">
            <w:pPr>
              <w:spacing w:before="120" w:after="120" w:line="240" w:lineRule="auto"/>
              <w:rPr>
                <w:rFonts w:cs="Arial"/>
                <w:sz w:val="18"/>
              </w:rPr>
            </w:pPr>
          </w:p>
        </w:tc>
        <w:tc>
          <w:tcPr>
            <w:tcW w:w="417" w:type="pct"/>
            <w:gridSpan w:val="2"/>
            <w:shd w:val="clear" w:color="auto" w:fill="auto"/>
          </w:tcPr>
          <w:p w14:paraId="23B29139" w14:textId="77777777" w:rsidR="00677BE7" w:rsidRPr="00240940" w:rsidRDefault="00677BE7" w:rsidP="00B131AF">
            <w:pPr>
              <w:spacing w:before="120" w:after="120"/>
              <w:rPr>
                <w:rFonts w:cs="Arial"/>
                <w:sz w:val="18"/>
              </w:rPr>
            </w:pPr>
            <w:r>
              <w:rPr>
                <w:rFonts w:cs="Arial"/>
                <w:sz w:val="18"/>
              </w:rPr>
              <w:t>C</w:t>
            </w:r>
          </w:p>
        </w:tc>
        <w:tc>
          <w:tcPr>
            <w:tcW w:w="834" w:type="pct"/>
            <w:gridSpan w:val="2"/>
            <w:shd w:val="clear" w:color="auto" w:fill="auto"/>
          </w:tcPr>
          <w:p w14:paraId="147A0D6E" w14:textId="77777777" w:rsidR="00677BE7" w:rsidRPr="00240940" w:rsidRDefault="00677BE7" w:rsidP="00B131AF">
            <w:pPr>
              <w:spacing w:before="120" w:after="120"/>
              <w:rPr>
                <w:rFonts w:cs="Arial"/>
                <w:sz w:val="18"/>
              </w:rPr>
            </w:pPr>
            <w:r>
              <w:rPr>
                <w:rFonts w:cs="Arial"/>
                <w:sz w:val="18"/>
              </w:rPr>
              <w:t>0, *</w:t>
            </w:r>
          </w:p>
        </w:tc>
      </w:tr>
      <w:tr w:rsidR="00677BE7" w:rsidRPr="00240940" w14:paraId="2437B28B" w14:textId="77777777" w:rsidTr="00B131AF">
        <w:tc>
          <w:tcPr>
            <w:tcW w:w="1665" w:type="pct"/>
            <w:gridSpan w:val="4"/>
            <w:shd w:val="clear" w:color="auto" w:fill="auto"/>
          </w:tcPr>
          <w:p w14:paraId="2AF3EFD0" w14:textId="77777777" w:rsidR="00677BE7" w:rsidRPr="00240940" w:rsidRDefault="00677BE7" w:rsidP="00B131AF">
            <w:pPr>
              <w:spacing w:before="120" w:after="120"/>
              <w:rPr>
                <w:rFonts w:cs="Arial"/>
                <w:sz w:val="18"/>
              </w:rPr>
            </w:pPr>
            <w:r>
              <w:rPr>
                <w:rFonts w:cs="Arial"/>
                <w:sz w:val="18"/>
              </w:rPr>
              <w:t xml:space="preserve">   Comparison Operator</w:t>
            </w:r>
          </w:p>
        </w:tc>
        <w:tc>
          <w:tcPr>
            <w:tcW w:w="834" w:type="pct"/>
            <w:gridSpan w:val="2"/>
            <w:shd w:val="clear" w:color="auto" w:fill="auto"/>
          </w:tcPr>
          <w:p w14:paraId="6B43B82E" w14:textId="77777777" w:rsidR="00677BE7" w:rsidRPr="00240940" w:rsidRDefault="00677BE7" w:rsidP="00B131AF">
            <w:pPr>
              <w:spacing w:before="120" w:after="120"/>
              <w:rPr>
                <w:rFonts w:cs="Arial"/>
                <w:sz w:val="18"/>
              </w:rPr>
            </w:pPr>
          </w:p>
        </w:tc>
        <w:tc>
          <w:tcPr>
            <w:tcW w:w="1250" w:type="pct"/>
            <w:gridSpan w:val="4"/>
            <w:shd w:val="clear" w:color="auto" w:fill="auto"/>
          </w:tcPr>
          <w:p w14:paraId="1FFDB0B4" w14:textId="77777777" w:rsidR="00677BE7" w:rsidRDefault="00677BE7" w:rsidP="00A45D93">
            <w:pPr>
              <w:spacing w:before="120" w:after="120" w:line="240" w:lineRule="auto"/>
              <w:rPr>
                <w:rFonts w:cs="Arial"/>
                <w:sz w:val="18"/>
              </w:rPr>
            </w:pPr>
            <w:r>
              <w:rPr>
                <w:rFonts w:cs="Arial"/>
                <w:sz w:val="18"/>
              </w:rPr>
              <w:t>1 : Greater Than</w:t>
            </w:r>
          </w:p>
          <w:p w14:paraId="6270A3C2" w14:textId="77777777" w:rsidR="00677BE7" w:rsidRDefault="00677BE7" w:rsidP="00A45D93">
            <w:pPr>
              <w:spacing w:before="120" w:after="120" w:line="240" w:lineRule="auto"/>
              <w:rPr>
                <w:rFonts w:cs="Arial"/>
                <w:sz w:val="18"/>
              </w:rPr>
            </w:pPr>
            <w:r>
              <w:rPr>
                <w:rFonts w:cs="Arial"/>
                <w:sz w:val="18"/>
              </w:rPr>
              <w:t>2 : Greater Than or Equal To</w:t>
            </w:r>
          </w:p>
          <w:p w14:paraId="1647366D" w14:textId="77777777" w:rsidR="00677BE7" w:rsidRDefault="00677BE7" w:rsidP="00A45D93">
            <w:pPr>
              <w:spacing w:before="120" w:after="120" w:line="240" w:lineRule="auto"/>
              <w:rPr>
                <w:rFonts w:cs="Arial"/>
                <w:sz w:val="18"/>
              </w:rPr>
            </w:pPr>
            <w:r>
              <w:rPr>
                <w:rFonts w:cs="Arial"/>
                <w:sz w:val="18"/>
              </w:rPr>
              <w:t>3 : Less Than</w:t>
            </w:r>
          </w:p>
          <w:p w14:paraId="44FFAB1F" w14:textId="77777777" w:rsidR="00677BE7" w:rsidRDefault="00677BE7" w:rsidP="00A45D93">
            <w:pPr>
              <w:spacing w:before="120" w:after="120" w:line="240" w:lineRule="auto"/>
              <w:rPr>
                <w:rFonts w:cs="Arial"/>
                <w:sz w:val="18"/>
              </w:rPr>
            </w:pPr>
            <w:r>
              <w:rPr>
                <w:rFonts w:cs="Arial"/>
                <w:sz w:val="18"/>
              </w:rPr>
              <w:t>4 : Less Than or Equal To</w:t>
            </w:r>
          </w:p>
          <w:p w14:paraId="1F548E98" w14:textId="77777777" w:rsidR="00677BE7" w:rsidRDefault="00677BE7" w:rsidP="00A45D93">
            <w:pPr>
              <w:spacing w:before="120" w:after="120" w:line="240" w:lineRule="auto"/>
              <w:rPr>
                <w:rFonts w:cs="Arial"/>
                <w:sz w:val="18"/>
              </w:rPr>
            </w:pPr>
            <w:r>
              <w:rPr>
                <w:rFonts w:cs="Arial"/>
                <w:sz w:val="18"/>
              </w:rPr>
              <w:t>5 : Equal To</w:t>
            </w:r>
          </w:p>
          <w:p w14:paraId="09EF17E4" w14:textId="77777777" w:rsidR="00677BE7" w:rsidRPr="00240940" w:rsidRDefault="00677BE7" w:rsidP="00A45D93">
            <w:pPr>
              <w:spacing w:before="120" w:after="120" w:line="240" w:lineRule="auto"/>
              <w:rPr>
                <w:rFonts w:cs="Arial"/>
                <w:sz w:val="18"/>
              </w:rPr>
            </w:pPr>
            <w:r>
              <w:rPr>
                <w:rFonts w:cs="Arial"/>
                <w:sz w:val="18"/>
              </w:rPr>
              <w:t>6 : Not Equal To</w:t>
            </w:r>
          </w:p>
        </w:tc>
        <w:tc>
          <w:tcPr>
            <w:tcW w:w="417" w:type="pct"/>
            <w:gridSpan w:val="2"/>
            <w:shd w:val="clear" w:color="auto" w:fill="auto"/>
          </w:tcPr>
          <w:p w14:paraId="347441EC" w14:textId="77777777" w:rsidR="00677BE7" w:rsidRPr="00240940" w:rsidRDefault="00677BE7" w:rsidP="00B131AF">
            <w:pPr>
              <w:spacing w:before="120" w:after="120"/>
              <w:rPr>
                <w:rFonts w:cs="Arial"/>
                <w:sz w:val="18"/>
              </w:rPr>
            </w:pPr>
            <w:r>
              <w:rPr>
                <w:rFonts w:cs="Arial"/>
                <w:sz w:val="18"/>
              </w:rPr>
              <w:t>(S) EN</w:t>
            </w:r>
          </w:p>
        </w:tc>
        <w:tc>
          <w:tcPr>
            <w:tcW w:w="834" w:type="pct"/>
            <w:gridSpan w:val="2"/>
            <w:shd w:val="clear" w:color="auto" w:fill="auto"/>
          </w:tcPr>
          <w:p w14:paraId="6B11C822" w14:textId="77777777" w:rsidR="00677BE7" w:rsidRPr="00240940" w:rsidRDefault="00677BE7" w:rsidP="00B131AF">
            <w:pPr>
              <w:spacing w:before="120" w:after="120"/>
              <w:rPr>
                <w:rFonts w:cs="Arial"/>
                <w:sz w:val="18"/>
              </w:rPr>
            </w:pPr>
            <w:r>
              <w:rPr>
                <w:rFonts w:cs="Arial"/>
                <w:sz w:val="18"/>
              </w:rPr>
              <w:t>1, 1</w:t>
            </w:r>
          </w:p>
        </w:tc>
      </w:tr>
      <w:tr w:rsidR="00677BE7" w:rsidRPr="00240940" w14:paraId="4D7E71E5" w14:textId="77777777" w:rsidTr="00B131AF">
        <w:tc>
          <w:tcPr>
            <w:tcW w:w="1665" w:type="pct"/>
            <w:gridSpan w:val="4"/>
            <w:shd w:val="clear" w:color="auto" w:fill="auto"/>
          </w:tcPr>
          <w:p w14:paraId="07C95172" w14:textId="77777777" w:rsidR="00677BE7" w:rsidRPr="00240940" w:rsidRDefault="00677BE7" w:rsidP="00B131AF">
            <w:pPr>
              <w:spacing w:before="120" w:after="120"/>
              <w:rPr>
                <w:rFonts w:cs="Arial"/>
                <w:sz w:val="18"/>
              </w:rPr>
            </w:pPr>
            <w:r>
              <w:rPr>
                <w:rFonts w:cs="Arial"/>
                <w:sz w:val="18"/>
              </w:rPr>
              <w:t xml:space="preserve">   Vessels Characteristics</w:t>
            </w:r>
          </w:p>
        </w:tc>
        <w:tc>
          <w:tcPr>
            <w:tcW w:w="834" w:type="pct"/>
            <w:gridSpan w:val="2"/>
            <w:shd w:val="clear" w:color="auto" w:fill="auto"/>
          </w:tcPr>
          <w:p w14:paraId="514638D0" w14:textId="77777777" w:rsidR="00677BE7" w:rsidRPr="00240940" w:rsidRDefault="00677BE7" w:rsidP="00B131AF">
            <w:pPr>
              <w:spacing w:before="120" w:after="120"/>
              <w:rPr>
                <w:rFonts w:cs="Arial"/>
                <w:sz w:val="18"/>
              </w:rPr>
            </w:pPr>
          </w:p>
        </w:tc>
        <w:tc>
          <w:tcPr>
            <w:tcW w:w="1250" w:type="pct"/>
            <w:gridSpan w:val="4"/>
            <w:shd w:val="clear" w:color="auto" w:fill="auto"/>
          </w:tcPr>
          <w:p w14:paraId="0DFE5876" w14:textId="77777777" w:rsidR="00677BE7" w:rsidRDefault="00677BE7" w:rsidP="00A45D93">
            <w:pPr>
              <w:spacing w:before="120" w:after="120" w:line="240" w:lineRule="auto"/>
              <w:rPr>
                <w:rFonts w:cs="Arial"/>
                <w:sz w:val="18"/>
              </w:rPr>
            </w:pPr>
            <w:r>
              <w:rPr>
                <w:rFonts w:cs="Arial"/>
                <w:sz w:val="18"/>
              </w:rPr>
              <w:t>1 : Length Overall</w:t>
            </w:r>
          </w:p>
          <w:p w14:paraId="7194529F" w14:textId="77777777" w:rsidR="00677BE7" w:rsidRDefault="00677BE7" w:rsidP="00A45D93">
            <w:pPr>
              <w:spacing w:before="120" w:after="120" w:line="240" w:lineRule="auto"/>
              <w:rPr>
                <w:rFonts w:cs="Arial"/>
                <w:sz w:val="18"/>
              </w:rPr>
            </w:pPr>
            <w:r>
              <w:rPr>
                <w:rFonts w:cs="Arial"/>
                <w:sz w:val="18"/>
              </w:rPr>
              <w:t>2 : Length at Waterline</w:t>
            </w:r>
          </w:p>
          <w:p w14:paraId="6232A0F6" w14:textId="77777777" w:rsidR="00677BE7" w:rsidRDefault="00677BE7" w:rsidP="00A45D93">
            <w:pPr>
              <w:spacing w:before="120" w:after="120" w:line="240" w:lineRule="auto"/>
              <w:rPr>
                <w:rFonts w:cs="Arial"/>
                <w:sz w:val="18"/>
              </w:rPr>
            </w:pPr>
            <w:r>
              <w:rPr>
                <w:rFonts w:cs="Arial"/>
                <w:sz w:val="18"/>
              </w:rPr>
              <w:t>3 : Breadth</w:t>
            </w:r>
          </w:p>
          <w:p w14:paraId="4B55D94E" w14:textId="77777777" w:rsidR="00677BE7" w:rsidRDefault="00677BE7" w:rsidP="00A45D93">
            <w:pPr>
              <w:spacing w:before="120" w:after="120" w:line="240" w:lineRule="auto"/>
              <w:rPr>
                <w:rFonts w:cs="Arial"/>
                <w:sz w:val="18"/>
              </w:rPr>
            </w:pPr>
            <w:r>
              <w:rPr>
                <w:rFonts w:cs="Arial"/>
                <w:sz w:val="18"/>
              </w:rPr>
              <w:t>4 : Draught</w:t>
            </w:r>
          </w:p>
          <w:p w14:paraId="377E5A4E" w14:textId="77777777" w:rsidR="00677BE7" w:rsidRDefault="00677BE7" w:rsidP="00A45D93">
            <w:pPr>
              <w:spacing w:before="120" w:after="120" w:line="240" w:lineRule="auto"/>
              <w:rPr>
                <w:rFonts w:cs="Arial"/>
                <w:sz w:val="18"/>
              </w:rPr>
            </w:pPr>
            <w:r>
              <w:rPr>
                <w:rFonts w:cs="Arial"/>
                <w:sz w:val="18"/>
              </w:rPr>
              <w:t>6 : Displacement Tonnage</w:t>
            </w:r>
          </w:p>
          <w:p w14:paraId="055B3B6E" w14:textId="77777777" w:rsidR="00677BE7" w:rsidRDefault="00677BE7" w:rsidP="00A45D93">
            <w:pPr>
              <w:spacing w:before="120" w:after="120" w:line="240" w:lineRule="auto"/>
              <w:rPr>
                <w:rFonts w:cs="Arial"/>
                <w:sz w:val="18"/>
              </w:rPr>
            </w:pPr>
            <w:r>
              <w:rPr>
                <w:rFonts w:cs="Arial"/>
                <w:sz w:val="18"/>
              </w:rPr>
              <w:t>7 : Displacement Tonnage, Light</w:t>
            </w:r>
          </w:p>
          <w:p w14:paraId="18039D51" w14:textId="77777777" w:rsidR="00677BE7" w:rsidRDefault="00677BE7" w:rsidP="00A45D93">
            <w:pPr>
              <w:spacing w:before="120" w:after="120" w:line="240" w:lineRule="auto"/>
              <w:rPr>
                <w:rFonts w:cs="Arial"/>
                <w:sz w:val="18"/>
              </w:rPr>
            </w:pPr>
            <w:r>
              <w:rPr>
                <w:rFonts w:cs="Arial"/>
                <w:sz w:val="18"/>
              </w:rPr>
              <w:lastRenderedPageBreak/>
              <w:t>8 : Displacement Tonnage, Loaded</w:t>
            </w:r>
          </w:p>
          <w:p w14:paraId="5DB6E24C" w14:textId="77777777" w:rsidR="00677BE7" w:rsidRDefault="00677BE7" w:rsidP="00A45D93">
            <w:pPr>
              <w:spacing w:before="120" w:after="120" w:line="240" w:lineRule="auto"/>
              <w:rPr>
                <w:rFonts w:cs="Arial"/>
                <w:sz w:val="18"/>
              </w:rPr>
            </w:pPr>
            <w:r>
              <w:rPr>
                <w:rFonts w:cs="Arial"/>
                <w:sz w:val="18"/>
              </w:rPr>
              <w:t>9 : Deadweight Tonnage</w:t>
            </w:r>
          </w:p>
          <w:p w14:paraId="4C146E73" w14:textId="77777777" w:rsidR="00677BE7" w:rsidRDefault="00677BE7" w:rsidP="00A45D93">
            <w:pPr>
              <w:spacing w:before="120" w:after="120" w:line="240" w:lineRule="auto"/>
              <w:rPr>
                <w:rFonts w:cs="Arial"/>
                <w:sz w:val="18"/>
              </w:rPr>
            </w:pPr>
            <w:r>
              <w:rPr>
                <w:rFonts w:cs="Arial"/>
                <w:sz w:val="18"/>
              </w:rPr>
              <w:t>10 : Gross Tonnage</w:t>
            </w:r>
          </w:p>
          <w:p w14:paraId="46DE20BF" w14:textId="77777777" w:rsidR="00677BE7" w:rsidRDefault="00677BE7" w:rsidP="00A45D93">
            <w:pPr>
              <w:spacing w:before="120" w:after="120" w:line="240" w:lineRule="auto"/>
              <w:rPr>
                <w:rFonts w:cs="Arial"/>
                <w:sz w:val="18"/>
              </w:rPr>
            </w:pPr>
            <w:r>
              <w:rPr>
                <w:rFonts w:cs="Arial"/>
                <w:sz w:val="18"/>
              </w:rPr>
              <w:t>11 : Net Tonnage</w:t>
            </w:r>
          </w:p>
          <w:p w14:paraId="529B1999" w14:textId="77777777" w:rsidR="00677BE7" w:rsidRDefault="00677BE7" w:rsidP="00A45D93">
            <w:pPr>
              <w:spacing w:before="120" w:after="120" w:line="240" w:lineRule="auto"/>
              <w:rPr>
                <w:rFonts w:cs="Arial"/>
                <w:sz w:val="18"/>
              </w:rPr>
            </w:pPr>
            <w:r>
              <w:rPr>
                <w:rFonts w:cs="Arial"/>
                <w:sz w:val="18"/>
              </w:rPr>
              <w:t>12 : Panama Canal/Universal Measurement System Net Tonnage</w:t>
            </w:r>
          </w:p>
          <w:p w14:paraId="2331F719" w14:textId="77777777" w:rsidR="00677BE7" w:rsidRPr="00240940" w:rsidRDefault="00677BE7" w:rsidP="00A45D93">
            <w:pPr>
              <w:spacing w:before="120" w:after="120" w:line="240" w:lineRule="auto"/>
              <w:rPr>
                <w:rFonts w:cs="Arial"/>
                <w:sz w:val="18"/>
              </w:rPr>
            </w:pPr>
            <w:r>
              <w:rPr>
                <w:rFonts w:cs="Arial"/>
                <w:sz w:val="18"/>
              </w:rPr>
              <w:t>13 : Suez Canal Net Tonnage</w:t>
            </w:r>
          </w:p>
        </w:tc>
        <w:tc>
          <w:tcPr>
            <w:tcW w:w="417" w:type="pct"/>
            <w:gridSpan w:val="2"/>
            <w:shd w:val="clear" w:color="auto" w:fill="auto"/>
          </w:tcPr>
          <w:p w14:paraId="4EE13EDE" w14:textId="77777777" w:rsidR="00677BE7" w:rsidRPr="00240940" w:rsidRDefault="00677BE7" w:rsidP="00B131AF">
            <w:pPr>
              <w:spacing w:before="120" w:after="120"/>
              <w:rPr>
                <w:rFonts w:cs="Arial"/>
                <w:sz w:val="18"/>
              </w:rPr>
            </w:pPr>
            <w:r>
              <w:rPr>
                <w:rFonts w:cs="Arial"/>
                <w:sz w:val="18"/>
              </w:rPr>
              <w:lastRenderedPageBreak/>
              <w:t>(S) EN</w:t>
            </w:r>
          </w:p>
        </w:tc>
        <w:tc>
          <w:tcPr>
            <w:tcW w:w="834" w:type="pct"/>
            <w:gridSpan w:val="2"/>
            <w:shd w:val="clear" w:color="auto" w:fill="auto"/>
          </w:tcPr>
          <w:p w14:paraId="32359ABF" w14:textId="77777777" w:rsidR="00677BE7" w:rsidRPr="00240940" w:rsidRDefault="00677BE7" w:rsidP="00B131AF">
            <w:pPr>
              <w:spacing w:before="120" w:after="120"/>
              <w:rPr>
                <w:rFonts w:cs="Arial"/>
                <w:sz w:val="18"/>
              </w:rPr>
            </w:pPr>
            <w:r>
              <w:rPr>
                <w:rFonts w:cs="Arial"/>
                <w:sz w:val="18"/>
              </w:rPr>
              <w:t>1, 1</w:t>
            </w:r>
          </w:p>
        </w:tc>
      </w:tr>
      <w:tr w:rsidR="00677BE7" w:rsidRPr="00240940" w14:paraId="19E9D88D" w14:textId="77777777" w:rsidTr="00B131AF">
        <w:tc>
          <w:tcPr>
            <w:tcW w:w="1665" w:type="pct"/>
            <w:gridSpan w:val="4"/>
            <w:shd w:val="clear" w:color="auto" w:fill="auto"/>
          </w:tcPr>
          <w:p w14:paraId="06E4363C" w14:textId="77777777" w:rsidR="00677BE7" w:rsidRPr="00240940" w:rsidRDefault="00677BE7" w:rsidP="00B131AF">
            <w:pPr>
              <w:spacing w:before="120" w:after="120"/>
              <w:rPr>
                <w:rFonts w:cs="Arial"/>
                <w:sz w:val="18"/>
              </w:rPr>
            </w:pPr>
            <w:r>
              <w:rPr>
                <w:rFonts w:cs="Arial"/>
                <w:sz w:val="18"/>
              </w:rPr>
              <w:t xml:space="preserve">   Vessels Characteristics Value</w:t>
            </w:r>
          </w:p>
        </w:tc>
        <w:tc>
          <w:tcPr>
            <w:tcW w:w="834" w:type="pct"/>
            <w:gridSpan w:val="2"/>
            <w:shd w:val="clear" w:color="auto" w:fill="auto"/>
          </w:tcPr>
          <w:p w14:paraId="7C015FAE" w14:textId="77777777" w:rsidR="00677BE7" w:rsidRPr="00240940" w:rsidRDefault="00677BE7" w:rsidP="00B131AF">
            <w:pPr>
              <w:spacing w:before="120" w:after="120"/>
              <w:rPr>
                <w:rFonts w:cs="Arial"/>
                <w:sz w:val="18"/>
              </w:rPr>
            </w:pPr>
          </w:p>
        </w:tc>
        <w:tc>
          <w:tcPr>
            <w:tcW w:w="1250" w:type="pct"/>
            <w:gridSpan w:val="4"/>
            <w:shd w:val="clear" w:color="auto" w:fill="auto"/>
          </w:tcPr>
          <w:p w14:paraId="5BC085C7" w14:textId="77777777" w:rsidR="00677BE7" w:rsidRPr="00240940" w:rsidRDefault="00677BE7" w:rsidP="00A45D93">
            <w:pPr>
              <w:spacing w:before="120" w:after="120" w:line="240" w:lineRule="auto"/>
              <w:rPr>
                <w:rFonts w:cs="Arial"/>
                <w:sz w:val="18"/>
              </w:rPr>
            </w:pPr>
          </w:p>
        </w:tc>
        <w:tc>
          <w:tcPr>
            <w:tcW w:w="417" w:type="pct"/>
            <w:gridSpan w:val="2"/>
            <w:shd w:val="clear" w:color="auto" w:fill="auto"/>
          </w:tcPr>
          <w:p w14:paraId="03D90EF8" w14:textId="77777777" w:rsidR="00677BE7" w:rsidRPr="00240940" w:rsidRDefault="00677BE7" w:rsidP="00B131AF">
            <w:pPr>
              <w:spacing w:before="120" w:after="120"/>
              <w:rPr>
                <w:rFonts w:cs="Arial"/>
                <w:sz w:val="18"/>
              </w:rPr>
            </w:pPr>
            <w:r>
              <w:rPr>
                <w:rFonts w:cs="Arial"/>
                <w:sz w:val="18"/>
              </w:rPr>
              <w:t>(S) RE</w:t>
            </w:r>
          </w:p>
        </w:tc>
        <w:tc>
          <w:tcPr>
            <w:tcW w:w="834" w:type="pct"/>
            <w:gridSpan w:val="2"/>
            <w:shd w:val="clear" w:color="auto" w:fill="auto"/>
          </w:tcPr>
          <w:p w14:paraId="391FF43F" w14:textId="77777777" w:rsidR="00677BE7" w:rsidRPr="00240940" w:rsidRDefault="00677BE7" w:rsidP="00B131AF">
            <w:pPr>
              <w:spacing w:before="120" w:after="120"/>
              <w:rPr>
                <w:rFonts w:cs="Arial"/>
                <w:sz w:val="18"/>
              </w:rPr>
            </w:pPr>
            <w:r>
              <w:rPr>
                <w:rFonts w:cs="Arial"/>
                <w:sz w:val="18"/>
              </w:rPr>
              <w:t>1, 1</w:t>
            </w:r>
          </w:p>
        </w:tc>
      </w:tr>
      <w:tr w:rsidR="00677BE7" w:rsidRPr="00240940" w14:paraId="3BDE3390" w14:textId="77777777" w:rsidTr="00B131AF">
        <w:tc>
          <w:tcPr>
            <w:tcW w:w="1665" w:type="pct"/>
            <w:gridSpan w:val="4"/>
            <w:shd w:val="clear" w:color="auto" w:fill="auto"/>
          </w:tcPr>
          <w:p w14:paraId="3B254D86" w14:textId="77777777" w:rsidR="00677BE7" w:rsidRPr="00240940" w:rsidRDefault="00677BE7" w:rsidP="00B131AF">
            <w:pPr>
              <w:spacing w:before="120" w:after="120"/>
              <w:rPr>
                <w:rFonts w:cs="Arial"/>
                <w:sz w:val="18"/>
              </w:rPr>
            </w:pPr>
            <w:r>
              <w:rPr>
                <w:rFonts w:cs="Arial"/>
                <w:sz w:val="18"/>
              </w:rPr>
              <w:t xml:space="preserve">   Vessels Characteristics Unit</w:t>
            </w:r>
          </w:p>
        </w:tc>
        <w:tc>
          <w:tcPr>
            <w:tcW w:w="834" w:type="pct"/>
            <w:gridSpan w:val="2"/>
            <w:shd w:val="clear" w:color="auto" w:fill="auto"/>
          </w:tcPr>
          <w:p w14:paraId="211BDF47" w14:textId="77777777" w:rsidR="00677BE7" w:rsidRPr="00240940" w:rsidRDefault="00677BE7" w:rsidP="00B131AF">
            <w:pPr>
              <w:spacing w:before="120" w:after="120"/>
              <w:rPr>
                <w:rFonts w:cs="Arial"/>
                <w:sz w:val="18"/>
              </w:rPr>
            </w:pPr>
          </w:p>
        </w:tc>
        <w:tc>
          <w:tcPr>
            <w:tcW w:w="1250" w:type="pct"/>
            <w:gridSpan w:val="4"/>
            <w:shd w:val="clear" w:color="auto" w:fill="auto"/>
          </w:tcPr>
          <w:p w14:paraId="45517937" w14:textId="77777777" w:rsidR="00677BE7" w:rsidRDefault="00677BE7" w:rsidP="00A45D93">
            <w:pPr>
              <w:spacing w:before="120" w:after="120" w:line="240" w:lineRule="auto"/>
              <w:rPr>
                <w:rFonts w:cs="Arial"/>
                <w:sz w:val="18"/>
              </w:rPr>
            </w:pPr>
            <w:r>
              <w:rPr>
                <w:rFonts w:cs="Arial"/>
                <w:sz w:val="18"/>
              </w:rPr>
              <w:t>3 : Metric Ton</w:t>
            </w:r>
          </w:p>
          <w:p w14:paraId="61A40553" w14:textId="77777777" w:rsidR="00677BE7" w:rsidRDefault="00677BE7" w:rsidP="00A45D93">
            <w:pPr>
              <w:spacing w:before="120" w:after="120" w:line="240" w:lineRule="auto"/>
              <w:rPr>
                <w:rFonts w:cs="Arial"/>
                <w:sz w:val="18"/>
              </w:rPr>
            </w:pPr>
            <w:r>
              <w:rPr>
                <w:rFonts w:cs="Arial"/>
                <w:sz w:val="18"/>
              </w:rPr>
              <w:t>4 : Ton</w:t>
            </w:r>
          </w:p>
          <w:p w14:paraId="6C6D32E4" w14:textId="77777777" w:rsidR="00677BE7" w:rsidRDefault="00677BE7" w:rsidP="00A45D93">
            <w:pPr>
              <w:spacing w:before="120" w:after="120" w:line="240" w:lineRule="auto"/>
              <w:rPr>
                <w:rFonts w:cs="Arial"/>
                <w:sz w:val="18"/>
              </w:rPr>
            </w:pPr>
            <w:r>
              <w:rPr>
                <w:rFonts w:cs="Arial"/>
                <w:sz w:val="18"/>
              </w:rPr>
              <w:t>5 : Short Ton</w:t>
            </w:r>
          </w:p>
          <w:p w14:paraId="34464AB1" w14:textId="77777777" w:rsidR="00677BE7" w:rsidRDefault="00677BE7" w:rsidP="00A45D93">
            <w:pPr>
              <w:spacing w:before="120" w:after="120" w:line="240" w:lineRule="auto"/>
              <w:rPr>
                <w:rFonts w:cs="Arial"/>
                <w:sz w:val="18"/>
              </w:rPr>
            </w:pPr>
            <w:r>
              <w:rPr>
                <w:rFonts w:cs="Arial"/>
                <w:sz w:val="18"/>
              </w:rPr>
              <w:t>6 : Gross Ton</w:t>
            </w:r>
          </w:p>
          <w:p w14:paraId="07AC3781" w14:textId="77777777" w:rsidR="00677BE7" w:rsidRDefault="00677BE7" w:rsidP="00A45D93">
            <w:pPr>
              <w:spacing w:before="120" w:after="120" w:line="240" w:lineRule="auto"/>
              <w:rPr>
                <w:rFonts w:cs="Arial"/>
                <w:sz w:val="18"/>
              </w:rPr>
            </w:pPr>
            <w:r>
              <w:rPr>
                <w:rFonts w:cs="Arial"/>
                <w:sz w:val="18"/>
              </w:rPr>
              <w:t>7 : Net Ton</w:t>
            </w:r>
          </w:p>
          <w:p w14:paraId="74DA031D" w14:textId="77777777" w:rsidR="00677BE7" w:rsidRPr="00240940" w:rsidRDefault="00677BE7" w:rsidP="00A45D93">
            <w:pPr>
              <w:spacing w:before="120" w:after="120" w:line="240" w:lineRule="auto"/>
              <w:rPr>
                <w:rFonts w:cs="Arial"/>
                <w:sz w:val="18"/>
              </w:rPr>
            </w:pPr>
            <w:r>
              <w:rPr>
                <w:rFonts w:cs="Arial"/>
                <w:sz w:val="18"/>
              </w:rPr>
              <w:t>9 : Suez Canal Net Tonnage</w:t>
            </w:r>
          </w:p>
        </w:tc>
        <w:tc>
          <w:tcPr>
            <w:tcW w:w="417" w:type="pct"/>
            <w:gridSpan w:val="2"/>
            <w:shd w:val="clear" w:color="auto" w:fill="auto"/>
          </w:tcPr>
          <w:p w14:paraId="6AB652AA" w14:textId="77777777" w:rsidR="00677BE7" w:rsidRPr="00240940" w:rsidRDefault="00677BE7" w:rsidP="00B131AF">
            <w:pPr>
              <w:spacing w:before="120" w:after="120"/>
              <w:rPr>
                <w:rFonts w:cs="Arial"/>
                <w:sz w:val="18"/>
              </w:rPr>
            </w:pPr>
            <w:r>
              <w:rPr>
                <w:rFonts w:cs="Arial"/>
                <w:sz w:val="18"/>
              </w:rPr>
              <w:t>(S) EN</w:t>
            </w:r>
          </w:p>
        </w:tc>
        <w:tc>
          <w:tcPr>
            <w:tcW w:w="834" w:type="pct"/>
            <w:gridSpan w:val="2"/>
            <w:shd w:val="clear" w:color="auto" w:fill="auto"/>
          </w:tcPr>
          <w:p w14:paraId="6F8E2995" w14:textId="77777777" w:rsidR="00677BE7" w:rsidRPr="00240940" w:rsidRDefault="00677BE7" w:rsidP="00B131AF">
            <w:pPr>
              <w:spacing w:before="120" w:after="120"/>
              <w:rPr>
                <w:rFonts w:cs="Arial"/>
                <w:sz w:val="18"/>
              </w:rPr>
            </w:pPr>
            <w:r>
              <w:rPr>
                <w:rFonts w:cs="Arial"/>
                <w:sz w:val="18"/>
              </w:rPr>
              <w:t>1, 1</w:t>
            </w:r>
          </w:p>
        </w:tc>
      </w:tr>
      <w:tr w:rsidR="00677BE7" w:rsidRPr="00240940" w14:paraId="0BCB85FE" w14:textId="77777777" w:rsidTr="00B131AF">
        <w:tc>
          <w:tcPr>
            <w:tcW w:w="5000" w:type="pct"/>
            <w:gridSpan w:val="14"/>
            <w:shd w:val="clear" w:color="auto" w:fill="auto"/>
          </w:tcPr>
          <w:p w14:paraId="566CEDA8" w14:textId="77777777" w:rsidR="00677BE7" w:rsidRDefault="00677BE7" w:rsidP="00B131AF">
            <w:pPr>
              <w:spacing w:before="120" w:after="120"/>
              <w:rPr>
                <w:rFonts w:cs="Arial"/>
              </w:rPr>
            </w:pPr>
            <w:r w:rsidRPr="00240940">
              <w:rPr>
                <w:rFonts w:cs="Arial"/>
                <w:u w:val="single"/>
              </w:rPr>
              <w:t>INT 1 Reference:</w:t>
            </w:r>
            <w:r>
              <w:rPr>
                <w:rFonts w:cs="Arial"/>
                <w:u w:val="single"/>
              </w:rPr>
              <w:t xml:space="preserve"> --</w:t>
            </w:r>
          </w:p>
          <w:p w14:paraId="2BE637C6" w14:textId="27E00363" w:rsidR="00677BE7" w:rsidRDefault="00493D24" w:rsidP="00493D24">
            <w:pPr>
              <w:pStyle w:val="Heading3"/>
            </w:pPr>
            <w:bookmarkStart w:id="2763" w:name="_Toc120214490"/>
            <w:r>
              <w:t>General</w:t>
            </w:r>
            <w:bookmarkEnd w:id="2763"/>
          </w:p>
          <w:p w14:paraId="01E7ACA0" w14:textId="109EDD21" w:rsidR="00C8244F" w:rsidRDefault="00C8244F" w:rsidP="00B131AF">
            <w:pPr>
              <w:spacing w:before="120" w:after="120"/>
              <w:rPr>
                <w:ins w:id="2764" w:author="Raphael Malyankar" w:date="2022-11-17T23:28:00Z"/>
                <w:rFonts w:cs="Arial"/>
              </w:rPr>
            </w:pPr>
            <w:ins w:id="2765" w:author="Raphael Malyankar" w:date="2022-11-17T20:30:00Z">
              <w:r>
                <w:rPr>
                  <w:rFonts w:cs="Arial"/>
                </w:rPr>
                <w:t xml:space="preserve">The </w:t>
              </w:r>
              <w:r w:rsidRPr="00524288">
                <w:rPr>
                  <w:rFonts w:cs="Arial"/>
                  <w:b/>
                  <w:bCs/>
                </w:rPr>
                <w:t>Applicability</w:t>
              </w:r>
              <w:r>
                <w:rPr>
                  <w:rFonts w:cs="Arial"/>
                </w:rPr>
                <w:t xml:space="preserve"> information type </w:t>
              </w:r>
            </w:ins>
            <w:ins w:id="2766" w:author="Raphael Malyankar" w:date="2022-11-17T20:31:00Z">
              <w:r>
                <w:rPr>
                  <w:rFonts w:cs="Arial"/>
                </w:rPr>
                <w:t xml:space="preserve">is intended for defining </w:t>
              </w:r>
            </w:ins>
            <w:ins w:id="2767" w:author="Raphael Malyankar" w:date="2022-11-17T20:32:00Z">
              <w:r>
                <w:rPr>
                  <w:rFonts w:cs="Arial"/>
                </w:rPr>
                <w:t>sets</w:t>
              </w:r>
            </w:ins>
            <w:ins w:id="2768" w:author="Raphael Malyankar" w:date="2022-11-17T20:31:00Z">
              <w:r>
                <w:rPr>
                  <w:rFonts w:cs="Arial"/>
                </w:rPr>
                <w:t xml:space="preserve"> of vessels according to their dimensions, cap</w:t>
              </w:r>
            </w:ins>
            <w:ins w:id="2769" w:author="Raphael Malyankar" w:date="2022-11-17T20:32:00Z">
              <w:r>
                <w:rPr>
                  <w:rFonts w:cs="Arial"/>
                </w:rPr>
                <w:t xml:space="preserve">abilities, and cargo. </w:t>
              </w:r>
            </w:ins>
            <w:ins w:id="2770" w:author="Raphael Malyankar" w:date="2022-11-17T22:04:00Z">
              <w:r w:rsidR="00BC05FB">
                <w:rPr>
                  <w:rFonts w:cs="Arial"/>
                </w:rPr>
                <w:t>Its attributes are intended for defining different limitation conditions</w:t>
              </w:r>
            </w:ins>
            <w:ins w:id="2771" w:author="Raphael Malyankar" w:date="2022-11-17T22:11:00Z">
              <w:r w:rsidR="0029672A">
                <w:rPr>
                  <w:rFonts w:cs="Arial"/>
                </w:rPr>
                <w:t>, as described by the</w:t>
              </w:r>
            </w:ins>
            <w:ins w:id="2772" w:author="Raphael Malyankar" w:date="2022-11-17T22:49:00Z">
              <w:r w:rsidR="00524288">
                <w:rPr>
                  <w:rFonts w:cs="Arial"/>
                </w:rPr>
                <w:t xml:space="preserve">ir </w:t>
              </w:r>
            </w:ins>
            <w:ins w:id="2773" w:author="Raphael Malyankar" w:date="2022-11-17T22:11:00Z">
              <w:r w:rsidR="0029672A">
                <w:rPr>
                  <w:rFonts w:cs="Arial"/>
                </w:rPr>
                <w:t xml:space="preserve">definitions in clauses </w:t>
              </w:r>
            </w:ins>
            <w:ins w:id="2774" w:author="Raphael Malyankar" w:date="2022-11-17T22:12:00Z">
              <w:r w:rsidR="0029672A">
                <w:rPr>
                  <w:rFonts w:cs="Arial"/>
                </w:rPr>
                <w:fldChar w:fldCharType="begin"/>
              </w:r>
              <w:r w:rsidR="0029672A">
                <w:rPr>
                  <w:rFonts w:cs="Arial"/>
                </w:rPr>
                <w:instrText xml:space="preserve"> REF _Ref119615550 \r \h </w:instrText>
              </w:r>
            </w:ins>
            <w:r w:rsidR="0029672A">
              <w:rPr>
                <w:rFonts w:cs="Arial"/>
              </w:rPr>
            </w:r>
            <w:r w:rsidR="0029672A">
              <w:rPr>
                <w:rFonts w:cs="Arial"/>
              </w:rPr>
              <w:fldChar w:fldCharType="separate"/>
            </w:r>
            <w:ins w:id="2775" w:author="Raphael Malyankar" w:date="2022-11-17T22:12:00Z">
              <w:r w:rsidR="0029672A">
                <w:rPr>
                  <w:rFonts w:cs="Arial"/>
                </w:rPr>
                <w:t>17</w:t>
              </w:r>
              <w:r w:rsidR="0029672A">
                <w:rPr>
                  <w:rFonts w:cs="Arial"/>
                </w:rPr>
                <w:fldChar w:fldCharType="end"/>
              </w:r>
              <w:r w:rsidR="0029672A">
                <w:rPr>
                  <w:rFonts w:cs="Arial"/>
                </w:rPr>
                <w:t xml:space="preserve"> and </w:t>
              </w:r>
              <w:r w:rsidR="0029672A">
                <w:rPr>
                  <w:rFonts w:cs="Arial"/>
                </w:rPr>
                <w:fldChar w:fldCharType="begin"/>
              </w:r>
              <w:r w:rsidR="0029672A">
                <w:rPr>
                  <w:rFonts w:cs="Arial"/>
                </w:rPr>
                <w:instrText xml:space="preserve"> REF _Ref119615558 \r \h </w:instrText>
              </w:r>
            </w:ins>
            <w:r w:rsidR="0029672A">
              <w:rPr>
                <w:rFonts w:cs="Arial"/>
              </w:rPr>
            </w:r>
            <w:r w:rsidR="0029672A">
              <w:rPr>
                <w:rFonts w:cs="Arial"/>
              </w:rPr>
              <w:fldChar w:fldCharType="separate"/>
            </w:r>
            <w:ins w:id="2776" w:author="Raphael Malyankar" w:date="2022-11-17T22:12:00Z">
              <w:r w:rsidR="0029672A">
                <w:rPr>
                  <w:rFonts w:cs="Arial"/>
                </w:rPr>
                <w:t>18</w:t>
              </w:r>
              <w:r w:rsidR="0029672A">
                <w:rPr>
                  <w:rFonts w:cs="Arial"/>
                </w:rPr>
                <w:fldChar w:fldCharType="end"/>
              </w:r>
              <w:r w:rsidR="0029672A">
                <w:rPr>
                  <w:rFonts w:cs="Arial"/>
                </w:rPr>
                <w:t>.</w:t>
              </w:r>
            </w:ins>
          </w:p>
          <w:p w14:paraId="399601F2" w14:textId="648F5B61" w:rsidR="005D0B66" w:rsidRDefault="005D0B66" w:rsidP="00B131AF">
            <w:pPr>
              <w:spacing w:before="120" w:after="120"/>
              <w:rPr>
                <w:ins w:id="2777" w:author="Raphael Malyankar" w:date="2022-11-17T20:30:00Z"/>
                <w:rFonts w:cs="Arial"/>
              </w:rPr>
            </w:pPr>
            <w:ins w:id="2778" w:author="Raphael Malyankar" w:date="2022-11-17T23:28:00Z">
              <w:r>
                <w:rPr>
                  <w:rFonts w:cs="Arial"/>
                </w:rPr>
                <w:t xml:space="preserve">Multiple instances of </w:t>
              </w:r>
              <w:r w:rsidRPr="00E74F98">
                <w:rPr>
                  <w:rFonts w:cs="Arial"/>
                  <w:b/>
                  <w:bCs/>
                </w:rPr>
                <w:t>Applicability</w:t>
              </w:r>
              <w:r>
                <w:rPr>
                  <w:rFonts w:cs="Arial"/>
                </w:rPr>
                <w:t xml:space="preserve"> associated to t</w:t>
              </w:r>
            </w:ins>
            <w:ins w:id="2779" w:author="Raphael Malyankar" w:date="2022-11-17T23:29:00Z">
              <w:r>
                <w:rPr>
                  <w:rFonts w:cs="Arial"/>
                </w:rPr>
                <w:t xml:space="preserve">he same feature or regulation are treated as </w:t>
              </w:r>
              <w:r w:rsidR="00E74F98">
                <w:rPr>
                  <w:rFonts w:cs="Arial"/>
                </w:rPr>
                <w:t xml:space="preserve">“inclusive OR”, that is, </w:t>
              </w:r>
            </w:ins>
            <w:ins w:id="2780" w:author="Raphael Malyankar" w:date="2022-11-17T23:30:00Z">
              <w:r w:rsidR="00E74F98">
                <w:rPr>
                  <w:rFonts w:cs="Arial"/>
                </w:rPr>
                <w:t xml:space="preserve">each </w:t>
              </w:r>
              <w:r w:rsidR="00E74F98" w:rsidRPr="00E74F98">
                <w:rPr>
                  <w:rFonts w:cs="Arial"/>
                  <w:b/>
                  <w:bCs/>
                </w:rPr>
                <w:t>Applicability</w:t>
              </w:r>
              <w:r w:rsidR="00E74F98">
                <w:rPr>
                  <w:rFonts w:cs="Arial"/>
                </w:rPr>
                <w:t xml:space="preserve"> defines a</w:t>
              </w:r>
            </w:ins>
            <w:ins w:id="2781" w:author="Raphael Malyankar" w:date="2022-11-17T23:31:00Z">
              <w:r w:rsidR="00E74F98">
                <w:rPr>
                  <w:rFonts w:cs="Arial"/>
                </w:rPr>
                <w:t>n independent</w:t>
              </w:r>
            </w:ins>
            <w:ins w:id="2782" w:author="Raphael Malyankar" w:date="2022-11-17T23:30:00Z">
              <w:r w:rsidR="00E74F98">
                <w:rPr>
                  <w:rFonts w:cs="Arial"/>
                </w:rPr>
                <w:t xml:space="preserve"> set of vessels to which </w:t>
              </w:r>
            </w:ins>
            <w:ins w:id="2783" w:author="Raphael Malyankar" w:date="2022-11-17T23:29:00Z">
              <w:r w:rsidR="00E74F98">
                <w:rPr>
                  <w:rFonts w:cs="Arial"/>
                </w:rPr>
                <w:t xml:space="preserve">the </w:t>
              </w:r>
            </w:ins>
            <w:ins w:id="2784" w:author="Raphael Malyankar" w:date="2022-11-17T23:30:00Z">
              <w:r w:rsidR="00E74F98">
                <w:rPr>
                  <w:rFonts w:cs="Arial"/>
                </w:rPr>
                <w:t xml:space="preserve">regulation, </w:t>
              </w:r>
            </w:ins>
            <w:ins w:id="2785" w:author="Raphael Malyankar" w:date="2022-11-17T23:29:00Z">
              <w:r w:rsidR="00E74F98">
                <w:rPr>
                  <w:rFonts w:cs="Arial"/>
                </w:rPr>
                <w:t>permission or requirement applies</w:t>
              </w:r>
            </w:ins>
            <w:ins w:id="2786" w:author="Raphael Malyankar" w:date="2022-11-17T23:31:00Z">
              <w:r w:rsidR="00AE56F8">
                <w:rPr>
                  <w:rFonts w:cs="Arial"/>
                </w:rPr>
                <w:t xml:space="preserve"> (or which is specifically exempted, depending on </w:t>
              </w:r>
            </w:ins>
            <w:ins w:id="2787" w:author="Raphael Malyankar" w:date="2022-11-17T23:32:00Z">
              <w:r w:rsidR="00AE56F8">
                <w:rPr>
                  <w:rFonts w:cs="Arial"/>
                </w:rPr>
                <w:t>the attribute encoded in the association class)</w:t>
              </w:r>
            </w:ins>
            <w:ins w:id="2788" w:author="Raphael Malyankar" w:date="2022-11-17T23:30:00Z">
              <w:r w:rsidR="00E74F98">
                <w:rPr>
                  <w:rFonts w:cs="Arial"/>
                </w:rPr>
                <w:t>.</w:t>
              </w:r>
            </w:ins>
          </w:p>
          <w:p w14:paraId="251AFEA3" w14:textId="71347E56" w:rsidR="007E4879" w:rsidRDefault="00A41F32" w:rsidP="00B131AF">
            <w:pPr>
              <w:spacing w:before="120" w:after="120"/>
              <w:rPr>
                <w:rFonts w:cs="Arial"/>
              </w:rPr>
            </w:pPr>
            <w:ins w:id="2789" w:author="Raphael Malyankar" w:date="2022-11-17T22:49:00Z">
              <w:r>
                <w:rPr>
                  <w:rFonts w:cs="Arial"/>
                </w:rPr>
                <w:t xml:space="preserve">Clause </w:t>
              </w:r>
            </w:ins>
            <w:ins w:id="2790" w:author="Raphael Malyankar" w:date="2022-11-17T22:48:00Z">
              <w:r>
                <w:rPr>
                  <w:rFonts w:cs="Arial"/>
                </w:rPr>
                <w:fldChar w:fldCharType="begin"/>
              </w:r>
              <w:r>
                <w:rPr>
                  <w:rFonts w:cs="Arial"/>
                </w:rPr>
                <w:instrText xml:space="preserve"> REF _Ref119617749 \r \h </w:instrText>
              </w:r>
            </w:ins>
            <w:r>
              <w:rPr>
                <w:rFonts w:cs="Arial"/>
              </w:rPr>
            </w:r>
            <w:r>
              <w:rPr>
                <w:rFonts w:cs="Arial"/>
              </w:rPr>
              <w:fldChar w:fldCharType="separate"/>
            </w:r>
            <w:ins w:id="2791" w:author="Raphael Malyankar" w:date="2022-11-17T22:48:00Z">
              <w:r>
                <w:rPr>
                  <w:rFonts w:cs="Arial"/>
                </w:rPr>
                <w:t>12.1</w:t>
              </w:r>
              <w:r>
                <w:rPr>
                  <w:rFonts w:cs="Arial"/>
                </w:rPr>
                <w:fldChar w:fldCharType="end"/>
              </w:r>
            </w:ins>
            <w:ins w:id="2792" w:author="Raphael Malyankar" w:date="2022-11-17T22:49:00Z">
              <w:r>
                <w:rPr>
                  <w:rFonts w:cs="Arial"/>
                </w:rPr>
                <w:t xml:space="preserve"> </w:t>
              </w:r>
            </w:ins>
            <w:r w:rsidR="00493D24" w:rsidRPr="00493D24">
              <w:rPr>
                <w:rFonts w:cs="Arial"/>
              </w:rPr>
              <w:t xml:space="preserve">contains a comprehensive discussion of the </w:t>
            </w:r>
            <w:r w:rsidR="00493D24">
              <w:rPr>
                <w:rFonts w:cs="Arial"/>
              </w:rPr>
              <w:t xml:space="preserve">use of </w:t>
            </w:r>
            <w:r w:rsidR="00493D24" w:rsidRPr="00524288">
              <w:rPr>
                <w:rFonts w:cs="Arial"/>
                <w:b/>
                <w:bCs/>
              </w:rPr>
              <w:t>Applicability</w:t>
            </w:r>
            <w:r w:rsidR="00493D24">
              <w:rPr>
                <w:rFonts w:cs="Arial"/>
              </w:rPr>
              <w:t xml:space="preserve"> to describe subsets of vessels according to dimensions, types, cargo, and other characteristics.</w:t>
            </w:r>
            <w:ins w:id="2793" w:author="Raphael Malyankar" w:date="2022-11-17T23:28:00Z">
              <w:r w:rsidR="005D0B66">
                <w:rPr>
                  <w:rFonts w:cs="Arial"/>
                </w:rPr>
                <w:t xml:space="preserve"> The remarks below provide additional guidance.</w:t>
              </w:r>
            </w:ins>
          </w:p>
          <w:p w14:paraId="39F6766E" w14:textId="77777777" w:rsidR="00677BE7" w:rsidRDefault="00677BE7" w:rsidP="00B131AF">
            <w:pPr>
              <w:spacing w:before="120" w:after="120"/>
              <w:rPr>
                <w:rFonts w:cs="Arial"/>
              </w:rPr>
            </w:pPr>
            <w:r w:rsidRPr="00240940">
              <w:rPr>
                <w:rFonts w:cs="Arial"/>
                <w:u w:val="single"/>
              </w:rPr>
              <w:t>Remarks:</w:t>
            </w:r>
          </w:p>
          <w:p w14:paraId="78E5F2A5" w14:textId="7662149A" w:rsidR="00677BE7" w:rsidRPr="007C5B75" w:rsidRDefault="00677BE7" w:rsidP="007C5B75">
            <w:pPr>
              <w:pStyle w:val="ListParagraph"/>
              <w:numPr>
                <w:ilvl w:val="0"/>
                <w:numId w:val="52"/>
              </w:numPr>
              <w:rPr>
                <w:lang w:val="en-AU"/>
              </w:rPr>
            </w:pPr>
            <w:r w:rsidRPr="007C5B75">
              <w:rPr>
                <w:lang w:val="en-AU"/>
              </w:rPr>
              <w:t xml:space="preserve">Multiple values of </w:t>
            </w:r>
            <w:r w:rsidRPr="007C5B75">
              <w:rPr>
                <w:bCs/>
                <w:i/>
                <w:iCs/>
                <w:lang w:val="en-AU"/>
              </w:rPr>
              <w:t>Category of Cargo</w:t>
            </w:r>
            <w:r w:rsidRPr="007C5B75">
              <w:rPr>
                <w:lang w:val="en-AU"/>
              </w:rPr>
              <w:t xml:space="preserve"> and of </w:t>
            </w:r>
            <w:r w:rsidRPr="007C5B75">
              <w:rPr>
                <w:bCs/>
                <w:i/>
                <w:iCs/>
                <w:lang w:val="en-AU"/>
              </w:rPr>
              <w:t>Category of Dangerous Or Hazardous Cargo</w:t>
            </w:r>
            <w:r w:rsidRPr="007C5B75">
              <w:rPr>
                <w:b/>
                <w:lang w:val="en-AU"/>
              </w:rPr>
              <w:t xml:space="preserve"> </w:t>
            </w:r>
            <w:r w:rsidRPr="007C5B75">
              <w:rPr>
                <w:lang w:val="en-AU"/>
              </w:rPr>
              <w:t xml:space="preserve">should be treated as “inclusive OR” (i.e., if </w:t>
            </w:r>
            <w:r w:rsidRPr="007C5B75">
              <w:rPr>
                <w:bCs/>
                <w:i/>
                <w:iCs/>
                <w:lang w:val="en-AU"/>
              </w:rPr>
              <w:t>Category of Cargo</w:t>
            </w:r>
            <w:r w:rsidRPr="007C5B75">
              <w:rPr>
                <w:lang w:val="en-AU"/>
              </w:rPr>
              <w:t>=1 and 2, then it means vessels with either bulk or container cargo or both).</w:t>
            </w:r>
          </w:p>
          <w:p w14:paraId="562F936F" w14:textId="77777777" w:rsidR="00BE42F3" w:rsidRDefault="00493D24" w:rsidP="007C5B75">
            <w:pPr>
              <w:pStyle w:val="ListParagraph"/>
              <w:numPr>
                <w:ilvl w:val="0"/>
                <w:numId w:val="52"/>
              </w:numPr>
              <w:rPr>
                <w:ins w:id="2794" w:author="Raphael Malyankar" w:date="2022-11-20T01:16:00Z"/>
                <w:lang w:val="en-AU"/>
              </w:rPr>
            </w:pPr>
            <w:r w:rsidRPr="007C5B75">
              <w:rPr>
                <w:lang w:val="en-AU"/>
              </w:rPr>
              <w:t xml:space="preserve">Limitations which cannot be expressed using more specific attributes should be encoded in text form in the </w:t>
            </w:r>
            <w:ins w:id="2795" w:author="Raphael Malyankar" w:date="2022-11-17T23:02:00Z">
              <w:r w:rsidR="007E4879">
                <w:rPr>
                  <w:i/>
                  <w:iCs/>
                  <w:lang w:val="en-AU"/>
                </w:rPr>
                <w:t>information</w:t>
              </w:r>
              <w:r w:rsidR="007E4879" w:rsidRPr="007C5B75">
                <w:rPr>
                  <w:lang w:val="en-AU"/>
                </w:rPr>
                <w:t xml:space="preserve"> </w:t>
              </w:r>
            </w:ins>
            <w:r w:rsidRPr="007C5B75">
              <w:rPr>
                <w:lang w:val="en-AU"/>
              </w:rPr>
              <w:t>attribute.</w:t>
            </w:r>
          </w:p>
          <w:p w14:paraId="2BBD578D" w14:textId="2CBFD3DD" w:rsidR="00493D24" w:rsidRDefault="00FC56BE" w:rsidP="007C5B75">
            <w:pPr>
              <w:pStyle w:val="ListParagraph"/>
              <w:numPr>
                <w:ilvl w:val="0"/>
                <w:numId w:val="52"/>
              </w:numPr>
              <w:rPr>
                <w:ins w:id="2796" w:author="Raphael Malyankar" w:date="2022-11-17T22:06:00Z"/>
                <w:lang w:val="en-AU"/>
              </w:rPr>
            </w:pPr>
            <w:ins w:id="2797" w:author="Raphael Malyankar" w:date="2022-11-20T01:15:00Z">
              <w:r w:rsidRPr="00FC56BE">
                <w:rPr>
                  <w:lang w:val="en-AU"/>
                </w:rPr>
                <w:t xml:space="preserve">It is acceptable for an </w:t>
              </w:r>
              <w:r w:rsidRPr="00FC56BE">
                <w:rPr>
                  <w:b/>
                  <w:bCs/>
                  <w:lang w:val="en-AU"/>
                </w:rPr>
                <w:t>Applicability</w:t>
              </w:r>
              <w:r w:rsidRPr="00FC56BE">
                <w:rPr>
                  <w:lang w:val="en-AU"/>
                </w:rPr>
                <w:t xml:space="preserve"> to have only the </w:t>
              </w:r>
              <w:r w:rsidRPr="00FC56BE">
                <w:rPr>
                  <w:i/>
                  <w:iCs/>
                  <w:lang w:val="en-AU"/>
                </w:rPr>
                <w:t>information</w:t>
              </w:r>
              <w:r w:rsidRPr="00FC56BE">
                <w:rPr>
                  <w:lang w:val="en-AU"/>
                </w:rPr>
                <w:t xml:space="preserve"> attribute populated.</w:t>
              </w:r>
            </w:ins>
          </w:p>
          <w:p w14:paraId="03D96259" w14:textId="77F4F273" w:rsidR="00BC05FB" w:rsidRPr="007C5B75" w:rsidRDefault="00BC05FB" w:rsidP="007C5B75">
            <w:pPr>
              <w:pStyle w:val="ListParagraph"/>
              <w:numPr>
                <w:ilvl w:val="0"/>
                <w:numId w:val="52"/>
              </w:numPr>
              <w:rPr>
                <w:ins w:id="2798" w:author="Raphael Malyankar" w:date="2022-11-16T23:17:00Z"/>
                <w:lang w:val="en-AU"/>
              </w:rPr>
            </w:pPr>
            <w:ins w:id="2799" w:author="Raphael Malyankar" w:date="2022-11-17T22:06:00Z">
              <w:r>
                <w:rPr>
                  <w:lang w:val="en-AU"/>
                </w:rPr>
                <w:t xml:space="preserve">Vessel types which do not conform to any of the listed </w:t>
              </w:r>
              <w:proofErr w:type="spellStart"/>
              <w:r w:rsidRPr="00BC05FB">
                <w:rPr>
                  <w:i/>
                  <w:iCs/>
                  <w:lang w:val="en-AU"/>
                </w:rPr>
                <w:t>categoryOfVessel</w:t>
              </w:r>
              <w:proofErr w:type="spellEnd"/>
              <w:r>
                <w:rPr>
                  <w:lang w:val="en-AU"/>
                </w:rPr>
                <w:t xml:space="preserve"> values </w:t>
              </w:r>
            </w:ins>
            <w:ins w:id="2800" w:author="Raphael Malyankar" w:date="2022-11-17T22:07:00Z">
              <w:r>
                <w:rPr>
                  <w:lang w:val="en-AU"/>
                </w:rPr>
                <w:t xml:space="preserve">should be encoded as “other: &lt;text&gt;” where &lt;text&gt; is a producer-supplied </w:t>
              </w:r>
            </w:ins>
            <w:ins w:id="2801" w:author="Raphael Malyankar" w:date="2022-11-17T22:08:00Z">
              <w:r>
                <w:rPr>
                  <w:lang w:val="en-AU"/>
                </w:rPr>
                <w:t>type</w:t>
              </w:r>
            </w:ins>
            <w:ins w:id="2802" w:author="Raphael Malyankar" w:date="2022-11-17T22:09:00Z">
              <w:r w:rsidR="0029672A">
                <w:rPr>
                  <w:lang w:val="en-AU"/>
                </w:rPr>
                <w:t xml:space="preserve"> name</w:t>
              </w:r>
            </w:ins>
            <w:ins w:id="2803" w:author="Raphael Malyankar" w:date="2022-11-17T22:08:00Z">
              <w:r>
                <w:rPr>
                  <w:lang w:val="en-AU"/>
                </w:rPr>
                <w:t>.</w:t>
              </w:r>
            </w:ins>
          </w:p>
          <w:p w14:paraId="477C35CE" w14:textId="64D63D82" w:rsidR="00EC546B" w:rsidRDefault="00EC546B" w:rsidP="007C5B75">
            <w:pPr>
              <w:pStyle w:val="ListParagraph"/>
              <w:numPr>
                <w:ilvl w:val="0"/>
                <w:numId w:val="52"/>
              </w:numPr>
              <w:rPr>
                <w:ins w:id="2804" w:author="Raphael Malyankar" w:date="2022-11-17T00:00:00Z"/>
                <w:lang w:val="en-AU"/>
              </w:rPr>
            </w:pPr>
            <w:ins w:id="2805" w:author="Raphael Malyankar" w:date="2022-11-16T23:18:00Z">
              <w:r w:rsidRPr="007C5B75">
                <w:rPr>
                  <w:lang w:val="en-AU"/>
                </w:rPr>
                <w:t xml:space="preserve">The attribute </w:t>
              </w:r>
              <w:proofErr w:type="spellStart"/>
              <w:r w:rsidRPr="00D91C1C">
                <w:rPr>
                  <w:i/>
                  <w:iCs/>
                  <w:lang w:val="en-AU"/>
                </w:rPr>
                <w:t>logicalConnectives</w:t>
              </w:r>
              <w:proofErr w:type="spellEnd"/>
              <w:r w:rsidRPr="00D91C1C">
                <w:rPr>
                  <w:lang w:val="en-AU"/>
                </w:rPr>
                <w:t xml:space="preserve"> </w:t>
              </w:r>
              <w:r w:rsidRPr="007C5B75">
                <w:rPr>
                  <w:lang w:val="en-AU"/>
                </w:rPr>
                <w:t xml:space="preserve">has multiplicity lower bound 0 for the case where there is only a single </w:t>
              </w:r>
            </w:ins>
            <w:ins w:id="2806" w:author="Raphael Malyankar" w:date="2022-11-17T22:03:00Z">
              <w:r w:rsidR="00BC05FB">
                <w:rPr>
                  <w:lang w:val="en-AU"/>
                </w:rPr>
                <w:t xml:space="preserve">limiting </w:t>
              </w:r>
            </w:ins>
            <w:ins w:id="2807" w:author="Raphael Malyankar" w:date="2022-11-16T23:18:00Z">
              <w:r w:rsidRPr="007C5B75">
                <w:rPr>
                  <w:lang w:val="en-AU"/>
                </w:rPr>
                <w:t>condition</w:t>
              </w:r>
            </w:ins>
            <w:ins w:id="2808" w:author="Raphael Malyankar" w:date="2022-11-17T22:03:00Z">
              <w:r w:rsidR="00BC05FB">
                <w:rPr>
                  <w:lang w:val="en-AU"/>
                </w:rPr>
                <w:t xml:space="preserve"> (for example, if the only condition is “length overall &gt; 100m”) and must be omitted in </w:t>
              </w:r>
            </w:ins>
            <w:ins w:id="2809" w:author="Raphael Malyankar" w:date="2022-11-17T22:04:00Z">
              <w:r w:rsidR="00BC05FB">
                <w:rPr>
                  <w:lang w:val="en-AU"/>
                </w:rPr>
                <w:t>such a situation</w:t>
              </w:r>
            </w:ins>
            <w:ins w:id="2810" w:author="Raphael Malyankar" w:date="2022-11-16T23:18:00Z">
              <w:r w:rsidRPr="007C5B75">
                <w:rPr>
                  <w:lang w:val="en-AU"/>
                </w:rPr>
                <w:t xml:space="preserve">. </w:t>
              </w:r>
            </w:ins>
            <w:ins w:id="2811" w:author="Raphael Malyankar" w:date="2022-11-16T23:17:00Z">
              <w:r w:rsidRPr="007C5B75">
                <w:rPr>
                  <w:lang w:val="en-AU"/>
                </w:rPr>
                <w:t>If</w:t>
              </w:r>
            </w:ins>
            <w:ins w:id="2812" w:author="Raphael Malyankar" w:date="2022-11-16T23:19:00Z">
              <w:r w:rsidRPr="007C5B75">
                <w:rPr>
                  <w:lang w:val="en-AU"/>
                </w:rPr>
                <w:t xml:space="preserve"> there is more than one condition, </w:t>
              </w:r>
              <w:proofErr w:type="spellStart"/>
              <w:r w:rsidRPr="007C5B75">
                <w:rPr>
                  <w:i/>
                  <w:iCs/>
                  <w:lang w:val="en-AU"/>
                </w:rPr>
                <w:lastRenderedPageBreak/>
                <w:t>logicalConnectives</w:t>
              </w:r>
              <w:proofErr w:type="spellEnd"/>
              <w:r w:rsidRPr="007C5B75">
                <w:rPr>
                  <w:lang w:val="en-AU"/>
                </w:rPr>
                <w:t xml:space="preserve"> must be encoded. If</w:t>
              </w:r>
            </w:ins>
            <w:ins w:id="2813" w:author="Raphael Malyankar" w:date="2022-11-16T23:17:00Z">
              <w:r w:rsidRPr="007C5B75">
                <w:rPr>
                  <w:lang w:val="en-AU"/>
                </w:rPr>
                <w:t xml:space="preserve"> </w:t>
              </w:r>
              <w:proofErr w:type="spellStart"/>
              <w:r w:rsidRPr="007C5B75">
                <w:rPr>
                  <w:i/>
                  <w:iCs/>
                  <w:lang w:val="en-AU"/>
                </w:rPr>
                <w:t>logicalConnectives</w:t>
              </w:r>
              <w:proofErr w:type="spellEnd"/>
              <w:r w:rsidRPr="007C5B75">
                <w:rPr>
                  <w:lang w:val="en-AU"/>
                </w:rPr>
                <w:t xml:space="preserve"> is omitted</w:t>
              </w:r>
            </w:ins>
            <w:ins w:id="2814" w:author="Raphael Malyankar" w:date="2022-11-17T22:04:00Z">
              <w:r w:rsidR="00BC05FB">
                <w:rPr>
                  <w:lang w:val="en-AU"/>
                </w:rPr>
                <w:t xml:space="preserve"> and there is more than one condition</w:t>
              </w:r>
            </w:ins>
            <w:ins w:id="2815" w:author="Raphael Malyankar" w:date="2022-11-16T23:17:00Z">
              <w:r w:rsidRPr="007C5B75">
                <w:rPr>
                  <w:lang w:val="en-AU"/>
                </w:rPr>
                <w:t xml:space="preserve">, </w:t>
              </w:r>
            </w:ins>
            <w:ins w:id="2816" w:author="Raphael Malyankar" w:date="2022-11-16T23:19:00Z">
              <w:r w:rsidRPr="007C5B75">
                <w:rPr>
                  <w:lang w:val="en-AU"/>
                </w:rPr>
                <w:t>the default value assumed is logical conjunction</w:t>
              </w:r>
            </w:ins>
            <w:ins w:id="2817" w:author="Raphael Malyankar" w:date="2022-11-16T23:17:00Z">
              <w:r w:rsidRPr="007C5B75">
                <w:rPr>
                  <w:lang w:val="en-AU"/>
                </w:rPr>
                <w:t>.</w:t>
              </w:r>
            </w:ins>
          </w:p>
          <w:p w14:paraId="4D07D709" w14:textId="110DF02D" w:rsidR="00D91C1C" w:rsidRDefault="00D91C1C" w:rsidP="007C5B75">
            <w:pPr>
              <w:pStyle w:val="ListParagraph"/>
              <w:numPr>
                <w:ilvl w:val="0"/>
                <w:numId w:val="52"/>
              </w:numPr>
              <w:rPr>
                <w:ins w:id="2818" w:author="Raphael Malyankar" w:date="2022-11-17T22:15:00Z"/>
                <w:lang w:val="en-AU"/>
              </w:rPr>
            </w:pPr>
            <w:ins w:id="2819" w:author="Raphael Malyankar" w:date="2022-11-17T00:00:00Z">
              <w:r>
                <w:rPr>
                  <w:lang w:val="en-AU"/>
                </w:rPr>
                <w:t xml:space="preserve">Mutually inconsistent measurements (e.g., </w:t>
              </w:r>
            </w:ins>
            <w:ins w:id="2820" w:author="Raphael Malyankar" w:date="2022-11-17T00:01:00Z">
              <w:r>
                <w:rPr>
                  <w:lang w:val="en-AU"/>
                </w:rPr>
                <w:t>draught &gt; 10m and draught &lt; 5m) are an error.</w:t>
              </w:r>
            </w:ins>
          </w:p>
          <w:p w14:paraId="5EC3A2CC" w14:textId="3CAEA3B4" w:rsidR="008C5102" w:rsidRDefault="008C5102" w:rsidP="007C5B75">
            <w:pPr>
              <w:pStyle w:val="ListParagraph"/>
              <w:numPr>
                <w:ilvl w:val="0"/>
                <w:numId w:val="52"/>
              </w:numPr>
              <w:rPr>
                <w:ins w:id="2821" w:author="Raphael Malyankar" w:date="2022-11-17T22:19:00Z"/>
                <w:lang w:val="en-AU"/>
              </w:rPr>
            </w:pPr>
            <w:ins w:id="2822" w:author="Raphael Malyankar" w:date="2022-11-17T22:16:00Z">
              <w:r>
                <w:rPr>
                  <w:lang w:val="en-AU"/>
                </w:rPr>
                <w:t>T</w:t>
              </w:r>
            </w:ins>
            <w:ins w:id="2823" w:author="Raphael Malyankar" w:date="2022-11-17T22:15:00Z">
              <w:r>
                <w:rPr>
                  <w:lang w:val="en-AU"/>
                </w:rPr>
                <w:t xml:space="preserve">he inherited attributes </w:t>
              </w:r>
              <w:proofErr w:type="spellStart"/>
              <w:r w:rsidRPr="008C5102">
                <w:rPr>
                  <w:i/>
                  <w:iCs/>
                  <w:lang w:val="en-AU"/>
                </w:rPr>
                <w:t>featureName</w:t>
              </w:r>
              <w:proofErr w:type="spellEnd"/>
              <w:r>
                <w:rPr>
                  <w:lang w:val="en-AU"/>
                </w:rPr>
                <w:t xml:space="preserve"> and </w:t>
              </w:r>
              <w:r w:rsidRPr="008C5102">
                <w:rPr>
                  <w:i/>
                  <w:iCs/>
                  <w:lang w:val="en-AU"/>
                </w:rPr>
                <w:t>grap</w:t>
              </w:r>
            </w:ins>
            <w:ins w:id="2824" w:author="Raphael Malyankar" w:date="2022-11-17T22:16:00Z">
              <w:r w:rsidRPr="008C5102">
                <w:rPr>
                  <w:i/>
                  <w:iCs/>
                  <w:lang w:val="en-AU"/>
                </w:rPr>
                <w:t>hic</w:t>
              </w:r>
              <w:r>
                <w:rPr>
                  <w:lang w:val="en-AU"/>
                </w:rPr>
                <w:t xml:space="preserve"> may be used to provide </w:t>
              </w:r>
            </w:ins>
            <w:ins w:id="2825" w:author="Raphael Malyankar" w:date="2022-11-17T22:17:00Z">
              <w:r>
                <w:rPr>
                  <w:lang w:val="en-AU"/>
                </w:rPr>
                <w:t xml:space="preserve">supplementary information in the form of </w:t>
              </w:r>
            </w:ins>
            <w:ins w:id="2826" w:author="Raphael Malyankar" w:date="2022-11-17T22:16:00Z">
              <w:r>
                <w:rPr>
                  <w:lang w:val="en-AU"/>
                </w:rPr>
                <w:t xml:space="preserve">a title </w:t>
              </w:r>
            </w:ins>
            <w:ins w:id="2827" w:author="Raphael Malyankar" w:date="2022-11-17T22:17:00Z">
              <w:r>
                <w:rPr>
                  <w:lang w:val="en-AU"/>
                </w:rPr>
                <w:t xml:space="preserve">for the defined set of vessels </w:t>
              </w:r>
            </w:ins>
            <w:ins w:id="2828" w:author="Raphael Malyankar" w:date="2022-11-17T22:16:00Z">
              <w:r>
                <w:rPr>
                  <w:lang w:val="en-AU"/>
                </w:rPr>
                <w:t>and sketch</w:t>
              </w:r>
            </w:ins>
            <w:ins w:id="2829" w:author="Raphael Malyankar" w:date="2022-11-17T22:17:00Z">
              <w:r>
                <w:rPr>
                  <w:lang w:val="en-AU"/>
                </w:rPr>
                <w:t xml:space="preserve"> or other graphic </w:t>
              </w:r>
            </w:ins>
            <w:ins w:id="2830" w:author="Raphael Malyankar" w:date="2022-11-17T22:18:00Z">
              <w:r>
                <w:rPr>
                  <w:lang w:val="en-AU"/>
                </w:rPr>
                <w:t>pertaining to the set</w:t>
              </w:r>
            </w:ins>
            <w:ins w:id="2831" w:author="Raphael Malyankar" w:date="2022-11-17T22:17:00Z">
              <w:r>
                <w:rPr>
                  <w:lang w:val="en-AU"/>
                </w:rPr>
                <w:t xml:space="preserve">, but </w:t>
              </w:r>
            </w:ins>
            <w:ins w:id="2832" w:author="Raphael Malyankar" w:date="2022-11-17T22:19:00Z">
              <w:r>
                <w:rPr>
                  <w:lang w:val="en-AU"/>
                </w:rPr>
                <w:t>there being no</w:t>
              </w:r>
            </w:ins>
            <w:ins w:id="2833" w:author="Raphael Malyankar" w:date="2022-11-17T22:18:00Z">
              <w:r>
                <w:rPr>
                  <w:lang w:val="en-AU"/>
                </w:rPr>
                <w:t xml:space="preserve"> </w:t>
              </w:r>
            </w:ins>
            <w:ins w:id="2834" w:author="Raphael Malyankar" w:date="2022-11-17T22:26:00Z">
              <w:r w:rsidR="004C14C4">
                <w:rPr>
                  <w:lang w:val="en-AU"/>
                </w:rPr>
                <w:t>widely acknowledged</w:t>
              </w:r>
            </w:ins>
            <w:ins w:id="2835" w:author="Raphael Malyankar" w:date="2022-11-17T22:18:00Z">
              <w:r>
                <w:rPr>
                  <w:lang w:val="en-AU"/>
                </w:rPr>
                <w:t xml:space="preserve"> us</w:t>
              </w:r>
            </w:ins>
            <w:ins w:id="2836" w:author="Raphael Malyankar" w:date="2022-11-17T22:19:00Z">
              <w:r>
                <w:rPr>
                  <w:lang w:val="en-AU"/>
                </w:rPr>
                <w:t xml:space="preserve">e cases for them, </w:t>
              </w:r>
            </w:ins>
            <w:ins w:id="2837" w:author="Raphael Malyankar" w:date="2022-11-17T22:18:00Z">
              <w:r>
                <w:rPr>
                  <w:lang w:val="en-AU"/>
                </w:rPr>
                <w:t xml:space="preserve">their use in </w:t>
              </w:r>
              <w:r w:rsidRPr="004C14C4">
                <w:rPr>
                  <w:b/>
                  <w:bCs/>
                  <w:lang w:val="en-AU"/>
                </w:rPr>
                <w:t>Applicability</w:t>
              </w:r>
              <w:r>
                <w:rPr>
                  <w:lang w:val="en-AU"/>
                </w:rPr>
                <w:t xml:space="preserve"> is discouraged.</w:t>
              </w:r>
            </w:ins>
          </w:p>
          <w:p w14:paraId="5955BACE" w14:textId="119923A2" w:rsidR="008C5102" w:rsidRPr="00BE42F3" w:rsidRDefault="00766C83" w:rsidP="00FC56BE">
            <w:pPr>
              <w:pStyle w:val="ListParagraph"/>
              <w:numPr>
                <w:ilvl w:val="0"/>
                <w:numId w:val="52"/>
              </w:numPr>
              <w:rPr>
                <w:lang w:val="en-AU"/>
              </w:rPr>
            </w:pPr>
            <w:ins w:id="2838" w:author="Raphael Malyankar" w:date="2022-11-17T22:30:00Z">
              <w:r>
                <w:rPr>
                  <w:lang w:val="en-AU"/>
                </w:rPr>
                <w:t>Encoding</w:t>
              </w:r>
            </w:ins>
            <w:ins w:id="2839" w:author="Raphael Malyankar" w:date="2022-11-17T22:29:00Z">
              <w:r w:rsidR="001757EF">
                <w:rPr>
                  <w:lang w:val="en-AU"/>
                </w:rPr>
                <w:t xml:space="preserve"> the inherited</w:t>
              </w:r>
            </w:ins>
            <w:ins w:id="2840" w:author="Raphael Malyankar" w:date="2022-11-17T22:28:00Z">
              <w:r w:rsidR="001757EF" w:rsidRPr="008C5102">
                <w:rPr>
                  <w:i/>
                  <w:iCs/>
                  <w:lang w:val="en-AU"/>
                </w:rPr>
                <w:t xml:space="preserve"> </w:t>
              </w:r>
              <w:proofErr w:type="spellStart"/>
              <w:r w:rsidR="001757EF" w:rsidRPr="008C5102">
                <w:rPr>
                  <w:i/>
                  <w:iCs/>
                  <w:lang w:val="en-AU"/>
                </w:rPr>
                <w:t>fixedDateRange</w:t>
              </w:r>
              <w:proofErr w:type="spellEnd"/>
              <w:r w:rsidR="001757EF">
                <w:rPr>
                  <w:lang w:val="en-AU"/>
                </w:rPr>
                <w:t xml:space="preserve"> and </w:t>
              </w:r>
              <w:proofErr w:type="spellStart"/>
              <w:r w:rsidR="001757EF" w:rsidRPr="008C5102">
                <w:rPr>
                  <w:i/>
                  <w:iCs/>
                  <w:lang w:val="en-AU"/>
                </w:rPr>
                <w:t>periodicDateRange</w:t>
              </w:r>
              <w:proofErr w:type="spellEnd"/>
              <w:r w:rsidR="001757EF">
                <w:rPr>
                  <w:lang w:val="en-AU"/>
                </w:rPr>
                <w:t xml:space="preserve"> attributes for </w:t>
              </w:r>
              <w:r w:rsidR="001757EF" w:rsidRPr="001757EF">
                <w:rPr>
                  <w:b/>
                  <w:bCs/>
                  <w:lang w:val="en-AU"/>
                </w:rPr>
                <w:t>Applicability</w:t>
              </w:r>
              <w:r w:rsidR="001757EF">
                <w:rPr>
                  <w:lang w:val="en-AU"/>
                </w:rPr>
                <w:t xml:space="preserve"> is discouraged</w:t>
              </w:r>
            </w:ins>
            <w:ins w:id="2841" w:author="Raphael Malyankar" w:date="2022-11-17T22:29:00Z">
              <w:r w:rsidR="001757EF">
                <w:rPr>
                  <w:lang w:val="en-AU"/>
                </w:rPr>
                <w:t>.</w:t>
              </w:r>
            </w:ins>
            <w:ins w:id="2842" w:author="Raphael Malyankar" w:date="2022-11-17T22:28:00Z">
              <w:r w:rsidR="001757EF">
                <w:rPr>
                  <w:lang w:val="en-AU"/>
                </w:rPr>
                <w:t xml:space="preserve"> </w:t>
              </w:r>
            </w:ins>
            <w:ins w:id="2843" w:author="Raphael Malyankar" w:date="2022-11-17T22:19:00Z">
              <w:r w:rsidR="008C5102">
                <w:rPr>
                  <w:lang w:val="en-AU"/>
                </w:rPr>
                <w:t xml:space="preserve">The </w:t>
              </w:r>
              <w:proofErr w:type="spellStart"/>
              <w:r w:rsidR="008C5102" w:rsidRPr="008C5102">
                <w:rPr>
                  <w:i/>
                  <w:iCs/>
                  <w:lang w:val="en-AU"/>
                </w:rPr>
                <w:t>fixedDateRange</w:t>
              </w:r>
              <w:proofErr w:type="spellEnd"/>
              <w:r w:rsidR="008C5102">
                <w:rPr>
                  <w:lang w:val="en-AU"/>
                </w:rPr>
                <w:t xml:space="preserve"> and </w:t>
              </w:r>
              <w:proofErr w:type="spellStart"/>
              <w:r w:rsidR="008C5102" w:rsidRPr="008C5102">
                <w:rPr>
                  <w:i/>
                  <w:iCs/>
                  <w:lang w:val="en-AU"/>
                </w:rPr>
                <w:t>periodicDateRange</w:t>
              </w:r>
              <w:proofErr w:type="spellEnd"/>
              <w:r w:rsidR="008C5102">
                <w:rPr>
                  <w:lang w:val="en-AU"/>
                </w:rPr>
                <w:t xml:space="preserve"> attributes</w:t>
              </w:r>
            </w:ins>
            <w:ins w:id="2844" w:author="Raphael Malyankar" w:date="2022-11-17T22:20:00Z">
              <w:r w:rsidR="008C5102">
                <w:rPr>
                  <w:lang w:val="en-AU"/>
                </w:rPr>
                <w:t xml:space="preserve"> may </w:t>
              </w:r>
            </w:ins>
            <w:ins w:id="2845" w:author="Raphael Malyankar" w:date="2022-11-17T22:21:00Z">
              <w:r w:rsidR="008C5102">
                <w:rPr>
                  <w:lang w:val="en-AU"/>
                </w:rPr>
                <w:t>theoretically</w:t>
              </w:r>
            </w:ins>
            <w:ins w:id="2846" w:author="Raphael Malyankar" w:date="2022-11-17T22:20:00Z">
              <w:r w:rsidR="008C5102">
                <w:rPr>
                  <w:lang w:val="en-AU"/>
                </w:rPr>
                <w:t xml:space="preserve"> b</w:t>
              </w:r>
            </w:ins>
            <w:ins w:id="2847" w:author="Raphael Malyankar" w:date="2022-11-17T22:21:00Z">
              <w:r w:rsidR="008C5102">
                <w:rPr>
                  <w:lang w:val="en-AU"/>
                </w:rPr>
                <w:t>e</w:t>
              </w:r>
            </w:ins>
            <w:ins w:id="2848" w:author="Raphael Malyankar" w:date="2022-11-17T22:20:00Z">
              <w:r w:rsidR="008C5102">
                <w:rPr>
                  <w:lang w:val="en-AU"/>
                </w:rPr>
                <w:t xml:space="preserve"> used to qualify the set defined by the </w:t>
              </w:r>
              <w:r w:rsidR="008C5102" w:rsidRPr="004C14C4">
                <w:rPr>
                  <w:b/>
                  <w:bCs/>
                  <w:lang w:val="en-AU"/>
                </w:rPr>
                <w:t>Applicability</w:t>
              </w:r>
            </w:ins>
            <w:ins w:id="2849" w:author="Raphael Malyankar" w:date="2022-11-17T22:22:00Z">
              <w:r w:rsidR="004C14C4">
                <w:rPr>
                  <w:lang w:val="en-AU"/>
                </w:rPr>
                <w:t xml:space="preserve"> instance, but </w:t>
              </w:r>
            </w:ins>
            <w:ins w:id="2850" w:author="Raphael Malyankar" w:date="2022-11-17T22:27:00Z">
              <w:r w:rsidR="001757EF">
                <w:rPr>
                  <w:lang w:val="en-AU"/>
                </w:rPr>
                <w:t>must</w:t>
              </w:r>
            </w:ins>
            <w:ins w:id="2851" w:author="Raphael Malyankar" w:date="2022-11-17T22:22:00Z">
              <w:r w:rsidR="004C14C4">
                <w:rPr>
                  <w:lang w:val="en-AU"/>
                </w:rPr>
                <w:t xml:space="preserve"> not be used to define the commencement, termination, </w:t>
              </w:r>
            </w:ins>
            <w:ins w:id="2852" w:author="Raphael Malyankar" w:date="2022-11-17T22:25:00Z">
              <w:r w:rsidR="004C14C4">
                <w:rPr>
                  <w:lang w:val="en-AU"/>
                </w:rPr>
                <w:t>season, etc.,</w:t>
              </w:r>
            </w:ins>
            <w:ins w:id="2853" w:author="Raphael Malyankar" w:date="2022-11-17T22:23:00Z">
              <w:r w:rsidR="004C14C4">
                <w:rPr>
                  <w:lang w:val="en-AU"/>
                </w:rPr>
                <w:t xml:space="preserve"> of the </w:t>
              </w:r>
            </w:ins>
            <w:ins w:id="2854" w:author="Raphael Malyankar" w:date="2022-11-17T22:24:00Z">
              <w:r w:rsidR="004C14C4">
                <w:rPr>
                  <w:lang w:val="en-AU"/>
                </w:rPr>
                <w:t>regulation</w:t>
              </w:r>
            </w:ins>
            <w:ins w:id="2855" w:author="Raphael Malyankar" w:date="2022-11-17T22:23:00Z">
              <w:r w:rsidR="004C14C4">
                <w:rPr>
                  <w:lang w:val="en-AU"/>
                </w:rPr>
                <w:t xml:space="preserve"> o</w:t>
              </w:r>
            </w:ins>
            <w:ins w:id="2856" w:author="Raphael Malyankar" w:date="2022-11-17T22:24:00Z">
              <w:r w:rsidR="004C14C4">
                <w:rPr>
                  <w:lang w:val="en-AU"/>
                </w:rPr>
                <w:t>r</w:t>
              </w:r>
            </w:ins>
            <w:ins w:id="2857" w:author="Raphael Malyankar" w:date="2022-11-17T22:23:00Z">
              <w:r w:rsidR="004C14C4">
                <w:rPr>
                  <w:lang w:val="en-AU"/>
                </w:rPr>
                <w:t xml:space="preserve"> feature to which </w:t>
              </w:r>
              <w:r w:rsidR="004C14C4" w:rsidRPr="004C14C4">
                <w:rPr>
                  <w:b/>
                  <w:bCs/>
                  <w:lang w:val="en-AU"/>
                </w:rPr>
                <w:t>Applicability</w:t>
              </w:r>
              <w:r w:rsidR="004C14C4">
                <w:rPr>
                  <w:lang w:val="en-AU"/>
                </w:rPr>
                <w:t xml:space="preserve"> is associated</w:t>
              </w:r>
            </w:ins>
            <w:ins w:id="2858" w:author="Raphael Malyankar" w:date="2022-11-17T22:24:00Z">
              <w:r w:rsidR="004C14C4">
                <w:rPr>
                  <w:lang w:val="en-AU"/>
                </w:rPr>
                <w:t xml:space="preserve"> (</w:t>
              </w:r>
            </w:ins>
            <w:ins w:id="2859" w:author="Raphael Malyankar" w:date="2022-11-17T22:25:00Z">
              <w:r w:rsidR="004C14C4">
                <w:rPr>
                  <w:lang w:val="en-AU"/>
                </w:rPr>
                <w:t>fixed and p</w:t>
              </w:r>
            </w:ins>
            <w:ins w:id="2860" w:author="Raphael Malyankar" w:date="2022-11-17T22:26:00Z">
              <w:r w:rsidR="004C14C4">
                <w:rPr>
                  <w:lang w:val="en-AU"/>
                </w:rPr>
                <w:t xml:space="preserve">eriodic </w:t>
              </w:r>
            </w:ins>
            <w:ins w:id="2861" w:author="Raphael Malyankar" w:date="2022-11-17T22:24:00Z">
              <w:r w:rsidR="004C14C4">
                <w:rPr>
                  <w:lang w:val="en-AU"/>
                </w:rPr>
                <w:t>date ranges should be encoded in the</w:t>
              </w:r>
            </w:ins>
            <w:ins w:id="2862" w:author="Raphael Malyankar" w:date="2022-11-17T22:25:00Z">
              <w:r w:rsidR="004C14C4">
                <w:rPr>
                  <w:lang w:val="en-AU"/>
                </w:rPr>
                <w:t xml:space="preserve"> regulation or feature instance instead).</w:t>
              </w:r>
            </w:ins>
            <w:ins w:id="2863" w:author="Raphael Malyankar" w:date="2022-11-17T22:20:00Z">
              <w:r w:rsidR="008C5102" w:rsidRPr="00FC56BE">
                <w:rPr>
                  <w:lang w:val="en-AU"/>
                </w:rPr>
                <w:t xml:space="preserve"> </w:t>
              </w:r>
            </w:ins>
            <w:ins w:id="2864" w:author="Raphael Malyankar" w:date="2022-11-17T22:19:00Z">
              <w:r w:rsidR="008C5102" w:rsidRPr="00BE42F3">
                <w:rPr>
                  <w:lang w:val="en-AU"/>
                </w:rPr>
                <w:t xml:space="preserve"> </w:t>
              </w:r>
            </w:ins>
          </w:p>
          <w:p w14:paraId="289A8ABF" w14:textId="77777777" w:rsidR="00677BE7" w:rsidRDefault="00677BE7" w:rsidP="00B131AF">
            <w:pPr>
              <w:spacing w:before="120" w:after="120"/>
              <w:rPr>
                <w:rFonts w:cs="Arial"/>
              </w:rPr>
            </w:pPr>
            <w:r w:rsidRPr="00240940">
              <w:rPr>
                <w:rFonts w:cs="Arial"/>
                <w:u w:val="single"/>
              </w:rPr>
              <w:t>Distinction:</w:t>
            </w:r>
          </w:p>
          <w:p w14:paraId="4BC97CF4" w14:textId="77777777" w:rsidR="00677BE7" w:rsidRPr="00240940" w:rsidRDefault="00677BE7" w:rsidP="00B131AF">
            <w:pPr>
              <w:spacing w:before="120" w:after="120"/>
              <w:rPr>
                <w:rFonts w:cs="Arial"/>
              </w:rPr>
            </w:pPr>
          </w:p>
        </w:tc>
      </w:tr>
      <w:tr w:rsidR="00677BE7" w:rsidRPr="00240940" w14:paraId="1BCC7DFA" w14:textId="77777777" w:rsidTr="00B131AF">
        <w:tc>
          <w:tcPr>
            <w:tcW w:w="5000" w:type="pct"/>
            <w:gridSpan w:val="14"/>
            <w:shd w:val="clear" w:color="auto" w:fill="auto"/>
          </w:tcPr>
          <w:p w14:paraId="46C201D1" w14:textId="77777777" w:rsidR="00677BE7" w:rsidRPr="00240940" w:rsidRDefault="00677BE7" w:rsidP="00B131AF">
            <w:pPr>
              <w:spacing w:before="120" w:after="120"/>
              <w:rPr>
                <w:rFonts w:cs="Arial"/>
                <w:b/>
                <w:u w:val="single"/>
              </w:rPr>
            </w:pPr>
            <w:r w:rsidRPr="00240940">
              <w:rPr>
                <w:rFonts w:cs="Arial"/>
                <w:b/>
                <w:u w:val="single"/>
              </w:rPr>
              <w:lastRenderedPageBreak/>
              <w:t>Feature/Information associations</w:t>
            </w:r>
          </w:p>
        </w:tc>
      </w:tr>
      <w:tr w:rsidR="00677BE7" w:rsidRPr="00240940" w14:paraId="3D5DAD94" w14:textId="77777777" w:rsidTr="00493D24">
        <w:tc>
          <w:tcPr>
            <w:tcW w:w="598" w:type="pct"/>
            <w:vMerge w:val="restart"/>
            <w:shd w:val="clear" w:color="auto" w:fill="auto"/>
          </w:tcPr>
          <w:p w14:paraId="0F09AB80" w14:textId="77777777" w:rsidR="00677BE7" w:rsidRPr="00240940" w:rsidRDefault="00677BE7" w:rsidP="00B131AF">
            <w:pPr>
              <w:spacing w:before="120" w:after="120"/>
              <w:rPr>
                <w:rFonts w:cs="Arial"/>
                <w:b/>
              </w:rPr>
            </w:pPr>
            <w:r w:rsidRPr="00240940">
              <w:rPr>
                <w:rFonts w:cs="Arial"/>
                <w:b/>
              </w:rPr>
              <w:t>Type</w:t>
            </w:r>
          </w:p>
        </w:tc>
        <w:tc>
          <w:tcPr>
            <w:tcW w:w="721" w:type="pct"/>
            <w:gridSpan w:val="2"/>
            <w:vMerge w:val="restart"/>
            <w:shd w:val="clear" w:color="auto" w:fill="auto"/>
          </w:tcPr>
          <w:p w14:paraId="01051283" w14:textId="77777777" w:rsidR="00677BE7" w:rsidRPr="00240940" w:rsidRDefault="00677BE7" w:rsidP="00B131AF">
            <w:pPr>
              <w:spacing w:before="120" w:after="120"/>
              <w:rPr>
                <w:rFonts w:cs="Arial"/>
                <w:b/>
              </w:rPr>
            </w:pPr>
            <w:r w:rsidRPr="00240940">
              <w:rPr>
                <w:rFonts w:cs="Arial"/>
                <w:b/>
              </w:rPr>
              <w:t>Association Name</w:t>
            </w:r>
          </w:p>
        </w:tc>
        <w:tc>
          <w:tcPr>
            <w:tcW w:w="3681" w:type="pct"/>
            <w:gridSpan w:val="11"/>
            <w:shd w:val="clear" w:color="auto" w:fill="auto"/>
          </w:tcPr>
          <w:p w14:paraId="3AA3EA3B" w14:textId="77777777" w:rsidR="00677BE7" w:rsidRPr="00240940" w:rsidRDefault="00677BE7" w:rsidP="00B131AF">
            <w:pPr>
              <w:spacing w:before="120" w:after="120"/>
              <w:jc w:val="center"/>
              <w:rPr>
                <w:rFonts w:cs="Arial"/>
                <w:b/>
              </w:rPr>
            </w:pPr>
            <w:r w:rsidRPr="00240940">
              <w:rPr>
                <w:rFonts w:cs="Arial"/>
                <w:b/>
              </w:rPr>
              <w:t>Association Ends</w:t>
            </w:r>
          </w:p>
        </w:tc>
      </w:tr>
      <w:tr w:rsidR="00677BE7" w:rsidRPr="00240940" w14:paraId="7019F0BC" w14:textId="77777777" w:rsidTr="00493D24">
        <w:tc>
          <w:tcPr>
            <w:tcW w:w="598" w:type="pct"/>
            <w:vMerge/>
            <w:shd w:val="clear" w:color="auto" w:fill="auto"/>
          </w:tcPr>
          <w:p w14:paraId="4DD8EB65" w14:textId="77777777" w:rsidR="00677BE7" w:rsidRPr="00240940" w:rsidRDefault="00677BE7" w:rsidP="00B131AF">
            <w:pPr>
              <w:spacing w:before="120" w:after="120"/>
              <w:rPr>
                <w:rFonts w:cs="Arial"/>
              </w:rPr>
            </w:pPr>
          </w:p>
        </w:tc>
        <w:tc>
          <w:tcPr>
            <w:tcW w:w="721" w:type="pct"/>
            <w:gridSpan w:val="2"/>
            <w:vMerge/>
            <w:shd w:val="clear" w:color="auto" w:fill="auto"/>
          </w:tcPr>
          <w:p w14:paraId="15CB595C" w14:textId="77777777" w:rsidR="00677BE7" w:rsidRPr="00240940" w:rsidRDefault="00677BE7" w:rsidP="00B131AF">
            <w:pPr>
              <w:spacing w:before="120" w:after="120"/>
              <w:rPr>
                <w:rFonts w:cs="Arial"/>
              </w:rPr>
            </w:pPr>
          </w:p>
        </w:tc>
        <w:tc>
          <w:tcPr>
            <w:tcW w:w="688" w:type="pct"/>
            <w:gridSpan w:val="2"/>
            <w:shd w:val="clear" w:color="auto" w:fill="auto"/>
          </w:tcPr>
          <w:p w14:paraId="352FE5D4" w14:textId="77777777" w:rsidR="00677BE7" w:rsidRPr="00240940" w:rsidRDefault="00677BE7" w:rsidP="00B131AF">
            <w:pPr>
              <w:spacing w:before="120" w:after="120"/>
              <w:rPr>
                <w:rFonts w:cs="Arial"/>
                <w:b/>
              </w:rPr>
            </w:pPr>
            <w:r w:rsidRPr="00240940">
              <w:rPr>
                <w:rFonts w:cs="Arial"/>
                <w:b/>
              </w:rPr>
              <w:t>Class</w:t>
            </w:r>
          </w:p>
        </w:tc>
        <w:tc>
          <w:tcPr>
            <w:tcW w:w="741" w:type="pct"/>
            <w:gridSpan w:val="2"/>
            <w:shd w:val="clear" w:color="auto" w:fill="auto"/>
          </w:tcPr>
          <w:p w14:paraId="0990D3D4" w14:textId="77777777" w:rsidR="00677BE7" w:rsidRPr="00240940" w:rsidRDefault="00677BE7" w:rsidP="00B131AF">
            <w:pPr>
              <w:spacing w:before="120" w:after="120"/>
              <w:rPr>
                <w:rFonts w:cs="Arial"/>
                <w:b/>
              </w:rPr>
            </w:pPr>
            <w:r w:rsidRPr="00240940">
              <w:rPr>
                <w:rFonts w:cs="Arial"/>
                <w:b/>
              </w:rPr>
              <w:t>Role</w:t>
            </w:r>
          </w:p>
        </w:tc>
        <w:tc>
          <w:tcPr>
            <w:tcW w:w="338" w:type="pct"/>
            <w:gridSpan w:val="2"/>
            <w:shd w:val="clear" w:color="auto" w:fill="auto"/>
          </w:tcPr>
          <w:p w14:paraId="141B2F61" w14:textId="77777777" w:rsidR="00677BE7" w:rsidRPr="00240940" w:rsidRDefault="00677BE7" w:rsidP="00B131AF">
            <w:pPr>
              <w:spacing w:before="120" w:after="120"/>
              <w:rPr>
                <w:rFonts w:cs="Arial"/>
                <w:b/>
              </w:rPr>
            </w:pPr>
            <w:proofErr w:type="spellStart"/>
            <w:r w:rsidRPr="00240940">
              <w:rPr>
                <w:rFonts w:cs="Arial"/>
                <w:b/>
              </w:rPr>
              <w:t>Mult</w:t>
            </w:r>
            <w:proofErr w:type="spellEnd"/>
          </w:p>
        </w:tc>
        <w:tc>
          <w:tcPr>
            <w:tcW w:w="698" w:type="pct"/>
            <w:gridSpan w:val="2"/>
            <w:shd w:val="clear" w:color="auto" w:fill="auto"/>
          </w:tcPr>
          <w:p w14:paraId="71F55B07" w14:textId="77777777" w:rsidR="00677BE7" w:rsidRPr="00240940" w:rsidRDefault="00677BE7" w:rsidP="00B131AF">
            <w:pPr>
              <w:spacing w:before="120" w:after="120"/>
              <w:rPr>
                <w:rFonts w:cs="Arial"/>
                <w:b/>
              </w:rPr>
            </w:pPr>
            <w:r w:rsidRPr="00240940">
              <w:rPr>
                <w:rFonts w:cs="Arial"/>
                <w:b/>
              </w:rPr>
              <w:t>Class</w:t>
            </w:r>
          </w:p>
        </w:tc>
        <w:tc>
          <w:tcPr>
            <w:tcW w:w="878" w:type="pct"/>
            <w:gridSpan w:val="2"/>
            <w:shd w:val="clear" w:color="auto" w:fill="auto"/>
          </w:tcPr>
          <w:p w14:paraId="6CB1FD9F" w14:textId="77777777" w:rsidR="00677BE7" w:rsidRPr="00240940" w:rsidRDefault="00677BE7" w:rsidP="00B131AF">
            <w:pPr>
              <w:spacing w:before="120" w:after="120"/>
              <w:rPr>
                <w:rFonts w:cs="Arial"/>
                <w:b/>
              </w:rPr>
            </w:pPr>
            <w:r w:rsidRPr="00240940">
              <w:rPr>
                <w:rFonts w:cs="Arial"/>
                <w:b/>
              </w:rPr>
              <w:t>Role</w:t>
            </w:r>
          </w:p>
        </w:tc>
        <w:tc>
          <w:tcPr>
            <w:tcW w:w="338" w:type="pct"/>
            <w:shd w:val="clear" w:color="auto" w:fill="auto"/>
          </w:tcPr>
          <w:p w14:paraId="035BB420" w14:textId="77777777" w:rsidR="00677BE7" w:rsidRPr="00240940" w:rsidRDefault="00677BE7" w:rsidP="00B131AF">
            <w:pPr>
              <w:spacing w:before="120" w:after="120"/>
              <w:rPr>
                <w:rFonts w:cs="Arial"/>
                <w:b/>
              </w:rPr>
            </w:pPr>
            <w:proofErr w:type="spellStart"/>
            <w:r w:rsidRPr="00240940">
              <w:rPr>
                <w:rFonts w:cs="Arial"/>
                <w:b/>
              </w:rPr>
              <w:t>Mult</w:t>
            </w:r>
            <w:proofErr w:type="spellEnd"/>
          </w:p>
        </w:tc>
      </w:tr>
      <w:tr w:rsidR="00677BE7" w:rsidRPr="00240940" w14:paraId="2E1BDE44" w14:textId="77777777" w:rsidTr="00493D24">
        <w:tc>
          <w:tcPr>
            <w:tcW w:w="598" w:type="pct"/>
            <w:shd w:val="clear" w:color="auto" w:fill="auto"/>
          </w:tcPr>
          <w:p w14:paraId="2E355695" w14:textId="77777777" w:rsidR="00677BE7" w:rsidRPr="00240940" w:rsidRDefault="00677BE7" w:rsidP="00B131AF">
            <w:pPr>
              <w:spacing w:before="120" w:after="120"/>
              <w:rPr>
                <w:rFonts w:cs="Arial"/>
                <w:sz w:val="18"/>
              </w:rPr>
            </w:pPr>
            <w:r w:rsidRPr="00240940">
              <w:rPr>
                <w:rFonts w:cs="Arial"/>
                <w:sz w:val="18"/>
              </w:rPr>
              <w:t>association</w:t>
            </w:r>
          </w:p>
        </w:tc>
        <w:tc>
          <w:tcPr>
            <w:tcW w:w="721" w:type="pct"/>
            <w:gridSpan w:val="2"/>
            <w:shd w:val="clear" w:color="auto" w:fill="auto"/>
          </w:tcPr>
          <w:p w14:paraId="4F475663" w14:textId="77777777" w:rsidR="00677BE7" w:rsidRPr="00240940" w:rsidRDefault="00677BE7" w:rsidP="00B131AF">
            <w:pPr>
              <w:spacing w:before="120" w:after="120"/>
              <w:rPr>
                <w:rFonts w:cs="Arial"/>
                <w:sz w:val="18"/>
              </w:rPr>
            </w:pPr>
            <w:r w:rsidRPr="00240940">
              <w:rPr>
                <w:rFonts w:cs="Arial"/>
                <w:sz w:val="18"/>
              </w:rPr>
              <w:t>Inclusion Type</w:t>
            </w:r>
          </w:p>
        </w:tc>
        <w:tc>
          <w:tcPr>
            <w:tcW w:w="688" w:type="pct"/>
            <w:gridSpan w:val="2"/>
            <w:shd w:val="clear" w:color="auto" w:fill="auto"/>
          </w:tcPr>
          <w:p w14:paraId="7ECA0002" w14:textId="77777777" w:rsidR="00677BE7" w:rsidRPr="00240940" w:rsidRDefault="00677BE7" w:rsidP="00B131AF">
            <w:pPr>
              <w:spacing w:before="120" w:after="120"/>
              <w:rPr>
                <w:rFonts w:cs="Arial"/>
                <w:b/>
                <w:sz w:val="18"/>
              </w:rPr>
            </w:pPr>
            <w:r w:rsidRPr="00240940">
              <w:rPr>
                <w:rFonts w:cs="Arial"/>
                <w:b/>
                <w:sz w:val="18"/>
              </w:rPr>
              <w:t>Applicability</w:t>
            </w:r>
          </w:p>
        </w:tc>
        <w:tc>
          <w:tcPr>
            <w:tcW w:w="741" w:type="pct"/>
            <w:gridSpan w:val="2"/>
            <w:shd w:val="clear" w:color="auto" w:fill="auto"/>
          </w:tcPr>
          <w:p w14:paraId="266F4A15" w14:textId="77777777" w:rsidR="00677BE7" w:rsidRPr="00240940" w:rsidRDefault="00677BE7" w:rsidP="00B131AF">
            <w:pPr>
              <w:spacing w:before="120" w:after="120"/>
              <w:rPr>
                <w:rFonts w:cs="Arial"/>
                <w:sz w:val="18"/>
              </w:rPr>
            </w:pPr>
            <w:proofErr w:type="spellStart"/>
            <w:r w:rsidRPr="00240940">
              <w:rPr>
                <w:rFonts w:cs="Arial"/>
                <w:sz w:val="18"/>
              </w:rPr>
              <w:t>isApplicableTo</w:t>
            </w:r>
            <w:proofErr w:type="spellEnd"/>
          </w:p>
        </w:tc>
        <w:tc>
          <w:tcPr>
            <w:tcW w:w="338" w:type="pct"/>
            <w:gridSpan w:val="2"/>
            <w:shd w:val="clear" w:color="auto" w:fill="auto"/>
          </w:tcPr>
          <w:p w14:paraId="1679DD20" w14:textId="77777777" w:rsidR="00677BE7" w:rsidRPr="00240940" w:rsidRDefault="00677BE7" w:rsidP="00B131AF">
            <w:pPr>
              <w:spacing w:before="120" w:after="120"/>
              <w:rPr>
                <w:rFonts w:cs="Arial"/>
                <w:sz w:val="18"/>
              </w:rPr>
            </w:pPr>
            <w:r w:rsidRPr="00240940">
              <w:rPr>
                <w:rFonts w:cs="Arial"/>
                <w:sz w:val="18"/>
              </w:rPr>
              <w:t>0, *</w:t>
            </w:r>
          </w:p>
        </w:tc>
        <w:tc>
          <w:tcPr>
            <w:tcW w:w="698" w:type="pct"/>
            <w:gridSpan w:val="2"/>
            <w:shd w:val="clear" w:color="auto" w:fill="auto"/>
          </w:tcPr>
          <w:p w14:paraId="5C24D1C4" w14:textId="77777777" w:rsidR="00677BE7" w:rsidRPr="00240940" w:rsidRDefault="00677BE7" w:rsidP="00B131AF">
            <w:pPr>
              <w:spacing w:before="120" w:after="120"/>
              <w:rPr>
                <w:rFonts w:cs="Arial"/>
                <w:b/>
                <w:sz w:val="18"/>
              </w:rPr>
            </w:pPr>
            <w:proofErr w:type="spellStart"/>
            <w:r w:rsidRPr="00240940">
              <w:rPr>
                <w:rFonts w:cs="Arial"/>
                <w:b/>
                <w:sz w:val="18"/>
              </w:rPr>
              <w:t>AbstractRxN</w:t>
            </w:r>
            <w:proofErr w:type="spellEnd"/>
          </w:p>
        </w:tc>
        <w:tc>
          <w:tcPr>
            <w:tcW w:w="878" w:type="pct"/>
            <w:gridSpan w:val="2"/>
            <w:shd w:val="clear" w:color="auto" w:fill="auto"/>
          </w:tcPr>
          <w:p w14:paraId="0B902E70" w14:textId="77777777" w:rsidR="00677BE7" w:rsidRPr="00240940" w:rsidRDefault="00677BE7" w:rsidP="00B131AF">
            <w:pPr>
              <w:spacing w:before="120" w:after="120"/>
              <w:rPr>
                <w:rFonts w:cs="Arial"/>
                <w:sz w:val="18"/>
              </w:rPr>
            </w:pPr>
            <w:proofErr w:type="spellStart"/>
            <w:r w:rsidRPr="00240940">
              <w:rPr>
                <w:rFonts w:cs="Arial"/>
                <w:sz w:val="18"/>
              </w:rPr>
              <w:t>theApplicableRxN</w:t>
            </w:r>
            <w:proofErr w:type="spellEnd"/>
          </w:p>
        </w:tc>
        <w:tc>
          <w:tcPr>
            <w:tcW w:w="338" w:type="pct"/>
            <w:shd w:val="clear" w:color="auto" w:fill="auto"/>
          </w:tcPr>
          <w:p w14:paraId="3552372F" w14:textId="77777777" w:rsidR="00677BE7" w:rsidRPr="00240940" w:rsidRDefault="00677BE7" w:rsidP="00B131AF">
            <w:pPr>
              <w:spacing w:before="120" w:after="120"/>
              <w:rPr>
                <w:rFonts w:cs="Arial"/>
              </w:rPr>
            </w:pPr>
            <w:r>
              <w:rPr>
                <w:rFonts w:cs="Arial"/>
              </w:rPr>
              <w:t>0, *</w:t>
            </w:r>
          </w:p>
        </w:tc>
      </w:tr>
    </w:tbl>
    <w:p w14:paraId="7E2AA885" w14:textId="3B600E9B" w:rsidR="00AE52BB" w:rsidRDefault="00AE52BB" w:rsidP="00677BE7">
      <w:pPr>
        <w:spacing w:before="240"/>
        <w:rPr>
          <w:b/>
        </w:rPr>
      </w:pPr>
      <w:r>
        <w:rPr>
          <w:b/>
        </w:rPr>
        <w:br w:type="page"/>
      </w:r>
    </w:p>
    <w:p w14:paraId="3861F577" w14:textId="356945D3" w:rsidR="00882408" w:rsidRDefault="00882408" w:rsidP="00882408">
      <w:pPr>
        <w:pStyle w:val="Heading1"/>
      </w:pPr>
      <w:bookmarkStart w:id="2865" w:name="_Ref120065579"/>
      <w:bookmarkStart w:id="2866" w:name="_Toc120214491"/>
      <w:r>
        <w:lastRenderedPageBreak/>
        <w:t>Harbour Entrance</w:t>
      </w:r>
      <w:bookmarkEnd w:id="2865"/>
      <w:bookmarkEnd w:id="2866"/>
    </w:p>
    <w:p w14:paraId="3F25EFB4" w14:textId="77777777" w:rsidR="00882408" w:rsidRDefault="00882408" w:rsidP="00716062">
      <w:pPr>
        <w:pStyle w:val="Heading2"/>
      </w:pPr>
      <w:bookmarkStart w:id="2867" w:name="_Ref113291011"/>
      <w:bookmarkStart w:id="2868" w:name="_Toc120214492"/>
      <w:r w:rsidRPr="00240940">
        <w:t>Entrance</w:t>
      </w:r>
      <w:bookmarkEnd w:id="2867"/>
      <w:bookmarkEnd w:id="28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2"/>
        <w:gridCol w:w="750"/>
        <w:gridCol w:w="1504"/>
        <w:gridCol w:w="752"/>
        <w:gridCol w:w="1502"/>
        <w:gridCol w:w="752"/>
        <w:gridCol w:w="1504"/>
      </w:tblGrid>
      <w:tr w:rsidR="00882408" w:rsidRPr="00240940" w14:paraId="495194A6" w14:textId="77777777" w:rsidTr="00B131AF">
        <w:tc>
          <w:tcPr>
            <w:tcW w:w="5000" w:type="pct"/>
            <w:gridSpan w:val="7"/>
            <w:shd w:val="clear" w:color="auto" w:fill="auto"/>
          </w:tcPr>
          <w:p w14:paraId="2D69A7A8" w14:textId="77777777" w:rsidR="00882408" w:rsidRPr="00240940" w:rsidRDefault="00882408" w:rsidP="00B131AF">
            <w:pPr>
              <w:spacing w:before="120" w:after="120"/>
              <w:rPr>
                <w:rFonts w:cs="Arial"/>
              </w:rPr>
            </w:pPr>
            <w:r w:rsidRPr="00240940">
              <w:rPr>
                <w:rFonts w:cs="Arial"/>
                <w:u w:val="single"/>
              </w:rPr>
              <w:t>IHO Definition:</w:t>
            </w:r>
            <w:r>
              <w:rPr>
                <w:rFonts w:cs="Arial"/>
              </w:rPr>
              <w:t xml:space="preserve"> The seaward end of a channel, harbour, dock, etc.</w:t>
            </w:r>
          </w:p>
        </w:tc>
      </w:tr>
      <w:tr w:rsidR="00882408" w:rsidRPr="00240940" w14:paraId="4866869B" w14:textId="77777777" w:rsidTr="00B131AF">
        <w:tc>
          <w:tcPr>
            <w:tcW w:w="5000" w:type="pct"/>
            <w:gridSpan w:val="7"/>
            <w:shd w:val="clear" w:color="auto" w:fill="auto"/>
          </w:tcPr>
          <w:p w14:paraId="59C07C1F" w14:textId="77777777" w:rsidR="00882408" w:rsidRPr="00240940" w:rsidRDefault="00882408" w:rsidP="00B131AF">
            <w:pPr>
              <w:spacing w:before="120" w:after="120"/>
              <w:rPr>
                <w:rFonts w:cs="Arial"/>
                <w:b/>
              </w:rPr>
            </w:pPr>
            <w:r w:rsidRPr="00240940">
              <w:rPr>
                <w:rFonts w:cs="Arial"/>
                <w:b/>
                <w:u w:val="single"/>
              </w:rPr>
              <w:t>S-10x Information Type:</w:t>
            </w:r>
            <w:r>
              <w:rPr>
                <w:rFonts w:cs="Arial"/>
                <w:b/>
              </w:rPr>
              <w:t xml:space="preserve"> Entrance</w:t>
            </w:r>
          </w:p>
        </w:tc>
      </w:tr>
      <w:tr w:rsidR="00882408" w:rsidRPr="00240940" w14:paraId="54EF24D9" w14:textId="77777777" w:rsidTr="00B131AF">
        <w:tc>
          <w:tcPr>
            <w:tcW w:w="5000" w:type="pct"/>
            <w:gridSpan w:val="7"/>
            <w:shd w:val="clear" w:color="auto" w:fill="auto"/>
          </w:tcPr>
          <w:p w14:paraId="2046BDE1" w14:textId="1B1D599A" w:rsidR="00882408" w:rsidRPr="00240940" w:rsidRDefault="00882408" w:rsidP="00B131AF">
            <w:pPr>
              <w:spacing w:before="120" w:after="120"/>
              <w:rPr>
                <w:rFonts w:cs="Arial"/>
                <w:b/>
              </w:rPr>
            </w:pPr>
            <w:r w:rsidRPr="00240940">
              <w:rPr>
                <w:rFonts w:cs="Arial"/>
                <w:b/>
                <w:u w:val="single"/>
              </w:rPr>
              <w:t>Super Type:</w:t>
            </w:r>
            <w:r>
              <w:rPr>
                <w:rFonts w:cs="Arial"/>
                <w:b/>
              </w:rPr>
              <w:t xml:space="preserve"> </w:t>
            </w:r>
            <w:proofErr w:type="spellStart"/>
            <w:r>
              <w:rPr>
                <w:rFonts w:cs="Arial"/>
                <w:b/>
              </w:rPr>
              <w:t>InformationType</w:t>
            </w:r>
            <w:proofErr w:type="spellEnd"/>
            <w:r w:rsidR="00F748E7">
              <w:rPr>
                <w:rFonts w:cs="Arial"/>
                <w:b/>
              </w:rPr>
              <w:t xml:space="preserve"> (</w:t>
            </w:r>
            <w:r w:rsidR="00F748E7">
              <w:rPr>
                <w:rFonts w:cs="Arial"/>
                <w:b/>
              </w:rPr>
              <w:fldChar w:fldCharType="begin"/>
            </w:r>
            <w:r w:rsidR="00F748E7">
              <w:rPr>
                <w:rFonts w:cs="Arial"/>
                <w:b/>
              </w:rPr>
              <w:instrText xml:space="preserve"> REF _Ref113291219 \r \h </w:instrText>
            </w:r>
            <w:r w:rsidR="00F748E7">
              <w:rPr>
                <w:rFonts w:cs="Arial"/>
                <w:b/>
              </w:rPr>
            </w:r>
            <w:r w:rsidR="00F748E7">
              <w:rPr>
                <w:rFonts w:cs="Arial"/>
                <w:b/>
              </w:rPr>
              <w:fldChar w:fldCharType="separate"/>
            </w:r>
            <w:r w:rsidR="00EE3F7C">
              <w:rPr>
                <w:rFonts w:cs="Arial"/>
                <w:b/>
              </w:rPr>
              <w:t>9.2</w:t>
            </w:r>
            <w:r w:rsidR="00F748E7">
              <w:rPr>
                <w:rFonts w:cs="Arial"/>
                <w:b/>
              </w:rPr>
              <w:fldChar w:fldCharType="end"/>
            </w:r>
            <w:r w:rsidR="00F748E7">
              <w:rPr>
                <w:rFonts w:cs="Arial"/>
                <w:b/>
              </w:rPr>
              <w:t>)</w:t>
            </w:r>
          </w:p>
        </w:tc>
      </w:tr>
      <w:tr w:rsidR="00882408" w:rsidRPr="00240940" w14:paraId="5090DAC9" w14:textId="77777777" w:rsidTr="00B131AF">
        <w:tc>
          <w:tcPr>
            <w:tcW w:w="5000" w:type="pct"/>
            <w:gridSpan w:val="7"/>
            <w:shd w:val="clear" w:color="auto" w:fill="auto"/>
          </w:tcPr>
          <w:p w14:paraId="756576F0" w14:textId="77777777" w:rsidR="00882408" w:rsidRPr="00240940" w:rsidRDefault="00882408" w:rsidP="00B131AF">
            <w:pPr>
              <w:spacing w:before="120" w:after="120"/>
              <w:rPr>
                <w:rFonts w:cs="Arial"/>
                <w:b/>
              </w:rPr>
            </w:pPr>
            <w:r w:rsidRPr="00240940">
              <w:rPr>
                <w:rFonts w:cs="Arial"/>
                <w:b/>
                <w:u w:val="single"/>
              </w:rPr>
              <w:t>Primitives:</w:t>
            </w:r>
            <w:r w:rsidRPr="00240940">
              <w:rPr>
                <w:rFonts w:cs="Arial"/>
                <w:b/>
              </w:rPr>
              <w:t xml:space="preserve"> None</w:t>
            </w:r>
            <w:r>
              <w:rPr>
                <w:rFonts w:cs="Arial"/>
                <w:b/>
              </w:rPr>
              <w:t xml:space="preserve"> </w:t>
            </w:r>
          </w:p>
        </w:tc>
      </w:tr>
      <w:tr w:rsidR="00882408" w:rsidRPr="00240940" w14:paraId="7528ED39" w14:textId="77777777" w:rsidTr="00B131AF">
        <w:tc>
          <w:tcPr>
            <w:tcW w:w="1249" w:type="pct"/>
            <w:shd w:val="clear" w:color="auto" w:fill="auto"/>
          </w:tcPr>
          <w:p w14:paraId="602625C3" w14:textId="77777777" w:rsidR="00882408" w:rsidRDefault="00882408" w:rsidP="00B131AF">
            <w:pPr>
              <w:spacing w:before="120"/>
              <w:rPr>
                <w:rFonts w:cs="Arial"/>
                <w:i/>
                <w:color w:val="0000FF"/>
                <w:sz w:val="18"/>
              </w:rPr>
            </w:pPr>
            <w:r w:rsidRPr="00240940">
              <w:rPr>
                <w:rFonts w:cs="Arial"/>
                <w:i/>
                <w:color w:val="0000FF"/>
                <w:sz w:val="18"/>
              </w:rPr>
              <w:t>Real World</w:t>
            </w:r>
          </w:p>
          <w:p w14:paraId="32839464" w14:textId="77777777" w:rsidR="00882408" w:rsidRPr="00240940" w:rsidRDefault="00882408" w:rsidP="00B131AF">
            <w:pPr>
              <w:spacing w:before="120"/>
              <w:rPr>
                <w:rFonts w:cs="Arial"/>
                <w:i/>
                <w:color w:val="0000FF"/>
                <w:sz w:val="18"/>
              </w:rPr>
            </w:pPr>
          </w:p>
        </w:tc>
        <w:tc>
          <w:tcPr>
            <w:tcW w:w="1667" w:type="pct"/>
            <w:gridSpan w:val="3"/>
            <w:shd w:val="clear" w:color="auto" w:fill="auto"/>
          </w:tcPr>
          <w:p w14:paraId="7CE07F0A" w14:textId="77777777" w:rsidR="00882408" w:rsidRDefault="00882408" w:rsidP="00B131AF">
            <w:pPr>
              <w:spacing w:before="120"/>
              <w:rPr>
                <w:rFonts w:cs="Arial"/>
                <w:i/>
                <w:color w:val="0000FF"/>
                <w:sz w:val="18"/>
              </w:rPr>
            </w:pPr>
            <w:r w:rsidRPr="00240940">
              <w:rPr>
                <w:rFonts w:cs="Arial"/>
                <w:i/>
                <w:color w:val="0000FF"/>
                <w:sz w:val="18"/>
              </w:rPr>
              <w:t>Paper Chart Symbol</w:t>
            </w:r>
          </w:p>
          <w:p w14:paraId="4B76A41C" w14:textId="77777777" w:rsidR="00882408" w:rsidRPr="00240940" w:rsidRDefault="00882408" w:rsidP="00B131AF">
            <w:pPr>
              <w:spacing w:before="120"/>
              <w:rPr>
                <w:rFonts w:cs="Arial"/>
                <w:i/>
                <w:color w:val="0000FF"/>
                <w:sz w:val="18"/>
              </w:rPr>
            </w:pPr>
          </w:p>
        </w:tc>
        <w:tc>
          <w:tcPr>
            <w:tcW w:w="2084" w:type="pct"/>
            <w:gridSpan w:val="3"/>
            <w:shd w:val="clear" w:color="auto" w:fill="auto"/>
          </w:tcPr>
          <w:p w14:paraId="21829B38" w14:textId="77777777" w:rsidR="00882408" w:rsidRDefault="00882408" w:rsidP="00B131AF">
            <w:pPr>
              <w:spacing w:before="120"/>
              <w:rPr>
                <w:rFonts w:cs="Arial"/>
                <w:i/>
                <w:color w:val="0000FF"/>
                <w:sz w:val="18"/>
              </w:rPr>
            </w:pPr>
            <w:r w:rsidRPr="00240940">
              <w:rPr>
                <w:rFonts w:cs="Arial"/>
                <w:i/>
                <w:color w:val="0000FF"/>
                <w:sz w:val="18"/>
              </w:rPr>
              <w:t>ECDIS Symbol</w:t>
            </w:r>
          </w:p>
          <w:p w14:paraId="2A896D0A" w14:textId="77777777" w:rsidR="00882408" w:rsidRPr="00240940" w:rsidRDefault="00882408" w:rsidP="00B131AF">
            <w:pPr>
              <w:spacing w:before="120"/>
              <w:rPr>
                <w:rFonts w:cs="Arial"/>
                <w:i/>
                <w:color w:val="0000FF"/>
                <w:sz w:val="18"/>
              </w:rPr>
            </w:pPr>
          </w:p>
        </w:tc>
      </w:tr>
      <w:tr w:rsidR="00882408" w:rsidRPr="00240940" w14:paraId="1F057B41" w14:textId="77777777" w:rsidTr="00B131AF">
        <w:tc>
          <w:tcPr>
            <w:tcW w:w="1665" w:type="pct"/>
            <w:gridSpan w:val="2"/>
            <w:shd w:val="clear" w:color="auto" w:fill="auto"/>
          </w:tcPr>
          <w:p w14:paraId="3E21A6AF" w14:textId="77777777" w:rsidR="00882408" w:rsidRPr="00240940" w:rsidRDefault="00882408" w:rsidP="00B131AF">
            <w:pPr>
              <w:spacing w:before="120" w:after="120"/>
              <w:rPr>
                <w:rFonts w:cs="Arial"/>
                <w:b/>
              </w:rPr>
            </w:pPr>
            <w:r w:rsidRPr="00240940">
              <w:rPr>
                <w:rFonts w:cs="Arial"/>
                <w:b/>
              </w:rPr>
              <w:t>S-10x Attribute</w:t>
            </w:r>
          </w:p>
        </w:tc>
        <w:tc>
          <w:tcPr>
            <w:tcW w:w="834" w:type="pct"/>
            <w:shd w:val="clear" w:color="auto" w:fill="auto"/>
          </w:tcPr>
          <w:p w14:paraId="2C044E88" w14:textId="77777777" w:rsidR="00882408" w:rsidRPr="00240940" w:rsidRDefault="00882408" w:rsidP="00B131AF">
            <w:pPr>
              <w:spacing w:before="120" w:after="120"/>
              <w:rPr>
                <w:rFonts w:cs="Arial"/>
                <w:b/>
              </w:rPr>
            </w:pPr>
            <w:r w:rsidRPr="00240940">
              <w:rPr>
                <w:rFonts w:cs="Arial"/>
                <w:b/>
              </w:rPr>
              <w:t>S-57  Acronym</w:t>
            </w:r>
          </w:p>
        </w:tc>
        <w:tc>
          <w:tcPr>
            <w:tcW w:w="1250" w:type="pct"/>
            <w:gridSpan w:val="2"/>
            <w:shd w:val="clear" w:color="auto" w:fill="auto"/>
          </w:tcPr>
          <w:p w14:paraId="3C4591C5" w14:textId="77777777" w:rsidR="00882408" w:rsidRPr="00240940" w:rsidRDefault="00882408" w:rsidP="00B131AF">
            <w:pPr>
              <w:spacing w:before="120" w:after="120"/>
              <w:rPr>
                <w:rFonts w:cs="Arial"/>
                <w:b/>
              </w:rPr>
            </w:pPr>
            <w:r w:rsidRPr="00240940">
              <w:rPr>
                <w:rFonts w:cs="Arial"/>
                <w:b/>
              </w:rPr>
              <w:t>Allowable Encoding Value</w:t>
            </w:r>
          </w:p>
        </w:tc>
        <w:tc>
          <w:tcPr>
            <w:tcW w:w="417" w:type="pct"/>
            <w:shd w:val="clear" w:color="auto" w:fill="auto"/>
          </w:tcPr>
          <w:p w14:paraId="53F60EA7" w14:textId="77777777" w:rsidR="00882408" w:rsidRPr="00240940" w:rsidRDefault="00882408" w:rsidP="00B131AF">
            <w:pPr>
              <w:spacing w:before="120" w:after="120"/>
              <w:rPr>
                <w:rFonts w:cs="Arial"/>
                <w:b/>
              </w:rPr>
            </w:pPr>
            <w:r w:rsidRPr="00240940">
              <w:rPr>
                <w:rFonts w:cs="Arial"/>
                <w:b/>
              </w:rPr>
              <w:t>Type</w:t>
            </w:r>
          </w:p>
        </w:tc>
        <w:tc>
          <w:tcPr>
            <w:tcW w:w="834" w:type="pct"/>
            <w:shd w:val="clear" w:color="auto" w:fill="auto"/>
          </w:tcPr>
          <w:p w14:paraId="219CFF93" w14:textId="77777777" w:rsidR="00882408" w:rsidRPr="00240940" w:rsidRDefault="00882408" w:rsidP="00B131AF">
            <w:pPr>
              <w:spacing w:before="120" w:after="120"/>
              <w:rPr>
                <w:rFonts w:cs="Arial"/>
                <w:b/>
              </w:rPr>
            </w:pPr>
            <w:r w:rsidRPr="00240940">
              <w:rPr>
                <w:rFonts w:cs="Arial"/>
                <w:b/>
              </w:rPr>
              <w:t>Multiplicity</w:t>
            </w:r>
          </w:p>
        </w:tc>
      </w:tr>
      <w:tr w:rsidR="00882408" w:rsidRPr="00240940" w14:paraId="194B3FC5" w14:textId="77777777" w:rsidTr="00B131AF">
        <w:tc>
          <w:tcPr>
            <w:tcW w:w="1665" w:type="pct"/>
            <w:gridSpan w:val="2"/>
            <w:shd w:val="clear" w:color="auto" w:fill="auto"/>
          </w:tcPr>
          <w:p w14:paraId="30561FB7" w14:textId="77777777" w:rsidR="00882408" w:rsidRPr="00240940" w:rsidRDefault="00882408" w:rsidP="00B131AF">
            <w:pPr>
              <w:spacing w:before="120" w:after="120"/>
              <w:rPr>
                <w:rFonts w:cs="Arial"/>
                <w:sz w:val="18"/>
              </w:rPr>
            </w:pPr>
            <w:r>
              <w:rPr>
                <w:rFonts w:cs="Arial"/>
                <w:sz w:val="18"/>
              </w:rPr>
              <w:t>Entrance Description</w:t>
            </w:r>
          </w:p>
        </w:tc>
        <w:tc>
          <w:tcPr>
            <w:tcW w:w="834" w:type="pct"/>
            <w:shd w:val="clear" w:color="auto" w:fill="auto"/>
          </w:tcPr>
          <w:p w14:paraId="730B84AC" w14:textId="77777777" w:rsidR="00882408" w:rsidRPr="00240940" w:rsidRDefault="00882408" w:rsidP="00B131AF">
            <w:pPr>
              <w:spacing w:before="120" w:after="120"/>
              <w:rPr>
                <w:rFonts w:cs="Arial"/>
                <w:sz w:val="18"/>
              </w:rPr>
            </w:pPr>
          </w:p>
        </w:tc>
        <w:tc>
          <w:tcPr>
            <w:tcW w:w="1250" w:type="pct"/>
            <w:gridSpan w:val="2"/>
            <w:shd w:val="clear" w:color="auto" w:fill="auto"/>
          </w:tcPr>
          <w:p w14:paraId="1BEDA87B" w14:textId="77777777" w:rsidR="00882408" w:rsidRPr="00240940" w:rsidRDefault="00882408" w:rsidP="00B131AF">
            <w:pPr>
              <w:spacing w:before="120" w:after="120"/>
              <w:rPr>
                <w:rFonts w:cs="Arial"/>
                <w:sz w:val="18"/>
              </w:rPr>
            </w:pPr>
          </w:p>
        </w:tc>
        <w:tc>
          <w:tcPr>
            <w:tcW w:w="417" w:type="pct"/>
            <w:shd w:val="clear" w:color="auto" w:fill="auto"/>
          </w:tcPr>
          <w:p w14:paraId="0765430A" w14:textId="77777777" w:rsidR="00882408" w:rsidRPr="00240940" w:rsidRDefault="00882408" w:rsidP="00B131AF">
            <w:pPr>
              <w:spacing w:before="120" w:after="120"/>
              <w:rPr>
                <w:rFonts w:cs="Arial"/>
                <w:sz w:val="18"/>
              </w:rPr>
            </w:pPr>
            <w:r>
              <w:rPr>
                <w:rFonts w:cs="Arial"/>
                <w:sz w:val="18"/>
              </w:rPr>
              <w:t>TE</w:t>
            </w:r>
          </w:p>
        </w:tc>
        <w:tc>
          <w:tcPr>
            <w:tcW w:w="834" w:type="pct"/>
            <w:shd w:val="clear" w:color="auto" w:fill="auto"/>
          </w:tcPr>
          <w:p w14:paraId="52C98DA1" w14:textId="77777777" w:rsidR="00882408" w:rsidRPr="00240940" w:rsidRDefault="00882408" w:rsidP="00B131AF">
            <w:pPr>
              <w:spacing w:before="120" w:after="120"/>
              <w:rPr>
                <w:rFonts w:cs="Arial"/>
                <w:sz w:val="18"/>
              </w:rPr>
            </w:pPr>
            <w:r>
              <w:rPr>
                <w:rFonts w:cs="Arial"/>
                <w:sz w:val="18"/>
              </w:rPr>
              <w:t>0, 1</w:t>
            </w:r>
          </w:p>
        </w:tc>
      </w:tr>
      <w:tr w:rsidR="00882408" w:rsidRPr="00240940" w14:paraId="2B49F509" w14:textId="77777777" w:rsidTr="00B131AF">
        <w:tc>
          <w:tcPr>
            <w:tcW w:w="1665" w:type="pct"/>
            <w:gridSpan w:val="2"/>
            <w:shd w:val="clear" w:color="auto" w:fill="auto"/>
          </w:tcPr>
          <w:p w14:paraId="76DA19B7" w14:textId="77777777" w:rsidR="00882408" w:rsidRPr="00240940" w:rsidRDefault="00882408" w:rsidP="00B131AF">
            <w:pPr>
              <w:spacing w:before="120" w:after="120"/>
              <w:rPr>
                <w:rFonts w:cs="Arial"/>
                <w:sz w:val="18"/>
              </w:rPr>
            </w:pPr>
            <w:r>
              <w:rPr>
                <w:rFonts w:cs="Arial"/>
                <w:sz w:val="18"/>
              </w:rPr>
              <w:t>Associated Feature Name</w:t>
            </w:r>
          </w:p>
        </w:tc>
        <w:tc>
          <w:tcPr>
            <w:tcW w:w="834" w:type="pct"/>
            <w:shd w:val="clear" w:color="auto" w:fill="auto"/>
          </w:tcPr>
          <w:p w14:paraId="281987AE" w14:textId="77777777" w:rsidR="00882408" w:rsidRPr="00240940" w:rsidRDefault="00882408" w:rsidP="00B131AF">
            <w:pPr>
              <w:spacing w:before="120" w:after="120"/>
              <w:rPr>
                <w:rFonts w:cs="Arial"/>
                <w:sz w:val="18"/>
              </w:rPr>
            </w:pPr>
          </w:p>
        </w:tc>
        <w:tc>
          <w:tcPr>
            <w:tcW w:w="1250" w:type="pct"/>
            <w:gridSpan w:val="2"/>
            <w:shd w:val="clear" w:color="auto" w:fill="auto"/>
          </w:tcPr>
          <w:p w14:paraId="7676DDF9" w14:textId="77777777" w:rsidR="00882408" w:rsidRPr="00240940" w:rsidRDefault="00882408" w:rsidP="00B131AF">
            <w:pPr>
              <w:spacing w:before="120" w:after="120"/>
              <w:rPr>
                <w:rFonts w:cs="Arial"/>
                <w:sz w:val="18"/>
              </w:rPr>
            </w:pPr>
          </w:p>
        </w:tc>
        <w:tc>
          <w:tcPr>
            <w:tcW w:w="417" w:type="pct"/>
            <w:shd w:val="clear" w:color="auto" w:fill="auto"/>
          </w:tcPr>
          <w:p w14:paraId="492E8966" w14:textId="77777777" w:rsidR="00882408" w:rsidRPr="00240940" w:rsidRDefault="00882408" w:rsidP="00B131AF">
            <w:pPr>
              <w:spacing w:before="120" w:after="120"/>
              <w:rPr>
                <w:rFonts w:cs="Arial"/>
                <w:sz w:val="18"/>
              </w:rPr>
            </w:pPr>
            <w:r>
              <w:rPr>
                <w:rFonts w:cs="Arial"/>
                <w:sz w:val="18"/>
              </w:rPr>
              <w:t>TE</w:t>
            </w:r>
          </w:p>
        </w:tc>
        <w:tc>
          <w:tcPr>
            <w:tcW w:w="834" w:type="pct"/>
            <w:shd w:val="clear" w:color="auto" w:fill="auto"/>
          </w:tcPr>
          <w:p w14:paraId="1959F648" w14:textId="77777777" w:rsidR="00882408" w:rsidRPr="00240940" w:rsidRDefault="00882408" w:rsidP="00B131AF">
            <w:pPr>
              <w:spacing w:before="120" w:after="120"/>
              <w:rPr>
                <w:rFonts w:cs="Arial"/>
                <w:sz w:val="18"/>
              </w:rPr>
            </w:pPr>
            <w:r>
              <w:rPr>
                <w:rFonts w:cs="Arial"/>
                <w:sz w:val="18"/>
              </w:rPr>
              <w:t>0, *</w:t>
            </w:r>
          </w:p>
        </w:tc>
      </w:tr>
      <w:tr w:rsidR="00882408" w:rsidRPr="00240940" w14:paraId="18218F81" w14:textId="77777777" w:rsidTr="00B131AF">
        <w:tc>
          <w:tcPr>
            <w:tcW w:w="1665" w:type="pct"/>
            <w:gridSpan w:val="2"/>
            <w:shd w:val="clear" w:color="auto" w:fill="auto"/>
          </w:tcPr>
          <w:p w14:paraId="4F4A1BAE" w14:textId="77777777" w:rsidR="00882408" w:rsidRPr="00240940" w:rsidRDefault="00882408" w:rsidP="00B131AF">
            <w:pPr>
              <w:spacing w:before="120" w:after="120"/>
              <w:rPr>
                <w:rFonts w:cs="Arial"/>
                <w:sz w:val="18"/>
              </w:rPr>
            </w:pPr>
            <w:r>
              <w:rPr>
                <w:rFonts w:cs="Arial"/>
                <w:sz w:val="18"/>
              </w:rPr>
              <w:t>Local Knowledge Description</w:t>
            </w:r>
          </w:p>
        </w:tc>
        <w:tc>
          <w:tcPr>
            <w:tcW w:w="834" w:type="pct"/>
            <w:shd w:val="clear" w:color="auto" w:fill="auto"/>
          </w:tcPr>
          <w:p w14:paraId="6914D200" w14:textId="77777777" w:rsidR="00882408" w:rsidRPr="00240940" w:rsidRDefault="00882408" w:rsidP="00B131AF">
            <w:pPr>
              <w:spacing w:before="120" w:after="120"/>
              <w:rPr>
                <w:rFonts w:cs="Arial"/>
                <w:sz w:val="18"/>
              </w:rPr>
            </w:pPr>
          </w:p>
        </w:tc>
        <w:tc>
          <w:tcPr>
            <w:tcW w:w="1250" w:type="pct"/>
            <w:gridSpan w:val="2"/>
            <w:shd w:val="clear" w:color="auto" w:fill="auto"/>
          </w:tcPr>
          <w:p w14:paraId="5EC94A80" w14:textId="77777777" w:rsidR="00882408" w:rsidRPr="00240940" w:rsidRDefault="00882408" w:rsidP="00B131AF">
            <w:pPr>
              <w:spacing w:before="120" w:after="120"/>
              <w:rPr>
                <w:rFonts w:cs="Arial"/>
                <w:sz w:val="18"/>
              </w:rPr>
            </w:pPr>
          </w:p>
        </w:tc>
        <w:tc>
          <w:tcPr>
            <w:tcW w:w="417" w:type="pct"/>
            <w:shd w:val="clear" w:color="auto" w:fill="auto"/>
          </w:tcPr>
          <w:p w14:paraId="6B3BFE0B" w14:textId="77777777" w:rsidR="00882408" w:rsidRPr="00240940" w:rsidRDefault="00882408" w:rsidP="00B131AF">
            <w:pPr>
              <w:spacing w:before="120" w:after="120"/>
              <w:rPr>
                <w:rFonts w:cs="Arial"/>
                <w:sz w:val="18"/>
              </w:rPr>
            </w:pPr>
            <w:r>
              <w:rPr>
                <w:rFonts w:cs="Arial"/>
                <w:sz w:val="18"/>
              </w:rPr>
              <w:t>TE</w:t>
            </w:r>
          </w:p>
        </w:tc>
        <w:tc>
          <w:tcPr>
            <w:tcW w:w="834" w:type="pct"/>
            <w:shd w:val="clear" w:color="auto" w:fill="auto"/>
          </w:tcPr>
          <w:p w14:paraId="778DDB43" w14:textId="77777777" w:rsidR="00882408" w:rsidRPr="00240940" w:rsidRDefault="00882408" w:rsidP="00B131AF">
            <w:pPr>
              <w:spacing w:before="120" w:after="120"/>
              <w:rPr>
                <w:rFonts w:cs="Arial"/>
                <w:sz w:val="18"/>
              </w:rPr>
            </w:pPr>
            <w:r>
              <w:rPr>
                <w:rFonts w:cs="Arial"/>
                <w:sz w:val="18"/>
              </w:rPr>
              <w:t>0, 1</w:t>
            </w:r>
          </w:p>
        </w:tc>
      </w:tr>
      <w:tr w:rsidR="00882408" w:rsidRPr="00240940" w14:paraId="389CA508" w14:textId="77777777" w:rsidTr="00B131AF">
        <w:tc>
          <w:tcPr>
            <w:tcW w:w="1665" w:type="pct"/>
            <w:gridSpan w:val="2"/>
            <w:shd w:val="clear" w:color="auto" w:fill="auto"/>
          </w:tcPr>
          <w:p w14:paraId="5A8B0C92" w14:textId="77777777" w:rsidR="00882408" w:rsidRPr="00240940" w:rsidRDefault="00882408" w:rsidP="00B131AF">
            <w:pPr>
              <w:spacing w:before="120" w:after="120"/>
              <w:rPr>
                <w:rFonts w:cs="Arial"/>
                <w:sz w:val="18"/>
              </w:rPr>
            </w:pPr>
            <w:r>
              <w:rPr>
                <w:rFonts w:cs="Arial"/>
                <w:sz w:val="18"/>
              </w:rPr>
              <w:t>Approach Description</w:t>
            </w:r>
          </w:p>
        </w:tc>
        <w:tc>
          <w:tcPr>
            <w:tcW w:w="834" w:type="pct"/>
            <w:shd w:val="clear" w:color="auto" w:fill="auto"/>
          </w:tcPr>
          <w:p w14:paraId="236E2C89" w14:textId="77777777" w:rsidR="00882408" w:rsidRPr="00240940" w:rsidRDefault="00882408" w:rsidP="00B131AF">
            <w:pPr>
              <w:spacing w:before="120" w:after="120"/>
              <w:rPr>
                <w:rFonts w:cs="Arial"/>
                <w:sz w:val="18"/>
              </w:rPr>
            </w:pPr>
          </w:p>
        </w:tc>
        <w:tc>
          <w:tcPr>
            <w:tcW w:w="1250" w:type="pct"/>
            <w:gridSpan w:val="2"/>
            <w:shd w:val="clear" w:color="auto" w:fill="auto"/>
          </w:tcPr>
          <w:p w14:paraId="54AF4209" w14:textId="77777777" w:rsidR="00882408" w:rsidRPr="00240940" w:rsidRDefault="00882408" w:rsidP="00B131AF">
            <w:pPr>
              <w:spacing w:before="120" w:after="120"/>
              <w:rPr>
                <w:rFonts w:cs="Arial"/>
                <w:sz w:val="18"/>
              </w:rPr>
            </w:pPr>
          </w:p>
        </w:tc>
        <w:tc>
          <w:tcPr>
            <w:tcW w:w="417" w:type="pct"/>
            <w:shd w:val="clear" w:color="auto" w:fill="auto"/>
          </w:tcPr>
          <w:p w14:paraId="62852AEF" w14:textId="77777777" w:rsidR="00882408" w:rsidRPr="00240940" w:rsidRDefault="00882408" w:rsidP="00B131AF">
            <w:pPr>
              <w:spacing w:before="120" w:after="120"/>
              <w:rPr>
                <w:rFonts w:cs="Arial"/>
                <w:sz w:val="18"/>
              </w:rPr>
            </w:pPr>
            <w:r>
              <w:rPr>
                <w:rFonts w:cs="Arial"/>
                <w:sz w:val="18"/>
              </w:rPr>
              <w:t>TE</w:t>
            </w:r>
          </w:p>
        </w:tc>
        <w:tc>
          <w:tcPr>
            <w:tcW w:w="834" w:type="pct"/>
            <w:shd w:val="clear" w:color="auto" w:fill="auto"/>
          </w:tcPr>
          <w:p w14:paraId="29CD0099" w14:textId="77777777" w:rsidR="00882408" w:rsidRPr="00240940" w:rsidRDefault="00882408" w:rsidP="00B131AF">
            <w:pPr>
              <w:spacing w:before="120" w:after="120"/>
              <w:rPr>
                <w:rFonts w:cs="Arial"/>
                <w:sz w:val="18"/>
              </w:rPr>
            </w:pPr>
            <w:r>
              <w:rPr>
                <w:rFonts w:cs="Arial"/>
                <w:sz w:val="18"/>
              </w:rPr>
              <w:t>0, 1</w:t>
            </w:r>
          </w:p>
        </w:tc>
      </w:tr>
      <w:tr w:rsidR="00882408" w:rsidRPr="00240940" w14:paraId="18B01B0C" w14:textId="77777777" w:rsidTr="00B131AF">
        <w:tc>
          <w:tcPr>
            <w:tcW w:w="1665" w:type="pct"/>
            <w:gridSpan w:val="2"/>
            <w:shd w:val="clear" w:color="auto" w:fill="auto"/>
          </w:tcPr>
          <w:p w14:paraId="6C73E744" w14:textId="77777777" w:rsidR="00882408" w:rsidRPr="00240940" w:rsidRDefault="00882408" w:rsidP="00B131AF">
            <w:pPr>
              <w:spacing w:before="120" w:after="120"/>
              <w:rPr>
                <w:rFonts w:cs="Arial"/>
                <w:sz w:val="18"/>
              </w:rPr>
            </w:pPr>
            <w:r>
              <w:rPr>
                <w:rFonts w:cs="Arial"/>
                <w:sz w:val="18"/>
              </w:rPr>
              <w:t>Marked By</w:t>
            </w:r>
          </w:p>
        </w:tc>
        <w:tc>
          <w:tcPr>
            <w:tcW w:w="834" w:type="pct"/>
            <w:shd w:val="clear" w:color="auto" w:fill="auto"/>
          </w:tcPr>
          <w:p w14:paraId="357C00DB" w14:textId="77777777" w:rsidR="00882408" w:rsidRPr="00240940" w:rsidRDefault="00882408" w:rsidP="00B131AF">
            <w:pPr>
              <w:spacing w:before="120" w:after="120"/>
              <w:rPr>
                <w:rFonts w:cs="Arial"/>
                <w:sz w:val="18"/>
              </w:rPr>
            </w:pPr>
          </w:p>
        </w:tc>
        <w:tc>
          <w:tcPr>
            <w:tcW w:w="1250" w:type="pct"/>
            <w:gridSpan w:val="2"/>
            <w:shd w:val="clear" w:color="auto" w:fill="auto"/>
          </w:tcPr>
          <w:p w14:paraId="7139B3C9" w14:textId="77777777" w:rsidR="00882408" w:rsidRPr="00240940" w:rsidRDefault="00882408" w:rsidP="00B131AF">
            <w:pPr>
              <w:spacing w:before="120" w:after="120"/>
              <w:rPr>
                <w:rFonts w:cs="Arial"/>
                <w:sz w:val="18"/>
              </w:rPr>
            </w:pPr>
          </w:p>
        </w:tc>
        <w:tc>
          <w:tcPr>
            <w:tcW w:w="417" w:type="pct"/>
            <w:shd w:val="clear" w:color="auto" w:fill="auto"/>
          </w:tcPr>
          <w:p w14:paraId="4DB32B3E" w14:textId="77777777" w:rsidR="00882408" w:rsidRPr="00240940" w:rsidRDefault="00882408" w:rsidP="00B131AF">
            <w:pPr>
              <w:spacing w:before="120" w:after="120"/>
              <w:rPr>
                <w:rFonts w:cs="Arial"/>
                <w:sz w:val="18"/>
              </w:rPr>
            </w:pPr>
            <w:r>
              <w:rPr>
                <w:rFonts w:cs="Arial"/>
                <w:sz w:val="18"/>
              </w:rPr>
              <w:t>C</w:t>
            </w:r>
          </w:p>
        </w:tc>
        <w:tc>
          <w:tcPr>
            <w:tcW w:w="834" w:type="pct"/>
            <w:shd w:val="clear" w:color="auto" w:fill="auto"/>
          </w:tcPr>
          <w:p w14:paraId="6D8EC1DD" w14:textId="77777777" w:rsidR="00882408" w:rsidRPr="00240940" w:rsidRDefault="00882408" w:rsidP="00B131AF">
            <w:pPr>
              <w:spacing w:before="120" w:after="120"/>
              <w:rPr>
                <w:rFonts w:cs="Arial"/>
                <w:sz w:val="18"/>
              </w:rPr>
            </w:pPr>
            <w:r>
              <w:rPr>
                <w:rFonts w:cs="Arial"/>
                <w:sz w:val="18"/>
              </w:rPr>
              <w:t>0, *</w:t>
            </w:r>
          </w:p>
        </w:tc>
      </w:tr>
      <w:tr w:rsidR="00882408" w:rsidRPr="00240940" w14:paraId="2C02EA63" w14:textId="77777777" w:rsidTr="00B131AF">
        <w:tc>
          <w:tcPr>
            <w:tcW w:w="1665" w:type="pct"/>
            <w:gridSpan w:val="2"/>
            <w:shd w:val="clear" w:color="auto" w:fill="auto"/>
          </w:tcPr>
          <w:p w14:paraId="370A543B" w14:textId="77777777" w:rsidR="00882408" w:rsidRPr="00240940" w:rsidRDefault="00882408" w:rsidP="00B131AF">
            <w:pPr>
              <w:spacing w:before="120" w:after="120"/>
              <w:rPr>
                <w:rFonts w:cs="Arial"/>
                <w:sz w:val="18"/>
              </w:rPr>
            </w:pPr>
            <w:r>
              <w:rPr>
                <w:rFonts w:cs="Arial"/>
                <w:sz w:val="18"/>
              </w:rPr>
              <w:t xml:space="preserve">   Text Content</w:t>
            </w:r>
          </w:p>
        </w:tc>
        <w:tc>
          <w:tcPr>
            <w:tcW w:w="834" w:type="pct"/>
            <w:shd w:val="clear" w:color="auto" w:fill="auto"/>
          </w:tcPr>
          <w:p w14:paraId="224E301B" w14:textId="77777777" w:rsidR="00882408" w:rsidRPr="00240940" w:rsidRDefault="00882408" w:rsidP="00B131AF">
            <w:pPr>
              <w:spacing w:before="120" w:after="120"/>
              <w:rPr>
                <w:rFonts w:cs="Arial"/>
                <w:sz w:val="18"/>
              </w:rPr>
            </w:pPr>
          </w:p>
        </w:tc>
        <w:tc>
          <w:tcPr>
            <w:tcW w:w="1250" w:type="pct"/>
            <w:gridSpan w:val="2"/>
            <w:shd w:val="clear" w:color="auto" w:fill="auto"/>
          </w:tcPr>
          <w:p w14:paraId="2C983907" w14:textId="77777777" w:rsidR="00882408" w:rsidRPr="00240940" w:rsidRDefault="00882408" w:rsidP="00B131AF">
            <w:pPr>
              <w:spacing w:before="120" w:after="120"/>
              <w:rPr>
                <w:rFonts w:cs="Arial"/>
                <w:sz w:val="18"/>
              </w:rPr>
            </w:pPr>
          </w:p>
        </w:tc>
        <w:tc>
          <w:tcPr>
            <w:tcW w:w="417" w:type="pct"/>
            <w:shd w:val="clear" w:color="auto" w:fill="auto"/>
          </w:tcPr>
          <w:p w14:paraId="66D08461" w14:textId="77777777" w:rsidR="00882408" w:rsidRPr="00240940" w:rsidRDefault="00882408" w:rsidP="00B131AF">
            <w:pPr>
              <w:spacing w:before="120" w:after="120"/>
              <w:rPr>
                <w:rFonts w:cs="Arial"/>
                <w:sz w:val="18"/>
              </w:rPr>
            </w:pPr>
            <w:r>
              <w:rPr>
                <w:rFonts w:cs="Arial"/>
                <w:sz w:val="18"/>
              </w:rPr>
              <w:t>(S) C</w:t>
            </w:r>
          </w:p>
        </w:tc>
        <w:tc>
          <w:tcPr>
            <w:tcW w:w="834" w:type="pct"/>
            <w:shd w:val="clear" w:color="auto" w:fill="auto"/>
          </w:tcPr>
          <w:p w14:paraId="687357F9" w14:textId="77777777" w:rsidR="00882408" w:rsidRPr="00240940" w:rsidRDefault="00882408" w:rsidP="00B131AF">
            <w:pPr>
              <w:spacing w:before="120" w:after="120"/>
              <w:rPr>
                <w:rFonts w:cs="Arial"/>
                <w:sz w:val="18"/>
              </w:rPr>
            </w:pPr>
            <w:r>
              <w:rPr>
                <w:rFonts w:cs="Arial"/>
                <w:sz w:val="18"/>
              </w:rPr>
              <w:t>1, *</w:t>
            </w:r>
          </w:p>
        </w:tc>
      </w:tr>
      <w:tr w:rsidR="00882408" w:rsidRPr="00240940" w14:paraId="4793B909" w14:textId="77777777" w:rsidTr="00B131AF">
        <w:tc>
          <w:tcPr>
            <w:tcW w:w="1665" w:type="pct"/>
            <w:gridSpan w:val="2"/>
            <w:shd w:val="clear" w:color="auto" w:fill="auto"/>
          </w:tcPr>
          <w:p w14:paraId="06E6A645" w14:textId="77777777" w:rsidR="00882408" w:rsidRPr="00240940" w:rsidRDefault="00882408" w:rsidP="00B131AF">
            <w:pPr>
              <w:spacing w:before="120" w:after="120"/>
              <w:rPr>
                <w:rFonts w:cs="Arial"/>
                <w:sz w:val="18"/>
              </w:rPr>
            </w:pPr>
            <w:r>
              <w:rPr>
                <w:rFonts w:cs="Arial"/>
                <w:sz w:val="18"/>
              </w:rPr>
              <w:t xml:space="preserve">      Category of text</w:t>
            </w:r>
          </w:p>
        </w:tc>
        <w:tc>
          <w:tcPr>
            <w:tcW w:w="834" w:type="pct"/>
            <w:shd w:val="clear" w:color="auto" w:fill="auto"/>
          </w:tcPr>
          <w:p w14:paraId="5985516C" w14:textId="77777777" w:rsidR="00882408" w:rsidRPr="00240940" w:rsidRDefault="00882408" w:rsidP="00B131AF">
            <w:pPr>
              <w:spacing w:before="120" w:after="120"/>
              <w:rPr>
                <w:rFonts w:cs="Arial"/>
                <w:sz w:val="18"/>
              </w:rPr>
            </w:pPr>
          </w:p>
        </w:tc>
        <w:tc>
          <w:tcPr>
            <w:tcW w:w="1250" w:type="pct"/>
            <w:gridSpan w:val="2"/>
            <w:shd w:val="clear" w:color="auto" w:fill="auto"/>
          </w:tcPr>
          <w:p w14:paraId="6A918A74" w14:textId="77777777" w:rsidR="00882408" w:rsidRDefault="00882408" w:rsidP="00B131AF">
            <w:pPr>
              <w:spacing w:before="120" w:after="120"/>
              <w:rPr>
                <w:rFonts w:cs="Arial"/>
                <w:sz w:val="18"/>
              </w:rPr>
            </w:pPr>
            <w:r>
              <w:rPr>
                <w:rFonts w:cs="Arial"/>
                <w:sz w:val="18"/>
              </w:rPr>
              <w:t>1 : Abstract or Summary</w:t>
            </w:r>
          </w:p>
          <w:p w14:paraId="6C796565" w14:textId="77777777" w:rsidR="00882408" w:rsidRDefault="00882408" w:rsidP="00B131AF">
            <w:pPr>
              <w:spacing w:before="120" w:after="120"/>
              <w:rPr>
                <w:rFonts w:cs="Arial"/>
                <w:sz w:val="18"/>
              </w:rPr>
            </w:pPr>
            <w:r>
              <w:rPr>
                <w:rFonts w:cs="Arial"/>
                <w:sz w:val="18"/>
              </w:rPr>
              <w:t>2 : Extract</w:t>
            </w:r>
          </w:p>
          <w:p w14:paraId="0833CB0E" w14:textId="77777777" w:rsidR="00882408" w:rsidRPr="00240940" w:rsidRDefault="00882408" w:rsidP="00B131AF">
            <w:pPr>
              <w:spacing w:before="120" w:after="120"/>
              <w:rPr>
                <w:rFonts w:cs="Arial"/>
                <w:sz w:val="18"/>
              </w:rPr>
            </w:pPr>
            <w:r>
              <w:rPr>
                <w:rFonts w:cs="Arial"/>
                <w:sz w:val="18"/>
              </w:rPr>
              <w:t>3 : Full Text</w:t>
            </w:r>
          </w:p>
        </w:tc>
        <w:tc>
          <w:tcPr>
            <w:tcW w:w="417" w:type="pct"/>
            <w:shd w:val="clear" w:color="auto" w:fill="auto"/>
          </w:tcPr>
          <w:p w14:paraId="46019933" w14:textId="77777777" w:rsidR="00882408" w:rsidRPr="00240940" w:rsidRDefault="00882408" w:rsidP="00B131AF">
            <w:pPr>
              <w:spacing w:before="120" w:after="120"/>
              <w:rPr>
                <w:rFonts w:cs="Arial"/>
                <w:sz w:val="18"/>
              </w:rPr>
            </w:pPr>
            <w:r>
              <w:rPr>
                <w:rFonts w:cs="Arial"/>
                <w:sz w:val="18"/>
              </w:rPr>
              <w:t>(S) EN</w:t>
            </w:r>
          </w:p>
        </w:tc>
        <w:tc>
          <w:tcPr>
            <w:tcW w:w="834" w:type="pct"/>
            <w:shd w:val="clear" w:color="auto" w:fill="auto"/>
          </w:tcPr>
          <w:p w14:paraId="465F0D72" w14:textId="77777777" w:rsidR="00882408" w:rsidRPr="00240940" w:rsidRDefault="00882408" w:rsidP="00B131AF">
            <w:pPr>
              <w:spacing w:before="120" w:after="120"/>
              <w:rPr>
                <w:rFonts w:cs="Arial"/>
                <w:sz w:val="18"/>
              </w:rPr>
            </w:pPr>
            <w:r>
              <w:rPr>
                <w:rFonts w:cs="Arial"/>
                <w:sz w:val="18"/>
              </w:rPr>
              <w:t>0, 1</w:t>
            </w:r>
          </w:p>
        </w:tc>
      </w:tr>
      <w:tr w:rsidR="00882408" w:rsidRPr="00240940" w14:paraId="09E06932" w14:textId="77777777" w:rsidTr="00B131AF">
        <w:tc>
          <w:tcPr>
            <w:tcW w:w="1665" w:type="pct"/>
            <w:gridSpan w:val="2"/>
            <w:shd w:val="clear" w:color="auto" w:fill="auto"/>
          </w:tcPr>
          <w:p w14:paraId="092E7A52" w14:textId="77777777" w:rsidR="00882408" w:rsidRPr="00240940" w:rsidRDefault="00882408" w:rsidP="00B131AF">
            <w:pPr>
              <w:spacing w:before="120" w:after="120"/>
              <w:rPr>
                <w:rFonts w:cs="Arial"/>
                <w:sz w:val="18"/>
              </w:rPr>
            </w:pPr>
            <w:r>
              <w:rPr>
                <w:rFonts w:cs="Arial"/>
                <w:sz w:val="18"/>
              </w:rPr>
              <w:t xml:space="preserve">      Information</w:t>
            </w:r>
          </w:p>
        </w:tc>
        <w:tc>
          <w:tcPr>
            <w:tcW w:w="834" w:type="pct"/>
            <w:shd w:val="clear" w:color="auto" w:fill="auto"/>
          </w:tcPr>
          <w:p w14:paraId="57174C6B" w14:textId="77777777" w:rsidR="00882408" w:rsidRPr="00240940" w:rsidRDefault="00882408" w:rsidP="00B131AF">
            <w:pPr>
              <w:spacing w:before="120" w:after="120"/>
              <w:rPr>
                <w:rFonts w:cs="Arial"/>
                <w:sz w:val="18"/>
              </w:rPr>
            </w:pPr>
          </w:p>
        </w:tc>
        <w:tc>
          <w:tcPr>
            <w:tcW w:w="1250" w:type="pct"/>
            <w:gridSpan w:val="2"/>
            <w:shd w:val="clear" w:color="auto" w:fill="auto"/>
          </w:tcPr>
          <w:p w14:paraId="33DB7A4A" w14:textId="77777777" w:rsidR="00882408" w:rsidRPr="00240940" w:rsidRDefault="00882408" w:rsidP="00B131AF">
            <w:pPr>
              <w:spacing w:before="120" w:after="120"/>
              <w:rPr>
                <w:rFonts w:cs="Arial"/>
                <w:sz w:val="18"/>
              </w:rPr>
            </w:pPr>
          </w:p>
        </w:tc>
        <w:tc>
          <w:tcPr>
            <w:tcW w:w="417" w:type="pct"/>
            <w:shd w:val="clear" w:color="auto" w:fill="auto"/>
          </w:tcPr>
          <w:p w14:paraId="05EF456C" w14:textId="77777777" w:rsidR="00882408" w:rsidRPr="00240940" w:rsidRDefault="00882408" w:rsidP="00B131AF">
            <w:pPr>
              <w:spacing w:before="120" w:after="120"/>
              <w:rPr>
                <w:rFonts w:cs="Arial"/>
                <w:sz w:val="18"/>
              </w:rPr>
            </w:pPr>
            <w:r>
              <w:rPr>
                <w:rFonts w:cs="Arial"/>
                <w:sz w:val="18"/>
              </w:rPr>
              <w:t>(S) C</w:t>
            </w:r>
          </w:p>
        </w:tc>
        <w:tc>
          <w:tcPr>
            <w:tcW w:w="834" w:type="pct"/>
            <w:shd w:val="clear" w:color="auto" w:fill="auto"/>
          </w:tcPr>
          <w:p w14:paraId="47470039" w14:textId="77777777" w:rsidR="00882408" w:rsidRPr="00240940" w:rsidRDefault="00882408" w:rsidP="00B131AF">
            <w:pPr>
              <w:spacing w:before="120" w:after="120"/>
              <w:rPr>
                <w:rFonts w:cs="Arial"/>
                <w:sz w:val="18"/>
              </w:rPr>
            </w:pPr>
            <w:r>
              <w:rPr>
                <w:rFonts w:cs="Arial"/>
                <w:sz w:val="18"/>
              </w:rPr>
              <w:t>0, *</w:t>
            </w:r>
          </w:p>
        </w:tc>
      </w:tr>
      <w:tr w:rsidR="00882408" w:rsidRPr="00240940" w14:paraId="78466CC3" w14:textId="77777777" w:rsidTr="00B131AF">
        <w:tc>
          <w:tcPr>
            <w:tcW w:w="1665" w:type="pct"/>
            <w:gridSpan w:val="2"/>
            <w:shd w:val="clear" w:color="auto" w:fill="auto"/>
          </w:tcPr>
          <w:p w14:paraId="01305884" w14:textId="77777777" w:rsidR="00882408" w:rsidRPr="00240940" w:rsidRDefault="00882408" w:rsidP="00B131AF">
            <w:pPr>
              <w:spacing w:before="120" w:after="120"/>
              <w:rPr>
                <w:rFonts w:cs="Arial"/>
                <w:sz w:val="18"/>
              </w:rPr>
            </w:pPr>
            <w:r>
              <w:rPr>
                <w:rFonts w:cs="Arial"/>
                <w:sz w:val="18"/>
              </w:rPr>
              <w:t xml:space="preserve">         File Locator</w:t>
            </w:r>
          </w:p>
        </w:tc>
        <w:tc>
          <w:tcPr>
            <w:tcW w:w="834" w:type="pct"/>
            <w:shd w:val="clear" w:color="auto" w:fill="auto"/>
          </w:tcPr>
          <w:p w14:paraId="36C08005" w14:textId="77777777" w:rsidR="00882408" w:rsidRPr="00240940" w:rsidRDefault="00882408" w:rsidP="00B131AF">
            <w:pPr>
              <w:spacing w:before="120" w:after="120"/>
              <w:rPr>
                <w:rFonts w:cs="Arial"/>
                <w:sz w:val="18"/>
              </w:rPr>
            </w:pPr>
          </w:p>
        </w:tc>
        <w:tc>
          <w:tcPr>
            <w:tcW w:w="1250" w:type="pct"/>
            <w:gridSpan w:val="2"/>
            <w:shd w:val="clear" w:color="auto" w:fill="auto"/>
          </w:tcPr>
          <w:p w14:paraId="11FBFEE9" w14:textId="77777777" w:rsidR="00882408" w:rsidRPr="00240940" w:rsidRDefault="00882408" w:rsidP="00B131AF">
            <w:pPr>
              <w:spacing w:before="120" w:after="120"/>
              <w:rPr>
                <w:rFonts w:cs="Arial"/>
                <w:sz w:val="18"/>
              </w:rPr>
            </w:pPr>
          </w:p>
        </w:tc>
        <w:tc>
          <w:tcPr>
            <w:tcW w:w="417" w:type="pct"/>
            <w:shd w:val="clear" w:color="auto" w:fill="auto"/>
          </w:tcPr>
          <w:p w14:paraId="0B6EED57"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3993DB07" w14:textId="77777777" w:rsidR="00882408" w:rsidRPr="00240940" w:rsidRDefault="00882408" w:rsidP="00B131AF">
            <w:pPr>
              <w:spacing w:before="120" w:after="120"/>
              <w:rPr>
                <w:rFonts w:cs="Arial"/>
                <w:sz w:val="18"/>
              </w:rPr>
            </w:pPr>
            <w:r>
              <w:rPr>
                <w:rFonts w:cs="Arial"/>
                <w:sz w:val="18"/>
              </w:rPr>
              <w:t>0, 1</w:t>
            </w:r>
          </w:p>
        </w:tc>
      </w:tr>
      <w:tr w:rsidR="00882408" w:rsidRPr="00240940" w14:paraId="7A4CA46B" w14:textId="77777777" w:rsidTr="00B131AF">
        <w:tc>
          <w:tcPr>
            <w:tcW w:w="1665" w:type="pct"/>
            <w:gridSpan w:val="2"/>
            <w:shd w:val="clear" w:color="auto" w:fill="auto"/>
          </w:tcPr>
          <w:p w14:paraId="40C77125" w14:textId="77777777" w:rsidR="00882408" w:rsidRPr="00240940" w:rsidRDefault="00882408" w:rsidP="00B131AF">
            <w:pPr>
              <w:spacing w:before="120" w:after="120"/>
              <w:rPr>
                <w:rFonts w:cs="Arial"/>
                <w:sz w:val="18"/>
              </w:rPr>
            </w:pPr>
            <w:r>
              <w:rPr>
                <w:rFonts w:cs="Arial"/>
                <w:sz w:val="18"/>
              </w:rPr>
              <w:t xml:space="preserve">         File Reference</w:t>
            </w:r>
          </w:p>
        </w:tc>
        <w:tc>
          <w:tcPr>
            <w:tcW w:w="834" w:type="pct"/>
            <w:shd w:val="clear" w:color="auto" w:fill="auto"/>
          </w:tcPr>
          <w:p w14:paraId="3E4C7F78" w14:textId="77777777" w:rsidR="00882408" w:rsidRPr="00240940" w:rsidRDefault="00882408" w:rsidP="00B131AF">
            <w:pPr>
              <w:spacing w:before="120" w:after="120"/>
              <w:rPr>
                <w:rFonts w:cs="Arial"/>
                <w:sz w:val="18"/>
              </w:rPr>
            </w:pPr>
            <w:r>
              <w:rPr>
                <w:rFonts w:cs="Arial"/>
                <w:sz w:val="18"/>
              </w:rPr>
              <w:t>(TXTDSC)</w:t>
            </w:r>
          </w:p>
        </w:tc>
        <w:tc>
          <w:tcPr>
            <w:tcW w:w="1250" w:type="pct"/>
            <w:gridSpan w:val="2"/>
            <w:shd w:val="clear" w:color="auto" w:fill="auto"/>
          </w:tcPr>
          <w:p w14:paraId="17C2EF12" w14:textId="77777777" w:rsidR="00882408" w:rsidRPr="00240940" w:rsidRDefault="00882408" w:rsidP="00B131AF">
            <w:pPr>
              <w:spacing w:before="120" w:after="120"/>
              <w:rPr>
                <w:rFonts w:cs="Arial"/>
                <w:sz w:val="18"/>
              </w:rPr>
            </w:pPr>
          </w:p>
        </w:tc>
        <w:tc>
          <w:tcPr>
            <w:tcW w:w="417" w:type="pct"/>
            <w:shd w:val="clear" w:color="auto" w:fill="auto"/>
          </w:tcPr>
          <w:p w14:paraId="2C5A3C2A"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1CC2DAB2" w14:textId="77777777" w:rsidR="00882408" w:rsidRPr="00240940" w:rsidRDefault="00882408" w:rsidP="00B131AF">
            <w:pPr>
              <w:spacing w:before="120" w:after="120"/>
              <w:rPr>
                <w:rFonts w:cs="Arial"/>
                <w:sz w:val="18"/>
              </w:rPr>
            </w:pPr>
            <w:r>
              <w:rPr>
                <w:rFonts w:cs="Arial"/>
                <w:sz w:val="18"/>
              </w:rPr>
              <w:t>0, 1</w:t>
            </w:r>
          </w:p>
        </w:tc>
      </w:tr>
      <w:tr w:rsidR="00882408" w:rsidRPr="00240940" w14:paraId="4DC76230" w14:textId="77777777" w:rsidTr="00B131AF">
        <w:tc>
          <w:tcPr>
            <w:tcW w:w="1665" w:type="pct"/>
            <w:gridSpan w:val="2"/>
            <w:shd w:val="clear" w:color="auto" w:fill="auto"/>
          </w:tcPr>
          <w:p w14:paraId="694CA131" w14:textId="77777777" w:rsidR="00882408" w:rsidRPr="00240940" w:rsidRDefault="00882408" w:rsidP="00B131AF">
            <w:pPr>
              <w:spacing w:before="120" w:after="120"/>
              <w:rPr>
                <w:rFonts w:cs="Arial"/>
                <w:sz w:val="18"/>
              </w:rPr>
            </w:pPr>
            <w:r>
              <w:rPr>
                <w:rFonts w:cs="Arial"/>
                <w:sz w:val="18"/>
              </w:rPr>
              <w:t xml:space="preserve">         Headline</w:t>
            </w:r>
          </w:p>
        </w:tc>
        <w:tc>
          <w:tcPr>
            <w:tcW w:w="834" w:type="pct"/>
            <w:shd w:val="clear" w:color="auto" w:fill="auto"/>
          </w:tcPr>
          <w:p w14:paraId="3BD0CC9D" w14:textId="77777777" w:rsidR="00882408" w:rsidRPr="00240940" w:rsidRDefault="00882408" w:rsidP="00B131AF">
            <w:pPr>
              <w:spacing w:before="120" w:after="120"/>
              <w:rPr>
                <w:rFonts w:cs="Arial"/>
                <w:sz w:val="18"/>
              </w:rPr>
            </w:pPr>
          </w:p>
        </w:tc>
        <w:tc>
          <w:tcPr>
            <w:tcW w:w="1250" w:type="pct"/>
            <w:gridSpan w:val="2"/>
            <w:shd w:val="clear" w:color="auto" w:fill="auto"/>
          </w:tcPr>
          <w:p w14:paraId="54466785" w14:textId="77777777" w:rsidR="00882408" w:rsidRPr="00240940" w:rsidRDefault="00882408" w:rsidP="00B131AF">
            <w:pPr>
              <w:spacing w:before="120" w:after="120"/>
              <w:rPr>
                <w:rFonts w:cs="Arial"/>
                <w:sz w:val="18"/>
              </w:rPr>
            </w:pPr>
          </w:p>
        </w:tc>
        <w:tc>
          <w:tcPr>
            <w:tcW w:w="417" w:type="pct"/>
            <w:shd w:val="clear" w:color="auto" w:fill="auto"/>
          </w:tcPr>
          <w:p w14:paraId="2BFE33E8"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521A15E9" w14:textId="77777777" w:rsidR="00882408" w:rsidRPr="00240940" w:rsidRDefault="00882408" w:rsidP="00B131AF">
            <w:pPr>
              <w:spacing w:before="120" w:after="120"/>
              <w:rPr>
                <w:rFonts w:cs="Arial"/>
                <w:sz w:val="18"/>
              </w:rPr>
            </w:pPr>
            <w:r>
              <w:rPr>
                <w:rFonts w:cs="Arial"/>
                <w:sz w:val="18"/>
              </w:rPr>
              <w:t>0, * (ordered)</w:t>
            </w:r>
          </w:p>
        </w:tc>
      </w:tr>
      <w:tr w:rsidR="00882408" w:rsidRPr="00240940" w14:paraId="2BE7FAC3" w14:textId="77777777" w:rsidTr="00B131AF">
        <w:tc>
          <w:tcPr>
            <w:tcW w:w="1665" w:type="pct"/>
            <w:gridSpan w:val="2"/>
            <w:shd w:val="clear" w:color="auto" w:fill="auto"/>
          </w:tcPr>
          <w:p w14:paraId="750E9D68" w14:textId="77777777" w:rsidR="00882408" w:rsidRPr="00240940" w:rsidRDefault="00882408" w:rsidP="00B131AF">
            <w:pPr>
              <w:spacing w:before="120" w:after="120"/>
              <w:rPr>
                <w:rFonts w:cs="Arial"/>
                <w:sz w:val="18"/>
              </w:rPr>
            </w:pPr>
            <w:r>
              <w:rPr>
                <w:rFonts w:cs="Arial"/>
                <w:sz w:val="18"/>
              </w:rPr>
              <w:t xml:space="preserve">         Language</w:t>
            </w:r>
          </w:p>
        </w:tc>
        <w:tc>
          <w:tcPr>
            <w:tcW w:w="834" w:type="pct"/>
            <w:shd w:val="clear" w:color="auto" w:fill="auto"/>
          </w:tcPr>
          <w:p w14:paraId="4CB9940B" w14:textId="77777777" w:rsidR="00882408" w:rsidRPr="00240940" w:rsidRDefault="00882408" w:rsidP="00B131AF">
            <w:pPr>
              <w:spacing w:before="120" w:after="120"/>
              <w:rPr>
                <w:rFonts w:cs="Arial"/>
                <w:sz w:val="18"/>
              </w:rPr>
            </w:pPr>
          </w:p>
        </w:tc>
        <w:tc>
          <w:tcPr>
            <w:tcW w:w="1250" w:type="pct"/>
            <w:gridSpan w:val="2"/>
            <w:shd w:val="clear" w:color="auto" w:fill="auto"/>
          </w:tcPr>
          <w:p w14:paraId="06714E2E" w14:textId="77777777" w:rsidR="00882408" w:rsidRPr="00240940" w:rsidRDefault="00882408" w:rsidP="00B131AF">
            <w:pPr>
              <w:spacing w:before="120" w:after="120"/>
              <w:rPr>
                <w:rFonts w:cs="Arial"/>
                <w:sz w:val="18"/>
              </w:rPr>
            </w:pPr>
          </w:p>
        </w:tc>
        <w:tc>
          <w:tcPr>
            <w:tcW w:w="417" w:type="pct"/>
            <w:shd w:val="clear" w:color="auto" w:fill="auto"/>
          </w:tcPr>
          <w:p w14:paraId="43D0E891"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4076E2CF" w14:textId="77777777" w:rsidR="00882408" w:rsidRPr="00240940" w:rsidRDefault="00882408" w:rsidP="00B131AF">
            <w:pPr>
              <w:spacing w:before="120" w:after="120"/>
              <w:rPr>
                <w:rFonts w:cs="Arial"/>
                <w:sz w:val="18"/>
              </w:rPr>
            </w:pPr>
            <w:r>
              <w:rPr>
                <w:rFonts w:cs="Arial"/>
                <w:sz w:val="18"/>
              </w:rPr>
              <w:t>0, 1</w:t>
            </w:r>
          </w:p>
        </w:tc>
      </w:tr>
      <w:tr w:rsidR="00882408" w:rsidRPr="00240940" w14:paraId="58CFD46C" w14:textId="77777777" w:rsidTr="00B131AF">
        <w:tc>
          <w:tcPr>
            <w:tcW w:w="1665" w:type="pct"/>
            <w:gridSpan w:val="2"/>
            <w:shd w:val="clear" w:color="auto" w:fill="auto"/>
          </w:tcPr>
          <w:p w14:paraId="7D8BE354" w14:textId="77777777" w:rsidR="00882408" w:rsidRPr="00240940" w:rsidRDefault="00882408" w:rsidP="00B131AF">
            <w:pPr>
              <w:spacing w:before="120" w:after="120"/>
              <w:rPr>
                <w:rFonts w:cs="Arial"/>
                <w:sz w:val="18"/>
              </w:rPr>
            </w:pPr>
            <w:r>
              <w:rPr>
                <w:rFonts w:cs="Arial"/>
                <w:sz w:val="18"/>
              </w:rPr>
              <w:t xml:space="preserve">         Text</w:t>
            </w:r>
          </w:p>
        </w:tc>
        <w:tc>
          <w:tcPr>
            <w:tcW w:w="834" w:type="pct"/>
            <w:shd w:val="clear" w:color="auto" w:fill="auto"/>
          </w:tcPr>
          <w:p w14:paraId="7A9CFB35" w14:textId="77777777" w:rsidR="00882408" w:rsidRDefault="00882408" w:rsidP="00B131AF">
            <w:pPr>
              <w:spacing w:before="120" w:after="120"/>
              <w:rPr>
                <w:rFonts w:cs="Arial"/>
                <w:sz w:val="18"/>
              </w:rPr>
            </w:pPr>
            <w:r>
              <w:rPr>
                <w:rFonts w:cs="Arial"/>
                <w:sz w:val="18"/>
              </w:rPr>
              <w:t>(INFORM)</w:t>
            </w:r>
          </w:p>
          <w:p w14:paraId="735E1D75" w14:textId="77777777" w:rsidR="00882408" w:rsidRPr="00240940" w:rsidRDefault="00882408" w:rsidP="00B131AF">
            <w:pPr>
              <w:spacing w:before="120" w:after="120"/>
              <w:rPr>
                <w:rFonts w:cs="Arial"/>
                <w:sz w:val="18"/>
              </w:rPr>
            </w:pPr>
            <w:r>
              <w:rPr>
                <w:rFonts w:cs="Arial"/>
                <w:sz w:val="18"/>
              </w:rPr>
              <w:t>(NINFOM)</w:t>
            </w:r>
          </w:p>
        </w:tc>
        <w:tc>
          <w:tcPr>
            <w:tcW w:w="1250" w:type="pct"/>
            <w:gridSpan w:val="2"/>
            <w:shd w:val="clear" w:color="auto" w:fill="auto"/>
          </w:tcPr>
          <w:p w14:paraId="7C9CFF6C" w14:textId="77777777" w:rsidR="00882408" w:rsidRPr="00240940" w:rsidRDefault="00882408" w:rsidP="00B131AF">
            <w:pPr>
              <w:spacing w:before="120" w:after="120"/>
              <w:rPr>
                <w:rFonts w:cs="Arial"/>
                <w:sz w:val="18"/>
              </w:rPr>
            </w:pPr>
          </w:p>
        </w:tc>
        <w:tc>
          <w:tcPr>
            <w:tcW w:w="417" w:type="pct"/>
            <w:shd w:val="clear" w:color="auto" w:fill="auto"/>
          </w:tcPr>
          <w:p w14:paraId="2DFFBE0F"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472B079C" w14:textId="77777777" w:rsidR="00882408" w:rsidRPr="00240940" w:rsidRDefault="00882408" w:rsidP="00B131AF">
            <w:pPr>
              <w:spacing w:before="120" w:after="120"/>
              <w:rPr>
                <w:rFonts w:cs="Arial"/>
                <w:sz w:val="18"/>
              </w:rPr>
            </w:pPr>
            <w:r>
              <w:rPr>
                <w:rFonts w:cs="Arial"/>
                <w:sz w:val="18"/>
              </w:rPr>
              <w:t>0, 1</w:t>
            </w:r>
          </w:p>
        </w:tc>
      </w:tr>
      <w:tr w:rsidR="00882408" w:rsidRPr="00240940" w14:paraId="56C820C6" w14:textId="77777777" w:rsidTr="00B131AF">
        <w:tc>
          <w:tcPr>
            <w:tcW w:w="1665" w:type="pct"/>
            <w:gridSpan w:val="2"/>
            <w:shd w:val="clear" w:color="auto" w:fill="auto"/>
          </w:tcPr>
          <w:p w14:paraId="38150A87" w14:textId="77777777" w:rsidR="00882408" w:rsidRPr="00240940" w:rsidRDefault="00882408" w:rsidP="00B131AF">
            <w:pPr>
              <w:spacing w:before="120" w:after="120"/>
              <w:rPr>
                <w:rFonts w:cs="Arial"/>
                <w:sz w:val="18"/>
              </w:rPr>
            </w:pPr>
            <w:r>
              <w:rPr>
                <w:rFonts w:cs="Arial"/>
                <w:sz w:val="18"/>
              </w:rPr>
              <w:t xml:space="preserve">      Online Resource</w:t>
            </w:r>
          </w:p>
        </w:tc>
        <w:tc>
          <w:tcPr>
            <w:tcW w:w="834" w:type="pct"/>
            <w:shd w:val="clear" w:color="auto" w:fill="auto"/>
          </w:tcPr>
          <w:p w14:paraId="1A41A7F9" w14:textId="77777777" w:rsidR="00882408" w:rsidRPr="00240940" w:rsidRDefault="00882408" w:rsidP="00B131AF">
            <w:pPr>
              <w:spacing w:before="120" w:after="120"/>
              <w:rPr>
                <w:rFonts w:cs="Arial"/>
                <w:sz w:val="18"/>
              </w:rPr>
            </w:pPr>
          </w:p>
        </w:tc>
        <w:tc>
          <w:tcPr>
            <w:tcW w:w="1250" w:type="pct"/>
            <w:gridSpan w:val="2"/>
            <w:shd w:val="clear" w:color="auto" w:fill="auto"/>
          </w:tcPr>
          <w:p w14:paraId="63D5C782" w14:textId="77777777" w:rsidR="00882408" w:rsidRPr="00240940" w:rsidRDefault="00882408" w:rsidP="00B131AF">
            <w:pPr>
              <w:spacing w:before="120" w:after="120"/>
              <w:rPr>
                <w:rFonts w:cs="Arial"/>
                <w:sz w:val="18"/>
              </w:rPr>
            </w:pPr>
          </w:p>
        </w:tc>
        <w:tc>
          <w:tcPr>
            <w:tcW w:w="417" w:type="pct"/>
            <w:shd w:val="clear" w:color="auto" w:fill="auto"/>
          </w:tcPr>
          <w:p w14:paraId="1B53AE14" w14:textId="77777777" w:rsidR="00882408" w:rsidRPr="00240940" w:rsidRDefault="00882408" w:rsidP="00B131AF">
            <w:pPr>
              <w:spacing w:before="120" w:after="120"/>
              <w:rPr>
                <w:rFonts w:cs="Arial"/>
                <w:sz w:val="18"/>
              </w:rPr>
            </w:pPr>
            <w:r>
              <w:rPr>
                <w:rFonts w:cs="Arial"/>
                <w:sz w:val="18"/>
              </w:rPr>
              <w:t>(S) C</w:t>
            </w:r>
          </w:p>
        </w:tc>
        <w:tc>
          <w:tcPr>
            <w:tcW w:w="834" w:type="pct"/>
            <w:shd w:val="clear" w:color="auto" w:fill="auto"/>
          </w:tcPr>
          <w:p w14:paraId="744A05A9" w14:textId="77777777" w:rsidR="00882408" w:rsidRPr="00240940" w:rsidRDefault="00882408" w:rsidP="00B131AF">
            <w:pPr>
              <w:spacing w:before="120" w:after="120"/>
              <w:rPr>
                <w:rFonts w:cs="Arial"/>
                <w:sz w:val="18"/>
              </w:rPr>
            </w:pPr>
            <w:r>
              <w:rPr>
                <w:rFonts w:cs="Arial"/>
                <w:sz w:val="18"/>
              </w:rPr>
              <w:t>0, 1</w:t>
            </w:r>
          </w:p>
        </w:tc>
      </w:tr>
      <w:tr w:rsidR="00882408" w:rsidRPr="00240940" w14:paraId="2D75A350" w14:textId="77777777" w:rsidTr="00B131AF">
        <w:tc>
          <w:tcPr>
            <w:tcW w:w="1665" w:type="pct"/>
            <w:gridSpan w:val="2"/>
            <w:shd w:val="clear" w:color="auto" w:fill="auto"/>
          </w:tcPr>
          <w:p w14:paraId="569E39D9" w14:textId="77777777" w:rsidR="00882408" w:rsidRPr="00240940" w:rsidRDefault="00882408" w:rsidP="00B131AF">
            <w:pPr>
              <w:spacing w:before="120" w:after="120"/>
              <w:rPr>
                <w:rFonts w:cs="Arial"/>
                <w:sz w:val="18"/>
              </w:rPr>
            </w:pPr>
            <w:r>
              <w:rPr>
                <w:rFonts w:cs="Arial"/>
                <w:sz w:val="18"/>
              </w:rPr>
              <w:t xml:space="preserve">         Online Resource Linkage URL</w:t>
            </w:r>
          </w:p>
        </w:tc>
        <w:tc>
          <w:tcPr>
            <w:tcW w:w="834" w:type="pct"/>
            <w:shd w:val="clear" w:color="auto" w:fill="auto"/>
          </w:tcPr>
          <w:p w14:paraId="0F1E2595" w14:textId="77777777" w:rsidR="00882408" w:rsidRPr="00240940" w:rsidRDefault="00882408" w:rsidP="00B131AF">
            <w:pPr>
              <w:spacing w:before="120" w:after="120"/>
              <w:rPr>
                <w:rFonts w:cs="Arial"/>
                <w:sz w:val="18"/>
              </w:rPr>
            </w:pPr>
          </w:p>
        </w:tc>
        <w:tc>
          <w:tcPr>
            <w:tcW w:w="1250" w:type="pct"/>
            <w:gridSpan w:val="2"/>
            <w:shd w:val="clear" w:color="auto" w:fill="auto"/>
          </w:tcPr>
          <w:p w14:paraId="12948040" w14:textId="77777777" w:rsidR="00882408" w:rsidRPr="00240940" w:rsidRDefault="00882408" w:rsidP="00B131AF">
            <w:pPr>
              <w:spacing w:before="120" w:after="120"/>
              <w:rPr>
                <w:rFonts w:cs="Arial"/>
                <w:sz w:val="18"/>
              </w:rPr>
            </w:pPr>
          </w:p>
        </w:tc>
        <w:tc>
          <w:tcPr>
            <w:tcW w:w="417" w:type="pct"/>
            <w:shd w:val="clear" w:color="auto" w:fill="auto"/>
          </w:tcPr>
          <w:p w14:paraId="6608D6CA" w14:textId="77777777" w:rsidR="00882408" w:rsidRPr="00240940" w:rsidRDefault="00882408" w:rsidP="00B131AF">
            <w:pPr>
              <w:spacing w:before="120" w:after="120"/>
              <w:rPr>
                <w:rFonts w:cs="Arial"/>
                <w:sz w:val="18"/>
              </w:rPr>
            </w:pPr>
            <w:r>
              <w:rPr>
                <w:rFonts w:cs="Arial"/>
                <w:sz w:val="18"/>
              </w:rPr>
              <w:t>(S) UL</w:t>
            </w:r>
          </w:p>
        </w:tc>
        <w:tc>
          <w:tcPr>
            <w:tcW w:w="834" w:type="pct"/>
            <w:shd w:val="clear" w:color="auto" w:fill="auto"/>
          </w:tcPr>
          <w:p w14:paraId="7C24DE6B" w14:textId="77777777" w:rsidR="00882408" w:rsidRPr="00240940" w:rsidRDefault="00882408" w:rsidP="00B131AF">
            <w:pPr>
              <w:spacing w:before="120" w:after="120"/>
              <w:rPr>
                <w:rFonts w:cs="Arial"/>
                <w:sz w:val="18"/>
              </w:rPr>
            </w:pPr>
            <w:r>
              <w:rPr>
                <w:rFonts w:cs="Arial"/>
                <w:sz w:val="18"/>
              </w:rPr>
              <w:t>1, 1</w:t>
            </w:r>
          </w:p>
        </w:tc>
      </w:tr>
      <w:tr w:rsidR="00882408" w:rsidRPr="00240940" w14:paraId="68823EA9" w14:textId="77777777" w:rsidTr="00B131AF">
        <w:tc>
          <w:tcPr>
            <w:tcW w:w="1665" w:type="pct"/>
            <w:gridSpan w:val="2"/>
            <w:shd w:val="clear" w:color="auto" w:fill="auto"/>
          </w:tcPr>
          <w:p w14:paraId="1506F208" w14:textId="77777777" w:rsidR="00882408" w:rsidRPr="00240940" w:rsidRDefault="00882408" w:rsidP="00B131AF">
            <w:pPr>
              <w:spacing w:before="120" w:after="120"/>
              <w:rPr>
                <w:rFonts w:cs="Arial"/>
                <w:sz w:val="18"/>
              </w:rPr>
            </w:pPr>
            <w:r>
              <w:rPr>
                <w:rFonts w:cs="Arial"/>
                <w:sz w:val="18"/>
              </w:rPr>
              <w:t xml:space="preserve">         Protocol</w:t>
            </w:r>
          </w:p>
        </w:tc>
        <w:tc>
          <w:tcPr>
            <w:tcW w:w="834" w:type="pct"/>
            <w:shd w:val="clear" w:color="auto" w:fill="auto"/>
          </w:tcPr>
          <w:p w14:paraId="467FD8B3" w14:textId="77777777" w:rsidR="00882408" w:rsidRPr="00240940" w:rsidRDefault="00882408" w:rsidP="00B131AF">
            <w:pPr>
              <w:spacing w:before="120" w:after="120"/>
              <w:rPr>
                <w:rFonts w:cs="Arial"/>
                <w:sz w:val="18"/>
              </w:rPr>
            </w:pPr>
          </w:p>
        </w:tc>
        <w:tc>
          <w:tcPr>
            <w:tcW w:w="1250" w:type="pct"/>
            <w:gridSpan w:val="2"/>
            <w:shd w:val="clear" w:color="auto" w:fill="auto"/>
          </w:tcPr>
          <w:p w14:paraId="31A922EB" w14:textId="77777777" w:rsidR="00882408" w:rsidRPr="00240940" w:rsidRDefault="00882408" w:rsidP="00B131AF">
            <w:pPr>
              <w:spacing w:before="120" w:after="120"/>
              <w:rPr>
                <w:rFonts w:cs="Arial"/>
                <w:sz w:val="18"/>
              </w:rPr>
            </w:pPr>
          </w:p>
        </w:tc>
        <w:tc>
          <w:tcPr>
            <w:tcW w:w="417" w:type="pct"/>
            <w:shd w:val="clear" w:color="auto" w:fill="auto"/>
          </w:tcPr>
          <w:p w14:paraId="40AD6DAF"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5855A405" w14:textId="77777777" w:rsidR="00882408" w:rsidRPr="00240940" w:rsidRDefault="00882408" w:rsidP="00B131AF">
            <w:pPr>
              <w:spacing w:before="120" w:after="120"/>
              <w:rPr>
                <w:rFonts w:cs="Arial"/>
                <w:sz w:val="18"/>
              </w:rPr>
            </w:pPr>
            <w:r>
              <w:rPr>
                <w:rFonts w:cs="Arial"/>
                <w:sz w:val="18"/>
              </w:rPr>
              <w:t>0, 1</w:t>
            </w:r>
          </w:p>
        </w:tc>
      </w:tr>
      <w:tr w:rsidR="00882408" w:rsidRPr="00240940" w14:paraId="615077B7" w14:textId="77777777" w:rsidTr="00B131AF">
        <w:tc>
          <w:tcPr>
            <w:tcW w:w="1665" w:type="pct"/>
            <w:gridSpan w:val="2"/>
            <w:shd w:val="clear" w:color="auto" w:fill="auto"/>
          </w:tcPr>
          <w:p w14:paraId="67AADA58" w14:textId="77777777" w:rsidR="00882408" w:rsidRPr="00240940" w:rsidRDefault="00882408" w:rsidP="00B131AF">
            <w:pPr>
              <w:spacing w:before="120" w:after="120"/>
              <w:rPr>
                <w:rFonts w:cs="Arial"/>
                <w:sz w:val="18"/>
              </w:rPr>
            </w:pPr>
            <w:r>
              <w:rPr>
                <w:rFonts w:cs="Arial"/>
                <w:sz w:val="18"/>
              </w:rPr>
              <w:lastRenderedPageBreak/>
              <w:t xml:space="preserve">         Application Profile</w:t>
            </w:r>
          </w:p>
        </w:tc>
        <w:tc>
          <w:tcPr>
            <w:tcW w:w="834" w:type="pct"/>
            <w:shd w:val="clear" w:color="auto" w:fill="auto"/>
          </w:tcPr>
          <w:p w14:paraId="208752F6" w14:textId="77777777" w:rsidR="00882408" w:rsidRPr="00240940" w:rsidRDefault="00882408" w:rsidP="00B131AF">
            <w:pPr>
              <w:spacing w:before="120" w:after="120"/>
              <w:rPr>
                <w:rFonts w:cs="Arial"/>
                <w:sz w:val="18"/>
              </w:rPr>
            </w:pPr>
          </w:p>
        </w:tc>
        <w:tc>
          <w:tcPr>
            <w:tcW w:w="1250" w:type="pct"/>
            <w:gridSpan w:val="2"/>
            <w:shd w:val="clear" w:color="auto" w:fill="auto"/>
          </w:tcPr>
          <w:p w14:paraId="02867DEA" w14:textId="77777777" w:rsidR="00882408" w:rsidRPr="00240940" w:rsidRDefault="00882408" w:rsidP="00B131AF">
            <w:pPr>
              <w:spacing w:before="120" w:after="120"/>
              <w:rPr>
                <w:rFonts w:cs="Arial"/>
                <w:sz w:val="18"/>
              </w:rPr>
            </w:pPr>
          </w:p>
        </w:tc>
        <w:tc>
          <w:tcPr>
            <w:tcW w:w="417" w:type="pct"/>
            <w:shd w:val="clear" w:color="auto" w:fill="auto"/>
          </w:tcPr>
          <w:p w14:paraId="7C99259D"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1A44ED4E" w14:textId="77777777" w:rsidR="00882408" w:rsidRPr="00240940" w:rsidRDefault="00882408" w:rsidP="00B131AF">
            <w:pPr>
              <w:spacing w:before="120" w:after="120"/>
              <w:rPr>
                <w:rFonts w:cs="Arial"/>
                <w:sz w:val="18"/>
              </w:rPr>
            </w:pPr>
            <w:r>
              <w:rPr>
                <w:rFonts w:cs="Arial"/>
                <w:sz w:val="18"/>
              </w:rPr>
              <w:t>0, 1</w:t>
            </w:r>
          </w:p>
        </w:tc>
      </w:tr>
      <w:tr w:rsidR="00882408" w:rsidRPr="00240940" w14:paraId="78A52E0D" w14:textId="77777777" w:rsidTr="00B131AF">
        <w:tc>
          <w:tcPr>
            <w:tcW w:w="1665" w:type="pct"/>
            <w:gridSpan w:val="2"/>
            <w:shd w:val="clear" w:color="auto" w:fill="auto"/>
          </w:tcPr>
          <w:p w14:paraId="670D9207" w14:textId="77777777" w:rsidR="00882408" w:rsidRPr="00240940" w:rsidRDefault="00882408" w:rsidP="00B131AF">
            <w:pPr>
              <w:spacing w:before="120" w:after="120"/>
              <w:rPr>
                <w:rFonts w:cs="Arial"/>
                <w:sz w:val="18"/>
              </w:rPr>
            </w:pPr>
            <w:r>
              <w:rPr>
                <w:rFonts w:cs="Arial"/>
                <w:sz w:val="18"/>
              </w:rPr>
              <w:t xml:space="preserve">         Name of Resource</w:t>
            </w:r>
          </w:p>
        </w:tc>
        <w:tc>
          <w:tcPr>
            <w:tcW w:w="834" w:type="pct"/>
            <w:shd w:val="clear" w:color="auto" w:fill="auto"/>
          </w:tcPr>
          <w:p w14:paraId="0EA7FBA0" w14:textId="77777777" w:rsidR="00882408" w:rsidRPr="00240940" w:rsidRDefault="00882408" w:rsidP="00B131AF">
            <w:pPr>
              <w:spacing w:before="120" w:after="120"/>
              <w:rPr>
                <w:rFonts w:cs="Arial"/>
                <w:sz w:val="18"/>
              </w:rPr>
            </w:pPr>
          </w:p>
        </w:tc>
        <w:tc>
          <w:tcPr>
            <w:tcW w:w="1250" w:type="pct"/>
            <w:gridSpan w:val="2"/>
            <w:shd w:val="clear" w:color="auto" w:fill="auto"/>
          </w:tcPr>
          <w:p w14:paraId="5D6CDDE0" w14:textId="77777777" w:rsidR="00882408" w:rsidRPr="00240940" w:rsidRDefault="00882408" w:rsidP="00B131AF">
            <w:pPr>
              <w:spacing w:before="120" w:after="120"/>
              <w:rPr>
                <w:rFonts w:cs="Arial"/>
                <w:sz w:val="18"/>
              </w:rPr>
            </w:pPr>
          </w:p>
        </w:tc>
        <w:tc>
          <w:tcPr>
            <w:tcW w:w="417" w:type="pct"/>
            <w:shd w:val="clear" w:color="auto" w:fill="auto"/>
          </w:tcPr>
          <w:p w14:paraId="3488AF6B"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7ABE7BED" w14:textId="77777777" w:rsidR="00882408" w:rsidRPr="00240940" w:rsidRDefault="00882408" w:rsidP="00B131AF">
            <w:pPr>
              <w:spacing w:before="120" w:after="120"/>
              <w:rPr>
                <w:rFonts w:cs="Arial"/>
                <w:sz w:val="18"/>
              </w:rPr>
            </w:pPr>
            <w:r>
              <w:rPr>
                <w:rFonts w:cs="Arial"/>
                <w:sz w:val="18"/>
              </w:rPr>
              <w:t>0, 1</w:t>
            </w:r>
          </w:p>
        </w:tc>
      </w:tr>
      <w:tr w:rsidR="00882408" w:rsidRPr="00240940" w14:paraId="5B4B7A6E" w14:textId="77777777" w:rsidTr="00B131AF">
        <w:tc>
          <w:tcPr>
            <w:tcW w:w="1665" w:type="pct"/>
            <w:gridSpan w:val="2"/>
            <w:shd w:val="clear" w:color="auto" w:fill="auto"/>
          </w:tcPr>
          <w:p w14:paraId="73E4ABC5" w14:textId="77777777" w:rsidR="00882408" w:rsidRPr="00240940" w:rsidRDefault="00882408" w:rsidP="00B131AF">
            <w:pPr>
              <w:spacing w:before="120" w:after="120"/>
              <w:rPr>
                <w:rFonts w:cs="Arial"/>
                <w:sz w:val="18"/>
              </w:rPr>
            </w:pPr>
            <w:r>
              <w:rPr>
                <w:rFonts w:cs="Arial"/>
                <w:sz w:val="18"/>
              </w:rPr>
              <w:t xml:space="preserve">         Online Resource Description</w:t>
            </w:r>
          </w:p>
        </w:tc>
        <w:tc>
          <w:tcPr>
            <w:tcW w:w="834" w:type="pct"/>
            <w:shd w:val="clear" w:color="auto" w:fill="auto"/>
          </w:tcPr>
          <w:p w14:paraId="269E98EF" w14:textId="77777777" w:rsidR="00882408" w:rsidRPr="00240940" w:rsidRDefault="00882408" w:rsidP="00B131AF">
            <w:pPr>
              <w:spacing w:before="120" w:after="120"/>
              <w:rPr>
                <w:rFonts w:cs="Arial"/>
                <w:sz w:val="18"/>
              </w:rPr>
            </w:pPr>
          </w:p>
        </w:tc>
        <w:tc>
          <w:tcPr>
            <w:tcW w:w="1250" w:type="pct"/>
            <w:gridSpan w:val="2"/>
            <w:shd w:val="clear" w:color="auto" w:fill="auto"/>
          </w:tcPr>
          <w:p w14:paraId="2D5DBFC0" w14:textId="77777777" w:rsidR="00882408" w:rsidRPr="00240940" w:rsidRDefault="00882408" w:rsidP="00B131AF">
            <w:pPr>
              <w:spacing w:before="120" w:after="120"/>
              <w:rPr>
                <w:rFonts w:cs="Arial"/>
                <w:sz w:val="18"/>
              </w:rPr>
            </w:pPr>
          </w:p>
        </w:tc>
        <w:tc>
          <w:tcPr>
            <w:tcW w:w="417" w:type="pct"/>
            <w:shd w:val="clear" w:color="auto" w:fill="auto"/>
          </w:tcPr>
          <w:p w14:paraId="0091E1B3"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778C454C" w14:textId="77777777" w:rsidR="00882408" w:rsidRPr="00240940" w:rsidRDefault="00882408" w:rsidP="00B131AF">
            <w:pPr>
              <w:spacing w:before="120" w:after="120"/>
              <w:rPr>
                <w:rFonts w:cs="Arial"/>
                <w:sz w:val="18"/>
              </w:rPr>
            </w:pPr>
            <w:r>
              <w:rPr>
                <w:rFonts w:cs="Arial"/>
                <w:sz w:val="18"/>
              </w:rPr>
              <w:t>0, 1</w:t>
            </w:r>
          </w:p>
        </w:tc>
      </w:tr>
      <w:tr w:rsidR="00882408" w:rsidRPr="00240940" w14:paraId="2081364D" w14:textId="77777777" w:rsidTr="00B131AF">
        <w:tc>
          <w:tcPr>
            <w:tcW w:w="1665" w:type="pct"/>
            <w:gridSpan w:val="2"/>
            <w:shd w:val="clear" w:color="auto" w:fill="auto"/>
          </w:tcPr>
          <w:p w14:paraId="79A4C312" w14:textId="77777777" w:rsidR="00882408" w:rsidRPr="00240940" w:rsidRDefault="00882408" w:rsidP="00B131AF">
            <w:pPr>
              <w:spacing w:before="120" w:after="120"/>
              <w:rPr>
                <w:rFonts w:cs="Arial"/>
                <w:sz w:val="18"/>
              </w:rPr>
            </w:pPr>
            <w:r>
              <w:rPr>
                <w:rFonts w:cs="Arial"/>
                <w:sz w:val="18"/>
              </w:rPr>
              <w:t xml:space="preserve">         Online Function</w:t>
            </w:r>
          </w:p>
        </w:tc>
        <w:tc>
          <w:tcPr>
            <w:tcW w:w="834" w:type="pct"/>
            <w:shd w:val="clear" w:color="auto" w:fill="auto"/>
          </w:tcPr>
          <w:p w14:paraId="40DC8612" w14:textId="77777777" w:rsidR="00882408" w:rsidRPr="00240940" w:rsidRDefault="00882408" w:rsidP="00B131AF">
            <w:pPr>
              <w:spacing w:before="120" w:after="120"/>
              <w:rPr>
                <w:rFonts w:cs="Arial"/>
                <w:sz w:val="18"/>
              </w:rPr>
            </w:pPr>
          </w:p>
        </w:tc>
        <w:tc>
          <w:tcPr>
            <w:tcW w:w="1250" w:type="pct"/>
            <w:gridSpan w:val="2"/>
            <w:shd w:val="clear" w:color="auto" w:fill="auto"/>
          </w:tcPr>
          <w:p w14:paraId="6710362E" w14:textId="77777777" w:rsidR="00882408" w:rsidRDefault="00882408" w:rsidP="00B131AF">
            <w:pPr>
              <w:spacing w:before="120" w:after="120"/>
              <w:rPr>
                <w:rFonts w:cs="Arial"/>
                <w:sz w:val="18"/>
              </w:rPr>
            </w:pPr>
            <w:r>
              <w:rPr>
                <w:rFonts w:cs="Arial"/>
                <w:sz w:val="18"/>
              </w:rPr>
              <w:t>1 : Download</w:t>
            </w:r>
          </w:p>
          <w:p w14:paraId="73FB7426" w14:textId="77777777" w:rsidR="00882408" w:rsidRDefault="00882408" w:rsidP="00B131AF">
            <w:pPr>
              <w:spacing w:before="120" w:after="120"/>
              <w:rPr>
                <w:rFonts w:cs="Arial"/>
                <w:sz w:val="18"/>
              </w:rPr>
            </w:pPr>
            <w:r>
              <w:rPr>
                <w:rFonts w:cs="Arial"/>
                <w:sz w:val="18"/>
              </w:rPr>
              <w:t>3 : Offline Access</w:t>
            </w:r>
          </w:p>
          <w:p w14:paraId="10A3D629" w14:textId="77777777" w:rsidR="00882408" w:rsidRDefault="00882408" w:rsidP="00B131AF">
            <w:pPr>
              <w:spacing w:before="120" w:after="120"/>
              <w:rPr>
                <w:rFonts w:cs="Arial"/>
                <w:sz w:val="18"/>
              </w:rPr>
            </w:pPr>
            <w:r>
              <w:rPr>
                <w:rFonts w:cs="Arial"/>
                <w:sz w:val="18"/>
              </w:rPr>
              <w:t>4 : Order</w:t>
            </w:r>
          </w:p>
          <w:p w14:paraId="785B9C36" w14:textId="77777777" w:rsidR="00882408" w:rsidRDefault="00882408" w:rsidP="00B131AF">
            <w:pPr>
              <w:spacing w:before="120" w:after="120"/>
              <w:rPr>
                <w:rFonts w:cs="Arial"/>
                <w:sz w:val="18"/>
              </w:rPr>
            </w:pPr>
            <w:r>
              <w:rPr>
                <w:rFonts w:cs="Arial"/>
                <w:sz w:val="18"/>
              </w:rPr>
              <w:t>5 : Search</w:t>
            </w:r>
          </w:p>
          <w:p w14:paraId="6D84C218" w14:textId="77777777" w:rsidR="00882408" w:rsidRDefault="00882408" w:rsidP="00B131AF">
            <w:pPr>
              <w:spacing w:before="120" w:after="120"/>
              <w:rPr>
                <w:rFonts w:cs="Arial"/>
                <w:sz w:val="18"/>
              </w:rPr>
            </w:pPr>
            <w:r>
              <w:rPr>
                <w:rFonts w:cs="Arial"/>
                <w:sz w:val="18"/>
              </w:rPr>
              <w:t>6 : Complete Metadata</w:t>
            </w:r>
          </w:p>
          <w:p w14:paraId="191703F0" w14:textId="77777777" w:rsidR="00882408" w:rsidRDefault="00882408" w:rsidP="00B131AF">
            <w:pPr>
              <w:spacing w:before="120" w:after="120"/>
              <w:rPr>
                <w:rFonts w:cs="Arial"/>
                <w:sz w:val="18"/>
              </w:rPr>
            </w:pPr>
            <w:r>
              <w:rPr>
                <w:rFonts w:cs="Arial"/>
                <w:sz w:val="18"/>
              </w:rPr>
              <w:t>7 : Browse Graphic</w:t>
            </w:r>
          </w:p>
          <w:p w14:paraId="22FED359" w14:textId="77777777" w:rsidR="00882408" w:rsidRDefault="00882408" w:rsidP="00B131AF">
            <w:pPr>
              <w:spacing w:before="120" w:after="120"/>
              <w:rPr>
                <w:rFonts w:cs="Arial"/>
                <w:sz w:val="18"/>
              </w:rPr>
            </w:pPr>
            <w:r>
              <w:rPr>
                <w:rFonts w:cs="Arial"/>
                <w:sz w:val="18"/>
              </w:rPr>
              <w:t>8 : Upload</w:t>
            </w:r>
          </w:p>
          <w:p w14:paraId="24FEC9E9" w14:textId="77777777" w:rsidR="00882408" w:rsidRDefault="00882408" w:rsidP="00B131AF">
            <w:pPr>
              <w:spacing w:before="120" w:after="120"/>
              <w:rPr>
                <w:rFonts w:cs="Arial"/>
                <w:sz w:val="18"/>
              </w:rPr>
            </w:pPr>
            <w:r>
              <w:rPr>
                <w:rFonts w:cs="Arial"/>
                <w:sz w:val="18"/>
              </w:rPr>
              <w:t>9 : Email Service</w:t>
            </w:r>
          </w:p>
          <w:p w14:paraId="5D94BB8C" w14:textId="77777777" w:rsidR="00882408" w:rsidRDefault="00882408" w:rsidP="00B131AF">
            <w:pPr>
              <w:spacing w:before="120" w:after="120"/>
              <w:rPr>
                <w:rFonts w:cs="Arial"/>
                <w:sz w:val="18"/>
              </w:rPr>
            </w:pPr>
            <w:r>
              <w:rPr>
                <w:rFonts w:cs="Arial"/>
                <w:sz w:val="18"/>
              </w:rPr>
              <w:t>10 : Browsing</w:t>
            </w:r>
          </w:p>
          <w:p w14:paraId="2DEBC3C6" w14:textId="77777777" w:rsidR="00882408" w:rsidRPr="00240940" w:rsidRDefault="00882408" w:rsidP="00B131AF">
            <w:pPr>
              <w:spacing w:before="120" w:after="120"/>
              <w:rPr>
                <w:rFonts w:cs="Arial"/>
                <w:sz w:val="18"/>
              </w:rPr>
            </w:pPr>
            <w:r>
              <w:rPr>
                <w:rFonts w:cs="Arial"/>
                <w:sz w:val="18"/>
              </w:rPr>
              <w:t>11 : File Access</w:t>
            </w:r>
          </w:p>
        </w:tc>
        <w:tc>
          <w:tcPr>
            <w:tcW w:w="417" w:type="pct"/>
            <w:shd w:val="clear" w:color="auto" w:fill="auto"/>
          </w:tcPr>
          <w:p w14:paraId="48C25B92" w14:textId="77777777" w:rsidR="00882408" w:rsidRPr="00240940" w:rsidRDefault="00882408" w:rsidP="00B131AF">
            <w:pPr>
              <w:spacing w:before="120" w:after="120"/>
              <w:rPr>
                <w:rFonts w:cs="Arial"/>
                <w:sz w:val="18"/>
              </w:rPr>
            </w:pPr>
            <w:r>
              <w:rPr>
                <w:rFonts w:cs="Arial"/>
                <w:sz w:val="18"/>
              </w:rPr>
              <w:t>(S) EN</w:t>
            </w:r>
          </w:p>
        </w:tc>
        <w:tc>
          <w:tcPr>
            <w:tcW w:w="834" w:type="pct"/>
            <w:shd w:val="clear" w:color="auto" w:fill="auto"/>
          </w:tcPr>
          <w:p w14:paraId="633FC54E" w14:textId="77777777" w:rsidR="00882408" w:rsidRPr="00240940" w:rsidRDefault="00882408" w:rsidP="00B131AF">
            <w:pPr>
              <w:spacing w:before="120" w:after="120"/>
              <w:rPr>
                <w:rFonts w:cs="Arial"/>
                <w:sz w:val="18"/>
              </w:rPr>
            </w:pPr>
            <w:r>
              <w:rPr>
                <w:rFonts w:cs="Arial"/>
                <w:sz w:val="18"/>
              </w:rPr>
              <w:t>0, 1</w:t>
            </w:r>
          </w:p>
        </w:tc>
      </w:tr>
      <w:tr w:rsidR="00882408" w:rsidRPr="00240940" w14:paraId="443C0E8E" w14:textId="77777777" w:rsidTr="00B131AF">
        <w:tc>
          <w:tcPr>
            <w:tcW w:w="1665" w:type="pct"/>
            <w:gridSpan w:val="2"/>
            <w:shd w:val="clear" w:color="auto" w:fill="auto"/>
          </w:tcPr>
          <w:p w14:paraId="180CF035" w14:textId="77777777" w:rsidR="00882408" w:rsidRPr="00240940" w:rsidRDefault="00882408" w:rsidP="00B131AF">
            <w:pPr>
              <w:spacing w:before="120" w:after="120"/>
              <w:rPr>
                <w:rFonts w:cs="Arial"/>
                <w:sz w:val="18"/>
              </w:rPr>
            </w:pPr>
            <w:r>
              <w:rPr>
                <w:rFonts w:cs="Arial"/>
                <w:sz w:val="18"/>
              </w:rPr>
              <w:t xml:space="preserve">         Protocol request</w:t>
            </w:r>
          </w:p>
        </w:tc>
        <w:tc>
          <w:tcPr>
            <w:tcW w:w="834" w:type="pct"/>
            <w:shd w:val="clear" w:color="auto" w:fill="auto"/>
          </w:tcPr>
          <w:p w14:paraId="4367D8A0" w14:textId="77777777" w:rsidR="00882408" w:rsidRPr="00240940" w:rsidRDefault="00882408" w:rsidP="00B131AF">
            <w:pPr>
              <w:spacing w:before="120" w:after="120"/>
              <w:rPr>
                <w:rFonts w:cs="Arial"/>
                <w:sz w:val="18"/>
              </w:rPr>
            </w:pPr>
          </w:p>
        </w:tc>
        <w:tc>
          <w:tcPr>
            <w:tcW w:w="1250" w:type="pct"/>
            <w:gridSpan w:val="2"/>
            <w:shd w:val="clear" w:color="auto" w:fill="auto"/>
          </w:tcPr>
          <w:p w14:paraId="01EE54E2" w14:textId="77777777" w:rsidR="00882408" w:rsidRPr="00240940" w:rsidRDefault="00882408" w:rsidP="00B131AF">
            <w:pPr>
              <w:spacing w:before="120" w:after="120"/>
              <w:rPr>
                <w:rFonts w:cs="Arial"/>
                <w:sz w:val="18"/>
              </w:rPr>
            </w:pPr>
          </w:p>
        </w:tc>
        <w:tc>
          <w:tcPr>
            <w:tcW w:w="417" w:type="pct"/>
            <w:shd w:val="clear" w:color="auto" w:fill="auto"/>
          </w:tcPr>
          <w:p w14:paraId="2F3B2504"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0B07C5CD" w14:textId="77777777" w:rsidR="00882408" w:rsidRPr="00240940" w:rsidRDefault="00882408" w:rsidP="00B131AF">
            <w:pPr>
              <w:spacing w:before="120" w:after="120"/>
              <w:rPr>
                <w:rFonts w:cs="Arial"/>
                <w:sz w:val="18"/>
              </w:rPr>
            </w:pPr>
            <w:r>
              <w:rPr>
                <w:rFonts w:cs="Arial"/>
                <w:sz w:val="18"/>
              </w:rPr>
              <w:t>0, 1</w:t>
            </w:r>
          </w:p>
        </w:tc>
      </w:tr>
      <w:tr w:rsidR="00882408" w:rsidRPr="00240940" w14:paraId="1D855018" w14:textId="77777777" w:rsidTr="00B131AF">
        <w:tc>
          <w:tcPr>
            <w:tcW w:w="1665" w:type="pct"/>
            <w:gridSpan w:val="2"/>
            <w:shd w:val="clear" w:color="auto" w:fill="auto"/>
          </w:tcPr>
          <w:p w14:paraId="4F07498F" w14:textId="77777777" w:rsidR="00882408" w:rsidRPr="00240940" w:rsidRDefault="00882408" w:rsidP="00B131AF">
            <w:pPr>
              <w:spacing w:before="120" w:after="120"/>
              <w:rPr>
                <w:rFonts w:cs="Arial"/>
                <w:sz w:val="18"/>
              </w:rPr>
            </w:pPr>
            <w:r>
              <w:rPr>
                <w:rFonts w:cs="Arial"/>
                <w:sz w:val="18"/>
              </w:rPr>
              <w:t xml:space="preserve">      Source</w:t>
            </w:r>
          </w:p>
        </w:tc>
        <w:tc>
          <w:tcPr>
            <w:tcW w:w="834" w:type="pct"/>
            <w:shd w:val="clear" w:color="auto" w:fill="auto"/>
          </w:tcPr>
          <w:p w14:paraId="659DC2F8" w14:textId="77777777" w:rsidR="00882408" w:rsidRPr="00240940" w:rsidRDefault="00882408" w:rsidP="00B131AF">
            <w:pPr>
              <w:spacing w:before="120" w:after="120"/>
              <w:rPr>
                <w:rFonts w:cs="Arial"/>
                <w:sz w:val="18"/>
              </w:rPr>
            </w:pPr>
          </w:p>
        </w:tc>
        <w:tc>
          <w:tcPr>
            <w:tcW w:w="1250" w:type="pct"/>
            <w:gridSpan w:val="2"/>
            <w:shd w:val="clear" w:color="auto" w:fill="auto"/>
          </w:tcPr>
          <w:p w14:paraId="704DA3FE" w14:textId="77777777" w:rsidR="00882408" w:rsidRPr="00240940" w:rsidRDefault="00882408" w:rsidP="00B131AF">
            <w:pPr>
              <w:spacing w:before="120" w:after="120"/>
              <w:rPr>
                <w:rFonts w:cs="Arial"/>
                <w:sz w:val="18"/>
              </w:rPr>
            </w:pPr>
          </w:p>
        </w:tc>
        <w:tc>
          <w:tcPr>
            <w:tcW w:w="417" w:type="pct"/>
            <w:shd w:val="clear" w:color="auto" w:fill="auto"/>
          </w:tcPr>
          <w:p w14:paraId="6D9949CC"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2CB10122" w14:textId="77777777" w:rsidR="00882408" w:rsidRPr="00240940" w:rsidRDefault="00882408" w:rsidP="00B131AF">
            <w:pPr>
              <w:spacing w:before="120" w:after="120"/>
              <w:rPr>
                <w:rFonts w:cs="Arial"/>
                <w:sz w:val="18"/>
              </w:rPr>
            </w:pPr>
            <w:r>
              <w:rPr>
                <w:rFonts w:cs="Arial"/>
                <w:sz w:val="18"/>
              </w:rPr>
              <w:t>0, 1</w:t>
            </w:r>
          </w:p>
        </w:tc>
      </w:tr>
      <w:tr w:rsidR="00882408" w:rsidRPr="00240940" w14:paraId="58810566" w14:textId="77777777" w:rsidTr="00B131AF">
        <w:tc>
          <w:tcPr>
            <w:tcW w:w="1665" w:type="pct"/>
            <w:gridSpan w:val="2"/>
            <w:shd w:val="clear" w:color="auto" w:fill="auto"/>
          </w:tcPr>
          <w:p w14:paraId="1E5E5AEC" w14:textId="77777777" w:rsidR="00882408" w:rsidRPr="00240940" w:rsidRDefault="00882408" w:rsidP="00B131AF">
            <w:pPr>
              <w:spacing w:before="120" w:after="120"/>
              <w:rPr>
                <w:rFonts w:cs="Arial"/>
                <w:sz w:val="18"/>
              </w:rPr>
            </w:pPr>
            <w:r>
              <w:rPr>
                <w:rFonts w:cs="Arial"/>
                <w:sz w:val="18"/>
              </w:rPr>
              <w:t xml:space="preserve">      Source Type</w:t>
            </w:r>
          </w:p>
        </w:tc>
        <w:tc>
          <w:tcPr>
            <w:tcW w:w="834" w:type="pct"/>
            <w:shd w:val="clear" w:color="auto" w:fill="auto"/>
          </w:tcPr>
          <w:p w14:paraId="24D2DE09" w14:textId="77777777" w:rsidR="00882408" w:rsidRPr="00240940" w:rsidRDefault="00882408" w:rsidP="00B131AF">
            <w:pPr>
              <w:spacing w:before="120" w:after="120"/>
              <w:rPr>
                <w:rFonts w:cs="Arial"/>
                <w:sz w:val="18"/>
              </w:rPr>
            </w:pPr>
          </w:p>
        </w:tc>
        <w:tc>
          <w:tcPr>
            <w:tcW w:w="1250" w:type="pct"/>
            <w:gridSpan w:val="2"/>
            <w:shd w:val="clear" w:color="auto" w:fill="auto"/>
          </w:tcPr>
          <w:p w14:paraId="489CD1FD" w14:textId="77777777" w:rsidR="00882408" w:rsidRDefault="00882408" w:rsidP="00B131AF">
            <w:pPr>
              <w:spacing w:before="120" w:after="120"/>
              <w:rPr>
                <w:rFonts w:cs="Arial"/>
                <w:sz w:val="18"/>
              </w:rPr>
            </w:pPr>
            <w:r>
              <w:rPr>
                <w:rFonts w:cs="Arial"/>
                <w:sz w:val="18"/>
              </w:rPr>
              <w:t>1 : Law or Regulation</w:t>
            </w:r>
          </w:p>
          <w:p w14:paraId="4330C521" w14:textId="77777777" w:rsidR="00882408" w:rsidRDefault="00882408" w:rsidP="00B131AF">
            <w:pPr>
              <w:spacing w:before="120" w:after="120"/>
              <w:rPr>
                <w:rFonts w:cs="Arial"/>
                <w:sz w:val="18"/>
              </w:rPr>
            </w:pPr>
            <w:r>
              <w:rPr>
                <w:rFonts w:cs="Arial"/>
                <w:sz w:val="18"/>
              </w:rPr>
              <w:t>2 : Official Publication</w:t>
            </w:r>
          </w:p>
          <w:p w14:paraId="4107643F" w14:textId="77777777" w:rsidR="00882408" w:rsidRDefault="00882408" w:rsidP="00B131AF">
            <w:pPr>
              <w:spacing w:before="120" w:after="120"/>
              <w:rPr>
                <w:rFonts w:cs="Arial"/>
                <w:sz w:val="18"/>
              </w:rPr>
            </w:pPr>
            <w:r>
              <w:rPr>
                <w:rFonts w:cs="Arial"/>
                <w:sz w:val="18"/>
              </w:rPr>
              <w:t>7 : Mariner Report, Confirmed</w:t>
            </w:r>
          </w:p>
          <w:p w14:paraId="539D95E2" w14:textId="77777777" w:rsidR="00882408" w:rsidRDefault="00882408" w:rsidP="00B131AF">
            <w:pPr>
              <w:spacing w:before="120" w:after="120"/>
              <w:rPr>
                <w:rFonts w:cs="Arial"/>
                <w:sz w:val="18"/>
              </w:rPr>
            </w:pPr>
            <w:r>
              <w:rPr>
                <w:rFonts w:cs="Arial"/>
                <w:sz w:val="18"/>
              </w:rPr>
              <w:t>8 : Mariner Report, Not Confirmed</w:t>
            </w:r>
          </w:p>
          <w:p w14:paraId="5F8BE680" w14:textId="77777777" w:rsidR="00882408" w:rsidRDefault="00882408" w:rsidP="00B131AF">
            <w:pPr>
              <w:spacing w:before="120" w:after="120"/>
              <w:rPr>
                <w:rFonts w:cs="Arial"/>
                <w:sz w:val="18"/>
              </w:rPr>
            </w:pPr>
            <w:r>
              <w:rPr>
                <w:rFonts w:cs="Arial"/>
                <w:sz w:val="18"/>
              </w:rPr>
              <w:t>9 : Industry Publications and Reports</w:t>
            </w:r>
          </w:p>
          <w:p w14:paraId="1516AFD1" w14:textId="77777777" w:rsidR="00882408" w:rsidRDefault="00882408" w:rsidP="00B131AF">
            <w:pPr>
              <w:spacing w:before="120" w:after="120"/>
              <w:rPr>
                <w:rFonts w:cs="Arial"/>
                <w:sz w:val="18"/>
              </w:rPr>
            </w:pPr>
            <w:r>
              <w:rPr>
                <w:rFonts w:cs="Arial"/>
                <w:sz w:val="18"/>
              </w:rPr>
              <w:t>10 : Remotely Sensed Images</w:t>
            </w:r>
          </w:p>
          <w:p w14:paraId="2263AD4F" w14:textId="77777777" w:rsidR="00882408" w:rsidRDefault="00882408" w:rsidP="00B131AF">
            <w:pPr>
              <w:spacing w:before="120" w:after="120"/>
              <w:rPr>
                <w:rFonts w:cs="Arial"/>
                <w:sz w:val="18"/>
              </w:rPr>
            </w:pPr>
            <w:r>
              <w:rPr>
                <w:rFonts w:cs="Arial"/>
                <w:sz w:val="18"/>
              </w:rPr>
              <w:t>11 : Photographs</w:t>
            </w:r>
          </w:p>
          <w:p w14:paraId="64FC7502" w14:textId="77777777" w:rsidR="00882408" w:rsidRDefault="00882408" w:rsidP="00B131AF">
            <w:pPr>
              <w:spacing w:before="120" w:after="120"/>
              <w:rPr>
                <w:rFonts w:cs="Arial"/>
                <w:sz w:val="18"/>
              </w:rPr>
            </w:pPr>
            <w:r>
              <w:rPr>
                <w:rFonts w:cs="Arial"/>
                <w:sz w:val="18"/>
              </w:rPr>
              <w:t>12 : Products Issued by HO Services</w:t>
            </w:r>
          </w:p>
          <w:p w14:paraId="4421A83D" w14:textId="77777777" w:rsidR="00882408" w:rsidRDefault="00882408" w:rsidP="00B131AF">
            <w:pPr>
              <w:spacing w:before="120" w:after="120"/>
              <w:rPr>
                <w:rFonts w:cs="Arial"/>
                <w:sz w:val="18"/>
              </w:rPr>
            </w:pPr>
            <w:r>
              <w:rPr>
                <w:rFonts w:cs="Arial"/>
                <w:sz w:val="18"/>
              </w:rPr>
              <w:t>13 : News Media</w:t>
            </w:r>
          </w:p>
          <w:p w14:paraId="5A40162F" w14:textId="77777777" w:rsidR="00882408" w:rsidRPr="00240940" w:rsidRDefault="00882408" w:rsidP="00B131AF">
            <w:pPr>
              <w:spacing w:before="120" w:after="120"/>
              <w:rPr>
                <w:rFonts w:cs="Arial"/>
                <w:sz w:val="18"/>
              </w:rPr>
            </w:pPr>
            <w:r>
              <w:rPr>
                <w:rFonts w:cs="Arial"/>
                <w:sz w:val="18"/>
              </w:rPr>
              <w:t>14 : Traffic Data</w:t>
            </w:r>
          </w:p>
        </w:tc>
        <w:tc>
          <w:tcPr>
            <w:tcW w:w="417" w:type="pct"/>
            <w:shd w:val="clear" w:color="auto" w:fill="auto"/>
          </w:tcPr>
          <w:p w14:paraId="679FE3BC" w14:textId="77777777" w:rsidR="00882408" w:rsidRPr="00240940" w:rsidRDefault="00882408" w:rsidP="00B131AF">
            <w:pPr>
              <w:spacing w:before="120" w:after="120"/>
              <w:rPr>
                <w:rFonts w:cs="Arial"/>
                <w:sz w:val="18"/>
              </w:rPr>
            </w:pPr>
            <w:r>
              <w:rPr>
                <w:rFonts w:cs="Arial"/>
                <w:sz w:val="18"/>
              </w:rPr>
              <w:t>(S) EN</w:t>
            </w:r>
          </w:p>
        </w:tc>
        <w:tc>
          <w:tcPr>
            <w:tcW w:w="834" w:type="pct"/>
            <w:shd w:val="clear" w:color="auto" w:fill="auto"/>
          </w:tcPr>
          <w:p w14:paraId="7BF09B41" w14:textId="77777777" w:rsidR="00882408" w:rsidRPr="00240940" w:rsidRDefault="00882408" w:rsidP="00B131AF">
            <w:pPr>
              <w:spacing w:before="120" w:after="120"/>
              <w:rPr>
                <w:rFonts w:cs="Arial"/>
                <w:sz w:val="18"/>
              </w:rPr>
            </w:pPr>
            <w:r>
              <w:rPr>
                <w:rFonts w:cs="Arial"/>
                <w:sz w:val="18"/>
              </w:rPr>
              <w:t>0, 1</w:t>
            </w:r>
          </w:p>
        </w:tc>
      </w:tr>
      <w:tr w:rsidR="00882408" w:rsidRPr="00240940" w14:paraId="4665C95D" w14:textId="77777777" w:rsidTr="00B131AF">
        <w:tc>
          <w:tcPr>
            <w:tcW w:w="1665" w:type="pct"/>
            <w:gridSpan w:val="2"/>
            <w:shd w:val="clear" w:color="auto" w:fill="auto"/>
          </w:tcPr>
          <w:p w14:paraId="68B8EC66" w14:textId="77777777" w:rsidR="00882408" w:rsidRPr="00240940" w:rsidRDefault="00882408" w:rsidP="00B131AF">
            <w:pPr>
              <w:spacing w:before="120" w:after="120"/>
              <w:rPr>
                <w:rFonts w:cs="Arial"/>
                <w:sz w:val="18"/>
              </w:rPr>
            </w:pPr>
            <w:r>
              <w:rPr>
                <w:rFonts w:cs="Arial"/>
                <w:sz w:val="18"/>
              </w:rPr>
              <w:t xml:space="preserve">      Reported Date</w:t>
            </w:r>
          </w:p>
        </w:tc>
        <w:tc>
          <w:tcPr>
            <w:tcW w:w="834" w:type="pct"/>
            <w:shd w:val="clear" w:color="auto" w:fill="auto"/>
          </w:tcPr>
          <w:p w14:paraId="1951F6CC" w14:textId="77777777" w:rsidR="00882408" w:rsidRPr="00240940" w:rsidRDefault="00882408" w:rsidP="00B131AF">
            <w:pPr>
              <w:spacing w:before="120" w:after="120"/>
              <w:rPr>
                <w:rFonts w:cs="Arial"/>
                <w:sz w:val="18"/>
              </w:rPr>
            </w:pPr>
            <w:r>
              <w:rPr>
                <w:rFonts w:cs="Arial"/>
                <w:sz w:val="18"/>
              </w:rPr>
              <w:t>(SORDAT)</w:t>
            </w:r>
          </w:p>
        </w:tc>
        <w:tc>
          <w:tcPr>
            <w:tcW w:w="1250" w:type="pct"/>
            <w:gridSpan w:val="2"/>
            <w:shd w:val="clear" w:color="auto" w:fill="auto"/>
          </w:tcPr>
          <w:p w14:paraId="7875BF9B" w14:textId="77777777" w:rsidR="00882408" w:rsidRPr="00240940" w:rsidRDefault="00882408" w:rsidP="00B131AF">
            <w:pPr>
              <w:spacing w:before="120" w:after="120"/>
              <w:rPr>
                <w:rFonts w:cs="Arial"/>
                <w:sz w:val="18"/>
              </w:rPr>
            </w:pPr>
          </w:p>
        </w:tc>
        <w:tc>
          <w:tcPr>
            <w:tcW w:w="417" w:type="pct"/>
            <w:shd w:val="clear" w:color="auto" w:fill="auto"/>
          </w:tcPr>
          <w:p w14:paraId="584492CC" w14:textId="77777777" w:rsidR="00882408" w:rsidRPr="00240940" w:rsidRDefault="00882408" w:rsidP="00B131AF">
            <w:pPr>
              <w:spacing w:before="120" w:after="120"/>
              <w:rPr>
                <w:rFonts w:cs="Arial"/>
                <w:sz w:val="18"/>
              </w:rPr>
            </w:pPr>
            <w:r>
              <w:rPr>
                <w:rFonts w:cs="Arial"/>
                <w:sz w:val="18"/>
              </w:rPr>
              <w:t>(S) TD</w:t>
            </w:r>
          </w:p>
        </w:tc>
        <w:tc>
          <w:tcPr>
            <w:tcW w:w="834" w:type="pct"/>
            <w:shd w:val="clear" w:color="auto" w:fill="auto"/>
          </w:tcPr>
          <w:p w14:paraId="59C06EC1" w14:textId="77777777" w:rsidR="00882408" w:rsidRPr="00240940" w:rsidRDefault="00882408" w:rsidP="00B131AF">
            <w:pPr>
              <w:spacing w:before="120" w:after="120"/>
              <w:rPr>
                <w:rFonts w:cs="Arial"/>
                <w:sz w:val="18"/>
              </w:rPr>
            </w:pPr>
            <w:r>
              <w:rPr>
                <w:rFonts w:cs="Arial"/>
                <w:sz w:val="18"/>
              </w:rPr>
              <w:t>0, 1</w:t>
            </w:r>
          </w:p>
        </w:tc>
      </w:tr>
      <w:tr w:rsidR="00882408" w:rsidRPr="00240940" w14:paraId="59BEFEB9" w14:textId="77777777" w:rsidTr="00B131AF">
        <w:tc>
          <w:tcPr>
            <w:tcW w:w="1665" w:type="pct"/>
            <w:gridSpan w:val="2"/>
            <w:shd w:val="clear" w:color="auto" w:fill="auto"/>
          </w:tcPr>
          <w:p w14:paraId="49EADA2A" w14:textId="77777777" w:rsidR="00882408" w:rsidRPr="00240940" w:rsidRDefault="00882408" w:rsidP="00B131AF">
            <w:pPr>
              <w:spacing w:before="120" w:after="120"/>
              <w:rPr>
                <w:rFonts w:cs="Arial"/>
                <w:sz w:val="18"/>
              </w:rPr>
            </w:pPr>
            <w:r>
              <w:rPr>
                <w:rFonts w:cs="Arial"/>
                <w:sz w:val="18"/>
              </w:rPr>
              <w:t>Landmark Description</w:t>
            </w:r>
          </w:p>
        </w:tc>
        <w:tc>
          <w:tcPr>
            <w:tcW w:w="834" w:type="pct"/>
            <w:shd w:val="clear" w:color="auto" w:fill="auto"/>
          </w:tcPr>
          <w:p w14:paraId="51C04DE1" w14:textId="77777777" w:rsidR="00882408" w:rsidRPr="00240940" w:rsidRDefault="00882408" w:rsidP="00B131AF">
            <w:pPr>
              <w:spacing w:before="120" w:after="120"/>
              <w:rPr>
                <w:rFonts w:cs="Arial"/>
                <w:sz w:val="18"/>
              </w:rPr>
            </w:pPr>
          </w:p>
        </w:tc>
        <w:tc>
          <w:tcPr>
            <w:tcW w:w="1250" w:type="pct"/>
            <w:gridSpan w:val="2"/>
            <w:shd w:val="clear" w:color="auto" w:fill="auto"/>
          </w:tcPr>
          <w:p w14:paraId="59789BA9" w14:textId="77777777" w:rsidR="00882408" w:rsidRPr="00240940" w:rsidRDefault="00882408" w:rsidP="00B131AF">
            <w:pPr>
              <w:spacing w:before="120" w:after="120"/>
              <w:rPr>
                <w:rFonts w:cs="Arial"/>
                <w:sz w:val="18"/>
              </w:rPr>
            </w:pPr>
          </w:p>
        </w:tc>
        <w:tc>
          <w:tcPr>
            <w:tcW w:w="417" w:type="pct"/>
            <w:shd w:val="clear" w:color="auto" w:fill="auto"/>
          </w:tcPr>
          <w:p w14:paraId="02F883F5" w14:textId="77777777" w:rsidR="00882408" w:rsidRPr="00240940" w:rsidRDefault="00882408" w:rsidP="00B131AF">
            <w:pPr>
              <w:spacing w:before="120" w:after="120"/>
              <w:rPr>
                <w:rFonts w:cs="Arial"/>
                <w:sz w:val="18"/>
              </w:rPr>
            </w:pPr>
            <w:r>
              <w:rPr>
                <w:rFonts w:cs="Arial"/>
                <w:sz w:val="18"/>
              </w:rPr>
              <w:t>C</w:t>
            </w:r>
          </w:p>
        </w:tc>
        <w:tc>
          <w:tcPr>
            <w:tcW w:w="834" w:type="pct"/>
            <w:shd w:val="clear" w:color="auto" w:fill="auto"/>
          </w:tcPr>
          <w:p w14:paraId="12EAEE27" w14:textId="77777777" w:rsidR="00882408" w:rsidRPr="00240940" w:rsidRDefault="00882408" w:rsidP="00B131AF">
            <w:pPr>
              <w:spacing w:before="120" w:after="120"/>
              <w:rPr>
                <w:rFonts w:cs="Arial"/>
                <w:sz w:val="18"/>
              </w:rPr>
            </w:pPr>
            <w:r>
              <w:rPr>
                <w:rFonts w:cs="Arial"/>
                <w:sz w:val="18"/>
              </w:rPr>
              <w:t>0, *</w:t>
            </w:r>
          </w:p>
        </w:tc>
      </w:tr>
      <w:tr w:rsidR="00882408" w:rsidRPr="00240940" w14:paraId="0A02379E" w14:textId="77777777" w:rsidTr="00B131AF">
        <w:tc>
          <w:tcPr>
            <w:tcW w:w="1665" w:type="pct"/>
            <w:gridSpan w:val="2"/>
            <w:shd w:val="clear" w:color="auto" w:fill="auto"/>
          </w:tcPr>
          <w:p w14:paraId="0F3EE4AA" w14:textId="77777777" w:rsidR="00882408" w:rsidRPr="00240940" w:rsidRDefault="00882408" w:rsidP="00B131AF">
            <w:pPr>
              <w:spacing w:before="120" w:after="120"/>
              <w:rPr>
                <w:rFonts w:cs="Arial"/>
                <w:sz w:val="18"/>
              </w:rPr>
            </w:pPr>
            <w:r>
              <w:rPr>
                <w:rFonts w:cs="Arial"/>
                <w:sz w:val="18"/>
              </w:rPr>
              <w:t xml:space="preserve">   Text Content</w:t>
            </w:r>
          </w:p>
        </w:tc>
        <w:tc>
          <w:tcPr>
            <w:tcW w:w="834" w:type="pct"/>
            <w:shd w:val="clear" w:color="auto" w:fill="auto"/>
          </w:tcPr>
          <w:p w14:paraId="7AD6FEFC" w14:textId="77777777" w:rsidR="00882408" w:rsidRPr="00240940" w:rsidRDefault="00882408" w:rsidP="00B131AF">
            <w:pPr>
              <w:spacing w:before="120" w:after="120"/>
              <w:rPr>
                <w:rFonts w:cs="Arial"/>
                <w:sz w:val="18"/>
              </w:rPr>
            </w:pPr>
          </w:p>
        </w:tc>
        <w:tc>
          <w:tcPr>
            <w:tcW w:w="1250" w:type="pct"/>
            <w:gridSpan w:val="2"/>
            <w:shd w:val="clear" w:color="auto" w:fill="auto"/>
          </w:tcPr>
          <w:p w14:paraId="2500F05A" w14:textId="77777777" w:rsidR="00882408" w:rsidRPr="00240940" w:rsidRDefault="00882408" w:rsidP="00B131AF">
            <w:pPr>
              <w:spacing w:before="120" w:after="120"/>
              <w:rPr>
                <w:rFonts w:cs="Arial"/>
                <w:sz w:val="18"/>
              </w:rPr>
            </w:pPr>
          </w:p>
        </w:tc>
        <w:tc>
          <w:tcPr>
            <w:tcW w:w="417" w:type="pct"/>
            <w:shd w:val="clear" w:color="auto" w:fill="auto"/>
          </w:tcPr>
          <w:p w14:paraId="30116844" w14:textId="77777777" w:rsidR="00882408" w:rsidRPr="00240940" w:rsidRDefault="00882408" w:rsidP="00B131AF">
            <w:pPr>
              <w:spacing w:before="120" w:after="120"/>
              <w:rPr>
                <w:rFonts w:cs="Arial"/>
                <w:sz w:val="18"/>
              </w:rPr>
            </w:pPr>
            <w:r>
              <w:rPr>
                <w:rFonts w:cs="Arial"/>
                <w:sz w:val="18"/>
              </w:rPr>
              <w:t>(S) C</w:t>
            </w:r>
          </w:p>
        </w:tc>
        <w:tc>
          <w:tcPr>
            <w:tcW w:w="834" w:type="pct"/>
            <w:shd w:val="clear" w:color="auto" w:fill="auto"/>
          </w:tcPr>
          <w:p w14:paraId="26D9BBB1" w14:textId="77777777" w:rsidR="00882408" w:rsidRPr="00240940" w:rsidRDefault="00882408" w:rsidP="00B131AF">
            <w:pPr>
              <w:spacing w:before="120" w:after="120"/>
              <w:rPr>
                <w:rFonts w:cs="Arial"/>
                <w:sz w:val="18"/>
              </w:rPr>
            </w:pPr>
            <w:r>
              <w:rPr>
                <w:rFonts w:cs="Arial"/>
                <w:sz w:val="18"/>
              </w:rPr>
              <w:t>1, *</w:t>
            </w:r>
          </w:p>
        </w:tc>
      </w:tr>
      <w:tr w:rsidR="00882408" w:rsidRPr="00240940" w14:paraId="29D9ED6B" w14:textId="77777777" w:rsidTr="00B131AF">
        <w:tc>
          <w:tcPr>
            <w:tcW w:w="1665" w:type="pct"/>
            <w:gridSpan w:val="2"/>
            <w:shd w:val="clear" w:color="auto" w:fill="auto"/>
          </w:tcPr>
          <w:p w14:paraId="121C525D" w14:textId="77777777" w:rsidR="00882408" w:rsidRPr="00240940" w:rsidRDefault="00882408" w:rsidP="00B131AF">
            <w:pPr>
              <w:spacing w:before="120" w:after="120"/>
              <w:rPr>
                <w:rFonts w:cs="Arial"/>
                <w:sz w:val="18"/>
              </w:rPr>
            </w:pPr>
            <w:r>
              <w:rPr>
                <w:rFonts w:cs="Arial"/>
                <w:sz w:val="18"/>
              </w:rPr>
              <w:t xml:space="preserve">      Category of text</w:t>
            </w:r>
          </w:p>
        </w:tc>
        <w:tc>
          <w:tcPr>
            <w:tcW w:w="834" w:type="pct"/>
            <w:shd w:val="clear" w:color="auto" w:fill="auto"/>
          </w:tcPr>
          <w:p w14:paraId="63906278" w14:textId="77777777" w:rsidR="00882408" w:rsidRPr="00240940" w:rsidRDefault="00882408" w:rsidP="00B131AF">
            <w:pPr>
              <w:spacing w:before="120" w:after="120"/>
              <w:rPr>
                <w:rFonts w:cs="Arial"/>
                <w:sz w:val="18"/>
              </w:rPr>
            </w:pPr>
          </w:p>
        </w:tc>
        <w:tc>
          <w:tcPr>
            <w:tcW w:w="1250" w:type="pct"/>
            <w:gridSpan w:val="2"/>
            <w:shd w:val="clear" w:color="auto" w:fill="auto"/>
          </w:tcPr>
          <w:p w14:paraId="351E87A3" w14:textId="77777777" w:rsidR="00882408" w:rsidRDefault="00882408" w:rsidP="00B131AF">
            <w:pPr>
              <w:spacing w:before="120" w:after="120"/>
              <w:rPr>
                <w:rFonts w:cs="Arial"/>
                <w:sz w:val="18"/>
              </w:rPr>
            </w:pPr>
            <w:r>
              <w:rPr>
                <w:rFonts w:cs="Arial"/>
                <w:sz w:val="18"/>
              </w:rPr>
              <w:t>1 : Abstract or Summary</w:t>
            </w:r>
          </w:p>
          <w:p w14:paraId="6F463D39" w14:textId="77777777" w:rsidR="00882408" w:rsidRDefault="00882408" w:rsidP="00B131AF">
            <w:pPr>
              <w:spacing w:before="120" w:after="120"/>
              <w:rPr>
                <w:rFonts w:cs="Arial"/>
                <w:sz w:val="18"/>
              </w:rPr>
            </w:pPr>
            <w:r>
              <w:rPr>
                <w:rFonts w:cs="Arial"/>
                <w:sz w:val="18"/>
              </w:rPr>
              <w:t>2 : Extract</w:t>
            </w:r>
          </w:p>
          <w:p w14:paraId="74A798B5" w14:textId="77777777" w:rsidR="00882408" w:rsidRPr="00240940" w:rsidRDefault="00882408" w:rsidP="00B131AF">
            <w:pPr>
              <w:spacing w:before="120" w:after="120"/>
              <w:rPr>
                <w:rFonts w:cs="Arial"/>
                <w:sz w:val="18"/>
              </w:rPr>
            </w:pPr>
            <w:r>
              <w:rPr>
                <w:rFonts w:cs="Arial"/>
                <w:sz w:val="18"/>
              </w:rPr>
              <w:t>3 : Full Text</w:t>
            </w:r>
          </w:p>
        </w:tc>
        <w:tc>
          <w:tcPr>
            <w:tcW w:w="417" w:type="pct"/>
            <w:shd w:val="clear" w:color="auto" w:fill="auto"/>
          </w:tcPr>
          <w:p w14:paraId="5C9A5243" w14:textId="77777777" w:rsidR="00882408" w:rsidRPr="00240940" w:rsidRDefault="00882408" w:rsidP="00B131AF">
            <w:pPr>
              <w:spacing w:before="120" w:after="120"/>
              <w:rPr>
                <w:rFonts w:cs="Arial"/>
                <w:sz w:val="18"/>
              </w:rPr>
            </w:pPr>
            <w:r>
              <w:rPr>
                <w:rFonts w:cs="Arial"/>
                <w:sz w:val="18"/>
              </w:rPr>
              <w:t>(S) EN</w:t>
            </w:r>
          </w:p>
        </w:tc>
        <w:tc>
          <w:tcPr>
            <w:tcW w:w="834" w:type="pct"/>
            <w:shd w:val="clear" w:color="auto" w:fill="auto"/>
          </w:tcPr>
          <w:p w14:paraId="2752AD95" w14:textId="77777777" w:rsidR="00882408" w:rsidRPr="00240940" w:rsidRDefault="00882408" w:rsidP="00B131AF">
            <w:pPr>
              <w:spacing w:before="120" w:after="120"/>
              <w:rPr>
                <w:rFonts w:cs="Arial"/>
                <w:sz w:val="18"/>
              </w:rPr>
            </w:pPr>
            <w:r>
              <w:rPr>
                <w:rFonts w:cs="Arial"/>
                <w:sz w:val="18"/>
              </w:rPr>
              <w:t>0, 1</w:t>
            </w:r>
          </w:p>
        </w:tc>
      </w:tr>
      <w:tr w:rsidR="00882408" w:rsidRPr="00240940" w14:paraId="34010189" w14:textId="77777777" w:rsidTr="00B131AF">
        <w:tc>
          <w:tcPr>
            <w:tcW w:w="1665" w:type="pct"/>
            <w:gridSpan w:val="2"/>
            <w:shd w:val="clear" w:color="auto" w:fill="auto"/>
          </w:tcPr>
          <w:p w14:paraId="2875F5DE" w14:textId="77777777" w:rsidR="00882408" w:rsidRPr="00240940" w:rsidRDefault="00882408" w:rsidP="00B131AF">
            <w:pPr>
              <w:spacing w:before="120" w:after="120"/>
              <w:rPr>
                <w:rFonts w:cs="Arial"/>
                <w:sz w:val="18"/>
              </w:rPr>
            </w:pPr>
            <w:r>
              <w:rPr>
                <w:rFonts w:cs="Arial"/>
                <w:sz w:val="18"/>
              </w:rPr>
              <w:lastRenderedPageBreak/>
              <w:t xml:space="preserve">      Information</w:t>
            </w:r>
          </w:p>
        </w:tc>
        <w:tc>
          <w:tcPr>
            <w:tcW w:w="834" w:type="pct"/>
            <w:shd w:val="clear" w:color="auto" w:fill="auto"/>
          </w:tcPr>
          <w:p w14:paraId="506610E0" w14:textId="77777777" w:rsidR="00882408" w:rsidRPr="00240940" w:rsidRDefault="00882408" w:rsidP="00B131AF">
            <w:pPr>
              <w:spacing w:before="120" w:after="120"/>
              <w:rPr>
                <w:rFonts w:cs="Arial"/>
                <w:sz w:val="18"/>
              </w:rPr>
            </w:pPr>
          </w:p>
        </w:tc>
        <w:tc>
          <w:tcPr>
            <w:tcW w:w="1250" w:type="pct"/>
            <w:gridSpan w:val="2"/>
            <w:shd w:val="clear" w:color="auto" w:fill="auto"/>
          </w:tcPr>
          <w:p w14:paraId="76A2494C" w14:textId="77777777" w:rsidR="00882408" w:rsidRPr="00240940" w:rsidRDefault="00882408" w:rsidP="00B131AF">
            <w:pPr>
              <w:spacing w:before="120" w:after="120"/>
              <w:rPr>
                <w:rFonts w:cs="Arial"/>
                <w:sz w:val="18"/>
              </w:rPr>
            </w:pPr>
          </w:p>
        </w:tc>
        <w:tc>
          <w:tcPr>
            <w:tcW w:w="417" w:type="pct"/>
            <w:shd w:val="clear" w:color="auto" w:fill="auto"/>
          </w:tcPr>
          <w:p w14:paraId="4AE2E657" w14:textId="77777777" w:rsidR="00882408" w:rsidRPr="00240940" w:rsidRDefault="00882408" w:rsidP="00B131AF">
            <w:pPr>
              <w:spacing w:before="120" w:after="120"/>
              <w:rPr>
                <w:rFonts w:cs="Arial"/>
                <w:sz w:val="18"/>
              </w:rPr>
            </w:pPr>
            <w:r>
              <w:rPr>
                <w:rFonts w:cs="Arial"/>
                <w:sz w:val="18"/>
              </w:rPr>
              <w:t>(S) C</w:t>
            </w:r>
          </w:p>
        </w:tc>
        <w:tc>
          <w:tcPr>
            <w:tcW w:w="834" w:type="pct"/>
            <w:shd w:val="clear" w:color="auto" w:fill="auto"/>
          </w:tcPr>
          <w:p w14:paraId="7DAB69A6" w14:textId="77777777" w:rsidR="00882408" w:rsidRPr="00240940" w:rsidRDefault="00882408" w:rsidP="00B131AF">
            <w:pPr>
              <w:spacing w:before="120" w:after="120"/>
              <w:rPr>
                <w:rFonts w:cs="Arial"/>
                <w:sz w:val="18"/>
              </w:rPr>
            </w:pPr>
            <w:r>
              <w:rPr>
                <w:rFonts w:cs="Arial"/>
                <w:sz w:val="18"/>
              </w:rPr>
              <w:t>0, *</w:t>
            </w:r>
          </w:p>
        </w:tc>
      </w:tr>
      <w:tr w:rsidR="00882408" w:rsidRPr="00240940" w14:paraId="1E70EF92" w14:textId="77777777" w:rsidTr="00B131AF">
        <w:tc>
          <w:tcPr>
            <w:tcW w:w="1665" w:type="pct"/>
            <w:gridSpan w:val="2"/>
            <w:shd w:val="clear" w:color="auto" w:fill="auto"/>
          </w:tcPr>
          <w:p w14:paraId="25A4C4E8" w14:textId="77777777" w:rsidR="00882408" w:rsidRPr="00240940" w:rsidRDefault="00882408" w:rsidP="00B131AF">
            <w:pPr>
              <w:spacing w:before="120" w:after="120"/>
              <w:rPr>
                <w:rFonts w:cs="Arial"/>
                <w:sz w:val="18"/>
              </w:rPr>
            </w:pPr>
            <w:r>
              <w:rPr>
                <w:rFonts w:cs="Arial"/>
                <w:sz w:val="18"/>
              </w:rPr>
              <w:t xml:space="preserve">         File Locator</w:t>
            </w:r>
          </w:p>
        </w:tc>
        <w:tc>
          <w:tcPr>
            <w:tcW w:w="834" w:type="pct"/>
            <w:shd w:val="clear" w:color="auto" w:fill="auto"/>
          </w:tcPr>
          <w:p w14:paraId="3D22AD7B" w14:textId="77777777" w:rsidR="00882408" w:rsidRPr="00240940" w:rsidRDefault="00882408" w:rsidP="00B131AF">
            <w:pPr>
              <w:spacing w:before="120" w:after="120"/>
              <w:rPr>
                <w:rFonts w:cs="Arial"/>
                <w:sz w:val="18"/>
              </w:rPr>
            </w:pPr>
          </w:p>
        </w:tc>
        <w:tc>
          <w:tcPr>
            <w:tcW w:w="1250" w:type="pct"/>
            <w:gridSpan w:val="2"/>
            <w:shd w:val="clear" w:color="auto" w:fill="auto"/>
          </w:tcPr>
          <w:p w14:paraId="7666202C" w14:textId="77777777" w:rsidR="00882408" w:rsidRPr="00240940" w:rsidRDefault="00882408" w:rsidP="00B131AF">
            <w:pPr>
              <w:spacing w:before="120" w:after="120"/>
              <w:rPr>
                <w:rFonts w:cs="Arial"/>
                <w:sz w:val="18"/>
              </w:rPr>
            </w:pPr>
          </w:p>
        </w:tc>
        <w:tc>
          <w:tcPr>
            <w:tcW w:w="417" w:type="pct"/>
            <w:shd w:val="clear" w:color="auto" w:fill="auto"/>
          </w:tcPr>
          <w:p w14:paraId="46ED25AE"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12CB5B0E" w14:textId="77777777" w:rsidR="00882408" w:rsidRPr="00240940" w:rsidRDefault="00882408" w:rsidP="00B131AF">
            <w:pPr>
              <w:spacing w:before="120" w:after="120"/>
              <w:rPr>
                <w:rFonts w:cs="Arial"/>
                <w:sz w:val="18"/>
              </w:rPr>
            </w:pPr>
            <w:r>
              <w:rPr>
                <w:rFonts w:cs="Arial"/>
                <w:sz w:val="18"/>
              </w:rPr>
              <w:t>0, 1</w:t>
            </w:r>
          </w:p>
        </w:tc>
      </w:tr>
      <w:tr w:rsidR="00882408" w:rsidRPr="00240940" w14:paraId="07B1E28D" w14:textId="77777777" w:rsidTr="00B131AF">
        <w:tc>
          <w:tcPr>
            <w:tcW w:w="1665" w:type="pct"/>
            <w:gridSpan w:val="2"/>
            <w:shd w:val="clear" w:color="auto" w:fill="auto"/>
          </w:tcPr>
          <w:p w14:paraId="6DA37274" w14:textId="77777777" w:rsidR="00882408" w:rsidRPr="00240940" w:rsidRDefault="00882408" w:rsidP="00B131AF">
            <w:pPr>
              <w:spacing w:before="120" w:after="120"/>
              <w:rPr>
                <w:rFonts w:cs="Arial"/>
                <w:sz w:val="18"/>
              </w:rPr>
            </w:pPr>
            <w:r>
              <w:rPr>
                <w:rFonts w:cs="Arial"/>
                <w:sz w:val="18"/>
              </w:rPr>
              <w:t xml:space="preserve">         File Reference</w:t>
            </w:r>
          </w:p>
        </w:tc>
        <w:tc>
          <w:tcPr>
            <w:tcW w:w="834" w:type="pct"/>
            <w:shd w:val="clear" w:color="auto" w:fill="auto"/>
          </w:tcPr>
          <w:p w14:paraId="326AB1BF" w14:textId="77777777" w:rsidR="00882408" w:rsidRPr="00240940" w:rsidRDefault="00882408" w:rsidP="00B131AF">
            <w:pPr>
              <w:spacing w:before="120" w:after="120"/>
              <w:rPr>
                <w:rFonts w:cs="Arial"/>
                <w:sz w:val="18"/>
              </w:rPr>
            </w:pPr>
            <w:r>
              <w:rPr>
                <w:rFonts w:cs="Arial"/>
                <w:sz w:val="18"/>
              </w:rPr>
              <w:t>(TXTDSC)</w:t>
            </w:r>
          </w:p>
        </w:tc>
        <w:tc>
          <w:tcPr>
            <w:tcW w:w="1250" w:type="pct"/>
            <w:gridSpan w:val="2"/>
            <w:shd w:val="clear" w:color="auto" w:fill="auto"/>
          </w:tcPr>
          <w:p w14:paraId="4231AB8D" w14:textId="77777777" w:rsidR="00882408" w:rsidRPr="00240940" w:rsidRDefault="00882408" w:rsidP="00B131AF">
            <w:pPr>
              <w:spacing w:before="120" w:after="120"/>
              <w:rPr>
                <w:rFonts w:cs="Arial"/>
                <w:sz w:val="18"/>
              </w:rPr>
            </w:pPr>
          </w:p>
        </w:tc>
        <w:tc>
          <w:tcPr>
            <w:tcW w:w="417" w:type="pct"/>
            <w:shd w:val="clear" w:color="auto" w:fill="auto"/>
          </w:tcPr>
          <w:p w14:paraId="068F1EC9"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3B9CC156" w14:textId="77777777" w:rsidR="00882408" w:rsidRPr="00240940" w:rsidRDefault="00882408" w:rsidP="00B131AF">
            <w:pPr>
              <w:spacing w:before="120" w:after="120"/>
              <w:rPr>
                <w:rFonts w:cs="Arial"/>
                <w:sz w:val="18"/>
              </w:rPr>
            </w:pPr>
            <w:r>
              <w:rPr>
                <w:rFonts w:cs="Arial"/>
                <w:sz w:val="18"/>
              </w:rPr>
              <w:t>0, 1</w:t>
            </w:r>
          </w:p>
        </w:tc>
      </w:tr>
      <w:tr w:rsidR="00882408" w:rsidRPr="00240940" w14:paraId="38BA9FA4" w14:textId="77777777" w:rsidTr="00B131AF">
        <w:tc>
          <w:tcPr>
            <w:tcW w:w="1665" w:type="pct"/>
            <w:gridSpan w:val="2"/>
            <w:shd w:val="clear" w:color="auto" w:fill="auto"/>
          </w:tcPr>
          <w:p w14:paraId="4E4CFAB0" w14:textId="77777777" w:rsidR="00882408" w:rsidRPr="00240940" w:rsidRDefault="00882408" w:rsidP="00B131AF">
            <w:pPr>
              <w:spacing w:before="120" w:after="120"/>
              <w:rPr>
                <w:rFonts w:cs="Arial"/>
                <w:sz w:val="18"/>
              </w:rPr>
            </w:pPr>
            <w:r>
              <w:rPr>
                <w:rFonts w:cs="Arial"/>
                <w:sz w:val="18"/>
              </w:rPr>
              <w:t xml:space="preserve">         Headline</w:t>
            </w:r>
          </w:p>
        </w:tc>
        <w:tc>
          <w:tcPr>
            <w:tcW w:w="834" w:type="pct"/>
            <w:shd w:val="clear" w:color="auto" w:fill="auto"/>
          </w:tcPr>
          <w:p w14:paraId="7A3A0601" w14:textId="77777777" w:rsidR="00882408" w:rsidRPr="00240940" w:rsidRDefault="00882408" w:rsidP="00B131AF">
            <w:pPr>
              <w:spacing w:before="120" w:after="120"/>
              <w:rPr>
                <w:rFonts w:cs="Arial"/>
                <w:sz w:val="18"/>
              </w:rPr>
            </w:pPr>
          </w:p>
        </w:tc>
        <w:tc>
          <w:tcPr>
            <w:tcW w:w="1250" w:type="pct"/>
            <w:gridSpan w:val="2"/>
            <w:shd w:val="clear" w:color="auto" w:fill="auto"/>
          </w:tcPr>
          <w:p w14:paraId="1F054CED" w14:textId="77777777" w:rsidR="00882408" w:rsidRPr="00240940" w:rsidRDefault="00882408" w:rsidP="00B131AF">
            <w:pPr>
              <w:spacing w:before="120" w:after="120"/>
              <w:rPr>
                <w:rFonts w:cs="Arial"/>
                <w:sz w:val="18"/>
              </w:rPr>
            </w:pPr>
          </w:p>
        </w:tc>
        <w:tc>
          <w:tcPr>
            <w:tcW w:w="417" w:type="pct"/>
            <w:shd w:val="clear" w:color="auto" w:fill="auto"/>
          </w:tcPr>
          <w:p w14:paraId="2964DD9E"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1D96AEBF" w14:textId="77777777" w:rsidR="00882408" w:rsidRPr="00240940" w:rsidRDefault="00882408" w:rsidP="00B131AF">
            <w:pPr>
              <w:spacing w:before="120" w:after="120"/>
              <w:rPr>
                <w:rFonts w:cs="Arial"/>
                <w:sz w:val="18"/>
              </w:rPr>
            </w:pPr>
            <w:r>
              <w:rPr>
                <w:rFonts w:cs="Arial"/>
                <w:sz w:val="18"/>
              </w:rPr>
              <w:t>0, * (ordered)</w:t>
            </w:r>
          </w:p>
        </w:tc>
      </w:tr>
      <w:tr w:rsidR="00882408" w:rsidRPr="00240940" w14:paraId="24B324C9" w14:textId="77777777" w:rsidTr="00B131AF">
        <w:tc>
          <w:tcPr>
            <w:tcW w:w="1665" w:type="pct"/>
            <w:gridSpan w:val="2"/>
            <w:shd w:val="clear" w:color="auto" w:fill="auto"/>
          </w:tcPr>
          <w:p w14:paraId="6A8B30A4" w14:textId="77777777" w:rsidR="00882408" w:rsidRPr="00240940" w:rsidRDefault="00882408" w:rsidP="00B131AF">
            <w:pPr>
              <w:spacing w:before="120" w:after="120"/>
              <w:rPr>
                <w:rFonts w:cs="Arial"/>
                <w:sz w:val="18"/>
              </w:rPr>
            </w:pPr>
            <w:r>
              <w:rPr>
                <w:rFonts w:cs="Arial"/>
                <w:sz w:val="18"/>
              </w:rPr>
              <w:t xml:space="preserve">         Language</w:t>
            </w:r>
          </w:p>
        </w:tc>
        <w:tc>
          <w:tcPr>
            <w:tcW w:w="834" w:type="pct"/>
            <w:shd w:val="clear" w:color="auto" w:fill="auto"/>
          </w:tcPr>
          <w:p w14:paraId="78D5EA27" w14:textId="77777777" w:rsidR="00882408" w:rsidRPr="00240940" w:rsidRDefault="00882408" w:rsidP="00B131AF">
            <w:pPr>
              <w:spacing w:before="120" w:after="120"/>
              <w:rPr>
                <w:rFonts w:cs="Arial"/>
                <w:sz w:val="18"/>
              </w:rPr>
            </w:pPr>
          </w:p>
        </w:tc>
        <w:tc>
          <w:tcPr>
            <w:tcW w:w="1250" w:type="pct"/>
            <w:gridSpan w:val="2"/>
            <w:shd w:val="clear" w:color="auto" w:fill="auto"/>
          </w:tcPr>
          <w:p w14:paraId="4184CD8F" w14:textId="77777777" w:rsidR="00882408" w:rsidRPr="00240940" w:rsidRDefault="00882408" w:rsidP="00B131AF">
            <w:pPr>
              <w:spacing w:before="120" w:after="120"/>
              <w:rPr>
                <w:rFonts w:cs="Arial"/>
                <w:sz w:val="18"/>
              </w:rPr>
            </w:pPr>
          </w:p>
        </w:tc>
        <w:tc>
          <w:tcPr>
            <w:tcW w:w="417" w:type="pct"/>
            <w:shd w:val="clear" w:color="auto" w:fill="auto"/>
          </w:tcPr>
          <w:p w14:paraId="1ECEB64D"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7B346928" w14:textId="77777777" w:rsidR="00882408" w:rsidRPr="00240940" w:rsidRDefault="00882408" w:rsidP="00B131AF">
            <w:pPr>
              <w:spacing w:before="120" w:after="120"/>
              <w:rPr>
                <w:rFonts w:cs="Arial"/>
                <w:sz w:val="18"/>
              </w:rPr>
            </w:pPr>
            <w:r>
              <w:rPr>
                <w:rFonts w:cs="Arial"/>
                <w:sz w:val="18"/>
              </w:rPr>
              <w:t>0, 1</w:t>
            </w:r>
          </w:p>
        </w:tc>
      </w:tr>
      <w:tr w:rsidR="00882408" w:rsidRPr="00240940" w14:paraId="349C34C7" w14:textId="77777777" w:rsidTr="00B131AF">
        <w:tc>
          <w:tcPr>
            <w:tcW w:w="1665" w:type="pct"/>
            <w:gridSpan w:val="2"/>
            <w:shd w:val="clear" w:color="auto" w:fill="auto"/>
          </w:tcPr>
          <w:p w14:paraId="0796F33D" w14:textId="77777777" w:rsidR="00882408" w:rsidRPr="00240940" w:rsidRDefault="00882408" w:rsidP="00B131AF">
            <w:pPr>
              <w:spacing w:before="120" w:after="120"/>
              <w:rPr>
                <w:rFonts w:cs="Arial"/>
                <w:sz w:val="18"/>
              </w:rPr>
            </w:pPr>
            <w:r>
              <w:rPr>
                <w:rFonts w:cs="Arial"/>
                <w:sz w:val="18"/>
              </w:rPr>
              <w:t xml:space="preserve">         Text</w:t>
            </w:r>
          </w:p>
        </w:tc>
        <w:tc>
          <w:tcPr>
            <w:tcW w:w="834" w:type="pct"/>
            <w:shd w:val="clear" w:color="auto" w:fill="auto"/>
          </w:tcPr>
          <w:p w14:paraId="44FE11D3" w14:textId="77777777" w:rsidR="00882408" w:rsidRDefault="00882408" w:rsidP="00B131AF">
            <w:pPr>
              <w:spacing w:before="120" w:after="120"/>
              <w:rPr>
                <w:rFonts w:cs="Arial"/>
                <w:sz w:val="18"/>
              </w:rPr>
            </w:pPr>
            <w:r>
              <w:rPr>
                <w:rFonts w:cs="Arial"/>
                <w:sz w:val="18"/>
              </w:rPr>
              <w:t>(INFORM)</w:t>
            </w:r>
          </w:p>
          <w:p w14:paraId="61FE9B00" w14:textId="77777777" w:rsidR="00882408" w:rsidRPr="00240940" w:rsidRDefault="00882408" w:rsidP="00B131AF">
            <w:pPr>
              <w:spacing w:before="120" w:after="120"/>
              <w:rPr>
                <w:rFonts w:cs="Arial"/>
                <w:sz w:val="18"/>
              </w:rPr>
            </w:pPr>
            <w:r>
              <w:rPr>
                <w:rFonts w:cs="Arial"/>
                <w:sz w:val="18"/>
              </w:rPr>
              <w:t>(NINFOM)</w:t>
            </w:r>
          </w:p>
        </w:tc>
        <w:tc>
          <w:tcPr>
            <w:tcW w:w="1250" w:type="pct"/>
            <w:gridSpan w:val="2"/>
            <w:shd w:val="clear" w:color="auto" w:fill="auto"/>
          </w:tcPr>
          <w:p w14:paraId="7F8D368C" w14:textId="77777777" w:rsidR="00882408" w:rsidRPr="00240940" w:rsidRDefault="00882408" w:rsidP="00B131AF">
            <w:pPr>
              <w:spacing w:before="120" w:after="120"/>
              <w:rPr>
                <w:rFonts w:cs="Arial"/>
                <w:sz w:val="18"/>
              </w:rPr>
            </w:pPr>
          </w:p>
        </w:tc>
        <w:tc>
          <w:tcPr>
            <w:tcW w:w="417" w:type="pct"/>
            <w:shd w:val="clear" w:color="auto" w:fill="auto"/>
          </w:tcPr>
          <w:p w14:paraId="67729A1C"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328F0AC0" w14:textId="77777777" w:rsidR="00882408" w:rsidRPr="00240940" w:rsidRDefault="00882408" w:rsidP="00B131AF">
            <w:pPr>
              <w:spacing w:before="120" w:after="120"/>
              <w:rPr>
                <w:rFonts w:cs="Arial"/>
                <w:sz w:val="18"/>
              </w:rPr>
            </w:pPr>
            <w:r>
              <w:rPr>
                <w:rFonts w:cs="Arial"/>
                <w:sz w:val="18"/>
              </w:rPr>
              <w:t>0, 1</w:t>
            </w:r>
          </w:p>
        </w:tc>
      </w:tr>
      <w:tr w:rsidR="00882408" w:rsidRPr="00240940" w14:paraId="74F6C594" w14:textId="77777777" w:rsidTr="00B131AF">
        <w:tc>
          <w:tcPr>
            <w:tcW w:w="1665" w:type="pct"/>
            <w:gridSpan w:val="2"/>
            <w:shd w:val="clear" w:color="auto" w:fill="auto"/>
          </w:tcPr>
          <w:p w14:paraId="67A185A4" w14:textId="77777777" w:rsidR="00882408" w:rsidRPr="00240940" w:rsidRDefault="00882408" w:rsidP="00B131AF">
            <w:pPr>
              <w:spacing w:before="120" w:after="120"/>
              <w:rPr>
                <w:rFonts w:cs="Arial"/>
                <w:sz w:val="18"/>
              </w:rPr>
            </w:pPr>
            <w:r>
              <w:rPr>
                <w:rFonts w:cs="Arial"/>
                <w:sz w:val="18"/>
              </w:rPr>
              <w:t xml:space="preserve">      Online Resource</w:t>
            </w:r>
          </w:p>
        </w:tc>
        <w:tc>
          <w:tcPr>
            <w:tcW w:w="834" w:type="pct"/>
            <w:shd w:val="clear" w:color="auto" w:fill="auto"/>
          </w:tcPr>
          <w:p w14:paraId="3A90CC21" w14:textId="77777777" w:rsidR="00882408" w:rsidRPr="00240940" w:rsidRDefault="00882408" w:rsidP="00B131AF">
            <w:pPr>
              <w:spacing w:before="120" w:after="120"/>
              <w:rPr>
                <w:rFonts w:cs="Arial"/>
                <w:sz w:val="18"/>
              </w:rPr>
            </w:pPr>
          </w:p>
        </w:tc>
        <w:tc>
          <w:tcPr>
            <w:tcW w:w="1250" w:type="pct"/>
            <w:gridSpan w:val="2"/>
            <w:shd w:val="clear" w:color="auto" w:fill="auto"/>
          </w:tcPr>
          <w:p w14:paraId="5FF3E8E0" w14:textId="77777777" w:rsidR="00882408" w:rsidRPr="00240940" w:rsidRDefault="00882408" w:rsidP="00B131AF">
            <w:pPr>
              <w:spacing w:before="120" w:after="120"/>
              <w:rPr>
                <w:rFonts w:cs="Arial"/>
                <w:sz w:val="18"/>
              </w:rPr>
            </w:pPr>
          </w:p>
        </w:tc>
        <w:tc>
          <w:tcPr>
            <w:tcW w:w="417" w:type="pct"/>
            <w:shd w:val="clear" w:color="auto" w:fill="auto"/>
          </w:tcPr>
          <w:p w14:paraId="2B39BFE1" w14:textId="77777777" w:rsidR="00882408" w:rsidRPr="00240940" w:rsidRDefault="00882408" w:rsidP="00B131AF">
            <w:pPr>
              <w:spacing w:before="120" w:after="120"/>
              <w:rPr>
                <w:rFonts w:cs="Arial"/>
                <w:sz w:val="18"/>
              </w:rPr>
            </w:pPr>
            <w:r>
              <w:rPr>
                <w:rFonts w:cs="Arial"/>
                <w:sz w:val="18"/>
              </w:rPr>
              <w:t>(S) C</w:t>
            </w:r>
          </w:p>
        </w:tc>
        <w:tc>
          <w:tcPr>
            <w:tcW w:w="834" w:type="pct"/>
            <w:shd w:val="clear" w:color="auto" w:fill="auto"/>
          </w:tcPr>
          <w:p w14:paraId="6182E0CB" w14:textId="77777777" w:rsidR="00882408" w:rsidRPr="00240940" w:rsidRDefault="00882408" w:rsidP="00B131AF">
            <w:pPr>
              <w:spacing w:before="120" w:after="120"/>
              <w:rPr>
                <w:rFonts w:cs="Arial"/>
                <w:sz w:val="18"/>
              </w:rPr>
            </w:pPr>
            <w:r>
              <w:rPr>
                <w:rFonts w:cs="Arial"/>
                <w:sz w:val="18"/>
              </w:rPr>
              <w:t>0, 1</w:t>
            </w:r>
          </w:p>
        </w:tc>
      </w:tr>
      <w:tr w:rsidR="00882408" w:rsidRPr="00240940" w14:paraId="5F9E6D37" w14:textId="77777777" w:rsidTr="00B131AF">
        <w:tc>
          <w:tcPr>
            <w:tcW w:w="1665" w:type="pct"/>
            <w:gridSpan w:val="2"/>
            <w:shd w:val="clear" w:color="auto" w:fill="auto"/>
          </w:tcPr>
          <w:p w14:paraId="3A06A5F1" w14:textId="77777777" w:rsidR="00882408" w:rsidRPr="00240940" w:rsidRDefault="00882408" w:rsidP="00B131AF">
            <w:pPr>
              <w:spacing w:before="120" w:after="120"/>
              <w:rPr>
                <w:rFonts w:cs="Arial"/>
                <w:sz w:val="18"/>
              </w:rPr>
            </w:pPr>
            <w:r>
              <w:rPr>
                <w:rFonts w:cs="Arial"/>
                <w:sz w:val="18"/>
              </w:rPr>
              <w:t xml:space="preserve">         Online Resource Linkage URL</w:t>
            </w:r>
          </w:p>
        </w:tc>
        <w:tc>
          <w:tcPr>
            <w:tcW w:w="834" w:type="pct"/>
            <w:shd w:val="clear" w:color="auto" w:fill="auto"/>
          </w:tcPr>
          <w:p w14:paraId="2C18ED09" w14:textId="77777777" w:rsidR="00882408" w:rsidRPr="00240940" w:rsidRDefault="00882408" w:rsidP="00B131AF">
            <w:pPr>
              <w:spacing w:before="120" w:after="120"/>
              <w:rPr>
                <w:rFonts w:cs="Arial"/>
                <w:sz w:val="18"/>
              </w:rPr>
            </w:pPr>
          </w:p>
        </w:tc>
        <w:tc>
          <w:tcPr>
            <w:tcW w:w="1250" w:type="pct"/>
            <w:gridSpan w:val="2"/>
            <w:shd w:val="clear" w:color="auto" w:fill="auto"/>
          </w:tcPr>
          <w:p w14:paraId="534A4DFB" w14:textId="77777777" w:rsidR="00882408" w:rsidRPr="00240940" w:rsidRDefault="00882408" w:rsidP="00B131AF">
            <w:pPr>
              <w:spacing w:before="120" w:after="120"/>
              <w:rPr>
                <w:rFonts w:cs="Arial"/>
                <w:sz w:val="18"/>
              </w:rPr>
            </w:pPr>
          </w:p>
        </w:tc>
        <w:tc>
          <w:tcPr>
            <w:tcW w:w="417" w:type="pct"/>
            <w:shd w:val="clear" w:color="auto" w:fill="auto"/>
          </w:tcPr>
          <w:p w14:paraId="649E7C9C" w14:textId="77777777" w:rsidR="00882408" w:rsidRPr="00240940" w:rsidRDefault="00882408" w:rsidP="00B131AF">
            <w:pPr>
              <w:spacing w:before="120" w:after="120"/>
              <w:rPr>
                <w:rFonts w:cs="Arial"/>
                <w:sz w:val="18"/>
              </w:rPr>
            </w:pPr>
            <w:r>
              <w:rPr>
                <w:rFonts w:cs="Arial"/>
                <w:sz w:val="18"/>
              </w:rPr>
              <w:t>(S) UL</w:t>
            </w:r>
          </w:p>
        </w:tc>
        <w:tc>
          <w:tcPr>
            <w:tcW w:w="834" w:type="pct"/>
            <w:shd w:val="clear" w:color="auto" w:fill="auto"/>
          </w:tcPr>
          <w:p w14:paraId="2F1F5220" w14:textId="77777777" w:rsidR="00882408" w:rsidRPr="00240940" w:rsidRDefault="00882408" w:rsidP="00B131AF">
            <w:pPr>
              <w:spacing w:before="120" w:after="120"/>
              <w:rPr>
                <w:rFonts w:cs="Arial"/>
                <w:sz w:val="18"/>
              </w:rPr>
            </w:pPr>
            <w:r>
              <w:rPr>
                <w:rFonts w:cs="Arial"/>
                <w:sz w:val="18"/>
              </w:rPr>
              <w:t>1, 1</w:t>
            </w:r>
          </w:p>
        </w:tc>
      </w:tr>
      <w:tr w:rsidR="00882408" w:rsidRPr="00240940" w14:paraId="69CDEA29" w14:textId="77777777" w:rsidTr="00B131AF">
        <w:tc>
          <w:tcPr>
            <w:tcW w:w="1665" w:type="pct"/>
            <w:gridSpan w:val="2"/>
            <w:shd w:val="clear" w:color="auto" w:fill="auto"/>
          </w:tcPr>
          <w:p w14:paraId="5BD0BDC8" w14:textId="77777777" w:rsidR="00882408" w:rsidRPr="00240940" w:rsidRDefault="00882408" w:rsidP="00B131AF">
            <w:pPr>
              <w:spacing w:before="120" w:after="120"/>
              <w:rPr>
                <w:rFonts w:cs="Arial"/>
                <w:sz w:val="18"/>
              </w:rPr>
            </w:pPr>
            <w:r>
              <w:rPr>
                <w:rFonts w:cs="Arial"/>
                <w:sz w:val="18"/>
              </w:rPr>
              <w:t xml:space="preserve">         Protocol</w:t>
            </w:r>
          </w:p>
        </w:tc>
        <w:tc>
          <w:tcPr>
            <w:tcW w:w="834" w:type="pct"/>
            <w:shd w:val="clear" w:color="auto" w:fill="auto"/>
          </w:tcPr>
          <w:p w14:paraId="720D8396" w14:textId="77777777" w:rsidR="00882408" w:rsidRPr="00240940" w:rsidRDefault="00882408" w:rsidP="00B131AF">
            <w:pPr>
              <w:spacing w:before="120" w:after="120"/>
              <w:rPr>
                <w:rFonts w:cs="Arial"/>
                <w:sz w:val="18"/>
              </w:rPr>
            </w:pPr>
          </w:p>
        </w:tc>
        <w:tc>
          <w:tcPr>
            <w:tcW w:w="1250" w:type="pct"/>
            <w:gridSpan w:val="2"/>
            <w:shd w:val="clear" w:color="auto" w:fill="auto"/>
          </w:tcPr>
          <w:p w14:paraId="0B7DFAD8" w14:textId="77777777" w:rsidR="00882408" w:rsidRPr="00240940" w:rsidRDefault="00882408" w:rsidP="00B131AF">
            <w:pPr>
              <w:spacing w:before="120" w:after="120"/>
              <w:rPr>
                <w:rFonts w:cs="Arial"/>
                <w:sz w:val="18"/>
              </w:rPr>
            </w:pPr>
          </w:p>
        </w:tc>
        <w:tc>
          <w:tcPr>
            <w:tcW w:w="417" w:type="pct"/>
            <w:shd w:val="clear" w:color="auto" w:fill="auto"/>
          </w:tcPr>
          <w:p w14:paraId="7B0CF2ED"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3AD072B9" w14:textId="77777777" w:rsidR="00882408" w:rsidRPr="00240940" w:rsidRDefault="00882408" w:rsidP="00B131AF">
            <w:pPr>
              <w:spacing w:before="120" w:after="120"/>
              <w:rPr>
                <w:rFonts w:cs="Arial"/>
                <w:sz w:val="18"/>
              </w:rPr>
            </w:pPr>
            <w:r>
              <w:rPr>
                <w:rFonts w:cs="Arial"/>
                <w:sz w:val="18"/>
              </w:rPr>
              <w:t>0, 1</w:t>
            </w:r>
          </w:p>
        </w:tc>
      </w:tr>
      <w:tr w:rsidR="00882408" w:rsidRPr="00240940" w14:paraId="3D59577F" w14:textId="77777777" w:rsidTr="00B131AF">
        <w:tc>
          <w:tcPr>
            <w:tcW w:w="1665" w:type="pct"/>
            <w:gridSpan w:val="2"/>
            <w:shd w:val="clear" w:color="auto" w:fill="auto"/>
          </w:tcPr>
          <w:p w14:paraId="1B9D27A0" w14:textId="77777777" w:rsidR="00882408" w:rsidRPr="00240940" w:rsidRDefault="00882408" w:rsidP="00B131AF">
            <w:pPr>
              <w:spacing w:before="120" w:after="120"/>
              <w:rPr>
                <w:rFonts w:cs="Arial"/>
                <w:sz w:val="18"/>
              </w:rPr>
            </w:pPr>
            <w:r>
              <w:rPr>
                <w:rFonts w:cs="Arial"/>
                <w:sz w:val="18"/>
              </w:rPr>
              <w:t xml:space="preserve">         Application Profile</w:t>
            </w:r>
          </w:p>
        </w:tc>
        <w:tc>
          <w:tcPr>
            <w:tcW w:w="834" w:type="pct"/>
            <w:shd w:val="clear" w:color="auto" w:fill="auto"/>
          </w:tcPr>
          <w:p w14:paraId="7705DAD8" w14:textId="77777777" w:rsidR="00882408" w:rsidRPr="00240940" w:rsidRDefault="00882408" w:rsidP="00B131AF">
            <w:pPr>
              <w:spacing w:before="120" w:after="120"/>
              <w:rPr>
                <w:rFonts w:cs="Arial"/>
                <w:sz w:val="18"/>
              </w:rPr>
            </w:pPr>
          </w:p>
        </w:tc>
        <w:tc>
          <w:tcPr>
            <w:tcW w:w="1250" w:type="pct"/>
            <w:gridSpan w:val="2"/>
            <w:shd w:val="clear" w:color="auto" w:fill="auto"/>
          </w:tcPr>
          <w:p w14:paraId="36A999BD" w14:textId="77777777" w:rsidR="00882408" w:rsidRPr="00240940" w:rsidRDefault="00882408" w:rsidP="00B131AF">
            <w:pPr>
              <w:spacing w:before="120" w:after="120"/>
              <w:rPr>
                <w:rFonts w:cs="Arial"/>
                <w:sz w:val="18"/>
              </w:rPr>
            </w:pPr>
          </w:p>
        </w:tc>
        <w:tc>
          <w:tcPr>
            <w:tcW w:w="417" w:type="pct"/>
            <w:shd w:val="clear" w:color="auto" w:fill="auto"/>
          </w:tcPr>
          <w:p w14:paraId="237BB883"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5C622CB1" w14:textId="77777777" w:rsidR="00882408" w:rsidRPr="00240940" w:rsidRDefault="00882408" w:rsidP="00B131AF">
            <w:pPr>
              <w:spacing w:before="120" w:after="120"/>
              <w:rPr>
                <w:rFonts w:cs="Arial"/>
                <w:sz w:val="18"/>
              </w:rPr>
            </w:pPr>
            <w:r>
              <w:rPr>
                <w:rFonts w:cs="Arial"/>
                <w:sz w:val="18"/>
              </w:rPr>
              <w:t>0, 1</w:t>
            </w:r>
          </w:p>
        </w:tc>
      </w:tr>
      <w:tr w:rsidR="00882408" w:rsidRPr="00240940" w14:paraId="0417BE30" w14:textId="77777777" w:rsidTr="00B131AF">
        <w:tc>
          <w:tcPr>
            <w:tcW w:w="1665" w:type="pct"/>
            <w:gridSpan w:val="2"/>
            <w:shd w:val="clear" w:color="auto" w:fill="auto"/>
          </w:tcPr>
          <w:p w14:paraId="277E6AC5" w14:textId="77777777" w:rsidR="00882408" w:rsidRPr="00240940" w:rsidRDefault="00882408" w:rsidP="00B131AF">
            <w:pPr>
              <w:spacing w:before="120" w:after="120"/>
              <w:rPr>
                <w:rFonts w:cs="Arial"/>
                <w:sz w:val="18"/>
              </w:rPr>
            </w:pPr>
            <w:r>
              <w:rPr>
                <w:rFonts w:cs="Arial"/>
                <w:sz w:val="18"/>
              </w:rPr>
              <w:t xml:space="preserve">         Name of Resource</w:t>
            </w:r>
          </w:p>
        </w:tc>
        <w:tc>
          <w:tcPr>
            <w:tcW w:w="834" w:type="pct"/>
            <w:shd w:val="clear" w:color="auto" w:fill="auto"/>
          </w:tcPr>
          <w:p w14:paraId="37D2D3EB" w14:textId="77777777" w:rsidR="00882408" w:rsidRPr="00240940" w:rsidRDefault="00882408" w:rsidP="00B131AF">
            <w:pPr>
              <w:spacing w:before="120" w:after="120"/>
              <w:rPr>
                <w:rFonts w:cs="Arial"/>
                <w:sz w:val="18"/>
              </w:rPr>
            </w:pPr>
          </w:p>
        </w:tc>
        <w:tc>
          <w:tcPr>
            <w:tcW w:w="1250" w:type="pct"/>
            <w:gridSpan w:val="2"/>
            <w:shd w:val="clear" w:color="auto" w:fill="auto"/>
          </w:tcPr>
          <w:p w14:paraId="2E18BBBC" w14:textId="77777777" w:rsidR="00882408" w:rsidRPr="00240940" w:rsidRDefault="00882408" w:rsidP="00B131AF">
            <w:pPr>
              <w:spacing w:before="120" w:after="120"/>
              <w:rPr>
                <w:rFonts w:cs="Arial"/>
                <w:sz w:val="18"/>
              </w:rPr>
            </w:pPr>
          </w:p>
        </w:tc>
        <w:tc>
          <w:tcPr>
            <w:tcW w:w="417" w:type="pct"/>
            <w:shd w:val="clear" w:color="auto" w:fill="auto"/>
          </w:tcPr>
          <w:p w14:paraId="05E6DB37"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04747E23" w14:textId="77777777" w:rsidR="00882408" w:rsidRPr="00240940" w:rsidRDefault="00882408" w:rsidP="00B131AF">
            <w:pPr>
              <w:spacing w:before="120" w:after="120"/>
              <w:rPr>
                <w:rFonts w:cs="Arial"/>
                <w:sz w:val="18"/>
              </w:rPr>
            </w:pPr>
            <w:r>
              <w:rPr>
                <w:rFonts w:cs="Arial"/>
                <w:sz w:val="18"/>
              </w:rPr>
              <w:t>0, 1</w:t>
            </w:r>
          </w:p>
        </w:tc>
      </w:tr>
      <w:tr w:rsidR="00882408" w:rsidRPr="00240940" w14:paraId="0BBCE164" w14:textId="77777777" w:rsidTr="00B131AF">
        <w:tc>
          <w:tcPr>
            <w:tcW w:w="1665" w:type="pct"/>
            <w:gridSpan w:val="2"/>
            <w:shd w:val="clear" w:color="auto" w:fill="auto"/>
          </w:tcPr>
          <w:p w14:paraId="1DE7F721" w14:textId="77777777" w:rsidR="00882408" w:rsidRPr="00240940" w:rsidRDefault="00882408" w:rsidP="00B131AF">
            <w:pPr>
              <w:spacing w:before="120" w:after="120"/>
              <w:rPr>
                <w:rFonts w:cs="Arial"/>
                <w:sz w:val="18"/>
              </w:rPr>
            </w:pPr>
            <w:r>
              <w:rPr>
                <w:rFonts w:cs="Arial"/>
                <w:sz w:val="18"/>
              </w:rPr>
              <w:t xml:space="preserve">         Online Resource Description</w:t>
            </w:r>
          </w:p>
        </w:tc>
        <w:tc>
          <w:tcPr>
            <w:tcW w:w="834" w:type="pct"/>
            <w:shd w:val="clear" w:color="auto" w:fill="auto"/>
          </w:tcPr>
          <w:p w14:paraId="67006F99" w14:textId="77777777" w:rsidR="00882408" w:rsidRPr="00240940" w:rsidRDefault="00882408" w:rsidP="00B131AF">
            <w:pPr>
              <w:spacing w:before="120" w:after="120"/>
              <w:rPr>
                <w:rFonts w:cs="Arial"/>
                <w:sz w:val="18"/>
              </w:rPr>
            </w:pPr>
          </w:p>
        </w:tc>
        <w:tc>
          <w:tcPr>
            <w:tcW w:w="1250" w:type="pct"/>
            <w:gridSpan w:val="2"/>
            <w:shd w:val="clear" w:color="auto" w:fill="auto"/>
          </w:tcPr>
          <w:p w14:paraId="16C62CC8" w14:textId="77777777" w:rsidR="00882408" w:rsidRPr="00240940" w:rsidRDefault="00882408" w:rsidP="00B131AF">
            <w:pPr>
              <w:spacing w:before="120" w:after="120"/>
              <w:rPr>
                <w:rFonts w:cs="Arial"/>
                <w:sz w:val="18"/>
              </w:rPr>
            </w:pPr>
          </w:p>
        </w:tc>
        <w:tc>
          <w:tcPr>
            <w:tcW w:w="417" w:type="pct"/>
            <w:shd w:val="clear" w:color="auto" w:fill="auto"/>
          </w:tcPr>
          <w:p w14:paraId="4BB0B339"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54D85EE2" w14:textId="77777777" w:rsidR="00882408" w:rsidRPr="00240940" w:rsidRDefault="00882408" w:rsidP="00B131AF">
            <w:pPr>
              <w:spacing w:before="120" w:after="120"/>
              <w:rPr>
                <w:rFonts w:cs="Arial"/>
                <w:sz w:val="18"/>
              </w:rPr>
            </w:pPr>
            <w:r>
              <w:rPr>
                <w:rFonts w:cs="Arial"/>
                <w:sz w:val="18"/>
              </w:rPr>
              <w:t>0, 1</w:t>
            </w:r>
          </w:p>
        </w:tc>
      </w:tr>
      <w:tr w:rsidR="00882408" w:rsidRPr="00240940" w14:paraId="151D0338" w14:textId="77777777" w:rsidTr="00B131AF">
        <w:tc>
          <w:tcPr>
            <w:tcW w:w="1665" w:type="pct"/>
            <w:gridSpan w:val="2"/>
            <w:shd w:val="clear" w:color="auto" w:fill="auto"/>
          </w:tcPr>
          <w:p w14:paraId="681F7246" w14:textId="77777777" w:rsidR="00882408" w:rsidRPr="00240940" w:rsidRDefault="00882408" w:rsidP="00B131AF">
            <w:pPr>
              <w:spacing w:before="120" w:after="120"/>
              <w:rPr>
                <w:rFonts w:cs="Arial"/>
                <w:sz w:val="18"/>
              </w:rPr>
            </w:pPr>
            <w:r>
              <w:rPr>
                <w:rFonts w:cs="Arial"/>
                <w:sz w:val="18"/>
              </w:rPr>
              <w:t xml:space="preserve">         Online Function</w:t>
            </w:r>
          </w:p>
        </w:tc>
        <w:tc>
          <w:tcPr>
            <w:tcW w:w="834" w:type="pct"/>
            <w:shd w:val="clear" w:color="auto" w:fill="auto"/>
          </w:tcPr>
          <w:p w14:paraId="196FC312" w14:textId="77777777" w:rsidR="00882408" w:rsidRPr="00240940" w:rsidRDefault="00882408" w:rsidP="00B131AF">
            <w:pPr>
              <w:spacing w:before="120" w:after="120"/>
              <w:rPr>
                <w:rFonts w:cs="Arial"/>
                <w:sz w:val="18"/>
              </w:rPr>
            </w:pPr>
          </w:p>
        </w:tc>
        <w:tc>
          <w:tcPr>
            <w:tcW w:w="1250" w:type="pct"/>
            <w:gridSpan w:val="2"/>
            <w:shd w:val="clear" w:color="auto" w:fill="auto"/>
          </w:tcPr>
          <w:p w14:paraId="6F9B42A2" w14:textId="77777777" w:rsidR="00882408" w:rsidRDefault="00882408" w:rsidP="00B131AF">
            <w:pPr>
              <w:spacing w:before="120" w:after="120"/>
              <w:rPr>
                <w:rFonts w:cs="Arial"/>
                <w:sz w:val="18"/>
              </w:rPr>
            </w:pPr>
            <w:r>
              <w:rPr>
                <w:rFonts w:cs="Arial"/>
                <w:sz w:val="18"/>
              </w:rPr>
              <w:t>1 : Download</w:t>
            </w:r>
          </w:p>
          <w:p w14:paraId="32582A6D" w14:textId="77777777" w:rsidR="00882408" w:rsidRDefault="00882408" w:rsidP="00B131AF">
            <w:pPr>
              <w:spacing w:before="120" w:after="120"/>
              <w:rPr>
                <w:rFonts w:cs="Arial"/>
                <w:sz w:val="18"/>
              </w:rPr>
            </w:pPr>
            <w:r>
              <w:rPr>
                <w:rFonts w:cs="Arial"/>
                <w:sz w:val="18"/>
              </w:rPr>
              <w:t>3 : Offline Access</w:t>
            </w:r>
          </w:p>
          <w:p w14:paraId="7B606EE3" w14:textId="77777777" w:rsidR="00882408" w:rsidRDefault="00882408" w:rsidP="00B131AF">
            <w:pPr>
              <w:spacing w:before="120" w:after="120"/>
              <w:rPr>
                <w:rFonts w:cs="Arial"/>
                <w:sz w:val="18"/>
              </w:rPr>
            </w:pPr>
            <w:r>
              <w:rPr>
                <w:rFonts w:cs="Arial"/>
                <w:sz w:val="18"/>
              </w:rPr>
              <w:t>4 : Order</w:t>
            </w:r>
          </w:p>
          <w:p w14:paraId="3D8AEBC2" w14:textId="77777777" w:rsidR="00882408" w:rsidRDefault="00882408" w:rsidP="00B131AF">
            <w:pPr>
              <w:spacing w:before="120" w:after="120"/>
              <w:rPr>
                <w:rFonts w:cs="Arial"/>
                <w:sz w:val="18"/>
              </w:rPr>
            </w:pPr>
            <w:r>
              <w:rPr>
                <w:rFonts w:cs="Arial"/>
                <w:sz w:val="18"/>
              </w:rPr>
              <w:t>5 : Search</w:t>
            </w:r>
          </w:p>
          <w:p w14:paraId="15833D88" w14:textId="77777777" w:rsidR="00882408" w:rsidRDefault="00882408" w:rsidP="00B131AF">
            <w:pPr>
              <w:spacing w:before="120" w:after="120"/>
              <w:rPr>
                <w:rFonts w:cs="Arial"/>
                <w:sz w:val="18"/>
              </w:rPr>
            </w:pPr>
            <w:r>
              <w:rPr>
                <w:rFonts w:cs="Arial"/>
                <w:sz w:val="18"/>
              </w:rPr>
              <w:t>6 : Complete Metadata</w:t>
            </w:r>
          </w:p>
          <w:p w14:paraId="66DC4BE4" w14:textId="77777777" w:rsidR="00882408" w:rsidRDefault="00882408" w:rsidP="00B131AF">
            <w:pPr>
              <w:spacing w:before="120" w:after="120"/>
              <w:rPr>
                <w:rFonts w:cs="Arial"/>
                <w:sz w:val="18"/>
              </w:rPr>
            </w:pPr>
            <w:r>
              <w:rPr>
                <w:rFonts w:cs="Arial"/>
                <w:sz w:val="18"/>
              </w:rPr>
              <w:t>7 : Browse Graphic</w:t>
            </w:r>
          </w:p>
          <w:p w14:paraId="2C586097" w14:textId="77777777" w:rsidR="00882408" w:rsidRDefault="00882408" w:rsidP="00B131AF">
            <w:pPr>
              <w:spacing w:before="120" w:after="120"/>
              <w:rPr>
                <w:rFonts w:cs="Arial"/>
                <w:sz w:val="18"/>
              </w:rPr>
            </w:pPr>
            <w:r>
              <w:rPr>
                <w:rFonts w:cs="Arial"/>
                <w:sz w:val="18"/>
              </w:rPr>
              <w:t>8 : Upload</w:t>
            </w:r>
          </w:p>
          <w:p w14:paraId="557E56DF" w14:textId="77777777" w:rsidR="00882408" w:rsidRDefault="00882408" w:rsidP="00B131AF">
            <w:pPr>
              <w:spacing w:before="120" w:after="120"/>
              <w:rPr>
                <w:rFonts w:cs="Arial"/>
                <w:sz w:val="18"/>
              </w:rPr>
            </w:pPr>
            <w:r>
              <w:rPr>
                <w:rFonts w:cs="Arial"/>
                <w:sz w:val="18"/>
              </w:rPr>
              <w:t>9 : Email Service</w:t>
            </w:r>
          </w:p>
          <w:p w14:paraId="6AD796EE" w14:textId="77777777" w:rsidR="00882408" w:rsidRDefault="00882408" w:rsidP="00B131AF">
            <w:pPr>
              <w:spacing w:before="120" w:after="120"/>
              <w:rPr>
                <w:rFonts w:cs="Arial"/>
                <w:sz w:val="18"/>
              </w:rPr>
            </w:pPr>
            <w:r>
              <w:rPr>
                <w:rFonts w:cs="Arial"/>
                <w:sz w:val="18"/>
              </w:rPr>
              <w:t>10 : Browsing</w:t>
            </w:r>
          </w:p>
          <w:p w14:paraId="6BC61435" w14:textId="77777777" w:rsidR="00882408" w:rsidRPr="00240940" w:rsidRDefault="00882408" w:rsidP="00B131AF">
            <w:pPr>
              <w:spacing w:before="120" w:after="120"/>
              <w:rPr>
                <w:rFonts w:cs="Arial"/>
                <w:sz w:val="18"/>
              </w:rPr>
            </w:pPr>
            <w:r>
              <w:rPr>
                <w:rFonts w:cs="Arial"/>
                <w:sz w:val="18"/>
              </w:rPr>
              <w:t>11 : File Access</w:t>
            </w:r>
          </w:p>
        </w:tc>
        <w:tc>
          <w:tcPr>
            <w:tcW w:w="417" w:type="pct"/>
            <w:shd w:val="clear" w:color="auto" w:fill="auto"/>
          </w:tcPr>
          <w:p w14:paraId="290216E3" w14:textId="77777777" w:rsidR="00882408" w:rsidRPr="00240940" w:rsidRDefault="00882408" w:rsidP="00B131AF">
            <w:pPr>
              <w:spacing w:before="120" w:after="120"/>
              <w:rPr>
                <w:rFonts w:cs="Arial"/>
                <w:sz w:val="18"/>
              </w:rPr>
            </w:pPr>
            <w:r>
              <w:rPr>
                <w:rFonts w:cs="Arial"/>
                <w:sz w:val="18"/>
              </w:rPr>
              <w:t>(S) EN</w:t>
            </w:r>
          </w:p>
        </w:tc>
        <w:tc>
          <w:tcPr>
            <w:tcW w:w="834" w:type="pct"/>
            <w:shd w:val="clear" w:color="auto" w:fill="auto"/>
          </w:tcPr>
          <w:p w14:paraId="5034D004" w14:textId="77777777" w:rsidR="00882408" w:rsidRPr="00240940" w:rsidRDefault="00882408" w:rsidP="00B131AF">
            <w:pPr>
              <w:spacing w:before="120" w:after="120"/>
              <w:rPr>
                <w:rFonts w:cs="Arial"/>
                <w:sz w:val="18"/>
              </w:rPr>
            </w:pPr>
            <w:r>
              <w:rPr>
                <w:rFonts w:cs="Arial"/>
                <w:sz w:val="18"/>
              </w:rPr>
              <w:t>0, 1</w:t>
            </w:r>
          </w:p>
        </w:tc>
      </w:tr>
      <w:tr w:rsidR="00882408" w:rsidRPr="00240940" w14:paraId="4D378A6A" w14:textId="77777777" w:rsidTr="00B131AF">
        <w:tc>
          <w:tcPr>
            <w:tcW w:w="1665" w:type="pct"/>
            <w:gridSpan w:val="2"/>
            <w:shd w:val="clear" w:color="auto" w:fill="auto"/>
          </w:tcPr>
          <w:p w14:paraId="1511460D" w14:textId="77777777" w:rsidR="00882408" w:rsidRPr="00240940" w:rsidRDefault="00882408" w:rsidP="00B131AF">
            <w:pPr>
              <w:spacing w:before="120" w:after="120"/>
              <w:rPr>
                <w:rFonts w:cs="Arial"/>
                <w:sz w:val="18"/>
              </w:rPr>
            </w:pPr>
            <w:r>
              <w:rPr>
                <w:rFonts w:cs="Arial"/>
                <w:sz w:val="18"/>
              </w:rPr>
              <w:t xml:space="preserve">         Protocol request</w:t>
            </w:r>
          </w:p>
        </w:tc>
        <w:tc>
          <w:tcPr>
            <w:tcW w:w="834" w:type="pct"/>
            <w:shd w:val="clear" w:color="auto" w:fill="auto"/>
          </w:tcPr>
          <w:p w14:paraId="52B917DE" w14:textId="77777777" w:rsidR="00882408" w:rsidRPr="00240940" w:rsidRDefault="00882408" w:rsidP="00B131AF">
            <w:pPr>
              <w:spacing w:before="120" w:after="120"/>
              <w:rPr>
                <w:rFonts w:cs="Arial"/>
                <w:sz w:val="18"/>
              </w:rPr>
            </w:pPr>
          </w:p>
        </w:tc>
        <w:tc>
          <w:tcPr>
            <w:tcW w:w="1250" w:type="pct"/>
            <w:gridSpan w:val="2"/>
            <w:shd w:val="clear" w:color="auto" w:fill="auto"/>
          </w:tcPr>
          <w:p w14:paraId="21D593DD" w14:textId="77777777" w:rsidR="00882408" w:rsidRPr="00240940" w:rsidRDefault="00882408" w:rsidP="00B131AF">
            <w:pPr>
              <w:spacing w:before="120" w:after="120"/>
              <w:rPr>
                <w:rFonts w:cs="Arial"/>
                <w:sz w:val="18"/>
              </w:rPr>
            </w:pPr>
          </w:p>
        </w:tc>
        <w:tc>
          <w:tcPr>
            <w:tcW w:w="417" w:type="pct"/>
            <w:shd w:val="clear" w:color="auto" w:fill="auto"/>
          </w:tcPr>
          <w:p w14:paraId="19965490"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3736D288" w14:textId="77777777" w:rsidR="00882408" w:rsidRPr="00240940" w:rsidRDefault="00882408" w:rsidP="00B131AF">
            <w:pPr>
              <w:spacing w:before="120" w:after="120"/>
              <w:rPr>
                <w:rFonts w:cs="Arial"/>
                <w:sz w:val="18"/>
              </w:rPr>
            </w:pPr>
            <w:r>
              <w:rPr>
                <w:rFonts w:cs="Arial"/>
                <w:sz w:val="18"/>
              </w:rPr>
              <w:t>0, 1</w:t>
            </w:r>
          </w:p>
        </w:tc>
      </w:tr>
      <w:tr w:rsidR="00882408" w:rsidRPr="00240940" w14:paraId="6CD50621" w14:textId="77777777" w:rsidTr="00B131AF">
        <w:tc>
          <w:tcPr>
            <w:tcW w:w="1665" w:type="pct"/>
            <w:gridSpan w:val="2"/>
            <w:shd w:val="clear" w:color="auto" w:fill="auto"/>
          </w:tcPr>
          <w:p w14:paraId="66C5EAA2" w14:textId="77777777" w:rsidR="00882408" w:rsidRPr="00240940" w:rsidRDefault="00882408" w:rsidP="00B131AF">
            <w:pPr>
              <w:spacing w:before="120" w:after="120"/>
              <w:rPr>
                <w:rFonts w:cs="Arial"/>
                <w:sz w:val="18"/>
              </w:rPr>
            </w:pPr>
            <w:r>
              <w:rPr>
                <w:rFonts w:cs="Arial"/>
                <w:sz w:val="18"/>
              </w:rPr>
              <w:t xml:space="preserve">      Source</w:t>
            </w:r>
          </w:p>
        </w:tc>
        <w:tc>
          <w:tcPr>
            <w:tcW w:w="834" w:type="pct"/>
            <w:shd w:val="clear" w:color="auto" w:fill="auto"/>
          </w:tcPr>
          <w:p w14:paraId="51C738CB" w14:textId="77777777" w:rsidR="00882408" w:rsidRPr="00240940" w:rsidRDefault="00882408" w:rsidP="00B131AF">
            <w:pPr>
              <w:spacing w:before="120" w:after="120"/>
              <w:rPr>
                <w:rFonts w:cs="Arial"/>
                <w:sz w:val="18"/>
              </w:rPr>
            </w:pPr>
          </w:p>
        </w:tc>
        <w:tc>
          <w:tcPr>
            <w:tcW w:w="1250" w:type="pct"/>
            <w:gridSpan w:val="2"/>
            <w:shd w:val="clear" w:color="auto" w:fill="auto"/>
          </w:tcPr>
          <w:p w14:paraId="62DAABD2" w14:textId="77777777" w:rsidR="00882408" w:rsidRPr="00240940" w:rsidRDefault="00882408" w:rsidP="00B131AF">
            <w:pPr>
              <w:spacing w:before="120" w:after="120"/>
              <w:rPr>
                <w:rFonts w:cs="Arial"/>
                <w:sz w:val="18"/>
              </w:rPr>
            </w:pPr>
          </w:p>
        </w:tc>
        <w:tc>
          <w:tcPr>
            <w:tcW w:w="417" w:type="pct"/>
            <w:shd w:val="clear" w:color="auto" w:fill="auto"/>
          </w:tcPr>
          <w:p w14:paraId="79FE7C97"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32FE9CE0" w14:textId="77777777" w:rsidR="00882408" w:rsidRPr="00240940" w:rsidRDefault="00882408" w:rsidP="00B131AF">
            <w:pPr>
              <w:spacing w:before="120" w:after="120"/>
              <w:rPr>
                <w:rFonts w:cs="Arial"/>
                <w:sz w:val="18"/>
              </w:rPr>
            </w:pPr>
            <w:r>
              <w:rPr>
                <w:rFonts w:cs="Arial"/>
                <w:sz w:val="18"/>
              </w:rPr>
              <w:t>0, 1</w:t>
            </w:r>
          </w:p>
        </w:tc>
      </w:tr>
      <w:tr w:rsidR="00882408" w:rsidRPr="00240940" w14:paraId="3CE89AA5" w14:textId="77777777" w:rsidTr="00B131AF">
        <w:tc>
          <w:tcPr>
            <w:tcW w:w="1665" w:type="pct"/>
            <w:gridSpan w:val="2"/>
            <w:shd w:val="clear" w:color="auto" w:fill="auto"/>
          </w:tcPr>
          <w:p w14:paraId="43590824" w14:textId="77777777" w:rsidR="00882408" w:rsidRPr="00240940" w:rsidRDefault="00882408" w:rsidP="00B131AF">
            <w:pPr>
              <w:spacing w:before="120" w:after="120"/>
              <w:rPr>
                <w:rFonts w:cs="Arial"/>
                <w:sz w:val="18"/>
              </w:rPr>
            </w:pPr>
            <w:r>
              <w:rPr>
                <w:rFonts w:cs="Arial"/>
                <w:sz w:val="18"/>
              </w:rPr>
              <w:t xml:space="preserve">      Source Type</w:t>
            </w:r>
          </w:p>
        </w:tc>
        <w:tc>
          <w:tcPr>
            <w:tcW w:w="834" w:type="pct"/>
            <w:shd w:val="clear" w:color="auto" w:fill="auto"/>
          </w:tcPr>
          <w:p w14:paraId="499A1323" w14:textId="77777777" w:rsidR="00882408" w:rsidRPr="00240940" w:rsidRDefault="00882408" w:rsidP="00B131AF">
            <w:pPr>
              <w:spacing w:before="120" w:after="120"/>
              <w:rPr>
                <w:rFonts w:cs="Arial"/>
                <w:sz w:val="18"/>
              </w:rPr>
            </w:pPr>
          </w:p>
        </w:tc>
        <w:tc>
          <w:tcPr>
            <w:tcW w:w="1250" w:type="pct"/>
            <w:gridSpan w:val="2"/>
            <w:shd w:val="clear" w:color="auto" w:fill="auto"/>
          </w:tcPr>
          <w:p w14:paraId="36DCF930" w14:textId="77777777" w:rsidR="00882408" w:rsidRDefault="00882408" w:rsidP="00B131AF">
            <w:pPr>
              <w:spacing w:before="120" w:after="120"/>
              <w:rPr>
                <w:rFonts w:cs="Arial"/>
                <w:sz w:val="18"/>
              </w:rPr>
            </w:pPr>
            <w:r>
              <w:rPr>
                <w:rFonts w:cs="Arial"/>
                <w:sz w:val="18"/>
              </w:rPr>
              <w:t>1 : Law or Regulation</w:t>
            </w:r>
          </w:p>
          <w:p w14:paraId="56506740" w14:textId="77777777" w:rsidR="00882408" w:rsidRDefault="00882408" w:rsidP="00B131AF">
            <w:pPr>
              <w:spacing w:before="120" w:after="120"/>
              <w:rPr>
                <w:rFonts w:cs="Arial"/>
                <w:sz w:val="18"/>
              </w:rPr>
            </w:pPr>
            <w:r>
              <w:rPr>
                <w:rFonts w:cs="Arial"/>
                <w:sz w:val="18"/>
              </w:rPr>
              <w:t>2 : Official Publication</w:t>
            </w:r>
          </w:p>
          <w:p w14:paraId="6595E0A8" w14:textId="77777777" w:rsidR="00882408" w:rsidRDefault="00882408" w:rsidP="00B131AF">
            <w:pPr>
              <w:spacing w:before="120" w:after="120"/>
              <w:rPr>
                <w:rFonts w:cs="Arial"/>
                <w:sz w:val="18"/>
              </w:rPr>
            </w:pPr>
            <w:r>
              <w:rPr>
                <w:rFonts w:cs="Arial"/>
                <w:sz w:val="18"/>
              </w:rPr>
              <w:t>7 : Mariner Report, Confirmed</w:t>
            </w:r>
          </w:p>
          <w:p w14:paraId="41D88823" w14:textId="77777777" w:rsidR="00882408" w:rsidRDefault="00882408" w:rsidP="00B131AF">
            <w:pPr>
              <w:spacing w:before="120" w:after="120"/>
              <w:rPr>
                <w:rFonts w:cs="Arial"/>
                <w:sz w:val="18"/>
              </w:rPr>
            </w:pPr>
            <w:r>
              <w:rPr>
                <w:rFonts w:cs="Arial"/>
                <w:sz w:val="18"/>
              </w:rPr>
              <w:t>8 : Mariner Report, Not Confirmed</w:t>
            </w:r>
          </w:p>
          <w:p w14:paraId="2AEB9144" w14:textId="77777777" w:rsidR="00882408" w:rsidRDefault="00882408" w:rsidP="00B131AF">
            <w:pPr>
              <w:spacing w:before="120" w:after="120"/>
              <w:rPr>
                <w:rFonts w:cs="Arial"/>
                <w:sz w:val="18"/>
              </w:rPr>
            </w:pPr>
            <w:r>
              <w:rPr>
                <w:rFonts w:cs="Arial"/>
                <w:sz w:val="18"/>
              </w:rPr>
              <w:t>9 : Industry Publications and Reports</w:t>
            </w:r>
          </w:p>
          <w:p w14:paraId="2A309C6B" w14:textId="77777777" w:rsidR="00882408" w:rsidRDefault="00882408" w:rsidP="00B131AF">
            <w:pPr>
              <w:spacing w:before="120" w:after="120"/>
              <w:rPr>
                <w:rFonts w:cs="Arial"/>
                <w:sz w:val="18"/>
              </w:rPr>
            </w:pPr>
            <w:r>
              <w:rPr>
                <w:rFonts w:cs="Arial"/>
                <w:sz w:val="18"/>
              </w:rPr>
              <w:lastRenderedPageBreak/>
              <w:t>10 : Remotely Sensed Images</w:t>
            </w:r>
          </w:p>
          <w:p w14:paraId="25ED8FFC" w14:textId="77777777" w:rsidR="00882408" w:rsidRDefault="00882408" w:rsidP="00B131AF">
            <w:pPr>
              <w:spacing w:before="120" w:after="120"/>
              <w:rPr>
                <w:rFonts w:cs="Arial"/>
                <w:sz w:val="18"/>
              </w:rPr>
            </w:pPr>
            <w:r>
              <w:rPr>
                <w:rFonts w:cs="Arial"/>
                <w:sz w:val="18"/>
              </w:rPr>
              <w:t>11 : Photographs</w:t>
            </w:r>
          </w:p>
          <w:p w14:paraId="25B98B98" w14:textId="77777777" w:rsidR="00882408" w:rsidRDefault="00882408" w:rsidP="00B131AF">
            <w:pPr>
              <w:spacing w:before="120" w:after="120"/>
              <w:rPr>
                <w:rFonts w:cs="Arial"/>
                <w:sz w:val="18"/>
              </w:rPr>
            </w:pPr>
            <w:r>
              <w:rPr>
                <w:rFonts w:cs="Arial"/>
                <w:sz w:val="18"/>
              </w:rPr>
              <w:t>12 : Products Issued by HO Services</w:t>
            </w:r>
          </w:p>
          <w:p w14:paraId="5A2CFFEA" w14:textId="77777777" w:rsidR="00882408" w:rsidRDefault="00882408" w:rsidP="00B131AF">
            <w:pPr>
              <w:spacing w:before="120" w:after="120"/>
              <w:rPr>
                <w:rFonts w:cs="Arial"/>
                <w:sz w:val="18"/>
              </w:rPr>
            </w:pPr>
            <w:r>
              <w:rPr>
                <w:rFonts w:cs="Arial"/>
                <w:sz w:val="18"/>
              </w:rPr>
              <w:t>13 : News Media</w:t>
            </w:r>
          </w:p>
          <w:p w14:paraId="0B62889B" w14:textId="77777777" w:rsidR="00882408" w:rsidRPr="00240940" w:rsidRDefault="00882408" w:rsidP="00B131AF">
            <w:pPr>
              <w:spacing w:before="120" w:after="120"/>
              <w:rPr>
                <w:rFonts w:cs="Arial"/>
                <w:sz w:val="18"/>
              </w:rPr>
            </w:pPr>
            <w:r>
              <w:rPr>
                <w:rFonts w:cs="Arial"/>
                <w:sz w:val="18"/>
              </w:rPr>
              <w:t>14 : Traffic Data</w:t>
            </w:r>
          </w:p>
        </w:tc>
        <w:tc>
          <w:tcPr>
            <w:tcW w:w="417" w:type="pct"/>
            <w:shd w:val="clear" w:color="auto" w:fill="auto"/>
          </w:tcPr>
          <w:p w14:paraId="5E1F588E" w14:textId="77777777" w:rsidR="00882408" w:rsidRPr="00240940" w:rsidRDefault="00882408" w:rsidP="00B131AF">
            <w:pPr>
              <w:spacing w:before="120" w:after="120"/>
              <w:rPr>
                <w:rFonts w:cs="Arial"/>
                <w:sz w:val="18"/>
              </w:rPr>
            </w:pPr>
            <w:r>
              <w:rPr>
                <w:rFonts w:cs="Arial"/>
                <w:sz w:val="18"/>
              </w:rPr>
              <w:lastRenderedPageBreak/>
              <w:t>(S) EN</w:t>
            </w:r>
          </w:p>
        </w:tc>
        <w:tc>
          <w:tcPr>
            <w:tcW w:w="834" w:type="pct"/>
            <w:shd w:val="clear" w:color="auto" w:fill="auto"/>
          </w:tcPr>
          <w:p w14:paraId="73952CE7" w14:textId="77777777" w:rsidR="00882408" w:rsidRPr="00240940" w:rsidRDefault="00882408" w:rsidP="00B131AF">
            <w:pPr>
              <w:spacing w:before="120" w:after="120"/>
              <w:rPr>
                <w:rFonts w:cs="Arial"/>
                <w:sz w:val="18"/>
              </w:rPr>
            </w:pPr>
            <w:r>
              <w:rPr>
                <w:rFonts w:cs="Arial"/>
                <w:sz w:val="18"/>
              </w:rPr>
              <w:t>0, 1</w:t>
            </w:r>
          </w:p>
        </w:tc>
      </w:tr>
      <w:tr w:rsidR="00882408" w:rsidRPr="00240940" w14:paraId="3E82760F" w14:textId="77777777" w:rsidTr="00B131AF">
        <w:tc>
          <w:tcPr>
            <w:tcW w:w="1665" w:type="pct"/>
            <w:gridSpan w:val="2"/>
            <w:shd w:val="clear" w:color="auto" w:fill="auto"/>
          </w:tcPr>
          <w:p w14:paraId="4281882E" w14:textId="77777777" w:rsidR="00882408" w:rsidRPr="00240940" w:rsidRDefault="00882408" w:rsidP="00B131AF">
            <w:pPr>
              <w:spacing w:before="120" w:after="120"/>
              <w:rPr>
                <w:rFonts w:cs="Arial"/>
                <w:sz w:val="18"/>
              </w:rPr>
            </w:pPr>
            <w:r>
              <w:rPr>
                <w:rFonts w:cs="Arial"/>
                <w:sz w:val="18"/>
              </w:rPr>
              <w:t xml:space="preserve">      Reported Date</w:t>
            </w:r>
          </w:p>
        </w:tc>
        <w:tc>
          <w:tcPr>
            <w:tcW w:w="834" w:type="pct"/>
            <w:shd w:val="clear" w:color="auto" w:fill="auto"/>
          </w:tcPr>
          <w:p w14:paraId="7E521730" w14:textId="77777777" w:rsidR="00882408" w:rsidRPr="00240940" w:rsidRDefault="00882408" w:rsidP="00B131AF">
            <w:pPr>
              <w:spacing w:before="120" w:after="120"/>
              <w:rPr>
                <w:rFonts w:cs="Arial"/>
                <w:sz w:val="18"/>
              </w:rPr>
            </w:pPr>
            <w:r>
              <w:rPr>
                <w:rFonts w:cs="Arial"/>
                <w:sz w:val="18"/>
              </w:rPr>
              <w:t>(SORDAT)</w:t>
            </w:r>
          </w:p>
        </w:tc>
        <w:tc>
          <w:tcPr>
            <w:tcW w:w="1250" w:type="pct"/>
            <w:gridSpan w:val="2"/>
            <w:shd w:val="clear" w:color="auto" w:fill="auto"/>
          </w:tcPr>
          <w:p w14:paraId="2E507B68" w14:textId="77777777" w:rsidR="00882408" w:rsidRPr="00240940" w:rsidRDefault="00882408" w:rsidP="00B131AF">
            <w:pPr>
              <w:spacing w:before="120" w:after="120"/>
              <w:rPr>
                <w:rFonts w:cs="Arial"/>
                <w:sz w:val="18"/>
              </w:rPr>
            </w:pPr>
          </w:p>
        </w:tc>
        <w:tc>
          <w:tcPr>
            <w:tcW w:w="417" w:type="pct"/>
            <w:shd w:val="clear" w:color="auto" w:fill="auto"/>
          </w:tcPr>
          <w:p w14:paraId="609B1F11" w14:textId="77777777" w:rsidR="00882408" w:rsidRPr="00240940" w:rsidRDefault="00882408" w:rsidP="00B131AF">
            <w:pPr>
              <w:spacing w:before="120" w:after="120"/>
              <w:rPr>
                <w:rFonts w:cs="Arial"/>
                <w:sz w:val="18"/>
              </w:rPr>
            </w:pPr>
            <w:r>
              <w:rPr>
                <w:rFonts w:cs="Arial"/>
                <w:sz w:val="18"/>
              </w:rPr>
              <w:t>(S) TD</w:t>
            </w:r>
          </w:p>
        </w:tc>
        <w:tc>
          <w:tcPr>
            <w:tcW w:w="834" w:type="pct"/>
            <w:shd w:val="clear" w:color="auto" w:fill="auto"/>
          </w:tcPr>
          <w:p w14:paraId="3A03CAA9" w14:textId="77777777" w:rsidR="00882408" w:rsidRPr="00240940" w:rsidRDefault="00882408" w:rsidP="00B131AF">
            <w:pPr>
              <w:spacing w:before="120" w:after="120"/>
              <w:rPr>
                <w:rFonts w:cs="Arial"/>
                <w:sz w:val="18"/>
              </w:rPr>
            </w:pPr>
            <w:r>
              <w:rPr>
                <w:rFonts w:cs="Arial"/>
                <w:sz w:val="18"/>
              </w:rPr>
              <w:t>0, 1</w:t>
            </w:r>
          </w:p>
        </w:tc>
      </w:tr>
      <w:tr w:rsidR="00882408" w:rsidRPr="00240940" w14:paraId="09E39136" w14:textId="77777777" w:rsidTr="00B131AF">
        <w:tc>
          <w:tcPr>
            <w:tcW w:w="1665" w:type="pct"/>
            <w:gridSpan w:val="2"/>
            <w:shd w:val="clear" w:color="auto" w:fill="auto"/>
          </w:tcPr>
          <w:p w14:paraId="2DF7EDEC" w14:textId="77777777" w:rsidR="00882408" w:rsidRPr="00240940" w:rsidRDefault="00882408" w:rsidP="00B131AF">
            <w:pPr>
              <w:spacing w:before="120" w:after="120"/>
              <w:rPr>
                <w:rFonts w:cs="Arial"/>
                <w:sz w:val="18"/>
              </w:rPr>
            </w:pPr>
            <w:r>
              <w:rPr>
                <w:rFonts w:cs="Arial"/>
                <w:sz w:val="18"/>
              </w:rPr>
              <w:t>Offshore Mark Description</w:t>
            </w:r>
          </w:p>
        </w:tc>
        <w:tc>
          <w:tcPr>
            <w:tcW w:w="834" w:type="pct"/>
            <w:shd w:val="clear" w:color="auto" w:fill="auto"/>
          </w:tcPr>
          <w:p w14:paraId="1B6F53B9" w14:textId="77777777" w:rsidR="00882408" w:rsidRPr="00240940" w:rsidRDefault="00882408" w:rsidP="00B131AF">
            <w:pPr>
              <w:spacing w:before="120" w:after="120"/>
              <w:rPr>
                <w:rFonts w:cs="Arial"/>
                <w:sz w:val="18"/>
              </w:rPr>
            </w:pPr>
          </w:p>
        </w:tc>
        <w:tc>
          <w:tcPr>
            <w:tcW w:w="1250" w:type="pct"/>
            <w:gridSpan w:val="2"/>
            <w:shd w:val="clear" w:color="auto" w:fill="auto"/>
          </w:tcPr>
          <w:p w14:paraId="18EBA3A5" w14:textId="77777777" w:rsidR="00882408" w:rsidRPr="00240940" w:rsidRDefault="00882408" w:rsidP="00B131AF">
            <w:pPr>
              <w:spacing w:before="120" w:after="120"/>
              <w:rPr>
                <w:rFonts w:cs="Arial"/>
                <w:sz w:val="18"/>
              </w:rPr>
            </w:pPr>
          </w:p>
        </w:tc>
        <w:tc>
          <w:tcPr>
            <w:tcW w:w="417" w:type="pct"/>
            <w:shd w:val="clear" w:color="auto" w:fill="auto"/>
          </w:tcPr>
          <w:p w14:paraId="22F1B6B4" w14:textId="77777777" w:rsidR="00882408" w:rsidRPr="00240940" w:rsidRDefault="00882408" w:rsidP="00B131AF">
            <w:pPr>
              <w:spacing w:before="120" w:after="120"/>
              <w:rPr>
                <w:rFonts w:cs="Arial"/>
                <w:sz w:val="18"/>
              </w:rPr>
            </w:pPr>
            <w:r>
              <w:rPr>
                <w:rFonts w:cs="Arial"/>
                <w:sz w:val="18"/>
              </w:rPr>
              <w:t>C</w:t>
            </w:r>
          </w:p>
        </w:tc>
        <w:tc>
          <w:tcPr>
            <w:tcW w:w="834" w:type="pct"/>
            <w:shd w:val="clear" w:color="auto" w:fill="auto"/>
          </w:tcPr>
          <w:p w14:paraId="2DFACEFD" w14:textId="77777777" w:rsidR="00882408" w:rsidRPr="00240940" w:rsidRDefault="00882408" w:rsidP="00B131AF">
            <w:pPr>
              <w:spacing w:before="120" w:after="120"/>
              <w:rPr>
                <w:rFonts w:cs="Arial"/>
                <w:sz w:val="18"/>
              </w:rPr>
            </w:pPr>
            <w:r>
              <w:rPr>
                <w:rFonts w:cs="Arial"/>
                <w:sz w:val="18"/>
              </w:rPr>
              <w:t>0, *</w:t>
            </w:r>
          </w:p>
        </w:tc>
      </w:tr>
      <w:tr w:rsidR="00882408" w:rsidRPr="00240940" w14:paraId="130E347C" w14:textId="77777777" w:rsidTr="00B131AF">
        <w:tc>
          <w:tcPr>
            <w:tcW w:w="1665" w:type="pct"/>
            <w:gridSpan w:val="2"/>
            <w:shd w:val="clear" w:color="auto" w:fill="auto"/>
          </w:tcPr>
          <w:p w14:paraId="7A467B29" w14:textId="77777777" w:rsidR="00882408" w:rsidRPr="00240940" w:rsidRDefault="00882408" w:rsidP="00B131AF">
            <w:pPr>
              <w:spacing w:before="120" w:after="120"/>
              <w:rPr>
                <w:rFonts w:cs="Arial"/>
                <w:sz w:val="18"/>
              </w:rPr>
            </w:pPr>
            <w:r>
              <w:rPr>
                <w:rFonts w:cs="Arial"/>
                <w:sz w:val="18"/>
              </w:rPr>
              <w:t xml:space="preserve">   Text Content</w:t>
            </w:r>
          </w:p>
        </w:tc>
        <w:tc>
          <w:tcPr>
            <w:tcW w:w="834" w:type="pct"/>
            <w:shd w:val="clear" w:color="auto" w:fill="auto"/>
          </w:tcPr>
          <w:p w14:paraId="7CEFDD16" w14:textId="77777777" w:rsidR="00882408" w:rsidRPr="00240940" w:rsidRDefault="00882408" w:rsidP="00B131AF">
            <w:pPr>
              <w:spacing w:before="120" w:after="120"/>
              <w:rPr>
                <w:rFonts w:cs="Arial"/>
                <w:sz w:val="18"/>
              </w:rPr>
            </w:pPr>
          </w:p>
        </w:tc>
        <w:tc>
          <w:tcPr>
            <w:tcW w:w="1250" w:type="pct"/>
            <w:gridSpan w:val="2"/>
            <w:shd w:val="clear" w:color="auto" w:fill="auto"/>
          </w:tcPr>
          <w:p w14:paraId="19018550" w14:textId="77777777" w:rsidR="00882408" w:rsidRPr="00240940" w:rsidRDefault="00882408" w:rsidP="00B131AF">
            <w:pPr>
              <w:spacing w:before="120" w:after="120"/>
              <w:rPr>
                <w:rFonts w:cs="Arial"/>
                <w:sz w:val="18"/>
              </w:rPr>
            </w:pPr>
          </w:p>
        </w:tc>
        <w:tc>
          <w:tcPr>
            <w:tcW w:w="417" w:type="pct"/>
            <w:shd w:val="clear" w:color="auto" w:fill="auto"/>
          </w:tcPr>
          <w:p w14:paraId="6A640C53" w14:textId="77777777" w:rsidR="00882408" w:rsidRPr="00240940" w:rsidRDefault="00882408" w:rsidP="00B131AF">
            <w:pPr>
              <w:spacing w:before="120" w:after="120"/>
              <w:rPr>
                <w:rFonts w:cs="Arial"/>
                <w:sz w:val="18"/>
              </w:rPr>
            </w:pPr>
            <w:r>
              <w:rPr>
                <w:rFonts w:cs="Arial"/>
                <w:sz w:val="18"/>
              </w:rPr>
              <w:t>(S) C</w:t>
            </w:r>
          </w:p>
        </w:tc>
        <w:tc>
          <w:tcPr>
            <w:tcW w:w="834" w:type="pct"/>
            <w:shd w:val="clear" w:color="auto" w:fill="auto"/>
          </w:tcPr>
          <w:p w14:paraId="1B39CA2F" w14:textId="77777777" w:rsidR="00882408" w:rsidRPr="00240940" w:rsidRDefault="00882408" w:rsidP="00B131AF">
            <w:pPr>
              <w:spacing w:before="120" w:after="120"/>
              <w:rPr>
                <w:rFonts w:cs="Arial"/>
                <w:sz w:val="18"/>
              </w:rPr>
            </w:pPr>
            <w:r>
              <w:rPr>
                <w:rFonts w:cs="Arial"/>
                <w:sz w:val="18"/>
              </w:rPr>
              <w:t>1, *</w:t>
            </w:r>
          </w:p>
        </w:tc>
      </w:tr>
      <w:tr w:rsidR="00882408" w:rsidRPr="00240940" w14:paraId="09EFFB53" w14:textId="77777777" w:rsidTr="00B131AF">
        <w:tc>
          <w:tcPr>
            <w:tcW w:w="1665" w:type="pct"/>
            <w:gridSpan w:val="2"/>
            <w:shd w:val="clear" w:color="auto" w:fill="auto"/>
          </w:tcPr>
          <w:p w14:paraId="2300307F" w14:textId="77777777" w:rsidR="00882408" w:rsidRPr="00240940" w:rsidRDefault="00882408" w:rsidP="00B131AF">
            <w:pPr>
              <w:spacing w:before="120" w:after="120"/>
              <w:rPr>
                <w:rFonts w:cs="Arial"/>
                <w:sz w:val="18"/>
              </w:rPr>
            </w:pPr>
            <w:r>
              <w:rPr>
                <w:rFonts w:cs="Arial"/>
                <w:sz w:val="18"/>
              </w:rPr>
              <w:t xml:space="preserve">      Category of text</w:t>
            </w:r>
          </w:p>
        </w:tc>
        <w:tc>
          <w:tcPr>
            <w:tcW w:w="834" w:type="pct"/>
            <w:shd w:val="clear" w:color="auto" w:fill="auto"/>
          </w:tcPr>
          <w:p w14:paraId="59513B7F" w14:textId="77777777" w:rsidR="00882408" w:rsidRPr="00240940" w:rsidRDefault="00882408" w:rsidP="00B131AF">
            <w:pPr>
              <w:spacing w:before="120" w:after="120"/>
              <w:rPr>
                <w:rFonts w:cs="Arial"/>
                <w:sz w:val="18"/>
              </w:rPr>
            </w:pPr>
          </w:p>
        </w:tc>
        <w:tc>
          <w:tcPr>
            <w:tcW w:w="1250" w:type="pct"/>
            <w:gridSpan w:val="2"/>
            <w:shd w:val="clear" w:color="auto" w:fill="auto"/>
          </w:tcPr>
          <w:p w14:paraId="1C645C4B" w14:textId="77777777" w:rsidR="00882408" w:rsidRDefault="00882408" w:rsidP="00B131AF">
            <w:pPr>
              <w:spacing w:before="120" w:after="120"/>
              <w:rPr>
                <w:rFonts w:cs="Arial"/>
                <w:sz w:val="18"/>
              </w:rPr>
            </w:pPr>
            <w:r>
              <w:rPr>
                <w:rFonts w:cs="Arial"/>
                <w:sz w:val="18"/>
              </w:rPr>
              <w:t>1 : Abstract or Summary</w:t>
            </w:r>
          </w:p>
          <w:p w14:paraId="513564F7" w14:textId="77777777" w:rsidR="00882408" w:rsidRDefault="00882408" w:rsidP="00B131AF">
            <w:pPr>
              <w:spacing w:before="120" w:after="120"/>
              <w:rPr>
                <w:rFonts w:cs="Arial"/>
                <w:sz w:val="18"/>
              </w:rPr>
            </w:pPr>
            <w:r>
              <w:rPr>
                <w:rFonts w:cs="Arial"/>
                <w:sz w:val="18"/>
              </w:rPr>
              <w:t>2 : Extract</w:t>
            </w:r>
          </w:p>
          <w:p w14:paraId="086F28A8" w14:textId="77777777" w:rsidR="00882408" w:rsidRPr="00240940" w:rsidRDefault="00882408" w:rsidP="00B131AF">
            <w:pPr>
              <w:spacing w:before="120" w:after="120"/>
              <w:rPr>
                <w:rFonts w:cs="Arial"/>
                <w:sz w:val="18"/>
              </w:rPr>
            </w:pPr>
            <w:r>
              <w:rPr>
                <w:rFonts w:cs="Arial"/>
                <w:sz w:val="18"/>
              </w:rPr>
              <w:t>3 : Full Text</w:t>
            </w:r>
          </w:p>
        </w:tc>
        <w:tc>
          <w:tcPr>
            <w:tcW w:w="417" w:type="pct"/>
            <w:shd w:val="clear" w:color="auto" w:fill="auto"/>
          </w:tcPr>
          <w:p w14:paraId="2B776F1A" w14:textId="77777777" w:rsidR="00882408" w:rsidRPr="00240940" w:rsidRDefault="00882408" w:rsidP="00B131AF">
            <w:pPr>
              <w:spacing w:before="120" w:after="120"/>
              <w:rPr>
                <w:rFonts w:cs="Arial"/>
                <w:sz w:val="18"/>
              </w:rPr>
            </w:pPr>
            <w:r>
              <w:rPr>
                <w:rFonts w:cs="Arial"/>
                <w:sz w:val="18"/>
              </w:rPr>
              <w:t>(S) EN</w:t>
            </w:r>
          </w:p>
        </w:tc>
        <w:tc>
          <w:tcPr>
            <w:tcW w:w="834" w:type="pct"/>
            <w:shd w:val="clear" w:color="auto" w:fill="auto"/>
          </w:tcPr>
          <w:p w14:paraId="1FEE0985" w14:textId="77777777" w:rsidR="00882408" w:rsidRPr="00240940" w:rsidRDefault="00882408" w:rsidP="00B131AF">
            <w:pPr>
              <w:spacing w:before="120" w:after="120"/>
              <w:rPr>
                <w:rFonts w:cs="Arial"/>
                <w:sz w:val="18"/>
              </w:rPr>
            </w:pPr>
            <w:r>
              <w:rPr>
                <w:rFonts w:cs="Arial"/>
                <w:sz w:val="18"/>
              </w:rPr>
              <w:t>0, 1</w:t>
            </w:r>
          </w:p>
        </w:tc>
      </w:tr>
      <w:tr w:rsidR="00882408" w:rsidRPr="00240940" w14:paraId="53FF002C" w14:textId="77777777" w:rsidTr="00B131AF">
        <w:tc>
          <w:tcPr>
            <w:tcW w:w="1665" w:type="pct"/>
            <w:gridSpan w:val="2"/>
            <w:shd w:val="clear" w:color="auto" w:fill="auto"/>
          </w:tcPr>
          <w:p w14:paraId="568967FB" w14:textId="77777777" w:rsidR="00882408" w:rsidRPr="00240940" w:rsidRDefault="00882408" w:rsidP="00B131AF">
            <w:pPr>
              <w:spacing w:before="120" w:after="120"/>
              <w:rPr>
                <w:rFonts w:cs="Arial"/>
                <w:sz w:val="18"/>
              </w:rPr>
            </w:pPr>
            <w:r>
              <w:rPr>
                <w:rFonts w:cs="Arial"/>
                <w:sz w:val="18"/>
              </w:rPr>
              <w:t xml:space="preserve">      Information</w:t>
            </w:r>
          </w:p>
        </w:tc>
        <w:tc>
          <w:tcPr>
            <w:tcW w:w="834" w:type="pct"/>
            <w:shd w:val="clear" w:color="auto" w:fill="auto"/>
          </w:tcPr>
          <w:p w14:paraId="7066F74D" w14:textId="77777777" w:rsidR="00882408" w:rsidRPr="00240940" w:rsidRDefault="00882408" w:rsidP="00B131AF">
            <w:pPr>
              <w:spacing w:before="120" w:after="120"/>
              <w:rPr>
                <w:rFonts w:cs="Arial"/>
                <w:sz w:val="18"/>
              </w:rPr>
            </w:pPr>
          </w:p>
        </w:tc>
        <w:tc>
          <w:tcPr>
            <w:tcW w:w="1250" w:type="pct"/>
            <w:gridSpan w:val="2"/>
            <w:shd w:val="clear" w:color="auto" w:fill="auto"/>
          </w:tcPr>
          <w:p w14:paraId="392A2D20" w14:textId="77777777" w:rsidR="00882408" w:rsidRPr="00240940" w:rsidRDefault="00882408" w:rsidP="00B131AF">
            <w:pPr>
              <w:spacing w:before="120" w:after="120"/>
              <w:rPr>
                <w:rFonts w:cs="Arial"/>
                <w:sz w:val="18"/>
              </w:rPr>
            </w:pPr>
          </w:p>
        </w:tc>
        <w:tc>
          <w:tcPr>
            <w:tcW w:w="417" w:type="pct"/>
            <w:shd w:val="clear" w:color="auto" w:fill="auto"/>
          </w:tcPr>
          <w:p w14:paraId="2211EAAF" w14:textId="77777777" w:rsidR="00882408" w:rsidRPr="00240940" w:rsidRDefault="00882408" w:rsidP="00B131AF">
            <w:pPr>
              <w:spacing w:before="120" w:after="120"/>
              <w:rPr>
                <w:rFonts w:cs="Arial"/>
                <w:sz w:val="18"/>
              </w:rPr>
            </w:pPr>
            <w:r>
              <w:rPr>
                <w:rFonts w:cs="Arial"/>
                <w:sz w:val="18"/>
              </w:rPr>
              <w:t>(S) C</w:t>
            </w:r>
          </w:p>
        </w:tc>
        <w:tc>
          <w:tcPr>
            <w:tcW w:w="834" w:type="pct"/>
            <w:shd w:val="clear" w:color="auto" w:fill="auto"/>
          </w:tcPr>
          <w:p w14:paraId="24650F0C" w14:textId="77777777" w:rsidR="00882408" w:rsidRPr="00240940" w:rsidRDefault="00882408" w:rsidP="00B131AF">
            <w:pPr>
              <w:spacing w:before="120" w:after="120"/>
              <w:rPr>
                <w:rFonts w:cs="Arial"/>
                <w:sz w:val="18"/>
              </w:rPr>
            </w:pPr>
            <w:r>
              <w:rPr>
                <w:rFonts w:cs="Arial"/>
                <w:sz w:val="18"/>
              </w:rPr>
              <w:t>0, *</w:t>
            </w:r>
          </w:p>
        </w:tc>
      </w:tr>
      <w:tr w:rsidR="00882408" w:rsidRPr="00240940" w14:paraId="4DEE8AD7" w14:textId="77777777" w:rsidTr="00B131AF">
        <w:tc>
          <w:tcPr>
            <w:tcW w:w="1665" w:type="pct"/>
            <w:gridSpan w:val="2"/>
            <w:shd w:val="clear" w:color="auto" w:fill="auto"/>
          </w:tcPr>
          <w:p w14:paraId="78B67664" w14:textId="77777777" w:rsidR="00882408" w:rsidRPr="00240940" w:rsidRDefault="00882408" w:rsidP="00B131AF">
            <w:pPr>
              <w:spacing w:before="120" w:after="120"/>
              <w:rPr>
                <w:rFonts w:cs="Arial"/>
                <w:sz w:val="18"/>
              </w:rPr>
            </w:pPr>
            <w:r>
              <w:rPr>
                <w:rFonts w:cs="Arial"/>
                <w:sz w:val="18"/>
              </w:rPr>
              <w:t xml:space="preserve">         File Locator</w:t>
            </w:r>
          </w:p>
        </w:tc>
        <w:tc>
          <w:tcPr>
            <w:tcW w:w="834" w:type="pct"/>
            <w:shd w:val="clear" w:color="auto" w:fill="auto"/>
          </w:tcPr>
          <w:p w14:paraId="0AE8D570" w14:textId="77777777" w:rsidR="00882408" w:rsidRPr="00240940" w:rsidRDefault="00882408" w:rsidP="00B131AF">
            <w:pPr>
              <w:spacing w:before="120" w:after="120"/>
              <w:rPr>
                <w:rFonts w:cs="Arial"/>
                <w:sz w:val="18"/>
              </w:rPr>
            </w:pPr>
          </w:p>
        </w:tc>
        <w:tc>
          <w:tcPr>
            <w:tcW w:w="1250" w:type="pct"/>
            <w:gridSpan w:val="2"/>
            <w:shd w:val="clear" w:color="auto" w:fill="auto"/>
          </w:tcPr>
          <w:p w14:paraId="2150EDF3" w14:textId="77777777" w:rsidR="00882408" w:rsidRPr="00240940" w:rsidRDefault="00882408" w:rsidP="00B131AF">
            <w:pPr>
              <w:spacing w:before="120" w:after="120"/>
              <w:rPr>
                <w:rFonts w:cs="Arial"/>
                <w:sz w:val="18"/>
              </w:rPr>
            </w:pPr>
          </w:p>
        </w:tc>
        <w:tc>
          <w:tcPr>
            <w:tcW w:w="417" w:type="pct"/>
            <w:shd w:val="clear" w:color="auto" w:fill="auto"/>
          </w:tcPr>
          <w:p w14:paraId="38C548F6"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038CDC5D" w14:textId="77777777" w:rsidR="00882408" w:rsidRPr="00240940" w:rsidRDefault="00882408" w:rsidP="00B131AF">
            <w:pPr>
              <w:spacing w:before="120" w:after="120"/>
              <w:rPr>
                <w:rFonts w:cs="Arial"/>
                <w:sz w:val="18"/>
              </w:rPr>
            </w:pPr>
            <w:r>
              <w:rPr>
                <w:rFonts w:cs="Arial"/>
                <w:sz w:val="18"/>
              </w:rPr>
              <w:t>0, 1</w:t>
            </w:r>
          </w:p>
        </w:tc>
      </w:tr>
      <w:tr w:rsidR="00882408" w:rsidRPr="00240940" w14:paraId="7ED29690" w14:textId="77777777" w:rsidTr="00B131AF">
        <w:tc>
          <w:tcPr>
            <w:tcW w:w="1665" w:type="pct"/>
            <w:gridSpan w:val="2"/>
            <w:shd w:val="clear" w:color="auto" w:fill="auto"/>
          </w:tcPr>
          <w:p w14:paraId="535136A4" w14:textId="77777777" w:rsidR="00882408" w:rsidRPr="00240940" w:rsidRDefault="00882408" w:rsidP="00B131AF">
            <w:pPr>
              <w:spacing w:before="120" w:after="120"/>
              <w:rPr>
                <w:rFonts w:cs="Arial"/>
                <w:sz w:val="18"/>
              </w:rPr>
            </w:pPr>
            <w:r>
              <w:rPr>
                <w:rFonts w:cs="Arial"/>
                <w:sz w:val="18"/>
              </w:rPr>
              <w:t xml:space="preserve">         File Reference</w:t>
            </w:r>
          </w:p>
        </w:tc>
        <w:tc>
          <w:tcPr>
            <w:tcW w:w="834" w:type="pct"/>
            <w:shd w:val="clear" w:color="auto" w:fill="auto"/>
          </w:tcPr>
          <w:p w14:paraId="6DAA17ED" w14:textId="77777777" w:rsidR="00882408" w:rsidRPr="00240940" w:rsidRDefault="00882408" w:rsidP="00B131AF">
            <w:pPr>
              <w:spacing w:before="120" w:after="120"/>
              <w:rPr>
                <w:rFonts w:cs="Arial"/>
                <w:sz w:val="18"/>
              </w:rPr>
            </w:pPr>
            <w:r>
              <w:rPr>
                <w:rFonts w:cs="Arial"/>
                <w:sz w:val="18"/>
              </w:rPr>
              <w:t>(TXTDSC)</w:t>
            </w:r>
          </w:p>
        </w:tc>
        <w:tc>
          <w:tcPr>
            <w:tcW w:w="1250" w:type="pct"/>
            <w:gridSpan w:val="2"/>
            <w:shd w:val="clear" w:color="auto" w:fill="auto"/>
          </w:tcPr>
          <w:p w14:paraId="3164E3F2" w14:textId="77777777" w:rsidR="00882408" w:rsidRPr="00240940" w:rsidRDefault="00882408" w:rsidP="00B131AF">
            <w:pPr>
              <w:spacing w:before="120" w:after="120"/>
              <w:rPr>
                <w:rFonts w:cs="Arial"/>
                <w:sz w:val="18"/>
              </w:rPr>
            </w:pPr>
          </w:p>
        </w:tc>
        <w:tc>
          <w:tcPr>
            <w:tcW w:w="417" w:type="pct"/>
            <w:shd w:val="clear" w:color="auto" w:fill="auto"/>
          </w:tcPr>
          <w:p w14:paraId="068996B4"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67673E6C" w14:textId="77777777" w:rsidR="00882408" w:rsidRPr="00240940" w:rsidRDefault="00882408" w:rsidP="00B131AF">
            <w:pPr>
              <w:spacing w:before="120" w:after="120"/>
              <w:rPr>
                <w:rFonts w:cs="Arial"/>
                <w:sz w:val="18"/>
              </w:rPr>
            </w:pPr>
            <w:r>
              <w:rPr>
                <w:rFonts w:cs="Arial"/>
                <w:sz w:val="18"/>
              </w:rPr>
              <w:t>0, 1</w:t>
            </w:r>
          </w:p>
        </w:tc>
      </w:tr>
      <w:tr w:rsidR="00882408" w:rsidRPr="00240940" w14:paraId="402A7F7D" w14:textId="77777777" w:rsidTr="00B131AF">
        <w:tc>
          <w:tcPr>
            <w:tcW w:w="1665" w:type="pct"/>
            <w:gridSpan w:val="2"/>
            <w:shd w:val="clear" w:color="auto" w:fill="auto"/>
          </w:tcPr>
          <w:p w14:paraId="6FE710A4" w14:textId="77777777" w:rsidR="00882408" w:rsidRPr="00240940" w:rsidRDefault="00882408" w:rsidP="00B131AF">
            <w:pPr>
              <w:spacing w:before="120" w:after="120"/>
              <w:rPr>
                <w:rFonts w:cs="Arial"/>
                <w:sz w:val="18"/>
              </w:rPr>
            </w:pPr>
            <w:r>
              <w:rPr>
                <w:rFonts w:cs="Arial"/>
                <w:sz w:val="18"/>
              </w:rPr>
              <w:t xml:space="preserve">         Headline</w:t>
            </w:r>
          </w:p>
        </w:tc>
        <w:tc>
          <w:tcPr>
            <w:tcW w:w="834" w:type="pct"/>
            <w:shd w:val="clear" w:color="auto" w:fill="auto"/>
          </w:tcPr>
          <w:p w14:paraId="0E764703" w14:textId="77777777" w:rsidR="00882408" w:rsidRPr="00240940" w:rsidRDefault="00882408" w:rsidP="00B131AF">
            <w:pPr>
              <w:spacing w:before="120" w:after="120"/>
              <w:rPr>
                <w:rFonts w:cs="Arial"/>
                <w:sz w:val="18"/>
              </w:rPr>
            </w:pPr>
          </w:p>
        </w:tc>
        <w:tc>
          <w:tcPr>
            <w:tcW w:w="1250" w:type="pct"/>
            <w:gridSpan w:val="2"/>
            <w:shd w:val="clear" w:color="auto" w:fill="auto"/>
          </w:tcPr>
          <w:p w14:paraId="6A8EF310" w14:textId="77777777" w:rsidR="00882408" w:rsidRPr="00240940" w:rsidRDefault="00882408" w:rsidP="00B131AF">
            <w:pPr>
              <w:spacing w:before="120" w:after="120"/>
              <w:rPr>
                <w:rFonts w:cs="Arial"/>
                <w:sz w:val="18"/>
              </w:rPr>
            </w:pPr>
          </w:p>
        </w:tc>
        <w:tc>
          <w:tcPr>
            <w:tcW w:w="417" w:type="pct"/>
            <w:shd w:val="clear" w:color="auto" w:fill="auto"/>
          </w:tcPr>
          <w:p w14:paraId="090F96C4"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36178A89" w14:textId="77777777" w:rsidR="00882408" w:rsidRPr="00240940" w:rsidRDefault="00882408" w:rsidP="00B131AF">
            <w:pPr>
              <w:spacing w:before="120" w:after="120"/>
              <w:rPr>
                <w:rFonts w:cs="Arial"/>
                <w:sz w:val="18"/>
              </w:rPr>
            </w:pPr>
            <w:r>
              <w:rPr>
                <w:rFonts w:cs="Arial"/>
                <w:sz w:val="18"/>
              </w:rPr>
              <w:t>0, * (ordered)</w:t>
            </w:r>
          </w:p>
        </w:tc>
      </w:tr>
      <w:tr w:rsidR="00882408" w:rsidRPr="00240940" w14:paraId="397F59FC" w14:textId="77777777" w:rsidTr="00B131AF">
        <w:tc>
          <w:tcPr>
            <w:tcW w:w="1665" w:type="pct"/>
            <w:gridSpan w:val="2"/>
            <w:shd w:val="clear" w:color="auto" w:fill="auto"/>
          </w:tcPr>
          <w:p w14:paraId="3969B075" w14:textId="77777777" w:rsidR="00882408" w:rsidRPr="00240940" w:rsidRDefault="00882408" w:rsidP="00B131AF">
            <w:pPr>
              <w:spacing w:before="120" w:after="120"/>
              <w:rPr>
                <w:rFonts w:cs="Arial"/>
                <w:sz w:val="18"/>
              </w:rPr>
            </w:pPr>
            <w:r>
              <w:rPr>
                <w:rFonts w:cs="Arial"/>
                <w:sz w:val="18"/>
              </w:rPr>
              <w:t xml:space="preserve">         Language</w:t>
            </w:r>
          </w:p>
        </w:tc>
        <w:tc>
          <w:tcPr>
            <w:tcW w:w="834" w:type="pct"/>
            <w:shd w:val="clear" w:color="auto" w:fill="auto"/>
          </w:tcPr>
          <w:p w14:paraId="26A34E60" w14:textId="77777777" w:rsidR="00882408" w:rsidRPr="00240940" w:rsidRDefault="00882408" w:rsidP="00B131AF">
            <w:pPr>
              <w:spacing w:before="120" w:after="120"/>
              <w:rPr>
                <w:rFonts w:cs="Arial"/>
                <w:sz w:val="18"/>
              </w:rPr>
            </w:pPr>
          </w:p>
        </w:tc>
        <w:tc>
          <w:tcPr>
            <w:tcW w:w="1250" w:type="pct"/>
            <w:gridSpan w:val="2"/>
            <w:shd w:val="clear" w:color="auto" w:fill="auto"/>
          </w:tcPr>
          <w:p w14:paraId="6202727E" w14:textId="77777777" w:rsidR="00882408" w:rsidRPr="00240940" w:rsidRDefault="00882408" w:rsidP="00B131AF">
            <w:pPr>
              <w:spacing w:before="120" w:after="120"/>
              <w:rPr>
                <w:rFonts w:cs="Arial"/>
                <w:sz w:val="18"/>
              </w:rPr>
            </w:pPr>
          </w:p>
        </w:tc>
        <w:tc>
          <w:tcPr>
            <w:tcW w:w="417" w:type="pct"/>
            <w:shd w:val="clear" w:color="auto" w:fill="auto"/>
          </w:tcPr>
          <w:p w14:paraId="12EF3FC4"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7F6DFC92" w14:textId="77777777" w:rsidR="00882408" w:rsidRPr="00240940" w:rsidRDefault="00882408" w:rsidP="00B131AF">
            <w:pPr>
              <w:spacing w:before="120" w:after="120"/>
              <w:rPr>
                <w:rFonts w:cs="Arial"/>
                <w:sz w:val="18"/>
              </w:rPr>
            </w:pPr>
            <w:r>
              <w:rPr>
                <w:rFonts w:cs="Arial"/>
                <w:sz w:val="18"/>
              </w:rPr>
              <w:t>0, 1</w:t>
            </w:r>
          </w:p>
        </w:tc>
      </w:tr>
      <w:tr w:rsidR="00882408" w:rsidRPr="00240940" w14:paraId="0FF9A4DD" w14:textId="77777777" w:rsidTr="00B131AF">
        <w:tc>
          <w:tcPr>
            <w:tcW w:w="1665" w:type="pct"/>
            <w:gridSpan w:val="2"/>
            <w:shd w:val="clear" w:color="auto" w:fill="auto"/>
          </w:tcPr>
          <w:p w14:paraId="65ABF694" w14:textId="77777777" w:rsidR="00882408" w:rsidRPr="00240940" w:rsidRDefault="00882408" w:rsidP="00B131AF">
            <w:pPr>
              <w:spacing w:before="120" w:after="120"/>
              <w:rPr>
                <w:rFonts w:cs="Arial"/>
                <w:sz w:val="18"/>
              </w:rPr>
            </w:pPr>
            <w:r>
              <w:rPr>
                <w:rFonts w:cs="Arial"/>
                <w:sz w:val="18"/>
              </w:rPr>
              <w:t xml:space="preserve">         Text</w:t>
            </w:r>
          </w:p>
        </w:tc>
        <w:tc>
          <w:tcPr>
            <w:tcW w:w="834" w:type="pct"/>
            <w:shd w:val="clear" w:color="auto" w:fill="auto"/>
          </w:tcPr>
          <w:p w14:paraId="111F8A66" w14:textId="77777777" w:rsidR="00882408" w:rsidRDefault="00882408" w:rsidP="00B131AF">
            <w:pPr>
              <w:spacing w:before="120" w:after="120"/>
              <w:rPr>
                <w:rFonts w:cs="Arial"/>
                <w:sz w:val="18"/>
              </w:rPr>
            </w:pPr>
            <w:r>
              <w:rPr>
                <w:rFonts w:cs="Arial"/>
                <w:sz w:val="18"/>
              </w:rPr>
              <w:t>(INFORM)</w:t>
            </w:r>
          </w:p>
          <w:p w14:paraId="020D1D7C" w14:textId="77777777" w:rsidR="00882408" w:rsidRPr="00240940" w:rsidRDefault="00882408" w:rsidP="00B131AF">
            <w:pPr>
              <w:spacing w:before="120" w:after="120"/>
              <w:rPr>
                <w:rFonts w:cs="Arial"/>
                <w:sz w:val="18"/>
              </w:rPr>
            </w:pPr>
            <w:r>
              <w:rPr>
                <w:rFonts w:cs="Arial"/>
                <w:sz w:val="18"/>
              </w:rPr>
              <w:t>(NINFOM)</w:t>
            </w:r>
          </w:p>
        </w:tc>
        <w:tc>
          <w:tcPr>
            <w:tcW w:w="1250" w:type="pct"/>
            <w:gridSpan w:val="2"/>
            <w:shd w:val="clear" w:color="auto" w:fill="auto"/>
          </w:tcPr>
          <w:p w14:paraId="4C30DAE3" w14:textId="77777777" w:rsidR="00882408" w:rsidRPr="00240940" w:rsidRDefault="00882408" w:rsidP="00B131AF">
            <w:pPr>
              <w:spacing w:before="120" w:after="120"/>
              <w:rPr>
                <w:rFonts w:cs="Arial"/>
                <w:sz w:val="18"/>
              </w:rPr>
            </w:pPr>
          </w:p>
        </w:tc>
        <w:tc>
          <w:tcPr>
            <w:tcW w:w="417" w:type="pct"/>
            <w:shd w:val="clear" w:color="auto" w:fill="auto"/>
          </w:tcPr>
          <w:p w14:paraId="094A2331"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7C34C86B" w14:textId="77777777" w:rsidR="00882408" w:rsidRPr="00240940" w:rsidRDefault="00882408" w:rsidP="00B131AF">
            <w:pPr>
              <w:spacing w:before="120" w:after="120"/>
              <w:rPr>
                <w:rFonts w:cs="Arial"/>
                <w:sz w:val="18"/>
              </w:rPr>
            </w:pPr>
            <w:r>
              <w:rPr>
                <w:rFonts w:cs="Arial"/>
                <w:sz w:val="18"/>
              </w:rPr>
              <w:t>0, 1</w:t>
            </w:r>
          </w:p>
        </w:tc>
      </w:tr>
      <w:tr w:rsidR="00882408" w:rsidRPr="00240940" w14:paraId="549F5417" w14:textId="77777777" w:rsidTr="00B131AF">
        <w:tc>
          <w:tcPr>
            <w:tcW w:w="1665" w:type="pct"/>
            <w:gridSpan w:val="2"/>
            <w:shd w:val="clear" w:color="auto" w:fill="auto"/>
          </w:tcPr>
          <w:p w14:paraId="77366CA7" w14:textId="77777777" w:rsidR="00882408" w:rsidRPr="00240940" w:rsidRDefault="00882408" w:rsidP="00B131AF">
            <w:pPr>
              <w:spacing w:before="120" w:after="120"/>
              <w:rPr>
                <w:rFonts w:cs="Arial"/>
                <w:sz w:val="18"/>
              </w:rPr>
            </w:pPr>
            <w:r>
              <w:rPr>
                <w:rFonts w:cs="Arial"/>
                <w:sz w:val="18"/>
              </w:rPr>
              <w:t xml:space="preserve">      Online Resource</w:t>
            </w:r>
          </w:p>
        </w:tc>
        <w:tc>
          <w:tcPr>
            <w:tcW w:w="834" w:type="pct"/>
            <w:shd w:val="clear" w:color="auto" w:fill="auto"/>
          </w:tcPr>
          <w:p w14:paraId="7DF32F9C" w14:textId="77777777" w:rsidR="00882408" w:rsidRPr="00240940" w:rsidRDefault="00882408" w:rsidP="00B131AF">
            <w:pPr>
              <w:spacing w:before="120" w:after="120"/>
              <w:rPr>
                <w:rFonts w:cs="Arial"/>
                <w:sz w:val="18"/>
              </w:rPr>
            </w:pPr>
          </w:p>
        </w:tc>
        <w:tc>
          <w:tcPr>
            <w:tcW w:w="1250" w:type="pct"/>
            <w:gridSpan w:val="2"/>
            <w:shd w:val="clear" w:color="auto" w:fill="auto"/>
          </w:tcPr>
          <w:p w14:paraId="75767811" w14:textId="77777777" w:rsidR="00882408" w:rsidRPr="00240940" w:rsidRDefault="00882408" w:rsidP="00B131AF">
            <w:pPr>
              <w:spacing w:before="120" w:after="120"/>
              <w:rPr>
                <w:rFonts w:cs="Arial"/>
                <w:sz w:val="18"/>
              </w:rPr>
            </w:pPr>
          </w:p>
        </w:tc>
        <w:tc>
          <w:tcPr>
            <w:tcW w:w="417" w:type="pct"/>
            <w:shd w:val="clear" w:color="auto" w:fill="auto"/>
          </w:tcPr>
          <w:p w14:paraId="5CE922E1" w14:textId="77777777" w:rsidR="00882408" w:rsidRPr="00240940" w:rsidRDefault="00882408" w:rsidP="00B131AF">
            <w:pPr>
              <w:spacing w:before="120" w:after="120"/>
              <w:rPr>
                <w:rFonts w:cs="Arial"/>
                <w:sz w:val="18"/>
              </w:rPr>
            </w:pPr>
            <w:r>
              <w:rPr>
                <w:rFonts w:cs="Arial"/>
                <w:sz w:val="18"/>
              </w:rPr>
              <w:t>(S) C</w:t>
            </w:r>
          </w:p>
        </w:tc>
        <w:tc>
          <w:tcPr>
            <w:tcW w:w="834" w:type="pct"/>
            <w:shd w:val="clear" w:color="auto" w:fill="auto"/>
          </w:tcPr>
          <w:p w14:paraId="76EBF192" w14:textId="77777777" w:rsidR="00882408" w:rsidRPr="00240940" w:rsidRDefault="00882408" w:rsidP="00B131AF">
            <w:pPr>
              <w:spacing w:before="120" w:after="120"/>
              <w:rPr>
                <w:rFonts w:cs="Arial"/>
                <w:sz w:val="18"/>
              </w:rPr>
            </w:pPr>
            <w:r>
              <w:rPr>
                <w:rFonts w:cs="Arial"/>
                <w:sz w:val="18"/>
              </w:rPr>
              <w:t>0, 1</w:t>
            </w:r>
          </w:p>
        </w:tc>
      </w:tr>
      <w:tr w:rsidR="00882408" w:rsidRPr="00240940" w14:paraId="73485C9C" w14:textId="77777777" w:rsidTr="00B131AF">
        <w:tc>
          <w:tcPr>
            <w:tcW w:w="1665" w:type="pct"/>
            <w:gridSpan w:val="2"/>
            <w:shd w:val="clear" w:color="auto" w:fill="auto"/>
          </w:tcPr>
          <w:p w14:paraId="7F69DF7A" w14:textId="77777777" w:rsidR="00882408" w:rsidRPr="00240940" w:rsidRDefault="00882408" w:rsidP="00B131AF">
            <w:pPr>
              <w:spacing w:before="120" w:after="120"/>
              <w:rPr>
                <w:rFonts w:cs="Arial"/>
                <w:sz w:val="18"/>
              </w:rPr>
            </w:pPr>
            <w:r>
              <w:rPr>
                <w:rFonts w:cs="Arial"/>
                <w:sz w:val="18"/>
              </w:rPr>
              <w:t xml:space="preserve">         Online Resource Linkage URL</w:t>
            </w:r>
          </w:p>
        </w:tc>
        <w:tc>
          <w:tcPr>
            <w:tcW w:w="834" w:type="pct"/>
            <w:shd w:val="clear" w:color="auto" w:fill="auto"/>
          </w:tcPr>
          <w:p w14:paraId="1BAF4575" w14:textId="77777777" w:rsidR="00882408" w:rsidRPr="00240940" w:rsidRDefault="00882408" w:rsidP="00B131AF">
            <w:pPr>
              <w:spacing w:before="120" w:after="120"/>
              <w:rPr>
                <w:rFonts w:cs="Arial"/>
                <w:sz w:val="18"/>
              </w:rPr>
            </w:pPr>
          </w:p>
        </w:tc>
        <w:tc>
          <w:tcPr>
            <w:tcW w:w="1250" w:type="pct"/>
            <w:gridSpan w:val="2"/>
            <w:shd w:val="clear" w:color="auto" w:fill="auto"/>
          </w:tcPr>
          <w:p w14:paraId="2E084FFA" w14:textId="77777777" w:rsidR="00882408" w:rsidRPr="00240940" w:rsidRDefault="00882408" w:rsidP="00B131AF">
            <w:pPr>
              <w:spacing w:before="120" w:after="120"/>
              <w:rPr>
                <w:rFonts w:cs="Arial"/>
                <w:sz w:val="18"/>
              </w:rPr>
            </w:pPr>
          </w:p>
        </w:tc>
        <w:tc>
          <w:tcPr>
            <w:tcW w:w="417" w:type="pct"/>
            <w:shd w:val="clear" w:color="auto" w:fill="auto"/>
          </w:tcPr>
          <w:p w14:paraId="0FF105B0" w14:textId="77777777" w:rsidR="00882408" w:rsidRPr="00240940" w:rsidRDefault="00882408" w:rsidP="00B131AF">
            <w:pPr>
              <w:spacing w:before="120" w:after="120"/>
              <w:rPr>
                <w:rFonts w:cs="Arial"/>
                <w:sz w:val="18"/>
              </w:rPr>
            </w:pPr>
            <w:r>
              <w:rPr>
                <w:rFonts w:cs="Arial"/>
                <w:sz w:val="18"/>
              </w:rPr>
              <w:t>(S) UL</w:t>
            </w:r>
          </w:p>
        </w:tc>
        <w:tc>
          <w:tcPr>
            <w:tcW w:w="834" w:type="pct"/>
            <w:shd w:val="clear" w:color="auto" w:fill="auto"/>
          </w:tcPr>
          <w:p w14:paraId="2C73D893" w14:textId="77777777" w:rsidR="00882408" w:rsidRPr="00240940" w:rsidRDefault="00882408" w:rsidP="00B131AF">
            <w:pPr>
              <w:spacing w:before="120" w:after="120"/>
              <w:rPr>
                <w:rFonts w:cs="Arial"/>
                <w:sz w:val="18"/>
              </w:rPr>
            </w:pPr>
            <w:r>
              <w:rPr>
                <w:rFonts w:cs="Arial"/>
                <w:sz w:val="18"/>
              </w:rPr>
              <w:t>1, 1</w:t>
            </w:r>
          </w:p>
        </w:tc>
      </w:tr>
      <w:tr w:rsidR="00882408" w:rsidRPr="00240940" w14:paraId="016F9168" w14:textId="77777777" w:rsidTr="00B131AF">
        <w:tc>
          <w:tcPr>
            <w:tcW w:w="1665" w:type="pct"/>
            <w:gridSpan w:val="2"/>
            <w:shd w:val="clear" w:color="auto" w:fill="auto"/>
          </w:tcPr>
          <w:p w14:paraId="3A15CB60" w14:textId="77777777" w:rsidR="00882408" w:rsidRPr="00240940" w:rsidRDefault="00882408" w:rsidP="00B131AF">
            <w:pPr>
              <w:spacing w:before="120" w:after="120"/>
              <w:rPr>
                <w:rFonts w:cs="Arial"/>
                <w:sz w:val="18"/>
              </w:rPr>
            </w:pPr>
            <w:r>
              <w:rPr>
                <w:rFonts w:cs="Arial"/>
                <w:sz w:val="18"/>
              </w:rPr>
              <w:t xml:space="preserve">         Protocol</w:t>
            </w:r>
          </w:p>
        </w:tc>
        <w:tc>
          <w:tcPr>
            <w:tcW w:w="834" w:type="pct"/>
            <w:shd w:val="clear" w:color="auto" w:fill="auto"/>
          </w:tcPr>
          <w:p w14:paraId="712801B5" w14:textId="77777777" w:rsidR="00882408" w:rsidRPr="00240940" w:rsidRDefault="00882408" w:rsidP="00B131AF">
            <w:pPr>
              <w:spacing w:before="120" w:after="120"/>
              <w:rPr>
                <w:rFonts w:cs="Arial"/>
                <w:sz w:val="18"/>
              </w:rPr>
            </w:pPr>
          </w:p>
        </w:tc>
        <w:tc>
          <w:tcPr>
            <w:tcW w:w="1250" w:type="pct"/>
            <w:gridSpan w:val="2"/>
            <w:shd w:val="clear" w:color="auto" w:fill="auto"/>
          </w:tcPr>
          <w:p w14:paraId="26D662CF" w14:textId="77777777" w:rsidR="00882408" w:rsidRPr="00240940" w:rsidRDefault="00882408" w:rsidP="00B131AF">
            <w:pPr>
              <w:spacing w:before="120" w:after="120"/>
              <w:rPr>
                <w:rFonts w:cs="Arial"/>
                <w:sz w:val="18"/>
              </w:rPr>
            </w:pPr>
          </w:p>
        </w:tc>
        <w:tc>
          <w:tcPr>
            <w:tcW w:w="417" w:type="pct"/>
            <w:shd w:val="clear" w:color="auto" w:fill="auto"/>
          </w:tcPr>
          <w:p w14:paraId="099961F7"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5C4FEE23" w14:textId="77777777" w:rsidR="00882408" w:rsidRPr="00240940" w:rsidRDefault="00882408" w:rsidP="00B131AF">
            <w:pPr>
              <w:spacing w:before="120" w:after="120"/>
              <w:rPr>
                <w:rFonts w:cs="Arial"/>
                <w:sz w:val="18"/>
              </w:rPr>
            </w:pPr>
            <w:r>
              <w:rPr>
                <w:rFonts w:cs="Arial"/>
                <w:sz w:val="18"/>
              </w:rPr>
              <w:t>0, 1</w:t>
            </w:r>
          </w:p>
        </w:tc>
      </w:tr>
      <w:tr w:rsidR="00882408" w:rsidRPr="00240940" w14:paraId="7384BC29" w14:textId="77777777" w:rsidTr="00B131AF">
        <w:tc>
          <w:tcPr>
            <w:tcW w:w="1665" w:type="pct"/>
            <w:gridSpan w:val="2"/>
            <w:shd w:val="clear" w:color="auto" w:fill="auto"/>
          </w:tcPr>
          <w:p w14:paraId="3029EA58" w14:textId="77777777" w:rsidR="00882408" w:rsidRPr="00240940" w:rsidRDefault="00882408" w:rsidP="00B131AF">
            <w:pPr>
              <w:spacing w:before="120" w:after="120"/>
              <w:rPr>
                <w:rFonts w:cs="Arial"/>
                <w:sz w:val="18"/>
              </w:rPr>
            </w:pPr>
            <w:r>
              <w:rPr>
                <w:rFonts w:cs="Arial"/>
                <w:sz w:val="18"/>
              </w:rPr>
              <w:t xml:space="preserve">         Application Profile</w:t>
            </w:r>
          </w:p>
        </w:tc>
        <w:tc>
          <w:tcPr>
            <w:tcW w:w="834" w:type="pct"/>
            <w:shd w:val="clear" w:color="auto" w:fill="auto"/>
          </w:tcPr>
          <w:p w14:paraId="53100836" w14:textId="77777777" w:rsidR="00882408" w:rsidRPr="00240940" w:rsidRDefault="00882408" w:rsidP="00B131AF">
            <w:pPr>
              <w:spacing w:before="120" w:after="120"/>
              <w:rPr>
                <w:rFonts w:cs="Arial"/>
                <w:sz w:val="18"/>
              </w:rPr>
            </w:pPr>
          </w:p>
        </w:tc>
        <w:tc>
          <w:tcPr>
            <w:tcW w:w="1250" w:type="pct"/>
            <w:gridSpan w:val="2"/>
            <w:shd w:val="clear" w:color="auto" w:fill="auto"/>
          </w:tcPr>
          <w:p w14:paraId="2917E795" w14:textId="77777777" w:rsidR="00882408" w:rsidRPr="00240940" w:rsidRDefault="00882408" w:rsidP="00B131AF">
            <w:pPr>
              <w:spacing w:before="120" w:after="120"/>
              <w:rPr>
                <w:rFonts w:cs="Arial"/>
                <w:sz w:val="18"/>
              </w:rPr>
            </w:pPr>
          </w:p>
        </w:tc>
        <w:tc>
          <w:tcPr>
            <w:tcW w:w="417" w:type="pct"/>
            <w:shd w:val="clear" w:color="auto" w:fill="auto"/>
          </w:tcPr>
          <w:p w14:paraId="151C06C3"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6F3C3330" w14:textId="77777777" w:rsidR="00882408" w:rsidRPr="00240940" w:rsidRDefault="00882408" w:rsidP="00B131AF">
            <w:pPr>
              <w:spacing w:before="120" w:after="120"/>
              <w:rPr>
                <w:rFonts w:cs="Arial"/>
                <w:sz w:val="18"/>
              </w:rPr>
            </w:pPr>
            <w:r>
              <w:rPr>
                <w:rFonts w:cs="Arial"/>
                <w:sz w:val="18"/>
              </w:rPr>
              <w:t>0, 1</w:t>
            </w:r>
          </w:p>
        </w:tc>
      </w:tr>
      <w:tr w:rsidR="00882408" w:rsidRPr="00240940" w14:paraId="173EF4B5" w14:textId="77777777" w:rsidTr="00B131AF">
        <w:tc>
          <w:tcPr>
            <w:tcW w:w="1665" w:type="pct"/>
            <w:gridSpan w:val="2"/>
            <w:shd w:val="clear" w:color="auto" w:fill="auto"/>
          </w:tcPr>
          <w:p w14:paraId="46335752" w14:textId="77777777" w:rsidR="00882408" w:rsidRPr="00240940" w:rsidRDefault="00882408" w:rsidP="00B131AF">
            <w:pPr>
              <w:spacing w:before="120" w:after="120"/>
              <w:rPr>
                <w:rFonts w:cs="Arial"/>
                <w:sz w:val="18"/>
              </w:rPr>
            </w:pPr>
            <w:r>
              <w:rPr>
                <w:rFonts w:cs="Arial"/>
                <w:sz w:val="18"/>
              </w:rPr>
              <w:t xml:space="preserve">         Name of Resource</w:t>
            </w:r>
          </w:p>
        </w:tc>
        <w:tc>
          <w:tcPr>
            <w:tcW w:w="834" w:type="pct"/>
            <w:shd w:val="clear" w:color="auto" w:fill="auto"/>
          </w:tcPr>
          <w:p w14:paraId="3AA9CA51" w14:textId="77777777" w:rsidR="00882408" w:rsidRPr="00240940" w:rsidRDefault="00882408" w:rsidP="00B131AF">
            <w:pPr>
              <w:spacing w:before="120" w:after="120"/>
              <w:rPr>
                <w:rFonts w:cs="Arial"/>
                <w:sz w:val="18"/>
              </w:rPr>
            </w:pPr>
          </w:p>
        </w:tc>
        <w:tc>
          <w:tcPr>
            <w:tcW w:w="1250" w:type="pct"/>
            <w:gridSpan w:val="2"/>
            <w:shd w:val="clear" w:color="auto" w:fill="auto"/>
          </w:tcPr>
          <w:p w14:paraId="1EC363FD" w14:textId="77777777" w:rsidR="00882408" w:rsidRPr="00240940" w:rsidRDefault="00882408" w:rsidP="00B131AF">
            <w:pPr>
              <w:spacing w:before="120" w:after="120"/>
              <w:rPr>
                <w:rFonts w:cs="Arial"/>
                <w:sz w:val="18"/>
              </w:rPr>
            </w:pPr>
          </w:p>
        </w:tc>
        <w:tc>
          <w:tcPr>
            <w:tcW w:w="417" w:type="pct"/>
            <w:shd w:val="clear" w:color="auto" w:fill="auto"/>
          </w:tcPr>
          <w:p w14:paraId="48DF9D3A"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459F9C60" w14:textId="77777777" w:rsidR="00882408" w:rsidRPr="00240940" w:rsidRDefault="00882408" w:rsidP="00B131AF">
            <w:pPr>
              <w:spacing w:before="120" w:after="120"/>
              <w:rPr>
                <w:rFonts w:cs="Arial"/>
                <w:sz w:val="18"/>
              </w:rPr>
            </w:pPr>
            <w:r>
              <w:rPr>
                <w:rFonts w:cs="Arial"/>
                <w:sz w:val="18"/>
              </w:rPr>
              <w:t>0, 1</w:t>
            </w:r>
          </w:p>
        </w:tc>
      </w:tr>
      <w:tr w:rsidR="00882408" w:rsidRPr="00240940" w14:paraId="36178AD5" w14:textId="77777777" w:rsidTr="00B131AF">
        <w:tc>
          <w:tcPr>
            <w:tcW w:w="1665" w:type="pct"/>
            <w:gridSpan w:val="2"/>
            <w:shd w:val="clear" w:color="auto" w:fill="auto"/>
          </w:tcPr>
          <w:p w14:paraId="653E7175" w14:textId="77777777" w:rsidR="00882408" w:rsidRPr="00240940" w:rsidRDefault="00882408" w:rsidP="00B131AF">
            <w:pPr>
              <w:spacing w:before="120" w:after="120"/>
              <w:rPr>
                <w:rFonts w:cs="Arial"/>
                <w:sz w:val="18"/>
              </w:rPr>
            </w:pPr>
            <w:r>
              <w:rPr>
                <w:rFonts w:cs="Arial"/>
                <w:sz w:val="18"/>
              </w:rPr>
              <w:t xml:space="preserve">         Online Resource Description</w:t>
            </w:r>
          </w:p>
        </w:tc>
        <w:tc>
          <w:tcPr>
            <w:tcW w:w="834" w:type="pct"/>
            <w:shd w:val="clear" w:color="auto" w:fill="auto"/>
          </w:tcPr>
          <w:p w14:paraId="27938E11" w14:textId="77777777" w:rsidR="00882408" w:rsidRPr="00240940" w:rsidRDefault="00882408" w:rsidP="00B131AF">
            <w:pPr>
              <w:spacing w:before="120" w:after="120"/>
              <w:rPr>
                <w:rFonts w:cs="Arial"/>
                <w:sz w:val="18"/>
              </w:rPr>
            </w:pPr>
          </w:p>
        </w:tc>
        <w:tc>
          <w:tcPr>
            <w:tcW w:w="1250" w:type="pct"/>
            <w:gridSpan w:val="2"/>
            <w:shd w:val="clear" w:color="auto" w:fill="auto"/>
          </w:tcPr>
          <w:p w14:paraId="62BDDF9D" w14:textId="77777777" w:rsidR="00882408" w:rsidRPr="00240940" w:rsidRDefault="00882408" w:rsidP="00B131AF">
            <w:pPr>
              <w:spacing w:before="120" w:after="120"/>
              <w:rPr>
                <w:rFonts w:cs="Arial"/>
                <w:sz w:val="18"/>
              </w:rPr>
            </w:pPr>
          </w:p>
        </w:tc>
        <w:tc>
          <w:tcPr>
            <w:tcW w:w="417" w:type="pct"/>
            <w:shd w:val="clear" w:color="auto" w:fill="auto"/>
          </w:tcPr>
          <w:p w14:paraId="29388824"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78CB9B73" w14:textId="77777777" w:rsidR="00882408" w:rsidRPr="00240940" w:rsidRDefault="00882408" w:rsidP="00B131AF">
            <w:pPr>
              <w:spacing w:before="120" w:after="120"/>
              <w:rPr>
                <w:rFonts w:cs="Arial"/>
                <w:sz w:val="18"/>
              </w:rPr>
            </w:pPr>
            <w:r>
              <w:rPr>
                <w:rFonts w:cs="Arial"/>
                <w:sz w:val="18"/>
              </w:rPr>
              <w:t>0, 1</w:t>
            </w:r>
          </w:p>
        </w:tc>
      </w:tr>
      <w:tr w:rsidR="00882408" w:rsidRPr="00240940" w14:paraId="33E0C322" w14:textId="77777777" w:rsidTr="00B131AF">
        <w:tc>
          <w:tcPr>
            <w:tcW w:w="1665" w:type="pct"/>
            <w:gridSpan w:val="2"/>
            <w:shd w:val="clear" w:color="auto" w:fill="auto"/>
          </w:tcPr>
          <w:p w14:paraId="4035D130" w14:textId="77777777" w:rsidR="00882408" w:rsidRPr="00240940" w:rsidRDefault="00882408" w:rsidP="00B131AF">
            <w:pPr>
              <w:spacing w:before="120" w:after="120"/>
              <w:rPr>
                <w:rFonts w:cs="Arial"/>
                <w:sz w:val="18"/>
              </w:rPr>
            </w:pPr>
            <w:r>
              <w:rPr>
                <w:rFonts w:cs="Arial"/>
                <w:sz w:val="18"/>
              </w:rPr>
              <w:t xml:space="preserve">         Online Function</w:t>
            </w:r>
          </w:p>
        </w:tc>
        <w:tc>
          <w:tcPr>
            <w:tcW w:w="834" w:type="pct"/>
            <w:shd w:val="clear" w:color="auto" w:fill="auto"/>
          </w:tcPr>
          <w:p w14:paraId="6BA70709" w14:textId="77777777" w:rsidR="00882408" w:rsidRPr="00240940" w:rsidRDefault="00882408" w:rsidP="00B131AF">
            <w:pPr>
              <w:spacing w:before="120" w:after="120"/>
              <w:rPr>
                <w:rFonts w:cs="Arial"/>
                <w:sz w:val="18"/>
              </w:rPr>
            </w:pPr>
          </w:p>
        </w:tc>
        <w:tc>
          <w:tcPr>
            <w:tcW w:w="1250" w:type="pct"/>
            <w:gridSpan w:val="2"/>
            <w:shd w:val="clear" w:color="auto" w:fill="auto"/>
          </w:tcPr>
          <w:p w14:paraId="01C5D3FE" w14:textId="77777777" w:rsidR="00882408" w:rsidRDefault="00882408" w:rsidP="00B131AF">
            <w:pPr>
              <w:spacing w:before="120" w:after="120"/>
              <w:rPr>
                <w:rFonts w:cs="Arial"/>
                <w:sz w:val="18"/>
              </w:rPr>
            </w:pPr>
            <w:r>
              <w:rPr>
                <w:rFonts w:cs="Arial"/>
                <w:sz w:val="18"/>
              </w:rPr>
              <w:t>1 : Download</w:t>
            </w:r>
          </w:p>
          <w:p w14:paraId="1D626428" w14:textId="77777777" w:rsidR="00882408" w:rsidRDefault="00882408" w:rsidP="00B131AF">
            <w:pPr>
              <w:spacing w:before="120" w:after="120"/>
              <w:rPr>
                <w:rFonts w:cs="Arial"/>
                <w:sz w:val="18"/>
              </w:rPr>
            </w:pPr>
            <w:r>
              <w:rPr>
                <w:rFonts w:cs="Arial"/>
                <w:sz w:val="18"/>
              </w:rPr>
              <w:t>3 : Offline Access</w:t>
            </w:r>
          </w:p>
          <w:p w14:paraId="62A924CE" w14:textId="77777777" w:rsidR="00882408" w:rsidRDefault="00882408" w:rsidP="00B131AF">
            <w:pPr>
              <w:spacing w:before="120" w:after="120"/>
              <w:rPr>
                <w:rFonts w:cs="Arial"/>
                <w:sz w:val="18"/>
              </w:rPr>
            </w:pPr>
            <w:r>
              <w:rPr>
                <w:rFonts w:cs="Arial"/>
                <w:sz w:val="18"/>
              </w:rPr>
              <w:t>4 : Order</w:t>
            </w:r>
          </w:p>
          <w:p w14:paraId="0DF5CE40" w14:textId="77777777" w:rsidR="00882408" w:rsidRDefault="00882408" w:rsidP="00B131AF">
            <w:pPr>
              <w:spacing w:before="120" w:after="120"/>
              <w:rPr>
                <w:rFonts w:cs="Arial"/>
                <w:sz w:val="18"/>
              </w:rPr>
            </w:pPr>
            <w:r>
              <w:rPr>
                <w:rFonts w:cs="Arial"/>
                <w:sz w:val="18"/>
              </w:rPr>
              <w:t>5 : Search</w:t>
            </w:r>
          </w:p>
          <w:p w14:paraId="29F637CE" w14:textId="77777777" w:rsidR="00882408" w:rsidRDefault="00882408" w:rsidP="00B131AF">
            <w:pPr>
              <w:spacing w:before="120" w:after="120"/>
              <w:rPr>
                <w:rFonts w:cs="Arial"/>
                <w:sz w:val="18"/>
              </w:rPr>
            </w:pPr>
            <w:r>
              <w:rPr>
                <w:rFonts w:cs="Arial"/>
                <w:sz w:val="18"/>
              </w:rPr>
              <w:t>6 : Complete Metadata</w:t>
            </w:r>
          </w:p>
          <w:p w14:paraId="65C7A968" w14:textId="77777777" w:rsidR="00882408" w:rsidRDefault="00882408" w:rsidP="00B131AF">
            <w:pPr>
              <w:spacing w:before="120" w:after="120"/>
              <w:rPr>
                <w:rFonts w:cs="Arial"/>
                <w:sz w:val="18"/>
              </w:rPr>
            </w:pPr>
            <w:r>
              <w:rPr>
                <w:rFonts w:cs="Arial"/>
                <w:sz w:val="18"/>
              </w:rPr>
              <w:t>7 : Browse Graphic</w:t>
            </w:r>
          </w:p>
          <w:p w14:paraId="37BAF73D" w14:textId="77777777" w:rsidR="00882408" w:rsidRDefault="00882408" w:rsidP="00B131AF">
            <w:pPr>
              <w:spacing w:before="120" w:after="120"/>
              <w:rPr>
                <w:rFonts w:cs="Arial"/>
                <w:sz w:val="18"/>
              </w:rPr>
            </w:pPr>
            <w:r>
              <w:rPr>
                <w:rFonts w:cs="Arial"/>
                <w:sz w:val="18"/>
              </w:rPr>
              <w:lastRenderedPageBreak/>
              <w:t>8 : Upload</w:t>
            </w:r>
          </w:p>
          <w:p w14:paraId="1AABADB0" w14:textId="77777777" w:rsidR="00882408" w:rsidRDefault="00882408" w:rsidP="00B131AF">
            <w:pPr>
              <w:spacing w:before="120" w:after="120"/>
              <w:rPr>
                <w:rFonts w:cs="Arial"/>
                <w:sz w:val="18"/>
              </w:rPr>
            </w:pPr>
            <w:r>
              <w:rPr>
                <w:rFonts w:cs="Arial"/>
                <w:sz w:val="18"/>
              </w:rPr>
              <w:t>9 : Email Service</w:t>
            </w:r>
          </w:p>
          <w:p w14:paraId="4732FA33" w14:textId="77777777" w:rsidR="00882408" w:rsidRDefault="00882408" w:rsidP="00B131AF">
            <w:pPr>
              <w:spacing w:before="120" w:after="120"/>
              <w:rPr>
                <w:rFonts w:cs="Arial"/>
                <w:sz w:val="18"/>
              </w:rPr>
            </w:pPr>
            <w:r>
              <w:rPr>
                <w:rFonts w:cs="Arial"/>
                <w:sz w:val="18"/>
              </w:rPr>
              <w:t>10 : Browsing</w:t>
            </w:r>
          </w:p>
          <w:p w14:paraId="09B55863" w14:textId="77777777" w:rsidR="00882408" w:rsidRPr="00240940" w:rsidRDefault="00882408" w:rsidP="00B131AF">
            <w:pPr>
              <w:spacing w:before="120" w:after="120"/>
              <w:rPr>
                <w:rFonts w:cs="Arial"/>
                <w:sz w:val="18"/>
              </w:rPr>
            </w:pPr>
            <w:r>
              <w:rPr>
                <w:rFonts w:cs="Arial"/>
                <w:sz w:val="18"/>
              </w:rPr>
              <w:t>11 : File Access</w:t>
            </w:r>
          </w:p>
        </w:tc>
        <w:tc>
          <w:tcPr>
            <w:tcW w:w="417" w:type="pct"/>
            <w:shd w:val="clear" w:color="auto" w:fill="auto"/>
          </w:tcPr>
          <w:p w14:paraId="0D0C89FC" w14:textId="77777777" w:rsidR="00882408" w:rsidRPr="00240940" w:rsidRDefault="00882408" w:rsidP="00B131AF">
            <w:pPr>
              <w:spacing w:before="120" w:after="120"/>
              <w:rPr>
                <w:rFonts w:cs="Arial"/>
                <w:sz w:val="18"/>
              </w:rPr>
            </w:pPr>
            <w:r>
              <w:rPr>
                <w:rFonts w:cs="Arial"/>
                <w:sz w:val="18"/>
              </w:rPr>
              <w:lastRenderedPageBreak/>
              <w:t>(S) EN</w:t>
            </w:r>
          </w:p>
        </w:tc>
        <w:tc>
          <w:tcPr>
            <w:tcW w:w="834" w:type="pct"/>
            <w:shd w:val="clear" w:color="auto" w:fill="auto"/>
          </w:tcPr>
          <w:p w14:paraId="35164EFB" w14:textId="77777777" w:rsidR="00882408" w:rsidRPr="00240940" w:rsidRDefault="00882408" w:rsidP="00B131AF">
            <w:pPr>
              <w:spacing w:before="120" w:after="120"/>
              <w:rPr>
                <w:rFonts w:cs="Arial"/>
                <w:sz w:val="18"/>
              </w:rPr>
            </w:pPr>
            <w:r>
              <w:rPr>
                <w:rFonts w:cs="Arial"/>
                <w:sz w:val="18"/>
              </w:rPr>
              <w:t>0, 1</w:t>
            </w:r>
          </w:p>
        </w:tc>
      </w:tr>
      <w:tr w:rsidR="00882408" w:rsidRPr="00240940" w14:paraId="38C6D972" w14:textId="77777777" w:rsidTr="00B131AF">
        <w:tc>
          <w:tcPr>
            <w:tcW w:w="1665" w:type="pct"/>
            <w:gridSpan w:val="2"/>
            <w:shd w:val="clear" w:color="auto" w:fill="auto"/>
          </w:tcPr>
          <w:p w14:paraId="50AAC1EC" w14:textId="77777777" w:rsidR="00882408" w:rsidRPr="00240940" w:rsidRDefault="00882408" w:rsidP="00B131AF">
            <w:pPr>
              <w:spacing w:before="120" w:after="120"/>
              <w:rPr>
                <w:rFonts w:cs="Arial"/>
                <w:sz w:val="18"/>
              </w:rPr>
            </w:pPr>
            <w:r>
              <w:rPr>
                <w:rFonts w:cs="Arial"/>
                <w:sz w:val="18"/>
              </w:rPr>
              <w:t xml:space="preserve">         Protocol request</w:t>
            </w:r>
          </w:p>
        </w:tc>
        <w:tc>
          <w:tcPr>
            <w:tcW w:w="834" w:type="pct"/>
            <w:shd w:val="clear" w:color="auto" w:fill="auto"/>
          </w:tcPr>
          <w:p w14:paraId="41DE5B04" w14:textId="77777777" w:rsidR="00882408" w:rsidRPr="00240940" w:rsidRDefault="00882408" w:rsidP="00B131AF">
            <w:pPr>
              <w:spacing w:before="120" w:after="120"/>
              <w:rPr>
                <w:rFonts w:cs="Arial"/>
                <w:sz w:val="18"/>
              </w:rPr>
            </w:pPr>
          </w:p>
        </w:tc>
        <w:tc>
          <w:tcPr>
            <w:tcW w:w="1250" w:type="pct"/>
            <w:gridSpan w:val="2"/>
            <w:shd w:val="clear" w:color="auto" w:fill="auto"/>
          </w:tcPr>
          <w:p w14:paraId="0A5691F5" w14:textId="77777777" w:rsidR="00882408" w:rsidRPr="00240940" w:rsidRDefault="00882408" w:rsidP="00B131AF">
            <w:pPr>
              <w:spacing w:before="120" w:after="120"/>
              <w:rPr>
                <w:rFonts w:cs="Arial"/>
                <w:sz w:val="18"/>
              </w:rPr>
            </w:pPr>
          </w:p>
        </w:tc>
        <w:tc>
          <w:tcPr>
            <w:tcW w:w="417" w:type="pct"/>
            <w:shd w:val="clear" w:color="auto" w:fill="auto"/>
          </w:tcPr>
          <w:p w14:paraId="362A0DE4"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0663ABEA" w14:textId="77777777" w:rsidR="00882408" w:rsidRPr="00240940" w:rsidRDefault="00882408" w:rsidP="00B131AF">
            <w:pPr>
              <w:spacing w:before="120" w:after="120"/>
              <w:rPr>
                <w:rFonts w:cs="Arial"/>
                <w:sz w:val="18"/>
              </w:rPr>
            </w:pPr>
            <w:r>
              <w:rPr>
                <w:rFonts w:cs="Arial"/>
                <w:sz w:val="18"/>
              </w:rPr>
              <w:t>0, 1</w:t>
            </w:r>
          </w:p>
        </w:tc>
      </w:tr>
      <w:tr w:rsidR="00882408" w:rsidRPr="00240940" w14:paraId="62A36AA8" w14:textId="77777777" w:rsidTr="00B131AF">
        <w:tc>
          <w:tcPr>
            <w:tcW w:w="1665" w:type="pct"/>
            <w:gridSpan w:val="2"/>
            <w:shd w:val="clear" w:color="auto" w:fill="auto"/>
          </w:tcPr>
          <w:p w14:paraId="3F90AF0C" w14:textId="77777777" w:rsidR="00882408" w:rsidRPr="00240940" w:rsidRDefault="00882408" w:rsidP="00B131AF">
            <w:pPr>
              <w:spacing w:before="120" w:after="120"/>
              <w:rPr>
                <w:rFonts w:cs="Arial"/>
                <w:sz w:val="18"/>
              </w:rPr>
            </w:pPr>
            <w:r>
              <w:rPr>
                <w:rFonts w:cs="Arial"/>
                <w:sz w:val="18"/>
              </w:rPr>
              <w:t xml:space="preserve">      Source</w:t>
            </w:r>
          </w:p>
        </w:tc>
        <w:tc>
          <w:tcPr>
            <w:tcW w:w="834" w:type="pct"/>
            <w:shd w:val="clear" w:color="auto" w:fill="auto"/>
          </w:tcPr>
          <w:p w14:paraId="2C9847E3" w14:textId="77777777" w:rsidR="00882408" w:rsidRPr="00240940" w:rsidRDefault="00882408" w:rsidP="00B131AF">
            <w:pPr>
              <w:spacing w:before="120" w:after="120"/>
              <w:rPr>
                <w:rFonts w:cs="Arial"/>
                <w:sz w:val="18"/>
              </w:rPr>
            </w:pPr>
          </w:p>
        </w:tc>
        <w:tc>
          <w:tcPr>
            <w:tcW w:w="1250" w:type="pct"/>
            <w:gridSpan w:val="2"/>
            <w:shd w:val="clear" w:color="auto" w:fill="auto"/>
          </w:tcPr>
          <w:p w14:paraId="690A91D9" w14:textId="77777777" w:rsidR="00882408" w:rsidRPr="00240940" w:rsidRDefault="00882408" w:rsidP="00B131AF">
            <w:pPr>
              <w:spacing w:before="120" w:after="120"/>
              <w:rPr>
                <w:rFonts w:cs="Arial"/>
                <w:sz w:val="18"/>
              </w:rPr>
            </w:pPr>
          </w:p>
        </w:tc>
        <w:tc>
          <w:tcPr>
            <w:tcW w:w="417" w:type="pct"/>
            <w:shd w:val="clear" w:color="auto" w:fill="auto"/>
          </w:tcPr>
          <w:p w14:paraId="558A2F7C"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314C9957" w14:textId="77777777" w:rsidR="00882408" w:rsidRPr="00240940" w:rsidRDefault="00882408" w:rsidP="00B131AF">
            <w:pPr>
              <w:spacing w:before="120" w:after="120"/>
              <w:rPr>
                <w:rFonts w:cs="Arial"/>
                <w:sz w:val="18"/>
              </w:rPr>
            </w:pPr>
            <w:r>
              <w:rPr>
                <w:rFonts w:cs="Arial"/>
                <w:sz w:val="18"/>
              </w:rPr>
              <w:t>0, 1</w:t>
            </w:r>
          </w:p>
        </w:tc>
      </w:tr>
      <w:tr w:rsidR="00882408" w:rsidRPr="00240940" w14:paraId="739DC1BD" w14:textId="77777777" w:rsidTr="00B131AF">
        <w:tc>
          <w:tcPr>
            <w:tcW w:w="1665" w:type="pct"/>
            <w:gridSpan w:val="2"/>
            <w:shd w:val="clear" w:color="auto" w:fill="auto"/>
          </w:tcPr>
          <w:p w14:paraId="323F96E2" w14:textId="77777777" w:rsidR="00882408" w:rsidRPr="00240940" w:rsidRDefault="00882408" w:rsidP="00B131AF">
            <w:pPr>
              <w:spacing w:before="120" w:after="120"/>
              <w:rPr>
                <w:rFonts w:cs="Arial"/>
                <w:sz w:val="18"/>
              </w:rPr>
            </w:pPr>
            <w:r>
              <w:rPr>
                <w:rFonts w:cs="Arial"/>
                <w:sz w:val="18"/>
              </w:rPr>
              <w:t xml:space="preserve">      Source Type</w:t>
            </w:r>
          </w:p>
        </w:tc>
        <w:tc>
          <w:tcPr>
            <w:tcW w:w="834" w:type="pct"/>
            <w:shd w:val="clear" w:color="auto" w:fill="auto"/>
          </w:tcPr>
          <w:p w14:paraId="4C8C2C80" w14:textId="77777777" w:rsidR="00882408" w:rsidRPr="00240940" w:rsidRDefault="00882408" w:rsidP="00B131AF">
            <w:pPr>
              <w:spacing w:before="120" w:after="120"/>
              <w:rPr>
                <w:rFonts w:cs="Arial"/>
                <w:sz w:val="18"/>
              </w:rPr>
            </w:pPr>
          </w:p>
        </w:tc>
        <w:tc>
          <w:tcPr>
            <w:tcW w:w="1250" w:type="pct"/>
            <w:gridSpan w:val="2"/>
            <w:shd w:val="clear" w:color="auto" w:fill="auto"/>
          </w:tcPr>
          <w:p w14:paraId="38940085" w14:textId="77777777" w:rsidR="00882408" w:rsidRDefault="00882408" w:rsidP="00B131AF">
            <w:pPr>
              <w:spacing w:before="120" w:after="120"/>
              <w:rPr>
                <w:rFonts w:cs="Arial"/>
                <w:sz w:val="18"/>
              </w:rPr>
            </w:pPr>
            <w:r>
              <w:rPr>
                <w:rFonts w:cs="Arial"/>
                <w:sz w:val="18"/>
              </w:rPr>
              <w:t>1 : Law or Regulation</w:t>
            </w:r>
          </w:p>
          <w:p w14:paraId="20E4B5E0" w14:textId="77777777" w:rsidR="00882408" w:rsidRDefault="00882408" w:rsidP="00B131AF">
            <w:pPr>
              <w:spacing w:before="120" w:after="120"/>
              <w:rPr>
                <w:rFonts w:cs="Arial"/>
                <w:sz w:val="18"/>
              </w:rPr>
            </w:pPr>
            <w:r>
              <w:rPr>
                <w:rFonts w:cs="Arial"/>
                <w:sz w:val="18"/>
              </w:rPr>
              <w:t>2 : Official Publication</w:t>
            </w:r>
          </w:p>
          <w:p w14:paraId="012217C3" w14:textId="77777777" w:rsidR="00882408" w:rsidRDefault="00882408" w:rsidP="00B131AF">
            <w:pPr>
              <w:spacing w:before="120" w:after="120"/>
              <w:rPr>
                <w:rFonts w:cs="Arial"/>
                <w:sz w:val="18"/>
              </w:rPr>
            </w:pPr>
            <w:r>
              <w:rPr>
                <w:rFonts w:cs="Arial"/>
                <w:sz w:val="18"/>
              </w:rPr>
              <w:t>7 : Mariner Report, Confirmed</w:t>
            </w:r>
          </w:p>
          <w:p w14:paraId="13F64EF6" w14:textId="77777777" w:rsidR="00882408" w:rsidRDefault="00882408" w:rsidP="00B131AF">
            <w:pPr>
              <w:spacing w:before="120" w:after="120"/>
              <w:rPr>
                <w:rFonts w:cs="Arial"/>
                <w:sz w:val="18"/>
              </w:rPr>
            </w:pPr>
            <w:r>
              <w:rPr>
                <w:rFonts w:cs="Arial"/>
                <w:sz w:val="18"/>
              </w:rPr>
              <w:t>8 : Mariner Report, Not Confirmed</w:t>
            </w:r>
          </w:p>
          <w:p w14:paraId="6B3FF2E8" w14:textId="77777777" w:rsidR="00882408" w:rsidRDefault="00882408" w:rsidP="00B131AF">
            <w:pPr>
              <w:spacing w:before="120" w:after="120"/>
              <w:rPr>
                <w:rFonts w:cs="Arial"/>
                <w:sz w:val="18"/>
              </w:rPr>
            </w:pPr>
            <w:r>
              <w:rPr>
                <w:rFonts w:cs="Arial"/>
                <w:sz w:val="18"/>
              </w:rPr>
              <w:t>9 : Industry Publications and Reports</w:t>
            </w:r>
          </w:p>
          <w:p w14:paraId="0F5694D3" w14:textId="77777777" w:rsidR="00882408" w:rsidRDefault="00882408" w:rsidP="00B131AF">
            <w:pPr>
              <w:spacing w:before="120" w:after="120"/>
              <w:rPr>
                <w:rFonts w:cs="Arial"/>
                <w:sz w:val="18"/>
              </w:rPr>
            </w:pPr>
            <w:r>
              <w:rPr>
                <w:rFonts w:cs="Arial"/>
                <w:sz w:val="18"/>
              </w:rPr>
              <w:t>10 : Remotely Sensed Images</w:t>
            </w:r>
          </w:p>
          <w:p w14:paraId="07981921" w14:textId="77777777" w:rsidR="00882408" w:rsidRDefault="00882408" w:rsidP="00B131AF">
            <w:pPr>
              <w:spacing w:before="120" w:after="120"/>
              <w:rPr>
                <w:rFonts w:cs="Arial"/>
                <w:sz w:val="18"/>
              </w:rPr>
            </w:pPr>
            <w:r>
              <w:rPr>
                <w:rFonts w:cs="Arial"/>
                <w:sz w:val="18"/>
              </w:rPr>
              <w:t>11 : Photographs</w:t>
            </w:r>
          </w:p>
          <w:p w14:paraId="7108BC7C" w14:textId="77777777" w:rsidR="00882408" w:rsidRDefault="00882408" w:rsidP="00B131AF">
            <w:pPr>
              <w:spacing w:before="120" w:after="120"/>
              <w:rPr>
                <w:rFonts w:cs="Arial"/>
                <w:sz w:val="18"/>
              </w:rPr>
            </w:pPr>
            <w:r>
              <w:rPr>
                <w:rFonts w:cs="Arial"/>
                <w:sz w:val="18"/>
              </w:rPr>
              <w:t>12 : Products Issued by HO Services</w:t>
            </w:r>
          </w:p>
          <w:p w14:paraId="7733D568" w14:textId="77777777" w:rsidR="00882408" w:rsidRDefault="00882408" w:rsidP="00B131AF">
            <w:pPr>
              <w:spacing w:before="120" w:after="120"/>
              <w:rPr>
                <w:rFonts w:cs="Arial"/>
                <w:sz w:val="18"/>
              </w:rPr>
            </w:pPr>
            <w:r>
              <w:rPr>
                <w:rFonts w:cs="Arial"/>
                <w:sz w:val="18"/>
              </w:rPr>
              <w:t>13 : News Media</w:t>
            </w:r>
          </w:p>
          <w:p w14:paraId="1A8EFA6F" w14:textId="77777777" w:rsidR="00882408" w:rsidRPr="00240940" w:rsidRDefault="00882408" w:rsidP="00B131AF">
            <w:pPr>
              <w:spacing w:before="120" w:after="120"/>
              <w:rPr>
                <w:rFonts w:cs="Arial"/>
                <w:sz w:val="18"/>
              </w:rPr>
            </w:pPr>
            <w:r>
              <w:rPr>
                <w:rFonts w:cs="Arial"/>
                <w:sz w:val="18"/>
              </w:rPr>
              <w:t>14 : Traffic Data</w:t>
            </w:r>
          </w:p>
        </w:tc>
        <w:tc>
          <w:tcPr>
            <w:tcW w:w="417" w:type="pct"/>
            <w:shd w:val="clear" w:color="auto" w:fill="auto"/>
          </w:tcPr>
          <w:p w14:paraId="7A2A2D57" w14:textId="77777777" w:rsidR="00882408" w:rsidRPr="00240940" w:rsidRDefault="00882408" w:rsidP="00B131AF">
            <w:pPr>
              <w:spacing w:before="120" w:after="120"/>
              <w:rPr>
                <w:rFonts w:cs="Arial"/>
                <w:sz w:val="18"/>
              </w:rPr>
            </w:pPr>
            <w:r>
              <w:rPr>
                <w:rFonts w:cs="Arial"/>
                <w:sz w:val="18"/>
              </w:rPr>
              <w:t>(S) EN</w:t>
            </w:r>
          </w:p>
        </w:tc>
        <w:tc>
          <w:tcPr>
            <w:tcW w:w="834" w:type="pct"/>
            <w:shd w:val="clear" w:color="auto" w:fill="auto"/>
          </w:tcPr>
          <w:p w14:paraId="3F1A6B93" w14:textId="77777777" w:rsidR="00882408" w:rsidRPr="00240940" w:rsidRDefault="00882408" w:rsidP="00B131AF">
            <w:pPr>
              <w:spacing w:before="120" w:after="120"/>
              <w:rPr>
                <w:rFonts w:cs="Arial"/>
                <w:sz w:val="18"/>
              </w:rPr>
            </w:pPr>
            <w:r>
              <w:rPr>
                <w:rFonts w:cs="Arial"/>
                <w:sz w:val="18"/>
              </w:rPr>
              <w:t>0, 1</w:t>
            </w:r>
          </w:p>
        </w:tc>
      </w:tr>
      <w:tr w:rsidR="00882408" w:rsidRPr="00240940" w14:paraId="1586C000" w14:textId="77777777" w:rsidTr="00B131AF">
        <w:tc>
          <w:tcPr>
            <w:tcW w:w="1665" w:type="pct"/>
            <w:gridSpan w:val="2"/>
            <w:shd w:val="clear" w:color="auto" w:fill="auto"/>
          </w:tcPr>
          <w:p w14:paraId="061E599D" w14:textId="77777777" w:rsidR="00882408" w:rsidRPr="00240940" w:rsidRDefault="00882408" w:rsidP="00B131AF">
            <w:pPr>
              <w:spacing w:before="120" w:after="120"/>
              <w:rPr>
                <w:rFonts w:cs="Arial"/>
                <w:sz w:val="18"/>
              </w:rPr>
            </w:pPr>
            <w:r>
              <w:rPr>
                <w:rFonts w:cs="Arial"/>
                <w:sz w:val="18"/>
              </w:rPr>
              <w:t xml:space="preserve">      Reported Date</w:t>
            </w:r>
          </w:p>
        </w:tc>
        <w:tc>
          <w:tcPr>
            <w:tcW w:w="834" w:type="pct"/>
            <w:shd w:val="clear" w:color="auto" w:fill="auto"/>
          </w:tcPr>
          <w:p w14:paraId="55608984" w14:textId="77777777" w:rsidR="00882408" w:rsidRPr="00240940" w:rsidRDefault="00882408" w:rsidP="00B131AF">
            <w:pPr>
              <w:spacing w:before="120" w:after="120"/>
              <w:rPr>
                <w:rFonts w:cs="Arial"/>
                <w:sz w:val="18"/>
              </w:rPr>
            </w:pPr>
            <w:r>
              <w:rPr>
                <w:rFonts w:cs="Arial"/>
                <w:sz w:val="18"/>
              </w:rPr>
              <w:t>(SORDAT)</w:t>
            </w:r>
          </w:p>
        </w:tc>
        <w:tc>
          <w:tcPr>
            <w:tcW w:w="1250" w:type="pct"/>
            <w:gridSpan w:val="2"/>
            <w:shd w:val="clear" w:color="auto" w:fill="auto"/>
          </w:tcPr>
          <w:p w14:paraId="7388709B" w14:textId="77777777" w:rsidR="00882408" w:rsidRPr="00240940" w:rsidRDefault="00882408" w:rsidP="00B131AF">
            <w:pPr>
              <w:spacing w:before="120" w:after="120"/>
              <w:rPr>
                <w:rFonts w:cs="Arial"/>
                <w:sz w:val="18"/>
              </w:rPr>
            </w:pPr>
          </w:p>
        </w:tc>
        <w:tc>
          <w:tcPr>
            <w:tcW w:w="417" w:type="pct"/>
            <w:shd w:val="clear" w:color="auto" w:fill="auto"/>
          </w:tcPr>
          <w:p w14:paraId="5454DA7A" w14:textId="77777777" w:rsidR="00882408" w:rsidRPr="00240940" w:rsidRDefault="00882408" w:rsidP="00B131AF">
            <w:pPr>
              <w:spacing w:before="120" w:after="120"/>
              <w:rPr>
                <w:rFonts w:cs="Arial"/>
                <w:sz w:val="18"/>
              </w:rPr>
            </w:pPr>
            <w:r>
              <w:rPr>
                <w:rFonts w:cs="Arial"/>
                <w:sz w:val="18"/>
              </w:rPr>
              <w:t>(S) TD</w:t>
            </w:r>
          </w:p>
        </w:tc>
        <w:tc>
          <w:tcPr>
            <w:tcW w:w="834" w:type="pct"/>
            <w:shd w:val="clear" w:color="auto" w:fill="auto"/>
          </w:tcPr>
          <w:p w14:paraId="564E5103" w14:textId="77777777" w:rsidR="00882408" w:rsidRPr="00240940" w:rsidRDefault="00882408" w:rsidP="00B131AF">
            <w:pPr>
              <w:spacing w:before="120" w:after="120"/>
              <w:rPr>
                <w:rFonts w:cs="Arial"/>
                <w:sz w:val="18"/>
              </w:rPr>
            </w:pPr>
            <w:r>
              <w:rPr>
                <w:rFonts w:cs="Arial"/>
                <w:sz w:val="18"/>
              </w:rPr>
              <w:t>0, 1</w:t>
            </w:r>
          </w:p>
        </w:tc>
      </w:tr>
      <w:tr w:rsidR="00882408" w:rsidRPr="00240940" w14:paraId="6425472A" w14:textId="77777777" w:rsidTr="00B131AF">
        <w:tc>
          <w:tcPr>
            <w:tcW w:w="1665" w:type="pct"/>
            <w:gridSpan w:val="2"/>
            <w:shd w:val="clear" w:color="auto" w:fill="auto"/>
          </w:tcPr>
          <w:p w14:paraId="6D8086A8" w14:textId="77777777" w:rsidR="00882408" w:rsidRPr="00240940" w:rsidRDefault="00882408" w:rsidP="00B131AF">
            <w:pPr>
              <w:spacing w:before="120" w:after="120"/>
              <w:rPr>
                <w:rFonts w:cs="Arial"/>
                <w:sz w:val="18"/>
              </w:rPr>
            </w:pPr>
            <w:r>
              <w:rPr>
                <w:rFonts w:cs="Arial"/>
                <w:sz w:val="18"/>
              </w:rPr>
              <w:t>Major Light Description</w:t>
            </w:r>
          </w:p>
        </w:tc>
        <w:tc>
          <w:tcPr>
            <w:tcW w:w="834" w:type="pct"/>
            <w:shd w:val="clear" w:color="auto" w:fill="auto"/>
          </w:tcPr>
          <w:p w14:paraId="76BABFE2" w14:textId="77777777" w:rsidR="00882408" w:rsidRPr="00240940" w:rsidRDefault="00882408" w:rsidP="00B131AF">
            <w:pPr>
              <w:spacing w:before="120" w:after="120"/>
              <w:rPr>
                <w:rFonts w:cs="Arial"/>
                <w:sz w:val="18"/>
              </w:rPr>
            </w:pPr>
          </w:p>
        </w:tc>
        <w:tc>
          <w:tcPr>
            <w:tcW w:w="1250" w:type="pct"/>
            <w:gridSpan w:val="2"/>
            <w:shd w:val="clear" w:color="auto" w:fill="auto"/>
          </w:tcPr>
          <w:p w14:paraId="75602DD2" w14:textId="77777777" w:rsidR="00882408" w:rsidRPr="00240940" w:rsidRDefault="00882408" w:rsidP="00B131AF">
            <w:pPr>
              <w:spacing w:before="120" w:after="120"/>
              <w:rPr>
                <w:rFonts w:cs="Arial"/>
                <w:sz w:val="18"/>
              </w:rPr>
            </w:pPr>
          </w:p>
        </w:tc>
        <w:tc>
          <w:tcPr>
            <w:tcW w:w="417" w:type="pct"/>
            <w:shd w:val="clear" w:color="auto" w:fill="auto"/>
          </w:tcPr>
          <w:p w14:paraId="05CAC0B6" w14:textId="77777777" w:rsidR="00882408" w:rsidRPr="00240940" w:rsidRDefault="00882408" w:rsidP="00B131AF">
            <w:pPr>
              <w:spacing w:before="120" w:after="120"/>
              <w:rPr>
                <w:rFonts w:cs="Arial"/>
                <w:sz w:val="18"/>
              </w:rPr>
            </w:pPr>
            <w:r>
              <w:rPr>
                <w:rFonts w:cs="Arial"/>
                <w:sz w:val="18"/>
              </w:rPr>
              <w:t>C</w:t>
            </w:r>
          </w:p>
        </w:tc>
        <w:tc>
          <w:tcPr>
            <w:tcW w:w="834" w:type="pct"/>
            <w:shd w:val="clear" w:color="auto" w:fill="auto"/>
          </w:tcPr>
          <w:p w14:paraId="4E4FBD7D" w14:textId="77777777" w:rsidR="00882408" w:rsidRPr="00240940" w:rsidRDefault="00882408" w:rsidP="00B131AF">
            <w:pPr>
              <w:spacing w:before="120" w:after="120"/>
              <w:rPr>
                <w:rFonts w:cs="Arial"/>
                <w:sz w:val="18"/>
              </w:rPr>
            </w:pPr>
            <w:r>
              <w:rPr>
                <w:rFonts w:cs="Arial"/>
                <w:sz w:val="18"/>
              </w:rPr>
              <w:t>0, *</w:t>
            </w:r>
          </w:p>
        </w:tc>
      </w:tr>
      <w:tr w:rsidR="00882408" w:rsidRPr="00240940" w14:paraId="43EF6EE0" w14:textId="77777777" w:rsidTr="00B131AF">
        <w:tc>
          <w:tcPr>
            <w:tcW w:w="1665" w:type="pct"/>
            <w:gridSpan w:val="2"/>
            <w:shd w:val="clear" w:color="auto" w:fill="auto"/>
          </w:tcPr>
          <w:p w14:paraId="0527FF89" w14:textId="77777777" w:rsidR="00882408" w:rsidRPr="00240940" w:rsidRDefault="00882408" w:rsidP="00B131AF">
            <w:pPr>
              <w:spacing w:before="120" w:after="120"/>
              <w:rPr>
                <w:rFonts w:cs="Arial"/>
                <w:sz w:val="18"/>
              </w:rPr>
            </w:pPr>
            <w:r>
              <w:rPr>
                <w:rFonts w:cs="Arial"/>
                <w:sz w:val="18"/>
              </w:rPr>
              <w:t xml:space="preserve">   Text Content</w:t>
            </w:r>
          </w:p>
        </w:tc>
        <w:tc>
          <w:tcPr>
            <w:tcW w:w="834" w:type="pct"/>
            <w:shd w:val="clear" w:color="auto" w:fill="auto"/>
          </w:tcPr>
          <w:p w14:paraId="6A82E61C" w14:textId="77777777" w:rsidR="00882408" w:rsidRPr="00240940" w:rsidRDefault="00882408" w:rsidP="00B131AF">
            <w:pPr>
              <w:spacing w:before="120" w:after="120"/>
              <w:rPr>
                <w:rFonts w:cs="Arial"/>
                <w:sz w:val="18"/>
              </w:rPr>
            </w:pPr>
          </w:p>
        </w:tc>
        <w:tc>
          <w:tcPr>
            <w:tcW w:w="1250" w:type="pct"/>
            <w:gridSpan w:val="2"/>
            <w:shd w:val="clear" w:color="auto" w:fill="auto"/>
          </w:tcPr>
          <w:p w14:paraId="3AC2BAFB" w14:textId="77777777" w:rsidR="00882408" w:rsidRPr="00240940" w:rsidRDefault="00882408" w:rsidP="00B131AF">
            <w:pPr>
              <w:spacing w:before="120" w:after="120"/>
              <w:rPr>
                <w:rFonts w:cs="Arial"/>
                <w:sz w:val="18"/>
              </w:rPr>
            </w:pPr>
          </w:p>
        </w:tc>
        <w:tc>
          <w:tcPr>
            <w:tcW w:w="417" w:type="pct"/>
            <w:shd w:val="clear" w:color="auto" w:fill="auto"/>
          </w:tcPr>
          <w:p w14:paraId="5B8BFDDB" w14:textId="77777777" w:rsidR="00882408" w:rsidRPr="00240940" w:rsidRDefault="00882408" w:rsidP="00B131AF">
            <w:pPr>
              <w:spacing w:before="120" w:after="120"/>
              <w:rPr>
                <w:rFonts w:cs="Arial"/>
                <w:sz w:val="18"/>
              </w:rPr>
            </w:pPr>
            <w:r>
              <w:rPr>
                <w:rFonts w:cs="Arial"/>
                <w:sz w:val="18"/>
              </w:rPr>
              <w:t>(S) C</w:t>
            </w:r>
          </w:p>
        </w:tc>
        <w:tc>
          <w:tcPr>
            <w:tcW w:w="834" w:type="pct"/>
            <w:shd w:val="clear" w:color="auto" w:fill="auto"/>
          </w:tcPr>
          <w:p w14:paraId="2496B020" w14:textId="77777777" w:rsidR="00882408" w:rsidRPr="00240940" w:rsidRDefault="00882408" w:rsidP="00B131AF">
            <w:pPr>
              <w:spacing w:before="120" w:after="120"/>
              <w:rPr>
                <w:rFonts w:cs="Arial"/>
                <w:sz w:val="18"/>
              </w:rPr>
            </w:pPr>
            <w:r>
              <w:rPr>
                <w:rFonts w:cs="Arial"/>
                <w:sz w:val="18"/>
              </w:rPr>
              <w:t>1, *</w:t>
            </w:r>
          </w:p>
        </w:tc>
      </w:tr>
      <w:tr w:rsidR="00882408" w:rsidRPr="00240940" w14:paraId="2A50E262" w14:textId="77777777" w:rsidTr="00B131AF">
        <w:tc>
          <w:tcPr>
            <w:tcW w:w="1665" w:type="pct"/>
            <w:gridSpan w:val="2"/>
            <w:shd w:val="clear" w:color="auto" w:fill="auto"/>
          </w:tcPr>
          <w:p w14:paraId="537D6A81" w14:textId="77777777" w:rsidR="00882408" w:rsidRPr="00240940" w:rsidRDefault="00882408" w:rsidP="00B131AF">
            <w:pPr>
              <w:spacing w:before="120" w:after="120"/>
              <w:rPr>
                <w:rFonts w:cs="Arial"/>
                <w:sz w:val="18"/>
              </w:rPr>
            </w:pPr>
            <w:r>
              <w:rPr>
                <w:rFonts w:cs="Arial"/>
                <w:sz w:val="18"/>
              </w:rPr>
              <w:t xml:space="preserve">      Category of text</w:t>
            </w:r>
          </w:p>
        </w:tc>
        <w:tc>
          <w:tcPr>
            <w:tcW w:w="834" w:type="pct"/>
            <w:shd w:val="clear" w:color="auto" w:fill="auto"/>
          </w:tcPr>
          <w:p w14:paraId="0D6BBC9F" w14:textId="77777777" w:rsidR="00882408" w:rsidRPr="00240940" w:rsidRDefault="00882408" w:rsidP="00B131AF">
            <w:pPr>
              <w:spacing w:before="120" w:after="120"/>
              <w:rPr>
                <w:rFonts w:cs="Arial"/>
                <w:sz w:val="18"/>
              </w:rPr>
            </w:pPr>
          </w:p>
        </w:tc>
        <w:tc>
          <w:tcPr>
            <w:tcW w:w="1250" w:type="pct"/>
            <w:gridSpan w:val="2"/>
            <w:shd w:val="clear" w:color="auto" w:fill="auto"/>
          </w:tcPr>
          <w:p w14:paraId="792FC67F" w14:textId="77777777" w:rsidR="00882408" w:rsidRDefault="00882408" w:rsidP="00B131AF">
            <w:pPr>
              <w:spacing w:before="120" w:after="120"/>
              <w:rPr>
                <w:rFonts w:cs="Arial"/>
                <w:sz w:val="18"/>
              </w:rPr>
            </w:pPr>
            <w:r>
              <w:rPr>
                <w:rFonts w:cs="Arial"/>
                <w:sz w:val="18"/>
              </w:rPr>
              <w:t>1 : Abstract or Summary</w:t>
            </w:r>
          </w:p>
          <w:p w14:paraId="38DEF2D1" w14:textId="77777777" w:rsidR="00882408" w:rsidRDefault="00882408" w:rsidP="00B131AF">
            <w:pPr>
              <w:spacing w:before="120" w:after="120"/>
              <w:rPr>
                <w:rFonts w:cs="Arial"/>
                <w:sz w:val="18"/>
              </w:rPr>
            </w:pPr>
            <w:r>
              <w:rPr>
                <w:rFonts w:cs="Arial"/>
                <w:sz w:val="18"/>
              </w:rPr>
              <w:t>2 : Extract</w:t>
            </w:r>
          </w:p>
          <w:p w14:paraId="5C161F5B" w14:textId="77777777" w:rsidR="00882408" w:rsidRPr="00240940" w:rsidRDefault="00882408" w:rsidP="00B131AF">
            <w:pPr>
              <w:spacing w:before="120" w:after="120"/>
              <w:rPr>
                <w:rFonts w:cs="Arial"/>
                <w:sz w:val="18"/>
              </w:rPr>
            </w:pPr>
            <w:r>
              <w:rPr>
                <w:rFonts w:cs="Arial"/>
                <w:sz w:val="18"/>
              </w:rPr>
              <w:t>3 : Full Text</w:t>
            </w:r>
          </w:p>
        </w:tc>
        <w:tc>
          <w:tcPr>
            <w:tcW w:w="417" w:type="pct"/>
            <w:shd w:val="clear" w:color="auto" w:fill="auto"/>
          </w:tcPr>
          <w:p w14:paraId="57BDC152" w14:textId="77777777" w:rsidR="00882408" w:rsidRPr="00240940" w:rsidRDefault="00882408" w:rsidP="00B131AF">
            <w:pPr>
              <w:spacing w:before="120" w:after="120"/>
              <w:rPr>
                <w:rFonts w:cs="Arial"/>
                <w:sz w:val="18"/>
              </w:rPr>
            </w:pPr>
            <w:r>
              <w:rPr>
                <w:rFonts w:cs="Arial"/>
                <w:sz w:val="18"/>
              </w:rPr>
              <w:t>(S) EN</w:t>
            </w:r>
          </w:p>
        </w:tc>
        <w:tc>
          <w:tcPr>
            <w:tcW w:w="834" w:type="pct"/>
            <w:shd w:val="clear" w:color="auto" w:fill="auto"/>
          </w:tcPr>
          <w:p w14:paraId="25AE49C5" w14:textId="77777777" w:rsidR="00882408" w:rsidRPr="00240940" w:rsidRDefault="00882408" w:rsidP="00B131AF">
            <w:pPr>
              <w:spacing w:before="120" w:after="120"/>
              <w:rPr>
                <w:rFonts w:cs="Arial"/>
                <w:sz w:val="18"/>
              </w:rPr>
            </w:pPr>
            <w:r>
              <w:rPr>
                <w:rFonts w:cs="Arial"/>
                <w:sz w:val="18"/>
              </w:rPr>
              <w:t>0, 1</w:t>
            </w:r>
          </w:p>
        </w:tc>
      </w:tr>
      <w:tr w:rsidR="00882408" w:rsidRPr="00240940" w14:paraId="1CBE32A4" w14:textId="77777777" w:rsidTr="00B131AF">
        <w:tc>
          <w:tcPr>
            <w:tcW w:w="1665" w:type="pct"/>
            <w:gridSpan w:val="2"/>
            <w:shd w:val="clear" w:color="auto" w:fill="auto"/>
          </w:tcPr>
          <w:p w14:paraId="7C099EF1" w14:textId="77777777" w:rsidR="00882408" w:rsidRPr="00240940" w:rsidRDefault="00882408" w:rsidP="00B131AF">
            <w:pPr>
              <w:spacing w:before="120" w:after="120"/>
              <w:rPr>
                <w:rFonts w:cs="Arial"/>
                <w:sz w:val="18"/>
              </w:rPr>
            </w:pPr>
            <w:r>
              <w:rPr>
                <w:rFonts w:cs="Arial"/>
                <w:sz w:val="18"/>
              </w:rPr>
              <w:t xml:space="preserve">      Information</w:t>
            </w:r>
          </w:p>
        </w:tc>
        <w:tc>
          <w:tcPr>
            <w:tcW w:w="834" w:type="pct"/>
            <w:shd w:val="clear" w:color="auto" w:fill="auto"/>
          </w:tcPr>
          <w:p w14:paraId="18237F7C" w14:textId="77777777" w:rsidR="00882408" w:rsidRPr="00240940" w:rsidRDefault="00882408" w:rsidP="00B131AF">
            <w:pPr>
              <w:spacing w:before="120" w:after="120"/>
              <w:rPr>
                <w:rFonts w:cs="Arial"/>
                <w:sz w:val="18"/>
              </w:rPr>
            </w:pPr>
          </w:p>
        </w:tc>
        <w:tc>
          <w:tcPr>
            <w:tcW w:w="1250" w:type="pct"/>
            <w:gridSpan w:val="2"/>
            <w:shd w:val="clear" w:color="auto" w:fill="auto"/>
          </w:tcPr>
          <w:p w14:paraId="24DE7C4F" w14:textId="77777777" w:rsidR="00882408" w:rsidRPr="00240940" w:rsidRDefault="00882408" w:rsidP="00B131AF">
            <w:pPr>
              <w:spacing w:before="120" w:after="120"/>
              <w:rPr>
                <w:rFonts w:cs="Arial"/>
                <w:sz w:val="18"/>
              </w:rPr>
            </w:pPr>
          </w:p>
        </w:tc>
        <w:tc>
          <w:tcPr>
            <w:tcW w:w="417" w:type="pct"/>
            <w:shd w:val="clear" w:color="auto" w:fill="auto"/>
          </w:tcPr>
          <w:p w14:paraId="0653A863" w14:textId="77777777" w:rsidR="00882408" w:rsidRPr="00240940" w:rsidRDefault="00882408" w:rsidP="00B131AF">
            <w:pPr>
              <w:spacing w:before="120" w:after="120"/>
              <w:rPr>
                <w:rFonts w:cs="Arial"/>
                <w:sz w:val="18"/>
              </w:rPr>
            </w:pPr>
            <w:r>
              <w:rPr>
                <w:rFonts w:cs="Arial"/>
                <w:sz w:val="18"/>
              </w:rPr>
              <w:t>(S) C</w:t>
            </w:r>
          </w:p>
        </w:tc>
        <w:tc>
          <w:tcPr>
            <w:tcW w:w="834" w:type="pct"/>
            <w:shd w:val="clear" w:color="auto" w:fill="auto"/>
          </w:tcPr>
          <w:p w14:paraId="526F8E98" w14:textId="77777777" w:rsidR="00882408" w:rsidRPr="00240940" w:rsidRDefault="00882408" w:rsidP="00B131AF">
            <w:pPr>
              <w:spacing w:before="120" w:after="120"/>
              <w:rPr>
                <w:rFonts w:cs="Arial"/>
                <w:sz w:val="18"/>
              </w:rPr>
            </w:pPr>
            <w:r>
              <w:rPr>
                <w:rFonts w:cs="Arial"/>
                <w:sz w:val="18"/>
              </w:rPr>
              <w:t>0, *</w:t>
            </w:r>
          </w:p>
        </w:tc>
      </w:tr>
      <w:tr w:rsidR="00882408" w:rsidRPr="00240940" w14:paraId="38254F99" w14:textId="77777777" w:rsidTr="00B131AF">
        <w:tc>
          <w:tcPr>
            <w:tcW w:w="1665" w:type="pct"/>
            <w:gridSpan w:val="2"/>
            <w:shd w:val="clear" w:color="auto" w:fill="auto"/>
          </w:tcPr>
          <w:p w14:paraId="47A973C0" w14:textId="77777777" w:rsidR="00882408" w:rsidRPr="00240940" w:rsidRDefault="00882408" w:rsidP="00B131AF">
            <w:pPr>
              <w:spacing w:before="120" w:after="120"/>
              <w:rPr>
                <w:rFonts w:cs="Arial"/>
                <w:sz w:val="18"/>
              </w:rPr>
            </w:pPr>
            <w:r>
              <w:rPr>
                <w:rFonts w:cs="Arial"/>
                <w:sz w:val="18"/>
              </w:rPr>
              <w:t xml:space="preserve">         File Locator</w:t>
            </w:r>
          </w:p>
        </w:tc>
        <w:tc>
          <w:tcPr>
            <w:tcW w:w="834" w:type="pct"/>
            <w:shd w:val="clear" w:color="auto" w:fill="auto"/>
          </w:tcPr>
          <w:p w14:paraId="4ACA731A" w14:textId="77777777" w:rsidR="00882408" w:rsidRPr="00240940" w:rsidRDefault="00882408" w:rsidP="00B131AF">
            <w:pPr>
              <w:spacing w:before="120" w:after="120"/>
              <w:rPr>
                <w:rFonts w:cs="Arial"/>
                <w:sz w:val="18"/>
              </w:rPr>
            </w:pPr>
          </w:p>
        </w:tc>
        <w:tc>
          <w:tcPr>
            <w:tcW w:w="1250" w:type="pct"/>
            <w:gridSpan w:val="2"/>
            <w:shd w:val="clear" w:color="auto" w:fill="auto"/>
          </w:tcPr>
          <w:p w14:paraId="53AE8AEE" w14:textId="77777777" w:rsidR="00882408" w:rsidRPr="00240940" w:rsidRDefault="00882408" w:rsidP="00B131AF">
            <w:pPr>
              <w:spacing w:before="120" w:after="120"/>
              <w:rPr>
                <w:rFonts w:cs="Arial"/>
                <w:sz w:val="18"/>
              </w:rPr>
            </w:pPr>
          </w:p>
        </w:tc>
        <w:tc>
          <w:tcPr>
            <w:tcW w:w="417" w:type="pct"/>
            <w:shd w:val="clear" w:color="auto" w:fill="auto"/>
          </w:tcPr>
          <w:p w14:paraId="6A14A82C"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3584866A" w14:textId="77777777" w:rsidR="00882408" w:rsidRPr="00240940" w:rsidRDefault="00882408" w:rsidP="00B131AF">
            <w:pPr>
              <w:spacing w:before="120" w:after="120"/>
              <w:rPr>
                <w:rFonts w:cs="Arial"/>
                <w:sz w:val="18"/>
              </w:rPr>
            </w:pPr>
            <w:r>
              <w:rPr>
                <w:rFonts w:cs="Arial"/>
                <w:sz w:val="18"/>
              </w:rPr>
              <w:t>0, 1</w:t>
            </w:r>
          </w:p>
        </w:tc>
      </w:tr>
      <w:tr w:rsidR="00882408" w:rsidRPr="00240940" w14:paraId="162FC3CC" w14:textId="77777777" w:rsidTr="00B131AF">
        <w:tc>
          <w:tcPr>
            <w:tcW w:w="1665" w:type="pct"/>
            <w:gridSpan w:val="2"/>
            <w:shd w:val="clear" w:color="auto" w:fill="auto"/>
          </w:tcPr>
          <w:p w14:paraId="0A6B782D" w14:textId="77777777" w:rsidR="00882408" w:rsidRPr="00240940" w:rsidRDefault="00882408" w:rsidP="00B131AF">
            <w:pPr>
              <w:spacing w:before="120" w:after="120"/>
              <w:rPr>
                <w:rFonts w:cs="Arial"/>
                <w:sz w:val="18"/>
              </w:rPr>
            </w:pPr>
            <w:r>
              <w:rPr>
                <w:rFonts w:cs="Arial"/>
                <w:sz w:val="18"/>
              </w:rPr>
              <w:t xml:space="preserve">         File Reference</w:t>
            </w:r>
          </w:p>
        </w:tc>
        <w:tc>
          <w:tcPr>
            <w:tcW w:w="834" w:type="pct"/>
            <w:shd w:val="clear" w:color="auto" w:fill="auto"/>
          </w:tcPr>
          <w:p w14:paraId="57EE16C9" w14:textId="77777777" w:rsidR="00882408" w:rsidRPr="00240940" w:rsidRDefault="00882408" w:rsidP="00B131AF">
            <w:pPr>
              <w:spacing w:before="120" w:after="120"/>
              <w:rPr>
                <w:rFonts w:cs="Arial"/>
                <w:sz w:val="18"/>
              </w:rPr>
            </w:pPr>
            <w:r>
              <w:rPr>
                <w:rFonts w:cs="Arial"/>
                <w:sz w:val="18"/>
              </w:rPr>
              <w:t>(TXTDSC)</w:t>
            </w:r>
          </w:p>
        </w:tc>
        <w:tc>
          <w:tcPr>
            <w:tcW w:w="1250" w:type="pct"/>
            <w:gridSpan w:val="2"/>
            <w:shd w:val="clear" w:color="auto" w:fill="auto"/>
          </w:tcPr>
          <w:p w14:paraId="63ECFEF3" w14:textId="77777777" w:rsidR="00882408" w:rsidRPr="00240940" w:rsidRDefault="00882408" w:rsidP="00B131AF">
            <w:pPr>
              <w:spacing w:before="120" w:after="120"/>
              <w:rPr>
                <w:rFonts w:cs="Arial"/>
                <w:sz w:val="18"/>
              </w:rPr>
            </w:pPr>
          </w:p>
        </w:tc>
        <w:tc>
          <w:tcPr>
            <w:tcW w:w="417" w:type="pct"/>
            <w:shd w:val="clear" w:color="auto" w:fill="auto"/>
          </w:tcPr>
          <w:p w14:paraId="15FD99A1"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3CFB77CD" w14:textId="77777777" w:rsidR="00882408" w:rsidRPr="00240940" w:rsidRDefault="00882408" w:rsidP="00B131AF">
            <w:pPr>
              <w:spacing w:before="120" w:after="120"/>
              <w:rPr>
                <w:rFonts w:cs="Arial"/>
                <w:sz w:val="18"/>
              </w:rPr>
            </w:pPr>
            <w:r>
              <w:rPr>
                <w:rFonts w:cs="Arial"/>
                <w:sz w:val="18"/>
              </w:rPr>
              <w:t>0, 1</w:t>
            </w:r>
          </w:p>
        </w:tc>
      </w:tr>
      <w:tr w:rsidR="00882408" w:rsidRPr="00240940" w14:paraId="0893C172" w14:textId="77777777" w:rsidTr="00B131AF">
        <w:tc>
          <w:tcPr>
            <w:tcW w:w="1665" w:type="pct"/>
            <w:gridSpan w:val="2"/>
            <w:shd w:val="clear" w:color="auto" w:fill="auto"/>
          </w:tcPr>
          <w:p w14:paraId="41773829" w14:textId="77777777" w:rsidR="00882408" w:rsidRPr="00240940" w:rsidRDefault="00882408" w:rsidP="00B131AF">
            <w:pPr>
              <w:spacing w:before="120" w:after="120"/>
              <w:rPr>
                <w:rFonts w:cs="Arial"/>
                <w:sz w:val="18"/>
              </w:rPr>
            </w:pPr>
            <w:r>
              <w:rPr>
                <w:rFonts w:cs="Arial"/>
                <w:sz w:val="18"/>
              </w:rPr>
              <w:t xml:space="preserve">         Headline</w:t>
            </w:r>
          </w:p>
        </w:tc>
        <w:tc>
          <w:tcPr>
            <w:tcW w:w="834" w:type="pct"/>
            <w:shd w:val="clear" w:color="auto" w:fill="auto"/>
          </w:tcPr>
          <w:p w14:paraId="15B24893" w14:textId="77777777" w:rsidR="00882408" w:rsidRPr="00240940" w:rsidRDefault="00882408" w:rsidP="00B131AF">
            <w:pPr>
              <w:spacing w:before="120" w:after="120"/>
              <w:rPr>
                <w:rFonts w:cs="Arial"/>
                <w:sz w:val="18"/>
              </w:rPr>
            </w:pPr>
          </w:p>
        </w:tc>
        <w:tc>
          <w:tcPr>
            <w:tcW w:w="1250" w:type="pct"/>
            <w:gridSpan w:val="2"/>
            <w:shd w:val="clear" w:color="auto" w:fill="auto"/>
          </w:tcPr>
          <w:p w14:paraId="7396F469" w14:textId="77777777" w:rsidR="00882408" w:rsidRPr="00240940" w:rsidRDefault="00882408" w:rsidP="00B131AF">
            <w:pPr>
              <w:spacing w:before="120" w:after="120"/>
              <w:rPr>
                <w:rFonts w:cs="Arial"/>
                <w:sz w:val="18"/>
              </w:rPr>
            </w:pPr>
          </w:p>
        </w:tc>
        <w:tc>
          <w:tcPr>
            <w:tcW w:w="417" w:type="pct"/>
            <w:shd w:val="clear" w:color="auto" w:fill="auto"/>
          </w:tcPr>
          <w:p w14:paraId="012B4527"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740896F2" w14:textId="77777777" w:rsidR="00882408" w:rsidRPr="00240940" w:rsidRDefault="00882408" w:rsidP="00B131AF">
            <w:pPr>
              <w:spacing w:before="120" w:after="120"/>
              <w:rPr>
                <w:rFonts w:cs="Arial"/>
                <w:sz w:val="18"/>
              </w:rPr>
            </w:pPr>
            <w:r>
              <w:rPr>
                <w:rFonts w:cs="Arial"/>
                <w:sz w:val="18"/>
              </w:rPr>
              <w:t>0, * (ordered)</w:t>
            </w:r>
          </w:p>
        </w:tc>
      </w:tr>
      <w:tr w:rsidR="00882408" w:rsidRPr="00240940" w14:paraId="0B58DB75" w14:textId="77777777" w:rsidTr="00B131AF">
        <w:tc>
          <w:tcPr>
            <w:tcW w:w="1665" w:type="pct"/>
            <w:gridSpan w:val="2"/>
            <w:shd w:val="clear" w:color="auto" w:fill="auto"/>
          </w:tcPr>
          <w:p w14:paraId="2770F746" w14:textId="77777777" w:rsidR="00882408" w:rsidRPr="00240940" w:rsidRDefault="00882408" w:rsidP="00B131AF">
            <w:pPr>
              <w:spacing w:before="120" w:after="120"/>
              <w:rPr>
                <w:rFonts w:cs="Arial"/>
                <w:sz w:val="18"/>
              </w:rPr>
            </w:pPr>
            <w:r>
              <w:rPr>
                <w:rFonts w:cs="Arial"/>
                <w:sz w:val="18"/>
              </w:rPr>
              <w:t xml:space="preserve">         Language</w:t>
            </w:r>
          </w:p>
        </w:tc>
        <w:tc>
          <w:tcPr>
            <w:tcW w:w="834" w:type="pct"/>
            <w:shd w:val="clear" w:color="auto" w:fill="auto"/>
          </w:tcPr>
          <w:p w14:paraId="33CB0F7F" w14:textId="77777777" w:rsidR="00882408" w:rsidRPr="00240940" w:rsidRDefault="00882408" w:rsidP="00B131AF">
            <w:pPr>
              <w:spacing w:before="120" w:after="120"/>
              <w:rPr>
                <w:rFonts w:cs="Arial"/>
                <w:sz w:val="18"/>
              </w:rPr>
            </w:pPr>
          </w:p>
        </w:tc>
        <w:tc>
          <w:tcPr>
            <w:tcW w:w="1250" w:type="pct"/>
            <w:gridSpan w:val="2"/>
            <w:shd w:val="clear" w:color="auto" w:fill="auto"/>
          </w:tcPr>
          <w:p w14:paraId="101E5787" w14:textId="77777777" w:rsidR="00882408" w:rsidRPr="00240940" w:rsidRDefault="00882408" w:rsidP="00B131AF">
            <w:pPr>
              <w:spacing w:before="120" w:after="120"/>
              <w:rPr>
                <w:rFonts w:cs="Arial"/>
                <w:sz w:val="18"/>
              </w:rPr>
            </w:pPr>
          </w:p>
        </w:tc>
        <w:tc>
          <w:tcPr>
            <w:tcW w:w="417" w:type="pct"/>
            <w:shd w:val="clear" w:color="auto" w:fill="auto"/>
          </w:tcPr>
          <w:p w14:paraId="77108818"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5041E772" w14:textId="77777777" w:rsidR="00882408" w:rsidRPr="00240940" w:rsidRDefault="00882408" w:rsidP="00B131AF">
            <w:pPr>
              <w:spacing w:before="120" w:after="120"/>
              <w:rPr>
                <w:rFonts w:cs="Arial"/>
                <w:sz w:val="18"/>
              </w:rPr>
            </w:pPr>
            <w:r>
              <w:rPr>
                <w:rFonts w:cs="Arial"/>
                <w:sz w:val="18"/>
              </w:rPr>
              <w:t>0, 1</w:t>
            </w:r>
          </w:p>
        </w:tc>
      </w:tr>
      <w:tr w:rsidR="00882408" w:rsidRPr="00240940" w14:paraId="74AFCA06" w14:textId="77777777" w:rsidTr="00B131AF">
        <w:tc>
          <w:tcPr>
            <w:tcW w:w="1665" w:type="pct"/>
            <w:gridSpan w:val="2"/>
            <w:shd w:val="clear" w:color="auto" w:fill="auto"/>
          </w:tcPr>
          <w:p w14:paraId="6AE7BF37" w14:textId="77777777" w:rsidR="00882408" w:rsidRPr="00240940" w:rsidRDefault="00882408" w:rsidP="00B131AF">
            <w:pPr>
              <w:spacing w:before="120" w:after="120"/>
              <w:rPr>
                <w:rFonts w:cs="Arial"/>
                <w:sz w:val="18"/>
              </w:rPr>
            </w:pPr>
            <w:r>
              <w:rPr>
                <w:rFonts w:cs="Arial"/>
                <w:sz w:val="18"/>
              </w:rPr>
              <w:t xml:space="preserve">         Text</w:t>
            </w:r>
          </w:p>
        </w:tc>
        <w:tc>
          <w:tcPr>
            <w:tcW w:w="834" w:type="pct"/>
            <w:shd w:val="clear" w:color="auto" w:fill="auto"/>
          </w:tcPr>
          <w:p w14:paraId="579F8529" w14:textId="77777777" w:rsidR="00882408" w:rsidRDefault="00882408" w:rsidP="00B131AF">
            <w:pPr>
              <w:spacing w:before="120" w:after="120"/>
              <w:rPr>
                <w:rFonts w:cs="Arial"/>
                <w:sz w:val="18"/>
              </w:rPr>
            </w:pPr>
            <w:r>
              <w:rPr>
                <w:rFonts w:cs="Arial"/>
                <w:sz w:val="18"/>
              </w:rPr>
              <w:t>(INFORM)</w:t>
            </w:r>
          </w:p>
          <w:p w14:paraId="1DC44A31" w14:textId="77777777" w:rsidR="00882408" w:rsidRPr="00240940" w:rsidRDefault="00882408" w:rsidP="00B131AF">
            <w:pPr>
              <w:spacing w:before="120" w:after="120"/>
              <w:rPr>
                <w:rFonts w:cs="Arial"/>
                <w:sz w:val="18"/>
              </w:rPr>
            </w:pPr>
            <w:r>
              <w:rPr>
                <w:rFonts w:cs="Arial"/>
                <w:sz w:val="18"/>
              </w:rPr>
              <w:t>(NINFOM)</w:t>
            </w:r>
          </w:p>
        </w:tc>
        <w:tc>
          <w:tcPr>
            <w:tcW w:w="1250" w:type="pct"/>
            <w:gridSpan w:val="2"/>
            <w:shd w:val="clear" w:color="auto" w:fill="auto"/>
          </w:tcPr>
          <w:p w14:paraId="0E5EFA8B" w14:textId="77777777" w:rsidR="00882408" w:rsidRPr="00240940" w:rsidRDefault="00882408" w:rsidP="00B131AF">
            <w:pPr>
              <w:spacing w:before="120" w:after="120"/>
              <w:rPr>
                <w:rFonts w:cs="Arial"/>
                <w:sz w:val="18"/>
              </w:rPr>
            </w:pPr>
          </w:p>
        </w:tc>
        <w:tc>
          <w:tcPr>
            <w:tcW w:w="417" w:type="pct"/>
            <w:shd w:val="clear" w:color="auto" w:fill="auto"/>
          </w:tcPr>
          <w:p w14:paraId="6CBE5792"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5D327B44" w14:textId="77777777" w:rsidR="00882408" w:rsidRPr="00240940" w:rsidRDefault="00882408" w:rsidP="00B131AF">
            <w:pPr>
              <w:spacing w:before="120" w:after="120"/>
              <w:rPr>
                <w:rFonts w:cs="Arial"/>
                <w:sz w:val="18"/>
              </w:rPr>
            </w:pPr>
            <w:r>
              <w:rPr>
                <w:rFonts w:cs="Arial"/>
                <w:sz w:val="18"/>
              </w:rPr>
              <w:t>0, 1</w:t>
            </w:r>
          </w:p>
        </w:tc>
      </w:tr>
      <w:tr w:rsidR="00882408" w:rsidRPr="00240940" w14:paraId="540AE78A" w14:textId="77777777" w:rsidTr="00B131AF">
        <w:tc>
          <w:tcPr>
            <w:tcW w:w="1665" w:type="pct"/>
            <w:gridSpan w:val="2"/>
            <w:shd w:val="clear" w:color="auto" w:fill="auto"/>
          </w:tcPr>
          <w:p w14:paraId="16E63EB8" w14:textId="77777777" w:rsidR="00882408" w:rsidRPr="00240940" w:rsidRDefault="00882408" w:rsidP="00B131AF">
            <w:pPr>
              <w:spacing w:before="120" w:after="120"/>
              <w:rPr>
                <w:rFonts w:cs="Arial"/>
                <w:sz w:val="18"/>
              </w:rPr>
            </w:pPr>
            <w:r>
              <w:rPr>
                <w:rFonts w:cs="Arial"/>
                <w:sz w:val="18"/>
              </w:rPr>
              <w:t xml:space="preserve">      Online Resource</w:t>
            </w:r>
          </w:p>
        </w:tc>
        <w:tc>
          <w:tcPr>
            <w:tcW w:w="834" w:type="pct"/>
            <w:shd w:val="clear" w:color="auto" w:fill="auto"/>
          </w:tcPr>
          <w:p w14:paraId="1A00DA1C" w14:textId="77777777" w:rsidR="00882408" w:rsidRPr="00240940" w:rsidRDefault="00882408" w:rsidP="00B131AF">
            <w:pPr>
              <w:spacing w:before="120" w:after="120"/>
              <w:rPr>
                <w:rFonts w:cs="Arial"/>
                <w:sz w:val="18"/>
              </w:rPr>
            </w:pPr>
          </w:p>
        </w:tc>
        <w:tc>
          <w:tcPr>
            <w:tcW w:w="1250" w:type="pct"/>
            <w:gridSpan w:val="2"/>
            <w:shd w:val="clear" w:color="auto" w:fill="auto"/>
          </w:tcPr>
          <w:p w14:paraId="2DBC1FAB" w14:textId="77777777" w:rsidR="00882408" w:rsidRPr="00240940" w:rsidRDefault="00882408" w:rsidP="00B131AF">
            <w:pPr>
              <w:spacing w:before="120" w:after="120"/>
              <w:rPr>
                <w:rFonts w:cs="Arial"/>
                <w:sz w:val="18"/>
              </w:rPr>
            </w:pPr>
          </w:p>
        </w:tc>
        <w:tc>
          <w:tcPr>
            <w:tcW w:w="417" w:type="pct"/>
            <w:shd w:val="clear" w:color="auto" w:fill="auto"/>
          </w:tcPr>
          <w:p w14:paraId="25179F24" w14:textId="77777777" w:rsidR="00882408" w:rsidRPr="00240940" w:rsidRDefault="00882408" w:rsidP="00B131AF">
            <w:pPr>
              <w:spacing w:before="120" w:after="120"/>
              <w:rPr>
                <w:rFonts w:cs="Arial"/>
                <w:sz w:val="18"/>
              </w:rPr>
            </w:pPr>
            <w:r>
              <w:rPr>
                <w:rFonts w:cs="Arial"/>
                <w:sz w:val="18"/>
              </w:rPr>
              <w:t>(S) C</w:t>
            </w:r>
          </w:p>
        </w:tc>
        <w:tc>
          <w:tcPr>
            <w:tcW w:w="834" w:type="pct"/>
            <w:shd w:val="clear" w:color="auto" w:fill="auto"/>
          </w:tcPr>
          <w:p w14:paraId="1640EE83" w14:textId="77777777" w:rsidR="00882408" w:rsidRPr="00240940" w:rsidRDefault="00882408" w:rsidP="00B131AF">
            <w:pPr>
              <w:spacing w:before="120" w:after="120"/>
              <w:rPr>
                <w:rFonts w:cs="Arial"/>
                <w:sz w:val="18"/>
              </w:rPr>
            </w:pPr>
            <w:r>
              <w:rPr>
                <w:rFonts w:cs="Arial"/>
                <w:sz w:val="18"/>
              </w:rPr>
              <w:t>0, 1</w:t>
            </w:r>
          </w:p>
        </w:tc>
      </w:tr>
      <w:tr w:rsidR="00882408" w:rsidRPr="00240940" w14:paraId="6483C78B" w14:textId="77777777" w:rsidTr="00B131AF">
        <w:tc>
          <w:tcPr>
            <w:tcW w:w="1665" w:type="pct"/>
            <w:gridSpan w:val="2"/>
            <w:shd w:val="clear" w:color="auto" w:fill="auto"/>
          </w:tcPr>
          <w:p w14:paraId="41616BB4" w14:textId="77777777" w:rsidR="00882408" w:rsidRPr="00240940" w:rsidRDefault="00882408" w:rsidP="00B131AF">
            <w:pPr>
              <w:spacing w:before="120" w:after="120"/>
              <w:rPr>
                <w:rFonts w:cs="Arial"/>
                <w:sz w:val="18"/>
              </w:rPr>
            </w:pPr>
            <w:r>
              <w:rPr>
                <w:rFonts w:cs="Arial"/>
                <w:sz w:val="18"/>
              </w:rPr>
              <w:lastRenderedPageBreak/>
              <w:t xml:space="preserve">         Online Resource Linkage URL</w:t>
            </w:r>
          </w:p>
        </w:tc>
        <w:tc>
          <w:tcPr>
            <w:tcW w:w="834" w:type="pct"/>
            <w:shd w:val="clear" w:color="auto" w:fill="auto"/>
          </w:tcPr>
          <w:p w14:paraId="516DB8AC" w14:textId="77777777" w:rsidR="00882408" w:rsidRPr="00240940" w:rsidRDefault="00882408" w:rsidP="00B131AF">
            <w:pPr>
              <w:spacing w:before="120" w:after="120"/>
              <w:rPr>
                <w:rFonts w:cs="Arial"/>
                <w:sz w:val="18"/>
              </w:rPr>
            </w:pPr>
          </w:p>
        </w:tc>
        <w:tc>
          <w:tcPr>
            <w:tcW w:w="1250" w:type="pct"/>
            <w:gridSpan w:val="2"/>
            <w:shd w:val="clear" w:color="auto" w:fill="auto"/>
          </w:tcPr>
          <w:p w14:paraId="795287FB" w14:textId="77777777" w:rsidR="00882408" w:rsidRPr="00240940" w:rsidRDefault="00882408" w:rsidP="00B131AF">
            <w:pPr>
              <w:spacing w:before="120" w:after="120"/>
              <w:rPr>
                <w:rFonts w:cs="Arial"/>
                <w:sz w:val="18"/>
              </w:rPr>
            </w:pPr>
          </w:p>
        </w:tc>
        <w:tc>
          <w:tcPr>
            <w:tcW w:w="417" w:type="pct"/>
            <w:shd w:val="clear" w:color="auto" w:fill="auto"/>
          </w:tcPr>
          <w:p w14:paraId="6E379ECB" w14:textId="77777777" w:rsidR="00882408" w:rsidRPr="00240940" w:rsidRDefault="00882408" w:rsidP="00B131AF">
            <w:pPr>
              <w:spacing w:before="120" w:after="120"/>
              <w:rPr>
                <w:rFonts w:cs="Arial"/>
                <w:sz w:val="18"/>
              </w:rPr>
            </w:pPr>
            <w:r>
              <w:rPr>
                <w:rFonts w:cs="Arial"/>
                <w:sz w:val="18"/>
              </w:rPr>
              <w:t>(S) UL</w:t>
            </w:r>
          </w:p>
        </w:tc>
        <w:tc>
          <w:tcPr>
            <w:tcW w:w="834" w:type="pct"/>
            <w:shd w:val="clear" w:color="auto" w:fill="auto"/>
          </w:tcPr>
          <w:p w14:paraId="66D3C043" w14:textId="77777777" w:rsidR="00882408" w:rsidRPr="00240940" w:rsidRDefault="00882408" w:rsidP="00B131AF">
            <w:pPr>
              <w:spacing w:before="120" w:after="120"/>
              <w:rPr>
                <w:rFonts w:cs="Arial"/>
                <w:sz w:val="18"/>
              </w:rPr>
            </w:pPr>
            <w:r>
              <w:rPr>
                <w:rFonts w:cs="Arial"/>
                <w:sz w:val="18"/>
              </w:rPr>
              <w:t>1, 1</w:t>
            </w:r>
          </w:p>
        </w:tc>
      </w:tr>
      <w:tr w:rsidR="00882408" w:rsidRPr="00240940" w14:paraId="543BB9A4" w14:textId="77777777" w:rsidTr="00B131AF">
        <w:tc>
          <w:tcPr>
            <w:tcW w:w="1665" w:type="pct"/>
            <w:gridSpan w:val="2"/>
            <w:shd w:val="clear" w:color="auto" w:fill="auto"/>
          </w:tcPr>
          <w:p w14:paraId="2E8B0D58" w14:textId="77777777" w:rsidR="00882408" w:rsidRPr="00240940" w:rsidRDefault="00882408" w:rsidP="00B131AF">
            <w:pPr>
              <w:spacing w:before="120" w:after="120"/>
              <w:rPr>
                <w:rFonts w:cs="Arial"/>
                <w:sz w:val="18"/>
              </w:rPr>
            </w:pPr>
            <w:r>
              <w:rPr>
                <w:rFonts w:cs="Arial"/>
                <w:sz w:val="18"/>
              </w:rPr>
              <w:t xml:space="preserve">         Protocol</w:t>
            </w:r>
          </w:p>
        </w:tc>
        <w:tc>
          <w:tcPr>
            <w:tcW w:w="834" w:type="pct"/>
            <w:shd w:val="clear" w:color="auto" w:fill="auto"/>
          </w:tcPr>
          <w:p w14:paraId="278BA763" w14:textId="77777777" w:rsidR="00882408" w:rsidRPr="00240940" w:rsidRDefault="00882408" w:rsidP="00B131AF">
            <w:pPr>
              <w:spacing w:before="120" w:after="120"/>
              <w:rPr>
                <w:rFonts w:cs="Arial"/>
                <w:sz w:val="18"/>
              </w:rPr>
            </w:pPr>
          </w:p>
        </w:tc>
        <w:tc>
          <w:tcPr>
            <w:tcW w:w="1250" w:type="pct"/>
            <w:gridSpan w:val="2"/>
            <w:shd w:val="clear" w:color="auto" w:fill="auto"/>
          </w:tcPr>
          <w:p w14:paraId="33A14035" w14:textId="77777777" w:rsidR="00882408" w:rsidRPr="00240940" w:rsidRDefault="00882408" w:rsidP="00B131AF">
            <w:pPr>
              <w:spacing w:before="120" w:after="120"/>
              <w:rPr>
                <w:rFonts w:cs="Arial"/>
                <w:sz w:val="18"/>
              </w:rPr>
            </w:pPr>
          </w:p>
        </w:tc>
        <w:tc>
          <w:tcPr>
            <w:tcW w:w="417" w:type="pct"/>
            <w:shd w:val="clear" w:color="auto" w:fill="auto"/>
          </w:tcPr>
          <w:p w14:paraId="4C28F06B"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599C176E" w14:textId="77777777" w:rsidR="00882408" w:rsidRPr="00240940" w:rsidRDefault="00882408" w:rsidP="00B131AF">
            <w:pPr>
              <w:spacing w:before="120" w:after="120"/>
              <w:rPr>
                <w:rFonts w:cs="Arial"/>
                <w:sz w:val="18"/>
              </w:rPr>
            </w:pPr>
            <w:r>
              <w:rPr>
                <w:rFonts w:cs="Arial"/>
                <w:sz w:val="18"/>
              </w:rPr>
              <w:t>0, 1</w:t>
            </w:r>
          </w:p>
        </w:tc>
      </w:tr>
      <w:tr w:rsidR="00882408" w:rsidRPr="00240940" w14:paraId="57624E5C" w14:textId="77777777" w:rsidTr="00B131AF">
        <w:tc>
          <w:tcPr>
            <w:tcW w:w="1665" w:type="pct"/>
            <w:gridSpan w:val="2"/>
            <w:shd w:val="clear" w:color="auto" w:fill="auto"/>
          </w:tcPr>
          <w:p w14:paraId="124DAAE3" w14:textId="77777777" w:rsidR="00882408" w:rsidRPr="00240940" w:rsidRDefault="00882408" w:rsidP="00B131AF">
            <w:pPr>
              <w:spacing w:before="120" w:after="120"/>
              <w:rPr>
                <w:rFonts w:cs="Arial"/>
                <w:sz w:val="18"/>
              </w:rPr>
            </w:pPr>
            <w:r>
              <w:rPr>
                <w:rFonts w:cs="Arial"/>
                <w:sz w:val="18"/>
              </w:rPr>
              <w:t xml:space="preserve">         Application Profile</w:t>
            </w:r>
          </w:p>
        </w:tc>
        <w:tc>
          <w:tcPr>
            <w:tcW w:w="834" w:type="pct"/>
            <w:shd w:val="clear" w:color="auto" w:fill="auto"/>
          </w:tcPr>
          <w:p w14:paraId="48A185EE" w14:textId="77777777" w:rsidR="00882408" w:rsidRPr="00240940" w:rsidRDefault="00882408" w:rsidP="00B131AF">
            <w:pPr>
              <w:spacing w:before="120" w:after="120"/>
              <w:rPr>
                <w:rFonts w:cs="Arial"/>
                <w:sz w:val="18"/>
              </w:rPr>
            </w:pPr>
          </w:p>
        </w:tc>
        <w:tc>
          <w:tcPr>
            <w:tcW w:w="1250" w:type="pct"/>
            <w:gridSpan w:val="2"/>
            <w:shd w:val="clear" w:color="auto" w:fill="auto"/>
          </w:tcPr>
          <w:p w14:paraId="779BCF87" w14:textId="77777777" w:rsidR="00882408" w:rsidRPr="00240940" w:rsidRDefault="00882408" w:rsidP="00B131AF">
            <w:pPr>
              <w:spacing w:before="120" w:after="120"/>
              <w:rPr>
                <w:rFonts w:cs="Arial"/>
                <w:sz w:val="18"/>
              </w:rPr>
            </w:pPr>
          </w:p>
        </w:tc>
        <w:tc>
          <w:tcPr>
            <w:tcW w:w="417" w:type="pct"/>
            <w:shd w:val="clear" w:color="auto" w:fill="auto"/>
          </w:tcPr>
          <w:p w14:paraId="2F75669B"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45EE05D3" w14:textId="77777777" w:rsidR="00882408" w:rsidRPr="00240940" w:rsidRDefault="00882408" w:rsidP="00B131AF">
            <w:pPr>
              <w:spacing w:before="120" w:after="120"/>
              <w:rPr>
                <w:rFonts w:cs="Arial"/>
                <w:sz w:val="18"/>
              </w:rPr>
            </w:pPr>
            <w:r>
              <w:rPr>
                <w:rFonts w:cs="Arial"/>
                <w:sz w:val="18"/>
              </w:rPr>
              <w:t>0, 1</w:t>
            </w:r>
          </w:p>
        </w:tc>
      </w:tr>
      <w:tr w:rsidR="00882408" w:rsidRPr="00240940" w14:paraId="6D760011" w14:textId="77777777" w:rsidTr="00B131AF">
        <w:tc>
          <w:tcPr>
            <w:tcW w:w="1665" w:type="pct"/>
            <w:gridSpan w:val="2"/>
            <w:shd w:val="clear" w:color="auto" w:fill="auto"/>
          </w:tcPr>
          <w:p w14:paraId="71651009" w14:textId="77777777" w:rsidR="00882408" w:rsidRPr="00240940" w:rsidRDefault="00882408" w:rsidP="00B131AF">
            <w:pPr>
              <w:spacing w:before="120" w:after="120"/>
              <w:rPr>
                <w:rFonts w:cs="Arial"/>
                <w:sz w:val="18"/>
              </w:rPr>
            </w:pPr>
            <w:r>
              <w:rPr>
                <w:rFonts w:cs="Arial"/>
                <w:sz w:val="18"/>
              </w:rPr>
              <w:t xml:space="preserve">         Name of Resource</w:t>
            </w:r>
          </w:p>
        </w:tc>
        <w:tc>
          <w:tcPr>
            <w:tcW w:w="834" w:type="pct"/>
            <w:shd w:val="clear" w:color="auto" w:fill="auto"/>
          </w:tcPr>
          <w:p w14:paraId="4D2529B2" w14:textId="77777777" w:rsidR="00882408" w:rsidRPr="00240940" w:rsidRDefault="00882408" w:rsidP="00B131AF">
            <w:pPr>
              <w:spacing w:before="120" w:after="120"/>
              <w:rPr>
                <w:rFonts w:cs="Arial"/>
                <w:sz w:val="18"/>
              </w:rPr>
            </w:pPr>
          </w:p>
        </w:tc>
        <w:tc>
          <w:tcPr>
            <w:tcW w:w="1250" w:type="pct"/>
            <w:gridSpan w:val="2"/>
            <w:shd w:val="clear" w:color="auto" w:fill="auto"/>
          </w:tcPr>
          <w:p w14:paraId="25BD7865" w14:textId="77777777" w:rsidR="00882408" w:rsidRPr="00240940" w:rsidRDefault="00882408" w:rsidP="00B131AF">
            <w:pPr>
              <w:spacing w:before="120" w:after="120"/>
              <w:rPr>
                <w:rFonts w:cs="Arial"/>
                <w:sz w:val="18"/>
              </w:rPr>
            </w:pPr>
          </w:p>
        </w:tc>
        <w:tc>
          <w:tcPr>
            <w:tcW w:w="417" w:type="pct"/>
            <w:shd w:val="clear" w:color="auto" w:fill="auto"/>
          </w:tcPr>
          <w:p w14:paraId="70C06F4A"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217A575B" w14:textId="77777777" w:rsidR="00882408" w:rsidRPr="00240940" w:rsidRDefault="00882408" w:rsidP="00B131AF">
            <w:pPr>
              <w:spacing w:before="120" w:after="120"/>
              <w:rPr>
                <w:rFonts w:cs="Arial"/>
                <w:sz w:val="18"/>
              </w:rPr>
            </w:pPr>
            <w:r>
              <w:rPr>
                <w:rFonts w:cs="Arial"/>
                <w:sz w:val="18"/>
              </w:rPr>
              <w:t>0, 1</w:t>
            </w:r>
          </w:p>
        </w:tc>
      </w:tr>
      <w:tr w:rsidR="00882408" w:rsidRPr="00240940" w14:paraId="1E7D8C97" w14:textId="77777777" w:rsidTr="00B131AF">
        <w:tc>
          <w:tcPr>
            <w:tcW w:w="1665" w:type="pct"/>
            <w:gridSpan w:val="2"/>
            <w:shd w:val="clear" w:color="auto" w:fill="auto"/>
          </w:tcPr>
          <w:p w14:paraId="62ED8D5A" w14:textId="77777777" w:rsidR="00882408" w:rsidRPr="00240940" w:rsidRDefault="00882408" w:rsidP="00B131AF">
            <w:pPr>
              <w:spacing w:before="120" w:after="120"/>
              <w:rPr>
                <w:rFonts w:cs="Arial"/>
                <w:sz w:val="18"/>
              </w:rPr>
            </w:pPr>
            <w:r>
              <w:rPr>
                <w:rFonts w:cs="Arial"/>
                <w:sz w:val="18"/>
              </w:rPr>
              <w:t xml:space="preserve">         Online Resource Description</w:t>
            </w:r>
          </w:p>
        </w:tc>
        <w:tc>
          <w:tcPr>
            <w:tcW w:w="834" w:type="pct"/>
            <w:shd w:val="clear" w:color="auto" w:fill="auto"/>
          </w:tcPr>
          <w:p w14:paraId="4E54953A" w14:textId="77777777" w:rsidR="00882408" w:rsidRPr="00240940" w:rsidRDefault="00882408" w:rsidP="00B131AF">
            <w:pPr>
              <w:spacing w:before="120" w:after="120"/>
              <w:rPr>
                <w:rFonts w:cs="Arial"/>
                <w:sz w:val="18"/>
              </w:rPr>
            </w:pPr>
          </w:p>
        </w:tc>
        <w:tc>
          <w:tcPr>
            <w:tcW w:w="1250" w:type="pct"/>
            <w:gridSpan w:val="2"/>
            <w:shd w:val="clear" w:color="auto" w:fill="auto"/>
          </w:tcPr>
          <w:p w14:paraId="1DEDC29D" w14:textId="77777777" w:rsidR="00882408" w:rsidRPr="00240940" w:rsidRDefault="00882408" w:rsidP="00B131AF">
            <w:pPr>
              <w:spacing w:before="120" w:after="120"/>
              <w:rPr>
                <w:rFonts w:cs="Arial"/>
                <w:sz w:val="18"/>
              </w:rPr>
            </w:pPr>
          </w:p>
        </w:tc>
        <w:tc>
          <w:tcPr>
            <w:tcW w:w="417" w:type="pct"/>
            <w:shd w:val="clear" w:color="auto" w:fill="auto"/>
          </w:tcPr>
          <w:p w14:paraId="454FD421"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2289E0B0" w14:textId="77777777" w:rsidR="00882408" w:rsidRPr="00240940" w:rsidRDefault="00882408" w:rsidP="00B131AF">
            <w:pPr>
              <w:spacing w:before="120" w:after="120"/>
              <w:rPr>
                <w:rFonts w:cs="Arial"/>
                <w:sz w:val="18"/>
              </w:rPr>
            </w:pPr>
            <w:r>
              <w:rPr>
                <w:rFonts w:cs="Arial"/>
                <w:sz w:val="18"/>
              </w:rPr>
              <w:t>0, 1</w:t>
            </w:r>
          </w:p>
        </w:tc>
      </w:tr>
      <w:tr w:rsidR="00882408" w:rsidRPr="00240940" w14:paraId="6E362AA5" w14:textId="77777777" w:rsidTr="00B131AF">
        <w:tc>
          <w:tcPr>
            <w:tcW w:w="1665" w:type="pct"/>
            <w:gridSpan w:val="2"/>
            <w:shd w:val="clear" w:color="auto" w:fill="auto"/>
          </w:tcPr>
          <w:p w14:paraId="51874FBA" w14:textId="77777777" w:rsidR="00882408" w:rsidRPr="00240940" w:rsidRDefault="00882408" w:rsidP="00B131AF">
            <w:pPr>
              <w:spacing w:before="120" w:after="120"/>
              <w:rPr>
                <w:rFonts w:cs="Arial"/>
                <w:sz w:val="18"/>
              </w:rPr>
            </w:pPr>
            <w:r>
              <w:rPr>
                <w:rFonts w:cs="Arial"/>
                <w:sz w:val="18"/>
              </w:rPr>
              <w:t xml:space="preserve">         Online Function</w:t>
            </w:r>
          </w:p>
        </w:tc>
        <w:tc>
          <w:tcPr>
            <w:tcW w:w="834" w:type="pct"/>
            <w:shd w:val="clear" w:color="auto" w:fill="auto"/>
          </w:tcPr>
          <w:p w14:paraId="4F0A685D" w14:textId="77777777" w:rsidR="00882408" w:rsidRPr="00240940" w:rsidRDefault="00882408" w:rsidP="00B131AF">
            <w:pPr>
              <w:spacing w:before="120" w:after="120"/>
              <w:rPr>
                <w:rFonts w:cs="Arial"/>
                <w:sz w:val="18"/>
              </w:rPr>
            </w:pPr>
          </w:p>
        </w:tc>
        <w:tc>
          <w:tcPr>
            <w:tcW w:w="1250" w:type="pct"/>
            <w:gridSpan w:val="2"/>
            <w:shd w:val="clear" w:color="auto" w:fill="auto"/>
          </w:tcPr>
          <w:p w14:paraId="5D5290CC" w14:textId="77777777" w:rsidR="00882408" w:rsidRDefault="00882408" w:rsidP="00B131AF">
            <w:pPr>
              <w:spacing w:before="120" w:after="120"/>
              <w:rPr>
                <w:rFonts w:cs="Arial"/>
                <w:sz w:val="18"/>
              </w:rPr>
            </w:pPr>
            <w:r>
              <w:rPr>
                <w:rFonts w:cs="Arial"/>
                <w:sz w:val="18"/>
              </w:rPr>
              <w:t>1 : Download</w:t>
            </w:r>
          </w:p>
          <w:p w14:paraId="4389DA38" w14:textId="77777777" w:rsidR="00882408" w:rsidRDefault="00882408" w:rsidP="00B131AF">
            <w:pPr>
              <w:spacing w:before="120" w:after="120"/>
              <w:rPr>
                <w:rFonts w:cs="Arial"/>
                <w:sz w:val="18"/>
              </w:rPr>
            </w:pPr>
            <w:r>
              <w:rPr>
                <w:rFonts w:cs="Arial"/>
                <w:sz w:val="18"/>
              </w:rPr>
              <w:t>3 : Offline Access</w:t>
            </w:r>
          </w:p>
          <w:p w14:paraId="1A8576B4" w14:textId="77777777" w:rsidR="00882408" w:rsidRDefault="00882408" w:rsidP="00B131AF">
            <w:pPr>
              <w:spacing w:before="120" w:after="120"/>
              <w:rPr>
                <w:rFonts w:cs="Arial"/>
                <w:sz w:val="18"/>
              </w:rPr>
            </w:pPr>
            <w:r>
              <w:rPr>
                <w:rFonts w:cs="Arial"/>
                <w:sz w:val="18"/>
              </w:rPr>
              <w:t>4 : Order</w:t>
            </w:r>
          </w:p>
          <w:p w14:paraId="0D27A180" w14:textId="77777777" w:rsidR="00882408" w:rsidRDefault="00882408" w:rsidP="00B131AF">
            <w:pPr>
              <w:spacing w:before="120" w:after="120"/>
              <w:rPr>
                <w:rFonts w:cs="Arial"/>
                <w:sz w:val="18"/>
              </w:rPr>
            </w:pPr>
            <w:r>
              <w:rPr>
                <w:rFonts w:cs="Arial"/>
                <w:sz w:val="18"/>
              </w:rPr>
              <w:t>5 : Search</w:t>
            </w:r>
          </w:p>
          <w:p w14:paraId="446B5144" w14:textId="77777777" w:rsidR="00882408" w:rsidRDefault="00882408" w:rsidP="00B131AF">
            <w:pPr>
              <w:spacing w:before="120" w:after="120"/>
              <w:rPr>
                <w:rFonts w:cs="Arial"/>
                <w:sz w:val="18"/>
              </w:rPr>
            </w:pPr>
            <w:r>
              <w:rPr>
                <w:rFonts w:cs="Arial"/>
                <w:sz w:val="18"/>
              </w:rPr>
              <w:t>6 : Complete Metadata</w:t>
            </w:r>
          </w:p>
          <w:p w14:paraId="64196628" w14:textId="77777777" w:rsidR="00882408" w:rsidRDefault="00882408" w:rsidP="00B131AF">
            <w:pPr>
              <w:spacing w:before="120" w:after="120"/>
              <w:rPr>
                <w:rFonts w:cs="Arial"/>
                <w:sz w:val="18"/>
              </w:rPr>
            </w:pPr>
            <w:r>
              <w:rPr>
                <w:rFonts w:cs="Arial"/>
                <w:sz w:val="18"/>
              </w:rPr>
              <w:t>7 : Browse Graphic</w:t>
            </w:r>
          </w:p>
          <w:p w14:paraId="3D70FF2C" w14:textId="77777777" w:rsidR="00882408" w:rsidRDefault="00882408" w:rsidP="00B131AF">
            <w:pPr>
              <w:spacing w:before="120" w:after="120"/>
              <w:rPr>
                <w:rFonts w:cs="Arial"/>
                <w:sz w:val="18"/>
              </w:rPr>
            </w:pPr>
            <w:r>
              <w:rPr>
                <w:rFonts w:cs="Arial"/>
                <w:sz w:val="18"/>
              </w:rPr>
              <w:t>8 : Upload</w:t>
            </w:r>
          </w:p>
          <w:p w14:paraId="32FA1161" w14:textId="77777777" w:rsidR="00882408" w:rsidRDefault="00882408" w:rsidP="00B131AF">
            <w:pPr>
              <w:spacing w:before="120" w:after="120"/>
              <w:rPr>
                <w:rFonts w:cs="Arial"/>
                <w:sz w:val="18"/>
              </w:rPr>
            </w:pPr>
            <w:r>
              <w:rPr>
                <w:rFonts w:cs="Arial"/>
                <w:sz w:val="18"/>
              </w:rPr>
              <w:t>9 : Email Service</w:t>
            </w:r>
          </w:p>
          <w:p w14:paraId="3E797A46" w14:textId="77777777" w:rsidR="00882408" w:rsidRDefault="00882408" w:rsidP="00B131AF">
            <w:pPr>
              <w:spacing w:before="120" w:after="120"/>
              <w:rPr>
                <w:rFonts w:cs="Arial"/>
                <w:sz w:val="18"/>
              </w:rPr>
            </w:pPr>
            <w:r>
              <w:rPr>
                <w:rFonts w:cs="Arial"/>
                <w:sz w:val="18"/>
              </w:rPr>
              <w:t>10 : Browsing</w:t>
            </w:r>
          </w:p>
          <w:p w14:paraId="5554A692" w14:textId="77777777" w:rsidR="00882408" w:rsidRPr="00240940" w:rsidRDefault="00882408" w:rsidP="00B131AF">
            <w:pPr>
              <w:spacing w:before="120" w:after="120"/>
              <w:rPr>
                <w:rFonts w:cs="Arial"/>
                <w:sz w:val="18"/>
              </w:rPr>
            </w:pPr>
            <w:r>
              <w:rPr>
                <w:rFonts w:cs="Arial"/>
                <w:sz w:val="18"/>
              </w:rPr>
              <w:t>11 : File Access</w:t>
            </w:r>
          </w:p>
        </w:tc>
        <w:tc>
          <w:tcPr>
            <w:tcW w:w="417" w:type="pct"/>
            <w:shd w:val="clear" w:color="auto" w:fill="auto"/>
          </w:tcPr>
          <w:p w14:paraId="2B871265" w14:textId="77777777" w:rsidR="00882408" w:rsidRPr="00240940" w:rsidRDefault="00882408" w:rsidP="00B131AF">
            <w:pPr>
              <w:spacing w:before="120" w:after="120"/>
              <w:rPr>
                <w:rFonts w:cs="Arial"/>
                <w:sz w:val="18"/>
              </w:rPr>
            </w:pPr>
            <w:r>
              <w:rPr>
                <w:rFonts w:cs="Arial"/>
                <w:sz w:val="18"/>
              </w:rPr>
              <w:t>(S) EN</w:t>
            </w:r>
          </w:p>
        </w:tc>
        <w:tc>
          <w:tcPr>
            <w:tcW w:w="834" w:type="pct"/>
            <w:shd w:val="clear" w:color="auto" w:fill="auto"/>
          </w:tcPr>
          <w:p w14:paraId="77D980FC" w14:textId="77777777" w:rsidR="00882408" w:rsidRPr="00240940" w:rsidRDefault="00882408" w:rsidP="00B131AF">
            <w:pPr>
              <w:spacing w:before="120" w:after="120"/>
              <w:rPr>
                <w:rFonts w:cs="Arial"/>
                <w:sz w:val="18"/>
              </w:rPr>
            </w:pPr>
            <w:r>
              <w:rPr>
                <w:rFonts w:cs="Arial"/>
                <w:sz w:val="18"/>
              </w:rPr>
              <w:t>0, 1</w:t>
            </w:r>
          </w:p>
        </w:tc>
      </w:tr>
      <w:tr w:rsidR="00882408" w:rsidRPr="00240940" w14:paraId="0BF1DD68" w14:textId="77777777" w:rsidTr="00B131AF">
        <w:tc>
          <w:tcPr>
            <w:tcW w:w="1665" w:type="pct"/>
            <w:gridSpan w:val="2"/>
            <w:shd w:val="clear" w:color="auto" w:fill="auto"/>
          </w:tcPr>
          <w:p w14:paraId="2F0EF9BF" w14:textId="77777777" w:rsidR="00882408" w:rsidRPr="00240940" w:rsidRDefault="00882408" w:rsidP="00B131AF">
            <w:pPr>
              <w:spacing w:before="120" w:after="120"/>
              <w:rPr>
                <w:rFonts w:cs="Arial"/>
                <w:sz w:val="18"/>
              </w:rPr>
            </w:pPr>
            <w:r>
              <w:rPr>
                <w:rFonts w:cs="Arial"/>
                <w:sz w:val="18"/>
              </w:rPr>
              <w:t xml:space="preserve">         Protocol request</w:t>
            </w:r>
          </w:p>
        </w:tc>
        <w:tc>
          <w:tcPr>
            <w:tcW w:w="834" w:type="pct"/>
            <w:shd w:val="clear" w:color="auto" w:fill="auto"/>
          </w:tcPr>
          <w:p w14:paraId="6C8FED53" w14:textId="77777777" w:rsidR="00882408" w:rsidRPr="00240940" w:rsidRDefault="00882408" w:rsidP="00B131AF">
            <w:pPr>
              <w:spacing w:before="120" w:after="120"/>
              <w:rPr>
                <w:rFonts w:cs="Arial"/>
                <w:sz w:val="18"/>
              </w:rPr>
            </w:pPr>
          </w:p>
        </w:tc>
        <w:tc>
          <w:tcPr>
            <w:tcW w:w="1250" w:type="pct"/>
            <w:gridSpan w:val="2"/>
            <w:shd w:val="clear" w:color="auto" w:fill="auto"/>
          </w:tcPr>
          <w:p w14:paraId="68907A4B" w14:textId="77777777" w:rsidR="00882408" w:rsidRPr="00240940" w:rsidRDefault="00882408" w:rsidP="00B131AF">
            <w:pPr>
              <w:spacing w:before="120" w:after="120"/>
              <w:rPr>
                <w:rFonts w:cs="Arial"/>
                <w:sz w:val="18"/>
              </w:rPr>
            </w:pPr>
          </w:p>
        </w:tc>
        <w:tc>
          <w:tcPr>
            <w:tcW w:w="417" w:type="pct"/>
            <w:shd w:val="clear" w:color="auto" w:fill="auto"/>
          </w:tcPr>
          <w:p w14:paraId="09B073E1"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515A300A" w14:textId="77777777" w:rsidR="00882408" w:rsidRPr="00240940" w:rsidRDefault="00882408" w:rsidP="00B131AF">
            <w:pPr>
              <w:spacing w:before="120" w:after="120"/>
              <w:rPr>
                <w:rFonts w:cs="Arial"/>
                <w:sz w:val="18"/>
              </w:rPr>
            </w:pPr>
            <w:r>
              <w:rPr>
                <w:rFonts w:cs="Arial"/>
                <w:sz w:val="18"/>
              </w:rPr>
              <w:t>0, 1</w:t>
            </w:r>
          </w:p>
        </w:tc>
      </w:tr>
      <w:tr w:rsidR="00882408" w:rsidRPr="00240940" w14:paraId="221B81EE" w14:textId="77777777" w:rsidTr="00B131AF">
        <w:tc>
          <w:tcPr>
            <w:tcW w:w="1665" w:type="pct"/>
            <w:gridSpan w:val="2"/>
            <w:shd w:val="clear" w:color="auto" w:fill="auto"/>
          </w:tcPr>
          <w:p w14:paraId="58C7963A" w14:textId="77777777" w:rsidR="00882408" w:rsidRPr="00240940" w:rsidRDefault="00882408" w:rsidP="00B131AF">
            <w:pPr>
              <w:spacing w:before="120" w:after="120"/>
              <w:rPr>
                <w:rFonts w:cs="Arial"/>
                <w:sz w:val="18"/>
              </w:rPr>
            </w:pPr>
            <w:r>
              <w:rPr>
                <w:rFonts w:cs="Arial"/>
                <w:sz w:val="18"/>
              </w:rPr>
              <w:t xml:space="preserve">      Source</w:t>
            </w:r>
          </w:p>
        </w:tc>
        <w:tc>
          <w:tcPr>
            <w:tcW w:w="834" w:type="pct"/>
            <w:shd w:val="clear" w:color="auto" w:fill="auto"/>
          </w:tcPr>
          <w:p w14:paraId="7BDB18CA" w14:textId="77777777" w:rsidR="00882408" w:rsidRPr="00240940" w:rsidRDefault="00882408" w:rsidP="00B131AF">
            <w:pPr>
              <w:spacing w:before="120" w:after="120"/>
              <w:rPr>
                <w:rFonts w:cs="Arial"/>
                <w:sz w:val="18"/>
              </w:rPr>
            </w:pPr>
          </w:p>
        </w:tc>
        <w:tc>
          <w:tcPr>
            <w:tcW w:w="1250" w:type="pct"/>
            <w:gridSpan w:val="2"/>
            <w:shd w:val="clear" w:color="auto" w:fill="auto"/>
          </w:tcPr>
          <w:p w14:paraId="1F5308E7" w14:textId="77777777" w:rsidR="00882408" w:rsidRPr="00240940" w:rsidRDefault="00882408" w:rsidP="00B131AF">
            <w:pPr>
              <w:spacing w:before="120" w:after="120"/>
              <w:rPr>
                <w:rFonts w:cs="Arial"/>
                <w:sz w:val="18"/>
              </w:rPr>
            </w:pPr>
          </w:p>
        </w:tc>
        <w:tc>
          <w:tcPr>
            <w:tcW w:w="417" w:type="pct"/>
            <w:shd w:val="clear" w:color="auto" w:fill="auto"/>
          </w:tcPr>
          <w:p w14:paraId="4F8941C9"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5FAD9AE1" w14:textId="77777777" w:rsidR="00882408" w:rsidRPr="00240940" w:rsidRDefault="00882408" w:rsidP="00B131AF">
            <w:pPr>
              <w:spacing w:before="120" w:after="120"/>
              <w:rPr>
                <w:rFonts w:cs="Arial"/>
                <w:sz w:val="18"/>
              </w:rPr>
            </w:pPr>
            <w:r>
              <w:rPr>
                <w:rFonts w:cs="Arial"/>
                <w:sz w:val="18"/>
              </w:rPr>
              <w:t>0, 1</w:t>
            </w:r>
          </w:p>
        </w:tc>
      </w:tr>
      <w:tr w:rsidR="00882408" w:rsidRPr="00240940" w14:paraId="5A4C5F45" w14:textId="77777777" w:rsidTr="00B131AF">
        <w:tc>
          <w:tcPr>
            <w:tcW w:w="1665" w:type="pct"/>
            <w:gridSpan w:val="2"/>
            <w:shd w:val="clear" w:color="auto" w:fill="auto"/>
          </w:tcPr>
          <w:p w14:paraId="14545949" w14:textId="77777777" w:rsidR="00882408" w:rsidRPr="00240940" w:rsidRDefault="00882408" w:rsidP="00B131AF">
            <w:pPr>
              <w:spacing w:before="120" w:after="120"/>
              <w:rPr>
                <w:rFonts w:cs="Arial"/>
                <w:sz w:val="18"/>
              </w:rPr>
            </w:pPr>
            <w:r>
              <w:rPr>
                <w:rFonts w:cs="Arial"/>
                <w:sz w:val="18"/>
              </w:rPr>
              <w:t xml:space="preserve">      Source Type</w:t>
            </w:r>
          </w:p>
        </w:tc>
        <w:tc>
          <w:tcPr>
            <w:tcW w:w="834" w:type="pct"/>
            <w:shd w:val="clear" w:color="auto" w:fill="auto"/>
          </w:tcPr>
          <w:p w14:paraId="02F2067D" w14:textId="77777777" w:rsidR="00882408" w:rsidRPr="00240940" w:rsidRDefault="00882408" w:rsidP="00B131AF">
            <w:pPr>
              <w:spacing w:before="120" w:after="120"/>
              <w:rPr>
                <w:rFonts w:cs="Arial"/>
                <w:sz w:val="18"/>
              </w:rPr>
            </w:pPr>
          </w:p>
        </w:tc>
        <w:tc>
          <w:tcPr>
            <w:tcW w:w="1250" w:type="pct"/>
            <w:gridSpan w:val="2"/>
            <w:shd w:val="clear" w:color="auto" w:fill="auto"/>
          </w:tcPr>
          <w:p w14:paraId="19EF8908" w14:textId="77777777" w:rsidR="00882408" w:rsidRDefault="00882408" w:rsidP="00B131AF">
            <w:pPr>
              <w:spacing w:before="120" w:after="120"/>
              <w:rPr>
                <w:rFonts w:cs="Arial"/>
                <w:sz w:val="18"/>
              </w:rPr>
            </w:pPr>
            <w:r>
              <w:rPr>
                <w:rFonts w:cs="Arial"/>
                <w:sz w:val="18"/>
              </w:rPr>
              <w:t>1 : Law or Regulation</w:t>
            </w:r>
          </w:p>
          <w:p w14:paraId="1568C46A" w14:textId="77777777" w:rsidR="00882408" w:rsidRDefault="00882408" w:rsidP="00B131AF">
            <w:pPr>
              <w:spacing w:before="120" w:after="120"/>
              <w:rPr>
                <w:rFonts w:cs="Arial"/>
                <w:sz w:val="18"/>
              </w:rPr>
            </w:pPr>
            <w:r>
              <w:rPr>
                <w:rFonts w:cs="Arial"/>
                <w:sz w:val="18"/>
              </w:rPr>
              <w:t>2 : Official Publication</w:t>
            </w:r>
          </w:p>
          <w:p w14:paraId="6F43CC14" w14:textId="77777777" w:rsidR="00882408" w:rsidRDefault="00882408" w:rsidP="00B131AF">
            <w:pPr>
              <w:spacing w:before="120" w:after="120"/>
              <w:rPr>
                <w:rFonts w:cs="Arial"/>
                <w:sz w:val="18"/>
              </w:rPr>
            </w:pPr>
            <w:r>
              <w:rPr>
                <w:rFonts w:cs="Arial"/>
                <w:sz w:val="18"/>
              </w:rPr>
              <w:t>7 : Mariner Report, Confirmed</w:t>
            </w:r>
          </w:p>
          <w:p w14:paraId="16F9169A" w14:textId="77777777" w:rsidR="00882408" w:rsidRDefault="00882408" w:rsidP="00B131AF">
            <w:pPr>
              <w:spacing w:before="120" w:after="120"/>
              <w:rPr>
                <w:rFonts w:cs="Arial"/>
                <w:sz w:val="18"/>
              </w:rPr>
            </w:pPr>
            <w:r>
              <w:rPr>
                <w:rFonts w:cs="Arial"/>
                <w:sz w:val="18"/>
              </w:rPr>
              <w:t>8 : Mariner Report, Not Confirmed</w:t>
            </w:r>
          </w:p>
          <w:p w14:paraId="6CE4C4D2" w14:textId="77777777" w:rsidR="00882408" w:rsidRDefault="00882408" w:rsidP="00B131AF">
            <w:pPr>
              <w:spacing w:before="120" w:after="120"/>
              <w:rPr>
                <w:rFonts w:cs="Arial"/>
                <w:sz w:val="18"/>
              </w:rPr>
            </w:pPr>
            <w:r>
              <w:rPr>
                <w:rFonts w:cs="Arial"/>
                <w:sz w:val="18"/>
              </w:rPr>
              <w:t>9 : Industry Publications and Reports</w:t>
            </w:r>
          </w:p>
          <w:p w14:paraId="1F5F92F1" w14:textId="77777777" w:rsidR="00882408" w:rsidRDefault="00882408" w:rsidP="00B131AF">
            <w:pPr>
              <w:spacing w:before="120" w:after="120"/>
              <w:rPr>
                <w:rFonts w:cs="Arial"/>
                <w:sz w:val="18"/>
              </w:rPr>
            </w:pPr>
            <w:r>
              <w:rPr>
                <w:rFonts w:cs="Arial"/>
                <w:sz w:val="18"/>
              </w:rPr>
              <w:t>10 : Remotely Sensed Images</w:t>
            </w:r>
          </w:p>
          <w:p w14:paraId="3094FBB2" w14:textId="77777777" w:rsidR="00882408" w:rsidRDefault="00882408" w:rsidP="00B131AF">
            <w:pPr>
              <w:spacing w:before="120" w:after="120"/>
              <w:rPr>
                <w:rFonts w:cs="Arial"/>
                <w:sz w:val="18"/>
              </w:rPr>
            </w:pPr>
            <w:r>
              <w:rPr>
                <w:rFonts w:cs="Arial"/>
                <w:sz w:val="18"/>
              </w:rPr>
              <w:t>11 : Photographs</w:t>
            </w:r>
          </w:p>
          <w:p w14:paraId="5E88B4D4" w14:textId="77777777" w:rsidR="00882408" w:rsidRDefault="00882408" w:rsidP="00B131AF">
            <w:pPr>
              <w:spacing w:before="120" w:after="120"/>
              <w:rPr>
                <w:rFonts w:cs="Arial"/>
                <w:sz w:val="18"/>
              </w:rPr>
            </w:pPr>
            <w:r>
              <w:rPr>
                <w:rFonts w:cs="Arial"/>
                <w:sz w:val="18"/>
              </w:rPr>
              <w:t>12 : Products Issued by HO Services</w:t>
            </w:r>
          </w:p>
          <w:p w14:paraId="3D8E08B3" w14:textId="77777777" w:rsidR="00882408" w:rsidRDefault="00882408" w:rsidP="00B131AF">
            <w:pPr>
              <w:spacing w:before="120" w:after="120"/>
              <w:rPr>
                <w:rFonts w:cs="Arial"/>
                <w:sz w:val="18"/>
              </w:rPr>
            </w:pPr>
            <w:r>
              <w:rPr>
                <w:rFonts w:cs="Arial"/>
                <w:sz w:val="18"/>
              </w:rPr>
              <w:t>13 : News Media</w:t>
            </w:r>
          </w:p>
          <w:p w14:paraId="0CF09325" w14:textId="77777777" w:rsidR="00882408" w:rsidRPr="00240940" w:rsidRDefault="00882408" w:rsidP="00B131AF">
            <w:pPr>
              <w:spacing w:before="120" w:after="120"/>
              <w:rPr>
                <w:rFonts w:cs="Arial"/>
                <w:sz w:val="18"/>
              </w:rPr>
            </w:pPr>
            <w:r>
              <w:rPr>
                <w:rFonts w:cs="Arial"/>
                <w:sz w:val="18"/>
              </w:rPr>
              <w:t>14 : Traffic Data</w:t>
            </w:r>
          </w:p>
        </w:tc>
        <w:tc>
          <w:tcPr>
            <w:tcW w:w="417" w:type="pct"/>
            <w:shd w:val="clear" w:color="auto" w:fill="auto"/>
          </w:tcPr>
          <w:p w14:paraId="0449BD4C" w14:textId="77777777" w:rsidR="00882408" w:rsidRPr="00240940" w:rsidRDefault="00882408" w:rsidP="00B131AF">
            <w:pPr>
              <w:spacing w:before="120" w:after="120"/>
              <w:rPr>
                <w:rFonts w:cs="Arial"/>
                <w:sz w:val="18"/>
              </w:rPr>
            </w:pPr>
            <w:r>
              <w:rPr>
                <w:rFonts w:cs="Arial"/>
                <w:sz w:val="18"/>
              </w:rPr>
              <w:t>(S) EN</w:t>
            </w:r>
          </w:p>
        </w:tc>
        <w:tc>
          <w:tcPr>
            <w:tcW w:w="834" w:type="pct"/>
            <w:shd w:val="clear" w:color="auto" w:fill="auto"/>
          </w:tcPr>
          <w:p w14:paraId="1BEFD1B2" w14:textId="77777777" w:rsidR="00882408" w:rsidRPr="00240940" w:rsidRDefault="00882408" w:rsidP="00B131AF">
            <w:pPr>
              <w:spacing w:before="120" w:after="120"/>
              <w:rPr>
                <w:rFonts w:cs="Arial"/>
                <w:sz w:val="18"/>
              </w:rPr>
            </w:pPr>
            <w:r>
              <w:rPr>
                <w:rFonts w:cs="Arial"/>
                <w:sz w:val="18"/>
              </w:rPr>
              <w:t>0, 1</w:t>
            </w:r>
          </w:p>
        </w:tc>
      </w:tr>
      <w:tr w:rsidR="00882408" w:rsidRPr="00240940" w14:paraId="19457624" w14:textId="77777777" w:rsidTr="00B131AF">
        <w:tc>
          <w:tcPr>
            <w:tcW w:w="1665" w:type="pct"/>
            <w:gridSpan w:val="2"/>
            <w:shd w:val="clear" w:color="auto" w:fill="auto"/>
          </w:tcPr>
          <w:p w14:paraId="3EEFD074" w14:textId="77777777" w:rsidR="00882408" w:rsidRPr="00240940" w:rsidRDefault="00882408" w:rsidP="00B131AF">
            <w:pPr>
              <w:spacing w:before="120" w:after="120"/>
              <w:rPr>
                <w:rFonts w:cs="Arial"/>
                <w:sz w:val="18"/>
              </w:rPr>
            </w:pPr>
            <w:r>
              <w:rPr>
                <w:rFonts w:cs="Arial"/>
                <w:sz w:val="18"/>
              </w:rPr>
              <w:t xml:space="preserve">      Reported Date</w:t>
            </w:r>
          </w:p>
        </w:tc>
        <w:tc>
          <w:tcPr>
            <w:tcW w:w="834" w:type="pct"/>
            <w:shd w:val="clear" w:color="auto" w:fill="auto"/>
          </w:tcPr>
          <w:p w14:paraId="111CCBAF" w14:textId="77777777" w:rsidR="00882408" w:rsidRPr="00240940" w:rsidRDefault="00882408" w:rsidP="00B131AF">
            <w:pPr>
              <w:spacing w:before="120" w:after="120"/>
              <w:rPr>
                <w:rFonts w:cs="Arial"/>
                <w:sz w:val="18"/>
              </w:rPr>
            </w:pPr>
            <w:r>
              <w:rPr>
                <w:rFonts w:cs="Arial"/>
                <w:sz w:val="18"/>
              </w:rPr>
              <w:t>(SORDAT)</w:t>
            </w:r>
          </w:p>
        </w:tc>
        <w:tc>
          <w:tcPr>
            <w:tcW w:w="1250" w:type="pct"/>
            <w:gridSpan w:val="2"/>
            <w:shd w:val="clear" w:color="auto" w:fill="auto"/>
          </w:tcPr>
          <w:p w14:paraId="18BEAE60" w14:textId="77777777" w:rsidR="00882408" w:rsidRPr="00240940" w:rsidRDefault="00882408" w:rsidP="00B131AF">
            <w:pPr>
              <w:spacing w:before="120" w:after="120"/>
              <w:rPr>
                <w:rFonts w:cs="Arial"/>
                <w:sz w:val="18"/>
              </w:rPr>
            </w:pPr>
          </w:p>
        </w:tc>
        <w:tc>
          <w:tcPr>
            <w:tcW w:w="417" w:type="pct"/>
            <w:shd w:val="clear" w:color="auto" w:fill="auto"/>
          </w:tcPr>
          <w:p w14:paraId="66345C62" w14:textId="77777777" w:rsidR="00882408" w:rsidRPr="00240940" w:rsidRDefault="00882408" w:rsidP="00B131AF">
            <w:pPr>
              <w:spacing w:before="120" w:after="120"/>
              <w:rPr>
                <w:rFonts w:cs="Arial"/>
                <w:sz w:val="18"/>
              </w:rPr>
            </w:pPr>
            <w:r>
              <w:rPr>
                <w:rFonts w:cs="Arial"/>
                <w:sz w:val="18"/>
              </w:rPr>
              <w:t>(S) TD</w:t>
            </w:r>
          </w:p>
        </w:tc>
        <w:tc>
          <w:tcPr>
            <w:tcW w:w="834" w:type="pct"/>
            <w:shd w:val="clear" w:color="auto" w:fill="auto"/>
          </w:tcPr>
          <w:p w14:paraId="01C90EB2" w14:textId="77777777" w:rsidR="00882408" w:rsidRPr="00240940" w:rsidRDefault="00882408" w:rsidP="00B131AF">
            <w:pPr>
              <w:spacing w:before="120" w:after="120"/>
              <w:rPr>
                <w:rFonts w:cs="Arial"/>
                <w:sz w:val="18"/>
              </w:rPr>
            </w:pPr>
            <w:r>
              <w:rPr>
                <w:rFonts w:cs="Arial"/>
                <w:sz w:val="18"/>
              </w:rPr>
              <w:t>0, 1</w:t>
            </w:r>
          </w:p>
        </w:tc>
      </w:tr>
      <w:tr w:rsidR="00882408" w:rsidRPr="00240940" w14:paraId="172F180C" w14:textId="77777777" w:rsidTr="00B131AF">
        <w:tc>
          <w:tcPr>
            <w:tcW w:w="1665" w:type="pct"/>
            <w:gridSpan w:val="2"/>
            <w:shd w:val="clear" w:color="auto" w:fill="auto"/>
          </w:tcPr>
          <w:p w14:paraId="18D214C1" w14:textId="77777777" w:rsidR="00882408" w:rsidRPr="00240940" w:rsidRDefault="00882408" w:rsidP="00B131AF">
            <w:pPr>
              <w:spacing w:before="120" w:after="120"/>
              <w:rPr>
                <w:rFonts w:cs="Arial"/>
                <w:sz w:val="18"/>
              </w:rPr>
            </w:pPr>
            <w:r>
              <w:rPr>
                <w:rFonts w:cs="Arial"/>
                <w:sz w:val="18"/>
              </w:rPr>
              <w:t>Useful Mark Description</w:t>
            </w:r>
          </w:p>
        </w:tc>
        <w:tc>
          <w:tcPr>
            <w:tcW w:w="834" w:type="pct"/>
            <w:shd w:val="clear" w:color="auto" w:fill="auto"/>
          </w:tcPr>
          <w:p w14:paraId="4E72FA24" w14:textId="77777777" w:rsidR="00882408" w:rsidRPr="00240940" w:rsidRDefault="00882408" w:rsidP="00B131AF">
            <w:pPr>
              <w:spacing w:before="120" w:after="120"/>
              <w:rPr>
                <w:rFonts w:cs="Arial"/>
                <w:sz w:val="18"/>
              </w:rPr>
            </w:pPr>
          </w:p>
        </w:tc>
        <w:tc>
          <w:tcPr>
            <w:tcW w:w="1250" w:type="pct"/>
            <w:gridSpan w:val="2"/>
            <w:shd w:val="clear" w:color="auto" w:fill="auto"/>
          </w:tcPr>
          <w:p w14:paraId="2BF3229A" w14:textId="77777777" w:rsidR="00882408" w:rsidRPr="00240940" w:rsidRDefault="00882408" w:rsidP="00B131AF">
            <w:pPr>
              <w:spacing w:before="120" w:after="120"/>
              <w:rPr>
                <w:rFonts w:cs="Arial"/>
                <w:sz w:val="18"/>
              </w:rPr>
            </w:pPr>
          </w:p>
        </w:tc>
        <w:tc>
          <w:tcPr>
            <w:tcW w:w="417" w:type="pct"/>
            <w:shd w:val="clear" w:color="auto" w:fill="auto"/>
          </w:tcPr>
          <w:p w14:paraId="29833A86" w14:textId="77777777" w:rsidR="00882408" w:rsidRPr="00240940" w:rsidRDefault="00882408" w:rsidP="00B131AF">
            <w:pPr>
              <w:spacing w:before="120" w:after="120"/>
              <w:rPr>
                <w:rFonts w:cs="Arial"/>
                <w:sz w:val="18"/>
              </w:rPr>
            </w:pPr>
            <w:r>
              <w:rPr>
                <w:rFonts w:cs="Arial"/>
                <w:sz w:val="18"/>
              </w:rPr>
              <w:t>C</w:t>
            </w:r>
          </w:p>
        </w:tc>
        <w:tc>
          <w:tcPr>
            <w:tcW w:w="834" w:type="pct"/>
            <w:shd w:val="clear" w:color="auto" w:fill="auto"/>
          </w:tcPr>
          <w:p w14:paraId="2A68F295" w14:textId="77777777" w:rsidR="00882408" w:rsidRPr="00240940" w:rsidRDefault="00882408" w:rsidP="00B131AF">
            <w:pPr>
              <w:spacing w:before="120" w:after="120"/>
              <w:rPr>
                <w:rFonts w:cs="Arial"/>
                <w:sz w:val="18"/>
              </w:rPr>
            </w:pPr>
            <w:r>
              <w:rPr>
                <w:rFonts w:cs="Arial"/>
                <w:sz w:val="18"/>
              </w:rPr>
              <w:t>0, *</w:t>
            </w:r>
          </w:p>
        </w:tc>
      </w:tr>
      <w:tr w:rsidR="00882408" w:rsidRPr="00240940" w14:paraId="301BE962" w14:textId="77777777" w:rsidTr="00B131AF">
        <w:tc>
          <w:tcPr>
            <w:tcW w:w="1665" w:type="pct"/>
            <w:gridSpan w:val="2"/>
            <w:shd w:val="clear" w:color="auto" w:fill="auto"/>
          </w:tcPr>
          <w:p w14:paraId="04BA36A4" w14:textId="77777777" w:rsidR="00882408" w:rsidRPr="00240940" w:rsidRDefault="00882408" w:rsidP="00B131AF">
            <w:pPr>
              <w:spacing w:before="120" w:after="120"/>
              <w:rPr>
                <w:rFonts w:cs="Arial"/>
                <w:sz w:val="18"/>
              </w:rPr>
            </w:pPr>
            <w:r>
              <w:rPr>
                <w:rFonts w:cs="Arial"/>
                <w:sz w:val="18"/>
              </w:rPr>
              <w:t xml:space="preserve">   Text Content</w:t>
            </w:r>
          </w:p>
        </w:tc>
        <w:tc>
          <w:tcPr>
            <w:tcW w:w="834" w:type="pct"/>
            <w:shd w:val="clear" w:color="auto" w:fill="auto"/>
          </w:tcPr>
          <w:p w14:paraId="76CEE07B" w14:textId="77777777" w:rsidR="00882408" w:rsidRPr="00240940" w:rsidRDefault="00882408" w:rsidP="00B131AF">
            <w:pPr>
              <w:spacing w:before="120" w:after="120"/>
              <w:rPr>
                <w:rFonts w:cs="Arial"/>
                <w:sz w:val="18"/>
              </w:rPr>
            </w:pPr>
          </w:p>
        </w:tc>
        <w:tc>
          <w:tcPr>
            <w:tcW w:w="1250" w:type="pct"/>
            <w:gridSpan w:val="2"/>
            <w:shd w:val="clear" w:color="auto" w:fill="auto"/>
          </w:tcPr>
          <w:p w14:paraId="7986C3A5" w14:textId="77777777" w:rsidR="00882408" w:rsidRPr="00240940" w:rsidRDefault="00882408" w:rsidP="00B131AF">
            <w:pPr>
              <w:spacing w:before="120" w:after="120"/>
              <w:rPr>
                <w:rFonts w:cs="Arial"/>
                <w:sz w:val="18"/>
              </w:rPr>
            </w:pPr>
          </w:p>
        </w:tc>
        <w:tc>
          <w:tcPr>
            <w:tcW w:w="417" w:type="pct"/>
            <w:shd w:val="clear" w:color="auto" w:fill="auto"/>
          </w:tcPr>
          <w:p w14:paraId="420C7F9C" w14:textId="77777777" w:rsidR="00882408" w:rsidRPr="00240940" w:rsidRDefault="00882408" w:rsidP="00B131AF">
            <w:pPr>
              <w:spacing w:before="120" w:after="120"/>
              <w:rPr>
                <w:rFonts w:cs="Arial"/>
                <w:sz w:val="18"/>
              </w:rPr>
            </w:pPr>
            <w:r>
              <w:rPr>
                <w:rFonts w:cs="Arial"/>
                <w:sz w:val="18"/>
              </w:rPr>
              <w:t>(S) C</w:t>
            </w:r>
          </w:p>
        </w:tc>
        <w:tc>
          <w:tcPr>
            <w:tcW w:w="834" w:type="pct"/>
            <w:shd w:val="clear" w:color="auto" w:fill="auto"/>
          </w:tcPr>
          <w:p w14:paraId="74886873" w14:textId="77777777" w:rsidR="00882408" w:rsidRPr="00240940" w:rsidRDefault="00882408" w:rsidP="00B131AF">
            <w:pPr>
              <w:spacing w:before="120" w:after="120"/>
              <w:rPr>
                <w:rFonts w:cs="Arial"/>
                <w:sz w:val="18"/>
              </w:rPr>
            </w:pPr>
            <w:r>
              <w:rPr>
                <w:rFonts w:cs="Arial"/>
                <w:sz w:val="18"/>
              </w:rPr>
              <w:t>1, *</w:t>
            </w:r>
          </w:p>
        </w:tc>
      </w:tr>
      <w:tr w:rsidR="00882408" w:rsidRPr="00240940" w14:paraId="532E7136" w14:textId="77777777" w:rsidTr="00B131AF">
        <w:tc>
          <w:tcPr>
            <w:tcW w:w="1665" w:type="pct"/>
            <w:gridSpan w:val="2"/>
            <w:shd w:val="clear" w:color="auto" w:fill="auto"/>
          </w:tcPr>
          <w:p w14:paraId="39D513C4" w14:textId="77777777" w:rsidR="00882408" w:rsidRPr="00240940" w:rsidRDefault="00882408" w:rsidP="00B131AF">
            <w:pPr>
              <w:spacing w:before="120" w:after="120"/>
              <w:rPr>
                <w:rFonts w:cs="Arial"/>
                <w:sz w:val="18"/>
              </w:rPr>
            </w:pPr>
            <w:r>
              <w:rPr>
                <w:rFonts w:cs="Arial"/>
                <w:sz w:val="18"/>
              </w:rPr>
              <w:lastRenderedPageBreak/>
              <w:t xml:space="preserve">      Category of text</w:t>
            </w:r>
          </w:p>
        </w:tc>
        <w:tc>
          <w:tcPr>
            <w:tcW w:w="834" w:type="pct"/>
            <w:shd w:val="clear" w:color="auto" w:fill="auto"/>
          </w:tcPr>
          <w:p w14:paraId="3E6424C3" w14:textId="77777777" w:rsidR="00882408" w:rsidRPr="00240940" w:rsidRDefault="00882408" w:rsidP="00B131AF">
            <w:pPr>
              <w:spacing w:before="120" w:after="120"/>
              <w:rPr>
                <w:rFonts w:cs="Arial"/>
                <w:sz w:val="18"/>
              </w:rPr>
            </w:pPr>
          </w:p>
        </w:tc>
        <w:tc>
          <w:tcPr>
            <w:tcW w:w="1250" w:type="pct"/>
            <w:gridSpan w:val="2"/>
            <w:shd w:val="clear" w:color="auto" w:fill="auto"/>
          </w:tcPr>
          <w:p w14:paraId="22E32F86" w14:textId="77777777" w:rsidR="00882408" w:rsidRDefault="00882408" w:rsidP="00B131AF">
            <w:pPr>
              <w:spacing w:before="120" w:after="120"/>
              <w:rPr>
                <w:rFonts w:cs="Arial"/>
                <w:sz w:val="18"/>
              </w:rPr>
            </w:pPr>
            <w:r>
              <w:rPr>
                <w:rFonts w:cs="Arial"/>
                <w:sz w:val="18"/>
              </w:rPr>
              <w:t>1 : Abstract or Summary</w:t>
            </w:r>
          </w:p>
          <w:p w14:paraId="00A2E3A0" w14:textId="77777777" w:rsidR="00882408" w:rsidRDefault="00882408" w:rsidP="00B131AF">
            <w:pPr>
              <w:spacing w:before="120" w:after="120"/>
              <w:rPr>
                <w:rFonts w:cs="Arial"/>
                <w:sz w:val="18"/>
              </w:rPr>
            </w:pPr>
            <w:r>
              <w:rPr>
                <w:rFonts w:cs="Arial"/>
                <w:sz w:val="18"/>
              </w:rPr>
              <w:t>2 : Extract</w:t>
            </w:r>
          </w:p>
          <w:p w14:paraId="04033098" w14:textId="77777777" w:rsidR="00882408" w:rsidRPr="00240940" w:rsidRDefault="00882408" w:rsidP="00B131AF">
            <w:pPr>
              <w:spacing w:before="120" w:after="120"/>
              <w:rPr>
                <w:rFonts w:cs="Arial"/>
                <w:sz w:val="18"/>
              </w:rPr>
            </w:pPr>
            <w:r>
              <w:rPr>
                <w:rFonts w:cs="Arial"/>
                <w:sz w:val="18"/>
              </w:rPr>
              <w:t>3 : Full Text</w:t>
            </w:r>
          </w:p>
        </w:tc>
        <w:tc>
          <w:tcPr>
            <w:tcW w:w="417" w:type="pct"/>
            <w:shd w:val="clear" w:color="auto" w:fill="auto"/>
          </w:tcPr>
          <w:p w14:paraId="096BE4EE" w14:textId="77777777" w:rsidR="00882408" w:rsidRPr="00240940" w:rsidRDefault="00882408" w:rsidP="00B131AF">
            <w:pPr>
              <w:spacing w:before="120" w:after="120"/>
              <w:rPr>
                <w:rFonts w:cs="Arial"/>
                <w:sz w:val="18"/>
              </w:rPr>
            </w:pPr>
            <w:r>
              <w:rPr>
                <w:rFonts w:cs="Arial"/>
                <w:sz w:val="18"/>
              </w:rPr>
              <w:t>(S) EN</w:t>
            </w:r>
          </w:p>
        </w:tc>
        <w:tc>
          <w:tcPr>
            <w:tcW w:w="834" w:type="pct"/>
            <w:shd w:val="clear" w:color="auto" w:fill="auto"/>
          </w:tcPr>
          <w:p w14:paraId="0B3A35CB" w14:textId="77777777" w:rsidR="00882408" w:rsidRPr="00240940" w:rsidRDefault="00882408" w:rsidP="00B131AF">
            <w:pPr>
              <w:spacing w:before="120" w:after="120"/>
              <w:rPr>
                <w:rFonts w:cs="Arial"/>
                <w:sz w:val="18"/>
              </w:rPr>
            </w:pPr>
            <w:r>
              <w:rPr>
                <w:rFonts w:cs="Arial"/>
                <w:sz w:val="18"/>
              </w:rPr>
              <w:t>0, 1</w:t>
            </w:r>
          </w:p>
        </w:tc>
      </w:tr>
      <w:tr w:rsidR="00882408" w:rsidRPr="00240940" w14:paraId="17B87071" w14:textId="77777777" w:rsidTr="00B131AF">
        <w:tc>
          <w:tcPr>
            <w:tcW w:w="1665" w:type="pct"/>
            <w:gridSpan w:val="2"/>
            <w:shd w:val="clear" w:color="auto" w:fill="auto"/>
          </w:tcPr>
          <w:p w14:paraId="37BA070E" w14:textId="77777777" w:rsidR="00882408" w:rsidRPr="00240940" w:rsidRDefault="00882408" w:rsidP="00B131AF">
            <w:pPr>
              <w:spacing w:before="120" w:after="120"/>
              <w:rPr>
                <w:rFonts w:cs="Arial"/>
                <w:sz w:val="18"/>
              </w:rPr>
            </w:pPr>
            <w:r>
              <w:rPr>
                <w:rFonts w:cs="Arial"/>
                <w:sz w:val="18"/>
              </w:rPr>
              <w:t xml:space="preserve">      Information</w:t>
            </w:r>
          </w:p>
        </w:tc>
        <w:tc>
          <w:tcPr>
            <w:tcW w:w="834" w:type="pct"/>
            <w:shd w:val="clear" w:color="auto" w:fill="auto"/>
          </w:tcPr>
          <w:p w14:paraId="76AD795A" w14:textId="77777777" w:rsidR="00882408" w:rsidRPr="00240940" w:rsidRDefault="00882408" w:rsidP="00B131AF">
            <w:pPr>
              <w:spacing w:before="120" w:after="120"/>
              <w:rPr>
                <w:rFonts w:cs="Arial"/>
                <w:sz w:val="18"/>
              </w:rPr>
            </w:pPr>
          </w:p>
        </w:tc>
        <w:tc>
          <w:tcPr>
            <w:tcW w:w="1250" w:type="pct"/>
            <w:gridSpan w:val="2"/>
            <w:shd w:val="clear" w:color="auto" w:fill="auto"/>
          </w:tcPr>
          <w:p w14:paraId="781566A8" w14:textId="77777777" w:rsidR="00882408" w:rsidRPr="00240940" w:rsidRDefault="00882408" w:rsidP="00B131AF">
            <w:pPr>
              <w:spacing w:before="120" w:after="120"/>
              <w:rPr>
                <w:rFonts w:cs="Arial"/>
                <w:sz w:val="18"/>
              </w:rPr>
            </w:pPr>
          </w:p>
        </w:tc>
        <w:tc>
          <w:tcPr>
            <w:tcW w:w="417" w:type="pct"/>
            <w:shd w:val="clear" w:color="auto" w:fill="auto"/>
          </w:tcPr>
          <w:p w14:paraId="681029B3" w14:textId="77777777" w:rsidR="00882408" w:rsidRPr="00240940" w:rsidRDefault="00882408" w:rsidP="00B131AF">
            <w:pPr>
              <w:spacing w:before="120" w:after="120"/>
              <w:rPr>
                <w:rFonts w:cs="Arial"/>
                <w:sz w:val="18"/>
              </w:rPr>
            </w:pPr>
            <w:r>
              <w:rPr>
                <w:rFonts w:cs="Arial"/>
                <w:sz w:val="18"/>
              </w:rPr>
              <w:t>(S) C</w:t>
            </w:r>
          </w:p>
        </w:tc>
        <w:tc>
          <w:tcPr>
            <w:tcW w:w="834" w:type="pct"/>
            <w:shd w:val="clear" w:color="auto" w:fill="auto"/>
          </w:tcPr>
          <w:p w14:paraId="4F1C9CCE" w14:textId="77777777" w:rsidR="00882408" w:rsidRPr="00240940" w:rsidRDefault="00882408" w:rsidP="00B131AF">
            <w:pPr>
              <w:spacing w:before="120" w:after="120"/>
              <w:rPr>
                <w:rFonts w:cs="Arial"/>
                <w:sz w:val="18"/>
              </w:rPr>
            </w:pPr>
            <w:r>
              <w:rPr>
                <w:rFonts w:cs="Arial"/>
                <w:sz w:val="18"/>
              </w:rPr>
              <w:t>0, *</w:t>
            </w:r>
          </w:p>
        </w:tc>
      </w:tr>
      <w:tr w:rsidR="00882408" w:rsidRPr="00240940" w14:paraId="743C4563" w14:textId="77777777" w:rsidTr="00B131AF">
        <w:tc>
          <w:tcPr>
            <w:tcW w:w="1665" w:type="pct"/>
            <w:gridSpan w:val="2"/>
            <w:shd w:val="clear" w:color="auto" w:fill="auto"/>
          </w:tcPr>
          <w:p w14:paraId="19BE5E38" w14:textId="77777777" w:rsidR="00882408" w:rsidRPr="00240940" w:rsidRDefault="00882408" w:rsidP="00B131AF">
            <w:pPr>
              <w:spacing w:before="120" w:after="120"/>
              <w:rPr>
                <w:rFonts w:cs="Arial"/>
                <w:sz w:val="18"/>
              </w:rPr>
            </w:pPr>
            <w:r>
              <w:rPr>
                <w:rFonts w:cs="Arial"/>
                <w:sz w:val="18"/>
              </w:rPr>
              <w:t xml:space="preserve">         File Locator</w:t>
            </w:r>
          </w:p>
        </w:tc>
        <w:tc>
          <w:tcPr>
            <w:tcW w:w="834" w:type="pct"/>
            <w:shd w:val="clear" w:color="auto" w:fill="auto"/>
          </w:tcPr>
          <w:p w14:paraId="3731428A" w14:textId="77777777" w:rsidR="00882408" w:rsidRPr="00240940" w:rsidRDefault="00882408" w:rsidP="00B131AF">
            <w:pPr>
              <w:spacing w:before="120" w:after="120"/>
              <w:rPr>
                <w:rFonts w:cs="Arial"/>
                <w:sz w:val="18"/>
              </w:rPr>
            </w:pPr>
          </w:p>
        </w:tc>
        <w:tc>
          <w:tcPr>
            <w:tcW w:w="1250" w:type="pct"/>
            <w:gridSpan w:val="2"/>
            <w:shd w:val="clear" w:color="auto" w:fill="auto"/>
          </w:tcPr>
          <w:p w14:paraId="77D28ACF" w14:textId="77777777" w:rsidR="00882408" w:rsidRPr="00240940" w:rsidRDefault="00882408" w:rsidP="00B131AF">
            <w:pPr>
              <w:spacing w:before="120" w:after="120"/>
              <w:rPr>
                <w:rFonts w:cs="Arial"/>
                <w:sz w:val="18"/>
              </w:rPr>
            </w:pPr>
          </w:p>
        </w:tc>
        <w:tc>
          <w:tcPr>
            <w:tcW w:w="417" w:type="pct"/>
            <w:shd w:val="clear" w:color="auto" w:fill="auto"/>
          </w:tcPr>
          <w:p w14:paraId="63242FDE"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7E4D3D79" w14:textId="77777777" w:rsidR="00882408" w:rsidRPr="00240940" w:rsidRDefault="00882408" w:rsidP="00B131AF">
            <w:pPr>
              <w:spacing w:before="120" w:after="120"/>
              <w:rPr>
                <w:rFonts w:cs="Arial"/>
                <w:sz w:val="18"/>
              </w:rPr>
            </w:pPr>
            <w:r>
              <w:rPr>
                <w:rFonts w:cs="Arial"/>
                <w:sz w:val="18"/>
              </w:rPr>
              <w:t>0, 1</w:t>
            </w:r>
          </w:p>
        </w:tc>
      </w:tr>
      <w:tr w:rsidR="00882408" w:rsidRPr="00240940" w14:paraId="4D472069" w14:textId="77777777" w:rsidTr="00B131AF">
        <w:tc>
          <w:tcPr>
            <w:tcW w:w="1665" w:type="pct"/>
            <w:gridSpan w:val="2"/>
            <w:shd w:val="clear" w:color="auto" w:fill="auto"/>
          </w:tcPr>
          <w:p w14:paraId="473EDFAD" w14:textId="77777777" w:rsidR="00882408" w:rsidRPr="00240940" w:rsidRDefault="00882408" w:rsidP="00B131AF">
            <w:pPr>
              <w:spacing w:before="120" w:after="120"/>
              <w:rPr>
                <w:rFonts w:cs="Arial"/>
                <w:sz w:val="18"/>
              </w:rPr>
            </w:pPr>
            <w:r>
              <w:rPr>
                <w:rFonts w:cs="Arial"/>
                <w:sz w:val="18"/>
              </w:rPr>
              <w:t xml:space="preserve">         File Reference</w:t>
            </w:r>
          </w:p>
        </w:tc>
        <w:tc>
          <w:tcPr>
            <w:tcW w:w="834" w:type="pct"/>
            <w:shd w:val="clear" w:color="auto" w:fill="auto"/>
          </w:tcPr>
          <w:p w14:paraId="5217BB4D" w14:textId="77777777" w:rsidR="00882408" w:rsidRPr="00240940" w:rsidRDefault="00882408" w:rsidP="00B131AF">
            <w:pPr>
              <w:spacing w:before="120" w:after="120"/>
              <w:rPr>
                <w:rFonts w:cs="Arial"/>
                <w:sz w:val="18"/>
              </w:rPr>
            </w:pPr>
            <w:r>
              <w:rPr>
                <w:rFonts w:cs="Arial"/>
                <w:sz w:val="18"/>
              </w:rPr>
              <w:t>(TXTDSC)</w:t>
            </w:r>
          </w:p>
        </w:tc>
        <w:tc>
          <w:tcPr>
            <w:tcW w:w="1250" w:type="pct"/>
            <w:gridSpan w:val="2"/>
            <w:shd w:val="clear" w:color="auto" w:fill="auto"/>
          </w:tcPr>
          <w:p w14:paraId="73794F70" w14:textId="77777777" w:rsidR="00882408" w:rsidRPr="00240940" w:rsidRDefault="00882408" w:rsidP="00B131AF">
            <w:pPr>
              <w:spacing w:before="120" w:after="120"/>
              <w:rPr>
                <w:rFonts w:cs="Arial"/>
                <w:sz w:val="18"/>
              </w:rPr>
            </w:pPr>
          </w:p>
        </w:tc>
        <w:tc>
          <w:tcPr>
            <w:tcW w:w="417" w:type="pct"/>
            <w:shd w:val="clear" w:color="auto" w:fill="auto"/>
          </w:tcPr>
          <w:p w14:paraId="0FE96D0F"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0909852F" w14:textId="77777777" w:rsidR="00882408" w:rsidRPr="00240940" w:rsidRDefault="00882408" w:rsidP="00B131AF">
            <w:pPr>
              <w:spacing w:before="120" w:after="120"/>
              <w:rPr>
                <w:rFonts w:cs="Arial"/>
                <w:sz w:val="18"/>
              </w:rPr>
            </w:pPr>
            <w:r>
              <w:rPr>
                <w:rFonts w:cs="Arial"/>
                <w:sz w:val="18"/>
              </w:rPr>
              <w:t>0, 1</w:t>
            </w:r>
          </w:p>
        </w:tc>
      </w:tr>
      <w:tr w:rsidR="00882408" w:rsidRPr="00240940" w14:paraId="11E3FFC5" w14:textId="77777777" w:rsidTr="00B131AF">
        <w:tc>
          <w:tcPr>
            <w:tcW w:w="1665" w:type="pct"/>
            <w:gridSpan w:val="2"/>
            <w:shd w:val="clear" w:color="auto" w:fill="auto"/>
          </w:tcPr>
          <w:p w14:paraId="3CB328CC" w14:textId="77777777" w:rsidR="00882408" w:rsidRPr="00240940" w:rsidRDefault="00882408" w:rsidP="00B131AF">
            <w:pPr>
              <w:spacing w:before="120" w:after="120"/>
              <w:rPr>
                <w:rFonts w:cs="Arial"/>
                <w:sz w:val="18"/>
              </w:rPr>
            </w:pPr>
            <w:r>
              <w:rPr>
                <w:rFonts w:cs="Arial"/>
                <w:sz w:val="18"/>
              </w:rPr>
              <w:t xml:space="preserve">         Headline</w:t>
            </w:r>
          </w:p>
        </w:tc>
        <w:tc>
          <w:tcPr>
            <w:tcW w:w="834" w:type="pct"/>
            <w:shd w:val="clear" w:color="auto" w:fill="auto"/>
          </w:tcPr>
          <w:p w14:paraId="4030ECFB" w14:textId="77777777" w:rsidR="00882408" w:rsidRPr="00240940" w:rsidRDefault="00882408" w:rsidP="00B131AF">
            <w:pPr>
              <w:spacing w:before="120" w:after="120"/>
              <w:rPr>
                <w:rFonts w:cs="Arial"/>
                <w:sz w:val="18"/>
              </w:rPr>
            </w:pPr>
          </w:p>
        </w:tc>
        <w:tc>
          <w:tcPr>
            <w:tcW w:w="1250" w:type="pct"/>
            <w:gridSpan w:val="2"/>
            <w:shd w:val="clear" w:color="auto" w:fill="auto"/>
          </w:tcPr>
          <w:p w14:paraId="30002EFA" w14:textId="77777777" w:rsidR="00882408" w:rsidRPr="00240940" w:rsidRDefault="00882408" w:rsidP="00B131AF">
            <w:pPr>
              <w:spacing w:before="120" w:after="120"/>
              <w:rPr>
                <w:rFonts w:cs="Arial"/>
                <w:sz w:val="18"/>
              </w:rPr>
            </w:pPr>
          </w:p>
        </w:tc>
        <w:tc>
          <w:tcPr>
            <w:tcW w:w="417" w:type="pct"/>
            <w:shd w:val="clear" w:color="auto" w:fill="auto"/>
          </w:tcPr>
          <w:p w14:paraId="121705D7"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1847B47E" w14:textId="77777777" w:rsidR="00882408" w:rsidRPr="00240940" w:rsidRDefault="00882408" w:rsidP="00B131AF">
            <w:pPr>
              <w:spacing w:before="120" w:after="120"/>
              <w:rPr>
                <w:rFonts w:cs="Arial"/>
                <w:sz w:val="18"/>
              </w:rPr>
            </w:pPr>
            <w:r>
              <w:rPr>
                <w:rFonts w:cs="Arial"/>
                <w:sz w:val="18"/>
              </w:rPr>
              <w:t>0, * (ordered)</w:t>
            </w:r>
          </w:p>
        </w:tc>
      </w:tr>
      <w:tr w:rsidR="00882408" w:rsidRPr="00240940" w14:paraId="77E7AD01" w14:textId="77777777" w:rsidTr="00B131AF">
        <w:tc>
          <w:tcPr>
            <w:tcW w:w="1665" w:type="pct"/>
            <w:gridSpan w:val="2"/>
            <w:shd w:val="clear" w:color="auto" w:fill="auto"/>
          </w:tcPr>
          <w:p w14:paraId="72D7F2AB" w14:textId="77777777" w:rsidR="00882408" w:rsidRPr="00240940" w:rsidRDefault="00882408" w:rsidP="00B131AF">
            <w:pPr>
              <w:spacing w:before="120" w:after="120"/>
              <w:rPr>
                <w:rFonts w:cs="Arial"/>
                <w:sz w:val="18"/>
              </w:rPr>
            </w:pPr>
            <w:r>
              <w:rPr>
                <w:rFonts w:cs="Arial"/>
                <w:sz w:val="18"/>
              </w:rPr>
              <w:t xml:space="preserve">         Language</w:t>
            </w:r>
          </w:p>
        </w:tc>
        <w:tc>
          <w:tcPr>
            <w:tcW w:w="834" w:type="pct"/>
            <w:shd w:val="clear" w:color="auto" w:fill="auto"/>
          </w:tcPr>
          <w:p w14:paraId="61857C9C" w14:textId="77777777" w:rsidR="00882408" w:rsidRPr="00240940" w:rsidRDefault="00882408" w:rsidP="00B131AF">
            <w:pPr>
              <w:spacing w:before="120" w:after="120"/>
              <w:rPr>
                <w:rFonts w:cs="Arial"/>
                <w:sz w:val="18"/>
              </w:rPr>
            </w:pPr>
          </w:p>
        </w:tc>
        <w:tc>
          <w:tcPr>
            <w:tcW w:w="1250" w:type="pct"/>
            <w:gridSpan w:val="2"/>
            <w:shd w:val="clear" w:color="auto" w:fill="auto"/>
          </w:tcPr>
          <w:p w14:paraId="590A5B7D" w14:textId="77777777" w:rsidR="00882408" w:rsidRPr="00240940" w:rsidRDefault="00882408" w:rsidP="00B131AF">
            <w:pPr>
              <w:spacing w:before="120" w:after="120"/>
              <w:rPr>
                <w:rFonts w:cs="Arial"/>
                <w:sz w:val="18"/>
              </w:rPr>
            </w:pPr>
          </w:p>
        </w:tc>
        <w:tc>
          <w:tcPr>
            <w:tcW w:w="417" w:type="pct"/>
            <w:shd w:val="clear" w:color="auto" w:fill="auto"/>
          </w:tcPr>
          <w:p w14:paraId="7D64BD0C"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1CB5721E" w14:textId="77777777" w:rsidR="00882408" w:rsidRPr="00240940" w:rsidRDefault="00882408" w:rsidP="00B131AF">
            <w:pPr>
              <w:spacing w:before="120" w:after="120"/>
              <w:rPr>
                <w:rFonts w:cs="Arial"/>
                <w:sz w:val="18"/>
              </w:rPr>
            </w:pPr>
            <w:r>
              <w:rPr>
                <w:rFonts w:cs="Arial"/>
                <w:sz w:val="18"/>
              </w:rPr>
              <w:t>0, 1</w:t>
            </w:r>
          </w:p>
        </w:tc>
      </w:tr>
      <w:tr w:rsidR="00882408" w:rsidRPr="00240940" w14:paraId="50C99636" w14:textId="77777777" w:rsidTr="00B131AF">
        <w:tc>
          <w:tcPr>
            <w:tcW w:w="1665" w:type="pct"/>
            <w:gridSpan w:val="2"/>
            <w:shd w:val="clear" w:color="auto" w:fill="auto"/>
          </w:tcPr>
          <w:p w14:paraId="0DE503D7" w14:textId="77777777" w:rsidR="00882408" w:rsidRPr="00240940" w:rsidRDefault="00882408" w:rsidP="00B131AF">
            <w:pPr>
              <w:spacing w:before="120" w:after="120"/>
              <w:rPr>
                <w:rFonts w:cs="Arial"/>
                <w:sz w:val="18"/>
              </w:rPr>
            </w:pPr>
            <w:r>
              <w:rPr>
                <w:rFonts w:cs="Arial"/>
                <w:sz w:val="18"/>
              </w:rPr>
              <w:t xml:space="preserve">         Text</w:t>
            </w:r>
          </w:p>
        </w:tc>
        <w:tc>
          <w:tcPr>
            <w:tcW w:w="834" w:type="pct"/>
            <w:shd w:val="clear" w:color="auto" w:fill="auto"/>
          </w:tcPr>
          <w:p w14:paraId="25D107FA" w14:textId="77777777" w:rsidR="00882408" w:rsidRDefault="00882408" w:rsidP="00B131AF">
            <w:pPr>
              <w:spacing w:before="120" w:after="120"/>
              <w:rPr>
                <w:rFonts w:cs="Arial"/>
                <w:sz w:val="18"/>
              </w:rPr>
            </w:pPr>
            <w:r>
              <w:rPr>
                <w:rFonts w:cs="Arial"/>
                <w:sz w:val="18"/>
              </w:rPr>
              <w:t>(INFORM)</w:t>
            </w:r>
          </w:p>
          <w:p w14:paraId="5F2BD67D" w14:textId="77777777" w:rsidR="00882408" w:rsidRPr="00240940" w:rsidRDefault="00882408" w:rsidP="00B131AF">
            <w:pPr>
              <w:spacing w:before="120" w:after="120"/>
              <w:rPr>
                <w:rFonts w:cs="Arial"/>
                <w:sz w:val="18"/>
              </w:rPr>
            </w:pPr>
            <w:r>
              <w:rPr>
                <w:rFonts w:cs="Arial"/>
                <w:sz w:val="18"/>
              </w:rPr>
              <w:t>(NINFOM)</w:t>
            </w:r>
          </w:p>
        </w:tc>
        <w:tc>
          <w:tcPr>
            <w:tcW w:w="1250" w:type="pct"/>
            <w:gridSpan w:val="2"/>
            <w:shd w:val="clear" w:color="auto" w:fill="auto"/>
          </w:tcPr>
          <w:p w14:paraId="2FD05CFE" w14:textId="77777777" w:rsidR="00882408" w:rsidRPr="00240940" w:rsidRDefault="00882408" w:rsidP="00B131AF">
            <w:pPr>
              <w:spacing w:before="120" w:after="120"/>
              <w:rPr>
                <w:rFonts w:cs="Arial"/>
                <w:sz w:val="18"/>
              </w:rPr>
            </w:pPr>
          </w:p>
        </w:tc>
        <w:tc>
          <w:tcPr>
            <w:tcW w:w="417" w:type="pct"/>
            <w:shd w:val="clear" w:color="auto" w:fill="auto"/>
          </w:tcPr>
          <w:p w14:paraId="678C3F1B"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0A5DEFEA" w14:textId="77777777" w:rsidR="00882408" w:rsidRPr="00240940" w:rsidRDefault="00882408" w:rsidP="00B131AF">
            <w:pPr>
              <w:spacing w:before="120" w:after="120"/>
              <w:rPr>
                <w:rFonts w:cs="Arial"/>
                <w:sz w:val="18"/>
              </w:rPr>
            </w:pPr>
            <w:r>
              <w:rPr>
                <w:rFonts w:cs="Arial"/>
                <w:sz w:val="18"/>
              </w:rPr>
              <w:t>0, 1</w:t>
            </w:r>
          </w:p>
        </w:tc>
      </w:tr>
      <w:tr w:rsidR="00882408" w:rsidRPr="00240940" w14:paraId="31A2D0BB" w14:textId="77777777" w:rsidTr="00B131AF">
        <w:tc>
          <w:tcPr>
            <w:tcW w:w="1665" w:type="pct"/>
            <w:gridSpan w:val="2"/>
            <w:shd w:val="clear" w:color="auto" w:fill="auto"/>
          </w:tcPr>
          <w:p w14:paraId="609463EA" w14:textId="77777777" w:rsidR="00882408" w:rsidRPr="00240940" w:rsidRDefault="00882408" w:rsidP="00B131AF">
            <w:pPr>
              <w:spacing w:before="120" w:after="120"/>
              <w:rPr>
                <w:rFonts w:cs="Arial"/>
                <w:sz w:val="18"/>
              </w:rPr>
            </w:pPr>
            <w:r>
              <w:rPr>
                <w:rFonts w:cs="Arial"/>
                <w:sz w:val="18"/>
              </w:rPr>
              <w:t xml:space="preserve">      Online Resource</w:t>
            </w:r>
          </w:p>
        </w:tc>
        <w:tc>
          <w:tcPr>
            <w:tcW w:w="834" w:type="pct"/>
            <w:shd w:val="clear" w:color="auto" w:fill="auto"/>
          </w:tcPr>
          <w:p w14:paraId="37CA0118" w14:textId="77777777" w:rsidR="00882408" w:rsidRPr="00240940" w:rsidRDefault="00882408" w:rsidP="00B131AF">
            <w:pPr>
              <w:spacing w:before="120" w:after="120"/>
              <w:rPr>
                <w:rFonts w:cs="Arial"/>
                <w:sz w:val="18"/>
              </w:rPr>
            </w:pPr>
          </w:p>
        </w:tc>
        <w:tc>
          <w:tcPr>
            <w:tcW w:w="1250" w:type="pct"/>
            <w:gridSpan w:val="2"/>
            <w:shd w:val="clear" w:color="auto" w:fill="auto"/>
          </w:tcPr>
          <w:p w14:paraId="5B98BD93" w14:textId="77777777" w:rsidR="00882408" w:rsidRPr="00240940" w:rsidRDefault="00882408" w:rsidP="00B131AF">
            <w:pPr>
              <w:spacing w:before="120" w:after="120"/>
              <w:rPr>
                <w:rFonts w:cs="Arial"/>
                <w:sz w:val="18"/>
              </w:rPr>
            </w:pPr>
          </w:p>
        </w:tc>
        <w:tc>
          <w:tcPr>
            <w:tcW w:w="417" w:type="pct"/>
            <w:shd w:val="clear" w:color="auto" w:fill="auto"/>
          </w:tcPr>
          <w:p w14:paraId="0DAD91AA" w14:textId="77777777" w:rsidR="00882408" w:rsidRPr="00240940" w:rsidRDefault="00882408" w:rsidP="00B131AF">
            <w:pPr>
              <w:spacing w:before="120" w:after="120"/>
              <w:rPr>
                <w:rFonts w:cs="Arial"/>
                <w:sz w:val="18"/>
              </w:rPr>
            </w:pPr>
            <w:r>
              <w:rPr>
                <w:rFonts w:cs="Arial"/>
                <w:sz w:val="18"/>
              </w:rPr>
              <w:t>(S) C</w:t>
            </w:r>
          </w:p>
        </w:tc>
        <w:tc>
          <w:tcPr>
            <w:tcW w:w="834" w:type="pct"/>
            <w:shd w:val="clear" w:color="auto" w:fill="auto"/>
          </w:tcPr>
          <w:p w14:paraId="56B9D164" w14:textId="77777777" w:rsidR="00882408" w:rsidRPr="00240940" w:rsidRDefault="00882408" w:rsidP="00B131AF">
            <w:pPr>
              <w:spacing w:before="120" w:after="120"/>
              <w:rPr>
                <w:rFonts w:cs="Arial"/>
                <w:sz w:val="18"/>
              </w:rPr>
            </w:pPr>
            <w:r>
              <w:rPr>
                <w:rFonts w:cs="Arial"/>
                <w:sz w:val="18"/>
              </w:rPr>
              <w:t>0, 1</w:t>
            </w:r>
          </w:p>
        </w:tc>
      </w:tr>
      <w:tr w:rsidR="00882408" w:rsidRPr="00240940" w14:paraId="724DE366" w14:textId="77777777" w:rsidTr="00B131AF">
        <w:tc>
          <w:tcPr>
            <w:tcW w:w="1665" w:type="pct"/>
            <w:gridSpan w:val="2"/>
            <w:shd w:val="clear" w:color="auto" w:fill="auto"/>
          </w:tcPr>
          <w:p w14:paraId="4E2E62E2" w14:textId="77777777" w:rsidR="00882408" w:rsidRPr="00240940" w:rsidRDefault="00882408" w:rsidP="00B131AF">
            <w:pPr>
              <w:spacing w:before="120" w:after="120"/>
              <w:rPr>
                <w:rFonts w:cs="Arial"/>
                <w:sz w:val="18"/>
              </w:rPr>
            </w:pPr>
            <w:r>
              <w:rPr>
                <w:rFonts w:cs="Arial"/>
                <w:sz w:val="18"/>
              </w:rPr>
              <w:t xml:space="preserve">         Online Resource Linkage URL</w:t>
            </w:r>
          </w:p>
        </w:tc>
        <w:tc>
          <w:tcPr>
            <w:tcW w:w="834" w:type="pct"/>
            <w:shd w:val="clear" w:color="auto" w:fill="auto"/>
          </w:tcPr>
          <w:p w14:paraId="649466D8" w14:textId="77777777" w:rsidR="00882408" w:rsidRPr="00240940" w:rsidRDefault="00882408" w:rsidP="00B131AF">
            <w:pPr>
              <w:spacing w:before="120" w:after="120"/>
              <w:rPr>
                <w:rFonts w:cs="Arial"/>
                <w:sz w:val="18"/>
              </w:rPr>
            </w:pPr>
          </w:p>
        </w:tc>
        <w:tc>
          <w:tcPr>
            <w:tcW w:w="1250" w:type="pct"/>
            <w:gridSpan w:val="2"/>
            <w:shd w:val="clear" w:color="auto" w:fill="auto"/>
          </w:tcPr>
          <w:p w14:paraId="2C3A5824" w14:textId="77777777" w:rsidR="00882408" w:rsidRPr="00240940" w:rsidRDefault="00882408" w:rsidP="00B131AF">
            <w:pPr>
              <w:spacing w:before="120" w:after="120"/>
              <w:rPr>
                <w:rFonts w:cs="Arial"/>
                <w:sz w:val="18"/>
              </w:rPr>
            </w:pPr>
          </w:p>
        </w:tc>
        <w:tc>
          <w:tcPr>
            <w:tcW w:w="417" w:type="pct"/>
            <w:shd w:val="clear" w:color="auto" w:fill="auto"/>
          </w:tcPr>
          <w:p w14:paraId="55543797" w14:textId="77777777" w:rsidR="00882408" w:rsidRPr="00240940" w:rsidRDefault="00882408" w:rsidP="00B131AF">
            <w:pPr>
              <w:spacing w:before="120" w:after="120"/>
              <w:rPr>
                <w:rFonts w:cs="Arial"/>
                <w:sz w:val="18"/>
              </w:rPr>
            </w:pPr>
            <w:r>
              <w:rPr>
                <w:rFonts w:cs="Arial"/>
                <w:sz w:val="18"/>
              </w:rPr>
              <w:t>(S) UL</w:t>
            </w:r>
          </w:p>
        </w:tc>
        <w:tc>
          <w:tcPr>
            <w:tcW w:w="834" w:type="pct"/>
            <w:shd w:val="clear" w:color="auto" w:fill="auto"/>
          </w:tcPr>
          <w:p w14:paraId="1AE585E2" w14:textId="77777777" w:rsidR="00882408" w:rsidRPr="00240940" w:rsidRDefault="00882408" w:rsidP="00B131AF">
            <w:pPr>
              <w:spacing w:before="120" w:after="120"/>
              <w:rPr>
                <w:rFonts w:cs="Arial"/>
                <w:sz w:val="18"/>
              </w:rPr>
            </w:pPr>
            <w:r>
              <w:rPr>
                <w:rFonts w:cs="Arial"/>
                <w:sz w:val="18"/>
              </w:rPr>
              <w:t>1, 1</w:t>
            </w:r>
          </w:p>
        </w:tc>
      </w:tr>
      <w:tr w:rsidR="00882408" w:rsidRPr="00240940" w14:paraId="14EF81EB" w14:textId="77777777" w:rsidTr="00B131AF">
        <w:tc>
          <w:tcPr>
            <w:tcW w:w="1665" w:type="pct"/>
            <w:gridSpan w:val="2"/>
            <w:shd w:val="clear" w:color="auto" w:fill="auto"/>
          </w:tcPr>
          <w:p w14:paraId="3119B804" w14:textId="77777777" w:rsidR="00882408" w:rsidRPr="00240940" w:rsidRDefault="00882408" w:rsidP="00B131AF">
            <w:pPr>
              <w:spacing w:before="120" w:after="120"/>
              <w:rPr>
                <w:rFonts w:cs="Arial"/>
                <w:sz w:val="18"/>
              </w:rPr>
            </w:pPr>
            <w:r>
              <w:rPr>
                <w:rFonts w:cs="Arial"/>
                <w:sz w:val="18"/>
              </w:rPr>
              <w:t xml:space="preserve">         Protocol</w:t>
            </w:r>
          </w:p>
        </w:tc>
        <w:tc>
          <w:tcPr>
            <w:tcW w:w="834" w:type="pct"/>
            <w:shd w:val="clear" w:color="auto" w:fill="auto"/>
          </w:tcPr>
          <w:p w14:paraId="42B543F3" w14:textId="77777777" w:rsidR="00882408" w:rsidRPr="00240940" w:rsidRDefault="00882408" w:rsidP="00B131AF">
            <w:pPr>
              <w:spacing w:before="120" w:after="120"/>
              <w:rPr>
                <w:rFonts w:cs="Arial"/>
                <w:sz w:val="18"/>
              </w:rPr>
            </w:pPr>
          </w:p>
        </w:tc>
        <w:tc>
          <w:tcPr>
            <w:tcW w:w="1250" w:type="pct"/>
            <w:gridSpan w:val="2"/>
            <w:shd w:val="clear" w:color="auto" w:fill="auto"/>
          </w:tcPr>
          <w:p w14:paraId="3EFC9A98" w14:textId="77777777" w:rsidR="00882408" w:rsidRPr="00240940" w:rsidRDefault="00882408" w:rsidP="00B131AF">
            <w:pPr>
              <w:spacing w:before="120" w:after="120"/>
              <w:rPr>
                <w:rFonts w:cs="Arial"/>
                <w:sz w:val="18"/>
              </w:rPr>
            </w:pPr>
          </w:p>
        </w:tc>
        <w:tc>
          <w:tcPr>
            <w:tcW w:w="417" w:type="pct"/>
            <w:shd w:val="clear" w:color="auto" w:fill="auto"/>
          </w:tcPr>
          <w:p w14:paraId="7BC38079"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16249832" w14:textId="77777777" w:rsidR="00882408" w:rsidRPr="00240940" w:rsidRDefault="00882408" w:rsidP="00B131AF">
            <w:pPr>
              <w:spacing w:before="120" w:after="120"/>
              <w:rPr>
                <w:rFonts w:cs="Arial"/>
                <w:sz w:val="18"/>
              </w:rPr>
            </w:pPr>
            <w:r>
              <w:rPr>
                <w:rFonts w:cs="Arial"/>
                <w:sz w:val="18"/>
              </w:rPr>
              <w:t>0, 1</w:t>
            </w:r>
          </w:p>
        </w:tc>
      </w:tr>
      <w:tr w:rsidR="00882408" w:rsidRPr="00240940" w14:paraId="1580CB4F" w14:textId="77777777" w:rsidTr="00B131AF">
        <w:tc>
          <w:tcPr>
            <w:tcW w:w="1665" w:type="pct"/>
            <w:gridSpan w:val="2"/>
            <w:shd w:val="clear" w:color="auto" w:fill="auto"/>
          </w:tcPr>
          <w:p w14:paraId="4357E059" w14:textId="77777777" w:rsidR="00882408" w:rsidRPr="00240940" w:rsidRDefault="00882408" w:rsidP="00B131AF">
            <w:pPr>
              <w:spacing w:before="120" w:after="120"/>
              <w:rPr>
                <w:rFonts w:cs="Arial"/>
                <w:sz w:val="18"/>
              </w:rPr>
            </w:pPr>
            <w:r>
              <w:rPr>
                <w:rFonts w:cs="Arial"/>
                <w:sz w:val="18"/>
              </w:rPr>
              <w:t xml:space="preserve">         Application Profile</w:t>
            </w:r>
          </w:p>
        </w:tc>
        <w:tc>
          <w:tcPr>
            <w:tcW w:w="834" w:type="pct"/>
            <w:shd w:val="clear" w:color="auto" w:fill="auto"/>
          </w:tcPr>
          <w:p w14:paraId="1D469737" w14:textId="77777777" w:rsidR="00882408" w:rsidRPr="00240940" w:rsidRDefault="00882408" w:rsidP="00B131AF">
            <w:pPr>
              <w:spacing w:before="120" w:after="120"/>
              <w:rPr>
                <w:rFonts w:cs="Arial"/>
                <w:sz w:val="18"/>
              </w:rPr>
            </w:pPr>
          </w:p>
        </w:tc>
        <w:tc>
          <w:tcPr>
            <w:tcW w:w="1250" w:type="pct"/>
            <w:gridSpan w:val="2"/>
            <w:shd w:val="clear" w:color="auto" w:fill="auto"/>
          </w:tcPr>
          <w:p w14:paraId="3823ED80" w14:textId="77777777" w:rsidR="00882408" w:rsidRPr="00240940" w:rsidRDefault="00882408" w:rsidP="00B131AF">
            <w:pPr>
              <w:spacing w:before="120" w:after="120"/>
              <w:rPr>
                <w:rFonts w:cs="Arial"/>
                <w:sz w:val="18"/>
              </w:rPr>
            </w:pPr>
          </w:p>
        </w:tc>
        <w:tc>
          <w:tcPr>
            <w:tcW w:w="417" w:type="pct"/>
            <w:shd w:val="clear" w:color="auto" w:fill="auto"/>
          </w:tcPr>
          <w:p w14:paraId="555B1D24"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2379DF86" w14:textId="77777777" w:rsidR="00882408" w:rsidRPr="00240940" w:rsidRDefault="00882408" w:rsidP="00B131AF">
            <w:pPr>
              <w:spacing w:before="120" w:after="120"/>
              <w:rPr>
                <w:rFonts w:cs="Arial"/>
                <w:sz w:val="18"/>
              </w:rPr>
            </w:pPr>
            <w:r>
              <w:rPr>
                <w:rFonts w:cs="Arial"/>
                <w:sz w:val="18"/>
              </w:rPr>
              <w:t>0, 1</w:t>
            </w:r>
          </w:p>
        </w:tc>
      </w:tr>
      <w:tr w:rsidR="00882408" w:rsidRPr="00240940" w14:paraId="4C68DF76" w14:textId="77777777" w:rsidTr="00B131AF">
        <w:tc>
          <w:tcPr>
            <w:tcW w:w="1665" w:type="pct"/>
            <w:gridSpan w:val="2"/>
            <w:shd w:val="clear" w:color="auto" w:fill="auto"/>
          </w:tcPr>
          <w:p w14:paraId="09044EF3" w14:textId="77777777" w:rsidR="00882408" w:rsidRPr="00240940" w:rsidRDefault="00882408" w:rsidP="00B131AF">
            <w:pPr>
              <w:spacing w:before="120" w:after="120"/>
              <w:rPr>
                <w:rFonts w:cs="Arial"/>
                <w:sz w:val="18"/>
              </w:rPr>
            </w:pPr>
            <w:r>
              <w:rPr>
                <w:rFonts w:cs="Arial"/>
                <w:sz w:val="18"/>
              </w:rPr>
              <w:t xml:space="preserve">         Name of Resource</w:t>
            </w:r>
          </w:p>
        </w:tc>
        <w:tc>
          <w:tcPr>
            <w:tcW w:w="834" w:type="pct"/>
            <w:shd w:val="clear" w:color="auto" w:fill="auto"/>
          </w:tcPr>
          <w:p w14:paraId="05556B11" w14:textId="77777777" w:rsidR="00882408" w:rsidRPr="00240940" w:rsidRDefault="00882408" w:rsidP="00B131AF">
            <w:pPr>
              <w:spacing w:before="120" w:after="120"/>
              <w:rPr>
                <w:rFonts w:cs="Arial"/>
                <w:sz w:val="18"/>
              </w:rPr>
            </w:pPr>
          </w:p>
        </w:tc>
        <w:tc>
          <w:tcPr>
            <w:tcW w:w="1250" w:type="pct"/>
            <w:gridSpan w:val="2"/>
            <w:shd w:val="clear" w:color="auto" w:fill="auto"/>
          </w:tcPr>
          <w:p w14:paraId="38F913CA" w14:textId="77777777" w:rsidR="00882408" w:rsidRPr="00240940" w:rsidRDefault="00882408" w:rsidP="00B131AF">
            <w:pPr>
              <w:spacing w:before="120" w:after="120"/>
              <w:rPr>
                <w:rFonts w:cs="Arial"/>
                <w:sz w:val="18"/>
              </w:rPr>
            </w:pPr>
          </w:p>
        </w:tc>
        <w:tc>
          <w:tcPr>
            <w:tcW w:w="417" w:type="pct"/>
            <w:shd w:val="clear" w:color="auto" w:fill="auto"/>
          </w:tcPr>
          <w:p w14:paraId="4678F118"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28C5EEDA" w14:textId="77777777" w:rsidR="00882408" w:rsidRPr="00240940" w:rsidRDefault="00882408" w:rsidP="00B131AF">
            <w:pPr>
              <w:spacing w:before="120" w:after="120"/>
              <w:rPr>
                <w:rFonts w:cs="Arial"/>
                <w:sz w:val="18"/>
              </w:rPr>
            </w:pPr>
            <w:r>
              <w:rPr>
                <w:rFonts w:cs="Arial"/>
                <w:sz w:val="18"/>
              </w:rPr>
              <w:t>0, 1</w:t>
            </w:r>
          </w:p>
        </w:tc>
      </w:tr>
      <w:tr w:rsidR="00882408" w:rsidRPr="00240940" w14:paraId="1B2FF391" w14:textId="77777777" w:rsidTr="00B131AF">
        <w:tc>
          <w:tcPr>
            <w:tcW w:w="1665" w:type="pct"/>
            <w:gridSpan w:val="2"/>
            <w:shd w:val="clear" w:color="auto" w:fill="auto"/>
          </w:tcPr>
          <w:p w14:paraId="6E518988" w14:textId="77777777" w:rsidR="00882408" w:rsidRPr="00240940" w:rsidRDefault="00882408" w:rsidP="00B131AF">
            <w:pPr>
              <w:spacing w:before="120" w:after="120"/>
              <w:rPr>
                <w:rFonts w:cs="Arial"/>
                <w:sz w:val="18"/>
              </w:rPr>
            </w:pPr>
            <w:r>
              <w:rPr>
                <w:rFonts w:cs="Arial"/>
                <w:sz w:val="18"/>
              </w:rPr>
              <w:t xml:space="preserve">         Online Resource Description</w:t>
            </w:r>
          </w:p>
        </w:tc>
        <w:tc>
          <w:tcPr>
            <w:tcW w:w="834" w:type="pct"/>
            <w:shd w:val="clear" w:color="auto" w:fill="auto"/>
          </w:tcPr>
          <w:p w14:paraId="4916142D" w14:textId="77777777" w:rsidR="00882408" w:rsidRPr="00240940" w:rsidRDefault="00882408" w:rsidP="00B131AF">
            <w:pPr>
              <w:spacing w:before="120" w:after="120"/>
              <w:rPr>
                <w:rFonts w:cs="Arial"/>
                <w:sz w:val="18"/>
              </w:rPr>
            </w:pPr>
          </w:p>
        </w:tc>
        <w:tc>
          <w:tcPr>
            <w:tcW w:w="1250" w:type="pct"/>
            <w:gridSpan w:val="2"/>
            <w:shd w:val="clear" w:color="auto" w:fill="auto"/>
          </w:tcPr>
          <w:p w14:paraId="6F10E03B" w14:textId="77777777" w:rsidR="00882408" w:rsidRPr="00240940" w:rsidRDefault="00882408" w:rsidP="00B131AF">
            <w:pPr>
              <w:spacing w:before="120" w:after="120"/>
              <w:rPr>
                <w:rFonts w:cs="Arial"/>
                <w:sz w:val="18"/>
              </w:rPr>
            </w:pPr>
          </w:p>
        </w:tc>
        <w:tc>
          <w:tcPr>
            <w:tcW w:w="417" w:type="pct"/>
            <w:shd w:val="clear" w:color="auto" w:fill="auto"/>
          </w:tcPr>
          <w:p w14:paraId="7577281F"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774B34A7" w14:textId="77777777" w:rsidR="00882408" w:rsidRPr="00240940" w:rsidRDefault="00882408" w:rsidP="00B131AF">
            <w:pPr>
              <w:spacing w:before="120" w:after="120"/>
              <w:rPr>
                <w:rFonts w:cs="Arial"/>
                <w:sz w:val="18"/>
              </w:rPr>
            </w:pPr>
            <w:r>
              <w:rPr>
                <w:rFonts w:cs="Arial"/>
                <w:sz w:val="18"/>
              </w:rPr>
              <w:t>0, 1</w:t>
            </w:r>
          </w:p>
        </w:tc>
      </w:tr>
      <w:tr w:rsidR="00882408" w:rsidRPr="00240940" w14:paraId="7F149D3E" w14:textId="77777777" w:rsidTr="00B131AF">
        <w:tc>
          <w:tcPr>
            <w:tcW w:w="1665" w:type="pct"/>
            <w:gridSpan w:val="2"/>
            <w:shd w:val="clear" w:color="auto" w:fill="auto"/>
          </w:tcPr>
          <w:p w14:paraId="199FAFC2" w14:textId="77777777" w:rsidR="00882408" w:rsidRPr="00240940" w:rsidRDefault="00882408" w:rsidP="00B131AF">
            <w:pPr>
              <w:spacing w:before="120" w:after="120"/>
              <w:rPr>
                <w:rFonts w:cs="Arial"/>
                <w:sz w:val="18"/>
              </w:rPr>
            </w:pPr>
            <w:r>
              <w:rPr>
                <w:rFonts w:cs="Arial"/>
                <w:sz w:val="18"/>
              </w:rPr>
              <w:t xml:space="preserve">         Online Function</w:t>
            </w:r>
          </w:p>
        </w:tc>
        <w:tc>
          <w:tcPr>
            <w:tcW w:w="834" w:type="pct"/>
            <w:shd w:val="clear" w:color="auto" w:fill="auto"/>
          </w:tcPr>
          <w:p w14:paraId="1E267427" w14:textId="77777777" w:rsidR="00882408" w:rsidRPr="00240940" w:rsidRDefault="00882408" w:rsidP="00B131AF">
            <w:pPr>
              <w:spacing w:before="120" w:after="120"/>
              <w:rPr>
                <w:rFonts w:cs="Arial"/>
                <w:sz w:val="18"/>
              </w:rPr>
            </w:pPr>
          </w:p>
        </w:tc>
        <w:tc>
          <w:tcPr>
            <w:tcW w:w="1250" w:type="pct"/>
            <w:gridSpan w:val="2"/>
            <w:shd w:val="clear" w:color="auto" w:fill="auto"/>
          </w:tcPr>
          <w:p w14:paraId="4442CB5E" w14:textId="77777777" w:rsidR="00882408" w:rsidRDefault="00882408" w:rsidP="00B131AF">
            <w:pPr>
              <w:spacing w:before="120" w:after="120"/>
              <w:rPr>
                <w:rFonts w:cs="Arial"/>
                <w:sz w:val="18"/>
              </w:rPr>
            </w:pPr>
            <w:r>
              <w:rPr>
                <w:rFonts w:cs="Arial"/>
                <w:sz w:val="18"/>
              </w:rPr>
              <w:t>1 : Download</w:t>
            </w:r>
          </w:p>
          <w:p w14:paraId="5180AEC3" w14:textId="77777777" w:rsidR="00882408" w:rsidRDefault="00882408" w:rsidP="00B131AF">
            <w:pPr>
              <w:spacing w:before="120" w:after="120"/>
              <w:rPr>
                <w:rFonts w:cs="Arial"/>
                <w:sz w:val="18"/>
              </w:rPr>
            </w:pPr>
            <w:r>
              <w:rPr>
                <w:rFonts w:cs="Arial"/>
                <w:sz w:val="18"/>
              </w:rPr>
              <w:t>3 : Offline Access</w:t>
            </w:r>
          </w:p>
          <w:p w14:paraId="50BD51F8" w14:textId="77777777" w:rsidR="00882408" w:rsidRDefault="00882408" w:rsidP="00B131AF">
            <w:pPr>
              <w:spacing w:before="120" w:after="120"/>
              <w:rPr>
                <w:rFonts w:cs="Arial"/>
                <w:sz w:val="18"/>
              </w:rPr>
            </w:pPr>
            <w:r>
              <w:rPr>
                <w:rFonts w:cs="Arial"/>
                <w:sz w:val="18"/>
              </w:rPr>
              <w:t>4 : Order</w:t>
            </w:r>
          </w:p>
          <w:p w14:paraId="09FE7CDA" w14:textId="77777777" w:rsidR="00882408" w:rsidRDefault="00882408" w:rsidP="00B131AF">
            <w:pPr>
              <w:spacing w:before="120" w:after="120"/>
              <w:rPr>
                <w:rFonts w:cs="Arial"/>
                <w:sz w:val="18"/>
              </w:rPr>
            </w:pPr>
            <w:r>
              <w:rPr>
                <w:rFonts w:cs="Arial"/>
                <w:sz w:val="18"/>
              </w:rPr>
              <w:t>5 : Search</w:t>
            </w:r>
          </w:p>
          <w:p w14:paraId="03085DF0" w14:textId="77777777" w:rsidR="00882408" w:rsidRDefault="00882408" w:rsidP="00B131AF">
            <w:pPr>
              <w:spacing w:before="120" w:after="120"/>
              <w:rPr>
                <w:rFonts w:cs="Arial"/>
                <w:sz w:val="18"/>
              </w:rPr>
            </w:pPr>
            <w:r>
              <w:rPr>
                <w:rFonts w:cs="Arial"/>
                <w:sz w:val="18"/>
              </w:rPr>
              <w:t>6 : Complete Metadata</w:t>
            </w:r>
          </w:p>
          <w:p w14:paraId="73087024" w14:textId="77777777" w:rsidR="00882408" w:rsidRDefault="00882408" w:rsidP="00B131AF">
            <w:pPr>
              <w:spacing w:before="120" w:after="120"/>
              <w:rPr>
                <w:rFonts w:cs="Arial"/>
                <w:sz w:val="18"/>
              </w:rPr>
            </w:pPr>
            <w:r>
              <w:rPr>
                <w:rFonts w:cs="Arial"/>
                <w:sz w:val="18"/>
              </w:rPr>
              <w:t>7 : Browse Graphic</w:t>
            </w:r>
          </w:p>
          <w:p w14:paraId="25C2F883" w14:textId="77777777" w:rsidR="00882408" w:rsidRDefault="00882408" w:rsidP="00B131AF">
            <w:pPr>
              <w:spacing w:before="120" w:after="120"/>
              <w:rPr>
                <w:rFonts w:cs="Arial"/>
                <w:sz w:val="18"/>
              </w:rPr>
            </w:pPr>
            <w:r>
              <w:rPr>
                <w:rFonts w:cs="Arial"/>
                <w:sz w:val="18"/>
              </w:rPr>
              <w:t>8 : Upload</w:t>
            </w:r>
          </w:p>
          <w:p w14:paraId="43C4857E" w14:textId="77777777" w:rsidR="00882408" w:rsidRDefault="00882408" w:rsidP="00B131AF">
            <w:pPr>
              <w:spacing w:before="120" w:after="120"/>
              <w:rPr>
                <w:rFonts w:cs="Arial"/>
                <w:sz w:val="18"/>
              </w:rPr>
            </w:pPr>
            <w:r>
              <w:rPr>
                <w:rFonts w:cs="Arial"/>
                <w:sz w:val="18"/>
              </w:rPr>
              <w:t>9 : Email Service</w:t>
            </w:r>
          </w:p>
          <w:p w14:paraId="65420CAF" w14:textId="77777777" w:rsidR="00882408" w:rsidRDefault="00882408" w:rsidP="00B131AF">
            <w:pPr>
              <w:spacing w:before="120" w:after="120"/>
              <w:rPr>
                <w:rFonts w:cs="Arial"/>
                <w:sz w:val="18"/>
              </w:rPr>
            </w:pPr>
            <w:r>
              <w:rPr>
                <w:rFonts w:cs="Arial"/>
                <w:sz w:val="18"/>
              </w:rPr>
              <w:t>10 : Browsing</w:t>
            </w:r>
          </w:p>
          <w:p w14:paraId="31ED9494" w14:textId="77777777" w:rsidR="00882408" w:rsidRPr="00240940" w:rsidRDefault="00882408" w:rsidP="00B131AF">
            <w:pPr>
              <w:spacing w:before="120" w:after="120"/>
              <w:rPr>
                <w:rFonts w:cs="Arial"/>
                <w:sz w:val="18"/>
              </w:rPr>
            </w:pPr>
            <w:r>
              <w:rPr>
                <w:rFonts w:cs="Arial"/>
                <w:sz w:val="18"/>
              </w:rPr>
              <w:t>11 : File Access</w:t>
            </w:r>
          </w:p>
        </w:tc>
        <w:tc>
          <w:tcPr>
            <w:tcW w:w="417" w:type="pct"/>
            <w:shd w:val="clear" w:color="auto" w:fill="auto"/>
          </w:tcPr>
          <w:p w14:paraId="0269C70A" w14:textId="77777777" w:rsidR="00882408" w:rsidRPr="00240940" w:rsidRDefault="00882408" w:rsidP="00B131AF">
            <w:pPr>
              <w:spacing w:before="120" w:after="120"/>
              <w:rPr>
                <w:rFonts w:cs="Arial"/>
                <w:sz w:val="18"/>
              </w:rPr>
            </w:pPr>
            <w:r>
              <w:rPr>
                <w:rFonts w:cs="Arial"/>
                <w:sz w:val="18"/>
              </w:rPr>
              <w:t>(S) EN</w:t>
            </w:r>
          </w:p>
        </w:tc>
        <w:tc>
          <w:tcPr>
            <w:tcW w:w="834" w:type="pct"/>
            <w:shd w:val="clear" w:color="auto" w:fill="auto"/>
          </w:tcPr>
          <w:p w14:paraId="2F0572DF" w14:textId="77777777" w:rsidR="00882408" w:rsidRPr="00240940" w:rsidRDefault="00882408" w:rsidP="00B131AF">
            <w:pPr>
              <w:spacing w:before="120" w:after="120"/>
              <w:rPr>
                <w:rFonts w:cs="Arial"/>
                <w:sz w:val="18"/>
              </w:rPr>
            </w:pPr>
            <w:r>
              <w:rPr>
                <w:rFonts w:cs="Arial"/>
                <w:sz w:val="18"/>
              </w:rPr>
              <w:t>0, 1</w:t>
            </w:r>
          </w:p>
        </w:tc>
      </w:tr>
      <w:tr w:rsidR="00882408" w:rsidRPr="00240940" w14:paraId="5602C240" w14:textId="77777777" w:rsidTr="00B131AF">
        <w:tc>
          <w:tcPr>
            <w:tcW w:w="1665" w:type="pct"/>
            <w:gridSpan w:val="2"/>
            <w:shd w:val="clear" w:color="auto" w:fill="auto"/>
          </w:tcPr>
          <w:p w14:paraId="54E14843" w14:textId="77777777" w:rsidR="00882408" w:rsidRPr="00240940" w:rsidRDefault="00882408" w:rsidP="00B131AF">
            <w:pPr>
              <w:spacing w:before="120" w:after="120"/>
              <w:rPr>
                <w:rFonts w:cs="Arial"/>
                <w:sz w:val="18"/>
              </w:rPr>
            </w:pPr>
            <w:r>
              <w:rPr>
                <w:rFonts w:cs="Arial"/>
                <w:sz w:val="18"/>
              </w:rPr>
              <w:t xml:space="preserve">         Protocol request</w:t>
            </w:r>
          </w:p>
        </w:tc>
        <w:tc>
          <w:tcPr>
            <w:tcW w:w="834" w:type="pct"/>
            <w:shd w:val="clear" w:color="auto" w:fill="auto"/>
          </w:tcPr>
          <w:p w14:paraId="619E0C2D" w14:textId="77777777" w:rsidR="00882408" w:rsidRPr="00240940" w:rsidRDefault="00882408" w:rsidP="00B131AF">
            <w:pPr>
              <w:spacing w:before="120" w:after="120"/>
              <w:rPr>
                <w:rFonts w:cs="Arial"/>
                <w:sz w:val="18"/>
              </w:rPr>
            </w:pPr>
          </w:p>
        </w:tc>
        <w:tc>
          <w:tcPr>
            <w:tcW w:w="1250" w:type="pct"/>
            <w:gridSpan w:val="2"/>
            <w:shd w:val="clear" w:color="auto" w:fill="auto"/>
          </w:tcPr>
          <w:p w14:paraId="07461263" w14:textId="77777777" w:rsidR="00882408" w:rsidRPr="00240940" w:rsidRDefault="00882408" w:rsidP="00B131AF">
            <w:pPr>
              <w:spacing w:before="120" w:after="120"/>
              <w:rPr>
                <w:rFonts w:cs="Arial"/>
                <w:sz w:val="18"/>
              </w:rPr>
            </w:pPr>
          </w:p>
        </w:tc>
        <w:tc>
          <w:tcPr>
            <w:tcW w:w="417" w:type="pct"/>
            <w:shd w:val="clear" w:color="auto" w:fill="auto"/>
          </w:tcPr>
          <w:p w14:paraId="263C12FE"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69B1687F" w14:textId="77777777" w:rsidR="00882408" w:rsidRPr="00240940" w:rsidRDefault="00882408" w:rsidP="00B131AF">
            <w:pPr>
              <w:spacing w:before="120" w:after="120"/>
              <w:rPr>
                <w:rFonts w:cs="Arial"/>
                <w:sz w:val="18"/>
              </w:rPr>
            </w:pPr>
            <w:r>
              <w:rPr>
                <w:rFonts w:cs="Arial"/>
                <w:sz w:val="18"/>
              </w:rPr>
              <w:t>0, 1</w:t>
            </w:r>
          </w:p>
        </w:tc>
      </w:tr>
      <w:tr w:rsidR="00882408" w:rsidRPr="00240940" w14:paraId="0955F3DB" w14:textId="77777777" w:rsidTr="00B131AF">
        <w:tc>
          <w:tcPr>
            <w:tcW w:w="1665" w:type="pct"/>
            <w:gridSpan w:val="2"/>
            <w:shd w:val="clear" w:color="auto" w:fill="auto"/>
          </w:tcPr>
          <w:p w14:paraId="42E30397" w14:textId="77777777" w:rsidR="00882408" w:rsidRPr="00240940" w:rsidRDefault="00882408" w:rsidP="00B131AF">
            <w:pPr>
              <w:spacing w:before="120" w:after="120"/>
              <w:rPr>
                <w:rFonts w:cs="Arial"/>
                <w:sz w:val="18"/>
              </w:rPr>
            </w:pPr>
            <w:r>
              <w:rPr>
                <w:rFonts w:cs="Arial"/>
                <w:sz w:val="18"/>
              </w:rPr>
              <w:t xml:space="preserve">      Source</w:t>
            </w:r>
          </w:p>
        </w:tc>
        <w:tc>
          <w:tcPr>
            <w:tcW w:w="834" w:type="pct"/>
            <w:shd w:val="clear" w:color="auto" w:fill="auto"/>
          </w:tcPr>
          <w:p w14:paraId="1A0D98BE" w14:textId="77777777" w:rsidR="00882408" w:rsidRPr="00240940" w:rsidRDefault="00882408" w:rsidP="00B131AF">
            <w:pPr>
              <w:spacing w:before="120" w:after="120"/>
              <w:rPr>
                <w:rFonts w:cs="Arial"/>
                <w:sz w:val="18"/>
              </w:rPr>
            </w:pPr>
          </w:p>
        </w:tc>
        <w:tc>
          <w:tcPr>
            <w:tcW w:w="1250" w:type="pct"/>
            <w:gridSpan w:val="2"/>
            <w:shd w:val="clear" w:color="auto" w:fill="auto"/>
          </w:tcPr>
          <w:p w14:paraId="16A95F2F" w14:textId="77777777" w:rsidR="00882408" w:rsidRPr="00240940" w:rsidRDefault="00882408" w:rsidP="00B131AF">
            <w:pPr>
              <w:spacing w:before="120" w:after="120"/>
              <w:rPr>
                <w:rFonts w:cs="Arial"/>
                <w:sz w:val="18"/>
              </w:rPr>
            </w:pPr>
          </w:p>
        </w:tc>
        <w:tc>
          <w:tcPr>
            <w:tcW w:w="417" w:type="pct"/>
            <w:shd w:val="clear" w:color="auto" w:fill="auto"/>
          </w:tcPr>
          <w:p w14:paraId="7AB53D5A"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15FF9724" w14:textId="77777777" w:rsidR="00882408" w:rsidRPr="00240940" w:rsidRDefault="00882408" w:rsidP="00B131AF">
            <w:pPr>
              <w:spacing w:before="120" w:after="120"/>
              <w:rPr>
                <w:rFonts w:cs="Arial"/>
                <w:sz w:val="18"/>
              </w:rPr>
            </w:pPr>
            <w:r>
              <w:rPr>
                <w:rFonts w:cs="Arial"/>
                <w:sz w:val="18"/>
              </w:rPr>
              <w:t>0, 1</w:t>
            </w:r>
          </w:p>
        </w:tc>
      </w:tr>
      <w:tr w:rsidR="00882408" w:rsidRPr="00240940" w14:paraId="2367C146" w14:textId="77777777" w:rsidTr="00B131AF">
        <w:tc>
          <w:tcPr>
            <w:tcW w:w="1665" w:type="pct"/>
            <w:gridSpan w:val="2"/>
            <w:shd w:val="clear" w:color="auto" w:fill="auto"/>
          </w:tcPr>
          <w:p w14:paraId="4178DFBE" w14:textId="77777777" w:rsidR="00882408" w:rsidRPr="00240940" w:rsidRDefault="00882408" w:rsidP="00B131AF">
            <w:pPr>
              <w:spacing w:before="120" w:after="120"/>
              <w:rPr>
                <w:rFonts w:cs="Arial"/>
                <w:sz w:val="18"/>
              </w:rPr>
            </w:pPr>
            <w:r>
              <w:rPr>
                <w:rFonts w:cs="Arial"/>
                <w:sz w:val="18"/>
              </w:rPr>
              <w:t xml:space="preserve">      Source Type</w:t>
            </w:r>
          </w:p>
        </w:tc>
        <w:tc>
          <w:tcPr>
            <w:tcW w:w="834" w:type="pct"/>
            <w:shd w:val="clear" w:color="auto" w:fill="auto"/>
          </w:tcPr>
          <w:p w14:paraId="552C44ED" w14:textId="77777777" w:rsidR="00882408" w:rsidRPr="00240940" w:rsidRDefault="00882408" w:rsidP="00B131AF">
            <w:pPr>
              <w:spacing w:before="120" w:after="120"/>
              <w:rPr>
                <w:rFonts w:cs="Arial"/>
                <w:sz w:val="18"/>
              </w:rPr>
            </w:pPr>
          </w:p>
        </w:tc>
        <w:tc>
          <w:tcPr>
            <w:tcW w:w="1250" w:type="pct"/>
            <w:gridSpan w:val="2"/>
            <w:shd w:val="clear" w:color="auto" w:fill="auto"/>
          </w:tcPr>
          <w:p w14:paraId="1E5D2E30" w14:textId="77777777" w:rsidR="00882408" w:rsidRDefault="00882408" w:rsidP="00B131AF">
            <w:pPr>
              <w:spacing w:before="120" w:after="120"/>
              <w:rPr>
                <w:rFonts w:cs="Arial"/>
                <w:sz w:val="18"/>
              </w:rPr>
            </w:pPr>
            <w:r>
              <w:rPr>
                <w:rFonts w:cs="Arial"/>
                <w:sz w:val="18"/>
              </w:rPr>
              <w:t>1 : Law or Regulation</w:t>
            </w:r>
          </w:p>
          <w:p w14:paraId="77C1A51A" w14:textId="77777777" w:rsidR="00882408" w:rsidRDefault="00882408" w:rsidP="00B131AF">
            <w:pPr>
              <w:spacing w:before="120" w:after="120"/>
              <w:rPr>
                <w:rFonts w:cs="Arial"/>
                <w:sz w:val="18"/>
              </w:rPr>
            </w:pPr>
            <w:r>
              <w:rPr>
                <w:rFonts w:cs="Arial"/>
                <w:sz w:val="18"/>
              </w:rPr>
              <w:t>2 : Official Publication</w:t>
            </w:r>
          </w:p>
          <w:p w14:paraId="5AE7C317" w14:textId="77777777" w:rsidR="00882408" w:rsidRDefault="00882408" w:rsidP="00B131AF">
            <w:pPr>
              <w:spacing w:before="120" w:after="120"/>
              <w:rPr>
                <w:rFonts w:cs="Arial"/>
                <w:sz w:val="18"/>
              </w:rPr>
            </w:pPr>
            <w:r>
              <w:rPr>
                <w:rFonts w:cs="Arial"/>
                <w:sz w:val="18"/>
              </w:rPr>
              <w:t>7 : Mariner Report, Confirmed</w:t>
            </w:r>
          </w:p>
          <w:p w14:paraId="083431E2" w14:textId="77777777" w:rsidR="00882408" w:rsidRDefault="00882408" w:rsidP="00B131AF">
            <w:pPr>
              <w:spacing w:before="120" w:after="120"/>
              <w:rPr>
                <w:rFonts w:cs="Arial"/>
                <w:sz w:val="18"/>
              </w:rPr>
            </w:pPr>
            <w:r>
              <w:rPr>
                <w:rFonts w:cs="Arial"/>
                <w:sz w:val="18"/>
              </w:rPr>
              <w:lastRenderedPageBreak/>
              <w:t>8 : Mariner Report, Not Confirmed</w:t>
            </w:r>
          </w:p>
          <w:p w14:paraId="556A6D7D" w14:textId="77777777" w:rsidR="00882408" w:rsidRDefault="00882408" w:rsidP="00B131AF">
            <w:pPr>
              <w:spacing w:before="120" w:after="120"/>
              <w:rPr>
                <w:rFonts w:cs="Arial"/>
                <w:sz w:val="18"/>
              </w:rPr>
            </w:pPr>
            <w:r>
              <w:rPr>
                <w:rFonts w:cs="Arial"/>
                <w:sz w:val="18"/>
              </w:rPr>
              <w:t>9 : Industry Publications and Reports</w:t>
            </w:r>
          </w:p>
          <w:p w14:paraId="6EF72BB3" w14:textId="77777777" w:rsidR="00882408" w:rsidRDefault="00882408" w:rsidP="00B131AF">
            <w:pPr>
              <w:spacing w:before="120" w:after="120"/>
              <w:rPr>
                <w:rFonts w:cs="Arial"/>
                <w:sz w:val="18"/>
              </w:rPr>
            </w:pPr>
            <w:r>
              <w:rPr>
                <w:rFonts w:cs="Arial"/>
                <w:sz w:val="18"/>
              </w:rPr>
              <w:t>10 : Remotely Sensed Images</w:t>
            </w:r>
          </w:p>
          <w:p w14:paraId="1B546352" w14:textId="77777777" w:rsidR="00882408" w:rsidRDefault="00882408" w:rsidP="00B131AF">
            <w:pPr>
              <w:spacing w:before="120" w:after="120"/>
              <w:rPr>
                <w:rFonts w:cs="Arial"/>
                <w:sz w:val="18"/>
              </w:rPr>
            </w:pPr>
            <w:r>
              <w:rPr>
                <w:rFonts w:cs="Arial"/>
                <w:sz w:val="18"/>
              </w:rPr>
              <w:t>11 : Photographs</w:t>
            </w:r>
          </w:p>
          <w:p w14:paraId="0F730CD8" w14:textId="77777777" w:rsidR="00882408" w:rsidRDefault="00882408" w:rsidP="00B131AF">
            <w:pPr>
              <w:spacing w:before="120" w:after="120"/>
              <w:rPr>
                <w:rFonts w:cs="Arial"/>
                <w:sz w:val="18"/>
              </w:rPr>
            </w:pPr>
            <w:r>
              <w:rPr>
                <w:rFonts w:cs="Arial"/>
                <w:sz w:val="18"/>
              </w:rPr>
              <w:t>12 : Products Issued by HO Services</w:t>
            </w:r>
          </w:p>
          <w:p w14:paraId="4BC07BF5" w14:textId="77777777" w:rsidR="00882408" w:rsidRDefault="00882408" w:rsidP="00B131AF">
            <w:pPr>
              <w:spacing w:before="120" w:after="120"/>
              <w:rPr>
                <w:rFonts w:cs="Arial"/>
                <w:sz w:val="18"/>
              </w:rPr>
            </w:pPr>
            <w:r>
              <w:rPr>
                <w:rFonts w:cs="Arial"/>
                <w:sz w:val="18"/>
              </w:rPr>
              <w:t>13 : News Media</w:t>
            </w:r>
          </w:p>
          <w:p w14:paraId="32603667" w14:textId="77777777" w:rsidR="00882408" w:rsidRPr="00240940" w:rsidRDefault="00882408" w:rsidP="00B131AF">
            <w:pPr>
              <w:spacing w:before="120" w:after="120"/>
              <w:rPr>
                <w:rFonts w:cs="Arial"/>
                <w:sz w:val="18"/>
              </w:rPr>
            </w:pPr>
            <w:r>
              <w:rPr>
                <w:rFonts w:cs="Arial"/>
                <w:sz w:val="18"/>
              </w:rPr>
              <w:t>14 : Traffic Data</w:t>
            </w:r>
          </w:p>
        </w:tc>
        <w:tc>
          <w:tcPr>
            <w:tcW w:w="417" w:type="pct"/>
            <w:shd w:val="clear" w:color="auto" w:fill="auto"/>
          </w:tcPr>
          <w:p w14:paraId="3013E370" w14:textId="77777777" w:rsidR="00882408" w:rsidRPr="00240940" w:rsidRDefault="00882408" w:rsidP="00B131AF">
            <w:pPr>
              <w:spacing w:before="120" w:after="120"/>
              <w:rPr>
                <w:rFonts w:cs="Arial"/>
                <w:sz w:val="18"/>
              </w:rPr>
            </w:pPr>
            <w:r>
              <w:rPr>
                <w:rFonts w:cs="Arial"/>
                <w:sz w:val="18"/>
              </w:rPr>
              <w:lastRenderedPageBreak/>
              <w:t>(S) EN</w:t>
            </w:r>
          </w:p>
        </w:tc>
        <w:tc>
          <w:tcPr>
            <w:tcW w:w="834" w:type="pct"/>
            <w:shd w:val="clear" w:color="auto" w:fill="auto"/>
          </w:tcPr>
          <w:p w14:paraId="0609073F" w14:textId="77777777" w:rsidR="00882408" w:rsidRPr="00240940" w:rsidRDefault="00882408" w:rsidP="00B131AF">
            <w:pPr>
              <w:spacing w:before="120" w:after="120"/>
              <w:rPr>
                <w:rFonts w:cs="Arial"/>
                <w:sz w:val="18"/>
              </w:rPr>
            </w:pPr>
            <w:r>
              <w:rPr>
                <w:rFonts w:cs="Arial"/>
                <w:sz w:val="18"/>
              </w:rPr>
              <w:t>0, 1</w:t>
            </w:r>
          </w:p>
        </w:tc>
      </w:tr>
      <w:tr w:rsidR="00882408" w:rsidRPr="00240940" w14:paraId="7F1F343E" w14:textId="77777777" w:rsidTr="00B131AF">
        <w:tc>
          <w:tcPr>
            <w:tcW w:w="1665" w:type="pct"/>
            <w:gridSpan w:val="2"/>
            <w:shd w:val="clear" w:color="auto" w:fill="auto"/>
          </w:tcPr>
          <w:p w14:paraId="5E6E558C" w14:textId="77777777" w:rsidR="00882408" w:rsidRPr="00240940" w:rsidRDefault="00882408" w:rsidP="00B131AF">
            <w:pPr>
              <w:spacing w:before="120" w:after="120"/>
              <w:rPr>
                <w:rFonts w:cs="Arial"/>
                <w:sz w:val="18"/>
              </w:rPr>
            </w:pPr>
            <w:r>
              <w:rPr>
                <w:rFonts w:cs="Arial"/>
                <w:sz w:val="18"/>
              </w:rPr>
              <w:t xml:space="preserve">      Reported Date</w:t>
            </w:r>
          </w:p>
        </w:tc>
        <w:tc>
          <w:tcPr>
            <w:tcW w:w="834" w:type="pct"/>
            <w:shd w:val="clear" w:color="auto" w:fill="auto"/>
          </w:tcPr>
          <w:p w14:paraId="49D4C1C3" w14:textId="77777777" w:rsidR="00882408" w:rsidRPr="00240940" w:rsidRDefault="00882408" w:rsidP="00B131AF">
            <w:pPr>
              <w:spacing w:before="120" w:after="120"/>
              <w:rPr>
                <w:rFonts w:cs="Arial"/>
                <w:sz w:val="18"/>
              </w:rPr>
            </w:pPr>
            <w:r>
              <w:rPr>
                <w:rFonts w:cs="Arial"/>
                <w:sz w:val="18"/>
              </w:rPr>
              <w:t>(SORDAT)</w:t>
            </w:r>
          </w:p>
        </w:tc>
        <w:tc>
          <w:tcPr>
            <w:tcW w:w="1250" w:type="pct"/>
            <w:gridSpan w:val="2"/>
            <w:shd w:val="clear" w:color="auto" w:fill="auto"/>
          </w:tcPr>
          <w:p w14:paraId="021A30E2" w14:textId="77777777" w:rsidR="00882408" w:rsidRPr="00240940" w:rsidRDefault="00882408" w:rsidP="00B131AF">
            <w:pPr>
              <w:spacing w:before="120" w:after="120"/>
              <w:rPr>
                <w:rFonts w:cs="Arial"/>
                <w:sz w:val="18"/>
              </w:rPr>
            </w:pPr>
          </w:p>
        </w:tc>
        <w:tc>
          <w:tcPr>
            <w:tcW w:w="417" w:type="pct"/>
            <w:shd w:val="clear" w:color="auto" w:fill="auto"/>
          </w:tcPr>
          <w:p w14:paraId="41D1F5D0" w14:textId="77777777" w:rsidR="00882408" w:rsidRPr="00240940" w:rsidRDefault="00882408" w:rsidP="00B131AF">
            <w:pPr>
              <w:spacing w:before="120" w:after="120"/>
              <w:rPr>
                <w:rFonts w:cs="Arial"/>
                <w:sz w:val="18"/>
              </w:rPr>
            </w:pPr>
            <w:r>
              <w:rPr>
                <w:rFonts w:cs="Arial"/>
                <w:sz w:val="18"/>
              </w:rPr>
              <w:t>(S) TD</w:t>
            </w:r>
          </w:p>
        </w:tc>
        <w:tc>
          <w:tcPr>
            <w:tcW w:w="834" w:type="pct"/>
            <w:shd w:val="clear" w:color="auto" w:fill="auto"/>
          </w:tcPr>
          <w:p w14:paraId="2ED010BF" w14:textId="77777777" w:rsidR="00882408" w:rsidRPr="00240940" w:rsidRDefault="00882408" w:rsidP="00B131AF">
            <w:pPr>
              <w:spacing w:before="120" w:after="120"/>
              <w:rPr>
                <w:rFonts w:cs="Arial"/>
                <w:sz w:val="18"/>
              </w:rPr>
            </w:pPr>
            <w:r>
              <w:rPr>
                <w:rFonts w:cs="Arial"/>
                <w:sz w:val="18"/>
              </w:rPr>
              <w:t>0, 1</w:t>
            </w:r>
          </w:p>
        </w:tc>
      </w:tr>
      <w:tr w:rsidR="00882408" w:rsidRPr="00240940" w14:paraId="365E229A" w14:textId="77777777" w:rsidTr="00B131AF">
        <w:tc>
          <w:tcPr>
            <w:tcW w:w="1665" w:type="pct"/>
            <w:gridSpan w:val="2"/>
            <w:shd w:val="clear" w:color="auto" w:fill="auto"/>
          </w:tcPr>
          <w:p w14:paraId="6B242BF3" w14:textId="77777777" w:rsidR="00882408" w:rsidRPr="00240940" w:rsidRDefault="00882408" w:rsidP="00B131AF">
            <w:pPr>
              <w:spacing w:before="120" w:after="120"/>
              <w:rPr>
                <w:rFonts w:cs="Arial"/>
                <w:sz w:val="18"/>
              </w:rPr>
            </w:pPr>
            <w:r>
              <w:rPr>
                <w:rFonts w:cs="Arial"/>
                <w:sz w:val="18"/>
              </w:rPr>
              <w:t>Text Content</w:t>
            </w:r>
          </w:p>
        </w:tc>
        <w:tc>
          <w:tcPr>
            <w:tcW w:w="834" w:type="pct"/>
            <w:shd w:val="clear" w:color="auto" w:fill="auto"/>
          </w:tcPr>
          <w:p w14:paraId="65B70C2D" w14:textId="77777777" w:rsidR="00882408" w:rsidRPr="00240940" w:rsidRDefault="00882408" w:rsidP="00B131AF">
            <w:pPr>
              <w:spacing w:before="120" w:after="120"/>
              <w:rPr>
                <w:rFonts w:cs="Arial"/>
                <w:sz w:val="18"/>
              </w:rPr>
            </w:pPr>
          </w:p>
        </w:tc>
        <w:tc>
          <w:tcPr>
            <w:tcW w:w="1250" w:type="pct"/>
            <w:gridSpan w:val="2"/>
            <w:shd w:val="clear" w:color="auto" w:fill="auto"/>
          </w:tcPr>
          <w:p w14:paraId="3A5B00C6" w14:textId="77777777" w:rsidR="00882408" w:rsidRPr="00240940" w:rsidRDefault="00882408" w:rsidP="00B131AF">
            <w:pPr>
              <w:spacing w:before="120" w:after="120"/>
              <w:rPr>
                <w:rFonts w:cs="Arial"/>
                <w:sz w:val="18"/>
              </w:rPr>
            </w:pPr>
          </w:p>
        </w:tc>
        <w:tc>
          <w:tcPr>
            <w:tcW w:w="417" w:type="pct"/>
            <w:shd w:val="clear" w:color="auto" w:fill="auto"/>
          </w:tcPr>
          <w:p w14:paraId="50399162" w14:textId="77777777" w:rsidR="00882408" w:rsidRPr="00240940" w:rsidRDefault="00882408" w:rsidP="00B131AF">
            <w:pPr>
              <w:spacing w:before="120" w:after="120"/>
              <w:rPr>
                <w:rFonts w:cs="Arial"/>
                <w:sz w:val="18"/>
              </w:rPr>
            </w:pPr>
            <w:r>
              <w:rPr>
                <w:rFonts w:cs="Arial"/>
                <w:sz w:val="18"/>
              </w:rPr>
              <w:t>C</w:t>
            </w:r>
          </w:p>
        </w:tc>
        <w:tc>
          <w:tcPr>
            <w:tcW w:w="834" w:type="pct"/>
            <w:shd w:val="clear" w:color="auto" w:fill="auto"/>
          </w:tcPr>
          <w:p w14:paraId="4B8B3431" w14:textId="77777777" w:rsidR="00882408" w:rsidRPr="00240940" w:rsidRDefault="00882408" w:rsidP="00B131AF">
            <w:pPr>
              <w:spacing w:before="120" w:after="120"/>
              <w:rPr>
                <w:rFonts w:cs="Arial"/>
                <w:sz w:val="18"/>
              </w:rPr>
            </w:pPr>
            <w:r>
              <w:rPr>
                <w:rFonts w:cs="Arial"/>
                <w:sz w:val="18"/>
              </w:rPr>
              <w:t>0, *</w:t>
            </w:r>
          </w:p>
        </w:tc>
      </w:tr>
      <w:tr w:rsidR="00882408" w:rsidRPr="00240940" w14:paraId="5A440B97" w14:textId="77777777" w:rsidTr="00B131AF">
        <w:tc>
          <w:tcPr>
            <w:tcW w:w="1665" w:type="pct"/>
            <w:gridSpan w:val="2"/>
            <w:shd w:val="clear" w:color="auto" w:fill="auto"/>
          </w:tcPr>
          <w:p w14:paraId="54624FE0" w14:textId="77777777" w:rsidR="00882408" w:rsidRPr="00240940" w:rsidRDefault="00882408" w:rsidP="00B131AF">
            <w:pPr>
              <w:spacing w:before="120" w:after="120"/>
              <w:rPr>
                <w:rFonts w:cs="Arial"/>
                <w:sz w:val="18"/>
              </w:rPr>
            </w:pPr>
            <w:r>
              <w:rPr>
                <w:rFonts w:cs="Arial"/>
                <w:sz w:val="18"/>
              </w:rPr>
              <w:t xml:space="preserve">   Category of text</w:t>
            </w:r>
          </w:p>
        </w:tc>
        <w:tc>
          <w:tcPr>
            <w:tcW w:w="834" w:type="pct"/>
            <w:shd w:val="clear" w:color="auto" w:fill="auto"/>
          </w:tcPr>
          <w:p w14:paraId="5A9F2DB9" w14:textId="77777777" w:rsidR="00882408" w:rsidRPr="00240940" w:rsidRDefault="00882408" w:rsidP="00B131AF">
            <w:pPr>
              <w:spacing w:before="120" w:after="120"/>
              <w:rPr>
                <w:rFonts w:cs="Arial"/>
                <w:sz w:val="18"/>
              </w:rPr>
            </w:pPr>
          </w:p>
        </w:tc>
        <w:tc>
          <w:tcPr>
            <w:tcW w:w="1250" w:type="pct"/>
            <w:gridSpan w:val="2"/>
            <w:shd w:val="clear" w:color="auto" w:fill="auto"/>
          </w:tcPr>
          <w:p w14:paraId="27A9FAE2" w14:textId="77777777" w:rsidR="00882408" w:rsidRDefault="00882408" w:rsidP="00B131AF">
            <w:pPr>
              <w:spacing w:before="120" w:after="120"/>
              <w:rPr>
                <w:rFonts w:cs="Arial"/>
                <w:sz w:val="18"/>
              </w:rPr>
            </w:pPr>
            <w:r>
              <w:rPr>
                <w:rFonts w:cs="Arial"/>
                <w:sz w:val="18"/>
              </w:rPr>
              <w:t>1 : Abstract or Summary</w:t>
            </w:r>
          </w:p>
          <w:p w14:paraId="3F0A806D" w14:textId="77777777" w:rsidR="00882408" w:rsidRDefault="00882408" w:rsidP="00B131AF">
            <w:pPr>
              <w:spacing w:before="120" w:after="120"/>
              <w:rPr>
                <w:rFonts w:cs="Arial"/>
                <w:sz w:val="18"/>
              </w:rPr>
            </w:pPr>
            <w:r>
              <w:rPr>
                <w:rFonts w:cs="Arial"/>
                <w:sz w:val="18"/>
              </w:rPr>
              <w:t>2 : Extract</w:t>
            </w:r>
          </w:p>
          <w:p w14:paraId="10EDA4A6" w14:textId="77777777" w:rsidR="00882408" w:rsidRPr="00240940" w:rsidRDefault="00882408" w:rsidP="00B131AF">
            <w:pPr>
              <w:spacing w:before="120" w:after="120"/>
              <w:rPr>
                <w:rFonts w:cs="Arial"/>
                <w:sz w:val="18"/>
              </w:rPr>
            </w:pPr>
            <w:r>
              <w:rPr>
                <w:rFonts w:cs="Arial"/>
                <w:sz w:val="18"/>
              </w:rPr>
              <w:t>3 : Full Text</w:t>
            </w:r>
          </w:p>
        </w:tc>
        <w:tc>
          <w:tcPr>
            <w:tcW w:w="417" w:type="pct"/>
            <w:shd w:val="clear" w:color="auto" w:fill="auto"/>
          </w:tcPr>
          <w:p w14:paraId="07D23FFC" w14:textId="77777777" w:rsidR="00882408" w:rsidRPr="00240940" w:rsidRDefault="00882408" w:rsidP="00B131AF">
            <w:pPr>
              <w:spacing w:before="120" w:after="120"/>
              <w:rPr>
                <w:rFonts w:cs="Arial"/>
                <w:sz w:val="18"/>
              </w:rPr>
            </w:pPr>
            <w:r>
              <w:rPr>
                <w:rFonts w:cs="Arial"/>
                <w:sz w:val="18"/>
              </w:rPr>
              <w:t>(S) EN</w:t>
            </w:r>
          </w:p>
        </w:tc>
        <w:tc>
          <w:tcPr>
            <w:tcW w:w="834" w:type="pct"/>
            <w:shd w:val="clear" w:color="auto" w:fill="auto"/>
          </w:tcPr>
          <w:p w14:paraId="27ED6B8F" w14:textId="77777777" w:rsidR="00882408" w:rsidRPr="00240940" w:rsidRDefault="00882408" w:rsidP="00B131AF">
            <w:pPr>
              <w:spacing w:before="120" w:after="120"/>
              <w:rPr>
                <w:rFonts w:cs="Arial"/>
                <w:sz w:val="18"/>
              </w:rPr>
            </w:pPr>
            <w:r>
              <w:rPr>
                <w:rFonts w:cs="Arial"/>
                <w:sz w:val="18"/>
              </w:rPr>
              <w:t>0, 1</w:t>
            </w:r>
          </w:p>
        </w:tc>
      </w:tr>
      <w:tr w:rsidR="00882408" w:rsidRPr="00240940" w14:paraId="7B1D1A4E" w14:textId="77777777" w:rsidTr="00B131AF">
        <w:tc>
          <w:tcPr>
            <w:tcW w:w="1665" w:type="pct"/>
            <w:gridSpan w:val="2"/>
            <w:shd w:val="clear" w:color="auto" w:fill="auto"/>
          </w:tcPr>
          <w:p w14:paraId="7F7D73FF" w14:textId="77777777" w:rsidR="00882408" w:rsidRPr="00240940" w:rsidRDefault="00882408" w:rsidP="00B131AF">
            <w:pPr>
              <w:spacing w:before="120" w:after="120"/>
              <w:rPr>
                <w:rFonts w:cs="Arial"/>
                <w:sz w:val="18"/>
              </w:rPr>
            </w:pPr>
            <w:r>
              <w:rPr>
                <w:rFonts w:cs="Arial"/>
                <w:sz w:val="18"/>
              </w:rPr>
              <w:t xml:space="preserve">   Information</w:t>
            </w:r>
          </w:p>
        </w:tc>
        <w:tc>
          <w:tcPr>
            <w:tcW w:w="834" w:type="pct"/>
            <w:shd w:val="clear" w:color="auto" w:fill="auto"/>
          </w:tcPr>
          <w:p w14:paraId="0AD7FD2B" w14:textId="77777777" w:rsidR="00882408" w:rsidRPr="00240940" w:rsidRDefault="00882408" w:rsidP="00B131AF">
            <w:pPr>
              <w:spacing w:before="120" w:after="120"/>
              <w:rPr>
                <w:rFonts w:cs="Arial"/>
                <w:sz w:val="18"/>
              </w:rPr>
            </w:pPr>
          </w:p>
        </w:tc>
        <w:tc>
          <w:tcPr>
            <w:tcW w:w="1250" w:type="pct"/>
            <w:gridSpan w:val="2"/>
            <w:shd w:val="clear" w:color="auto" w:fill="auto"/>
          </w:tcPr>
          <w:p w14:paraId="1B181418" w14:textId="77777777" w:rsidR="00882408" w:rsidRPr="00240940" w:rsidRDefault="00882408" w:rsidP="00B131AF">
            <w:pPr>
              <w:spacing w:before="120" w:after="120"/>
              <w:rPr>
                <w:rFonts w:cs="Arial"/>
                <w:sz w:val="18"/>
              </w:rPr>
            </w:pPr>
          </w:p>
        </w:tc>
        <w:tc>
          <w:tcPr>
            <w:tcW w:w="417" w:type="pct"/>
            <w:shd w:val="clear" w:color="auto" w:fill="auto"/>
          </w:tcPr>
          <w:p w14:paraId="05C79C69" w14:textId="77777777" w:rsidR="00882408" w:rsidRPr="00240940" w:rsidRDefault="00882408" w:rsidP="00B131AF">
            <w:pPr>
              <w:spacing w:before="120" w:after="120"/>
              <w:rPr>
                <w:rFonts w:cs="Arial"/>
                <w:sz w:val="18"/>
              </w:rPr>
            </w:pPr>
            <w:r>
              <w:rPr>
                <w:rFonts w:cs="Arial"/>
                <w:sz w:val="18"/>
              </w:rPr>
              <w:t>(S) C</w:t>
            </w:r>
          </w:p>
        </w:tc>
        <w:tc>
          <w:tcPr>
            <w:tcW w:w="834" w:type="pct"/>
            <w:shd w:val="clear" w:color="auto" w:fill="auto"/>
          </w:tcPr>
          <w:p w14:paraId="55C82AC1" w14:textId="77777777" w:rsidR="00882408" w:rsidRPr="00240940" w:rsidRDefault="00882408" w:rsidP="00B131AF">
            <w:pPr>
              <w:spacing w:before="120" w:after="120"/>
              <w:rPr>
                <w:rFonts w:cs="Arial"/>
                <w:sz w:val="18"/>
              </w:rPr>
            </w:pPr>
            <w:r>
              <w:rPr>
                <w:rFonts w:cs="Arial"/>
                <w:sz w:val="18"/>
              </w:rPr>
              <w:t>0, *</w:t>
            </w:r>
          </w:p>
        </w:tc>
      </w:tr>
      <w:tr w:rsidR="00882408" w:rsidRPr="00240940" w14:paraId="2B5FCC49" w14:textId="77777777" w:rsidTr="00B131AF">
        <w:tc>
          <w:tcPr>
            <w:tcW w:w="1665" w:type="pct"/>
            <w:gridSpan w:val="2"/>
            <w:shd w:val="clear" w:color="auto" w:fill="auto"/>
          </w:tcPr>
          <w:p w14:paraId="26872DA1" w14:textId="77777777" w:rsidR="00882408" w:rsidRPr="00240940" w:rsidRDefault="00882408" w:rsidP="00B131AF">
            <w:pPr>
              <w:spacing w:before="120" w:after="120"/>
              <w:rPr>
                <w:rFonts w:cs="Arial"/>
                <w:sz w:val="18"/>
              </w:rPr>
            </w:pPr>
            <w:r>
              <w:rPr>
                <w:rFonts w:cs="Arial"/>
                <w:sz w:val="18"/>
              </w:rPr>
              <w:t xml:space="preserve">      File Locator</w:t>
            </w:r>
          </w:p>
        </w:tc>
        <w:tc>
          <w:tcPr>
            <w:tcW w:w="834" w:type="pct"/>
            <w:shd w:val="clear" w:color="auto" w:fill="auto"/>
          </w:tcPr>
          <w:p w14:paraId="2AEE46BE" w14:textId="77777777" w:rsidR="00882408" w:rsidRPr="00240940" w:rsidRDefault="00882408" w:rsidP="00B131AF">
            <w:pPr>
              <w:spacing w:before="120" w:after="120"/>
              <w:rPr>
                <w:rFonts w:cs="Arial"/>
                <w:sz w:val="18"/>
              </w:rPr>
            </w:pPr>
          </w:p>
        </w:tc>
        <w:tc>
          <w:tcPr>
            <w:tcW w:w="1250" w:type="pct"/>
            <w:gridSpan w:val="2"/>
            <w:shd w:val="clear" w:color="auto" w:fill="auto"/>
          </w:tcPr>
          <w:p w14:paraId="121CA4EB" w14:textId="77777777" w:rsidR="00882408" w:rsidRPr="00240940" w:rsidRDefault="00882408" w:rsidP="00B131AF">
            <w:pPr>
              <w:spacing w:before="120" w:after="120"/>
              <w:rPr>
                <w:rFonts w:cs="Arial"/>
                <w:sz w:val="18"/>
              </w:rPr>
            </w:pPr>
          </w:p>
        </w:tc>
        <w:tc>
          <w:tcPr>
            <w:tcW w:w="417" w:type="pct"/>
            <w:shd w:val="clear" w:color="auto" w:fill="auto"/>
          </w:tcPr>
          <w:p w14:paraId="6FEF8031"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5215DA2D" w14:textId="77777777" w:rsidR="00882408" w:rsidRPr="00240940" w:rsidRDefault="00882408" w:rsidP="00B131AF">
            <w:pPr>
              <w:spacing w:before="120" w:after="120"/>
              <w:rPr>
                <w:rFonts w:cs="Arial"/>
                <w:sz w:val="18"/>
              </w:rPr>
            </w:pPr>
            <w:r>
              <w:rPr>
                <w:rFonts w:cs="Arial"/>
                <w:sz w:val="18"/>
              </w:rPr>
              <w:t>0, 1</w:t>
            </w:r>
          </w:p>
        </w:tc>
      </w:tr>
      <w:tr w:rsidR="00882408" w:rsidRPr="00240940" w14:paraId="7DA9CB41" w14:textId="77777777" w:rsidTr="00B131AF">
        <w:tc>
          <w:tcPr>
            <w:tcW w:w="1665" w:type="pct"/>
            <w:gridSpan w:val="2"/>
            <w:shd w:val="clear" w:color="auto" w:fill="auto"/>
          </w:tcPr>
          <w:p w14:paraId="152CE17E" w14:textId="77777777" w:rsidR="00882408" w:rsidRPr="00240940" w:rsidRDefault="00882408" w:rsidP="00B131AF">
            <w:pPr>
              <w:spacing w:before="120" w:after="120"/>
              <w:rPr>
                <w:rFonts w:cs="Arial"/>
                <w:sz w:val="18"/>
              </w:rPr>
            </w:pPr>
            <w:r>
              <w:rPr>
                <w:rFonts w:cs="Arial"/>
                <w:sz w:val="18"/>
              </w:rPr>
              <w:t xml:space="preserve">      File Reference</w:t>
            </w:r>
          </w:p>
        </w:tc>
        <w:tc>
          <w:tcPr>
            <w:tcW w:w="834" w:type="pct"/>
            <w:shd w:val="clear" w:color="auto" w:fill="auto"/>
          </w:tcPr>
          <w:p w14:paraId="75D3517F" w14:textId="77777777" w:rsidR="00882408" w:rsidRPr="00240940" w:rsidRDefault="00882408" w:rsidP="00B131AF">
            <w:pPr>
              <w:spacing w:before="120" w:after="120"/>
              <w:rPr>
                <w:rFonts w:cs="Arial"/>
                <w:sz w:val="18"/>
              </w:rPr>
            </w:pPr>
            <w:r>
              <w:rPr>
                <w:rFonts w:cs="Arial"/>
                <w:sz w:val="18"/>
              </w:rPr>
              <w:t>(TXTDSC)</w:t>
            </w:r>
          </w:p>
        </w:tc>
        <w:tc>
          <w:tcPr>
            <w:tcW w:w="1250" w:type="pct"/>
            <w:gridSpan w:val="2"/>
            <w:shd w:val="clear" w:color="auto" w:fill="auto"/>
          </w:tcPr>
          <w:p w14:paraId="46EA7437" w14:textId="77777777" w:rsidR="00882408" w:rsidRPr="00240940" w:rsidRDefault="00882408" w:rsidP="00B131AF">
            <w:pPr>
              <w:spacing w:before="120" w:after="120"/>
              <w:rPr>
                <w:rFonts w:cs="Arial"/>
                <w:sz w:val="18"/>
              </w:rPr>
            </w:pPr>
          </w:p>
        </w:tc>
        <w:tc>
          <w:tcPr>
            <w:tcW w:w="417" w:type="pct"/>
            <w:shd w:val="clear" w:color="auto" w:fill="auto"/>
          </w:tcPr>
          <w:p w14:paraId="2B793E38"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6554B4D2" w14:textId="77777777" w:rsidR="00882408" w:rsidRPr="00240940" w:rsidRDefault="00882408" w:rsidP="00B131AF">
            <w:pPr>
              <w:spacing w:before="120" w:after="120"/>
              <w:rPr>
                <w:rFonts w:cs="Arial"/>
                <w:sz w:val="18"/>
              </w:rPr>
            </w:pPr>
            <w:r>
              <w:rPr>
                <w:rFonts w:cs="Arial"/>
                <w:sz w:val="18"/>
              </w:rPr>
              <w:t>0, 1</w:t>
            </w:r>
          </w:p>
        </w:tc>
      </w:tr>
      <w:tr w:rsidR="00882408" w:rsidRPr="00240940" w14:paraId="58AD9D3A" w14:textId="77777777" w:rsidTr="00B131AF">
        <w:tc>
          <w:tcPr>
            <w:tcW w:w="1665" w:type="pct"/>
            <w:gridSpan w:val="2"/>
            <w:shd w:val="clear" w:color="auto" w:fill="auto"/>
          </w:tcPr>
          <w:p w14:paraId="75E77D30" w14:textId="77777777" w:rsidR="00882408" w:rsidRPr="00240940" w:rsidRDefault="00882408" w:rsidP="00B131AF">
            <w:pPr>
              <w:spacing w:before="120" w:after="120"/>
              <w:rPr>
                <w:rFonts w:cs="Arial"/>
                <w:sz w:val="18"/>
              </w:rPr>
            </w:pPr>
            <w:r>
              <w:rPr>
                <w:rFonts w:cs="Arial"/>
                <w:sz w:val="18"/>
              </w:rPr>
              <w:t xml:space="preserve">      Headline</w:t>
            </w:r>
          </w:p>
        </w:tc>
        <w:tc>
          <w:tcPr>
            <w:tcW w:w="834" w:type="pct"/>
            <w:shd w:val="clear" w:color="auto" w:fill="auto"/>
          </w:tcPr>
          <w:p w14:paraId="4CBA8EF3" w14:textId="77777777" w:rsidR="00882408" w:rsidRPr="00240940" w:rsidRDefault="00882408" w:rsidP="00B131AF">
            <w:pPr>
              <w:spacing w:before="120" w:after="120"/>
              <w:rPr>
                <w:rFonts w:cs="Arial"/>
                <w:sz w:val="18"/>
              </w:rPr>
            </w:pPr>
          </w:p>
        </w:tc>
        <w:tc>
          <w:tcPr>
            <w:tcW w:w="1250" w:type="pct"/>
            <w:gridSpan w:val="2"/>
            <w:shd w:val="clear" w:color="auto" w:fill="auto"/>
          </w:tcPr>
          <w:p w14:paraId="2C0AEB80" w14:textId="77777777" w:rsidR="00882408" w:rsidRPr="00240940" w:rsidRDefault="00882408" w:rsidP="00B131AF">
            <w:pPr>
              <w:spacing w:before="120" w:after="120"/>
              <w:rPr>
                <w:rFonts w:cs="Arial"/>
                <w:sz w:val="18"/>
              </w:rPr>
            </w:pPr>
          </w:p>
        </w:tc>
        <w:tc>
          <w:tcPr>
            <w:tcW w:w="417" w:type="pct"/>
            <w:shd w:val="clear" w:color="auto" w:fill="auto"/>
          </w:tcPr>
          <w:p w14:paraId="39F96491"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2F93EB10" w14:textId="77777777" w:rsidR="00882408" w:rsidRPr="00240940" w:rsidRDefault="00882408" w:rsidP="00B131AF">
            <w:pPr>
              <w:spacing w:before="120" w:after="120"/>
              <w:rPr>
                <w:rFonts w:cs="Arial"/>
                <w:sz w:val="18"/>
              </w:rPr>
            </w:pPr>
            <w:r>
              <w:rPr>
                <w:rFonts w:cs="Arial"/>
                <w:sz w:val="18"/>
              </w:rPr>
              <w:t>0, * (ordered)</w:t>
            </w:r>
          </w:p>
        </w:tc>
      </w:tr>
      <w:tr w:rsidR="00882408" w:rsidRPr="00240940" w14:paraId="43E7F39F" w14:textId="77777777" w:rsidTr="00B131AF">
        <w:tc>
          <w:tcPr>
            <w:tcW w:w="1665" w:type="pct"/>
            <w:gridSpan w:val="2"/>
            <w:shd w:val="clear" w:color="auto" w:fill="auto"/>
          </w:tcPr>
          <w:p w14:paraId="1775A0CD" w14:textId="77777777" w:rsidR="00882408" w:rsidRPr="00240940" w:rsidRDefault="00882408" w:rsidP="00B131AF">
            <w:pPr>
              <w:spacing w:before="120" w:after="120"/>
              <w:rPr>
                <w:rFonts w:cs="Arial"/>
                <w:sz w:val="18"/>
              </w:rPr>
            </w:pPr>
            <w:r>
              <w:rPr>
                <w:rFonts w:cs="Arial"/>
                <w:sz w:val="18"/>
              </w:rPr>
              <w:t xml:space="preserve">      Language</w:t>
            </w:r>
          </w:p>
        </w:tc>
        <w:tc>
          <w:tcPr>
            <w:tcW w:w="834" w:type="pct"/>
            <w:shd w:val="clear" w:color="auto" w:fill="auto"/>
          </w:tcPr>
          <w:p w14:paraId="16A68D13" w14:textId="77777777" w:rsidR="00882408" w:rsidRPr="00240940" w:rsidRDefault="00882408" w:rsidP="00B131AF">
            <w:pPr>
              <w:spacing w:before="120" w:after="120"/>
              <w:rPr>
                <w:rFonts w:cs="Arial"/>
                <w:sz w:val="18"/>
              </w:rPr>
            </w:pPr>
          </w:p>
        </w:tc>
        <w:tc>
          <w:tcPr>
            <w:tcW w:w="1250" w:type="pct"/>
            <w:gridSpan w:val="2"/>
            <w:shd w:val="clear" w:color="auto" w:fill="auto"/>
          </w:tcPr>
          <w:p w14:paraId="0E7ED903" w14:textId="77777777" w:rsidR="00882408" w:rsidRPr="00240940" w:rsidRDefault="00882408" w:rsidP="00B131AF">
            <w:pPr>
              <w:spacing w:before="120" w:after="120"/>
              <w:rPr>
                <w:rFonts w:cs="Arial"/>
                <w:sz w:val="18"/>
              </w:rPr>
            </w:pPr>
          </w:p>
        </w:tc>
        <w:tc>
          <w:tcPr>
            <w:tcW w:w="417" w:type="pct"/>
            <w:shd w:val="clear" w:color="auto" w:fill="auto"/>
          </w:tcPr>
          <w:p w14:paraId="33580A07"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53858263" w14:textId="77777777" w:rsidR="00882408" w:rsidRPr="00240940" w:rsidRDefault="00882408" w:rsidP="00B131AF">
            <w:pPr>
              <w:spacing w:before="120" w:after="120"/>
              <w:rPr>
                <w:rFonts w:cs="Arial"/>
                <w:sz w:val="18"/>
              </w:rPr>
            </w:pPr>
            <w:r>
              <w:rPr>
                <w:rFonts w:cs="Arial"/>
                <w:sz w:val="18"/>
              </w:rPr>
              <w:t>0, 1</w:t>
            </w:r>
          </w:p>
        </w:tc>
      </w:tr>
      <w:tr w:rsidR="00882408" w:rsidRPr="00240940" w14:paraId="4B226A3B" w14:textId="77777777" w:rsidTr="00B131AF">
        <w:tc>
          <w:tcPr>
            <w:tcW w:w="1665" w:type="pct"/>
            <w:gridSpan w:val="2"/>
            <w:shd w:val="clear" w:color="auto" w:fill="auto"/>
          </w:tcPr>
          <w:p w14:paraId="3479E491" w14:textId="77777777" w:rsidR="00882408" w:rsidRPr="00240940" w:rsidRDefault="00882408" w:rsidP="00B131AF">
            <w:pPr>
              <w:spacing w:before="120" w:after="120"/>
              <w:rPr>
                <w:rFonts w:cs="Arial"/>
                <w:sz w:val="18"/>
              </w:rPr>
            </w:pPr>
            <w:r>
              <w:rPr>
                <w:rFonts w:cs="Arial"/>
                <w:sz w:val="18"/>
              </w:rPr>
              <w:t xml:space="preserve">      Text</w:t>
            </w:r>
          </w:p>
        </w:tc>
        <w:tc>
          <w:tcPr>
            <w:tcW w:w="834" w:type="pct"/>
            <w:shd w:val="clear" w:color="auto" w:fill="auto"/>
          </w:tcPr>
          <w:p w14:paraId="4342654B" w14:textId="77777777" w:rsidR="00882408" w:rsidRDefault="00882408" w:rsidP="00B131AF">
            <w:pPr>
              <w:spacing w:before="120" w:after="120"/>
              <w:rPr>
                <w:rFonts w:cs="Arial"/>
                <w:sz w:val="18"/>
              </w:rPr>
            </w:pPr>
            <w:r>
              <w:rPr>
                <w:rFonts w:cs="Arial"/>
                <w:sz w:val="18"/>
              </w:rPr>
              <w:t>(INFORM)</w:t>
            </w:r>
          </w:p>
          <w:p w14:paraId="6534C72F" w14:textId="77777777" w:rsidR="00882408" w:rsidRPr="00240940" w:rsidRDefault="00882408" w:rsidP="00B131AF">
            <w:pPr>
              <w:spacing w:before="120" w:after="120"/>
              <w:rPr>
                <w:rFonts w:cs="Arial"/>
                <w:sz w:val="18"/>
              </w:rPr>
            </w:pPr>
            <w:r>
              <w:rPr>
                <w:rFonts w:cs="Arial"/>
                <w:sz w:val="18"/>
              </w:rPr>
              <w:t>(NINFOM)</w:t>
            </w:r>
          </w:p>
        </w:tc>
        <w:tc>
          <w:tcPr>
            <w:tcW w:w="1250" w:type="pct"/>
            <w:gridSpan w:val="2"/>
            <w:shd w:val="clear" w:color="auto" w:fill="auto"/>
          </w:tcPr>
          <w:p w14:paraId="34CA4738" w14:textId="77777777" w:rsidR="00882408" w:rsidRPr="00240940" w:rsidRDefault="00882408" w:rsidP="00B131AF">
            <w:pPr>
              <w:spacing w:before="120" w:after="120"/>
              <w:rPr>
                <w:rFonts w:cs="Arial"/>
                <w:sz w:val="18"/>
              </w:rPr>
            </w:pPr>
          </w:p>
        </w:tc>
        <w:tc>
          <w:tcPr>
            <w:tcW w:w="417" w:type="pct"/>
            <w:shd w:val="clear" w:color="auto" w:fill="auto"/>
          </w:tcPr>
          <w:p w14:paraId="4F1AED75"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57149198" w14:textId="77777777" w:rsidR="00882408" w:rsidRPr="00240940" w:rsidRDefault="00882408" w:rsidP="00B131AF">
            <w:pPr>
              <w:spacing w:before="120" w:after="120"/>
              <w:rPr>
                <w:rFonts w:cs="Arial"/>
                <w:sz w:val="18"/>
              </w:rPr>
            </w:pPr>
            <w:r>
              <w:rPr>
                <w:rFonts w:cs="Arial"/>
                <w:sz w:val="18"/>
              </w:rPr>
              <w:t>0, 1</w:t>
            </w:r>
          </w:p>
        </w:tc>
      </w:tr>
      <w:tr w:rsidR="00882408" w:rsidRPr="00240940" w14:paraId="6854CDF6" w14:textId="77777777" w:rsidTr="00B131AF">
        <w:tc>
          <w:tcPr>
            <w:tcW w:w="1665" w:type="pct"/>
            <w:gridSpan w:val="2"/>
            <w:shd w:val="clear" w:color="auto" w:fill="auto"/>
          </w:tcPr>
          <w:p w14:paraId="02523680" w14:textId="77777777" w:rsidR="00882408" w:rsidRPr="00240940" w:rsidRDefault="00882408" w:rsidP="00B131AF">
            <w:pPr>
              <w:spacing w:before="120" w:after="120"/>
              <w:rPr>
                <w:rFonts w:cs="Arial"/>
                <w:sz w:val="18"/>
              </w:rPr>
            </w:pPr>
            <w:r>
              <w:rPr>
                <w:rFonts w:cs="Arial"/>
                <w:sz w:val="18"/>
              </w:rPr>
              <w:t xml:space="preserve">   Online Resource</w:t>
            </w:r>
          </w:p>
        </w:tc>
        <w:tc>
          <w:tcPr>
            <w:tcW w:w="834" w:type="pct"/>
            <w:shd w:val="clear" w:color="auto" w:fill="auto"/>
          </w:tcPr>
          <w:p w14:paraId="2701708B" w14:textId="77777777" w:rsidR="00882408" w:rsidRPr="00240940" w:rsidRDefault="00882408" w:rsidP="00B131AF">
            <w:pPr>
              <w:spacing w:before="120" w:after="120"/>
              <w:rPr>
                <w:rFonts w:cs="Arial"/>
                <w:sz w:val="18"/>
              </w:rPr>
            </w:pPr>
          </w:p>
        </w:tc>
        <w:tc>
          <w:tcPr>
            <w:tcW w:w="1250" w:type="pct"/>
            <w:gridSpan w:val="2"/>
            <w:shd w:val="clear" w:color="auto" w:fill="auto"/>
          </w:tcPr>
          <w:p w14:paraId="7D474622" w14:textId="77777777" w:rsidR="00882408" w:rsidRPr="00240940" w:rsidRDefault="00882408" w:rsidP="00B131AF">
            <w:pPr>
              <w:spacing w:before="120" w:after="120"/>
              <w:rPr>
                <w:rFonts w:cs="Arial"/>
                <w:sz w:val="18"/>
              </w:rPr>
            </w:pPr>
          </w:p>
        </w:tc>
        <w:tc>
          <w:tcPr>
            <w:tcW w:w="417" w:type="pct"/>
            <w:shd w:val="clear" w:color="auto" w:fill="auto"/>
          </w:tcPr>
          <w:p w14:paraId="325A7BB1" w14:textId="77777777" w:rsidR="00882408" w:rsidRPr="00240940" w:rsidRDefault="00882408" w:rsidP="00B131AF">
            <w:pPr>
              <w:spacing w:before="120" w:after="120"/>
              <w:rPr>
                <w:rFonts w:cs="Arial"/>
                <w:sz w:val="18"/>
              </w:rPr>
            </w:pPr>
            <w:r>
              <w:rPr>
                <w:rFonts w:cs="Arial"/>
                <w:sz w:val="18"/>
              </w:rPr>
              <w:t>(S) C</w:t>
            </w:r>
          </w:p>
        </w:tc>
        <w:tc>
          <w:tcPr>
            <w:tcW w:w="834" w:type="pct"/>
            <w:shd w:val="clear" w:color="auto" w:fill="auto"/>
          </w:tcPr>
          <w:p w14:paraId="5447FA29" w14:textId="77777777" w:rsidR="00882408" w:rsidRPr="00240940" w:rsidRDefault="00882408" w:rsidP="00B131AF">
            <w:pPr>
              <w:spacing w:before="120" w:after="120"/>
              <w:rPr>
                <w:rFonts w:cs="Arial"/>
                <w:sz w:val="18"/>
              </w:rPr>
            </w:pPr>
            <w:r>
              <w:rPr>
                <w:rFonts w:cs="Arial"/>
                <w:sz w:val="18"/>
              </w:rPr>
              <w:t>0, 1</w:t>
            </w:r>
          </w:p>
        </w:tc>
      </w:tr>
      <w:tr w:rsidR="00882408" w:rsidRPr="00240940" w14:paraId="3D6064E4" w14:textId="77777777" w:rsidTr="00B131AF">
        <w:tc>
          <w:tcPr>
            <w:tcW w:w="1665" w:type="pct"/>
            <w:gridSpan w:val="2"/>
            <w:shd w:val="clear" w:color="auto" w:fill="auto"/>
          </w:tcPr>
          <w:p w14:paraId="186E32C2" w14:textId="77777777" w:rsidR="00882408" w:rsidRPr="00240940" w:rsidRDefault="00882408" w:rsidP="00B131AF">
            <w:pPr>
              <w:spacing w:before="120" w:after="120"/>
              <w:rPr>
                <w:rFonts w:cs="Arial"/>
                <w:sz w:val="18"/>
              </w:rPr>
            </w:pPr>
            <w:r>
              <w:rPr>
                <w:rFonts w:cs="Arial"/>
                <w:sz w:val="18"/>
              </w:rPr>
              <w:t xml:space="preserve">      Online Resource Linkage URL</w:t>
            </w:r>
          </w:p>
        </w:tc>
        <w:tc>
          <w:tcPr>
            <w:tcW w:w="834" w:type="pct"/>
            <w:shd w:val="clear" w:color="auto" w:fill="auto"/>
          </w:tcPr>
          <w:p w14:paraId="569DEE87" w14:textId="77777777" w:rsidR="00882408" w:rsidRPr="00240940" w:rsidRDefault="00882408" w:rsidP="00B131AF">
            <w:pPr>
              <w:spacing w:before="120" w:after="120"/>
              <w:rPr>
                <w:rFonts w:cs="Arial"/>
                <w:sz w:val="18"/>
              </w:rPr>
            </w:pPr>
          </w:p>
        </w:tc>
        <w:tc>
          <w:tcPr>
            <w:tcW w:w="1250" w:type="pct"/>
            <w:gridSpan w:val="2"/>
            <w:shd w:val="clear" w:color="auto" w:fill="auto"/>
          </w:tcPr>
          <w:p w14:paraId="03D497C6" w14:textId="77777777" w:rsidR="00882408" w:rsidRPr="00240940" w:rsidRDefault="00882408" w:rsidP="00B131AF">
            <w:pPr>
              <w:spacing w:before="120" w:after="120"/>
              <w:rPr>
                <w:rFonts w:cs="Arial"/>
                <w:sz w:val="18"/>
              </w:rPr>
            </w:pPr>
          </w:p>
        </w:tc>
        <w:tc>
          <w:tcPr>
            <w:tcW w:w="417" w:type="pct"/>
            <w:shd w:val="clear" w:color="auto" w:fill="auto"/>
          </w:tcPr>
          <w:p w14:paraId="0DCF3B88" w14:textId="77777777" w:rsidR="00882408" w:rsidRPr="00240940" w:rsidRDefault="00882408" w:rsidP="00B131AF">
            <w:pPr>
              <w:spacing w:before="120" w:after="120"/>
              <w:rPr>
                <w:rFonts w:cs="Arial"/>
                <w:sz w:val="18"/>
              </w:rPr>
            </w:pPr>
            <w:r>
              <w:rPr>
                <w:rFonts w:cs="Arial"/>
                <w:sz w:val="18"/>
              </w:rPr>
              <w:t>(S) UL</w:t>
            </w:r>
          </w:p>
        </w:tc>
        <w:tc>
          <w:tcPr>
            <w:tcW w:w="834" w:type="pct"/>
            <w:shd w:val="clear" w:color="auto" w:fill="auto"/>
          </w:tcPr>
          <w:p w14:paraId="622B9783" w14:textId="77777777" w:rsidR="00882408" w:rsidRPr="00240940" w:rsidRDefault="00882408" w:rsidP="00B131AF">
            <w:pPr>
              <w:spacing w:before="120" w:after="120"/>
              <w:rPr>
                <w:rFonts w:cs="Arial"/>
                <w:sz w:val="18"/>
              </w:rPr>
            </w:pPr>
            <w:r>
              <w:rPr>
                <w:rFonts w:cs="Arial"/>
                <w:sz w:val="18"/>
              </w:rPr>
              <w:t>1, 1</w:t>
            </w:r>
          </w:p>
        </w:tc>
      </w:tr>
      <w:tr w:rsidR="00882408" w:rsidRPr="00240940" w14:paraId="388620B0" w14:textId="77777777" w:rsidTr="00B131AF">
        <w:tc>
          <w:tcPr>
            <w:tcW w:w="1665" w:type="pct"/>
            <w:gridSpan w:val="2"/>
            <w:shd w:val="clear" w:color="auto" w:fill="auto"/>
          </w:tcPr>
          <w:p w14:paraId="360B52AC" w14:textId="77777777" w:rsidR="00882408" w:rsidRPr="00240940" w:rsidRDefault="00882408" w:rsidP="00B131AF">
            <w:pPr>
              <w:spacing w:before="120" w:after="120"/>
              <w:rPr>
                <w:rFonts w:cs="Arial"/>
                <w:sz w:val="18"/>
              </w:rPr>
            </w:pPr>
            <w:r>
              <w:rPr>
                <w:rFonts w:cs="Arial"/>
                <w:sz w:val="18"/>
              </w:rPr>
              <w:t xml:space="preserve">      Protocol</w:t>
            </w:r>
          </w:p>
        </w:tc>
        <w:tc>
          <w:tcPr>
            <w:tcW w:w="834" w:type="pct"/>
            <w:shd w:val="clear" w:color="auto" w:fill="auto"/>
          </w:tcPr>
          <w:p w14:paraId="6B6F7423" w14:textId="77777777" w:rsidR="00882408" w:rsidRPr="00240940" w:rsidRDefault="00882408" w:rsidP="00B131AF">
            <w:pPr>
              <w:spacing w:before="120" w:after="120"/>
              <w:rPr>
                <w:rFonts w:cs="Arial"/>
                <w:sz w:val="18"/>
              </w:rPr>
            </w:pPr>
          </w:p>
        </w:tc>
        <w:tc>
          <w:tcPr>
            <w:tcW w:w="1250" w:type="pct"/>
            <w:gridSpan w:val="2"/>
            <w:shd w:val="clear" w:color="auto" w:fill="auto"/>
          </w:tcPr>
          <w:p w14:paraId="2DC752E2" w14:textId="77777777" w:rsidR="00882408" w:rsidRPr="00240940" w:rsidRDefault="00882408" w:rsidP="00B131AF">
            <w:pPr>
              <w:spacing w:before="120" w:after="120"/>
              <w:rPr>
                <w:rFonts w:cs="Arial"/>
                <w:sz w:val="18"/>
              </w:rPr>
            </w:pPr>
          </w:p>
        </w:tc>
        <w:tc>
          <w:tcPr>
            <w:tcW w:w="417" w:type="pct"/>
            <w:shd w:val="clear" w:color="auto" w:fill="auto"/>
          </w:tcPr>
          <w:p w14:paraId="52C37ECB"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30E411A8" w14:textId="77777777" w:rsidR="00882408" w:rsidRPr="00240940" w:rsidRDefault="00882408" w:rsidP="00B131AF">
            <w:pPr>
              <w:spacing w:before="120" w:after="120"/>
              <w:rPr>
                <w:rFonts w:cs="Arial"/>
                <w:sz w:val="18"/>
              </w:rPr>
            </w:pPr>
            <w:r>
              <w:rPr>
                <w:rFonts w:cs="Arial"/>
                <w:sz w:val="18"/>
              </w:rPr>
              <w:t>0, 1</w:t>
            </w:r>
          </w:p>
        </w:tc>
      </w:tr>
      <w:tr w:rsidR="00882408" w:rsidRPr="00240940" w14:paraId="4D2E21A2" w14:textId="77777777" w:rsidTr="00B131AF">
        <w:tc>
          <w:tcPr>
            <w:tcW w:w="1665" w:type="pct"/>
            <w:gridSpan w:val="2"/>
            <w:shd w:val="clear" w:color="auto" w:fill="auto"/>
          </w:tcPr>
          <w:p w14:paraId="0CA0E4CB" w14:textId="77777777" w:rsidR="00882408" w:rsidRPr="00240940" w:rsidRDefault="00882408" w:rsidP="00B131AF">
            <w:pPr>
              <w:spacing w:before="120" w:after="120"/>
              <w:rPr>
                <w:rFonts w:cs="Arial"/>
                <w:sz w:val="18"/>
              </w:rPr>
            </w:pPr>
            <w:r>
              <w:rPr>
                <w:rFonts w:cs="Arial"/>
                <w:sz w:val="18"/>
              </w:rPr>
              <w:t xml:space="preserve">      Application Profile</w:t>
            </w:r>
          </w:p>
        </w:tc>
        <w:tc>
          <w:tcPr>
            <w:tcW w:w="834" w:type="pct"/>
            <w:shd w:val="clear" w:color="auto" w:fill="auto"/>
          </w:tcPr>
          <w:p w14:paraId="137605F5" w14:textId="77777777" w:rsidR="00882408" w:rsidRPr="00240940" w:rsidRDefault="00882408" w:rsidP="00B131AF">
            <w:pPr>
              <w:spacing w:before="120" w:after="120"/>
              <w:rPr>
                <w:rFonts w:cs="Arial"/>
                <w:sz w:val="18"/>
              </w:rPr>
            </w:pPr>
          </w:p>
        </w:tc>
        <w:tc>
          <w:tcPr>
            <w:tcW w:w="1250" w:type="pct"/>
            <w:gridSpan w:val="2"/>
            <w:shd w:val="clear" w:color="auto" w:fill="auto"/>
          </w:tcPr>
          <w:p w14:paraId="31CF430C" w14:textId="77777777" w:rsidR="00882408" w:rsidRPr="00240940" w:rsidRDefault="00882408" w:rsidP="00B131AF">
            <w:pPr>
              <w:spacing w:before="120" w:after="120"/>
              <w:rPr>
                <w:rFonts w:cs="Arial"/>
                <w:sz w:val="18"/>
              </w:rPr>
            </w:pPr>
          </w:p>
        </w:tc>
        <w:tc>
          <w:tcPr>
            <w:tcW w:w="417" w:type="pct"/>
            <w:shd w:val="clear" w:color="auto" w:fill="auto"/>
          </w:tcPr>
          <w:p w14:paraId="774C024A"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3A00D668" w14:textId="77777777" w:rsidR="00882408" w:rsidRPr="00240940" w:rsidRDefault="00882408" w:rsidP="00B131AF">
            <w:pPr>
              <w:spacing w:before="120" w:after="120"/>
              <w:rPr>
                <w:rFonts w:cs="Arial"/>
                <w:sz w:val="18"/>
              </w:rPr>
            </w:pPr>
            <w:r>
              <w:rPr>
                <w:rFonts w:cs="Arial"/>
                <w:sz w:val="18"/>
              </w:rPr>
              <w:t>0, 1</w:t>
            </w:r>
          </w:p>
        </w:tc>
      </w:tr>
      <w:tr w:rsidR="00882408" w:rsidRPr="00240940" w14:paraId="3855E457" w14:textId="77777777" w:rsidTr="00B131AF">
        <w:tc>
          <w:tcPr>
            <w:tcW w:w="1665" w:type="pct"/>
            <w:gridSpan w:val="2"/>
            <w:shd w:val="clear" w:color="auto" w:fill="auto"/>
          </w:tcPr>
          <w:p w14:paraId="7DCD131F" w14:textId="77777777" w:rsidR="00882408" w:rsidRPr="00240940" w:rsidRDefault="00882408" w:rsidP="00B131AF">
            <w:pPr>
              <w:spacing w:before="120" w:after="120"/>
              <w:rPr>
                <w:rFonts w:cs="Arial"/>
                <w:sz w:val="18"/>
              </w:rPr>
            </w:pPr>
            <w:r>
              <w:rPr>
                <w:rFonts w:cs="Arial"/>
                <w:sz w:val="18"/>
              </w:rPr>
              <w:t xml:space="preserve">      Name of Resource</w:t>
            </w:r>
          </w:p>
        </w:tc>
        <w:tc>
          <w:tcPr>
            <w:tcW w:w="834" w:type="pct"/>
            <w:shd w:val="clear" w:color="auto" w:fill="auto"/>
          </w:tcPr>
          <w:p w14:paraId="3F639335" w14:textId="77777777" w:rsidR="00882408" w:rsidRPr="00240940" w:rsidRDefault="00882408" w:rsidP="00B131AF">
            <w:pPr>
              <w:spacing w:before="120" w:after="120"/>
              <w:rPr>
                <w:rFonts w:cs="Arial"/>
                <w:sz w:val="18"/>
              </w:rPr>
            </w:pPr>
          </w:p>
        </w:tc>
        <w:tc>
          <w:tcPr>
            <w:tcW w:w="1250" w:type="pct"/>
            <w:gridSpan w:val="2"/>
            <w:shd w:val="clear" w:color="auto" w:fill="auto"/>
          </w:tcPr>
          <w:p w14:paraId="6A133756" w14:textId="77777777" w:rsidR="00882408" w:rsidRPr="00240940" w:rsidRDefault="00882408" w:rsidP="00B131AF">
            <w:pPr>
              <w:spacing w:before="120" w:after="120"/>
              <w:rPr>
                <w:rFonts w:cs="Arial"/>
                <w:sz w:val="18"/>
              </w:rPr>
            </w:pPr>
          </w:p>
        </w:tc>
        <w:tc>
          <w:tcPr>
            <w:tcW w:w="417" w:type="pct"/>
            <w:shd w:val="clear" w:color="auto" w:fill="auto"/>
          </w:tcPr>
          <w:p w14:paraId="7E3ECB56"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4A0B8E10" w14:textId="77777777" w:rsidR="00882408" w:rsidRPr="00240940" w:rsidRDefault="00882408" w:rsidP="00B131AF">
            <w:pPr>
              <w:spacing w:before="120" w:after="120"/>
              <w:rPr>
                <w:rFonts w:cs="Arial"/>
                <w:sz w:val="18"/>
              </w:rPr>
            </w:pPr>
            <w:r>
              <w:rPr>
                <w:rFonts w:cs="Arial"/>
                <w:sz w:val="18"/>
              </w:rPr>
              <w:t>0, 1</w:t>
            </w:r>
          </w:p>
        </w:tc>
      </w:tr>
      <w:tr w:rsidR="00882408" w:rsidRPr="00240940" w14:paraId="397593C6" w14:textId="77777777" w:rsidTr="00B131AF">
        <w:tc>
          <w:tcPr>
            <w:tcW w:w="1665" w:type="pct"/>
            <w:gridSpan w:val="2"/>
            <w:shd w:val="clear" w:color="auto" w:fill="auto"/>
          </w:tcPr>
          <w:p w14:paraId="52259FFE" w14:textId="77777777" w:rsidR="00882408" w:rsidRPr="00240940" w:rsidRDefault="00882408" w:rsidP="00B131AF">
            <w:pPr>
              <w:spacing w:before="120" w:after="120"/>
              <w:rPr>
                <w:rFonts w:cs="Arial"/>
                <w:sz w:val="18"/>
              </w:rPr>
            </w:pPr>
            <w:r>
              <w:rPr>
                <w:rFonts w:cs="Arial"/>
                <w:sz w:val="18"/>
              </w:rPr>
              <w:t xml:space="preserve">      Online Resource Description</w:t>
            </w:r>
          </w:p>
        </w:tc>
        <w:tc>
          <w:tcPr>
            <w:tcW w:w="834" w:type="pct"/>
            <w:shd w:val="clear" w:color="auto" w:fill="auto"/>
          </w:tcPr>
          <w:p w14:paraId="0877AA92" w14:textId="77777777" w:rsidR="00882408" w:rsidRPr="00240940" w:rsidRDefault="00882408" w:rsidP="00B131AF">
            <w:pPr>
              <w:spacing w:before="120" w:after="120"/>
              <w:rPr>
                <w:rFonts w:cs="Arial"/>
                <w:sz w:val="18"/>
              </w:rPr>
            </w:pPr>
          </w:p>
        </w:tc>
        <w:tc>
          <w:tcPr>
            <w:tcW w:w="1250" w:type="pct"/>
            <w:gridSpan w:val="2"/>
            <w:shd w:val="clear" w:color="auto" w:fill="auto"/>
          </w:tcPr>
          <w:p w14:paraId="71D7479A" w14:textId="77777777" w:rsidR="00882408" w:rsidRPr="00240940" w:rsidRDefault="00882408" w:rsidP="00B131AF">
            <w:pPr>
              <w:spacing w:before="120" w:after="120"/>
              <w:rPr>
                <w:rFonts w:cs="Arial"/>
                <w:sz w:val="18"/>
              </w:rPr>
            </w:pPr>
          </w:p>
        </w:tc>
        <w:tc>
          <w:tcPr>
            <w:tcW w:w="417" w:type="pct"/>
            <w:shd w:val="clear" w:color="auto" w:fill="auto"/>
          </w:tcPr>
          <w:p w14:paraId="6AE2D15C"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1A869E5A" w14:textId="77777777" w:rsidR="00882408" w:rsidRPr="00240940" w:rsidRDefault="00882408" w:rsidP="00B131AF">
            <w:pPr>
              <w:spacing w:before="120" w:after="120"/>
              <w:rPr>
                <w:rFonts w:cs="Arial"/>
                <w:sz w:val="18"/>
              </w:rPr>
            </w:pPr>
            <w:r>
              <w:rPr>
                <w:rFonts w:cs="Arial"/>
                <w:sz w:val="18"/>
              </w:rPr>
              <w:t>0, 1</w:t>
            </w:r>
          </w:p>
        </w:tc>
      </w:tr>
      <w:tr w:rsidR="00882408" w:rsidRPr="00240940" w14:paraId="6590F2FB" w14:textId="77777777" w:rsidTr="00B131AF">
        <w:tc>
          <w:tcPr>
            <w:tcW w:w="1665" w:type="pct"/>
            <w:gridSpan w:val="2"/>
            <w:shd w:val="clear" w:color="auto" w:fill="auto"/>
          </w:tcPr>
          <w:p w14:paraId="6EB2EBCB" w14:textId="77777777" w:rsidR="00882408" w:rsidRPr="00240940" w:rsidRDefault="00882408" w:rsidP="00B131AF">
            <w:pPr>
              <w:spacing w:before="120" w:after="120"/>
              <w:rPr>
                <w:rFonts w:cs="Arial"/>
                <w:sz w:val="18"/>
              </w:rPr>
            </w:pPr>
            <w:r>
              <w:rPr>
                <w:rFonts w:cs="Arial"/>
                <w:sz w:val="18"/>
              </w:rPr>
              <w:t xml:space="preserve">      Online Function</w:t>
            </w:r>
          </w:p>
        </w:tc>
        <w:tc>
          <w:tcPr>
            <w:tcW w:w="834" w:type="pct"/>
            <w:shd w:val="clear" w:color="auto" w:fill="auto"/>
          </w:tcPr>
          <w:p w14:paraId="610CB4EB" w14:textId="77777777" w:rsidR="00882408" w:rsidRPr="00240940" w:rsidRDefault="00882408" w:rsidP="00B131AF">
            <w:pPr>
              <w:spacing w:before="120" w:after="120"/>
              <w:rPr>
                <w:rFonts w:cs="Arial"/>
                <w:sz w:val="18"/>
              </w:rPr>
            </w:pPr>
          </w:p>
        </w:tc>
        <w:tc>
          <w:tcPr>
            <w:tcW w:w="1250" w:type="pct"/>
            <w:gridSpan w:val="2"/>
            <w:shd w:val="clear" w:color="auto" w:fill="auto"/>
          </w:tcPr>
          <w:p w14:paraId="3F85840C" w14:textId="77777777" w:rsidR="00882408" w:rsidRDefault="00882408" w:rsidP="00B131AF">
            <w:pPr>
              <w:spacing w:before="120" w:after="120"/>
              <w:rPr>
                <w:rFonts w:cs="Arial"/>
                <w:sz w:val="18"/>
              </w:rPr>
            </w:pPr>
            <w:r>
              <w:rPr>
                <w:rFonts w:cs="Arial"/>
                <w:sz w:val="18"/>
              </w:rPr>
              <w:t>1 : Download</w:t>
            </w:r>
          </w:p>
          <w:p w14:paraId="002790B0" w14:textId="77777777" w:rsidR="00882408" w:rsidRDefault="00882408" w:rsidP="00B131AF">
            <w:pPr>
              <w:spacing w:before="120" w:after="120"/>
              <w:rPr>
                <w:rFonts w:cs="Arial"/>
                <w:sz w:val="18"/>
              </w:rPr>
            </w:pPr>
            <w:r>
              <w:rPr>
                <w:rFonts w:cs="Arial"/>
                <w:sz w:val="18"/>
              </w:rPr>
              <w:t>3 : Offline Access</w:t>
            </w:r>
          </w:p>
          <w:p w14:paraId="08E658A1" w14:textId="77777777" w:rsidR="00882408" w:rsidRDefault="00882408" w:rsidP="00B131AF">
            <w:pPr>
              <w:spacing w:before="120" w:after="120"/>
              <w:rPr>
                <w:rFonts w:cs="Arial"/>
                <w:sz w:val="18"/>
              </w:rPr>
            </w:pPr>
            <w:r>
              <w:rPr>
                <w:rFonts w:cs="Arial"/>
                <w:sz w:val="18"/>
              </w:rPr>
              <w:t>4 : Order</w:t>
            </w:r>
          </w:p>
          <w:p w14:paraId="07E2BDCF" w14:textId="77777777" w:rsidR="00882408" w:rsidRDefault="00882408" w:rsidP="00B131AF">
            <w:pPr>
              <w:spacing w:before="120" w:after="120"/>
              <w:rPr>
                <w:rFonts w:cs="Arial"/>
                <w:sz w:val="18"/>
              </w:rPr>
            </w:pPr>
            <w:r>
              <w:rPr>
                <w:rFonts w:cs="Arial"/>
                <w:sz w:val="18"/>
              </w:rPr>
              <w:t>5 : Search</w:t>
            </w:r>
          </w:p>
          <w:p w14:paraId="20985B39" w14:textId="77777777" w:rsidR="00882408" w:rsidRDefault="00882408" w:rsidP="00B131AF">
            <w:pPr>
              <w:spacing w:before="120" w:after="120"/>
              <w:rPr>
                <w:rFonts w:cs="Arial"/>
                <w:sz w:val="18"/>
              </w:rPr>
            </w:pPr>
            <w:r>
              <w:rPr>
                <w:rFonts w:cs="Arial"/>
                <w:sz w:val="18"/>
              </w:rPr>
              <w:t>6 : Complete Metadata</w:t>
            </w:r>
          </w:p>
          <w:p w14:paraId="0FF06AA9" w14:textId="77777777" w:rsidR="00882408" w:rsidRDefault="00882408" w:rsidP="00B131AF">
            <w:pPr>
              <w:spacing w:before="120" w:after="120"/>
              <w:rPr>
                <w:rFonts w:cs="Arial"/>
                <w:sz w:val="18"/>
              </w:rPr>
            </w:pPr>
            <w:r>
              <w:rPr>
                <w:rFonts w:cs="Arial"/>
                <w:sz w:val="18"/>
              </w:rPr>
              <w:lastRenderedPageBreak/>
              <w:t>7 : Browse Graphic</w:t>
            </w:r>
          </w:p>
          <w:p w14:paraId="153896E3" w14:textId="77777777" w:rsidR="00882408" w:rsidRDefault="00882408" w:rsidP="00B131AF">
            <w:pPr>
              <w:spacing w:before="120" w:after="120"/>
              <w:rPr>
                <w:rFonts w:cs="Arial"/>
                <w:sz w:val="18"/>
              </w:rPr>
            </w:pPr>
            <w:r>
              <w:rPr>
                <w:rFonts w:cs="Arial"/>
                <w:sz w:val="18"/>
              </w:rPr>
              <w:t>8 : Upload</w:t>
            </w:r>
          </w:p>
          <w:p w14:paraId="37012C80" w14:textId="77777777" w:rsidR="00882408" w:rsidRDefault="00882408" w:rsidP="00B131AF">
            <w:pPr>
              <w:spacing w:before="120" w:after="120"/>
              <w:rPr>
                <w:rFonts w:cs="Arial"/>
                <w:sz w:val="18"/>
              </w:rPr>
            </w:pPr>
            <w:r>
              <w:rPr>
                <w:rFonts w:cs="Arial"/>
                <w:sz w:val="18"/>
              </w:rPr>
              <w:t>9 : Email Service</w:t>
            </w:r>
          </w:p>
          <w:p w14:paraId="43150085" w14:textId="77777777" w:rsidR="00882408" w:rsidRDefault="00882408" w:rsidP="00B131AF">
            <w:pPr>
              <w:spacing w:before="120" w:after="120"/>
              <w:rPr>
                <w:rFonts w:cs="Arial"/>
                <w:sz w:val="18"/>
              </w:rPr>
            </w:pPr>
            <w:r>
              <w:rPr>
                <w:rFonts w:cs="Arial"/>
                <w:sz w:val="18"/>
              </w:rPr>
              <w:t>10 : Browsing</w:t>
            </w:r>
          </w:p>
          <w:p w14:paraId="17C1B5E0" w14:textId="77777777" w:rsidR="00882408" w:rsidRPr="00240940" w:rsidRDefault="00882408" w:rsidP="00B131AF">
            <w:pPr>
              <w:spacing w:before="120" w:after="120"/>
              <w:rPr>
                <w:rFonts w:cs="Arial"/>
                <w:sz w:val="18"/>
              </w:rPr>
            </w:pPr>
            <w:r>
              <w:rPr>
                <w:rFonts w:cs="Arial"/>
                <w:sz w:val="18"/>
              </w:rPr>
              <w:t>11 : File Access</w:t>
            </w:r>
          </w:p>
        </w:tc>
        <w:tc>
          <w:tcPr>
            <w:tcW w:w="417" w:type="pct"/>
            <w:shd w:val="clear" w:color="auto" w:fill="auto"/>
          </w:tcPr>
          <w:p w14:paraId="7D6B17C1" w14:textId="77777777" w:rsidR="00882408" w:rsidRPr="00240940" w:rsidRDefault="00882408" w:rsidP="00B131AF">
            <w:pPr>
              <w:spacing w:before="120" w:after="120"/>
              <w:rPr>
                <w:rFonts w:cs="Arial"/>
                <w:sz w:val="18"/>
              </w:rPr>
            </w:pPr>
            <w:r>
              <w:rPr>
                <w:rFonts w:cs="Arial"/>
                <w:sz w:val="18"/>
              </w:rPr>
              <w:lastRenderedPageBreak/>
              <w:t>(S) EN</w:t>
            </w:r>
          </w:p>
        </w:tc>
        <w:tc>
          <w:tcPr>
            <w:tcW w:w="834" w:type="pct"/>
            <w:shd w:val="clear" w:color="auto" w:fill="auto"/>
          </w:tcPr>
          <w:p w14:paraId="107B4EF6" w14:textId="77777777" w:rsidR="00882408" w:rsidRPr="00240940" w:rsidRDefault="00882408" w:rsidP="00B131AF">
            <w:pPr>
              <w:spacing w:before="120" w:after="120"/>
              <w:rPr>
                <w:rFonts w:cs="Arial"/>
                <w:sz w:val="18"/>
              </w:rPr>
            </w:pPr>
            <w:r>
              <w:rPr>
                <w:rFonts w:cs="Arial"/>
                <w:sz w:val="18"/>
              </w:rPr>
              <w:t>0, 1</w:t>
            </w:r>
          </w:p>
        </w:tc>
      </w:tr>
      <w:tr w:rsidR="00882408" w:rsidRPr="00240940" w14:paraId="43E2B7DD" w14:textId="77777777" w:rsidTr="00B131AF">
        <w:tc>
          <w:tcPr>
            <w:tcW w:w="1665" w:type="pct"/>
            <w:gridSpan w:val="2"/>
            <w:shd w:val="clear" w:color="auto" w:fill="auto"/>
          </w:tcPr>
          <w:p w14:paraId="04C66932" w14:textId="77777777" w:rsidR="00882408" w:rsidRPr="00240940" w:rsidRDefault="00882408" w:rsidP="00B131AF">
            <w:pPr>
              <w:spacing w:before="120" w:after="120"/>
              <w:rPr>
                <w:rFonts w:cs="Arial"/>
                <w:sz w:val="18"/>
              </w:rPr>
            </w:pPr>
            <w:r>
              <w:rPr>
                <w:rFonts w:cs="Arial"/>
                <w:sz w:val="18"/>
              </w:rPr>
              <w:t xml:space="preserve">      Protocol request</w:t>
            </w:r>
          </w:p>
        </w:tc>
        <w:tc>
          <w:tcPr>
            <w:tcW w:w="834" w:type="pct"/>
            <w:shd w:val="clear" w:color="auto" w:fill="auto"/>
          </w:tcPr>
          <w:p w14:paraId="4ABE46C1" w14:textId="77777777" w:rsidR="00882408" w:rsidRPr="00240940" w:rsidRDefault="00882408" w:rsidP="00B131AF">
            <w:pPr>
              <w:spacing w:before="120" w:after="120"/>
              <w:rPr>
                <w:rFonts w:cs="Arial"/>
                <w:sz w:val="18"/>
              </w:rPr>
            </w:pPr>
          </w:p>
        </w:tc>
        <w:tc>
          <w:tcPr>
            <w:tcW w:w="1250" w:type="pct"/>
            <w:gridSpan w:val="2"/>
            <w:shd w:val="clear" w:color="auto" w:fill="auto"/>
          </w:tcPr>
          <w:p w14:paraId="00AD3EAC" w14:textId="77777777" w:rsidR="00882408" w:rsidRPr="00240940" w:rsidRDefault="00882408" w:rsidP="00B131AF">
            <w:pPr>
              <w:spacing w:before="120" w:after="120"/>
              <w:rPr>
                <w:rFonts w:cs="Arial"/>
                <w:sz w:val="18"/>
              </w:rPr>
            </w:pPr>
          </w:p>
        </w:tc>
        <w:tc>
          <w:tcPr>
            <w:tcW w:w="417" w:type="pct"/>
            <w:shd w:val="clear" w:color="auto" w:fill="auto"/>
          </w:tcPr>
          <w:p w14:paraId="1149F6D2"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5D8EA1D1" w14:textId="77777777" w:rsidR="00882408" w:rsidRPr="00240940" w:rsidRDefault="00882408" w:rsidP="00B131AF">
            <w:pPr>
              <w:spacing w:before="120" w:after="120"/>
              <w:rPr>
                <w:rFonts w:cs="Arial"/>
                <w:sz w:val="18"/>
              </w:rPr>
            </w:pPr>
            <w:r>
              <w:rPr>
                <w:rFonts w:cs="Arial"/>
                <w:sz w:val="18"/>
              </w:rPr>
              <w:t>0, 1</w:t>
            </w:r>
          </w:p>
        </w:tc>
      </w:tr>
      <w:tr w:rsidR="00882408" w:rsidRPr="00240940" w14:paraId="5C3D742A" w14:textId="77777777" w:rsidTr="00B131AF">
        <w:tc>
          <w:tcPr>
            <w:tcW w:w="1665" w:type="pct"/>
            <w:gridSpan w:val="2"/>
            <w:shd w:val="clear" w:color="auto" w:fill="auto"/>
          </w:tcPr>
          <w:p w14:paraId="6BB46EDA" w14:textId="77777777" w:rsidR="00882408" w:rsidRPr="00240940" w:rsidRDefault="00882408" w:rsidP="00B131AF">
            <w:pPr>
              <w:spacing w:before="120" w:after="120"/>
              <w:rPr>
                <w:rFonts w:cs="Arial"/>
                <w:sz w:val="18"/>
              </w:rPr>
            </w:pPr>
            <w:r>
              <w:rPr>
                <w:rFonts w:cs="Arial"/>
                <w:sz w:val="18"/>
              </w:rPr>
              <w:t xml:space="preserve">   Source</w:t>
            </w:r>
          </w:p>
        </w:tc>
        <w:tc>
          <w:tcPr>
            <w:tcW w:w="834" w:type="pct"/>
            <w:shd w:val="clear" w:color="auto" w:fill="auto"/>
          </w:tcPr>
          <w:p w14:paraId="040D8BAC" w14:textId="77777777" w:rsidR="00882408" w:rsidRPr="00240940" w:rsidRDefault="00882408" w:rsidP="00B131AF">
            <w:pPr>
              <w:spacing w:before="120" w:after="120"/>
              <w:rPr>
                <w:rFonts w:cs="Arial"/>
                <w:sz w:val="18"/>
              </w:rPr>
            </w:pPr>
          </w:p>
        </w:tc>
        <w:tc>
          <w:tcPr>
            <w:tcW w:w="1250" w:type="pct"/>
            <w:gridSpan w:val="2"/>
            <w:shd w:val="clear" w:color="auto" w:fill="auto"/>
          </w:tcPr>
          <w:p w14:paraId="16B3FD4F" w14:textId="77777777" w:rsidR="00882408" w:rsidRPr="00240940" w:rsidRDefault="00882408" w:rsidP="00B131AF">
            <w:pPr>
              <w:spacing w:before="120" w:after="120"/>
              <w:rPr>
                <w:rFonts w:cs="Arial"/>
                <w:sz w:val="18"/>
              </w:rPr>
            </w:pPr>
          </w:p>
        </w:tc>
        <w:tc>
          <w:tcPr>
            <w:tcW w:w="417" w:type="pct"/>
            <w:shd w:val="clear" w:color="auto" w:fill="auto"/>
          </w:tcPr>
          <w:p w14:paraId="12097F8B" w14:textId="77777777" w:rsidR="00882408" w:rsidRPr="00240940" w:rsidRDefault="00882408" w:rsidP="00B131AF">
            <w:pPr>
              <w:spacing w:before="120" w:after="120"/>
              <w:rPr>
                <w:rFonts w:cs="Arial"/>
                <w:sz w:val="18"/>
              </w:rPr>
            </w:pPr>
            <w:r>
              <w:rPr>
                <w:rFonts w:cs="Arial"/>
                <w:sz w:val="18"/>
              </w:rPr>
              <w:t>(S) TE</w:t>
            </w:r>
          </w:p>
        </w:tc>
        <w:tc>
          <w:tcPr>
            <w:tcW w:w="834" w:type="pct"/>
            <w:shd w:val="clear" w:color="auto" w:fill="auto"/>
          </w:tcPr>
          <w:p w14:paraId="116EA1AF" w14:textId="77777777" w:rsidR="00882408" w:rsidRPr="00240940" w:rsidRDefault="00882408" w:rsidP="00B131AF">
            <w:pPr>
              <w:spacing w:before="120" w:after="120"/>
              <w:rPr>
                <w:rFonts w:cs="Arial"/>
                <w:sz w:val="18"/>
              </w:rPr>
            </w:pPr>
            <w:r>
              <w:rPr>
                <w:rFonts w:cs="Arial"/>
                <w:sz w:val="18"/>
              </w:rPr>
              <w:t>0, 1</w:t>
            </w:r>
          </w:p>
        </w:tc>
      </w:tr>
      <w:tr w:rsidR="00882408" w:rsidRPr="00240940" w14:paraId="3D3BBBDD" w14:textId="77777777" w:rsidTr="00B131AF">
        <w:tc>
          <w:tcPr>
            <w:tcW w:w="1665" w:type="pct"/>
            <w:gridSpan w:val="2"/>
            <w:shd w:val="clear" w:color="auto" w:fill="auto"/>
          </w:tcPr>
          <w:p w14:paraId="3C9E54F0" w14:textId="77777777" w:rsidR="00882408" w:rsidRPr="00240940" w:rsidRDefault="00882408" w:rsidP="00B131AF">
            <w:pPr>
              <w:spacing w:before="120" w:after="120"/>
              <w:rPr>
                <w:rFonts w:cs="Arial"/>
                <w:sz w:val="18"/>
              </w:rPr>
            </w:pPr>
            <w:r>
              <w:rPr>
                <w:rFonts w:cs="Arial"/>
                <w:sz w:val="18"/>
              </w:rPr>
              <w:t xml:space="preserve">   Source Type</w:t>
            </w:r>
          </w:p>
        </w:tc>
        <w:tc>
          <w:tcPr>
            <w:tcW w:w="834" w:type="pct"/>
            <w:shd w:val="clear" w:color="auto" w:fill="auto"/>
          </w:tcPr>
          <w:p w14:paraId="212D4153" w14:textId="77777777" w:rsidR="00882408" w:rsidRPr="00240940" w:rsidRDefault="00882408" w:rsidP="00B131AF">
            <w:pPr>
              <w:spacing w:before="120" w:after="120"/>
              <w:rPr>
                <w:rFonts w:cs="Arial"/>
                <w:sz w:val="18"/>
              </w:rPr>
            </w:pPr>
          </w:p>
        </w:tc>
        <w:tc>
          <w:tcPr>
            <w:tcW w:w="1250" w:type="pct"/>
            <w:gridSpan w:val="2"/>
            <w:shd w:val="clear" w:color="auto" w:fill="auto"/>
          </w:tcPr>
          <w:p w14:paraId="602FC13A" w14:textId="77777777" w:rsidR="00882408" w:rsidRDefault="00882408" w:rsidP="00B131AF">
            <w:pPr>
              <w:spacing w:before="120" w:after="120"/>
              <w:rPr>
                <w:rFonts w:cs="Arial"/>
                <w:sz w:val="18"/>
              </w:rPr>
            </w:pPr>
            <w:r>
              <w:rPr>
                <w:rFonts w:cs="Arial"/>
                <w:sz w:val="18"/>
              </w:rPr>
              <w:t>1 : Law or Regulation</w:t>
            </w:r>
          </w:p>
          <w:p w14:paraId="2314B121" w14:textId="77777777" w:rsidR="00882408" w:rsidRDefault="00882408" w:rsidP="00B131AF">
            <w:pPr>
              <w:spacing w:before="120" w:after="120"/>
              <w:rPr>
                <w:rFonts w:cs="Arial"/>
                <w:sz w:val="18"/>
              </w:rPr>
            </w:pPr>
            <w:r>
              <w:rPr>
                <w:rFonts w:cs="Arial"/>
                <w:sz w:val="18"/>
              </w:rPr>
              <w:t>2 : Official Publication</w:t>
            </w:r>
          </w:p>
          <w:p w14:paraId="6BDBF768" w14:textId="77777777" w:rsidR="00882408" w:rsidRDefault="00882408" w:rsidP="00B131AF">
            <w:pPr>
              <w:spacing w:before="120" w:after="120"/>
              <w:rPr>
                <w:rFonts w:cs="Arial"/>
                <w:sz w:val="18"/>
              </w:rPr>
            </w:pPr>
            <w:r>
              <w:rPr>
                <w:rFonts w:cs="Arial"/>
                <w:sz w:val="18"/>
              </w:rPr>
              <w:t>7 : Mariner Report, Confirmed</w:t>
            </w:r>
          </w:p>
          <w:p w14:paraId="70AF485D" w14:textId="77777777" w:rsidR="00882408" w:rsidRDefault="00882408" w:rsidP="00B131AF">
            <w:pPr>
              <w:spacing w:before="120" w:after="120"/>
              <w:rPr>
                <w:rFonts w:cs="Arial"/>
                <w:sz w:val="18"/>
              </w:rPr>
            </w:pPr>
            <w:r>
              <w:rPr>
                <w:rFonts w:cs="Arial"/>
                <w:sz w:val="18"/>
              </w:rPr>
              <w:t>8 : Mariner Report, Not Confirmed</w:t>
            </w:r>
          </w:p>
          <w:p w14:paraId="0F781418" w14:textId="77777777" w:rsidR="00882408" w:rsidRDefault="00882408" w:rsidP="00B131AF">
            <w:pPr>
              <w:spacing w:before="120" w:after="120"/>
              <w:rPr>
                <w:rFonts w:cs="Arial"/>
                <w:sz w:val="18"/>
              </w:rPr>
            </w:pPr>
            <w:r>
              <w:rPr>
                <w:rFonts w:cs="Arial"/>
                <w:sz w:val="18"/>
              </w:rPr>
              <w:t>9 : Industry Publications and Reports</w:t>
            </w:r>
          </w:p>
          <w:p w14:paraId="0CA79D63" w14:textId="77777777" w:rsidR="00882408" w:rsidRDefault="00882408" w:rsidP="00B131AF">
            <w:pPr>
              <w:spacing w:before="120" w:after="120"/>
              <w:rPr>
                <w:rFonts w:cs="Arial"/>
                <w:sz w:val="18"/>
              </w:rPr>
            </w:pPr>
            <w:r>
              <w:rPr>
                <w:rFonts w:cs="Arial"/>
                <w:sz w:val="18"/>
              </w:rPr>
              <w:t>10 : Remotely Sensed Images</w:t>
            </w:r>
          </w:p>
          <w:p w14:paraId="154D8914" w14:textId="77777777" w:rsidR="00882408" w:rsidRDefault="00882408" w:rsidP="00B131AF">
            <w:pPr>
              <w:spacing w:before="120" w:after="120"/>
              <w:rPr>
                <w:rFonts w:cs="Arial"/>
                <w:sz w:val="18"/>
              </w:rPr>
            </w:pPr>
            <w:r>
              <w:rPr>
                <w:rFonts w:cs="Arial"/>
                <w:sz w:val="18"/>
              </w:rPr>
              <w:t>11 : Photographs</w:t>
            </w:r>
          </w:p>
          <w:p w14:paraId="5A907AE3" w14:textId="77777777" w:rsidR="00882408" w:rsidRDefault="00882408" w:rsidP="00B131AF">
            <w:pPr>
              <w:spacing w:before="120" w:after="120"/>
              <w:rPr>
                <w:rFonts w:cs="Arial"/>
                <w:sz w:val="18"/>
              </w:rPr>
            </w:pPr>
            <w:r>
              <w:rPr>
                <w:rFonts w:cs="Arial"/>
                <w:sz w:val="18"/>
              </w:rPr>
              <w:t>12 : Products Issued by HO Services</w:t>
            </w:r>
          </w:p>
          <w:p w14:paraId="73C74043" w14:textId="77777777" w:rsidR="00882408" w:rsidRDefault="00882408" w:rsidP="00B131AF">
            <w:pPr>
              <w:spacing w:before="120" w:after="120"/>
              <w:rPr>
                <w:rFonts w:cs="Arial"/>
                <w:sz w:val="18"/>
              </w:rPr>
            </w:pPr>
            <w:r>
              <w:rPr>
                <w:rFonts w:cs="Arial"/>
                <w:sz w:val="18"/>
              </w:rPr>
              <w:t>13 : News Media</w:t>
            </w:r>
          </w:p>
          <w:p w14:paraId="3DF93676" w14:textId="77777777" w:rsidR="00882408" w:rsidRPr="00240940" w:rsidRDefault="00882408" w:rsidP="00B131AF">
            <w:pPr>
              <w:spacing w:before="120" w:after="120"/>
              <w:rPr>
                <w:rFonts w:cs="Arial"/>
                <w:sz w:val="18"/>
              </w:rPr>
            </w:pPr>
            <w:r>
              <w:rPr>
                <w:rFonts w:cs="Arial"/>
                <w:sz w:val="18"/>
              </w:rPr>
              <w:t>14 : Traffic Data</w:t>
            </w:r>
          </w:p>
        </w:tc>
        <w:tc>
          <w:tcPr>
            <w:tcW w:w="417" w:type="pct"/>
            <w:shd w:val="clear" w:color="auto" w:fill="auto"/>
          </w:tcPr>
          <w:p w14:paraId="1CAB2AE8" w14:textId="77777777" w:rsidR="00882408" w:rsidRPr="00240940" w:rsidRDefault="00882408" w:rsidP="00B131AF">
            <w:pPr>
              <w:spacing w:before="120" w:after="120"/>
              <w:rPr>
                <w:rFonts w:cs="Arial"/>
                <w:sz w:val="18"/>
              </w:rPr>
            </w:pPr>
            <w:r>
              <w:rPr>
                <w:rFonts w:cs="Arial"/>
                <w:sz w:val="18"/>
              </w:rPr>
              <w:t>(S) EN</w:t>
            </w:r>
          </w:p>
        </w:tc>
        <w:tc>
          <w:tcPr>
            <w:tcW w:w="834" w:type="pct"/>
            <w:shd w:val="clear" w:color="auto" w:fill="auto"/>
          </w:tcPr>
          <w:p w14:paraId="6D99B82E" w14:textId="77777777" w:rsidR="00882408" w:rsidRPr="00240940" w:rsidRDefault="00882408" w:rsidP="00B131AF">
            <w:pPr>
              <w:spacing w:before="120" w:after="120"/>
              <w:rPr>
                <w:rFonts w:cs="Arial"/>
                <w:sz w:val="18"/>
              </w:rPr>
            </w:pPr>
            <w:r>
              <w:rPr>
                <w:rFonts w:cs="Arial"/>
                <w:sz w:val="18"/>
              </w:rPr>
              <w:t>0, 1</w:t>
            </w:r>
          </w:p>
        </w:tc>
      </w:tr>
      <w:tr w:rsidR="00882408" w:rsidRPr="00240940" w14:paraId="5CB59807" w14:textId="77777777" w:rsidTr="00B131AF">
        <w:tc>
          <w:tcPr>
            <w:tcW w:w="1665" w:type="pct"/>
            <w:gridSpan w:val="2"/>
            <w:shd w:val="clear" w:color="auto" w:fill="auto"/>
          </w:tcPr>
          <w:p w14:paraId="37A2F091" w14:textId="77777777" w:rsidR="00882408" w:rsidRPr="00240940" w:rsidRDefault="00882408" w:rsidP="00B131AF">
            <w:pPr>
              <w:spacing w:before="120" w:after="120"/>
              <w:rPr>
                <w:rFonts w:cs="Arial"/>
                <w:sz w:val="18"/>
              </w:rPr>
            </w:pPr>
            <w:r>
              <w:rPr>
                <w:rFonts w:cs="Arial"/>
                <w:sz w:val="18"/>
              </w:rPr>
              <w:t xml:space="preserve">   Reported Date</w:t>
            </w:r>
          </w:p>
        </w:tc>
        <w:tc>
          <w:tcPr>
            <w:tcW w:w="834" w:type="pct"/>
            <w:shd w:val="clear" w:color="auto" w:fill="auto"/>
          </w:tcPr>
          <w:p w14:paraId="00F3B802" w14:textId="77777777" w:rsidR="00882408" w:rsidRPr="00240940" w:rsidRDefault="00882408" w:rsidP="00B131AF">
            <w:pPr>
              <w:spacing w:before="120" w:after="120"/>
              <w:rPr>
                <w:rFonts w:cs="Arial"/>
                <w:sz w:val="18"/>
              </w:rPr>
            </w:pPr>
            <w:r>
              <w:rPr>
                <w:rFonts w:cs="Arial"/>
                <w:sz w:val="18"/>
              </w:rPr>
              <w:t>(SORDAT)</w:t>
            </w:r>
          </w:p>
        </w:tc>
        <w:tc>
          <w:tcPr>
            <w:tcW w:w="1250" w:type="pct"/>
            <w:gridSpan w:val="2"/>
            <w:shd w:val="clear" w:color="auto" w:fill="auto"/>
          </w:tcPr>
          <w:p w14:paraId="20E6C339" w14:textId="77777777" w:rsidR="00882408" w:rsidRPr="00240940" w:rsidRDefault="00882408" w:rsidP="00B131AF">
            <w:pPr>
              <w:spacing w:before="120" w:after="120"/>
              <w:rPr>
                <w:rFonts w:cs="Arial"/>
                <w:sz w:val="18"/>
              </w:rPr>
            </w:pPr>
          </w:p>
        </w:tc>
        <w:tc>
          <w:tcPr>
            <w:tcW w:w="417" w:type="pct"/>
            <w:shd w:val="clear" w:color="auto" w:fill="auto"/>
          </w:tcPr>
          <w:p w14:paraId="4FDC38C6" w14:textId="77777777" w:rsidR="00882408" w:rsidRPr="00240940" w:rsidRDefault="00882408" w:rsidP="00B131AF">
            <w:pPr>
              <w:spacing w:before="120" w:after="120"/>
              <w:rPr>
                <w:rFonts w:cs="Arial"/>
                <w:sz w:val="18"/>
              </w:rPr>
            </w:pPr>
            <w:r>
              <w:rPr>
                <w:rFonts w:cs="Arial"/>
                <w:sz w:val="18"/>
              </w:rPr>
              <w:t>(S) TD</w:t>
            </w:r>
          </w:p>
        </w:tc>
        <w:tc>
          <w:tcPr>
            <w:tcW w:w="834" w:type="pct"/>
            <w:shd w:val="clear" w:color="auto" w:fill="auto"/>
          </w:tcPr>
          <w:p w14:paraId="4E7AEBD1" w14:textId="77777777" w:rsidR="00882408" w:rsidRPr="00240940" w:rsidRDefault="00882408" w:rsidP="00B131AF">
            <w:pPr>
              <w:spacing w:before="120" w:after="120"/>
              <w:rPr>
                <w:rFonts w:cs="Arial"/>
                <w:sz w:val="18"/>
              </w:rPr>
            </w:pPr>
            <w:r>
              <w:rPr>
                <w:rFonts w:cs="Arial"/>
                <w:sz w:val="18"/>
              </w:rPr>
              <w:t>0, 1</w:t>
            </w:r>
          </w:p>
        </w:tc>
      </w:tr>
      <w:tr w:rsidR="00882408" w:rsidRPr="00240940" w14:paraId="267D9AE0" w14:textId="77777777" w:rsidTr="00B131AF">
        <w:tc>
          <w:tcPr>
            <w:tcW w:w="5000" w:type="pct"/>
            <w:gridSpan w:val="7"/>
            <w:shd w:val="clear" w:color="auto" w:fill="auto"/>
          </w:tcPr>
          <w:p w14:paraId="3D961BFC" w14:textId="792B84A5" w:rsidR="00882408" w:rsidRDefault="00882408" w:rsidP="00B131AF">
            <w:pPr>
              <w:spacing w:before="120" w:after="120"/>
              <w:rPr>
                <w:rFonts w:cs="Arial"/>
              </w:rPr>
            </w:pPr>
            <w:r w:rsidRPr="00240940">
              <w:rPr>
                <w:rFonts w:cs="Arial"/>
                <w:u w:val="single"/>
              </w:rPr>
              <w:t>INT 1 Reference:</w:t>
            </w:r>
            <w:r w:rsidR="000B28A1">
              <w:rPr>
                <w:rFonts w:cs="Arial"/>
                <w:u w:val="single"/>
              </w:rPr>
              <w:t xml:space="preserve"> --</w:t>
            </w:r>
          </w:p>
          <w:p w14:paraId="42BC6B69" w14:textId="7FBD83EB" w:rsidR="00882408" w:rsidRDefault="00325CCB" w:rsidP="00325CCB">
            <w:pPr>
              <w:pStyle w:val="Heading3"/>
            </w:pPr>
            <w:bookmarkStart w:id="2869" w:name="_Toc120214493"/>
            <w:r>
              <w:t>General</w:t>
            </w:r>
            <w:bookmarkEnd w:id="2869"/>
          </w:p>
          <w:p w14:paraId="247AC3C9" w14:textId="169CC46D" w:rsidR="00325CCB" w:rsidRDefault="00325CCB" w:rsidP="00B131AF">
            <w:pPr>
              <w:spacing w:before="120" w:after="120"/>
              <w:rPr>
                <w:rFonts w:cs="Arial"/>
              </w:rPr>
            </w:pPr>
            <w:r>
              <w:rPr>
                <w:rFonts w:cs="Arial"/>
              </w:rPr>
              <w:t>[Reserved for development in a future edition.]</w:t>
            </w:r>
          </w:p>
          <w:p w14:paraId="51718551" w14:textId="77777777" w:rsidR="00882408" w:rsidRDefault="00882408" w:rsidP="00B131AF">
            <w:pPr>
              <w:spacing w:before="120" w:after="120"/>
              <w:rPr>
                <w:rFonts w:cs="Arial"/>
              </w:rPr>
            </w:pPr>
            <w:r w:rsidRPr="00240940">
              <w:rPr>
                <w:rFonts w:cs="Arial"/>
                <w:u w:val="single"/>
              </w:rPr>
              <w:t>Remarks:</w:t>
            </w:r>
          </w:p>
          <w:p w14:paraId="0B145D07" w14:textId="6CD2A691" w:rsidR="00882408" w:rsidRDefault="00B53CA2" w:rsidP="00B53CA2">
            <w:pPr>
              <w:pStyle w:val="ListParagraph"/>
              <w:numPr>
                <w:ilvl w:val="0"/>
                <w:numId w:val="46"/>
              </w:numPr>
              <w:spacing w:before="120" w:after="120"/>
              <w:rPr>
                <w:ins w:id="2870" w:author="Raphael Malyankar" w:date="2022-10-21T01:32:00Z"/>
                <w:rFonts w:cs="Arial"/>
              </w:rPr>
            </w:pPr>
            <w:ins w:id="2871" w:author="Raphael Malyankar" w:date="2022-10-21T01:14:00Z">
              <w:r w:rsidRPr="00B53CA2">
                <w:rPr>
                  <w:rFonts w:cs="Arial"/>
                </w:rPr>
                <w:t xml:space="preserve">Aids to navigation should not be encoded in the attribute </w:t>
              </w:r>
              <w:proofErr w:type="spellStart"/>
              <w:r w:rsidRPr="00B53CA2">
                <w:rPr>
                  <w:rFonts w:cs="Arial"/>
                  <w:i/>
                  <w:iCs/>
                </w:rPr>
                <w:t>landmarkDescription</w:t>
              </w:r>
              <w:proofErr w:type="spellEnd"/>
              <w:r w:rsidRPr="00B53CA2">
                <w:rPr>
                  <w:rFonts w:cs="Arial"/>
                </w:rPr>
                <w:t>. Instead, they should be encoded in the appropriate attribute for describing marks (</w:t>
              </w:r>
              <w:proofErr w:type="spellStart"/>
              <w:r w:rsidRPr="00B53CA2">
                <w:rPr>
                  <w:rFonts w:cs="Arial"/>
                  <w:i/>
                  <w:iCs/>
                </w:rPr>
                <w:t>offshoreMarkDescription</w:t>
              </w:r>
              <w:proofErr w:type="spellEnd"/>
              <w:r w:rsidRPr="00B53CA2">
                <w:rPr>
                  <w:rFonts w:cs="Arial"/>
                </w:rPr>
                <w:t xml:space="preserve">, </w:t>
              </w:r>
              <w:proofErr w:type="spellStart"/>
              <w:r w:rsidRPr="00B53CA2">
                <w:rPr>
                  <w:rFonts w:cs="Arial"/>
                  <w:i/>
                  <w:iCs/>
                </w:rPr>
                <w:t>majorLightsDescription</w:t>
              </w:r>
              <w:proofErr w:type="spellEnd"/>
              <w:r w:rsidRPr="00B53CA2">
                <w:rPr>
                  <w:rFonts w:cs="Arial"/>
                </w:rPr>
                <w:t xml:space="preserve">, or </w:t>
              </w:r>
              <w:proofErr w:type="spellStart"/>
              <w:r w:rsidRPr="00B53CA2">
                <w:rPr>
                  <w:rFonts w:cs="Arial"/>
                  <w:i/>
                  <w:iCs/>
                </w:rPr>
                <w:t>usefulMarksDescription</w:t>
              </w:r>
              <w:proofErr w:type="spellEnd"/>
              <w:r w:rsidRPr="00B53CA2">
                <w:rPr>
                  <w:rFonts w:cs="Arial"/>
                </w:rPr>
                <w:t>).</w:t>
              </w:r>
            </w:ins>
          </w:p>
          <w:p w14:paraId="684D0714" w14:textId="218A3422" w:rsidR="006347B9" w:rsidRPr="006347B9" w:rsidRDefault="006347B9" w:rsidP="006347B9">
            <w:pPr>
              <w:pStyle w:val="ListParagraph"/>
              <w:numPr>
                <w:ilvl w:val="0"/>
                <w:numId w:val="46"/>
              </w:numPr>
              <w:rPr>
                <w:rFonts w:cs="Arial"/>
              </w:rPr>
            </w:pPr>
            <w:ins w:id="2872" w:author="Raphael Malyankar" w:date="2022-10-21T01:32:00Z">
              <w:r w:rsidRPr="006347B9">
                <w:rPr>
                  <w:rFonts w:cs="Arial"/>
                </w:rPr>
                <w:t xml:space="preserve">The attribute </w:t>
              </w:r>
              <w:proofErr w:type="spellStart"/>
              <w:r w:rsidRPr="006347B9">
                <w:rPr>
                  <w:rFonts w:cs="Arial"/>
                  <w:i/>
                  <w:iCs/>
                </w:rPr>
                <w:t>markedBy</w:t>
              </w:r>
              <w:proofErr w:type="spellEnd"/>
              <w:r w:rsidRPr="006347B9">
                <w:rPr>
                  <w:rFonts w:cs="Arial"/>
                </w:rPr>
                <w:t xml:space="preserve"> should be used to describe aids to navigation used to demarcate the location, for example, by marking a limit line, or one of the boundaries of an area.</w:t>
              </w:r>
            </w:ins>
          </w:p>
          <w:p w14:paraId="27419EE6" w14:textId="77777777" w:rsidR="00882408" w:rsidRDefault="00882408" w:rsidP="00B131AF">
            <w:pPr>
              <w:spacing w:before="120" w:after="120"/>
              <w:rPr>
                <w:rFonts w:cs="Arial"/>
              </w:rPr>
            </w:pPr>
            <w:r w:rsidRPr="00240940">
              <w:rPr>
                <w:rFonts w:cs="Arial"/>
                <w:u w:val="single"/>
              </w:rPr>
              <w:t>Distinction:</w:t>
            </w:r>
          </w:p>
          <w:p w14:paraId="1B79B0BA" w14:textId="77777777" w:rsidR="00882408" w:rsidRPr="00240940" w:rsidRDefault="00882408" w:rsidP="00B131AF">
            <w:pPr>
              <w:spacing w:before="120" w:after="120"/>
              <w:rPr>
                <w:rFonts w:cs="Arial"/>
              </w:rPr>
            </w:pPr>
          </w:p>
        </w:tc>
      </w:tr>
    </w:tbl>
    <w:p w14:paraId="5C359C6A" w14:textId="75C08A2F" w:rsidR="00AE52BB" w:rsidRDefault="00AE52BB" w:rsidP="00AE52BB">
      <w:r>
        <w:br w:type="page"/>
      </w:r>
    </w:p>
    <w:p w14:paraId="3BAB4BE8" w14:textId="4021653D" w:rsidR="00882408" w:rsidRDefault="00B92EBC" w:rsidP="00B92EBC">
      <w:pPr>
        <w:pStyle w:val="Heading1"/>
      </w:pPr>
      <w:bookmarkStart w:id="2873" w:name="_Toc120214494"/>
      <w:r>
        <w:lastRenderedPageBreak/>
        <w:t>Spatial Quality</w:t>
      </w:r>
      <w:bookmarkEnd w:id="2873"/>
    </w:p>
    <w:p w14:paraId="7848C239" w14:textId="77777777" w:rsidR="00B92EBC" w:rsidRDefault="00B92EBC" w:rsidP="00716062">
      <w:pPr>
        <w:pStyle w:val="Heading2"/>
      </w:pPr>
      <w:bookmarkStart w:id="2874" w:name="_Toc120214495"/>
      <w:r w:rsidRPr="00240940">
        <w:t>Spatial Quality</w:t>
      </w:r>
      <w:bookmarkEnd w:id="287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2"/>
        <w:gridCol w:w="750"/>
        <w:gridCol w:w="1504"/>
        <w:gridCol w:w="752"/>
        <w:gridCol w:w="1502"/>
        <w:gridCol w:w="752"/>
        <w:gridCol w:w="1504"/>
      </w:tblGrid>
      <w:tr w:rsidR="00B92EBC" w:rsidRPr="00240940" w14:paraId="0B324C76" w14:textId="77777777" w:rsidTr="00B131AF">
        <w:tc>
          <w:tcPr>
            <w:tcW w:w="5000" w:type="pct"/>
            <w:gridSpan w:val="7"/>
            <w:shd w:val="clear" w:color="auto" w:fill="auto"/>
          </w:tcPr>
          <w:p w14:paraId="1A50073C" w14:textId="77777777" w:rsidR="00B92EBC" w:rsidRPr="00240940" w:rsidRDefault="00B92EBC" w:rsidP="00B131AF">
            <w:pPr>
              <w:spacing w:before="120" w:after="120"/>
              <w:rPr>
                <w:rFonts w:cs="Arial"/>
              </w:rPr>
            </w:pPr>
            <w:r w:rsidRPr="00240940">
              <w:rPr>
                <w:rFonts w:cs="Arial"/>
                <w:u w:val="single"/>
              </w:rPr>
              <w:t>IHO Definition:</w:t>
            </w:r>
            <w:r>
              <w:rPr>
                <w:rFonts w:cs="Arial"/>
              </w:rPr>
              <w:t xml:space="preserve"> The indication of the quality of the locational information for features in a dataset.</w:t>
            </w:r>
          </w:p>
        </w:tc>
      </w:tr>
      <w:tr w:rsidR="00B92EBC" w:rsidRPr="00240940" w14:paraId="1868E639" w14:textId="77777777" w:rsidTr="00B131AF">
        <w:tc>
          <w:tcPr>
            <w:tcW w:w="5000" w:type="pct"/>
            <w:gridSpan w:val="7"/>
            <w:shd w:val="clear" w:color="auto" w:fill="auto"/>
          </w:tcPr>
          <w:p w14:paraId="23ABFF2B" w14:textId="77777777" w:rsidR="00B92EBC" w:rsidRPr="00240940" w:rsidRDefault="00B92EBC" w:rsidP="00B131AF">
            <w:pPr>
              <w:spacing w:before="120" w:after="120"/>
              <w:rPr>
                <w:rFonts w:cs="Arial"/>
                <w:b/>
              </w:rPr>
            </w:pPr>
            <w:r w:rsidRPr="00240940">
              <w:rPr>
                <w:rFonts w:cs="Arial"/>
                <w:b/>
                <w:u w:val="single"/>
              </w:rPr>
              <w:t>S-10x Information Type:</w:t>
            </w:r>
            <w:r>
              <w:rPr>
                <w:rFonts w:cs="Arial"/>
                <w:b/>
              </w:rPr>
              <w:t xml:space="preserve"> Spatial Quality</w:t>
            </w:r>
          </w:p>
        </w:tc>
      </w:tr>
      <w:tr w:rsidR="00B92EBC" w:rsidRPr="00240940" w14:paraId="4E0D658C" w14:textId="77777777" w:rsidTr="00B131AF">
        <w:tc>
          <w:tcPr>
            <w:tcW w:w="5000" w:type="pct"/>
            <w:gridSpan w:val="7"/>
            <w:shd w:val="clear" w:color="auto" w:fill="auto"/>
          </w:tcPr>
          <w:p w14:paraId="0B54C4C5" w14:textId="77777777" w:rsidR="00B92EBC" w:rsidRPr="00240940" w:rsidRDefault="00B92EBC" w:rsidP="00B131AF">
            <w:pPr>
              <w:spacing w:before="120" w:after="120"/>
              <w:rPr>
                <w:rFonts w:cs="Arial"/>
                <w:b/>
              </w:rPr>
            </w:pPr>
            <w:r w:rsidRPr="00240940">
              <w:rPr>
                <w:rFonts w:cs="Arial"/>
                <w:b/>
                <w:u w:val="single"/>
              </w:rPr>
              <w:t>Super Type:</w:t>
            </w:r>
            <w:r>
              <w:rPr>
                <w:rFonts w:cs="Arial"/>
                <w:b/>
              </w:rPr>
              <w:t xml:space="preserve"> </w:t>
            </w:r>
          </w:p>
        </w:tc>
      </w:tr>
      <w:tr w:rsidR="00B92EBC" w:rsidRPr="00240940" w14:paraId="0693EC73" w14:textId="77777777" w:rsidTr="00B131AF">
        <w:tc>
          <w:tcPr>
            <w:tcW w:w="5000" w:type="pct"/>
            <w:gridSpan w:val="7"/>
            <w:shd w:val="clear" w:color="auto" w:fill="auto"/>
          </w:tcPr>
          <w:p w14:paraId="72FD9D99" w14:textId="77777777" w:rsidR="00B92EBC" w:rsidRPr="00240940" w:rsidRDefault="00B92EBC" w:rsidP="00B131AF">
            <w:pPr>
              <w:spacing w:before="120" w:after="120"/>
              <w:rPr>
                <w:rFonts w:cs="Arial"/>
                <w:b/>
              </w:rPr>
            </w:pPr>
            <w:r w:rsidRPr="00240940">
              <w:rPr>
                <w:rFonts w:cs="Arial"/>
                <w:b/>
                <w:u w:val="single"/>
              </w:rPr>
              <w:t>Primitives:</w:t>
            </w:r>
            <w:r w:rsidRPr="00240940">
              <w:rPr>
                <w:rFonts w:cs="Arial"/>
                <w:b/>
              </w:rPr>
              <w:t xml:space="preserve"> None</w:t>
            </w:r>
            <w:r>
              <w:rPr>
                <w:rFonts w:cs="Arial"/>
                <w:b/>
              </w:rPr>
              <w:t xml:space="preserve"> </w:t>
            </w:r>
          </w:p>
        </w:tc>
      </w:tr>
      <w:tr w:rsidR="00B92EBC" w:rsidRPr="00240940" w14:paraId="275CFBAA" w14:textId="77777777" w:rsidTr="00B131AF">
        <w:tc>
          <w:tcPr>
            <w:tcW w:w="1249" w:type="pct"/>
            <w:shd w:val="clear" w:color="auto" w:fill="auto"/>
          </w:tcPr>
          <w:p w14:paraId="73E2A09C" w14:textId="77777777" w:rsidR="00B92EBC" w:rsidRDefault="00B92EBC" w:rsidP="00B131AF">
            <w:pPr>
              <w:spacing w:before="120"/>
              <w:rPr>
                <w:rFonts w:cs="Arial"/>
                <w:i/>
                <w:color w:val="0000FF"/>
                <w:sz w:val="18"/>
              </w:rPr>
            </w:pPr>
            <w:r w:rsidRPr="00240940">
              <w:rPr>
                <w:rFonts w:cs="Arial"/>
                <w:i/>
                <w:color w:val="0000FF"/>
                <w:sz w:val="18"/>
              </w:rPr>
              <w:t>Real World</w:t>
            </w:r>
          </w:p>
          <w:p w14:paraId="583880A6" w14:textId="77777777" w:rsidR="00B92EBC" w:rsidRPr="00240940" w:rsidRDefault="00B92EBC" w:rsidP="00B131AF">
            <w:pPr>
              <w:spacing w:before="120"/>
              <w:rPr>
                <w:rFonts w:cs="Arial"/>
                <w:i/>
                <w:color w:val="0000FF"/>
                <w:sz w:val="18"/>
              </w:rPr>
            </w:pPr>
          </w:p>
        </w:tc>
        <w:tc>
          <w:tcPr>
            <w:tcW w:w="1667" w:type="pct"/>
            <w:gridSpan w:val="3"/>
            <w:shd w:val="clear" w:color="auto" w:fill="auto"/>
          </w:tcPr>
          <w:p w14:paraId="0AAC4370" w14:textId="77777777" w:rsidR="00B92EBC" w:rsidRDefault="00B92EBC" w:rsidP="00B131AF">
            <w:pPr>
              <w:spacing w:before="120"/>
              <w:rPr>
                <w:rFonts w:cs="Arial"/>
                <w:i/>
                <w:color w:val="0000FF"/>
                <w:sz w:val="18"/>
              </w:rPr>
            </w:pPr>
            <w:r w:rsidRPr="00240940">
              <w:rPr>
                <w:rFonts w:cs="Arial"/>
                <w:i/>
                <w:color w:val="0000FF"/>
                <w:sz w:val="18"/>
              </w:rPr>
              <w:t>Paper Chart Symbol</w:t>
            </w:r>
          </w:p>
          <w:p w14:paraId="0DA3DF15" w14:textId="77777777" w:rsidR="00B92EBC" w:rsidRPr="00240940" w:rsidRDefault="00B92EBC" w:rsidP="00B131AF">
            <w:pPr>
              <w:spacing w:before="120"/>
              <w:rPr>
                <w:rFonts w:cs="Arial"/>
                <w:i/>
                <w:color w:val="0000FF"/>
                <w:sz w:val="18"/>
              </w:rPr>
            </w:pPr>
          </w:p>
        </w:tc>
        <w:tc>
          <w:tcPr>
            <w:tcW w:w="2084" w:type="pct"/>
            <w:gridSpan w:val="3"/>
            <w:shd w:val="clear" w:color="auto" w:fill="auto"/>
          </w:tcPr>
          <w:p w14:paraId="62B1CF5D" w14:textId="77777777" w:rsidR="00B92EBC" w:rsidRDefault="00B92EBC" w:rsidP="00B131AF">
            <w:pPr>
              <w:spacing w:before="120"/>
              <w:rPr>
                <w:rFonts w:cs="Arial"/>
                <w:i/>
                <w:color w:val="0000FF"/>
                <w:sz w:val="18"/>
              </w:rPr>
            </w:pPr>
            <w:r w:rsidRPr="00240940">
              <w:rPr>
                <w:rFonts w:cs="Arial"/>
                <w:i/>
                <w:color w:val="0000FF"/>
                <w:sz w:val="18"/>
              </w:rPr>
              <w:t>ECDIS Symbol</w:t>
            </w:r>
          </w:p>
          <w:p w14:paraId="5A6D1F77" w14:textId="77777777" w:rsidR="00B92EBC" w:rsidRPr="00240940" w:rsidRDefault="00B92EBC" w:rsidP="00B131AF">
            <w:pPr>
              <w:spacing w:before="120"/>
              <w:rPr>
                <w:rFonts w:cs="Arial"/>
                <w:i/>
                <w:color w:val="0000FF"/>
                <w:sz w:val="18"/>
              </w:rPr>
            </w:pPr>
          </w:p>
        </w:tc>
      </w:tr>
      <w:tr w:rsidR="00B92EBC" w:rsidRPr="00240940" w14:paraId="2E4F5FED" w14:textId="77777777" w:rsidTr="00B131AF">
        <w:tc>
          <w:tcPr>
            <w:tcW w:w="1665" w:type="pct"/>
            <w:gridSpan w:val="2"/>
            <w:shd w:val="clear" w:color="auto" w:fill="auto"/>
          </w:tcPr>
          <w:p w14:paraId="352F5DA8" w14:textId="77777777" w:rsidR="00B92EBC" w:rsidRPr="00240940" w:rsidRDefault="00B92EBC" w:rsidP="00B131AF">
            <w:pPr>
              <w:spacing w:before="120" w:after="120"/>
              <w:rPr>
                <w:rFonts w:cs="Arial"/>
                <w:b/>
              </w:rPr>
            </w:pPr>
            <w:r w:rsidRPr="00240940">
              <w:rPr>
                <w:rFonts w:cs="Arial"/>
                <w:b/>
              </w:rPr>
              <w:t>S-10x Attribute</w:t>
            </w:r>
          </w:p>
        </w:tc>
        <w:tc>
          <w:tcPr>
            <w:tcW w:w="834" w:type="pct"/>
            <w:shd w:val="clear" w:color="auto" w:fill="auto"/>
          </w:tcPr>
          <w:p w14:paraId="7528D902" w14:textId="77777777" w:rsidR="00B92EBC" w:rsidRPr="00240940" w:rsidRDefault="00B92EBC" w:rsidP="00B131AF">
            <w:pPr>
              <w:spacing w:before="120" w:after="120"/>
              <w:rPr>
                <w:rFonts w:cs="Arial"/>
                <w:b/>
              </w:rPr>
            </w:pPr>
            <w:r w:rsidRPr="00240940">
              <w:rPr>
                <w:rFonts w:cs="Arial"/>
                <w:b/>
              </w:rPr>
              <w:t>S-57  Acronym</w:t>
            </w:r>
          </w:p>
        </w:tc>
        <w:tc>
          <w:tcPr>
            <w:tcW w:w="1250" w:type="pct"/>
            <w:gridSpan w:val="2"/>
            <w:shd w:val="clear" w:color="auto" w:fill="auto"/>
          </w:tcPr>
          <w:p w14:paraId="3B1A1FE8" w14:textId="77777777" w:rsidR="00B92EBC" w:rsidRPr="00240940" w:rsidRDefault="00B92EBC" w:rsidP="00B131AF">
            <w:pPr>
              <w:spacing w:before="120" w:after="120"/>
              <w:rPr>
                <w:rFonts w:cs="Arial"/>
                <w:b/>
              </w:rPr>
            </w:pPr>
            <w:r w:rsidRPr="00240940">
              <w:rPr>
                <w:rFonts w:cs="Arial"/>
                <w:b/>
              </w:rPr>
              <w:t>Allowable Encoding Value</w:t>
            </w:r>
          </w:p>
        </w:tc>
        <w:tc>
          <w:tcPr>
            <w:tcW w:w="417" w:type="pct"/>
            <w:shd w:val="clear" w:color="auto" w:fill="auto"/>
          </w:tcPr>
          <w:p w14:paraId="7446DC9F" w14:textId="77777777" w:rsidR="00B92EBC" w:rsidRPr="00240940" w:rsidRDefault="00B92EBC" w:rsidP="00B131AF">
            <w:pPr>
              <w:spacing w:before="120" w:after="120"/>
              <w:rPr>
                <w:rFonts w:cs="Arial"/>
                <w:b/>
              </w:rPr>
            </w:pPr>
            <w:r w:rsidRPr="00240940">
              <w:rPr>
                <w:rFonts w:cs="Arial"/>
                <w:b/>
              </w:rPr>
              <w:t>Type</w:t>
            </w:r>
          </w:p>
        </w:tc>
        <w:tc>
          <w:tcPr>
            <w:tcW w:w="834" w:type="pct"/>
            <w:shd w:val="clear" w:color="auto" w:fill="auto"/>
          </w:tcPr>
          <w:p w14:paraId="5D8ABBB1" w14:textId="77777777" w:rsidR="00B92EBC" w:rsidRPr="00240940" w:rsidRDefault="00B92EBC" w:rsidP="00B131AF">
            <w:pPr>
              <w:spacing w:before="120" w:after="120"/>
              <w:rPr>
                <w:rFonts w:cs="Arial"/>
                <w:b/>
              </w:rPr>
            </w:pPr>
            <w:r w:rsidRPr="00240940">
              <w:rPr>
                <w:rFonts w:cs="Arial"/>
                <w:b/>
              </w:rPr>
              <w:t>Multiplicity</w:t>
            </w:r>
          </w:p>
        </w:tc>
      </w:tr>
      <w:tr w:rsidR="00B92EBC" w:rsidRPr="00240940" w14:paraId="236C8439" w14:textId="77777777" w:rsidTr="00B131AF">
        <w:tc>
          <w:tcPr>
            <w:tcW w:w="1665" w:type="pct"/>
            <w:gridSpan w:val="2"/>
            <w:shd w:val="clear" w:color="auto" w:fill="auto"/>
          </w:tcPr>
          <w:p w14:paraId="361FCCC8" w14:textId="77777777" w:rsidR="00B92EBC" w:rsidRPr="00240940" w:rsidRDefault="00B92EBC" w:rsidP="00B131AF">
            <w:pPr>
              <w:spacing w:before="120" w:after="120"/>
              <w:rPr>
                <w:rFonts w:cs="Arial"/>
                <w:sz w:val="18"/>
              </w:rPr>
            </w:pPr>
            <w:r>
              <w:rPr>
                <w:rFonts w:cs="Arial"/>
                <w:sz w:val="18"/>
              </w:rPr>
              <w:t>Quality of Horizontal Measurement</w:t>
            </w:r>
          </w:p>
        </w:tc>
        <w:tc>
          <w:tcPr>
            <w:tcW w:w="834" w:type="pct"/>
            <w:shd w:val="clear" w:color="auto" w:fill="auto"/>
          </w:tcPr>
          <w:p w14:paraId="7CFFEBA5" w14:textId="77777777" w:rsidR="00B92EBC" w:rsidRPr="00240940" w:rsidRDefault="00B92EBC" w:rsidP="00B131AF">
            <w:pPr>
              <w:spacing w:before="120" w:after="120"/>
              <w:rPr>
                <w:rFonts w:cs="Arial"/>
                <w:sz w:val="18"/>
              </w:rPr>
            </w:pPr>
            <w:r>
              <w:rPr>
                <w:rFonts w:cs="Arial"/>
                <w:sz w:val="18"/>
              </w:rPr>
              <w:t>(QUAPOS)</w:t>
            </w:r>
          </w:p>
        </w:tc>
        <w:tc>
          <w:tcPr>
            <w:tcW w:w="1250" w:type="pct"/>
            <w:gridSpan w:val="2"/>
            <w:shd w:val="clear" w:color="auto" w:fill="auto"/>
          </w:tcPr>
          <w:p w14:paraId="010014BA" w14:textId="77777777" w:rsidR="00B92EBC" w:rsidRDefault="00B92EBC" w:rsidP="00B131AF">
            <w:pPr>
              <w:spacing w:before="120" w:after="120"/>
              <w:rPr>
                <w:rFonts w:cs="Arial"/>
                <w:sz w:val="18"/>
              </w:rPr>
            </w:pPr>
            <w:r>
              <w:rPr>
                <w:rFonts w:cs="Arial"/>
                <w:sz w:val="18"/>
              </w:rPr>
              <w:t>1 : Surveyed</w:t>
            </w:r>
          </w:p>
          <w:p w14:paraId="7B27D9BD" w14:textId="77777777" w:rsidR="00B92EBC" w:rsidRDefault="00B92EBC" w:rsidP="00B131AF">
            <w:pPr>
              <w:spacing w:before="120" w:after="120"/>
              <w:rPr>
                <w:rFonts w:cs="Arial"/>
                <w:sz w:val="18"/>
              </w:rPr>
            </w:pPr>
            <w:r>
              <w:rPr>
                <w:rFonts w:cs="Arial"/>
                <w:sz w:val="18"/>
              </w:rPr>
              <w:t xml:space="preserve">2 : </w:t>
            </w:r>
            <w:proofErr w:type="spellStart"/>
            <w:r>
              <w:rPr>
                <w:rFonts w:cs="Arial"/>
                <w:sz w:val="18"/>
              </w:rPr>
              <w:t>Unsurveyed</w:t>
            </w:r>
            <w:proofErr w:type="spellEnd"/>
          </w:p>
          <w:p w14:paraId="42D93460" w14:textId="77777777" w:rsidR="00B92EBC" w:rsidRDefault="00B92EBC" w:rsidP="00B131AF">
            <w:pPr>
              <w:spacing w:before="120" w:after="120"/>
              <w:rPr>
                <w:rFonts w:cs="Arial"/>
                <w:sz w:val="18"/>
              </w:rPr>
            </w:pPr>
            <w:r>
              <w:rPr>
                <w:rFonts w:cs="Arial"/>
                <w:sz w:val="18"/>
              </w:rPr>
              <w:t>3 : Inadequately Surveyed</w:t>
            </w:r>
          </w:p>
          <w:p w14:paraId="21BB30E7" w14:textId="77777777" w:rsidR="00B92EBC" w:rsidRDefault="00B92EBC" w:rsidP="00B131AF">
            <w:pPr>
              <w:spacing w:before="120" w:after="120"/>
              <w:rPr>
                <w:rFonts w:cs="Arial"/>
                <w:sz w:val="18"/>
              </w:rPr>
            </w:pPr>
            <w:r>
              <w:rPr>
                <w:rFonts w:cs="Arial"/>
                <w:sz w:val="18"/>
              </w:rPr>
              <w:t>4 : Approximate</w:t>
            </w:r>
          </w:p>
          <w:p w14:paraId="254FC238" w14:textId="77777777" w:rsidR="00B92EBC" w:rsidRDefault="00B92EBC" w:rsidP="00B131AF">
            <w:pPr>
              <w:spacing w:before="120" w:after="120"/>
              <w:rPr>
                <w:rFonts w:cs="Arial"/>
                <w:sz w:val="18"/>
              </w:rPr>
            </w:pPr>
            <w:r>
              <w:rPr>
                <w:rFonts w:cs="Arial"/>
                <w:sz w:val="18"/>
              </w:rPr>
              <w:t>5 : Position Doubtful</w:t>
            </w:r>
          </w:p>
          <w:p w14:paraId="7FDAAFF0" w14:textId="77777777" w:rsidR="00B92EBC" w:rsidRDefault="00B92EBC" w:rsidP="00B131AF">
            <w:pPr>
              <w:spacing w:before="120" w:after="120"/>
              <w:rPr>
                <w:rFonts w:cs="Arial"/>
                <w:sz w:val="18"/>
              </w:rPr>
            </w:pPr>
            <w:r>
              <w:rPr>
                <w:rFonts w:cs="Arial"/>
                <w:sz w:val="18"/>
              </w:rPr>
              <w:t>6 : Unreliable</w:t>
            </w:r>
          </w:p>
          <w:p w14:paraId="039C82FA" w14:textId="77777777" w:rsidR="00B92EBC" w:rsidRDefault="00B92EBC" w:rsidP="00B131AF">
            <w:pPr>
              <w:spacing w:before="120" w:after="120"/>
              <w:rPr>
                <w:rFonts w:cs="Arial"/>
                <w:sz w:val="18"/>
              </w:rPr>
            </w:pPr>
            <w:r>
              <w:rPr>
                <w:rFonts w:cs="Arial"/>
                <w:sz w:val="18"/>
              </w:rPr>
              <w:t>7 : Reported (Not Surveyed)</w:t>
            </w:r>
          </w:p>
          <w:p w14:paraId="26595CCE" w14:textId="77777777" w:rsidR="00B92EBC" w:rsidRDefault="00B92EBC" w:rsidP="00B131AF">
            <w:pPr>
              <w:spacing w:before="120" w:after="120"/>
              <w:rPr>
                <w:rFonts w:cs="Arial"/>
                <w:sz w:val="18"/>
              </w:rPr>
            </w:pPr>
            <w:r>
              <w:rPr>
                <w:rFonts w:cs="Arial"/>
                <w:sz w:val="18"/>
              </w:rPr>
              <w:t>8 : Reported (Not Confirmed)</w:t>
            </w:r>
          </w:p>
          <w:p w14:paraId="4D4A1637" w14:textId="77777777" w:rsidR="00B92EBC" w:rsidRDefault="00B92EBC" w:rsidP="00B131AF">
            <w:pPr>
              <w:spacing w:before="120" w:after="120"/>
              <w:rPr>
                <w:rFonts w:cs="Arial"/>
                <w:sz w:val="18"/>
              </w:rPr>
            </w:pPr>
            <w:r>
              <w:rPr>
                <w:rFonts w:cs="Arial"/>
                <w:sz w:val="18"/>
              </w:rPr>
              <w:t>9 : Estimated</w:t>
            </w:r>
          </w:p>
          <w:p w14:paraId="2E430B7B" w14:textId="77777777" w:rsidR="00B92EBC" w:rsidRDefault="00B92EBC" w:rsidP="00B131AF">
            <w:pPr>
              <w:spacing w:before="120" w:after="120"/>
              <w:rPr>
                <w:rFonts w:cs="Arial"/>
                <w:sz w:val="18"/>
              </w:rPr>
            </w:pPr>
            <w:r>
              <w:rPr>
                <w:rFonts w:cs="Arial"/>
                <w:sz w:val="18"/>
              </w:rPr>
              <w:t>10 : Precisely Known</w:t>
            </w:r>
          </w:p>
          <w:p w14:paraId="5D1C3CCE" w14:textId="77777777" w:rsidR="00B92EBC" w:rsidRPr="00240940" w:rsidRDefault="00B92EBC" w:rsidP="00B131AF">
            <w:pPr>
              <w:spacing w:before="120" w:after="120"/>
              <w:rPr>
                <w:rFonts w:cs="Arial"/>
                <w:sz w:val="18"/>
              </w:rPr>
            </w:pPr>
            <w:r>
              <w:rPr>
                <w:rFonts w:cs="Arial"/>
                <w:sz w:val="18"/>
              </w:rPr>
              <w:t>11 : Calculated</w:t>
            </w:r>
          </w:p>
        </w:tc>
        <w:tc>
          <w:tcPr>
            <w:tcW w:w="417" w:type="pct"/>
            <w:shd w:val="clear" w:color="auto" w:fill="auto"/>
          </w:tcPr>
          <w:p w14:paraId="1F55A3D9" w14:textId="77777777" w:rsidR="00B92EBC" w:rsidRPr="00240940" w:rsidRDefault="00B92EBC" w:rsidP="00B131AF">
            <w:pPr>
              <w:spacing w:before="120" w:after="120"/>
              <w:rPr>
                <w:rFonts w:cs="Arial"/>
                <w:sz w:val="18"/>
              </w:rPr>
            </w:pPr>
            <w:r>
              <w:rPr>
                <w:rFonts w:cs="Arial"/>
                <w:sz w:val="18"/>
              </w:rPr>
              <w:t>EN</w:t>
            </w:r>
          </w:p>
        </w:tc>
        <w:tc>
          <w:tcPr>
            <w:tcW w:w="834" w:type="pct"/>
            <w:shd w:val="clear" w:color="auto" w:fill="auto"/>
          </w:tcPr>
          <w:p w14:paraId="337B7CB9" w14:textId="77777777" w:rsidR="00B92EBC" w:rsidRPr="00240940" w:rsidRDefault="00B92EBC" w:rsidP="00B131AF">
            <w:pPr>
              <w:spacing w:before="120" w:after="120"/>
              <w:rPr>
                <w:rFonts w:cs="Arial"/>
                <w:sz w:val="18"/>
              </w:rPr>
            </w:pPr>
            <w:r>
              <w:rPr>
                <w:rFonts w:cs="Arial"/>
                <w:sz w:val="18"/>
              </w:rPr>
              <w:t>0, 1</w:t>
            </w:r>
          </w:p>
        </w:tc>
      </w:tr>
      <w:tr w:rsidR="00B92EBC" w:rsidRPr="00240940" w14:paraId="74E278FE" w14:textId="77777777" w:rsidTr="00B131AF">
        <w:tc>
          <w:tcPr>
            <w:tcW w:w="1665" w:type="pct"/>
            <w:gridSpan w:val="2"/>
            <w:shd w:val="clear" w:color="auto" w:fill="auto"/>
          </w:tcPr>
          <w:p w14:paraId="15194F55" w14:textId="77777777" w:rsidR="00B92EBC" w:rsidRPr="00240940" w:rsidRDefault="00B92EBC" w:rsidP="00B131AF">
            <w:pPr>
              <w:spacing w:before="120" w:after="120"/>
              <w:rPr>
                <w:rFonts w:cs="Arial"/>
                <w:sz w:val="18"/>
              </w:rPr>
            </w:pPr>
            <w:r>
              <w:rPr>
                <w:rFonts w:cs="Arial"/>
                <w:sz w:val="18"/>
              </w:rPr>
              <w:t>Spatial Accuracy</w:t>
            </w:r>
          </w:p>
        </w:tc>
        <w:tc>
          <w:tcPr>
            <w:tcW w:w="834" w:type="pct"/>
            <w:shd w:val="clear" w:color="auto" w:fill="auto"/>
          </w:tcPr>
          <w:p w14:paraId="07053471" w14:textId="77777777" w:rsidR="00B92EBC" w:rsidRPr="00240940" w:rsidRDefault="00B92EBC" w:rsidP="00B131AF">
            <w:pPr>
              <w:spacing w:before="120" w:after="120"/>
              <w:rPr>
                <w:rFonts w:cs="Arial"/>
                <w:sz w:val="18"/>
              </w:rPr>
            </w:pPr>
          </w:p>
        </w:tc>
        <w:tc>
          <w:tcPr>
            <w:tcW w:w="1250" w:type="pct"/>
            <w:gridSpan w:val="2"/>
            <w:shd w:val="clear" w:color="auto" w:fill="auto"/>
          </w:tcPr>
          <w:p w14:paraId="6DB98E3E" w14:textId="77777777" w:rsidR="00B92EBC" w:rsidRPr="00240940" w:rsidRDefault="00B92EBC" w:rsidP="00B131AF">
            <w:pPr>
              <w:spacing w:before="120" w:after="120"/>
              <w:rPr>
                <w:rFonts w:cs="Arial"/>
                <w:sz w:val="18"/>
              </w:rPr>
            </w:pPr>
          </w:p>
        </w:tc>
        <w:tc>
          <w:tcPr>
            <w:tcW w:w="417" w:type="pct"/>
            <w:shd w:val="clear" w:color="auto" w:fill="auto"/>
          </w:tcPr>
          <w:p w14:paraId="0292CD66" w14:textId="77777777" w:rsidR="00B92EBC" w:rsidRPr="00240940" w:rsidRDefault="00B92EBC" w:rsidP="00B131AF">
            <w:pPr>
              <w:spacing w:before="120" w:after="120"/>
              <w:rPr>
                <w:rFonts w:cs="Arial"/>
                <w:sz w:val="18"/>
              </w:rPr>
            </w:pPr>
            <w:r>
              <w:rPr>
                <w:rFonts w:cs="Arial"/>
                <w:sz w:val="18"/>
              </w:rPr>
              <w:t>C</w:t>
            </w:r>
          </w:p>
        </w:tc>
        <w:tc>
          <w:tcPr>
            <w:tcW w:w="834" w:type="pct"/>
            <w:shd w:val="clear" w:color="auto" w:fill="auto"/>
          </w:tcPr>
          <w:p w14:paraId="54DE72AF" w14:textId="77777777" w:rsidR="00B92EBC" w:rsidRPr="00240940" w:rsidRDefault="00B92EBC" w:rsidP="00B131AF">
            <w:pPr>
              <w:spacing w:before="120" w:after="120"/>
              <w:rPr>
                <w:rFonts w:cs="Arial"/>
                <w:sz w:val="18"/>
              </w:rPr>
            </w:pPr>
            <w:r>
              <w:rPr>
                <w:rFonts w:cs="Arial"/>
                <w:sz w:val="18"/>
              </w:rPr>
              <w:t>0, *</w:t>
            </w:r>
          </w:p>
        </w:tc>
      </w:tr>
      <w:tr w:rsidR="00B92EBC" w:rsidRPr="00240940" w14:paraId="3E050980" w14:textId="77777777" w:rsidTr="00B131AF">
        <w:tc>
          <w:tcPr>
            <w:tcW w:w="1665" w:type="pct"/>
            <w:gridSpan w:val="2"/>
            <w:shd w:val="clear" w:color="auto" w:fill="auto"/>
          </w:tcPr>
          <w:p w14:paraId="2F489BD0" w14:textId="77777777" w:rsidR="00B92EBC" w:rsidRPr="00240940" w:rsidRDefault="00B92EBC" w:rsidP="00B131AF">
            <w:pPr>
              <w:spacing w:before="120" w:after="120"/>
              <w:rPr>
                <w:rFonts w:cs="Arial"/>
                <w:sz w:val="18"/>
              </w:rPr>
            </w:pPr>
            <w:r>
              <w:rPr>
                <w:rFonts w:cs="Arial"/>
                <w:sz w:val="18"/>
              </w:rPr>
              <w:t xml:space="preserve">   Fixed date range</w:t>
            </w:r>
          </w:p>
        </w:tc>
        <w:tc>
          <w:tcPr>
            <w:tcW w:w="834" w:type="pct"/>
            <w:shd w:val="clear" w:color="auto" w:fill="auto"/>
          </w:tcPr>
          <w:p w14:paraId="0F8E5800" w14:textId="77777777" w:rsidR="00B92EBC" w:rsidRPr="00240940" w:rsidRDefault="00B92EBC" w:rsidP="00B131AF">
            <w:pPr>
              <w:spacing w:before="120" w:after="120"/>
              <w:rPr>
                <w:rFonts w:cs="Arial"/>
                <w:sz w:val="18"/>
              </w:rPr>
            </w:pPr>
          </w:p>
        </w:tc>
        <w:tc>
          <w:tcPr>
            <w:tcW w:w="1250" w:type="pct"/>
            <w:gridSpan w:val="2"/>
            <w:shd w:val="clear" w:color="auto" w:fill="auto"/>
          </w:tcPr>
          <w:p w14:paraId="62D2BEE1" w14:textId="77777777" w:rsidR="00B92EBC" w:rsidRPr="00240940" w:rsidRDefault="00B92EBC" w:rsidP="00B131AF">
            <w:pPr>
              <w:spacing w:before="120" w:after="120"/>
              <w:rPr>
                <w:rFonts w:cs="Arial"/>
                <w:sz w:val="18"/>
              </w:rPr>
            </w:pPr>
          </w:p>
        </w:tc>
        <w:tc>
          <w:tcPr>
            <w:tcW w:w="417" w:type="pct"/>
            <w:shd w:val="clear" w:color="auto" w:fill="auto"/>
          </w:tcPr>
          <w:p w14:paraId="49F1B77F" w14:textId="77777777" w:rsidR="00B92EBC" w:rsidRPr="00240940" w:rsidRDefault="00B92EBC" w:rsidP="00B131AF">
            <w:pPr>
              <w:spacing w:before="120" w:after="120"/>
              <w:rPr>
                <w:rFonts w:cs="Arial"/>
                <w:sz w:val="18"/>
              </w:rPr>
            </w:pPr>
            <w:r>
              <w:rPr>
                <w:rFonts w:cs="Arial"/>
                <w:sz w:val="18"/>
              </w:rPr>
              <w:t>(S) C</w:t>
            </w:r>
          </w:p>
        </w:tc>
        <w:tc>
          <w:tcPr>
            <w:tcW w:w="834" w:type="pct"/>
            <w:shd w:val="clear" w:color="auto" w:fill="auto"/>
          </w:tcPr>
          <w:p w14:paraId="59196358" w14:textId="77777777" w:rsidR="00B92EBC" w:rsidRPr="00240940" w:rsidRDefault="00B92EBC" w:rsidP="00B131AF">
            <w:pPr>
              <w:spacing w:before="120" w:after="120"/>
              <w:rPr>
                <w:rFonts w:cs="Arial"/>
                <w:sz w:val="18"/>
              </w:rPr>
            </w:pPr>
            <w:r>
              <w:rPr>
                <w:rFonts w:cs="Arial"/>
                <w:sz w:val="18"/>
              </w:rPr>
              <w:t>0, 1</w:t>
            </w:r>
          </w:p>
        </w:tc>
      </w:tr>
      <w:tr w:rsidR="00B92EBC" w:rsidRPr="00240940" w14:paraId="6FEA5E60" w14:textId="77777777" w:rsidTr="00B131AF">
        <w:tc>
          <w:tcPr>
            <w:tcW w:w="1665" w:type="pct"/>
            <w:gridSpan w:val="2"/>
            <w:shd w:val="clear" w:color="auto" w:fill="auto"/>
          </w:tcPr>
          <w:p w14:paraId="624A47DE" w14:textId="77777777" w:rsidR="00B92EBC" w:rsidRPr="00240940" w:rsidRDefault="00B92EBC" w:rsidP="00B131AF">
            <w:pPr>
              <w:spacing w:before="120" w:after="120"/>
              <w:rPr>
                <w:rFonts w:cs="Arial"/>
                <w:sz w:val="18"/>
              </w:rPr>
            </w:pPr>
            <w:r>
              <w:rPr>
                <w:rFonts w:cs="Arial"/>
                <w:sz w:val="18"/>
              </w:rPr>
              <w:t xml:space="preserve">      Date Start</w:t>
            </w:r>
          </w:p>
        </w:tc>
        <w:tc>
          <w:tcPr>
            <w:tcW w:w="834" w:type="pct"/>
            <w:shd w:val="clear" w:color="auto" w:fill="auto"/>
          </w:tcPr>
          <w:p w14:paraId="56B3FDB8" w14:textId="77777777" w:rsidR="00B92EBC" w:rsidRPr="00240940" w:rsidRDefault="00B92EBC" w:rsidP="00B131AF">
            <w:pPr>
              <w:spacing w:before="120" w:after="120"/>
              <w:rPr>
                <w:rFonts w:cs="Arial"/>
                <w:sz w:val="18"/>
              </w:rPr>
            </w:pPr>
            <w:r>
              <w:rPr>
                <w:rFonts w:cs="Arial"/>
                <w:sz w:val="18"/>
              </w:rPr>
              <w:t>(DATSTA)</w:t>
            </w:r>
          </w:p>
        </w:tc>
        <w:tc>
          <w:tcPr>
            <w:tcW w:w="1250" w:type="pct"/>
            <w:gridSpan w:val="2"/>
            <w:shd w:val="clear" w:color="auto" w:fill="auto"/>
          </w:tcPr>
          <w:p w14:paraId="52194F2A" w14:textId="77777777" w:rsidR="00B92EBC" w:rsidRPr="00240940" w:rsidRDefault="00B92EBC" w:rsidP="00B131AF">
            <w:pPr>
              <w:spacing w:before="120" w:after="120"/>
              <w:rPr>
                <w:rFonts w:cs="Arial"/>
                <w:sz w:val="18"/>
              </w:rPr>
            </w:pPr>
          </w:p>
        </w:tc>
        <w:tc>
          <w:tcPr>
            <w:tcW w:w="417" w:type="pct"/>
            <w:shd w:val="clear" w:color="auto" w:fill="auto"/>
          </w:tcPr>
          <w:p w14:paraId="2FFED780" w14:textId="77777777" w:rsidR="00B92EBC" w:rsidRPr="00240940" w:rsidRDefault="00B92EBC" w:rsidP="00B131AF">
            <w:pPr>
              <w:spacing w:before="120" w:after="120"/>
              <w:rPr>
                <w:rFonts w:cs="Arial"/>
                <w:sz w:val="18"/>
              </w:rPr>
            </w:pPr>
            <w:r>
              <w:rPr>
                <w:rFonts w:cs="Arial"/>
                <w:sz w:val="18"/>
              </w:rPr>
              <w:t>(S) TD</w:t>
            </w:r>
          </w:p>
        </w:tc>
        <w:tc>
          <w:tcPr>
            <w:tcW w:w="834" w:type="pct"/>
            <w:shd w:val="clear" w:color="auto" w:fill="auto"/>
          </w:tcPr>
          <w:p w14:paraId="5E9E09C9" w14:textId="77777777" w:rsidR="00B92EBC" w:rsidRPr="00240940" w:rsidRDefault="00B92EBC" w:rsidP="00B131AF">
            <w:pPr>
              <w:spacing w:before="120" w:after="120"/>
              <w:rPr>
                <w:rFonts w:cs="Arial"/>
                <w:sz w:val="18"/>
              </w:rPr>
            </w:pPr>
            <w:r>
              <w:rPr>
                <w:rFonts w:cs="Arial"/>
                <w:sz w:val="18"/>
              </w:rPr>
              <w:t>0, 1</w:t>
            </w:r>
          </w:p>
        </w:tc>
      </w:tr>
      <w:tr w:rsidR="00B92EBC" w:rsidRPr="00240940" w14:paraId="086F95C5" w14:textId="77777777" w:rsidTr="00B131AF">
        <w:tc>
          <w:tcPr>
            <w:tcW w:w="1665" w:type="pct"/>
            <w:gridSpan w:val="2"/>
            <w:shd w:val="clear" w:color="auto" w:fill="auto"/>
          </w:tcPr>
          <w:p w14:paraId="0D337A78" w14:textId="77777777" w:rsidR="00B92EBC" w:rsidRPr="00240940" w:rsidRDefault="00B92EBC" w:rsidP="00B131AF">
            <w:pPr>
              <w:spacing w:before="120" w:after="120"/>
              <w:rPr>
                <w:rFonts w:cs="Arial"/>
                <w:sz w:val="18"/>
              </w:rPr>
            </w:pPr>
            <w:r>
              <w:rPr>
                <w:rFonts w:cs="Arial"/>
                <w:sz w:val="18"/>
              </w:rPr>
              <w:t xml:space="preserve">      Date End</w:t>
            </w:r>
          </w:p>
        </w:tc>
        <w:tc>
          <w:tcPr>
            <w:tcW w:w="834" w:type="pct"/>
            <w:shd w:val="clear" w:color="auto" w:fill="auto"/>
          </w:tcPr>
          <w:p w14:paraId="0AEE0F29" w14:textId="77777777" w:rsidR="00B92EBC" w:rsidRPr="00240940" w:rsidRDefault="00B92EBC" w:rsidP="00B131AF">
            <w:pPr>
              <w:spacing w:before="120" w:after="120"/>
              <w:rPr>
                <w:rFonts w:cs="Arial"/>
                <w:sz w:val="18"/>
              </w:rPr>
            </w:pPr>
            <w:r>
              <w:rPr>
                <w:rFonts w:cs="Arial"/>
                <w:sz w:val="18"/>
              </w:rPr>
              <w:t>(DATEND)</w:t>
            </w:r>
          </w:p>
        </w:tc>
        <w:tc>
          <w:tcPr>
            <w:tcW w:w="1250" w:type="pct"/>
            <w:gridSpan w:val="2"/>
            <w:shd w:val="clear" w:color="auto" w:fill="auto"/>
          </w:tcPr>
          <w:p w14:paraId="69C848E5" w14:textId="77777777" w:rsidR="00B92EBC" w:rsidRPr="00240940" w:rsidRDefault="00B92EBC" w:rsidP="00B131AF">
            <w:pPr>
              <w:spacing w:before="120" w:after="120"/>
              <w:rPr>
                <w:rFonts w:cs="Arial"/>
                <w:sz w:val="18"/>
              </w:rPr>
            </w:pPr>
          </w:p>
        </w:tc>
        <w:tc>
          <w:tcPr>
            <w:tcW w:w="417" w:type="pct"/>
            <w:shd w:val="clear" w:color="auto" w:fill="auto"/>
          </w:tcPr>
          <w:p w14:paraId="43A17174" w14:textId="77777777" w:rsidR="00B92EBC" w:rsidRPr="00240940" w:rsidRDefault="00B92EBC" w:rsidP="00B131AF">
            <w:pPr>
              <w:spacing w:before="120" w:after="120"/>
              <w:rPr>
                <w:rFonts w:cs="Arial"/>
                <w:sz w:val="18"/>
              </w:rPr>
            </w:pPr>
            <w:r>
              <w:rPr>
                <w:rFonts w:cs="Arial"/>
                <w:sz w:val="18"/>
              </w:rPr>
              <w:t>(S) TD</w:t>
            </w:r>
          </w:p>
        </w:tc>
        <w:tc>
          <w:tcPr>
            <w:tcW w:w="834" w:type="pct"/>
            <w:shd w:val="clear" w:color="auto" w:fill="auto"/>
          </w:tcPr>
          <w:p w14:paraId="238A3713" w14:textId="77777777" w:rsidR="00B92EBC" w:rsidRPr="00240940" w:rsidRDefault="00B92EBC" w:rsidP="00B131AF">
            <w:pPr>
              <w:spacing w:before="120" w:after="120"/>
              <w:rPr>
                <w:rFonts w:cs="Arial"/>
                <w:sz w:val="18"/>
              </w:rPr>
            </w:pPr>
            <w:r>
              <w:rPr>
                <w:rFonts w:cs="Arial"/>
                <w:sz w:val="18"/>
              </w:rPr>
              <w:t>0, 1</w:t>
            </w:r>
          </w:p>
        </w:tc>
      </w:tr>
      <w:tr w:rsidR="00B92EBC" w:rsidRPr="00240940" w14:paraId="0DAB2E61" w14:textId="77777777" w:rsidTr="00B131AF">
        <w:tc>
          <w:tcPr>
            <w:tcW w:w="1665" w:type="pct"/>
            <w:gridSpan w:val="2"/>
            <w:shd w:val="clear" w:color="auto" w:fill="auto"/>
          </w:tcPr>
          <w:p w14:paraId="3BD14D15" w14:textId="77777777" w:rsidR="00B92EBC" w:rsidRPr="00240940" w:rsidRDefault="00B92EBC" w:rsidP="00B131AF">
            <w:pPr>
              <w:spacing w:before="120" w:after="120"/>
              <w:rPr>
                <w:rFonts w:cs="Arial"/>
                <w:sz w:val="18"/>
              </w:rPr>
            </w:pPr>
            <w:r>
              <w:rPr>
                <w:rFonts w:cs="Arial"/>
                <w:sz w:val="18"/>
              </w:rPr>
              <w:t xml:space="preserve">   Horizontal Position Uncertainty</w:t>
            </w:r>
          </w:p>
        </w:tc>
        <w:tc>
          <w:tcPr>
            <w:tcW w:w="834" w:type="pct"/>
            <w:shd w:val="clear" w:color="auto" w:fill="auto"/>
          </w:tcPr>
          <w:p w14:paraId="6786E00A" w14:textId="77777777" w:rsidR="00B92EBC" w:rsidRPr="00240940" w:rsidRDefault="00B92EBC" w:rsidP="00B131AF">
            <w:pPr>
              <w:spacing w:before="120" w:after="120"/>
              <w:rPr>
                <w:rFonts w:cs="Arial"/>
                <w:sz w:val="18"/>
              </w:rPr>
            </w:pPr>
            <w:r>
              <w:rPr>
                <w:rFonts w:cs="Arial"/>
                <w:sz w:val="18"/>
              </w:rPr>
              <w:t>(POSACC)</w:t>
            </w:r>
          </w:p>
        </w:tc>
        <w:tc>
          <w:tcPr>
            <w:tcW w:w="1250" w:type="pct"/>
            <w:gridSpan w:val="2"/>
            <w:shd w:val="clear" w:color="auto" w:fill="auto"/>
          </w:tcPr>
          <w:p w14:paraId="3C4DCF6D" w14:textId="77777777" w:rsidR="00B92EBC" w:rsidRPr="00240940" w:rsidRDefault="00B92EBC" w:rsidP="00B131AF">
            <w:pPr>
              <w:spacing w:before="120" w:after="120"/>
              <w:rPr>
                <w:rFonts w:cs="Arial"/>
                <w:sz w:val="18"/>
              </w:rPr>
            </w:pPr>
          </w:p>
        </w:tc>
        <w:tc>
          <w:tcPr>
            <w:tcW w:w="417" w:type="pct"/>
            <w:shd w:val="clear" w:color="auto" w:fill="auto"/>
          </w:tcPr>
          <w:p w14:paraId="101B62BD" w14:textId="77777777" w:rsidR="00B92EBC" w:rsidRPr="00240940" w:rsidRDefault="00B92EBC" w:rsidP="00B131AF">
            <w:pPr>
              <w:spacing w:before="120" w:after="120"/>
              <w:rPr>
                <w:rFonts w:cs="Arial"/>
                <w:sz w:val="18"/>
              </w:rPr>
            </w:pPr>
            <w:r>
              <w:rPr>
                <w:rFonts w:cs="Arial"/>
                <w:sz w:val="18"/>
              </w:rPr>
              <w:t>(S) C</w:t>
            </w:r>
          </w:p>
        </w:tc>
        <w:tc>
          <w:tcPr>
            <w:tcW w:w="834" w:type="pct"/>
            <w:shd w:val="clear" w:color="auto" w:fill="auto"/>
          </w:tcPr>
          <w:p w14:paraId="05A7B3D9" w14:textId="77777777" w:rsidR="00B92EBC" w:rsidRPr="00240940" w:rsidRDefault="00B92EBC" w:rsidP="00B131AF">
            <w:pPr>
              <w:spacing w:before="120" w:after="120"/>
              <w:rPr>
                <w:rFonts w:cs="Arial"/>
                <w:sz w:val="18"/>
              </w:rPr>
            </w:pPr>
            <w:r>
              <w:rPr>
                <w:rFonts w:cs="Arial"/>
                <w:sz w:val="18"/>
              </w:rPr>
              <w:t>0, 1</w:t>
            </w:r>
          </w:p>
        </w:tc>
      </w:tr>
      <w:tr w:rsidR="00B92EBC" w:rsidRPr="00240940" w14:paraId="64A37912" w14:textId="77777777" w:rsidTr="00B131AF">
        <w:tc>
          <w:tcPr>
            <w:tcW w:w="1665" w:type="pct"/>
            <w:gridSpan w:val="2"/>
            <w:shd w:val="clear" w:color="auto" w:fill="auto"/>
          </w:tcPr>
          <w:p w14:paraId="7B1EE898" w14:textId="77777777" w:rsidR="00B92EBC" w:rsidRPr="00240940" w:rsidRDefault="00B92EBC" w:rsidP="00B131AF">
            <w:pPr>
              <w:spacing w:before="120" w:after="120"/>
              <w:rPr>
                <w:rFonts w:cs="Arial"/>
                <w:sz w:val="18"/>
              </w:rPr>
            </w:pPr>
            <w:r>
              <w:rPr>
                <w:rFonts w:cs="Arial"/>
                <w:sz w:val="18"/>
              </w:rPr>
              <w:t xml:space="preserve">      Uncertainty Fixed</w:t>
            </w:r>
          </w:p>
        </w:tc>
        <w:tc>
          <w:tcPr>
            <w:tcW w:w="834" w:type="pct"/>
            <w:shd w:val="clear" w:color="auto" w:fill="auto"/>
          </w:tcPr>
          <w:p w14:paraId="6BCE199C" w14:textId="77777777" w:rsidR="00B92EBC" w:rsidRDefault="00B92EBC" w:rsidP="00B131AF">
            <w:pPr>
              <w:spacing w:before="120" w:after="120"/>
              <w:rPr>
                <w:rFonts w:cs="Arial"/>
                <w:sz w:val="18"/>
              </w:rPr>
            </w:pPr>
            <w:r>
              <w:rPr>
                <w:rFonts w:cs="Arial"/>
                <w:sz w:val="18"/>
              </w:rPr>
              <w:t>(POSACC)</w:t>
            </w:r>
          </w:p>
          <w:p w14:paraId="5CB96264" w14:textId="77777777" w:rsidR="00B92EBC" w:rsidRDefault="00B92EBC" w:rsidP="00B131AF">
            <w:pPr>
              <w:spacing w:before="120" w:after="120"/>
              <w:rPr>
                <w:rFonts w:cs="Arial"/>
                <w:sz w:val="18"/>
              </w:rPr>
            </w:pPr>
            <w:r>
              <w:rPr>
                <w:rFonts w:cs="Arial"/>
                <w:sz w:val="18"/>
              </w:rPr>
              <w:t>(SOUACC)</w:t>
            </w:r>
          </w:p>
          <w:p w14:paraId="4F0085BF" w14:textId="77777777" w:rsidR="00B92EBC" w:rsidRPr="00240940" w:rsidRDefault="00B92EBC" w:rsidP="00B131AF">
            <w:pPr>
              <w:spacing w:before="120" w:after="120"/>
              <w:rPr>
                <w:rFonts w:cs="Arial"/>
                <w:sz w:val="18"/>
              </w:rPr>
            </w:pPr>
            <w:r>
              <w:rPr>
                <w:rFonts w:cs="Arial"/>
                <w:sz w:val="18"/>
              </w:rPr>
              <w:t>(VERACC)</w:t>
            </w:r>
          </w:p>
        </w:tc>
        <w:tc>
          <w:tcPr>
            <w:tcW w:w="1250" w:type="pct"/>
            <w:gridSpan w:val="2"/>
            <w:shd w:val="clear" w:color="auto" w:fill="auto"/>
          </w:tcPr>
          <w:p w14:paraId="6217CE0C" w14:textId="77777777" w:rsidR="00B92EBC" w:rsidRPr="00240940" w:rsidRDefault="00B92EBC" w:rsidP="00B131AF">
            <w:pPr>
              <w:spacing w:before="120" w:after="120"/>
              <w:rPr>
                <w:rFonts w:cs="Arial"/>
                <w:sz w:val="18"/>
              </w:rPr>
            </w:pPr>
          </w:p>
        </w:tc>
        <w:tc>
          <w:tcPr>
            <w:tcW w:w="417" w:type="pct"/>
            <w:shd w:val="clear" w:color="auto" w:fill="auto"/>
          </w:tcPr>
          <w:p w14:paraId="46487E25" w14:textId="77777777" w:rsidR="00B92EBC" w:rsidRPr="00240940" w:rsidRDefault="00B92EBC" w:rsidP="00B131AF">
            <w:pPr>
              <w:spacing w:before="120" w:after="120"/>
              <w:rPr>
                <w:rFonts w:cs="Arial"/>
                <w:sz w:val="18"/>
              </w:rPr>
            </w:pPr>
            <w:r>
              <w:rPr>
                <w:rFonts w:cs="Arial"/>
                <w:sz w:val="18"/>
              </w:rPr>
              <w:t>(S) RE</w:t>
            </w:r>
          </w:p>
        </w:tc>
        <w:tc>
          <w:tcPr>
            <w:tcW w:w="834" w:type="pct"/>
            <w:shd w:val="clear" w:color="auto" w:fill="auto"/>
          </w:tcPr>
          <w:p w14:paraId="661C3ED6" w14:textId="77777777" w:rsidR="00B92EBC" w:rsidRPr="00240940" w:rsidRDefault="00B92EBC" w:rsidP="00B131AF">
            <w:pPr>
              <w:spacing w:before="120" w:after="120"/>
              <w:rPr>
                <w:rFonts w:cs="Arial"/>
                <w:sz w:val="18"/>
              </w:rPr>
            </w:pPr>
            <w:r>
              <w:rPr>
                <w:rFonts w:cs="Arial"/>
                <w:sz w:val="18"/>
              </w:rPr>
              <w:t>1, 1</w:t>
            </w:r>
          </w:p>
        </w:tc>
      </w:tr>
      <w:tr w:rsidR="00B92EBC" w:rsidRPr="00240940" w14:paraId="21E28F72" w14:textId="77777777" w:rsidTr="00B131AF">
        <w:tc>
          <w:tcPr>
            <w:tcW w:w="1665" w:type="pct"/>
            <w:gridSpan w:val="2"/>
            <w:shd w:val="clear" w:color="auto" w:fill="auto"/>
          </w:tcPr>
          <w:p w14:paraId="6E68A5DE" w14:textId="77777777" w:rsidR="00B92EBC" w:rsidRPr="00240940" w:rsidRDefault="00B92EBC" w:rsidP="00B131AF">
            <w:pPr>
              <w:spacing w:before="120" w:after="120"/>
              <w:rPr>
                <w:rFonts w:cs="Arial"/>
                <w:sz w:val="18"/>
              </w:rPr>
            </w:pPr>
            <w:r>
              <w:rPr>
                <w:rFonts w:cs="Arial"/>
                <w:sz w:val="18"/>
              </w:rPr>
              <w:t xml:space="preserve">      Uncertainty Variable Factor</w:t>
            </w:r>
          </w:p>
        </w:tc>
        <w:tc>
          <w:tcPr>
            <w:tcW w:w="834" w:type="pct"/>
            <w:shd w:val="clear" w:color="auto" w:fill="auto"/>
          </w:tcPr>
          <w:p w14:paraId="3FB018EE" w14:textId="77777777" w:rsidR="00B92EBC" w:rsidRPr="00240940" w:rsidRDefault="00B92EBC" w:rsidP="00B131AF">
            <w:pPr>
              <w:spacing w:before="120" w:after="120"/>
              <w:rPr>
                <w:rFonts w:cs="Arial"/>
                <w:sz w:val="18"/>
              </w:rPr>
            </w:pPr>
          </w:p>
        </w:tc>
        <w:tc>
          <w:tcPr>
            <w:tcW w:w="1250" w:type="pct"/>
            <w:gridSpan w:val="2"/>
            <w:shd w:val="clear" w:color="auto" w:fill="auto"/>
          </w:tcPr>
          <w:p w14:paraId="61B92FDC" w14:textId="77777777" w:rsidR="00B92EBC" w:rsidRPr="00240940" w:rsidRDefault="00B92EBC" w:rsidP="00B131AF">
            <w:pPr>
              <w:spacing w:before="120" w:after="120"/>
              <w:rPr>
                <w:rFonts w:cs="Arial"/>
                <w:sz w:val="18"/>
              </w:rPr>
            </w:pPr>
          </w:p>
        </w:tc>
        <w:tc>
          <w:tcPr>
            <w:tcW w:w="417" w:type="pct"/>
            <w:shd w:val="clear" w:color="auto" w:fill="auto"/>
          </w:tcPr>
          <w:p w14:paraId="186DFD1E" w14:textId="77777777" w:rsidR="00B92EBC" w:rsidRPr="00240940" w:rsidRDefault="00B92EBC" w:rsidP="00B131AF">
            <w:pPr>
              <w:spacing w:before="120" w:after="120"/>
              <w:rPr>
                <w:rFonts w:cs="Arial"/>
                <w:sz w:val="18"/>
              </w:rPr>
            </w:pPr>
            <w:r>
              <w:rPr>
                <w:rFonts w:cs="Arial"/>
                <w:sz w:val="18"/>
              </w:rPr>
              <w:t>(S) RE</w:t>
            </w:r>
          </w:p>
        </w:tc>
        <w:tc>
          <w:tcPr>
            <w:tcW w:w="834" w:type="pct"/>
            <w:shd w:val="clear" w:color="auto" w:fill="auto"/>
          </w:tcPr>
          <w:p w14:paraId="4E94147B" w14:textId="77777777" w:rsidR="00B92EBC" w:rsidRPr="00240940" w:rsidRDefault="00B92EBC" w:rsidP="00B131AF">
            <w:pPr>
              <w:spacing w:before="120" w:after="120"/>
              <w:rPr>
                <w:rFonts w:cs="Arial"/>
                <w:sz w:val="18"/>
              </w:rPr>
            </w:pPr>
            <w:r>
              <w:rPr>
                <w:rFonts w:cs="Arial"/>
                <w:sz w:val="18"/>
              </w:rPr>
              <w:t>0, 1</w:t>
            </w:r>
          </w:p>
        </w:tc>
      </w:tr>
      <w:tr w:rsidR="00B92EBC" w:rsidRPr="00240940" w14:paraId="052D5140" w14:textId="77777777" w:rsidTr="00B131AF">
        <w:tc>
          <w:tcPr>
            <w:tcW w:w="1665" w:type="pct"/>
            <w:gridSpan w:val="2"/>
            <w:shd w:val="clear" w:color="auto" w:fill="auto"/>
          </w:tcPr>
          <w:p w14:paraId="0BA5DD50" w14:textId="77777777" w:rsidR="00B92EBC" w:rsidRPr="00240940" w:rsidRDefault="00B92EBC" w:rsidP="00B131AF">
            <w:pPr>
              <w:spacing w:before="120" w:after="120"/>
              <w:rPr>
                <w:rFonts w:cs="Arial"/>
                <w:sz w:val="18"/>
              </w:rPr>
            </w:pPr>
            <w:r>
              <w:rPr>
                <w:rFonts w:cs="Arial"/>
                <w:sz w:val="18"/>
              </w:rPr>
              <w:lastRenderedPageBreak/>
              <w:t xml:space="preserve">   Vertical Uncertainty</w:t>
            </w:r>
          </w:p>
        </w:tc>
        <w:tc>
          <w:tcPr>
            <w:tcW w:w="834" w:type="pct"/>
            <w:shd w:val="clear" w:color="auto" w:fill="auto"/>
          </w:tcPr>
          <w:p w14:paraId="7527F1D1" w14:textId="77777777" w:rsidR="00B92EBC" w:rsidRPr="00240940" w:rsidRDefault="00B92EBC" w:rsidP="00B131AF">
            <w:pPr>
              <w:spacing w:before="120" w:after="120"/>
              <w:rPr>
                <w:rFonts w:cs="Arial"/>
                <w:sz w:val="18"/>
              </w:rPr>
            </w:pPr>
            <w:r>
              <w:rPr>
                <w:rFonts w:cs="Arial"/>
                <w:sz w:val="18"/>
              </w:rPr>
              <w:t>(VERACC)</w:t>
            </w:r>
          </w:p>
        </w:tc>
        <w:tc>
          <w:tcPr>
            <w:tcW w:w="1250" w:type="pct"/>
            <w:gridSpan w:val="2"/>
            <w:shd w:val="clear" w:color="auto" w:fill="auto"/>
          </w:tcPr>
          <w:p w14:paraId="1874E221" w14:textId="77777777" w:rsidR="00B92EBC" w:rsidRPr="00240940" w:rsidRDefault="00B92EBC" w:rsidP="00B131AF">
            <w:pPr>
              <w:spacing w:before="120" w:after="120"/>
              <w:rPr>
                <w:rFonts w:cs="Arial"/>
                <w:sz w:val="18"/>
              </w:rPr>
            </w:pPr>
          </w:p>
        </w:tc>
        <w:tc>
          <w:tcPr>
            <w:tcW w:w="417" w:type="pct"/>
            <w:shd w:val="clear" w:color="auto" w:fill="auto"/>
          </w:tcPr>
          <w:p w14:paraId="5713C190" w14:textId="77777777" w:rsidR="00B92EBC" w:rsidRPr="00240940" w:rsidRDefault="00B92EBC" w:rsidP="00B131AF">
            <w:pPr>
              <w:spacing w:before="120" w:after="120"/>
              <w:rPr>
                <w:rFonts w:cs="Arial"/>
                <w:sz w:val="18"/>
              </w:rPr>
            </w:pPr>
            <w:r>
              <w:rPr>
                <w:rFonts w:cs="Arial"/>
                <w:sz w:val="18"/>
              </w:rPr>
              <w:t>(S) C</w:t>
            </w:r>
          </w:p>
        </w:tc>
        <w:tc>
          <w:tcPr>
            <w:tcW w:w="834" w:type="pct"/>
            <w:shd w:val="clear" w:color="auto" w:fill="auto"/>
          </w:tcPr>
          <w:p w14:paraId="2BF58648" w14:textId="77777777" w:rsidR="00B92EBC" w:rsidRPr="00240940" w:rsidRDefault="00B92EBC" w:rsidP="00B131AF">
            <w:pPr>
              <w:spacing w:before="120" w:after="120"/>
              <w:rPr>
                <w:rFonts w:cs="Arial"/>
                <w:sz w:val="18"/>
              </w:rPr>
            </w:pPr>
            <w:r>
              <w:rPr>
                <w:rFonts w:cs="Arial"/>
                <w:sz w:val="18"/>
              </w:rPr>
              <w:t>0, 1</w:t>
            </w:r>
          </w:p>
        </w:tc>
      </w:tr>
      <w:tr w:rsidR="00B92EBC" w:rsidRPr="00240940" w14:paraId="5BC083F7" w14:textId="77777777" w:rsidTr="00B131AF">
        <w:tc>
          <w:tcPr>
            <w:tcW w:w="1665" w:type="pct"/>
            <w:gridSpan w:val="2"/>
            <w:shd w:val="clear" w:color="auto" w:fill="auto"/>
          </w:tcPr>
          <w:p w14:paraId="3692B69A" w14:textId="77777777" w:rsidR="00B92EBC" w:rsidRPr="00240940" w:rsidRDefault="00B92EBC" w:rsidP="00B131AF">
            <w:pPr>
              <w:spacing w:before="120" w:after="120"/>
              <w:rPr>
                <w:rFonts w:cs="Arial"/>
                <w:sz w:val="18"/>
              </w:rPr>
            </w:pPr>
            <w:r>
              <w:rPr>
                <w:rFonts w:cs="Arial"/>
                <w:sz w:val="18"/>
              </w:rPr>
              <w:t xml:space="preserve">      Uncertainty Fixed</w:t>
            </w:r>
          </w:p>
        </w:tc>
        <w:tc>
          <w:tcPr>
            <w:tcW w:w="834" w:type="pct"/>
            <w:shd w:val="clear" w:color="auto" w:fill="auto"/>
          </w:tcPr>
          <w:p w14:paraId="35740E2F" w14:textId="77777777" w:rsidR="00B92EBC" w:rsidRDefault="00B92EBC" w:rsidP="00B131AF">
            <w:pPr>
              <w:spacing w:before="120" w:after="120"/>
              <w:rPr>
                <w:rFonts w:cs="Arial"/>
                <w:sz w:val="18"/>
              </w:rPr>
            </w:pPr>
            <w:r>
              <w:rPr>
                <w:rFonts w:cs="Arial"/>
                <w:sz w:val="18"/>
              </w:rPr>
              <w:t>(POSACC)</w:t>
            </w:r>
          </w:p>
          <w:p w14:paraId="4050EB8E" w14:textId="77777777" w:rsidR="00B92EBC" w:rsidRDefault="00B92EBC" w:rsidP="00B131AF">
            <w:pPr>
              <w:spacing w:before="120" w:after="120"/>
              <w:rPr>
                <w:rFonts w:cs="Arial"/>
                <w:sz w:val="18"/>
              </w:rPr>
            </w:pPr>
            <w:r>
              <w:rPr>
                <w:rFonts w:cs="Arial"/>
                <w:sz w:val="18"/>
              </w:rPr>
              <w:t>(SOUACC)</w:t>
            </w:r>
          </w:p>
          <w:p w14:paraId="7B696F30" w14:textId="77777777" w:rsidR="00B92EBC" w:rsidRPr="00240940" w:rsidRDefault="00B92EBC" w:rsidP="00B131AF">
            <w:pPr>
              <w:spacing w:before="120" w:after="120"/>
              <w:rPr>
                <w:rFonts w:cs="Arial"/>
                <w:sz w:val="18"/>
              </w:rPr>
            </w:pPr>
            <w:r>
              <w:rPr>
                <w:rFonts w:cs="Arial"/>
                <w:sz w:val="18"/>
              </w:rPr>
              <w:t>(VERACC)</w:t>
            </w:r>
          </w:p>
        </w:tc>
        <w:tc>
          <w:tcPr>
            <w:tcW w:w="1250" w:type="pct"/>
            <w:gridSpan w:val="2"/>
            <w:shd w:val="clear" w:color="auto" w:fill="auto"/>
          </w:tcPr>
          <w:p w14:paraId="16DB8504" w14:textId="77777777" w:rsidR="00B92EBC" w:rsidRPr="00240940" w:rsidRDefault="00B92EBC" w:rsidP="00B131AF">
            <w:pPr>
              <w:spacing w:before="120" w:after="120"/>
              <w:rPr>
                <w:rFonts w:cs="Arial"/>
                <w:sz w:val="18"/>
              </w:rPr>
            </w:pPr>
          </w:p>
        </w:tc>
        <w:tc>
          <w:tcPr>
            <w:tcW w:w="417" w:type="pct"/>
            <w:shd w:val="clear" w:color="auto" w:fill="auto"/>
          </w:tcPr>
          <w:p w14:paraId="7E8AB89A" w14:textId="77777777" w:rsidR="00B92EBC" w:rsidRPr="00240940" w:rsidRDefault="00B92EBC" w:rsidP="00B131AF">
            <w:pPr>
              <w:spacing w:before="120" w:after="120"/>
              <w:rPr>
                <w:rFonts w:cs="Arial"/>
                <w:sz w:val="18"/>
              </w:rPr>
            </w:pPr>
            <w:r>
              <w:rPr>
                <w:rFonts w:cs="Arial"/>
                <w:sz w:val="18"/>
              </w:rPr>
              <w:t>(S) RE</w:t>
            </w:r>
          </w:p>
        </w:tc>
        <w:tc>
          <w:tcPr>
            <w:tcW w:w="834" w:type="pct"/>
            <w:shd w:val="clear" w:color="auto" w:fill="auto"/>
          </w:tcPr>
          <w:p w14:paraId="2AD8D718" w14:textId="77777777" w:rsidR="00B92EBC" w:rsidRPr="00240940" w:rsidRDefault="00B92EBC" w:rsidP="00B131AF">
            <w:pPr>
              <w:spacing w:before="120" w:after="120"/>
              <w:rPr>
                <w:rFonts w:cs="Arial"/>
                <w:sz w:val="18"/>
              </w:rPr>
            </w:pPr>
            <w:r>
              <w:rPr>
                <w:rFonts w:cs="Arial"/>
                <w:sz w:val="18"/>
              </w:rPr>
              <w:t>1, 1</w:t>
            </w:r>
          </w:p>
        </w:tc>
      </w:tr>
      <w:tr w:rsidR="00B92EBC" w:rsidRPr="00240940" w14:paraId="098FF772" w14:textId="77777777" w:rsidTr="00B131AF">
        <w:tc>
          <w:tcPr>
            <w:tcW w:w="1665" w:type="pct"/>
            <w:gridSpan w:val="2"/>
            <w:shd w:val="clear" w:color="auto" w:fill="auto"/>
          </w:tcPr>
          <w:p w14:paraId="0393892E" w14:textId="77777777" w:rsidR="00B92EBC" w:rsidRPr="00240940" w:rsidRDefault="00B92EBC" w:rsidP="00B131AF">
            <w:pPr>
              <w:spacing w:before="120" w:after="120"/>
              <w:rPr>
                <w:rFonts w:cs="Arial"/>
                <w:sz w:val="18"/>
              </w:rPr>
            </w:pPr>
            <w:r>
              <w:rPr>
                <w:rFonts w:cs="Arial"/>
                <w:sz w:val="18"/>
              </w:rPr>
              <w:t xml:space="preserve">      Uncertainty Variable Factor</w:t>
            </w:r>
          </w:p>
        </w:tc>
        <w:tc>
          <w:tcPr>
            <w:tcW w:w="834" w:type="pct"/>
            <w:shd w:val="clear" w:color="auto" w:fill="auto"/>
          </w:tcPr>
          <w:p w14:paraId="4E025325" w14:textId="77777777" w:rsidR="00B92EBC" w:rsidRPr="00240940" w:rsidRDefault="00B92EBC" w:rsidP="00B131AF">
            <w:pPr>
              <w:spacing w:before="120" w:after="120"/>
              <w:rPr>
                <w:rFonts w:cs="Arial"/>
                <w:sz w:val="18"/>
              </w:rPr>
            </w:pPr>
          </w:p>
        </w:tc>
        <w:tc>
          <w:tcPr>
            <w:tcW w:w="1250" w:type="pct"/>
            <w:gridSpan w:val="2"/>
            <w:shd w:val="clear" w:color="auto" w:fill="auto"/>
          </w:tcPr>
          <w:p w14:paraId="4A3C9D70" w14:textId="77777777" w:rsidR="00B92EBC" w:rsidRPr="00240940" w:rsidRDefault="00B92EBC" w:rsidP="00B131AF">
            <w:pPr>
              <w:spacing w:before="120" w:after="120"/>
              <w:rPr>
                <w:rFonts w:cs="Arial"/>
                <w:sz w:val="18"/>
              </w:rPr>
            </w:pPr>
          </w:p>
        </w:tc>
        <w:tc>
          <w:tcPr>
            <w:tcW w:w="417" w:type="pct"/>
            <w:shd w:val="clear" w:color="auto" w:fill="auto"/>
          </w:tcPr>
          <w:p w14:paraId="1270BA37" w14:textId="77777777" w:rsidR="00B92EBC" w:rsidRPr="00240940" w:rsidRDefault="00B92EBC" w:rsidP="00B131AF">
            <w:pPr>
              <w:spacing w:before="120" w:after="120"/>
              <w:rPr>
                <w:rFonts w:cs="Arial"/>
                <w:sz w:val="18"/>
              </w:rPr>
            </w:pPr>
            <w:r>
              <w:rPr>
                <w:rFonts w:cs="Arial"/>
                <w:sz w:val="18"/>
              </w:rPr>
              <w:t>(S) RE</w:t>
            </w:r>
          </w:p>
        </w:tc>
        <w:tc>
          <w:tcPr>
            <w:tcW w:w="834" w:type="pct"/>
            <w:shd w:val="clear" w:color="auto" w:fill="auto"/>
          </w:tcPr>
          <w:p w14:paraId="09A4925F" w14:textId="77777777" w:rsidR="00B92EBC" w:rsidRPr="00240940" w:rsidRDefault="00B92EBC" w:rsidP="00B131AF">
            <w:pPr>
              <w:spacing w:before="120" w:after="120"/>
              <w:rPr>
                <w:rFonts w:cs="Arial"/>
                <w:sz w:val="18"/>
              </w:rPr>
            </w:pPr>
            <w:r>
              <w:rPr>
                <w:rFonts w:cs="Arial"/>
                <w:sz w:val="18"/>
              </w:rPr>
              <w:t>0, 1</w:t>
            </w:r>
          </w:p>
        </w:tc>
      </w:tr>
      <w:tr w:rsidR="00B92EBC" w:rsidRPr="00240940" w14:paraId="14863C2F" w14:textId="77777777" w:rsidTr="00B131AF">
        <w:tc>
          <w:tcPr>
            <w:tcW w:w="5000" w:type="pct"/>
            <w:gridSpan w:val="7"/>
            <w:shd w:val="clear" w:color="auto" w:fill="auto"/>
          </w:tcPr>
          <w:p w14:paraId="731474FA" w14:textId="080D7D89" w:rsidR="00B92EBC" w:rsidRDefault="00B92EBC" w:rsidP="00B131AF">
            <w:pPr>
              <w:spacing w:before="120" w:after="120"/>
              <w:rPr>
                <w:rFonts w:cs="Arial"/>
              </w:rPr>
            </w:pPr>
            <w:r w:rsidRPr="00240940">
              <w:rPr>
                <w:rFonts w:cs="Arial"/>
                <w:u w:val="single"/>
              </w:rPr>
              <w:t>INT 1 Reference:</w:t>
            </w:r>
            <w:r w:rsidR="000B28A1">
              <w:rPr>
                <w:rFonts w:cs="Arial"/>
                <w:u w:val="single"/>
              </w:rPr>
              <w:t xml:space="preserve"> --</w:t>
            </w:r>
          </w:p>
          <w:p w14:paraId="72D88D3C" w14:textId="77777777" w:rsidR="00B92EBC" w:rsidRDefault="00B92EBC" w:rsidP="00B131AF">
            <w:pPr>
              <w:spacing w:before="120" w:after="120"/>
              <w:rPr>
                <w:rFonts w:cs="Arial"/>
              </w:rPr>
            </w:pPr>
          </w:p>
          <w:p w14:paraId="78AF1EB8" w14:textId="77777777" w:rsidR="00B92EBC" w:rsidRDefault="00B92EBC" w:rsidP="00B131AF">
            <w:pPr>
              <w:spacing w:before="120" w:after="120"/>
              <w:rPr>
                <w:rFonts w:cs="Arial"/>
              </w:rPr>
            </w:pPr>
            <w:r w:rsidRPr="00240940">
              <w:rPr>
                <w:rFonts w:cs="Arial"/>
                <w:u w:val="single"/>
              </w:rPr>
              <w:t>Remarks:</w:t>
            </w:r>
          </w:p>
          <w:p w14:paraId="1C809B39" w14:textId="4CCDBC5C" w:rsidR="00291024" w:rsidRPr="00980CC8" w:rsidRDefault="00203C69" w:rsidP="00291024">
            <w:pPr>
              <w:pStyle w:val="ListParagraph"/>
              <w:numPr>
                <w:ilvl w:val="0"/>
                <w:numId w:val="50"/>
              </w:numPr>
              <w:spacing w:before="120" w:after="120"/>
              <w:rPr>
                <w:ins w:id="2875" w:author="Raphael Malyankar" w:date="2022-11-14T19:42:00Z"/>
                <w:rFonts w:cs="Arial"/>
              </w:rPr>
            </w:pPr>
            <w:proofErr w:type="spellStart"/>
            <w:ins w:id="2876" w:author="Raphael Malyankar" w:date="2022-11-14T19:41:00Z">
              <w:r w:rsidRPr="00291024">
                <w:rPr>
                  <w:rFonts w:cs="Arial"/>
                </w:rPr>
                <w:t>SpatialQuality</w:t>
              </w:r>
              <w:proofErr w:type="spellEnd"/>
              <w:r w:rsidRPr="00291024">
                <w:rPr>
                  <w:rFonts w:cs="Arial"/>
                </w:rPr>
                <w:t xml:space="preserve"> is</w:t>
              </w:r>
              <w:r w:rsidR="00291024" w:rsidRPr="00291024">
                <w:rPr>
                  <w:rFonts w:cs="Arial"/>
                </w:rPr>
                <w:t xml:space="preserve"> not to be associated with Surface spatial </w:t>
              </w:r>
            </w:ins>
            <w:ins w:id="2877" w:author="Raphael Malyankar" w:date="2022-11-14T19:42:00Z">
              <w:r w:rsidR="00291024" w:rsidRPr="00291024">
                <w:rPr>
                  <w:rFonts w:cs="Arial"/>
                </w:rPr>
                <w:t>objects</w:t>
              </w:r>
            </w:ins>
            <w:ins w:id="2878" w:author="Raphael Malyankar" w:date="2022-11-14T19:41:00Z">
              <w:r w:rsidR="00291024" w:rsidRPr="00980CC8">
                <w:rPr>
                  <w:rFonts w:cs="Arial"/>
                </w:rPr>
                <w:t>.</w:t>
              </w:r>
            </w:ins>
          </w:p>
          <w:p w14:paraId="0BBFFF26" w14:textId="49005983" w:rsidR="00291024" w:rsidRPr="005F3643" w:rsidRDefault="00291024" w:rsidP="00291024">
            <w:pPr>
              <w:pStyle w:val="ListParagraph"/>
              <w:numPr>
                <w:ilvl w:val="0"/>
                <w:numId w:val="50"/>
              </w:numPr>
              <w:spacing w:before="120" w:after="120"/>
              <w:rPr>
                <w:ins w:id="2879" w:author="Raphael Malyankar" w:date="2022-11-14T19:41:00Z"/>
                <w:rFonts w:cs="Arial"/>
              </w:rPr>
            </w:pPr>
            <w:proofErr w:type="spellStart"/>
            <w:ins w:id="2880" w:author="Raphael Malyankar" w:date="2022-11-14T19:42:00Z">
              <w:r w:rsidRPr="00980CC8">
                <w:rPr>
                  <w:rFonts w:cs="Arial"/>
                </w:rPr>
                <w:t>SpatialQuality</w:t>
              </w:r>
              <w:proofErr w:type="spellEnd"/>
              <w:r w:rsidRPr="00980CC8">
                <w:rPr>
                  <w:rFonts w:cs="Arial"/>
                </w:rPr>
                <w:t xml:space="preserve"> associated to </w:t>
              </w:r>
              <w:r w:rsidRPr="000340BD">
                <w:rPr>
                  <w:rFonts w:cs="Arial"/>
                </w:rPr>
                <w:t xml:space="preserve">Curve or Composite Curve spatial objects cannot have vertical uncertainty </w:t>
              </w:r>
            </w:ins>
            <w:ins w:id="2881" w:author="Raphael Malyankar" w:date="2022-11-14T19:43:00Z">
              <w:r w:rsidRPr="009171AC">
                <w:rPr>
                  <w:rFonts w:cs="Arial"/>
                </w:rPr>
                <w:t>attributes.</w:t>
              </w:r>
            </w:ins>
          </w:p>
          <w:p w14:paraId="750D0761" w14:textId="77777777" w:rsidR="00291024" w:rsidRDefault="00291024" w:rsidP="00B131AF">
            <w:pPr>
              <w:spacing w:before="120" w:after="120"/>
              <w:rPr>
                <w:rFonts w:cs="Arial"/>
              </w:rPr>
            </w:pPr>
          </w:p>
          <w:p w14:paraId="6AE6973E" w14:textId="77777777" w:rsidR="00B92EBC" w:rsidRDefault="00B92EBC" w:rsidP="00B131AF">
            <w:pPr>
              <w:spacing w:before="120" w:after="120"/>
              <w:rPr>
                <w:rFonts w:cs="Arial"/>
              </w:rPr>
            </w:pPr>
            <w:r w:rsidRPr="00240940">
              <w:rPr>
                <w:rFonts w:cs="Arial"/>
                <w:u w:val="single"/>
              </w:rPr>
              <w:t>Distinction:</w:t>
            </w:r>
          </w:p>
          <w:p w14:paraId="2B4516BE" w14:textId="77777777" w:rsidR="00B92EBC" w:rsidRPr="00240940" w:rsidRDefault="00B92EBC" w:rsidP="00B131AF">
            <w:pPr>
              <w:spacing w:before="120" w:after="120"/>
              <w:rPr>
                <w:rFonts w:cs="Arial"/>
              </w:rPr>
            </w:pPr>
          </w:p>
        </w:tc>
      </w:tr>
    </w:tbl>
    <w:p w14:paraId="7CBFA3A6" w14:textId="77777777" w:rsidR="00B92EBC" w:rsidRDefault="00B92EBC" w:rsidP="00B92EBC">
      <w:pPr>
        <w:spacing w:before="240"/>
      </w:pPr>
    </w:p>
    <w:p w14:paraId="11A2A1EE" w14:textId="77777777" w:rsidR="00C1214A" w:rsidRPr="00C1214A" w:rsidRDefault="00C1214A" w:rsidP="001F2829">
      <w:pPr>
        <w:pStyle w:val="Heading1"/>
      </w:pPr>
      <w:bookmarkStart w:id="2882" w:name="_Toc120214496"/>
      <w:r w:rsidRPr="00C1214A">
        <w:t>Association Names</w:t>
      </w:r>
      <w:bookmarkEnd w:id="2882"/>
    </w:p>
    <w:p w14:paraId="272AED4C" w14:textId="77777777" w:rsidR="00C1214A" w:rsidRPr="00C1214A" w:rsidRDefault="00C1214A" w:rsidP="001F2829">
      <w:pPr>
        <w:pStyle w:val="Heading2"/>
      </w:pPr>
      <w:bookmarkStart w:id="2883" w:name="_Toc120214497"/>
      <w:r w:rsidRPr="00C1214A">
        <w:t>Additional Information</w:t>
      </w:r>
      <w:bookmarkEnd w:id="28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6"/>
        <w:gridCol w:w="1423"/>
        <w:gridCol w:w="4272"/>
        <w:gridCol w:w="1425"/>
      </w:tblGrid>
      <w:tr w:rsidR="00C1214A" w:rsidRPr="00C1214A" w14:paraId="0655BA0B" w14:textId="77777777" w:rsidTr="00B77DCA">
        <w:tc>
          <w:tcPr>
            <w:tcW w:w="5000" w:type="pct"/>
            <w:gridSpan w:val="4"/>
            <w:shd w:val="clear" w:color="auto" w:fill="auto"/>
          </w:tcPr>
          <w:p w14:paraId="34DE3B2D" w14:textId="77777777" w:rsidR="00C1214A" w:rsidRPr="00C1214A" w:rsidRDefault="00C1214A" w:rsidP="00C1214A">
            <w:r w:rsidRPr="00C1214A">
              <w:rPr>
                <w:u w:val="single"/>
              </w:rPr>
              <w:t>IHO Definition:</w:t>
            </w:r>
            <w:r w:rsidRPr="00C1214A">
              <w:t xml:space="preserve"> A feature association for the binding between at least one instance of a geo feature and an instance of an information type.</w:t>
            </w:r>
          </w:p>
          <w:p w14:paraId="4C90FA86" w14:textId="77777777" w:rsidR="00C1214A" w:rsidRPr="00C1214A" w:rsidRDefault="00C1214A" w:rsidP="00C1214A">
            <w:r w:rsidRPr="00C1214A">
              <w:rPr>
                <w:u w:val="single"/>
              </w:rPr>
              <w:t>Remarks:</w:t>
            </w:r>
          </w:p>
          <w:p w14:paraId="70E7C3F6" w14:textId="77777777" w:rsidR="00C1214A" w:rsidRPr="00C1214A" w:rsidRDefault="00C1214A" w:rsidP="00C1214A">
            <w:r w:rsidRPr="00C1214A">
              <w:t xml:space="preserve">Role </w:t>
            </w:r>
            <w:proofErr w:type="spellStart"/>
            <w:r w:rsidRPr="00C1214A">
              <w:t>informationProvidedFor</w:t>
            </w:r>
            <w:proofErr w:type="spellEnd"/>
            <w:r w:rsidRPr="00C1214A">
              <w:t xml:space="preserve"> encodable only as a generic inverse association in feature objects in 3.0.0 datasets</w:t>
            </w:r>
          </w:p>
        </w:tc>
      </w:tr>
      <w:tr w:rsidR="00C1214A" w:rsidRPr="00C1214A" w14:paraId="1DB46C57" w14:textId="77777777" w:rsidTr="00B77DCA">
        <w:tc>
          <w:tcPr>
            <w:tcW w:w="1052" w:type="pct"/>
            <w:shd w:val="clear" w:color="auto" w:fill="auto"/>
          </w:tcPr>
          <w:p w14:paraId="21CEED46" w14:textId="77777777" w:rsidR="00C1214A" w:rsidRPr="00C1214A" w:rsidRDefault="00C1214A" w:rsidP="00C1214A">
            <w:pPr>
              <w:rPr>
                <w:b/>
              </w:rPr>
            </w:pPr>
            <w:r w:rsidRPr="00C1214A">
              <w:rPr>
                <w:b/>
              </w:rPr>
              <w:t>Role Type</w:t>
            </w:r>
          </w:p>
        </w:tc>
        <w:tc>
          <w:tcPr>
            <w:tcW w:w="789" w:type="pct"/>
            <w:shd w:val="clear" w:color="auto" w:fill="auto"/>
          </w:tcPr>
          <w:p w14:paraId="1A714F87" w14:textId="77777777" w:rsidR="00C1214A" w:rsidRPr="00C1214A" w:rsidRDefault="00C1214A" w:rsidP="00C1214A">
            <w:pPr>
              <w:rPr>
                <w:b/>
              </w:rPr>
            </w:pPr>
            <w:r w:rsidRPr="00C1214A">
              <w:rPr>
                <w:b/>
              </w:rPr>
              <w:t>Role</w:t>
            </w:r>
          </w:p>
        </w:tc>
        <w:tc>
          <w:tcPr>
            <w:tcW w:w="2369" w:type="pct"/>
            <w:shd w:val="clear" w:color="auto" w:fill="auto"/>
          </w:tcPr>
          <w:p w14:paraId="0804B142" w14:textId="77777777" w:rsidR="00C1214A" w:rsidRPr="00C1214A" w:rsidRDefault="00C1214A" w:rsidP="00C1214A">
            <w:pPr>
              <w:rPr>
                <w:b/>
              </w:rPr>
            </w:pPr>
            <w:r w:rsidRPr="00C1214A">
              <w:rPr>
                <w:b/>
              </w:rPr>
              <w:t>Associated With</w:t>
            </w:r>
          </w:p>
        </w:tc>
        <w:tc>
          <w:tcPr>
            <w:tcW w:w="790" w:type="pct"/>
            <w:shd w:val="clear" w:color="auto" w:fill="auto"/>
          </w:tcPr>
          <w:p w14:paraId="3710E1D5" w14:textId="77777777" w:rsidR="00C1214A" w:rsidRPr="00C1214A" w:rsidRDefault="00C1214A" w:rsidP="00C1214A">
            <w:pPr>
              <w:rPr>
                <w:b/>
              </w:rPr>
            </w:pPr>
            <w:r w:rsidRPr="00C1214A">
              <w:rPr>
                <w:b/>
              </w:rPr>
              <w:t>Multiplicity</w:t>
            </w:r>
          </w:p>
        </w:tc>
      </w:tr>
      <w:tr w:rsidR="00C1214A" w:rsidRPr="00C1214A" w14:paraId="1285522C" w14:textId="77777777" w:rsidTr="00B77DCA">
        <w:tc>
          <w:tcPr>
            <w:tcW w:w="1052" w:type="pct"/>
            <w:vMerge w:val="restart"/>
            <w:shd w:val="clear" w:color="auto" w:fill="auto"/>
          </w:tcPr>
          <w:p w14:paraId="2DAD15C8" w14:textId="77777777" w:rsidR="00C1214A" w:rsidRPr="00C1214A" w:rsidRDefault="00C1214A" w:rsidP="00C1214A">
            <w:r w:rsidRPr="00C1214A">
              <w:t>Association</w:t>
            </w:r>
          </w:p>
        </w:tc>
        <w:tc>
          <w:tcPr>
            <w:tcW w:w="789" w:type="pct"/>
            <w:shd w:val="clear" w:color="auto" w:fill="auto"/>
          </w:tcPr>
          <w:p w14:paraId="64295AC4" w14:textId="77777777" w:rsidR="00C1214A" w:rsidRPr="00C1214A" w:rsidRDefault="00C1214A" w:rsidP="00C1214A">
            <w:r w:rsidRPr="00C1214A">
              <w:t>Information provided for</w:t>
            </w:r>
          </w:p>
        </w:tc>
        <w:tc>
          <w:tcPr>
            <w:tcW w:w="2369" w:type="pct"/>
            <w:shd w:val="clear" w:color="auto" w:fill="auto"/>
          </w:tcPr>
          <w:p w14:paraId="218C0B7D" w14:textId="77777777" w:rsidR="00C1214A" w:rsidRPr="00C1214A" w:rsidRDefault="00C1214A" w:rsidP="00C1214A">
            <w:pPr>
              <w:rPr>
                <w:b/>
              </w:rPr>
            </w:pPr>
            <w:r w:rsidRPr="00C1214A">
              <w:rPr>
                <w:b/>
              </w:rPr>
              <w:t>Information Type, Feature Type</w:t>
            </w:r>
          </w:p>
        </w:tc>
        <w:tc>
          <w:tcPr>
            <w:tcW w:w="790" w:type="pct"/>
            <w:shd w:val="clear" w:color="auto" w:fill="auto"/>
          </w:tcPr>
          <w:p w14:paraId="14A17EAC" w14:textId="77777777" w:rsidR="00C1214A" w:rsidRPr="00C1214A" w:rsidRDefault="00C1214A" w:rsidP="00C1214A">
            <w:r w:rsidRPr="00C1214A">
              <w:t>0, *</w:t>
            </w:r>
          </w:p>
        </w:tc>
      </w:tr>
      <w:tr w:rsidR="00C1214A" w:rsidRPr="00C1214A" w14:paraId="05F935E3" w14:textId="77777777" w:rsidTr="00B77DCA">
        <w:tc>
          <w:tcPr>
            <w:tcW w:w="1052" w:type="pct"/>
            <w:vMerge/>
            <w:shd w:val="clear" w:color="auto" w:fill="auto"/>
          </w:tcPr>
          <w:p w14:paraId="1FAE129D" w14:textId="77777777" w:rsidR="00C1214A" w:rsidRPr="00C1214A" w:rsidRDefault="00C1214A" w:rsidP="00C1214A"/>
        </w:tc>
        <w:tc>
          <w:tcPr>
            <w:tcW w:w="789" w:type="pct"/>
            <w:shd w:val="clear" w:color="auto" w:fill="auto"/>
          </w:tcPr>
          <w:p w14:paraId="740CE673" w14:textId="77777777" w:rsidR="00C1214A" w:rsidRPr="00C1214A" w:rsidRDefault="00C1214A" w:rsidP="00C1214A">
            <w:r w:rsidRPr="00C1214A">
              <w:t>Provides information</w:t>
            </w:r>
          </w:p>
        </w:tc>
        <w:tc>
          <w:tcPr>
            <w:tcW w:w="2369" w:type="pct"/>
            <w:shd w:val="clear" w:color="auto" w:fill="auto"/>
          </w:tcPr>
          <w:p w14:paraId="2DF1CCAE" w14:textId="77777777" w:rsidR="00C1214A" w:rsidRPr="00C1214A" w:rsidRDefault="00C1214A" w:rsidP="00C1214A">
            <w:pPr>
              <w:rPr>
                <w:b/>
              </w:rPr>
            </w:pPr>
            <w:r w:rsidRPr="00C1214A">
              <w:rPr>
                <w:b/>
              </w:rPr>
              <w:t>Nautical Information</w:t>
            </w:r>
          </w:p>
        </w:tc>
        <w:tc>
          <w:tcPr>
            <w:tcW w:w="790" w:type="pct"/>
            <w:shd w:val="clear" w:color="auto" w:fill="auto"/>
          </w:tcPr>
          <w:p w14:paraId="3045EF47" w14:textId="77777777" w:rsidR="00C1214A" w:rsidRPr="00C1214A" w:rsidRDefault="00C1214A" w:rsidP="00C1214A">
            <w:r w:rsidRPr="00C1214A">
              <w:t>0, *</w:t>
            </w:r>
          </w:p>
        </w:tc>
      </w:tr>
    </w:tbl>
    <w:p w14:paraId="4494F6B1" w14:textId="77777777" w:rsidR="00C1214A" w:rsidRPr="00C1214A" w:rsidRDefault="00C1214A" w:rsidP="00C1214A">
      <w:pPr>
        <w:rPr>
          <w:b/>
        </w:rPr>
      </w:pPr>
    </w:p>
    <w:p w14:paraId="21C8CB1B" w14:textId="77777777" w:rsidR="00C1214A" w:rsidRPr="00C1214A" w:rsidRDefault="00C1214A" w:rsidP="001F2829">
      <w:pPr>
        <w:pStyle w:val="Heading2"/>
      </w:pPr>
      <w:bookmarkStart w:id="2884" w:name="_Toc120214498"/>
      <w:r w:rsidRPr="00C1214A">
        <w:t>Authority Contact</w:t>
      </w:r>
      <w:bookmarkEnd w:id="28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6"/>
        <w:gridCol w:w="1423"/>
        <w:gridCol w:w="4272"/>
        <w:gridCol w:w="1425"/>
      </w:tblGrid>
      <w:tr w:rsidR="00C1214A" w:rsidRPr="00C1214A" w14:paraId="2AE990ED" w14:textId="77777777" w:rsidTr="00B77DCA">
        <w:tc>
          <w:tcPr>
            <w:tcW w:w="5000" w:type="pct"/>
            <w:gridSpan w:val="4"/>
            <w:shd w:val="clear" w:color="auto" w:fill="auto"/>
          </w:tcPr>
          <w:p w14:paraId="2F248661" w14:textId="77777777" w:rsidR="00C1214A" w:rsidRPr="00C1214A" w:rsidRDefault="00C1214A" w:rsidP="00C1214A">
            <w:r w:rsidRPr="00C1214A">
              <w:rPr>
                <w:u w:val="single"/>
              </w:rPr>
              <w:t>IHO Definition:</w:t>
            </w:r>
            <w:r w:rsidRPr="00C1214A">
              <w:t xml:space="preserve"> Contact information for an authority</w:t>
            </w:r>
          </w:p>
          <w:p w14:paraId="2743FA3A" w14:textId="77777777" w:rsidR="00C1214A" w:rsidRPr="00C1214A" w:rsidRDefault="00C1214A" w:rsidP="00C1214A">
            <w:r w:rsidRPr="00C1214A">
              <w:rPr>
                <w:u w:val="single"/>
              </w:rPr>
              <w:t>Remarks:</w:t>
            </w:r>
          </w:p>
          <w:p w14:paraId="75E34561" w14:textId="77777777" w:rsidR="00C1214A" w:rsidRPr="00C1214A" w:rsidRDefault="00C1214A" w:rsidP="00C1214A">
            <w:r w:rsidRPr="00C1214A">
              <w:t>•No remarks.</w:t>
            </w:r>
          </w:p>
        </w:tc>
      </w:tr>
      <w:tr w:rsidR="00C1214A" w:rsidRPr="00C1214A" w14:paraId="641DBA80" w14:textId="77777777" w:rsidTr="00B77DCA">
        <w:tc>
          <w:tcPr>
            <w:tcW w:w="1052" w:type="pct"/>
            <w:shd w:val="clear" w:color="auto" w:fill="auto"/>
          </w:tcPr>
          <w:p w14:paraId="5D69A325" w14:textId="77777777" w:rsidR="00C1214A" w:rsidRPr="00C1214A" w:rsidRDefault="00C1214A" w:rsidP="00C1214A">
            <w:pPr>
              <w:rPr>
                <w:b/>
              </w:rPr>
            </w:pPr>
            <w:r w:rsidRPr="00C1214A">
              <w:rPr>
                <w:b/>
              </w:rPr>
              <w:lastRenderedPageBreak/>
              <w:t>Role Type</w:t>
            </w:r>
          </w:p>
        </w:tc>
        <w:tc>
          <w:tcPr>
            <w:tcW w:w="789" w:type="pct"/>
            <w:shd w:val="clear" w:color="auto" w:fill="auto"/>
          </w:tcPr>
          <w:p w14:paraId="38A4B47C" w14:textId="77777777" w:rsidR="00C1214A" w:rsidRPr="00C1214A" w:rsidRDefault="00C1214A" w:rsidP="00C1214A">
            <w:pPr>
              <w:rPr>
                <w:b/>
              </w:rPr>
            </w:pPr>
            <w:r w:rsidRPr="00C1214A">
              <w:rPr>
                <w:b/>
              </w:rPr>
              <w:t>Role</w:t>
            </w:r>
          </w:p>
        </w:tc>
        <w:tc>
          <w:tcPr>
            <w:tcW w:w="2369" w:type="pct"/>
            <w:shd w:val="clear" w:color="auto" w:fill="auto"/>
          </w:tcPr>
          <w:p w14:paraId="21ACBE0F" w14:textId="77777777" w:rsidR="00C1214A" w:rsidRPr="00C1214A" w:rsidRDefault="00C1214A" w:rsidP="00C1214A">
            <w:pPr>
              <w:rPr>
                <w:b/>
              </w:rPr>
            </w:pPr>
            <w:r w:rsidRPr="00C1214A">
              <w:rPr>
                <w:b/>
              </w:rPr>
              <w:t>Associated With</w:t>
            </w:r>
          </w:p>
        </w:tc>
        <w:tc>
          <w:tcPr>
            <w:tcW w:w="790" w:type="pct"/>
            <w:shd w:val="clear" w:color="auto" w:fill="auto"/>
          </w:tcPr>
          <w:p w14:paraId="7B040416" w14:textId="77777777" w:rsidR="00C1214A" w:rsidRPr="00C1214A" w:rsidRDefault="00C1214A" w:rsidP="00C1214A">
            <w:pPr>
              <w:rPr>
                <w:b/>
              </w:rPr>
            </w:pPr>
            <w:r w:rsidRPr="00C1214A">
              <w:rPr>
                <w:b/>
              </w:rPr>
              <w:t>Multiplicity</w:t>
            </w:r>
          </w:p>
        </w:tc>
      </w:tr>
      <w:tr w:rsidR="00C1214A" w:rsidRPr="00C1214A" w14:paraId="424C95C6" w14:textId="77777777" w:rsidTr="00B77DCA">
        <w:tc>
          <w:tcPr>
            <w:tcW w:w="1052" w:type="pct"/>
            <w:vMerge w:val="restart"/>
            <w:shd w:val="clear" w:color="auto" w:fill="auto"/>
          </w:tcPr>
          <w:p w14:paraId="638899BD" w14:textId="77777777" w:rsidR="00C1214A" w:rsidRPr="00C1214A" w:rsidRDefault="00C1214A" w:rsidP="00C1214A">
            <w:r w:rsidRPr="00C1214A">
              <w:t>Association</w:t>
            </w:r>
          </w:p>
        </w:tc>
        <w:tc>
          <w:tcPr>
            <w:tcW w:w="789" w:type="pct"/>
            <w:shd w:val="clear" w:color="auto" w:fill="auto"/>
          </w:tcPr>
          <w:p w14:paraId="0A7ECE51" w14:textId="77777777" w:rsidR="00C1214A" w:rsidRPr="00C1214A" w:rsidRDefault="00C1214A" w:rsidP="00C1214A">
            <w:r w:rsidRPr="00C1214A">
              <w:t>Contact details (reference)</w:t>
            </w:r>
          </w:p>
        </w:tc>
        <w:tc>
          <w:tcPr>
            <w:tcW w:w="2369" w:type="pct"/>
            <w:shd w:val="clear" w:color="auto" w:fill="auto"/>
          </w:tcPr>
          <w:p w14:paraId="3DBDA70F" w14:textId="77777777" w:rsidR="00C1214A" w:rsidRPr="00C1214A" w:rsidRDefault="00C1214A" w:rsidP="00C1214A">
            <w:pPr>
              <w:rPr>
                <w:b/>
              </w:rPr>
            </w:pPr>
            <w:r w:rsidRPr="00C1214A">
              <w:rPr>
                <w:b/>
              </w:rPr>
              <w:t>Contact details</w:t>
            </w:r>
          </w:p>
        </w:tc>
        <w:tc>
          <w:tcPr>
            <w:tcW w:w="790" w:type="pct"/>
            <w:shd w:val="clear" w:color="auto" w:fill="auto"/>
          </w:tcPr>
          <w:p w14:paraId="2FBEB5AE" w14:textId="77777777" w:rsidR="00C1214A" w:rsidRPr="00C1214A" w:rsidRDefault="00C1214A" w:rsidP="00C1214A">
            <w:r w:rsidRPr="00C1214A">
              <w:t>0, *</w:t>
            </w:r>
          </w:p>
        </w:tc>
      </w:tr>
      <w:tr w:rsidR="00C1214A" w:rsidRPr="00C1214A" w14:paraId="0693F56F" w14:textId="77777777" w:rsidTr="00B77DCA">
        <w:tc>
          <w:tcPr>
            <w:tcW w:w="1052" w:type="pct"/>
            <w:vMerge/>
            <w:shd w:val="clear" w:color="auto" w:fill="auto"/>
          </w:tcPr>
          <w:p w14:paraId="0F1AA44D" w14:textId="77777777" w:rsidR="00C1214A" w:rsidRPr="00C1214A" w:rsidRDefault="00C1214A" w:rsidP="00C1214A"/>
        </w:tc>
        <w:tc>
          <w:tcPr>
            <w:tcW w:w="789" w:type="pct"/>
            <w:shd w:val="clear" w:color="auto" w:fill="auto"/>
          </w:tcPr>
          <w:p w14:paraId="0C1DC982" w14:textId="77777777" w:rsidR="00C1214A" w:rsidRPr="00C1214A" w:rsidRDefault="00C1214A" w:rsidP="00C1214A">
            <w:r w:rsidRPr="00C1214A">
              <w:t>Authority (reference)</w:t>
            </w:r>
          </w:p>
        </w:tc>
        <w:tc>
          <w:tcPr>
            <w:tcW w:w="2369" w:type="pct"/>
            <w:shd w:val="clear" w:color="auto" w:fill="auto"/>
          </w:tcPr>
          <w:p w14:paraId="6DC84828" w14:textId="77777777" w:rsidR="00C1214A" w:rsidRPr="00C1214A" w:rsidRDefault="00C1214A" w:rsidP="00C1214A">
            <w:pPr>
              <w:rPr>
                <w:b/>
              </w:rPr>
            </w:pPr>
            <w:r w:rsidRPr="00C1214A">
              <w:rPr>
                <w:b/>
              </w:rPr>
              <w:t>Authority</w:t>
            </w:r>
          </w:p>
        </w:tc>
        <w:tc>
          <w:tcPr>
            <w:tcW w:w="790" w:type="pct"/>
            <w:shd w:val="clear" w:color="auto" w:fill="auto"/>
          </w:tcPr>
          <w:p w14:paraId="37850EC2" w14:textId="77777777" w:rsidR="00C1214A" w:rsidRPr="00C1214A" w:rsidRDefault="00C1214A" w:rsidP="00C1214A">
            <w:r w:rsidRPr="00C1214A">
              <w:t>0, *</w:t>
            </w:r>
          </w:p>
        </w:tc>
      </w:tr>
    </w:tbl>
    <w:p w14:paraId="753B4557" w14:textId="77777777" w:rsidR="00C1214A" w:rsidRPr="00C1214A" w:rsidRDefault="00C1214A" w:rsidP="00C1214A">
      <w:pPr>
        <w:rPr>
          <w:b/>
        </w:rPr>
      </w:pPr>
    </w:p>
    <w:p w14:paraId="7DE00646" w14:textId="77777777" w:rsidR="00C1214A" w:rsidRPr="00C1214A" w:rsidRDefault="00C1214A" w:rsidP="001F2829">
      <w:pPr>
        <w:pStyle w:val="Heading2"/>
      </w:pPr>
      <w:bookmarkStart w:id="2885" w:name="_Toc120214499"/>
      <w:r w:rsidRPr="00C1214A">
        <w:t>Authority Hours</w:t>
      </w:r>
      <w:bookmarkEnd w:id="28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6"/>
        <w:gridCol w:w="1423"/>
        <w:gridCol w:w="4272"/>
        <w:gridCol w:w="1425"/>
      </w:tblGrid>
      <w:tr w:rsidR="00C1214A" w:rsidRPr="00C1214A" w14:paraId="11DFB1B0" w14:textId="77777777" w:rsidTr="00B77DCA">
        <w:tc>
          <w:tcPr>
            <w:tcW w:w="5000" w:type="pct"/>
            <w:gridSpan w:val="4"/>
            <w:shd w:val="clear" w:color="auto" w:fill="auto"/>
          </w:tcPr>
          <w:p w14:paraId="165DAC62" w14:textId="77777777" w:rsidR="00C1214A" w:rsidRPr="00C1214A" w:rsidRDefault="00C1214A" w:rsidP="00C1214A">
            <w:r w:rsidRPr="00C1214A">
              <w:rPr>
                <w:u w:val="single"/>
              </w:rPr>
              <w:t>IHO Definition:</w:t>
            </w:r>
            <w:r w:rsidRPr="00C1214A">
              <w:t xml:space="preserve"> Service hours for an authority</w:t>
            </w:r>
          </w:p>
          <w:p w14:paraId="22AAF64F" w14:textId="77777777" w:rsidR="00C1214A" w:rsidRPr="00C1214A" w:rsidRDefault="00C1214A" w:rsidP="00C1214A">
            <w:r w:rsidRPr="00C1214A">
              <w:rPr>
                <w:u w:val="single"/>
              </w:rPr>
              <w:t>Remarks:</w:t>
            </w:r>
          </w:p>
          <w:p w14:paraId="13B7EBD9" w14:textId="77777777" w:rsidR="00C1214A" w:rsidRPr="00C1214A" w:rsidRDefault="00C1214A" w:rsidP="00C1214A">
            <w:r w:rsidRPr="00C1214A">
              <w:t>•No remarks.</w:t>
            </w:r>
          </w:p>
        </w:tc>
      </w:tr>
      <w:tr w:rsidR="00C1214A" w:rsidRPr="00C1214A" w14:paraId="0FC717AD" w14:textId="77777777" w:rsidTr="00B77DCA">
        <w:tc>
          <w:tcPr>
            <w:tcW w:w="1052" w:type="pct"/>
            <w:shd w:val="clear" w:color="auto" w:fill="auto"/>
          </w:tcPr>
          <w:p w14:paraId="4DB055D9" w14:textId="77777777" w:rsidR="00C1214A" w:rsidRPr="00C1214A" w:rsidRDefault="00C1214A" w:rsidP="00C1214A">
            <w:pPr>
              <w:rPr>
                <w:b/>
              </w:rPr>
            </w:pPr>
            <w:r w:rsidRPr="00C1214A">
              <w:rPr>
                <w:b/>
              </w:rPr>
              <w:t>Role Type</w:t>
            </w:r>
          </w:p>
        </w:tc>
        <w:tc>
          <w:tcPr>
            <w:tcW w:w="789" w:type="pct"/>
            <w:shd w:val="clear" w:color="auto" w:fill="auto"/>
          </w:tcPr>
          <w:p w14:paraId="00DA466B" w14:textId="77777777" w:rsidR="00C1214A" w:rsidRPr="00C1214A" w:rsidRDefault="00C1214A" w:rsidP="00C1214A">
            <w:pPr>
              <w:rPr>
                <w:b/>
              </w:rPr>
            </w:pPr>
            <w:r w:rsidRPr="00C1214A">
              <w:rPr>
                <w:b/>
              </w:rPr>
              <w:t>Role</w:t>
            </w:r>
          </w:p>
        </w:tc>
        <w:tc>
          <w:tcPr>
            <w:tcW w:w="2369" w:type="pct"/>
            <w:shd w:val="clear" w:color="auto" w:fill="auto"/>
          </w:tcPr>
          <w:p w14:paraId="50CC2F84" w14:textId="77777777" w:rsidR="00C1214A" w:rsidRPr="00C1214A" w:rsidRDefault="00C1214A" w:rsidP="00C1214A">
            <w:pPr>
              <w:rPr>
                <w:b/>
              </w:rPr>
            </w:pPr>
            <w:r w:rsidRPr="00C1214A">
              <w:rPr>
                <w:b/>
              </w:rPr>
              <w:t>Associated With</w:t>
            </w:r>
          </w:p>
        </w:tc>
        <w:tc>
          <w:tcPr>
            <w:tcW w:w="790" w:type="pct"/>
            <w:shd w:val="clear" w:color="auto" w:fill="auto"/>
          </w:tcPr>
          <w:p w14:paraId="4447C115" w14:textId="77777777" w:rsidR="00C1214A" w:rsidRPr="00C1214A" w:rsidRDefault="00C1214A" w:rsidP="00C1214A">
            <w:pPr>
              <w:rPr>
                <w:b/>
              </w:rPr>
            </w:pPr>
            <w:r w:rsidRPr="00C1214A">
              <w:rPr>
                <w:b/>
              </w:rPr>
              <w:t>Multiplicity</w:t>
            </w:r>
          </w:p>
        </w:tc>
      </w:tr>
      <w:tr w:rsidR="00C1214A" w:rsidRPr="00C1214A" w14:paraId="6998B629" w14:textId="77777777" w:rsidTr="00B77DCA">
        <w:tc>
          <w:tcPr>
            <w:tcW w:w="1052" w:type="pct"/>
            <w:vMerge w:val="restart"/>
            <w:shd w:val="clear" w:color="auto" w:fill="auto"/>
          </w:tcPr>
          <w:p w14:paraId="63E4018A" w14:textId="77777777" w:rsidR="00C1214A" w:rsidRPr="00C1214A" w:rsidRDefault="00C1214A" w:rsidP="00C1214A">
            <w:r w:rsidRPr="00C1214A">
              <w:t>Association</w:t>
            </w:r>
          </w:p>
        </w:tc>
        <w:tc>
          <w:tcPr>
            <w:tcW w:w="789" w:type="pct"/>
            <w:shd w:val="clear" w:color="auto" w:fill="auto"/>
          </w:tcPr>
          <w:p w14:paraId="3D1C0617" w14:textId="77777777" w:rsidR="00C1214A" w:rsidRPr="00C1214A" w:rsidRDefault="00C1214A" w:rsidP="00C1214A">
            <w:r w:rsidRPr="00C1214A">
              <w:t>Service Hours (reference)</w:t>
            </w:r>
          </w:p>
        </w:tc>
        <w:tc>
          <w:tcPr>
            <w:tcW w:w="2369" w:type="pct"/>
            <w:shd w:val="clear" w:color="auto" w:fill="auto"/>
          </w:tcPr>
          <w:p w14:paraId="77227CF7" w14:textId="77777777" w:rsidR="00C1214A" w:rsidRPr="00C1214A" w:rsidRDefault="00C1214A" w:rsidP="00C1214A">
            <w:pPr>
              <w:rPr>
                <w:b/>
              </w:rPr>
            </w:pPr>
            <w:r w:rsidRPr="00C1214A">
              <w:rPr>
                <w:b/>
              </w:rPr>
              <w:t>Service Hours</w:t>
            </w:r>
          </w:p>
        </w:tc>
        <w:tc>
          <w:tcPr>
            <w:tcW w:w="790" w:type="pct"/>
            <w:shd w:val="clear" w:color="auto" w:fill="auto"/>
          </w:tcPr>
          <w:p w14:paraId="0120FD0E" w14:textId="77777777" w:rsidR="00C1214A" w:rsidRPr="00C1214A" w:rsidRDefault="00C1214A" w:rsidP="00C1214A">
            <w:r w:rsidRPr="00C1214A">
              <w:t>0, *</w:t>
            </w:r>
          </w:p>
        </w:tc>
      </w:tr>
      <w:tr w:rsidR="00C1214A" w:rsidRPr="00C1214A" w14:paraId="78BFD197" w14:textId="77777777" w:rsidTr="00B77DCA">
        <w:tc>
          <w:tcPr>
            <w:tcW w:w="1052" w:type="pct"/>
            <w:vMerge/>
            <w:shd w:val="clear" w:color="auto" w:fill="auto"/>
          </w:tcPr>
          <w:p w14:paraId="229125F4" w14:textId="77777777" w:rsidR="00C1214A" w:rsidRPr="00C1214A" w:rsidRDefault="00C1214A" w:rsidP="00C1214A"/>
        </w:tc>
        <w:tc>
          <w:tcPr>
            <w:tcW w:w="789" w:type="pct"/>
            <w:shd w:val="clear" w:color="auto" w:fill="auto"/>
          </w:tcPr>
          <w:p w14:paraId="3569C587" w14:textId="77777777" w:rsidR="00C1214A" w:rsidRPr="00C1214A" w:rsidRDefault="00C1214A" w:rsidP="00C1214A">
            <w:r w:rsidRPr="00C1214A">
              <w:t>Authority service hours</w:t>
            </w:r>
          </w:p>
        </w:tc>
        <w:tc>
          <w:tcPr>
            <w:tcW w:w="2369" w:type="pct"/>
            <w:shd w:val="clear" w:color="auto" w:fill="auto"/>
          </w:tcPr>
          <w:p w14:paraId="35CB9540" w14:textId="77777777" w:rsidR="00C1214A" w:rsidRPr="00C1214A" w:rsidRDefault="00C1214A" w:rsidP="00C1214A">
            <w:pPr>
              <w:rPr>
                <w:b/>
              </w:rPr>
            </w:pPr>
            <w:r w:rsidRPr="00C1214A">
              <w:rPr>
                <w:b/>
              </w:rPr>
              <w:t>Authority</w:t>
            </w:r>
          </w:p>
        </w:tc>
        <w:tc>
          <w:tcPr>
            <w:tcW w:w="790" w:type="pct"/>
            <w:shd w:val="clear" w:color="auto" w:fill="auto"/>
          </w:tcPr>
          <w:p w14:paraId="5E297D7B" w14:textId="77777777" w:rsidR="00C1214A" w:rsidRPr="00C1214A" w:rsidRDefault="00C1214A" w:rsidP="00C1214A">
            <w:r w:rsidRPr="00C1214A">
              <w:t>0, *</w:t>
            </w:r>
          </w:p>
        </w:tc>
      </w:tr>
    </w:tbl>
    <w:p w14:paraId="71D87BFF" w14:textId="77777777" w:rsidR="00C1214A" w:rsidRPr="00C1214A" w:rsidRDefault="00C1214A" w:rsidP="00C1214A">
      <w:pPr>
        <w:rPr>
          <w:b/>
        </w:rPr>
      </w:pPr>
    </w:p>
    <w:p w14:paraId="1919E671" w14:textId="77777777" w:rsidR="00C1214A" w:rsidRPr="00C1214A" w:rsidRDefault="00C1214A" w:rsidP="001F2829">
      <w:pPr>
        <w:pStyle w:val="Heading2"/>
      </w:pPr>
      <w:bookmarkStart w:id="2886" w:name="_Toc120214500"/>
      <w:r w:rsidRPr="00C1214A">
        <w:t xml:space="preserve">Associated </w:t>
      </w:r>
      <w:proofErr w:type="spellStart"/>
      <w:r w:rsidRPr="00C1214A">
        <w:t>RxN</w:t>
      </w:r>
      <w:bookmarkEnd w:id="2886"/>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6"/>
        <w:gridCol w:w="1423"/>
        <w:gridCol w:w="4272"/>
        <w:gridCol w:w="1425"/>
      </w:tblGrid>
      <w:tr w:rsidR="00C1214A" w:rsidRPr="00C1214A" w14:paraId="10A57F62" w14:textId="77777777" w:rsidTr="00B77DCA">
        <w:tc>
          <w:tcPr>
            <w:tcW w:w="5000" w:type="pct"/>
            <w:gridSpan w:val="4"/>
            <w:shd w:val="clear" w:color="auto" w:fill="auto"/>
          </w:tcPr>
          <w:p w14:paraId="11AA39D2" w14:textId="77777777" w:rsidR="00C1214A" w:rsidRPr="00C1214A" w:rsidRDefault="00C1214A" w:rsidP="00C1214A">
            <w:r w:rsidRPr="00C1214A">
              <w:rPr>
                <w:u w:val="single"/>
              </w:rPr>
              <w:t>IHO Definition:</w:t>
            </w:r>
            <w:r w:rsidRPr="00C1214A">
              <w:t xml:space="preserve"> Association between a geographic location and a regulation, restriction, recommendation, or nautical information</w:t>
            </w:r>
          </w:p>
          <w:p w14:paraId="4A78ECAE" w14:textId="77777777" w:rsidR="00C1214A" w:rsidRPr="00C1214A" w:rsidRDefault="00C1214A" w:rsidP="00C1214A">
            <w:r w:rsidRPr="00C1214A">
              <w:rPr>
                <w:u w:val="single"/>
              </w:rPr>
              <w:t>Remarks:</w:t>
            </w:r>
          </w:p>
          <w:p w14:paraId="1C1C9C51" w14:textId="77777777" w:rsidR="00C1214A" w:rsidRPr="00C1214A" w:rsidRDefault="00C1214A" w:rsidP="00C1214A">
            <w:r w:rsidRPr="00C1214A">
              <w:t xml:space="preserve">Role </w:t>
            </w:r>
            <w:proofErr w:type="spellStart"/>
            <w:r w:rsidRPr="00C1214A">
              <w:t>appliesInLocation</w:t>
            </w:r>
            <w:proofErr w:type="spellEnd"/>
            <w:r w:rsidRPr="00C1214A">
              <w:t xml:space="preserve"> encodable only as a generic inverse association in 3.0.0 datasets as it is an information-&gt;feature link</w:t>
            </w:r>
          </w:p>
        </w:tc>
      </w:tr>
      <w:tr w:rsidR="00C1214A" w:rsidRPr="00C1214A" w14:paraId="27F38042" w14:textId="77777777" w:rsidTr="00B77DCA">
        <w:tc>
          <w:tcPr>
            <w:tcW w:w="1052" w:type="pct"/>
            <w:shd w:val="clear" w:color="auto" w:fill="auto"/>
          </w:tcPr>
          <w:p w14:paraId="38148FAB" w14:textId="77777777" w:rsidR="00C1214A" w:rsidRPr="00C1214A" w:rsidRDefault="00C1214A" w:rsidP="00C1214A">
            <w:pPr>
              <w:rPr>
                <w:b/>
              </w:rPr>
            </w:pPr>
            <w:r w:rsidRPr="00C1214A">
              <w:rPr>
                <w:b/>
              </w:rPr>
              <w:t>Role Type</w:t>
            </w:r>
          </w:p>
        </w:tc>
        <w:tc>
          <w:tcPr>
            <w:tcW w:w="789" w:type="pct"/>
            <w:shd w:val="clear" w:color="auto" w:fill="auto"/>
          </w:tcPr>
          <w:p w14:paraId="07D86E63" w14:textId="77777777" w:rsidR="00C1214A" w:rsidRPr="00C1214A" w:rsidRDefault="00C1214A" w:rsidP="00C1214A">
            <w:pPr>
              <w:rPr>
                <w:b/>
              </w:rPr>
            </w:pPr>
            <w:r w:rsidRPr="00C1214A">
              <w:rPr>
                <w:b/>
              </w:rPr>
              <w:t>Role</w:t>
            </w:r>
          </w:p>
        </w:tc>
        <w:tc>
          <w:tcPr>
            <w:tcW w:w="2369" w:type="pct"/>
            <w:shd w:val="clear" w:color="auto" w:fill="auto"/>
          </w:tcPr>
          <w:p w14:paraId="150F8896" w14:textId="77777777" w:rsidR="00C1214A" w:rsidRPr="00C1214A" w:rsidRDefault="00C1214A" w:rsidP="00C1214A">
            <w:pPr>
              <w:rPr>
                <w:b/>
              </w:rPr>
            </w:pPr>
            <w:r w:rsidRPr="00C1214A">
              <w:rPr>
                <w:b/>
              </w:rPr>
              <w:t>Associated With</w:t>
            </w:r>
          </w:p>
        </w:tc>
        <w:tc>
          <w:tcPr>
            <w:tcW w:w="790" w:type="pct"/>
            <w:shd w:val="clear" w:color="auto" w:fill="auto"/>
          </w:tcPr>
          <w:p w14:paraId="0FF793F3" w14:textId="77777777" w:rsidR="00C1214A" w:rsidRPr="00C1214A" w:rsidRDefault="00C1214A" w:rsidP="00C1214A">
            <w:pPr>
              <w:rPr>
                <w:b/>
              </w:rPr>
            </w:pPr>
            <w:r w:rsidRPr="00C1214A">
              <w:rPr>
                <w:b/>
              </w:rPr>
              <w:t>Multiplicity</w:t>
            </w:r>
          </w:p>
        </w:tc>
      </w:tr>
      <w:tr w:rsidR="00C1214A" w:rsidRPr="00C1214A" w14:paraId="7381E94B" w14:textId="77777777" w:rsidTr="00B77DCA">
        <w:tc>
          <w:tcPr>
            <w:tcW w:w="1052" w:type="pct"/>
            <w:vMerge w:val="restart"/>
            <w:shd w:val="clear" w:color="auto" w:fill="auto"/>
          </w:tcPr>
          <w:p w14:paraId="438C398B" w14:textId="77777777" w:rsidR="00C1214A" w:rsidRPr="00C1214A" w:rsidRDefault="00C1214A" w:rsidP="00C1214A">
            <w:r w:rsidRPr="00C1214A">
              <w:t>Association</w:t>
            </w:r>
          </w:p>
        </w:tc>
        <w:tc>
          <w:tcPr>
            <w:tcW w:w="789" w:type="pct"/>
            <w:shd w:val="clear" w:color="auto" w:fill="auto"/>
          </w:tcPr>
          <w:p w14:paraId="758873F7" w14:textId="77777777" w:rsidR="00C1214A" w:rsidRPr="00C1214A" w:rsidRDefault="00C1214A" w:rsidP="00C1214A">
            <w:r w:rsidRPr="00C1214A">
              <w:t xml:space="preserve">The </w:t>
            </w:r>
            <w:proofErr w:type="spellStart"/>
            <w:r w:rsidRPr="00C1214A">
              <w:t>RxN</w:t>
            </w:r>
            <w:proofErr w:type="spellEnd"/>
          </w:p>
        </w:tc>
        <w:tc>
          <w:tcPr>
            <w:tcW w:w="2369" w:type="pct"/>
            <w:shd w:val="clear" w:color="auto" w:fill="auto"/>
          </w:tcPr>
          <w:p w14:paraId="0ED5CF35" w14:textId="57B50852" w:rsidR="00C1214A" w:rsidRPr="00C1214A" w:rsidRDefault="00AA7549" w:rsidP="00C1214A">
            <w:pPr>
              <w:rPr>
                <w:b/>
              </w:rPr>
            </w:pPr>
            <w:proofErr w:type="spellStart"/>
            <w:r w:rsidRPr="00396100">
              <w:rPr>
                <w:b/>
                <w:rPrChange w:id="2887" w:author="Raphael Malyankar" w:date="2023-01-10T14:04:00Z">
                  <w:rPr>
                    <w:b/>
                    <w:color w:val="FF0000"/>
                  </w:rPr>
                </w:rPrChange>
              </w:rPr>
              <w:t>AbstractRxN</w:t>
            </w:r>
            <w:proofErr w:type="spellEnd"/>
          </w:p>
        </w:tc>
        <w:tc>
          <w:tcPr>
            <w:tcW w:w="790" w:type="pct"/>
            <w:shd w:val="clear" w:color="auto" w:fill="auto"/>
          </w:tcPr>
          <w:p w14:paraId="3B7ADD20" w14:textId="77777777" w:rsidR="00C1214A" w:rsidRPr="00C1214A" w:rsidRDefault="00C1214A" w:rsidP="00C1214A">
            <w:r w:rsidRPr="00C1214A">
              <w:t>0, *</w:t>
            </w:r>
          </w:p>
        </w:tc>
      </w:tr>
      <w:tr w:rsidR="00C1214A" w:rsidRPr="00C1214A" w14:paraId="036364D6" w14:textId="77777777" w:rsidTr="00B77DCA">
        <w:tc>
          <w:tcPr>
            <w:tcW w:w="1052" w:type="pct"/>
            <w:vMerge/>
            <w:shd w:val="clear" w:color="auto" w:fill="auto"/>
          </w:tcPr>
          <w:p w14:paraId="59DFC5D3" w14:textId="77777777" w:rsidR="00C1214A" w:rsidRPr="00C1214A" w:rsidRDefault="00C1214A" w:rsidP="00C1214A"/>
        </w:tc>
        <w:tc>
          <w:tcPr>
            <w:tcW w:w="789" w:type="pct"/>
            <w:shd w:val="clear" w:color="auto" w:fill="auto"/>
          </w:tcPr>
          <w:p w14:paraId="78B518EC" w14:textId="77777777" w:rsidR="00C1214A" w:rsidRPr="00C1214A" w:rsidRDefault="00C1214A" w:rsidP="00C1214A">
            <w:r w:rsidRPr="00C1214A">
              <w:t>Applies in location</w:t>
            </w:r>
          </w:p>
        </w:tc>
        <w:tc>
          <w:tcPr>
            <w:tcW w:w="2369" w:type="pct"/>
            <w:shd w:val="clear" w:color="auto" w:fill="auto"/>
          </w:tcPr>
          <w:p w14:paraId="568A1DCE" w14:textId="77777777" w:rsidR="00C1214A" w:rsidRPr="00C1214A" w:rsidRDefault="00C1214A" w:rsidP="00C1214A">
            <w:pPr>
              <w:rPr>
                <w:b/>
              </w:rPr>
            </w:pPr>
            <w:r w:rsidRPr="00C1214A">
              <w:rPr>
                <w:b/>
              </w:rPr>
              <w:t>Feature Type</w:t>
            </w:r>
          </w:p>
        </w:tc>
        <w:tc>
          <w:tcPr>
            <w:tcW w:w="790" w:type="pct"/>
            <w:shd w:val="clear" w:color="auto" w:fill="auto"/>
          </w:tcPr>
          <w:p w14:paraId="0BA63C49" w14:textId="77777777" w:rsidR="00C1214A" w:rsidRPr="00C1214A" w:rsidRDefault="00C1214A" w:rsidP="00C1214A"/>
        </w:tc>
      </w:tr>
    </w:tbl>
    <w:p w14:paraId="17200E95" w14:textId="77777777" w:rsidR="00C1214A" w:rsidRPr="00C1214A" w:rsidRDefault="00C1214A" w:rsidP="00C1214A">
      <w:pPr>
        <w:rPr>
          <w:b/>
        </w:rPr>
      </w:pPr>
    </w:p>
    <w:p w14:paraId="43DC1D61" w14:textId="77777777" w:rsidR="00C1214A" w:rsidRPr="00C1214A" w:rsidRDefault="00C1214A" w:rsidP="001F2829">
      <w:pPr>
        <w:pStyle w:val="Heading2"/>
      </w:pPr>
      <w:bookmarkStart w:id="2888" w:name="_Toc120214501"/>
      <w:r w:rsidRPr="00C1214A">
        <w:t>Exceptional Workday</w:t>
      </w:r>
      <w:bookmarkEnd w:id="288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6"/>
        <w:gridCol w:w="1423"/>
        <w:gridCol w:w="4272"/>
        <w:gridCol w:w="1425"/>
      </w:tblGrid>
      <w:tr w:rsidR="00C1214A" w:rsidRPr="00C1214A" w14:paraId="0BF510F4" w14:textId="77777777" w:rsidTr="00B77DCA">
        <w:tc>
          <w:tcPr>
            <w:tcW w:w="5000" w:type="pct"/>
            <w:gridSpan w:val="4"/>
            <w:shd w:val="clear" w:color="auto" w:fill="auto"/>
          </w:tcPr>
          <w:p w14:paraId="6E5FF55E" w14:textId="77777777" w:rsidR="00C1214A" w:rsidRPr="00C1214A" w:rsidRDefault="00C1214A" w:rsidP="00C1214A">
            <w:r w:rsidRPr="00C1214A">
              <w:rPr>
                <w:u w:val="single"/>
              </w:rPr>
              <w:t>IHO Definition:</w:t>
            </w:r>
            <w:r w:rsidRPr="00C1214A">
              <w:t xml:space="preserve"> Exception to the usual working day</w:t>
            </w:r>
          </w:p>
          <w:p w14:paraId="7254FCE6" w14:textId="77777777" w:rsidR="00C1214A" w:rsidRPr="00C1214A" w:rsidRDefault="00C1214A" w:rsidP="00C1214A">
            <w:r w:rsidRPr="00C1214A">
              <w:rPr>
                <w:u w:val="single"/>
              </w:rPr>
              <w:t>Remarks:</w:t>
            </w:r>
          </w:p>
          <w:p w14:paraId="4176F72B" w14:textId="77777777" w:rsidR="00C1214A" w:rsidRPr="00C1214A" w:rsidRDefault="00C1214A" w:rsidP="00C1214A">
            <w:r w:rsidRPr="00C1214A">
              <w:t>•No remarks.</w:t>
            </w:r>
          </w:p>
        </w:tc>
      </w:tr>
      <w:tr w:rsidR="00C1214A" w:rsidRPr="00C1214A" w14:paraId="52122F26" w14:textId="77777777" w:rsidTr="00B77DCA">
        <w:tc>
          <w:tcPr>
            <w:tcW w:w="1052" w:type="pct"/>
            <w:shd w:val="clear" w:color="auto" w:fill="auto"/>
          </w:tcPr>
          <w:p w14:paraId="53981C6F" w14:textId="77777777" w:rsidR="00C1214A" w:rsidRPr="00C1214A" w:rsidRDefault="00C1214A" w:rsidP="00C1214A">
            <w:pPr>
              <w:rPr>
                <w:b/>
              </w:rPr>
            </w:pPr>
            <w:r w:rsidRPr="00C1214A">
              <w:rPr>
                <w:b/>
              </w:rPr>
              <w:lastRenderedPageBreak/>
              <w:t>Role Type</w:t>
            </w:r>
          </w:p>
        </w:tc>
        <w:tc>
          <w:tcPr>
            <w:tcW w:w="789" w:type="pct"/>
            <w:shd w:val="clear" w:color="auto" w:fill="auto"/>
          </w:tcPr>
          <w:p w14:paraId="0D87A638" w14:textId="77777777" w:rsidR="00C1214A" w:rsidRPr="00C1214A" w:rsidRDefault="00C1214A" w:rsidP="00C1214A">
            <w:pPr>
              <w:rPr>
                <w:b/>
              </w:rPr>
            </w:pPr>
            <w:r w:rsidRPr="00C1214A">
              <w:rPr>
                <w:b/>
              </w:rPr>
              <w:t>Role</w:t>
            </w:r>
          </w:p>
        </w:tc>
        <w:tc>
          <w:tcPr>
            <w:tcW w:w="2369" w:type="pct"/>
            <w:shd w:val="clear" w:color="auto" w:fill="auto"/>
          </w:tcPr>
          <w:p w14:paraId="2800684B" w14:textId="77777777" w:rsidR="00C1214A" w:rsidRPr="00C1214A" w:rsidRDefault="00C1214A" w:rsidP="00C1214A">
            <w:pPr>
              <w:rPr>
                <w:b/>
              </w:rPr>
            </w:pPr>
            <w:r w:rsidRPr="00C1214A">
              <w:rPr>
                <w:b/>
              </w:rPr>
              <w:t>Associated With</w:t>
            </w:r>
          </w:p>
        </w:tc>
        <w:tc>
          <w:tcPr>
            <w:tcW w:w="790" w:type="pct"/>
            <w:shd w:val="clear" w:color="auto" w:fill="auto"/>
          </w:tcPr>
          <w:p w14:paraId="32ADD6B2" w14:textId="77777777" w:rsidR="00C1214A" w:rsidRPr="00C1214A" w:rsidRDefault="00C1214A" w:rsidP="00C1214A">
            <w:pPr>
              <w:rPr>
                <w:b/>
              </w:rPr>
            </w:pPr>
            <w:r w:rsidRPr="00C1214A">
              <w:rPr>
                <w:b/>
              </w:rPr>
              <w:t>Multiplicity</w:t>
            </w:r>
          </w:p>
        </w:tc>
      </w:tr>
      <w:tr w:rsidR="00C1214A" w:rsidRPr="00C1214A" w14:paraId="7969A017" w14:textId="77777777" w:rsidTr="00B77DCA">
        <w:tc>
          <w:tcPr>
            <w:tcW w:w="1052" w:type="pct"/>
            <w:vMerge w:val="restart"/>
            <w:shd w:val="clear" w:color="auto" w:fill="auto"/>
          </w:tcPr>
          <w:p w14:paraId="1EA79F65" w14:textId="77777777" w:rsidR="00C1214A" w:rsidRPr="00C1214A" w:rsidRDefault="00C1214A" w:rsidP="00C1214A">
            <w:r w:rsidRPr="00C1214A">
              <w:t>Association</w:t>
            </w:r>
          </w:p>
        </w:tc>
        <w:tc>
          <w:tcPr>
            <w:tcW w:w="789" w:type="pct"/>
            <w:shd w:val="clear" w:color="auto" w:fill="auto"/>
          </w:tcPr>
          <w:p w14:paraId="1F9AB053" w14:textId="77777777" w:rsidR="00C1214A" w:rsidRPr="00C1214A" w:rsidRDefault="00C1214A" w:rsidP="00C1214A">
            <w:r w:rsidRPr="00C1214A">
              <w:t>Partial working day</w:t>
            </w:r>
          </w:p>
        </w:tc>
        <w:tc>
          <w:tcPr>
            <w:tcW w:w="2369" w:type="pct"/>
            <w:shd w:val="clear" w:color="auto" w:fill="auto"/>
          </w:tcPr>
          <w:p w14:paraId="0C6B1056" w14:textId="24724A09" w:rsidR="00C1214A" w:rsidRPr="00C1214A" w:rsidRDefault="00AA7549" w:rsidP="00C1214A">
            <w:pPr>
              <w:rPr>
                <w:b/>
              </w:rPr>
            </w:pPr>
            <w:r w:rsidRPr="00396100">
              <w:rPr>
                <w:b/>
                <w:rPrChange w:id="2889" w:author="Raphael Malyankar" w:date="2023-01-10T14:04:00Z">
                  <w:rPr>
                    <w:b/>
                    <w:color w:val="FF0000"/>
                  </w:rPr>
                </w:rPrChange>
              </w:rPr>
              <w:t>Non-Standard Working Day</w:t>
            </w:r>
          </w:p>
        </w:tc>
        <w:tc>
          <w:tcPr>
            <w:tcW w:w="790" w:type="pct"/>
            <w:shd w:val="clear" w:color="auto" w:fill="auto"/>
          </w:tcPr>
          <w:p w14:paraId="025E5EDB" w14:textId="77777777" w:rsidR="00C1214A" w:rsidRPr="00C1214A" w:rsidRDefault="00C1214A" w:rsidP="00C1214A">
            <w:r w:rsidRPr="00C1214A">
              <w:t>0, *</w:t>
            </w:r>
          </w:p>
        </w:tc>
      </w:tr>
      <w:tr w:rsidR="00C1214A" w:rsidRPr="00C1214A" w14:paraId="14663E74" w14:textId="77777777" w:rsidTr="00B77DCA">
        <w:tc>
          <w:tcPr>
            <w:tcW w:w="1052" w:type="pct"/>
            <w:vMerge/>
            <w:shd w:val="clear" w:color="auto" w:fill="auto"/>
          </w:tcPr>
          <w:p w14:paraId="642F9CD3" w14:textId="77777777" w:rsidR="00C1214A" w:rsidRPr="00C1214A" w:rsidRDefault="00C1214A" w:rsidP="00C1214A"/>
        </w:tc>
        <w:tc>
          <w:tcPr>
            <w:tcW w:w="789" w:type="pct"/>
            <w:shd w:val="clear" w:color="auto" w:fill="auto"/>
          </w:tcPr>
          <w:p w14:paraId="11A02EFC" w14:textId="77777777" w:rsidR="00C1214A" w:rsidRPr="00C1214A" w:rsidRDefault="00C1214A" w:rsidP="00C1214A">
            <w:r w:rsidRPr="00C1214A">
              <w:t>The service hours for a non-standard workday</w:t>
            </w:r>
          </w:p>
        </w:tc>
        <w:tc>
          <w:tcPr>
            <w:tcW w:w="2369" w:type="pct"/>
            <w:shd w:val="clear" w:color="auto" w:fill="auto"/>
          </w:tcPr>
          <w:p w14:paraId="49373557" w14:textId="77777777" w:rsidR="00C1214A" w:rsidRPr="00C1214A" w:rsidRDefault="00C1214A" w:rsidP="00C1214A">
            <w:pPr>
              <w:rPr>
                <w:b/>
              </w:rPr>
            </w:pPr>
            <w:r w:rsidRPr="00C1214A">
              <w:rPr>
                <w:b/>
              </w:rPr>
              <w:t>Service Hours</w:t>
            </w:r>
          </w:p>
        </w:tc>
        <w:tc>
          <w:tcPr>
            <w:tcW w:w="790" w:type="pct"/>
            <w:shd w:val="clear" w:color="auto" w:fill="auto"/>
          </w:tcPr>
          <w:p w14:paraId="6606227F" w14:textId="77777777" w:rsidR="00C1214A" w:rsidRPr="00C1214A" w:rsidRDefault="00C1214A" w:rsidP="00C1214A"/>
        </w:tc>
      </w:tr>
    </w:tbl>
    <w:p w14:paraId="3176933A" w14:textId="77777777" w:rsidR="00C1214A" w:rsidRPr="00C1214A" w:rsidRDefault="00C1214A" w:rsidP="00C1214A">
      <w:pPr>
        <w:rPr>
          <w:b/>
        </w:rPr>
      </w:pPr>
    </w:p>
    <w:p w14:paraId="2CFADC8E" w14:textId="77777777" w:rsidR="00C1214A" w:rsidRPr="00C1214A" w:rsidRDefault="00C1214A" w:rsidP="001F2829">
      <w:pPr>
        <w:pStyle w:val="Heading2"/>
      </w:pPr>
      <w:bookmarkStart w:id="2890" w:name="_Toc120214502"/>
      <w:r w:rsidRPr="00C1214A">
        <w:t>Inclusion Type</w:t>
      </w:r>
      <w:bookmarkEnd w:id="28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6"/>
        <w:gridCol w:w="1423"/>
        <w:gridCol w:w="4272"/>
        <w:gridCol w:w="1425"/>
      </w:tblGrid>
      <w:tr w:rsidR="00C1214A" w:rsidRPr="00C1214A" w14:paraId="7918C8C1" w14:textId="77777777" w:rsidTr="00B77DCA">
        <w:tc>
          <w:tcPr>
            <w:tcW w:w="5000" w:type="pct"/>
            <w:gridSpan w:val="4"/>
            <w:shd w:val="clear" w:color="auto" w:fill="auto"/>
          </w:tcPr>
          <w:p w14:paraId="2EEC0E2D" w14:textId="77777777" w:rsidR="00C1214A" w:rsidRPr="00C1214A" w:rsidRDefault="00C1214A" w:rsidP="00C1214A">
            <w:r w:rsidRPr="00C1214A">
              <w:rPr>
                <w:u w:val="single"/>
              </w:rPr>
              <w:t>IHO Definition:</w:t>
            </w:r>
            <w:r w:rsidRPr="00C1214A">
              <w:t xml:space="preserve"> Association class specifying the relationship between the subset of vessels described by an APPLIC data object and a regulation (restriction, recommendation, or nautical information).</w:t>
            </w:r>
          </w:p>
          <w:p w14:paraId="30E89EFA" w14:textId="77777777" w:rsidR="00C1214A" w:rsidRPr="00C1214A" w:rsidRDefault="00C1214A" w:rsidP="00C1214A">
            <w:r w:rsidRPr="00C1214A">
              <w:rPr>
                <w:u w:val="single"/>
              </w:rPr>
              <w:t>Remarks:</w:t>
            </w:r>
          </w:p>
          <w:p w14:paraId="6727B35C" w14:textId="77777777" w:rsidR="00C1214A" w:rsidRPr="00C1214A" w:rsidRDefault="00C1214A" w:rsidP="00C1214A">
            <w:r w:rsidRPr="00C1214A">
              <w:t>•No remarks.</w:t>
            </w:r>
          </w:p>
        </w:tc>
      </w:tr>
      <w:tr w:rsidR="00C1214A" w:rsidRPr="00C1214A" w14:paraId="70A57827" w14:textId="77777777" w:rsidTr="00B77DCA">
        <w:tc>
          <w:tcPr>
            <w:tcW w:w="1052" w:type="pct"/>
            <w:shd w:val="clear" w:color="auto" w:fill="auto"/>
          </w:tcPr>
          <w:p w14:paraId="46DA8960" w14:textId="77777777" w:rsidR="00C1214A" w:rsidRPr="00C1214A" w:rsidRDefault="00C1214A" w:rsidP="00C1214A">
            <w:pPr>
              <w:rPr>
                <w:b/>
              </w:rPr>
            </w:pPr>
            <w:r w:rsidRPr="00C1214A">
              <w:rPr>
                <w:b/>
              </w:rPr>
              <w:t>Role Type</w:t>
            </w:r>
          </w:p>
        </w:tc>
        <w:tc>
          <w:tcPr>
            <w:tcW w:w="789" w:type="pct"/>
            <w:shd w:val="clear" w:color="auto" w:fill="auto"/>
          </w:tcPr>
          <w:p w14:paraId="48D50C0E" w14:textId="77777777" w:rsidR="00C1214A" w:rsidRPr="00C1214A" w:rsidRDefault="00C1214A" w:rsidP="00C1214A">
            <w:pPr>
              <w:rPr>
                <w:b/>
              </w:rPr>
            </w:pPr>
            <w:r w:rsidRPr="00C1214A">
              <w:rPr>
                <w:b/>
              </w:rPr>
              <w:t>Role</w:t>
            </w:r>
          </w:p>
        </w:tc>
        <w:tc>
          <w:tcPr>
            <w:tcW w:w="2369" w:type="pct"/>
            <w:shd w:val="clear" w:color="auto" w:fill="auto"/>
          </w:tcPr>
          <w:p w14:paraId="303C494E" w14:textId="77777777" w:rsidR="00C1214A" w:rsidRPr="00C1214A" w:rsidRDefault="00C1214A" w:rsidP="00C1214A">
            <w:pPr>
              <w:rPr>
                <w:b/>
              </w:rPr>
            </w:pPr>
            <w:r w:rsidRPr="00C1214A">
              <w:rPr>
                <w:b/>
              </w:rPr>
              <w:t>Associated With</w:t>
            </w:r>
          </w:p>
        </w:tc>
        <w:tc>
          <w:tcPr>
            <w:tcW w:w="790" w:type="pct"/>
            <w:shd w:val="clear" w:color="auto" w:fill="auto"/>
          </w:tcPr>
          <w:p w14:paraId="13D51579" w14:textId="77777777" w:rsidR="00C1214A" w:rsidRPr="00C1214A" w:rsidRDefault="00C1214A" w:rsidP="00C1214A">
            <w:pPr>
              <w:rPr>
                <w:b/>
              </w:rPr>
            </w:pPr>
            <w:r w:rsidRPr="00C1214A">
              <w:rPr>
                <w:b/>
              </w:rPr>
              <w:t>Multiplicity</w:t>
            </w:r>
          </w:p>
        </w:tc>
      </w:tr>
      <w:tr w:rsidR="00C1214A" w:rsidRPr="00C1214A" w14:paraId="5C7270E4" w14:textId="77777777" w:rsidTr="00B77DCA">
        <w:tc>
          <w:tcPr>
            <w:tcW w:w="1052" w:type="pct"/>
            <w:vMerge w:val="restart"/>
            <w:shd w:val="clear" w:color="auto" w:fill="auto"/>
          </w:tcPr>
          <w:p w14:paraId="16FF6F06" w14:textId="77777777" w:rsidR="00C1214A" w:rsidRPr="00C1214A" w:rsidRDefault="00C1214A" w:rsidP="00C1214A">
            <w:r w:rsidRPr="00C1214A">
              <w:t>Association</w:t>
            </w:r>
          </w:p>
        </w:tc>
        <w:tc>
          <w:tcPr>
            <w:tcW w:w="789" w:type="pct"/>
            <w:shd w:val="clear" w:color="auto" w:fill="auto"/>
          </w:tcPr>
          <w:p w14:paraId="60530096" w14:textId="77777777" w:rsidR="00C1214A" w:rsidRPr="00C1214A" w:rsidRDefault="00C1214A" w:rsidP="00C1214A">
            <w:r w:rsidRPr="00C1214A">
              <w:t>Is applicable to</w:t>
            </w:r>
          </w:p>
        </w:tc>
        <w:tc>
          <w:tcPr>
            <w:tcW w:w="2369" w:type="pct"/>
            <w:shd w:val="clear" w:color="auto" w:fill="auto"/>
          </w:tcPr>
          <w:p w14:paraId="6B4A584D" w14:textId="77777777" w:rsidR="00C1214A" w:rsidRPr="00C1214A" w:rsidRDefault="00C1214A" w:rsidP="00C1214A">
            <w:pPr>
              <w:rPr>
                <w:b/>
              </w:rPr>
            </w:pPr>
            <w:r w:rsidRPr="00C1214A">
              <w:rPr>
                <w:b/>
              </w:rPr>
              <w:t>Applicability</w:t>
            </w:r>
          </w:p>
        </w:tc>
        <w:tc>
          <w:tcPr>
            <w:tcW w:w="790" w:type="pct"/>
            <w:shd w:val="clear" w:color="auto" w:fill="auto"/>
          </w:tcPr>
          <w:p w14:paraId="1E2A6BB3" w14:textId="77777777" w:rsidR="00C1214A" w:rsidRPr="00C1214A" w:rsidRDefault="00C1214A" w:rsidP="00C1214A">
            <w:r w:rsidRPr="00C1214A">
              <w:t>0, *</w:t>
            </w:r>
          </w:p>
        </w:tc>
      </w:tr>
      <w:tr w:rsidR="00C1214A" w:rsidRPr="00C1214A" w14:paraId="31346336" w14:textId="77777777" w:rsidTr="00B77DCA">
        <w:tc>
          <w:tcPr>
            <w:tcW w:w="1052" w:type="pct"/>
            <w:vMerge/>
            <w:shd w:val="clear" w:color="auto" w:fill="auto"/>
          </w:tcPr>
          <w:p w14:paraId="2D61C3E1" w14:textId="77777777" w:rsidR="00C1214A" w:rsidRPr="00C1214A" w:rsidRDefault="00C1214A" w:rsidP="00C1214A"/>
        </w:tc>
        <w:tc>
          <w:tcPr>
            <w:tcW w:w="789" w:type="pct"/>
            <w:shd w:val="clear" w:color="auto" w:fill="auto"/>
          </w:tcPr>
          <w:p w14:paraId="1AA45B8B" w14:textId="77777777" w:rsidR="00C1214A" w:rsidRPr="00C1214A" w:rsidRDefault="00C1214A" w:rsidP="00C1214A">
            <w:r w:rsidRPr="00C1214A">
              <w:t xml:space="preserve">The applicable </w:t>
            </w:r>
            <w:proofErr w:type="spellStart"/>
            <w:r w:rsidRPr="00C1214A">
              <w:t>RxN</w:t>
            </w:r>
            <w:proofErr w:type="spellEnd"/>
          </w:p>
        </w:tc>
        <w:tc>
          <w:tcPr>
            <w:tcW w:w="2369" w:type="pct"/>
            <w:shd w:val="clear" w:color="auto" w:fill="auto"/>
          </w:tcPr>
          <w:p w14:paraId="2E589DF1" w14:textId="77777777" w:rsidR="00C1214A" w:rsidRPr="00C1214A" w:rsidRDefault="00C1214A" w:rsidP="00C1214A">
            <w:pPr>
              <w:rPr>
                <w:b/>
              </w:rPr>
            </w:pPr>
            <w:proofErr w:type="spellStart"/>
            <w:r w:rsidRPr="00C1214A">
              <w:rPr>
                <w:b/>
              </w:rPr>
              <w:t>AbstractRxN</w:t>
            </w:r>
            <w:proofErr w:type="spellEnd"/>
          </w:p>
        </w:tc>
        <w:tc>
          <w:tcPr>
            <w:tcW w:w="790" w:type="pct"/>
            <w:shd w:val="clear" w:color="auto" w:fill="auto"/>
          </w:tcPr>
          <w:p w14:paraId="18AFF41B" w14:textId="77777777" w:rsidR="00C1214A" w:rsidRPr="00C1214A" w:rsidRDefault="00C1214A" w:rsidP="00C1214A">
            <w:r w:rsidRPr="00C1214A">
              <w:t>0, *</w:t>
            </w:r>
          </w:p>
        </w:tc>
      </w:tr>
    </w:tbl>
    <w:p w14:paraId="41CED952" w14:textId="77777777" w:rsidR="00C1214A" w:rsidRPr="00C1214A" w:rsidRDefault="00C1214A" w:rsidP="00C1214A">
      <w:pPr>
        <w:rPr>
          <w:b/>
        </w:rPr>
      </w:pPr>
    </w:p>
    <w:p w14:paraId="3773FC4D" w14:textId="77777777" w:rsidR="00C1214A" w:rsidRPr="00C1214A" w:rsidRDefault="00C1214A" w:rsidP="001F2829">
      <w:pPr>
        <w:pStyle w:val="Heading2"/>
      </w:pPr>
      <w:bookmarkStart w:id="2891" w:name="_Toc120214503"/>
      <w:r w:rsidRPr="00C1214A">
        <w:t>Limit Entrance</w:t>
      </w:r>
      <w:bookmarkEnd w:id="28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6"/>
        <w:gridCol w:w="1423"/>
        <w:gridCol w:w="4272"/>
        <w:gridCol w:w="1425"/>
      </w:tblGrid>
      <w:tr w:rsidR="00C1214A" w:rsidRPr="00C1214A" w14:paraId="507A09F6" w14:textId="77777777" w:rsidTr="00B77DCA">
        <w:tc>
          <w:tcPr>
            <w:tcW w:w="5000" w:type="pct"/>
            <w:gridSpan w:val="4"/>
            <w:shd w:val="clear" w:color="auto" w:fill="auto"/>
          </w:tcPr>
          <w:p w14:paraId="77A2E3D2" w14:textId="77777777" w:rsidR="00C1214A" w:rsidRPr="00C1214A" w:rsidRDefault="00C1214A" w:rsidP="00C1214A">
            <w:r w:rsidRPr="00C1214A">
              <w:rPr>
                <w:u w:val="single"/>
              </w:rPr>
              <w:t>IHO Definition:</w:t>
            </w:r>
            <w:r w:rsidRPr="00C1214A">
              <w:t xml:space="preserve"> Association between a limit feature and the entrance for the limit.</w:t>
            </w:r>
          </w:p>
          <w:p w14:paraId="3F0AE4ED" w14:textId="77777777" w:rsidR="00C1214A" w:rsidRPr="00C1214A" w:rsidRDefault="00C1214A" w:rsidP="00C1214A">
            <w:r w:rsidRPr="00C1214A">
              <w:rPr>
                <w:u w:val="single"/>
              </w:rPr>
              <w:t>Remarks:</w:t>
            </w:r>
          </w:p>
          <w:p w14:paraId="1FFD38D5" w14:textId="77777777" w:rsidR="00C1214A" w:rsidRPr="00C1214A" w:rsidRDefault="00C1214A" w:rsidP="00C1214A">
            <w:r w:rsidRPr="00C1214A">
              <w:t>•No remarks.</w:t>
            </w:r>
          </w:p>
        </w:tc>
      </w:tr>
      <w:tr w:rsidR="00C1214A" w:rsidRPr="00C1214A" w14:paraId="7144F6E4" w14:textId="77777777" w:rsidTr="00B77DCA">
        <w:tc>
          <w:tcPr>
            <w:tcW w:w="1052" w:type="pct"/>
            <w:shd w:val="clear" w:color="auto" w:fill="auto"/>
          </w:tcPr>
          <w:p w14:paraId="74DD0040" w14:textId="77777777" w:rsidR="00C1214A" w:rsidRPr="00C1214A" w:rsidRDefault="00C1214A" w:rsidP="00C1214A">
            <w:pPr>
              <w:rPr>
                <w:b/>
              </w:rPr>
            </w:pPr>
            <w:r w:rsidRPr="00C1214A">
              <w:rPr>
                <w:b/>
              </w:rPr>
              <w:t>Role Type</w:t>
            </w:r>
          </w:p>
        </w:tc>
        <w:tc>
          <w:tcPr>
            <w:tcW w:w="789" w:type="pct"/>
            <w:shd w:val="clear" w:color="auto" w:fill="auto"/>
          </w:tcPr>
          <w:p w14:paraId="5D5F87F1" w14:textId="77777777" w:rsidR="00C1214A" w:rsidRPr="00C1214A" w:rsidRDefault="00C1214A" w:rsidP="00C1214A">
            <w:pPr>
              <w:rPr>
                <w:b/>
              </w:rPr>
            </w:pPr>
            <w:r w:rsidRPr="00C1214A">
              <w:rPr>
                <w:b/>
              </w:rPr>
              <w:t>Role</w:t>
            </w:r>
          </w:p>
        </w:tc>
        <w:tc>
          <w:tcPr>
            <w:tcW w:w="2369" w:type="pct"/>
            <w:shd w:val="clear" w:color="auto" w:fill="auto"/>
          </w:tcPr>
          <w:p w14:paraId="34EF0995" w14:textId="77777777" w:rsidR="00C1214A" w:rsidRPr="00C1214A" w:rsidRDefault="00C1214A" w:rsidP="00C1214A">
            <w:pPr>
              <w:rPr>
                <w:b/>
              </w:rPr>
            </w:pPr>
            <w:r w:rsidRPr="00C1214A">
              <w:rPr>
                <w:b/>
              </w:rPr>
              <w:t>Associated With</w:t>
            </w:r>
          </w:p>
        </w:tc>
        <w:tc>
          <w:tcPr>
            <w:tcW w:w="790" w:type="pct"/>
            <w:shd w:val="clear" w:color="auto" w:fill="auto"/>
          </w:tcPr>
          <w:p w14:paraId="514F7B95" w14:textId="77777777" w:rsidR="00C1214A" w:rsidRPr="00C1214A" w:rsidRDefault="00C1214A" w:rsidP="00C1214A">
            <w:pPr>
              <w:rPr>
                <w:b/>
              </w:rPr>
            </w:pPr>
            <w:r w:rsidRPr="00C1214A">
              <w:rPr>
                <w:b/>
              </w:rPr>
              <w:t>Multiplicity</w:t>
            </w:r>
          </w:p>
        </w:tc>
      </w:tr>
      <w:tr w:rsidR="00C1214A" w:rsidRPr="00C1214A" w14:paraId="3D6F7E1E" w14:textId="77777777" w:rsidTr="00B77DCA">
        <w:tc>
          <w:tcPr>
            <w:tcW w:w="1052" w:type="pct"/>
            <w:vMerge w:val="restart"/>
            <w:shd w:val="clear" w:color="auto" w:fill="auto"/>
          </w:tcPr>
          <w:p w14:paraId="7DC07B04" w14:textId="77777777" w:rsidR="00C1214A" w:rsidRPr="00C1214A" w:rsidRDefault="00C1214A" w:rsidP="00C1214A">
            <w:r w:rsidRPr="00C1214A">
              <w:t>Association</w:t>
            </w:r>
          </w:p>
        </w:tc>
        <w:tc>
          <w:tcPr>
            <w:tcW w:w="789" w:type="pct"/>
            <w:shd w:val="clear" w:color="auto" w:fill="auto"/>
          </w:tcPr>
          <w:p w14:paraId="5C3C41C3" w14:textId="77777777" w:rsidR="00C1214A" w:rsidRPr="00C1214A" w:rsidRDefault="00C1214A" w:rsidP="00C1214A">
            <w:r w:rsidRPr="00C1214A">
              <w:t>Entrance Reference</w:t>
            </w:r>
          </w:p>
        </w:tc>
        <w:tc>
          <w:tcPr>
            <w:tcW w:w="2369" w:type="pct"/>
            <w:shd w:val="clear" w:color="auto" w:fill="auto"/>
          </w:tcPr>
          <w:p w14:paraId="0EB3B2AE" w14:textId="77777777" w:rsidR="00C1214A" w:rsidRPr="00C1214A" w:rsidRDefault="00C1214A" w:rsidP="00C1214A">
            <w:pPr>
              <w:rPr>
                <w:b/>
              </w:rPr>
            </w:pPr>
          </w:p>
        </w:tc>
        <w:tc>
          <w:tcPr>
            <w:tcW w:w="790" w:type="pct"/>
            <w:shd w:val="clear" w:color="auto" w:fill="auto"/>
          </w:tcPr>
          <w:p w14:paraId="1EDA72B6" w14:textId="77777777" w:rsidR="00C1214A" w:rsidRPr="00C1214A" w:rsidRDefault="00C1214A" w:rsidP="00C1214A">
            <w:r w:rsidRPr="00C1214A">
              <w:t>0, 1</w:t>
            </w:r>
          </w:p>
        </w:tc>
      </w:tr>
      <w:tr w:rsidR="00C1214A" w:rsidRPr="00C1214A" w14:paraId="5F9DB77E" w14:textId="77777777" w:rsidTr="00B77DCA">
        <w:tc>
          <w:tcPr>
            <w:tcW w:w="1052" w:type="pct"/>
            <w:vMerge/>
            <w:shd w:val="clear" w:color="auto" w:fill="auto"/>
          </w:tcPr>
          <w:p w14:paraId="7946221B" w14:textId="77777777" w:rsidR="00C1214A" w:rsidRPr="00C1214A" w:rsidRDefault="00C1214A" w:rsidP="00C1214A"/>
        </w:tc>
        <w:tc>
          <w:tcPr>
            <w:tcW w:w="789" w:type="pct"/>
            <w:shd w:val="clear" w:color="auto" w:fill="auto"/>
          </w:tcPr>
          <w:p w14:paraId="12976484" w14:textId="77777777" w:rsidR="00C1214A" w:rsidRPr="00C1214A" w:rsidRDefault="00C1214A" w:rsidP="00C1214A">
            <w:r w:rsidRPr="00C1214A">
              <w:t>Entrance To</w:t>
            </w:r>
          </w:p>
        </w:tc>
        <w:tc>
          <w:tcPr>
            <w:tcW w:w="2369" w:type="pct"/>
            <w:shd w:val="clear" w:color="auto" w:fill="auto"/>
          </w:tcPr>
          <w:p w14:paraId="54F7D56C" w14:textId="77777777" w:rsidR="00C1214A" w:rsidRPr="00C1214A" w:rsidRDefault="00C1214A" w:rsidP="00C1214A">
            <w:pPr>
              <w:rPr>
                <w:b/>
              </w:rPr>
            </w:pPr>
            <w:r w:rsidRPr="00C1214A">
              <w:rPr>
                <w:b/>
              </w:rPr>
              <w:t>Outer Limit</w:t>
            </w:r>
          </w:p>
        </w:tc>
        <w:tc>
          <w:tcPr>
            <w:tcW w:w="790" w:type="pct"/>
            <w:shd w:val="clear" w:color="auto" w:fill="auto"/>
          </w:tcPr>
          <w:p w14:paraId="42C37649" w14:textId="77777777" w:rsidR="00C1214A" w:rsidRPr="00C1214A" w:rsidRDefault="00C1214A" w:rsidP="00C1214A"/>
        </w:tc>
      </w:tr>
    </w:tbl>
    <w:p w14:paraId="409548F8" w14:textId="77777777" w:rsidR="00C1214A" w:rsidRPr="00C1214A" w:rsidRDefault="00C1214A" w:rsidP="00C1214A">
      <w:pPr>
        <w:rPr>
          <w:b/>
        </w:rPr>
      </w:pPr>
    </w:p>
    <w:p w14:paraId="3A1D3706" w14:textId="77777777" w:rsidR="00C1214A" w:rsidRPr="00C1214A" w:rsidRDefault="00C1214A" w:rsidP="001F2829">
      <w:pPr>
        <w:pStyle w:val="Heading2"/>
      </w:pPr>
      <w:bookmarkStart w:id="2892" w:name="_Toc120214504"/>
      <w:r w:rsidRPr="00C1214A">
        <w:t>Permission Type</w:t>
      </w:r>
      <w:bookmarkEnd w:id="28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6"/>
        <w:gridCol w:w="1423"/>
        <w:gridCol w:w="4272"/>
        <w:gridCol w:w="1425"/>
      </w:tblGrid>
      <w:tr w:rsidR="00C1214A" w:rsidRPr="00C1214A" w14:paraId="012ED86F" w14:textId="77777777" w:rsidTr="00B77DCA">
        <w:tc>
          <w:tcPr>
            <w:tcW w:w="5000" w:type="pct"/>
            <w:gridSpan w:val="4"/>
            <w:shd w:val="clear" w:color="auto" w:fill="auto"/>
          </w:tcPr>
          <w:p w14:paraId="0DD4AE5C" w14:textId="77777777" w:rsidR="00C1214A" w:rsidRPr="00C1214A" w:rsidRDefault="00C1214A" w:rsidP="00C1214A">
            <w:r w:rsidRPr="00C1214A">
              <w:rPr>
                <w:u w:val="single"/>
              </w:rPr>
              <w:t>IHO Definition:</w:t>
            </w:r>
            <w:r w:rsidRPr="00C1214A">
              <w:t xml:space="preserve"> Association class for associations describing whether the subsets of vessels determined by the ship characteristics specified in APPLIC may (or must, etc.) transit,  enter, or use  a feature.</w:t>
            </w:r>
          </w:p>
          <w:p w14:paraId="3331B658" w14:textId="77777777" w:rsidR="00C1214A" w:rsidRPr="00C1214A" w:rsidRDefault="00C1214A" w:rsidP="00C1214A">
            <w:r w:rsidRPr="00C1214A">
              <w:rPr>
                <w:u w:val="single"/>
              </w:rPr>
              <w:t>Remarks:</w:t>
            </w:r>
          </w:p>
          <w:p w14:paraId="152D2D48" w14:textId="77777777" w:rsidR="00C1214A" w:rsidRPr="00C1214A" w:rsidRDefault="00C1214A" w:rsidP="00C1214A">
            <w:r w:rsidRPr="00C1214A">
              <w:lastRenderedPageBreak/>
              <w:t>•No remarks.</w:t>
            </w:r>
          </w:p>
        </w:tc>
      </w:tr>
      <w:tr w:rsidR="00C1214A" w:rsidRPr="00C1214A" w14:paraId="6DAEE3A8" w14:textId="77777777" w:rsidTr="00B77DCA">
        <w:tc>
          <w:tcPr>
            <w:tcW w:w="1052" w:type="pct"/>
            <w:shd w:val="clear" w:color="auto" w:fill="auto"/>
          </w:tcPr>
          <w:p w14:paraId="7D31D36B" w14:textId="77777777" w:rsidR="00C1214A" w:rsidRPr="00C1214A" w:rsidRDefault="00C1214A" w:rsidP="00C1214A">
            <w:pPr>
              <w:rPr>
                <w:b/>
              </w:rPr>
            </w:pPr>
            <w:r w:rsidRPr="00C1214A">
              <w:rPr>
                <w:b/>
              </w:rPr>
              <w:lastRenderedPageBreak/>
              <w:t>Role Type</w:t>
            </w:r>
          </w:p>
        </w:tc>
        <w:tc>
          <w:tcPr>
            <w:tcW w:w="789" w:type="pct"/>
            <w:shd w:val="clear" w:color="auto" w:fill="auto"/>
          </w:tcPr>
          <w:p w14:paraId="7B889971" w14:textId="77777777" w:rsidR="00C1214A" w:rsidRPr="00C1214A" w:rsidRDefault="00C1214A" w:rsidP="00C1214A">
            <w:pPr>
              <w:rPr>
                <w:b/>
              </w:rPr>
            </w:pPr>
            <w:r w:rsidRPr="00C1214A">
              <w:rPr>
                <w:b/>
              </w:rPr>
              <w:t>Role</w:t>
            </w:r>
          </w:p>
        </w:tc>
        <w:tc>
          <w:tcPr>
            <w:tcW w:w="2369" w:type="pct"/>
            <w:shd w:val="clear" w:color="auto" w:fill="auto"/>
          </w:tcPr>
          <w:p w14:paraId="42738D3F" w14:textId="77777777" w:rsidR="00C1214A" w:rsidRPr="00C1214A" w:rsidRDefault="00C1214A" w:rsidP="00C1214A">
            <w:pPr>
              <w:rPr>
                <w:b/>
              </w:rPr>
            </w:pPr>
            <w:r w:rsidRPr="00C1214A">
              <w:rPr>
                <w:b/>
              </w:rPr>
              <w:t>Associated With</w:t>
            </w:r>
          </w:p>
        </w:tc>
        <w:tc>
          <w:tcPr>
            <w:tcW w:w="790" w:type="pct"/>
            <w:shd w:val="clear" w:color="auto" w:fill="auto"/>
          </w:tcPr>
          <w:p w14:paraId="65FE73D7" w14:textId="77777777" w:rsidR="00C1214A" w:rsidRPr="00C1214A" w:rsidRDefault="00C1214A" w:rsidP="00C1214A">
            <w:pPr>
              <w:rPr>
                <w:b/>
              </w:rPr>
            </w:pPr>
            <w:r w:rsidRPr="00C1214A">
              <w:rPr>
                <w:b/>
              </w:rPr>
              <w:t>Multiplicity</w:t>
            </w:r>
          </w:p>
        </w:tc>
      </w:tr>
      <w:tr w:rsidR="00C1214A" w:rsidRPr="00C1214A" w14:paraId="2A7434DF" w14:textId="77777777" w:rsidTr="00B77DCA">
        <w:tc>
          <w:tcPr>
            <w:tcW w:w="1052" w:type="pct"/>
            <w:vMerge w:val="restart"/>
            <w:shd w:val="clear" w:color="auto" w:fill="auto"/>
          </w:tcPr>
          <w:p w14:paraId="69609B17" w14:textId="77777777" w:rsidR="00C1214A" w:rsidRPr="00C1214A" w:rsidRDefault="00C1214A" w:rsidP="00C1214A">
            <w:r w:rsidRPr="00C1214A">
              <w:t>Association</w:t>
            </w:r>
          </w:p>
        </w:tc>
        <w:tc>
          <w:tcPr>
            <w:tcW w:w="789" w:type="pct"/>
            <w:shd w:val="clear" w:color="auto" w:fill="auto"/>
          </w:tcPr>
          <w:p w14:paraId="3A2AB352" w14:textId="77777777" w:rsidR="00C1214A" w:rsidRPr="00C1214A" w:rsidRDefault="00C1214A" w:rsidP="00C1214A">
            <w:r w:rsidRPr="00C1214A">
              <w:t>Permission</w:t>
            </w:r>
          </w:p>
        </w:tc>
        <w:tc>
          <w:tcPr>
            <w:tcW w:w="2369" w:type="pct"/>
            <w:shd w:val="clear" w:color="auto" w:fill="auto"/>
          </w:tcPr>
          <w:p w14:paraId="132E3532" w14:textId="77777777" w:rsidR="00C1214A" w:rsidRPr="00C1214A" w:rsidRDefault="00C1214A" w:rsidP="00C1214A">
            <w:pPr>
              <w:rPr>
                <w:b/>
              </w:rPr>
            </w:pPr>
            <w:r w:rsidRPr="00C1214A">
              <w:rPr>
                <w:b/>
              </w:rPr>
              <w:t>Applicability</w:t>
            </w:r>
          </w:p>
        </w:tc>
        <w:tc>
          <w:tcPr>
            <w:tcW w:w="790" w:type="pct"/>
            <w:shd w:val="clear" w:color="auto" w:fill="auto"/>
          </w:tcPr>
          <w:p w14:paraId="6EBB81EC" w14:textId="77777777" w:rsidR="00C1214A" w:rsidRPr="00C1214A" w:rsidRDefault="00C1214A" w:rsidP="00C1214A">
            <w:r w:rsidRPr="00C1214A">
              <w:t>0, *</w:t>
            </w:r>
          </w:p>
        </w:tc>
      </w:tr>
      <w:tr w:rsidR="00C1214A" w:rsidRPr="00C1214A" w14:paraId="2A454883" w14:textId="77777777" w:rsidTr="00B77DCA">
        <w:tc>
          <w:tcPr>
            <w:tcW w:w="1052" w:type="pct"/>
            <w:vMerge/>
            <w:shd w:val="clear" w:color="auto" w:fill="auto"/>
          </w:tcPr>
          <w:p w14:paraId="471D057C" w14:textId="77777777" w:rsidR="00C1214A" w:rsidRPr="00C1214A" w:rsidRDefault="00C1214A" w:rsidP="00C1214A"/>
        </w:tc>
        <w:tc>
          <w:tcPr>
            <w:tcW w:w="789" w:type="pct"/>
            <w:shd w:val="clear" w:color="auto" w:fill="auto"/>
          </w:tcPr>
          <w:p w14:paraId="3F6841E9" w14:textId="77777777" w:rsidR="00C1214A" w:rsidRPr="00C1214A" w:rsidRDefault="00C1214A" w:rsidP="00C1214A">
            <w:r w:rsidRPr="00C1214A">
              <w:t>Vessel location</w:t>
            </w:r>
          </w:p>
        </w:tc>
        <w:tc>
          <w:tcPr>
            <w:tcW w:w="2369" w:type="pct"/>
            <w:shd w:val="clear" w:color="auto" w:fill="auto"/>
          </w:tcPr>
          <w:p w14:paraId="1DB555A6" w14:textId="77777777" w:rsidR="00C1214A" w:rsidRPr="00C1214A" w:rsidRDefault="00C1214A" w:rsidP="00C1214A">
            <w:pPr>
              <w:rPr>
                <w:b/>
              </w:rPr>
            </w:pPr>
            <w:r w:rsidRPr="00C1214A">
              <w:rPr>
                <w:b/>
              </w:rPr>
              <w:t>Feature Type</w:t>
            </w:r>
          </w:p>
        </w:tc>
        <w:tc>
          <w:tcPr>
            <w:tcW w:w="790" w:type="pct"/>
            <w:shd w:val="clear" w:color="auto" w:fill="auto"/>
          </w:tcPr>
          <w:p w14:paraId="50A37827" w14:textId="77777777" w:rsidR="00C1214A" w:rsidRPr="00C1214A" w:rsidRDefault="00C1214A" w:rsidP="00C1214A">
            <w:r w:rsidRPr="00C1214A">
              <w:t>0, *</w:t>
            </w:r>
          </w:p>
        </w:tc>
      </w:tr>
    </w:tbl>
    <w:p w14:paraId="3EFB82FC" w14:textId="77777777" w:rsidR="00C1214A" w:rsidRPr="00C1214A" w:rsidRDefault="00C1214A" w:rsidP="00C1214A">
      <w:pPr>
        <w:rPr>
          <w:b/>
        </w:rPr>
      </w:pPr>
    </w:p>
    <w:p w14:paraId="51DCDCA1" w14:textId="77777777" w:rsidR="00C1214A" w:rsidRPr="00C1214A" w:rsidRDefault="00C1214A" w:rsidP="001F2829">
      <w:pPr>
        <w:pStyle w:val="Heading2"/>
      </w:pPr>
      <w:bookmarkStart w:id="2893" w:name="_Toc120214505"/>
      <w:r w:rsidRPr="00C1214A">
        <w:t>Related organisation</w:t>
      </w:r>
      <w:bookmarkEnd w:id="28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6"/>
        <w:gridCol w:w="1423"/>
        <w:gridCol w:w="4272"/>
        <w:gridCol w:w="1425"/>
      </w:tblGrid>
      <w:tr w:rsidR="00C1214A" w:rsidRPr="00C1214A" w14:paraId="0623DF81" w14:textId="77777777" w:rsidTr="00B77DCA">
        <w:tc>
          <w:tcPr>
            <w:tcW w:w="5000" w:type="pct"/>
            <w:gridSpan w:val="4"/>
            <w:shd w:val="clear" w:color="auto" w:fill="auto"/>
          </w:tcPr>
          <w:p w14:paraId="2108F996" w14:textId="77777777" w:rsidR="00C1214A" w:rsidRPr="00C1214A" w:rsidRDefault="00C1214A" w:rsidP="00C1214A">
            <w:r w:rsidRPr="00C1214A">
              <w:rPr>
                <w:u w:val="single"/>
              </w:rPr>
              <w:t>IHO Definition:</w:t>
            </w:r>
            <w:r w:rsidRPr="00C1214A">
              <w:t xml:space="preserve"> Related Organisation</w:t>
            </w:r>
          </w:p>
          <w:p w14:paraId="705BB4F3" w14:textId="77777777" w:rsidR="00C1214A" w:rsidRPr="00C1214A" w:rsidRDefault="00C1214A" w:rsidP="00C1214A">
            <w:r w:rsidRPr="00C1214A">
              <w:rPr>
                <w:u w:val="single"/>
              </w:rPr>
              <w:t>Remarks:</w:t>
            </w:r>
          </w:p>
          <w:p w14:paraId="0939B6BB" w14:textId="77777777" w:rsidR="00C1214A" w:rsidRPr="00C1214A" w:rsidRDefault="00C1214A" w:rsidP="00C1214A">
            <w:r w:rsidRPr="00C1214A">
              <w:t>•No remarks.</w:t>
            </w:r>
          </w:p>
        </w:tc>
      </w:tr>
      <w:tr w:rsidR="00C1214A" w:rsidRPr="00C1214A" w14:paraId="7C3DB71B" w14:textId="77777777" w:rsidTr="00B77DCA">
        <w:tc>
          <w:tcPr>
            <w:tcW w:w="1052" w:type="pct"/>
            <w:shd w:val="clear" w:color="auto" w:fill="auto"/>
          </w:tcPr>
          <w:p w14:paraId="29421ADA" w14:textId="77777777" w:rsidR="00C1214A" w:rsidRPr="00C1214A" w:rsidRDefault="00C1214A" w:rsidP="00C1214A">
            <w:pPr>
              <w:rPr>
                <w:b/>
              </w:rPr>
            </w:pPr>
            <w:r w:rsidRPr="00C1214A">
              <w:rPr>
                <w:b/>
              </w:rPr>
              <w:t>Role Type</w:t>
            </w:r>
          </w:p>
        </w:tc>
        <w:tc>
          <w:tcPr>
            <w:tcW w:w="789" w:type="pct"/>
            <w:shd w:val="clear" w:color="auto" w:fill="auto"/>
          </w:tcPr>
          <w:p w14:paraId="680CDF81" w14:textId="77777777" w:rsidR="00C1214A" w:rsidRPr="00C1214A" w:rsidRDefault="00C1214A" w:rsidP="00C1214A">
            <w:pPr>
              <w:rPr>
                <w:b/>
              </w:rPr>
            </w:pPr>
            <w:r w:rsidRPr="00C1214A">
              <w:rPr>
                <w:b/>
              </w:rPr>
              <w:t>Role</w:t>
            </w:r>
          </w:p>
        </w:tc>
        <w:tc>
          <w:tcPr>
            <w:tcW w:w="2369" w:type="pct"/>
            <w:shd w:val="clear" w:color="auto" w:fill="auto"/>
          </w:tcPr>
          <w:p w14:paraId="50E74E8D" w14:textId="77777777" w:rsidR="00C1214A" w:rsidRPr="00C1214A" w:rsidRDefault="00C1214A" w:rsidP="00C1214A">
            <w:pPr>
              <w:rPr>
                <w:b/>
              </w:rPr>
            </w:pPr>
            <w:r w:rsidRPr="00C1214A">
              <w:rPr>
                <w:b/>
              </w:rPr>
              <w:t>Associated With</w:t>
            </w:r>
          </w:p>
        </w:tc>
        <w:tc>
          <w:tcPr>
            <w:tcW w:w="790" w:type="pct"/>
            <w:shd w:val="clear" w:color="auto" w:fill="auto"/>
          </w:tcPr>
          <w:p w14:paraId="54BD4645" w14:textId="77777777" w:rsidR="00C1214A" w:rsidRPr="00C1214A" w:rsidRDefault="00C1214A" w:rsidP="00C1214A">
            <w:pPr>
              <w:rPr>
                <w:b/>
              </w:rPr>
            </w:pPr>
            <w:r w:rsidRPr="00C1214A">
              <w:rPr>
                <w:b/>
              </w:rPr>
              <w:t>Multiplicity</w:t>
            </w:r>
          </w:p>
        </w:tc>
      </w:tr>
      <w:tr w:rsidR="00C1214A" w:rsidRPr="00C1214A" w14:paraId="691D2CC4" w14:textId="77777777" w:rsidTr="00B77DCA">
        <w:tc>
          <w:tcPr>
            <w:tcW w:w="1052" w:type="pct"/>
            <w:vMerge w:val="restart"/>
            <w:shd w:val="clear" w:color="auto" w:fill="auto"/>
          </w:tcPr>
          <w:p w14:paraId="66A6722E" w14:textId="77777777" w:rsidR="00C1214A" w:rsidRPr="00C1214A" w:rsidRDefault="00C1214A" w:rsidP="00C1214A">
            <w:r w:rsidRPr="00C1214A">
              <w:t>Association</w:t>
            </w:r>
          </w:p>
        </w:tc>
        <w:tc>
          <w:tcPr>
            <w:tcW w:w="789" w:type="pct"/>
            <w:shd w:val="clear" w:color="auto" w:fill="auto"/>
          </w:tcPr>
          <w:p w14:paraId="1A7733CB" w14:textId="77777777" w:rsidR="00C1214A" w:rsidRPr="00C1214A" w:rsidRDefault="00C1214A" w:rsidP="00C1214A">
            <w:r w:rsidRPr="00C1214A">
              <w:t>The organisation</w:t>
            </w:r>
          </w:p>
        </w:tc>
        <w:tc>
          <w:tcPr>
            <w:tcW w:w="2369" w:type="pct"/>
            <w:shd w:val="clear" w:color="auto" w:fill="auto"/>
          </w:tcPr>
          <w:p w14:paraId="6A0AA77E" w14:textId="77777777" w:rsidR="00C1214A" w:rsidRPr="00C1214A" w:rsidRDefault="00C1214A" w:rsidP="00C1214A">
            <w:pPr>
              <w:rPr>
                <w:b/>
              </w:rPr>
            </w:pPr>
            <w:r w:rsidRPr="00C1214A">
              <w:rPr>
                <w:b/>
              </w:rPr>
              <w:t>Authority</w:t>
            </w:r>
          </w:p>
        </w:tc>
        <w:tc>
          <w:tcPr>
            <w:tcW w:w="790" w:type="pct"/>
            <w:shd w:val="clear" w:color="auto" w:fill="auto"/>
          </w:tcPr>
          <w:p w14:paraId="35C8882E" w14:textId="77777777" w:rsidR="00C1214A" w:rsidRPr="00C1214A" w:rsidRDefault="00C1214A" w:rsidP="00C1214A">
            <w:r w:rsidRPr="00C1214A">
              <w:t>0, *</w:t>
            </w:r>
          </w:p>
        </w:tc>
      </w:tr>
      <w:tr w:rsidR="00C1214A" w:rsidRPr="00C1214A" w14:paraId="0FA5E2C7" w14:textId="77777777" w:rsidTr="00B77DCA">
        <w:tc>
          <w:tcPr>
            <w:tcW w:w="1052" w:type="pct"/>
            <w:vMerge/>
            <w:shd w:val="clear" w:color="auto" w:fill="auto"/>
          </w:tcPr>
          <w:p w14:paraId="1F4B562A" w14:textId="77777777" w:rsidR="00C1214A" w:rsidRPr="00C1214A" w:rsidRDefault="00C1214A" w:rsidP="00C1214A"/>
        </w:tc>
        <w:tc>
          <w:tcPr>
            <w:tcW w:w="789" w:type="pct"/>
            <w:shd w:val="clear" w:color="auto" w:fill="auto"/>
          </w:tcPr>
          <w:p w14:paraId="28353F82" w14:textId="77777777" w:rsidR="00C1214A" w:rsidRPr="00C1214A" w:rsidRDefault="00C1214A" w:rsidP="00C1214A">
            <w:r w:rsidRPr="00C1214A">
              <w:t>The information</w:t>
            </w:r>
          </w:p>
        </w:tc>
        <w:tc>
          <w:tcPr>
            <w:tcW w:w="2369" w:type="pct"/>
            <w:shd w:val="clear" w:color="auto" w:fill="auto"/>
          </w:tcPr>
          <w:p w14:paraId="1DD22530" w14:textId="77777777" w:rsidR="00C1214A" w:rsidRPr="00C1214A" w:rsidRDefault="00C1214A" w:rsidP="00C1214A">
            <w:pPr>
              <w:rPr>
                <w:b/>
              </w:rPr>
            </w:pPr>
            <w:proofErr w:type="spellStart"/>
            <w:r w:rsidRPr="00C1214A">
              <w:rPr>
                <w:b/>
              </w:rPr>
              <w:t>AbstractRxN</w:t>
            </w:r>
            <w:proofErr w:type="spellEnd"/>
          </w:p>
        </w:tc>
        <w:tc>
          <w:tcPr>
            <w:tcW w:w="790" w:type="pct"/>
            <w:shd w:val="clear" w:color="auto" w:fill="auto"/>
          </w:tcPr>
          <w:p w14:paraId="21E95671" w14:textId="77777777" w:rsidR="00C1214A" w:rsidRPr="00C1214A" w:rsidRDefault="00C1214A" w:rsidP="00C1214A">
            <w:r w:rsidRPr="00C1214A">
              <w:t>0, *</w:t>
            </w:r>
          </w:p>
        </w:tc>
      </w:tr>
    </w:tbl>
    <w:p w14:paraId="69F9A8D5" w14:textId="77777777" w:rsidR="00C1214A" w:rsidRPr="00C1214A" w:rsidRDefault="00C1214A" w:rsidP="00C1214A">
      <w:pPr>
        <w:rPr>
          <w:b/>
        </w:rPr>
      </w:pPr>
    </w:p>
    <w:p w14:paraId="29CEEA97" w14:textId="77777777" w:rsidR="00C1214A" w:rsidRPr="00C1214A" w:rsidRDefault="00C1214A" w:rsidP="001F2829">
      <w:pPr>
        <w:pStyle w:val="Heading2"/>
      </w:pPr>
      <w:bookmarkStart w:id="2894" w:name="_Toc120214506"/>
      <w:r w:rsidRPr="00C1214A">
        <w:t>Service Contact</w:t>
      </w:r>
      <w:bookmarkEnd w:id="28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6"/>
        <w:gridCol w:w="1423"/>
        <w:gridCol w:w="4272"/>
        <w:gridCol w:w="1425"/>
      </w:tblGrid>
      <w:tr w:rsidR="00C1214A" w:rsidRPr="00C1214A" w14:paraId="20054111" w14:textId="77777777" w:rsidTr="00B77DCA">
        <w:tc>
          <w:tcPr>
            <w:tcW w:w="5000" w:type="pct"/>
            <w:gridSpan w:val="4"/>
            <w:shd w:val="clear" w:color="auto" w:fill="auto"/>
          </w:tcPr>
          <w:p w14:paraId="020A7C53" w14:textId="77777777" w:rsidR="00C1214A" w:rsidRPr="00C1214A" w:rsidRDefault="00C1214A" w:rsidP="00C1214A">
            <w:r w:rsidRPr="00C1214A">
              <w:rPr>
                <w:u w:val="single"/>
              </w:rPr>
              <w:t>IHO Definition:</w:t>
            </w:r>
            <w:r w:rsidRPr="00C1214A">
              <w:t xml:space="preserve"> Contact details for a service or facility</w:t>
            </w:r>
          </w:p>
          <w:p w14:paraId="67502AFB" w14:textId="77777777" w:rsidR="00C1214A" w:rsidRPr="00C1214A" w:rsidRDefault="00C1214A" w:rsidP="00C1214A">
            <w:r w:rsidRPr="00C1214A">
              <w:rPr>
                <w:u w:val="single"/>
              </w:rPr>
              <w:t>Remarks:</w:t>
            </w:r>
          </w:p>
          <w:p w14:paraId="098DCD2F" w14:textId="77777777" w:rsidR="00C1214A" w:rsidRPr="00C1214A" w:rsidRDefault="00C1214A" w:rsidP="00C1214A">
            <w:r w:rsidRPr="00C1214A">
              <w:t>•No remarks.</w:t>
            </w:r>
          </w:p>
        </w:tc>
      </w:tr>
      <w:tr w:rsidR="00C1214A" w:rsidRPr="00C1214A" w14:paraId="508D1FA8" w14:textId="77777777" w:rsidTr="00B77DCA">
        <w:tc>
          <w:tcPr>
            <w:tcW w:w="1052" w:type="pct"/>
            <w:shd w:val="clear" w:color="auto" w:fill="auto"/>
          </w:tcPr>
          <w:p w14:paraId="049DFD79" w14:textId="77777777" w:rsidR="00C1214A" w:rsidRPr="00C1214A" w:rsidRDefault="00C1214A" w:rsidP="00C1214A">
            <w:pPr>
              <w:rPr>
                <w:b/>
              </w:rPr>
            </w:pPr>
            <w:r w:rsidRPr="00C1214A">
              <w:rPr>
                <w:b/>
              </w:rPr>
              <w:t>Role Type</w:t>
            </w:r>
          </w:p>
        </w:tc>
        <w:tc>
          <w:tcPr>
            <w:tcW w:w="789" w:type="pct"/>
            <w:shd w:val="clear" w:color="auto" w:fill="auto"/>
          </w:tcPr>
          <w:p w14:paraId="3C11CBB2" w14:textId="77777777" w:rsidR="00C1214A" w:rsidRPr="00C1214A" w:rsidRDefault="00C1214A" w:rsidP="00C1214A">
            <w:pPr>
              <w:rPr>
                <w:b/>
              </w:rPr>
            </w:pPr>
            <w:r w:rsidRPr="00C1214A">
              <w:rPr>
                <w:b/>
              </w:rPr>
              <w:t>Role</w:t>
            </w:r>
          </w:p>
        </w:tc>
        <w:tc>
          <w:tcPr>
            <w:tcW w:w="2369" w:type="pct"/>
            <w:shd w:val="clear" w:color="auto" w:fill="auto"/>
          </w:tcPr>
          <w:p w14:paraId="11C0431C" w14:textId="77777777" w:rsidR="00C1214A" w:rsidRPr="00C1214A" w:rsidRDefault="00C1214A" w:rsidP="00C1214A">
            <w:pPr>
              <w:rPr>
                <w:b/>
              </w:rPr>
            </w:pPr>
            <w:r w:rsidRPr="00C1214A">
              <w:rPr>
                <w:b/>
              </w:rPr>
              <w:t>Associated With</w:t>
            </w:r>
          </w:p>
        </w:tc>
        <w:tc>
          <w:tcPr>
            <w:tcW w:w="790" w:type="pct"/>
            <w:shd w:val="clear" w:color="auto" w:fill="auto"/>
          </w:tcPr>
          <w:p w14:paraId="17DB3BAD" w14:textId="77777777" w:rsidR="00C1214A" w:rsidRPr="00C1214A" w:rsidRDefault="00C1214A" w:rsidP="00C1214A">
            <w:pPr>
              <w:rPr>
                <w:b/>
              </w:rPr>
            </w:pPr>
            <w:r w:rsidRPr="00C1214A">
              <w:rPr>
                <w:b/>
              </w:rPr>
              <w:t>Multiplicity</w:t>
            </w:r>
          </w:p>
        </w:tc>
      </w:tr>
      <w:tr w:rsidR="00C1214A" w:rsidRPr="00C1214A" w14:paraId="2BB31286" w14:textId="77777777" w:rsidTr="00B77DCA">
        <w:tc>
          <w:tcPr>
            <w:tcW w:w="1052" w:type="pct"/>
            <w:vMerge w:val="restart"/>
            <w:shd w:val="clear" w:color="auto" w:fill="auto"/>
          </w:tcPr>
          <w:p w14:paraId="510458A1" w14:textId="77777777" w:rsidR="00C1214A" w:rsidRPr="00C1214A" w:rsidRDefault="00C1214A" w:rsidP="00C1214A">
            <w:r w:rsidRPr="00C1214A">
              <w:t>Association</w:t>
            </w:r>
          </w:p>
        </w:tc>
        <w:tc>
          <w:tcPr>
            <w:tcW w:w="789" w:type="pct"/>
            <w:shd w:val="clear" w:color="auto" w:fill="auto"/>
          </w:tcPr>
          <w:p w14:paraId="2EC90835" w14:textId="77777777" w:rsidR="00C1214A" w:rsidRPr="00C1214A" w:rsidRDefault="00C1214A" w:rsidP="00C1214A">
            <w:r w:rsidRPr="00C1214A">
              <w:t>Contact details (reference)</w:t>
            </w:r>
          </w:p>
        </w:tc>
        <w:tc>
          <w:tcPr>
            <w:tcW w:w="2369" w:type="pct"/>
            <w:shd w:val="clear" w:color="auto" w:fill="auto"/>
          </w:tcPr>
          <w:p w14:paraId="714CAC6C" w14:textId="6BFF8099" w:rsidR="00C1214A" w:rsidRPr="00C1214A" w:rsidRDefault="00433930" w:rsidP="00C1214A">
            <w:pPr>
              <w:rPr>
                <w:b/>
              </w:rPr>
            </w:pPr>
            <w:r w:rsidRPr="00396100">
              <w:rPr>
                <w:b/>
                <w:rPrChange w:id="2895" w:author="Raphael Malyankar" w:date="2023-01-10T14:04:00Z">
                  <w:rPr>
                    <w:b/>
                    <w:color w:val="FF0000"/>
                  </w:rPr>
                </w:rPrChange>
              </w:rPr>
              <w:t>Contact Details</w:t>
            </w:r>
          </w:p>
        </w:tc>
        <w:tc>
          <w:tcPr>
            <w:tcW w:w="790" w:type="pct"/>
            <w:shd w:val="clear" w:color="auto" w:fill="auto"/>
          </w:tcPr>
          <w:p w14:paraId="257F9CE7" w14:textId="77777777" w:rsidR="00C1214A" w:rsidRPr="00C1214A" w:rsidRDefault="00C1214A" w:rsidP="00C1214A">
            <w:r w:rsidRPr="00C1214A">
              <w:t>0, *</w:t>
            </w:r>
          </w:p>
        </w:tc>
      </w:tr>
      <w:tr w:rsidR="00C1214A" w:rsidRPr="00C1214A" w14:paraId="64726B1F" w14:textId="77777777" w:rsidTr="00B77DCA">
        <w:tc>
          <w:tcPr>
            <w:tcW w:w="1052" w:type="pct"/>
            <w:vMerge/>
            <w:shd w:val="clear" w:color="auto" w:fill="auto"/>
          </w:tcPr>
          <w:p w14:paraId="0FDA78E6" w14:textId="77777777" w:rsidR="00C1214A" w:rsidRPr="00C1214A" w:rsidRDefault="00C1214A" w:rsidP="00C1214A"/>
        </w:tc>
        <w:tc>
          <w:tcPr>
            <w:tcW w:w="789" w:type="pct"/>
            <w:shd w:val="clear" w:color="auto" w:fill="auto"/>
          </w:tcPr>
          <w:p w14:paraId="4B5CB757" w14:textId="77777777" w:rsidR="00C1214A" w:rsidRPr="00C1214A" w:rsidRDefault="00C1214A" w:rsidP="00C1214A">
            <w:r w:rsidRPr="00C1214A">
              <w:t>Service place</w:t>
            </w:r>
          </w:p>
        </w:tc>
        <w:tc>
          <w:tcPr>
            <w:tcW w:w="2369" w:type="pct"/>
            <w:shd w:val="clear" w:color="auto" w:fill="auto"/>
          </w:tcPr>
          <w:p w14:paraId="3EF26FC1" w14:textId="77777777" w:rsidR="00C1214A" w:rsidRPr="00C1214A" w:rsidRDefault="00C1214A" w:rsidP="00C1214A">
            <w:pPr>
              <w:rPr>
                <w:b/>
              </w:rPr>
            </w:pPr>
            <w:r w:rsidRPr="00C1214A">
              <w:rPr>
                <w:b/>
              </w:rPr>
              <w:t>Organization Contact Area</w:t>
            </w:r>
          </w:p>
        </w:tc>
        <w:tc>
          <w:tcPr>
            <w:tcW w:w="790" w:type="pct"/>
            <w:shd w:val="clear" w:color="auto" w:fill="auto"/>
          </w:tcPr>
          <w:p w14:paraId="75B60F35" w14:textId="77777777" w:rsidR="00C1214A" w:rsidRPr="00C1214A" w:rsidRDefault="00C1214A" w:rsidP="00C1214A"/>
        </w:tc>
      </w:tr>
    </w:tbl>
    <w:p w14:paraId="148482AB" w14:textId="77777777" w:rsidR="00C1214A" w:rsidRPr="00C1214A" w:rsidRDefault="00C1214A" w:rsidP="00C1214A">
      <w:pPr>
        <w:rPr>
          <w:b/>
        </w:rPr>
      </w:pPr>
    </w:p>
    <w:p w14:paraId="3A959E02" w14:textId="77777777" w:rsidR="00C1214A" w:rsidRPr="00C1214A" w:rsidRDefault="00C1214A" w:rsidP="001F2829">
      <w:pPr>
        <w:pStyle w:val="Heading2"/>
      </w:pPr>
      <w:bookmarkStart w:id="2896" w:name="_Toc120214507"/>
      <w:r w:rsidRPr="00C1214A">
        <w:t>Service Control</w:t>
      </w:r>
      <w:bookmarkEnd w:id="28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6"/>
        <w:gridCol w:w="1423"/>
        <w:gridCol w:w="4272"/>
        <w:gridCol w:w="1425"/>
      </w:tblGrid>
      <w:tr w:rsidR="00C1214A" w:rsidRPr="00C1214A" w14:paraId="239DB56C" w14:textId="77777777" w:rsidTr="00B77DCA">
        <w:tc>
          <w:tcPr>
            <w:tcW w:w="5000" w:type="pct"/>
            <w:gridSpan w:val="4"/>
            <w:shd w:val="clear" w:color="auto" w:fill="auto"/>
          </w:tcPr>
          <w:p w14:paraId="18DB7BEF" w14:textId="77777777" w:rsidR="00C1214A" w:rsidRPr="00C1214A" w:rsidRDefault="00C1214A" w:rsidP="00C1214A">
            <w:r w:rsidRPr="00C1214A">
              <w:rPr>
                <w:u w:val="single"/>
              </w:rPr>
              <w:t>IHO Definition:</w:t>
            </w:r>
            <w:r w:rsidRPr="00C1214A">
              <w:t xml:space="preserve"> Association between a geographically located service and the organisation that controls it</w:t>
            </w:r>
          </w:p>
          <w:p w14:paraId="372E450F" w14:textId="77777777" w:rsidR="00C1214A" w:rsidRPr="00C1214A" w:rsidRDefault="00C1214A" w:rsidP="00C1214A">
            <w:r w:rsidRPr="00C1214A">
              <w:rPr>
                <w:u w:val="single"/>
              </w:rPr>
              <w:t>Remarks:</w:t>
            </w:r>
          </w:p>
          <w:p w14:paraId="051C2400" w14:textId="77777777" w:rsidR="00C1214A" w:rsidRPr="00C1214A" w:rsidRDefault="00C1214A" w:rsidP="00C1214A">
            <w:r w:rsidRPr="00C1214A">
              <w:t xml:space="preserve">This is an information association linking a location where a service is provided with an information type describing the provider. Contrast to </w:t>
            </w:r>
            <w:proofErr w:type="spellStart"/>
            <w:r w:rsidRPr="00C1214A">
              <w:t>serviceProvisionArea</w:t>
            </w:r>
            <w:proofErr w:type="spellEnd"/>
            <w:r w:rsidRPr="00C1214A">
              <w:t xml:space="preserve">, which is a feature association linking </w:t>
            </w:r>
            <w:r w:rsidRPr="00C1214A">
              <w:lastRenderedPageBreak/>
              <w:t xml:space="preserve">the area served with another feature describing the provider. Role </w:t>
            </w:r>
            <w:proofErr w:type="spellStart"/>
            <w:r w:rsidRPr="00C1214A">
              <w:t>controlledService</w:t>
            </w:r>
            <w:proofErr w:type="spellEnd"/>
            <w:r w:rsidRPr="00C1214A">
              <w:t xml:space="preserve"> encodable only as a generic inverse association in 3.0.0 datasets as it is an information-&gt;feature link</w:t>
            </w:r>
          </w:p>
        </w:tc>
      </w:tr>
      <w:tr w:rsidR="00C1214A" w:rsidRPr="00C1214A" w14:paraId="1B923C80" w14:textId="77777777" w:rsidTr="00B77DCA">
        <w:tc>
          <w:tcPr>
            <w:tcW w:w="1052" w:type="pct"/>
            <w:shd w:val="clear" w:color="auto" w:fill="auto"/>
          </w:tcPr>
          <w:p w14:paraId="7445A428" w14:textId="77777777" w:rsidR="00C1214A" w:rsidRPr="00C1214A" w:rsidRDefault="00C1214A" w:rsidP="00C1214A">
            <w:pPr>
              <w:rPr>
                <w:b/>
              </w:rPr>
            </w:pPr>
            <w:r w:rsidRPr="00C1214A">
              <w:rPr>
                <w:b/>
              </w:rPr>
              <w:lastRenderedPageBreak/>
              <w:t>Role Type</w:t>
            </w:r>
          </w:p>
        </w:tc>
        <w:tc>
          <w:tcPr>
            <w:tcW w:w="789" w:type="pct"/>
            <w:shd w:val="clear" w:color="auto" w:fill="auto"/>
          </w:tcPr>
          <w:p w14:paraId="2EB78E04" w14:textId="77777777" w:rsidR="00C1214A" w:rsidRPr="00C1214A" w:rsidRDefault="00C1214A" w:rsidP="00C1214A">
            <w:pPr>
              <w:rPr>
                <w:b/>
              </w:rPr>
            </w:pPr>
            <w:r w:rsidRPr="00C1214A">
              <w:rPr>
                <w:b/>
              </w:rPr>
              <w:t>Role</w:t>
            </w:r>
          </w:p>
        </w:tc>
        <w:tc>
          <w:tcPr>
            <w:tcW w:w="2369" w:type="pct"/>
            <w:shd w:val="clear" w:color="auto" w:fill="auto"/>
          </w:tcPr>
          <w:p w14:paraId="52CFF01E" w14:textId="77777777" w:rsidR="00C1214A" w:rsidRPr="00C1214A" w:rsidRDefault="00C1214A" w:rsidP="00C1214A">
            <w:pPr>
              <w:rPr>
                <w:b/>
              </w:rPr>
            </w:pPr>
            <w:r w:rsidRPr="00C1214A">
              <w:rPr>
                <w:b/>
              </w:rPr>
              <w:t>Associated With</w:t>
            </w:r>
          </w:p>
        </w:tc>
        <w:tc>
          <w:tcPr>
            <w:tcW w:w="790" w:type="pct"/>
            <w:shd w:val="clear" w:color="auto" w:fill="auto"/>
          </w:tcPr>
          <w:p w14:paraId="0E3B7F60" w14:textId="77777777" w:rsidR="00C1214A" w:rsidRPr="00C1214A" w:rsidRDefault="00C1214A" w:rsidP="00C1214A">
            <w:pPr>
              <w:rPr>
                <w:b/>
              </w:rPr>
            </w:pPr>
            <w:r w:rsidRPr="00C1214A">
              <w:rPr>
                <w:b/>
              </w:rPr>
              <w:t>Multiplicity</w:t>
            </w:r>
          </w:p>
        </w:tc>
      </w:tr>
      <w:tr w:rsidR="00C1214A" w:rsidRPr="00C1214A" w14:paraId="7BCC1F64" w14:textId="77777777" w:rsidTr="00B77DCA">
        <w:tc>
          <w:tcPr>
            <w:tcW w:w="1052" w:type="pct"/>
            <w:vMerge w:val="restart"/>
            <w:shd w:val="clear" w:color="auto" w:fill="auto"/>
          </w:tcPr>
          <w:p w14:paraId="5427BDEF" w14:textId="77777777" w:rsidR="00C1214A" w:rsidRPr="00C1214A" w:rsidRDefault="00C1214A" w:rsidP="00C1214A">
            <w:r w:rsidRPr="00C1214A">
              <w:t>Association</w:t>
            </w:r>
          </w:p>
        </w:tc>
        <w:tc>
          <w:tcPr>
            <w:tcW w:w="789" w:type="pct"/>
            <w:shd w:val="clear" w:color="auto" w:fill="auto"/>
          </w:tcPr>
          <w:p w14:paraId="13AE65F3" w14:textId="77777777" w:rsidR="00C1214A" w:rsidRPr="00C1214A" w:rsidRDefault="00C1214A" w:rsidP="00C1214A">
            <w:r w:rsidRPr="00C1214A">
              <w:t>Control authority</w:t>
            </w:r>
          </w:p>
        </w:tc>
        <w:tc>
          <w:tcPr>
            <w:tcW w:w="2369" w:type="pct"/>
            <w:shd w:val="clear" w:color="auto" w:fill="auto"/>
          </w:tcPr>
          <w:p w14:paraId="2489D2E0" w14:textId="3FC08456" w:rsidR="00C1214A" w:rsidRPr="00C1214A" w:rsidRDefault="0058727F" w:rsidP="00C1214A">
            <w:pPr>
              <w:rPr>
                <w:b/>
              </w:rPr>
            </w:pPr>
            <w:r w:rsidRPr="00396100">
              <w:rPr>
                <w:b/>
                <w:rPrChange w:id="2897" w:author="Raphael Malyankar" w:date="2023-01-10T14:04:00Z">
                  <w:rPr>
                    <w:b/>
                    <w:color w:val="FF0000"/>
                  </w:rPr>
                </w:rPrChange>
              </w:rPr>
              <w:t>Authority</w:t>
            </w:r>
          </w:p>
        </w:tc>
        <w:tc>
          <w:tcPr>
            <w:tcW w:w="790" w:type="pct"/>
            <w:shd w:val="clear" w:color="auto" w:fill="auto"/>
          </w:tcPr>
          <w:p w14:paraId="566BACAC" w14:textId="77777777" w:rsidR="00C1214A" w:rsidRPr="00C1214A" w:rsidRDefault="00C1214A" w:rsidP="00C1214A">
            <w:r w:rsidRPr="00C1214A">
              <w:t>0, 1</w:t>
            </w:r>
          </w:p>
        </w:tc>
      </w:tr>
      <w:tr w:rsidR="00C1214A" w:rsidRPr="00C1214A" w14:paraId="4D362949" w14:textId="77777777" w:rsidTr="00B77DCA">
        <w:tc>
          <w:tcPr>
            <w:tcW w:w="1052" w:type="pct"/>
            <w:vMerge/>
            <w:shd w:val="clear" w:color="auto" w:fill="auto"/>
          </w:tcPr>
          <w:p w14:paraId="60DD4885" w14:textId="77777777" w:rsidR="00C1214A" w:rsidRPr="00C1214A" w:rsidRDefault="00C1214A" w:rsidP="00C1214A"/>
        </w:tc>
        <w:tc>
          <w:tcPr>
            <w:tcW w:w="789" w:type="pct"/>
            <w:shd w:val="clear" w:color="auto" w:fill="auto"/>
          </w:tcPr>
          <w:p w14:paraId="243406A3" w14:textId="77777777" w:rsidR="00C1214A" w:rsidRPr="00C1214A" w:rsidRDefault="00C1214A" w:rsidP="00C1214A">
            <w:r w:rsidRPr="00C1214A">
              <w:t>Controlled service</w:t>
            </w:r>
          </w:p>
        </w:tc>
        <w:tc>
          <w:tcPr>
            <w:tcW w:w="2369" w:type="pct"/>
            <w:shd w:val="clear" w:color="auto" w:fill="auto"/>
          </w:tcPr>
          <w:p w14:paraId="7AEF5967" w14:textId="77777777" w:rsidR="00C1214A" w:rsidRPr="00C1214A" w:rsidRDefault="00C1214A" w:rsidP="00C1214A">
            <w:pPr>
              <w:rPr>
                <w:b/>
              </w:rPr>
            </w:pPr>
            <w:r w:rsidRPr="00C1214A">
              <w:rPr>
                <w:b/>
              </w:rPr>
              <w:t>Supervised Area</w:t>
            </w:r>
          </w:p>
        </w:tc>
        <w:tc>
          <w:tcPr>
            <w:tcW w:w="790" w:type="pct"/>
            <w:shd w:val="clear" w:color="auto" w:fill="auto"/>
          </w:tcPr>
          <w:p w14:paraId="4B45BB7B" w14:textId="77777777" w:rsidR="00C1214A" w:rsidRPr="00C1214A" w:rsidRDefault="00C1214A" w:rsidP="00C1214A"/>
        </w:tc>
      </w:tr>
    </w:tbl>
    <w:p w14:paraId="31DAB9ED" w14:textId="77777777" w:rsidR="00C1214A" w:rsidRPr="00C1214A" w:rsidRDefault="00C1214A" w:rsidP="00C1214A">
      <w:pPr>
        <w:rPr>
          <w:b/>
        </w:rPr>
      </w:pPr>
    </w:p>
    <w:p w14:paraId="2F1B7BDC" w14:textId="77777777" w:rsidR="00C1214A" w:rsidRPr="00C1214A" w:rsidRDefault="00C1214A" w:rsidP="001F2829">
      <w:pPr>
        <w:pStyle w:val="Heading2"/>
      </w:pPr>
      <w:bookmarkStart w:id="2898" w:name="_Toc120214508"/>
      <w:r w:rsidRPr="00C1214A">
        <w:t>Spatial Association</w:t>
      </w:r>
      <w:bookmarkEnd w:id="28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6"/>
        <w:gridCol w:w="1423"/>
        <w:gridCol w:w="4272"/>
        <w:gridCol w:w="1425"/>
      </w:tblGrid>
      <w:tr w:rsidR="00C1214A" w:rsidRPr="00C1214A" w14:paraId="0A72B6FD" w14:textId="77777777" w:rsidTr="00B77DCA">
        <w:tc>
          <w:tcPr>
            <w:tcW w:w="5000" w:type="pct"/>
            <w:gridSpan w:val="4"/>
            <w:shd w:val="clear" w:color="auto" w:fill="auto"/>
          </w:tcPr>
          <w:p w14:paraId="4C6B7AB1" w14:textId="77777777" w:rsidR="00C1214A" w:rsidRPr="00C1214A" w:rsidRDefault="00C1214A" w:rsidP="00C1214A">
            <w:r w:rsidRPr="00C1214A">
              <w:rPr>
                <w:u w:val="single"/>
              </w:rPr>
              <w:t>IHO Definition:</w:t>
            </w:r>
            <w:r w:rsidRPr="00C1214A">
              <w:t xml:space="preserve"> Association for linking spatial quality to spatial objects.</w:t>
            </w:r>
          </w:p>
          <w:p w14:paraId="524EB4FC" w14:textId="77777777" w:rsidR="00C1214A" w:rsidRPr="00C1214A" w:rsidRDefault="00C1214A" w:rsidP="00C1214A">
            <w:r w:rsidRPr="00C1214A">
              <w:rPr>
                <w:u w:val="single"/>
              </w:rPr>
              <w:t>Remarks:</w:t>
            </w:r>
          </w:p>
          <w:p w14:paraId="30821BD6" w14:textId="77777777" w:rsidR="00C1214A" w:rsidRPr="00C1214A" w:rsidRDefault="00C1214A" w:rsidP="00C1214A">
            <w:r w:rsidRPr="00C1214A">
              <w:t>•No remarks.</w:t>
            </w:r>
          </w:p>
        </w:tc>
      </w:tr>
      <w:tr w:rsidR="00C1214A" w:rsidRPr="00C1214A" w14:paraId="4BF7FB54" w14:textId="77777777" w:rsidTr="00B77DCA">
        <w:tc>
          <w:tcPr>
            <w:tcW w:w="1052" w:type="pct"/>
            <w:shd w:val="clear" w:color="auto" w:fill="auto"/>
          </w:tcPr>
          <w:p w14:paraId="6DE2BE02" w14:textId="77777777" w:rsidR="00C1214A" w:rsidRPr="00C1214A" w:rsidRDefault="00C1214A" w:rsidP="00C1214A">
            <w:pPr>
              <w:rPr>
                <w:b/>
              </w:rPr>
            </w:pPr>
            <w:r w:rsidRPr="00C1214A">
              <w:rPr>
                <w:b/>
              </w:rPr>
              <w:t>Role Type</w:t>
            </w:r>
          </w:p>
        </w:tc>
        <w:tc>
          <w:tcPr>
            <w:tcW w:w="789" w:type="pct"/>
            <w:shd w:val="clear" w:color="auto" w:fill="auto"/>
          </w:tcPr>
          <w:p w14:paraId="2EA0321D" w14:textId="77777777" w:rsidR="00C1214A" w:rsidRPr="00C1214A" w:rsidRDefault="00C1214A" w:rsidP="00C1214A">
            <w:pPr>
              <w:rPr>
                <w:b/>
              </w:rPr>
            </w:pPr>
            <w:r w:rsidRPr="00C1214A">
              <w:rPr>
                <w:b/>
              </w:rPr>
              <w:t>Role</w:t>
            </w:r>
          </w:p>
        </w:tc>
        <w:tc>
          <w:tcPr>
            <w:tcW w:w="2369" w:type="pct"/>
            <w:shd w:val="clear" w:color="auto" w:fill="auto"/>
          </w:tcPr>
          <w:p w14:paraId="52AF3EDA" w14:textId="77777777" w:rsidR="00C1214A" w:rsidRPr="00C1214A" w:rsidRDefault="00C1214A" w:rsidP="00C1214A">
            <w:pPr>
              <w:rPr>
                <w:b/>
              </w:rPr>
            </w:pPr>
            <w:r w:rsidRPr="00C1214A">
              <w:rPr>
                <w:b/>
              </w:rPr>
              <w:t>Associated With</w:t>
            </w:r>
          </w:p>
        </w:tc>
        <w:tc>
          <w:tcPr>
            <w:tcW w:w="790" w:type="pct"/>
            <w:shd w:val="clear" w:color="auto" w:fill="auto"/>
          </w:tcPr>
          <w:p w14:paraId="280B1381" w14:textId="77777777" w:rsidR="00C1214A" w:rsidRPr="00C1214A" w:rsidRDefault="00C1214A" w:rsidP="00C1214A">
            <w:pPr>
              <w:rPr>
                <w:b/>
              </w:rPr>
            </w:pPr>
            <w:r w:rsidRPr="00C1214A">
              <w:rPr>
                <w:b/>
              </w:rPr>
              <w:t>Multiplicity</w:t>
            </w:r>
          </w:p>
        </w:tc>
      </w:tr>
      <w:tr w:rsidR="00C1214A" w:rsidRPr="00C1214A" w14:paraId="49B43DA7" w14:textId="77777777" w:rsidTr="00B77DCA">
        <w:tc>
          <w:tcPr>
            <w:tcW w:w="1052" w:type="pct"/>
            <w:vMerge w:val="restart"/>
            <w:shd w:val="clear" w:color="auto" w:fill="auto"/>
          </w:tcPr>
          <w:p w14:paraId="03719997" w14:textId="77777777" w:rsidR="00C1214A" w:rsidRPr="00C1214A" w:rsidRDefault="00C1214A" w:rsidP="00C1214A"/>
        </w:tc>
        <w:tc>
          <w:tcPr>
            <w:tcW w:w="789" w:type="pct"/>
            <w:shd w:val="clear" w:color="auto" w:fill="auto"/>
          </w:tcPr>
          <w:p w14:paraId="381DE1B0" w14:textId="77777777" w:rsidR="00C1214A" w:rsidRPr="00C1214A" w:rsidRDefault="00C1214A" w:rsidP="00C1214A">
            <w:r w:rsidRPr="00C1214A">
              <w:t>Defined for</w:t>
            </w:r>
          </w:p>
        </w:tc>
        <w:tc>
          <w:tcPr>
            <w:tcW w:w="2369" w:type="pct"/>
            <w:shd w:val="clear" w:color="auto" w:fill="auto"/>
          </w:tcPr>
          <w:p w14:paraId="6D6800BD" w14:textId="0DEE9C59" w:rsidR="00C1214A" w:rsidRPr="00396100" w:rsidRDefault="00777311" w:rsidP="00C1214A">
            <w:pPr>
              <w:rPr>
                <w:b/>
              </w:rPr>
            </w:pPr>
            <w:r w:rsidRPr="00396100">
              <w:rPr>
                <w:b/>
                <w:rPrChange w:id="2899" w:author="Raphael Malyankar" w:date="2023-01-10T14:04:00Z">
                  <w:rPr>
                    <w:b/>
                    <w:color w:val="FF0000"/>
                  </w:rPr>
                </w:rPrChange>
              </w:rPr>
              <w:t>(spatial primitive)</w:t>
            </w:r>
          </w:p>
        </w:tc>
        <w:tc>
          <w:tcPr>
            <w:tcW w:w="790" w:type="pct"/>
            <w:shd w:val="clear" w:color="auto" w:fill="auto"/>
          </w:tcPr>
          <w:p w14:paraId="49F150C4" w14:textId="1D67CF66" w:rsidR="00C1214A" w:rsidRPr="00396100" w:rsidRDefault="00777311" w:rsidP="00C1214A">
            <w:r w:rsidRPr="00396100">
              <w:rPr>
                <w:rPrChange w:id="2900" w:author="Raphael Malyankar" w:date="2023-01-10T14:04:00Z">
                  <w:rPr>
                    <w:color w:val="FF0000"/>
                  </w:rPr>
                </w:rPrChange>
              </w:rPr>
              <w:t>0, *</w:t>
            </w:r>
          </w:p>
        </w:tc>
      </w:tr>
      <w:tr w:rsidR="00C1214A" w:rsidRPr="00C1214A" w14:paraId="72A9EE68" w14:textId="77777777" w:rsidTr="00B77DCA">
        <w:tc>
          <w:tcPr>
            <w:tcW w:w="1052" w:type="pct"/>
            <w:vMerge/>
            <w:shd w:val="clear" w:color="auto" w:fill="auto"/>
          </w:tcPr>
          <w:p w14:paraId="22AE1054" w14:textId="77777777" w:rsidR="00C1214A" w:rsidRPr="00C1214A" w:rsidRDefault="00C1214A" w:rsidP="00C1214A"/>
        </w:tc>
        <w:tc>
          <w:tcPr>
            <w:tcW w:w="789" w:type="pct"/>
            <w:shd w:val="clear" w:color="auto" w:fill="auto"/>
          </w:tcPr>
          <w:p w14:paraId="0AB52622" w14:textId="77777777" w:rsidR="00C1214A" w:rsidRPr="00C1214A" w:rsidRDefault="00C1214A" w:rsidP="00C1214A">
            <w:r w:rsidRPr="00C1214A">
              <w:t>Defines</w:t>
            </w:r>
          </w:p>
        </w:tc>
        <w:tc>
          <w:tcPr>
            <w:tcW w:w="2369" w:type="pct"/>
            <w:shd w:val="clear" w:color="auto" w:fill="auto"/>
          </w:tcPr>
          <w:p w14:paraId="6284A1FE" w14:textId="231F2BA4" w:rsidR="00C1214A" w:rsidRPr="00396100" w:rsidRDefault="00777311" w:rsidP="00C1214A">
            <w:pPr>
              <w:rPr>
                <w:b/>
              </w:rPr>
            </w:pPr>
            <w:r w:rsidRPr="00396100">
              <w:rPr>
                <w:b/>
                <w:rPrChange w:id="2901" w:author="Raphael Malyankar" w:date="2023-01-10T14:04:00Z">
                  <w:rPr>
                    <w:b/>
                    <w:color w:val="FF0000"/>
                  </w:rPr>
                </w:rPrChange>
              </w:rPr>
              <w:t>Spatial Quality</w:t>
            </w:r>
          </w:p>
        </w:tc>
        <w:tc>
          <w:tcPr>
            <w:tcW w:w="790" w:type="pct"/>
            <w:shd w:val="clear" w:color="auto" w:fill="auto"/>
          </w:tcPr>
          <w:p w14:paraId="15477D98" w14:textId="00B01C6C" w:rsidR="00C1214A" w:rsidRPr="00396100" w:rsidRDefault="00777311" w:rsidP="00C1214A">
            <w:r w:rsidRPr="00396100">
              <w:rPr>
                <w:rPrChange w:id="2902" w:author="Raphael Malyankar" w:date="2023-01-10T14:04:00Z">
                  <w:rPr>
                    <w:color w:val="FF0000"/>
                  </w:rPr>
                </w:rPrChange>
              </w:rPr>
              <w:t>0, 1</w:t>
            </w:r>
          </w:p>
        </w:tc>
      </w:tr>
    </w:tbl>
    <w:p w14:paraId="7C2C02D7" w14:textId="77777777" w:rsidR="00C1214A" w:rsidRPr="00C1214A" w:rsidRDefault="00C1214A" w:rsidP="00C1214A">
      <w:pPr>
        <w:rPr>
          <w:b/>
        </w:rPr>
      </w:pPr>
    </w:p>
    <w:p w14:paraId="3F75E412" w14:textId="77777777" w:rsidR="00C1214A" w:rsidRPr="00C1214A" w:rsidRDefault="00C1214A" w:rsidP="001F2829">
      <w:pPr>
        <w:pStyle w:val="Heading2"/>
      </w:pPr>
      <w:bookmarkStart w:id="2903" w:name="_Toc120214509"/>
      <w:r w:rsidRPr="00C1214A">
        <w:t>Location Hours</w:t>
      </w:r>
      <w:bookmarkEnd w:id="29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6"/>
        <w:gridCol w:w="1423"/>
        <w:gridCol w:w="4272"/>
        <w:gridCol w:w="1425"/>
      </w:tblGrid>
      <w:tr w:rsidR="00C1214A" w:rsidRPr="00C1214A" w14:paraId="55696249" w14:textId="77777777" w:rsidTr="00B77DCA">
        <w:tc>
          <w:tcPr>
            <w:tcW w:w="5000" w:type="pct"/>
            <w:gridSpan w:val="4"/>
            <w:shd w:val="clear" w:color="auto" w:fill="auto"/>
          </w:tcPr>
          <w:p w14:paraId="28BB6B05" w14:textId="77777777" w:rsidR="00C1214A" w:rsidRPr="00C1214A" w:rsidRDefault="00C1214A" w:rsidP="00C1214A">
            <w:r w:rsidRPr="00C1214A">
              <w:rPr>
                <w:u w:val="single"/>
              </w:rPr>
              <w:t>IHO Definition:</w:t>
            </w:r>
            <w:r w:rsidRPr="00C1214A">
              <w:t xml:space="preserve"> Working hours for a service or facility described by a geographic location.</w:t>
            </w:r>
          </w:p>
          <w:p w14:paraId="3905688C" w14:textId="77777777" w:rsidR="00C1214A" w:rsidRPr="00C1214A" w:rsidRDefault="00C1214A" w:rsidP="00C1214A">
            <w:r w:rsidRPr="00C1214A">
              <w:rPr>
                <w:u w:val="single"/>
              </w:rPr>
              <w:t>Remarks:</w:t>
            </w:r>
          </w:p>
          <w:p w14:paraId="1F889283" w14:textId="77777777" w:rsidR="00C1214A" w:rsidRPr="00C1214A" w:rsidRDefault="00C1214A" w:rsidP="00C1214A">
            <w:r w:rsidRPr="00C1214A">
              <w:t xml:space="preserve">This association links a geo feature to a Service Hours object. Distinction: </w:t>
            </w:r>
            <w:proofErr w:type="spellStart"/>
            <w:r w:rsidRPr="00C1214A">
              <w:t>authyHours</w:t>
            </w:r>
            <w:proofErr w:type="spellEnd"/>
            <w:r w:rsidRPr="00C1214A">
              <w:t>, which links an information type (Authority) to a Service Hours object.</w:t>
            </w:r>
          </w:p>
        </w:tc>
      </w:tr>
      <w:tr w:rsidR="00C1214A" w:rsidRPr="00C1214A" w14:paraId="69779097" w14:textId="77777777" w:rsidTr="00B77DCA">
        <w:tc>
          <w:tcPr>
            <w:tcW w:w="1052" w:type="pct"/>
            <w:shd w:val="clear" w:color="auto" w:fill="auto"/>
          </w:tcPr>
          <w:p w14:paraId="46EC7B49" w14:textId="77777777" w:rsidR="00C1214A" w:rsidRPr="00C1214A" w:rsidRDefault="00C1214A" w:rsidP="00C1214A">
            <w:pPr>
              <w:rPr>
                <w:b/>
              </w:rPr>
            </w:pPr>
            <w:r w:rsidRPr="00C1214A">
              <w:rPr>
                <w:b/>
              </w:rPr>
              <w:t>Role Type</w:t>
            </w:r>
          </w:p>
        </w:tc>
        <w:tc>
          <w:tcPr>
            <w:tcW w:w="789" w:type="pct"/>
            <w:shd w:val="clear" w:color="auto" w:fill="auto"/>
          </w:tcPr>
          <w:p w14:paraId="79428784" w14:textId="77777777" w:rsidR="00C1214A" w:rsidRPr="00C1214A" w:rsidRDefault="00C1214A" w:rsidP="00C1214A">
            <w:pPr>
              <w:rPr>
                <w:b/>
              </w:rPr>
            </w:pPr>
            <w:r w:rsidRPr="00C1214A">
              <w:rPr>
                <w:b/>
              </w:rPr>
              <w:t>Role</w:t>
            </w:r>
          </w:p>
        </w:tc>
        <w:tc>
          <w:tcPr>
            <w:tcW w:w="2369" w:type="pct"/>
            <w:shd w:val="clear" w:color="auto" w:fill="auto"/>
          </w:tcPr>
          <w:p w14:paraId="0855D7A8" w14:textId="77777777" w:rsidR="00C1214A" w:rsidRPr="00C1214A" w:rsidRDefault="00C1214A" w:rsidP="00C1214A">
            <w:pPr>
              <w:rPr>
                <w:b/>
              </w:rPr>
            </w:pPr>
            <w:r w:rsidRPr="00C1214A">
              <w:rPr>
                <w:b/>
              </w:rPr>
              <w:t>Associated With</w:t>
            </w:r>
          </w:p>
        </w:tc>
        <w:tc>
          <w:tcPr>
            <w:tcW w:w="790" w:type="pct"/>
            <w:shd w:val="clear" w:color="auto" w:fill="auto"/>
          </w:tcPr>
          <w:p w14:paraId="603EEF84" w14:textId="77777777" w:rsidR="00C1214A" w:rsidRPr="00C1214A" w:rsidRDefault="00C1214A" w:rsidP="00C1214A">
            <w:pPr>
              <w:rPr>
                <w:b/>
              </w:rPr>
            </w:pPr>
            <w:r w:rsidRPr="00C1214A">
              <w:rPr>
                <w:b/>
              </w:rPr>
              <w:t>Multiplicity</w:t>
            </w:r>
          </w:p>
        </w:tc>
      </w:tr>
      <w:tr w:rsidR="00C1214A" w:rsidRPr="00C1214A" w14:paraId="13E51F3B" w14:textId="77777777" w:rsidTr="00B77DCA">
        <w:tc>
          <w:tcPr>
            <w:tcW w:w="1052" w:type="pct"/>
            <w:vMerge w:val="restart"/>
            <w:shd w:val="clear" w:color="auto" w:fill="auto"/>
          </w:tcPr>
          <w:p w14:paraId="2AF2D171" w14:textId="77777777" w:rsidR="00C1214A" w:rsidRPr="00C1214A" w:rsidRDefault="00C1214A" w:rsidP="00C1214A">
            <w:r w:rsidRPr="00C1214A">
              <w:t>Association</w:t>
            </w:r>
          </w:p>
        </w:tc>
        <w:tc>
          <w:tcPr>
            <w:tcW w:w="789" w:type="pct"/>
            <w:shd w:val="clear" w:color="auto" w:fill="auto"/>
          </w:tcPr>
          <w:p w14:paraId="405994B2" w14:textId="77777777" w:rsidR="00C1214A" w:rsidRPr="00C1214A" w:rsidRDefault="00C1214A" w:rsidP="00C1214A">
            <w:r w:rsidRPr="00C1214A">
              <w:t>Facility Operating Hours</w:t>
            </w:r>
          </w:p>
        </w:tc>
        <w:tc>
          <w:tcPr>
            <w:tcW w:w="2369" w:type="pct"/>
            <w:shd w:val="clear" w:color="auto" w:fill="auto"/>
          </w:tcPr>
          <w:p w14:paraId="47AA56CB" w14:textId="665CB639" w:rsidR="00C1214A" w:rsidRPr="00C1214A" w:rsidRDefault="00C1214A" w:rsidP="00C1214A">
            <w:pPr>
              <w:rPr>
                <w:b/>
              </w:rPr>
            </w:pPr>
            <w:r w:rsidRPr="00C1214A">
              <w:rPr>
                <w:b/>
              </w:rPr>
              <w:t xml:space="preserve">Anchor Berth, Anchorage Area, Berth, Dock Area, Dry Dock, Dumping Ground, Floating Dock, Gridiron, Harbour Area (Administrative), Harbour Area Section, Harbour Basin, </w:t>
            </w:r>
            <w:ins w:id="2904" w:author="Raphael Malyankar" w:date="2023-01-10T14:05:00Z">
              <w:r w:rsidR="00396100">
                <w:rPr>
                  <w:b/>
                </w:rPr>
                <w:t xml:space="preserve">Harbour Facility, </w:t>
              </w:r>
            </w:ins>
            <w:r w:rsidRPr="00C1214A">
              <w:rPr>
                <w:b/>
              </w:rPr>
              <w:t>Mooring/Warping Facility, Pilot Boarding Place, Seaplane Landing Area, Terminal, Turning Basin, Waterway Area</w:t>
            </w:r>
          </w:p>
        </w:tc>
        <w:tc>
          <w:tcPr>
            <w:tcW w:w="790" w:type="pct"/>
            <w:shd w:val="clear" w:color="auto" w:fill="auto"/>
          </w:tcPr>
          <w:p w14:paraId="6CD07353" w14:textId="77777777" w:rsidR="00C1214A" w:rsidRPr="00C1214A" w:rsidRDefault="00C1214A" w:rsidP="00C1214A"/>
        </w:tc>
      </w:tr>
      <w:tr w:rsidR="00C1214A" w:rsidRPr="00C1214A" w14:paraId="4E11B7E5" w14:textId="77777777" w:rsidTr="00B77DCA">
        <w:tc>
          <w:tcPr>
            <w:tcW w:w="1052" w:type="pct"/>
            <w:vMerge/>
            <w:shd w:val="clear" w:color="auto" w:fill="auto"/>
          </w:tcPr>
          <w:p w14:paraId="57EBD972" w14:textId="77777777" w:rsidR="00C1214A" w:rsidRPr="00C1214A" w:rsidRDefault="00C1214A" w:rsidP="00C1214A"/>
        </w:tc>
        <w:tc>
          <w:tcPr>
            <w:tcW w:w="789" w:type="pct"/>
            <w:shd w:val="clear" w:color="auto" w:fill="auto"/>
          </w:tcPr>
          <w:p w14:paraId="0E01E167" w14:textId="77777777" w:rsidR="00C1214A" w:rsidRPr="00C1214A" w:rsidRDefault="00C1214A" w:rsidP="00C1214A">
            <w:r w:rsidRPr="00C1214A">
              <w:t>Location service hours</w:t>
            </w:r>
          </w:p>
        </w:tc>
        <w:tc>
          <w:tcPr>
            <w:tcW w:w="2369" w:type="pct"/>
            <w:shd w:val="clear" w:color="auto" w:fill="auto"/>
          </w:tcPr>
          <w:p w14:paraId="7930F0F9" w14:textId="5F80B3CA" w:rsidR="00C1214A" w:rsidRPr="00C1214A" w:rsidRDefault="0058727F" w:rsidP="00C1214A">
            <w:pPr>
              <w:rPr>
                <w:b/>
              </w:rPr>
            </w:pPr>
            <w:r w:rsidRPr="00396100">
              <w:rPr>
                <w:b/>
                <w:rPrChange w:id="2905" w:author="Raphael Malyankar" w:date="2023-01-10T14:04:00Z">
                  <w:rPr>
                    <w:b/>
                    <w:color w:val="FF0000"/>
                  </w:rPr>
                </w:rPrChange>
              </w:rPr>
              <w:t>Service Hours</w:t>
            </w:r>
          </w:p>
        </w:tc>
        <w:tc>
          <w:tcPr>
            <w:tcW w:w="790" w:type="pct"/>
            <w:shd w:val="clear" w:color="auto" w:fill="auto"/>
          </w:tcPr>
          <w:p w14:paraId="65998860" w14:textId="77777777" w:rsidR="00C1214A" w:rsidRPr="00C1214A" w:rsidRDefault="00C1214A" w:rsidP="00C1214A">
            <w:r w:rsidRPr="00C1214A">
              <w:t>0, 1</w:t>
            </w:r>
          </w:p>
        </w:tc>
      </w:tr>
    </w:tbl>
    <w:p w14:paraId="18C8B10C" w14:textId="77777777" w:rsidR="00C1214A" w:rsidRPr="00C1214A" w:rsidRDefault="00C1214A" w:rsidP="00C1214A">
      <w:pPr>
        <w:rPr>
          <w:b/>
        </w:rPr>
      </w:pPr>
    </w:p>
    <w:p w14:paraId="663CDF91" w14:textId="77777777" w:rsidR="00C1214A" w:rsidRPr="00C1214A" w:rsidRDefault="00C1214A" w:rsidP="001F2829">
      <w:pPr>
        <w:pStyle w:val="Heading2"/>
      </w:pPr>
      <w:bookmarkStart w:id="2906" w:name="_Toc120214510"/>
      <w:r w:rsidRPr="00C1214A">
        <w:lastRenderedPageBreak/>
        <w:t>Service Availability</w:t>
      </w:r>
      <w:bookmarkEnd w:id="29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6"/>
        <w:gridCol w:w="1423"/>
        <w:gridCol w:w="4272"/>
        <w:gridCol w:w="1425"/>
      </w:tblGrid>
      <w:tr w:rsidR="00C1214A" w:rsidRPr="00C1214A" w14:paraId="1D33F5A9" w14:textId="77777777" w:rsidTr="00B77DCA">
        <w:tc>
          <w:tcPr>
            <w:tcW w:w="5000" w:type="pct"/>
            <w:gridSpan w:val="4"/>
            <w:shd w:val="clear" w:color="auto" w:fill="auto"/>
          </w:tcPr>
          <w:p w14:paraId="48599F15" w14:textId="77777777" w:rsidR="00C1214A" w:rsidRPr="00C1214A" w:rsidRDefault="00C1214A" w:rsidP="00C1214A">
            <w:r w:rsidRPr="00C1214A">
              <w:rPr>
                <w:u w:val="single"/>
              </w:rPr>
              <w:t>IHO Definition:</w:t>
            </w:r>
            <w:r w:rsidRPr="00C1214A">
              <w:t xml:space="preserve"> The services available within a location.</w:t>
            </w:r>
          </w:p>
          <w:p w14:paraId="3138C790" w14:textId="77777777" w:rsidR="00C1214A" w:rsidRPr="00C1214A" w:rsidRDefault="00C1214A" w:rsidP="00C1214A">
            <w:r w:rsidRPr="00C1214A">
              <w:rPr>
                <w:u w:val="single"/>
              </w:rPr>
              <w:t>Remarks:</w:t>
            </w:r>
          </w:p>
          <w:p w14:paraId="6A4CBE78" w14:textId="77777777" w:rsidR="00C1214A" w:rsidRPr="00C1214A" w:rsidRDefault="00C1214A" w:rsidP="00C1214A">
            <w:r w:rsidRPr="00C1214A">
              <w:t>•No remarks.</w:t>
            </w:r>
          </w:p>
        </w:tc>
      </w:tr>
      <w:tr w:rsidR="00C1214A" w:rsidRPr="00C1214A" w14:paraId="3A0B8210" w14:textId="77777777" w:rsidTr="00B77DCA">
        <w:tc>
          <w:tcPr>
            <w:tcW w:w="1052" w:type="pct"/>
            <w:shd w:val="clear" w:color="auto" w:fill="auto"/>
          </w:tcPr>
          <w:p w14:paraId="6D6415BB" w14:textId="77777777" w:rsidR="00C1214A" w:rsidRPr="00C1214A" w:rsidRDefault="00C1214A" w:rsidP="00C1214A">
            <w:pPr>
              <w:rPr>
                <w:b/>
              </w:rPr>
            </w:pPr>
            <w:r w:rsidRPr="00C1214A">
              <w:rPr>
                <w:b/>
              </w:rPr>
              <w:t>Role Type</w:t>
            </w:r>
          </w:p>
        </w:tc>
        <w:tc>
          <w:tcPr>
            <w:tcW w:w="789" w:type="pct"/>
            <w:shd w:val="clear" w:color="auto" w:fill="auto"/>
          </w:tcPr>
          <w:p w14:paraId="33A28FC2" w14:textId="77777777" w:rsidR="00C1214A" w:rsidRPr="00C1214A" w:rsidRDefault="00C1214A" w:rsidP="00C1214A">
            <w:pPr>
              <w:rPr>
                <w:b/>
              </w:rPr>
            </w:pPr>
            <w:r w:rsidRPr="00C1214A">
              <w:rPr>
                <w:b/>
              </w:rPr>
              <w:t>Role</w:t>
            </w:r>
          </w:p>
        </w:tc>
        <w:tc>
          <w:tcPr>
            <w:tcW w:w="2369" w:type="pct"/>
            <w:shd w:val="clear" w:color="auto" w:fill="auto"/>
          </w:tcPr>
          <w:p w14:paraId="7E71E3CF" w14:textId="77777777" w:rsidR="00C1214A" w:rsidRPr="00C1214A" w:rsidRDefault="00C1214A" w:rsidP="00C1214A">
            <w:pPr>
              <w:rPr>
                <w:b/>
              </w:rPr>
            </w:pPr>
            <w:r w:rsidRPr="00C1214A">
              <w:rPr>
                <w:b/>
              </w:rPr>
              <w:t>Associated With</w:t>
            </w:r>
          </w:p>
        </w:tc>
        <w:tc>
          <w:tcPr>
            <w:tcW w:w="790" w:type="pct"/>
            <w:shd w:val="clear" w:color="auto" w:fill="auto"/>
          </w:tcPr>
          <w:p w14:paraId="723D7056" w14:textId="77777777" w:rsidR="00C1214A" w:rsidRPr="00C1214A" w:rsidRDefault="00C1214A" w:rsidP="00C1214A">
            <w:pPr>
              <w:rPr>
                <w:b/>
              </w:rPr>
            </w:pPr>
            <w:r w:rsidRPr="00C1214A">
              <w:rPr>
                <w:b/>
              </w:rPr>
              <w:t>Multiplicity</w:t>
            </w:r>
          </w:p>
        </w:tc>
      </w:tr>
      <w:tr w:rsidR="00C1214A" w:rsidRPr="00C1214A" w14:paraId="2DCB629F" w14:textId="77777777" w:rsidTr="00B77DCA">
        <w:tc>
          <w:tcPr>
            <w:tcW w:w="1052" w:type="pct"/>
            <w:vMerge w:val="restart"/>
            <w:shd w:val="clear" w:color="auto" w:fill="auto"/>
          </w:tcPr>
          <w:p w14:paraId="66896C2A" w14:textId="77777777" w:rsidR="00C1214A" w:rsidRPr="00C1214A" w:rsidRDefault="00C1214A" w:rsidP="00C1214A">
            <w:r w:rsidRPr="00C1214A">
              <w:t>Association</w:t>
            </w:r>
          </w:p>
        </w:tc>
        <w:tc>
          <w:tcPr>
            <w:tcW w:w="789" w:type="pct"/>
            <w:shd w:val="clear" w:color="auto" w:fill="auto"/>
          </w:tcPr>
          <w:p w14:paraId="4107649E" w14:textId="77777777" w:rsidR="00C1214A" w:rsidRPr="00C1214A" w:rsidRDefault="00C1214A" w:rsidP="00C1214A">
            <w:r w:rsidRPr="00C1214A">
              <w:t>Service Description Reference</w:t>
            </w:r>
          </w:p>
        </w:tc>
        <w:tc>
          <w:tcPr>
            <w:tcW w:w="2369" w:type="pct"/>
            <w:shd w:val="clear" w:color="auto" w:fill="auto"/>
          </w:tcPr>
          <w:p w14:paraId="53ABE7AD" w14:textId="3CDE1E7D" w:rsidR="00C1214A" w:rsidRPr="00C1214A" w:rsidRDefault="00376D75" w:rsidP="00C1214A">
            <w:pPr>
              <w:rPr>
                <w:b/>
              </w:rPr>
            </w:pPr>
            <w:r w:rsidRPr="00396100">
              <w:rPr>
                <w:b/>
                <w:rPrChange w:id="2907" w:author="Raphael Malyankar" w:date="2023-01-10T14:05:00Z">
                  <w:rPr>
                    <w:b/>
                    <w:color w:val="FF0000"/>
                  </w:rPr>
                </w:rPrChange>
              </w:rPr>
              <w:t>Available Port Services</w:t>
            </w:r>
          </w:p>
        </w:tc>
        <w:tc>
          <w:tcPr>
            <w:tcW w:w="790" w:type="pct"/>
            <w:shd w:val="clear" w:color="auto" w:fill="auto"/>
          </w:tcPr>
          <w:p w14:paraId="04E3AF5E" w14:textId="77777777" w:rsidR="00C1214A" w:rsidRPr="00C1214A" w:rsidRDefault="00C1214A" w:rsidP="00C1214A">
            <w:r w:rsidRPr="00C1214A">
              <w:t>0, 1</w:t>
            </w:r>
          </w:p>
        </w:tc>
      </w:tr>
      <w:tr w:rsidR="00C1214A" w:rsidRPr="00C1214A" w14:paraId="3DA18789" w14:textId="77777777" w:rsidTr="00B77DCA">
        <w:tc>
          <w:tcPr>
            <w:tcW w:w="1052" w:type="pct"/>
            <w:vMerge/>
            <w:shd w:val="clear" w:color="auto" w:fill="auto"/>
          </w:tcPr>
          <w:p w14:paraId="6E932D73" w14:textId="77777777" w:rsidR="00C1214A" w:rsidRPr="00C1214A" w:rsidRDefault="00C1214A" w:rsidP="00C1214A"/>
        </w:tc>
        <w:tc>
          <w:tcPr>
            <w:tcW w:w="789" w:type="pct"/>
            <w:shd w:val="clear" w:color="auto" w:fill="auto"/>
          </w:tcPr>
          <w:p w14:paraId="1F437DC1" w14:textId="77777777" w:rsidR="00C1214A" w:rsidRPr="00C1214A" w:rsidRDefault="00C1214A" w:rsidP="00C1214A">
            <w:r w:rsidRPr="00C1214A">
              <w:t>Location Served</w:t>
            </w:r>
          </w:p>
        </w:tc>
        <w:tc>
          <w:tcPr>
            <w:tcW w:w="2369" w:type="pct"/>
            <w:shd w:val="clear" w:color="auto" w:fill="auto"/>
          </w:tcPr>
          <w:p w14:paraId="7B3C1B05" w14:textId="77777777" w:rsidR="00C1214A" w:rsidRPr="00C1214A" w:rsidRDefault="00C1214A" w:rsidP="00C1214A">
            <w:pPr>
              <w:rPr>
                <w:b/>
              </w:rPr>
            </w:pPr>
            <w:r w:rsidRPr="00C1214A">
              <w:rPr>
                <w:b/>
              </w:rPr>
              <w:t>Anchor Berth, Berth, Dock Area, Harbour Area (Administrative), Harbour Area Section, Mooring/Warping Facility, Terminal</w:t>
            </w:r>
          </w:p>
        </w:tc>
        <w:tc>
          <w:tcPr>
            <w:tcW w:w="790" w:type="pct"/>
            <w:shd w:val="clear" w:color="auto" w:fill="auto"/>
          </w:tcPr>
          <w:p w14:paraId="4BE57AB6" w14:textId="77777777" w:rsidR="00C1214A" w:rsidRPr="00C1214A" w:rsidRDefault="00C1214A" w:rsidP="00C1214A"/>
        </w:tc>
      </w:tr>
    </w:tbl>
    <w:p w14:paraId="78D9706D" w14:textId="77777777" w:rsidR="00C1214A" w:rsidRPr="00C1214A" w:rsidRDefault="00C1214A" w:rsidP="00C1214A">
      <w:pPr>
        <w:rPr>
          <w:b/>
        </w:rPr>
      </w:pPr>
    </w:p>
    <w:p w14:paraId="48BB07BF" w14:textId="77777777" w:rsidR="00C1214A" w:rsidRPr="00C1214A" w:rsidRDefault="00C1214A" w:rsidP="001F2829">
      <w:pPr>
        <w:pStyle w:val="Heading2"/>
      </w:pPr>
      <w:bookmarkStart w:id="2908" w:name="_Toc120214511"/>
      <w:r w:rsidRPr="00C1214A">
        <w:t>Subsection</w:t>
      </w:r>
      <w:bookmarkEnd w:id="29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6"/>
        <w:gridCol w:w="1423"/>
        <w:gridCol w:w="4272"/>
        <w:gridCol w:w="1425"/>
      </w:tblGrid>
      <w:tr w:rsidR="00C1214A" w:rsidRPr="00C1214A" w14:paraId="481BB5DC" w14:textId="77777777" w:rsidTr="00B77DCA">
        <w:tc>
          <w:tcPr>
            <w:tcW w:w="5000" w:type="pct"/>
            <w:gridSpan w:val="4"/>
            <w:shd w:val="clear" w:color="auto" w:fill="auto"/>
          </w:tcPr>
          <w:p w14:paraId="4A2517DB" w14:textId="77777777" w:rsidR="00C1214A" w:rsidRPr="00C1214A" w:rsidRDefault="00C1214A" w:rsidP="00C1214A">
            <w:r w:rsidRPr="00C1214A">
              <w:rPr>
                <w:u w:val="single"/>
              </w:rPr>
              <w:t>IHO Definition:</w:t>
            </w:r>
            <w:r w:rsidRPr="00C1214A">
              <w:t xml:space="preserve"> A division of a feature into parts of the same type as the whole.</w:t>
            </w:r>
          </w:p>
          <w:p w14:paraId="0C1114DD" w14:textId="77777777" w:rsidR="00C1214A" w:rsidRPr="00C1214A" w:rsidRDefault="00C1214A" w:rsidP="00C1214A">
            <w:r w:rsidRPr="00C1214A">
              <w:rPr>
                <w:u w:val="single"/>
              </w:rPr>
              <w:t>Remarks:</w:t>
            </w:r>
          </w:p>
          <w:p w14:paraId="065A0FC5" w14:textId="77777777" w:rsidR="00C1214A" w:rsidRPr="00C1214A" w:rsidRDefault="00C1214A" w:rsidP="00C1214A">
            <w:r w:rsidRPr="00C1214A">
              <w:t>•No remarks.</w:t>
            </w:r>
          </w:p>
        </w:tc>
      </w:tr>
      <w:tr w:rsidR="00C1214A" w:rsidRPr="00C1214A" w14:paraId="38208BEF" w14:textId="77777777" w:rsidTr="00B77DCA">
        <w:tc>
          <w:tcPr>
            <w:tcW w:w="1052" w:type="pct"/>
            <w:shd w:val="clear" w:color="auto" w:fill="auto"/>
          </w:tcPr>
          <w:p w14:paraId="6A1C82B9" w14:textId="77777777" w:rsidR="00C1214A" w:rsidRPr="00C1214A" w:rsidRDefault="00C1214A" w:rsidP="00C1214A">
            <w:pPr>
              <w:rPr>
                <w:b/>
              </w:rPr>
            </w:pPr>
            <w:r w:rsidRPr="00C1214A">
              <w:rPr>
                <w:b/>
              </w:rPr>
              <w:t>Role Type</w:t>
            </w:r>
          </w:p>
        </w:tc>
        <w:tc>
          <w:tcPr>
            <w:tcW w:w="789" w:type="pct"/>
            <w:shd w:val="clear" w:color="auto" w:fill="auto"/>
          </w:tcPr>
          <w:p w14:paraId="62CFF030" w14:textId="77777777" w:rsidR="00C1214A" w:rsidRPr="00C1214A" w:rsidRDefault="00C1214A" w:rsidP="00C1214A">
            <w:pPr>
              <w:rPr>
                <w:b/>
              </w:rPr>
            </w:pPr>
            <w:r w:rsidRPr="00C1214A">
              <w:rPr>
                <w:b/>
              </w:rPr>
              <w:t>Role</w:t>
            </w:r>
          </w:p>
        </w:tc>
        <w:tc>
          <w:tcPr>
            <w:tcW w:w="2369" w:type="pct"/>
            <w:shd w:val="clear" w:color="auto" w:fill="auto"/>
          </w:tcPr>
          <w:p w14:paraId="5E3E3A60" w14:textId="77777777" w:rsidR="00C1214A" w:rsidRPr="00C1214A" w:rsidRDefault="00C1214A" w:rsidP="00C1214A">
            <w:pPr>
              <w:rPr>
                <w:b/>
              </w:rPr>
            </w:pPr>
            <w:r w:rsidRPr="00C1214A">
              <w:rPr>
                <w:b/>
              </w:rPr>
              <w:t>Associated With</w:t>
            </w:r>
          </w:p>
        </w:tc>
        <w:tc>
          <w:tcPr>
            <w:tcW w:w="790" w:type="pct"/>
            <w:shd w:val="clear" w:color="auto" w:fill="auto"/>
          </w:tcPr>
          <w:p w14:paraId="14526605" w14:textId="77777777" w:rsidR="00C1214A" w:rsidRPr="00C1214A" w:rsidRDefault="00C1214A" w:rsidP="00C1214A">
            <w:pPr>
              <w:rPr>
                <w:b/>
              </w:rPr>
            </w:pPr>
            <w:r w:rsidRPr="00C1214A">
              <w:rPr>
                <w:b/>
              </w:rPr>
              <w:t>Multiplicity</w:t>
            </w:r>
          </w:p>
        </w:tc>
      </w:tr>
      <w:tr w:rsidR="00C1214A" w:rsidRPr="00C1214A" w14:paraId="471F97E5" w14:textId="77777777" w:rsidTr="00B77DCA">
        <w:tc>
          <w:tcPr>
            <w:tcW w:w="1052" w:type="pct"/>
            <w:vMerge w:val="restart"/>
            <w:shd w:val="clear" w:color="auto" w:fill="auto"/>
          </w:tcPr>
          <w:p w14:paraId="53A5198E" w14:textId="77777777" w:rsidR="00C1214A" w:rsidRPr="00C1214A" w:rsidRDefault="00C1214A" w:rsidP="00C1214A">
            <w:r w:rsidRPr="00C1214A">
              <w:t>Aggregation</w:t>
            </w:r>
          </w:p>
        </w:tc>
        <w:tc>
          <w:tcPr>
            <w:tcW w:w="789" w:type="pct"/>
            <w:shd w:val="clear" w:color="auto" w:fill="auto"/>
          </w:tcPr>
          <w:p w14:paraId="7FD22C3B" w14:textId="77777777" w:rsidR="00C1214A" w:rsidRPr="00C1214A" w:rsidRDefault="00C1214A" w:rsidP="00C1214A">
            <w:r w:rsidRPr="00C1214A">
              <w:t>Constitute</w:t>
            </w:r>
          </w:p>
        </w:tc>
        <w:tc>
          <w:tcPr>
            <w:tcW w:w="2369" w:type="pct"/>
            <w:shd w:val="clear" w:color="auto" w:fill="auto"/>
          </w:tcPr>
          <w:p w14:paraId="3CF7D6DC" w14:textId="7BAE0922" w:rsidR="00C1214A" w:rsidRPr="00C1214A" w:rsidRDefault="00376D75" w:rsidP="00C1214A">
            <w:pPr>
              <w:rPr>
                <w:b/>
              </w:rPr>
            </w:pPr>
            <w:r w:rsidRPr="00396100">
              <w:rPr>
                <w:b/>
                <w:rPrChange w:id="2909" w:author="Raphael Malyankar" w:date="2023-01-10T14:05:00Z">
                  <w:rPr>
                    <w:b/>
                    <w:color w:val="FF0000"/>
                  </w:rPr>
                </w:rPrChange>
              </w:rPr>
              <w:t>Harbour Area Section</w:t>
            </w:r>
          </w:p>
        </w:tc>
        <w:tc>
          <w:tcPr>
            <w:tcW w:w="790" w:type="pct"/>
            <w:shd w:val="clear" w:color="auto" w:fill="auto"/>
          </w:tcPr>
          <w:p w14:paraId="0AFA807B" w14:textId="77777777" w:rsidR="00C1214A" w:rsidRPr="00C1214A" w:rsidRDefault="00C1214A" w:rsidP="00C1214A">
            <w:r w:rsidRPr="00C1214A">
              <w:t>0, 1</w:t>
            </w:r>
          </w:p>
        </w:tc>
      </w:tr>
      <w:tr w:rsidR="00C1214A" w:rsidRPr="00C1214A" w14:paraId="52DF62C7" w14:textId="77777777" w:rsidTr="00B77DCA">
        <w:tc>
          <w:tcPr>
            <w:tcW w:w="1052" w:type="pct"/>
            <w:vMerge/>
            <w:shd w:val="clear" w:color="auto" w:fill="auto"/>
          </w:tcPr>
          <w:p w14:paraId="22130249" w14:textId="77777777" w:rsidR="00C1214A" w:rsidRPr="00C1214A" w:rsidRDefault="00C1214A" w:rsidP="00C1214A"/>
        </w:tc>
        <w:tc>
          <w:tcPr>
            <w:tcW w:w="789" w:type="pct"/>
            <w:shd w:val="clear" w:color="auto" w:fill="auto"/>
          </w:tcPr>
          <w:p w14:paraId="4E4B790B" w14:textId="77777777" w:rsidR="00C1214A" w:rsidRPr="00C1214A" w:rsidRDefault="00C1214A" w:rsidP="00C1214A">
            <w:r w:rsidRPr="00C1214A">
              <w:t>Sub-Unit</w:t>
            </w:r>
          </w:p>
        </w:tc>
        <w:tc>
          <w:tcPr>
            <w:tcW w:w="2369" w:type="pct"/>
            <w:shd w:val="clear" w:color="auto" w:fill="auto"/>
          </w:tcPr>
          <w:p w14:paraId="406F829F" w14:textId="77777777" w:rsidR="00C1214A" w:rsidRPr="00C1214A" w:rsidRDefault="00C1214A" w:rsidP="00C1214A">
            <w:pPr>
              <w:rPr>
                <w:b/>
              </w:rPr>
            </w:pPr>
            <w:r w:rsidRPr="00C1214A">
              <w:rPr>
                <w:b/>
              </w:rPr>
              <w:t>Harbour Area Section</w:t>
            </w:r>
          </w:p>
        </w:tc>
        <w:tc>
          <w:tcPr>
            <w:tcW w:w="790" w:type="pct"/>
            <w:shd w:val="clear" w:color="auto" w:fill="auto"/>
          </w:tcPr>
          <w:p w14:paraId="10F2EF9F" w14:textId="1E401EAE" w:rsidR="00C1214A" w:rsidRPr="00C1214A" w:rsidRDefault="00376D75" w:rsidP="00C1214A">
            <w:r w:rsidRPr="00396100">
              <w:rPr>
                <w:rPrChange w:id="2910" w:author="Raphael Malyankar" w:date="2023-01-10T14:05:00Z">
                  <w:rPr>
                    <w:color w:val="FF0000"/>
                  </w:rPr>
                </w:rPrChange>
              </w:rPr>
              <w:t>0, *</w:t>
            </w:r>
          </w:p>
        </w:tc>
      </w:tr>
    </w:tbl>
    <w:p w14:paraId="5EDD5916" w14:textId="77777777" w:rsidR="00C1214A" w:rsidRPr="00C1214A" w:rsidRDefault="00C1214A" w:rsidP="00C1214A">
      <w:pPr>
        <w:rPr>
          <w:b/>
        </w:rPr>
      </w:pPr>
    </w:p>
    <w:p w14:paraId="6CAF974D" w14:textId="77777777" w:rsidR="00C1214A" w:rsidRPr="00C1214A" w:rsidRDefault="00C1214A" w:rsidP="001F2829">
      <w:pPr>
        <w:pStyle w:val="Heading2"/>
      </w:pPr>
      <w:bookmarkStart w:id="2911" w:name="_Toc120214512"/>
      <w:r w:rsidRPr="00C1214A">
        <w:t>Infrastructure</w:t>
      </w:r>
      <w:bookmarkEnd w:id="29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6"/>
        <w:gridCol w:w="1423"/>
        <w:gridCol w:w="4272"/>
        <w:gridCol w:w="1425"/>
      </w:tblGrid>
      <w:tr w:rsidR="00C1214A" w:rsidRPr="00C1214A" w14:paraId="666FCD97" w14:textId="77777777" w:rsidTr="00B77DCA">
        <w:tc>
          <w:tcPr>
            <w:tcW w:w="5000" w:type="pct"/>
            <w:gridSpan w:val="4"/>
            <w:shd w:val="clear" w:color="auto" w:fill="auto"/>
          </w:tcPr>
          <w:p w14:paraId="274C5DE9" w14:textId="77777777" w:rsidR="00C1214A" w:rsidRPr="00C1214A" w:rsidRDefault="00C1214A" w:rsidP="00C1214A">
            <w:r w:rsidRPr="00C1214A">
              <w:rPr>
                <w:u w:val="single"/>
              </w:rPr>
              <w:t>IHO Definition:</w:t>
            </w:r>
            <w:r w:rsidRPr="00C1214A">
              <w:t xml:space="preserve"> The infrastructure facilities in an area.</w:t>
            </w:r>
          </w:p>
          <w:p w14:paraId="37BB6DB7" w14:textId="77777777" w:rsidR="00C1214A" w:rsidRPr="00C1214A" w:rsidRDefault="00C1214A" w:rsidP="00C1214A">
            <w:r w:rsidRPr="00C1214A">
              <w:rPr>
                <w:u w:val="single"/>
              </w:rPr>
              <w:t>Remarks:</w:t>
            </w:r>
          </w:p>
          <w:p w14:paraId="2C6CD68E" w14:textId="77777777" w:rsidR="00C1214A" w:rsidRPr="00C1214A" w:rsidRDefault="00C1214A" w:rsidP="00C1214A">
            <w:r w:rsidRPr="00C1214A">
              <w:t>•No remarks.</w:t>
            </w:r>
          </w:p>
        </w:tc>
      </w:tr>
      <w:tr w:rsidR="00C1214A" w:rsidRPr="00C1214A" w14:paraId="1505A543" w14:textId="77777777" w:rsidTr="00B77DCA">
        <w:tc>
          <w:tcPr>
            <w:tcW w:w="1052" w:type="pct"/>
            <w:shd w:val="clear" w:color="auto" w:fill="auto"/>
          </w:tcPr>
          <w:p w14:paraId="6A2F090C" w14:textId="77777777" w:rsidR="00C1214A" w:rsidRPr="00C1214A" w:rsidRDefault="00C1214A" w:rsidP="00C1214A">
            <w:pPr>
              <w:rPr>
                <w:b/>
              </w:rPr>
            </w:pPr>
            <w:r w:rsidRPr="00C1214A">
              <w:rPr>
                <w:b/>
              </w:rPr>
              <w:t>Role Type</w:t>
            </w:r>
          </w:p>
        </w:tc>
        <w:tc>
          <w:tcPr>
            <w:tcW w:w="789" w:type="pct"/>
            <w:shd w:val="clear" w:color="auto" w:fill="auto"/>
          </w:tcPr>
          <w:p w14:paraId="297B007B" w14:textId="77777777" w:rsidR="00C1214A" w:rsidRPr="00C1214A" w:rsidRDefault="00C1214A" w:rsidP="00C1214A">
            <w:pPr>
              <w:rPr>
                <w:b/>
              </w:rPr>
            </w:pPr>
            <w:r w:rsidRPr="00C1214A">
              <w:rPr>
                <w:b/>
              </w:rPr>
              <w:t>Role</w:t>
            </w:r>
          </w:p>
        </w:tc>
        <w:tc>
          <w:tcPr>
            <w:tcW w:w="2369" w:type="pct"/>
            <w:shd w:val="clear" w:color="auto" w:fill="auto"/>
          </w:tcPr>
          <w:p w14:paraId="6ECE3078" w14:textId="77777777" w:rsidR="00C1214A" w:rsidRPr="00C1214A" w:rsidRDefault="00C1214A" w:rsidP="00C1214A">
            <w:pPr>
              <w:rPr>
                <w:b/>
              </w:rPr>
            </w:pPr>
            <w:r w:rsidRPr="00C1214A">
              <w:rPr>
                <w:b/>
              </w:rPr>
              <w:t>Associated With</w:t>
            </w:r>
          </w:p>
        </w:tc>
        <w:tc>
          <w:tcPr>
            <w:tcW w:w="790" w:type="pct"/>
            <w:shd w:val="clear" w:color="auto" w:fill="auto"/>
          </w:tcPr>
          <w:p w14:paraId="772657DD" w14:textId="77777777" w:rsidR="00C1214A" w:rsidRPr="00C1214A" w:rsidRDefault="00C1214A" w:rsidP="00C1214A">
            <w:pPr>
              <w:rPr>
                <w:b/>
              </w:rPr>
            </w:pPr>
            <w:r w:rsidRPr="00C1214A">
              <w:rPr>
                <w:b/>
              </w:rPr>
              <w:t>Multiplicity</w:t>
            </w:r>
          </w:p>
        </w:tc>
      </w:tr>
      <w:tr w:rsidR="00C1214A" w:rsidRPr="00C1214A" w14:paraId="029CC05D" w14:textId="77777777" w:rsidTr="00B77DCA">
        <w:tc>
          <w:tcPr>
            <w:tcW w:w="1052" w:type="pct"/>
            <w:vMerge w:val="restart"/>
            <w:shd w:val="clear" w:color="auto" w:fill="auto"/>
          </w:tcPr>
          <w:p w14:paraId="14A1A514" w14:textId="77777777" w:rsidR="00C1214A" w:rsidRPr="00C1214A" w:rsidRDefault="00C1214A" w:rsidP="00C1214A">
            <w:r w:rsidRPr="00C1214A">
              <w:t>Association</w:t>
            </w:r>
          </w:p>
        </w:tc>
        <w:tc>
          <w:tcPr>
            <w:tcW w:w="789" w:type="pct"/>
            <w:shd w:val="clear" w:color="auto" w:fill="auto"/>
          </w:tcPr>
          <w:p w14:paraId="1846AA6A" w14:textId="77777777" w:rsidR="00C1214A" w:rsidRPr="00C1214A" w:rsidRDefault="00C1214A" w:rsidP="00C1214A">
            <w:r w:rsidRPr="00C1214A">
              <w:t>Has Infrastructure</w:t>
            </w:r>
          </w:p>
        </w:tc>
        <w:tc>
          <w:tcPr>
            <w:tcW w:w="2369" w:type="pct"/>
            <w:shd w:val="clear" w:color="auto" w:fill="auto"/>
          </w:tcPr>
          <w:p w14:paraId="6A04562F" w14:textId="77777777" w:rsidR="00C1214A" w:rsidRPr="00C1214A" w:rsidRDefault="00C1214A" w:rsidP="00C1214A">
            <w:pPr>
              <w:rPr>
                <w:b/>
              </w:rPr>
            </w:pPr>
            <w:r w:rsidRPr="00C1214A">
              <w:rPr>
                <w:b/>
              </w:rPr>
              <w:t>Harbour Physical Infrastructure</w:t>
            </w:r>
          </w:p>
        </w:tc>
        <w:tc>
          <w:tcPr>
            <w:tcW w:w="790" w:type="pct"/>
            <w:shd w:val="clear" w:color="auto" w:fill="auto"/>
          </w:tcPr>
          <w:p w14:paraId="436B3353" w14:textId="77777777" w:rsidR="00C1214A" w:rsidRPr="00C1214A" w:rsidRDefault="00C1214A" w:rsidP="00C1214A">
            <w:r w:rsidRPr="00C1214A">
              <w:t>0, *</w:t>
            </w:r>
          </w:p>
        </w:tc>
      </w:tr>
      <w:tr w:rsidR="00C1214A" w:rsidRPr="00C1214A" w14:paraId="726DCF3A" w14:textId="77777777" w:rsidTr="00B77DCA">
        <w:tc>
          <w:tcPr>
            <w:tcW w:w="1052" w:type="pct"/>
            <w:vMerge/>
            <w:shd w:val="clear" w:color="auto" w:fill="auto"/>
          </w:tcPr>
          <w:p w14:paraId="528C4EA8" w14:textId="77777777" w:rsidR="00C1214A" w:rsidRPr="00C1214A" w:rsidRDefault="00C1214A" w:rsidP="00C1214A"/>
        </w:tc>
        <w:tc>
          <w:tcPr>
            <w:tcW w:w="789" w:type="pct"/>
            <w:shd w:val="clear" w:color="auto" w:fill="auto"/>
          </w:tcPr>
          <w:p w14:paraId="6BB25694" w14:textId="77777777" w:rsidR="00C1214A" w:rsidRPr="00C1214A" w:rsidRDefault="00C1214A" w:rsidP="00C1214A">
            <w:r w:rsidRPr="00C1214A">
              <w:t>Infrastructure Location</w:t>
            </w:r>
          </w:p>
        </w:tc>
        <w:tc>
          <w:tcPr>
            <w:tcW w:w="2369" w:type="pct"/>
            <w:shd w:val="clear" w:color="auto" w:fill="auto"/>
          </w:tcPr>
          <w:p w14:paraId="33B04A8D" w14:textId="77777777" w:rsidR="00C1214A" w:rsidRPr="00C1214A" w:rsidRDefault="00C1214A" w:rsidP="00C1214A">
            <w:pPr>
              <w:rPr>
                <w:b/>
              </w:rPr>
            </w:pPr>
            <w:r w:rsidRPr="00C1214A">
              <w:rPr>
                <w:b/>
              </w:rPr>
              <w:t>Harbour Area Section, Terminal</w:t>
            </w:r>
          </w:p>
        </w:tc>
        <w:tc>
          <w:tcPr>
            <w:tcW w:w="790" w:type="pct"/>
            <w:shd w:val="clear" w:color="auto" w:fill="auto"/>
          </w:tcPr>
          <w:p w14:paraId="0D28D486" w14:textId="77777777" w:rsidR="00C1214A" w:rsidRPr="00C1214A" w:rsidRDefault="00C1214A" w:rsidP="00C1214A">
            <w:r w:rsidRPr="00C1214A">
              <w:t>0, 1</w:t>
            </w:r>
          </w:p>
        </w:tc>
      </w:tr>
    </w:tbl>
    <w:p w14:paraId="79B3C6E6" w14:textId="77777777" w:rsidR="00C1214A" w:rsidRPr="00C1214A" w:rsidRDefault="00C1214A" w:rsidP="00C1214A">
      <w:pPr>
        <w:rPr>
          <w:b/>
        </w:rPr>
      </w:pPr>
    </w:p>
    <w:p w14:paraId="00E255E0" w14:textId="77777777" w:rsidR="00C1214A" w:rsidRPr="00C1214A" w:rsidRDefault="00C1214A" w:rsidP="001F2829">
      <w:pPr>
        <w:pStyle w:val="Heading2"/>
      </w:pPr>
      <w:bookmarkStart w:id="2912" w:name="_Toc120214513"/>
      <w:r w:rsidRPr="00C1214A">
        <w:lastRenderedPageBreak/>
        <w:t>Primary/Auxiliary Facility</w:t>
      </w:r>
      <w:bookmarkEnd w:id="29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6"/>
        <w:gridCol w:w="1423"/>
        <w:gridCol w:w="4272"/>
        <w:gridCol w:w="1425"/>
      </w:tblGrid>
      <w:tr w:rsidR="00C1214A" w:rsidRPr="00C1214A" w14:paraId="412D7438" w14:textId="77777777" w:rsidTr="00B77DCA">
        <w:tc>
          <w:tcPr>
            <w:tcW w:w="5000" w:type="pct"/>
            <w:gridSpan w:val="4"/>
            <w:shd w:val="clear" w:color="auto" w:fill="auto"/>
          </w:tcPr>
          <w:p w14:paraId="060530A5" w14:textId="77777777" w:rsidR="00C1214A" w:rsidRPr="00C1214A" w:rsidRDefault="00C1214A" w:rsidP="00C1214A">
            <w:r w:rsidRPr="00C1214A">
              <w:rPr>
                <w:u w:val="single"/>
              </w:rPr>
              <w:t>IHO Definition:</w:t>
            </w:r>
            <w:r w:rsidRPr="00C1214A">
              <w:t xml:space="preserve"> Describes the relationship between a primary feature and a feature that plays a supporting role in the use of the primary facility by a vessel.</w:t>
            </w:r>
          </w:p>
          <w:p w14:paraId="1027DB40" w14:textId="77777777" w:rsidR="00C1214A" w:rsidRPr="00C1214A" w:rsidRDefault="00C1214A" w:rsidP="00C1214A">
            <w:r w:rsidRPr="00C1214A">
              <w:rPr>
                <w:u w:val="single"/>
              </w:rPr>
              <w:t>Remarks:</w:t>
            </w:r>
          </w:p>
          <w:p w14:paraId="6412D2CA" w14:textId="77777777" w:rsidR="00C1214A" w:rsidRPr="00C1214A" w:rsidRDefault="00C1214A" w:rsidP="00C1214A">
            <w:r w:rsidRPr="00C1214A">
              <w:t>•No remarks.</w:t>
            </w:r>
          </w:p>
        </w:tc>
      </w:tr>
      <w:tr w:rsidR="00C1214A" w:rsidRPr="00C1214A" w14:paraId="0DB14B24" w14:textId="77777777" w:rsidTr="00B77DCA">
        <w:tc>
          <w:tcPr>
            <w:tcW w:w="1052" w:type="pct"/>
            <w:shd w:val="clear" w:color="auto" w:fill="auto"/>
          </w:tcPr>
          <w:p w14:paraId="07D0566C" w14:textId="77777777" w:rsidR="00C1214A" w:rsidRPr="00C1214A" w:rsidRDefault="00C1214A" w:rsidP="00C1214A">
            <w:pPr>
              <w:rPr>
                <w:b/>
              </w:rPr>
            </w:pPr>
            <w:r w:rsidRPr="00C1214A">
              <w:rPr>
                <w:b/>
              </w:rPr>
              <w:t>Role Type</w:t>
            </w:r>
          </w:p>
        </w:tc>
        <w:tc>
          <w:tcPr>
            <w:tcW w:w="789" w:type="pct"/>
            <w:shd w:val="clear" w:color="auto" w:fill="auto"/>
          </w:tcPr>
          <w:p w14:paraId="5E902B0C" w14:textId="77777777" w:rsidR="00C1214A" w:rsidRPr="00C1214A" w:rsidRDefault="00C1214A" w:rsidP="00C1214A">
            <w:pPr>
              <w:rPr>
                <w:b/>
              </w:rPr>
            </w:pPr>
            <w:r w:rsidRPr="00C1214A">
              <w:rPr>
                <w:b/>
              </w:rPr>
              <w:t>Role</w:t>
            </w:r>
          </w:p>
        </w:tc>
        <w:tc>
          <w:tcPr>
            <w:tcW w:w="2369" w:type="pct"/>
            <w:shd w:val="clear" w:color="auto" w:fill="auto"/>
          </w:tcPr>
          <w:p w14:paraId="5BD065F1" w14:textId="77777777" w:rsidR="00C1214A" w:rsidRPr="00C1214A" w:rsidRDefault="00C1214A" w:rsidP="00C1214A">
            <w:pPr>
              <w:rPr>
                <w:b/>
              </w:rPr>
            </w:pPr>
            <w:r w:rsidRPr="00C1214A">
              <w:rPr>
                <w:b/>
              </w:rPr>
              <w:t>Associated With</w:t>
            </w:r>
          </w:p>
        </w:tc>
        <w:tc>
          <w:tcPr>
            <w:tcW w:w="790" w:type="pct"/>
            <w:shd w:val="clear" w:color="auto" w:fill="auto"/>
          </w:tcPr>
          <w:p w14:paraId="64E3AEAF" w14:textId="77777777" w:rsidR="00C1214A" w:rsidRPr="00C1214A" w:rsidRDefault="00C1214A" w:rsidP="00C1214A">
            <w:pPr>
              <w:rPr>
                <w:b/>
              </w:rPr>
            </w:pPr>
            <w:r w:rsidRPr="00C1214A">
              <w:rPr>
                <w:b/>
              </w:rPr>
              <w:t>Multiplicity</w:t>
            </w:r>
          </w:p>
        </w:tc>
      </w:tr>
      <w:tr w:rsidR="00C1214A" w:rsidRPr="00C1214A" w14:paraId="0DA2C6FD" w14:textId="77777777" w:rsidTr="00B77DCA">
        <w:tc>
          <w:tcPr>
            <w:tcW w:w="1052" w:type="pct"/>
            <w:vMerge w:val="restart"/>
            <w:shd w:val="clear" w:color="auto" w:fill="auto"/>
          </w:tcPr>
          <w:p w14:paraId="659C5634" w14:textId="77777777" w:rsidR="00C1214A" w:rsidRPr="00C1214A" w:rsidRDefault="00C1214A" w:rsidP="00C1214A">
            <w:r w:rsidRPr="00C1214A">
              <w:t>Association</w:t>
            </w:r>
          </w:p>
        </w:tc>
        <w:tc>
          <w:tcPr>
            <w:tcW w:w="789" w:type="pct"/>
            <w:shd w:val="clear" w:color="auto" w:fill="auto"/>
          </w:tcPr>
          <w:p w14:paraId="39A3F696" w14:textId="77777777" w:rsidR="00C1214A" w:rsidRPr="00C1214A" w:rsidRDefault="00C1214A" w:rsidP="00C1214A">
            <w:r w:rsidRPr="00C1214A">
              <w:t>Auxiliary Facility</w:t>
            </w:r>
          </w:p>
        </w:tc>
        <w:tc>
          <w:tcPr>
            <w:tcW w:w="2369" w:type="pct"/>
            <w:shd w:val="clear" w:color="auto" w:fill="auto"/>
          </w:tcPr>
          <w:p w14:paraId="6237AF55" w14:textId="77777777" w:rsidR="00C1214A" w:rsidRPr="00C1214A" w:rsidRDefault="00C1214A" w:rsidP="00C1214A">
            <w:pPr>
              <w:rPr>
                <w:b/>
              </w:rPr>
            </w:pPr>
            <w:r w:rsidRPr="00C1214A">
              <w:rPr>
                <w:b/>
              </w:rPr>
              <w:t>Mooring/Warping Facility</w:t>
            </w:r>
          </w:p>
        </w:tc>
        <w:tc>
          <w:tcPr>
            <w:tcW w:w="790" w:type="pct"/>
            <w:shd w:val="clear" w:color="auto" w:fill="auto"/>
          </w:tcPr>
          <w:p w14:paraId="0D4E3DBA" w14:textId="77777777" w:rsidR="00C1214A" w:rsidRPr="00C1214A" w:rsidRDefault="00C1214A" w:rsidP="00C1214A">
            <w:r w:rsidRPr="00C1214A">
              <w:t>0, *</w:t>
            </w:r>
          </w:p>
        </w:tc>
      </w:tr>
      <w:tr w:rsidR="00C1214A" w:rsidRPr="00C1214A" w14:paraId="25970475" w14:textId="77777777" w:rsidTr="00B77DCA">
        <w:tc>
          <w:tcPr>
            <w:tcW w:w="1052" w:type="pct"/>
            <w:vMerge/>
            <w:shd w:val="clear" w:color="auto" w:fill="auto"/>
          </w:tcPr>
          <w:p w14:paraId="38B89727" w14:textId="77777777" w:rsidR="00C1214A" w:rsidRPr="00C1214A" w:rsidRDefault="00C1214A" w:rsidP="00C1214A"/>
        </w:tc>
        <w:tc>
          <w:tcPr>
            <w:tcW w:w="789" w:type="pct"/>
            <w:shd w:val="clear" w:color="auto" w:fill="auto"/>
          </w:tcPr>
          <w:p w14:paraId="1C8B7256" w14:textId="77777777" w:rsidR="00C1214A" w:rsidRPr="00C1214A" w:rsidRDefault="00C1214A" w:rsidP="00C1214A">
            <w:r w:rsidRPr="00C1214A">
              <w:t>Primary Facility</w:t>
            </w:r>
          </w:p>
        </w:tc>
        <w:tc>
          <w:tcPr>
            <w:tcW w:w="2369" w:type="pct"/>
            <w:shd w:val="clear" w:color="auto" w:fill="auto"/>
          </w:tcPr>
          <w:p w14:paraId="2CAE0571" w14:textId="77777777" w:rsidR="00C1214A" w:rsidRPr="00C1214A" w:rsidRDefault="00C1214A" w:rsidP="00C1214A">
            <w:pPr>
              <w:rPr>
                <w:b/>
              </w:rPr>
            </w:pPr>
            <w:r w:rsidRPr="00C1214A">
              <w:rPr>
                <w:b/>
              </w:rPr>
              <w:t>Anchor Berth, Berth Position</w:t>
            </w:r>
          </w:p>
        </w:tc>
        <w:tc>
          <w:tcPr>
            <w:tcW w:w="790" w:type="pct"/>
            <w:shd w:val="clear" w:color="auto" w:fill="auto"/>
          </w:tcPr>
          <w:p w14:paraId="2B137C5F" w14:textId="77777777" w:rsidR="00C1214A" w:rsidRPr="00C1214A" w:rsidRDefault="00C1214A" w:rsidP="00C1214A">
            <w:r w:rsidRPr="00C1214A">
              <w:t>0, 1</w:t>
            </w:r>
          </w:p>
        </w:tc>
      </w:tr>
    </w:tbl>
    <w:p w14:paraId="2D92BBF8" w14:textId="77777777" w:rsidR="00C1214A" w:rsidRPr="00C1214A" w:rsidRDefault="00C1214A" w:rsidP="00C1214A">
      <w:pPr>
        <w:rPr>
          <w:b/>
        </w:rPr>
      </w:pPr>
    </w:p>
    <w:p w14:paraId="7141ED29" w14:textId="77777777" w:rsidR="00C1214A" w:rsidRPr="00C1214A" w:rsidRDefault="00C1214A" w:rsidP="001F2829">
      <w:pPr>
        <w:pStyle w:val="Heading2"/>
      </w:pPr>
      <w:bookmarkStart w:id="2913" w:name="_Toc120214514"/>
      <w:r w:rsidRPr="00C1214A">
        <w:t>Demarcation</w:t>
      </w:r>
      <w:bookmarkEnd w:id="29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6"/>
        <w:gridCol w:w="1423"/>
        <w:gridCol w:w="4272"/>
        <w:gridCol w:w="1425"/>
      </w:tblGrid>
      <w:tr w:rsidR="00C1214A" w:rsidRPr="00C1214A" w14:paraId="4D2F6F4C" w14:textId="77777777" w:rsidTr="00B77DCA">
        <w:tc>
          <w:tcPr>
            <w:tcW w:w="5000" w:type="pct"/>
            <w:gridSpan w:val="4"/>
            <w:shd w:val="clear" w:color="auto" w:fill="auto"/>
          </w:tcPr>
          <w:p w14:paraId="09343675" w14:textId="77777777" w:rsidR="00C1214A" w:rsidRPr="00C1214A" w:rsidRDefault="00C1214A" w:rsidP="00C1214A">
            <w:r w:rsidRPr="00C1214A">
              <w:rPr>
                <w:u w:val="single"/>
              </w:rPr>
              <w:t>IHO Definition:</w:t>
            </w:r>
            <w:r w:rsidRPr="00C1214A">
              <w:t xml:space="preserve"> Demarcation of location(s) within a feature by relation to another feature or features</w:t>
            </w:r>
          </w:p>
          <w:p w14:paraId="3319E405" w14:textId="77777777" w:rsidR="00C1214A" w:rsidRPr="00C1214A" w:rsidRDefault="00C1214A" w:rsidP="00C1214A">
            <w:r w:rsidRPr="00C1214A">
              <w:rPr>
                <w:u w:val="single"/>
              </w:rPr>
              <w:t>Remarks:</w:t>
            </w:r>
          </w:p>
          <w:p w14:paraId="034D7288" w14:textId="77777777" w:rsidR="00C1214A" w:rsidRPr="00C1214A" w:rsidRDefault="00C1214A" w:rsidP="00C1214A">
            <w:r w:rsidRPr="00C1214A">
              <w:t>•No remarks.</w:t>
            </w:r>
          </w:p>
        </w:tc>
      </w:tr>
      <w:tr w:rsidR="00C1214A" w:rsidRPr="00C1214A" w14:paraId="748F15E2" w14:textId="77777777" w:rsidTr="00B77DCA">
        <w:tc>
          <w:tcPr>
            <w:tcW w:w="1052" w:type="pct"/>
            <w:shd w:val="clear" w:color="auto" w:fill="auto"/>
          </w:tcPr>
          <w:p w14:paraId="2FCD90AD" w14:textId="77777777" w:rsidR="00C1214A" w:rsidRPr="00C1214A" w:rsidRDefault="00C1214A" w:rsidP="00C1214A">
            <w:pPr>
              <w:rPr>
                <w:b/>
              </w:rPr>
            </w:pPr>
            <w:r w:rsidRPr="00C1214A">
              <w:rPr>
                <w:b/>
              </w:rPr>
              <w:t>Role Type</w:t>
            </w:r>
          </w:p>
        </w:tc>
        <w:tc>
          <w:tcPr>
            <w:tcW w:w="789" w:type="pct"/>
            <w:shd w:val="clear" w:color="auto" w:fill="auto"/>
          </w:tcPr>
          <w:p w14:paraId="7C341410" w14:textId="77777777" w:rsidR="00C1214A" w:rsidRPr="00C1214A" w:rsidRDefault="00C1214A" w:rsidP="00C1214A">
            <w:pPr>
              <w:rPr>
                <w:b/>
              </w:rPr>
            </w:pPr>
            <w:r w:rsidRPr="00C1214A">
              <w:rPr>
                <w:b/>
              </w:rPr>
              <w:t>Role</w:t>
            </w:r>
          </w:p>
        </w:tc>
        <w:tc>
          <w:tcPr>
            <w:tcW w:w="2369" w:type="pct"/>
            <w:shd w:val="clear" w:color="auto" w:fill="auto"/>
          </w:tcPr>
          <w:p w14:paraId="74F29422" w14:textId="77777777" w:rsidR="00C1214A" w:rsidRPr="00C1214A" w:rsidRDefault="00C1214A" w:rsidP="00C1214A">
            <w:pPr>
              <w:rPr>
                <w:b/>
              </w:rPr>
            </w:pPr>
            <w:r w:rsidRPr="00C1214A">
              <w:rPr>
                <w:b/>
              </w:rPr>
              <w:t>Associated With</w:t>
            </w:r>
          </w:p>
        </w:tc>
        <w:tc>
          <w:tcPr>
            <w:tcW w:w="790" w:type="pct"/>
            <w:shd w:val="clear" w:color="auto" w:fill="auto"/>
          </w:tcPr>
          <w:p w14:paraId="1929D2F7" w14:textId="77777777" w:rsidR="00C1214A" w:rsidRPr="00C1214A" w:rsidRDefault="00C1214A" w:rsidP="00C1214A">
            <w:pPr>
              <w:rPr>
                <w:b/>
              </w:rPr>
            </w:pPr>
            <w:r w:rsidRPr="00C1214A">
              <w:rPr>
                <w:b/>
              </w:rPr>
              <w:t>Multiplicity</w:t>
            </w:r>
          </w:p>
        </w:tc>
      </w:tr>
      <w:tr w:rsidR="00C1214A" w:rsidRPr="00C1214A" w14:paraId="2681C1A8" w14:textId="77777777" w:rsidTr="00B77DCA">
        <w:tc>
          <w:tcPr>
            <w:tcW w:w="1052" w:type="pct"/>
            <w:vMerge w:val="restart"/>
            <w:shd w:val="clear" w:color="auto" w:fill="auto"/>
          </w:tcPr>
          <w:p w14:paraId="30477C3C" w14:textId="77777777" w:rsidR="00C1214A" w:rsidRPr="00C1214A" w:rsidRDefault="00C1214A" w:rsidP="00C1214A">
            <w:r w:rsidRPr="00C1214A">
              <w:t>Composition</w:t>
            </w:r>
          </w:p>
        </w:tc>
        <w:tc>
          <w:tcPr>
            <w:tcW w:w="789" w:type="pct"/>
            <w:shd w:val="clear" w:color="auto" w:fill="auto"/>
          </w:tcPr>
          <w:p w14:paraId="4175CA76" w14:textId="77777777" w:rsidR="00C1214A" w:rsidRPr="00C1214A" w:rsidRDefault="00C1214A" w:rsidP="00C1214A">
            <w:r w:rsidRPr="00C1214A">
              <w:t>Demarcated Feature</w:t>
            </w:r>
          </w:p>
        </w:tc>
        <w:tc>
          <w:tcPr>
            <w:tcW w:w="2369" w:type="pct"/>
            <w:shd w:val="clear" w:color="auto" w:fill="auto"/>
          </w:tcPr>
          <w:p w14:paraId="5EE4E157" w14:textId="77777777" w:rsidR="00C1214A" w:rsidRPr="00C1214A" w:rsidRDefault="00C1214A" w:rsidP="00C1214A">
            <w:pPr>
              <w:rPr>
                <w:b/>
              </w:rPr>
            </w:pPr>
            <w:r w:rsidRPr="00C1214A">
              <w:rPr>
                <w:b/>
              </w:rPr>
              <w:t>Berth</w:t>
            </w:r>
          </w:p>
        </w:tc>
        <w:tc>
          <w:tcPr>
            <w:tcW w:w="790" w:type="pct"/>
            <w:shd w:val="clear" w:color="auto" w:fill="auto"/>
          </w:tcPr>
          <w:p w14:paraId="0DA5A398" w14:textId="77777777" w:rsidR="00C1214A" w:rsidRPr="00C1214A" w:rsidRDefault="00C1214A" w:rsidP="00C1214A">
            <w:r w:rsidRPr="00C1214A">
              <w:t>1, 1</w:t>
            </w:r>
          </w:p>
        </w:tc>
      </w:tr>
      <w:tr w:rsidR="00C1214A" w:rsidRPr="00C1214A" w14:paraId="77FDD9DD" w14:textId="77777777" w:rsidTr="00B77DCA">
        <w:tc>
          <w:tcPr>
            <w:tcW w:w="1052" w:type="pct"/>
            <w:vMerge/>
            <w:shd w:val="clear" w:color="auto" w:fill="auto"/>
          </w:tcPr>
          <w:p w14:paraId="5AEF0FCA" w14:textId="77777777" w:rsidR="00C1214A" w:rsidRPr="00C1214A" w:rsidRDefault="00C1214A" w:rsidP="00C1214A"/>
        </w:tc>
        <w:tc>
          <w:tcPr>
            <w:tcW w:w="789" w:type="pct"/>
            <w:shd w:val="clear" w:color="auto" w:fill="auto"/>
          </w:tcPr>
          <w:p w14:paraId="203D9658" w14:textId="77777777" w:rsidR="00C1214A" w:rsidRPr="00C1214A" w:rsidRDefault="00C1214A" w:rsidP="00C1214A">
            <w:r w:rsidRPr="00C1214A">
              <w:t>Demarcation Indicator</w:t>
            </w:r>
          </w:p>
        </w:tc>
        <w:tc>
          <w:tcPr>
            <w:tcW w:w="2369" w:type="pct"/>
            <w:shd w:val="clear" w:color="auto" w:fill="auto"/>
          </w:tcPr>
          <w:p w14:paraId="75BD7F43" w14:textId="77777777" w:rsidR="00C1214A" w:rsidRPr="00C1214A" w:rsidRDefault="00C1214A" w:rsidP="00C1214A">
            <w:pPr>
              <w:rPr>
                <w:b/>
              </w:rPr>
            </w:pPr>
            <w:r w:rsidRPr="00C1214A">
              <w:rPr>
                <w:b/>
              </w:rPr>
              <w:t>Berth Position</w:t>
            </w:r>
          </w:p>
        </w:tc>
        <w:tc>
          <w:tcPr>
            <w:tcW w:w="790" w:type="pct"/>
            <w:shd w:val="clear" w:color="auto" w:fill="auto"/>
          </w:tcPr>
          <w:p w14:paraId="01C8309E" w14:textId="77777777" w:rsidR="00C1214A" w:rsidRPr="00C1214A" w:rsidRDefault="00C1214A" w:rsidP="00C1214A">
            <w:r w:rsidRPr="00C1214A">
              <w:t>0, *</w:t>
            </w:r>
          </w:p>
        </w:tc>
      </w:tr>
    </w:tbl>
    <w:p w14:paraId="609BE387" w14:textId="77777777" w:rsidR="00C1214A" w:rsidRPr="00C1214A" w:rsidRDefault="00C1214A" w:rsidP="00C1214A">
      <w:pPr>
        <w:rPr>
          <w:b/>
        </w:rPr>
      </w:pPr>
    </w:p>
    <w:p w14:paraId="5774A6B5" w14:textId="77777777" w:rsidR="00C1214A" w:rsidRPr="00C1214A" w:rsidRDefault="00C1214A" w:rsidP="001F2829">
      <w:pPr>
        <w:pStyle w:val="Heading2"/>
      </w:pPr>
      <w:bookmarkStart w:id="2914" w:name="_Toc120214515"/>
      <w:r w:rsidRPr="00C1214A">
        <w:t>Jurisdictional Limit</w:t>
      </w:r>
      <w:bookmarkEnd w:id="29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6"/>
        <w:gridCol w:w="1423"/>
        <w:gridCol w:w="4272"/>
        <w:gridCol w:w="1425"/>
      </w:tblGrid>
      <w:tr w:rsidR="00C1214A" w:rsidRPr="00C1214A" w14:paraId="4CEF9E4E" w14:textId="77777777" w:rsidTr="00B77DCA">
        <w:tc>
          <w:tcPr>
            <w:tcW w:w="5000" w:type="pct"/>
            <w:gridSpan w:val="4"/>
            <w:shd w:val="clear" w:color="auto" w:fill="auto"/>
          </w:tcPr>
          <w:p w14:paraId="312C407A" w14:textId="77777777" w:rsidR="00C1214A" w:rsidRPr="00C1214A" w:rsidRDefault="00C1214A" w:rsidP="00C1214A">
            <w:r w:rsidRPr="00C1214A">
              <w:rPr>
                <w:u w:val="single"/>
              </w:rPr>
              <w:t>IHO Definition:</w:t>
            </w:r>
            <w:r w:rsidRPr="00C1214A">
              <w:t xml:space="preserve"> The limit(s) of a jurisdiction claimed by a coastal State.</w:t>
            </w:r>
          </w:p>
          <w:p w14:paraId="09B2502E" w14:textId="77777777" w:rsidR="00C1214A" w:rsidRPr="00C1214A" w:rsidRDefault="00C1214A" w:rsidP="00C1214A">
            <w:r w:rsidRPr="00C1214A">
              <w:rPr>
                <w:u w:val="single"/>
              </w:rPr>
              <w:t>Remarks:</w:t>
            </w:r>
          </w:p>
          <w:p w14:paraId="18BAAF9B" w14:textId="77777777" w:rsidR="00C1214A" w:rsidRPr="00C1214A" w:rsidRDefault="00C1214A" w:rsidP="00C1214A">
            <w:r w:rsidRPr="00C1214A">
              <w:t>•No remarks.</w:t>
            </w:r>
          </w:p>
        </w:tc>
      </w:tr>
      <w:tr w:rsidR="00C1214A" w:rsidRPr="00C1214A" w14:paraId="78AAC439" w14:textId="77777777" w:rsidTr="00B77DCA">
        <w:tc>
          <w:tcPr>
            <w:tcW w:w="1052" w:type="pct"/>
            <w:shd w:val="clear" w:color="auto" w:fill="auto"/>
          </w:tcPr>
          <w:p w14:paraId="1F98FDBD" w14:textId="77777777" w:rsidR="00C1214A" w:rsidRPr="00C1214A" w:rsidRDefault="00C1214A" w:rsidP="00C1214A">
            <w:pPr>
              <w:rPr>
                <w:b/>
              </w:rPr>
            </w:pPr>
            <w:r w:rsidRPr="00C1214A">
              <w:rPr>
                <w:b/>
              </w:rPr>
              <w:t>Role Type</w:t>
            </w:r>
          </w:p>
        </w:tc>
        <w:tc>
          <w:tcPr>
            <w:tcW w:w="789" w:type="pct"/>
            <w:shd w:val="clear" w:color="auto" w:fill="auto"/>
          </w:tcPr>
          <w:p w14:paraId="4B4B089C" w14:textId="77777777" w:rsidR="00C1214A" w:rsidRPr="00C1214A" w:rsidRDefault="00C1214A" w:rsidP="00C1214A">
            <w:pPr>
              <w:rPr>
                <w:b/>
              </w:rPr>
            </w:pPr>
            <w:r w:rsidRPr="00C1214A">
              <w:rPr>
                <w:b/>
              </w:rPr>
              <w:t>Role</w:t>
            </w:r>
          </w:p>
        </w:tc>
        <w:tc>
          <w:tcPr>
            <w:tcW w:w="2369" w:type="pct"/>
            <w:shd w:val="clear" w:color="auto" w:fill="auto"/>
          </w:tcPr>
          <w:p w14:paraId="1896376B" w14:textId="77777777" w:rsidR="00C1214A" w:rsidRPr="00C1214A" w:rsidRDefault="00C1214A" w:rsidP="00C1214A">
            <w:pPr>
              <w:rPr>
                <w:b/>
              </w:rPr>
            </w:pPr>
            <w:r w:rsidRPr="00C1214A">
              <w:rPr>
                <w:b/>
              </w:rPr>
              <w:t>Associated With</w:t>
            </w:r>
          </w:p>
        </w:tc>
        <w:tc>
          <w:tcPr>
            <w:tcW w:w="790" w:type="pct"/>
            <w:shd w:val="clear" w:color="auto" w:fill="auto"/>
          </w:tcPr>
          <w:p w14:paraId="55D8C92E" w14:textId="77777777" w:rsidR="00C1214A" w:rsidRPr="00C1214A" w:rsidRDefault="00C1214A" w:rsidP="00C1214A">
            <w:pPr>
              <w:rPr>
                <w:b/>
              </w:rPr>
            </w:pPr>
            <w:r w:rsidRPr="00C1214A">
              <w:rPr>
                <w:b/>
              </w:rPr>
              <w:t>Multiplicity</w:t>
            </w:r>
          </w:p>
        </w:tc>
      </w:tr>
      <w:tr w:rsidR="00C1214A" w:rsidRPr="00C1214A" w14:paraId="40C934E7" w14:textId="77777777" w:rsidTr="00B77DCA">
        <w:tc>
          <w:tcPr>
            <w:tcW w:w="1052" w:type="pct"/>
            <w:vMerge w:val="restart"/>
            <w:shd w:val="clear" w:color="auto" w:fill="auto"/>
          </w:tcPr>
          <w:p w14:paraId="4A36A8BB" w14:textId="77777777" w:rsidR="00C1214A" w:rsidRPr="00C1214A" w:rsidRDefault="00C1214A" w:rsidP="00C1214A">
            <w:r w:rsidRPr="00C1214A">
              <w:t>Association</w:t>
            </w:r>
          </w:p>
        </w:tc>
        <w:tc>
          <w:tcPr>
            <w:tcW w:w="789" w:type="pct"/>
            <w:shd w:val="clear" w:color="auto" w:fill="auto"/>
          </w:tcPr>
          <w:p w14:paraId="2DF3E8AC" w14:textId="77777777" w:rsidR="00C1214A" w:rsidRPr="00C1214A" w:rsidRDefault="00C1214A" w:rsidP="00C1214A">
            <w:r w:rsidRPr="00C1214A">
              <w:t>Limit Extent</w:t>
            </w:r>
          </w:p>
        </w:tc>
        <w:tc>
          <w:tcPr>
            <w:tcW w:w="2369" w:type="pct"/>
            <w:shd w:val="clear" w:color="auto" w:fill="auto"/>
          </w:tcPr>
          <w:p w14:paraId="0131E70E" w14:textId="77777777" w:rsidR="00C1214A" w:rsidRPr="00C1214A" w:rsidRDefault="00C1214A" w:rsidP="00C1214A">
            <w:pPr>
              <w:rPr>
                <w:b/>
              </w:rPr>
            </w:pPr>
            <w:r w:rsidRPr="00C1214A">
              <w:rPr>
                <w:b/>
              </w:rPr>
              <w:t>Outer Limit</w:t>
            </w:r>
          </w:p>
        </w:tc>
        <w:tc>
          <w:tcPr>
            <w:tcW w:w="790" w:type="pct"/>
            <w:shd w:val="clear" w:color="auto" w:fill="auto"/>
          </w:tcPr>
          <w:p w14:paraId="7279AC05" w14:textId="77777777" w:rsidR="00C1214A" w:rsidRPr="00C1214A" w:rsidRDefault="00C1214A" w:rsidP="00C1214A">
            <w:r w:rsidRPr="00C1214A">
              <w:t>0, 1</w:t>
            </w:r>
          </w:p>
        </w:tc>
      </w:tr>
      <w:tr w:rsidR="00C1214A" w:rsidRPr="00C1214A" w14:paraId="526364A5" w14:textId="77777777" w:rsidTr="00B77DCA">
        <w:tc>
          <w:tcPr>
            <w:tcW w:w="1052" w:type="pct"/>
            <w:vMerge/>
            <w:shd w:val="clear" w:color="auto" w:fill="auto"/>
          </w:tcPr>
          <w:p w14:paraId="01FF5551" w14:textId="77777777" w:rsidR="00C1214A" w:rsidRPr="00C1214A" w:rsidRDefault="00C1214A" w:rsidP="00C1214A"/>
        </w:tc>
        <w:tc>
          <w:tcPr>
            <w:tcW w:w="789" w:type="pct"/>
            <w:shd w:val="clear" w:color="auto" w:fill="auto"/>
          </w:tcPr>
          <w:p w14:paraId="3B78BE45" w14:textId="77777777" w:rsidR="00C1214A" w:rsidRPr="00C1214A" w:rsidRDefault="00C1214A" w:rsidP="00C1214A">
            <w:r w:rsidRPr="00C1214A">
              <w:t>Limit Reference</w:t>
            </w:r>
          </w:p>
        </w:tc>
        <w:tc>
          <w:tcPr>
            <w:tcW w:w="2369" w:type="pct"/>
            <w:shd w:val="clear" w:color="auto" w:fill="auto"/>
          </w:tcPr>
          <w:p w14:paraId="22283F9A" w14:textId="77777777" w:rsidR="00C1214A" w:rsidRPr="00C1214A" w:rsidRDefault="00C1214A" w:rsidP="00C1214A">
            <w:pPr>
              <w:rPr>
                <w:b/>
              </w:rPr>
            </w:pPr>
            <w:r w:rsidRPr="00C1214A">
              <w:rPr>
                <w:b/>
              </w:rPr>
              <w:t>Harbour Area (Administrative)</w:t>
            </w:r>
          </w:p>
        </w:tc>
        <w:tc>
          <w:tcPr>
            <w:tcW w:w="790" w:type="pct"/>
            <w:shd w:val="clear" w:color="auto" w:fill="auto"/>
          </w:tcPr>
          <w:p w14:paraId="7D1CBBF3" w14:textId="77777777" w:rsidR="00C1214A" w:rsidRPr="00C1214A" w:rsidRDefault="00C1214A" w:rsidP="00C1214A">
            <w:r w:rsidRPr="00C1214A">
              <w:t>1, 1</w:t>
            </w:r>
          </w:p>
        </w:tc>
      </w:tr>
    </w:tbl>
    <w:p w14:paraId="4A18E216" w14:textId="77777777" w:rsidR="00C1214A" w:rsidRPr="00C1214A" w:rsidRDefault="00C1214A" w:rsidP="00C1214A">
      <w:pPr>
        <w:rPr>
          <w:b/>
        </w:rPr>
      </w:pPr>
    </w:p>
    <w:p w14:paraId="37A63F28" w14:textId="77777777" w:rsidR="00C1214A" w:rsidRPr="00C1214A" w:rsidRDefault="00C1214A" w:rsidP="001F2829">
      <w:pPr>
        <w:pStyle w:val="Heading2"/>
      </w:pPr>
      <w:bookmarkStart w:id="2915" w:name="_Toc120214516"/>
      <w:r w:rsidRPr="00C1214A">
        <w:lastRenderedPageBreak/>
        <w:t>Layout Division</w:t>
      </w:r>
      <w:bookmarkEnd w:id="29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6"/>
        <w:gridCol w:w="1423"/>
        <w:gridCol w:w="4272"/>
        <w:gridCol w:w="1425"/>
      </w:tblGrid>
      <w:tr w:rsidR="00C1214A" w:rsidRPr="00C1214A" w14:paraId="14358C46" w14:textId="77777777" w:rsidTr="00B77DCA">
        <w:tc>
          <w:tcPr>
            <w:tcW w:w="5000" w:type="pct"/>
            <w:gridSpan w:val="4"/>
            <w:shd w:val="clear" w:color="auto" w:fill="auto"/>
          </w:tcPr>
          <w:p w14:paraId="7FD1C136" w14:textId="77777777" w:rsidR="00C1214A" w:rsidRPr="00C1214A" w:rsidRDefault="00C1214A" w:rsidP="00C1214A">
            <w:r w:rsidRPr="00C1214A">
              <w:rPr>
                <w:u w:val="single"/>
              </w:rPr>
              <w:t>IHO Definition:</w:t>
            </w:r>
            <w:r w:rsidRPr="00C1214A">
              <w:t xml:space="preserve"> A division of a feature into parts of type(s) different from the type of the whole.</w:t>
            </w:r>
          </w:p>
          <w:p w14:paraId="2CEE3319" w14:textId="77777777" w:rsidR="00C1214A" w:rsidRPr="00C1214A" w:rsidRDefault="00C1214A" w:rsidP="00C1214A">
            <w:r w:rsidRPr="00C1214A">
              <w:rPr>
                <w:u w:val="single"/>
              </w:rPr>
              <w:t>Remarks:</w:t>
            </w:r>
          </w:p>
          <w:p w14:paraId="492B10EF" w14:textId="77777777" w:rsidR="00C1214A" w:rsidRPr="00C1214A" w:rsidRDefault="00C1214A" w:rsidP="00C1214A">
            <w:r w:rsidRPr="00C1214A">
              <w:t>•No remarks.</w:t>
            </w:r>
          </w:p>
        </w:tc>
      </w:tr>
      <w:tr w:rsidR="00C1214A" w:rsidRPr="00C1214A" w14:paraId="585EC766" w14:textId="77777777" w:rsidTr="00B77DCA">
        <w:tc>
          <w:tcPr>
            <w:tcW w:w="1052" w:type="pct"/>
            <w:shd w:val="clear" w:color="auto" w:fill="auto"/>
          </w:tcPr>
          <w:p w14:paraId="65531F09" w14:textId="77777777" w:rsidR="00C1214A" w:rsidRPr="00C1214A" w:rsidRDefault="00C1214A" w:rsidP="00C1214A">
            <w:pPr>
              <w:rPr>
                <w:b/>
              </w:rPr>
            </w:pPr>
            <w:r w:rsidRPr="00C1214A">
              <w:rPr>
                <w:b/>
              </w:rPr>
              <w:t>Role Type</w:t>
            </w:r>
          </w:p>
        </w:tc>
        <w:tc>
          <w:tcPr>
            <w:tcW w:w="789" w:type="pct"/>
            <w:shd w:val="clear" w:color="auto" w:fill="auto"/>
          </w:tcPr>
          <w:p w14:paraId="40DA92A8" w14:textId="77777777" w:rsidR="00C1214A" w:rsidRPr="00C1214A" w:rsidRDefault="00C1214A" w:rsidP="00C1214A">
            <w:pPr>
              <w:rPr>
                <w:b/>
              </w:rPr>
            </w:pPr>
            <w:r w:rsidRPr="00C1214A">
              <w:rPr>
                <w:b/>
              </w:rPr>
              <w:t>Role</w:t>
            </w:r>
          </w:p>
        </w:tc>
        <w:tc>
          <w:tcPr>
            <w:tcW w:w="2369" w:type="pct"/>
            <w:shd w:val="clear" w:color="auto" w:fill="auto"/>
          </w:tcPr>
          <w:p w14:paraId="1C391093" w14:textId="77777777" w:rsidR="00C1214A" w:rsidRPr="00C1214A" w:rsidRDefault="00C1214A" w:rsidP="00C1214A">
            <w:pPr>
              <w:rPr>
                <w:b/>
              </w:rPr>
            </w:pPr>
            <w:r w:rsidRPr="00C1214A">
              <w:rPr>
                <w:b/>
              </w:rPr>
              <w:t>Associated With</w:t>
            </w:r>
          </w:p>
        </w:tc>
        <w:tc>
          <w:tcPr>
            <w:tcW w:w="790" w:type="pct"/>
            <w:shd w:val="clear" w:color="auto" w:fill="auto"/>
          </w:tcPr>
          <w:p w14:paraId="543D8D33" w14:textId="77777777" w:rsidR="00C1214A" w:rsidRPr="00C1214A" w:rsidRDefault="00C1214A" w:rsidP="00C1214A">
            <w:pPr>
              <w:rPr>
                <w:b/>
              </w:rPr>
            </w:pPr>
            <w:r w:rsidRPr="00C1214A">
              <w:rPr>
                <w:b/>
              </w:rPr>
              <w:t>Multiplicity</w:t>
            </w:r>
          </w:p>
        </w:tc>
      </w:tr>
      <w:tr w:rsidR="00C1214A" w:rsidRPr="00C1214A" w14:paraId="411A6CBF" w14:textId="77777777" w:rsidTr="00B77DCA">
        <w:tc>
          <w:tcPr>
            <w:tcW w:w="1052" w:type="pct"/>
            <w:vMerge w:val="restart"/>
            <w:shd w:val="clear" w:color="auto" w:fill="auto"/>
          </w:tcPr>
          <w:p w14:paraId="47148725" w14:textId="77777777" w:rsidR="00C1214A" w:rsidRPr="00C1214A" w:rsidRDefault="00C1214A" w:rsidP="00C1214A">
            <w:r w:rsidRPr="00C1214A">
              <w:t>Aggregation</w:t>
            </w:r>
          </w:p>
        </w:tc>
        <w:tc>
          <w:tcPr>
            <w:tcW w:w="789" w:type="pct"/>
            <w:shd w:val="clear" w:color="auto" w:fill="auto"/>
          </w:tcPr>
          <w:p w14:paraId="79917047" w14:textId="77777777" w:rsidR="00C1214A" w:rsidRPr="00C1214A" w:rsidRDefault="00C1214A" w:rsidP="00C1214A">
            <w:r w:rsidRPr="00C1214A">
              <w:t>Component of</w:t>
            </w:r>
          </w:p>
        </w:tc>
        <w:tc>
          <w:tcPr>
            <w:tcW w:w="2369" w:type="pct"/>
            <w:shd w:val="clear" w:color="auto" w:fill="auto"/>
          </w:tcPr>
          <w:p w14:paraId="5B8D4BD4" w14:textId="77777777" w:rsidR="00C1214A" w:rsidRPr="00C1214A" w:rsidRDefault="00C1214A" w:rsidP="00C1214A">
            <w:pPr>
              <w:rPr>
                <w:b/>
              </w:rPr>
            </w:pPr>
            <w:r w:rsidRPr="00C1214A">
              <w:rPr>
                <w:b/>
              </w:rPr>
              <w:t>Harbour Area (Administrative)</w:t>
            </w:r>
          </w:p>
        </w:tc>
        <w:tc>
          <w:tcPr>
            <w:tcW w:w="790" w:type="pct"/>
            <w:shd w:val="clear" w:color="auto" w:fill="auto"/>
          </w:tcPr>
          <w:p w14:paraId="56A2DD8E" w14:textId="77777777" w:rsidR="00C1214A" w:rsidRPr="00C1214A" w:rsidRDefault="00C1214A" w:rsidP="00C1214A">
            <w:r w:rsidRPr="00C1214A">
              <w:t>1, 1</w:t>
            </w:r>
          </w:p>
        </w:tc>
      </w:tr>
      <w:tr w:rsidR="00C1214A" w:rsidRPr="00C1214A" w14:paraId="5070A22A" w14:textId="77777777" w:rsidTr="00B77DCA">
        <w:tc>
          <w:tcPr>
            <w:tcW w:w="1052" w:type="pct"/>
            <w:vMerge/>
            <w:shd w:val="clear" w:color="auto" w:fill="auto"/>
          </w:tcPr>
          <w:p w14:paraId="2DCAC543" w14:textId="77777777" w:rsidR="00C1214A" w:rsidRPr="00C1214A" w:rsidRDefault="00C1214A" w:rsidP="00C1214A"/>
        </w:tc>
        <w:tc>
          <w:tcPr>
            <w:tcW w:w="789" w:type="pct"/>
            <w:shd w:val="clear" w:color="auto" w:fill="auto"/>
          </w:tcPr>
          <w:p w14:paraId="56FE6811" w14:textId="77777777" w:rsidR="00C1214A" w:rsidRPr="00C1214A" w:rsidRDefault="00C1214A" w:rsidP="00C1214A">
            <w:r w:rsidRPr="00C1214A">
              <w:t>Layout Unit</w:t>
            </w:r>
          </w:p>
        </w:tc>
        <w:tc>
          <w:tcPr>
            <w:tcW w:w="2369" w:type="pct"/>
            <w:shd w:val="clear" w:color="auto" w:fill="auto"/>
          </w:tcPr>
          <w:p w14:paraId="78EB2E03" w14:textId="77777777" w:rsidR="00C1214A" w:rsidRPr="00C1214A" w:rsidRDefault="00C1214A" w:rsidP="00C1214A">
            <w:pPr>
              <w:rPr>
                <w:b/>
              </w:rPr>
            </w:pPr>
            <w:r w:rsidRPr="00C1214A">
              <w:rPr>
                <w:b/>
              </w:rPr>
              <w:t>Anchorage Area, Berth, Dock Area, Dumping Ground, Harbour Area Section, Harbour Basin, Pilot Boarding Place, Seaplane Landing Area, Terminal, Turning Basin, Waterway Area</w:t>
            </w:r>
          </w:p>
        </w:tc>
        <w:tc>
          <w:tcPr>
            <w:tcW w:w="790" w:type="pct"/>
            <w:shd w:val="clear" w:color="auto" w:fill="auto"/>
          </w:tcPr>
          <w:p w14:paraId="7151211F" w14:textId="77777777" w:rsidR="00C1214A" w:rsidRPr="00C1214A" w:rsidRDefault="00C1214A" w:rsidP="00C1214A">
            <w:r w:rsidRPr="00C1214A">
              <w:t>0, *</w:t>
            </w:r>
          </w:p>
        </w:tc>
      </w:tr>
    </w:tbl>
    <w:p w14:paraId="0C0A017F" w14:textId="77777777" w:rsidR="00C1214A" w:rsidRPr="00C1214A" w:rsidRDefault="00C1214A" w:rsidP="00C1214A">
      <w:pPr>
        <w:rPr>
          <w:b/>
        </w:rPr>
      </w:pPr>
    </w:p>
    <w:p w14:paraId="76E82F9D" w14:textId="77777777" w:rsidR="00C1214A" w:rsidRPr="00C1214A" w:rsidRDefault="00C1214A" w:rsidP="001F2829">
      <w:pPr>
        <w:pStyle w:val="Heading2"/>
      </w:pPr>
      <w:bookmarkStart w:id="2916" w:name="_Toc120214517"/>
      <w:r w:rsidRPr="00C1214A">
        <w:t>Text Association</w:t>
      </w:r>
      <w:bookmarkEnd w:id="291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6"/>
        <w:gridCol w:w="1423"/>
        <w:gridCol w:w="4272"/>
        <w:gridCol w:w="1425"/>
      </w:tblGrid>
      <w:tr w:rsidR="00C1214A" w:rsidRPr="00C1214A" w14:paraId="1100420D" w14:textId="77777777" w:rsidTr="00B77DCA">
        <w:tc>
          <w:tcPr>
            <w:tcW w:w="5000" w:type="pct"/>
            <w:gridSpan w:val="4"/>
            <w:shd w:val="clear" w:color="auto" w:fill="auto"/>
          </w:tcPr>
          <w:p w14:paraId="44778901" w14:textId="77777777" w:rsidR="00C1214A" w:rsidRPr="00C1214A" w:rsidRDefault="00C1214A" w:rsidP="00C1214A">
            <w:r w:rsidRPr="00C1214A">
              <w:rPr>
                <w:u w:val="single"/>
              </w:rPr>
              <w:t>IHO Definition:</w:t>
            </w:r>
            <w:r w:rsidRPr="00C1214A">
              <w:t xml:space="preserve"> A feature association for the binding between a geo feature and the cartographically positioned location for text.</w:t>
            </w:r>
          </w:p>
          <w:p w14:paraId="38CFC5A7" w14:textId="77777777" w:rsidR="00C1214A" w:rsidRPr="00C1214A" w:rsidRDefault="00C1214A" w:rsidP="00C1214A">
            <w:r w:rsidRPr="00C1214A">
              <w:rPr>
                <w:u w:val="single"/>
              </w:rPr>
              <w:t>Remarks:</w:t>
            </w:r>
          </w:p>
          <w:p w14:paraId="15DE6CCA" w14:textId="77777777" w:rsidR="00C1214A" w:rsidRPr="00C1214A" w:rsidRDefault="00C1214A" w:rsidP="00C1214A">
            <w:r w:rsidRPr="00C1214A">
              <w:t>•No remarks.</w:t>
            </w:r>
          </w:p>
        </w:tc>
      </w:tr>
      <w:tr w:rsidR="00C1214A" w:rsidRPr="00C1214A" w14:paraId="51347449" w14:textId="77777777" w:rsidTr="00B77DCA">
        <w:tc>
          <w:tcPr>
            <w:tcW w:w="1052" w:type="pct"/>
            <w:shd w:val="clear" w:color="auto" w:fill="auto"/>
          </w:tcPr>
          <w:p w14:paraId="51F296D5" w14:textId="77777777" w:rsidR="00C1214A" w:rsidRPr="00C1214A" w:rsidRDefault="00C1214A" w:rsidP="00C1214A">
            <w:pPr>
              <w:rPr>
                <w:b/>
              </w:rPr>
            </w:pPr>
            <w:r w:rsidRPr="00C1214A">
              <w:rPr>
                <w:b/>
              </w:rPr>
              <w:t>Role Type</w:t>
            </w:r>
          </w:p>
        </w:tc>
        <w:tc>
          <w:tcPr>
            <w:tcW w:w="789" w:type="pct"/>
            <w:shd w:val="clear" w:color="auto" w:fill="auto"/>
          </w:tcPr>
          <w:p w14:paraId="6291465D" w14:textId="77777777" w:rsidR="00C1214A" w:rsidRPr="00C1214A" w:rsidRDefault="00C1214A" w:rsidP="00C1214A">
            <w:pPr>
              <w:rPr>
                <w:b/>
              </w:rPr>
            </w:pPr>
            <w:r w:rsidRPr="00C1214A">
              <w:rPr>
                <w:b/>
              </w:rPr>
              <w:t>Role</w:t>
            </w:r>
          </w:p>
        </w:tc>
        <w:tc>
          <w:tcPr>
            <w:tcW w:w="2369" w:type="pct"/>
            <w:shd w:val="clear" w:color="auto" w:fill="auto"/>
          </w:tcPr>
          <w:p w14:paraId="7A454795" w14:textId="77777777" w:rsidR="00C1214A" w:rsidRPr="00C1214A" w:rsidRDefault="00C1214A" w:rsidP="00C1214A">
            <w:pPr>
              <w:rPr>
                <w:b/>
              </w:rPr>
            </w:pPr>
            <w:r w:rsidRPr="00C1214A">
              <w:rPr>
                <w:b/>
              </w:rPr>
              <w:t>Associated With</w:t>
            </w:r>
          </w:p>
        </w:tc>
        <w:tc>
          <w:tcPr>
            <w:tcW w:w="790" w:type="pct"/>
            <w:shd w:val="clear" w:color="auto" w:fill="auto"/>
          </w:tcPr>
          <w:p w14:paraId="4ED80B40" w14:textId="77777777" w:rsidR="00C1214A" w:rsidRPr="00C1214A" w:rsidRDefault="00C1214A" w:rsidP="00C1214A">
            <w:pPr>
              <w:rPr>
                <w:b/>
              </w:rPr>
            </w:pPr>
            <w:r w:rsidRPr="00C1214A">
              <w:rPr>
                <w:b/>
              </w:rPr>
              <w:t>Multiplicity</w:t>
            </w:r>
          </w:p>
        </w:tc>
      </w:tr>
      <w:tr w:rsidR="00C1214A" w:rsidRPr="00C1214A" w14:paraId="6A39580F" w14:textId="77777777" w:rsidTr="00B77DCA">
        <w:tc>
          <w:tcPr>
            <w:tcW w:w="1052" w:type="pct"/>
            <w:vMerge w:val="restart"/>
            <w:shd w:val="clear" w:color="auto" w:fill="auto"/>
          </w:tcPr>
          <w:p w14:paraId="645DECC8" w14:textId="77777777" w:rsidR="00C1214A" w:rsidRPr="00C1214A" w:rsidRDefault="00C1214A" w:rsidP="00C1214A">
            <w:r w:rsidRPr="00C1214A">
              <w:t>Association</w:t>
            </w:r>
          </w:p>
        </w:tc>
        <w:tc>
          <w:tcPr>
            <w:tcW w:w="789" w:type="pct"/>
            <w:shd w:val="clear" w:color="auto" w:fill="auto"/>
          </w:tcPr>
          <w:p w14:paraId="0251B3D0" w14:textId="77777777" w:rsidR="00C1214A" w:rsidRPr="00C1214A" w:rsidRDefault="00C1214A" w:rsidP="00C1214A">
            <w:r w:rsidRPr="00C1214A">
              <w:t>Positions</w:t>
            </w:r>
          </w:p>
        </w:tc>
        <w:tc>
          <w:tcPr>
            <w:tcW w:w="2369" w:type="pct"/>
            <w:shd w:val="clear" w:color="auto" w:fill="auto"/>
          </w:tcPr>
          <w:p w14:paraId="136BEF68" w14:textId="77777777" w:rsidR="00C1214A" w:rsidRPr="00C1214A" w:rsidRDefault="00C1214A" w:rsidP="00C1214A">
            <w:pPr>
              <w:rPr>
                <w:b/>
              </w:rPr>
            </w:pPr>
            <w:r w:rsidRPr="00C1214A">
              <w:rPr>
                <w:b/>
              </w:rPr>
              <w:t>Text Placement</w:t>
            </w:r>
          </w:p>
        </w:tc>
        <w:tc>
          <w:tcPr>
            <w:tcW w:w="790" w:type="pct"/>
            <w:shd w:val="clear" w:color="auto" w:fill="auto"/>
          </w:tcPr>
          <w:p w14:paraId="2ECC2F25" w14:textId="77777777" w:rsidR="00C1214A" w:rsidRPr="00C1214A" w:rsidRDefault="00C1214A" w:rsidP="00C1214A">
            <w:r w:rsidRPr="00C1214A">
              <w:t>0, 1</w:t>
            </w:r>
          </w:p>
        </w:tc>
      </w:tr>
      <w:tr w:rsidR="00C1214A" w:rsidRPr="00C1214A" w14:paraId="5610CDE4" w14:textId="77777777" w:rsidTr="00B77DCA">
        <w:tc>
          <w:tcPr>
            <w:tcW w:w="1052" w:type="pct"/>
            <w:vMerge/>
            <w:shd w:val="clear" w:color="auto" w:fill="auto"/>
          </w:tcPr>
          <w:p w14:paraId="34F42B70" w14:textId="77777777" w:rsidR="00C1214A" w:rsidRPr="00C1214A" w:rsidRDefault="00C1214A" w:rsidP="00C1214A"/>
        </w:tc>
        <w:tc>
          <w:tcPr>
            <w:tcW w:w="789" w:type="pct"/>
            <w:shd w:val="clear" w:color="auto" w:fill="auto"/>
          </w:tcPr>
          <w:p w14:paraId="1633486C" w14:textId="77777777" w:rsidR="00C1214A" w:rsidRPr="00C1214A" w:rsidRDefault="00C1214A" w:rsidP="00C1214A">
            <w:r w:rsidRPr="00C1214A">
              <w:t>Identifies</w:t>
            </w:r>
          </w:p>
        </w:tc>
        <w:tc>
          <w:tcPr>
            <w:tcW w:w="2369" w:type="pct"/>
            <w:shd w:val="clear" w:color="auto" w:fill="auto"/>
          </w:tcPr>
          <w:p w14:paraId="486E1DD1" w14:textId="77777777" w:rsidR="00C1214A" w:rsidRPr="00C1214A" w:rsidRDefault="00C1214A" w:rsidP="00C1214A">
            <w:pPr>
              <w:rPr>
                <w:b/>
              </w:rPr>
            </w:pPr>
            <w:r w:rsidRPr="00C1214A">
              <w:rPr>
                <w:b/>
              </w:rPr>
              <w:t>Feature Type</w:t>
            </w:r>
          </w:p>
        </w:tc>
        <w:tc>
          <w:tcPr>
            <w:tcW w:w="790" w:type="pct"/>
            <w:shd w:val="clear" w:color="auto" w:fill="auto"/>
          </w:tcPr>
          <w:p w14:paraId="437AB8D0" w14:textId="77777777" w:rsidR="00C1214A" w:rsidRPr="00C1214A" w:rsidRDefault="00C1214A" w:rsidP="00C1214A">
            <w:r w:rsidRPr="00C1214A">
              <w:t>0, *</w:t>
            </w:r>
          </w:p>
        </w:tc>
      </w:tr>
    </w:tbl>
    <w:p w14:paraId="5DB784DC" w14:textId="77777777" w:rsidR="00C1214A" w:rsidRPr="00C1214A" w:rsidRDefault="00C1214A" w:rsidP="00C1214A">
      <w:pPr>
        <w:rPr>
          <w:b/>
        </w:rPr>
      </w:pPr>
    </w:p>
    <w:p w14:paraId="6470CE60" w14:textId="77777777" w:rsidR="00C1214A" w:rsidRPr="00C1214A" w:rsidRDefault="00C1214A" w:rsidP="00C1214A">
      <w:pPr>
        <w:rPr>
          <w:b/>
        </w:rPr>
      </w:pPr>
      <w:r w:rsidRPr="00C1214A">
        <w:rPr>
          <w:b/>
        </w:rPr>
        <w:br w:type="page"/>
      </w:r>
    </w:p>
    <w:p w14:paraId="5EF60992" w14:textId="77777777" w:rsidR="00B92EBC" w:rsidRDefault="00B92EBC" w:rsidP="00B92EBC">
      <w:r>
        <w:lastRenderedPageBreak/>
        <w:br w:type="page"/>
      </w:r>
    </w:p>
    <w:p w14:paraId="368AD544" w14:textId="77777777" w:rsidR="00B131AF" w:rsidRDefault="00B131AF" w:rsidP="00E87722">
      <w:pPr>
        <w:pStyle w:val="Heading1"/>
        <w:numPr>
          <w:ilvl w:val="0"/>
          <w:numId w:val="10"/>
        </w:numPr>
      </w:pPr>
      <w:bookmarkStart w:id="2917" w:name="_Toc120214518"/>
      <w:r w:rsidRPr="00240940">
        <w:lastRenderedPageBreak/>
        <w:t>Association Roles</w:t>
      </w:r>
      <w:bookmarkEnd w:id="2917"/>
    </w:p>
    <w:p w14:paraId="07245A9D" w14:textId="77777777" w:rsidR="00B131AF" w:rsidRDefault="00B131AF" w:rsidP="00716062">
      <w:pPr>
        <w:pStyle w:val="Heading2"/>
      </w:pPr>
      <w:bookmarkStart w:id="2918" w:name="_Toc120214519"/>
      <w:r w:rsidRPr="00240940">
        <w:t>Component of</w:t>
      </w:r>
      <w:bookmarkEnd w:id="2918"/>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6E5E20B8" w14:textId="77777777" w:rsidTr="00B131AF">
        <w:tc>
          <w:tcPr>
            <w:tcW w:w="5000" w:type="pct"/>
            <w:shd w:val="clear" w:color="auto" w:fill="auto"/>
          </w:tcPr>
          <w:p w14:paraId="18B4E266"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A pointer to the aggregate in a whole-part relationship.</w:t>
            </w:r>
          </w:p>
        </w:tc>
      </w:tr>
    </w:tbl>
    <w:p w14:paraId="2C1A1F7E" w14:textId="77777777" w:rsidR="00B131AF" w:rsidRDefault="00B131AF" w:rsidP="00B131AF">
      <w:pPr>
        <w:spacing w:before="240"/>
        <w:rPr>
          <w:b/>
        </w:rPr>
      </w:pPr>
    </w:p>
    <w:p w14:paraId="0136E6F0" w14:textId="77777777" w:rsidR="00B131AF" w:rsidRDefault="00B131AF" w:rsidP="00716062">
      <w:pPr>
        <w:pStyle w:val="Heading2"/>
      </w:pPr>
      <w:bookmarkStart w:id="2919" w:name="_Toc120214520"/>
      <w:r w:rsidRPr="00240940">
        <w:t>Constitute</w:t>
      </w:r>
      <w:bookmarkEnd w:id="2919"/>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4D34A9B2" w14:textId="77777777" w:rsidTr="00B131AF">
        <w:tc>
          <w:tcPr>
            <w:tcW w:w="5000" w:type="pct"/>
            <w:shd w:val="clear" w:color="auto" w:fill="auto"/>
          </w:tcPr>
          <w:p w14:paraId="32464793"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Reference to a whole of the same type as the part feature in the relationship.</w:t>
            </w:r>
          </w:p>
        </w:tc>
      </w:tr>
    </w:tbl>
    <w:p w14:paraId="785EE817" w14:textId="77777777" w:rsidR="00B131AF" w:rsidRDefault="00B131AF" w:rsidP="00B131AF">
      <w:pPr>
        <w:spacing w:before="240"/>
        <w:rPr>
          <w:b/>
        </w:rPr>
      </w:pPr>
    </w:p>
    <w:p w14:paraId="6BFABB61" w14:textId="77777777" w:rsidR="00B131AF" w:rsidRDefault="00B131AF" w:rsidP="00716062">
      <w:pPr>
        <w:pStyle w:val="Heading2"/>
      </w:pPr>
      <w:bookmarkStart w:id="2920" w:name="_Toc120214521"/>
      <w:r w:rsidRPr="00240940">
        <w:t xml:space="preserve">The applicable </w:t>
      </w:r>
      <w:proofErr w:type="spellStart"/>
      <w:r w:rsidRPr="00240940">
        <w:t>RxN</w:t>
      </w:r>
      <w:bookmarkEnd w:id="2920"/>
      <w:proofErr w:type="spellEnd"/>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7229E6C3" w14:textId="77777777" w:rsidTr="00B131AF">
        <w:tc>
          <w:tcPr>
            <w:tcW w:w="5000" w:type="pct"/>
            <w:shd w:val="clear" w:color="auto" w:fill="auto"/>
          </w:tcPr>
          <w:p w14:paraId="0CF3705A"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The applicable regulation, restriction, recommendation or nautical information</w:t>
            </w:r>
          </w:p>
        </w:tc>
      </w:tr>
    </w:tbl>
    <w:p w14:paraId="4C86BE46" w14:textId="77777777" w:rsidR="00B131AF" w:rsidRDefault="00B131AF" w:rsidP="00B131AF">
      <w:pPr>
        <w:spacing w:before="240"/>
        <w:rPr>
          <w:b/>
        </w:rPr>
      </w:pPr>
    </w:p>
    <w:p w14:paraId="683E71F2" w14:textId="77777777" w:rsidR="00B131AF" w:rsidRDefault="00B131AF" w:rsidP="00716062">
      <w:pPr>
        <w:pStyle w:val="Heading2"/>
      </w:pPr>
      <w:bookmarkStart w:id="2921" w:name="_Toc120214522"/>
      <w:r w:rsidRPr="00240940">
        <w:t>Applies in location</w:t>
      </w:r>
      <w:bookmarkEnd w:id="2921"/>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0D0CE2E0" w14:textId="77777777" w:rsidTr="00B131AF">
        <w:tc>
          <w:tcPr>
            <w:tcW w:w="5000" w:type="pct"/>
            <w:shd w:val="clear" w:color="auto" w:fill="auto"/>
          </w:tcPr>
          <w:p w14:paraId="3EA64E0B"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The location in which the information item applies</w:t>
            </w:r>
          </w:p>
        </w:tc>
      </w:tr>
    </w:tbl>
    <w:p w14:paraId="42686DE9" w14:textId="77777777" w:rsidR="00B131AF" w:rsidRDefault="00B131AF" w:rsidP="00B131AF">
      <w:pPr>
        <w:spacing w:before="240"/>
        <w:rPr>
          <w:b/>
        </w:rPr>
      </w:pPr>
    </w:p>
    <w:p w14:paraId="3B4D68E0" w14:textId="77777777" w:rsidR="00B131AF" w:rsidRDefault="00B131AF" w:rsidP="00716062">
      <w:pPr>
        <w:pStyle w:val="Heading2"/>
      </w:pPr>
      <w:bookmarkStart w:id="2922" w:name="_Toc120214523"/>
      <w:r w:rsidRPr="00240940">
        <w:t>Authority (reference)</w:t>
      </w:r>
      <w:bookmarkEnd w:id="2922"/>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28EA5E9E" w14:textId="77777777" w:rsidTr="00B131AF">
        <w:tc>
          <w:tcPr>
            <w:tcW w:w="5000" w:type="pct"/>
            <w:shd w:val="clear" w:color="auto" w:fill="auto"/>
          </w:tcPr>
          <w:p w14:paraId="23BD1C10"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A pointer to an Authority object</w:t>
            </w:r>
          </w:p>
        </w:tc>
      </w:tr>
    </w:tbl>
    <w:p w14:paraId="423C8DD8" w14:textId="77777777" w:rsidR="00B131AF" w:rsidRDefault="00B131AF" w:rsidP="00B131AF">
      <w:pPr>
        <w:spacing w:before="240"/>
        <w:rPr>
          <w:b/>
        </w:rPr>
      </w:pPr>
    </w:p>
    <w:p w14:paraId="281A6505" w14:textId="77777777" w:rsidR="00B131AF" w:rsidRDefault="00B131AF" w:rsidP="00716062">
      <w:pPr>
        <w:pStyle w:val="Heading2"/>
      </w:pPr>
      <w:bookmarkStart w:id="2923" w:name="_Toc120214524"/>
      <w:r w:rsidRPr="00240940">
        <w:t>Authority service hours</w:t>
      </w:r>
      <w:bookmarkEnd w:id="2923"/>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481400D5" w14:textId="77777777" w:rsidTr="00B131AF">
        <w:tc>
          <w:tcPr>
            <w:tcW w:w="5000" w:type="pct"/>
            <w:shd w:val="clear" w:color="auto" w:fill="auto"/>
          </w:tcPr>
          <w:p w14:paraId="17A24A95"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The authority for which service hours are given</w:t>
            </w:r>
          </w:p>
        </w:tc>
      </w:tr>
    </w:tbl>
    <w:p w14:paraId="4270C8E4" w14:textId="77777777" w:rsidR="00B131AF" w:rsidRDefault="00B131AF" w:rsidP="00B131AF">
      <w:pPr>
        <w:spacing w:before="240"/>
        <w:rPr>
          <w:b/>
        </w:rPr>
      </w:pPr>
    </w:p>
    <w:p w14:paraId="7BD7A0AD" w14:textId="77777777" w:rsidR="00B131AF" w:rsidRDefault="00B131AF" w:rsidP="00716062">
      <w:pPr>
        <w:pStyle w:val="Heading2"/>
      </w:pPr>
      <w:bookmarkStart w:id="2924" w:name="_Toc120214525"/>
      <w:r w:rsidRPr="00240940">
        <w:t>Contact details (reference)</w:t>
      </w:r>
      <w:bookmarkEnd w:id="2924"/>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0B382FC8" w14:textId="77777777" w:rsidTr="00B131AF">
        <w:tc>
          <w:tcPr>
            <w:tcW w:w="5000" w:type="pct"/>
            <w:shd w:val="clear" w:color="auto" w:fill="auto"/>
          </w:tcPr>
          <w:p w14:paraId="1A3C027D"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A pointer to an Contact Details object</w:t>
            </w:r>
          </w:p>
        </w:tc>
      </w:tr>
    </w:tbl>
    <w:p w14:paraId="058DD23E" w14:textId="77777777" w:rsidR="00B131AF" w:rsidRDefault="00B131AF" w:rsidP="00B131AF">
      <w:pPr>
        <w:spacing w:before="240"/>
        <w:rPr>
          <w:b/>
        </w:rPr>
      </w:pPr>
    </w:p>
    <w:p w14:paraId="2CC74C0C" w14:textId="77777777" w:rsidR="00B131AF" w:rsidRDefault="00B131AF" w:rsidP="00716062">
      <w:pPr>
        <w:pStyle w:val="Heading2"/>
      </w:pPr>
      <w:bookmarkStart w:id="2925" w:name="_Toc120214526"/>
      <w:r w:rsidRPr="00240940">
        <w:t>Auxiliary Facility</w:t>
      </w:r>
      <w:bookmarkEnd w:id="2925"/>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194E6AF9" w14:textId="77777777" w:rsidTr="00B131AF">
        <w:tc>
          <w:tcPr>
            <w:tcW w:w="5000" w:type="pct"/>
            <w:shd w:val="clear" w:color="auto" w:fill="auto"/>
          </w:tcPr>
          <w:p w14:paraId="74BD32AF"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A </w:t>
            </w:r>
            <w:proofErr w:type="spellStart"/>
            <w:r>
              <w:rPr>
                <w:rFonts w:cs="Arial"/>
              </w:rPr>
              <w:t>refernce</w:t>
            </w:r>
            <w:proofErr w:type="spellEnd"/>
            <w:r>
              <w:rPr>
                <w:rFonts w:cs="Arial"/>
              </w:rPr>
              <w:t xml:space="preserve"> to a feature that supplements or supports the use of the primary feature in an </w:t>
            </w:r>
            <w:proofErr w:type="spellStart"/>
            <w:r>
              <w:rPr>
                <w:rFonts w:cs="Arial"/>
              </w:rPr>
              <w:t>AuxiliaryFacility</w:t>
            </w:r>
            <w:proofErr w:type="spellEnd"/>
            <w:r>
              <w:rPr>
                <w:rFonts w:cs="Arial"/>
              </w:rPr>
              <w:t xml:space="preserve"> relationship.</w:t>
            </w:r>
          </w:p>
        </w:tc>
      </w:tr>
    </w:tbl>
    <w:p w14:paraId="706A8E9F" w14:textId="77777777" w:rsidR="00B131AF" w:rsidRDefault="00B131AF" w:rsidP="00B131AF">
      <w:pPr>
        <w:spacing w:before="240"/>
        <w:rPr>
          <w:b/>
        </w:rPr>
      </w:pPr>
    </w:p>
    <w:p w14:paraId="42EE647F" w14:textId="77777777" w:rsidR="00B131AF" w:rsidRDefault="00B131AF" w:rsidP="00716062">
      <w:pPr>
        <w:pStyle w:val="Heading2"/>
      </w:pPr>
      <w:bookmarkStart w:id="2926" w:name="_Toc120214527"/>
      <w:r w:rsidRPr="00240940">
        <w:t>Control authority</w:t>
      </w:r>
      <w:bookmarkEnd w:id="2926"/>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577BA887" w14:textId="77777777" w:rsidTr="00B131AF">
        <w:tc>
          <w:tcPr>
            <w:tcW w:w="5000" w:type="pct"/>
            <w:shd w:val="clear" w:color="auto" w:fill="auto"/>
          </w:tcPr>
          <w:p w14:paraId="4E9223FE"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The controlling organization or authority for a geographically located service</w:t>
            </w:r>
          </w:p>
        </w:tc>
      </w:tr>
    </w:tbl>
    <w:p w14:paraId="3DFD3A67" w14:textId="77777777" w:rsidR="00B131AF" w:rsidRDefault="00B131AF" w:rsidP="00B131AF">
      <w:pPr>
        <w:spacing w:before="240"/>
        <w:rPr>
          <w:b/>
        </w:rPr>
      </w:pPr>
    </w:p>
    <w:p w14:paraId="36B668D2" w14:textId="77777777" w:rsidR="00B131AF" w:rsidRDefault="00B131AF" w:rsidP="00716062">
      <w:pPr>
        <w:pStyle w:val="Heading2"/>
      </w:pPr>
      <w:bookmarkStart w:id="2927" w:name="_Toc120214528"/>
      <w:r w:rsidRPr="00240940">
        <w:t>Controlled service</w:t>
      </w:r>
      <w:bookmarkEnd w:id="2927"/>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4468CBE7" w14:textId="77777777" w:rsidTr="00B131AF">
        <w:tc>
          <w:tcPr>
            <w:tcW w:w="5000" w:type="pct"/>
            <w:shd w:val="clear" w:color="auto" w:fill="auto"/>
          </w:tcPr>
          <w:p w14:paraId="0EE00D3E"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The service controlled by an organisation or authority</w:t>
            </w:r>
          </w:p>
        </w:tc>
      </w:tr>
    </w:tbl>
    <w:p w14:paraId="03634898" w14:textId="77777777" w:rsidR="00B131AF" w:rsidRDefault="00B131AF" w:rsidP="00B131AF">
      <w:pPr>
        <w:spacing w:before="240"/>
        <w:rPr>
          <w:b/>
        </w:rPr>
      </w:pPr>
    </w:p>
    <w:p w14:paraId="12E4A35F" w14:textId="77777777" w:rsidR="00B131AF" w:rsidRDefault="00B131AF" w:rsidP="00716062">
      <w:pPr>
        <w:pStyle w:val="Heading2"/>
      </w:pPr>
      <w:bookmarkStart w:id="2928" w:name="_Toc120214529"/>
      <w:r w:rsidRPr="00240940">
        <w:t>Defined for</w:t>
      </w:r>
      <w:bookmarkEnd w:id="2928"/>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34BD6DA6" w14:textId="77777777" w:rsidTr="00B131AF">
        <w:tc>
          <w:tcPr>
            <w:tcW w:w="5000" w:type="pct"/>
            <w:shd w:val="clear" w:color="auto" w:fill="auto"/>
          </w:tcPr>
          <w:p w14:paraId="685C372B"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A pointer to a specific spatial type(s).</w:t>
            </w:r>
          </w:p>
        </w:tc>
      </w:tr>
    </w:tbl>
    <w:p w14:paraId="62244AE6" w14:textId="77777777" w:rsidR="00B131AF" w:rsidRDefault="00B131AF" w:rsidP="00B131AF">
      <w:pPr>
        <w:spacing w:before="240"/>
        <w:rPr>
          <w:b/>
        </w:rPr>
      </w:pPr>
    </w:p>
    <w:p w14:paraId="255A5257" w14:textId="77777777" w:rsidR="00B131AF" w:rsidRDefault="00B131AF" w:rsidP="00716062">
      <w:pPr>
        <w:pStyle w:val="Heading2"/>
      </w:pPr>
      <w:bookmarkStart w:id="2929" w:name="_Toc120214530"/>
      <w:r w:rsidRPr="00240940">
        <w:t>Defines</w:t>
      </w:r>
      <w:bookmarkEnd w:id="2929"/>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7A8C4D04" w14:textId="77777777" w:rsidTr="00B131AF">
        <w:tc>
          <w:tcPr>
            <w:tcW w:w="5000" w:type="pct"/>
            <w:shd w:val="clear" w:color="auto" w:fill="auto"/>
          </w:tcPr>
          <w:p w14:paraId="1515A5F4"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A pointer to an information type providing spatial quality information.</w:t>
            </w:r>
          </w:p>
        </w:tc>
      </w:tr>
    </w:tbl>
    <w:p w14:paraId="73738850" w14:textId="77777777" w:rsidR="00B131AF" w:rsidRDefault="00B131AF" w:rsidP="00B131AF">
      <w:pPr>
        <w:spacing w:before="240"/>
        <w:rPr>
          <w:b/>
        </w:rPr>
      </w:pPr>
    </w:p>
    <w:p w14:paraId="32415AA0" w14:textId="77777777" w:rsidR="00B131AF" w:rsidRDefault="00B131AF" w:rsidP="00716062">
      <w:pPr>
        <w:pStyle w:val="Heading2"/>
      </w:pPr>
      <w:bookmarkStart w:id="2930" w:name="_Toc120214531"/>
      <w:r w:rsidRPr="00240940">
        <w:t>Demarcated Feature</w:t>
      </w:r>
      <w:bookmarkEnd w:id="2930"/>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49A066A9" w14:textId="77777777" w:rsidTr="00B131AF">
        <w:tc>
          <w:tcPr>
            <w:tcW w:w="5000" w:type="pct"/>
            <w:shd w:val="clear" w:color="auto" w:fill="auto"/>
          </w:tcPr>
          <w:p w14:paraId="103E85D1"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Reference to the feature within which locations are demarcated.</w:t>
            </w:r>
          </w:p>
        </w:tc>
      </w:tr>
    </w:tbl>
    <w:p w14:paraId="298F4307" w14:textId="77777777" w:rsidR="00B131AF" w:rsidRDefault="00B131AF" w:rsidP="00B131AF">
      <w:pPr>
        <w:spacing w:before="240"/>
        <w:rPr>
          <w:b/>
        </w:rPr>
      </w:pPr>
    </w:p>
    <w:p w14:paraId="780B3104" w14:textId="77777777" w:rsidR="00B131AF" w:rsidRDefault="00B131AF" w:rsidP="00716062">
      <w:pPr>
        <w:pStyle w:val="Heading2"/>
      </w:pPr>
      <w:bookmarkStart w:id="2931" w:name="_Toc120214532"/>
      <w:r w:rsidRPr="00240940">
        <w:t>Demarcation Indicator</w:t>
      </w:r>
      <w:bookmarkEnd w:id="2931"/>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05B4D8F0" w14:textId="77777777" w:rsidTr="00B131AF">
        <w:tc>
          <w:tcPr>
            <w:tcW w:w="5000" w:type="pct"/>
            <w:shd w:val="clear" w:color="auto" w:fill="auto"/>
          </w:tcPr>
          <w:p w14:paraId="60645F9C"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Reference to a feature demarcating a location within another feature.</w:t>
            </w:r>
          </w:p>
        </w:tc>
      </w:tr>
    </w:tbl>
    <w:p w14:paraId="05F32CEF" w14:textId="77777777" w:rsidR="00B131AF" w:rsidRDefault="00B131AF" w:rsidP="00B131AF">
      <w:pPr>
        <w:spacing w:before="240"/>
        <w:rPr>
          <w:b/>
        </w:rPr>
      </w:pPr>
    </w:p>
    <w:p w14:paraId="5D0F73B6" w14:textId="77777777" w:rsidR="00B131AF" w:rsidRDefault="00B131AF" w:rsidP="00716062">
      <w:pPr>
        <w:pStyle w:val="Heading2"/>
      </w:pPr>
      <w:bookmarkStart w:id="2932" w:name="_Toc120214533"/>
      <w:r w:rsidRPr="00240940">
        <w:t>Entrance Reference</w:t>
      </w:r>
      <w:bookmarkEnd w:id="2932"/>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34F6A4B3" w14:textId="77777777" w:rsidTr="00B131AF">
        <w:tc>
          <w:tcPr>
            <w:tcW w:w="5000" w:type="pct"/>
            <w:shd w:val="clear" w:color="auto" w:fill="auto"/>
          </w:tcPr>
          <w:p w14:paraId="34D6F15F"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Reference to an information type describing the entrance to a limit area.</w:t>
            </w:r>
          </w:p>
        </w:tc>
      </w:tr>
    </w:tbl>
    <w:p w14:paraId="75194309" w14:textId="77777777" w:rsidR="00B131AF" w:rsidRDefault="00B131AF" w:rsidP="00B131AF">
      <w:pPr>
        <w:spacing w:before="240"/>
        <w:rPr>
          <w:b/>
        </w:rPr>
      </w:pPr>
    </w:p>
    <w:p w14:paraId="652DB291" w14:textId="77777777" w:rsidR="00B131AF" w:rsidRDefault="00B131AF" w:rsidP="00716062">
      <w:pPr>
        <w:pStyle w:val="Heading2"/>
      </w:pPr>
      <w:bookmarkStart w:id="2933" w:name="_Toc120214534"/>
      <w:r w:rsidRPr="00240940">
        <w:t>Entrance To</w:t>
      </w:r>
      <w:bookmarkEnd w:id="2933"/>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18FAE5B1" w14:textId="77777777" w:rsidTr="00B131AF">
        <w:tc>
          <w:tcPr>
            <w:tcW w:w="5000" w:type="pct"/>
            <w:shd w:val="clear" w:color="auto" w:fill="auto"/>
          </w:tcPr>
          <w:p w14:paraId="25286016"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A reference to the feature to which entrance information pertains.</w:t>
            </w:r>
          </w:p>
        </w:tc>
      </w:tr>
    </w:tbl>
    <w:p w14:paraId="6C4A6587" w14:textId="77777777" w:rsidR="00B131AF" w:rsidRDefault="00B131AF" w:rsidP="00B131AF">
      <w:pPr>
        <w:spacing w:before="240"/>
        <w:rPr>
          <w:b/>
        </w:rPr>
      </w:pPr>
    </w:p>
    <w:p w14:paraId="7D25EF04" w14:textId="77777777" w:rsidR="00B131AF" w:rsidRDefault="00B131AF" w:rsidP="00716062">
      <w:pPr>
        <w:pStyle w:val="Heading2"/>
      </w:pPr>
      <w:bookmarkStart w:id="2934" w:name="_Toc120214535"/>
      <w:r w:rsidRPr="00240940">
        <w:t>Has Infrastructure</w:t>
      </w:r>
      <w:bookmarkEnd w:id="2934"/>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0633DB5F" w14:textId="77777777" w:rsidTr="00B131AF">
        <w:tc>
          <w:tcPr>
            <w:tcW w:w="5000" w:type="pct"/>
            <w:shd w:val="clear" w:color="auto" w:fill="auto"/>
          </w:tcPr>
          <w:p w14:paraId="334F59C6"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Reference to the feature describing a particular instance of physical infrastructure.</w:t>
            </w:r>
          </w:p>
        </w:tc>
      </w:tr>
    </w:tbl>
    <w:p w14:paraId="0E738835" w14:textId="77777777" w:rsidR="00B131AF" w:rsidRDefault="00B131AF" w:rsidP="00B131AF">
      <w:pPr>
        <w:spacing w:before="240"/>
        <w:rPr>
          <w:b/>
        </w:rPr>
      </w:pPr>
    </w:p>
    <w:p w14:paraId="013D11AE" w14:textId="77777777" w:rsidR="00B131AF" w:rsidRDefault="00B131AF" w:rsidP="00716062">
      <w:pPr>
        <w:pStyle w:val="Heading2"/>
      </w:pPr>
      <w:bookmarkStart w:id="2935" w:name="_Toc120214536"/>
      <w:r w:rsidRPr="00240940">
        <w:t>Identifies</w:t>
      </w:r>
      <w:bookmarkEnd w:id="2935"/>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75D5E77B" w14:textId="77777777" w:rsidTr="00B131AF">
        <w:tc>
          <w:tcPr>
            <w:tcW w:w="5000" w:type="pct"/>
            <w:shd w:val="clear" w:color="auto" w:fill="auto"/>
          </w:tcPr>
          <w:p w14:paraId="1EDBEB13"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A pointer to a specific feature(s).</w:t>
            </w:r>
          </w:p>
        </w:tc>
      </w:tr>
    </w:tbl>
    <w:p w14:paraId="2A1E4C23" w14:textId="77777777" w:rsidR="00B131AF" w:rsidRDefault="00B131AF" w:rsidP="00B131AF">
      <w:pPr>
        <w:spacing w:before="240"/>
        <w:rPr>
          <w:b/>
        </w:rPr>
      </w:pPr>
    </w:p>
    <w:p w14:paraId="675BB2E7" w14:textId="77777777" w:rsidR="00B131AF" w:rsidRDefault="00B131AF" w:rsidP="00716062">
      <w:pPr>
        <w:pStyle w:val="Heading2"/>
      </w:pPr>
      <w:bookmarkStart w:id="2936" w:name="_Toc120214537"/>
      <w:r w:rsidRPr="00240940">
        <w:t>Infrastructure Location</w:t>
      </w:r>
      <w:bookmarkEnd w:id="2936"/>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33070CC6" w14:textId="77777777" w:rsidTr="00B131AF">
        <w:tc>
          <w:tcPr>
            <w:tcW w:w="5000" w:type="pct"/>
            <w:shd w:val="clear" w:color="auto" w:fill="auto"/>
          </w:tcPr>
          <w:p w14:paraId="43EB401A"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Reference to the feature within which the infrastructure is located.</w:t>
            </w:r>
          </w:p>
        </w:tc>
      </w:tr>
    </w:tbl>
    <w:p w14:paraId="3081CDEA" w14:textId="77777777" w:rsidR="00B131AF" w:rsidRDefault="00B131AF" w:rsidP="00B131AF">
      <w:pPr>
        <w:spacing w:before="240"/>
        <w:rPr>
          <w:b/>
        </w:rPr>
      </w:pPr>
    </w:p>
    <w:p w14:paraId="7EC55682" w14:textId="77777777" w:rsidR="00B131AF" w:rsidRDefault="00B131AF" w:rsidP="00716062">
      <w:pPr>
        <w:pStyle w:val="Heading2"/>
      </w:pPr>
      <w:bookmarkStart w:id="2937" w:name="_Toc120214538"/>
      <w:r w:rsidRPr="00240940">
        <w:t>Information provided for</w:t>
      </w:r>
      <w:bookmarkEnd w:id="2937"/>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287886B7" w14:textId="77777777" w:rsidTr="00B131AF">
        <w:tc>
          <w:tcPr>
            <w:tcW w:w="5000" w:type="pct"/>
            <w:shd w:val="clear" w:color="auto" w:fill="auto"/>
          </w:tcPr>
          <w:p w14:paraId="7394A485"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A pointer to a specific feature(s) for which further information is required.</w:t>
            </w:r>
          </w:p>
        </w:tc>
      </w:tr>
    </w:tbl>
    <w:p w14:paraId="32D4F2D2" w14:textId="77777777" w:rsidR="00B131AF" w:rsidRDefault="00B131AF" w:rsidP="00B131AF">
      <w:pPr>
        <w:spacing w:before="240"/>
        <w:rPr>
          <w:b/>
        </w:rPr>
      </w:pPr>
    </w:p>
    <w:p w14:paraId="2E74420C" w14:textId="77777777" w:rsidR="00B131AF" w:rsidRDefault="00B131AF" w:rsidP="00716062">
      <w:pPr>
        <w:pStyle w:val="Heading2"/>
      </w:pPr>
      <w:bookmarkStart w:id="2938" w:name="_Toc120214539"/>
      <w:r w:rsidRPr="00240940">
        <w:t>Is applicable to</w:t>
      </w:r>
      <w:bookmarkEnd w:id="2938"/>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28D5CD26" w14:textId="77777777" w:rsidTr="00B131AF">
        <w:tc>
          <w:tcPr>
            <w:tcW w:w="5000" w:type="pct"/>
            <w:shd w:val="clear" w:color="auto" w:fill="auto"/>
          </w:tcPr>
          <w:p w14:paraId="3D16A572"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The object or class of objects to which the regulation, restriction, recommendation, or nautical information applies</w:t>
            </w:r>
          </w:p>
        </w:tc>
      </w:tr>
    </w:tbl>
    <w:p w14:paraId="2D2BF044" w14:textId="77777777" w:rsidR="00B131AF" w:rsidRDefault="00B131AF" w:rsidP="00B131AF">
      <w:pPr>
        <w:spacing w:before="240"/>
        <w:rPr>
          <w:b/>
        </w:rPr>
      </w:pPr>
    </w:p>
    <w:p w14:paraId="09AD22CB" w14:textId="77777777" w:rsidR="00B131AF" w:rsidRDefault="00B131AF" w:rsidP="00716062">
      <w:pPr>
        <w:pStyle w:val="Heading2"/>
      </w:pPr>
      <w:bookmarkStart w:id="2939" w:name="_Toc120214540"/>
      <w:r w:rsidRPr="00240940">
        <w:t>Limit Extent</w:t>
      </w:r>
      <w:bookmarkEnd w:id="2939"/>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2A9403AC" w14:textId="77777777" w:rsidTr="00B131AF">
        <w:tc>
          <w:tcPr>
            <w:tcW w:w="5000" w:type="pct"/>
            <w:shd w:val="clear" w:color="auto" w:fill="auto"/>
          </w:tcPr>
          <w:p w14:paraId="521C812A"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Reference to a feature demarcating the extent to which a coastal State claims or may claim a specific jurisdiction.</w:t>
            </w:r>
          </w:p>
        </w:tc>
      </w:tr>
    </w:tbl>
    <w:p w14:paraId="0B5DA80B" w14:textId="77777777" w:rsidR="00B131AF" w:rsidRDefault="00B131AF" w:rsidP="00B131AF">
      <w:pPr>
        <w:spacing w:before="240"/>
        <w:rPr>
          <w:b/>
        </w:rPr>
      </w:pPr>
    </w:p>
    <w:p w14:paraId="23045735" w14:textId="77777777" w:rsidR="00B131AF" w:rsidRDefault="00B131AF" w:rsidP="00716062">
      <w:pPr>
        <w:pStyle w:val="Heading2"/>
      </w:pPr>
      <w:bookmarkStart w:id="2940" w:name="_Toc120214541"/>
      <w:r w:rsidRPr="00240940">
        <w:t>Limit Reference</w:t>
      </w:r>
      <w:bookmarkEnd w:id="2940"/>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22D3BEDC" w14:textId="77777777" w:rsidTr="00B131AF">
        <w:tc>
          <w:tcPr>
            <w:tcW w:w="5000" w:type="pct"/>
            <w:shd w:val="clear" w:color="auto" w:fill="auto"/>
          </w:tcPr>
          <w:p w14:paraId="78926258"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Reference to the feature for which a coastal State claims a specific jurisdiction different from the feature's geographic boundary.</w:t>
            </w:r>
          </w:p>
        </w:tc>
      </w:tr>
    </w:tbl>
    <w:p w14:paraId="304DBF30" w14:textId="77777777" w:rsidR="00B131AF" w:rsidRDefault="00B131AF" w:rsidP="00B131AF">
      <w:pPr>
        <w:spacing w:before="240"/>
        <w:rPr>
          <w:b/>
        </w:rPr>
      </w:pPr>
    </w:p>
    <w:p w14:paraId="31AC4FEF" w14:textId="77777777" w:rsidR="00B131AF" w:rsidRDefault="00B131AF" w:rsidP="00716062">
      <w:pPr>
        <w:pStyle w:val="Heading2"/>
      </w:pPr>
      <w:bookmarkStart w:id="2941" w:name="_Toc120214542"/>
      <w:r w:rsidRPr="00240940">
        <w:lastRenderedPageBreak/>
        <w:t>Location service hours</w:t>
      </w:r>
      <w:bookmarkEnd w:id="2941"/>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583507E6" w14:textId="77777777" w:rsidTr="00B131AF">
        <w:tc>
          <w:tcPr>
            <w:tcW w:w="5000" w:type="pct"/>
            <w:shd w:val="clear" w:color="auto" w:fill="auto"/>
          </w:tcPr>
          <w:p w14:paraId="3A833FD8"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Reference to the location for which service hours are given.</w:t>
            </w:r>
          </w:p>
        </w:tc>
      </w:tr>
    </w:tbl>
    <w:p w14:paraId="057CF8DF" w14:textId="77777777" w:rsidR="00B131AF" w:rsidRDefault="00B131AF" w:rsidP="00B131AF">
      <w:pPr>
        <w:spacing w:before="240"/>
        <w:rPr>
          <w:b/>
        </w:rPr>
      </w:pPr>
    </w:p>
    <w:p w14:paraId="26642F39" w14:textId="77777777" w:rsidR="00B131AF" w:rsidRDefault="00B131AF" w:rsidP="00716062">
      <w:pPr>
        <w:pStyle w:val="Heading2"/>
      </w:pPr>
      <w:bookmarkStart w:id="2942" w:name="_Toc120214543"/>
      <w:r w:rsidRPr="00240940">
        <w:t>Layout Unit</w:t>
      </w:r>
      <w:bookmarkEnd w:id="2942"/>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46527EA0" w14:textId="77777777" w:rsidTr="00B131AF">
        <w:tc>
          <w:tcPr>
            <w:tcW w:w="5000" w:type="pct"/>
            <w:shd w:val="clear" w:color="auto" w:fill="auto"/>
          </w:tcPr>
          <w:p w14:paraId="6C7457A0"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A reference to the diverse units comprising a feature of a different type.</w:t>
            </w:r>
          </w:p>
        </w:tc>
      </w:tr>
    </w:tbl>
    <w:p w14:paraId="65D0905F" w14:textId="77777777" w:rsidR="00B131AF" w:rsidRDefault="00B131AF" w:rsidP="00B131AF">
      <w:pPr>
        <w:spacing w:before="240"/>
        <w:rPr>
          <w:b/>
        </w:rPr>
      </w:pPr>
    </w:p>
    <w:p w14:paraId="0D3F7AF6" w14:textId="77777777" w:rsidR="00B131AF" w:rsidRDefault="00B131AF" w:rsidP="00716062">
      <w:pPr>
        <w:pStyle w:val="Heading2"/>
      </w:pPr>
      <w:bookmarkStart w:id="2943" w:name="_Toc120214544"/>
      <w:r w:rsidRPr="00240940">
        <w:t>Location Served</w:t>
      </w:r>
      <w:bookmarkEnd w:id="2943"/>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1FF61B79" w14:textId="77777777" w:rsidTr="00B131AF">
        <w:tc>
          <w:tcPr>
            <w:tcW w:w="5000" w:type="pct"/>
            <w:shd w:val="clear" w:color="auto" w:fill="auto"/>
          </w:tcPr>
          <w:p w14:paraId="575CD8CD"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Reference to the location (feature) where specified services are available.</w:t>
            </w:r>
          </w:p>
        </w:tc>
      </w:tr>
    </w:tbl>
    <w:p w14:paraId="3F88B31E" w14:textId="77777777" w:rsidR="00B131AF" w:rsidRDefault="00B131AF" w:rsidP="00B131AF">
      <w:pPr>
        <w:spacing w:before="240"/>
        <w:rPr>
          <w:b/>
        </w:rPr>
      </w:pPr>
    </w:p>
    <w:p w14:paraId="7A4C6EA5" w14:textId="77777777" w:rsidR="00B131AF" w:rsidRDefault="00B131AF" w:rsidP="00716062">
      <w:pPr>
        <w:pStyle w:val="Heading2"/>
      </w:pPr>
      <w:bookmarkStart w:id="2944" w:name="_Toc120214545"/>
      <w:r w:rsidRPr="00240940">
        <w:t>Facility Operating Hours</w:t>
      </w:r>
      <w:bookmarkEnd w:id="2944"/>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16399197" w14:textId="77777777" w:rsidTr="00B131AF">
        <w:tc>
          <w:tcPr>
            <w:tcW w:w="5000" w:type="pct"/>
            <w:shd w:val="clear" w:color="auto" w:fill="auto"/>
          </w:tcPr>
          <w:p w14:paraId="613DAD98"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Reference to information about the days and times during which a facility operates or may be used.</w:t>
            </w:r>
          </w:p>
        </w:tc>
      </w:tr>
    </w:tbl>
    <w:p w14:paraId="3992FA83" w14:textId="77777777" w:rsidR="00B131AF" w:rsidRDefault="00B131AF" w:rsidP="00B131AF">
      <w:pPr>
        <w:spacing w:before="240"/>
        <w:rPr>
          <w:b/>
        </w:rPr>
      </w:pPr>
    </w:p>
    <w:p w14:paraId="56A15751" w14:textId="77777777" w:rsidR="00B131AF" w:rsidRDefault="00B131AF" w:rsidP="00716062">
      <w:pPr>
        <w:pStyle w:val="Heading2"/>
      </w:pPr>
      <w:bookmarkStart w:id="2945" w:name="_Toc120214546"/>
      <w:r w:rsidRPr="00240940">
        <w:t>Partial working day</w:t>
      </w:r>
      <w:bookmarkEnd w:id="2945"/>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380527CF" w14:textId="77777777" w:rsidTr="00B131AF">
        <w:tc>
          <w:tcPr>
            <w:tcW w:w="5000" w:type="pct"/>
            <w:shd w:val="clear" w:color="auto" w:fill="auto"/>
          </w:tcPr>
          <w:p w14:paraId="069FB591"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The work hours for a non-standard workday</w:t>
            </w:r>
          </w:p>
        </w:tc>
      </w:tr>
    </w:tbl>
    <w:p w14:paraId="38D50984" w14:textId="77777777" w:rsidR="00B131AF" w:rsidRDefault="00B131AF" w:rsidP="00B131AF">
      <w:pPr>
        <w:spacing w:before="240"/>
        <w:rPr>
          <w:b/>
        </w:rPr>
      </w:pPr>
    </w:p>
    <w:p w14:paraId="5FDAD435" w14:textId="77777777" w:rsidR="00B131AF" w:rsidRDefault="00B131AF" w:rsidP="00716062">
      <w:pPr>
        <w:pStyle w:val="Heading2"/>
      </w:pPr>
      <w:bookmarkStart w:id="2946" w:name="_Toc120214547"/>
      <w:r w:rsidRPr="00240940">
        <w:t>Permission</w:t>
      </w:r>
      <w:bookmarkEnd w:id="2946"/>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09560C61" w14:textId="77777777" w:rsidTr="00B131AF">
        <w:tc>
          <w:tcPr>
            <w:tcW w:w="5000" w:type="pct"/>
            <w:shd w:val="clear" w:color="auto" w:fill="auto"/>
          </w:tcPr>
          <w:p w14:paraId="690BEB7D"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The permissions for a location</w:t>
            </w:r>
          </w:p>
        </w:tc>
      </w:tr>
    </w:tbl>
    <w:p w14:paraId="4525A347" w14:textId="77777777" w:rsidR="00B131AF" w:rsidRDefault="00B131AF" w:rsidP="00B131AF">
      <w:pPr>
        <w:spacing w:before="240"/>
        <w:rPr>
          <w:b/>
        </w:rPr>
      </w:pPr>
    </w:p>
    <w:p w14:paraId="4FF5C3EB" w14:textId="77777777" w:rsidR="00B131AF" w:rsidRDefault="00B131AF" w:rsidP="00716062">
      <w:pPr>
        <w:pStyle w:val="Heading2"/>
      </w:pPr>
      <w:bookmarkStart w:id="2947" w:name="_Toc120214548"/>
      <w:r w:rsidRPr="00240940">
        <w:t>Positions</w:t>
      </w:r>
      <w:bookmarkEnd w:id="2947"/>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53155BC3" w14:textId="77777777" w:rsidTr="00B131AF">
        <w:tc>
          <w:tcPr>
            <w:tcW w:w="5000" w:type="pct"/>
            <w:shd w:val="clear" w:color="auto" w:fill="auto"/>
          </w:tcPr>
          <w:p w14:paraId="2269E225"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A pointer to a specific cartographically positioned location for text.</w:t>
            </w:r>
          </w:p>
        </w:tc>
      </w:tr>
    </w:tbl>
    <w:p w14:paraId="756E3C20" w14:textId="77777777" w:rsidR="00B131AF" w:rsidRDefault="00B131AF" w:rsidP="00B131AF">
      <w:pPr>
        <w:spacing w:before="240"/>
        <w:rPr>
          <w:b/>
        </w:rPr>
      </w:pPr>
    </w:p>
    <w:p w14:paraId="2105943C" w14:textId="77777777" w:rsidR="00B131AF" w:rsidRDefault="00B131AF" w:rsidP="00716062">
      <w:pPr>
        <w:pStyle w:val="Heading2"/>
      </w:pPr>
      <w:bookmarkStart w:id="2948" w:name="_Toc120214549"/>
      <w:r w:rsidRPr="00240940">
        <w:t>Primary Facility</w:t>
      </w:r>
      <w:bookmarkEnd w:id="2948"/>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224B4B73" w14:textId="77777777" w:rsidTr="00B131AF">
        <w:tc>
          <w:tcPr>
            <w:tcW w:w="5000" w:type="pct"/>
            <w:shd w:val="clear" w:color="auto" w:fill="auto"/>
          </w:tcPr>
          <w:p w14:paraId="6E1477F8"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A reference to the primary feature in an </w:t>
            </w:r>
            <w:proofErr w:type="spellStart"/>
            <w:r>
              <w:rPr>
                <w:rFonts w:cs="Arial"/>
              </w:rPr>
              <w:t>Auxiliaryfacility</w:t>
            </w:r>
            <w:proofErr w:type="spellEnd"/>
            <w:r>
              <w:rPr>
                <w:rFonts w:cs="Arial"/>
              </w:rPr>
              <w:t xml:space="preserve"> relationship.</w:t>
            </w:r>
          </w:p>
        </w:tc>
      </w:tr>
    </w:tbl>
    <w:p w14:paraId="3D9A330D" w14:textId="77777777" w:rsidR="00B131AF" w:rsidRDefault="00B131AF" w:rsidP="00B131AF">
      <w:pPr>
        <w:spacing w:before="240"/>
        <w:rPr>
          <w:b/>
        </w:rPr>
      </w:pPr>
    </w:p>
    <w:p w14:paraId="5FA53D02" w14:textId="77777777" w:rsidR="00B131AF" w:rsidRDefault="00B131AF" w:rsidP="00716062">
      <w:pPr>
        <w:pStyle w:val="Heading2"/>
      </w:pPr>
      <w:bookmarkStart w:id="2949" w:name="_Toc120214550"/>
      <w:r w:rsidRPr="00240940">
        <w:lastRenderedPageBreak/>
        <w:t>Provides information</w:t>
      </w:r>
      <w:bookmarkEnd w:id="2949"/>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7CF9F7D8" w14:textId="77777777" w:rsidTr="00B131AF">
        <w:tc>
          <w:tcPr>
            <w:tcW w:w="5000" w:type="pct"/>
            <w:shd w:val="clear" w:color="auto" w:fill="auto"/>
          </w:tcPr>
          <w:p w14:paraId="612253E9"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A pointer to an object that provides more information about the referencing feature or information type.</w:t>
            </w:r>
          </w:p>
        </w:tc>
      </w:tr>
    </w:tbl>
    <w:p w14:paraId="1CA61062" w14:textId="77777777" w:rsidR="00B131AF" w:rsidRDefault="00B131AF" w:rsidP="00B131AF">
      <w:pPr>
        <w:spacing w:before="240"/>
        <w:rPr>
          <w:b/>
        </w:rPr>
      </w:pPr>
    </w:p>
    <w:p w14:paraId="29CF3D45" w14:textId="77777777" w:rsidR="00B131AF" w:rsidRDefault="00B131AF" w:rsidP="00716062">
      <w:pPr>
        <w:pStyle w:val="Heading2"/>
      </w:pPr>
      <w:bookmarkStart w:id="2950" w:name="_Toc120214551"/>
      <w:r w:rsidRPr="00240940">
        <w:t>Service Description Reference</w:t>
      </w:r>
      <w:bookmarkEnd w:id="2950"/>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378DACB5" w14:textId="77777777" w:rsidTr="00B131AF">
        <w:tc>
          <w:tcPr>
            <w:tcW w:w="5000" w:type="pct"/>
            <w:shd w:val="clear" w:color="auto" w:fill="auto"/>
          </w:tcPr>
          <w:p w14:paraId="0E6E465A"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Reference to an information object describing services.</w:t>
            </w:r>
          </w:p>
        </w:tc>
      </w:tr>
    </w:tbl>
    <w:p w14:paraId="51277691" w14:textId="77777777" w:rsidR="00B131AF" w:rsidRDefault="00B131AF" w:rsidP="00B131AF">
      <w:pPr>
        <w:spacing w:before="240"/>
        <w:rPr>
          <w:b/>
        </w:rPr>
      </w:pPr>
    </w:p>
    <w:p w14:paraId="71FC7835" w14:textId="77777777" w:rsidR="00B131AF" w:rsidRDefault="00B131AF" w:rsidP="00716062">
      <w:pPr>
        <w:pStyle w:val="Heading2"/>
      </w:pPr>
      <w:bookmarkStart w:id="2951" w:name="_Toc120214552"/>
      <w:r w:rsidRPr="00240940">
        <w:t>The information</w:t>
      </w:r>
      <w:bookmarkEnd w:id="2951"/>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76F95A5A" w14:textId="77777777" w:rsidTr="00B131AF">
        <w:tc>
          <w:tcPr>
            <w:tcW w:w="5000" w:type="pct"/>
            <w:shd w:val="clear" w:color="auto" w:fill="auto"/>
          </w:tcPr>
          <w:p w14:paraId="7D9C79CB"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Information related to an organisation</w:t>
            </w:r>
          </w:p>
        </w:tc>
      </w:tr>
    </w:tbl>
    <w:p w14:paraId="570C2767" w14:textId="77777777" w:rsidR="00B131AF" w:rsidRDefault="00B131AF" w:rsidP="00B131AF">
      <w:pPr>
        <w:spacing w:before="240"/>
        <w:rPr>
          <w:b/>
        </w:rPr>
      </w:pPr>
    </w:p>
    <w:p w14:paraId="08508C3D" w14:textId="77777777" w:rsidR="00B131AF" w:rsidRDefault="00B131AF" w:rsidP="00716062">
      <w:pPr>
        <w:pStyle w:val="Heading2"/>
      </w:pPr>
      <w:bookmarkStart w:id="2952" w:name="_Toc120214553"/>
      <w:r w:rsidRPr="00240940">
        <w:t>The organisation</w:t>
      </w:r>
      <w:bookmarkEnd w:id="2952"/>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2216EBB5" w14:textId="77777777" w:rsidTr="00B131AF">
        <w:tc>
          <w:tcPr>
            <w:tcW w:w="5000" w:type="pct"/>
            <w:shd w:val="clear" w:color="auto" w:fill="auto"/>
          </w:tcPr>
          <w:p w14:paraId="1520B044"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The organisation to which information relates</w:t>
            </w:r>
          </w:p>
        </w:tc>
      </w:tr>
    </w:tbl>
    <w:p w14:paraId="645D51C6" w14:textId="77777777" w:rsidR="00B131AF" w:rsidRDefault="00B131AF" w:rsidP="00B131AF">
      <w:pPr>
        <w:spacing w:before="240"/>
        <w:rPr>
          <w:b/>
        </w:rPr>
      </w:pPr>
    </w:p>
    <w:p w14:paraId="6B16FCA8" w14:textId="77777777" w:rsidR="00B131AF" w:rsidRDefault="00B131AF" w:rsidP="00716062">
      <w:pPr>
        <w:pStyle w:val="Heading2"/>
      </w:pPr>
      <w:bookmarkStart w:id="2953" w:name="_Toc120214554"/>
      <w:r w:rsidRPr="00240940">
        <w:t xml:space="preserve">The </w:t>
      </w:r>
      <w:proofErr w:type="spellStart"/>
      <w:r w:rsidRPr="00240940">
        <w:t>RxN</w:t>
      </w:r>
      <w:bookmarkEnd w:id="2953"/>
      <w:proofErr w:type="spellEnd"/>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325E3445" w14:textId="77777777" w:rsidTr="00B131AF">
        <w:tc>
          <w:tcPr>
            <w:tcW w:w="5000" w:type="pct"/>
            <w:shd w:val="clear" w:color="auto" w:fill="auto"/>
          </w:tcPr>
          <w:p w14:paraId="6BE7B02A"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The regulation, restriction, recommendation, or nautical information</w:t>
            </w:r>
          </w:p>
        </w:tc>
      </w:tr>
    </w:tbl>
    <w:p w14:paraId="6307FC07" w14:textId="77777777" w:rsidR="00B131AF" w:rsidRDefault="00B131AF" w:rsidP="00B131AF">
      <w:pPr>
        <w:spacing w:before="240"/>
        <w:rPr>
          <w:b/>
        </w:rPr>
      </w:pPr>
    </w:p>
    <w:p w14:paraId="445C84E4" w14:textId="77777777" w:rsidR="00B131AF" w:rsidRDefault="00B131AF" w:rsidP="00716062">
      <w:pPr>
        <w:pStyle w:val="Heading2"/>
      </w:pPr>
      <w:bookmarkStart w:id="2954" w:name="_Toc120214555"/>
      <w:r w:rsidRPr="00240940">
        <w:t>Service Hours (reference)</w:t>
      </w:r>
      <w:bookmarkEnd w:id="2954"/>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69EAE0D0" w14:textId="77777777" w:rsidTr="00B131AF">
        <w:tc>
          <w:tcPr>
            <w:tcW w:w="5000" w:type="pct"/>
            <w:shd w:val="clear" w:color="auto" w:fill="auto"/>
          </w:tcPr>
          <w:p w14:paraId="2C62EB55"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Service hours for an authority or service provider</w:t>
            </w:r>
          </w:p>
        </w:tc>
      </w:tr>
    </w:tbl>
    <w:p w14:paraId="72BF6998" w14:textId="77777777" w:rsidR="00B131AF" w:rsidRDefault="00B131AF" w:rsidP="00B131AF">
      <w:pPr>
        <w:spacing w:before="240"/>
        <w:rPr>
          <w:b/>
        </w:rPr>
      </w:pPr>
    </w:p>
    <w:p w14:paraId="3442EAD9" w14:textId="77777777" w:rsidR="00B131AF" w:rsidRDefault="00B131AF" w:rsidP="00716062">
      <w:pPr>
        <w:pStyle w:val="Heading2"/>
      </w:pPr>
      <w:bookmarkStart w:id="2955" w:name="_Toc120214556"/>
      <w:r w:rsidRPr="00240940">
        <w:t>The service hours for a non-standard workday</w:t>
      </w:r>
      <w:bookmarkEnd w:id="2955"/>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3BBEF9B5" w14:textId="77777777" w:rsidTr="00B131AF">
        <w:tc>
          <w:tcPr>
            <w:tcW w:w="5000" w:type="pct"/>
            <w:shd w:val="clear" w:color="auto" w:fill="auto"/>
          </w:tcPr>
          <w:p w14:paraId="06385FC7"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The usual service hours to which an exception applies</w:t>
            </w:r>
          </w:p>
        </w:tc>
      </w:tr>
    </w:tbl>
    <w:p w14:paraId="287E793C" w14:textId="77777777" w:rsidR="00B131AF" w:rsidRDefault="00B131AF" w:rsidP="00B131AF">
      <w:pPr>
        <w:spacing w:before="240"/>
        <w:rPr>
          <w:b/>
        </w:rPr>
      </w:pPr>
    </w:p>
    <w:p w14:paraId="16FDBC87" w14:textId="77777777" w:rsidR="00B131AF" w:rsidRDefault="00B131AF" w:rsidP="00716062">
      <w:pPr>
        <w:pStyle w:val="Heading2"/>
      </w:pPr>
      <w:bookmarkStart w:id="2956" w:name="_Toc120214557"/>
      <w:r w:rsidRPr="00240940">
        <w:t>Service place</w:t>
      </w:r>
      <w:bookmarkEnd w:id="2956"/>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02A8A15E" w14:textId="77777777" w:rsidTr="00B131AF">
        <w:tc>
          <w:tcPr>
            <w:tcW w:w="5000" w:type="pct"/>
            <w:shd w:val="clear" w:color="auto" w:fill="auto"/>
          </w:tcPr>
          <w:p w14:paraId="1F3656B2"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Pointer to service or facility</w:t>
            </w:r>
          </w:p>
        </w:tc>
      </w:tr>
    </w:tbl>
    <w:p w14:paraId="1A433731" w14:textId="77777777" w:rsidR="00B131AF" w:rsidRDefault="00B131AF" w:rsidP="00B131AF">
      <w:pPr>
        <w:spacing w:before="240"/>
        <w:rPr>
          <w:b/>
        </w:rPr>
      </w:pPr>
    </w:p>
    <w:p w14:paraId="1FA91471" w14:textId="77777777" w:rsidR="00B131AF" w:rsidRDefault="00B131AF" w:rsidP="00716062">
      <w:pPr>
        <w:pStyle w:val="Heading2"/>
      </w:pPr>
      <w:bookmarkStart w:id="2957" w:name="_Toc120214558"/>
      <w:r w:rsidRPr="00240940">
        <w:lastRenderedPageBreak/>
        <w:t>Sub-Unit</w:t>
      </w:r>
      <w:bookmarkEnd w:id="2957"/>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7A948B40" w14:textId="77777777" w:rsidTr="00B131AF">
        <w:tc>
          <w:tcPr>
            <w:tcW w:w="5000" w:type="pct"/>
            <w:shd w:val="clear" w:color="auto" w:fill="auto"/>
          </w:tcPr>
          <w:p w14:paraId="34820207"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Reference to a part of the same type as the whole feature in the relationship.</w:t>
            </w:r>
          </w:p>
        </w:tc>
      </w:tr>
    </w:tbl>
    <w:p w14:paraId="2FAF05BF" w14:textId="77777777" w:rsidR="00B131AF" w:rsidRDefault="00B131AF" w:rsidP="00B131AF">
      <w:pPr>
        <w:spacing w:before="240"/>
        <w:rPr>
          <w:b/>
        </w:rPr>
      </w:pPr>
    </w:p>
    <w:p w14:paraId="687C2EA6" w14:textId="77777777" w:rsidR="00B131AF" w:rsidRDefault="00B131AF" w:rsidP="00716062">
      <w:pPr>
        <w:pStyle w:val="Heading2"/>
      </w:pPr>
      <w:bookmarkStart w:id="2958" w:name="_Toc120214559"/>
      <w:r w:rsidRPr="00240940">
        <w:t>Vessel location</w:t>
      </w:r>
      <w:bookmarkEnd w:id="2958"/>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240940" w14:paraId="20456EA7" w14:textId="77777777" w:rsidTr="00B131AF">
        <w:tc>
          <w:tcPr>
            <w:tcW w:w="5000" w:type="pct"/>
            <w:shd w:val="clear" w:color="auto" w:fill="auto"/>
          </w:tcPr>
          <w:p w14:paraId="7F169455" w14:textId="77777777" w:rsidR="00B131AF" w:rsidRPr="00240940" w:rsidRDefault="00B131AF" w:rsidP="00B131AF">
            <w:pPr>
              <w:spacing w:before="120" w:after="120"/>
              <w:rPr>
                <w:rFonts w:cs="Arial"/>
              </w:rPr>
            </w:pPr>
            <w:r w:rsidRPr="00240940">
              <w:rPr>
                <w:rFonts w:cs="Arial"/>
                <w:u w:val="single"/>
              </w:rPr>
              <w:t>IHO Definition:</w:t>
            </w:r>
            <w:r>
              <w:rPr>
                <w:rFonts w:cs="Arial"/>
              </w:rPr>
              <w:t xml:space="preserve"> The location to which the permission statement applies</w:t>
            </w:r>
          </w:p>
        </w:tc>
      </w:tr>
    </w:tbl>
    <w:p w14:paraId="22B2B431" w14:textId="77777777" w:rsidR="00B131AF" w:rsidRDefault="00B131AF" w:rsidP="00B131AF">
      <w:pPr>
        <w:spacing w:before="240"/>
        <w:rPr>
          <w:b/>
        </w:rPr>
      </w:pPr>
    </w:p>
    <w:p w14:paraId="3CB78621" w14:textId="77777777" w:rsidR="00B131AF" w:rsidRDefault="00B131AF" w:rsidP="00B131AF">
      <w:pPr>
        <w:rPr>
          <w:b/>
        </w:rPr>
      </w:pPr>
      <w:r>
        <w:rPr>
          <w:b/>
        </w:rPr>
        <w:br w:type="page"/>
      </w:r>
    </w:p>
    <w:p w14:paraId="73BCC783" w14:textId="5B6B8A8E" w:rsidR="00B92EBC" w:rsidRDefault="00B131AF" w:rsidP="00B131AF">
      <w:pPr>
        <w:pStyle w:val="Heading1"/>
      </w:pPr>
      <w:bookmarkStart w:id="2959" w:name="_Ref119615550"/>
      <w:bookmarkStart w:id="2960" w:name="_Toc120214560"/>
      <w:r>
        <w:lastRenderedPageBreak/>
        <w:t>Attribute and Enumerate Descriptions</w:t>
      </w:r>
      <w:bookmarkEnd w:id="2959"/>
      <w:bookmarkEnd w:id="2960"/>
    </w:p>
    <w:p w14:paraId="47AF4C57" w14:textId="30668AA4" w:rsidR="0047219A" w:rsidRPr="0047219A" w:rsidRDefault="0047219A" w:rsidP="0047219A">
      <w:r>
        <w:t xml:space="preserve">[This section was generated automatically using S-100 tools and does not contain attribute types or constraints. See the review print of the feature catalogue for that information. Also, encoding instructions are provided for only a few attributes in this edition.] </w:t>
      </w:r>
    </w:p>
    <w:p w14:paraId="6F7E7F67" w14:textId="77777777" w:rsidR="00B131AF" w:rsidRPr="00B131AF" w:rsidRDefault="00B131AF" w:rsidP="00716062">
      <w:pPr>
        <w:pStyle w:val="Heading2"/>
      </w:pPr>
      <w:bookmarkStart w:id="2961" w:name="_Toc120214561"/>
      <w:r w:rsidRPr="00B131AF">
        <w:t>Administrative Division</w:t>
      </w:r>
      <w:bookmarkEnd w:id="2961"/>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27167B16" w14:textId="77777777" w:rsidTr="00B131AF">
        <w:tc>
          <w:tcPr>
            <w:tcW w:w="5000" w:type="pct"/>
            <w:shd w:val="clear" w:color="auto" w:fill="auto"/>
          </w:tcPr>
          <w:p w14:paraId="62EA7818"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A generic term for an administrative region within a country at a level below that of the sovereign state.</w:t>
            </w:r>
          </w:p>
          <w:p w14:paraId="580E1D4A" w14:textId="6270E23C" w:rsidR="00B131AF" w:rsidRPr="00B131AF" w:rsidRDefault="008373B6" w:rsidP="00B131AF">
            <w:pPr>
              <w:spacing w:before="120" w:after="120"/>
              <w:rPr>
                <w:rFonts w:cs="Arial"/>
              </w:rPr>
            </w:pPr>
            <w:ins w:id="2962" w:author="Raphael Malyankar" w:date="2022-11-22T00:09:00Z">
              <w:r w:rsidRPr="008373B6">
                <w:rPr>
                  <w:rFonts w:cs="Arial"/>
                </w:rPr>
                <w:t>Value Type: text</w:t>
              </w:r>
            </w:ins>
          </w:p>
          <w:p w14:paraId="3086814A" w14:textId="77777777" w:rsidR="00B131AF" w:rsidRPr="00B131AF" w:rsidRDefault="00B131AF" w:rsidP="00B131AF">
            <w:pPr>
              <w:spacing w:before="120" w:after="120"/>
              <w:rPr>
                <w:rFonts w:cs="Arial"/>
              </w:rPr>
            </w:pPr>
            <w:r w:rsidRPr="00B131AF">
              <w:rPr>
                <w:rFonts w:cs="Arial"/>
                <w:u w:val="single"/>
              </w:rPr>
              <w:t>Remarks:</w:t>
            </w:r>
          </w:p>
          <w:p w14:paraId="331AD2D1" w14:textId="77777777" w:rsidR="00B131AF" w:rsidRPr="00B131AF" w:rsidRDefault="00B131AF" w:rsidP="00B131AF">
            <w:pPr>
              <w:spacing w:before="120" w:after="120"/>
              <w:rPr>
                <w:rFonts w:cs="Arial"/>
              </w:rPr>
            </w:pPr>
            <w:r w:rsidRPr="00B131AF">
              <w:rPr>
                <w:rFonts w:cs="Arial"/>
              </w:rPr>
              <w:t>•No remarks.</w:t>
            </w:r>
          </w:p>
        </w:tc>
      </w:tr>
    </w:tbl>
    <w:p w14:paraId="247CC8B2" w14:textId="77777777" w:rsidR="00B131AF" w:rsidRPr="00B131AF" w:rsidRDefault="00B131AF" w:rsidP="00B131AF">
      <w:pPr>
        <w:spacing w:before="240"/>
        <w:rPr>
          <w:b/>
        </w:rPr>
      </w:pPr>
    </w:p>
    <w:p w14:paraId="622C1600" w14:textId="77777777" w:rsidR="00B131AF" w:rsidRPr="00B131AF" w:rsidRDefault="00B131AF" w:rsidP="00716062">
      <w:pPr>
        <w:pStyle w:val="Heading2"/>
      </w:pPr>
      <w:bookmarkStart w:id="2963" w:name="_Toc120214562"/>
      <w:r w:rsidRPr="00B131AF">
        <w:t>Applicable Load Line Zone</w:t>
      </w:r>
      <w:bookmarkEnd w:id="2963"/>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14784807" w14:textId="77777777" w:rsidTr="00B131AF">
        <w:tc>
          <w:tcPr>
            <w:tcW w:w="5000" w:type="pct"/>
            <w:shd w:val="clear" w:color="auto" w:fill="auto"/>
          </w:tcPr>
          <w:p w14:paraId="5054E6D3"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load line zone in which the port is located. Defined by the International Convention on Load Lines.</w:t>
            </w:r>
          </w:p>
          <w:p w14:paraId="64280AE9" w14:textId="488C15D5" w:rsidR="00B131AF" w:rsidRPr="00B131AF" w:rsidRDefault="008373B6" w:rsidP="00B131AF">
            <w:pPr>
              <w:spacing w:before="120" w:after="120"/>
              <w:rPr>
                <w:rFonts w:cs="Arial"/>
              </w:rPr>
            </w:pPr>
            <w:ins w:id="2964" w:author="Raphael Malyankar" w:date="2022-11-22T00:09:00Z">
              <w:r w:rsidRPr="008373B6">
                <w:rPr>
                  <w:rFonts w:cs="Arial"/>
                </w:rPr>
                <w:t>Value Type: text</w:t>
              </w:r>
            </w:ins>
          </w:p>
          <w:p w14:paraId="6F3779D0" w14:textId="77777777" w:rsidR="00B131AF" w:rsidRPr="00B131AF" w:rsidRDefault="00B131AF" w:rsidP="00B131AF">
            <w:pPr>
              <w:spacing w:before="120" w:after="120"/>
              <w:rPr>
                <w:rFonts w:cs="Arial"/>
              </w:rPr>
            </w:pPr>
            <w:r w:rsidRPr="00B131AF">
              <w:rPr>
                <w:rFonts w:cs="Arial"/>
                <w:u w:val="single"/>
              </w:rPr>
              <w:t>Remarks:</w:t>
            </w:r>
          </w:p>
          <w:p w14:paraId="3E49135A" w14:textId="77777777" w:rsidR="00B131AF" w:rsidRPr="00B131AF" w:rsidRDefault="00B131AF" w:rsidP="00B131AF">
            <w:pPr>
              <w:spacing w:before="120" w:after="120"/>
              <w:rPr>
                <w:rFonts w:cs="Arial"/>
              </w:rPr>
            </w:pPr>
            <w:r w:rsidRPr="00B131AF">
              <w:rPr>
                <w:rFonts w:cs="Arial"/>
              </w:rPr>
              <w:t>•No remarks.</w:t>
            </w:r>
          </w:p>
        </w:tc>
      </w:tr>
    </w:tbl>
    <w:p w14:paraId="656FF055" w14:textId="77777777" w:rsidR="00B131AF" w:rsidRPr="00B131AF" w:rsidRDefault="00B131AF" w:rsidP="00B131AF">
      <w:pPr>
        <w:spacing w:before="240"/>
        <w:rPr>
          <w:b/>
        </w:rPr>
      </w:pPr>
    </w:p>
    <w:p w14:paraId="1263EB23" w14:textId="77777777" w:rsidR="00B131AF" w:rsidRPr="00B131AF" w:rsidRDefault="00B131AF" w:rsidP="00716062">
      <w:pPr>
        <w:pStyle w:val="Heading2"/>
      </w:pPr>
      <w:bookmarkStart w:id="2965" w:name="_Toc120214563"/>
      <w:r w:rsidRPr="00B131AF">
        <w:t>Application Profile</w:t>
      </w:r>
      <w:bookmarkEnd w:id="2965"/>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64DD11E0" w14:textId="77777777" w:rsidTr="00B131AF">
        <w:tc>
          <w:tcPr>
            <w:tcW w:w="5000" w:type="pct"/>
            <w:shd w:val="clear" w:color="auto" w:fill="auto"/>
          </w:tcPr>
          <w:p w14:paraId="1E4053AA"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Name of an application profile that can be used with the online resource.</w:t>
            </w:r>
          </w:p>
          <w:p w14:paraId="24D67235" w14:textId="22D014FE" w:rsidR="00B131AF" w:rsidRPr="00B131AF" w:rsidRDefault="008373B6" w:rsidP="00B131AF">
            <w:pPr>
              <w:spacing w:before="120" w:after="120"/>
              <w:rPr>
                <w:rFonts w:cs="Arial"/>
              </w:rPr>
            </w:pPr>
            <w:ins w:id="2966" w:author="Raphael Malyankar" w:date="2022-11-22T00:09:00Z">
              <w:r w:rsidRPr="008373B6">
                <w:rPr>
                  <w:rFonts w:cs="Arial"/>
                </w:rPr>
                <w:t>Value Type: text</w:t>
              </w:r>
            </w:ins>
          </w:p>
          <w:p w14:paraId="51E81FBD" w14:textId="77777777" w:rsidR="00B131AF" w:rsidRPr="00B131AF" w:rsidRDefault="00B131AF" w:rsidP="00B131AF">
            <w:pPr>
              <w:spacing w:before="120" w:after="120"/>
              <w:rPr>
                <w:rFonts w:cs="Arial"/>
              </w:rPr>
            </w:pPr>
            <w:r w:rsidRPr="00B131AF">
              <w:rPr>
                <w:rFonts w:cs="Arial"/>
                <w:u w:val="single"/>
              </w:rPr>
              <w:t>Remarks:</w:t>
            </w:r>
          </w:p>
          <w:p w14:paraId="5116703F" w14:textId="77777777" w:rsidR="00B131AF" w:rsidRPr="00B131AF" w:rsidRDefault="00B131AF" w:rsidP="00B131AF">
            <w:pPr>
              <w:spacing w:before="120" w:after="120"/>
              <w:rPr>
                <w:rFonts w:cs="Arial"/>
              </w:rPr>
            </w:pPr>
            <w:r w:rsidRPr="00B131AF">
              <w:rPr>
                <w:rFonts w:cs="Arial"/>
              </w:rPr>
              <w:t>•No remarks.</w:t>
            </w:r>
          </w:p>
        </w:tc>
      </w:tr>
    </w:tbl>
    <w:p w14:paraId="1003BB49" w14:textId="77777777" w:rsidR="00B131AF" w:rsidRPr="00B131AF" w:rsidRDefault="00B131AF" w:rsidP="00B131AF">
      <w:pPr>
        <w:spacing w:before="240"/>
        <w:rPr>
          <w:b/>
        </w:rPr>
      </w:pPr>
    </w:p>
    <w:p w14:paraId="7A348B20" w14:textId="77777777" w:rsidR="00B131AF" w:rsidRPr="00B131AF" w:rsidRDefault="00B131AF" w:rsidP="00716062">
      <w:pPr>
        <w:pStyle w:val="Heading2"/>
      </w:pPr>
      <w:bookmarkStart w:id="2967" w:name="_Toc120214564"/>
      <w:r w:rsidRPr="00B131AF">
        <w:t>Approach Description</w:t>
      </w:r>
      <w:bookmarkEnd w:id="2967"/>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15A82E1C" w14:textId="77777777" w:rsidTr="00B131AF">
        <w:tc>
          <w:tcPr>
            <w:tcW w:w="5000" w:type="pct"/>
            <w:shd w:val="clear" w:color="auto" w:fill="auto"/>
          </w:tcPr>
          <w:p w14:paraId="4CCA3FE3"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Description of the approach to a location.</w:t>
            </w:r>
          </w:p>
          <w:p w14:paraId="0601CBA6" w14:textId="2871FDFC" w:rsidR="00B131AF" w:rsidRPr="00B131AF" w:rsidRDefault="008373B6" w:rsidP="00B131AF">
            <w:pPr>
              <w:spacing w:before="120" w:after="120"/>
              <w:rPr>
                <w:rFonts w:cs="Arial"/>
              </w:rPr>
            </w:pPr>
            <w:ins w:id="2968" w:author="Raphael Malyankar" w:date="2022-11-22T00:09:00Z">
              <w:r w:rsidRPr="008373B6">
                <w:rPr>
                  <w:rFonts w:cs="Arial"/>
                </w:rPr>
                <w:t>Value Type: text</w:t>
              </w:r>
            </w:ins>
          </w:p>
          <w:p w14:paraId="0DEE4D2A" w14:textId="77777777" w:rsidR="00B131AF" w:rsidRPr="00B131AF" w:rsidRDefault="00B131AF" w:rsidP="00B131AF">
            <w:pPr>
              <w:spacing w:before="120" w:after="120"/>
              <w:rPr>
                <w:rFonts w:cs="Arial"/>
              </w:rPr>
            </w:pPr>
            <w:r w:rsidRPr="00B131AF">
              <w:rPr>
                <w:rFonts w:cs="Arial"/>
                <w:u w:val="single"/>
              </w:rPr>
              <w:t>Remarks:</w:t>
            </w:r>
          </w:p>
          <w:p w14:paraId="0A12FE08" w14:textId="77777777" w:rsidR="00B131AF" w:rsidRPr="00B131AF" w:rsidRDefault="00B131AF" w:rsidP="00B131AF">
            <w:pPr>
              <w:spacing w:before="120" w:after="120"/>
              <w:rPr>
                <w:rFonts w:cs="Arial"/>
              </w:rPr>
            </w:pPr>
            <w:r w:rsidRPr="00B131AF">
              <w:rPr>
                <w:rFonts w:cs="Arial"/>
              </w:rPr>
              <w:t>•No remarks.</w:t>
            </w:r>
          </w:p>
        </w:tc>
      </w:tr>
    </w:tbl>
    <w:p w14:paraId="6FFD9A4C" w14:textId="77777777" w:rsidR="00B131AF" w:rsidRPr="00B131AF" w:rsidRDefault="00B131AF" w:rsidP="00B131AF">
      <w:pPr>
        <w:spacing w:before="240"/>
        <w:rPr>
          <w:b/>
        </w:rPr>
      </w:pPr>
    </w:p>
    <w:p w14:paraId="6F15434D" w14:textId="77777777" w:rsidR="00B131AF" w:rsidRPr="00B131AF" w:rsidRDefault="00B131AF" w:rsidP="00716062">
      <w:pPr>
        <w:pStyle w:val="Heading2"/>
      </w:pPr>
      <w:bookmarkStart w:id="2969" w:name="_Toc120214565"/>
      <w:r w:rsidRPr="00B131AF">
        <w:lastRenderedPageBreak/>
        <w:t>Associated Feature Name</w:t>
      </w:r>
      <w:bookmarkEnd w:id="2969"/>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2B28A8B2" w14:textId="77777777" w:rsidTr="00B131AF">
        <w:tc>
          <w:tcPr>
            <w:tcW w:w="5000" w:type="pct"/>
            <w:shd w:val="clear" w:color="auto" w:fill="auto"/>
          </w:tcPr>
          <w:p w14:paraId="1DC3DE2E"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name of an associated feature.</w:t>
            </w:r>
          </w:p>
          <w:p w14:paraId="7E2F5244" w14:textId="77FFED3D" w:rsidR="00B131AF" w:rsidRPr="00B131AF" w:rsidRDefault="008373B6" w:rsidP="00B131AF">
            <w:pPr>
              <w:spacing w:before="120" w:after="120"/>
              <w:rPr>
                <w:rFonts w:cs="Arial"/>
              </w:rPr>
            </w:pPr>
            <w:ins w:id="2970" w:author="Raphael Malyankar" w:date="2022-11-22T00:10:00Z">
              <w:r w:rsidRPr="008373B6">
                <w:rPr>
                  <w:rFonts w:cs="Arial"/>
                </w:rPr>
                <w:t>Value Type: text</w:t>
              </w:r>
            </w:ins>
          </w:p>
          <w:p w14:paraId="7873E672" w14:textId="77777777" w:rsidR="00B131AF" w:rsidRPr="00B131AF" w:rsidRDefault="00B131AF" w:rsidP="00B131AF">
            <w:pPr>
              <w:spacing w:before="120" w:after="120"/>
              <w:rPr>
                <w:rFonts w:cs="Arial"/>
              </w:rPr>
            </w:pPr>
            <w:r w:rsidRPr="00B131AF">
              <w:rPr>
                <w:rFonts w:cs="Arial"/>
                <w:u w:val="single"/>
              </w:rPr>
              <w:t>Remarks:</w:t>
            </w:r>
          </w:p>
          <w:p w14:paraId="115CAB69" w14:textId="77777777" w:rsidR="00B131AF" w:rsidRPr="00B131AF" w:rsidRDefault="00B131AF" w:rsidP="00B131AF">
            <w:pPr>
              <w:spacing w:before="120" w:after="120"/>
              <w:rPr>
                <w:rFonts w:cs="Arial"/>
              </w:rPr>
            </w:pPr>
            <w:r w:rsidRPr="00B131AF">
              <w:rPr>
                <w:rFonts w:cs="Arial"/>
              </w:rPr>
              <w:t>•No remarks.</w:t>
            </w:r>
          </w:p>
        </w:tc>
      </w:tr>
    </w:tbl>
    <w:p w14:paraId="51DC8E6D" w14:textId="77777777" w:rsidR="00B131AF" w:rsidRPr="00B131AF" w:rsidRDefault="00B131AF" w:rsidP="00B131AF">
      <w:pPr>
        <w:spacing w:before="240"/>
        <w:rPr>
          <w:b/>
        </w:rPr>
      </w:pPr>
    </w:p>
    <w:p w14:paraId="1550DCAB" w14:textId="77777777" w:rsidR="00B131AF" w:rsidRPr="00B131AF" w:rsidRDefault="00B131AF" w:rsidP="00716062">
      <w:pPr>
        <w:pStyle w:val="Heading2"/>
      </w:pPr>
      <w:bookmarkStart w:id="2971" w:name="_Toc120214566"/>
      <w:r w:rsidRPr="00B131AF">
        <w:t>Available Berthing Length</w:t>
      </w:r>
      <w:bookmarkEnd w:id="2971"/>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381602B1" w14:textId="77777777" w:rsidTr="00B131AF">
        <w:tc>
          <w:tcPr>
            <w:tcW w:w="5000" w:type="pct"/>
            <w:shd w:val="clear" w:color="auto" w:fill="auto"/>
          </w:tcPr>
          <w:p w14:paraId="5A2E4344"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length of a berth or dock which is available for use.</w:t>
            </w:r>
          </w:p>
          <w:p w14:paraId="3BD77BEB" w14:textId="047EC385" w:rsidR="00B131AF" w:rsidRPr="00B131AF" w:rsidRDefault="008373B6" w:rsidP="00B131AF">
            <w:pPr>
              <w:spacing w:before="120" w:after="120"/>
              <w:rPr>
                <w:rFonts w:cs="Arial"/>
              </w:rPr>
            </w:pPr>
            <w:ins w:id="2972" w:author="Raphael Malyankar" w:date="2022-11-22T00:10:00Z">
              <w:r w:rsidRPr="008373B6">
                <w:rPr>
                  <w:rFonts w:cs="Arial"/>
                </w:rPr>
                <w:t>Value Type: real</w:t>
              </w:r>
            </w:ins>
          </w:p>
          <w:p w14:paraId="54B9B5A5" w14:textId="77777777" w:rsidR="00B131AF" w:rsidRPr="00B131AF" w:rsidRDefault="00B131AF" w:rsidP="00B131AF">
            <w:pPr>
              <w:spacing w:before="120" w:after="120"/>
              <w:rPr>
                <w:rFonts w:cs="Arial"/>
              </w:rPr>
            </w:pPr>
            <w:r w:rsidRPr="00B131AF">
              <w:rPr>
                <w:rFonts w:cs="Arial"/>
                <w:u w:val="single"/>
              </w:rPr>
              <w:t>Remarks:</w:t>
            </w:r>
          </w:p>
          <w:p w14:paraId="737A5B85" w14:textId="77777777" w:rsidR="00B131AF" w:rsidRPr="00B131AF" w:rsidRDefault="00B131AF" w:rsidP="00B131AF">
            <w:pPr>
              <w:spacing w:before="120" w:after="120"/>
              <w:rPr>
                <w:rFonts w:cs="Arial"/>
              </w:rPr>
            </w:pPr>
            <w:r w:rsidRPr="00B131AF">
              <w:rPr>
                <w:rFonts w:cs="Arial"/>
              </w:rPr>
              <w:t>•No remarks.</w:t>
            </w:r>
          </w:p>
        </w:tc>
      </w:tr>
    </w:tbl>
    <w:p w14:paraId="3F720011" w14:textId="77777777" w:rsidR="00B131AF" w:rsidRPr="00B131AF" w:rsidRDefault="00B131AF" w:rsidP="00B131AF">
      <w:pPr>
        <w:spacing w:before="240"/>
        <w:rPr>
          <w:b/>
        </w:rPr>
      </w:pPr>
    </w:p>
    <w:p w14:paraId="137955C2" w14:textId="77777777" w:rsidR="00B131AF" w:rsidRPr="00B131AF" w:rsidRDefault="00B131AF" w:rsidP="00716062">
      <w:pPr>
        <w:pStyle w:val="Heading2"/>
      </w:pPr>
      <w:bookmarkStart w:id="2973" w:name="_Toc120214567"/>
      <w:r w:rsidRPr="00B131AF">
        <w:t>Berthing Assistance</w:t>
      </w:r>
      <w:bookmarkEnd w:id="2973"/>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0A60B853" w14:textId="77777777" w:rsidTr="00B131AF">
        <w:tc>
          <w:tcPr>
            <w:tcW w:w="5000" w:type="pct"/>
            <w:shd w:val="clear" w:color="auto" w:fill="auto"/>
          </w:tcPr>
          <w:p w14:paraId="30DBB531"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Classification of assistance for mooring or anchoring operations.</w:t>
            </w:r>
          </w:p>
          <w:p w14:paraId="77C2D7BD"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Berthing Information</w:t>
            </w:r>
          </w:p>
          <w:p w14:paraId="08DB5DAF"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Information about assistance or arrangements for a service related to berthing operations.</w:t>
            </w:r>
          </w:p>
          <w:p w14:paraId="62A5A4F7"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Line Personnel</w:t>
            </w:r>
          </w:p>
          <w:p w14:paraId="07B67FE2"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Personnel specializing in the mooring and unmooring of vessels.</w:t>
            </w:r>
          </w:p>
          <w:p w14:paraId="7F54C702"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Mooring Boat</w:t>
            </w:r>
          </w:p>
          <w:p w14:paraId="7263839F"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boat which assists the securement of a vessel to a berth or mooring with ropes or anchor.</w:t>
            </w:r>
          </w:p>
          <w:p w14:paraId="6EBD5A2D" w14:textId="77777777" w:rsidR="00B131AF" w:rsidRPr="00B131AF" w:rsidRDefault="00B131AF" w:rsidP="00B131AF">
            <w:pPr>
              <w:spacing w:before="120" w:after="120"/>
              <w:rPr>
                <w:rFonts w:cs="Arial"/>
              </w:rPr>
            </w:pPr>
            <w:r w:rsidRPr="00B131AF">
              <w:rPr>
                <w:rFonts w:cs="Arial"/>
              </w:rPr>
              <w:t xml:space="preserve">4) </w:t>
            </w:r>
            <w:r w:rsidRPr="00B131AF">
              <w:rPr>
                <w:rFonts w:cs="Arial"/>
                <w:b/>
              </w:rPr>
              <w:t>Mule</w:t>
            </w:r>
          </w:p>
          <w:p w14:paraId="71397472"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locomotive for moving vessels.</w:t>
            </w:r>
          </w:p>
          <w:p w14:paraId="44351C3F" w14:textId="77777777" w:rsidR="00B131AF" w:rsidRPr="00B131AF" w:rsidRDefault="00B131AF" w:rsidP="00B131AF">
            <w:pPr>
              <w:spacing w:before="120" w:after="120"/>
              <w:rPr>
                <w:rFonts w:cs="Arial"/>
              </w:rPr>
            </w:pPr>
            <w:r w:rsidRPr="00B131AF">
              <w:rPr>
                <w:rFonts w:cs="Arial"/>
              </w:rPr>
              <w:t xml:space="preserve">5) </w:t>
            </w:r>
            <w:r w:rsidRPr="00B131AF">
              <w:rPr>
                <w:rFonts w:cs="Arial"/>
                <w:b/>
              </w:rPr>
              <w:t>Tugboat</w:t>
            </w:r>
          </w:p>
          <w:p w14:paraId="448966D7"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powerful small boat designed to pull or push larger ships or powerless barges.</w:t>
            </w:r>
          </w:p>
          <w:p w14:paraId="663B2AA8" w14:textId="77777777" w:rsidR="00B131AF" w:rsidRPr="00B131AF" w:rsidRDefault="00B131AF" w:rsidP="00B131AF">
            <w:pPr>
              <w:spacing w:before="120" w:after="120"/>
              <w:rPr>
                <w:rFonts w:cs="Arial"/>
              </w:rPr>
            </w:pPr>
          </w:p>
          <w:p w14:paraId="06E06619" w14:textId="77777777" w:rsidR="00B131AF" w:rsidRPr="00B131AF" w:rsidRDefault="00B131AF" w:rsidP="00B131AF">
            <w:pPr>
              <w:spacing w:before="120" w:after="120"/>
              <w:rPr>
                <w:rFonts w:cs="Arial"/>
              </w:rPr>
            </w:pPr>
            <w:r w:rsidRPr="00B131AF">
              <w:rPr>
                <w:rFonts w:cs="Arial"/>
                <w:u w:val="single"/>
              </w:rPr>
              <w:t>Remarks:</w:t>
            </w:r>
          </w:p>
          <w:p w14:paraId="69B9723F" w14:textId="77777777" w:rsidR="00B131AF" w:rsidRPr="00B131AF" w:rsidRDefault="00B131AF" w:rsidP="00B131AF">
            <w:pPr>
              <w:spacing w:before="120" w:after="120"/>
              <w:rPr>
                <w:rFonts w:cs="Arial"/>
              </w:rPr>
            </w:pPr>
            <w:r w:rsidRPr="00B131AF">
              <w:rPr>
                <w:rFonts w:cs="Arial"/>
              </w:rPr>
              <w:t>•No remarks.</w:t>
            </w:r>
          </w:p>
        </w:tc>
      </w:tr>
    </w:tbl>
    <w:p w14:paraId="3B8C0F09" w14:textId="77777777" w:rsidR="00B131AF" w:rsidRPr="00B131AF" w:rsidRDefault="00B131AF" w:rsidP="00B131AF">
      <w:pPr>
        <w:spacing w:before="240"/>
        <w:rPr>
          <w:b/>
        </w:rPr>
      </w:pPr>
    </w:p>
    <w:p w14:paraId="07299FAB" w14:textId="77777777" w:rsidR="00B131AF" w:rsidRPr="00B131AF" w:rsidRDefault="00B131AF" w:rsidP="00716062">
      <w:pPr>
        <w:pStyle w:val="Heading2"/>
      </w:pPr>
      <w:bookmarkStart w:id="2974" w:name="_Toc120214568"/>
      <w:r w:rsidRPr="00B131AF">
        <w:t>Bollard Description</w:t>
      </w:r>
      <w:bookmarkEnd w:id="2974"/>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4594D2F9" w14:textId="77777777" w:rsidTr="00B131AF">
        <w:tc>
          <w:tcPr>
            <w:tcW w:w="5000" w:type="pct"/>
            <w:shd w:val="clear" w:color="auto" w:fill="auto"/>
          </w:tcPr>
          <w:p w14:paraId="62DF1CF7"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A textual description of the type of bollard at a berth or mooring facility.</w:t>
            </w:r>
          </w:p>
          <w:p w14:paraId="24671243" w14:textId="664EE43C" w:rsidR="00B131AF" w:rsidRPr="00B131AF" w:rsidRDefault="008373B6" w:rsidP="00B131AF">
            <w:pPr>
              <w:spacing w:before="120" w:after="120"/>
              <w:rPr>
                <w:rFonts w:cs="Arial"/>
              </w:rPr>
            </w:pPr>
            <w:ins w:id="2975" w:author="Raphael Malyankar" w:date="2022-11-22T00:10:00Z">
              <w:r w:rsidRPr="008373B6">
                <w:rPr>
                  <w:rFonts w:cs="Arial"/>
                </w:rPr>
                <w:t>Value Type: text</w:t>
              </w:r>
            </w:ins>
          </w:p>
          <w:p w14:paraId="213468B6" w14:textId="77777777" w:rsidR="00B131AF" w:rsidRPr="00B131AF" w:rsidRDefault="00B131AF" w:rsidP="00B131AF">
            <w:pPr>
              <w:spacing w:before="120" w:after="120"/>
              <w:rPr>
                <w:rFonts w:cs="Arial"/>
              </w:rPr>
            </w:pPr>
            <w:r w:rsidRPr="00B131AF">
              <w:rPr>
                <w:rFonts w:cs="Arial"/>
                <w:u w:val="single"/>
              </w:rPr>
              <w:lastRenderedPageBreak/>
              <w:t>Remarks:</w:t>
            </w:r>
          </w:p>
          <w:p w14:paraId="72A1D5D2" w14:textId="77777777" w:rsidR="00B131AF" w:rsidRPr="00B131AF" w:rsidRDefault="00B131AF" w:rsidP="00B131AF">
            <w:pPr>
              <w:spacing w:before="120" w:after="120"/>
              <w:rPr>
                <w:rFonts w:cs="Arial"/>
              </w:rPr>
            </w:pPr>
            <w:r w:rsidRPr="00B131AF">
              <w:rPr>
                <w:rFonts w:cs="Arial"/>
              </w:rPr>
              <w:t>•No remarks.</w:t>
            </w:r>
          </w:p>
        </w:tc>
      </w:tr>
    </w:tbl>
    <w:p w14:paraId="796E73B2" w14:textId="77777777" w:rsidR="00B131AF" w:rsidRPr="00B131AF" w:rsidRDefault="00B131AF" w:rsidP="00B131AF">
      <w:pPr>
        <w:spacing w:before="240"/>
        <w:rPr>
          <w:b/>
        </w:rPr>
      </w:pPr>
    </w:p>
    <w:p w14:paraId="0CEB88B5" w14:textId="77777777" w:rsidR="008373B6" w:rsidRPr="00B131AF" w:rsidRDefault="008373B6" w:rsidP="008373B6">
      <w:pPr>
        <w:pStyle w:val="Heading2"/>
        <w:rPr>
          <w:ins w:id="2976" w:author="Raphael Malyankar" w:date="2022-11-22T00:11:00Z"/>
        </w:rPr>
      </w:pPr>
      <w:bookmarkStart w:id="2977" w:name="_Toc120214569"/>
      <w:ins w:id="2978" w:author="Raphael Malyankar" w:date="2022-11-22T00:11:00Z">
        <w:r w:rsidRPr="00B131AF">
          <w:t>Bollard Number</w:t>
        </w:r>
        <w:bookmarkEnd w:id="2977"/>
      </w:ins>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8373B6" w:rsidRPr="00B131AF" w14:paraId="037AA3F1" w14:textId="77777777" w:rsidTr="00BA1EEF">
        <w:trPr>
          <w:ins w:id="2979" w:author="Raphael Malyankar" w:date="2022-11-22T00:11:00Z"/>
        </w:trPr>
        <w:tc>
          <w:tcPr>
            <w:tcW w:w="5000" w:type="pct"/>
            <w:shd w:val="clear" w:color="auto" w:fill="auto"/>
          </w:tcPr>
          <w:p w14:paraId="42E83D7A" w14:textId="77777777" w:rsidR="008373B6" w:rsidRPr="00B131AF" w:rsidRDefault="008373B6" w:rsidP="00BA1EEF">
            <w:pPr>
              <w:spacing w:before="120" w:after="120"/>
              <w:rPr>
                <w:ins w:id="2980" w:author="Raphael Malyankar" w:date="2022-11-22T00:11:00Z"/>
                <w:rFonts w:cs="Arial"/>
              </w:rPr>
            </w:pPr>
            <w:ins w:id="2981" w:author="Raphael Malyankar" w:date="2022-11-22T00:11:00Z">
              <w:r w:rsidRPr="00B131AF">
                <w:rPr>
                  <w:rFonts w:cs="Arial"/>
                  <w:u w:val="single"/>
                </w:rPr>
                <w:t>IHO Definition:</w:t>
              </w:r>
              <w:r w:rsidRPr="00B131AF">
                <w:rPr>
                  <w:rFonts w:cs="Arial"/>
                </w:rPr>
                <w:t xml:space="preserve"> An identifier used to locate a specific bollard.</w:t>
              </w:r>
            </w:ins>
          </w:p>
          <w:p w14:paraId="628B5439" w14:textId="77777777" w:rsidR="008373B6" w:rsidRPr="00B131AF" w:rsidRDefault="008373B6" w:rsidP="00BA1EEF">
            <w:pPr>
              <w:spacing w:before="120" w:after="120"/>
              <w:rPr>
                <w:ins w:id="2982" w:author="Raphael Malyankar" w:date="2022-11-22T00:11:00Z"/>
                <w:rFonts w:cs="Arial"/>
              </w:rPr>
            </w:pPr>
            <w:ins w:id="2983" w:author="Raphael Malyankar" w:date="2022-11-22T00:11:00Z">
              <w:r w:rsidRPr="008373B6">
                <w:rPr>
                  <w:rFonts w:cs="Arial"/>
                </w:rPr>
                <w:t>Value Type: text</w:t>
              </w:r>
            </w:ins>
          </w:p>
          <w:p w14:paraId="162B05EC" w14:textId="77777777" w:rsidR="008373B6" w:rsidRPr="00B131AF" w:rsidRDefault="008373B6" w:rsidP="00BA1EEF">
            <w:pPr>
              <w:spacing w:before="120" w:after="120"/>
              <w:rPr>
                <w:ins w:id="2984" w:author="Raphael Malyankar" w:date="2022-11-22T00:11:00Z"/>
                <w:rFonts w:cs="Arial"/>
              </w:rPr>
            </w:pPr>
            <w:ins w:id="2985" w:author="Raphael Malyankar" w:date="2022-11-22T00:11:00Z">
              <w:r w:rsidRPr="00B131AF">
                <w:rPr>
                  <w:rFonts w:cs="Arial"/>
                  <w:u w:val="single"/>
                </w:rPr>
                <w:t>Remarks:</w:t>
              </w:r>
            </w:ins>
          </w:p>
          <w:p w14:paraId="0B8EE1D7" w14:textId="77777777" w:rsidR="008373B6" w:rsidRPr="00B131AF" w:rsidRDefault="008373B6" w:rsidP="00BA1EEF">
            <w:pPr>
              <w:spacing w:before="120" w:after="120"/>
              <w:rPr>
                <w:ins w:id="2986" w:author="Raphael Malyankar" w:date="2022-11-22T00:11:00Z"/>
                <w:rFonts w:cs="Arial"/>
              </w:rPr>
            </w:pPr>
            <w:ins w:id="2987" w:author="Raphael Malyankar" w:date="2022-11-22T00:11:00Z">
              <w:r w:rsidRPr="00B131AF">
                <w:rPr>
                  <w:rFonts w:cs="Arial"/>
                </w:rPr>
                <w:t>•No remarks.</w:t>
              </w:r>
            </w:ins>
          </w:p>
        </w:tc>
      </w:tr>
    </w:tbl>
    <w:p w14:paraId="12EFF5D2" w14:textId="77777777" w:rsidR="008373B6" w:rsidRPr="00B131AF" w:rsidRDefault="008373B6" w:rsidP="008373B6">
      <w:pPr>
        <w:spacing w:before="240"/>
        <w:rPr>
          <w:ins w:id="2988" w:author="Raphael Malyankar" w:date="2022-11-22T00:11:00Z"/>
          <w:b/>
        </w:rPr>
      </w:pPr>
    </w:p>
    <w:p w14:paraId="1D595A51" w14:textId="77777777" w:rsidR="00B131AF" w:rsidRPr="00B131AF" w:rsidRDefault="00B131AF" w:rsidP="00716062">
      <w:pPr>
        <w:pStyle w:val="Heading2"/>
      </w:pPr>
      <w:bookmarkStart w:id="2989" w:name="_Toc120214570"/>
      <w:r w:rsidRPr="00B131AF">
        <w:t>Bollard Pull</w:t>
      </w:r>
      <w:bookmarkEnd w:id="2989"/>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7631D12B" w14:textId="77777777" w:rsidTr="00B131AF">
        <w:tc>
          <w:tcPr>
            <w:tcW w:w="5000" w:type="pct"/>
            <w:shd w:val="clear" w:color="auto" w:fill="auto"/>
          </w:tcPr>
          <w:p w14:paraId="07EAA993"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rated pull force for a bollard or other structure used to secure a vessel’s lines at a berth, a mooring facility or to a tug.</w:t>
            </w:r>
          </w:p>
          <w:p w14:paraId="50781F34" w14:textId="7666281A" w:rsidR="00B131AF" w:rsidRPr="00B131AF" w:rsidRDefault="008373B6" w:rsidP="00B131AF">
            <w:pPr>
              <w:spacing w:before="120" w:after="120"/>
              <w:rPr>
                <w:rFonts w:cs="Arial"/>
              </w:rPr>
            </w:pPr>
            <w:ins w:id="2990" w:author="Raphael Malyankar" w:date="2022-11-22T00:11:00Z">
              <w:r w:rsidRPr="008373B6">
                <w:rPr>
                  <w:rFonts w:cs="Arial"/>
                </w:rPr>
                <w:t>Value Type: real</w:t>
              </w:r>
            </w:ins>
          </w:p>
          <w:p w14:paraId="2B51ED93" w14:textId="77777777" w:rsidR="00B131AF" w:rsidRPr="00B131AF" w:rsidRDefault="00B131AF" w:rsidP="00B131AF">
            <w:pPr>
              <w:spacing w:before="120" w:after="120"/>
              <w:rPr>
                <w:rFonts w:cs="Arial"/>
              </w:rPr>
            </w:pPr>
            <w:r w:rsidRPr="00B131AF">
              <w:rPr>
                <w:rFonts w:cs="Arial"/>
                <w:u w:val="single"/>
              </w:rPr>
              <w:t>Remarks:</w:t>
            </w:r>
          </w:p>
          <w:p w14:paraId="0113F886" w14:textId="77777777" w:rsidR="00B131AF" w:rsidRPr="00B131AF" w:rsidRDefault="00B131AF" w:rsidP="00B131AF">
            <w:pPr>
              <w:spacing w:before="120" w:after="120"/>
              <w:rPr>
                <w:rFonts w:cs="Arial"/>
              </w:rPr>
            </w:pPr>
            <w:r w:rsidRPr="00B131AF">
              <w:rPr>
                <w:rFonts w:cs="Arial"/>
              </w:rPr>
              <w:t>•No remarks.</w:t>
            </w:r>
          </w:p>
        </w:tc>
      </w:tr>
    </w:tbl>
    <w:p w14:paraId="70324A11" w14:textId="77777777" w:rsidR="00B131AF" w:rsidRPr="00B131AF" w:rsidRDefault="00B131AF" w:rsidP="00B131AF">
      <w:pPr>
        <w:spacing w:before="240"/>
        <w:rPr>
          <w:b/>
        </w:rPr>
      </w:pPr>
    </w:p>
    <w:p w14:paraId="545065AF" w14:textId="54B75075" w:rsidR="00B131AF" w:rsidRPr="00B131AF" w:rsidDel="008373B6" w:rsidRDefault="00B131AF" w:rsidP="00716062">
      <w:pPr>
        <w:pStyle w:val="Heading2"/>
        <w:rPr>
          <w:del w:id="2991" w:author="Raphael Malyankar" w:date="2022-11-22T00:11:00Z"/>
        </w:rPr>
      </w:pPr>
      <w:del w:id="2992" w:author="Raphael Malyankar" w:date="2022-11-22T00:11:00Z">
        <w:r w:rsidRPr="00B131AF" w:rsidDel="008373B6">
          <w:delText>Bollard Number</w:delText>
        </w:r>
        <w:bookmarkStart w:id="2993" w:name="_Toc120064594"/>
        <w:bookmarkStart w:id="2994" w:name="_Toc120214571"/>
        <w:bookmarkEnd w:id="2993"/>
        <w:bookmarkEnd w:id="2994"/>
      </w:del>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rsidDel="008373B6" w14:paraId="5C19E707" w14:textId="4670E112" w:rsidTr="00B131AF">
        <w:trPr>
          <w:del w:id="2995" w:author="Raphael Malyankar" w:date="2022-11-22T00:11:00Z"/>
        </w:trPr>
        <w:tc>
          <w:tcPr>
            <w:tcW w:w="5000" w:type="pct"/>
            <w:shd w:val="clear" w:color="auto" w:fill="auto"/>
          </w:tcPr>
          <w:p w14:paraId="2B59DFFD" w14:textId="00EAA324" w:rsidR="00B131AF" w:rsidRPr="00B131AF" w:rsidDel="008373B6" w:rsidRDefault="00B131AF" w:rsidP="00B131AF">
            <w:pPr>
              <w:spacing w:before="120" w:after="120"/>
              <w:rPr>
                <w:del w:id="2996" w:author="Raphael Malyankar" w:date="2022-11-22T00:11:00Z"/>
                <w:rFonts w:cs="Arial"/>
              </w:rPr>
            </w:pPr>
            <w:del w:id="2997" w:author="Raphael Malyankar" w:date="2022-11-22T00:11:00Z">
              <w:r w:rsidRPr="00B131AF" w:rsidDel="008373B6">
                <w:rPr>
                  <w:rFonts w:cs="Arial"/>
                  <w:u w:val="single"/>
                </w:rPr>
                <w:delText>IHO Definition:</w:delText>
              </w:r>
              <w:r w:rsidRPr="00B131AF" w:rsidDel="008373B6">
                <w:rPr>
                  <w:rFonts w:cs="Arial"/>
                </w:rPr>
                <w:delText xml:space="preserve"> An identifier used to locate a specific bollard.</w:delText>
              </w:r>
              <w:bookmarkStart w:id="2998" w:name="_Toc120064595"/>
              <w:bookmarkStart w:id="2999" w:name="_Toc120214572"/>
              <w:bookmarkEnd w:id="2998"/>
              <w:bookmarkEnd w:id="2999"/>
            </w:del>
          </w:p>
          <w:p w14:paraId="31F2B897" w14:textId="2D4389E0" w:rsidR="00B131AF" w:rsidRPr="00B131AF" w:rsidDel="008373B6" w:rsidRDefault="00B131AF" w:rsidP="00B131AF">
            <w:pPr>
              <w:spacing w:before="120" w:after="120"/>
              <w:rPr>
                <w:del w:id="3000" w:author="Raphael Malyankar" w:date="2022-11-22T00:11:00Z"/>
                <w:rFonts w:cs="Arial"/>
              </w:rPr>
            </w:pPr>
            <w:bookmarkStart w:id="3001" w:name="_Toc120064596"/>
            <w:bookmarkStart w:id="3002" w:name="_Toc120214573"/>
            <w:bookmarkEnd w:id="3001"/>
            <w:bookmarkEnd w:id="3002"/>
          </w:p>
          <w:p w14:paraId="47A03DDD" w14:textId="7B58C726" w:rsidR="00B131AF" w:rsidRPr="00B131AF" w:rsidDel="008373B6" w:rsidRDefault="00B131AF" w:rsidP="00B131AF">
            <w:pPr>
              <w:spacing w:before="120" w:after="120"/>
              <w:rPr>
                <w:del w:id="3003" w:author="Raphael Malyankar" w:date="2022-11-22T00:11:00Z"/>
                <w:rFonts w:cs="Arial"/>
              </w:rPr>
            </w:pPr>
            <w:del w:id="3004" w:author="Raphael Malyankar" w:date="2022-11-22T00:11:00Z">
              <w:r w:rsidRPr="00B131AF" w:rsidDel="008373B6">
                <w:rPr>
                  <w:rFonts w:cs="Arial"/>
                  <w:u w:val="single"/>
                </w:rPr>
                <w:delText>Remarks:</w:delText>
              </w:r>
              <w:bookmarkStart w:id="3005" w:name="_Toc120064597"/>
              <w:bookmarkStart w:id="3006" w:name="_Toc120214574"/>
              <w:bookmarkEnd w:id="3005"/>
              <w:bookmarkEnd w:id="3006"/>
            </w:del>
          </w:p>
          <w:p w14:paraId="69722C49" w14:textId="1524F8FE" w:rsidR="00B131AF" w:rsidRPr="00B131AF" w:rsidDel="008373B6" w:rsidRDefault="00B131AF" w:rsidP="00B131AF">
            <w:pPr>
              <w:spacing w:before="120" w:after="120"/>
              <w:rPr>
                <w:del w:id="3007" w:author="Raphael Malyankar" w:date="2022-11-22T00:11:00Z"/>
                <w:rFonts w:cs="Arial"/>
              </w:rPr>
            </w:pPr>
            <w:del w:id="3008" w:author="Raphael Malyankar" w:date="2022-11-22T00:11:00Z">
              <w:r w:rsidRPr="00B131AF" w:rsidDel="008373B6">
                <w:rPr>
                  <w:rFonts w:cs="Arial"/>
                </w:rPr>
                <w:delText>•No remarks.</w:delText>
              </w:r>
              <w:bookmarkStart w:id="3009" w:name="_Toc120064598"/>
              <w:bookmarkStart w:id="3010" w:name="_Toc120214575"/>
              <w:bookmarkEnd w:id="3009"/>
              <w:bookmarkEnd w:id="3010"/>
            </w:del>
          </w:p>
        </w:tc>
        <w:bookmarkStart w:id="3011" w:name="_Toc120064599"/>
        <w:bookmarkStart w:id="3012" w:name="_Toc120214576"/>
        <w:bookmarkEnd w:id="3011"/>
        <w:bookmarkEnd w:id="3012"/>
      </w:tr>
    </w:tbl>
    <w:p w14:paraId="68C0D0B5" w14:textId="73773D3D" w:rsidR="00B131AF" w:rsidRPr="00B131AF" w:rsidDel="008373B6" w:rsidRDefault="00B131AF" w:rsidP="00B131AF">
      <w:pPr>
        <w:spacing w:before="240"/>
        <w:rPr>
          <w:del w:id="3013" w:author="Raphael Malyankar" w:date="2022-11-22T00:11:00Z"/>
          <w:b/>
        </w:rPr>
      </w:pPr>
      <w:bookmarkStart w:id="3014" w:name="_Toc120064600"/>
      <w:bookmarkStart w:id="3015" w:name="_Toc120214577"/>
      <w:bookmarkEnd w:id="3014"/>
      <w:bookmarkEnd w:id="3015"/>
    </w:p>
    <w:p w14:paraId="48138F70" w14:textId="77777777" w:rsidR="00B131AF" w:rsidRPr="00B131AF" w:rsidRDefault="00B131AF" w:rsidP="00716062">
      <w:pPr>
        <w:pStyle w:val="Heading2"/>
      </w:pPr>
      <w:bookmarkStart w:id="3016" w:name="_Toc120214578"/>
      <w:r w:rsidRPr="00B131AF">
        <w:t>Call Name</w:t>
      </w:r>
      <w:bookmarkEnd w:id="3016"/>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1CF6596E" w14:textId="77777777" w:rsidTr="00B131AF">
        <w:tc>
          <w:tcPr>
            <w:tcW w:w="5000" w:type="pct"/>
            <w:shd w:val="clear" w:color="auto" w:fill="auto"/>
          </w:tcPr>
          <w:p w14:paraId="317293CE"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designated call name of a station; for example, radio station, radar station, pilot.</w:t>
            </w:r>
          </w:p>
          <w:p w14:paraId="139D10B1" w14:textId="4667EB6F" w:rsidR="00B131AF" w:rsidRPr="00B131AF" w:rsidRDefault="008373B6" w:rsidP="00B131AF">
            <w:pPr>
              <w:spacing w:before="120" w:after="120"/>
              <w:rPr>
                <w:rFonts w:cs="Arial"/>
              </w:rPr>
            </w:pPr>
            <w:ins w:id="3017" w:author="Raphael Malyankar" w:date="2022-11-22T00:12:00Z">
              <w:r w:rsidRPr="008373B6">
                <w:rPr>
                  <w:rFonts w:cs="Arial"/>
                </w:rPr>
                <w:t>Value Type: text</w:t>
              </w:r>
            </w:ins>
          </w:p>
          <w:p w14:paraId="0B961B63" w14:textId="77777777" w:rsidR="00B131AF" w:rsidRPr="00B131AF" w:rsidRDefault="00B131AF" w:rsidP="00B131AF">
            <w:pPr>
              <w:spacing w:before="120" w:after="120"/>
              <w:rPr>
                <w:rFonts w:cs="Arial"/>
              </w:rPr>
            </w:pPr>
            <w:r w:rsidRPr="00B131AF">
              <w:rPr>
                <w:rFonts w:cs="Arial"/>
                <w:u w:val="single"/>
              </w:rPr>
              <w:t>Remarks:</w:t>
            </w:r>
          </w:p>
          <w:p w14:paraId="18A56A93" w14:textId="77777777" w:rsidR="00B131AF" w:rsidRPr="00B131AF" w:rsidRDefault="00B131AF" w:rsidP="00B131AF">
            <w:pPr>
              <w:spacing w:before="120" w:after="120"/>
              <w:rPr>
                <w:rFonts w:cs="Arial"/>
              </w:rPr>
            </w:pPr>
            <w:r w:rsidRPr="00B131AF">
              <w:rPr>
                <w:rFonts w:cs="Arial"/>
              </w:rPr>
              <w:t xml:space="preserve"> This is the name used when calling a radio station by radio; for example, "Singapore Pilots".</w:t>
            </w:r>
          </w:p>
        </w:tc>
      </w:tr>
    </w:tbl>
    <w:p w14:paraId="31D18423" w14:textId="77777777" w:rsidR="00B131AF" w:rsidRPr="00B131AF" w:rsidRDefault="00B131AF" w:rsidP="00B131AF">
      <w:pPr>
        <w:spacing w:before="240"/>
        <w:rPr>
          <w:b/>
        </w:rPr>
      </w:pPr>
    </w:p>
    <w:p w14:paraId="4DC70EE0" w14:textId="77777777" w:rsidR="00B131AF" w:rsidRPr="00B131AF" w:rsidRDefault="00B131AF" w:rsidP="00716062">
      <w:pPr>
        <w:pStyle w:val="Heading2"/>
      </w:pPr>
      <w:bookmarkStart w:id="3018" w:name="_Toc120214579"/>
      <w:r w:rsidRPr="00B131AF">
        <w:t>Call Sign</w:t>
      </w:r>
      <w:bookmarkEnd w:id="3018"/>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66C0F690" w14:textId="77777777" w:rsidTr="00B131AF">
        <w:tc>
          <w:tcPr>
            <w:tcW w:w="5000" w:type="pct"/>
            <w:shd w:val="clear" w:color="auto" w:fill="auto"/>
          </w:tcPr>
          <w:p w14:paraId="6892913F"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designated call-sign of a station (radio station, radar station, pilot, ...).</w:t>
            </w:r>
          </w:p>
          <w:p w14:paraId="59DB10FA" w14:textId="2EBFDFE6" w:rsidR="00B131AF" w:rsidRPr="00B131AF" w:rsidRDefault="008373B6" w:rsidP="00B131AF">
            <w:pPr>
              <w:spacing w:before="120" w:after="120"/>
              <w:rPr>
                <w:rFonts w:cs="Arial"/>
              </w:rPr>
            </w:pPr>
            <w:ins w:id="3019" w:author="Raphael Malyankar" w:date="2022-11-22T00:12:00Z">
              <w:r w:rsidRPr="008373B6">
                <w:rPr>
                  <w:rFonts w:cs="Arial"/>
                </w:rPr>
                <w:t>Value Type: text</w:t>
              </w:r>
            </w:ins>
          </w:p>
          <w:p w14:paraId="442720A9" w14:textId="77777777" w:rsidR="00B131AF" w:rsidRPr="00B131AF" w:rsidRDefault="00B131AF" w:rsidP="00B131AF">
            <w:pPr>
              <w:spacing w:before="120" w:after="120"/>
              <w:rPr>
                <w:rFonts w:cs="Arial"/>
              </w:rPr>
            </w:pPr>
            <w:r w:rsidRPr="00B131AF">
              <w:rPr>
                <w:rFonts w:cs="Arial"/>
                <w:u w:val="single"/>
              </w:rPr>
              <w:t>Remarks:</w:t>
            </w:r>
          </w:p>
          <w:p w14:paraId="2C1CC511" w14:textId="77777777" w:rsidR="00B131AF" w:rsidRPr="00B131AF" w:rsidRDefault="00B131AF" w:rsidP="00B131AF">
            <w:pPr>
              <w:spacing w:before="120" w:after="120"/>
              <w:rPr>
                <w:rFonts w:cs="Arial"/>
              </w:rPr>
            </w:pPr>
            <w:r w:rsidRPr="00B131AF">
              <w:rPr>
                <w:rFonts w:cs="Arial"/>
              </w:rPr>
              <w:t>•No remarks.</w:t>
            </w:r>
          </w:p>
        </w:tc>
      </w:tr>
    </w:tbl>
    <w:p w14:paraId="13BFE6E7" w14:textId="77777777" w:rsidR="00B131AF" w:rsidRPr="00B131AF" w:rsidRDefault="00B131AF" w:rsidP="00B131AF">
      <w:pPr>
        <w:spacing w:before="240"/>
        <w:rPr>
          <w:b/>
        </w:rPr>
      </w:pPr>
    </w:p>
    <w:p w14:paraId="4409F7AC" w14:textId="77777777" w:rsidR="00B131AF" w:rsidRPr="00B131AF" w:rsidRDefault="00B131AF" w:rsidP="00716062">
      <w:pPr>
        <w:pStyle w:val="Heading2"/>
      </w:pPr>
      <w:bookmarkStart w:id="3020" w:name="_Toc120214580"/>
      <w:r w:rsidRPr="00B131AF">
        <w:t>Cardinal Direction</w:t>
      </w:r>
      <w:bookmarkEnd w:id="3020"/>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7144AC59" w14:textId="77777777" w:rsidTr="00B131AF">
        <w:tc>
          <w:tcPr>
            <w:tcW w:w="5000" w:type="pct"/>
            <w:shd w:val="clear" w:color="auto" w:fill="auto"/>
          </w:tcPr>
          <w:p w14:paraId="4D6F4D76"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Principal and intermediate compass points.</w:t>
            </w:r>
          </w:p>
          <w:p w14:paraId="41FB88C0" w14:textId="77777777" w:rsidR="00B131AF" w:rsidRPr="00B131AF" w:rsidRDefault="00B131AF" w:rsidP="00B131AF">
            <w:pPr>
              <w:spacing w:before="120" w:after="120"/>
              <w:rPr>
                <w:rFonts w:cs="Arial"/>
              </w:rPr>
            </w:pPr>
            <w:r w:rsidRPr="00B131AF">
              <w:rPr>
                <w:rFonts w:cs="Arial"/>
              </w:rPr>
              <w:lastRenderedPageBreak/>
              <w:t xml:space="preserve">1) </w:t>
            </w:r>
            <w:r w:rsidRPr="00B131AF">
              <w:rPr>
                <w:rFonts w:cs="Arial"/>
                <w:b/>
              </w:rPr>
              <w:t>North</w:t>
            </w:r>
          </w:p>
          <w:p w14:paraId="69BA0244"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348.75-011.25 degrees (true north).</w:t>
            </w:r>
          </w:p>
          <w:p w14:paraId="1FF5E6B6"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North Northeast</w:t>
            </w:r>
          </w:p>
          <w:p w14:paraId="37A09F32"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011.25 - 033.75 degrees.</w:t>
            </w:r>
          </w:p>
          <w:p w14:paraId="28081B28" w14:textId="77777777" w:rsidR="00B131AF" w:rsidRPr="00B131AF" w:rsidRDefault="00B131AF" w:rsidP="00B131AF">
            <w:pPr>
              <w:spacing w:before="120" w:after="120"/>
              <w:rPr>
                <w:rFonts w:cs="Arial"/>
              </w:rPr>
            </w:pPr>
            <w:r w:rsidRPr="00B131AF">
              <w:rPr>
                <w:rFonts w:cs="Arial"/>
              </w:rPr>
              <w:t>3) Northeast</w:t>
            </w:r>
          </w:p>
          <w:p w14:paraId="5A0686C6"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033.75 - 056.25 degrees.</w:t>
            </w:r>
          </w:p>
          <w:p w14:paraId="476D5171" w14:textId="77777777" w:rsidR="00B131AF" w:rsidRPr="00B131AF" w:rsidRDefault="00B131AF" w:rsidP="00B131AF">
            <w:pPr>
              <w:spacing w:before="120" w:after="120"/>
              <w:rPr>
                <w:rFonts w:cs="Arial"/>
              </w:rPr>
            </w:pPr>
            <w:r w:rsidRPr="00B131AF">
              <w:rPr>
                <w:rFonts w:cs="Arial"/>
              </w:rPr>
              <w:t xml:space="preserve">4) </w:t>
            </w:r>
            <w:r w:rsidRPr="00B131AF">
              <w:rPr>
                <w:rFonts w:cs="Arial"/>
                <w:b/>
              </w:rPr>
              <w:t>East Northeast</w:t>
            </w:r>
          </w:p>
          <w:p w14:paraId="47DA2B06"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056.25-078.75 degrees.</w:t>
            </w:r>
          </w:p>
          <w:p w14:paraId="17B17041" w14:textId="77777777" w:rsidR="00B131AF" w:rsidRPr="00B131AF" w:rsidRDefault="00B131AF" w:rsidP="00B131AF">
            <w:pPr>
              <w:spacing w:before="120" w:after="120"/>
              <w:rPr>
                <w:rFonts w:cs="Arial"/>
              </w:rPr>
            </w:pPr>
            <w:r w:rsidRPr="00B131AF">
              <w:rPr>
                <w:rFonts w:cs="Arial"/>
              </w:rPr>
              <w:t>5) East</w:t>
            </w:r>
          </w:p>
          <w:p w14:paraId="0D2C36BF"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078.75-101.25 degrees</w:t>
            </w:r>
          </w:p>
          <w:p w14:paraId="743CFBA6" w14:textId="77777777" w:rsidR="00B131AF" w:rsidRPr="00B131AF" w:rsidRDefault="00B131AF" w:rsidP="00B131AF">
            <w:pPr>
              <w:spacing w:before="120" w:after="120"/>
              <w:rPr>
                <w:rFonts w:cs="Arial"/>
              </w:rPr>
            </w:pPr>
            <w:r w:rsidRPr="00B131AF">
              <w:rPr>
                <w:rFonts w:cs="Arial"/>
              </w:rPr>
              <w:t xml:space="preserve">6) </w:t>
            </w:r>
            <w:r w:rsidRPr="00B131AF">
              <w:rPr>
                <w:rFonts w:cs="Arial"/>
                <w:b/>
              </w:rPr>
              <w:t>East Southeast</w:t>
            </w:r>
          </w:p>
          <w:p w14:paraId="628F0D55"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101.25-123.75 degrees.</w:t>
            </w:r>
          </w:p>
          <w:p w14:paraId="24FF63CD" w14:textId="77777777" w:rsidR="00B131AF" w:rsidRPr="00B131AF" w:rsidRDefault="00B131AF" w:rsidP="00B131AF">
            <w:pPr>
              <w:spacing w:before="120" w:after="120"/>
              <w:rPr>
                <w:rFonts w:cs="Arial"/>
              </w:rPr>
            </w:pPr>
            <w:r w:rsidRPr="00B131AF">
              <w:rPr>
                <w:rFonts w:cs="Arial"/>
              </w:rPr>
              <w:t>7) Southeast</w:t>
            </w:r>
          </w:p>
          <w:p w14:paraId="74A474DA"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123.75-146.25 degrees.</w:t>
            </w:r>
          </w:p>
          <w:p w14:paraId="6423D70A" w14:textId="77777777" w:rsidR="00B131AF" w:rsidRPr="00B131AF" w:rsidRDefault="00B131AF" w:rsidP="00B131AF">
            <w:pPr>
              <w:spacing w:before="120" w:after="120"/>
              <w:rPr>
                <w:rFonts w:cs="Arial"/>
              </w:rPr>
            </w:pPr>
            <w:r w:rsidRPr="00B131AF">
              <w:rPr>
                <w:rFonts w:cs="Arial"/>
              </w:rPr>
              <w:t xml:space="preserve">8) </w:t>
            </w:r>
            <w:r w:rsidRPr="00B131AF">
              <w:rPr>
                <w:rFonts w:cs="Arial"/>
                <w:b/>
              </w:rPr>
              <w:t>South Southeast</w:t>
            </w:r>
          </w:p>
          <w:p w14:paraId="4DFD809C"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146.25-168.75 degrees.</w:t>
            </w:r>
          </w:p>
          <w:p w14:paraId="113BC2AE" w14:textId="77777777" w:rsidR="00B131AF" w:rsidRPr="00B131AF" w:rsidRDefault="00B131AF" w:rsidP="00B131AF">
            <w:pPr>
              <w:spacing w:before="120" w:after="120"/>
              <w:rPr>
                <w:rFonts w:cs="Arial"/>
              </w:rPr>
            </w:pPr>
            <w:r w:rsidRPr="00B131AF">
              <w:rPr>
                <w:rFonts w:cs="Arial"/>
              </w:rPr>
              <w:t>9) South</w:t>
            </w:r>
          </w:p>
          <w:p w14:paraId="3CA8572A"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168.75-191.25 degrees</w:t>
            </w:r>
          </w:p>
          <w:p w14:paraId="2124CAD0" w14:textId="77777777" w:rsidR="00B131AF" w:rsidRPr="00B131AF" w:rsidRDefault="00B131AF" w:rsidP="00B131AF">
            <w:pPr>
              <w:spacing w:before="120" w:after="120"/>
              <w:rPr>
                <w:rFonts w:cs="Arial"/>
              </w:rPr>
            </w:pPr>
            <w:r w:rsidRPr="00B131AF">
              <w:rPr>
                <w:rFonts w:cs="Arial"/>
              </w:rPr>
              <w:t xml:space="preserve">10) </w:t>
            </w:r>
            <w:r w:rsidRPr="00B131AF">
              <w:rPr>
                <w:rFonts w:cs="Arial"/>
                <w:b/>
              </w:rPr>
              <w:t>South Southwest</w:t>
            </w:r>
          </w:p>
          <w:p w14:paraId="1B855E43"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191.25-213.75 degrees.</w:t>
            </w:r>
          </w:p>
          <w:p w14:paraId="667DFBDE" w14:textId="77777777" w:rsidR="00B131AF" w:rsidRPr="00B131AF" w:rsidRDefault="00B131AF" w:rsidP="00B131AF">
            <w:pPr>
              <w:spacing w:before="120" w:after="120"/>
              <w:rPr>
                <w:rFonts w:cs="Arial"/>
              </w:rPr>
            </w:pPr>
            <w:r w:rsidRPr="00B131AF">
              <w:rPr>
                <w:rFonts w:cs="Arial"/>
              </w:rPr>
              <w:t>11) Southwest</w:t>
            </w:r>
          </w:p>
          <w:p w14:paraId="0A345116"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213.75-236.25 degrees.</w:t>
            </w:r>
          </w:p>
          <w:p w14:paraId="14177FE1" w14:textId="77777777" w:rsidR="00B131AF" w:rsidRPr="00B131AF" w:rsidRDefault="00B131AF" w:rsidP="00B131AF">
            <w:pPr>
              <w:spacing w:before="120" w:after="120"/>
              <w:rPr>
                <w:rFonts w:cs="Arial"/>
              </w:rPr>
            </w:pPr>
            <w:r w:rsidRPr="00B131AF">
              <w:rPr>
                <w:rFonts w:cs="Arial"/>
              </w:rPr>
              <w:t xml:space="preserve">12) </w:t>
            </w:r>
            <w:r w:rsidRPr="00B131AF">
              <w:rPr>
                <w:rFonts w:cs="Arial"/>
                <w:b/>
              </w:rPr>
              <w:t>West Southwest</w:t>
            </w:r>
          </w:p>
          <w:p w14:paraId="649187C5"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236.25-258.75 degrees.</w:t>
            </w:r>
          </w:p>
          <w:p w14:paraId="3E1270C6" w14:textId="77777777" w:rsidR="00B131AF" w:rsidRPr="00B131AF" w:rsidRDefault="00B131AF" w:rsidP="00B131AF">
            <w:pPr>
              <w:spacing w:before="120" w:after="120"/>
              <w:rPr>
                <w:rFonts w:cs="Arial"/>
              </w:rPr>
            </w:pPr>
            <w:r w:rsidRPr="00B131AF">
              <w:rPr>
                <w:rFonts w:cs="Arial"/>
              </w:rPr>
              <w:t>13) West</w:t>
            </w:r>
          </w:p>
          <w:p w14:paraId="647D3E75"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258.75-281.25 degrees.</w:t>
            </w:r>
          </w:p>
          <w:p w14:paraId="33D2093D" w14:textId="77777777" w:rsidR="00B131AF" w:rsidRPr="00B131AF" w:rsidRDefault="00B131AF" w:rsidP="00B131AF">
            <w:pPr>
              <w:spacing w:before="120" w:after="120"/>
              <w:rPr>
                <w:rFonts w:cs="Arial"/>
              </w:rPr>
            </w:pPr>
            <w:r w:rsidRPr="00B131AF">
              <w:rPr>
                <w:rFonts w:cs="Arial"/>
              </w:rPr>
              <w:t xml:space="preserve">14) </w:t>
            </w:r>
            <w:r w:rsidRPr="00B131AF">
              <w:rPr>
                <w:rFonts w:cs="Arial"/>
                <w:b/>
              </w:rPr>
              <w:t>West Northwest</w:t>
            </w:r>
          </w:p>
          <w:p w14:paraId="1BB930DE"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281.25-303.75 degrees.</w:t>
            </w:r>
          </w:p>
          <w:p w14:paraId="2A9487F8" w14:textId="77777777" w:rsidR="00B131AF" w:rsidRPr="00B131AF" w:rsidRDefault="00B131AF" w:rsidP="00B131AF">
            <w:pPr>
              <w:spacing w:before="120" w:after="120"/>
              <w:rPr>
                <w:rFonts w:cs="Arial"/>
              </w:rPr>
            </w:pPr>
            <w:r w:rsidRPr="00B131AF">
              <w:rPr>
                <w:rFonts w:cs="Arial"/>
              </w:rPr>
              <w:t>15) Northwest</w:t>
            </w:r>
          </w:p>
          <w:p w14:paraId="1F310E56"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303.75 - 326.25 degrees.</w:t>
            </w:r>
          </w:p>
          <w:p w14:paraId="37FFB988" w14:textId="77777777" w:rsidR="00B131AF" w:rsidRPr="00B131AF" w:rsidRDefault="00B131AF" w:rsidP="00B131AF">
            <w:pPr>
              <w:spacing w:before="120" w:after="120"/>
              <w:rPr>
                <w:rFonts w:cs="Arial"/>
              </w:rPr>
            </w:pPr>
            <w:r w:rsidRPr="00B131AF">
              <w:rPr>
                <w:rFonts w:cs="Arial"/>
              </w:rPr>
              <w:t xml:space="preserve">16) </w:t>
            </w:r>
            <w:r w:rsidRPr="00B131AF">
              <w:rPr>
                <w:rFonts w:cs="Arial"/>
                <w:b/>
              </w:rPr>
              <w:t>North Northwest</w:t>
            </w:r>
          </w:p>
          <w:p w14:paraId="687D6A66"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326.25 - 348.75 degrees.</w:t>
            </w:r>
          </w:p>
          <w:p w14:paraId="2E67BCA6" w14:textId="77777777" w:rsidR="00B131AF" w:rsidRPr="00B131AF" w:rsidRDefault="00B131AF" w:rsidP="00B131AF">
            <w:pPr>
              <w:spacing w:before="120" w:after="120"/>
              <w:rPr>
                <w:rFonts w:cs="Arial"/>
              </w:rPr>
            </w:pPr>
          </w:p>
          <w:p w14:paraId="5CBCEDDE" w14:textId="77777777" w:rsidR="00B131AF" w:rsidRPr="00B131AF" w:rsidRDefault="00B131AF" w:rsidP="00B131AF">
            <w:pPr>
              <w:spacing w:before="120" w:after="120"/>
              <w:rPr>
                <w:rFonts w:cs="Arial"/>
              </w:rPr>
            </w:pPr>
            <w:r w:rsidRPr="00B131AF">
              <w:rPr>
                <w:rFonts w:cs="Arial"/>
                <w:u w:val="single"/>
              </w:rPr>
              <w:t>Remarks:</w:t>
            </w:r>
          </w:p>
          <w:p w14:paraId="56FE3504" w14:textId="77777777" w:rsidR="00B131AF" w:rsidRPr="00B131AF" w:rsidRDefault="00B131AF" w:rsidP="00B131AF">
            <w:pPr>
              <w:spacing w:before="120" w:after="120"/>
              <w:rPr>
                <w:rFonts w:cs="Arial"/>
              </w:rPr>
            </w:pPr>
            <w:r w:rsidRPr="00B131AF">
              <w:rPr>
                <w:rFonts w:cs="Arial"/>
              </w:rPr>
              <w:t>•No remarks.</w:t>
            </w:r>
          </w:p>
        </w:tc>
      </w:tr>
    </w:tbl>
    <w:p w14:paraId="7294C0A0" w14:textId="77777777" w:rsidR="00B131AF" w:rsidRPr="00B131AF" w:rsidRDefault="00B131AF" w:rsidP="00B131AF">
      <w:pPr>
        <w:spacing w:before="240"/>
        <w:rPr>
          <w:b/>
        </w:rPr>
      </w:pPr>
    </w:p>
    <w:p w14:paraId="4FAEA25A" w14:textId="77777777" w:rsidR="00B131AF" w:rsidRPr="00B131AF" w:rsidRDefault="00B131AF" w:rsidP="00716062">
      <w:pPr>
        <w:pStyle w:val="Heading2"/>
      </w:pPr>
      <w:bookmarkStart w:id="3021" w:name="_Toc120214581"/>
      <w:r w:rsidRPr="00B131AF">
        <w:lastRenderedPageBreak/>
        <w:t>Cargo Service</w:t>
      </w:r>
      <w:bookmarkEnd w:id="3021"/>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47710BC9" w14:textId="77777777" w:rsidTr="00B131AF">
        <w:tc>
          <w:tcPr>
            <w:tcW w:w="5000" w:type="pct"/>
            <w:shd w:val="clear" w:color="auto" w:fill="auto"/>
          </w:tcPr>
          <w:p w14:paraId="799723A5"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Classification of services related to the goods or items carried by vessels.</w:t>
            </w:r>
          </w:p>
          <w:p w14:paraId="363F5FB0"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Stevedoring</w:t>
            </w:r>
          </w:p>
          <w:p w14:paraId="3846A866"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loading, unloading, moving or handling of cargo, ship's stores, gear, or other materials, into, in, on, or out of any vessel.</w:t>
            </w:r>
          </w:p>
          <w:p w14:paraId="09B71325"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Cargo Surveying</w:t>
            </w:r>
          </w:p>
          <w:p w14:paraId="4F662DDC"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Inspection, evaluation or monitoring of the quantity, stowage, loading and unloading, and condition of cargo, and the effects of cargoes on vessel stability and safety.</w:t>
            </w:r>
          </w:p>
          <w:p w14:paraId="1DFA2C56"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Cargo Lashing</w:t>
            </w:r>
          </w:p>
          <w:p w14:paraId="2183A9CC"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securement of cargo to the ship's structure and/or other cargo.</w:t>
            </w:r>
          </w:p>
          <w:p w14:paraId="5315C6AF" w14:textId="77777777" w:rsidR="00B131AF" w:rsidRPr="00B131AF" w:rsidRDefault="00B131AF" w:rsidP="00B131AF">
            <w:pPr>
              <w:spacing w:before="120" w:after="120"/>
              <w:rPr>
                <w:rFonts w:cs="Arial"/>
              </w:rPr>
            </w:pPr>
            <w:r w:rsidRPr="00B131AF">
              <w:rPr>
                <w:rFonts w:cs="Arial"/>
              </w:rPr>
              <w:t xml:space="preserve">4) </w:t>
            </w:r>
            <w:r w:rsidRPr="00B131AF">
              <w:rPr>
                <w:rFonts w:cs="Arial"/>
                <w:b/>
              </w:rPr>
              <w:t>Draught Survey</w:t>
            </w:r>
          </w:p>
          <w:p w14:paraId="0573FDAC"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Determination of the quantity of certain types of bulk cargo by assessment of its effect on displacement when loaded in a vessel.</w:t>
            </w:r>
          </w:p>
          <w:p w14:paraId="4DD757A5" w14:textId="77777777" w:rsidR="00B131AF" w:rsidRPr="00B131AF" w:rsidRDefault="00B131AF" w:rsidP="00B131AF">
            <w:pPr>
              <w:spacing w:before="120" w:after="120"/>
              <w:rPr>
                <w:rFonts w:cs="Arial"/>
              </w:rPr>
            </w:pPr>
          </w:p>
          <w:p w14:paraId="594A3C91" w14:textId="77777777" w:rsidR="00B131AF" w:rsidRPr="00B131AF" w:rsidRDefault="00B131AF" w:rsidP="00B131AF">
            <w:pPr>
              <w:spacing w:before="120" w:after="120"/>
              <w:rPr>
                <w:rFonts w:cs="Arial"/>
              </w:rPr>
            </w:pPr>
            <w:r w:rsidRPr="00B131AF">
              <w:rPr>
                <w:rFonts w:cs="Arial"/>
                <w:u w:val="single"/>
              </w:rPr>
              <w:t>Remarks:</w:t>
            </w:r>
          </w:p>
          <w:p w14:paraId="10026889" w14:textId="77777777" w:rsidR="00B131AF" w:rsidRPr="00B131AF" w:rsidRDefault="00B131AF" w:rsidP="00B131AF">
            <w:pPr>
              <w:spacing w:before="120" w:after="120"/>
              <w:rPr>
                <w:rFonts w:cs="Arial"/>
              </w:rPr>
            </w:pPr>
            <w:r w:rsidRPr="00B131AF">
              <w:rPr>
                <w:rFonts w:cs="Arial"/>
              </w:rPr>
              <w:t>•No remarks.</w:t>
            </w:r>
          </w:p>
        </w:tc>
      </w:tr>
    </w:tbl>
    <w:p w14:paraId="56DE0AD0" w14:textId="77777777" w:rsidR="00B131AF" w:rsidRPr="00B131AF" w:rsidRDefault="00B131AF" w:rsidP="00B131AF">
      <w:pPr>
        <w:spacing w:before="240"/>
        <w:rPr>
          <w:b/>
        </w:rPr>
      </w:pPr>
    </w:p>
    <w:p w14:paraId="1F51C3E0" w14:textId="77777777" w:rsidR="00B131AF" w:rsidRPr="00B131AF" w:rsidRDefault="00B131AF" w:rsidP="00716062">
      <w:pPr>
        <w:pStyle w:val="Heading2"/>
      </w:pPr>
      <w:bookmarkStart w:id="3022" w:name="_Toc120214582"/>
      <w:r w:rsidRPr="00B131AF">
        <w:t>Category of Authority</w:t>
      </w:r>
      <w:bookmarkEnd w:id="3022"/>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04E3C18D" w14:textId="77777777" w:rsidTr="00B131AF">
        <w:tc>
          <w:tcPr>
            <w:tcW w:w="5000" w:type="pct"/>
            <w:shd w:val="clear" w:color="auto" w:fill="auto"/>
          </w:tcPr>
          <w:p w14:paraId="1ED43AF3"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type of person, government agency or organisation granted powers of managing or controlling access to and/or activity in an area.</w:t>
            </w:r>
          </w:p>
          <w:p w14:paraId="4EE63632"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Border Control</w:t>
            </w:r>
          </w:p>
          <w:p w14:paraId="70BA05A9"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administration to prevent or detect and prosecute violations of rules and regulations at international boundaries.</w:t>
            </w:r>
          </w:p>
          <w:p w14:paraId="2B781B02"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Police</w:t>
            </w:r>
          </w:p>
          <w:p w14:paraId="39B0E3E2"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department of government, or civil force, charged with maintaining public order.</w:t>
            </w:r>
          </w:p>
          <w:p w14:paraId="52232BDE" w14:textId="77777777" w:rsidR="00B131AF" w:rsidRPr="00B131AF" w:rsidRDefault="00B131AF" w:rsidP="00B131AF">
            <w:pPr>
              <w:spacing w:before="120" w:after="120"/>
              <w:rPr>
                <w:rFonts w:cs="Arial"/>
              </w:rPr>
            </w:pPr>
            <w:r w:rsidRPr="00B131AF">
              <w:rPr>
                <w:rFonts w:cs="Arial"/>
              </w:rPr>
              <w:t xml:space="preserve">4) </w:t>
            </w:r>
            <w:r w:rsidRPr="00B131AF">
              <w:rPr>
                <w:rFonts w:cs="Arial"/>
                <w:b/>
              </w:rPr>
              <w:t>Port</w:t>
            </w:r>
          </w:p>
          <w:p w14:paraId="2A56CA87"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Person or corporation, owners of, or entrusted with or invested with the power of managing a port. May be called a Harbour Board, Port Trust, Port Commission, Harbour Commission, Marine Department.</w:t>
            </w:r>
          </w:p>
          <w:p w14:paraId="5EA45F94" w14:textId="77777777" w:rsidR="00B131AF" w:rsidRPr="00B131AF" w:rsidRDefault="00B131AF" w:rsidP="00B131AF">
            <w:pPr>
              <w:spacing w:before="120" w:after="120"/>
              <w:rPr>
                <w:rFonts w:cs="Arial"/>
              </w:rPr>
            </w:pPr>
            <w:r w:rsidRPr="00B131AF">
              <w:rPr>
                <w:rFonts w:cs="Arial"/>
              </w:rPr>
              <w:t xml:space="preserve">5) </w:t>
            </w:r>
            <w:r w:rsidRPr="00B131AF">
              <w:rPr>
                <w:rFonts w:cs="Arial"/>
                <w:b/>
              </w:rPr>
              <w:t>Immigration</w:t>
            </w:r>
          </w:p>
          <w:p w14:paraId="62F395FE"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authority controlling people entering a country.</w:t>
            </w:r>
          </w:p>
          <w:p w14:paraId="35CE1A53" w14:textId="77777777" w:rsidR="00B131AF" w:rsidRPr="00B131AF" w:rsidRDefault="00B131AF" w:rsidP="00B131AF">
            <w:pPr>
              <w:spacing w:before="120" w:after="120"/>
              <w:rPr>
                <w:rFonts w:cs="Arial"/>
              </w:rPr>
            </w:pPr>
            <w:r w:rsidRPr="00B131AF">
              <w:rPr>
                <w:rFonts w:cs="Arial"/>
              </w:rPr>
              <w:t xml:space="preserve">6) </w:t>
            </w:r>
            <w:r w:rsidRPr="00B131AF">
              <w:rPr>
                <w:rFonts w:cs="Arial"/>
                <w:b/>
              </w:rPr>
              <w:t>Health</w:t>
            </w:r>
          </w:p>
          <w:p w14:paraId="3ED4AEF4"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authority with responsibility for checking the validity of the health declaration of a vessel and for declaring free </w:t>
            </w:r>
            <w:proofErr w:type="spellStart"/>
            <w:r w:rsidRPr="00B131AF">
              <w:rPr>
                <w:rFonts w:cs="Arial"/>
              </w:rPr>
              <w:t>pratique</w:t>
            </w:r>
            <w:proofErr w:type="spellEnd"/>
            <w:r w:rsidRPr="00B131AF">
              <w:rPr>
                <w:rFonts w:cs="Arial"/>
              </w:rPr>
              <w:t>.</w:t>
            </w:r>
          </w:p>
          <w:p w14:paraId="0048A774" w14:textId="77777777" w:rsidR="00B131AF" w:rsidRPr="00B131AF" w:rsidRDefault="00B131AF" w:rsidP="00B131AF">
            <w:pPr>
              <w:spacing w:before="120" w:after="120"/>
              <w:rPr>
                <w:rFonts w:cs="Arial"/>
              </w:rPr>
            </w:pPr>
            <w:r w:rsidRPr="00B131AF">
              <w:rPr>
                <w:rFonts w:cs="Arial"/>
              </w:rPr>
              <w:t xml:space="preserve">7) </w:t>
            </w:r>
            <w:r w:rsidRPr="00B131AF">
              <w:rPr>
                <w:rFonts w:cs="Arial"/>
                <w:b/>
              </w:rPr>
              <w:t>Coast Guard</w:t>
            </w:r>
          </w:p>
          <w:p w14:paraId="7E4CB453"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Organization keeping watch on shipping and coastal waters according to governmental law; normally the authority with responsibility for search and rescue.</w:t>
            </w:r>
          </w:p>
          <w:p w14:paraId="5FAED448" w14:textId="77777777" w:rsidR="00B131AF" w:rsidRPr="00B131AF" w:rsidRDefault="00B131AF" w:rsidP="00B131AF">
            <w:pPr>
              <w:spacing w:before="120" w:after="120"/>
              <w:rPr>
                <w:rFonts w:cs="Arial"/>
              </w:rPr>
            </w:pPr>
            <w:r w:rsidRPr="00B131AF">
              <w:rPr>
                <w:rFonts w:cs="Arial"/>
              </w:rPr>
              <w:t xml:space="preserve">8) </w:t>
            </w:r>
            <w:r w:rsidRPr="00B131AF">
              <w:rPr>
                <w:rFonts w:cs="Arial"/>
                <w:b/>
              </w:rPr>
              <w:t>Agricultural</w:t>
            </w:r>
          </w:p>
          <w:p w14:paraId="5112A73F"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authority with responsibility for preventing infection of the agriculture of a country and for the protection of the agricultural interests of a country.</w:t>
            </w:r>
          </w:p>
          <w:p w14:paraId="53A6F49A" w14:textId="77777777" w:rsidR="00B131AF" w:rsidRPr="00B131AF" w:rsidRDefault="00B131AF" w:rsidP="00B131AF">
            <w:pPr>
              <w:spacing w:before="120" w:after="120"/>
              <w:rPr>
                <w:rFonts w:cs="Arial"/>
              </w:rPr>
            </w:pPr>
            <w:r w:rsidRPr="00B131AF">
              <w:rPr>
                <w:rFonts w:cs="Arial"/>
              </w:rPr>
              <w:lastRenderedPageBreak/>
              <w:t xml:space="preserve">9) </w:t>
            </w:r>
            <w:r w:rsidRPr="00B131AF">
              <w:rPr>
                <w:rFonts w:cs="Arial"/>
                <w:b/>
              </w:rPr>
              <w:t>Military</w:t>
            </w:r>
          </w:p>
          <w:p w14:paraId="4702942F"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military authority which provides control of access to or approval for transit through designated areas or airspace.</w:t>
            </w:r>
          </w:p>
          <w:p w14:paraId="48FB998D" w14:textId="77777777" w:rsidR="00B131AF" w:rsidRPr="00B131AF" w:rsidRDefault="00B131AF" w:rsidP="00B131AF">
            <w:pPr>
              <w:spacing w:before="120" w:after="120"/>
              <w:rPr>
                <w:rFonts w:cs="Arial"/>
              </w:rPr>
            </w:pPr>
            <w:r w:rsidRPr="00B131AF">
              <w:rPr>
                <w:rFonts w:cs="Arial"/>
              </w:rPr>
              <w:t xml:space="preserve">10) </w:t>
            </w:r>
            <w:r w:rsidRPr="00B131AF">
              <w:rPr>
                <w:rFonts w:cs="Arial"/>
                <w:b/>
              </w:rPr>
              <w:t>Private Company</w:t>
            </w:r>
          </w:p>
          <w:p w14:paraId="773EA530"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private or publicly owned company or commercial enterprise which exercises control of facilities, for example a calibration area.</w:t>
            </w:r>
          </w:p>
          <w:p w14:paraId="39542304" w14:textId="77777777" w:rsidR="00B131AF" w:rsidRPr="00B131AF" w:rsidRDefault="00B131AF" w:rsidP="00B131AF">
            <w:pPr>
              <w:spacing w:before="120" w:after="120"/>
              <w:rPr>
                <w:rFonts w:cs="Arial"/>
              </w:rPr>
            </w:pPr>
            <w:r w:rsidRPr="00B131AF">
              <w:rPr>
                <w:rFonts w:cs="Arial"/>
              </w:rPr>
              <w:t xml:space="preserve">11) </w:t>
            </w:r>
            <w:r w:rsidRPr="00B131AF">
              <w:rPr>
                <w:rFonts w:cs="Arial"/>
                <w:b/>
              </w:rPr>
              <w:t>Maritime Police</w:t>
            </w:r>
          </w:p>
          <w:p w14:paraId="6BD01E9A"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governmental or military force with jurisdiction in territorial waters. Examples could include Gendarmerie Maritime, </w:t>
            </w:r>
            <w:proofErr w:type="spellStart"/>
            <w:r w:rsidRPr="00B131AF">
              <w:rPr>
                <w:rFonts w:cs="Arial"/>
              </w:rPr>
              <w:t>Carabinierie</w:t>
            </w:r>
            <w:proofErr w:type="spellEnd"/>
            <w:r w:rsidRPr="00B131AF">
              <w:rPr>
                <w:rFonts w:cs="Arial"/>
              </w:rPr>
              <w:t>, and Guardia Civil.</w:t>
            </w:r>
          </w:p>
          <w:p w14:paraId="2A32E518" w14:textId="77777777" w:rsidR="00B131AF" w:rsidRPr="00B131AF" w:rsidRDefault="00B131AF" w:rsidP="00B131AF">
            <w:pPr>
              <w:spacing w:before="120" w:after="120"/>
              <w:rPr>
                <w:rFonts w:cs="Arial"/>
              </w:rPr>
            </w:pPr>
            <w:r w:rsidRPr="00B131AF">
              <w:rPr>
                <w:rFonts w:cs="Arial"/>
              </w:rPr>
              <w:t xml:space="preserve">12) </w:t>
            </w:r>
            <w:r w:rsidRPr="00B131AF">
              <w:rPr>
                <w:rFonts w:cs="Arial"/>
                <w:b/>
              </w:rPr>
              <w:t>Environmental</w:t>
            </w:r>
          </w:p>
          <w:p w14:paraId="7D8B99F7"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An authority with responsibility for the protection of the environment.</w:t>
            </w:r>
          </w:p>
          <w:p w14:paraId="6F9E872C" w14:textId="77777777" w:rsidR="00B131AF" w:rsidRPr="00B131AF" w:rsidRDefault="00B131AF" w:rsidP="00B131AF">
            <w:pPr>
              <w:spacing w:before="120" w:after="120"/>
              <w:rPr>
                <w:rFonts w:cs="Arial"/>
              </w:rPr>
            </w:pPr>
            <w:r w:rsidRPr="00B131AF">
              <w:rPr>
                <w:rFonts w:cs="Arial"/>
              </w:rPr>
              <w:t xml:space="preserve">13) </w:t>
            </w:r>
            <w:r w:rsidRPr="00B131AF">
              <w:rPr>
                <w:rFonts w:cs="Arial"/>
                <w:b/>
              </w:rPr>
              <w:t>Fishery</w:t>
            </w:r>
          </w:p>
          <w:p w14:paraId="2FB4994C"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An authority with responsibility for the control of fisheries.</w:t>
            </w:r>
          </w:p>
          <w:p w14:paraId="3E69CB41" w14:textId="77777777" w:rsidR="00B131AF" w:rsidRPr="00B131AF" w:rsidRDefault="00B131AF" w:rsidP="00B131AF">
            <w:pPr>
              <w:spacing w:before="120" w:after="120"/>
              <w:rPr>
                <w:rFonts w:cs="Arial"/>
              </w:rPr>
            </w:pPr>
            <w:r w:rsidRPr="00B131AF">
              <w:rPr>
                <w:rFonts w:cs="Arial"/>
              </w:rPr>
              <w:t xml:space="preserve">14) </w:t>
            </w:r>
            <w:r w:rsidRPr="00B131AF">
              <w:rPr>
                <w:rFonts w:cs="Arial"/>
                <w:b/>
              </w:rPr>
              <w:t>Finance</w:t>
            </w:r>
          </w:p>
          <w:p w14:paraId="7BA763DC"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An authority with responsibility for the control and movement of money.</w:t>
            </w:r>
          </w:p>
          <w:p w14:paraId="5FAEFAA9" w14:textId="77777777" w:rsidR="00B131AF" w:rsidRPr="00B131AF" w:rsidRDefault="00B131AF" w:rsidP="00B131AF">
            <w:pPr>
              <w:spacing w:before="120" w:after="120"/>
              <w:rPr>
                <w:rFonts w:cs="Arial"/>
              </w:rPr>
            </w:pPr>
            <w:r w:rsidRPr="00B131AF">
              <w:rPr>
                <w:rFonts w:cs="Arial"/>
              </w:rPr>
              <w:t xml:space="preserve">15) </w:t>
            </w:r>
            <w:r w:rsidRPr="00B131AF">
              <w:rPr>
                <w:rFonts w:cs="Arial"/>
                <w:b/>
                <w:bCs/>
              </w:rPr>
              <w:t>Maritime</w:t>
            </w:r>
          </w:p>
          <w:p w14:paraId="56D31C74"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national or regional authority charged with administration of maritime affairs.</w:t>
            </w:r>
          </w:p>
          <w:p w14:paraId="7BF78007" w14:textId="77777777" w:rsidR="00B131AF" w:rsidRPr="00B131AF" w:rsidRDefault="00B131AF" w:rsidP="00B131AF">
            <w:pPr>
              <w:spacing w:before="120" w:after="120"/>
              <w:rPr>
                <w:rFonts w:cs="Arial"/>
              </w:rPr>
            </w:pPr>
            <w:r w:rsidRPr="00B131AF">
              <w:rPr>
                <w:rFonts w:cs="Arial"/>
              </w:rPr>
              <w:t xml:space="preserve">16) </w:t>
            </w:r>
            <w:r w:rsidRPr="00B131AF">
              <w:rPr>
                <w:rFonts w:cs="Arial"/>
                <w:b/>
              </w:rPr>
              <w:t>Customs</w:t>
            </w:r>
          </w:p>
          <w:p w14:paraId="60F79057"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agency or establishment for collecting duties, tolls.</w:t>
            </w:r>
          </w:p>
          <w:p w14:paraId="146946EE" w14:textId="77777777" w:rsidR="00B131AF" w:rsidRPr="00B131AF" w:rsidRDefault="00B131AF" w:rsidP="00B131AF">
            <w:pPr>
              <w:spacing w:before="120" w:after="120"/>
              <w:rPr>
                <w:rFonts w:cs="Arial"/>
              </w:rPr>
            </w:pPr>
          </w:p>
          <w:p w14:paraId="25D2CC77" w14:textId="77777777" w:rsidR="00B131AF" w:rsidRPr="00B131AF" w:rsidRDefault="00B131AF" w:rsidP="00B131AF">
            <w:pPr>
              <w:spacing w:before="120" w:after="120"/>
              <w:rPr>
                <w:rFonts w:cs="Arial"/>
              </w:rPr>
            </w:pPr>
            <w:r w:rsidRPr="00B131AF">
              <w:rPr>
                <w:rFonts w:cs="Arial"/>
                <w:u w:val="single"/>
              </w:rPr>
              <w:t>Remarks:</w:t>
            </w:r>
          </w:p>
          <w:p w14:paraId="22FAA6F5" w14:textId="77777777" w:rsidR="00B131AF" w:rsidRPr="00B131AF" w:rsidRDefault="00B131AF" w:rsidP="00B131AF">
            <w:pPr>
              <w:spacing w:before="120" w:after="120"/>
              <w:rPr>
                <w:rFonts w:cs="Arial"/>
              </w:rPr>
            </w:pPr>
            <w:r w:rsidRPr="00B131AF">
              <w:rPr>
                <w:rFonts w:cs="Arial"/>
              </w:rPr>
              <w:t>•No remarks.</w:t>
            </w:r>
          </w:p>
        </w:tc>
      </w:tr>
    </w:tbl>
    <w:p w14:paraId="3084E8B5" w14:textId="77777777" w:rsidR="00B131AF" w:rsidRPr="00B131AF" w:rsidRDefault="00B131AF" w:rsidP="00B131AF">
      <w:pPr>
        <w:spacing w:before="240"/>
        <w:rPr>
          <w:b/>
        </w:rPr>
      </w:pPr>
    </w:p>
    <w:p w14:paraId="75E04137" w14:textId="77777777" w:rsidR="00B131AF" w:rsidRPr="00B131AF" w:rsidRDefault="00B131AF" w:rsidP="00716062">
      <w:pPr>
        <w:pStyle w:val="Heading2"/>
      </w:pPr>
      <w:bookmarkStart w:id="3023" w:name="_Toc120214583"/>
      <w:r w:rsidRPr="00B131AF">
        <w:t>Category of Berth Location</w:t>
      </w:r>
      <w:bookmarkEnd w:id="3023"/>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096DDF1B" w14:textId="77777777" w:rsidTr="00B131AF">
        <w:tc>
          <w:tcPr>
            <w:tcW w:w="5000" w:type="pct"/>
            <w:shd w:val="clear" w:color="auto" w:fill="auto"/>
          </w:tcPr>
          <w:p w14:paraId="3732D68A"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Classification of a berth according to the method of describing its location or extent.</w:t>
            </w:r>
          </w:p>
          <w:p w14:paraId="345D33D7"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Wharf Reference Metre Mark</w:t>
            </w:r>
          </w:p>
          <w:p w14:paraId="769A926C"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wharf or quay with reference position(s) given by one or more metre marks.</w:t>
            </w:r>
          </w:p>
          <w:p w14:paraId="22F038D7"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Wharf Reference Position</w:t>
            </w:r>
          </w:p>
          <w:p w14:paraId="74C15077"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wharf or quay with reference position(s) given by one or more point or points in geographic coordinates.</w:t>
            </w:r>
          </w:p>
          <w:p w14:paraId="3738E68F"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Pier (Jetty)</w:t>
            </w:r>
          </w:p>
          <w:p w14:paraId="1CF1C335"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long, narrow structure extending into the water to afford a berthing place for vessels, to serve as a promenade, etc.</w:t>
            </w:r>
          </w:p>
          <w:p w14:paraId="01DA9822" w14:textId="77777777" w:rsidR="00B131AF" w:rsidRPr="00B131AF" w:rsidRDefault="00B131AF" w:rsidP="00B131AF">
            <w:pPr>
              <w:spacing w:before="120" w:after="120"/>
              <w:rPr>
                <w:rFonts w:cs="Arial"/>
              </w:rPr>
            </w:pPr>
            <w:r w:rsidRPr="00B131AF">
              <w:rPr>
                <w:rFonts w:cs="Arial"/>
              </w:rPr>
              <w:t xml:space="preserve">4) </w:t>
            </w:r>
            <w:r w:rsidRPr="00B131AF">
              <w:rPr>
                <w:rFonts w:cs="Arial"/>
                <w:b/>
              </w:rPr>
              <w:t>Conventional Mooring</w:t>
            </w:r>
          </w:p>
          <w:p w14:paraId="3A0AF597"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Mooring using the vessel's anchors and buoys to secure the vessel at multiple points.</w:t>
            </w:r>
          </w:p>
          <w:p w14:paraId="517C8643" w14:textId="77777777" w:rsidR="00B131AF" w:rsidRPr="00B131AF" w:rsidRDefault="00B131AF" w:rsidP="00B131AF">
            <w:pPr>
              <w:spacing w:before="120" w:after="120"/>
              <w:rPr>
                <w:rFonts w:cs="Arial"/>
              </w:rPr>
            </w:pPr>
          </w:p>
          <w:p w14:paraId="3137921B" w14:textId="77777777" w:rsidR="00B131AF" w:rsidRPr="00B131AF" w:rsidRDefault="00B131AF" w:rsidP="00B131AF">
            <w:pPr>
              <w:spacing w:before="120" w:after="120"/>
              <w:rPr>
                <w:rFonts w:cs="Arial"/>
              </w:rPr>
            </w:pPr>
            <w:r w:rsidRPr="00B131AF">
              <w:rPr>
                <w:rFonts w:cs="Arial"/>
                <w:u w:val="single"/>
              </w:rPr>
              <w:t>Remarks:</w:t>
            </w:r>
          </w:p>
          <w:p w14:paraId="3BECE083" w14:textId="77777777" w:rsidR="00B131AF" w:rsidRPr="00B131AF" w:rsidRDefault="00B131AF" w:rsidP="00B131AF">
            <w:pPr>
              <w:spacing w:before="120" w:after="120"/>
              <w:rPr>
                <w:rFonts w:cs="Arial"/>
              </w:rPr>
            </w:pPr>
            <w:r w:rsidRPr="00B131AF">
              <w:rPr>
                <w:rFonts w:cs="Arial"/>
              </w:rPr>
              <w:t>•No remarks.</w:t>
            </w:r>
          </w:p>
        </w:tc>
      </w:tr>
    </w:tbl>
    <w:p w14:paraId="5714B64B" w14:textId="77777777" w:rsidR="00B131AF" w:rsidRPr="00B131AF" w:rsidRDefault="00B131AF" w:rsidP="00B131AF">
      <w:pPr>
        <w:spacing w:before="240"/>
        <w:rPr>
          <w:b/>
        </w:rPr>
      </w:pPr>
    </w:p>
    <w:p w14:paraId="50A250E2" w14:textId="77777777" w:rsidR="00B131AF" w:rsidRPr="00B131AF" w:rsidRDefault="00B131AF" w:rsidP="00716062">
      <w:pPr>
        <w:pStyle w:val="Heading2"/>
      </w:pPr>
      <w:bookmarkStart w:id="3024" w:name="_Toc120214584"/>
      <w:r w:rsidRPr="00B131AF">
        <w:t>Category of Cargo</w:t>
      </w:r>
      <w:bookmarkEnd w:id="3024"/>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5C1180BE" w14:textId="77777777" w:rsidTr="00B131AF">
        <w:tc>
          <w:tcPr>
            <w:tcW w:w="5000" w:type="pct"/>
            <w:shd w:val="clear" w:color="auto" w:fill="auto"/>
          </w:tcPr>
          <w:p w14:paraId="7E05CEAE"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Classification of the different types of cargo that a ship may be carrying.</w:t>
            </w:r>
          </w:p>
          <w:p w14:paraId="3FD6EE95"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Container</w:t>
            </w:r>
          </w:p>
          <w:p w14:paraId="338BB042"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One of a number of standard sized cargo carrying units, secured using standard corner attachments and bar.</w:t>
            </w:r>
          </w:p>
          <w:p w14:paraId="10F59D8F" w14:textId="77777777" w:rsidR="00B131AF" w:rsidRPr="00B131AF" w:rsidRDefault="00B131AF" w:rsidP="00B131AF">
            <w:pPr>
              <w:spacing w:before="120" w:after="120"/>
              <w:rPr>
                <w:rFonts w:cs="Arial"/>
              </w:rPr>
            </w:pPr>
            <w:r w:rsidRPr="00B131AF">
              <w:rPr>
                <w:rFonts w:cs="Arial"/>
              </w:rPr>
              <w:t xml:space="preserve">5) </w:t>
            </w:r>
            <w:r w:rsidRPr="00B131AF">
              <w:rPr>
                <w:rFonts w:cs="Arial"/>
                <w:b/>
              </w:rPr>
              <w:t>Passenger</w:t>
            </w:r>
          </w:p>
          <w:p w14:paraId="39AA38A9"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fee paying traveller.</w:t>
            </w:r>
          </w:p>
          <w:p w14:paraId="524C90B2" w14:textId="77777777" w:rsidR="00B131AF" w:rsidRPr="00B131AF" w:rsidRDefault="00B131AF" w:rsidP="00B131AF">
            <w:pPr>
              <w:spacing w:before="120" w:after="120"/>
              <w:rPr>
                <w:rFonts w:cs="Arial"/>
              </w:rPr>
            </w:pPr>
            <w:r w:rsidRPr="00B131AF">
              <w:rPr>
                <w:rFonts w:cs="Arial"/>
              </w:rPr>
              <w:t xml:space="preserve">6) </w:t>
            </w:r>
            <w:r w:rsidRPr="00B131AF">
              <w:rPr>
                <w:rFonts w:cs="Arial"/>
                <w:b/>
              </w:rPr>
              <w:t>Livestock</w:t>
            </w:r>
          </w:p>
          <w:p w14:paraId="5E57ECAE"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Live animals carried in bulk.</w:t>
            </w:r>
          </w:p>
          <w:p w14:paraId="6E1FBE41" w14:textId="77777777" w:rsidR="00B131AF" w:rsidRPr="00B131AF" w:rsidRDefault="00B131AF" w:rsidP="00B131AF">
            <w:pPr>
              <w:spacing w:before="120" w:after="120"/>
              <w:rPr>
                <w:rFonts w:cs="Arial"/>
              </w:rPr>
            </w:pPr>
            <w:r w:rsidRPr="00B131AF">
              <w:rPr>
                <w:rFonts w:cs="Arial"/>
              </w:rPr>
              <w:t xml:space="preserve">7) </w:t>
            </w:r>
            <w:r w:rsidRPr="00B131AF">
              <w:rPr>
                <w:rFonts w:cs="Arial"/>
                <w:b/>
              </w:rPr>
              <w:t>Dangerous or Hazardous</w:t>
            </w:r>
          </w:p>
          <w:p w14:paraId="52D2A4CB"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Dangerous or hazardous cargo as described by the IMO International Maritime Dangerous Goods code.</w:t>
            </w:r>
          </w:p>
          <w:p w14:paraId="7608F036" w14:textId="77777777" w:rsidR="00B131AF" w:rsidRPr="00B131AF" w:rsidRDefault="00B131AF" w:rsidP="00B131AF">
            <w:pPr>
              <w:spacing w:before="120" w:after="120"/>
              <w:rPr>
                <w:rFonts w:cs="Arial"/>
              </w:rPr>
            </w:pPr>
            <w:r w:rsidRPr="00B131AF">
              <w:rPr>
                <w:rFonts w:cs="Arial"/>
              </w:rPr>
              <w:t xml:space="preserve">8) </w:t>
            </w:r>
            <w:r w:rsidRPr="00B131AF">
              <w:rPr>
                <w:rFonts w:cs="Arial"/>
                <w:b/>
              </w:rPr>
              <w:t>Heavy Lift</w:t>
            </w:r>
          </w:p>
          <w:p w14:paraId="4FF43A1B"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Indivisible heavy items of weight generally over 100 tons, and width or height greater than 100 metres.</w:t>
            </w:r>
          </w:p>
          <w:p w14:paraId="67660CA0" w14:textId="77777777" w:rsidR="00B131AF" w:rsidRPr="00B131AF" w:rsidRDefault="00B131AF" w:rsidP="00B131AF">
            <w:pPr>
              <w:spacing w:before="120" w:after="120"/>
              <w:rPr>
                <w:rFonts w:cs="Arial"/>
              </w:rPr>
            </w:pPr>
            <w:r w:rsidRPr="00B131AF">
              <w:rPr>
                <w:rFonts w:cs="Arial"/>
              </w:rPr>
              <w:t xml:space="preserve">10) </w:t>
            </w:r>
            <w:r w:rsidRPr="00B131AF">
              <w:rPr>
                <w:rFonts w:cs="Arial"/>
                <w:b/>
              </w:rPr>
              <w:t>Dry Bulk Cargo</w:t>
            </w:r>
          </w:p>
          <w:p w14:paraId="50FF48C4"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Commodity cargo that is transported unpackaged in large quantities. These types of goods usually need to be kept dry during the whole transportation period.</w:t>
            </w:r>
          </w:p>
          <w:p w14:paraId="6C975D98" w14:textId="77777777" w:rsidR="00B131AF" w:rsidRPr="00B131AF" w:rsidRDefault="00B131AF" w:rsidP="00B131AF">
            <w:pPr>
              <w:spacing w:before="120" w:after="120"/>
              <w:rPr>
                <w:rFonts w:cs="Arial"/>
              </w:rPr>
            </w:pPr>
            <w:r w:rsidRPr="00B131AF">
              <w:rPr>
                <w:rFonts w:cs="Arial"/>
              </w:rPr>
              <w:t xml:space="preserve">11) </w:t>
            </w:r>
            <w:r w:rsidRPr="00B131AF">
              <w:rPr>
                <w:rFonts w:cs="Arial"/>
                <w:b/>
              </w:rPr>
              <w:t>Liquid Bulk Cargo</w:t>
            </w:r>
          </w:p>
          <w:p w14:paraId="05EE7A9F"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Liquids or gases that are transported in bulk and carried unpackaged.</w:t>
            </w:r>
          </w:p>
          <w:p w14:paraId="28E2D68B" w14:textId="77777777" w:rsidR="00B131AF" w:rsidRPr="00B131AF" w:rsidRDefault="00B131AF" w:rsidP="00B131AF">
            <w:pPr>
              <w:spacing w:before="120" w:after="120"/>
              <w:rPr>
                <w:rFonts w:cs="Arial"/>
              </w:rPr>
            </w:pPr>
            <w:r w:rsidRPr="00B131AF">
              <w:rPr>
                <w:rFonts w:cs="Arial"/>
              </w:rPr>
              <w:t xml:space="preserve">12) </w:t>
            </w:r>
            <w:r w:rsidRPr="00B131AF">
              <w:rPr>
                <w:rFonts w:cs="Arial"/>
                <w:b/>
              </w:rPr>
              <w:t>Reefer Container Cargo</w:t>
            </w:r>
          </w:p>
          <w:p w14:paraId="214D4F7D"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Cargo transported in refrigerated containers, generally perishable commodities which require temperature-controlled transportation, such as fruit, meat, fish, vegetables, dairy products and other foods.</w:t>
            </w:r>
          </w:p>
          <w:p w14:paraId="2DEF42B5" w14:textId="77777777" w:rsidR="00B131AF" w:rsidRPr="00B131AF" w:rsidRDefault="00B131AF" w:rsidP="00B131AF">
            <w:pPr>
              <w:spacing w:before="120" w:after="120"/>
              <w:rPr>
                <w:rFonts w:cs="Arial"/>
              </w:rPr>
            </w:pPr>
            <w:r w:rsidRPr="00B131AF">
              <w:rPr>
                <w:rFonts w:cs="Arial"/>
              </w:rPr>
              <w:t xml:space="preserve">13) </w:t>
            </w:r>
            <w:r w:rsidRPr="00B131AF">
              <w:rPr>
                <w:rFonts w:cs="Arial"/>
                <w:b/>
              </w:rPr>
              <w:t>Ro-Ro Cargo</w:t>
            </w:r>
          </w:p>
          <w:p w14:paraId="4EDEDA7E"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Wheeled cargo, such as cars, busses, trucks, agricultural vehicles and cranes, that are driven on and off the ship on their own wheels or using a platform vehicle, such as a self-propelled modular transporter.</w:t>
            </w:r>
          </w:p>
          <w:p w14:paraId="5670EB37" w14:textId="77777777" w:rsidR="00B131AF" w:rsidRPr="00B131AF" w:rsidRDefault="00B131AF" w:rsidP="00B131AF">
            <w:pPr>
              <w:spacing w:before="120" w:after="120"/>
              <w:rPr>
                <w:rFonts w:cs="Arial"/>
              </w:rPr>
            </w:pPr>
            <w:r w:rsidRPr="00B131AF">
              <w:rPr>
                <w:rFonts w:cs="Arial"/>
              </w:rPr>
              <w:t xml:space="preserve">14) </w:t>
            </w:r>
            <w:r w:rsidRPr="00B131AF">
              <w:rPr>
                <w:rFonts w:cs="Arial"/>
                <w:b/>
              </w:rPr>
              <w:t>Project Cargo</w:t>
            </w:r>
          </w:p>
          <w:p w14:paraId="44FC75D8"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Project cargo is a term used to broadly describe the national or international transportation of large, heavy, high value, or critical (to the project they are intended for) pieces of equipment. Also commonly referred to as heavy lift, this includes shipments made of various components which need disassembly for shipment and reassembly after delivery.</w:t>
            </w:r>
          </w:p>
          <w:p w14:paraId="2441C9A5" w14:textId="77777777" w:rsidR="00B131AF" w:rsidRPr="00B131AF" w:rsidRDefault="00B131AF" w:rsidP="00B131AF">
            <w:pPr>
              <w:spacing w:before="120" w:after="120"/>
              <w:rPr>
                <w:rFonts w:cs="Arial"/>
              </w:rPr>
            </w:pPr>
            <w:r w:rsidRPr="00B131AF">
              <w:rPr>
                <w:rFonts w:cs="Arial"/>
              </w:rPr>
              <w:t xml:space="preserve">15) </w:t>
            </w:r>
            <w:r w:rsidRPr="00B131AF">
              <w:rPr>
                <w:rFonts w:cs="Arial"/>
                <w:b/>
              </w:rPr>
              <w:t>Break Bulk Cargo</w:t>
            </w:r>
          </w:p>
          <w:p w14:paraId="0AE1812E"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Goods that are stowed on board ship in individually counted units, and not in intermodal containers nor in bulk as with oil or grain.</w:t>
            </w:r>
          </w:p>
          <w:p w14:paraId="08258B12" w14:textId="77777777" w:rsidR="00B131AF" w:rsidRPr="00B131AF" w:rsidRDefault="00B131AF" w:rsidP="00B131AF">
            <w:pPr>
              <w:spacing w:before="120" w:after="120"/>
              <w:rPr>
                <w:rFonts w:cs="Arial"/>
              </w:rPr>
            </w:pPr>
          </w:p>
          <w:p w14:paraId="2354DE59" w14:textId="77777777" w:rsidR="00B131AF" w:rsidRPr="00B131AF" w:rsidRDefault="00B131AF" w:rsidP="00B131AF">
            <w:pPr>
              <w:spacing w:before="120" w:after="120"/>
              <w:rPr>
                <w:rFonts w:cs="Arial"/>
              </w:rPr>
            </w:pPr>
            <w:r w:rsidRPr="00B131AF">
              <w:rPr>
                <w:rFonts w:cs="Arial"/>
                <w:u w:val="single"/>
              </w:rPr>
              <w:t>Remarks:</w:t>
            </w:r>
          </w:p>
          <w:p w14:paraId="09E2C7A3" w14:textId="77777777" w:rsidR="00B131AF" w:rsidRPr="00B131AF" w:rsidRDefault="00B131AF" w:rsidP="00B131AF">
            <w:pPr>
              <w:spacing w:before="120" w:after="120"/>
              <w:rPr>
                <w:rFonts w:cs="Arial"/>
              </w:rPr>
            </w:pPr>
            <w:r w:rsidRPr="00B131AF">
              <w:rPr>
                <w:rFonts w:cs="Arial"/>
              </w:rPr>
              <w:t xml:space="preserve"> If item 7 is used, the nature of dangerous or hazardous cargoes can be amplified with category of dangerous or hazardous cargo.</w:t>
            </w:r>
          </w:p>
        </w:tc>
      </w:tr>
    </w:tbl>
    <w:p w14:paraId="2684F2A2" w14:textId="77777777" w:rsidR="00B131AF" w:rsidRPr="00B131AF" w:rsidRDefault="00B131AF" w:rsidP="00B131AF">
      <w:pPr>
        <w:spacing w:before="240"/>
        <w:rPr>
          <w:b/>
        </w:rPr>
      </w:pPr>
    </w:p>
    <w:p w14:paraId="555D031F" w14:textId="77777777" w:rsidR="00B131AF" w:rsidRPr="00B131AF" w:rsidRDefault="00B131AF" w:rsidP="00716062">
      <w:pPr>
        <w:pStyle w:val="Heading2"/>
      </w:pPr>
      <w:bookmarkStart w:id="3025" w:name="_Toc120214585"/>
      <w:r w:rsidRPr="00B131AF">
        <w:lastRenderedPageBreak/>
        <w:t>Category of Communication Preference</w:t>
      </w:r>
      <w:bookmarkEnd w:id="3025"/>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3855A1C7" w14:textId="77777777" w:rsidTr="00B131AF">
        <w:tc>
          <w:tcPr>
            <w:tcW w:w="5000" w:type="pct"/>
            <w:shd w:val="clear" w:color="auto" w:fill="auto"/>
          </w:tcPr>
          <w:p w14:paraId="6C4DA708"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Classification of frequencies, VHF channels, telephone numbers, or other means of communication based on preference.</w:t>
            </w:r>
          </w:p>
          <w:p w14:paraId="7A0DD7E3"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Preferred Calling</w:t>
            </w:r>
          </w:p>
          <w:p w14:paraId="00201495"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first choice channel or frequency to be used when calling a radio station.</w:t>
            </w:r>
          </w:p>
          <w:p w14:paraId="69C24802"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Alternate Calling</w:t>
            </w:r>
          </w:p>
          <w:p w14:paraId="5D515130"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channel or frequency to be used for calling a radio station when the preferred channel or frequency is busy or is suffering from interference.</w:t>
            </w:r>
          </w:p>
          <w:p w14:paraId="13A48C36"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Preferred Working</w:t>
            </w:r>
          </w:p>
          <w:p w14:paraId="2AA3AB11"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first choice channel or frequency to be used when working with a radio station.</w:t>
            </w:r>
          </w:p>
          <w:p w14:paraId="63E66E89" w14:textId="77777777" w:rsidR="00B131AF" w:rsidRPr="00B131AF" w:rsidRDefault="00B131AF" w:rsidP="00B131AF">
            <w:pPr>
              <w:spacing w:before="120" w:after="120"/>
              <w:rPr>
                <w:rFonts w:cs="Arial"/>
              </w:rPr>
            </w:pPr>
            <w:r w:rsidRPr="00B131AF">
              <w:rPr>
                <w:rFonts w:cs="Arial"/>
              </w:rPr>
              <w:t xml:space="preserve">4) </w:t>
            </w:r>
            <w:r w:rsidRPr="00B131AF">
              <w:rPr>
                <w:rFonts w:cs="Arial"/>
                <w:b/>
              </w:rPr>
              <w:t>Alternate Working</w:t>
            </w:r>
          </w:p>
          <w:p w14:paraId="1A2B62ED"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channel or frequency to be used for working with a radio station when the preferred working channel or frequency is busy or is suffering from interference.</w:t>
            </w:r>
          </w:p>
          <w:p w14:paraId="0D7ED9D2" w14:textId="77777777" w:rsidR="00B131AF" w:rsidRPr="00B131AF" w:rsidRDefault="00B131AF" w:rsidP="00B131AF">
            <w:pPr>
              <w:spacing w:before="120" w:after="120"/>
              <w:rPr>
                <w:rFonts w:cs="Arial"/>
              </w:rPr>
            </w:pPr>
          </w:p>
          <w:p w14:paraId="5676F7D9" w14:textId="77777777" w:rsidR="00B131AF" w:rsidRPr="00B131AF" w:rsidRDefault="00B131AF" w:rsidP="00B131AF">
            <w:pPr>
              <w:spacing w:before="120" w:after="120"/>
              <w:rPr>
                <w:rFonts w:cs="Arial"/>
              </w:rPr>
            </w:pPr>
            <w:r w:rsidRPr="00B131AF">
              <w:rPr>
                <w:rFonts w:cs="Arial"/>
                <w:u w:val="single"/>
              </w:rPr>
              <w:t>Remarks:</w:t>
            </w:r>
          </w:p>
          <w:p w14:paraId="2D0F2044" w14:textId="77777777" w:rsidR="00B131AF" w:rsidRPr="00B131AF" w:rsidRDefault="00B131AF" w:rsidP="00B131AF">
            <w:pPr>
              <w:spacing w:before="120" w:after="120"/>
              <w:rPr>
                <w:rFonts w:cs="Arial"/>
              </w:rPr>
            </w:pPr>
            <w:r w:rsidRPr="00B131AF">
              <w:rPr>
                <w:rFonts w:cs="Arial"/>
              </w:rPr>
              <w:t>•No remarks.</w:t>
            </w:r>
          </w:p>
        </w:tc>
      </w:tr>
    </w:tbl>
    <w:p w14:paraId="482C174D" w14:textId="77777777" w:rsidR="00B131AF" w:rsidRPr="00B131AF" w:rsidRDefault="00B131AF" w:rsidP="00B131AF">
      <w:pPr>
        <w:spacing w:before="240"/>
        <w:rPr>
          <w:b/>
        </w:rPr>
      </w:pPr>
    </w:p>
    <w:p w14:paraId="5E86ADCD" w14:textId="77777777" w:rsidR="00B131AF" w:rsidRPr="00B131AF" w:rsidRDefault="00B131AF" w:rsidP="00716062">
      <w:pPr>
        <w:pStyle w:val="Heading2"/>
      </w:pPr>
      <w:bookmarkStart w:id="3026" w:name="_Toc120214586"/>
      <w:r w:rsidRPr="00B131AF">
        <w:t>Category Of Dangerous Or Hazardous Cargo</w:t>
      </w:r>
      <w:bookmarkEnd w:id="3026"/>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5AB488AF" w14:textId="77777777" w:rsidTr="00B131AF">
        <w:tc>
          <w:tcPr>
            <w:tcW w:w="5000" w:type="pct"/>
            <w:shd w:val="clear" w:color="auto" w:fill="auto"/>
          </w:tcPr>
          <w:p w14:paraId="6FC68097"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Classification of dangerous goods or hazardous materials based on the International Maritime Dangerous Goods Code (IMDG Code).</w:t>
            </w:r>
          </w:p>
          <w:p w14:paraId="2D400902"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IMDG Code Class 1 Div. 1.1</w:t>
            </w:r>
          </w:p>
          <w:p w14:paraId="0CA657CA"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Explosives, Division 1: Substances and articles which have a mass explosion hazard.</w:t>
            </w:r>
          </w:p>
          <w:p w14:paraId="64828D7D"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IMDG Code Class 1 Div. 1.2</w:t>
            </w:r>
          </w:p>
          <w:p w14:paraId="7F7ADB95"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Explosives, Division 2: substances and articles which have a projection hazard but not a mass explosion hazard</w:t>
            </w:r>
          </w:p>
          <w:p w14:paraId="2746E7E7"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IMDG Code Class 1 Div. 1.3</w:t>
            </w:r>
          </w:p>
          <w:p w14:paraId="663B5DA9"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Explosives, Division 3: substances and articles which have a fire hazard and either a minor blast hazard or a minor projection hazard or both, but not a mass explosion hazard</w:t>
            </w:r>
          </w:p>
          <w:p w14:paraId="0E8506F2" w14:textId="77777777" w:rsidR="00B131AF" w:rsidRPr="00B131AF" w:rsidRDefault="00B131AF" w:rsidP="00B131AF">
            <w:pPr>
              <w:spacing w:before="120" w:after="120"/>
              <w:rPr>
                <w:rFonts w:cs="Arial"/>
              </w:rPr>
            </w:pPr>
            <w:r w:rsidRPr="00B131AF">
              <w:rPr>
                <w:rFonts w:cs="Arial"/>
              </w:rPr>
              <w:t xml:space="preserve">4) </w:t>
            </w:r>
            <w:r w:rsidRPr="00B131AF">
              <w:rPr>
                <w:rFonts w:cs="Arial"/>
                <w:b/>
              </w:rPr>
              <w:t>IMDG Code Class 1 Div. 1.4</w:t>
            </w:r>
          </w:p>
          <w:p w14:paraId="206830A2"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Explosives, Division 4: substances and articles which present no significant hazard </w:t>
            </w:r>
          </w:p>
          <w:p w14:paraId="581E6B9A" w14:textId="77777777" w:rsidR="00B131AF" w:rsidRPr="00B131AF" w:rsidRDefault="00B131AF" w:rsidP="00B131AF">
            <w:pPr>
              <w:spacing w:before="120" w:after="120"/>
              <w:rPr>
                <w:rFonts w:cs="Arial"/>
              </w:rPr>
            </w:pPr>
            <w:r w:rsidRPr="00B131AF">
              <w:rPr>
                <w:rFonts w:cs="Arial"/>
              </w:rPr>
              <w:t xml:space="preserve">5) </w:t>
            </w:r>
            <w:r w:rsidRPr="00B131AF">
              <w:rPr>
                <w:rFonts w:cs="Arial"/>
                <w:b/>
              </w:rPr>
              <w:t>IMDG Code Class 1 Div. 1.5</w:t>
            </w:r>
          </w:p>
          <w:p w14:paraId="2212C7FE"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Explosives, Division 5: very insensitive substances which have a mass explosion hazard</w:t>
            </w:r>
          </w:p>
          <w:p w14:paraId="458F14F8" w14:textId="77777777" w:rsidR="00B131AF" w:rsidRPr="00B131AF" w:rsidRDefault="00B131AF" w:rsidP="00B131AF">
            <w:pPr>
              <w:spacing w:before="120" w:after="120"/>
              <w:rPr>
                <w:rFonts w:cs="Arial"/>
              </w:rPr>
            </w:pPr>
            <w:r w:rsidRPr="00B131AF">
              <w:rPr>
                <w:rFonts w:cs="Arial"/>
              </w:rPr>
              <w:t xml:space="preserve">6) </w:t>
            </w:r>
            <w:r w:rsidRPr="00B131AF">
              <w:rPr>
                <w:rFonts w:cs="Arial"/>
                <w:b/>
              </w:rPr>
              <w:t>IMDG Code Class 1 Div. 1.6</w:t>
            </w:r>
          </w:p>
          <w:p w14:paraId="1D2442B1"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Explosives, Division 6: extremely insensitive articles which do not have a mass explosion hazard</w:t>
            </w:r>
          </w:p>
          <w:p w14:paraId="131F368D" w14:textId="77777777" w:rsidR="00B131AF" w:rsidRPr="00B131AF" w:rsidRDefault="00B131AF" w:rsidP="00B131AF">
            <w:pPr>
              <w:spacing w:before="120" w:after="120"/>
              <w:rPr>
                <w:rFonts w:cs="Arial"/>
              </w:rPr>
            </w:pPr>
            <w:r w:rsidRPr="00B131AF">
              <w:rPr>
                <w:rFonts w:cs="Arial"/>
              </w:rPr>
              <w:t xml:space="preserve">7) </w:t>
            </w:r>
            <w:r w:rsidRPr="00B131AF">
              <w:rPr>
                <w:rFonts w:cs="Arial"/>
                <w:b/>
              </w:rPr>
              <w:t>IMDG Code Class 2 Div. 2.1</w:t>
            </w:r>
          </w:p>
          <w:p w14:paraId="2F7C862E"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Gases, flammable gases</w:t>
            </w:r>
          </w:p>
          <w:p w14:paraId="57346D13" w14:textId="77777777" w:rsidR="00B131AF" w:rsidRPr="00B131AF" w:rsidRDefault="00B131AF" w:rsidP="00B131AF">
            <w:pPr>
              <w:spacing w:before="120" w:after="120"/>
              <w:rPr>
                <w:rFonts w:cs="Arial"/>
              </w:rPr>
            </w:pPr>
            <w:r w:rsidRPr="00B131AF">
              <w:rPr>
                <w:rFonts w:cs="Arial"/>
              </w:rPr>
              <w:lastRenderedPageBreak/>
              <w:t xml:space="preserve">8) </w:t>
            </w:r>
            <w:r w:rsidRPr="00B131AF">
              <w:rPr>
                <w:rFonts w:cs="Arial"/>
                <w:b/>
              </w:rPr>
              <w:t>IMDG Code Class 2 Div. 2.2</w:t>
            </w:r>
          </w:p>
          <w:p w14:paraId="11494DFE"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Gases, non-flammable, non-toxic gases</w:t>
            </w:r>
          </w:p>
          <w:p w14:paraId="4441C5D1" w14:textId="77777777" w:rsidR="00B131AF" w:rsidRPr="00B131AF" w:rsidRDefault="00B131AF" w:rsidP="00B131AF">
            <w:pPr>
              <w:spacing w:before="120" w:after="120"/>
              <w:rPr>
                <w:rFonts w:cs="Arial"/>
              </w:rPr>
            </w:pPr>
            <w:r w:rsidRPr="00B131AF">
              <w:rPr>
                <w:rFonts w:cs="Arial"/>
              </w:rPr>
              <w:t xml:space="preserve">9) </w:t>
            </w:r>
            <w:r w:rsidRPr="00B131AF">
              <w:rPr>
                <w:rFonts w:cs="Arial"/>
                <w:b/>
              </w:rPr>
              <w:t>IMDG Code Class 2 Div. 2.3</w:t>
            </w:r>
          </w:p>
          <w:p w14:paraId="2A4EB3C6"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Gases, toxic gases</w:t>
            </w:r>
          </w:p>
          <w:p w14:paraId="28538C65" w14:textId="77777777" w:rsidR="00B131AF" w:rsidRPr="00B131AF" w:rsidRDefault="00B131AF" w:rsidP="00B131AF">
            <w:pPr>
              <w:spacing w:before="120" w:after="120"/>
              <w:rPr>
                <w:rFonts w:cs="Arial"/>
              </w:rPr>
            </w:pPr>
            <w:r w:rsidRPr="00B131AF">
              <w:rPr>
                <w:rFonts w:cs="Arial"/>
              </w:rPr>
              <w:t xml:space="preserve">10) </w:t>
            </w:r>
            <w:r w:rsidRPr="00B131AF">
              <w:rPr>
                <w:rFonts w:cs="Arial"/>
                <w:b/>
              </w:rPr>
              <w:t>IMDG Code Class 3</w:t>
            </w:r>
          </w:p>
          <w:p w14:paraId="283DD3E3"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flammable liquids</w:t>
            </w:r>
          </w:p>
          <w:p w14:paraId="66F67318" w14:textId="77777777" w:rsidR="00B131AF" w:rsidRPr="00B131AF" w:rsidRDefault="00B131AF" w:rsidP="00B131AF">
            <w:pPr>
              <w:spacing w:before="120" w:after="120"/>
              <w:rPr>
                <w:rFonts w:cs="Arial"/>
              </w:rPr>
            </w:pPr>
            <w:r w:rsidRPr="00B131AF">
              <w:rPr>
                <w:rFonts w:cs="Arial"/>
              </w:rPr>
              <w:t xml:space="preserve">11) </w:t>
            </w:r>
            <w:r w:rsidRPr="00B131AF">
              <w:rPr>
                <w:rFonts w:cs="Arial"/>
                <w:b/>
              </w:rPr>
              <w:t>IMDG Code Class 4 Div. 4.1</w:t>
            </w:r>
          </w:p>
          <w:p w14:paraId="17AA5270"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flammable solids, self-reactive substances and desensitized explosives</w:t>
            </w:r>
          </w:p>
          <w:p w14:paraId="7C2949AE" w14:textId="77777777" w:rsidR="00B131AF" w:rsidRPr="00B131AF" w:rsidRDefault="00B131AF" w:rsidP="00B131AF">
            <w:pPr>
              <w:spacing w:before="120" w:after="120"/>
              <w:rPr>
                <w:rFonts w:cs="Arial"/>
              </w:rPr>
            </w:pPr>
            <w:r w:rsidRPr="00B131AF">
              <w:rPr>
                <w:rFonts w:cs="Arial"/>
              </w:rPr>
              <w:t xml:space="preserve">12) </w:t>
            </w:r>
            <w:r w:rsidRPr="00B131AF">
              <w:rPr>
                <w:rFonts w:cs="Arial"/>
                <w:b/>
              </w:rPr>
              <w:t>IMDG Code Class 4 Div. 4.2</w:t>
            </w:r>
          </w:p>
          <w:p w14:paraId="56FCA4DA"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substances liable to spontaneous combustion</w:t>
            </w:r>
          </w:p>
          <w:p w14:paraId="354D16CA" w14:textId="77777777" w:rsidR="00B131AF" w:rsidRPr="00B131AF" w:rsidRDefault="00B131AF" w:rsidP="00B131AF">
            <w:pPr>
              <w:spacing w:before="120" w:after="120"/>
              <w:rPr>
                <w:rFonts w:cs="Arial"/>
              </w:rPr>
            </w:pPr>
            <w:r w:rsidRPr="00B131AF">
              <w:rPr>
                <w:rFonts w:cs="Arial"/>
              </w:rPr>
              <w:t xml:space="preserve">13) </w:t>
            </w:r>
            <w:r w:rsidRPr="00B131AF">
              <w:rPr>
                <w:rFonts w:cs="Arial"/>
                <w:b/>
              </w:rPr>
              <w:t>IMDG Code Class 4 Div. 4.3</w:t>
            </w:r>
          </w:p>
          <w:p w14:paraId="697003D2"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substances which, in contact with water, emit flammable gases</w:t>
            </w:r>
          </w:p>
          <w:p w14:paraId="094F7139" w14:textId="77777777" w:rsidR="00B131AF" w:rsidRPr="00B131AF" w:rsidRDefault="00B131AF" w:rsidP="00B131AF">
            <w:pPr>
              <w:spacing w:before="120" w:after="120"/>
              <w:rPr>
                <w:rFonts w:cs="Arial"/>
              </w:rPr>
            </w:pPr>
            <w:r w:rsidRPr="00B131AF">
              <w:rPr>
                <w:rFonts w:cs="Arial"/>
              </w:rPr>
              <w:t xml:space="preserve">14) </w:t>
            </w:r>
            <w:r w:rsidRPr="00B131AF">
              <w:rPr>
                <w:rFonts w:cs="Arial"/>
                <w:b/>
              </w:rPr>
              <w:t>IMDG Code Class 5 Div. 5.1</w:t>
            </w:r>
          </w:p>
          <w:p w14:paraId="47B75AB1"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oxidizing substances</w:t>
            </w:r>
          </w:p>
          <w:p w14:paraId="601F20F9" w14:textId="77777777" w:rsidR="00B131AF" w:rsidRPr="00B131AF" w:rsidRDefault="00B131AF" w:rsidP="00B131AF">
            <w:pPr>
              <w:spacing w:before="120" w:after="120"/>
              <w:rPr>
                <w:rFonts w:cs="Arial"/>
              </w:rPr>
            </w:pPr>
            <w:r w:rsidRPr="00B131AF">
              <w:rPr>
                <w:rFonts w:cs="Arial"/>
              </w:rPr>
              <w:t xml:space="preserve">15) </w:t>
            </w:r>
            <w:r w:rsidRPr="00B131AF">
              <w:rPr>
                <w:rFonts w:cs="Arial"/>
                <w:b/>
              </w:rPr>
              <w:t>IMDG Code Class 5 Div. 5.2</w:t>
            </w:r>
          </w:p>
          <w:p w14:paraId="2540E725"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organic peroxides</w:t>
            </w:r>
          </w:p>
          <w:p w14:paraId="45F0457E" w14:textId="77777777" w:rsidR="00B131AF" w:rsidRPr="00B131AF" w:rsidRDefault="00B131AF" w:rsidP="00B131AF">
            <w:pPr>
              <w:spacing w:before="120" w:after="120"/>
              <w:rPr>
                <w:rFonts w:cs="Arial"/>
              </w:rPr>
            </w:pPr>
            <w:r w:rsidRPr="00B131AF">
              <w:rPr>
                <w:rFonts w:cs="Arial"/>
              </w:rPr>
              <w:t xml:space="preserve">16) </w:t>
            </w:r>
            <w:r w:rsidRPr="00B131AF">
              <w:rPr>
                <w:rFonts w:cs="Arial"/>
                <w:b/>
              </w:rPr>
              <w:t>IMDG Code Class 6 Div. 6.1</w:t>
            </w:r>
          </w:p>
          <w:p w14:paraId="2DA6BE74"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toxic substances</w:t>
            </w:r>
          </w:p>
          <w:p w14:paraId="70E52D26" w14:textId="77777777" w:rsidR="00B131AF" w:rsidRPr="00B131AF" w:rsidRDefault="00B131AF" w:rsidP="00B131AF">
            <w:pPr>
              <w:spacing w:before="120" w:after="120"/>
              <w:rPr>
                <w:rFonts w:cs="Arial"/>
              </w:rPr>
            </w:pPr>
            <w:r w:rsidRPr="00B131AF">
              <w:rPr>
                <w:rFonts w:cs="Arial"/>
              </w:rPr>
              <w:t xml:space="preserve">17) </w:t>
            </w:r>
            <w:r w:rsidRPr="00B131AF">
              <w:rPr>
                <w:rFonts w:cs="Arial"/>
                <w:b/>
              </w:rPr>
              <w:t>IMDG Code Class 6 Div. 6.2</w:t>
            </w:r>
          </w:p>
          <w:p w14:paraId="2301EFCF"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infectious substances</w:t>
            </w:r>
          </w:p>
          <w:p w14:paraId="1C59AC59" w14:textId="77777777" w:rsidR="00B131AF" w:rsidRPr="00B131AF" w:rsidRDefault="00B131AF" w:rsidP="00B131AF">
            <w:pPr>
              <w:spacing w:before="120" w:after="120"/>
              <w:rPr>
                <w:rFonts w:cs="Arial"/>
              </w:rPr>
            </w:pPr>
            <w:r w:rsidRPr="00B131AF">
              <w:rPr>
                <w:rFonts w:cs="Arial"/>
              </w:rPr>
              <w:t xml:space="preserve">18) </w:t>
            </w:r>
            <w:r w:rsidRPr="00B131AF">
              <w:rPr>
                <w:rFonts w:cs="Arial"/>
                <w:b/>
              </w:rPr>
              <w:t>IMDG Code Class 7</w:t>
            </w:r>
          </w:p>
          <w:p w14:paraId="37358522"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Radioactive material</w:t>
            </w:r>
          </w:p>
          <w:p w14:paraId="1B41490A" w14:textId="77777777" w:rsidR="00B131AF" w:rsidRPr="00B131AF" w:rsidRDefault="00B131AF" w:rsidP="00B131AF">
            <w:pPr>
              <w:spacing w:before="120" w:after="120"/>
              <w:rPr>
                <w:rFonts w:cs="Arial"/>
              </w:rPr>
            </w:pPr>
            <w:r w:rsidRPr="00B131AF">
              <w:rPr>
                <w:rFonts w:cs="Arial"/>
              </w:rPr>
              <w:t xml:space="preserve">19) </w:t>
            </w:r>
            <w:r w:rsidRPr="00B131AF">
              <w:rPr>
                <w:rFonts w:cs="Arial"/>
                <w:b/>
              </w:rPr>
              <w:t>IMDG Code Class 8</w:t>
            </w:r>
          </w:p>
          <w:p w14:paraId="329BB663"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Corrosive substances</w:t>
            </w:r>
          </w:p>
          <w:p w14:paraId="1AB0BED2" w14:textId="77777777" w:rsidR="00B131AF" w:rsidRPr="00B131AF" w:rsidRDefault="00B131AF" w:rsidP="00B131AF">
            <w:pPr>
              <w:spacing w:before="120" w:after="120"/>
              <w:rPr>
                <w:rFonts w:cs="Arial"/>
              </w:rPr>
            </w:pPr>
            <w:r w:rsidRPr="00B131AF">
              <w:rPr>
                <w:rFonts w:cs="Arial"/>
              </w:rPr>
              <w:t xml:space="preserve">20) </w:t>
            </w:r>
            <w:r w:rsidRPr="00B131AF">
              <w:rPr>
                <w:rFonts w:cs="Arial"/>
                <w:b/>
              </w:rPr>
              <w:t>IMDG Code Class 9</w:t>
            </w:r>
          </w:p>
          <w:p w14:paraId="09954360"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Miscellaneous dangerous substances and articles</w:t>
            </w:r>
          </w:p>
          <w:p w14:paraId="3E467F7C" w14:textId="77777777" w:rsidR="00B131AF" w:rsidRPr="00B131AF" w:rsidRDefault="00B131AF" w:rsidP="00B131AF">
            <w:pPr>
              <w:spacing w:before="120" w:after="120"/>
              <w:rPr>
                <w:rFonts w:cs="Arial"/>
              </w:rPr>
            </w:pPr>
            <w:r w:rsidRPr="00B131AF">
              <w:rPr>
                <w:rFonts w:cs="Arial"/>
              </w:rPr>
              <w:t xml:space="preserve">21) </w:t>
            </w:r>
            <w:r w:rsidRPr="00B131AF">
              <w:rPr>
                <w:rFonts w:cs="Arial"/>
                <w:b/>
              </w:rPr>
              <w:t>Harmful Substances in Packaged Form</w:t>
            </w:r>
          </w:p>
          <w:p w14:paraId="31958812"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Harmful substances are those substances which are identified as marine pollutants in the International Maritime Dangerous Goods Code (IMDG Code). Packaged form is defined as the forms of containment specified for harmful substances in the IMDG Code.</w:t>
            </w:r>
          </w:p>
          <w:p w14:paraId="5091F414" w14:textId="77777777" w:rsidR="00B131AF" w:rsidRPr="00B131AF" w:rsidRDefault="00B131AF" w:rsidP="00B131AF">
            <w:pPr>
              <w:spacing w:before="120" w:after="120"/>
              <w:rPr>
                <w:rFonts w:cs="Arial"/>
              </w:rPr>
            </w:pPr>
          </w:p>
          <w:p w14:paraId="0A4D7F6E" w14:textId="77777777" w:rsidR="00B131AF" w:rsidRPr="00B131AF" w:rsidRDefault="00B131AF" w:rsidP="00B131AF">
            <w:pPr>
              <w:spacing w:before="120" w:after="120"/>
              <w:rPr>
                <w:rFonts w:cs="Arial"/>
              </w:rPr>
            </w:pPr>
            <w:r w:rsidRPr="00B131AF">
              <w:rPr>
                <w:rFonts w:cs="Arial"/>
                <w:u w:val="single"/>
              </w:rPr>
              <w:t>Remarks:</w:t>
            </w:r>
          </w:p>
          <w:p w14:paraId="5A1E6278" w14:textId="77777777" w:rsidR="00B131AF" w:rsidRPr="00B131AF" w:rsidRDefault="00B131AF" w:rsidP="00B131AF">
            <w:pPr>
              <w:spacing w:before="120" w:after="120"/>
              <w:rPr>
                <w:rFonts w:cs="Arial"/>
              </w:rPr>
            </w:pPr>
            <w:r w:rsidRPr="00B131AF">
              <w:rPr>
                <w:rFonts w:cs="Arial"/>
              </w:rPr>
              <w:t>•No remarks.</w:t>
            </w:r>
          </w:p>
        </w:tc>
      </w:tr>
    </w:tbl>
    <w:p w14:paraId="5AEC7B69" w14:textId="77777777" w:rsidR="00B131AF" w:rsidRPr="00B131AF" w:rsidRDefault="00B131AF" w:rsidP="00B131AF">
      <w:pPr>
        <w:spacing w:before="240"/>
        <w:rPr>
          <w:b/>
        </w:rPr>
      </w:pPr>
    </w:p>
    <w:p w14:paraId="3D47632E" w14:textId="77777777" w:rsidR="00B131AF" w:rsidRPr="00B131AF" w:rsidRDefault="00B131AF" w:rsidP="00716062">
      <w:pPr>
        <w:pStyle w:val="Heading2"/>
      </w:pPr>
      <w:bookmarkStart w:id="3027" w:name="_Toc120214587"/>
      <w:r w:rsidRPr="00B131AF">
        <w:t>Category of Depths Description</w:t>
      </w:r>
      <w:bookmarkEnd w:id="3027"/>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36C0F9D5" w14:textId="77777777" w:rsidTr="00B131AF">
        <w:tc>
          <w:tcPr>
            <w:tcW w:w="5000" w:type="pct"/>
            <w:shd w:val="clear" w:color="auto" w:fill="auto"/>
          </w:tcPr>
          <w:p w14:paraId="76B4B519"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Classification of significant aspects of depths about which information is provided.</w:t>
            </w:r>
          </w:p>
          <w:p w14:paraId="0D9474AD"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Shoal</w:t>
            </w:r>
          </w:p>
          <w:p w14:paraId="134CB63D" w14:textId="77777777" w:rsidR="00B131AF" w:rsidRPr="00B131AF" w:rsidRDefault="00B131AF" w:rsidP="00B131AF">
            <w:pPr>
              <w:spacing w:before="120" w:after="120"/>
              <w:rPr>
                <w:rFonts w:cs="Arial"/>
              </w:rPr>
            </w:pPr>
            <w:r w:rsidRPr="00B131AF">
              <w:rPr>
                <w:rFonts w:cs="Arial"/>
              </w:rPr>
              <w:lastRenderedPageBreak/>
              <w:t xml:space="preserve">  </w:t>
            </w:r>
            <w:r w:rsidRPr="00B131AF">
              <w:rPr>
                <w:rFonts w:cs="Arial"/>
                <w:u w:val="single"/>
              </w:rPr>
              <w:t>IHO Definition:</w:t>
            </w:r>
            <w:r w:rsidRPr="00B131AF">
              <w:rPr>
                <w:rFonts w:cs="Arial"/>
              </w:rPr>
              <w:t xml:space="preserve"> A shallow elevation composed of unconsolidated material that may constitute a hazard to surface navigation.</w:t>
            </w:r>
          </w:p>
          <w:p w14:paraId="00F80E24"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General Depth</w:t>
            </w:r>
          </w:p>
          <w:p w14:paraId="47433599"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General information about the vertical distance from the water surface to the bottom.</w:t>
            </w:r>
          </w:p>
          <w:p w14:paraId="786C0319"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Controlling Depth</w:t>
            </w:r>
          </w:p>
          <w:p w14:paraId="62BFDD8D"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least depth in the approach or channel to an area, such as a port or anchorage, governing the maximum draft of vessels that can enter.</w:t>
            </w:r>
          </w:p>
          <w:p w14:paraId="75A353A5" w14:textId="77777777" w:rsidR="00B131AF" w:rsidRPr="00B131AF" w:rsidRDefault="00B131AF" w:rsidP="00B131AF">
            <w:pPr>
              <w:spacing w:before="120" w:after="120"/>
              <w:rPr>
                <w:rFonts w:cs="Arial"/>
              </w:rPr>
            </w:pPr>
          </w:p>
          <w:p w14:paraId="15CCD096" w14:textId="77777777" w:rsidR="00B131AF" w:rsidRPr="00B131AF" w:rsidRDefault="00B131AF" w:rsidP="00B131AF">
            <w:pPr>
              <w:spacing w:before="120" w:after="120"/>
              <w:rPr>
                <w:rFonts w:cs="Arial"/>
              </w:rPr>
            </w:pPr>
            <w:r w:rsidRPr="00B131AF">
              <w:rPr>
                <w:rFonts w:cs="Arial"/>
                <w:u w:val="single"/>
              </w:rPr>
              <w:t>Remarks:</w:t>
            </w:r>
          </w:p>
          <w:p w14:paraId="6D6AD6D7" w14:textId="77777777" w:rsidR="00B131AF" w:rsidRPr="00B131AF" w:rsidRDefault="00B131AF" w:rsidP="00B131AF">
            <w:pPr>
              <w:spacing w:before="120" w:after="120"/>
              <w:rPr>
                <w:rFonts w:cs="Arial"/>
              </w:rPr>
            </w:pPr>
            <w:r w:rsidRPr="00B131AF">
              <w:rPr>
                <w:rFonts w:cs="Arial"/>
              </w:rPr>
              <w:t>•No remarks.</w:t>
            </w:r>
          </w:p>
        </w:tc>
      </w:tr>
    </w:tbl>
    <w:p w14:paraId="243D2072" w14:textId="77777777" w:rsidR="00B131AF" w:rsidRPr="00B131AF" w:rsidRDefault="00B131AF" w:rsidP="00B131AF">
      <w:pPr>
        <w:spacing w:before="240"/>
        <w:rPr>
          <w:b/>
        </w:rPr>
      </w:pPr>
    </w:p>
    <w:p w14:paraId="58127481" w14:textId="77777777" w:rsidR="00B131AF" w:rsidRPr="00B131AF" w:rsidRDefault="00B131AF" w:rsidP="00716062">
      <w:pPr>
        <w:pStyle w:val="Heading2"/>
      </w:pPr>
      <w:bookmarkStart w:id="3028" w:name="_Toc120214588"/>
      <w:r w:rsidRPr="00B131AF">
        <w:t>Category of Harbour Facility</w:t>
      </w:r>
      <w:bookmarkEnd w:id="3028"/>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329C9B39" w14:textId="77777777" w:rsidTr="00B131AF">
        <w:tc>
          <w:tcPr>
            <w:tcW w:w="5000" w:type="pct"/>
            <w:shd w:val="clear" w:color="auto" w:fill="auto"/>
          </w:tcPr>
          <w:p w14:paraId="570C5074"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Classification of harbour use.</w:t>
            </w:r>
          </w:p>
          <w:p w14:paraId="0E7758F2" w14:textId="77777777" w:rsidR="00B131AF" w:rsidRPr="00B131AF" w:rsidRDefault="00B131AF" w:rsidP="00B131AF">
            <w:pPr>
              <w:spacing w:before="120" w:after="120"/>
              <w:rPr>
                <w:rFonts w:cs="Arial"/>
              </w:rPr>
            </w:pPr>
            <w:r w:rsidRPr="00B131AF">
              <w:rPr>
                <w:rFonts w:cs="Arial"/>
              </w:rPr>
              <w:t xml:space="preserve">1) </w:t>
            </w:r>
            <w:proofErr w:type="spellStart"/>
            <w:r w:rsidRPr="00B131AF">
              <w:rPr>
                <w:rFonts w:cs="Arial"/>
                <w:b/>
              </w:rPr>
              <w:t>RoRo</w:t>
            </w:r>
            <w:proofErr w:type="spellEnd"/>
            <w:r w:rsidRPr="00B131AF">
              <w:rPr>
                <w:rFonts w:cs="Arial"/>
                <w:b/>
              </w:rPr>
              <w:t xml:space="preserve"> Terminal</w:t>
            </w:r>
          </w:p>
          <w:p w14:paraId="139BF77C"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terminal for roll-on roll-off ferries.</w:t>
            </w:r>
          </w:p>
          <w:p w14:paraId="61721308"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Ferry Terminal</w:t>
            </w:r>
          </w:p>
          <w:p w14:paraId="70510294"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terminal for passenger and vehicle ferries.</w:t>
            </w:r>
          </w:p>
          <w:p w14:paraId="6EDCDE73" w14:textId="77777777" w:rsidR="00B131AF" w:rsidRPr="00B131AF" w:rsidRDefault="00B131AF" w:rsidP="00B131AF">
            <w:pPr>
              <w:spacing w:before="120" w:after="120"/>
              <w:rPr>
                <w:rFonts w:cs="Arial"/>
              </w:rPr>
            </w:pPr>
            <w:r w:rsidRPr="00B131AF">
              <w:rPr>
                <w:rFonts w:cs="Arial"/>
              </w:rPr>
              <w:t xml:space="preserve">4) </w:t>
            </w:r>
            <w:r w:rsidRPr="00B131AF">
              <w:rPr>
                <w:rFonts w:cs="Arial"/>
                <w:b/>
              </w:rPr>
              <w:t>Fishing Harbour</w:t>
            </w:r>
          </w:p>
          <w:p w14:paraId="2A4ED731"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harbour with facilities for fishing boats.</w:t>
            </w:r>
          </w:p>
          <w:p w14:paraId="2DA23E8E" w14:textId="77777777" w:rsidR="00B131AF" w:rsidRPr="00B131AF" w:rsidRDefault="00B131AF" w:rsidP="00B131AF">
            <w:pPr>
              <w:spacing w:before="120" w:after="120"/>
              <w:rPr>
                <w:rFonts w:cs="Arial"/>
              </w:rPr>
            </w:pPr>
            <w:r w:rsidRPr="00B131AF">
              <w:rPr>
                <w:rFonts w:cs="Arial"/>
              </w:rPr>
              <w:t xml:space="preserve">5) </w:t>
            </w:r>
            <w:r w:rsidRPr="00B131AF">
              <w:rPr>
                <w:rFonts w:cs="Arial"/>
                <w:b/>
              </w:rPr>
              <w:t>Yacht Harbour/Marina</w:t>
            </w:r>
          </w:p>
          <w:p w14:paraId="44469990"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harbour facility for small boats, yachts, etc., where supplies, repairs, and various services are available.</w:t>
            </w:r>
          </w:p>
          <w:p w14:paraId="637E0A31" w14:textId="77777777" w:rsidR="00B131AF" w:rsidRPr="00B131AF" w:rsidRDefault="00B131AF" w:rsidP="00B131AF">
            <w:pPr>
              <w:spacing w:before="120" w:after="120"/>
              <w:rPr>
                <w:rFonts w:cs="Arial"/>
              </w:rPr>
            </w:pPr>
            <w:r w:rsidRPr="00B131AF">
              <w:rPr>
                <w:rFonts w:cs="Arial"/>
              </w:rPr>
              <w:t xml:space="preserve">6) </w:t>
            </w:r>
            <w:r w:rsidRPr="00B131AF">
              <w:rPr>
                <w:rFonts w:cs="Arial"/>
                <w:b/>
              </w:rPr>
              <w:t>Naval Base</w:t>
            </w:r>
          </w:p>
          <w:p w14:paraId="7559F4AE"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centre of operations for naval vessels.</w:t>
            </w:r>
          </w:p>
          <w:p w14:paraId="170CB338" w14:textId="77777777" w:rsidR="00B131AF" w:rsidRPr="00B131AF" w:rsidRDefault="00B131AF" w:rsidP="00B131AF">
            <w:pPr>
              <w:spacing w:before="120" w:after="120"/>
              <w:rPr>
                <w:rFonts w:cs="Arial"/>
              </w:rPr>
            </w:pPr>
            <w:r w:rsidRPr="00B131AF">
              <w:rPr>
                <w:rFonts w:cs="Arial"/>
              </w:rPr>
              <w:t xml:space="preserve">7) </w:t>
            </w:r>
            <w:r w:rsidRPr="00B131AF">
              <w:rPr>
                <w:rFonts w:cs="Arial"/>
                <w:b/>
              </w:rPr>
              <w:t>Tanker Terminal</w:t>
            </w:r>
          </w:p>
          <w:p w14:paraId="5D44367F"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terminal for the bulk handling of liquid cargoes.</w:t>
            </w:r>
          </w:p>
          <w:p w14:paraId="1CEB8719" w14:textId="77777777" w:rsidR="00B131AF" w:rsidRPr="00B131AF" w:rsidRDefault="00B131AF" w:rsidP="00B131AF">
            <w:pPr>
              <w:spacing w:before="120" w:after="120"/>
              <w:rPr>
                <w:rFonts w:cs="Arial"/>
              </w:rPr>
            </w:pPr>
            <w:r w:rsidRPr="00B131AF">
              <w:rPr>
                <w:rFonts w:cs="Arial"/>
              </w:rPr>
              <w:t xml:space="preserve">8) </w:t>
            </w:r>
            <w:r w:rsidRPr="00B131AF">
              <w:rPr>
                <w:rFonts w:cs="Arial"/>
                <w:b/>
              </w:rPr>
              <w:t>Passenger Terminal</w:t>
            </w:r>
          </w:p>
          <w:p w14:paraId="12AA7F36"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terminal for the loading and unloading of passengers.</w:t>
            </w:r>
          </w:p>
          <w:p w14:paraId="31DEE5C7" w14:textId="77777777" w:rsidR="00B131AF" w:rsidRPr="00B131AF" w:rsidRDefault="00B131AF" w:rsidP="00B131AF">
            <w:pPr>
              <w:spacing w:before="120" w:after="120"/>
              <w:rPr>
                <w:rFonts w:cs="Arial"/>
              </w:rPr>
            </w:pPr>
            <w:r w:rsidRPr="00B131AF">
              <w:rPr>
                <w:rFonts w:cs="Arial"/>
              </w:rPr>
              <w:t xml:space="preserve">9) </w:t>
            </w:r>
            <w:r w:rsidRPr="00B131AF">
              <w:rPr>
                <w:rFonts w:cs="Arial"/>
                <w:b/>
              </w:rPr>
              <w:t>Shipyard</w:t>
            </w:r>
          </w:p>
          <w:p w14:paraId="4F21CEBF"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place where ships are built or repaired.</w:t>
            </w:r>
          </w:p>
          <w:p w14:paraId="5F054BDA" w14:textId="77777777" w:rsidR="00B131AF" w:rsidRPr="00B131AF" w:rsidRDefault="00B131AF" w:rsidP="00B131AF">
            <w:pPr>
              <w:spacing w:before="120" w:after="120"/>
              <w:rPr>
                <w:rFonts w:cs="Arial"/>
              </w:rPr>
            </w:pPr>
            <w:r w:rsidRPr="00B131AF">
              <w:rPr>
                <w:rFonts w:cs="Arial"/>
              </w:rPr>
              <w:t xml:space="preserve">10) </w:t>
            </w:r>
            <w:r w:rsidRPr="00B131AF">
              <w:rPr>
                <w:rFonts w:cs="Arial"/>
                <w:b/>
              </w:rPr>
              <w:t>Container Terminal</w:t>
            </w:r>
          </w:p>
          <w:p w14:paraId="693BDB8F"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terminal with facilities to load/unload or store shipping containers.</w:t>
            </w:r>
          </w:p>
          <w:p w14:paraId="3862F655" w14:textId="77777777" w:rsidR="00B131AF" w:rsidRPr="00B131AF" w:rsidRDefault="00B131AF" w:rsidP="00B131AF">
            <w:pPr>
              <w:spacing w:before="120" w:after="120"/>
              <w:rPr>
                <w:rFonts w:cs="Arial"/>
              </w:rPr>
            </w:pPr>
            <w:r w:rsidRPr="00B131AF">
              <w:rPr>
                <w:rFonts w:cs="Arial"/>
              </w:rPr>
              <w:t xml:space="preserve">11) </w:t>
            </w:r>
            <w:r w:rsidRPr="00B131AF">
              <w:rPr>
                <w:rFonts w:cs="Arial"/>
                <w:b/>
              </w:rPr>
              <w:t>Bulk Terminal</w:t>
            </w:r>
          </w:p>
          <w:p w14:paraId="4790FE9C"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terminal for the handling of bulk materials such as iron ore, coal, etc.</w:t>
            </w:r>
          </w:p>
          <w:p w14:paraId="20847772" w14:textId="77777777" w:rsidR="00B131AF" w:rsidRPr="00B131AF" w:rsidRDefault="00B131AF" w:rsidP="00B131AF">
            <w:pPr>
              <w:spacing w:before="120" w:after="120"/>
              <w:rPr>
                <w:rFonts w:cs="Arial"/>
              </w:rPr>
            </w:pPr>
            <w:r w:rsidRPr="00B131AF">
              <w:rPr>
                <w:rFonts w:cs="Arial"/>
              </w:rPr>
              <w:t xml:space="preserve">12) </w:t>
            </w:r>
            <w:r w:rsidRPr="00B131AF">
              <w:rPr>
                <w:rFonts w:cs="Arial"/>
                <w:b/>
              </w:rPr>
              <w:t>Ship Lift</w:t>
            </w:r>
          </w:p>
          <w:p w14:paraId="14E722EA"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platform powered by synchronous electric motors (for example </w:t>
            </w:r>
            <w:proofErr w:type="spellStart"/>
            <w:r w:rsidRPr="00B131AF">
              <w:rPr>
                <w:rFonts w:cs="Arial"/>
              </w:rPr>
              <w:t>syncrolift</w:t>
            </w:r>
            <w:proofErr w:type="spellEnd"/>
            <w:r w:rsidRPr="00B131AF">
              <w:rPr>
                <w:rFonts w:cs="Arial"/>
              </w:rPr>
              <w:t>) used to lift vessels (larger than boats) in and out of the water.</w:t>
            </w:r>
          </w:p>
          <w:p w14:paraId="02331DF7" w14:textId="77777777" w:rsidR="00B131AF" w:rsidRPr="00B131AF" w:rsidRDefault="00B131AF" w:rsidP="00B131AF">
            <w:pPr>
              <w:spacing w:before="120" w:after="120"/>
              <w:rPr>
                <w:rFonts w:cs="Arial"/>
              </w:rPr>
            </w:pPr>
            <w:r w:rsidRPr="00B131AF">
              <w:rPr>
                <w:rFonts w:cs="Arial"/>
              </w:rPr>
              <w:t xml:space="preserve">13) </w:t>
            </w:r>
            <w:r w:rsidRPr="00B131AF">
              <w:rPr>
                <w:rFonts w:cs="Arial"/>
                <w:b/>
              </w:rPr>
              <w:t>Straddle Carrier</w:t>
            </w:r>
          </w:p>
          <w:p w14:paraId="7E112D9F" w14:textId="77777777" w:rsidR="00B131AF" w:rsidRPr="00B131AF" w:rsidRDefault="00B131AF" w:rsidP="00B131AF">
            <w:pPr>
              <w:spacing w:before="120" w:after="120"/>
              <w:rPr>
                <w:rFonts w:cs="Arial"/>
              </w:rPr>
            </w:pPr>
            <w:r w:rsidRPr="00B131AF">
              <w:rPr>
                <w:rFonts w:cs="Arial"/>
              </w:rPr>
              <w:lastRenderedPageBreak/>
              <w:t xml:space="preserve">  </w:t>
            </w:r>
            <w:r w:rsidRPr="00B131AF">
              <w:rPr>
                <w:rFonts w:cs="Arial"/>
                <w:u w:val="single"/>
              </w:rPr>
              <w:t>IHO Definition:</w:t>
            </w:r>
            <w:r w:rsidRPr="00B131AF">
              <w:rPr>
                <w:rFonts w:cs="Arial"/>
              </w:rPr>
              <w:t xml:space="preserve"> A wheeled vehicle designed to lift and carry containers or vessels within its own framework. It is used for moving, and sometimes stacking, shipping containers and vessels.</w:t>
            </w:r>
          </w:p>
          <w:p w14:paraId="74102300" w14:textId="77777777" w:rsidR="00B131AF" w:rsidRPr="00B131AF" w:rsidRDefault="00B131AF" w:rsidP="00B131AF">
            <w:pPr>
              <w:spacing w:before="120" w:after="120"/>
              <w:rPr>
                <w:rFonts w:cs="Arial"/>
              </w:rPr>
            </w:pPr>
            <w:r w:rsidRPr="00B131AF">
              <w:rPr>
                <w:rFonts w:cs="Arial"/>
              </w:rPr>
              <w:t xml:space="preserve">14) </w:t>
            </w:r>
            <w:r w:rsidRPr="00B131AF">
              <w:rPr>
                <w:rFonts w:cs="Arial"/>
                <w:b/>
              </w:rPr>
              <w:t>Service Harbour</w:t>
            </w:r>
          </w:p>
          <w:p w14:paraId="2A1B99AF"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harbour within which the floating equipment (dredges, tugs ...) of harbour services are stationed.</w:t>
            </w:r>
          </w:p>
          <w:p w14:paraId="7FE38A97" w14:textId="77777777" w:rsidR="00B131AF" w:rsidRPr="00B131AF" w:rsidRDefault="00B131AF" w:rsidP="00B131AF">
            <w:pPr>
              <w:spacing w:before="120" w:after="120"/>
              <w:rPr>
                <w:rFonts w:cs="Arial"/>
              </w:rPr>
            </w:pPr>
            <w:r w:rsidRPr="00B131AF">
              <w:rPr>
                <w:rFonts w:cs="Arial"/>
              </w:rPr>
              <w:t xml:space="preserve">15) </w:t>
            </w:r>
            <w:r w:rsidRPr="00B131AF">
              <w:rPr>
                <w:rFonts w:cs="Arial"/>
                <w:b/>
              </w:rPr>
              <w:t>Pilotage Service</w:t>
            </w:r>
          </w:p>
          <w:p w14:paraId="5748AFA6"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services of a person who directs the movements of a vessel through pilot waters, usually a person who has demonstrated extensive knowledge of channels, aids to navigation, dangers to navigation, etc., in a particular area and is licensed for that area, are available.</w:t>
            </w:r>
          </w:p>
          <w:p w14:paraId="1A87699E" w14:textId="77777777" w:rsidR="00B131AF" w:rsidRPr="00B131AF" w:rsidRDefault="00B131AF" w:rsidP="00B131AF">
            <w:pPr>
              <w:spacing w:before="120" w:after="120"/>
              <w:rPr>
                <w:rFonts w:cs="Arial"/>
              </w:rPr>
            </w:pPr>
            <w:r w:rsidRPr="00B131AF">
              <w:rPr>
                <w:rFonts w:cs="Arial"/>
              </w:rPr>
              <w:t xml:space="preserve">16) </w:t>
            </w:r>
            <w:r w:rsidRPr="00B131AF">
              <w:rPr>
                <w:rFonts w:cs="Arial"/>
                <w:b/>
              </w:rPr>
              <w:t>Service and Repair</w:t>
            </w:r>
          </w:p>
          <w:p w14:paraId="57EBA4F8"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place where mechanical services or repairs can be undertaken to engines or other vessel equipment.</w:t>
            </w:r>
          </w:p>
          <w:p w14:paraId="06249E61" w14:textId="77777777" w:rsidR="00B131AF" w:rsidRPr="00B131AF" w:rsidRDefault="00B131AF" w:rsidP="00B131AF">
            <w:pPr>
              <w:spacing w:before="120" w:after="120"/>
              <w:rPr>
                <w:rFonts w:cs="Arial"/>
              </w:rPr>
            </w:pPr>
            <w:r w:rsidRPr="00B131AF">
              <w:rPr>
                <w:rFonts w:cs="Arial"/>
              </w:rPr>
              <w:t xml:space="preserve">17) </w:t>
            </w:r>
            <w:r w:rsidRPr="00B131AF">
              <w:rPr>
                <w:rFonts w:cs="Arial"/>
                <w:b/>
              </w:rPr>
              <w:t>Quarantine Station</w:t>
            </w:r>
          </w:p>
          <w:p w14:paraId="45DCB260"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medical control </w:t>
            </w:r>
            <w:proofErr w:type="spellStart"/>
            <w:r w:rsidRPr="00B131AF">
              <w:rPr>
                <w:rFonts w:cs="Arial"/>
              </w:rPr>
              <w:t>center</w:t>
            </w:r>
            <w:proofErr w:type="spellEnd"/>
            <w:r w:rsidRPr="00B131AF">
              <w:rPr>
                <w:rFonts w:cs="Arial"/>
              </w:rPr>
              <w:t xml:space="preserve"> located in an isolated spot ashore where patients with contagious diseases from vessel in quarantine are taken.</w:t>
            </w:r>
          </w:p>
          <w:p w14:paraId="3EB3DD20" w14:textId="77777777" w:rsidR="00B131AF" w:rsidRPr="00B131AF" w:rsidRDefault="00B131AF" w:rsidP="00B131AF">
            <w:pPr>
              <w:spacing w:before="120" w:after="120"/>
              <w:rPr>
                <w:rFonts w:cs="Arial"/>
              </w:rPr>
            </w:pPr>
          </w:p>
          <w:p w14:paraId="1536DCB5" w14:textId="77777777" w:rsidR="00B131AF" w:rsidRPr="00B131AF" w:rsidRDefault="00B131AF" w:rsidP="00B131AF">
            <w:pPr>
              <w:spacing w:before="120" w:after="120"/>
              <w:rPr>
                <w:rFonts w:cs="Arial"/>
              </w:rPr>
            </w:pPr>
            <w:r w:rsidRPr="00B131AF">
              <w:rPr>
                <w:rFonts w:cs="Arial"/>
                <w:u w:val="single"/>
              </w:rPr>
              <w:t>Remarks:</w:t>
            </w:r>
          </w:p>
          <w:p w14:paraId="74BDDB8D" w14:textId="77777777" w:rsidR="00B131AF" w:rsidRPr="00B131AF" w:rsidRDefault="00B131AF" w:rsidP="00B131AF">
            <w:pPr>
              <w:spacing w:before="120" w:after="120"/>
              <w:rPr>
                <w:rFonts w:cs="Arial"/>
              </w:rPr>
            </w:pPr>
            <w:r w:rsidRPr="00B131AF">
              <w:rPr>
                <w:rFonts w:cs="Arial"/>
              </w:rPr>
              <w:t>•No remarks.</w:t>
            </w:r>
          </w:p>
        </w:tc>
      </w:tr>
    </w:tbl>
    <w:p w14:paraId="3CFB9BDF" w14:textId="77777777" w:rsidR="00B131AF" w:rsidRPr="00B131AF" w:rsidRDefault="00B131AF" w:rsidP="00B131AF">
      <w:pPr>
        <w:spacing w:before="240"/>
        <w:rPr>
          <w:b/>
        </w:rPr>
      </w:pPr>
    </w:p>
    <w:p w14:paraId="1B977C67" w14:textId="77777777" w:rsidR="00B131AF" w:rsidRPr="00B131AF" w:rsidRDefault="00B131AF" w:rsidP="00716062">
      <w:pPr>
        <w:pStyle w:val="Heading2"/>
      </w:pPr>
      <w:bookmarkStart w:id="3029" w:name="_Toc120214589"/>
      <w:r w:rsidRPr="00B131AF">
        <w:t>Category of Mooring/Warping Facility</w:t>
      </w:r>
      <w:bookmarkEnd w:id="3029"/>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1063D33C" w14:textId="77777777" w:rsidTr="00B131AF">
        <w:tc>
          <w:tcPr>
            <w:tcW w:w="5000" w:type="pct"/>
            <w:shd w:val="clear" w:color="auto" w:fill="auto"/>
          </w:tcPr>
          <w:p w14:paraId="1D8C2C59"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A place or structure to which a vessel can be secured.</w:t>
            </w:r>
          </w:p>
          <w:p w14:paraId="258E1D43"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Dolphin</w:t>
            </w:r>
          </w:p>
          <w:p w14:paraId="58055F64"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post or group of posts, used for mooring or warping a vessel, or as an aid to navigation. The dolphin may be in the water, on a wharf or on the beach.</w:t>
            </w:r>
          </w:p>
          <w:p w14:paraId="6129672D"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Deviation Dolphin</w:t>
            </w:r>
          </w:p>
          <w:p w14:paraId="0C68201D"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post or group of posts, which a vessel may swing around for compass adjustment.</w:t>
            </w:r>
          </w:p>
          <w:p w14:paraId="11A4A831"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Bollard</w:t>
            </w:r>
          </w:p>
          <w:p w14:paraId="74D5275B"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Small shaped post, mounted on a wharf or dolphin used to secure ship's lines.</w:t>
            </w:r>
          </w:p>
          <w:p w14:paraId="3053B9CF" w14:textId="77777777" w:rsidR="00B131AF" w:rsidRPr="00B131AF" w:rsidRDefault="00B131AF" w:rsidP="00B131AF">
            <w:pPr>
              <w:spacing w:before="120" w:after="120"/>
              <w:rPr>
                <w:rFonts w:cs="Arial"/>
              </w:rPr>
            </w:pPr>
            <w:r w:rsidRPr="00B131AF">
              <w:rPr>
                <w:rFonts w:cs="Arial"/>
              </w:rPr>
              <w:t xml:space="preserve">4) </w:t>
            </w:r>
            <w:r w:rsidRPr="00B131AF">
              <w:rPr>
                <w:rFonts w:cs="Arial"/>
                <w:b/>
              </w:rPr>
              <w:t>Tie-Up Wall</w:t>
            </w:r>
          </w:p>
          <w:p w14:paraId="170BF578"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section of wall designated for tying-up vessels awaiting transit. Bollards and mooring devices are available for both large and small ships.</w:t>
            </w:r>
          </w:p>
          <w:p w14:paraId="40D4CA12" w14:textId="77777777" w:rsidR="00B131AF" w:rsidRPr="00B131AF" w:rsidRDefault="00B131AF" w:rsidP="00B131AF">
            <w:pPr>
              <w:spacing w:before="120" w:after="120"/>
              <w:rPr>
                <w:rFonts w:cs="Arial"/>
              </w:rPr>
            </w:pPr>
            <w:r w:rsidRPr="00B131AF">
              <w:rPr>
                <w:rFonts w:cs="Arial"/>
              </w:rPr>
              <w:t xml:space="preserve">5) </w:t>
            </w:r>
            <w:r w:rsidRPr="00B131AF">
              <w:rPr>
                <w:rFonts w:cs="Arial"/>
                <w:b/>
              </w:rPr>
              <w:t>Post or Pile</w:t>
            </w:r>
          </w:p>
          <w:p w14:paraId="3E58E756"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long heavy timber or section of steel, wood, concrete, etc., forced into the seabed to serve as a mooring facility.</w:t>
            </w:r>
          </w:p>
          <w:p w14:paraId="73AF9D10" w14:textId="77777777" w:rsidR="00B131AF" w:rsidRPr="00B131AF" w:rsidRDefault="00B131AF" w:rsidP="00B131AF">
            <w:pPr>
              <w:spacing w:before="120" w:after="120"/>
              <w:rPr>
                <w:rFonts w:cs="Arial"/>
              </w:rPr>
            </w:pPr>
            <w:r w:rsidRPr="00B131AF">
              <w:rPr>
                <w:rFonts w:cs="Arial"/>
              </w:rPr>
              <w:t xml:space="preserve">6) </w:t>
            </w:r>
            <w:r w:rsidRPr="00B131AF">
              <w:rPr>
                <w:rFonts w:cs="Arial"/>
                <w:b/>
              </w:rPr>
              <w:t>Mooring Cable</w:t>
            </w:r>
          </w:p>
          <w:p w14:paraId="33297250"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chain or very strong fibre or wire rope used to anchor or moor vessels or buoys.</w:t>
            </w:r>
          </w:p>
          <w:p w14:paraId="58133882" w14:textId="77777777" w:rsidR="00B131AF" w:rsidRPr="00B131AF" w:rsidRDefault="00B131AF" w:rsidP="00B131AF">
            <w:pPr>
              <w:spacing w:before="120" w:after="120"/>
              <w:rPr>
                <w:rFonts w:cs="Arial"/>
              </w:rPr>
            </w:pPr>
            <w:r w:rsidRPr="00B131AF">
              <w:rPr>
                <w:rFonts w:cs="Arial"/>
              </w:rPr>
              <w:t xml:space="preserve">7) </w:t>
            </w:r>
            <w:r w:rsidRPr="00B131AF">
              <w:rPr>
                <w:rFonts w:cs="Arial"/>
                <w:b/>
              </w:rPr>
              <w:t>Mooring Buoy</w:t>
            </w:r>
          </w:p>
          <w:p w14:paraId="746BBE12"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buoy secured to the bottom by permanent moorings with means for mooring a vessel by use of its anchor chain or mooring lines.</w:t>
            </w:r>
          </w:p>
          <w:p w14:paraId="6467B97D" w14:textId="77777777" w:rsidR="00B131AF" w:rsidRPr="00B131AF" w:rsidRDefault="00B131AF" w:rsidP="00B131AF">
            <w:pPr>
              <w:spacing w:before="120" w:after="120"/>
              <w:rPr>
                <w:rFonts w:cs="Arial"/>
              </w:rPr>
            </w:pPr>
          </w:p>
          <w:p w14:paraId="7A43E179" w14:textId="77777777" w:rsidR="00B131AF" w:rsidRPr="00B131AF" w:rsidRDefault="00B131AF" w:rsidP="00B131AF">
            <w:pPr>
              <w:spacing w:before="120" w:after="120"/>
              <w:rPr>
                <w:rFonts w:cs="Arial"/>
              </w:rPr>
            </w:pPr>
            <w:r w:rsidRPr="00B131AF">
              <w:rPr>
                <w:rFonts w:cs="Arial"/>
                <w:u w:val="single"/>
              </w:rPr>
              <w:lastRenderedPageBreak/>
              <w:t>Remarks:</w:t>
            </w:r>
          </w:p>
          <w:p w14:paraId="192DE2D5" w14:textId="77777777" w:rsidR="00B131AF" w:rsidRPr="00B131AF" w:rsidRDefault="00B131AF" w:rsidP="00B131AF">
            <w:pPr>
              <w:spacing w:before="120" w:after="120"/>
              <w:rPr>
                <w:rFonts w:cs="Arial"/>
              </w:rPr>
            </w:pPr>
            <w:r w:rsidRPr="00B131AF">
              <w:rPr>
                <w:rFonts w:cs="Arial"/>
              </w:rPr>
              <w:t>•No remarks.</w:t>
            </w:r>
          </w:p>
        </w:tc>
      </w:tr>
    </w:tbl>
    <w:p w14:paraId="60AB4DB5" w14:textId="77777777" w:rsidR="00B131AF" w:rsidRPr="00B131AF" w:rsidRDefault="00B131AF" w:rsidP="00B131AF">
      <w:pPr>
        <w:spacing w:before="240"/>
        <w:rPr>
          <w:b/>
        </w:rPr>
      </w:pPr>
    </w:p>
    <w:p w14:paraId="26D0F957" w14:textId="77777777" w:rsidR="00B131AF" w:rsidRPr="00B131AF" w:rsidRDefault="00B131AF" w:rsidP="00716062">
      <w:pPr>
        <w:pStyle w:val="Heading2"/>
      </w:pPr>
      <w:bookmarkStart w:id="3030" w:name="_Toc120214590"/>
      <w:r w:rsidRPr="00B131AF">
        <w:t>Category of Port Section</w:t>
      </w:r>
      <w:bookmarkEnd w:id="3030"/>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0734AEB3" w14:textId="77777777" w:rsidTr="00B131AF">
        <w:tc>
          <w:tcPr>
            <w:tcW w:w="5000" w:type="pct"/>
            <w:shd w:val="clear" w:color="auto" w:fill="auto"/>
          </w:tcPr>
          <w:p w14:paraId="39FA3741"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Classification of subdivisions of a port or harbour area by usage.</w:t>
            </w:r>
          </w:p>
          <w:p w14:paraId="4F267860"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Port Fairway</w:t>
            </w:r>
          </w:p>
          <w:p w14:paraId="11E4EAD2"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main navigable channel in a harbour or its approaches, for vessels of larger size.</w:t>
            </w:r>
          </w:p>
          <w:p w14:paraId="16113C01"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Berth Pocket</w:t>
            </w:r>
          </w:p>
          <w:p w14:paraId="2E37B14E"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body of water at a berth or anchor berth, of adequate dimensions to allow a vessel to make fast to the shore, mooring buoys, berthing dolphins or to anchor.</w:t>
            </w:r>
          </w:p>
          <w:p w14:paraId="2999C6FE" w14:textId="77777777" w:rsidR="00B131AF" w:rsidRPr="00B131AF" w:rsidRDefault="00B131AF" w:rsidP="00B131AF">
            <w:pPr>
              <w:spacing w:before="120" w:after="120"/>
              <w:rPr>
                <w:rFonts w:cs="Arial"/>
              </w:rPr>
            </w:pPr>
            <w:r w:rsidRPr="00B131AF">
              <w:rPr>
                <w:rFonts w:cs="Arial"/>
              </w:rPr>
              <w:t xml:space="preserve">8) </w:t>
            </w:r>
            <w:r w:rsidRPr="00B131AF">
              <w:rPr>
                <w:rFonts w:cs="Arial"/>
                <w:b/>
              </w:rPr>
              <w:t>Seaplane Anchorage</w:t>
            </w:r>
          </w:p>
          <w:p w14:paraId="0B73C6F5"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An area in which sea-planes anchor or may anchor.</w:t>
            </w:r>
          </w:p>
          <w:p w14:paraId="73A45FD2" w14:textId="77777777" w:rsidR="00B131AF" w:rsidRPr="00B131AF" w:rsidRDefault="00B131AF" w:rsidP="00B131AF">
            <w:pPr>
              <w:spacing w:before="120" w:after="120"/>
              <w:rPr>
                <w:rFonts w:cs="Arial"/>
              </w:rPr>
            </w:pPr>
            <w:r w:rsidRPr="00B131AF">
              <w:rPr>
                <w:rFonts w:cs="Arial"/>
              </w:rPr>
              <w:t xml:space="preserve">9) </w:t>
            </w:r>
            <w:r w:rsidRPr="00B131AF">
              <w:rPr>
                <w:rFonts w:cs="Arial"/>
                <w:b/>
              </w:rPr>
              <w:t>Dredged Basin</w:t>
            </w:r>
          </w:p>
          <w:p w14:paraId="03FCEBAF"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An area of water or channel enlargement of increased depth compared to adjacent areas, where the depth is maintained by dredging operations.</w:t>
            </w:r>
          </w:p>
          <w:p w14:paraId="18EA5DBC" w14:textId="77777777" w:rsidR="00B131AF" w:rsidRPr="00B131AF" w:rsidRDefault="00B131AF" w:rsidP="00B131AF">
            <w:pPr>
              <w:spacing w:before="120" w:after="120"/>
              <w:rPr>
                <w:rFonts w:cs="Arial"/>
              </w:rPr>
            </w:pPr>
            <w:r w:rsidRPr="00B131AF">
              <w:rPr>
                <w:rFonts w:cs="Arial"/>
              </w:rPr>
              <w:t xml:space="preserve">11) </w:t>
            </w:r>
            <w:r w:rsidRPr="00B131AF">
              <w:rPr>
                <w:rFonts w:cs="Arial"/>
                <w:b/>
              </w:rPr>
              <w:t>Port Safety Zone</w:t>
            </w:r>
          </w:p>
          <w:p w14:paraId="721AC1DF"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area around a port facility or harbour installation within which vessels are prohibited from entering without permission.</w:t>
            </w:r>
          </w:p>
          <w:p w14:paraId="078C7A48" w14:textId="77777777" w:rsidR="00B131AF" w:rsidRPr="00B131AF" w:rsidRDefault="00B131AF" w:rsidP="00B131AF">
            <w:pPr>
              <w:spacing w:before="120" w:after="120"/>
              <w:rPr>
                <w:rFonts w:cs="Arial"/>
              </w:rPr>
            </w:pPr>
            <w:r w:rsidRPr="00B131AF">
              <w:rPr>
                <w:rFonts w:cs="Arial"/>
              </w:rPr>
              <w:t xml:space="preserve">12) </w:t>
            </w:r>
            <w:r w:rsidRPr="00B131AF">
              <w:rPr>
                <w:rFonts w:cs="Arial"/>
                <w:b/>
              </w:rPr>
              <w:t>Lay-by Berth</w:t>
            </w:r>
          </w:p>
          <w:p w14:paraId="333BCFC8"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general berth for use by vessels for short term waiting until a loading or discharging berth is available.</w:t>
            </w:r>
          </w:p>
          <w:p w14:paraId="189F0B44" w14:textId="77777777" w:rsidR="00B131AF" w:rsidRPr="00B131AF" w:rsidRDefault="00B131AF" w:rsidP="00B131AF">
            <w:pPr>
              <w:spacing w:before="120" w:after="120"/>
              <w:rPr>
                <w:rFonts w:cs="Arial"/>
              </w:rPr>
            </w:pPr>
          </w:p>
          <w:p w14:paraId="288000DA" w14:textId="77777777" w:rsidR="00B131AF" w:rsidRPr="00B131AF" w:rsidRDefault="00B131AF" w:rsidP="00B131AF">
            <w:pPr>
              <w:spacing w:before="120" w:after="120"/>
              <w:rPr>
                <w:rFonts w:cs="Arial"/>
              </w:rPr>
            </w:pPr>
            <w:r w:rsidRPr="00B131AF">
              <w:rPr>
                <w:rFonts w:cs="Arial"/>
                <w:u w:val="single"/>
              </w:rPr>
              <w:t>Remarks:</w:t>
            </w:r>
          </w:p>
          <w:p w14:paraId="51AD7A2B" w14:textId="77777777" w:rsidR="00B131AF" w:rsidRPr="00B131AF" w:rsidRDefault="00B131AF" w:rsidP="00B131AF">
            <w:pPr>
              <w:spacing w:before="120" w:after="120"/>
              <w:rPr>
                <w:rFonts w:cs="Arial"/>
              </w:rPr>
            </w:pPr>
            <w:r w:rsidRPr="00B131AF">
              <w:rPr>
                <w:rFonts w:cs="Arial"/>
              </w:rPr>
              <w:t>•No remarks.</w:t>
            </w:r>
          </w:p>
        </w:tc>
      </w:tr>
    </w:tbl>
    <w:p w14:paraId="0B1EABCC" w14:textId="77777777" w:rsidR="00B131AF" w:rsidRPr="00B131AF" w:rsidRDefault="00B131AF" w:rsidP="00B131AF">
      <w:pPr>
        <w:spacing w:before="240"/>
        <w:rPr>
          <w:b/>
        </w:rPr>
      </w:pPr>
    </w:p>
    <w:p w14:paraId="32B16F60" w14:textId="77777777" w:rsidR="00B131AF" w:rsidRPr="00B131AF" w:rsidRDefault="00B131AF" w:rsidP="00716062">
      <w:pPr>
        <w:pStyle w:val="Heading2"/>
      </w:pPr>
      <w:bookmarkStart w:id="3031" w:name="_Toc120214591"/>
      <w:r w:rsidRPr="00B131AF">
        <w:t>Category of Relationship</w:t>
      </w:r>
      <w:bookmarkEnd w:id="3031"/>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70DDFC58" w14:textId="77777777" w:rsidTr="00B131AF">
        <w:tc>
          <w:tcPr>
            <w:tcW w:w="5000" w:type="pct"/>
            <w:shd w:val="clear" w:color="auto" w:fill="auto"/>
          </w:tcPr>
          <w:p w14:paraId="5C0A8D8A"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Expresses constraints or requirements on vessel actions or activities in relation to a geographic feature, facility, or service.</w:t>
            </w:r>
          </w:p>
          <w:p w14:paraId="1BE4D4E8"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Prohibited</w:t>
            </w:r>
          </w:p>
          <w:p w14:paraId="34C87FBB"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Use of facility, waterway or service is forbidden.</w:t>
            </w:r>
          </w:p>
          <w:p w14:paraId="0AD8EC4C"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Not Recommended</w:t>
            </w:r>
          </w:p>
          <w:p w14:paraId="3EEDDE66"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Use of facility, waterway or service is not recommended.</w:t>
            </w:r>
          </w:p>
          <w:p w14:paraId="4679D123"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Permitted</w:t>
            </w:r>
          </w:p>
          <w:p w14:paraId="4A58FCA3"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Use of facility, waterway, or service is permitted but </w:t>
            </w:r>
            <w:r w:rsidRPr="00B131AF">
              <w:rPr>
                <w:rFonts w:cs="Arial"/>
                <w:b/>
              </w:rPr>
              <w:t>not required</w:t>
            </w:r>
            <w:r w:rsidRPr="00B131AF">
              <w:rPr>
                <w:rFonts w:cs="Arial"/>
              </w:rPr>
              <w:t>.</w:t>
            </w:r>
          </w:p>
          <w:p w14:paraId="52E0D9A6" w14:textId="77777777" w:rsidR="00B131AF" w:rsidRPr="00B131AF" w:rsidRDefault="00B131AF" w:rsidP="00B131AF">
            <w:pPr>
              <w:spacing w:before="120" w:after="120"/>
              <w:rPr>
                <w:rFonts w:cs="Arial"/>
              </w:rPr>
            </w:pPr>
            <w:r w:rsidRPr="00B131AF">
              <w:rPr>
                <w:rFonts w:cs="Arial"/>
              </w:rPr>
              <w:t>4) Recommended</w:t>
            </w:r>
          </w:p>
          <w:p w14:paraId="170A8661"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Use of facility, waterway, or service is recommended.</w:t>
            </w:r>
          </w:p>
          <w:p w14:paraId="09D1FF3F" w14:textId="77777777" w:rsidR="00B131AF" w:rsidRPr="00B131AF" w:rsidRDefault="00B131AF" w:rsidP="00B131AF">
            <w:pPr>
              <w:spacing w:before="120" w:after="120"/>
              <w:rPr>
                <w:rFonts w:cs="Arial"/>
              </w:rPr>
            </w:pPr>
            <w:r w:rsidRPr="00B131AF">
              <w:rPr>
                <w:rFonts w:cs="Arial"/>
              </w:rPr>
              <w:lastRenderedPageBreak/>
              <w:t>5) Required</w:t>
            </w:r>
          </w:p>
          <w:p w14:paraId="5839DCB7"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Use of facility, waterway, or service is required.</w:t>
            </w:r>
          </w:p>
          <w:p w14:paraId="3ED54799" w14:textId="77777777" w:rsidR="00B131AF" w:rsidRPr="00B131AF" w:rsidRDefault="00B131AF" w:rsidP="00B131AF">
            <w:pPr>
              <w:spacing w:before="120" w:after="120"/>
              <w:rPr>
                <w:rFonts w:cs="Arial"/>
              </w:rPr>
            </w:pPr>
            <w:r w:rsidRPr="00B131AF">
              <w:rPr>
                <w:rFonts w:cs="Arial"/>
              </w:rPr>
              <w:t>6) Not Required</w:t>
            </w:r>
          </w:p>
          <w:p w14:paraId="1728A0BC"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Use of facility, waterway, or service is not required.</w:t>
            </w:r>
          </w:p>
          <w:p w14:paraId="0CAB1235" w14:textId="77777777" w:rsidR="00B131AF" w:rsidRPr="00B131AF" w:rsidRDefault="00B131AF" w:rsidP="00B131AF">
            <w:pPr>
              <w:spacing w:before="120" w:after="120"/>
              <w:rPr>
                <w:rFonts w:cs="Arial"/>
              </w:rPr>
            </w:pPr>
          </w:p>
          <w:p w14:paraId="19E640CA" w14:textId="77777777" w:rsidR="00B131AF" w:rsidRPr="00B131AF" w:rsidRDefault="00B131AF" w:rsidP="00B131AF">
            <w:pPr>
              <w:spacing w:before="120" w:after="120"/>
              <w:rPr>
                <w:rFonts w:cs="Arial"/>
              </w:rPr>
            </w:pPr>
            <w:r w:rsidRPr="00B131AF">
              <w:rPr>
                <w:rFonts w:cs="Arial"/>
                <w:u w:val="single"/>
              </w:rPr>
              <w:t>Remarks:</w:t>
            </w:r>
          </w:p>
          <w:p w14:paraId="31504E70" w14:textId="77777777" w:rsidR="00B131AF" w:rsidRPr="00B131AF" w:rsidRDefault="00B131AF" w:rsidP="00B131AF">
            <w:pPr>
              <w:spacing w:before="120" w:after="120"/>
              <w:rPr>
                <w:rFonts w:cs="Arial"/>
              </w:rPr>
            </w:pPr>
            <w:r w:rsidRPr="00B131AF">
              <w:rPr>
                <w:rFonts w:cs="Arial"/>
              </w:rPr>
              <w:t>•No remarks.</w:t>
            </w:r>
          </w:p>
        </w:tc>
      </w:tr>
    </w:tbl>
    <w:p w14:paraId="0F26BE1F" w14:textId="77777777" w:rsidR="00B131AF" w:rsidRPr="00B131AF" w:rsidRDefault="00B131AF" w:rsidP="00B131AF">
      <w:pPr>
        <w:spacing w:before="240"/>
        <w:rPr>
          <w:b/>
        </w:rPr>
      </w:pPr>
    </w:p>
    <w:p w14:paraId="5C58725E" w14:textId="77777777" w:rsidR="00B131AF" w:rsidRPr="00B131AF" w:rsidRDefault="00B131AF" w:rsidP="00716062">
      <w:pPr>
        <w:pStyle w:val="Heading2"/>
      </w:pPr>
      <w:bookmarkStart w:id="3032" w:name="_Toc120214592"/>
      <w:r w:rsidRPr="00B131AF">
        <w:t>Category of Schedule</w:t>
      </w:r>
      <w:bookmarkEnd w:id="3032"/>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149E34F3" w14:textId="77777777" w:rsidTr="00B131AF">
        <w:tc>
          <w:tcPr>
            <w:tcW w:w="5000" w:type="pct"/>
            <w:shd w:val="clear" w:color="auto" w:fill="auto"/>
          </w:tcPr>
          <w:p w14:paraId="48286873"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type of schedule, for instance opening, </w:t>
            </w:r>
            <w:r w:rsidRPr="00B131AF">
              <w:rPr>
                <w:rFonts w:cs="Arial"/>
                <w:b/>
              </w:rPr>
              <w:t>closure</w:t>
            </w:r>
            <w:r w:rsidRPr="00B131AF">
              <w:rPr>
                <w:rFonts w:cs="Arial"/>
              </w:rPr>
              <w:t>, etc.</w:t>
            </w:r>
          </w:p>
          <w:p w14:paraId="513BD79F"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Normal Operation</w:t>
            </w:r>
          </w:p>
          <w:p w14:paraId="7FCBD26A"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service, office, is open, fully manned, and operating normally, or the area is accessible as usual.</w:t>
            </w:r>
          </w:p>
          <w:p w14:paraId="49541CAD" w14:textId="77777777" w:rsidR="00B131AF" w:rsidRPr="00B131AF" w:rsidRDefault="00B131AF" w:rsidP="00B131AF">
            <w:pPr>
              <w:spacing w:before="120" w:after="120"/>
              <w:rPr>
                <w:rFonts w:cs="Arial"/>
              </w:rPr>
            </w:pPr>
            <w:r w:rsidRPr="00B131AF">
              <w:rPr>
                <w:rFonts w:cs="Arial"/>
              </w:rPr>
              <w:t>2) Closure</w:t>
            </w:r>
          </w:p>
          <w:p w14:paraId="3ADCEF8A"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service, office, or area is closed.</w:t>
            </w:r>
          </w:p>
          <w:p w14:paraId="48DE610A"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Unmanned Operation</w:t>
            </w:r>
          </w:p>
          <w:p w14:paraId="163DA9A8"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service is available but not manned.</w:t>
            </w:r>
          </w:p>
          <w:p w14:paraId="56A25085" w14:textId="77777777" w:rsidR="00B131AF" w:rsidRPr="00B131AF" w:rsidRDefault="00B131AF" w:rsidP="00B131AF">
            <w:pPr>
              <w:spacing w:before="120" w:after="120"/>
              <w:rPr>
                <w:rFonts w:cs="Arial"/>
              </w:rPr>
            </w:pPr>
          </w:p>
          <w:p w14:paraId="2BF7EAE4" w14:textId="77777777" w:rsidR="00B131AF" w:rsidRPr="00B131AF" w:rsidRDefault="00B131AF" w:rsidP="00B131AF">
            <w:pPr>
              <w:spacing w:before="120" w:after="120"/>
              <w:rPr>
                <w:rFonts w:cs="Arial"/>
              </w:rPr>
            </w:pPr>
            <w:r w:rsidRPr="00B131AF">
              <w:rPr>
                <w:rFonts w:cs="Arial"/>
                <w:u w:val="single"/>
              </w:rPr>
              <w:t>Remarks:</w:t>
            </w:r>
          </w:p>
          <w:p w14:paraId="60FAE7DF" w14:textId="77777777" w:rsidR="00B131AF" w:rsidRPr="00B131AF" w:rsidRDefault="00B131AF" w:rsidP="00B131AF">
            <w:pPr>
              <w:spacing w:before="120" w:after="120"/>
              <w:rPr>
                <w:rFonts w:cs="Arial"/>
              </w:rPr>
            </w:pPr>
            <w:r w:rsidRPr="00B131AF">
              <w:rPr>
                <w:rFonts w:cs="Arial"/>
              </w:rPr>
              <w:t>•No remarks.</w:t>
            </w:r>
          </w:p>
        </w:tc>
      </w:tr>
    </w:tbl>
    <w:p w14:paraId="14620713" w14:textId="77777777" w:rsidR="00B131AF" w:rsidRPr="00B131AF" w:rsidRDefault="00B131AF" w:rsidP="00B131AF">
      <w:pPr>
        <w:spacing w:before="240"/>
        <w:rPr>
          <w:b/>
        </w:rPr>
      </w:pPr>
    </w:p>
    <w:p w14:paraId="0FB6319B" w14:textId="77777777" w:rsidR="00B131AF" w:rsidRPr="00B131AF" w:rsidRDefault="00B131AF" w:rsidP="00716062">
      <w:pPr>
        <w:pStyle w:val="Heading2"/>
      </w:pPr>
      <w:bookmarkStart w:id="3033" w:name="_Toc120214593"/>
      <w:r w:rsidRPr="00B131AF">
        <w:t>Category of Temporal Variation</w:t>
      </w:r>
      <w:bookmarkEnd w:id="3033"/>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42DA3647" w14:textId="77777777" w:rsidTr="00B131AF">
        <w:tc>
          <w:tcPr>
            <w:tcW w:w="5000" w:type="pct"/>
            <w:shd w:val="clear" w:color="auto" w:fill="auto"/>
          </w:tcPr>
          <w:p w14:paraId="5B99C8A5"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An assessment of the likelihood of change over time.</w:t>
            </w:r>
          </w:p>
          <w:p w14:paraId="35B34AC4"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Extreme Event</w:t>
            </w:r>
          </w:p>
          <w:p w14:paraId="3A481F77"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Indication of the possible impact of a significant event (for example hurricane, earthquake, volcanic eruption, landslide, etc), which is considered likely to have changed the seafloor or landscape significantly.</w:t>
            </w:r>
          </w:p>
          <w:p w14:paraId="7BEBDF09"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Likely to Change and Significant Shoaling Expected</w:t>
            </w:r>
          </w:p>
          <w:p w14:paraId="22D84F10"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Continuous or frequent change (for example river siltation, sand waves, seasonal storms, ice bergs, etc) that is likely to result in new significant shoaling.</w:t>
            </w:r>
          </w:p>
          <w:p w14:paraId="5F5DD6C7"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Likely to Change But Significant Shoaling Not Expected</w:t>
            </w:r>
          </w:p>
          <w:p w14:paraId="2E057273"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Continuous or frequent change (for example sand wave shift, seasonal storms, ice bergs, etc) that is not likely to result in new significant shoaling.</w:t>
            </w:r>
          </w:p>
          <w:p w14:paraId="22047DAC" w14:textId="77777777" w:rsidR="00B131AF" w:rsidRPr="00B131AF" w:rsidRDefault="00B131AF" w:rsidP="00B131AF">
            <w:pPr>
              <w:spacing w:before="120" w:after="120"/>
              <w:rPr>
                <w:rFonts w:cs="Arial"/>
              </w:rPr>
            </w:pPr>
            <w:r w:rsidRPr="00B131AF">
              <w:rPr>
                <w:rFonts w:cs="Arial"/>
              </w:rPr>
              <w:t>4) Likely to Change</w:t>
            </w:r>
          </w:p>
          <w:p w14:paraId="2155E56F"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Continuous or frequent change to non-bathymetric features (for example river siltation, glacier creep/recession, sand dunes, buoys, marine farms, etc).</w:t>
            </w:r>
          </w:p>
          <w:p w14:paraId="774FA4C5" w14:textId="77777777" w:rsidR="00B131AF" w:rsidRPr="00B131AF" w:rsidRDefault="00B131AF" w:rsidP="00B131AF">
            <w:pPr>
              <w:spacing w:before="120" w:after="120"/>
              <w:rPr>
                <w:rFonts w:cs="Arial"/>
              </w:rPr>
            </w:pPr>
            <w:r w:rsidRPr="00B131AF">
              <w:rPr>
                <w:rFonts w:cs="Arial"/>
              </w:rPr>
              <w:t xml:space="preserve">5) </w:t>
            </w:r>
            <w:r w:rsidRPr="00B131AF">
              <w:rPr>
                <w:rFonts w:cs="Arial"/>
                <w:b/>
              </w:rPr>
              <w:t>Unlikely to Change</w:t>
            </w:r>
          </w:p>
          <w:p w14:paraId="4571046A" w14:textId="77777777" w:rsidR="00B131AF" w:rsidRPr="00B131AF" w:rsidRDefault="00B131AF" w:rsidP="00B131AF">
            <w:pPr>
              <w:spacing w:before="120" w:after="120"/>
              <w:rPr>
                <w:rFonts w:cs="Arial"/>
              </w:rPr>
            </w:pPr>
            <w:r w:rsidRPr="00B131AF">
              <w:rPr>
                <w:rFonts w:cs="Arial"/>
              </w:rPr>
              <w:lastRenderedPageBreak/>
              <w:t xml:space="preserve">  </w:t>
            </w:r>
            <w:r w:rsidRPr="00B131AF">
              <w:rPr>
                <w:rFonts w:cs="Arial"/>
                <w:u w:val="single"/>
              </w:rPr>
              <w:t>IHO Definition:</w:t>
            </w:r>
            <w:r w:rsidRPr="00B131AF">
              <w:rPr>
                <w:rFonts w:cs="Arial"/>
              </w:rPr>
              <w:t xml:space="preserve"> Significant change to the seafloor is not expected.</w:t>
            </w:r>
          </w:p>
          <w:p w14:paraId="1BC33140" w14:textId="77777777" w:rsidR="00B131AF" w:rsidRPr="00B131AF" w:rsidRDefault="00B131AF" w:rsidP="00B131AF">
            <w:pPr>
              <w:spacing w:before="120" w:after="120"/>
              <w:rPr>
                <w:rFonts w:cs="Arial"/>
              </w:rPr>
            </w:pPr>
            <w:r w:rsidRPr="00B131AF">
              <w:rPr>
                <w:rFonts w:cs="Arial"/>
              </w:rPr>
              <w:t xml:space="preserve">6) </w:t>
            </w:r>
            <w:r w:rsidRPr="00B131AF">
              <w:rPr>
                <w:rFonts w:cs="Arial"/>
                <w:b/>
              </w:rPr>
              <w:t>Unassessed</w:t>
            </w:r>
          </w:p>
          <w:p w14:paraId="2A451674"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Not having been assessed.</w:t>
            </w:r>
          </w:p>
          <w:p w14:paraId="377B2E71" w14:textId="77777777" w:rsidR="00B131AF" w:rsidRPr="00B131AF" w:rsidRDefault="00B131AF" w:rsidP="00B131AF">
            <w:pPr>
              <w:spacing w:before="120" w:after="120"/>
              <w:rPr>
                <w:rFonts w:cs="Arial"/>
              </w:rPr>
            </w:pPr>
          </w:p>
          <w:p w14:paraId="0BB177C6" w14:textId="77777777" w:rsidR="00B131AF" w:rsidRPr="00B131AF" w:rsidRDefault="00B131AF" w:rsidP="00B131AF">
            <w:pPr>
              <w:spacing w:before="120" w:after="120"/>
              <w:rPr>
                <w:rFonts w:cs="Arial"/>
              </w:rPr>
            </w:pPr>
            <w:r w:rsidRPr="00B131AF">
              <w:rPr>
                <w:rFonts w:cs="Arial"/>
                <w:u w:val="single"/>
              </w:rPr>
              <w:t>Remarks:</w:t>
            </w:r>
          </w:p>
          <w:p w14:paraId="324CAEC9" w14:textId="77777777" w:rsidR="00B131AF" w:rsidRPr="00B131AF" w:rsidRDefault="00B131AF" w:rsidP="00B131AF">
            <w:pPr>
              <w:spacing w:before="120" w:after="120"/>
              <w:rPr>
                <w:rFonts w:cs="Arial"/>
              </w:rPr>
            </w:pPr>
            <w:r w:rsidRPr="00B131AF">
              <w:rPr>
                <w:rFonts w:cs="Arial"/>
              </w:rPr>
              <w:t>•No remarks.</w:t>
            </w:r>
          </w:p>
        </w:tc>
      </w:tr>
    </w:tbl>
    <w:p w14:paraId="486112CA" w14:textId="77777777" w:rsidR="00B131AF" w:rsidRPr="00B131AF" w:rsidRDefault="00B131AF" w:rsidP="00B131AF">
      <w:pPr>
        <w:spacing w:before="240"/>
        <w:rPr>
          <w:b/>
        </w:rPr>
      </w:pPr>
    </w:p>
    <w:p w14:paraId="4F1AB6C9" w14:textId="77777777" w:rsidR="00B131AF" w:rsidRPr="00B131AF" w:rsidRDefault="00B131AF" w:rsidP="00716062">
      <w:pPr>
        <w:pStyle w:val="Heading2"/>
      </w:pPr>
      <w:bookmarkStart w:id="3034" w:name="_Toc120214594"/>
      <w:r w:rsidRPr="00B131AF">
        <w:t>Category of text</w:t>
      </w:r>
      <w:bookmarkEnd w:id="3034"/>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11AA5EF1" w14:textId="77777777" w:rsidTr="00B131AF">
        <w:tc>
          <w:tcPr>
            <w:tcW w:w="5000" w:type="pct"/>
            <w:shd w:val="clear" w:color="auto" w:fill="auto"/>
          </w:tcPr>
          <w:p w14:paraId="4EE309F8"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Classification of completeness of textual information in relation to the source.</w:t>
            </w:r>
          </w:p>
          <w:p w14:paraId="77025DD6"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Abstract or Summary</w:t>
            </w:r>
          </w:p>
          <w:p w14:paraId="30D6C66A"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statement summarizing the important points of a text.</w:t>
            </w:r>
          </w:p>
          <w:p w14:paraId="3A86AB19"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Extract</w:t>
            </w:r>
          </w:p>
          <w:p w14:paraId="5B5EA8B6"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An excerpt or excerpts from a text.</w:t>
            </w:r>
          </w:p>
          <w:p w14:paraId="597B24A8"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Full Text</w:t>
            </w:r>
          </w:p>
          <w:p w14:paraId="643A395D"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whole text.</w:t>
            </w:r>
          </w:p>
          <w:p w14:paraId="28B79A0D" w14:textId="77777777" w:rsidR="00B131AF" w:rsidRPr="00B131AF" w:rsidRDefault="00B131AF" w:rsidP="00B131AF">
            <w:pPr>
              <w:spacing w:before="120" w:after="120"/>
              <w:rPr>
                <w:rFonts w:cs="Arial"/>
              </w:rPr>
            </w:pPr>
          </w:p>
          <w:p w14:paraId="269DA277" w14:textId="77777777" w:rsidR="00B131AF" w:rsidRPr="00B131AF" w:rsidRDefault="00B131AF" w:rsidP="00B131AF">
            <w:pPr>
              <w:spacing w:before="120" w:after="120"/>
              <w:rPr>
                <w:rFonts w:cs="Arial"/>
              </w:rPr>
            </w:pPr>
            <w:r w:rsidRPr="00B131AF">
              <w:rPr>
                <w:rFonts w:cs="Arial"/>
                <w:u w:val="single"/>
              </w:rPr>
              <w:t>Remarks:</w:t>
            </w:r>
          </w:p>
          <w:p w14:paraId="086E7C7C" w14:textId="77777777" w:rsidR="00B131AF" w:rsidRPr="00B131AF" w:rsidRDefault="00B131AF" w:rsidP="00B131AF">
            <w:pPr>
              <w:spacing w:before="120" w:after="120"/>
              <w:rPr>
                <w:rFonts w:cs="Arial"/>
              </w:rPr>
            </w:pPr>
            <w:r w:rsidRPr="00B131AF">
              <w:rPr>
                <w:rFonts w:cs="Arial"/>
              </w:rPr>
              <w:t>•No remarks.</w:t>
            </w:r>
          </w:p>
        </w:tc>
      </w:tr>
    </w:tbl>
    <w:p w14:paraId="5008F860" w14:textId="77777777" w:rsidR="00B131AF" w:rsidRPr="00B131AF" w:rsidRDefault="00B131AF" w:rsidP="00B131AF">
      <w:pPr>
        <w:spacing w:before="240"/>
        <w:rPr>
          <w:b/>
        </w:rPr>
      </w:pPr>
    </w:p>
    <w:p w14:paraId="032D56E4" w14:textId="77777777" w:rsidR="00B131AF" w:rsidRPr="00B131AF" w:rsidRDefault="00B131AF" w:rsidP="00716062">
      <w:pPr>
        <w:pStyle w:val="Heading2"/>
      </w:pPr>
      <w:bookmarkStart w:id="3035" w:name="_Toc120214595"/>
      <w:r w:rsidRPr="00B131AF">
        <w:t>Category of Vessel Registry</w:t>
      </w:r>
      <w:bookmarkEnd w:id="3035"/>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3687B364" w14:textId="77777777" w:rsidTr="00B131AF">
        <w:tc>
          <w:tcPr>
            <w:tcW w:w="5000" w:type="pct"/>
            <w:shd w:val="clear" w:color="auto" w:fill="auto"/>
          </w:tcPr>
          <w:p w14:paraId="7D6B1E66"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locality of vessel registration or enrolment relative to the nationality of a port, territorial sea, administrative area, exclusive zone or other location.</w:t>
            </w:r>
          </w:p>
          <w:p w14:paraId="117A2A64"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Domestic</w:t>
            </w:r>
          </w:p>
          <w:p w14:paraId="16B90823"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vessel is registered or enrolled under the same national flag as the port, harbour, territorial sea, exclusive economic zone, or administrative area in which the object that possesses this attribute applies or is located.</w:t>
            </w:r>
          </w:p>
          <w:p w14:paraId="5379D6F8"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Foreign</w:t>
            </w:r>
          </w:p>
          <w:p w14:paraId="0438C10A"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vessel is registered or enrolled under a national flag different from the port, harbour, territorial sea, exclusive economic zone, or other administrative area in which the object that possesses this attribute applies or is located.</w:t>
            </w:r>
          </w:p>
          <w:p w14:paraId="1052410D" w14:textId="77777777" w:rsidR="00B131AF" w:rsidRPr="00B131AF" w:rsidRDefault="00B131AF" w:rsidP="00B131AF">
            <w:pPr>
              <w:spacing w:before="120" w:after="120"/>
              <w:rPr>
                <w:rFonts w:cs="Arial"/>
              </w:rPr>
            </w:pPr>
          </w:p>
          <w:p w14:paraId="3E964DD7" w14:textId="77777777" w:rsidR="00B131AF" w:rsidRPr="00B131AF" w:rsidRDefault="00B131AF" w:rsidP="00B131AF">
            <w:pPr>
              <w:spacing w:before="120" w:after="120"/>
              <w:rPr>
                <w:rFonts w:cs="Arial"/>
              </w:rPr>
            </w:pPr>
            <w:r w:rsidRPr="00B131AF">
              <w:rPr>
                <w:rFonts w:cs="Arial"/>
                <w:u w:val="single"/>
              </w:rPr>
              <w:t>Remarks:</w:t>
            </w:r>
          </w:p>
          <w:p w14:paraId="2734FAD6" w14:textId="77777777" w:rsidR="00B131AF" w:rsidRPr="00B131AF" w:rsidRDefault="00B131AF" w:rsidP="00B131AF">
            <w:pPr>
              <w:spacing w:before="120" w:after="120"/>
              <w:rPr>
                <w:rFonts w:cs="Arial"/>
              </w:rPr>
            </w:pPr>
            <w:r w:rsidRPr="00B131AF">
              <w:rPr>
                <w:rFonts w:cs="Arial"/>
              </w:rPr>
              <w:t>•No remarks.</w:t>
            </w:r>
          </w:p>
        </w:tc>
      </w:tr>
    </w:tbl>
    <w:p w14:paraId="0EF9E064" w14:textId="77777777" w:rsidR="00B131AF" w:rsidRPr="00B131AF" w:rsidRDefault="00B131AF" w:rsidP="00B131AF">
      <w:pPr>
        <w:spacing w:before="240"/>
        <w:rPr>
          <w:b/>
        </w:rPr>
      </w:pPr>
    </w:p>
    <w:p w14:paraId="232226BC" w14:textId="77777777" w:rsidR="00B131AF" w:rsidRPr="00B131AF" w:rsidRDefault="00B131AF" w:rsidP="00716062">
      <w:pPr>
        <w:pStyle w:val="Heading2"/>
      </w:pPr>
      <w:bookmarkStart w:id="3036" w:name="_Toc120214596"/>
      <w:r w:rsidRPr="00B131AF">
        <w:lastRenderedPageBreak/>
        <w:t>Cathodic Protection System</w:t>
      </w:r>
      <w:bookmarkEnd w:id="3036"/>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6C0641FA" w14:textId="77777777" w:rsidTr="00B131AF">
        <w:tc>
          <w:tcPr>
            <w:tcW w:w="5000" w:type="pct"/>
            <w:shd w:val="clear" w:color="auto" w:fill="auto"/>
          </w:tcPr>
          <w:p w14:paraId="7034BBEE"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A system used to protect metal structures against corrosion by supplying direct current to the immersed external surface of the structure.</w:t>
            </w:r>
          </w:p>
          <w:p w14:paraId="321A9E29" w14:textId="72DCB723" w:rsidR="00B131AF" w:rsidRPr="00B131AF" w:rsidRDefault="008373B6" w:rsidP="00B131AF">
            <w:pPr>
              <w:spacing w:before="120" w:after="120"/>
              <w:rPr>
                <w:rFonts w:cs="Arial"/>
              </w:rPr>
            </w:pPr>
            <w:ins w:id="3037" w:author="Raphael Malyankar" w:date="2022-11-22T00:13:00Z">
              <w:r w:rsidRPr="008373B6">
                <w:rPr>
                  <w:rFonts w:cs="Arial"/>
                </w:rPr>
                <w:t xml:space="preserve">Value Type: </w:t>
              </w:r>
              <w:proofErr w:type="spellStart"/>
              <w:r w:rsidRPr="008373B6">
                <w:rPr>
                  <w:rFonts w:cs="Arial"/>
                </w:rPr>
                <w:t>boolean</w:t>
              </w:r>
            </w:ins>
            <w:proofErr w:type="spellEnd"/>
          </w:p>
          <w:p w14:paraId="423258BF" w14:textId="77777777" w:rsidR="00B131AF" w:rsidRPr="00B131AF" w:rsidRDefault="00B131AF" w:rsidP="00B131AF">
            <w:pPr>
              <w:spacing w:before="120" w:after="120"/>
              <w:rPr>
                <w:rFonts w:cs="Arial"/>
              </w:rPr>
            </w:pPr>
            <w:r w:rsidRPr="00B131AF">
              <w:rPr>
                <w:rFonts w:cs="Arial"/>
                <w:u w:val="single"/>
              </w:rPr>
              <w:t>Remarks:</w:t>
            </w:r>
          </w:p>
          <w:p w14:paraId="208366AA" w14:textId="77777777" w:rsidR="00B131AF" w:rsidRPr="00B131AF" w:rsidRDefault="00B131AF" w:rsidP="00B131AF">
            <w:pPr>
              <w:spacing w:before="120" w:after="120"/>
              <w:rPr>
                <w:rFonts w:cs="Arial"/>
              </w:rPr>
            </w:pPr>
            <w:r w:rsidRPr="00B131AF">
              <w:rPr>
                <w:rFonts w:cs="Arial"/>
              </w:rPr>
              <w:t>•No remarks.</w:t>
            </w:r>
          </w:p>
        </w:tc>
      </w:tr>
    </w:tbl>
    <w:p w14:paraId="471DF2D4" w14:textId="77777777" w:rsidR="00B131AF" w:rsidRPr="00B131AF" w:rsidRDefault="00B131AF" w:rsidP="00B131AF">
      <w:pPr>
        <w:spacing w:before="240"/>
        <w:rPr>
          <w:b/>
        </w:rPr>
      </w:pPr>
    </w:p>
    <w:p w14:paraId="62F99524" w14:textId="77777777" w:rsidR="00B131AF" w:rsidRPr="00B131AF" w:rsidRDefault="00B131AF" w:rsidP="00716062">
      <w:pPr>
        <w:pStyle w:val="Heading2"/>
      </w:pPr>
      <w:bookmarkStart w:id="3038" w:name="_Toc120214597"/>
      <w:r w:rsidRPr="00B131AF">
        <w:t>City Name</w:t>
      </w:r>
      <w:bookmarkEnd w:id="3038"/>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403D5868" w14:textId="77777777" w:rsidTr="00B131AF">
        <w:tc>
          <w:tcPr>
            <w:tcW w:w="5000" w:type="pct"/>
            <w:shd w:val="clear" w:color="auto" w:fill="auto"/>
          </w:tcPr>
          <w:p w14:paraId="1BDB7606"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name of a town or city.</w:t>
            </w:r>
          </w:p>
          <w:p w14:paraId="4D4B85E4" w14:textId="4CC2B37A" w:rsidR="00B131AF" w:rsidRPr="00B131AF" w:rsidRDefault="00BA1EEF" w:rsidP="00B131AF">
            <w:pPr>
              <w:spacing w:before="120" w:after="120"/>
              <w:rPr>
                <w:rFonts w:cs="Arial"/>
              </w:rPr>
            </w:pPr>
            <w:ins w:id="3039" w:author="Raphael Malyankar" w:date="2022-11-22T00:13:00Z">
              <w:r w:rsidRPr="00BA1EEF">
                <w:rPr>
                  <w:rFonts w:cs="Arial"/>
                </w:rPr>
                <w:t>Value Type: text</w:t>
              </w:r>
            </w:ins>
          </w:p>
          <w:p w14:paraId="655C6121" w14:textId="77777777" w:rsidR="00B131AF" w:rsidRPr="00B131AF" w:rsidRDefault="00B131AF" w:rsidP="00B131AF">
            <w:pPr>
              <w:spacing w:before="120" w:after="120"/>
              <w:rPr>
                <w:rFonts w:cs="Arial"/>
              </w:rPr>
            </w:pPr>
            <w:r w:rsidRPr="00B131AF">
              <w:rPr>
                <w:rFonts w:cs="Arial"/>
                <w:u w:val="single"/>
              </w:rPr>
              <w:t>Remarks:</w:t>
            </w:r>
          </w:p>
          <w:p w14:paraId="24071F02" w14:textId="77777777" w:rsidR="00B131AF" w:rsidRPr="00B131AF" w:rsidRDefault="00B131AF" w:rsidP="00B131AF">
            <w:pPr>
              <w:spacing w:before="120" w:after="120"/>
              <w:rPr>
                <w:rFonts w:cs="Arial"/>
              </w:rPr>
            </w:pPr>
            <w:r w:rsidRPr="00B131AF">
              <w:rPr>
                <w:rFonts w:cs="Arial"/>
              </w:rPr>
              <w:t>•No remarks.</w:t>
            </w:r>
          </w:p>
        </w:tc>
      </w:tr>
    </w:tbl>
    <w:p w14:paraId="0C756EF7" w14:textId="77777777" w:rsidR="00B131AF" w:rsidRPr="00B131AF" w:rsidRDefault="00B131AF" w:rsidP="00B131AF">
      <w:pPr>
        <w:spacing w:before="240"/>
        <w:rPr>
          <w:b/>
        </w:rPr>
      </w:pPr>
    </w:p>
    <w:p w14:paraId="102EC3C3" w14:textId="77777777" w:rsidR="00B131AF" w:rsidRPr="00B131AF" w:rsidRDefault="00B131AF" w:rsidP="00716062">
      <w:pPr>
        <w:pStyle w:val="Heading2"/>
      </w:pPr>
      <w:bookmarkStart w:id="3040" w:name="_Toc120214598"/>
      <w:r w:rsidRPr="00B131AF">
        <w:t>Communication Channel</w:t>
      </w:r>
      <w:bookmarkEnd w:id="3040"/>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4B979990" w14:textId="77777777" w:rsidTr="00B131AF">
        <w:tc>
          <w:tcPr>
            <w:tcW w:w="5000" w:type="pct"/>
            <w:shd w:val="clear" w:color="auto" w:fill="auto"/>
          </w:tcPr>
          <w:p w14:paraId="6D18D4FF"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A channel number assigned to a specific radio frequency, frequencies or frequency band.</w:t>
            </w:r>
          </w:p>
          <w:p w14:paraId="6CB02D93" w14:textId="09379F3D" w:rsidR="00B131AF" w:rsidRPr="00B131AF" w:rsidRDefault="00BA1EEF" w:rsidP="00B131AF">
            <w:pPr>
              <w:spacing w:before="120" w:after="120"/>
              <w:rPr>
                <w:rFonts w:cs="Arial"/>
              </w:rPr>
            </w:pPr>
            <w:ins w:id="3041" w:author="Raphael Malyankar" w:date="2022-11-22T00:13:00Z">
              <w:r w:rsidRPr="00BA1EEF">
                <w:rPr>
                  <w:rFonts w:cs="Arial"/>
                </w:rPr>
                <w:t>Value Type: text</w:t>
              </w:r>
            </w:ins>
          </w:p>
          <w:p w14:paraId="3DD152D1" w14:textId="77777777" w:rsidR="00B131AF" w:rsidRPr="00B131AF" w:rsidRDefault="00B131AF" w:rsidP="00B131AF">
            <w:pPr>
              <w:spacing w:before="120" w:after="120"/>
              <w:rPr>
                <w:rFonts w:cs="Arial"/>
              </w:rPr>
            </w:pPr>
            <w:r w:rsidRPr="00B131AF">
              <w:rPr>
                <w:rFonts w:cs="Arial"/>
                <w:u w:val="single"/>
              </w:rPr>
              <w:t>Remarks:</w:t>
            </w:r>
          </w:p>
          <w:p w14:paraId="226303DA" w14:textId="77777777" w:rsidR="00B131AF" w:rsidRPr="00B131AF" w:rsidRDefault="00B131AF" w:rsidP="00B131AF">
            <w:pPr>
              <w:spacing w:before="120" w:after="120"/>
              <w:rPr>
                <w:rFonts w:cs="Arial"/>
              </w:rPr>
            </w:pPr>
            <w:r w:rsidRPr="00B131AF">
              <w:rPr>
                <w:rFonts w:cs="Arial"/>
              </w:rPr>
              <w:t xml:space="preserve"> The expected input is the specific VHF-Channel. The attribute 'communication channel' encodes the various VHF-channels used for communication.</w:t>
            </w:r>
          </w:p>
        </w:tc>
      </w:tr>
    </w:tbl>
    <w:p w14:paraId="11EAFB36" w14:textId="77777777" w:rsidR="00B131AF" w:rsidRPr="00B131AF" w:rsidRDefault="00B131AF" w:rsidP="00B131AF">
      <w:pPr>
        <w:spacing w:before="240"/>
        <w:rPr>
          <w:b/>
        </w:rPr>
      </w:pPr>
    </w:p>
    <w:p w14:paraId="7EB40E8B" w14:textId="77777777" w:rsidR="00B131AF" w:rsidRPr="00B131AF" w:rsidRDefault="00B131AF" w:rsidP="00716062">
      <w:pPr>
        <w:pStyle w:val="Heading2"/>
      </w:pPr>
      <w:bookmarkStart w:id="3042" w:name="_Toc120214599"/>
      <w:r w:rsidRPr="00B131AF">
        <w:t>Condition</w:t>
      </w:r>
      <w:bookmarkEnd w:id="3042"/>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66D7FF96" w14:textId="77777777" w:rsidTr="00B131AF">
        <w:tc>
          <w:tcPr>
            <w:tcW w:w="5000" w:type="pct"/>
            <w:shd w:val="clear" w:color="auto" w:fill="auto"/>
          </w:tcPr>
          <w:p w14:paraId="5C9EF915"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various conditions of buildings and other constructions.</w:t>
            </w:r>
          </w:p>
          <w:p w14:paraId="59C68DF1"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Under Construction</w:t>
            </w:r>
          </w:p>
          <w:p w14:paraId="3140454C"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Being built but not yet capable of function.</w:t>
            </w:r>
          </w:p>
          <w:p w14:paraId="09AF39EC"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Ruined</w:t>
            </w:r>
          </w:p>
          <w:p w14:paraId="224DC6E3"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structure in a decayed or deteriorated condition resulting from neglect or disuse, or a damaged structure in need of repair.</w:t>
            </w:r>
          </w:p>
          <w:p w14:paraId="1CD3B621"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Under Reclamation</w:t>
            </w:r>
          </w:p>
          <w:p w14:paraId="00FEC44B"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An area of the sea, a lake or the navigable part of a river that is being reclaimed as land, usually by the dumping of earth and other material.</w:t>
            </w:r>
          </w:p>
          <w:p w14:paraId="48BD1C7B" w14:textId="77777777" w:rsidR="00B131AF" w:rsidRPr="00B131AF" w:rsidRDefault="00B131AF" w:rsidP="00B131AF">
            <w:pPr>
              <w:spacing w:before="120" w:after="120"/>
              <w:rPr>
                <w:rFonts w:cs="Arial"/>
              </w:rPr>
            </w:pPr>
            <w:r w:rsidRPr="00B131AF">
              <w:rPr>
                <w:rFonts w:cs="Arial"/>
              </w:rPr>
              <w:t xml:space="preserve">5) </w:t>
            </w:r>
            <w:r w:rsidRPr="00B131AF">
              <w:rPr>
                <w:rFonts w:cs="Arial"/>
                <w:b/>
              </w:rPr>
              <w:t>Planned Construction</w:t>
            </w:r>
          </w:p>
          <w:p w14:paraId="19FA6D1C"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Detailed planning has been completed but construction has not been initiated.</w:t>
            </w:r>
          </w:p>
          <w:p w14:paraId="3738829F" w14:textId="77777777" w:rsidR="00B131AF" w:rsidRPr="00B131AF" w:rsidRDefault="00B131AF" w:rsidP="00B131AF">
            <w:pPr>
              <w:spacing w:before="120" w:after="120"/>
              <w:rPr>
                <w:rFonts w:cs="Arial"/>
              </w:rPr>
            </w:pPr>
          </w:p>
          <w:p w14:paraId="0DF7D120" w14:textId="77777777" w:rsidR="00B131AF" w:rsidRPr="00B131AF" w:rsidRDefault="00B131AF" w:rsidP="00B131AF">
            <w:pPr>
              <w:spacing w:before="120" w:after="120"/>
              <w:rPr>
                <w:rFonts w:cs="Arial"/>
              </w:rPr>
            </w:pPr>
            <w:r w:rsidRPr="00B131AF">
              <w:rPr>
                <w:rFonts w:cs="Arial"/>
                <w:u w:val="single"/>
              </w:rPr>
              <w:lastRenderedPageBreak/>
              <w:t>Remarks:</w:t>
            </w:r>
          </w:p>
          <w:p w14:paraId="771E7769" w14:textId="77777777" w:rsidR="00B131AF" w:rsidRPr="00B131AF" w:rsidRDefault="00B131AF" w:rsidP="00B131AF">
            <w:pPr>
              <w:spacing w:before="120" w:after="120"/>
              <w:rPr>
                <w:rFonts w:cs="Arial"/>
              </w:rPr>
            </w:pPr>
            <w:r w:rsidRPr="00B131AF">
              <w:rPr>
                <w:rFonts w:cs="Arial"/>
              </w:rPr>
              <w:t xml:space="preserve"> The default 'condition' should be considered to be completed, undamaged and working normally.</w:t>
            </w:r>
          </w:p>
        </w:tc>
      </w:tr>
    </w:tbl>
    <w:p w14:paraId="077514DB" w14:textId="77777777" w:rsidR="00B131AF" w:rsidRPr="00B131AF" w:rsidRDefault="00B131AF" w:rsidP="00B131AF">
      <w:pPr>
        <w:spacing w:before="240"/>
        <w:rPr>
          <w:b/>
        </w:rPr>
      </w:pPr>
    </w:p>
    <w:p w14:paraId="31ADD699" w14:textId="77777777" w:rsidR="00B131AF" w:rsidRPr="00B131AF" w:rsidRDefault="00B131AF" w:rsidP="00716062">
      <w:pPr>
        <w:pStyle w:val="Heading2"/>
      </w:pPr>
      <w:bookmarkStart w:id="3043" w:name="_Toc120214600"/>
      <w:r w:rsidRPr="00B131AF">
        <w:t>Comparison Operator</w:t>
      </w:r>
      <w:bookmarkEnd w:id="3043"/>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40F3F171" w14:textId="77777777" w:rsidTr="00B131AF">
        <w:tc>
          <w:tcPr>
            <w:tcW w:w="5000" w:type="pct"/>
            <w:shd w:val="clear" w:color="auto" w:fill="auto"/>
          </w:tcPr>
          <w:p w14:paraId="750E7888"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Numerical comparison.</w:t>
            </w:r>
          </w:p>
          <w:p w14:paraId="4732E826"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Greater Than</w:t>
            </w:r>
          </w:p>
          <w:p w14:paraId="0700E5A1"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value of the left value is greater than that of the right.</w:t>
            </w:r>
          </w:p>
          <w:p w14:paraId="48761393"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Greater Than or Equal To</w:t>
            </w:r>
          </w:p>
          <w:p w14:paraId="74D9D02E"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value of the left expression is greater than or equal to that of the right.</w:t>
            </w:r>
          </w:p>
          <w:p w14:paraId="6314767C"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Less Than</w:t>
            </w:r>
          </w:p>
          <w:p w14:paraId="231263F7"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value of the left expression is less than that of the right.</w:t>
            </w:r>
          </w:p>
          <w:p w14:paraId="1391CA4F" w14:textId="77777777" w:rsidR="00B131AF" w:rsidRPr="00B131AF" w:rsidRDefault="00B131AF" w:rsidP="00B131AF">
            <w:pPr>
              <w:spacing w:before="120" w:after="120"/>
              <w:rPr>
                <w:rFonts w:cs="Arial"/>
              </w:rPr>
            </w:pPr>
            <w:r w:rsidRPr="00B131AF">
              <w:rPr>
                <w:rFonts w:cs="Arial"/>
              </w:rPr>
              <w:t xml:space="preserve">4) </w:t>
            </w:r>
            <w:r w:rsidRPr="00B131AF">
              <w:rPr>
                <w:rFonts w:cs="Arial"/>
                <w:b/>
              </w:rPr>
              <w:t>Less Than or Equal To</w:t>
            </w:r>
          </w:p>
          <w:p w14:paraId="5B0AE86D"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value of the left expression is less than or equal to that of the right.</w:t>
            </w:r>
          </w:p>
          <w:p w14:paraId="4C83927C" w14:textId="77777777" w:rsidR="00B131AF" w:rsidRPr="00B131AF" w:rsidRDefault="00B131AF" w:rsidP="00B131AF">
            <w:pPr>
              <w:spacing w:before="120" w:after="120"/>
              <w:rPr>
                <w:rFonts w:cs="Arial"/>
              </w:rPr>
            </w:pPr>
            <w:r w:rsidRPr="00B131AF">
              <w:rPr>
                <w:rFonts w:cs="Arial"/>
              </w:rPr>
              <w:t>5) Equal To</w:t>
            </w:r>
          </w:p>
          <w:p w14:paraId="6E9786AC"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two values are equivalent.</w:t>
            </w:r>
          </w:p>
          <w:p w14:paraId="46165657" w14:textId="77777777" w:rsidR="00B131AF" w:rsidRPr="00B131AF" w:rsidRDefault="00B131AF" w:rsidP="00B131AF">
            <w:pPr>
              <w:spacing w:before="120" w:after="120"/>
              <w:rPr>
                <w:rFonts w:cs="Arial"/>
              </w:rPr>
            </w:pPr>
            <w:r w:rsidRPr="00B131AF">
              <w:rPr>
                <w:rFonts w:cs="Arial"/>
              </w:rPr>
              <w:t xml:space="preserve">6) </w:t>
            </w:r>
            <w:r w:rsidRPr="00B131AF">
              <w:rPr>
                <w:rFonts w:cs="Arial"/>
                <w:b/>
              </w:rPr>
              <w:t>Not Equal To</w:t>
            </w:r>
          </w:p>
          <w:p w14:paraId="61FB2A22"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two values are not equivalent.</w:t>
            </w:r>
          </w:p>
          <w:p w14:paraId="7B8C5515" w14:textId="77777777" w:rsidR="00B131AF" w:rsidRPr="00B131AF" w:rsidRDefault="00B131AF" w:rsidP="00B131AF">
            <w:pPr>
              <w:spacing w:before="120" w:after="120"/>
              <w:rPr>
                <w:rFonts w:cs="Arial"/>
              </w:rPr>
            </w:pPr>
          </w:p>
          <w:p w14:paraId="51A8F4B3" w14:textId="77777777" w:rsidR="00B131AF" w:rsidRPr="00B131AF" w:rsidRDefault="00B131AF" w:rsidP="00B131AF">
            <w:pPr>
              <w:spacing w:before="120" w:after="120"/>
              <w:rPr>
                <w:rFonts w:cs="Arial"/>
              </w:rPr>
            </w:pPr>
            <w:r w:rsidRPr="00B131AF">
              <w:rPr>
                <w:rFonts w:cs="Arial"/>
                <w:u w:val="single"/>
              </w:rPr>
              <w:t>Remarks:</w:t>
            </w:r>
          </w:p>
          <w:p w14:paraId="59C04A6C" w14:textId="77777777" w:rsidR="00B131AF" w:rsidRPr="00B131AF" w:rsidRDefault="00B131AF" w:rsidP="00B131AF">
            <w:pPr>
              <w:spacing w:before="120" w:after="120"/>
              <w:rPr>
                <w:rFonts w:cs="Arial"/>
              </w:rPr>
            </w:pPr>
            <w:r w:rsidRPr="00B131AF">
              <w:rPr>
                <w:rFonts w:cs="Arial"/>
              </w:rPr>
              <w:t xml:space="preserve"> Provides the relation between the value given in the model and the real ship's value.</w:t>
            </w:r>
          </w:p>
        </w:tc>
      </w:tr>
    </w:tbl>
    <w:p w14:paraId="69825E94" w14:textId="77777777" w:rsidR="00B131AF" w:rsidRPr="00B131AF" w:rsidRDefault="00B131AF" w:rsidP="00B131AF">
      <w:pPr>
        <w:spacing w:before="240"/>
        <w:rPr>
          <w:b/>
        </w:rPr>
      </w:pPr>
    </w:p>
    <w:p w14:paraId="49734E7F" w14:textId="77777777" w:rsidR="00B131AF" w:rsidRPr="00B131AF" w:rsidRDefault="00B131AF" w:rsidP="00716062">
      <w:pPr>
        <w:pStyle w:val="Heading2"/>
      </w:pPr>
      <w:bookmarkStart w:id="3044" w:name="_Toc120214601"/>
      <w:r w:rsidRPr="00B131AF">
        <w:t>Contact Instructions</w:t>
      </w:r>
      <w:bookmarkEnd w:id="3044"/>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7431BD6D" w14:textId="77777777" w:rsidTr="00B131AF">
        <w:tc>
          <w:tcPr>
            <w:tcW w:w="5000" w:type="pct"/>
            <w:shd w:val="clear" w:color="auto" w:fill="auto"/>
          </w:tcPr>
          <w:p w14:paraId="67974C34"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Instructions provided on how to contact a particular person, organisation or service.</w:t>
            </w:r>
          </w:p>
          <w:p w14:paraId="32536093" w14:textId="1444C20D" w:rsidR="00B131AF" w:rsidRPr="00B131AF" w:rsidRDefault="00BA1EEF" w:rsidP="00B131AF">
            <w:pPr>
              <w:spacing w:before="120" w:after="120"/>
              <w:rPr>
                <w:rFonts w:cs="Arial"/>
              </w:rPr>
            </w:pPr>
            <w:ins w:id="3045" w:author="Raphael Malyankar" w:date="2022-11-22T00:13:00Z">
              <w:r w:rsidRPr="00BA1EEF">
                <w:rPr>
                  <w:rFonts w:cs="Arial"/>
                </w:rPr>
                <w:t>Value Type: text</w:t>
              </w:r>
            </w:ins>
          </w:p>
          <w:p w14:paraId="43ACC0A4" w14:textId="77777777" w:rsidR="00B131AF" w:rsidRPr="00B131AF" w:rsidRDefault="00B131AF" w:rsidP="00B131AF">
            <w:pPr>
              <w:spacing w:before="120" w:after="120"/>
              <w:rPr>
                <w:rFonts w:cs="Arial"/>
              </w:rPr>
            </w:pPr>
            <w:r w:rsidRPr="00B131AF">
              <w:rPr>
                <w:rFonts w:cs="Arial"/>
                <w:u w:val="single"/>
              </w:rPr>
              <w:t>Remarks:</w:t>
            </w:r>
          </w:p>
          <w:p w14:paraId="55673A3B" w14:textId="77777777" w:rsidR="00B131AF" w:rsidRPr="00B131AF" w:rsidRDefault="00B131AF" w:rsidP="00B131AF">
            <w:pPr>
              <w:spacing w:before="120" w:after="120"/>
              <w:rPr>
                <w:rFonts w:cs="Arial"/>
              </w:rPr>
            </w:pPr>
            <w:r w:rsidRPr="00B131AF">
              <w:rPr>
                <w:rFonts w:cs="Arial"/>
              </w:rPr>
              <w:t>•No remarks.</w:t>
            </w:r>
          </w:p>
        </w:tc>
      </w:tr>
    </w:tbl>
    <w:p w14:paraId="333CF031" w14:textId="77777777" w:rsidR="00B131AF" w:rsidRPr="00B131AF" w:rsidRDefault="00B131AF" w:rsidP="00B131AF">
      <w:pPr>
        <w:spacing w:before="240"/>
        <w:rPr>
          <w:b/>
        </w:rPr>
      </w:pPr>
    </w:p>
    <w:p w14:paraId="43D7495D" w14:textId="77777777" w:rsidR="00B131AF" w:rsidRPr="00B131AF" w:rsidRDefault="00B131AF" w:rsidP="00716062">
      <w:pPr>
        <w:pStyle w:val="Heading2"/>
      </w:pPr>
      <w:bookmarkStart w:id="3046" w:name="_Toc120214602"/>
      <w:r w:rsidRPr="00B131AF">
        <w:t>Country Name</w:t>
      </w:r>
      <w:bookmarkEnd w:id="3046"/>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37811C39" w14:textId="77777777" w:rsidTr="00B131AF">
        <w:tc>
          <w:tcPr>
            <w:tcW w:w="5000" w:type="pct"/>
            <w:shd w:val="clear" w:color="auto" w:fill="auto"/>
          </w:tcPr>
          <w:p w14:paraId="35264C27"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name of a nation.</w:t>
            </w:r>
          </w:p>
          <w:p w14:paraId="19444611" w14:textId="79E9DBB9" w:rsidR="00B131AF" w:rsidRPr="00B131AF" w:rsidRDefault="00BA1EEF" w:rsidP="00B131AF">
            <w:pPr>
              <w:spacing w:before="120" w:after="120"/>
              <w:rPr>
                <w:rFonts w:cs="Arial"/>
              </w:rPr>
            </w:pPr>
            <w:ins w:id="3047" w:author="Raphael Malyankar" w:date="2022-11-22T00:14:00Z">
              <w:r w:rsidRPr="00BA1EEF">
                <w:rPr>
                  <w:rFonts w:cs="Arial"/>
                </w:rPr>
                <w:t>Value Type: text</w:t>
              </w:r>
            </w:ins>
          </w:p>
          <w:p w14:paraId="6B40C21B" w14:textId="77777777" w:rsidR="00B131AF" w:rsidRPr="00B131AF" w:rsidRDefault="00B131AF" w:rsidP="00B131AF">
            <w:pPr>
              <w:spacing w:before="120" w:after="120"/>
              <w:rPr>
                <w:rFonts w:cs="Arial"/>
              </w:rPr>
            </w:pPr>
            <w:r w:rsidRPr="00B131AF">
              <w:rPr>
                <w:rFonts w:cs="Arial"/>
                <w:u w:val="single"/>
              </w:rPr>
              <w:t>Remarks:</w:t>
            </w:r>
          </w:p>
          <w:p w14:paraId="2E636E09" w14:textId="77777777" w:rsidR="00B131AF" w:rsidRPr="00B131AF" w:rsidRDefault="00B131AF" w:rsidP="00B131AF">
            <w:pPr>
              <w:spacing w:before="120" w:after="120"/>
              <w:rPr>
                <w:rFonts w:cs="Arial"/>
              </w:rPr>
            </w:pPr>
            <w:r w:rsidRPr="00B131AF">
              <w:rPr>
                <w:rFonts w:cs="Arial"/>
              </w:rPr>
              <w:t>•No remarks.</w:t>
            </w:r>
          </w:p>
        </w:tc>
      </w:tr>
    </w:tbl>
    <w:p w14:paraId="6F247F16" w14:textId="77777777" w:rsidR="00B131AF" w:rsidRPr="00B131AF" w:rsidRDefault="00B131AF" w:rsidP="00B131AF">
      <w:pPr>
        <w:spacing w:before="240"/>
        <w:rPr>
          <w:b/>
        </w:rPr>
      </w:pPr>
    </w:p>
    <w:p w14:paraId="662C5AAA" w14:textId="77777777" w:rsidR="00B131AF" w:rsidRPr="00B131AF" w:rsidRDefault="00B131AF" w:rsidP="00716062">
      <w:pPr>
        <w:pStyle w:val="Heading2"/>
      </w:pPr>
      <w:bookmarkStart w:id="3048" w:name="_Toc120214603"/>
      <w:r w:rsidRPr="00B131AF">
        <w:lastRenderedPageBreak/>
        <w:t>Date End</w:t>
      </w:r>
      <w:bookmarkEnd w:id="3048"/>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6550D972" w14:textId="77777777" w:rsidTr="00B131AF">
        <w:tc>
          <w:tcPr>
            <w:tcW w:w="5000" w:type="pct"/>
            <w:shd w:val="clear" w:color="auto" w:fill="auto"/>
          </w:tcPr>
          <w:p w14:paraId="4E9F0658"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latest date on which an object (for example a buoy) will be present.</w:t>
            </w:r>
          </w:p>
          <w:p w14:paraId="0173BD37" w14:textId="24ECB0E6" w:rsidR="000019B6" w:rsidRDefault="000019B6" w:rsidP="000019B6">
            <w:pPr>
              <w:spacing w:before="1" w:after="0" w:line="239" w:lineRule="auto"/>
              <w:ind w:left="100" w:right="56"/>
              <w:rPr>
                <w:rFonts w:eastAsia="Arial" w:cs="Arial"/>
              </w:rPr>
            </w:pPr>
            <w:r>
              <w:rPr>
                <w:rFonts w:eastAsia="Arial" w:cs="Arial"/>
                <w:spacing w:val="2"/>
                <w:u w:val="single" w:color="000000"/>
              </w:rPr>
              <w:t>I</w:t>
            </w:r>
            <w:r>
              <w:rPr>
                <w:rFonts w:eastAsia="Arial" w:cs="Arial"/>
                <w:u w:val="single" w:color="000000"/>
              </w:rPr>
              <w:t>n</w:t>
            </w:r>
            <w:r>
              <w:rPr>
                <w:rFonts w:eastAsia="Arial" w:cs="Arial"/>
                <w:spacing w:val="-1"/>
                <w:u w:val="single" w:color="000000"/>
              </w:rPr>
              <w:t>d</w:t>
            </w:r>
            <w:r>
              <w:rPr>
                <w:rFonts w:eastAsia="Arial" w:cs="Arial"/>
                <w:spacing w:val="1"/>
                <w:u w:val="single" w:color="000000"/>
              </w:rPr>
              <w:t>ic</w:t>
            </w:r>
            <w:r>
              <w:rPr>
                <w:rFonts w:eastAsia="Arial" w:cs="Arial"/>
                <w:u w:val="single" w:color="000000"/>
              </w:rPr>
              <w:t>at</w:t>
            </w:r>
            <w:r>
              <w:rPr>
                <w:rFonts w:eastAsia="Arial" w:cs="Arial"/>
                <w:spacing w:val="1"/>
                <w:u w:val="single" w:color="000000"/>
              </w:rPr>
              <w:t>i</w:t>
            </w:r>
            <w:r>
              <w:rPr>
                <w:rFonts w:eastAsia="Arial" w:cs="Arial"/>
                <w:u w:val="single" w:color="000000"/>
              </w:rPr>
              <w:t>o</w:t>
            </w:r>
            <w:r>
              <w:rPr>
                <w:rFonts w:eastAsia="Arial" w:cs="Arial"/>
                <w:spacing w:val="-1"/>
                <w:u w:val="single" w:color="000000"/>
              </w:rPr>
              <w:t>n</w:t>
            </w:r>
            <w:r>
              <w:rPr>
                <w:rFonts w:eastAsia="Arial" w:cs="Arial"/>
                <w:u w:val="single" w:color="000000"/>
              </w:rPr>
              <w:t>:</w:t>
            </w:r>
            <w:r>
              <w:rPr>
                <w:rFonts w:eastAsia="Arial" w:cs="Arial"/>
              </w:rPr>
              <w:t xml:space="preserve"> </w:t>
            </w:r>
            <w:r>
              <w:rPr>
                <w:rFonts w:eastAsia="Arial" w:cs="Arial"/>
                <w:spacing w:val="19"/>
              </w:rPr>
              <w:t xml:space="preserve"> </w:t>
            </w:r>
            <w:r>
              <w:rPr>
                <w:rFonts w:eastAsia="Arial" w:cs="Arial"/>
              </w:rPr>
              <w:t>Da</w:t>
            </w:r>
            <w:r>
              <w:rPr>
                <w:rFonts w:eastAsia="Arial" w:cs="Arial"/>
                <w:spacing w:val="2"/>
              </w:rPr>
              <w:t>t</w:t>
            </w:r>
            <w:r>
              <w:rPr>
                <w:rFonts w:eastAsia="Arial" w:cs="Arial"/>
              </w:rPr>
              <w:t>es</w:t>
            </w:r>
            <w:r>
              <w:rPr>
                <w:rFonts w:eastAsia="Arial" w:cs="Arial"/>
                <w:spacing w:val="4"/>
              </w:rPr>
              <w:t xml:space="preserve"> </w:t>
            </w:r>
            <w:r>
              <w:rPr>
                <w:rFonts w:eastAsia="Arial" w:cs="Arial"/>
                <w:spacing w:val="1"/>
              </w:rPr>
              <w:t>s</w:t>
            </w:r>
            <w:r>
              <w:rPr>
                <w:rFonts w:eastAsia="Arial" w:cs="Arial"/>
              </w:rPr>
              <w:t>h</w:t>
            </w:r>
            <w:r>
              <w:rPr>
                <w:rFonts w:eastAsia="Arial" w:cs="Arial"/>
                <w:spacing w:val="-1"/>
              </w:rPr>
              <w:t>o</w:t>
            </w:r>
            <w:r>
              <w:rPr>
                <w:rFonts w:eastAsia="Arial" w:cs="Arial"/>
              </w:rPr>
              <w:t>u</w:t>
            </w:r>
            <w:r>
              <w:rPr>
                <w:rFonts w:eastAsia="Arial" w:cs="Arial"/>
                <w:spacing w:val="1"/>
              </w:rPr>
              <w:t>l</w:t>
            </w:r>
            <w:r>
              <w:rPr>
                <w:rFonts w:eastAsia="Arial" w:cs="Arial"/>
              </w:rPr>
              <w:t>d</w:t>
            </w:r>
            <w:r>
              <w:rPr>
                <w:rFonts w:eastAsia="Arial" w:cs="Arial"/>
                <w:spacing w:val="3"/>
              </w:rPr>
              <w:t xml:space="preserve"> </w:t>
            </w:r>
            <w:r>
              <w:rPr>
                <w:rFonts w:eastAsia="Arial" w:cs="Arial"/>
              </w:rPr>
              <w:t>be</w:t>
            </w:r>
            <w:r>
              <w:rPr>
                <w:rFonts w:eastAsia="Arial" w:cs="Arial"/>
                <w:spacing w:val="5"/>
              </w:rPr>
              <w:t xml:space="preserve"> </w:t>
            </w:r>
            <w:r>
              <w:rPr>
                <w:rFonts w:eastAsia="Arial" w:cs="Arial"/>
              </w:rPr>
              <w:t>e</w:t>
            </w:r>
            <w:r>
              <w:rPr>
                <w:rFonts w:eastAsia="Arial" w:cs="Arial"/>
                <w:spacing w:val="-1"/>
              </w:rPr>
              <w:t>n</w:t>
            </w:r>
            <w:r>
              <w:rPr>
                <w:rFonts w:eastAsia="Arial" w:cs="Arial"/>
                <w:spacing w:val="1"/>
              </w:rPr>
              <w:t>c</w:t>
            </w:r>
            <w:r>
              <w:rPr>
                <w:rFonts w:eastAsia="Arial" w:cs="Arial"/>
              </w:rPr>
              <w:t>o</w:t>
            </w:r>
            <w:r>
              <w:rPr>
                <w:rFonts w:eastAsia="Arial" w:cs="Arial"/>
                <w:spacing w:val="1"/>
              </w:rPr>
              <w:t>d</w:t>
            </w:r>
            <w:r>
              <w:rPr>
                <w:rFonts w:eastAsia="Arial" w:cs="Arial"/>
              </w:rPr>
              <w:t>ed u</w:t>
            </w:r>
            <w:r>
              <w:rPr>
                <w:rFonts w:eastAsia="Arial" w:cs="Arial"/>
                <w:spacing w:val="1"/>
              </w:rPr>
              <w:t>si</w:t>
            </w:r>
            <w:r>
              <w:rPr>
                <w:rFonts w:eastAsia="Arial" w:cs="Arial"/>
              </w:rPr>
              <w:t>ng</w:t>
            </w:r>
            <w:r>
              <w:rPr>
                <w:rFonts w:eastAsia="Arial" w:cs="Arial"/>
                <w:spacing w:val="3"/>
              </w:rPr>
              <w:t xml:space="preserve"> </w:t>
            </w:r>
            <w:r>
              <w:rPr>
                <w:rFonts w:eastAsia="Arial" w:cs="Arial"/>
              </w:rPr>
              <w:t>4</w:t>
            </w:r>
            <w:r>
              <w:rPr>
                <w:rFonts w:eastAsia="Arial" w:cs="Arial"/>
                <w:spacing w:val="8"/>
              </w:rPr>
              <w:t xml:space="preserve"> </w:t>
            </w:r>
            <w:r>
              <w:rPr>
                <w:rFonts w:eastAsia="Arial" w:cs="Arial"/>
              </w:rPr>
              <w:t>d</w:t>
            </w:r>
            <w:r>
              <w:rPr>
                <w:rFonts w:eastAsia="Arial" w:cs="Arial"/>
                <w:spacing w:val="1"/>
              </w:rPr>
              <w:t>i</w:t>
            </w:r>
            <w:r>
              <w:rPr>
                <w:rFonts w:eastAsia="Arial" w:cs="Arial"/>
              </w:rPr>
              <w:t>g</w:t>
            </w:r>
            <w:r>
              <w:rPr>
                <w:rFonts w:eastAsia="Arial" w:cs="Arial"/>
                <w:spacing w:val="1"/>
              </w:rPr>
              <w:t>i</w:t>
            </w:r>
            <w:r>
              <w:rPr>
                <w:rFonts w:eastAsia="Arial" w:cs="Arial"/>
                <w:spacing w:val="2"/>
              </w:rPr>
              <w:t>t</w:t>
            </w:r>
            <w:r>
              <w:rPr>
                <w:rFonts w:eastAsia="Arial" w:cs="Arial"/>
              </w:rPr>
              <w:t>s</w:t>
            </w:r>
            <w:r>
              <w:rPr>
                <w:rFonts w:eastAsia="Arial" w:cs="Arial"/>
                <w:spacing w:val="3"/>
              </w:rPr>
              <w:t xml:space="preserve"> </w:t>
            </w:r>
            <w:r>
              <w:rPr>
                <w:rFonts w:eastAsia="Arial" w:cs="Arial"/>
                <w:spacing w:val="2"/>
              </w:rPr>
              <w:t>f</w:t>
            </w:r>
            <w:r>
              <w:rPr>
                <w:rFonts w:eastAsia="Arial" w:cs="Arial"/>
              </w:rPr>
              <w:t>or</w:t>
            </w:r>
            <w:r>
              <w:rPr>
                <w:rFonts w:eastAsia="Arial" w:cs="Arial"/>
                <w:spacing w:val="7"/>
              </w:rPr>
              <w:t xml:space="preserve"> </w:t>
            </w:r>
            <w:r>
              <w:rPr>
                <w:rFonts w:eastAsia="Arial" w:cs="Arial"/>
                <w:spacing w:val="2"/>
              </w:rPr>
              <w:t>t</w:t>
            </w:r>
            <w:r>
              <w:rPr>
                <w:rFonts w:eastAsia="Arial" w:cs="Arial"/>
              </w:rPr>
              <w:t>he</w:t>
            </w:r>
            <w:r>
              <w:rPr>
                <w:rFonts w:eastAsia="Arial" w:cs="Arial"/>
                <w:spacing w:val="5"/>
              </w:rPr>
              <w:t xml:space="preserve"> </w:t>
            </w:r>
            <w:r>
              <w:rPr>
                <w:rFonts w:eastAsia="Arial" w:cs="Arial"/>
                <w:spacing w:val="1"/>
              </w:rPr>
              <w:t>c</w:t>
            </w:r>
            <w:r>
              <w:rPr>
                <w:rFonts w:eastAsia="Arial" w:cs="Arial"/>
              </w:rPr>
              <w:t>a</w:t>
            </w:r>
            <w:r>
              <w:rPr>
                <w:rFonts w:eastAsia="Arial" w:cs="Arial"/>
                <w:spacing w:val="1"/>
              </w:rPr>
              <w:t>l</w:t>
            </w:r>
            <w:r>
              <w:rPr>
                <w:rFonts w:eastAsia="Arial" w:cs="Arial"/>
              </w:rPr>
              <w:t>e</w:t>
            </w:r>
            <w:r>
              <w:rPr>
                <w:rFonts w:eastAsia="Arial" w:cs="Arial"/>
                <w:spacing w:val="-1"/>
              </w:rPr>
              <w:t>n</w:t>
            </w:r>
            <w:r>
              <w:rPr>
                <w:rFonts w:eastAsia="Arial" w:cs="Arial"/>
              </w:rPr>
              <w:t>d</w:t>
            </w:r>
            <w:r>
              <w:rPr>
                <w:rFonts w:eastAsia="Arial" w:cs="Arial"/>
                <w:spacing w:val="-1"/>
              </w:rPr>
              <w:t>a</w:t>
            </w:r>
            <w:r>
              <w:rPr>
                <w:rFonts w:eastAsia="Arial" w:cs="Arial"/>
              </w:rPr>
              <w:t>r</w:t>
            </w:r>
            <w:r>
              <w:rPr>
                <w:rFonts w:eastAsia="Arial" w:cs="Arial"/>
                <w:spacing w:val="2"/>
              </w:rPr>
              <w:t xml:space="preserve"> </w:t>
            </w:r>
            <w:r>
              <w:rPr>
                <w:rFonts w:eastAsia="Arial" w:cs="Arial"/>
                <w:spacing w:val="-1"/>
              </w:rPr>
              <w:t>y</w:t>
            </w:r>
            <w:r>
              <w:rPr>
                <w:rFonts w:eastAsia="Arial" w:cs="Arial"/>
              </w:rPr>
              <w:t>e</w:t>
            </w:r>
            <w:r>
              <w:rPr>
                <w:rFonts w:eastAsia="Arial" w:cs="Arial"/>
                <w:spacing w:val="-1"/>
              </w:rPr>
              <w:t>a</w:t>
            </w:r>
            <w:r>
              <w:rPr>
                <w:rFonts w:eastAsia="Arial" w:cs="Arial"/>
              </w:rPr>
              <w:t>r</w:t>
            </w:r>
            <w:r>
              <w:rPr>
                <w:rFonts w:eastAsia="Arial" w:cs="Arial"/>
                <w:spacing w:val="6"/>
              </w:rPr>
              <w:t xml:space="preserve"> </w:t>
            </w:r>
            <w:r>
              <w:rPr>
                <w:rFonts w:eastAsia="Arial" w:cs="Arial"/>
                <w:spacing w:val="9"/>
              </w:rPr>
              <w:t>(</w:t>
            </w:r>
            <w:r>
              <w:rPr>
                <w:rFonts w:eastAsia="Arial" w:cs="Arial"/>
                <w:spacing w:val="2"/>
              </w:rPr>
              <w:t>YY</w:t>
            </w:r>
            <w:r>
              <w:rPr>
                <w:rFonts w:eastAsia="Arial" w:cs="Arial"/>
                <w:spacing w:val="1"/>
              </w:rPr>
              <w:t>Y</w:t>
            </w:r>
            <w:r>
              <w:rPr>
                <w:rFonts w:eastAsia="Arial" w:cs="Arial"/>
                <w:spacing w:val="-1"/>
              </w:rPr>
              <w:t>Y</w:t>
            </w:r>
            <w:r>
              <w:rPr>
                <w:rFonts w:eastAsia="Arial" w:cs="Arial"/>
                <w:spacing w:val="-2"/>
              </w:rPr>
              <w:t>)</w:t>
            </w:r>
            <w:r>
              <w:rPr>
                <w:rFonts w:eastAsia="Arial" w:cs="Arial"/>
              </w:rPr>
              <w:t>,</w:t>
            </w:r>
            <w:r>
              <w:rPr>
                <w:rFonts w:eastAsia="Arial" w:cs="Arial"/>
                <w:spacing w:val="3"/>
              </w:rPr>
              <w:t xml:space="preserve"> </w:t>
            </w:r>
            <w:r>
              <w:rPr>
                <w:rFonts w:eastAsia="Arial" w:cs="Arial"/>
              </w:rPr>
              <w:t>2</w:t>
            </w:r>
            <w:r>
              <w:rPr>
                <w:rFonts w:eastAsia="Arial" w:cs="Arial"/>
                <w:spacing w:val="8"/>
              </w:rPr>
              <w:t xml:space="preserve"> </w:t>
            </w:r>
            <w:r>
              <w:rPr>
                <w:rFonts w:eastAsia="Arial" w:cs="Arial"/>
              </w:rPr>
              <w:t>d</w:t>
            </w:r>
            <w:r>
              <w:rPr>
                <w:rFonts w:eastAsia="Arial" w:cs="Arial"/>
                <w:spacing w:val="1"/>
              </w:rPr>
              <w:t>i</w:t>
            </w:r>
            <w:r>
              <w:rPr>
                <w:rFonts w:eastAsia="Arial" w:cs="Arial"/>
              </w:rPr>
              <w:t>g</w:t>
            </w:r>
            <w:r>
              <w:rPr>
                <w:rFonts w:eastAsia="Arial" w:cs="Arial"/>
                <w:spacing w:val="-1"/>
              </w:rPr>
              <w:t>i</w:t>
            </w:r>
            <w:r>
              <w:rPr>
                <w:rFonts w:eastAsia="Arial" w:cs="Arial"/>
                <w:spacing w:val="2"/>
              </w:rPr>
              <w:t>t</w:t>
            </w:r>
            <w:r>
              <w:rPr>
                <w:rFonts w:eastAsia="Arial" w:cs="Arial"/>
              </w:rPr>
              <w:t>s</w:t>
            </w:r>
            <w:r>
              <w:rPr>
                <w:rFonts w:eastAsia="Arial" w:cs="Arial"/>
                <w:spacing w:val="3"/>
              </w:rPr>
              <w:t xml:space="preserve"> </w:t>
            </w:r>
            <w:r>
              <w:rPr>
                <w:rFonts w:eastAsia="Arial" w:cs="Arial"/>
                <w:spacing w:val="2"/>
              </w:rPr>
              <w:t>f</w:t>
            </w:r>
            <w:r>
              <w:rPr>
                <w:rFonts w:eastAsia="Arial" w:cs="Arial"/>
              </w:rPr>
              <w:t>or</w:t>
            </w:r>
            <w:r>
              <w:rPr>
                <w:rFonts w:eastAsia="Arial" w:cs="Arial"/>
                <w:spacing w:val="4"/>
              </w:rPr>
              <w:t xml:space="preserve"> </w:t>
            </w:r>
            <w:r>
              <w:rPr>
                <w:rFonts w:eastAsia="Arial" w:cs="Arial"/>
                <w:spacing w:val="2"/>
              </w:rPr>
              <w:t>t</w:t>
            </w:r>
            <w:r>
              <w:rPr>
                <w:rFonts w:eastAsia="Arial" w:cs="Arial"/>
              </w:rPr>
              <w:t>he</w:t>
            </w:r>
            <w:r>
              <w:rPr>
                <w:rFonts w:eastAsia="Arial" w:cs="Arial"/>
                <w:spacing w:val="3"/>
              </w:rPr>
              <w:t xml:space="preserve"> </w:t>
            </w:r>
            <w:r>
              <w:rPr>
                <w:rFonts w:eastAsia="Arial" w:cs="Arial"/>
                <w:spacing w:val="2"/>
              </w:rPr>
              <w:t>m</w:t>
            </w:r>
            <w:r>
              <w:rPr>
                <w:rFonts w:eastAsia="Arial" w:cs="Arial"/>
              </w:rPr>
              <w:t>o</w:t>
            </w:r>
            <w:r>
              <w:rPr>
                <w:rFonts w:eastAsia="Arial" w:cs="Arial"/>
                <w:spacing w:val="-1"/>
              </w:rPr>
              <w:t>n</w:t>
            </w:r>
            <w:r>
              <w:rPr>
                <w:rFonts w:eastAsia="Arial" w:cs="Arial"/>
                <w:spacing w:val="2"/>
              </w:rPr>
              <w:t>t</w:t>
            </w:r>
            <w:r>
              <w:rPr>
                <w:rFonts w:eastAsia="Arial" w:cs="Arial"/>
              </w:rPr>
              <w:t>h</w:t>
            </w:r>
            <w:r>
              <w:rPr>
                <w:rFonts w:eastAsia="Arial" w:cs="Arial"/>
                <w:spacing w:val="3"/>
              </w:rPr>
              <w:t xml:space="preserve"> </w:t>
            </w:r>
            <w:r>
              <w:rPr>
                <w:rFonts w:eastAsia="Arial" w:cs="Arial"/>
                <w:spacing w:val="1"/>
              </w:rPr>
              <w:t>(</w:t>
            </w:r>
            <w:r>
              <w:rPr>
                <w:rFonts w:eastAsia="Arial" w:cs="Arial"/>
              </w:rPr>
              <w:t>M</w:t>
            </w:r>
            <w:r>
              <w:rPr>
                <w:rFonts w:eastAsia="Arial" w:cs="Arial"/>
                <w:spacing w:val="-1"/>
              </w:rPr>
              <w:t>M</w:t>
            </w:r>
            <w:r>
              <w:rPr>
                <w:rFonts w:eastAsia="Arial" w:cs="Arial"/>
              </w:rPr>
              <w:t xml:space="preserve">) </w:t>
            </w:r>
            <w:r>
              <w:rPr>
                <w:rFonts w:eastAsia="Arial" w:cs="Arial"/>
                <w:spacing w:val="1"/>
              </w:rPr>
              <w:t>(</w:t>
            </w:r>
            <w:r>
              <w:rPr>
                <w:rFonts w:eastAsia="Arial" w:cs="Arial"/>
                <w:spacing w:val="2"/>
              </w:rPr>
              <w:t>f</w:t>
            </w:r>
            <w:r>
              <w:rPr>
                <w:rFonts w:eastAsia="Arial" w:cs="Arial"/>
              </w:rPr>
              <w:t>or</w:t>
            </w:r>
            <w:r>
              <w:rPr>
                <w:rFonts w:eastAsia="Arial" w:cs="Arial"/>
                <w:spacing w:val="5"/>
              </w:rPr>
              <w:t xml:space="preserve"> </w:t>
            </w:r>
            <w:r>
              <w:rPr>
                <w:rFonts w:eastAsia="Arial" w:cs="Arial"/>
              </w:rPr>
              <w:t>e</w:t>
            </w:r>
            <w:r>
              <w:rPr>
                <w:rFonts w:eastAsia="Arial" w:cs="Arial"/>
                <w:spacing w:val="-2"/>
              </w:rPr>
              <w:t>x</w:t>
            </w:r>
            <w:r>
              <w:rPr>
                <w:rFonts w:eastAsia="Arial" w:cs="Arial"/>
              </w:rPr>
              <w:t>a</w:t>
            </w:r>
            <w:r>
              <w:rPr>
                <w:rFonts w:eastAsia="Arial" w:cs="Arial"/>
                <w:spacing w:val="2"/>
              </w:rPr>
              <w:t>m</w:t>
            </w:r>
            <w:r>
              <w:rPr>
                <w:rFonts w:eastAsia="Arial" w:cs="Arial"/>
              </w:rPr>
              <w:t>p</w:t>
            </w:r>
            <w:r>
              <w:rPr>
                <w:rFonts w:eastAsia="Arial" w:cs="Arial"/>
                <w:spacing w:val="1"/>
              </w:rPr>
              <w:t>l</w:t>
            </w:r>
            <w:r>
              <w:rPr>
                <w:rFonts w:eastAsia="Arial" w:cs="Arial"/>
              </w:rPr>
              <w:t xml:space="preserve">e </w:t>
            </w:r>
            <w:r>
              <w:rPr>
                <w:rFonts w:eastAsia="Arial" w:cs="Arial"/>
                <w:spacing w:val="1"/>
              </w:rPr>
              <w:t>A</w:t>
            </w:r>
            <w:r>
              <w:rPr>
                <w:rFonts w:eastAsia="Arial" w:cs="Arial"/>
              </w:rPr>
              <w:t>pr</w:t>
            </w:r>
            <w:r>
              <w:rPr>
                <w:rFonts w:eastAsia="Arial" w:cs="Arial"/>
                <w:spacing w:val="2"/>
              </w:rPr>
              <w:t>i</w:t>
            </w:r>
            <w:r>
              <w:rPr>
                <w:rFonts w:eastAsia="Arial" w:cs="Arial"/>
              </w:rPr>
              <w:t>l</w:t>
            </w:r>
            <w:r>
              <w:rPr>
                <w:rFonts w:eastAsia="Arial" w:cs="Arial"/>
                <w:spacing w:val="5"/>
              </w:rPr>
              <w:t xml:space="preserve"> </w:t>
            </w:r>
            <w:r>
              <w:rPr>
                <w:rFonts w:eastAsia="Arial" w:cs="Arial"/>
              </w:rPr>
              <w:t>=</w:t>
            </w:r>
            <w:r>
              <w:rPr>
                <w:rFonts w:eastAsia="Arial" w:cs="Arial"/>
                <w:spacing w:val="6"/>
              </w:rPr>
              <w:t xml:space="preserve"> </w:t>
            </w:r>
            <w:r>
              <w:rPr>
                <w:rFonts w:eastAsia="Arial" w:cs="Arial"/>
              </w:rPr>
              <w:t>0</w:t>
            </w:r>
            <w:r>
              <w:rPr>
                <w:rFonts w:eastAsia="Arial" w:cs="Arial"/>
                <w:spacing w:val="-1"/>
              </w:rPr>
              <w:t>4</w:t>
            </w:r>
            <w:r>
              <w:rPr>
                <w:rFonts w:eastAsia="Arial" w:cs="Arial"/>
              </w:rPr>
              <w:t>)</w:t>
            </w:r>
            <w:r>
              <w:rPr>
                <w:rFonts w:eastAsia="Arial" w:cs="Arial"/>
                <w:spacing w:val="3"/>
              </w:rPr>
              <w:t xml:space="preserve"> </w:t>
            </w:r>
            <w:r>
              <w:rPr>
                <w:rFonts w:eastAsia="Arial" w:cs="Arial"/>
              </w:rPr>
              <w:t>a</w:t>
            </w:r>
            <w:r>
              <w:rPr>
                <w:rFonts w:eastAsia="Arial" w:cs="Arial"/>
                <w:spacing w:val="-1"/>
              </w:rPr>
              <w:t>n</w:t>
            </w:r>
            <w:r>
              <w:rPr>
                <w:rFonts w:eastAsia="Arial" w:cs="Arial"/>
              </w:rPr>
              <w:t>d</w:t>
            </w:r>
            <w:r>
              <w:rPr>
                <w:rFonts w:eastAsia="Arial" w:cs="Arial"/>
                <w:spacing w:val="3"/>
              </w:rPr>
              <w:t xml:space="preserve"> </w:t>
            </w:r>
            <w:r>
              <w:rPr>
                <w:rFonts w:eastAsia="Arial" w:cs="Arial"/>
              </w:rPr>
              <w:t>2</w:t>
            </w:r>
            <w:r>
              <w:rPr>
                <w:rFonts w:eastAsia="Arial" w:cs="Arial"/>
                <w:spacing w:val="7"/>
              </w:rPr>
              <w:t xml:space="preserve"> </w:t>
            </w:r>
            <w:r>
              <w:rPr>
                <w:rFonts w:eastAsia="Arial" w:cs="Arial"/>
              </w:rPr>
              <w:t>d</w:t>
            </w:r>
            <w:r>
              <w:rPr>
                <w:rFonts w:eastAsia="Arial" w:cs="Arial"/>
                <w:spacing w:val="1"/>
              </w:rPr>
              <w:t>i</w:t>
            </w:r>
            <w:r>
              <w:rPr>
                <w:rFonts w:eastAsia="Arial" w:cs="Arial"/>
              </w:rPr>
              <w:t>g</w:t>
            </w:r>
            <w:r>
              <w:rPr>
                <w:rFonts w:eastAsia="Arial" w:cs="Arial"/>
                <w:spacing w:val="1"/>
              </w:rPr>
              <w:t>i</w:t>
            </w:r>
            <w:r>
              <w:rPr>
                <w:rFonts w:eastAsia="Arial" w:cs="Arial"/>
                <w:spacing w:val="2"/>
              </w:rPr>
              <w:t>t</w:t>
            </w:r>
            <w:r>
              <w:rPr>
                <w:rFonts w:eastAsia="Arial" w:cs="Arial"/>
              </w:rPr>
              <w:t>s</w:t>
            </w:r>
            <w:r>
              <w:rPr>
                <w:rFonts w:eastAsia="Arial" w:cs="Arial"/>
                <w:spacing w:val="1"/>
              </w:rPr>
              <w:t xml:space="preserve"> </w:t>
            </w:r>
            <w:r>
              <w:rPr>
                <w:rFonts w:eastAsia="Arial" w:cs="Arial"/>
                <w:spacing w:val="2"/>
              </w:rPr>
              <w:t>f</w:t>
            </w:r>
            <w:r>
              <w:rPr>
                <w:rFonts w:eastAsia="Arial" w:cs="Arial"/>
              </w:rPr>
              <w:t>or</w:t>
            </w:r>
            <w:r>
              <w:rPr>
                <w:rFonts w:eastAsia="Arial" w:cs="Arial"/>
                <w:spacing w:val="5"/>
              </w:rPr>
              <w:t xml:space="preserve"> </w:t>
            </w:r>
            <w:r>
              <w:rPr>
                <w:rFonts w:eastAsia="Arial" w:cs="Arial"/>
                <w:spacing w:val="2"/>
              </w:rPr>
              <w:t>t</w:t>
            </w:r>
            <w:r>
              <w:rPr>
                <w:rFonts w:eastAsia="Arial" w:cs="Arial"/>
              </w:rPr>
              <w:t>he</w:t>
            </w:r>
            <w:r>
              <w:rPr>
                <w:rFonts w:eastAsia="Arial" w:cs="Arial"/>
                <w:spacing w:val="3"/>
              </w:rPr>
              <w:t xml:space="preserve"> </w:t>
            </w:r>
            <w:r>
              <w:rPr>
                <w:rFonts w:eastAsia="Arial" w:cs="Arial"/>
              </w:rPr>
              <w:t>d</w:t>
            </w:r>
            <w:r>
              <w:rPr>
                <w:rFonts w:eastAsia="Arial" w:cs="Arial"/>
                <w:spacing w:val="-1"/>
              </w:rPr>
              <w:t>a</w:t>
            </w:r>
            <w:r>
              <w:rPr>
                <w:rFonts w:eastAsia="Arial" w:cs="Arial"/>
              </w:rPr>
              <w:t>y</w:t>
            </w:r>
            <w:r>
              <w:rPr>
                <w:rFonts w:eastAsia="Arial" w:cs="Arial"/>
                <w:spacing w:val="5"/>
              </w:rPr>
              <w:t xml:space="preserve"> </w:t>
            </w:r>
            <w:r>
              <w:rPr>
                <w:rFonts w:eastAsia="Arial" w:cs="Arial"/>
                <w:spacing w:val="1"/>
              </w:rPr>
              <w:t>(</w:t>
            </w:r>
            <w:r>
              <w:rPr>
                <w:rFonts w:eastAsia="Arial" w:cs="Arial"/>
              </w:rPr>
              <w:t>DD</w:t>
            </w:r>
            <w:r>
              <w:rPr>
                <w:rFonts w:eastAsia="Arial" w:cs="Arial"/>
                <w:spacing w:val="1"/>
              </w:rPr>
              <w:t>)</w:t>
            </w:r>
            <w:r>
              <w:rPr>
                <w:rFonts w:eastAsia="Arial" w:cs="Arial"/>
              </w:rPr>
              <w:t xml:space="preserve">.  </w:t>
            </w:r>
            <w:r>
              <w:rPr>
                <w:rFonts w:eastAsia="Arial" w:cs="Arial"/>
                <w:spacing w:val="1"/>
              </w:rPr>
              <w:t xml:space="preserve"> </w:t>
            </w:r>
            <w:r>
              <w:rPr>
                <w:rFonts w:eastAsia="Arial" w:cs="Arial"/>
                <w:spacing w:val="6"/>
              </w:rPr>
              <w:t>W</w:t>
            </w:r>
            <w:r>
              <w:rPr>
                <w:rFonts w:eastAsia="Arial" w:cs="Arial"/>
              </w:rPr>
              <w:t>h</w:t>
            </w:r>
            <w:r>
              <w:rPr>
                <w:rFonts w:eastAsia="Arial" w:cs="Arial"/>
                <w:spacing w:val="-1"/>
              </w:rPr>
              <w:t>e</w:t>
            </w:r>
            <w:r>
              <w:rPr>
                <w:rFonts w:eastAsia="Arial" w:cs="Arial"/>
              </w:rPr>
              <w:t>n</w:t>
            </w:r>
            <w:r>
              <w:rPr>
                <w:rFonts w:eastAsia="Arial" w:cs="Arial"/>
                <w:spacing w:val="1"/>
              </w:rPr>
              <w:t xml:space="preserve"> </w:t>
            </w:r>
            <w:r>
              <w:rPr>
                <w:rFonts w:eastAsia="Arial" w:cs="Arial"/>
              </w:rPr>
              <w:t>no</w:t>
            </w:r>
            <w:r>
              <w:rPr>
                <w:rFonts w:eastAsia="Arial" w:cs="Arial"/>
                <w:spacing w:val="3"/>
              </w:rPr>
              <w:t xml:space="preserve"> </w:t>
            </w:r>
            <w:r>
              <w:rPr>
                <w:rFonts w:eastAsia="Arial" w:cs="Arial"/>
                <w:spacing w:val="1"/>
              </w:rPr>
              <w:t>s</w:t>
            </w:r>
            <w:r>
              <w:rPr>
                <w:rFonts w:eastAsia="Arial" w:cs="Arial"/>
              </w:rPr>
              <w:t>p</w:t>
            </w:r>
            <w:r>
              <w:rPr>
                <w:rFonts w:eastAsia="Arial" w:cs="Arial"/>
                <w:spacing w:val="-1"/>
              </w:rPr>
              <w:t>e</w:t>
            </w:r>
            <w:r>
              <w:rPr>
                <w:rFonts w:eastAsia="Arial" w:cs="Arial"/>
                <w:spacing w:val="1"/>
              </w:rPr>
              <w:t>ci</w:t>
            </w:r>
            <w:r>
              <w:rPr>
                <w:rFonts w:eastAsia="Arial" w:cs="Arial"/>
                <w:spacing w:val="2"/>
              </w:rPr>
              <w:t>f</w:t>
            </w:r>
            <w:r>
              <w:rPr>
                <w:rFonts w:eastAsia="Arial" w:cs="Arial"/>
                <w:spacing w:val="1"/>
              </w:rPr>
              <w:t>i</w:t>
            </w:r>
            <w:r>
              <w:rPr>
                <w:rFonts w:eastAsia="Arial" w:cs="Arial"/>
              </w:rPr>
              <w:t>c</w:t>
            </w:r>
            <w:r>
              <w:rPr>
                <w:rFonts w:eastAsia="Arial" w:cs="Arial"/>
                <w:spacing w:val="10"/>
              </w:rPr>
              <w:t xml:space="preserve"> </w:t>
            </w:r>
            <w:r>
              <w:rPr>
                <w:rFonts w:eastAsia="Arial" w:cs="Arial"/>
                <w:spacing w:val="-1"/>
              </w:rPr>
              <w:t>y</w:t>
            </w:r>
            <w:r>
              <w:rPr>
                <w:rFonts w:eastAsia="Arial" w:cs="Arial"/>
              </w:rPr>
              <w:t>e</w:t>
            </w:r>
            <w:r>
              <w:rPr>
                <w:rFonts w:eastAsia="Arial" w:cs="Arial"/>
                <w:spacing w:val="-1"/>
              </w:rPr>
              <w:t>a</w:t>
            </w:r>
            <w:r>
              <w:rPr>
                <w:rFonts w:eastAsia="Arial" w:cs="Arial"/>
                <w:spacing w:val="1"/>
              </w:rPr>
              <w:t>r</w:t>
            </w:r>
            <w:r>
              <w:rPr>
                <w:rFonts w:eastAsia="Arial" w:cs="Arial"/>
              </w:rPr>
              <w:t>,</w:t>
            </w:r>
            <w:r>
              <w:rPr>
                <w:rFonts w:eastAsia="Arial" w:cs="Arial"/>
                <w:spacing w:val="5"/>
              </w:rPr>
              <w:t xml:space="preserve"> </w:t>
            </w:r>
            <w:r>
              <w:rPr>
                <w:rFonts w:eastAsia="Arial" w:cs="Arial"/>
                <w:spacing w:val="2"/>
              </w:rPr>
              <w:t>m</w:t>
            </w:r>
            <w:r>
              <w:rPr>
                <w:rFonts w:eastAsia="Arial" w:cs="Arial"/>
              </w:rPr>
              <w:t>o</w:t>
            </w:r>
            <w:r>
              <w:rPr>
                <w:rFonts w:eastAsia="Arial" w:cs="Arial"/>
                <w:spacing w:val="-1"/>
              </w:rPr>
              <w:t>n</w:t>
            </w:r>
            <w:r>
              <w:rPr>
                <w:rFonts w:eastAsia="Arial" w:cs="Arial"/>
                <w:spacing w:val="2"/>
              </w:rPr>
              <w:t>t</w:t>
            </w:r>
            <w:r>
              <w:rPr>
                <w:rFonts w:eastAsia="Arial" w:cs="Arial"/>
              </w:rPr>
              <w:t>h</w:t>
            </w:r>
            <w:r>
              <w:rPr>
                <w:rFonts w:eastAsia="Arial" w:cs="Arial"/>
                <w:spacing w:val="1"/>
              </w:rPr>
              <w:t xml:space="preserve"> </w:t>
            </w:r>
            <w:r>
              <w:rPr>
                <w:rFonts w:eastAsia="Arial" w:cs="Arial"/>
              </w:rPr>
              <w:t>a</w:t>
            </w:r>
            <w:r>
              <w:rPr>
                <w:rFonts w:eastAsia="Arial" w:cs="Arial"/>
                <w:spacing w:val="-1"/>
              </w:rPr>
              <w:t>n</w:t>
            </w:r>
            <w:r>
              <w:rPr>
                <w:rFonts w:eastAsia="Arial" w:cs="Arial"/>
              </w:rPr>
              <w:t>d</w:t>
            </w:r>
            <w:r>
              <w:rPr>
                <w:rFonts w:eastAsia="Arial" w:cs="Arial"/>
                <w:spacing w:val="2"/>
              </w:rPr>
              <w:t>/</w:t>
            </w:r>
            <w:r>
              <w:rPr>
                <w:rFonts w:eastAsia="Arial" w:cs="Arial"/>
              </w:rPr>
              <w:t>or</w:t>
            </w:r>
            <w:r>
              <w:rPr>
                <w:rFonts w:eastAsia="Arial" w:cs="Arial"/>
                <w:spacing w:val="2"/>
              </w:rPr>
              <w:t xml:space="preserve"> </w:t>
            </w:r>
            <w:r>
              <w:rPr>
                <w:rFonts w:eastAsia="Arial" w:cs="Arial"/>
              </w:rPr>
              <w:t>d</w:t>
            </w:r>
            <w:r>
              <w:rPr>
                <w:rFonts w:eastAsia="Arial" w:cs="Arial"/>
                <w:spacing w:val="1"/>
              </w:rPr>
              <w:t>a</w:t>
            </w:r>
            <w:r>
              <w:rPr>
                <w:rFonts w:eastAsia="Arial" w:cs="Arial"/>
              </w:rPr>
              <w:t>y</w:t>
            </w:r>
            <w:r>
              <w:rPr>
                <w:rFonts w:eastAsia="Arial" w:cs="Arial"/>
                <w:spacing w:val="5"/>
              </w:rPr>
              <w:t xml:space="preserve"> </w:t>
            </w:r>
            <w:r>
              <w:rPr>
                <w:rFonts w:eastAsia="Arial" w:cs="Arial"/>
                <w:spacing w:val="1"/>
              </w:rPr>
              <w:t>is r</w:t>
            </w:r>
            <w:r>
              <w:rPr>
                <w:rFonts w:eastAsia="Arial" w:cs="Arial"/>
              </w:rPr>
              <w:t>e</w:t>
            </w:r>
            <w:r>
              <w:rPr>
                <w:rFonts w:eastAsia="Arial" w:cs="Arial"/>
                <w:spacing w:val="-1"/>
              </w:rPr>
              <w:t>q</w:t>
            </w:r>
            <w:r>
              <w:rPr>
                <w:rFonts w:eastAsia="Arial" w:cs="Arial"/>
              </w:rPr>
              <w:t>u</w:t>
            </w:r>
            <w:r>
              <w:rPr>
                <w:rFonts w:eastAsia="Arial" w:cs="Arial"/>
                <w:spacing w:val="1"/>
              </w:rPr>
              <w:t>ir</w:t>
            </w:r>
            <w:r>
              <w:rPr>
                <w:rFonts w:eastAsia="Arial" w:cs="Arial"/>
              </w:rPr>
              <w:t>e</w:t>
            </w:r>
            <w:r>
              <w:rPr>
                <w:rFonts w:eastAsia="Arial" w:cs="Arial"/>
                <w:spacing w:val="-1"/>
              </w:rPr>
              <w:t>d</w:t>
            </w:r>
            <w:r>
              <w:rPr>
                <w:rFonts w:eastAsia="Arial" w:cs="Arial"/>
                <w:spacing w:val="2"/>
              </w:rPr>
              <w:t>/</w:t>
            </w:r>
            <w:r>
              <w:rPr>
                <w:rFonts w:eastAsia="Arial" w:cs="Arial"/>
                <w:spacing w:val="1"/>
              </w:rPr>
              <w:t>k</w:t>
            </w:r>
            <w:r>
              <w:rPr>
                <w:rFonts w:eastAsia="Arial" w:cs="Arial"/>
              </w:rPr>
              <w:t>n</w:t>
            </w:r>
            <w:r>
              <w:rPr>
                <w:rFonts w:eastAsia="Arial" w:cs="Arial"/>
                <w:spacing w:val="3"/>
              </w:rPr>
              <w:t>o</w:t>
            </w:r>
            <w:r>
              <w:rPr>
                <w:rFonts w:eastAsia="Arial" w:cs="Arial"/>
                <w:spacing w:val="-5"/>
              </w:rPr>
              <w:t>w</w:t>
            </w:r>
            <w:r>
              <w:rPr>
                <w:rFonts w:eastAsia="Arial" w:cs="Arial"/>
              </w:rPr>
              <w:t>n,</w:t>
            </w:r>
            <w:r>
              <w:rPr>
                <w:rFonts w:eastAsia="Arial" w:cs="Arial"/>
                <w:spacing w:val="6"/>
              </w:rPr>
              <w:t xml:space="preserve"> </w:t>
            </w:r>
            <w:r>
              <w:rPr>
                <w:rFonts w:eastAsia="Arial" w:cs="Arial"/>
                <w:spacing w:val="1"/>
              </w:rPr>
              <w:t>i</w:t>
            </w:r>
            <w:r>
              <w:rPr>
                <w:rFonts w:eastAsia="Arial" w:cs="Arial"/>
              </w:rPr>
              <w:t>n</w:t>
            </w:r>
            <w:r>
              <w:rPr>
                <w:rFonts w:eastAsia="Arial" w:cs="Arial"/>
                <w:spacing w:val="-1"/>
              </w:rPr>
              <w:t>d</w:t>
            </w:r>
            <w:r>
              <w:rPr>
                <w:rFonts w:eastAsia="Arial" w:cs="Arial"/>
                <w:spacing w:val="1"/>
              </w:rPr>
              <w:t>ic</w:t>
            </w:r>
            <w:r>
              <w:rPr>
                <w:rFonts w:eastAsia="Arial" w:cs="Arial"/>
              </w:rPr>
              <w:t>a</w:t>
            </w:r>
            <w:r>
              <w:rPr>
                <w:rFonts w:eastAsia="Arial" w:cs="Arial"/>
                <w:spacing w:val="2"/>
              </w:rPr>
              <w:t>t</w:t>
            </w:r>
            <w:r>
              <w:rPr>
                <w:rFonts w:eastAsia="Arial" w:cs="Arial"/>
                <w:spacing w:val="1"/>
              </w:rPr>
              <w:t>i</w:t>
            </w:r>
            <w:r>
              <w:rPr>
                <w:rFonts w:eastAsia="Arial" w:cs="Arial"/>
              </w:rPr>
              <w:t>on</w:t>
            </w:r>
            <w:r>
              <w:rPr>
                <w:rFonts w:eastAsia="Arial" w:cs="Arial"/>
                <w:spacing w:val="10"/>
              </w:rPr>
              <w:t xml:space="preserve"> </w:t>
            </w:r>
            <w:r>
              <w:rPr>
                <w:rFonts w:eastAsia="Arial" w:cs="Arial"/>
              </w:rPr>
              <w:t>of</w:t>
            </w:r>
            <w:r>
              <w:rPr>
                <w:rFonts w:eastAsia="Arial" w:cs="Arial"/>
                <w:spacing w:val="16"/>
              </w:rPr>
              <w:t xml:space="preserve"> </w:t>
            </w:r>
            <w:r>
              <w:rPr>
                <w:rFonts w:eastAsia="Arial" w:cs="Arial"/>
                <w:spacing w:val="2"/>
              </w:rPr>
              <w:t>t</w:t>
            </w:r>
            <w:r>
              <w:rPr>
                <w:rFonts w:eastAsia="Arial" w:cs="Arial"/>
              </w:rPr>
              <w:t>he</w:t>
            </w:r>
            <w:r>
              <w:rPr>
                <w:rFonts w:eastAsia="Arial" w:cs="Arial"/>
                <w:spacing w:val="19"/>
              </w:rPr>
              <w:t xml:space="preserve"> </w:t>
            </w:r>
            <w:r>
              <w:rPr>
                <w:rFonts w:eastAsia="Arial" w:cs="Arial"/>
                <w:spacing w:val="-1"/>
              </w:rPr>
              <w:t>y</w:t>
            </w:r>
            <w:r>
              <w:rPr>
                <w:rFonts w:eastAsia="Arial" w:cs="Arial"/>
              </w:rPr>
              <w:t>e</w:t>
            </w:r>
            <w:r>
              <w:rPr>
                <w:rFonts w:eastAsia="Arial" w:cs="Arial"/>
                <w:spacing w:val="-1"/>
              </w:rPr>
              <w:t>a</w:t>
            </w:r>
            <w:r>
              <w:rPr>
                <w:rFonts w:eastAsia="Arial" w:cs="Arial"/>
                <w:spacing w:val="1"/>
              </w:rPr>
              <w:t>r</w:t>
            </w:r>
            <w:r>
              <w:rPr>
                <w:rFonts w:eastAsia="Arial" w:cs="Arial"/>
              </w:rPr>
              <w:t>,</w:t>
            </w:r>
            <w:r>
              <w:rPr>
                <w:rFonts w:eastAsia="Arial" w:cs="Arial"/>
                <w:spacing w:val="17"/>
              </w:rPr>
              <w:t xml:space="preserve"> </w:t>
            </w:r>
            <w:r>
              <w:rPr>
                <w:rFonts w:eastAsia="Arial" w:cs="Arial"/>
                <w:spacing w:val="2"/>
              </w:rPr>
              <w:t>m</w:t>
            </w:r>
            <w:r>
              <w:rPr>
                <w:rFonts w:eastAsia="Arial" w:cs="Arial"/>
              </w:rPr>
              <w:t>o</w:t>
            </w:r>
            <w:r>
              <w:rPr>
                <w:rFonts w:eastAsia="Arial" w:cs="Arial"/>
                <w:spacing w:val="-1"/>
              </w:rPr>
              <w:t>n</w:t>
            </w:r>
            <w:r>
              <w:rPr>
                <w:rFonts w:eastAsia="Arial" w:cs="Arial"/>
                <w:spacing w:val="2"/>
              </w:rPr>
              <w:t>t</w:t>
            </w:r>
            <w:r>
              <w:rPr>
                <w:rFonts w:eastAsia="Arial" w:cs="Arial"/>
              </w:rPr>
              <w:t>h</w:t>
            </w:r>
            <w:r>
              <w:rPr>
                <w:rFonts w:eastAsia="Arial" w:cs="Arial"/>
                <w:spacing w:val="12"/>
              </w:rPr>
              <w:t xml:space="preserve"> </w:t>
            </w:r>
            <w:r>
              <w:rPr>
                <w:rFonts w:eastAsia="Arial" w:cs="Arial"/>
              </w:rPr>
              <w:t>a</w:t>
            </w:r>
            <w:r>
              <w:rPr>
                <w:rFonts w:eastAsia="Arial" w:cs="Arial"/>
                <w:spacing w:val="-1"/>
              </w:rPr>
              <w:t>n</w:t>
            </w:r>
            <w:r>
              <w:rPr>
                <w:rFonts w:eastAsia="Arial" w:cs="Arial"/>
              </w:rPr>
              <w:t>d</w:t>
            </w:r>
            <w:r>
              <w:rPr>
                <w:rFonts w:eastAsia="Arial" w:cs="Arial"/>
                <w:spacing w:val="2"/>
              </w:rPr>
              <w:t>/</w:t>
            </w:r>
            <w:r>
              <w:rPr>
                <w:rFonts w:eastAsia="Arial" w:cs="Arial"/>
              </w:rPr>
              <w:t>or</w:t>
            </w:r>
            <w:r>
              <w:rPr>
                <w:rFonts w:eastAsia="Arial" w:cs="Arial"/>
                <w:spacing w:val="11"/>
              </w:rPr>
              <w:t xml:space="preserve"> </w:t>
            </w:r>
            <w:r>
              <w:rPr>
                <w:rFonts w:eastAsia="Arial" w:cs="Arial"/>
              </w:rPr>
              <w:t>d</w:t>
            </w:r>
            <w:r>
              <w:rPr>
                <w:rFonts w:eastAsia="Arial" w:cs="Arial"/>
                <w:spacing w:val="-1"/>
              </w:rPr>
              <w:t>a</w:t>
            </w:r>
            <w:r>
              <w:rPr>
                <w:rFonts w:eastAsia="Arial" w:cs="Arial"/>
              </w:rPr>
              <w:t>y</w:t>
            </w:r>
            <w:r>
              <w:rPr>
                <w:rFonts w:eastAsia="Arial" w:cs="Arial"/>
                <w:spacing w:val="14"/>
              </w:rPr>
              <w:t xml:space="preserve"> </w:t>
            </w:r>
            <w:r>
              <w:rPr>
                <w:rFonts w:eastAsia="Arial" w:cs="Arial"/>
                <w:spacing w:val="1"/>
              </w:rPr>
              <w:t>i</w:t>
            </w:r>
            <w:r>
              <w:rPr>
                <w:rFonts w:eastAsia="Arial" w:cs="Arial"/>
              </w:rPr>
              <w:t>s</w:t>
            </w:r>
            <w:r>
              <w:rPr>
                <w:rFonts w:eastAsia="Arial" w:cs="Arial"/>
                <w:spacing w:val="18"/>
              </w:rPr>
              <w:t xml:space="preserve"> </w:t>
            </w:r>
            <w:r>
              <w:rPr>
                <w:rFonts w:eastAsia="Arial" w:cs="Arial"/>
              </w:rPr>
              <w:t>o</w:t>
            </w:r>
            <w:r>
              <w:rPr>
                <w:rFonts w:eastAsia="Arial" w:cs="Arial"/>
                <w:spacing w:val="2"/>
              </w:rPr>
              <w:t>m</w:t>
            </w:r>
            <w:r>
              <w:rPr>
                <w:rFonts w:eastAsia="Arial" w:cs="Arial"/>
                <w:spacing w:val="-1"/>
              </w:rPr>
              <w:t>i</w:t>
            </w:r>
            <w:r>
              <w:rPr>
                <w:rFonts w:eastAsia="Arial" w:cs="Arial"/>
                <w:spacing w:val="2"/>
              </w:rPr>
              <w:t>tt</w:t>
            </w:r>
            <w:r>
              <w:rPr>
                <w:rFonts w:eastAsia="Arial" w:cs="Arial"/>
              </w:rPr>
              <w:t>ed.</w:t>
            </w:r>
          </w:p>
          <w:p w14:paraId="502E8553" w14:textId="77777777" w:rsidR="000019B6" w:rsidRDefault="000019B6" w:rsidP="000019B6">
            <w:pPr>
              <w:spacing w:before="8" w:after="0" w:line="110" w:lineRule="exact"/>
              <w:rPr>
                <w:sz w:val="11"/>
                <w:szCs w:val="11"/>
              </w:rPr>
            </w:pPr>
          </w:p>
          <w:p w14:paraId="45C34EF6" w14:textId="501C4AAC" w:rsidR="00B131AF" w:rsidRPr="00B131AF" w:rsidRDefault="00BA1EEF" w:rsidP="00B131AF">
            <w:pPr>
              <w:spacing w:before="120" w:after="120"/>
              <w:rPr>
                <w:rFonts w:cs="Arial"/>
              </w:rPr>
            </w:pPr>
            <w:ins w:id="3049" w:author="Raphael Malyankar" w:date="2022-11-22T00:14:00Z">
              <w:r w:rsidRPr="00BA1EEF">
                <w:rPr>
                  <w:rFonts w:cs="Arial"/>
                </w:rPr>
                <w:t>Value Type: S100_TruncatedDate</w:t>
              </w:r>
            </w:ins>
          </w:p>
          <w:p w14:paraId="70B909E8" w14:textId="77777777" w:rsidR="00B131AF" w:rsidRPr="00B131AF" w:rsidRDefault="00B131AF" w:rsidP="00B131AF">
            <w:pPr>
              <w:spacing w:before="120" w:after="120"/>
              <w:rPr>
                <w:rFonts w:cs="Arial"/>
              </w:rPr>
            </w:pPr>
            <w:r w:rsidRPr="00B131AF">
              <w:rPr>
                <w:rFonts w:cs="Arial"/>
                <w:u w:val="single"/>
              </w:rPr>
              <w:t>Remarks:</w:t>
            </w:r>
          </w:p>
          <w:p w14:paraId="05BE019F" w14:textId="07E1D6BA" w:rsidR="00B131AF" w:rsidRPr="00B131AF" w:rsidRDefault="00B131AF" w:rsidP="00B131AF">
            <w:pPr>
              <w:spacing w:before="120" w:after="120"/>
              <w:rPr>
                <w:rFonts w:cs="Arial"/>
              </w:rPr>
            </w:pPr>
            <w:r w:rsidRPr="00B131AF">
              <w:rPr>
                <w:rFonts w:cs="Arial"/>
              </w:rPr>
              <w:t>Date End indicates the latest date of an event or the end of a date range. It is used to indicate the end of a fixed date range, the end of a periodic date range, or the removal or cancellation of a feature at a specific date in the future.</w:t>
            </w:r>
          </w:p>
        </w:tc>
      </w:tr>
    </w:tbl>
    <w:p w14:paraId="69B2DC74" w14:textId="77777777" w:rsidR="00B131AF" w:rsidRPr="00B131AF" w:rsidRDefault="00B131AF" w:rsidP="00B131AF">
      <w:pPr>
        <w:spacing w:before="240"/>
        <w:rPr>
          <w:b/>
        </w:rPr>
      </w:pPr>
    </w:p>
    <w:p w14:paraId="0DC03984" w14:textId="77777777" w:rsidR="00B131AF" w:rsidRPr="00B131AF" w:rsidRDefault="00B131AF" w:rsidP="00716062">
      <w:pPr>
        <w:pStyle w:val="Heading2"/>
      </w:pPr>
      <w:bookmarkStart w:id="3050" w:name="_Toc120214604"/>
      <w:r w:rsidRPr="00B131AF">
        <w:t>Date Fixed</w:t>
      </w:r>
      <w:bookmarkEnd w:id="3050"/>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4AB0748F" w14:textId="77777777" w:rsidTr="00B131AF">
        <w:tc>
          <w:tcPr>
            <w:tcW w:w="5000" w:type="pct"/>
            <w:shd w:val="clear" w:color="auto" w:fill="auto"/>
          </w:tcPr>
          <w:p w14:paraId="226B3B98"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date of an event.</w:t>
            </w:r>
          </w:p>
          <w:p w14:paraId="06DA0A5E" w14:textId="56A30177" w:rsidR="00B131AF" w:rsidRPr="00B131AF" w:rsidRDefault="00BA1EEF" w:rsidP="00B131AF">
            <w:pPr>
              <w:spacing w:before="120" w:after="120"/>
              <w:rPr>
                <w:rFonts w:cs="Arial"/>
              </w:rPr>
            </w:pPr>
            <w:ins w:id="3051" w:author="Raphael Malyankar" w:date="2022-11-22T00:14:00Z">
              <w:r w:rsidRPr="00BA1EEF">
                <w:rPr>
                  <w:rFonts w:cs="Arial"/>
                </w:rPr>
                <w:t>Value Type: S100_TruncatedDate</w:t>
              </w:r>
            </w:ins>
          </w:p>
          <w:p w14:paraId="75CC6AF2" w14:textId="77777777" w:rsidR="00B131AF" w:rsidRPr="00B131AF" w:rsidRDefault="00B131AF" w:rsidP="00B131AF">
            <w:pPr>
              <w:spacing w:before="120" w:after="120"/>
              <w:rPr>
                <w:rFonts w:cs="Arial"/>
              </w:rPr>
            </w:pPr>
            <w:r w:rsidRPr="00B131AF">
              <w:rPr>
                <w:rFonts w:cs="Arial"/>
                <w:u w:val="single"/>
              </w:rPr>
              <w:t>Remarks:</w:t>
            </w:r>
          </w:p>
          <w:p w14:paraId="3E2FCBF6" w14:textId="77777777" w:rsidR="00B131AF" w:rsidRPr="00B131AF" w:rsidRDefault="00B131AF" w:rsidP="00B131AF">
            <w:pPr>
              <w:spacing w:before="120" w:after="120"/>
              <w:rPr>
                <w:rFonts w:cs="Arial"/>
              </w:rPr>
            </w:pPr>
            <w:r w:rsidRPr="00B131AF">
              <w:rPr>
                <w:rFonts w:cs="Arial"/>
              </w:rPr>
              <w:t>•No remarks.</w:t>
            </w:r>
          </w:p>
        </w:tc>
      </w:tr>
    </w:tbl>
    <w:p w14:paraId="6E7463C5" w14:textId="77777777" w:rsidR="00B131AF" w:rsidRPr="00B131AF" w:rsidRDefault="00B131AF" w:rsidP="00B131AF">
      <w:pPr>
        <w:spacing w:before="240"/>
        <w:rPr>
          <w:b/>
        </w:rPr>
      </w:pPr>
    </w:p>
    <w:p w14:paraId="022463E6" w14:textId="77777777" w:rsidR="00B131AF" w:rsidRPr="00B131AF" w:rsidRDefault="00B131AF" w:rsidP="00716062">
      <w:pPr>
        <w:pStyle w:val="Heading2"/>
      </w:pPr>
      <w:bookmarkStart w:id="3052" w:name="_Toc120214605"/>
      <w:r w:rsidRPr="00B131AF">
        <w:t>Date Start</w:t>
      </w:r>
      <w:bookmarkEnd w:id="3052"/>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581D323F" w14:textId="77777777" w:rsidTr="00B131AF">
        <w:tc>
          <w:tcPr>
            <w:tcW w:w="5000" w:type="pct"/>
            <w:shd w:val="clear" w:color="auto" w:fill="auto"/>
          </w:tcPr>
          <w:p w14:paraId="49190E40"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earliest date on which an object (for example a buoy) will be present.</w:t>
            </w:r>
          </w:p>
          <w:p w14:paraId="614480B9" w14:textId="3CD14CCD" w:rsidR="00B131AF" w:rsidRPr="00B131AF" w:rsidRDefault="00BA1EEF" w:rsidP="00B131AF">
            <w:pPr>
              <w:spacing w:before="120" w:after="120"/>
              <w:rPr>
                <w:rFonts w:cs="Arial"/>
              </w:rPr>
            </w:pPr>
            <w:ins w:id="3053" w:author="Raphael Malyankar" w:date="2022-11-22T00:15:00Z">
              <w:r w:rsidRPr="00BA1EEF">
                <w:rPr>
                  <w:rFonts w:cs="Arial"/>
                </w:rPr>
                <w:t>Value Type: S100_TruncatedDate</w:t>
              </w:r>
            </w:ins>
          </w:p>
          <w:p w14:paraId="1C0B1107" w14:textId="77777777" w:rsidR="00B131AF" w:rsidRPr="00B131AF" w:rsidRDefault="00B131AF" w:rsidP="00B131AF">
            <w:pPr>
              <w:spacing w:before="120" w:after="120"/>
              <w:rPr>
                <w:rFonts w:cs="Arial"/>
              </w:rPr>
            </w:pPr>
            <w:r w:rsidRPr="00B131AF">
              <w:rPr>
                <w:rFonts w:cs="Arial"/>
                <w:u w:val="single"/>
              </w:rPr>
              <w:t>Remarks:</w:t>
            </w:r>
          </w:p>
          <w:p w14:paraId="6F98E885" w14:textId="129F9A09" w:rsidR="00B131AF" w:rsidRPr="00B131AF" w:rsidRDefault="00B131AF" w:rsidP="00B131AF">
            <w:pPr>
              <w:spacing w:before="120" w:after="120"/>
              <w:rPr>
                <w:rFonts w:cs="Arial"/>
              </w:rPr>
            </w:pPr>
            <w:r w:rsidRPr="00B131AF">
              <w:rPr>
                <w:rFonts w:cs="Arial"/>
              </w:rPr>
              <w:t>Date Start indicates the earliest date of an event or the start of a date range. It is used to indicate the start of a fixed date range, the start of a periodic date range, or the deployment or implementation of a feature at a specific date in the future.</w:t>
            </w:r>
          </w:p>
        </w:tc>
      </w:tr>
    </w:tbl>
    <w:p w14:paraId="731D8582" w14:textId="77777777" w:rsidR="00B131AF" w:rsidRPr="00B131AF" w:rsidRDefault="00B131AF" w:rsidP="00B131AF">
      <w:pPr>
        <w:spacing w:before="240"/>
        <w:rPr>
          <w:b/>
        </w:rPr>
      </w:pPr>
    </w:p>
    <w:p w14:paraId="4E97B846" w14:textId="77777777" w:rsidR="00B131AF" w:rsidRPr="00B131AF" w:rsidRDefault="00B131AF" w:rsidP="00716062">
      <w:pPr>
        <w:pStyle w:val="Heading2"/>
      </w:pPr>
      <w:bookmarkStart w:id="3054" w:name="_Toc120214606"/>
      <w:r w:rsidRPr="00B131AF">
        <w:t>Date Variable</w:t>
      </w:r>
      <w:bookmarkEnd w:id="3054"/>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74965FBF" w14:textId="77777777" w:rsidTr="00B131AF">
        <w:tc>
          <w:tcPr>
            <w:tcW w:w="5000" w:type="pct"/>
            <w:shd w:val="clear" w:color="auto" w:fill="auto"/>
          </w:tcPr>
          <w:p w14:paraId="2D852C93"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A day which is not fixed in the Gregorian calendar.</w:t>
            </w:r>
          </w:p>
          <w:p w14:paraId="690BC064" w14:textId="567EADF9" w:rsidR="00B131AF" w:rsidRPr="00B131AF" w:rsidRDefault="00BA1EEF" w:rsidP="00B131AF">
            <w:pPr>
              <w:spacing w:before="120" w:after="120"/>
              <w:rPr>
                <w:rFonts w:cs="Arial"/>
              </w:rPr>
            </w:pPr>
            <w:ins w:id="3055" w:author="Raphael Malyankar" w:date="2022-11-22T00:15:00Z">
              <w:r w:rsidRPr="00BA1EEF">
                <w:rPr>
                  <w:rFonts w:cs="Arial"/>
                </w:rPr>
                <w:t>Value Type: text</w:t>
              </w:r>
            </w:ins>
          </w:p>
          <w:p w14:paraId="02E0B6FD" w14:textId="77777777" w:rsidR="00B131AF" w:rsidRPr="00B131AF" w:rsidRDefault="00B131AF" w:rsidP="00B131AF">
            <w:pPr>
              <w:spacing w:before="120" w:after="120"/>
              <w:rPr>
                <w:rFonts w:cs="Arial"/>
              </w:rPr>
            </w:pPr>
            <w:r w:rsidRPr="00B131AF">
              <w:rPr>
                <w:rFonts w:cs="Arial"/>
                <w:u w:val="single"/>
              </w:rPr>
              <w:t>Remarks:</w:t>
            </w:r>
          </w:p>
          <w:p w14:paraId="01D8C8A7" w14:textId="77777777" w:rsidR="00B131AF" w:rsidRPr="00B131AF" w:rsidRDefault="00B131AF" w:rsidP="00B131AF">
            <w:pPr>
              <w:spacing w:before="120" w:after="120"/>
              <w:rPr>
                <w:rFonts w:cs="Arial"/>
              </w:rPr>
            </w:pPr>
            <w:r w:rsidRPr="00B131AF">
              <w:rPr>
                <w:rFonts w:cs="Arial"/>
              </w:rPr>
              <w:t xml:space="preserve"> Examples: The fourth Thursday in November; new moon day of Kartika (Diwali); Easter Sunday.</w:t>
            </w:r>
          </w:p>
        </w:tc>
      </w:tr>
    </w:tbl>
    <w:p w14:paraId="47E41240" w14:textId="77777777" w:rsidR="00B131AF" w:rsidRPr="00B131AF" w:rsidRDefault="00B131AF" w:rsidP="00B131AF">
      <w:pPr>
        <w:spacing w:before="240"/>
        <w:rPr>
          <w:b/>
        </w:rPr>
      </w:pPr>
    </w:p>
    <w:p w14:paraId="139CFACB" w14:textId="77777777" w:rsidR="00B131AF" w:rsidRPr="00B131AF" w:rsidRDefault="00B131AF" w:rsidP="00716062">
      <w:pPr>
        <w:pStyle w:val="Heading2"/>
      </w:pPr>
      <w:bookmarkStart w:id="3056" w:name="_Toc120214607"/>
      <w:r w:rsidRPr="00B131AF">
        <w:lastRenderedPageBreak/>
        <w:t>Day of Week</w:t>
      </w:r>
      <w:bookmarkEnd w:id="3056"/>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48AB28C3" w14:textId="77777777" w:rsidTr="00B131AF">
        <w:tc>
          <w:tcPr>
            <w:tcW w:w="5000" w:type="pct"/>
            <w:shd w:val="clear" w:color="auto" w:fill="auto"/>
          </w:tcPr>
          <w:p w14:paraId="084DF38C"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Any one of seven days in a week.</w:t>
            </w:r>
          </w:p>
          <w:p w14:paraId="3185055F"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Sunday</w:t>
            </w:r>
          </w:p>
          <w:p w14:paraId="572BDA3D"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first day of the week.</w:t>
            </w:r>
          </w:p>
          <w:p w14:paraId="48603000"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Monday</w:t>
            </w:r>
          </w:p>
          <w:p w14:paraId="2D1E41AC"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second day of the week.</w:t>
            </w:r>
          </w:p>
          <w:p w14:paraId="7CCA3CDF"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Tuesday</w:t>
            </w:r>
          </w:p>
          <w:p w14:paraId="758E2B99"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third day of the week.</w:t>
            </w:r>
          </w:p>
          <w:p w14:paraId="6A2B7EB2" w14:textId="77777777" w:rsidR="00B131AF" w:rsidRPr="00B131AF" w:rsidRDefault="00B131AF" w:rsidP="00B131AF">
            <w:pPr>
              <w:spacing w:before="120" w:after="120"/>
              <w:rPr>
                <w:rFonts w:cs="Arial"/>
              </w:rPr>
            </w:pPr>
            <w:r w:rsidRPr="00B131AF">
              <w:rPr>
                <w:rFonts w:cs="Arial"/>
              </w:rPr>
              <w:t xml:space="preserve">4) </w:t>
            </w:r>
            <w:r w:rsidRPr="00B131AF">
              <w:rPr>
                <w:rFonts w:cs="Arial"/>
                <w:b/>
              </w:rPr>
              <w:t>Wednesday</w:t>
            </w:r>
          </w:p>
          <w:p w14:paraId="21A86515"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fourth day of the week.</w:t>
            </w:r>
          </w:p>
          <w:p w14:paraId="543A981E" w14:textId="77777777" w:rsidR="00B131AF" w:rsidRPr="00B131AF" w:rsidRDefault="00B131AF" w:rsidP="00B131AF">
            <w:pPr>
              <w:spacing w:before="120" w:after="120"/>
              <w:rPr>
                <w:rFonts w:cs="Arial"/>
              </w:rPr>
            </w:pPr>
            <w:r w:rsidRPr="00B131AF">
              <w:rPr>
                <w:rFonts w:cs="Arial"/>
              </w:rPr>
              <w:t xml:space="preserve">5) </w:t>
            </w:r>
            <w:r w:rsidRPr="00B131AF">
              <w:rPr>
                <w:rFonts w:cs="Arial"/>
                <w:b/>
              </w:rPr>
              <w:t>Thursday</w:t>
            </w:r>
          </w:p>
          <w:p w14:paraId="66EA874B"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fifth day of the week.</w:t>
            </w:r>
          </w:p>
          <w:p w14:paraId="4E5544A0" w14:textId="77777777" w:rsidR="00B131AF" w:rsidRPr="00B131AF" w:rsidRDefault="00B131AF" w:rsidP="00B131AF">
            <w:pPr>
              <w:spacing w:before="120" w:after="120"/>
              <w:rPr>
                <w:rFonts w:cs="Arial"/>
              </w:rPr>
            </w:pPr>
            <w:r w:rsidRPr="00B131AF">
              <w:rPr>
                <w:rFonts w:cs="Arial"/>
              </w:rPr>
              <w:t xml:space="preserve">6) </w:t>
            </w:r>
            <w:r w:rsidRPr="00B131AF">
              <w:rPr>
                <w:rFonts w:cs="Arial"/>
                <w:b/>
              </w:rPr>
              <w:t>Friday</w:t>
            </w:r>
          </w:p>
          <w:p w14:paraId="38369C0C"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sixth day of the week.</w:t>
            </w:r>
          </w:p>
          <w:p w14:paraId="220D3DBF" w14:textId="77777777" w:rsidR="00B131AF" w:rsidRPr="00B131AF" w:rsidRDefault="00B131AF" w:rsidP="00B131AF">
            <w:pPr>
              <w:spacing w:before="120" w:after="120"/>
              <w:rPr>
                <w:rFonts w:cs="Arial"/>
              </w:rPr>
            </w:pPr>
            <w:r w:rsidRPr="00B131AF">
              <w:rPr>
                <w:rFonts w:cs="Arial"/>
              </w:rPr>
              <w:t xml:space="preserve">7) </w:t>
            </w:r>
            <w:r w:rsidRPr="00B131AF">
              <w:rPr>
                <w:rFonts w:cs="Arial"/>
                <w:b/>
              </w:rPr>
              <w:t>Saturday</w:t>
            </w:r>
          </w:p>
          <w:p w14:paraId="71068381"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seventh day of the week.</w:t>
            </w:r>
          </w:p>
          <w:p w14:paraId="21EFD1C5" w14:textId="77777777" w:rsidR="00B131AF" w:rsidRPr="00B131AF" w:rsidRDefault="00B131AF" w:rsidP="00B131AF">
            <w:pPr>
              <w:spacing w:before="120" w:after="120"/>
              <w:rPr>
                <w:rFonts w:cs="Arial"/>
              </w:rPr>
            </w:pPr>
          </w:p>
          <w:p w14:paraId="084F273F" w14:textId="77777777" w:rsidR="00B131AF" w:rsidRPr="00B131AF" w:rsidRDefault="00B131AF" w:rsidP="00B131AF">
            <w:pPr>
              <w:spacing w:before="120" w:after="120"/>
              <w:rPr>
                <w:rFonts w:cs="Arial"/>
              </w:rPr>
            </w:pPr>
            <w:r w:rsidRPr="00B131AF">
              <w:rPr>
                <w:rFonts w:cs="Arial"/>
                <w:u w:val="single"/>
              </w:rPr>
              <w:t>Remarks:</w:t>
            </w:r>
          </w:p>
          <w:p w14:paraId="5FA14399" w14:textId="77777777" w:rsidR="00B131AF" w:rsidRPr="00B131AF" w:rsidRDefault="00B131AF" w:rsidP="00B131AF">
            <w:pPr>
              <w:spacing w:before="120" w:after="120"/>
              <w:rPr>
                <w:rFonts w:cs="Arial"/>
              </w:rPr>
            </w:pPr>
            <w:r w:rsidRPr="00B131AF">
              <w:rPr>
                <w:rFonts w:cs="Arial"/>
              </w:rPr>
              <w:t>•No remarks.</w:t>
            </w:r>
          </w:p>
        </w:tc>
      </w:tr>
    </w:tbl>
    <w:p w14:paraId="6947950F" w14:textId="77777777" w:rsidR="00B131AF" w:rsidRPr="00B131AF" w:rsidRDefault="00B131AF" w:rsidP="00B131AF">
      <w:pPr>
        <w:spacing w:before="240"/>
        <w:rPr>
          <w:b/>
        </w:rPr>
      </w:pPr>
    </w:p>
    <w:p w14:paraId="7A2E4094" w14:textId="77777777" w:rsidR="00B131AF" w:rsidRPr="00B131AF" w:rsidRDefault="00B131AF" w:rsidP="00716062">
      <w:pPr>
        <w:pStyle w:val="Heading2"/>
      </w:pPr>
      <w:bookmarkStart w:id="3057" w:name="_Toc120214608"/>
      <w:r w:rsidRPr="00B131AF">
        <w:t>Day of Week is Range</w:t>
      </w:r>
      <w:bookmarkEnd w:id="3057"/>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1D68D823" w14:textId="77777777" w:rsidTr="00B131AF">
        <w:tc>
          <w:tcPr>
            <w:tcW w:w="5000" w:type="pct"/>
            <w:shd w:val="clear" w:color="auto" w:fill="auto"/>
          </w:tcPr>
          <w:p w14:paraId="5B706FB1"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A statement expressing if the days of the week identified define a range or not.</w:t>
            </w:r>
          </w:p>
          <w:p w14:paraId="0379B1F2" w14:textId="45B1A5AF" w:rsidR="00B131AF" w:rsidRPr="00B131AF" w:rsidRDefault="00AD23AC" w:rsidP="00B131AF">
            <w:pPr>
              <w:spacing w:before="120" w:after="120"/>
              <w:rPr>
                <w:rFonts w:cs="Arial"/>
              </w:rPr>
            </w:pPr>
            <w:ins w:id="3058" w:author="Raphael Malyankar" w:date="2022-11-22T00:16:00Z">
              <w:r w:rsidRPr="00AD23AC">
                <w:rPr>
                  <w:rFonts w:cs="Arial"/>
                </w:rPr>
                <w:t xml:space="preserve">Value Type: </w:t>
              </w:r>
              <w:proofErr w:type="spellStart"/>
              <w:r w:rsidRPr="00AD23AC">
                <w:rPr>
                  <w:rFonts w:cs="Arial"/>
                </w:rPr>
                <w:t>boolean</w:t>
              </w:r>
            </w:ins>
            <w:proofErr w:type="spellEnd"/>
          </w:p>
          <w:p w14:paraId="6EAC3FD1" w14:textId="77777777" w:rsidR="00B131AF" w:rsidRPr="00B131AF" w:rsidRDefault="00B131AF" w:rsidP="00B131AF">
            <w:pPr>
              <w:spacing w:before="120" w:after="120"/>
              <w:rPr>
                <w:rFonts w:cs="Arial"/>
              </w:rPr>
            </w:pPr>
            <w:r w:rsidRPr="00B131AF">
              <w:rPr>
                <w:rFonts w:cs="Arial"/>
                <w:u w:val="single"/>
              </w:rPr>
              <w:t>Remarks:</w:t>
            </w:r>
          </w:p>
          <w:p w14:paraId="611929E3" w14:textId="77777777" w:rsidR="00B131AF" w:rsidRPr="00B131AF" w:rsidRDefault="00B131AF" w:rsidP="00B131AF">
            <w:pPr>
              <w:spacing w:before="120" w:after="120"/>
              <w:rPr>
                <w:rFonts w:cs="Arial"/>
              </w:rPr>
            </w:pPr>
            <w:r w:rsidRPr="00B131AF">
              <w:rPr>
                <w:rFonts w:cs="Arial"/>
              </w:rPr>
              <w:t xml:space="preserve"> A True value is an indication that the identified days of the week define a range between and inclusive of those days.</w:t>
            </w:r>
          </w:p>
        </w:tc>
      </w:tr>
    </w:tbl>
    <w:p w14:paraId="5A38750E" w14:textId="77777777" w:rsidR="00B131AF" w:rsidRPr="00B131AF" w:rsidRDefault="00B131AF" w:rsidP="00B131AF">
      <w:pPr>
        <w:spacing w:before="240"/>
        <w:rPr>
          <w:b/>
        </w:rPr>
      </w:pPr>
    </w:p>
    <w:p w14:paraId="42EF78B8" w14:textId="77777777" w:rsidR="00B131AF" w:rsidRPr="00B131AF" w:rsidRDefault="00B131AF" w:rsidP="00716062">
      <w:pPr>
        <w:pStyle w:val="Heading2"/>
      </w:pPr>
      <w:bookmarkStart w:id="3059" w:name="_Toc120214609"/>
      <w:r w:rsidRPr="00B131AF">
        <w:t>Delivery Point</w:t>
      </w:r>
      <w:bookmarkEnd w:id="3059"/>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2E197752" w14:textId="77777777" w:rsidTr="00B131AF">
        <w:tc>
          <w:tcPr>
            <w:tcW w:w="5000" w:type="pct"/>
            <w:shd w:val="clear" w:color="auto" w:fill="auto"/>
          </w:tcPr>
          <w:p w14:paraId="77F7147D"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Details of where post can be delivered such as the apartment, name and/or number of a street, building or PO Box.</w:t>
            </w:r>
          </w:p>
          <w:p w14:paraId="5CDA03F5" w14:textId="4D02A53C" w:rsidR="00B131AF" w:rsidRPr="00B131AF" w:rsidRDefault="00AD23AC" w:rsidP="00B131AF">
            <w:pPr>
              <w:spacing w:before="120" w:after="120"/>
              <w:rPr>
                <w:rFonts w:cs="Arial"/>
              </w:rPr>
            </w:pPr>
            <w:ins w:id="3060" w:author="Raphael Malyankar" w:date="2022-11-22T00:16:00Z">
              <w:r w:rsidRPr="00AD23AC">
                <w:rPr>
                  <w:rFonts w:cs="Arial"/>
                </w:rPr>
                <w:t>Value Type: text</w:t>
              </w:r>
            </w:ins>
          </w:p>
          <w:p w14:paraId="32D6B448" w14:textId="77777777" w:rsidR="00B131AF" w:rsidRPr="00B131AF" w:rsidRDefault="00B131AF" w:rsidP="00B131AF">
            <w:pPr>
              <w:spacing w:before="120" w:after="120"/>
              <w:rPr>
                <w:rFonts w:cs="Arial"/>
              </w:rPr>
            </w:pPr>
            <w:r w:rsidRPr="00B131AF">
              <w:rPr>
                <w:rFonts w:cs="Arial"/>
                <w:u w:val="single"/>
              </w:rPr>
              <w:t>Remarks:</w:t>
            </w:r>
          </w:p>
          <w:p w14:paraId="71CF05AB" w14:textId="77777777" w:rsidR="00B131AF" w:rsidRPr="00B131AF" w:rsidRDefault="00B131AF" w:rsidP="00B131AF">
            <w:pPr>
              <w:spacing w:before="120" w:after="120"/>
              <w:rPr>
                <w:rFonts w:cs="Arial"/>
              </w:rPr>
            </w:pPr>
            <w:r w:rsidRPr="00B131AF">
              <w:rPr>
                <w:rFonts w:cs="Arial"/>
              </w:rPr>
              <w:t>•No remarks.</w:t>
            </w:r>
          </w:p>
        </w:tc>
      </w:tr>
    </w:tbl>
    <w:p w14:paraId="2203448E" w14:textId="77777777" w:rsidR="00B131AF" w:rsidRPr="00B131AF" w:rsidRDefault="00B131AF" w:rsidP="00B131AF">
      <w:pPr>
        <w:spacing w:before="240"/>
        <w:rPr>
          <w:b/>
        </w:rPr>
      </w:pPr>
    </w:p>
    <w:p w14:paraId="7269C52A" w14:textId="77777777" w:rsidR="00B131AF" w:rsidRPr="00B131AF" w:rsidRDefault="00B131AF" w:rsidP="00716062">
      <w:pPr>
        <w:pStyle w:val="Heading2"/>
      </w:pPr>
      <w:bookmarkStart w:id="3061" w:name="_Toc120214610"/>
      <w:r w:rsidRPr="00B131AF">
        <w:lastRenderedPageBreak/>
        <w:t>Development</w:t>
      </w:r>
      <w:bookmarkEnd w:id="3061"/>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63C6307E" w14:textId="77777777" w:rsidTr="00B131AF">
        <w:tc>
          <w:tcPr>
            <w:tcW w:w="5000" w:type="pct"/>
            <w:shd w:val="clear" w:color="auto" w:fill="auto"/>
          </w:tcPr>
          <w:p w14:paraId="5EBDC455"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Describes a feature that is in development.</w:t>
            </w:r>
          </w:p>
          <w:p w14:paraId="3121D642" w14:textId="07790619" w:rsidR="00B131AF" w:rsidRPr="00B131AF" w:rsidRDefault="00AD23AC" w:rsidP="00B131AF">
            <w:pPr>
              <w:spacing w:before="120" w:after="120"/>
              <w:rPr>
                <w:rFonts w:cs="Arial"/>
              </w:rPr>
            </w:pPr>
            <w:ins w:id="3062" w:author="Raphael Malyankar" w:date="2022-11-22T00:16:00Z">
              <w:r w:rsidRPr="00AD23AC">
                <w:rPr>
                  <w:rFonts w:cs="Arial"/>
                </w:rPr>
                <w:t>Value Type: text</w:t>
              </w:r>
            </w:ins>
          </w:p>
          <w:p w14:paraId="7A257299" w14:textId="77777777" w:rsidR="00B131AF" w:rsidRPr="00B131AF" w:rsidRDefault="00B131AF" w:rsidP="00B131AF">
            <w:pPr>
              <w:spacing w:before="120" w:after="120"/>
              <w:rPr>
                <w:rFonts w:cs="Arial"/>
              </w:rPr>
            </w:pPr>
            <w:r w:rsidRPr="00B131AF">
              <w:rPr>
                <w:rFonts w:cs="Arial"/>
                <w:u w:val="single"/>
              </w:rPr>
              <w:t>Remarks:</w:t>
            </w:r>
          </w:p>
          <w:p w14:paraId="09AA4282" w14:textId="77777777" w:rsidR="00B131AF" w:rsidRPr="00B131AF" w:rsidRDefault="00B131AF" w:rsidP="00B131AF">
            <w:pPr>
              <w:spacing w:before="120" w:after="120"/>
              <w:rPr>
                <w:rFonts w:cs="Arial"/>
              </w:rPr>
            </w:pPr>
            <w:r w:rsidRPr="00B131AF">
              <w:rPr>
                <w:rFonts w:cs="Arial"/>
              </w:rPr>
              <w:t>•No remarks.</w:t>
            </w:r>
          </w:p>
        </w:tc>
      </w:tr>
    </w:tbl>
    <w:p w14:paraId="453F459D" w14:textId="77777777" w:rsidR="00B131AF" w:rsidRPr="00B131AF" w:rsidRDefault="00B131AF" w:rsidP="00B131AF">
      <w:pPr>
        <w:spacing w:before="240"/>
        <w:rPr>
          <w:b/>
        </w:rPr>
      </w:pPr>
    </w:p>
    <w:p w14:paraId="275E6AD5" w14:textId="77777777" w:rsidR="00B131AF" w:rsidRPr="00B131AF" w:rsidRDefault="00B131AF" w:rsidP="00716062">
      <w:pPr>
        <w:pStyle w:val="Heading2"/>
      </w:pPr>
      <w:bookmarkStart w:id="3063" w:name="_Toc120214611"/>
      <w:r w:rsidRPr="00B131AF">
        <w:t>Display Name</w:t>
      </w:r>
      <w:bookmarkEnd w:id="3063"/>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4A65BA11" w14:textId="77777777" w:rsidTr="00B131AF">
        <w:tc>
          <w:tcPr>
            <w:tcW w:w="5000" w:type="pct"/>
            <w:shd w:val="clear" w:color="auto" w:fill="auto"/>
          </w:tcPr>
          <w:p w14:paraId="6C353C33"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A statement expressing if a feature name is to be displayed in certain system display settings or not.</w:t>
            </w:r>
          </w:p>
          <w:p w14:paraId="51537407" w14:textId="2A0917BB" w:rsidR="00B131AF" w:rsidRDefault="000019B6" w:rsidP="00B131AF">
            <w:pPr>
              <w:spacing w:before="120" w:after="120"/>
              <w:rPr>
                <w:ins w:id="3064" w:author="Raphael Malyankar" w:date="2022-11-22T00:16:00Z"/>
                <w:rFonts w:eastAsia="Arial" w:cs="Arial"/>
              </w:rPr>
            </w:pPr>
            <w:r>
              <w:rPr>
                <w:rFonts w:eastAsia="Arial" w:cs="Arial"/>
                <w:spacing w:val="2"/>
                <w:u w:val="single" w:color="000000"/>
              </w:rPr>
              <w:t>I</w:t>
            </w:r>
            <w:r>
              <w:rPr>
                <w:rFonts w:eastAsia="Arial" w:cs="Arial"/>
                <w:u w:val="single" w:color="000000"/>
              </w:rPr>
              <w:t>n</w:t>
            </w:r>
            <w:r>
              <w:rPr>
                <w:rFonts w:eastAsia="Arial" w:cs="Arial"/>
                <w:spacing w:val="-1"/>
                <w:u w:val="single" w:color="000000"/>
              </w:rPr>
              <w:t>d</w:t>
            </w:r>
            <w:r>
              <w:rPr>
                <w:rFonts w:eastAsia="Arial" w:cs="Arial"/>
                <w:spacing w:val="1"/>
                <w:u w:val="single" w:color="000000"/>
              </w:rPr>
              <w:t>ic</w:t>
            </w:r>
            <w:r>
              <w:rPr>
                <w:rFonts w:eastAsia="Arial" w:cs="Arial"/>
                <w:u w:val="single" w:color="000000"/>
              </w:rPr>
              <w:t>at</w:t>
            </w:r>
            <w:r>
              <w:rPr>
                <w:rFonts w:eastAsia="Arial" w:cs="Arial"/>
                <w:spacing w:val="1"/>
                <w:u w:val="single" w:color="000000"/>
              </w:rPr>
              <w:t>i</w:t>
            </w:r>
            <w:r>
              <w:rPr>
                <w:rFonts w:eastAsia="Arial" w:cs="Arial"/>
                <w:u w:val="single" w:color="000000"/>
              </w:rPr>
              <w:t>o</w:t>
            </w:r>
            <w:r>
              <w:rPr>
                <w:rFonts w:eastAsia="Arial" w:cs="Arial"/>
                <w:spacing w:val="-1"/>
                <w:u w:val="single" w:color="000000"/>
              </w:rPr>
              <w:t>n</w:t>
            </w:r>
            <w:r>
              <w:rPr>
                <w:rFonts w:eastAsia="Arial" w:cs="Arial"/>
                <w:u w:val="single" w:color="000000"/>
              </w:rPr>
              <w:t>:</w:t>
            </w:r>
            <w:r>
              <w:rPr>
                <w:rFonts w:eastAsia="Arial" w:cs="Arial"/>
                <w:spacing w:val="48"/>
              </w:rPr>
              <w:t xml:space="preserve"> </w:t>
            </w:r>
            <w:r>
              <w:rPr>
                <w:rFonts w:eastAsia="Arial" w:cs="Arial"/>
              </w:rPr>
              <w:t xml:space="preserve">A </w:t>
            </w:r>
            <w:r>
              <w:rPr>
                <w:rFonts w:eastAsia="Arial" w:cs="Arial"/>
                <w:spacing w:val="-2"/>
              </w:rPr>
              <w:t>T</w:t>
            </w:r>
            <w:r>
              <w:rPr>
                <w:rFonts w:eastAsia="Arial" w:cs="Arial"/>
                <w:spacing w:val="1"/>
              </w:rPr>
              <w:t>r</w:t>
            </w:r>
            <w:r>
              <w:rPr>
                <w:rFonts w:eastAsia="Arial" w:cs="Arial"/>
              </w:rPr>
              <w:t>ue</w:t>
            </w:r>
            <w:r>
              <w:rPr>
                <w:rFonts w:eastAsia="Arial" w:cs="Arial"/>
                <w:spacing w:val="-5"/>
              </w:rPr>
              <w:t xml:space="preserve"> </w:t>
            </w:r>
            <w:r>
              <w:rPr>
                <w:rFonts w:eastAsia="Arial" w:cs="Arial"/>
                <w:spacing w:val="3"/>
              </w:rPr>
              <w:t>v</w:t>
            </w:r>
            <w:r>
              <w:rPr>
                <w:rFonts w:eastAsia="Arial" w:cs="Arial"/>
              </w:rPr>
              <w:t>a</w:t>
            </w:r>
            <w:r>
              <w:rPr>
                <w:rFonts w:eastAsia="Arial" w:cs="Arial"/>
                <w:spacing w:val="1"/>
              </w:rPr>
              <w:t>l</w:t>
            </w:r>
            <w:r>
              <w:rPr>
                <w:rFonts w:eastAsia="Arial" w:cs="Arial"/>
              </w:rPr>
              <w:t>ue</w:t>
            </w:r>
            <w:r>
              <w:rPr>
                <w:rFonts w:eastAsia="Arial" w:cs="Arial"/>
                <w:spacing w:val="-6"/>
              </w:rPr>
              <w:t xml:space="preserve"> </w:t>
            </w:r>
            <w:r>
              <w:rPr>
                <w:rFonts w:eastAsia="Arial" w:cs="Arial"/>
                <w:spacing w:val="1"/>
              </w:rPr>
              <w:t>i</w:t>
            </w:r>
            <w:r>
              <w:rPr>
                <w:rFonts w:eastAsia="Arial" w:cs="Arial"/>
              </w:rPr>
              <w:t>s</w:t>
            </w:r>
            <w:r>
              <w:rPr>
                <w:rFonts w:eastAsia="Arial" w:cs="Arial"/>
                <w:spacing w:val="-2"/>
              </w:rPr>
              <w:t xml:space="preserve"> </w:t>
            </w:r>
            <w:r>
              <w:rPr>
                <w:rFonts w:eastAsia="Arial" w:cs="Arial"/>
              </w:rPr>
              <w:t>an</w:t>
            </w:r>
            <w:r>
              <w:rPr>
                <w:rFonts w:eastAsia="Arial" w:cs="Arial"/>
                <w:spacing w:val="-1"/>
              </w:rPr>
              <w:t xml:space="preserve"> </w:t>
            </w:r>
            <w:r>
              <w:rPr>
                <w:rFonts w:eastAsia="Arial" w:cs="Arial"/>
                <w:spacing w:val="1"/>
              </w:rPr>
              <w:t>i</w:t>
            </w:r>
            <w:r>
              <w:rPr>
                <w:rFonts w:eastAsia="Arial" w:cs="Arial"/>
              </w:rPr>
              <w:t>n</w:t>
            </w:r>
            <w:r>
              <w:rPr>
                <w:rFonts w:eastAsia="Arial" w:cs="Arial"/>
                <w:spacing w:val="-1"/>
              </w:rPr>
              <w:t>d</w:t>
            </w:r>
            <w:r>
              <w:rPr>
                <w:rFonts w:eastAsia="Arial" w:cs="Arial"/>
                <w:spacing w:val="1"/>
              </w:rPr>
              <w:t>ic</w:t>
            </w:r>
            <w:r>
              <w:rPr>
                <w:rFonts w:eastAsia="Arial" w:cs="Arial"/>
              </w:rPr>
              <w:t>at</w:t>
            </w:r>
            <w:r>
              <w:rPr>
                <w:rFonts w:eastAsia="Arial" w:cs="Arial"/>
                <w:spacing w:val="1"/>
              </w:rPr>
              <w:t>i</w:t>
            </w:r>
            <w:r>
              <w:rPr>
                <w:rFonts w:eastAsia="Arial" w:cs="Arial"/>
              </w:rPr>
              <w:t>on</w:t>
            </w:r>
            <w:r>
              <w:rPr>
                <w:rFonts w:eastAsia="Arial" w:cs="Arial"/>
                <w:spacing w:val="-9"/>
              </w:rPr>
              <w:t xml:space="preserve"> </w:t>
            </w:r>
            <w:r>
              <w:rPr>
                <w:rFonts w:eastAsia="Arial" w:cs="Arial"/>
                <w:spacing w:val="2"/>
              </w:rPr>
              <w:t>t</w:t>
            </w:r>
            <w:r>
              <w:rPr>
                <w:rFonts w:eastAsia="Arial" w:cs="Arial"/>
              </w:rPr>
              <w:t>h</w:t>
            </w:r>
            <w:r>
              <w:rPr>
                <w:rFonts w:eastAsia="Arial" w:cs="Arial"/>
                <w:spacing w:val="-1"/>
              </w:rPr>
              <w:t>a</w:t>
            </w:r>
            <w:r>
              <w:rPr>
                <w:rFonts w:eastAsia="Arial" w:cs="Arial"/>
              </w:rPr>
              <w:t>t</w:t>
            </w:r>
            <w:r>
              <w:rPr>
                <w:rFonts w:eastAsia="Arial" w:cs="Arial"/>
                <w:spacing w:val="-3"/>
              </w:rPr>
              <w:t xml:space="preserve"> </w:t>
            </w:r>
            <w:r>
              <w:rPr>
                <w:rFonts w:eastAsia="Arial" w:cs="Arial"/>
                <w:spacing w:val="2"/>
              </w:rPr>
              <w:t>t</w:t>
            </w:r>
            <w:r>
              <w:rPr>
                <w:rFonts w:eastAsia="Arial" w:cs="Arial"/>
              </w:rPr>
              <w:t>he</w:t>
            </w:r>
            <w:r>
              <w:rPr>
                <w:rFonts w:eastAsia="Arial" w:cs="Arial"/>
                <w:spacing w:val="-2"/>
              </w:rPr>
              <w:t xml:space="preserve"> </w:t>
            </w:r>
            <w:r>
              <w:rPr>
                <w:rFonts w:eastAsia="Arial" w:cs="Arial"/>
              </w:rPr>
              <w:t>n</w:t>
            </w:r>
            <w:r>
              <w:rPr>
                <w:rFonts w:eastAsia="Arial" w:cs="Arial"/>
                <w:spacing w:val="-1"/>
              </w:rPr>
              <w:t>a</w:t>
            </w:r>
            <w:r>
              <w:rPr>
                <w:rFonts w:eastAsia="Arial" w:cs="Arial"/>
                <w:spacing w:val="2"/>
              </w:rPr>
              <w:t>m</w:t>
            </w:r>
            <w:r>
              <w:rPr>
                <w:rFonts w:eastAsia="Arial" w:cs="Arial"/>
              </w:rPr>
              <w:t>e</w:t>
            </w:r>
            <w:r>
              <w:rPr>
                <w:rFonts w:eastAsia="Arial" w:cs="Arial"/>
                <w:spacing w:val="-4"/>
              </w:rPr>
              <w:t xml:space="preserve"> </w:t>
            </w:r>
            <w:r>
              <w:rPr>
                <w:rFonts w:eastAsia="Arial" w:cs="Arial"/>
                <w:spacing w:val="-1"/>
              </w:rPr>
              <w:t>i</w:t>
            </w:r>
            <w:r>
              <w:rPr>
                <w:rFonts w:eastAsia="Arial" w:cs="Arial"/>
              </w:rPr>
              <w:t xml:space="preserve">s </w:t>
            </w:r>
            <w:r>
              <w:rPr>
                <w:rFonts w:eastAsia="Arial" w:cs="Arial"/>
                <w:spacing w:val="1"/>
              </w:rPr>
              <w:t>i</w:t>
            </w:r>
            <w:r>
              <w:rPr>
                <w:rFonts w:eastAsia="Arial" w:cs="Arial"/>
              </w:rPr>
              <w:t>n</w:t>
            </w:r>
            <w:r>
              <w:rPr>
                <w:rFonts w:eastAsia="Arial" w:cs="Arial"/>
                <w:spacing w:val="2"/>
              </w:rPr>
              <w:t>t</w:t>
            </w:r>
            <w:r>
              <w:rPr>
                <w:rFonts w:eastAsia="Arial" w:cs="Arial"/>
              </w:rPr>
              <w:t>e</w:t>
            </w:r>
            <w:r>
              <w:rPr>
                <w:rFonts w:eastAsia="Arial" w:cs="Arial"/>
                <w:spacing w:val="-1"/>
              </w:rPr>
              <w:t>n</w:t>
            </w:r>
            <w:r>
              <w:rPr>
                <w:rFonts w:eastAsia="Arial" w:cs="Arial"/>
              </w:rPr>
              <w:t>d</w:t>
            </w:r>
            <w:r>
              <w:rPr>
                <w:rFonts w:eastAsia="Arial" w:cs="Arial"/>
                <w:spacing w:val="-1"/>
              </w:rPr>
              <w:t>e</w:t>
            </w:r>
            <w:r>
              <w:rPr>
                <w:rFonts w:eastAsia="Arial" w:cs="Arial"/>
              </w:rPr>
              <w:t>d</w:t>
            </w:r>
            <w:r>
              <w:rPr>
                <w:rFonts w:eastAsia="Arial" w:cs="Arial"/>
                <w:spacing w:val="-7"/>
              </w:rPr>
              <w:t xml:space="preserve"> </w:t>
            </w:r>
            <w:r>
              <w:rPr>
                <w:rFonts w:eastAsia="Arial" w:cs="Arial"/>
                <w:spacing w:val="2"/>
              </w:rPr>
              <w:t>t</w:t>
            </w:r>
            <w:r>
              <w:rPr>
                <w:rFonts w:eastAsia="Arial" w:cs="Arial"/>
              </w:rPr>
              <w:t>o</w:t>
            </w:r>
            <w:r>
              <w:rPr>
                <w:rFonts w:eastAsia="Arial" w:cs="Arial"/>
                <w:spacing w:val="-3"/>
              </w:rPr>
              <w:t xml:space="preserve"> </w:t>
            </w:r>
            <w:r>
              <w:rPr>
                <w:rFonts w:eastAsia="Arial" w:cs="Arial"/>
              </w:rPr>
              <w:t>be</w:t>
            </w:r>
            <w:r>
              <w:rPr>
                <w:rFonts w:eastAsia="Arial" w:cs="Arial"/>
                <w:spacing w:val="-1"/>
              </w:rPr>
              <w:t xml:space="preserve"> </w:t>
            </w:r>
            <w:r>
              <w:rPr>
                <w:rFonts w:eastAsia="Arial" w:cs="Arial"/>
              </w:rPr>
              <w:t>d</w:t>
            </w:r>
            <w:r>
              <w:rPr>
                <w:rFonts w:eastAsia="Arial" w:cs="Arial"/>
                <w:spacing w:val="-1"/>
              </w:rPr>
              <w:t>i</w:t>
            </w:r>
            <w:r>
              <w:rPr>
                <w:rFonts w:eastAsia="Arial" w:cs="Arial"/>
                <w:spacing w:val="1"/>
              </w:rPr>
              <w:t>s</w:t>
            </w:r>
            <w:r>
              <w:rPr>
                <w:rFonts w:eastAsia="Arial" w:cs="Arial"/>
              </w:rPr>
              <w:t>p</w:t>
            </w:r>
            <w:r>
              <w:rPr>
                <w:rFonts w:eastAsia="Arial" w:cs="Arial"/>
                <w:spacing w:val="1"/>
              </w:rPr>
              <w:t>l</w:t>
            </w:r>
            <w:r>
              <w:rPr>
                <w:rFonts w:eastAsia="Arial" w:cs="Arial"/>
              </w:rPr>
              <w:t>a</w:t>
            </w:r>
            <w:r>
              <w:rPr>
                <w:rFonts w:eastAsia="Arial" w:cs="Arial"/>
                <w:spacing w:val="-2"/>
              </w:rPr>
              <w:t>y</w:t>
            </w:r>
            <w:r>
              <w:rPr>
                <w:rFonts w:eastAsia="Arial" w:cs="Arial"/>
              </w:rPr>
              <w:t>e</w:t>
            </w:r>
            <w:r>
              <w:rPr>
                <w:rFonts w:eastAsia="Arial" w:cs="Arial"/>
                <w:spacing w:val="1"/>
              </w:rPr>
              <w:t>d</w:t>
            </w:r>
            <w:r>
              <w:rPr>
                <w:rFonts w:eastAsia="Arial" w:cs="Arial"/>
              </w:rPr>
              <w:t>.</w:t>
            </w:r>
          </w:p>
          <w:p w14:paraId="39E01C0D" w14:textId="0771C27C" w:rsidR="00AD23AC" w:rsidRPr="00B131AF" w:rsidRDefault="00AD23AC" w:rsidP="00B131AF">
            <w:pPr>
              <w:spacing w:before="120" w:after="120"/>
              <w:rPr>
                <w:rFonts w:cs="Arial"/>
              </w:rPr>
            </w:pPr>
            <w:ins w:id="3065" w:author="Raphael Malyankar" w:date="2022-11-22T00:16:00Z">
              <w:r w:rsidRPr="00AD23AC">
                <w:rPr>
                  <w:rFonts w:cs="Arial"/>
                </w:rPr>
                <w:t xml:space="preserve">Value Type: </w:t>
              </w:r>
              <w:proofErr w:type="spellStart"/>
              <w:r w:rsidRPr="00AD23AC">
                <w:rPr>
                  <w:rFonts w:cs="Arial"/>
                </w:rPr>
                <w:t>boolean</w:t>
              </w:r>
            </w:ins>
            <w:proofErr w:type="spellEnd"/>
          </w:p>
          <w:p w14:paraId="099701FE" w14:textId="77777777" w:rsidR="00B131AF" w:rsidRPr="00B131AF" w:rsidRDefault="00B131AF" w:rsidP="00B131AF">
            <w:pPr>
              <w:spacing w:before="120" w:after="120"/>
              <w:rPr>
                <w:rFonts w:cs="Arial"/>
              </w:rPr>
            </w:pPr>
            <w:r w:rsidRPr="00B131AF">
              <w:rPr>
                <w:rFonts w:cs="Arial"/>
                <w:u w:val="single"/>
              </w:rPr>
              <w:t>Remarks:</w:t>
            </w:r>
          </w:p>
          <w:p w14:paraId="013431C3" w14:textId="77777777" w:rsidR="00B131AF" w:rsidRPr="00B131AF" w:rsidRDefault="00B131AF" w:rsidP="00B131AF">
            <w:pPr>
              <w:spacing w:before="120" w:after="120"/>
              <w:rPr>
                <w:rFonts w:cs="Arial"/>
              </w:rPr>
            </w:pPr>
            <w:r w:rsidRPr="00B131AF">
              <w:rPr>
                <w:rFonts w:cs="Arial"/>
              </w:rPr>
              <w:t xml:space="preserve"> Where it is allowable to encode multiple instances of feature name for a single feature instance, only one feature name instance can indicate that the name is to be displayed (display name set to True).</w:t>
            </w:r>
          </w:p>
        </w:tc>
      </w:tr>
    </w:tbl>
    <w:p w14:paraId="3B9FE8CE" w14:textId="77777777" w:rsidR="00B131AF" w:rsidRPr="00B131AF" w:rsidRDefault="00B131AF" w:rsidP="00B131AF">
      <w:pPr>
        <w:spacing w:before="240"/>
        <w:rPr>
          <w:b/>
        </w:rPr>
      </w:pPr>
    </w:p>
    <w:p w14:paraId="00B308D9" w14:textId="77777777" w:rsidR="00B131AF" w:rsidRPr="00B131AF" w:rsidRDefault="00B131AF" w:rsidP="00716062">
      <w:pPr>
        <w:pStyle w:val="Heading2"/>
      </w:pPr>
      <w:bookmarkStart w:id="3066" w:name="_Toc120214612"/>
      <w:r w:rsidRPr="00B131AF">
        <w:t>Distance</w:t>
      </w:r>
      <w:bookmarkEnd w:id="3066"/>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040ED122" w14:textId="77777777" w:rsidTr="00B131AF">
        <w:tc>
          <w:tcPr>
            <w:tcW w:w="5000" w:type="pct"/>
            <w:shd w:val="clear" w:color="auto" w:fill="auto"/>
          </w:tcPr>
          <w:p w14:paraId="6F67106C"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A numeric measure of the spatial separation between two locations.</w:t>
            </w:r>
          </w:p>
          <w:p w14:paraId="5FEDE3CA" w14:textId="3C589480" w:rsidR="00B131AF" w:rsidRPr="00B131AF" w:rsidRDefault="00AD23AC" w:rsidP="00B131AF">
            <w:pPr>
              <w:spacing w:before="120" w:after="120"/>
              <w:rPr>
                <w:rFonts w:cs="Arial"/>
              </w:rPr>
            </w:pPr>
            <w:ins w:id="3067" w:author="Raphael Malyankar" w:date="2022-11-22T00:16:00Z">
              <w:r w:rsidRPr="00AD23AC">
                <w:rPr>
                  <w:rFonts w:cs="Arial"/>
                </w:rPr>
                <w:t xml:space="preserve">Value Type: </w:t>
              </w:r>
              <w:r>
                <w:rPr>
                  <w:rFonts w:cs="Arial"/>
                </w:rPr>
                <w:t>real</w:t>
              </w:r>
            </w:ins>
          </w:p>
          <w:p w14:paraId="4448989F" w14:textId="77777777" w:rsidR="00B131AF" w:rsidRPr="00B131AF" w:rsidRDefault="00B131AF" w:rsidP="00B131AF">
            <w:pPr>
              <w:spacing w:before="120" w:after="120"/>
              <w:rPr>
                <w:rFonts w:cs="Arial"/>
              </w:rPr>
            </w:pPr>
            <w:r w:rsidRPr="00B131AF">
              <w:rPr>
                <w:rFonts w:cs="Arial"/>
                <w:u w:val="single"/>
              </w:rPr>
              <w:t>Remarks:</w:t>
            </w:r>
          </w:p>
          <w:p w14:paraId="3013D63E" w14:textId="77777777" w:rsidR="00B131AF" w:rsidRPr="00B131AF" w:rsidRDefault="00B131AF" w:rsidP="00B131AF">
            <w:pPr>
              <w:spacing w:before="120" w:after="120"/>
              <w:rPr>
                <w:rFonts w:cs="Arial"/>
              </w:rPr>
            </w:pPr>
            <w:r w:rsidRPr="00B131AF">
              <w:rPr>
                <w:rFonts w:cs="Arial"/>
              </w:rPr>
              <w:t>•No remarks.</w:t>
            </w:r>
          </w:p>
        </w:tc>
      </w:tr>
    </w:tbl>
    <w:p w14:paraId="4779B934" w14:textId="77777777" w:rsidR="00B131AF" w:rsidRPr="00B131AF" w:rsidRDefault="00B131AF" w:rsidP="00B131AF">
      <w:pPr>
        <w:spacing w:before="240"/>
        <w:rPr>
          <w:b/>
        </w:rPr>
      </w:pPr>
    </w:p>
    <w:p w14:paraId="23C2CE0B" w14:textId="77777777" w:rsidR="00B131AF" w:rsidRPr="00B131AF" w:rsidRDefault="00B131AF" w:rsidP="00716062">
      <w:pPr>
        <w:pStyle w:val="Heading2"/>
      </w:pPr>
      <w:bookmarkStart w:id="3068" w:name="_Toc120214613"/>
      <w:r w:rsidRPr="00B131AF">
        <w:t>Dynamic Resource</w:t>
      </w:r>
      <w:bookmarkEnd w:id="3068"/>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2A5D1743" w14:textId="77777777" w:rsidTr="00B131AF">
        <w:tc>
          <w:tcPr>
            <w:tcW w:w="5000" w:type="pct"/>
            <w:shd w:val="clear" w:color="auto" w:fill="auto"/>
          </w:tcPr>
          <w:p w14:paraId="036740C9"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Whether a vessel must use a shore-based or other resource to obtain up-to-date information.</w:t>
            </w:r>
          </w:p>
          <w:p w14:paraId="2B2D08C2"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Static</w:t>
            </w:r>
          </w:p>
          <w:p w14:paraId="79B5B49E"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information is static, or a source of up-to-date information is unavailable or unknown.</w:t>
            </w:r>
          </w:p>
          <w:p w14:paraId="4ADF0FCD"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Mandatory External Dynamic</w:t>
            </w:r>
          </w:p>
          <w:p w14:paraId="6A6E15CB"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An external source of up-to-date information is available and interaction with it to obtain up-to-date information is required.</w:t>
            </w:r>
          </w:p>
          <w:p w14:paraId="1C470349"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Optional External Dynamic</w:t>
            </w:r>
          </w:p>
          <w:p w14:paraId="6B55C8A1"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An external source of up-to-date information is available but interaction with it to obtain up-to-date information is not required.</w:t>
            </w:r>
          </w:p>
          <w:p w14:paraId="54FEC2C5" w14:textId="77777777" w:rsidR="00B131AF" w:rsidRPr="00B131AF" w:rsidRDefault="00B131AF" w:rsidP="00B131AF">
            <w:pPr>
              <w:spacing w:before="120" w:after="120"/>
              <w:rPr>
                <w:rFonts w:cs="Arial"/>
              </w:rPr>
            </w:pPr>
            <w:r w:rsidRPr="00B131AF">
              <w:rPr>
                <w:rFonts w:cs="Arial"/>
              </w:rPr>
              <w:t xml:space="preserve">4) </w:t>
            </w:r>
            <w:r w:rsidRPr="00B131AF">
              <w:rPr>
                <w:rFonts w:cs="Arial"/>
                <w:b/>
              </w:rPr>
              <w:t>Onboard Dynamic</w:t>
            </w:r>
          </w:p>
          <w:p w14:paraId="4C82EA30"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Up-to-date information may be computed using only onboard resources.</w:t>
            </w:r>
          </w:p>
          <w:p w14:paraId="555F1F7C" w14:textId="77777777" w:rsidR="00B131AF" w:rsidRPr="00B131AF" w:rsidRDefault="00B131AF" w:rsidP="00B131AF">
            <w:pPr>
              <w:spacing w:before="120" w:after="120"/>
              <w:rPr>
                <w:rFonts w:cs="Arial"/>
              </w:rPr>
            </w:pPr>
          </w:p>
          <w:p w14:paraId="3D47AF0A" w14:textId="77777777" w:rsidR="00B131AF" w:rsidRPr="00B131AF" w:rsidRDefault="00B131AF" w:rsidP="00B131AF">
            <w:pPr>
              <w:spacing w:before="120" w:after="120"/>
              <w:rPr>
                <w:rFonts w:cs="Arial"/>
              </w:rPr>
            </w:pPr>
            <w:r w:rsidRPr="00B131AF">
              <w:rPr>
                <w:rFonts w:cs="Arial"/>
                <w:u w:val="single"/>
              </w:rPr>
              <w:t>Remarks:</w:t>
            </w:r>
          </w:p>
          <w:p w14:paraId="0212E80E" w14:textId="77777777" w:rsidR="00B131AF" w:rsidRPr="00B131AF" w:rsidRDefault="00B131AF" w:rsidP="00B131AF">
            <w:pPr>
              <w:spacing w:before="120" w:after="120"/>
              <w:rPr>
                <w:rFonts w:cs="Arial"/>
              </w:rPr>
            </w:pPr>
            <w:r w:rsidRPr="00B131AF">
              <w:rPr>
                <w:rFonts w:cs="Arial"/>
              </w:rPr>
              <w:t>•No remarks.</w:t>
            </w:r>
          </w:p>
        </w:tc>
      </w:tr>
    </w:tbl>
    <w:p w14:paraId="50522555" w14:textId="77777777" w:rsidR="00B131AF" w:rsidRPr="00B131AF" w:rsidRDefault="00B131AF" w:rsidP="00B131AF">
      <w:pPr>
        <w:spacing w:before="240"/>
        <w:rPr>
          <w:b/>
        </w:rPr>
      </w:pPr>
    </w:p>
    <w:p w14:paraId="7A6EFD00" w14:textId="77777777" w:rsidR="00B131AF" w:rsidRPr="00B131AF" w:rsidRDefault="00B131AF" w:rsidP="00716062">
      <w:pPr>
        <w:pStyle w:val="Heading2"/>
      </w:pPr>
      <w:bookmarkStart w:id="3069" w:name="_Toc120214614"/>
      <w:r w:rsidRPr="00B131AF">
        <w:t>Elevation</w:t>
      </w:r>
      <w:bookmarkEnd w:id="3069"/>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490E2AEE" w14:textId="77777777" w:rsidTr="00B131AF">
        <w:tc>
          <w:tcPr>
            <w:tcW w:w="5000" w:type="pct"/>
            <w:shd w:val="clear" w:color="auto" w:fill="auto"/>
          </w:tcPr>
          <w:p w14:paraId="0EECE203"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altitude of the ground level of an object, measured from a specified vertical datum.</w:t>
            </w:r>
          </w:p>
          <w:p w14:paraId="30A74E0E" w14:textId="0945DC85" w:rsidR="00B131AF" w:rsidRPr="00B131AF" w:rsidRDefault="003460F4" w:rsidP="00B131AF">
            <w:pPr>
              <w:spacing w:before="120" w:after="120"/>
              <w:rPr>
                <w:rFonts w:cs="Arial"/>
              </w:rPr>
            </w:pPr>
            <w:ins w:id="3070" w:author="Raphael Malyankar" w:date="2022-11-22T00:17:00Z">
              <w:r w:rsidRPr="003460F4">
                <w:rPr>
                  <w:rFonts w:cs="Arial"/>
                </w:rPr>
                <w:t xml:space="preserve">Value Type: </w:t>
              </w:r>
              <w:r>
                <w:rPr>
                  <w:rFonts w:cs="Arial"/>
                </w:rPr>
                <w:t>real</w:t>
              </w:r>
            </w:ins>
          </w:p>
          <w:p w14:paraId="1D6A3512" w14:textId="77777777" w:rsidR="00B131AF" w:rsidRPr="00B131AF" w:rsidRDefault="00B131AF" w:rsidP="00B131AF">
            <w:pPr>
              <w:spacing w:before="120" w:after="120"/>
              <w:rPr>
                <w:rFonts w:cs="Arial"/>
              </w:rPr>
            </w:pPr>
            <w:r w:rsidRPr="00B131AF">
              <w:rPr>
                <w:rFonts w:cs="Arial"/>
                <w:u w:val="single"/>
              </w:rPr>
              <w:t>Remarks:</w:t>
            </w:r>
          </w:p>
          <w:p w14:paraId="0E82C00B" w14:textId="77777777" w:rsidR="00B131AF" w:rsidRPr="00B131AF" w:rsidRDefault="00B131AF" w:rsidP="00B131AF">
            <w:pPr>
              <w:spacing w:before="120" w:after="120"/>
              <w:rPr>
                <w:rFonts w:cs="Arial"/>
              </w:rPr>
            </w:pPr>
            <w:r w:rsidRPr="00B131AF">
              <w:rPr>
                <w:rFonts w:cs="Arial"/>
              </w:rPr>
              <w:t>•No remarks.</w:t>
            </w:r>
          </w:p>
        </w:tc>
      </w:tr>
    </w:tbl>
    <w:p w14:paraId="3F91CA7F" w14:textId="77777777" w:rsidR="00B131AF" w:rsidRPr="00B131AF" w:rsidRDefault="00B131AF" w:rsidP="00B131AF">
      <w:pPr>
        <w:spacing w:before="240"/>
        <w:rPr>
          <w:b/>
        </w:rPr>
      </w:pPr>
    </w:p>
    <w:p w14:paraId="57124267" w14:textId="77777777" w:rsidR="00B131AF" w:rsidRPr="00B131AF" w:rsidRDefault="00B131AF" w:rsidP="00716062">
      <w:pPr>
        <w:pStyle w:val="Heading2"/>
      </w:pPr>
      <w:bookmarkStart w:id="3071" w:name="_Toc120214615"/>
      <w:r w:rsidRPr="00B131AF">
        <w:t>Entrance Description</w:t>
      </w:r>
      <w:bookmarkEnd w:id="3071"/>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20B8FE6B" w14:textId="77777777" w:rsidTr="00B131AF">
        <w:tc>
          <w:tcPr>
            <w:tcW w:w="5000" w:type="pct"/>
            <w:shd w:val="clear" w:color="auto" w:fill="auto"/>
          </w:tcPr>
          <w:p w14:paraId="728A4235"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Description of the seaward end of a channel, harbour, dock, etc.</w:t>
            </w:r>
          </w:p>
          <w:p w14:paraId="3D1ACE76" w14:textId="6DB18EE9" w:rsidR="00B131AF" w:rsidRPr="00B131AF" w:rsidRDefault="003460F4" w:rsidP="00B131AF">
            <w:pPr>
              <w:spacing w:before="120" w:after="120"/>
              <w:rPr>
                <w:rFonts w:cs="Arial"/>
              </w:rPr>
            </w:pPr>
            <w:ins w:id="3072" w:author="Raphael Malyankar" w:date="2022-11-22T00:17:00Z">
              <w:r w:rsidRPr="003460F4">
                <w:rPr>
                  <w:rFonts w:cs="Arial"/>
                </w:rPr>
                <w:t xml:space="preserve">Value Type: </w:t>
              </w:r>
              <w:r>
                <w:rPr>
                  <w:rFonts w:cs="Arial"/>
                </w:rPr>
                <w:t>text</w:t>
              </w:r>
            </w:ins>
          </w:p>
          <w:p w14:paraId="486F4B3A" w14:textId="77777777" w:rsidR="00B131AF" w:rsidRPr="00B131AF" w:rsidRDefault="00B131AF" w:rsidP="00B131AF">
            <w:pPr>
              <w:spacing w:before="120" w:after="120"/>
              <w:rPr>
                <w:rFonts w:cs="Arial"/>
              </w:rPr>
            </w:pPr>
            <w:r w:rsidRPr="00B131AF">
              <w:rPr>
                <w:rFonts w:cs="Arial"/>
                <w:u w:val="single"/>
              </w:rPr>
              <w:t>Remarks:</w:t>
            </w:r>
          </w:p>
          <w:p w14:paraId="70A5B90C" w14:textId="77777777" w:rsidR="00B131AF" w:rsidRPr="00B131AF" w:rsidRDefault="00B131AF" w:rsidP="00B131AF">
            <w:pPr>
              <w:spacing w:before="120" w:after="120"/>
              <w:rPr>
                <w:rFonts w:cs="Arial"/>
              </w:rPr>
            </w:pPr>
            <w:r w:rsidRPr="00B131AF">
              <w:rPr>
                <w:rFonts w:cs="Arial"/>
              </w:rPr>
              <w:t>•No remarks.</w:t>
            </w:r>
          </w:p>
        </w:tc>
      </w:tr>
    </w:tbl>
    <w:p w14:paraId="7405087D" w14:textId="77777777" w:rsidR="00B131AF" w:rsidRPr="00B131AF" w:rsidRDefault="00B131AF" w:rsidP="00B131AF">
      <w:pPr>
        <w:spacing w:before="240"/>
        <w:rPr>
          <w:b/>
        </w:rPr>
      </w:pPr>
    </w:p>
    <w:p w14:paraId="00239767" w14:textId="77777777" w:rsidR="00B131AF" w:rsidRPr="00B131AF" w:rsidRDefault="00B131AF" w:rsidP="00716062">
      <w:pPr>
        <w:pStyle w:val="Heading2"/>
      </w:pPr>
      <w:bookmarkStart w:id="3073" w:name="_Toc120214616"/>
      <w:r w:rsidRPr="00B131AF">
        <w:t>File Locator</w:t>
      </w:r>
      <w:bookmarkEnd w:id="3073"/>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57EA8A9C" w14:textId="77777777" w:rsidTr="00B131AF">
        <w:tc>
          <w:tcPr>
            <w:tcW w:w="5000" w:type="pct"/>
            <w:shd w:val="clear" w:color="auto" w:fill="auto"/>
          </w:tcPr>
          <w:p w14:paraId="707404C9"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location of a fragment of text or other information in a support file.</w:t>
            </w:r>
          </w:p>
          <w:p w14:paraId="2DE87FF8" w14:textId="61FA9FE2" w:rsidR="00B131AF" w:rsidRPr="00B131AF" w:rsidRDefault="004A347C" w:rsidP="00B131AF">
            <w:pPr>
              <w:spacing w:before="120" w:after="120"/>
              <w:rPr>
                <w:rFonts w:cs="Arial"/>
              </w:rPr>
            </w:pPr>
            <w:del w:id="3074" w:author="Raphael Malyankar" w:date="2022-11-22T00:18:00Z">
              <w:r w:rsidRPr="004A347C" w:rsidDel="003460F4">
                <w:rPr>
                  <w:rFonts w:cs="Arial"/>
                </w:rPr>
                <w:delText xml:space="preserve">Attribute </w:delText>
              </w:r>
            </w:del>
            <w:ins w:id="3075" w:author="Raphael Malyankar" w:date="2022-11-22T00:18:00Z">
              <w:r w:rsidR="003460F4">
                <w:rPr>
                  <w:rFonts w:cs="Arial"/>
                </w:rPr>
                <w:t>Value</w:t>
              </w:r>
              <w:r w:rsidR="003460F4" w:rsidRPr="004A347C">
                <w:rPr>
                  <w:rFonts w:cs="Arial"/>
                </w:rPr>
                <w:t xml:space="preserve"> </w:t>
              </w:r>
            </w:ins>
            <w:r w:rsidRPr="004A347C">
              <w:rPr>
                <w:rFonts w:cs="Arial"/>
              </w:rPr>
              <w:t>Type: text</w:t>
            </w:r>
          </w:p>
          <w:p w14:paraId="39F3A983" w14:textId="77777777" w:rsidR="004A347C" w:rsidRDefault="004A347C" w:rsidP="004A347C">
            <w:pPr>
              <w:spacing w:before="3" w:after="0" w:line="240" w:lineRule="auto"/>
              <w:ind w:left="100" w:right="60"/>
              <w:rPr>
                <w:rFonts w:eastAsia="Arial" w:cs="Arial"/>
              </w:rPr>
            </w:pPr>
            <w:r>
              <w:rPr>
                <w:rFonts w:eastAsia="Arial" w:cs="Arial"/>
                <w:spacing w:val="2"/>
                <w:u w:val="single" w:color="000000"/>
              </w:rPr>
              <w:t>I</w:t>
            </w:r>
            <w:r>
              <w:rPr>
                <w:rFonts w:eastAsia="Arial" w:cs="Arial"/>
                <w:u w:val="single" w:color="000000"/>
              </w:rPr>
              <w:t>n</w:t>
            </w:r>
            <w:r>
              <w:rPr>
                <w:rFonts w:eastAsia="Arial" w:cs="Arial"/>
                <w:spacing w:val="-1"/>
                <w:u w:val="single" w:color="000000"/>
              </w:rPr>
              <w:t>d</w:t>
            </w:r>
            <w:r>
              <w:rPr>
                <w:rFonts w:eastAsia="Arial" w:cs="Arial"/>
                <w:spacing w:val="1"/>
                <w:u w:val="single" w:color="000000"/>
              </w:rPr>
              <w:t>ic</w:t>
            </w:r>
            <w:r>
              <w:rPr>
                <w:rFonts w:eastAsia="Arial" w:cs="Arial"/>
                <w:u w:val="single" w:color="000000"/>
              </w:rPr>
              <w:t>at</w:t>
            </w:r>
            <w:r>
              <w:rPr>
                <w:rFonts w:eastAsia="Arial" w:cs="Arial"/>
                <w:spacing w:val="1"/>
                <w:u w:val="single" w:color="000000"/>
              </w:rPr>
              <w:t>i</w:t>
            </w:r>
            <w:r>
              <w:rPr>
                <w:rFonts w:eastAsia="Arial" w:cs="Arial"/>
                <w:u w:val="single" w:color="000000"/>
              </w:rPr>
              <w:t>o</w:t>
            </w:r>
            <w:r>
              <w:rPr>
                <w:rFonts w:eastAsia="Arial" w:cs="Arial"/>
                <w:spacing w:val="-1"/>
                <w:u w:val="single" w:color="000000"/>
              </w:rPr>
              <w:t>n</w:t>
            </w:r>
            <w:r>
              <w:rPr>
                <w:rFonts w:eastAsia="Arial" w:cs="Arial"/>
                <w:u w:val="single" w:color="000000"/>
              </w:rPr>
              <w:t>:</w:t>
            </w:r>
            <w:r>
              <w:rPr>
                <w:rFonts w:eastAsia="Arial" w:cs="Arial"/>
              </w:rPr>
              <w:t xml:space="preserve"> </w:t>
            </w:r>
            <w:r>
              <w:rPr>
                <w:rFonts w:eastAsia="Arial" w:cs="Arial"/>
                <w:spacing w:val="46"/>
              </w:rPr>
              <w:t xml:space="preserve"> </w:t>
            </w:r>
            <w:r>
              <w:rPr>
                <w:rFonts w:eastAsia="Arial" w:cs="Arial"/>
                <w:spacing w:val="-2"/>
              </w:rPr>
              <w:t>T</w:t>
            </w:r>
            <w:r>
              <w:rPr>
                <w:rFonts w:eastAsia="Arial" w:cs="Arial"/>
              </w:rPr>
              <w:t>he</w:t>
            </w:r>
            <w:r>
              <w:rPr>
                <w:rFonts w:eastAsia="Arial" w:cs="Arial"/>
                <w:spacing w:val="24"/>
              </w:rPr>
              <w:t xml:space="preserve"> </w:t>
            </w:r>
            <w:r>
              <w:rPr>
                <w:rFonts w:eastAsia="Arial" w:cs="Arial"/>
                <w:spacing w:val="1"/>
              </w:rPr>
              <w:t>s</w:t>
            </w:r>
            <w:r>
              <w:rPr>
                <w:rFonts w:eastAsia="Arial" w:cs="Arial"/>
                <w:spacing w:val="2"/>
              </w:rPr>
              <w:t>t</w:t>
            </w:r>
            <w:r>
              <w:rPr>
                <w:rFonts w:eastAsia="Arial" w:cs="Arial"/>
                <w:spacing w:val="1"/>
              </w:rPr>
              <w:t>ri</w:t>
            </w:r>
            <w:r>
              <w:rPr>
                <w:rFonts w:eastAsia="Arial" w:cs="Arial"/>
              </w:rPr>
              <w:t>ng</w:t>
            </w:r>
            <w:r>
              <w:rPr>
                <w:rFonts w:eastAsia="Arial" w:cs="Arial"/>
                <w:spacing w:val="20"/>
              </w:rPr>
              <w:t xml:space="preserve"> </w:t>
            </w:r>
            <w:r>
              <w:rPr>
                <w:rFonts w:eastAsia="Arial" w:cs="Arial"/>
              </w:rPr>
              <w:t>e</w:t>
            </w:r>
            <w:r>
              <w:rPr>
                <w:rFonts w:eastAsia="Arial" w:cs="Arial"/>
                <w:spacing w:val="-1"/>
              </w:rPr>
              <w:t>n</w:t>
            </w:r>
            <w:r>
              <w:rPr>
                <w:rFonts w:eastAsia="Arial" w:cs="Arial"/>
                <w:spacing w:val="1"/>
              </w:rPr>
              <w:t>c</w:t>
            </w:r>
            <w:r>
              <w:rPr>
                <w:rFonts w:eastAsia="Arial" w:cs="Arial"/>
              </w:rPr>
              <w:t>o</w:t>
            </w:r>
            <w:r>
              <w:rPr>
                <w:rFonts w:eastAsia="Arial" w:cs="Arial"/>
                <w:spacing w:val="-1"/>
              </w:rPr>
              <w:t>d</w:t>
            </w:r>
            <w:r>
              <w:rPr>
                <w:rFonts w:eastAsia="Arial" w:cs="Arial"/>
              </w:rPr>
              <w:t>es</w:t>
            </w:r>
            <w:r>
              <w:rPr>
                <w:rFonts w:eastAsia="Arial" w:cs="Arial"/>
                <w:spacing w:val="18"/>
              </w:rPr>
              <w:t xml:space="preserve"> </w:t>
            </w:r>
            <w:r>
              <w:rPr>
                <w:rFonts w:eastAsia="Arial" w:cs="Arial"/>
                <w:spacing w:val="2"/>
              </w:rPr>
              <w:t>t</w:t>
            </w:r>
            <w:r>
              <w:rPr>
                <w:rFonts w:eastAsia="Arial" w:cs="Arial"/>
              </w:rPr>
              <w:t>he</w:t>
            </w:r>
            <w:r>
              <w:rPr>
                <w:rFonts w:eastAsia="Arial" w:cs="Arial"/>
                <w:spacing w:val="22"/>
              </w:rPr>
              <w:t xml:space="preserve"> </w:t>
            </w:r>
            <w:r>
              <w:rPr>
                <w:rFonts w:eastAsia="Arial" w:cs="Arial"/>
                <w:spacing w:val="1"/>
              </w:rPr>
              <w:t>l</w:t>
            </w:r>
            <w:r>
              <w:rPr>
                <w:rFonts w:eastAsia="Arial" w:cs="Arial"/>
              </w:rPr>
              <w:t>o</w:t>
            </w:r>
            <w:r>
              <w:rPr>
                <w:rFonts w:eastAsia="Arial" w:cs="Arial"/>
                <w:spacing w:val="1"/>
              </w:rPr>
              <w:t>c</w:t>
            </w:r>
            <w:r>
              <w:rPr>
                <w:rFonts w:eastAsia="Arial" w:cs="Arial"/>
              </w:rPr>
              <w:t>a</w:t>
            </w:r>
            <w:r>
              <w:rPr>
                <w:rFonts w:eastAsia="Arial" w:cs="Arial"/>
                <w:spacing w:val="2"/>
              </w:rPr>
              <w:t>t</w:t>
            </w:r>
            <w:r>
              <w:rPr>
                <w:rFonts w:eastAsia="Arial" w:cs="Arial"/>
                <w:spacing w:val="1"/>
              </w:rPr>
              <w:t>i</w:t>
            </w:r>
            <w:r>
              <w:rPr>
                <w:rFonts w:eastAsia="Arial" w:cs="Arial"/>
                <w:spacing w:val="4"/>
              </w:rPr>
              <w:t>o</w:t>
            </w:r>
            <w:r>
              <w:rPr>
                <w:rFonts w:eastAsia="Arial" w:cs="Arial"/>
              </w:rPr>
              <w:t>n</w:t>
            </w:r>
            <w:r>
              <w:rPr>
                <w:rFonts w:eastAsia="Arial" w:cs="Arial"/>
                <w:spacing w:val="18"/>
              </w:rPr>
              <w:t xml:space="preserve"> </w:t>
            </w:r>
            <w:r>
              <w:rPr>
                <w:rFonts w:eastAsia="Arial" w:cs="Arial"/>
              </w:rPr>
              <w:t>of</w:t>
            </w:r>
            <w:r>
              <w:rPr>
                <w:rFonts w:eastAsia="Arial" w:cs="Arial"/>
                <w:spacing w:val="25"/>
              </w:rPr>
              <w:t xml:space="preserve"> </w:t>
            </w:r>
            <w:r>
              <w:rPr>
                <w:rFonts w:eastAsia="Arial" w:cs="Arial"/>
              </w:rPr>
              <w:t>a</w:t>
            </w:r>
            <w:r>
              <w:rPr>
                <w:rFonts w:eastAsia="Arial" w:cs="Arial"/>
                <w:spacing w:val="27"/>
              </w:rPr>
              <w:t xml:space="preserve"> </w:t>
            </w:r>
            <w:r>
              <w:rPr>
                <w:rFonts w:eastAsia="Arial" w:cs="Arial"/>
                <w:spacing w:val="1"/>
              </w:rPr>
              <w:t>si</w:t>
            </w:r>
            <w:r>
              <w:rPr>
                <w:rFonts w:eastAsia="Arial" w:cs="Arial"/>
              </w:rPr>
              <w:t>n</w:t>
            </w:r>
            <w:r>
              <w:rPr>
                <w:rFonts w:eastAsia="Arial" w:cs="Arial"/>
                <w:spacing w:val="-1"/>
              </w:rPr>
              <w:t>g</w:t>
            </w:r>
            <w:r>
              <w:rPr>
                <w:rFonts w:eastAsia="Arial" w:cs="Arial"/>
                <w:spacing w:val="1"/>
              </w:rPr>
              <w:t>l</w:t>
            </w:r>
            <w:r>
              <w:rPr>
                <w:rFonts w:eastAsia="Arial" w:cs="Arial"/>
              </w:rPr>
              <w:t>e</w:t>
            </w:r>
            <w:r>
              <w:rPr>
                <w:rFonts w:eastAsia="Arial" w:cs="Arial"/>
                <w:spacing w:val="21"/>
              </w:rPr>
              <w:t xml:space="preserve"> </w:t>
            </w:r>
            <w:r>
              <w:rPr>
                <w:rFonts w:eastAsia="Arial" w:cs="Arial"/>
                <w:spacing w:val="2"/>
              </w:rPr>
              <w:t>f</w:t>
            </w:r>
            <w:r>
              <w:rPr>
                <w:rFonts w:eastAsia="Arial" w:cs="Arial"/>
                <w:spacing w:val="1"/>
              </w:rPr>
              <w:t>r</w:t>
            </w:r>
            <w:r>
              <w:rPr>
                <w:rFonts w:eastAsia="Arial" w:cs="Arial"/>
              </w:rPr>
              <w:t>a</w:t>
            </w:r>
            <w:r>
              <w:rPr>
                <w:rFonts w:eastAsia="Arial" w:cs="Arial"/>
                <w:spacing w:val="-1"/>
              </w:rPr>
              <w:t>g</w:t>
            </w:r>
            <w:r>
              <w:rPr>
                <w:rFonts w:eastAsia="Arial" w:cs="Arial"/>
                <w:spacing w:val="2"/>
              </w:rPr>
              <w:t>m</w:t>
            </w:r>
            <w:r>
              <w:rPr>
                <w:rFonts w:eastAsia="Arial" w:cs="Arial"/>
              </w:rPr>
              <w:t>e</w:t>
            </w:r>
            <w:r>
              <w:rPr>
                <w:rFonts w:eastAsia="Arial" w:cs="Arial"/>
                <w:spacing w:val="-1"/>
              </w:rPr>
              <w:t>n</w:t>
            </w:r>
            <w:r>
              <w:rPr>
                <w:rFonts w:eastAsia="Arial" w:cs="Arial"/>
              </w:rPr>
              <w:t>t</w:t>
            </w:r>
            <w:r>
              <w:rPr>
                <w:rFonts w:eastAsia="Arial" w:cs="Arial"/>
                <w:spacing w:val="20"/>
              </w:rPr>
              <w:t xml:space="preserve"> </w:t>
            </w:r>
            <w:r>
              <w:rPr>
                <w:rFonts w:eastAsia="Arial" w:cs="Arial"/>
              </w:rPr>
              <w:t>of</w:t>
            </w:r>
            <w:r>
              <w:rPr>
                <w:rFonts w:eastAsia="Arial" w:cs="Arial"/>
                <w:spacing w:val="25"/>
              </w:rPr>
              <w:t xml:space="preserve"> </w:t>
            </w:r>
            <w:r>
              <w:rPr>
                <w:rFonts w:eastAsia="Arial" w:cs="Arial"/>
                <w:spacing w:val="2"/>
              </w:rPr>
              <w:t>t</w:t>
            </w:r>
            <w:r>
              <w:rPr>
                <w:rFonts w:eastAsia="Arial" w:cs="Arial"/>
              </w:rPr>
              <w:t>e</w:t>
            </w:r>
            <w:r>
              <w:rPr>
                <w:rFonts w:eastAsia="Arial" w:cs="Arial"/>
                <w:spacing w:val="-2"/>
              </w:rPr>
              <w:t>x</w:t>
            </w:r>
            <w:r>
              <w:rPr>
                <w:rFonts w:eastAsia="Arial" w:cs="Arial"/>
              </w:rPr>
              <w:t>t</w:t>
            </w:r>
            <w:r>
              <w:rPr>
                <w:rFonts w:eastAsia="Arial" w:cs="Arial"/>
                <w:spacing w:val="24"/>
              </w:rPr>
              <w:t xml:space="preserve"> </w:t>
            </w:r>
            <w:r>
              <w:rPr>
                <w:rFonts w:eastAsia="Arial" w:cs="Arial"/>
              </w:rPr>
              <w:t>or</w:t>
            </w:r>
            <w:r>
              <w:rPr>
                <w:rFonts w:eastAsia="Arial" w:cs="Arial"/>
                <w:spacing w:val="24"/>
              </w:rPr>
              <w:t xml:space="preserve"> </w:t>
            </w:r>
            <w:r>
              <w:rPr>
                <w:rFonts w:eastAsia="Arial" w:cs="Arial"/>
              </w:rPr>
              <w:t>o</w:t>
            </w:r>
            <w:r>
              <w:rPr>
                <w:rFonts w:eastAsia="Arial" w:cs="Arial"/>
                <w:spacing w:val="2"/>
              </w:rPr>
              <w:t>t</w:t>
            </w:r>
            <w:r>
              <w:rPr>
                <w:rFonts w:eastAsia="Arial" w:cs="Arial"/>
              </w:rPr>
              <w:t>h</w:t>
            </w:r>
            <w:r>
              <w:rPr>
                <w:rFonts w:eastAsia="Arial" w:cs="Arial"/>
                <w:spacing w:val="-1"/>
              </w:rPr>
              <w:t>e</w:t>
            </w:r>
            <w:r>
              <w:rPr>
                <w:rFonts w:eastAsia="Arial" w:cs="Arial"/>
              </w:rPr>
              <w:t>r</w:t>
            </w:r>
            <w:r>
              <w:rPr>
                <w:rFonts w:eastAsia="Arial" w:cs="Arial"/>
                <w:spacing w:val="21"/>
              </w:rPr>
              <w:t xml:space="preserve"> </w:t>
            </w:r>
            <w:r>
              <w:rPr>
                <w:rFonts w:eastAsia="Arial" w:cs="Arial"/>
                <w:spacing w:val="1"/>
              </w:rPr>
              <w:t>i</w:t>
            </w:r>
            <w:r>
              <w:rPr>
                <w:rFonts w:eastAsia="Arial" w:cs="Arial"/>
              </w:rPr>
              <w:t>n</w:t>
            </w:r>
            <w:r>
              <w:rPr>
                <w:rFonts w:eastAsia="Arial" w:cs="Arial"/>
                <w:spacing w:val="2"/>
              </w:rPr>
              <w:t>f</w:t>
            </w:r>
            <w:r>
              <w:rPr>
                <w:rFonts w:eastAsia="Arial" w:cs="Arial"/>
              </w:rPr>
              <w:t>or</w:t>
            </w:r>
            <w:r>
              <w:rPr>
                <w:rFonts w:eastAsia="Arial" w:cs="Arial"/>
                <w:spacing w:val="2"/>
              </w:rPr>
              <w:t>m</w:t>
            </w:r>
            <w:r>
              <w:rPr>
                <w:rFonts w:eastAsia="Arial" w:cs="Arial"/>
              </w:rPr>
              <w:t>at</w:t>
            </w:r>
            <w:r>
              <w:rPr>
                <w:rFonts w:eastAsia="Arial" w:cs="Arial"/>
                <w:spacing w:val="1"/>
              </w:rPr>
              <w:t>i</w:t>
            </w:r>
            <w:r>
              <w:rPr>
                <w:rFonts w:eastAsia="Arial" w:cs="Arial"/>
              </w:rPr>
              <w:t>on</w:t>
            </w:r>
            <w:r>
              <w:rPr>
                <w:rFonts w:eastAsia="Arial" w:cs="Arial"/>
                <w:spacing w:val="21"/>
              </w:rPr>
              <w:t xml:space="preserve"> </w:t>
            </w:r>
            <w:r>
              <w:rPr>
                <w:rFonts w:eastAsia="Arial" w:cs="Arial"/>
                <w:spacing w:val="1"/>
              </w:rPr>
              <w:t>c</w:t>
            </w:r>
            <w:r>
              <w:rPr>
                <w:rFonts w:eastAsia="Arial" w:cs="Arial"/>
              </w:rPr>
              <w:t>o</w:t>
            </w:r>
            <w:r>
              <w:rPr>
                <w:rFonts w:eastAsia="Arial" w:cs="Arial"/>
                <w:spacing w:val="-1"/>
              </w:rPr>
              <w:t>n</w:t>
            </w:r>
            <w:r>
              <w:rPr>
                <w:rFonts w:eastAsia="Arial" w:cs="Arial"/>
                <w:spacing w:val="2"/>
              </w:rPr>
              <w:t>t</w:t>
            </w:r>
            <w:r>
              <w:rPr>
                <w:rFonts w:eastAsia="Arial" w:cs="Arial"/>
              </w:rPr>
              <w:t>a</w:t>
            </w:r>
            <w:r>
              <w:rPr>
                <w:rFonts w:eastAsia="Arial" w:cs="Arial"/>
                <w:spacing w:val="1"/>
              </w:rPr>
              <w:t>i</w:t>
            </w:r>
            <w:r>
              <w:rPr>
                <w:rFonts w:eastAsia="Arial" w:cs="Arial"/>
              </w:rPr>
              <w:t>n</w:t>
            </w:r>
            <w:r>
              <w:rPr>
                <w:rFonts w:eastAsia="Arial" w:cs="Arial"/>
                <w:spacing w:val="-1"/>
              </w:rPr>
              <w:t>e</w:t>
            </w:r>
            <w:r>
              <w:rPr>
                <w:rFonts w:eastAsia="Arial" w:cs="Arial"/>
              </w:rPr>
              <w:t>d</w:t>
            </w:r>
            <w:r>
              <w:rPr>
                <w:rFonts w:eastAsia="Arial" w:cs="Arial"/>
                <w:spacing w:val="18"/>
              </w:rPr>
              <w:t xml:space="preserve"> </w:t>
            </w:r>
            <w:r>
              <w:rPr>
                <w:rFonts w:eastAsia="Arial" w:cs="Arial"/>
                <w:spacing w:val="1"/>
              </w:rPr>
              <w:t>i</w:t>
            </w:r>
            <w:r>
              <w:rPr>
                <w:rFonts w:eastAsia="Arial" w:cs="Arial"/>
              </w:rPr>
              <w:t>n</w:t>
            </w:r>
            <w:r>
              <w:rPr>
                <w:rFonts w:eastAsia="Arial" w:cs="Arial"/>
                <w:spacing w:val="26"/>
              </w:rPr>
              <w:t xml:space="preserve"> </w:t>
            </w:r>
            <w:r>
              <w:rPr>
                <w:rFonts w:eastAsia="Arial" w:cs="Arial"/>
              </w:rPr>
              <w:t xml:space="preserve">a </w:t>
            </w:r>
            <w:r>
              <w:rPr>
                <w:rFonts w:eastAsia="Arial" w:cs="Arial"/>
                <w:spacing w:val="1"/>
              </w:rPr>
              <w:t>s</w:t>
            </w:r>
            <w:r>
              <w:rPr>
                <w:rFonts w:eastAsia="Arial" w:cs="Arial"/>
              </w:rPr>
              <w:t>u</w:t>
            </w:r>
            <w:r>
              <w:rPr>
                <w:rFonts w:eastAsia="Arial" w:cs="Arial"/>
                <w:spacing w:val="-1"/>
              </w:rPr>
              <w:t>p</w:t>
            </w:r>
            <w:r>
              <w:rPr>
                <w:rFonts w:eastAsia="Arial" w:cs="Arial"/>
              </w:rPr>
              <w:t>p</w:t>
            </w:r>
            <w:r>
              <w:rPr>
                <w:rFonts w:eastAsia="Arial" w:cs="Arial"/>
                <w:spacing w:val="-1"/>
              </w:rPr>
              <w:t>o</w:t>
            </w:r>
            <w:r>
              <w:rPr>
                <w:rFonts w:eastAsia="Arial" w:cs="Arial"/>
                <w:spacing w:val="1"/>
              </w:rPr>
              <w:t>r</w:t>
            </w:r>
            <w:r>
              <w:rPr>
                <w:rFonts w:eastAsia="Arial" w:cs="Arial"/>
              </w:rPr>
              <w:t>t</w:t>
            </w:r>
            <w:r>
              <w:rPr>
                <w:rFonts w:eastAsia="Arial" w:cs="Arial"/>
                <w:spacing w:val="-5"/>
              </w:rPr>
              <w:t xml:space="preserve"> </w:t>
            </w:r>
            <w:r>
              <w:rPr>
                <w:rFonts w:eastAsia="Arial" w:cs="Arial"/>
                <w:spacing w:val="2"/>
              </w:rPr>
              <w:t>f</w:t>
            </w:r>
            <w:r>
              <w:rPr>
                <w:rFonts w:eastAsia="Arial" w:cs="Arial"/>
                <w:spacing w:val="-1"/>
              </w:rPr>
              <w:t>i</w:t>
            </w:r>
            <w:r>
              <w:rPr>
                <w:rFonts w:eastAsia="Arial" w:cs="Arial"/>
                <w:spacing w:val="1"/>
              </w:rPr>
              <w:t>l</w:t>
            </w:r>
            <w:r>
              <w:rPr>
                <w:rFonts w:eastAsia="Arial" w:cs="Arial"/>
              </w:rPr>
              <w:t>e.</w:t>
            </w:r>
          </w:p>
          <w:p w14:paraId="53BAD437" w14:textId="77777777" w:rsidR="004A347C" w:rsidRDefault="004A347C" w:rsidP="004A347C">
            <w:pPr>
              <w:spacing w:before="8" w:after="0" w:line="110" w:lineRule="exact"/>
              <w:rPr>
                <w:sz w:val="11"/>
                <w:szCs w:val="11"/>
              </w:rPr>
            </w:pPr>
          </w:p>
          <w:p w14:paraId="416C22B7" w14:textId="089F4605" w:rsidR="004A347C" w:rsidRDefault="004A347C" w:rsidP="004A347C">
            <w:pPr>
              <w:spacing w:after="0" w:line="240" w:lineRule="auto"/>
              <w:ind w:left="100" w:right="-20"/>
              <w:rPr>
                <w:rFonts w:eastAsia="Arial" w:cs="Arial"/>
              </w:rPr>
            </w:pPr>
            <w:r>
              <w:rPr>
                <w:rFonts w:eastAsia="Arial" w:cs="Arial"/>
                <w:spacing w:val="1"/>
                <w:u w:val="single" w:color="000000"/>
              </w:rPr>
              <w:t>E</w:t>
            </w:r>
            <w:r>
              <w:rPr>
                <w:rFonts w:eastAsia="Arial" w:cs="Arial"/>
                <w:spacing w:val="-1"/>
                <w:u w:val="single" w:color="000000"/>
              </w:rPr>
              <w:t>x</w:t>
            </w:r>
            <w:r>
              <w:rPr>
                <w:rFonts w:eastAsia="Arial" w:cs="Arial"/>
                <w:u w:val="single" w:color="000000"/>
              </w:rPr>
              <w:t>a</w:t>
            </w:r>
            <w:r>
              <w:rPr>
                <w:rFonts w:eastAsia="Arial" w:cs="Arial"/>
                <w:spacing w:val="2"/>
                <w:u w:val="single" w:color="000000"/>
              </w:rPr>
              <w:t>m</w:t>
            </w:r>
            <w:r>
              <w:rPr>
                <w:rFonts w:eastAsia="Arial" w:cs="Arial"/>
                <w:u w:val="single" w:color="000000"/>
              </w:rPr>
              <w:t>p</w:t>
            </w:r>
            <w:r>
              <w:rPr>
                <w:rFonts w:eastAsia="Arial" w:cs="Arial"/>
                <w:spacing w:val="1"/>
                <w:u w:val="single" w:color="000000"/>
              </w:rPr>
              <w:t>l</w:t>
            </w:r>
            <w:r>
              <w:rPr>
                <w:rFonts w:eastAsia="Arial" w:cs="Arial"/>
                <w:u w:val="single" w:color="000000"/>
              </w:rPr>
              <w:t>e:</w:t>
            </w:r>
            <w:r>
              <w:rPr>
                <w:rFonts w:eastAsia="Arial" w:cs="Arial"/>
                <w:spacing w:val="51"/>
              </w:rPr>
              <w:t xml:space="preserve"> </w:t>
            </w:r>
            <w:r w:rsidRPr="004A347C">
              <w:rPr>
                <w:rFonts w:eastAsia="Arial" w:cs="Arial"/>
                <w:b/>
                <w:bCs/>
                <w:spacing w:val="-2"/>
              </w:rPr>
              <w:t>p</w:t>
            </w:r>
            <w:r w:rsidRPr="004A347C">
              <w:rPr>
                <w:rFonts w:eastAsia="Arial" w:cs="Arial"/>
                <w:b/>
                <w:bCs/>
                <w:spacing w:val="1"/>
              </w:rPr>
              <w:t>-</w:t>
            </w:r>
            <w:r w:rsidRPr="004A347C">
              <w:rPr>
                <w:rFonts w:eastAsia="Arial" w:cs="Arial"/>
                <w:b/>
                <w:bCs/>
              </w:rPr>
              <w:t>2</w:t>
            </w:r>
            <w:r w:rsidRPr="004A347C">
              <w:rPr>
                <w:rFonts w:eastAsia="Arial" w:cs="Arial"/>
                <w:b/>
                <w:bCs/>
                <w:spacing w:val="-1"/>
              </w:rPr>
              <w:t>2</w:t>
            </w:r>
            <w:r w:rsidRPr="004A347C">
              <w:rPr>
                <w:rFonts w:eastAsia="Arial" w:cs="Arial"/>
                <w:b/>
                <w:bCs/>
              </w:rPr>
              <w:t>4.</w:t>
            </w:r>
            <w:r w:rsidRPr="004A347C">
              <w:rPr>
                <w:rFonts w:eastAsia="Arial" w:cs="Arial"/>
                <w:b/>
                <w:bCs/>
                <w:spacing w:val="-1"/>
              </w:rPr>
              <w:t>1</w:t>
            </w:r>
            <w:r w:rsidRPr="004A347C">
              <w:rPr>
                <w:rFonts w:eastAsia="Arial" w:cs="Arial"/>
                <w:b/>
                <w:bCs/>
                <w:spacing w:val="2"/>
              </w:rPr>
              <w:t>0</w:t>
            </w:r>
            <w:r w:rsidRPr="004A347C">
              <w:rPr>
                <w:rFonts w:eastAsia="Arial" w:cs="Arial"/>
                <w:b/>
                <w:bCs/>
              </w:rPr>
              <w:t>5(a</w:t>
            </w:r>
            <w:r w:rsidRPr="004A347C">
              <w:rPr>
                <w:rFonts w:eastAsia="Arial" w:cs="Arial"/>
                <w:b/>
                <w:bCs/>
                <w:spacing w:val="1"/>
              </w:rPr>
              <w:t>)(</w:t>
            </w:r>
            <w:r w:rsidRPr="004A347C">
              <w:rPr>
                <w:rFonts w:eastAsia="Arial" w:cs="Arial"/>
                <w:b/>
                <w:bCs/>
              </w:rPr>
              <w:t>1)</w:t>
            </w:r>
            <w:r w:rsidRPr="004A347C">
              <w:rPr>
                <w:rFonts w:eastAsia="Arial" w:cs="Arial"/>
              </w:rPr>
              <w:t xml:space="preserve"> (when used as the ID of a &lt;div </w:t>
            </w:r>
            <w:proofErr w:type="spellStart"/>
            <w:r w:rsidRPr="004A347C">
              <w:rPr>
                <w:rFonts w:eastAsia="Arial" w:cs="Arial"/>
              </w:rPr>
              <w:t>xml:id</w:t>
            </w:r>
            <w:proofErr w:type="spellEnd"/>
            <w:r w:rsidRPr="004A347C">
              <w:rPr>
                <w:rFonts w:eastAsia="Arial" w:cs="Arial"/>
              </w:rPr>
              <w:t>=”</w:t>
            </w:r>
            <w:r w:rsidRPr="004A347C">
              <w:t xml:space="preserve"> </w:t>
            </w:r>
            <w:r w:rsidRPr="004A347C">
              <w:rPr>
                <w:rFonts w:eastAsia="Arial" w:cs="Arial"/>
              </w:rPr>
              <w:t>p-224.105(a)(1)”&gt; element in an XML support file)</w:t>
            </w:r>
          </w:p>
          <w:p w14:paraId="6C7C8D0F" w14:textId="77777777" w:rsidR="004A347C" w:rsidRDefault="004A347C" w:rsidP="004A347C">
            <w:pPr>
              <w:spacing w:before="3" w:after="0" w:line="120" w:lineRule="exact"/>
              <w:rPr>
                <w:sz w:val="12"/>
                <w:szCs w:val="12"/>
              </w:rPr>
            </w:pPr>
          </w:p>
          <w:p w14:paraId="013C7CB4" w14:textId="77777777" w:rsidR="004A347C" w:rsidRDefault="004A347C" w:rsidP="004A347C">
            <w:pPr>
              <w:spacing w:after="0" w:line="240" w:lineRule="auto"/>
              <w:ind w:left="100" w:right="-20"/>
              <w:rPr>
                <w:rFonts w:eastAsia="Arial" w:cs="Arial"/>
              </w:rPr>
            </w:pPr>
            <w:r>
              <w:rPr>
                <w:rFonts w:eastAsia="Arial" w:cs="Arial"/>
                <w:u w:val="single" w:color="000000"/>
              </w:rPr>
              <w:t>Re</w:t>
            </w:r>
            <w:r>
              <w:rPr>
                <w:rFonts w:eastAsia="Arial" w:cs="Arial"/>
                <w:spacing w:val="2"/>
                <w:u w:val="single" w:color="000000"/>
              </w:rPr>
              <w:t>m</w:t>
            </w:r>
            <w:r>
              <w:rPr>
                <w:rFonts w:eastAsia="Arial" w:cs="Arial"/>
                <w:u w:val="single" w:color="000000"/>
              </w:rPr>
              <w:t>ar</w:t>
            </w:r>
            <w:r>
              <w:rPr>
                <w:rFonts w:eastAsia="Arial" w:cs="Arial"/>
                <w:spacing w:val="2"/>
                <w:u w:val="single" w:color="000000"/>
              </w:rPr>
              <w:t>k</w:t>
            </w:r>
            <w:r>
              <w:rPr>
                <w:rFonts w:eastAsia="Arial" w:cs="Arial"/>
                <w:spacing w:val="1"/>
                <w:u w:val="single" w:color="000000"/>
              </w:rPr>
              <w:t>s</w:t>
            </w:r>
            <w:r>
              <w:rPr>
                <w:rFonts w:eastAsia="Arial" w:cs="Arial"/>
                <w:u w:val="single" w:color="000000"/>
              </w:rPr>
              <w:t>:</w:t>
            </w:r>
          </w:p>
          <w:p w14:paraId="0888A96F" w14:textId="77777777" w:rsidR="004A347C" w:rsidRDefault="004A347C" w:rsidP="004A347C">
            <w:pPr>
              <w:spacing w:after="0" w:line="244" w:lineRule="exact"/>
              <w:ind w:left="100" w:right="-20"/>
              <w:rPr>
                <w:rFonts w:eastAsia="Arial" w:cs="Arial"/>
              </w:rPr>
            </w:pPr>
            <w:r>
              <w:rPr>
                <w:rFonts w:ascii="Symbol" w:eastAsia="Symbol" w:hAnsi="Symbol" w:cs="Symbol"/>
              </w:rPr>
              <w:t></w:t>
            </w:r>
            <w:r>
              <w:rPr>
                <w:rFonts w:ascii="Times New Roman" w:eastAsia="Times New Roman" w:hAnsi="Times New Roman"/>
              </w:rPr>
              <w:t xml:space="preserve"> </w:t>
            </w:r>
            <w:r>
              <w:rPr>
                <w:rFonts w:ascii="Times New Roman" w:eastAsia="Times New Roman" w:hAnsi="Times New Roman"/>
                <w:spacing w:val="47"/>
              </w:rPr>
              <w:t xml:space="preserve"> </w:t>
            </w:r>
            <w:r>
              <w:rPr>
                <w:rFonts w:eastAsia="Arial" w:cs="Arial"/>
                <w:spacing w:val="-2"/>
              </w:rPr>
              <w:t>T</w:t>
            </w:r>
            <w:r>
              <w:rPr>
                <w:rFonts w:eastAsia="Arial" w:cs="Arial"/>
                <w:spacing w:val="2"/>
              </w:rPr>
              <w:t>h</w:t>
            </w:r>
            <w:r>
              <w:rPr>
                <w:rFonts w:eastAsia="Arial" w:cs="Arial"/>
              </w:rPr>
              <w:t>e</w:t>
            </w:r>
            <w:r>
              <w:rPr>
                <w:rFonts w:eastAsia="Arial" w:cs="Arial"/>
                <w:spacing w:val="6"/>
              </w:rPr>
              <w:t xml:space="preserve"> </w:t>
            </w:r>
            <w:r>
              <w:rPr>
                <w:rFonts w:eastAsia="Arial" w:cs="Arial"/>
              </w:rPr>
              <w:t>a</w:t>
            </w:r>
            <w:r>
              <w:rPr>
                <w:rFonts w:eastAsia="Arial" w:cs="Arial"/>
                <w:spacing w:val="2"/>
              </w:rPr>
              <w:t>tt</w:t>
            </w:r>
            <w:r>
              <w:rPr>
                <w:rFonts w:eastAsia="Arial" w:cs="Arial"/>
                <w:spacing w:val="-2"/>
              </w:rPr>
              <w:t>r</w:t>
            </w:r>
            <w:r>
              <w:rPr>
                <w:rFonts w:eastAsia="Arial" w:cs="Arial"/>
                <w:spacing w:val="1"/>
              </w:rPr>
              <w:t>i</w:t>
            </w:r>
            <w:r>
              <w:rPr>
                <w:rFonts w:eastAsia="Arial" w:cs="Arial"/>
              </w:rPr>
              <w:t>b</w:t>
            </w:r>
            <w:r>
              <w:rPr>
                <w:rFonts w:eastAsia="Arial" w:cs="Arial"/>
                <w:spacing w:val="-1"/>
              </w:rPr>
              <w:t>u</w:t>
            </w:r>
            <w:r>
              <w:rPr>
                <w:rFonts w:eastAsia="Arial" w:cs="Arial"/>
                <w:spacing w:val="2"/>
              </w:rPr>
              <w:t>t</w:t>
            </w:r>
            <w:r>
              <w:rPr>
                <w:rFonts w:eastAsia="Arial" w:cs="Arial"/>
              </w:rPr>
              <w:t>e</w:t>
            </w:r>
            <w:r>
              <w:rPr>
                <w:rFonts w:eastAsia="Arial" w:cs="Arial"/>
                <w:spacing w:val="3"/>
              </w:rPr>
              <w:t xml:space="preserve"> </w:t>
            </w:r>
            <w:r>
              <w:rPr>
                <w:rFonts w:eastAsia="Arial" w:cs="Arial"/>
                <w:b/>
                <w:bCs/>
                <w:spacing w:val="1"/>
              </w:rPr>
              <w:t>f</w:t>
            </w:r>
            <w:r>
              <w:rPr>
                <w:rFonts w:eastAsia="Arial" w:cs="Arial"/>
                <w:b/>
                <w:bCs/>
              </w:rPr>
              <w:t>ile</w:t>
            </w:r>
            <w:r>
              <w:rPr>
                <w:rFonts w:eastAsia="Arial" w:cs="Arial"/>
                <w:b/>
                <w:bCs/>
                <w:spacing w:val="5"/>
              </w:rPr>
              <w:t xml:space="preserve"> </w:t>
            </w:r>
            <w:r>
              <w:rPr>
                <w:rFonts w:eastAsia="Arial" w:cs="Arial"/>
                <w:b/>
                <w:bCs/>
              </w:rPr>
              <w:t>locator</w:t>
            </w:r>
            <w:r>
              <w:rPr>
                <w:rFonts w:eastAsia="Arial" w:cs="Arial"/>
                <w:b/>
                <w:bCs/>
                <w:spacing w:val="3"/>
              </w:rPr>
              <w:t xml:space="preserve"> </w:t>
            </w:r>
            <w:r>
              <w:rPr>
                <w:rFonts w:eastAsia="Arial" w:cs="Arial"/>
                <w:spacing w:val="1"/>
              </w:rPr>
              <w:t>i</w:t>
            </w:r>
            <w:r>
              <w:rPr>
                <w:rFonts w:eastAsia="Arial" w:cs="Arial"/>
              </w:rPr>
              <w:t>n</w:t>
            </w:r>
            <w:r>
              <w:rPr>
                <w:rFonts w:eastAsia="Arial" w:cs="Arial"/>
                <w:spacing w:val="-1"/>
              </w:rPr>
              <w:t>d</w:t>
            </w:r>
            <w:r>
              <w:rPr>
                <w:rFonts w:eastAsia="Arial" w:cs="Arial"/>
                <w:spacing w:val="1"/>
              </w:rPr>
              <w:t>ic</w:t>
            </w:r>
            <w:r>
              <w:rPr>
                <w:rFonts w:eastAsia="Arial" w:cs="Arial"/>
              </w:rPr>
              <w:t>a</w:t>
            </w:r>
            <w:r>
              <w:rPr>
                <w:rFonts w:eastAsia="Arial" w:cs="Arial"/>
                <w:spacing w:val="2"/>
              </w:rPr>
              <w:t>t</w:t>
            </w:r>
            <w:r>
              <w:rPr>
                <w:rFonts w:eastAsia="Arial" w:cs="Arial"/>
              </w:rPr>
              <w:t>es</w:t>
            </w:r>
            <w:r>
              <w:rPr>
                <w:rFonts w:eastAsia="Arial" w:cs="Arial"/>
                <w:spacing w:val="-1"/>
              </w:rPr>
              <w:t xml:space="preserve"> </w:t>
            </w:r>
            <w:r>
              <w:rPr>
                <w:rFonts w:eastAsia="Arial" w:cs="Arial"/>
                <w:spacing w:val="2"/>
              </w:rPr>
              <w:t>t</w:t>
            </w:r>
            <w:r>
              <w:rPr>
                <w:rFonts w:eastAsia="Arial" w:cs="Arial"/>
              </w:rPr>
              <w:t>he</w:t>
            </w:r>
            <w:r>
              <w:rPr>
                <w:rFonts w:eastAsia="Arial" w:cs="Arial"/>
                <w:spacing w:val="5"/>
              </w:rPr>
              <w:t xml:space="preserve"> </w:t>
            </w:r>
            <w:r>
              <w:rPr>
                <w:rFonts w:eastAsia="Arial" w:cs="Arial"/>
                <w:spacing w:val="1"/>
              </w:rPr>
              <w:t>l</w:t>
            </w:r>
            <w:r>
              <w:rPr>
                <w:rFonts w:eastAsia="Arial" w:cs="Arial"/>
              </w:rPr>
              <w:t>o</w:t>
            </w:r>
            <w:r>
              <w:rPr>
                <w:rFonts w:eastAsia="Arial" w:cs="Arial"/>
                <w:spacing w:val="1"/>
              </w:rPr>
              <w:t>c</w:t>
            </w:r>
            <w:r>
              <w:rPr>
                <w:rFonts w:eastAsia="Arial" w:cs="Arial"/>
              </w:rPr>
              <w:t>at</w:t>
            </w:r>
            <w:r>
              <w:rPr>
                <w:rFonts w:eastAsia="Arial" w:cs="Arial"/>
                <w:spacing w:val="1"/>
              </w:rPr>
              <w:t>i</w:t>
            </w:r>
            <w:r>
              <w:rPr>
                <w:rFonts w:eastAsia="Arial" w:cs="Arial"/>
              </w:rPr>
              <w:t>on</w:t>
            </w:r>
            <w:r>
              <w:rPr>
                <w:rFonts w:eastAsia="Arial" w:cs="Arial"/>
                <w:spacing w:val="1"/>
              </w:rPr>
              <w:t xml:space="preserve"> </w:t>
            </w:r>
            <w:r>
              <w:rPr>
                <w:rFonts w:eastAsia="Arial" w:cs="Arial"/>
              </w:rPr>
              <w:t>of</w:t>
            </w:r>
            <w:r>
              <w:rPr>
                <w:rFonts w:eastAsia="Arial" w:cs="Arial"/>
                <w:spacing w:val="9"/>
              </w:rPr>
              <w:t xml:space="preserve"> </w:t>
            </w:r>
            <w:r>
              <w:rPr>
                <w:rFonts w:eastAsia="Arial" w:cs="Arial"/>
              </w:rPr>
              <w:t>a</w:t>
            </w:r>
            <w:r>
              <w:rPr>
                <w:rFonts w:eastAsia="Arial" w:cs="Arial"/>
                <w:spacing w:val="8"/>
              </w:rPr>
              <w:t xml:space="preserve"> </w:t>
            </w:r>
            <w:r>
              <w:rPr>
                <w:rFonts w:eastAsia="Arial" w:cs="Arial"/>
                <w:spacing w:val="1"/>
              </w:rPr>
              <w:t>s</w:t>
            </w:r>
            <w:r>
              <w:rPr>
                <w:rFonts w:eastAsia="Arial" w:cs="Arial"/>
                <w:spacing w:val="-3"/>
              </w:rPr>
              <w:t>e</w:t>
            </w:r>
            <w:r>
              <w:rPr>
                <w:rFonts w:eastAsia="Arial" w:cs="Arial"/>
                <w:spacing w:val="1"/>
              </w:rPr>
              <w:t>c</w:t>
            </w:r>
            <w:r>
              <w:rPr>
                <w:rFonts w:eastAsia="Arial" w:cs="Arial"/>
              </w:rPr>
              <w:t>t</w:t>
            </w:r>
            <w:r>
              <w:rPr>
                <w:rFonts w:eastAsia="Arial" w:cs="Arial"/>
                <w:spacing w:val="1"/>
              </w:rPr>
              <w:t>i</w:t>
            </w:r>
            <w:r>
              <w:rPr>
                <w:rFonts w:eastAsia="Arial" w:cs="Arial"/>
              </w:rPr>
              <w:t>on</w:t>
            </w:r>
            <w:r>
              <w:rPr>
                <w:rFonts w:eastAsia="Arial" w:cs="Arial"/>
                <w:spacing w:val="2"/>
              </w:rPr>
              <w:t xml:space="preserve"> </w:t>
            </w:r>
            <w:r>
              <w:rPr>
                <w:rFonts w:eastAsia="Arial" w:cs="Arial"/>
              </w:rPr>
              <w:t>of</w:t>
            </w:r>
            <w:r>
              <w:rPr>
                <w:rFonts w:eastAsia="Arial" w:cs="Arial"/>
                <w:spacing w:val="6"/>
              </w:rPr>
              <w:t xml:space="preserve"> </w:t>
            </w:r>
            <w:r>
              <w:rPr>
                <w:rFonts w:eastAsia="Arial" w:cs="Arial"/>
                <w:spacing w:val="2"/>
              </w:rPr>
              <w:t>t</w:t>
            </w:r>
            <w:r>
              <w:rPr>
                <w:rFonts w:eastAsia="Arial" w:cs="Arial"/>
              </w:rPr>
              <w:t>e</w:t>
            </w:r>
            <w:r>
              <w:rPr>
                <w:rFonts w:eastAsia="Arial" w:cs="Arial"/>
                <w:spacing w:val="-2"/>
              </w:rPr>
              <w:t>x</w:t>
            </w:r>
            <w:r>
              <w:rPr>
                <w:rFonts w:eastAsia="Arial" w:cs="Arial"/>
              </w:rPr>
              <w:t>t</w:t>
            </w:r>
            <w:r>
              <w:rPr>
                <w:rFonts w:eastAsia="Arial" w:cs="Arial"/>
                <w:spacing w:val="10"/>
              </w:rPr>
              <w:t xml:space="preserve"> </w:t>
            </w:r>
            <w:r>
              <w:rPr>
                <w:rFonts w:eastAsia="Arial" w:cs="Arial"/>
                <w:spacing w:val="-7"/>
              </w:rPr>
              <w:t>w</w:t>
            </w:r>
            <w:r>
              <w:rPr>
                <w:rFonts w:eastAsia="Arial" w:cs="Arial"/>
                <w:spacing w:val="1"/>
              </w:rPr>
              <w:t>i</w:t>
            </w:r>
            <w:r>
              <w:rPr>
                <w:rFonts w:eastAsia="Arial" w:cs="Arial"/>
                <w:spacing w:val="2"/>
              </w:rPr>
              <w:t>t</w:t>
            </w:r>
            <w:r>
              <w:rPr>
                <w:rFonts w:eastAsia="Arial" w:cs="Arial"/>
              </w:rPr>
              <w:t>h</w:t>
            </w:r>
            <w:r>
              <w:rPr>
                <w:rFonts w:eastAsia="Arial" w:cs="Arial"/>
                <w:spacing w:val="1"/>
              </w:rPr>
              <w:t>i</w:t>
            </w:r>
            <w:r>
              <w:rPr>
                <w:rFonts w:eastAsia="Arial" w:cs="Arial"/>
              </w:rPr>
              <w:t>n</w:t>
            </w:r>
            <w:r>
              <w:rPr>
                <w:rFonts w:eastAsia="Arial" w:cs="Arial"/>
                <w:spacing w:val="4"/>
              </w:rPr>
              <w:t xml:space="preserve"> </w:t>
            </w:r>
            <w:r>
              <w:rPr>
                <w:rFonts w:eastAsia="Arial" w:cs="Arial"/>
                <w:spacing w:val="2"/>
              </w:rPr>
              <w:t>t</w:t>
            </w:r>
            <w:r>
              <w:rPr>
                <w:rFonts w:eastAsia="Arial" w:cs="Arial"/>
              </w:rPr>
              <w:t>he</w:t>
            </w:r>
            <w:r>
              <w:rPr>
                <w:rFonts w:eastAsia="Arial" w:cs="Arial"/>
                <w:spacing w:val="5"/>
              </w:rPr>
              <w:t xml:space="preserve"> </w:t>
            </w:r>
            <w:r>
              <w:rPr>
                <w:rFonts w:eastAsia="Arial" w:cs="Arial"/>
                <w:spacing w:val="2"/>
              </w:rPr>
              <w:t>f</w:t>
            </w:r>
            <w:r>
              <w:rPr>
                <w:rFonts w:eastAsia="Arial" w:cs="Arial"/>
                <w:spacing w:val="-1"/>
              </w:rPr>
              <w:t>i</w:t>
            </w:r>
            <w:r>
              <w:rPr>
                <w:rFonts w:eastAsia="Arial" w:cs="Arial"/>
                <w:spacing w:val="1"/>
              </w:rPr>
              <w:t>l</w:t>
            </w:r>
            <w:r>
              <w:rPr>
                <w:rFonts w:eastAsia="Arial" w:cs="Arial"/>
              </w:rPr>
              <w:t>e</w:t>
            </w:r>
            <w:r>
              <w:rPr>
                <w:rFonts w:eastAsia="Arial" w:cs="Arial"/>
                <w:spacing w:val="6"/>
              </w:rPr>
              <w:t xml:space="preserve"> </w:t>
            </w:r>
            <w:r>
              <w:rPr>
                <w:rFonts w:eastAsia="Arial" w:cs="Arial"/>
                <w:spacing w:val="-2"/>
              </w:rPr>
              <w:t>r</w:t>
            </w:r>
            <w:r>
              <w:rPr>
                <w:rFonts w:eastAsia="Arial" w:cs="Arial"/>
              </w:rPr>
              <w:t>e</w:t>
            </w:r>
            <w:r>
              <w:rPr>
                <w:rFonts w:eastAsia="Arial" w:cs="Arial"/>
                <w:spacing w:val="2"/>
              </w:rPr>
              <w:t>f</w:t>
            </w:r>
            <w:r>
              <w:rPr>
                <w:rFonts w:eastAsia="Arial" w:cs="Arial"/>
              </w:rPr>
              <w:t>eren</w:t>
            </w:r>
            <w:r>
              <w:rPr>
                <w:rFonts w:eastAsia="Arial" w:cs="Arial"/>
                <w:spacing w:val="1"/>
              </w:rPr>
              <w:t>c</w:t>
            </w:r>
            <w:r>
              <w:rPr>
                <w:rFonts w:eastAsia="Arial" w:cs="Arial"/>
              </w:rPr>
              <w:t>ed</w:t>
            </w:r>
            <w:r>
              <w:rPr>
                <w:rFonts w:eastAsia="Arial" w:cs="Arial"/>
                <w:spacing w:val="-2"/>
              </w:rPr>
              <w:t xml:space="preserve"> </w:t>
            </w:r>
            <w:r>
              <w:rPr>
                <w:rFonts w:eastAsia="Arial" w:cs="Arial"/>
                <w:spacing w:val="2"/>
              </w:rPr>
              <w:t>b</w:t>
            </w:r>
            <w:r>
              <w:rPr>
                <w:rFonts w:eastAsia="Arial" w:cs="Arial"/>
              </w:rPr>
              <w:t>y</w:t>
            </w:r>
            <w:r>
              <w:rPr>
                <w:rFonts w:eastAsia="Arial" w:cs="Arial"/>
                <w:spacing w:val="6"/>
              </w:rPr>
              <w:t xml:space="preserve"> </w:t>
            </w:r>
            <w:r>
              <w:rPr>
                <w:rFonts w:eastAsia="Arial" w:cs="Arial"/>
                <w:spacing w:val="2"/>
              </w:rPr>
              <w:t>t</w:t>
            </w:r>
            <w:r>
              <w:rPr>
                <w:rFonts w:eastAsia="Arial" w:cs="Arial"/>
              </w:rPr>
              <w:t>he</w:t>
            </w:r>
            <w:r>
              <w:rPr>
                <w:rFonts w:eastAsia="Arial" w:cs="Arial"/>
                <w:spacing w:val="5"/>
              </w:rPr>
              <w:t xml:space="preserve"> </w:t>
            </w:r>
            <w:r>
              <w:rPr>
                <w:rFonts w:eastAsia="Arial" w:cs="Arial"/>
              </w:rPr>
              <w:t>a</w:t>
            </w:r>
            <w:r>
              <w:rPr>
                <w:rFonts w:eastAsia="Arial" w:cs="Arial"/>
                <w:spacing w:val="2"/>
              </w:rPr>
              <w:t>t</w:t>
            </w:r>
            <w:r>
              <w:rPr>
                <w:rFonts w:eastAsia="Arial" w:cs="Arial"/>
              </w:rPr>
              <w:t>tr</w:t>
            </w:r>
            <w:r>
              <w:rPr>
                <w:rFonts w:eastAsia="Arial" w:cs="Arial"/>
                <w:spacing w:val="1"/>
              </w:rPr>
              <w:t>i</w:t>
            </w:r>
            <w:r>
              <w:rPr>
                <w:rFonts w:eastAsia="Arial" w:cs="Arial"/>
              </w:rPr>
              <w:t>b</w:t>
            </w:r>
            <w:r>
              <w:rPr>
                <w:rFonts w:eastAsia="Arial" w:cs="Arial"/>
                <w:spacing w:val="-1"/>
              </w:rPr>
              <w:t>u</w:t>
            </w:r>
            <w:r>
              <w:rPr>
                <w:rFonts w:eastAsia="Arial" w:cs="Arial"/>
                <w:spacing w:val="2"/>
              </w:rPr>
              <w:t>t</w:t>
            </w:r>
            <w:r>
              <w:rPr>
                <w:rFonts w:eastAsia="Arial" w:cs="Arial"/>
              </w:rPr>
              <w:t>e</w:t>
            </w:r>
          </w:p>
          <w:p w14:paraId="7DD8C8F6" w14:textId="77777777" w:rsidR="004A347C" w:rsidRDefault="004A347C" w:rsidP="004A347C">
            <w:pPr>
              <w:spacing w:after="0" w:line="226" w:lineRule="exact"/>
              <w:ind w:left="338" w:right="-20"/>
              <w:rPr>
                <w:rFonts w:eastAsia="Arial" w:cs="Arial"/>
              </w:rPr>
            </w:pPr>
            <w:r>
              <w:rPr>
                <w:rFonts w:eastAsia="Arial" w:cs="Arial"/>
                <w:b/>
                <w:bCs/>
                <w:spacing w:val="1"/>
              </w:rPr>
              <w:t>f</w:t>
            </w:r>
            <w:r>
              <w:rPr>
                <w:rFonts w:eastAsia="Arial" w:cs="Arial"/>
                <w:b/>
                <w:bCs/>
              </w:rPr>
              <w:t>ile</w:t>
            </w:r>
            <w:r>
              <w:rPr>
                <w:rFonts w:eastAsia="Arial" w:cs="Arial"/>
                <w:b/>
                <w:bCs/>
                <w:spacing w:val="-4"/>
              </w:rPr>
              <w:t xml:space="preserve"> </w:t>
            </w:r>
            <w:r>
              <w:rPr>
                <w:rFonts w:eastAsia="Arial" w:cs="Arial"/>
                <w:b/>
                <w:bCs/>
                <w:spacing w:val="-1"/>
              </w:rPr>
              <w:t>r</w:t>
            </w:r>
            <w:r>
              <w:rPr>
                <w:rFonts w:eastAsia="Arial" w:cs="Arial"/>
                <w:b/>
                <w:bCs/>
              </w:rPr>
              <w:t>ef</w:t>
            </w:r>
            <w:r>
              <w:rPr>
                <w:rFonts w:eastAsia="Arial" w:cs="Arial"/>
                <w:b/>
                <w:bCs/>
                <w:spacing w:val="2"/>
              </w:rPr>
              <w:t>e</w:t>
            </w:r>
            <w:r>
              <w:rPr>
                <w:rFonts w:eastAsia="Arial" w:cs="Arial"/>
                <w:b/>
                <w:bCs/>
                <w:spacing w:val="-1"/>
              </w:rPr>
              <w:t>r</w:t>
            </w:r>
            <w:r>
              <w:rPr>
                <w:rFonts w:eastAsia="Arial" w:cs="Arial"/>
                <w:b/>
                <w:bCs/>
              </w:rPr>
              <w:t>en</w:t>
            </w:r>
            <w:r>
              <w:rPr>
                <w:rFonts w:eastAsia="Arial" w:cs="Arial"/>
                <w:b/>
                <w:bCs/>
                <w:spacing w:val="2"/>
              </w:rPr>
              <w:t>c</w:t>
            </w:r>
            <w:r>
              <w:rPr>
                <w:rFonts w:eastAsia="Arial" w:cs="Arial"/>
                <w:b/>
                <w:bCs/>
              </w:rPr>
              <w:t>e</w:t>
            </w:r>
            <w:r>
              <w:rPr>
                <w:rFonts w:eastAsia="Arial" w:cs="Arial"/>
                <w:b/>
                <w:bCs/>
                <w:spacing w:val="-7"/>
              </w:rPr>
              <w:t xml:space="preserve"> </w:t>
            </w:r>
            <w:r>
              <w:rPr>
                <w:rFonts w:eastAsia="Arial" w:cs="Arial"/>
                <w:spacing w:val="2"/>
              </w:rPr>
              <w:t>t</w:t>
            </w:r>
            <w:r>
              <w:rPr>
                <w:rFonts w:eastAsia="Arial" w:cs="Arial"/>
              </w:rPr>
              <w:t>h</w:t>
            </w:r>
            <w:r>
              <w:rPr>
                <w:rFonts w:eastAsia="Arial" w:cs="Arial"/>
                <w:spacing w:val="-1"/>
              </w:rPr>
              <w:t>a</w:t>
            </w:r>
            <w:r>
              <w:rPr>
                <w:rFonts w:eastAsia="Arial" w:cs="Arial"/>
              </w:rPr>
              <w:t>t</w:t>
            </w:r>
            <w:r>
              <w:rPr>
                <w:rFonts w:eastAsia="Arial" w:cs="Arial"/>
                <w:spacing w:val="-1"/>
              </w:rPr>
              <w:t xml:space="preserve"> i</w:t>
            </w:r>
            <w:r>
              <w:rPr>
                <w:rFonts w:eastAsia="Arial" w:cs="Arial"/>
              </w:rPr>
              <w:t xml:space="preserve">s </w:t>
            </w:r>
            <w:r>
              <w:rPr>
                <w:rFonts w:eastAsia="Arial" w:cs="Arial"/>
                <w:spacing w:val="1"/>
              </w:rPr>
              <w:t>r</w:t>
            </w:r>
            <w:r>
              <w:rPr>
                <w:rFonts w:eastAsia="Arial" w:cs="Arial"/>
              </w:rPr>
              <w:t>e</w:t>
            </w:r>
            <w:r>
              <w:rPr>
                <w:rFonts w:eastAsia="Arial" w:cs="Arial"/>
                <w:spacing w:val="1"/>
              </w:rPr>
              <w:t>l</w:t>
            </w:r>
            <w:r>
              <w:rPr>
                <w:rFonts w:eastAsia="Arial" w:cs="Arial"/>
                <w:spacing w:val="-3"/>
              </w:rPr>
              <w:t>e</w:t>
            </w:r>
            <w:r>
              <w:rPr>
                <w:rFonts w:eastAsia="Arial" w:cs="Arial"/>
                <w:spacing w:val="3"/>
              </w:rPr>
              <w:t>v</w:t>
            </w:r>
            <w:r>
              <w:rPr>
                <w:rFonts w:eastAsia="Arial" w:cs="Arial"/>
                <w:spacing w:val="-3"/>
              </w:rPr>
              <w:t>a</w:t>
            </w:r>
            <w:r>
              <w:rPr>
                <w:rFonts w:eastAsia="Arial" w:cs="Arial"/>
              </w:rPr>
              <w:t>nt</w:t>
            </w:r>
            <w:r>
              <w:rPr>
                <w:rFonts w:eastAsia="Arial" w:cs="Arial"/>
                <w:spacing w:val="-6"/>
              </w:rPr>
              <w:t xml:space="preserve"> </w:t>
            </w:r>
            <w:r>
              <w:rPr>
                <w:rFonts w:eastAsia="Arial" w:cs="Arial"/>
                <w:spacing w:val="2"/>
              </w:rPr>
              <w:t>f</w:t>
            </w:r>
            <w:r>
              <w:rPr>
                <w:rFonts w:eastAsia="Arial" w:cs="Arial"/>
              </w:rPr>
              <w:t>or</w:t>
            </w:r>
            <w:r>
              <w:rPr>
                <w:rFonts w:eastAsia="Arial" w:cs="Arial"/>
                <w:spacing w:val="-2"/>
              </w:rPr>
              <w:t xml:space="preserve"> </w:t>
            </w:r>
            <w:r>
              <w:rPr>
                <w:rFonts w:eastAsia="Arial" w:cs="Arial"/>
              </w:rPr>
              <w:t>a p</w:t>
            </w:r>
            <w:r>
              <w:rPr>
                <w:rFonts w:eastAsia="Arial" w:cs="Arial"/>
                <w:spacing w:val="-1"/>
              </w:rPr>
              <w:t>a</w:t>
            </w:r>
            <w:r>
              <w:rPr>
                <w:rFonts w:eastAsia="Arial" w:cs="Arial"/>
                <w:spacing w:val="-2"/>
              </w:rPr>
              <w:t>r</w:t>
            </w:r>
            <w:r>
              <w:rPr>
                <w:rFonts w:eastAsia="Arial" w:cs="Arial"/>
                <w:spacing w:val="2"/>
              </w:rPr>
              <w:t>t</w:t>
            </w:r>
            <w:r>
              <w:rPr>
                <w:rFonts w:eastAsia="Arial" w:cs="Arial"/>
                <w:spacing w:val="-1"/>
              </w:rPr>
              <w:t>i</w:t>
            </w:r>
            <w:r>
              <w:rPr>
                <w:rFonts w:eastAsia="Arial" w:cs="Arial"/>
                <w:spacing w:val="1"/>
              </w:rPr>
              <w:t>c</w:t>
            </w:r>
            <w:r>
              <w:rPr>
                <w:rFonts w:eastAsia="Arial" w:cs="Arial"/>
              </w:rPr>
              <w:t>u</w:t>
            </w:r>
            <w:r>
              <w:rPr>
                <w:rFonts w:eastAsia="Arial" w:cs="Arial"/>
                <w:spacing w:val="1"/>
              </w:rPr>
              <w:t>l</w:t>
            </w:r>
            <w:r>
              <w:rPr>
                <w:rFonts w:eastAsia="Arial" w:cs="Arial"/>
              </w:rPr>
              <w:t>ar</w:t>
            </w:r>
            <w:r>
              <w:rPr>
                <w:rFonts w:eastAsia="Arial" w:cs="Arial"/>
                <w:spacing w:val="-8"/>
              </w:rPr>
              <w:t xml:space="preserve"> </w:t>
            </w:r>
            <w:r>
              <w:rPr>
                <w:rFonts w:eastAsia="Arial" w:cs="Arial"/>
                <w:spacing w:val="2"/>
              </w:rPr>
              <w:t>f</w:t>
            </w:r>
            <w:r>
              <w:rPr>
                <w:rFonts w:eastAsia="Arial" w:cs="Arial"/>
              </w:rPr>
              <w:t>e</w:t>
            </w:r>
            <w:r>
              <w:rPr>
                <w:rFonts w:eastAsia="Arial" w:cs="Arial"/>
                <w:spacing w:val="-3"/>
              </w:rPr>
              <w:t>a</w:t>
            </w:r>
            <w:r>
              <w:rPr>
                <w:rFonts w:eastAsia="Arial" w:cs="Arial"/>
                <w:spacing w:val="2"/>
              </w:rPr>
              <w:t>t</w:t>
            </w:r>
            <w:r>
              <w:rPr>
                <w:rFonts w:eastAsia="Arial" w:cs="Arial"/>
              </w:rPr>
              <w:t>ure.</w:t>
            </w:r>
          </w:p>
          <w:p w14:paraId="00A26F35" w14:textId="77777777" w:rsidR="004A347C" w:rsidRDefault="004A347C" w:rsidP="004A347C">
            <w:pPr>
              <w:spacing w:before="1" w:after="0" w:line="240" w:lineRule="auto"/>
              <w:ind w:left="100" w:right="-20"/>
              <w:rPr>
                <w:rFonts w:eastAsia="Arial" w:cs="Arial"/>
              </w:rPr>
            </w:pPr>
            <w:r>
              <w:rPr>
                <w:rFonts w:ascii="Symbol" w:eastAsia="Symbol" w:hAnsi="Symbol" w:cs="Symbol"/>
              </w:rPr>
              <w:t></w:t>
            </w:r>
            <w:r>
              <w:rPr>
                <w:rFonts w:ascii="Times New Roman" w:eastAsia="Times New Roman" w:hAnsi="Times New Roman"/>
              </w:rPr>
              <w:t xml:space="preserve"> </w:t>
            </w:r>
            <w:r>
              <w:rPr>
                <w:rFonts w:ascii="Times New Roman" w:eastAsia="Times New Roman" w:hAnsi="Times New Roman"/>
                <w:spacing w:val="47"/>
              </w:rPr>
              <w:t xml:space="preserve"> </w:t>
            </w:r>
            <w:r>
              <w:rPr>
                <w:rFonts w:eastAsia="Arial" w:cs="Arial"/>
                <w:spacing w:val="-2"/>
              </w:rPr>
              <w:t>T</w:t>
            </w:r>
            <w:r>
              <w:rPr>
                <w:rFonts w:eastAsia="Arial" w:cs="Arial"/>
                <w:spacing w:val="2"/>
              </w:rPr>
              <w:t>h</w:t>
            </w:r>
            <w:r>
              <w:rPr>
                <w:rFonts w:eastAsia="Arial" w:cs="Arial"/>
              </w:rPr>
              <w:t>e</w:t>
            </w:r>
            <w:r>
              <w:rPr>
                <w:rFonts w:eastAsia="Arial" w:cs="Arial"/>
                <w:spacing w:val="-3"/>
              </w:rPr>
              <w:t xml:space="preserve"> </w:t>
            </w:r>
            <w:r>
              <w:rPr>
                <w:rFonts w:eastAsia="Arial" w:cs="Arial"/>
                <w:spacing w:val="5"/>
              </w:rPr>
              <w:t>v</w:t>
            </w:r>
            <w:r>
              <w:rPr>
                <w:rFonts w:eastAsia="Arial" w:cs="Arial"/>
                <w:spacing w:val="-3"/>
              </w:rPr>
              <w:t>a</w:t>
            </w:r>
            <w:r>
              <w:rPr>
                <w:rFonts w:eastAsia="Arial" w:cs="Arial"/>
                <w:spacing w:val="1"/>
              </w:rPr>
              <w:t>l</w:t>
            </w:r>
            <w:r>
              <w:rPr>
                <w:rFonts w:eastAsia="Arial" w:cs="Arial"/>
              </w:rPr>
              <w:t>ue</w:t>
            </w:r>
            <w:r>
              <w:rPr>
                <w:rFonts w:eastAsia="Arial" w:cs="Arial"/>
                <w:spacing w:val="-4"/>
              </w:rPr>
              <w:t xml:space="preserve"> </w:t>
            </w:r>
            <w:r>
              <w:rPr>
                <w:rFonts w:eastAsia="Arial" w:cs="Arial"/>
              </w:rPr>
              <w:t>p</w:t>
            </w:r>
            <w:r>
              <w:rPr>
                <w:rFonts w:eastAsia="Arial" w:cs="Arial"/>
                <w:spacing w:val="-1"/>
              </w:rPr>
              <w:t>o</w:t>
            </w:r>
            <w:r>
              <w:rPr>
                <w:rFonts w:eastAsia="Arial" w:cs="Arial"/>
              </w:rPr>
              <w:t>p</w:t>
            </w:r>
            <w:r>
              <w:rPr>
                <w:rFonts w:eastAsia="Arial" w:cs="Arial"/>
                <w:spacing w:val="-1"/>
              </w:rPr>
              <w:t>u</w:t>
            </w:r>
            <w:r>
              <w:rPr>
                <w:rFonts w:eastAsia="Arial" w:cs="Arial"/>
                <w:spacing w:val="1"/>
              </w:rPr>
              <w:t>l</w:t>
            </w:r>
            <w:r>
              <w:rPr>
                <w:rFonts w:eastAsia="Arial" w:cs="Arial"/>
              </w:rPr>
              <w:t>a</w:t>
            </w:r>
            <w:r>
              <w:rPr>
                <w:rFonts w:eastAsia="Arial" w:cs="Arial"/>
                <w:spacing w:val="2"/>
              </w:rPr>
              <w:t>t</w:t>
            </w:r>
            <w:r>
              <w:rPr>
                <w:rFonts w:eastAsia="Arial" w:cs="Arial"/>
              </w:rPr>
              <w:t>ed</w:t>
            </w:r>
            <w:r>
              <w:rPr>
                <w:rFonts w:eastAsia="Arial" w:cs="Arial"/>
                <w:spacing w:val="-8"/>
              </w:rPr>
              <w:t xml:space="preserve"> </w:t>
            </w:r>
            <w:r>
              <w:rPr>
                <w:rFonts w:eastAsia="Arial" w:cs="Arial"/>
                <w:spacing w:val="2"/>
              </w:rPr>
              <w:t>f</w:t>
            </w:r>
            <w:r>
              <w:rPr>
                <w:rFonts w:eastAsia="Arial" w:cs="Arial"/>
              </w:rPr>
              <w:t>or</w:t>
            </w:r>
            <w:r>
              <w:rPr>
                <w:rFonts w:eastAsia="Arial" w:cs="Arial"/>
                <w:spacing w:val="1"/>
              </w:rPr>
              <w:t xml:space="preserve"> </w:t>
            </w:r>
            <w:r>
              <w:rPr>
                <w:rFonts w:eastAsia="Arial" w:cs="Arial"/>
                <w:b/>
                <w:bCs/>
                <w:spacing w:val="1"/>
              </w:rPr>
              <w:t>f</w:t>
            </w:r>
            <w:r>
              <w:rPr>
                <w:rFonts w:eastAsia="Arial" w:cs="Arial"/>
                <w:b/>
                <w:bCs/>
              </w:rPr>
              <w:t>ile</w:t>
            </w:r>
            <w:r>
              <w:rPr>
                <w:rFonts w:eastAsia="Arial" w:cs="Arial"/>
                <w:b/>
                <w:bCs/>
                <w:spacing w:val="-6"/>
              </w:rPr>
              <w:t xml:space="preserve"> </w:t>
            </w:r>
            <w:r>
              <w:rPr>
                <w:rFonts w:eastAsia="Arial" w:cs="Arial"/>
                <w:b/>
                <w:bCs/>
              </w:rPr>
              <w:t>locat</w:t>
            </w:r>
            <w:r>
              <w:rPr>
                <w:rFonts w:eastAsia="Arial" w:cs="Arial"/>
                <w:b/>
                <w:bCs/>
                <w:spacing w:val="1"/>
              </w:rPr>
              <w:t>o</w:t>
            </w:r>
            <w:r>
              <w:rPr>
                <w:rFonts w:eastAsia="Arial" w:cs="Arial"/>
                <w:b/>
                <w:bCs/>
              </w:rPr>
              <w:t>r</w:t>
            </w:r>
            <w:r>
              <w:rPr>
                <w:rFonts w:eastAsia="Arial" w:cs="Arial"/>
                <w:b/>
                <w:bCs/>
                <w:spacing w:val="-5"/>
              </w:rPr>
              <w:t xml:space="preserve"> </w:t>
            </w:r>
            <w:r>
              <w:rPr>
                <w:rFonts w:eastAsia="Arial" w:cs="Arial"/>
              </w:rPr>
              <w:t>d</w:t>
            </w:r>
            <w:r>
              <w:rPr>
                <w:rFonts w:eastAsia="Arial" w:cs="Arial"/>
                <w:spacing w:val="-1"/>
              </w:rPr>
              <w:t>e</w:t>
            </w:r>
            <w:r>
              <w:rPr>
                <w:rFonts w:eastAsia="Arial" w:cs="Arial"/>
                <w:spacing w:val="2"/>
              </w:rPr>
              <w:t>p</w:t>
            </w:r>
            <w:r>
              <w:rPr>
                <w:rFonts w:eastAsia="Arial" w:cs="Arial"/>
              </w:rPr>
              <w:t>e</w:t>
            </w:r>
            <w:r>
              <w:rPr>
                <w:rFonts w:eastAsia="Arial" w:cs="Arial"/>
                <w:spacing w:val="-1"/>
              </w:rPr>
              <w:t>n</w:t>
            </w:r>
            <w:r>
              <w:rPr>
                <w:rFonts w:eastAsia="Arial" w:cs="Arial"/>
              </w:rPr>
              <w:t>ds</w:t>
            </w:r>
            <w:r>
              <w:rPr>
                <w:rFonts w:eastAsia="Arial" w:cs="Arial"/>
                <w:spacing w:val="-6"/>
              </w:rPr>
              <w:t xml:space="preserve"> </w:t>
            </w:r>
            <w:r>
              <w:rPr>
                <w:rFonts w:eastAsia="Arial" w:cs="Arial"/>
              </w:rPr>
              <w:t>on</w:t>
            </w:r>
            <w:r>
              <w:rPr>
                <w:rFonts w:eastAsia="Arial" w:cs="Arial"/>
                <w:spacing w:val="-1"/>
              </w:rPr>
              <w:t xml:space="preserve"> </w:t>
            </w:r>
            <w:r>
              <w:rPr>
                <w:rFonts w:eastAsia="Arial" w:cs="Arial"/>
                <w:spacing w:val="2"/>
              </w:rPr>
              <w:t>t</w:t>
            </w:r>
            <w:r>
              <w:rPr>
                <w:rFonts w:eastAsia="Arial" w:cs="Arial"/>
              </w:rPr>
              <w:t>he</w:t>
            </w:r>
            <w:r>
              <w:rPr>
                <w:rFonts w:eastAsia="Arial" w:cs="Arial"/>
                <w:spacing w:val="-4"/>
              </w:rPr>
              <w:t xml:space="preserve"> </w:t>
            </w:r>
            <w:r>
              <w:rPr>
                <w:rFonts w:eastAsia="Arial" w:cs="Arial"/>
                <w:spacing w:val="2"/>
              </w:rPr>
              <w:t>t</w:t>
            </w:r>
            <w:r>
              <w:rPr>
                <w:rFonts w:eastAsia="Arial" w:cs="Arial"/>
                <w:spacing w:val="-1"/>
              </w:rPr>
              <w:t>y</w:t>
            </w:r>
            <w:r>
              <w:rPr>
                <w:rFonts w:eastAsia="Arial" w:cs="Arial"/>
              </w:rPr>
              <w:t>pe</w:t>
            </w:r>
            <w:r>
              <w:rPr>
                <w:rFonts w:eastAsia="Arial" w:cs="Arial"/>
                <w:spacing w:val="-3"/>
              </w:rPr>
              <w:t xml:space="preserve"> </w:t>
            </w:r>
            <w:r>
              <w:rPr>
                <w:rFonts w:eastAsia="Arial" w:cs="Arial"/>
              </w:rPr>
              <w:t>of</w:t>
            </w:r>
            <w:r>
              <w:rPr>
                <w:rFonts w:eastAsia="Arial" w:cs="Arial"/>
                <w:spacing w:val="-1"/>
              </w:rPr>
              <w:t xml:space="preserve"> </w:t>
            </w:r>
            <w:r>
              <w:rPr>
                <w:rFonts w:eastAsia="Arial" w:cs="Arial"/>
              </w:rPr>
              <w:t>f</w:t>
            </w:r>
            <w:r>
              <w:rPr>
                <w:rFonts w:eastAsia="Arial" w:cs="Arial"/>
                <w:spacing w:val="1"/>
              </w:rPr>
              <w:t>il</w:t>
            </w:r>
            <w:r>
              <w:rPr>
                <w:rFonts w:eastAsia="Arial" w:cs="Arial"/>
                <w:spacing w:val="-3"/>
              </w:rPr>
              <w:t>e</w:t>
            </w:r>
            <w:r>
              <w:rPr>
                <w:rFonts w:eastAsia="Arial" w:cs="Arial"/>
              </w:rPr>
              <w:t>:</w:t>
            </w:r>
          </w:p>
          <w:p w14:paraId="7290FA6D" w14:textId="77777777" w:rsidR="004A347C" w:rsidRDefault="004A347C" w:rsidP="004A347C">
            <w:pPr>
              <w:spacing w:before="3" w:after="0" w:line="230" w:lineRule="exact"/>
              <w:ind w:left="952" w:right="58" w:hanging="286"/>
              <w:rPr>
                <w:rFonts w:eastAsia="Arial" w:cs="Arial"/>
              </w:rPr>
            </w:pPr>
            <w:r>
              <w:rPr>
                <w:rFonts w:ascii="Courier New" w:eastAsia="Courier New" w:hAnsi="Courier New" w:cs="Courier New"/>
              </w:rPr>
              <w:t>o</w:t>
            </w:r>
            <w:r>
              <w:rPr>
                <w:rFonts w:ascii="Courier New" w:eastAsia="Courier New" w:hAnsi="Courier New" w:cs="Courier New"/>
                <w:spacing w:val="45"/>
              </w:rPr>
              <w:t xml:space="preserve"> </w:t>
            </w:r>
            <w:r>
              <w:rPr>
                <w:rFonts w:eastAsia="Arial" w:cs="Arial"/>
                <w:spacing w:val="2"/>
              </w:rPr>
              <w:t>P</w:t>
            </w:r>
            <w:r>
              <w:rPr>
                <w:rFonts w:eastAsia="Arial" w:cs="Arial"/>
                <w:spacing w:val="1"/>
              </w:rPr>
              <w:t>l</w:t>
            </w:r>
            <w:r>
              <w:rPr>
                <w:rFonts w:eastAsia="Arial" w:cs="Arial"/>
              </w:rPr>
              <w:t>a</w:t>
            </w:r>
            <w:r>
              <w:rPr>
                <w:rFonts w:eastAsia="Arial" w:cs="Arial"/>
                <w:spacing w:val="1"/>
              </w:rPr>
              <w:t>i</w:t>
            </w:r>
            <w:r>
              <w:rPr>
                <w:rFonts w:eastAsia="Arial" w:cs="Arial"/>
              </w:rPr>
              <w:t>n</w:t>
            </w:r>
            <w:r>
              <w:rPr>
                <w:rFonts w:eastAsia="Arial" w:cs="Arial"/>
                <w:spacing w:val="-2"/>
              </w:rPr>
              <w:t>-</w:t>
            </w:r>
            <w:r>
              <w:rPr>
                <w:rFonts w:eastAsia="Arial" w:cs="Arial"/>
                <w:spacing w:val="2"/>
              </w:rPr>
              <w:t>t</w:t>
            </w:r>
            <w:r>
              <w:rPr>
                <w:rFonts w:eastAsia="Arial" w:cs="Arial"/>
              </w:rPr>
              <w:t>e</w:t>
            </w:r>
            <w:r>
              <w:rPr>
                <w:rFonts w:eastAsia="Arial" w:cs="Arial"/>
                <w:spacing w:val="-2"/>
              </w:rPr>
              <w:t>x</w:t>
            </w:r>
            <w:r>
              <w:rPr>
                <w:rFonts w:eastAsia="Arial" w:cs="Arial"/>
              </w:rPr>
              <w:t>t</w:t>
            </w:r>
            <w:r>
              <w:rPr>
                <w:rFonts w:eastAsia="Arial" w:cs="Arial"/>
                <w:spacing w:val="15"/>
              </w:rPr>
              <w:t xml:space="preserve"> </w:t>
            </w:r>
            <w:r>
              <w:rPr>
                <w:rFonts w:eastAsia="Arial" w:cs="Arial"/>
                <w:spacing w:val="-2"/>
              </w:rPr>
              <w:t>(</w:t>
            </w:r>
            <w:r>
              <w:rPr>
                <w:rFonts w:eastAsia="Arial" w:cs="Arial"/>
                <w:spacing w:val="2"/>
              </w:rPr>
              <w:t>S</w:t>
            </w:r>
            <w:r>
              <w:rPr>
                <w:rFonts w:eastAsia="Arial" w:cs="Arial"/>
                <w:spacing w:val="1"/>
              </w:rPr>
              <w:t>-</w:t>
            </w:r>
            <w:r>
              <w:rPr>
                <w:rFonts w:eastAsia="Arial" w:cs="Arial"/>
              </w:rPr>
              <w:t>1</w:t>
            </w:r>
            <w:r>
              <w:rPr>
                <w:rFonts w:eastAsia="Arial" w:cs="Arial"/>
                <w:spacing w:val="-1"/>
              </w:rPr>
              <w:t>0</w:t>
            </w:r>
            <w:r>
              <w:rPr>
                <w:rFonts w:eastAsia="Arial" w:cs="Arial"/>
              </w:rPr>
              <w:t>0</w:t>
            </w:r>
            <w:r>
              <w:rPr>
                <w:rFonts w:eastAsia="Arial" w:cs="Arial"/>
                <w:spacing w:val="15"/>
              </w:rPr>
              <w:t xml:space="preserve"> </w:t>
            </w:r>
            <w:r>
              <w:rPr>
                <w:rFonts w:eastAsia="Arial" w:cs="Arial"/>
                <w:spacing w:val="1"/>
              </w:rPr>
              <w:t>s</w:t>
            </w:r>
            <w:r>
              <w:rPr>
                <w:rFonts w:eastAsia="Arial" w:cs="Arial"/>
              </w:rPr>
              <w:t>u</w:t>
            </w:r>
            <w:r>
              <w:rPr>
                <w:rFonts w:eastAsia="Arial" w:cs="Arial"/>
                <w:spacing w:val="-1"/>
              </w:rPr>
              <w:t>p</w:t>
            </w:r>
            <w:r>
              <w:rPr>
                <w:rFonts w:eastAsia="Arial" w:cs="Arial"/>
              </w:rPr>
              <w:t>p</w:t>
            </w:r>
            <w:r>
              <w:rPr>
                <w:rFonts w:eastAsia="Arial" w:cs="Arial"/>
                <w:spacing w:val="-1"/>
              </w:rPr>
              <w:t>o</w:t>
            </w:r>
            <w:r>
              <w:rPr>
                <w:rFonts w:eastAsia="Arial" w:cs="Arial"/>
                <w:spacing w:val="1"/>
              </w:rPr>
              <w:t>r</w:t>
            </w:r>
            <w:r>
              <w:rPr>
                <w:rFonts w:eastAsia="Arial" w:cs="Arial"/>
              </w:rPr>
              <w:t>t</w:t>
            </w:r>
            <w:r>
              <w:rPr>
                <w:rFonts w:eastAsia="Arial" w:cs="Arial"/>
                <w:spacing w:val="13"/>
              </w:rPr>
              <w:t xml:space="preserve"> </w:t>
            </w:r>
            <w:r>
              <w:rPr>
                <w:rFonts w:eastAsia="Arial" w:cs="Arial"/>
                <w:spacing w:val="2"/>
              </w:rPr>
              <w:t>f</w:t>
            </w:r>
            <w:r>
              <w:rPr>
                <w:rFonts w:eastAsia="Arial" w:cs="Arial"/>
                <w:spacing w:val="-1"/>
              </w:rPr>
              <w:t>i</w:t>
            </w:r>
            <w:r>
              <w:rPr>
                <w:rFonts w:eastAsia="Arial" w:cs="Arial"/>
                <w:spacing w:val="1"/>
              </w:rPr>
              <w:t>l</w:t>
            </w:r>
            <w:r>
              <w:rPr>
                <w:rFonts w:eastAsia="Arial" w:cs="Arial"/>
              </w:rPr>
              <w:t>e</w:t>
            </w:r>
            <w:r>
              <w:rPr>
                <w:rFonts w:eastAsia="Arial" w:cs="Arial"/>
                <w:spacing w:val="18"/>
              </w:rPr>
              <w:t xml:space="preserve"> </w:t>
            </w:r>
            <w:r>
              <w:rPr>
                <w:rFonts w:eastAsia="Arial" w:cs="Arial"/>
                <w:spacing w:val="2"/>
              </w:rPr>
              <w:t>f</w:t>
            </w:r>
            <w:r>
              <w:rPr>
                <w:rFonts w:eastAsia="Arial" w:cs="Arial"/>
              </w:rPr>
              <w:t>o</w:t>
            </w:r>
            <w:r>
              <w:rPr>
                <w:rFonts w:eastAsia="Arial" w:cs="Arial"/>
                <w:spacing w:val="-2"/>
              </w:rPr>
              <w:t>r</w:t>
            </w:r>
            <w:r>
              <w:rPr>
                <w:rFonts w:eastAsia="Arial" w:cs="Arial"/>
                <w:spacing w:val="2"/>
              </w:rPr>
              <w:t>m</w:t>
            </w:r>
            <w:r>
              <w:rPr>
                <w:rFonts w:eastAsia="Arial" w:cs="Arial"/>
              </w:rPr>
              <w:t>at</w:t>
            </w:r>
            <w:r>
              <w:rPr>
                <w:rFonts w:eastAsia="Arial" w:cs="Arial"/>
                <w:spacing w:val="14"/>
              </w:rPr>
              <w:t xml:space="preserve"> </w:t>
            </w:r>
            <w:r>
              <w:rPr>
                <w:rFonts w:eastAsia="Arial" w:cs="Arial"/>
              </w:rPr>
              <w:t>=</w:t>
            </w:r>
            <w:r>
              <w:rPr>
                <w:rFonts w:eastAsia="Arial" w:cs="Arial"/>
                <w:spacing w:val="19"/>
              </w:rPr>
              <w:t xml:space="preserve"> </w:t>
            </w:r>
            <w:r>
              <w:rPr>
                <w:rFonts w:eastAsia="Arial" w:cs="Arial"/>
                <w:spacing w:val="1"/>
              </w:rPr>
              <w:t>“</w:t>
            </w:r>
            <w:r>
              <w:rPr>
                <w:rFonts w:eastAsia="Arial" w:cs="Arial"/>
                <w:spacing w:val="-1"/>
              </w:rPr>
              <w:t>A</w:t>
            </w:r>
            <w:r>
              <w:rPr>
                <w:rFonts w:eastAsia="Arial" w:cs="Arial"/>
                <w:spacing w:val="1"/>
              </w:rPr>
              <w:t>S</w:t>
            </w:r>
            <w:r>
              <w:rPr>
                <w:rFonts w:eastAsia="Arial" w:cs="Arial"/>
              </w:rPr>
              <w:t>CI</w:t>
            </w:r>
            <w:r>
              <w:rPr>
                <w:rFonts w:eastAsia="Arial" w:cs="Arial"/>
                <w:spacing w:val="2"/>
              </w:rPr>
              <w:t>I</w:t>
            </w:r>
            <w:r>
              <w:rPr>
                <w:rFonts w:eastAsia="Arial" w:cs="Arial"/>
                <w:spacing w:val="-2"/>
              </w:rPr>
              <w:t>”)</w:t>
            </w:r>
            <w:r>
              <w:rPr>
                <w:rFonts w:eastAsia="Arial" w:cs="Arial"/>
              </w:rPr>
              <w:t>:</w:t>
            </w:r>
            <w:r>
              <w:rPr>
                <w:rFonts w:eastAsia="Arial" w:cs="Arial"/>
                <w:spacing w:val="15"/>
              </w:rPr>
              <w:t xml:space="preserve"> </w:t>
            </w:r>
            <w:r>
              <w:rPr>
                <w:rFonts w:eastAsia="Arial" w:cs="Arial"/>
                <w:spacing w:val="-2"/>
              </w:rPr>
              <w:t>T</w:t>
            </w:r>
            <w:r>
              <w:rPr>
                <w:rFonts w:eastAsia="Arial" w:cs="Arial"/>
              </w:rPr>
              <w:t>he</w:t>
            </w:r>
            <w:r>
              <w:rPr>
                <w:rFonts w:eastAsia="Arial" w:cs="Arial"/>
                <w:spacing w:val="17"/>
              </w:rPr>
              <w:t xml:space="preserve"> </w:t>
            </w:r>
            <w:r>
              <w:rPr>
                <w:rFonts w:eastAsia="Arial" w:cs="Arial"/>
                <w:spacing w:val="2"/>
              </w:rPr>
              <w:t>o</w:t>
            </w:r>
            <w:r>
              <w:rPr>
                <w:rFonts w:eastAsia="Arial" w:cs="Arial"/>
              </w:rPr>
              <w:t>f</w:t>
            </w:r>
            <w:r>
              <w:rPr>
                <w:rFonts w:eastAsia="Arial" w:cs="Arial"/>
                <w:spacing w:val="2"/>
              </w:rPr>
              <w:t>f</w:t>
            </w:r>
            <w:r>
              <w:rPr>
                <w:rFonts w:eastAsia="Arial" w:cs="Arial"/>
                <w:spacing w:val="1"/>
              </w:rPr>
              <w:t>s</w:t>
            </w:r>
            <w:r>
              <w:rPr>
                <w:rFonts w:eastAsia="Arial" w:cs="Arial"/>
                <w:spacing w:val="-3"/>
              </w:rPr>
              <w:t>e</w:t>
            </w:r>
            <w:r>
              <w:rPr>
                <w:rFonts w:eastAsia="Arial" w:cs="Arial"/>
              </w:rPr>
              <w:t>t</w:t>
            </w:r>
            <w:r>
              <w:rPr>
                <w:rFonts w:eastAsia="Arial" w:cs="Arial"/>
                <w:spacing w:val="18"/>
              </w:rPr>
              <w:t xml:space="preserve"> </w:t>
            </w:r>
            <w:r>
              <w:rPr>
                <w:rFonts w:eastAsia="Arial" w:cs="Arial"/>
              </w:rPr>
              <w:t>of</w:t>
            </w:r>
            <w:r>
              <w:rPr>
                <w:rFonts w:eastAsia="Arial" w:cs="Arial"/>
                <w:spacing w:val="16"/>
              </w:rPr>
              <w:t xml:space="preserve"> </w:t>
            </w:r>
            <w:r>
              <w:rPr>
                <w:rFonts w:eastAsia="Arial" w:cs="Arial"/>
                <w:spacing w:val="2"/>
              </w:rPr>
              <w:t>t</w:t>
            </w:r>
            <w:r>
              <w:rPr>
                <w:rFonts w:eastAsia="Arial" w:cs="Arial"/>
              </w:rPr>
              <w:t>he</w:t>
            </w:r>
            <w:r>
              <w:rPr>
                <w:rFonts w:eastAsia="Arial" w:cs="Arial"/>
                <w:spacing w:val="17"/>
              </w:rPr>
              <w:t xml:space="preserve"> </w:t>
            </w:r>
            <w:r>
              <w:rPr>
                <w:rFonts w:eastAsia="Arial" w:cs="Arial"/>
                <w:spacing w:val="-1"/>
              </w:rPr>
              <w:t>s</w:t>
            </w:r>
            <w:r>
              <w:rPr>
                <w:rFonts w:eastAsia="Arial" w:cs="Arial"/>
                <w:spacing w:val="2"/>
              </w:rPr>
              <w:t>t</w:t>
            </w:r>
            <w:r>
              <w:rPr>
                <w:rFonts w:eastAsia="Arial" w:cs="Arial"/>
              </w:rPr>
              <w:t>art</w:t>
            </w:r>
            <w:r>
              <w:rPr>
                <w:rFonts w:eastAsia="Arial" w:cs="Arial"/>
                <w:spacing w:val="17"/>
              </w:rPr>
              <w:t xml:space="preserve"> </w:t>
            </w:r>
            <w:r>
              <w:rPr>
                <w:rFonts w:eastAsia="Arial" w:cs="Arial"/>
              </w:rPr>
              <w:t>of</w:t>
            </w:r>
            <w:r>
              <w:rPr>
                <w:rFonts w:eastAsia="Arial" w:cs="Arial"/>
                <w:spacing w:val="23"/>
              </w:rPr>
              <w:t xml:space="preserve"> </w:t>
            </w:r>
            <w:r>
              <w:rPr>
                <w:rFonts w:eastAsia="Arial" w:cs="Arial"/>
                <w:spacing w:val="2"/>
              </w:rPr>
              <w:t>t</w:t>
            </w:r>
            <w:r>
              <w:rPr>
                <w:rFonts w:eastAsia="Arial" w:cs="Arial"/>
              </w:rPr>
              <w:t>he</w:t>
            </w:r>
            <w:r>
              <w:rPr>
                <w:rFonts w:eastAsia="Arial" w:cs="Arial"/>
                <w:spacing w:val="17"/>
              </w:rPr>
              <w:t xml:space="preserve"> </w:t>
            </w:r>
            <w:r>
              <w:rPr>
                <w:rFonts w:eastAsia="Arial" w:cs="Arial"/>
                <w:spacing w:val="1"/>
              </w:rPr>
              <w:t>s</w:t>
            </w:r>
            <w:r>
              <w:rPr>
                <w:rFonts w:eastAsia="Arial" w:cs="Arial"/>
              </w:rPr>
              <w:t>e</w:t>
            </w:r>
            <w:r>
              <w:rPr>
                <w:rFonts w:eastAsia="Arial" w:cs="Arial"/>
                <w:spacing w:val="-2"/>
              </w:rPr>
              <w:t>c</w:t>
            </w:r>
            <w:r>
              <w:rPr>
                <w:rFonts w:eastAsia="Arial" w:cs="Arial"/>
                <w:spacing w:val="2"/>
              </w:rPr>
              <w:t>t</w:t>
            </w:r>
            <w:r>
              <w:rPr>
                <w:rFonts w:eastAsia="Arial" w:cs="Arial"/>
                <w:spacing w:val="1"/>
              </w:rPr>
              <w:t>i</w:t>
            </w:r>
            <w:r>
              <w:rPr>
                <w:rFonts w:eastAsia="Arial" w:cs="Arial"/>
              </w:rPr>
              <w:t>on</w:t>
            </w:r>
            <w:r>
              <w:rPr>
                <w:rFonts w:eastAsia="Arial" w:cs="Arial"/>
                <w:spacing w:val="14"/>
              </w:rPr>
              <w:t xml:space="preserve"> </w:t>
            </w:r>
            <w:r>
              <w:rPr>
                <w:rFonts w:eastAsia="Arial" w:cs="Arial"/>
                <w:spacing w:val="1"/>
              </w:rPr>
              <w:t>r</w:t>
            </w:r>
            <w:r>
              <w:rPr>
                <w:rFonts w:eastAsia="Arial" w:cs="Arial"/>
              </w:rPr>
              <w:t>e</w:t>
            </w:r>
            <w:r>
              <w:rPr>
                <w:rFonts w:eastAsia="Arial" w:cs="Arial"/>
                <w:spacing w:val="1"/>
              </w:rPr>
              <w:t>l</w:t>
            </w:r>
            <w:r>
              <w:rPr>
                <w:rFonts w:eastAsia="Arial" w:cs="Arial"/>
                <w:spacing w:val="-3"/>
              </w:rPr>
              <w:t>a</w:t>
            </w:r>
            <w:r>
              <w:rPr>
                <w:rFonts w:eastAsia="Arial" w:cs="Arial"/>
                <w:spacing w:val="2"/>
              </w:rPr>
              <w:t>t</w:t>
            </w:r>
            <w:r>
              <w:rPr>
                <w:rFonts w:eastAsia="Arial" w:cs="Arial"/>
                <w:spacing w:val="-3"/>
              </w:rPr>
              <w:t>i</w:t>
            </w:r>
            <w:r>
              <w:rPr>
                <w:rFonts w:eastAsia="Arial" w:cs="Arial"/>
                <w:spacing w:val="6"/>
              </w:rPr>
              <w:t>v</w:t>
            </w:r>
            <w:r>
              <w:rPr>
                <w:rFonts w:eastAsia="Arial" w:cs="Arial"/>
              </w:rPr>
              <w:t>e</w:t>
            </w:r>
            <w:r>
              <w:rPr>
                <w:rFonts w:eastAsia="Arial" w:cs="Arial"/>
                <w:spacing w:val="10"/>
              </w:rPr>
              <w:t xml:space="preserve"> </w:t>
            </w:r>
            <w:r>
              <w:rPr>
                <w:rFonts w:eastAsia="Arial" w:cs="Arial"/>
                <w:spacing w:val="2"/>
              </w:rPr>
              <w:t>t</w:t>
            </w:r>
            <w:r>
              <w:rPr>
                <w:rFonts w:eastAsia="Arial" w:cs="Arial"/>
              </w:rPr>
              <w:t>o</w:t>
            </w:r>
            <w:r>
              <w:rPr>
                <w:rFonts w:eastAsia="Arial" w:cs="Arial"/>
                <w:spacing w:val="16"/>
              </w:rPr>
              <w:t xml:space="preserve"> </w:t>
            </w:r>
            <w:r>
              <w:rPr>
                <w:rFonts w:eastAsia="Arial" w:cs="Arial"/>
                <w:spacing w:val="2"/>
              </w:rPr>
              <w:t>t</w:t>
            </w:r>
            <w:r>
              <w:rPr>
                <w:rFonts w:eastAsia="Arial" w:cs="Arial"/>
              </w:rPr>
              <w:t>he b</w:t>
            </w:r>
            <w:r>
              <w:rPr>
                <w:rFonts w:eastAsia="Arial" w:cs="Arial"/>
                <w:spacing w:val="-1"/>
              </w:rPr>
              <w:t>e</w:t>
            </w:r>
            <w:r>
              <w:rPr>
                <w:rFonts w:eastAsia="Arial" w:cs="Arial"/>
              </w:rPr>
              <w:t>g</w:t>
            </w:r>
            <w:r>
              <w:rPr>
                <w:rFonts w:eastAsia="Arial" w:cs="Arial"/>
                <w:spacing w:val="1"/>
              </w:rPr>
              <w:t>i</w:t>
            </w:r>
            <w:r>
              <w:rPr>
                <w:rFonts w:eastAsia="Arial" w:cs="Arial"/>
              </w:rPr>
              <w:t>n</w:t>
            </w:r>
            <w:r>
              <w:rPr>
                <w:rFonts w:eastAsia="Arial" w:cs="Arial"/>
                <w:spacing w:val="-1"/>
              </w:rPr>
              <w:t>n</w:t>
            </w:r>
            <w:r>
              <w:rPr>
                <w:rFonts w:eastAsia="Arial" w:cs="Arial"/>
                <w:spacing w:val="1"/>
              </w:rPr>
              <w:t>i</w:t>
            </w:r>
            <w:r>
              <w:rPr>
                <w:rFonts w:eastAsia="Arial" w:cs="Arial"/>
              </w:rPr>
              <w:t>ng</w:t>
            </w:r>
            <w:r>
              <w:rPr>
                <w:rFonts w:eastAsia="Arial" w:cs="Arial"/>
                <w:spacing w:val="-8"/>
              </w:rPr>
              <w:t xml:space="preserve"> </w:t>
            </w:r>
            <w:r>
              <w:rPr>
                <w:rFonts w:eastAsia="Arial" w:cs="Arial"/>
              </w:rPr>
              <w:t>of</w:t>
            </w:r>
            <w:r>
              <w:rPr>
                <w:rFonts w:eastAsia="Arial" w:cs="Arial"/>
                <w:spacing w:val="-1"/>
              </w:rPr>
              <w:t xml:space="preserve"> </w:t>
            </w:r>
            <w:r>
              <w:rPr>
                <w:rFonts w:eastAsia="Arial" w:cs="Arial"/>
                <w:spacing w:val="2"/>
              </w:rPr>
              <w:t>t</w:t>
            </w:r>
            <w:r>
              <w:rPr>
                <w:rFonts w:eastAsia="Arial" w:cs="Arial"/>
              </w:rPr>
              <w:t>he</w:t>
            </w:r>
            <w:r>
              <w:rPr>
                <w:rFonts w:eastAsia="Arial" w:cs="Arial"/>
                <w:spacing w:val="-4"/>
              </w:rPr>
              <w:t xml:space="preserve"> </w:t>
            </w:r>
            <w:r>
              <w:rPr>
                <w:rFonts w:eastAsia="Arial" w:cs="Arial"/>
                <w:spacing w:val="2"/>
              </w:rPr>
              <w:t>f</w:t>
            </w:r>
            <w:r>
              <w:rPr>
                <w:rFonts w:eastAsia="Arial" w:cs="Arial"/>
                <w:spacing w:val="-1"/>
              </w:rPr>
              <w:t>i</w:t>
            </w:r>
            <w:r>
              <w:rPr>
                <w:rFonts w:eastAsia="Arial" w:cs="Arial"/>
                <w:spacing w:val="1"/>
              </w:rPr>
              <w:t>l</w:t>
            </w:r>
            <w:r>
              <w:rPr>
                <w:rFonts w:eastAsia="Arial" w:cs="Arial"/>
              </w:rPr>
              <w:t>e</w:t>
            </w:r>
            <w:r>
              <w:rPr>
                <w:rFonts w:eastAsia="Arial" w:cs="Arial"/>
                <w:spacing w:val="-2"/>
              </w:rPr>
              <w:t xml:space="preserve"> (</w:t>
            </w:r>
            <w:r>
              <w:rPr>
                <w:rFonts w:eastAsia="Arial" w:cs="Arial"/>
                <w:spacing w:val="2"/>
              </w:rPr>
              <w:t>t</w:t>
            </w:r>
            <w:r>
              <w:rPr>
                <w:rFonts w:eastAsia="Arial" w:cs="Arial"/>
              </w:rPr>
              <w:t>he</w:t>
            </w:r>
            <w:r>
              <w:rPr>
                <w:rFonts w:eastAsia="Arial" w:cs="Arial"/>
                <w:spacing w:val="-4"/>
              </w:rPr>
              <w:t xml:space="preserve"> </w:t>
            </w:r>
            <w:r>
              <w:rPr>
                <w:rFonts w:eastAsia="Arial" w:cs="Arial"/>
              </w:rPr>
              <w:t>f</w:t>
            </w:r>
            <w:r>
              <w:rPr>
                <w:rFonts w:eastAsia="Arial" w:cs="Arial"/>
                <w:spacing w:val="1"/>
              </w:rPr>
              <w:t>i</w:t>
            </w:r>
            <w:r>
              <w:rPr>
                <w:rFonts w:eastAsia="Arial" w:cs="Arial"/>
                <w:spacing w:val="-2"/>
              </w:rPr>
              <w:t>r</w:t>
            </w:r>
            <w:r>
              <w:rPr>
                <w:rFonts w:eastAsia="Arial" w:cs="Arial"/>
                <w:spacing w:val="1"/>
              </w:rPr>
              <w:t>s</w:t>
            </w:r>
            <w:r>
              <w:rPr>
                <w:rFonts w:eastAsia="Arial" w:cs="Arial"/>
              </w:rPr>
              <w:t>t</w:t>
            </w:r>
            <w:r>
              <w:rPr>
                <w:rFonts w:eastAsia="Arial" w:cs="Arial"/>
                <w:spacing w:val="-1"/>
              </w:rPr>
              <w:t xml:space="preserve"> </w:t>
            </w:r>
            <w:r>
              <w:rPr>
                <w:rFonts w:eastAsia="Arial" w:cs="Arial"/>
                <w:spacing w:val="1"/>
              </w:rPr>
              <w:t>c</w:t>
            </w:r>
            <w:r>
              <w:rPr>
                <w:rFonts w:eastAsia="Arial" w:cs="Arial"/>
              </w:rPr>
              <w:t>h</w:t>
            </w:r>
            <w:r>
              <w:rPr>
                <w:rFonts w:eastAsia="Arial" w:cs="Arial"/>
                <w:spacing w:val="-1"/>
              </w:rPr>
              <w:t>a</w:t>
            </w:r>
            <w:r>
              <w:rPr>
                <w:rFonts w:eastAsia="Arial" w:cs="Arial"/>
                <w:spacing w:val="1"/>
              </w:rPr>
              <w:t>r</w:t>
            </w:r>
            <w:r>
              <w:rPr>
                <w:rFonts w:eastAsia="Arial" w:cs="Arial"/>
              </w:rPr>
              <w:t>a</w:t>
            </w:r>
            <w:r>
              <w:rPr>
                <w:rFonts w:eastAsia="Arial" w:cs="Arial"/>
                <w:spacing w:val="-2"/>
              </w:rPr>
              <w:t>c</w:t>
            </w:r>
            <w:r>
              <w:rPr>
                <w:rFonts w:eastAsia="Arial" w:cs="Arial"/>
                <w:spacing w:val="2"/>
              </w:rPr>
              <w:t>t</w:t>
            </w:r>
            <w:r>
              <w:rPr>
                <w:rFonts w:eastAsia="Arial" w:cs="Arial"/>
              </w:rPr>
              <w:t>er</w:t>
            </w:r>
            <w:r>
              <w:rPr>
                <w:rFonts w:eastAsia="Arial" w:cs="Arial"/>
                <w:spacing w:val="-8"/>
              </w:rPr>
              <w:t xml:space="preserve"> </w:t>
            </w:r>
            <w:r>
              <w:rPr>
                <w:rFonts w:eastAsia="Arial" w:cs="Arial"/>
                <w:spacing w:val="2"/>
              </w:rPr>
              <w:t>i</w:t>
            </w:r>
            <w:r>
              <w:rPr>
                <w:rFonts w:eastAsia="Arial" w:cs="Arial"/>
              </w:rPr>
              <w:t>n</w:t>
            </w:r>
            <w:r>
              <w:rPr>
                <w:rFonts w:eastAsia="Arial" w:cs="Arial"/>
                <w:spacing w:val="-2"/>
              </w:rPr>
              <w:t xml:space="preserve"> </w:t>
            </w:r>
            <w:r>
              <w:rPr>
                <w:rFonts w:eastAsia="Arial" w:cs="Arial"/>
                <w:spacing w:val="1"/>
              </w:rPr>
              <w:t>t</w:t>
            </w:r>
            <w:r>
              <w:rPr>
                <w:rFonts w:eastAsia="Arial" w:cs="Arial"/>
              </w:rPr>
              <w:t>he</w:t>
            </w:r>
            <w:r>
              <w:rPr>
                <w:rFonts w:eastAsia="Arial" w:cs="Arial"/>
                <w:spacing w:val="-4"/>
              </w:rPr>
              <w:t xml:space="preserve"> </w:t>
            </w:r>
            <w:r>
              <w:rPr>
                <w:rFonts w:eastAsia="Arial" w:cs="Arial"/>
              </w:rPr>
              <w:t>f</w:t>
            </w:r>
            <w:r>
              <w:rPr>
                <w:rFonts w:eastAsia="Arial" w:cs="Arial"/>
                <w:spacing w:val="1"/>
              </w:rPr>
              <w:t>il</w:t>
            </w:r>
            <w:r>
              <w:rPr>
                <w:rFonts w:eastAsia="Arial" w:cs="Arial"/>
              </w:rPr>
              <w:t>e</w:t>
            </w:r>
            <w:r>
              <w:rPr>
                <w:rFonts w:eastAsia="Arial" w:cs="Arial"/>
                <w:spacing w:val="-4"/>
              </w:rPr>
              <w:t xml:space="preserve"> </w:t>
            </w:r>
            <w:r>
              <w:rPr>
                <w:rFonts w:eastAsia="Arial" w:cs="Arial"/>
              </w:rPr>
              <w:t>h</w:t>
            </w:r>
            <w:r>
              <w:rPr>
                <w:rFonts w:eastAsia="Arial" w:cs="Arial"/>
                <w:spacing w:val="-1"/>
              </w:rPr>
              <w:t>a</w:t>
            </w:r>
            <w:r>
              <w:rPr>
                <w:rFonts w:eastAsia="Arial" w:cs="Arial"/>
              </w:rPr>
              <w:t xml:space="preserve">s </w:t>
            </w:r>
            <w:r>
              <w:rPr>
                <w:rFonts w:eastAsia="Arial" w:cs="Arial"/>
                <w:spacing w:val="-3"/>
              </w:rPr>
              <w:t>o</w:t>
            </w:r>
            <w:r>
              <w:rPr>
                <w:rFonts w:eastAsia="Arial" w:cs="Arial"/>
              </w:rPr>
              <w:t>f</w:t>
            </w:r>
            <w:r>
              <w:rPr>
                <w:rFonts w:eastAsia="Arial" w:cs="Arial"/>
                <w:spacing w:val="2"/>
              </w:rPr>
              <w:t>f</w:t>
            </w:r>
            <w:r>
              <w:rPr>
                <w:rFonts w:eastAsia="Arial" w:cs="Arial"/>
                <w:spacing w:val="1"/>
              </w:rPr>
              <w:t>s</w:t>
            </w:r>
            <w:r>
              <w:rPr>
                <w:rFonts w:eastAsia="Arial" w:cs="Arial"/>
                <w:spacing w:val="-3"/>
              </w:rPr>
              <w:t>e</w:t>
            </w:r>
            <w:r>
              <w:rPr>
                <w:rFonts w:eastAsia="Arial" w:cs="Arial"/>
              </w:rPr>
              <w:t>t</w:t>
            </w:r>
            <w:r>
              <w:rPr>
                <w:rFonts w:eastAsia="Arial" w:cs="Arial"/>
                <w:spacing w:val="-1"/>
              </w:rPr>
              <w:t xml:space="preserve"> </w:t>
            </w:r>
            <w:r>
              <w:rPr>
                <w:rFonts w:eastAsia="Arial" w:cs="Arial"/>
              </w:rPr>
              <w:t>0</w:t>
            </w:r>
            <w:r>
              <w:rPr>
                <w:rFonts w:eastAsia="Arial" w:cs="Arial"/>
                <w:spacing w:val="-2"/>
              </w:rPr>
              <w:t>)</w:t>
            </w:r>
            <w:r>
              <w:rPr>
                <w:rFonts w:eastAsia="Arial" w:cs="Arial"/>
              </w:rPr>
              <w:t>.</w:t>
            </w:r>
          </w:p>
          <w:p w14:paraId="3EE40DF4" w14:textId="77777777" w:rsidR="004A347C" w:rsidRDefault="004A347C" w:rsidP="004A347C">
            <w:pPr>
              <w:spacing w:before="5" w:after="0" w:line="225" w:lineRule="auto"/>
              <w:ind w:left="952" w:right="59" w:hanging="286"/>
              <w:rPr>
                <w:rFonts w:eastAsia="Arial" w:cs="Arial"/>
              </w:rPr>
            </w:pPr>
            <w:r>
              <w:rPr>
                <w:rFonts w:ascii="Courier New" w:eastAsia="Courier New" w:hAnsi="Courier New" w:cs="Courier New"/>
              </w:rPr>
              <w:t>o</w:t>
            </w:r>
            <w:r>
              <w:rPr>
                <w:rFonts w:ascii="Courier New" w:eastAsia="Courier New" w:hAnsi="Courier New" w:cs="Courier New"/>
                <w:spacing w:val="45"/>
              </w:rPr>
              <w:t xml:space="preserve"> </w:t>
            </w:r>
            <w:r>
              <w:rPr>
                <w:rFonts w:eastAsia="Arial" w:cs="Arial"/>
              </w:rPr>
              <w:t>H</w:t>
            </w:r>
            <w:r>
              <w:rPr>
                <w:rFonts w:eastAsia="Arial" w:cs="Arial"/>
                <w:spacing w:val="-2"/>
              </w:rPr>
              <w:t>T</w:t>
            </w:r>
            <w:r>
              <w:rPr>
                <w:rFonts w:eastAsia="Arial" w:cs="Arial"/>
                <w:spacing w:val="2"/>
              </w:rPr>
              <w:t>M</w:t>
            </w:r>
            <w:r>
              <w:rPr>
                <w:rFonts w:eastAsia="Arial" w:cs="Arial"/>
              </w:rPr>
              <w:t>L: A</w:t>
            </w:r>
            <w:r>
              <w:rPr>
                <w:rFonts w:eastAsia="Arial" w:cs="Arial"/>
                <w:spacing w:val="6"/>
              </w:rPr>
              <w:t xml:space="preserve"> </w:t>
            </w:r>
            <w:r>
              <w:rPr>
                <w:rFonts w:eastAsia="Arial" w:cs="Arial"/>
                <w:spacing w:val="2"/>
              </w:rPr>
              <w:t>H</w:t>
            </w:r>
            <w:r>
              <w:rPr>
                <w:rFonts w:eastAsia="Arial" w:cs="Arial"/>
                <w:spacing w:val="-2"/>
              </w:rPr>
              <w:t>T</w:t>
            </w:r>
            <w:r>
              <w:rPr>
                <w:rFonts w:eastAsia="Arial" w:cs="Arial"/>
                <w:spacing w:val="2"/>
              </w:rPr>
              <w:t>M</w:t>
            </w:r>
            <w:r>
              <w:rPr>
                <w:rFonts w:eastAsia="Arial" w:cs="Arial"/>
              </w:rPr>
              <w:t>L</w:t>
            </w:r>
            <w:r>
              <w:rPr>
                <w:rFonts w:eastAsia="Arial" w:cs="Arial"/>
                <w:spacing w:val="-1"/>
              </w:rPr>
              <w:t xml:space="preserve"> </w:t>
            </w:r>
            <w:r>
              <w:rPr>
                <w:rFonts w:eastAsia="Arial" w:cs="Arial"/>
                <w:spacing w:val="2"/>
              </w:rPr>
              <w:t>f</w:t>
            </w:r>
            <w:r>
              <w:rPr>
                <w:rFonts w:eastAsia="Arial" w:cs="Arial"/>
                <w:spacing w:val="1"/>
              </w:rPr>
              <w:t>r</w:t>
            </w:r>
            <w:r>
              <w:rPr>
                <w:rFonts w:eastAsia="Arial" w:cs="Arial"/>
              </w:rPr>
              <w:t>a</w:t>
            </w:r>
            <w:r>
              <w:rPr>
                <w:rFonts w:eastAsia="Arial" w:cs="Arial"/>
                <w:spacing w:val="-1"/>
              </w:rPr>
              <w:t>g</w:t>
            </w:r>
            <w:r>
              <w:rPr>
                <w:rFonts w:eastAsia="Arial" w:cs="Arial"/>
                <w:spacing w:val="2"/>
              </w:rPr>
              <w:t>m</w:t>
            </w:r>
            <w:r>
              <w:rPr>
                <w:rFonts w:eastAsia="Arial" w:cs="Arial"/>
              </w:rPr>
              <w:t>e</w:t>
            </w:r>
            <w:r>
              <w:rPr>
                <w:rFonts w:eastAsia="Arial" w:cs="Arial"/>
                <w:spacing w:val="-1"/>
              </w:rPr>
              <w:t>n</w:t>
            </w:r>
            <w:r>
              <w:rPr>
                <w:rFonts w:eastAsia="Arial" w:cs="Arial"/>
              </w:rPr>
              <w:t>t</w:t>
            </w:r>
            <w:r>
              <w:rPr>
                <w:rFonts w:eastAsia="Arial" w:cs="Arial"/>
                <w:spacing w:val="-2"/>
              </w:rPr>
              <w:t xml:space="preserve"> </w:t>
            </w:r>
            <w:r>
              <w:rPr>
                <w:rFonts w:eastAsia="Arial" w:cs="Arial"/>
                <w:spacing w:val="1"/>
              </w:rPr>
              <w:t>i</w:t>
            </w:r>
            <w:r>
              <w:rPr>
                <w:rFonts w:eastAsia="Arial" w:cs="Arial"/>
              </w:rPr>
              <w:t>d</w:t>
            </w:r>
            <w:r>
              <w:rPr>
                <w:rFonts w:eastAsia="Arial" w:cs="Arial"/>
                <w:spacing w:val="-1"/>
              </w:rPr>
              <w:t>e</w:t>
            </w:r>
            <w:r>
              <w:rPr>
                <w:rFonts w:eastAsia="Arial" w:cs="Arial"/>
              </w:rPr>
              <w:t>n</w:t>
            </w:r>
            <w:r>
              <w:rPr>
                <w:rFonts w:eastAsia="Arial" w:cs="Arial"/>
                <w:spacing w:val="2"/>
              </w:rPr>
              <w:t>t</w:t>
            </w:r>
            <w:r>
              <w:rPr>
                <w:rFonts w:eastAsia="Arial" w:cs="Arial"/>
                <w:spacing w:val="1"/>
              </w:rPr>
              <w:t>i</w:t>
            </w:r>
            <w:r>
              <w:rPr>
                <w:rFonts w:eastAsia="Arial" w:cs="Arial"/>
              </w:rPr>
              <w:t>f</w:t>
            </w:r>
            <w:r>
              <w:rPr>
                <w:rFonts w:eastAsia="Arial" w:cs="Arial"/>
                <w:spacing w:val="1"/>
              </w:rPr>
              <w:t>i</w:t>
            </w:r>
            <w:r>
              <w:rPr>
                <w:rFonts w:eastAsia="Arial" w:cs="Arial"/>
              </w:rPr>
              <w:t>er;</w:t>
            </w:r>
            <w:r>
              <w:rPr>
                <w:rFonts w:eastAsia="Arial" w:cs="Arial"/>
                <w:spacing w:val="-4"/>
              </w:rPr>
              <w:t xml:space="preserve"> </w:t>
            </w:r>
            <w:r>
              <w:rPr>
                <w:rFonts w:eastAsia="Arial" w:cs="Arial"/>
                <w:spacing w:val="2"/>
              </w:rPr>
              <w:t>t</w:t>
            </w:r>
            <w:r>
              <w:rPr>
                <w:rFonts w:eastAsia="Arial" w:cs="Arial"/>
              </w:rPr>
              <w:t>h</w:t>
            </w:r>
            <w:r>
              <w:rPr>
                <w:rFonts w:eastAsia="Arial" w:cs="Arial"/>
                <w:spacing w:val="1"/>
              </w:rPr>
              <w:t>i</w:t>
            </w:r>
            <w:r>
              <w:rPr>
                <w:rFonts w:eastAsia="Arial" w:cs="Arial"/>
              </w:rPr>
              <w:t>s</w:t>
            </w:r>
            <w:r>
              <w:rPr>
                <w:rFonts w:eastAsia="Arial" w:cs="Arial"/>
                <w:spacing w:val="2"/>
              </w:rPr>
              <w:t xml:space="preserve"> </w:t>
            </w:r>
            <w:r>
              <w:rPr>
                <w:rFonts w:eastAsia="Arial" w:cs="Arial"/>
                <w:spacing w:val="-1"/>
              </w:rPr>
              <w:t>i</w:t>
            </w:r>
            <w:r>
              <w:rPr>
                <w:rFonts w:eastAsia="Arial" w:cs="Arial"/>
              </w:rPr>
              <w:t>s</w:t>
            </w:r>
            <w:r>
              <w:rPr>
                <w:rFonts w:eastAsia="Arial" w:cs="Arial"/>
                <w:spacing w:val="4"/>
              </w:rPr>
              <w:t xml:space="preserve"> </w:t>
            </w:r>
            <w:r>
              <w:rPr>
                <w:rFonts w:eastAsia="Arial" w:cs="Arial"/>
                <w:spacing w:val="2"/>
              </w:rPr>
              <w:t>t</w:t>
            </w:r>
            <w:r>
              <w:rPr>
                <w:rFonts w:eastAsia="Arial" w:cs="Arial"/>
              </w:rPr>
              <w:t>he</w:t>
            </w:r>
            <w:r>
              <w:rPr>
                <w:rFonts w:eastAsia="Arial" w:cs="Arial"/>
                <w:spacing w:val="-2"/>
              </w:rPr>
              <w:t xml:space="preserve"> </w:t>
            </w:r>
            <w:r>
              <w:rPr>
                <w:rFonts w:eastAsia="Arial" w:cs="Arial"/>
                <w:spacing w:val="6"/>
              </w:rPr>
              <w:t>v</w:t>
            </w:r>
            <w:r>
              <w:rPr>
                <w:rFonts w:eastAsia="Arial" w:cs="Arial"/>
              </w:rPr>
              <w:t>a</w:t>
            </w:r>
            <w:r>
              <w:rPr>
                <w:rFonts w:eastAsia="Arial" w:cs="Arial"/>
                <w:spacing w:val="1"/>
              </w:rPr>
              <w:t>l</w:t>
            </w:r>
            <w:r>
              <w:rPr>
                <w:rFonts w:eastAsia="Arial" w:cs="Arial"/>
              </w:rPr>
              <w:t>ue</w:t>
            </w:r>
            <w:r>
              <w:rPr>
                <w:rFonts w:eastAsia="Arial" w:cs="Arial"/>
                <w:spacing w:val="-2"/>
              </w:rPr>
              <w:t xml:space="preserve"> </w:t>
            </w:r>
            <w:r>
              <w:rPr>
                <w:rFonts w:eastAsia="Arial" w:cs="Arial"/>
              </w:rPr>
              <w:t>of</w:t>
            </w:r>
            <w:r>
              <w:rPr>
                <w:rFonts w:eastAsia="Arial" w:cs="Arial"/>
                <w:spacing w:val="2"/>
              </w:rPr>
              <w:t xml:space="preserve"> t</w:t>
            </w:r>
            <w:r>
              <w:rPr>
                <w:rFonts w:eastAsia="Arial" w:cs="Arial"/>
              </w:rPr>
              <w:t>he</w:t>
            </w:r>
            <w:r>
              <w:rPr>
                <w:rFonts w:eastAsia="Arial" w:cs="Arial"/>
                <w:spacing w:val="8"/>
              </w:rPr>
              <w:t xml:space="preserve"> </w:t>
            </w:r>
            <w:r>
              <w:rPr>
                <w:rFonts w:eastAsia="Arial" w:cs="Arial"/>
                <w:i/>
              </w:rPr>
              <w:t>n</w:t>
            </w:r>
            <w:r>
              <w:rPr>
                <w:rFonts w:eastAsia="Arial" w:cs="Arial"/>
                <w:i/>
                <w:spacing w:val="1"/>
              </w:rPr>
              <w:t>a</w:t>
            </w:r>
            <w:r>
              <w:rPr>
                <w:rFonts w:eastAsia="Arial" w:cs="Arial"/>
                <w:i/>
              </w:rPr>
              <w:t>me</w:t>
            </w:r>
            <w:r>
              <w:rPr>
                <w:rFonts w:eastAsia="Arial" w:cs="Arial"/>
                <w:i/>
                <w:spacing w:val="1"/>
              </w:rPr>
              <w:t xml:space="preserve"> </w:t>
            </w:r>
            <w:r>
              <w:rPr>
                <w:rFonts w:eastAsia="Arial" w:cs="Arial"/>
              </w:rPr>
              <w:t>or</w:t>
            </w:r>
            <w:r>
              <w:rPr>
                <w:rFonts w:eastAsia="Arial" w:cs="Arial"/>
                <w:spacing w:val="6"/>
              </w:rPr>
              <w:t xml:space="preserve"> </w:t>
            </w:r>
            <w:r>
              <w:rPr>
                <w:rFonts w:eastAsia="Arial" w:cs="Arial"/>
                <w:i/>
                <w:spacing w:val="-1"/>
              </w:rPr>
              <w:t>i</w:t>
            </w:r>
            <w:r>
              <w:rPr>
                <w:rFonts w:eastAsia="Arial" w:cs="Arial"/>
                <w:i/>
              </w:rPr>
              <w:t>d</w:t>
            </w:r>
            <w:r>
              <w:rPr>
                <w:rFonts w:eastAsia="Arial" w:cs="Arial"/>
                <w:i/>
                <w:spacing w:val="4"/>
              </w:rPr>
              <w:t xml:space="preserve"> </w:t>
            </w:r>
            <w:r>
              <w:rPr>
                <w:rFonts w:eastAsia="Arial" w:cs="Arial"/>
              </w:rPr>
              <w:t>a</w:t>
            </w:r>
            <w:r>
              <w:rPr>
                <w:rFonts w:eastAsia="Arial" w:cs="Arial"/>
                <w:spacing w:val="2"/>
              </w:rPr>
              <w:t>tt</w:t>
            </w:r>
            <w:r>
              <w:rPr>
                <w:rFonts w:eastAsia="Arial" w:cs="Arial"/>
                <w:spacing w:val="-2"/>
              </w:rPr>
              <w:t>r</w:t>
            </w:r>
            <w:r>
              <w:rPr>
                <w:rFonts w:eastAsia="Arial" w:cs="Arial"/>
                <w:spacing w:val="1"/>
              </w:rPr>
              <w:t>i</w:t>
            </w:r>
            <w:r>
              <w:rPr>
                <w:rFonts w:eastAsia="Arial" w:cs="Arial"/>
              </w:rPr>
              <w:t>b</w:t>
            </w:r>
            <w:r>
              <w:rPr>
                <w:rFonts w:eastAsia="Arial" w:cs="Arial"/>
                <w:spacing w:val="-1"/>
              </w:rPr>
              <w:t>u</w:t>
            </w:r>
            <w:r>
              <w:rPr>
                <w:rFonts w:eastAsia="Arial" w:cs="Arial"/>
                <w:spacing w:val="2"/>
              </w:rPr>
              <w:t>t</w:t>
            </w:r>
            <w:r>
              <w:rPr>
                <w:rFonts w:eastAsia="Arial" w:cs="Arial"/>
              </w:rPr>
              <w:t>e</w:t>
            </w:r>
            <w:r>
              <w:rPr>
                <w:rFonts w:eastAsia="Arial" w:cs="Arial"/>
                <w:spacing w:val="-3"/>
              </w:rPr>
              <w:t xml:space="preserve"> </w:t>
            </w:r>
            <w:r>
              <w:rPr>
                <w:rFonts w:eastAsia="Arial" w:cs="Arial"/>
              </w:rPr>
              <w:t>of</w:t>
            </w:r>
            <w:r>
              <w:rPr>
                <w:rFonts w:eastAsia="Arial" w:cs="Arial"/>
                <w:spacing w:val="4"/>
              </w:rPr>
              <w:t xml:space="preserve"> </w:t>
            </w:r>
            <w:r>
              <w:rPr>
                <w:rFonts w:eastAsia="Arial" w:cs="Arial"/>
              </w:rPr>
              <w:t>a</w:t>
            </w:r>
            <w:r>
              <w:rPr>
                <w:rFonts w:eastAsia="Arial" w:cs="Arial"/>
                <w:spacing w:val="5"/>
              </w:rPr>
              <w:t xml:space="preserve"> </w:t>
            </w:r>
            <w:r>
              <w:rPr>
                <w:rFonts w:eastAsia="Arial" w:cs="Arial"/>
                <w:spacing w:val="2"/>
              </w:rPr>
              <w:t>H</w:t>
            </w:r>
            <w:r>
              <w:rPr>
                <w:rFonts w:eastAsia="Arial" w:cs="Arial"/>
                <w:spacing w:val="-2"/>
              </w:rPr>
              <w:t>T</w:t>
            </w:r>
            <w:r>
              <w:rPr>
                <w:rFonts w:eastAsia="Arial" w:cs="Arial"/>
                <w:spacing w:val="2"/>
              </w:rPr>
              <w:t>M</w:t>
            </w:r>
            <w:r>
              <w:rPr>
                <w:rFonts w:eastAsia="Arial" w:cs="Arial"/>
              </w:rPr>
              <w:t>L</w:t>
            </w:r>
            <w:r>
              <w:rPr>
                <w:rFonts w:eastAsia="Arial" w:cs="Arial"/>
                <w:spacing w:val="-1"/>
              </w:rPr>
              <w:t xml:space="preserve"> </w:t>
            </w:r>
            <w:r>
              <w:rPr>
                <w:rFonts w:eastAsia="Arial" w:cs="Arial"/>
              </w:rPr>
              <w:t>e</w:t>
            </w:r>
            <w:r>
              <w:rPr>
                <w:rFonts w:eastAsia="Arial" w:cs="Arial"/>
                <w:spacing w:val="1"/>
              </w:rPr>
              <w:t>l</w:t>
            </w:r>
            <w:r>
              <w:rPr>
                <w:rFonts w:eastAsia="Arial" w:cs="Arial"/>
              </w:rPr>
              <w:t>e</w:t>
            </w:r>
            <w:r>
              <w:rPr>
                <w:rFonts w:eastAsia="Arial" w:cs="Arial"/>
                <w:spacing w:val="2"/>
              </w:rPr>
              <w:t>m</w:t>
            </w:r>
            <w:r>
              <w:rPr>
                <w:rFonts w:eastAsia="Arial" w:cs="Arial"/>
              </w:rPr>
              <w:t>e</w:t>
            </w:r>
            <w:r>
              <w:rPr>
                <w:rFonts w:eastAsia="Arial" w:cs="Arial"/>
                <w:spacing w:val="-1"/>
              </w:rPr>
              <w:t>n</w:t>
            </w:r>
            <w:r>
              <w:rPr>
                <w:rFonts w:eastAsia="Arial" w:cs="Arial"/>
              </w:rPr>
              <w:t>t</w:t>
            </w:r>
            <w:r>
              <w:rPr>
                <w:rFonts w:eastAsia="Arial" w:cs="Arial"/>
                <w:spacing w:val="-1"/>
              </w:rPr>
              <w:t xml:space="preserve"> </w:t>
            </w:r>
            <w:r>
              <w:rPr>
                <w:rFonts w:eastAsia="Arial" w:cs="Arial"/>
                <w:spacing w:val="1"/>
              </w:rPr>
              <w:t>i</w:t>
            </w:r>
            <w:r>
              <w:rPr>
                <w:rFonts w:eastAsia="Arial" w:cs="Arial"/>
              </w:rPr>
              <w:t xml:space="preserve">n </w:t>
            </w:r>
            <w:r>
              <w:rPr>
                <w:rFonts w:eastAsia="Arial" w:cs="Arial"/>
                <w:spacing w:val="2"/>
              </w:rPr>
              <w:t>t</w:t>
            </w:r>
            <w:r>
              <w:rPr>
                <w:rFonts w:eastAsia="Arial" w:cs="Arial"/>
              </w:rPr>
              <w:t>he</w:t>
            </w:r>
            <w:r>
              <w:rPr>
                <w:rFonts w:eastAsia="Arial" w:cs="Arial"/>
                <w:spacing w:val="-4"/>
              </w:rPr>
              <w:t xml:space="preserve"> </w:t>
            </w:r>
            <w:r>
              <w:rPr>
                <w:rFonts w:eastAsia="Arial" w:cs="Arial"/>
                <w:spacing w:val="2"/>
              </w:rPr>
              <w:t>f</w:t>
            </w:r>
            <w:r>
              <w:rPr>
                <w:rFonts w:eastAsia="Arial" w:cs="Arial"/>
                <w:spacing w:val="-1"/>
              </w:rPr>
              <w:t>i</w:t>
            </w:r>
            <w:r>
              <w:rPr>
                <w:rFonts w:eastAsia="Arial" w:cs="Arial"/>
                <w:spacing w:val="1"/>
              </w:rPr>
              <w:t>l</w:t>
            </w:r>
            <w:r>
              <w:rPr>
                <w:rFonts w:eastAsia="Arial" w:cs="Arial"/>
              </w:rPr>
              <w:t>e.</w:t>
            </w:r>
          </w:p>
          <w:p w14:paraId="4DF80D4D" w14:textId="77777777" w:rsidR="004A347C" w:rsidRDefault="004A347C" w:rsidP="004A347C">
            <w:pPr>
              <w:spacing w:after="0" w:line="240" w:lineRule="auto"/>
              <w:ind w:left="631" w:right="807"/>
              <w:jc w:val="center"/>
              <w:rPr>
                <w:rFonts w:eastAsia="Arial" w:cs="Arial"/>
              </w:rPr>
            </w:pPr>
            <w:r>
              <w:rPr>
                <w:rFonts w:ascii="Courier New" w:eastAsia="Courier New" w:hAnsi="Courier New" w:cs="Courier New"/>
              </w:rPr>
              <w:t>o</w:t>
            </w:r>
            <w:r>
              <w:rPr>
                <w:rFonts w:ascii="Courier New" w:eastAsia="Courier New" w:hAnsi="Courier New" w:cs="Courier New"/>
                <w:spacing w:val="45"/>
              </w:rPr>
              <w:t xml:space="preserve"> </w:t>
            </w:r>
            <w:r>
              <w:rPr>
                <w:rFonts w:eastAsia="Arial" w:cs="Arial"/>
                <w:spacing w:val="-3"/>
              </w:rPr>
              <w:t>X</w:t>
            </w:r>
            <w:r>
              <w:rPr>
                <w:rFonts w:eastAsia="Arial" w:cs="Arial"/>
                <w:spacing w:val="2"/>
              </w:rPr>
              <w:t>M</w:t>
            </w:r>
            <w:r>
              <w:rPr>
                <w:rFonts w:eastAsia="Arial" w:cs="Arial"/>
              </w:rPr>
              <w:t>L:</w:t>
            </w:r>
            <w:r>
              <w:rPr>
                <w:rFonts w:eastAsia="Arial" w:cs="Arial"/>
                <w:spacing w:val="-2"/>
              </w:rPr>
              <w:t xml:space="preserve"> </w:t>
            </w:r>
            <w:r>
              <w:rPr>
                <w:rFonts w:eastAsia="Arial" w:cs="Arial"/>
                <w:spacing w:val="-3"/>
              </w:rPr>
              <w:t>X</w:t>
            </w:r>
            <w:r>
              <w:rPr>
                <w:rFonts w:eastAsia="Arial" w:cs="Arial"/>
                <w:spacing w:val="2"/>
              </w:rPr>
              <w:t>M</w:t>
            </w:r>
            <w:r>
              <w:rPr>
                <w:rFonts w:eastAsia="Arial" w:cs="Arial"/>
              </w:rPr>
              <w:t>L</w:t>
            </w:r>
            <w:r>
              <w:rPr>
                <w:rFonts w:eastAsia="Arial" w:cs="Arial"/>
                <w:spacing w:val="-3"/>
              </w:rPr>
              <w:t xml:space="preserve"> </w:t>
            </w:r>
            <w:r>
              <w:rPr>
                <w:rFonts w:eastAsia="Arial" w:cs="Arial"/>
                <w:spacing w:val="2"/>
              </w:rPr>
              <w:t>f</w:t>
            </w:r>
            <w:r>
              <w:rPr>
                <w:rFonts w:eastAsia="Arial" w:cs="Arial"/>
                <w:spacing w:val="1"/>
              </w:rPr>
              <w:t>r</w:t>
            </w:r>
            <w:r>
              <w:rPr>
                <w:rFonts w:eastAsia="Arial" w:cs="Arial"/>
              </w:rPr>
              <w:t>a</w:t>
            </w:r>
            <w:r>
              <w:rPr>
                <w:rFonts w:eastAsia="Arial" w:cs="Arial"/>
                <w:spacing w:val="-1"/>
              </w:rPr>
              <w:t>g</w:t>
            </w:r>
            <w:r>
              <w:rPr>
                <w:rFonts w:eastAsia="Arial" w:cs="Arial"/>
                <w:spacing w:val="2"/>
              </w:rPr>
              <w:t>m</w:t>
            </w:r>
            <w:r>
              <w:rPr>
                <w:rFonts w:eastAsia="Arial" w:cs="Arial"/>
              </w:rPr>
              <w:t>e</w:t>
            </w:r>
            <w:r>
              <w:rPr>
                <w:rFonts w:eastAsia="Arial" w:cs="Arial"/>
                <w:spacing w:val="-1"/>
              </w:rPr>
              <w:t>n</w:t>
            </w:r>
            <w:r>
              <w:rPr>
                <w:rFonts w:eastAsia="Arial" w:cs="Arial"/>
              </w:rPr>
              <w:t>t</w:t>
            </w:r>
            <w:r>
              <w:rPr>
                <w:rFonts w:eastAsia="Arial" w:cs="Arial"/>
                <w:spacing w:val="-6"/>
              </w:rPr>
              <w:t xml:space="preserve"> </w:t>
            </w:r>
            <w:r>
              <w:rPr>
                <w:rFonts w:eastAsia="Arial" w:cs="Arial"/>
                <w:spacing w:val="1"/>
              </w:rPr>
              <w:t>i</w:t>
            </w:r>
            <w:r>
              <w:rPr>
                <w:rFonts w:eastAsia="Arial" w:cs="Arial"/>
              </w:rPr>
              <w:t>d</w:t>
            </w:r>
            <w:r>
              <w:rPr>
                <w:rFonts w:eastAsia="Arial" w:cs="Arial"/>
                <w:spacing w:val="-1"/>
              </w:rPr>
              <w:t>e</w:t>
            </w:r>
            <w:r>
              <w:rPr>
                <w:rFonts w:eastAsia="Arial" w:cs="Arial"/>
              </w:rPr>
              <w:t>nt</w:t>
            </w:r>
            <w:r>
              <w:rPr>
                <w:rFonts w:eastAsia="Arial" w:cs="Arial"/>
                <w:spacing w:val="1"/>
              </w:rPr>
              <w:t>i</w:t>
            </w:r>
            <w:r>
              <w:rPr>
                <w:rFonts w:eastAsia="Arial" w:cs="Arial"/>
              </w:rPr>
              <w:t>f</w:t>
            </w:r>
            <w:r>
              <w:rPr>
                <w:rFonts w:eastAsia="Arial" w:cs="Arial"/>
                <w:spacing w:val="-1"/>
              </w:rPr>
              <w:t>i</w:t>
            </w:r>
            <w:r>
              <w:rPr>
                <w:rFonts w:eastAsia="Arial" w:cs="Arial"/>
              </w:rPr>
              <w:t>e</w:t>
            </w:r>
            <w:r>
              <w:rPr>
                <w:rFonts w:eastAsia="Arial" w:cs="Arial"/>
                <w:spacing w:val="4"/>
              </w:rPr>
              <w:t>r</w:t>
            </w:r>
            <w:r>
              <w:rPr>
                <w:rFonts w:eastAsia="Arial" w:cs="Arial"/>
              </w:rPr>
              <w:t>;</w:t>
            </w:r>
            <w:r>
              <w:rPr>
                <w:rFonts w:eastAsia="Arial" w:cs="Arial"/>
                <w:spacing w:val="-6"/>
              </w:rPr>
              <w:t xml:space="preserve"> </w:t>
            </w:r>
            <w:r>
              <w:rPr>
                <w:rFonts w:eastAsia="Arial" w:cs="Arial"/>
                <w:spacing w:val="2"/>
              </w:rPr>
              <w:t>t</w:t>
            </w:r>
            <w:r>
              <w:rPr>
                <w:rFonts w:eastAsia="Arial" w:cs="Arial"/>
              </w:rPr>
              <w:t>h</w:t>
            </w:r>
            <w:r>
              <w:rPr>
                <w:rFonts w:eastAsia="Arial" w:cs="Arial"/>
                <w:spacing w:val="-3"/>
              </w:rPr>
              <w:t>a</w:t>
            </w:r>
            <w:r>
              <w:rPr>
                <w:rFonts w:eastAsia="Arial" w:cs="Arial"/>
              </w:rPr>
              <w:t>t</w:t>
            </w:r>
            <w:r>
              <w:rPr>
                <w:rFonts w:eastAsia="Arial" w:cs="Arial"/>
                <w:spacing w:val="-1"/>
              </w:rPr>
              <w:t xml:space="preserve"> </w:t>
            </w:r>
            <w:r>
              <w:rPr>
                <w:rFonts w:eastAsia="Arial" w:cs="Arial"/>
                <w:spacing w:val="1"/>
              </w:rPr>
              <w:t>i</w:t>
            </w:r>
            <w:r>
              <w:rPr>
                <w:rFonts w:eastAsia="Arial" w:cs="Arial"/>
              </w:rPr>
              <w:t>s,</w:t>
            </w:r>
            <w:r>
              <w:rPr>
                <w:rFonts w:eastAsia="Arial" w:cs="Arial"/>
                <w:spacing w:val="-2"/>
              </w:rPr>
              <w:t xml:space="preserve"> </w:t>
            </w:r>
            <w:r>
              <w:rPr>
                <w:rFonts w:eastAsia="Arial" w:cs="Arial"/>
                <w:spacing w:val="2"/>
              </w:rPr>
              <w:t>t</w:t>
            </w:r>
            <w:r>
              <w:rPr>
                <w:rFonts w:eastAsia="Arial" w:cs="Arial"/>
              </w:rPr>
              <w:t>he</w:t>
            </w:r>
            <w:r>
              <w:rPr>
                <w:rFonts w:eastAsia="Arial" w:cs="Arial"/>
                <w:spacing w:val="-4"/>
              </w:rPr>
              <w:t xml:space="preserve"> </w:t>
            </w:r>
            <w:r>
              <w:rPr>
                <w:rFonts w:eastAsia="Arial" w:cs="Arial"/>
                <w:spacing w:val="3"/>
              </w:rPr>
              <w:t>v</w:t>
            </w:r>
            <w:r>
              <w:rPr>
                <w:rFonts w:eastAsia="Arial" w:cs="Arial"/>
              </w:rPr>
              <w:t>a</w:t>
            </w:r>
            <w:r>
              <w:rPr>
                <w:rFonts w:eastAsia="Arial" w:cs="Arial"/>
                <w:spacing w:val="1"/>
              </w:rPr>
              <w:t>lu</w:t>
            </w:r>
            <w:r>
              <w:rPr>
                <w:rFonts w:eastAsia="Arial" w:cs="Arial"/>
              </w:rPr>
              <w:t>e</w:t>
            </w:r>
            <w:r>
              <w:rPr>
                <w:rFonts w:eastAsia="Arial" w:cs="Arial"/>
                <w:spacing w:val="-6"/>
              </w:rPr>
              <w:t xml:space="preserve"> </w:t>
            </w:r>
            <w:r>
              <w:rPr>
                <w:rFonts w:eastAsia="Arial" w:cs="Arial"/>
              </w:rPr>
              <w:t>of</w:t>
            </w:r>
            <w:r>
              <w:rPr>
                <w:rFonts w:eastAsia="Arial" w:cs="Arial"/>
                <w:spacing w:val="-1"/>
              </w:rPr>
              <w:t xml:space="preserve"> </w:t>
            </w:r>
            <w:r>
              <w:rPr>
                <w:rFonts w:eastAsia="Arial" w:cs="Arial"/>
              </w:rPr>
              <w:t xml:space="preserve">an </w:t>
            </w:r>
            <w:proofErr w:type="spellStart"/>
            <w:r>
              <w:rPr>
                <w:rFonts w:eastAsia="Arial" w:cs="Arial"/>
                <w:i/>
                <w:spacing w:val="-1"/>
              </w:rPr>
              <w:t>x</w:t>
            </w:r>
            <w:r>
              <w:rPr>
                <w:rFonts w:eastAsia="Arial" w:cs="Arial"/>
                <w:i/>
              </w:rPr>
              <w:t>m</w:t>
            </w:r>
            <w:r>
              <w:rPr>
                <w:rFonts w:eastAsia="Arial" w:cs="Arial"/>
                <w:i/>
                <w:spacing w:val="-1"/>
              </w:rPr>
              <w:t>l</w:t>
            </w:r>
            <w:r>
              <w:rPr>
                <w:rFonts w:eastAsia="Arial" w:cs="Arial"/>
                <w:i/>
                <w:spacing w:val="2"/>
              </w:rPr>
              <w:t>:</w:t>
            </w:r>
            <w:r>
              <w:rPr>
                <w:rFonts w:eastAsia="Arial" w:cs="Arial"/>
                <w:i/>
                <w:spacing w:val="-1"/>
              </w:rPr>
              <w:t>i</w:t>
            </w:r>
            <w:r>
              <w:rPr>
                <w:rFonts w:eastAsia="Arial" w:cs="Arial"/>
                <w:i/>
              </w:rPr>
              <w:t>d</w:t>
            </w:r>
            <w:proofErr w:type="spellEnd"/>
            <w:r>
              <w:rPr>
                <w:rFonts w:eastAsia="Arial" w:cs="Arial"/>
                <w:i/>
                <w:spacing w:val="-3"/>
              </w:rPr>
              <w:t xml:space="preserve"> </w:t>
            </w:r>
            <w:r>
              <w:rPr>
                <w:rFonts w:eastAsia="Arial" w:cs="Arial"/>
              </w:rPr>
              <w:t>a</w:t>
            </w:r>
            <w:r>
              <w:rPr>
                <w:rFonts w:eastAsia="Arial" w:cs="Arial"/>
                <w:spacing w:val="2"/>
              </w:rPr>
              <w:t>tt</w:t>
            </w:r>
            <w:r>
              <w:rPr>
                <w:rFonts w:eastAsia="Arial" w:cs="Arial"/>
                <w:spacing w:val="-2"/>
              </w:rPr>
              <w:t>r</w:t>
            </w:r>
            <w:r>
              <w:rPr>
                <w:rFonts w:eastAsia="Arial" w:cs="Arial"/>
                <w:spacing w:val="1"/>
              </w:rPr>
              <w:t>i</w:t>
            </w:r>
            <w:r>
              <w:rPr>
                <w:rFonts w:eastAsia="Arial" w:cs="Arial"/>
              </w:rPr>
              <w:t>b</w:t>
            </w:r>
            <w:r>
              <w:rPr>
                <w:rFonts w:eastAsia="Arial" w:cs="Arial"/>
                <w:spacing w:val="-1"/>
              </w:rPr>
              <w:t>u</w:t>
            </w:r>
            <w:r>
              <w:rPr>
                <w:rFonts w:eastAsia="Arial" w:cs="Arial"/>
                <w:spacing w:val="2"/>
              </w:rPr>
              <w:t>t</w:t>
            </w:r>
            <w:r>
              <w:rPr>
                <w:rFonts w:eastAsia="Arial" w:cs="Arial"/>
              </w:rPr>
              <w:t>e</w:t>
            </w:r>
            <w:r>
              <w:rPr>
                <w:rFonts w:eastAsia="Arial" w:cs="Arial"/>
                <w:spacing w:val="-8"/>
              </w:rPr>
              <w:t xml:space="preserve"> </w:t>
            </w:r>
            <w:r>
              <w:rPr>
                <w:rFonts w:eastAsia="Arial" w:cs="Arial"/>
              </w:rPr>
              <w:t>of</w:t>
            </w:r>
            <w:r>
              <w:rPr>
                <w:rFonts w:eastAsia="Arial" w:cs="Arial"/>
                <w:spacing w:val="-1"/>
              </w:rPr>
              <w:t xml:space="preserve"> </w:t>
            </w:r>
            <w:r>
              <w:rPr>
                <w:rFonts w:eastAsia="Arial" w:cs="Arial"/>
              </w:rPr>
              <w:t>an</w:t>
            </w:r>
            <w:r>
              <w:rPr>
                <w:rFonts w:eastAsia="Arial" w:cs="Arial"/>
                <w:spacing w:val="-1"/>
              </w:rPr>
              <w:t xml:space="preserve"> </w:t>
            </w:r>
            <w:r>
              <w:rPr>
                <w:rFonts w:eastAsia="Arial" w:cs="Arial"/>
              </w:rPr>
              <w:t>e</w:t>
            </w:r>
            <w:r>
              <w:rPr>
                <w:rFonts w:eastAsia="Arial" w:cs="Arial"/>
                <w:spacing w:val="1"/>
              </w:rPr>
              <w:t>l</w:t>
            </w:r>
            <w:r>
              <w:rPr>
                <w:rFonts w:eastAsia="Arial" w:cs="Arial"/>
              </w:rPr>
              <w:t>e</w:t>
            </w:r>
            <w:r>
              <w:rPr>
                <w:rFonts w:eastAsia="Arial" w:cs="Arial"/>
                <w:spacing w:val="2"/>
              </w:rPr>
              <w:t>m</w:t>
            </w:r>
            <w:r>
              <w:rPr>
                <w:rFonts w:eastAsia="Arial" w:cs="Arial"/>
              </w:rPr>
              <w:t>e</w:t>
            </w:r>
            <w:r>
              <w:rPr>
                <w:rFonts w:eastAsia="Arial" w:cs="Arial"/>
                <w:spacing w:val="-3"/>
              </w:rPr>
              <w:t>n</w:t>
            </w:r>
            <w:r>
              <w:rPr>
                <w:rFonts w:eastAsia="Arial" w:cs="Arial"/>
              </w:rPr>
              <w:t>t</w:t>
            </w:r>
            <w:r>
              <w:rPr>
                <w:rFonts w:eastAsia="Arial" w:cs="Arial"/>
                <w:spacing w:val="-5"/>
              </w:rPr>
              <w:t xml:space="preserve"> </w:t>
            </w:r>
            <w:r>
              <w:rPr>
                <w:rFonts w:eastAsia="Arial" w:cs="Arial"/>
                <w:spacing w:val="1"/>
              </w:rPr>
              <w:t>i</w:t>
            </w:r>
            <w:r>
              <w:rPr>
                <w:rFonts w:eastAsia="Arial" w:cs="Arial"/>
              </w:rPr>
              <w:t>n</w:t>
            </w:r>
            <w:r>
              <w:rPr>
                <w:rFonts w:eastAsia="Arial" w:cs="Arial"/>
                <w:spacing w:val="-5"/>
              </w:rPr>
              <w:t xml:space="preserve"> </w:t>
            </w:r>
            <w:r>
              <w:rPr>
                <w:rFonts w:eastAsia="Arial" w:cs="Arial"/>
                <w:spacing w:val="2"/>
              </w:rPr>
              <w:t>t</w:t>
            </w:r>
            <w:r>
              <w:rPr>
                <w:rFonts w:eastAsia="Arial" w:cs="Arial"/>
              </w:rPr>
              <w:t>he</w:t>
            </w:r>
            <w:r>
              <w:rPr>
                <w:rFonts w:eastAsia="Arial" w:cs="Arial"/>
                <w:spacing w:val="-4"/>
              </w:rPr>
              <w:t xml:space="preserve"> </w:t>
            </w:r>
            <w:r>
              <w:rPr>
                <w:rFonts w:eastAsia="Arial" w:cs="Arial"/>
                <w:spacing w:val="2"/>
                <w:w w:val="99"/>
              </w:rPr>
              <w:t>f</w:t>
            </w:r>
            <w:r>
              <w:rPr>
                <w:rFonts w:eastAsia="Arial" w:cs="Arial"/>
                <w:spacing w:val="1"/>
                <w:w w:val="99"/>
              </w:rPr>
              <w:t>il</w:t>
            </w:r>
            <w:r>
              <w:rPr>
                <w:rFonts w:eastAsia="Arial" w:cs="Arial"/>
                <w:spacing w:val="-3"/>
                <w:w w:val="99"/>
              </w:rPr>
              <w:t>e</w:t>
            </w:r>
            <w:r>
              <w:rPr>
                <w:rFonts w:eastAsia="Arial" w:cs="Arial"/>
                <w:w w:val="99"/>
              </w:rPr>
              <w:t>.</w:t>
            </w:r>
          </w:p>
          <w:p w14:paraId="40231DA3" w14:textId="6DF77459" w:rsidR="004A347C" w:rsidRDefault="004A347C" w:rsidP="004A347C">
            <w:pPr>
              <w:spacing w:after="0" w:line="230" w:lineRule="exact"/>
              <w:ind w:left="384" w:right="58" w:hanging="283"/>
              <w:rPr>
                <w:rFonts w:eastAsia="Arial" w:cs="Arial"/>
              </w:rPr>
            </w:pPr>
            <w:r>
              <w:rPr>
                <w:rFonts w:ascii="Symbol" w:eastAsia="Symbol" w:hAnsi="Symbol" w:cs="Symbol"/>
              </w:rPr>
              <w:t></w:t>
            </w:r>
            <w:r>
              <w:rPr>
                <w:rFonts w:ascii="Times New Roman" w:eastAsia="Times New Roman" w:hAnsi="Times New Roman"/>
              </w:rPr>
              <w:t xml:space="preserve">  </w:t>
            </w:r>
            <w:r>
              <w:rPr>
                <w:rFonts w:ascii="Times New Roman" w:eastAsia="Times New Roman" w:hAnsi="Times New Roman"/>
                <w:spacing w:val="41"/>
              </w:rPr>
              <w:t xml:space="preserve"> </w:t>
            </w:r>
            <w:r>
              <w:rPr>
                <w:rFonts w:eastAsia="Arial" w:cs="Arial"/>
                <w:spacing w:val="-2"/>
              </w:rPr>
              <w:t>T</w:t>
            </w:r>
            <w:r>
              <w:rPr>
                <w:rFonts w:eastAsia="Arial" w:cs="Arial"/>
                <w:spacing w:val="2"/>
              </w:rPr>
              <w:t>h</w:t>
            </w:r>
            <w:r>
              <w:rPr>
                <w:rFonts w:eastAsia="Arial" w:cs="Arial"/>
              </w:rPr>
              <w:t>e</w:t>
            </w:r>
            <w:r>
              <w:rPr>
                <w:rFonts w:eastAsia="Arial" w:cs="Arial"/>
                <w:spacing w:val="6"/>
              </w:rPr>
              <w:t xml:space="preserve"> </w:t>
            </w:r>
            <w:r>
              <w:rPr>
                <w:rFonts w:eastAsia="Arial" w:cs="Arial"/>
                <w:spacing w:val="2"/>
              </w:rPr>
              <w:t>t</w:t>
            </w:r>
            <w:r>
              <w:rPr>
                <w:rFonts w:eastAsia="Arial" w:cs="Arial"/>
                <w:spacing w:val="-1"/>
              </w:rPr>
              <w:t>y</w:t>
            </w:r>
            <w:r>
              <w:rPr>
                <w:rFonts w:eastAsia="Arial" w:cs="Arial"/>
              </w:rPr>
              <w:t>pe</w:t>
            </w:r>
            <w:r>
              <w:rPr>
                <w:rFonts w:eastAsia="Arial" w:cs="Arial"/>
                <w:spacing w:val="7"/>
              </w:rPr>
              <w:t xml:space="preserve"> </w:t>
            </w:r>
            <w:r>
              <w:rPr>
                <w:rFonts w:eastAsia="Arial" w:cs="Arial"/>
              </w:rPr>
              <w:t>of</w:t>
            </w:r>
            <w:r>
              <w:rPr>
                <w:rFonts w:eastAsia="Arial" w:cs="Arial"/>
                <w:spacing w:val="9"/>
              </w:rPr>
              <w:t xml:space="preserve"> </w:t>
            </w:r>
            <w:r>
              <w:rPr>
                <w:rFonts w:eastAsia="Arial" w:cs="Arial"/>
                <w:spacing w:val="2"/>
              </w:rPr>
              <w:t>f</w:t>
            </w:r>
            <w:r>
              <w:rPr>
                <w:rFonts w:eastAsia="Arial" w:cs="Arial"/>
                <w:spacing w:val="-1"/>
              </w:rPr>
              <w:t>i</w:t>
            </w:r>
            <w:r>
              <w:rPr>
                <w:rFonts w:eastAsia="Arial" w:cs="Arial"/>
                <w:spacing w:val="1"/>
              </w:rPr>
              <w:t>l</w:t>
            </w:r>
            <w:r>
              <w:rPr>
                <w:rFonts w:eastAsia="Arial" w:cs="Arial"/>
              </w:rPr>
              <w:t>e</w:t>
            </w:r>
            <w:r>
              <w:rPr>
                <w:rFonts w:eastAsia="Arial" w:cs="Arial"/>
                <w:spacing w:val="6"/>
              </w:rPr>
              <w:t xml:space="preserve"> </w:t>
            </w:r>
            <w:r>
              <w:rPr>
                <w:rFonts w:eastAsia="Arial" w:cs="Arial"/>
                <w:spacing w:val="1"/>
              </w:rPr>
              <w:t>i</w:t>
            </w:r>
            <w:r>
              <w:rPr>
                <w:rFonts w:eastAsia="Arial" w:cs="Arial"/>
              </w:rPr>
              <w:t>s</w:t>
            </w:r>
            <w:r>
              <w:rPr>
                <w:rFonts w:eastAsia="Arial" w:cs="Arial"/>
                <w:spacing w:val="9"/>
              </w:rPr>
              <w:t xml:space="preserve"> </w:t>
            </w:r>
            <w:r>
              <w:rPr>
                <w:rFonts w:eastAsia="Arial" w:cs="Arial"/>
              </w:rPr>
              <w:t>pr</w:t>
            </w:r>
            <w:r>
              <w:rPr>
                <w:rFonts w:eastAsia="Arial" w:cs="Arial"/>
                <w:spacing w:val="-2"/>
              </w:rPr>
              <w:t>o</w:t>
            </w:r>
            <w:r>
              <w:rPr>
                <w:rFonts w:eastAsia="Arial" w:cs="Arial"/>
                <w:spacing w:val="3"/>
              </w:rPr>
              <w:t>v</w:t>
            </w:r>
            <w:r>
              <w:rPr>
                <w:rFonts w:eastAsia="Arial" w:cs="Arial"/>
                <w:spacing w:val="1"/>
              </w:rPr>
              <w:t>i</w:t>
            </w:r>
            <w:r>
              <w:rPr>
                <w:rFonts w:eastAsia="Arial" w:cs="Arial"/>
              </w:rPr>
              <w:t>d</w:t>
            </w:r>
            <w:r>
              <w:rPr>
                <w:rFonts w:eastAsia="Arial" w:cs="Arial"/>
                <w:spacing w:val="-1"/>
              </w:rPr>
              <w:t>e</w:t>
            </w:r>
            <w:r>
              <w:rPr>
                <w:rFonts w:eastAsia="Arial" w:cs="Arial"/>
              </w:rPr>
              <w:t>d</w:t>
            </w:r>
            <w:r>
              <w:rPr>
                <w:rFonts w:eastAsia="Arial" w:cs="Arial"/>
                <w:spacing w:val="1"/>
              </w:rPr>
              <w:t xml:space="preserve"> i</w:t>
            </w:r>
            <w:r>
              <w:rPr>
                <w:rFonts w:eastAsia="Arial" w:cs="Arial"/>
              </w:rPr>
              <w:t>n</w:t>
            </w:r>
            <w:r>
              <w:rPr>
                <w:rFonts w:eastAsia="Arial" w:cs="Arial"/>
                <w:spacing w:val="7"/>
              </w:rPr>
              <w:t xml:space="preserve"> </w:t>
            </w:r>
            <w:r>
              <w:rPr>
                <w:rFonts w:eastAsia="Arial" w:cs="Arial"/>
                <w:spacing w:val="2"/>
              </w:rPr>
              <w:t>t</w:t>
            </w:r>
            <w:r>
              <w:rPr>
                <w:rFonts w:eastAsia="Arial" w:cs="Arial"/>
              </w:rPr>
              <w:t>he</w:t>
            </w:r>
            <w:r>
              <w:rPr>
                <w:rFonts w:eastAsia="Arial" w:cs="Arial"/>
                <w:spacing w:val="5"/>
              </w:rPr>
              <w:t xml:space="preserve"> </w:t>
            </w:r>
            <w:r>
              <w:rPr>
                <w:rFonts w:eastAsia="Arial" w:cs="Arial"/>
                <w:spacing w:val="1"/>
              </w:rPr>
              <w:t>s</w:t>
            </w:r>
            <w:r>
              <w:rPr>
                <w:rFonts w:eastAsia="Arial" w:cs="Arial"/>
              </w:rPr>
              <w:t>u</w:t>
            </w:r>
            <w:r>
              <w:rPr>
                <w:rFonts w:eastAsia="Arial" w:cs="Arial"/>
                <w:spacing w:val="-1"/>
              </w:rPr>
              <w:t>p</w:t>
            </w:r>
            <w:r>
              <w:rPr>
                <w:rFonts w:eastAsia="Arial" w:cs="Arial"/>
              </w:rPr>
              <w:t>p</w:t>
            </w:r>
            <w:r>
              <w:rPr>
                <w:rFonts w:eastAsia="Arial" w:cs="Arial"/>
                <w:spacing w:val="-1"/>
              </w:rPr>
              <w:t>o</w:t>
            </w:r>
            <w:r>
              <w:rPr>
                <w:rFonts w:eastAsia="Arial" w:cs="Arial"/>
                <w:spacing w:val="1"/>
              </w:rPr>
              <w:t>r</w:t>
            </w:r>
            <w:r>
              <w:rPr>
                <w:rFonts w:eastAsia="Arial" w:cs="Arial"/>
              </w:rPr>
              <w:t>t</w:t>
            </w:r>
            <w:r>
              <w:rPr>
                <w:rFonts w:eastAsia="Arial" w:cs="Arial"/>
                <w:spacing w:val="4"/>
              </w:rPr>
              <w:t xml:space="preserve"> </w:t>
            </w:r>
            <w:r>
              <w:rPr>
                <w:rFonts w:eastAsia="Arial" w:cs="Arial"/>
                <w:spacing w:val="2"/>
              </w:rPr>
              <w:t>f</w:t>
            </w:r>
            <w:r>
              <w:rPr>
                <w:rFonts w:eastAsia="Arial" w:cs="Arial"/>
                <w:spacing w:val="-1"/>
              </w:rPr>
              <w:t>i</w:t>
            </w:r>
            <w:r>
              <w:rPr>
                <w:rFonts w:eastAsia="Arial" w:cs="Arial"/>
                <w:spacing w:val="1"/>
              </w:rPr>
              <w:t>l</w:t>
            </w:r>
            <w:r>
              <w:rPr>
                <w:rFonts w:eastAsia="Arial" w:cs="Arial"/>
              </w:rPr>
              <w:t>e</w:t>
            </w:r>
            <w:r>
              <w:rPr>
                <w:rFonts w:eastAsia="Arial" w:cs="Arial"/>
                <w:spacing w:val="6"/>
              </w:rPr>
              <w:t xml:space="preserve"> </w:t>
            </w:r>
            <w:r>
              <w:rPr>
                <w:rFonts w:eastAsia="Arial" w:cs="Arial"/>
              </w:rPr>
              <w:t>d</w:t>
            </w:r>
            <w:r>
              <w:rPr>
                <w:rFonts w:eastAsia="Arial" w:cs="Arial"/>
                <w:spacing w:val="1"/>
              </w:rPr>
              <w:t>isc</w:t>
            </w:r>
            <w:r>
              <w:rPr>
                <w:rFonts w:eastAsia="Arial" w:cs="Arial"/>
                <w:spacing w:val="-3"/>
              </w:rPr>
              <w:t>o</w:t>
            </w:r>
            <w:r>
              <w:rPr>
                <w:rFonts w:eastAsia="Arial" w:cs="Arial"/>
                <w:spacing w:val="3"/>
              </w:rPr>
              <w:t>v</w:t>
            </w:r>
            <w:r>
              <w:rPr>
                <w:rFonts w:eastAsia="Arial" w:cs="Arial"/>
              </w:rPr>
              <w:t>e</w:t>
            </w:r>
            <w:r>
              <w:rPr>
                <w:rFonts w:eastAsia="Arial" w:cs="Arial"/>
                <w:spacing w:val="-2"/>
              </w:rPr>
              <w:t>r</w:t>
            </w:r>
            <w:r>
              <w:rPr>
                <w:rFonts w:eastAsia="Arial" w:cs="Arial"/>
              </w:rPr>
              <w:t xml:space="preserve">y </w:t>
            </w:r>
            <w:r>
              <w:rPr>
                <w:rFonts w:eastAsia="Arial" w:cs="Arial"/>
                <w:spacing w:val="2"/>
              </w:rPr>
              <w:t>m</w:t>
            </w:r>
            <w:r>
              <w:rPr>
                <w:rFonts w:eastAsia="Arial" w:cs="Arial"/>
              </w:rPr>
              <w:t>e</w:t>
            </w:r>
            <w:r>
              <w:rPr>
                <w:rFonts w:eastAsia="Arial" w:cs="Arial"/>
                <w:spacing w:val="2"/>
              </w:rPr>
              <w:t>t</w:t>
            </w:r>
            <w:r>
              <w:rPr>
                <w:rFonts w:eastAsia="Arial" w:cs="Arial"/>
              </w:rPr>
              <w:t>a</w:t>
            </w:r>
            <w:r>
              <w:rPr>
                <w:rFonts w:eastAsia="Arial" w:cs="Arial"/>
                <w:spacing w:val="-1"/>
              </w:rPr>
              <w:t>d</w:t>
            </w:r>
            <w:r>
              <w:rPr>
                <w:rFonts w:eastAsia="Arial" w:cs="Arial"/>
              </w:rPr>
              <w:t>a</w:t>
            </w:r>
            <w:r>
              <w:rPr>
                <w:rFonts w:eastAsia="Arial" w:cs="Arial"/>
                <w:spacing w:val="2"/>
              </w:rPr>
              <w:t>t</w:t>
            </w:r>
            <w:r>
              <w:rPr>
                <w:rFonts w:eastAsia="Arial" w:cs="Arial"/>
              </w:rPr>
              <w:t>a</w:t>
            </w:r>
            <w:r>
              <w:rPr>
                <w:rFonts w:eastAsia="Arial" w:cs="Arial"/>
                <w:spacing w:val="1"/>
              </w:rPr>
              <w:t xml:space="preserve"> </w:t>
            </w:r>
            <w:r>
              <w:rPr>
                <w:rFonts w:eastAsia="Arial" w:cs="Arial"/>
              </w:rPr>
              <w:t>b</w:t>
            </w:r>
            <w:r>
              <w:rPr>
                <w:rFonts w:eastAsia="Arial" w:cs="Arial"/>
                <w:spacing w:val="1"/>
              </w:rPr>
              <w:t>l</w:t>
            </w:r>
            <w:r>
              <w:rPr>
                <w:rFonts w:eastAsia="Arial" w:cs="Arial"/>
              </w:rPr>
              <w:t>o</w:t>
            </w:r>
            <w:r>
              <w:rPr>
                <w:rFonts w:eastAsia="Arial" w:cs="Arial"/>
                <w:spacing w:val="1"/>
              </w:rPr>
              <w:t>c</w:t>
            </w:r>
            <w:r>
              <w:rPr>
                <w:rFonts w:eastAsia="Arial" w:cs="Arial"/>
              </w:rPr>
              <w:t>k</w:t>
            </w:r>
            <w:r>
              <w:rPr>
                <w:rFonts w:eastAsia="Arial" w:cs="Arial"/>
                <w:spacing w:val="5"/>
              </w:rPr>
              <w:t xml:space="preserve"> </w:t>
            </w:r>
            <w:r>
              <w:rPr>
                <w:rFonts w:eastAsia="Arial" w:cs="Arial"/>
                <w:spacing w:val="1"/>
              </w:rPr>
              <w:t>(s</w:t>
            </w:r>
            <w:r>
              <w:rPr>
                <w:rFonts w:eastAsia="Arial" w:cs="Arial"/>
              </w:rPr>
              <w:t>ee</w:t>
            </w:r>
            <w:r>
              <w:rPr>
                <w:rFonts w:eastAsia="Arial" w:cs="Arial"/>
                <w:spacing w:val="4"/>
              </w:rPr>
              <w:t xml:space="preserve"> </w:t>
            </w:r>
            <w:r>
              <w:rPr>
                <w:rFonts w:eastAsia="Arial" w:cs="Arial"/>
                <w:spacing w:val="13"/>
              </w:rPr>
              <w:t>S</w:t>
            </w:r>
            <w:r>
              <w:rPr>
                <w:rFonts w:eastAsia="Arial" w:cs="Arial"/>
                <w:spacing w:val="1"/>
              </w:rPr>
              <w:t>-</w:t>
            </w:r>
            <w:r>
              <w:rPr>
                <w:rFonts w:eastAsia="Arial" w:cs="Arial"/>
              </w:rPr>
              <w:t>1</w:t>
            </w:r>
            <w:r>
              <w:rPr>
                <w:rFonts w:eastAsia="Arial" w:cs="Arial"/>
                <w:spacing w:val="-1"/>
              </w:rPr>
              <w:t>0</w:t>
            </w:r>
            <w:r>
              <w:rPr>
                <w:rFonts w:eastAsia="Arial" w:cs="Arial"/>
              </w:rPr>
              <w:t>0</w:t>
            </w:r>
            <w:r w:rsidR="00C436CE">
              <w:rPr>
                <w:rFonts w:eastAsia="Arial" w:cs="Arial"/>
              </w:rPr>
              <w:t xml:space="preserve"> Part</w:t>
            </w:r>
            <w:r>
              <w:rPr>
                <w:rFonts w:eastAsia="Arial" w:cs="Arial"/>
                <w:spacing w:val="4"/>
              </w:rPr>
              <w:t xml:space="preserve"> </w:t>
            </w:r>
            <w:r w:rsidR="00C436CE">
              <w:rPr>
                <w:rFonts w:eastAsia="Arial" w:cs="Arial"/>
                <w:spacing w:val="1"/>
              </w:rPr>
              <w:t>17</w:t>
            </w:r>
            <w:r>
              <w:rPr>
                <w:rFonts w:eastAsia="Arial" w:cs="Arial"/>
              </w:rPr>
              <w:t xml:space="preserve"> </w:t>
            </w:r>
            <w:r>
              <w:rPr>
                <w:rFonts w:eastAsia="Arial" w:cs="Arial"/>
                <w:spacing w:val="1"/>
              </w:rPr>
              <w:t>S</w:t>
            </w:r>
            <w:r>
              <w:rPr>
                <w:rFonts w:eastAsia="Arial" w:cs="Arial"/>
              </w:rPr>
              <w:t>1</w:t>
            </w:r>
            <w:r>
              <w:rPr>
                <w:rFonts w:eastAsia="Arial" w:cs="Arial"/>
                <w:spacing w:val="-1"/>
              </w:rPr>
              <w:t>0</w:t>
            </w:r>
            <w:r>
              <w:rPr>
                <w:rFonts w:eastAsia="Arial" w:cs="Arial"/>
              </w:rPr>
              <w:t>0</w:t>
            </w:r>
            <w:r>
              <w:rPr>
                <w:rFonts w:eastAsia="Arial" w:cs="Arial"/>
                <w:spacing w:val="-1"/>
              </w:rPr>
              <w:t>_</w:t>
            </w:r>
            <w:r>
              <w:rPr>
                <w:rFonts w:eastAsia="Arial" w:cs="Arial"/>
                <w:spacing w:val="1"/>
              </w:rPr>
              <w:t>S</w:t>
            </w:r>
            <w:r>
              <w:rPr>
                <w:rFonts w:eastAsia="Arial" w:cs="Arial"/>
              </w:rPr>
              <w:t>u</w:t>
            </w:r>
            <w:r>
              <w:rPr>
                <w:rFonts w:eastAsia="Arial" w:cs="Arial"/>
                <w:spacing w:val="1"/>
              </w:rPr>
              <w:t>p</w:t>
            </w:r>
            <w:r>
              <w:rPr>
                <w:rFonts w:eastAsia="Arial" w:cs="Arial"/>
              </w:rPr>
              <w:t>p</w:t>
            </w:r>
            <w:r>
              <w:rPr>
                <w:rFonts w:eastAsia="Arial" w:cs="Arial"/>
                <w:spacing w:val="-1"/>
              </w:rPr>
              <w:t>o</w:t>
            </w:r>
            <w:r>
              <w:rPr>
                <w:rFonts w:eastAsia="Arial" w:cs="Arial"/>
                <w:spacing w:val="1"/>
              </w:rPr>
              <w:t>r</w:t>
            </w:r>
            <w:r>
              <w:rPr>
                <w:rFonts w:eastAsia="Arial" w:cs="Arial"/>
                <w:spacing w:val="2"/>
              </w:rPr>
              <w:t>t</w:t>
            </w:r>
            <w:r>
              <w:rPr>
                <w:rFonts w:eastAsia="Arial" w:cs="Arial"/>
                <w:spacing w:val="-2"/>
              </w:rPr>
              <w:t>F</w:t>
            </w:r>
            <w:r>
              <w:rPr>
                <w:rFonts w:eastAsia="Arial" w:cs="Arial"/>
                <w:spacing w:val="1"/>
              </w:rPr>
              <w:t>il</w:t>
            </w:r>
            <w:r>
              <w:rPr>
                <w:rFonts w:eastAsia="Arial" w:cs="Arial"/>
              </w:rPr>
              <w:t>e</w:t>
            </w:r>
            <w:r>
              <w:rPr>
                <w:rFonts w:eastAsia="Arial" w:cs="Arial"/>
                <w:spacing w:val="-2"/>
              </w:rPr>
              <w:t>F</w:t>
            </w:r>
            <w:r>
              <w:rPr>
                <w:rFonts w:eastAsia="Arial" w:cs="Arial"/>
              </w:rPr>
              <w:t>or</w:t>
            </w:r>
            <w:r>
              <w:rPr>
                <w:rFonts w:eastAsia="Arial" w:cs="Arial"/>
                <w:spacing w:val="2"/>
              </w:rPr>
              <w:t>m</w:t>
            </w:r>
            <w:r>
              <w:rPr>
                <w:rFonts w:eastAsia="Arial" w:cs="Arial"/>
              </w:rPr>
              <w:t>a</w:t>
            </w:r>
            <w:r>
              <w:rPr>
                <w:rFonts w:eastAsia="Arial" w:cs="Arial"/>
                <w:spacing w:val="2"/>
              </w:rPr>
              <w:t>t</w:t>
            </w:r>
            <w:r>
              <w:rPr>
                <w:rFonts w:eastAsia="Arial" w:cs="Arial"/>
                <w:spacing w:val="1"/>
              </w:rPr>
              <w:t>)</w:t>
            </w:r>
            <w:r>
              <w:rPr>
                <w:rFonts w:eastAsia="Arial" w:cs="Arial"/>
              </w:rPr>
              <w:t>.</w:t>
            </w:r>
          </w:p>
          <w:p w14:paraId="581FD2E5" w14:textId="337F6933" w:rsidR="00B131AF" w:rsidRPr="00B131AF" w:rsidRDefault="00B131AF" w:rsidP="00B131AF">
            <w:pPr>
              <w:spacing w:before="120" w:after="120"/>
              <w:rPr>
                <w:rFonts w:cs="Arial"/>
              </w:rPr>
            </w:pPr>
          </w:p>
        </w:tc>
      </w:tr>
    </w:tbl>
    <w:p w14:paraId="5BD46055" w14:textId="77777777" w:rsidR="00B131AF" w:rsidRPr="00B131AF" w:rsidRDefault="00B131AF" w:rsidP="00B131AF">
      <w:pPr>
        <w:spacing w:before="240"/>
        <w:rPr>
          <w:b/>
        </w:rPr>
      </w:pPr>
    </w:p>
    <w:p w14:paraId="7D8078AA" w14:textId="77777777" w:rsidR="00B131AF" w:rsidRPr="00B131AF" w:rsidRDefault="00B131AF" w:rsidP="00716062">
      <w:pPr>
        <w:pStyle w:val="Heading2"/>
      </w:pPr>
      <w:bookmarkStart w:id="3076" w:name="_Toc120214617"/>
      <w:r w:rsidRPr="00B131AF">
        <w:t>File Reference</w:t>
      </w:r>
      <w:bookmarkEnd w:id="3076"/>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27EBC8FE" w14:textId="77777777" w:rsidTr="00B131AF">
        <w:tc>
          <w:tcPr>
            <w:tcW w:w="5000" w:type="pct"/>
            <w:shd w:val="clear" w:color="auto" w:fill="auto"/>
          </w:tcPr>
          <w:p w14:paraId="44A1FF27"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file name of an externally referenced text file.</w:t>
            </w:r>
          </w:p>
          <w:p w14:paraId="15C65C81" w14:textId="2C9E13E8" w:rsidR="00B131AF" w:rsidRPr="00B131AF" w:rsidRDefault="003460F4" w:rsidP="00B131AF">
            <w:pPr>
              <w:spacing w:before="120" w:after="120"/>
              <w:rPr>
                <w:rFonts w:cs="Arial"/>
              </w:rPr>
            </w:pPr>
            <w:ins w:id="3077" w:author="Raphael Malyankar" w:date="2022-11-22T00:18:00Z">
              <w:r w:rsidRPr="003460F4">
                <w:rPr>
                  <w:rFonts w:cs="Arial"/>
                </w:rPr>
                <w:t>Value Type: text</w:t>
              </w:r>
            </w:ins>
          </w:p>
          <w:p w14:paraId="75D77276" w14:textId="77777777" w:rsidR="00B131AF" w:rsidRPr="00B131AF" w:rsidRDefault="00B131AF" w:rsidP="00B131AF">
            <w:pPr>
              <w:spacing w:before="120" w:after="120"/>
              <w:rPr>
                <w:rFonts w:cs="Arial"/>
              </w:rPr>
            </w:pPr>
            <w:r w:rsidRPr="00B131AF">
              <w:rPr>
                <w:rFonts w:cs="Arial"/>
                <w:u w:val="single"/>
              </w:rPr>
              <w:t>Remarks:</w:t>
            </w:r>
          </w:p>
          <w:p w14:paraId="654F2282" w14:textId="77777777" w:rsidR="00B131AF" w:rsidRPr="00B131AF" w:rsidRDefault="00B131AF" w:rsidP="00B131AF">
            <w:pPr>
              <w:spacing w:before="120" w:after="120"/>
              <w:rPr>
                <w:rFonts w:cs="Arial"/>
              </w:rPr>
            </w:pPr>
            <w:r w:rsidRPr="00B131AF">
              <w:rPr>
                <w:rFonts w:cs="Arial"/>
              </w:rPr>
              <w:t>•No remarks.</w:t>
            </w:r>
          </w:p>
        </w:tc>
      </w:tr>
    </w:tbl>
    <w:p w14:paraId="1B8A841A" w14:textId="77777777" w:rsidR="00B131AF" w:rsidRPr="00B131AF" w:rsidRDefault="00B131AF" w:rsidP="00B131AF">
      <w:pPr>
        <w:spacing w:before="240"/>
        <w:rPr>
          <w:b/>
        </w:rPr>
      </w:pPr>
    </w:p>
    <w:p w14:paraId="2BFAAC64" w14:textId="77777777" w:rsidR="00B131AF" w:rsidRPr="00B131AF" w:rsidRDefault="00B131AF" w:rsidP="00716062">
      <w:pPr>
        <w:pStyle w:val="Heading2"/>
      </w:pPr>
      <w:bookmarkStart w:id="3078" w:name="_Toc120214618"/>
      <w:r w:rsidRPr="00B131AF">
        <w:t>Firefighting Service</w:t>
      </w:r>
      <w:bookmarkEnd w:id="3078"/>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206481DC" w14:textId="77777777" w:rsidTr="00B131AF">
        <w:tc>
          <w:tcPr>
            <w:tcW w:w="5000" w:type="pct"/>
            <w:shd w:val="clear" w:color="auto" w:fill="auto"/>
          </w:tcPr>
          <w:p w14:paraId="4AB45517"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Services for combating fires, provided by different methods.</w:t>
            </w:r>
          </w:p>
          <w:p w14:paraId="03312841"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Shore-Based Firefighting</w:t>
            </w:r>
          </w:p>
          <w:p w14:paraId="0FE1F160"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Personnel and equipment that are capable of combating a fire from ashore.</w:t>
            </w:r>
          </w:p>
          <w:p w14:paraId="69F5A659"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Onboard Firefighting</w:t>
            </w:r>
          </w:p>
          <w:p w14:paraId="0FFB9733"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Trained firefighting personnel with the capability of boarding and combating a fire on a vessel.</w:t>
            </w:r>
          </w:p>
          <w:p w14:paraId="41E44476"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Firefighting Boat</w:t>
            </w:r>
          </w:p>
          <w:p w14:paraId="6D2340E6"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Specialised watercraft with firefighting apparatus designed for fighting shoreline and shipboard fires</w:t>
            </w:r>
          </w:p>
          <w:p w14:paraId="7C7DB62E" w14:textId="77777777" w:rsidR="00B131AF" w:rsidRPr="00B131AF" w:rsidRDefault="00B131AF" w:rsidP="00B131AF">
            <w:pPr>
              <w:spacing w:before="120" w:after="120"/>
              <w:rPr>
                <w:rFonts w:cs="Arial"/>
              </w:rPr>
            </w:pPr>
          </w:p>
          <w:p w14:paraId="7DC30203" w14:textId="77777777" w:rsidR="00B131AF" w:rsidRPr="00B131AF" w:rsidRDefault="00B131AF" w:rsidP="00B131AF">
            <w:pPr>
              <w:spacing w:before="120" w:after="120"/>
              <w:rPr>
                <w:rFonts w:cs="Arial"/>
              </w:rPr>
            </w:pPr>
            <w:r w:rsidRPr="00B131AF">
              <w:rPr>
                <w:rFonts w:cs="Arial"/>
                <w:u w:val="single"/>
              </w:rPr>
              <w:t>Remarks:</w:t>
            </w:r>
          </w:p>
          <w:p w14:paraId="3D311E4F" w14:textId="77777777" w:rsidR="00B131AF" w:rsidRPr="00B131AF" w:rsidRDefault="00B131AF" w:rsidP="00B131AF">
            <w:pPr>
              <w:spacing w:before="120" w:after="120"/>
              <w:rPr>
                <w:rFonts w:cs="Arial"/>
              </w:rPr>
            </w:pPr>
            <w:r w:rsidRPr="00B131AF">
              <w:rPr>
                <w:rFonts w:cs="Arial"/>
              </w:rPr>
              <w:t>•No remarks.</w:t>
            </w:r>
          </w:p>
        </w:tc>
      </w:tr>
    </w:tbl>
    <w:p w14:paraId="4AD6A180" w14:textId="77777777" w:rsidR="00B131AF" w:rsidRPr="00B131AF" w:rsidRDefault="00B131AF" w:rsidP="00B131AF">
      <w:pPr>
        <w:spacing w:before="240"/>
        <w:rPr>
          <w:b/>
        </w:rPr>
      </w:pPr>
    </w:p>
    <w:p w14:paraId="26FE7767" w14:textId="77777777" w:rsidR="00B131AF" w:rsidRPr="00B131AF" w:rsidRDefault="00B131AF" w:rsidP="00716062">
      <w:pPr>
        <w:pStyle w:val="Heading2"/>
      </w:pPr>
      <w:bookmarkStart w:id="3079" w:name="_Toc120214619"/>
      <w:r w:rsidRPr="00B131AF">
        <w:t>Frequency Shore Station Receives</w:t>
      </w:r>
      <w:bookmarkEnd w:id="3079"/>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7EC46DB0" w14:textId="77777777" w:rsidTr="00B131AF">
        <w:tc>
          <w:tcPr>
            <w:tcW w:w="5000" w:type="pct"/>
            <w:shd w:val="clear" w:color="auto" w:fill="auto"/>
          </w:tcPr>
          <w:p w14:paraId="0B378456"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shore station receiver frequency.</w:t>
            </w:r>
          </w:p>
          <w:p w14:paraId="6BDC8984" w14:textId="7FB9D7FF" w:rsidR="00B131AF" w:rsidRPr="00B131AF" w:rsidRDefault="003460F4" w:rsidP="00B131AF">
            <w:pPr>
              <w:spacing w:before="120" w:after="120"/>
              <w:rPr>
                <w:rFonts w:cs="Arial"/>
              </w:rPr>
            </w:pPr>
            <w:ins w:id="3080" w:author="Raphael Malyankar" w:date="2022-11-22T00:18:00Z">
              <w:r w:rsidRPr="003460F4">
                <w:rPr>
                  <w:rFonts w:cs="Arial"/>
                </w:rPr>
                <w:t>Value Type: integer</w:t>
              </w:r>
            </w:ins>
          </w:p>
          <w:p w14:paraId="06948897" w14:textId="77777777" w:rsidR="00B131AF" w:rsidRPr="00B131AF" w:rsidRDefault="00B131AF" w:rsidP="00B131AF">
            <w:pPr>
              <w:spacing w:before="120" w:after="120"/>
              <w:rPr>
                <w:rFonts w:cs="Arial"/>
              </w:rPr>
            </w:pPr>
            <w:r w:rsidRPr="00B131AF">
              <w:rPr>
                <w:rFonts w:cs="Arial"/>
                <w:u w:val="single"/>
              </w:rPr>
              <w:t>Remarks:</w:t>
            </w:r>
          </w:p>
          <w:p w14:paraId="0B48B13F" w14:textId="77777777" w:rsidR="00B131AF" w:rsidRPr="00B131AF" w:rsidRDefault="00B131AF" w:rsidP="00B131AF">
            <w:pPr>
              <w:spacing w:before="120" w:after="120"/>
              <w:rPr>
                <w:rFonts w:cs="Arial"/>
              </w:rPr>
            </w:pPr>
            <w:r w:rsidRPr="00B131AF">
              <w:rPr>
                <w:rFonts w:cs="Arial"/>
              </w:rPr>
              <w:t>•No remarks.</w:t>
            </w:r>
          </w:p>
        </w:tc>
      </w:tr>
    </w:tbl>
    <w:p w14:paraId="50B0F4CB" w14:textId="77777777" w:rsidR="00B131AF" w:rsidRPr="00B131AF" w:rsidRDefault="00B131AF" w:rsidP="00B131AF">
      <w:pPr>
        <w:spacing w:before="240"/>
        <w:rPr>
          <w:b/>
        </w:rPr>
      </w:pPr>
    </w:p>
    <w:p w14:paraId="2FABF354" w14:textId="77777777" w:rsidR="00B131AF" w:rsidRPr="00B131AF" w:rsidRDefault="00B131AF" w:rsidP="00716062">
      <w:pPr>
        <w:pStyle w:val="Heading2"/>
      </w:pPr>
      <w:bookmarkStart w:id="3081" w:name="_Toc120214620"/>
      <w:r w:rsidRPr="00B131AF">
        <w:t>Frequency Shore Station Transmits</w:t>
      </w:r>
      <w:bookmarkEnd w:id="3081"/>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4B35C099" w14:textId="77777777" w:rsidTr="00B131AF">
        <w:tc>
          <w:tcPr>
            <w:tcW w:w="5000" w:type="pct"/>
            <w:shd w:val="clear" w:color="auto" w:fill="auto"/>
          </w:tcPr>
          <w:p w14:paraId="72A2A059"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shore station transmitter frequency.</w:t>
            </w:r>
          </w:p>
          <w:p w14:paraId="63EE776E" w14:textId="658FC122" w:rsidR="00B131AF" w:rsidRPr="00B131AF" w:rsidRDefault="003460F4" w:rsidP="00B131AF">
            <w:pPr>
              <w:spacing w:before="120" w:after="120"/>
              <w:rPr>
                <w:rFonts w:cs="Arial"/>
              </w:rPr>
            </w:pPr>
            <w:ins w:id="3082" w:author="Raphael Malyankar" w:date="2022-11-22T00:18:00Z">
              <w:r w:rsidRPr="003460F4">
                <w:rPr>
                  <w:rFonts w:cs="Arial"/>
                </w:rPr>
                <w:t>Value Type: integer</w:t>
              </w:r>
            </w:ins>
          </w:p>
          <w:p w14:paraId="4E68B5F7" w14:textId="77777777" w:rsidR="00B131AF" w:rsidRPr="00B131AF" w:rsidRDefault="00B131AF" w:rsidP="00B131AF">
            <w:pPr>
              <w:spacing w:before="120" w:after="120"/>
              <w:rPr>
                <w:rFonts w:cs="Arial"/>
              </w:rPr>
            </w:pPr>
            <w:r w:rsidRPr="00B131AF">
              <w:rPr>
                <w:rFonts w:cs="Arial"/>
                <w:u w:val="single"/>
              </w:rPr>
              <w:t>Remarks:</w:t>
            </w:r>
          </w:p>
          <w:p w14:paraId="22199A00" w14:textId="77777777" w:rsidR="00B131AF" w:rsidRPr="00B131AF" w:rsidRDefault="00B131AF" w:rsidP="00B131AF">
            <w:pPr>
              <w:spacing w:before="120" w:after="120"/>
              <w:rPr>
                <w:rFonts w:cs="Arial"/>
              </w:rPr>
            </w:pPr>
            <w:r w:rsidRPr="00B131AF">
              <w:rPr>
                <w:rFonts w:cs="Arial"/>
              </w:rPr>
              <w:t>•No remarks.</w:t>
            </w:r>
          </w:p>
        </w:tc>
      </w:tr>
    </w:tbl>
    <w:p w14:paraId="682A9C2D" w14:textId="77777777" w:rsidR="00B131AF" w:rsidRPr="00B131AF" w:rsidRDefault="00B131AF" w:rsidP="00B131AF">
      <w:pPr>
        <w:spacing w:before="240"/>
        <w:rPr>
          <w:b/>
        </w:rPr>
      </w:pPr>
    </w:p>
    <w:p w14:paraId="45B64815" w14:textId="77777777" w:rsidR="00B131AF" w:rsidRPr="00B131AF" w:rsidRDefault="00B131AF" w:rsidP="00716062">
      <w:pPr>
        <w:pStyle w:val="Heading2"/>
      </w:pPr>
      <w:bookmarkStart w:id="3083" w:name="_Toc120214621"/>
      <w:r w:rsidRPr="00B131AF">
        <w:t>GLN Extension</w:t>
      </w:r>
      <w:bookmarkEnd w:id="3083"/>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6CD85677" w14:textId="77777777" w:rsidTr="00B131AF">
        <w:tc>
          <w:tcPr>
            <w:tcW w:w="5000" w:type="pct"/>
            <w:shd w:val="clear" w:color="auto" w:fill="auto"/>
          </w:tcPr>
          <w:p w14:paraId="7CF83062"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GLN extension component is used to identify internal physical locations within a location which is identified with a GLN. Must conform to the rules for GLN extension. (GS1 specification).</w:t>
            </w:r>
          </w:p>
          <w:p w14:paraId="586508E0" w14:textId="198605AB" w:rsidR="00B131AF" w:rsidRPr="00B131AF" w:rsidRDefault="003460F4" w:rsidP="00B131AF">
            <w:pPr>
              <w:spacing w:before="120" w:after="120"/>
              <w:rPr>
                <w:rFonts w:cs="Arial"/>
              </w:rPr>
            </w:pPr>
            <w:ins w:id="3084" w:author="Raphael Malyankar" w:date="2022-11-22T00:19:00Z">
              <w:r w:rsidRPr="003460F4">
                <w:rPr>
                  <w:rFonts w:cs="Arial"/>
                </w:rPr>
                <w:t>Value Type: text</w:t>
              </w:r>
            </w:ins>
          </w:p>
          <w:p w14:paraId="37125B28" w14:textId="77777777" w:rsidR="00B131AF" w:rsidRPr="00B131AF" w:rsidRDefault="00B131AF" w:rsidP="00B131AF">
            <w:pPr>
              <w:spacing w:before="120" w:after="120"/>
              <w:rPr>
                <w:rFonts w:cs="Arial"/>
              </w:rPr>
            </w:pPr>
            <w:r w:rsidRPr="00B131AF">
              <w:rPr>
                <w:rFonts w:cs="Arial"/>
                <w:u w:val="single"/>
              </w:rPr>
              <w:t>Remarks:</w:t>
            </w:r>
          </w:p>
          <w:p w14:paraId="563FE8F1" w14:textId="35840063" w:rsidR="00B131AF" w:rsidRPr="00B131AF" w:rsidRDefault="00B131AF" w:rsidP="00B131AF">
            <w:pPr>
              <w:spacing w:before="120" w:after="120"/>
              <w:rPr>
                <w:rFonts w:cs="Arial"/>
              </w:rPr>
            </w:pPr>
            <w:r w:rsidRPr="00B131AF">
              <w:rPr>
                <w:rFonts w:cs="Arial"/>
              </w:rPr>
              <w:t>•</w:t>
            </w:r>
            <w:ins w:id="3085" w:author="Raphael Malyankar" w:date="2022-11-22T00:20:00Z">
              <w:r w:rsidR="003460F4">
                <w:t xml:space="preserve"> </w:t>
              </w:r>
              <w:r w:rsidR="003460F4" w:rsidRPr="003460F4">
                <w:rPr>
                  <w:rFonts w:cs="Arial"/>
                </w:rPr>
                <w:t>The GLN extension component is used to identify internal physical locations within a location which is identified with a GLN. Must conform to the rules for GLN extension. (GS1 specification</w:t>
              </w:r>
            </w:ins>
            <w:del w:id="3086" w:author="Raphael Malyankar" w:date="2022-11-22T00:20:00Z">
              <w:r w:rsidRPr="00B131AF" w:rsidDel="003460F4">
                <w:rPr>
                  <w:rFonts w:cs="Arial"/>
                </w:rPr>
                <w:delText>No remarks</w:delText>
              </w:r>
            </w:del>
            <w:r w:rsidRPr="00B131AF">
              <w:rPr>
                <w:rFonts w:cs="Arial"/>
              </w:rPr>
              <w:t>.</w:t>
            </w:r>
          </w:p>
        </w:tc>
      </w:tr>
    </w:tbl>
    <w:p w14:paraId="427A092B" w14:textId="77777777" w:rsidR="00B131AF" w:rsidRPr="00B131AF" w:rsidRDefault="00B131AF" w:rsidP="00B131AF">
      <w:pPr>
        <w:spacing w:before="240"/>
        <w:rPr>
          <w:b/>
        </w:rPr>
      </w:pPr>
    </w:p>
    <w:p w14:paraId="716365FD" w14:textId="77777777" w:rsidR="00CF2AEF" w:rsidRPr="00B131AF" w:rsidRDefault="00CF2AEF" w:rsidP="00CF2AEF">
      <w:pPr>
        <w:pStyle w:val="Heading2"/>
        <w:rPr>
          <w:ins w:id="3087" w:author="Raphael Malyankar" w:date="2022-11-22T00:20:00Z"/>
        </w:rPr>
      </w:pPr>
      <w:bookmarkStart w:id="3088" w:name="_Toc120214622"/>
      <w:ins w:id="3089" w:author="Raphael Malyankar" w:date="2022-11-22T00:20:00Z">
        <w:r w:rsidRPr="00B131AF">
          <w:t>Global Location Number</w:t>
        </w:r>
        <w:bookmarkEnd w:id="3088"/>
      </w:ins>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CF2AEF" w:rsidRPr="00B131AF" w14:paraId="579E1CF0" w14:textId="77777777" w:rsidTr="00A1128A">
        <w:trPr>
          <w:ins w:id="3090" w:author="Raphael Malyankar" w:date="2022-11-22T00:20:00Z"/>
        </w:trPr>
        <w:tc>
          <w:tcPr>
            <w:tcW w:w="5000" w:type="pct"/>
            <w:shd w:val="clear" w:color="auto" w:fill="auto"/>
          </w:tcPr>
          <w:p w14:paraId="0D4C9379" w14:textId="77777777" w:rsidR="00CF2AEF" w:rsidRPr="00B131AF" w:rsidRDefault="00CF2AEF" w:rsidP="00A1128A">
            <w:pPr>
              <w:spacing w:before="120" w:after="120"/>
              <w:rPr>
                <w:ins w:id="3091" w:author="Raphael Malyankar" w:date="2022-11-22T00:20:00Z"/>
                <w:rFonts w:cs="Arial"/>
              </w:rPr>
            </w:pPr>
            <w:ins w:id="3092" w:author="Raphael Malyankar" w:date="2022-11-22T00:20:00Z">
              <w:r w:rsidRPr="00B131AF">
                <w:rPr>
                  <w:rFonts w:cs="Arial"/>
                  <w:u w:val="single"/>
                </w:rPr>
                <w:t>IHO Definition:</w:t>
              </w:r>
              <w:r w:rsidRPr="00B131AF">
                <w:rPr>
                  <w:rFonts w:cs="Arial"/>
                </w:rPr>
                <w:t xml:space="preserve"> A globally unique, standardised identifier for parties and locations in business processes or supply chains.</w:t>
              </w:r>
            </w:ins>
          </w:p>
          <w:p w14:paraId="4DC24679" w14:textId="77777777" w:rsidR="00CF2AEF" w:rsidRPr="00B131AF" w:rsidRDefault="00CF2AEF" w:rsidP="00A1128A">
            <w:pPr>
              <w:spacing w:before="120" w:after="120"/>
              <w:rPr>
                <w:ins w:id="3093" w:author="Raphael Malyankar" w:date="2022-11-22T00:20:00Z"/>
                <w:rFonts w:cs="Arial"/>
              </w:rPr>
            </w:pPr>
            <w:ins w:id="3094" w:author="Raphael Malyankar" w:date="2022-11-22T00:20:00Z">
              <w:r w:rsidRPr="003460F4">
                <w:rPr>
                  <w:rFonts w:cs="Arial"/>
                </w:rPr>
                <w:t>Value Type: text</w:t>
              </w:r>
            </w:ins>
          </w:p>
          <w:p w14:paraId="31166EAB" w14:textId="77777777" w:rsidR="00CF2AEF" w:rsidRPr="00B131AF" w:rsidRDefault="00CF2AEF" w:rsidP="00A1128A">
            <w:pPr>
              <w:spacing w:before="120" w:after="120"/>
              <w:rPr>
                <w:ins w:id="3095" w:author="Raphael Malyankar" w:date="2022-11-22T00:20:00Z"/>
                <w:rFonts w:cs="Arial"/>
              </w:rPr>
            </w:pPr>
            <w:ins w:id="3096" w:author="Raphael Malyankar" w:date="2022-11-22T00:20:00Z">
              <w:r w:rsidRPr="00B131AF">
                <w:rPr>
                  <w:rFonts w:cs="Arial"/>
                  <w:u w:val="single"/>
                </w:rPr>
                <w:t>Remarks:</w:t>
              </w:r>
            </w:ins>
          </w:p>
          <w:p w14:paraId="44A06060" w14:textId="77777777" w:rsidR="00CF2AEF" w:rsidRPr="00B131AF" w:rsidRDefault="00CF2AEF" w:rsidP="00A1128A">
            <w:pPr>
              <w:spacing w:before="120" w:after="120"/>
              <w:rPr>
                <w:ins w:id="3097" w:author="Raphael Malyankar" w:date="2022-11-22T00:20:00Z"/>
                <w:rFonts w:cs="Arial"/>
              </w:rPr>
            </w:pPr>
            <w:ins w:id="3098" w:author="Raphael Malyankar" w:date="2022-11-22T00:20:00Z">
              <w:r w:rsidRPr="00B131AF">
                <w:rPr>
                  <w:rFonts w:cs="Arial"/>
                </w:rPr>
                <w:t>•</w:t>
              </w:r>
              <w:r w:rsidRPr="003460F4">
                <w:rPr>
                  <w:rFonts w:cs="Arial"/>
                </w:rPr>
                <w:t>Global Location Numbers may be used to identify physical or digital locations, legal entities, organisational subdivisions or departments. A Global Location Number must conform to the GLN format specified in GS1 General Specifications</w:t>
              </w:r>
              <w:r w:rsidRPr="00B131AF">
                <w:rPr>
                  <w:rFonts w:cs="Arial"/>
                </w:rPr>
                <w:t>.</w:t>
              </w:r>
            </w:ins>
          </w:p>
        </w:tc>
      </w:tr>
    </w:tbl>
    <w:p w14:paraId="67C909C3" w14:textId="77777777" w:rsidR="00CF2AEF" w:rsidRPr="00B131AF" w:rsidRDefault="00CF2AEF" w:rsidP="00CF2AEF">
      <w:pPr>
        <w:spacing w:before="240"/>
        <w:rPr>
          <w:ins w:id="3099" w:author="Raphael Malyankar" w:date="2022-11-22T00:20:00Z"/>
          <w:b/>
        </w:rPr>
      </w:pPr>
    </w:p>
    <w:p w14:paraId="5EBE8CDD" w14:textId="77777777" w:rsidR="00B131AF" w:rsidRPr="00B131AF" w:rsidRDefault="00B131AF" w:rsidP="00716062">
      <w:pPr>
        <w:pStyle w:val="Heading2"/>
      </w:pPr>
      <w:bookmarkStart w:id="3100" w:name="_Toc120214623"/>
      <w:r w:rsidRPr="00B131AF">
        <w:t>Headline</w:t>
      </w:r>
      <w:bookmarkEnd w:id="3100"/>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18E5CEBE" w14:textId="77777777" w:rsidTr="00B131AF">
        <w:tc>
          <w:tcPr>
            <w:tcW w:w="5000" w:type="pct"/>
            <w:shd w:val="clear" w:color="auto" w:fill="auto"/>
          </w:tcPr>
          <w:p w14:paraId="4F2ED6BF" w14:textId="45942FB0" w:rsidR="00B131AF" w:rsidRDefault="00B131AF" w:rsidP="00B131AF">
            <w:pPr>
              <w:spacing w:before="120" w:after="120"/>
              <w:rPr>
                <w:ins w:id="3101" w:author="Raphael Malyankar" w:date="2022-11-22T00:19:00Z"/>
                <w:rFonts w:cs="Arial"/>
              </w:rPr>
            </w:pPr>
            <w:r w:rsidRPr="00B131AF">
              <w:rPr>
                <w:rFonts w:cs="Arial"/>
                <w:u w:val="single"/>
              </w:rPr>
              <w:t>IHO Definition:</w:t>
            </w:r>
            <w:r w:rsidRPr="00B131AF">
              <w:rPr>
                <w:rFonts w:cs="Arial"/>
              </w:rPr>
              <w:t xml:space="preserve"> Words set at the head of a passage or page to introduce or categorize.</w:t>
            </w:r>
          </w:p>
          <w:p w14:paraId="60F6401D" w14:textId="6E9441D1" w:rsidR="003460F4" w:rsidRPr="00B131AF" w:rsidRDefault="003460F4" w:rsidP="00B131AF">
            <w:pPr>
              <w:spacing w:before="120" w:after="120"/>
              <w:rPr>
                <w:rFonts w:cs="Arial"/>
              </w:rPr>
            </w:pPr>
            <w:ins w:id="3102" w:author="Raphael Malyankar" w:date="2022-11-22T00:19:00Z">
              <w:r w:rsidRPr="003460F4">
                <w:rPr>
                  <w:rFonts w:cs="Arial"/>
                </w:rPr>
                <w:t>Value Type: text</w:t>
              </w:r>
            </w:ins>
          </w:p>
          <w:p w14:paraId="52F13CC5" w14:textId="1AC5CA4E" w:rsidR="00B131AF" w:rsidRPr="00B131AF" w:rsidRDefault="003E1E0C" w:rsidP="00B131AF">
            <w:pPr>
              <w:spacing w:before="120" w:after="120"/>
              <w:rPr>
                <w:rFonts w:cs="Arial"/>
              </w:rPr>
            </w:pPr>
            <w:r w:rsidRPr="003E1E0C">
              <w:rPr>
                <w:rFonts w:cs="Arial"/>
                <w:u w:val="single"/>
              </w:rPr>
              <w:t>Example</w:t>
            </w:r>
            <w:r>
              <w:rPr>
                <w:rFonts w:cs="Arial"/>
              </w:rPr>
              <w:t xml:space="preserve">: </w:t>
            </w:r>
            <w:r w:rsidRPr="003E1E0C">
              <w:rPr>
                <w:rFonts w:cs="Arial"/>
                <w:b/>
                <w:bCs/>
              </w:rPr>
              <w:t>Weather and Tidal Information</w:t>
            </w:r>
          </w:p>
          <w:p w14:paraId="0BB5342D" w14:textId="77777777" w:rsidR="00B131AF" w:rsidRPr="00B131AF" w:rsidRDefault="00B131AF" w:rsidP="00B131AF">
            <w:pPr>
              <w:spacing w:before="120" w:after="120"/>
              <w:rPr>
                <w:rFonts w:cs="Arial"/>
              </w:rPr>
            </w:pPr>
            <w:r w:rsidRPr="00B131AF">
              <w:rPr>
                <w:rFonts w:cs="Arial"/>
                <w:u w:val="single"/>
              </w:rPr>
              <w:t>Remarks:</w:t>
            </w:r>
          </w:p>
          <w:p w14:paraId="419F5752" w14:textId="5D858C1E" w:rsidR="00B131AF" w:rsidRPr="00B131AF" w:rsidRDefault="00B131AF" w:rsidP="00B131AF">
            <w:pPr>
              <w:spacing w:before="120" w:after="120"/>
              <w:rPr>
                <w:rFonts w:cs="Arial"/>
              </w:rPr>
            </w:pPr>
            <w:r w:rsidRPr="00B131AF">
              <w:rPr>
                <w:rFonts w:cs="Arial"/>
              </w:rPr>
              <w:t>•</w:t>
            </w:r>
            <w:r w:rsidR="007928A1">
              <w:rPr>
                <w:rFonts w:cs="Arial"/>
              </w:rPr>
              <w:t xml:space="preserve"> The length of a </w:t>
            </w:r>
            <w:r w:rsidR="007928A1" w:rsidRPr="007928A1">
              <w:rPr>
                <w:rFonts w:cs="Arial"/>
                <w:i/>
                <w:iCs/>
              </w:rPr>
              <w:t>headline</w:t>
            </w:r>
            <w:r w:rsidR="007928A1">
              <w:rPr>
                <w:rFonts w:cs="Arial"/>
              </w:rPr>
              <w:t xml:space="preserve"> value should be no more than 60 characters.</w:t>
            </w:r>
          </w:p>
        </w:tc>
      </w:tr>
    </w:tbl>
    <w:p w14:paraId="4338FC5B" w14:textId="77777777" w:rsidR="00B131AF" w:rsidRPr="00B131AF" w:rsidRDefault="00B131AF" w:rsidP="00B131AF">
      <w:pPr>
        <w:spacing w:before="240"/>
        <w:rPr>
          <w:b/>
        </w:rPr>
      </w:pPr>
    </w:p>
    <w:p w14:paraId="7C3604C6" w14:textId="2930E3E2" w:rsidR="00B131AF" w:rsidRPr="00B131AF" w:rsidDel="00CF2AEF" w:rsidRDefault="00B131AF" w:rsidP="00716062">
      <w:pPr>
        <w:pStyle w:val="Heading2"/>
        <w:rPr>
          <w:del w:id="3103" w:author="Raphael Malyankar" w:date="2022-11-22T00:20:00Z"/>
        </w:rPr>
      </w:pPr>
      <w:del w:id="3104" w:author="Raphael Malyankar" w:date="2022-11-22T00:20:00Z">
        <w:r w:rsidRPr="00B131AF" w:rsidDel="00CF2AEF">
          <w:delText>Global Location Number</w:delText>
        </w:r>
        <w:bookmarkStart w:id="3105" w:name="_Toc120064647"/>
        <w:bookmarkStart w:id="3106" w:name="_Toc120214624"/>
        <w:bookmarkEnd w:id="3105"/>
        <w:bookmarkEnd w:id="3106"/>
      </w:del>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rsidDel="00CF2AEF" w14:paraId="71930A48" w14:textId="11F7DDCA" w:rsidTr="00B131AF">
        <w:trPr>
          <w:del w:id="3107" w:author="Raphael Malyankar" w:date="2022-11-22T00:20:00Z"/>
        </w:trPr>
        <w:tc>
          <w:tcPr>
            <w:tcW w:w="5000" w:type="pct"/>
            <w:shd w:val="clear" w:color="auto" w:fill="auto"/>
          </w:tcPr>
          <w:p w14:paraId="3F621857" w14:textId="691E0E5A" w:rsidR="00B131AF" w:rsidRPr="00B131AF" w:rsidDel="00CF2AEF" w:rsidRDefault="00B131AF" w:rsidP="00B131AF">
            <w:pPr>
              <w:spacing w:before="120" w:after="120"/>
              <w:rPr>
                <w:del w:id="3108" w:author="Raphael Malyankar" w:date="2022-11-22T00:20:00Z"/>
                <w:rFonts w:cs="Arial"/>
              </w:rPr>
            </w:pPr>
            <w:del w:id="3109" w:author="Raphael Malyankar" w:date="2022-11-22T00:20:00Z">
              <w:r w:rsidRPr="00B131AF" w:rsidDel="00CF2AEF">
                <w:rPr>
                  <w:rFonts w:cs="Arial"/>
                  <w:u w:val="single"/>
                </w:rPr>
                <w:delText>IHO Definition:</w:delText>
              </w:r>
              <w:r w:rsidRPr="00B131AF" w:rsidDel="00CF2AEF">
                <w:rPr>
                  <w:rFonts w:cs="Arial"/>
                </w:rPr>
                <w:delText xml:space="preserve"> A globally unique, standardised identifier for parties and locations in business processes or supply chains.</w:delText>
              </w:r>
              <w:bookmarkStart w:id="3110" w:name="_Toc120064648"/>
              <w:bookmarkStart w:id="3111" w:name="_Toc120214625"/>
              <w:bookmarkEnd w:id="3110"/>
              <w:bookmarkEnd w:id="3111"/>
            </w:del>
          </w:p>
          <w:p w14:paraId="314C978D" w14:textId="0D677041" w:rsidR="00B131AF" w:rsidRPr="00B131AF" w:rsidDel="00CF2AEF" w:rsidRDefault="00B131AF" w:rsidP="00B131AF">
            <w:pPr>
              <w:spacing w:before="120" w:after="120"/>
              <w:rPr>
                <w:del w:id="3112" w:author="Raphael Malyankar" w:date="2022-11-22T00:20:00Z"/>
                <w:rFonts w:cs="Arial"/>
              </w:rPr>
            </w:pPr>
            <w:bookmarkStart w:id="3113" w:name="_Toc120064649"/>
            <w:bookmarkStart w:id="3114" w:name="_Toc120214626"/>
            <w:bookmarkEnd w:id="3113"/>
            <w:bookmarkEnd w:id="3114"/>
          </w:p>
          <w:p w14:paraId="625EBCCF" w14:textId="3DDDFEC2" w:rsidR="00B131AF" w:rsidRPr="00B131AF" w:rsidDel="00CF2AEF" w:rsidRDefault="00B131AF" w:rsidP="00B131AF">
            <w:pPr>
              <w:spacing w:before="120" w:after="120"/>
              <w:rPr>
                <w:del w:id="3115" w:author="Raphael Malyankar" w:date="2022-11-22T00:20:00Z"/>
                <w:rFonts w:cs="Arial"/>
              </w:rPr>
            </w:pPr>
            <w:del w:id="3116" w:author="Raphael Malyankar" w:date="2022-11-22T00:20:00Z">
              <w:r w:rsidRPr="00B131AF" w:rsidDel="00CF2AEF">
                <w:rPr>
                  <w:rFonts w:cs="Arial"/>
                  <w:u w:val="single"/>
                </w:rPr>
                <w:delText>Remarks:</w:delText>
              </w:r>
              <w:bookmarkStart w:id="3117" w:name="_Toc120064650"/>
              <w:bookmarkStart w:id="3118" w:name="_Toc120214627"/>
              <w:bookmarkEnd w:id="3117"/>
              <w:bookmarkEnd w:id="3118"/>
            </w:del>
          </w:p>
          <w:p w14:paraId="677E4111" w14:textId="0F60DC80" w:rsidR="00B131AF" w:rsidRPr="00B131AF" w:rsidDel="00CF2AEF" w:rsidRDefault="00B131AF" w:rsidP="00B131AF">
            <w:pPr>
              <w:spacing w:before="120" w:after="120"/>
              <w:rPr>
                <w:del w:id="3119" w:author="Raphael Malyankar" w:date="2022-11-22T00:20:00Z"/>
                <w:rFonts w:cs="Arial"/>
              </w:rPr>
            </w:pPr>
            <w:del w:id="3120" w:author="Raphael Malyankar" w:date="2022-11-22T00:20:00Z">
              <w:r w:rsidRPr="00B131AF" w:rsidDel="00CF2AEF">
                <w:rPr>
                  <w:rFonts w:cs="Arial"/>
                </w:rPr>
                <w:delText>•</w:delText>
              </w:r>
            </w:del>
            <w:del w:id="3121" w:author="Raphael Malyankar" w:date="2022-11-22T00:19:00Z">
              <w:r w:rsidRPr="00B131AF" w:rsidDel="003460F4">
                <w:rPr>
                  <w:rFonts w:cs="Arial"/>
                </w:rPr>
                <w:delText>No remarks</w:delText>
              </w:r>
            </w:del>
            <w:del w:id="3122" w:author="Raphael Malyankar" w:date="2022-11-22T00:20:00Z">
              <w:r w:rsidRPr="00B131AF" w:rsidDel="00CF2AEF">
                <w:rPr>
                  <w:rFonts w:cs="Arial"/>
                </w:rPr>
                <w:delText>.</w:delText>
              </w:r>
              <w:bookmarkStart w:id="3123" w:name="_Toc120064651"/>
              <w:bookmarkStart w:id="3124" w:name="_Toc120214628"/>
              <w:bookmarkEnd w:id="3123"/>
              <w:bookmarkEnd w:id="3124"/>
            </w:del>
          </w:p>
        </w:tc>
        <w:bookmarkStart w:id="3125" w:name="_Toc120064652"/>
        <w:bookmarkStart w:id="3126" w:name="_Toc120214629"/>
        <w:bookmarkEnd w:id="3125"/>
        <w:bookmarkEnd w:id="3126"/>
      </w:tr>
    </w:tbl>
    <w:p w14:paraId="30FE5595" w14:textId="6D044634" w:rsidR="00B131AF" w:rsidRPr="00B131AF" w:rsidDel="00CF2AEF" w:rsidRDefault="00B131AF" w:rsidP="00B131AF">
      <w:pPr>
        <w:spacing w:before="240"/>
        <w:rPr>
          <w:del w:id="3127" w:author="Raphael Malyankar" w:date="2022-11-22T00:20:00Z"/>
          <w:b/>
        </w:rPr>
      </w:pPr>
      <w:bookmarkStart w:id="3128" w:name="_Toc120064653"/>
      <w:bookmarkStart w:id="3129" w:name="_Toc120214630"/>
      <w:bookmarkEnd w:id="3128"/>
      <w:bookmarkEnd w:id="3129"/>
    </w:p>
    <w:p w14:paraId="2825FE7C" w14:textId="77777777" w:rsidR="00B131AF" w:rsidRPr="00B131AF" w:rsidRDefault="00B131AF" w:rsidP="00716062">
      <w:pPr>
        <w:pStyle w:val="Heading2"/>
      </w:pPr>
      <w:bookmarkStart w:id="3130" w:name="_Toc120214631"/>
      <w:r w:rsidRPr="00B131AF">
        <w:t>Heaving Lines From Shore</w:t>
      </w:r>
      <w:bookmarkEnd w:id="3130"/>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68447141" w14:textId="77777777" w:rsidTr="00B131AF">
        <w:tc>
          <w:tcPr>
            <w:tcW w:w="5000" w:type="pct"/>
            <w:shd w:val="clear" w:color="auto" w:fill="auto"/>
          </w:tcPr>
          <w:p w14:paraId="54A0AE37"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Ships must take heaving lines thrown from the shore.</w:t>
            </w:r>
          </w:p>
          <w:p w14:paraId="334865A6" w14:textId="4A88ED07" w:rsidR="00B131AF" w:rsidRPr="00B131AF" w:rsidRDefault="00CF2AEF" w:rsidP="00B131AF">
            <w:pPr>
              <w:spacing w:before="120" w:after="120"/>
              <w:rPr>
                <w:rFonts w:cs="Arial"/>
              </w:rPr>
            </w:pPr>
            <w:ins w:id="3131" w:author="Raphael Malyankar" w:date="2022-11-22T00:21:00Z">
              <w:r w:rsidRPr="00CF2AEF">
                <w:rPr>
                  <w:rFonts w:cs="Arial"/>
                </w:rPr>
                <w:t xml:space="preserve">Value Type: </w:t>
              </w:r>
              <w:proofErr w:type="spellStart"/>
              <w:r w:rsidRPr="00CF2AEF">
                <w:rPr>
                  <w:rFonts w:cs="Arial"/>
                </w:rPr>
                <w:t>boolean</w:t>
              </w:r>
            </w:ins>
            <w:proofErr w:type="spellEnd"/>
          </w:p>
          <w:p w14:paraId="7B7059D5" w14:textId="77777777" w:rsidR="00B131AF" w:rsidRPr="00B131AF" w:rsidRDefault="00B131AF" w:rsidP="00B131AF">
            <w:pPr>
              <w:spacing w:before="120" w:after="120"/>
              <w:rPr>
                <w:rFonts w:cs="Arial"/>
              </w:rPr>
            </w:pPr>
            <w:r w:rsidRPr="00B131AF">
              <w:rPr>
                <w:rFonts w:cs="Arial"/>
                <w:u w:val="single"/>
              </w:rPr>
              <w:t>Remarks:</w:t>
            </w:r>
          </w:p>
          <w:p w14:paraId="203339FD" w14:textId="07E5A1C4" w:rsidR="00B131AF" w:rsidRPr="00B131AF" w:rsidRDefault="00B131AF" w:rsidP="00B131AF">
            <w:pPr>
              <w:spacing w:before="120" w:after="120"/>
              <w:rPr>
                <w:rFonts w:cs="Arial"/>
              </w:rPr>
            </w:pPr>
            <w:r w:rsidRPr="00B131AF">
              <w:rPr>
                <w:rFonts w:cs="Arial"/>
              </w:rPr>
              <w:t xml:space="preserve"> </w:t>
            </w:r>
            <w:r w:rsidR="003E1E0C">
              <w:rPr>
                <w:rFonts w:cs="Arial"/>
              </w:rPr>
              <w:t>No remarks</w:t>
            </w:r>
          </w:p>
        </w:tc>
      </w:tr>
    </w:tbl>
    <w:p w14:paraId="24B9BC5B" w14:textId="77777777" w:rsidR="00B131AF" w:rsidRPr="00B131AF" w:rsidRDefault="00B131AF" w:rsidP="00B131AF">
      <w:pPr>
        <w:spacing w:before="240"/>
        <w:rPr>
          <w:b/>
        </w:rPr>
      </w:pPr>
    </w:p>
    <w:p w14:paraId="047BBE90" w14:textId="77777777" w:rsidR="00B131AF" w:rsidRPr="00B131AF" w:rsidRDefault="00B131AF" w:rsidP="00716062">
      <w:pPr>
        <w:pStyle w:val="Heading2"/>
      </w:pPr>
      <w:bookmarkStart w:id="3132" w:name="_Toc120214632"/>
      <w:r w:rsidRPr="00B131AF">
        <w:lastRenderedPageBreak/>
        <w:t>Horizontal Distance Uncertainty</w:t>
      </w:r>
      <w:bookmarkEnd w:id="3132"/>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56B1C8D8" w14:textId="77777777" w:rsidTr="00B131AF">
        <w:tc>
          <w:tcPr>
            <w:tcW w:w="5000" w:type="pct"/>
            <w:shd w:val="clear" w:color="auto" w:fill="auto"/>
          </w:tcPr>
          <w:p w14:paraId="1A4A4313"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best estimate of the horizontal accuracy of horizontal clearances and distances.</w:t>
            </w:r>
          </w:p>
          <w:p w14:paraId="57A7D960" w14:textId="77777777" w:rsidR="00512B23" w:rsidRDefault="00512B23" w:rsidP="00512B23">
            <w:pPr>
              <w:spacing w:after="0" w:line="240" w:lineRule="auto"/>
              <w:ind w:left="100" w:right="-20"/>
              <w:rPr>
                <w:rFonts w:eastAsia="Arial" w:cs="Arial"/>
              </w:rPr>
            </w:pPr>
            <w:r>
              <w:rPr>
                <w:rFonts w:eastAsia="Arial" w:cs="Arial"/>
                <w:spacing w:val="1"/>
                <w:u w:val="single" w:color="000000"/>
              </w:rPr>
              <w:t>A</w:t>
            </w:r>
            <w:r>
              <w:rPr>
                <w:rFonts w:eastAsia="Arial" w:cs="Arial"/>
                <w:u w:val="single" w:color="000000"/>
              </w:rPr>
              <w:t>t</w:t>
            </w:r>
            <w:r>
              <w:rPr>
                <w:rFonts w:eastAsia="Arial" w:cs="Arial"/>
                <w:spacing w:val="2"/>
                <w:u w:val="single" w:color="000000"/>
              </w:rPr>
              <w:t>t</w:t>
            </w:r>
            <w:r>
              <w:rPr>
                <w:rFonts w:eastAsia="Arial" w:cs="Arial"/>
                <w:spacing w:val="-2"/>
                <w:u w:val="single" w:color="000000"/>
              </w:rPr>
              <w:t>r</w:t>
            </w:r>
            <w:r>
              <w:rPr>
                <w:rFonts w:eastAsia="Arial" w:cs="Arial"/>
                <w:spacing w:val="1"/>
                <w:u w:val="single" w:color="000000"/>
              </w:rPr>
              <w:t>i</w:t>
            </w:r>
            <w:r>
              <w:rPr>
                <w:rFonts w:eastAsia="Arial" w:cs="Arial"/>
                <w:u w:val="single" w:color="000000"/>
              </w:rPr>
              <w:t>b</w:t>
            </w:r>
            <w:r>
              <w:rPr>
                <w:rFonts w:eastAsia="Arial" w:cs="Arial"/>
                <w:spacing w:val="-1"/>
                <w:u w:val="single" w:color="000000"/>
              </w:rPr>
              <w:t>u</w:t>
            </w:r>
            <w:r>
              <w:rPr>
                <w:rFonts w:eastAsia="Arial" w:cs="Arial"/>
                <w:spacing w:val="2"/>
                <w:u w:val="single" w:color="000000"/>
              </w:rPr>
              <w:t>t</w:t>
            </w:r>
            <w:r>
              <w:rPr>
                <w:rFonts w:eastAsia="Arial" w:cs="Arial"/>
                <w:u w:val="single" w:color="000000"/>
              </w:rPr>
              <w:t>e</w:t>
            </w:r>
            <w:r>
              <w:rPr>
                <w:rFonts w:eastAsia="Arial" w:cs="Arial"/>
                <w:spacing w:val="-6"/>
                <w:u w:val="single" w:color="000000"/>
              </w:rPr>
              <w:t xml:space="preserve"> </w:t>
            </w:r>
            <w:r>
              <w:rPr>
                <w:rFonts w:eastAsia="Arial" w:cs="Arial"/>
                <w:spacing w:val="-2"/>
                <w:u w:val="single" w:color="000000"/>
              </w:rPr>
              <w:t>T</w:t>
            </w:r>
            <w:r>
              <w:rPr>
                <w:rFonts w:eastAsia="Arial" w:cs="Arial"/>
                <w:spacing w:val="-1"/>
                <w:u w:val="single" w:color="000000"/>
              </w:rPr>
              <w:t>y</w:t>
            </w:r>
            <w:r>
              <w:rPr>
                <w:rFonts w:eastAsia="Arial" w:cs="Arial"/>
                <w:u w:val="single" w:color="000000"/>
              </w:rPr>
              <w:t>p</w:t>
            </w:r>
            <w:r>
              <w:rPr>
                <w:rFonts w:eastAsia="Arial" w:cs="Arial"/>
                <w:spacing w:val="-1"/>
                <w:u w:val="single" w:color="000000"/>
              </w:rPr>
              <w:t>e</w:t>
            </w:r>
            <w:r>
              <w:rPr>
                <w:rFonts w:eastAsia="Arial" w:cs="Arial"/>
                <w:u w:val="single" w:color="000000"/>
              </w:rPr>
              <w:t>:</w:t>
            </w:r>
            <w:r>
              <w:rPr>
                <w:rFonts w:eastAsia="Arial" w:cs="Arial"/>
                <w:spacing w:val="56"/>
              </w:rPr>
              <w:t xml:space="preserve"> </w:t>
            </w:r>
            <w:r>
              <w:rPr>
                <w:rFonts w:eastAsia="Arial" w:cs="Arial"/>
              </w:rPr>
              <w:t>Real</w:t>
            </w:r>
          </w:p>
          <w:p w14:paraId="5D4B0F51" w14:textId="77777777" w:rsidR="00512B23" w:rsidRDefault="00512B23" w:rsidP="00512B23">
            <w:pPr>
              <w:spacing w:after="0" w:line="120" w:lineRule="exact"/>
              <w:rPr>
                <w:sz w:val="12"/>
                <w:szCs w:val="12"/>
              </w:rPr>
            </w:pPr>
          </w:p>
          <w:p w14:paraId="3A667DA3" w14:textId="77777777" w:rsidR="00512B23" w:rsidRDefault="00512B23" w:rsidP="00512B23">
            <w:pPr>
              <w:spacing w:after="0" w:line="303" w:lineRule="auto"/>
              <w:ind w:left="100" w:right="96"/>
              <w:rPr>
                <w:rFonts w:eastAsia="Arial" w:cs="Arial"/>
              </w:rPr>
            </w:pPr>
            <w:r>
              <w:rPr>
                <w:rFonts w:eastAsia="Arial" w:cs="Arial"/>
                <w:u w:val="single" w:color="000000"/>
              </w:rPr>
              <w:t>Un</w:t>
            </w:r>
            <w:r>
              <w:rPr>
                <w:rFonts w:eastAsia="Arial" w:cs="Arial"/>
                <w:spacing w:val="1"/>
                <w:u w:val="single" w:color="000000"/>
              </w:rPr>
              <w:t>i</w:t>
            </w:r>
            <w:r>
              <w:rPr>
                <w:rFonts w:eastAsia="Arial" w:cs="Arial"/>
                <w:u w:val="single" w:color="000000"/>
              </w:rPr>
              <w:t>t:</w:t>
            </w:r>
            <w:r>
              <w:rPr>
                <w:rFonts w:eastAsia="Arial" w:cs="Arial"/>
                <w:spacing w:val="55"/>
              </w:rPr>
              <w:t xml:space="preserve"> </w:t>
            </w:r>
            <w:r>
              <w:rPr>
                <w:rFonts w:eastAsia="Arial" w:cs="Arial"/>
              </w:rPr>
              <w:t>D</w:t>
            </w:r>
            <w:r>
              <w:rPr>
                <w:rFonts w:eastAsia="Arial" w:cs="Arial"/>
                <w:spacing w:val="-3"/>
              </w:rPr>
              <w:t>e</w:t>
            </w:r>
            <w:r>
              <w:rPr>
                <w:rFonts w:eastAsia="Arial" w:cs="Arial"/>
                <w:spacing w:val="2"/>
              </w:rPr>
              <w:t>f</w:t>
            </w:r>
            <w:r>
              <w:rPr>
                <w:rFonts w:eastAsia="Arial" w:cs="Arial"/>
                <w:spacing w:val="1"/>
              </w:rPr>
              <w:t>i</w:t>
            </w:r>
            <w:r>
              <w:rPr>
                <w:rFonts w:eastAsia="Arial" w:cs="Arial"/>
              </w:rPr>
              <w:t>n</w:t>
            </w:r>
            <w:r>
              <w:rPr>
                <w:rFonts w:eastAsia="Arial" w:cs="Arial"/>
                <w:spacing w:val="-1"/>
              </w:rPr>
              <w:t>e</w:t>
            </w:r>
            <w:r>
              <w:rPr>
                <w:rFonts w:eastAsia="Arial" w:cs="Arial"/>
              </w:rPr>
              <w:t>d</w:t>
            </w:r>
            <w:r>
              <w:rPr>
                <w:rFonts w:eastAsia="Arial" w:cs="Arial"/>
                <w:spacing w:val="-6"/>
              </w:rPr>
              <w:t xml:space="preserve"> </w:t>
            </w:r>
            <w:r>
              <w:rPr>
                <w:rFonts w:eastAsia="Arial" w:cs="Arial"/>
              </w:rPr>
              <w:t>as</w:t>
            </w:r>
            <w:r>
              <w:rPr>
                <w:rFonts w:eastAsia="Arial" w:cs="Arial"/>
                <w:spacing w:val="-2"/>
              </w:rPr>
              <w:t xml:space="preserve"> </w:t>
            </w:r>
            <w:r>
              <w:rPr>
                <w:rFonts w:eastAsia="Arial" w:cs="Arial"/>
              </w:rPr>
              <w:t>an</w:t>
            </w:r>
            <w:r>
              <w:rPr>
                <w:rFonts w:eastAsia="Arial" w:cs="Arial"/>
                <w:spacing w:val="-1"/>
              </w:rPr>
              <w:t xml:space="preserve"> </w:t>
            </w:r>
            <w:r>
              <w:rPr>
                <w:rFonts w:eastAsia="Arial" w:cs="Arial"/>
              </w:rPr>
              <w:t>at</w:t>
            </w:r>
            <w:r>
              <w:rPr>
                <w:rFonts w:eastAsia="Arial" w:cs="Arial"/>
                <w:spacing w:val="1"/>
              </w:rPr>
              <w:t>t</w:t>
            </w:r>
            <w:r>
              <w:rPr>
                <w:rFonts w:eastAsia="Arial" w:cs="Arial"/>
                <w:spacing w:val="-2"/>
              </w:rPr>
              <w:t>r</w:t>
            </w:r>
            <w:r>
              <w:rPr>
                <w:rFonts w:eastAsia="Arial" w:cs="Arial"/>
                <w:spacing w:val="1"/>
              </w:rPr>
              <w:t>i</w:t>
            </w:r>
            <w:r>
              <w:rPr>
                <w:rFonts w:eastAsia="Arial" w:cs="Arial"/>
              </w:rPr>
              <w:t>b</w:t>
            </w:r>
            <w:r>
              <w:rPr>
                <w:rFonts w:eastAsia="Arial" w:cs="Arial"/>
                <w:spacing w:val="-1"/>
              </w:rPr>
              <w:t>u</w:t>
            </w:r>
            <w:r>
              <w:rPr>
                <w:rFonts w:eastAsia="Arial" w:cs="Arial"/>
              </w:rPr>
              <w:t>te</w:t>
            </w:r>
            <w:r>
              <w:rPr>
                <w:rFonts w:eastAsia="Arial" w:cs="Arial"/>
                <w:spacing w:val="-6"/>
              </w:rPr>
              <w:t xml:space="preserve"> </w:t>
            </w:r>
            <w:r>
              <w:rPr>
                <w:rFonts w:eastAsia="Arial" w:cs="Arial"/>
                <w:spacing w:val="1"/>
              </w:rPr>
              <w:t>i</w:t>
            </w:r>
            <w:r>
              <w:rPr>
                <w:rFonts w:eastAsia="Arial" w:cs="Arial"/>
              </w:rPr>
              <w:t>n</w:t>
            </w:r>
            <w:r>
              <w:rPr>
                <w:rFonts w:eastAsia="Arial" w:cs="Arial"/>
                <w:spacing w:val="-2"/>
              </w:rPr>
              <w:t xml:space="preserve"> </w:t>
            </w:r>
            <w:r>
              <w:rPr>
                <w:rFonts w:eastAsia="Arial" w:cs="Arial"/>
                <w:spacing w:val="1"/>
              </w:rPr>
              <w:t>t</w:t>
            </w:r>
            <w:r>
              <w:rPr>
                <w:rFonts w:eastAsia="Arial" w:cs="Arial"/>
              </w:rPr>
              <w:t>he</w:t>
            </w:r>
            <w:r>
              <w:rPr>
                <w:rFonts w:eastAsia="Arial" w:cs="Arial"/>
                <w:spacing w:val="-4"/>
              </w:rPr>
              <w:t xml:space="preserve"> </w:t>
            </w:r>
            <w:r>
              <w:rPr>
                <w:rFonts w:eastAsia="Arial" w:cs="Arial"/>
                <w:spacing w:val="1"/>
              </w:rPr>
              <w:t>E</w:t>
            </w:r>
            <w:r>
              <w:rPr>
                <w:rFonts w:eastAsia="Arial" w:cs="Arial"/>
              </w:rPr>
              <w:t>NC</w:t>
            </w:r>
            <w:r>
              <w:rPr>
                <w:rFonts w:eastAsia="Arial" w:cs="Arial"/>
                <w:spacing w:val="-2"/>
              </w:rPr>
              <w:t xml:space="preserve"> </w:t>
            </w:r>
            <w:r>
              <w:rPr>
                <w:rFonts w:eastAsia="Arial" w:cs="Arial"/>
              </w:rPr>
              <w:t>d</w:t>
            </w:r>
            <w:r>
              <w:rPr>
                <w:rFonts w:eastAsia="Arial" w:cs="Arial"/>
                <w:spacing w:val="-3"/>
              </w:rPr>
              <w:t>a</w:t>
            </w:r>
            <w:r>
              <w:rPr>
                <w:rFonts w:eastAsia="Arial" w:cs="Arial"/>
                <w:spacing w:val="2"/>
              </w:rPr>
              <w:t>t</w:t>
            </w:r>
            <w:r>
              <w:rPr>
                <w:rFonts w:eastAsia="Arial" w:cs="Arial"/>
              </w:rPr>
              <w:t>a</w:t>
            </w:r>
            <w:r>
              <w:rPr>
                <w:rFonts w:eastAsia="Arial" w:cs="Arial"/>
                <w:spacing w:val="1"/>
              </w:rPr>
              <w:t>s</w:t>
            </w:r>
            <w:r>
              <w:rPr>
                <w:rFonts w:eastAsia="Arial" w:cs="Arial"/>
              </w:rPr>
              <w:t xml:space="preserve">et </w:t>
            </w:r>
            <w:r>
              <w:rPr>
                <w:rFonts w:eastAsia="Arial" w:cs="Arial"/>
                <w:spacing w:val="2"/>
              </w:rPr>
              <w:t>m</w:t>
            </w:r>
            <w:r>
              <w:rPr>
                <w:rFonts w:eastAsia="Arial" w:cs="Arial"/>
                <w:spacing w:val="-3"/>
              </w:rPr>
              <w:t>e</w:t>
            </w:r>
            <w:r>
              <w:rPr>
                <w:rFonts w:eastAsia="Arial" w:cs="Arial"/>
                <w:spacing w:val="2"/>
              </w:rPr>
              <w:t>t</w:t>
            </w:r>
            <w:r>
              <w:rPr>
                <w:rFonts w:eastAsia="Arial" w:cs="Arial"/>
                <w:spacing w:val="-3"/>
              </w:rPr>
              <w:t>a</w:t>
            </w:r>
            <w:r>
              <w:rPr>
                <w:rFonts w:eastAsia="Arial" w:cs="Arial"/>
              </w:rPr>
              <w:t>d</w:t>
            </w:r>
            <w:r>
              <w:rPr>
                <w:rFonts w:eastAsia="Arial" w:cs="Arial"/>
                <w:spacing w:val="-1"/>
              </w:rPr>
              <w:t>a</w:t>
            </w:r>
            <w:r>
              <w:rPr>
                <w:rFonts w:eastAsia="Arial" w:cs="Arial"/>
                <w:spacing w:val="2"/>
              </w:rPr>
              <w:t>t</w:t>
            </w:r>
            <w:r>
              <w:rPr>
                <w:rFonts w:eastAsia="Arial" w:cs="Arial"/>
              </w:rPr>
              <w:t>a:</w:t>
            </w:r>
            <w:r>
              <w:rPr>
                <w:rFonts w:eastAsia="Arial" w:cs="Arial"/>
                <w:spacing w:val="-2"/>
              </w:rPr>
              <w:t xml:space="preserve"> </w:t>
            </w:r>
            <w:r>
              <w:rPr>
                <w:rFonts w:eastAsia="Arial" w:cs="Arial"/>
                <w:spacing w:val="2"/>
              </w:rPr>
              <w:t>m</w:t>
            </w:r>
            <w:r>
              <w:rPr>
                <w:rFonts w:eastAsia="Arial" w:cs="Arial"/>
                <w:spacing w:val="-3"/>
              </w:rPr>
              <w:t>e</w:t>
            </w:r>
            <w:r>
              <w:rPr>
                <w:rFonts w:eastAsia="Arial" w:cs="Arial"/>
                <w:spacing w:val="2"/>
              </w:rPr>
              <w:t>t</w:t>
            </w:r>
            <w:r>
              <w:rPr>
                <w:rFonts w:eastAsia="Arial" w:cs="Arial"/>
                <w:spacing w:val="1"/>
              </w:rPr>
              <w:t>r</w:t>
            </w:r>
            <w:r>
              <w:rPr>
                <w:rFonts w:eastAsia="Arial" w:cs="Arial"/>
              </w:rPr>
              <w:t>e</w:t>
            </w:r>
            <w:r>
              <w:rPr>
                <w:rFonts w:eastAsia="Arial" w:cs="Arial"/>
                <w:spacing w:val="-5"/>
              </w:rPr>
              <w:t xml:space="preserve"> </w:t>
            </w:r>
            <w:r>
              <w:rPr>
                <w:rFonts w:eastAsia="Arial" w:cs="Arial"/>
              </w:rPr>
              <w:t>(</w:t>
            </w:r>
            <w:r>
              <w:rPr>
                <w:rFonts w:eastAsia="Arial" w:cs="Arial"/>
                <w:spacing w:val="2"/>
              </w:rPr>
              <w:t>m</w:t>
            </w:r>
            <w:r>
              <w:rPr>
                <w:rFonts w:eastAsia="Arial" w:cs="Arial"/>
              </w:rPr>
              <w:t>)</w:t>
            </w:r>
          </w:p>
          <w:p w14:paraId="23976F4B" w14:textId="27852844" w:rsidR="00512B23" w:rsidRDefault="00512B23" w:rsidP="00512B23">
            <w:pPr>
              <w:spacing w:after="0" w:line="303" w:lineRule="auto"/>
              <w:ind w:left="100" w:right="96"/>
              <w:rPr>
                <w:rFonts w:eastAsia="Arial" w:cs="Arial"/>
              </w:rPr>
            </w:pPr>
            <w:r>
              <w:rPr>
                <w:rFonts w:eastAsia="Arial" w:cs="Arial"/>
                <w:u w:val="single" w:color="000000"/>
              </w:rPr>
              <w:t>Re</w:t>
            </w:r>
            <w:r>
              <w:rPr>
                <w:rFonts w:eastAsia="Arial" w:cs="Arial"/>
                <w:spacing w:val="1"/>
                <w:u w:val="single" w:color="000000"/>
              </w:rPr>
              <w:t>s</w:t>
            </w:r>
            <w:r>
              <w:rPr>
                <w:rFonts w:eastAsia="Arial" w:cs="Arial"/>
                <w:u w:val="single" w:color="000000"/>
              </w:rPr>
              <w:t>o</w:t>
            </w:r>
            <w:r>
              <w:rPr>
                <w:rFonts w:eastAsia="Arial" w:cs="Arial"/>
                <w:spacing w:val="1"/>
                <w:u w:val="single" w:color="000000"/>
              </w:rPr>
              <w:t>l</w:t>
            </w:r>
            <w:r>
              <w:rPr>
                <w:rFonts w:eastAsia="Arial" w:cs="Arial"/>
                <w:u w:val="single" w:color="000000"/>
              </w:rPr>
              <w:t>u</w:t>
            </w:r>
            <w:r>
              <w:rPr>
                <w:rFonts w:eastAsia="Arial" w:cs="Arial"/>
                <w:spacing w:val="2"/>
                <w:u w:val="single" w:color="000000"/>
              </w:rPr>
              <w:t>t</w:t>
            </w:r>
            <w:r>
              <w:rPr>
                <w:rFonts w:eastAsia="Arial" w:cs="Arial"/>
                <w:spacing w:val="1"/>
                <w:u w:val="single" w:color="000000"/>
              </w:rPr>
              <w:t>i</w:t>
            </w:r>
            <w:r>
              <w:rPr>
                <w:rFonts w:eastAsia="Arial" w:cs="Arial"/>
                <w:u w:val="single" w:color="000000"/>
              </w:rPr>
              <w:t>o</w:t>
            </w:r>
            <w:r>
              <w:rPr>
                <w:rFonts w:eastAsia="Arial" w:cs="Arial"/>
                <w:spacing w:val="-1"/>
                <w:u w:val="single" w:color="000000"/>
              </w:rPr>
              <w:t>n</w:t>
            </w:r>
            <w:r>
              <w:rPr>
                <w:rFonts w:eastAsia="Arial" w:cs="Arial"/>
                <w:u w:val="single" w:color="000000"/>
              </w:rPr>
              <w:t>:</w:t>
            </w:r>
            <w:r>
              <w:rPr>
                <w:rFonts w:eastAsia="Arial" w:cs="Arial"/>
                <w:spacing w:val="48"/>
              </w:rPr>
              <w:t xml:space="preserve"> </w:t>
            </w:r>
            <w:r>
              <w:rPr>
                <w:rFonts w:eastAsia="Arial" w:cs="Arial"/>
              </w:rPr>
              <w:t>0</w:t>
            </w:r>
            <w:r>
              <w:rPr>
                <w:rFonts w:eastAsia="Arial" w:cs="Arial"/>
                <w:spacing w:val="2"/>
              </w:rPr>
              <w:t>∙</w:t>
            </w:r>
            <w:r>
              <w:rPr>
                <w:rFonts w:eastAsia="Arial" w:cs="Arial"/>
              </w:rPr>
              <w:t>1m</w:t>
            </w:r>
          </w:p>
          <w:p w14:paraId="0395540F" w14:textId="77777777" w:rsidR="00512B23" w:rsidRDefault="00512B23" w:rsidP="00512B23">
            <w:pPr>
              <w:spacing w:before="1" w:after="0" w:line="240" w:lineRule="auto"/>
              <w:ind w:left="100" w:right="-20"/>
              <w:rPr>
                <w:rFonts w:eastAsia="Arial" w:cs="Arial"/>
              </w:rPr>
            </w:pPr>
            <w:r>
              <w:rPr>
                <w:rFonts w:eastAsia="Arial" w:cs="Arial"/>
                <w:spacing w:val="-2"/>
                <w:u w:val="single" w:color="000000"/>
              </w:rPr>
              <w:t>F</w:t>
            </w:r>
            <w:r>
              <w:rPr>
                <w:rFonts w:eastAsia="Arial" w:cs="Arial"/>
                <w:u w:val="single" w:color="000000"/>
              </w:rPr>
              <w:t>or</w:t>
            </w:r>
            <w:r>
              <w:rPr>
                <w:rFonts w:eastAsia="Arial" w:cs="Arial"/>
                <w:spacing w:val="2"/>
                <w:u w:val="single" w:color="000000"/>
              </w:rPr>
              <w:t>m</w:t>
            </w:r>
            <w:r>
              <w:rPr>
                <w:rFonts w:eastAsia="Arial" w:cs="Arial"/>
                <w:u w:val="single" w:color="000000"/>
              </w:rPr>
              <w:t>a</w:t>
            </w:r>
            <w:r>
              <w:rPr>
                <w:rFonts w:eastAsia="Arial" w:cs="Arial"/>
                <w:spacing w:val="2"/>
                <w:u w:val="single" w:color="000000"/>
              </w:rPr>
              <w:t>t</w:t>
            </w:r>
            <w:r>
              <w:rPr>
                <w:rFonts w:eastAsia="Arial" w:cs="Arial"/>
                <w:u w:val="single" w:color="000000"/>
              </w:rPr>
              <w:t>:</w:t>
            </w:r>
            <w:r>
              <w:rPr>
                <w:rFonts w:eastAsia="Arial" w:cs="Arial"/>
                <w:spacing w:val="51"/>
              </w:rPr>
              <w:t xml:space="preserve"> </w:t>
            </w:r>
            <w:proofErr w:type="spellStart"/>
            <w:r>
              <w:rPr>
                <w:rFonts w:eastAsia="Arial" w:cs="Arial"/>
                <w:spacing w:val="-1"/>
              </w:rPr>
              <w:t>xx</w:t>
            </w:r>
            <w:r>
              <w:rPr>
                <w:rFonts w:eastAsia="Arial" w:cs="Arial"/>
                <w:spacing w:val="2"/>
              </w:rPr>
              <w:t>.</w:t>
            </w:r>
            <w:r>
              <w:rPr>
                <w:rFonts w:eastAsia="Arial" w:cs="Arial"/>
              </w:rPr>
              <w:t>x</w:t>
            </w:r>
            <w:proofErr w:type="spellEnd"/>
          </w:p>
          <w:p w14:paraId="12C685B0" w14:textId="77777777" w:rsidR="00512B23" w:rsidRDefault="00512B23" w:rsidP="00512B23">
            <w:pPr>
              <w:spacing w:before="8" w:after="0" w:line="110" w:lineRule="exact"/>
              <w:rPr>
                <w:sz w:val="11"/>
                <w:szCs w:val="11"/>
              </w:rPr>
            </w:pPr>
          </w:p>
          <w:p w14:paraId="65037A4A" w14:textId="77777777" w:rsidR="00512B23" w:rsidRDefault="00512B23" w:rsidP="00512B23">
            <w:pPr>
              <w:spacing w:after="0" w:line="240" w:lineRule="auto"/>
              <w:ind w:left="100" w:right="-20"/>
              <w:rPr>
                <w:rFonts w:eastAsia="Arial" w:cs="Arial"/>
              </w:rPr>
            </w:pPr>
            <w:r>
              <w:rPr>
                <w:rFonts w:eastAsia="Arial" w:cs="Arial"/>
                <w:spacing w:val="1"/>
                <w:u w:val="single" w:color="000000"/>
              </w:rPr>
              <w:t>E</w:t>
            </w:r>
            <w:r>
              <w:rPr>
                <w:rFonts w:eastAsia="Arial" w:cs="Arial"/>
                <w:spacing w:val="-1"/>
                <w:u w:val="single" w:color="000000"/>
              </w:rPr>
              <w:t>x</w:t>
            </w:r>
            <w:r>
              <w:rPr>
                <w:rFonts w:eastAsia="Arial" w:cs="Arial"/>
                <w:u w:val="single" w:color="000000"/>
              </w:rPr>
              <w:t>a</w:t>
            </w:r>
            <w:r>
              <w:rPr>
                <w:rFonts w:eastAsia="Arial" w:cs="Arial"/>
                <w:spacing w:val="2"/>
                <w:u w:val="single" w:color="000000"/>
              </w:rPr>
              <w:t>m</w:t>
            </w:r>
            <w:r>
              <w:rPr>
                <w:rFonts w:eastAsia="Arial" w:cs="Arial"/>
                <w:u w:val="single" w:color="000000"/>
              </w:rPr>
              <w:t>p</w:t>
            </w:r>
            <w:r>
              <w:rPr>
                <w:rFonts w:eastAsia="Arial" w:cs="Arial"/>
                <w:spacing w:val="1"/>
                <w:u w:val="single" w:color="000000"/>
              </w:rPr>
              <w:t>l</w:t>
            </w:r>
            <w:r>
              <w:rPr>
                <w:rFonts w:eastAsia="Arial" w:cs="Arial"/>
                <w:u w:val="single" w:color="000000"/>
              </w:rPr>
              <w:t>e:</w:t>
            </w:r>
            <w:r>
              <w:rPr>
                <w:rFonts w:eastAsia="Arial" w:cs="Arial"/>
                <w:spacing w:val="51"/>
              </w:rPr>
              <w:t xml:space="preserve"> </w:t>
            </w:r>
            <w:r>
              <w:rPr>
                <w:rFonts w:eastAsia="Arial" w:cs="Arial"/>
                <w:b/>
                <w:bCs/>
              </w:rPr>
              <w:t>0.5</w:t>
            </w:r>
            <w:r>
              <w:rPr>
                <w:rFonts w:eastAsia="Arial" w:cs="Arial"/>
                <w:b/>
                <w:bCs/>
                <w:spacing w:val="52"/>
              </w:rPr>
              <w:t xml:space="preserve"> </w:t>
            </w:r>
            <w:r>
              <w:rPr>
                <w:rFonts w:eastAsia="Arial" w:cs="Arial"/>
                <w:spacing w:val="2"/>
              </w:rPr>
              <w:t>f</w:t>
            </w:r>
            <w:r>
              <w:rPr>
                <w:rFonts w:eastAsia="Arial" w:cs="Arial"/>
              </w:rPr>
              <w:t>or</w:t>
            </w:r>
            <w:r>
              <w:rPr>
                <w:rFonts w:eastAsia="Arial" w:cs="Arial"/>
                <w:spacing w:val="-2"/>
              </w:rPr>
              <w:t xml:space="preserve"> </w:t>
            </w:r>
            <w:r>
              <w:rPr>
                <w:rFonts w:eastAsia="Arial" w:cs="Arial"/>
              </w:rPr>
              <w:t>an</w:t>
            </w:r>
            <w:r>
              <w:rPr>
                <w:rFonts w:eastAsia="Arial" w:cs="Arial"/>
                <w:spacing w:val="-1"/>
              </w:rPr>
              <w:t xml:space="preserve"> </w:t>
            </w:r>
            <w:r>
              <w:rPr>
                <w:rFonts w:eastAsia="Arial" w:cs="Arial"/>
              </w:rPr>
              <w:t>er</w:t>
            </w:r>
            <w:r>
              <w:rPr>
                <w:rFonts w:eastAsia="Arial" w:cs="Arial"/>
                <w:spacing w:val="1"/>
              </w:rPr>
              <w:t>r</w:t>
            </w:r>
            <w:r>
              <w:rPr>
                <w:rFonts w:eastAsia="Arial" w:cs="Arial"/>
              </w:rPr>
              <w:t>or</w:t>
            </w:r>
            <w:r>
              <w:rPr>
                <w:rFonts w:eastAsia="Arial" w:cs="Arial"/>
                <w:spacing w:val="-6"/>
              </w:rPr>
              <w:t xml:space="preserve"> </w:t>
            </w:r>
            <w:r>
              <w:rPr>
                <w:rFonts w:eastAsia="Arial" w:cs="Arial"/>
              </w:rPr>
              <w:t>of</w:t>
            </w:r>
            <w:r>
              <w:rPr>
                <w:rFonts w:eastAsia="Arial" w:cs="Arial"/>
                <w:spacing w:val="1"/>
              </w:rPr>
              <w:t xml:space="preserve"> </w:t>
            </w:r>
            <w:r>
              <w:rPr>
                <w:rFonts w:eastAsia="Arial" w:cs="Arial"/>
                <w:spacing w:val="-3"/>
              </w:rPr>
              <w:t>0</w:t>
            </w:r>
            <w:r>
              <w:rPr>
                <w:rFonts w:eastAsia="Arial" w:cs="Arial"/>
                <w:spacing w:val="2"/>
              </w:rPr>
              <w:t>∙</w:t>
            </w:r>
            <w:r>
              <w:rPr>
                <w:rFonts w:eastAsia="Arial" w:cs="Arial"/>
              </w:rPr>
              <w:t>5</w:t>
            </w:r>
            <w:r>
              <w:rPr>
                <w:rFonts w:eastAsia="Arial" w:cs="Arial"/>
                <w:spacing w:val="-3"/>
              </w:rPr>
              <w:t xml:space="preserve"> </w:t>
            </w:r>
            <w:r>
              <w:rPr>
                <w:rFonts w:eastAsia="Arial" w:cs="Arial"/>
                <w:spacing w:val="1"/>
              </w:rPr>
              <w:t>m</w:t>
            </w:r>
            <w:r>
              <w:rPr>
                <w:rFonts w:eastAsia="Arial" w:cs="Arial"/>
              </w:rPr>
              <w:t>etre</w:t>
            </w:r>
            <w:r>
              <w:rPr>
                <w:rFonts w:eastAsia="Arial" w:cs="Arial"/>
                <w:spacing w:val="1"/>
              </w:rPr>
              <w:t>s</w:t>
            </w:r>
            <w:r>
              <w:rPr>
                <w:rFonts w:eastAsia="Arial" w:cs="Arial"/>
              </w:rPr>
              <w:t>.</w:t>
            </w:r>
          </w:p>
          <w:p w14:paraId="5177626A" w14:textId="77777777" w:rsidR="00512B23" w:rsidRDefault="00512B23" w:rsidP="00512B23">
            <w:pPr>
              <w:spacing w:before="3" w:after="0" w:line="120" w:lineRule="exact"/>
              <w:rPr>
                <w:sz w:val="12"/>
                <w:szCs w:val="12"/>
              </w:rPr>
            </w:pPr>
          </w:p>
          <w:p w14:paraId="6C076E2C" w14:textId="77777777" w:rsidR="00512B23" w:rsidRDefault="00512B23" w:rsidP="00512B23">
            <w:pPr>
              <w:spacing w:after="0" w:line="240" w:lineRule="auto"/>
              <w:ind w:left="100" w:right="-20"/>
              <w:rPr>
                <w:rFonts w:eastAsia="Arial" w:cs="Arial"/>
              </w:rPr>
            </w:pPr>
            <w:r>
              <w:rPr>
                <w:rFonts w:eastAsia="Arial" w:cs="Arial"/>
                <w:u w:val="single" w:color="000000"/>
              </w:rPr>
              <w:t>Re</w:t>
            </w:r>
            <w:r>
              <w:rPr>
                <w:rFonts w:eastAsia="Arial" w:cs="Arial"/>
                <w:spacing w:val="2"/>
                <w:u w:val="single" w:color="000000"/>
              </w:rPr>
              <w:t>m</w:t>
            </w:r>
            <w:r>
              <w:rPr>
                <w:rFonts w:eastAsia="Arial" w:cs="Arial"/>
                <w:u w:val="single" w:color="000000"/>
              </w:rPr>
              <w:t>ar</w:t>
            </w:r>
            <w:r>
              <w:rPr>
                <w:rFonts w:eastAsia="Arial" w:cs="Arial"/>
                <w:spacing w:val="2"/>
                <w:u w:val="single" w:color="000000"/>
              </w:rPr>
              <w:t>k</w:t>
            </w:r>
            <w:r>
              <w:rPr>
                <w:rFonts w:eastAsia="Arial" w:cs="Arial"/>
                <w:spacing w:val="1"/>
                <w:u w:val="single" w:color="000000"/>
              </w:rPr>
              <w:t>s</w:t>
            </w:r>
            <w:r>
              <w:rPr>
                <w:rFonts w:eastAsia="Arial" w:cs="Arial"/>
                <w:u w:val="single" w:color="000000"/>
              </w:rPr>
              <w:t>:</w:t>
            </w:r>
          </w:p>
          <w:p w14:paraId="741A7CE0" w14:textId="77777777" w:rsidR="00512B23" w:rsidRDefault="00512B23" w:rsidP="00512B23">
            <w:pPr>
              <w:spacing w:after="0" w:line="244" w:lineRule="exact"/>
              <w:ind w:left="100" w:right="-20"/>
              <w:rPr>
                <w:rFonts w:eastAsia="Arial" w:cs="Arial"/>
              </w:rPr>
            </w:pPr>
            <w:r>
              <w:rPr>
                <w:rFonts w:ascii="Symbol" w:eastAsia="Symbol" w:hAnsi="Symbol" w:cs="Symbol"/>
              </w:rPr>
              <w:t></w:t>
            </w:r>
            <w:r>
              <w:rPr>
                <w:rFonts w:ascii="Times New Roman" w:eastAsia="Times New Roman" w:hAnsi="Times New Roman"/>
              </w:rPr>
              <w:t xml:space="preserve"> </w:t>
            </w:r>
            <w:r>
              <w:rPr>
                <w:rFonts w:ascii="Times New Roman" w:eastAsia="Times New Roman" w:hAnsi="Times New Roman"/>
                <w:spacing w:val="47"/>
              </w:rPr>
              <w:t xml:space="preserve"> </w:t>
            </w:r>
            <w:r>
              <w:rPr>
                <w:rFonts w:eastAsia="Arial" w:cs="Arial"/>
                <w:spacing w:val="-2"/>
              </w:rPr>
              <w:t>T</w:t>
            </w:r>
            <w:r>
              <w:rPr>
                <w:rFonts w:eastAsia="Arial" w:cs="Arial"/>
                <w:spacing w:val="2"/>
              </w:rPr>
              <w:t>h</w:t>
            </w:r>
            <w:r>
              <w:rPr>
                <w:rFonts w:eastAsia="Arial" w:cs="Arial"/>
              </w:rPr>
              <w:t>e</w:t>
            </w:r>
            <w:r>
              <w:rPr>
                <w:rFonts w:eastAsia="Arial" w:cs="Arial"/>
                <w:spacing w:val="-2"/>
              </w:rPr>
              <w:t xml:space="preserve"> </w:t>
            </w:r>
            <w:r>
              <w:rPr>
                <w:rFonts w:eastAsia="Arial" w:cs="Arial"/>
              </w:rPr>
              <w:t>e</w:t>
            </w:r>
            <w:r>
              <w:rPr>
                <w:rFonts w:eastAsia="Arial" w:cs="Arial"/>
                <w:spacing w:val="-2"/>
              </w:rPr>
              <w:t>x</w:t>
            </w:r>
            <w:r>
              <w:rPr>
                <w:rFonts w:eastAsia="Arial" w:cs="Arial"/>
              </w:rPr>
              <w:t>p</w:t>
            </w:r>
            <w:r>
              <w:rPr>
                <w:rFonts w:eastAsia="Arial" w:cs="Arial"/>
                <w:spacing w:val="-1"/>
              </w:rPr>
              <w:t>e</w:t>
            </w:r>
            <w:r>
              <w:rPr>
                <w:rFonts w:eastAsia="Arial" w:cs="Arial"/>
                <w:spacing w:val="1"/>
              </w:rPr>
              <w:t>c</w:t>
            </w:r>
            <w:r>
              <w:rPr>
                <w:rFonts w:eastAsia="Arial" w:cs="Arial"/>
                <w:spacing w:val="2"/>
              </w:rPr>
              <w:t>t</w:t>
            </w:r>
            <w:r>
              <w:rPr>
                <w:rFonts w:eastAsia="Arial" w:cs="Arial"/>
              </w:rPr>
              <w:t>ed</w:t>
            </w:r>
            <w:r>
              <w:rPr>
                <w:rFonts w:eastAsia="Arial" w:cs="Arial"/>
                <w:spacing w:val="-7"/>
              </w:rPr>
              <w:t xml:space="preserve"> </w:t>
            </w:r>
            <w:r>
              <w:rPr>
                <w:rFonts w:eastAsia="Arial" w:cs="Arial"/>
                <w:spacing w:val="1"/>
              </w:rPr>
              <w:t>i</w:t>
            </w:r>
            <w:r>
              <w:rPr>
                <w:rFonts w:eastAsia="Arial" w:cs="Arial"/>
              </w:rPr>
              <w:t>n</w:t>
            </w:r>
            <w:r>
              <w:rPr>
                <w:rFonts w:eastAsia="Arial" w:cs="Arial"/>
                <w:spacing w:val="-1"/>
              </w:rPr>
              <w:t>p</w:t>
            </w:r>
            <w:r>
              <w:rPr>
                <w:rFonts w:eastAsia="Arial" w:cs="Arial"/>
              </w:rPr>
              <w:t>ut</w:t>
            </w:r>
            <w:r>
              <w:rPr>
                <w:rFonts w:eastAsia="Arial" w:cs="Arial"/>
                <w:spacing w:val="-1"/>
              </w:rPr>
              <w:t xml:space="preserve"> i</w:t>
            </w:r>
            <w:r>
              <w:rPr>
                <w:rFonts w:eastAsia="Arial" w:cs="Arial"/>
              </w:rPr>
              <w:t xml:space="preserve">s </w:t>
            </w:r>
            <w:r>
              <w:rPr>
                <w:rFonts w:eastAsia="Arial" w:cs="Arial"/>
                <w:spacing w:val="2"/>
              </w:rPr>
              <w:t>t</w:t>
            </w:r>
            <w:r>
              <w:rPr>
                <w:rFonts w:eastAsia="Arial" w:cs="Arial"/>
              </w:rPr>
              <w:t>he</w:t>
            </w:r>
            <w:r>
              <w:rPr>
                <w:rFonts w:eastAsia="Arial" w:cs="Arial"/>
                <w:spacing w:val="-4"/>
              </w:rPr>
              <w:t xml:space="preserve"> </w:t>
            </w:r>
            <w:r>
              <w:rPr>
                <w:rFonts w:eastAsia="Arial" w:cs="Arial"/>
                <w:spacing w:val="-2"/>
              </w:rPr>
              <w:t>r</w:t>
            </w:r>
            <w:r>
              <w:rPr>
                <w:rFonts w:eastAsia="Arial" w:cs="Arial"/>
              </w:rPr>
              <w:t>a</w:t>
            </w:r>
            <w:r>
              <w:rPr>
                <w:rFonts w:eastAsia="Arial" w:cs="Arial"/>
                <w:spacing w:val="-1"/>
              </w:rPr>
              <w:t>d</w:t>
            </w:r>
            <w:r>
              <w:rPr>
                <w:rFonts w:eastAsia="Arial" w:cs="Arial"/>
                <w:spacing w:val="1"/>
              </w:rPr>
              <w:t>i</w:t>
            </w:r>
            <w:r>
              <w:rPr>
                <w:rFonts w:eastAsia="Arial" w:cs="Arial"/>
              </w:rPr>
              <w:t>us</w:t>
            </w:r>
            <w:r>
              <w:rPr>
                <w:rFonts w:eastAsia="Arial" w:cs="Arial"/>
                <w:spacing w:val="-3"/>
              </w:rPr>
              <w:t xml:space="preserve"> </w:t>
            </w:r>
            <w:r>
              <w:rPr>
                <w:rFonts w:eastAsia="Arial" w:cs="Arial"/>
              </w:rPr>
              <w:t>of</w:t>
            </w:r>
            <w:r>
              <w:rPr>
                <w:rFonts w:eastAsia="Arial" w:cs="Arial"/>
                <w:spacing w:val="-3"/>
              </w:rPr>
              <w:t xml:space="preserve"> </w:t>
            </w:r>
            <w:r>
              <w:rPr>
                <w:rFonts w:eastAsia="Arial" w:cs="Arial"/>
                <w:spacing w:val="2"/>
              </w:rPr>
              <w:t>t</w:t>
            </w:r>
            <w:r>
              <w:rPr>
                <w:rFonts w:eastAsia="Arial" w:cs="Arial"/>
              </w:rPr>
              <w:t>he</w:t>
            </w:r>
            <w:r>
              <w:rPr>
                <w:rFonts w:eastAsia="Arial" w:cs="Arial"/>
                <w:spacing w:val="-4"/>
              </w:rPr>
              <w:t xml:space="preserve"> </w:t>
            </w:r>
            <w:r>
              <w:rPr>
                <w:rFonts w:eastAsia="Arial" w:cs="Arial"/>
                <w:spacing w:val="4"/>
              </w:rPr>
              <w:t>t</w:t>
            </w:r>
            <w:r>
              <w:rPr>
                <w:rFonts w:eastAsia="Arial" w:cs="Arial"/>
                <w:spacing w:val="-5"/>
              </w:rPr>
              <w:t>w</w:t>
            </w:r>
            <w:r>
              <w:rPr>
                <w:rFonts w:eastAsia="Arial" w:cs="Arial"/>
                <w:spacing w:val="5"/>
              </w:rPr>
              <w:t>o</w:t>
            </w:r>
            <w:r>
              <w:rPr>
                <w:rFonts w:eastAsia="Arial" w:cs="Arial"/>
                <w:spacing w:val="1"/>
              </w:rPr>
              <w:t>-</w:t>
            </w:r>
            <w:r>
              <w:rPr>
                <w:rFonts w:eastAsia="Arial" w:cs="Arial"/>
              </w:rPr>
              <w:t>d</w:t>
            </w:r>
            <w:r>
              <w:rPr>
                <w:rFonts w:eastAsia="Arial" w:cs="Arial"/>
                <w:spacing w:val="1"/>
              </w:rPr>
              <w:t>i</w:t>
            </w:r>
            <w:r>
              <w:rPr>
                <w:rFonts w:eastAsia="Arial" w:cs="Arial"/>
                <w:spacing w:val="2"/>
              </w:rPr>
              <w:t>m</w:t>
            </w:r>
            <w:r>
              <w:rPr>
                <w:rFonts w:eastAsia="Arial" w:cs="Arial"/>
              </w:rPr>
              <w:t>e</w:t>
            </w:r>
            <w:r>
              <w:rPr>
                <w:rFonts w:eastAsia="Arial" w:cs="Arial"/>
                <w:spacing w:val="-1"/>
              </w:rPr>
              <w:t>n</w:t>
            </w:r>
            <w:r>
              <w:rPr>
                <w:rFonts w:eastAsia="Arial" w:cs="Arial"/>
                <w:spacing w:val="1"/>
              </w:rPr>
              <w:t>si</w:t>
            </w:r>
            <w:r>
              <w:rPr>
                <w:rFonts w:eastAsia="Arial" w:cs="Arial"/>
              </w:rPr>
              <w:t>o</w:t>
            </w:r>
            <w:r>
              <w:rPr>
                <w:rFonts w:eastAsia="Arial" w:cs="Arial"/>
                <w:spacing w:val="-1"/>
              </w:rPr>
              <w:t>n</w:t>
            </w:r>
            <w:r>
              <w:rPr>
                <w:rFonts w:eastAsia="Arial" w:cs="Arial"/>
              </w:rPr>
              <w:t>al</w:t>
            </w:r>
            <w:r>
              <w:rPr>
                <w:rFonts w:eastAsia="Arial" w:cs="Arial"/>
                <w:spacing w:val="-11"/>
              </w:rPr>
              <w:t xml:space="preserve"> </w:t>
            </w:r>
            <w:r>
              <w:rPr>
                <w:rFonts w:eastAsia="Arial" w:cs="Arial"/>
              </w:rPr>
              <w:t>er</w:t>
            </w:r>
            <w:r>
              <w:rPr>
                <w:rFonts w:eastAsia="Arial" w:cs="Arial"/>
                <w:spacing w:val="1"/>
              </w:rPr>
              <w:t>r</w:t>
            </w:r>
            <w:r>
              <w:rPr>
                <w:rFonts w:eastAsia="Arial" w:cs="Arial"/>
              </w:rPr>
              <w:t>o</w:t>
            </w:r>
            <w:r>
              <w:rPr>
                <w:rFonts w:eastAsia="Arial" w:cs="Arial"/>
                <w:spacing w:val="-2"/>
              </w:rPr>
              <w:t>r</w:t>
            </w:r>
            <w:r>
              <w:rPr>
                <w:rFonts w:eastAsia="Arial" w:cs="Arial"/>
              </w:rPr>
              <w:t>.</w:t>
            </w:r>
          </w:p>
          <w:p w14:paraId="2443C38D" w14:textId="5E02C841" w:rsidR="00B131AF" w:rsidRPr="00B131AF" w:rsidRDefault="00512B23" w:rsidP="00B131AF">
            <w:pPr>
              <w:spacing w:before="120" w:after="120"/>
              <w:rPr>
                <w:rFonts w:cs="Arial"/>
              </w:rPr>
            </w:pPr>
            <w:r>
              <w:rPr>
                <w:rFonts w:ascii="Symbol" w:eastAsia="Symbol" w:hAnsi="Symbol" w:cs="Symbol"/>
                <w:position w:val="-1"/>
              </w:rPr>
              <w:t></w:t>
            </w:r>
            <w:r>
              <w:rPr>
                <w:rFonts w:ascii="Times New Roman" w:eastAsia="Times New Roman" w:hAnsi="Times New Roman"/>
                <w:position w:val="-1"/>
              </w:rPr>
              <w:t xml:space="preserve"> </w:t>
            </w:r>
            <w:r>
              <w:rPr>
                <w:rFonts w:ascii="Times New Roman" w:eastAsia="Times New Roman" w:hAnsi="Times New Roman"/>
                <w:spacing w:val="47"/>
                <w:position w:val="-1"/>
              </w:rPr>
              <w:t xml:space="preserve"> </w:t>
            </w:r>
            <w:r>
              <w:rPr>
                <w:rFonts w:eastAsia="Arial" w:cs="Arial"/>
                <w:spacing w:val="-2"/>
                <w:position w:val="-1"/>
              </w:rPr>
              <w:t>T</w:t>
            </w:r>
            <w:r>
              <w:rPr>
                <w:rFonts w:eastAsia="Arial" w:cs="Arial"/>
                <w:spacing w:val="2"/>
                <w:position w:val="-1"/>
              </w:rPr>
              <w:t>h</w:t>
            </w:r>
            <w:r>
              <w:rPr>
                <w:rFonts w:eastAsia="Arial" w:cs="Arial"/>
                <w:position w:val="-1"/>
              </w:rPr>
              <w:t>e</w:t>
            </w:r>
            <w:r>
              <w:rPr>
                <w:rFonts w:eastAsia="Arial" w:cs="Arial"/>
                <w:spacing w:val="-2"/>
                <w:position w:val="-1"/>
              </w:rPr>
              <w:t xml:space="preserve"> </w:t>
            </w:r>
            <w:r>
              <w:rPr>
                <w:rFonts w:eastAsia="Arial" w:cs="Arial"/>
                <w:position w:val="-1"/>
              </w:rPr>
              <w:t>er</w:t>
            </w:r>
            <w:r>
              <w:rPr>
                <w:rFonts w:eastAsia="Arial" w:cs="Arial"/>
                <w:spacing w:val="1"/>
                <w:position w:val="-1"/>
              </w:rPr>
              <w:t>r</w:t>
            </w:r>
            <w:r>
              <w:rPr>
                <w:rFonts w:eastAsia="Arial" w:cs="Arial"/>
                <w:position w:val="-1"/>
              </w:rPr>
              <w:t>or</w:t>
            </w:r>
            <w:r>
              <w:rPr>
                <w:rFonts w:eastAsia="Arial" w:cs="Arial"/>
                <w:spacing w:val="-4"/>
                <w:position w:val="-1"/>
              </w:rPr>
              <w:t xml:space="preserve"> </w:t>
            </w:r>
            <w:r>
              <w:rPr>
                <w:rFonts w:eastAsia="Arial" w:cs="Arial"/>
                <w:spacing w:val="2"/>
                <w:position w:val="-1"/>
              </w:rPr>
              <w:t>i</w:t>
            </w:r>
            <w:r>
              <w:rPr>
                <w:rFonts w:eastAsia="Arial" w:cs="Arial"/>
                <w:position w:val="-1"/>
              </w:rPr>
              <w:t>s a</w:t>
            </w:r>
            <w:r>
              <w:rPr>
                <w:rFonts w:eastAsia="Arial" w:cs="Arial"/>
                <w:spacing w:val="1"/>
                <w:position w:val="-1"/>
              </w:rPr>
              <w:t>ss</w:t>
            </w:r>
            <w:r>
              <w:rPr>
                <w:rFonts w:eastAsia="Arial" w:cs="Arial"/>
                <w:position w:val="-1"/>
              </w:rPr>
              <w:t>u</w:t>
            </w:r>
            <w:r>
              <w:rPr>
                <w:rFonts w:eastAsia="Arial" w:cs="Arial"/>
                <w:spacing w:val="2"/>
                <w:position w:val="-1"/>
              </w:rPr>
              <w:t>m</w:t>
            </w:r>
            <w:r>
              <w:rPr>
                <w:rFonts w:eastAsia="Arial" w:cs="Arial"/>
                <w:position w:val="-1"/>
              </w:rPr>
              <w:t>ed</w:t>
            </w:r>
            <w:r>
              <w:rPr>
                <w:rFonts w:eastAsia="Arial" w:cs="Arial"/>
                <w:spacing w:val="-9"/>
                <w:position w:val="-1"/>
              </w:rPr>
              <w:t xml:space="preserve"> </w:t>
            </w:r>
            <w:r>
              <w:rPr>
                <w:rFonts w:eastAsia="Arial" w:cs="Arial"/>
                <w:spacing w:val="2"/>
                <w:position w:val="-1"/>
              </w:rPr>
              <w:t>t</w:t>
            </w:r>
            <w:r>
              <w:rPr>
                <w:rFonts w:eastAsia="Arial" w:cs="Arial"/>
                <w:position w:val="-1"/>
              </w:rPr>
              <w:t>o</w:t>
            </w:r>
            <w:r>
              <w:rPr>
                <w:rFonts w:eastAsia="Arial" w:cs="Arial"/>
                <w:spacing w:val="-3"/>
                <w:position w:val="-1"/>
              </w:rPr>
              <w:t xml:space="preserve"> </w:t>
            </w:r>
            <w:r>
              <w:rPr>
                <w:rFonts w:eastAsia="Arial" w:cs="Arial"/>
                <w:position w:val="-1"/>
              </w:rPr>
              <w:t>be</w:t>
            </w:r>
            <w:r>
              <w:rPr>
                <w:rFonts w:eastAsia="Arial" w:cs="Arial"/>
                <w:spacing w:val="-3"/>
                <w:position w:val="-1"/>
              </w:rPr>
              <w:t xml:space="preserve"> </w:t>
            </w:r>
            <w:r>
              <w:rPr>
                <w:rFonts w:eastAsia="Arial" w:cs="Arial"/>
                <w:position w:val="-1"/>
              </w:rPr>
              <w:t>p</w:t>
            </w:r>
            <w:r>
              <w:rPr>
                <w:rFonts w:eastAsia="Arial" w:cs="Arial"/>
                <w:spacing w:val="-1"/>
                <w:position w:val="-1"/>
              </w:rPr>
              <w:t>o</w:t>
            </w:r>
            <w:r>
              <w:rPr>
                <w:rFonts w:eastAsia="Arial" w:cs="Arial"/>
                <w:spacing w:val="1"/>
                <w:position w:val="-1"/>
              </w:rPr>
              <w:t>si</w:t>
            </w:r>
            <w:r>
              <w:rPr>
                <w:rFonts w:eastAsia="Arial" w:cs="Arial"/>
                <w:spacing w:val="2"/>
                <w:position w:val="-1"/>
              </w:rPr>
              <w:t>t</w:t>
            </w:r>
            <w:r>
              <w:rPr>
                <w:rFonts w:eastAsia="Arial" w:cs="Arial"/>
                <w:spacing w:val="-3"/>
                <w:position w:val="-1"/>
              </w:rPr>
              <w:t>i</w:t>
            </w:r>
            <w:r>
              <w:rPr>
                <w:rFonts w:eastAsia="Arial" w:cs="Arial"/>
                <w:spacing w:val="6"/>
                <w:position w:val="-1"/>
              </w:rPr>
              <w:t>v</w:t>
            </w:r>
            <w:r>
              <w:rPr>
                <w:rFonts w:eastAsia="Arial" w:cs="Arial"/>
                <w:position w:val="-1"/>
              </w:rPr>
              <w:t>e</w:t>
            </w:r>
            <w:r>
              <w:rPr>
                <w:rFonts w:eastAsia="Arial" w:cs="Arial"/>
                <w:spacing w:val="-8"/>
                <w:position w:val="-1"/>
              </w:rPr>
              <w:t xml:space="preserve"> </w:t>
            </w:r>
            <w:r>
              <w:rPr>
                <w:rFonts w:eastAsia="Arial" w:cs="Arial"/>
                <w:position w:val="-1"/>
              </w:rPr>
              <w:t>a</w:t>
            </w:r>
            <w:r>
              <w:rPr>
                <w:rFonts w:eastAsia="Arial" w:cs="Arial"/>
                <w:spacing w:val="-1"/>
                <w:position w:val="-1"/>
              </w:rPr>
              <w:t>n</w:t>
            </w:r>
            <w:r>
              <w:rPr>
                <w:rFonts w:eastAsia="Arial" w:cs="Arial"/>
                <w:position w:val="-1"/>
              </w:rPr>
              <w:t>d</w:t>
            </w:r>
            <w:r>
              <w:rPr>
                <w:rFonts w:eastAsia="Arial" w:cs="Arial"/>
                <w:spacing w:val="-2"/>
                <w:position w:val="-1"/>
              </w:rPr>
              <w:t xml:space="preserve"> </w:t>
            </w:r>
            <w:r>
              <w:rPr>
                <w:rFonts w:eastAsia="Arial" w:cs="Arial"/>
                <w:position w:val="-1"/>
              </w:rPr>
              <w:t>n</w:t>
            </w:r>
            <w:r>
              <w:rPr>
                <w:rFonts w:eastAsia="Arial" w:cs="Arial"/>
                <w:spacing w:val="-1"/>
                <w:position w:val="-1"/>
              </w:rPr>
              <w:t>e</w:t>
            </w:r>
            <w:r>
              <w:rPr>
                <w:rFonts w:eastAsia="Arial" w:cs="Arial"/>
                <w:position w:val="-1"/>
              </w:rPr>
              <w:t>g</w:t>
            </w:r>
            <w:r>
              <w:rPr>
                <w:rFonts w:eastAsia="Arial" w:cs="Arial"/>
                <w:spacing w:val="-1"/>
                <w:position w:val="-1"/>
              </w:rPr>
              <w:t>a</w:t>
            </w:r>
            <w:r>
              <w:rPr>
                <w:rFonts w:eastAsia="Arial" w:cs="Arial"/>
                <w:spacing w:val="2"/>
                <w:position w:val="-1"/>
              </w:rPr>
              <w:t>t</w:t>
            </w:r>
            <w:r>
              <w:rPr>
                <w:rFonts w:eastAsia="Arial" w:cs="Arial"/>
                <w:spacing w:val="-1"/>
                <w:position w:val="-1"/>
              </w:rPr>
              <w:t>i</w:t>
            </w:r>
            <w:r>
              <w:rPr>
                <w:rFonts w:eastAsia="Arial" w:cs="Arial"/>
                <w:spacing w:val="3"/>
                <w:position w:val="-1"/>
              </w:rPr>
              <w:t>v</w:t>
            </w:r>
            <w:r>
              <w:rPr>
                <w:rFonts w:eastAsia="Arial" w:cs="Arial"/>
                <w:spacing w:val="-3"/>
                <w:position w:val="-1"/>
              </w:rPr>
              <w:t>e</w:t>
            </w:r>
            <w:r>
              <w:rPr>
                <w:rFonts w:eastAsia="Arial" w:cs="Arial"/>
                <w:position w:val="-1"/>
              </w:rPr>
              <w:t>.</w:t>
            </w:r>
            <w:r>
              <w:rPr>
                <w:rFonts w:eastAsia="Arial" w:cs="Arial"/>
                <w:spacing w:val="48"/>
                <w:position w:val="-1"/>
              </w:rPr>
              <w:t xml:space="preserve"> </w:t>
            </w:r>
            <w:r>
              <w:rPr>
                <w:rFonts w:eastAsia="Arial" w:cs="Arial"/>
                <w:spacing w:val="-2"/>
                <w:position w:val="-1"/>
              </w:rPr>
              <w:t>T</w:t>
            </w:r>
            <w:r>
              <w:rPr>
                <w:rFonts w:eastAsia="Arial" w:cs="Arial"/>
                <w:position w:val="-1"/>
              </w:rPr>
              <w:t>he</w:t>
            </w:r>
            <w:r>
              <w:rPr>
                <w:rFonts w:eastAsia="Arial" w:cs="Arial"/>
                <w:spacing w:val="-2"/>
                <w:position w:val="-1"/>
              </w:rPr>
              <w:t xml:space="preserve"> </w:t>
            </w:r>
            <w:r>
              <w:rPr>
                <w:rFonts w:eastAsia="Arial" w:cs="Arial"/>
                <w:position w:val="-1"/>
              </w:rPr>
              <w:t>p</w:t>
            </w:r>
            <w:r>
              <w:rPr>
                <w:rFonts w:eastAsia="Arial" w:cs="Arial"/>
                <w:spacing w:val="1"/>
                <w:position w:val="-1"/>
              </w:rPr>
              <w:t>l</w:t>
            </w:r>
            <w:r>
              <w:rPr>
                <w:rFonts w:eastAsia="Arial" w:cs="Arial"/>
                <w:position w:val="-1"/>
              </w:rPr>
              <w:t>u</w:t>
            </w:r>
            <w:r>
              <w:rPr>
                <w:rFonts w:eastAsia="Arial" w:cs="Arial"/>
                <w:spacing w:val="1"/>
                <w:position w:val="-1"/>
              </w:rPr>
              <w:t>s</w:t>
            </w:r>
            <w:r>
              <w:rPr>
                <w:rFonts w:eastAsia="Arial" w:cs="Arial"/>
                <w:position w:val="-1"/>
              </w:rPr>
              <w:t>/</w:t>
            </w:r>
            <w:r>
              <w:rPr>
                <w:rFonts w:eastAsia="Arial" w:cs="Arial"/>
                <w:spacing w:val="2"/>
                <w:position w:val="-1"/>
              </w:rPr>
              <w:t>m</w:t>
            </w:r>
            <w:r>
              <w:rPr>
                <w:rFonts w:eastAsia="Arial" w:cs="Arial"/>
                <w:spacing w:val="1"/>
                <w:position w:val="-1"/>
              </w:rPr>
              <w:t>i</w:t>
            </w:r>
            <w:r>
              <w:rPr>
                <w:rFonts w:eastAsia="Arial" w:cs="Arial"/>
                <w:position w:val="-1"/>
              </w:rPr>
              <w:t>n</w:t>
            </w:r>
            <w:r>
              <w:rPr>
                <w:rFonts w:eastAsia="Arial" w:cs="Arial"/>
                <w:spacing w:val="-1"/>
                <w:position w:val="-1"/>
              </w:rPr>
              <w:t>u</w:t>
            </w:r>
            <w:r>
              <w:rPr>
                <w:rFonts w:eastAsia="Arial" w:cs="Arial"/>
                <w:position w:val="-1"/>
              </w:rPr>
              <w:t>s</w:t>
            </w:r>
            <w:r>
              <w:rPr>
                <w:rFonts w:eastAsia="Arial" w:cs="Arial"/>
                <w:spacing w:val="-9"/>
                <w:position w:val="-1"/>
              </w:rPr>
              <w:t xml:space="preserve"> </w:t>
            </w:r>
            <w:r>
              <w:rPr>
                <w:rFonts w:eastAsia="Arial" w:cs="Arial"/>
                <w:spacing w:val="1"/>
                <w:position w:val="-1"/>
              </w:rPr>
              <w:t>c</w:t>
            </w:r>
            <w:r>
              <w:rPr>
                <w:rFonts w:eastAsia="Arial" w:cs="Arial"/>
                <w:position w:val="-1"/>
              </w:rPr>
              <w:t>h</w:t>
            </w:r>
            <w:r>
              <w:rPr>
                <w:rFonts w:eastAsia="Arial" w:cs="Arial"/>
                <w:spacing w:val="-1"/>
                <w:position w:val="-1"/>
              </w:rPr>
              <w:t>a</w:t>
            </w:r>
            <w:r>
              <w:rPr>
                <w:rFonts w:eastAsia="Arial" w:cs="Arial"/>
                <w:spacing w:val="1"/>
                <w:position w:val="-1"/>
              </w:rPr>
              <w:t>r</w:t>
            </w:r>
            <w:r>
              <w:rPr>
                <w:rFonts w:eastAsia="Arial" w:cs="Arial"/>
                <w:position w:val="-1"/>
              </w:rPr>
              <w:t>a</w:t>
            </w:r>
            <w:r>
              <w:rPr>
                <w:rFonts w:eastAsia="Arial" w:cs="Arial"/>
                <w:spacing w:val="1"/>
                <w:position w:val="-1"/>
              </w:rPr>
              <w:t>c</w:t>
            </w:r>
            <w:r>
              <w:rPr>
                <w:rFonts w:eastAsia="Arial" w:cs="Arial"/>
                <w:spacing w:val="2"/>
                <w:position w:val="-1"/>
              </w:rPr>
              <w:t>t</w:t>
            </w:r>
            <w:r>
              <w:rPr>
                <w:rFonts w:eastAsia="Arial" w:cs="Arial"/>
                <w:position w:val="-1"/>
              </w:rPr>
              <w:t>er</w:t>
            </w:r>
            <w:r>
              <w:rPr>
                <w:rFonts w:eastAsia="Arial" w:cs="Arial"/>
                <w:spacing w:val="-10"/>
                <w:position w:val="-1"/>
              </w:rPr>
              <w:t xml:space="preserve"> </w:t>
            </w:r>
            <w:r>
              <w:rPr>
                <w:rFonts w:eastAsia="Arial" w:cs="Arial"/>
                <w:spacing w:val="2"/>
                <w:position w:val="-1"/>
              </w:rPr>
              <w:t>m</w:t>
            </w:r>
            <w:r>
              <w:rPr>
                <w:rFonts w:eastAsia="Arial" w:cs="Arial"/>
                <w:position w:val="-1"/>
              </w:rPr>
              <w:t>u</w:t>
            </w:r>
            <w:r>
              <w:rPr>
                <w:rFonts w:eastAsia="Arial" w:cs="Arial"/>
                <w:spacing w:val="1"/>
                <w:position w:val="-1"/>
              </w:rPr>
              <w:t>s</w:t>
            </w:r>
            <w:r>
              <w:rPr>
                <w:rFonts w:eastAsia="Arial" w:cs="Arial"/>
                <w:position w:val="-1"/>
              </w:rPr>
              <w:t>t</w:t>
            </w:r>
            <w:r>
              <w:rPr>
                <w:rFonts w:eastAsia="Arial" w:cs="Arial"/>
                <w:spacing w:val="-4"/>
                <w:position w:val="-1"/>
              </w:rPr>
              <w:t xml:space="preserve"> </w:t>
            </w:r>
            <w:r>
              <w:rPr>
                <w:rFonts w:eastAsia="Arial" w:cs="Arial"/>
                <w:spacing w:val="-1"/>
                <w:position w:val="-1"/>
              </w:rPr>
              <w:t>n</w:t>
            </w:r>
            <w:r>
              <w:rPr>
                <w:rFonts w:eastAsia="Arial" w:cs="Arial"/>
                <w:position w:val="-1"/>
              </w:rPr>
              <w:t>ot be</w:t>
            </w:r>
            <w:r>
              <w:rPr>
                <w:rFonts w:eastAsia="Arial" w:cs="Arial"/>
                <w:spacing w:val="-1"/>
                <w:position w:val="-1"/>
              </w:rPr>
              <w:t xml:space="preserve"> </w:t>
            </w:r>
            <w:r>
              <w:rPr>
                <w:rFonts w:eastAsia="Arial" w:cs="Arial"/>
                <w:position w:val="-1"/>
              </w:rPr>
              <w:t>e</w:t>
            </w:r>
            <w:r>
              <w:rPr>
                <w:rFonts w:eastAsia="Arial" w:cs="Arial"/>
                <w:spacing w:val="-1"/>
                <w:position w:val="-1"/>
              </w:rPr>
              <w:t>n</w:t>
            </w:r>
            <w:r>
              <w:rPr>
                <w:rFonts w:eastAsia="Arial" w:cs="Arial"/>
                <w:spacing w:val="1"/>
                <w:position w:val="-1"/>
              </w:rPr>
              <w:t>c</w:t>
            </w:r>
            <w:r>
              <w:rPr>
                <w:rFonts w:eastAsia="Arial" w:cs="Arial"/>
                <w:position w:val="-1"/>
              </w:rPr>
              <w:t>o</w:t>
            </w:r>
            <w:r>
              <w:rPr>
                <w:rFonts w:eastAsia="Arial" w:cs="Arial"/>
                <w:spacing w:val="-1"/>
                <w:position w:val="-1"/>
              </w:rPr>
              <w:t>d</w:t>
            </w:r>
            <w:r>
              <w:rPr>
                <w:rFonts w:eastAsia="Arial" w:cs="Arial"/>
                <w:position w:val="-1"/>
              </w:rPr>
              <w:t>e</w:t>
            </w:r>
            <w:r>
              <w:rPr>
                <w:rFonts w:eastAsia="Arial" w:cs="Arial"/>
                <w:spacing w:val="-1"/>
                <w:position w:val="-1"/>
              </w:rPr>
              <w:t>d</w:t>
            </w:r>
          </w:p>
        </w:tc>
      </w:tr>
    </w:tbl>
    <w:p w14:paraId="7D72F163" w14:textId="77777777" w:rsidR="00B131AF" w:rsidRPr="00B131AF" w:rsidRDefault="00B131AF" w:rsidP="00B131AF">
      <w:pPr>
        <w:spacing w:before="240"/>
        <w:rPr>
          <w:b/>
        </w:rPr>
      </w:pPr>
    </w:p>
    <w:p w14:paraId="3DA36AE3" w14:textId="77777777" w:rsidR="00B131AF" w:rsidRPr="00B131AF" w:rsidRDefault="00B131AF" w:rsidP="00716062">
      <w:pPr>
        <w:pStyle w:val="Heading2"/>
      </w:pPr>
      <w:bookmarkStart w:id="3133" w:name="_Toc120214633"/>
      <w:r w:rsidRPr="00B131AF">
        <w:t>ID Code</w:t>
      </w:r>
      <w:bookmarkEnd w:id="3133"/>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6B12F1EA" w14:textId="77777777" w:rsidTr="00B131AF">
        <w:tc>
          <w:tcPr>
            <w:tcW w:w="5000" w:type="pct"/>
            <w:shd w:val="clear" w:color="auto" w:fill="auto"/>
          </w:tcPr>
          <w:p w14:paraId="41484D1F"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Identification code as specified in predefined system. Also called identification number.</w:t>
            </w:r>
          </w:p>
          <w:p w14:paraId="0DC3831E" w14:textId="3E1E61A3" w:rsidR="00B131AF" w:rsidRPr="00B131AF" w:rsidRDefault="00A5461B" w:rsidP="00B131AF">
            <w:pPr>
              <w:spacing w:before="120" w:after="120"/>
              <w:rPr>
                <w:rFonts w:cs="Arial"/>
              </w:rPr>
            </w:pPr>
            <w:ins w:id="3134" w:author="Raphael Malyankar" w:date="2022-11-22T00:22:00Z">
              <w:r w:rsidRPr="00A5461B">
                <w:rPr>
                  <w:rFonts w:cs="Arial"/>
                </w:rPr>
                <w:t>Value Type: text</w:t>
              </w:r>
            </w:ins>
          </w:p>
          <w:p w14:paraId="2089DC1C" w14:textId="77777777" w:rsidR="00B131AF" w:rsidRPr="00B131AF" w:rsidRDefault="00B131AF" w:rsidP="00B131AF">
            <w:pPr>
              <w:spacing w:before="120" w:after="120"/>
              <w:rPr>
                <w:rFonts w:cs="Arial"/>
              </w:rPr>
            </w:pPr>
            <w:r w:rsidRPr="00B131AF">
              <w:rPr>
                <w:rFonts w:cs="Arial"/>
                <w:u w:val="single"/>
              </w:rPr>
              <w:t>Remarks:</w:t>
            </w:r>
          </w:p>
          <w:p w14:paraId="63CDD937" w14:textId="77777777" w:rsidR="00B131AF" w:rsidRPr="00B131AF" w:rsidRDefault="00B131AF" w:rsidP="00B131AF">
            <w:pPr>
              <w:spacing w:before="120" w:after="120"/>
              <w:rPr>
                <w:rFonts w:cs="Arial"/>
              </w:rPr>
            </w:pPr>
            <w:r w:rsidRPr="00B131AF">
              <w:rPr>
                <w:rFonts w:cs="Arial"/>
              </w:rPr>
              <w:t>•No remarks.</w:t>
            </w:r>
          </w:p>
        </w:tc>
      </w:tr>
    </w:tbl>
    <w:p w14:paraId="50D77D2B" w14:textId="77777777" w:rsidR="00B131AF" w:rsidRPr="00B131AF" w:rsidRDefault="00B131AF" w:rsidP="00B131AF">
      <w:pPr>
        <w:spacing w:before="240"/>
        <w:rPr>
          <w:b/>
        </w:rPr>
      </w:pPr>
    </w:p>
    <w:p w14:paraId="75E9A878" w14:textId="77777777" w:rsidR="00B131AF" w:rsidRPr="00B131AF" w:rsidRDefault="00B131AF" w:rsidP="00716062">
      <w:pPr>
        <w:pStyle w:val="Heading2"/>
      </w:pPr>
      <w:bookmarkStart w:id="3135" w:name="_Toc120214634"/>
      <w:r w:rsidRPr="00B131AF">
        <w:t>In Ballast</w:t>
      </w:r>
      <w:bookmarkEnd w:id="3135"/>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0C273D71" w14:textId="77777777" w:rsidTr="00B131AF">
        <w:tc>
          <w:tcPr>
            <w:tcW w:w="5000" w:type="pct"/>
            <w:shd w:val="clear" w:color="auto" w:fill="auto"/>
          </w:tcPr>
          <w:p w14:paraId="1FF0F93C"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Whether the vessel is in ballast.</w:t>
            </w:r>
          </w:p>
          <w:p w14:paraId="7A962D2A" w14:textId="138D7CB5" w:rsidR="00B131AF" w:rsidRPr="00B131AF" w:rsidRDefault="00A5461B" w:rsidP="00B131AF">
            <w:pPr>
              <w:spacing w:before="120" w:after="120"/>
              <w:rPr>
                <w:rFonts w:cs="Arial"/>
              </w:rPr>
            </w:pPr>
            <w:ins w:id="3136" w:author="Raphael Malyankar" w:date="2022-11-22T00:22:00Z">
              <w:r w:rsidRPr="00A5461B">
                <w:rPr>
                  <w:rFonts w:cs="Arial"/>
                </w:rPr>
                <w:t xml:space="preserve">Value Type: </w:t>
              </w:r>
              <w:proofErr w:type="spellStart"/>
              <w:r>
                <w:rPr>
                  <w:rFonts w:cs="Arial"/>
                </w:rPr>
                <w:t>boolean</w:t>
              </w:r>
            </w:ins>
            <w:proofErr w:type="spellEnd"/>
          </w:p>
          <w:p w14:paraId="6E4F9133" w14:textId="77777777" w:rsidR="00B131AF" w:rsidRPr="00B131AF" w:rsidRDefault="00B131AF" w:rsidP="00B131AF">
            <w:pPr>
              <w:spacing w:before="120" w:after="120"/>
              <w:rPr>
                <w:rFonts w:cs="Arial"/>
              </w:rPr>
            </w:pPr>
            <w:r w:rsidRPr="00B131AF">
              <w:rPr>
                <w:rFonts w:cs="Arial"/>
                <w:u w:val="single"/>
              </w:rPr>
              <w:t>Remarks:</w:t>
            </w:r>
          </w:p>
          <w:p w14:paraId="7D8255EC" w14:textId="77777777" w:rsidR="00B131AF" w:rsidRPr="00B131AF" w:rsidRDefault="00B131AF" w:rsidP="00B131AF">
            <w:pPr>
              <w:spacing w:before="120" w:after="120"/>
              <w:rPr>
                <w:rFonts w:cs="Arial"/>
              </w:rPr>
            </w:pPr>
            <w:r w:rsidRPr="00B131AF">
              <w:rPr>
                <w:rFonts w:cs="Arial"/>
              </w:rPr>
              <w:t>•No remarks.</w:t>
            </w:r>
          </w:p>
        </w:tc>
      </w:tr>
    </w:tbl>
    <w:p w14:paraId="586CD185" w14:textId="77777777" w:rsidR="00B131AF" w:rsidRPr="00B131AF" w:rsidRDefault="00B131AF" w:rsidP="00B131AF">
      <w:pPr>
        <w:spacing w:before="240"/>
        <w:rPr>
          <w:b/>
        </w:rPr>
      </w:pPr>
    </w:p>
    <w:p w14:paraId="61AEC15E" w14:textId="77777777" w:rsidR="00B131AF" w:rsidRPr="00B131AF" w:rsidRDefault="00B131AF" w:rsidP="00716062">
      <w:pPr>
        <w:pStyle w:val="Heading2"/>
      </w:pPr>
      <w:bookmarkStart w:id="3137" w:name="_Toc120214635"/>
      <w:r w:rsidRPr="00B131AF">
        <w:t>ISPS Level</w:t>
      </w:r>
      <w:bookmarkEnd w:id="3137"/>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30BE00D9" w14:textId="77777777" w:rsidTr="00B131AF">
        <w:tc>
          <w:tcPr>
            <w:tcW w:w="5000" w:type="pct"/>
            <w:shd w:val="clear" w:color="auto" w:fill="auto"/>
          </w:tcPr>
          <w:p w14:paraId="083D1C20"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Classification of ISPS security levels according to the ISPS Code.</w:t>
            </w:r>
          </w:p>
          <w:p w14:paraId="2B6CBD76"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ISPS Level 1</w:t>
            </w:r>
          </w:p>
          <w:p w14:paraId="05AD1670"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level for which minimum appropriate protective security measures shall be maintained at all times.</w:t>
            </w:r>
          </w:p>
          <w:p w14:paraId="5C426D80"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ISPS Level 2</w:t>
            </w:r>
          </w:p>
          <w:p w14:paraId="7B6FA4C8"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level for which appropriate additional protective security measures shall be maintained for a period of time as a result of heightened risk of a security incident.</w:t>
            </w:r>
          </w:p>
          <w:p w14:paraId="05119255"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ISPS Level 3</w:t>
            </w:r>
          </w:p>
          <w:p w14:paraId="0E277C28" w14:textId="77777777" w:rsidR="00B131AF" w:rsidRPr="00B131AF" w:rsidRDefault="00B131AF" w:rsidP="00B131AF">
            <w:pPr>
              <w:spacing w:before="120" w:after="120"/>
              <w:rPr>
                <w:rFonts w:cs="Arial"/>
              </w:rPr>
            </w:pPr>
            <w:r w:rsidRPr="00B131AF">
              <w:rPr>
                <w:rFonts w:cs="Arial"/>
              </w:rPr>
              <w:lastRenderedPageBreak/>
              <w:t xml:space="preserve">  </w:t>
            </w:r>
            <w:r w:rsidRPr="00B131AF">
              <w:rPr>
                <w:rFonts w:cs="Arial"/>
                <w:u w:val="single"/>
              </w:rPr>
              <w:t>IHO Definition:</w:t>
            </w:r>
            <w:r w:rsidRPr="00B131AF">
              <w:rPr>
                <w:rFonts w:cs="Arial"/>
              </w:rPr>
              <w:t xml:space="preserve"> The level for which further specific protective security measures shall be maintained for a limited period of time when a security incident is probable or imminent, although it may not be possible to identify the specific target.</w:t>
            </w:r>
          </w:p>
          <w:p w14:paraId="1BD2C3A1" w14:textId="77777777" w:rsidR="00B131AF" w:rsidRPr="00B131AF" w:rsidRDefault="00B131AF" w:rsidP="00B131AF">
            <w:pPr>
              <w:spacing w:before="120" w:after="120"/>
              <w:rPr>
                <w:rFonts w:cs="Arial"/>
              </w:rPr>
            </w:pPr>
          </w:p>
          <w:p w14:paraId="7FA7BAB2" w14:textId="77777777" w:rsidR="00B131AF" w:rsidRPr="00B131AF" w:rsidRDefault="00B131AF" w:rsidP="00B131AF">
            <w:pPr>
              <w:spacing w:before="120" w:after="120"/>
              <w:rPr>
                <w:rFonts w:cs="Arial"/>
              </w:rPr>
            </w:pPr>
            <w:r w:rsidRPr="00B131AF">
              <w:rPr>
                <w:rFonts w:cs="Arial"/>
                <w:u w:val="single"/>
              </w:rPr>
              <w:t>Remarks:</w:t>
            </w:r>
          </w:p>
          <w:p w14:paraId="60B23C3E" w14:textId="77777777" w:rsidR="00B131AF" w:rsidRPr="00B131AF" w:rsidRDefault="00B131AF" w:rsidP="00B131AF">
            <w:pPr>
              <w:spacing w:before="120" w:after="120"/>
              <w:rPr>
                <w:rFonts w:cs="Arial"/>
              </w:rPr>
            </w:pPr>
            <w:r w:rsidRPr="00B131AF">
              <w:rPr>
                <w:rFonts w:cs="Arial"/>
              </w:rPr>
              <w:t>•No remarks.</w:t>
            </w:r>
          </w:p>
        </w:tc>
      </w:tr>
    </w:tbl>
    <w:p w14:paraId="04335502" w14:textId="77777777" w:rsidR="00B131AF" w:rsidRPr="00B131AF" w:rsidRDefault="00B131AF" w:rsidP="00B131AF">
      <w:pPr>
        <w:spacing w:before="240"/>
        <w:rPr>
          <w:b/>
        </w:rPr>
      </w:pPr>
    </w:p>
    <w:p w14:paraId="4050EED7" w14:textId="77777777" w:rsidR="00B131AF" w:rsidRPr="00B131AF" w:rsidRDefault="00B131AF" w:rsidP="00716062">
      <w:pPr>
        <w:pStyle w:val="Heading2"/>
      </w:pPr>
      <w:bookmarkStart w:id="3138" w:name="_Toc120214636"/>
      <w:r w:rsidRPr="00B131AF">
        <w:t>Language</w:t>
      </w:r>
      <w:bookmarkEnd w:id="3138"/>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79F37CE0" w14:textId="77777777" w:rsidTr="00B131AF">
        <w:tc>
          <w:tcPr>
            <w:tcW w:w="5000" w:type="pct"/>
            <w:shd w:val="clear" w:color="auto" w:fill="auto"/>
          </w:tcPr>
          <w:p w14:paraId="7BE78206" w14:textId="18D8374D" w:rsidR="00B131AF" w:rsidRDefault="00B131AF" w:rsidP="00B131AF">
            <w:pPr>
              <w:spacing w:before="120" w:after="120"/>
              <w:rPr>
                <w:rFonts w:cs="Arial"/>
              </w:rPr>
            </w:pPr>
            <w:r w:rsidRPr="00B131AF">
              <w:rPr>
                <w:rFonts w:cs="Arial"/>
                <w:u w:val="single"/>
              </w:rPr>
              <w:t>IHO Definition:</w:t>
            </w:r>
            <w:r w:rsidRPr="00B131AF">
              <w:rPr>
                <w:rFonts w:cs="Arial"/>
              </w:rPr>
              <w:t xml:space="preserve"> The method of human communication, either spoken or written, consisting of the use of words in a structured and conventional way.</w:t>
            </w:r>
          </w:p>
          <w:p w14:paraId="39CE3D8B" w14:textId="4E055700" w:rsidR="003E1E0C" w:rsidRPr="003E1E0C" w:rsidRDefault="003E1E0C" w:rsidP="003E1E0C">
            <w:pPr>
              <w:spacing w:after="0" w:line="240" w:lineRule="auto"/>
              <w:ind w:left="100" w:right="-20"/>
              <w:rPr>
                <w:rFonts w:eastAsia="Arial" w:cs="Arial"/>
              </w:rPr>
            </w:pPr>
            <w:r>
              <w:rPr>
                <w:rFonts w:eastAsia="Arial" w:cs="Arial"/>
                <w:spacing w:val="1"/>
                <w:u w:val="single" w:color="000000"/>
              </w:rPr>
              <w:t>A</w:t>
            </w:r>
            <w:r>
              <w:rPr>
                <w:rFonts w:eastAsia="Arial" w:cs="Arial"/>
                <w:u w:val="single" w:color="000000"/>
              </w:rPr>
              <w:t>t</w:t>
            </w:r>
            <w:r>
              <w:rPr>
                <w:rFonts w:eastAsia="Arial" w:cs="Arial"/>
                <w:spacing w:val="2"/>
                <w:u w:val="single" w:color="000000"/>
              </w:rPr>
              <w:t>t</w:t>
            </w:r>
            <w:r>
              <w:rPr>
                <w:rFonts w:eastAsia="Arial" w:cs="Arial"/>
                <w:spacing w:val="-2"/>
                <w:u w:val="single" w:color="000000"/>
              </w:rPr>
              <w:t>r</w:t>
            </w:r>
            <w:r>
              <w:rPr>
                <w:rFonts w:eastAsia="Arial" w:cs="Arial"/>
                <w:spacing w:val="1"/>
                <w:u w:val="single" w:color="000000"/>
              </w:rPr>
              <w:t>i</w:t>
            </w:r>
            <w:r>
              <w:rPr>
                <w:rFonts w:eastAsia="Arial" w:cs="Arial"/>
                <w:u w:val="single" w:color="000000"/>
              </w:rPr>
              <w:t>b</w:t>
            </w:r>
            <w:r>
              <w:rPr>
                <w:rFonts w:eastAsia="Arial" w:cs="Arial"/>
                <w:spacing w:val="-1"/>
                <w:u w:val="single" w:color="000000"/>
              </w:rPr>
              <w:t>u</w:t>
            </w:r>
            <w:r>
              <w:rPr>
                <w:rFonts w:eastAsia="Arial" w:cs="Arial"/>
                <w:spacing w:val="2"/>
                <w:u w:val="single" w:color="000000"/>
              </w:rPr>
              <w:t>t</w:t>
            </w:r>
            <w:r>
              <w:rPr>
                <w:rFonts w:eastAsia="Arial" w:cs="Arial"/>
                <w:u w:val="single" w:color="000000"/>
              </w:rPr>
              <w:t>e</w:t>
            </w:r>
            <w:r>
              <w:rPr>
                <w:rFonts w:eastAsia="Arial" w:cs="Arial"/>
                <w:spacing w:val="-6"/>
                <w:u w:val="single" w:color="000000"/>
              </w:rPr>
              <w:t xml:space="preserve"> </w:t>
            </w:r>
            <w:r>
              <w:rPr>
                <w:rFonts w:eastAsia="Arial" w:cs="Arial"/>
                <w:spacing w:val="-2"/>
                <w:u w:val="single" w:color="000000"/>
              </w:rPr>
              <w:t>T</w:t>
            </w:r>
            <w:r>
              <w:rPr>
                <w:rFonts w:eastAsia="Arial" w:cs="Arial"/>
                <w:spacing w:val="-1"/>
                <w:u w:val="single" w:color="000000"/>
              </w:rPr>
              <w:t>y</w:t>
            </w:r>
            <w:r>
              <w:rPr>
                <w:rFonts w:eastAsia="Arial" w:cs="Arial"/>
                <w:u w:val="single" w:color="000000"/>
              </w:rPr>
              <w:t>p</w:t>
            </w:r>
            <w:r>
              <w:rPr>
                <w:rFonts w:eastAsia="Arial" w:cs="Arial"/>
                <w:spacing w:val="-1"/>
                <w:u w:val="single" w:color="000000"/>
              </w:rPr>
              <w:t>e</w:t>
            </w:r>
            <w:r>
              <w:rPr>
                <w:rFonts w:eastAsia="Arial" w:cs="Arial"/>
                <w:u w:val="single" w:color="000000"/>
              </w:rPr>
              <w:t>:</w:t>
            </w:r>
            <w:r>
              <w:rPr>
                <w:rFonts w:eastAsia="Arial" w:cs="Arial"/>
                <w:spacing w:val="56"/>
              </w:rPr>
              <w:t xml:space="preserve"> </w:t>
            </w:r>
            <w:r>
              <w:rPr>
                <w:rFonts w:eastAsia="Arial" w:cs="Arial"/>
                <w:spacing w:val="2"/>
              </w:rPr>
              <w:t>t</w:t>
            </w:r>
            <w:r>
              <w:rPr>
                <w:rFonts w:eastAsia="Arial" w:cs="Arial"/>
              </w:rPr>
              <w:t>e</w:t>
            </w:r>
            <w:r>
              <w:rPr>
                <w:rFonts w:eastAsia="Arial" w:cs="Arial"/>
                <w:spacing w:val="-2"/>
              </w:rPr>
              <w:t>x</w:t>
            </w:r>
            <w:r>
              <w:rPr>
                <w:rFonts w:eastAsia="Arial" w:cs="Arial"/>
              </w:rPr>
              <w:t>t</w:t>
            </w:r>
          </w:p>
          <w:p w14:paraId="586A952F" w14:textId="77777777" w:rsidR="003E1E0C" w:rsidRDefault="003E1E0C" w:rsidP="003E1E0C">
            <w:pPr>
              <w:spacing w:after="0" w:line="360" w:lineRule="auto"/>
              <w:ind w:left="100" w:right="2736"/>
              <w:rPr>
                <w:rFonts w:eastAsia="Arial" w:cs="Arial"/>
              </w:rPr>
            </w:pPr>
            <w:r>
              <w:rPr>
                <w:rFonts w:eastAsia="Arial" w:cs="Arial"/>
                <w:spacing w:val="2"/>
                <w:u w:val="single" w:color="000000"/>
              </w:rPr>
              <w:t>I</w:t>
            </w:r>
            <w:r>
              <w:rPr>
                <w:rFonts w:eastAsia="Arial" w:cs="Arial"/>
                <w:u w:val="single" w:color="000000"/>
              </w:rPr>
              <w:t>n</w:t>
            </w:r>
            <w:r>
              <w:rPr>
                <w:rFonts w:eastAsia="Arial" w:cs="Arial"/>
                <w:spacing w:val="-1"/>
                <w:u w:val="single" w:color="000000"/>
              </w:rPr>
              <w:t>d</w:t>
            </w:r>
            <w:r>
              <w:rPr>
                <w:rFonts w:eastAsia="Arial" w:cs="Arial"/>
                <w:spacing w:val="1"/>
                <w:u w:val="single" w:color="000000"/>
              </w:rPr>
              <w:t>ic</w:t>
            </w:r>
            <w:r>
              <w:rPr>
                <w:rFonts w:eastAsia="Arial" w:cs="Arial"/>
                <w:u w:val="single" w:color="000000"/>
              </w:rPr>
              <w:t>at</w:t>
            </w:r>
            <w:r>
              <w:rPr>
                <w:rFonts w:eastAsia="Arial" w:cs="Arial"/>
                <w:spacing w:val="1"/>
                <w:u w:val="single" w:color="000000"/>
              </w:rPr>
              <w:t>i</w:t>
            </w:r>
            <w:r>
              <w:rPr>
                <w:rFonts w:eastAsia="Arial" w:cs="Arial"/>
                <w:u w:val="single" w:color="000000"/>
              </w:rPr>
              <w:t>o</w:t>
            </w:r>
            <w:r>
              <w:rPr>
                <w:rFonts w:eastAsia="Arial" w:cs="Arial"/>
                <w:spacing w:val="-1"/>
                <w:u w:val="single" w:color="000000"/>
              </w:rPr>
              <w:t>n</w:t>
            </w:r>
            <w:r>
              <w:rPr>
                <w:rFonts w:eastAsia="Arial" w:cs="Arial"/>
                <w:u w:val="single" w:color="000000"/>
              </w:rPr>
              <w:t>:</w:t>
            </w:r>
            <w:r>
              <w:rPr>
                <w:rFonts w:eastAsia="Arial" w:cs="Arial"/>
                <w:spacing w:val="48"/>
              </w:rPr>
              <w:t xml:space="preserve"> </w:t>
            </w:r>
            <w:r>
              <w:rPr>
                <w:rFonts w:eastAsia="Arial" w:cs="Arial"/>
                <w:spacing w:val="-2"/>
              </w:rPr>
              <w:t>T</w:t>
            </w:r>
            <w:r>
              <w:rPr>
                <w:rFonts w:eastAsia="Arial" w:cs="Arial"/>
              </w:rPr>
              <w:t>he</w:t>
            </w:r>
            <w:r>
              <w:rPr>
                <w:rFonts w:eastAsia="Arial" w:cs="Arial"/>
                <w:spacing w:val="-2"/>
              </w:rPr>
              <w:t xml:space="preserve"> </w:t>
            </w:r>
            <w:r>
              <w:rPr>
                <w:rFonts w:eastAsia="Arial" w:cs="Arial"/>
                <w:spacing w:val="1"/>
              </w:rPr>
              <w:t>l</w:t>
            </w:r>
            <w:r>
              <w:rPr>
                <w:rFonts w:eastAsia="Arial" w:cs="Arial"/>
              </w:rPr>
              <w:t>a</w:t>
            </w:r>
            <w:r>
              <w:rPr>
                <w:rFonts w:eastAsia="Arial" w:cs="Arial"/>
                <w:spacing w:val="-1"/>
              </w:rPr>
              <w:t>n</w:t>
            </w:r>
            <w:r>
              <w:rPr>
                <w:rFonts w:eastAsia="Arial" w:cs="Arial"/>
              </w:rPr>
              <w:t>g</w:t>
            </w:r>
            <w:r>
              <w:rPr>
                <w:rFonts w:eastAsia="Arial" w:cs="Arial"/>
                <w:spacing w:val="-1"/>
              </w:rPr>
              <w:t>u</w:t>
            </w:r>
            <w:r>
              <w:rPr>
                <w:rFonts w:eastAsia="Arial" w:cs="Arial"/>
                <w:spacing w:val="2"/>
              </w:rPr>
              <w:t>a</w:t>
            </w:r>
            <w:r>
              <w:rPr>
                <w:rFonts w:eastAsia="Arial" w:cs="Arial"/>
              </w:rPr>
              <w:t>ge</w:t>
            </w:r>
            <w:r>
              <w:rPr>
                <w:rFonts w:eastAsia="Arial" w:cs="Arial"/>
                <w:spacing w:val="-6"/>
              </w:rPr>
              <w:t xml:space="preserve"> </w:t>
            </w:r>
            <w:r>
              <w:rPr>
                <w:rFonts w:eastAsia="Arial" w:cs="Arial"/>
                <w:spacing w:val="1"/>
              </w:rPr>
              <w:t>i</w:t>
            </w:r>
            <w:r>
              <w:rPr>
                <w:rFonts w:eastAsia="Arial" w:cs="Arial"/>
              </w:rPr>
              <w:t>s e</w:t>
            </w:r>
            <w:r>
              <w:rPr>
                <w:rFonts w:eastAsia="Arial" w:cs="Arial"/>
                <w:spacing w:val="-1"/>
              </w:rPr>
              <w:t>n</w:t>
            </w:r>
            <w:r>
              <w:rPr>
                <w:rFonts w:eastAsia="Arial" w:cs="Arial"/>
                <w:spacing w:val="1"/>
              </w:rPr>
              <w:t>c</w:t>
            </w:r>
            <w:r>
              <w:rPr>
                <w:rFonts w:eastAsia="Arial" w:cs="Arial"/>
              </w:rPr>
              <w:t>o</w:t>
            </w:r>
            <w:r>
              <w:rPr>
                <w:rFonts w:eastAsia="Arial" w:cs="Arial"/>
                <w:spacing w:val="-1"/>
              </w:rPr>
              <w:t>d</w:t>
            </w:r>
            <w:r>
              <w:rPr>
                <w:rFonts w:eastAsia="Arial" w:cs="Arial"/>
              </w:rPr>
              <w:t>ed</w:t>
            </w:r>
            <w:r>
              <w:rPr>
                <w:rFonts w:eastAsia="Arial" w:cs="Arial"/>
                <w:spacing w:val="-7"/>
              </w:rPr>
              <w:t xml:space="preserve"> </w:t>
            </w:r>
            <w:r>
              <w:rPr>
                <w:rFonts w:eastAsia="Arial" w:cs="Arial"/>
              </w:rPr>
              <w:t>by</w:t>
            </w:r>
            <w:r>
              <w:rPr>
                <w:rFonts w:eastAsia="Arial" w:cs="Arial"/>
                <w:spacing w:val="-2"/>
              </w:rPr>
              <w:t xml:space="preserve"> </w:t>
            </w:r>
            <w:r>
              <w:rPr>
                <w:rFonts w:eastAsia="Arial" w:cs="Arial"/>
              </w:rPr>
              <w:t xml:space="preserve">a </w:t>
            </w:r>
            <w:r>
              <w:rPr>
                <w:rFonts w:eastAsia="Arial" w:cs="Arial"/>
                <w:spacing w:val="1"/>
              </w:rPr>
              <w:t>c</w:t>
            </w:r>
            <w:r>
              <w:rPr>
                <w:rFonts w:eastAsia="Arial" w:cs="Arial"/>
              </w:rPr>
              <w:t>h</w:t>
            </w:r>
            <w:r>
              <w:rPr>
                <w:rFonts w:eastAsia="Arial" w:cs="Arial"/>
                <w:spacing w:val="-1"/>
              </w:rPr>
              <w:t>a</w:t>
            </w:r>
            <w:r>
              <w:rPr>
                <w:rFonts w:eastAsia="Arial" w:cs="Arial"/>
                <w:spacing w:val="1"/>
              </w:rPr>
              <w:t>r</w:t>
            </w:r>
            <w:r>
              <w:rPr>
                <w:rFonts w:eastAsia="Arial" w:cs="Arial"/>
              </w:rPr>
              <w:t>a</w:t>
            </w:r>
            <w:r>
              <w:rPr>
                <w:rFonts w:eastAsia="Arial" w:cs="Arial"/>
                <w:spacing w:val="1"/>
              </w:rPr>
              <w:t>c</w:t>
            </w:r>
            <w:r>
              <w:rPr>
                <w:rFonts w:eastAsia="Arial" w:cs="Arial"/>
                <w:spacing w:val="2"/>
              </w:rPr>
              <w:t>t</w:t>
            </w:r>
            <w:r>
              <w:rPr>
                <w:rFonts w:eastAsia="Arial" w:cs="Arial"/>
              </w:rPr>
              <w:t>er</w:t>
            </w:r>
            <w:r>
              <w:rPr>
                <w:rFonts w:eastAsia="Arial" w:cs="Arial"/>
                <w:spacing w:val="-8"/>
              </w:rPr>
              <w:t xml:space="preserve"> </w:t>
            </w:r>
            <w:r>
              <w:rPr>
                <w:rFonts w:eastAsia="Arial" w:cs="Arial"/>
                <w:spacing w:val="1"/>
              </w:rPr>
              <w:t>c</w:t>
            </w:r>
            <w:r>
              <w:rPr>
                <w:rFonts w:eastAsia="Arial" w:cs="Arial"/>
                <w:spacing w:val="-3"/>
              </w:rPr>
              <w:t>o</w:t>
            </w:r>
            <w:r>
              <w:rPr>
                <w:rFonts w:eastAsia="Arial" w:cs="Arial"/>
              </w:rPr>
              <w:t>de</w:t>
            </w:r>
            <w:r>
              <w:rPr>
                <w:rFonts w:eastAsia="Arial" w:cs="Arial"/>
                <w:spacing w:val="-3"/>
              </w:rPr>
              <w:t xml:space="preserve"> </w:t>
            </w:r>
            <w:r>
              <w:rPr>
                <w:rFonts w:eastAsia="Arial" w:cs="Arial"/>
                <w:spacing w:val="2"/>
              </w:rPr>
              <w:t>f</w:t>
            </w:r>
            <w:r>
              <w:rPr>
                <w:rFonts w:eastAsia="Arial" w:cs="Arial"/>
              </w:rPr>
              <w:t>o</w:t>
            </w:r>
            <w:r>
              <w:rPr>
                <w:rFonts w:eastAsia="Arial" w:cs="Arial"/>
                <w:spacing w:val="-1"/>
              </w:rPr>
              <w:t>l</w:t>
            </w:r>
            <w:r>
              <w:rPr>
                <w:rFonts w:eastAsia="Arial" w:cs="Arial"/>
                <w:spacing w:val="1"/>
              </w:rPr>
              <w:t>l</w:t>
            </w:r>
            <w:r>
              <w:rPr>
                <w:rFonts w:eastAsia="Arial" w:cs="Arial"/>
                <w:spacing w:val="2"/>
              </w:rPr>
              <w:t>o</w:t>
            </w:r>
            <w:r>
              <w:rPr>
                <w:rFonts w:eastAsia="Arial" w:cs="Arial"/>
                <w:spacing w:val="-7"/>
              </w:rPr>
              <w:t>w</w:t>
            </w:r>
            <w:r>
              <w:rPr>
                <w:rFonts w:eastAsia="Arial" w:cs="Arial"/>
                <w:spacing w:val="4"/>
              </w:rPr>
              <w:t>i</w:t>
            </w:r>
            <w:r>
              <w:rPr>
                <w:rFonts w:eastAsia="Arial" w:cs="Arial"/>
              </w:rPr>
              <w:t xml:space="preserve">ng </w:t>
            </w:r>
            <w:r>
              <w:rPr>
                <w:rFonts w:eastAsia="Arial" w:cs="Arial"/>
                <w:spacing w:val="2"/>
              </w:rPr>
              <w:t>I</w:t>
            </w:r>
            <w:r>
              <w:rPr>
                <w:rFonts w:eastAsia="Arial" w:cs="Arial"/>
                <w:spacing w:val="1"/>
              </w:rPr>
              <w:t>S</w:t>
            </w:r>
            <w:r>
              <w:rPr>
                <w:rFonts w:eastAsia="Arial" w:cs="Arial"/>
              </w:rPr>
              <w:t>O</w:t>
            </w:r>
            <w:r>
              <w:rPr>
                <w:rFonts w:eastAsia="Arial" w:cs="Arial"/>
                <w:spacing w:val="-3"/>
              </w:rPr>
              <w:t xml:space="preserve"> </w:t>
            </w:r>
            <w:r>
              <w:rPr>
                <w:rFonts w:eastAsia="Arial" w:cs="Arial"/>
              </w:rPr>
              <w:t>6</w:t>
            </w:r>
            <w:r>
              <w:rPr>
                <w:rFonts w:eastAsia="Arial" w:cs="Arial"/>
                <w:spacing w:val="-1"/>
              </w:rPr>
              <w:t>3</w:t>
            </w:r>
            <w:r>
              <w:rPr>
                <w:rFonts w:eastAsia="Arial" w:cs="Arial"/>
                <w:spacing w:val="1"/>
              </w:rPr>
              <w:t>9-</w:t>
            </w:r>
            <w:r>
              <w:rPr>
                <w:rFonts w:eastAsia="Arial" w:cs="Arial"/>
              </w:rPr>
              <w:t>2</w:t>
            </w:r>
            <w:r>
              <w:rPr>
                <w:rFonts w:eastAsia="Arial" w:cs="Arial"/>
                <w:spacing w:val="2"/>
              </w:rPr>
              <w:t>/</w:t>
            </w:r>
            <w:r>
              <w:rPr>
                <w:rFonts w:eastAsia="Arial" w:cs="Arial"/>
                <w:spacing w:val="-1"/>
              </w:rPr>
              <w:t>T</w:t>
            </w:r>
            <w:r>
              <w:rPr>
                <w:rFonts w:eastAsia="Arial" w:cs="Arial"/>
              </w:rPr>
              <w:t>.</w:t>
            </w:r>
          </w:p>
          <w:p w14:paraId="5BA311E7" w14:textId="2E46424F" w:rsidR="003E1E0C" w:rsidRDefault="003E1E0C" w:rsidP="003E1E0C">
            <w:pPr>
              <w:spacing w:after="0" w:line="360" w:lineRule="auto"/>
              <w:ind w:left="100" w:right="2736"/>
              <w:rPr>
                <w:rFonts w:eastAsia="Arial" w:cs="Arial"/>
              </w:rPr>
            </w:pPr>
            <w:r>
              <w:rPr>
                <w:rFonts w:eastAsia="Arial" w:cs="Arial"/>
                <w:spacing w:val="-2"/>
                <w:u w:val="single" w:color="000000"/>
              </w:rPr>
              <w:t>F</w:t>
            </w:r>
            <w:r>
              <w:rPr>
                <w:rFonts w:eastAsia="Arial" w:cs="Arial"/>
                <w:u w:val="single" w:color="000000"/>
              </w:rPr>
              <w:t>or</w:t>
            </w:r>
            <w:r>
              <w:rPr>
                <w:rFonts w:eastAsia="Arial" w:cs="Arial"/>
                <w:spacing w:val="2"/>
                <w:u w:val="single" w:color="000000"/>
              </w:rPr>
              <w:t>m</w:t>
            </w:r>
            <w:r>
              <w:rPr>
                <w:rFonts w:eastAsia="Arial" w:cs="Arial"/>
                <w:u w:val="single" w:color="000000"/>
              </w:rPr>
              <w:t>a</w:t>
            </w:r>
            <w:r>
              <w:rPr>
                <w:rFonts w:eastAsia="Arial" w:cs="Arial"/>
                <w:spacing w:val="2"/>
                <w:u w:val="single" w:color="000000"/>
              </w:rPr>
              <w:t>t</w:t>
            </w:r>
            <w:r>
              <w:rPr>
                <w:rFonts w:eastAsia="Arial" w:cs="Arial"/>
                <w:u w:val="single" w:color="000000"/>
              </w:rPr>
              <w:t>:</w:t>
            </w:r>
            <w:r>
              <w:rPr>
                <w:rFonts w:eastAsia="Arial" w:cs="Arial"/>
                <w:spacing w:val="51"/>
              </w:rPr>
              <w:t xml:space="preserve"> </w:t>
            </w:r>
            <w:r>
              <w:rPr>
                <w:rFonts w:eastAsia="Arial" w:cs="Arial"/>
                <w:spacing w:val="1"/>
              </w:rPr>
              <w:t>c</w:t>
            </w:r>
            <w:r>
              <w:rPr>
                <w:rFonts w:eastAsia="Arial" w:cs="Arial"/>
              </w:rPr>
              <w:t>3</w:t>
            </w:r>
            <w:r>
              <w:rPr>
                <w:rFonts w:eastAsia="Arial" w:cs="Arial"/>
                <w:spacing w:val="-2"/>
              </w:rPr>
              <w:t xml:space="preserve"> </w:t>
            </w:r>
            <w:r>
              <w:rPr>
                <w:rFonts w:eastAsia="Arial" w:cs="Arial"/>
                <w:b/>
                <w:bCs/>
                <w:spacing w:val="1"/>
              </w:rPr>
              <w:t>(</w:t>
            </w:r>
            <w:r>
              <w:rPr>
                <w:rFonts w:eastAsia="Arial" w:cs="Arial"/>
                <w:b/>
                <w:bCs/>
              </w:rPr>
              <w:t>ma</w:t>
            </w:r>
            <w:r>
              <w:rPr>
                <w:rFonts w:eastAsia="Arial" w:cs="Arial"/>
                <w:b/>
                <w:bCs/>
                <w:spacing w:val="1"/>
              </w:rPr>
              <w:t>n</w:t>
            </w:r>
            <w:r>
              <w:rPr>
                <w:rFonts w:eastAsia="Arial" w:cs="Arial"/>
                <w:b/>
                <w:bCs/>
              </w:rPr>
              <w:t>dat</w:t>
            </w:r>
            <w:r>
              <w:rPr>
                <w:rFonts w:eastAsia="Arial" w:cs="Arial"/>
                <w:b/>
                <w:bCs/>
                <w:spacing w:val="1"/>
              </w:rPr>
              <w:t>o</w:t>
            </w:r>
            <w:r>
              <w:rPr>
                <w:rFonts w:eastAsia="Arial" w:cs="Arial"/>
                <w:b/>
                <w:bCs/>
                <w:spacing w:val="-1"/>
              </w:rPr>
              <w:t>r</w:t>
            </w:r>
            <w:r>
              <w:rPr>
                <w:rFonts w:eastAsia="Arial" w:cs="Arial"/>
                <w:b/>
                <w:bCs/>
                <w:spacing w:val="-3"/>
              </w:rPr>
              <w:t>y</w:t>
            </w:r>
            <w:r>
              <w:rPr>
                <w:rFonts w:eastAsia="Arial" w:cs="Arial"/>
                <w:b/>
                <w:bCs/>
              </w:rPr>
              <w:t>)</w:t>
            </w:r>
          </w:p>
          <w:p w14:paraId="19F2B7F1" w14:textId="77777777" w:rsidR="003E1E0C" w:rsidRDefault="003E1E0C" w:rsidP="003E1E0C">
            <w:pPr>
              <w:spacing w:before="8" w:after="0" w:line="240" w:lineRule="auto"/>
              <w:ind w:left="100" w:right="-20"/>
              <w:rPr>
                <w:rFonts w:eastAsia="Arial" w:cs="Arial"/>
              </w:rPr>
            </w:pPr>
            <w:r>
              <w:rPr>
                <w:rFonts w:eastAsia="Arial" w:cs="Arial"/>
                <w:spacing w:val="1"/>
                <w:u w:val="single" w:color="000000"/>
              </w:rPr>
              <w:t>E</w:t>
            </w:r>
            <w:r>
              <w:rPr>
                <w:rFonts w:eastAsia="Arial" w:cs="Arial"/>
                <w:spacing w:val="-1"/>
                <w:u w:val="single" w:color="000000"/>
              </w:rPr>
              <w:t>x</w:t>
            </w:r>
            <w:r>
              <w:rPr>
                <w:rFonts w:eastAsia="Arial" w:cs="Arial"/>
                <w:u w:val="single" w:color="000000"/>
              </w:rPr>
              <w:t>a</w:t>
            </w:r>
            <w:r>
              <w:rPr>
                <w:rFonts w:eastAsia="Arial" w:cs="Arial"/>
                <w:spacing w:val="2"/>
                <w:u w:val="single" w:color="000000"/>
              </w:rPr>
              <w:t>m</w:t>
            </w:r>
            <w:r>
              <w:rPr>
                <w:rFonts w:eastAsia="Arial" w:cs="Arial"/>
                <w:u w:val="single" w:color="000000"/>
              </w:rPr>
              <w:t>p</w:t>
            </w:r>
            <w:r>
              <w:rPr>
                <w:rFonts w:eastAsia="Arial" w:cs="Arial"/>
                <w:spacing w:val="1"/>
                <w:u w:val="single" w:color="000000"/>
              </w:rPr>
              <w:t>l</w:t>
            </w:r>
            <w:r>
              <w:rPr>
                <w:rFonts w:eastAsia="Arial" w:cs="Arial"/>
                <w:u w:val="single" w:color="000000"/>
              </w:rPr>
              <w:t>e:</w:t>
            </w:r>
            <w:r>
              <w:rPr>
                <w:rFonts w:eastAsia="Arial" w:cs="Arial"/>
                <w:spacing w:val="51"/>
              </w:rPr>
              <w:t xml:space="preserve"> </w:t>
            </w:r>
            <w:proofErr w:type="spellStart"/>
            <w:r>
              <w:rPr>
                <w:rFonts w:eastAsia="Arial" w:cs="Arial"/>
                <w:b/>
                <w:bCs/>
              </w:rPr>
              <w:t>e</w:t>
            </w:r>
            <w:r>
              <w:rPr>
                <w:rFonts w:eastAsia="Arial" w:cs="Arial"/>
                <w:b/>
                <w:bCs/>
                <w:spacing w:val="1"/>
              </w:rPr>
              <w:t>n</w:t>
            </w:r>
            <w:r>
              <w:rPr>
                <w:rFonts w:eastAsia="Arial" w:cs="Arial"/>
                <w:b/>
                <w:bCs/>
              </w:rPr>
              <w:t>g</w:t>
            </w:r>
            <w:proofErr w:type="spellEnd"/>
            <w:r>
              <w:rPr>
                <w:rFonts w:eastAsia="Arial" w:cs="Arial"/>
                <w:b/>
                <w:bCs/>
                <w:spacing w:val="49"/>
              </w:rPr>
              <w:t xml:space="preserve"> </w:t>
            </w:r>
            <w:r>
              <w:rPr>
                <w:rFonts w:eastAsia="Arial" w:cs="Arial"/>
                <w:spacing w:val="2"/>
              </w:rPr>
              <w:t>f</w:t>
            </w:r>
            <w:r>
              <w:rPr>
                <w:rFonts w:eastAsia="Arial" w:cs="Arial"/>
              </w:rPr>
              <w:t>or</w:t>
            </w:r>
            <w:r>
              <w:rPr>
                <w:rFonts w:eastAsia="Arial" w:cs="Arial"/>
                <w:spacing w:val="-2"/>
              </w:rPr>
              <w:t xml:space="preserve"> </w:t>
            </w:r>
            <w:r>
              <w:rPr>
                <w:rFonts w:eastAsia="Arial" w:cs="Arial"/>
                <w:spacing w:val="1"/>
              </w:rPr>
              <w:t>E</w:t>
            </w:r>
            <w:r>
              <w:rPr>
                <w:rFonts w:eastAsia="Arial" w:cs="Arial"/>
              </w:rPr>
              <w:t>n</w:t>
            </w:r>
            <w:r>
              <w:rPr>
                <w:rFonts w:eastAsia="Arial" w:cs="Arial"/>
                <w:spacing w:val="-1"/>
              </w:rPr>
              <w:t>g</w:t>
            </w:r>
            <w:r>
              <w:rPr>
                <w:rFonts w:eastAsia="Arial" w:cs="Arial"/>
                <w:spacing w:val="1"/>
              </w:rPr>
              <w:t>lis</w:t>
            </w:r>
            <w:r>
              <w:rPr>
                <w:rFonts w:eastAsia="Arial" w:cs="Arial"/>
              </w:rPr>
              <w:t>h</w:t>
            </w:r>
          </w:p>
          <w:p w14:paraId="7B740ACD" w14:textId="77777777" w:rsidR="00B131AF" w:rsidRPr="00B131AF" w:rsidRDefault="00B131AF" w:rsidP="00B131AF">
            <w:pPr>
              <w:spacing w:before="120" w:after="120"/>
              <w:rPr>
                <w:rFonts w:cs="Arial"/>
              </w:rPr>
            </w:pPr>
          </w:p>
          <w:p w14:paraId="2DCF4698" w14:textId="77777777" w:rsidR="00B131AF" w:rsidRPr="00B131AF" w:rsidRDefault="00B131AF" w:rsidP="00B131AF">
            <w:pPr>
              <w:spacing w:before="120" w:after="120"/>
              <w:rPr>
                <w:rFonts w:cs="Arial"/>
              </w:rPr>
            </w:pPr>
            <w:r w:rsidRPr="00B131AF">
              <w:rPr>
                <w:rFonts w:cs="Arial"/>
                <w:u w:val="single"/>
              </w:rPr>
              <w:t>Remarks:</w:t>
            </w:r>
          </w:p>
          <w:p w14:paraId="03D41342" w14:textId="77777777" w:rsidR="00B131AF" w:rsidRPr="00B131AF" w:rsidRDefault="00B131AF" w:rsidP="00B131AF">
            <w:pPr>
              <w:spacing w:before="120" w:after="120"/>
              <w:rPr>
                <w:rFonts w:cs="Arial"/>
              </w:rPr>
            </w:pPr>
            <w:r w:rsidRPr="00B131AF">
              <w:rPr>
                <w:rFonts w:cs="Arial"/>
              </w:rPr>
              <w:t xml:space="preserve"> The language is encoded by a 3 character code following ISO 639-2/T.</w:t>
            </w:r>
          </w:p>
        </w:tc>
      </w:tr>
    </w:tbl>
    <w:p w14:paraId="0D0A9C88" w14:textId="77777777" w:rsidR="00B131AF" w:rsidRPr="00B131AF" w:rsidRDefault="00B131AF" w:rsidP="00B131AF">
      <w:pPr>
        <w:spacing w:before="240"/>
        <w:rPr>
          <w:b/>
        </w:rPr>
      </w:pPr>
    </w:p>
    <w:p w14:paraId="6B23CA52" w14:textId="77777777" w:rsidR="00B131AF" w:rsidRPr="00B131AF" w:rsidRDefault="00B131AF" w:rsidP="00716062">
      <w:pPr>
        <w:pStyle w:val="Heading2"/>
      </w:pPr>
      <w:bookmarkStart w:id="3139" w:name="_Toc120214637"/>
      <w:r w:rsidRPr="00B131AF">
        <w:t>Local Knowledge Description</w:t>
      </w:r>
      <w:bookmarkEnd w:id="3139"/>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6D122C2F" w14:textId="77777777" w:rsidTr="00B131AF">
        <w:tc>
          <w:tcPr>
            <w:tcW w:w="5000" w:type="pct"/>
            <w:shd w:val="clear" w:color="auto" w:fill="auto"/>
          </w:tcPr>
          <w:p w14:paraId="57159F7A"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Description of local knowledge that may be needed, for example to traverse a location.</w:t>
            </w:r>
          </w:p>
          <w:p w14:paraId="7393F68A" w14:textId="517DB217" w:rsidR="00B131AF" w:rsidRPr="00B131AF" w:rsidRDefault="00A5461B" w:rsidP="00B131AF">
            <w:pPr>
              <w:spacing w:before="120" w:after="120"/>
              <w:rPr>
                <w:rFonts w:cs="Arial"/>
              </w:rPr>
            </w:pPr>
            <w:ins w:id="3140" w:author="Raphael Malyankar" w:date="2022-11-22T00:22:00Z">
              <w:r w:rsidRPr="00A5461B">
                <w:rPr>
                  <w:rFonts w:cs="Arial"/>
                </w:rPr>
                <w:t>Value Type: text</w:t>
              </w:r>
            </w:ins>
          </w:p>
          <w:p w14:paraId="0E660991" w14:textId="77777777" w:rsidR="00B131AF" w:rsidRPr="00B131AF" w:rsidRDefault="00B131AF" w:rsidP="00B131AF">
            <w:pPr>
              <w:spacing w:before="120" w:after="120"/>
              <w:rPr>
                <w:rFonts w:cs="Arial"/>
              </w:rPr>
            </w:pPr>
            <w:r w:rsidRPr="00B131AF">
              <w:rPr>
                <w:rFonts w:cs="Arial"/>
                <w:u w:val="single"/>
              </w:rPr>
              <w:t>Remarks:</w:t>
            </w:r>
          </w:p>
          <w:p w14:paraId="7B89B5D8" w14:textId="77777777" w:rsidR="00B131AF" w:rsidRPr="00B131AF" w:rsidRDefault="00B131AF" w:rsidP="00B131AF">
            <w:pPr>
              <w:spacing w:before="120" w:after="120"/>
              <w:rPr>
                <w:rFonts w:cs="Arial"/>
              </w:rPr>
            </w:pPr>
            <w:r w:rsidRPr="00B131AF">
              <w:rPr>
                <w:rFonts w:cs="Arial"/>
              </w:rPr>
              <w:t>•No remarks.</w:t>
            </w:r>
          </w:p>
        </w:tc>
      </w:tr>
    </w:tbl>
    <w:p w14:paraId="6D35E5B5" w14:textId="77777777" w:rsidR="00B131AF" w:rsidRPr="00B131AF" w:rsidRDefault="00B131AF" w:rsidP="00B131AF">
      <w:pPr>
        <w:spacing w:before="240"/>
        <w:rPr>
          <w:b/>
        </w:rPr>
      </w:pPr>
    </w:p>
    <w:p w14:paraId="2BFF2372" w14:textId="77777777" w:rsidR="00A5461B" w:rsidRPr="00B131AF" w:rsidRDefault="00A5461B" w:rsidP="00A5461B">
      <w:pPr>
        <w:pStyle w:val="Heading2"/>
        <w:rPr>
          <w:ins w:id="3141" w:author="Raphael Malyankar" w:date="2022-11-22T00:23:00Z"/>
        </w:rPr>
      </w:pPr>
      <w:bookmarkStart w:id="3142" w:name="_Toc120214638"/>
      <w:ins w:id="3143" w:author="Raphael Malyankar" w:date="2022-11-22T00:23:00Z">
        <w:r w:rsidRPr="00B131AF">
          <w:t>Location by Text</w:t>
        </w:r>
        <w:bookmarkEnd w:id="3142"/>
      </w:ins>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A5461B" w:rsidRPr="00B131AF" w14:paraId="36179B41" w14:textId="77777777" w:rsidTr="00A1128A">
        <w:trPr>
          <w:ins w:id="3144" w:author="Raphael Malyankar" w:date="2022-11-22T00:23:00Z"/>
        </w:trPr>
        <w:tc>
          <w:tcPr>
            <w:tcW w:w="5000" w:type="pct"/>
            <w:shd w:val="clear" w:color="auto" w:fill="auto"/>
          </w:tcPr>
          <w:p w14:paraId="75FFA906" w14:textId="77777777" w:rsidR="00A5461B" w:rsidRPr="00B131AF" w:rsidRDefault="00A5461B" w:rsidP="00A1128A">
            <w:pPr>
              <w:spacing w:before="120" w:after="120"/>
              <w:rPr>
                <w:ins w:id="3145" w:author="Raphael Malyankar" w:date="2022-11-22T00:23:00Z"/>
                <w:rFonts w:cs="Arial"/>
              </w:rPr>
            </w:pPr>
            <w:ins w:id="3146" w:author="Raphael Malyankar" w:date="2022-11-22T00:23:00Z">
              <w:r w:rsidRPr="00B131AF">
                <w:rPr>
                  <w:rFonts w:cs="Arial"/>
                  <w:u w:val="single"/>
                </w:rPr>
                <w:t>IHO Definition:</w:t>
              </w:r>
              <w:r w:rsidRPr="00B131AF">
                <w:rPr>
                  <w:rFonts w:cs="Arial"/>
                </w:rPr>
                <w:t xml:space="preserve"> A textual rendering of a geographic location.</w:t>
              </w:r>
            </w:ins>
          </w:p>
          <w:p w14:paraId="6C04387F" w14:textId="77777777" w:rsidR="00A5461B" w:rsidRPr="00B131AF" w:rsidRDefault="00A5461B" w:rsidP="00A1128A">
            <w:pPr>
              <w:spacing w:before="120" w:after="120"/>
              <w:rPr>
                <w:ins w:id="3147" w:author="Raphael Malyankar" w:date="2022-11-22T00:23:00Z"/>
                <w:rFonts w:cs="Arial"/>
              </w:rPr>
            </w:pPr>
            <w:ins w:id="3148" w:author="Raphael Malyankar" w:date="2022-11-22T00:23:00Z">
              <w:r w:rsidRPr="00A5461B">
                <w:rPr>
                  <w:rFonts w:cs="Arial"/>
                </w:rPr>
                <w:t>Value Type: text</w:t>
              </w:r>
            </w:ins>
          </w:p>
          <w:p w14:paraId="78F860EF" w14:textId="77777777" w:rsidR="00A5461B" w:rsidRPr="00B131AF" w:rsidRDefault="00A5461B" w:rsidP="00A1128A">
            <w:pPr>
              <w:spacing w:before="120" w:after="120"/>
              <w:rPr>
                <w:ins w:id="3149" w:author="Raphael Malyankar" w:date="2022-11-22T00:23:00Z"/>
                <w:rFonts w:cs="Arial"/>
              </w:rPr>
            </w:pPr>
            <w:ins w:id="3150" w:author="Raphael Malyankar" w:date="2022-11-22T00:23:00Z">
              <w:r w:rsidRPr="00B131AF">
                <w:rPr>
                  <w:rFonts w:cs="Arial"/>
                  <w:u w:val="single"/>
                </w:rPr>
                <w:t>Remarks:</w:t>
              </w:r>
            </w:ins>
          </w:p>
          <w:p w14:paraId="6BABBA51" w14:textId="77777777" w:rsidR="00A5461B" w:rsidRPr="00B131AF" w:rsidRDefault="00A5461B" w:rsidP="00A1128A">
            <w:pPr>
              <w:spacing w:before="120" w:after="120"/>
              <w:rPr>
                <w:ins w:id="3151" w:author="Raphael Malyankar" w:date="2022-11-22T00:23:00Z"/>
                <w:rFonts w:cs="Arial"/>
              </w:rPr>
            </w:pPr>
            <w:ins w:id="3152" w:author="Raphael Malyankar" w:date="2022-11-22T00:23:00Z">
              <w:r w:rsidRPr="00B131AF">
                <w:rPr>
                  <w:rFonts w:cs="Arial"/>
                </w:rPr>
                <w:t>•No remarks.</w:t>
              </w:r>
            </w:ins>
          </w:p>
        </w:tc>
      </w:tr>
    </w:tbl>
    <w:p w14:paraId="0F94B244" w14:textId="0985D60E" w:rsidR="00A5461B" w:rsidRDefault="00A5461B" w:rsidP="00A5461B">
      <w:pPr>
        <w:rPr>
          <w:ins w:id="3153" w:author="Raphael Malyankar" w:date="2022-11-22T00:25:00Z"/>
        </w:rPr>
      </w:pPr>
    </w:p>
    <w:p w14:paraId="6E717D4D" w14:textId="77777777" w:rsidR="004401D5" w:rsidRDefault="004401D5" w:rsidP="00A5461B">
      <w:pPr>
        <w:rPr>
          <w:ins w:id="3154" w:author="Raphael Malyankar" w:date="2022-11-22T00:23:00Z"/>
        </w:rPr>
      </w:pPr>
    </w:p>
    <w:p w14:paraId="47BA3A7A" w14:textId="77777777" w:rsidR="00B131AF" w:rsidRPr="00B131AF" w:rsidRDefault="00B131AF" w:rsidP="00716062">
      <w:pPr>
        <w:pStyle w:val="Heading2"/>
      </w:pPr>
      <w:bookmarkStart w:id="3155" w:name="_Toc120214639"/>
      <w:r w:rsidRPr="00B131AF">
        <w:lastRenderedPageBreak/>
        <w:t>Location Maritime Resource Name</w:t>
      </w:r>
      <w:bookmarkEnd w:id="3155"/>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029D4343" w14:textId="77777777" w:rsidTr="00B131AF">
        <w:tc>
          <w:tcPr>
            <w:tcW w:w="5000" w:type="pct"/>
            <w:shd w:val="clear" w:color="auto" w:fill="auto"/>
          </w:tcPr>
          <w:p w14:paraId="4E623F8C"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Location identifier, based on MRN. This can be either a specific identifier for an identified physical location or a type-only identifier for a logical location, such as BERTH.</w:t>
            </w:r>
          </w:p>
          <w:p w14:paraId="2A2CC6E9" w14:textId="29F2A34A" w:rsidR="00B131AF" w:rsidRPr="00B131AF" w:rsidRDefault="00A5461B" w:rsidP="00B131AF">
            <w:pPr>
              <w:spacing w:before="120" w:after="120"/>
              <w:rPr>
                <w:rFonts w:cs="Arial"/>
              </w:rPr>
            </w:pPr>
            <w:ins w:id="3156" w:author="Raphael Malyankar" w:date="2022-11-22T00:22:00Z">
              <w:r w:rsidRPr="00A5461B">
                <w:rPr>
                  <w:rFonts w:cs="Arial"/>
                </w:rPr>
                <w:t xml:space="preserve">Value Type: </w:t>
              </w:r>
            </w:ins>
            <w:ins w:id="3157" w:author="Raphael Malyankar" w:date="2022-11-22T00:24:00Z">
              <w:r w:rsidR="00687B99">
                <w:rPr>
                  <w:rFonts w:cs="Arial"/>
                </w:rPr>
                <w:t>URN</w:t>
              </w:r>
            </w:ins>
          </w:p>
          <w:p w14:paraId="12D7A573" w14:textId="77777777" w:rsidR="00B131AF" w:rsidRPr="00B131AF" w:rsidRDefault="00B131AF" w:rsidP="00B131AF">
            <w:pPr>
              <w:spacing w:before="120" w:after="120"/>
              <w:rPr>
                <w:rFonts w:cs="Arial"/>
              </w:rPr>
            </w:pPr>
            <w:r w:rsidRPr="00B131AF">
              <w:rPr>
                <w:rFonts w:cs="Arial"/>
                <w:u w:val="single"/>
              </w:rPr>
              <w:t>Remarks:</w:t>
            </w:r>
          </w:p>
          <w:p w14:paraId="75F2E738" w14:textId="77777777" w:rsidR="00B131AF" w:rsidRPr="00B131AF" w:rsidRDefault="00B131AF" w:rsidP="00B131AF">
            <w:pPr>
              <w:spacing w:before="120" w:after="120"/>
              <w:rPr>
                <w:rFonts w:cs="Arial"/>
              </w:rPr>
            </w:pPr>
            <w:r w:rsidRPr="00B131AF">
              <w:rPr>
                <w:rFonts w:cs="Arial"/>
              </w:rPr>
              <w:t>•No remarks.</w:t>
            </w:r>
          </w:p>
        </w:tc>
      </w:tr>
    </w:tbl>
    <w:p w14:paraId="662A14D0" w14:textId="77777777" w:rsidR="00B131AF" w:rsidRPr="00B131AF" w:rsidRDefault="00B131AF" w:rsidP="00B131AF">
      <w:pPr>
        <w:spacing w:before="240"/>
        <w:rPr>
          <w:b/>
        </w:rPr>
      </w:pPr>
    </w:p>
    <w:p w14:paraId="776D6799" w14:textId="77777777" w:rsidR="00B131AF" w:rsidRPr="00B131AF" w:rsidRDefault="00B131AF" w:rsidP="00716062">
      <w:pPr>
        <w:pStyle w:val="Heading2"/>
      </w:pPr>
      <w:bookmarkStart w:id="3158" w:name="_Toc120214640"/>
      <w:r w:rsidRPr="00B131AF">
        <w:t>Logical Connectives</w:t>
      </w:r>
      <w:bookmarkEnd w:id="3158"/>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6652EC32" w14:textId="77777777" w:rsidTr="00B131AF">
        <w:tc>
          <w:tcPr>
            <w:tcW w:w="5000" w:type="pct"/>
            <w:shd w:val="clear" w:color="auto" w:fill="auto"/>
          </w:tcPr>
          <w:p w14:paraId="3B2C48FA"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Expresses whether all the constraints described by its co-attributes must be satisfied, or only one such constraint need be satisfied.</w:t>
            </w:r>
          </w:p>
          <w:p w14:paraId="2CF863FB"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Logical Conjunction</w:t>
            </w:r>
          </w:p>
          <w:p w14:paraId="502060C2"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All the conditions described by the other attributes of the object, or sub-attributes of the same complex attribute, are true.</w:t>
            </w:r>
          </w:p>
          <w:p w14:paraId="052CE4BF"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Logical Disjunction</w:t>
            </w:r>
          </w:p>
          <w:p w14:paraId="265026F0"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At least one of the conditions described by the other attributes of the object, or sub-attributes of the same complex attributes, is true.</w:t>
            </w:r>
          </w:p>
          <w:p w14:paraId="6BF29DD3" w14:textId="77777777" w:rsidR="00B131AF" w:rsidRPr="00B131AF" w:rsidRDefault="00B131AF" w:rsidP="00B131AF">
            <w:pPr>
              <w:spacing w:before="120" w:after="120"/>
              <w:rPr>
                <w:rFonts w:cs="Arial"/>
              </w:rPr>
            </w:pPr>
          </w:p>
          <w:p w14:paraId="559DA348" w14:textId="77777777" w:rsidR="00B131AF" w:rsidRPr="00B131AF" w:rsidRDefault="00B131AF" w:rsidP="00B131AF">
            <w:pPr>
              <w:spacing w:before="120" w:after="120"/>
              <w:rPr>
                <w:rFonts w:cs="Arial"/>
              </w:rPr>
            </w:pPr>
            <w:r w:rsidRPr="00B131AF">
              <w:rPr>
                <w:rFonts w:cs="Arial"/>
                <w:u w:val="single"/>
              </w:rPr>
              <w:t>Remarks:</w:t>
            </w:r>
          </w:p>
          <w:p w14:paraId="1B8DF646" w14:textId="77777777" w:rsidR="00B131AF" w:rsidRPr="00B131AF" w:rsidRDefault="00B131AF" w:rsidP="00B131AF">
            <w:pPr>
              <w:spacing w:before="120" w:after="120"/>
              <w:rPr>
                <w:rFonts w:cs="Arial"/>
              </w:rPr>
            </w:pPr>
            <w:r w:rsidRPr="00B131AF">
              <w:rPr>
                <w:rFonts w:cs="Arial"/>
              </w:rPr>
              <w:t xml:space="preserve"> This attribute is intended to be used with co-attributes that encode limits on vessel dimensions, type of cargo, and other characteristics.</w:t>
            </w:r>
          </w:p>
          <w:p w14:paraId="302D8B3C" w14:textId="77777777" w:rsidR="00B131AF" w:rsidRPr="00B131AF" w:rsidRDefault="00B131AF" w:rsidP="00B131AF">
            <w:pPr>
              <w:spacing w:before="120" w:after="120"/>
              <w:rPr>
                <w:rFonts w:cs="Arial"/>
              </w:rPr>
            </w:pPr>
            <w:r w:rsidRPr="00B131AF">
              <w:rPr>
                <w:rFonts w:cs="Arial"/>
              </w:rPr>
              <w:tab/>
            </w:r>
            <w:r w:rsidRPr="00B131AF">
              <w:rPr>
                <w:rFonts w:cs="Arial"/>
              </w:rPr>
              <w:tab/>
            </w:r>
            <w:r w:rsidRPr="00B131AF">
              <w:rPr>
                <w:rFonts w:cs="Arial"/>
              </w:rPr>
              <w:tab/>
            </w:r>
            <w:r w:rsidRPr="00B131AF">
              <w:rPr>
                <w:rFonts w:cs="Arial"/>
              </w:rPr>
              <w:tab/>
              <w:t xml:space="preserve">The combination of constraints described by </w:t>
            </w:r>
            <w:proofErr w:type="spellStart"/>
            <w:r w:rsidRPr="00B131AF">
              <w:rPr>
                <w:rFonts w:cs="Arial"/>
              </w:rPr>
              <w:t>logicalConnective</w:t>
            </w:r>
            <w:proofErr w:type="spellEnd"/>
            <w:r w:rsidRPr="00B131AF">
              <w:rPr>
                <w:rFonts w:cs="Arial"/>
              </w:rPr>
              <w:t xml:space="preserve"> and its co-attributes defines a subset of vessels to which information described by a feature or information type instance applies (or does not apply, is required, recommended, etc.).</w:t>
            </w:r>
          </w:p>
          <w:p w14:paraId="5E43524A" w14:textId="77777777" w:rsidR="00B131AF" w:rsidRPr="00B131AF" w:rsidRDefault="00B131AF" w:rsidP="00B131AF">
            <w:pPr>
              <w:spacing w:before="120" w:after="120"/>
              <w:rPr>
                <w:rFonts w:cs="Arial"/>
              </w:rPr>
            </w:pPr>
            <w:r w:rsidRPr="00B131AF">
              <w:rPr>
                <w:rFonts w:cs="Arial"/>
              </w:rPr>
              <w:tab/>
            </w:r>
            <w:r w:rsidRPr="00B131AF">
              <w:rPr>
                <w:rFonts w:cs="Arial"/>
              </w:rPr>
              <w:tab/>
            </w:r>
            <w:r w:rsidRPr="00B131AF">
              <w:rPr>
                <w:rFonts w:cs="Arial"/>
              </w:rPr>
              <w:tab/>
            </w:r>
            <w:r w:rsidRPr="00B131AF">
              <w:rPr>
                <w:rFonts w:cs="Arial"/>
              </w:rPr>
              <w:tab/>
              <w:t xml:space="preserve">The relationship between the vessel subset and the information is indicated by an association - see </w:t>
            </w:r>
            <w:proofErr w:type="spellStart"/>
            <w:r w:rsidRPr="00B131AF">
              <w:rPr>
                <w:rFonts w:cs="Arial"/>
              </w:rPr>
              <w:t>PermissionType</w:t>
            </w:r>
            <w:proofErr w:type="spellEnd"/>
            <w:r w:rsidRPr="00B131AF">
              <w:rPr>
                <w:rFonts w:cs="Arial"/>
              </w:rPr>
              <w:t xml:space="preserve"> and </w:t>
            </w:r>
            <w:proofErr w:type="spellStart"/>
            <w:r w:rsidRPr="00B131AF">
              <w:rPr>
                <w:rFonts w:cs="Arial"/>
              </w:rPr>
              <w:t>InclusionType</w:t>
            </w:r>
            <w:proofErr w:type="spellEnd"/>
            <w:r w:rsidRPr="00B131AF">
              <w:rPr>
                <w:rFonts w:cs="Arial"/>
              </w:rPr>
              <w:t>).</w:t>
            </w:r>
          </w:p>
          <w:p w14:paraId="57B8C463" w14:textId="77777777" w:rsidR="00B131AF" w:rsidRPr="00B131AF" w:rsidRDefault="00B131AF" w:rsidP="00B131AF">
            <w:pPr>
              <w:spacing w:before="120" w:after="120"/>
              <w:rPr>
                <w:rFonts w:cs="Arial"/>
              </w:rPr>
            </w:pPr>
            <w:r w:rsidRPr="00B131AF">
              <w:rPr>
                <w:rFonts w:cs="Arial"/>
              </w:rPr>
              <w:tab/>
            </w:r>
            <w:r w:rsidRPr="00B131AF">
              <w:rPr>
                <w:rFonts w:cs="Arial"/>
              </w:rPr>
              <w:tab/>
            </w:r>
            <w:r w:rsidRPr="00B131AF">
              <w:rPr>
                <w:rFonts w:cs="Arial"/>
              </w:rPr>
              <w:tab/>
            </w:r>
            <w:r w:rsidRPr="00B131AF">
              <w:rPr>
                <w:rFonts w:cs="Arial"/>
              </w:rPr>
              <w:tab/>
              <w:t xml:space="preserve">The two listed values of </w:t>
            </w:r>
            <w:proofErr w:type="spellStart"/>
            <w:r w:rsidRPr="00B131AF">
              <w:rPr>
                <w:rFonts w:cs="Arial"/>
              </w:rPr>
              <w:t>logicalConnective</w:t>
            </w:r>
            <w:proofErr w:type="spellEnd"/>
            <w:r w:rsidRPr="00B131AF">
              <w:rPr>
                <w:rFonts w:cs="Arial"/>
              </w:rPr>
              <w:t xml:space="preserve"> are two of the basic operations of Boolean logic. The third basic operation (not) is not used.</w:t>
            </w:r>
          </w:p>
        </w:tc>
      </w:tr>
    </w:tbl>
    <w:p w14:paraId="163C1907" w14:textId="77777777" w:rsidR="00B131AF" w:rsidRPr="00B131AF" w:rsidRDefault="00B131AF" w:rsidP="00B131AF">
      <w:pPr>
        <w:spacing w:before="240"/>
        <w:rPr>
          <w:b/>
        </w:rPr>
      </w:pPr>
    </w:p>
    <w:p w14:paraId="6E82B84B" w14:textId="77777777" w:rsidR="004401D5" w:rsidRPr="00B131AF" w:rsidRDefault="004401D5" w:rsidP="004401D5">
      <w:pPr>
        <w:pStyle w:val="Heading2"/>
        <w:rPr>
          <w:ins w:id="3159" w:author="Raphael Malyankar" w:date="2022-11-22T00:26:00Z"/>
        </w:rPr>
      </w:pPr>
      <w:bookmarkStart w:id="3160" w:name="_Toc120214641"/>
      <w:ins w:id="3161" w:author="Raphael Malyankar" w:date="2022-11-22T00:26:00Z">
        <w:r w:rsidRPr="00B131AF">
          <w:t>Manifold Number</w:t>
        </w:r>
        <w:bookmarkEnd w:id="3160"/>
      </w:ins>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4401D5" w:rsidRPr="00B131AF" w14:paraId="08778B6F" w14:textId="77777777" w:rsidTr="00A1128A">
        <w:trPr>
          <w:ins w:id="3162" w:author="Raphael Malyankar" w:date="2022-11-22T00:26:00Z"/>
        </w:trPr>
        <w:tc>
          <w:tcPr>
            <w:tcW w:w="5000" w:type="pct"/>
            <w:shd w:val="clear" w:color="auto" w:fill="auto"/>
          </w:tcPr>
          <w:p w14:paraId="27E516CD" w14:textId="77777777" w:rsidR="004401D5" w:rsidRPr="00B131AF" w:rsidRDefault="004401D5" w:rsidP="00A1128A">
            <w:pPr>
              <w:spacing w:before="120" w:after="120"/>
              <w:rPr>
                <w:ins w:id="3163" w:author="Raphael Malyankar" w:date="2022-11-22T00:26:00Z"/>
                <w:rFonts w:cs="Arial"/>
              </w:rPr>
            </w:pPr>
            <w:ins w:id="3164" w:author="Raphael Malyankar" w:date="2022-11-22T00:26:00Z">
              <w:r w:rsidRPr="00B131AF">
                <w:rPr>
                  <w:rFonts w:cs="Arial"/>
                  <w:u w:val="single"/>
                </w:rPr>
                <w:t>IHO Definition:</w:t>
              </w:r>
              <w:r w:rsidRPr="00B131AF">
                <w:rPr>
                  <w:rFonts w:cs="Arial"/>
                </w:rPr>
                <w:t xml:space="preserve"> An identifier for a specific location on a manifold (a pipe or chamber with several openings).</w:t>
              </w:r>
            </w:ins>
          </w:p>
          <w:p w14:paraId="1AA86C33" w14:textId="77777777" w:rsidR="004401D5" w:rsidRPr="00B131AF" w:rsidRDefault="004401D5" w:rsidP="00A1128A">
            <w:pPr>
              <w:spacing w:before="120" w:after="120"/>
              <w:rPr>
                <w:ins w:id="3165" w:author="Raphael Malyankar" w:date="2022-11-22T00:26:00Z"/>
                <w:rFonts w:cs="Arial"/>
              </w:rPr>
            </w:pPr>
            <w:ins w:id="3166" w:author="Raphael Malyankar" w:date="2022-11-22T00:26:00Z">
              <w:r w:rsidRPr="004401D5">
                <w:rPr>
                  <w:rFonts w:cs="Arial"/>
                </w:rPr>
                <w:t>Value Type: text</w:t>
              </w:r>
            </w:ins>
          </w:p>
          <w:p w14:paraId="4A4B9D12" w14:textId="77777777" w:rsidR="004401D5" w:rsidRPr="00B131AF" w:rsidRDefault="004401D5" w:rsidP="00A1128A">
            <w:pPr>
              <w:spacing w:before="120" w:after="120"/>
              <w:rPr>
                <w:ins w:id="3167" w:author="Raphael Malyankar" w:date="2022-11-22T00:26:00Z"/>
                <w:rFonts w:cs="Arial"/>
              </w:rPr>
            </w:pPr>
            <w:ins w:id="3168" w:author="Raphael Malyankar" w:date="2022-11-22T00:26:00Z">
              <w:r w:rsidRPr="00B131AF">
                <w:rPr>
                  <w:rFonts w:cs="Arial"/>
                  <w:u w:val="single"/>
                </w:rPr>
                <w:t>Remarks:</w:t>
              </w:r>
            </w:ins>
          </w:p>
          <w:p w14:paraId="51D58C63" w14:textId="77777777" w:rsidR="004401D5" w:rsidRPr="00B131AF" w:rsidRDefault="004401D5" w:rsidP="00A1128A">
            <w:pPr>
              <w:spacing w:before="120" w:after="120"/>
              <w:rPr>
                <w:ins w:id="3169" w:author="Raphael Malyankar" w:date="2022-11-22T00:26:00Z"/>
                <w:rFonts w:cs="Arial"/>
              </w:rPr>
            </w:pPr>
            <w:ins w:id="3170" w:author="Raphael Malyankar" w:date="2022-11-22T00:26:00Z">
              <w:r w:rsidRPr="00B131AF">
                <w:rPr>
                  <w:rFonts w:cs="Arial"/>
                </w:rPr>
                <w:t>•No remarks.</w:t>
              </w:r>
            </w:ins>
          </w:p>
        </w:tc>
      </w:tr>
    </w:tbl>
    <w:p w14:paraId="6D2CD027" w14:textId="77777777" w:rsidR="004401D5" w:rsidRPr="00B131AF" w:rsidRDefault="004401D5" w:rsidP="004401D5">
      <w:pPr>
        <w:spacing w:before="240"/>
        <w:rPr>
          <w:ins w:id="3171" w:author="Raphael Malyankar" w:date="2022-11-22T00:26:00Z"/>
          <w:b/>
        </w:rPr>
      </w:pPr>
    </w:p>
    <w:p w14:paraId="1A98D35F" w14:textId="714F8782" w:rsidR="00B131AF" w:rsidRPr="00B131AF" w:rsidDel="004401D5" w:rsidRDefault="00B131AF" w:rsidP="00716062">
      <w:pPr>
        <w:pStyle w:val="Heading2"/>
        <w:rPr>
          <w:del w:id="3172" w:author="Raphael Malyankar" w:date="2022-11-22T00:27:00Z"/>
        </w:rPr>
      </w:pPr>
      <w:del w:id="3173" w:author="Raphael Malyankar" w:date="2022-11-22T00:27:00Z">
        <w:r w:rsidRPr="00B131AF" w:rsidDel="004401D5">
          <w:lastRenderedPageBreak/>
          <w:delText>Online Function</w:delText>
        </w:r>
        <w:bookmarkStart w:id="3174" w:name="_Toc120064665"/>
        <w:bookmarkStart w:id="3175" w:name="_Toc120214642"/>
        <w:bookmarkEnd w:id="3174"/>
        <w:bookmarkEnd w:id="3175"/>
      </w:del>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rsidDel="004401D5" w14:paraId="79D2C541" w14:textId="43444390" w:rsidTr="00B131AF">
        <w:trPr>
          <w:del w:id="3176" w:author="Raphael Malyankar" w:date="2022-11-22T00:27:00Z"/>
        </w:trPr>
        <w:tc>
          <w:tcPr>
            <w:tcW w:w="5000" w:type="pct"/>
            <w:shd w:val="clear" w:color="auto" w:fill="auto"/>
          </w:tcPr>
          <w:p w14:paraId="73F1B555" w14:textId="294C80A2" w:rsidR="00B131AF" w:rsidRPr="00B131AF" w:rsidDel="004401D5" w:rsidRDefault="00B131AF" w:rsidP="00B131AF">
            <w:pPr>
              <w:spacing w:before="120" w:after="120"/>
              <w:rPr>
                <w:del w:id="3177" w:author="Raphael Malyankar" w:date="2022-11-22T00:27:00Z"/>
                <w:rFonts w:cs="Arial"/>
              </w:rPr>
            </w:pPr>
            <w:del w:id="3178" w:author="Raphael Malyankar" w:date="2022-11-22T00:27:00Z">
              <w:r w:rsidRPr="00B131AF" w:rsidDel="004401D5">
                <w:rPr>
                  <w:rFonts w:cs="Arial"/>
                  <w:u w:val="single"/>
                </w:rPr>
                <w:delText>IHO Definition:</w:delText>
              </w:r>
              <w:r w:rsidRPr="00B131AF" w:rsidDel="004401D5">
                <w:rPr>
                  <w:rFonts w:cs="Arial"/>
                </w:rPr>
                <w:delText xml:space="preserve"> Code for function performed by the online resource.</w:delText>
              </w:r>
              <w:bookmarkStart w:id="3179" w:name="_Toc120064666"/>
              <w:bookmarkStart w:id="3180" w:name="_Toc120214643"/>
              <w:bookmarkEnd w:id="3179"/>
              <w:bookmarkEnd w:id="3180"/>
            </w:del>
          </w:p>
          <w:p w14:paraId="1AC66535" w14:textId="4D26E1EF" w:rsidR="00B131AF" w:rsidRPr="00B131AF" w:rsidDel="004401D5" w:rsidRDefault="00B131AF" w:rsidP="00B131AF">
            <w:pPr>
              <w:spacing w:before="120" w:after="120"/>
              <w:rPr>
                <w:del w:id="3181" w:author="Raphael Malyankar" w:date="2022-11-22T00:27:00Z"/>
                <w:rFonts w:cs="Arial"/>
              </w:rPr>
            </w:pPr>
            <w:del w:id="3182" w:author="Raphael Malyankar" w:date="2022-11-22T00:27:00Z">
              <w:r w:rsidRPr="00B131AF" w:rsidDel="004401D5">
                <w:rPr>
                  <w:rFonts w:cs="Arial"/>
                </w:rPr>
                <w:delText xml:space="preserve">1) </w:delText>
              </w:r>
              <w:r w:rsidRPr="00B131AF" w:rsidDel="004401D5">
                <w:rPr>
                  <w:rFonts w:cs="Arial"/>
                  <w:b/>
                </w:rPr>
                <w:delText>Download</w:delText>
              </w:r>
              <w:bookmarkStart w:id="3183" w:name="_Toc120064667"/>
              <w:bookmarkStart w:id="3184" w:name="_Toc120214644"/>
              <w:bookmarkEnd w:id="3183"/>
              <w:bookmarkEnd w:id="3184"/>
            </w:del>
          </w:p>
          <w:p w14:paraId="48256850" w14:textId="47034A95" w:rsidR="00B131AF" w:rsidRPr="00B131AF" w:rsidDel="004401D5" w:rsidRDefault="00B131AF" w:rsidP="00B131AF">
            <w:pPr>
              <w:spacing w:before="120" w:after="120"/>
              <w:rPr>
                <w:del w:id="3185" w:author="Raphael Malyankar" w:date="2022-11-22T00:27:00Z"/>
                <w:rFonts w:cs="Arial"/>
              </w:rPr>
            </w:pPr>
            <w:del w:id="3186" w:author="Raphael Malyankar" w:date="2022-11-22T00:27:00Z">
              <w:r w:rsidRPr="00B131AF" w:rsidDel="004401D5">
                <w:rPr>
                  <w:rFonts w:cs="Arial"/>
                </w:rPr>
                <w:delText xml:space="preserve">  </w:delText>
              </w:r>
              <w:r w:rsidRPr="00B131AF" w:rsidDel="004401D5">
                <w:rPr>
                  <w:rFonts w:cs="Arial"/>
                  <w:u w:val="single"/>
                </w:rPr>
                <w:delText>IHO Definition:</w:delText>
              </w:r>
              <w:r w:rsidRPr="00B131AF" w:rsidDel="004401D5">
                <w:rPr>
                  <w:rFonts w:cs="Arial"/>
                </w:rPr>
                <w:delText xml:space="preserve"> online instructions for transferring data from one storage device or system to another.</w:delText>
              </w:r>
              <w:bookmarkStart w:id="3187" w:name="_Toc120064668"/>
              <w:bookmarkStart w:id="3188" w:name="_Toc120214645"/>
              <w:bookmarkEnd w:id="3187"/>
              <w:bookmarkEnd w:id="3188"/>
            </w:del>
          </w:p>
          <w:p w14:paraId="5E1F9888" w14:textId="0E75A9E3" w:rsidR="00B131AF" w:rsidRPr="00B131AF" w:rsidDel="004401D5" w:rsidRDefault="00B131AF" w:rsidP="00B131AF">
            <w:pPr>
              <w:spacing w:before="120" w:after="120"/>
              <w:rPr>
                <w:del w:id="3189" w:author="Raphael Malyankar" w:date="2022-11-22T00:27:00Z"/>
                <w:rFonts w:cs="Arial"/>
              </w:rPr>
            </w:pPr>
            <w:del w:id="3190" w:author="Raphael Malyankar" w:date="2022-11-22T00:27:00Z">
              <w:r w:rsidRPr="00B131AF" w:rsidDel="004401D5">
                <w:rPr>
                  <w:rFonts w:cs="Arial"/>
                </w:rPr>
                <w:delText xml:space="preserve">3) </w:delText>
              </w:r>
              <w:r w:rsidRPr="00B131AF" w:rsidDel="004401D5">
                <w:rPr>
                  <w:rFonts w:cs="Arial"/>
                  <w:b/>
                </w:rPr>
                <w:delText>Offline Access</w:delText>
              </w:r>
              <w:bookmarkStart w:id="3191" w:name="_Toc120064669"/>
              <w:bookmarkStart w:id="3192" w:name="_Toc120214646"/>
              <w:bookmarkEnd w:id="3191"/>
              <w:bookmarkEnd w:id="3192"/>
            </w:del>
          </w:p>
          <w:p w14:paraId="7D2B8094" w14:textId="68E0BA5F" w:rsidR="00B131AF" w:rsidRPr="00B131AF" w:rsidDel="004401D5" w:rsidRDefault="00B131AF" w:rsidP="00B131AF">
            <w:pPr>
              <w:spacing w:before="120" w:after="120"/>
              <w:rPr>
                <w:del w:id="3193" w:author="Raphael Malyankar" w:date="2022-11-22T00:27:00Z"/>
                <w:rFonts w:cs="Arial"/>
              </w:rPr>
            </w:pPr>
            <w:del w:id="3194" w:author="Raphael Malyankar" w:date="2022-11-22T00:27:00Z">
              <w:r w:rsidRPr="00B131AF" w:rsidDel="004401D5">
                <w:rPr>
                  <w:rFonts w:cs="Arial"/>
                </w:rPr>
                <w:delText xml:space="preserve">  </w:delText>
              </w:r>
              <w:r w:rsidRPr="00B131AF" w:rsidDel="004401D5">
                <w:rPr>
                  <w:rFonts w:cs="Arial"/>
                  <w:u w:val="single"/>
                </w:rPr>
                <w:delText>IHO Definition:</w:delText>
              </w:r>
              <w:r w:rsidRPr="00B131AF" w:rsidDel="004401D5">
                <w:rPr>
                  <w:rFonts w:cs="Arial"/>
                </w:rPr>
                <w:delText xml:space="preserve"> Online instructions for requesting the resource from the provider.</w:delText>
              </w:r>
              <w:bookmarkStart w:id="3195" w:name="_Toc120064670"/>
              <w:bookmarkStart w:id="3196" w:name="_Toc120214647"/>
              <w:bookmarkEnd w:id="3195"/>
              <w:bookmarkEnd w:id="3196"/>
            </w:del>
          </w:p>
          <w:p w14:paraId="08F0B28B" w14:textId="5698B06D" w:rsidR="00B131AF" w:rsidRPr="00B131AF" w:rsidDel="004401D5" w:rsidRDefault="00B131AF" w:rsidP="00B131AF">
            <w:pPr>
              <w:spacing w:before="120" w:after="120"/>
              <w:rPr>
                <w:del w:id="3197" w:author="Raphael Malyankar" w:date="2022-11-22T00:27:00Z"/>
                <w:rFonts w:cs="Arial"/>
              </w:rPr>
            </w:pPr>
            <w:del w:id="3198" w:author="Raphael Malyankar" w:date="2022-11-22T00:27:00Z">
              <w:r w:rsidRPr="00B131AF" w:rsidDel="004401D5">
                <w:rPr>
                  <w:rFonts w:cs="Arial"/>
                </w:rPr>
                <w:delText xml:space="preserve">4) </w:delText>
              </w:r>
              <w:r w:rsidRPr="00B131AF" w:rsidDel="004401D5">
                <w:rPr>
                  <w:rFonts w:cs="Arial"/>
                  <w:b/>
                </w:rPr>
                <w:delText>Order</w:delText>
              </w:r>
              <w:bookmarkStart w:id="3199" w:name="_Toc120064671"/>
              <w:bookmarkStart w:id="3200" w:name="_Toc120214648"/>
              <w:bookmarkEnd w:id="3199"/>
              <w:bookmarkEnd w:id="3200"/>
            </w:del>
          </w:p>
          <w:p w14:paraId="14FE2CE1" w14:textId="6B590A84" w:rsidR="00B131AF" w:rsidRPr="00B131AF" w:rsidDel="004401D5" w:rsidRDefault="00B131AF" w:rsidP="00B131AF">
            <w:pPr>
              <w:spacing w:before="120" w:after="120"/>
              <w:rPr>
                <w:del w:id="3201" w:author="Raphael Malyankar" w:date="2022-11-22T00:27:00Z"/>
                <w:rFonts w:cs="Arial"/>
              </w:rPr>
            </w:pPr>
            <w:del w:id="3202" w:author="Raphael Malyankar" w:date="2022-11-22T00:27:00Z">
              <w:r w:rsidRPr="00B131AF" w:rsidDel="004401D5">
                <w:rPr>
                  <w:rFonts w:cs="Arial"/>
                </w:rPr>
                <w:delText xml:space="preserve">  </w:delText>
              </w:r>
              <w:r w:rsidRPr="00B131AF" w:rsidDel="004401D5">
                <w:rPr>
                  <w:rFonts w:cs="Arial"/>
                  <w:u w:val="single"/>
                </w:rPr>
                <w:delText>IHO Definition:</w:delText>
              </w:r>
              <w:r w:rsidRPr="00B131AF" w:rsidDel="004401D5">
                <w:rPr>
                  <w:rFonts w:cs="Arial"/>
                </w:rPr>
                <w:delText xml:space="preserve"> Online order process for obtaining the resource.</w:delText>
              </w:r>
              <w:bookmarkStart w:id="3203" w:name="_Toc120064672"/>
              <w:bookmarkStart w:id="3204" w:name="_Toc120214649"/>
              <w:bookmarkEnd w:id="3203"/>
              <w:bookmarkEnd w:id="3204"/>
            </w:del>
          </w:p>
          <w:p w14:paraId="760C77EC" w14:textId="35C5750F" w:rsidR="00B131AF" w:rsidRPr="00B131AF" w:rsidDel="004401D5" w:rsidRDefault="00B131AF" w:rsidP="00B131AF">
            <w:pPr>
              <w:spacing w:before="120" w:after="120"/>
              <w:rPr>
                <w:del w:id="3205" w:author="Raphael Malyankar" w:date="2022-11-22T00:27:00Z"/>
                <w:rFonts w:cs="Arial"/>
              </w:rPr>
            </w:pPr>
            <w:del w:id="3206" w:author="Raphael Malyankar" w:date="2022-11-22T00:27:00Z">
              <w:r w:rsidRPr="00B131AF" w:rsidDel="004401D5">
                <w:rPr>
                  <w:rFonts w:cs="Arial"/>
                </w:rPr>
                <w:delText xml:space="preserve">5) </w:delText>
              </w:r>
              <w:r w:rsidRPr="00B131AF" w:rsidDel="004401D5">
                <w:rPr>
                  <w:rFonts w:cs="Arial"/>
                  <w:b/>
                </w:rPr>
                <w:delText>Search</w:delText>
              </w:r>
              <w:bookmarkStart w:id="3207" w:name="_Toc120064673"/>
              <w:bookmarkStart w:id="3208" w:name="_Toc120214650"/>
              <w:bookmarkEnd w:id="3207"/>
              <w:bookmarkEnd w:id="3208"/>
            </w:del>
          </w:p>
          <w:p w14:paraId="57617DD0" w14:textId="110F88AC" w:rsidR="00B131AF" w:rsidRPr="00B131AF" w:rsidDel="004401D5" w:rsidRDefault="00B131AF" w:rsidP="00B131AF">
            <w:pPr>
              <w:spacing w:before="120" w:after="120"/>
              <w:rPr>
                <w:del w:id="3209" w:author="Raphael Malyankar" w:date="2022-11-22T00:27:00Z"/>
                <w:rFonts w:cs="Arial"/>
              </w:rPr>
            </w:pPr>
            <w:del w:id="3210" w:author="Raphael Malyankar" w:date="2022-11-22T00:27:00Z">
              <w:r w:rsidRPr="00B131AF" w:rsidDel="004401D5">
                <w:rPr>
                  <w:rFonts w:cs="Arial"/>
                </w:rPr>
                <w:delText xml:space="preserve">  </w:delText>
              </w:r>
              <w:r w:rsidRPr="00B131AF" w:rsidDel="004401D5">
                <w:rPr>
                  <w:rFonts w:cs="Arial"/>
                  <w:u w:val="single"/>
                </w:rPr>
                <w:delText>IHO Definition:</w:delText>
              </w:r>
              <w:r w:rsidRPr="00B131AF" w:rsidDel="004401D5">
                <w:rPr>
                  <w:rFonts w:cs="Arial"/>
                </w:rPr>
                <w:delText xml:space="preserve"> To make painstaking investigation or examination.</w:delText>
              </w:r>
              <w:bookmarkStart w:id="3211" w:name="_Toc120064674"/>
              <w:bookmarkStart w:id="3212" w:name="_Toc120214651"/>
              <w:bookmarkEnd w:id="3211"/>
              <w:bookmarkEnd w:id="3212"/>
            </w:del>
          </w:p>
          <w:p w14:paraId="52246FC0" w14:textId="4B399F28" w:rsidR="00B131AF" w:rsidRPr="00B131AF" w:rsidDel="004401D5" w:rsidRDefault="00B131AF" w:rsidP="00B131AF">
            <w:pPr>
              <w:spacing w:before="120" w:after="120"/>
              <w:rPr>
                <w:del w:id="3213" w:author="Raphael Malyankar" w:date="2022-11-22T00:27:00Z"/>
                <w:rFonts w:cs="Arial"/>
              </w:rPr>
            </w:pPr>
            <w:del w:id="3214" w:author="Raphael Malyankar" w:date="2022-11-22T00:27:00Z">
              <w:r w:rsidRPr="00B131AF" w:rsidDel="004401D5">
                <w:rPr>
                  <w:rFonts w:cs="Arial"/>
                </w:rPr>
                <w:delText xml:space="preserve">6) </w:delText>
              </w:r>
              <w:r w:rsidRPr="00B131AF" w:rsidDel="004401D5">
                <w:rPr>
                  <w:rFonts w:cs="Arial"/>
                  <w:b/>
                </w:rPr>
                <w:delText>Complete Metadata</w:delText>
              </w:r>
              <w:bookmarkStart w:id="3215" w:name="_Toc120064675"/>
              <w:bookmarkStart w:id="3216" w:name="_Toc120214652"/>
              <w:bookmarkEnd w:id="3215"/>
              <w:bookmarkEnd w:id="3216"/>
            </w:del>
          </w:p>
          <w:p w14:paraId="5ADFF4C3" w14:textId="2F0949C4" w:rsidR="00B131AF" w:rsidRPr="00B131AF" w:rsidDel="004401D5" w:rsidRDefault="00B131AF" w:rsidP="00B131AF">
            <w:pPr>
              <w:spacing w:before="120" w:after="120"/>
              <w:rPr>
                <w:del w:id="3217" w:author="Raphael Malyankar" w:date="2022-11-22T00:27:00Z"/>
                <w:rFonts w:cs="Arial"/>
              </w:rPr>
            </w:pPr>
            <w:del w:id="3218" w:author="Raphael Malyankar" w:date="2022-11-22T00:27:00Z">
              <w:r w:rsidRPr="00B131AF" w:rsidDel="004401D5">
                <w:rPr>
                  <w:rFonts w:cs="Arial"/>
                </w:rPr>
                <w:delText xml:space="preserve">  </w:delText>
              </w:r>
              <w:r w:rsidRPr="00B131AF" w:rsidDel="004401D5">
                <w:rPr>
                  <w:rFonts w:cs="Arial"/>
                  <w:u w:val="single"/>
                </w:rPr>
                <w:delText>IHO Definition:</w:delText>
              </w:r>
              <w:r w:rsidRPr="00B131AF" w:rsidDel="004401D5">
                <w:rPr>
                  <w:rFonts w:cs="Arial"/>
                </w:rPr>
                <w:delText xml:space="preserve"> Complete metadata provided.</w:delText>
              </w:r>
              <w:bookmarkStart w:id="3219" w:name="_Toc120064676"/>
              <w:bookmarkStart w:id="3220" w:name="_Toc120214653"/>
              <w:bookmarkEnd w:id="3219"/>
              <w:bookmarkEnd w:id="3220"/>
            </w:del>
          </w:p>
          <w:p w14:paraId="5CBDB8C7" w14:textId="7B7CCA15" w:rsidR="00B131AF" w:rsidRPr="00B131AF" w:rsidDel="004401D5" w:rsidRDefault="00B131AF" w:rsidP="00B131AF">
            <w:pPr>
              <w:spacing w:before="120" w:after="120"/>
              <w:rPr>
                <w:del w:id="3221" w:author="Raphael Malyankar" w:date="2022-11-22T00:27:00Z"/>
                <w:rFonts w:cs="Arial"/>
              </w:rPr>
            </w:pPr>
            <w:del w:id="3222" w:author="Raphael Malyankar" w:date="2022-11-22T00:27:00Z">
              <w:r w:rsidRPr="00B131AF" w:rsidDel="004401D5">
                <w:rPr>
                  <w:rFonts w:cs="Arial"/>
                </w:rPr>
                <w:delText xml:space="preserve">7) </w:delText>
              </w:r>
              <w:r w:rsidRPr="00B131AF" w:rsidDel="004401D5">
                <w:rPr>
                  <w:rFonts w:cs="Arial"/>
                  <w:b/>
                </w:rPr>
                <w:delText>Browse Graphic</w:delText>
              </w:r>
              <w:bookmarkStart w:id="3223" w:name="_Toc120064677"/>
              <w:bookmarkStart w:id="3224" w:name="_Toc120214654"/>
              <w:bookmarkEnd w:id="3223"/>
              <w:bookmarkEnd w:id="3224"/>
            </w:del>
          </w:p>
          <w:p w14:paraId="75667F42" w14:textId="310C299C" w:rsidR="00B131AF" w:rsidRPr="00B131AF" w:rsidDel="004401D5" w:rsidRDefault="00B131AF" w:rsidP="00B131AF">
            <w:pPr>
              <w:spacing w:before="120" w:after="120"/>
              <w:rPr>
                <w:del w:id="3225" w:author="Raphael Malyankar" w:date="2022-11-22T00:27:00Z"/>
                <w:rFonts w:cs="Arial"/>
              </w:rPr>
            </w:pPr>
            <w:del w:id="3226" w:author="Raphael Malyankar" w:date="2022-11-22T00:27:00Z">
              <w:r w:rsidRPr="00B131AF" w:rsidDel="004401D5">
                <w:rPr>
                  <w:rFonts w:cs="Arial"/>
                </w:rPr>
                <w:delText xml:space="preserve">  </w:delText>
              </w:r>
              <w:r w:rsidRPr="00B131AF" w:rsidDel="004401D5">
                <w:rPr>
                  <w:rFonts w:cs="Arial"/>
                  <w:u w:val="single"/>
                </w:rPr>
                <w:delText>IHO Definition:</w:delText>
              </w:r>
              <w:r w:rsidRPr="00B131AF" w:rsidDel="004401D5">
                <w:rPr>
                  <w:rFonts w:cs="Arial"/>
                </w:rPr>
                <w:delText xml:space="preserve"> Browse graphic provided.</w:delText>
              </w:r>
              <w:bookmarkStart w:id="3227" w:name="_Toc120064678"/>
              <w:bookmarkStart w:id="3228" w:name="_Toc120214655"/>
              <w:bookmarkEnd w:id="3227"/>
              <w:bookmarkEnd w:id="3228"/>
            </w:del>
          </w:p>
          <w:p w14:paraId="782D066D" w14:textId="45D48663" w:rsidR="00B131AF" w:rsidRPr="00B131AF" w:rsidDel="004401D5" w:rsidRDefault="00B131AF" w:rsidP="00B131AF">
            <w:pPr>
              <w:spacing w:before="120" w:after="120"/>
              <w:rPr>
                <w:del w:id="3229" w:author="Raphael Malyankar" w:date="2022-11-22T00:27:00Z"/>
                <w:rFonts w:cs="Arial"/>
              </w:rPr>
            </w:pPr>
            <w:del w:id="3230" w:author="Raphael Malyankar" w:date="2022-11-22T00:27:00Z">
              <w:r w:rsidRPr="00B131AF" w:rsidDel="004401D5">
                <w:rPr>
                  <w:rFonts w:cs="Arial"/>
                </w:rPr>
                <w:delText xml:space="preserve">8) </w:delText>
              </w:r>
              <w:r w:rsidRPr="00B131AF" w:rsidDel="004401D5">
                <w:rPr>
                  <w:rFonts w:cs="Arial"/>
                  <w:b/>
                </w:rPr>
                <w:delText>Upload</w:delText>
              </w:r>
              <w:bookmarkStart w:id="3231" w:name="_Toc120064679"/>
              <w:bookmarkStart w:id="3232" w:name="_Toc120214656"/>
              <w:bookmarkEnd w:id="3231"/>
              <w:bookmarkEnd w:id="3232"/>
            </w:del>
          </w:p>
          <w:p w14:paraId="725C82C0" w14:textId="736C5B50" w:rsidR="00B131AF" w:rsidRPr="00B131AF" w:rsidDel="004401D5" w:rsidRDefault="00B131AF" w:rsidP="00B131AF">
            <w:pPr>
              <w:spacing w:before="120" w:after="120"/>
              <w:rPr>
                <w:del w:id="3233" w:author="Raphael Malyankar" w:date="2022-11-22T00:27:00Z"/>
                <w:rFonts w:cs="Arial"/>
              </w:rPr>
            </w:pPr>
            <w:del w:id="3234" w:author="Raphael Malyankar" w:date="2022-11-22T00:27:00Z">
              <w:r w:rsidRPr="00B131AF" w:rsidDel="004401D5">
                <w:rPr>
                  <w:rFonts w:cs="Arial"/>
                </w:rPr>
                <w:delText xml:space="preserve">  </w:delText>
              </w:r>
              <w:r w:rsidRPr="00B131AF" w:rsidDel="004401D5">
                <w:rPr>
                  <w:rFonts w:cs="Arial"/>
                  <w:u w:val="single"/>
                </w:rPr>
                <w:delText>IHO Definition:</w:delText>
              </w:r>
              <w:r w:rsidRPr="00B131AF" w:rsidDel="004401D5">
                <w:rPr>
                  <w:rFonts w:cs="Arial"/>
                </w:rPr>
                <w:delText xml:space="preserve"> Online resource upload capability provided.</w:delText>
              </w:r>
              <w:bookmarkStart w:id="3235" w:name="_Toc120064680"/>
              <w:bookmarkStart w:id="3236" w:name="_Toc120214657"/>
              <w:bookmarkEnd w:id="3235"/>
              <w:bookmarkEnd w:id="3236"/>
            </w:del>
          </w:p>
          <w:p w14:paraId="6210E307" w14:textId="274654D1" w:rsidR="00B131AF" w:rsidRPr="00B131AF" w:rsidDel="004401D5" w:rsidRDefault="00B131AF" w:rsidP="00B131AF">
            <w:pPr>
              <w:spacing w:before="120" w:after="120"/>
              <w:rPr>
                <w:del w:id="3237" w:author="Raphael Malyankar" w:date="2022-11-22T00:27:00Z"/>
                <w:rFonts w:cs="Arial"/>
              </w:rPr>
            </w:pPr>
            <w:del w:id="3238" w:author="Raphael Malyankar" w:date="2022-11-22T00:27:00Z">
              <w:r w:rsidRPr="00B131AF" w:rsidDel="004401D5">
                <w:rPr>
                  <w:rFonts w:cs="Arial"/>
                </w:rPr>
                <w:delText xml:space="preserve">9) </w:delText>
              </w:r>
              <w:r w:rsidRPr="00B131AF" w:rsidDel="004401D5">
                <w:rPr>
                  <w:rFonts w:cs="Arial"/>
                  <w:b/>
                </w:rPr>
                <w:delText>Email Service</w:delText>
              </w:r>
              <w:bookmarkStart w:id="3239" w:name="_Toc120064681"/>
              <w:bookmarkStart w:id="3240" w:name="_Toc120214658"/>
              <w:bookmarkEnd w:id="3239"/>
              <w:bookmarkEnd w:id="3240"/>
            </w:del>
          </w:p>
          <w:p w14:paraId="3CE2774F" w14:textId="43F6982E" w:rsidR="00B131AF" w:rsidRPr="00B131AF" w:rsidDel="004401D5" w:rsidRDefault="00B131AF" w:rsidP="00B131AF">
            <w:pPr>
              <w:spacing w:before="120" w:after="120"/>
              <w:rPr>
                <w:del w:id="3241" w:author="Raphael Malyankar" w:date="2022-11-22T00:27:00Z"/>
                <w:rFonts w:cs="Arial"/>
              </w:rPr>
            </w:pPr>
            <w:del w:id="3242" w:author="Raphael Malyankar" w:date="2022-11-22T00:27:00Z">
              <w:r w:rsidRPr="00B131AF" w:rsidDel="004401D5">
                <w:rPr>
                  <w:rFonts w:cs="Arial"/>
                </w:rPr>
                <w:delText xml:space="preserve">  </w:delText>
              </w:r>
              <w:r w:rsidRPr="00B131AF" w:rsidDel="004401D5">
                <w:rPr>
                  <w:rFonts w:cs="Arial"/>
                  <w:u w:val="single"/>
                </w:rPr>
                <w:delText>IHO Definition:</w:delText>
              </w:r>
              <w:r w:rsidRPr="00B131AF" w:rsidDel="004401D5">
                <w:rPr>
                  <w:rFonts w:cs="Arial"/>
                </w:rPr>
                <w:delText xml:space="preserve"> Online email service provided.</w:delText>
              </w:r>
              <w:bookmarkStart w:id="3243" w:name="_Toc120064682"/>
              <w:bookmarkStart w:id="3244" w:name="_Toc120214659"/>
              <w:bookmarkEnd w:id="3243"/>
              <w:bookmarkEnd w:id="3244"/>
            </w:del>
          </w:p>
          <w:p w14:paraId="5707DD87" w14:textId="35F0AD13" w:rsidR="00B131AF" w:rsidRPr="00B131AF" w:rsidDel="004401D5" w:rsidRDefault="00B131AF" w:rsidP="00B131AF">
            <w:pPr>
              <w:spacing w:before="120" w:after="120"/>
              <w:rPr>
                <w:del w:id="3245" w:author="Raphael Malyankar" w:date="2022-11-22T00:27:00Z"/>
                <w:rFonts w:cs="Arial"/>
              </w:rPr>
            </w:pPr>
            <w:del w:id="3246" w:author="Raphael Malyankar" w:date="2022-11-22T00:27:00Z">
              <w:r w:rsidRPr="00B131AF" w:rsidDel="004401D5">
                <w:rPr>
                  <w:rFonts w:cs="Arial"/>
                </w:rPr>
                <w:delText xml:space="preserve">10) </w:delText>
              </w:r>
              <w:r w:rsidRPr="00B131AF" w:rsidDel="004401D5">
                <w:rPr>
                  <w:rFonts w:cs="Arial"/>
                  <w:b/>
                </w:rPr>
                <w:delText>Browsing</w:delText>
              </w:r>
              <w:bookmarkStart w:id="3247" w:name="_Toc120064683"/>
              <w:bookmarkStart w:id="3248" w:name="_Toc120214660"/>
              <w:bookmarkEnd w:id="3247"/>
              <w:bookmarkEnd w:id="3248"/>
            </w:del>
          </w:p>
          <w:p w14:paraId="63CA56FD" w14:textId="47D6D589" w:rsidR="00B131AF" w:rsidRPr="00B131AF" w:rsidDel="004401D5" w:rsidRDefault="00B131AF" w:rsidP="00B131AF">
            <w:pPr>
              <w:spacing w:before="120" w:after="120"/>
              <w:rPr>
                <w:del w:id="3249" w:author="Raphael Malyankar" w:date="2022-11-22T00:27:00Z"/>
                <w:rFonts w:cs="Arial"/>
              </w:rPr>
            </w:pPr>
            <w:del w:id="3250" w:author="Raphael Malyankar" w:date="2022-11-22T00:27:00Z">
              <w:r w:rsidRPr="00B131AF" w:rsidDel="004401D5">
                <w:rPr>
                  <w:rFonts w:cs="Arial"/>
                </w:rPr>
                <w:delText xml:space="preserve">  </w:delText>
              </w:r>
              <w:r w:rsidRPr="00B131AF" w:rsidDel="004401D5">
                <w:rPr>
                  <w:rFonts w:cs="Arial"/>
                  <w:u w:val="single"/>
                </w:rPr>
                <w:delText>IHO Definition:</w:delText>
              </w:r>
              <w:r w:rsidRPr="00B131AF" w:rsidDel="004401D5">
                <w:rPr>
                  <w:rFonts w:cs="Arial"/>
                </w:rPr>
                <w:delText xml:space="preserve"> Online browsing provided.</w:delText>
              </w:r>
              <w:bookmarkStart w:id="3251" w:name="_Toc120064684"/>
              <w:bookmarkStart w:id="3252" w:name="_Toc120214661"/>
              <w:bookmarkEnd w:id="3251"/>
              <w:bookmarkEnd w:id="3252"/>
            </w:del>
          </w:p>
          <w:p w14:paraId="647804AB" w14:textId="27010C4E" w:rsidR="00B131AF" w:rsidRPr="00B131AF" w:rsidDel="004401D5" w:rsidRDefault="00B131AF" w:rsidP="00B131AF">
            <w:pPr>
              <w:spacing w:before="120" w:after="120"/>
              <w:rPr>
                <w:del w:id="3253" w:author="Raphael Malyankar" w:date="2022-11-22T00:27:00Z"/>
                <w:rFonts w:cs="Arial"/>
              </w:rPr>
            </w:pPr>
            <w:del w:id="3254" w:author="Raphael Malyankar" w:date="2022-11-22T00:27:00Z">
              <w:r w:rsidRPr="00B131AF" w:rsidDel="004401D5">
                <w:rPr>
                  <w:rFonts w:cs="Arial"/>
                </w:rPr>
                <w:delText xml:space="preserve">11) </w:delText>
              </w:r>
              <w:r w:rsidRPr="00B131AF" w:rsidDel="004401D5">
                <w:rPr>
                  <w:rFonts w:cs="Arial"/>
                  <w:b/>
                </w:rPr>
                <w:delText>File Access</w:delText>
              </w:r>
              <w:bookmarkStart w:id="3255" w:name="_Toc120064685"/>
              <w:bookmarkStart w:id="3256" w:name="_Toc120214662"/>
              <w:bookmarkEnd w:id="3255"/>
              <w:bookmarkEnd w:id="3256"/>
            </w:del>
          </w:p>
          <w:p w14:paraId="6B580F60" w14:textId="5576F1F8" w:rsidR="00B131AF" w:rsidRPr="00B131AF" w:rsidDel="004401D5" w:rsidRDefault="00B131AF" w:rsidP="00B131AF">
            <w:pPr>
              <w:spacing w:before="120" w:after="120"/>
              <w:rPr>
                <w:del w:id="3257" w:author="Raphael Malyankar" w:date="2022-11-22T00:27:00Z"/>
                <w:rFonts w:cs="Arial"/>
              </w:rPr>
            </w:pPr>
            <w:del w:id="3258" w:author="Raphael Malyankar" w:date="2022-11-22T00:27:00Z">
              <w:r w:rsidRPr="00B131AF" w:rsidDel="004401D5">
                <w:rPr>
                  <w:rFonts w:cs="Arial"/>
                </w:rPr>
                <w:delText xml:space="preserve">  </w:delText>
              </w:r>
              <w:r w:rsidRPr="00B131AF" w:rsidDel="004401D5">
                <w:rPr>
                  <w:rFonts w:cs="Arial"/>
                  <w:u w:val="single"/>
                </w:rPr>
                <w:delText>IHO Definition:</w:delText>
              </w:r>
              <w:r w:rsidRPr="00B131AF" w:rsidDel="004401D5">
                <w:rPr>
                  <w:rFonts w:cs="Arial"/>
                </w:rPr>
                <w:delText xml:space="preserve"> Online file access provided (ISO 19115:2014)</w:delText>
              </w:r>
              <w:bookmarkStart w:id="3259" w:name="_Toc120064686"/>
              <w:bookmarkStart w:id="3260" w:name="_Toc120214663"/>
              <w:bookmarkEnd w:id="3259"/>
              <w:bookmarkEnd w:id="3260"/>
            </w:del>
          </w:p>
          <w:p w14:paraId="2C52CE5C" w14:textId="4F2D8B16" w:rsidR="00B131AF" w:rsidRPr="00B131AF" w:rsidDel="004401D5" w:rsidRDefault="00B131AF" w:rsidP="00B131AF">
            <w:pPr>
              <w:spacing w:before="120" w:after="120"/>
              <w:rPr>
                <w:del w:id="3261" w:author="Raphael Malyankar" w:date="2022-11-22T00:27:00Z"/>
                <w:rFonts w:cs="Arial"/>
              </w:rPr>
            </w:pPr>
            <w:bookmarkStart w:id="3262" w:name="_Toc120064687"/>
            <w:bookmarkStart w:id="3263" w:name="_Toc120214664"/>
            <w:bookmarkEnd w:id="3262"/>
            <w:bookmarkEnd w:id="3263"/>
          </w:p>
          <w:p w14:paraId="7FC37C41" w14:textId="5878880E" w:rsidR="00B131AF" w:rsidRPr="00B131AF" w:rsidDel="004401D5" w:rsidRDefault="00B131AF" w:rsidP="00B131AF">
            <w:pPr>
              <w:spacing w:before="120" w:after="120"/>
              <w:rPr>
                <w:del w:id="3264" w:author="Raphael Malyankar" w:date="2022-11-22T00:27:00Z"/>
                <w:rFonts w:cs="Arial"/>
              </w:rPr>
            </w:pPr>
            <w:del w:id="3265" w:author="Raphael Malyankar" w:date="2022-11-22T00:27:00Z">
              <w:r w:rsidRPr="00B131AF" w:rsidDel="004401D5">
                <w:rPr>
                  <w:rFonts w:cs="Arial"/>
                  <w:u w:val="single"/>
                </w:rPr>
                <w:delText>Remarks:</w:delText>
              </w:r>
              <w:bookmarkStart w:id="3266" w:name="_Toc120064688"/>
              <w:bookmarkStart w:id="3267" w:name="_Toc120214665"/>
              <w:bookmarkEnd w:id="3266"/>
              <w:bookmarkEnd w:id="3267"/>
            </w:del>
          </w:p>
          <w:p w14:paraId="0982CBD8" w14:textId="12362C0A" w:rsidR="00B131AF" w:rsidRPr="00B131AF" w:rsidDel="004401D5" w:rsidRDefault="00B131AF" w:rsidP="00B131AF">
            <w:pPr>
              <w:spacing w:before="120" w:after="120"/>
              <w:rPr>
                <w:del w:id="3268" w:author="Raphael Malyankar" w:date="2022-11-22T00:27:00Z"/>
                <w:rFonts w:cs="Arial"/>
              </w:rPr>
            </w:pPr>
            <w:del w:id="3269" w:author="Raphael Malyankar" w:date="2022-11-22T00:27:00Z">
              <w:r w:rsidRPr="00B131AF" w:rsidDel="004401D5">
                <w:rPr>
                  <w:rFonts w:cs="Arial"/>
                </w:rPr>
                <w:delText>•No remarks.</w:delText>
              </w:r>
              <w:bookmarkStart w:id="3270" w:name="_Toc120064689"/>
              <w:bookmarkStart w:id="3271" w:name="_Toc120214666"/>
              <w:bookmarkEnd w:id="3270"/>
              <w:bookmarkEnd w:id="3271"/>
            </w:del>
          </w:p>
        </w:tc>
        <w:bookmarkStart w:id="3272" w:name="_Toc120064690"/>
        <w:bookmarkStart w:id="3273" w:name="_Toc120214667"/>
        <w:bookmarkEnd w:id="3272"/>
        <w:bookmarkEnd w:id="3273"/>
      </w:tr>
    </w:tbl>
    <w:p w14:paraId="25E639C3" w14:textId="2CE0D38A" w:rsidR="00B131AF" w:rsidRPr="00B131AF" w:rsidDel="004401D5" w:rsidRDefault="00B131AF" w:rsidP="00B131AF">
      <w:pPr>
        <w:spacing w:before="240"/>
        <w:rPr>
          <w:del w:id="3274" w:author="Raphael Malyankar" w:date="2022-11-22T00:27:00Z"/>
          <w:b/>
        </w:rPr>
      </w:pPr>
      <w:bookmarkStart w:id="3275" w:name="_Toc120064691"/>
      <w:bookmarkStart w:id="3276" w:name="_Toc120214668"/>
      <w:bookmarkEnd w:id="3275"/>
      <w:bookmarkEnd w:id="3276"/>
    </w:p>
    <w:p w14:paraId="0C42BE17" w14:textId="13C58E81" w:rsidR="00B131AF" w:rsidRPr="00B131AF" w:rsidDel="004401D5" w:rsidRDefault="00B131AF" w:rsidP="00716062">
      <w:pPr>
        <w:pStyle w:val="Heading2"/>
        <w:rPr>
          <w:del w:id="3277" w:author="Raphael Malyankar" w:date="2022-11-22T00:27:00Z"/>
          <w:moveFrom w:id="3278" w:author="Raphael Malyankar" w:date="2022-11-22T00:27:00Z"/>
        </w:rPr>
      </w:pPr>
      <w:moveFromRangeStart w:id="3279" w:author="Raphael Malyankar" w:date="2022-11-22T00:27:00Z" w:name="move119969243"/>
      <w:moveFrom w:id="3280" w:author="Raphael Malyankar" w:date="2022-11-22T00:27:00Z">
        <w:del w:id="3281" w:author="Raphael Malyankar" w:date="2022-11-22T00:27:00Z">
          <w:r w:rsidRPr="00B131AF" w:rsidDel="004401D5">
            <w:delText>Online Resource Linkage URL</w:delText>
          </w:r>
          <w:bookmarkStart w:id="3282" w:name="_Toc120064692"/>
          <w:bookmarkStart w:id="3283" w:name="_Toc120214669"/>
          <w:bookmarkEnd w:id="3282"/>
          <w:bookmarkEnd w:id="3283"/>
        </w:del>
      </w:moveFrom>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rsidDel="004401D5" w14:paraId="633B9A6B" w14:textId="3D9298A9" w:rsidTr="00B131AF">
        <w:trPr>
          <w:del w:id="3284" w:author="Raphael Malyankar" w:date="2022-11-22T00:27:00Z"/>
        </w:trPr>
        <w:tc>
          <w:tcPr>
            <w:tcW w:w="5000" w:type="pct"/>
            <w:shd w:val="clear" w:color="auto" w:fill="auto"/>
          </w:tcPr>
          <w:p w14:paraId="7783406F" w14:textId="2E6F4C26" w:rsidR="00B131AF" w:rsidRPr="00B131AF" w:rsidDel="004401D5" w:rsidRDefault="00B131AF" w:rsidP="00B131AF">
            <w:pPr>
              <w:spacing w:before="120" w:after="120"/>
              <w:rPr>
                <w:del w:id="3285" w:author="Raphael Malyankar" w:date="2022-11-22T00:27:00Z"/>
                <w:moveFrom w:id="3286" w:author="Raphael Malyankar" w:date="2022-11-22T00:27:00Z"/>
                <w:rFonts w:cs="Arial"/>
              </w:rPr>
            </w:pPr>
            <w:moveFrom w:id="3287" w:author="Raphael Malyankar" w:date="2022-11-22T00:27:00Z">
              <w:del w:id="3288" w:author="Raphael Malyankar" w:date="2022-11-22T00:27:00Z">
                <w:r w:rsidRPr="00B131AF" w:rsidDel="004401D5">
                  <w:rPr>
                    <w:rFonts w:cs="Arial"/>
                    <w:u w:val="single"/>
                  </w:rPr>
                  <w:delText>IHO Definition:</w:delText>
                </w:r>
                <w:r w:rsidRPr="00B131AF" w:rsidDel="004401D5">
                  <w:rPr>
                    <w:rFonts w:cs="Arial"/>
                  </w:rPr>
                  <w:delText xml:space="preserve"> Universal Resource Locator of the online resource.</w:delText>
                </w:r>
                <w:bookmarkStart w:id="3289" w:name="_Toc120064693"/>
                <w:bookmarkStart w:id="3290" w:name="_Toc120214670"/>
                <w:bookmarkEnd w:id="3289"/>
                <w:bookmarkEnd w:id="3290"/>
              </w:del>
            </w:moveFrom>
          </w:p>
          <w:p w14:paraId="4C2FAA2F" w14:textId="321409B7" w:rsidR="00643A97" w:rsidDel="004401D5" w:rsidRDefault="00643A97" w:rsidP="00643A97">
            <w:pPr>
              <w:spacing w:after="0" w:line="240" w:lineRule="auto"/>
              <w:ind w:left="100" w:right="-20"/>
              <w:rPr>
                <w:del w:id="3291" w:author="Raphael Malyankar" w:date="2022-11-22T00:27:00Z"/>
                <w:moveFrom w:id="3292" w:author="Raphael Malyankar" w:date="2022-11-22T00:27:00Z"/>
                <w:rFonts w:eastAsia="Arial" w:cs="Arial"/>
              </w:rPr>
            </w:pPr>
            <w:moveFrom w:id="3293" w:author="Raphael Malyankar" w:date="2022-11-22T00:27:00Z">
              <w:del w:id="3294" w:author="Raphael Malyankar" w:date="2022-11-22T00:27:00Z">
                <w:r w:rsidDel="004401D5">
                  <w:rPr>
                    <w:rFonts w:eastAsia="Arial" w:cs="Arial"/>
                    <w:spacing w:val="1"/>
                    <w:u w:val="single" w:color="000000"/>
                  </w:rPr>
                  <w:delText>A</w:delText>
                </w:r>
                <w:r w:rsidDel="004401D5">
                  <w:rPr>
                    <w:rFonts w:eastAsia="Arial" w:cs="Arial"/>
                    <w:u w:val="single" w:color="000000"/>
                  </w:rPr>
                  <w:delText>t</w:delText>
                </w:r>
                <w:r w:rsidDel="004401D5">
                  <w:rPr>
                    <w:rFonts w:eastAsia="Arial" w:cs="Arial"/>
                    <w:spacing w:val="2"/>
                    <w:u w:val="single" w:color="000000"/>
                  </w:rPr>
                  <w:delText>t</w:delText>
                </w:r>
                <w:r w:rsidDel="004401D5">
                  <w:rPr>
                    <w:rFonts w:eastAsia="Arial" w:cs="Arial"/>
                    <w:spacing w:val="-2"/>
                    <w:u w:val="single" w:color="000000"/>
                  </w:rPr>
                  <w:delText>r</w:delText>
                </w:r>
                <w:r w:rsidDel="004401D5">
                  <w:rPr>
                    <w:rFonts w:eastAsia="Arial" w:cs="Arial"/>
                    <w:spacing w:val="1"/>
                    <w:u w:val="single" w:color="000000"/>
                  </w:rPr>
                  <w:delText>i</w:delText>
                </w:r>
                <w:r w:rsidDel="004401D5">
                  <w:rPr>
                    <w:rFonts w:eastAsia="Arial" w:cs="Arial"/>
                    <w:u w:val="single" w:color="000000"/>
                  </w:rPr>
                  <w:delText>b</w:delText>
                </w:r>
                <w:r w:rsidDel="004401D5">
                  <w:rPr>
                    <w:rFonts w:eastAsia="Arial" w:cs="Arial"/>
                    <w:spacing w:val="-1"/>
                    <w:u w:val="single" w:color="000000"/>
                  </w:rPr>
                  <w:delText>u</w:delText>
                </w:r>
                <w:r w:rsidDel="004401D5">
                  <w:rPr>
                    <w:rFonts w:eastAsia="Arial" w:cs="Arial"/>
                    <w:spacing w:val="2"/>
                    <w:u w:val="single" w:color="000000"/>
                  </w:rPr>
                  <w:delText>t</w:delText>
                </w:r>
                <w:r w:rsidDel="004401D5">
                  <w:rPr>
                    <w:rFonts w:eastAsia="Arial" w:cs="Arial"/>
                    <w:u w:val="single" w:color="000000"/>
                  </w:rPr>
                  <w:delText>e</w:delText>
                </w:r>
                <w:r w:rsidDel="004401D5">
                  <w:rPr>
                    <w:rFonts w:eastAsia="Arial" w:cs="Arial"/>
                    <w:spacing w:val="-6"/>
                    <w:u w:val="single" w:color="000000"/>
                  </w:rPr>
                  <w:delText xml:space="preserve"> </w:delText>
                </w:r>
                <w:r w:rsidDel="004401D5">
                  <w:rPr>
                    <w:rFonts w:eastAsia="Arial" w:cs="Arial"/>
                    <w:spacing w:val="-2"/>
                    <w:u w:val="single" w:color="000000"/>
                  </w:rPr>
                  <w:delText>T</w:delText>
                </w:r>
                <w:r w:rsidDel="004401D5">
                  <w:rPr>
                    <w:rFonts w:eastAsia="Arial" w:cs="Arial"/>
                    <w:spacing w:val="-1"/>
                    <w:u w:val="single" w:color="000000"/>
                  </w:rPr>
                  <w:delText>y</w:delText>
                </w:r>
                <w:r w:rsidDel="004401D5">
                  <w:rPr>
                    <w:rFonts w:eastAsia="Arial" w:cs="Arial"/>
                    <w:u w:val="single" w:color="000000"/>
                  </w:rPr>
                  <w:delText>p</w:delText>
                </w:r>
                <w:r w:rsidDel="004401D5">
                  <w:rPr>
                    <w:rFonts w:eastAsia="Arial" w:cs="Arial"/>
                    <w:spacing w:val="-1"/>
                    <w:u w:val="single" w:color="000000"/>
                  </w:rPr>
                  <w:delText>e</w:delText>
                </w:r>
                <w:r w:rsidDel="004401D5">
                  <w:rPr>
                    <w:rFonts w:eastAsia="Arial" w:cs="Arial"/>
                    <w:u w:val="single" w:color="000000"/>
                  </w:rPr>
                  <w:delText>:</w:delText>
                </w:r>
                <w:r w:rsidDel="004401D5">
                  <w:rPr>
                    <w:rFonts w:eastAsia="Arial" w:cs="Arial"/>
                    <w:spacing w:val="56"/>
                  </w:rPr>
                  <w:delText xml:space="preserve"> </w:delText>
                </w:r>
                <w:r w:rsidDel="004401D5">
                  <w:rPr>
                    <w:rFonts w:eastAsia="Arial" w:cs="Arial"/>
                    <w:spacing w:val="-2"/>
                  </w:rPr>
                  <w:delText>URL</w:delText>
                </w:r>
                <w:bookmarkStart w:id="3295" w:name="_Toc120064694"/>
                <w:bookmarkStart w:id="3296" w:name="_Toc120214671"/>
                <w:bookmarkEnd w:id="3295"/>
                <w:bookmarkEnd w:id="3296"/>
              </w:del>
            </w:moveFrom>
          </w:p>
          <w:p w14:paraId="5BA0A616" w14:textId="45C57032" w:rsidR="00643A97" w:rsidDel="004401D5" w:rsidRDefault="00643A97" w:rsidP="00643A97">
            <w:pPr>
              <w:spacing w:before="8" w:after="0" w:line="110" w:lineRule="exact"/>
              <w:rPr>
                <w:del w:id="3297" w:author="Raphael Malyankar" w:date="2022-11-22T00:27:00Z"/>
                <w:moveFrom w:id="3298" w:author="Raphael Malyankar" w:date="2022-11-22T00:27:00Z"/>
                <w:sz w:val="11"/>
                <w:szCs w:val="11"/>
              </w:rPr>
            </w:pPr>
            <w:bookmarkStart w:id="3299" w:name="_Toc120064695"/>
            <w:bookmarkStart w:id="3300" w:name="_Toc120214672"/>
            <w:bookmarkEnd w:id="3299"/>
            <w:bookmarkEnd w:id="3300"/>
          </w:p>
          <w:p w14:paraId="3D10921A" w14:textId="65FC693E" w:rsidR="00643A97" w:rsidDel="004401D5" w:rsidRDefault="00643A97" w:rsidP="00643A97">
            <w:pPr>
              <w:spacing w:after="0" w:line="240" w:lineRule="auto"/>
              <w:ind w:left="100" w:right="-20"/>
              <w:rPr>
                <w:del w:id="3301" w:author="Raphael Malyankar" w:date="2022-11-22T00:27:00Z"/>
                <w:moveFrom w:id="3302" w:author="Raphael Malyankar" w:date="2022-11-22T00:27:00Z"/>
                <w:rFonts w:eastAsia="Arial" w:cs="Arial"/>
              </w:rPr>
            </w:pPr>
            <w:moveFrom w:id="3303" w:author="Raphael Malyankar" w:date="2022-11-22T00:27:00Z">
              <w:del w:id="3304" w:author="Raphael Malyankar" w:date="2022-11-22T00:27:00Z">
                <w:r w:rsidDel="004401D5">
                  <w:rPr>
                    <w:rFonts w:eastAsia="Arial" w:cs="Arial"/>
                    <w:spacing w:val="2"/>
                    <w:u w:val="single" w:color="000000"/>
                  </w:rPr>
                  <w:delText>I</w:delText>
                </w:r>
                <w:r w:rsidDel="004401D5">
                  <w:rPr>
                    <w:rFonts w:eastAsia="Arial" w:cs="Arial"/>
                    <w:u w:val="single" w:color="000000"/>
                  </w:rPr>
                  <w:delText>n</w:delText>
                </w:r>
                <w:r w:rsidDel="004401D5">
                  <w:rPr>
                    <w:rFonts w:eastAsia="Arial" w:cs="Arial"/>
                    <w:spacing w:val="-1"/>
                    <w:u w:val="single" w:color="000000"/>
                  </w:rPr>
                  <w:delText>d</w:delText>
                </w:r>
                <w:r w:rsidDel="004401D5">
                  <w:rPr>
                    <w:rFonts w:eastAsia="Arial" w:cs="Arial"/>
                    <w:spacing w:val="1"/>
                    <w:u w:val="single" w:color="000000"/>
                  </w:rPr>
                  <w:delText>ic</w:delText>
                </w:r>
                <w:r w:rsidDel="004401D5">
                  <w:rPr>
                    <w:rFonts w:eastAsia="Arial" w:cs="Arial"/>
                    <w:u w:val="single" w:color="000000"/>
                  </w:rPr>
                  <w:delText>at</w:delText>
                </w:r>
                <w:r w:rsidDel="004401D5">
                  <w:rPr>
                    <w:rFonts w:eastAsia="Arial" w:cs="Arial"/>
                    <w:spacing w:val="1"/>
                    <w:u w:val="single" w:color="000000"/>
                  </w:rPr>
                  <w:delText>i</w:delText>
                </w:r>
                <w:r w:rsidDel="004401D5">
                  <w:rPr>
                    <w:rFonts w:eastAsia="Arial" w:cs="Arial"/>
                    <w:u w:val="single" w:color="000000"/>
                  </w:rPr>
                  <w:delText>o</w:delText>
                </w:r>
                <w:r w:rsidDel="004401D5">
                  <w:rPr>
                    <w:rFonts w:eastAsia="Arial" w:cs="Arial"/>
                    <w:spacing w:val="-1"/>
                    <w:u w:val="single" w:color="000000"/>
                  </w:rPr>
                  <w:delText>n</w:delText>
                </w:r>
                <w:r w:rsidDel="004401D5">
                  <w:rPr>
                    <w:rFonts w:eastAsia="Arial" w:cs="Arial"/>
                    <w:u w:val="single" w:color="000000"/>
                  </w:rPr>
                  <w:delText>:</w:delText>
                </w:r>
                <w:bookmarkStart w:id="3305" w:name="_Toc120064696"/>
                <w:bookmarkStart w:id="3306" w:name="_Toc120214673"/>
                <w:bookmarkEnd w:id="3305"/>
                <w:bookmarkEnd w:id="3306"/>
              </w:del>
            </w:moveFrom>
          </w:p>
          <w:p w14:paraId="790D5403" w14:textId="7A9805F9" w:rsidR="00643A97" w:rsidDel="004401D5" w:rsidRDefault="00643A97" w:rsidP="00643A97">
            <w:pPr>
              <w:spacing w:before="120" w:after="120"/>
              <w:rPr>
                <w:del w:id="3307" w:author="Raphael Malyankar" w:date="2022-11-22T00:27:00Z"/>
                <w:moveFrom w:id="3308" w:author="Raphael Malyankar" w:date="2022-11-22T00:27:00Z"/>
                <w:rFonts w:eastAsia="Arial" w:cs="Arial"/>
              </w:rPr>
            </w:pPr>
            <w:moveFrom w:id="3309" w:author="Raphael Malyankar" w:date="2022-11-22T00:27:00Z">
              <w:del w:id="3310" w:author="Raphael Malyankar" w:date="2022-11-22T00:27:00Z">
                <w:r w:rsidDel="004401D5">
                  <w:rPr>
                    <w:rFonts w:eastAsia="Arial" w:cs="Arial"/>
                    <w:spacing w:val="-2"/>
                    <w:u w:val="single" w:color="000000"/>
                  </w:rPr>
                  <w:delText>F</w:delText>
                </w:r>
                <w:r w:rsidDel="004401D5">
                  <w:rPr>
                    <w:rFonts w:eastAsia="Arial" w:cs="Arial"/>
                    <w:u w:val="single" w:color="000000"/>
                  </w:rPr>
                  <w:delText>or</w:delText>
                </w:r>
                <w:r w:rsidDel="004401D5">
                  <w:rPr>
                    <w:rFonts w:eastAsia="Arial" w:cs="Arial"/>
                    <w:spacing w:val="2"/>
                    <w:u w:val="single" w:color="000000"/>
                  </w:rPr>
                  <w:delText>m</w:delText>
                </w:r>
                <w:r w:rsidDel="004401D5">
                  <w:rPr>
                    <w:rFonts w:eastAsia="Arial" w:cs="Arial"/>
                    <w:u w:val="single" w:color="000000"/>
                  </w:rPr>
                  <w:delText>a</w:delText>
                </w:r>
                <w:r w:rsidDel="004401D5">
                  <w:rPr>
                    <w:rFonts w:eastAsia="Arial" w:cs="Arial"/>
                    <w:spacing w:val="2"/>
                    <w:u w:val="single" w:color="000000"/>
                  </w:rPr>
                  <w:delText>t</w:delText>
                </w:r>
                <w:r w:rsidDel="004401D5">
                  <w:rPr>
                    <w:rFonts w:eastAsia="Arial" w:cs="Arial"/>
                    <w:u w:val="single" w:color="000000"/>
                  </w:rPr>
                  <w:delText>:</w:delText>
                </w:r>
                <w:r w:rsidDel="004401D5">
                  <w:rPr>
                    <w:rFonts w:eastAsia="Arial" w:cs="Arial"/>
                    <w:spacing w:val="51"/>
                  </w:rPr>
                  <w:delText xml:space="preserve"> </w:delText>
                </w:r>
                <w:r w:rsidDel="004401D5">
                  <w:rPr>
                    <w:rFonts w:eastAsia="Arial" w:cs="Arial"/>
                  </w:rPr>
                  <w:delText>URL</w:delText>
                </w:r>
                <w:r w:rsidDel="004401D5">
                  <w:rPr>
                    <w:rFonts w:eastAsia="Arial" w:cs="Arial"/>
                    <w:spacing w:val="-2"/>
                  </w:rPr>
                  <w:delText xml:space="preserve"> </w:delText>
                </w:r>
                <w:r w:rsidDel="004401D5">
                  <w:rPr>
                    <w:rFonts w:eastAsia="Arial" w:cs="Arial"/>
                  </w:rPr>
                  <w:delText>a</w:delText>
                </w:r>
                <w:r w:rsidDel="004401D5">
                  <w:rPr>
                    <w:rFonts w:eastAsia="Arial" w:cs="Arial"/>
                    <w:spacing w:val="-1"/>
                  </w:rPr>
                  <w:delText>d</w:delText>
                </w:r>
                <w:r w:rsidDel="004401D5">
                  <w:rPr>
                    <w:rFonts w:eastAsia="Arial" w:cs="Arial"/>
                  </w:rPr>
                  <w:delText>dre</w:delText>
                </w:r>
                <w:r w:rsidDel="004401D5">
                  <w:rPr>
                    <w:rFonts w:eastAsia="Arial" w:cs="Arial"/>
                    <w:spacing w:val="1"/>
                  </w:rPr>
                  <w:delText>s</w:delText>
                </w:r>
                <w:r w:rsidDel="004401D5">
                  <w:rPr>
                    <w:rFonts w:eastAsia="Arial" w:cs="Arial"/>
                  </w:rPr>
                  <w:delText>s</w:delText>
                </w:r>
                <w:bookmarkStart w:id="3311" w:name="_Toc120064697"/>
                <w:bookmarkStart w:id="3312" w:name="_Toc120214674"/>
                <w:bookmarkEnd w:id="3311"/>
                <w:bookmarkEnd w:id="3312"/>
              </w:del>
            </w:moveFrom>
          </w:p>
          <w:p w14:paraId="014BD87E" w14:textId="11A8DAE5" w:rsidR="00B131AF" w:rsidRPr="00B131AF" w:rsidDel="004401D5" w:rsidRDefault="00643A97" w:rsidP="00643A97">
            <w:pPr>
              <w:spacing w:before="120" w:after="120"/>
              <w:rPr>
                <w:del w:id="3313" w:author="Raphael Malyankar" w:date="2022-11-22T00:27:00Z"/>
                <w:moveFrom w:id="3314" w:author="Raphael Malyankar" w:date="2022-11-22T00:27:00Z"/>
                <w:rFonts w:cs="Arial"/>
              </w:rPr>
            </w:pPr>
            <w:moveFrom w:id="3315" w:author="Raphael Malyankar" w:date="2022-11-22T00:27:00Z">
              <w:del w:id="3316" w:author="Raphael Malyankar" w:date="2022-11-22T00:27:00Z">
                <w:r w:rsidDel="004401D5">
                  <w:rPr>
                    <w:rFonts w:eastAsia="Arial" w:cs="Arial"/>
                    <w:spacing w:val="1"/>
                    <w:u w:val="single" w:color="000000"/>
                  </w:rPr>
                  <w:delText>E</w:delText>
                </w:r>
                <w:r w:rsidDel="004401D5">
                  <w:rPr>
                    <w:rFonts w:eastAsia="Arial" w:cs="Arial"/>
                    <w:spacing w:val="-1"/>
                    <w:u w:val="single" w:color="000000"/>
                  </w:rPr>
                  <w:delText>x</w:delText>
                </w:r>
                <w:r w:rsidDel="004401D5">
                  <w:rPr>
                    <w:rFonts w:eastAsia="Arial" w:cs="Arial"/>
                    <w:u w:val="single" w:color="000000"/>
                  </w:rPr>
                  <w:delText>a</w:delText>
                </w:r>
                <w:r w:rsidDel="004401D5">
                  <w:rPr>
                    <w:rFonts w:eastAsia="Arial" w:cs="Arial"/>
                    <w:spacing w:val="2"/>
                    <w:u w:val="single" w:color="000000"/>
                  </w:rPr>
                  <w:delText>m</w:delText>
                </w:r>
                <w:r w:rsidDel="004401D5">
                  <w:rPr>
                    <w:rFonts w:eastAsia="Arial" w:cs="Arial"/>
                    <w:u w:val="single" w:color="000000"/>
                  </w:rPr>
                  <w:delText>p</w:delText>
                </w:r>
                <w:r w:rsidDel="004401D5">
                  <w:rPr>
                    <w:rFonts w:eastAsia="Arial" w:cs="Arial"/>
                    <w:spacing w:val="1"/>
                    <w:u w:val="single" w:color="000000"/>
                  </w:rPr>
                  <w:delText>l</w:delText>
                </w:r>
                <w:r w:rsidDel="004401D5">
                  <w:rPr>
                    <w:rFonts w:eastAsia="Arial" w:cs="Arial"/>
                    <w:u w:val="single" w:color="000000"/>
                  </w:rPr>
                  <w:delText>e:</w:delText>
                </w:r>
                <w:r w:rsidDel="004401D5">
                  <w:rPr>
                    <w:rFonts w:eastAsia="Arial" w:cs="Arial"/>
                    <w:spacing w:val="48"/>
                  </w:rPr>
                  <w:delText xml:space="preserve"> </w:delText>
                </w:r>
                <w:r w:rsidDel="004401D5">
                  <w:rPr>
                    <w:rFonts w:eastAsia="Arial" w:cs="Arial"/>
                    <w:color w:val="0000FF"/>
                    <w:spacing w:val="-52"/>
                  </w:rPr>
                  <w:delText xml:space="preserve"> </w:delText>
                </w:r>
                <w:r w:rsidR="00BA1EEF" w:rsidDel="004401D5">
                  <w:fldChar w:fldCharType="begin"/>
                </w:r>
                <w:r w:rsidR="00BA1EEF" w:rsidDel="004401D5">
                  <w:delInstrText xml:space="preserve"> HYPERLINK "https://www.iho.int/" \h </w:delInstrText>
                </w:r>
                <w:r w:rsidR="00BA1EEF" w:rsidDel="004401D5">
                  <w:fldChar w:fldCharType="separate"/>
                </w:r>
                <w:r w:rsidDel="004401D5">
                  <w:rPr>
                    <w:rFonts w:eastAsia="Arial" w:cs="Arial"/>
                    <w:color w:val="0000FF"/>
                    <w:spacing w:val="-3"/>
                    <w:u w:val="single" w:color="0000FF"/>
                  </w:rPr>
                  <w:delText>h</w:delText>
                </w:r>
                <w:r w:rsidDel="004401D5">
                  <w:rPr>
                    <w:rFonts w:eastAsia="Arial" w:cs="Arial"/>
                    <w:color w:val="0000FF"/>
                    <w:u w:val="single" w:color="0000FF"/>
                  </w:rPr>
                  <w:delText>t</w:delText>
                </w:r>
                <w:r w:rsidDel="004401D5">
                  <w:rPr>
                    <w:rFonts w:eastAsia="Arial" w:cs="Arial"/>
                    <w:color w:val="0000FF"/>
                    <w:spacing w:val="2"/>
                    <w:u w:val="single" w:color="0000FF"/>
                  </w:rPr>
                  <w:delText>t</w:delText>
                </w:r>
                <w:r w:rsidDel="004401D5">
                  <w:rPr>
                    <w:rFonts w:eastAsia="Arial" w:cs="Arial"/>
                    <w:color w:val="0000FF"/>
                    <w:u w:val="single" w:color="0000FF"/>
                  </w:rPr>
                  <w:delText>p</w:delText>
                </w:r>
                <w:r w:rsidDel="004401D5">
                  <w:rPr>
                    <w:rFonts w:eastAsia="Arial" w:cs="Arial"/>
                    <w:color w:val="0000FF"/>
                    <w:spacing w:val="1"/>
                    <w:u w:val="single" w:color="0000FF"/>
                  </w:rPr>
                  <w:delText>s</w:delText>
                </w:r>
                <w:r w:rsidDel="004401D5">
                  <w:rPr>
                    <w:rFonts w:eastAsia="Arial" w:cs="Arial"/>
                    <w:color w:val="0000FF"/>
                    <w:u w:val="single" w:color="0000FF"/>
                  </w:rPr>
                  <w:delText>:/</w:delText>
                </w:r>
                <w:r w:rsidDel="004401D5">
                  <w:rPr>
                    <w:rFonts w:eastAsia="Arial" w:cs="Arial"/>
                    <w:color w:val="0000FF"/>
                    <w:spacing w:val="4"/>
                    <w:u w:val="single" w:color="0000FF"/>
                  </w:rPr>
                  <w:delText>/</w:delText>
                </w:r>
                <w:r w:rsidDel="004401D5">
                  <w:rPr>
                    <w:rFonts w:eastAsia="Arial" w:cs="Arial"/>
                    <w:color w:val="0000FF"/>
                    <w:spacing w:val="-2"/>
                    <w:u w:val="single" w:color="0000FF"/>
                  </w:rPr>
                  <w:delText>ww</w:delText>
                </w:r>
                <w:r w:rsidDel="004401D5">
                  <w:rPr>
                    <w:rFonts w:eastAsia="Arial" w:cs="Arial"/>
                    <w:color w:val="0000FF"/>
                    <w:spacing w:val="-5"/>
                    <w:u w:val="single" w:color="0000FF"/>
                  </w:rPr>
                  <w:delText>w</w:delText>
                </w:r>
                <w:r w:rsidDel="004401D5">
                  <w:rPr>
                    <w:rFonts w:eastAsia="Arial" w:cs="Arial"/>
                    <w:color w:val="0000FF"/>
                    <w:spacing w:val="2"/>
                    <w:u w:val="single" w:color="0000FF"/>
                  </w:rPr>
                  <w:delText>.</w:delText>
                </w:r>
                <w:r w:rsidDel="004401D5">
                  <w:rPr>
                    <w:rFonts w:eastAsia="Arial" w:cs="Arial"/>
                    <w:color w:val="0000FF"/>
                    <w:spacing w:val="1"/>
                    <w:u w:val="single" w:color="0000FF"/>
                  </w:rPr>
                  <w:delText>i</w:delText>
                </w:r>
                <w:r w:rsidDel="004401D5">
                  <w:rPr>
                    <w:rFonts w:eastAsia="Arial" w:cs="Arial"/>
                    <w:color w:val="0000FF"/>
                    <w:spacing w:val="2"/>
                    <w:u w:val="single" w:color="0000FF"/>
                  </w:rPr>
                  <w:delText>h</w:delText>
                </w:r>
                <w:r w:rsidDel="004401D5">
                  <w:rPr>
                    <w:rFonts w:eastAsia="Arial" w:cs="Arial"/>
                    <w:color w:val="0000FF"/>
                    <w:u w:val="single" w:color="0000FF"/>
                  </w:rPr>
                  <w:delText>o</w:delText>
                </w:r>
                <w:r w:rsidDel="004401D5">
                  <w:rPr>
                    <w:rFonts w:eastAsia="Arial" w:cs="Arial"/>
                    <w:color w:val="0000FF"/>
                    <w:spacing w:val="2"/>
                    <w:u w:val="single" w:color="0000FF"/>
                  </w:rPr>
                  <w:delText>.</w:delText>
                </w:r>
                <w:r w:rsidDel="004401D5">
                  <w:rPr>
                    <w:rFonts w:eastAsia="Arial" w:cs="Arial"/>
                    <w:color w:val="0000FF"/>
                    <w:spacing w:val="-1"/>
                    <w:u w:val="single" w:color="0000FF"/>
                  </w:rPr>
                  <w:delText>i</w:delText>
                </w:r>
                <w:r w:rsidDel="004401D5">
                  <w:rPr>
                    <w:rFonts w:eastAsia="Arial" w:cs="Arial"/>
                    <w:color w:val="0000FF"/>
                    <w:u w:val="single" w:color="0000FF"/>
                  </w:rPr>
                  <w:delText>nt</w:delText>
                </w:r>
                <w:r w:rsidDel="004401D5">
                  <w:rPr>
                    <w:rFonts w:eastAsia="Arial" w:cs="Arial"/>
                    <w:color w:val="0000FF"/>
                  </w:rPr>
                  <w:delText xml:space="preserve"> </w:delText>
                </w:r>
                <w:r w:rsidR="00BA1EEF" w:rsidDel="004401D5">
                  <w:rPr>
                    <w:rFonts w:eastAsia="Arial" w:cs="Arial"/>
                    <w:color w:val="0000FF"/>
                  </w:rPr>
                  <w:fldChar w:fldCharType="end"/>
                </w:r>
                <w:bookmarkStart w:id="3317" w:name="_Toc120064698"/>
                <w:bookmarkStart w:id="3318" w:name="_Toc120214675"/>
                <w:bookmarkEnd w:id="3317"/>
                <w:bookmarkEnd w:id="3318"/>
              </w:del>
            </w:moveFrom>
          </w:p>
          <w:p w14:paraId="55BCF81E" w14:textId="2224521F" w:rsidR="00B131AF" w:rsidRPr="00B131AF" w:rsidDel="004401D5" w:rsidRDefault="00B131AF" w:rsidP="00B131AF">
            <w:pPr>
              <w:spacing w:before="120" w:after="120"/>
              <w:rPr>
                <w:del w:id="3319" w:author="Raphael Malyankar" w:date="2022-11-22T00:27:00Z"/>
                <w:moveFrom w:id="3320" w:author="Raphael Malyankar" w:date="2022-11-22T00:27:00Z"/>
                <w:rFonts w:cs="Arial"/>
              </w:rPr>
            </w:pPr>
            <w:moveFrom w:id="3321" w:author="Raphael Malyankar" w:date="2022-11-22T00:27:00Z">
              <w:del w:id="3322" w:author="Raphael Malyankar" w:date="2022-11-22T00:27:00Z">
                <w:r w:rsidRPr="00B131AF" w:rsidDel="004401D5">
                  <w:rPr>
                    <w:rFonts w:cs="Arial"/>
                    <w:u w:val="single"/>
                  </w:rPr>
                  <w:delText>Remarks:</w:delText>
                </w:r>
                <w:bookmarkStart w:id="3323" w:name="_Toc120064699"/>
                <w:bookmarkStart w:id="3324" w:name="_Toc120214676"/>
                <w:bookmarkEnd w:id="3323"/>
                <w:bookmarkEnd w:id="3324"/>
              </w:del>
            </w:moveFrom>
          </w:p>
          <w:p w14:paraId="4D878664" w14:textId="55E1414A" w:rsidR="00B131AF" w:rsidRPr="00B131AF" w:rsidDel="004401D5" w:rsidRDefault="00B131AF" w:rsidP="00B131AF">
            <w:pPr>
              <w:spacing w:before="120" w:after="120"/>
              <w:rPr>
                <w:del w:id="3325" w:author="Raphael Malyankar" w:date="2022-11-22T00:27:00Z"/>
                <w:moveFrom w:id="3326" w:author="Raphael Malyankar" w:date="2022-11-22T00:27:00Z"/>
                <w:rFonts w:cs="Arial"/>
              </w:rPr>
            </w:pPr>
            <w:moveFrom w:id="3327" w:author="Raphael Malyankar" w:date="2022-11-22T00:27:00Z">
              <w:del w:id="3328" w:author="Raphael Malyankar" w:date="2022-11-22T00:27:00Z">
                <w:r w:rsidRPr="00B131AF" w:rsidDel="004401D5">
                  <w:rPr>
                    <w:rFonts w:cs="Arial"/>
                  </w:rPr>
                  <w:delText>•No remarks.</w:delText>
                </w:r>
                <w:bookmarkStart w:id="3329" w:name="_Toc120064700"/>
                <w:bookmarkStart w:id="3330" w:name="_Toc120214677"/>
                <w:bookmarkEnd w:id="3329"/>
                <w:bookmarkEnd w:id="3330"/>
              </w:del>
            </w:moveFrom>
          </w:p>
        </w:tc>
        <w:bookmarkStart w:id="3331" w:name="_Toc120064701"/>
        <w:bookmarkStart w:id="3332" w:name="_Toc120214678"/>
        <w:bookmarkEnd w:id="3331"/>
        <w:bookmarkEnd w:id="3332"/>
      </w:tr>
    </w:tbl>
    <w:p w14:paraId="009FF0E3" w14:textId="3BF770FF" w:rsidR="00B131AF" w:rsidRPr="00B131AF" w:rsidDel="004401D5" w:rsidRDefault="00B131AF" w:rsidP="00B131AF">
      <w:pPr>
        <w:spacing w:before="240"/>
        <w:rPr>
          <w:del w:id="3333" w:author="Raphael Malyankar" w:date="2022-11-22T00:27:00Z"/>
          <w:moveFrom w:id="3334" w:author="Raphael Malyankar" w:date="2022-11-22T00:27:00Z"/>
          <w:b/>
        </w:rPr>
      </w:pPr>
      <w:bookmarkStart w:id="3335" w:name="_Toc120064702"/>
      <w:bookmarkStart w:id="3336" w:name="_Toc120214679"/>
      <w:bookmarkEnd w:id="3335"/>
      <w:bookmarkEnd w:id="3336"/>
    </w:p>
    <w:moveFromRangeEnd w:id="3279"/>
    <w:p w14:paraId="12E8EB2A" w14:textId="1B91D011" w:rsidR="00B131AF" w:rsidRPr="00B131AF" w:rsidDel="004401D5" w:rsidRDefault="00B131AF" w:rsidP="00716062">
      <w:pPr>
        <w:pStyle w:val="Heading2"/>
        <w:rPr>
          <w:del w:id="3337" w:author="Raphael Malyankar" w:date="2022-11-22T00:27:00Z"/>
        </w:rPr>
      </w:pPr>
      <w:del w:id="3338" w:author="Raphael Malyankar" w:date="2022-11-22T00:27:00Z">
        <w:r w:rsidRPr="00B131AF" w:rsidDel="004401D5">
          <w:delText>Medical Service</w:delText>
        </w:r>
        <w:bookmarkStart w:id="3339" w:name="_Toc120064703"/>
        <w:bookmarkStart w:id="3340" w:name="_Toc120214680"/>
        <w:bookmarkEnd w:id="3339"/>
        <w:bookmarkEnd w:id="3340"/>
      </w:del>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rsidDel="004401D5" w14:paraId="19CA6243" w14:textId="085E91B9" w:rsidTr="00B131AF">
        <w:trPr>
          <w:del w:id="3341" w:author="Raphael Malyankar" w:date="2022-11-22T00:27:00Z"/>
        </w:trPr>
        <w:tc>
          <w:tcPr>
            <w:tcW w:w="5000" w:type="pct"/>
            <w:shd w:val="clear" w:color="auto" w:fill="auto"/>
          </w:tcPr>
          <w:p w14:paraId="0C9274AB" w14:textId="130D0731" w:rsidR="00B131AF" w:rsidRPr="00B131AF" w:rsidDel="004401D5" w:rsidRDefault="00B131AF" w:rsidP="00B131AF">
            <w:pPr>
              <w:spacing w:before="120" w:after="120"/>
              <w:rPr>
                <w:del w:id="3342" w:author="Raphael Malyankar" w:date="2022-11-22T00:27:00Z"/>
                <w:rFonts w:cs="Arial"/>
              </w:rPr>
            </w:pPr>
            <w:del w:id="3343" w:author="Raphael Malyankar" w:date="2022-11-22T00:27:00Z">
              <w:r w:rsidRPr="00B131AF" w:rsidDel="004401D5">
                <w:rPr>
                  <w:rFonts w:cs="Arial"/>
                  <w:u w:val="single"/>
                </w:rPr>
                <w:delText>IHO Definition:</w:delText>
              </w:r>
              <w:r w:rsidRPr="00B131AF" w:rsidDel="004401D5">
                <w:rPr>
                  <w:rFonts w:cs="Arial"/>
                </w:rPr>
                <w:delText xml:space="preserve"> Services for the prevention or treatment of, or response to injury or illness.</w:delText>
              </w:r>
              <w:bookmarkStart w:id="3344" w:name="_Toc120064704"/>
              <w:bookmarkStart w:id="3345" w:name="_Toc120214681"/>
              <w:bookmarkEnd w:id="3344"/>
              <w:bookmarkEnd w:id="3345"/>
            </w:del>
          </w:p>
          <w:p w14:paraId="69926AE5" w14:textId="4DE4F9FE" w:rsidR="00B131AF" w:rsidRPr="00B131AF" w:rsidDel="004401D5" w:rsidRDefault="00B131AF" w:rsidP="00B131AF">
            <w:pPr>
              <w:spacing w:before="120" w:after="120"/>
              <w:rPr>
                <w:del w:id="3346" w:author="Raphael Malyankar" w:date="2022-11-22T00:27:00Z"/>
                <w:rFonts w:cs="Arial"/>
              </w:rPr>
            </w:pPr>
            <w:del w:id="3347" w:author="Raphael Malyankar" w:date="2022-11-22T00:27:00Z">
              <w:r w:rsidRPr="00B131AF" w:rsidDel="004401D5">
                <w:rPr>
                  <w:rFonts w:cs="Arial"/>
                </w:rPr>
                <w:delText xml:space="preserve">1) </w:delText>
              </w:r>
              <w:r w:rsidRPr="00B131AF" w:rsidDel="004401D5">
                <w:rPr>
                  <w:rFonts w:cs="Arial"/>
                  <w:b/>
                </w:rPr>
                <w:delText>Ambulance</w:delText>
              </w:r>
              <w:bookmarkStart w:id="3348" w:name="_Toc120064705"/>
              <w:bookmarkStart w:id="3349" w:name="_Toc120214682"/>
              <w:bookmarkEnd w:id="3348"/>
              <w:bookmarkEnd w:id="3349"/>
            </w:del>
          </w:p>
          <w:p w14:paraId="311BC02D" w14:textId="0BE10B4D" w:rsidR="00B131AF" w:rsidRPr="00B131AF" w:rsidDel="004401D5" w:rsidRDefault="00B131AF" w:rsidP="00B131AF">
            <w:pPr>
              <w:spacing w:before="120" w:after="120"/>
              <w:rPr>
                <w:del w:id="3350" w:author="Raphael Malyankar" w:date="2022-11-22T00:27:00Z"/>
                <w:rFonts w:cs="Arial"/>
              </w:rPr>
            </w:pPr>
            <w:del w:id="3351" w:author="Raphael Malyankar" w:date="2022-11-22T00:27:00Z">
              <w:r w:rsidRPr="00B131AF" w:rsidDel="004401D5">
                <w:rPr>
                  <w:rFonts w:cs="Arial"/>
                </w:rPr>
                <w:delText xml:space="preserve">  </w:delText>
              </w:r>
              <w:r w:rsidRPr="00B131AF" w:rsidDel="004401D5">
                <w:rPr>
                  <w:rFonts w:cs="Arial"/>
                  <w:u w:val="single"/>
                </w:rPr>
                <w:delText>IHO Definition:</w:delText>
              </w:r>
              <w:r w:rsidRPr="00B131AF" w:rsidDel="004401D5">
                <w:rPr>
                  <w:rFonts w:cs="Arial"/>
                </w:rPr>
                <w:delText xml:space="preserve"> A vehicle for conveying the sick or injured to or from a hospital.</w:delText>
              </w:r>
              <w:bookmarkStart w:id="3352" w:name="_Toc120064706"/>
              <w:bookmarkStart w:id="3353" w:name="_Toc120214683"/>
              <w:bookmarkEnd w:id="3352"/>
              <w:bookmarkEnd w:id="3353"/>
            </w:del>
          </w:p>
          <w:p w14:paraId="10A84C93" w14:textId="3A4F26B9" w:rsidR="00B131AF" w:rsidRPr="00B131AF" w:rsidDel="004401D5" w:rsidRDefault="00B131AF" w:rsidP="00B131AF">
            <w:pPr>
              <w:spacing w:before="120" w:after="120"/>
              <w:rPr>
                <w:del w:id="3354" w:author="Raphael Malyankar" w:date="2022-11-22T00:27:00Z"/>
                <w:rFonts w:cs="Arial"/>
              </w:rPr>
            </w:pPr>
            <w:del w:id="3355" w:author="Raphael Malyankar" w:date="2022-11-22T00:27:00Z">
              <w:r w:rsidRPr="00B131AF" w:rsidDel="004401D5">
                <w:rPr>
                  <w:rFonts w:cs="Arial"/>
                </w:rPr>
                <w:delText xml:space="preserve">2) </w:delText>
              </w:r>
              <w:r w:rsidRPr="00B131AF" w:rsidDel="004401D5">
                <w:rPr>
                  <w:rFonts w:cs="Arial"/>
                  <w:b/>
                </w:rPr>
                <w:delText>Fumigation</w:delText>
              </w:r>
              <w:bookmarkStart w:id="3356" w:name="_Toc120064707"/>
              <w:bookmarkStart w:id="3357" w:name="_Toc120214684"/>
              <w:bookmarkEnd w:id="3356"/>
              <w:bookmarkEnd w:id="3357"/>
            </w:del>
          </w:p>
          <w:p w14:paraId="238E6F28" w14:textId="1C7B4271" w:rsidR="00B131AF" w:rsidRPr="00B131AF" w:rsidDel="004401D5" w:rsidRDefault="00B131AF" w:rsidP="00B131AF">
            <w:pPr>
              <w:spacing w:before="120" w:after="120"/>
              <w:rPr>
                <w:del w:id="3358" w:author="Raphael Malyankar" w:date="2022-11-22T00:27:00Z"/>
                <w:rFonts w:cs="Arial"/>
              </w:rPr>
            </w:pPr>
            <w:del w:id="3359" w:author="Raphael Malyankar" w:date="2022-11-22T00:27:00Z">
              <w:r w:rsidRPr="00B131AF" w:rsidDel="004401D5">
                <w:rPr>
                  <w:rFonts w:cs="Arial"/>
                </w:rPr>
                <w:delText xml:space="preserve">  </w:delText>
              </w:r>
              <w:r w:rsidRPr="00B131AF" w:rsidDel="004401D5">
                <w:rPr>
                  <w:rFonts w:cs="Arial"/>
                  <w:u w:val="single"/>
                </w:rPr>
                <w:delText>IHO Definition:</w:delText>
              </w:r>
              <w:r w:rsidRPr="00B131AF" w:rsidDel="004401D5">
                <w:rPr>
                  <w:rFonts w:cs="Arial"/>
                </w:rPr>
                <w:delText xml:space="preserve"> Disinfection or purification with fumes.</w:delText>
              </w:r>
              <w:bookmarkStart w:id="3360" w:name="_Toc120064708"/>
              <w:bookmarkStart w:id="3361" w:name="_Toc120214685"/>
              <w:bookmarkEnd w:id="3360"/>
              <w:bookmarkEnd w:id="3361"/>
            </w:del>
          </w:p>
          <w:p w14:paraId="2A4B1D83" w14:textId="51F5F773" w:rsidR="00B131AF" w:rsidRPr="00B131AF" w:rsidDel="004401D5" w:rsidRDefault="00B131AF" w:rsidP="00B131AF">
            <w:pPr>
              <w:spacing w:before="120" w:after="120"/>
              <w:rPr>
                <w:del w:id="3362" w:author="Raphael Malyankar" w:date="2022-11-22T00:27:00Z"/>
                <w:rFonts w:cs="Arial"/>
              </w:rPr>
            </w:pPr>
            <w:del w:id="3363" w:author="Raphael Malyankar" w:date="2022-11-22T00:27:00Z">
              <w:r w:rsidRPr="00B131AF" w:rsidDel="004401D5">
                <w:rPr>
                  <w:rFonts w:cs="Arial"/>
                </w:rPr>
                <w:delText xml:space="preserve">3) </w:delText>
              </w:r>
              <w:r w:rsidRPr="00B131AF" w:rsidDel="004401D5">
                <w:rPr>
                  <w:rFonts w:cs="Arial"/>
                  <w:b/>
                </w:rPr>
                <w:delText>Doctor</w:delText>
              </w:r>
              <w:bookmarkStart w:id="3364" w:name="_Toc120064709"/>
              <w:bookmarkStart w:id="3365" w:name="_Toc120214686"/>
              <w:bookmarkEnd w:id="3364"/>
              <w:bookmarkEnd w:id="3365"/>
            </w:del>
          </w:p>
          <w:p w14:paraId="1EB7E51C" w14:textId="17335F4D" w:rsidR="00B131AF" w:rsidRPr="00B131AF" w:rsidDel="004401D5" w:rsidRDefault="00B131AF" w:rsidP="00B131AF">
            <w:pPr>
              <w:spacing w:before="120" w:after="120"/>
              <w:rPr>
                <w:del w:id="3366" w:author="Raphael Malyankar" w:date="2022-11-22T00:27:00Z"/>
                <w:rFonts w:cs="Arial"/>
              </w:rPr>
            </w:pPr>
            <w:del w:id="3367" w:author="Raphael Malyankar" w:date="2022-11-22T00:27:00Z">
              <w:r w:rsidRPr="00B131AF" w:rsidDel="004401D5">
                <w:rPr>
                  <w:rFonts w:cs="Arial"/>
                </w:rPr>
                <w:delText xml:space="preserve">  </w:delText>
              </w:r>
              <w:r w:rsidRPr="00B131AF" w:rsidDel="004401D5">
                <w:rPr>
                  <w:rFonts w:cs="Arial"/>
                  <w:u w:val="single"/>
                </w:rPr>
                <w:delText>IHO Definition:</w:delText>
              </w:r>
              <w:r w:rsidRPr="00B131AF" w:rsidDel="004401D5">
                <w:rPr>
                  <w:rFonts w:cs="Arial"/>
                </w:rPr>
                <w:delText xml:space="preserve"> A place where a doctor is available to provide medical attention.</w:delText>
              </w:r>
              <w:bookmarkStart w:id="3368" w:name="_Toc120064710"/>
              <w:bookmarkStart w:id="3369" w:name="_Toc120214687"/>
              <w:bookmarkEnd w:id="3368"/>
              <w:bookmarkEnd w:id="3369"/>
            </w:del>
          </w:p>
          <w:p w14:paraId="0FDD37B2" w14:textId="7260C286" w:rsidR="00B131AF" w:rsidRPr="00B131AF" w:rsidDel="004401D5" w:rsidRDefault="00B131AF" w:rsidP="00B131AF">
            <w:pPr>
              <w:spacing w:before="120" w:after="120"/>
              <w:rPr>
                <w:del w:id="3370" w:author="Raphael Malyankar" w:date="2022-11-22T00:27:00Z"/>
                <w:rFonts w:cs="Arial"/>
              </w:rPr>
            </w:pPr>
            <w:del w:id="3371" w:author="Raphael Malyankar" w:date="2022-11-22T00:27:00Z">
              <w:r w:rsidRPr="00B131AF" w:rsidDel="004401D5">
                <w:rPr>
                  <w:rFonts w:cs="Arial"/>
                </w:rPr>
                <w:delText xml:space="preserve">4) </w:delText>
              </w:r>
              <w:r w:rsidRPr="00B131AF" w:rsidDel="004401D5">
                <w:rPr>
                  <w:rFonts w:cs="Arial"/>
                  <w:b/>
                </w:rPr>
                <w:delText>Quarantine</w:delText>
              </w:r>
              <w:bookmarkStart w:id="3372" w:name="_Toc120064711"/>
              <w:bookmarkStart w:id="3373" w:name="_Toc120214688"/>
              <w:bookmarkEnd w:id="3372"/>
              <w:bookmarkEnd w:id="3373"/>
            </w:del>
          </w:p>
          <w:p w14:paraId="34AE56F2" w14:textId="79E2EFAE" w:rsidR="00B131AF" w:rsidRPr="00B131AF" w:rsidDel="004401D5" w:rsidRDefault="00B131AF" w:rsidP="00B131AF">
            <w:pPr>
              <w:spacing w:before="120" w:after="120"/>
              <w:rPr>
                <w:del w:id="3374" w:author="Raphael Malyankar" w:date="2022-11-22T00:27:00Z"/>
                <w:rFonts w:cs="Arial"/>
              </w:rPr>
            </w:pPr>
            <w:del w:id="3375" w:author="Raphael Malyankar" w:date="2022-11-22T00:27:00Z">
              <w:r w:rsidRPr="00B131AF" w:rsidDel="004401D5">
                <w:rPr>
                  <w:rFonts w:cs="Arial"/>
                </w:rPr>
                <w:delText xml:space="preserve">  </w:delText>
              </w:r>
              <w:r w:rsidRPr="00B131AF" w:rsidDel="004401D5">
                <w:rPr>
                  <w:rFonts w:cs="Arial"/>
                  <w:u w:val="single"/>
                </w:rPr>
                <w:delText>IHO Definition:</w:delText>
              </w:r>
              <w:r w:rsidRPr="00B131AF" w:rsidDel="004401D5">
                <w:rPr>
                  <w:rFonts w:cs="Arial"/>
                </w:rPr>
                <w:delText xml:space="preserve"> The isolation of patients with contagious diseases.</w:delText>
              </w:r>
              <w:bookmarkStart w:id="3376" w:name="_Toc120064712"/>
              <w:bookmarkStart w:id="3377" w:name="_Toc120214689"/>
              <w:bookmarkEnd w:id="3376"/>
              <w:bookmarkEnd w:id="3377"/>
            </w:del>
          </w:p>
          <w:p w14:paraId="1F4A4CFF" w14:textId="3427D2DE" w:rsidR="00B131AF" w:rsidRPr="00B131AF" w:rsidDel="004401D5" w:rsidRDefault="00B131AF" w:rsidP="00B131AF">
            <w:pPr>
              <w:spacing w:before="120" w:after="120"/>
              <w:rPr>
                <w:del w:id="3378" w:author="Raphael Malyankar" w:date="2022-11-22T00:27:00Z"/>
                <w:rFonts w:cs="Arial"/>
              </w:rPr>
            </w:pPr>
            <w:del w:id="3379" w:author="Raphael Malyankar" w:date="2022-11-22T00:27:00Z">
              <w:r w:rsidRPr="00B131AF" w:rsidDel="004401D5">
                <w:rPr>
                  <w:rFonts w:cs="Arial"/>
                </w:rPr>
                <w:delText xml:space="preserve">5) </w:delText>
              </w:r>
              <w:r w:rsidRPr="00B131AF" w:rsidDel="004401D5">
                <w:rPr>
                  <w:rFonts w:cs="Arial"/>
                  <w:b/>
                </w:rPr>
                <w:delText>Vaccination Centre</w:delText>
              </w:r>
              <w:bookmarkStart w:id="3380" w:name="_Toc120064713"/>
              <w:bookmarkStart w:id="3381" w:name="_Toc120214690"/>
              <w:bookmarkEnd w:id="3380"/>
              <w:bookmarkEnd w:id="3381"/>
            </w:del>
          </w:p>
          <w:p w14:paraId="00788644" w14:textId="7D150FA3" w:rsidR="00B131AF" w:rsidRPr="00B131AF" w:rsidDel="004401D5" w:rsidRDefault="00B131AF" w:rsidP="00B131AF">
            <w:pPr>
              <w:spacing w:before="120" w:after="120"/>
              <w:rPr>
                <w:del w:id="3382" w:author="Raphael Malyankar" w:date="2022-11-22T00:27:00Z"/>
                <w:rFonts w:cs="Arial"/>
              </w:rPr>
            </w:pPr>
            <w:del w:id="3383" w:author="Raphael Malyankar" w:date="2022-11-22T00:27:00Z">
              <w:r w:rsidRPr="00B131AF" w:rsidDel="004401D5">
                <w:rPr>
                  <w:rFonts w:cs="Arial"/>
                </w:rPr>
                <w:delText xml:space="preserve">  </w:delText>
              </w:r>
              <w:r w:rsidRPr="00B131AF" w:rsidDel="004401D5">
                <w:rPr>
                  <w:rFonts w:cs="Arial"/>
                  <w:u w:val="single"/>
                </w:rPr>
                <w:delText>IHO Definition:</w:delText>
              </w:r>
              <w:r w:rsidRPr="00B131AF" w:rsidDel="004401D5">
                <w:rPr>
                  <w:rFonts w:cs="Arial"/>
                </w:rPr>
                <w:delText xml:space="preserve"> A place where substances intended to procure immunity against one or several diseases are administered.</w:delText>
              </w:r>
              <w:bookmarkStart w:id="3384" w:name="_Toc120064714"/>
              <w:bookmarkStart w:id="3385" w:name="_Toc120214691"/>
              <w:bookmarkEnd w:id="3384"/>
              <w:bookmarkEnd w:id="3385"/>
            </w:del>
          </w:p>
          <w:p w14:paraId="2AC397F3" w14:textId="2C05D481" w:rsidR="00B131AF" w:rsidRPr="00B131AF" w:rsidDel="004401D5" w:rsidRDefault="00B131AF" w:rsidP="00B131AF">
            <w:pPr>
              <w:spacing w:before="120" w:after="120"/>
              <w:rPr>
                <w:del w:id="3386" w:author="Raphael Malyankar" w:date="2022-11-22T00:27:00Z"/>
                <w:rFonts w:cs="Arial"/>
              </w:rPr>
            </w:pPr>
            <w:bookmarkStart w:id="3387" w:name="_Toc120064715"/>
            <w:bookmarkStart w:id="3388" w:name="_Toc120214692"/>
            <w:bookmarkEnd w:id="3387"/>
            <w:bookmarkEnd w:id="3388"/>
          </w:p>
          <w:p w14:paraId="2CA9166D" w14:textId="4639FB45" w:rsidR="00B131AF" w:rsidRPr="00B131AF" w:rsidDel="004401D5" w:rsidRDefault="00B131AF" w:rsidP="00B131AF">
            <w:pPr>
              <w:spacing w:before="120" w:after="120"/>
              <w:rPr>
                <w:del w:id="3389" w:author="Raphael Malyankar" w:date="2022-11-22T00:27:00Z"/>
                <w:rFonts w:cs="Arial"/>
              </w:rPr>
            </w:pPr>
            <w:del w:id="3390" w:author="Raphael Malyankar" w:date="2022-11-22T00:27:00Z">
              <w:r w:rsidRPr="00B131AF" w:rsidDel="004401D5">
                <w:rPr>
                  <w:rFonts w:cs="Arial"/>
                  <w:u w:val="single"/>
                </w:rPr>
                <w:delText>Remarks:</w:delText>
              </w:r>
              <w:bookmarkStart w:id="3391" w:name="_Toc120064716"/>
              <w:bookmarkStart w:id="3392" w:name="_Toc120214693"/>
              <w:bookmarkEnd w:id="3391"/>
              <w:bookmarkEnd w:id="3392"/>
            </w:del>
          </w:p>
          <w:p w14:paraId="6DCE2E12" w14:textId="1B6B8F20" w:rsidR="00B131AF" w:rsidRPr="00B131AF" w:rsidDel="004401D5" w:rsidRDefault="00B131AF" w:rsidP="00B131AF">
            <w:pPr>
              <w:spacing w:before="120" w:after="120"/>
              <w:rPr>
                <w:del w:id="3393" w:author="Raphael Malyankar" w:date="2022-11-22T00:27:00Z"/>
                <w:rFonts w:cs="Arial"/>
              </w:rPr>
            </w:pPr>
            <w:del w:id="3394" w:author="Raphael Malyankar" w:date="2022-11-22T00:27:00Z">
              <w:r w:rsidRPr="00B131AF" w:rsidDel="004401D5">
                <w:rPr>
                  <w:rFonts w:cs="Arial"/>
                </w:rPr>
                <w:delText>•No remarks.</w:delText>
              </w:r>
              <w:bookmarkStart w:id="3395" w:name="_Toc120064717"/>
              <w:bookmarkStart w:id="3396" w:name="_Toc120214694"/>
              <w:bookmarkEnd w:id="3395"/>
              <w:bookmarkEnd w:id="3396"/>
            </w:del>
          </w:p>
        </w:tc>
        <w:bookmarkStart w:id="3397" w:name="_Toc120064718"/>
        <w:bookmarkStart w:id="3398" w:name="_Toc120214695"/>
        <w:bookmarkEnd w:id="3397"/>
        <w:bookmarkEnd w:id="3398"/>
      </w:tr>
    </w:tbl>
    <w:p w14:paraId="04286E00" w14:textId="2F092A8B" w:rsidR="00B131AF" w:rsidRPr="00B131AF" w:rsidDel="004401D5" w:rsidRDefault="00B131AF" w:rsidP="00B131AF">
      <w:pPr>
        <w:spacing w:before="240"/>
        <w:rPr>
          <w:del w:id="3399" w:author="Raphael Malyankar" w:date="2022-11-22T00:27:00Z"/>
          <w:b/>
        </w:rPr>
      </w:pPr>
      <w:bookmarkStart w:id="3400" w:name="_Toc120064719"/>
      <w:bookmarkStart w:id="3401" w:name="_Toc120214696"/>
      <w:bookmarkEnd w:id="3400"/>
      <w:bookmarkEnd w:id="3401"/>
    </w:p>
    <w:p w14:paraId="1E109852" w14:textId="6C2FD827" w:rsidR="00B131AF" w:rsidRPr="00B131AF" w:rsidDel="004401D5" w:rsidRDefault="00B131AF" w:rsidP="00716062">
      <w:pPr>
        <w:pStyle w:val="Heading2"/>
        <w:rPr>
          <w:del w:id="3402" w:author="Raphael Malyankar" w:date="2022-11-22T00:26:00Z"/>
        </w:rPr>
      </w:pPr>
      <w:del w:id="3403" w:author="Raphael Malyankar" w:date="2022-11-22T00:26:00Z">
        <w:r w:rsidRPr="00B131AF" w:rsidDel="004401D5">
          <w:delText>Metre Mark Number</w:delText>
        </w:r>
        <w:bookmarkStart w:id="3404" w:name="_Toc120064720"/>
        <w:bookmarkStart w:id="3405" w:name="_Toc120214697"/>
        <w:bookmarkEnd w:id="3404"/>
        <w:bookmarkEnd w:id="3405"/>
      </w:del>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rsidDel="004401D5" w14:paraId="56B3793F" w14:textId="368CBD00" w:rsidTr="00B131AF">
        <w:trPr>
          <w:del w:id="3406" w:author="Raphael Malyankar" w:date="2022-11-22T00:26:00Z"/>
        </w:trPr>
        <w:tc>
          <w:tcPr>
            <w:tcW w:w="5000" w:type="pct"/>
            <w:shd w:val="clear" w:color="auto" w:fill="auto"/>
          </w:tcPr>
          <w:p w14:paraId="7DB03C9B" w14:textId="6A4B9D2D" w:rsidR="00B131AF" w:rsidRPr="00B131AF" w:rsidDel="004401D5" w:rsidRDefault="00B131AF" w:rsidP="00B131AF">
            <w:pPr>
              <w:spacing w:before="120" w:after="120"/>
              <w:rPr>
                <w:del w:id="3407" w:author="Raphael Malyankar" w:date="2022-11-22T00:26:00Z"/>
                <w:rFonts w:cs="Arial"/>
              </w:rPr>
            </w:pPr>
            <w:del w:id="3408" w:author="Raphael Malyankar" w:date="2022-11-22T00:26:00Z">
              <w:r w:rsidRPr="00B131AF" w:rsidDel="004401D5">
                <w:rPr>
                  <w:rFonts w:cs="Arial"/>
                  <w:u w:val="single"/>
                </w:rPr>
                <w:delText>IHO Definition:</w:delText>
              </w:r>
              <w:r w:rsidRPr="00B131AF" w:rsidDel="004401D5">
                <w:rPr>
                  <w:rFonts w:cs="Arial"/>
                </w:rPr>
                <w:delText xml:space="preserve"> An identifier for a specific position along a linear or curvilinear extent of a wharf, quay, or jetty. Numbering may be continued over multiple segments.</w:delText>
              </w:r>
              <w:bookmarkStart w:id="3409" w:name="_Toc120064721"/>
              <w:bookmarkStart w:id="3410" w:name="_Toc120214698"/>
              <w:bookmarkEnd w:id="3409"/>
              <w:bookmarkEnd w:id="3410"/>
            </w:del>
          </w:p>
          <w:p w14:paraId="6D11F6B3" w14:textId="71D9AC46" w:rsidR="00B131AF" w:rsidRPr="00B131AF" w:rsidDel="004401D5" w:rsidRDefault="00B131AF" w:rsidP="00B131AF">
            <w:pPr>
              <w:spacing w:before="120" w:after="120"/>
              <w:rPr>
                <w:del w:id="3411" w:author="Raphael Malyankar" w:date="2022-11-22T00:26:00Z"/>
                <w:rFonts w:cs="Arial"/>
              </w:rPr>
            </w:pPr>
            <w:bookmarkStart w:id="3412" w:name="_Toc120064722"/>
            <w:bookmarkStart w:id="3413" w:name="_Toc120214699"/>
            <w:bookmarkEnd w:id="3412"/>
            <w:bookmarkEnd w:id="3413"/>
          </w:p>
          <w:p w14:paraId="65321C8C" w14:textId="5939C387" w:rsidR="00B131AF" w:rsidRPr="00B131AF" w:rsidDel="004401D5" w:rsidRDefault="00B131AF" w:rsidP="00B131AF">
            <w:pPr>
              <w:spacing w:before="120" w:after="120"/>
              <w:rPr>
                <w:del w:id="3414" w:author="Raphael Malyankar" w:date="2022-11-22T00:26:00Z"/>
                <w:rFonts w:cs="Arial"/>
              </w:rPr>
            </w:pPr>
            <w:del w:id="3415" w:author="Raphael Malyankar" w:date="2022-11-22T00:26:00Z">
              <w:r w:rsidRPr="00B131AF" w:rsidDel="004401D5">
                <w:rPr>
                  <w:rFonts w:cs="Arial"/>
                  <w:u w:val="single"/>
                </w:rPr>
                <w:delText>Remarks:</w:delText>
              </w:r>
              <w:bookmarkStart w:id="3416" w:name="_Toc120064723"/>
              <w:bookmarkStart w:id="3417" w:name="_Toc120214700"/>
              <w:bookmarkEnd w:id="3416"/>
              <w:bookmarkEnd w:id="3417"/>
            </w:del>
          </w:p>
          <w:p w14:paraId="4E7E19E0" w14:textId="12648D48" w:rsidR="00B131AF" w:rsidRPr="00B131AF" w:rsidDel="004401D5" w:rsidRDefault="00B131AF" w:rsidP="00B131AF">
            <w:pPr>
              <w:spacing w:before="120" w:after="120"/>
              <w:rPr>
                <w:del w:id="3418" w:author="Raphael Malyankar" w:date="2022-11-22T00:26:00Z"/>
                <w:rFonts w:cs="Arial"/>
              </w:rPr>
            </w:pPr>
            <w:del w:id="3419" w:author="Raphael Malyankar" w:date="2022-11-22T00:26:00Z">
              <w:r w:rsidRPr="00B131AF" w:rsidDel="004401D5">
                <w:rPr>
                  <w:rFonts w:cs="Arial"/>
                </w:rPr>
                <w:delText>•No remarks.</w:delText>
              </w:r>
              <w:bookmarkStart w:id="3420" w:name="_Toc120064724"/>
              <w:bookmarkStart w:id="3421" w:name="_Toc120214701"/>
              <w:bookmarkEnd w:id="3420"/>
              <w:bookmarkEnd w:id="3421"/>
            </w:del>
          </w:p>
        </w:tc>
        <w:bookmarkStart w:id="3422" w:name="_Toc120064725"/>
        <w:bookmarkStart w:id="3423" w:name="_Toc120214702"/>
        <w:bookmarkEnd w:id="3422"/>
        <w:bookmarkEnd w:id="3423"/>
      </w:tr>
    </w:tbl>
    <w:p w14:paraId="3E3F3BAE" w14:textId="503B8B88" w:rsidR="00B131AF" w:rsidRPr="00B131AF" w:rsidDel="004401D5" w:rsidRDefault="00B131AF" w:rsidP="00B131AF">
      <w:pPr>
        <w:spacing w:before="240"/>
        <w:rPr>
          <w:del w:id="3424" w:author="Raphael Malyankar" w:date="2022-11-22T00:26:00Z"/>
          <w:b/>
        </w:rPr>
      </w:pPr>
      <w:bookmarkStart w:id="3425" w:name="_Toc120064726"/>
      <w:bookmarkStart w:id="3426" w:name="_Toc120214703"/>
      <w:bookmarkEnd w:id="3425"/>
      <w:bookmarkEnd w:id="3426"/>
    </w:p>
    <w:p w14:paraId="1AE15B3A" w14:textId="6643887F" w:rsidR="00B131AF" w:rsidRPr="00B131AF" w:rsidDel="004401D5" w:rsidRDefault="00B131AF" w:rsidP="00716062">
      <w:pPr>
        <w:pStyle w:val="Heading2"/>
        <w:rPr>
          <w:del w:id="3427" w:author="Raphael Malyankar" w:date="2022-11-22T00:26:00Z"/>
        </w:rPr>
      </w:pPr>
      <w:del w:id="3428" w:author="Raphael Malyankar" w:date="2022-11-22T00:26:00Z">
        <w:r w:rsidRPr="00B131AF" w:rsidDel="004401D5">
          <w:delText>Manifold Number</w:delText>
        </w:r>
        <w:bookmarkStart w:id="3429" w:name="_Toc120064727"/>
        <w:bookmarkStart w:id="3430" w:name="_Toc120214704"/>
        <w:bookmarkEnd w:id="3429"/>
        <w:bookmarkEnd w:id="3430"/>
      </w:del>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rsidDel="004401D5" w14:paraId="0108D913" w14:textId="16D34873" w:rsidTr="00B131AF">
        <w:trPr>
          <w:del w:id="3431" w:author="Raphael Malyankar" w:date="2022-11-22T00:26:00Z"/>
        </w:trPr>
        <w:tc>
          <w:tcPr>
            <w:tcW w:w="5000" w:type="pct"/>
            <w:shd w:val="clear" w:color="auto" w:fill="auto"/>
          </w:tcPr>
          <w:p w14:paraId="527591D1" w14:textId="04F82614" w:rsidR="00B131AF" w:rsidRPr="00B131AF" w:rsidDel="004401D5" w:rsidRDefault="00B131AF" w:rsidP="00B131AF">
            <w:pPr>
              <w:spacing w:before="120" w:after="120"/>
              <w:rPr>
                <w:del w:id="3432" w:author="Raphael Malyankar" w:date="2022-11-22T00:26:00Z"/>
                <w:rFonts w:cs="Arial"/>
              </w:rPr>
            </w:pPr>
            <w:del w:id="3433" w:author="Raphael Malyankar" w:date="2022-11-22T00:26:00Z">
              <w:r w:rsidRPr="00B131AF" w:rsidDel="004401D5">
                <w:rPr>
                  <w:rFonts w:cs="Arial"/>
                  <w:u w:val="single"/>
                </w:rPr>
                <w:delText>IHO Definition:</w:delText>
              </w:r>
              <w:r w:rsidRPr="00B131AF" w:rsidDel="004401D5">
                <w:rPr>
                  <w:rFonts w:cs="Arial"/>
                </w:rPr>
                <w:delText xml:space="preserve"> An identifier for a specific location on a manifold (a pipe or chamber with several openings).</w:delText>
              </w:r>
              <w:bookmarkStart w:id="3434" w:name="_Toc120064728"/>
              <w:bookmarkStart w:id="3435" w:name="_Toc120214705"/>
              <w:bookmarkEnd w:id="3434"/>
              <w:bookmarkEnd w:id="3435"/>
            </w:del>
          </w:p>
          <w:p w14:paraId="0367DF4A" w14:textId="37D999F5" w:rsidR="00B131AF" w:rsidRPr="00B131AF" w:rsidDel="004401D5" w:rsidRDefault="00B131AF" w:rsidP="00B131AF">
            <w:pPr>
              <w:spacing w:before="120" w:after="120"/>
              <w:rPr>
                <w:del w:id="3436" w:author="Raphael Malyankar" w:date="2022-11-22T00:26:00Z"/>
                <w:rFonts w:cs="Arial"/>
              </w:rPr>
            </w:pPr>
            <w:bookmarkStart w:id="3437" w:name="_Toc120064729"/>
            <w:bookmarkStart w:id="3438" w:name="_Toc120214706"/>
            <w:bookmarkEnd w:id="3437"/>
            <w:bookmarkEnd w:id="3438"/>
          </w:p>
          <w:p w14:paraId="42EDBDA0" w14:textId="7C6E3762" w:rsidR="00B131AF" w:rsidRPr="00B131AF" w:rsidDel="004401D5" w:rsidRDefault="00B131AF" w:rsidP="00B131AF">
            <w:pPr>
              <w:spacing w:before="120" w:after="120"/>
              <w:rPr>
                <w:del w:id="3439" w:author="Raphael Malyankar" w:date="2022-11-22T00:26:00Z"/>
                <w:rFonts w:cs="Arial"/>
              </w:rPr>
            </w:pPr>
            <w:del w:id="3440" w:author="Raphael Malyankar" w:date="2022-11-22T00:26:00Z">
              <w:r w:rsidRPr="00B131AF" w:rsidDel="004401D5">
                <w:rPr>
                  <w:rFonts w:cs="Arial"/>
                  <w:u w:val="single"/>
                </w:rPr>
                <w:delText>Remarks:</w:delText>
              </w:r>
              <w:bookmarkStart w:id="3441" w:name="_Toc120064730"/>
              <w:bookmarkStart w:id="3442" w:name="_Toc120214707"/>
              <w:bookmarkEnd w:id="3441"/>
              <w:bookmarkEnd w:id="3442"/>
            </w:del>
          </w:p>
          <w:p w14:paraId="35906F41" w14:textId="2744D605" w:rsidR="00B131AF" w:rsidRPr="00B131AF" w:rsidDel="004401D5" w:rsidRDefault="00B131AF" w:rsidP="00B131AF">
            <w:pPr>
              <w:spacing w:before="120" w:after="120"/>
              <w:rPr>
                <w:del w:id="3443" w:author="Raphael Malyankar" w:date="2022-11-22T00:26:00Z"/>
                <w:rFonts w:cs="Arial"/>
              </w:rPr>
            </w:pPr>
            <w:del w:id="3444" w:author="Raphael Malyankar" w:date="2022-11-22T00:26:00Z">
              <w:r w:rsidRPr="00B131AF" w:rsidDel="004401D5">
                <w:rPr>
                  <w:rFonts w:cs="Arial"/>
                </w:rPr>
                <w:delText>•No remarks.</w:delText>
              </w:r>
              <w:bookmarkStart w:id="3445" w:name="_Toc120064731"/>
              <w:bookmarkStart w:id="3446" w:name="_Toc120214708"/>
              <w:bookmarkEnd w:id="3445"/>
              <w:bookmarkEnd w:id="3446"/>
            </w:del>
          </w:p>
        </w:tc>
        <w:bookmarkStart w:id="3447" w:name="_Toc120064732"/>
        <w:bookmarkStart w:id="3448" w:name="_Toc120214709"/>
        <w:bookmarkEnd w:id="3447"/>
        <w:bookmarkEnd w:id="3448"/>
      </w:tr>
    </w:tbl>
    <w:p w14:paraId="4B7C53D1" w14:textId="428F13F5" w:rsidR="00B131AF" w:rsidRPr="00B131AF" w:rsidDel="004401D5" w:rsidRDefault="00B131AF" w:rsidP="00B131AF">
      <w:pPr>
        <w:spacing w:before="240"/>
        <w:rPr>
          <w:del w:id="3449" w:author="Raphael Malyankar" w:date="2022-11-22T00:26:00Z"/>
          <w:b/>
        </w:rPr>
      </w:pPr>
      <w:bookmarkStart w:id="3450" w:name="_Toc120064733"/>
      <w:bookmarkStart w:id="3451" w:name="_Toc120214710"/>
      <w:bookmarkEnd w:id="3450"/>
      <w:bookmarkEnd w:id="3451"/>
    </w:p>
    <w:p w14:paraId="7BA84F51" w14:textId="77777777" w:rsidR="00B131AF" w:rsidRPr="00B131AF" w:rsidRDefault="00B131AF" w:rsidP="00716062">
      <w:pPr>
        <w:pStyle w:val="Heading2"/>
      </w:pPr>
      <w:bookmarkStart w:id="3452" w:name="_Toc120214711"/>
      <w:r w:rsidRPr="00B131AF">
        <w:t>Maximum Display Scale</w:t>
      </w:r>
      <w:bookmarkEnd w:id="3452"/>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74B2DEA9" w14:textId="77777777" w:rsidTr="00B131AF">
        <w:tc>
          <w:tcPr>
            <w:tcW w:w="5000" w:type="pct"/>
            <w:shd w:val="clear" w:color="auto" w:fill="auto"/>
          </w:tcPr>
          <w:p w14:paraId="02F7CC4B"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largest intended viewing scale for the data.</w:t>
            </w:r>
          </w:p>
          <w:p w14:paraId="12DBDD5D" w14:textId="76BAB076" w:rsidR="00512B23" w:rsidRDefault="00512B23" w:rsidP="00512B23">
            <w:pPr>
              <w:spacing w:after="0" w:line="368" w:lineRule="auto"/>
              <w:ind w:left="100" w:right="1853"/>
              <w:rPr>
                <w:rFonts w:eastAsia="Arial" w:cs="Arial"/>
              </w:rPr>
            </w:pPr>
            <w:r>
              <w:rPr>
                <w:rFonts w:eastAsia="Arial" w:cs="Arial"/>
                <w:spacing w:val="-2"/>
                <w:u w:val="single" w:color="000000"/>
              </w:rPr>
              <w:t>T</w:t>
            </w:r>
            <w:r>
              <w:rPr>
                <w:rFonts w:eastAsia="Arial" w:cs="Arial"/>
                <w:spacing w:val="-1"/>
                <w:u w:val="single" w:color="000000"/>
              </w:rPr>
              <w:t>y</w:t>
            </w:r>
            <w:r>
              <w:rPr>
                <w:rFonts w:eastAsia="Arial" w:cs="Arial"/>
                <w:u w:val="single" w:color="000000"/>
              </w:rPr>
              <w:t>p</w:t>
            </w:r>
            <w:r>
              <w:rPr>
                <w:rFonts w:eastAsia="Arial" w:cs="Arial"/>
                <w:spacing w:val="-1"/>
                <w:u w:val="single" w:color="000000"/>
              </w:rPr>
              <w:t>e</w:t>
            </w:r>
            <w:r>
              <w:rPr>
                <w:rFonts w:eastAsia="Arial" w:cs="Arial"/>
                <w:u w:val="single" w:color="000000"/>
              </w:rPr>
              <w:t>:</w:t>
            </w:r>
            <w:r>
              <w:rPr>
                <w:rFonts w:eastAsia="Arial" w:cs="Arial"/>
                <w:spacing w:val="54"/>
              </w:rPr>
              <w:t xml:space="preserve"> </w:t>
            </w:r>
            <w:r>
              <w:rPr>
                <w:rFonts w:eastAsia="Arial" w:cs="Arial"/>
                <w:spacing w:val="2"/>
              </w:rPr>
              <w:t>I</w:t>
            </w:r>
            <w:r>
              <w:rPr>
                <w:rFonts w:eastAsia="Arial" w:cs="Arial"/>
              </w:rPr>
              <w:t>n</w:t>
            </w:r>
            <w:r>
              <w:rPr>
                <w:rFonts w:eastAsia="Arial" w:cs="Arial"/>
                <w:spacing w:val="2"/>
              </w:rPr>
              <w:t>t</w:t>
            </w:r>
            <w:r>
              <w:rPr>
                <w:rFonts w:eastAsia="Arial" w:cs="Arial"/>
              </w:rPr>
              <w:t>e</w:t>
            </w:r>
            <w:r>
              <w:rPr>
                <w:rFonts w:eastAsia="Arial" w:cs="Arial"/>
                <w:spacing w:val="-1"/>
              </w:rPr>
              <w:t>g</w:t>
            </w:r>
            <w:r>
              <w:rPr>
                <w:rFonts w:eastAsia="Arial" w:cs="Arial"/>
              </w:rPr>
              <w:t>er</w:t>
            </w:r>
          </w:p>
          <w:p w14:paraId="495973AD" w14:textId="77777777" w:rsidR="00162F33" w:rsidRDefault="00512B23" w:rsidP="00162F33">
            <w:pPr>
              <w:spacing w:after="0" w:line="365" w:lineRule="auto"/>
              <w:ind w:left="100" w:right="96"/>
              <w:rPr>
                <w:rFonts w:eastAsia="Arial" w:cs="Arial"/>
              </w:rPr>
            </w:pPr>
            <w:r>
              <w:rPr>
                <w:rFonts w:eastAsia="Arial" w:cs="Arial"/>
                <w:spacing w:val="2"/>
                <w:u w:val="single" w:color="000000"/>
              </w:rPr>
              <w:t>I</w:t>
            </w:r>
            <w:r>
              <w:rPr>
                <w:rFonts w:eastAsia="Arial" w:cs="Arial"/>
                <w:u w:val="single" w:color="000000"/>
              </w:rPr>
              <w:t>n</w:t>
            </w:r>
            <w:r>
              <w:rPr>
                <w:rFonts w:eastAsia="Arial" w:cs="Arial"/>
                <w:spacing w:val="-1"/>
                <w:u w:val="single" w:color="000000"/>
              </w:rPr>
              <w:t>d</w:t>
            </w:r>
            <w:r>
              <w:rPr>
                <w:rFonts w:eastAsia="Arial" w:cs="Arial"/>
                <w:spacing w:val="1"/>
                <w:u w:val="single" w:color="000000"/>
              </w:rPr>
              <w:t>ic</w:t>
            </w:r>
            <w:r>
              <w:rPr>
                <w:rFonts w:eastAsia="Arial" w:cs="Arial"/>
                <w:u w:val="single" w:color="000000"/>
              </w:rPr>
              <w:t>at</w:t>
            </w:r>
            <w:r>
              <w:rPr>
                <w:rFonts w:eastAsia="Arial" w:cs="Arial"/>
                <w:spacing w:val="1"/>
                <w:u w:val="single" w:color="000000"/>
              </w:rPr>
              <w:t>i</w:t>
            </w:r>
            <w:r>
              <w:rPr>
                <w:rFonts w:eastAsia="Arial" w:cs="Arial"/>
                <w:u w:val="single" w:color="000000"/>
              </w:rPr>
              <w:t>o</w:t>
            </w:r>
            <w:r>
              <w:rPr>
                <w:rFonts w:eastAsia="Arial" w:cs="Arial"/>
                <w:spacing w:val="-1"/>
                <w:u w:val="single" w:color="000000"/>
              </w:rPr>
              <w:t>n</w:t>
            </w:r>
            <w:r>
              <w:rPr>
                <w:rFonts w:eastAsia="Arial" w:cs="Arial"/>
                <w:u w:val="single" w:color="000000"/>
              </w:rPr>
              <w:t>:</w:t>
            </w:r>
            <w:r>
              <w:rPr>
                <w:rFonts w:eastAsia="Arial" w:cs="Arial"/>
                <w:spacing w:val="48"/>
              </w:rPr>
              <w:t xml:space="preserve"> </w:t>
            </w:r>
            <w:r>
              <w:rPr>
                <w:rFonts w:eastAsia="Arial" w:cs="Arial"/>
                <w:spacing w:val="-2"/>
              </w:rPr>
              <w:t>T</w:t>
            </w:r>
            <w:r>
              <w:rPr>
                <w:rFonts w:eastAsia="Arial" w:cs="Arial"/>
              </w:rPr>
              <w:t>he</w:t>
            </w:r>
            <w:r>
              <w:rPr>
                <w:rFonts w:eastAsia="Arial" w:cs="Arial"/>
                <w:spacing w:val="-2"/>
              </w:rPr>
              <w:t xml:space="preserve"> </w:t>
            </w:r>
            <w:r>
              <w:rPr>
                <w:rFonts w:eastAsia="Arial" w:cs="Arial"/>
                <w:spacing w:val="2"/>
              </w:rPr>
              <w:t>m</w:t>
            </w:r>
            <w:r>
              <w:rPr>
                <w:rFonts w:eastAsia="Arial" w:cs="Arial"/>
              </w:rPr>
              <w:t>o</w:t>
            </w:r>
            <w:r>
              <w:rPr>
                <w:rFonts w:eastAsia="Arial" w:cs="Arial"/>
                <w:spacing w:val="-1"/>
              </w:rPr>
              <w:t>d</w:t>
            </w:r>
            <w:r>
              <w:rPr>
                <w:rFonts w:eastAsia="Arial" w:cs="Arial"/>
              </w:rPr>
              <w:t>u</w:t>
            </w:r>
            <w:r>
              <w:rPr>
                <w:rFonts w:eastAsia="Arial" w:cs="Arial"/>
                <w:spacing w:val="1"/>
              </w:rPr>
              <w:t>l</w:t>
            </w:r>
            <w:r>
              <w:rPr>
                <w:rFonts w:eastAsia="Arial" w:cs="Arial"/>
              </w:rPr>
              <w:t>us</w:t>
            </w:r>
            <w:r>
              <w:rPr>
                <w:rFonts w:eastAsia="Arial" w:cs="Arial"/>
                <w:spacing w:val="-6"/>
              </w:rPr>
              <w:t xml:space="preserve"> </w:t>
            </w:r>
            <w:r>
              <w:rPr>
                <w:rFonts w:eastAsia="Arial" w:cs="Arial"/>
              </w:rPr>
              <w:t>of</w:t>
            </w:r>
            <w:r>
              <w:rPr>
                <w:rFonts w:eastAsia="Arial" w:cs="Arial"/>
                <w:spacing w:val="-3"/>
              </w:rPr>
              <w:t xml:space="preserve"> </w:t>
            </w:r>
            <w:r>
              <w:rPr>
                <w:rFonts w:eastAsia="Arial" w:cs="Arial"/>
                <w:spacing w:val="2"/>
              </w:rPr>
              <w:t>t</w:t>
            </w:r>
            <w:r>
              <w:rPr>
                <w:rFonts w:eastAsia="Arial" w:cs="Arial"/>
              </w:rPr>
              <w:t>he</w:t>
            </w:r>
            <w:r>
              <w:rPr>
                <w:rFonts w:eastAsia="Arial" w:cs="Arial"/>
                <w:spacing w:val="-2"/>
              </w:rPr>
              <w:t xml:space="preserve"> </w:t>
            </w:r>
            <w:r>
              <w:rPr>
                <w:rFonts w:eastAsia="Arial" w:cs="Arial"/>
                <w:spacing w:val="1"/>
              </w:rPr>
              <w:t>sc</w:t>
            </w:r>
            <w:r>
              <w:rPr>
                <w:rFonts w:eastAsia="Arial" w:cs="Arial"/>
                <w:spacing w:val="-3"/>
              </w:rPr>
              <w:t>a</w:t>
            </w:r>
            <w:r>
              <w:rPr>
                <w:rFonts w:eastAsia="Arial" w:cs="Arial"/>
                <w:spacing w:val="1"/>
              </w:rPr>
              <w:t>l</w:t>
            </w:r>
            <w:r>
              <w:rPr>
                <w:rFonts w:eastAsia="Arial" w:cs="Arial"/>
              </w:rPr>
              <w:t>e</w:t>
            </w:r>
            <w:r>
              <w:rPr>
                <w:rFonts w:eastAsia="Arial" w:cs="Arial"/>
                <w:spacing w:val="-5"/>
              </w:rPr>
              <w:t xml:space="preserve"> </w:t>
            </w:r>
            <w:r>
              <w:rPr>
                <w:rFonts w:eastAsia="Arial" w:cs="Arial"/>
                <w:spacing w:val="1"/>
              </w:rPr>
              <w:t>i</w:t>
            </w:r>
            <w:r>
              <w:rPr>
                <w:rFonts w:eastAsia="Arial" w:cs="Arial"/>
              </w:rPr>
              <w:t xml:space="preserve">s </w:t>
            </w:r>
            <w:r>
              <w:rPr>
                <w:rFonts w:eastAsia="Arial" w:cs="Arial"/>
                <w:spacing w:val="1"/>
              </w:rPr>
              <w:t>i</w:t>
            </w:r>
            <w:r>
              <w:rPr>
                <w:rFonts w:eastAsia="Arial" w:cs="Arial"/>
              </w:rPr>
              <w:t>n</w:t>
            </w:r>
            <w:r>
              <w:rPr>
                <w:rFonts w:eastAsia="Arial" w:cs="Arial"/>
                <w:spacing w:val="-1"/>
              </w:rPr>
              <w:t>d</w:t>
            </w:r>
            <w:r>
              <w:rPr>
                <w:rFonts w:eastAsia="Arial" w:cs="Arial"/>
                <w:spacing w:val="1"/>
              </w:rPr>
              <w:t>ic</w:t>
            </w:r>
            <w:r>
              <w:rPr>
                <w:rFonts w:eastAsia="Arial" w:cs="Arial"/>
                <w:spacing w:val="-3"/>
              </w:rPr>
              <w:t>a</w:t>
            </w:r>
            <w:r>
              <w:rPr>
                <w:rFonts w:eastAsia="Arial" w:cs="Arial"/>
                <w:spacing w:val="2"/>
              </w:rPr>
              <w:t>t</w:t>
            </w:r>
            <w:r>
              <w:rPr>
                <w:rFonts w:eastAsia="Arial" w:cs="Arial"/>
              </w:rPr>
              <w:t>e</w:t>
            </w:r>
            <w:r>
              <w:rPr>
                <w:rFonts w:eastAsia="Arial" w:cs="Arial"/>
                <w:spacing w:val="-1"/>
              </w:rPr>
              <w:t>d</w:t>
            </w:r>
            <w:r>
              <w:rPr>
                <w:rFonts w:eastAsia="Arial" w:cs="Arial"/>
              </w:rPr>
              <w:t>,</w:t>
            </w:r>
            <w:r>
              <w:rPr>
                <w:rFonts w:eastAsia="Arial" w:cs="Arial"/>
                <w:spacing w:val="-9"/>
              </w:rPr>
              <w:t xml:space="preserve"> </w:t>
            </w:r>
            <w:r>
              <w:rPr>
                <w:rFonts w:eastAsia="Arial" w:cs="Arial"/>
                <w:spacing w:val="2"/>
              </w:rPr>
              <w:t>t</w:t>
            </w:r>
            <w:r>
              <w:rPr>
                <w:rFonts w:eastAsia="Arial" w:cs="Arial"/>
              </w:rPr>
              <w:t>h</w:t>
            </w:r>
            <w:r>
              <w:rPr>
                <w:rFonts w:eastAsia="Arial" w:cs="Arial"/>
                <w:spacing w:val="-1"/>
              </w:rPr>
              <w:t>a</w:t>
            </w:r>
            <w:r>
              <w:rPr>
                <w:rFonts w:eastAsia="Arial" w:cs="Arial"/>
              </w:rPr>
              <w:t>t</w:t>
            </w:r>
            <w:r>
              <w:rPr>
                <w:rFonts w:eastAsia="Arial" w:cs="Arial"/>
                <w:spacing w:val="-3"/>
              </w:rPr>
              <w:t xml:space="preserve"> </w:t>
            </w:r>
            <w:r>
              <w:rPr>
                <w:rFonts w:eastAsia="Arial" w:cs="Arial"/>
                <w:spacing w:val="1"/>
              </w:rPr>
              <w:t>i</w:t>
            </w:r>
            <w:r>
              <w:rPr>
                <w:rFonts w:eastAsia="Arial" w:cs="Arial"/>
              </w:rPr>
              <w:t>s 1</w:t>
            </w:r>
            <w:r>
              <w:rPr>
                <w:rFonts w:eastAsia="Arial" w:cs="Arial"/>
                <w:spacing w:val="2"/>
              </w:rPr>
              <w:t>:</w:t>
            </w:r>
            <w:r>
              <w:rPr>
                <w:rFonts w:eastAsia="Arial" w:cs="Arial"/>
                <w:spacing w:val="6"/>
              </w:rPr>
              <w:t>2</w:t>
            </w:r>
            <w:r>
              <w:rPr>
                <w:rFonts w:eastAsia="Arial" w:cs="Arial"/>
              </w:rPr>
              <w:t>2</w:t>
            </w:r>
            <w:r>
              <w:rPr>
                <w:rFonts w:eastAsia="Arial" w:cs="Arial"/>
                <w:spacing w:val="-2"/>
              </w:rPr>
              <w:t xml:space="preserve"> </w:t>
            </w:r>
            <w:r>
              <w:rPr>
                <w:rFonts w:eastAsia="Arial" w:cs="Arial"/>
              </w:rPr>
              <w:t>0</w:t>
            </w:r>
            <w:r>
              <w:rPr>
                <w:rFonts w:eastAsia="Arial" w:cs="Arial"/>
                <w:spacing w:val="-1"/>
              </w:rPr>
              <w:t>0</w:t>
            </w:r>
            <w:r>
              <w:rPr>
                <w:rFonts w:eastAsia="Arial" w:cs="Arial"/>
              </w:rPr>
              <w:t>0</w:t>
            </w:r>
            <w:r>
              <w:rPr>
                <w:rFonts w:eastAsia="Arial" w:cs="Arial"/>
                <w:spacing w:val="-3"/>
              </w:rPr>
              <w:t xml:space="preserve"> </w:t>
            </w:r>
            <w:r>
              <w:rPr>
                <w:rFonts w:eastAsia="Arial" w:cs="Arial"/>
                <w:spacing w:val="1"/>
              </w:rPr>
              <w:t>i</w:t>
            </w:r>
            <w:r>
              <w:rPr>
                <w:rFonts w:eastAsia="Arial" w:cs="Arial"/>
              </w:rPr>
              <w:t>s e</w:t>
            </w:r>
            <w:r>
              <w:rPr>
                <w:rFonts w:eastAsia="Arial" w:cs="Arial"/>
                <w:spacing w:val="-1"/>
              </w:rPr>
              <w:t>n</w:t>
            </w:r>
            <w:r>
              <w:rPr>
                <w:rFonts w:eastAsia="Arial" w:cs="Arial"/>
                <w:spacing w:val="1"/>
              </w:rPr>
              <w:t>c</w:t>
            </w:r>
            <w:r>
              <w:rPr>
                <w:rFonts w:eastAsia="Arial" w:cs="Arial"/>
              </w:rPr>
              <w:t>o</w:t>
            </w:r>
            <w:r>
              <w:rPr>
                <w:rFonts w:eastAsia="Arial" w:cs="Arial"/>
                <w:spacing w:val="-1"/>
              </w:rPr>
              <w:t>d</w:t>
            </w:r>
            <w:r>
              <w:rPr>
                <w:rFonts w:eastAsia="Arial" w:cs="Arial"/>
              </w:rPr>
              <w:t>ed</w:t>
            </w:r>
            <w:r>
              <w:rPr>
                <w:rFonts w:eastAsia="Arial" w:cs="Arial"/>
                <w:spacing w:val="-7"/>
              </w:rPr>
              <w:t xml:space="preserve"> </w:t>
            </w:r>
            <w:r>
              <w:rPr>
                <w:rFonts w:eastAsia="Arial" w:cs="Arial"/>
              </w:rPr>
              <w:t xml:space="preserve">as </w:t>
            </w:r>
            <w:r>
              <w:rPr>
                <w:rFonts w:eastAsia="Arial" w:cs="Arial"/>
                <w:spacing w:val="2"/>
              </w:rPr>
              <w:t>2</w:t>
            </w:r>
            <w:r>
              <w:rPr>
                <w:rFonts w:eastAsia="Arial" w:cs="Arial"/>
              </w:rPr>
              <w:t>2000.</w:t>
            </w:r>
          </w:p>
          <w:p w14:paraId="17C7FE52" w14:textId="0E1150E7" w:rsidR="00512B23" w:rsidRDefault="00512B23" w:rsidP="00512B23">
            <w:pPr>
              <w:spacing w:after="0" w:line="365" w:lineRule="auto"/>
              <w:ind w:left="100" w:right="2103"/>
              <w:rPr>
                <w:rFonts w:eastAsia="Arial" w:cs="Arial"/>
              </w:rPr>
            </w:pPr>
            <w:r>
              <w:rPr>
                <w:rFonts w:eastAsia="Arial" w:cs="Arial"/>
                <w:u w:val="single" w:color="000000"/>
              </w:rPr>
              <w:t>Un</w:t>
            </w:r>
            <w:r>
              <w:rPr>
                <w:rFonts w:eastAsia="Arial" w:cs="Arial"/>
                <w:spacing w:val="1"/>
                <w:u w:val="single" w:color="000000"/>
              </w:rPr>
              <w:t>i</w:t>
            </w:r>
            <w:r>
              <w:rPr>
                <w:rFonts w:eastAsia="Arial" w:cs="Arial"/>
                <w:u w:val="single" w:color="000000"/>
              </w:rPr>
              <w:t>t:</w:t>
            </w:r>
            <w:r>
              <w:rPr>
                <w:rFonts w:eastAsia="Arial" w:cs="Arial"/>
                <w:spacing w:val="55"/>
              </w:rPr>
              <w:t xml:space="preserve"> </w:t>
            </w:r>
            <w:r>
              <w:rPr>
                <w:rFonts w:eastAsia="Arial" w:cs="Arial"/>
              </w:rPr>
              <w:t>none</w:t>
            </w:r>
          </w:p>
          <w:p w14:paraId="6E7458D7" w14:textId="77777777" w:rsidR="00512B23" w:rsidRDefault="00512B23" w:rsidP="00512B23">
            <w:pPr>
              <w:spacing w:before="3" w:after="0" w:line="240" w:lineRule="auto"/>
              <w:ind w:left="100" w:right="-20"/>
              <w:rPr>
                <w:rFonts w:eastAsia="Arial" w:cs="Arial"/>
              </w:rPr>
            </w:pPr>
            <w:r>
              <w:rPr>
                <w:rFonts w:eastAsia="Arial" w:cs="Arial"/>
                <w:u w:val="single" w:color="000000"/>
              </w:rPr>
              <w:t>Re</w:t>
            </w:r>
            <w:r>
              <w:rPr>
                <w:rFonts w:eastAsia="Arial" w:cs="Arial"/>
                <w:spacing w:val="1"/>
                <w:u w:val="single" w:color="000000"/>
              </w:rPr>
              <w:t>s</w:t>
            </w:r>
            <w:r>
              <w:rPr>
                <w:rFonts w:eastAsia="Arial" w:cs="Arial"/>
                <w:u w:val="single" w:color="000000"/>
              </w:rPr>
              <w:t>o</w:t>
            </w:r>
            <w:r>
              <w:rPr>
                <w:rFonts w:eastAsia="Arial" w:cs="Arial"/>
                <w:spacing w:val="1"/>
                <w:u w:val="single" w:color="000000"/>
              </w:rPr>
              <w:t>l</w:t>
            </w:r>
            <w:r>
              <w:rPr>
                <w:rFonts w:eastAsia="Arial" w:cs="Arial"/>
                <w:u w:val="single" w:color="000000"/>
              </w:rPr>
              <w:t>u</w:t>
            </w:r>
            <w:r>
              <w:rPr>
                <w:rFonts w:eastAsia="Arial" w:cs="Arial"/>
                <w:spacing w:val="2"/>
                <w:u w:val="single" w:color="000000"/>
              </w:rPr>
              <w:t>t</w:t>
            </w:r>
            <w:r>
              <w:rPr>
                <w:rFonts w:eastAsia="Arial" w:cs="Arial"/>
                <w:spacing w:val="1"/>
                <w:u w:val="single" w:color="000000"/>
              </w:rPr>
              <w:t>i</w:t>
            </w:r>
            <w:r>
              <w:rPr>
                <w:rFonts w:eastAsia="Arial" w:cs="Arial"/>
                <w:u w:val="single" w:color="000000"/>
              </w:rPr>
              <w:t>o</w:t>
            </w:r>
            <w:r>
              <w:rPr>
                <w:rFonts w:eastAsia="Arial" w:cs="Arial"/>
                <w:spacing w:val="-1"/>
                <w:u w:val="single" w:color="000000"/>
              </w:rPr>
              <w:t>n</w:t>
            </w:r>
            <w:r>
              <w:rPr>
                <w:rFonts w:eastAsia="Arial" w:cs="Arial"/>
                <w:u w:val="single" w:color="000000"/>
              </w:rPr>
              <w:t>:</w:t>
            </w:r>
            <w:r>
              <w:rPr>
                <w:rFonts w:eastAsia="Arial" w:cs="Arial"/>
                <w:spacing w:val="48"/>
              </w:rPr>
              <w:t xml:space="preserve"> </w:t>
            </w:r>
            <w:r>
              <w:rPr>
                <w:rFonts w:eastAsia="Arial" w:cs="Arial"/>
              </w:rPr>
              <w:t>1</w:t>
            </w:r>
          </w:p>
          <w:p w14:paraId="00813422" w14:textId="77777777" w:rsidR="00512B23" w:rsidRDefault="00512B23" w:rsidP="00512B23">
            <w:pPr>
              <w:spacing w:after="0" w:line="120" w:lineRule="exact"/>
              <w:rPr>
                <w:sz w:val="12"/>
                <w:szCs w:val="12"/>
              </w:rPr>
            </w:pPr>
          </w:p>
          <w:p w14:paraId="77B9B1EC" w14:textId="77777777" w:rsidR="00512B23" w:rsidRDefault="00512B23" w:rsidP="00512B23">
            <w:pPr>
              <w:spacing w:after="0" w:line="240" w:lineRule="auto"/>
              <w:ind w:left="100" w:right="-20"/>
              <w:rPr>
                <w:rFonts w:eastAsia="Arial" w:cs="Arial"/>
              </w:rPr>
            </w:pPr>
            <w:r>
              <w:rPr>
                <w:rFonts w:eastAsia="Arial" w:cs="Arial"/>
                <w:spacing w:val="2"/>
                <w:u w:val="single" w:color="000000"/>
              </w:rPr>
              <w:t>M</w:t>
            </w:r>
            <w:r>
              <w:rPr>
                <w:rFonts w:eastAsia="Arial" w:cs="Arial"/>
                <w:spacing w:val="1"/>
                <w:u w:val="single" w:color="000000"/>
              </w:rPr>
              <w:t>i</w:t>
            </w:r>
            <w:r>
              <w:rPr>
                <w:rFonts w:eastAsia="Arial" w:cs="Arial"/>
                <w:u w:val="single" w:color="000000"/>
              </w:rPr>
              <w:t>n</w:t>
            </w:r>
            <w:r>
              <w:rPr>
                <w:rFonts w:eastAsia="Arial" w:cs="Arial"/>
                <w:spacing w:val="-1"/>
                <w:u w:val="single" w:color="000000"/>
              </w:rPr>
              <w:t>i</w:t>
            </w:r>
            <w:r>
              <w:rPr>
                <w:rFonts w:eastAsia="Arial" w:cs="Arial"/>
                <w:spacing w:val="2"/>
                <w:u w:val="single" w:color="000000"/>
              </w:rPr>
              <w:t>m</w:t>
            </w:r>
            <w:r>
              <w:rPr>
                <w:rFonts w:eastAsia="Arial" w:cs="Arial"/>
                <w:u w:val="single" w:color="000000"/>
              </w:rPr>
              <w:t>um</w:t>
            </w:r>
            <w:r>
              <w:rPr>
                <w:rFonts w:eastAsia="Arial" w:cs="Arial"/>
                <w:spacing w:val="-10"/>
                <w:u w:val="single" w:color="000000"/>
              </w:rPr>
              <w:t xml:space="preserve"> </w:t>
            </w:r>
            <w:r>
              <w:rPr>
                <w:rFonts w:eastAsia="Arial" w:cs="Arial"/>
                <w:spacing w:val="3"/>
                <w:u w:val="single" w:color="000000"/>
              </w:rPr>
              <w:t>v</w:t>
            </w:r>
            <w:r>
              <w:rPr>
                <w:rFonts w:eastAsia="Arial" w:cs="Arial"/>
                <w:u w:val="single" w:color="000000"/>
              </w:rPr>
              <w:t>a</w:t>
            </w:r>
            <w:r>
              <w:rPr>
                <w:rFonts w:eastAsia="Arial" w:cs="Arial"/>
                <w:spacing w:val="1"/>
                <w:u w:val="single" w:color="000000"/>
              </w:rPr>
              <w:t>l</w:t>
            </w:r>
            <w:r>
              <w:rPr>
                <w:rFonts w:eastAsia="Arial" w:cs="Arial"/>
                <w:u w:val="single" w:color="000000"/>
              </w:rPr>
              <w:t>u</w:t>
            </w:r>
            <w:r>
              <w:rPr>
                <w:rFonts w:eastAsia="Arial" w:cs="Arial"/>
                <w:spacing w:val="-1"/>
                <w:u w:val="single" w:color="000000"/>
              </w:rPr>
              <w:t>e</w:t>
            </w:r>
            <w:r>
              <w:rPr>
                <w:rFonts w:eastAsia="Arial" w:cs="Arial"/>
                <w:u w:val="single" w:color="000000"/>
              </w:rPr>
              <w:t>:</w:t>
            </w:r>
            <w:r>
              <w:rPr>
                <w:rFonts w:eastAsia="Arial" w:cs="Arial"/>
                <w:spacing w:val="53"/>
              </w:rPr>
              <w:t xml:space="preserve"> </w:t>
            </w:r>
            <w:r>
              <w:rPr>
                <w:rFonts w:eastAsia="Arial" w:cs="Arial"/>
              </w:rPr>
              <w:t>1</w:t>
            </w:r>
          </w:p>
          <w:p w14:paraId="29EBA612" w14:textId="77777777" w:rsidR="00512B23" w:rsidRDefault="00512B23" w:rsidP="00512B23">
            <w:pPr>
              <w:spacing w:before="8" w:after="0" w:line="110" w:lineRule="exact"/>
              <w:rPr>
                <w:sz w:val="11"/>
                <w:szCs w:val="11"/>
              </w:rPr>
            </w:pPr>
          </w:p>
          <w:p w14:paraId="504EBECE" w14:textId="77777777" w:rsidR="00512B23" w:rsidRDefault="00512B23" w:rsidP="00512B23">
            <w:pPr>
              <w:spacing w:after="0" w:line="240" w:lineRule="auto"/>
              <w:ind w:left="100" w:right="-20"/>
              <w:rPr>
                <w:rFonts w:eastAsia="Arial" w:cs="Arial"/>
              </w:rPr>
            </w:pPr>
            <w:r>
              <w:rPr>
                <w:rFonts w:eastAsia="Arial" w:cs="Arial"/>
                <w:spacing w:val="-2"/>
                <w:u w:val="single" w:color="000000"/>
              </w:rPr>
              <w:t>F</w:t>
            </w:r>
            <w:r>
              <w:rPr>
                <w:rFonts w:eastAsia="Arial" w:cs="Arial"/>
                <w:u w:val="single" w:color="000000"/>
              </w:rPr>
              <w:t>or</w:t>
            </w:r>
            <w:r>
              <w:rPr>
                <w:rFonts w:eastAsia="Arial" w:cs="Arial"/>
                <w:spacing w:val="2"/>
                <w:u w:val="single" w:color="000000"/>
              </w:rPr>
              <w:t>m</w:t>
            </w:r>
            <w:r>
              <w:rPr>
                <w:rFonts w:eastAsia="Arial" w:cs="Arial"/>
                <w:u w:val="single" w:color="000000"/>
              </w:rPr>
              <w:t>a</w:t>
            </w:r>
            <w:r>
              <w:rPr>
                <w:rFonts w:eastAsia="Arial" w:cs="Arial"/>
                <w:spacing w:val="2"/>
                <w:u w:val="single" w:color="000000"/>
              </w:rPr>
              <w:t>t</w:t>
            </w:r>
            <w:r>
              <w:rPr>
                <w:rFonts w:eastAsia="Arial" w:cs="Arial"/>
                <w:u w:val="single" w:color="000000"/>
              </w:rPr>
              <w:t>:</w:t>
            </w:r>
            <w:r>
              <w:rPr>
                <w:rFonts w:eastAsia="Arial" w:cs="Arial"/>
                <w:spacing w:val="51"/>
              </w:rPr>
              <w:t xml:space="preserve"> </w:t>
            </w:r>
            <w:proofErr w:type="spellStart"/>
            <w:r>
              <w:rPr>
                <w:rFonts w:eastAsia="Arial" w:cs="Arial"/>
                <w:spacing w:val="-1"/>
              </w:rPr>
              <w:t>xx</w:t>
            </w:r>
            <w:r>
              <w:rPr>
                <w:rFonts w:eastAsia="Arial" w:cs="Arial"/>
                <w:spacing w:val="1"/>
              </w:rPr>
              <w:t>xx</w:t>
            </w:r>
            <w:r>
              <w:rPr>
                <w:rFonts w:eastAsia="Arial" w:cs="Arial"/>
                <w:spacing w:val="-1"/>
              </w:rPr>
              <w:t>x</w:t>
            </w:r>
            <w:r>
              <w:rPr>
                <w:rFonts w:eastAsia="Arial" w:cs="Arial"/>
                <w:spacing w:val="1"/>
              </w:rPr>
              <w:t>xx</w:t>
            </w:r>
            <w:r>
              <w:rPr>
                <w:rFonts w:eastAsia="Arial" w:cs="Arial"/>
              </w:rPr>
              <w:t>x</w:t>
            </w:r>
            <w:proofErr w:type="spellEnd"/>
          </w:p>
          <w:p w14:paraId="77FABC80" w14:textId="77777777" w:rsidR="00512B23" w:rsidRDefault="00512B23" w:rsidP="00512B23">
            <w:pPr>
              <w:spacing w:before="8" w:after="0" w:line="110" w:lineRule="exact"/>
              <w:rPr>
                <w:sz w:val="11"/>
                <w:szCs w:val="11"/>
              </w:rPr>
            </w:pPr>
          </w:p>
          <w:p w14:paraId="691E6845" w14:textId="77777777" w:rsidR="00512B23" w:rsidRDefault="00512B23" w:rsidP="00512B23">
            <w:pPr>
              <w:spacing w:after="0" w:line="240" w:lineRule="auto"/>
              <w:ind w:left="100" w:right="-20"/>
              <w:rPr>
                <w:rFonts w:eastAsia="Arial" w:cs="Arial"/>
              </w:rPr>
            </w:pPr>
            <w:r>
              <w:rPr>
                <w:rFonts w:eastAsia="Arial" w:cs="Arial"/>
                <w:spacing w:val="1"/>
                <w:u w:val="single" w:color="000000"/>
              </w:rPr>
              <w:t>E</w:t>
            </w:r>
            <w:r>
              <w:rPr>
                <w:rFonts w:eastAsia="Arial" w:cs="Arial"/>
                <w:spacing w:val="-1"/>
                <w:u w:val="single" w:color="000000"/>
              </w:rPr>
              <w:t>x</w:t>
            </w:r>
            <w:r>
              <w:rPr>
                <w:rFonts w:eastAsia="Arial" w:cs="Arial"/>
                <w:u w:val="single" w:color="000000"/>
              </w:rPr>
              <w:t>a</w:t>
            </w:r>
            <w:r>
              <w:rPr>
                <w:rFonts w:eastAsia="Arial" w:cs="Arial"/>
                <w:spacing w:val="2"/>
                <w:u w:val="single" w:color="000000"/>
              </w:rPr>
              <w:t>m</w:t>
            </w:r>
            <w:r>
              <w:rPr>
                <w:rFonts w:eastAsia="Arial" w:cs="Arial"/>
                <w:u w:val="single" w:color="000000"/>
              </w:rPr>
              <w:t>p</w:t>
            </w:r>
            <w:r>
              <w:rPr>
                <w:rFonts w:eastAsia="Arial" w:cs="Arial"/>
                <w:spacing w:val="1"/>
                <w:u w:val="single" w:color="000000"/>
              </w:rPr>
              <w:t>l</w:t>
            </w:r>
            <w:r>
              <w:rPr>
                <w:rFonts w:eastAsia="Arial" w:cs="Arial"/>
                <w:u w:val="single" w:color="000000"/>
              </w:rPr>
              <w:t>e:</w:t>
            </w:r>
            <w:r>
              <w:rPr>
                <w:rFonts w:eastAsia="Arial" w:cs="Arial"/>
                <w:spacing w:val="51"/>
              </w:rPr>
              <w:t xml:space="preserve"> </w:t>
            </w:r>
            <w:r>
              <w:rPr>
                <w:rFonts w:eastAsia="Arial" w:cs="Arial"/>
                <w:b/>
                <w:bCs/>
              </w:rPr>
              <w:t>12000</w:t>
            </w:r>
            <w:r>
              <w:rPr>
                <w:rFonts w:eastAsia="Arial" w:cs="Arial"/>
                <w:b/>
                <w:bCs/>
                <w:spacing w:val="51"/>
              </w:rPr>
              <w:t xml:space="preserve"> </w:t>
            </w:r>
            <w:r>
              <w:rPr>
                <w:rFonts w:eastAsia="Arial" w:cs="Arial"/>
                <w:spacing w:val="2"/>
              </w:rPr>
              <w:t>f</w:t>
            </w:r>
            <w:r>
              <w:rPr>
                <w:rFonts w:eastAsia="Arial" w:cs="Arial"/>
              </w:rPr>
              <w:t>or</w:t>
            </w:r>
            <w:r>
              <w:rPr>
                <w:rFonts w:eastAsia="Arial" w:cs="Arial"/>
                <w:spacing w:val="-2"/>
              </w:rPr>
              <w:t xml:space="preserve"> </w:t>
            </w:r>
            <w:r>
              <w:rPr>
                <w:rFonts w:eastAsia="Arial" w:cs="Arial"/>
              </w:rPr>
              <w:t>a</w:t>
            </w:r>
            <w:r>
              <w:rPr>
                <w:rFonts w:eastAsia="Arial" w:cs="Arial"/>
                <w:spacing w:val="-1"/>
              </w:rPr>
              <w:t xml:space="preserve"> </w:t>
            </w:r>
            <w:r>
              <w:rPr>
                <w:rFonts w:eastAsia="Arial" w:cs="Arial"/>
                <w:spacing w:val="1"/>
              </w:rPr>
              <w:t>m</w:t>
            </w:r>
            <w:r>
              <w:rPr>
                <w:rFonts w:eastAsia="Arial" w:cs="Arial"/>
              </w:rPr>
              <w:t>a</w:t>
            </w:r>
            <w:r>
              <w:rPr>
                <w:rFonts w:eastAsia="Arial" w:cs="Arial"/>
                <w:spacing w:val="-2"/>
              </w:rPr>
              <w:t>x</w:t>
            </w:r>
            <w:r>
              <w:rPr>
                <w:rFonts w:eastAsia="Arial" w:cs="Arial"/>
                <w:spacing w:val="1"/>
              </w:rPr>
              <w:t>i</w:t>
            </w:r>
            <w:r>
              <w:rPr>
                <w:rFonts w:eastAsia="Arial" w:cs="Arial"/>
                <w:spacing w:val="2"/>
              </w:rPr>
              <w:t>m</w:t>
            </w:r>
            <w:r>
              <w:rPr>
                <w:rFonts w:eastAsia="Arial" w:cs="Arial"/>
              </w:rPr>
              <w:t>um</w:t>
            </w:r>
            <w:r>
              <w:rPr>
                <w:rFonts w:eastAsia="Arial" w:cs="Arial"/>
                <w:spacing w:val="-8"/>
              </w:rPr>
              <w:t xml:space="preserve"> </w:t>
            </w:r>
            <w:r>
              <w:rPr>
                <w:rFonts w:eastAsia="Arial" w:cs="Arial"/>
                <w:spacing w:val="1"/>
              </w:rPr>
              <w:t>d</w:t>
            </w:r>
            <w:r>
              <w:rPr>
                <w:rFonts w:eastAsia="Arial" w:cs="Arial"/>
                <w:spacing w:val="-1"/>
              </w:rPr>
              <w:t>i</w:t>
            </w:r>
            <w:r>
              <w:rPr>
                <w:rFonts w:eastAsia="Arial" w:cs="Arial"/>
                <w:spacing w:val="1"/>
              </w:rPr>
              <w:t>s</w:t>
            </w:r>
            <w:r>
              <w:rPr>
                <w:rFonts w:eastAsia="Arial" w:cs="Arial"/>
              </w:rPr>
              <w:t>p</w:t>
            </w:r>
            <w:r>
              <w:rPr>
                <w:rFonts w:eastAsia="Arial" w:cs="Arial"/>
                <w:spacing w:val="1"/>
              </w:rPr>
              <w:t>l</w:t>
            </w:r>
            <w:r>
              <w:rPr>
                <w:rFonts w:eastAsia="Arial" w:cs="Arial"/>
              </w:rPr>
              <w:t>ay</w:t>
            </w:r>
            <w:r>
              <w:rPr>
                <w:rFonts w:eastAsia="Arial" w:cs="Arial"/>
                <w:spacing w:val="-6"/>
              </w:rPr>
              <w:t xml:space="preserve"> </w:t>
            </w:r>
            <w:r>
              <w:rPr>
                <w:rFonts w:eastAsia="Arial" w:cs="Arial"/>
                <w:spacing w:val="1"/>
              </w:rPr>
              <w:t>sc</w:t>
            </w:r>
            <w:r>
              <w:rPr>
                <w:rFonts w:eastAsia="Arial" w:cs="Arial"/>
              </w:rPr>
              <w:t>a</w:t>
            </w:r>
            <w:r>
              <w:rPr>
                <w:rFonts w:eastAsia="Arial" w:cs="Arial"/>
                <w:spacing w:val="1"/>
              </w:rPr>
              <w:t>l</w:t>
            </w:r>
            <w:r>
              <w:rPr>
                <w:rFonts w:eastAsia="Arial" w:cs="Arial"/>
              </w:rPr>
              <w:t>e</w:t>
            </w:r>
            <w:r>
              <w:rPr>
                <w:rFonts w:eastAsia="Arial" w:cs="Arial"/>
                <w:spacing w:val="-6"/>
              </w:rPr>
              <w:t xml:space="preserve"> </w:t>
            </w:r>
            <w:r>
              <w:rPr>
                <w:rFonts w:eastAsia="Arial" w:cs="Arial"/>
              </w:rPr>
              <w:t>of</w:t>
            </w:r>
            <w:r>
              <w:rPr>
                <w:rFonts w:eastAsia="Arial" w:cs="Arial"/>
                <w:spacing w:val="-3"/>
              </w:rPr>
              <w:t xml:space="preserve"> </w:t>
            </w:r>
            <w:r>
              <w:rPr>
                <w:rFonts w:eastAsia="Arial" w:cs="Arial"/>
                <w:spacing w:val="1"/>
              </w:rPr>
              <w:t>sc</w:t>
            </w:r>
            <w:r>
              <w:rPr>
                <w:rFonts w:eastAsia="Arial" w:cs="Arial"/>
              </w:rPr>
              <w:t>a</w:t>
            </w:r>
            <w:r>
              <w:rPr>
                <w:rFonts w:eastAsia="Arial" w:cs="Arial"/>
                <w:spacing w:val="1"/>
              </w:rPr>
              <w:t>l</w:t>
            </w:r>
            <w:r>
              <w:rPr>
                <w:rFonts w:eastAsia="Arial" w:cs="Arial"/>
              </w:rPr>
              <w:t>e</w:t>
            </w:r>
            <w:r>
              <w:rPr>
                <w:rFonts w:eastAsia="Arial" w:cs="Arial"/>
                <w:spacing w:val="-6"/>
              </w:rPr>
              <w:t xml:space="preserve"> </w:t>
            </w:r>
            <w:r>
              <w:rPr>
                <w:rFonts w:eastAsia="Arial" w:cs="Arial"/>
              </w:rPr>
              <w:t>of</w:t>
            </w:r>
            <w:r>
              <w:rPr>
                <w:rFonts w:eastAsia="Arial" w:cs="Arial"/>
                <w:spacing w:val="-1"/>
              </w:rPr>
              <w:t xml:space="preserve"> </w:t>
            </w:r>
            <w:r>
              <w:rPr>
                <w:rFonts w:eastAsia="Arial" w:cs="Arial"/>
                <w:spacing w:val="-3"/>
              </w:rPr>
              <w:t>1</w:t>
            </w:r>
            <w:r>
              <w:rPr>
                <w:rFonts w:eastAsia="Arial" w:cs="Arial"/>
                <w:spacing w:val="2"/>
              </w:rPr>
              <w:t>:</w:t>
            </w:r>
            <w:r>
              <w:rPr>
                <w:rFonts w:eastAsia="Arial" w:cs="Arial"/>
              </w:rPr>
              <w:t>1</w:t>
            </w:r>
            <w:r>
              <w:rPr>
                <w:rFonts w:eastAsia="Arial" w:cs="Arial"/>
                <w:spacing w:val="-1"/>
              </w:rPr>
              <w:t>2</w:t>
            </w:r>
            <w:r>
              <w:rPr>
                <w:rFonts w:eastAsia="Arial" w:cs="Arial"/>
              </w:rPr>
              <w:t>0</w:t>
            </w:r>
            <w:r>
              <w:rPr>
                <w:rFonts w:eastAsia="Arial" w:cs="Arial"/>
                <w:spacing w:val="-1"/>
              </w:rPr>
              <w:t>0</w:t>
            </w:r>
            <w:r>
              <w:rPr>
                <w:rFonts w:eastAsia="Arial" w:cs="Arial"/>
              </w:rPr>
              <w:t>0</w:t>
            </w:r>
          </w:p>
          <w:p w14:paraId="4E92FCF3" w14:textId="77777777" w:rsidR="00512B23" w:rsidRDefault="00512B23" w:rsidP="00512B23">
            <w:pPr>
              <w:spacing w:before="3" w:after="0" w:line="120" w:lineRule="exact"/>
              <w:rPr>
                <w:sz w:val="12"/>
                <w:szCs w:val="12"/>
              </w:rPr>
            </w:pPr>
          </w:p>
          <w:p w14:paraId="77FEE6F7" w14:textId="77777777" w:rsidR="00512B23" w:rsidRDefault="00512B23" w:rsidP="00512B23">
            <w:pPr>
              <w:spacing w:after="0" w:line="240" w:lineRule="auto"/>
              <w:ind w:left="100" w:right="-20"/>
              <w:rPr>
                <w:rFonts w:eastAsia="Arial" w:cs="Arial"/>
              </w:rPr>
            </w:pPr>
            <w:r>
              <w:rPr>
                <w:rFonts w:eastAsia="Arial" w:cs="Arial"/>
                <w:u w:val="single" w:color="000000"/>
              </w:rPr>
              <w:t>Re</w:t>
            </w:r>
            <w:r>
              <w:rPr>
                <w:rFonts w:eastAsia="Arial" w:cs="Arial"/>
                <w:spacing w:val="2"/>
                <w:u w:val="single" w:color="000000"/>
              </w:rPr>
              <w:t>m</w:t>
            </w:r>
            <w:r>
              <w:rPr>
                <w:rFonts w:eastAsia="Arial" w:cs="Arial"/>
                <w:u w:val="single" w:color="000000"/>
              </w:rPr>
              <w:t>ar</w:t>
            </w:r>
            <w:r>
              <w:rPr>
                <w:rFonts w:eastAsia="Arial" w:cs="Arial"/>
                <w:spacing w:val="2"/>
                <w:u w:val="single" w:color="000000"/>
              </w:rPr>
              <w:t>k</w:t>
            </w:r>
            <w:r>
              <w:rPr>
                <w:rFonts w:eastAsia="Arial" w:cs="Arial"/>
                <w:spacing w:val="1"/>
                <w:u w:val="single" w:color="000000"/>
              </w:rPr>
              <w:t>s</w:t>
            </w:r>
            <w:r>
              <w:rPr>
                <w:rFonts w:eastAsia="Arial" w:cs="Arial"/>
                <w:u w:val="single" w:color="000000"/>
              </w:rPr>
              <w:t>:</w:t>
            </w:r>
          </w:p>
          <w:p w14:paraId="6AD24327" w14:textId="705A0E77" w:rsidR="00512B23" w:rsidRDefault="00512B23" w:rsidP="00512B23">
            <w:pPr>
              <w:spacing w:before="16" w:after="0" w:line="230" w:lineRule="exact"/>
              <w:ind w:left="338" w:right="66" w:hanging="238"/>
              <w:rPr>
                <w:rFonts w:eastAsia="Arial" w:cs="Arial"/>
              </w:rPr>
            </w:pPr>
            <w:r>
              <w:rPr>
                <w:rFonts w:ascii="Symbol" w:eastAsia="Symbol" w:hAnsi="Symbol" w:cs="Symbol"/>
              </w:rPr>
              <w:t></w:t>
            </w:r>
            <w:r>
              <w:rPr>
                <w:rFonts w:ascii="Times New Roman" w:eastAsia="Times New Roman" w:hAnsi="Times New Roman"/>
              </w:rPr>
              <w:t xml:space="preserve"> </w:t>
            </w:r>
            <w:r>
              <w:rPr>
                <w:rFonts w:ascii="Times New Roman" w:eastAsia="Times New Roman" w:hAnsi="Times New Roman"/>
                <w:spacing w:val="47"/>
              </w:rPr>
              <w:t xml:space="preserve"> </w:t>
            </w:r>
            <w:r>
              <w:rPr>
                <w:rFonts w:eastAsia="Arial" w:cs="Arial"/>
                <w:b/>
                <w:bCs/>
                <w:spacing w:val="4"/>
              </w:rPr>
              <w:t>M</w:t>
            </w:r>
            <w:r>
              <w:rPr>
                <w:rFonts w:eastAsia="Arial" w:cs="Arial"/>
                <w:b/>
                <w:bCs/>
              </w:rPr>
              <w:t>a</w:t>
            </w:r>
            <w:r>
              <w:rPr>
                <w:rFonts w:eastAsia="Arial" w:cs="Arial"/>
                <w:b/>
                <w:bCs/>
                <w:spacing w:val="-1"/>
              </w:rPr>
              <w:t>x</w:t>
            </w:r>
            <w:r>
              <w:rPr>
                <w:rFonts w:eastAsia="Arial" w:cs="Arial"/>
                <w:b/>
                <w:bCs/>
              </w:rPr>
              <w:t>im</w:t>
            </w:r>
            <w:r>
              <w:rPr>
                <w:rFonts w:eastAsia="Arial" w:cs="Arial"/>
                <w:b/>
                <w:bCs/>
                <w:spacing w:val="1"/>
              </w:rPr>
              <w:t>u</w:t>
            </w:r>
            <w:r>
              <w:rPr>
                <w:rFonts w:eastAsia="Arial" w:cs="Arial"/>
                <w:b/>
                <w:bCs/>
              </w:rPr>
              <w:t>m</w:t>
            </w:r>
            <w:r>
              <w:rPr>
                <w:rFonts w:eastAsia="Arial" w:cs="Arial"/>
                <w:b/>
                <w:bCs/>
                <w:spacing w:val="-9"/>
              </w:rPr>
              <w:t xml:space="preserve"> </w:t>
            </w:r>
            <w:r>
              <w:rPr>
                <w:rFonts w:eastAsia="Arial" w:cs="Arial"/>
                <w:b/>
                <w:bCs/>
                <w:spacing w:val="1"/>
              </w:rPr>
              <w:t>d</w:t>
            </w:r>
            <w:r>
              <w:rPr>
                <w:rFonts w:eastAsia="Arial" w:cs="Arial"/>
                <w:b/>
                <w:bCs/>
              </w:rPr>
              <w:t>ispl</w:t>
            </w:r>
            <w:r>
              <w:rPr>
                <w:rFonts w:eastAsia="Arial" w:cs="Arial"/>
                <w:b/>
                <w:bCs/>
                <w:spacing w:val="2"/>
              </w:rPr>
              <w:t>a</w:t>
            </w:r>
            <w:r>
              <w:rPr>
                <w:rFonts w:eastAsia="Arial" w:cs="Arial"/>
                <w:b/>
                <w:bCs/>
              </w:rPr>
              <w:t>y</w:t>
            </w:r>
            <w:r>
              <w:rPr>
                <w:rFonts w:eastAsia="Arial" w:cs="Arial"/>
                <w:b/>
                <w:bCs/>
                <w:spacing w:val="-10"/>
              </w:rPr>
              <w:t xml:space="preserve"> </w:t>
            </w:r>
            <w:r>
              <w:rPr>
                <w:rFonts w:eastAsia="Arial" w:cs="Arial"/>
                <w:b/>
                <w:bCs/>
                <w:spacing w:val="2"/>
              </w:rPr>
              <w:t>s</w:t>
            </w:r>
            <w:r>
              <w:rPr>
                <w:rFonts w:eastAsia="Arial" w:cs="Arial"/>
                <w:b/>
                <w:bCs/>
              </w:rPr>
              <w:t>c</w:t>
            </w:r>
            <w:r>
              <w:rPr>
                <w:rFonts w:eastAsia="Arial" w:cs="Arial"/>
                <w:b/>
                <w:bCs/>
                <w:spacing w:val="-1"/>
              </w:rPr>
              <w:t>a</w:t>
            </w:r>
            <w:r>
              <w:rPr>
                <w:rFonts w:eastAsia="Arial" w:cs="Arial"/>
                <w:b/>
                <w:bCs/>
                <w:spacing w:val="2"/>
              </w:rPr>
              <w:t>l</w:t>
            </w:r>
            <w:r>
              <w:rPr>
                <w:rFonts w:eastAsia="Arial" w:cs="Arial"/>
                <w:b/>
                <w:bCs/>
              </w:rPr>
              <w:t>e</w:t>
            </w:r>
            <w:r>
              <w:rPr>
                <w:rFonts w:eastAsia="Arial" w:cs="Arial"/>
                <w:b/>
                <w:bCs/>
                <w:spacing w:val="-4"/>
              </w:rPr>
              <w:t xml:space="preserve"> </w:t>
            </w:r>
            <w:r>
              <w:rPr>
                <w:rFonts w:eastAsia="Arial" w:cs="Arial"/>
                <w:spacing w:val="2"/>
              </w:rPr>
              <w:t>p</w:t>
            </w:r>
            <w:r>
              <w:rPr>
                <w:rFonts w:eastAsia="Arial" w:cs="Arial"/>
                <w:spacing w:val="1"/>
              </w:rPr>
              <w:t>r</w:t>
            </w:r>
            <w:r>
              <w:rPr>
                <w:rFonts w:eastAsia="Arial" w:cs="Arial"/>
                <w:spacing w:val="-3"/>
              </w:rPr>
              <w:t>o</w:t>
            </w:r>
            <w:r>
              <w:rPr>
                <w:rFonts w:eastAsia="Arial" w:cs="Arial"/>
                <w:spacing w:val="3"/>
              </w:rPr>
              <w:t>v</w:t>
            </w:r>
            <w:r>
              <w:rPr>
                <w:rFonts w:eastAsia="Arial" w:cs="Arial"/>
                <w:spacing w:val="1"/>
              </w:rPr>
              <w:t>i</w:t>
            </w:r>
            <w:r>
              <w:rPr>
                <w:rFonts w:eastAsia="Arial" w:cs="Arial"/>
              </w:rPr>
              <w:t>d</w:t>
            </w:r>
            <w:r>
              <w:rPr>
                <w:rFonts w:eastAsia="Arial" w:cs="Arial"/>
                <w:spacing w:val="-1"/>
              </w:rPr>
              <w:t>e</w:t>
            </w:r>
            <w:r>
              <w:rPr>
                <w:rFonts w:eastAsia="Arial" w:cs="Arial"/>
              </w:rPr>
              <w:t>s</w:t>
            </w:r>
            <w:r>
              <w:rPr>
                <w:rFonts w:eastAsia="Arial" w:cs="Arial"/>
                <w:spacing w:val="-7"/>
              </w:rPr>
              <w:t xml:space="preserve"> </w:t>
            </w:r>
            <w:r>
              <w:rPr>
                <w:rFonts w:eastAsia="Arial" w:cs="Arial"/>
              </w:rPr>
              <w:t>a</w:t>
            </w:r>
            <w:r>
              <w:rPr>
                <w:rFonts w:eastAsia="Arial" w:cs="Arial"/>
                <w:spacing w:val="-2"/>
              </w:rPr>
              <w:t xml:space="preserve"> </w:t>
            </w:r>
            <w:r>
              <w:rPr>
                <w:rFonts w:eastAsia="Arial" w:cs="Arial"/>
                <w:spacing w:val="1"/>
              </w:rPr>
              <w:t>r</w:t>
            </w:r>
            <w:r>
              <w:rPr>
                <w:rFonts w:eastAsia="Arial" w:cs="Arial"/>
              </w:rPr>
              <w:t>e</w:t>
            </w:r>
            <w:r>
              <w:rPr>
                <w:rFonts w:eastAsia="Arial" w:cs="Arial"/>
                <w:spacing w:val="2"/>
              </w:rPr>
              <w:t>f</w:t>
            </w:r>
            <w:r>
              <w:rPr>
                <w:rFonts w:eastAsia="Arial" w:cs="Arial"/>
              </w:rPr>
              <w:t>eren</w:t>
            </w:r>
            <w:r>
              <w:rPr>
                <w:rFonts w:eastAsia="Arial" w:cs="Arial"/>
                <w:spacing w:val="1"/>
              </w:rPr>
              <w:t>c</w:t>
            </w:r>
            <w:r>
              <w:rPr>
                <w:rFonts w:eastAsia="Arial" w:cs="Arial"/>
              </w:rPr>
              <w:t>e</w:t>
            </w:r>
            <w:r>
              <w:rPr>
                <w:rFonts w:eastAsia="Arial" w:cs="Arial"/>
                <w:spacing w:val="-8"/>
              </w:rPr>
              <w:t xml:space="preserve"> </w:t>
            </w:r>
            <w:r>
              <w:rPr>
                <w:rFonts w:eastAsia="Arial" w:cs="Arial"/>
                <w:spacing w:val="1"/>
              </w:rPr>
              <w:t>f</w:t>
            </w:r>
            <w:r>
              <w:rPr>
                <w:rFonts w:eastAsia="Arial" w:cs="Arial"/>
              </w:rPr>
              <w:t>or</w:t>
            </w:r>
            <w:r>
              <w:rPr>
                <w:rFonts w:eastAsia="Arial" w:cs="Arial"/>
                <w:spacing w:val="-2"/>
              </w:rPr>
              <w:t xml:space="preserve"> </w:t>
            </w:r>
            <w:r>
              <w:rPr>
                <w:rFonts w:eastAsia="Arial" w:cs="Arial"/>
                <w:spacing w:val="2"/>
              </w:rPr>
              <w:t>t</w:t>
            </w:r>
            <w:r>
              <w:rPr>
                <w:rFonts w:eastAsia="Arial" w:cs="Arial"/>
              </w:rPr>
              <w:t>he</w:t>
            </w:r>
            <w:r>
              <w:rPr>
                <w:rFonts w:eastAsia="Arial" w:cs="Arial"/>
                <w:spacing w:val="-4"/>
              </w:rPr>
              <w:t xml:space="preserve"> </w:t>
            </w:r>
            <w:r>
              <w:rPr>
                <w:rFonts w:eastAsia="Arial" w:cs="Arial"/>
              </w:rPr>
              <w:t>user</w:t>
            </w:r>
            <w:r>
              <w:rPr>
                <w:rFonts w:eastAsia="Arial" w:cs="Arial"/>
                <w:spacing w:val="-4"/>
              </w:rPr>
              <w:t xml:space="preserve"> </w:t>
            </w:r>
            <w:r>
              <w:rPr>
                <w:rFonts w:eastAsia="Arial" w:cs="Arial"/>
                <w:spacing w:val="1"/>
              </w:rPr>
              <w:t>s</w:t>
            </w:r>
            <w:r>
              <w:rPr>
                <w:rFonts w:eastAsia="Arial" w:cs="Arial"/>
              </w:rPr>
              <w:t>e</w:t>
            </w:r>
            <w:r>
              <w:rPr>
                <w:rFonts w:eastAsia="Arial" w:cs="Arial"/>
                <w:spacing w:val="1"/>
              </w:rPr>
              <w:t>l</w:t>
            </w:r>
            <w:r>
              <w:rPr>
                <w:rFonts w:eastAsia="Arial" w:cs="Arial"/>
              </w:rPr>
              <w:t>e</w:t>
            </w:r>
            <w:r>
              <w:rPr>
                <w:rFonts w:eastAsia="Arial" w:cs="Arial"/>
                <w:spacing w:val="1"/>
              </w:rPr>
              <w:t>c</w:t>
            </w:r>
            <w:r>
              <w:rPr>
                <w:rFonts w:eastAsia="Arial" w:cs="Arial"/>
                <w:spacing w:val="2"/>
              </w:rPr>
              <w:t>t</w:t>
            </w:r>
            <w:r>
              <w:rPr>
                <w:rFonts w:eastAsia="Arial" w:cs="Arial"/>
              </w:rPr>
              <w:t>ed</w:t>
            </w:r>
            <w:r>
              <w:rPr>
                <w:rFonts w:eastAsia="Arial" w:cs="Arial"/>
                <w:spacing w:val="-11"/>
              </w:rPr>
              <w:t xml:space="preserve"> </w:t>
            </w:r>
            <w:r>
              <w:rPr>
                <w:rFonts w:eastAsia="Arial" w:cs="Arial"/>
                <w:spacing w:val="3"/>
              </w:rPr>
              <w:t>v</w:t>
            </w:r>
            <w:r>
              <w:rPr>
                <w:rFonts w:eastAsia="Arial" w:cs="Arial"/>
                <w:spacing w:val="1"/>
              </w:rPr>
              <w:t>i</w:t>
            </w:r>
            <w:r>
              <w:rPr>
                <w:rFonts w:eastAsia="Arial" w:cs="Arial"/>
                <w:spacing w:val="2"/>
              </w:rPr>
              <w:t>e</w:t>
            </w:r>
            <w:r>
              <w:rPr>
                <w:rFonts w:eastAsia="Arial" w:cs="Arial"/>
                <w:spacing w:val="-7"/>
              </w:rPr>
              <w:t>w</w:t>
            </w:r>
            <w:r>
              <w:rPr>
                <w:rFonts w:eastAsia="Arial" w:cs="Arial"/>
                <w:spacing w:val="4"/>
              </w:rPr>
              <w:t>i</w:t>
            </w:r>
            <w:r>
              <w:rPr>
                <w:rFonts w:eastAsia="Arial" w:cs="Arial"/>
              </w:rPr>
              <w:t>ng</w:t>
            </w:r>
            <w:r>
              <w:rPr>
                <w:rFonts w:eastAsia="Arial" w:cs="Arial"/>
                <w:spacing w:val="-8"/>
              </w:rPr>
              <w:t xml:space="preserve"> </w:t>
            </w:r>
            <w:r>
              <w:rPr>
                <w:rFonts w:eastAsia="Arial" w:cs="Arial"/>
                <w:spacing w:val="1"/>
              </w:rPr>
              <w:t>sc</w:t>
            </w:r>
            <w:r>
              <w:rPr>
                <w:rFonts w:eastAsia="Arial" w:cs="Arial"/>
              </w:rPr>
              <w:t>a</w:t>
            </w:r>
            <w:r>
              <w:rPr>
                <w:rFonts w:eastAsia="Arial" w:cs="Arial"/>
                <w:spacing w:val="1"/>
              </w:rPr>
              <w:t>l</w:t>
            </w:r>
            <w:r>
              <w:rPr>
                <w:rFonts w:eastAsia="Arial" w:cs="Arial"/>
              </w:rPr>
              <w:t>e</w:t>
            </w:r>
            <w:r>
              <w:rPr>
                <w:rFonts w:eastAsia="Arial" w:cs="Arial"/>
                <w:spacing w:val="-3"/>
              </w:rPr>
              <w:t xml:space="preserve"> </w:t>
            </w:r>
            <w:r>
              <w:rPr>
                <w:rFonts w:eastAsia="Arial" w:cs="Arial"/>
                <w:spacing w:val="1"/>
              </w:rPr>
              <w:t>i</w:t>
            </w:r>
            <w:r>
              <w:rPr>
                <w:rFonts w:eastAsia="Arial" w:cs="Arial"/>
              </w:rPr>
              <w:t>n</w:t>
            </w:r>
            <w:r>
              <w:rPr>
                <w:rFonts w:eastAsia="Arial" w:cs="Arial"/>
                <w:spacing w:val="-2"/>
              </w:rPr>
              <w:t xml:space="preserve"> </w:t>
            </w:r>
            <w:r>
              <w:rPr>
                <w:rFonts w:eastAsia="Arial" w:cs="Arial"/>
                <w:spacing w:val="1"/>
              </w:rPr>
              <w:t>t</w:t>
            </w:r>
            <w:r>
              <w:rPr>
                <w:rFonts w:eastAsia="Arial" w:cs="Arial"/>
              </w:rPr>
              <w:t>he</w:t>
            </w:r>
            <w:r>
              <w:rPr>
                <w:rFonts w:eastAsia="Arial" w:cs="Arial"/>
                <w:spacing w:val="-4"/>
              </w:rPr>
              <w:t xml:space="preserve"> </w:t>
            </w:r>
            <w:r>
              <w:rPr>
                <w:rFonts w:eastAsia="Arial" w:cs="Arial"/>
                <w:spacing w:val="1"/>
              </w:rPr>
              <w:t>E</w:t>
            </w:r>
            <w:r>
              <w:rPr>
                <w:rFonts w:eastAsia="Arial" w:cs="Arial"/>
              </w:rPr>
              <w:t>CD</w:t>
            </w:r>
            <w:r>
              <w:rPr>
                <w:rFonts w:eastAsia="Arial" w:cs="Arial"/>
                <w:spacing w:val="2"/>
              </w:rPr>
              <w:t>I</w:t>
            </w:r>
            <w:r>
              <w:rPr>
                <w:rFonts w:eastAsia="Arial" w:cs="Arial"/>
              </w:rPr>
              <w:t>S</w:t>
            </w:r>
            <w:r>
              <w:rPr>
                <w:rFonts w:eastAsia="Arial" w:cs="Arial"/>
                <w:spacing w:val="-5"/>
              </w:rPr>
              <w:t xml:space="preserve"> </w:t>
            </w:r>
            <w:r>
              <w:rPr>
                <w:rFonts w:eastAsia="Arial" w:cs="Arial"/>
              </w:rPr>
              <w:t>at</w:t>
            </w:r>
            <w:r>
              <w:rPr>
                <w:rFonts w:eastAsia="Arial" w:cs="Arial"/>
                <w:spacing w:val="1"/>
              </w:rPr>
              <w:t xml:space="preserve"> </w:t>
            </w:r>
            <w:r>
              <w:rPr>
                <w:rFonts w:eastAsia="Arial" w:cs="Arial"/>
                <w:spacing w:val="-5"/>
              </w:rPr>
              <w:t>w</w:t>
            </w:r>
            <w:r>
              <w:rPr>
                <w:rFonts w:eastAsia="Arial" w:cs="Arial"/>
              </w:rPr>
              <w:t>h</w:t>
            </w:r>
            <w:r>
              <w:rPr>
                <w:rFonts w:eastAsia="Arial" w:cs="Arial"/>
                <w:spacing w:val="1"/>
              </w:rPr>
              <w:t>ic</w:t>
            </w:r>
            <w:r>
              <w:rPr>
                <w:rFonts w:eastAsia="Arial" w:cs="Arial"/>
              </w:rPr>
              <w:t>h</w:t>
            </w:r>
            <w:r>
              <w:rPr>
                <w:rFonts w:eastAsia="Arial" w:cs="Arial"/>
                <w:spacing w:val="-5"/>
              </w:rPr>
              <w:t xml:space="preserve"> </w:t>
            </w:r>
            <w:r>
              <w:rPr>
                <w:rFonts w:eastAsia="Arial" w:cs="Arial"/>
                <w:spacing w:val="1"/>
              </w:rPr>
              <w:t>t</w:t>
            </w:r>
            <w:r>
              <w:rPr>
                <w:rFonts w:eastAsia="Arial" w:cs="Arial"/>
              </w:rPr>
              <w:t xml:space="preserve">he </w:t>
            </w:r>
            <w:r>
              <w:rPr>
                <w:rFonts w:eastAsia="Arial" w:cs="Arial"/>
                <w:spacing w:val="-3"/>
              </w:rPr>
              <w:t>o</w:t>
            </w:r>
            <w:r>
              <w:rPr>
                <w:rFonts w:eastAsia="Arial" w:cs="Arial"/>
                <w:spacing w:val="6"/>
              </w:rPr>
              <w:t>v</w:t>
            </w:r>
            <w:r>
              <w:rPr>
                <w:rFonts w:eastAsia="Arial" w:cs="Arial"/>
              </w:rPr>
              <w:t>er</w:t>
            </w:r>
            <w:r>
              <w:rPr>
                <w:rFonts w:eastAsia="Arial" w:cs="Arial"/>
                <w:spacing w:val="-1"/>
              </w:rPr>
              <w:t>s</w:t>
            </w:r>
            <w:r>
              <w:rPr>
                <w:rFonts w:eastAsia="Arial" w:cs="Arial"/>
                <w:spacing w:val="1"/>
              </w:rPr>
              <w:t>c</w:t>
            </w:r>
            <w:r>
              <w:rPr>
                <w:rFonts w:eastAsia="Arial" w:cs="Arial"/>
              </w:rPr>
              <w:t>a</w:t>
            </w:r>
            <w:r>
              <w:rPr>
                <w:rFonts w:eastAsia="Arial" w:cs="Arial"/>
                <w:spacing w:val="1"/>
              </w:rPr>
              <w:t>l</w:t>
            </w:r>
            <w:r>
              <w:rPr>
                <w:rFonts w:eastAsia="Arial" w:cs="Arial"/>
              </w:rPr>
              <w:t>e</w:t>
            </w:r>
            <w:r>
              <w:rPr>
                <w:rFonts w:eastAsia="Arial" w:cs="Arial"/>
                <w:spacing w:val="7"/>
              </w:rPr>
              <w:t xml:space="preserve"> </w:t>
            </w:r>
            <w:r>
              <w:rPr>
                <w:rFonts w:eastAsia="Arial" w:cs="Arial"/>
                <w:spacing w:val="-5"/>
              </w:rPr>
              <w:t>w</w:t>
            </w:r>
            <w:r>
              <w:rPr>
                <w:rFonts w:eastAsia="Arial" w:cs="Arial"/>
              </w:rPr>
              <w:t>a</w:t>
            </w:r>
            <w:r>
              <w:rPr>
                <w:rFonts w:eastAsia="Arial" w:cs="Arial"/>
                <w:spacing w:val="3"/>
              </w:rPr>
              <w:t>r</w:t>
            </w:r>
            <w:r>
              <w:rPr>
                <w:rFonts w:eastAsia="Arial" w:cs="Arial"/>
              </w:rPr>
              <w:t>n</w:t>
            </w:r>
            <w:r>
              <w:rPr>
                <w:rFonts w:eastAsia="Arial" w:cs="Arial"/>
                <w:spacing w:val="1"/>
              </w:rPr>
              <w:t>i</w:t>
            </w:r>
            <w:r>
              <w:rPr>
                <w:rFonts w:eastAsia="Arial" w:cs="Arial"/>
              </w:rPr>
              <w:t>ng</w:t>
            </w:r>
            <w:r>
              <w:rPr>
                <w:rFonts w:eastAsia="Arial" w:cs="Arial"/>
                <w:spacing w:val="11"/>
              </w:rPr>
              <w:t xml:space="preserve"> </w:t>
            </w:r>
            <w:r>
              <w:rPr>
                <w:rFonts w:eastAsia="Arial" w:cs="Arial"/>
                <w:spacing w:val="-5"/>
              </w:rPr>
              <w:t>w</w:t>
            </w:r>
            <w:r>
              <w:rPr>
                <w:rFonts w:eastAsia="Arial" w:cs="Arial"/>
                <w:spacing w:val="1"/>
              </w:rPr>
              <w:t>il</w:t>
            </w:r>
            <w:r>
              <w:rPr>
                <w:rFonts w:eastAsia="Arial" w:cs="Arial"/>
              </w:rPr>
              <w:t>l</w:t>
            </w:r>
            <w:r>
              <w:rPr>
                <w:rFonts w:eastAsia="Arial" w:cs="Arial"/>
                <w:spacing w:val="12"/>
              </w:rPr>
              <w:t xml:space="preserve"> </w:t>
            </w:r>
            <w:r>
              <w:rPr>
                <w:rFonts w:eastAsia="Arial" w:cs="Arial"/>
              </w:rPr>
              <w:t>be</w:t>
            </w:r>
            <w:r>
              <w:rPr>
                <w:rFonts w:eastAsia="Arial" w:cs="Arial"/>
                <w:spacing w:val="13"/>
              </w:rPr>
              <w:t xml:space="preserve"> </w:t>
            </w:r>
            <w:r>
              <w:rPr>
                <w:rFonts w:eastAsia="Arial" w:cs="Arial"/>
                <w:spacing w:val="2"/>
              </w:rPr>
              <w:t>d</w:t>
            </w:r>
            <w:r>
              <w:rPr>
                <w:rFonts w:eastAsia="Arial" w:cs="Arial"/>
                <w:spacing w:val="1"/>
              </w:rPr>
              <w:t>is</w:t>
            </w:r>
            <w:r>
              <w:rPr>
                <w:rFonts w:eastAsia="Arial" w:cs="Arial"/>
              </w:rPr>
              <w:t>p</w:t>
            </w:r>
            <w:r>
              <w:rPr>
                <w:rFonts w:eastAsia="Arial" w:cs="Arial"/>
                <w:spacing w:val="1"/>
              </w:rPr>
              <w:t>l</w:t>
            </w:r>
            <w:r>
              <w:rPr>
                <w:rFonts w:eastAsia="Arial" w:cs="Arial"/>
              </w:rPr>
              <w:t>a</w:t>
            </w:r>
            <w:r>
              <w:rPr>
                <w:rFonts w:eastAsia="Arial" w:cs="Arial"/>
                <w:spacing w:val="-2"/>
              </w:rPr>
              <w:t>y</w:t>
            </w:r>
            <w:r>
              <w:rPr>
                <w:rFonts w:eastAsia="Arial" w:cs="Arial"/>
              </w:rPr>
              <w:t>ed</w:t>
            </w:r>
            <w:r>
              <w:rPr>
                <w:rFonts w:eastAsia="Arial" w:cs="Arial"/>
                <w:spacing w:val="5"/>
              </w:rPr>
              <w:t xml:space="preserve"> </w:t>
            </w:r>
            <w:r>
              <w:rPr>
                <w:rFonts w:eastAsia="Arial" w:cs="Arial"/>
                <w:spacing w:val="1"/>
              </w:rPr>
              <w:t>i</w:t>
            </w:r>
            <w:r>
              <w:rPr>
                <w:rFonts w:eastAsia="Arial" w:cs="Arial"/>
              </w:rPr>
              <w:t>f</w:t>
            </w:r>
            <w:r>
              <w:rPr>
                <w:rFonts w:eastAsia="Arial" w:cs="Arial"/>
                <w:spacing w:val="15"/>
              </w:rPr>
              <w:t xml:space="preserve"> </w:t>
            </w:r>
            <w:r>
              <w:rPr>
                <w:rFonts w:eastAsia="Arial" w:cs="Arial"/>
                <w:spacing w:val="2"/>
              </w:rPr>
              <w:t>t</w:t>
            </w:r>
            <w:r>
              <w:rPr>
                <w:rFonts w:eastAsia="Arial" w:cs="Arial"/>
              </w:rPr>
              <w:t>h</w:t>
            </w:r>
            <w:r>
              <w:rPr>
                <w:rFonts w:eastAsia="Arial" w:cs="Arial"/>
                <w:spacing w:val="-1"/>
              </w:rPr>
              <w:t>e</w:t>
            </w:r>
            <w:r>
              <w:rPr>
                <w:rFonts w:eastAsia="Arial" w:cs="Arial"/>
                <w:spacing w:val="1"/>
              </w:rPr>
              <w:t>r</w:t>
            </w:r>
            <w:r>
              <w:rPr>
                <w:rFonts w:eastAsia="Arial" w:cs="Arial"/>
              </w:rPr>
              <w:t>e</w:t>
            </w:r>
            <w:r>
              <w:rPr>
                <w:rFonts w:eastAsia="Arial" w:cs="Arial"/>
                <w:spacing w:val="9"/>
              </w:rPr>
              <w:t xml:space="preserve"> </w:t>
            </w:r>
            <w:r>
              <w:rPr>
                <w:rFonts w:eastAsia="Arial" w:cs="Arial"/>
                <w:spacing w:val="1"/>
              </w:rPr>
              <w:t>i</w:t>
            </w:r>
            <w:r>
              <w:rPr>
                <w:rFonts w:eastAsia="Arial" w:cs="Arial"/>
              </w:rPr>
              <w:t>s</w:t>
            </w:r>
            <w:r>
              <w:rPr>
                <w:rFonts w:eastAsia="Arial" w:cs="Arial"/>
                <w:spacing w:val="14"/>
              </w:rPr>
              <w:t xml:space="preserve"> </w:t>
            </w:r>
            <w:r>
              <w:rPr>
                <w:rFonts w:eastAsia="Arial" w:cs="Arial"/>
              </w:rPr>
              <w:t>no</w:t>
            </w:r>
            <w:r>
              <w:rPr>
                <w:rFonts w:eastAsia="Arial" w:cs="Arial"/>
                <w:spacing w:val="11"/>
              </w:rPr>
              <w:t xml:space="preserve"> </w:t>
            </w:r>
            <w:r>
              <w:rPr>
                <w:rFonts w:eastAsia="Arial" w:cs="Arial"/>
                <w:spacing w:val="1"/>
              </w:rPr>
              <w:t>l</w:t>
            </w:r>
            <w:r>
              <w:rPr>
                <w:rFonts w:eastAsia="Arial" w:cs="Arial"/>
              </w:rPr>
              <w:t>arg</w:t>
            </w:r>
            <w:r>
              <w:rPr>
                <w:rFonts w:eastAsia="Arial" w:cs="Arial"/>
                <w:spacing w:val="2"/>
              </w:rPr>
              <w:t>e</w:t>
            </w:r>
            <w:r>
              <w:rPr>
                <w:rFonts w:eastAsia="Arial" w:cs="Arial"/>
              </w:rPr>
              <w:t>r</w:t>
            </w:r>
            <w:r>
              <w:rPr>
                <w:rFonts w:eastAsia="Arial" w:cs="Arial"/>
                <w:spacing w:val="9"/>
              </w:rPr>
              <w:t xml:space="preserve"> </w:t>
            </w:r>
            <w:r>
              <w:rPr>
                <w:rFonts w:eastAsia="Arial" w:cs="Arial"/>
                <w:spacing w:val="2"/>
              </w:rPr>
              <w:t>m</w:t>
            </w:r>
            <w:r>
              <w:rPr>
                <w:rFonts w:eastAsia="Arial" w:cs="Arial"/>
              </w:rPr>
              <w:t>a</w:t>
            </w:r>
            <w:r>
              <w:rPr>
                <w:rFonts w:eastAsia="Arial" w:cs="Arial"/>
                <w:spacing w:val="-2"/>
              </w:rPr>
              <w:t>x</w:t>
            </w:r>
            <w:r>
              <w:rPr>
                <w:rFonts w:eastAsia="Arial" w:cs="Arial"/>
                <w:spacing w:val="1"/>
              </w:rPr>
              <w:t>i</w:t>
            </w:r>
            <w:r>
              <w:rPr>
                <w:rFonts w:eastAsia="Arial" w:cs="Arial"/>
                <w:spacing w:val="2"/>
              </w:rPr>
              <w:t>m</w:t>
            </w:r>
            <w:r>
              <w:rPr>
                <w:rFonts w:eastAsia="Arial" w:cs="Arial"/>
              </w:rPr>
              <w:t>um</w:t>
            </w:r>
            <w:r>
              <w:rPr>
                <w:rFonts w:eastAsia="Arial" w:cs="Arial"/>
                <w:spacing w:val="6"/>
              </w:rPr>
              <w:t xml:space="preserve"> </w:t>
            </w:r>
            <w:r>
              <w:rPr>
                <w:rFonts w:eastAsia="Arial" w:cs="Arial"/>
              </w:rPr>
              <w:t>d</w:t>
            </w:r>
            <w:r>
              <w:rPr>
                <w:rFonts w:eastAsia="Arial" w:cs="Arial"/>
                <w:spacing w:val="1"/>
              </w:rPr>
              <w:t>is</w:t>
            </w:r>
            <w:r>
              <w:rPr>
                <w:rFonts w:eastAsia="Arial" w:cs="Arial"/>
              </w:rPr>
              <w:t>p</w:t>
            </w:r>
            <w:r>
              <w:rPr>
                <w:rFonts w:eastAsia="Arial" w:cs="Arial"/>
                <w:spacing w:val="1"/>
              </w:rPr>
              <w:t>l</w:t>
            </w:r>
            <w:r>
              <w:rPr>
                <w:rFonts w:eastAsia="Arial" w:cs="Arial"/>
              </w:rPr>
              <w:t>ay</w:t>
            </w:r>
            <w:r>
              <w:rPr>
                <w:rFonts w:eastAsia="Arial" w:cs="Arial"/>
                <w:spacing w:val="6"/>
              </w:rPr>
              <w:t xml:space="preserve"> </w:t>
            </w:r>
            <w:r>
              <w:rPr>
                <w:rFonts w:eastAsia="Arial" w:cs="Arial"/>
                <w:spacing w:val="1"/>
              </w:rPr>
              <w:t>sc</w:t>
            </w:r>
            <w:r>
              <w:rPr>
                <w:rFonts w:eastAsia="Arial" w:cs="Arial"/>
              </w:rPr>
              <w:t>a</w:t>
            </w:r>
            <w:r>
              <w:rPr>
                <w:rFonts w:eastAsia="Arial" w:cs="Arial"/>
                <w:spacing w:val="1"/>
              </w:rPr>
              <w:t>l</w:t>
            </w:r>
            <w:r>
              <w:rPr>
                <w:rFonts w:eastAsia="Arial" w:cs="Arial"/>
              </w:rPr>
              <w:t>e</w:t>
            </w:r>
            <w:r>
              <w:rPr>
                <w:rFonts w:eastAsia="Arial" w:cs="Arial"/>
                <w:spacing w:val="9"/>
              </w:rPr>
              <w:t xml:space="preserve"> </w:t>
            </w:r>
            <w:r>
              <w:rPr>
                <w:rFonts w:eastAsia="Arial" w:cs="Arial"/>
                <w:spacing w:val="1"/>
              </w:rPr>
              <w:t>E</w:t>
            </w:r>
            <w:r>
              <w:rPr>
                <w:rFonts w:eastAsia="Arial" w:cs="Arial"/>
              </w:rPr>
              <w:t>NC</w:t>
            </w:r>
            <w:r>
              <w:rPr>
                <w:rFonts w:eastAsia="Arial" w:cs="Arial"/>
                <w:spacing w:val="10"/>
              </w:rPr>
              <w:t xml:space="preserve"> </w:t>
            </w:r>
            <w:r>
              <w:rPr>
                <w:rFonts w:eastAsia="Arial" w:cs="Arial"/>
              </w:rPr>
              <w:t>d</w:t>
            </w:r>
            <w:r>
              <w:rPr>
                <w:rFonts w:eastAsia="Arial" w:cs="Arial"/>
                <w:spacing w:val="-1"/>
              </w:rPr>
              <w:t>a</w:t>
            </w:r>
            <w:r>
              <w:rPr>
                <w:rFonts w:eastAsia="Arial" w:cs="Arial"/>
                <w:spacing w:val="2"/>
              </w:rPr>
              <w:t>t</w:t>
            </w:r>
            <w:r>
              <w:rPr>
                <w:rFonts w:eastAsia="Arial" w:cs="Arial"/>
              </w:rPr>
              <w:t>a</w:t>
            </w:r>
            <w:r>
              <w:rPr>
                <w:rFonts w:eastAsia="Arial" w:cs="Arial"/>
                <w:spacing w:val="1"/>
              </w:rPr>
              <w:t>s</w:t>
            </w:r>
            <w:r>
              <w:rPr>
                <w:rFonts w:eastAsia="Arial" w:cs="Arial"/>
              </w:rPr>
              <w:t>et</w:t>
            </w:r>
            <w:r>
              <w:rPr>
                <w:rFonts w:eastAsia="Arial" w:cs="Arial"/>
                <w:spacing w:val="8"/>
              </w:rPr>
              <w:t xml:space="preserve"> </w:t>
            </w:r>
            <w:r>
              <w:rPr>
                <w:rFonts w:eastAsia="Arial" w:cs="Arial"/>
              </w:rPr>
              <w:t>a</w:t>
            </w:r>
            <w:r>
              <w:rPr>
                <w:rFonts w:eastAsia="Arial" w:cs="Arial"/>
                <w:spacing w:val="5"/>
              </w:rPr>
              <w:t>v</w:t>
            </w:r>
            <w:r>
              <w:rPr>
                <w:rFonts w:eastAsia="Arial" w:cs="Arial"/>
                <w:spacing w:val="-3"/>
              </w:rPr>
              <w:t>a</w:t>
            </w:r>
            <w:r>
              <w:rPr>
                <w:rFonts w:eastAsia="Arial" w:cs="Arial"/>
                <w:spacing w:val="1"/>
              </w:rPr>
              <w:t>il</w:t>
            </w:r>
            <w:r>
              <w:rPr>
                <w:rFonts w:eastAsia="Arial" w:cs="Arial"/>
              </w:rPr>
              <w:t>a</w:t>
            </w:r>
            <w:r>
              <w:rPr>
                <w:rFonts w:eastAsia="Arial" w:cs="Arial"/>
                <w:spacing w:val="-1"/>
              </w:rPr>
              <w:t>b</w:t>
            </w:r>
            <w:r>
              <w:rPr>
                <w:rFonts w:eastAsia="Arial" w:cs="Arial"/>
                <w:spacing w:val="1"/>
              </w:rPr>
              <w:t>l</w:t>
            </w:r>
            <w:r>
              <w:rPr>
                <w:rFonts w:eastAsia="Arial" w:cs="Arial"/>
              </w:rPr>
              <w:t>e,</w:t>
            </w:r>
            <w:r>
              <w:rPr>
                <w:rFonts w:eastAsia="Arial" w:cs="Arial"/>
                <w:spacing w:val="7"/>
              </w:rPr>
              <w:t xml:space="preserve"> </w:t>
            </w:r>
            <w:r>
              <w:rPr>
                <w:rFonts w:eastAsia="Arial" w:cs="Arial"/>
              </w:rPr>
              <w:t xml:space="preserve">as </w:t>
            </w:r>
            <w:r>
              <w:rPr>
                <w:rFonts w:eastAsia="Arial" w:cs="Arial"/>
                <w:spacing w:val="-2"/>
              </w:rPr>
              <w:t>w</w:t>
            </w:r>
            <w:r>
              <w:rPr>
                <w:rFonts w:eastAsia="Arial" w:cs="Arial"/>
              </w:rPr>
              <w:t>e</w:t>
            </w:r>
            <w:r>
              <w:rPr>
                <w:rFonts w:eastAsia="Arial" w:cs="Arial"/>
                <w:spacing w:val="1"/>
              </w:rPr>
              <w:t>l</w:t>
            </w:r>
            <w:r>
              <w:rPr>
                <w:rFonts w:eastAsia="Arial" w:cs="Arial"/>
              </w:rPr>
              <w:t>l as</w:t>
            </w:r>
            <w:r>
              <w:rPr>
                <w:rFonts w:eastAsia="Arial" w:cs="Arial"/>
                <w:spacing w:val="-2"/>
              </w:rPr>
              <w:t xml:space="preserve"> </w:t>
            </w:r>
            <w:r>
              <w:rPr>
                <w:rFonts w:eastAsia="Arial" w:cs="Arial"/>
                <w:spacing w:val="2"/>
              </w:rPr>
              <w:t>t</w:t>
            </w:r>
            <w:r>
              <w:rPr>
                <w:rFonts w:eastAsia="Arial" w:cs="Arial"/>
              </w:rPr>
              <w:t>he</w:t>
            </w:r>
            <w:r>
              <w:rPr>
                <w:rFonts w:eastAsia="Arial" w:cs="Arial"/>
                <w:spacing w:val="-4"/>
              </w:rPr>
              <w:t xml:space="preserve"> </w:t>
            </w:r>
            <w:r>
              <w:rPr>
                <w:rFonts w:eastAsia="Arial" w:cs="Arial"/>
                <w:spacing w:val="1"/>
              </w:rPr>
              <w:t>E</w:t>
            </w:r>
            <w:r>
              <w:rPr>
                <w:rFonts w:eastAsia="Arial" w:cs="Arial"/>
              </w:rPr>
              <w:t>CD</w:t>
            </w:r>
            <w:r>
              <w:rPr>
                <w:rFonts w:eastAsia="Arial" w:cs="Arial"/>
                <w:spacing w:val="2"/>
              </w:rPr>
              <w:t>I</w:t>
            </w:r>
            <w:r>
              <w:rPr>
                <w:rFonts w:eastAsia="Arial" w:cs="Arial"/>
              </w:rPr>
              <w:t>S</w:t>
            </w:r>
            <w:r>
              <w:rPr>
                <w:rFonts w:eastAsia="Arial" w:cs="Arial"/>
                <w:spacing w:val="-10"/>
              </w:rPr>
              <w:t xml:space="preserve"> </w:t>
            </w:r>
            <w:r>
              <w:rPr>
                <w:rFonts w:eastAsia="Arial" w:cs="Arial"/>
                <w:spacing w:val="3"/>
              </w:rPr>
              <w:t>v</w:t>
            </w:r>
            <w:r>
              <w:rPr>
                <w:rFonts w:eastAsia="Arial" w:cs="Arial"/>
                <w:spacing w:val="1"/>
              </w:rPr>
              <w:t>i</w:t>
            </w:r>
            <w:r>
              <w:rPr>
                <w:rFonts w:eastAsia="Arial" w:cs="Arial"/>
                <w:spacing w:val="2"/>
              </w:rPr>
              <w:t>e</w:t>
            </w:r>
            <w:r>
              <w:rPr>
                <w:rFonts w:eastAsia="Arial" w:cs="Arial"/>
                <w:spacing w:val="-7"/>
              </w:rPr>
              <w:t>w</w:t>
            </w:r>
            <w:r>
              <w:rPr>
                <w:rFonts w:eastAsia="Arial" w:cs="Arial"/>
                <w:spacing w:val="1"/>
              </w:rPr>
              <w:t>i</w:t>
            </w:r>
            <w:r>
              <w:rPr>
                <w:rFonts w:eastAsia="Arial" w:cs="Arial"/>
                <w:spacing w:val="2"/>
              </w:rPr>
              <w:t>n</w:t>
            </w:r>
            <w:r>
              <w:rPr>
                <w:rFonts w:eastAsia="Arial" w:cs="Arial"/>
              </w:rPr>
              <w:t>g</w:t>
            </w:r>
            <w:r>
              <w:rPr>
                <w:rFonts w:eastAsia="Arial" w:cs="Arial"/>
                <w:spacing w:val="-6"/>
              </w:rPr>
              <w:t xml:space="preserve"> </w:t>
            </w:r>
            <w:r>
              <w:rPr>
                <w:rFonts w:eastAsia="Arial" w:cs="Arial"/>
                <w:spacing w:val="1"/>
              </w:rPr>
              <w:t>sc</w:t>
            </w:r>
            <w:r>
              <w:rPr>
                <w:rFonts w:eastAsia="Arial" w:cs="Arial"/>
              </w:rPr>
              <w:t>a</w:t>
            </w:r>
            <w:r>
              <w:rPr>
                <w:rFonts w:eastAsia="Arial" w:cs="Arial"/>
                <w:spacing w:val="1"/>
              </w:rPr>
              <w:t>l</w:t>
            </w:r>
            <w:r>
              <w:rPr>
                <w:rFonts w:eastAsia="Arial" w:cs="Arial"/>
              </w:rPr>
              <w:t>e</w:t>
            </w:r>
            <w:r>
              <w:rPr>
                <w:rFonts w:eastAsia="Arial" w:cs="Arial"/>
                <w:spacing w:val="-1"/>
              </w:rPr>
              <w:t xml:space="preserve"> </w:t>
            </w:r>
            <w:r>
              <w:rPr>
                <w:rFonts w:eastAsia="Arial" w:cs="Arial"/>
                <w:spacing w:val="-7"/>
              </w:rPr>
              <w:t>w</w:t>
            </w:r>
            <w:r>
              <w:rPr>
                <w:rFonts w:eastAsia="Arial" w:cs="Arial"/>
                <w:spacing w:val="2"/>
              </w:rPr>
              <w:t>h</w:t>
            </w:r>
            <w:r>
              <w:rPr>
                <w:rFonts w:eastAsia="Arial" w:cs="Arial"/>
              </w:rPr>
              <w:t>en</w:t>
            </w:r>
            <w:r>
              <w:rPr>
                <w:rFonts w:eastAsia="Arial" w:cs="Arial"/>
                <w:spacing w:val="-4"/>
              </w:rPr>
              <w:t xml:space="preserve"> </w:t>
            </w:r>
            <w:r>
              <w:rPr>
                <w:rFonts w:eastAsia="Arial" w:cs="Arial"/>
                <w:spacing w:val="2"/>
              </w:rPr>
              <w:t>t</w:t>
            </w:r>
            <w:r>
              <w:rPr>
                <w:rFonts w:eastAsia="Arial" w:cs="Arial"/>
              </w:rPr>
              <w:t>he</w:t>
            </w:r>
            <w:r>
              <w:rPr>
                <w:rFonts w:eastAsia="Arial" w:cs="Arial"/>
                <w:spacing w:val="-2"/>
              </w:rPr>
              <w:t xml:space="preserve"> </w:t>
            </w:r>
            <w:r>
              <w:rPr>
                <w:rFonts w:eastAsia="Arial" w:cs="Arial"/>
                <w:spacing w:val="1"/>
              </w:rPr>
              <w:t>c</w:t>
            </w:r>
            <w:r>
              <w:rPr>
                <w:rFonts w:eastAsia="Arial" w:cs="Arial"/>
              </w:rPr>
              <w:t>e</w:t>
            </w:r>
            <w:r>
              <w:rPr>
                <w:rFonts w:eastAsia="Arial" w:cs="Arial"/>
                <w:spacing w:val="-1"/>
              </w:rPr>
              <w:t>l</w:t>
            </w:r>
            <w:r>
              <w:rPr>
                <w:rFonts w:eastAsia="Arial" w:cs="Arial"/>
              </w:rPr>
              <w:t>l</w:t>
            </w:r>
            <w:r>
              <w:rPr>
                <w:rFonts w:eastAsia="Arial" w:cs="Arial"/>
                <w:spacing w:val="-2"/>
              </w:rPr>
              <w:t xml:space="preserve"> </w:t>
            </w:r>
            <w:r>
              <w:rPr>
                <w:rFonts w:eastAsia="Arial" w:cs="Arial"/>
                <w:spacing w:val="-1"/>
              </w:rPr>
              <w:t>i</w:t>
            </w:r>
            <w:r>
              <w:rPr>
                <w:rFonts w:eastAsia="Arial" w:cs="Arial"/>
              </w:rPr>
              <w:t xml:space="preserve">s </w:t>
            </w:r>
            <w:r>
              <w:rPr>
                <w:rFonts w:eastAsia="Arial" w:cs="Arial"/>
                <w:spacing w:val="1"/>
              </w:rPr>
              <w:t>l</w:t>
            </w:r>
            <w:r>
              <w:rPr>
                <w:rFonts w:eastAsia="Arial" w:cs="Arial"/>
              </w:rPr>
              <w:t>o</w:t>
            </w:r>
            <w:r>
              <w:rPr>
                <w:rFonts w:eastAsia="Arial" w:cs="Arial"/>
                <w:spacing w:val="-1"/>
              </w:rPr>
              <w:t>a</w:t>
            </w:r>
            <w:r>
              <w:rPr>
                <w:rFonts w:eastAsia="Arial" w:cs="Arial"/>
              </w:rPr>
              <w:t>d</w:t>
            </w:r>
            <w:r>
              <w:rPr>
                <w:rFonts w:eastAsia="Arial" w:cs="Arial"/>
                <w:spacing w:val="1"/>
              </w:rPr>
              <w:t>e</w:t>
            </w:r>
            <w:r>
              <w:rPr>
                <w:rFonts w:eastAsia="Arial" w:cs="Arial"/>
              </w:rPr>
              <w:t>d.</w:t>
            </w:r>
          </w:p>
          <w:p w14:paraId="1F6729E7" w14:textId="77777777" w:rsidR="00512B23" w:rsidRDefault="00512B23" w:rsidP="00512B23">
            <w:pPr>
              <w:spacing w:after="0" w:line="238" w:lineRule="auto"/>
              <w:ind w:left="338" w:right="57" w:hanging="238"/>
              <w:rPr>
                <w:rFonts w:eastAsia="Arial" w:cs="Arial"/>
              </w:rPr>
            </w:pPr>
            <w:r>
              <w:rPr>
                <w:rFonts w:ascii="Symbol" w:eastAsia="Symbol" w:hAnsi="Symbol" w:cs="Symbol"/>
              </w:rPr>
              <w:t></w:t>
            </w:r>
            <w:r>
              <w:rPr>
                <w:rFonts w:ascii="Times New Roman" w:eastAsia="Times New Roman" w:hAnsi="Times New Roman"/>
              </w:rPr>
              <w:t xml:space="preserve"> </w:t>
            </w:r>
            <w:r>
              <w:rPr>
                <w:rFonts w:ascii="Times New Roman" w:eastAsia="Times New Roman" w:hAnsi="Times New Roman"/>
                <w:spacing w:val="47"/>
              </w:rPr>
              <w:t xml:space="preserve"> </w:t>
            </w:r>
            <w:r>
              <w:rPr>
                <w:rFonts w:eastAsia="Arial" w:cs="Arial"/>
                <w:spacing w:val="-2"/>
              </w:rPr>
              <w:t>T</w:t>
            </w:r>
            <w:r>
              <w:rPr>
                <w:rFonts w:eastAsia="Arial" w:cs="Arial"/>
              </w:rPr>
              <w:t>h</w:t>
            </w:r>
            <w:r>
              <w:rPr>
                <w:rFonts w:eastAsia="Arial" w:cs="Arial"/>
                <w:spacing w:val="1"/>
              </w:rPr>
              <w:t>i</w:t>
            </w:r>
            <w:r>
              <w:rPr>
                <w:rFonts w:eastAsia="Arial" w:cs="Arial"/>
              </w:rPr>
              <w:t>s</w:t>
            </w:r>
            <w:r>
              <w:rPr>
                <w:rFonts w:eastAsia="Arial" w:cs="Arial"/>
                <w:spacing w:val="30"/>
              </w:rPr>
              <w:t xml:space="preserve"> </w:t>
            </w:r>
            <w:r>
              <w:rPr>
                <w:rFonts w:eastAsia="Arial" w:cs="Arial"/>
              </w:rPr>
              <w:t>a</w:t>
            </w:r>
            <w:r>
              <w:rPr>
                <w:rFonts w:eastAsia="Arial" w:cs="Arial"/>
                <w:spacing w:val="2"/>
              </w:rPr>
              <w:t>t</w:t>
            </w:r>
            <w:r>
              <w:rPr>
                <w:rFonts w:eastAsia="Arial" w:cs="Arial"/>
              </w:rPr>
              <w:t>tr</w:t>
            </w:r>
            <w:r>
              <w:rPr>
                <w:rFonts w:eastAsia="Arial" w:cs="Arial"/>
                <w:spacing w:val="1"/>
              </w:rPr>
              <w:t>i</w:t>
            </w:r>
            <w:r>
              <w:rPr>
                <w:rFonts w:eastAsia="Arial" w:cs="Arial"/>
              </w:rPr>
              <w:t>b</w:t>
            </w:r>
            <w:r>
              <w:rPr>
                <w:rFonts w:eastAsia="Arial" w:cs="Arial"/>
                <w:spacing w:val="-1"/>
              </w:rPr>
              <w:t>u</w:t>
            </w:r>
            <w:r>
              <w:rPr>
                <w:rFonts w:eastAsia="Arial" w:cs="Arial"/>
                <w:spacing w:val="2"/>
              </w:rPr>
              <w:t>t</w:t>
            </w:r>
            <w:r>
              <w:rPr>
                <w:rFonts w:eastAsia="Arial" w:cs="Arial"/>
              </w:rPr>
              <w:t>e</w:t>
            </w:r>
            <w:r>
              <w:rPr>
                <w:rFonts w:eastAsia="Arial" w:cs="Arial"/>
                <w:spacing w:val="23"/>
              </w:rPr>
              <w:t xml:space="preserve"> </w:t>
            </w:r>
            <w:r>
              <w:rPr>
                <w:rFonts w:eastAsia="Arial" w:cs="Arial"/>
                <w:spacing w:val="1"/>
              </w:rPr>
              <w:t>i</w:t>
            </w:r>
            <w:r>
              <w:rPr>
                <w:rFonts w:eastAsia="Arial" w:cs="Arial"/>
              </w:rPr>
              <w:t>s</w:t>
            </w:r>
            <w:r>
              <w:rPr>
                <w:rFonts w:eastAsia="Arial" w:cs="Arial"/>
                <w:spacing w:val="30"/>
              </w:rPr>
              <w:t xml:space="preserve"> </w:t>
            </w:r>
            <w:r>
              <w:rPr>
                <w:rFonts w:eastAsia="Arial" w:cs="Arial"/>
              </w:rPr>
              <w:t>o</w:t>
            </w:r>
            <w:r>
              <w:rPr>
                <w:rFonts w:eastAsia="Arial" w:cs="Arial"/>
                <w:spacing w:val="-1"/>
              </w:rPr>
              <w:t>n</w:t>
            </w:r>
            <w:r>
              <w:rPr>
                <w:rFonts w:eastAsia="Arial" w:cs="Arial"/>
                <w:spacing w:val="1"/>
              </w:rPr>
              <w:t>l</w:t>
            </w:r>
            <w:r>
              <w:rPr>
                <w:rFonts w:eastAsia="Arial" w:cs="Arial"/>
              </w:rPr>
              <w:t>y</w:t>
            </w:r>
            <w:r>
              <w:rPr>
                <w:rFonts w:eastAsia="Arial" w:cs="Arial"/>
                <w:spacing w:val="28"/>
              </w:rPr>
              <w:t xml:space="preserve"> </w:t>
            </w:r>
            <w:r>
              <w:rPr>
                <w:rFonts w:eastAsia="Arial" w:cs="Arial"/>
              </w:rPr>
              <w:t>u</w:t>
            </w:r>
            <w:r>
              <w:rPr>
                <w:rFonts w:eastAsia="Arial" w:cs="Arial"/>
                <w:spacing w:val="1"/>
              </w:rPr>
              <w:t>s</w:t>
            </w:r>
            <w:r>
              <w:rPr>
                <w:rFonts w:eastAsia="Arial" w:cs="Arial"/>
              </w:rPr>
              <w:t>ed</w:t>
            </w:r>
            <w:r>
              <w:rPr>
                <w:rFonts w:eastAsia="Arial" w:cs="Arial"/>
                <w:spacing w:val="30"/>
              </w:rPr>
              <w:t xml:space="preserve"> </w:t>
            </w:r>
            <w:r>
              <w:rPr>
                <w:rFonts w:eastAsia="Arial" w:cs="Arial"/>
                <w:spacing w:val="1"/>
              </w:rPr>
              <w:t>i</w:t>
            </w:r>
            <w:r>
              <w:rPr>
                <w:rFonts w:eastAsia="Arial" w:cs="Arial"/>
              </w:rPr>
              <w:t>n</w:t>
            </w:r>
            <w:r>
              <w:rPr>
                <w:rFonts w:eastAsia="Arial" w:cs="Arial"/>
                <w:spacing w:val="31"/>
              </w:rPr>
              <w:t xml:space="preserve"> </w:t>
            </w:r>
            <w:r>
              <w:rPr>
                <w:rFonts w:eastAsia="Arial" w:cs="Arial"/>
                <w:spacing w:val="1"/>
              </w:rPr>
              <w:t>c</w:t>
            </w:r>
            <w:r>
              <w:rPr>
                <w:rFonts w:eastAsia="Arial" w:cs="Arial"/>
              </w:rPr>
              <w:t>o</w:t>
            </w:r>
            <w:r>
              <w:rPr>
                <w:rFonts w:eastAsia="Arial" w:cs="Arial"/>
                <w:spacing w:val="-3"/>
              </w:rPr>
              <w:t>n</w:t>
            </w:r>
            <w:r>
              <w:rPr>
                <w:rFonts w:eastAsia="Arial" w:cs="Arial"/>
                <w:spacing w:val="4"/>
              </w:rPr>
              <w:t>j</w:t>
            </w:r>
            <w:r>
              <w:rPr>
                <w:rFonts w:eastAsia="Arial" w:cs="Arial"/>
              </w:rPr>
              <w:t>u</w:t>
            </w:r>
            <w:r>
              <w:rPr>
                <w:rFonts w:eastAsia="Arial" w:cs="Arial"/>
                <w:spacing w:val="-1"/>
              </w:rPr>
              <w:t>nc</w:t>
            </w:r>
            <w:r>
              <w:rPr>
                <w:rFonts w:eastAsia="Arial" w:cs="Arial"/>
                <w:spacing w:val="2"/>
              </w:rPr>
              <w:t>t</w:t>
            </w:r>
            <w:r>
              <w:rPr>
                <w:rFonts w:eastAsia="Arial" w:cs="Arial"/>
                <w:spacing w:val="1"/>
              </w:rPr>
              <w:t>i</w:t>
            </w:r>
            <w:r>
              <w:rPr>
                <w:rFonts w:eastAsia="Arial" w:cs="Arial"/>
              </w:rPr>
              <w:t>on</w:t>
            </w:r>
            <w:r>
              <w:rPr>
                <w:rFonts w:eastAsia="Arial" w:cs="Arial"/>
                <w:spacing w:val="24"/>
              </w:rPr>
              <w:t xml:space="preserve"> </w:t>
            </w:r>
            <w:r>
              <w:rPr>
                <w:rFonts w:eastAsia="Arial" w:cs="Arial"/>
                <w:spacing w:val="-7"/>
              </w:rPr>
              <w:t>w</w:t>
            </w:r>
            <w:r>
              <w:rPr>
                <w:rFonts w:eastAsia="Arial" w:cs="Arial"/>
                <w:spacing w:val="1"/>
              </w:rPr>
              <w:t>i</w:t>
            </w:r>
            <w:r>
              <w:rPr>
                <w:rFonts w:eastAsia="Arial" w:cs="Arial"/>
                <w:spacing w:val="2"/>
              </w:rPr>
              <w:t>t</w:t>
            </w:r>
            <w:r>
              <w:rPr>
                <w:rFonts w:eastAsia="Arial" w:cs="Arial"/>
              </w:rPr>
              <w:t>h</w:t>
            </w:r>
            <w:r>
              <w:rPr>
                <w:rFonts w:eastAsia="Arial" w:cs="Arial"/>
                <w:spacing w:val="29"/>
              </w:rPr>
              <w:t xml:space="preserve"> </w:t>
            </w:r>
            <w:r>
              <w:rPr>
                <w:rFonts w:eastAsia="Arial" w:cs="Arial"/>
                <w:spacing w:val="2"/>
              </w:rPr>
              <w:t>t</w:t>
            </w:r>
            <w:r>
              <w:rPr>
                <w:rFonts w:eastAsia="Arial" w:cs="Arial"/>
              </w:rPr>
              <w:t>he</w:t>
            </w:r>
            <w:r>
              <w:rPr>
                <w:rFonts w:eastAsia="Arial" w:cs="Arial"/>
                <w:spacing w:val="30"/>
              </w:rPr>
              <w:t xml:space="preserve"> </w:t>
            </w:r>
            <w:r>
              <w:rPr>
                <w:rFonts w:eastAsia="Arial" w:cs="Arial"/>
              </w:rPr>
              <w:t>m</w:t>
            </w:r>
            <w:r>
              <w:rPr>
                <w:rFonts w:eastAsia="Arial" w:cs="Arial"/>
                <w:spacing w:val="-1"/>
              </w:rPr>
              <w:t>e</w:t>
            </w:r>
            <w:r>
              <w:rPr>
                <w:rFonts w:eastAsia="Arial" w:cs="Arial"/>
                <w:spacing w:val="2"/>
              </w:rPr>
              <w:t>t</w:t>
            </w:r>
            <w:r>
              <w:rPr>
                <w:rFonts w:eastAsia="Arial" w:cs="Arial"/>
              </w:rPr>
              <w:t>a</w:t>
            </w:r>
            <w:r>
              <w:rPr>
                <w:rFonts w:eastAsia="Arial" w:cs="Arial"/>
                <w:spacing w:val="28"/>
              </w:rPr>
              <w:t xml:space="preserve"> </w:t>
            </w:r>
            <w:r>
              <w:rPr>
                <w:rFonts w:eastAsia="Arial" w:cs="Arial"/>
                <w:spacing w:val="2"/>
              </w:rPr>
              <w:t>f</w:t>
            </w:r>
            <w:r>
              <w:rPr>
                <w:rFonts w:eastAsia="Arial" w:cs="Arial"/>
              </w:rPr>
              <w:t>e</w:t>
            </w:r>
            <w:r>
              <w:rPr>
                <w:rFonts w:eastAsia="Arial" w:cs="Arial"/>
                <w:spacing w:val="-3"/>
              </w:rPr>
              <w:t>a</w:t>
            </w:r>
            <w:r>
              <w:rPr>
                <w:rFonts w:eastAsia="Arial" w:cs="Arial"/>
                <w:spacing w:val="2"/>
              </w:rPr>
              <w:t>t</w:t>
            </w:r>
            <w:r>
              <w:rPr>
                <w:rFonts w:eastAsia="Arial" w:cs="Arial"/>
              </w:rPr>
              <w:t>ure</w:t>
            </w:r>
            <w:r>
              <w:rPr>
                <w:rFonts w:eastAsia="Arial" w:cs="Arial"/>
                <w:spacing w:val="35"/>
              </w:rPr>
              <w:t xml:space="preserve"> </w:t>
            </w:r>
            <w:r>
              <w:rPr>
                <w:rFonts w:eastAsia="Arial" w:cs="Arial"/>
                <w:b/>
                <w:bCs/>
              </w:rPr>
              <w:t>Data</w:t>
            </w:r>
            <w:r>
              <w:rPr>
                <w:rFonts w:eastAsia="Arial" w:cs="Arial"/>
                <w:b/>
                <w:bCs/>
                <w:spacing w:val="28"/>
              </w:rPr>
              <w:t xml:space="preserve"> </w:t>
            </w:r>
            <w:r>
              <w:rPr>
                <w:rFonts w:eastAsia="Arial" w:cs="Arial"/>
                <w:b/>
                <w:bCs/>
              </w:rPr>
              <w:t>C</w:t>
            </w:r>
            <w:r>
              <w:rPr>
                <w:rFonts w:eastAsia="Arial" w:cs="Arial"/>
                <w:b/>
                <w:bCs/>
                <w:spacing w:val="1"/>
              </w:rPr>
              <w:t>o</w:t>
            </w:r>
            <w:r>
              <w:rPr>
                <w:rFonts w:eastAsia="Arial" w:cs="Arial"/>
                <w:b/>
                <w:bCs/>
                <w:spacing w:val="2"/>
              </w:rPr>
              <w:t>v</w:t>
            </w:r>
            <w:r>
              <w:rPr>
                <w:rFonts w:eastAsia="Arial" w:cs="Arial"/>
                <w:b/>
                <w:bCs/>
              </w:rPr>
              <w:t>e</w:t>
            </w:r>
            <w:r>
              <w:rPr>
                <w:rFonts w:eastAsia="Arial" w:cs="Arial"/>
                <w:b/>
                <w:bCs/>
                <w:spacing w:val="-1"/>
              </w:rPr>
              <w:t>r</w:t>
            </w:r>
            <w:r>
              <w:rPr>
                <w:rFonts w:eastAsia="Arial" w:cs="Arial"/>
                <w:b/>
                <w:bCs/>
              </w:rPr>
              <w:t>age</w:t>
            </w:r>
            <w:r>
              <w:rPr>
                <w:rFonts w:eastAsia="Arial" w:cs="Arial"/>
                <w:b/>
                <w:bCs/>
                <w:spacing w:val="28"/>
              </w:rPr>
              <w:t xml:space="preserve"> </w:t>
            </w:r>
            <w:r>
              <w:rPr>
                <w:rFonts w:eastAsia="Arial" w:cs="Arial"/>
                <w:spacing w:val="-5"/>
              </w:rPr>
              <w:t>w</w:t>
            </w:r>
            <w:r>
              <w:rPr>
                <w:rFonts w:eastAsia="Arial" w:cs="Arial"/>
              </w:rPr>
              <w:t>h</w:t>
            </w:r>
            <w:r>
              <w:rPr>
                <w:rFonts w:eastAsia="Arial" w:cs="Arial"/>
                <w:spacing w:val="1"/>
              </w:rPr>
              <w:t>ic</w:t>
            </w:r>
            <w:r>
              <w:rPr>
                <w:rFonts w:eastAsia="Arial" w:cs="Arial"/>
              </w:rPr>
              <w:t>h</w:t>
            </w:r>
            <w:r>
              <w:rPr>
                <w:rFonts w:eastAsia="Arial" w:cs="Arial"/>
                <w:spacing w:val="27"/>
              </w:rPr>
              <w:t xml:space="preserve"> </w:t>
            </w:r>
            <w:r>
              <w:rPr>
                <w:rFonts w:eastAsia="Arial" w:cs="Arial"/>
                <w:spacing w:val="1"/>
              </w:rPr>
              <w:t>i</w:t>
            </w:r>
            <w:r>
              <w:rPr>
                <w:rFonts w:eastAsia="Arial" w:cs="Arial"/>
              </w:rPr>
              <w:t>s</w:t>
            </w:r>
            <w:r>
              <w:rPr>
                <w:rFonts w:eastAsia="Arial" w:cs="Arial"/>
                <w:spacing w:val="32"/>
              </w:rPr>
              <w:t xml:space="preserve"> </w:t>
            </w:r>
            <w:r>
              <w:rPr>
                <w:rFonts w:eastAsia="Arial" w:cs="Arial"/>
              </w:rPr>
              <w:t>u</w:t>
            </w:r>
            <w:r>
              <w:rPr>
                <w:rFonts w:eastAsia="Arial" w:cs="Arial"/>
                <w:spacing w:val="1"/>
              </w:rPr>
              <w:t>s</w:t>
            </w:r>
            <w:r>
              <w:rPr>
                <w:rFonts w:eastAsia="Arial" w:cs="Arial"/>
              </w:rPr>
              <w:t>ed</w:t>
            </w:r>
            <w:r>
              <w:rPr>
                <w:rFonts w:eastAsia="Arial" w:cs="Arial"/>
                <w:spacing w:val="28"/>
              </w:rPr>
              <w:t xml:space="preserve"> </w:t>
            </w:r>
            <w:r>
              <w:rPr>
                <w:rFonts w:eastAsia="Arial" w:cs="Arial"/>
                <w:spacing w:val="2"/>
              </w:rPr>
              <w:t>t</w:t>
            </w:r>
            <w:r>
              <w:rPr>
                <w:rFonts w:eastAsia="Arial" w:cs="Arial"/>
              </w:rPr>
              <w:t>o</w:t>
            </w:r>
            <w:r>
              <w:rPr>
                <w:rFonts w:eastAsia="Arial" w:cs="Arial"/>
                <w:spacing w:val="31"/>
              </w:rPr>
              <w:t xml:space="preserve"> </w:t>
            </w:r>
            <w:r>
              <w:rPr>
                <w:rFonts w:eastAsia="Arial" w:cs="Arial"/>
              </w:rPr>
              <w:t>d</w:t>
            </w:r>
            <w:r>
              <w:rPr>
                <w:rFonts w:eastAsia="Arial" w:cs="Arial"/>
                <w:spacing w:val="-1"/>
              </w:rPr>
              <w:t>e</w:t>
            </w:r>
            <w:r>
              <w:rPr>
                <w:rFonts w:eastAsia="Arial" w:cs="Arial"/>
              </w:rPr>
              <w:t>f</w:t>
            </w:r>
            <w:r>
              <w:rPr>
                <w:rFonts w:eastAsia="Arial" w:cs="Arial"/>
                <w:spacing w:val="1"/>
              </w:rPr>
              <w:t>i</w:t>
            </w:r>
            <w:r>
              <w:rPr>
                <w:rFonts w:eastAsia="Arial" w:cs="Arial"/>
              </w:rPr>
              <w:t>ne p</w:t>
            </w:r>
            <w:r>
              <w:rPr>
                <w:rFonts w:eastAsia="Arial" w:cs="Arial"/>
                <w:spacing w:val="-1"/>
              </w:rPr>
              <w:t>o</w:t>
            </w:r>
            <w:r>
              <w:rPr>
                <w:rFonts w:eastAsia="Arial" w:cs="Arial"/>
                <w:spacing w:val="1"/>
              </w:rPr>
              <w:t>l</w:t>
            </w:r>
            <w:r>
              <w:rPr>
                <w:rFonts w:eastAsia="Arial" w:cs="Arial"/>
                <w:spacing w:val="-1"/>
              </w:rPr>
              <w:t>y</w:t>
            </w:r>
            <w:r>
              <w:rPr>
                <w:rFonts w:eastAsia="Arial" w:cs="Arial"/>
                <w:spacing w:val="2"/>
              </w:rPr>
              <w:t>g</w:t>
            </w:r>
            <w:r>
              <w:rPr>
                <w:rFonts w:eastAsia="Arial" w:cs="Arial"/>
              </w:rPr>
              <w:t>o</w:t>
            </w:r>
            <w:r>
              <w:rPr>
                <w:rFonts w:eastAsia="Arial" w:cs="Arial"/>
                <w:spacing w:val="-1"/>
              </w:rPr>
              <w:t>n</w:t>
            </w:r>
            <w:r>
              <w:rPr>
                <w:rFonts w:eastAsia="Arial" w:cs="Arial"/>
              </w:rPr>
              <w:t>s</w:t>
            </w:r>
            <w:r>
              <w:rPr>
                <w:rFonts w:eastAsia="Arial" w:cs="Arial"/>
                <w:spacing w:val="55"/>
              </w:rPr>
              <w:t xml:space="preserve"> </w:t>
            </w:r>
            <w:r>
              <w:rPr>
                <w:rFonts w:eastAsia="Arial" w:cs="Arial"/>
              </w:rPr>
              <w:t xml:space="preserve">of </w:t>
            </w:r>
            <w:r>
              <w:rPr>
                <w:rFonts w:eastAsia="Arial" w:cs="Arial"/>
                <w:spacing w:val="6"/>
              </w:rPr>
              <w:t xml:space="preserve"> </w:t>
            </w:r>
            <w:r>
              <w:rPr>
                <w:rFonts w:eastAsia="Arial" w:cs="Arial"/>
              </w:rPr>
              <w:t>e</w:t>
            </w:r>
            <w:r>
              <w:rPr>
                <w:rFonts w:eastAsia="Arial" w:cs="Arial"/>
                <w:spacing w:val="-1"/>
              </w:rPr>
              <w:t>q</w:t>
            </w:r>
            <w:r>
              <w:rPr>
                <w:rFonts w:eastAsia="Arial" w:cs="Arial"/>
              </w:rPr>
              <w:t>u</w:t>
            </w:r>
            <w:r>
              <w:rPr>
                <w:rFonts w:eastAsia="Arial" w:cs="Arial"/>
                <w:spacing w:val="-1"/>
              </w:rPr>
              <w:t>a</w:t>
            </w:r>
            <w:r>
              <w:rPr>
                <w:rFonts w:eastAsia="Arial" w:cs="Arial"/>
              </w:rPr>
              <w:t xml:space="preserve">l </w:t>
            </w:r>
            <w:r>
              <w:rPr>
                <w:rFonts w:eastAsia="Arial" w:cs="Arial"/>
                <w:spacing w:val="5"/>
              </w:rPr>
              <w:t xml:space="preserve"> </w:t>
            </w:r>
            <w:r>
              <w:rPr>
                <w:rFonts w:eastAsia="Arial" w:cs="Arial"/>
                <w:spacing w:val="1"/>
              </w:rPr>
              <w:t>l</w:t>
            </w:r>
            <w:r>
              <w:rPr>
                <w:rFonts w:eastAsia="Arial" w:cs="Arial"/>
              </w:rPr>
              <w:t>arge</w:t>
            </w:r>
            <w:r>
              <w:rPr>
                <w:rFonts w:eastAsia="Arial" w:cs="Arial"/>
                <w:spacing w:val="1"/>
              </w:rPr>
              <w:t>s</w:t>
            </w:r>
            <w:r>
              <w:rPr>
                <w:rFonts w:eastAsia="Arial" w:cs="Arial"/>
              </w:rPr>
              <w:t xml:space="preserve">t </w:t>
            </w:r>
            <w:r>
              <w:rPr>
                <w:rFonts w:eastAsia="Arial" w:cs="Arial"/>
                <w:spacing w:val="2"/>
              </w:rPr>
              <w:t xml:space="preserve"> </w:t>
            </w:r>
            <w:r>
              <w:rPr>
                <w:rFonts w:eastAsia="Arial" w:cs="Arial"/>
                <w:spacing w:val="1"/>
              </w:rPr>
              <w:t>i</w:t>
            </w:r>
            <w:r>
              <w:rPr>
                <w:rFonts w:eastAsia="Arial" w:cs="Arial"/>
              </w:rPr>
              <w:t>n</w:t>
            </w:r>
            <w:r>
              <w:rPr>
                <w:rFonts w:eastAsia="Arial" w:cs="Arial"/>
                <w:spacing w:val="2"/>
              </w:rPr>
              <w:t>t</w:t>
            </w:r>
            <w:r>
              <w:rPr>
                <w:rFonts w:eastAsia="Arial" w:cs="Arial"/>
              </w:rPr>
              <w:t>e</w:t>
            </w:r>
            <w:r>
              <w:rPr>
                <w:rFonts w:eastAsia="Arial" w:cs="Arial"/>
                <w:spacing w:val="-1"/>
              </w:rPr>
              <w:t>n</w:t>
            </w:r>
            <w:r>
              <w:rPr>
                <w:rFonts w:eastAsia="Arial" w:cs="Arial"/>
              </w:rPr>
              <w:t>d</w:t>
            </w:r>
            <w:r>
              <w:rPr>
                <w:rFonts w:eastAsia="Arial" w:cs="Arial"/>
                <w:spacing w:val="-1"/>
              </w:rPr>
              <w:t>e</w:t>
            </w:r>
            <w:r>
              <w:rPr>
                <w:rFonts w:eastAsia="Arial" w:cs="Arial"/>
              </w:rPr>
              <w:t>d</w:t>
            </w:r>
            <w:r>
              <w:rPr>
                <w:rFonts w:eastAsia="Arial" w:cs="Arial"/>
                <w:spacing w:val="52"/>
              </w:rPr>
              <w:t xml:space="preserve"> </w:t>
            </w:r>
            <w:r>
              <w:rPr>
                <w:rFonts w:eastAsia="Arial" w:cs="Arial"/>
                <w:spacing w:val="6"/>
              </w:rPr>
              <w:t>v</w:t>
            </w:r>
            <w:r>
              <w:rPr>
                <w:rFonts w:eastAsia="Arial" w:cs="Arial"/>
                <w:spacing w:val="1"/>
              </w:rPr>
              <w:t>i</w:t>
            </w:r>
            <w:r>
              <w:rPr>
                <w:rFonts w:eastAsia="Arial" w:cs="Arial"/>
                <w:spacing w:val="2"/>
              </w:rPr>
              <w:t>e</w:t>
            </w:r>
            <w:r>
              <w:rPr>
                <w:rFonts w:eastAsia="Arial" w:cs="Arial"/>
                <w:spacing w:val="-7"/>
              </w:rPr>
              <w:t>w</w:t>
            </w:r>
            <w:r>
              <w:rPr>
                <w:rFonts w:eastAsia="Arial" w:cs="Arial"/>
                <w:spacing w:val="1"/>
              </w:rPr>
              <w:t>i</w:t>
            </w:r>
            <w:r>
              <w:rPr>
                <w:rFonts w:eastAsia="Arial" w:cs="Arial"/>
                <w:spacing w:val="2"/>
              </w:rPr>
              <w:t>n</w:t>
            </w:r>
            <w:r>
              <w:rPr>
                <w:rFonts w:eastAsia="Arial" w:cs="Arial"/>
              </w:rPr>
              <w:t xml:space="preserve">g </w:t>
            </w:r>
            <w:r>
              <w:rPr>
                <w:rFonts w:eastAsia="Arial" w:cs="Arial"/>
                <w:spacing w:val="2"/>
              </w:rPr>
              <w:t xml:space="preserve"> </w:t>
            </w:r>
            <w:r>
              <w:rPr>
                <w:rFonts w:eastAsia="Arial" w:cs="Arial"/>
                <w:spacing w:val="1"/>
              </w:rPr>
              <w:t>sc</w:t>
            </w:r>
            <w:r>
              <w:rPr>
                <w:rFonts w:eastAsia="Arial" w:cs="Arial"/>
              </w:rPr>
              <w:t>a</w:t>
            </w:r>
            <w:r>
              <w:rPr>
                <w:rFonts w:eastAsia="Arial" w:cs="Arial"/>
                <w:spacing w:val="1"/>
              </w:rPr>
              <w:t>l</w:t>
            </w:r>
            <w:r>
              <w:rPr>
                <w:rFonts w:eastAsia="Arial" w:cs="Arial"/>
              </w:rPr>
              <w:t xml:space="preserve">e. </w:t>
            </w:r>
            <w:r>
              <w:rPr>
                <w:rFonts w:eastAsia="Arial" w:cs="Arial"/>
                <w:spacing w:val="2"/>
              </w:rPr>
              <w:t xml:space="preserve"> </w:t>
            </w:r>
            <w:r>
              <w:rPr>
                <w:rFonts w:eastAsia="Arial" w:cs="Arial"/>
                <w:b/>
                <w:bCs/>
              </w:rPr>
              <w:t>maxim</w:t>
            </w:r>
            <w:r>
              <w:rPr>
                <w:rFonts w:eastAsia="Arial" w:cs="Arial"/>
                <w:b/>
                <w:bCs/>
                <w:spacing w:val="1"/>
              </w:rPr>
              <w:t>u</w:t>
            </w:r>
            <w:r>
              <w:rPr>
                <w:rFonts w:eastAsia="Arial" w:cs="Arial"/>
                <w:b/>
                <w:bCs/>
              </w:rPr>
              <w:t>m</w:t>
            </w:r>
            <w:r>
              <w:rPr>
                <w:rFonts w:eastAsia="Arial" w:cs="Arial"/>
                <w:b/>
                <w:bCs/>
                <w:spacing w:val="53"/>
              </w:rPr>
              <w:t xml:space="preserve"> </w:t>
            </w:r>
            <w:r>
              <w:rPr>
                <w:rFonts w:eastAsia="Arial" w:cs="Arial"/>
                <w:b/>
                <w:bCs/>
              </w:rPr>
              <w:t>disp</w:t>
            </w:r>
            <w:r>
              <w:rPr>
                <w:rFonts w:eastAsia="Arial" w:cs="Arial"/>
                <w:b/>
                <w:bCs/>
                <w:spacing w:val="2"/>
              </w:rPr>
              <w:t>la</w:t>
            </w:r>
            <w:r>
              <w:rPr>
                <w:rFonts w:eastAsia="Arial" w:cs="Arial"/>
                <w:b/>
                <w:bCs/>
              </w:rPr>
              <w:t>y</w:t>
            </w:r>
            <w:r>
              <w:rPr>
                <w:rFonts w:eastAsia="Arial" w:cs="Arial"/>
                <w:b/>
                <w:bCs/>
                <w:spacing w:val="54"/>
              </w:rPr>
              <w:t xml:space="preserve"> </w:t>
            </w:r>
            <w:r>
              <w:rPr>
                <w:rFonts w:eastAsia="Arial" w:cs="Arial"/>
                <w:b/>
                <w:bCs/>
                <w:spacing w:val="2"/>
              </w:rPr>
              <w:t>s</w:t>
            </w:r>
            <w:r>
              <w:rPr>
                <w:rFonts w:eastAsia="Arial" w:cs="Arial"/>
                <w:b/>
                <w:bCs/>
              </w:rPr>
              <w:t>c</w:t>
            </w:r>
            <w:r>
              <w:rPr>
                <w:rFonts w:eastAsia="Arial" w:cs="Arial"/>
                <w:b/>
                <w:bCs/>
                <w:spacing w:val="-1"/>
              </w:rPr>
              <w:t>a</w:t>
            </w:r>
            <w:r>
              <w:rPr>
                <w:rFonts w:eastAsia="Arial" w:cs="Arial"/>
                <w:b/>
                <w:bCs/>
                <w:spacing w:val="2"/>
              </w:rPr>
              <w:t>l</w:t>
            </w:r>
            <w:r>
              <w:rPr>
                <w:rFonts w:eastAsia="Arial" w:cs="Arial"/>
                <w:b/>
                <w:bCs/>
              </w:rPr>
              <w:t xml:space="preserve">e </w:t>
            </w:r>
            <w:r>
              <w:rPr>
                <w:rFonts w:eastAsia="Arial" w:cs="Arial"/>
                <w:b/>
                <w:bCs/>
                <w:spacing w:val="4"/>
              </w:rPr>
              <w:t xml:space="preserve"> </w:t>
            </w:r>
            <w:r>
              <w:rPr>
                <w:rFonts w:eastAsia="Arial" w:cs="Arial"/>
                <w:spacing w:val="1"/>
              </w:rPr>
              <w:t>s</w:t>
            </w:r>
            <w:r>
              <w:rPr>
                <w:rFonts w:eastAsia="Arial" w:cs="Arial"/>
              </w:rPr>
              <w:t>h</w:t>
            </w:r>
            <w:r>
              <w:rPr>
                <w:rFonts w:eastAsia="Arial" w:cs="Arial"/>
                <w:spacing w:val="-1"/>
              </w:rPr>
              <w:t>o</w:t>
            </w:r>
            <w:r>
              <w:rPr>
                <w:rFonts w:eastAsia="Arial" w:cs="Arial"/>
              </w:rPr>
              <w:t>u</w:t>
            </w:r>
            <w:r>
              <w:rPr>
                <w:rFonts w:eastAsia="Arial" w:cs="Arial"/>
                <w:spacing w:val="1"/>
              </w:rPr>
              <w:t>l</w:t>
            </w:r>
            <w:r>
              <w:rPr>
                <w:rFonts w:eastAsia="Arial" w:cs="Arial"/>
              </w:rPr>
              <w:t xml:space="preserve">d  </w:t>
            </w:r>
            <w:r>
              <w:rPr>
                <w:rFonts w:eastAsia="Arial" w:cs="Arial"/>
                <w:spacing w:val="2"/>
              </w:rPr>
              <w:t>t</w:t>
            </w:r>
            <w:r>
              <w:rPr>
                <w:rFonts w:eastAsia="Arial" w:cs="Arial"/>
              </w:rPr>
              <w:t>h</w:t>
            </w:r>
            <w:r>
              <w:rPr>
                <w:rFonts w:eastAsia="Arial" w:cs="Arial"/>
                <w:spacing w:val="-1"/>
              </w:rPr>
              <w:t>e</w:t>
            </w:r>
            <w:r>
              <w:rPr>
                <w:rFonts w:eastAsia="Arial" w:cs="Arial"/>
                <w:spacing w:val="1"/>
              </w:rPr>
              <w:t>r</w:t>
            </w:r>
            <w:r>
              <w:rPr>
                <w:rFonts w:eastAsia="Arial" w:cs="Arial"/>
              </w:rPr>
              <w:t>e</w:t>
            </w:r>
            <w:r>
              <w:rPr>
                <w:rFonts w:eastAsia="Arial" w:cs="Arial"/>
                <w:spacing w:val="2"/>
              </w:rPr>
              <w:t>f</w:t>
            </w:r>
            <w:r>
              <w:rPr>
                <w:rFonts w:eastAsia="Arial" w:cs="Arial"/>
              </w:rPr>
              <w:t>ore</w:t>
            </w:r>
            <w:r>
              <w:rPr>
                <w:rFonts w:eastAsia="Arial" w:cs="Arial"/>
                <w:spacing w:val="54"/>
              </w:rPr>
              <w:t xml:space="preserve"> </w:t>
            </w:r>
            <w:r>
              <w:rPr>
                <w:rFonts w:eastAsia="Arial" w:cs="Arial"/>
              </w:rPr>
              <w:t>n</w:t>
            </w:r>
            <w:r>
              <w:rPr>
                <w:rFonts w:eastAsia="Arial" w:cs="Arial"/>
                <w:spacing w:val="-1"/>
              </w:rPr>
              <w:t>o</w:t>
            </w:r>
            <w:r>
              <w:rPr>
                <w:rFonts w:eastAsia="Arial" w:cs="Arial"/>
              </w:rPr>
              <w:t xml:space="preserve">t </w:t>
            </w:r>
            <w:r>
              <w:rPr>
                <w:rFonts w:eastAsia="Arial" w:cs="Arial"/>
                <w:spacing w:val="8"/>
              </w:rPr>
              <w:t xml:space="preserve"> </w:t>
            </w:r>
            <w:r>
              <w:rPr>
                <w:rFonts w:eastAsia="Arial" w:cs="Arial"/>
              </w:rPr>
              <w:t xml:space="preserve">be </w:t>
            </w:r>
            <w:r>
              <w:rPr>
                <w:rFonts w:eastAsia="Arial" w:cs="Arial"/>
                <w:spacing w:val="1"/>
              </w:rPr>
              <w:t>c</w:t>
            </w:r>
            <w:r>
              <w:rPr>
                <w:rFonts w:eastAsia="Arial" w:cs="Arial"/>
              </w:rPr>
              <w:t>o</w:t>
            </w:r>
            <w:r>
              <w:rPr>
                <w:rFonts w:eastAsia="Arial" w:cs="Arial"/>
                <w:spacing w:val="-1"/>
              </w:rPr>
              <w:t>n</w:t>
            </w:r>
            <w:r>
              <w:rPr>
                <w:rFonts w:eastAsia="Arial" w:cs="Arial"/>
                <w:spacing w:val="2"/>
              </w:rPr>
              <w:t>f</w:t>
            </w:r>
            <w:r>
              <w:rPr>
                <w:rFonts w:eastAsia="Arial" w:cs="Arial"/>
              </w:rPr>
              <w:t>u</w:t>
            </w:r>
            <w:r>
              <w:rPr>
                <w:rFonts w:eastAsia="Arial" w:cs="Arial"/>
                <w:spacing w:val="1"/>
              </w:rPr>
              <w:t>s</w:t>
            </w:r>
            <w:r>
              <w:rPr>
                <w:rFonts w:eastAsia="Arial" w:cs="Arial"/>
              </w:rPr>
              <w:t>ed</w:t>
            </w:r>
            <w:r>
              <w:rPr>
                <w:rFonts w:eastAsia="Arial" w:cs="Arial"/>
                <w:spacing w:val="-5"/>
              </w:rPr>
              <w:t xml:space="preserve"> </w:t>
            </w:r>
            <w:r>
              <w:rPr>
                <w:rFonts w:eastAsia="Arial" w:cs="Arial"/>
                <w:spacing w:val="-7"/>
              </w:rPr>
              <w:t>w</w:t>
            </w:r>
            <w:r>
              <w:rPr>
                <w:rFonts w:eastAsia="Arial" w:cs="Arial"/>
                <w:spacing w:val="1"/>
              </w:rPr>
              <w:t>i</w:t>
            </w:r>
            <w:r>
              <w:rPr>
                <w:rFonts w:eastAsia="Arial" w:cs="Arial"/>
                <w:spacing w:val="2"/>
              </w:rPr>
              <w:t>t</w:t>
            </w:r>
            <w:r>
              <w:rPr>
                <w:rFonts w:eastAsia="Arial" w:cs="Arial"/>
              </w:rPr>
              <w:t>h</w:t>
            </w:r>
            <w:r>
              <w:rPr>
                <w:rFonts w:eastAsia="Arial" w:cs="Arial"/>
                <w:spacing w:val="-3"/>
              </w:rPr>
              <w:t xml:space="preserve"> </w:t>
            </w:r>
            <w:r>
              <w:rPr>
                <w:rFonts w:eastAsia="Arial" w:cs="Arial"/>
                <w:spacing w:val="2"/>
              </w:rPr>
              <w:t>t</w:t>
            </w:r>
            <w:r>
              <w:rPr>
                <w:rFonts w:eastAsia="Arial" w:cs="Arial"/>
              </w:rPr>
              <w:t>he</w:t>
            </w:r>
            <w:r>
              <w:rPr>
                <w:rFonts w:eastAsia="Arial" w:cs="Arial"/>
                <w:spacing w:val="-2"/>
              </w:rPr>
              <w:t xml:space="preserve"> </w:t>
            </w:r>
            <w:r>
              <w:rPr>
                <w:rFonts w:eastAsia="Arial" w:cs="Arial"/>
                <w:spacing w:val="-3"/>
              </w:rPr>
              <w:t>a</w:t>
            </w:r>
            <w:r>
              <w:rPr>
                <w:rFonts w:eastAsia="Arial" w:cs="Arial"/>
              </w:rPr>
              <w:t>t</w:t>
            </w:r>
            <w:r>
              <w:rPr>
                <w:rFonts w:eastAsia="Arial" w:cs="Arial"/>
                <w:spacing w:val="2"/>
              </w:rPr>
              <w:t>t</w:t>
            </w:r>
            <w:r>
              <w:rPr>
                <w:rFonts w:eastAsia="Arial" w:cs="Arial"/>
                <w:spacing w:val="1"/>
              </w:rPr>
              <w:t>ri</w:t>
            </w:r>
            <w:r>
              <w:rPr>
                <w:rFonts w:eastAsia="Arial" w:cs="Arial"/>
              </w:rPr>
              <w:t>b</w:t>
            </w:r>
            <w:r>
              <w:rPr>
                <w:rFonts w:eastAsia="Arial" w:cs="Arial"/>
                <w:spacing w:val="-1"/>
              </w:rPr>
              <w:t>u</w:t>
            </w:r>
            <w:r>
              <w:rPr>
                <w:rFonts w:eastAsia="Arial" w:cs="Arial"/>
                <w:spacing w:val="2"/>
              </w:rPr>
              <w:t>t</w:t>
            </w:r>
            <w:r>
              <w:rPr>
                <w:rFonts w:eastAsia="Arial" w:cs="Arial"/>
              </w:rPr>
              <w:t>e</w:t>
            </w:r>
            <w:r>
              <w:rPr>
                <w:rFonts w:eastAsia="Arial" w:cs="Arial"/>
                <w:spacing w:val="-7"/>
              </w:rPr>
              <w:t xml:space="preserve"> </w:t>
            </w:r>
            <w:r>
              <w:rPr>
                <w:rFonts w:eastAsia="Arial" w:cs="Arial"/>
                <w:b/>
                <w:bCs/>
              </w:rPr>
              <w:t>s</w:t>
            </w:r>
            <w:r>
              <w:rPr>
                <w:rFonts w:eastAsia="Arial" w:cs="Arial"/>
                <w:b/>
                <w:bCs/>
                <w:spacing w:val="-1"/>
              </w:rPr>
              <w:t>c</w:t>
            </w:r>
            <w:r>
              <w:rPr>
                <w:rFonts w:eastAsia="Arial" w:cs="Arial"/>
                <w:b/>
                <w:bCs/>
              </w:rPr>
              <w:t>a</w:t>
            </w:r>
            <w:r>
              <w:rPr>
                <w:rFonts w:eastAsia="Arial" w:cs="Arial"/>
                <w:b/>
                <w:bCs/>
                <w:spacing w:val="2"/>
              </w:rPr>
              <w:t>l</w:t>
            </w:r>
            <w:r>
              <w:rPr>
                <w:rFonts w:eastAsia="Arial" w:cs="Arial"/>
                <w:b/>
                <w:bCs/>
              </w:rPr>
              <w:t>e</w:t>
            </w:r>
            <w:r>
              <w:rPr>
                <w:rFonts w:eastAsia="Arial" w:cs="Arial"/>
                <w:b/>
                <w:bCs/>
                <w:spacing w:val="-5"/>
              </w:rPr>
              <w:t xml:space="preserve"> </w:t>
            </w:r>
            <w:r>
              <w:rPr>
                <w:rFonts w:eastAsia="Arial" w:cs="Arial"/>
                <w:b/>
                <w:bCs/>
              </w:rPr>
              <w:t>m</w:t>
            </w:r>
            <w:r>
              <w:rPr>
                <w:rFonts w:eastAsia="Arial" w:cs="Arial"/>
                <w:b/>
                <w:bCs/>
                <w:spacing w:val="2"/>
              </w:rPr>
              <w:t>a</w:t>
            </w:r>
            <w:r>
              <w:rPr>
                <w:rFonts w:eastAsia="Arial" w:cs="Arial"/>
                <w:b/>
                <w:bCs/>
              </w:rPr>
              <w:t>ximu</w:t>
            </w:r>
            <w:r>
              <w:rPr>
                <w:rFonts w:eastAsia="Arial" w:cs="Arial"/>
                <w:b/>
                <w:bCs/>
                <w:spacing w:val="1"/>
              </w:rPr>
              <w:t>m</w:t>
            </w:r>
            <w:r>
              <w:rPr>
                <w:rFonts w:eastAsia="Arial" w:cs="Arial"/>
              </w:rPr>
              <w:t>.</w:t>
            </w:r>
          </w:p>
          <w:p w14:paraId="1E8879BC" w14:textId="7B4A556F" w:rsidR="00B131AF" w:rsidRPr="00B131AF" w:rsidRDefault="00B131AF" w:rsidP="00B131AF">
            <w:pPr>
              <w:spacing w:before="120" w:after="120"/>
              <w:rPr>
                <w:rFonts w:cs="Arial"/>
              </w:rPr>
            </w:pPr>
          </w:p>
        </w:tc>
      </w:tr>
    </w:tbl>
    <w:p w14:paraId="0D14F089" w14:textId="77777777" w:rsidR="00B131AF" w:rsidRPr="00B131AF" w:rsidRDefault="00B131AF" w:rsidP="00B131AF">
      <w:pPr>
        <w:spacing w:before="240"/>
        <w:rPr>
          <w:b/>
        </w:rPr>
      </w:pPr>
    </w:p>
    <w:p w14:paraId="1D7AEDD7" w14:textId="77777777" w:rsidR="004401D5" w:rsidRPr="00B131AF" w:rsidRDefault="004401D5" w:rsidP="004401D5">
      <w:pPr>
        <w:pStyle w:val="Heading2"/>
        <w:rPr>
          <w:ins w:id="3453" w:author="Raphael Malyankar" w:date="2022-11-22T00:27:00Z"/>
        </w:rPr>
      </w:pPr>
      <w:bookmarkStart w:id="3454" w:name="_Toc120214712"/>
      <w:ins w:id="3455" w:author="Raphael Malyankar" w:date="2022-11-22T00:27:00Z">
        <w:r w:rsidRPr="00B131AF">
          <w:t>Medical Service</w:t>
        </w:r>
        <w:bookmarkEnd w:id="3454"/>
      </w:ins>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4401D5" w:rsidRPr="00B131AF" w14:paraId="28597811" w14:textId="77777777" w:rsidTr="00A1128A">
        <w:trPr>
          <w:ins w:id="3456" w:author="Raphael Malyankar" w:date="2022-11-22T00:27:00Z"/>
        </w:trPr>
        <w:tc>
          <w:tcPr>
            <w:tcW w:w="5000" w:type="pct"/>
            <w:shd w:val="clear" w:color="auto" w:fill="auto"/>
          </w:tcPr>
          <w:p w14:paraId="100306FB" w14:textId="77777777" w:rsidR="004401D5" w:rsidRPr="00B131AF" w:rsidRDefault="004401D5" w:rsidP="00A1128A">
            <w:pPr>
              <w:spacing w:before="120" w:after="120"/>
              <w:rPr>
                <w:ins w:id="3457" w:author="Raphael Malyankar" w:date="2022-11-22T00:27:00Z"/>
                <w:rFonts w:cs="Arial"/>
              </w:rPr>
            </w:pPr>
            <w:ins w:id="3458" w:author="Raphael Malyankar" w:date="2022-11-22T00:27:00Z">
              <w:r w:rsidRPr="00B131AF">
                <w:rPr>
                  <w:rFonts w:cs="Arial"/>
                  <w:u w:val="single"/>
                </w:rPr>
                <w:t>IHO Definition:</w:t>
              </w:r>
              <w:r w:rsidRPr="00B131AF">
                <w:rPr>
                  <w:rFonts w:cs="Arial"/>
                </w:rPr>
                <w:t xml:space="preserve"> Services for the prevention or treatment of, or response to injury or illness.</w:t>
              </w:r>
            </w:ins>
          </w:p>
          <w:p w14:paraId="5F2F95A9" w14:textId="77777777" w:rsidR="004401D5" w:rsidRPr="00B131AF" w:rsidRDefault="004401D5" w:rsidP="00A1128A">
            <w:pPr>
              <w:spacing w:before="120" w:after="120"/>
              <w:rPr>
                <w:ins w:id="3459" w:author="Raphael Malyankar" w:date="2022-11-22T00:27:00Z"/>
                <w:rFonts w:cs="Arial"/>
              </w:rPr>
            </w:pPr>
            <w:ins w:id="3460" w:author="Raphael Malyankar" w:date="2022-11-22T00:27:00Z">
              <w:r w:rsidRPr="00B131AF">
                <w:rPr>
                  <w:rFonts w:cs="Arial"/>
                </w:rPr>
                <w:t xml:space="preserve">1) </w:t>
              </w:r>
              <w:r w:rsidRPr="00B131AF">
                <w:rPr>
                  <w:rFonts w:cs="Arial"/>
                  <w:b/>
                </w:rPr>
                <w:t>Ambulance</w:t>
              </w:r>
            </w:ins>
          </w:p>
          <w:p w14:paraId="3F8D635D" w14:textId="77777777" w:rsidR="004401D5" w:rsidRPr="00B131AF" w:rsidRDefault="004401D5" w:rsidP="00A1128A">
            <w:pPr>
              <w:spacing w:before="120" w:after="120"/>
              <w:rPr>
                <w:ins w:id="3461" w:author="Raphael Malyankar" w:date="2022-11-22T00:27:00Z"/>
                <w:rFonts w:cs="Arial"/>
              </w:rPr>
            </w:pPr>
            <w:ins w:id="3462" w:author="Raphael Malyankar" w:date="2022-11-22T00:27:00Z">
              <w:r w:rsidRPr="00B131AF">
                <w:rPr>
                  <w:rFonts w:cs="Arial"/>
                </w:rPr>
                <w:t xml:space="preserve">  </w:t>
              </w:r>
              <w:r w:rsidRPr="00B131AF">
                <w:rPr>
                  <w:rFonts w:cs="Arial"/>
                  <w:u w:val="single"/>
                </w:rPr>
                <w:t>IHO Definition:</w:t>
              </w:r>
              <w:r w:rsidRPr="00B131AF">
                <w:rPr>
                  <w:rFonts w:cs="Arial"/>
                </w:rPr>
                <w:t xml:space="preserve"> A vehicle for conveying the sick or injured to or from a hospital.</w:t>
              </w:r>
            </w:ins>
          </w:p>
          <w:p w14:paraId="2E29C100" w14:textId="77777777" w:rsidR="004401D5" w:rsidRPr="00B131AF" w:rsidRDefault="004401D5" w:rsidP="00A1128A">
            <w:pPr>
              <w:spacing w:before="120" w:after="120"/>
              <w:rPr>
                <w:ins w:id="3463" w:author="Raphael Malyankar" w:date="2022-11-22T00:27:00Z"/>
                <w:rFonts w:cs="Arial"/>
              </w:rPr>
            </w:pPr>
            <w:ins w:id="3464" w:author="Raphael Malyankar" w:date="2022-11-22T00:27:00Z">
              <w:r w:rsidRPr="00B131AF">
                <w:rPr>
                  <w:rFonts w:cs="Arial"/>
                </w:rPr>
                <w:t xml:space="preserve">2) </w:t>
              </w:r>
              <w:r w:rsidRPr="00B131AF">
                <w:rPr>
                  <w:rFonts w:cs="Arial"/>
                  <w:b/>
                </w:rPr>
                <w:t>Fumigation</w:t>
              </w:r>
            </w:ins>
          </w:p>
          <w:p w14:paraId="12DDEB27" w14:textId="77777777" w:rsidR="004401D5" w:rsidRPr="00B131AF" w:rsidRDefault="004401D5" w:rsidP="00A1128A">
            <w:pPr>
              <w:spacing w:before="120" w:after="120"/>
              <w:rPr>
                <w:ins w:id="3465" w:author="Raphael Malyankar" w:date="2022-11-22T00:27:00Z"/>
                <w:rFonts w:cs="Arial"/>
              </w:rPr>
            </w:pPr>
            <w:ins w:id="3466" w:author="Raphael Malyankar" w:date="2022-11-22T00:27:00Z">
              <w:r w:rsidRPr="00B131AF">
                <w:rPr>
                  <w:rFonts w:cs="Arial"/>
                </w:rPr>
                <w:t xml:space="preserve">  </w:t>
              </w:r>
              <w:r w:rsidRPr="00B131AF">
                <w:rPr>
                  <w:rFonts w:cs="Arial"/>
                  <w:u w:val="single"/>
                </w:rPr>
                <w:t>IHO Definition:</w:t>
              </w:r>
              <w:r w:rsidRPr="00B131AF">
                <w:rPr>
                  <w:rFonts w:cs="Arial"/>
                </w:rPr>
                <w:t xml:space="preserve"> Disinfection or purification with fumes.</w:t>
              </w:r>
            </w:ins>
          </w:p>
          <w:p w14:paraId="6692FBF3" w14:textId="77777777" w:rsidR="004401D5" w:rsidRPr="00B131AF" w:rsidRDefault="004401D5" w:rsidP="00A1128A">
            <w:pPr>
              <w:spacing w:before="120" w:after="120"/>
              <w:rPr>
                <w:ins w:id="3467" w:author="Raphael Malyankar" w:date="2022-11-22T00:27:00Z"/>
                <w:rFonts w:cs="Arial"/>
              </w:rPr>
            </w:pPr>
            <w:ins w:id="3468" w:author="Raphael Malyankar" w:date="2022-11-22T00:27:00Z">
              <w:r w:rsidRPr="00B131AF">
                <w:rPr>
                  <w:rFonts w:cs="Arial"/>
                </w:rPr>
                <w:t xml:space="preserve">3) </w:t>
              </w:r>
              <w:r w:rsidRPr="00B131AF">
                <w:rPr>
                  <w:rFonts w:cs="Arial"/>
                  <w:b/>
                </w:rPr>
                <w:t>Doctor</w:t>
              </w:r>
            </w:ins>
          </w:p>
          <w:p w14:paraId="2FD88FBE" w14:textId="77777777" w:rsidR="004401D5" w:rsidRPr="00B131AF" w:rsidRDefault="004401D5" w:rsidP="00A1128A">
            <w:pPr>
              <w:spacing w:before="120" w:after="120"/>
              <w:rPr>
                <w:ins w:id="3469" w:author="Raphael Malyankar" w:date="2022-11-22T00:27:00Z"/>
                <w:rFonts w:cs="Arial"/>
              </w:rPr>
            </w:pPr>
            <w:ins w:id="3470" w:author="Raphael Malyankar" w:date="2022-11-22T00:27:00Z">
              <w:r w:rsidRPr="00B131AF">
                <w:rPr>
                  <w:rFonts w:cs="Arial"/>
                </w:rPr>
                <w:t xml:space="preserve">  </w:t>
              </w:r>
              <w:r w:rsidRPr="00B131AF">
                <w:rPr>
                  <w:rFonts w:cs="Arial"/>
                  <w:u w:val="single"/>
                </w:rPr>
                <w:t>IHO Definition:</w:t>
              </w:r>
              <w:r w:rsidRPr="00B131AF">
                <w:rPr>
                  <w:rFonts w:cs="Arial"/>
                </w:rPr>
                <w:t xml:space="preserve"> A place where a doctor is available to provide medical attention.</w:t>
              </w:r>
            </w:ins>
          </w:p>
          <w:p w14:paraId="220F262C" w14:textId="77777777" w:rsidR="004401D5" w:rsidRPr="00B131AF" w:rsidRDefault="004401D5" w:rsidP="00A1128A">
            <w:pPr>
              <w:spacing w:before="120" w:after="120"/>
              <w:rPr>
                <w:ins w:id="3471" w:author="Raphael Malyankar" w:date="2022-11-22T00:27:00Z"/>
                <w:rFonts w:cs="Arial"/>
              </w:rPr>
            </w:pPr>
            <w:ins w:id="3472" w:author="Raphael Malyankar" w:date="2022-11-22T00:27:00Z">
              <w:r w:rsidRPr="00B131AF">
                <w:rPr>
                  <w:rFonts w:cs="Arial"/>
                </w:rPr>
                <w:t xml:space="preserve">4) </w:t>
              </w:r>
              <w:r w:rsidRPr="00B131AF">
                <w:rPr>
                  <w:rFonts w:cs="Arial"/>
                  <w:b/>
                </w:rPr>
                <w:t>Quarantine</w:t>
              </w:r>
            </w:ins>
          </w:p>
          <w:p w14:paraId="3A3817AA" w14:textId="77777777" w:rsidR="004401D5" w:rsidRPr="00B131AF" w:rsidRDefault="004401D5" w:rsidP="00A1128A">
            <w:pPr>
              <w:spacing w:before="120" w:after="120"/>
              <w:rPr>
                <w:ins w:id="3473" w:author="Raphael Malyankar" w:date="2022-11-22T00:27:00Z"/>
                <w:rFonts w:cs="Arial"/>
              </w:rPr>
            </w:pPr>
            <w:ins w:id="3474" w:author="Raphael Malyankar" w:date="2022-11-22T00:27:00Z">
              <w:r w:rsidRPr="00B131AF">
                <w:rPr>
                  <w:rFonts w:cs="Arial"/>
                </w:rPr>
                <w:t xml:space="preserve">  </w:t>
              </w:r>
              <w:r w:rsidRPr="00B131AF">
                <w:rPr>
                  <w:rFonts w:cs="Arial"/>
                  <w:u w:val="single"/>
                </w:rPr>
                <w:t>IHO Definition:</w:t>
              </w:r>
              <w:r w:rsidRPr="00B131AF">
                <w:rPr>
                  <w:rFonts w:cs="Arial"/>
                </w:rPr>
                <w:t xml:space="preserve"> The isolation of patients with contagious diseases.</w:t>
              </w:r>
            </w:ins>
          </w:p>
          <w:p w14:paraId="14F098A5" w14:textId="77777777" w:rsidR="004401D5" w:rsidRPr="00B131AF" w:rsidRDefault="004401D5" w:rsidP="00A1128A">
            <w:pPr>
              <w:spacing w:before="120" w:after="120"/>
              <w:rPr>
                <w:ins w:id="3475" w:author="Raphael Malyankar" w:date="2022-11-22T00:27:00Z"/>
                <w:rFonts w:cs="Arial"/>
              </w:rPr>
            </w:pPr>
            <w:ins w:id="3476" w:author="Raphael Malyankar" w:date="2022-11-22T00:27:00Z">
              <w:r w:rsidRPr="00B131AF">
                <w:rPr>
                  <w:rFonts w:cs="Arial"/>
                </w:rPr>
                <w:t xml:space="preserve">5) </w:t>
              </w:r>
              <w:r w:rsidRPr="00B131AF">
                <w:rPr>
                  <w:rFonts w:cs="Arial"/>
                  <w:b/>
                </w:rPr>
                <w:t>Vaccination Centre</w:t>
              </w:r>
            </w:ins>
          </w:p>
          <w:p w14:paraId="6D1CBB25" w14:textId="77777777" w:rsidR="004401D5" w:rsidRPr="00B131AF" w:rsidRDefault="004401D5" w:rsidP="00A1128A">
            <w:pPr>
              <w:spacing w:before="120" w:after="120"/>
              <w:rPr>
                <w:ins w:id="3477" w:author="Raphael Malyankar" w:date="2022-11-22T00:27:00Z"/>
                <w:rFonts w:cs="Arial"/>
              </w:rPr>
            </w:pPr>
            <w:ins w:id="3478" w:author="Raphael Malyankar" w:date="2022-11-22T00:27:00Z">
              <w:r w:rsidRPr="00B131AF">
                <w:rPr>
                  <w:rFonts w:cs="Arial"/>
                </w:rPr>
                <w:t xml:space="preserve">  </w:t>
              </w:r>
              <w:r w:rsidRPr="00B131AF">
                <w:rPr>
                  <w:rFonts w:cs="Arial"/>
                  <w:u w:val="single"/>
                </w:rPr>
                <w:t>IHO Definition:</w:t>
              </w:r>
              <w:r w:rsidRPr="00B131AF">
                <w:rPr>
                  <w:rFonts w:cs="Arial"/>
                </w:rPr>
                <w:t xml:space="preserve"> A place where substances intended to procure immunity against one or several diseases are administered.</w:t>
              </w:r>
            </w:ins>
          </w:p>
          <w:p w14:paraId="0244660B" w14:textId="77777777" w:rsidR="004401D5" w:rsidRPr="00B131AF" w:rsidRDefault="004401D5" w:rsidP="00A1128A">
            <w:pPr>
              <w:spacing w:before="120" w:after="120"/>
              <w:rPr>
                <w:ins w:id="3479" w:author="Raphael Malyankar" w:date="2022-11-22T00:27:00Z"/>
                <w:rFonts w:cs="Arial"/>
              </w:rPr>
            </w:pPr>
          </w:p>
          <w:p w14:paraId="150B612E" w14:textId="77777777" w:rsidR="004401D5" w:rsidRPr="00B131AF" w:rsidRDefault="004401D5" w:rsidP="00A1128A">
            <w:pPr>
              <w:spacing w:before="120" w:after="120"/>
              <w:rPr>
                <w:ins w:id="3480" w:author="Raphael Malyankar" w:date="2022-11-22T00:27:00Z"/>
                <w:rFonts w:cs="Arial"/>
              </w:rPr>
            </w:pPr>
            <w:ins w:id="3481" w:author="Raphael Malyankar" w:date="2022-11-22T00:27:00Z">
              <w:r w:rsidRPr="00B131AF">
                <w:rPr>
                  <w:rFonts w:cs="Arial"/>
                  <w:u w:val="single"/>
                </w:rPr>
                <w:t>Remarks:</w:t>
              </w:r>
            </w:ins>
          </w:p>
          <w:p w14:paraId="709BE97E" w14:textId="77777777" w:rsidR="004401D5" w:rsidRPr="00B131AF" w:rsidRDefault="004401D5" w:rsidP="00A1128A">
            <w:pPr>
              <w:spacing w:before="120" w:after="120"/>
              <w:rPr>
                <w:ins w:id="3482" w:author="Raphael Malyankar" w:date="2022-11-22T00:27:00Z"/>
                <w:rFonts w:cs="Arial"/>
              </w:rPr>
            </w:pPr>
            <w:ins w:id="3483" w:author="Raphael Malyankar" w:date="2022-11-22T00:27:00Z">
              <w:r w:rsidRPr="00B131AF">
                <w:rPr>
                  <w:rFonts w:cs="Arial"/>
                </w:rPr>
                <w:t>•No remarks.</w:t>
              </w:r>
            </w:ins>
          </w:p>
        </w:tc>
      </w:tr>
    </w:tbl>
    <w:p w14:paraId="0B5FF03B" w14:textId="77777777" w:rsidR="004401D5" w:rsidRPr="00B131AF" w:rsidRDefault="004401D5" w:rsidP="004401D5">
      <w:pPr>
        <w:spacing w:before="240"/>
        <w:rPr>
          <w:ins w:id="3484" w:author="Raphael Malyankar" w:date="2022-11-22T00:27:00Z"/>
          <w:b/>
        </w:rPr>
      </w:pPr>
    </w:p>
    <w:p w14:paraId="775C640D" w14:textId="77777777" w:rsidR="00B131AF" w:rsidRPr="00B131AF" w:rsidRDefault="00B131AF" w:rsidP="00716062">
      <w:pPr>
        <w:pStyle w:val="Heading2"/>
      </w:pPr>
      <w:bookmarkStart w:id="3485" w:name="_Toc120214713"/>
      <w:r w:rsidRPr="00B131AF">
        <w:lastRenderedPageBreak/>
        <w:t>Membership</w:t>
      </w:r>
      <w:bookmarkEnd w:id="3485"/>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13EC6A3B" w14:textId="77777777" w:rsidTr="00B131AF">
        <w:tc>
          <w:tcPr>
            <w:tcW w:w="5000" w:type="pct"/>
            <w:shd w:val="clear" w:color="auto" w:fill="auto"/>
          </w:tcPr>
          <w:p w14:paraId="2E772DFA" w14:textId="77777777" w:rsidR="00B131AF" w:rsidRPr="00B131AF" w:rsidRDefault="00B131AF" w:rsidP="00162F33">
            <w:pPr>
              <w:spacing w:before="120" w:after="120"/>
              <w:jc w:val="left"/>
              <w:rPr>
                <w:rFonts w:cs="Arial"/>
              </w:rPr>
            </w:pPr>
            <w:r w:rsidRPr="00B131AF">
              <w:rPr>
                <w:rFonts w:cs="Arial"/>
                <w:u w:val="single"/>
              </w:rPr>
              <w:t>IHO Definition:</w:t>
            </w:r>
            <w:r w:rsidRPr="00B131AF">
              <w:rPr>
                <w:rFonts w:cs="Arial"/>
              </w:rPr>
              <w:t xml:space="preserve"> Indicates whether a vessel is </w:t>
            </w:r>
            <w:r w:rsidRPr="00B131AF">
              <w:rPr>
                <w:rFonts w:cs="Arial"/>
                <w:b/>
              </w:rPr>
              <w:t>included</w:t>
            </w:r>
            <w:r w:rsidRPr="00B131AF">
              <w:rPr>
                <w:rFonts w:cs="Arial"/>
              </w:rPr>
              <w:t xml:space="preserve"> or </w:t>
            </w:r>
            <w:r w:rsidRPr="00B131AF">
              <w:rPr>
                <w:rFonts w:cs="Arial"/>
                <w:b/>
              </w:rPr>
              <w:t>excluded</w:t>
            </w:r>
            <w:r w:rsidRPr="00B131AF">
              <w:rPr>
                <w:rFonts w:cs="Arial"/>
              </w:rPr>
              <w:t xml:space="preserve"> from the regulation/restriction/recommendation/nautical information.</w:t>
            </w:r>
          </w:p>
          <w:p w14:paraId="2D2B8EFD" w14:textId="77777777" w:rsidR="00B131AF" w:rsidRPr="00B131AF" w:rsidRDefault="00B131AF" w:rsidP="00B131AF">
            <w:pPr>
              <w:spacing w:before="120" w:after="120"/>
              <w:rPr>
                <w:rFonts w:cs="Arial"/>
              </w:rPr>
            </w:pPr>
            <w:r w:rsidRPr="00B131AF">
              <w:rPr>
                <w:rFonts w:cs="Arial"/>
              </w:rPr>
              <w:t xml:space="preserve">1) </w:t>
            </w:r>
            <w:r w:rsidRPr="00162F33">
              <w:rPr>
                <w:rFonts w:cs="Arial"/>
                <w:b/>
                <w:bCs/>
              </w:rPr>
              <w:t>Included</w:t>
            </w:r>
          </w:p>
          <w:p w14:paraId="7B19381A" w14:textId="77777777" w:rsidR="00B131AF" w:rsidRPr="00B131AF" w:rsidRDefault="00B131AF" w:rsidP="00162F33">
            <w:pPr>
              <w:spacing w:before="120" w:after="120"/>
              <w:jc w:val="left"/>
              <w:rPr>
                <w:rFonts w:cs="Arial"/>
              </w:rPr>
            </w:pPr>
            <w:r w:rsidRPr="00B131AF">
              <w:rPr>
                <w:rFonts w:cs="Arial"/>
              </w:rPr>
              <w:t xml:space="preserve">  </w:t>
            </w:r>
            <w:r w:rsidRPr="00B131AF">
              <w:rPr>
                <w:rFonts w:cs="Arial"/>
                <w:u w:val="single"/>
              </w:rPr>
              <w:t>IHO Definition:</w:t>
            </w:r>
            <w:r w:rsidRPr="00B131AF">
              <w:rPr>
                <w:rFonts w:cs="Arial"/>
              </w:rPr>
              <w:t xml:space="preserve"> Vessels with these characteristics are included in the regulation/restriction/recommendation/nautical information</w:t>
            </w:r>
          </w:p>
          <w:p w14:paraId="118A467E" w14:textId="77777777" w:rsidR="00B131AF" w:rsidRPr="00B131AF" w:rsidRDefault="00B131AF" w:rsidP="00B131AF">
            <w:pPr>
              <w:spacing w:before="120" w:after="120"/>
              <w:rPr>
                <w:rFonts w:cs="Arial"/>
              </w:rPr>
            </w:pPr>
            <w:r w:rsidRPr="00B131AF">
              <w:rPr>
                <w:rFonts w:cs="Arial"/>
              </w:rPr>
              <w:t xml:space="preserve">2) </w:t>
            </w:r>
            <w:r w:rsidRPr="00162F33">
              <w:rPr>
                <w:rFonts w:cs="Arial"/>
                <w:b/>
                <w:bCs/>
              </w:rPr>
              <w:t>Excluded</w:t>
            </w:r>
          </w:p>
          <w:p w14:paraId="00BF0BCC" w14:textId="77777777" w:rsidR="00B131AF" w:rsidRPr="00B131AF" w:rsidRDefault="00B131AF" w:rsidP="00162F33">
            <w:pPr>
              <w:spacing w:before="120" w:after="120"/>
              <w:jc w:val="left"/>
              <w:rPr>
                <w:rFonts w:cs="Arial"/>
              </w:rPr>
            </w:pPr>
            <w:r w:rsidRPr="00B131AF">
              <w:rPr>
                <w:rFonts w:cs="Arial"/>
              </w:rPr>
              <w:t xml:space="preserve">  </w:t>
            </w:r>
            <w:r w:rsidRPr="00B131AF">
              <w:rPr>
                <w:rFonts w:cs="Arial"/>
                <w:u w:val="single"/>
              </w:rPr>
              <w:t>IHO Definition:</w:t>
            </w:r>
            <w:r w:rsidRPr="00B131AF">
              <w:rPr>
                <w:rFonts w:cs="Arial"/>
              </w:rPr>
              <w:t xml:space="preserve"> Vessels with these characteristics are excluded from the regulation/restriction/recommendation/nautical information</w:t>
            </w:r>
          </w:p>
          <w:p w14:paraId="3C34312E" w14:textId="77777777" w:rsidR="00B131AF" w:rsidRPr="00B131AF" w:rsidRDefault="00B131AF" w:rsidP="00B131AF">
            <w:pPr>
              <w:spacing w:before="120" w:after="120"/>
              <w:rPr>
                <w:rFonts w:cs="Arial"/>
              </w:rPr>
            </w:pPr>
          </w:p>
          <w:p w14:paraId="394F81A9" w14:textId="77777777" w:rsidR="00B131AF" w:rsidRPr="00B131AF" w:rsidRDefault="00B131AF" w:rsidP="00B131AF">
            <w:pPr>
              <w:spacing w:before="120" w:after="120"/>
              <w:rPr>
                <w:rFonts w:cs="Arial"/>
              </w:rPr>
            </w:pPr>
            <w:r w:rsidRPr="00B131AF">
              <w:rPr>
                <w:rFonts w:cs="Arial"/>
                <w:u w:val="single"/>
              </w:rPr>
              <w:t>Remarks:</w:t>
            </w:r>
          </w:p>
          <w:p w14:paraId="3A2E0E6E" w14:textId="77777777" w:rsidR="00B131AF" w:rsidRPr="00B131AF" w:rsidRDefault="00B131AF" w:rsidP="00B131AF">
            <w:pPr>
              <w:spacing w:before="120" w:after="120"/>
              <w:rPr>
                <w:rFonts w:cs="Arial"/>
              </w:rPr>
            </w:pPr>
            <w:r w:rsidRPr="00B131AF">
              <w:rPr>
                <w:rFonts w:cs="Arial"/>
              </w:rPr>
              <w:t>•No remarks.</w:t>
            </w:r>
          </w:p>
        </w:tc>
      </w:tr>
    </w:tbl>
    <w:p w14:paraId="6FB40BDC" w14:textId="77777777" w:rsidR="00B131AF" w:rsidRPr="00B131AF" w:rsidRDefault="00B131AF" w:rsidP="00B131AF">
      <w:pPr>
        <w:spacing w:before="240"/>
        <w:rPr>
          <w:b/>
        </w:rPr>
      </w:pPr>
    </w:p>
    <w:p w14:paraId="6937DA20" w14:textId="4F4291D0" w:rsidR="00B131AF" w:rsidRPr="00B131AF" w:rsidDel="00F87E8F" w:rsidRDefault="00B131AF" w:rsidP="00716062">
      <w:pPr>
        <w:pStyle w:val="Heading2"/>
        <w:rPr>
          <w:del w:id="3486" w:author="Raphael Malyankar" w:date="2022-11-22T00:30:00Z"/>
          <w:moveFrom w:id="3487" w:author="Raphael Malyankar" w:date="2022-11-22T00:28:00Z"/>
        </w:rPr>
      </w:pPr>
      <w:moveFromRangeStart w:id="3488" w:author="Raphael Malyankar" w:date="2022-11-22T00:28:00Z" w:name="move119969314"/>
      <w:moveFrom w:id="3489" w:author="Raphael Malyankar" w:date="2022-11-22T00:28:00Z">
        <w:del w:id="3490" w:author="Raphael Malyankar" w:date="2022-11-22T00:30:00Z">
          <w:r w:rsidRPr="00B131AF" w:rsidDel="00F87E8F">
            <w:delText>Minimum Berth Depth</w:delText>
          </w:r>
          <w:bookmarkStart w:id="3491" w:name="_Toc120064737"/>
          <w:bookmarkStart w:id="3492" w:name="_Toc120214714"/>
          <w:bookmarkEnd w:id="3491"/>
          <w:bookmarkEnd w:id="3492"/>
        </w:del>
      </w:moveFrom>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rsidDel="00F87E8F" w14:paraId="04D018D7" w14:textId="5CCA6B2A" w:rsidTr="00B131AF">
        <w:trPr>
          <w:del w:id="3493" w:author="Raphael Malyankar" w:date="2022-11-22T00:30:00Z"/>
        </w:trPr>
        <w:tc>
          <w:tcPr>
            <w:tcW w:w="5000" w:type="pct"/>
            <w:shd w:val="clear" w:color="auto" w:fill="auto"/>
          </w:tcPr>
          <w:p w14:paraId="1EB7EA59" w14:textId="170C5FEF" w:rsidR="00B131AF" w:rsidRPr="00B131AF" w:rsidDel="00F87E8F" w:rsidRDefault="00B131AF" w:rsidP="00B131AF">
            <w:pPr>
              <w:spacing w:before="120" w:after="120"/>
              <w:rPr>
                <w:del w:id="3494" w:author="Raphael Malyankar" w:date="2022-11-22T00:30:00Z"/>
                <w:moveFrom w:id="3495" w:author="Raphael Malyankar" w:date="2022-11-22T00:28:00Z"/>
                <w:rFonts w:cs="Arial"/>
              </w:rPr>
            </w:pPr>
            <w:moveFrom w:id="3496" w:author="Raphael Malyankar" w:date="2022-11-22T00:28:00Z">
              <w:del w:id="3497" w:author="Raphael Malyankar" w:date="2022-11-22T00:30:00Z">
                <w:r w:rsidRPr="00B131AF" w:rsidDel="00F87E8F">
                  <w:rPr>
                    <w:rFonts w:cs="Arial"/>
                    <w:u w:val="single"/>
                  </w:rPr>
                  <w:delText>IHO Definition:</w:delText>
                </w:r>
                <w:r w:rsidRPr="00B131AF" w:rsidDel="00F87E8F">
                  <w:rPr>
                    <w:rFonts w:cs="Arial"/>
                  </w:rPr>
                  <w:delText xml:space="preserve"> The least depth of the body of water at the berth or in a berth pocket adjacent to the berth.</w:delText>
                </w:r>
                <w:bookmarkStart w:id="3498" w:name="_Toc120064738"/>
                <w:bookmarkStart w:id="3499" w:name="_Toc120214715"/>
                <w:bookmarkEnd w:id="3498"/>
                <w:bookmarkEnd w:id="3499"/>
              </w:del>
            </w:moveFrom>
          </w:p>
          <w:p w14:paraId="10A62151" w14:textId="50C91F6D" w:rsidR="00B131AF" w:rsidRPr="00B131AF" w:rsidDel="00F87E8F" w:rsidRDefault="00B131AF" w:rsidP="00B131AF">
            <w:pPr>
              <w:spacing w:before="120" w:after="120"/>
              <w:rPr>
                <w:del w:id="3500" w:author="Raphael Malyankar" w:date="2022-11-22T00:30:00Z"/>
                <w:moveFrom w:id="3501" w:author="Raphael Malyankar" w:date="2022-11-22T00:28:00Z"/>
                <w:rFonts w:cs="Arial"/>
              </w:rPr>
            </w:pPr>
            <w:bookmarkStart w:id="3502" w:name="_Toc120064739"/>
            <w:bookmarkStart w:id="3503" w:name="_Toc120214716"/>
            <w:bookmarkEnd w:id="3502"/>
            <w:bookmarkEnd w:id="3503"/>
          </w:p>
          <w:p w14:paraId="5058D0C1" w14:textId="56135220" w:rsidR="00B131AF" w:rsidRPr="00B131AF" w:rsidDel="00F87E8F" w:rsidRDefault="00B131AF" w:rsidP="00B131AF">
            <w:pPr>
              <w:spacing w:before="120" w:after="120"/>
              <w:rPr>
                <w:del w:id="3504" w:author="Raphael Malyankar" w:date="2022-11-22T00:30:00Z"/>
                <w:moveFrom w:id="3505" w:author="Raphael Malyankar" w:date="2022-11-22T00:28:00Z"/>
                <w:rFonts w:cs="Arial"/>
              </w:rPr>
            </w:pPr>
            <w:moveFrom w:id="3506" w:author="Raphael Malyankar" w:date="2022-11-22T00:28:00Z">
              <w:del w:id="3507" w:author="Raphael Malyankar" w:date="2022-11-22T00:30:00Z">
                <w:r w:rsidRPr="00B131AF" w:rsidDel="00F87E8F">
                  <w:rPr>
                    <w:rFonts w:cs="Arial"/>
                    <w:u w:val="single"/>
                  </w:rPr>
                  <w:delText>Remarks:</w:delText>
                </w:r>
                <w:bookmarkStart w:id="3508" w:name="_Toc120064740"/>
                <w:bookmarkStart w:id="3509" w:name="_Toc120214717"/>
                <w:bookmarkEnd w:id="3508"/>
                <w:bookmarkEnd w:id="3509"/>
              </w:del>
            </w:moveFrom>
          </w:p>
          <w:p w14:paraId="7A4D5C05" w14:textId="14D22461" w:rsidR="00B131AF" w:rsidRPr="00B131AF" w:rsidDel="00F87E8F" w:rsidRDefault="00B131AF" w:rsidP="00B131AF">
            <w:pPr>
              <w:spacing w:before="120" w:after="120"/>
              <w:rPr>
                <w:del w:id="3510" w:author="Raphael Malyankar" w:date="2022-11-22T00:30:00Z"/>
                <w:moveFrom w:id="3511" w:author="Raphael Malyankar" w:date="2022-11-22T00:28:00Z"/>
                <w:rFonts w:cs="Arial"/>
              </w:rPr>
            </w:pPr>
            <w:moveFrom w:id="3512" w:author="Raphael Malyankar" w:date="2022-11-22T00:28:00Z">
              <w:del w:id="3513" w:author="Raphael Malyankar" w:date="2022-11-22T00:30:00Z">
                <w:r w:rsidRPr="00B131AF" w:rsidDel="00F87E8F">
                  <w:rPr>
                    <w:rFonts w:cs="Arial"/>
                  </w:rPr>
                  <w:delText>•No remarks.</w:delText>
                </w:r>
                <w:bookmarkStart w:id="3514" w:name="_Toc120064741"/>
                <w:bookmarkStart w:id="3515" w:name="_Toc120214718"/>
                <w:bookmarkEnd w:id="3514"/>
                <w:bookmarkEnd w:id="3515"/>
              </w:del>
            </w:moveFrom>
          </w:p>
        </w:tc>
        <w:bookmarkStart w:id="3516" w:name="_Toc120064742"/>
        <w:bookmarkStart w:id="3517" w:name="_Toc120214719"/>
        <w:bookmarkEnd w:id="3516"/>
        <w:bookmarkEnd w:id="3517"/>
      </w:tr>
    </w:tbl>
    <w:p w14:paraId="3E55AEAC" w14:textId="5C7E0080" w:rsidR="00B131AF" w:rsidRPr="00B131AF" w:rsidDel="00F87E8F" w:rsidRDefault="00B131AF" w:rsidP="00B131AF">
      <w:pPr>
        <w:spacing w:before="240"/>
        <w:rPr>
          <w:del w:id="3518" w:author="Raphael Malyankar" w:date="2022-11-22T00:30:00Z"/>
          <w:moveFrom w:id="3519" w:author="Raphael Malyankar" w:date="2022-11-22T00:28:00Z"/>
          <w:b/>
        </w:rPr>
      </w:pPr>
      <w:bookmarkStart w:id="3520" w:name="_Toc120064743"/>
      <w:bookmarkStart w:id="3521" w:name="_Toc120214720"/>
      <w:bookmarkEnd w:id="3520"/>
      <w:bookmarkEnd w:id="3521"/>
    </w:p>
    <w:p w14:paraId="781AC9A8" w14:textId="77777777" w:rsidR="00B131AF" w:rsidRPr="00B131AF" w:rsidRDefault="00B131AF" w:rsidP="00716062">
      <w:pPr>
        <w:pStyle w:val="Heading2"/>
      </w:pPr>
      <w:bookmarkStart w:id="3522" w:name="_Toc120214721"/>
      <w:moveFromRangeEnd w:id="3488"/>
      <w:r w:rsidRPr="00B131AF">
        <w:t>Method of Securing</w:t>
      </w:r>
      <w:bookmarkEnd w:id="3522"/>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1F20F48D" w14:textId="77777777" w:rsidTr="00B131AF">
        <w:tc>
          <w:tcPr>
            <w:tcW w:w="5000" w:type="pct"/>
            <w:shd w:val="clear" w:color="auto" w:fill="auto"/>
          </w:tcPr>
          <w:p w14:paraId="36B735AE"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process, arrangement or scheme of attachment used to secure a vessel to a berth.</w:t>
            </w:r>
          </w:p>
          <w:p w14:paraId="2D933399"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Bow to Seaward</w:t>
            </w:r>
          </w:p>
          <w:p w14:paraId="032F30D4"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Vessel is secured perpendicular to the wharf with bow to seaward.</w:t>
            </w:r>
          </w:p>
          <w:p w14:paraId="4470E9FD"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Stern to Seaward</w:t>
            </w:r>
          </w:p>
          <w:p w14:paraId="3ACD78DD"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Vessel is secured perpendicular to the wharf with stern to the seaward.</w:t>
            </w:r>
          </w:p>
          <w:p w14:paraId="77A27A9E"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Mediterranean Mooring</w:t>
            </w:r>
          </w:p>
          <w:p w14:paraId="2F46F26A"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vessel is secured perpendicular to the wharf.</w:t>
            </w:r>
          </w:p>
          <w:p w14:paraId="4FCE9F74" w14:textId="77777777" w:rsidR="00B131AF" w:rsidRPr="00B131AF" w:rsidRDefault="00B131AF" w:rsidP="00B131AF">
            <w:pPr>
              <w:spacing w:before="120" w:after="120"/>
              <w:rPr>
                <w:rFonts w:cs="Arial"/>
              </w:rPr>
            </w:pPr>
            <w:r w:rsidRPr="00B131AF">
              <w:rPr>
                <w:rFonts w:cs="Arial"/>
              </w:rPr>
              <w:t xml:space="preserve">4) </w:t>
            </w:r>
            <w:r w:rsidRPr="00B131AF">
              <w:rPr>
                <w:rFonts w:cs="Arial"/>
                <w:b/>
              </w:rPr>
              <w:t>Baltic Mooring</w:t>
            </w:r>
          </w:p>
          <w:p w14:paraId="44C801E7"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Mooring method/procedure used during onshore wind conditions without a tug.</w:t>
            </w:r>
          </w:p>
          <w:p w14:paraId="47FDCFD0" w14:textId="77777777" w:rsidR="00B131AF" w:rsidRPr="00B131AF" w:rsidRDefault="00B131AF" w:rsidP="00B131AF">
            <w:pPr>
              <w:spacing w:before="120" w:after="120"/>
              <w:rPr>
                <w:rFonts w:cs="Arial"/>
              </w:rPr>
            </w:pPr>
            <w:r w:rsidRPr="00B131AF">
              <w:rPr>
                <w:rFonts w:cs="Arial"/>
              </w:rPr>
              <w:t xml:space="preserve">5) </w:t>
            </w:r>
            <w:r w:rsidRPr="00B131AF">
              <w:rPr>
                <w:rFonts w:cs="Arial"/>
                <w:b/>
              </w:rPr>
              <w:t>Running Mooring</w:t>
            </w:r>
          </w:p>
          <w:p w14:paraId="6F1A30AE"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Mooring by </w:t>
            </w:r>
            <w:proofErr w:type="spellStart"/>
            <w:r w:rsidRPr="00B131AF">
              <w:rPr>
                <w:rFonts w:cs="Arial"/>
              </w:rPr>
              <w:t>maneuvering</w:t>
            </w:r>
            <w:proofErr w:type="spellEnd"/>
            <w:r w:rsidRPr="00B131AF">
              <w:rPr>
                <w:rFonts w:cs="Arial"/>
              </w:rPr>
              <w:t xml:space="preserve"> ahead and astern while dropping anchors to secure the vessel with reduced swinging room.</w:t>
            </w:r>
          </w:p>
          <w:p w14:paraId="5ACA8669" w14:textId="77777777" w:rsidR="00B131AF" w:rsidRPr="00B131AF" w:rsidRDefault="00B131AF" w:rsidP="00B131AF">
            <w:pPr>
              <w:spacing w:before="120" w:after="120"/>
              <w:rPr>
                <w:rFonts w:cs="Arial"/>
              </w:rPr>
            </w:pPr>
            <w:r w:rsidRPr="00B131AF">
              <w:rPr>
                <w:rFonts w:cs="Arial"/>
              </w:rPr>
              <w:t xml:space="preserve">6) </w:t>
            </w:r>
            <w:r w:rsidRPr="00B131AF">
              <w:rPr>
                <w:rFonts w:cs="Arial"/>
                <w:b/>
              </w:rPr>
              <w:t>Standing Mooring</w:t>
            </w:r>
          </w:p>
          <w:p w14:paraId="26934615"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Mooring by using mainly wind and tide to position the vessel while dropping anchors to secure the vessel with reduced swinging room. Makes limited use of the engine to position the vessel.</w:t>
            </w:r>
          </w:p>
          <w:p w14:paraId="7AF46898" w14:textId="77777777" w:rsidR="00B131AF" w:rsidRPr="00B131AF" w:rsidRDefault="00B131AF" w:rsidP="00B131AF">
            <w:pPr>
              <w:spacing w:before="120" w:after="120"/>
              <w:rPr>
                <w:rFonts w:cs="Arial"/>
              </w:rPr>
            </w:pPr>
            <w:r w:rsidRPr="00B131AF">
              <w:rPr>
                <w:rFonts w:cs="Arial"/>
              </w:rPr>
              <w:t xml:space="preserve">7) </w:t>
            </w:r>
            <w:r w:rsidRPr="00B131AF">
              <w:rPr>
                <w:rFonts w:cs="Arial"/>
                <w:b/>
              </w:rPr>
              <w:t>Single Point Mooring</w:t>
            </w:r>
          </w:p>
          <w:p w14:paraId="0D5D8EAD"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mooring structure used by tankers to load and unload in port approaches or in offshore oil and gas fields. The size of the structure can vary between a large mooring buoy and a manned floating structure.</w:t>
            </w:r>
          </w:p>
          <w:p w14:paraId="59373546" w14:textId="77777777" w:rsidR="00B131AF" w:rsidRPr="00B131AF" w:rsidRDefault="00B131AF" w:rsidP="00B131AF">
            <w:pPr>
              <w:spacing w:before="120" w:after="120"/>
              <w:rPr>
                <w:rFonts w:cs="Arial"/>
              </w:rPr>
            </w:pPr>
            <w:r w:rsidRPr="00B131AF">
              <w:rPr>
                <w:rFonts w:cs="Arial"/>
              </w:rPr>
              <w:t xml:space="preserve">8) </w:t>
            </w:r>
            <w:r w:rsidRPr="00B131AF">
              <w:rPr>
                <w:rFonts w:cs="Arial"/>
                <w:b/>
              </w:rPr>
              <w:t>Conventional Mooring</w:t>
            </w:r>
          </w:p>
          <w:p w14:paraId="3603A1A3"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Mooring using the vessel's anchors and buoys to secure the vessel at multiple points.</w:t>
            </w:r>
          </w:p>
          <w:p w14:paraId="445CB093" w14:textId="77777777" w:rsidR="00B131AF" w:rsidRPr="00B131AF" w:rsidRDefault="00B131AF" w:rsidP="00B131AF">
            <w:pPr>
              <w:spacing w:before="120" w:after="120"/>
              <w:rPr>
                <w:rFonts w:cs="Arial"/>
              </w:rPr>
            </w:pPr>
            <w:r w:rsidRPr="00B131AF">
              <w:rPr>
                <w:rFonts w:cs="Arial"/>
              </w:rPr>
              <w:t xml:space="preserve">9) </w:t>
            </w:r>
            <w:r w:rsidRPr="00B131AF">
              <w:rPr>
                <w:rFonts w:cs="Arial"/>
                <w:b/>
              </w:rPr>
              <w:t>Ship-to-Ship Mooring</w:t>
            </w:r>
          </w:p>
          <w:p w14:paraId="32EEC062" w14:textId="77777777" w:rsidR="00B131AF" w:rsidRPr="00B131AF" w:rsidRDefault="00B131AF" w:rsidP="00B131AF">
            <w:pPr>
              <w:spacing w:before="120" w:after="120"/>
              <w:rPr>
                <w:rFonts w:cs="Arial"/>
              </w:rPr>
            </w:pPr>
            <w:r w:rsidRPr="00B131AF">
              <w:rPr>
                <w:rFonts w:cs="Arial"/>
              </w:rPr>
              <w:lastRenderedPageBreak/>
              <w:t xml:space="preserve">  </w:t>
            </w:r>
            <w:r w:rsidRPr="00B131AF">
              <w:rPr>
                <w:rFonts w:cs="Arial"/>
                <w:u w:val="single"/>
              </w:rPr>
              <w:t>IHO Definition:</w:t>
            </w:r>
            <w:r w:rsidRPr="00B131AF">
              <w:rPr>
                <w:rFonts w:cs="Arial"/>
              </w:rPr>
              <w:t xml:space="preserve"> Mooring alongside another vessel.</w:t>
            </w:r>
          </w:p>
          <w:p w14:paraId="0C57464C" w14:textId="77777777" w:rsidR="00B131AF" w:rsidRPr="00B131AF" w:rsidRDefault="00B131AF" w:rsidP="00B131AF">
            <w:pPr>
              <w:spacing w:before="120" w:after="120"/>
              <w:rPr>
                <w:rFonts w:cs="Arial"/>
              </w:rPr>
            </w:pPr>
            <w:r w:rsidRPr="00B131AF">
              <w:rPr>
                <w:rFonts w:cs="Arial"/>
              </w:rPr>
              <w:t xml:space="preserve">10) </w:t>
            </w:r>
            <w:r w:rsidRPr="00B131AF">
              <w:rPr>
                <w:rFonts w:cs="Arial"/>
                <w:b/>
              </w:rPr>
              <w:t>Spider Buoy Mooring</w:t>
            </w:r>
          </w:p>
          <w:p w14:paraId="0B308B28"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Mooring system supported by a spider buoy.</w:t>
            </w:r>
          </w:p>
          <w:p w14:paraId="60574430" w14:textId="77777777" w:rsidR="00B131AF" w:rsidRPr="00B131AF" w:rsidRDefault="00B131AF" w:rsidP="00B131AF">
            <w:pPr>
              <w:spacing w:before="120" w:after="120"/>
              <w:rPr>
                <w:rFonts w:cs="Arial"/>
              </w:rPr>
            </w:pPr>
          </w:p>
          <w:p w14:paraId="0EDFCA4B" w14:textId="77777777" w:rsidR="00B131AF" w:rsidRPr="00B131AF" w:rsidRDefault="00B131AF" w:rsidP="00B131AF">
            <w:pPr>
              <w:spacing w:before="120" w:after="120"/>
              <w:rPr>
                <w:rFonts w:cs="Arial"/>
              </w:rPr>
            </w:pPr>
            <w:r w:rsidRPr="00B131AF">
              <w:rPr>
                <w:rFonts w:cs="Arial"/>
                <w:u w:val="single"/>
              </w:rPr>
              <w:t>Remarks:</w:t>
            </w:r>
          </w:p>
          <w:p w14:paraId="3A606574" w14:textId="77777777" w:rsidR="00B131AF" w:rsidRPr="00B131AF" w:rsidRDefault="00B131AF" w:rsidP="00B131AF">
            <w:pPr>
              <w:spacing w:before="120" w:after="120"/>
              <w:rPr>
                <w:rFonts w:cs="Arial"/>
              </w:rPr>
            </w:pPr>
            <w:r w:rsidRPr="00B131AF">
              <w:rPr>
                <w:rFonts w:cs="Arial"/>
              </w:rPr>
              <w:t>•No remarks.</w:t>
            </w:r>
          </w:p>
        </w:tc>
      </w:tr>
    </w:tbl>
    <w:p w14:paraId="4E527DCB" w14:textId="77777777" w:rsidR="00B131AF" w:rsidRPr="00B131AF" w:rsidRDefault="00B131AF" w:rsidP="00B131AF">
      <w:pPr>
        <w:spacing w:before="240"/>
        <w:rPr>
          <w:b/>
        </w:rPr>
      </w:pPr>
    </w:p>
    <w:p w14:paraId="17D990A5" w14:textId="77777777" w:rsidR="00F87E8F" w:rsidRPr="00B131AF" w:rsidRDefault="00F87E8F" w:rsidP="00F87E8F">
      <w:pPr>
        <w:pStyle w:val="Heading2"/>
        <w:rPr>
          <w:ins w:id="3523" w:author="Raphael Malyankar" w:date="2022-11-22T00:30:00Z"/>
        </w:rPr>
      </w:pPr>
      <w:bookmarkStart w:id="3524" w:name="_Toc120214722"/>
      <w:ins w:id="3525" w:author="Raphael Malyankar" w:date="2022-11-22T00:30:00Z">
        <w:r w:rsidRPr="00B131AF">
          <w:t>Metre Mark Number</w:t>
        </w:r>
        <w:bookmarkEnd w:id="3524"/>
      </w:ins>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F87E8F" w:rsidRPr="00B131AF" w14:paraId="36D7CEA5" w14:textId="77777777" w:rsidTr="00A1128A">
        <w:trPr>
          <w:ins w:id="3526" w:author="Raphael Malyankar" w:date="2022-11-22T00:30:00Z"/>
        </w:trPr>
        <w:tc>
          <w:tcPr>
            <w:tcW w:w="5000" w:type="pct"/>
            <w:shd w:val="clear" w:color="auto" w:fill="auto"/>
          </w:tcPr>
          <w:p w14:paraId="108EB747" w14:textId="77777777" w:rsidR="00F87E8F" w:rsidRPr="00B131AF" w:rsidRDefault="00F87E8F" w:rsidP="00A1128A">
            <w:pPr>
              <w:spacing w:before="120" w:after="120"/>
              <w:rPr>
                <w:ins w:id="3527" w:author="Raphael Malyankar" w:date="2022-11-22T00:30:00Z"/>
                <w:rFonts w:cs="Arial"/>
              </w:rPr>
            </w:pPr>
            <w:ins w:id="3528" w:author="Raphael Malyankar" w:date="2022-11-22T00:30:00Z">
              <w:r w:rsidRPr="00B131AF">
                <w:rPr>
                  <w:rFonts w:cs="Arial"/>
                  <w:u w:val="single"/>
                </w:rPr>
                <w:t>IHO Definition:</w:t>
              </w:r>
              <w:r w:rsidRPr="00B131AF">
                <w:rPr>
                  <w:rFonts w:cs="Arial"/>
                </w:rPr>
                <w:t xml:space="preserve"> An identifier for a specific position along a linear or curvilinear extent of a wharf, quay, or jetty. Numbering may be continued over multiple segments.</w:t>
              </w:r>
            </w:ins>
          </w:p>
          <w:p w14:paraId="4E19DC84" w14:textId="77777777" w:rsidR="00F87E8F" w:rsidRPr="00B131AF" w:rsidRDefault="00F87E8F" w:rsidP="00A1128A">
            <w:pPr>
              <w:spacing w:before="120" w:after="120"/>
              <w:rPr>
                <w:ins w:id="3529" w:author="Raphael Malyankar" w:date="2022-11-22T00:30:00Z"/>
                <w:rFonts w:cs="Arial"/>
              </w:rPr>
            </w:pPr>
            <w:ins w:id="3530" w:author="Raphael Malyankar" w:date="2022-11-22T00:30:00Z">
              <w:r w:rsidRPr="00DF5114">
                <w:rPr>
                  <w:rFonts w:cs="Arial"/>
                </w:rPr>
                <w:t xml:space="preserve">Value Type: </w:t>
              </w:r>
              <w:r>
                <w:rPr>
                  <w:rFonts w:cs="Arial"/>
                </w:rPr>
                <w:t>text</w:t>
              </w:r>
            </w:ins>
          </w:p>
          <w:p w14:paraId="512D890D" w14:textId="77777777" w:rsidR="00F87E8F" w:rsidRPr="00B131AF" w:rsidRDefault="00F87E8F" w:rsidP="00A1128A">
            <w:pPr>
              <w:spacing w:before="120" w:after="120"/>
              <w:rPr>
                <w:ins w:id="3531" w:author="Raphael Malyankar" w:date="2022-11-22T00:30:00Z"/>
                <w:rFonts w:cs="Arial"/>
              </w:rPr>
            </w:pPr>
            <w:ins w:id="3532" w:author="Raphael Malyankar" w:date="2022-11-22T00:30:00Z">
              <w:r w:rsidRPr="00B131AF">
                <w:rPr>
                  <w:rFonts w:cs="Arial"/>
                  <w:u w:val="single"/>
                </w:rPr>
                <w:t>Remarks:</w:t>
              </w:r>
            </w:ins>
          </w:p>
          <w:p w14:paraId="5AEFA69D" w14:textId="77777777" w:rsidR="00F87E8F" w:rsidRPr="00B131AF" w:rsidRDefault="00F87E8F" w:rsidP="00A1128A">
            <w:pPr>
              <w:spacing w:before="120" w:after="120"/>
              <w:rPr>
                <w:ins w:id="3533" w:author="Raphael Malyankar" w:date="2022-11-22T00:30:00Z"/>
                <w:rFonts w:cs="Arial"/>
              </w:rPr>
            </w:pPr>
            <w:ins w:id="3534" w:author="Raphael Malyankar" w:date="2022-11-22T00:30:00Z">
              <w:r w:rsidRPr="00B131AF">
                <w:rPr>
                  <w:rFonts w:cs="Arial"/>
                </w:rPr>
                <w:t>•No remarks.</w:t>
              </w:r>
            </w:ins>
          </w:p>
        </w:tc>
      </w:tr>
    </w:tbl>
    <w:p w14:paraId="101F6237" w14:textId="77777777" w:rsidR="00F87E8F" w:rsidRPr="00B131AF" w:rsidRDefault="00F87E8F" w:rsidP="00F87E8F">
      <w:pPr>
        <w:spacing w:before="240"/>
        <w:rPr>
          <w:ins w:id="3535" w:author="Raphael Malyankar" w:date="2022-11-22T00:30:00Z"/>
          <w:b/>
        </w:rPr>
      </w:pPr>
    </w:p>
    <w:p w14:paraId="6A934384" w14:textId="77777777" w:rsidR="00DF5114" w:rsidRPr="00B131AF" w:rsidRDefault="00DF5114" w:rsidP="00DF5114">
      <w:pPr>
        <w:pStyle w:val="Heading2"/>
        <w:rPr>
          <w:moveTo w:id="3536" w:author="Raphael Malyankar" w:date="2022-11-22T00:28:00Z"/>
        </w:rPr>
      </w:pPr>
      <w:bookmarkStart w:id="3537" w:name="_Toc120214723"/>
      <w:moveToRangeStart w:id="3538" w:author="Raphael Malyankar" w:date="2022-11-22T00:28:00Z" w:name="move119969314"/>
      <w:moveTo w:id="3539" w:author="Raphael Malyankar" w:date="2022-11-22T00:28:00Z">
        <w:r w:rsidRPr="00B131AF">
          <w:t>Minimum Berth Depth</w:t>
        </w:r>
        <w:bookmarkEnd w:id="3537"/>
      </w:moveTo>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DF5114" w:rsidRPr="00B131AF" w14:paraId="7D43C229" w14:textId="77777777" w:rsidTr="00A1128A">
        <w:tc>
          <w:tcPr>
            <w:tcW w:w="5000" w:type="pct"/>
            <w:shd w:val="clear" w:color="auto" w:fill="auto"/>
          </w:tcPr>
          <w:p w14:paraId="2E92218E" w14:textId="77777777" w:rsidR="00DF5114" w:rsidRPr="00B131AF" w:rsidRDefault="00DF5114" w:rsidP="00A1128A">
            <w:pPr>
              <w:spacing w:before="120" w:after="120"/>
              <w:rPr>
                <w:moveTo w:id="3540" w:author="Raphael Malyankar" w:date="2022-11-22T00:28:00Z"/>
                <w:rFonts w:cs="Arial"/>
              </w:rPr>
            </w:pPr>
            <w:moveTo w:id="3541" w:author="Raphael Malyankar" w:date="2022-11-22T00:28:00Z">
              <w:r w:rsidRPr="00B131AF">
                <w:rPr>
                  <w:rFonts w:cs="Arial"/>
                  <w:u w:val="single"/>
                </w:rPr>
                <w:t>IHO Definition:</w:t>
              </w:r>
              <w:r w:rsidRPr="00B131AF">
                <w:rPr>
                  <w:rFonts w:cs="Arial"/>
                </w:rPr>
                <w:t xml:space="preserve"> The least depth of the body of water at the berth or in a berth pocket adjacent to the berth.</w:t>
              </w:r>
            </w:moveTo>
          </w:p>
          <w:p w14:paraId="371E0F11" w14:textId="58339722" w:rsidR="00DF5114" w:rsidRPr="00B131AF" w:rsidRDefault="00F87E8F" w:rsidP="00A1128A">
            <w:pPr>
              <w:spacing w:before="120" w:after="120"/>
              <w:rPr>
                <w:moveTo w:id="3542" w:author="Raphael Malyankar" w:date="2022-11-22T00:28:00Z"/>
                <w:rFonts w:cs="Arial"/>
              </w:rPr>
            </w:pPr>
            <w:ins w:id="3543" w:author="Raphael Malyankar" w:date="2022-11-22T00:30:00Z">
              <w:r w:rsidRPr="00F87E8F">
                <w:rPr>
                  <w:rFonts w:cs="Arial"/>
                </w:rPr>
                <w:t xml:space="preserve">Value Type: </w:t>
              </w:r>
              <w:r>
                <w:rPr>
                  <w:rFonts w:cs="Arial"/>
                </w:rPr>
                <w:t>real</w:t>
              </w:r>
            </w:ins>
          </w:p>
          <w:p w14:paraId="1734C7C9" w14:textId="77777777" w:rsidR="00DF5114" w:rsidRPr="00B131AF" w:rsidRDefault="00DF5114" w:rsidP="00A1128A">
            <w:pPr>
              <w:spacing w:before="120" w:after="120"/>
              <w:rPr>
                <w:moveTo w:id="3544" w:author="Raphael Malyankar" w:date="2022-11-22T00:28:00Z"/>
                <w:rFonts w:cs="Arial"/>
              </w:rPr>
            </w:pPr>
            <w:moveTo w:id="3545" w:author="Raphael Malyankar" w:date="2022-11-22T00:28:00Z">
              <w:r w:rsidRPr="00B131AF">
                <w:rPr>
                  <w:rFonts w:cs="Arial"/>
                  <w:u w:val="single"/>
                </w:rPr>
                <w:t>Remarks:</w:t>
              </w:r>
            </w:moveTo>
          </w:p>
          <w:p w14:paraId="5EE11DDE" w14:textId="77777777" w:rsidR="00DF5114" w:rsidRPr="00B131AF" w:rsidRDefault="00DF5114" w:rsidP="00A1128A">
            <w:pPr>
              <w:spacing w:before="120" w:after="120"/>
              <w:rPr>
                <w:moveTo w:id="3546" w:author="Raphael Malyankar" w:date="2022-11-22T00:28:00Z"/>
                <w:rFonts w:cs="Arial"/>
              </w:rPr>
            </w:pPr>
            <w:moveTo w:id="3547" w:author="Raphael Malyankar" w:date="2022-11-22T00:28:00Z">
              <w:r w:rsidRPr="00B131AF">
                <w:rPr>
                  <w:rFonts w:cs="Arial"/>
                </w:rPr>
                <w:t>•No remarks.</w:t>
              </w:r>
            </w:moveTo>
          </w:p>
        </w:tc>
      </w:tr>
    </w:tbl>
    <w:p w14:paraId="2B7C8A0B" w14:textId="77777777" w:rsidR="00DF5114" w:rsidRPr="00B131AF" w:rsidRDefault="00DF5114" w:rsidP="00DF5114">
      <w:pPr>
        <w:spacing w:before="240"/>
        <w:rPr>
          <w:moveTo w:id="3548" w:author="Raphael Malyankar" w:date="2022-11-22T00:28:00Z"/>
          <w:b/>
        </w:rPr>
      </w:pPr>
    </w:p>
    <w:p w14:paraId="4DB0B3E8" w14:textId="77777777" w:rsidR="00B131AF" w:rsidRPr="00B131AF" w:rsidRDefault="00B131AF" w:rsidP="00716062">
      <w:pPr>
        <w:pStyle w:val="Heading2"/>
      </w:pPr>
      <w:bookmarkStart w:id="3549" w:name="_Toc120214724"/>
      <w:moveToRangeEnd w:id="3538"/>
      <w:r w:rsidRPr="00B131AF">
        <w:t>Minimum Display Scale</w:t>
      </w:r>
      <w:bookmarkEnd w:id="3549"/>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5E744C3A" w14:textId="77777777" w:rsidTr="00B131AF">
        <w:tc>
          <w:tcPr>
            <w:tcW w:w="5000" w:type="pct"/>
            <w:shd w:val="clear" w:color="auto" w:fill="auto"/>
          </w:tcPr>
          <w:p w14:paraId="0EF298FC"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smallest intended viewing scale for the data.</w:t>
            </w:r>
          </w:p>
          <w:p w14:paraId="4901835C" w14:textId="6C8682D1" w:rsidR="00162F33" w:rsidRDefault="00162F33" w:rsidP="00162F33">
            <w:pPr>
              <w:spacing w:after="0" w:line="368" w:lineRule="auto"/>
              <w:ind w:left="100" w:right="1762"/>
              <w:rPr>
                <w:rFonts w:eastAsia="Arial" w:cs="Arial"/>
              </w:rPr>
            </w:pPr>
            <w:r>
              <w:rPr>
                <w:rFonts w:eastAsia="Arial" w:cs="Arial"/>
                <w:spacing w:val="-2"/>
                <w:u w:val="single" w:color="000000"/>
              </w:rPr>
              <w:t>T</w:t>
            </w:r>
            <w:r>
              <w:rPr>
                <w:rFonts w:eastAsia="Arial" w:cs="Arial"/>
                <w:spacing w:val="-1"/>
                <w:u w:val="single" w:color="000000"/>
              </w:rPr>
              <w:t>y</w:t>
            </w:r>
            <w:r>
              <w:rPr>
                <w:rFonts w:eastAsia="Arial" w:cs="Arial"/>
                <w:u w:val="single" w:color="000000"/>
              </w:rPr>
              <w:t>p</w:t>
            </w:r>
            <w:r>
              <w:rPr>
                <w:rFonts w:eastAsia="Arial" w:cs="Arial"/>
                <w:spacing w:val="-1"/>
                <w:u w:val="single" w:color="000000"/>
              </w:rPr>
              <w:t>e</w:t>
            </w:r>
            <w:r>
              <w:rPr>
                <w:rFonts w:eastAsia="Arial" w:cs="Arial"/>
                <w:u w:val="single" w:color="000000"/>
              </w:rPr>
              <w:t>:</w:t>
            </w:r>
            <w:r>
              <w:rPr>
                <w:rFonts w:eastAsia="Arial" w:cs="Arial"/>
                <w:spacing w:val="54"/>
              </w:rPr>
              <w:t xml:space="preserve"> </w:t>
            </w:r>
            <w:r>
              <w:rPr>
                <w:rFonts w:eastAsia="Arial" w:cs="Arial"/>
                <w:spacing w:val="2"/>
              </w:rPr>
              <w:t>I</w:t>
            </w:r>
            <w:r>
              <w:rPr>
                <w:rFonts w:eastAsia="Arial" w:cs="Arial"/>
              </w:rPr>
              <w:t>n</w:t>
            </w:r>
            <w:r>
              <w:rPr>
                <w:rFonts w:eastAsia="Arial" w:cs="Arial"/>
                <w:spacing w:val="2"/>
              </w:rPr>
              <w:t>t</w:t>
            </w:r>
            <w:r>
              <w:rPr>
                <w:rFonts w:eastAsia="Arial" w:cs="Arial"/>
              </w:rPr>
              <w:t>e</w:t>
            </w:r>
            <w:r>
              <w:rPr>
                <w:rFonts w:eastAsia="Arial" w:cs="Arial"/>
                <w:spacing w:val="-1"/>
              </w:rPr>
              <w:t>g</w:t>
            </w:r>
            <w:r>
              <w:rPr>
                <w:rFonts w:eastAsia="Arial" w:cs="Arial"/>
              </w:rPr>
              <w:t>er</w:t>
            </w:r>
          </w:p>
          <w:p w14:paraId="00D1BA16" w14:textId="77777777" w:rsidR="00162F33" w:rsidRDefault="00162F33" w:rsidP="00162F33">
            <w:pPr>
              <w:spacing w:before="1" w:after="0" w:line="363" w:lineRule="auto"/>
              <w:ind w:left="100" w:right="6"/>
              <w:rPr>
                <w:rFonts w:eastAsia="Arial" w:cs="Arial"/>
              </w:rPr>
            </w:pPr>
            <w:r>
              <w:rPr>
                <w:rFonts w:eastAsia="Arial" w:cs="Arial"/>
                <w:spacing w:val="2"/>
                <w:u w:val="single" w:color="000000"/>
              </w:rPr>
              <w:t>I</w:t>
            </w:r>
            <w:r>
              <w:rPr>
                <w:rFonts w:eastAsia="Arial" w:cs="Arial"/>
                <w:u w:val="single" w:color="000000"/>
              </w:rPr>
              <w:t>n</w:t>
            </w:r>
            <w:r>
              <w:rPr>
                <w:rFonts w:eastAsia="Arial" w:cs="Arial"/>
                <w:spacing w:val="-1"/>
                <w:u w:val="single" w:color="000000"/>
              </w:rPr>
              <w:t>d</w:t>
            </w:r>
            <w:r>
              <w:rPr>
                <w:rFonts w:eastAsia="Arial" w:cs="Arial"/>
                <w:spacing w:val="1"/>
                <w:u w:val="single" w:color="000000"/>
              </w:rPr>
              <w:t>ic</w:t>
            </w:r>
            <w:r>
              <w:rPr>
                <w:rFonts w:eastAsia="Arial" w:cs="Arial"/>
                <w:u w:val="single" w:color="000000"/>
              </w:rPr>
              <w:t>at</w:t>
            </w:r>
            <w:r>
              <w:rPr>
                <w:rFonts w:eastAsia="Arial" w:cs="Arial"/>
                <w:spacing w:val="1"/>
                <w:u w:val="single" w:color="000000"/>
              </w:rPr>
              <w:t>i</w:t>
            </w:r>
            <w:r>
              <w:rPr>
                <w:rFonts w:eastAsia="Arial" w:cs="Arial"/>
                <w:u w:val="single" w:color="000000"/>
              </w:rPr>
              <w:t>o</w:t>
            </w:r>
            <w:r>
              <w:rPr>
                <w:rFonts w:eastAsia="Arial" w:cs="Arial"/>
                <w:spacing w:val="-1"/>
                <w:u w:val="single" w:color="000000"/>
              </w:rPr>
              <w:t>n</w:t>
            </w:r>
            <w:r>
              <w:rPr>
                <w:rFonts w:eastAsia="Arial" w:cs="Arial"/>
                <w:u w:val="single" w:color="000000"/>
              </w:rPr>
              <w:t>:</w:t>
            </w:r>
            <w:r>
              <w:rPr>
                <w:rFonts w:eastAsia="Arial" w:cs="Arial"/>
                <w:spacing w:val="48"/>
              </w:rPr>
              <w:t xml:space="preserve"> </w:t>
            </w:r>
            <w:r>
              <w:rPr>
                <w:rFonts w:eastAsia="Arial" w:cs="Arial"/>
                <w:spacing w:val="-2"/>
              </w:rPr>
              <w:t>T</w:t>
            </w:r>
            <w:r>
              <w:rPr>
                <w:rFonts w:eastAsia="Arial" w:cs="Arial"/>
              </w:rPr>
              <w:t>he</w:t>
            </w:r>
            <w:r>
              <w:rPr>
                <w:rFonts w:eastAsia="Arial" w:cs="Arial"/>
                <w:spacing w:val="-2"/>
              </w:rPr>
              <w:t xml:space="preserve"> </w:t>
            </w:r>
            <w:r>
              <w:rPr>
                <w:rFonts w:eastAsia="Arial" w:cs="Arial"/>
                <w:spacing w:val="2"/>
              </w:rPr>
              <w:t>m</w:t>
            </w:r>
            <w:r>
              <w:rPr>
                <w:rFonts w:eastAsia="Arial" w:cs="Arial"/>
              </w:rPr>
              <w:t>o</w:t>
            </w:r>
            <w:r>
              <w:rPr>
                <w:rFonts w:eastAsia="Arial" w:cs="Arial"/>
                <w:spacing w:val="-1"/>
              </w:rPr>
              <w:t>d</w:t>
            </w:r>
            <w:r>
              <w:rPr>
                <w:rFonts w:eastAsia="Arial" w:cs="Arial"/>
              </w:rPr>
              <w:t>u</w:t>
            </w:r>
            <w:r>
              <w:rPr>
                <w:rFonts w:eastAsia="Arial" w:cs="Arial"/>
                <w:spacing w:val="1"/>
              </w:rPr>
              <w:t>l</w:t>
            </w:r>
            <w:r>
              <w:rPr>
                <w:rFonts w:eastAsia="Arial" w:cs="Arial"/>
              </w:rPr>
              <w:t>us</w:t>
            </w:r>
            <w:r>
              <w:rPr>
                <w:rFonts w:eastAsia="Arial" w:cs="Arial"/>
                <w:spacing w:val="-6"/>
              </w:rPr>
              <w:t xml:space="preserve"> </w:t>
            </w:r>
            <w:r>
              <w:rPr>
                <w:rFonts w:eastAsia="Arial" w:cs="Arial"/>
              </w:rPr>
              <w:t>of</w:t>
            </w:r>
            <w:r>
              <w:rPr>
                <w:rFonts w:eastAsia="Arial" w:cs="Arial"/>
                <w:spacing w:val="-3"/>
              </w:rPr>
              <w:t xml:space="preserve"> </w:t>
            </w:r>
            <w:r>
              <w:rPr>
                <w:rFonts w:eastAsia="Arial" w:cs="Arial"/>
                <w:spacing w:val="2"/>
              </w:rPr>
              <w:t>t</w:t>
            </w:r>
            <w:r>
              <w:rPr>
                <w:rFonts w:eastAsia="Arial" w:cs="Arial"/>
              </w:rPr>
              <w:t>he</w:t>
            </w:r>
            <w:r>
              <w:rPr>
                <w:rFonts w:eastAsia="Arial" w:cs="Arial"/>
                <w:spacing w:val="-2"/>
              </w:rPr>
              <w:t xml:space="preserve"> </w:t>
            </w:r>
            <w:r>
              <w:rPr>
                <w:rFonts w:eastAsia="Arial" w:cs="Arial"/>
                <w:spacing w:val="1"/>
              </w:rPr>
              <w:t>sc</w:t>
            </w:r>
            <w:r>
              <w:rPr>
                <w:rFonts w:eastAsia="Arial" w:cs="Arial"/>
                <w:spacing w:val="-3"/>
              </w:rPr>
              <w:t>a</w:t>
            </w:r>
            <w:r>
              <w:rPr>
                <w:rFonts w:eastAsia="Arial" w:cs="Arial"/>
                <w:spacing w:val="5"/>
              </w:rPr>
              <w:t>l</w:t>
            </w:r>
            <w:r>
              <w:rPr>
                <w:rFonts w:eastAsia="Arial" w:cs="Arial"/>
              </w:rPr>
              <w:t>e</w:t>
            </w:r>
            <w:r>
              <w:rPr>
                <w:rFonts w:eastAsia="Arial" w:cs="Arial"/>
                <w:spacing w:val="-5"/>
              </w:rPr>
              <w:t xml:space="preserve"> </w:t>
            </w:r>
            <w:r>
              <w:rPr>
                <w:rFonts w:eastAsia="Arial" w:cs="Arial"/>
                <w:spacing w:val="1"/>
              </w:rPr>
              <w:t>i</w:t>
            </w:r>
            <w:r>
              <w:rPr>
                <w:rFonts w:eastAsia="Arial" w:cs="Arial"/>
              </w:rPr>
              <w:t xml:space="preserve">s </w:t>
            </w:r>
            <w:r>
              <w:rPr>
                <w:rFonts w:eastAsia="Arial" w:cs="Arial"/>
                <w:spacing w:val="1"/>
              </w:rPr>
              <w:t>i</w:t>
            </w:r>
            <w:r>
              <w:rPr>
                <w:rFonts w:eastAsia="Arial" w:cs="Arial"/>
              </w:rPr>
              <w:t>n</w:t>
            </w:r>
            <w:r>
              <w:rPr>
                <w:rFonts w:eastAsia="Arial" w:cs="Arial"/>
                <w:spacing w:val="-1"/>
              </w:rPr>
              <w:t>d</w:t>
            </w:r>
            <w:r>
              <w:rPr>
                <w:rFonts w:eastAsia="Arial" w:cs="Arial"/>
                <w:spacing w:val="1"/>
              </w:rPr>
              <w:t>ic</w:t>
            </w:r>
            <w:r>
              <w:rPr>
                <w:rFonts w:eastAsia="Arial" w:cs="Arial"/>
                <w:spacing w:val="-3"/>
              </w:rPr>
              <w:t>a</w:t>
            </w:r>
            <w:r>
              <w:rPr>
                <w:rFonts w:eastAsia="Arial" w:cs="Arial"/>
                <w:spacing w:val="2"/>
              </w:rPr>
              <w:t>t</w:t>
            </w:r>
            <w:r>
              <w:rPr>
                <w:rFonts w:eastAsia="Arial" w:cs="Arial"/>
              </w:rPr>
              <w:t>e</w:t>
            </w:r>
            <w:r>
              <w:rPr>
                <w:rFonts w:eastAsia="Arial" w:cs="Arial"/>
                <w:spacing w:val="-1"/>
              </w:rPr>
              <w:t>d</w:t>
            </w:r>
            <w:r>
              <w:rPr>
                <w:rFonts w:eastAsia="Arial" w:cs="Arial"/>
              </w:rPr>
              <w:t>,</w:t>
            </w:r>
            <w:r>
              <w:rPr>
                <w:rFonts w:eastAsia="Arial" w:cs="Arial"/>
                <w:spacing w:val="-9"/>
              </w:rPr>
              <w:t xml:space="preserve"> </w:t>
            </w:r>
            <w:r>
              <w:rPr>
                <w:rFonts w:eastAsia="Arial" w:cs="Arial"/>
                <w:spacing w:val="2"/>
              </w:rPr>
              <w:t>t</w:t>
            </w:r>
            <w:r>
              <w:rPr>
                <w:rFonts w:eastAsia="Arial" w:cs="Arial"/>
              </w:rPr>
              <w:t>h</w:t>
            </w:r>
            <w:r>
              <w:rPr>
                <w:rFonts w:eastAsia="Arial" w:cs="Arial"/>
                <w:spacing w:val="-1"/>
              </w:rPr>
              <w:t>a</w:t>
            </w:r>
            <w:r>
              <w:rPr>
                <w:rFonts w:eastAsia="Arial" w:cs="Arial"/>
              </w:rPr>
              <w:t>t</w:t>
            </w:r>
            <w:r>
              <w:rPr>
                <w:rFonts w:eastAsia="Arial" w:cs="Arial"/>
                <w:spacing w:val="-3"/>
              </w:rPr>
              <w:t xml:space="preserve"> </w:t>
            </w:r>
            <w:r>
              <w:rPr>
                <w:rFonts w:eastAsia="Arial" w:cs="Arial"/>
                <w:spacing w:val="1"/>
              </w:rPr>
              <w:t>i</w:t>
            </w:r>
            <w:r>
              <w:rPr>
                <w:rFonts w:eastAsia="Arial" w:cs="Arial"/>
              </w:rPr>
              <w:t>s 1</w:t>
            </w:r>
            <w:r>
              <w:rPr>
                <w:rFonts w:eastAsia="Arial" w:cs="Arial"/>
                <w:spacing w:val="2"/>
              </w:rPr>
              <w:t>:</w:t>
            </w:r>
            <w:r>
              <w:rPr>
                <w:rFonts w:eastAsia="Arial" w:cs="Arial"/>
              </w:rPr>
              <w:t>7</w:t>
            </w:r>
            <w:r>
              <w:rPr>
                <w:rFonts w:eastAsia="Arial" w:cs="Arial"/>
                <w:spacing w:val="-1"/>
              </w:rPr>
              <w:t>0</w:t>
            </w:r>
            <w:r>
              <w:rPr>
                <w:rFonts w:eastAsia="Arial" w:cs="Arial"/>
              </w:rPr>
              <w:t>0</w:t>
            </w:r>
            <w:r>
              <w:rPr>
                <w:rFonts w:eastAsia="Arial" w:cs="Arial"/>
                <w:spacing w:val="-4"/>
              </w:rPr>
              <w:t xml:space="preserve"> </w:t>
            </w:r>
            <w:r>
              <w:rPr>
                <w:rFonts w:eastAsia="Arial" w:cs="Arial"/>
              </w:rPr>
              <w:t>0</w:t>
            </w:r>
            <w:r>
              <w:rPr>
                <w:rFonts w:eastAsia="Arial" w:cs="Arial"/>
                <w:spacing w:val="-1"/>
              </w:rPr>
              <w:t>0</w:t>
            </w:r>
            <w:r>
              <w:rPr>
                <w:rFonts w:eastAsia="Arial" w:cs="Arial"/>
              </w:rPr>
              <w:t>0</w:t>
            </w:r>
            <w:r>
              <w:rPr>
                <w:rFonts w:eastAsia="Arial" w:cs="Arial"/>
                <w:spacing w:val="-2"/>
              </w:rPr>
              <w:t xml:space="preserve"> </w:t>
            </w:r>
            <w:r>
              <w:rPr>
                <w:rFonts w:eastAsia="Arial" w:cs="Arial"/>
                <w:spacing w:val="-1"/>
              </w:rPr>
              <w:t>i</w:t>
            </w:r>
            <w:r>
              <w:rPr>
                <w:rFonts w:eastAsia="Arial" w:cs="Arial"/>
              </w:rPr>
              <w:t>s</w:t>
            </w:r>
            <w:r>
              <w:rPr>
                <w:rFonts w:eastAsia="Arial" w:cs="Arial"/>
                <w:spacing w:val="2"/>
              </w:rPr>
              <w:t xml:space="preserve"> </w:t>
            </w:r>
            <w:r>
              <w:rPr>
                <w:rFonts w:eastAsia="Arial" w:cs="Arial"/>
              </w:rPr>
              <w:t>e</w:t>
            </w:r>
            <w:r>
              <w:rPr>
                <w:rFonts w:eastAsia="Arial" w:cs="Arial"/>
                <w:spacing w:val="-1"/>
              </w:rPr>
              <w:t>n</w:t>
            </w:r>
            <w:r>
              <w:rPr>
                <w:rFonts w:eastAsia="Arial" w:cs="Arial"/>
                <w:spacing w:val="1"/>
              </w:rPr>
              <w:t>c</w:t>
            </w:r>
            <w:r>
              <w:rPr>
                <w:rFonts w:eastAsia="Arial" w:cs="Arial"/>
              </w:rPr>
              <w:t>o</w:t>
            </w:r>
            <w:r>
              <w:rPr>
                <w:rFonts w:eastAsia="Arial" w:cs="Arial"/>
                <w:spacing w:val="-1"/>
              </w:rPr>
              <w:t>d</w:t>
            </w:r>
            <w:r>
              <w:rPr>
                <w:rFonts w:eastAsia="Arial" w:cs="Arial"/>
              </w:rPr>
              <w:t>ed</w:t>
            </w:r>
            <w:r>
              <w:rPr>
                <w:rFonts w:eastAsia="Arial" w:cs="Arial"/>
                <w:spacing w:val="-7"/>
              </w:rPr>
              <w:t xml:space="preserve"> </w:t>
            </w:r>
            <w:r>
              <w:rPr>
                <w:rFonts w:eastAsia="Arial" w:cs="Arial"/>
              </w:rPr>
              <w:t>as</w:t>
            </w:r>
            <w:r>
              <w:rPr>
                <w:rFonts w:eastAsia="Arial" w:cs="Arial"/>
                <w:spacing w:val="-2"/>
              </w:rPr>
              <w:t xml:space="preserve"> </w:t>
            </w:r>
            <w:r>
              <w:rPr>
                <w:rFonts w:eastAsia="Arial" w:cs="Arial"/>
              </w:rPr>
              <w:t>7</w:t>
            </w:r>
            <w:r>
              <w:rPr>
                <w:rFonts w:eastAsia="Arial" w:cs="Arial"/>
                <w:spacing w:val="-1"/>
              </w:rPr>
              <w:t>0</w:t>
            </w:r>
            <w:r>
              <w:rPr>
                <w:rFonts w:eastAsia="Arial" w:cs="Arial"/>
              </w:rPr>
              <w:t>0</w:t>
            </w:r>
            <w:r>
              <w:rPr>
                <w:rFonts w:eastAsia="Arial" w:cs="Arial"/>
                <w:spacing w:val="1"/>
              </w:rPr>
              <w:t>0</w:t>
            </w:r>
            <w:r>
              <w:rPr>
                <w:rFonts w:eastAsia="Arial" w:cs="Arial"/>
              </w:rPr>
              <w:t>0</w:t>
            </w:r>
            <w:r>
              <w:rPr>
                <w:rFonts w:eastAsia="Arial" w:cs="Arial"/>
                <w:spacing w:val="-1"/>
              </w:rPr>
              <w:t>0</w:t>
            </w:r>
            <w:r>
              <w:rPr>
                <w:rFonts w:eastAsia="Arial" w:cs="Arial"/>
              </w:rPr>
              <w:t>.</w:t>
            </w:r>
          </w:p>
          <w:p w14:paraId="5A19449A" w14:textId="0F77C51E" w:rsidR="00162F33" w:rsidRDefault="00162F33" w:rsidP="00162F33">
            <w:pPr>
              <w:spacing w:before="1" w:after="0" w:line="363" w:lineRule="auto"/>
              <w:ind w:left="100" w:right="1885"/>
              <w:rPr>
                <w:rFonts w:eastAsia="Arial" w:cs="Arial"/>
              </w:rPr>
            </w:pPr>
            <w:r>
              <w:rPr>
                <w:rFonts w:eastAsia="Arial" w:cs="Arial"/>
                <w:u w:val="single" w:color="000000"/>
              </w:rPr>
              <w:t>Un</w:t>
            </w:r>
            <w:r>
              <w:rPr>
                <w:rFonts w:eastAsia="Arial" w:cs="Arial"/>
                <w:spacing w:val="1"/>
                <w:u w:val="single" w:color="000000"/>
              </w:rPr>
              <w:t>i</w:t>
            </w:r>
            <w:r>
              <w:rPr>
                <w:rFonts w:eastAsia="Arial" w:cs="Arial"/>
                <w:u w:val="single" w:color="000000"/>
              </w:rPr>
              <w:t>t:</w:t>
            </w:r>
            <w:r>
              <w:rPr>
                <w:rFonts w:eastAsia="Arial" w:cs="Arial"/>
                <w:spacing w:val="55"/>
              </w:rPr>
              <w:t xml:space="preserve"> </w:t>
            </w:r>
            <w:r>
              <w:rPr>
                <w:rFonts w:eastAsia="Arial" w:cs="Arial"/>
              </w:rPr>
              <w:t>none</w:t>
            </w:r>
          </w:p>
          <w:p w14:paraId="16699C2B" w14:textId="77777777" w:rsidR="00162F33" w:rsidRDefault="00162F33" w:rsidP="00162F33">
            <w:pPr>
              <w:spacing w:before="5" w:after="0" w:line="240" w:lineRule="auto"/>
              <w:ind w:left="100" w:right="-20"/>
              <w:rPr>
                <w:rFonts w:eastAsia="Arial" w:cs="Arial"/>
              </w:rPr>
            </w:pPr>
            <w:r>
              <w:rPr>
                <w:rFonts w:eastAsia="Arial" w:cs="Arial"/>
                <w:u w:val="single" w:color="000000"/>
              </w:rPr>
              <w:t>Re</w:t>
            </w:r>
            <w:r>
              <w:rPr>
                <w:rFonts w:eastAsia="Arial" w:cs="Arial"/>
                <w:spacing w:val="1"/>
                <w:u w:val="single" w:color="000000"/>
              </w:rPr>
              <w:t>s</w:t>
            </w:r>
            <w:r>
              <w:rPr>
                <w:rFonts w:eastAsia="Arial" w:cs="Arial"/>
                <w:u w:val="single" w:color="000000"/>
              </w:rPr>
              <w:t>o</w:t>
            </w:r>
            <w:r>
              <w:rPr>
                <w:rFonts w:eastAsia="Arial" w:cs="Arial"/>
                <w:spacing w:val="1"/>
                <w:u w:val="single" w:color="000000"/>
              </w:rPr>
              <w:t>l</w:t>
            </w:r>
            <w:r>
              <w:rPr>
                <w:rFonts w:eastAsia="Arial" w:cs="Arial"/>
                <w:u w:val="single" w:color="000000"/>
              </w:rPr>
              <w:t>u</w:t>
            </w:r>
            <w:r>
              <w:rPr>
                <w:rFonts w:eastAsia="Arial" w:cs="Arial"/>
                <w:spacing w:val="2"/>
                <w:u w:val="single" w:color="000000"/>
              </w:rPr>
              <w:t>t</w:t>
            </w:r>
            <w:r>
              <w:rPr>
                <w:rFonts w:eastAsia="Arial" w:cs="Arial"/>
                <w:spacing w:val="1"/>
                <w:u w:val="single" w:color="000000"/>
              </w:rPr>
              <w:t>i</w:t>
            </w:r>
            <w:r>
              <w:rPr>
                <w:rFonts w:eastAsia="Arial" w:cs="Arial"/>
                <w:u w:val="single" w:color="000000"/>
              </w:rPr>
              <w:t>o</w:t>
            </w:r>
            <w:r>
              <w:rPr>
                <w:rFonts w:eastAsia="Arial" w:cs="Arial"/>
                <w:spacing w:val="-1"/>
                <w:u w:val="single" w:color="000000"/>
              </w:rPr>
              <w:t>n</w:t>
            </w:r>
            <w:r>
              <w:rPr>
                <w:rFonts w:eastAsia="Arial" w:cs="Arial"/>
                <w:u w:val="single" w:color="000000"/>
              </w:rPr>
              <w:t>:</w:t>
            </w:r>
            <w:r>
              <w:rPr>
                <w:rFonts w:eastAsia="Arial" w:cs="Arial"/>
                <w:spacing w:val="48"/>
              </w:rPr>
              <w:t xml:space="preserve"> </w:t>
            </w:r>
            <w:r>
              <w:rPr>
                <w:rFonts w:eastAsia="Arial" w:cs="Arial"/>
              </w:rPr>
              <w:t>1</w:t>
            </w:r>
          </w:p>
          <w:p w14:paraId="6C98D763" w14:textId="77777777" w:rsidR="00162F33" w:rsidRDefault="00162F33" w:rsidP="00162F33">
            <w:pPr>
              <w:spacing w:after="0" w:line="120" w:lineRule="exact"/>
              <w:rPr>
                <w:sz w:val="12"/>
                <w:szCs w:val="12"/>
              </w:rPr>
            </w:pPr>
          </w:p>
          <w:p w14:paraId="3E8BF2E4" w14:textId="77777777" w:rsidR="00162F33" w:rsidRDefault="00162F33" w:rsidP="00162F33">
            <w:pPr>
              <w:spacing w:after="0" w:line="240" w:lineRule="auto"/>
              <w:ind w:left="100" w:right="-20"/>
              <w:rPr>
                <w:rFonts w:eastAsia="Arial" w:cs="Arial"/>
              </w:rPr>
            </w:pPr>
            <w:r>
              <w:rPr>
                <w:rFonts w:eastAsia="Arial" w:cs="Arial"/>
                <w:spacing w:val="2"/>
                <w:u w:val="single" w:color="000000"/>
              </w:rPr>
              <w:t>M</w:t>
            </w:r>
            <w:r>
              <w:rPr>
                <w:rFonts w:eastAsia="Arial" w:cs="Arial"/>
                <w:spacing w:val="1"/>
                <w:u w:val="single" w:color="000000"/>
              </w:rPr>
              <w:t>i</w:t>
            </w:r>
            <w:r>
              <w:rPr>
                <w:rFonts w:eastAsia="Arial" w:cs="Arial"/>
                <w:u w:val="single" w:color="000000"/>
              </w:rPr>
              <w:t>n</w:t>
            </w:r>
            <w:r>
              <w:rPr>
                <w:rFonts w:eastAsia="Arial" w:cs="Arial"/>
                <w:spacing w:val="-1"/>
                <w:u w:val="single" w:color="000000"/>
              </w:rPr>
              <w:t>i</w:t>
            </w:r>
            <w:r>
              <w:rPr>
                <w:rFonts w:eastAsia="Arial" w:cs="Arial"/>
                <w:spacing w:val="2"/>
                <w:u w:val="single" w:color="000000"/>
              </w:rPr>
              <w:t>m</w:t>
            </w:r>
            <w:r>
              <w:rPr>
                <w:rFonts w:eastAsia="Arial" w:cs="Arial"/>
                <w:u w:val="single" w:color="000000"/>
              </w:rPr>
              <w:t>um</w:t>
            </w:r>
            <w:r>
              <w:rPr>
                <w:rFonts w:eastAsia="Arial" w:cs="Arial"/>
                <w:spacing w:val="-10"/>
                <w:u w:val="single" w:color="000000"/>
              </w:rPr>
              <w:t xml:space="preserve"> </w:t>
            </w:r>
            <w:r>
              <w:rPr>
                <w:rFonts w:eastAsia="Arial" w:cs="Arial"/>
                <w:spacing w:val="3"/>
                <w:u w:val="single" w:color="000000"/>
              </w:rPr>
              <w:t>v</w:t>
            </w:r>
            <w:r>
              <w:rPr>
                <w:rFonts w:eastAsia="Arial" w:cs="Arial"/>
                <w:u w:val="single" w:color="000000"/>
              </w:rPr>
              <w:t>a</w:t>
            </w:r>
            <w:r>
              <w:rPr>
                <w:rFonts w:eastAsia="Arial" w:cs="Arial"/>
                <w:spacing w:val="1"/>
                <w:u w:val="single" w:color="000000"/>
              </w:rPr>
              <w:t>l</w:t>
            </w:r>
            <w:r>
              <w:rPr>
                <w:rFonts w:eastAsia="Arial" w:cs="Arial"/>
                <w:u w:val="single" w:color="000000"/>
              </w:rPr>
              <w:t>u</w:t>
            </w:r>
            <w:r>
              <w:rPr>
                <w:rFonts w:eastAsia="Arial" w:cs="Arial"/>
                <w:spacing w:val="-1"/>
                <w:u w:val="single" w:color="000000"/>
              </w:rPr>
              <w:t>e</w:t>
            </w:r>
            <w:r>
              <w:rPr>
                <w:rFonts w:eastAsia="Arial" w:cs="Arial"/>
                <w:u w:val="single" w:color="000000"/>
              </w:rPr>
              <w:t>:</w:t>
            </w:r>
            <w:r>
              <w:rPr>
                <w:rFonts w:eastAsia="Arial" w:cs="Arial"/>
                <w:spacing w:val="53"/>
              </w:rPr>
              <w:t xml:space="preserve"> </w:t>
            </w:r>
            <w:r>
              <w:rPr>
                <w:rFonts w:eastAsia="Arial" w:cs="Arial"/>
              </w:rPr>
              <w:t>1</w:t>
            </w:r>
          </w:p>
          <w:p w14:paraId="19F1ED79" w14:textId="77777777" w:rsidR="00162F33" w:rsidRDefault="00162F33" w:rsidP="00162F33">
            <w:pPr>
              <w:spacing w:after="0" w:line="120" w:lineRule="exact"/>
              <w:rPr>
                <w:sz w:val="12"/>
                <w:szCs w:val="12"/>
              </w:rPr>
            </w:pPr>
          </w:p>
          <w:p w14:paraId="712FE9DC" w14:textId="77777777" w:rsidR="00162F33" w:rsidRDefault="00162F33" w:rsidP="00162F33">
            <w:pPr>
              <w:spacing w:after="0" w:line="240" w:lineRule="auto"/>
              <w:ind w:left="100" w:right="-20"/>
              <w:rPr>
                <w:rFonts w:eastAsia="Arial" w:cs="Arial"/>
              </w:rPr>
            </w:pPr>
            <w:r>
              <w:rPr>
                <w:rFonts w:eastAsia="Arial" w:cs="Arial"/>
                <w:spacing w:val="-2"/>
                <w:u w:val="single" w:color="000000"/>
              </w:rPr>
              <w:t>F</w:t>
            </w:r>
            <w:r>
              <w:rPr>
                <w:rFonts w:eastAsia="Arial" w:cs="Arial"/>
                <w:u w:val="single" w:color="000000"/>
              </w:rPr>
              <w:t>or</w:t>
            </w:r>
            <w:r>
              <w:rPr>
                <w:rFonts w:eastAsia="Arial" w:cs="Arial"/>
                <w:spacing w:val="2"/>
                <w:u w:val="single" w:color="000000"/>
              </w:rPr>
              <w:t>m</w:t>
            </w:r>
            <w:r>
              <w:rPr>
                <w:rFonts w:eastAsia="Arial" w:cs="Arial"/>
                <w:u w:val="single" w:color="000000"/>
              </w:rPr>
              <w:t>a</w:t>
            </w:r>
            <w:r>
              <w:rPr>
                <w:rFonts w:eastAsia="Arial" w:cs="Arial"/>
                <w:spacing w:val="2"/>
                <w:u w:val="single" w:color="000000"/>
              </w:rPr>
              <w:t>t</w:t>
            </w:r>
            <w:r>
              <w:rPr>
                <w:rFonts w:eastAsia="Arial" w:cs="Arial"/>
                <w:u w:val="single" w:color="000000"/>
              </w:rPr>
              <w:t>:</w:t>
            </w:r>
            <w:r>
              <w:rPr>
                <w:rFonts w:eastAsia="Arial" w:cs="Arial"/>
                <w:spacing w:val="51"/>
              </w:rPr>
              <w:t xml:space="preserve"> </w:t>
            </w:r>
            <w:proofErr w:type="spellStart"/>
            <w:r>
              <w:rPr>
                <w:rFonts w:eastAsia="Arial" w:cs="Arial"/>
                <w:spacing w:val="-1"/>
              </w:rPr>
              <w:t>xx</w:t>
            </w:r>
            <w:r>
              <w:rPr>
                <w:rFonts w:eastAsia="Arial" w:cs="Arial"/>
                <w:spacing w:val="1"/>
              </w:rPr>
              <w:t>xx</w:t>
            </w:r>
            <w:r>
              <w:rPr>
                <w:rFonts w:eastAsia="Arial" w:cs="Arial"/>
                <w:spacing w:val="-1"/>
              </w:rPr>
              <w:t>x</w:t>
            </w:r>
            <w:r>
              <w:rPr>
                <w:rFonts w:eastAsia="Arial" w:cs="Arial"/>
                <w:spacing w:val="1"/>
              </w:rPr>
              <w:t>xx</w:t>
            </w:r>
            <w:r>
              <w:rPr>
                <w:rFonts w:eastAsia="Arial" w:cs="Arial"/>
              </w:rPr>
              <w:t>x</w:t>
            </w:r>
            <w:proofErr w:type="spellEnd"/>
          </w:p>
          <w:p w14:paraId="562B91E2" w14:textId="77777777" w:rsidR="00162F33" w:rsidRDefault="00162F33" w:rsidP="00162F33">
            <w:pPr>
              <w:spacing w:before="8" w:after="0" w:line="110" w:lineRule="exact"/>
              <w:rPr>
                <w:sz w:val="11"/>
                <w:szCs w:val="11"/>
              </w:rPr>
            </w:pPr>
          </w:p>
          <w:p w14:paraId="608879C5" w14:textId="77777777" w:rsidR="00162F33" w:rsidRDefault="00162F33" w:rsidP="00162F33">
            <w:pPr>
              <w:spacing w:after="0" w:line="240" w:lineRule="auto"/>
              <w:ind w:left="100" w:right="-20"/>
              <w:rPr>
                <w:rFonts w:eastAsia="Arial" w:cs="Arial"/>
              </w:rPr>
            </w:pPr>
            <w:r>
              <w:rPr>
                <w:rFonts w:eastAsia="Arial" w:cs="Arial"/>
                <w:spacing w:val="1"/>
                <w:u w:val="single" w:color="000000"/>
              </w:rPr>
              <w:t>E</w:t>
            </w:r>
            <w:r>
              <w:rPr>
                <w:rFonts w:eastAsia="Arial" w:cs="Arial"/>
                <w:spacing w:val="-1"/>
                <w:u w:val="single" w:color="000000"/>
              </w:rPr>
              <w:t>x</w:t>
            </w:r>
            <w:r>
              <w:rPr>
                <w:rFonts w:eastAsia="Arial" w:cs="Arial"/>
                <w:u w:val="single" w:color="000000"/>
              </w:rPr>
              <w:t>a</w:t>
            </w:r>
            <w:r>
              <w:rPr>
                <w:rFonts w:eastAsia="Arial" w:cs="Arial"/>
                <w:spacing w:val="2"/>
                <w:u w:val="single" w:color="000000"/>
              </w:rPr>
              <w:t>m</w:t>
            </w:r>
            <w:r>
              <w:rPr>
                <w:rFonts w:eastAsia="Arial" w:cs="Arial"/>
                <w:u w:val="single" w:color="000000"/>
              </w:rPr>
              <w:t>p</w:t>
            </w:r>
            <w:r>
              <w:rPr>
                <w:rFonts w:eastAsia="Arial" w:cs="Arial"/>
                <w:spacing w:val="1"/>
                <w:u w:val="single" w:color="000000"/>
              </w:rPr>
              <w:t>l</w:t>
            </w:r>
            <w:r>
              <w:rPr>
                <w:rFonts w:eastAsia="Arial" w:cs="Arial"/>
                <w:u w:val="single" w:color="000000"/>
              </w:rPr>
              <w:t>e:</w:t>
            </w:r>
            <w:r>
              <w:rPr>
                <w:rFonts w:eastAsia="Arial" w:cs="Arial"/>
                <w:spacing w:val="51"/>
              </w:rPr>
              <w:t xml:space="preserve"> </w:t>
            </w:r>
            <w:r>
              <w:rPr>
                <w:rFonts w:eastAsia="Arial" w:cs="Arial"/>
                <w:b/>
                <w:bCs/>
              </w:rPr>
              <w:t>700000</w:t>
            </w:r>
            <w:r>
              <w:rPr>
                <w:rFonts w:eastAsia="Arial" w:cs="Arial"/>
                <w:b/>
                <w:bCs/>
                <w:spacing w:val="50"/>
              </w:rPr>
              <w:t xml:space="preserve"> </w:t>
            </w:r>
            <w:r>
              <w:rPr>
                <w:rFonts w:eastAsia="Arial" w:cs="Arial"/>
                <w:spacing w:val="2"/>
              </w:rPr>
              <w:t>f</w:t>
            </w:r>
            <w:r>
              <w:rPr>
                <w:rFonts w:eastAsia="Arial" w:cs="Arial"/>
              </w:rPr>
              <w:t>or a</w:t>
            </w:r>
            <w:r>
              <w:rPr>
                <w:rFonts w:eastAsia="Arial" w:cs="Arial"/>
                <w:spacing w:val="-4"/>
              </w:rPr>
              <w:t xml:space="preserve"> </w:t>
            </w:r>
            <w:r>
              <w:rPr>
                <w:rFonts w:eastAsia="Arial" w:cs="Arial"/>
                <w:spacing w:val="3"/>
              </w:rPr>
              <w:t>m</w:t>
            </w:r>
            <w:r>
              <w:rPr>
                <w:rFonts w:eastAsia="Arial" w:cs="Arial"/>
                <w:spacing w:val="-1"/>
              </w:rPr>
              <w:t>i</w:t>
            </w:r>
            <w:r>
              <w:rPr>
                <w:rFonts w:eastAsia="Arial" w:cs="Arial"/>
              </w:rPr>
              <w:t>n</w:t>
            </w:r>
            <w:r>
              <w:rPr>
                <w:rFonts w:eastAsia="Arial" w:cs="Arial"/>
                <w:spacing w:val="1"/>
              </w:rPr>
              <w:t>i</w:t>
            </w:r>
            <w:r>
              <w:rPr>
                <w:rFonts w:eastAsia="Arial" w:cs="Arial"/>
                <w:spacing w:val="2"/>
              </w:rPr>
              <w:t>m</w:t>
            </w:r>
            <w:r>
              <w:rPr>
                <w:rFonts w:eastAsia="Arial" w:cs="Arial"/>
              </w:rPr>
              <w:t>um</w:t>
            </w:r>
            <w:r>
              <w:rPr>
                <w:rFonts w:eastAsia="Arial" w:cs="Arial"/>
                <w:spacing w:val="-7"/>
              </w:rPr>
              <w:t xml:space="preserve"> </w:t>
            </w:r>
            <w:r>
              <w:rPr>
                <w:rFonts w:eastAsia="Arial" w:cs="Arial"/>
              </w:rPr>
              <w:t>d</w:t>
            </w:r>
            <w:r>
              <w:rPr>
                <w:rFonts w:eastAsia="Arial" w:cs="Arial"/>
                <w:spacing w:val="1"/>
              </w:rPr>
              <w:t>is</w:t>
            </w:r>
            <w:r>
              <w:rPr>
                <w:rFonts w:eastAsia="Arial" w:cs="Arial"/>
              </w:rPr>
              <w:t>p</w:t>
            </w:r>
            <w:r>
              <w:rPr>
                <w:rFonts w:eastAsia="Arial" w:cs="Arial"/>
                <w:spacing w:val="1"/>
              </w:rPr>
              <w:t>l</w:t>
            </w:r>
            <w:r>
              <w:rPr>
                <w:rFonts w:eastAsia="Arial" w:cs="Arial"/>
              </w:rPr>
              <w:t>ay</w:t>
            </w:r>
            <w:r>
              <w:rPr>
                <w:rFonts w:eastAsia="Arial" w:cs="Arial"/>
                <w:spacing w:val="-8"/>
              </w:rPr>
              <w:t xml:space="preserve"> </w:t>
            </w:r>
            <w:r>
              <w:rPr>
                <w:rFonts w:eastAsia="Arial" w:cs="Arial"/>
                <w:spacing w:val="1"/>
              </w:rPr>
              <w:t>sc</w:t>
            </w:r>
            <w:r>
              <w:rPr>
                <w:rFonts w:eastAsia="Arial" w:cs="Arial"/>
              </w:rPr>
              <w:t>a</w:t>
            </w:r>
            <w:r>
              <w:rPr>
                <w:rFonts w:eastAsia="Arial" w:cs="Arial"/>
                <w:spacing w:val="1"/>
              </w:rPr>
              <w:t>l</w:t>
            </w:r>
            <w:r>
              <w:rPr>
                <w:rFonts w:eastAsia="Arial" w:cs="Arial"/>
              </w:rPr>
              <w:t>e</w:t>
            </w:r>
            <w:r>
              <w:rPr>
                <w:rFonts w:eastAsia="Arial" w:cs="Arial"/>
                <w:spacing w:val="-6"/>
              </w:rPr>
              <w:t xml:space="preserve"> </w:t>
            </w:r>
            <w:r>
              <w:rPr>
                <w:rFonts w:eastAsia="Arial" w:cs="Arial"/>
              </w:rPr>
              <w:t>of</w:t>
            </w:r>
            <w:r>
              <w:rPr>
                <w:rFonts w:eastAsia="Arial" w:cs="Arial"/>
                <w:spacing w:val="-1"/>
              </w:rPr>
              <w:t xml:space="preserve"> s</w:t>
            </w:r>
            <w:r>
              <w:rPr>
                <w:rFonts w:eastAsia="Arial" w:cs="Arial"/>
                <w:spacing w:val="1"/>
              </w:rPr>
              <w:t>c</w:t>
            </w:r>
            <w:r>
              <w:rPr>
                <w:rFonts w:eastAsia="Arial" w:cs="Arial"/>
              </w:rPr>
              <w:t>a</w:t>
            </w:r>
            <w:r>
              <w:rPr>
                <w:rFonts w:eastAsia="Arial" w:cs="Arial"/>
                <w:spacing w:val="-1"/>
              </w:rPr>
              <w:t>l</w:t>
            </w:r>
            <w:r>
              <w:rPr>
                <w:rFonts w:eastAsia="Arial" w:cs="Arial"/>
              </w:rPr>
              <w:t>e</w:t>
            </w:r>
            <w:r>
              <w:rPr>
                <w:rFonts w:eastAsia="Arial" w:cs="Arial"/>
                <w:spacing w:val="-4"/>
              </w:rPr>
              <w:t xml:space="preserve"> </w:t>
            </w:r>
            <w:r>
              <w:rPr>
                <w:rFonts w:eastAsia="Arial" w:cs="Arial"/>
              </w:rPr>
              <w:t>of</w:t>
            </w:r>
            <w:r>
              <w:rPr>
                <w:rFonts w:eastAsia="Arial" w:cs="Arial"/>
                <w:spacing w:val="-1"/>
              </w:rPr>
              <w:t xml:space="preserve"> </w:t>
            </w:r>
            <w:r>
              <w:rPr>
                <w:rFonts w:eastAsia="Arial" w:cs="Arial"/>
              </w:rPr>
              <w:t>1</w:t>
            </w:r>
            <w:r>
              <w:rPr>
                <w:rFonts w:eastAsia="Arial" w:cs="Arial"/>
                <w:spacing w:val="2"/>
              </w:rPr>
              <w:t>:</w:t>
            </w:r>
            <w:r>
              <w:rPr>
                <w:rFonts w:eastAsia="Arial" w:cs="Arial"/>
              </w:rPr>
              <w:t>7</w:t>
            </w:r>
            <w:r>
              <w:rPr>
                <w:rFonts w:eastAsia="Arial" w:cs="Arial"/>
                <w:spacing w:val="-1"/>
              </w:rPr>
              <w:t>0</w:t>
            </w:r>
            <w:r>
              <w:rPr>
                <w:rFonts w:eastAsia="Arial" w:cs="Arial"/>
              </w:rPr>
              <w:t>0</w:t>
            </w:r>
            <w:r>
              <w:rPr>
                <w:rFonts w:eastAsia="Arial" w:cs="Arial"/>
                <w:spacing w:val="-1"/>
              </w:rPr>
              <w:t>0</w:t>
            </w:r>
            <w:r>
              <w:rPr>
                <w:rFonts w:eastAsia="Arial" w:cs="Arial"/>
              </w:rPr>
              <w:t>00</w:t>
            </w:r>
          </w:p>
          <w:p w14:paraId="6EB45F44" w14:textId="77777777" w:rsidR="00162F33" w:rsidRDefault="00162F33" w:rsidP="00162F33">
            <w:pPr>
              <w:spacing w:before="3" w:after="0" w:line="120" w:lineRule="exact"/>
              <w:rPr>
                <w:sz w:val="12"/>
                <w:szCs w:val="12"/>
              </w:rPr>
            </w:pPr>
          </w:p>
          <w:p w14:paraId="18B7B8B4" w14:textId="77777777" w:rsidR="00162F33" w:rsidRDefault="00162F33" w:rsidP="00162F33">
            <w:pPr>
              <w:spacing w:after="0" w:line="240" w:lineRule="auto"/>
              <w:ind w:left="100" w:right="-20"/>
              <w:rPr>
                <w:rFonts w:eastAsia="Arial" w:cs="Arial"/>
              </w:rPr>
            </w:pPr>
            <w:r>
              <w:rPr>
                <w:rFonts w:eastAsia="Arial" w:cs="Arial"/>
                <w:u w:val="single" w:color="000000"/>
              </w:rPr>
              <w:t>Re</w:t>
            </w:r>
            <w:r>
              <w:rPr>
                <w:rFonts w:eastAsia="Arial" w:cs="Arial"/>
                <w:spacing w:val="2"/>
                <w:u w:val="single" w:color="000000"/>
              </w:rPr>
              <w:t>m</w:t>
            </w:r>
            <w:r>
              <w:rPr>
                <w:rFonts w:eastAsia="Arial" w:cs="Arial"/>
                <w:u w:val="single" w:color="000000"/>
              </w:rPr>
              <w:t>ar</w:t>
            </w:r>
            <w:r>
              <w:rPr>
                <w:rFonts w:eastAsia="Arial" w:cs="Arial"/>
                <w:spacing w:val="2"/>
                <w:u w:val="single" w:color="000000"/>
              </w:rPr>
              <w:t>k</w:t>
            </w:r>
            <w:r>
              <w:rPr>
                <w:rFonts w:eastAsia="Arial" w:cs="Arial"/>
                <w:spacing w:val="1"/>
                <w:u w:val="single" w:color="000000"/>
              </w:rPr>
              <w:t>s</w:t>
            </w:r>
            <w:r>
              <w:rPr>
                <w:rFonts w:eastAsia="Arial" w:cs="Arial"/>
                <w:u w:val="single" w:color="000000"/>
              </w:rPr>
              <w:t>:</w:t>
            </w:r>
          </w:p>
          <w:p w14:paraId="5B3594C0" w14:textId="36BFBDB0" w:rsidR="00162F33" w:rsidRPr="00162F33" w:rsidRDefault="00162F33" w:rsidP="00162F33">
            <w:pPr>
              <w:pStyle w:val="ListParagraph"/>
              <w:numPr>
                <w:ilvl w:val="0"/>
                <w:numId w:val="37"/>
              </w:numPr>
              <w:spacing w:before="12" w:after="0" w:line="232" w:lineRule="exact"/>
              <w:ind w:right="60"/>
              <w:rPr>
                <w:rFonts w:eastAsia="Arial" w:cs="Arial"/>
              </w:rPr>
            </w:pPr>
            <w:r w:rsidRPr="00162F33">
              <w:rPr>
                <w:rFonts w:eastAsia="Arial" w:cs="Arial"/>
                <w:b/>
                <w:bCs/>
                <w:spacing w:val="4"/>
              </w:rPr>
              <w:t>M</w:t>
            </w:r>
            <w:r w:rsidRPr="00162F33">
              <w:rPr>
                <w:rFonts w:eastAsia="Arial" w:cs="Arial"/>
                <w:b/>
                <w:bCs/>
                <w:spacing w:val="-3"/>
              </w:rPr>
              <w:t>i</w:t>
            </w:r>
            <w:r w:rsidRPr="00162F33">
              <w:rPr>
                <w:rFonts w:eastAsia="Arial" w:cs="Arial"/>
                <w:b/>
                <w:bCs/>
              </w:rPr>
              <w:t>nim</w:t>
            </w:r>
            <w:r w:rsidRPr="00162F33">
              <w:rPr>
                <w:rFonts w:eastAsia="Arial" w:cs="Arial"/>
                <w:b/>
                <w:bCs/>
                <w:spacing w:val="1"/>
              </w:rPr>
              <w:t>u</w:t>
            </w:r>
            <w:r w:rsidRPr="00162F33">
              <w:rPr>
                <w:rFonts w:eastAsia="Arial" w:cs="Arial"/>
                <w:b/>
                <w:bCs/>
              </w:rPr>
              <w:t>m</w:t>
            </w:r>
            <w:r w:rsidRPr="00162F33">
              <w:rPr>
                <w:rFonts w:eastAsia="Arial" w:cs="Arial"/>
                <w:b/>
                <w:bCs/>
                <w:spacing w:val="22"/>
              </w:rPr>
              <w:t xml:space="preserve"> </w:t>
            </w:r>
            <w:r w:rsidRPr="00162F33">
              <w:rPr>
                <w:rFonts w:eastAsia="Arial" w:cs="Arial"/>
                <w:b/>
                <w:bCs/>
              </w:rPr>
              <w:t>display</w:t>
            </w:r>
            <w:r w:rsidRPr="00162F33">
              <w:rPr>
                <w:rFonts w:eastAsia="Arial" w:cs="Arial"/>
                <w:b/>
                <w:bCs/>
                <w:spacing w:val="20"/>
              </w:rPr>
              <w:t xml:space="preserve"> </w:t>
            </w:r>
            <w:r w:rsidRPr="00162F33">
              <w:rPr>
                <w:rFonts w:eastAsia="Arial" w:cs="Arial"/>
                <w:b/>
                <w:bCs/>
                <w:spacing w:val="2"/>
              </w:rPr>
              <w:t>s</w:t>
            </w:r>
            <w:r w:rsidRPr="00162F33">
              <w:rPr>
                <w:rFonts w:eastAsia="Arial" w:cs="Arial"/>
                <w:b/>
                <w:bCs/>
              </w:rPr>
              <w:t>c</w:t>
            </w:r>
            <w:r w:rsidRPr="00162F33">
              <w:rPr>
                <w:rFonts w:eastAsia="Arial" w:cs="Arial"/>
                <w:b/>
                <w:bCs/>
                <w:spacing w:val="-1"/>
              </w:rPr>
              <w:t>a</w:t>
            </w:r>
            <w:r w:rsidRPr="00162F33">
              <w:rPr>
                <w:rFonts w:eastAsia="Arial" w:cs="Arial"/>
                <w:b/>
                <w:bCs/>
                <w:spacing w:val="2"/>
              </w:rPr>
              <w:t>l</w:t>
            </w:r>
            <w:r w:rsidRPr="00162F33">
              <w:rPr>
                <w:rFonts w:eastAsia="Arial" w:cs="Arial"/>
                <w:b/>
                <w:bCs/>
              </w:rPr>
              <w:t>e</w:t>
            </w:r>
            <w:r w:rsidRPr="00162F33">
              <w:rPr>
                <w:rFonts w:eastAsia="Arial" w:cs="Arial"/>
                <w:b/>
                <w:bCs/>
                <w:spacing w:val="28"/>
              </w:rPr>
              <w:t xml:space="preserve"> </w:t>
            </w:r>
            <w:r w:rsidRPr="00162F33">
              <w:rPr>
                <w:rFonts w:eastAsia="Arial" w:cs="Arial"/>
                <w:spacing w:val="1"/>
              </w:rPr>
              <w:t>i</w:t>
            </w:r>
            <w:r w:rsidRPr="00162F33">
              <w:rPr>
                <w:rFonts w:eastAsia="Arial" w:cs="Arial"/>
              </w:rPr>
              <w:t>s</w:t>
            </w:r>
            <w:r w:rsidRPr="00162F33">
              <w:rPr>
                <w:rFonts w:eastAsia="Arial" w:cs="Arial"/>
                <w:spacing w:val="30"/>
              </w:rPr>
              <w:t xml:space="preserve"> </w:t>
            </w:r>
            <w:r w:rsidRPr="00162F33">
              <w:rPr>
                <w:rFonts w:eastAsia="Arial" w:cs="Arial"/>
                <w:spacing w:val="1"/>
              </w:rPr>
              <w:t>i</w:t>
            </w:r>
            <w:r w:rsidRPr="00162F33">
              <w:rPr>
                <w:rFonts w:eastAsia="Arial" w:cs="Arial"/>
                <w:spacing w:val="-3"/>
              </w:rPr>
              <w:t>n</w:t>
            </w:r>
            <w:r w:rsidRPr="00162F33">
              <w:rPr>
                <w:rFonts w:eastAsia="Arial" w:cs="Arial"/>
                <w:spacing w:val="2"/>
              </w:rPr>
              <w:t>t</w:t>
            </w:r>
            <w:r w:rsidRPr="00162F33">
              <w:rPr>
                <w:rFonts w:eastAsia="Arial" w:cs="Arial"/>
              </w:rPr>
              <w:t>e</w:t>
            </w:r>
            <w:r w:rsidRPr="00162F33">
              <w:rPr>
                <w:rFonts w:eastAsia="Arial" w:cs="Arial"/>
                <w:spacing w:val="-1"/>
              </w:rPr>
              <w:t>n</w:t>
            </w:r>
            <w:r w:rsidRPr="00162F33">
              <w:rPr>
                <w:rFonts w:eastAsia="Arial" w:cs="Arial"/>
              </w:rPr>
              <w:t>d</w:t>
            </w:r>
            <w:r w:rsidRPr="00162F33">
              <w:rPr>
                <w:rFonts w:eastAsia="Arial" w:cs="Arial"/>
                <w:spacing w:val="-1"/>
              </w:rPr>
              <w:t>e</w:t>
            </w:r>
            <w:r w:rsidRPr="00162F33">
              <w:rPr>
                <w:rFonts w:eastAsia="Arial" w:cs="Arial"/>
              </w:rPr>
              <w:t>d</w:t>
            </w:r>
            <w:r w:rsidRPr="00162F33">
              <w:rPr>
                <w:rFonts w:eastAsia="Arial" w:cs="Arial"/>
                <w:spacing w:val="23"/>
              </w:rPr>
              <w:t xml:space="preserve"> </w:t>
            </w:r>
            <w:r w:rsidRPr="00162F33">
              <w:rPr>
                <w:rFonts w:eastAsia="Arial" w:cs="Arial"/>
                <w:spacing w:val="2"/>
              </w:rPr>
              <w:t>t</w:t>
            </w:r>
            <w:r w:rsidRPr="00162F33">
              <w:rPr>
                <w:rFonts w:eastAsia="Arial" w:cs="Arial"/>
              </w:rPr>
              <w:t>o</w:t>
            </w:r>
            <w:r w:rsidRPr="00162F33">
              <w:rPr>
                <w:rFonts w:eastAsia="Arial" w:cs="Arial"/>
                <w:spacing w:val="29"/>
              </w:rPr>
              <w:t xml:space="preserve"> </w:t>
            </w:r>
            <w:r w:rsidRPr="00162F33">
              <w:rPr>
                <w:rFonts w:eastAsia="Arial" w:cs="Arial"/>
              </w:rPr>
              <w:t>be</w:t>
            </w:r>
            <w:r w:rsidRPr="00162F33">
              <w:rPr>
                <w:rFonts w:eastAsia="Arial" w:cs="Arial"/>
                <w:spacing w:val="27"/>
              </w:rPr>
              <w:t xml:space="preserve"> </w:t>
            </w:r>
            <w:r w:rsidRPr="00162F33">
              <w:rPr>
                <w:rFonts w:eastAsia="Arial" w:cs="Arial"/>
              </w:rPr>
              <w:t>u</w:t>
            </w:r>
            <w:r w:rsidRPr="00162F33">
              <w:rPr>
                <w:rFonts w:eastAsia="Arial" w:cs="Arial"/>
                <w:spacing w:val="1"/>
              </w:rPr>
              <w:t>s</w:t>
            </w:r>
            <w:r w:rsidRPr="00162F33">
              <w:rPr>
                <w:rFonts w:eastAsia="Arial" w:cs="Arial"/>
              </w:rPr>
              <w:t>ed</w:t>
            </w:r>
            <w:r w:rsidRPr="00162F33">
              <w:rPr>
                <w:rFonts w:eastAsia="Arial" w:cs="Arial"/>
                <w:spacing w:val="25"/>
              </w:rPr>
              <w:t xml:space="preserve"> </w:t>
            </w:r>
            <w:r w:rsidRPr="00162F33">
              <w:rPr>
                <w:rFonts w:eastAsia="Arial" w:cs="Arial"/>
                <w:spacing w:val="1"/>
              </w:rPr>
              <w:t>i</w:t>
            </w:r>
            <w:r w:rsidRPr="00162F33">
              <w:rPr>
                <w:rFonts w:eastAsia="Arial" w:cs="Arial"/>
              </w:rPr>
              <w:t>n</w:t>
            </w:r>
            <w:r w:rsidRPr="00162F33">
              <w:rPr>
                <w:rFonts w:eastAsia="Arial" w:cs="Arial"/>
                <w:spacing w:val="29"/>
              </w:rPr>
              <w:t xml:space="preserve"> </w:t>
            </w:r>
            <w:r w:rsidRPr="00162F33">
              <w:rPr>
                <w:rFonts w:eastAsia="Arial" w:cs="Arial"/>
              </w:rPr>
              <w:t>a</w:t>
            </w:r>
            <w:r w:rsidRPr="00162F33">
              <w:rPr>
                <w:rFonts w:eastAsia="Arial" w:cs="Arial"/>
                <w:spacing w:val="29"/>
              </w:rPr>
              <w:t xml:space="preserve"> </w:t>
            </w:r>
            <w:r w:rsidRPr="00162F33">
              <w:rPr>
                <w:rFonts w:eastAsia="Arial" w:cs="Arial"/>
                <w:spacing w:val="1"/>
              </w:rPr>
              <w:t>s</w:t>
            </w:r>
            <w:r w:rsidRPr="00162F33">
              <w:rPr>
                <w:rFonts w:eastAsia="Arial" w:cs="Arial"/>
              </w:rPr>
              <w:t>er</w:t>
            </w:r>
            <w:r w:rsidRPr="00162F33">
              <w:rPr>
                <w:rFonts w:eastAsia="Arial" w:cs="Arial"/>
                <w:spacing w:val="2"/>
              </w:rPr>
              <w:t>i</w:t>
            </w:r>
            <w:r w:rsidRPr="00162F33">
              <w:rPr>
                <w:rFonts w:eastAsia="Arial" w:cs="Arial"/>
              </w:rPr>
              <w:t>es</w:t>
            </w:r>
            <w:r w:rsidRPr="00162F33">
              <w:rPr>
                <w:rFonts w:eastAsia="Arial" w:cs="Arial"/>
                <w:spacing w:val="26"/>
              </w:rPr>
              <w:t xml:space="preserve"> </w:t>
            </w:r>
            <w:r w:rsidRPr="00162F33">
              <w:rPr>
                <w:rFonts w:eastAsia="Arial" w:cs="Arial"/>
                <w:spacing w:val="-3"/>
              </w:rPr>
              <w:t>o</w:t>
            </w:r>
            <w:r w:rsidRPr="00162F33">
              <w:rPr>
                <w:rFonts w:eastAsia="Arial" w:cs="Arial"/>
              </w:rPr>
              <w:t>f</w:t>
            </w:r>
            <w:r w:rsidRPr="00162F33">
              <w:rPr>
                <w:rFonts w:eastAsia="Arial" w:cs="Arial"/>
                <w:spacing w:val="33"/>
              </w:rPr>
              <w:t xml:space="preserve"> </w:t>
            </w:r>
            <w:r w:rsidRPr="00162F33">
              <w:rPr>
                <w:rFonts w:eastAsia="Arial" w:cs="Arial"/>
                <w:spacing w:val="1"/>
              </w:rPr>
              <w:t>E</w:t>
            </w:r>
            <w:r w:rsidRPr="00162F33">
              <w:rPr>
                <w:rFonts w:eastAsia="Arial" w:cs="Arial"/>
              </w:rPr>
              <w:t>NC</w:t>
            </w:r>
            <w:r w:rsidRPr="00162F33">
              <w:rPr>
                <w:rFonts w:eastAsia="Arial" w:cs="Arial"/>
                <w:spacing w:val="26"/>
              </w:rPr>
              <w:t xml:space="preserve"> </w:t>
            </w:r>
            <w:r w:rsidRPr="00162F33">
              <w:rPr>
                <w:rFonts w:eastAsia="Arial" w:cs="Arial"/>
                <w:spacing w:val="1"/>
              </w:rPr>
              <w:t>c</w:t>
            </w:r>
            <w:r w:rsidRPr="00162F33">
              <w:rPr>
                <w:rFonts w:eastAsia="Arial" w:cs="Arial"/>
              </w:rPr>
              <w:t>e</w:t>
            </w:r>
            <w:r w:rsidRPr="00162F33">
              <w:rPr>
                <w:rFonts w:eastAsia="Arial" w:cs="Arial"/>
                <w:spacing w:val="-1"/>
              </w:rPr>
              <w:t>l</w:t>
            </w:r>
            <w:r w:rsidRPr="00162F33">
              <w:rPr>
                <w:rFonts w:eastAsia="Arial" w:cs="Arial"/>
                <w:spacing w:val="1"/>
              </w:rPr>
              <w:t>l</w:t>
            </w:r>
            <w:r w:rsidRPr="00162F33">
              <w:rPr>
                <w:rFonts w:eastAsia="Arial" w:cs="Arial"/>
              </w:rPr>
              <w:t>s</w:t>
            </w:r>
            <w:r w:rsidRPr="00162F33">
              <w:rPr>
                <w:rFonts w:eastAsia="Arial" w:cs="Arial"/>
                <w:spacing w:val="26"/>
              </w:rPr>
              <w:t xml:space="preserve"> </w:t>
            </w:r>
            <w:r w:rsidRPr="00162F33">
              <w:rPr>
                <w:rFonts w:eastAsia="Arial" w:cs="Arial"/>
                <w:spacing w:val="1"/>
              </w:rPr>
              <w:t>c</w:t>
            </w:r>
            <w:r w:rsidRPr="00162F33">
              <w:rPr>
                <w:rFonts w:eastAsia="Arial" w:cs="Arial"/>
                <w:spacing w:val="-3"/>
              </w:rPr>
              <w:t>o</w:t>
            </w:r>
            <w:r w:rsidRPr="00162F33">
              <w:rPr>
                <w:rFonts w:eastAsia="Arial" w:cs="Arial"/>
                <w:spacing w:val="1"/>
              </w:rPr>
              <w:t>v</w:t>
            </w:r>
            <w:r w:rsidRPr="00162F33">
              <w:rPr>
                <w:rFonts w:eastAsia="Arial" w:cs="Arial"/>
              </w:rPr>
              <w:t>er</w:t>
            </w:r>
            <w:r w:rsidRPr="00162F33">
              <w:rPr>
                <w:rFonts w:eastAsia="Arial" w:cs="Arial"/>
                <w:spacing w:val="2"/>
              </w:rPr>
              <w:t>i</w:t>
            </w:r>
            <w:r w:rsidRPr="00162F33">
              <w:rPr>
                <w:rFonts w:eastAsia="Arial" w:cs="Arial"/>
              </w:rPr>
              <w:t>ng</w:t>
            </w:r>
            <w:r w:rsidRPr="00162F33">
              <w:rPr>
                <w:rFonts w:eastAsia="Arial" w:cs="Arial"/>
                <w:spacing w:val="22"/>
              </w:rPr>
              <w:t xml:space="preserve"> </w:t>
            </w:r>
            <w:r w:rsidRPr="00162F33">
              <w:rPr>
                <w:rFonts w:eastAsia="Arial" w:cs="Arial"/>
              </w:rPr>
              <w:t>a</w:t>
            </w:r>
            <w:r w:rsidRPr="00162F33">
              <w:rPr>
                <w:rFonts w:eastAsia="Arial" w:cs="Arial"/>
                <w:spacing w:val="29"/>
              </w:rPr>
              <w:t xml:space="preserve"> </w:t>
            </w:r>
            <w:r w:rsidRPr="00162F33">
              <w:rPr>
                <w:rFonts w:eastAsia="Arial" w:cs="Arial"/>
              </w:rPr>
              <w:t>g</w:t>
            </w:r>
            <w:r w:rsidRPr="00162F33">
              <w:rPr>
                <w:rFonts w:eastAsia="Arial" w:cs="Arial"/>
                <w:spacing w:val="-1"/>
              </w:rPr>
              <w:t>e</w:t>
            </w:r>
            <w:r w:rsidRPr="00162F33">
              <w:rPr>
                <w:rFonts w:eastAsia="Arial" w:cs="Arial"/>
              </w:rPr>
              <w:t>o</w:t>
            </w:r>
            <w:r w:rsidRPr="00162F33">
              <w:rPr>
                <w:rFonts w:eastAsia="Arial" w:cs="Arial"/>
                <w:spacing w:val="-1"/>
              </w:rPr>
              <w:t>g</w:t>
            </w:r>
            <w:r w:rsidRPr="00162F33">
              <w:rPr>
                <w:rFonts w:eastAsia="Arial" w:cs="Arial"/>
                <w:spacing w:val="1"/>
              </w:rPr>
              <w:t>r</w:t>
            </w:r>
            <w:r w:rsidRPr="00162F33">
              <w:rPr>
                <w:rFonts w:eastAsia="Arial" w:cs="Arial"/>
                <w:spacing w:val="2"/>
              </w:rPr>
              <w:t>a</w:t>
            </w:r>
            <w:r w:rsidRPr="00162F33">
              <w:rPr>
                <w:rFonts w:eastAsia="Arial" w:cs="Arial"/>
              </w:rPr>
              <w:t>p</w:t>
            </w:r>
            <w:r w:rsidRPr="00162F33">
              <w:rPr>
                <w:rFonts w:eastAsia="Arial" w:cs="Arial"/>
                <w:spacing w:val="-1"/>
              </w:rPr>
              <w:t>h</w:t>
            </w:r>
            <w:r w:rsidRPr="00162F33">
              <w:rPr>
                <w:rFonts w:eastAsia="Arial" w:cs="Arial"/>
                <w:spacing w:val="1"/>
              </w:rPr>
              <w:t>i</w:t>
            </w:r>
            <w:r w:rsidRPr="00162F33">
              <w:rPr>
                <w:rFonts w:eastAsia="Arial" w:cs="Arial"/>
              </w:rPr>
              <w:t>c</w:t>
            </w:r>
            <w:r w:rsidRPr="00162F33">
              <w:rPr>
                <w:rFonts w:eastAsia="Arial" w:cs="Arial"/>
                <w:spacing w:val="22"/>
              </w:rPr>
              <w:t xml:space="preserve"> </w:t>
            </w:r>
            <w:r w:rsidRPr="00162F33">
              <w:rPr>
                <w:rFonts w:eastAsia="Arial" w:cs="Arial"/>
              </w:rPr>
              <w:t>area</w:t>
            </w:r>
            <w:r w:rsidRPr="00162F33">
              <w:rPr>
                <w:rFonts w:eastAsia="Arial" w:cs="Arial"/>
                <w:spacing w:val="27"/>
              </w:rPr>
              <w:t xml:space="preserve"> </w:t>
            </w:r>
            <w:r w:rsidRPr="00162F33">
              <w:rPr>
                <w:rFonts w:eastAsia="Arial" w:cs="Arial"/>
                <w:spacing w:val="2"/>
              </w:rPr>
              <w:t>t</w:t>
            </w:r>
            <w:r w:rsidRPr="00162F33">
              <w:rPr>
                <w:rFonts w:eastAsia="Arial" w:cs="Arial"/>
              </w:rPr>
              <w:t>o d</w:t>
            </w:r>
            <w:r w:rsidRPr="00162F33">
              <w:rPr>
                <w:rFonts w:eastAsia="Arial" w:cs="Arial"/>
                <w:spacing w:val="-1"/>
              </w:rPr>
              <w:t>e</w:t>
            </w:r>
            <w:r w:rsidRPr="00162F33">
              <w:rPr>
                <w:rFonts w:eastAsia="Arial" w:cs="Arial"/>
                <w:spacing w:val="2"/>
              </w:rPr>
              <w:t>t</w:t>
            </w:r>
            <w:r w:rsidRPr="00162F33">
              <w:rPr>
                <w:rFonts w:eastAsia="Arial" w:cs="Arial"/>
              </w:rPr>
              <w:t>er</w:t>
            </w:r>
            <w:r w:rsidRPr="00162F33">
              <w:rPr>
                <w:rFonts w:eastAsia="Arial" w:cs="Arial"/>
                <w:spacing w:val="2"/>
              </w:rPr>
              <w:t>m</w:t>
            </w:r>
            <w:r w:rsidRPr="00162F33">
              <w:rPr>
                <w:rFonts w:eastAsia="Arial" w:cs="Arial"/>
                <w:spacing w:val="1"/>
              </w:rPr>
              <w:t>i</w:t>
            </w:r>
            <w:r w:rsidRPr="00162F33">
              <w:rPr>
                <w:rFonts w:eastAsia="Arial" w:cs="Arial"/>
              </w:rPr>
              <w:t>ne</w:t>
            </w:r>
            <w:r w:rsidRPr="00162F33">
              <w:rPr>
                <w:rFonts w:eastAsia="Arial" w:cs="Arial"/>
                <w:spacing w:val="-10"/>
              </w:rPr>
              <w:t xml:space="preserve"> </w:t>
            </w:r>
            <w:r w:rsidRPr="00162F33">
              <w:rPr>
                <w:rFonts w:eastAsia="Arial" w:cs="Arial"/>
                <w:spacing w:val="2"/>
              </w:rPr>
              <w:t>t</w:t>
            </w:r>
            <w:r w:rsidRPr="00162F33">
              <w:rPr>
                <w:rFonts w:eastAsia="Arial" w:cs="Arial"/>
              </w:rPr>
              <w:t>he</w:t>
            </w:r>
            <w:r w:rsidRPr="00162F33">
              <w:rPr>
                <w:rFonts w:eastAsia="Arial" w:cs="Arial"/>
                <w:spacing w:val="-2"/>
              </w:rPr>
              <w:t xml:space="preserve"> </w:t>
            </w:r>
            <w:r w:rsidRPr="00162F33">
              <w:rPr>
                <w:rFonts w:eastAsia="Arial" w:cs="Arial"/>
              </w:rPr>
              <w:t>d</w:t>
            </w:r>
            <w:r w:rsidRPr="00162F33">
              <w:rPr>
                <w:rFonts w:eastAsia="Arial" w:cs="Arial"/>
                <w:spacing w:val="-1"/>
              </w:rPr>
              <w:t>a</w:t>
            </w:r>
            <w:r w:rsidRPr="00162F33">
              <w:rPr>
                <w:rFonts w:eastAsia="Arial" w:cs="Arial"/>
                <w:spacing w:val="2"/>
              </w:rPr>
              <w:t>t</w:t>
            </w:r>
            <w:r w:rsidRPr="00162F33">
              <w:rPr>
                <w:rFonts w:eastAsia="Arial" w:cs="Arial"/>
              </w:rPr>
              <w:t>a</w:t>
            </w:r>
            <w:r w:rsidRPr="00162F33">
              <w:rPr>
                <w:rFonts w:eastAsia="Arial" w:cs="Arial"/>
                <w:spacing w:val="1"/>
              </w:rPr>
              <w:t>s</w:t>
            </w:r>
            <w:r w:rsidRPr="00162F33">
              <w:rPr>
                <w:rFonts w:eastAsia="Arial" w:cs="Arial"/>
                <w:spacing w:val="-3"/>
              </w:rPr>
              <w:t>e</w:t>
            </w:r>
            <w:r w:rsidRPr="00162F33">
              <w:rPr>
                <w:rFonts w:eastAsia="Arial" w:cs="Arial"/>
              </w:rPr>
              <w:t>t</w:t>
            </w:r>
            <w:r w:rsidRPr="00162F33">
              <w:rPr>
                <w:rFonts w:eastAsia="Arial" w:cs="Arial"/>
                <w:spacing w:val="-5"/>
              </w:rPr>
              <w:t xml:space="preserve"> </w:t>
            </w:r>
            <w:r w:rsidRPr="00162F33">
              <w:rPr>
                <w:rFonts w:eastAsia="Arial" w:cs="Arial"/>
                <w:spacing w:val="1"/>
              </w:rPr>
              <w:t>l</w:t>
            </w:r>
            <w:r w:rsidRPr="00162F33">
              <w:rPr>
                <w:rFonts w:eastAsia="Arial" w:cs="Arial"/>
              </w:rPr>
              <w:t>o</w:t>
            </w:r>
            <w:r w:rsidRPr="00162F33">
              <w:rPr>
                <w:rFonts w:eastAsia="Arial" w:cs="Arial"/>
                <w:spacing w:val="-1"/>
              </w:rPr>
              <w:t>a</w:t>
            </w:r>
            <w:r w:rsidRPr="00162F33">
              <w:rPr>
                <w:rFonts w:eastAsia="Arial" w:cs="Arial"/>
              </w:rPr>
              <w:t>d</w:t>
            </w:r>
            <w:r w:rsidRPr="00162F33">
              <w:rPr>
                <w:rFonts w:eastAsia="Arial" w:cs="Arial"/>
                <w:spacing w:val="-1"/>
              </w:rPr>
              <w:t>i</w:t>
            </w:r>
            <w:r w:rsidRPr="00162F33">
              <w:rPr>
                <w:rFonts w:eastAsia="Arial" w:cs="Arial"/>
              </w:rPr>
              <w:t>ng</w:t>
            </w:r>
            <w:r w:rsidRPr="00162F33">
              <w:rPr>
                <w:rFonts w:eastAsia="Arial" w:cs="Arial"/>
                <w:spacing w:val="-5"/>
              </w:rPr>
              <w:t xml:space="preserve"> </w:t>
            </w:r>
            <w:r w:rsidRPr="00162F33">
              <w:rPr>
                <w:rFonts w:eastAsia="Arial" w:cs="Arial"/>
                <w:spacing w:val="1"/>
              </w:rPr>
              <w:t>s</w:t>
            </w:r>
            <w:r w:rsidRPr="00162F33">
              <w:rPr>
                <w:rFonts w:eastAsia="Arial" w:cs="Arial"/>
              </w:rPr>
              <w:t>tra</w:t>
            </w:r>
            <w:r w:rsidRPr="00162F33">
              <w:rPr>
                <w:rFonts w:eastAsia="Arial" w:cs="Arial"/>
                <w:spacing w:val="2"/>
              </w:rPr>
              <w:t>t</w:t>
            </w:r>
            <w:r w:rsidRPr="00162F33">
              <w:rPr>
                <w:rFonts w:eastAsia="Arial" w:cs="Arial"/>
              </w:rPr>
              <w:t>e</w:t>
            </w:r>
            <w:r w:rsidRPr="00162F33">
              <w:rPr>
                <w:rFonts w:eastAsia="Arial" w:cs="Arial"/>
                <w:spacing w:val="-1"/>
              </w:rPr>
              <w:t>g</w:t>
            </w:r>
            <w:r w:rsidRPr="00162F33">
              <w:rPr>
                <w:rFonts w:eastAsia="Arial" w:cs="Arial"/>
              </w:rPr>
              <w:t>y</w:t>
            </w:r>
            <w:r w:rsidRPr="00162F33">
              <w:rPr>
                <w:rFonts w:eastAsia="Arial" w:cs="Arial"/>
                <w:spacing w:val="-6"/>
              </w:rPr>
              <w:t xml:space="preserve"> </w:t>
            </w:r>
            <w:r w:rsidRPr="00162F33">
              <w:rPr>
                <w:rFonts w:eastAsia="Arial" w:cs="Arial"/>
              </w:rPr>
              <w:t>as</w:t>
            </w:r>
            <w:r w:rsidRPr="00162F33">
              <w:rPr>
                <w:rFonts w:eastAsia="Arial" w:cs="Arial"/>
                <w:spacing w:val="-2"/>
              </w:rPr>
              <w:t xml:space="preserve"> </w:t>
            </w:r>
            <w:r w:rsidRPr="00162F33">
              <w:rPr>
                <w:rFonts w:eastAsia="Arial" w:cs="Arial"/>
                <w:spacing w:val="2"/>
              </w:rPr>
              <w:t>t</w:t>
            </w:r>
            <w:r w:rsidRPr="00162F33">
              <w:rPr>
                <w:rFonts w:eastAsia="Arial" w:cs="Arial"/>
              </w:rPr>
              <w:t>he</w:t>
            </w:r>
            <w:r w:rsidRPr="00162F33">
              <w:rPr>
                <w:rFonts w:eastAsia="Arial" w:cs="Arial"/>
                <w:spacing w:val="-2"/>
              </w:rPr>
              <w:t xml:space="preserve"> </w:t>
            </w:r>
            <w:r w:rsidRPr="00162F33">
              <w:rPr>
                <w:rFonts w:eastAsia="Arial" w:cs="Arial"/>
              </w:rPr>
              <w:t>u</w:t>
            </w:r>
            <w:r w:rsidRPr="00162F33">
              <w:rPr>
                <w:rFonts w:eastAsia="Arial" w:cs="Arial"/>
                <w:spacing w:val="1"/>
              </w:rPr>
              <w:t>s</w:t>
            </w:r>
            <w:r w:rsidRPr="00162F33">
              <w:rPr>
                <w:rFonts w:eastAsia="Arial" w:cs="Arial"/>
              </w:rPr>
              <w:t>er</w:t>
            </w:r>
            <w:r w:rsidRPr="00162F33">
              <w:rPr>
                <w:rFonts w:eastAsia="Arial" w:cs="Arial"/>
                <w:spacing w:val="-4"/>
              </w:rPr>
              <w:t xml:space="preserve"> </w:t>
            </w:r>
            <w:r w:rsidRPr="00162F33">
              <w:rPr>
                <w:rFonts w:eastAsia="Arial" w:cs="Arial"/>
                <w:spacing w:val="1"/>
              </w:rPr>
              <w:t>s</w:t>
            </w:r>
            <w:r w:rsidRPr="00162F33">
              <w:rPr>
                <w:rFonts w:eastAsia="Arial" w:cs="Arial"/>
                <w:spacing w:val="-3"/>
              </w:rPr>
              <w:t>e</w:t>
            </w:r>
            <w:r w:rsidRPr="00162F33">
              <w:rPr>
                <w:rFonts w:eastAsia="Arial" w:cs="Arial"/>
                <w:spacing w:val="-1"/>
              </w:rPr>
              <w:t>l</w:t>
            </w:r>
            <w:r w:rsidRPr="00162F33">
              <w:rPr>
                <w:rFonts w:eastAsia="Arial" w:cs="Arial"/>
              </w:rPr>
              <w:t>e</w:t>
            </w:r>
            <w:r w:rsidRPr="00162F33">
              <w:rPr>
                <w:rFonts w:eastAsia="Arial" w:cs="Arial"/>
                <w:spacing w:val="1"/>
              </w:rPr>
              <w:t>c</w:t>
            </w:r>
            <w:r w:rsidRPr="00162F33">
              <w:rPr>
                <w:rFonts w:eastAsia="Arial" w:cs="Arial"/>
                <w:spacing w:val="2"/>
              </w:rPr>
              <w:t>t</w:t>
            </w:r>
            <w:r w:rsidRPr="00162F33">
              <w:rPr>
                <w:rFonts w:eastAsia="Arial" w:cs="Arial"/>
              </w:rPr>
              <w:t>ed</w:t>
            </w:r>
            <w:r w:rsidRPr="00162F33">
              <w:rPr>
                <w:rFonts w:eastAsia="Arial" w:cs="Arial"/>
                <w:spacing w:val="-8"/>
              </w:rPr>
              <w:t xml:space="preserve"> </w:t>
            </w:r>
            <w:r w:rsidRPr="00162F33">
              <w:rPr>
                <w:rFonts w:eastAsia="Arial" w:cs="Arial"/>
                <w:spacing w:val="3"/>
              </w:rPr>
              <w:t>v</w:t>
            </w:r>
            <w:r w:rsidRPr="00162F33">
              <w:rPr>
                <w:rFonts w:eastAsia="Arial" w:cs="Arial"/>
                <w:spacing w:val="1"/>
              </w:rPr>
              <w:t>i</w:t>
            </w:r>
            <w:r w:rsidRPr="00162F33">
              <w:rPr>
                <w:rFonts w:eastAsia="Arial" w:cs="Arial"/>
                <w:spacing w:val="2"/>
              </w:rPr>
              <w:t>e</w:t>
            </w:r>
            <w:r w:rsidRPr="00162F33">
              <w:rPr>
                <w:rFonts w:eastAsia="Arial" w:cs="Arial"/>
                <w:spacing w:val="-7"/>
              </w:rPr>
              <w:t>w</w:t>
            </w:r>
            <w:r w:rsidRPr="00162F33">
              <w:rPr>
                <w:rFonts w:eastAsia="Arial" w:cs="Arial"/>
                <w:spacing w:val="1"/>
              </w:rPr>
              <w:t>i</w:t>
            </w:r>
            <w:r w:rsidRPr="00162F33">
              <w:rPr>
                <w:rFonts w:eastAsia="Arial" w:cs="Arial"/>
              </w:rPr>
              <w:t>ng</w:t>
            </w:r>
            <w:r w:rsidRPr="00162F33">
              <w:rPr>
                <w:rFonts w:eastAsia="Arial" w:cs="Arial"/>
                <w:spacing w:val="-6"/>
              </w:rPr>
              <w:t xml:space="preserve"> </w:t>
            </w:r>
            <w:r w:rsidRPr="00162F33">
              <w:rPr>
                <w:rFonts w:eastAsia="Arial" w:cs="Arial"/>
                <w:spacing w:val="1"/>
              </w:rPr>
              <w:t>sc</w:t>
            </w:r>
            <w:r w:rsidRPr="00162F33">
              <w:rPr>
                <w:rFonts w:eastAsia="Arial" w:cs="Arial"/>
              </w:rPr>
              <w:t>a</w:t>
            </w:r>
            <w:r w:rsidRPr="00162F33">
              <w:rPr>
                <w:rFonts w:eastAsia="Arial" w:cs="Arial"/>
                <w:spacing w:val="1"/>
              </w:rPr>
              <w:t>l</w:t>
            </w:r>
            <w:r w:rsidRPr="00162F33">
              <w:rPr>
                <w:rFonts w:eastAsia="Arial" w:cs="Arial"/>
              </w:rPr>
              <w:t>e b</w:t>
            </w:r>
            <w:r w:rsidRPr="00162F33">
              <w:rPr>
                <w:rFonts w:eastAsia="Arial" w:cs="Arial"/>
                <w:spacing w:val="-1"/>
              </w:rPr>
              <w:t>e</w:t>
            </w:r>
            <w:r w:rsidRPr="00162F33">
              <w:rPr>
                <w:rFonts w:eastAsia="Arial" w:cs="Arial"/>
                <w:spacing w:val="1"/>
              </w:rPr>
              <w:t>c</w:t>
            </w:r>
            <w:r w:rsidRPr="00162F33">
              <w:rPr>
                <w:rFonts w:eastAsia="Arial" w:cs="Arial"/>
              </w:rPr>
              <w:t>o</w:t>
            </w:r>
            <w:r w:rsidRPr="00162F33">
              <w:rPr>
                <w:rFonts w:eastAsia="Arial" w:cs="Arial"/>
                <w:spacing w:val="-1"/>
              </w:rPr>
              <w:t>m</w:t>
            </w:r>
            <w:r w:rsidRPr="00162F33">
              <w:rPr>
                <w:rFonts w:eastAsia="Arial" w:cs="Arial"/>
              </w:rPr>
              <w:t>es</w:t>
            </w:r>
            <w:r w:rsidRPr="00162F33">
              <w:rPr>
                <w:rFonts w:eastAsia="Arial" w:cs="Arial"/>
                <w:spacing w:val="-6"/>
              </w:rPr>
              <w:t xml:space="preserve"> </w:t>
            </w:r>
            <w:r w:rsidRPr="00162F33">
              <w:rPr>
                <w:rFonts w:eastAsia="Arial" w:cs="Arial"/>
                <w:spacing w:val="1"/>
              </w:rPr>
              <w:t>l</w:t>
            </w:r>
            <w:r w:rsidRPr="00162F33">
              <w:rPr>
                <w:rFonts w:eastAsia="Arial" w:cs="Arial"/>
              </w:rPr>
              <w:t>arge</w:t>
            </w:r>
            <w:r w:rsidRPr="00162F33">
              <w:rPr>
                <w:rFonts w:eastAsia="Arial" w:cs="Arial"/>
                <w:spacing w:val="-2"/>
              </w:rPr>
              <w:t>r</w:t>
            </w:r>
            <w:r w:rsidRPr="00162F33">
              <w:rPr>
                <w:rFonts w:eastAsia="Arial" w:cs="Arial"/>
              </w:rPr>
              <w:t>.</w:t>
            </w:r>
          </w:p>
          <w:p w14:paraId="3FE37600" w14:textId="6410D1DC" w:rsidR="00162F33" w:rsidRPr="00162F33" w:rsidRDefault="00162F33" w:rsidP="00162F33">
            <w:pPr>
              <w:pStyle w:val="ListParagraph"/>
              <w:numPr>
                <w:ilvl w:val="0"/>
                <w:numId w:val="37"/>
              </w:numPr>
              <w:spacing w:before="13" w:after="0" w:line="228" w:lineRule="exact"/>
              <w:ind w:right="57"/>
              <w:rPr>
                <w:rFonts w:eastAsia="Arial" w:cs="Arial"/>
              </w:rPr>
            </w:pPr>
            <w:r w:rsidRPr="00162F33">
              <w:rPr>
                <w:rFonts w:eastAsia="Arial" w:cs="Arial"/>
                <w:spacing w:val="-2"/>
              </w:rPr>
              <w:lastRenderedPageBreak/>
              <w:t>T</w:t>
            </w:r>
            <w:r w:rsidRPr="00162F33">
              <w:rPr>
                <w:rFonts w:eastAsia="Arial" w:cs="Arial"/>
              </w:rPr>
              <w:t>h</w:t>
            </w:r>
            <w:r w:rsidRPr="00162F33">
              <w:rPr>
                <w:rFonts w:eastAsia="Arial" w:cs="Arial"/>
                <w:spacing w:val="1"/>
              </w:rPr>
              <w:t>i</w:t>
            </w:r>
            <w:r w:rsidRPr="00162F33">
              <w:rPr>
                <w:rFonts w:eastAsia="Arial" w:cs="Arial"/>
              </w:rPr>
              <w:t>s</w:t>
            </w:r>
            <w:r w:rsidRPr="00162F33">
              <w:rPr>
                <w:rFonts w:eastAsia="Arial" w:cs="Arial"/>
                <w:spacing w:val="30"/>
              </w:rPr>
              <w:t xml:space="preserve"> </w:t>
            </w:r>
            <w:r w:rsidRPr="00162F33">
              <w:rPr>
                <w:rFonts w:eastAsia="Arial" w:cs="Arial"/>
              </w:rPr>
              <w:t>a</w:t>
            </w:r>
            <w:r w:rsidRPr="00162F33">
              <w:rPr>
                <w:rFonts w:eastAsia="Arial" w:cs="Arial"/>
                <w:spacing w:val="2"/>
              </w:rPr>
              <w:t>t</w:t>
            </w:r>
            <w:r w:rsidRPr="00162F33">
              <w:rPr>
                <w:rFonts w:eastAsia="Arial" w:cs="Arial"/>
              </w:rPr>
              <w:t>tr</w:t>
            </w:r>
            <w:r w:rsidRPr="00162F33">
              <w:rPr>
                <w:rFonts w:eastAsia="Arial" w:cs="Arial"/>
                <w:spacing w:val="1"/>
              </w:rPr>
              <w:t>i</w:t>
            </w:r>
            <w:r w:rsidRPr="00162F33">
              <w:rPr>
                <w:rFonts w:eastAsia="Arial" w:cs="Arial"/>
              </w:rPr>
              <w:t>b</w:t>
            </w:r>
            <w:r w:rsidRPr="00162F33">
              <w:rPr>
                <w:rFonts w:eastAsia="Arial" w:cs="Arial"/>
                <w:spacing w:val="-1"/>
              </w:rPr>
              <w:t>u</w:t>
            </w:r>
            <w:r w:rsidRPr="00162F33">
              <w:rPr>
                <w:rFonts w:eastAsia="Arial" w:cs="Arial"/>
                <w:spacing w:val="2"/>
              </w:rPr>
              <w:t>t</w:t>
            </w:r>
            <w:r w:rsidRPr="00162F33">
              <w:rPr>
                <w:rFonts w:eastAsia="Arial" w:cs="Arial"/>
              </w:rPr>
              <w:t>e</w:t>
            </w:r>
            <w:r w:rsidRPr="00162F33">
              <w:rPr>
                <w:rFonts w:eastAsia="Arial" w:cs="Arial"/>
                <w:spacing w:val="23"/>
              </w:rPr>
              <w:t xml:space="preserve"> </w:t>
            </w:r>
            <w:r w:rsidRPr="00162F33">
              <w:rPr>
                <w:rFonts w:eastAsia="Arial" w:cs="Arial"/>
                <w:spacing w:val="1"/>
              </w:rPr>
              <w:t>i</w:t>
            </w:r>
            <w:r w:rsidRPr="00162F33">
              <w:rPr>
                <w:rFonts w:eastAsia="Arial" w:cs="Arial"/>
              </w:rPr>
              <w:t>s</w:t>
            </w:r>
            <w:r w:rsidRPr="00162F33">
              <w:rPr>
                <w:rFonts w:eastAsia="Arial" w:cs="Arial"/>
                <w:spacing w:val="30"/>
              </w:rPr>
              <w:t xml:space="preserve"> </w:t>
            </w:r>
            <w:r w:rsidRPr="00162F33">
              <w:rPr>
                <w:rFonts w:eastAsia="Arial" w:cs="Arial"/>
              </w:rPr>
              <w:t>o</w:t>
            </w:r>
            <w:r w:rsidRPr="00162F33">
              <w:rPr>
                <w:rFonts w:eastAsia="Arial" w:cs="Arial"/>
                <w:spacing w:val="-1"/>
              </w:rPr>
              <w:t>n</w:t>
            </w:r>
            <w:r w:rsidRPr="00162F33">
              <w:rPr>
                <w:rFonts w:eastAsia="Arial" w:cs="Arial"/>
                <w:spacing w:val="1"/>
              </w:rPr>
              <w:t>l</w:t>
            </w:r>
            <w:r w:rsidRPr="00162F33">
              <w:rPr>
                <w:rFonts w:eastAsia="Arial" w:cs="Arial"/>
              </w:rPr>
              <w:t>y</w:t>
            </w:r>
            <w:r w:rsidRPr="00162F33">
              <w:rPr>
                <w:rFonts w:eastAsia="Arial" w:cs="Arial"/>
                <w:spacing w:val="28"/>
              </w:rPr>
              <w:t xml:space="preserve"> </w:t>
            </w:r>
            <w:r w:rsidRPr="00162F33">
              <w:rPr>
                <w:rFonts w:eastAsia="Arial" w:cs="Arial"/>
              </w:rPr>
              <w:t>u</w:t>
            </w:r>
            <w:r w:rsidRPr="00162F33">
              <w:rPr>
                <w:rFonts w:eastAsia="Arial" w:cs="Arial"/>
                <w:spacing w:val="1"/>
              </w:rPr>
              <w:t>s</w:t>
            </w:r>
            <w:r w:rsidRPr="00162F33">
              <w:rPr>
                <w:rFonts w:eastAsia="Arial" w:cs="Arial"/>
              </w:rPr>
              <w:t>ed</w:t>
            </w:r>
            <w:r w:rsidRPr="00162F33">
              <w:rPr>
                <w:rFonts w:eastAsia="Arial" w:cs="Arial"/>
                <w:spacing w:val="30"/>
              </w:rPr>
              <w:t xml:space="preserve"> </w:t>
            </w:r>
            <w:r w:rsidRPr="00162F33">
              <w:rPr>
                <w:rFonts w:eastAsia="Arial" w:cs="Arial"/>
                <w:spacing w:val="1"/>
              </w:rPr>
              <w:t>i</w:t>
            </w:r>
            <w:r w:rsidRPr="00162F33">
              <w:rPr>
                <w:rFonts w:eastAsia="Arial" w:cs="Arial"/>
              </w:rPr>
              <w:t>n</w:t>
            </w:r>
            <w:r w:rsidRPr="00162F33">
              <w:rPr>
                <w:rFonts w:eastAsia="Arial" w:cs="Arial"/>
                <w:spacing w:val="31"/>
              </w:rPr>
              <w:t xml:space="preserve"> </w:t>
            </w:r>
            <w:r w:rsidRPr="00162F33">
              <w:rPr>
                <w:rFonts w:eastAsia="Arial" w:cs="Arial"/>
                <w:spacing w:val="1"/>
              </w:rPr>
              <w:t>c</w:t>
            </w:r>
            <w:r w:rsidRPr="00162F33">
              <w:rPr>
                <w:rFonts w:eastAsia="Arial" w:cs="Arial"/>
              </w:rPr>
              <w:t>o</w:t>
            </w:r>
            <w:r w:rsidRPr="00162F33">
              <w:rPr>
                <w:rFonts w:eastAsia="Arial" w:cs="Arial"/>
                <w:spacing w:val="-3"/>
              </w:rPr>
              <w:t>n</w:t>
            </w:r>
            <w:r w:rsidRPr="00162F33">
              <w:rPr>
                <w:rFonts w:eastAsia="Arial" w:cs="Arial"/>
                <w:spacing w:val="4"/>
              </w:rPr>
              <w:t>j</w:t>
            </w:r>
            <w:r w:rsidRPr="00162F33">
              <w:rPr>
                <w:rFonts w:eastAsia="Arial" w:cs="Arial"/>
              </w:rPr>
              <w:t>u</w:t>
            </w:r>
            <w:r w:rsidRPr="00162F33">
              <w:rPr>
                <w:rFonts w:eastAsia="Arial" w:cs="Arial"/>
                <w:spacing w:val="-1"/>
              </w:rPr>
              <w:t>nc</w:t>
            </w:r>
            <w:r w:rsidRPr="00162F33">
              <w:rPr>
                <w:rFonts w:eastAsia="Arial" w:cs="Arial"/>
                <w:spacing w:val="2"/>
              </w:rPr>
              <w:t>t</w:t>
            </w:r>
            <w:r w:rsidRPr="00162F33">
              <w:rPr>
                <w:rFonts w:eastAsia="Arial" w:cs="Arial"/>
                <w:spacing w:val="1"/>
              </w:rPr>
              <w:t>i</w:t>
            </w:r>
            <w:r w:rsidRPr="00162F33">
              <w:rPr>
                <w:rFonts w:eastAsia="Arial" w:cs="Arial"/>
              </w:rPr>
              <w:t>on</w:t>
            </w:r>
            <w:r w:rsidRPr="00162F33">
              <w:rPr>
                <w:rFonts w:eastAsia="Arial" w:cs="Arial"/>
                <w:spacing w:val="24"/>
              </w:rPr>
              <w:t xml:space="preserve"> </w:t>
            </w:r>
            <w:r w:rsidRPr="00162F33">
              <w:rPr>
                <w:rFonts w:eastAsia="Arial" w:cs="Arial"/>
                <w:spacing w:val="-7"/>
              </w:rPr>
              <w:t>w</w:t>
            </w:r>
            <w:r w:rsidRPr="00162F33">
              <w:rPr>
                <w:rFonts w:eastAsia="Arial" w:cs="Arial"/>
                <w:spacing w:val="1"/>
              </w:rPr>
              <w:t>i</w:t>
            </w:r>
            <w:r w:rsidRPr="00162F33">
              <w:rPr>
                <w:rFonts w:eastAsia="Arial" w:cs="Arial"/>
                <w:spacing w:val="2"/>
              </w:rPr>
              <w:t>t</w:t>
            </w:r>
            <w:r w:rsidRPr="00162F33">
              <w:rPr>
                <w:rFonts w:eastAsia="Arial" w:cs="Arial"/>
              </w:rPr>
              <w:t>h</w:t>
            </w:r>
            <w:r w:rsidRPr="00162F33">
              <w:rPr>
                <w:rFonts w:eastAsia="Arial" w:cs="Arial"/>
                <w:spacing w:val="29"/>
              </w:rPr>
              <w:t xml:space="preserve"> </w:t>
            </w:r>
            <w:r w:rsidRPr="00162F33">
              <w:rPr>
                <w:rFonts w:eastAsia="Arial" w:cs="Arial"/>
                <w:spacing w:val="2"/>
              </w:rPr>
              <w:t>t</w:t>
            </w:r>
            <w:r w:rsidRPr="00162F33">
              <w:rPr>
                <w:rFonts w:eastAsia="Arial" w:cs="Arial"/>
              </w:rPr>
              <w:t>he</w:t>
            </w:r>
            <w:r w:rsidRPr="00162F33">
              <w:rPr>
                <w:rFonts w:eastAsia="Arial" w:cs="Arial"/>
                <w:spacing w:val="30"/>
              </w:rPr>
              <w:t xml:space="preserve"> </w:t>
            </w:r>
            <w:r w:rsidRPr="00162F33">
              <w:rPr>
                <w:rFonts w:eastAsia="Arial" w:cs="Arial"/>
              </w:rPr>
              <w:t>m</w:t>
            </w:r>
            <w:r w:rsidRPr="00162F33">
              <w:rPr>
                <w:rFonts w:eastAsia="Arial" w:cs="Arial"/>
                <w:spacing w:val="-1"/>
              </w:rPr>
              <w:t>e</w:t>
            </w:r>
            <w:r w:rsidRPr="00162F33">
              <w:rPr>
                <w:rFonts w:eastAsia="Arial" w:cs="Arial"/>
                <w:spacing w:val="2"/>
              </w:rPr>
              <w:t>t</w:t>
            </w:r>
            <w:r w:rsidRPr="00162F33">
              <w:rPr>
                <w:rFonts w:eastAsia="Arial" w:cs="Arial"/>
              </w:rPr>
              <w:t>a</w:t>
            </w:r>
            <w:r w:rsidRPr="00162F33">
              <w:rPr>
                <w:rFonts w:eastAsia="Arial" w:cs="Arial"/>
                <w:spacing w:val="28"/>
              </w:rPr>
              <w:t xml:space="preserve"> </w:t>
            </w:r>
            <w:r w:rsidRPr="00162F33">
              <w:rPr>
                <w:rFonts w:eastAsia="Arial" w:cs="Arial"/>
                <w:spacing w:val="2"/>
              </w:rPr>
              <w:t>f</w:t>
            </w:r>
            <w:r w:rsidRPr="00162F33">
              <w:rPr>
                <w:rFonts w:eastAsia="Arial" w:cs="Arial"/>
              </w:rPr>
              <w:t>e</w:t>
            </w:r>
            <w:r w:rsidRPr="00162F33">
              <w:rPr>
                <w:rFonts w:eastAsia="Arial" w:cs="Arial"/>
                <w:spacing w:val="-3"/>
              </w:rPr>
              <w:t>a</w:t>
            </w:r>
            <w:r w:rsidRPr="00162F33">
              <w:rPr>
                <w:rFonts w:eastAsia="Arial" w:cs="Arial"/>
                <w:spacing w:val="2"/>
              </w:rPr>
              <w:t>t</w:t>
            </w:r>
            <w:r w:rsidRPr="00162F33">
              <w:rPr>
                <w:rFonts w:eastAsia="Arial" w:cs="Arial"/>
              </w:rPr>
              <w:t>ure</w:t>
            </w:r>
            <w:r w:rsidRPr="00162F33">
              <w:rPr>
                <w:rFonts w:eastAsia="Arial" w:cs="Arial"/>
                <w:spacing w:val="35"/>
              </w:rPr>
              <w:t xml:space="preserve"> </w:t>
            </w:r>
            <w:r w:rsidRPr="00162F33">
              <w:rPr>
                <w:rFonts w:eastAsia="Arial" w:cs="Arial"/>
                <w:b/>
                <w:bCs/>
              </w:rPr>
              <w:t>Data</w:t>
            </w:r>
            <w:r w:rsidRPr="00162F33">
              <w:rPr>
                <w:rFonts w:eastAsia="Arial" w:cs="Arial"/>
                <w:b/>
                <w:bCs/>
                <w:spacing w:val="28"/>
              </w:rPr>
              <w:t xml:space="preserve"> </w:t>
            </w:r>
            <w:r w:rsidRPr="00162F33">
              <w:rPr>
                <w:rFonts w:eastAsia="Arial" w:cs="Arial"/>
                <w:b/>
                <w:bCs/>
              </w:rPr>
              <w:t>C</w:t>
            </w:r>
            <w:r w:rsidRPr="00162F33">
              <w:rPr>
                <w:rFonts w:eastAsia="Arial" w:cs="Arial"/>
                <w:b/>
                <w:bCs/>
                <w:spacing w:val="1"/>
              </w:rPr>
              <w:t>o</w:t>
            </w:r>
            <w:r w:rsidRPr="00162F33">
              <w:rPr>
                <w:rFonts w:eastAsia="Arial" w:cs="Arial"/>
                <w:b/>
                <w:bCs/>
                <w:spacing w:val="2"/>
              </w:rPr>
              <w:t>v</w:t>
            </w:r>
            <w:r w:rsidRPr="00162F33">
              <w:rPr>
                <w:rFonts w:eastAsia="Arial" w:cs="Arial"/>
                <w:b/>
                <w:bCs/>
              </w:rPr>
              <w:t>e</w:t>
            </w:r>
            <w:r w:rsidRPr="00162F33">
              <w:rPr>
                <w:rFonts w:eastAsia="Arial" w:cs="Arial"/>
                <w:b/>
                <w:bCs/>
                <w:spacing w:val="-1"/>
              </w:rPr>
              <w:t>r</w:t>
            </w:r>
            <w:r w:rsidRPr="00162F33">
              <w:rPr>
                <w:rFonts w:eastAsia="Arial" w:cs="Arial"/>
                <w:b/>
                <w:bCs/>
              </w:rPr>
              <w:t>age</w:t>
            </w:r>
            <w:r w:rsidRPr="00162F33">
              <w:rPr>
                <w:rFonts w:eastAsia="Arial" w:cs="Arial"/>
                <w:b/>
                <w:bCs/>
                <w:spacing w:val="28"/>
              </w:rPr>
              <w:t xml:space="preserve"> </w:t>
            </w:r>
            <w:r w:rsidRPr="00162F33">
              <w:rPr>
                <w:rFonts w:eastAsia="Arial" w:cs="Arial"/>
                <w:spacing w:val="-5"/>
              </w:rPr>
              <w:t>w</w:t>
            </w:r>
            <w:r w:rsidRPr="00162F33">
              <w:rPr>
                <w:rFonts w:eastAsia="Arial" w:cs="Arial"/>
              </w:rPr>
              <w:t>h</w:t>
            </w:r>
            <w:r w:rsidRPr="00162F33">
              <w:rPr>
                <w:rFonts w:eastAsia="Arial" w:cs="Arial"/>
                <w:spacing w:val="1"/>
              </w:rPr>
              <w:t>ic</w:t>
            </w:r>
            <w:r w:rsidRPr="00162F33">
              <w:rPr>
                <w:rFonts w:eastAsia="Arial" w:cs="Arial"/>
              </w:rPr>
              <w:t>h</w:t>
            </w:r>
            <w:r w:rsidRPr="00162F33">
              <w:rPr>
                <w:rFonts w:eastAsia="Arial" w:cs="Arial"/>
                <w:spacing w:val="27"/>
              </w:rPr>
              <w:t xml:space="preserve"> </w:t>
            </w:r>
            <w:r w:rsidRPr="00162F33">
              <w:rPr>
                <w:rFonts w:eastAsia="Arial" w:cs="Arial"/>
                <w:spacing w:val="1"/>
              </w:rPr>
              <w:t>i</w:t>
            </w:r>
            <w:r w:rsidRPr="00162F33">
              <w:rPr>
                <w:rFonts w:eastAsia="Arial" w:cs="Arial"/>
              </w:rPr>
              <w:t>s</w:t>
            </w:r>
            <w:r w:rsidRPr="00162F33">
              <w:rPr>
                <w:rFonts w:eastAsia="Arial" w:cs="Arial"/>
                <w:spacing w:val="32"/>
              </w:rPr>
              <w:t xml:space="preserve"> </w:t>
            </w:r>
            <w:r w:rsidRPr="00162F33">
              <w:rPr>
                <w:rFonts w:eastAsia="Arial" w:cs="Arial"/>
              </w:rPr>
              <w:t>u</w:t>
            </w:r>
            <w:r w:rsidRPr="00162F33">
              <w:rPr>
                <w:rFonts w:eastAsia="Arial" w:cs="Arial"/>
                <w:spacing w:val="1"/>
              </w:rPr>
              <w:t>s</w:t>
            </w:r>
            <w:r w:rsidRPr="00162F33">
              <w:rPr>
                <w:rFonts w:eastAsia="Arial" w:cs="Arial"/>
              </w:rPr>
              <w:t xml:space="preserve">ed </w:t>
            </w:r>
            <w:r w:rsidRPr="00162F33">
              <w:rPr>
                <w:rFonts w:eastAsia="Arial" w:cs="Arial"/>
                <w:spacing w:val="2"/>
              </w:rPr>
              <w:t>t</w:t>
            </w:r>
            <w:r w:rsidRPr="00162F33">
              <w:rPr>
                <w:rFonts w:eastAsia="Arial" w:cs="Arial"/>
              </w:rPr>
              <w:t>o</w:t>
            </w:r>
            <w:r w:rsidRPr="00162F33">
              <w:rPr>
                <w:rFonts w:eastAsia="Arial" w:cs="Arial"/>
                <w:spacing w:val="31"/>
              </w:rPr>
              <w:t xml:space="preserve"> </w:t>
            </w:r>
            <w:r w:rsidRPr="00162F33">
              <w:rPr>
                <w:rFonts w:eastAsia="Arial" w:cs="Arial"/>
              </w:rPr>
              <w:t>d</w:t>
            </w:r>
            <w:r w:rsidRPr="00162F33">
              <w:rPr>
                <w:rFonts w:eastAsia="Arial" w:cs="Arial"/>
                <w:spacing w:val="-1"/>
              </w:rPr>
              <w:t>e</w:t>
            </w:r>
            <w:r w:rsidRPr="00162F33">
              <w:rPr>
                <w:rFonts w:eastAsia="Arial" w:cs="Arial"/>
              </w:rPr>
              <w:t>f</w:t>
            </w:r>
            <w:r w:rsidRPr="00162F33">
              <w:rPr>
                <w:rFonts w:eastAsia="Arial" w:cs="Arial"/>
                <w:spacing w:val="1"/>
              </w:rPr>
              <w:t>i</w:t>
            </w:r>
            <w:r w:rsidRPr="00162F33">
              <w:rPr>
                <w:rFonts w:eastAsia="Arial" w:cs="Arial"/>
              </w:rPr>
              <w:t>ne p</w:t>
            </w:r>
            <w:r w:rsidRPr="00162F33">
              <w:rPr>
                <w:rFonts w:eastAsia="Arial" w:cs="Arial"/>
                <w:spacing w:val="-1"/>
              </w:rPr>
              <w:t>o</w:t>
            </w:r>
            <w:r w:rsidRPr="00162F33">
              <w:rPr>
                <w:rFonts w:eastAsia="Arial" w:cs="Arial"/>
                <w:spacing w:val="1"/>
              </w:rPr>
              <w:t>l</w:t>
            </w:r>
            <w:r w:rsidRPr="00162F33">
              <w:rPr>
                <w:rFonts w:eastAsia="Arial" w:cs="Arial"/>
                <w:spacing w:val="-1"/>
              </w:rPr>
              <w:t>y</w:t>
            </w:r>
            <w:r w:rsidRPr="00162F33">
              <w:rPr>
                <w:rFonts w:eastAsia="Arial" w:cs="Arial"/>
                <w:spacing w:val="2"/>
              </w:rPr>
              <w:t>g</w:t>
            </w:r>
            <w:r w:rsidRPr="00162F33">
              <w:rPr>
                <w:rFonts w:eastAsia="Arial" w:cs="Arial"/>
              </w:rPr>
              <w:t>o</w:t>
            </w:r>
            <w:r w:rsidRPr="00162F33">
              <w:rPr>
                <w:rFonts w:eastAsia="Arial" w:cs="Arial"/>
                <w:spacing w:val="-1"/>
              </w:rPr>
              <w:t>n</w:t>
            </w:r>
            <w:r w:rsidRPr="00162F33">
              <w:rPr>
                <w:rFonts w:eastAsia="Arial" w:cs="Arial"/>
              </w:rPr>
              <w:t>s</w:t>
            </w:r>
            <w:r w:rsidRPr="00162F33">
              <w:rPr>
                <w:rFonts w:eastAsia="Arial" w:cs="Arial"/>
                <w:spacing w:val="48"/>
              </w:rPr>
              <w:t xml:space="preserve"> </w:t>
            </w:r>
            <w:r w:rsidRPr="00162F33">
              <w:rPr>
                <w:rFonts w:eastAsia="Arial" w:cs="Arial"/>
              </w:rPr>
              <w:t>of</w:t>
            </w:r>
            <w:r w:rsidRPr="00162F33">
              <w:rPr>
                <w:rFonts w:eastAsia="Arial" w:cs="Arial"/>
                <w:spacing w:val="54"/>
              </w:rPr>
              <w:t xml:space="preserve"> </w:t>
            </w:r>
            <w:r w:rsidRPr="00162F33">
              <w:rPr>
                <w:rFonts w:eastAsia="Arial" w:cs="Arial"/>
              </w:rPr>
              <w:t>e</w:t>
            </w:r>
            <w:r w:rsidRPr="00162F33">
              <w:rPr>
                <w:rFonts w:eastAsia="Arial" w:cs="Arial"/>
                <w:spacing w:val="-1"/>
              </w:rPr>
              <w:t>q</w:t>
            </w:r>
            <w:r w:rsidRPr="00162F33">
              <w:rPr>
                <w:rFonts w:eastAsia="Arial" w:cs="Arial"/>
                <w:spacing w:val="2"/>
              </w:rPr>
              <w:t>u</w:t>
            </w:r>
            <w:r w:rsidRPr="00162F33">
              <w:rPr>
                <w:rFonts w:eastAsia="Arial" w:cs="Arial"/>
              </w:rPr>
              <w:t>al</w:t>
            </w:r>
            <w:r w:rsidRPr="00162F33">
              <w:rPr>
                <w:rFonts w:eastAsia="Arial" w:cs="Arial"/>
                <w:spacing w:val="51"/>
              </w:rPr>
              <w:t xml:space="preserve"> </w:t>
            </w:r>
            <w:r w:rsidRPr="00162F33">
              <w:rPr>
                <w:rFonts w:eastAsia="Arial" w:cs="Arial"/>
                <w:spacing w:val="1"/>
              </w:rPr>
              <w:t>s</w:t>
            </w:r>
            <w:r w:rsidRPr="00162F33">
              <w:rPr>
                <w:rFonts w:eastAsia="Arial" w:cs="Arial"/>
                <w:spacing w:val="2"/>
              </w:rPr>
              <w:t>m</w:t>
            </w:r>
            <w:r w:rsidRPr="00162F33">
              <w:rPr>
                <w:rFonts w:eastAsia="Arial" w:cs="Arial"/>
              </w:rPr>
              <w:t>a</w:t>
            </w:r>
            <w:r w:rsidRPr="00162F33">
              <w:rPr>
                <w:rFonts w:eastAsia="Arial" w:cs="Arial"/>
                <w:spacing w:val="4"/>
              </w:rPr>
              <w:t>l</w:t>
            </w:r>
            <w:r w:rsidRPr="00162F33">
              <w:rPr>
                <w:rFonts w:eastAsia="Arial" w:cs="Arial"/>
                <w:spacing w:val="1"/>
              </w:rPr>
              <w:t>l</w:t>
            </w:r>
            <w:r w:rsidRPr="00162F33">
              <w:rPr>
                <w:rFonts w:eastAsia="Arial" w:cs="Arial"/>
                <w:spacing w:val="-3"/>
              </w:rPr>
              <w:t>e</w:t>
            </w:r>
            <w:r w:rsidRPr="00162F33">
              <w:rPr>
                <w:rFonts w:eastAsia="Arial" w:cs="Arial"/>
                <w:spacing w:val="1"/>
              </w:rPr>
              <w:t>s</w:t>
            </w:r>
            <w:r w:rsidRPr="00162F33">
              <w:rPr>
                <w:rFonts w:eastAsia="Arial" w:cs="Arial"/>
              </w:rPr>
              <w:t>t</w:t>
            </w:r>
            <w:r w:rsidRPr="00162F33">
              <w:rPr>
                <w:rFonts w:eastAsia="Arial" w:cs="Arial"/>
                <w:spacing w:val="47"/>
              </w:rPr>
              <w:t xml:space="preserve"> </w:t>
            </w:r>
            <w:r w:rsidRPr="00162F33">
              <w:rPr>
                <w:rFonts w:eastAsia="Arial" w:cs="Arial"/>
                <w:spacing w:val="1"/>
              </w:rPr>
              <w:t>i</w:t>
            </w:r>
            <w:r w:rsidRPr="00162F33">
              <w:rPr>
                <w:rFonts w:eastAsia="Arial" w:cs="Arial"/>
              </w:rPr>
              <w:t>n</w:t>
            </w:r>
            <w:r w:rsidRPr="00162F33">
              <w:rPr>
                <w:rFonts w:eastAsia="Arial" w:cs="Arial"/>
                <w:spacing w:val="2"/>
              </w:rPr>
              <w:t>t</w:t>
            </w:r>
            <w:r w:rsidRPr="00162F33">
              <w:rPr>
                <w:rFonts w:eastAsia="Arial" w:cs="Arial"/>
              </w:rPr>
              <w:t>e</w:t>
            </w:r>
            <w:r w:rsidRPr="00162F33">
              <w:rPr>
                <w:rFonts w:eastAsia="Arial" w:cs="Arial"/>
                <w:spacing w:val="-1"/>
              </w:rPr>
              <w:t>n</w:t>
            </w:r>
            <w:r w:rsidRPr="00162F33">
              <w:rPr>
                <w:rFonts w:eastAsia="Arial" w:cs="Arial"/>
              </w:rPr>
              <w:t>d</w:t>
            </w:r>
            <w:r w:rsidRPr="00162F33">
              <w:rPr>
                <w:rFonts w:eastAsia="Arial" w:cs="Arial"/>
                <w:spacing w:val="-1"/>
              </w:rPr>
              <w:t>e</w:t>
            </w:r>
            <w:r w:rsidRPr="00162F33">
              <w:rPr>
                <w:rFonts w:eastAsia="Arial" w:cs="Arial"/>
              </w:rPr>
              <w:t>d</w:t>
            </w:r>
            <w:r w:rsidRPr="00162F33">
              <w:rPr>
                <w:rFonts w:eastAsia="Arial" w:cs="Arial"/>
                <w:spacing w:val="44"/>
              </w:rPr>
              <w:t xml:space="preserve"> </w:t>
            </w:r>
            <w:r w:rsidRPr="00162F33">
              <w:rPr>
                <w:rFonts w:eastAsia="Arial" w:cs="Arial"/>
                <w:spacing w:val="6"/>
              </w:rPr>
              <w:t>v</w:t>
            </w:r>
            <w:r w:rsidRPr="00162F33">
              <w:rPr>
                <w:rFonts w:eastAsia="Arial" w:cs="Arial"/>
                <w:spacing w:val="1"/>
              </w:rPr>
              <w:t>i</w:t>
            </w:r>
            <w:r w:rsidRPr="00162F33">
              <w:rPr>
                <w:rFonts w:eastAsia="Arial" w:cs="Arial"/>
                <w:spacing w:val="2"/>
              </w:rPr>
              <w:t>e</w:t>
            </w:r>
            <w:r w:rsidRPr="00162F33">
              <w:rPr>
                <w:rFonts w:eastAsia="Arial" w:cs="Arial"/>
                <w:spacing w:val="-7"/>
              </w:rPr>
              <w:t>w</w:t>
            </w:r>
            <w:r w:rsidRPr="00162F33">
              <w:rPr>
                <w:rFonts w:eastAsia="Arial" w:cs="Arial"/>
                <w:spacing w:val="1"/>
              </w:rPr>
              <w:t>i</w:t>
            </w:r>
            <w:r w:rsidRPr="00162F33">
              <w:rPr>
                <w:rFonts w:eastAsia="Arial" w:cs="Arial"/>
                <w:spacing w:val="2"/>
              </w:rPr>
              <w:t>n</w:t>
            </w:r>
            <w:r w:rsidRPr="00162F33">
              <w:rPr>
                <w:rFonts w:eastAsia="Arial" w:cs="Arial"/>
              </w:rPr>
              <w:t>g</w:t>
            </w:r>
            <w:r w:rsidRPr="00162F33">
              <w:rPr>
                <w:rFonts w:eastAsia="Arial" w:cs="Arial"/>
                <w:spacing w:val="48"/>
              </w:rPr>
              <w:t xml:space="preserve"> </w:t>
            </w:r>
            <w:r w:rsidRPr="00162F33">
              <w:rPr>
                <w:rFonts w:eastAsia="Arial" w:cs="Arial"/>
                <w:spacing w:val="1"/>
              </w:rPr>
              <w:t>sc</w:t>
            </w:r>
            <w:r w:rsidRPr="00162F33">
              <w:rPr>
                <w:rFonts w:eastAsia="Arial" w:cs="Arial"/>
              </w:rPr>
              <w:t>a</w:t>
            </w:r>
            <w:r w:rsidRPr="00162F33">
              <w:rPr>
                <w:rFonts w:eastAsia="Arial" w:cs="Arial"/>
                <w:spacing w:val="1"/>
              </w:rPr>
              <w:t>l</w:t>
            </w:r>
            <w:r w:rsidRPr="00162F33">
              <w:rPr>
                <w:rFonts w:eastAsia="Arial" w:cs="Arial"/>
              </w:rPr>
              <w:t>e.</w:t>
            </w:r>
            <w:r w:rsidRPr="00162F33">
              <w:rPr>
                <w:rFonts w:eastAsia="Arial" w:cs="Arial"/>
                <w:spacing w:val="55"/>
              </w:rPr>
              <w:t xml:space="preserve"> </w:t>
            </w:r>
            <w:r w:rsidRPr="00162F33">
              <w:rPr>
                <w:rFonts w:eastAsia="Arial" w:cs="Arial"/>
                <w:b/>
                <w:bCs/>
              </w:rPr>
              <w:t>mi</w:t>
            </w:r>
            <w:r w:rsidRPr="00162F33">
              <w:rPr>
                <w:rFonts w:eastAsia="Arial" w:cs="Arial"/>
                <w:b/>
                <w:bCs/>
                <w:spacing w:val="1"/>
              </w:rPr>
              <w:t>n</w:t>
            </w:r>
            <w:r w:rsidRPr="00162F33">
              <w:rPr>
                <w:rFonts w:eastAsia="Arial" w:cs="Arial"/>
                <w:b/>
                <w:bCs/>
              </w:rPr>
              <w:t>im</w:t>
            </w:r>
            <w:r w:rsidRPr="00162F33">
              <w:rPr>
                <w:rFonts w:eastAsia="Arial" w:cs="Arial"/>
                <w:b/>
                <w:bCs/>
                <w:spacing w:val="1"/>
              </w:rPr>
              <w:t>u</w:t>
            </w:r>
            <w:r w:rsidRPr="00162F33">
              <w:rPr>
                <w:rFonts w:eastAsia="Arial" w:cs="Arial"/>
                <w:b/>
                <w:bCs/>
              </w:rPr>
              <w:t>m</w:t>
            </w:r>
            <w:r w:rsidRPr="00162F33">
              <w:rPr>
                <w:rFonts w:eastAsia="Arial" w:cs="Arial"/>
                <w:b/>
                <w:bCs/>
                <w:spacing w:val="47"/>
              </w:rPr>
              <w:t xml:space="preserve"> </w:t>
            </w:r>
            <w:r w:rsidRPr="00162F33">
              <w:rPr>
                <w:rFonts w:eastAsia="Arial" w:cs="Arial"/>
                <w:b/>
                <w:bCs/>
              </w:rPr>
              <w:t>displ</w:t>
            </w:r>
            <w:r w:rsidRPr="00162F33">
              <w:rPr>
                <w:rFonts w:eastAsia="Arial" w:cs="Arial"/>
                <w:b/>
                <w:bCs/>
                <w:spacing w:val="2"/>
              </w:rPr>
              <w:t>a</w:t>
            </w:r>
            <w:r w:rsidRPr="00162F33">
              <w:rPr>
                <w:rFonts w:eastAsia="Arial" w:cs="Arial"/>
                <w:b/>
                <w:bCs/>
              </w:rPr>
              <w:t>y</w:t>
            </w:r>
            <w:r w:rsidRPr="00162F33">
              <w:rPr>
                <w:rFonts w:eastAsia="Arial" w:cs="Arial"/>
                <w:b/>
                <w:bCs/>
                <w:spacing w:val="48"/>
              </w:rPr>
              <w:t xml:space="preserve"> </w:t>
            </w:r>
            <w:r w:rsidRPr="00162F33">
              <w:rPr>
                <w:rFonts w:eastAsia="Arial" w:cs="Arial"/>
                <w:b/>
                <w:bCs/>
                <w:spacing w:val="2"/>
              </w:rPr>
              <w:t>s</w:t>
            </w:r>
            <w:r w:rsidRPr="00162F33">
              <w:rPr>
                <w:rFonts w:eastAsia="Arial" w:cs="Arial"/>
                <w:b/>
                <w:bCs/>
              </w:rPr>
              <w:t>c</w:t>
            </w:r>
            <w:r w:rsidRPr="00162F33">
              <w:rPr>
                <w:rFonts w:eastAsia="Arial" w:cs="Arial"/>
                <w:b/>
                <w:bCs/>
                <w:spacing w:val="-1"/>
              </w:rPr>
              <w:t>a</w:t>
            </w:r>
            <w:r w:rsidRPr="00162F33">
              <w:rPr>
                <w:rFonts w:eastAsia="Arial" w:cs="Arial"/>
                <w:b/>
                <w:bCs/>
              </w:rPr>
              <w:t xml:space="preserve">le </w:t>
            </w:r>
            <w:r w:rsidRPr="00162F33">
              <w:rPr>
                <w:rFonts w:eastAsia="Arial" w:cs="Arial"/>
                <w:spacing w:val="1"/>
              </w:rPr>
              <w:t>s</w:t>
            </w:r>
            <w:r w:rsidRPr="00162F33">
              <w:rPr>
                <w:rFonts w:eastAsia="Arial" w:cs="Arial"/>
              </w:rPr>
              <w:t>h</w:t>
            </w:r>
            <w:r w:rsidRPr="00162F33">
              <w:rPr>
                <w:rFonts w:eastAsia="Arial" w:cs="Arial"/>
                <w:spacing w:val="-1"/>
              </w:rPr>
              <w:t>o</w:t>
            </w:r>
            <w:r w:rsidRPr="00162F33">
              <w:rPr>
                <w:rFonts w:eastAsia="Arial" w:cs="Arial"/>
              </w:rPr>
              <w:t>u</w:t>
            </w:r>
            <w:r w:rsidRPr="00162F33">
              <w:rPr>
                <w:rFonts w:eastAsia="Arial" w:cs="Arial"/>
                <w:spacing w:val="1"/>
              </w:rPr>
              <w:t>l</w:t>
            </w:r>
            <w:r w:rsidRPr="00162F33">
              <w:rPr>
                <w:rFonts w:eastAsia="Arial" w:cs="Arial"/>
              </w:rPr>
              <w:t>d</w:t>
            </w:r>
            <w:r w:rsidRPr="00162F33">
              <w:rPr>
                <w:rFonts w:eastAsia="Arial" w:cs="Arial"/>
                <w:spacing w:val="49"/>
              </w:rPr>
              <w:t xml:space="preserve"> </w:t>
            </w:r>
            <w:r w:rsidRPr="00162F33">
              <w:rPr>
                <w:rFonts w:eastAsia="Arial" w:cs="Arial"/>
                <w:spacing w:val="2"/>
              </w:rPr>
              <w:t>t</w:t>
            </w:r>
            <w:r w:rsidRPr="00162F33">
              <w:rPr>
                <w:rFonts w:eastAsia="Arial" w:cs="Arial"/>
              </w:rPr>
              <w:t>h</w:t>
            </w:r>
            <w:r w:rsidRPr="00162F33">
              <w:rPr>
                <w:rFonts w:eastAsia="Arial" w:cs="Arial"/>
                <w:spacing w:val="-1"/>
              </w:rPr>
              <w:t>e</w:t>
            </w:r>
            <w:r w:rsidRPr="00162F33">
              <w:rPr>
                <w:rFonts w:eastAsia="Arial" w:cs="Arial"/>
                <w:spacing w:val="1"/>
              </w:rPr>
              <w:t>r</w:t>
            </w:r>
            <w:r w:rsidRPr="00162F33">
              <w:rPr>
                <w:rFonts w:eastAsia="Arial" w:cs="Arial"/>
              </w:rPr>
              <w:t>e</w:t>
            </w:r>
            <w:r w:rsidRPr="00162F33">
              <w:rPr>
                <w:rFonts w:eastAsia="Arial" w:cs="Arial"/>
                <w:spacing w:val="2"/>
              </w:rPr>
              <w:t>f</w:t>
            </w:r>
            <w:r w:rsidRPr="00162F33">
              <w:rPr>
                <w:rFonts w:eastAsia="Arial" w:cs="Arial"/>
              </w:rPr>
              <w:t>ore</w:t>
            </w:r>
            <w:r w:rsidRPr="00162F33">
              <w:rPr>
                <w:rFonts w:eastAsia="Arial" w:cs="Arial"/>
                <w:spacing w:val="47"/>
              </w:rPr>
              <w:t xml:space="preserve"> </w:t>
            </w:r>
            <w:r w:rsidRPr="00162F33">
              <w:rPr>
                <w:rFonts w:eastAsia="Arial" w:cs="Arial"/>
              </w:rPr>
              <w:t>n</w:t>
            </w:r>
            <w:r w:rsidRPr="00162F33">
              <w:rPr>
                <w:rFonts w:eastAsia="Arial" w:cs="Arial"/>
                <w:spacing w:val="-1"/>
              </w:rPr>
              <w:t>o</w:t>
            </w:r>
            <w:r w:rsidRPr="00162F33">
              <w:rPr>
                <w:rFonts w:eastAsia="Arial" w:cs="Arial"/>
              </w:rPr>
              <w:t>t</w:t>
            </w:r>
            <w:r w:rsidRPr="00162F33">
              <w:rPr>
                <w:rFonts w:eastAsia="Arial" w:cs="Arial"/>
                <w:spacing w:val="54"/>
              </w:rPr>
              <w:t xml:space="preserve"> </w:t>
            </w:r>
            <w:r w:rsidRPr="00162F33">
              <w:rPr>
                <w:rFonts w:eastAsia="Arial" w:cs="Arial"/>
              </w:rPr>
              <w:t xml:space="preserve">be </w:t>
            </w:r>
            <w:r w:rsidRPr="00162F33">
              <w:rPr>
                <w:rFonts w:eastAsia="Arial" w:cs="Arial"/>
                <w:spacing w:val="1"/>
                <w:position w:val="-1"/>
              </w:rPr>
              <w:t>c</w:t>
            </w:r>
            <w:r w:rsidRPr="00162F33">
              <w:rPr>
                <w:rFonts w:eastAsia="Arial" w:cs="Arial"/>
                <w:position w:val="-1"/>
              </w:rPr>
              <w:t>o</w:t>
            </w:r>
            <w:r w:rsidRPr="00162F33">
              <w:rPr>
                <w:rFonts w:eastAsia="Arial" w:cs="Arial"/>
                <w:spacing w:val="-1"/>
                <w:position w:val="-1"/>
              </w:rPr>
              <w:t>n</w:t>
            </w:r>
            <w:r w:rsidRPr="00162F33">
              <w:rPr>
                <w:rFonts w:eastAsia="Arial" w:cs="Arial"/>
                <w:spacing w:val="2"/>
                <w:position w:val="-1"/>
              </w:rPr>
              <w:t>f</w:t>
            </w:r>
            <w:r w:rsidRPr="00162F33">
              <w:rPr>
                <w:rFonts w:eastAsia="Arial" w:cs="Arial"/>
                <w:position w:val="-1"/>
              </w:rPr>
              <w:t>u</w:t>
            </w:r>
            <w:r w:rsidRPr="00162F33">
              <w:rPr>
                <w:rFonts w:eastAsia="Arial" w:cs="Arial"/>
                <w:spacing w:val="1"/>
                <w:position w:val="-1"/>
              </w:rPr>
              <w:t>s</w:t>
            </w:r>
            <w:r w:rsidRPr="00162F33">
              <w:rPr>
                <w:rFonts w:eastAsia="Arial" w:cs="Arial"/>
                <w:position w:val="-1"/>
              </w:rPr>
              <w:t>ed</w:t>
            </w:r>
            <w:r w:rsidRPr="00162F33">
              <w:rPr>
                <w:rFonts w:eastAsia="Arial" w:cs="Arial"/>
                <w:spacing w:val="-5"/>
                <w:position w:val="-1"/>
              </w:rPr>
              <w:t xml:space="preserve"> </w:t>
            </w:r>
            <w:r w:rsidRPr="00162F33">
              <w:rPr>
                <w:rFonts w:eastAsia="Arial" w:cs="Arial"/>
                <w:spacing w:val="-7"/>
                <w:position w:val="-1"/>
              </w:rPr>
              <w:t>w</w:t>
            </w:r>
            <w:r w:rsidRPr="00162F33">
              <w:rPr>
                <w:rFonts w:eastAsia="Arial" w:cs="Arial"/>
                <w:spacing w:val="1"/>
                <w:position w:val="-1"/>
              </w:rPr>
              <w:t>i</w:t>
            </w:r>
            <w:r w:rsidRPr="00162F33">
              <w:rPr>
                <w:rFonts w:eastAsia="Arial" w:cs="Arial"/>
                <w:spacing w:val="2"/>
                <w:position w:val="-1"/>
              </w:rPr>
              <w:t>t</w:t>
            </w:r>
            <w:r w:rsidRPr="00162F33">
              <w:rPr>
                <w:rFonts w:eastAsia="Arial" w:cs="Arial"/>
                <w:position w:val="-1"/>
              </w:rPr>
              <w:t>h</w:t>
            </w:r>
            <w:r w:rsidRPr="00162F33">
              <w:rPr>
                <w:rFonts w:eastAsia="Arial" w:cs="Arial"/>
                <w:spacing w:val="-3"/>
                <w:position w:val="-1"/>
              </w:rPr>
              <w:t xml:space="preserve"> </w:t>
            </w:r>
            <w:r w:rsidRPr="00162F33">
              <w:rPr>
                <w:rFonts w:eastAsia="Arial" w:cs="Arial"/>
                <w:spacing w:val="2"/>
                <w:position w:val="-1"/>
              </w:rPr>
              <w:t>t</w:t>
            </w:r>
            <w:r w:rsidRPr="00162F33">
              <w:rPr>
                <w:rFonts w:eastAsia="Arial" w:cs="Arial"/>
                <w:position w:val="-1"/>
              </w:rPr>
              <w:t>he</w:t>
            </w:r>
            <w:r w:rsidRPr="00162F33">
              <w:rPr>
                <w:rFonts w:eastAsia="Arial" w:cs="Arial"/>
                <w:spacing w:val="-2"/>
                <w:position w:val="-1"/>
              </w:rPr>
              <w:t xml:space="preserve"> </w:t>
            </w:r>
            <w:r w:rsidRPr="00162F33">
              <w:rPr>
                <w:rFonts w:eastAsia="Arial" w:cs="Arial"/>
                <w:spacing w:val="-3"/>
                <w:position w:val="-1"/>
              </w:rPr>
              <w:t>a</w:t>
            </w:r>
            <w:r w:rsidRPr="00162F33">
              <w:rPr>
                <w:rFonts w:eastAsia="Arial" w:cs="Arial"/>
                <w:position w:val="-1"/>
              </w:rPr>
              <w:t>t</w:t>
            </w:r>
            <w:r w:rsidRPr="00162F33">
              <w:rPr>
                <w:rFonts w:eastAsia="Arial" w:cs="Arial"/>
                <w:spacing w:val="2"/>
                <w:position w:val="-1"/>
              </w:rPr>
              <w:t>t</w:t>
            </w:r>
            <w:r w:rsidRPr="00162F33">
              <w:rPr>
                <w:rFonts w:eastAsia="Arial" w:cs="Arial"/>
                <w:spacing w:val="1"/>
                <w:position w:val="-1"/>
              </w:rPr>
              <w:t>ri</w:t>
            </w:r>
            <w:r w:rsidRPr="00162F33">
              <w:rPr>
                <w:rFonts w:eastAsia="Arial" w:cs="Arial"/>
                <w:position w:val="-1"/>
              </w:rPr>
              <w:t>b</w:t>
            </w:r>
            <w:r w:rsidRPr="00162F33">
              <w:rPr>
                <w:rFonts w:eastAsia="Arial" w:cs="Arial"/>
                <w:spacing w:val="-1"/>
                <w:position w:val="-1"/>
              </w:rPr>
              <w:t>u</w:t>
            </w:r>
            <w:r w:rsidRPr="00162F33">
              <w:rPr>
                <w:rFonts w:eastAsia="Arial" w:cs="Arial"/>
                <w:spacing w:val="2"/>
                <w:position w:val="-1"/>
              </w:rPr>
              <w:t>t</w:t>
            </w:r>
            <w:r w:rsidRPr="00162F33">
              <w:rPr>
                <w:rFonts w:eastAsia="Arial" w:cs="Arial"/>
                <w:position w:val="-1"/>
              </w:rPr>
              <w:t>e</w:t>
            </w:r>
            <w:r w:rsidRPr="00162F33">
              <w:rPr>
                <w:rFonts w:eastAsia="Arial" w:cs="Arial"/>
                <w:spacing w:val="-6"/>
                <w:position w:val="-1"/>
              </w:rPr>
              <w:t xml:space="preserve"> </w:t>
            </w:r>
            <w:r w:rsidRPr="00162F33">
              <w:rPr>
                <w:rFonts w:eastAsia="Arial" w:cs="Arial"/>
                <w:b/>
                <w:bCs/>
                <w:position w:val="-1"/>
              </w:rPr>
              <w:t>s</w:t>
            </w:r>
            <w:r w:rsidRPr="00162F33">
              <w:rPr>
                <w:rFonts w:eastAsia="Arial" w:cs="Arial"/>
                <w:b/>
                <w:bCs/>
                <w:spacing w:val="-1"/>
                <w:position w:val="-1"/>
              </w:rPr>
              <w:t>c</w:t>
            </w:r>
            <w:r w:rsidRPr="00162F33">
              <w:rPr>
                <w:rFonts w:eastAsia="Arial" w:cs="Arial"/>
                <w:b/>
                <w:bCs/>
                <w:position w:val="-1"/>
              </w:rPr>
              <w:t>a</w:t>
            </w:r>
            <w:r w:rsidRPr="00162F33">
              <w:rPr>
                <w:rFonts w:eastAsia="Arial" w:cs="Arial"/>
                <w:b/>
                <w:bCs/>
                <w:spacing w:val="2"/>
                <w:position w:val="-1"/>
              </w:rPr>
              <w:t>l</w:t>
            </w:r>
            <w:r w:rsidRPr="00162F33">
              <w:rPr>
                <w:rFonts w:eastAsia="Arial" w:cs="Arial"/>
                <w:b/>
                <w:bCs/>
                <w:position w:val="-1"/>
              </w:rPr>
              <w:t>e</w:t>
            </w:r>
            <w:r w:rsidRPr="00162F33">
              <w:rPr>
                <w:rFonts w:eastAsia="Arial" w:cs="Arial"/>
                <w:b/>
                <w:bCs/>
                <w:spacing w:val="-5"/>
                <w:position w:val="-1"/>
              </w:rPr>
              <w:t xml:space="preserve"> </w:t>
            </w:r>
            <w:r w:rsidRPr="00162F33">
              <w:rPr>
                <w:rFonts w:eastAsia="Arial" w:cs="Arial"/>
                <w:b/>
                <w:bCs/>
                <w:position w:val="-1"/>
              </w:rPr>
              <w:t>mini</w:t>
            </w:r>
            <w:r w:rsidRPr="00162F33">
              <w:rPr>
                <w:rFonts w:eastAsia="Arial" w:cs="Arial"/>
                <w:b/>
                <w:bCs/>
                <w:spacing w:val="1"/>
                <w:position w:val="-1"/>
              </w:rPr>
              <w:t>m</w:t>
            </w:r>
            <w:r w:rsidRPr="00162F33">
              <w:rPr>
                <w:rFonts w:eastAsia="Arial" w:cs="Arial"/>
                <w:b/>
                <w:bCs/>
                <w:position w:val="-1"/>
              </w:rPr>
              <w:t>u</w:t>
            </w:r>
            <w:r w:rsidRPr="00162F33">
              <w:rPr>
                <w:rFonts w:eastAsia="Arial" w:cs="Arial"/>
                <w:b/>
                <w:bCs/>
                <w:spacing w:val="1"/>
                <w:position w:val="-1"/>
              </w:rPr>
              <w:t>m</w:t>
            </w:r>
            <w:r w:rsidRPr="00162F33">
              <w:rPr>
                <w:rFonts w:eastAsia="Arial" w:cs="Arial"/>
                <w:position w:val="-1"/>
              </w:rPr>
              <w:t>.</w:t>
            </w:r>
          </w:p>
          <w:p w14:paraId="282CEC5C" w14:textId="3D0E66B2" w:rsidR="00B131AF" w:rsidRPr="00B131AF" w:rsidRDefault="00B131AF" w:rsidP="00B131AF">
            <w:pPr>
              <w:spacing w:before="120" w:after="120"/>
              <w:rPr>
                <w:rFonts w:cs="Arial"/>
              </w:rPr>
            </w:pPr>
          </w:p>
        </w:tc>
      </w:tr>
    </w:tbl>
    <w:p w14:paraId="2E9D3FDD" w14:textId="77777777" w:rsidR="00B131AF" w:rsidRPr="00B131AF" w:rsidRDefault="00B131AF" w:rsidP="00B131AF">
      <w:pPr>
        <w:spacing w:before="240"/>
        <w:rPr>
          <w:b/>
        </w:rPr>
      </w:pPr>
    </w:p>
    <w:p w14:paraId="61A7BF40" w14:textId="77777777" w:rsidR="00B131AF" w:rsidRPr="00B131AF" w:rsidRDefault="00B131AF" w:rsidP="00716062">
      <w:pPr>
        <w:pStyle w:val="Heading2"/>
      </w:pPr>
      <w:bookmarkStart w:id="3550" w:name="_Toc120214725"/>
      <w:r w:rsidRPr="00B131AF">
        <w:t>MMSI Code</w:t>
      </w:r>
      <w:bookmarkEnd w:id="3550"/>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541A8253" w14:textId="77777777" w:rsidTr="00B131AF">
        <w:tc>
          <w:tcPr>
            <w:tcW w:w="5000" w:type="pct"/>
            <w:shd w:val="clear" w:color="auto" w:fill="auto"/>
          </w:tcPr>
          <w:p w14:paraId="7B60DC67"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Maritime Mobile Service Identity (MMSI) Code is formed of a series of nine digits which are transmitted over the radio path in order to uniquely identify ship stations, ship earth </w:t>
            </w:r>
            <w:proofErr w:type="spellStart"/>
            <w:r w:rsidRPr="00B131AF">
              <w:rPr>
                <w:rFonts w:cs="Arial"/>
              </w:rPr>
              <w:t>stations,coast</w:t>
            </w:r>
            <w:proofErr w:type="spellEnd"/>
            <w:r w:rsidRPr="00B131AF">
              <w:rPr>
                <w:rFonts w:cs="Arial"/>
              </w:rPr>
              <w:t xml:space="preserve"> stations, coast earth stations, and group calls. These identities are formed in such a way that the identity or part thereof can be used by telephone and telex subscribers connected to the general telecommunications network principally to call ships automatically.</w:t>
            </w:r>
          </w:p>
          <w:p w14:paraId="4DF459AC" w14:textId="2B4DC002" w:rsidR="00B131AF" w:rsidRPr="00B131AF" w:rsidRDefault="00F87E8F" w:rsidP="00B131AF">
            <w:pPr>
              <w:spacing w:before="120" w:after="120"/>
              <w:rPr>
                <w:rFonts w:cs="Arial"/>
              </w:rPr>
            </w:pPr>
            <w:ins w:id="3551" w:author="Raphael Malyankar" w:date="2022-11-22T00:31:00Z">
              <w:r w:rsidRPr="00F87E8F">
                <w:rPr>
                  <w:rFonts w:cs="Arial"/>
                </w:rPr>
                <w:t>Value Type: text</w:t>
              </w:r>
            </w:ins>
          </w:p>
          <w:p w14:paraId="3220F7DF" w14:textId="77777777" w:rsidR="00B131AF" w:rsidRPr="00B131AF" w:rsidRDefault="00B131AF" w:rsidP="00B131AF">
            <w:pPr>
              <w:spacing w:before="120" w:after="120"/>
              <w:rPr>
                <w:rFonts w:cs="Arial"/>
              </w:rPr>
            </w:pPr>
            <w:r w:rsidRPr="00B131AF">
              <w:rPr>
                <w:rFonts w:cs="Arial"/>
                <w:u w:val="single"/>
              </w:rPr>
              <w:t>Remarks:</w:t>
            </w:r>
          </w:p>
          <w:p w14:paraId="35D1FE6E" w14:textId="77777777" w:rsidR="00B131AF" w:rsidRPr="00B131AF" w:rsidRDefault="00B131AF" w:rsidP="00B131AF">
            <w:pPr>
              <w:spacing w:before="120" w:after="120"/>
              <w:rPr>
                <w:rFonts w:cs="Arial"/>
              </w:rPr>
            </w:pPr>
            <w:r w:rsidRPr="00B131AF">
              <w:rPr>
                <w:rFonts w:cs="Arial"/>
              </w:rPr>
              <w:t>•No remarks.</w:t>
            </w:r>
          </w:p>
        </w:tc>
      </w:tr>
    </w:tbl>
    <w:p w14:paraId="1806851E" w14:textId="77777777" w:rsidR="00B131AF" w:rsidRPr="00B131AF" w:rsidRDefault="00B131AF" w:rsidP="00B131AF">
      <w:pPr>
        <w:spacing w:before="240"/>
        <w:rPr>
          <w:b/>
        </w:rPr>
      </w:pPr>
    </w:p>
    <w:p w14:paraId="4D2D9701" w14:textId="77777777" w:rsidR="00B131AF" w:rsidRPr="00B131AF" w:rsidRDefault="00B131AF" w:rsidP="00716062">
      <w:pPr>
        <w:pStyle w:val="Heading2"/>
      </w:pPr>
      <w:bookmarkStart w:id="3552" w:name="_Toc120214726"/>
      <w:r w:rsidRPr="00B131AF">
        <w:t>Name</w:t>
      </w:r>
      <w:bookmarkEnd w:id="3552"/>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00E18E5F" w14:textId="77777777" w:rsidTr="00B131AF">
        <w:tc>
          <w:tcPr>
            <w:tcW w:w="5000" w:type="pct"/>
            <w:shd w:val="clear" w:color="auto" w:fill="auto"/>
          </w:tcPr>
          <w:p w14:paraId="6906E9A9"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individual name of a feature.</w:t>
            </w:r>
          </w:p>
          <w:p w14:paraId="493EF29A" w14:textId="2BBE4511" w:rsidR="00B131AF" w:rsidRPr="00B131AF" w:rsidRDefault="00F87E8F" w:rsidP="00B131AF">
            <w:pPr>
              <w:spacing w:before="120" w:after="120"/>
              <w:rPr>
                <w:rFonts w:cs="Arial"/>
              </w:rPr>
            </w:pPr>
            <w:ins w:id="3553" w:author="Raphael Malyankar" w:date="2022-11-22T00:31:00Z">
              <w:r w:rsidRPr="00F87E8F">
                <w:rPr>
                  <w:rFonts w:cs="Arial"/>
                </w:rPr>
                <w:t>Value Type: text</w:t>
              </w:r>
            </w:ins>
          </w:p>
          <w:p w14:paraId="0EEDE19A" w14:textId="77777777" w:rsidR="00B131AF" w:rsidRPr="00B131AF" w:rsidRDefault="00B131AF" w:rsidP="00B131AF">
            <w:pPr>
              <w:spacing w:before="120" w:after="120"/>
              <w:rPr>
                <w:rFonts w:cs="Arial"/>
              </w:rPr>
            </w:pPr>
            <w:r w:rsidRPr="00B131AF">
              <w:rPr>
                <w:rFonts w:cs="Arial"/>
                <w:u w:val="single"/>
              </w:rPr>
              <w:t>Remarks:</w:t>
            </w:r>
          </w:p>
          <w:p w14:paraId="56F49AC0" w14:textId="77777777" w:rsidR="00B131AF" w:rsidRPr="00B131AF" w:rsidRDefault="00B131AF" w:rsidP="00B131AF">
            <w:pPr>
              <w:spacing w:before="120" w:after="120"/>
              <w:rPr>
                <w:rFonts w:cs="Arial"/>
              </w:rPr>
            </w:pPr>
            <w:r w:rsidRPr="00B131AF">
              <w:rPr>
                <w:rFonts w:cs="Arial"/>
              </w:rPr>
              <w:t>•No remarks.</w:t>
            </w:r>
          </w:p>
        </w:tc>
      </w:tr>
    </w:tbl>
    <w:p w14:paraId="681F8516" w14:textId="77777777" w:rsidR="00B131AF" w:rsidRPr="00B131AF" w:rsidRDefault="00B131AF" w:rsidP="00B131AF">
      <w:pPr>
        <w:spacing w:before="240"/>
        <w:rPr>
          <w:b/>
        </w:rPr>
      </w:pPr>
    </w:p>
    <w:p w14:paraId="1C418E23" w14:textId="77777777" w:rsidR="00B131AF" w:rsidRPr="00B131AF" w:rsidRDefault="00B131AF" w:rsidP="00716062">
      <w:pPr>
        <w:pStyle w:val="Heading2"/>
      </w:pPr>
      <w:bookmarkStart w:id="3554" w:name="_Toc120214727"/>
      <w:r w:rsidRPr="00B131AF">
        <w:t>Name of Resource</w:t>
      </w:r>
      <w:bookmarkEnd w:id="3554"/>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5D5D638E" w14:textId="77777777" w:rsidTr="00B131AF">
        <w:tc>
          <w:tcPr>
            <w:tcW w:w="5000" w:type="pct"/>
            <w:shd w:val="clear" w:color="auto" w:fill="auto"/>
          </w:tcPr>
          <w:p w14:paraId="19F69E4C"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Name of the online resource.</w:t>
            </w:r>
          </w:p>
          <w:p w14:paraId="25238B53" w14:textId="5088814D" w:rsidR="00B131AF" w:rsidRPr="00B131AF" w:rsidRDefault="00F87E8F" w:rsidP="00B131AF">
            <w:pPr>
              <w:spacing w:before="120" w:after="120"/>
              <w:rPr>
                <w:rFonts w:cs="Arial"/>
              </w:rPr>
            </w:pPr>
            <w:ins w:id="3555" w:author="Raphael Malyankar" w:date="2022-11-22T00:31:00Z">
              <w:r w:rsidRPr="00F87E8F">
                <w:rPr>
                  <w:rFonts w:cs="Arial"/>
                </w:rPr>
                <w:t>Value Type: text</w:t>
              </w:r>
            </w:ins>
          </w:p>
          <w:p w14:paraId="5FA4AE17" w14:textId="77777777" w:rsidR="00B131AF" w:rsidRPr="00B131AF" w:rsidRDefault="00B131AF" w:rsidP="00B131AF">
            <w:pPr>
              <w:spacing w:before="120" w:after="120"/>
              <w:rPr>
                <w:rFonts w:cs="Arial"/>
              </w:rPr>
            </w:pPr>
            <w:r w:rsidRPr="00B131AF">
              <w:rPr>
                <w:rFonts w:cs="Arial"/>
                <w:u w:val="single"/>
              </w:rPr>
              <w:t>Remarks:</w:t>
            </w:r>
          </w:p>
          <w:p w14:paraId="4BB7985F" w14:textId="77777777" w:rsidR="00B131AF" w:rsidRPr="00B131AF" w:rsidRDefault="00B131AF" w:rsidP="00B131AF">
            <w:pPr>
              <w:spacing w:before="120" w:after="120"/>
              <w:rPr>
                <w:rFonts w:cs="Arial"/>
              </w:rPr>
            </w:pPr>
            <w:r w:rsidRPr="00B131AF">
              <w:rPr>
                <w:rFonts w:cs="Arial"/>
              </w:rPr>
              <w:t>•No remarks.</w:t>
            </w:r>
          </w:p>
        </w:tc>
      </w:tr>
    </w:tbl>
    <w:p w14:paraId="62C11FC4" w14:textId="77777777" w:rsidR="00B131AF" w:rsidRPr="00B131AF" w:rsidRDefault="00B131AF" w:rsidP="00B131AF">
      <w:pPr>
        <w:spacing w:before="240"/>
        <w:rPr>
          <w:b/>
        </w:rPr>
      </w:pPr>
    </w:p>
    <w:p w14:paraId="25EC9299" w14:textId="77777777" w:rsidR="00B131AF" w:rsidRPr="00B131AF" w:rsidRDefault="00B131AF" w:rsidP="00716062">
      <w:pPr>
        <w:pStyle w:val="Heading2"/>
      </w:pPr>
      <w:bookmarkStart w:id="3556" w:name="_Toc120214728"/>
      <w:r w:rsidRPr="00B131AF">
        <w:t>Nationality</w:t>
      </w:r>
      <w:bookmarkEnd w:id="3556"/>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3BA65DF5" w14:textId="77777777" w:rsidTr="00B131AF">
        <w:tc>
          <w:tcPr>
            <w:tcW w:w="5000" w:type="pct"/>
            <w:shd w:val="clear" w:color="auto" w:fill="auto"/>
          </w:tcPr>
          <w:p w14:paraId="7FC0BCBD"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Identifier of membership of a particular nation.</w:t>
            </w:r>
          </w:p>
          <w:p w14:paraId="2FA93668" w14:textId="4FC978AB" w:rsidR="00643A97" w:rsidRDefault="00643A97" w:rsidP="00643A97">
            <w:pPr>
              <w:spacing w:before="3" w:after="0" w:line="365" w:lineRule="auto"/>
              <w:ind w:left="100" w:right="7651"/>
              <w:rPr>
                <w:rFonts w:eastAsia="Arial" w:cs="Arial"/>
              </w:rPr>
            </w:pPr>
            <w:r>
              <w:rPr>
                <w:rFonts w:eastAsia="Arial" w:cs="Arial"/>
                <w:spacing w:val="-2"/>
                <w:u w:val="single" w:color="000000"/>
              </w:rPr>
              <w:t>T</w:t>
            </w:r>
            <w:r>
              <w:rPr>
                <w:rFonts w:eastAsia="Arial" w:cs="Arial"/>
                <w:spacing w:val="-1"/>
                <w:u w:val="single" w:color="000000"/>
              </w:rPr>
              <w:t>y</w:t>
            </w:r>
            <w:r>
              <w:rPr>
                <w:rFonts w:eastAsia="Arial" w:cs="Arial"/>
                <w:u w:val="single" w:color="000000"/>
              </w:rPr>
              <w:t>p</w:t>
            </w:r>
            <w:r>
              <w:rPr>
                <w:rFonts w:eastAsia="Arial" w:cs="Arial"/>
                <w:spacing w:val="-1"/>
                <w:u w:val="single" w:color="000000"/>
              </w:rPr>
              <w:t>e</w:t>
            </w:r>
            <w:r>
              <w:rPr>
                <w:rFonts w:eastAsia="Arial" w:cs="Arial"/>
                <w:u w:val="single" w:color="000000"/>
              </w:rPr>
              <w:t>:</w:t>
            </w:r>
            <w:r>
              <w:rPr>
                <w:rFonts w:eastAsia="Arial" w:cs="Arial"/>
                <w:spacing w:val="56"/>
              </w:rPr>
              <w:t xml:space="preserve"> </w:t>
            </w:r>
            <w:r>
              <w:rPr>
                <w:rFonts w:eastAsia="Arial" w:cs="Arial"/>
                <w:spacing w:val="2"/>
              </w:rPr>
              <w:t>t</w:t>
            </w:r>
            <w:r>
              <w:rPr>
                <w:rFonts w:eastAsia="Arial" w:cs="Arial"/>
              </w:rPr>
              <w:t>e</w:t>
            </w:r>
            <w:r>
              <w:rPr>
                <w:rFonts w:eastAsia="Arial" w:cs="Arial"/>
                <w:spacing w:val="-2"/>
              </w:rPr>
              <w:t>x</w:t>
            </w:r>
            <w:r>
              <w:rPr>
                <w:rFonts w:eastAsia="Arial" w:cs="Arial"/>
              </w:rPr>
              <w:t>t</w:t>
            </w:r>
          </w:p>
          <w:p w14:paraId="4B19766A" w14:textId="259E6E05" w:rsidR="00643A97" w:rsidRDefault="00643A97" w:rsidP="00643A97">
            <w:pPr>
              <w:spacing w:before="3" w:after="0" w:line="360" w:lineRule="auto"/>
              <w:ind w:left="100" w:right="357"/>
              <w:rPr>
                <w:rFonts w:eastAsia="Arial" w:cs="Arial"/>
              </w:rPr>
            </w:pPr>
            <w:r>
              <w:rPr>
                <w:rFonts w:eastAsia="Arial" w:cs="Arial"/>
                <w:spacing w:val="2"/>
                <w:u w:val="single" w:color="000000"/>
              </w:rPr>
              <w:t>I</w:t>
            </w:r>
            <w:r>
              <w:rPr>
                <w:rFonts w:eastAsia="Arial" w:cs="Arial"/>
                <w:u w:val="single" w:color="000000"/>
              </w:rPr>
              <w:t>n</w:t>
            </w:r>
            <w:r>
              <w:rPr>
                <w:rFonts w:eastAsia="Arial" w:cs="Arial"/>
                <w:spacing w:val="-1"/>
                <w:u w:val="single" w:color="000000"/>
              </w:rPr>
              <w:t>d</w:t>
            </w:r>
            <w:r>
              <w:rPr>
                <w:rFonts w:eastAsia="Arial" w:cs="Arial"/>
                <w:spacing w:val="1"/>
                <w:u w:val="single" w:color="000000"/>
              </w:rPr>
              <w:t>ic</w:t>
            </w:r>
            <w:r>
              <w:rPr>
                <w:rFonts w:eastAsia="Arial" w:cs="Arial"/>
                <w:u w:val="single" w:color="000000"/>
              </w:rPr>
              <w:t>at</w:t>
            </w:r>
            <w:r>
              <w:rPr>
                <w:rFonts w:eastAsia="Arial" w:cs="Arial"/>
                <w:spacing w:val="1"/>
                <w:u w:val="single" w:color="000000"/>
              </w:rPr>
              <w:t>i</w:t>
            </w:r>
            <w:r>
              <w:rPr>
                <w:rFonts w:eastAsia="Arial" w:cs="Arial"/>
                <w:u w:val="single" w:color="000000"/>
              </w:rPr>
              <w:t>o</w:t>
            </w:r>
            <w:r>
              <w:rPr>
                <w:rFonts w:eastAsia="Arial" w:cs="Arial"/>
                <w:spacing w:val="-1"/>
                <w:u w:val="single" w:color="000000"/>
              </w:rPr>
              <w:t>n</w:t>
            </w:r>
            <w:r>
              <w:rPr>
                <w:rFonts w:eastAsia="Arial" w:cs="Arial"/>
                <w:u w:val="single" w:color="000000"/>
              </w:rPr>
              <w:t>:</w:t>
            </w:r>
            <w:r>
              <w:rPr>
                <w:rFonts w:eastAsia="Arial" w:cs="Arial"/>
                <w:spacing w:val="48"/>
              </w:rPr>
              <w:t xml:space="preserve"> </w:t>
            </w:r>
            <w:r>
              <w:rPr>
                <w:rFonts w:eastAsia="Arial" w:cs="Arial"/>
                <w:spacing w:val="-2"/>
              </w:rPr>
              <w:t>T</w:t>
            </w:r>
            <w:r>
              <w:rPr>
                <w:rFonts w:eastAsia="Arial" w:cs="Arial"/>
              </w:rPr>
              <w:t>he</w:t>
            </w:r>
            <w:r>
              <w:rPr>
                <w:rFonts w:eastAsia="Arial" w:cs="Arial"/>
                <w:spacing w:val="-2"/>
              </w:rPr>
              <w:t xml:space="preserve"> </w:t>
            </w:r>
            <w:r>
              <w:rPr>
                <w:rFonts w:eastAsia="Arial" w:cs="Arial"/>
              </w:rPr>
              <w:t>n</w:t>
            </w:r>
            <w:r>
              <w:rPr>
                <w:rFonts w:eastAsia="Arial" w:cs="Arial"/>
                <w:spacing w:val="-1"/>
              </w:rPr>
              <w:t>a</w:t>
            </w:r>
            <w:r>
              <w:rPr>
                <w:rFonts w:eastAsia="Arial" w:cs="Arial"/>
                <w:spacing w:val="2"/>
              </w:rPr>
              <w:t>t</w:t>
            </w:r>
            <w:r>
              <w:rPr>
                <w:rFonts w:eastAsia="Arial" w:cs="Arial"/>
                <w:spacing w:val="1"/>
              </w:rPr>
              <w:t>i</w:t>
            </w:r>
            <w:r>
              <w:rPr>
                <w:rFonts w:eastAsia="Arial" w:cs="Arial"/>
              </w:rPr>
              <w:t>o</w:t>
            </w:r>
            <w:r>
              <w:rPr>
                <w:rFonts w:eastAsia="Arial" w:cs="Arial"/>
                <w:spacing w:val="-1"/>
              </w:rPr>
              <w:t>n</w:t>
            </w:r>
            <w:r>
              <w:rPr>
                <w:rFonts w:eastAsia="Arial" w:cs="Arial"/>
              </w:rPr>
              <w:t>a</w:t>
            </w:r>
            <w:r>
              <w:rPr>
                <w:rFonts w:eastAsia="Arial" w:cs="Arial"/>
                <w:spacing w:val="1"/>
              </w:rPr>
              <w:t>li</w:t>
            </w:r>
            <w:r>
              <w:rPr>
                <w:rFonts w:eastAsia="Arial" w:cs="Arial"/>
                <w:spacing w:val="2"/>
              </w:rPr>
              <w:t>t</w:t>
            </w:r>
            <w:r>
              <w:rPr>
                <w:rFonts w:eastAsia="Arial" w:cs="Arial"/>
              </w:rPr>
              <w:t>y</w:t>
            </w:r>
            <w:r>
              <w:rPr>
                <w:rFonts w:eastAsia="Arial" w:cs="Arial"/>
                <w:spacing w:val="-11"/>
              </w:rPr>
              <w:t xml:space="preserve"> </w:t>
            </w:r>
            <w:r>
              <w:rPr>
                <w:rFonts w:eastAsia="Arial" w:cs="Arial"/>
                <w:spacing w:val="-1"/>
              </w:rPr>
              <w:t>i</w:t>
            </w:r>
            <w:r>
              <w:rPr>
                <w:rFonts w:eastAsia="Arial" w:cs="Arial"/>
              </w:rPr>
              <w:t>s</w:t>
            </w:r>
            <w:r>
              <w:rPr>
                <w:rFonts w:eastAsia="Arial" w:cs="Arial"/>
                <w:spacing w:val="2"/>
              </w:rPr>
              <w:t xml:space="preserve"> </w:t>
            </w:r>
            <w:r>
              <w:rPr>
                <w:rFonts w:eastAsia="Arial" w:cs="Arial"/>
              </w:rPr>
              <w:t>e</w:t>
            </w:r>
            <w:r>
              <w:rPr>
                <w:rFonts w:eastAsia="Arial" w:cs="Arial"/>
                <w:spacing w:val="-1"/>
              </w:rPr>
              <w:t>n</w:t>
            </w:r>
            <w:r>
              <w:rPr>
                <w:rFonts w:eastAsia="Arial" w:cs="Arial"/>
                <w:spacing w:val="1"/>
              </w:rPr>
              <w:t>c</w:t>
            </w:r>
            <w:r>
              <w:rPr>
                <w:rFonts w:eastAsia="Arial" w:cs="Arial"/>
              </w:rPr>
              <w:t>o</w:t>
            </w:r>
            <w:r>
              <w:rPr>
                <w:rFonts w:eastAsia="Arial" w:cs="Arial"/>
                <w:spacing w:val="-1"/>
              </w:rPr>
              <w:t>d</w:t>
            </w:r>
            <w:r>
              <w:rPr>
                <w:rFonts w:eastAsia="Arial" w:cs="Arial"/>
              </w:rPr>
              <w:t>ed</w:t>
            </w:r>
            <w:r>
              <w:rPr>
                <w:rFonts w:eastAsia="Arial" w:cs="Arial"/>
                <w:spacing w:val="-7"/>
              </w:rPr>
              <w:t xml:space="preserve"> </w:t>
            </w:r>
            <w:r>
              <w:rPr>
                <w:rFonts w:eastAsia="Arial" w:cs="Arial"/>
              </w:rPr>
              <w:t>by</w:t>
            </w:r>
            <w:r>
              <w:rPr>
                <w:rFonts w:eastAsia="Arial" w:cs="Arial"/>
                <w:spacing w:val="-2"/>
              </w:rPr>
              <w:t xml:space="preserve"> </w:t>
            </w:r>
            <w:r>
              <w:rPr>
                <w:rFonts w:eastAsia="Arial" w:cs="Arial"/>
              </w:rPr>
              <w:t xml:space="preserve">a 2 </w:t>
            </w:r>
            <w:r>
              <w:rPr>
                <w:rFonts w:eastAsia="Arial" w:cs="Arial"/>
                <w:spacing w:val="1"/>
              </w:rPr>
              <w:t>c</w:t>
            </w:r>
            <w:r>
              <w:rPr>
                <w:rFonts w:eastAsia="Arial" w:cs="Arial"/>
              </w:rPr>
              <w:t>h</w:t>
            </w:r>
            <w:r>
              <w:rPr>
                <w:rFonts w:eastAsia="Arial" w:cs="Arial"/>
                <w:spacing w:val="-1"/>
              </w:rPr>
              <w:t>a</w:t>
            </w:r>
            <w:r>
              <w:rPr>
                <w:rFonts w:eastAsia="Arial" w:cs="Arial"/>
                <w:spacing w:val="1"/>
              </w:rPr>
              <w:t>r</w:t>
            </w:r>
            <w:r>
              <w:rPr>
                <w:rFonts w:eastAsia="Arial" w:cs="Arial"/>
              </w:rPr>
              <w:t>a</w:t>
            </w:r>
            <w:r>
              <w:rPr>
                <w:rFonts w:eastAsia="Arial" w:cs="Arial"/>
                <w:spacing w:val="-2"/>
              </w:rPr>
              <w:t>c</w:t>
            </w:r>
            <w:r>
              <w:rPr>
                <w:rFonts w:eastAsia="Arial" w:cs="Arial"/>
                <w:spacing w:val="2"/>
              </w:rPr>
              <w:t>t</w:t>
            </w:r>
            <w:r>
              <w:rPr>
                <w:rFonts w:eastAsia="Arial" w:cs="Arial"/>
              </w:rPr>
              <w:t>er</w:t>
            </w:r>
            <w:r>
              <w:rPr>
                <w:rFonts w:eastAsia="Arial" w:cs="Arial"/>
                <w:spacing w:val="-8"/>
              </w:rPr>
              <w:t xml:space="preserve"> </w:t>
            </w:r>
            <w:r>
              <w:rPr>
                <w:rFonts w:eastAsia="Arial" w:cs="Arial"/>
                <w:spacing w:val="1"/>
              </w:rPr>
              <w:t>c</w:t>
            </w:r>
            <w:r>
              <w:rPr>
                <w:rFonts w:eastAsia="Arial" w:cs="Arial"/>
              </w:rPr>
              <w:t>o</w:t>
            </w:r>
            <w:r>
              <w:rPr>
                <w:rFonts w:eastAsia="Arial" w:cs="Arial"/>
                <w:spacing w:val="-1"/>
              </w:rPr>
              <w:t>d</w:t>
            </w:r>
            <w:r>
              <w:rPr>
                <w:rFonts w:eastAsia="Arial" w:cs="Arial"/>
              </w:rPr>
              <w:t>e</w:t>
            </w:r>
            <w:r>
              <w:rPr>
                <w:rFonts w:eastAsia="Arial" w:cs="Arial"/>
                <w:spacing w:val="-4"/>
              </w:rPr>
              <w:t xml:space="preserve"> </w:t>
            </w:r>
            <w:r>
              <w:rPr>
                <w:rFonts w:eastAsia="Arial" w:cs="Arial"/>
                <w:spacing w:val="1"/>
              </w:rPr>
              <w:t>f</w:t>
            </w:r>
            <w:r>
              <w:rPr>
                <w:rFonts w:eastAsia="Arial" w:cs="Arial"/>
              </w:rPr>
              <w:t>o</w:t>
            </w:r>
            <w:r>
              <w:rPr>
                <w:rFonts w:eastAsia="Arial" w:cs="Arial"/>
                <w:spacing w:val="1"/>
              </w:rPr>
              <w:t>ll</w:t>
            </w:r>
            <w:r>
              <w:rPr>
                <w:rFonts w:eastAsia="Arial" w:cs="Arial"/>
                <w:spacing w:val="2"/>
              </w:rPr>
              <w:t>o</w:t>
            </w:r>
            <w:r>
              <w:rPr>
                <w:rFonts w:eastAsia="Arial" w:cs="Arial"/>
                <w:spacing w:val="-7"/>
              </w:rPr>
              <w:t>w</w:t>
            </w:r>
            <w:r>
              <w:rPr>
                <w:rFonts w:eastAsia="Arial" w:cs="Arial"/>
                <w:spacing w:val="1"/>
              </w:rPr>
              <w:t>i</w:t>
            </w:r>
            <w:r>
              <w:rPr>
                <w:rFonts w:eastAsia="Arial" w:cs="Arial"/>
              </w:rPr>
              <w:t>ng</w:t>
            </w:r>
            <w:r>
              <w:rPr>
                <w:rFonts w:eastAsia="Arial" w:cs="Arial"/>
                <w:spacing w:val="-7"/>
              </w:rPr>
              <w:t xml:space="preserve"> </w:t>
            </w:r>
            <w:r>
              <w:rPr>
                <w:rFonts w:eastAsia="Arial" w:cs="Arial"/>
                <w:spacing w:val="2"/>
              </w:rPr>
              <w:t>I</w:t>
            </w:r>
            <w:r>
              <w:rPr>
                <w:rFonts w:eastAsia="Arial" w:cs="Arial"/>
                <w:spacing w:val="1"/>
              </w:rPr>
              <w:t>S</w:t>
            </w:r>
            <w:r>
              <w:rPr>
                <w:rFonts w:eastAsia="Arial" w:cs="Arial"/>
              </w:rPr>
              <w:t>O</w:t>
            </w:r>
            <w:r>
              <w:rPr>
                <w:rFonts w:eastAsia="Arial" w:cs="Arial"/>
                <w:spacing w:val="-3"/>
              </w:rPr>
              <w:t xml:space="preserve"> </w:t>
            </w:r>
            <w:r>
              <w:rPr>
                <w:rFonts w:eastAsia="Arial" w:cs="Arial"/>
              </w:rPr>
              <w:t>3</w:t>
            </w:r>
            <w:r>
              <w:rPr>
                <w:rFonts w:eastAsia="Arial" w:cs="Arial"/>
                <w:spacing w:val="-1"/>
              </w:rPr>
              <w:t>1</w:t>
            </w:r>
            <w:r>
              <w:rPr>
                <w:rFonts w:eastAsia="Arial" w:cs="Arial"/>
              </w:rPr>
              <w:t>66</w:t>
            </w:r>
          </w:p>
          <w:p w14:paraId="099912A5" w14:textId="60DE6B5B" w:rsidR="00643A97" w:rsidRDefault="00643A97" w:rsidP="00643A97">
            <w:pPr>
              <w:spacing w:before="3" w:after="0" w:line="360" w:lineRule="auto"/>
              <w:ind w:left="100" w:right="357"/>
              <w:rPr>
                <w:rFonts w:eastAsia="Arial" w:cs="Arial"/>
              </w:rPr>
            </w:pPr>
            <w:r>
              <w:rPr>
                <w:rFonts w:eastAsia="Arial" w:cs="Arial"/>
                <w:spacing w:val="-2"/>
                <w:u w:val="single" w:color="000000"/>
              </w:rPr>
              <w:t>F</w:t>
            </w:r>
            <w:r>
              <w:rPr>
                <w:rFonts w:eastAsia="Arial" w:cs="Arial"/>
                <w:u w:val="single" w:color="000000"/>
              </w:rPr>
              <w:t>or</w:t>
            </w:r>
            <w:r>
              <w:rPr>
                <w:rFonts w:eastAsia="Arial" w:cs="Arial"/>
                <w:spacing w:val="2"/>
                <w:u w:val="single" w:color="000000"/>
              </w:rPr>
              <w:t>m</w:t>
            </w:r>
            <w:r>
              <w:rPr>
                <w:rFonts w:eastAsia="Arial" w:cs="Arial"/>
                <w:u w:val="single" w:color="000000"/>
              </w:rPr>
              <w:t>a</w:t>
            </w:r>
            <w:r>
              <w:rPr>
                <w:rFonts w:eastAsia="Arial" w:cs="Arial"/>
                <w:spacing w:val="2"/>
                <w:u w:val="single" w:color="000000"/>
              </w:rPr>
              <w:t>t</w:t>
            </w:r>
            <w:r>
              <w:rPr>
                <w:rFonts w:eastAsia="Arial" w:cs="Arial"/>
                <w:u w:val="single" w:color="000000"/>
              </w:rPr>
              <w:t>:</w:t>
            </w:r>
            <w:r>
              <w:rPr>
                <w:rFonts w:eastAsia="Arial" w:cs="Arial"/>
                <w:spacing w:val="51"/>
              </w:rPr>
              <w:t xml:space="preserve"> </w:t>
            </w:r>
          </w:p>
          <w:p w14:paraId="506CF5C5" w14:textId="77777777" w:rsidR="00643A97" w:rsidRDefault="00643A97" w:rsidP="00643A97">
            <w:pPr>
              <w:spacing w:before="8" w:after="0" w:line="240" w:lineRule="auto"/>
              <w:ind w:left="100" w:right="-20"/>
              <w:rPr>
                <w:rFonts w:eastAsia="Arial" w:cs="Arial"/>
              </w:rPr>
            </w:pPr>
            <w:r>
              <w:rPr>
                <w:rFonts w:eastAsia="Arial" w:cs="Arial"/>
                <w:spacing w:val="1"/>
                <w:u w:val="single" w:color="000000"/>
              </w:rPr>
              <w:t>E</w:t>
            </w:r>
            <w:r>
              <w:rPr>
                <w:rFonts w:eastAsia="Arial" w:cs="Arial"/>
                <w:spacing w:val="-1"/>
                <w:u w:val="single" w:color="000000"/>
              </w:rPr>
              <w:t>x</w:t>
            </w:r>
            <w:r>
              <w:rPr>
                <w:rFonts w:eastAsia="Arial" w:cs="Arial"/>
                <w:u w:val="single" w:color="000000"/>
              </w:rPr>
              <w:t>a</w:t>
            </w:r>
            <w:r>
              <w:rPr>
                <w:rFonts w:eastAsia="Arial" w:cs="Arial"/>
                <w:spacing w:val="2"/>
                <w:u w:val="single" w:color="000000"/>
              </w:rPr>
              <w:t>m</w:t>
            </w:r>
            <w:r>
              <w:rPr>
                <w:rFonts w:eastAsia="Arial" w:cs="Arial"/>
                <w:u w:val="single" w:color="000000"/>
              </w:rPr>
              <w:t>p</w:t>
            </w:r>
            <w:r>
              <w:rPr>
                <w:rFonts w:eastAsia="Arial" w:cs="Arial"/>
                <w:spacing w:val="1"/>
                <w:u w:val="single" w:color="000000"/>
              </w:rPr>
              <w:t>l</w:t>
            </w:r>
            <w:r>
              <w:rPr>
                <w:rFonts w:eastAsia="Arial" w:cs="Arial"/>
                <w:u w:val="single" w:color="000000"/>
              </w:rPr>
              <w:t>e:</w:t>
            </w:r>
            <w:r>
              <w:rPr>
                <w:rFonts w:eastAsia="Arial" w:cs="Arial"/>
                <w:spacing w:val="53"/>
              </w:rPr>
              <w:t xml:space="preserve"> </w:t>
            </w:r>
            <w:r>
              <w:rPr>
                <w:rFonts w:eastAsia="Arial" w:cs="Arial"/>
                <w:b/>
                <w:bCs/>
                <w:spacing w:val="-7"/>
              </w:rPr>
              <w:t>A</w:t>
            </w:r>
            <w:r>
              <w:rPr>
                <w:rFonts w:eastAsia="Arial" w:cs="Arial"/>
                <w:b/>
                <w:bCs/>
              </w:rPr>
              <w:t xml:space="preserve">U </w:t>
            </w:r>
            <w:r>
              <w:rPr>
                <w:rFonts w:eastAsia="Arial" w:cs="Arial"/>
                <w:b/>
                <w:bCs/>
                <w:spacing w:val="1"/>
              </w:rPr>
              <w:t xml:space="preserve"> </w:t>
            </w:r>
            <w:r>
              <w:rPr>
                <w:rFonts w:eastAsia="Arial" w:cs="Arial"/>
                <w:spacing w:val="2"/>
              </w:rPr>
              <w:t>f</w:t>
            </w:r>
            <w:r>
              <w:rPr>
                <w:rFonts w:eastAsia="Arial" w:cs="Arial"/>
              </w:rPr>
              <w:t>or</w:t>
            </w:r>
            <w:r>
              <w:rPr>
                <w:rFonts w:eastAsia="Arial" w:cs="Arial"/>
                <w:spacing w:val="-4"/>
              </w:rPr>
              <w:t xml:space="preserve"> </w:t>
            </w:r>
            <w:r>
              <w:rPr>
                <w:rFonts w:eastAsia="Arial" w:cs="Arial"/>
                <w:spacing w:val="1"/>
              </w:rPr>
              <w:t>A</w:t>
            </w:r>
            <w:r>
              <w:rPr>
                <w:rFonts w:eastAsia="Arial" w:cs="Arial"/>
              </w:rPr>
              <w:t>u</w:t>
            </w:r>
            <w:r>
              <w:rPr>
                <w:rFonts w:eastAsia="Arial" w:cs="Arial"/>
                <w:spacing w:val="1"/>
              </w:rPr>
              <w:t>s</w:t>
            </w:r>
            <w:r>
              <w:rPr>
                <w:rFonts w:eastAsia="Arial" w:cs="Arial"/>
              </w:rPr>
              <w:t>tra</w:t>
            </w:r>
            <w:r>
              <w:rPr>
                <w:rFonts w:eastAsia="Arial" w:cs="Arial"/>
                <w:spacing w:val="1"/>
              </w:rPr>
              <w:t>li</w:t>
            </w:r>
            <w:r>
              <w:rPr>
                <w:rFonts w:eastAsia="Arial" w:cs="Arial"/>
              </w:rPr>
              <w:t>a</w:t>
            </w:r>
          </w:p>
          <w:p w14:paraId="7F1D5862" w14:textId="77777777" w:rsidR="00643A97" w:rsidRDefault="00643A97" w:rsidP="00643A97">
            <w:pPr>
              <w:spacing w:after="0" w:line="225" w:lineRule="exact"/>
              <w:ind w:left="1060" w:right="-20"/>
              <w:rPr>
                <w:rFonts w:eastAsia="Arial" w:cs="Arial"/>
              </w:rPr>
            </w:pPr>
            <w:r>
              <w:rPr>
                <w:rFonts w:eastAsia="Arial" w:cs="Arial"/>
                <w:b/>
                <w:bCs/>
                <w:position w:val="-1"/>
              </w:rPr>
              <w:t>US</w:t>
            </w:r>
            <w:r>
              <w:rPr>
                <w:rFonts w:eastAsia="Arial" w:cs="Arial"/>
                <w:b/>
                <w:bCs/>
                <w:spacing w:val="54"/>
                <w:position w:val="-1"/>
              </w:rPr>
              <w:t xml:space="preserve"> </w:t>
            </w:r>
            <w:r>
              <w:rPr>
                <w:rFonts w:eastAsia="Arial" w:cs="Arial"/>
                <w:spacing w:val="2"/>
                <w:position w:val="-1"/>
              </w:rPr>
              <w:t>f</w:t>
            </w:r>
            <w:r>
              <w:rPr>
                <w:rFonts w:eastAsia="Arial" w:cs="Arial"/>
                <w:position w:val="-1"/>
              </w:rPr>
              <w:t>or</w:t>
            </w:r>
            <w:r>
              <w:rPr>
                <w:rFonts w:eastAsia="Arial" w:cs="Arial"/>
                <w:spacing w:val="-2"/>
                <w:position w:val="-1"/>
              </w:rPr>
              <w:t xml:space="preserve"> </w:t>
            </w:r>
            <w:r>
              <w:rPr>
                <w:rFonts w:eastAsia="Arial" w:cs="Arial"/>
                <w:spacing w:val="2"/>
                <w:position w:val="-1"/>
              </w:rPr>
              <w:t>t</w:t>
            </w:r>
            <w:r>
              <w:rPr>
                <w:rFonts w:eastAsia="Arial" w:cs="Arial"/>
                <w:position w:val="-1"/>
              </w:rPr>
              <w:t>he</w:t>
            </w:r>
            <w:r>
              <w:rPr>
                <w:rFonts w:eastAsia="Arial" w:cs="Arial"/>
                <w:spacing w:val="-2"/>
                <w:position w:val="-1"/>
              </w:rPr>
              <w:t xml:space="preserve"> </w:t>
            </w:r>
            <w:r>
              <w:rPr>
                <w:rFonts w:eastAsia="Arial" w:cs="Arial"/>
                <w:position w:val="-1"/>
              </w:rPr>
              <w:t>Un</w:t>
            </w:r>
            <w:r>
              <w:rPr>
                <w:rFonts w:eastAsia="Arial" w:cs="Arial"/>
                <w:spacing w:val="-1"/>
                <w:position w:val="-1"/>
              </w:rPr>
              <w:t>i</w:t>
            </w:r>
            <w:r>
              <w:rPr>
                <w:rFonts w:eastAsia="Arial" w:cs="Arial"/>
                <w:spacing w:val="2"/>
                <w:position w:val="-1"/>
              </w:rPr>
              <w:t>t</w:t>
            </w:r>
            <w:r>
              <w:rPr>
                <w:rFonts w:eastAsia="Arial" w:cs="Arial"/>
                <w:position w:val="-1"/>
              </w:rPr>
              <w:t>ed</w:t>
            </w:r>
            <w:r>
              <w:rPr>
                <w:rFonts w:eastAsia="Arial" w:cs="Arial"/>
                <w:spacing w:val="-7"/>
                <w:position w:val="-1"/>
              </w:rPr>
              <w:t xml:space="preserve"> </w:t>
            </w:r>
            <w:r>
              <w:rPr>
                <w:rFonts w:eastAsia="Arial" w:cs="Arial"/>
                <w:spacing w:val="-1"/>
                <w:position w:val="-1"/>
              </w:rPr>
              <w:t>S</w:t>
            </w:r>
            <w:r>
              <w:rPr>
                <w:rFonts w:eastAsia="Arial" w:cs="Arial"/>
                <w:spacing w:val="2"/>
                <w:position w:val="-1"/>
              </w:rPr>
              <w:t>t</w:t>
            </w:r>
            <w:r>
              <w:rPr>
                <w:rFonts w:eastAsia="Arial" w:cs="Arial"/>
                <w:position w:val="-1"/>
              </w:rPr>
              <w:t>a</w:t>
            </w:r>
            <w:r>
              <w:rPr>
                <w:rFonts w:eastAsia="Arial" w:cs="Arial"/>
                <w:spacing w:val="2"/>
                <w:position w:val="-1"/>
              </w:rPr>
              <w:t>t</w:t>
            </w:r>
            <w:r>
              <w:rPr>
                <w:rFonts w:eastAsia="Arial" w:cs="Arial"/>
                <w:position w:val="-1"/>
              </w:rPr>
              <w:t>es</w:t>
            </w:r>
            <w:r>
              <w:rPr>
                <w:rFonts w:eastAsia="Arial" w:cs="Arial"/>
                <w:spacing w:val="-6"/>
                <w:position w:val="-1"/>
              </w:rPr>
              <w:t xml:space="preserve"> </w:t>
            </w:r>
            <w:r>
              <w:rPr>
                <w:rFonts w:eastAsia="Arial" w:cs="Arial"/>
                <w:spacing w:val="-3"/>
                <w:position w:val="-1"/>
              </w:rPr>
              <w:t>o</w:t>
            </w:r>
            <w:r>
              <w:rPr>
                <w:rFonts w:eastAsia="Arial" w:cs="Arial"/>
                <w:position w:val="-1"/>
              </w:rPr>
              <w:t xml:space="preserve">f </w:t>
            </w:r>
            <w:r>
              <w:rPr>
                <w:rFonts w:eastAsia="Arial" w:cs="Arial"/>
                <w:spacing w:val="-1"/>
                <w:position w:val="-1"/>
              </w:rPr>
              <w:t>A</w:t>
            </w:r>
            <w:r>
              <w:rPr>
                <w:rFonts w:eastAsia="Arial" w:cs="Arial"/>
                <w:spacing w:val="2"/>
                <w:position w:val="-1"/>
              </w:rPr>
              <w:t>m</w:t>
            </w:r>
            <w:r>
              <w:rPr>
                <w:rFonts w:eastAsia="Arial" w:cs="Arial"/>
                <w:position w:val="-1"/>
              </w:rPr>
              <w:t>erica</w:t>
            </w:r>
          </w:p>
          <w:p w14:paraId="23D4B54B" w14:textId="77777777" w:rsidR="00643A97" w:rsidRDefault="00643A97" w:rsidP="00643A97">
            <w:pPr>
              <w:spacing w:before="7" w:after="0" w:line="120" w:lineRule="exact"/>
              <w:rPr>
                <w:sz w:val="12"/>
                <w:szCs w:val="12"/>
              </w:rPr>
            </w:pPr>
          </w:p>
          <w:p w14:paraId="323BC44E" w14:textId="77777777" w:rsidR="00643A97" w:rsidRDefault="00643A97" w:rsidP="00643A97">
            <w:pPr>
              <w:spacing w:after="0" w:line="240" w:lineRule="auto"/>
              <w:ind w:left="100" w:right="-20"/>
              <w:rPr>
                <w:rFonts w:eastAsia="Arial" w:cs="Arial"/>
              </w:rPr>
            </w:pPr>
            <w:r>
              <w:rPr>
                <w:rFonts w:eastAsia="Arial" w:cs="Arial"/>
                <w:u w:val="single" w:color="000000"/>
              </w:rPr>
              <w:lastRenderedPageBreak/>
              <w:t>Re</w:t>
            </w:r>
            <w:r>
              <w:rPr>
                <w:rFonts w:eastAsia="Arial" w:cs="Arial"/>
                <w:spacing w:val="2"/>
                <w:u w:val="single" w:color="000000"/>
              </w:rPr>
              <w:t>m</w:t>
            </w:r>
            <w:r>
              <w:rPr>
                <w:rFonts w:eastAsia="Arial" w:cs="Arial"/>
                <w:u w:val="single" w:color="000000"/>
              </w:rPr>
              <w:t>ar</w:t>
            </w:r>
            <w:r>
              <w:rPr>
                <w:rFonts w:eastAsia="Arial" w:cs="Arial"/>
                <w:spacing w:val="2"/>
                <w:u w:val="single" w:color="000000"/>
              </w:rPr>
              <w:t>k</w:t>
            </w:r>
            <w:r>
              <w:rPr>
                <w:rFonts w:eastAsia="Arial" w:cs="Arial"/>
                <w:spacing w:val="1"/>
                <w:u w:val="single" w:color="000000"/>
              </w:rPr>
              <w:t>s</w:t>
            </w:r>
            <w:r>
              <w:rPr>
                <w:rFonts w:eastAsia="Arial" w:cs="Arial"/>
                <w:u w:val="single" w:color="000000"/>
              </w:rPr>
              <w:t>:</w:t>
            </w:r>
          </w:p>
          <w:p w14:paraId="39E6B7CF" w14:textId="77777777" w:rsidR="00643A97" w:rsidRDefault="00643A97" w:rsidP="00643A97">
            <w:pPr>
              <w:spacing w:before="1" w:after="0" w:line="240" w:lineRule="auto"/>
              <w:ind w:left="100" w:right="-20"/>
              <w:rPr>
                <w:rFonts w:eastAsia="Arial" w:cs="Arial"/>
              </w:rPr>
            </w:pPr>
            <w:r>
              <w:rPr>
                <w:rFonts w:ascii="Symbol" w:eastAsia="Symbol" w:hAnsi="Symbol" w:cs="Symbol"/>
              </w:rPr>
              <w:t></w:t>
            </w:r>
            <w:r>
              <w:rPr>
                <w:rFonts w:ascii="Times New Roman" w:eastAsia="Times New Roman" w:hAnsi="Times New Roman"/>
              </w:rPr>
              <w:t xml:space="preserve"> </w:t>
            </w:r>
            <w:r>
              <w:rPr>
                <w:rFonts w:ascii="Times New Roman" w:eastAsia="Times New Roman" w:hAnsi="Times New Roman"/>
                <w:spacing w:val="47"/>
              </w:rPr>
              <w:t xml:space="preserve"> </w:t>
            </w:r>
            <w:r>
              <w:rPr>
                <w:rFonts w:eastAsia="Arial" w:cs="Arial"/>
                <w:spacing w:val="-2"/>
              </w:rPr>
              <w:t>T</w:t>
            </w:r>
            <w:r>
              <w:rPr>
                <w:rFonts w:eastAsia="Arial" w:cs="Arial"/>
                <w:spacing w:val="2"/>
              </w:rPr>
              <w:t>h</w:t>
            </w:r>
            <w:r>
              <w:rPr>
                <w:rFonts w:eastAsia="Arial" w:cs="Arial"/>
              </w:rPr>
              <w:t>e</w:t>
            </w:r>
            <w:r>
              <w:rPr>
                <w:rFonts w:eastAsia="Arial" w:cs="Arial"/>
                <w:spacing w:val="-2"/>
              </w:rPr>
              <w:t xml:space="preserve"> </w:t>
            </w:r>
            <w:r>
              <w:rPr>
                <w:rFonts w:eastAsia="Arial" w:cs="Arial"/>
              </w:rPr>
              <w:t>at</w:t>
            </w:r>
            <w:r>
              <w:rPr>
                <w:rFonts w:eastAsia="Arial" w:cs="Arial"/>
                <w:spacing w:val="1"/>
              </w:rPr>
              <w:t>tri</w:t>
            </w:r>
            <w:r>
              <w:rPr>
                <w:rFonts w:eastAsia="Arial" w:cs="Arial"/>
              </w:rPr>
              <w:t>b</w:t>
            </w:r>
            <w:r>
              <w:rPr>
                <w:rFonts w:eastAsia="Arial" w:cs="Arial"/>
                <w:spacing w:val="-1"/>
              </w:rPr>
              <w:t>u</w:t>
            </w:r>
            <w:r>
              <w:rPr>
                <w:rFonts w:eastAsia="Arial" w:cs="Arial"/>
                <w:spacing w:val="2"/>
              </w:rPr>
              <w:t>t</w:t>
            </w:r>
            <w:r>
              <w:rPr>
                <w:rFonts w:eastAsia="Arial" w:cs="Arial"/>
              </w:rPr>
              <w:t>e</w:t>
            </w:r>
            <w:r>
              <w:rPr>
                <w:rFonts w:eastAsia="Arial" w:cs="Arial"/>
                <w:spacing w:val="-8"/>
              </w:rPr>
              <w:t xml:space="preserve"> </w:t>
            </w:r>
            <w:r>
              <w:rPr>
                <w:rFonts w:eastAsia="Arial" w:cs="Arial"/>
                <w:spacing w:val="1"/>
              </w:rPr>
              <w:t>“</w:t>
            </w:r>
            <w:r>
              <w:rPr>
                <w:rFonts w:eastAsia="Arial" w:cs="Arial"/>
              </w:rPr>
              <w:t>n</w:t>
            </w:r>
            <w:r>
              <w:rPr>
                <w:rFonts w:eastAsia="Arial" w:cs="Arial"/>
                <w:spacing w:val="-1"/>
              </w:rPr>
              <w:t>a</w:t>
            </w:r>
            <w:r>
              <w:rPr>
                <w:rFonts w:eastAsia="Arial" w:cs="Arial"/>
              </w:rPr>
              <w:t>t</w:t>
            </w:r>
            <w:r>
              <w:rPr>
                <w:rFonts w:eastAsia="Arial" w:cs="Arial"/>
                <w:spacing w:val="1"/>
              </w:rPr>
              <w:t>i</w:t>
            </w:r>
            <w:r>
              <w:rPr>
                <w:rFonts w:eastAsia="Arial" w:cs="Arial"/>
              </w:rPr>
              <w:t>o</w:t>
            </w:r>
            <w:r>
              <w:rPr>
                <w:rFonts w:eastAsia="Arial" w:cs="Arial"/>
                <w:spacing w:val="-1"/>
              </w:rPr>
              <w:t>n</w:t>
            </w:r>
            <w:r>
              <w:rPr>
                <w:rFonts w:eastAsia="Arial" w:cs="Arial"/>
              </w:rPr>
              <w:t>a</w:t>
            </w:r>
            <w:r>
              <w:rPr>
                <w:rFonts w:eastAsia="Arial" w:cs="Arial"/>
                <w:spacing w:val="4"/>
              </w:rPr>
              <w:t>l</w:t>
            </w:r>
            <w:r>
              <w:rPr>
                <w:rFonts w:eastAsia="Arial" w:cs="Arial"/>
                <w:spacing w:val="-1"/>
              </w:rPr>
              <w:t>i</w:t>
            </w:r>
            <w:r>
              <w:rPr>
                <w:rFonts w:eastAsia="Arial" w:cs="Arial"/>
                <w:spacing w:val="2"/>
              </w:rPr>
              <w:t>t</w:t>
            </w:r>
            <w:r>
              <w:rPr>
                <w:rFonts w:eastAsia="Arial" w:cs="Arial"/>
                <w:spacing w:val="-1"/>
              </w:rPr>
              <w:t>y</w:t>
            </w:r>
            <w:r>
              <w:rPr>
                <w:rFonts w:eastAsia="Arial" w:cs="Arial"/>
              </w:rPr>
              <w:t>”</w:t>
            </w:r>
            <w:r>
              <w:rPr>
                <w:rFonts w:eastAsia="Arial" w:cs="Arial"/>
                <w:spacing w:val="-10"/>
              </w:rPr>
              <w:t xml:space="preserve"> </w:t>
            </w:r>
            <w:r>
              <w:rPr>
                <w:rFonts w:eastAsia="Arial" w:cs="Arial"/>
                <w:spacing w:val="1"/>
              </w:rPr>
              <w:t>i</w:t>
            </w:r>
            <w:r>
              <w:rPr>
                <w:rFonts w:eastAsia="Arial" w:cs="Arial"/>
              </w:rPr>
              <w:t>n</w:t>
            </w:r>
            <w:r>
              <w:rPr>
                <w:rFonts w:eastAsia="Arial" w:cs="Arial"/>
                <w:spacing w:val="-1"/>
              </w:rPr>
              <w:t>d</w:t>
            </w:r>
            <w:r>
              <w:rPr>
                <w:rFonts w:eastAsia="Arial" w:cs="Arial"/>
                <w:spacing w:val="1"/>
              </w:rPr>
              <w:t>ic</w:t>
            </w:r>
            <w:r>
              <w:rPr>
                <w:rFonts w:eastAsia="Arial" w:cs="Arial"/>
              </w:rPr>
              <w:t>a</w:t>
            </w:r>
            <w:r>
              <w:rPr>
                <w:rFonts w:eastAsia="Arial" w:cs="Arial"/>
                <w:spacing w:val="2"/>
              </w:rPr>
              <w:t>t</w:t>
            </w:r>
            <w:r>
              <w:rPr>
                <w:rFonts w:eastAsia="Arial" w:cs="Arial"/>
              </w:rPr>
              <w:t>es</w:t>
            </w:r>
            <w:r>
              <w:rPr>
                <w:rFonts w:eastAsia="Arial" w:cs="Arial"/>
                <w:spacing w:val="-10"/>
              </w:rPr>
              <w:t xml:space="preserve"> </w:t>
            </w:r>
            <w:r>
              <w:rPr>
                <w:rFonts w:eastAsia="Arial" w:cs="Arial"/>
                <w:spacing w:val="2"/>
              </w:rPr>
              <w:t>t</w:t>
            </w:r>
            <w:r>
              <w:rPr>
                <w:rFonts w:eastAsia="Arial" w:cs="Arial"/>
              </w:rPr>
              <w:t>he</w:t>
            </w:r>
            <w:r>
              <w:rPr>
                <w:rFonts w:eastAsia="Arial" w:cs="Arial"/>
                <w:spacing w:val="-2"/>
              </w:rPr>
              <w:t xml:space="preserve"> </w:t>
            </w:r>
            <w:r>
              <w:rPr>
                <w:rFonts w:eastAsia="Arial" w:cs="Arial"/>
              </w:rPr>
              <w:t>n</w:t>
            </w:r>
            <w:r>
              <w:rPr>
                <w:rFonts w:eastAsia="Arial" w:cs="Arial"/>
                <w:spacing w:val="-1"/>
              </w:rPr>
              <w:t>a</w:t>
            </w:r>
            <w:r>
              <w:rPr>
                <w:rFonts w:eastAsia="Arial" w:cs="Arial"/>
                <w:spacing w:val="2"/>
              </w:rPr>
              <w:t>t</w:t>
            </w:r>
            <w:r>
              <w:rPr>
                <w:rFonts w:eastAsia="Arial" w:cs="Arial"/>
                <w:spacing w:val="1"/>
              </w:rPr>
              <w:t>i</w:t>
            </w:r>
            <w:r>
              <w:rPr>
                <w:rFonts w:eastAsia="Arial" w:cs="Arial"/>
              </w:rPr>
              <w:t>o</w:t>
            </w:r>
            <w:r>
              <w:rPr>
                <w:rFonts w:eastAsia="Arial" w:cs="Arial"/>
                <w:spacing w:val="-1"/>
              </w:rPr>
              <w:t>n</w:t>
            </w:r>
            <w:r>
              <w:rPr>
                <w:rFonts w:eastAsia="Arial" w:cs="Arial"/>
              </w:rPr>
              <w:t>a</w:t>
            </w:r>
            <w:r>
              <w:rPr>
                <w:rFonts w:eastAsia="Arial" w:cs="Arial"/>
                <w:spacing w:val="1"/>
              </w:rPr>
              <w:t>l</w:t>
            </w:r>
            <w:r>
              <w:rPr>
                <w:rFonts w:eastAsia="Arial" w:cs="Arial"/>
                <w:spacing w:val="-1"/>
              </w:rPr>
              <w:t>i</w:t>
            </w:r>
            <w:r>
              <w:rPr>
                <w:rFonts w:eastAsia="Arial" w:cs="Arial"/>
                <w:spacing w:val="2"/>
              </w:rPr>
              <w:t>t</w:t>
            </w:r>
            <w:r>
              <w:rPr>
                <w:rFonts w:eastAsia="Arial" w:cs="Arial"/>
              </w:rPr>
              <w:t>y</w:t>
            </w:r>
            <w:r>
              <w:rPr>
                <w:rFonts w:eastAsia="Arial" w:cs="Arial"/>
                <w:spacing w:val="-8"/>
              </w:rPr>
              <w:t xml:space="preserve"> </w:t>
            </w:r>
            <w:r>
              <w:rPr>
                <w:rFonts w:eastAsia="Arial" w:cs="Arial"/>
                <w:spacing w:val="-3"/>
              </w:rPr>
              <w:t>o</w:t>
            </w:r>
            <w:r>
              <w:rPr>
                <w:rFonts w:eastAsia="Arial" w:cs="Arial"/>
              </w:rPr>
              <w:t>f</w:t>
            </w:r>
            <w:r>
              <w:rPr>
                <w:rFonts w:eastAsia="Arial" w:cs="Arial"/>
                <w:spacing w:val="-2"/>
              </w:rPr>
              <w:t xml:space="preserve"> </w:t>
            </w:r>
            <w:r>
              <w:rPr>
                <w:rFonts w:eastAsia="Arial" w:cs="Arial"/>
                <w:spacing w:val="2"/>
              </w:rPr>
              <w:t>t</w:t>
            </w:r>
            <w:r>
              <w:rPr>
                <w:rFonts w:eastAsia="Arial" w:cs="Arial"/>
              </w:rPr>
              <w:t>he</w:t>
            </w:r>
            <w:r>
              <w:rPr>
                <w:rFonts w:eastAsia="Arial" w:cs="Arial"/>
                <w:spacing w:val="-2"/>
              </w:rPr>
              <w:t xml:space="preserve"> </w:t>
            </w:r>
            <w:r>
              <w:rPr>
                <w:rFonts w:eastAsia="Arial" w:cs="Arial"/>
                <w:spacing w:val="1"/>
              </w:rPr>
              <w:t>s</w:t>
            </w:r>
            <w:r>
              <w:rPr>
                <w:rFonts w:eastAsia="Arial" w:cs="Arial"/>
              </w:rPr>
              <w:t>p</w:t>
            </w:r>
            <w:r>
              <w:rPr>
                <w:rFonts w:eastAsia="Arial" w:cs="Arial"/>
                <w:spacing w:val="-1"/>
              </w:rPr>
              <w:t>e</w:t>
            </w:r>
            <w:r>
              <w:rPr>
                <w:rFonts w:eastAsia="Arial" w:cs="Arial"/>
                <w:spacing w:val="1"/>
              </w:rPr>
              <w:t>c</w:t>
            </w:r>
            <w:r>
              <w:rPr>
                <w:rFonts w:eastAsia="Arial" w:cs="Arial"/>
                <w:spacing w:val="-1"/>
              </w:rPr>
              <w:t>i</w:t>
            </w:r>
            <w:r>
              <w:rPr>
                <w:rFonts w:eastAsia="Arial" w:cs="Arial"/>
                <w:spacing w:val="2"/>
              </w:rPr>
              <w:t>f</w:t>
            </w:r>
            <w:r>
              <w:rPr>
                <w:rFonts w:eastAsia="Arial" w:cs="Arial"/>
                <w:spacing w:val="-1"/>
              </w:rPr>
              <w:t>i</w:t>
            </w:r>
            <w:r>
              <w:rPr>
                <w:rFonts w:eastAsia="Arial" w:cs="Arial"/>
              </w:rPr>
              <w:t>c</w:t>
            </w:r>
            <w:r>
              <w:rPr>
                <w:rFonts w:eastAsia="Arial" w:cs="Arial"/>
                <w:spacing w:val="-6"/>
              </w:rPr>
              <w:t xml:space="preserve"> </w:t>
            </w:r>
            <w:r>
              <w:rPr>
                <w:rFonts w:eastAsia="Arial" w:cs="Arial"/>
                <w:spacing w:val="2"/>
              </w:rPr>
              <w:t>f</w:t>
            </w:r>
            <w:r>
              <w:rPr>
                <w:rFonts w:eastAsia="Arial" w:cs="Arial"/>
              </w:rPr>
              <w:t>e</w:t>
            </w:r>
            <w:r>
              <w:rPr>
                <w:rFonts w:eastAsia="Arial" w:cs="Arial"/>
                <w:spacing w:val="-1"/>
              </w:rPr>
              <w:t>a</w:t>
            </w:r>
            <w:r>
              <w:rPr>
                <w:rFonts w:eastAsia="Arial" w:cs="Arial"/>
                <w:spacing w:val="2"/>
              </w:rPr>
              <w:t>t</w:t>
            </w:r>
            <w:r>
              <w:rPr>
                <w:rFonts w:eastAsia="Arial" w:cs="Arial"/>
              </w:rPr>
              <w:t>ur</w:t>
            </w:r>
            <w:r>
              <w:rPr>
                <w:rFonts w:eastAsia="Arial" w:cs="Arial"/>
                <w:spacing w:val="-2"/>
              </w:rPr>
              <w:t>e</w:t>
            </w:r>
            <w:r>
              <w:rPr>
                <w:rFonts w:eastAsia="Arial" w:cs="Arial"/>
              </w:rPr>
              <w:t>.</w:t>
            </w:r>
          </w:p>
          <w:p w14:paraId="1650FA7D" w14:textId="7DC62225" w:rsidR="00B131AF" w:rsidRPr="00643A97" w:rsidRDefault="00643A97" w:rsidP="00643A97">
            <w:pPr>
              <w:spacing w:before="14" w:after="0" w:line="230" w:lineRule="exact"/>
              <w:ind w:left="338" w:right="55" w:hanging="238"/>
              <w:rPr>
                <w:rFonts w:eastAsia="Arial" w:cs="Arial"/>
              </w:rPr>
            </w:pPr>
            <w:r>
              <w:rPr>
                <w:rFonts w:ascii="Symbol" w:eastAsia="Symbol" w:hAnsi="Symbol" w:cs="Symbol"/>
              </w:rPr>
              <w:t></w:t>
            </w:r>
            <w:r>
              <w:rPr>
                <w:rFonts w:ascii="Times New Roman" w:eastAsia="Times New Roman" w:hAnsi="Times New Roman"/>
              </w:rPr>
              <w:t xml:space="preserve"> </w:t>
            </w:r>
            <w:r>
              <w:rPr>
                <w:rFonts w:ascii="Times New Roman" w:eastAsia="Times New Roman" w:hAnsi="Times New Roman"/>
                <w:spacing w:val="47"/>
              </w:rPr>
              <w:t xml:space="preserve"> </w:t>
            </w:r>
            <w:r>
              <w:rPr>
                <w:rFonts w:eastAsia="Arial" w:cs="Arial"/>
                <w:spacing w:val="6"/>
              </w:rPr>
              <w:t>W</w:t>
            </w:r>
            <w:r>
              <w:rPr>
                <w:rFonts w:eastAsia="Arial" w:cs="Arial"/>
                <w:spacing w:val="-3"/>
              </w:rPr>
              <w:t>h</w:t>
            </w:r>
            <w:r>
              <w:rPr>
                <w:rFonts w:eastAsia="Arial" w:cs="Arial"/>
              </w:rPr>
              <w:t>ere</w:t>
            </w:r>
            <w:r>
              <w:rPr>
                <w:rFonts w:eastAsia="Arial" w:cs="Arial"/>
                <w:spacing w:val="1"/>
              </w:rPr>
              <w:t xml:space="preserve"> </w:t>
            </w:r>
            <w:r>
              <w:rPr>
                <w:rFonts w:eastAsia="Arial" w:cs="Arial"/>
                <w:spacing w:val="-1"/>
              </w:rPr>
              <w:t>i</w:t>
            </w:r>
            <w:r>
              <w:rPr>
                <w:rFonts w:eastAsia="Arial" w:cs="Arial"/>
              </w:rPr>
              <w:t>t</w:t>
            </w:r>
            <w:r>
              <w:rPr>
                <w:rFonts w:eastAsia="Arial" w:cs="Arial"/>
                <w:spacing w:val="8"/>
              </w:rPr>
              <w:t xml:space="preserve"> </w:t>
            </w:r>
            <w:r>
              <w:rPr>
                <w:rFonts w:eastAsia="Arial" w:cs="Arial"/>
                <w:spacing w:val="-1"/>
              </w:rPr>
              <w:t>i</w:t>
            </w:r>
            <w:r>
              <w:rPr>
                <w:rFonts w:eastAsia="Arial" w:cs="Arial"/>
              </w:rPr>
              <w:t>s</w:t>
            </w:r>
            <w:r>
              <w:rPr>
                <w:rFonts w:eastAsia="Arial" w:cs="Arial"/>
                <w:spacing w:val="7"/>
              </w:rPr>
              <w:t xml:space="preserve"> </w:t>
            </w:r>
            <w:r>
              <w:rPr>
                <w:rFonts w:eastAsia="Arial" w:cs="Arial"/>
                <w:spacing w:val="1"/>
              </w:rPr>
              <w:t>r</w:t>
            </w:r>
            <w:r>
              <w:rPr>
                <w:rFonts w:eastAsia="Arial" w:cs="Arial"/>
              </w:rPr>
              <w:t>e</w:t>
            </w:r>
            <w:r>
              <w:rPr>
                <w:rFonts w:eastAsia="Arial" w:cs="Arial"/>
                <w:spacing w:val="-1"/>
              </w:rPr>
              <w:t>q</w:t>
            </w:r>
            <w:r>
              <w:rPr>
                <w:rFonts w:eastAsia="Arial" w:cs="Arial"/>
              </w:rPr>
              <w:t>u</w:t>
            </w:r>
            <w:r>
              <w:rPr>
                <w:rFonts w:eastAsia="Arial" w:cs="Arial"/>
                <w:spacing w:val="1"/>
              </w:rPr>
              <w:t>ir</w:t>
            </w:r>
            <w:r>
              <w:rPr>
                <w:rFonts w:eastAsia="Arial" w:cs="Arial"/>
              </w:rPr>
              <w:t>ed</w:t>
            </w:r>
            <w:r>
              <w:rPr>
                <w:rFonts w:eastAsia="Arial" w:cs="Arial"/>
                <w:spacing w:val="-1"/>
              </w:rPr>
              <w:t xml:space="preserve"> </w:t>
            </w:r>
            <w:r>
              <w:rPr>
                <w:rFonts w:eastAsia="Arial" w:cs="Arial"/>
                <w:spacing w:val="2"/>
              </w:rPr>
              <w:t>t</w:t>
            </w:r>
            <w:r>
              <w:rPr>
                <w:rFonts w:eastAsia="Arial" w:cs="Arial"/>
              </w:rPr>
              <w:t>o</w:t>
            </w:r>
            <w:r>
              <w:rPr>
                <w:rFonts w:eastAsia="Arial" w:cs="Arial"/>
                <w:spacing w:val="4"/>
              </w:rPr>
              <w:t xml:space="preserve"> </w:t>
            </w:r>
            <w:r>
              <w:rPr>
                <w:rFonts w:eastAsia="Arial" w:cs="Arial"/>
              </w:rPr>
              <w:t>e</w:t>
            </w:r>
            <w:r>
              <w:rPr>
                <w:rFonts w:eastAsia="Arial" w:cs="Arial"/>
                <w:spacing w:val="-1"/>
              </w:rPr>
              <w:t>n</w:t>
            </w:r>
            <w:r>
              <w:rPr>
                <w:rFonts w:eastAsia="Arial" w:cs="Arial"/>
                <w:spacing w:val="1"/>
              </w:rPr>
              <w:t>c</w:t>
            </w:r>
            <w:r>
              <w:rPr>
                <w:rFonts w:eastAsia="Arial" w:cs="Arial"/>
              </w:rPr>
              <w:t>o</w:t>
            </w:r>
            <w:r>
              <w:rPr>
                <w:rFonts w:eastAsia="Arial" w:cs="Arial"/>
                <w:spacing w:val="-1"/>
              </w:rPr>
              <w:t>d</w:t>
            </w:r>
            <w:r>
              <w:rPr>
                <w:rFonts w:eastAsia="Arial" w:cs="Arial"/>
              </w:rPr>
              <w:t>e</w:t>
            </w:r>
            <w:r>
              <w:rPr>
                <w:rFonts w:eastAsia="Arial" w:cs="Arial"/>
                <w:spacing w:val="-1"/>
              </w:rPr>
              <w:t xml:space="preserve"> </w:t>
            </w:r>
            <w:r>
              <w:rPr>
                <w:rFonts w:eastAsia="Arial" w:cs="Arial"/>
                <w:spacing w:val="2"/>
              </w:rPr>
              <w:t>m</w:t>
            </w:r>
            <w:r>
              <w:rPr>
                <w:rFonts w:eastAsia="Arial" w:cs="Arial"/>
              </w:rPr>
              <w:t>u</w:t>
            </w:r>
            <w:r>
              <w:rPr>
                <w:rFonts w:eastAsia="Arial" w:cs="Arial"/>
                <w:spacing w:val="1"/>
              </w:rPr>
              <w:t>l</w:t>
            </w:r>
            <w:r>
              <w:rPr>
                <w:rFonts w:eastAsia="Arial" w:cs="Arial"/>
                <w:spacing w:val="2"/>
              </w:rPr>
              <w:t>t</w:t>
            </w:r>
            <w:r>
              <w:rPr>
                <w:rFonts w:eastAsia="Arial" w:cs="Arial"/>
                <w:spacing w:val="1"/>
              </w:rPr>
              <w:t>i</w:t>
            </w:r>
            <w:r>
              <w:rPr>
                <w:rFonts w:eastAsia="Arial" w:cs="Arial"/>
              </w:rPr>
              <w:t>p</w:t>
            </w:r>
            <w:r>
              <w:rPr>
                <w:rFonts w:eastAsia="Arial" w:cs="Arial"/>
                <w:spacing w:val="1"/>
              </w:rPr>
              <w:t>l</w:t>
            </w:r>
            <w:r>
              <w:rPr>
                <w:rFonts w:eastAsia="Arial" w:cs="Arial"/>
              </w:rPr>
              <w:t>e</w:t>
            </w:r>
            <w:r>
              <w:rPr>
                <w:rFonts w:eastAsia="Arial" w:cs="Arial"/>
                <w:spacing w:val="-1"/>
              </w:rPr>
              <w:t xml:space="preserve"> </w:t>
            </w:r>
            <w:r>
              <w:rPr>
                <w:rFonts w:eastAsia="Arial" w:cs="Arial"/>
              </w:rPr>
              <w:t>n</w:t>
            </w:r>
            <w:r>
              <w:rPr>
                <w:rFonts w:eastAsia="Arial" w:cs="Arial"/>
                <w:spacing w:val="-1"/>
              </w:rPr>
              <w:t>a</w:t>
            </w:r>
            <w:r>
              <w:rPr>
                <w:rFonts w:eastAsia="Arial" w:cs="Arial"/>
              </w:rPr>
              <w:t>t</w:t>
            </w:r>
            <w:r>
              <w:rPr>
                <w:rFonts w:eastAsia="Arial" w:cs="Arial"/>
                <w:spacing w:val="1"/>
              </w:rPr>
              <w:t>i</w:t>
            </w:r>
            <w:r>
              <w:rPr>
                <w:rFonts w:eastAsia="Arial" w:cs="Arial"/>
              </w:rPr>
              <w:t>o</w:t>
            </w:r>
            <w:r>
              <w:rPr>
                <w:rFonts w:eastAsia="Arial" w:cs="Arial"/>
                <w:spacing w:val="-1"/>
              </w:rPr>
              <w:t>n</w:t>
            </w:r>
            <w:r>
              <w:rPr>
                <w:rFonts w:eastAsia="Arial" w:cs="Arial"/>
              </w:rPr>
              <w:t>a</w:t>
            </w:r>
            <w:r>
              <w:rPr>
                <w:rFonts w:eastAsia="Arial" w:cs="Arial"/>
                <w:spacing w:val="1"/>
              </w:rPr>
              <w:t>li</w:t>
            </w:r>
            <w:r>
              <w:rPr>
                <w:rFonts w:eastAsia="Arial" w:cs="Arial"/>
              </w:rPr>
              <w:t>t</w:t>
            </w:r>
            <w:r>
              <w:rPr>
                <w:rFonts w:eastAsia="Arial" w:cs="Arial"/>
                <w:spacing w:val="1"/>
              </w:rPr>
              <w:t>i</w:t>
            </w:r>
            <w:r>
              <w:rPr>
                <w:rFonts w:eastAsia="Arial" w:cs="Arial"/>
              </w:rPr>
              <w:t>es</w:t>
            </w:r>
            <w:r>
              <w:rPr>
                <w:rFonts w:eastAsia="Arial" w:cs="Arial"/>
                <w:spacing w:val="-4"/>
              </w:rPr>
              <w:t xml:space="preserve"> </w:t>
            </w:r>
            <w:r>
              <w:rPr>
                <w:rFonts w:eastAsia="Arial" w:cs="Arial"/>
                <w:spacing w:val="1"/>
              </w:rPr>
              <w:t>r</w:t>
            </w:r>
            <w:r>
              <w:rPr>
                <w:rFonts w:eastAsia="Arial" w:cs="Arial"/>
                <w:spacing w:val="-3"/>
              </w:rPr>
              <w:t>e</w:t>
            </w:r>
            <w:r>
              <w:rPr>
                <w:rFonts w:eastAsia="Arial" w:cs="Arial"/>
                <w:spacing w:val="1"/>
              </w:rPr>
              <w:t>l</w:t>
            </w:r>
            <w:r>
              <w:rPr>
                <w:rFonts w:eastAsia="Arial" w:cs="Arial"/>
                <w:spacing w:val="-3"/>
              </w:rPr>
              <w:t>e</w:t>
            </w:r>
            <w:r>
              <w:rPr>
                <w:rFonts w:eastAsia="Arial" w:cs="Arial"/>
                <w:spacing w:val="6"/>
              </w:rPr>
              <w:t>v</w:t>
            </w:r>
            <w:r>
              <w:rPr>
                <w:rFonts w:eastAsia="Arial" w:cs="Arial"/>
              </w:rPr>
              <w:t>a</w:t>
            </w:r>
            <w:r>
              <w:rPr>
                <w:rFonts w:eastAsia="Arial" w:cs="Arial"/>
                <w:spacing w:val="-3"/>
              </w:rPr>
              <w:t>n</w:t>
            </w:r>
            <w:r>
              <w:rPr>
                <w:rFonts w:eastAsia="Arial" w:cs="Arial"/>
              </w:rPr>
              <w:t>t</w:t>
            </w:r>
            <w:r>
              <w:rPr>
                <w:rFonts w:eastAsia="Arial" w:cs="Arial"/>
                <w:spacing w:val="-1"/>
              </w:rPr>
              <w:t xml:space="preserve"> </w:t>
            </w:r>
            <w:r>
              <w:rPr>
                <w:rFonts w:eastAsia="Arial" w:cs="Arial"/>
                <w:spacing w:val="2"/>
              </w:rPr>
              <w:t>t</w:t>
            </w:r>
            <w:r>
              <w:rPr>
                <w:rFonts w:eastAsia="Arial" w:cs="Arial"/>
              </w:rPr>
              <w:t>o</w:t>
            </w:r>
            <w:r>
              <w:rPr>
                <w:rFonts w:eastAsia="Arial" w:cs="Arial"/>
                <w:spacing w:val="4"/>
              </w:rPr>
              <w:t xml:space="preserve"> </w:t>
            </w:r>
            <w:r>
              <w:rPr>
                <w:rFonts w:eastAsia="Arial" w:cs="Arial"/>
              </w:rPr>
              <w:t>a</w:t>
            </w:r>
            <w:r>
              <w:rPr>
                <w:rFonts w:eastAsia="Arial" w:cs="Arial"/>
                <w:spacing w:val="5"/>
              </w:rPr>
              <w:t xml:space="preserve"> </w:t>
            </w:r>
            <w:r>
              <w:rPr>
                <w:rFonts w:eastAsia="Arial" w:cs="Arial"/>
                <w:spacing w:val="1"/>
              </w:rPr>
              <w:t>si</w:t>
            </w:r>
            <w:r>
              <w:rPr>
                <w:rFonts w:eastAsia="Arial" w:cs="Arial"/>
              </w:rPr>
              <w:t>n</w:t>
            </w:r>
            <w:r>
              <w:rPr>
                <w:rFonts w:eastAsia="Arial" w:cs="Arial"/>
                <w:spacing w:val="-1"/>
              </w:rPr>
              <w:t>g</w:t>
            </w:r>
            <w:r>
              <w:rPr>
                <w:rFonts w:eastAsia="Arial" w:cs="Arial"/>
                <w:spacing w:val="1"/>
              </w:rPr>
              <w:t>l</w:t>
            </w:r>
            <w:r>
              <w:rPr>
                <w:rFonts w:eastAsia="Arial" w:cs="Arial"/>
              </w:rPr>
              <w:t>e</w:t>
            </w:r>
            <w:r>
              <w:rPr>
                <w:rFonts w:eastAsia="Arial" w:cs="Arial"/>
                <w:spacing w:val="1"/>
              </w:rPr>
              <w:t xml:space="preserve"> </w:t>
            </w:r>
            <w:r>
              <w:rPr>
                <w:rFonts w:eastAsia="Arial" w:cs="Arial"/>
                <w:spacing w:val="2"/>
              </w:rPr>
              <w:t>f</w:t>
            </w:r>
            <w:r>
              <w:rPr>
                <w:rFonts w:eastAsia="Arial" w:cs="Arial"/>
              </w:rPr>
              <w:t>e</w:t>
            </w:r>
            <w:r>
              <w:rPr>
                <w:rFonts w:eastAsia="Arial" w:cs="Arial"/>
                <w:spacing w:val="-1"/>
              </w:rPr>
              <w:t>a</w:t>
            </w:r>
            <w:r>
              <w:rPr>
                <w:rFonts w:eastAsia="Arial" w:cs="Arial"/>
                <w:spacing w:val="2"/>
              </w:rPr>
              <w:t>t</w:t>
            </w:r>
            <w:r>
              <w:rPr>
                <w:rFonts w:eastAsia="Arial" w:cs="Arial"/>
              </w:rPr>
              <w:t>ure</w:t>
            </w:r>
            <w:r>
              <w:rPr>
                <w:rFonts w:eastAsia="Arial" w:cs="Arial"/>
                <w:spacing w:val="1"/>
              </w:rPr>
              <w:t xml:space="preserve"> </w:t>
            </w:r>
            <w:r>
              <w:rPr>
                <w:rFonts w:eastAsia="Arial" w:cs="Arial"/>
                <w:spacing w:val="10"/>
              </w:rPr>
              <w:t>(</w:t>
            </w:r>
            <w:r>
              <w:rPr>
                <w:rFonts w:eastAsia="Arial" w:cs="Arial"/>
              </w:rPr>
              <w:t>for</w:t>
            </w:r>
            <w:r>
              <w:rPr>
                <w:rFonts w:eastAsia="Arial" w:cs="Arial"/>
                <w:spacing w:val="4"/>
              </w:rPr>
              <w:t xml:space="preserve"> </w:t>
            </w:r>
            <w:r>
              <w:rPr>
                <w:rFonts w:eastAsia="Arial" w:cs="Arial"/>
              </w:rPr>
              <w:t>e</w:t>
            </w:r>
            <w:r>
              <w:rPr>
                <w:rFonts w:eastAsia="Arial" w:cs="Arial"/>
                <w:spacing w:val="-2"/>
              </w:rPr>
              <w:t>x</w:t>
            </w:r>
            <w:r>
              <w:rPr>
                <w:rFonts w:eastAsia="Arial" w:cs="Arial"/>
              </w:rPr>
              <w:t>a</w:t>
            </w:r>
            <w:r>
              <w:rPr>
                <w:rFonts w:eastAsia="Arial" w:cs="Arial"/>
                <w:spacing w:val="2"/>
              </w:rPr>
              <w:t>m</w:t>
            </w:r>
            <w:r>
              <w:rPr>
                <w:rFonts w:eastAsia="Arial" w:cs="Arial"/>
              </w:rPr>
              <w:t>p</w:t>
            </w:r>
            <w:r>
              <w:rPr>
                <w:rFonts w:eastAsia="Arial" w:cs="Arial"/>
                <w:spacing w:val="1"/>
              </w:rPr>
              <w:t>l</w:t>
            </w:r>
            <w:r>
              <w:rPr>
                <w:rFonts w:eastAsia="Arial" w:cs="Arial"/>
              </w:rPr>
              <w:t>e,</w:t>
            </w:r>
            <w:r>
              <w:rPr>
                <w:rFonts w:eastAsia="Arial" w:cs="Arial"/>
                <w:spacing w:val="1"/>
              </w:rPr>
              <w:t xml:space="preserve"> </w:t>
            </w:r>
            <w:r>
              <w:rPr>
                <w:rFonts w:eastAsia="Arial" w:cs="Arial"/>
                <w:spacing w:val="2"/>
              </w:rPr>
              <w:t>f</w:t>
            </w:r>
            <w:r>
              <w:rPr>
                <w:rFonts w:eastAsia="Arial" w:cs="Arial"/>
              </w:rPr>
              <w:t>or</w:t>
            </w:r>
            <w:r>
              <w:rPr>
                <w:rFonts w:eastAsia="Arial" w:cs="Arial"/>
                <w:spacing w:val="5"/>
              </w:rPr>
              <w:t xml:space="preserve"> </w:t>
            </w:r>
            <w:r>
              <w:rPr>
                <w:rFonts w:eastAsia="Arial" w:cs="Arial"/>
              </w:rPr>
              <w:t>a</w:t>
            </w:r>
            <w:r>
              <w:rPr>
                <w:rFonts w:eastAsia="Arial" w:cs="Arial"/>
                <w:spacing w:val="5"/>
              </w:rPr>
              <w:t xml:space="preserve"> </w:t>
            </w:r>
            <w:r>
              <w:rPr>
                <w:rFonts w:eastAsia="Arial" w:cs="Arial"/>
                <w:spacing w:val="2"/>
              </w:rPr>
              <w:t>m</w:t>
            </w:r>
            <w:r>
              <w:rPr>
                <w:rFonts w:eastAsia="Arial" w:cs="Arial"/>
              </w:rPr>
              <w:t>ari</w:t>
            </w:r>
            <w:r>
              <w:rPr>
                <w:rFonts w:eastAsia="Arial" w:cs="Arial"/>
                <w:spacing w:val="-1"/>
              </w:rPr>
              <w:t>t</w:t>
            </w:r>
            <w:r>
              <w:rPr>
                <w:rFonts w:eastAsia="Arial" w:cs="Arial"/>
                <w:spacing w:val="1"/>
              </w:rPr>
              <w:t>i</w:t>
            </w:r>
            <w:r>
              <w:rPr>
                <w:rFonts w:eastAsia="Arial" w:cs="Arial"/>
                <w:spacing w:val="2"/>
              </w:rPr>
              <w:t>m</w:t>
            </w:r>
            <w:r>
              <w:rPr>
                <w:rFonts w:eastAsia="Arial" w:cs="Arial"/>
              </w:rPr>
              <w:t xml:space="preserve">e </w:t>
            </w:r>
            <w:r>
              <w:rPr>
                <w:rFonts w:eastAsia="Arial" w:cs="Arial"/>
                <w:spacing w:val="4"/>
              </w:rPr>
              <w:t>j</w:t>
            </w:r>
            <w:r>
              <w:rPr>
                <w:rFonts w:eastAsia="Arial" w:cs="Arial"/>
              </w:rPr>
              <w:t>u</w:t>
            </w:r>
            <w:r>
              <w:rPr>
                <w:rFonts w:eastAsia="Arial" w:cs="Arial"/>
                <w:spacing w:val="-2"/>
              </w:rPr>
              <w:t>r</w:t>
            </w:r>
            <w:r>
              <w:rPr>
                <w:rFonts w:eastAsia="Arial" w:cs="Arial"/>
                <w:spacing w:val="1"/>
              </w:rPr>
              <w:t>is</w:t>
            </w:r>
            <w:r>
              <w:rPr>
                <w:rFonts w:eastAsia="Arial" w:cs="Arial"/>
              </w:rPr>
              <w:t>d</w:t>
            </w:r>
            <w:r>
              <w:rPr>
                <w:rFonts w:eastAsia="Arial" w:cs="Arial"/>
                <w:spacing w:val="-1"/>
              </w:rPr>
              <w:t>ic</w:t>
            </w:r>
            <w:r>
              <w:rPr>
                <w:rFonts w:eastAsia="Arial" w:cs="Arial"/>
                <w:spacing w:val="2"/>
              </w:rPr>
              <w:t>t</w:t>
            </w:r>
            <w:r>
              <w:rPr>
                <w:rFonts w:eastAsia="Arial" w:cs="Arial"/>
                <w:spacing w:val="1"/>
              </w:rPr>
              <w:t>i</w:t>
            </w:r>
            <w:r>
              <w:rPr>
                <w:rFonts w:eastAsia="Arial" w:cs="Arial"/>
              </w:rPr>
              <w:t>on</w:t>
            </w:r>
            <w:r>
              <w:rPr>
                <w:rFonts w:eastAsia="Arial" w:cs="Arial"/>
                <w:spacing w:val="14"/>
              </w:rPr>
              <w:t xml:space="preserve"> </w:t>
            </w:r>
            <w:r>
              <w:rPr>
                <w:rFonts w:eastAsia="Arial" w:cs="Arial"/>
              </w:rPr>
              <w:t>area</w:t>
            </w:r>
            <w:r>
              <w:rPr>
                <w:rFonts w:eastAsia="Arial" w:cs="Arial"/>
                <w:spacing w:val="19"/>
              </w:rPr>
              <w:t xml:space="preserve"> </w:t>
            </w:r>
            <w:r>
              <w:rPr>
                <w:rFonts w:eastAsia="Arial" w:cs="Arial"/>
                <w:spacing w:val="2"/>
              </w:rPr>
              <w:t>t</w:t>
            </w:r>
            <w:r>
              <w:rPr>
                <w:rFonts w:eastAsia="Arial" w:cs="Arial"/>
              </w:rPr>
              <w:t>h</w:t>
            </w:r>
            <w:r>
              <w:rPr>
                <w:rFonts w:eastAsia="Arial" w:cs="Arial"/>
                <w:spacing w:val="-1"/>
              </w:rPr>
              <w:t>a</w:t>
            </w:r>
            <w:r>
              <w:rPr>
                <w:rFonts w:eastAsia="Arial" w:cs="Arial"/>
              </w:rPr>
              <w:t>t</w:t>
            </w:r>
            <w:r>
              <w:rPr>
                <w:rFonts w:eastAsia="Arial" w:cs="Arial"/>
                <w:spacing w:val="20"/>
              </w:rPr>
              <w:t xml:space="preserve"> </w:t>
            </w:r>
            <w:r>
              <w:rPr>
                <w:rFonts w:eastAsia="Arial" w:cs="Arial"/>
                <w:spacing w:val="1"/>
              </w:rPr>
              <w:t>i</w:t>
            </w:r>
            <w:r>
              <w:rPr>
                <w:rFonts w:eastAsia="Arial" w:cs="Arial"/>
              </w:rPr>
              <w:t>s</w:t>
            </w:r>
            <w:r>
              <w:rPr>
                <w:rFonts w:eastAsia="Arial" w:cs="Arial"/>
                <w:spacing w:val="21"/>
              </w:rPr>
              <w:t xml:space="preserve"> </w:t>
            </w:r>
            <w:r>
              <w:rPr>
                <w:rFonts w:eastAsia="Arial" w:cs="Arial"/>
                <w:spacing w:val="1"/>
              </w:rPr>
              <w:t>i</w:t>
            </w:r>
            <w:r>
              <w:rPr>
                <w:rFonts w:eastAsia="Arial" w:cs="Arial"/>
              </w:rPr>
              <w:t>n</w:t>
            </w:r>
            <w:r>
              <w:rPr>
                <w:rFonts w:eastAsia="Arial" w:cs="Arial"/>
                <w:spacing w:val="21"/>
              </w:rPr>
              <w:t xml:space="preserve"> </w:t>
            </w:r>
            <w:r>
              <w:rPr>
                <w:rFonts w:eastAsia="Arial" w:cs="Arial"/>
              </w:rPr>
              <w:t>d</w:t>
            </w:r>
            <w:r>
              <w:rPr>
                <w:rFonts w:eastAsia="Arial" w:cs="Arial"/>
                <w:spacing w:val="1"/>
              </w:rPr>
              <w:t>is</w:t>
            </w:r>
            <w:r>
              <w:rPr>
                <w:rFonts w:eastAsia="Arial" w:cs="Arial"/>
              </w:rPr>
              <w:t>p</w:t>
            </w:r>
            <w:r>
              <w:rPr>
                <w:rFonts w:eastAsia="Arial" w:cs="Arial"/>
                <w:spacing w:val="-1"/>
              </w:rPr>
              <w:t>u</w:t>
            </w:r>
            <w:r>
              <w:rPr>
                <w:rFonts w:eastAsia="Arial" w:cs="Arial"/>
                <w:spacing w:val="2"/>
              </w:rPr>
              <w:t>t</w:t>
            </w:r>
            <w:r>
              <w:rPr>
                <w:rFonts w:eastAsia="Arial" w:cs="Arial"/>
              </w:rPr>
              <w:t>e</w:t>
            </w:r>
            <w:r>
              <w:rPr>
                <w:rFonts w:eastAsia="Arial" w:cs="Arial"/>
                <w:spacing w:val="17"/>
              </w:rPr>
              <w:t xml:space="preserve"> </w:t>
            </w:r>
            <w:r>
              <w:rPr>
                <w:rFonts w:eastAsia="Arial" w:cs="Arial"/>
              </w:rPr>
              <w:t>b</w:t>
            </w:r>
            <w:r>
              <w:rPr>
                <w:rFonts w:eastAsia="Arial" w:cs="Arial"/>
                <w:spacing w:val="-1"/>
              </w:rPr>
              <w:t>e</w:t>
            </w:r>
            <w:r>
              <w:rPr>
                <w:rFonts w:eastAsia="Arial" w:cs="Arial"/>
                <w:spacing w:val="4"/>
              </w:rPr>
              <w:t>t</w:t>
            </w:r>
            <w:r>
              <w:rPr>
                <w:rFonts w:eastAsia="Arial" w:cs="Arial"/>
                <w:spacing w:val="-5"/>
              </w:rPr>
              <w:t>w</w:t>
            </w:r>
            <w:r>
              <w:rPr>
                <w:rFonts w:eastAsia="Arial" w:cs="Arial"/>
              </w:rPr>
              <w:t>e</w:t>
            </w:r>
            <w:r>
              <w:rPr>
                <w:rFonts w:eastAsia="Arial" w:cs="Arial"/>
                <w:spacing w:val="1"/>
              </w:rPr>
              <w:t>e</w:t>
            </w:r>
            <w:r>
              <w:rPr>
                <w:rFonts w:eastAsia="Arial" w:cs="Arial"/>
              </w:rPr>
              <w:t>n</w:t>
            </w:r>
            <w:r>
              <w:rPr>
                <w:rFonts w:eastAsia="Arial" w:cs="Arial"/>
                <w:spacing w:val="15"/>
              </w:rPr>
              <w:t xml:space="preserve"> </w:t>
            </w:r>
            <w:r>
              <w:rPr>
                <w:rFonts w:eastAsia="Arial" w:cs="Arial"/>
                <w:spacing w:val="4"/>
              </w:rPr>
              <w:t>t</w:t>
            </w:r>
            <w:r>
              <w:rPr>
                <w:rFonts w:eastAsia="Arial" w:cs="Arial"/>
                <w:spacing w:val="-5"/>
              </w:rPr>
              <w:t>w</w:t>
            </w:r>
            <w:r>
              <w:rPr>
                <w:rFonts w:eastAsia="Arial" w:cs="Arial"/>
              </w:rPr>
              <w:t>o</w:t>
            </w:r>
            <w:r>
              <w:rPr>
                <w:rFonts w:eastAsia="Arial" w:cs="Arial"/>
                <w:spacing w:val="20"/>
              </w:rPr>
              <w:t xml:space="preserve"> </w:t>
            </w:r>
            <w:r>
              <w:rPr>
                <w:rFonts w:eastAsia="Arial" w:cs="Arial"/>
                <w:spacing w:val="2"/>
              </w:rPr>
              <w:t>C</w:t>
            </w:r>
            <w:r>
              <w:rPr>
                <w:rFonts w:eastAsia="Arial" w:cs="Arial"/>
              </w:rPr>
              <w:t>o</w:t>
            </w:r>
            <w:r>
              <w:rPr>
                <w:rFonts w:eastAsia="Arial" w:cs="Arial"/>
                <w:spacing w:val="-1"/>
              </w:rPr>
              <w:t>a</w:t>
            </w:r>
            <w:r>
              <w:rPr>
                <w:rFonts w:eastAsia="Arial" w:cs="Arial"/>
                <w:spacing w:val="3"/>
              </w:rPr>
              <w:t>s</w:t>
            </w:r>
            <w:r>
              <w:rPr>
                <w:rFonts w:eastAsia="Arial" w:cs="Arial"/>
                <w:spacing w:val="2"/>
              </w:rPr>
              <w:t>t</w:t>
            </w:r>
            <w:r>
              <w:rPr>
                <w:rFonts w:eastAsia="Arial" w:cs="Arial"/>
              </w:rPr>
              <w:t>al</w:t>
            </w:r>
            <w:r>
              <w:rPr>
                <w:rFonts w:eastAsia="Arial" w:cs="Arial"/>
                <w:spacing w:val="15"/>
              </w:rPr>
              <w:t xml:space="preserve"> </w:t>
            </w:r>
            <w:r>
              <w:rPr>
                <w:rFonts w:eastAsia="Arial" w:cs="Arial"/>
                <w:spacing w:val="1"/>
              </w:rPr>
              <w:t>S</w:t>
            </w:r>
            <w:r>
              <w:rPr>
                <w:rFonts w:eastAsia="Arial" w:cs="Arial"/>
                <w:spacing w:val="2"/>
              </w:rPr>
              <w:t>t</w:t>
            </w:r>
            <w:r>
              <w:rPr>
                <w:rFonts w:eastAsia="Arial" w:cs="Arial"/>
                <w:spacing w:val="-3"/>
              </w:rPr>
              <w:t>a</w:t>
            </w:r>
            <w:r>
              <w:rPr>
                <w:rFonts w:eastAsia="Arial" w:cs="Arial"/>
                <w:spacing w:val="2"/>
              </w:rPr>
              <w:t>t</w:t>
            </w:r>
            <w:r>
              <w:rPr>
                <w:rFonts w:eastAsia="Arial" w:cs="Arial"/>
              </w:rPr>
              <w:t>e</w:t>
            </w:r>
            <w:r>
              <w:rPr>
                <w:rFonts w:eastAsia="Arial" w:cs="Arial"/>
                <w:spacing w:val="1"/>
              </w:rPr>
              <w:t>s</w:t>
            </w:r>
            <w:r>
              <w:rPr>
                <w:rFonts w:eastAsia="Arial" w:cs="Arial"/>
                <w:spacing w:val="-2"/>
              </w:rPr>
              <w:t>)</w:t>
            </w:r>
            <w:r>
              <w:rPr>
                <w:rFonts w:eastAsia="Arial" w:cs="Arial"/>
              </w:rPr>
              <w:t>,</w:t>
            </w:r>
            <w:r>
              <w:rPr>
                <w:rFonts w:eastAsia="Arial" w:cs="Arial"/>
                <w:spacing w:val="16"/>
              </w:rPr>
              <w:t xml:space="preserve"> </w:t>
            </w:r>
            <w:r>
              <w:rPr>
                <w:rFonts w:eastAsia="Arial" w:cs="Arial"/>
                <w:spacing w:val="2"/>
              </w:rPr>
              <w:t>t</w:t>
            </w:r>
            <w:r>
              <w:rPr>
                <w:rFonts w:eastAsia="Arial" w:cs="Arial"/>
              </w:rPr>
              <w:t>h</w:t>
            </w:r>
            <w:r>
              <w:rPr>
                <w:rFonts w:eastAsia="Arial" w:cs="Arial"/>
                <w:spacing w:val="1"/>
              </w:rPr>
              <w:t>i</w:t>
            </w:r>
            <w:r>
              <w:rPr>
                <w:rFonts w:eastAsia="Arial" w:cs="Arial"/>
              </w:rPr>
              <w:t>s</w:t>
            </w:r>
            <w:r>
              <w:rPr>
                <w:rFonts w:eastAsia="Arial" w:cs="Arial"/>
                <w:spacing w:val="19"/>
              </w:rPr>
              <w:t xml:space="preserve"> </w:t>
            </w:r>
            <w:r>
              <w:rPr>
                <w:rFonts w:eastAsia="Arial" w:cs="Arial"/>
                <w:spacing w:val="2"/>
              </w:rPr>
              <w:t>m</w:t>
            </w:r>
            <w:r>
              <w:rPr>
                <w:rFonts w:eastAsia="Arial" w:cs="Arial"/>
              </w:rPr>
              <w:t>u</w:t>
            </w:r>
            <w:r>
              <w:rPr>
                <w:rFonts w:eastAsia="Arial" w:cs="Arial"/>
                <w:spacing w:val="-2"/>
              </w:rPr>
              <w:t>s</w:t>
            </w:r>
            <w:r>
              <w:rPr>
                <w:rFonts w:eastAsia="Arial" w:cs="Arial"/>
              </w:rPr>
              <w:t>t</w:t>
            </w:r>
            <w:r>
              <w:rPr>
                <w:rFonts w:eastAsia="Arial" w:cs="Arial"/>
                <w:spacing w:val="21"/>
              </w:rPr>
              <w:t xml:space="preserve"> </w:t>
            </w:r>
            <w:r>
              <w:rPr>
                <w:rFonts w:eastAsia="Arial" w:cs="Arial"/>
              </w:rPr>
              <w:t>be d</w:t>
            </w:r>
            <w:r>
              <w:rPr>
                <w:rFonts w:eastAsia="Arial" w:cs="Arial"/>
                <w:spacing w:val="-1"/>
              </w:rPr>
              <w:t>o</w:t>
            </w:r>
            <w:r>
              <w:rPr>
                <w:rFonts w:eastAsia="Arial" w:cs="Arial"/>
              </w:rPr>
              <w:t>ne</w:t>
            </w:r>
            <w:r>
              <w:rPr>
                <w:rFonts w:eastAsia="Arial" w:cs="Arial"/>
                <w:spacing w:val="19"/>
              </w:rPr>
              <w:t xml:space="preserve"> </w:t>
            </w:r>
            <w:r>
              <w:rPr>
                <w:rFonts w:eastAsia="Arial" w:cs="Arial"/>
                <w:spacing w:val="2"/>
              </w:rPr>
              <w:t>b</w:t>
            </w:r>
            <w:r>
              <w:rPr>
                <w:rFonts w:eastAsia="Arial" w:cs="Arial"/>
              </w:rPr>
              <w:t>y</w:t>
            </w:r>
            <w:r>
              <w:rPr>
                <w:rFonts w:eastAsia="Arial" w:cs="Arial"/>
                <w:spacing w:val="20"/>
              </w:rPr>
              <w:t xml:space="preserve"> </w:t>
            </w:r>
            <w:r>
              <w:rPr>
                <w:rFonts w:eastAsia="Arial" w:cs="Arial"/>
                <w:spacing w:val="10"/>
              </w:rPr>
              <w:t>p</w:t>
            </w:r>
            <w:r>
              <w:rPr>
                <w:rFonts w:eastAsia="Arial" w:cs="Arial"/>
                <w:spacing w:val="2"/>
              </w:rPr>
              <w:t>o</w:t>
            </w:r>
            <w:r>
              <w:rPr>
                <w:rFonts w:eastAsia="Arial" w:cs="Arial"/>
              </w:rPr>
              <w:t>p</w:t>
            </w:r>
            <w:r>
              <w:rPr>
                <w:rFonts w:eastAsia="Arial" w:cs="Arial"/>
                <w:spacing w:val="-1"/>
              </w:rPr>
              <w:t>u</w:t>
            </w:r>
            <w:r>
              <w:rPr>
                <w:rFonts w:eastAsia="Arial" w:cs="Arial"/>
                <w:spacing w:val="1"/>
              </w:rPr>
              <w:t>l</w:t>
            </w:r>
            <w:r>
              <w:rPr>
                <w:rFonts w:eastAsia="Arial" w:cs="Arial"/>
              </w:rPr>
              <w:t>a</w:t>
            </w:r>
            <w:r>
              <w:rPr>
                <w:rFonts w:eastAsia="Arial" w:cs="Arial"/>
                <w:spacing w:val="2"/>
              </w:rPr>
              <w:t>t</w:t>
            </w:r>
            <w:r>
              <w:rPr>
                <w:rFonts w:eastAsia="Arial" w:cs="Arial"/>
                <w:spacing w:val="1"/>
              </w:rPr>
              <w:t>i</w:t>
            </w:r>
            <w:r>
              <w:rPr>
                <w:rFonts w:eastAsia="Arial" w:cs="Arial"/>
              </w:rPr>
              <w:t>ng</w:t>
            </w:r>
            <w:r>
              <w:rPr>
                <w:rFonts w:eastAsia="Arial" w:cs="Arial"/>
                <w:spacing w:val="15"/>
              </w:rPr>
              <w:t xml:space="preserve"> </w:t>
            </w:r>
            <w:r>
              <w:rPr>
                <w:rFonts w:eastAsia="Arial" w:cs="Arial"/>
                <w:spacing w:val="2"/>
              </w:rPr>
              <w:t>m</w:t>
            </w:r>
            <w:r>
              <w:rPr>
                <w:rFonts w:eastAsia="Arial" w:cs="Arial"/>
              </w:rPr>
              <w:t>u</w:t>
            </w:r>
            <w:r>
              <w:rPr>
                <w:rFonts w:eastAsia="Arial" w:cs="Arial"/>
                <w:spacing w:val="1"/>
              </w:rPr>
              <w:t>l</w:t>
            </w:r>
            <w:r>
              <w:rPr>
                <w:rFonts w:eastAsia="Arial" w:cs="Arial"/>
              </w:rPr>
              <w:t>t</w:t>
            </w:r>
            <w:r>
              <w:rPr>
                <w:rFonts w:eastAsia="Arial" w:cs="Arial"/>
                <w:spacing w:val="1"/>
              </w:rPr>
              <w:t>i</w:t>
            </w:r>
            <w:r>
              <w:rPr>
                <w:rFonts w:eastAsia="Arial" w:cs="Arial"/>
              </w:rPr>
              <w:t>p</w:t>
            </w:r>
            <w:r>
              <w:rPr>
                <w:rFonts w:eastAsia="Arial" w:cs="Arial"/>
                <w:spacing w:val="-1"/>
              </w:rPr>
              <w:t>l</w:t>
            </w:r>
            <w:r>
              <w:rPr>
                <w:rFonts w:eastAsia="Arial" w:cs="Arial"/>
              </w:rPr>
              <w:t xml:space="preserve">e </w:t>
            </w:r>
            <w:r>
              <w:rPr>
                <w:rFonts w:eastAsia="Arial" w:cs="Arial"/>
                <w:spacing w:val="1"/>
                <w:position w:val="-1"/>
              </w:rPr>
              <w:t>i</w:t>
            </w:r>
            <w:r>
              <w:rPr>
                <w:rFonts w:eastAsia="Arial" w:cs="Arial"/>
                <w:position w:val="-1"/>
              </w:rPr>
              <w:t>n</w:t>
            </w:r>
            <w:r>
              <w:rPr>
                <w:rFonts w:eastAsia="Arial" w:cs="Arial"/>
                <w:spacing w:val="1"/>
                <w:position w:val="-1"/>
              </w:rPr>
              <w:t>s</w:t>
            </w:r>
            <w:r>
              <w:rPr>
                <w:rFonts w:eastAsia="Arial" w:cs="Arial"/>
                <w:spacing w:val="2"/>
                <w:position w:val="-1"/>
              </w:rPr>
              <w:t>t</w:t>
            </w:r>
            <w:r>
              <w:rPr>
                <w:rFonts w:eastAsia="Arial" w:cs="Arial"/>
                <w:position w:val="-1"/>
              </w:rPr>
              <w:t>a</w:t>
            </w:r>
            <w:r>
              <w:rPr>
                <w:rFonts w:eastAsia="Arial" w:cs="Arial"/>
                <w:spacing w:val="-1"/>
                <w:position w:val="-1"/>
              </w:rPr>
              <w:t>n</w:t>
            </w:r>
            <w:r>
              <w:rPr>
                <w:rFonts w:eastAsia="Arial" w:cs="Arial"/>
                <w:spacing w:val="1"/>
                <w:position w:val="-1"/>
              </w:rPr>
              <w:t>c</w:t>
            </w:r>
            <w:r>
              <w:rPr>
                <w:rFonts w:eastAsia="Arial" w:cs="Arial"/>
                <w:position w:val="-1"/>
              </w:rPr>
              <w:t>es</w:t>
            </w:r>
            <w:r>
              <w:rPr>
                <w:rFonts w:eastAsia="Arial" w:cs="Arial"/>
                <w:spacing w:val="-8"/>
                <w:position w:val="-1"/>
              </w:rPr>
              <w:t xml:space="preserve"> </w:t>
            </w:r>
            <w:r>
              <w:rPr>
                <w:rFonts w:eastAsia="Arial" w:cs="Arial"/>
                <w:position w:val="-1"/>
              </w:rPr>
              <w:t>of</w:t>
            </w:r>
            <w:r>
              <w:rPr>
                <w:rFonts w:eastAsia="Arial" w:cs="Arial"/>
                <w:spacing w:val="1"/>
                <w:position w:val="-1"/>
              </w:rPr>
              <w:t xml:space="preserve"> </w:t>
            </w:r>
            <w:r>
              <w:rPr>
                <w:rFonts w:eastAsia="Arial" w:cs="Arial"/>
                <w:b/>
                <w:bCs/>
                <w:position w:val="-1"/>
              </w:rPr>
              <w:t>nati</w:t>
            </w:r>
            <w:r>
              <w:rPr>
                <w:rFonts w:eastAsia="Arial" w:cs="Arial"/>
                <w:b/>
                <w:bCs/>
                <w:spacing w:val="1"/>
                <w:position w:val="-1"/>
              </w:rPr>
              <w:t>o</w:t>
            </w:r>
            <w:r>
              <w:rPr>
                <w:rFonts w:eastAsia="Arial" w:cs="Arial"/>
                <w:b/>
                <w:bCs/>
                <w:position w:val="-1"/>
              </w:rPr>
              <w:t>nal</w:t>
            </w:r>
            <w:r>
              <w:rPr>
                <w:rFonts w:eastAsia="Arial" w:cs="Arial"/>
                <w:b/>
                <w:bCs/>
                <w:spacing w:val="-1"/>
                <w:position w:val="-1"/>
              </w:rPr>
              <w:t>i</w:t>
            </w:r>
            <w:r>
              <w:rPr>
                <w:rFonts w:eastAsia="Arial" w:cs="Arial"/>
                <w:b/>
                <w:bCs/>
                <w:spacing w:val="1"/>
                <w:position w:val="-1"/>
              </w:rPr>
              <w:t>t</w:t>
            </w:r>
            <w:r>
              <w:rPr>
                <w:rFonts w:eastAsia="Arial" w:cs="Arial"/>
                <w:b/>
                <w:bCs/>
                <w:spacing w:val="-1"/>
                <w:position w:val="-1"/>
              </w:rPr>
              <w:t>y</w:t>
            </w:r>
            <w:r>
              <w:rPr>
                <w:rFonts w:eastAsia="Arial" w:cs="Arial"/>
                <w:position w:val="-1"/>
              </w:rPr>
              <w:t>.</w:t>
            </w:r>
          </w:p>
        </w:tc>
      </w:tr>
    </w:tbl>
    <w:p w14:paraId="786F63F5" w14:textId="77777777" w:rsidR="00B131AF" w:rsidRPr="00B131AF" w:rsidRDefault="00B131AF" w:rsidP="00B131AF">
      <w:pPr>
        <w:spacing w:before="240"/>
        <w:rPr>
          <w:b/>
        </w:rPr>
      </w:pPr>
    </w:p>
    <w:p w14:paraId="013BC5DE" w14:textId="77777777" w:rsidR="004401D5" w:rsidRPr="00B131AF" w:rsidRDefault="004401D5" w:rsidP="004401D5">
      <w:pPr>
        <w:pStyle w:val="Heading2"/>
        <w:rPr>
          <w:ins w:id="3557" w:author="Raphael Malyankar" w:date="2022-11-22T00:27:00Z"/>
        </w:rPr>
      </w:pPr>
      <w:bookmarkStart w:id="3558" w:name="_Toc120214729"/>
      <w:ins w:id="3559" w:author="Raphael Malyankar" w:date="2022-11-22T00:27:00Z">
        <w:r w:rsidRPr="00B131AF">
          <w:t>Online Function</w:t>
        </w:r>
        <w:bookmarkEnd w:id="3558"/>
      </w:ins>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4401D5" w:rsidRPr="00B131AF" w14:paraId="66E8518D" w14:textId="77777777" w:rsidTr="00A1128A">
        <w:trPr>
          <w:ins w:id="3560" w:author="Raphael Malyankar" w:date="2022-11-22T00:27:00Z"/>
        </w:trPr>
        <w:tc>
          <w:tcPr>
            <w:tcW w:w="5000" w:type="pct"/>
            <w:shd w:val="clear" w:color="auto" w:fill="auto"/>
          </w:tcPr>
          <w:p w14:paraId="6D22835A" w14:textId="77777777" w:rsidR="004401D5" w:rsidRPr="00B131AF" w:rsidRDefault="004401D5" w:rsidP="00A1128A">
            <w:pPr>
              <w:spacing w:before="120" w:after="120"/>
              <w:rPr>
                <w:ins w:id="3561" w:author="Raphael Malyankar" w:date="2022-11-22T00:27:00Z"/>
                <w:rFonts w:cs="Arial"/>
              </w:rPr>
            </w:pPr>
            <w:ins w:id="3562" w:author="Raphael Malyankar" w:date="2022-11-22T00:27:00Z">
              <w:r w:rsidRPr="00B131AF">
                <w:rPr>
                  <w:rFonts w:cs="Arial"/>
                  <w:u w:val="single"/>
                </w:rPr>
                <w:t>IHO Definition:</w:t>
              </w:r>
              <w:r w:rsidRPr="00B131AF">
                <w:rPr>
                  <w:rFonts w:cs="Arial"/>
                </w:rPr>
                <w:t xml:space="preserve"> Code for function performed by the online resource.</w:t>
              </w:r>
            </w:ins>
          </w:p>
          <w:p w14:paraId="60160C41" w14:textId="77777777" w:rsidR="004401D5" w:rsidRPr="00B131AF" w:rsidRDefault="004401D5" w:rsidP="00A1128A">
            <w:pPr>
              <w:spacing w:before="120" w:after="120"/>
              <w:rPr>
                <w:ins w:id="3563" w:author="Raphael Malyankar" w:date="2022-11-22T00:27:00Z"/>
                <w:rFonts w:cs="Arial"/>
              </w:rPr>
            </w:pPr>
            <w:ins w:id="3564" w:author="Raphael Malyankar" w:date="2022-11-22T00:27:00Z">
              <w:r w:rsidRPr="00B131AF">
                <w:rPr>
                  <w:rFonts w:cs="Arial"/>
                </w:rPr>
                <w:t xml:space="preserve">1) </w:t>
              </w:r>
              <w:r w:rsidRPr="00B131AF">
                <w:rPr>
                  <w:rFonts w:cs="Arial"/>
                  <w:b/>
                </w:rPr>
                <w:t>Download</w:t>
              </w:r>
            </w:ins>
          </w:p>
          <w:p w14:paraId="48E10908" w14:textId="77777777" w:rsidR="004401D5" w:rsidRPr="00B131AF" w:rsidRDefault="004401D5" w:rsidP="00A1128A">
            <w:pPr>
              <w:spacing w:before="120" w:after="120"/>
              <w:rPr>
                <w:ins w:id="3565" w:author="Raphael Malyankar" w:date="2022-11-22T00:27:00Z"/>
                <w:rFonts w:cs="Arial"/>
              </w:rPr>
            </w:pPr>
            <w:ins w:id="3566" w:author="Raphael Malyankar" w:date="2022-11-22T00:27:00Z">
              <w:r w:rsidRPr="00B131AF">
                <w:rPr>
                  <w:rFonts w:cs="Arial"/>
                </w:rPr>
                <w:t xml:space="preserve">  </w:t>
              </w:r>
              <w:r w:rsidRPr="00B131AF">
                <w:rPr>
                  <w:rFonts w:cs="Arial"/>
                  <w:u w:val="single"/>
                </w:rPr>
                <w:t>IHO Definition:</w:t>
              </w:r>
              <w:r w:rsidRPr="00B131AF">
                <w:rPr>
                  <w:rFonts w:cs="Arial"/>
                </w:rPr>
                <w:t xml:space="preserve"> online instructions for transferring data from one storage device or system to another.</w:t>
              </w:r>
            </w:ins>
          </w:p>
          <w:p w14:paraId="7C245590" w14:textId="77777777" w:rsidR="004401D5" w:rsidRPr="00B131AF" w:rsidRDefault="004401D5" w:rsidP="00A1128A">
            <w:pPr>
              <w:spacing w:before="120" w:after="120"/>
              <w:rPr>
                <w:ins w:id="3567" w:author="Raphael Malyankar" w:date="2022-11-22T00:27:00Z"/>
                <w:rFonts w:cs="Arial"/>
              </w:rPr>
            </w:pPr>
            <w:ins w:id="3568" w:author="Raphael Malyankar" w:date="2022-11-22T00:27:00Z">
              <w:r w:rsidRPr="00B131AF">
                <w:rPr>
                  <w:rFonts w:cs="Arial"/>
                </w:rPr>
                <w:t xml:space="preserve">3) </w:t>
              </w:r>
              <w:r w:rsidRPr="00B131AF">
                <w:rPr>
                  <w:rFonts w:cs="Arial"/>
                  <w:b/>
                </w:rPr>
                <w:t>Offline Access</w:t>
              </w:r>
            </w:ins>
          </w:p>
          <w:p w14:paraId="18F37777" w14:textId="77777777" w:rsidR="004401D5" w:rsidRPr="00B131AF" w:rsidRDefault="004401D5" w:rsidP="00A1128A">
            <w:pPr>
              <w:spacing w:before="120" w:after="120"/>
              <w:rPr>
                <w:ins w:id="3569" w:author="Raphael Malyankar" w:date="2022-11-22T00:27:00Z"/>
                <w:rFonts w:cs="Arial"/>
              </w:rPr>
            </w:pPr>
            <w:ins w:id="3570" w:author="Raphael Malyankar" w:date="2022-11-22T00:27:00Z">
              <w:r w:rsidRPr="00B131AF">
                <w:rPr>
                  <w:rFonts w:cs="Arial"/>
                </w:rPr>
                <w:t xml:space="preserve">  </w:t>
              </w:r>
              <w:r w:rsidRPr="00B131AF">
                <w:rPr>
                  <w:rFonts w:cs="Arial"/>
                  <w:u w:val="single"/>
                </w:rPr>
                <w:t>IHO Definition:</w:t>
              </w:r>
              <w:r w:rsidRPr="00B131AF">
                <w:rPr>
                  <w:rFonts w:cs="Arial"/>
                </w:rPr>
                <w:t xml:space="preserve"> Online instructions for requesting the resource from the provider.</w:t>
              </w:r>
            </w:ins>
          </w:p>
          <w:p w14:paraId="4F3AD756" w14:textId="77777777" w:rsidR="004401D5" w:rsidRPr="00B131AF" w:rsidRDefault="004401D5" w:rsidP="00A1128A">
            <w:pPr>
              <w:spacing w:before="120" w:after="120"/>
              <w:rPr>
                <w:ins w:id="3571" w:author="Raphael Malyankar" w:date="2022-11-22T00:27:00Z"/>
                <w:rFonts w:cs="Arial"/>
              </w:rPr>
            </w:pPr>
            <w:ins w:id="3572" w:author="Raphael Malyankar" w:date="2022-11-22T00:27:00Z">
              <w:r w:rsidRPr="00B131AF">
                <w:rPr>
                  <w:rFonts w:cs="Arial"/>
                </w:rPr>
                <w:t xml:space="preserve">4) </w:t>
              </w:r>
              <w:r w:rsidRPr="00B131AF">
                <w:rPr>
                  <w:rFonts w:cs="Arial"/>
                  <w:b/>
                </w:rPr>
                <w:t>Order</w:t>
              </w:r>
            </w:ins>
          </w:p>
          <w:p w14:paraId="1F63E68B" w14:textId="77777777" w:rsidR="004401D5" w:rsidRPr="00B131AF" w:rsidRDefault="004401D5" w:rsidP="00A1128A">
            <w:pPr>
              <w:spacing w:before="120" w:after="120"/>
              <w:rPr>
                <w:ins w:id="3573" w:author="Raphael Malyankar" w:date="2022-11-22T00:27:00Z"/>
                <w:rFonts w:cs="Arial"/>
              </w:rPr>
            </w:pPr>
            <w:ins w:id="3574" w:author="Raphael Malyankar" w:date="2022-11-22T00:27:00Z">
              <w:r w:rsidRPr="00B131AF">
                <w:rPr>
                  <w:rFonts w:cs="Arial"/>
                </w:rPr>
                <w:t xml:space="preserve">  </w:t>
              </w:r>
              <w:r w:rsidRPr="00B131AF">
                <w:rPr>
                  <w:rFonts w:cs="Arial"/>
                  <w:u w:val="single"/>
                </w:rPr>
                <w:t>IHO Definition:</w:t>
              </w:r>
              <w:r w:rsidRPr="00B131AF">
                <w:rPr>
                  <w:rFonts w:cs="Arial"/>
                </w:rPr>
                <w:t xml:space="preserve"> Online order process for obtaining the resource.</w:t>
              </w:r>
            </w:ins>
          </w:p>
          <w:p w14:paraId="56903657" w14:textId="77777777" w:rsidR="004401D5" w:rsidRPr="00B131AF" w:rsidRDefault="004401D5" w:rsidP="00A1128A">
            <w:pPr>
              <w:spacing w:before="120" w:after="120"/>
              <w:rPr>
                <w:ins w:id="3575" w:author="Raphael Malyankar" w:date="2022-11-22T00:27:00Z"/>
                <w:rFonts w:cs="Arial"/>
              </w:rPr>
            </w:pPr>
            <w:ins w:id="3576" w:author="Raphael Malyankar" w:date="2022-11-22T00:27:00Z">
              <w:r w:rsidRPr="00B131AF">
                <w:rPr>
                  <w:rFonts w:cs="Arial"/>
                </w:rPr>
                <w:t xml:space="preserve">5) </w:t>
              </w:r>
              <w:r w:rsidRPr="00B131AF">
                <w:rPr>
                  <w:rFonts w:cs="Arial"/>
                  <w:b/>
                </w:rPr>
                <w:t>Search</w:t>
              </w:r>
            </w:ins>
          </w:p>
          <w:p w14:paraId="75818B42" w14:textId="77777777" w:rsidR="004401D5" w:rsidRPr="00B131AF" w:rsidRDefault="004401D5" w:rsidP="00A1128A">
            <w:pPr>
              <w:spacing w:before="120" w:after="120"/>
              <w:rPr>
                <w:ins w:id="3577" w:author="Raphael Malyankar" w:date="2022-11-22T00:27:00Z"/>
                <w:rFonts w:cs="Arial"/>
              </w:rPr>
            </w:pPr>
            <w:ins w:id="3578" w:author="Raphael Malyankar" w:date="2022-11-22T00:27:00Z">
              <w:r w:rsidRPr="00B131AF">
                <w:rPr>
                  <w:rFonts w:cs="Arial"/>
                </w:rPr>
                <w:t xml:space="preserve">  </w:t>
              </w:r>
              <w:r w:rsidRPr="00B131AF">
                <w:rPr>
                  <w:rFonts w:cs="Arial"/>
                  <w:u w:val="single"/>
                </w:rPr>
                <w:t>IHO Definition:</w:t>
              </w:r>
              <w:r w:rsidRPr="00B131AF">
                <w:rPr>
                  <w:rFonts w:cs="Arial"/>
                </w:rPr>
                <w:t xml:space="preserve"> To make painstaking investigation or examination.</w:t>
              </w:r>
            </w:ins>
          </w:p>
          <w:p w14:paraId="05C85326" w14:textId="77777777" w:rsidR="004401D5" w:rsidRPr="00B131AF" w:rsidRDefault="004401D5" w:rsidP="00A1128A">
            <w:pPr>
              <w:spacing w:before="120" w:after="120"/>
              <w:rPr>
                <w:ins w:id="3579" w:author="Raphael Malyankar" w:date="2022-11-22T00:27:00Z"/>
                <w:rFonts w:cs="Arial"/>
              </w:rPr>
            </w:pPr>
            <w:ins w:id="3580" w:author="Raphael Malyankar" w:date="2022-11-22T00:27:00Z">
              <w:r w:rsidRPr="00B131AF">
                <w:rPr>
                  <w:rFonts w:cs="Arial"/>
                </w:rPr>
                <w:t xml:space="preserve">6) </w:t>
              </w:r>
              <w:r w:rsidRPr="00B131AF">
                <w:rPr>
                  <w:rFonts w:cs="Arial"/>
                  <w:b/>
                </w:rPr>
                <w:t>Complete Metadata</w:t>
              </w:r>
            </w:ins>
          </w:p>
          <w:p w14:paraId="712A8921" w14:textId="77777777" w:rsidR="004401D5" w:rsidRPr="00B131AF" w:rsidRDefault="004401D5" w:rsidP="00A1128A">
            <w:pPr>
              <w:spacing w:before="120" w:after="120"/>
              <w:rPr>
                <w:ins w:id="3581" w:author="Raphael Malyankar" w:date="2022-11-22T00:27:00Z"/>
                <w:rFonts w:cs="Arial"/>
              </w:rPr>
            </w:pPr>
            <w:ins w:id="3582" w:author="Raphael Malyankar" w:date="2022-11-22T00:27:00Z">
              <w:r w:rsidRPr="00B131AF">
                <w:rPr>
                  <w:rFonts w:cs="Arial"/>
                </w:rPr>
                <w:t xml:space="preserve">  </w:t>
              </w:r>
              <w:r w:rsidRPr="00B131AF">
                <w:rPr>
                  <w:rFonts w:cs="Arial"/>
                  <w:u w:val="single"/>
                </w:rPr>
                <w:t>IHO Definition:</w:t>
              </w:r>
              <w:r w:rsidRPr="00B131AF">
                <w:rPr>
                  <w:rFonts w:cs="Arial"/>
                </w:rPr>
                <w:t xml:space="preserve"> Complete metadata provided.</w:t>
              </w:r>
            </w:ins>
          </w:p>
          <w:p w14:paraId="07DBBD43" w14:textId="77777777" w:rsidR="004401D5" w:rsidRPr="00B131AF" w:rsidRDefault="004401D5" w:rsidP="00A1128A">
            <w:pPr>
              <w:spacing w:before="120" w:after="120"/>
              <w:rPr>
                <w:ins w:id="3583" w:author="Raphael Malyankar" w:date="2022-11-22T00:27:00Z"/>
                <w:rFonts w:cs="Arial"/>
              </w:rPr>
            </w:pPr>
            <w:ins w:id="3584" w:author="Raphael Malyankar" w:date="2022-11-22T00:27:00Z">
              <w:r w:rsidRPr="00B131AF">
                <w:rPr>
                  <w:rFonts w:cs="Arial"/>
                </w:rPr>
                <w:t xml:space="preserve">7) </w:t>
              </w:r>
              <w:r w:rsidRPr="00B131AF">
                <w:rPr>
                  <w:rFonts w:cs="Arial"/>
                  <w:b/>
                </w:rPr>
                <w:t>Browse Graphic</w:t>
              </w:r>
            </w:ins>
          </w:p>
          <w:p w14:paraId="13F87A00" w14:textId="77777777" w:rsidR="004401D5" w:rsidRPr="00B131AF" w:rsidRDefault="004401D5" w:rsidP="00A1128A">
            <w:pPr>
              <w:spacing w:before="120" w:after="120"/>
              <w:rPr>
                <w:ins w:id="3585" w:author="Raphael Malyankar" w:date="2022-11-22T00:27:00Z"/>
                <w:rFonts w:cs="Arial"/>
              </w:rPr>
            </w:pPr>
            <w:ins w:id="3586" w:author="Raphael Malyankar" w:date="2022-11-22T00:27:00Z">
              <w:r w:rsidRPr="00B131AF">
                <w:rPr>
                  <w:rFonts w:cs="Arial"/>
                </w:rPr>
                <w:t xml:space="preserve">  </w:t>
              </w:r>
              <w:r w:rsidRPr="00B131AF">
                <w:rPr>
                  <w:rFonts w:cs="Arial"/>
                  <w:u w:val="single"/>
                </w:rPr>
                <w:t>IHO Definition:</w:t>
              </w:r>
              <w:r w:rsidRPr="00B131AF">
                <w:rPr>
                  <w:rFonts w:cs="Arial"/>
                </w:rPr>
                <w:t xml:space="preserve"> Browse graphic provided.</w:t>
              </w:r>
            </w:ins>
          </w:p>
          <w:p w14:paraId="3E6D107E" w14:textId="77777777" w:rsidR="004401D5" w:rsidRPr="00B131AF" w:rsidRDefault="004401D5" w:rsidP="00A1128A">
            <w:pPr>
              <w:spacing w:before="120" w:after="120"/>
              <w:rPr>
                <w:ins w:id="3587" w:author="Raphael Malyankar" w:date="2022-11-22T00:27:00Z"/>
                <w:rFonts w:cs="Arial"/>
              </w:rPr>
            </w:pPr>
            <w:ins w:id="3588" w:author="Raphael Malyankar" w:date="2022-11-22T00:27:00Z">
              <w:r w:rsidRPr="00B131AF">
                <w:rPr>
                  <w:rFonts w:cs="Arial"/>
                </w:rPr>
                <w:t xml:space="preserve">8) </w:t>
              </w:r>
              <w:r w:rsidRPr="00B131AF">
                <w:rPr>
                  <w:rFonts w:cs="Arial"/>
                  <w:b/>
                </w:rPr>
                <w:t>Upload</w:t>
              </w:r>
            </w:ins>
          </w:p>
          <w:p w14:paraId="791E77FA" w14:textId="77777777" w:rsidR="004401D5" w:rsidRPr="00B131AF" w:rsidRDefault="004401D5" w:rsidP="00A1128A">
            <w:pPr>
              <w:spacing w:before="120" w:after="120"/>
              <w:rPr>
                <w:ins w:id="3589" w:author="Raphael Malyankar" w:date="2022-11-22T00:27:00Z"/>
                <w:rFonts w:cs="Arial"/>
              </w:rPr>
            </w:pPr>
            <w:ins w:id="3590" w:author="Raphael Malyankar" w:date="2022-11-22T00:27:00Z">
              <w:r w:rsidRPr="00B131AF">
                <w:rPr>
                  <w:rFonts w:cs="Arial"/>
                </w:rPr>
                <w:t xml:space="preserve">  </w:t>
              </w:r>
              <w:r w:rsidRPr="00B131AF">
                <w:rPr>
                  <w:rFonts w:cs="Arial"/>
                  <w:u w:val="single"/>
                </w:rPr>
                <w:t>IHO Definition:</w:t>
              </w:r>
              <w:r w:rsidRPr="00B131AF">
                <w:rPr>
                  <w:rFonts w:cs="Arial"/>
                </w:rPr>
                <w:t xml:space="preserve"> Online resource upload capability provided.</w:t>
              </w:r>
            </w:ins>
          </w:p>
          <w:p w14:paraId="20EDB998" w14:textId="77777777" w:rsidR="004401D5" w:rsidRPr="00B131AF" w:rsidRDefault="004401D5" w:rsidP="00A1128A">
            <w:pPr>
              <w:spacing w:before="120" w:after="120"/>
              <w:rPr>
                <w:ins w:id="3591" w:author="Raphael Malyankar" w:date="2022-11-22T00:27:00Z"/>
                <w:rFonts w:cs="Arial"/>
              </w:rPr>
            </w:pPr>
            <w:ins w:id="3592" w:author="Raphael Malyankar" w:date="2022-11-22T00:27:00Z">
              <w:r w:rsidRPr="00B131AF">
                <w:rPr>
                  <w:rFonts w:cs="Arial"/>
                </w:rPr>
                <w:t xml:space="preserve">9) </w:t>
              </w:r>
              <w:r w:rsidRPr="00B131AF">
                <w:rPr>
                  <w:rFonts w:cs="Arial"/>
                  <w:b/>
                </w:rPr>
                <w:t>Email Service</w:t>
              </w:r>
            </w:ins>
          </w:p>
          <w:p w14:paraId="5AF5B4CA" w14:textId="77777777" w:rsidR="004401D5" w:rsidRPr="00B131AF" w:rsidRDefault="004401D5" w:rsidP="00A1128A">
            <w:pPr>
              <w:spacing w:before="120" w:after="120"/>
              <w:rPr>
                <w:ins w:id="3593" w:author="Raphael Malyankar" w:date="2022-11-22T00:27:00Z"/>
                <w:rFonts w:cs="Arial"/>
              </w:rPr>
            </w:pPr>
            <w:ins w:id="3594" w:author="Raphael Malyankar" w:date="2022-11-22T00:27:00Z">
              <w:r w:rsidRPr="00B131AF">
                <w:rPr>
                  <w:rFonts w:cs="Arial"/>
                </w:rPr>
                <w:t xml:space="preserve">  </w:t>
              </w:r>
              <w:r w:rsidRPr="00B131AF">
                <w:rPr>
                  <w:rFonts w:cs="Arial"/>
                  <w:u w:val="single"/>
                </w:rPr>
                <w:t>IHO Definition:</w:t>
              </w:r>
              <w:r w:rsidRPr="00B131AF">
                <w:rPr>
                  <w:rFonts w:cs="Arial"/>
                </w:rPr>
                <w:t xml:space="preserve"> Online email service provided.</w:t>
              </w:r>
            </w:ins>
          </w:p>
          <w:p w14:paraId="1F25888B" w14:textId="77777777" w:rsidR="004401D5" w:rsidRPr="00B131AF" w:rsidRDefault="004401D5" w:rsidP="00A1128A">
            <w:pPr>
              <w:spacing w:before="120" w:after="120"/>
              <w:rPr>
                <w:ins w:id="3595" w:author="Raphael Malyankar" w:date="2022-11-22T00:27:00Z"/>
                <w:rFonts w:cs="Arial"/>
              </w:rPr>
            </w:pPr>
            <w:ins w:id="3596" w:author="Raphael Malyankar" w:date="2022-11-22T00:27:00Z">
              <w:r w:rsidRPr="00B131AF">
                <w:rPr>
                  <w:rFonts w:cs="Arial"/>
                </w:rPr>
                <w:t xml:space="preserve">10) </w:t>
              </w:r>
              <w:r w:rsidRPr="00B131AF">
                <w:rPr>
                  <w:rFonts w:cs="Arial"/>
                  <w:b/>
                </w:rPr>
                <w:t>Browsing</w:t>
              </w:r>
            </w:ins>
          </w:p>
          <w:p w14:paraId="7DF40A31" w14:textId="77777777" w:rsidR="004401D5" w:rsidRPr="00B131AF" w:rsidRDefault="004401D5" w:rsidP="00A1128A">
            <w:pPr>
              <w:spacing w:before="120" w:after="120"/>
              <w:rPr>
                <w:ins w:id="3597" w:author="Raphael Malyankar" w:date="2022-11-22T00:27:00Z"/>
                <w:rFonts w:cs="Arial"/>
              </w:rPr>
            </w:pPr>
            <w:ins w:id="3598" w:author="Raphael Malyankar" w:date="2022-11-22T00:27:00Z">
              <w:r w:rsidRPr="00B131AF">
                <w:rPr>
                  <w:rFonts w:cs="Arial"/>
                </w:rPr>
                <w:t xml:space="preserve">  </w:t>
              </w:r>
              <w:r w:rsidRPr="00B131AF">
                <w:rPr>
                  <w:rFonts w:cs="Arial"/>
                  <w:u w:val="single"/>
                </w:rPr>
                <w:t>IHO Definition:</w:t>
              </w:r>
              <w:r w:rsidRPr="00B131AF">
                <w:rPr>
                  <w:rFonts w:cs="Arial"/>
                </w:rPr>
                <w:t xml:space="preserve"> Online browsing provided.</w:t>
              </w:r>
            </w:ins>
          </w:p>
          <w:p w14:paraId="163807DE" w14:textId="77777777" w:rsidR="004401D5" w:rsidRPr="00B131AF" w:rsidRDefault="004401D5" w:rsidP="00A1128A">
            <w:pPr>
              <w:spacing w:before="120" w:after="120"/>
              <w:rPr>
                <w:ins w:id="3599" w:author="Raphael Malyankar" w:date="2022-11-22T00:27:00Z"/>
                <w:rFonts w:cs="Arial"/>
              </w:rPr>
            </w:pPr>
            <w:ins w:id="3600" w:author="Raphael Malyankar" w:date="2022-11-22T00:27:00Z">
              <w:r w:rsidRPr="00B131AF">
                <w:rPr>
                  <w:rFonts w:cs="Arial"/>
                </w:rPr>
                <w:t xml:space="preserve">11) </w:t>
              </w:r>
              <w:r w:rsidRPr="00B131AF">
                <w:rPr>
                  <w:rFonts w:cs="Arial"/>
                  <w:b/>
                </w:rPr>
                <w:t>File Access</w:t>
              </w:r>
            </w:ins>
          </w:p>
          <w:p w14:paraId="7E92921B" w14:textId="77777777" w:rsidR="004401D5" w:rsidRPr="00B131AF" w:rsidRDefault="004401D5" w:rsidP="00A1128A">
            <w:pPr>
              <w:spacing w:before="120" w:after="120"/>
              <w:rPr>
                <w:ins w:id="3601" w:author="Raphael Malyankar" w:date="2022-11-22T00:27:00Z"/>
                <w:rFonts w:cs="Arial"/>
              </w:rPr>
            </w:pPr>
            <w:ins w:id="3602" w:author="Raphael Malyankar" w:date="2022-11-22T00:27:00Z">
              <w:r w:rsidRPr="00B131AF">
                <w:rPr>
                  <w:rFonts w:cs="Arial"/>
                </w:rPr>
                <w:t xml:space="preserve">  </w:t>
              </w:r>
              <w:r w:rsidRPr="00B131AF">
                <w:rPr>
                  <w:rFonts w:cs="Arial"/>
                  <w:u w:val="single"/>
                </w:rPr>
                <w:t>IHO Definition:</w:t>
              </w:r>
              <w:r w:rsidRPr="00B131AF">
                <w:rPr>
                  <w:rFonts w:cs="Arial"/>
                </w:rPr>
                <w:t xml:space="preserve"> Online file access provided (ISO 19115:2014)</w:t>
              </w:r>
            </w:ins>
          </w:p>
          <w:p w14:paraId="57FC1A6E" w14:textId="77777777" w:rsidR="004401D5" w:rsidRPr="00B131AF" w:rsidRDefault="004401D5" w:rsidP="00A1128A">
            <w:pPr>
              <w:spacing w:before="120" w:after="120"/>
              <w:rPr>
                <w:ins w:id="3603" w:author="Raphael Malyankar" w:date="2022-11-22T00:27:00Z"/>
                <w:rFonts w:cs="Arial"/>
              </w:rPr>
            </w:pPr>
          </w:p>
          <w:p w14:paraId="7D8EDB47" w14:textId="77777777" w:rsidR="004401D5" w:rsidRPr="00B131AF" w:rsidRDefault="004401D5" w:rsidP="00A1128A">
            <w:pPr>
              <w:spacing w:before="120" w:after="120"/>
              <w:rPr>
                <w:ins w:id="3604" w:author="Raphael Malyankar" w:date="2022-11-22T00:27:00Z"/>
                <w:rFonts w:cs="Arial"/>
              </w:rPr>
            </w:pPr>
            <w:ins w:id="3605" w:author="Raphael Malyankar" w:date="2022-11-22T00:27:00Z">
              <w:r w:rsidRPr="00B131AF">
                <w:rPr>
                  <w:rFonts w:cs="Arial"/>
                  <w:u w:val="single"/>
                </w:rPr>
                <w:t>Remarks:</w:t>
              </w:r>
            </w:ins>
          </w:p>
          <w:p w14:paraId="6C7F3384" w14:textId="77777777" w:rsidR="004401D5" w:rsidRPr="00B131AF" w:rsidRDefault="004401D5" w:rsidP="00A1128A">
            <w:pPr>
              <w:spacing w:before="120" w:after="120"/>
              <w:rPr>
                <w:ins w:id="3606" w:author="Raphael Malyankar" w:date="2022-11-22T00:27:00Z"/>
                <w:rFonts w:cs="Arial"/>
              </w:rPr>
            </w:pPr>
            <w:ins w:id="3607" w:author="Raphael Malyankar" w:date="2022-11-22T00:27:00Z">
              <w:r w:rsidRPr="00B131AF">
                <w:rPr>
                  <w:rFonts w:cs="Arial"/>
                </w:rPr>
                <w:t>•No remarks.</w:t>
              </w:r>
            </w:ins>
          </w:p>
        </w:tc>
      </w:tr>
    </w:tbl>
    <w:p w14:paraId="798D7F23" w14:textId="77777777" w:rsidR="004401D5" w:rsidRPr="00B131AF" w:rsidRDefault="004401D5" w:rsidP="004401D5">
      <w:pPr>
        <w:spacing w:before="240"/>
        <w:rPr>
          <w:ins w:id="3608" w:author="Raphael Malyankar" w:date="2022-11-22T00:27:00Z"/>
          <w:b/>
        </w:rPr>
      </w:pPr>
    </w:p>
    <w:p w14:paraId="645A93AE" w14:textId="77777777" w:rsidR="00B131AF" w:rsidRPr="00B131AF" w:rsidRDefault="00B131AF" w:rsidP="00716062">
      <w:pPr>
        <w:pStyle w:val="Heading2"/>
      </w:pPr>
      <w:bookmarkStart w:id="3609" w:name="_Toc120214730"/>
      <w:r w:rsidRPr="00B131AF">
        <w:t>Online Resource Description</w:t>
      </w:r>
      <w:bookmarkEnd w:id="3609"/>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26EEF2DC" w14:textId="77777777" w:rsidTr="00B131AF">
        <w:tc>
          <w:tcPr>
            <w:tcW w:w="5000" w:type="pct"/>
            <w:shd w:val="clear" w:color="auto" w:fill="auto"/>
          </w:tcPr>
          <w:p w14:paraId="01E066C9"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Detailed text description of what the online resource is/does.</w:t>
            </w:r>
          </w:p>
          <w:p w14:paraId="18D3E811" w14:textId="08240975" w:rsidR="00B131AF" w:rsidRPr="00B131AF" w:rsidRDefault="00F87E8F" w:rsidP="00B131AF">
            <w:pPr>
              <w:spacing w:before="120" w:after="120"/>
              <w:rPr>
                <w:rFonts w:cs="Arial"/>
              </w:rPr>
            </w:pPr>
            <w:ins w:id="3610" w:author="Raphael Malyankar" w:date="2022-11-22T00:32:00Z">
              <w:r w:rsidRPr="00F87E8F">
                <w:rPr>
                  <w:rFonts w:cs="Arial"/>
                </w:rPr>
                <w:t>Value Type: text</w:t>
              </w:r>
            </w:ins>
          </w:p>
          <w:p w14:paraId="147A8CC1" w14:textId="77777777" w:rsidR="00B131AF" w:rsidRPr="00B131AF" w:rsidRDefault="00B131AF" w:rsidP="00B131AF">
            <w:pPr>
              <w:spacing w:before="120" w:after="120"/>
              <w:rPr>
                <w:rFonts w:cs="Arial"/>
              </w:rPr>
            </w:pPr>
            <w:r w:rsidRPr="00B131AF">
              <w:rPr>
                <w:rFonts w:cs="Arial"/>
                <w:u w:val="single"/>
              </w:rPr>
              <w:t>Remarks:</w:t>
            </w:r>
          </w:p>
          <w:p w14:paraId="3C76718D" w14:textId="77777777" w:rsidR="00B131AF" w:rsidRPr="00B131AF" w:rsidRDefault="00B131AF" w:rsidP="00B131AF">
            <w:pPr>
              <w:spacing w:before="120" w:after="120"/>
              <w:rPr>
                <w:rFonts w:cs="Arial"/>
              </w:rPr>
            </w:pPr>
            <w:r w:rsidRPr="00B131AF">
              <w:rPr>
                <w:rFonts w:cs="Arial"/>
              </w:rPr>
              <w:lastRenderedPageBreak/>
              <w:t>•No remarks.</w:t>
            </w:r>
          </w:p>
        </w:tc>
      </w:tr>
    </w:tbl>
    <w:p w14:paraId="37E7A416" w14:textId="77777777" w:rsidR="00B131AF" w:rsidRPr="00B131AF" w:rsidRDefault="00B131AF" w:rsidP="00B131AF">
      <w:pPr>
        <w:spacing w:before="240"/>
        <w:rPr>
          <w:b/>
        </w:rPr>
      </w:pPr>
    </w:p>
    <w:p w14:paraId="30272E69" w14:textId="77777777" w:rsidR="004401D5" w:rsidRPr="00B131AF" w:rsidRDefault="004401D5" w:rsidP="004401D5">
      <w:pPr>
        <w:pStyle w:val="Heading2"/>
        <w:rPr>
          <w:moveTo w:id="3611" w:author="Raphael Malyankar" w:date="2022-11-22T00:27:00Z"/>
        </w:rPr>
      </w:pPr>
      <w:bookmarkStart w:id="3612" w:name="_Toc120214731"/>
      <w:moveToRangeStart w:id="3613" w:author="Raphael Malyankar" w:date="2022-11-22T00:27:00Z" w:name="move119969243"/>
      <w:moveTo w:id="3614" w:author="Raphael Malyankar" w:date="2022-11-22T00:27:00Z">
        <w:r w:rsidRPr="00B131AF">
          <w:t>Online Resource Linkage URL</w:t>
        </w:r>
        <w:bookmarkEnd w:id="3612"/>
      </w:moveTo>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4401D5" w:rsidRPr="00B131AF" w14:paraId="29537F8A" w14:textId="77777777" w:rsidTr="00A1128A">
        <w:tc>
          <w:tcPr>
            <w:tcW w:w="5000" w:type="pct"/>
            <w:shd w:val="clear" w:color="auto" w:fill="auto"/>
          </w:tcPr>
          <w:p w14:paraId="6A2C4576" w14:textId="77777777" w:rsidR="004401D5" w:rsidRPr="00B131AF" w:rsidRDefault="004401D5" w:rsidP="00A1128A">
            <w:pPr>
              <w:spacing w:before="120" w:after="120"/>
              <w:rPr>
                <w:moveTo w:id="3615" w:author="Raphael Malyankar" w:date="2022-11-22T00:27:00Z"/>
                <w:rFonts w:cs="Arial"/>
              </w:rPr>
            </w:pPr>
            <w:moveTo w:id="3616" w:author="Raphael Malyankar" w:date="2022-11-22T00:27:00Z">
              <w:r w:rsidRPr="00B131AF">
                <w:rPr>
                  <w:rFonts w:cs="Arial"/>
                  <w:u w:val="single"/>
                </w:rPr>
                <w:t>IHO Definition:</w:t>
              </w:r>
              <w:r w:rsidRPr="00B131AF">
                <w:rPr>
                  <w:rFonts w:cs="Arial"/>
                </w:rPr>
                <w:t xml:space="preserve"> Universal Resource Locator of the online resource.</w:t>
              </w:r>
            </w:moveTo>
          </w:p>
          <w:p w14:paraId="3F71BF78" w14:textId="77777777" w:rsidR="004401D5" w:rsidRDefault="004401D5" w:rsidP="00A1128A">
            <w:pPr>
              <w:spacing w:after="0" w:line="240" w:lineRule="auto"/>
              <w:ind w:left="100" w:right="-20"/>
              <w:rPr>
                <w:moveTo w:id="3617" w:author="Raphael Malyankar" w:date="2022-11-22T00:27:00Z"/>
                <w:rFonts w:eastAsia="Arial" w:cs="Arial"/>
              </w:rPr>
            </w:pPr>
            <w:moveTo w:id="3618" w:author="Raphael Malyankar" w:date="2022-11-22T00:27:00Z">
              <w:r>
                <w:rPr>
                  <w:rFonts w:eastAsia="Arial" w:cs="Arial"/>
                  <w:spacing w:val="1"/>
                  <w:u w:val="single" w:color="000000"/>
                </w:rPr>
                <w:t>A</w:t>
              </w:r>
              <w:r>
                <w:rPr>
                  <w:rFonts w:eastAsia="Arial" w:cs="Arial"/>
                  <w:u w:val="single" w:color="000000"/>
                </w:rPr>
                <w:t>t</w:t>
              </w:r>
              <w:r>
                <w:rPr>
                  <w:rFonts w:eastAsia="Arial" w:cs="Arial"/>
                  <w:spacing w:val="2"/>
                  <w:u w:val="single" w:color="000000"/>
                </w:rPr>
                <w:t>t</w:t>
              </w:r>
              <w:r>
                <w:rPr>
                  <w:rFonts w:eastAsia="Arial" w:cs="Arial"/>
                  <w:spacing w:val="-2"/>
                  <w:u w:val="single" w:color="000000"/>
                </w:rPr>
                <w:t>r</w:t>
              </w:r>
              <w:r>
                <w:rPr>
                  <w:rFonts w:eastAsia="Arial" w:cs="Arial"/>
                  <w:spacing w:val="1"/>
                  <w:u w:val="single" w:color="000000"/>
                </w:rPr>
                <w:t>i</w:t>
              </w:r>
              <w:r>
                <w:rPr>
                  <w:rFonts w:eastAsia="Arial" w:cs="Arial"/>
                  <w:u w:val="single" w:color="000000"/>
                </w:rPr>
                <w:t>b</w:t>
              </w:r>
              <w:r>
                <w:rPr>
                  <w:rFonts w:eastAsia="Arial" w:cs="Arial"/>
                  <w:spacing w:val="-1"/>
                  <w:u w:val="single" w:color="000000"/>
                </w:rPr>
                <w:t>u</w:t>
              </w:r>
              <w:r>
                <w:rPr>
                  <w:rFonts w:eastAsia="Arial" w:cs="Arial"/>
                  <w:spacing w:val="2"/>
                  <w:u w:val="single" w:color="000000"/>
                </w:rPr>
                <w:t>t</w:t>
              </w:r>
              <w:r>
                <w:rPr>
                  <w:rFonts w:eastAsia="Arial" w:cs="Arial"/>
                  <w:u w:val="single" w:color="000000"/>
                </w:rPr>
                <w:t>e</w:t>
              </w:r>
              <w:r>
                <w:rPr>
                  <w:rFonts w:eastAsia="Arial" w:cs="Arial"/>
                  <w:spacing w:val="-6"/>
                  <w:u w:val="single" w:color="000000"/>
                </w:rPr>
                <w:t xml:space="preserve"> </w:t>
              </w:r>
              <w:r>
                <w:rPr>
                  <w:rFonts w:eastAsia="Arial" w:cs="Arial"/>
                  <w:spacing w:val="-2"/>
                  <w:u w:val="single" w:color="000000"/>
                </w:rPr>
                <w:t>T</w:t>
              </w:r>
              <w:r>
                <w:rPr>
                  <w:rFonts w:eastAsia="Arial" w:cs="Arial"/>
                  <w:spacing w:val="-1"/>
                  <w:u w:val="single" w:color="000000"/>
                </w:rPr>
                <w:t>y</w:t>
              </w:r>
              <w:r>
                <w:rPr>
                  <w:rFonts w:eastAsia="Arial" w:cs="Arial"/>
                  <w:u w:val="single" w:color="000000"/>
                </w:rPr>
                <w:t>p</w:t>
              </w:r>
              <w:r>
                <w:rPr>
                  <w:rFonts w:eastAsia="Arial" w:cs="Arial"/>
                  <w:spacing w:val="-1"/>
                  <w:u w:val="single" w:color="000000"/>
                </w:rPr>
                <w:t>e</w:t>
              </w:r>
              <w:r>
                <w:rPr>
                  <w:rFonts w:eastAsia="Arial" w:cs="Arial"/>
                  <w:u w:val="single" w:color="000000"/>
                </w:rPr>
                <w:t>:</w:t>
              </w:r>
              <w:r>
                <w:rPr>
                  <w:rFonts w:eastAsia="Arial" w:cs="Arial"/>
                  <w:spacing w:val="56"/>
                </w:rPr>
                <w:t xml:space="preserve"> </w:t>
              </w:r>
              <w:r>
                <w:rPr>
                  <w:rFonts w:eastAsia="Arial" w:cs="Arial"/>
                  <w:spacing w:val="-2"/>
                </w:rPr>
                <w:t>URL</w:t>
              </w:r>
            </w:moveTo>
          </w:p>
          <w:p w14:paraId="09CB4540" w14:textId="77777777" w:rsidR="004401D5" w:rsidRDefault="004401D5" w:rsidP="00A1128A">
            <w:pPr>
              <w:spacing w:before="8" w:after="0" w:line="110" w:lineRule="exact"/>
              <w:rPr>
                <w:moveTo w:id="3619" w:author="Raphael Malyankar" w:date="2022-11-22T00:27:00Z"/>
                <w:sz w:val="11"/>
                <w:szCs w:val="11"/>
              </w:rPr>
            </w:pPr>
          </w:p>
          <w:p w14:paraId="562C55E1" w14:textId="77777777" w:rsidR="004401D5" w:rsidRDefault="004401D5" w:rsidP="00A1128A">
            <w:pPr>
              <w:spacing w:after="0" w:line="240" w:lineRule="auto"/>
              <w:ind w:left="100" w:right="-20"/>
              <w:rPr>
                <w:moveTo w:id="3620" w:author="Raphael Malyankar" w:date="2022-11-22T00:27:00Z"/>
                <w:rFonts w:eastAsia="Arial" w:cs="Arial"/>
              </w:rPr>
            </w:pPr>
            <w:moveTo w:id="3621" w:author="Raphael Malyankar" w:date="2022-11-22T00:27:00Z">
              <w:r>
                <w:rPr>
                  <w:rFonts w:eastAsia="Arial" w:cs="Arial"/>
                  <w:spacing w:val="2"/>
                  <w:u w:val="single" w:color="000000"/>
                </w:rPr>
                <w:t>I</w:t>
              </w:r>
              <w:r>
                <w:rPr>
                  <w:rFonts w:eastAsia="Arial" w:cs="Arial"/>
                  <w:u w:val="single" w:color="000000"/>
                </w:rPr>
                <w:t>n</w:t>
              </w:r>
              <w:r>
                <w:rPr>
                  <w:rFonts w:eastAsia="Arial" w:cs="Arial"/>
                  <w:spacing w:val="-1"/>
                  <w:u w:val="single" w:color="000000"/>
                </w:rPr>
                <w:t>d</w:t>
              </w:r>
              <w:r>
                <w:rPr>
                  <w:rFonts w:eastAsia="Arial" w:cs="Arial"/>
                  <w:spacing w:val="1"/>
                  <w:u w:val="single" w:color="000000"/>
                </w:rPr>
                <w:t>ic</w:t>
              </w:r>
              <w:r>
                <w:rPr>
                  <w:rFonts w:eastAsia="Arial" w:cs="Arial"/>
                  <w:u w:val="single" w:color="000000"/>
                </w:rPr>
                <w:t>at</w:t>
              </w:r>
              <w:r>
                <w:rPr>
                  <w:rFonts w:eastAsia="Arial" w:cs="Arial"/>
                  <w:spacing w:val="1"/>
                  <w:u w:val="single" w:color="000000"/>
                </w:rPr>
                <w:t>i</w:t>
              </w:r>
              <w:r>
                <w:rPr>
                  <w:rFonts w:eastAsia="Arial" w:cs="Arial"/>
                  <w:u w:val="single" w:color="000000"/>
                </w:rPr>
                <w:t>o</w:t>
              </w:r>
              <w:r>
                <w:rPr>
                  <w:rFonts w:eastAsia="Arial" w:cs="Arial"/>
                  <w:spacing w:val="-1"/>
                  <w:u w:val="single" w:color="000000"/>
                </w:rPr>
                <w:t>n</w:t>
              </w:r>
              <w:r>
                <w:rPr>
                  <w:rFonts w:eastAsia="Arial" w:cs="Arial"/>
                  <w:u w:val="single" w:color="000000"/>
                </w:rPr>
                <w:t>:</w:t>
              </w:r>
            </w:moveTo>
          </w:p>
          <w:p w14:paraId="7DE78A53" w14:textId="77777777" w:rsidR="004401D5" w:rsidRDefault="004401D5" w:rsidP="00A1128A">
            <w:pPr>
              <w:spacing w:before="120" w:after="120"/>
              <w:rPr>
                <w:moveTo w:id="3622" w:author="Raphael Malyankar" w:date="2022-11-22T00:27:00Z"/>
                <w:rFonts w:eastAsia="Arial" w:cs="Arial"/>
              </w:rPr>
            </w:pPr>
            <w:moveTo w:id="3623" w:author="Raphael Malyankar" w:date="2022-11-22T00:27:00Z">
              <w:r>
                <w:rPr>
                  <w:rFonts w:eastAsia="Arial" w:cs="Arial"/>
                  <w:spacing w:val="-2"/>
                  <w:u w:val="single" w:color="000000"/>
                </w:rPr>
                <w:t>F</w:t>
              </w:r>
              <w:r>
                <w:rPr>
                  <w:rFonts w:eastAsia="Arial" w:cs="Arial"/>
                  <w:u w:val="single" w:color="000000"/>
                </w:rPr>
                <w:t>or</w:t>
              </w:r>
              <w:r>
                <w:rPr>
                  <w:rFonts w:eastAsia="Arial" w:cs="Arial"/>
                  <w:spacing w:val="2"/>
                  <w:u w:val="single" w:color="000000"/>
                </w:rPr>
                <w:t>m</w:t>
              </w:r>
              <w:r>
                <w:rPr>
                  <w:rFonts w:eastAsia="Arial" w:cs="Arial"/>
                  <w:u w:val="single" w:color="000000"/>
                </w:rPr>
                <w:t>a</w:t>
              </w:r>
              <w:r>
                <w:rPr>
                  <w:rFonts w:eastAsia="Arial" w:cs="Arial"/>
                  <w:spacing w:val="2"/>
                  <w:u w:val="single" w:color="000000"/>
                </w:rPr>
                <w:t>t</w:t>
              </w:r>
              <w:r>
                <w:rPr>
                  <w:rFonts w:eastAsia="Arial" w:cs="Arial"/>
                  <w:u w:val="single" w:color="000000"/>
                </w:rPr>
                <w:t>:</w:t>
              </w:r>
              <w:r>
                <w:rPr>
                  <w:rFonts w:eastAsia="Arial" w:cs="Arial"/>
                  <w:spacing w:val="51"/>
                </w:rPr>
                <w:t xml:space="preserve"> </w:t>
              </w:r>
              <w:r>
                <w:rPr>
                  <w:rFonts w:eastAsia="Arial" w:cs="Arial"/>
                </w:rPr>
                <w:t>URL</w:t>
              </w:r>
              <w:r>
                <w:rPr>
                  <w:rFonts w:eastAsia="Arial" w:cs="Arial"/>
                  <w:spacing w:val="-2"/>
                </w:rPr>
                <w:t xml:space="preserve"> </w:t>
              </w:r>
              <w:r>
                <w:rPr>
                  <w:rFonts w:eastAsia="Arial" w:cs="Arial"/>
                </w:rPr>
                <w:t>a</w:t>
              </w:r>
              <w:r>
                <w:rPr>
                  <w:rFonts w:eastAsia="Arial" w:cs="Arial"/>
                  <w:spacing w:val="-1"/>
                </w:rPr>
                <w:t>d</w:t>
              </w:r>
              <w:r>
                <w:rPr>
                  <w:rFonts w:eastAsia="Arial" w:cs="Arial"/>
                </w:rPr>
                <w:t>dre</w:t>
              </w:r>
              <w:r>
                <w:rPr>
                  <w:rFonts w:eastAsia="Arial" w:cs="Arial"/>
                  <w:spacing w:val="1"/>
                </w:rPr>
                <w:t>s</w:t>
              </w:r>
              <w:r>
                <w:rPr>
                  <w:rFonts w:eastAsia="Arial" w:cs="Arial"/>
                </w:rPr>
                <w:t>s</w:t>
              </w:r>
            </w:moveTo>
          </w:p>
          <w:p w14:paraId="36B2A071" w14:textId="77777777" w:rsidR="004401D5" w:rsidRPr="00B131AF" w:rsidRDefault="004401D5" w:rsidP="00A1128A">
            <w:pPr>
              <w:spacing w:before="120" w:after="120"/>
              <w:rPr>
                <w:moveTo w:id="3624" w:author="Raphael Malyankar" w:date="2022-11-22T00:27:00Z"/>
                <w:rFonts w:cs="Arial"/>
              </w:rPr>
            </w:pPr>
            <w:moveTo w:id="3625" w:author="Raphael Malyankar" w:date="2022-11-22T00:27:00Z">
              <w:r>
                <w:rPr>
                  <w:rFonts w:eastAsia="Arial" w:cs="Arial"/>
                  <w:spacing w:val="1"/>
                  <w:u w:val="single" w:color="000000"/>
                </w:rPr>
                <w:t>E</w:t>
              </w:r>
              <w:r>
                <w:rPr>
                  <w:rFonts w:eastAsia="Arial" w:cs="Arial"/>
                  <w:spacing w:val="-1"/>
                  <w:u w:val="single" w:color="000000"/>
                </w:rPr>
                <w:t>x</w:t>
              </w:r>
              <w:r>
                <w:rPr>
                  <w:rFonts w:eastAsia="Arial" w:cs="Arial"/>
                  <w:u w:val="single" w:color="000000"/>
                </w:rPr>
                <w:t>a</w:t>
              </w:r>
              <w:r>
                <w:rPr>
                  <w:rFonts w:eastAsia="Arial" w:cs="Arial"/>
                  <w:spacing w:val="2"/>
                  <w:u w:val="single" w:color="000000"/>
                </w:rPr>
                <w:t>m</w:t>
              </w:r>
              <w:r>
                <w:rPr>
                  <w:rFonts w:eastAsia="Arial" w:cs="Arial"/>
                  <w:u w:val="single" w:color="000000"/>
                </w:rPr>
                <w:t>p</w:t>
              </w:r>
              <w:r>
                <w:rPr>
                  <w:rFonts w:eastAsia="Arial" w:cs="Arial"/>
                  <w:spacing w:val="1"/>
                  <w:u w:val="single" w:color="000000"/>
                </w:rPr>
                <w:t>l</w:t>
              </w:r>
              <w:r>
                <w:rPr>
                  <w:rFonts w:eastAsia="Arial" w:cs="Arial"/>
                  <w:u w:val="single" w:color="000000"/>
                </w:rPr>
                <w:t>e:</w:t>
              </w:r>
              <w:r>
                <w:rPr>
                  <w:rFonts w:eastAsia="Arial" w:cs="Arial"/>
                  <w:spacing w:val="48"/>
                </w:rPr>
                <w:t xml:space="preserve"> </w:t>
              </w:r>
              <w:r>
                <w:rPr>
                  <w:rFonts w:eastAsia="Arial" w:cs="Arial"/>
                  <w:color w:val="0000FF"/>
                  <w:spacing w:val="-52"/>
                </w:rPr>
                <w:t xml:space="preserve"> </w:t>
              </w:r>
              <w:r>
                <w:fldChar w:fldCharType="begin"/>
              </w:r>
              <w:r>
                <w:instrText xml:space="preserve"> HYPERLINK "https://www.iho.int/" \h </w:instrText>
              </w:r>
              <w:r>
                <w:fldChar w:fldCharType="separate"/>
              </w:r>
              <w:r>
                <w:rPr>
                  <w:rFonts w:eastAsia="Arial" w:cs="Arial"/>
                  <w:color w:val="0000FF"/>
                  <w:spacing w:val="-3"/>
                  <w:u w:val="single" w:color="0000FF"/>
                </w:rPr>
                <w:t>h</w:t>
              </w:r>
              <w:r>
                <w:rPr>
                  <w:rFonts w:eastAsia="Arial" w:cs="Arial"/>
                  <w:color w:val="0000FF"/>
                  <w:u w:val="single" w:color="0000FF"/>
                </w:rPr>
                <w:t>t</w:t>
              </w:r>
              <w:r>
                <w:rPr>
                  <w:rFonts w:eastAsia="Arial" w:cs="Arial"/>
                  <w:color w:val="0000FF"/>
                  <w:spacing w:val="2"/>
                  <w:u w:val="single" w:color="0000FF"/>
                </w:rPr>
                <w:t>t</w:t>
              </w:r>
              <w:r>
                <w:rPr>
                  <w:rFonts w:eastAsia="Arial" w:cs="Arial"/>
                  <w:color w:val="0000FF"/>
                  <w:u w:val="single" w:color="0000FF"/>
                </w:rPr>
                <w:t>p</w:t>
              </w:r>
              <w:r>
                <w:rPr>
                  <w:rFonts w:eastAsia="Arial" w:cs="Arial"/>
                  <w:color w:val="0000FF"/>
                  <w:spacing w:val="1"/>
                  <w:u w:val="single" w:color="0000FF"/>
                </w:rPr>
                <w:t>s</w:t>
              </w:r>
              <w:r>
                <w:rPr>
                  <w:rFonts w:eastAsia="Arial" w:cs="Arial"/>
                  <w:color w:val="0000FF"/>
                  <w:u w:val="single" w:color="0000FF"/>
                </w:rPr>
                <w:t>:/</w:t>
              </w:r>
              <w:r>
                <w:rPr>
                  <w:rFonts w:eastAsia="Arial" w:cs="Arial"/>
                  <w:color w:val="0000FF"/>
                  <w:spacing w:val="4"/>
                  <w:u w:val="single" w:color="0000FF"/>
                </w:rPr>
                <w:t>/</w:t>
              </w:r>
              <w:r>
                <w:rPr>
                  <w:rFonts w:eastAsia="Arial" w:cs="Arial"/>
                  <w:color w:val="0000FF"/>
                  <w:spacing w:val="-2"/>
                  <w:u w:val="single" w:color="0000FF"/>
                </w:rPr>
                <w:t>ww</w:t>
              </w:r>
              <w:r>
                <w:rPr>
                  <w:rFonts w:eastAsia="Arial" w:cs="Arial"/>
                  <w:color w:val="0000FF"/>
                  <w:spacing w:val="-5"/>
                  <w:u w:val="single" w:color="0000FF"/>
                </w:rPr>
                <w:t>w</w:t>
              </w:r>
              <w:r>
                <w:rPr>
                  <w:rFonts w:eastAsia="Arial" w:cs="Arial"/>
                  <w:color w:val="0000FF"/>
                  <w:spacing w:val="2"/>
                  <w:u w:val="single" w:color="0000FF"/>
                </w:rPr>
                <w:t>.</w:t>
              </w:r>
              <w:r>
                <w:rPr>
                  <w:rFonts w:eastAsia="Arial" w:cs="Arial"/>
                  <w:color w:val="0000FF"/>
                  <w:spacing w:val="1"/>
                  <w:u w:val="single" w:color="0000FF"/>
                </w:rPr>
                <w:t>i</w:t>
              </w:r>
              <w:r>
                <w:rPr>
                  <w:rFonts w:eastAsia="Arial" w:cs="Arial"/>
                  <w:color w:val="0000FF"/>
                  <w:spacing w:val="2"/>
                  <w:u w:val="single" w:color="0000FF"/>
                </w:rPr>
                <w:t>h</w:t>
              </w:r>
              <w:r>
                <w:rPr>
                  <w:rFonts w:eastAsia="Arial" w:cs="Arial"/>
                  <w:color w:val="0000FF"/>
                  <w:u w:val="single" w:color="0000FF"/>
                </w:rPr>
                <w:t>o</w:t>
              </w:r>
              <w:r>
                <w:rPr>
                  <w:rFonts w:eastAsia="Arial" w:cs="Arial"/>
                  <w:color w:val="0000FF"/>
                  <w:spacing w:val="2"/>
                  <w:u w:val="single" w:color="0000FF"/>
                </w:rPr>
                <w:t>.</w:t>
              </w:r>
              <w:r>
                <w:rPr>
                  <w:rFonts w:eastAsia="Arial" w:cs="Arial"/>
                  <w:color w:val="0000FF"/>
                  <w:spacing w:val="-1"/>
                  <w:u w:val="single" w:color="0000FF"/>
                </w:rPr>
                <w:t>i</w:t>
              </w:r>
              <w:r>
                <w:rPr>
                  <w:rFonts w:eastAsia="Arial" w:cs="Arial"/>
                  <w:color w:val="0000FF"/>
                  <w:u w:val="single" w:color="0000FF"/>
                </w:rPr>
                <w:t>nt</w:t>
              </w:r>
              <w:r>
                <w:rPr>
                  <w:rFonts w:eastAsia="Arial" w:cs="Arial"/>
                  <w:color w:val="0000FF"/>
                </w:rPr>
                <w:t xml:space="preserve"> </w:t>
              </w:r>
              <w:r>
                <w:rPr>
                  <w:rFonts w:eastAsia="Arial" w:cs="Arial"/>
                  <w:color w:val="0000FF"/>
                </w:rPr>
                <w:fldChar w:fldCharType="end"/>
              </w:r>
            </w:moveTo>
          </w:p>
          <w:p w14:paraId="7DC1E67D" w14:textId="77777777" w:rsidR="004401D5" w:rsidRPr="00B131AF" w:rsidRDefault="004401D5" w:rsidP="00A1128A">
            <w:pPr>
              <w:spacing w:before="120" w:after="120"/>
              <w:rPr>
                <w:moveTo w:id="3626" w:author="Raphael Malyankar" w:date="2022-11-22T00:27:00Z"/>
                <w:rFonts w:cs="Arial"/>
              </w:rPr>
            </w:pPr>
            <w:moveTo w:id="3627" w:author="Raphael Malyankar" w:date="2022-11-22T00:27:00Z">
              <w:r w:rsidRPr="00B131AF">
                <w:rPr>
                  <w:rFonts w:cs="Arial"/>
                  <w:u w:val="single"/>
                </w:rPr>
                <w:t>Remarks:</w:t>
              </w:r>
            </w:moveTo>
          </w:p>
          <w:p w14:paraId="12B448A4" w14:textId="77777777" w:rsidR="004401D5" w:rsidRPr="00B131AF" w:rsidRDefault="004401D5" w:rsidP="00A1128A">
            <w:pPr>
              <w:spacing w:before="120" w:after="120"/>
              <w:rPr>
                <w:moveTo w:id="3628" w:author="Raphael Malyankar" w:date="2022-11-22T00:27:00Z"/>
                <w:rFonts w:cs="Arial"/>
              </w:rPr>
            </w:pPr>
            <w:moveTo w:id="3629" w:author="Raphael Malyankar" w:date="2022-11-22T00:27:00Z">
              <w:r w:rsidRPr="00B131AF">
                <w:rPr>
                  <w:rFonts w:cs="Arial"/>
                </w:rPr>
                <w:t>•No remarks.</w:t>
              </w:r>
            </w:moveTo>
          </w:p>
        </w:tc>
      </w:tr>
    </w:tbl>
    <w:p w14:paraId="0350A14F" w14:textId="77777777" w:rsidR="004401D5" w:rsidRPr="00B131AF" w:rsidRDefault="004401D5" w:rsidP="004401D5">
      <w:pPr>
        <w:spacing w:before="240"/>
        <w:rPr>
          <w:moveTo w:id="3630" w:author="Raphael Malyankar" w:date="2022-11-22T00:27:00Z"/>
          <w:b/>
        </w:rPr>
      </w:pPr>
    </w:p>
    <w:p w14:paraId="4C8EA261" w14:textId="77777777" w:rsidR="00B131AF" w:rsidRPr="00B131AF" w:rsidRDefault="00B131AF" w:rsidP="00716062">
      <w:pPr>
        <w:pStyle w:val="Heading2"/>
      </w:pPr>
      <w:bookmarkStart w:id="3631" w:name="_Toc120214732"/>
      <w:moveToRangeEnd w:id="3613"/>
      <w:r w:rsidRPr="00B131AF">
        <w:t>Orientation Uncertainty</w:t>
      </w:r>
      <w:bookmarkEnd w:id="3631"/>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6CB49DA1" w14:textId="77777777" w:rsidTr="00B131AF">
        <w:tc>
          <w:tcPr>
            <w:tcW w:w="5000" w:type="pct"/>
            <w:shd w:val="clear" w:color="auto" w:fill="auto"/>
          </w:tcPr>
          <w:p w14:paraId="16F83A88"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best estimate of the accuracy of a bearing.</w:t>
            </w:r>
          </w:p>
          <w:p w14:paraId="4BEA3E56" w14:textId="69A12298" w:rsidR="00B131AF" w:rsidRPr="00B131AF" w:rsidRDefault="00F87E8F" w:rsidP="00B131AF">
            <w:pPr>
              <w:spacing w:before="120" w:after="120"/>
              <w:rPr>
                <w:rFonts w:cs="Arial"/>
              </w:rPr>
            </w:pPr>
            <w:ins w:id="3632" w:author="Raphael Malyankar" w:date="2022-11-22T00:32:00Z">
              <w:r w:rsidRPr="00F87E8F">
                <w:rPr>
                  <w:rFonts w:cs="Arial"/>
                </w:rPr>
                <w:t xml:space="preserve">Value Type: </w:t>
              </w:r>
              <w:r>
                <w:rPr>
                  <w:rFonts w:cs="Arial"/>
                </w:rPr>
                <w:t>real</w:t>
              </w:r>
            </w:ins>
          </w:p>
          <w:p w14:paraId="7466354B" w14:textId="77777777" w:rsidR="00B131AF" w:rsidRPr="00B131AF" w:rsidRDefault="00B131AF" w:rsidP="00B131AF">
            <w:pPr>
              <w:spacing w:before="120" w:after="120"/>
              <w:rPr>
                <w:rFonts w:cs="Arial"/>
              </w:rPr>
            </w:pPr>
            <w:r w:rsidRPr="00B131AF">
              <w:rPr>
                <w:rFonts w:cs="Arial"/>
                <w:u w:val="single"/>
              </w:rPr>
              <w:t>Remarks:</w:t>
            </w:r>
          </w:p>
          <w:p w14:paraId="1017661A" w14:textId="77777777" w:rsidR="00B131AF" w:rsidRPr="00B131AF" w:rsidRDefault="00B131AF" w:rsidP="00B131AF">
            <w:pPr>
              <w:spacing w:before="120" w:after="120"/>
              <w:rPr>
                <w:rFonts w:cs="Arial"/>
              </w:rPr>
            </w:pPr>
            <w:r w:rsidRPr="00B131AF">
              <w:rPr>
                <w:rFonts w:cs="Arial"/>
              </w:rPr>
              <w:t>•No remarks.</w:t>
            </w:r>
          </w:p>
        </w:tc>
      </w:tr>
    </w:tbl>
    <w:p w14:paraId="68100D71" w14:textId="77777777" w:rsidR="00B131AF" w:rsidRPr="00B131AF" w:rsidRDefault="00B131AF" w:rsidP="00B131AF">
      <w:pPr>
        <w:spacing w:before="240"/>
        <w:rPr>
          <w:b/>
        </w:rPr>
      </w:pPr>
    </w:p>
    <w:p w14:paraId="4AE08DE1" w14:textId="77777777" w:rsidR="00B131AF" w:rsidRPr="00B131AF" w:rsidRDefault="00B131AF" w:rsidP="00716062">
      <w:pPr>
        <w:pStyle w:val="Heading2"/>
      </w:pPr>
      <w:bookmarkStart w:id="3633" w:name="_Toc120214733"/>
      <w:r w:rsidRPr="00B131AF">
        <w:t>Orientation Value</w:t>
      </w:r>
      <w:bookmarkEnd w:id="3633"/>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7B79761C" w14:textId="77777777" w:rsidTr="00B131AF">
        <w:tc>
          <w:tcPr>
            <w:tcW w:w="5000" w:type="pct"/>
            <w:shd w:val="clear" w:color="auto" w:fill="auto"/>
          </w:tcPr>
          <w:p w14:paraId="23AFC4CF"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angular distance measured from true north to the major axis of the feature.</w:t>
            </w:r>
          </w:p>
          <w:p w14:paraId="291E0B66" w14:textId="7775EDC1" w:rsidR="00B131AF" w:rsidRPr="00B131AF" w:rsidRDefault="00F87E8F" w:rsidP="00B131AF">
            <w:pPr>
              <w:spacing w:before="120" w:after="120"/>
              <w:rPr>
                <w:rFonts w:cs="Arial"/>
              </w:rPr>
            </w:pPr>
            <w:ins w:id="3634" w:author="Raphael Malyankar" w:date="2022-11-22T00:32:00Z">
              <w:r w:rsidRPr="00F87E8F">
                <w:rPr>
                  <w:rFonts w:cs="Arial"/>
                </w:rPr>
                <w:t xml:space="preserve">Value Type: </w:t>
              </w:r>
              <w:r>
                <w:rPr>
                  <w:rFonts w:cs="Arial"/>
                </w:rPr>
                <w:t>real</w:t>
              </w:r>
            </w:ins>
          </w:p>
          <w:p w14:paraId="00A80580" w14:textId="77777777" w:rsidR="00B131AF" w:rsidRPr="00B131AF" w:rsidRDefault="00B131AF" w:rsidP="00B131AF">
            <w:pPr>
              <w:spacing w:before="120" w:after="120"/>
              <w:rPr>
                <w:rFonts w:cs="Arial"/>
              </w:rPr>
            </w:pPr>
            <w:r w:rsidRPr="00B131AF">
              <w:rPr>
                <w:rFonts w:cs="Arial"/>
                <w:u w:val="single"/>
              </w:rPr>
              <w:t>Remarks:</w:t>
            </w:r>
          </w:p>
          <w:p w14:paraId="48E7B0E1" w14:textId="77777777" w:rsidR="00B131AF" w:rsidRPr="00B131AF" w:rsidRDefault="00B131AF" w:rsidP="00B131AF">
            <w:pPr>
              <w:spacing w:before="120" w:after="120"/>
              <w:rPr>
                <w:rFonts w:cs="Arial"/>
              </w:rPr>
            </w:pPr>
            <w:r w:rsidRPr="00B131AF">
              <w:rPr>
                <w:rFonts w:cs="Arial"/>
              </w:rPr>
              <w:t>•No remarks.</w:t>
            </w:r>
          </w:p>
        </w:tc>
      </w:tr>
    </w:tbl>
    <w:p w14:paraId="7DB51BAF" w14:textId="77777777" w:rsidR="00B131AF" w:rsidRPr="00B131AF" w:rsidRDefault="00B131AF" w:rsidP="00B131AF">
      <w:pPr>
        <w:spacing w:before="240"/>
        <w:rPr>
          <w:b/>
        </w:rPr>
      </w:pPr>
    </w:p>
    <w:p w14:paraId="27F4112C" w14:textId="77777777" w:rsidR="00B131AF" w:rsidRPr="00B131AF" w:rsidRDefault="00B131AF" w:rsidP="00716062">
      <w:pPr>
        <w:pStyle w:val="Heading2"/>
      </w:pPr>
      <w:bookmarkStart w:id="3635" w:name="_Toc120214734"/>
      <w:r w:rsidRPr="00B131AF">
        <w:t>Pictorial Representation</w:t>
      </w:r>
      <w:bookmarkEnd w:id="3635"/>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425A5620" w14:textId="77777777" w:rsidTr="00B131AF">
        <w:tc>
          <w:tcPr>
            <w:tcW w:w="5000" w:type="pct"/>
            <w:shd w:val="clear" w:color="auto" w:fill="auto"/>
          </w:tcPr>
          <w:p w14:paraId="59437D8E"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Indicates whether a pictorial representation of the feature is available.</w:t>
            </w:r>
          </w:p>
          <w:p w14:paraId="0D348FC0" w14:textId="09258E3B" w:rsidR="00B131AF" w:rsidRPr="00B131AF" w:rsidRDefault="00F87E8F" w:rsidP="00B131AF">
            <w:pPr>
              <w:spacing w:before="120" w:after="120"/>
              <w:rPr>
                <w:rFonts w:cs="Arial"/>
              </w:rPr>
            </w:pPr>
            <w:ins w:id="3636" w:author="Raphael Malyankar" w:date="2022-11-22T00:33:00Z">
              <w:r w:rsidRPr="00F87E8F">
                <w:rPr>
                  <w:rFonts w:cs="Arial"/>
                </w:rPr>
                <w:t>Value Type: text</w:t>
              </w:r>
            </w:ins>
          </w:p>
          <w:p w14:paraId="347B6017" w14:textId="77777777" w:rsidR="00B131AF" w:rsidRPr="00B131AF" w:rsidRDefault="00B131AF" w:rsidP="00B131AF">
            <w:pPr>
              <w:spacing w:before="120" w:after="120"/>
              <w:rPr>
                <w:rFonts w:cs="Arial"/>
              </w:rPr>
            </w:pPr>
            <w:r w:rsidRPr="00B131AF">
              <w:rPr>
                <w:rFonts w:cs="Arial"/>
                <w:u w:val="single"/>
              </w:rPr>
              <w:t>Remarks:</w:t>
            </w:r>
          </w:p>
          <w:p w14:paraId="7C2213B1" w14:textId="77777777" w:rsidR="00B131AF" w:rsidRPr="00B131AF" w:rsidRDefault="00B131AF" w:rsidP="00B131AF">
            <w:pPr>
              <w:spacing w:before="120" w:after="120"/>
              <w:rPr>
                <w:rFonts w:cs="Arial"/>
              </w:rPr>
            </w:pPr>
            <w:r w:rsidRPr="00B131AF">
              <w:rPr>
                <w:rFonts w:cs="Arial"/>
              </w:rPr>
              <w:t xml:space="preserve"> The 'pictorial representation' could be a drawing or a photo. The string encodes the file name of an external graphic file (pixel/vector).</w:t>
            </w:r>
          </w:p>
        </w:tc>
      </w:tr>
    </w:tbl>
    <w:p w14:paraId="1EA6E7F6" w14:textId="77777777" w:rsidR="00B131AF" w:rsidRPr="00B131AF" w:rsidRDefault="00B131AF" w:rsidP="00B131AF">
      <w:pPr>
        <w:spacing w:before="240"/>
        <w:rPr>
          <w:b/>
        </w:rPr>
      </w:pPr>
    </w:p>
    <w:p w14:paraId="041D9626" w14:textId="77777777" w:rsidR="00B131AF" w:rsidRPr="00B131AF" w:rsidRDefault="00B131AF" w:rsidP="00716062">
      <w:pPr>
        <w:pStyle w:val="Heading2"/>
      </w:pPr>
      <w:bookmarkStart w:id="3637" w:name="_Toc120214735"/>
      <w:r w:rsidRPr="00B131AF">
        <w:lastRenderedPageBreak/>
        <w:t>Picture Caption</w:t>
      </w:r>
      <w:bookmarkEnd w:id="3637"/>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1C9FF823" w14:textId="77777777" w:rsidTr="00B131AF">
        <w:tc>
          <w:tcPr>
            <w:tcW w:w="5000" w:type="pct"/>
            <w:shd w:val="clear" w:color="auto" w:fill="auto"/>
          </w:tcPr>
          <w:p w14:paraId="7E15D1BE"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Short description of the purpose of the image</w:t>
            </w:r>
          </w:p>
          <w:p w14:paraId="261C7118" w14:textId="14AD21C7" w:rsidR="00B131AF" w:rsidRPr="00B131AF" w:rsidRDefault="00F87E8F" w:rsidP="00B131AF">
            <w:pPr>
              <w:spacing w:before="120" w:after="120"/>
              <w:rPr>
                <w:rFonts w:cs="Arial"/>
              </w:rPr>
            </w:pPr>
            <w:ins w:id="3638" w:author="Raphael Malyankar" w:date="2022-11-22T00:33:00Z">
              <w:r w:rsidRPr="00F87E8F">
                <w:rPr>
                  <w:rFonts w:cs="Arial"/>
                </w:rPr>
                <w:t>Value Type: text</w:t>
              </w:r>
            </w:ins>
          </w:p>
          <w:p w14:paraId="2C2B5DFE" w14:textId="77777777" w:rsidR="00B131AF" w:rsidRPr="00B131AF" w:rsidRDefault="00B131AF" w:rsidP="00B131AF">
            <w:pPr>
              <w:spacing w:before="120" w:after="120"/>
              <w:rPr>
                <w:rFonts w:cs="Arial"/>
              </w:rPr>
            </w:pPr>
            <w:r w:rsidRPr="00B131AF">
              <w:rPr>
                <w:rFonts w:cs="Arial"/>
                <w:u w:val="single"/>
              </w:rPr>
              <w:t>Remarks:</w:t>
            </w:r>
          </w:p>
          <w:p w14:paraId="16C19C90" w14:textId="77777777" w:rsidR="00B131AF" w:rsidRPr="00B131AF" w:rsidRDefault="00B131AF" w:rsidP="00B131AF">
            <w:pPr>
              <w:spacing w:before="120" w:after="120"/>
              <w:rPr>
                <w:rFonts w:cs="Arial"/>
              </w:rPr>
            </w:pPr>
            <w:r w:rsidRPr="00B131AF">
              <w:rPr>
                <w:rFonts w:cs="Arial"/>
              </w:rPr>
              <w:t>•No remarks.</w:t>
            </w:r>
          </w:p>
        </w:tc>
      </w:tr>
    </w:tbl>
    <w:p w14:paraId="3FFF168E" w14:textId="77777777" w:rsidR="00B131AF" w:rsidRPr="00B131AF" w:rsidRDefault="00B131AF" w:rsidP="00B131AF">
      <w:pPr>
        <w:spacing w:before="240"/>
        <w:rPr>
          <w:b/>
        </w:rPr>
      </w:pPr>
    </w:p>
    <w:p w14:paraId="38111622" w14:textId="77777777" w:rsidR="00B131AF" w:rsidRPr="00B131AF" w:rsidRDefault="00B131AF" w:rsidP="00716062">
      <w:pPr>
        <w:pStyle w:val="Heading2"/>
      </w:pPr>
      <w:bookmarkStart w:id="3639" w:name="_Toc120214736"/>
      <w:r w:rsidRPr="00B131AF">
        <w:t>Picture Information</w:t>
      </w:r>
      <w:bookmarkEnd w:id="3639"/>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534A28D0" w14:textId="77777777" w:rsidTr="00B131AF">
        <w:tc>
          <w:tcPr>
            <w:tcW w:w="5000" w:type="pct"/>
            <w:shd w:val="clear" w:color="auto" w:fill="auto"/>
          </w:tcPr>
          <w:p w14:paraId="028AFA4F"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A set of information to provide credits to picture creator, copyright owner etc.</w:t>
            </w:r>
          </w:p>
          <w:p w14:paraId="28B16804" w14:textId="05620331" w:rsidR="00B131AF" w:rsidRPr="00B131AF" w:rsidRDefault="00F87E8F" w:rsidP="00B131AF">
            <w:pPr>
              <w:spacing w:before="120" w:after="120"/>
              <w:rPr>
                <w:rFonts w:cs="Arial"/>
              </w:rPr>
            </w:pPr>
            <w:ins w:id="3640" w:author="Raphael Malyankar" w:date="2022-11-22T00:33:00Z">
              <w:r w:rsidRPr="00F87E8F">
                <w:rPr>
                  <w:rFonts w:cs="Arial"/>
                </w:rPr>
                <w:t>Value Type: text</w:t>
              </w:r>
            </w:ins>
          </w:p>
          <w:p w14:paraId="38F02797" w14:textId="77777777" w:rsidR="00B131AF" w:rsidRPr="00B131AF" w:rsidRDefault="00B131AF" w:rsidP="00B131AF">
            <w:pPr>
              <w:spacing w:before="120" w:after="120"/>
              <w:rPr>
                <w:rFonts w:cs="Arial"/>
              </w:rPr>
            </w:pPr>
            <w:r w:rsidRPr="00B131AF">
              <w:rPr>
                <w:rFonts w:cs="Arial"/>
                <w:u w:val="single"/>
              </w:rPr>
              <w:t>Remarks:</w:t>
            </w:r>
          </w:p>
          <w:p w14:paraId="702B96EE" w14:textId="77777777" w:rsidR="00B131AF" w:rsidRPr="00B131AF" w:rsidRDefault="00B131AF" w:rsidP="00B131AF">
            <w:pPr>
              <w:spacing w:before="120" w:after="120"/>
              <w:rPr>
                <w:rFonts w:cs="Arial"/>
              </w:rPr>
            </w:pPr>
            <w:r w:rsidRPr="00B131AF">
              <w:rPr>
                <w:rFonts w:cs="Arial"/>
              </w:rPr>
              <w:t>•No remarks.</w:t>
            </w:r>
          </w:p>
        </w:tc>
      </w:tr>
    </w:tbl>
    <w:p w14:paraId="5F0C933F" w14:textId="77777777" w:rsidR="00B131AF" w:rsidRPr="00B131AF" w:rsidRDefault="00B131AF" w:rsidP="00B131AF">
      <w:pPr>
        <w:spacing w:before="240"/>
        <w:rPr>
          <w:b/>
        </w:rPr>
      </w:pPr>
    </w:p>
    <w:p w14:paraId="0079B002" w14:textId="77777777" w:rsidR="00B131AF" w:rsidRPr="00B131AF" w:rsidRDefault="00B131AF" w:rsidP="00716062">
      <w:pPr>
        <w:pStyle w:val="Heading2"/>
      </w:pPr>
      <w:bookmarkStart w:id="3641" w:name="_Toc120214737"/>
      <w:r w:rsidRPr="00B131AF">
        <w:t>Port Facility Number</w:t>
      </w:r>
      <w:bookmarkEnd w:id="3641"/>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19DB5CA0" w14:textId="77777777" w:rsidTr="00B131AF">
        <w:tc>
          <w:tcPr>
            <w:tcW w:w="5000" w:type="pct"/>
            <w:shd w:val="clear" w:color="auto" w:fill="auto"/>
          </w:tcPr>
          <w:p w14:paraId="5761E137"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Number assigned to the port facility in the IMO port facility database.</w:t>
            </w:r>
          </w:p>
          <w:p w14:paraId="6109E66D" w14:textId="5C21B92C" w:rsidR="00B131AF" w:rsidRPr="00B131AF" w:rsidRDefault="00F87E8F" w:rsidP="00B131AF">
            <w:pPr>
              <w:spacing w:before="120" w:after="120"/>
              <w:rPr>
                <w:rFonts w:cs="Arial"/>
              </w:rPr>
            </w:pPr>
            <w:ins w:id="3642" w:author="Raphael Malyankar" w:date="2022-11-22T00:33:00Z">
              <w:r w:rsidRPr="00F87E8F">
                <w:rPr>
                  <w:rFonts w:cs="Arial"/>
                </w:rPr>
                <w:t>Value Type: text</w:t>
              </w:r>
            </w:ins>
          </w:p>
          <w:p w14:paraId="53D9DB08" w14:textId="77777777" w:rsidR="00B131AF" w:rsidRPr="00B131AF" w:rsidRDefault="00B131AF" w:rsidP="00B131AF">
            <w:pPr>
              <w:spacing w:before="120" w:after="120"/>
              <w:rPr>
                <w:rFonts w:cs="Arial"/>
              </w:rPr>
            </w:pPr>
            <w:r w:rsidRPr="00B131AF">
              <w:rPr>
                <w:rFonts w:cs="Arial"/>
                <w:u w:val="single"/>
              </w:rPr>
              <w:t>Remarks:</w:t>
            </w:r>
          </w:p>
          <w:p w14:paraId="67B4B046" w14:textId="55C6C01B" w:rsidR="00B131AF" w:rsidRPr="00B131AF" w:rsidRDefault="00B131AF" w:rsidP="00B131AF">
            <w:pPr>
              <w:spacing w:before="120" w:after="120"/>
              <w:rPr>
                <w:rFonts w:cs="Arial"/>
              </w:rPr>
            </w:pPr>
            <w:r w:rsidRPr="00B131AF">
              <w:rPr>
                <w:rFonts w:cs="Arial"/>
              </w:rPr>
              <w:t>•</w:t>
            </w:r>
            <w:ins w:id="3643" w:author="Raphael Malyankar" w:date="2022-11-22T00:33:00Z">
              <w:r w:rsidR="00F87E8F">
                <w:t xml:space="preserve"> </w:t>
              </w:r>
              <w:r w:rsidR="00F87E8F" w:rsidRPr="00F87E8F">
                <w:rPr>
                  <w:rFonts w:cs="Arial"/>
                </w:rPr>
                <w:t xml:space="preserve">The IMO port facility number consists of a UN LOCODE with a 4-digit </w:t>
              </w:r>
              <w:proofErr w:type="spellStart"/>
              <w:r w:rsidR="00F87E8F" w:rsidRPr="00F87E8F">
                <w:rPr>
                  <w:rFonts w:cs="Arial"/>
                </w:rPr>
                <w:t>sufffix</w:t>
              </w:r>
              <w:proofErr w:type="spellEnd"/>
              <w:r w:rsidR="00F87E8F" w:rsidRPr="00F87E8F">
                <w:rPr>
                  <w:rFonts w:cs="Arial"/>
                </w:rPr>
                <w:t xml:space="preserve">, </w:t>
              </w:r>
              <w:proofErr w:type="spellStart"/>
              <w:r w:rsidR="00F87E8F" w:rsidRPr="00F87E8F">
                <w:rPr>
                  <w:rFonts w:cs="Arial"/>
                </w:rPr>
                <w:t>seperated</w:t>
              </w:r>
              <w:proofErr w:type="spellEnd"/>
              <w:r w:rsidR="00F87E8F" w:rsidRPr="00F87E8F">
                <w:rPr>
                  <w:rFonts w:cs="Arial"/>
                </w:rPr>
                <w:t xml:space="preserve"> by a hyphen, for example USLAX-0001</w:t>
              </w:r>
            </w:ins>
            <w:del w:id="3644" w:author="Raphael Malyankar" w:date="2022-11-22T00:33:00Z">
              <w:r w:rsidRPr="00B131AF" w:rsidDel="00F87E8F">
                <w:rPr>
                  <w:rFonts w:cs="Arial"/>
                </w:rPr>
                <w:delText>No remarks</w:delText>
              </w:r>
            </w:del>
            <w:r w:rsidRPr="00B131AF">
              <w:rPr>
                <w:rFonts w:cs="Arial"/>
              </w:rPr>
              <w:t>.</w:t>
            </w:r>
          </w:p>
        </w:tc>
      </w:tr>
    </w:tbl>
    <w:p w14:paraId="0F7D2EE2" w14:textId="77777777" w:rsidR="00B131AF" w:rsidRPr="00B131AF" w:rsidRDefault="00B131AF" w:rsidP="00B131AF">
      <w:pPr>
        <w:spacing w:before="240"/>
        <w:rPr>
          <w:b/>
        </w:rPr>
      </w:pPr>
    </w:p>
    <w:p w14:paraId="507C55E3" w14:textId="77777777" w:rsidR="00B131AF" w:rsidRPr="00B131AF" w:rsidRDefault="00B131AF" w:rsidP="00716062">
      <w:pPr>
        <w:pStyle w:val="Heading2"/>
      </w:pPr>
      <w:bookmarkStart w:id="3645" w:name="_Toc120214738"/>
      <w:r w:rsidRPr="00B131AF">
        <w:t>Postal code</w:t>
      </w:r>
      <w:bookmarkEnd w:id="3645"/>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63DED426" w14:textId="77777777" w:rsidTr="00B131AF">
        <w:tc>
          <w:tcPr>
            <w:tcW w:w="5000" w:type="pct"/>
            <w:shd w:val="clear" w:color="auto" w:fill="auto"/>
          </w:tcPr>
          <w:p w14:paraId="4CF7D1BC"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Known in various countries as a postcode, or ZIP code, the postal code is a series of letters and/or digits that identifies each postal delivery area.</w:t>
            </w:r>
          </w:p>
          <w:p w14:paraId="5A360531" w14:textId="33042FCC" w:rsidR="00B131AF" w:rsidRPr="00B131AF" w:rsidRDefault="00F87E8F" w:rsidP="00B131AF">
            <w:pPr>
              <w:spacing w:before="120" w:after="120"/>
              <w:rPr>
                <w:rFonts w:cs="Arial"/>
              </w:rPr>
            </w:pPr>
            <w:ins w:id="3646" w:author="Raphael Malyankar" w:date="2022-11-22T00:34:00Z">
              <w:r w:rsidRPr="00F87E8F">
                <w:rPr>
                  <w:rFonts w:cs="Arial"/>
                </w:rPr>
                <w:t>Value Type: text</w:t>
              </w:r>
            </w:ins>
          </w:p>
          <w:p w14:paraId="65721838" w14:textId="77777777" w:rsidR="00B131AF" w:rsidRPr="00B131AF" w:rsidRDefault="00B131AF" w:rsidP="00B131AF">
            <w:pPr>
              <w:spacing w:before="120" w:after="120"/>
              <w:rPr>
                <w:rFonts w:cs="Arial"/>
              </w:rPr>
            </w:pPr>
            <w:r w:rsidRPr="00B131AF">
              <w:rPr>
                <w:rFonts w:cs="Arial"/>
                <w:u w:val="single"/>
              </w:rPr>
              <w:t>Remarks:</w:t>
            </w:r>
          </w:p>
          <w:p w14:paraId="6517FA01" w14:textId="77777777" w:rsidR="00B131AF" w:rsidRPr="00B131AF" w:rsidRDefault="00B131AF" w:rsidP="00B131AF">
            <w:pPr>
              <w:spacing w:before="120" w:after="120"/>
              <w:rPr>
                <w:rFonts w:cs="Arial"/>
              </w:rPr>
            </w:pPr>
            <w:r w:rsidRPr="00B131AF">
              <w:rPr>
                <w:rFonts w:cs="Arial"/>
              </w:rPr>
              <w:t>•No remarks.</w:t>
            </w:r>
          </w:p>
        </w:tc>
      </w:tr>
    </w:tbl>
    <w:p w14:paraId="767DA332" w14:textId="77777777" w:rsidR="00B131AF" w:rsidRPr="00B131AF" w:rsidRDefault="00B131AF" w:rsidP="00B131AF">
      <w:pPr>
        <w:spacing w:before="240"/>
        <w:rPr>
          <w:b/>
        </w:rPr>
      </w:pPr>
    </w:p>
    <w:p w14:paraId="4CEABCDC" w14:textId="77777777" w:rsidR="00B131AF" w:rsidRPr="00B131AF" w:rsidRDefault="00B131AF" w:rsidP="00716062">
      <w:pPr>
        <w:pStyle w:val="Heading2"/>
      </w:pPr>
      <w:bookmarkStart w:id="3647" w:name="_Toc120214739"/>
      <w:r w:rsidRPr="00B131AF">
        <w:t>Product</w:t>
      </w:r>
      <w:bookmarkEnd w:id="3647"/>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1EC38B03" w14:textId="77777777" w:rsidTr="00B131AF">
        <w:tc>
          <w:tcPr>
            <w:tcW w:w="5000" w:type="pct"/>
            <w:shd w:val="clear" w:color="auto" w:fill="auto"/>
          </w:tcPr>
          <w:p w14:paraId="645C1BF6"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various substances which are transported, st</w:t>
            </w:r>
            <w:r w:rsidRPr="00B131AF">
              <w:rPr>
                <w:rFonts w:cs="Arial"/>
                <w:b/>
              </w:rPr>
              <w:t>ore</w:t>
            </w:r>
            <w:r w:rsidRPr="00B131AF">
              <w:rPr>
                <w:rFonts w:cs="Arial"/>
              </w:rPr>
              <w:t>d or exploited.</w:t>
            </w:r>
          </w:p>
          <w:p w14:paraId="3CA9969E"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Oil</w:t>
            </w:r>
          </w:p>
          <w:p w14:paraId="5103F49A"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thick, slippery liquid that will not dissolve in water, usually petroleum based in the context of storage tanks.</w:t>
            </w:r>
          </w:p>
          <w:p w14:paraId="1FCBA38B"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Gas</w:t>
            </w:r>
          </w:p>
          <w:p w14:paraId="624DDF0A" w14:textId="77777777" w:rsidR="00B131AF" w:rsidRPr="00B131AF" w:rsidRDefault="00B131AF" w:rsidP="00B131AF">
            <w:pPr>
              <w:spacing w:before="120" w:after="120"/>
              <w:rPr>
                <w:rFonts w:cs="Arial"/>
              </w:rPr>
            </w:pPr>
            <w:r w:rsidRPr="00B131AF">
              <w:rPr>
                <w:rFonts w:cs="Arial"/>
              </w:rPr>
              <w:lastRenderedPageBreak/>
              <w:t xml:space="preserve">  </w:t>
            </w:r>
            <w:r w:rsidRPr="00B131AF">
              <w:rPr>
                <w:rFonts w:cs="Arial"/>
                <w:u w:val="single"/>
              </w:rPr>
              <w:t>IHO Definition:</w:t>
            </w:r>
            <w:r w:rsidRPr="00B131AF">
              <w:rPr>
                <w:rFonts w:cs="Arial"/>
              </w:rPr>
              <w:t xml:space="preserve"> A substance with particles that can move freely, usually a fuel substance in the context of storage tanks.</w:t>
            </w:r>
          </w:p>
          <w:p w14:paraId="607270C7" w14:textId="77777777" w:rsidR="00B131AF" w:rsidRPr="00B131AF" w:rsidRDefault="00B131AF" w:rsidP="00B131AF">
            <w:pPr>
              <w:spacing w:before="120" w:after="120"/>
              <w:rPr>
                <w:rFonts w:cs="Arial"/>
              </w:rPr>
            </w:pPr>
            <w:r w:rsidRPr="00B131AF">
              <w:rPr>
                <w:rFonts w:cs="Arial"/>
              </w:rPr>
              <w:t xml:space="preserve">4) </w:t>
            </w:r>
            <w:r w:rsidRPr="00B131AF">
              <w:rPr>
                <w:rFonts w:cs="Arial"/>
                <w:b/>
              </w:rPr>
              <w:t>Stone</w:t>
            </w:r>
          </w:p>
          <w:p w14:paraId="215D5C95"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general term for rock and rock fragments ranging in size from pebbles and gravel to boulders or large rock masses.</w:t>
            </w:r>
          </w:p>
          <w:p w14:paraId="15B59540" w14:textId="77777777" w:rsidR="00B131AF" w:rsidRPr="00B131AF" w:rsidRDefault="00B131AF" w:rsidP="00B131AF">
            <w:pPr>
              <w:spacing w:before="120" w:after="120"/>
              <w:rPr>
                <w:rFonts w:cs="Arial"/>
              </w:rPr>
            </w:pPr>
            <w:r w:rsidRPr="00B131AF">
              <w:rPr>
                <w:rFonts w:cs="Arial"/>
              </w:rPr>
              <w:t xml:space="preserve">5) </w:t>
            </w:r>
            <w:r w:rsidRPr="00B131AF">
              <w:rPr>
                <w:rFonts w:cs="Arial"/>
                <w:b/>
              </w:rPr>
              <w:t>Coal</w:t>
            </w:r>
          </w:p>
          <w:p w14:paraId="722B78E9"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hard black mineral that is burned as fuel.</w:t>
            </w:r>
          </w:p>
          <w:p w14:paraId="08CA797C" w14:textId="77777777" w:rsidR="00B131AF" w:rsidRPr="00B131AF" w:rsidRDefault="00B131AF" w:rsidP="00B131AF">
            <w:pPr>
              <w:spacing w:before="120" w:after="120"/>
              <w:rPr>
                <w:rFonts w:cs="Arial"/>
              </w:rPr>
            </w:pPr>
            <w:r w:rsidRPr="00B131AF">
              <w:rPr>
                <w:rFonts w:cs="Arial"/>
              </w:rPr>
              <w:t>6) Ore</w:t>
            </w:r>
          </w:p>
          <w:p w14:paraId="5AA340D1"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solid rock or mineral from which metal is obtained.</w:t>
            </w:r>
          </w:p>
          <w:p w14:paraId="43FA89A9" w14:textId="77777777" w:rsidR="00B131AF" w:rsidRPr="00B131AF" w:rsidRDefault="00B131AF" w:rsidP="00B131AF">
            <w:pPr>
              <w:spacing w:before="120" w:after="120"/>
              <w:rPr>
                <w:rFonts w:cs="Arial"/>
              </w:rPr>
            </w:pPr>
            <w:r w:rsidRPr="00B131AF">
              <w:rPr>
                <w:rFonts w:cs="Arial"/>
              </w:rPr>
              <w:t xml:space="preserve">7) </w:t>
            </w:r>
            <w:r w:rsidRPr="00B131AF">
              <w:rPr>
                <w:rFonts w:cs="Arial"/>
                <w:b/>
              </w:rPr>
              <w:t>Chemicals</w:t>
            </w:r>
          </w:p>
          <w:p w14:paraId="7D7FFC45"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Any substance obtained by or used in a chemical process.</w:t>
            </w:r>
          </w:p>
          <w:p w14:paraId="31FDE824" w14:textId="77777777" w:rsidR="00B131AF" w:rsidRPr="00B131AF" w:rsidRDefault="00B131AF" w:rsidP="00B131AF">
            <w:pPr>
              <w:spacing w:before="120" w:after="120"/>
              <w:rPr>
                <w:rFonts w:cs="Arial"/>
              </w:rPr>
            </w:pPr>
            <w:r w:rsidRPr="00B131AF">
              <w:rPr>
                <w:rFonts w:cs="Arial"/>
              </w:rPr>
              <w:t xml:space="preserve">9) </w:t>
            </w:r>
            <w:r w:rsidRPr="00B131AF">
              <w:rPr>
                <w:rFonts w:cs="Arial"/>
                <w:b/>
              </w:rPr>
              <w:t>Milk</w:t>
            </w:r>
          </w:p>
          <w:p w14:paraId="74BF7754"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white fluid secreted by female mammals as food for their young.</w:t>
            </w:r>
          </w:p>
          <w:p w14:paraId="7051D1F1" w14:textId="77777777" w:rsidR="00B131AF" w:rsidRPr="00B131AF" w:rsidRDefault="00B131AF" w:rsidP="00B131AF">
            <w:pPr>
              <w:spacing w:before="120" w:after="120"/>
              <w:rPr>
                <w:rFonts w:cs="Arial"/>
              </w:rPr>
            </w:pPr>
            <w:r w:rsidRPr="00B131AF">
              <w:rPr>
                <w:rFonts w:cs="Arial"/>
              </w:rPr>
              <w:t xml:space="preserve">10) </w:t>
            </w:r>
            <w:r w:rsidRPr="00B131AF">
              <w:rPr>
                <w:rFonts w:cs="Arial"/>
                <w:b/>
              </w:rPr>
              <w:t>Bauxite</w:t>
            </w:r>
          </w:p>
          <w:p w14:paraId="0DEFF148"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mineral from which </w:t>
            </w:r>
            <w:proofErr w:type="spellStart"/>
            <w:r w:rsidRPr="00B131AF">
              <w:rPr>
                <w:rFonts w:cs="Arial"/>
              </w:rPr>
              <w:t>aluminum</w:t>
            </w:r>
            <w:proofErr w:type="spellEnd"/>
            <w:r w:rsidRPr="00B131AF">
              <w:rPr>
                <w:rFonts w:cs="Arial"/>
              </w:rPr>
              <w:t xml:space="preserve"> is obtained.</w:t>
            </w:r>
          </w:p>
          <w:p w14:paraId="49080BD5" w14:textId="77777777" w:rsidR="00B131AF" w:rsidRPr="00B131AF" w:rsidRDefault="00B131AF" w:rsidP="00B131AF">
            <w:pPr>
              <w:spacing w:before="120" w:after="120"/>
              <w:rPr>
                <w:rFonts w:cs="Arial"/>
              </w:rPr>
            </w:pPr>
            <w:r w:rsidRPr="00B131AF">
              <w:rPr>
                <w:rFonts w:cs="Arial"/>
              </w:rPr>
              <w:t xml:space="preserve">11) </w:t>
            </w:r>
            <w:r w:rsidRPr="00B131AF">
              <w:rPr>
                <w:rFonts w:cs="Arial"/>
                <w:b/>
              </w:rPr>
              <w:t>Coke</w:t>
            </w:r>
          </w:p>
          <w:p w14:paraId="54BAB874"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solid substance obtained after gas and tar have been extracted from coal, used as a fuel.</w:t>
            </w:r>
          </w:p>
          <w:p w14:paraId="1A431E53" w14:textId="77777777" w:rsidR="00B131AF" w:rsidRPr="00B131AF" w:rsidRDefault="00B131AF" w:rsidP="00B131AF">
            <w:pPr>
              <w:spacing w:before="120" w:after="120"/>
              <w:rPr>
                <w:rFonts w:cs="Arial"/>
              </w:rPr>
            </w:pPr>
            <w:r w:rsidRPr="00B131AF">
              <w:rPr>
                <w:rFonts w:cs="Arial"/>
              </w:rPr>
              <w:t xml:space="preserve">12) </w:t>
            </w:r>
            <w:r w:rsidRPr="00B131AF">
              <w:rPr>
                <w:rFonts w:cs="Arial"/>
                <w:b/>
              </w:rPr>
              <w:t>Iron Ingots</w:t>
            </w:r>
          </w:p>
          <w:p w14:paraId="1BEF0403"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An oblong lump of cast iron metal.</w:t>
            </w:r>
          </w:p>
          <w:p w14:paraId="3B79A0DC" w14:textId="77777777" w:rsidR="00B131AF" w:rsidRPr="00B131AF" w:rsidRDefault="00B131AF" w:rsidP="00B131AF">
            <w:pPr>
              <w:spacing w:before="120" w:after="120"/>
              <w:rPr>
                <w:rFonts w:cs="Arial"/>
              </w:rPr>
            </w:pPr>
            <w:r w:rsidRPr="00B131AF">
              <w:rPr>
                <w:rFonts w:cs="Arial"/>
              </w:rPr>
              <w:t xml:space="preserve">13) </w:t>
            </w:r>
            <w:r w:rsidRPr="00B131AF">
              <w:rPr>
                <w:rFonts w:cs="Arial"/>
                <w:b/>
              </w:rPr>
              <w:t>Salt</w:t>
            </w:r>
          </w:p>
          <w:p w14:paraId="441CF37C"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Sodium chloride obtained from mines or by the evaporation of sea water.</w:t>
            </w:r>
          </w:p>
          <w:p w14:paraId="25B5B48A" w14:textId="77777777" w:rsidR="00B131AF" w:rsidRPr="00B131AF" w:rsidRDefault="00B131AF" w:rsidP="00B131AF">
            <w:pPr>
              <w:spacing w:before="120" w:after="120"/>
              <w:rPr>
                <w:rFonts w:cs="Arial"/>
              </w:rPr>
            </w:pPr>
            <w:r w:rsidRPr="00B131AF">
              <w:rPr>
                <w:rFonts w:cs="Arial"/>
              </w:rPr>
              <w:t xml:space="preserve">14) </w:t>
            </w:r>
            <w:r w:rsidRPr="00B131AF">
              <w:rPr>
                <w:rFonts w:cs="Arial"/>
                <w:b/>
              </w:rPr>
              <w:t>Sand</w:t>
            </w:r>
          </w:p>
          <w:p w14:paraId="46DBD977"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Loose material consisting of small but easily distinguishable, separate </w:t>
            </w:r>
            <w:r w:rsidRPr="00B131AF">
              <w:rPr>
                <w:rFonts w:cs="Arial"/>
                <w:b/>
              </w:rPr>
              <w:t>grain</w:t>
            </w:r>
            <w:r w:rsidRPr="00B131AF">
              <w:rPr>
                <w:rFonts w:cs="Arial"/>
              </w:rPr>
              <w:t>s, between 0.0625 and 2.000 millimetres in diameter.</w:t>
            </w:r>
          </w:p>
          <w:p w14:paraId="7B328112" w14:textId="77777777" w:rsidR="00B131AF" w:rsidRPr="00B131AF" w:rsidRDefault="00B131AF" w:rsidP="00B131AF">
            <w:pPr>
              <w:spacing w:before="120" w:after="120"/>
              <w:rPr>
                <w:rFonts w:cs="Arial"/>
              </w:rPr>
            </w:pPr>
            <w:r w:rsidRPr="00B131AF">
              <w:rPr>
                <w:rFonts w:cs="Arial"/>
              </w:rPr>
              <w:t xml:space="preserve">15) </w:t>
            </w:r>
            <w:r w:rsidRPr="00B131AF">
              <w:rPr>
                <w:rFonts w:cs="Arial"/>
                <w:b/>
              </w:rPr>
              <w:t>Timber</w:t>
            </w:r>
          </w:p>
          <w:p w14:paraId="5B8E7D62"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Wood prepared for use in building or carpentry.</w:t>
            </w:r>
          </w:p>
          <w:p w14:paraId="046CFD89" w14:textId="77777777" w:rsidR="00B131AF" w:rsidRPr="00B131AF" w:rsidRDefault="00B131AF" w:rsidP="00B131AF">
            <w:pPr>
              <w:spacing w:before="120" w:after="120"/>
              <w:rPr>
                <w:rFonts w:cs="Arial"/>
              </w:rPr>
            </w:pPr>
            <w:r w:rsidRPr="00B131AF">
              <w:rPr>
                <w:rFonts w:cs="Arial"/>
              </w:rPr>
              <w:t xml:space="preserve">16) </w:t>
            </w:r>
            <w:r w:rsidRPr="00B131AF">
              <w:rPr>
                <w:rFonts w:cs="Arial"/>
                <w:b/>
              </w:rPr>
              <w:t>Sawdust/Wood Chips</w:t>
            </w:r>
          </w:p>
          <w:p w14:paraId="64471795"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Powdery fragments of wood made in sawing timber or coarse chips produced for use in manufacturing pressed board.</w:t>
            </w:r>
          </w:p>
          <w:p w14:paraId="16608C6B" w14:textId="77777777" w:rsidR="00B131AF" w:rsidRPr="00B131AF" w:rsidRDefault="00B131AF" w:rsidP="00B131AF">
            <w:pPr>
              <w:spacing w:before="120" w:after="120"/>
              <w:rPr>
                <w:rFonts w:cs="Arial"/>
              </w:rPr>
            </w:pPr>
            <w:r w:rsidRPr="00B131AF">
              <w:rPr>
                <w:rFonts w:cs="Arial"/>
              </w:rPr>
              <w:t xml:space="preserve">17) </w:t>
            </w:r>
            <w:r w:rsidRPr="00B131AF">
              <w:rPr>
                <w:rFonts w:cs="Arial"/>
                <w:b/>
              </w:rPr>
              <w:t>Scrap Metal</w:t>
            </w:r>
          </w:p>
          <w:p w14:paraId="10F79DD2"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Discarded metal suitable for being reprocessed.</w:t>
            </w:r>
          </w:p>
          <w:p w14:paraId="066E3691" w14:textId="77777777" w:rsidR="00B131AF" w:rsidRPr="00B131AF" w:rsidRDefault="00B131AF" w:rsidP="00B131AF">
            <w:pPr>
              <w:spacing w:before="120" w:after="120"/>
              <w:rPr>
                <w:rFonts w:cs="Arial"/>
              </w:rPr>
            </w:pPr>
            <w:r w:rsidRPr="00B131AF">
              <w:rPr>
                <w:rFonts w:cs="Arial"/>
              </w:rPr>
              <w:t xml:space="preserve">18) </w:t>
            </w:r>
            <w:r w:rsidRPr="00B131AF">
              <w:rPr>
                <w:rFonts w:cs="Arial"/>
                <w:b/>
              </w:rPr>
              <w:t>Liquefied Natural Gas</w:t>
            </w:r>
          </w:p>
          <w:p w14:paraId="4D3011C5"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Natural gas that has been liquefied for ease of transport by cooling the gas to -162 Celsius.</w:t>
            </w:r>
          </w:p>
          <w:p w14:paraId="48269C24" w14:textId="77777777" w:rsidR="00B131AF" w:rsidRPr="00B131AF" w:rsidRDefault="00B131AF" w:rsidP="00B131AF">
            <w:pPr>
              <w:spacing w:before="120" w:after="120"/>
              <w:rPr>
                <w:rFonts w:cs="Arial"/>
              </w:rPr>
            </w:pPr>
            <w:r w:rsidRPr="00B131AF">
              <w:rPr>
                <w:rFonts w:cs="Arial"/>
              </w:rPr>
              <w:t xml:space="preserve">19) </w:t>
            </w:r>
            <w:r w:rsidRPr="00B131AF">
              <w:rPr>
                <w:rFonts w:cs="Arial"/>
                <w:b/>
              </w:rPr>
              <w:t>Liquefied Petroleum Gas</w:t>
            </w:r>
          </w:p>
          <w:p w14:paraId="0C40E84C"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compressed gas consisting of flammable light hydrocarbons and derived from petroleum.</w:t>
            </w:r>
          </w:p>
          <w:p w14:paraId="311C6F92" w14:textId="77777777" w:rsidR="00B131AF" w:rsidRPr="00B131AF" w:rsidRDefault="00B131AF" w:rsidP="00B131AF">
            <w:pPr>
              <w:spacing w:before="120" w:after="120"/>
              <w:rPr>
                <w:rFonts w:cs="Arial"/>
              </w:rPr>
            </w:pPr>
            <w:r w:rsidRPr="00B131AF">
              <w:rPr>
                <w:rFonts w:cs="Arial"/>
              </w:rPr>
              <w:t xml:space="preserve">20) </w:t>
            </w:r>
            <w:r w:rsidRPr="00B131AF">
              <w:rPr>
                <w:rFonts w:cs="Arial"/>
                <w:b/>
              </w:rPr>
              <w:t>Wine</w:t>
            </w:r>
          </w:p>
          <w:p w14:paraId="2AF10437"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fermented juice of grapes.</w:t>
            </w:r>
          </w:p>
          <w:p w14:paraId="7B3B7317" w14:textId="77777777" w:rsidR="00B131AF" w:rsidRPr="00B131AF" w:rsidRDefault="00B131AF" w:rsidP="00B131AF">
            <w:pPr>
              <w:spacing w:before="120" w:after="120"/>
              <w:rPr>
                <w:rFonts w:cs="Arial"/>
              </w:rPr>
            </w:pPr>
            <w:r w:rsidRPr="00B131AF">
              <w:rPr>
                <w:rFonts w:cs="Arial"/>
              </w:rPr>
              <w:t xml:space="preserve">21) </w:t>
            </w:r>
            <w:r w:rsidRPr="00B131AF">
              <w:rPr>
                <w:rFonts w:cs="Arial"/>
                <w:b/>
              </w:rPr>
              <w:t>Cement</w:t>
            </w:r>
          </w:p>
          <w:p w14:paraId="32BB33A4" w14:textId="77777777" w:rsidR="00B131AF" w:rsidRPr="00B131AF" w:rsidRDefault="00B131AF" w:rsidP="00B131AF">
            <w:pPr>
              <w:spacing w:before="120" w:after="120"/>
              <w:rPr>
                <w:rFonts w:cs="Arial"/>
              </w:rPr>
            </w:pPr>
            <w:r w:rsidRPr="00B131AF">
              <w:rPr>
                <w:rFonts w:cs="Arial"/>
              </w:rPr>
              <w:lastRenderedPageBreak/>
              <w:t xml:space="preserve">  </w:t>
            </w:r>
            <w:r w:rsidRPr="00B131AF">
              <w:rPr>
                <w:rFonts w:cs="Arial"/>
                <w:u w:val="single"/>
              </w:rPr>
              <w:t>IHO Definition:</w:t>
            </w:r>
            <w:r w:rsidRPr="00B131AF">
              <w:rPr>
                <w:rFonts w:cs="Arial"/>
              </w:rPr>
              <w:t xml:space="preserve"> A substance made of powdered lime and clay, mixed with water.</w:t>
            </w:r>
          </w:p>
          <w:p w14:paraId="52B8DED6" w14:textId="77777777" w:rsidR="00B131AF" w:rsidRPr="00B131AF" w:rsidRDefault="00B131AF" w:rsidP="00B131AF">
            <w:pPr>
              <w:spacing w:before="120" w:after="120"/>
              <w:rPr>
                <w:rFonts w:cs="Arial"/>
              </w:rPr>
            </w:pPr>
            <w:r w:rsidRPr="00B131AF">
              <w:rPr>
                <w:rFonts w:cs="Arial"/>
              </w:rPr>
              <w:t>22) Grain</w:t>
            </w:r>
          </w:p>
          <w:p w14:paraId="1949A3CB"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small hard seed, especially that of any cereal plant such as wheat, rice, corn, rye etc.</w:t>
            </w:r>
          </w:p>
          <w:p w14:paraId="391D5360" w14:textId="77777777" w:rsidR="00B131AF" w:rsidRPr="00B131AF" w:rsidRDefault="00B131AF" w:rsidP="00B131AF">
            <w:pPr>
              <w:spacing w:before="120" w:after="120"/>
              <w:rPr>
                <w:rFonts w:cs="Arial"/>
              </w:rPr>
            </w:pPr>
          </w:p>
          <w:p w14:paraId="35145F4B" w14:textId="77777777" w:rsidR="00B131AF" w:rsidRPr="00B131AF" w:rsidRDefault="00B131AF" w:rsidP="00B131AF">
            <w:pPr>
              <w:spacing w:before="120" w:after="120"/>
              <w:rPr>
                <w:rFonts w:cs="Arial"/>
              </w:rPr>
            </w:pPr>
            <w:r w:rsidRPr="00B131AF">
              <w:rPr>
                <w:rFonts w:cs="Arial"/>
                <w:u w:val="single"/>
              </w:rPr>
              <w:t>Remarks:</w:t>
            </w:r>
          </w:p>
          <w:p w14:paraId="69989CC8" w14:textId="77777777" w:rsidR="00B131AF" w:rsidRPr="00B131AF" w:rsidRDefault="00B131AF" w:rsidP="00B131AF">
            <w:pPr>
              <w:spacing w:before="120" w:after="120"/>
              <w:rPr>
                <w:rFonts w:cs="Arial"/>
              </w:rPr>
            </w:pPr>
            <w:r w:rsidRPr="00B131AF">
              <w:rPr>
                <w:rFonts w:cs="Arial"/>
              </w:rPr>
              <w:t>•No remarks.</w:t>
            </w:r>
          </w:p>
        </w:tc>
      </w:tr>
    </w:tbl>
    <w:p w14:paraId="4EB8AA36" w14:textId="77777777" w:rsidR="00B131AF" w:rsidRPr="00B131AF" w:rsidRDefault="00B131AF" w:rsidP="00B131AF">
      <w:pPr>
        <w:spacing w:before="240"/>
        <w:rPr>
          <w:b/>
        </w:rPr>
      </w:pPr>
    </w:p>
    <w:p w14:paraId="1D66B555" w14:textId="77777777" w:rsidR="00B131AF" w:rsidRPr="00B131AF" w:rsidRDefault="00B131AF" w:rsidP="00716062">
      <w:pPr>
        <w:pStyle w:val="Heading2"/>
      </w:pPr>
      <w:bookmarkStart w:id="3648" w:name="_Toc120214740"/>
      <w:r w:rsidRPr="00B131AF">
        <w:t>Protocol</w:t>
      </w:r>
      <w:bookmarkEnd w:id="3648"/>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41BC8CFB" w14:textId="77777777" w:rsidTr="00B131AF">
        <w:tc>
          <w:tcPr>
            <w:tcW w:w="5000" w:type="pct"/>
            <w:shd w:val="clear" w:color="auto" w:fill="auto"/>
          </w:tcPr>
          <w:p w14:paraId="08473DF2"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connection protocol to be used. Example: ftp, http get KVP, http POST, etc.</w:t>
            </w:r>
          </w:p>
          <w:p w14:paraId="30202C01" w14:textId="7B30BF69" w:rsidR="00B131AF" w:rsidRPr="00B131AF" w:rsidRDefault="00F87E8F" w:rsidP="00B131AF">
            <w:pPr>
              <w:spacing w:before="120" w:after="120"/>
              <w:rPr>
                <w:rFonts w:cs="Arial"/>
              </w:rPr>
            </w:pPr>
            <w:ins w:id="3649" w:author="Raphael Malyankar" w:date="2022-11-22T00:34:00Z">
              <w:r w:rsidRPr="00F87E8F">
                <w:rPr>
                  <w:rFonts w:cs="Arial"/>
                </w:rPr>
                <w:t>Value Type: text</w:t>
              </w:r>
            </w:ins>
          </w:p>
          <w:p w14:paraId="5D44F9F4" w14:textId="77777777" w:rsidR="00B131AF" w:rsidRPr="00B131AF" w:rsidRDefault="00B131AF" w:rsidP="00B131AF">
            <w:pPr>
              <w:spacing w:before="120" w:after="120"/>
              <w:rPr>
                <w:rFonts w:cs="Arial"/>
              </w:rPr>
            </w:pPr>
            <w:r w:rsidRPr="00B131AF">
              <w:rPr>
                <w:rFonts w:cs="Arial"/>
                <w:u w:val="single"/>
              </w:rPr>
              <w:t>Remarks:</w:t>
            </w:r>
          </w:p>
          <w:p w14:paraId="3A35EC71" w14:textId="77777777" w:rsidR="00B131AF" w:rsidRPr="00B131AF" w:rsidRDefault="00B131AF" w:rsidP="00B131AF">
            <w:pPr>
              <w:spacing w:before="120" w:after="120"/>
              <w:rPr>
                <w:rFonts w:cs="Arial"/>
              </w:rPr>
            </w:pPr>
            <w:r w:rsidRPr="00B131AF">
              <w:rPr>
                <w:rFonts w:cs="Arial"/>
              </w:rPr>
              <w:t>•No remarks.</w:t>
            </w:r>
          </w:p>
        </w:tc>
      </w:tr>
    </w:tbl>
    <w:p w14:paraId="79796288" w14:textId="77777777" w:rsidR="00B131AF" w:rsidRPr="00B131AF" w:rsidRDefault="00B131AF" w:rsidP="00B131AF">
      <w:pPr>
        <w:spacing w:before="240"/>
        <w:rPr>
          <w:b/>
        </w:rPr>
      </w:pPr>
    </w:p>
    <w:p w14:paraId="40C5E415" w14:textId="77777777" w:rsidR="00B131AF" w:rsidRPr="00B131AF" w:rsidRDefault="00B131AF" w:rsidP="00716062">
      <w:pPr>
        <w:pStyle w:val="Heading2"/>
      </w:pPr>
      <w:bookmarkStart w:id="3650" w:name="_Toc120214741"/>
      <w:r w:rsidRPr="00B131AF">
        <w:t>Protocol request</w:t>
      </w:r>
      <w:bookmarkEnd w:id="3650"/>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1619B379" w14:textId="77777777" w:rsidTr="00B131AF">
        <w:tc>
          <w:tcPr>
            <w:tcW w:w="5000" w:type="pct"/>
            <w:shd w:val="clear" w:color="auto" w:fill="auto"/>
          </w:tcPr>
          <w:p w14:paraId="02CBCA08"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Request used to access the resource. Structure and content depend on the protocol and standard used by the online resource, such as Web Feature Service standard.</w:t>
            </w:r>
          </w:p>
          <w:p w14:paraId="5F12448F" w14:textId="309AE6F2" w:rsidR="00B131AF" w:rsidRPr="00B131AF" w:rsidRDefault="00F87E8F" w:rsidP="00B131AF">
            <w:pPr>
              <w:spacing w:before="120" w:after="120"/>
              <w:rPr>
                <w:rFonts w:cs="Arial"/>
              </w:rPr>
            </w:pPr>
            <w:ins w:id="3651" w:author="Raphael Malyankar" w:date="2022-11-22T00:34:00Z">
              <w:r w:rsidRPr="00F87E8F">
                <w:rPr>
                  <w:rFonts w:cs="Arial"/>
                </w:rPr>
                <w:t>Value Type: text</w:t>
              </w:r>
            </w:ins>
          </w:p>
          <w:p w14:paraId="5ADD0FDF" w14:textId="77777777" w:rsidR="00B131AF" w:rsidRPr="00B131AF" w:rsidRDefault="00B131AF" w:rsidP="00B131AF">
            <w:pPr>
              <w:spacing w:before="120" w:after="120"/>
              <w:rPr>
                <w:rFonts w:cs="Arial"/>
              </w:rPr>
            </w:pPr>
            <w:r w:rsidRPr="00B131AF">
              <w:rPr>
                <w:rFonts w:cs="Arial"/>
                <w:u w:val="single"/>
              </w:rPr>
              <w:t>Remarks:</w:t>
            </w:r>
          </w:p>
          <w:p w14:paraId="6DB6BA65" w14:textId="77777777" w:rsidR="00B131AF" w:rsidRPr="00B131AF" w:rsidRDefault="00B131AF" w:rsidP="00B131AF">
            <w:pPr>
              <w:spacing w:before="120" w:after="120"/>
              <w:rPr>
                <w:rFonts w:cs="Arial"/>
              </w:rPr>
            </w:pPr>
            <w:r w:rsidRPr="00B131AF">
              <w:rPr>
                <w:rFonts w:cs="Arial"/>
              </w:rPr>
              <w:t>•No remarks.</w:t>
            </w:r>
          </w:p>
        </w:tc>
      </w:tr>
    </w:tbl>
    <w:p w14:paraId="7306E951" w14:textId="77777777" w:rsidR="00B131AF" w:rsidRPr="00B131AF" w:rsidRDefault="00B131AF" w:rsidP="00B131AF">
      <w:pPr>
        <w:spacing w:before="240"/>
        <w:rPr>
          <w:b/>
        </w:rPr>
      </w:pPr>
    </w:p>
    <w:p w14:paraId="6B31C9C0" w14:textId="77777777" w:rsidR="00B131AF" w:rsidRPr="00B131AF" w:rsidRDefault="00B131AF" w:rsidP="00716062">
      <w:pPr>
        <w:pStyle w:val="Heading2"/>
      </w:pPr>
      <w:bookmarkStart w:id="3652" w:name="_Toc120214742"/>
      <w:r w:rsidRPr="00B131AF">
        <w:t>Quality of Horizontal Measurement</w:t>
      </w:r>
      <w:bookmarkEnd w:id="3652"/>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18123FC0" w14:textId="77777777" w:rsidTr="00B131AF">
        <w:tc>
          <w:tcPr>
            <w:tcW w:w="5000" w:type="pct"/>
            <w:shd w:val="clear" w:color="auto" w:fill="auto"/>
          </w:tcPr>
          <w:p w14:paraId="7015B85E"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degree of reliability attributed to a position.</w:t>
            </w:r>
          </w:p>
          <w:p w14:paraId="0C4EE477"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Surveyed</w:t>
            </w:r>
          </w:p>
          <w:p w14:paraId="499F5583"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position(s) was(were) determined by the operation of making measurements for determining the relative position of points on, above or beneath the earth's surface. Survey implies a regular, controlled survey of any date.</w:t>
            </w:r>
          </w:p>
          <w:p w14:paraId="00A069D8" w14:textId="77777777" w:rsidR="00B131AF" w:rsidRPr="00B131AF" w:rsidRDefault="00B131AF" w:rsidP="00B131AF">
            <w:pPr>
              <w:spacing w:before="120" w:after="120"/>
              <w:rPr>
                <w:rFonts w:cs="Arial"/>
              </w:rPr>
            </w:pPr>
            <w:r w:rsidRPr="00B131AF">
              <w:rPr>
                <w:rFonts w:cs="Arial"/>
              </w:rPr>
              <w:t xml:space="preserve">2) </w:t>
            </w:r>
            <w:proofErr w:type="spellStart"/>
            <w:r w:rsidRPr="00B131AF">
              <w:rPr>
                <w:rFonts w:cs="Arial"/>
                <w:b/>
              </w:rPr>
              <w:t>Unsurveyed</w:t>
            </w:r>
            <w:proofErr w:type="spellEnd"/>
          </w:p>
          <w:p w14:paraId="2509427C"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Survey data is does not exist or is very poor.</w:t>
            </w:r>
          </w:p>
          <w:p w14:paraId="6F485FAB"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Inadequately Surveyed</w:t>
            </w:r>
          </w:p>
          <w:p w14:paraId="468B198C"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Not surveyed to modern standards; or due to its age, scale, or positional or vertical uncertainties is not suitable to the type of navigation expected in the area.</w:t>
            </w:r>
          </w:p>
          <w:p w14:paraId="615FD9D0" w14:textId="77777777" w:rsidR="00B131AF" w:rsidRPr="00B131AF" w:rsidRDefault="00B131AF" w:rsidP="00B131AF">
            <w:pPr>
              <w:spacing w:before="120" w:after="120"/>
              <w:rPr>
                <w:rFonts w:cs="Arial"/>
              </w:rPr>
            </w:pPr>
            <w:r w:rsidRPr="00B131AF">
              <w:rPr>
                <w:rFonts w:cs="Arial"/>
              </w:rPr>
              <w:t xml:space="preserve">4) </w:t>
            </w:r>
            <w:r w:rsidRPr="00B131AF">
              <w:rPr>
                <w:rFonts w:cs="Arial"/>
                <w:b/>
              </w:rPr>
              <w:t>Approximate</w:t>
            </w:r>
          </w:p>
          <w:p w14:paraId="3533E51E"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position that is considered to be less than third-order accuracy, but is generally considered to be within 30.5 metres of its correct geographic location. Also may apply to an object whose position does not remain fixed.</w:t>
            </w:r>
          </w:p>
          <w:p w14:paraId="22E98099" w14:textId="77777777" w:rsidR="00B131AF" w:rsidRPr="00B131AF" w:rsidRDefault="00B131AF" w:rsidP="00B131AF">
            <w:pPr>
              <w:spacing w:before="120" w:after="120"/>
              <w:rPr>
                <w:rFonts w:cs="Arial"/>
              </w:rPr>
            </w:pPr>
            <w:r w:rsidRPr="00B131AF">
              <w:rPr>
                <w:rFonts w:cs="Arial"/>
              </w:rPr>
              <w:lastRenderedPageBreak/>
              <w:t xml:space="preserve">5) </w:t>
            </w:r>
            <w:r w:rsidRPr="00B131AF">
              <w:rPr>
                <w:rFonts w:cs="Arial"/>
                <w:b/>
              </w:rPr>
              <w:t>Position Doubtful</w:t>
            </w:r>
          </w:p>
          <w:p w14:paraId="72F7391B"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Of uncertain position. The expression is used principally on charts to indicate that a wreck, shoal, etc., has been reported in various positions and not definitely determined in any.</w:t>
            </w:r>
          </w:p>
          <w:p w14:paraId="1156C49C" w14:textId="77777777" w:rsidR="00B131AF" w:rsidRPr="00B131AF" w:rsidRDefault="00B131AF" w:rsidP="00B131AF">
            <w:pPr>
              <w:spacing w:before="120" w:after="120"/>
              <w:rPr>
                <w:rFonts w:cs="Arial"/>
              </w:rPr>
            </w:pPr>
            <w:r w:rsidRPr="00B131AF">
              <w:rPr>
                <w:rFonts w:cs="Arial"/>
              </w:rPr>
              <w:t xml:space="preserve">6) </w:t>
            </w:r>
            <w:r w:rsidRPr="00B131AF">
              <w:rPr>
                <w:rFonts w:cs="Arial"/>
                <w:b/>
              </w:rPr>
              <w:t>Unreliable</w:t>
            </w:r>
          </w:p>
          <w:p w14:paraId="48C15BA1"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feature's position has been obtained from questionable or unreliable data.</w:t>
            </w:r>
          </w:p>
          <w:p w14:paraId="3CE509DA" w14:textId="77777777" w:rsidR="00B131AF" w:rsidRPr="00B131AF" w:rsidRDefault="00B131AF" w:rsidP="00B131AF">
            <w:pPr>
              <w:spacing w:before="120" w:after="120"/>
              <w:rPr>
                <w:rFonts w:cs="Arial"/>
              </w:rPr>
            </w:pPr>
            <w:r w:rsidRPr="00B131AF">
              <w:rPr>
                <w:rFonts w:cs="Arial"/>
              </w:rPr>
              <w:t xml:space="preserve">7) </w:t>
            </w:r>
            <w:r w:rsidRPr="00B131AF">
              <w:rPr>
                <w:rFonts w:cs="Arial"/>
                <w:b/>
              </w:rPr>
              <w:t>Reported (Not Surveyed)</w:t>
            </w:r>
          </w:p>
          <w:p w14:paraId="39B7CC48"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An object whose position has been reported and its position confirmed by some means other than a formal survey such as an independent report of the same object.</w:t>
            </w:r>
          </w:p>
          <w:p w14:paraId="5B24C90F" w14:textId="77777777" w:rsidR="00B131AF" w:rsidRPr="00B131AF" w:rsidRDefault="00B131AF" w:rsidP="00B131AF">
            <w:pPr>
              <w:spacing w:before="120" w:after="120"/>
              <w:rPr>
                <w:rFonts w:cs="Arial"/>
              </w:rPr>
            </w:pPr>
            <w:r w:rsidRPr="00B131AF">
              <w:rPr>
                <w:rFonts w:cs="Arial"/>
              </w:rPr>
              <w:t xml:space="preserve">8) </w:t>
            </w:r>
            <w:r w:rsidRPr="00B131AF">
              <w:rPr>
                <w:rFonts w:cs="Arial"/>
                <w:b/>
              </w:rPr>
              <w:t>Reported (Not Confirmed)</w:t>
            </w:r>
          </w:p>
          <w:p w14:paraId="2D423BA9"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An object whose position has been reported and its position has not been confirmed.</w:t>
            </w:r>
          </w:p>
          <w:p w14:paraId="60F79BDB" w14:textId="77777777" w:rsidR="00B131AF" w:rsidRPr="00B131AF" w:rsidRDefault="00B131AF" w:rsidP="00B131AF">
            <w:pPr>
              <w:spacing w:before="120" w:after="120"/>
              <w:rPr>
                <w:rFonts w:cs="Arial"/>
              </w:rPr>
            </w:pPr>
            <w:r w:rsidRPr="00B131AF">
              <w:rPr>
                <w:rFonts w:cs="Arial"/>
              </w:rPr>
              <w:t xml:space="preserve">9) </w:t>
            </w:r>
            <w:r w:rsidRPr="00B131AF">
              <w:rPr>
                <w:rFonts w:cs="Arial"/>
                <w:b/>
              </w:rPr>
              <w:t>Estimated</w:t>
            </w:r>
          </w:p>
          <w:p w14:paraId="16231C1E"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most probable position of an object determined from incomplete data or data of questionable accuracy.</w:t>
            </w:r>
          </w:p>
          <w:p w14:paraId="5BFA7287" w14:textId="77777777" w:rsidR="00B131AF" w:rsidRPr="00B131AF" w:rsidRDefault="00B131AF" w:rsidP="00B131AF">
            <w:pPr>
              <w:spacing w:before="120" w:after="120"/>
              <w:rPr>
                <w:rFonts w:cs="Arial"/>
              </w:rPr>
            </w:pPr>
            <w:r w:rsidRPr="00B131AF">
              <w:rPr>
                <w:rFonts w:cs="Arial"/>
              </w:rPr>
              <w:t xml:space="preserve">10) </w:t>
            </w:r>
            <w:r w:rsidRPr="00B131AF">
              <w:rPr>
                <w:rFonts w:cs="Arial"/>
                <w:b/>
              </w:rPr>
              <w:t>Precisely Known</w:t>
            </w:r>
          </w:p>
          <w:p w14:paraId="320897C2"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position that is of a known value, such as the position of an anchor berth or other defined object.</w:t>
            </w:r>
          </w:p>
          <w:p w14:paraId="0EB2CAD7" w14:textId="77777777" w:rsidR="00B131AF" w:rsidRPr="00B131AF" w:rsidRDefault="00B131AF" w:rsidP="00B131AF">
            <w:pPr>
              <w:spacing w:before="120" w:after="120"/>
              <w:rPr>
                <w:rFonts w:cs="Arial"/>
              </w:rPr>
            </w:pPr>
            <w:r w:rsidRPr="00B131AF">
              <w:rPr>
                <w:rFonts w:cs="Arial"/>
              </w:rPr>
              <w:t xml:space="preserve">11) </w:t>
            </w:r>
            <w:r w:rsidRPr="00B131AF">
              <w:rPr>
                <w:rFonts w:cs="Arial"/>
                <w:b/>
              </w:rPr>
              <w:t>Calculated</w:t>
            </w:r>
          </w:p>
          <w:p w14:paraId="7C1C5A04"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position that is computed from data.</w:t>
            </w:r>
          </w:p>
          <w:p w14:paraId="66B64955" w14:textId="77777777" w:rsidR="00B131AF" w:rsidRPr="00B131AF" w:rsidRDefault="00B131AF" w:rsidP="00B131AF">
            <w:pPr>
              <w:spacing w:before="120" w:after="120"/>
              <w:rPr>
                <w:rFonts w:cs="Arial"/>
              </w:rPr>
            </w:pPr>
          </w:p>
          <w:p w14:paraId="7A2821B5" w14:textId="77777777" w:rsidR="00B131AF" w:rsidRPr="00B131AF" w:rsidRDefault="00B131AF" w:rsidP="00B131AF">
            <w:pPr>
              <w:spacing w:before="120" w:after="120"/>
              <w:rPr>
                <w:rFonts w:cs="Arial"/>
              </w:rPr>
            </w:pPr>
            <w:r w:rsidRPr="00B131AF">
              <w:rPr>
                <w:rFonts w:cs="Arial"/>
                <w:u w:val="single"/>
              </w:rPr>
              <w:t>Remarks:</w:t>
            </w:r>
          </w:p>
          <w:p w14:paraId="70A2292B" w14:textId="77777777" w:rsidR="00B131AF" w:rsidRPr="00B131AF" w:rsidRDefault="00B131AF" w:rsidP="00B131AF">
            <w:pPr>
              <w:spacing w:before="120" w:after="120"/>
              <w:rPr>
                <w:rFonts w:cs="Arial"/>
              </w:rPr>
            </w:pPr>
            <w:r w:rsidRPr="00B131AF">
              <w:rPr>
                <w:rFonts w:cs="Arial"/>
              </w:rPr>
              <w:t>•No remarks.</w:t>
            </w:r>
          </w:p>
        </w:tc>
      </w:tr>
    </w:tbl>
    <w:p w14:paraId="0F24563C" w14:textId="77777777" w:rsidR="00B131AF" w:rsidRPr="00B131AF" w:rsidRDefault="00B131AF" w:rsidP="00B131AF">
      <w:pPr>
        <w:spacing w:before="240"/>
        <w:rPr>
          <w:b/>
        </w:rPr>
      </w:pPr>
    </w:p>
    <w:p w14:paraId="000CF918" w14:textId="77777777" w:rsidR="00B131AF" w:rsidRPr="00B131AF" w:rsidRDefault="00B131AF" w:rsidP="00716062">
      <w:pPr>
        <w:pStyle w:val="Heading2"/>
      </w:pPr>
      <w:bookmarkStart w:id="3653" w:name="_Toc120214743"/>
      <w:r w:rsidRPr="00B131AF">
        <w:t>Ramp Number</w:t>
      </w:r>
      <w:bookmarkEnd w:id="3653"/>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5E954828" w14:textId="77777777" w:rsidTr="00B131AF">
        <w:tc>
          <w:tcPr>
            <w:tcW w:w="5000" w:type="pct"/>
            <w:shd w:val="clear" w:color="auto" w:fill="auto"/>
          </w:tcPr>
          <w:p w14:paraId="0CBCB12A"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An identifier for a specific ramp (a sloping structure that can be used as a landing place for small vessels, landing ships, or a ferry boat, or for hauling a cradle carrying a vessel, or for the transfer of rolling cargo).</w:t>
            </w:r>
          </w:p>
          <w:p w14:paraId="3DE54883" w14:textId="6AFB7E4D" w:rsidR="00B131AF" w:rsidRPr="00B131AF" w:rsidRDefault="00F87E8F" w:rsidP="00B131AF">
            <w:pPr>
              <w:spacing w:before="120" w:after="120"/>
              <w:rPr>
                <w:rFonts w:cs="Arial"/>
              </w:rPr>
            </w:pPr>
            <w:ins w:id="3654" w:author="Raphael Malyankar" w:date="2022-11-22T00:34:00Z">
              <w:r w:rsidRPr="00F87E8F">
                <w:rPr>
                  <w:rFonts w:cs="Arial"/>
                </w:rPr>
                <w:t>Value Type: text</w:t>
              </w:r>
            </w:ins>
          </w:p>
          <w:p w14:paraId="201BB030" w14:textId="77777777" w:rsidR="00B131AF" w:rsidRPr="00B131AF" w:rsidRDefault="00B131AF" w:rsidP="00B131AF">
            <w:pPr>
              <w:spacing w:before="120" w:after="120"/>
              <w:rPr>
                <w:rFonts w:cs="Arial"/>
              </w:rPr>
            </w:pPr>
            <w:r w:rsidRPr="00B131AF">
              <w:rPr>
                <w:rFonts w:cs="Arial"/>
                <w:u w:val="single"/>
              </w:rPr>
              <w:t>Remarks:</w:t>
            </w:r>
          </w:p>
          <w:p w14:paraId="6142E698" w14:textId="77777777" w:rsidR="00B131AF" w:rsidRPr="00B131AF" w:rsidRDefault="00B131AF" w:rsidP="00B131AF">
            <w:pPr>
              <w:spacing w:before="120" w:after="120"/>
              <w:rPr>
                <w:rFonts w:cs="Arial"/>
              </w:rPr>
            </w:pPr>
            <w:r w:rsidRPr="00B131AF">
              <w:rPr>
                <w:rFonts w:cs="Arial"/>
              </w:rPr>
              <w:t>•No remarks.</w:t>
            </w:r>
          </w:p>
        </w:tc>
      </w:tr>
    </w:tbl>
    <w:p w14:paraId="1FFE18CD" w14:textId="77777777" w:rsidR="00B131AF" w:rsidRPr="00B131AF" w:rsidRDefault="00B131AF" w:rsidP="00B131AF">
      <w:pPr>
        <w:spacing w:before="240"/>
        <w:rPr>
          <w:b/>
        </w:rPr>
      </w:pPr>
    </w:p>
    <w:p w14:paraId="720A2405" w14:textId="77777777" w:rsidR="00B131AF" w:rsidRPr="00B131AF" w:rsidRDefault="00B131AF" w:rsidP="00716062">
      <w:pPr>
        <w:pStyle w:val="Heading2"/>
      </w:pPr>
      <w:bookmarkStart w:id="3655" w:name="_Toc120214744"/>
      <w:r w:rsidRPr="00B131AF">
        <w:t>Repair Service</w:t>
      </w:r>
      <w:bookmarkEnd w:id="3655"/>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2F426B23" w14:textId="77777777" w:rsidTr="00B131AF">
        <w:tc>
          <w:tcPr>
            <w:tcW w:w="5000" w:type="pct"/>
            <w:shd w:val="clear" w:color="auto" w:fill="auto"/>
          </w:tcPr>
          <w:p w14:paraId="0A14D2D3"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Work or maintenance activities whereby vessels or equipment are restored to working order, renovated, or improved in condition.</w:t>
            </w:r>
          </w:p>
          <w:p w14:paraId="5BE897A2"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Compensation of Magnetic Compass</w:t>
            </w:r>
          </w:p>
          <w:p w14:paraId="050DF76C"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process of neutralizing or reducing to a minimum the magnetic effects the vessel itself exerts on a magnetic compass. It is based on the principle that the magnetic effect of the iron and steel of the vessel can be counterbalanced by means of magnets and soft iron placed near the compass. Also called compass adjustment, compass compensation, or magnetic compensation.</w:t>
            </w:r>
          </w:p>
          <w:p w14:paraId="03D9AE59" w14:textId="77777777" w:rsidR="00B131AF" w:rsidRPr="00B131AF" w:rsidRDefault="00B131AF" w:rsidP="00B131AF">
            <w:pPr>
              <w:spacing w:before="120" w:after="120"/>
              <w:rPr>
                <w:rFonts w:cs="Arial"/>
              </w:rPr>
            </w:pPr>
            <w:r w:rsidRPr="00B131AF">
              <w:rPr>
                <w:rFonts w:cs="Arial"/>
              </w:rPr>
              <w:lastRenderedPageBreak/>
              <w:t xml:space="preserve">2) </w:t>
            </w:r>
            <w:r w:rsidRPr="00B131AF">
              <w:rPr>
                <w:rFonts w:cs="Arial"/>
                <w:b/>
              </w:rPr>
              <w:t>Diver Service</w:t>
            </w:r>
          </w:p>
          <w:p w14:paraId="51024414"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Underwater inspection and repair performed by divers.</w:t>
            </w:r>
          </w:p>
          <w:p w14:paraId="5EFA927F"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Bridge Equipment Repair</w:t>
            </w:r>
          </w:p>
          <w:p w14:paraId="4DD30D2B"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Repairs to </w:t>
            </w:r>
            <w:proofErr w:type="spellStart"/>
            <w:r w:rsidRPr="00B131AF">
              <w:rPr>
                <w:rFonts w:cs="Arial"/>
              </w:rPr>
              <w:t>eqipment</w:t>
            </w:r>
            <w:proofErr w:type="spellEnd"/>
            <w:r w:rsidRPr="00B131AF">
              <w:rPr>
                <w:rFonts w:cs="Arial"/>
              </w:rPr>
              <w:t xml:space="preserve"> installed on the ship's bridge.</w:t>
            </w:r>
          </w:p>
          <w:p w14:paraId="34AD0E34" w14:textId="77777777" w:rsidR="00B131AF" w:rsidRPr="00B131AF" w:rsidRDefault="00B131AF" w:rsidP="00B131AF">
            <w:pPr>
              <w:spacing w:before="120" w:after="120"/>
              <w:rPr>
                <w:rFonts w:cs="Arial"/>
              </w:rPr>
            </w:pPr>
            <w:r w:rsidRPr="00B131AF">
              <w:rPr>
                <w:rFonts w:cs="Arial"/>
              </w:rPr>
              <w:t xml:space="preserve">4) </w:t>
            </w:r>
            <w:r w:rsidRPr="00B131AF">
              <w:rPr>
                <w:rFonts w:cs="Arial"/>
                <w:b/>
              </w:rPr>
              <w:t>Engine Repair</w:t>
            </w:r>
          </w:p>
          <w:p w14:paraId="6E06A3B9"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Repair of an engine or machine parts.</w:t>
            </w:r>
          </w:p>
          <w:p w14:paraId="0FC3F150" w14:textId="77777777" w:rsidR="00B131AF" w:rsidRPr="00B131AF" w:rsidRDefault="00B131AF" w:rsidP="00B131AF">
            <w:pPr>
              <w:spacing w:before="120" w:after="120"/>
              <w:rPr>
                <w:rFonts w:cs="Arial"/>
              </w:rPr>
            </w:pPr>
            <w:r w:rsidRPr="00B131AF">
              <w:rPr>
                <w:rFonts w:cs="Arial"/>
              </w:rPr>
              <w:t xml:space="preserve">5) </w:t>
            </w:r>
            <w:r w:rsidRPr="00B131AF">
              <w:rPr>
                <w:rFonts w:cs="Arial"/>
                <w:b/>
              </w:rPr>
              <w:t>Electronic Equipment Repair</w:t>
            </w:r>
          </w:p>
          <w:p w14:paraId="6B0D3C56"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Repair of marine electronic instruments.</w:t>
            </w:r>
          </w:p>
          <w:p w14:paraId="75D0AADF" w14:textId="77777777" w:rsidR="00B131AF" w:rsidRPr="00B131AF" w:rsidRDefault="00B131AF" w:rsidP="00B131AF">
            <w:pPr>
              <w:spacing w:before="120" w:after="120"/>
              <w:rPr>
                <w:rFonts w:cs="Arial"/>
              </w:rPr>
            </w:pPr>
            <w:r w:rsidRPr="00B131AF">
              <w:rPr>
                <w:rFonts w:cs="Arial"/>
              </w:rPr>
              <w:t xml:space="preserve">6) </w:t>
            </w:r>
            <w:r w:rsidRPr="00B131AF">
              <w:rPr>
                <w:rFonts w:cs="Arial"/>
                <w:b/>
              </w:rPr>
              <w:t>Hull Repair</w:t>
            </w:r>
          </w:p>
          <w:p w14:paraId="6138221F"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Repairs to the ship's body, frame, or superstructure.</w:t>
            </w:r>
          </w:p>
          <w:p w14:paraId="4181FBDE" w14:textId="77777777" w:rsidR="00B131AF" w:rsidRPr="00B131AF" w:rsidRDefault="00B131AF" w:rsidP="00B131AF">
            <w:pPr>
              <w:spacing w:before="120" w:after="120"/>
              <w:rPr>
                <w:rFonts w:cs="Arial"/>
              </w:rPr>
            </w:pPr>
            <w:r w:rsidRPr="00B131AF">
              <w:rPr>
                <w:rFonts w:cs="Arial"/>
              </w:rPr>
              <w:t xml:space="preserve">7) </w:t>
            </w:r>
            <w:r w:rsidRPr="00B131AF">
              <w:rPr>
                <w:rFonts w:cs="Arial"/>
                <w:b/>
              </w:rPr>
              <w:t>Navigational Equipment Repair</w:t>
            </w:r>
          </w:p>
          <w:p w14:paraId="32A8501C"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Repairs to equipment used in the act of navigating a ship.</w:t>
            </w:r>
          </w:p>
          <w:p w14:paraId="7E16218D" w14:textId="77777777" w:rsidR="00B131AF" w:rsidRPr="00B131AF" w:rsidRDefault="00B131AF" w:rsidP="00B131AF">
            <w:pPr>
              <w:spacing w:before="120" w:after="120"/>
              <w:rPr>
                <w:rFonts w:cs="Arial"/>
              </w:rPr>
            </w:pPr>
            <w:r w:rsidRPr="00B131AF">
              <w:rPr>
                <w:rFonts w:cs="Arial"/>
              </w:rPr>
              <w:t xml:space="preserve">8) </w:t>
            </w:r>
            <w:r w:rsidRPr="00B131AF">
              <w:rPr>
                <w:rFonts w:cs="Arial"/>
                <w:b/>
              </w:rPr>
              <w:t>Propeller Repair</w:t>
            </w:r>
          </w:p>
          <w:p w14:paraId="32122731"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Repairs to propeller hub and blades.</w:t>
            </w:r>
          </w:p>
          <w:p w14:paraId="7D765E23" w14:textId="77777777" w:rsidR="00B131AF" w:rsidRPr="00B131AF" w:rsidRDefault="00B131AF" w:rsidP="00B131AF">
            <w:pPr>
              <w:spacing w:before="120" w:after="120"/>
              <w:rPr>
                <w:rFonts w:cs="Arial"/>
              </w:rPr>
            </w:pPr>
            <w:r w:rsidRPr="00B131AF">
              <w:rPr>
                <w:rFonts w:cs="Arial"/>
              </w:rPr>
              <w:t xml:space="preserve">9) </w:t>
            </w:r>
            <w:r w:rsidRPr="00B131AF">
              <w:rPr>
                <w:rFonts w:cs="Arial"/>
                <w:b/>
              </w:rPr>
              <w:t>Salvage Gear Repair</w:t>
            </w:r>
          </w:p>
          <w:p w14:paraId="41064EAA"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Repairs to equipment used in salvage operations.</w:t>
            </w:r>
          </w:p>
          <w:p w14:paraId="2A04A39B" w14:textId="77777777" w:rsidR="00B131AF" w:rsidRPr="00B131AF" w:rsidRDefault="00B131AF" w:rsidP="00B131AF">
            <w:pPr>
              <w:spacing w:before="120" w:after="120"/>
              <w:rPr>
                <w:rFonts w:cs="Arial"/>
              </w:rPr>
            </w:pPr>
            <w:r w:rsidRPr="00B131AF">
              <w:rPr>
                <w:rFonts w:cs="Arial"/>
              </w:rPr>
              <w:t xml:space="preserve">10) </w:t>
            </w:r>
            <w:r w:rsidRPr="00B131AF">
              <w:rPr>
                <w:rFonts w:cs="Arial"/>
                <w:b/>
              </w:rPr>
              <w:t>Shaft Repair</w:t>
            </w:r>
          </w:p>
          <w:p w14:paraId="0F052E9A"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Repairs to drive shafts used for transmitting mechanical power and torque to a propeller.</w:t>
            </w:r>
          </w:p>
          <w:p w14:paraId="54D993C0" w14:textId="77777777" w:rsidR="00B131AF" w:rsidRPr="00B131AF" w:rsidRDefault="00B131AF" w:rsidP="00B131AF">
            <w:pPr>
              <w:spacing w:before="120" w:after="120"/>
              <w:rPr>
                <w:rFonts w:cs="Arial"/>
              </w:rPr>
            </w:pPr>
          </w:p>
          <w:p w14:paraId="3A06035E" w14:textId="77777777" w:rsidR="00B131AF" w:rsidRPr="00B131AF" w:rsidRDefault="00B131AF" w:rsidP="00B131AF">
            <w:pPr>
              <w:spacing w:before="120" w:after="120"/>
              <w:rPr>
                <w:rFonts w:cs="Arial"/>
              </w:rPr>
            </w:pPr>
            <w:r w:rsidRPr="00B131AF">
              <w:rPr>
                <w:rFonts w:cs="Arial"/>
                <w:u w:val="single"/>
              </w:rPr>
              <w:t>Remarks:</w:t>
            </w:r>
          </w:p>
          <w:p w14:paraId="13BC0617" w14:textId="77777777" w:rsidR="00B131AF" w:rsidRPr="00B131AF" w:rsidRDefault="00B131AF" w:rsidP="00B131AF">
            <w:pPr>
              <w:spacing w:before="120" w:after="120"/>
              <w:rPr>
                <w:rFonts w:cs="Arial"/>
              </w:rPr>
            </w:pPr>
            <w:r w:rsidRPr="00B131AF">
              <w:rPr>
                <w:rFonts w:cs="Arial"/>
              </w:rPr>
              <w:t>•No remarks.</w:t>
            </w:r>
          </w:p>
        </w:tc>
      </w:tr>
    </w:tbl>
    <w:p w14:paraId="2214DBD5" w14:textId="77777777" w:rsidR="00B131AF" w:rsidRPr="00B131AF" w:rsidRDefault="00B131AF" w:rsidP="00B131AF">
      <w:pPr>
        <w:spacing w:before="240"/>
        <w:rPr>
          <w:b/>
        </w:rPr>
      </w:pPr>
    </w:p>
    <w:p w14:paraId="1542441C" w14:textId="77777777" w:rsidR="00B131AF" w:rsidRPr="00B131AF" w:rsidRDefault="00B131AF" w:rsidP="00716062">
      <w:pPr>
        <w:pStyle w:val="Heading2"/>
      </w:pPr>
      <w:bookmarkStart w:id="3656" w:name="_Toc120214745"/>
      <w:r w:rsidRPr="00B131AF">
        <w:t>Reported Date</w:t>
      </w:r>
      <w:bookmarkEnd w:id="3656"/>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69CADBF6" w14:textId="77777777" w:rsidTr="00B131AF">
        <w:tc>
          <w:tcPr>
            <w:tcW w:w="5000" w:type="pct"/>
            <w:shd w:val="clear" w:color="auto" w:fill="auto"/>
          </w:tcPr>
          <w:p w14:paraId="2A3BB5D3"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date that the item was observed, done, or investigated.</w:t>
            </w:r>
          </w:p>
          <w:p w14:paraId="4FBB1659" w14:textId="1A84460C" w:rsidR="00B131AF" w:rsidRPr="00B131AF" w:rsidRDefault="00F87E8F" w:rsidP="00B131AF">
            <w:pPr>
              <w:spacing w:before="120" w:after="120"/>
              <w:rPr>
                <w:rFonts w:cs="Arial"/>
              </w:rPr>
            </w:pPr>
            <w:ins w:id="3657" w:author="Raphael Malyankar" w:date="2022-11-22T00:35:00Z">
              <w:r w:rsidRPr="00F87E8F">
                <w:rPr>
                  <w:rFonts w:cs="Arial"/>
                </w:rPr>
                <w:t>Value Type: S100_TruncatedDate</w:t>
              </w:r>
            </w:ins>
          </w:p>
          <w:p w14:paraId="57554519" w14:textId="77777777" w:rsidR="00B131AF" w:rsidRPr="00B131AF" w:rsidRDefault="00B131AF" w:rsidP="00B131AF">
            <w:pPr>
              <w:spacing w:before="120" w:after="120"/>
              <w:rPr>
                <w:rFonts w:cs="Arial"/>
              </w:rPr>
            </w:pPr>
            <w:r w:rsidRPr="00B131AF">
              <w:rPr>
                <w:rFonts w:cs="Arial"/>
                <w:u w:val="single"/>
              </w:rPr>
              <w:t>Remarks:</w:t>
            </w:r>
          </w:p>
          <w:p w14:paraId="7D48B814" w14:textId="77777777" w:rsidR="00B131AF" w:rsidRPr="00B131AF" w:rsidRDefault="00B131AF" w:rsidP="00B131AF">
            <w:pPr>
              <w:spacing w:before="120" w:after="120"/>
              <w:rPr>
                <w:rFonts w:cs="Arial"/>
              </w:rPr>
            </w:pPr>
            <w:r w:rsidRPr="00B131AF">
              <w:rPr>
                <w:rFonts w:cs="Arial"/>
              </w:rPr>
              <w:t>•No remarks.</w:t>
            </w:r>
          </w:p>
        </w:tc>
      </w:tr>
    </w:tbl>
    <w:p w14:paraId="26656095" w14:textId="77777777" w:rsidR="00B131AF" w:rsidRPr="00B131AF" w:rsidRDefault="00B131AF" w:rsidP="00B131AF">
      <w:pPr>
        <w:spacing w:before="240"/>
        <w:rPr>
          <w:b/>
        </w:rPr>
      </w:pPr>
    </w:p>
    <w:p w14:paraId="1A370368" w14:textId="77777777" w:rsidR="00B131AF" w:rsidRPr="00B131AF" w:rsidRDefault="00B131AF" w:rsidP="00716062">
      <w:pPr>
        <w:pStyle w:val="Heading2"/>
      </w:pPr>
      <w:bookmarkStart w:id="3658" w:name="_Toc120214746"/>
      <w:r w:rsidRPr="00B131AF">
        <w:t>SMDG Terminal Code</w:t>
      </w:r>
      <w:bookmarkEnd w:id="3658"/>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26D329CB" w14:textId="77777777" w:rsidTr="00B131AF">
        <w:tc>
          <w:tcPr>
            <w:tcW w:w="5000" w:type="pct"/>
            <w:shd w:val="clear" w:color="auto" w:fill="auto"/>
          </w:tcPr>
          <w:p w14:paraId="4B8A6700"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A code from the SMDG (Ship Message Design Group) Terminal Code List.</w:t>
            </w:r>
          </w:p>
          <w:p w14:paraId="179E4A03" w14:textId="152CA486" w:rsidR="00B131AF" w:rsidRPr="00B131AF" w:rsidRDefault="00F87E8F" w:rsidP="00B131AF">
            <w:pPr>
              <w:spacing w:before="120" w:after="120"/>
              <w:rPr>
                <w:rFonts w:cs="Arial"/>
              </w:rPr>
            </w:pPr>
            <w:ins w:id="3659" w:author="Raphael Malyankar" w:date="2022-11-22T00:35:00Z">
              <w:r w:rsidRPr="00F87E8F">
                <w:rPr>
                  <w:rFonts w:cs="Arial"/>
                </w:rPr>
                <w:t>Value Type: text</w:t>
              </w:r>
            </w:ins>
          </w:p>
          <w:p w14:paraId="2E8A14DB" w14:textId="77777777" w:rsidR="00B131AF" w:rsidRPr="00B131AF" w:rsidRDefault="00B131AF" w:rsidP="00B131AF">
            <w:pPr>
              <w:spacing w:before="120" w:after="120"/>
              <w:rPr>
                <w:rFonts w:cs="Arial"/>
              </w:rPr>
            </w:pPr>
            <w:r w:rsidRPr="00B131AF">
              <w:rPr>
                <w:rFonts w:cs="Arial"/>
                <w:u w:val="single"/>
              </w:rPr>
              <w:t>Remarks:</w:t>
            </w:r>
          </w:p>
          <w:p w14:paraId="024EDF24" w14:textId="77777777" w:rsidR="00B131AF" w:rsidRPr="00B131AF" w:rsidRDefault="00B131AF" w:rsidP="00B131AF">
            <w:pPr>
              <w:spacing w:before="120" w:after="120"/>
              <w:rPr>
                <w:rFonts w:cs="Arial"/>
              </w:rPr>
            </w:pPr>
            <w:r w:rsidRPr="00B131AF">
              <w:rPr>
                <w:rFonts w:cs="Arial"/>
              </w:rPr>
              <w:t>•No remarks.</w:t>
            </w:r>
          </w:p>
        </w:tc>
      </w:tr>
    </w:tbl>
    <w:p w14:paraId="0DF70FB1" w14:textId="77777777" w:rsidR="00B131AF" w:rsidRPr="00B131AF" w:rsidRDefault="00B131AF" w:rsidP="00B131AF">
      <w:pPr>
        <w:spacing w:before="240"/>
        <w:rPr>
          <w:b/>
        </w:rPr>
      </w:pPr>
    </w:p>
    <w:p w14:paraId="5A21B398" w14:textId="77777777" w:rsidR="00B131AF" w:rsidRPr="00B131AF" w:rsidRDefault="00B131AF" w:rsidP="00716062">
      <w:pPr>
        <w:pStyle w:val="Heading2"/>
      </w:pPr>
      <w:bookmarkStart w:id="3660" w:name="_Toc120214747"/>
      <w:r w:rsidRPr="00B131AF">
        <w:lastRenderedPageBreak/>
        <w:t>Scale Minimum</w:t>
      </w:r>
      <w:bookmarkEnd w:id="3660"/>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3C09B598" w14:textId="77777777" w:rsidTr="00B131AF">
        <w:tc>
          <w:tcPr>
            <w:tcW w:w="5000" w:type="pct"/>
            <w:shd w:val="clear" w:color="auto" w:fill="auto"/>
          </w:tcPr>
          <w:p w14:paraId="59F3B432" w14:textId="0345E3EC" w:rsidR="00B131AF" w:rsidRDefault="00B131AF" w:rsidP="00B131AF">
            <w:pPr>
              <w:spacing w:before="120" w:after="120"/>
              <w:rPr>
                <w:ins w:id="3661" w:author="Raphael Malyankar" w:date="2022-11-22T00:37:00Z"/>
                <w:rFonts w:cs="Arial"/>
              </w:rPr>
            </w:pPr>
            <w:r w:rsidRPr="00B131AF">
              <w:rPr>
                <w:rFonts w:cs="Arial"/>
                <w:u w:val="single"/>
              </w:rPr>
              <w:t>IHO Definition:</w:t>
            </w:r>
            <w:r w:rsidRPr="00B131AF">
              <w:rPr>
                <w:rFonts w:cs="Arial"/>
              </w:rPr>
              <w:t xml:space="preserve"> The minimum scale at which the feature may be used for example for ECDIS presentation.</w:t>
            </w:r>
          </w:p>
          <w:p w14:paraId="2B458A9C" w14:textId="0C1FE2F1" w:rsidR="00257099" w:rsidRDefault="00257099" w:rsidP="00B131AF">
            <w:pPr>
              <w:spacing w:before="120" w:after="120"/>
              <w:rPr>
                <w:rFonts w:cs="Arial"/>
              </w:rPr>
            </w:pPr>
            <w:ins w:id="3662" w:author="Raphael Malyankar" w:date="2022-11-22T00:37:00Z">
              <w:r w:rsidRPr="00257099">
                <w:rPr>
                  <w:rFonts w:cs="Arial"/>
                </w:rPr>
                <w:t xml:space="preserve">Value Type: </w:t>
              </w:r>
              <w:r>
                <w:rPr>
                  <w:rFonts w:cs="Arial"/>
                </w:rPr>
                <w:t>integer</w:t>
              </w:r>
            </w:ins>
          </w:p>
          <w:p w14:paraId="3646C794" w14:textId="440A1AC4" w:rsidR="0047219A" w:rsidRPr="00B131AF" w:rsidRDefault="0047219A" w:rsidP="00B131AF">
            <w:pPr>
              <w:spacing w:before="120" w:after="120"/>
              <w:rPr>
                <w:rFonts w:cs="Arial"/>
              </w:rPr>
            </w:pPr>
            <w:r>
              <w:rPr>
                <w:rFonts w:eastAsia="Arial" w:cs="Arial"/>
                <w:spacing w:val="2"/>
                <w:u w:val="single" w:color="000000"/>
              </w:rPr>
              <w:t>I</w:t>
            </w:r>
            <w:r>
              <w:rPr>
                <w:rFonts w:eastAsia="Arial" w:cs="Arial"/>
                <w:u w:val="single" w:color="000000"/>
              </w:rPr>
              <w:t>n</w:t>
            </w:r>
            <w:r>
              <w:rPr>
                <w:rFonts w:eastAsia="Arial" w:cs="Arial"/>
                <w:spacing w:val="-1"/>
                <w:u w:val="single" w:color="000000"/>
              </w:rPr>
              <w:t>d</w:t>
            </w:r>
            <w:r>
              <w:rPr>
                <w:rFonts w:eastAsia="Arial" w:cs="Arial"/>
                <w:spacing w:val="1"/>
                <w:u w:val="single" w:color="000000"/>
              </w:rPr>
              <w:t>ic</w:t>
            </w:r>
            <w:r>
              <w:rPr>
                <w:rFonts w:eastAsia="Arial" w:cs="Arial"/>
                <w:u w:val="single" w:color="000000"/>
              </w:rPr>
              <w:t>at</w:t>
            </w:r>
            <w:r>
              <w:rPr>
                <w:rFonts w:eastAsia="Arial" w:cs="Arial"/>
                <w:spacing w:val="1"/>
                <w:u w:val="single" w:color="000000"/>
              </w:rPr>
              <w:t>i</w:t>
            </w:r>
            <w:r>
              <w:rPr>
                <w:rFonts w:eastAsia="Arial" w:cs="Arial"/>
                <w:u w:val="single" w:color="000000"/>
              </w:rPr>
              <w:t>o</w:t>
            </w:r>
            <w:r>
              <w:rPr>
                <w:rFonts w:eastAsia="Arial" w:cs="Arial"/>
                <w:spacing w:val="-1"/>
                <w:u w:val="single" w:color="000000"/>
              </w:rPr>
              <w:t>n</w:t>
            </w:r>
            <w:r>
              <w:rPr>
                <w:rFonts w:eastAsia="Arial" w:cs="Arial"/>
                <w:u w:val="single" w:color="000000"/>
              </w:rPr>
              <w:t>:</w:t>
            </w:r>
            <w:r>
              <w:rPr>
                <w:rFonts w:eastAsia="Arial" w:cs="Arial"/>
                <w:spacing w:val="48"/>
              </w:rPr>
              <w:t xml:space="preserve"> </w:t>
            </w:r>
            <w:r>
              <w:rPr>
                <w:rFonts w:eastAsia="Arial" w:cs="Arial"/>
                <w:spacing w:val="-2"/>
              </w:rPr>
              <w:t>T</w:t>
            </w:r>
            <w:r>
              <w:rPr>
                <w:rFonts w:eastAsia="Arial" w:cs="Arial"/>
              </w:rPr>
              <w:t>he</w:t>
            </w:r>
            <w:r>
              <w:rPr>
                <w:rFonts w:eastAsia="Arial" w:cs="Arial"/>
                <w:spacing w:val="-2"/>
              </w:rPr>
              <w:t xml:space="preserve"> </w:t>
            </w:r>
            <w:r>
              <w:rPr>
                <w:rFonts w:eastAsia="Arial" w:cs="Arial"/>
                <w:spacing w:val="2"/>
              </w:rPr>
              <w:t>m</w:t>
            </w:r>
            <w:r>
              <w:rPr>
                <w:rFonts w:eastAsia="Arial" w:cs="Arial"/>
              </w:rPr>
              <w:t>o</w:t>
            </w:r>
            <w:r>
              <w:rPr>
                <w:rFonts w:eastAsia="Arial" w:cs="Arial"/>
                <w:spacing w:val="-1"/>
              </w:rPr>
              <w:t>d</w:t>
            </w:r>
            <w:r>
              <w:rPr>
                <w:rFonts w:eastAsia="Arial" w:cs="Arial"/>
              </w:rPr>
              <w:t>u</w:t>
            </w:r>
            <w:r>
              <w:rPr>
                <w:rFonts w:eastAsia="Arial" w:cs="Arial"/>
                <w:spacing w:val="1"/>
              </w:rPr>
              <w:t>l</w:t>
            </w:r>
            <w:r>
              <w:rPr>
                <w:rFonts w:eastAsia="Arial" w:cs="Arial"/>
              </w:rPr>
              <w:t>us</w:t>
            </w:r>
            <w:r>
              <w:rPr>
                <w:rFonts w:eastAsia="Arial" w:cs="Arial"/>
                <w:spacing w:val="-6"/>
              </w:rPr>
              <w:t xml:space="preserve"> </w:t>
            </w:r>
            <w:r>
              <w:rPr>
                <w:rFonts w:eastAsia="Arial" w:cs="Arial"/>
              </w:rPr>
              <w:t>of</w:t>
            </w:r>
            <w:r>
              <w:rPr>
                <w:rFonts w:eastAsia="Arial" w:cs="Arial"/>
                <w:spacing w:val="-3"/>
              </w:rPr>
              <w:t xml:space="preserve"> </w:t>
            </w:r>
            <w:r>
              <w:rPr>
                <w:rFonts w:eastAsia="Arial" w:cs="Arial"/>
                <w:spacing w:val="2"/>
              </w:rPr>
              <w:t>t</w:t>
            </w:r>
            <w:r>
              <w:rPr>
                <w:rFonts w:eastAsia="Arial" w:cs="Arial"/>
              </w:rPr>
              <w:t>he</w:t>
            </w:r>
            <w:r>
              <w:rPr>
                <w:rFonts w:eastAsia="Arial" w:cs="Arial"/>
                <w:spacing w:val="1"/>
              </w:rPr>
              <w:t xml:space="preserve"> sc</w:t>
            </w:r>
            <w:r>
              <w:rPr>
                <w:rFonts w:eastAsia="Arial" w:cs="Arial"/>
                <w:spacing w:val="-3"/>
              </w:rPr>
              <w:t>a</w:t>
            </w:r>
            <w:r>
              <w:rPr>
                <w:rFonts w:eastAsia="Arial" w:cs="Arial"/>
                <w:spacing w:val="1"/>
              </w:rPr>
              <w:t>l</w:t>
            </w:r>
            <w:r>
              <w:rPr>
                <w:rFonts w:eastAsia="Arial" w:cs="Arial"/>
              </w:rPr>
              <w:t>e</w:t>
            </w:r>
            <w:r>
              <w:rPr>
                <w:rFonts w:eastAsia="Arial" w:cs="Arial"/>
                <w:spacing w:val="-5"/>
              </w:rPr>
              <w:t xml:space="preserve"> </w:t>
            </w:r>
            <w:r>
              <w:rPr>
                <w:rFonts w:eastAsia="Arial" w:cs="Arial"/>
                <w:spacing w:val="1"/>
              </w:rPr>
              <w:t>i</w:t>
            </w:r>
            <w:r>
              <w:rPr>
                <w:rFonts w:eastAsia="Arial" w:cs="Arial"/>
              </w:rPr>
              <w:t xml:space="preserve">s </w:t>
            </w:r>
            <w:r>
              <w:rPr>
                <w:rFonts w:eastAsia="Arial" w:cs="Arial"/>
                <w:spacing w:val="1"/>
              </w:rPr>
              <w:t>i</w:t>
            </w:r>
            <w:r>
              <w:rPr>
                <w:rFonts w:eastAsia="Arial" w:cs="Arial"/>
              </w:rPr>
              <w:t>n</w:t>
            </w:r>
            <w:r>
              <w:rPr>
                <w:rFonts w:eastAsia="Arial" w:cs="Arial"/>
                <w:spacing w:val="-1"/>
              </w:rPr>
              <w:t>d</w:t>
            </w:r>
            <w:r>
              <w:rPr>
                <w:rFonts w:eastAsia="Arial" w:cs="Arial"/>
                <w:spacing w:val="1"/>
              </w:rPr>
              <w:t>ic</w:t>
            </w:r>
            <w:r>
              <w:rPr>
                <w:rFonts w:eastAsia="Arial" w:cs="Arial"/>
                <w:spacing w:val="-3"/>
              </w:rPr>
              <w:t>a</w:t>
            </w:r>
            <w:r>
              <w:rPr>
                <w:rFonts w:eastAsia="Arial" w:cs="Arial"/>
                <w:spacing w:val="2"/>
              </w:rPr>
              <w:t>t</w:t>
            </w:r>
            <w:r>
              <w:rPr>
                <w:rFonts w:eastAsia="Arial" w:cs="Arial"/>
              </w:rPr>
              <w:t>e</w:t>
            </w:r>
            <w:r>
              <w:rPr>
                <w:rFonts w:eastAsia="Arial" w:cs="Arial"/>
                <w:spacing w:val="-1"/>
              </w:rPr>
              <w:t>d</w:t>
            </w:r>
            <w:r>
              <w:rPr>
                <w:rFonts w:eastAsia="Arial" w:cs="Arial"/>
              </w:rPr>
              <w:t>,</w:t>
            </w:r>
            <w:r>
              <w:rPr>
                <w:rFonts w:eastAsia="Arial" w:cs="Arial"/>
                <w:spacing w:val="-9"/>
              </w:rPr>
              <w:t xml:space="preserve"> </w:t>
            </w:r>
            <w:r>
              <w:rPr>
                <w:rFonts w:eastAsia="Arial" w:cs="Arial"/>
                <w:spacing w:val="2"/>
              </w:rPr>
              <w:t>t</w:t>
            </w:r>
            <w:r>
              <w:rPr>
                <w:rFonts w:eastAsia="Arial" w:cs="Arial"/>
              </w:rPr>
              <w:t>h</w:t>
            </w:r>
            <w:r>
              <w:rPr>
                <w:rFonts w:eastAsia="Arial" w:cs="Arial"/>
                <w:spacing w:val="-1"/>
              </w:rPr>
              <w:t>a</w:t>
            </w:r>
            <w:r>
              <w:rPr>
                <w:rFonts w:eastAsia="Arial" w:cs="Arial"/>
              </w:rPr>
              <w:t>t</w:t>
            </w:r>
            <w:r>
              <w:rPr>
                <w:rFonts w:eastAsia="Arial" w:cs="Arial"/>
                <w:spacing w:val="-3"/>
              </w:rPr>
              <w:t xml:space="preserve"> </w:t>
            </w:r>
            <w:r>
              <w:rPr>
                <w:rFonts w:eastAsia="Arial" w:cs="Arial"/>
                <w:spacing w:val="1"/>
              </w:rPr>
              <w:t>i</w:t>
            </w:r>
            <w:r>
              <w:rPr>
                <w:rFonts w:eastAsia="Arial" w:cs="Arial"/>
              </w:rPr>
              <w:t>s 1</w:t>
            </w:r>
            <w:r>
              <w:rPr>
                <w:rFonts w:eastAsia="Arial" w:cs="Arial"/>
                <w:spacing w:val="2"/>
              </w:rPr>
              <w:t>:</w:t>
            </w:r>
            <w:r>
              <w:rPr>
                <w:rFonts w:eastAsia="Arial" w:cs="Arial"/>
              </w:rPr>
              <w:t>89</w:t>
            </w:r>
            <w:r>
              <w:rPr>
                <w:rFonts w:eastAsia="Arial" w:cs="Arial"/>
                <w:spacing w:val="-6"/>
              </w:rPr>
              <w:t xml:space="preserve"> </w:t>
            </w:r>
            <w:r>
              <w:rPr>
                <w:rFonts w:eastAsia="Arial" w:cs="Arial"/>
              </w:rPr>
              <w:t>999</w:t>
            </w:r>
            <w:r>
              <w:rPr>
                <w:rFonts w:eastAsia="Arial" w:cs="Arial"/>
                <w:spacing w:val="-1"/>
              </w:rPr>
              <w:t xml:space="preserve"> </w:t>
            </w:r>
            <w:r>
              <w:rPr>
                <w:rFonts w:eastAsia="Arial" w:cs="Arial"/>
                <w:spacing w:val="1"/>
              </w:rPr>
              <w:t>i</w:t>
            </w:r>
            <w:r>
              <w:rPr>
                <w:rFonts w:eastAsia="Arial" w:cs="Arial"/>
              </w:rPr>
              <w:t>s e</w:t>
            </w:r>
            <w:r>
              <w:rPr>
                <w:rFonts w:eastAsia="Arial" w:cs="Arial"/>
                <w:spacing w:val="-1"/>
              </w:rPr>
              <w:t>n</w:t>
            </w:r>
            <w:r>
              <w:rPr>
                <w:rFonts w:eastAsia="Arial" w:cs="Arial"/>
                <w:spacing w:val="1"/>
              </w:rPr>
              <w:t>c</w:t>
            </w:r>
            <w:r>
              <w:rPr>
                <w:rFonts w:eastAsia="Arial" w:cs="Arial"/>
              </w:rPr>
              <w:t>o</w:t>
            </w:r>
            <w:r>
              <w:rPr>
                <w:rFonts w:eastAsia="Arial" w:cs="Arial"/>
                <w:spacing w:val="-1"/>
              </w:rPr>
              <w:t>d</w:t>
            </w:r>
            <w:r>
              <w:rPr>
                <w:rFonts w:eastAsia="Arial" w:cs="Arial"/>
              </w:rPr>
              <w:t>ed</w:t>
            </w:r>
            <w:r>
              <w:rPr>
                <w:rFonts w:eastAsia="Arial" w:cs="Arial"/>
                <w:spacing w:val="-7"/>
              </w:rPr>
              <w:t xml:space="preserve"> </w:t>
            </w:r>
            <w:r>
              <w:rPr>
                <w:rFonts w:eastAsia="Arial" w:cs="Arial"/>
              </w:rPr>
              <w:t>as</w:t>
            </w:r>
            <w:r>
              <w:rPr>
                <w:rFonts w:eastAsia="Arial" w:cs="Arial"/>
                <w:spacing w:val="3"/>
              </w:rPr>
              <w:t xml:space="preserve"> </w:t>
            </w:r>
            <w:r>
              <w:rPr>
                <w:rFonts w:eastAsia="Arial" w:cs="Arial"/>
                <w:spacing w:val="-3"/>
              </w:rPr>
              <w:t>8</w:t>
            </w:r>
            <w:r>
              <w:rPr>
                <w:rFonts w:eastAsia="Arial" w:cs="Arial"/>
              </w:rPr>
              <w:t>9</w:t>
            </w:r>
            <w:r>
              <w:rPr>
                <w:rFonts w:eastAsia="Arial" w:cs="Arial"/>
                <w:spacing w:val="-1"/>
              </w:rPr>
              <w:t>9</w:t>
            </w:r>
            <w:r>
              <w:rPr>
                <w:rFonts w:eastAsia="Arial" w:cs="Arial"/>
              </w:rPr>
              <w:t>9</w:t>
            </w:r>
            <w:r>
              <w:rPr>
                <w:rFonts w:eastAsia="Arial" w:cs="Arial"/>
                <w:spacing w:val="-1"/>
              </w:rPr>
              <w:t>9</w:t>
            </w:r>
          </w:p>
          <w:p w14:paraId="5EDE62ED" w14:textId="77777777" w:rsidR="0047219A" w:rsidRDefault="0047219A" w:rsidP="0047219A">
            <w:pPr>
              <w:spacing w:after="0" w:line="240" w:lineRule="auto"/>
              <w:ind w:right="60"/>
              <w:rPr>
                <w:rFonts w:eastAsia="Arial" w:cs="Arial"/>
              </w:rPr>
            </w:pPr>
            <w:r>
              <w:rPr>
                <w:rFonts w:eastAsia="Arial" w:cs="Arial"/>
                <w:spacing w:val="1"/>
                <w:u w:val="single" w:color="000000"/>
              </w:rPr>
              <w:t>E</w:t>
            </w:r>
            <w:r>
              <w:rPr>
                <w:rFonts w:eastAsia="Arial" w:cs="Arial"/>
                <w:spacing w:val="-1"/>
                <w:u w:val="single" w:color="000000"/>
              </w:rPr>
              <w:t>x</w:t>
            </w:r>
            <w:r>
              <w:rPr>
                <w:rFonts w:eastAsia="Arial" w:cs="Arial"/>
                <w:u w:val="single" w:color="000000"/>
              </w:rPr>
              <w:t>a</w:t>
            </w:r>
            <w:r>
              <w:rPr>
                <w:rFonts w:eastAsia="Arial" w:cs="Arial"/>
                <w:spacing w:val="2"/>
                <w:u w:val="single" w:color="000000"/>
              </w:rPr>
              <w:t>m</w:t>
            </w:r>
            <w:r>
              <w:rPr>
                <w:rFonts w:eastAsia="Arial" w:cs="Arial"/>
                <w:u w:val="single" w:color="000000"/>
              </w:rPr>
              <w:t>p</w:t>
            </w:r>
            <w:r>
              <w:rPr>
                <w:rFonts w:eastAsia="Arial" w:cs="Arial"/>
                <w:spacing w:val="1"/>
                <w:u w:val="single" w:color="000000"/>
              </w:rPr>
              <w:t>l</w:t>
            </w:r>
            <w:r>
              <w:rPr>
                <w:rFonts w:eastAsia="Arial" w:cs="Arial"/>
                <w:u w:val="single" w:color="000000"/>
              </w:rPr>
              <w:t>e:</w:t>
            </w:r>
            <w:r>
              <w:rPr>
                <w:rFonts w:eastAsia="Arial" w:cs="Arial"/>
              </w:rPr>
              <w:t xml:space="preserve"> </w:t>
            </w:r>
            <w:r>
              <w:rPr>
                <w:rFonts w:eastAsia="Arial" w:cs="Arial"/>
                <w:spacing w:val="36"/>
              </w:rPr>
              <w:t xml:space="preserve"> </w:t>
            </w:r>
            <w:r>
              <w:rPr>
                <w:rFonts w:eastAsia="Arial" w:cs="Arial"/>
                <w:spacing w:val="2"/>
              </w:rPr>
              <w:t>I</w:t>
            </w:r>
            <w:r>
              <w:rPr>
                <w:rFonts w:eastAsia="Arial" w:cs="Arial"/>
              </w:rPr>
              <w:t>f</w:t>
            </w:r>
            <w:r>
              <w:rPr>
                <w:rFonts w:eastAsia="Arial" w:cs="Arial"/>
                <w:spacing w:val="22"/>
              </w:rPr>
              <w:t xml:space="preserve"> </w:t>
            </w:r>
            <w:r>
              <w:rPr>
                <w:rFonts w:eastAsia="Arial" w:cs="Arial"/>
              </w:rPr>
              <w:t>a</w:t>
            </w:r>
            <w:r>
              <w:rPr>
                <w:rFonts w:eastAsia="Arial" w:cs="Arial"/>
                <w:spacing w:val="20"/>
              </w:rPr>
              <w:t xml:space="preserve"> </w:t>
            </w:r>
            <w:r>
              <w:rPr>
                <w:rFonts w:eastAsia="Arial" w:cs="Arial"/>
              </w:rPr>
              <w:t>p</w:t>
            </w:r>
            <w:r>
              <w:rPr>
                <w:rFonts w:eastAsia="Arial" w:cs="Arial"/>
                <w:spacing w:val="-1"/>
              </w:rPr>
              <w:t>a</w:t>
            </w:r>
            <w:r>
              <w:rPr>
                <w:rFonts w:eastAsia="Arial" w:cs="Arial"/>
                <w:spacing w:val="1"/>
              </w:rPr>
              <w:t>r</w:t>
            </w:r>
            <w:r>
              <w:rPr>
                <w:rFonts w:eastAsia="Arial" w:cs="Arial"/>
                <w:spacing w:val="2"/>
              </w:rPr>
              <w:t>t</w:t>
            </w:r>
            <w:r>
              <w:rPr>
                <w:rFonts w:eastAsia="Arial" w:cs="Arial"/>
                <w:spacing w:val="1"/>
              </w:rPr>
              <w:t>ic</w:t>
            </w:r>
            <w:r>
              <w:rPr>
                <w:rFonts w:eastAsia="Arial" w:cs="Arial"/>
              </w:rPr>
              <w:t>u</w:t>
            </w:r>
            <w:r>
              <w:rPr>
                <w:rFonts w:eastAsia="Arial" w:cs="Arial"/>
                <w:spacing w:val="1"/>
              </w:rPr>
              <w:t>l</w:t>
            </w:r>
            <w:r>
              <w:rPr>
                <w:rFonts w:eastAsia="Arial" w:cs="Arial"/>
              </w:rPr>
              <w:t>ar</w:t>
            </w:r>
            <w:r>
              <w:rPr>
                <w:rFonts w:eastAsia="Arial" w:cs="Arial"/>
                <w:spacing w:val="13"/>
              </w:rPr>
              <w:t xml:space="preserve"> </w:t>
            </w:r>
            <w:r>
              <w:rPr>
                <w:rFonts w:eastAsia="Arial" w:cs="Arial"/>
              </w:rPr>
              <w:t>m</w:t>
            </w:r>
            <w:r>
              <w:rPr>
                <w:rFonts w:eastAsia="Arial" w:cs="Arial"/>
                <w:spacing w:val="1"/>
              </w:rPr>
              <w:t>i</w:t>
            </w:r>
            <w:r>
              <w:rPr>
                <w:rFonts w:eastAsia="Arial" w:cs="Arial"/>
              </w:rPr>
              <w:t>n</w:t>
            </w:r>
            <w:r>
              <w:rPr>
                <w:rFonts w:eastAsia="Arial" w:cs="Arial"/>
                <w:spacing w:val="1"/>
              </w:rPr>
              <w:t>i</w:t>
            </w:r>
            <w:r>
              <w:rPr>
                <w:rFonts w:eastAsia="Arial" w:cs="Arial"/>
                <w:spacing w:val="2"/>
              </w:rPr>
              <w:t>m</w:t>
            </w:r>
            <w:r>
              <w:rPr>
                <w:rFonts w:eastAsia="Arial" w:cs="Arial"/>
              </w:rPr>
              <w:t>um</w:t>
            </w:r>
            <w:r>
              <w:rPr>
                <w:rFonts w:eastAsia="Arial" w:cs="Arial"/>
                <w:spacing w:val="15"/>
              </w:rPr>
              <w:t xml:space="preserve"> </w:t>
            </w:r>
            <w:r>
              <w:rPr>
                <w:rFonts w:eastAsia="Arial" w:cs="Arial"/>
                <w:spacing w:val="-1"/>
              </w:rPr>
              <w:t>s</w:t>
            </w:r>
            <w:r>
              <w:rPr>
                <w:rFonts w:eastAsia="Arial" w:cs="Arial"/>
                <w:spacing w:val="1"/>
              </w:rPr>
              <w:t>c</w:t>
            </w:r>
            <w:r>
              <w:rPr>
                <w:rFonts w:eastAsia="Arial" w:cs="Arial"/>
              </w:rPr>
              <w:t>a</w:t>
            </w:r>
            <w:r>
              <w:rPr>
                <w:rFonts w:eastAsia="Arial" w:cs="Arial"/>
                <w:spacing w:val="1"/>
              </w:rPr>
              <w:t>l</w:t>
            </w:r>
            <w:r>
              <w:rPr>
                <w:rFonts w:eastAsia="Arial" w:cs="Arial"/>
              </w:rPr>
              <w:t>e</w:t>
            </w:r>
            <w:r>
              <w:rPr>
                <w:rFonts w:eastAsia="Arial" w:cs="Arial"/>
                <w:spacing w:val="16"/>
              </w:rPr>
              <w:t xml:space="preserve"> </w:t>
            </w:r>
            <w:r>
              <w:rPr>
                <w:rFonts w:eastAsia="Arial" w:cs="Arial"/>
                <w:spacing w:val="1"/>
              </w:rPr>
              <w:t>i</w:t>
            </w:r>
            <w:r>
              <w:rPr>
                <w:rFonts w:eastAsia="Arial" w:cs="Arial"/>
              </w:rPr>
              <w:t>s</w:t>
            </w:r>
            <w:r>
              <w:rPr>
                <w:rFonts w:eastAsia="Arial" w:cs="Arial"/>
                <w:spacing w:val="21"/>
              </w:rPr>
              <w:t xml:space="preserve"> </w:t>
            </w:r>
            <w:r>
              <w:rPr>
                <w:rFonts w:eastAsia="Arial" w:cs="Arial"/>
                <w:spacing w:val="1"/>
              </w:rPr>
              <w:t>s</w:t>
            </w:r>
            <w:r>
              <w:rPr>
                <w:rFonts w:eastAsia="Arial" w:cs="Arial"/>
              </w:rPr>
              <w:t>p</w:t>
            </w:r>
            <w:r>
              <w:rPr>
                <w:rFonts w:eastAsia="Arial" w:cs="Arial"/>
                <w:spacing w:val="-1"/>
              </w:rPr>
              <w:t>e</w:t>
            </w:r>
            <w:r>
              <w:rPr>
                <w:rFonts w:eastAsia="Arial" w:cs="Arial"/>
                <w:spacing w:val="1"/>
              </w:rPr>
              <w:t>ci</w:t>
            </w:r>
            <w:r>
              <w:rPr>
                <w:rFonts w:eastAsia="Arial" w:cs="Arial"/>
              </w:rPr>
              <w:t>f</w:t>
            </w:r>
            <w:r>
              <w:rPr>
                <w:rFonts w:eastAsia="Arial" w:cs="Arial"/>
                <w:spacing w:val="1"/>
              </w:rPr>
              <w:t>i</w:t>
            </w:r>
            <w:r>
              <w:rPr>
                <w:rFonts w:eastAsia="Arial" w:cs="Arial"/>
              </w:rPr>
              <w:t>ed</w:t>
            </w:r>
            <w:r>
              <w:rPr>
                <w:rFonts w:eastAsia="Arial" w:cs="Arial"/>
                <w:spacing w:val="12"/>
              </w:rPr>
              <w:t xml:space="preserve"> </w:t>
            </w:r>
            <w:r>
              <w:rPr>
                <w:rFonts w:eastAsia="Arial" w:cs="Arial"/>
              </w:rPr>
              <w:t>as</w:t>
            </w:r>
            <w:r>
              <w:rPr>
                <w:rFonts w:eastAsia="Arial" w:cs="Arial"/>
                <w:spacing w:val="20"/>
              </w:rPr>
              <w:t xml:space="preserve"> </w:t>
            </w:r>
            <w:r>
              <w:rPr>
                <w:rFonts w:eastAsia="Arial" w:cs="Arial"/>
              </w:rPr>
              <w:t>1</w:t>
            </w:r>
            <w:r>
              <w:rPr>
                <w:rFonts w:eastAsia="Arial" w:cs="Arial"/>
                <w:spacing w:val="2"/>
              </w:rPr>
              <w:t>:</w:t>
            </w:r>
            <w:r>
              <w:rPr>
                <w:rFonts w:eastAsia="Arial" w:cs="Arial"/>
              </w:rPr>
              <w:t>89</w:t>
            </w:r>
            <w:r>
              <w:rPr>
                <w:rFonts w:eastAsia="Arial" w:cs="Arial"/>
                <w:spacing w:val="-3"/>
              </w:rPr>
              <w:t xml:space="preserve"> </w:t>
            </w:r>
            <w:r>
              <w:rPr>
                <w:rFonts w:eastAsia="Arial" w:cs="Arial"/>
              </w:rPr>
              <w:t>9</w:t>
            </w:r>
            <w:r>
              <w:rPr>
                <w:rFonts w:eastAsia="Arial" w:cs="Arial"/>
                <w:spacing w:val="1"/>
              </w:rPr>
              <w:t>9</w:t>
            </w:r>
            <w:r>
              <w:rPr>
                <w:rFonts w:eastAsia="Arial" w:cs="Arial"/>
              </w:rPr>
              <w:t>9</w:t>
            </w:r>
            <w:r>
              <w:rPr>
                <w:rFonts w:eastAsia="Arial" w:cs="Arial"/>
                <w:spacing w:val="18"/>
              </w:rPr>
              <w:t xml:space="preserve"> </w:t>
            </w:r>
            <w:r>
              <w:rPr>
                <w:rFonts w:eastAsia="Arial" w:cs="Arial"/>
                <w:spacing w:val="1"/>
              </w:rPr>
              <w:t>(</w:t>
            </w:r>
            <w:r>
              <w:rPr>
                <w:rFonts w:eastAsia="Arial" w:cs="Arial"/>
                <w:spacing w:val="2"/>
              </w:rPr>
              <w:t>e</w:t>
            </w:r>
            <w:r>
              <w:rPr>
                <w:rFonts w:eastAsia="Arial" w:cs="Arial"/>
              </w:rPr>
              <w:t>n</w:t>
            </w:r>
            <w:r>
              <w:rPr>
                <w:rFonts w:eastAsia="Arial" w:cs="Arial"/>
                <w:spacing w:val="1"/>
              </w:rPr>
              <w:t>c</w:t>
            </w:r>
            <w:r>
              <w:rPr>
                <w:rFonts w:eastAsia="Arial" w:cs="Arial"/>
              </w:rPr>
              <w:t>o</w:t>
            </w:r>
            <w:r>
              <w:rPr>
                <w:rFonts w:eastAsia="Arial" w:cs="Arial"/>
                <w:spacing w:val="-1"/>
              </w:rPr>
              <w:t>d</w:t>
            </w:r>
            <w:r>
              <w:rPr>
                <w:rFonts w:eastAsia="Arial" w:cs="Arial"/>
                <w:spacing w:val="2"/>
              </w:rPr>
              <w:t>e</w:t>
            </w:r>
            <w:r>
              <w:rPr>
                <w:rFonts w:eastAsia="Arial" w:cs="Arial"/>
              </w:rPr>
              <w:t>d</w:t>
            </w:r>
            <w:r>
              <w:rPr>
                <w:rFonts w:eastAsia="Arial" w:cs="Arial"/>
                <w:spacing w:val="13"/>
              </w:rPr>
              <w:t xml:space="preserve"> </w:t>
            </w:r>
            <w:r>
              <w:rPr>
                <w:rFonts w:eastAsia="Arial" w:cs="Arial"/>
              </w:rPr>
              <w:t>as</w:t>
            </w:r>
            <w:r>
              <w:rPr>
                <w:rFonts w:eastAsia="Arial" w:cs="Arial"/>
                <w:spacing w:val="25"/>
              </w:rPr>
              <w:t xml:space="preserve"> </w:t>
            </w:r>
            <w:r>
              <w:rPr>
                <w:rFonts w:eastAsia="Arial" w:cs="Arial"/>
                <w:b/>
                <w:bCs/>
                <w:spacing w:val="2"/>
              </w:rPr>
              <w:t>8</w:t>
            </w:r>
            <w:r>
              <w:rPr>
                <w:rFonts w:eastAsia="Arial" w:cs="Arial"/>
                <w:b/>
                <w:bCs/>
              </w:rPr>
              <w:t>9</w:t>
            </w:r>
            <w:r>
              <w:rPr>
                <w:rFonts w:eastAsia="Arial" w:cs="Arial"/>
                <w:b/>
                <w:bCs/>
                <w:spacing w:val="-1"/>
              </w:rPr>
              <w:t>9</w:t>
            </w:r>
            <w:r>
              <w:rPr>
                <w:rFonts w:eastAsia="Arial" w:cs="Arial"/>
                <w:b/>
                <w:bCs/>
              </w:rPr>
              <w:t>99</w:t>
            </w:r>
            <w:r>
              <w:rPr>
                <w:rFonts w:eastAsia="Arial" w:cs="Arial"/>
                <w:spacing w:val="1"/>
              </w:rPr>
              <w:t>)</w:t>
            </w:r>
            <w:r>
              <w:rPr>
                <w:rFonts w:eastAsia="Arial" w:cs="Arial"/>
              </w:rPr>
              <w:t>,</w:t>
            </w:r>
            <w:r>
              <w:rPr>
                <w:rFonts w:eastAsia="Arial" w:cs="Arial"/>
                <w:spacing w:val="16"/>
              </w:rPr>
              <w:t xml:space="preserve"> </w:t>
            </w:r>
            <w:r>
              <w:rPr>
                <w:rFonts w:eastAsia="Arial" w:cs="Arial"/>
                <w:spacing w:val="2"/>
              </w:rPr>
              <w:t>a</w:t>
            </w:r>
            <w:r>
              <w:rPr>
                <w:rFonts w:eastAsia="Arial" w:cs="Arial"/>
              </w:rPr>
              <w:t>nd</w:t>
            </w:r>
            <w:r>
              <w:rPr>
                <w:rFonts w:eastAsia="Arial" w:cs="Arial"/>
                <w:spacing w:val="20"/>
              </w:rPr>
              <w:t xml:space="preserve"> </w:t>
            </w:r>
            <w:r>
              <w:rPr>
                <w:rFonts w:eastAsia="Arial" w:cs="Arial"/>
              </w:rPr>
              <w:t>an</w:t>
            </w:r>
            <w:r>
              <w:rPr>
                <w:rFonts w:eastAsia="Arial" w:cs="Arial"/>
                <w:spacing w:val="20"/>
              </w:rPr>
              <w:t xml:space="preserve"> </w:t>
            </w:r>
            <w:r>
              <w:rPr>
                <w:rFonts w:eastAsia="Arial" w:cs="Arial"/>
                <w:spacing w:val="2"/>
              </w:rPr>
              <w:t>e</w:t>
            </w:r>
            <w:r>
              <w:rPr>
                <w:rFonts w:eastAsia="Arial" w:cs="Arial"/>
                <w:spacing w:val="-1"/>
              </w:rPr>
              <w:t>x</w:t>
            </w:r>
            <w:r>
              <w:rPr>
                <w:rFonts w:eastAsia="Arial" w:cs="Arial"/>
              </w:rPr>
              <w:t>a</w:t>
            </w:r>
            <w:r>
              <w:rPr>
                <w:rFonts w:eastAsia="Arial" w:cs="Arial"/>
                <w:spacing w:val="2"/>
              </w:rPr>
              <w:t>m</w:t>
            </w:r>
            <w:r>
              <w:rPr>
                <w:rFonts w:eastAsia="Arial" w:cs="Arial"/>
              </w:rPr>
              <w:t>p</w:t>
            </w:r>
            <w:r>
              <w:rPr>
                <w:rFonts w:eastAsia="Arial" w:cs="Arial"/>
                <w:spacing w:val="1"/>
              </w:rPr>
              <w:t>l</w:t>
            </w:r>
            <w:r>
              <w:rPr>
                <w:rFonts w:eastAsia="Arial" w:cs="Arial"/>
              </w:rPr>
              <w:t>e</w:t>
            </w:r>
            <w:r>
              <w:rPr>
                <w:rFonts w:eastAsia="Arial" w:cs="Arial"/>
                <w:spacing w:val="13"/>
              </w:rPr>
              <w:t xml:space="preserve"> </w:t>
            </w:r>
            <w:r>
              <w:rPr>
                <w:rFonts w:eastAsia="Arial" w:cs="Arial"/>
              </w:rPr>
              <w:t>of</w:t>
            </w:r>
            <w:r>
              <w:rPr>
                <w:rFonts w:eastAsia="Arial" w:cs="Arial"/>
                <w:spacing w:val="23"/>
              </w:rPr>
              <w:t xml:space="preserve"> </w:t>
            </w:r>
            <w:r>
              <w:rPr>
                <w:rFonts w:eastAsia="Arial" w:cs="Arial"/>
              </w:rPr>
              <w:t xml:space="preserve">a </w:t>
            </w:r>
            <w:r>
              <w:rPr>
                <w:rFonts w:eastAsia="Arial" w:cs="Arial"/>
                <w:spacing w:val="1"/>
              </w:rPr>
              <w:t>s</w:t>
            </w:r>
            <w:r>
              <w:rPr>
                <w:rFonts w:eastAsia="Arial" w:cs="Arial"/>
                <w:spacing w:val="2"/>
              </w:rPr>
              <w:t>m</w:t>
            </w:r>
            <w:r>
              <w:rPr>
                <w:rFonts w:eastAsia="Arial" w:cs="Arial"/>
              </w:rPr>
              <w:t>a</w:t>
            </w:r>
            <w:r>
              <w:rPr>
                <w:rFonts w:eastAsia="Arial" w:cs="Arial"/>
                <w:spacing w:val="-1"/>
              </w:rPr>
              <w:t>l</w:t>
            </w:r>
            <w:r>
              <w:rPr>
                <w:rFonts w:eastAsia="Arial" w:cs="Arial"/>
                <w:spacing w:val="1"/>
              </w:rPr>
              <w:t>l</w:t>
            </w:r>
            <w:r>
              <w:rPr>
                <w:rFonts w:eastAsia="Arial" w:cs="Arial"/>
              </w:rPr>
              <w:t>er</w:t>
            </w:r>
            <w:r>
              <w:rPr>
                <w:rFonts w:eastAsia="Arial" w:cs="Arial"/>
                <w:spacing w:val="-6"/>
              </w:rPr>
              <w:t xml:space="preserve"> </w:t>
            </w:r>
            <w:r>
              <w:rPr>
                <w:rFonts w:eastAsia="Arial" w:cs="Arial"/>
                <w:spacing w:val="1"/>
              </w:rPr>
              <w:t>sc</w:t>
            </w:r>
            <w:r>
              <w:rPr>
                <w:rFonts w:eastAsia="Arial" w:cs="Arial"/>
              </w:rPr>
              <w:t>a</w:t>
            </w:r>
            <w:r>
              <w:rPr>
                <w:rFonts w:eastAsia="Arial" w:cs="Arial"/>
                <w:spacing w:val="1"/>
              </w:rPr>
              <w:t>l</w:t>
            </w:r>
            <w:r>
              <w:rPr>
                <w:rFonts w:eastAsia="Arial" w:cs="Arial"/>
              </w:rPr>
              <w:t>e</w:t>
            </w:r>
            <w:r>
              <w:rPr>
                <w:rFonts w:eastAsia="Arial" w:cs="Arial"/>
                <w:spacing w:val="-4"/>
              </w:rPr>
              <w:t xml:space="preserve"> </w:t>
            </w:r>
            <w:r>
              <w:rPr>
                <w:rFonts w:eastAsia="Arial" w:cs="Arial"/>
                <w:spacing w:val="-5"/>
              </w:rPr>
              <w:t>w</w:t>
            </w:r>
            <w:r>
              <w:rPr>
                <w:rFonts w:eastAsia="Arial" w:cs="Arial"/>
              </w:rPr>
              <w:t>o</w:t>
            </w:r>
            <w:r>
              <w:rPr>
                <w:rFonts w:eastAsia="Arial" w:cs="Arial"/>
                <w:spacing w:val="-1"/>
              </w:rPr>
              <w:t>u</w:t>
            </w:r>
            <w:r>
              <w:rPr>
                <w:rFonts w:eastAsia="Arial" w:cs="Arial"/>
                <w:spacing w:val="1"/>
              </w:rPr>
              <w:t>l</w:t>
            </w:r>
            <w:r>
              <w:rPr>
                <w:rFonts w:eastAsia="Arial" w:cs="Arial"/>
              </w:rPr>
              <w:t>d</w:t>
            </w:r>
            <w:r>
              <w:rPr>
                <w:rFonts w:eastAsia="Arial" w:cs="Arial"/>
                <w:spacing w:val="-4"/>
              </w:rPr>
              <w:t xml:space="preserve"> </w:t>
            </w:r>
            <w:r>
              <w:rPr>
                <w:rFonts w:eastAsia="Arial" w:cs="Arial"/>
              </w:rPr>
              <w:t>be</w:t>
            </w:r>
            <w:r>
              <w:rPr>
                <w:rFonts w:eastAsia="Arial" w:cs="Arial"/>
                <w:spacing w:val="-1"/>
              </w:rPr>
              <w:t xml:space="preserve"> </w:t>
            </w:r>
            <w:r>
              <w:rPr>
                <w:rFonts w:eastAsia="Arial" w:cs="Arial"/>
              </w:rPr>
              <w:t>1</w:t>
            </w:r>
            <w:r>
              <w:rPr>
                <w:rFonts w:eastAsia="Arial" w:cs="Arial"/>
                <w:spacing w:val="2"/>
              </w:rPr>
              <w:t>:</w:t>
            </w:r>
            <w:r>
              <w:rPr>
                <w:rFonts w:eastAsia="Arial" w:cs="Arial"/>
              </w:rPr>
              <w:t>1</w:t>
            </w:r>
            <w:r>
              <w:rPr>
                <w:rFonts w:eastAsia="Arial" w:cs="Arial"/>
                <w:spacing w:val="-1"/>
              </w:rPr>
              <w:t>7</w:t>
            </w:r>
            <w:r>
              <w:rPr>
                <w:rFonts w:eastAsia="Arial" w:cs="Arial"/>
              </w:rPr>
              <w:t>9</w:t>
            </w:r>
            <w:r>
              <w:rPr>
                <w:rFonts w:eastAsia="Arial" w:cs="Arial"/>
                <w:spacing w:val="-7"/>
              </w:rPr>
              <w:t xml:space="preserve"> </w:t>
            </w:r>
            <w:r>
              <w:rPr>
                <w:rFonts w:eastAsia="Arial" w:cs="Arial"/>
              </w:rPr>
              <w:t>9</w:t>
            </w:r>
            <w:r>
              <w:rPr>
                <w:rFonts w:eastAsia="Arial" w:cs="Arial"/>
                <w:spacing w:val="1"/>
              </w:rPr>
              <w:t>9</w:t>
            </w:r>
            <w:r>
              <w:rPr>
                <w:rFonts w:eastAsia="Arial" w:cs="Arial"/>
              </w:rPr>
              <w:t>9</w:t>
            </w:r>
            <w:r>
              <w:rPr>
                <w:rFonts w:eastAsia="Arial" w:cs="Arial"/>
                <w:spacing w:val="-2"/>
              </w:rPr>
              <w:t xml:space="preserve"> </w:t>
            </w:r>
            <w:r>
              <w:rPr>
                <w:rFonts w:eastAsia="Arial" w:cs="Arial"/>
                <w:spacing w:val="1"/>
              </w:rPr>
              <w:t>(</w:t>
            </w:r>
            <w:r>
              <w:rPr>
                <w:rFonts w:eastAsia="Arial" w:cs="Arial"/>
              </w:rPr>
              <w:t>e</w:t>
            </w:r>
            <w:r>
              <w:rPr>
                <w:rFonts w:eastAsia="Arial" w:cs="Arial"/>
                <w:spacing w:val="-1"/>
              </w:rPr>
              <w:t>n</w:t>
            </w:r>
            <w:r>
              <w:rPr>
                <w:rFonts w:eastAsia="Arial" w:cs="Arial"/>
                <w:spacing w:val="1"/>
              </w:rPr>
              <w:t>c</w:t>
            </w:r>
            <w:r>
              <w:rPr>
                <w:rFonts w:eastAsia="Arial" w:cs="Arial"/>
              </w:rPr>
              <w:t>o</w:t>
            </w:r>
            <w:r>
              <w:rPr>
                <w:rFonts w:eastAsia="Arial" w:cs="Arial"/>
                <w:spacing w:val="-1"/>
              </w:rPr>
              <w:t>d</w:t>
            </w:r>
            <w:r>
              <w:rPr>
                <w:rFonts w:eastAsia="Arial" w:cs="Arial"/>
              </w:rPr>
              <w:t>ed</w:t>
            </w:r>
            <w:r>
              <w:rPr>
                <w:rFonts w:eastAsia="Arial" w:cs="Arial"/>
                <w:spacing w:val="-7"/>
              </w:rPr>
              <w:t xml:space="preserve"> </w:t>
            </w:r>
            <w:r>
              <w:rPr>
                <w:rFonts w:eastAsia="Arial" w:cs="Arial"/>
              </w:rPr>
              <w:t>as</w:t>
            </w:r>
            <w:r>
              <w:rPr>
                <w:rFonts w:eastAsia="Arial" w:cs="Arial"/>
                <w:spacing w:val="2"/>
              </w:rPr>
              <w:t xml:space="preserve"> </w:t>
            </w:r>
            <w:r>
              <w:rPr>
                <w:rFonts w:eastAsia="Arial" w:cs="Arial"/>
                <w:b/>
                <w:bCs/>
              </w:rPr>
              <w:t>1</w:t>
            </w:r>
            <w:r>
              <w:rPr>
                <w:rFonts w:eastAsia="Arial" w:cs="Arial"/>
                <w:b/>
                <w:bCs/>
                <w:spacing w:val="-1"/>
              </w:rPr>
              <w:t>7</w:t>
            </w:r>
            <w:r>
              <w:rPr>
                <w:rFonts w:eastAsia="Arial" w:cs="Arial"/>
                <w:b/>
                <w:bCs/>
              </w:rPr>
              <w:t>9</w:t>
            </w:r>
            <w:r>
              <w:rPr>
                <w:rFonts w:eastAsia="Arial" w:cs="Arial"/>
                <w:b/>
                <w:bCs/>
                <w:spacing w:val="-1"/>
              </w:rPr>
              <w:t>9</w:t>
            </w:r>
            <w:r>
              <w:rPr>
                <w:rFonts w:eastAsia="Arial" w:cs="Arial"/>
                <w:b/>
                <w:bCs/>
                <w:spacing w:val="2"/>
              </w:rPr>
              <w:t>9</w:t>
            </w:r>
            <w:r>
              <w:rPr>
                <w:rFonts w:eastAsia="Arial" w:cs="Arial"/>
                <w:b/>
                <w:bCs/>
              </w:rPr>
              <w:t>9</w:t>
            </w:r>
            <w:r>
              <w:rPr>
                <w:rFonts w:eastAsia="Arial" w:cs="Arial"/>
                <w:spacing w:val="1"/>
              </w:rPr>
              <w:t>).</w:t>
            </w:r>
          </w:p>
          <w:p w14:paraId="1486116A" w14:textId="77777777" w:rsidR="0047219A" w:rsidRDefault="0047219A" w:rsidP="0047219A">
            <w:pPr>
              <w:spacing w:before="8" w:after="0" w:line="110" w:lineRule="exact"/>
              <w:rPr>
                <w:sz w:val="11"/>
                <w:szCs w:val="11"/>
              </w:rPr>
            </w:pPr>
          </w:p>
          <w:p w14:paraId="7656D7E3" w14:textId="77777777" w:rsidR="0047219A" w:rsidRDefault="0047219A" w:rsidP="0047219A">
            <w:pPr>
              <w:spacing w:after="0" w:line="241" w:lineRule="auto"/>
              <w:ind w:right="65"/>
              <w:rPr>
                <w:rFonts w:eastAsia="Arial" w:cs="Arial"/>
              </w:rPr>
            </w:pPr>
            <w:r>
              <w:rPr>
                <w:rFonts w:eastAsia="Arial" w:cs="Arial"/>
                <w:spacing w:val="-2"/>
              </w:rPr>
              <w:t>T</w:t>
            </w:r>
            <w:r>
              <w:rPr>
                <w:rFonts w:eastAsia="Arial" w:cs="Arial"/>
                <w:spacing w:val="2"/>
              </w:rPr>
              <w:t>h</w:t>
            </w:r>
            <w:r>
              <w:rPr>
                <w:rFonts w:eastAsia="Arial" w:cs="Arial"/>
              </w:rPr>
              <w:t>e</w:t>
            </w:r>
            <w:r>
              <w:rPr>
                <w:rFonts w:eastAsia="Arial" w:cs="Arial"/>
                <w:spacing w:val="27"/>
              </w:rPr>
              <w:t xml:space="preserve"> </w:t>
            </w:r>
            <w:r>
              <w:rPr>
                <w:rFonts w:eastAsia="Arial" w:cs="Arial"/>
                <w:b/>
                <w:bCs/>
              </w:rPr>
              <w:t>s</w:t>
            </w:r>
            <w:r>
              <w:rPr>
                <w:rFonts w:eastAsia="Arial" w:cs="Arial"/>
                <w:b/>
                <w:bCs/>
                <w:spacing w:val="1"/>
              </w:rPr>
              <w:t>c</w:t>
            </w:r>
            <w:r>
              <w:rPr>
                <w:rFonts w:eastAsia="Arial" w:cs="Arial"/>
                <w:b/>
                <w:bCs/>
              </w:rPr>
              <w:t>ale</w:t>
            </w:r>
            <w:r>
              <w:rPr>
                <w:rFonts w:eastAsia="Arial" w:cs="Arial"/>
                <w:b/>
                <w:bCs/>
                <w:spacing w:val="25"/>
              </w:rPr>
              <w:t xml:space="preserve"> </w:t>
            </w:r>
            <w:r>
              <w:rPr>
                <w:rFonts w:eastAsia="Arial" w:cs="Arial"/>
                <w:b/>
                <w:bCs/>
              </w:rPr>
              <w:t>mi</w:t>
            </w:r>
            <w:r>
              <w:rPr>
                <w:rFonts w:eastAsia="Arial" w:cs="Arial"/>
                <w:b/>
                <w:bCs/>
                <w:spacing w:val="1"/>
              </w:rPr>
              <w:t>n</w:t>
            </w:r>
            <w:r>
              <w:rPr>
                <w:rFonts w:eastAsia="Arial" w:cs="Arial"/>
                <w:b/>
                <w:bCs/>
              </w:rPr>
              <w:t>im</w:t>
            </w:r>
            <w:r>
              <w:rPr>
                <w:rFonts w:eastAsia="Arial" w:cs="Arial"/>
                <w:b/>
                <w:bCs/>
                <w:spacing w:val="1"/>
              </w:rPr>
              <w:t>u</w:t>
            </w:r>
            <w:r>
              <w:rPr>
                <w:rFonts w:eastAsia="Arial" w:cs="Arial"/>
                <w:b/>
                <w:bCs/>
              </w:rPr>
              <w:t>m</w:t>
            </w:r>
            <w:r>
              <w:rPr>
                <w:rFonts w:eastAsia="Arial" w:cs="Arial"/>
                <w:b/>
                <w:bCs/>
                <w:spacing w:val="23"/>
              </w:rPr>
              <w:t xml:space="preserve"> </w:t>
            </w:r>
            <w:r>
              <w:rPr>
                <w:rFonts w:eastAsia="Arial" w:cs="Arial"/>
                <w:spacing w:val="6"/>
              </w:rPr>
              <w:t>v</w:t>
            </w:r>
            <w:r>
              <w:rPr>
                <w:rFonts w:eastAsia="Arial" w:cs="Arial"/>
              </w:rPr>
              <w:t>a</w:t>
            </w:r>
            <w:r>
              <w:rPr>
                <w:rFonts w:eastAsia="Arial" w:cs="Arial"/>
                <w:spacing w:val="1"/>
              </w:rPr>
              <w:t>l</w:t>
            </w:r>
            <w:r>
              <w:rPr>
                <w:rFonts w:eastAsia="Arial" w:cs="Arial"/>
                <w:spacing w:val="-3"/>
              </w:rPr>
              <w:t>u</w:t>
            </w:r>
            <w:r>
              <w:rPr>
                <w:rFonts w:eastAsia="Arial" w:cs="Arial"/>
              </w:rPr>
              <w:t>e</w:t>
            </w:r>
            <w:r>
              <w:rPr>
                <w:rFonts w:eastAsia="Arial" w:cs="Arial"/>
                <w:spacing w:val="26"/>
              </w:rPr>
              <w:t xml:space="preserve"> </w:t>
            </w:r>
            <w:r>
              <w:rPr>
                <w:rFonts w:eastAsia="Arial" w:cs="Arial"/>
              </w:rPr>
              <w:t>of</w:t>
            </w:r>
            <w:r>
              <w:rPr>
                <w:rFonts w:eastAsia="Arial" w:cs="Arial"/>
                <w:spacing w:val="32"/>
              </w:rPr>
              <w:t xml:space="preserve"> </w:t>
            </w:r>
            <w:r>
              <w:rPr>
                <w:rFonts w:eastAsia="Arial" w:cs="Arial"/>
              </w:rPr>
              <w:t>a</w:t>
            </w:r>
            <w:r>
              <w:rPr>
                <w:rFonts w:eastAsia="Arial" w:cs="Arial"/>
                <w:spacing w:val="29"/>
              </w:rPr>
              <w:t xml:space="preserve"> </w:t>
            </w:r>
            <w:r>
              <w:rPr>
                <w:rFonts w:eastAsia="Arial" w:cs="Arial"/>
                <w:spacing w:val="2"/>
              </w:rPr>
              <w:t>f</w:t>
            </w:r>
            <w:r>
              <w:rPr>
                <w:rFonts w:eastAsia="Arial" w:cs="Arial"/>
              </w:rPr>
              <w:t>e</w:t>
            </w:r>
            <w:r>
              <w:rPr>
                <w:rFonts w:eastAsia="Arial" w:cs="Arial"/>
                <w:spacing w:val="-1"/>
              </w:rPr>
              <w:t>a</w:t>
            </w:r>
            <w:r>
              <w:rPr>
                <w:rFonts w:eastAsia="Arial" w:cs="Arial"/>
                <w:spacing w:val="2"/>
              </w:rPr>
              <w:t>t</w:t>
            </w:r>
            <w:r>
              <w:rPr>
                <w:rFonts w:eastAsia="Arial" w:cs="Arial"/>
              </w:rPr>
              <w:t>ure</w:t>
            </w:r>
            <w:r>
              <w:rPr>
                <w:rFonts w:eastAsia="Arial" w:cs="Arial"/>
                <w:spacing w:val="24"/>
              </w:rPr>
              <w:t xml:space="preserve"> </w:t>
            </w:r>
            <w:r>
              <w:rPr>
                <w:rFonts w:eastAsia="Arial" w:cs="Arial"/>
              </w:rPr>
              <w:t>d</w:t>
            </w:r>
            <w:r>
              <w:rPr>
                <w:rFonts w:eastAsia="Arial" w:cs="Arial"/>
                <w:spacing w:val="-1"/>
              </w:rPr>
              <w:t>e</w:t>
            </w:r>
            <w:r>
              <w:rPr>
                <w:rFonts w:eastAsia="Arial" w:cs="Arial"/>
                <w:spacing w:val="2"/>
              </w:rPr>
              <w:t>t</w:t>
            </w:r>
            <w:r>
              <w:rPr>
                <w:rFonts w:eastAsia="Arial" w:cs="Arial"/>
              </w:rPr>
              <w:t>erm</w:t>
            </w:r>
            <w:r>
              <w:rPr>
                <w:rFonts w:eastAsia="Arial" w:cs="Arial"/>
                <w:spacing w:val="1"/>
              </w:rPr>
              <w:t>i</w:t>
            </w:r>
            <w:r>
              <w:rPr>
                <w:rFonts w:eastAsia="Arial" w:cs="Arial"/>
              </w:rPr>
              <w:t>n</w:t>
            </w:r>
            <w:r>
              <w:rPr>
                <w:rFonts w:eastAsia="Arial" w:cs="Arial"/>
                <w:spacing w:val="-1"/>
              </w:rPr>
              <w:t>e</w:t>
            </w:r>
            <w:r>
              <w:rPr>
                <w:rFonts w:eastAsia="Arial" w:cs="Arial"/>
              </w:rPr>
              <w:t>s</w:t>
            </w:r>
            <w:r>
              <w:rPr>
                <w:rFonts w:eastAsia="Arial" w:cs="Arial"/>
                <w:spacing w:val="20"/>
              </w:rPr>
              <w:t xml:space="preserve"> </w:t>
            </w:r>
            <w:r>
              <w:rPr>
                <w:rFonts w:eastAsia="Arial" w:cs="Arial"/>
                <w:spacing w:val="2"/>
              </w:rPr>
              <w:t>t</w:t>
            </w:r>
            <w:r>
              <w:rPr>
                <w:rFonts w:eastAsia="Arial" w:cs="Arial"/>
              </w:rPr>
              <w:t>he</w:t>
            </w:r>
            <w:r>
              <w:rPr>
                <w:rFonts w:eastAsia="Arial" w:cs="Arial"/>
                <w:spacing w:val="27"/>
              </w:rPr>
              <w:t xml:space="preserve"> </w:t>
            </w:r>
            <w:r>
              <w:rPr>
                <w:rFonts w:eastAsia="Arial" w:cs="Arial"/>
              </w:rPr>
              <w:t>d</w:t>
            </w:r>
            <w:r>
              <w:rPr>
                <w:rFonts w:eastAsia="Arial" w:cs="Arial"/>
                <w:spacing w:val="1"/>
              </w:rPr>
              <w:t>is</w:t>
            </w:r>
            <w:r>
              <w:rPr>
                <w:rFonts w:eastAsia="Arial" w:cs="Arial"/>
              </w:rPr>
              <w:t>p</w:t>
            </w:r>
            <w:r>
              <w:rPr>
                <w:rFonts w:eastAsia="Arial" w:cs="Arial"/>
                <w:spacing w:val="1"/>
              </w:rPr>
              <w:t>l</w:t>
            </w:r>
            <w:r>
              <w:rPr>
                <w:rFonts w:eastAsia="Arial" w:cs="Arial"/>
              </w:rPr>
              <w:t>ay</w:t>
            </w:r>
            <w:r>
              <w:rPr>
                <w:rFonts w:eastAsia="Arial" w:cs="Arial"/>
                <w:spacing w:val="22"/>
              </w:rPr>
              <w:t xml:space="preserve"> </w:t>
            </w:r>
            <w:r>
              <w:rPr>
                <w:rFonts w:eastAsia="Arial" w:cs="Arial"/>
                <w:spacing w:val="1"/>
              </w:rPr>
              <w:t>sc</w:t>
            </w:r>
            <w:r>
              <w:rPr>
                <w:rFonts w:eastAsia="Arial" w:cs="Arial"/>
              </w:rPr>
              <w:t>a</w:t>
            </w:r>
            <w:r>
              <w:rPr>
                <w:rFonts w:eastAsia="Arial" w:cs="Arial"/>
                <w:spacing w:val="1"/>
              </w:rPr>
              <w:t>l</w:t>
            </w:r>
            <w:r>
              <w:rPr>
                <w:rFonts w:eastAsia="Arial" w:cs="Arial"/>
              </w:rPr>
              <w:t>e</w:t>
            </w:r>
            <w:r>
              <w:rPr>
                <w:rFonts w:eastAsia="Arial" w:cs="Arial"/>
                <w:spacing w:val="26"/>
              </w:rPr>
              <w:t xml:space="preserve"> </w:t>
            </w:r>
            <w:r>
              <w:rPr>
                <w:rFonts w:eastAsia="Arial" w:cs="Arial"/>
              </w:rPr>
              <w:t>b</w:t>
            </w:r>
            <w:r>
              <w:rPr>
                <w:rFonts w:eastAsia="Arial" w:cs="Arial"/>
                <w:spacing w:val="-1"/>
              </w:rPr>
              <w:t>e</w:t>
            </w:r>
            <w:r>
              <w:rPr>
                <w:rFonts w:eastAsia="Arial" w:cs="Arial"/>
                <w:spacing w:val="1"/>
              </w:rPr>
              <w:t>l</w:t>
            </w:r>
            <w:r>
              <w:rPr>
                <w:rFonts w:eastAsia="Arial" w:cs="Arial"/>
                <w:spacing w:val="2"/>
              </w:rPr>
              <w:t>o</w:t>
            </w:r>
            <w:r>
              <w:rPr>
                <w:rFonts w:eastAsia="Arial" w:cs="Arial"/>
              </w:rPr>
              <w:t>w</w:t>
            </w:r>
            <w:r>
              <w:rPr>
                <w:rFonts w:eastAsia="Arial" w:cs="Arial"/>
                <w:spacing w:val="25"/>
              </w:rPr>
              <w:t xml:space="preserve"> </w:t>
            </w:r>
            <w:r>
              <w:rPr>
                <w:rFonts w:eastAsia="Arial" w:cs="Arial"/>
                <w:spacing w:val="-2"/>
              </w:rPr>
              <w:t>w</w:t>
            </w:r>
            <w:r>
              <w:rPr>
                <w:rFonts w:eastAsia="Arial" w:cs="Arial"/>
              </w:rPr>
              <w:t>h</w:t>
            </w:r>
            <w:r>
              <w:rPr>
                <w:rFonts w:eastAsia="Arial" w:cs="Arial"/>
                <w:spacing w:val="1"/>
              </w:rPr>
              <w:t>ic</w:t>
            </w:r>
            <w:r>
              <w:rPr>
                <w:rFonts w:eastAsia="Arial" w:cs="Arial"/>
              </w:rPr>
              <w:t>h</w:t>
            </w:r>
            <w:r>
              <w:rPr>
                <w:rFonts w:eastAsia="Arial" w:cs="Arial"/>
                <w:spacing w:val="25"/>
              </w:rPr>
              <w:t xml:space="preserve"> </w:t>
            </w:r>
            <w:r>
              <w:rPr>
                <w:rFonts w:eastAsia="Arial" w:cs="Arial"/>
                <w:spacing w:val="2"/>
              </w:rPr>
              <w:t>t</w:t>
            </w:r>
            <w:r>
              <w:rPr>
                <w:rFonts w:eastAsia="Arial" w:cs="Arial"/>
              </w:rPr>
              <w:t>he</w:t>
            </w:r>
            <w:r>
              <w:rPr>
                <w:rFonts w:eastAsia="Arial" w:cs="Arial"/>
                <w:spacing w:val="27"/>
              </w:rPr>
              <w:t xml:space="preserve"> </w:t>
            </w:r>
            <w:r>
              <w:rPr>
                <w:rFonts w:eastAsia="Arial" w:cs="Arial"/>
                <w:spacing w:val="2"/>
              </w:rPr>
              <w:t>f</w:t>
            </w:r>
            <w:r>
              <w:rPr>
                <w:rFonts w:eastAsia="Arial" w:cs="Arial"/>
              </w:rPr>
              <w:t>e</w:t>
            </w:r>
            <w:r>
              <w:rPr>
                <w:rFonts w:eastAsia="Arial" w:cs="Arial"/>
                <w:spacing w:val="-1"/>
              </w:rPr>
              <w:t>a</w:t>
            </w:r>
            <w:r>
              <w:rPr>
                <w:rFonts w:eastAsia="Arial" w:cs="Arial"/>
                <w:spacing w:val="2"/>
              </w:rPr>
              <w:t>t</w:t>
            </w:r>
            <w:r>
              <w:rPr>
                <w:rFonts w:eastAsia="Arial" w:cs="Arial"/>
              </w:rPr>
              <w:t>ure</w:t>
            </w:r>
            <w:r>
              <w:rPr>
                <w:rFonts w:eastAsia="Arial" w:cs="Arial"/>
                <w:spacing w:val="22"/>
              </w:rPr>
              <w:t xml:space="preserve"> </w:t>
            </w:r>
            <w:r>
              <w:rPr>
                <w:rFonts w:eastAsia="Arial" w:cs="Arial"/>
                <w:spacing w:val="1"/>
              </w:rPr>
              <w:t>i</w:t>
            </w:r>
            <w:r>
              <w:rPr>
                <w:rFonts w:eastAsia="Arial" w:cs="Arial"/>
              </w:rPr>
              <w:t>s</w:t>
            </w:r>
            <w:r>
              <w:rPr>
                <w:rFonts w:eastAsia="Arial" w:cs="Arial"/>
                <w:spacing w:val="30"/>
              </w:rPr>
              <w:t xml:space="preserve"> </w:t>
            </w:r>
            <w:r>
              <w:rPr>
                <w:rFonts w:eastAsia="Arial" w:cs="Arial"/>
              </w:rPr>
              <w:t>no</w:t>
            </w:r>
            <w:r>
              <w:rPr>
                <w:rFonts w:eastAsia="Arial" w:cs="Arial"/>
                <w:spacing w:val="27"/>
              </w:rPr>
              <w:t xml:space="preserve"> </w:t>
            </w:r>
            <w:r>
              <w:rPr>
                <w:rFonts w:eastAsia="Arial" w:cs="Arial"/>
                <w:spacing w:val="1"/>
              </w:rPr>
              <w:t>l</w:t>
            </w:r>
            <w:r>
              <w:rPr>
                <w:rFonts w:eastAsia="Arial" w:cs="Arial"/>
              </w:rPr>
              <w:t>o</w:t>
            </w:r>
            <w:r>
              <w:rPr>
                <w:rFonts w:eastAsia="Arial" w:cs="Arial"/>
                <w:spacing w:val="-1"/>
              </w:rPr>
              <w:t>n</w:t>
            </w:r>
            <w:r>
              <w:rPr>
                <w:rFonts w:eastAsia="Arial" w:cs="Arial"/>
              </w:rPr>
              <w:t>g</w:t>
            </w:r>
            <w:r>
              <w:rPr>
                <w:rFonts w:eastAsia="Arial" w:cs="Arial"/>
                <w:spacing w:val="-1"/>
              </w:rPr>
              <w:t>e</w:t>
            </w:r>
            <w:r>
              <w:rPr>
                <w:rFonts w:eastAsia="Arial" w:cs="Arial"/>
              </w:rPr>
              <w:t>r d</w:t>
            </w:r>
            <w:r>
              <w:rPr>
                <w:rFonts w:eastAsia="Arial" w:cs="Arial"/>
                <w:spacing w:val="1"/>
              </w:rPr>
              <w:t>is</w:t>
            </w:r>
            <w:r>
              <w:rPr>
                <w:rFonts w:eastAsia="Arial" w:cs="Arial"/>
              </w:rPr>
              <w:t>p</w:t>
            </w:r>
            <w:r>
              <w:rPr>
                <w:rFonts w:eastAsia="Arial" w:cs="Arial"/>
                <w:spacing w:val="1"/>
              </w:rPr>
              <w:t>l</w:t>
            </w:r>
            <w:r>
              <w:rPr>
                <w:rFonts w:eastAsia="Arial" w:cs="Arial"/>
              </w:rPr>
              <w:t>a</w:t>
            </w:r>
            <w:r>
              <w:rPr>
                <w:rFonts w:eastAsia="Arial" w:cs="Arial"/>
                <w:spacing w:val="-2"/>
              </w:rPr>
              <w:t>y</w:t>
            </w:r>
            <w:r>
              <w:rPr>
                <w:rFonts w:eastAsia="Arial" w:cs="Arial"/>
              </w:rPr>
              <w:t>e</w:t>
            </w:r>
            <w:r>
              <w:rPr>
                <w:rFonts w:eastAsia="Arial" w:cs="Arial"/>
                <w:spacing w:val="-1"/>
              </w:rPr>
              <w:t>d</w:t>
            </w:r>
            <w:r>
              <w:rPr>
                <w:rFonts w:eastAsia="Arial" w:cs="Arial"/>
              </w:rPr>
              <w:t>.</w:t>
            </w:r>
            <w:r>
              <w:rPr>
                <w:rFonts w:eastAsia="Arial" w:cs="Arial"/>
                <w:spacing w:val="49"/>
              </w:rPr>
              <w:t xml:space="preserve"> </w:t>
            </w:r>
            <w:r>
              <w:rPr>
                <w:rFonts w:eastAsia="Arial" w:cs="Arial"/>
                <w:spacing w:val="2"/>
              </w:rPr>
              <w:t>It</w:t>
            </w:r>
            <w:r>
              <w:rPr>
                <w:rFonts w:eastAsia="Arial" w:cs="Arial"/>
              </w:rPr>
              <w:t>s</w:t>
            </w:r>
            <w:r>
              <w:rPr>
                <w:rFonts w:eastAsia="Arial" w:cs="Arial"/>
                <w:spacing w:val="-1"/>
              </w:rPr>
              <w:t xml:space="preserve"> </w:t>
            </w:r>
            <w:r>
              <w:rPr>
                <w:rFonts w:eastAsia="Arial" w:cs="Arial"/>
              </w:rPr>
              <w:t>p</w:t>
            </w:r>
            <w:r>
              <w:rPr>
                <w:rFonts w:eastAsia="Arial" w:cs="Arial"/>
                <w:spacing w:val="-1"/>
              </w:rPr>
              <w:t>u</w:t>
            </w:r>
            <w:r>
              <w:rPr>
                <w:rFonts w:eastAsia="Arial" w:cs="Arial"/>
                <w:spacing w:val="1"/>
              </w:rPr>
              <w:t>r</w:t>
            </w:r>
            <w:r>
              <w:rPr>
                <w:rFonts w:eastAsia="Arial" w:cs="Arial"/>
              </w:rPr>
              <w:t>p</w:t>
            </w:r>
            <w:r>
              <w:rPr>
                <w:rFonts w:eastAsia="Arial" w:cs="Arial"/>
                <w:spacing w:val="-1"/>
              </w:rPr>
              <w:t>o</w:t>
            </w:r>
            <w:r>
              <w:rPr>
                <w:rFonts w:eastAsia="Arial" w:cs="Arial"/>
                <w:spacing w:val="1"/>
              </w:rPr>
              <w:t>s</w:t>
            </w:r>
            <w:r>
              <w:rPr>
                <w:rFonts w:eastAsia="Arial" w:cs="Arial"/>
              </w:rPr>
              <w:t>e</w:t>
            </w:r>
            <w:r>
              <w:rPr>
                <w:rFonts w:eastAsia="Arial" w:cs="Arial"/>
                <w:spacing w:val="-7"/>
              </w:rPr>
              <w:t xml:space="preserve"> </w:t>
            </w:r>
            <w:r>
              <w:rPr>
                <w:rFonts w:eastAsia="Arial" w:cs="Arial"/>
                <w:spacing w:val="1"/>
              </w:rPr>
              <w:t>i</w:t>
            </w:r>
            <w:r>
              <w:rPr>
                <w:rFonts w:eastAsia="Arial" w:cs="Arial"/>
              </w:rPr>
              <w:t xml:space="preserve">s </w:t>
            </w:r>
            <w:r>
              <w:rPr>
                <w:rFonts w:eastAsia="Arial" w:cs="Arial"/>
                <w:spacing w:val="2"/>
              </w:rPr>
              <w:t>t</w:t>
            </w:r>
            <w:r>
              <w:rPr>
                <w:rFonts w:eastAsia="Arial" w:cs="Arial"/>
              </w:rPr>
              <w:t>o</w:t>
            </w:r>
            <w:r>
              <w:rPr>
                <w:rFonts w:eastAsia="Arial" w:cs="Arial"/>
                <w:spacing w:val="-2"/>
              </w:rPr>
              <w:t xml:space="preserve"> </w:t>
            </w:r>
            <w:r>
              <w:rPr>
                <w:rFonts w:eastAsia="Arial" w:cs="Arial"/>
              </w:rPr>
              <w:t>red</w:t>
            </w:r>
            <w:r>
              <w:rPr>
                <w:rFonts w:eastAsia="Arial" w:cs="Arial"/>
                <w:spacing w:val="-1"/>
              </w:rPr>
              <w:t>u</w:t>
            </w:r>
            <w:r>
              <w:rPr>
                <w:rFonts w:eastAsia="Arial" w:cs="Arial"/>
                <w:spacing w:val="1"/>
              </w:rPr>
              <w:t>c</w:t>
            </w:r>
            <w:r>
              <w:rPr>
                <w:rFonts w:eastAsia="Arial" w:cs="Arial"/>
              </w:rPr>
              <w:t>e</w:t>
            </w:r>
            <w:r>
              <w:rPr>
                <w:rFonts w:eastAsia="Arial" w:cs="Arial"/>
                <w:spacing w:val="-4"/>
              </w:rPr>
              <w:t xml:space="preserve"> </w:t>
            </w:r>
            <w:r>
              <w:rPr>
                <w:rFonts w:eastAsia="Arial" w:cs="Arial"/>
                <w:spacing w:val="1"/>
              </w:rPr>
              <w:t>cl</w:t>
            </w:r>
            <w:r>
              <w:rPr>
                <w:rFonts w:eastAsia="Arial" w:cs="Arial"/>
              </w:rPr>
              <w:t>ut</w:t>
            </w:r>
            <w:r>
              <w:rPr>
                <w:rFonts w:eastAsia="Arial" w:cs="Arial"/>
                <w:spacing w:val="1"/>
              </w:rPr>
              <w:t>t</w:t>
            </w:r>
            <w:r>
              <w:rPr>
                <w:rFonts w:eastAsia="Arial" w:cs="Arial"/>
              </w:rPr>
              <w:t>er,</w:t>
            </w:r>
            <w:r>
              <w:rPr>
                <w:rFonts w:eastAsia="Arial" w:cs="Arial"/>
                <w:spacing w:val="-6"/>
              </w:rPr>
              <w:t xml:space="preserve"> </w:t>
            </w:r>
            <w:r>
              <w:rPr>
                <w:rFonts w:eastAsia="Arial" w:cs="Arial"/>
                <w:spacing w:val="2"/>
              </w:rPr>
              <w:t>t</w:t>
            </w:r>
            <w:r>
              <w:rPr>
                <w:rFonts w:eastAsia="Arial" w:cs="Arial"/>
              </w:rPr>
              <w:t>o</w:t>
            </w:r>
            <w:r>
              <w:rPr>
                <w:rFonts w:eastAsia="Arial" w:cs="Arial"/>
                <w:spacing w:val="-2"/>
              </w:rPr>
              <w:t xml:space="preserve"> </w:t>
            </w:r>
            <w:r>
              <w:rPr>
                <w:rFonts w:eastAsia="Arial" w:cs="Arial"/>
                <w:spacing w:val="-1"/>
              </w:rPr>
              <w:t>p</w:t>
            </w:r>
            <w:r>
              <w:rPr>
                <w:rFonts w:eastAsia="Arial" w:cs="Arial"/>
                <w:spacing w:val="1"/>
              </w:rPr>
              <w:t>ri</w:t>
            </w:r>
            <w:r>
              <w:rPr>
                <w:rFonts w:eastAsia="Arial" w:cs="Arial"/>
              </w:rPr>
              <w:t>ori</w:t>
            </w:r>
            <w:r>
              <w:rPr>
                <w:rFonts w:eastAsia="Arial" w:cs="Arial"/>
                <w:spacing w:val="2"/>
              </w:rPr>
              <w:t>t</w:t>
            </w:r>
            <w:r>
              <w:rPr>
                <w:rFonts w:eastAsia="Arial" w:cs="Arial"/>
                <w:spacing w:val="-1"/>
              </w:rPr>
              <w:t>i</w:t>
            </w:r>
            <w:r>
              <w:rPr>
                <w:rFonts w:eastAsia="Arial" w:cs="Arial"/>
                <w:spacing w:val="1"/>
              </w:rPr>
              <w:t>s</w:t>
            </w:r>
            <w:r>
              <w:rPr>
                <w:rFonts w:eastAsia="Arial" w:cs="Arial"/>
              </w:rPr>
              <w:t>e</w:t>
            </w:r>
            <w:r>
              <w:rPr>
                <w:rFonts w:eastAsia="Arial" w:cs="Arial"/>
                <w:spacing w:val="-8"/>
              </w:rPr>
              <w:t xml:space="preserve"> </w:t>
            </w:r>
            <w:r>
              <w:rPr>
                <w:rFonts w:eastAsia="Arial" w:cs="Arial"/>
                <w:spacing w:val="1"/>
              </w:rPr>
              <w:t>t</w:t>
            </w:r>
            <w:r>
              <w:rPr>
                <w:rFonts w:eastAsia="Arial" w:cs="Arial"/>
              </w:rPr>
              <w:t>he</w:t>
            </w:r>
            <w:r>
              <w:rPr>
                <w:rFonts w:eastAsia="Arial" w:cs="Arial"/>
                <w:spacing w:val="-4"/>
              </w:rPr>
              <w:t xml:space="preserve"> </w:t>
            </w:r>
            <w:r>
              <w:rPr>
                <w:rFonts w:eastAsia="Arial" w:cs="Arial"/>
              </w:rPr>
              <w:t>d</w:t>
            </w:r>
            <w:r>
              <w:rPr>
                <w:rFonts w:eastAsia="Arial" w:cs="Arial"/>
                <w:spacing w:val="1"/>
              </w:rPr>
              <w:t>is</w:t>
            </w:r>
            <w:r>
              <w:rPr>
                <w:rFonts w:eastAsia="Arial" w:cs="Arial"/>
              </w:rPr>
              <w:t>p</w:t>
            </w:r>
            <w:r>
              <w:rPr>
                <w:rFonts w:eastAsia="Arial" w:cs="Arial"/>
                <w:spacing w:val="1"/>
              </w:rPr>
              <w:t>l</w:t>
            </w:r>
            <w:r>
              <w:rPr>
                <w:rFonts w:eastAsia="Arial" w:cs="Arial"/>
              </w:rPr>
              <w:t>ay</w:t>
            </w:r>
            <w:r>
              <w:rPr>
                <w:rFonts w:eastAsia="Arial" w:cs="Arial"/>
                <w:spacing w:val="-8"/>
              </w:rPr>
              <w:t xml:space="preserve"> </w:t>
            </w:r>
            <w:r>
              <w:rPr>
                <w:rFonts w:eastAsia="Arial" w:cs="Arial"/>
              </w:rPr>
              <w:t>of</w:t>
            </w:r>
            <w:r>
              <w:rPr>
                <w:rFonts w:eastAsia="Arial" w:cs="Arial"/>
                <w:spacing w:val="-1"/>
              </w:rPr>
              <w:t xml:space="preserve"> </w:t>
            </w:r>
            <w:r>
              <w:rPr>
                <w:rFonts w:eastAsia="Arial" w:cs="Arial"/>
                <w:spacing w:val="2"/>
              </w:rPr>
              <w:t>f</w:t>
            </w:r>
            <w:r>
              <w:rPr>
                <w:rFonts w:eastAsia="Arial" w:cs="Arial"/>
              </w:rPr>
              <w:t>e</w:t>
            </w:r>
            <w:r>
              <w:rPr>
                <w:rFonts w:eastAsia="Arial" w:cs="Arial"/>
                <w:spacing w:val="-1"/>
              </w:rPr>
              <w:t>a</w:t>
            </w:r>
            <w:r>
              <w:rPr>
                <w:rFonts w:eastAsia="Arial" w:cs="Arial"/>
                <w:spacing w:val="2"/>
              </w:rPr>
              <w:t>t</w:t>
            </w:r>
            <w:r>
              <w:rPr>
                <w:rFonts w:eastAsia="Arial" w:cs="Arial"/>
              </w:rPr>
              <w:t>ures</w:t>
            </w:r>
            <w:r>
              <w:rPr>
                <w:rFonts w:eastAsia="Arial" w:cs="Arial"/>
                <w:spacing w:val="-6"/>
              </w:rPr>
              <w:t xml:space="preserve"> </w:t>
            </w:r>
            <w:r>
              <w:rPr>
                <w:rFonts w:eastAsia="Arial" w:cs="Arial"/>
              </w:rPr>
              <w:t>a</w:t>
            </w:r>
            <w:r>
              <w:rPr>
                <w:rFonts w:eastAsia="Arial" w:cs="Arial"/>
                <w:spacing w:val="-1"/>
              </w:rPr>
              <w:t>n</w:t>
            </w:r>
            <w:r>
              <w:rPr>
                <w:rFonts w:eastAsia="Arial" w:cs="Arial"/>
              </w:rPr>
              <w:t>d</w:t>
            </w:r>
            <w:r>
              <w:rPr>
                <w:rFonts w:eastAsia="Arial" w:cs="Arial"/>
                <w:spacing w:val="1"/>
              </w:rPr>
              <w:t xml:space="preserve"> </w:t>
            </w:r>
            <w:r>
              <w:rPr>
                <w:rFonts w:eastAsia="Arial" w:cs="Arial"/>
                <w:spacing w:val="2"/>
              </w:rPr>
              <w:t>t</w:t>
            </w:r>
            <w:r>
              <w:rPr>
                <w:rFonts w:eastAsia="Arial" w:cs="Arial"/>
              </w:rPr>
              <w:t>o</w:t>
            </w:r>
            <w:r>
              <w:rPr>
                <w:rFonts w:eastAsia="Arial" w:cs="Arial"/>
                <w:spacing w:val="-2"/>
              </w:rPr>
              <w:t xml:space="preserve"> </w:t>
            </w:r>
            <w:r>
              <w:rPr>
                <w:rFonts w:eastAsia="Arial" w:cs="Arial"/>
                <w:spacing w:val="1"/>
              </w:rPr>
              <w:t>i</w:t>
            </w:r>
            <w:r>
              <w:rPr>
                <w:rFonts w:eastAsia="Arial" w:cs="Arial"/>
                <w:spacing w:val="2"/>
              </w:rPr>
              <w:t>m</w:t>
            </w:r>
            <w:r>
              <w:rPr>
                <w:rFonts w:eastAsia="Arial" w:cs="Arial"/>
              </w:rPr>
              <w:t>pr</w:t>
            </w:r>
            <w:r>
              <w:rPr>
                <w:rFonts w:eastAsia="Arial" w:cs="Arial"/>
                <w:spacing w:val="-2"/>
              </w:rPr>
              <w:t>o</w:t>
            </w:r>
            <w:r>
              <w:rPr>
                <w:rFonts w:eastAsia="Arial" w:cs="Arial"/>
                <w:spacing w:val="3"/>
              </w:rPr>
              <w:t>v</w:t>
            </w:r>
            <w:r>
              <w:rPr>
                <w:rFonts w:eastAsia="Arial" w:cs="Arial"/>
              </w:rPr>
              <w:t>e</w:t>
            </w:r>
            <w:r>
              <w:rPr>
                <w:rFonts w:eastAsia="Arial" w:cs="Arial"/>
                <w:spacing w:val="-7"/>
              </w:rPr>
              <w:t xml:space="preserve"> </w:t>
            </w:r>
            <w:r>
              <w:rPr>
                <w:rFonts w:eastAsia="Arial" w:cs="Arial"/>
                <w:spacing w:val="-1"/>
              </w:rPr>
              <w:t>d</w:t>
            </w:r>
            <w:r>
              <w:rPr>
                <w:rFonts w:eastAsia="Arial" w:cs="Arial"/>
                <w:spacing w:val="1"/>
              </w:rPr>
              <w:t>is</w:t>
            </w:r>
            <w:r>
              <w:rPr>
                <w:rFonts w:eastAsia="Arial" w:cs="Arial"/>
              </w:rPr>
              <w:t>p</w:t>
            </w:r>
            <w:r>
              <w:rPr>
                <w:rFonts w:eastAsia="Arial" w:cs="Arial"/>
                <w:spacing w:val="1"/>
              </w:rPr>
              <w:t>l</w:t>
            </w:r>
            <w:r>
              <w:rPr>
                <w:rFonts w:eastAsia="Arial" w:cs="Arial"/>
              </w:rPr>
              <w:t>ay</w:t>
            </w:r>
            <w:r>
              <w:rPr>
                <w:rFonts w:eastAsia="Arial" w:cs="Arial"/>
                <w:spacing w:val="-8"/>
              </w:rPr>
              <w:t xml:space="preserve"> </w:t>
            </w:r>
            <w:r>
              <w:rPr>
                <w:rFonts w:eastAsia="Arial" w:cs="Arial"/>
                <w:spacing w:val="1"/>
              </w:rPr>
              <w:t>s</w:t>
            </w:r>
            <w:r>
              <w:rPr>
                <w:rFonts w:eastAsia="Arial" w:cs="Arial"/>
              </w:rPr>
              <w:t>p</w:t>
            </w:r>
            <w:r>
              <w:rPr>
                <w:rFonts w:eastAsia="Arial" w:cs="Arial"/>
                <w:spacing w:val="-1"/>
              </w:rPr>
              <w:t>e</w:t>
            </w:r>
            <w:r>
              <w:rPr>
                <w:rFonts w:eastAsia="Arial" w:cs="Arial"/>
              </w:rPr>
              <w:t>e</w:t>
            </w:r>
            <w:r>
              <w:rPr>
                <w:rFonts w:eastAsia="Arial" w:cs="Arial"/>
                <w:spacing w:val="-1"/>
              </w:rPr>
              <w:t>d</w:t>
            </w:r>
            <w:r>
              <w:rPr>
                <w:rFonts w:eastAsia="Arial" w:cs="Arial"/>
              </w:rPr>
              <w:t>.</w:t>
            </w:r>
            <w:r>
              <w:rPr>
                <w:rFonts w:eastAsia="Arial" w:cs="Arial"/>
                <w:spacing w:val="52"/>
              </w:rPr>
              <w:t xml:space="preserve"> </w:t>
            </w:r>
            <w:r>
              <w:rPr>
                <w:rFonts w:eastAsia="Arial" w:cs="Arial"/>
                <w:spacing w:val="2"/>
              </w:rPr>
              <w:t>I</w:t>
            </w:r>
            <w:r>
              <w:rPr>
                <w:rFonts w:eastAsia="Arial" w:cs="Arial"/>
              </w:rPr>
              <w:t>n e</w:t>
            </w:r>
            <w:r>
              <w:rPr>
                <w:rFonts w:eastAsia="Arial" w:cs="Arial"/>
                <w:spacing w:val="-1"/>
              </w:rPr>
              <w:t>n</w:t>
            </w:r>
            <w:r>
              <w:rPr>
                <w:rFonts w:eastAsia="Arial" w:cs="Arial"/>
                <w:spacing w:val="1"/>
              </w:rPr>
              <w:t>c</w:t>
            </w:r>
            <w:r>
              <w:rPr>
                <w:rFonts w:eastAsia="Arial" w:cs="Arial"/>
              </w:rPr>
              <w:t>o</w:t>
            </w:r>
            <w:r>
              <w:rPr>
                <w:rFonts w:eastAsia="Arial" w:cs="Arial"/>
                <w:spacing w:val="-1"/>
              </w:rPr>
              <w:t>d</w:t>
            </w:r>
            <w:r>
              <w:rPr>
                <w:rFonts w:eastAsia="Arial" w:cs="Arial"/>
                <w:spacing w:val="1"/>
              </w:rPr>
              <w:t>i</w:t>
            </w:r>
            <w:r>
              <w:rPr>
                <w:rFonts w:eastAsia="Arial" w:cs="Arial"/>
              </w:rPr>
              <w:t>ng</w:t>
            </w:r>
            <w:r>
              <w:rPr>
                <w:rFonts w:eastAsia="Arial" w:cs="Arial"/>
                <w:spacing w:val="17"/>
              </w:rPr>
              <w:t xml:space="preserve"> </w:t>
            </w:r>
            <w:r>
              <w:rPr>
                <w:rFonts w:eastAsia="Arial" w:cs="Arial"/>
                <w:spacing w:val="1"/>
              </w:rPr>
              <w:t>i</w:t>
            </w:r>
            <w:r>
              <w:rPr>
                <w:rFonts w:eastAsia="Arial" w:cs="Arial"/>
                <w:spacing w:val="2"/>
              </w:rPr>
              <w:t>t</w:t>
            </w:r>
            <w:r>
              <w:rPr>
                <w:rFonts w:eastAsia="Arial" w:cs="Arial"/>
              </w:rPr>
              <w:t>s</w:t>
            </w:r>
            <w:r>
              <w:rPr>
                <w:rFonts w:eastAsia="Arial" w:cs="Arial"/>
                <w:spacing w:val="20"/>
              </w:rPr>
              <w:t xml:space="preserve"> </w:t>
            </w:r>
            <w:r>
              <w:rPr>
                <w:rFonts w:eastAsia="Arial" w:cs="Arial"/>
                <w:spacing w:val="6"/>
              </w:rPr>
              <w:t>v</w:t>
            </w:r>
            <w:r>
              <w:rPr>
                <w:rFonts w:eastAsia="Arial" w:cs="Arial"/>
                <w:spacing w:val="-3"/>
              </w:rPr>
              <w:t>a</w:t>
            </w:r>
            <w:r>
              <w:rPr>
                <w:rFonts w:eastAsia="Arial" w:cs="Arial"/>
                <w:spacing w:val="1"/>
              </w:rPr>
              <w:t>l</w:t>
            </w:r>
            <w:r>
              <w:rPr>
                <w:rFonts w:eastAsia="Arial" w:cs="Arial"/>
              </w:rPr>
              <w:t>u</w:t>
            </w:r>
            <w:r>
              <w:rPr>
                <w:rFonts w:eastAsia="Arial" w:cs="Arial"/>
                <w:spacing w:val="-1"/>
              </w:rPr>
              <w:t>e</w:t>
            </w:r>
            <w:r>
              <w:rPr>
                <w:rFonts w:eastAsia="Arial" w:cs="Arial"/>
              </w:rPr>
              <w:t>,</w:t>
            </w:r>
            <w:r>
              <w:rPr>
                <w:rFonts w:eastAsia="Arial" w:cs="Arial"/>
                <w:spacing w:val="20"/>
              </w:rPr>
              <w:t xml:space="preserve"> </w:t>
            </w:r>
            <w:r>
              <w:rPr>
                <w:rFonts w:eastAsia="Arial" w:cs="Arial"/>
                <w:spacing w:val="2"/>
              </w:rPr>
              <w:t>t</w:t>
            </w:r>
            <w:r>
              <w:rPr>
                <w:rFonts w:eastAsia="Arial" w:cs="Arial"/>
              </w:rPr>
              <w:t>he</w:t>
            </w:r>
            <w:r>
              <w:rPr>
                <w:rFonts w:eastAsia="Arial" w:cs="Arial"/>
                <w:spacing w:val="20"/>
              </w:rPr>
              <w:t xml:space="preserve"> </w:t>
            </w:r>
            <w:r>
              <w:rPr>
                <w:rFonts w:eastAsia="Arial" w:cs="Arial"/>
              </w:rPr>
              <w:t>produc</w:t>
            </w:r>
            <w:r>
              <w:rPr>
                <w:rFonts w:eastAsia="Arial" w:cs="Arial"/>
                <w:spacing w:val="1"/>
              </w:rPr>
              <w:t>i</w:t>
            </w:r>
            <w:r>
              <w:rPr>
                <w:rFonts w:eastAsia="Arial" w:cs="Arial"/>
              </w:rPr>
              <w:t>ng</w:t>
            </w:r>
            <w:r>
              <w:rPr>
                <w:rFonts w:eastAsia="Arial" w:cs="Arial"/>
                <w:spacing w:val="14"/>
              </w:rPr>
              <w:t xml:space="preserve"> </w:t>
            </w:r>
            <w:r>
              <w:rPr>
                <w:rFonts w:eastAsia="Arial" w:cs="Arial"/>
                <w:spacing w:val="2"/>
              </w:rPr>
              <w:t>a</w:t>
            </w:r>
            <w:r>
              <w:rPr>
                <w:rFonts w:eastAsia="Arial" w:cs="Arial"/>
              </w:rPr>
              <w:t>u</w:t>
            </w:r>
            <w:r>
              <w:rPr>
                <w:rFonts w:eastAsia="Arial" w:cs="Arial"/>
                <w:spacing w:val="2"/>
              </w:rPr>
              <w:t>t</w:t>
            </w:r>
            <w:r>
              <w:rPr>
                <w:rFonts w:eastAsia="Arial" w:cs="Arial"/>
              </w:rPr>
              <w:t>h</w:t>
            </w:r>
            <w:r>
              <w:rPr>
                <w:rFonts w:eastAsia="Arial" w:cs="Arial"/>
                <w:spacing w:val="-1"/>
              </w:rPr>
              <w:t>o</w:t>
            </w:r>
            <w:r>
              <w:rPr>
                <w:rFonts w:eastAsia="Arial" w:cs="Arial"/>
                <w:spacing w:val="1"/>
              </w:rPr>
              <w:t>ri</w:t>
            </w:r>
            <w:r>
              <w:rPr>
                <w:rFonts w:eastAsia="Arial" w:cs="Arial"/>
                <w:spacing w:val="2"/>
              </w:rPr>
              <w:t>t</w:t>
            </w:r>
            <w:r>
              <w:rPr>
                <w:rFonts w:eastAsia="Arial" w:cs="Arial"/>
              </w:rPr>
              <w:t>y</w:t>
            </w:r>
            <w:r>
              <w:rPr>
                <w:rFonts w:eastAsia="Arial" w:cs="Arial"/>
                <w:spacing w:val="14"/>
              </w:rPr>
              <w:t xml:space="preserve"> </w:t>
            </w:r>
            <w:r>
              <w:rPr>
                <w:rFonts w:eastAsia="Arial" w:cs="Arial"/>
                <w:spacing w:val="1"/>
              </w:rPr>
              <w:t>s</w:t>
            </w:r>
            <w:r>
              <w:rPr>
                <w:rFonts w:eastAsia="Arial" w:cs="Arial"/>
              </w:rPr>
              <w:t>h</w:t>
            </w:r>
            <w:r>
              <w:rPr>
                <w:rFonts w:eastAsia="Arial" w:cs="Arial"/>
                <w:spacing w:val="-1"/>
              </w:rPr>
              <w:t>o</w:t>
            </w:r>
            <w:r>
              <w:rPr>
                <w:rFonts w:eastAsia="Arial" w:cs="Arial"/>
              </w:rPr>
              <w:t>u</w:t>
            </w:r>
            <w:r>
              <w:rPr>
                <w:rFonts w:eastAsia="Arial" w:cs="Arial"/>
                <w:spacing w:val="1"/>
              </w:rPr>
              <w:t>l</w:t>
            </w:r>
            <w:r>
              <w:rPr>
                <w:rFonts w:eastAsia="Arial" w:cs="Arial"/>
              </w:rPr>
              <w:t>d</w:t>
            </w:r>
            <w:r>
              <w:rPr>
                <w:rFonts w:eastAsia="Arial" w:cs="Arial"/>
                <w:spacing w:val="17"/>
              </w:rPr>
              <w:t xml:space="preserve"> </w:t>
            </w:r>
            <w:r>
              <w:rPr>
                <w:rFonts w:eastAsia="Arial" w:cs="Arial"/>
                <w:spacing w:val="1"/>
              </w:rPr>
              <w:t>c</w:t>
            </w:r>
            <w:r>
              <w:rPr>
                <w:rFonts w:eastAsia="Arial" w:cs="Arial"/>
                <w:spacing w:val="2"/>
              </w:rPr>
              <w:t>o</w:t>
            </w:r>
            <w:r>
              <w:rPr>
                <w:rFonts w:eastAsia="Arial" w:cs="Arial"/>
              </w:rPr>
              <w:t>n</w:t>
            </w:r>
            <w:r>
              <w:rPr>
                <w:rFonts w:eastAsia="Arial" w:cs="Arial"/>
                <w:spacing w:val="1"/>
              </w:rPr>
              <w:t>si</w:t>
            </w:r>
            <w:r>
              <w:rPr>
                <w:rFonts w:eastAsia="Arial" w:cs="Arial"/>
              </w:rPr>
              <w:t>d</w:t>
            </w:r>
            <w:r>
              <w:rPr>
                <w:rFonts w:eastAsia="Arial" w:cs="Arial"/>
                <w:spacing w:val="-1"/>
              </w:rPr>
              <w:t>e</w:t>
            </w:r>
            <w:r>
              <w:rPr>
                <w:rFonts w:eastAsia="Arial" w:cs="Arial"/>
              </w:rPr>
              <w:t>r</w:t>
            </w:r>
            <w:r>
              <w:rPr>
                <w:rFonts w:eastAsia="Arial" w:cs="Arial"/>
                <w:spacing w:val="16"/>
              </w:rPr>
              <w:t xml:space="preserve"> </w:t>
            </w:r>
            <w:r>
              <w:rPr>
                <w:rFonts w:eastAsia="Arial" w:cs="Arial"/>
                <w:spacing w:val="10"/>
              </w:rPr>
              <w:t>t</w:t>
            </w:r>
            <w:r>
              <w:rPr>
                <w:rFonts w:eastAsia="Arial" w:cs="Arial"/>
              </w:rPr>
              <w:t>h</w:t>
            </w:r>
            <w:r>
              <w:rPr>
                <w:rFonts w:eastAsia="Arial" w:cs="Arial"/>
                <w:spacing w:val="-1"/>
              </w:rPr>
              <w:t>e</w:t>
            </w:r>
            <w:r>
              <w:rPr>
                <w:rFonts w:eastAsia="Arial" w:cs="Arial"/>
                <w:spacing w:val="1"/>
              </w:rPr>
              <w:t>s</w:t>
            </w:r>
            <w:r>
              <w:rPr>
                <w:rFonts w:eastAsia="Arial" w:cs="Arial"/>
              </w:rPr>
              <w:t>e</w:t>
            </w:r>
            <w:r>
              <w:rPr>
                <w:rFonts w:eastAsia="Arial" w:cs="Arial"/>
                <w:spacing w:val="18"/>
              </w:rPr>
              <w:t xml:space="preserve"> </w:t>
            </w:r>
            <w:r>
              <w:rPr>
                <w:rFonts w:eastAsia="Arial" w:cs="Arial"/>
                <w:spacing w:val="2"/>
              </w:rPr>
              <w:t>f</w:t>
            </w:r>
            <w:r>
              <w:rPr>
                <w:rFonts w:eastAsia="Arial" w:cs="Arial"/>
              </w:rPr>
              <w:t>a</w:t>
            </w:r>
            <w:r>
              <w:rPr>
                <w:rFonts w:eastAsia="Arial" w:cs="Arial"/>
                <w:spacing w:val="1"/>
              </w:rPr>
              <w:t>c</w:t>
            </w:r>
            <w:r>
              <w:rPr>
                <w:rFonts w:eastAsia="Arial" w:cs="Arial"/>
                <w:spacing w:val="2"/>
              </w:rPr>
              <w:t>t</w:t>
            </w:r>
            <w:r>
              <w:rPr>
                <w:rFonts w:eastAsia="Arial" w:cs="Arial"/>
              </w:rPr>
              <w:t>or</w:t>
            </w:r>
            <w:r>
              <w:rPr>
                <w:rFonts w:eastAsia="Arial" w:cs="Arial"/>
                <w:spacing w:val="-1"/>
              </w:rPr>
              <w:t>s</w:t>
            </w:r>
            <w:r>
              <w:rPr>
                <w:rFonts w:eastAsia="Arial" w:cs="Arial"/>
              </w:rPr>
              <w:t>,</w:t>
            </w:r>
            <w:r>
              <w:rPr>
                <w:rFonts w:eastAsia="Arial" w:cs="Arial"/>
                <w:spacing w:val="18"/>
              </w:rPr>
              <w:t xml:space="preserve"> </w:t>
            </w:r>
            <w:r>
              <w:rPr>
                <w:rFonts w:eastAsia="Arial" w:cs="Arial"/>
              </w:rPr>
              <w:t>as</w:t>
            </w:r>
            <w:r>
              <w:rPr>
                <w:rFonts w:eastAsia="Arial" w:cs="Arial"/>
                <w:spacing w:val="24"/>
              </w:rPr>
              <w:t xml:space="preserve"> </w:t>
            </w:r>
            <w:r>
              <w:rPr>
                <w:rFonts w:eastAsia="Arial" w:cs="Arial"/>
                <w:spacing w:val="-2"/>
              </w:rPr>
              <w:t>w</w:t>
            </w:r>
            <w:r>
              <w:rPr>
                <w:rFonts w:eastAsia="Arial" w:cs="Arial"/>
              </w:rPr>
              <w:t>e</w:t>
            </w:r>
            <w:r>
              <w:rPr>
                <w:rFonts w:eastAsia="Arial" w:cs="Arial"/>
                <w:spacing w:val="1"/>
              </w:rPr>
              <w:t>l</w:t>
            </w:r>
            <w:r>
              <w:rPr>
                <w:rFonts w:eastAsia="Arial" w:cs="Arial"/>
              </w:rPr>
              <w:t>l</w:t>
            </w:r>
            <w:r>
              <w:rPr>
                <w:rFonts w:eastAsia="Arial" w:cs="Arial"/>
                <w:spacing w:val="22"/>
              </w:rPr>
              <w:t xml:space="preserve"> </w:t>
            </w:r>
            <w:r>
              <w:rPr>
                <w:rFonts w:eastAsia="Arial" w:cs="Arial"/>
              </w:rPr>
              <w:t>as</w:t>
            </w:r>
            <w:r>
              <w:rPr>
                <w:rFonts w:eastAsia="Arial" w:cs="Arial"/>
                <w:spacing w:val="22"/>
              </w:rPr>
              <w:t xml:space="preserve"> </w:t>
            </w:r>
            <w:r>
              <w:rPr>
                <w:rFonts w:eastAsia="Arial" w:cs="Arial"/>
                <w:spacing w:val="2"/>
              </w:rPr>
              <w:t>t</w:t>
            </w:r>
            <w:r>
              <w:rPr>
                <w:rFonts w:eastAsia="Arial" w:cs="Arial"/>
              </w:rPr>
              <w:t>he</w:t>
            </w:r>
            <w:r>
              <w:rPr>
                <w:rFonts w:eastAsia="Arial" w:cs="Arial"/>
                <w:spacing w:val="20"/>
              </w:rPr>
              <w:t xml:space="preserve"> </w:t>
            </w:r>
            <w:r>
              <w:rPr>
                <w:rFonts w:eastAsia="Arial" w:cs="Arial"/>
                <w:spacing w:val="1"/>
              </w:rPr>
              <w:t>sc</w:t>
            </w:r>
            <w:r>
              <w:rPr>
                <w:rFonts w:eastAsia="Arial" w:cs="Arial"/>
              </w:rPr>
              <w:t>a</w:t>
            </w:r>
            <w:r>
              <w:rPr>
                <w:rFonts w:eastAsia="Arial" w:cs="Arial"/>
                <w:spacing w:val="1"/>
              </w:rPr>
              <w:t>l</w:t>
            </w:r>
            <w:r>
              <w:rPr>
                <w:rFonts w:eastAsia="Arial" w:cs="Arial"/>
              </w:rPr>
              <w:t>e</w:t>
            </w:r>
            <w:r>
              <w:rPr>
                <w:rFonts w:eastAsia="Arial" w:cs="Arial"/>
                <w:spacing w:val="18"/>
              </w:rPr>
              <w:t xml:space="preserve"> </w:t>
            </w:r>
            <w:r>
              <w:rPr>
                <w:rFonts w:eastAsia="Arial" w:cs="Arial"/>
              </w:rPr>
              <w:t>at</w:t>
            </w:r>
            <w:r>
              <w:rPr>
                <w:rFonts w:eastAsia="Arial" w:cs="Arial"/>
                <w:spacing w:val="28"/>
              </w:rPr>
              <w:t xml:space="preserve"> </w:t>
            </w:r>
            <w:r>
              <w:rPr>
                <w:rFonts w:eastAsia="Arial" w:cs="Arial"/>
                <w:spacing w:val="-5"/>
              </w:rPr>
              <w:t>w</w:t>
            </w:r>
            <w:r>
              <w:rPr>
                <w:rFonts w:eastAsia="Arial" w:cs="Arial"/>
              </w:rPr>
              <w:t>h</w:t>
            </w:r>
            <w:r>
              <w:rPr>
                <w:rFonts w:eastAsia="Arial" w:cs="Arial"/>
                <w:spacing w:val="1"/>
              </w:rPr>
              <w:t>ic</w:t>
            </w:r>
            <w:r>
              <w:rPr>
                <w:rFonts w:eastAsia="Arial" w:cs="Arial"/>
              </w:rPr>
              <w:t>h</w:t>
            </w:r>
            <w:r>
              <w:rPr>
                <w:rFonts w:eastAsia="Arial" w:cs="Arial"/>
                <w:spacing w:val="18"/>
              </w:rPr>
              <w:t xml:space="preserve"> </w:t>
            </w:r>
            <w:r>
              <w:rPr>
                <w:rFonts w:eastAsia="Arial" w:cs="Arial"/>
                <w:spacing w:val="2"/>
              </w:rPr>
              <w:t>t</w:t>
            </w:r>
            <w:r>
              <w:rPr>
                <w:rFonts w:eastAsia="Arial" w:cs="Arial"/>
              </w:rPr>
              <w:t xml:space="preserve">he </w:t>
            </w:r>
            <w:r>
              <w:rPr>
                <w:rFonts w:eastAsia="Arial" w:cs="Arial"/>
                <w:spacing w:val="2"/>
              </w:rPr>
              <w:t>f</w:t>
            </w:r>
            <w:r>
              <w:rPr>
                <w:rFonts w:eastAsia="Arial" w:cs="Arial"/>
              </w:rPr>
              <w:t>e</w:t>
            </w:r>
            <w:r>
              <w:rPr>
                <w:rFonts w:eastAsia="Arial" w:cs="Arial"/>
                <w:spacing w:val="-1"/>
              </w:rPr>
              <w:t>a</w:t>
            </w:r>
            <w:r>
              <w:rPr>
                <w:rFonts w:eastAsia="Arial" w:cs="Arial"/>
                <w:spacing w:val="2"/>
              </w:rPr>
              <w:t>t</w:t>
            </w:r>
            <w:r>
              <w:rPr>
                <w:rFonts w:eastAsia="Arial" w:cs="Arial"/>
              </w:rPr>
              <w:t>ure</w:t>
            </w:r>
            <w:r>
              <w:rPr>
                <w:rFonts w:eastAsia="Arial" w:cs="Arial"/>
                <w:spacing w:val="-6"/>
              </w:rPr>
              <w:t xml:space="preserve"> </w:t>
            </w:r>
            <w:r>
              <w:rPr>
                <w:rFonts w:eastAsia="Arial" w:cs="Arial"/>
                <w:spacing w:val="1"/>
              </w:rPr>
              <w:t>i</w:t>
            </w:r>
            <w:r>
              <w:rPr>
                <w:rFonts w:eastAsia="Arial" w:cs="Arial"/>
              </w:rPr>
              <w:t>s no</w:t>
            </w:r>
            <w:r>
              <w:rPr>
                <w:rFonts w:eastAsia="Arial" w:cs="Arial"/>
                <w:spacing w:val="-3"/>
              </w:rPr>
              <w:t xml:space="preserve"> </w:t>
            </w:r>
            <w:r>
              <w:rPr>
                <w:rFonts w:eastAsia="Arial" w:cs="Arial"/>
                <w:spacing w:val="1"/>
              </w:rPr>
              <w:t>l</w:t>
            </w:r>
            <w:r>
              <w:rPr>
                <w:rFonts w:eastAsia="Arial" w:cs="Arial"/>
              </w:rPr>
              <w:t>o</w:t>
            </w:r>
            <w:r>
              <w:rPr>
                <w:rFonts w:eastAsia="Arial" w:cs="Arial"/>
                <w:spacing w:val="-1"/>
              </w:rPr>
              <w:t>n</w:t>
            </w:r>
            <w:r>
              <w:rPr>
                <w:rFonts w:eastAsia="Arial" w:cs="Arial"/>
              </w:rPr>
              <w:t>g</w:t>
            </w:r>
            <w:r>
              <w:rPr>
                <w:rFonts w:eastAsia="Arial" w:cs="Arial"/>
                <w:spacing w:val="-1"/>
              </w:rPr>
              <w:t>e</w:t>
            </w:r>
            <w:r>
              <w:rPr>
                <w:rFonts w:eastAsia="Arial" w:cs="Arial"/>
              </w:rPr>
              <w:t>r</w:t>
            </w:r>
            <w:r>
              <w:rPr>
                <w:rFonts w:eastAsia="Arial" w:cs="Arial"/>
                <w:spacing w:val="-4"/>
              </w:rPr>
              <w:t xml:space="preserve"> </w:t>
            </w:r>
            <w:r>
              <w:rPr>
                <w:rFonts w:eastAsia="Arial" w:cs="Arial"/>
                <w:spacing w:val="1"/>
              </w:rPr>
              <w:t>l</w:t>
            </w:r>
            <w:r>
              <w:rPr>
                <w:rFonts w:eastAsia="Arial" w:cs="Arial"/>
                <w:spacing w:val="-1"/>
              </w:rPr>
              <w:t>i</w:t>
            </w:r>
            <w:r>
              <w:rPr>
                <w:rFonts w:eastAsia="Arial" w:cs="Arial"/>
                <w:spacing w:val="1"/>
              </w:rPr>
              <w:t>k</w:t>
            </w:r>
            <w:r>
              <w:rPr>
                <w:rFonts w:eastAsia="Arial" w:cs="Arial"/>
              </w:rPr>
              <w:t>e</w:t>
            </w:r>
            <w:r>
              <w:rPr>
                <w:rFonts w:eastAsia="Arial" w:cs="Arial"/>
                <w:spacing w:val="1"/>
              </w:rPr>
              <w:t>l</w:t>
            </w:r>
            <w:r>
              <w:rPr>
                <w:rFonts w:eastAsia="Arial" w:cs="Arial"/>
              </w:rPr>
              <w:t>y</w:t>
            </w:r>
            <w:r>
              <w:rPr>
                <w:rFonts w:eastAsia="Arial" w:cs="Arial"/>
                <w:spacing w:val="-5"/>
              </w:rPr>
              <w:t xml:space="preserve"> </w:t>
            </w:r>
            <w:r>
              <w:rPr>
                <w:rFonts w:eastAsia="Arial" w:cs="Arial"/>
                <w:spacing w:val="2"/>
              </w:rPr>
              <w:t>t</w:t>
            </w:r>
            <w:r>
              <w:rPr>
                <w:rFonts w:eastAsia="Arial" w:cs="Arial"/>
              </w:rPr>
              <w:t>o</w:t>
            </w:r>
            <w:r>
              <w:rPr>
                <w:rFonts w:eastAsia="Arial" w:cs="Arial"/>
                <w:spacing w:val="-1"/>
              </w:rPr>
              <w:t xml:space="preserve"> </w:t>
            </w:r>
            <w:r>
              <w:rPr>
                <w:rFonts w:eastAsia="Arial" w:cs="Arial"/>
              </w:rPr>
              <w:t>be</w:t>
            </w:r>
            <w:r>
              <w:rPr>
                <w:rFonts w:eastAsia="Arial" w:cs="Arial"/>
                <w:spacing w:val="-1"/>
              </w:rPr>
              <w:t xml:space="preserve"> </w:t>
            </w:r>
            <w:r>
              <w:rPr>
                <w:rFonts w:eastAsia="Arial" w:cs="Arial"/>
                <w:spacing w:val="1"/>
              </w:rPr>
              <w:t>r</w:t>
            </w:r>
            <w:r>
              <w:rPr>
                <w:rFonts w:eastAsia="Arial" w:cs="Arial"/>
              </w:rPr>
              <w:t>e</w:t>
            </w:r>
            <w:r>
              <w:rPr>
                <w:rFonts w:eastAsia="Arial" w:cs="Arial"/>
                <w:spacing w:val="-1"/>
              </w:rPr>
              <w:t>q</w:t>
            </w:r>
            <w:r>
              <w:rPr>
                <w:rFonts w:eastAsia="Arial" w:cs="Arial"/>
              </w:rPr>
              <w:t>u</w:t>
            </w:r>
            <w:r>
              <w:rPr>
                <w:rFonts w:eastAsia="Arial" w:cs="Arial"/>
                <w:spacing w:val="1"/>
              </w:rPr>
              <w:t>ir</w:t>
            </w:r>
            <w:r>
              <w:rPr>
                <w:rFonts w:eastAsia="Arial" w:cs="Arial"/>
              </w:rPr>
              <w:t>ed</w:t>
            </w:r>
            <w:r>
              <w:rPr>
                <w:rFonts w:eastAsia="Arial" w:cs="Arial"/>
                <w:spacing w:val="-8"/>
              </w:rPr>
              <w:t xml:space="preserve"> </w:t>
            </w:r>
            <w:r>
              <w:rPr>
                <w:rFonts w:eastAsia="Arial" w:cs="Arial"/>
                <w:spacing w:val="2"/>
              </w:rPr>
              <w:t>f</w:t>
            </w:r>
            <w:r>
              <w:rPr>
                <w:rFonts w:eastAsia="Arial" w:cs="Arial"/>
              </w:rPr>
              <w:t>or</w:t>
            </w:r>
            <w:r>
              <w:rPr>
                <w:rFonts w:eastAsia="Arial" w:cs="Arial"/>
                <w:spacing w:val="-2"/>
              </w:rPr>
              <w:t xml:space="preserve"> </w:t>
            </w:r>
            <w:r>
              <w:rPr>
                <w:rFonts w:eastAsia="Arial" w:cs="Arial"/>
              </w:rPr>
              <w:t>n</w:t>
            </w:r>
            <w:r>
              <w:rPr>
                <w:rFonts w:eastAsia="Arial" w:cs="Arial"/>
                <w:spacing w:val="-3"/>
              </w:rPr>
              <w:t>a</w:t>
            </w:r>
            <w:r>
              <w:rPr>
                <w:rFonts w:eastAsia="Arial" w:cs="Arial"/>
                <w:spacing w:val="3"/>
              </w:rPr>
              <w:t>v</w:t>
            </w:r>
            <w:r>
              <w:rPr>
                <w:rFonts w:eastAsia="Arial" w:cs="Arial"/>
                <w:spacing w:val="1"/>
              </w:rPr>
              <w:t>i</w:t>
            </w:r>
            <w:r>
              <w:rPr>
                <w:rFonts w:eastAsia="Arial" w:cs="Arial"/>
              </w:rPr>
              <w:t>g</w:t>
            </w:r>
            <w:r>
              <w:rPr>
                <w:rFonts w:eastAsia="Arial" w:cs="Arial"/>
                <w:spacing w:val="-1"/>
              </w:rPr>
              <w:t>a</w:t>
            </w:r>
            <w:r>
              <w:rPr>
                <w:rFonts w:eastAsia="Arial" w:cs="Arial"/>
                <w:spacing w:val="2"/>
              </w:rPr>
              <w:t>t</w:t>
            </w:r>
            <w:r>
              <w:rPr>
                <w:rFonts w:eastAsia="Arial" w:cs="Arial"/>
                <w:spacing w:val="1"/>
              </w:rPr>
              <w:t>i</w:t>
            </w:r>
            <w:r>
              <w:rPr>
                <w:rFonts w:eastAsia="Arial" w:cs="Arial"/>
              </w:rPr>
              <w:t>o</w:t>
            </w:r>
            <w:r>
              <w:rPr>
                <w:rFonts w:eastAsia="Arial" w:cs="Arial"/>
                <w:spacing w:val="-3"/>
              </w:rPr>
              <w:t>n</w:t>
            </w:r>
            <w:r>
              <w:rPr>
                <w:rFonts w:eastAsia="Arial" w:cs="Arial"/>
              </w:rPr>
              <w:t>.</w:t>
            </w:r>
          </w:p>
          <w:p w14:paraId="7CA50B22" w14:textId="77777777" w:rsidR="0047219A" w:rsidRDefault="0047219A" w:rsidP="0047219A">
            <w:pPr>
              <w:spacing w:before="3" w:after="0" w:line="120" w:lineRule="exact"/>
              <w:rPr>
                <w:sz w:val="12"/>
                <w:szCs w:val="12"/>
              </w:rPr>
            </w:pPr>
          </w:p>
          <w:p w14:paraId="62A9184D" w14:textId="77777777" w:rsidR="0047219A" w:rsidRDefault="0047219A" w:rsidP="0047219A">
            <w:pPr>
              <w:spacing w:after="0" w:line="228" w:lineRule="exact"/>
              <w:ind w:right="59"/>
              <w:rPr>
                <w:rFonts w:eastAsia="Arial" w:cs="Arial"/>
              </w:rPr>
            </w:pPr>
            <w:r>
              <w:rPr>
                <w:rFonts w:eastAsia="Arial" w:cs="Arial"/>
                <w:spacing w:val="2"/>
              </w:rPr>
              <w:t>I</w:t>
            </w:r>
            <w:r>
              <w:rPr>
                <w:rFonts w:eastAsia="Arial" w:cs="Arial"/>
              </w:rPr>
              <w:t>n</w:t>
            </w:r>
            <w:r>
              <w:rPr>
                <w:rFonts w:eastAsia="Arial" w:cs="Arial"/>
                <w:spacing w:val="2"/>
              </w:rPr>
              <w:t xml:space="preserve"> </w:t>
            </w:r>
            <w:r>
              <w:rPr>
                <w:rFonts w:eastAsia="Arial" w:cs="Arial"/>
              </w:rPr>
              <w:t>order</w:t>
            </w:r>
            <w:r>
              <w:rPr>
                <w:rFonts w:eastAsia="Arial" w:cs="Arial"/>
                <w:spacing w:val="-3"/>
              </w:rPr>
              <w:t xml:space="preserve"> </w:t>
            </w:r>
            <w:r>
              <w:rPr>
                <w:rFonts w:eastAsia="Arial" w:cs="Arial"/>
                <w:spacing w:val="2"/>
              </w:rPr>
              <w:t>t</w:t>
            </w:r>
            <w:r>
              <w:rPr>
                <w:rFonts w:eastAsia="Arial" w:cs="Arial"/>
              </w:rPr>
              <w:t>o</w:t>
            </w:r>
            <w:r>
              <w:rPr>
                <w:rFonts w:eastAsia="Arial" w:cs="Arial"/>
                <w:spacing w:val="2"/>
              </w:rPr>
              <w:t xml:space="preserve"> </w:t>
            </w:r>
            <w:r>
              <w:rPr>
                <w:rFonts w:eastAsia="Arial" w:cs="Arial"/>
              </w:rPr>
              <w:t>o</w:t>
            </w:r>
            <w:r>
              <w:rPr>
                <w:rFonts w:eastAsia="Arial" w:cs="Arial"/>
                <w:spacing w:val="-1"/>
              </w:rPr>
              <w:t>p</w:t>
            </w:r>
            <w:r>
              <w:rPr>
                <w:rFonts w:eastAsia="Arial" w:cs="Arial"/>
                <w:spacing w:val="2"/>
              </w:rPr>
              <w:t>t</w:t>
            </w:r>
            <w:r>
              <w:rPr>
                <w:rFonts w:eastAsia="Arial" w:cs="Arial"/>
                <w:spacing w:val="-1"/>
              </w:rPr>
              <w:t>i</w:t>
            </w:r>
            <w:r>
              <w:rPr>
                <w:rFonts w:eastAsia="Arial" w:cs="Arial"/>
                <w:spacing w:val="2"/>
              </w:rPr>
              <w:t>m</w:t>
            </w:r>
            <w:r>
              <w:rPr>
                <w:rFonts w:eastAsia="Arial" w:cs="Arial"/>
                <w:spacing w:val="-1"/>
              </w:rPr>
              <w:t>i</w:t>
            </w:r>
            <w:r>
              <w:rPr>
                <w:rFonts w:eastAsia="Arial" w:cs="Arial"/>
                <w:spacing w:val="1"/>
              </w:rPr>
              <w:t>s</w:t>
            </w:r>
            <w:r>
              <w:rPr>
                <w:rFonts w:eastAsia="Arial" w:cs="Arial"/>
              </w:rPr>
              <w:t>e</w:t>
            </w:r>
            <w:r>
              <w:rPr>
                <w:rFonts w:eastAsia="Arial" w:cs="Arial"/>
                <w:spacing w:val="-6"/>
              </w:rPr>
              <w:t xml:space="preserve"> </w:t>
            </w:r>
            <w:r>
              <w:rPr>
                <w:rFonts w:eastAsia="Arial" w:cs="Arial"/>
                <w:spacing w:val="2"/>
              </w:rPr>
              <w:t>t</w:t>
            </w:r>
            <w:r>
              <w:rPr>
                <w:rFonts w:eastAsia="Arial" w:cs="Arial"/>
              </w:rPr>
              <w:t>he p</w:t>
            </w:r>
            <w:r>
              <w:rPr>
                <w:rFonts w:eastAsia="Arial" w:cs="Arial"/>
                <w:spacing w:val="-1"/>
              </w:rPr>
              <w:t>e</w:t>
            </w:r>
            <w:r>
              <w:rPr>
                <w:rFonts w:eastAsia="Arial" w:cs="Arial"/>
                <w:spacing w:val="1"/>
              </w:rPr>
              <w:t>r</w:t>
            </w:r>
            <w:r>
              <w:rPr>
                <w:rFonts w:eastAsia="Arial" w:cs="Arial"/>
                <w:spacing w:val="2"/>
              </w:rPr>
              <w:t>f</w:t>
            </w:r>
            <w:r>
              <w:rPr>
                <w:rFonts w:eastAsia="Arial" w:cs="Arial"/>
              </w:rPr>
              <w:t>or</w:t>
            </w:r>
            <w:r>
              <w:rPr>
                <w:rFonts w:eastAsia="Arial" w:cs="Arial"/>
                <w:spacing w:val="2"/>
              </w:rPr>
              <w:t>m</w:t>
            </w:r>
            <w:r>
              <w:rPr>
                <w:rFonts w:eastAsia="Arial" w:cs="Arial"/>
              </w:rPr>
              <w:t>a</w:t>
            </w:r>
            <w:r>
              <w:rPr>
                <w:rFonts w:eastAsia="Arial" w:cs="Arial"/>
                <w:spacing w:val="-1"/>
              </w:rPr>
              <w:t>n</w:t>
            </w:r>
            <w:r>
              <w:rPr>
                <w:rFonts w:eastAsia="Arial" w:cs="Arial"/>
                <w:spacing w:val="1"/>
              </w:rPr>
              <w:t>c</w:t>
            </w:r>
            <w:r>
              <w:rPr>
                <w:rFonts w:eastAsia="Arial" w:cs="Arial"/>
              </w:rPr>
              <w:t>e</w:t>
            </w:r>
            <w:r>
              <w:rPr>
                <w:rFonts w:eastAsia="Arial" w:cs="Arial"/>
                <w:spacing w:val="-7"/>
              </w:rPr>
              <w:t xml:space="preserve"> </w:t>
            </w:r>
            <w:r>
              <w:rPr>
                <w:rFonts w:eastAsia="Arial" w:cs="Arial"/>
              </w:rPr>
              <w:t>a</w:t>
            </w:r>
            <w:r>
              <w:rPr>
                <w:rFonts w:eastAsia="Arial" w:cs="Arial"/>
                <w:spacing w:val="-1"/>
              </w:rPr>
              <w:t>n</w:t>
            </w:r>
            <w:r>
              <w:rPr>
                <w:rFonts w:eastAsia="Arial" w:cs="Arial"/>
              </w:rPr>
              <w:t>d</w:t>
            </w:r>
            <w:r>
              <w:rPr>
                <w:rFonts w:eastAsia="Arial" w:cs="Arial"/>
                <w:spacing w:val="1"/>
              </w:rPr>
              <w:t xml:space="preserve"> cl</w:t>
            </w:r>
            <w:r>
              <w:rPr>
                <w:rFonts w:eastAsia="Arial" w:cs="Arial"/>
              </w:rPr>
              <w:t>a</w:t>
            </w:r>
            <w:r>
              <w:rPr>
                <w:rFonts w:eastAsia="Arial" w:cs="Arial"/>
                <w:spacing w:val="-2"/>
              </w:rPr>
              <w:t>r</w:t>
            </w:r>
            <w:r>
              <w:rPr>
                <w:rFonts w:eastAsia="Arial" w:cs="Arial"/>
                <w:spacing w:val="1"/>
              </w:rPr>
              <w:t>i</w:t>
            </w:r>
            <w:r>
              <w:rPr>
                <w:rFonts w:eastAsia="Arial" w:cs="Arial"/>
                <w:spacing w:val="2"/>
              </w:rPr>
              <w:t>t</w:t>
            </w:r>
            <w:r>
              <w:rPr>
                <w:rFonts w:eastAsia="Arial" w:cs="Arial"/>
              </w:rPr>
              <w:t>y</w:t>
            </w:r>
            <w:r>
              <w:rPr>
                <w:rFonts w:eastAsia="Arial" w:cs="Arial"/>
                <w:spacing w:val="-2"/>
              </w:rPr>
              <w:t xml:space="preserve"> </w:t>
            </w:r>
            <w:r>
              <w:rPr>
                <w:rFonts w:eastAsia="Arial" w:cs="Arial"/>
                <w:spacing w:val="-3"/>
              </w:rPr>
              <w:t>o</w:t>
            </w:r>
            <w:r>
              <w:rPr>
                <w:rFonts w:eastAsia="Arial" w:cs="Arial"/>
              </w:rPr>
              <w:t>f</w:t>
            </w:r>
            <w:r>
              <w:rPr>
                <w:rFonts w:eastAsia="Arial" w:cs="Arial"/>
                <w:spacing w:val="2"/>
              </w:rPr>
              <w:t xml:space="preserve"> t</w:t>
            </w:r>
            <w:r>
              <w:rPr>
                <w:rFonts w:eastAsia="Arial" w:cs="Arial"/>
              </w:rPr>
              <w:t>he</w:t>
            </w:r>
            <w:r>
              <w:rPr>
                <w:rFonts w:eastAsia="Arial" w:cs="Arial"/>
                <w:spacing w:val="-2"/>
              </w:rPr>
              <w:t xml:space="preserve"> </w:t>
            </w:r>
            <w:r>
              <w:rPr>
                <w:rFonts w:eastAsia="Arial" w:cs="Arial"/>
                <w:spacing w:val="1"/>
              </w:rPr>
              <w:t>E</w:t>
            </w:r>
            <w:r>
              <w:rPr>
                <w:rFonts w:eastAsia="Arial" w:cs="Arial"/>
              </w:rPr>
              <w:t>NC,</w:t>
            </w:r>
            <w:r>
              <w:rPr>
                <w:rFonts w:eastAsia="Arial" w:cs="Arial"/>
                <w:spacing w:val="-1"/>
              </w:rPr>
              <w:t xml:space="preserve"> i</w:t>
            </w:r>
            <w:r>
              <w:rPr>
                <w:rFonts w:eastAsia="Arial" w:cs="Arial"/>
              </w:rPr>
              <w:t>t</w:t>
            </w:r>
            <w:r>
              <w:rPr>
                <w:rFonts w:eastAsia="Arial" w:cs="Arial"/>
                <w:spacing w:val="3"/>
              </w:rPr>
              <w:t xml:space="preserve"> </w:t>
            </w:r>
            <w:r>
              <w:rPr>
                <w:rFonts w:eastAsia="Arial" w:cs="Arial"/>
                <w:spacing w:val="1"/>
              </w:rPr>
              <w:t>i</w:t>
            </w:r>
            <w:r>
              <w:rPr>
                <w:rFonts w:eastAsia="Arial" w:cs="Arial"/>
              </w:rPr>
              <w:t>s</w:t>
            </w:r>
            <w:r>
              <w:rPr>
                <w:rFonts w:eastAsia="Arial" w:cs="Arial"/>
                <w:spacing w:val="4"/>
              </w:rPr>
              <w:t xml:space="preserve"> </w:t>
            </w:r>
            <w:r>
              <w:rPr>
                <w:rFonts w:eastAsia="Arial" w:cs="Arial"/>
              </w:rPr>
              <w:t xml:space="preserve">a </w:t>
            </w:r>
            <w:r>
              <w:rPr>
                <w:rFonts w:eastAsia="Arial" w:cs="Arial"/>
                <w:spacing w:val="2"/>
              </w:rPr>
              <w:t>m</w:t>
            </w:r>
            <w:r>
              <w:rPr>
                <w:rFonts w:eastAsia="Arial" w:cs="Arial"/>
              </w:rPr>
              <w:t>a</w:t>
            </w:r>
            <w:r>
              <w:rPr>
                <w:rFonts w:eastAsia="Arial" w:cs="Arial"/>
                <w:spacing w:val="-1"/>
              </w:rPr>
              <w:t>n</w:t>
            </w:r>
            <w:r>
              <w:rPr>
                <w:rFonts w:eastAsia="Arial" w:cs="Arial"/>
              </w:rPr>
              <w:t>d</w:t>
            </w:r>
            <w:r>
              <w:rPr>
                <w:rFonts w:eastAsia="Arial" w:cs="Arial"/>
                <w:spacing w:val="-1"/>
              </w:rPr>
              <w:t>a</w:t>
            </w:r>
            <w:r>
              <w:rPr>
                <w:rFonts w:eastAsia="Arial" w:cs="Arial"/>
                <w:spacing w:val="2"/>
              </w:rPr>
              <w:t>t</w:t>
            </w:r>
            <w:r>
              <w:rPr>
                <w:rFonts w:eastAsia="Arial" w:cs="Arial"/>
              </w:rPr>
              <w:t>ory</w:t>
            </w:r>
            <w:r>
              <w:rPr>
                <w:rFonts w:eastAsia="Arial" w:cs="Arial"/>
                <w:spacing w:val="-5"/>
              </w:rPr>
              <w:t xml:space="preserve"> </w:t>
            </w:r>
            <w:r>
              <w:rPr>
                <w:rFonts w:eastAsia="Arial" w:cs="Arial"/>
                <w:spacing w:val="1"/>
              </w:rPr>
              <w:t>r</w:t>
            </w:r>
            <w:r>
              <w:rPr>
                <w:rFonts w:eastAsia="Arial" w:cs="Arial"/>
              </w:rPr>
              <w:t>e</w:t>
            </w:r>
            <w:r>
              <w:rPr>
                <w:rFonts w:eastAsia="Arial" w:cs="Arial"/>
                <w:spacing w:val="-1"/>
              </w:rPr>
              <w:t>q</w:t>
            </w:r>
            <w:r>
              <w:rPr>
                <w:rFonts w:eastAsia="Arial" w:cs="Arial"/>
              </w:rPr>
              <w:t>u</w:t>
            </w:r>
            <w:r>
              <w:rPr>
                <w:rFonts w:eastAsia="Arial" w:cs="Arial"/>
                <w:spacing w:val="1"/>
              </w:rPr>
              <w:t>ir</w:t>
            </w:r>
            <w:r>
              <w:rPr>
                <w:rFonts w:eastAsia="Arial" w:cs="Arial"/>
              </w:rPr>
              <w:t>e</w:t>
            </w:r>
            <w:r>
              <w:rPr>
                <w:rFonts w:eastAsia="Arial" w:cs="Arial"/>
                <w:spacing w:val="2"/>
              </w:rPr>
              <w:t>m</w:t>
            </w:r>
            <w:r>
              <w:rPr>
                <w:rFonts w:eastAsia="Arial" w:cs="Arial"/>
              </w:rPr>
              <w:t>e</w:t>
            </w:r>
            <w:r>
              <w:rPr>
                <w:rFonts w:eastAsia="Arial" w:cs="Arial"/>
                <w:spacing w:val="-1"/>
              </w:rPr>
              <w:t>n</w:t>
            </w:r>
            <w:r>
              <w:rPr>
                <w:rFonts w:eastAsia="Arial" w:cs="Arial"/>
              </w:rPr>
              <w:t>t</w:t>
            </w:r>
            <w:r>
              <w:rPr>
                <w:rFonts w:eastAsia="Arial" w:cs="Arial"/>
                <w:spacing w:val="-5"/>
              </w:rPr>
              <w:t xml:space="preserve"> </w:t>
            </w:r>
            <w:r>
              <w:rPr>
                <w:rFonts w:eastAsia="Arial" w:cs="Arial"/>
              </w:rPr>
              <w:t>on</w:t>
            </w:r>
            <w:r>
              <w:rPr>
                <w:rFonts w:eastAsia="Arial" w:cs="Arial"/>
                <w:spacing w:val="1"/>
              </w:rPr>
              <w:t xml:space="preserve"> E</w:t>
            </w:r>
            <w:r>
              <w:rPr>
                <w:rFonts w:eastAsia="Arial" w:cs="Arial"/>
              </w:rPr>
              <w:t>NCs</w:t>
            </w:r>
            <w:r>
              <w:rPr>
                <w:rFonts w:eastAsia="Arial" w:cs="Arial"/>
                <w:spacing w:val="-4"/>
              </w:rPr>
              <w:t xml:space="preserve"> </w:t>
            </w:r>
            <w:r>
              <w:rPr>
                <w:rFonts w:eastAsia="Arial" w:cs="Arial"/>
                <w:spacing w:val="2"/>
              </w:rPr>
              <w:t>t</w:t>
            </w:r>
            <w:r>
              <w:rPr>
                <w:rFonts w:eastAsia="Arial" w:cs="Arial"/>
              </w:rPr>
              <w:t>h</w:t>
            </w:r>
            <w:r>
              <w:rPr>
                <w:rFonts w:eastAsia="Arial" w:cs="Arial"/>
                <w:spacing w:val="-1"/>
              </w:rPr>
              <w:t>a</w:t>
            </w:r>
            <w:r>
              <w:rPr>
                <w:rFonts w:eastAsia="Arial" w:cs="Arial"/>
              </w:rPr>
              <w:t>t</w:t>
            </w:r>
            <w:r>
              <w:rPr>
                <w:rFonts w:eastAsia="Arial" w:cs="Arial"/>
                <w:spacing w:val="18"/>
              </w:rPr>
              <w:t xml:space="preserve"> </w:t>
            </w:r>
            <w:r>
              <w:rPr>
                <w:rFonts w:eastAsia="Arial" w:cs="Arial"/>
                <w:b/>
                <w:bCs/>
              </w:rPr>
              <w:t>s</w:t>
            </w:r>
            <w:r>
              <w:rPr>
                <w:rFonts w:eastAsia="Arial" w:cs="Arial"/>
                <w:b/>
                <w:bCs/>
                <w:spacing w:val="-1"/>
              </w:rPr>
              <w:t>c</w:t>
            </w:r>
            <w:r>
              <w:rPr>
                <w:rFonts w:eastAsia="Arial" w:cs="Arial"/>
                <w:b/>
                <w:bCs/>
              </w:rPr>
              <w:t>ale mi</w:t>
            </w:r>
            <w:r>
              <w:rPr>
                <w:rFonts w:eastAsia="Arial" w:cs="Arial"/>
                <w:b/>
                <w:bCs/>
                <w:spacing w:val="1"/>
              </w:rPr>
              <w:t>n</w:t>
            </w:r>
            <w:r>
              <w:rPr>
                <w:rFonts w:eastAsia="Arial" w:cs="Arial"/>
                <w:b/>
                <w:bCs/>
              </w:rPr>
              <w:t>im</w:t>
            </w:r>
            <w:r>
              <w:rPr>
                <w:rFonts w:eastAsia="Arial" w:cs="Arial"/>
                <w:b/>
                <w:bCs/>
                <w:spacing w:val="1"/>
              </w:rPr>
              <w:t>u</w:t>
            </w:r>
            <w:r>
              <w:rPr>
                <w:rFonts w:eastAsia="Arial" w:cs="Arial"/>
                <w:b/>
                <w:bCs/>
              </w:rPr>
              <w:t>m</w:t>
            </w:r>
            <w:r>
              <w:rPr>
                <w:rFonts w:eastAsia="Arial" w:cs="Arial"/>
                <w:b/>
                <w:bCs/>
                <w:spacing w:val="-6"/>
              </w:rPr>
              <w:t xml:space="preserve"> </w:t>
            </w:r>
            <w:r>
              <w:rPr>
                <w:rFonts w:eastAsia="Arial" w:cs="Arial"/>
                <w:spacing w:val="1"/>
              </w:rPr>
              <w:t>i</w:t>
            </w:r>
            <w:r>
              <w:rPr>
                <w:rFonts w:eastAsia="Arial" w:cs="Arial"/>
              </w:rPr>
              <w:t>s u</w:t>
            </w:r>
            <w:r>
              <w:rPr>
                <w:rFonts w:eastAsia="Arial" w:cs="Arial"/>
                <w:spacing w:val="1"/>
              </w:rPr>
              <w:t>s</w:t>
            </w:r>
            <w:r>
              <w:rPr>
                <w:rFonts w:eastAsia="Arial" w:cs="Arial"/>
              </w:rPr>
              <w:t>e</w:t>
            </w:r>
            <w:r>
              <w:rPr>
                <w:rFonts w:eastAsia="Arial" w:cs="Arial"/>
                <w:spacing w:val="-1"/>
              </w:rPr>
              <w:t>d</w:t>
            </w:r>
            <w:r>
              <w:rPr>
                <w:rFonts w:eastAsia="Arial" w:cs="Arial"/>
              </w:rPr>
              <w:t>.</w:t>
            </w:r>
          </w:p>
          <w:p w14:paraId="7554C42B" w14:textId="77777777" w:rsidR="00B131AF" w:rsidRPr="00B131AF" w:rsidRDefault="00B131AF" w:rsidP="00B131AF">
            <w:pPr>
              <w:spacing w:before="120" w:after="120"/>
              <w:rPr>
                <w:rFonts w:cs="Arial"/>
              </w:rPr>
            </w:pPr>
          </w:p>
          <w:p w14:paraId="4FF695F0" w14:textId="77777777" w:rsidR="00B131AF" w:rsidRPr="00B131AF" w:rsidRDefault="00B131AF" w:rsidP="00B131AF">
            <w:pPr>
              <w:spacing w:before="120" w:after="120"/>
              <w:rPr>
                <w:rFonts w:cs="Arial"/>
              </w:rPr>
            </w:pPr>
            <w:r w:rsidRPr="00B131AF">
              <w:rPr>
                <w:rFonts w:cs="Arial"/>
                <w:u w:val="single"/>
              </w:rPr>
              <w:t>Remarks:</w:t>
            </w:r>
          </w:p>
          <w:p w14:paraId="647BEA45" w14:textId="67951937" w:rsidR="0047219A" w:rsidRDefault="0047219A" w:rsidP="0047219A">
            <w:pPr>
              <w:spacing w:after="0" w:line="244" w:lineRule="exact"/>
              <w:ind w:left="100" w:right="-20"/>
              <w:rPr>
                <w:rFonts w:eastAsia="Arial" w:cs="Arial"/>
              </w:rPr>
            </w:pPr>
            <w:r>
              <w:rPr>
                <w:rFonts w:ascii="Symbol" w:eastAsia="Symbol" w:hAnsi="Symbol" w:cs="Symbol"/>
              </w:rPr>
              <w:t></w:t>
            </w:r>
            <w:r>
              <w:rPr>
                <w:rFonts w:ascii="Times New Roman" w:eastAsia="Times New Roman" w:hAnsi="Times New Roman"/>
              </w:rPr>
              <w:t xml:space="preserve"> </w:t>
            </w:r>
            <w:r>
              <w:rPr>
                <w:rFonts w:ascii="Times New Roman" w:eastAsia="Times New Roman" w:hAnsi="Times New Roman"/>
                <w:spacing w:val="47"/>
              </w:rPr>
              <w:t xml:space="preserve"> </w:t>
            </w:r>
            <w:r>
              <w:rPr>
                <w:rFonts w:eastAsia="Arial" w:cs="Arial"/>
                <w:b/>
                <w:bCs/>
              </w:rPr>
              <w:t>s</w:t>
            </w:r>
            <w:r>
              <w:rPr>
                <w:rFonts w:eastAsia="Arial" w:cs="Arial"/>
                <w:b/>
                <w:bCs/>
                <w:spacing w:val="-1"/>
              </w:rPr>
              <w:t>c</w:t>
            </w:r>
            <w:r>
              <w:rPr>
                <w:rFonts w:eastAsia="Arial" w:cs="Arial"/>
                <w:b/>
                <w:bCs/>
              </w:rPr>
              <w:t>a</w:t>
            </w:r>
            <w:r>
              <w:rPr>
                <w:rFonts w:eastAsia="Arial" w:cs="Arial"/>
                <w:b/>
                <w:bCs/>
                <w:spacing w:val="2"/>
              </w:rPr>
              <w:t>l</w:t>
            </w:r>
            <w:r>
              <w:rPr>
                <w:rFonts w:eastAsia="Arial" w:cs="Arial"/>
                <w:b/>
                <w:bCs/>
              </w:rPr>
              <w:t>e</w:t>
            </w:r>
            <w:r>
              <w:rPr>
                <w:rFonts w:eastAsia="Arial" w:cs="Arial"/>
                <w:b/>
                <w:bCs/>
                <w:spacing w:val="-5"/>
              </w:rPr>
              <w:t xml:space="preserve"> </w:t>
            </w:r>
            <w:r>
              <w:rPr>
                <w:rFonts w:eastAsia="Arial" w:cs="Arial"/>
                <w:b/>
                <w:bCs/>
              </w:rPr>
              <w:t>mini</w:t>
            </w:r>
            <w:r>
              <w:rPr>
                <w:rFonts w:eastAsia="Arial" w:cs="Arial"/>
                <w:b/>
                <w:bCs/>
                <w:spacing w:val="1"/>
              </w:rPr>
              <w:t>mu</w:t>
            </w:r>
            <w:r>
              <w:rPr>
                <w:rFonts w:eastAsia="Arial" w:cs="Arial"/>
                <w:b/>
                <w:bCs/>
              </w:rPr>
              <w:t>m</w:t>
            </w:r>
            <w:r>
              <w:rPr>
                <w:rFonts w:eastAsia="Arial" w:cs="Arial"/>
                <w:b/>
                <w:bCs/>
                <w:spacing w:val="-6"/>
              </w:rPr>
              <w:t xml:space="preserve"> </w:t>
            </w:r>
            <w:r>
              <w:rPr>
                <w:rFonts w:eastAsia="Arial" w:cs="Arial"/>
              </w:rPr>
              <w:t>o</w:t>
            </w:r>
            <w:r>
              <w:rPr>
                <w:rFonts w:eastAsia="Arial" w:cs="Arial"/>
                <w:spacing w:val="-1"/>
              </w:rPr>
              <w:t>n</w:t>
            </w:r>
            <w:r>
              <w:rPr>
                <w:rFonts w:eastAsia="Arial" w:cs="Arial"/>
                <w:spacing w:val="1"/>
              </w:rPr>
              <w:t>l</w:t>
            </w:r>
            <w:r>
              <w:rPr>
                <w:rFonts w:eastAsia="Arial" w:cs="Arial"/>
              </w:rPr>
              <w:t>y</w:t>
            </w:r>
            <w:r>
              <w:rPr>
                <w:rFonts w:eastAsia="Arial" w:cs="Arial"/>
                <w:spacing w:val="-3"/>
              </w:rPr>
              <w:t xml:space="preserve"> </w:t>
            </w:r>
            <w:r>
              <w:rPr>
                <w:rFonts w:eastAsia="Arial" w:cs="Arial"/>
              </w:rPr>
              <w:t>a</w:t>
            </w:r>
            <w:r>
              <w:rPr>
                <w:rFonts w:eastAsia="Arial" w:cs="Arial"/>
                <w:spacing w:val="2"/>
              </w:rPr>
              <w:t>ff</w:t>
            </w:r>
            <w:r>
              <w:rPr>
                <w:rFonts w:eastAsia="Arial" w:cs="Arial"/>
              </w:rPr>
              <w:t>e</w:t>
            </w:r>
            <w:r>
              <w:rPr>
                <w:rFonts w:eastAsia="Arial" w:cs="Arial"/>
                <w:spacing w:val="-2"/>
              </w:rPr>
              <w:t>c</w:t>
            </w:r>
            <w:r>
              <w:rPr>
                <w:rFonts w:eastAsia="Arial" w:cs="Arial"/>
              </w:rPr>
              <w:t>ts</w:t>
            </w:r>
            <w:r>
              <w:rPr>
                <w:rFonts w:eastAsia="Arial" w:cs="Arial"/>
                <w:spacing w:val="-5"/>
              </w:rPr>
              <w:t xml:space="preserve"> </w:t>
            </w:r>
            <w:r>
              <w:rPr>
                <w:rFonts w:eastAsia="Arial" w:cs="Arial"/>
                <w:spacing w:val="2"/>
              </w:rPr>
              <w:t>t</w:t>
            </w:r>
            <w:r>
              <w:rPr>
                <w:rFonts w:eastAsia="Arial" w:cs="Arial"/>
              </w:rPr>
              <w:t>he</w:t>
            </w:r>
            <w:r>
              <w:rPr>
                <w:rFonts w:eastAsia="Arial" w:cs="Arial"/>
                <w:spacing w:val="-2"/>
              </w:rPr>
              <w:t xml:space="preserve"> </w:t>
            </w:r>
            <w:r>
              <w:rPr>
                <w:rFonts w:eastAsia="Arial" w:cs="Arial"/>
              </w:rPr>
              <w:t>d</w:t>
            </w:r>
            <w:r>
              <w:rPr>
                <w:rFonts w:eastAsia="Arial" w:cs="Arial"/>
                <w:spacing w:val="-1"/>
              </w:rPr>
              <w:t>i</w:t>
            </w:r>
            <w:r>
              <w:rPr>
                <w:rFonts w:eastAsia="Arial" w:cs="Arial"/>
                <w:spacing w:val="1"/>
              </w:rPr>
              <w:t>s</w:t>
            </w:r>
            <w:r>
              <w:rPr>
                <w:rFonts w:eastAsia="Arial" w:cs="Arial"/>
              </w:rPr>
              <w:t>p</w:t>
            </w:r>
            <w:r>
              <w:rPr>
                <w:rFonts w:eastAsia="Arial" w:cs="Arial"/>
                <w:spacing w:val="1"/>
              </w:rPr>
              <w:t>l</w:t>
            </w:r>
            <w:r>
              <w:rPr>
                <w:rFonts w:eastAsia="Arial" w:cs="Arial"/>
              </w:rPr>
              <w:t>ay</w:t>
            </w:r>
            <w:r>
              <w:rPr>
                <w:rFonts w:eastAsia="Arial" w:cs="Arial"/>
                <w:spacing w:val="-6"/>
              </w:rPr>
              <w:t xml:space="preserve"> </w:t>
            </w:r>
            <w:r>
              <w:rPr>
                <w:rFonts w:eastAsia="Arial" w:cs="Arial"/>
              </w:rPr>
              <w:t>of</w:t>
            </w:r>
            <w:r>
              <w:rPr>
                <w:rFonts w:eastAsia="Arial" w:cs="Arial"/>
                <w:spacing w:val="-1"/>
              </w:rPr>
              <w:t xml:space="preserve"> </w:t>
            </w:r>
            <w:r>
              <w:rPr>
                <w:rFonts w:eastAsia="Arial" w:cs="Arial"/>
              </w:rPr>
              <w:t>a</w:t>
            </w:r>
            <w:r>
              <w:rPr>
                <w:rFonts w:eastAsia="Arial" w:cs="Arial"/>
                <w:spacing w:val="-1"/>
              </w:rPr>
              <w:t xml:space="preserve"> </w:t>
            </w:r>
            <w:r>
              <w:rPr>
                <w:rFonts w:eastAsia="Arial" w:cs="Arial"/>
                <w:spacing w:val="1"/>
              </w:rPr>
              <w:t>f</w:t>
            </w:r>
            <w:r>
              <w:rPr>
                <w:rFonts w:eastAsia="Arial" w:cs="Arial"/>
              </w:rPr>
              <w:t>e</w:t>
            </w:r>
            <w:r>
              <w:rPr>
                <w:rFonts w:eastAsia="Arial" w:cs="Arial"/>
                <w:spacing w:val="-1"/>
              </w:rPr>
              <w:t>a</w:t>
            </w:r>
            <w:r>
              <w:rPr>
                <w:rFonts w:eastAsia="Arial" w:cs="Arial"/>
                <w:spacing w:val="2"/>
              </w:rPr>
              <w:t>t</w:t>
            </w:r>
            <w:r>
              <w:rPr>
                <w:rFonts w:eastAsia="Arial" w:cs="Arial"/>
              </w:rPr>
              <w:t>ure</w:t>
            </w:r>
            <w:r>
              <w:rPr>
                <w:rFonts w:eastAsia="Arial" w:cs="Arial"/>
                <w:spacing w:val="-6"/>
              </w:rPr>
              <w:t xml:space="preserve"> </w:t>
            </w:r>
            <w:r>
              <w:rPr>
                <w:rFonts w:eastAsia="Arial" w:cs="Arial"/>
              </w:rPr>
              <w:t>on</w:t>
            </w:r>
            <w:r>
              <w:rPr>
                <w:rFonts w:eastAsia="Arial" w:cs="Arial"/>
                <w:spacing w:val="-1"/>
              </w:rPr>
              <w:t xml:space="preserve"> </w:t>
            </w:r>
            <w:r>
              <w:rPr>
                <w:rFonts w:eastAsia="Arial" w:cs="Arial"/>
              </w:rPr>
              <w:t>an</w:t>
            </w:r>
            <w:r>
              <w:rPr>
                <w:rFonts w:eastAsia="Arial" w:cs="Arial"/>
                <w:spacing w:val="-1"/>
              </w:rPr>
              <w:t xml:space="preserve"> </w:t>
            </w:r>
            <w:r>
              <w:rPr>
                <w:rFonts w:eastAsia="Arial" w:cs="Arial"/>
                <w:spacing w:val="1"/>
              </w:rPr>
              <w:t>E</w:t>
            </w:r>
            <w:r>
              <w:rPr>
                <w:rFonts w:eastAsia="Arial" w:cs="Arial"/>
              </w:rPr>
              <w:t>C</w:t>
            </w:r>
            <w:r>
              <w:rPr>
                <w:rFonts w:eastAsia="Arial" w:cs="Arial"/>
                <w:spacing w:val="-2"/>
              </w:rPr>
              <w:t>D</w:t>
            </w:r>
            <w:r>
              <w:rPr>
                <w:rFonts w:eastAsia="Arial" w:cs="Arial"/>
                <w:spacing w:val="2"/>
              </w:rPr>
              <w:t>I</w:t>
            </w:r>
            <w:r>
              <w:rPr>
                <w:rFonts w:eastAsia="Arial" w:cs="Arial"/>
                <w:spacing w:val="-1"/>
              </w:rPr>
              <w:t>S</w:t>
            </w:r>
            <w:r>
              <w:rPr>
                <w:rFonts w:eastAsia="Arial" w:cs="Arial"/>
              </w:rPr>
              <w:t>,</w:t>
            </w:r>
            <w:r>
              <w:rPr>
                <w:rFonts w:eastAsia="Arial" w:cs="Arial"/>
                <w:spacing w:val="-5"/>
              </w:rPr>
              <w:t xml:space="preserve"> </w:t>
            </w:r>
            <w:r>
              <w:rPr>
                <w:rFonts w:eastAsia="Arial" w:cs="Arial"/>
              </w:rPr>
              <w:t>n</w:t>
            </w:r>
            <w:r>
              <w:rPr>
                <w:rFonts w:eastAsia="Arial" w:cs="Arial"/>
                <w:spacing w:val="-1"/>
              </w:rPr>
              <w:t>o</w:t>
            </w:r>
            <w:r>
              <w:rPr>
                <w:rFonts w:eastAsia="Arial" w:cs="Arial"/>
              </w:rPr>
              <w:t>t</w:t>
            </w:r>
            <w:r>
              <w:rPr>
                <w:rFonts w:eastAsia="Arial" w:cs="Arial"/>
                <w:spacing w:val="-1"/>
              </w:rPr>
              <w:t xml:space="preserve"> i</w:t>
            </w:r>
            <w:r>
              <w:rPr>
                <w:rFonts w:eastAsia="Arial" w:cs="Arial"/>
                <w:spacing w:val="2"/>
              </w:rPr>
              <w:t>t</w:t>
            </w:r>
            <w:r>
              <w:rPr>
                <w:rFonts w:eastAsia="Arial" w:cs="Arial"/>
              </w:rPr>
              <w:t>s</w:t>
            </w:r>
            <w:r>
              <w:rPr>
                <w:rFonts w:eastAsia="Arial" w:cs="Arial"/>
                <w:spacing w:val="-1"/>
              </w:rPr>
              <w:t xml:space="preserve"> </w:t>
            </w:r>
            <w:r>
              <w:rPr>
                <w:rFonts w:eastAsia="Arial" w:cs="Arial"/>
              </w:rPr>
              <w:t>pre</w:t>
            </w:r>
            <w:r>
              <w:rPr>
                <w:rFonts w:eastAsia="Arial" w:cs="Arial"/>
                <w:spacing w:val="1"/>
              </w:rPr>
              <w:t>s</w:t>
            </w:r>
            <w:r>
              <w:rPr>
                <w:rFonts w:eastAsia="Arial" w:cs="Arial"/>
              </w:rPr>
              <w:t>e</w:t>
            </w:r>
            <w:r>
              <w:rPr>
                <w:rFonts w:eastAsia="Arial" w:cs="Arial"/>
                <w:spacing w:val="-1"/>
              </w:rPr>
              <w:t>n</w:t>
            </w:r>
            <w:r>
              <w:rPr>
                <w:rFonts w:eastAsia="Arial" w:cs="Arial"/>
                <w:spacing w:val="1"/>
              </w:rPr>
              <w:t>c</w:t>
            </w:r>
            <w:r>
              <w:rPr>
                <w:rFonts w:eastAsia="Arial" w:cs="Arial"/>
              </w:rPr>
              <w:t>e</w:t>
            </w:r>
            <w:r>
              <w:rPr>
                <w:rFonts w:eastAsia="Arial" w:cs="Arial"/>
                <w:spacing w:val="-7"/>
              </w:rPr>
              <w:t xml:space="preserve"> </w:t>
            </w:r>
            <w:r>
              <w:rPr>
                <w:rFonts w:eastAsia="Arial" w:cs="Arial"/>
                <w:spacing w:val="1"/>
              </w:rPr>
              <w:t>i</w:t>
            </w:r>
            <w:r>
              <w:rPr>
                <w:rFonts w:eastAsia="Arial" w:cs="Arial"/>
              </w:rPr>
              <w:t>n</w:t>
            </w:r>
            <w:r>
              <w:rPr>
                <w:rFonts w:eastAsia="Arial" w:cs="Arial"/>
                <w:spacing w:val="-5"/>
              </w:rPr>
              <w:t xml:space="preserve"> </w:t>
            </w:r>
            <w:r>
              <w:rPr>
                <w:rFonts w:eastAsia="Arial" w:cs="Arial"/>
                <w:spacing w:val="2"/>
              </w:rPr>
              <w:t>t</w:t>
            </w:r>
            <w:r>
              <w:rPr>
                <w:rFonts w:eastAsia="Arial" w:cs="Arial"/>
              </w:rPr>
              <w:t>he</w:t>
            </w:r>
            <w:r>
              <w:rPr>
                <w:rFonts w:eastAsia="Arial" w:cs="Arial"/>
                <w:spacing w:val="-2"/>
              </w:rPr>
              <w:t xml:space="preserve"> </w:t>
            </w:r>
            <w:r w:rsidR="00B55457">
              <w:rPr>
                <w:rFonts w:eastAsia="Arial" w:cs="Arial"/>
                <w:spacing w:val="-1"/>
              </w:rPr>
              <w:t>SD</w:t>
            </w:r>
            <w:r>
              <w:rPr>
                <w:rFonts w:eastAsia="Arial" w:cs="Arial"/>
              </w:rPr>
              <w:t>.</w:t>
            </w:r>
          </w:p>
          <w:p w14:paraId="00D7342F" w14:textId="77777777" w:rsidR="0047219A" w:rsidRDefault="0047219A" w:rsidP="0047219A">
            <w:pPr>
              <w:spacing w:after="0" w:line="245" w:lineRule="exact"/>
              <w:ind w:left="100" w:right="-20"/>
              <w:rPr>
                <w:rFonts w:eastAsia="Arial" w:cs="Arial"/>
              </w:rPr>
            </w:pPr>
            <w:r>
              <w:rPr>
                <w:rFonts w:ascii="Symbol" w:eastAsia="Symbol" w:hAnsi="Symbol" w:cs="Symbol"/>
                <w:position w:val="-1"/>
              </w:rPr>
              <w:t></w:t>
            </w:r>
            <w:r>
              <w:rPr>
                <w:rFonts w:ascii="Times New Roman" w:eastAsia="Times New Roman" w:hAnsi="Times New Roman"/>
                <w:position w:val="-1"/>
              </w:rPr>
              <w:t xml:space="preserve"> </w:t>
            </w:r>
            <w:r>
              <w:rPr>
                <w:rFonts w:ascii="Times New Roman" w:eastAsia="Times New Roman" w:hAnsi="Times New Roman"/>
                <w:spacing w:val="47"/>
                <w:position w:val="-1"/>
              </w:rPr>
              <w:t xml:space="preserve"> </w:t>
            </w:r>
            <w:r>
              <w:rPr>
                <w:rFonts w:eastAsia="Arial" w:cs="Arial"/>
                <w:position w:val="-1"/>
              </w:rPr>
              <w:t>If</w:t>
            </w:r>
            <w:r>
              <w:rPr>
                <w:rFonts w:eastAsia="Arial" w:cs="Arial"/>
                <w:spacing w:val="1"/>
                <w:position w:val="-1"/>
              </w:rPr>
              <w:t xml:space="preserve"> </w:t>
            </w:r>
            <w:r>
              <w:rPr>
                <w:rFonts w:eastAsia="Arial" w:cs="Arial"/>
                <w:b/>
                <w:bCs/>
                <w:position w:val="-1"/>
              </w:rPr>
              <w:t>s</w:t>
            </w:r>
            <w:r>
              <w:rPr>
                <w:rFonts w:eastAsia="Arial" w:cs="Arial"/>
                <w:b/>
                <w:bCs/>
                <w:spacing w:val="-1"/>
                <w:position w:val="-1"/>
              </w:rPr>
              <w:t>c</w:t>
            </w:r>
            <w:r>
              <w:rPr>
                <w:rFonts w:eastAsia="Arial" w:cs="Arial"/>
                <w:b/>
                <w:bCs/>
                <w:position w:val="-1"/>
              </w:rPr>
              <w:t>ale</w:t>
            </w:r>
            <w:r>
              <w:rPr>
                <w:rFonts w:eastAsia="Arial" w:cs="Arial"/>
                <w:b/>
                <w:bCs/>
                <w:spacing w:val="-6"/>
                <w:position w:val="-1"/>
              </w:rPr>
              <w:t xml:space="preserve"> </w:t>
            </w:r>
            <w:r>
              <w:rPr>
                <w:rFonts w:eastAsia="Arial" w:cs="Arial"/>
                <w:b/>
                <w:bCs/>
                <w:position w:val="-1"/>
              </w:rPr>
              <w:t>mi</w:t>
            </w:r>
            <w:r>
              <w:rPr>
                <w:rFonts w:eastAsia="Arial" w:cs="Arial"/>
                <w:b/>
                <w:bCs/>
                <w:spacing w:val="1"/>
                <w:position w:val="-1"/>
              </w:rPr>
              <w:t>n</w:t>
            </w:r>
            <w:r>
              <w:rPr>
                <w:rFonts w:eastAsia="Arial" w:cs="Arial"/>
                <w:b/>
                <w:bCs/>
                <w:spacing w:val="2"/>
                <w:position w:val="-1"/>
              </w:rPr>
              <w:t>i</w:t>
            </w:r>
            <w:r>
              <w:rPr>
                <w:rFonts w:eastAsia="Arial" w:cs="Arial"/>
                <w:b/>
                <w:bCs/>
                <w:position w:val="-1"/>
              </w:rPr>
              <w:t>m</w:t>
            </w:r>
            <w:r>
              <w:rPr>
                <w:rFonts w:eastAsia="Arial" w:cs="Arial"/>
                <w:b/>
                <w:bCs/>
                <w:spacing w:val="1"/>
                <w:position w:val="-1"/>
              </w:rPr>
              <w:t>u</w:t>
            </w:r>
            <w:r>
              <w:rPr>
                <w:rFonts w:eastAsia="Arial" w:cs="Arial"/>
                <w:b/>
                <w:bCs/>
                <w:position w:val="-1"/>
              </w:rPr>
              <w:t>m</w:t>
            </w:r>
            <w:r>
              <w:rPr>
                <w:rFonts w:eastAsia="Arial" w:cs="Arial"/>
                <w:b/>
                <w:bCs/>
                <w:spacing w:val="-6"/>
                <w:position w:val="-1"/>
              </w:rPr>
              <w:t xml:space="preserve"> </w:t>
            </w:r>
            <w:r>
              <w:rPr>
                <w:rFonts w:eastAsia="Arial" w:cs="Arial"/>
                <w:spacing w:val="1"/>
                <w:position w:val="-1"/>
              </w:rPr>
              <w:t>i</w:t>
            </w:r>
            <w:r>
              <w:rPr>
                <w:rFonts w:eastAsia="Arial" w:cs="Arial"/>
                <w:position w:val="-1"/>
              </w:rPr>
              <w:t>s n</w:t>
            </w:r>
            <w:r>
              <w:rPr>
                <w:rFonts w:eastAsia="Arial" w:cs="Arial"/>
                <w:spacing w:val="-1"/>
                <w:position w:val="-1"/>
              </w:rPr>
              <w:t>o</w:t>
            </w:r>
            <w:r>
              <w:rPr>
                <w:rFonts w:eastAsia="Arial" w:cs="Arial"/>
                <w:position w:val="-1"/>
              </w:rPr>
              <w:t>t</w:t>
            </w:r>
            <w:r>
              <w:rPr>
                <w:rFonts w:eastAsia="Arial" w:cs="Arial"/>
                <w:spacing w:val="-1"/>
                <w:position w:val="-1"/>
              </w:rPr>
              <w:t xml:space="preserve"> </w:t>
            </w:r>
            <w:r>
              <w:rPr>
                <w:rFonts w:eastAsia="Arial" w:cs="Arial"/>
                <w:position w:val="-1"/>
              </w:rPr>
              <w:t>e</w:t>
            </w:r>
            <w:r>
              <w:rPr>
                <w:rFonts w:eastAsia="Arial" w:cs="Arial"/>
                <w:spacing w:val="-1"/>
                <w:position w:val="-1"/>
              </w:rPr>
              <w:t>n</w:t>
            </w:r>
            <w:r>
              <w:rPr>
                <w:rFonts w:eastAsia="Arial" w:cs="Arial"/>
                <w:spacing w:val="1"/>
                <w:position w:val="-1"/>
              </w:rPr>
              <w:t>c</w:t>
            </w:r>
            <w:r>
              <w:rPr>
                <w:rFonts w:eastAsia="Arial" w:cs="Arial"/>
                <w:position w:val="-1"/>
              </w:rPr>
              <w:t>o</w:t>
            </w:r>
            <w:r>
              <w:rPr>
                <w:rFonts w:eastAsia="Arial" w:cs="Arial"/>
                <w:spacing w:val="-1"/>
                <w:position w:val="-1"/>
              </w:rPr>
              <w:t>d</w:t>
            </w:r>
            <w:r>
              <w:rPr>
                <w:rFonts w:eastAsia="Arial" w:cs="Arial"/>
                <w:position w:val="-1"/>
              </w:rPr>
              <w:t>e</w:t>
            </w:r>
            <w:r>
              <w:rPr>
                <w:rFonts w:eastAsia="Arial" w:cs="Arial"/>
                <w:spacing w:val="-1"/>
                <w:position w:val="-1"/>
              </w:rPr>
              <w:t>d</w:t>
            </w:r>
            <w:r>
              <w:rPr>
                <w:rFonts w:eastAsia="Arial" w:cs="Arial"/>
                <w:position w:val="-1"/>
              </w:rPr>
              <w:t>,</w:t>
            </w:r>
            <w:r>
              <w:rPr>
                <w:rFonts w:eastAsia="Arial" w:cs="Arial"/>
                <w:spacing w:val="-4"/>
                <w:position w:val="-1"/>
              </w:rPr>
              <w:t xml:space="preserve"> </w:t>
            </w:r>
            <w:r>
              <w:rPr>
                <w:rFonts w:eastAsia="Arial" w:cs="Arial"/>
                <w:spacing w:val="2"/>
                <w:position w:val="-1"/>
              </w:rPr>
              <w:t>t</w:t>
            </w:r>
            <w:r>
              <w:rPr>
                <w:rFonts w:eastAsia="Arial" w:cs="Arial"/>
                <w:position w:val="-1"/>
              </w:rPr>
              <w:t>he</w:t>
            </w:r>
            <w:r>
              <w:rPr>
                <w:rFonts w:eastAsia="Arial" w:cs="Arial"/>
                <w:spacing w:val="-4"/>
                <w:position w:val="-1"/>
              </w:rPr>
              <w:t xml:space="preserve"> </w:t>
            </w:r>
            <w:r>
              <w:rPr>
                <w:rFonts w:eastAsia="Arial" w:cs="Arial"/>
                <w:spacing w:val="2"/>
                <w:position w:val="-1"/>
              </w:rPr>
              <w:t>f</w:t>
            </w:r>
            <w:r>
              <w:rPr>
                <w:rFonts w:eastAsia="Arial" w:cs="Arial"/>
                <w:position w:val="-1"/>
              </w:rPr>
              <w:t>e</w:t>
            </w:r>
            <w:r>
              <w:rPr>
                <w:rFonts w:eastAsia="Arial" w:cs="Arial"/>
                <w:spacing w:val="-3"/>
                <w:position w:val="-1"/>
              </w:rPr>
              <w:t>a</w:t>
            </w:r>
            <w:r>
              <w:rPr>
                <w:rFonts w:eastAsia="Arial" w:cs="Arial"/>
                <w:spacing w:val="2"/>
                <w:position w:val="-1"/>
              </w:rPr>
              <w:t>t</w:t>
            </w:r>
            <w:r>
              <w:rPr>
                <w:rFonts w:eastAsia="Arial" w:cs="Arial"/>
                <w:position w:val="-1"/>
              </w:rPr>
              <w:t>ure</w:t>
            </w:r>
            <w:r>
              <w:rPr>
                <w:rFonts w:eastAsia="Arial" w:cs="Arial"/>
                <w:spacing w:val="-4"/>
                <w:position w:val="-1"/>
              </w:rPr>
              <w:t xml:space="preserve"> </w:t>
            </w:r>
            <w:r>
              <w:rPr>
                <w:rFonts w:eastAsia="Arial" w:cs="Arial"/>
                <w:spacing w:val="-1"/>
                <w:position w:val="-1"/>
              </w:rPr>
              <w:t>i</w:t>
            </w:r>
            <w:r>
              <w:rPr>
                <w:rFonts w:eastAsia="Arial" w:cs="Arial"/>
                <w:position w:val="-1"/>
              </w:rPr>
              <w:t>s d</w:t>
            </w:r>
            <w:r>
              <w:rPr>
                <w:rFonts w:eastAsia="Arial" w:cs="Arial"/>
                <w:spacing w:val="1"/>
                <w:position w:val="-1"/>
              </w:rPr>
              <w:t>is</w:t>
            </w:r>
            <w:r>
              <w:rPr>
                <w:rFonts w:eastAsia="Arial" w:cs="Arial"/>
                <w:position w:val="-1"/>
              </w:rPr>
              <w:t>p</w:t>
            </w:r>
            <w:r>
              <w:rPr>
                <w:rFonts w:eastAsia="Arial" w:cs="Arial"/>
                <w:spacing w:val="1"/>
                <w:position w:val="-1"/>
              </w:rPr>
              <w:t>l</w:t>
            </w:r>
            <w:r>
              <w:rPr>
                <w:rFonts w:eastAsia="Arial" w:cs="Arial"/>
                <w:spacing w:val="-3"/>
                <w:position w:val="-1"/>
              </w:rPr>
              <w:t>a</w:t>
            </w:r>
            <w:r>
              <w:rPr>
                <w:rFonts w:eastAsia="Arial" w:cs="Arial"/>
                <w:spacing w:val="-1"/>
                <w:position w:val="-1"/>
              </w:rPr>
              <w:t>y</w:t>
            </w:r>
            <w:r>
              <w:rPr>
                <w:rFonts w:eastAsia="Arial" w:cs="Arial"/>
                <w:position w:val="-1"/>
              </w:rPr>
              <w:t>ed</w:t>
            </w:r>
            <w:r>
              <w:rPr>
                <w:rFonts w:eastAsia="Arial" w:cs="Arial"/>
                <w:spacing w:val="-7"/>
                <w:position w:val="-1"/>
              </w:rPr>
              <w:t xml:space="preserve"> </w:t>
            </w:r>
            <w:r>
              <w:rPr>
                <w:rFonts w:eastAsia="Arial" w:cs="Arial"/>
                <w:position w:val="-1"/>
              </w:rPr>
              <w:t>at</w:t>
            </w:r>
            <w:r>
              <w:rPr>
                <w:rFonts w:eastAsia="Arial" w:cs="Arial"/>
                <w:spacing w:val="1"/>
                <w:position w:val="-1"/>
              </w:rPr>
              <w:t xml:space="preserve"> </w:t>
            </w:r>
            <w:r>
              <w:rPr>
                <w:rFonts w:eastAsia="Arial" w:cs="Arial"/>
                <w:position w:val="-1"/>
              </w:rPr>
              <w:t>a</w:t>
            </w:r>
            <w:r>
              <w:rPr>
                <w:rFonts w:eastAsia="Arial" w:cs="Arial"/>
                <w:spacing w:val="1"/>
                <w:position w:val="-1"/>
              </w:rPr>
              <w:t>l</w:t>
            </w:r>
            <w:r>
              <w:rPr>
                <w:rFonts w:eastAsia="Arial" w:cs="Arial"/>
                <w:position w:val="-1"/>
              </w:rPr>
              <w:t>l</w:t>
            </w:r>
            <w:r>
              <w:rPr>
                <w:rFonts w:eastAsia="Arial" w:cs="Arial"/>
                <w:spacing w:val="-3"/>
                <w:position w:val="-1"/>
              </w:rPr>
              <w:t xml:space="preserve"> </w:t>
            </w:r>
            <w:r>
              <w:rPr>
                <w:rFonts w:eastAsia="Arial" w:cs="Arial"/>
                <w:spacing w:val="1"/>
                <w:position w:val="-1"/>
              </w:rPr>
              <w:t>sc</w:t>
            </w:r>
            <w:r>
              <w:rPr>
                <w:rFonts w:eastAsia="Arial" w:cs="Arial"/>
                <w:position w:val="-1"/>
              </w:rPr>
              <w:t>a</w:t>
            </w:r>
            <w:r>
              <w:rPr>
                <w:rFonts w:eastAsia="Arial" w:cs="Arial"/>
                <w:spacing w:val="1"/>
                <w:position w:val="-1"/>
              </w:rPr>
              <w:t>l</w:t>
            </w:r>
            <w:r>
              <w:rPr>
                <w:rFonts w:eastAsia="Arial" w:cs="Arial"/>
                <w:position w:val="-1"/>
              </w:rPr>
              <w:t>e</w:t>
            </w:r>
            <w:r>
              <w:rPr>
                <w:rFonts w:eastAsia="Arial" w:cs="Arial"/>
                <w:spacing w:val="-2"/>
                <w:position w:val="-1"/>
              </w:rPr>
              <w:t>s</w:t>
            </w:r>
            <w:r>
              <w:rPr>
                <w:rFonts w:eastAsia="Arial" w:cs="Arial"/>
                <w:position w:val="-1"/>
              </w:rPr>
              <w:t>.</w:t>
            </w:r>
          </w:p>
          <w:p w14:paraId="5AF99DC1" w14:textId="5DF538E2" w:rsidR="0047219A" w:rsidRDefault="0047219A" w:rsidP="0047219A">
            <w:pPr>
              <w:spacing w:before="14" w:after="0" w:line="230" w:lineRule="exact"/>
              <w:ind w:left="340" w:right="58" w:hanging="240"/>
              <w:rPr>
                <w:rFonts w:eastAsia="Arial" w:cs="Arial"/>
              </w:rPr>
            </w:pPr>
            <w:r>
              <w:rPr>
                <w:rFonts w:ascii="Symbol" w:eastAsia="Symbol" w:hAnsi="Symbol" w:cs="Symbol"/>
              </w:rPr>
              <w:t></w:t>
            </w:r>
            <w:r>
              <w:rPr>
                <w:rFonts w:ascii="Times New Roman" w:eastAsia="Times New Roman" w:hAnsi="Times New Roman"/>
              </w:rPr>
              <w:t xml:space="preserve"> </w:t>
            </w:r>
            <w:r>
              <w:rPr>
                <w:rFonts w:ascii="Times New Roman" w:eastAsia="Times New Roman" w:hAnsi="Times New Roman"/>
                <w:spacing w:val="47"/>
              </w:rPr>
              <w:t xml:space="preserve"> </w:t>
            </w:r>
            <w:r>
              <w:rPr>
                <w:rFonts w:eastAsia="Arial" w:cs="Arial"/>
                <w:spacing w:val="6"/>
              </w:rPr>
              <w:t>W</w:t>
            </w:r>
            <w:r>
              <w:rPr>
                <w:rFonts w:eastAsia="Arial" w:cs="Arial"/>
                <w:spacing w:val="-3"/>
              </w:rPr>
              <w:t>h</w:t>
            </w:r>
            <w:r>
              <w:rPr>
                <w:rFonts w:eastAsia="Arial" w:cs="Arial"/>
              </w:rPr>
              <w:t>ere</w:t>
            </w:r>
            <w:r>
              <w:rPr>
                <w:rFonts w:eastAsia="Arial" w:cs="Arial"/>
                <w:spacing w:val="13"/>
              </w:rPr>
              <w:t xml:space="preserve"> </w:t>
            </w:r>
            <w:r>
              <w:rPr>
                <w:rFonts w:eastAsia="Arial" w:cs="Arial"/>
                <w:b/>
                <w:bCs/>
              </w:rPr>
              <w:t>s</w:t>
            </w:r>
            <w:r>
              <w:rPr>
                <w:rFonts w:eastAsia="Arial" w:cs="Arial"/>
                <w:b/>
                <w:bCs/>
                <w:spacing w:val="-1"/>
              </w:rPr>
              <w:t>c</w:t>
            </w:r>
            <w:r>
              <w:rPr>
                <w:rFonts w:eastAsia="Arial" w:cs="Arial"/>
                <w:b/>
                <w:bCs/>
              </w:rPr>
              <w:t>ale</w:t>
            </w:r>
            <w:r>
              <w:rPr>
                <w:rFonts w:eastAsia="Arial" w:cs="Arial"/>
                <w:b/>
                <w:bCs/>
                <w:spacing w:val="15"/>
              </w:rPr>
              <w:t xml:space="preserve"> </w:t>
            </w:r>
            <w:r>
              <w:rPr>
                <w:rFonts w:eastAsia="Arial" w:cs="Arial"/>
                <w:b/>
                <w:bCs/>
              </w:rPr>
              <w:t>mi</w:t>
            </w:r>
            <w:r>
              <w:rPr>
                <w:rFonts w:eastAsia="Arial" w:cs="Arial"/>
                <w:b/>
                <w:bCs/>
                <w:spacing w:val="1"/>
              </w:rPr>
              <w:t>n</w:t>
            </w:r>
            <w:r>
              <w:rPr>
                <w:rFonts w:eastAsia="Arial" w:cs="Arial"/>
                <w:b/>
                <w:bCs/>
              </w:rPr>
              <w:t>im</w:t>
            </w:r>
            <w:r>
              <w:rPr>
                <w:rFonts w:eastAsia="Arial" w:cs="Arial"/>
                <w:b/>
                <w:bCs/>
                <w:spacing w:val="1"/>
              </w:rPr>
              <w:t>u</w:t>
            </w:r>
            <w:r>
              <w:rPr>
                <w:rFonts w:eastAsia="Arial" w:cs="Arial"/>
                <w:b/>
                <w:bCs/>
              </w:rPr>
              <w:t>m</w:t>
            </w:r>
            <w:r>
              <w:rPr>
                <w:rFonts w:eastAsia="Arial" w:cs="Arial"/>
                <w:b/>
                <w:bCs/>
                <w:spacing w:val="14"/>
              </w:rPr>
              <w:t xml:space="preserve"> </w:t>
            </w:r>
            <w:r>
              <w:rPr>
                <w:rFonts w:eastAsia="Arial" w:cs="Arial"/>
                <w:spacing w:val="1"/>
              </w:rPr>
              <w:t>i</w:t>
            </w:r>
            <w:r>
              <w:rPr>
                <w:rFonts w:eastAsia="Arial" w:cs="Arial"/>
              </w:rPr>
              <w:t>s</w:t>
            </w:r>
            <w:r>
              <w:rPr>
                <w:rFonts w:eastAsia="Arial" w:cs="Arial"/>
                <w:spacing w:val="18"/>
              </w:rPr>
              <w:t xml:space="preserve"> </w:t>
            </w:r>
            <w:r>
              <w:rPr>
                <w:rFonts w:eastAsia="Arial" w:cs="Arial"/>
              </w:rPr>
              <w:t>u</w:t>
            </w:r>
            <w:r>
              <w:rPr>
                <w:rFonts w:eastAsia="Arial" w:cs="Arial"/>
                <w:spacing w:val="1"/>
              </w:rPr>
              <w:t>s</w:t>
            </w:r>
            <w:r>
              <w:rPr>
                <w:rFonts w:eastAsia="Arial" w:cs="Arial"/>
              </w:rPr>
              <w:t>e</w:t>
            </w:r>
            <w:r>
              <w:rPr>
                <w:rFonts w:eastAsia="Arial" w:cs="Arial"/>
                <w:spacing w:val="-1"/>
              </w:rPr>
              <w:t>d</w:t>
            </w:r>
            <w:r>
              <w:rPr>
                <w:rFonts w:eastAsia="Arial" w:cs="Arial"/>
              </w:rPr>
              <w:t>,</w:t>
            </w:r>
            <w:r>
              <w:rPr>
                <w:rFonts w:eastAsia="Arial" w:cs="Arial"/>
                <w:spacing w:val="15"/>
              </w:rPr>
              <w:t xml:space="preserve"> </w:t>
            </w:r>
            <w:r>
              <w:rPr>
                <w:rFonts w:eastAsia="Arial" w:cs="Arial"/>
                <w:spacing w:val="1"/>
              </w:rPr>
              <w:t>i</w:t>
            </w:r>
            <w:r>
              <w:rPr>
                <w:rFonts w:eastAsia="Arial" w:cs="Arial"/>
              </w:rPr>
              <w:t>t</w:t>
            </w:r>
            <w:r>
              <w:rPr>
                <w:rFonts w:eastAsia="Arial" w:cs="Arial"/>
                <w:spacing w:val="19"/>
              </w:rPr>
              <w:t xml:space="preserve"> </w:t>
            </w:r>
            <w:r>
              <w:rPr>
                <w:rFonts w:eastAsia="Arial" w:cs="Arial"/>
                <w:spacing w:val="2"/>
              </w:rPr>
              <w:t>m</w:t>
            </w:r>
            <w:r>
              <w:rPr>
                <w:rFonts w:eastAsia="Arial" w:cs="Arial"/>
              </w:rPr>
              <w:t>u</w:t>
            </w:r>
            <w:r>
              <w:rPr>
                <w:rFonts w:eastAsia="Arial" w:cs="Arial"/>
                <w:spacing w:val="-2"/>
              </w:rPr>
              <w:t>s</w:t>
            </w:r>
            <w:r>
              <w:rPr>
                <w:rFonts w:eastAsia="Arial" w:cs="Arial"/>
              </w:rPr>
              <w:t>t</w:t>
            </w:r>
            <w:r>
              <w:rPr>
                <w:rFonts w:eastAsia="Arial" w:cs="Arial"/>
                <w:spacing w:val="16"/>
              </w:rPr>
              <w:t xml:space="preserve"> </w:t>
            </w:r>
            <w:r>
              <w:rPr>
                <w:rFonts w:eastAsia="Arial" w:cs="Arial"/>
              </w:rPr>
              <w:t>a</w:t>
            </w:r>
            <w:r>
              <w:rPr>
                <w:rFonts w:eastAsia="Arial" w:cs="Arial"/>
                <w:spacing w:val="3"/>
              </w:rPr>
              <w:t>l</w:t>
            </w:r>
            <w:r>
              <w:rPr>
                <w:rFonts w:eastAsia="Arial" w:cs="Arial"/>
                <w:spacing w:val="-5"/>
              </w:rPr>
              <w:t>w</w:t>
            </w:r>
            <w:r>
              <w:rPr>
                <w:rFonts w:eastAsia="Arial" w:cs="Arial"/>
              </w:rPr>
              <w:t>a</w:t>
            </w:r>
            <w:r>
              <w:rPr>
                <w:rFonts w:eastAsia="Arial" w:cs="Arial"/>
                <w:spacing w:val="-2"/>
              </w:rPr>
              <w:t>y</w:t>
            </w:r>
            <w:r>
              <w:rPr>
                <w:rFonts w:eastAsia="Arial" w:cs="Arial"/>
              </w:rPr>
              <w:t>s</w:t>
            </w:r>
            <w:r>
              <w:rPr>
                <w:rFonts w:eastAsia="Arial" w:cs="Arial"/>
                <w:spacing w:val="16"/>
              </w:rPr>
              <w:t xml:space="preserve"> </w:t>
            </w:r>
            <w:r>
              <w:rPr>
                <w:rFonts w:eastAsia="Arial" w:cs="Arial"/>
              </w:rPr>
              <w:t>be</w:t>
            </w:r>
            <w:r>
              <w:rPr>
                <w:rFonts w:eastAsia="Arial" w:cs="Arial"/>
                <w:spacing w:val="18"/>
              </w:rPr>
              <w:t xml:space="preserve"> </w:t>
            </w:r>
            <w:r>
              <w:rPr>
                <w:rFonts w:eastAsia="Arial" w:cs="Arial"/>
                <w:spacing w:val="1"/>
              </w:rPr>
              <w:t>s</w:t>
            </w:r>
            <w:r>
              <w:rPr>
                <w:rFonts w:eastAsia="Arial" w:cs="Arial"/>
                <w:spacing w:val="2"/>
              </w:rPr>
              <w:t>e</w:t>
            </w:r>
            <w:r>
              <w:rPr>
                <w:rFonts w:eastAsia="Arial" w:cs="Arial"/>
              </w:rPr>
              <w:t>t</w:t>
            </w:r>
            <w:r>
              <w:rPr>
                <w:rFonts w:eastAsia="Arial" w:cs="Arial"/>
                <w:spacing w:val="17"/>
              </w:rPr>
              <w:t xml:space="preserve"> </w:t>
            </w:r>
            <w:r>
              <w:rPr>
                <w:rFonts w:eastAsia="Arial" w:cs="Arial"/>
                <w:spacing w:val="2"/>
              </w:rPr>
              <w:t>t</w:t>
            </w:r>
            <w:r>
              <w:rPr>
                <w:rFonts w:eastAsia="Arial" w:cs="Arial"/>
              </w:rPr>
              <w:t>o</w:t>
            </w:r>
            <w:r>
              <w:rPr>
                <w:rFonts w:eastAsia="Arial" w:cs="Arial"/>
                <w:spacing w:val="16"/>
              </w:rPr>
              <w:t xml:space="preserve"> </w:t>
            </w:r>
            <w:r>
              <w:rPr>
                <w:rFonts w:eastAsia="Arial" w:cs="Arial"/>
              </w:rPr>
              <w:t>a</w:t>
            </w:r>
            <w:r>
              <w:rPr>
                <w:rFonts w:eastAsia="Arial" w:cs="Arial"/>
                <w:spacing w:val="17"/>
              </w:rPr>
              <w:t xml:space="preserve"> </w:t>
            </w:r>
            <w:r>
              <w:rPr>
                <w:rFonts w:eastAsia="Arial" w:cs="Arial"/>
                <w:spacing w:val="1"/>
              </w:rPr>
              <w:t>sc</w:t>
            </w:r>
            <w:r>
              <w:rPr>
                <w:rFonts w:eastAsia="Arial" w:cs="Arial"/>
              </w:rPr>
              <w:t>a</w:t>
            </w:r>
            <w:r>
              <w:rPr>
                <w:rFonts w:eastAsia="Arial" w:cs="Arial"/>
                <w:spacing w:val="1"/>
              </w:rPr>
              <w:t>l</w:t>
            </w:r>
            <w:r>
              <w:rPr>
                <w:rFonts w:eastAsia="Arial" w:cs="Arial"/>
              </w:rPr>
              <w:t>e</w:t>
            </w:r>
            <w:r>
              <w:rPr>
                <w:rFonts w:eastAsia="Arial" w:cs="Arial"/>
                <w:spacing w:val="13"/>
              </w:rPr>
              <w:t xml:space="preserve"> </w:t>
            </w:r>
            <w:r>
              <w:rPr>
                <w:rFonts w:eastAsia="Arial" w:cs="Arial"/>
                <w:spacing w:val="1"/>
              </w:rPr>
              <w:t>l</w:t>
            </w:r>
            <w:r>
              <w:rPr>
                <w:rFonts w:eastAsia="Arial" w:cs="Arial"/>
              </w:rPr>
              <w:t>e</w:t>
            </w:r>
            <w:r>
              <w:rPr>
                <w:rFonts w:eastAsia="Arial" w:cs="Arial"/>
                <w:spacing w:val="1"/>
              </w:rPr>
              <w:t>s</w:t>
            </w:r>
            <w:r>
              <w:rPr>
                <w:rFonts w:eastAsia="Arial" w:cs="Arial"/>
              </w:rPr>
              <w:t>s</w:t>
            </w:r>
            <w:r>
              <w:rPr>
                <w:rFonts w:eastAsia="Arial" w:cs="Arial"/>
                <w:spacing w:val="15"/>
              </w:rPr>
              <w:t xml:space="preserve"> </w:t>
            </w:r>
            <w:r>
              <w:rPr>
                <w:rFonts w:eastAsia="Arial" w:cs="Arial"/>
                <w:spacing w:val="9"/>
              </w:rPr>
              <w:t>(</w:t>
            </w:r>
            <w:r>
              <w:rPr>
                <w:rFonts w:eastAsia="Arial" w:cs="Arial"/>
                <w:spacing w:val="2"/>
              </w:rPr>
              <w:t>t</w:t>
            </w:r>
            <w:r>
              <w:rPr>
                <w:rFonts w:eastAsia="Arial" w:cs="Arial"/>
              </w:rPr>
              <w:t>h</w:t>
            </w:r>
            <w:r>
              <w:rPr>
                <w:rFonts w:eastAsia="Arial" w:cs="Arial"/>
                <w:spacing w:val="-3"/>
              </w:rPr>
              <w:t>a</w:t>
            </w:r>
            <w:r>
              <w:rPr>
                <w:rFonts w:eastAsia="Arial" w:cs="Arial"/>
              </w:rPr>
              <w:t>t</w:t>
            </w:r>
            <w:r>
              <w:rPr>
                <w:rFonts w:eastAsia="Arial" w:cs="Arial"/>
                <w:spacing w:val="16"/>
              </w:rPr>
              <w:t xml:space="preserve"> </w:t>
            </w:r>
            <w:r>
              <w:rPr>
                <w:rFonts w:eastAsia="Arial" w:cs="Arial"/>
                <w:spacing w:val="1"/>
              </w:rPr>
              <w:t>i</w:t>
            </w:r>
            <w:r>
              <w:rPr>
                <w:rFonts w:eastAsia="Arial" w:cs="Arial"/>
                <w:spacing w:val="-1"/>
              </w:rPr>
              <w:t>s</w:t>
            </w:r>
            <w:r>
              <w:rPr>
                <w:rFonts w:eastAsia="Arial" w:cs="Arial"/>
              </w:rPr>
              <w:t>,</w:t>
            </w:r>
            <w:r>
              <w:rPr>
                <w:rFonts w:eastAsia="Arial" w:cs="Arial"/>
                <w:spacing w:val="20"/>
              </w:rPr>
              <w:t xml:space="preserve"> </w:t>
            </w:r>
            <w:r>
              <w:rPr>
                <w:rFonts w:eastAsia="Arial" w:cs="Arial"/>
                <w:spacing w:val="2"/>
              </w:rPr>
              <w:t>t</w:t>
            </w:r>
            <w:r>
              <w:rPr>
                <w:rFonts w:eastAsia="Arial" w:cs="Arial"/>
              </w:rPr>
              <w:t>o</w:t>
            </w:r>
            <w:r>
              <w:rPr>
                <w:rFonts w:eastAsia="Arial" w:cs="Arial"/>
                <w:spacing w:val="14"/>
              </w:rPr>
              <w:t xml:space="preserve"> </w:t>
            </w:r>
            <w:r>
              <w:rPr>
                <w:rFonts w:eastAsia="Arial" w:cs="Arial"/>
              </w:rPr>
              <w:t>a</w:t>
            </w:r>
            <w:r>
              <w:rPr>
                <w:rFonts w:eastAsia="Arial" w:cs="Arial"/>
                <w:spacing w:val="17"/>
              </w:rPr>
              <w:t xml:space="preserve"> </w:t>
            </w:r>
            <w:r>
              <w:rPr>
                <w:rFonts w:eastAsia="Arial" w:cs="Arial"/>
                <w:spacing w:val="1"/>
              </w:rPr>
              <w:t>s</w:t>
            </w:r>
            <w:r>
              <w:rPr>
                <w:rFonts w:eastAsia="Arial" w:cs="Arial"/>
                <w:spacing w:val="2"/>
              </w:rPr>
              <w:t>m</w:t>
            </w:r>
            <w:r>
              <w:rPr>
                <w:rFonts w:eastAsia="Arial" w:cs="Arial"/>
              </w:rPr>
              <w:t>a</w:t>
            </w:r>
            <w:r>
              <w:rPr>
                <w:rFonts w:eastAsia="Arial" w:cs="Arial"/>
                <w:spacing w:val="1"/>
              </w:rPr>
              <w:t>ll</w:t>
            </w:r>
            <w:r>
              <w:rPr>
                <w:rFonts w:eastAsia="Arial" w:cs="Arial"/>
              </w:rPr>
              <w:t>er</w:t>
            </w:r>
            <w:r>
              <w:rPr>
                <w:rFonts w:eastAsia="Arial" w:cs="Arial"/>
                <w:spacing w:val="13"/>
              </w:rPr>
              <w:t xml:space="preserve"> </w:t>
            </w:r>
            <w:r>
              <w:rPr>
                <w:rFonts w:eastAsia="Arial" w:cs="Arial"/>
                <w:spacing w:val="1"/>
              </w:rPr>
              <w:t>sc</w:t>
            </w:r>
            <w:r>
              <w:rPr>
                <w:rFonts w:eastAsia="Arial" w:cs="Arial"/>
              </w:rPr>
              <w:t>a</w:t>
            </w:r>
            <w:r>
              <w:rPr>
                <w:rFonts w:eastAsia="Arial" w:cs="Arial"/>
                <w:spacing w:val="1"/>
              </w:rPr>
              <w:t>l</w:t>
            </w:r>
            <w:r>
              <w:rPr>
                <w:rFonts w:eastAsia="Arial" w:cs="Arial"/>
              </w:rPr>
              <w:t>e)</w:t>
            </w:r>
            <w:r>
              <w:rPr>
                <w:rFonts w:eastAsia="Arial" w:cs="Arial"/>
                <w:spacing w:val="14"/>
              </w:rPr>
              <w:t xml:space="preserve"> </w:t>
            </w:r>
            <w:r>
              <w:rPr>
                <w:rFonts w:eastAsia="Arial" w:cs="Arial"/>
                <w:spacing w:val="2"/>
              </w:rPr>
              <w:t>t</w:t>
            </w:r>
            <w:r>
              <w:rPr>
                <w:rFonts w:eastAsia="Arial" w:cs="Arial"/>
                <w:spacing w:val="3"/>
              </w:rPr>
              <w:t>h</w:t>
            </w:r>
            <w:r>
              <w:rPr>
                <w:rFonts w:eastAsia="Arial" w:cs="Arial"/>
              </w:rPr>
              <w:t>an</w:t>
            </w:r>
            <w:r>
              <w:rPr>
                <w:rFonts w:eastAsia="Arial" w:cs="Arial"/>
                <w:spacing w:val="14"/>
              </w:rPr>
              <w:t xml:space="preserve"> </w:t>
            </w:r>
            <w:r>
              <w:rPr>
                <w:rFonts w:eastAsia="Arial" w:cs="Arial"/>
              </w:rPr>
              <w:t>or e</w:t>
            </w:r>
            <w:r>
              <w:rPr>
                <w:rFonts w:eastAsia="Arial" w:cs="Arial"/>
                <w:spacing w:val="-1"/>
              </w:rPr>
              <w:t>q</w:t>
            </w:r>
            <w:r>
              <w:rPr>
                <w:rFonts w:eastAsia="Arial" w:cs="Arial"/>
              </w:rPr>
              <w:t>u</w:t>
            </w:r>
            <w:r>
              <w:rPr>
                <w:rFonts w:eastAsia="Arial" w:cs="Arial"/>
                <w:spacing w:val="-1"/>
              </w:rPr>
              <w:t>a</w:t>
            </w:r>
            <w:r>
              <w:rPr>
                <w:rFonts w:eastAsia="Arial" w:cs="Arial"/>
              </w:rPr>
              <w:t>l</w:t>
            </w:r>
            <w:r>
              <w:rPr>
                <w:rFonts w:eastAsia="Arial" w:cs="Arial"/>
                <w:spacing w:val="5"/>
              </w:rPr>
              <w:t xml:space="preserve"> </w:t>
            </w:r>
            <w:r>
              <w:rPr>
                <w:rFonts w:eastAsia="Arial" w:cs="Arial"/>
                <w:spacing w:val="2"/>
              </w:rPr>
              <w:t>t</w:t>
            </w:r>
            <w:r>
              <w:rPr>
                <w:rFonts w:eastAsia="Arial" w:cs="Arial"/>
              </w:rPr>
              <w:t>o</w:t>
            </w:r>
            <w:r>
              <w:rPr>
                <w:rFonts w:eastAsia="Arial" w:cs="Arial"/>
                <w:spacing w:val="7"/>
              </w:rPr>
              <w:t xml:space="preserve"> </w:t>
            </w:r>
            <w:r>
              <w:rPr>
                <w:rFonts w:eastAsia="Arial" w:cs="Arial"/>
                <w:spacing w:val="2"/>
              </w:rPr>
              <w:t>t</w:t>
            </w:r>
            <w:r>
              <w:rPr>
                <w:rFonts w:eastAsia="Arial" w:cs="Arial"/>
              </w:rPr>
              <w:t>he</w:t>
            </w:r>
            <w:r>
              <w:rPr>
                <w:rFonts w:eastAsia="Arial" w:cs="Arial"/>
                <w:spacing w:val="7"/>
              </w:rPr>
              <w:t xml:space="preserve"> </w:t>
            </w:r>
            <w:r>
              <w:rPr>
                <w:rFonts w:eastAsia="Arial" w:cs="Arial"/>
                <w:spacing w:val="2"/>
              </w:rPr>
              <w:t>m</w:t>
            </w:r>
            <w:r>
              <w:rPr>
                <w:rFonts w:eastAsia="Arial" w:cs="Arial"/>
              </w:rPr>
              <w:t>a</w:t>
            </w:r>
            <w:r>
              <w:rPr>
                <w:rFonts w:eastAsia="Arial" w:cs="Arial"/>
                <w:spacing w:val="-2"/>
              </w:rPr>
              <w:t>x</w:t>
            </w:r>
            <w:r>
              <w:rPr>
                <w:rFonts w:eastAsia="Arial" w:cs="Arial"/>
                <w:spacing w:val="1"/>
              </w:rPr>
              <w:t>i</w:t>
            </w:r>
            <w:r>
              <w:rPr>
                <w:rFonts w:eastAsia="Arial" w:cs="Arial"/>
                <w:spacing w:val="2"/>
              </w:rPr>
              <w:t>m</w:t>
            </w:r>
            <w:r>
              <w:rPr>
                <w:rFonts w:eastAsia="Arial" w:cs="Arial"/>
              </w:rPr>
              <w:t>um</w:t>
            </w:r>
            <w:r>
              <w:rPr>
                <w:rFonts w:eastAsia="Arial" w:cs="Arial"/>
                <w:spacing w:val="2"/>
              </w:rPr>
              <w:t xml:space="preserve"> </w:t>
            </w:r>
            <w:r>
              <w:rPr>
                <w:rFonts w:eastAsia="Arial" w:cs="Arial"/>
              </w:rPr>
              <w:t>d</w:t>
            </w:r>
            <w:r>
              <w:rPr>
                <w:rFonts w:eastAsia="Arial" w:cs="Arial"/>
                <w:spacing w:val="1"/>
              </w:rPr>
              <w:t>is</w:t>
            </w:r>
            <w:r>
              <w:rPr>
                <w:rFonts w:eastAsia="Arial" w:cs="Arial"/>
              </w:rPr>
              <w:t>p</w:t>
            </w:r>
            <w:r>
              <w:rPr>
                <w:rFonts w:eastAsia="Arial" w:cs="Arial"/>
                <w:spacing w:val="1"/>
              </w:rPr>
              <w:t>l</w:t>
            </w:r>
            <w:r>
              <w:rPr>
                <w:rFonts w:eastAsia="Arial" w:cs="Arial"/>
              </w:rPr>
              <w:t>ay</w:t>
            </w:r>
            <w:r>
              <w:rPr>
                <w:rFonts w:eastAsia="Arial" w:cs="Arial"/>
                <w:spacing w:val="1"/>
              </w:rPr>
              <w:t xml:space="preserve"> sc</w:t>
            </w:r>
            <w:r>
              <w:rPr>
                <w:rFonts w:eastAsia="Arial" w:cs="Arial"/>
              </w:rPr>
              <w:t>a</w:t>
            </w:r>
            <w:r>
              <w:rPr>
                <w:rFonts w:eastAsia="Arial" w:cs="Arial"/>
                <w:spacing w:val="1"/>
              </w:rPr>
              <w:t>l</w:t>
            </w:r>
            <w:r>
              <w:rPr>
                <w:rFonts w:eastAsia="Arial" w:cs="Arial"/>
              </w:rPr>
              <w:t>e</w:t>
            </w:r>
            <w:r>
              <w:rPr>
                <w:rFonts w:eastAsia="Arial" w:cs="Arial"/>
                <w:spacing w:val="7"/>
              </w:rPr>
              <w:t xml:space="preserve"> </w:t>
            </w:r>
            <w:r>
              <w:rPr>
                <w:rFonts w:eastAsia="Arial" w:cs="Arial"/>
              </w:rPr>
              <w:t>of</w:t>
            </w:r>
            <w:r>
              <w:rPr>
                <w:rFonts w:eastAsia="Arial" w:cs="Arial"/>
                <w:spacing w:val="9"/>
              </w:rPr>
              <w:t xml:space="preserve"> </w:t>
            </w:r>
            <w:r>
              <w:rPr>
                <w:rFonts w:eastAsia="Arial" w:cs="Arial"/>
                <w:spacing w:val="2"/>
              </w:rPr>
              <w:t>t</w:t>
            </w:r>
            <w:r>
              <w:rPr>
                <w:rFonts w:eastAsia="Arial" w:cs="Arial"/>
              </w:rPr>
              <w:t>he</w:t>
            </w:r>
            <w:r>
              <w:rPr>
                <w:rFonts w:eastAsia="Arial" w:cs="Arial"/>
                <w:spacing w:val="5"/>
              </w:rPr>
              <w:t xml:space="preserve"> </w:t>
            </w:r>
            <w:r>
              <w:rPr>
                <w:rFonts w:eastAsia="Arial" w:cs="Arial"/>
              </w:rPr>
              <w:t>d</w:t>
            </w:r>
            <w:r>
              <w:rPr>
                <w:rFonts w:eastAsia="Arial" w:cs="Arial"/>
                <w:spacing w:val="-1"/>
              </w:rPr>
              <w:t>a</w:t>
            </w:r>
            <w:r>
              <w:rPr>
                <w:rFonts w:eastAsia="Arial" w:cs="Arial"/>
                <w:spacing w:val="2"/>
              </w:rPr>
              <w:t>t</w:t>
            </w:r>
            <w:r>
              <w:rPr>
                <w:rFonts w:eastAsia="Arial" w:cs="Arial"/>
              </w:rPr>
              <w:t xml:space="preserve">a. </w:t>
            </w:r>
            <w:r>
              <w:rPr>
                <w:rFonts w:eastAsia="Arial" w:cs="Arial"/>
                <w:spacing w:val="15"/>
              </w:rPr>
              <w:t xml:space="preserve"> </w:t>
            </w:r>
            <w:r>
              <w:rPr>
                <w:rFonts w:eastAsia="Arial" w:cs="Arial"/>
                <w:spacing w:val="-2"/>
              </w:rPr>
              <w:t>F</w:t>
            </w:r>
            <w:r>
              <w:rPr>
                <w:rFonts w:eastAsia="Arial" w:cs="Arial"/>
                <w:spacing w:val="2"/>
              </w:rPr>
              <w:t>a</w:t>
            </w:r>
            <w:r>
              <w:rPr>
                <w:rFonts w:eastAsia="Arial" w:cs="Arial"/>
                <w:spacing w:val="1"/>
              </w:rPr>
              <w:t>il</w:t>
            </w:r>
            <w:r>
              <w:rPr>
                <w:rFonts w:eastAsia="Arial" w:cs="Arial"/>
              </w:rPr>
              <w:t>ure</w:t>
            </w:r>
            <w:r>
              <w:rPr>
                <w:rFonts w:eastAsia="Arial" w:cs="Arial"/>
                <w:spacing w:val="3"/>
              </w:rPr>
              <w:t xml:space="preserve"> </w:t>
            </w:r>
            <w:r>
              <w:rPr>
                <w:rFonts w:eastAsia="Arial" w:cs="Arial"/>
                <w:spacing w:val="2"/>
              </w:rPr>
              <w:t>t</w:t>
            </w:r>
            <w:r>
              <w:rPr>
                <w:rFonts w:eastAsia="Arial" w:cs="Arial"/>
              </w:rPr>
              <w:t>o</w:t>
            </w:r>
            <w:r>
              <w:rPr>
                <w:rFonts w:eastAsia="Arial" w:cs="Arial"/>
                <w:spacing w:val="4"/>
              </w:rPr>
              <w:t xml:space="preserve"> </w:t>
            </w:r>
            <w:r>
              <w:rPr>
                <w:rFonts w:eastAsia="Arial" w:cs="Arial"/>
                <w:spacing w:val="2"/>
              </w:rPr>
              <w:t>f</w:t>
            </w:r>
            <w:r>
              <w:rPr>
                <w:rFonts w:eastAsia="Arial" w:cs="Arial"/>
              </w:rPr>
              <w:t>o</w:t>
            </w:r>
            <w:r>
              <w:rPr>
                <w:rFonts w:eastAsia="Arial" w:cs="Arial"/>
                <w:spacing w:val="1"/>
              </w:rPr>
              <w:t>ll</w:t>
            </w:r>
            <w:r>
              <w:rPr>
                <w:rFonts w:eastAsia="Arial" w:cs="Arial"/>
                <w:spacing w:val="2"/>
              </w:rPr>
              <w:t>o</w:t>
            </w:r>
            <w:r>
              <w:rPr>
                <w:rFonts w:eastAsia="Arial" w:cs="Arial"/>
              </w:rPr>
              <w:t>w</w:t>
            </w:r>
            <w:r>
              <w:rPr>
                <w:rFonts w:eastAsia="Arial" w:cs="Arial"/>
                <w:spacing w:val="-1"/>
              </w:rPr>
              <w:t xml:space="preserve"> </w:t>
            </w:r>
            <w:r>
              <w:rPr>
                <w:rFonts w:eastAsia="Arial" w:cs="Arial"/>
                <w:spacing w:val="2"/>
              </w:rPr>
              <w:t>t</w:t>
            </w:r>
            <w:r>
              <w:rPr>
                <w:rFonts w:eastAsia="Arial" w:cs="Arial"/>
              </w:rPr>
              <w:t>h</w:t>
            </w:r>
            <w:r>
              <w:rPr>
                <w:rFonts w:eastAsia="Arial" w:cs="Arial"/>
                <w:spacing w:val="1"/>
              </w:rPr>
              <w:t>i</w:t>
            </w:r>
            <w:r>
              <w:rPr>
                <w:rFonts w:eastAsia="Arial" w:cs="Arial"/>
              </w:rPr>
              <w:t>s</w:t>
            </w:r>
            <w:r>
              <w:rPr>
                <w:rFonts w:eastAsia="Arial" w:cs="Arial"/>
                <w:spacing w:val="7"/>
              </w:rPr>
              <w:t xml:space="preserve"> </w:t>
            </w:r>
            <w:r>
              <w:rPr>
                <w:rFonts w:eastAsia="Arial" w:cs="Arial"/>
                <w:spacing w:val="1"/>
              </w:rPr>
              <w:t>r</w:t>
            </w:r>
            <w:r>
              <w:rPr>
                <w:rFonts w:eastAsia="Arial" w:cs="Arial"/>
              </w:rPr>
              <w:t>u</w:t>
            </w:r>
            <w:r>
              <w:rPr>
                <w:rFonts w:eastAsia="Arial" w:cs="Arial"/>
                <w:spacing w:val="1"/>
              </w:rPr>
              <w:t>l</w:t>
            </w:r>
            <w:r>
              <w:rPr>
                <w:rFonts w:eastAsia="Arial" w:cs="Arial"/>
              </w:rPr>
              <w:t>e</w:t>
            </w:r>
            <w:r>
              <w:rPr>
                <w:rFonts w:eastAsia="Arial" w:cs="Arial"/>
                <w:spacing w:val="8"/>
              </w:rPr>
              <w:t xml:space="preserve"> </w:t>
            </w:r>
            <w:r>
              <w:rPr>
                <w:rFonts w:eastAsia="Arial" w:cs="Arial"/>
                <w:spacing w:val="-7"/>
              </w:rPr>
              <w:t>w</w:t>
            </w:r>
            <w:r>
              <w:rPr>
                <w:rFonts w:eastAsia="Arial" w:cs="Arial"/>
                <w:spacing w:val="1"/>
              </w:rPr>
              <w:t>il</w:t>
            </w:r>
            <w:r>
              <w:rPr>
                <w:rFonts w:eastAsia="Arial" w:cs="Arial"/>
              </w:rPr>
              <w:t xml:space="preserve">l </w:t>
            </w:r>
            <w:r>
              <w:rPr>
                <w:rFonts w:eastAsia="Arial" w:cs="Arial"/>
                <w:spacing w:val="2"/>
              </w:rPr>
              <w:t>m</w:t>
            </w:r>
            <w:r>
              <w:rPr>
                <w:rFonts w:eastAsia="Arial" w:cs="Arial"/>
              </w:rPr>
              <w:t>e</w:t>
            </w:r>
            <w:r>
              <w:rPr>
                <w:rFonts w:eastAsia="Arial" w:cs="Arial"/>
                <w:spacing w:val="-1"/>
              </w:rPr>
              <w:t>a</w:t>
            </w:r>
            <w:r>
              <w:rPr>
                <w:rFonts w:eastAsia="Arial" w:cs="Arial"/>
              </w:rPr>
              <w:t>n</w:t>
            </w:r>
            <w:r>
              <w:rPr>
                <w:rFonts w:eastAsia="Arial" w:cs="Arial"/>
                <w:spacing w:val="-4"/>
              </w:rPr>
              <w:t xml:space="preserve"> </w:t>
            </w:r>
            <w:r>
              <w:rPr>
                <w:rFonts w:eastAsia="Arial" w:cs="Arial"/>
                <w:spacing w:val="2"/>
              </w:rPr>
              <w:t>t</w:t>
            </w:r>
            <w:r>
              <w:rPr>
                <w:rFonts w:eastAsia="Arial" w:cs="Arial"/>
              </w:rPr>
              <w:t>h</w:t>
            </w:r>
            <w:r>
              <w:rPr>
                <w:rFonts w:eastAsia="Arial" w:cs="Arial"/>
                <w:spacing w:val="-1"/>
              </w:rPr>
              <w:t>a</w:t>
            </w:r>
            <w:r>
              <w:rPr>
                <w:rFonts w:eastAsia="Arial" w:cs="Arial"/>
              </w:rPr>
              <w:t>t</w:t>
            </w:r>
            <w:r>
              <w:rPr>
                <w:rFonts w:eastAsia="Arial" w:cs="Arial"/>
                <w:spacing w:val="-3"/>
              </w:rPr>
              <w:t xml:space="preserve"> </w:t>
            </w:r>
            <w:r>
              <w:rPr>
                <w:rFonts w:eastAsia="Arial" w:cs="Arial"/>
                <w:spacing w:val="2"/>
              </w:rPr>
              <w:t>f</w:t>
            </w:r>
            <w:r>
              <w:rPr>
                <w:rFonts w:eastAsia="Arial" w:cs="Arial"/>
              </w:rPr>
              <w:t>e</w:t>
            </w:r>
            <w:r>
              <w:rPr>
                <w:rFonts w:eastAsia="Arial" w:cs="Arial"/>
                <w:spacing w:val="-1"/>
              </w:rPr>
              <w:t>a</w:t>
            </w:r>
            <w:r>
              <w:rPr>
                <w:rFonts w:eastAsia="Arial" w:cs="Arial"/>
                <w:spacing w:val="2"/>
              </w:rPr>
              <w:t>t</w:t>
            </w:r>
            <w:r>
              <w:rPr>
                <w:rFonts w:eastAsia="Arial" w:cs="Arial"/>
              </w:rPr>
              <w:t>ures</w:t>
            </w:r>
            <w:r>
              <w:rPr>
                <w:rFonts w:eastAsia="Arial" w:cs="Arial"/>
                <w:spacing w:val="-4"/>
              </w:rPr>
              <w:t xml:space="preserve"> </w:t>
            </w:r>
            <w:r>
              <w:rPr>
                <w:rFonts w:eastAsia="Arial" w:cs="Arial"/>
                <w:spacing w:val="-7"/>
              </w:rPr>
              <w:t>w</w:t>
            </w:r>
            <w:r>
              <w:rPr>
                <w:rFonts w:eastAsia="Arial" w:cs="Arial"/>
                <w:spacing w:val="1"/>
              </w:rPr>
              <w:t>il</w:t>
            </w:r>
            <w:r>
              <w:rPr>
                <w:rFonts w:eastAsia="Arial" w:cs="Arial"/>
              </w:rPr>
              <w:t>l n</w:t>
            </w:r>
            <w:r>
              <w:rPr>
                <w:rFonts w:eastAsia="Arial" w:cs="Arial"/>
                <w:spacing w:val="-1"/>
              </w:rPr>
              <w:t>o</w:t>
            </w:r>
            <w:r>
              <w:rPr>
                <w:rFonts w:eastAsia="Arial" w:cs="Arial"/>
              </w:rPr>
              <w:t>t</w:t>
            </w:r>
            <w:r>
              <w:rPr>
                <w:rFonts w:eastAsia="Arial" w:cs="Arial"/>
                <w:spacing w:val="-3"/>
              </w:rPr>
              <w:t xml:space="preserve"> </w:t>
            </w:r>
            <w:r>
              <w:rPr>
                <w:rFonts w:eastAsia="Arial" w:cs="Arial"/>
                <w:spacing w:val="-1"/>
              </w:rPr>
              <w:t>b</w:t>
            </w:r>
            <w:r>
              <w:rPr>
                <w:rFonts w:eastAsia="Arial" w:cs="Arial"/>
              </w:rPr>
              <w:t>e</w:t>
            </w:r>
            <w:r>
              <w:rPr>
                <w:rFonts w:eastAsia="Arial" w:cs="Arial"/>
                <w:spacing w:val="-1"/>
              </w:rPr>
              <w:t xml:space="preserve"> </w:t>
            </w:r>
            <w:r>
              <w:rPr>
                <w:rFonts w:eastAsia="Arial" w:cs="Arial"/>
              </w:rPr>
              <w:t>d</w:t>
            </w:r>
            <w:r>
              <w:rPr>
                <w:rFonts w:eastAsia="Arial" w:cs="Arial"/>
                <w:spacing w:val="1"/>
              </w:rPr>
              <w:t>is</w:t>
            </w:r>
            <w:r>
              <w:rPr>
                <w:rFonts w:eastAsia="Arial" w:cs="Arial"/>
              </w:rPr>
              <w:t>p</w:t>
            </w:r>
            <w:r>
              <w:rPr>
                <w:rFonts w:eastAsia="Arial" w:cs="Arial"/>
                <w:spacing w:val="1"/>
              </w:rPr>
              <w:t>l</w:t>
            </w:r>
            <w:r>
              <w:rPr>
                <w:rFonts w:eastAsia="Arial" w:cs="Arial"/>
              </w:rPr>
              <w:t>a</w:t>
            </w:r>
            <w:r>
              <w:rPr>
                <w:rFonts w:eastAsia="Arial" w:cs="Arial"/>
                <w:spacing w:val="-2"/>
              </w:rPr>
              <w:t>y</w:t>
            </w:r>
            <w:r>
              <w:rPr>
                <w:rFonts w:eastAsia="Arial" w:cs="Arial"/>
              </w:rPr>
              <w:t>ed</w:t>
            </w:r>
            <w:r>
              <w:rPr>
                <w:rFonts w:eastAsia="Arial" w:cs="Arial"/>
                <w:spacing w:val="-7"/>
              </w:rPr>
              <w:t xml:space="preserve"> </w:t>
            </w:r>
            <w:r>
              <w:rPr>
                <w:rFonts w:eastAsia="Arial" w:cs="Arial"/>
              </w:rPr>
              <w:t>on</w:t>
            </w:r>
            <w:r>
              <w:rPr>
                <w:rFonts w:eastAsia="Arial" w:cs="Arial"/>
                <w:spacing w:val="-1"/>
              </w:rPr>
              <w:t xml:space="preserve"> </w:t>
            </w:r>
            <w:r>
              <w:rPr>
                <w:rFonts w:eastAsia="Arial" w:cs="Arial"/>
                <w:spacing w:val="2"/>
              </w:rPr>
              <w:t>t</w:t>
            </w:r>
            <w:r>
              <w:rPr>
                <w:rFonts w:eastAsia="Arial" w:cs="Arial"/>
              </w:rPr>
              <w:t>he</w:t>
            </w:r>
            <w:r>
              <w:rPr>
                <w:rFonts w:eastAsia="Arial" w:cs="Arial"/>
                <w:spacing w:val="-2"/>
              </w:rPr>
              <w:t xml:space="preserve"> </w:t>
            </w:r>
            <w:r>
              <w:rPr>
                <w:rFonts w:eastAsia="Arial" w:cs="Arial"/>
                <w:spacing w:val="1"/>
              </w:rPr>
              <w:t>E</w:t>
            </w:r>
            <w:r>
              <w:rPr>
                <w:rFonts w:eastAsia="Arial" w:cs="Arial"/>
              </w:rPr>
              <w:t>C</w:t>
            </w:r>
            <w:r>
              <w:rPr>
                <w:rFonts w:eastAsia="Arial" w:cs="Arial"/>
                <w:spacing w:val="-2"/>
              </w:rPr>
              <w:t>D</w:t>
            </w:r>
            <w:r>
              <w:rPr>
                <w:rFonts w:eastAsia="Arial" w:cs="Arial"/>
                <w:spacing w:val="2"/>
              </w:rPr>
              <w:t>I</w:t>
            </w:r>
            <w:r>
              <w:rPr>
                <w:rFonts w:eastAsia="Arial" w:cs="Arial"/>
              </w:rPr>
              <w:t>S</w:t>
            </w:r>
            <w:r>
              <w:rPr>
                <w:rFonts w:eastAsia="Arial" w:cs="Arial"/>
                <w:spacing w:val="-5"/>
              </w:rPr>
              <w:t xml:space="preserve"> </w:t>
            </w:r>
            <w:r>
              <w:rPr>
                <w:rFonts w:eastAsia="Arial" w:cs="Arial"/>
              </w:rPr>
              <w:t>u</w:t>
            </w:r>
            <w:r>
              <w:rPr>
                <w:rFonts w:eastAsia="Arial" w:cs="Arial"/>
                <w:spacing w:val="-1"/>
              </w:rPr>
              <w:t>n</w:t>
            </w:r>
            <w:r>
              <w:rPr>
                <w:rFonts w:eastAsia="Arial" w:cs="Arial"/>
                <w:spacing w:val="2"/>
              </w:rPr>
              <w:t>t</w:t>
            </w:r>
            <w:r>
              <w:rPr>
                <w:rFonts w:eastAsia="Arial" w:cs="Arial"/>
                <w:spacing w:val="-1"/>
              </w:rPr>
              <w:t>i</w:t>
            </w:r>
            <w:r>
              <w:rPr>
                <w:rFonts w:eastAsia="Arial" w:cs="Arial"/>
              </w:rPr>
              <w:t>l</w:t>
            </w:r>
            <w:r>
              <w:rPr>
                <w:rFonts w:eastAsia="Arial" w:cs="Arial"/>
                <w:spacing w:val="-5"/>
              </w:rPr>
              <w:t xml:space="preserve"> </w:t>
            </w:r>
            <w:r>
              <w:rPr>
                <w:rFonts w:eastAsia="Arial" w:cs="Arial"/>
                <w:spacing w:val="2"/>
              </w:rPr>
              <w:t>t</w:t>
            </w:r>
            <w:r>
              <w:rPr>
                <w:rFonts w:eastAsia="Arial" w:cs="Arial"/>
              </w:rPr>
              <w:t>he</w:t>
            </w:r>
            <w:r>
              <w:rPr>
                <w:rFonts w:eastAsia="Arial" w:cs="Arial"/>
                <w:spacing w:val="-2"/>
              </w:rPr>
              <w:t xml:space="preserve"> </w:t>
            </w:r>
            <w:r>
              <w:rPr>
                <w:rFonts w:eastAsia="Arial" w:cs="Arial"/>
                <w:spacing w:val="-3"/>
              </w:rPr>
              <w:t>o</w:t>
            </w:r>
            <w:r>
              <w:rPr>
                <w:rFonts w:eastAsia="Arial" w:cs="Arial"/>
                <w:spacing w:val="6"/>
              </w:rPr>
              <w:t>v</w:t>
            </w:r>
            <w:r>
              <w:rPr>
                <w:rFonts w:eastAsia="Arial" w:cs="Arial"/>
                <w:spacing w:val="-3"/>
              </w:rPr>
              <w:t>e</w:t>
            </w:r>
            <w:r>
              <w:rPr>
                <w:rFonts w:eastAsia="Arial" w:cs="Arial"/>
                <w:spacing w:val="1"/>
              </w:rPr>
              <w:t>rsc</w:t>
            </w:r>
            <w:r>
              <w:rPr>
                <w:rFonts w:eastAsia="Arial" w:cs="Arial"/>
              </w:rPr>
              <w:t>a</w:t>
            </w:r>
            <w:r>
              <w:rPr>
                <w:rFonts w:eastAsia="Arial" w:cs="Arial"/>
                <w:spacing w:val="1"/>
              </w:rPr>
              <w:t>l</w:t>
            </w:r>
            <w:r>
              <w:rPr>
                <w:rFonts w:eastAsia="Arial" w:cs="Arial"/>
              </w:rPr>
              <w:t>e</w:t>
            </w:r>
            <w:r>
              <w:rPr>
                <w:rFonts w:eastAsia="Arial" w:cs="Arial"/>
                <w:spacing w:val="-8"/>
              </w:rPr>
              <w:t xml:space="preserve"> </w:t>
            </w:r>
            <w:r>
              <w:rPr>
                <w:rFonts w:eastAsia="Arial" w:cs="Arial"/>
                <w:spacing w:val="-5"/>
              </w:rPr>
              <w:t>w</w:t>
            </w:r>
            <w:r>
              <w:rPr>
                <w:rFonts w:eastAsia="Arial" w:cs="Arial"/>
              </w:rPr>
              <w:t>arn</w:t>
            </w:r>
            <w:r>
              <w:rPr>
                <w:rFonts w:eastAsia="Arial" w:cs="Arial"/>
                <w:spacing w:val="1"/>
              </w:rPr>
              <w:t>i</w:t>
            </w:r>
            <w:r>
              <w:rPr>
                <w:rFonts w:eastAsia="Arial" w:cs="Arial"/>
              </w:rPr>
              <w:t>ng</w:t>
            </w:r>
            <w:r>
              <w:rPr>
                <w:rFonts w:eastAsia="Arial" w:cs="Arial"/>
                <w:spacing w:val="-4"/>
              </w:rPr>
              <w:t xml:space="preserve"> </w:t>
            </w:r>
            <w:r>
              <w:rPr>
                <w:rFonts w:eastAsia="Arial" w:cs="Arial"/>
                <w:spacing w:val="-1"/>
              </w:rPr>
              <w:t>i</w:t>
            </w:r>
            <w:r>
              <w:rPr>
                <w:rFonts w:eastAsia="Arial" w:cs="Arial"/>
              </w:rPr>
              <w:t>s a</w:t>
            </w:r>
            <w:r>
              <w:rPr>
                <w:rFonts w:eastAsia="Arial" w:cs="Arial"/>
                <w:spacing w:val="1"/>
              </w:rPr>
              <w:t>c</w:t>
            </w:r>
            <w:r>
              <w:rPr>
                <w:rFonts w:eastAsia="Arial" w:cs="Arial"/>
              </w:rPr>
              <w:t>t</w:t>
            </w:r>
            <w:r>
              <w:rPr>
                <w:rFonts w:eastAsia="Arial" w:cs="Arial"/>
                <w:spacing w:val="-1"/>
              </w:rPr>
              <w:t>i</w:t>
            </w:r>
            <w:r>
              <w:rPr>
                <w:rFonts w:eastAsia="Arial" w:cs="Arial"/>
                <w:spacing w:val="3"/>
              </w:rPr>
              <w:t>v</w:t>
            </w:r>
            <w:r>
              <w:rPr>
                <w:rFonts w:eastAsia="Arial" w:cs="Arial"/>
                <w:spacing w:val="-3"/>
              </w:rPr>
              <w:t>a</w:t>
            </w:r>
            <w:r>
              <w:rPr>
                <w:rFonts w:eastAsia="Arial" w:cs="Arial"/>
                <w:spacing w:val="2"/>
              </w:rPr>
              <w:t>t</w:t>
            </w:r>
            <w:r>
              <w:rPr>
                <w:rFonts w:eastAsia="Arial" w:cs="Arial"/>
              </w:rPr>
              <w:t>e</w:t>
            </w:r>
            <w:r>
              <w:rPr>
                <w:rFonts w:eastAsia="Arial" w:cs="Arial"/>
                <w:spacing w:val="-1"/>
              </w:rPr>
              <w:t>d</w:t>
            </w:r>
            <w:r>
              <w:rPr>
                <w:rFonts w:eastAsia="Arial" w:cs="Arial"/>
              </w:rPr>
              <w:t>.</w:t>
            </w:r>
          </w:p>
          <w:p w14:paraId="3525D52C" w14:textId="6C7DA22B" w:rsidR="0047219A" w:rsidRPr="00B55457" w:rsidRDefault="0047219A" w:rsidP="0047219A">
            <w:pPr>
              <w:spacing w:before="10" w:after="0" w:line="232" w:lineRule="exact"/>
              <w:ind w:left="338" w:right="63" w:hanging="238"/>
              <w:rPr>
                <w:rFonts w:eastAsia="Arial" w:cs="Arial"/>
              </w:rPr>
            </w:pPr>
            <w:r w:rsidRPr="00B55457">
              <w:rPr>
                <w:rFonts w:ascii="Symbol" w:eastAsia="Symbol" w:hAnsi="Symbol" w:cs="Symbol"/>
                <w:strike/>
              </w:rPr>
              <w:t></w:t>
            </w:r>
            <w:r w:rsidRPr="00B55457">
              <w:rPr>
                <w:rFonts w:ascii="Times New Roman" w:eastAsia="Times New Roman" w:hAnsi="Times New Roman"/>
                <w:strike/>
              </w:rPr>
              <w:t xml:space="preserve"> </w:t>
            </w:r>
            <w:r w:rsidRPr="00B55457">
              <w:rPr>
                <w:rFonts w:ascii="Times New Roman" w:eastAsia="Times New Roman" w:hAnsi="Times New Roman"/>
                <w:strike/>
                <w:spacing w:val="47"/>
              </w:rPr>
              <w:t xml:space="preserve"> </w:t>
            </w:r>
            <w:r w:rsidRPr="00B55457">
              <w:rPr>
                <w:rFonts w:eastAsia="Arial" w:cs="Arial"/>
                <w:strike/>
                <w:spacing w:val="1"/>
              </w:rPr>
              <w:t>Ski</w:t>
            </w:r>
            <w:r w:rsidRPr="00B55457">
              <w:rPr>
                <w:rFonts w:eastAsia="Arial" w:cs="Arial"/>
                <w:strike/>
              </w:rPr>
              <w:t>n</w:t>
            </w:r>
            <w:r w:rsidRPr="00B55457">
              <w:rPr>
                <w:rFonts w:eastAsia="Arial" w:cs="Arial"/>
                <w:strike/>
                <w:spacing w:val="17"/>
              </w:rPr>
              <w:t xml:space="preserve"> </w:t>
            </w:r>
            <w:r w:rsidRPr="00B55457">
              <w:rPr>
                <w:rFonts w:eastAsia="Arial" w:cs="Arial"/>
                <w:strike/>
              </w:rPr>
              <w:t>of</w:t>
            </w:r>
            <w:r w:rsidRPr="00B55457">
              <w:rPr>
                <w:rFonts w:eastAsia="Arial" w:cs="Arial"/>
                <w:strike/>
                <w:spacing w:val="21"/>
              </w:rPr>
              <w:t xml:space="preserve"> </w:t>
            </w:r>
            <w:r w:rsidRPr="00B55457">
              <w:rPr>
                <w:rFonts w:eastAsia="Arial" w:cs="Arial"/>
                <w:strike/>
                <w:spacing w:val="2"/>
              </w:rPr>
              <w:t>t</w:t>
            </w:r>
            <w:r w:rsidRPr="00B55457">
              <w:rPr>
                <w:rFonts w:eastAsia="Arial" w:cs="Arial"/>
                <w:strike/>
              </w:rPr>
              <w:t>he</w:t>
            </w:r>
            <w:r w:rsidRPr="00B55457">
              <w:rPr>
                <w:rFonts w:eastAsia="Arial" w:cs="Arial"/>
                <w:strike/>
                <w:spacing w:val="17"/>
              </w:rPr>
              <w:t xml:space="preserve"> </w:t>
            </w:r>
            <w:r w:rsidRPr="00B55457">
              <w:rPr>
                <w:rFonts w:eastAsia="Arial" w:cs="Arial"/>
                <w:strike/>
                <w:spacing w:val="1"/>
              </w:rPr>
              <w:t>E</w:t>
            </w:r>
            <w:r w:rsidRPr="00B55457">
              <w:rPr>
                <w:rFonts w:eastAsia="Arial" w:cs="Arial"/>
                <w:strike/>
              </w:rPr>
              <w:t>ar</w:t>
            </w:r>
            <w:r w:rsidRPr="00B55457">
              <w:rPr>
                <w:rFonts w:eastAsia="Arial" w:cs="Arial"/>
                <w:strike/>
                <w:spacing w:val="3"/>
              </w:rPr>
              <w:t>t</w:t>
            </w:r>
            <w:r w:rsidRPr="00B55457">
              <w:rPr>
                <w:rFonts w:eastAsia="Arial" w:cs="Arial"/>
                <w:strike/>
              </w:rPr>
              <w:t>h</w:t>
            </w:r>
            <w:r w:rsidRPr="00B55457">
              <w:rPr>
                <w:rFonts w:eastAsia="Arial" w:cs="Arial"/>
                <w:strike/>
                <w:spacing w:val="18"/>
              </w:rPr>
              <w:t xml:space="preserve"> </w:t>
            </w:r>
            <w:r w:rsidRPr="00B55457">
              <w:rPr>
                <w:rFonts w:eastAsia="Arial" w:cs="Arial"/>
                <w:strike/>
              </w:rPr>
              <w:t>a</w:t>
            </w:r>
            <w:r w:rsidRPr="00B55457">
              <w:rPr>
                <w:rFonts w:eastAsia="Arial" w:cs="Arial"/>
                <w:strike/>
                <w:spacing w:val="-1"/>
              </w:rPr>
              <w:t>n</w:t>
            </w:r>
            <w:r w:rsidRPr="00B55457">
              <w:rPr>
                <w:rFonts w:eastAsia="Arial" w:cs="Arial"/>
                <w:strike/>
              </w:rPr>
              <w:t>d</w:t>
            </w:r>
            <w:r w:rsidRPr="00B55457">
              <w:rPr>
                <w:rFonts w:eastAsia="Arial" w:cs="Arial"/>
                <w:strike/>
                <w:spacing w:val="18"/>
              </w:rPr>
              <w:t xml:space="preserve"> </w:t>
            </w:r>
            <w:r w:rsidRPr="00B55457">
              <w:rPr>
                <w:rFonts w:eastAsia="Arial" w:cs="Arial"/>
                <w:strike/>
                <w:spacing w:val="2"/>
              </w:rPr>
              <w:t>M</w:t>
            </w:r>
            <w:r w:rsidRPr="00B55457">
              <w:rPr>
                <w:rFonts w:eastAsia="Arial" w:cs="Arial"/>
                <w:strike/>
              </w:rPr>
              <w:t>e</w:t>
            </w:r>
            <w:r w:rsidRPr="00B55457">
              <w:rPr>
                <w:rFonts w:eastAsia="Arial" w:cs="Arial"/>
                <w:strike/>
                <w:spacing w:val="2"/>
              </w:rPr>
              <w:t>t</w:t>
            </w:r>
            <w:r w:rsidRPr="00B55457">
              <w:rPr>
                <w:rFonts w:eastAsia="Arial" w:cs="Arial"/>
                <w:strike/>
              </w:rPr>
              <w:t>a</w:t>
            </w:r>
            <w:r w:rsidRPr="00B55457">
              <w:rPr>
                <w:rFonts w:eastAsia="Arial" w:cs="Arial"/>
                <w:strike/>
                <w:spacing w:val="17"/>
              </w:rPr>
              <w:t xml:space="preserve"> </w:t>
            </w:r>
            <w:r w:rsidRPr="00B55457">
              <w:rPr>
                <w:rFonts w:eastAsia="Arial" w:cs="Arial"/>
                <w:strike/>
                <w:spacing w:val="2"/>
              </w:rPr>
              <w:t>f</w:t>
            </w:r>
            <w:r w:rsidRPr="00B55457">
              <w:rPr>
                <w:rFonts w:eastAsia="Arial" w:cs="Arial"/>
                <w:strike/>
              </w:rPr>
              <w:t>e</w:t>
            </w:r>
            <w:r w:rsidRPr="00B55457">
              <w:rPr>
                <w:rFonts w:eastAsia="Arial" w:cs="Arial"/>
                <w:strike/>
                <w:spacing w:val="-1"/>
              </w:rPr>
              <w:t>a</w:t>
            </w:r>
            <w:r w:rsidRPr="00B55457">
              <w:rPr>
                <w:rFonts w:eastAsia="Arial" w:cs="Arial"/>
                <w:strike/>
                <w:spacing w:val="2"/>
              </w:rPr>
              <w:t>t</w:t>
            </w:r>
            <w:r w:rsidRPr="00B55457">
              <w:rPr>
                <w:rFonts w:eastAsia="Arial" w:cs="Arial"/>
                <w:strike/>
              </w:rPr>
              <w:t>ures</w:t>
            </w:r>
            <w:r w:rsidRPr="00B55457">
              <w:rPr>
                <w:rFonts w:eastAsia="Arial" w:cs="Arial"/>
                <w:strike/>
                <w:spacing w:val="15"/>
              </w:rPr>
              <w:t xml:space="preserve"> </w:t>
            </w:r>
            <w:r w:rsidRPr="00B55457">
              <w:rPr>
                <w:rFonts w:eastAsia="Arial" w:cs="Arial"/>
                <w:strike/>
                <w:spacing w:val="2"/>
              </w:rPr>
              <w:t>m</w:t>
            </w:r>
            <w:r w:rsidRPr="00B55457">
              <w:rPr>
                <w:rFonts w:eastAsia="Arial" w:cs="Arial"/>
                <w:strike/>
              </w:rPr>
              <w:t>u</w:t>
            </w:r>
            <w:r w:rsidRPr="00B55457">
              <w:rPr>
                <w:rFonts w:eastAsia="Arial" w:cs="Arial"/>
                <w:strike/>
                <w:spacing w:val="1"/>
              </w:rPr>
              <w:t>s</w:t>
            </w:r>
            <w:r w:rsidRPr="00B55457">
              <w:rPr>
                <w:rFonts w:eastAsia="Arial" w:cs="Arial"/>
                <w:strike/>
              </w:rPr>
              <w:t>t</w:t>
            </w:r>
            <w:r w:rsidRPr="00B55457">
              <w:rPr>
                <w:rFonts w:eastAsia="Arial" w:cs="Arial"/>
                <w:strike/>
                <w:spacing w:val="19"/>
              </w:rPr>
              <w:t xml:space="preserve"> </w:t>
            </w:r>
            <w:r w:rsidRPr="00B55457">
              <w:rPr>
                <w:rFonts w:eastAsia="Arial" w:cs="Arial"/>
                <w:strike/>
              </w:rPr>
              <w:t>a</w:t>
            </w:r>
            <w:r w:rsidRPr="00B55457">
              <w:rPr>
                <w:rFonts w:eastAsia="Arial" w:cs="Arial"/>
                <w:strike/>
                <w:spacing w:val="7"/>
              </w:rPr>
              <w:t>l</w:t>
            </w:r>
            <w:r w:rsidRPr="00B55457">
              <w:rPr>
                <w:rFonts w:eastAsia="Arial" w:cs="Arial"/>
                <w:strike/>
                <w:spacing w:val="-5"/>
              </w:rPr>
              <w:t>w</w:t>
            </w:r>
            <w:r w:rsidRPr="00B55457">
              <w:rPr>
                <w:rFonts w:eastAsia="Arial" w:cs="Arial"/>
                <w:strike/>
                <w:spacing w:val="2"/>
              </w:rPr>
              <w:t>a</w:t>
            </w:r>
            <w:r w:rsidRPr="00B55457">
              <w:rPr>
                <w:rFonts w:eastAsia="Arial" w:cs="Arial"/>
                <w:strike/>
                <w:spacing w:val="-1"/>
              </w:rPr>
              <w:t>y</w:t>
            </w:r>
            <w:r w:rsidRPr="00B55457">
              <w:rPr>
                <w:rFonts w:eastAsia="Arial" w:cs="Arial"/>
                <w:strike/>
              </w:rPr>
              <w:t>s</w:t>
            </w:r>
            <w:r w:rsidRPr="00B55457">
              <w:rPr>
                <w:rFonts w:eastAsia="Arial" w:cs="Arial"/>
                <w:strike/>
                <w:spacing w:val="16"/>
              </w:rPr>
              <w:t xml:space="preserve"> </w:t>
            </w:r>
            <w:r w:rsidRPr="00B55457">
              <w:rPr>
                <w:rFonts w:eastAsia="Arial" w:cs="Arial"/>
                <w:strike/>
              </w:rPr>
              <w:t>be</w:t>
            </w:r>
            <w:r w:rsidRPr="00B55457">
              <w:rPr>
                <w:rFonts w:eastAsia="Arial" w:cs="Arial"/>
                <w:strike/>
                <w:spacing w:val="20"/>
              </w:rPr>
              <w:t xml:space="preserve"> </w:t>
            </w:r>
            <w:r w:rsidRPr="00B55457">
              <w:rPr>
                <w:rFonts w:eastAsia="Arial" w:cs="Arial"/>
                <w:strike/>
              </w:rPr>
              <w:t>d</w:t>
            </w:r>
            <w:r w:rsidRPr="00B55457">
              <w:rPr>
                <w:rFonts w:eastAsia="Arial" w:cs="Arial"/>
                <w:strike/>
                <w:spacing w:val="1"/>
              </w:rPr>
              <w:t>is</w:t>
            </w:r>
            <w:r w:rsidRPr="00B55457">
              <w:rPr>
                <w:rFonts w:eastAsia="Arial" w:cs="Arial"/>
                <w:strike/>
              </w:rPr>
              <w:t>p</w:t>
            </w:r>
            <w:r w:rsidRPr="00B55457">
              <w:rPr>
                <w:rFonts w:eastAsia="Arial" w:cs="Arial"/>
                <w:strike/>
                <w:spacing w:val="1"/>
              </w:rPr>
              <w:t>l</w:t>
            </w:r>
            <w:r w:rsidRPr="00B55457">
              <w:rPr>
                <w:rFonts w:eastAsia="Arial" w:cs="Arial"/>
                <w:strike/>
              </w:rPr>
              <w:t>a</w:t>
            </w:r>
            <w:r w:rsidRPr="00B55457">
              <w:rPr>
                <w:rFonts w:eastAsia="Arial" w:cs="Arial"/>
                <w:strike/>
                <w:spacing w:val="-2"/>
              </w:rPr>
              <w:t>y</w:t>
            </w:r>
            <w:r w:rsidRPr="00B55457">
              <w:rPr>
                <w:rFonts w:eastAsia="Arial" w:cs="Arial"/>
                <w:strike/>
                <w:spacing w:val="2"/>
              </w:rPr>
              <w:t>e</w:t>
            </w:r>
            <w:r w:rsidRPr="00B55457">
              <w:rPr>
                <w:rFonts w:eastAsia="Arial" w:cs="Arial"/>
                <w:strike/>
              </w:rPr>
              <w:t xml:space="preserve">d. </w:t>
            </w:r>
            <w:r w:rsidRPr="00B55457">
              <w:rPr>
                <w:rFonts w:eastAsia="Arial" w:cs="Arial"/>
                <w:strike/>
                <w:spacing w:val="38"/>
              </w:rPr>
              <w:t xml:space="preserve"> </w:t>
            </w:r>
            <w:r w:rsidRPr="00B55457">
              <w:rPr>
                <w:rFonts w:eastAsia="Arial" w:cs="Arial"/>
                <w:strike/>
                <w:spacing w:val="-2"/>
              </w:rPr>
              <w:t>T</w:t>
            </w:r>
            <w:r w:rsidRPr="00B55457">
              <w:rPr>
                <w:rFonts w:eastAsia="Arial" w:cs="Arial"/>
                <w:strike/>
              </w:rPr>
              <w:t>h</w:t>
            </w:r>
            <w:r w:rsidRPr="00B55457">
              <w:rPr>
                <w:rFonts w:eastAsia="Arial" w:cs="Arial"/>
                <w:strike/>
                <w:spacing w:val="-1"/>
              </w:rPr>
              <w:t>e</w:t>
            </w:r>
            <w:r w:rsidRPr="00B55457">
              <w:rPr>
                <w:rFonts w:eastAsia="Arial" w:cs="Arial"/>
                <w:strike/>
                <w:spacing w:val="1"/>
              </w:rPr>
              <w:t>r</w:t>
            </w:r>
            <w:r w:rsidRPr="00B55457">
              <w:rPr>
                <w:rFonts w:eastAsia="Arial" w:cs="Arial"/>
                <w:strike/>
              </w:rPr>
              <w:t>e</w:t>
            </w:r>
            <w:r w:rsidRPr="00B55457">
              <w:rPr>
                <w:rFonts w:eastAsia="Arial" w:cs="Arial"/>
                <w:strike/>
                <w:spacing w:val="2"/>
              </w:rPr>
              <w:t>f</w:t>
            </w:r>
            <w:r w:rsidRPr="00B55457">
              <w:rPr>
                <w:rFonts w:eastAsia="Arial" w:cs="Arial"/>
                <w:strike/>
              </w:rPr>
              <w:t>ore,</w:t>
            </w:r>
            <w:r w:rsidRPr="00B55457">
              <w:rPr>
                <w:rFonts w:eastAsia="Arial" w:cs="Arial"/>
                <w:strike/>
                <w:spacing w:val="19"/>
              </w:rPr>
              <w:t xml:space="preserve"> </w:t>
            </w:r>
            <w:r w:rsidRPr="00B55457">
              <w:rPr>
                <w:rFonts w:eastAsia="Arial" w:cs="Arial"/>
                <w:b/>
                <w:bCs/>
                <w:strike/>
              </w:rPr>
              <w:t>s</w:t>
            </w:r>
            <w:r w:rsidRPr="00B55457">
              <w:rPr>
                <w:rFonts w:eastAsia="Arial" w:cs="Arial"/>
                <w:b/>
                <w:bCs/>
                <w:strike/>
                <w:spacing w:val="1"/>
              </w:rPr>
              <w:t>c</w:t>
            </w:r>
            <w:r w:rsidRPr="00B55457">
              <w:rPr>
                <w:rFonts w:eastAsia="Arial" w:cs="Arial"/>
                <w:b/>
                <w:bCs/>
                <w:strike/>
              </w:rPr>
              <w:t>ale</w:t>
            </w:r>
            <w:r w:rsidRPr="00B55457">
              <w:rPr>
                <w:rFonts w:eastAsia="Arial" w:cs="Arial"/>
                <w:b/>
                <w:bCs/>
                <w:strike/>
                <w:spacing w:val="15"/>
              </w:rPr>
              <w:t xml:space="preserve"> </w:t>
            </w:r>
            <w:r w:rsidRPr="00B55457">
              <w:rPr>
                <w:rFonts w:eastAsia="Arial" w:cs="Arial"/>
                <w:b/>
                <w:bCs/>
                <w:strike/>
                <w:spacing w:val="3"/>
              </w:rPr>
              <w:t>m</w:t>
            </w:r>
            <w:r w:rsidRPr="00B55457">
              <w:rPr>
                <w:rFonts w:eastAsia="Arial" w:cs="Arial"/>
                <w:b/>
                <w:bCs/>
                <w:strike/>
              </w:rPr>
              <w:t>ini</w:t>
            </w:r>
            <w:r w:rsidRPr="00B55457">
              <w:rPr>
                <w:rFonts w:eastAsia="Arial" w:cs="Arial"/>
                <w:b/>
                <w:bCs/>
                <w:strike/>
                <w:spacing w:val="1"/>
              </w:rPr>
              <w:t>m</w:t>
            </w:r>
            <w:r w:rsidRPr="00B55457">
              <w:rPr>
                <w:rFonts w:eastAsia="Arial" w:cs="Arial"/>
                <w:b/>
                <w:bCs/>
                <w:strike/>
              </w:rPr>
              <w:t>um</w:t>
            </w:r>
            <w:r w:rsidRPr="00B55457">
              <w:rPr>
                <w:rFonts w:eastAsia="Arial" w:cs="Arial"/>
                <w:b/>
                <w:bCs/>
                <w:strike/>
                <w:spacing w:val="14"/>
              </w:rPr>
              <w:t xml:space="preserve"> </w:t>
            </w:r>
            <w:r w:rsidRPr="00B55457">
              <w:rPr>
                <w:rFonts w:eastAsia="Arial" w:cs="Arial"/>
                <w:strike/>
                <w:spacing w:val="2"/>
              </w:rPr>
              <w:t>m</w:t>
            </w:r>
            <w:r w:rsidRPr="00B55457">
              <w:rPr>
                <w:rFonts w:eastAsia="Arial" w:cs="Arial"/>
                <w:strike/>
              </w:rPr>
              <w:t>u</w:t>
            </w:r>
            <w:r w:rsidRPr="00B55457">
              <w:rPr>
                <w:rFonts w:eastAsia="Arial" w:cs="Arial"/>
                <w:strike/>
                <w:spacing w:val="1"/>
              </w:rPr>
              <w:t>s</w:t>
            </w:r>
            <w:r w:rsidRPr="00B55457">
              <w:rPr>
                <w:rFonts w:eastAsia="Arial" w:cs="Arial"/>
                <w:strike/>
              </w:rPr>
              <w:t>t</w:t>
            </w:r>
            <w:r w:rsidRPr="00B55457">
              <w:rPr>
                <w:rFonts w:eastAsia="Arial" w:cs="Arial"/>
                <w:strike/>
                <w:spacing w:val="19"/>
              </w:rPr>
              <w:t xml:space="preserve"> </w:t>
            </w:r>
            <w:r w:rsidRPr="00B55457">
              <w:rPr>
                <w:rFonts w:eastAsia="Arial" w:cs="Arial"/>
                <w:strike/>
              </w:rPr>
              <w:t>n</w:t>
            </w:r>
            <w:r w:rsidRPr="00B55457">
              <w:rPr>
                <w:rFonts w:eastAsia="Arial" w:cs="Arial"/>
                <w:strike/>
                <w:spacing w:val="-1"/>
              </w:rPr>
              <w:t>o</w:t>
            </w:r>
            <w:r w:rsidRPr="00B55457">
              <w:rPr>
                <w:rFonts w:eastAsia="Arial" w:cs="Arial"/>
                <w:strike/>
              </w:rPr>
              <w:t>t</w:t>
            </w:r>
            <w:r w:rsidRPr="00B55457">
              <w:rPr>
                <w:rFonts w:eastAsia="Arial" w:cs="Arial"/>
                <w:strike/>
                <w:spacing w:val="20"/>
              </w:rPr>
              <w:t xml:space="preserve"> </w:t>
            </w:r>
            <w:r w:rsidRPr="00B55457">
              <w:rPr>
                <w:rFonts w:eastAsia="Arial" w:cs="Arial"/>
                <w:strike/>
              </w:rPr>
              <w:t>be e</w:t>
            </w:r>
            <w:r w:rsidRPr="00B55457">
              <w:rPr>
                <w:rFonts w:eastAsia="Arial" w:cs="Arial"/>
                <w:strike/>
                <w:spacing w:val="-1"/>
              </w:rPr>
              <w:t>n</w:t>
            </w:r>
            <w:r w:rsidRPr="00B55457">
              <w:rPr>
                <w:rFonts w:eastAsia="Arial" w:cs="Arial"/>
                <w:strike/>
                <w:spacing w:val="1"/>
              </w:rPr>
              <w:t>c</w:t>
            </w:r>
            <w:r w:rsidRPr="00B55457">
              <w:rPr>
                <w:rFonts w:eastAsia="Arial" w:cs="Arial"/>
                <w:strike/>
              </w:rPr>
              <w:t>o</w:t>
            </w:r>
            <w:r w:rsidRPr="00B55457">
              <w:rPr>
                <w:rFonts w:eastAsia="Arial" w:cs="Arial"/>
                <w:strike/>
                <w:spacing w:val="-1"/>
              </w:rPr>
              <w:t>d</w:t>
            </w:r>
            <w:r w:rsidRPr="00B55457">
              <w:rPr>
                <w:rFonts w:eastAsia="Arial" w:cs="Arial"/>
                <w:strike/>
                <w:spacing w:val="2"/>
              </w:rPr>
              <w:t>e</w:t>
            </w:r>
            <w:r w:rsidRPr="00B55457">
              <w:rPr>
                <w:rFonts w:eastAsia="Arial" w:cs="Arial"/>
                <w:strike/>
              </w:rPr>
              <w:t>d</w:t>
            </w:r>
            <w:r w:rsidRPr="00B55457">
              <w:rPr>
                <w:rFonts w:eastAsia="Arial" w:cs="Arial"/>
                <w:strike/>
                <w:spacing w:val="-7"/>
              </w:rPr>
              <w:t xml:space="preserve"> </w:t>
            </w:r>
            <w:r w:rsidRPr="00B55457">
              <w:rPr>
                <w:rFonts w:eastAsia="Arial" w:cs="Arial"/>
                <w:strike/>
              </w:rPr>
              <w:t xml:space="preserve">on </w:t>
            </w:r>
            <w:r w:rsidRPr="00B55457">
              <w:rPr>
                <w:rFonts w:eastAsia="Arial" w:cs="Arial"/>
                <w:strike/>
                <w:spacing w:val="1"/>
              </w:rPr>
              <w:t>Ski</w:t>
            </w:r>
            <w:r w:rsidRPr="00B55457">
              <w:rPr>
                <w:rFonts w:eastAsia="Arial" w:cs="Arial"/>
                <w:strike/>
              </w:rPr>
              <w:t>n</w:t>
            </w:r>
            <w:r w:rsidRPr="00B55457">
              <w:rPr>
                <w:rFonts w:eastAsia="Arial" w:cs="Arial"/>
                <w:strike/>
                <w:spacing w:val="-5"/>
              </w:rPr>
              <w:t xml:space="preserve"> </w:t>
            </w:r>
            <w:r w:rsidRPr="00B55457">
              <w:rPr>
                <w:rFonts w:eastAsia="Arial" w:cs="Arial"/>
                <w:strike/>
              </w:rPr>
              <w:t>of</w:t>
            </w:r>
            <w:r w:rsidRPr="00B55457">
              <w:rPr>
                <w:rFonts w:eastAsia="Arial" w:cs="Arial"/>
                <w:strike/>
                <w:spacing w:val="-3"/>
              </w:rPr>
              <w:t xml:space="preserve"> </w:t>
            </w:r>
            <w:r w:rsidRPr="00B55457">
              <w:rPr>
                <w:rFonts w:eastAsia="Arial" w:cs="Arial"/>
                <w:strike/>
                <w:spacing w:val="2"/>
              </w:rPr>
              <w:t>t</w:t>
            </w:r>
            <w:r w:rsidRPr="00B55457">
              <w:rPr>
                <w:rFonts w:eastAsia="Arial" w:cs="Arial"/>
                <w:strike/>
              </w:rPr>
              <w:t>he</w:t>
            </w:r>
            <w:r w:rsidRPr="00B55457">
              <w:rPr>
                <w:rFonts w:eastAsia="Arial" w:cs="Arial"/>
                <w:strike/>
                <w:spacing w:val="-4"/>
              </w:rPr>
              <w:t xml:space="preserve"> </w:t>
            </w:r>
            <w:r w:rsidRPr="00B55457">
              <w:rPr>
                <w:rFonts w:eastAsia="Arial" w:cs="Arial"/>
                <w:strike/>
                <w:spacing w:val="1"/>
              </w:rPr>
              <w:t>E</w:t>
            </w:r>
            <w:r w:rsidRPr="00B55457">
              <w:rPr>
                <w:rFonts w:eastAsia="Arial" w:cs="Arial"/>
                <w:strike/>
              </w:rPr>
              <w:t>a</w:t>
            </w:r>
            <w:r w:rsidRPr="00B55457">
              <w:rPr>
                <w:rFonts w:eastAsia="Arial" w:cs="Arial"/>
                <w:strike/>
                <w:spacing w:val="-2"/>
              </w:rPr>
              <w:t>r</w:t>
            </w:r>
            <w:r w:rsidRPr="00B55457">
              <w:rPr>
                <w:rFonts w:eastAsia="Arial" w:cs="Arial"/>
                <w:strike/>
                <w:spacing w:val="2"/>
              </w:rPr>
              <w:t>t</w:t>
            </w:r>
            <w:r w:rsidRPr="00B55457">
              <w:rPr>
                <w:rFonts w:eastAsia="Arial" w:cs="Arial"/>
                <w:strike/>
              </w:rPr>
              <w:t>h</w:t>
            </w:r>
            <w:r w:rsidRPr="00B55457">
              <w:rPr>
                <w:rFonts w:eastAsia="Arial" w:cs="Arial"/>
                <w:strike/>
                <w:spacing w:val="-1"/>
              </w:rPr>
              <w:t xml:space="preserve"> </w:t>
            </w:r>
            <w:r w:rsidRPr="00B55457">
              <w:rPr>
                <w:rFonts w:eastAsia="Arial" w:cs="Arial"/>
                <w:strike/>
              </w:rPr>
              <w:t>a</w:t>
            </w:r>
            <w:r w:rsidRPr="00B55457">
              <w:rPr>
                <w:rFonts w:eastAsia="Arial" w:cs="Arial"/>
                <w:strike/>
                <w:spacing w:val="-1"/>
              </w:rPr>
              <w:t>n</w:t>
            </w:r>
            <w:r w:rsidRPr="00B55457">
              <w:rPr>
                <w:rFonts w:eastAsia="Arial" w:cs="Arial"/>
                <w:strike/>
              </w:rPr>
              <w:t>d</w:t>
            </w:r>
            <w:r w:rsidRPr="00B55457">
              <w:rPr>
                <w:rFonts w:eastAsia="Arial" w:cs="Arial"/>
                <w:strike/>
                <w:spacing w:val="-3"/>
              </w:rPr>
              <w:t xml:space="preserve"> </w:t>
            </w:r>
            <w:r w:rsidRPr="00B55457">
              <w:rPr>
                <w:rFonts w:eastAsia="Arial" w:cs="Arial"/>
                <w:strike/>
                <w:spacing w:val="1"/>
              </w:rPr>
              <w:t>M</w:t>
            </w:r>
            <w:r w:rsidRPr="00B55457">
              <w:rPr>
                <w:rFonts w:eastAsia="Arial" w:cs="Arial"/>
                <w:strike/>
              </w:rPr>
              <w:t>e</w:t>
            </w:r>
            <w:r w:rsidRPr="00B55457">
              <w:rPr>
                <w:rFonts w:eastAsia="Arial" w:cs="Arial"/>
                <w:strike/>
                <w:spacing w:val="2"/>
              </w:rPr>
              <w:t>t</w:t>
            </w:r>
            <w:r w:rsidRPr="00B55457">
              <w:rPr>
                <w:rFonts w:eastAsia="Arial" w:cs="Arial"/>
                <w:strike/>
              </w:rPr>
              <w:t>a</w:t>
            </w:r>
            <w:r w:rsidRPr="00B55457">
              <w:rPr>
                <w:rFonts w:eastAsia="Arial" w:cs="Arial"/>
                <w:strike/>
                <w:spacing w:val="-7"/>
              </w:rPr>
              <w:t xml:space="preserve"> </w:t>
            </w:r>
            <w:r w:rsidRPr="00B55457">
              <w:rPr>
                <w:rFonts w:eastAsia="Arial" w:cs="Arial"/>
                <w:strike/>
                <w:spacing w:val="2"/>
              </w:rPr>
              <w:t>f</w:t>
            </w:r>
            <w:r w:rsidRPr="00B55457">
              <w:rPr>
                <w:rFonts w:eastAsia="Arial" w:cs="Arial"/>
                <w:strike/>
              </w:rPr>
              <w:t>e</w:t>
            </w:r>
            <w:r w:rsidRPr="00B55457">
              <w:rPr>
                <w:rFonts w:eastAsia="Arial" w:cs="Arial"/>
                <w:strike/>
                <w:spacing w:val="-1"/>
              </w:rPr>
              <w:t>a</w:t>
            </w:r>
            <w:r w:rsidRPr="00B55457">
              <w:rPr>
                <w:rFonts w:eastAsia="Arial" w:cs="Arial"/>
                <w:strike/>
                <w:spacing w:val="2"/>
              </w:rPr>
              <w:t>t</w:t>
            </w:r>
            <w:r w:rsidRPr="00B55457">
              <w:rPr>
                <w:rFonts w:eastAsia="Arial" w:cs="Arial"/>
                <w:strike/>
              </w:rPr>
              <w:t>ure</w:t>
            </w:r>
            <w:r w:rsidRPr="00B55457">
              <w:rPr>
                <w:rFonts w:eastAsia="Arial" w:cs="Arial"/>
                <w:strike/>
                <w:spacing w:val="1"/>
              </w:rPr>
              <w:t>s</w:t>
            </w:r>
            <w:r w:rsidRPr="00B55457">
              <w:rPr>
                <w:rFonts w:eastAsia="Arial" w:cs="Arial"/>
                <w:strike/>
              </w:rPr>
              <w:t>.</w:t>
            </w:r>
            <w:r w:rsidR="00B55457">
              <w:rPr>
                <w:rFonts w:eastAsia="Arial" w:cs="Arial"/>
                <w:strike/>
              </w:rPr>
              <w:t xml:space="preserve"> </w:t>
            </w:r>
            <w:r w:rsidR="00B55457">
              <w:rPr>
                <w:rFonts w:eastAsia="Arial" w:cs="Arial"/>
              </w:rPr>
              <w:t>(S-131 does not define skin of the earth features.)</w:t>
            </w:r>
          </w:p>
          <w:p w14:paraId="076FD90C" w14:textId="574B9E8B" w:rsidR="0047219A" w:rsidRDefault="0047219A" w:rsidP="0047219A">
            <w:pPr>
              <w:spacing w:before="8" w:after="0" w:line="232" w:lineRule="exact"/>
              <w:ind w:left="340" w:right="57" w:hanging="240"/>
              <w:rPr>
                <w:rFonts w:eastAsia="Arial" w:cs="Arial"/>
              </w:rPr>
            </w:pPr>
            <w:r>
              <w:rPr>
                <w:rFonts w:ascii="Symbol" w:eastAsia="Symbol" w:hAnsi="Symbol" w:cs="Symbol"/>
              </w:rPr>
              <w:t></w:t>
            </w:r>
            <w:r>
              <w:rPr>
                <w:rFonts w:ascii="Times New Roman" w:eastAsia="Times New Roman" w:hAnsi="Times New Roman"/>
              </w:rPr>
              <w:t xml:space="preserve"> </w:t>
            </w:r>
            <w:r>
              <w:rPr>
                <w:rFonts w:ascii="Times New Roman" w:eastAsia="Times New Roman" w:hAnsi="Times New Roman"/>
                <w:spacing w:val="47"/>
              </w:rPr>
              <w:t xml:space="preserve"> </w:t>
            </w:r>
            <w:r>
              <w:rPr>
                <w:rFonts w:eastAsia="Arial" w:cs="Arial"/>
              </w:rPr>
              <w:t>If</w:t>
            </w:r>
            <w:r>
              <w:rPr>
                <w:rFonts w:eastAsia="Arial" w:cs="Arial"/>
                <w:spacing w:val="5"/>
              </w:rPr>
              <w:t xml:space="preserve"> </w:t>
            </w:r>
            <w:r>
              <w:rPr>
                <w:rFonts w:eastAsia="Arial" w:cs="Arial"/>
                <w:spacing w:val="2"/>
              </w:rPr>
              <w:t>t</w:t>
            </w:r>
            <w:r>
              <w:rPr>
                <w:rFonts w:eastAsia="Arial" w:cs="Arial"/>
              </w:rPr>
              <w:t>he</w:t>
            </w:r>
            <w:r>
              <w:rPr>
                <w:rFonts w:eastAsia="Arial" w:cs="Arial"/>
                <w:spacing w:val="3"/>
              </w:rPr>
              <w:t xml:space="preserve"> </w:t>
            </w:r>
            <w:r>
              <w:rPr>
                <w:rFonts w:eastAsia="Arial" w:cs="Arial"/>
                <w:spacing w:val="1"/>
              </w:rPr>
              <w:t>s</w:t>
            </w:r>
            <w:r>
              <w:rPr>
                <w:rFonts w:eastAsia="Arial" w:cs="Arial"/>
              </w:rPr>
              <w:t>a</w:t>
            </w:r>
            <w:r>
              <w:rPr>
                <w:rFonts w:eastAsia="Arial" w:cs="Arial"/>
                <w:spacing w:val="2"/>
              </w:rPr>
              <w:t>m</w:t>
            </w:r>
            <w:r>
              <w:rPr>
                <w:rFonts w:eastAsia="Arial" w:cs="Arial"/>
              </w:rPr>
              <w:t>e</w:t>
            </w:r>
            <w:r>
              <w:rPr>
                <w:rFonts w:eastAsia="Arial" w:cs="Arial"/>
                <w:spacing w:val="1"/>
              </w:rPr>
              <w:t xml:space="preserve"> </w:t>
            </w:r>
            <w:r>
              <w:rPr>
                <w:rFonts w:eastAsia="Arial" w:cs="Arial"/>
                <w:spacing w:val="2"/>
              </w:rPr>
              <w:t>f</w:t>
            </w:r>
            <w:r>
              <w:rPr>
                <w:rFonts w:eastAsia="Arial" w:cs="Arial"/>
              </w:rPr>
              <w:t>e</w:t>
            </w:r>
            <w:r>
              <w:rPr>
                <w:rFonts w:eastAsia="Arial" w:cs="Arial"/>
                <w:spacing w:val="-3"/>
              </w:rPr>
              <w:t>a</w:t>
            </w:r>
            <w:r>
              <w:rPr>
                <w:rFonts w:eastAsia="Arial" w:cs="Arial"/>
                <w:spacing w:val="2"/>
              </w:rPr>
              <w:t>t</w:t>
            </w:r>
            <w:r>
              <w:rPr>
                <w:rFonts w:eastAsia="Arial" w:cs="Arial"/>
              </w:rPr>
              <w:t>ure</w:t>
            </w:r>
            <w:r>
              <w:rPr>
                <w:rFonts w:eastAsia="Arial" w:cs="Arial"/>
                <w:spacing w:val="1"/>
              </w:rPr>
              <w:t xml:space="preserve"> </w:t>
            </w:r>
            <w:r>
              <w:rPr>
                <w:rFonts w:eastAsia="Arial" w:cs="Arial"/>
              </w:rPr>
              <w:t>e</w:t>
            </w:r>
            <w:r>
              <w:rPr>
                <w:rFonts w:eastAsia="Arial" w:cs="Arial"/>
                <w:spacing w:val="-2"/>
              </w:rPr>
              <w:t>x</w:t>
            </w:r>
            <w:r>
              <w:rPr>
                <w:rFonts w:eastAsia="Arial" w:cs="Arial"/>
                <w:spacing w:val="1"/>
              </w:rPr>
              <w:t>is</w:t>
            </w:r>
            <w:r>
              <w:rPr>
                <w:rFonts w:eastAsia="Arial" w:cs="Arial"/>
                <w:spacing w:val="2"/>
              </w:rPr>
              <w:t>t</w:t>
            </w:r>
            <w:r>
              <w:rPr>
                <w:rFonts w:eastAsia="Arial" w:cs="Arial"/>
              </w:rPr>
              <w:t xml:space="preserve">s </w:t>
            </w:r>
            <w:r>
              <w:rPr>
                <w:rFonts w:eastAsia="Arial" w:cs="Arial"/>
                <w:spacing w:val="-1"/>
              </w:rPr>
              <w:t>i</w:t>
            </w:r>
            <w:r>
              <w:rPr>
                <w:rFonts w:eastAsia="Arial" w:cs="Arial"/>
              </w:rPr>
              <w:t>n</w:t>
            </w:r>
            <w:r>
              <w:rPr>
                <w:rFonts w:eastAsia="Arial" w:cs="Arial"/>
                <w:spacing w:val="8"/>
              </w:rPr>
              <w:t xml:space="preserve"> </w:t>
            </w:r>
            <w:r>
              <w:rPr>
                <w:rFonts w:eastAsia="Arial" w:cs="Arial"/>
              </w:rPr>
              <w:t>d</w:t>
            </w:r>
            <w:r>
              <w:rPr>
                <w:rFonts w:eastAsia="Arial" w:cs="Arial"/>
                <w:spacing w:val="-1"/>
              </w:rPr>
              <w:t>a</w:t>
            </w:r>
            <w:r>
              <w:rPr>
                <w:rFonts w:eastAsia="Arial" w:cs="Arial"/>
                <w:spacing w:val="2"/>
              </w:rPr>
              <w:t>t</w:t>
            </w:r>
            <w:r>
              <w:rPr>
                <w:rFonts w:eastAsia="Arial" w:cs="Arial"/>
              </w:rPr>
              <w:t>a</w:t>
            </w:r>
            <w:r>
              <w:rPr>
                <w:rFonts w:eastAsia="Arial" w:cs="Arial"/>
                <w:spacing w:val="1"/>
              </w:rPr>
              <w:t>s</w:t>
            </w:r>
            <w:r>
              <w:rPr>
                <w:rFonts w:eastAsia="Arial" w:cs="Arial"/>
              </w:rPr>
              <w:t>e</w:t>
            </w:r>
            <w:r>
              <w:rPr>
                <w:rFonts w:eastAsia="Arial" w:cs="Arial"/>
                <w:spacing w:val="2"/>
              </w:rPr>
              <w:t>t</w:t>
            </w:r>
            <w:r>
              <w:rPr>
                <w:rFonts w:eastAsia="Arial" w:cs="Arial"/>
              </w:rPr>
              <w:t>s of</w:t>
            </w:r>
            <w:r>
              <w:rPr>
                <w:rFonts w:eastAsia="Arial" w:cs="Arial"/>
                <w:spacing w:val="4"/>
              </w:rPr>
              <w:t xml:space="preserve"> </w:t>
            </w:r>
            <w:r>
              <w:rPr>
                <w:rFonts w:eastAsia="Arial" w:cs="Arial"/>
              </w:rPr>
              <w:t>d</w:t>
            </w:r>
            <w:r>
              <w:rPr>
                <w:rFonts w:eastAsia="Arial" w:cs="Arial"/>
                <w:spacing w:val="-1"/>
              </w:rPr>
              <w:t>i</w:t>
            </w:r>
            <w:r>
              <w:rPr>
                <w:rFonts w:eastAsia="Arial" w:cs="Arial"/>
                <w:spacing w:val="2"/>
              </w:rPr>
              <w:t>ff</w:t>
            </w:r>
            <w:r>
              <w:rPr>
                <w:rFonts w:eastAsia="Arial" w:cs="Arial"/>
              </w:rPr>
              <w:t>erent</w:t>
            </w:r>
            <w:r>
              <w:rPr>
                <w:rFonts w:eastAsia="Arial" w:cs="Arial"/>
                <w:spacing w:val="1"/>
              </w:rPr>
              <w:t xml:space="preserve"> </w:t>
            </w:r>
            <w:r>
              <w:rPr>
                <w:rFonts w:eastAsia="Arial" w:cs="Arial"/>
                <w:spacing w:val="2"/>
              </w:rPr>
              <w:t>m</w:t>
            </w:r>
            <w:r>
              <w:rPr>
                <w:rFonts w:eastAsia="Arial" w:cs="Arial"/>
              </w:rPr>
              <w:t>a</w:t>
            </w:r>
            <w:r>
              <w:rPr>
                <w:rFonts w:eastAsia="Arial" w:cs="Arial"/>
                <w:spacing w:val="-2"/>
              </w:rPr>
              <w:t>x</w:t>
            </w:r>
            <w:r>
              <w:rPr>
                <w:rFonts w:eastAsia="Arial" w:cs="Arial"/>
                <w:spacing w:val="-1"/>
              </w:rPr>
              <w:t>i</w:t>
            </w:r>
            <w:r>
              <w:rPr>
                <w:rFonts w:eastAsia="Arial" w:cs="Arial"/>
                <w:spacing w:val="2"/>
              </w:rPr>
              <w:t>m</w:t>
            </w:r>
            <w:r>
              <w:rPr>
                <w:rFonts w:eastAsia="Arial" w:cs="Arial"/>
              </w:rPr>
              <w:t>um</w:t>
            </w:r>
            <w:r>
              <w:rPr>
                <w:rFonts w:eastAsia="Arial" w:cs="Arial"/>
                <w:spacing w:val="-1"/>
              </w:rPr>
              <w:t xml:space="preserve"> </w:t>
            </w:r>
            <w:r>
              <w:rPr>
                <w:rFonts w:eastAsia="Arial" w:cs="Arial"/>
              </w:rPr>
              <w:t>d</w:t>
            </w:r>
            <w:r>
              <w:rPr>
                <w:rFonts w:eastAsia="Arial" w:cs="Arial"/>
                <w:spacing w:val="1"/>
              </w:rPr>
              <w:t>is</w:t>
            </w:r>
            <w:r>
              <w:rPr>
                <w:rFonts w:eastAsia="Arial" w:cs="Arial"/>
                <w:spacing w:val="-3"/>
              </w:rPr>
              <w:t>p</w:t>
            </w:r>
            <w:r>
              <w:rPr>
                <w:rFonts w:eastAsia="Arial" w:cs="Arial"/>
                <w:spacing w:val="1"/>
              </w:rPr>
              <w:t>l</w:t>
            </w:r>
            <w:r>
              <w:rPr>
                <w:rFonts w:eastAsia="Arial" w:cs="Arial"/>
              </w:rPr>
              <w:t>ay</w:t>
            </w:r>
            <w:r>
              <w:rPr>
                <w:rFonts w:eastAsia="Arial" w:cs="Arial"/>
                <w:spacing w:val="-1"/>
              </w:rPr>
              <w:t xml:space="preserve"> </w:t>
            </w:r>
            <w:r>
              <w:rPr>
                <w:rFonts w:eastAsia="Arial" w:cs="Arial"/>
                <w:spacing w:val="1"/>
              </w:rPr>
              <w:t>sc</w:t>
            </w:r>
            <w:r>
              <w:rPr>
                <w:rFonts w:eastAsia="Arial" w:cs="Arial"/>
              </w:rPr>
              <w:t>a</w:t>
            </w:r>
            <w:r>
              <w:rPr>
                <w:rFonts w:eastAsia="Arial" w:cs="Arial"/>
                <w:spacing w:val="1"/>
              </w:rPr>
              <w:t>l</w:t>
            </w:r>
            <w:r>
              <w:rPr>
                <w:rFonts w:eastAsia="Arial" w:cs="Arial"/>
                <w:spacing w:val="3"/>
              </w:rPr>
              <w:t>e</w:t>
            </w:r>
            <w:r>
              <w:rPr>
                <w:rFonts w:eastAsia="Arial" w:cs="Arial"/>
                <w:spacing w:val="1"/>
              </w:rPr>
              <w:t>s</w:t>
            </w:r>
            <w:r>
              <w:rPr>
                <w:rFonts w:eastAsia="Arial" w:cs="Arial"/>
              </w:rPr>
              <w:t xml:space="preserve">, </w:t>
            </w:r>
            <w:r>
              <w:rPr>
                <w:rFonts w:eastAsia="Arial" w:cs="Arial"/>
                <w:spacing w:val="2"/>
              </w:rPr>
              <w:t>t</w:t>
            </w:r>
            <w:r>
              <w:rPr>
                <w:rFonts w:eastAsia="Arial" w:cs="Arial"/>
              </w:rPr>
              <w:t>he</w:t>
            </w:r>
            <w:r>
              <w:rPr>
                <w:rFonts w:eastAsia="Arial" w:cs="Arial"/>
                <w:spacing w:val="3"/>
              </w:rPr>
              <w:t xml:space="preserve"> </w:t>
            </w:r>
            <w:r>
              <w:rPr>
                <w:rFonts w:eastAsia="Arial" w:cs="Arial"/>
                <w:spacing w:val="1"/>
              </w:rPr>
              <w:t>s</w:t>
            </w:r>
            <w:r>
              <w:rPr>
                <w:rFonts w:eastAsia="Arial" w:cs="Arial"/>
                <w:spacing w:val="-3"/>
              </w:rPr>
              <w:t>a</w:t>
            </w:r>
            <w:r>
              <w:rPr>
                <w:rFonts w:eastAsia="Arial" w:cs="Arial"/>
                <w:spacing w:val="2"/>
              </w:rPr>
              <w:t>m</w:t>
            </w:r>
            <w:r>
              <w:rPr>
                <w:rFonts w:eastAsia="Arial" w:cs="Arial"/>
              </w:rPr>
              <w:t>e</w:t>
            </w:r>
            <w:r>
              <w:rPr>
                <w:rFonts w:eastAsia="Arial" w:cs="Arial"/>
                <w:spacing w:val="3"/>
              </w:rPr>
              <w:t xml:space="preserve"> </w:t>
            </w:r>
            <w:r>
              <w:rPr>
                <w:rFonts w:eastAsia="Arial" w:cs="Arial"/>
                <w:b/>
                <w:bCs/>
              </w:rPr>
              <w:t>s</w:t>
            </w:r>
            <w:r>
              <w:rPr>
                <w:rFonts w:eastAsia="Arial" w:cs="Arial"/>
                <w:b/>
                <w:bCs/>
                <w:spacing w:val="-1"/>
              </w:rPr>
              <w:t>c</w:t>
            </w:r>
            <w:r>
              <w:rPr>
                <w:rFonts w:eastAsia="Arial" w:cs="Arial"/>
                <w:b/>
                <w:bCs/>
              </w:rPr>
              <w:t>ale</w:t>
            </w:r>
            <w:r>
              <w:rPr>
                <w:rFonts w:eastAsia="Arial" w:cs="Arial"/>
                <w:b/>
                <w:bCs/>
                <w:spacing w:val="1"/>
              </w:rPr>
              <w:t xml:space="preserve"> </w:t>
            </w:r>
            <w:r>
              <w:rPr>
                <w:rFonts w:eastAsia="Arial" w:cs="Arial"/>
                <w:b/>
                <w:bCs/>
              </w:rPr>
              <w:t>mi</w:t>
            </w:r>
            <w:r>
              <w:rPr>
                <w:rFonts w:eastAsia="Arial" w:cs="Arial"/>
                <w:b/>
                <w:bCs/>
                <w:spacing w:val="1"/>
              </w:rPr>
              <w:t>n</w:t>
            </w:r>
            <w:r>
              <w:rPr>
                <w:rFonts w:eastAsia="Arial" w:cs="Arial"/>
                <w:b/>
                <w:bCs/>
              </w:rPr>
              <w:t>im</w:t>
            </w:r>
            <w:r>
              <w:rPr>
                <w:rFonts w:eastAsia="Arial" w:cs="Arial"/>
                <w:b/>
                <w:bCs/>
                <w:spacing w:val="1"/>
              </w:rPr>
              <w:t>u</w:t>
            </w:r>
            <w:r>
              <w:rPr>
                <w:rFonts w:eastAsia="Arial" w:cs="Arial"/>
                <w:b/>
                <w:bCs/>
              </w:rPr>
              <w:t>m</w:t>
            </w:r>
            <w:r>
              <w:rPr>
                <w:rFonts w:eastAsia="Arial" w:cs="Arial"/>
                <w:b/>
                <w:bCs/>
                <w:spacing w:val="-1"/>
              </w:rPr>
              <w:t xml:space="preserve"> </w:t>
            </w:r>
            <w:r>
              <w:rPr>
                <w:rFonts w:eastAsia="Arial" w:cs="Arial"/>
                <w:spacing w:val="6"/>
              </w:rPr>
              <w:t>v</w:t>
            </w:r>
            <w:r>
              <w:rPr>
                <w:rFonts w:eastAsia="Arial" w:cs="Arial"/>
              </w:rPr>
              <w:t>a</w:t>
            </w:r>
            <w:r>
              <w:rPr>
                <w:rFonts w:eastAsia="Arial" w:cs="Arial"/>
                <w:spacing w:val="1"/>
              </w:rPr>
              <w:t>l</w:t>
            </w:r>
            <w:r>
              <w:rPr>
                <w:rFonts w:eastAsia="Arial" w:cs="Arial"/>
              </w:rPr>
              <w:t xml:space="preserve">ue </w:t>
            </w:r>
            <w:r>
              <w:rPr>
                <w:rFonts w:eastAsia="Arial" w:cs="Arial"/>
                <w:spacing w:val="2"/>
              </w:rPr>
              <w:t>m</w:t>
            </w:r>
            <w:r>
              <w:rPr>
                <w:rFonts w:eastAsia="Arial" w:cs="Arial"/>
              </w:rPr>
              <w:t>u</w:t>
            </w:r>
            <w:r>
              <w:rPr>
                <w:rFonts w:eastAsia="Arial" w:cs="Arial"/>
                <w:spacing w:val="1"/>
              </w:rPr>
              <w:t>s</w:t>
            </w:r>
            <w:r>
              <w:rPr>
                <w:rFonts w:eastAsia="Arial" w:cs="Arial"/>
              </w:rPr>
              <w:t>t</w:t>
            </w:r>
            <w:r>
              <w:rPr>
                <w:rFonts w:eastAsia="Arial" w:cs="Arial"/>
                <w:spacing w:val="-2"/>
              </w:rPr>
              <w:t xml:space="preserve"> </w:t>
            </w:r>
            <w:r>
              <w:rPr>
                <w:rFonts w:eastAsia="Arial" w:cs="Arial"/>
              </w:rPr>
              <w:t>be</w:t>
            </w:r>
            <w:r>
              <w:rPr>
                <w:rFonts w:eastAsia="Arial" w:cs="Arial"/>
                <w:spacing w:val="-1"/>
              </w:rPr>
              <w:t xml:space="preserve"> </w:t>
            </w:r>
            <w:r>
              <w:rPr>
                <w:rFonts w:eastAsia="Arial" w:cs="Arial"/>
              </w:rPr>
              <w:t>a</w:t>
            </w:r>
            <w:r>
              <w:rPr>
                <w:rFonts w:eastAsia="Arial" w:cs="Arial"/>
                <w:spacing w:val="-2"/>
              </w:rPr>
              <w:t>s</w:t>
            </w:r>
            <w:r>
              <w:rPr>
                <w:rFonts w:eastAsia="Arial" w:cs="Arial"/>
                <w:spacing w:val="1"/>
              </w:rPr>
              <w:t>si</w:t>
            </w:r>
            <w:r>
              <w:rPr>
                <w:rFonts w:eastAsia="Arial" w:cs="Arial"/>
              </w:rPr>
              <w:t>g</w:t>
            </w:r>
            <w:r>
              <w:rPr>
                <w:rFonts w:eastAsia="Arial" w:cs="Arial"/>
                <w:spacing w:val="-1"/>
              </w:rPr>
              <w:t>n</w:t>
            </w:r>
            <w:r>
              <w:rPr>
                <w:rFonts w:eastAsia="Arial" w:cs="Arial"/>
              </w:rPr>
              <w:t>ed</w:t>
            </w:r>
            <w:r>
              <w:rPr>
                <w:rFonts w:eastAsia="Arial" w:cs="Arial"/>
                <w:spacing w:val="-7"/>
              </w:rPr>
              <w:t xml:space="preserve"> </w:t>
            </w:r>
            <w:r>
              <w:rPr>
                <w:rFonts w:eastAsia="Arial" w:cs="Arial"/>
                <w:spacing w:val="2"/>
              </w:rPr>
              <w:t>t</w:t>
            </w:r>
            <w:r>
              <w:rPr>
                <w:rFonts w:eastAsia="Arial" w:cs="Arial"/>
              </w:rPr>
              <w:t>o</w:t>
            </w:r>
            <w:r>
              <w:rPr>
                <w:rFonts w:eastAsia="Arial" w:cs="Arial"/>
                <w:spacing w:val="-3"/>
              </w:rPr>
              <w:t xml:space="preserve"> </w:t>
            </w:r>
            <w:r>
              <w:rPr>
                <w:rFonts w:eastAsia="Arial" w:cs="Arial"/>
              </w:rPr>
              <w:t>e</w:t>
            </w:r>
            <w:r>
              <w:rPr>
                <w:rFonts w:eastAsia="Arial" w:cs="Arial"/>
                <w:spacing w:val="-1"/>
              </w:rPr>
              <w:t>a</w:t>
            </w:r>
            <w:r>
              <w:rPr>
                <w:rFonts w:eastAsia="Arial" w:cs="Arial"/>
                <w:spacing w:val="1"/>
              </w:rPr>
              <w:t>c</w:t>
            </w:r>
            <w:r>
              <w:rPr>
                <w:rFonts w:eastAsia="Arial" w:cs="Arial"/>
              </w:rPr>
              <w:t>h</w:t>
            </w:r>
            <w:r>
              <w:rPr>
                <w:rFonts w:eastAsia="Arial" w:cs="Arial"/>
                <w:spacing w:val="-3"/>
              </w:rPr>
              <w:t xml:space="preserve"> o</w:t>
            </w:r>
            <w:r>
              <w:rPr>
                <w:rFonts w:eastAsia="Arial" w:cs="Arial"/>
                <w:spacing w:val="1"/>
              </w:rPr>
              <w:t>cc</w:t>
            </w:r>
            <w:r>
              <w:rPr>
                <w:rFonts w:eastAsia="Arial" w:cs="Arial"/>
              </w:rPr>
              <w:t>ur</w:t>
            </w:r>
            <w:r>
              <w:rPr>
                <w:rFonts w:eastAsia="Arial" w:cs="Arial"/>
                <w:spacing w:val="1"/>
              </w:rPr>
              <w:t>r</w:t>
            </w:r>
            <w:r>
              <w:rPr>
                <w:rFonts w:eastAsia="Arial" w:cs="Arial"/>
              </w:rPr>
              <w:t>e</w:t>
            </w:r>
            <w:r>
              <w:rPr>
                <w:rFonts w:eastAsia="Arial" w:cs="Arial"/>
                <w:spacing w:val="-1"/>
              </w:rPr>
              <w:t>n</w:t>
            </w:r>
            <w:r>
              <w:rPr>
                <w:rFonts w:eastAsia="Arial" w:cs="Arial"/>
                <w:spacing w:val="1"/>
              </w:rPr>
              <w:t>c</w:t>
            </w:r>
            <w:r>
              <w:rPr>
                <w:rFonts w:eastAsia="Arial" w:cs="Arial"/>
              </w:rPr>
              <w:t>e</w:t>
            </w:r>
            <w:r>
              <w:rPr>
                <w:rFonts w:eastAsia="Arial" w:cs="Arial"/>
                <w:spacing w:val="-9"/>
              </w:rPr>
              <w:t xml:space="preserve"> </w:t>
            </w:r>
            <w:r>
              <w:rPr>
                <w:rFonts w:eastAsia="Arial" w:cs="Arial"/>
              </w:rPr>
              <w:t>of</w:t>
            </w:r>
            <w:r>
              <w:rPr>
                <w:rFonts w:eastAsia="Arial" w:cs="Arial"/>
                <w:spacing w:val="-3"/>
              </w:rPr>
              <w:t xml:space="preserve"> </w:t>
            </w:r>
            <w:r>
              <w:rPr>
                <w:rFonts w:eastAsia="Arial" w:cs="Arial"/>
                <w:spacing w:val="2"/>
              </w:rPr>
              <w:t>t</w:t>
            </w:r>
            <w:r>
              <w:rPr>
                <w:rFonts w:eastAsia="Arial" w:cs="Arial"/>
              </w:rPr>
              <w:t>he</w:t>
            </w:r>
            <w:r>
              <w:rPr>
                <w:rFonts w:eastAsia="Arial" w:cs="Arial"/>
                <w:spacing w:val="-4"/>
              </w:rPr>
              <w:t xml:space="preserve"> </w:t>
            </w:r>
            <w:r>
              <w:rPr>
                <w:rFonts w:eastAsia="Arial" w:cs="Arial"/>
                <w:spacing w:val="2"/>
              </w:rPr>
              <w:t>f</w:t>
            </w:r>
            <w:r>
              <w:rPr>
                <w:rFonts w:eastAsia="Arial" w:cs="Arial"/>
              </w:rPr>
              <w:t>e</w:t>
            </w:r>
            <w:r>
              <w:rPr>
                <w:rFonts w:eastAsia="Arial" w:cs="Arial"/>
                <w:spacing w:val="5"/>
              </w:rPr>
              <w:t>a</w:t>
            </w:r>
            <w:r>
              <w:rPr>
                <w:rFonts w:eastAsia="Arial" w:cs="Arial"/>
                <w:spacing w:val="2"/>
              </w:rPr>
              <w:t>t</w:t>
            </w:r>
            <w:r>
              <w:rPr>
                <w:rFonts w:eastAsia="Arial" w:cs="Arial"/>
              </w:rPr>
              <w:t>ur</w:t>
            </w:r>
            <w:r>
              <w:rPr>
                <w:rFonts w:eastAsia="Arial" w:cs="Arial"/>
                <w:spacing w:val="-2"/>
              </w:rPr>
              <w:t>e</w:t>
            </w:r>
            <w:r>
              <w:rPr>
                <w:rFonts w:eastAsia="Arial" w:cs="Arial"/>
              </w:rPr>
              <w:t>.</w:t>
            </w:r>
          </w:p>
          <w:p w14:paraId="41E2FCD1" w14:textId="762F5B3E" w:rsidR="0047219A" w:rsidRPr="00B131AF" w:rsidRDefault="0047219A" w:rsidP="00B131AF">
            <w:pPr>
              <w:spacing w:before="120" w:after="120"/>
              <w:rPr>
                <w:rFonts w:cs="Arial"/>
              </w:rPr>
            </w:pPr>
          </w:p>
        </w:tc>
      </w:tr>
    </w:tbl>
    <w:p w14:paraId="5B884FA0" w14:textId="77777777" w:rsidR="00B131AF" w:rsidRPr="00B131AF" w:rsidRDefault="00B131AF" w:rsidP="00B131AF">
      <w:pPr>
        <w:spacing w:before="240"/>
        <w:rPr>
          <w:b/>
        </w:rPr>
      </w:pPr>
    </w:p>
    <w:p w14:paraId="17638AF0" w14:textId="3AF031ED" w:rsidR="00B131AF" w:rsidRPr="00B131AF" w:rsidDel="00B75194" w:rsidRDefault="00B131AF" w:rsidP="00716062">
      <w:pPr>
        <w:pStyle w:val="Heading2"/>
        <w:rPr>
          <w:moveFrom w:id="3663" w:author="Raphael Malyankar" w:date="2022-11-22T00:53:00Z"/>
        </w:rPr>
      </w:pPr>
      <w:moveFromRangeStart w:id="3664" w:author="Raphael Malyankar" w:date="2022-11-22T00:53:00Z" w:name="move119970827"/>
      <w:moveFrom w:id="3665" w:author="Raphael Malyankar" w:date="2022-11-22T00:53:00Z">
        <w:r w:rsidRPr="00B131AF" w:rsidDel="00B75194">
          <w:t>Security-Safety-Emergency Service</w:t>
        </w:r>
      </w:moveFrom>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rsidDel="00B75194" w14:paraId="1AF1CA91" w14:textId="0BC1563F" w:rsidTr="00B131AF">
        <w:tc>
          <w:tcPr>
            <w:tcW w:w="5000" w:type="pct"/>
            <w:shd w:val="clear" w:color="auto" w:fill="auto"/>
          </w:tcPr>
          <w:p w14:paraId="60D5DC8C" w14:textId="13A87233" w:rsidR="00B131AF" w:rsidRPr="00B131AF" w:rsidDel="00B75194" w:rsidRDefault="00B131AF" w:rsidP="00B131AF">
            <w:pPr>
              <w:spacing w:before="120" w:after="120"/>
              <w:rPr>
                <w:moveFrom w:id="3666" w:author="Raphael Malyankar" w:date="2022-11-22T00:53:00Z"/>
                <w:rFonts w:cs="Arial"/>
              </w:rPr>
            </w:pPr>
            <w:moveFrom w:id="3667" w:author="Raphael Malyankar" w:date="2022-11-22T00:53:00Z">
              <w:r w:rsidRPr="00B131AF" w:rsidDel="00B75194">
                <w:rPr>
                  <w:rFonts w:cs="Arial"/>
                  <w:u w:val="single"/>
                </w:rPr>
                <w:t>IHO Definition:</w:t>
              </w:r>
              <w:r w:rsidRPr="00B131AF" w:rsidDel="00B75194">
                <w:rPr>
                  <w:rFonts w:cs="Arial"/>
                </w:rPr>
                <w:t xml:space="preserve"> Protective services, law enforcement, or services for responding to sudden danger.</w:t>
              </w:r>
            </w:moveFrom>
          </w:p>
          <w:p w14:paraId="077ACC04" w14:textId="31380A10" w:rsidR="00B131AF" w:rsidRPr="00B131AF" w:rsidDel="00B75194" w:rsidRDefault="00B131AF" w:rsidP="00B131AF">
            <w:pPr>
              <w:spacing w:before="120" w:after="120"/>
              <w:rPr>
                <w:moveFrom w:id="3668" w:author="Raphael Malyankar" w:date="2022-11-22T00:53:00Z"/>
                <w:rFonts w:cs="Arial"/>
              </w:rPr>
            </w:pPr>
            <w:moveFrom w:id="3669" w:author="Raphael Malyankar" w:date="2022-11-22T00:53:00Z">
              <w:r w:rsidRPr="00B131AF" w:rsidDel="00B75194">
                <w:rPr>
                  <w:rFonts w:cs="Arial"/>
                </w:rPr>
                <w:t xml:space="preserve">1) </w:t>
              </w:r>
              <w:r w:rsidRPr="00B131AF" w:rsidDel="00B75194">
                <w:rPr>
                  <w:rFonts w:cs="Arial"/>
                  <w:b/>
                </w:rPr>
                <w:t>Coast Guard</w:t>
              </w:r>
            </w:moveFrom>
          </w:p>
          <w:p w14:paraId="0CF1712D" w14:textId="6B1F4F19" w:rsidR="00B131AF" w:rsidRPr="00B131AF" w:rsidDel="00B75194" w:rsidRDefault="00B131AF" w:rsidP="00B131AF">
            <w:pPr>
              <w:spacing w:before="120" w:after="120"/>
              <w:rPr>
                <w:moveFrom w:id="3670" w:author="Raphael Malyankar" w:date="2022-11-22T00:53:00Z"/>
                <w:rFonts w:cs="Arial"/>
              </w:rPr>
            </w:pPr>
            <w:moveFrom w:id="3671" w:author="Raphael Malyankar" w:date="2022-11-22T00:53:00Z">
              <w:r w:rsidRPr="00B131AF" w:rsidDel="00B75194">
                <w:rPr>
                  <w:rFonts w:cs="Arial"/>
                </w:rPr>
                <w:t xml:space="preserve">  </w:t>
              </w:r>
              <w:r w:rsidRPr="00B131AF" w:rsidDel="00B75194">
                <w:rPr>
                  <w:rFonts w:cs="Arial"/>
                  <w:u w:val="single"/>
                </w:rPr>
                <w:t>IHO Definition:</w:t>
              </w:r>
              <w:r w:rsidRPr="00B131AF" w:rsidDel="00B75194">
                <w:rPr>
                  <w:rFonts w:cs="Arial"/>
                </w:rPr>
                <w:t xml:space="preserve"> Organization keeping watch on shipping and coastal waters according to governmental law; normally the authority with responsibility for search and rescue.</w:t>
              </w:r>
            </w:moveFrom>
          </w:p>
          <w:p w14:paraId="258F75E9" w14:textId="288DC997" w:rsidR="00B131AF" w:rsidRPr="00B131AF" w:rsidDel="00B75194" w:rsidRDefault="00B131AF" w:rsidP="00B131AF">
            <w:pPr>
              <w:spacing w:before="120" w:after="120"/>
              <w:rPr>
                <w:moveFrom w:id="3672" w:author="Raphael Malyankar" w:date="2022-11-22T00:53:00Z"/>
                <w:rFonts w:cs="Arial"/>
              </w:rPr>
            </w:pPr>
            <w:moveFrom w:id="3673" w:author="Raphael Malyankar" w:date="2022-11-22T00:53:00Z">
              <w:r w:rsidRPr="00B131AF" w:rsidDel="00B75194">
                <w:rPr>
                  <w:rFonts w:cs="Arial"/>
                </w:rPr>
                <w:t xml:space="preserve">2) </w:t>
              </w:r>
              <w:r w:rsidRPr="00B131AF" w:rsidDel="00B75194">
                <w:rPr>
                  <w:rFonts w:cs="Arial"/>
                  <w:b/>
                </w:rPr>
                <w:t>Customs</w:t>
              </w:r>
            </w:moveFrom>
          </w:p>
          <w:p w14:paraId="0BAB25B8" w14:textId="33D4383C" w:rsidR="00B131AF" w:rsidRPr="00B131AF" w:rsidDel="00B75194" w:rsidRDefault="00B131AF" w:rsidP="00B131AF">
            <w:pPr>
              <w:spacing w:before="120" w:after="120"/>
              <w:rPr>
                <w:moveFrom w:id="3674" w:author="Raphael Malyankar" w:date="2022-11-22T00:53:00Z"/>
                <w:rFonts w:cs="Arial"/>
              </w:rPr>
            </w:pPr>
            <w:moveFrom w:id="3675" w:author="Raphael Malyankar" w:date="2022-11-22T00:53:00Z">
              <w:r w:rsidRPr="00B131AF" w:rsidDel="00B75194">
                <w:rPr>
                  <w:rFonts w:cs="Arial"/>
                </w:rPr>
                <w:t xml:space="preserve">  </w:t>
              </w:r>
              <w:r w:rsidRPr="00B131AF" w:rsidDel="00B75194">
                <w:rPr>
                  <w:rFonts w:cs="Arial"/>
                  <w:u w:val="single"/>
                </w:rPr>
                <w:t>IHO Definition:</w:t>
              </w:r>
              <w:r w:rsidRPr="00B131AF" w:rsidDel="00B75194">
                <w:rPr>
                  <w:rFonts w:cs="Arial"/>
                </w:rPr>
                <w:t xml:space="preserve"> The agency or establishment for collecting duties, tolls.</w:t>
              </w:r>
            </w:moveFrom>
          </w:p>
          <w:p w14:paraId="3FD2AE8E" w14:textId="01FB1331" w:rsidR="00B131AF" w:rsidRPr="00B131AF" w:rsidDel="00B75194" w:rsidRDefault="00B131AF" w:rsidP="00B131AF">
            <w:pPr>
              <w:spacing w:before="120" w:after="120"/>
              <w:rPr>
                <w:moveFrom w:id="3676" w:author="Raphael Malyankar" w:date="2022-11-22T00:53:00Z"/>
                <w:rFonts w:cs="Arial"/>
              </w:rPr>
            </w:pPr>
            <w:moveFrom w:id="3677" w:author="Raphael Malyankar" w:date="2022-11-22T00:53:00Z">
              <w:r w:rsidRPr="00B131AF" w:rsidDel="00B75194">
                <w:rPr>
                  <w:rFonts w:cs="Arial"/>
                </w:rPr>
                <w:t xml:space="preserve">3) </w:t>
              </w:r>
              <w:r w:rsidRPr="00B131AF" w:rsidDel="00B75194">
                <w:rPr>
                  <w:rFonts w:cs="Arial"/>
                  <w:b/>
                </w:rPr>
                <w:t>Environmental Emergency Information Centre</w:t>
              </w:r>
            </w:moveFrom>
          </w:p>
          <w:p w14:paraId="107F4598" w14:textId="223E2F58" w:rsidR="00B131AF" w:rsidRPr="00B131AF" w:rsidDel="00B75194" w:rsidRDefault="00B131AF" w:rsidP="00B131AF">
            <w:pPr>
              <w:spacing w:before="120" w:after="120"/>
              <w:rPr>
                <w:moveFrom w:id="3678" w:author="Raphael Malyankar" w:date="2022-11-22T00:53:00Z"/>
                <w:rFonts w:cs="Arial"/>
              </w:rPr>
            </w:pPr>
            <w:moveFrom w:id="3679" w:author="Raphael Malyankar" w:date="2022-11-22T00:53:00Z">
              <w:r w:rsidRPr="00B131AF" w:rsidDel="00B75194">
                <w:rPr>
                  <w:rFonts w:cs="Arial"/>
                </w:rPr>
                <w:t xml:space="preserve">  </w:t>
              </w:r>
              <w:r w:rsidRPr="00B131AF" w:rsidDel="00B75194">
                <w:rPr>
                  <w:rFonts w:cs="Arial"/>
                  <w:u w:val="single"/>
                </w:rPr>
                <w:t>IHO Definition:</w:t>
              </w:r>
              <w:r w:rsidRPr="00B131AF" w:rsidDel="00B75194">
                <w:rPr>
                  <w:rFonts w:cs="Arial"/>
                </w:rPr>
                <w:t xml:space="preserve"> Office for reporting or obtaining information about sudden dangers to the environment such as spillage of polluting or hazardous substances.</w:t>
              </w:r>
            </w:moveFrom>
          </w:p>
          <w:p w14:paraId="7D9DA10C" w14:textId="096D4737" w:rsidR="00B131AF" w:rsidRPr="00B131AF" w:rsidDel="00B75194" w:rsidRDefault="00B131AF" w:rsidP="00B131AF">
            <w:pPr>
              <w:spacing w:before="120" w:after="120"/>
              <w:rPr>
                <w:moveFrom w:id="3680" w:author="Raphael Malyankar" w:date="2022-11-22T00:53:00Z"/>
                <w:rFonts w:cs="Arial"/>
              </w:rPr>
            </w:pPr>
            <w:moveFrom w:id="3681" w:author="Raphael Malyankar" w:date="2022-11-22T00:53:00Z">
              <w:r w:rsidRPr="00B131AF" w:rsidDel="00B75194">
                <w:rPr>
                  <w:rFonts w:cs="Arial"/>
                </w:rPr>
                <w:t xml:space="preserve">4) </w:t>
              </w:r>
              <w:r w:rsidRPr="00B131AF" w:rsidDel="00B75194">
                <w:rPr>
                  <w:rFonts w:cs="Arial"/>
                  <w:b/>
                </w:rPr>
                <w:t>Emergency Coordination Centre</w:t>
              </w:r>
            </w:moveFrom>
          </w:p>
          <w:p w14:paraId="2338387B" w14:textId="38AB131A" w:rsidR="00B131AF" w:rsidRPr="00B131AF" w:rsidDel="00B75194" w:rsidRDefault="00B131AF" w:rsidP="00B131AF">
            <w:pPr>
              <w:spacing w:before="120" w:after="120"/>
              <w:rPr>
                <w:moveFrom w:id="3682" w:author="Raphael Malyankar" w:date="2022-11-22T00:53:00Z"/>
                <w:rFonts w:cs="Arial"/>
              </w:rPr>
            </w:pPr>
            <w:moveFrom w:id="3683" w:author="Raphael Malyankar" w:date="2022-11-22T00:53:00Z">
              <w:r w:rsidRPr="00B131AF" w:rsidDel="00B75194">
                <w:rPr>
                  <w:rFonts w:cs="Arial"/>
                </w:rPr>
                <w:t xml:space="preserve">  </w:t>
              </w:r>
              <w:r w:rsidRPr="00B131AF" w:rsidDel="00B75194">
                <w:rPr>
                  <w:rFonts w:cs="Arial"/>
                  <w:u w:val="single"/>
                </w:rPr>
                <w:t>IHO Definition:</w:t>
              </w:r>
              <w:r w:rsidRPr="00B131AF" w:rsidDel="00B75194">
                <w:rPr>
                  <w:rFonts w:cs="Arial"/>
                </w:rPr>
                <w:t xml:space="preserve"> An office or organisation for reporting or coordinating response to emergencies.</w:t>
              </w:r>
            </w:moveFrom>
          </w:p>
          <w:p w14:paraId="3EDB888C" w14:textId="7F4A7346" w:rsidR="00B131AF" w:rsidRPr="00B131AF" w:rsidDel="00B75194" w:rsidRDefault="00B131AF" w:rsidP="00B131AF">
            <w:pPr>
              <w:spacing w:before="120" w:after="120"/>
              <w:rPr>
                <w:moveFrom w:id="3684" w:author="Raphael Malyankar" w:date="2022-11-22T00:53:00Z"/>
                <w:rFonts w:cs="Arial"/>
              </w:rPr>
            </w:pPr>
            <w:moveFrom w:id="3685" w:author="Raphael Malyankar" w:date="2022-11-22T00:53:00Z">
              <w:r w:rsidRPr="00B131AF" w:rsidDel="00B75194">
                <w:rPr>
                  <w:rFonts w:cs="Arial"/>
                </w:rPr>
                <w:t xml:space="preserve">5) </w:t>
              </w:r>
              <w:r w:rsidRPr="00B131AF" w:rsidDel="00B75194">
                <w:rPr>
                  <w:rFonts w:cs="Arial"/>
                  <w:b/>
                </w:rPr>
                <w:t>Guard and/or Security Service</w:t>
              </w:r>
            </w:moveFrom>
          </w:p>
          <w:p w14:paraId="07122FBD" w14:textId="27E0C9F5" w:rsidR="00B131AF" w:rsidRPr="00B131AF" w:rsidDel="00B75194" w:rsidRDefault="00B131AF" w:rsidP="00B131AF">
            <w:pPr>
              <w:spacing w:before="120" w:after="120"/>
              <w:rPr>
                <w:moveFrom w:id="3686" w:author="Raphael Malyankar" w:date="2022-11-22T00:53:00Z"/>
                <w:rFonts w:cs="Arial"/>
              </w:rPr>
            </w:pPr>
            <w:moveFrom w:id="3687" w:author="Raphael Malyankar" w:date="2022-11-22T00:53:00Z">
              <w:r w:rsidRPr="00B131AF" w:rsidDel="00B75194">
                <w:rPr>
                  <w:rFonts w:cs="Arial"/>
                </w:rPr>
                <w:t xml:space="preserve">  </w:t>
              </w:r>
              <w:r w:rsidRPr="00B131AF" w:rsidDel="00B75194">
                <w:rPr>
                  <w:rFonts w:cs="Arial"/>
                  <w:u w:val="single"/>
                </w:rPr>
                <w:t>IHO Definition:</w:t>
              </w:r>
              <w:r w:rsidRPr="00B131AF" w:rsidDel="00B75194">
                <w:rPr>
                  <w:rFonts w:cs="Arial"/>
                </w:rPr>
                <w:t xml:space="preserve"> A place where a vessel is patrolled by a security service or stored in a secure lockup.</w:t>
              </w:r>
            </w:moveFrom>
          </w:p>
          <w:p w14:paraId="5FBE2712" w14:textId="75530C2C" w:rsidR="00B131AF" w:rsidRPr="00B131AF" w:rsidDel="00B75194" w:rsidRDefault="00B131AF" w:rsidP="00B131AF">
            <w:pPr>
              <w:spacing w:before="120" w:after="120"/>
              <w:rPr>
                <w:moveFrom w:id="3688" w:author="Raphael Malyankar" w:date="2022-11-22T00:53:00Z"/>
                <w:rFonts w:cs="Arial"/>
              </w:rPr>
            </w:pPr>
            <w:moveFrom w:id="3689" w:author="Raphael Malyankar" w:date="2022-11-22T00:53:00Z">
              <w:r w:rsidRPr="00B131AF" w:rsidDel="00B75194">
                <w:rPr>
                  <w:rFonts w:cs="Arial"/>
                </w:rPr>
                <w:t xml:space="preserve">6) </w:t>
              </w:r>
              <w:r w:rsidRPr="00B131AF" w:rsidDel="00B75194">
                <w:rPr>
                  <w:rFonts w:cs="Arial"/>
                  <w:b/>
                </w:rPr>
                <w:t>Immigration</w:t>
              </w:r>
            </w:moveFrom>
          </w:p>
          <w:p w14:paraId="1CEDCD56" w14:textId="05D7E004" w:rsidR="00B131AF" w:rsidRPr="00B131AF" w:rsidDel="00B75194" w:rsidRDefault="00B131AF" w:rsidP="00B131AF">
            <w:pPr>
              <w:spacing w:before="120" w:after="120"/>
              <w:rPr>
                <w:moveFrom w:id="3690" w:author="Raphael Malyankar" w:date="2022-11-22T00:53:00Z"/>
                <w:rFonts w:cs="Arial"/>
              </w:rPr>
            </w:pPr>
            <w:moveFrom w:id="3691" w:author="Raphael Malyankar" w:date="2022-11-22T00:53:00Z">
              <w:r w:rsidRPr="00B131AF" w:rsidDel="00B75194">
                <w:rPr>
                  <w:rFonts w:cs="Arial"/>
                </w:rPr>
                <w:t xml:space="preserve">  </w:t>
              </w:r>
              <w:r w:rsidRPr="00B131AF" w:rsidDel="00B75194">
                <w:rPr>
                  <w:rFonts w:cs="Arial"/>
                  <w:u w:val="single"/>
                </w:rPr>
                <w:t>IHO Definition:</w:t>
              </w:r>
              <w:r w:rsidRPr="00B131AF" w:rsidDel="00B75194">
                <w:rPr>
                  <w:rFonts w:cs="Arial"/>
                </w:rPr>
                <w:t xml:space="preserve"> The authority controlling people entering a country.</w:t>
              </w:r>
            </w:moveFrom>
          </w:p>
          <w:p w14:paraId="69EB1004" w14:textId="76C4A937" w:rsidR="00B131AF" w:rsidRPr="00B131AF" w:rsidDel="00B75194" w:rsidRDefault="00B131AF" w:rsidP="00B131AF">
            <w:pPr>
              <w:spacing w:before="120" w:after="120"/>
              <w:rPr>
                <w:moveFrom w:id="3692" w:author="Raphael Malyankar" w:date="2022-11-22T00:53:00Z"/>
                <w:rFonts w:cs="Arial"/>
              </w:rPr>
            </w:pPr>
            <w:moveFrom w:id="3693" w:author="Raphael Malyankar" w:date="2022-11-22T00:53:00Z">
              <w:r w:rsidRPr="00B131AF" w:rsidDel="00B75194">
                <w:rPr>
                  <w:rFonts w:cs="Arial"/>
                </w:rPr>
                <w:t xml:space="preserve">7) </w:t>
              </w:r>
              <w:r w:rsidRPr="00B131AF" w:rsidDel="00B75194">
                <w:rPr>
                  <w:rFonts w:cs="Arial"/>
                  <w:b/>
                </w:rPr>
                <w:t>Police</w:t>
              </w:r>
            </w:moveFrom>
          </w:p>
          <w:p w14:paraId="79D256FF" w14:textId="3F82B143" w:rsidR="00B131AF" w:rsidRPr="00B131AF" w:rsidDel="00B75194" w:rsidRDefault="00B131AF" w:rsidP="00B131AF">
            <w:pPr>
              <w:spacing w:before="120" w:after="120"/>
              <w:rPr>
                <w:moveFrom w:id="3694" w:author="Raphael Malyankar" w:date="2022-11-22T00:53:00Z"/>
                <w:rFonts w:cs="Arial"/>
              </w:rPr>
            </w:pPr>
            <w:moveFrom w:id="3695" w:author="Raphael Malyankar" w:date="2022-11-22T00:53:00Z">
              <w:r w:rsidRPr="00B131AF" w:rsidDel="00B75194">
                <w:rPr>
                  <w:rFonts w:cs="Arial"/>
                </w:rPr>
                <w:t xml:space="preserve">  </w:t>
              </w:r>
              <w:r w:rsidRPr="00B131AF" w:rsidDel="00B75194">
                <w:rPr>
                  <w:rFonts w:cs="Arial"/>
                  <w:u w:val="single"/>
                </w:rPr>
                <w:t>IHO Definition:</w:t>
              </w:r>
              <w:r w:rsidRPr="00B131AF" w:rsidDel="00B75194">
                <w:rPr>
                  <w:rFonts w:cs="Arial"/>
                </w:rPr>
                <w:t xml:space="preserve"> The department of government, or civil force, charged with maintaining public order.</w:t>
              </w:r>
            </w:moveFrom>
          </w:p>
          <w:p w14:paraId="156063E8" w14:textId="43291464" w:rsidR="00B131AF" w:rsidRPr="00B131AF" w:rsidDel="00B75194" w:rsidRDefault="00B131AF" w:rsidP="00B131AF">
            <w:pPr>
              <w:spacing w:before="120" w:after="120"/>
              <w:rPr>
                <w:moveFrom w:id="3696" w:author="Raphael Malyankar" w:date="2022-11-22T00:53:00Z"/>
                <w:rFonts w:cs="Arial"/>
              </w:rPr>
            </w:pPr>
            <w:moveFrom w:id="3697" w:author="Raphael Malyankar" w:date="2022-11-22T00:53:00Z">
              <w:r w:rsidRPr="00B131AF" w:rsidDel="00B75194">
                <w:rPr>
                  <w:rFonts w:cs="Arial"/>
                </w:rPr>
                <w:t xml:space="preserve">8) </w:t>
              </w:r>
              <w:r w:rsidRPr="00B131AF" w:rsidDel="00B75194">
                <w:rPr>
                  <w:rFonts w:cs="Arial"/>
                  <w:b/>
                </w:rPr>
                <w:t>Sea Rescue Control</w:t>
              </w:r>
            </w:moveFrom>
          </w:p>
          <w:p w14:paraId="2DE58B15" w14:textId="5E71BC8C" w:rsidR="00B131AF" w:rsidRPr="00B131AF" w:rsidDel="00B75194" w:rsidRDefault="00B131AF" w:rsidP="00B131AF">
            <w:pPr>
              <w:spacing w:before="120" w:after="120"/>
              <w:rPr>
                <w:moveFrom w:id="3698" w:author="Raphael Malyankar" w:date="2022-11-22T00:53:00Z"/>
                <w:rFonts w:cs="Arial"/>
              </w:rPr>
            </w:pPr>
            <w:moveFrom w:id="3699" w:author="Raphael Malyankar" w:date="2022-11-22T00:53:00Z">
              <w:r w:rsidRPr="00B131AF" w:rsidDel="00B75194">
                <w:rPr>
                  <w:rFonts w:cs="Arial"/>
                </w:rPr>
                <w:t xml:space="preserve">  </w:t>
              </w:r>
              <w:r w:rsidRPr="00B131AF" w:rsidDel="00B75194">
                <w:rPr>
                  <w:rFonts w:cs="Arial"/>
                  <w:u w:val="single"/>
                </w:rPr>
                <w:t>IHO Definition:</w:t>
              </w:r>
              <w:r w:rsidRPr="00B131AF" w:rsidDel="00B75194">
                <w:rPr>
                  <w:rFonts w:cs="Arial"/>
                </w:rPr>
                <w:t xml:space="preserve"> A unit responsible for promoting efficient organization of search and rescue services and for coordinating the conduct of search and rescue operations within a search and rescue region.</w:t>
              </w:r>
            </w:moveFrom>
          </w:p>
          <w:p w14:paraId="5A156943" w14:textId="4C5B42B7" w:rsidR="00B131AF" w:rsidRPr="00B131AF" w:rsidDel="00B75194" w:rsidRDefault="00B131AF" w:rsidP="00B131AF">
            <w:pPr>
              <w:spacing w:before="120" w:after="120"/>
              <w:rPr>
                <w:moveFrom w:id="3700" w:author="Raphael Malyankar" w:date="2022-11-22T00:53:00Z"/>
                <w:rFonts w:cs="Arial"/>
              </w:rPr>
            </w:pPr>
          </w:p>
          <w:p w14:paraId="027417DE" w14:textId="05F22AC8" w:rsidR="00B131AF" w:rsidRPr="00B131AF" w:rsidDel="00B75194" w:rsidRDefault="00B131AF" w:rsidP="00B131AF">
            <w:pPr>
              <w:spacing w:before="120" w:after="120"/>
              <w:rPr>
                <w:moveFrom w:id="3701" w:author="Raphael Malyankar" w:date="2022-11-22T00:53:00Z"/>
                <w:rFonts w:cs="Arial"/>
              </w:rPr>
            </w:pPr>
            <w:moveFrom w:id="3702" w:author="Raphael Malyankar" w:date="2022-11-22T00:53:00Z">
              <w:r w:rsidRPr="00B131AF" w:rsidDel="00B75194">
                <w:rPr>
                  <w:rFonts w:cs="Arial"/>
                  <w:u w:val="single"/>
                </w:rPr>
                <w:t>Remarks:</w:t>
              </w:r>
            </w:moveFrom>
          </w:p>
          <w:p w14:paraId="3AC46209" w14:textId="19FFF75C" w:rsidR="00B131AF" w:rsidRPr="00B131AF" w:rsidDel="00B75194" w:rsidRDefault="00B131AF" w:rsidP="00B131AF">
            <w:pPr>
              <w:spacing w:before="120" w:after="120"/>
              <w:rPr>
                <w:moveFrom w:id="3703" w:author="Raphael Malyankar" w:date="2022-11-22T00:53:00Z"/>
                <w:rFonts w:cs="Arial"/>
              </w:rPr>
            </w:pPr>
            <w:moveFrom w:id="3704" w:author="Raphael Malyankar" w:date="2022-11-22T00:53:00Z">
              <w:r w:rsidRPr="00B131AF" w:rsidDel="00B75194">
                <w:rPr>
                  <w:rFonts w:cs="Arial"/>
                </w:rPr>
                <w:t xml:space="preserve"> codelistType=openEnumeration</w:t>
              </w:r>
            </w:moveFrom>
          </w:p>
        </w:tc>
      </w:tr>
    </w:tbl>
    <w:p w14:paraId="48F4D83E" w14:textId="13166FDA" w:rsidR="00B131AF" w:rsidRPr="00B131AF" w:rsidDel="00B75194" w:rsidRDefault="00B131AF" w:rsidP="00B131AF">
      <w:pPr>
        <w:spacing w:before="240"/>
        <w:rPr>
          <w:moveFrom w:id="3705" w:author="Raphael Malyankar" w:date="2022-11-22T00:53:00Z"/>
          <w:b/>
        </w:rPr>
      </w:pPr>
      <w:bookmarkStart w:id="3706" w:name="_Toc120064771"/>
      <w:bookmarkStart w:id="3707" w:name="_Toc120214748"/>
      <w:bookmarkEnd w:id="3706"/>
      <w:bookmarkEnd w:id="3707"/>
    </w:p>
    <w:p w14:paraId="7418ABDF" w14:textId="77777777" w:rsidR="00B131AF" w:rsidRPr="00B131AF" w:rsidRDefault="00B131AF" w:rsidP="00716062">
      <w:pPr>
        <w:pStyle w:val="Heading2"/>
      </w:pPr>
      <w:bookmarkStart w:id="3708" w:name="_Toc120214749"/>
      <w:moveFromRangeEnd w:id="3664"/>
      <w:r w:rsidRPr="00B131AF">
        <w:t>Sector Bearing</w:t>
      </w:r>
      <w:bookmarkEnd w:id="3708"/>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4B71D6D4" w14:textId="77777777" w:rsidTr="00B131AF">
        <w:tc>
          <w:tcPr>
            <w:tcW w:w="5000" w:type="pct"/>
            <w:shd w:val="clear" w:color="auto" w:fill="auto"/>
          </w:tcPr>
          <w:p w14:paraId="718672AF"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A sector is the part of a circle between two straight lines drawn from the centre to the circumference. Sector bearing specifies the limit of the sector.</w:t>
            </w:r>
          </w:p>
          <w:p w14:paraId="4DEA9A56" w14:textId="31F79CC4" w:rsidR="00B131AF" w:rsidRPr="00B131AF" w:rsidRDefault="00F87E8F" w:rsidP="00B131AF">
            <w:pPr>
              <w:spacing w:before="120" w:after="120"/>
              <w:rPr>
                <w:rFonts w:cs="Arial"/>
              </w:rPr>
            </w:pPr>
            <w:ins w:id="3709" w:author="Raphael Malyankar" w:date="2022-11-22T00:35:00Z">
              <w:r w:rsidRPr="00F87E8F">
                <w:rPr>
                  <w:rFonts w:cs="Arial"/>
                </w:rPr>
                <w:t xml:space="preserve">Value Type: </w:t>
              </w:r>
            </w:ins>
            <w:ins w:id="3710" w:author="Raphael Malyankar" w:date="2022-11-22T00:36:00Z">
              <w:r w:rsidR="00257099">
                <w:rPr>
                  <w:rFonts w:cs="Arial"/>
                </w:rPr>
                <w:t>real</w:t>
              </w:r>
            </w:ins>
          </w:p>
          <w:p w14:paraId="3C2FAB56" w14:textId="77777777" w:rsidR="00B131AF" w:rsidRPr="00B131AF" w:rsidRDefault="00B131AF" w:rsidP="00B131AF">
            <w:pPr>
              <w:spacing w:before="120" w:after="120"/>
              <w:rPr>
                <w:rFonts w:cs="Arial"/>
              </w:rPr>
            </w:pPr>
            <w:r w:rsidRPr="00B131AF">
              <w:rPr>
                <w:rFonts w:cs="Arial"/>
                <w:u w:val="single"/>
              </w:rPr>
              <w:t>Remarks:</w:t>
            </w:r>
          </w:p>
          <w:p w14:paraId="0BCCD0C5" w14:textId="77777777" w:rsidR="00B131AF" w:rsidRPr="00B131AF" w:rsidRDefault="00B131AF" w:rsidP="00B131AF">
            <w:pPr>
              <w:spacing w:before="120" w:after="120"/>
              <w:rPr>
                <w:rFonts w:cs="Arial"/>
              </w:rPr>
            </w:pPr>
            <w:r w:rsidRPr="00B131AF">
              <w:rPr>
                <w:rFonts w:cs="Arial"/>
              </w:rPr>
              <w:t xml:space="preserve"> The values given to the common limits of adjacent sectors should be identical. The orientation of bearing is from seaward to the central object. This conforms with the method used in 'List of Lights' publications. A generic term such as 'to shore' cannot be used; a specific bearing must be encoded. Where a light sector limit is defined as 'to the shore', it should be encoded using a value that ensures that, when the limit is drawn, it will fall entirely on land.</w:t>
            </w:r>
          </w:p>
        </w:tc>
      </w:tr>
    </w:tbl>
    <w:p w14:paraId="694B64DF" w14:textId="77777777" w:rsidR="00B131AF" w:rsidRPr="00B131AF" w:rsidRDefault="00B131AF" w:rsidP="00B131AF">
      <w:pPr>
        <w:spacing w:before="240"/>
        <w:rPr>
          <w:b/>
        </w:rPr>
      </w:pPr>
    </w:p>
    <w:p w14:paraId="0C69A165" w14:textId="77777777" w:rsidR="00B131AF" w:rsidRPr="00B131AF" w:rsidRDefault="00B131AF" w:rsidP="00716062">
      <w:pPr>
        <w:pStyle w:val="Heading2"/>
      </w:pPr>
      <w:bookmarkStart w:id="3711" w:name="_Toc120214750"/>
      <w:r w:rsidRPr="00B131AF">
        <w:lastRenderedPageBreak/>
        <w:t>Ship Sanitation Control</w:t>
      </w:r>
      <w:bookmarkEnd w:id="3711"/>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1BE688E0" w14:textId="77777777" w:rsidTr="00B131AF">
        <w:tc>
          <w:tcPr>
            <w:tcW w:w="5000" w:type="pct"/>
            <w:shd w:val="clear" w:color="auto" w:fill="auto"/>
          </w:tcPr>
          <w:p w14:paraId="4B616620"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Application of measures to ensure that a vessel is free of disease and disease risks, or issue of completion or exemption certificates for such measures.</w:t>
            </w:r>
          </w:p>
          <w:p w14:paraId="7297A992"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Sanitation Measures Only</w:t>
            </w:r>
          </w:p>
          <w:p w14:paraId="3F513EF9"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Capable of applying measures to ensure that a vessel is free of disease and disease risks, but cannot issue a certificate.</w:t>
            </w:r>
          </w:p>
          <w:p w14:paraId="2AE9B6E4"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Issue SSCC</w:t>
            </w:r>
          </w:p>
          <w:p w14:paraId="631A19E6"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competent authority can issue a Ship Sanitation Control Certificate after satisfactorily completing or supervising the completion of ship sanitation control measures.</w:t>
            </w:r>
          </w:p>
          <w:p w14:paraId="7B607AEC"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Issue SSCEC</w:t>
            </w:r>
          </w:p>
          <w:p w14:paraId="3F589EEE"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competent authority may issue a Ship Sanitation Control Exemption Certificate if it is satisfied that the ship is free of infection and contamination, including vectors and reservoirs</w:t>
            </w:r>
          </w:p>
          <w:p w14:paraId="45D5D937" w14:textId="77777777" w:rsidR="00B131AF" w:rsidRPr="00B131AF" w:rsidRDefault="00B131AF" w:rsidP="00B131AF">
            <w:pPr>
              <w:spacing w:before="120" w:after="120"/>
              <w:rPr>
                <w:rFonts w:cs="Arial"/>
              </w:rPr>
            </w:pPr>
          </w:p>
          <w:p w14:paraId="37FAFB22" w14:textId="77777777" w:rsidR="00B131AF" w:rsidRPr="00B131AF" w:rsidRDefault="00B131AF" w:rsidP="00B131AF">
            <w:pPr>
              <w:spacing w:before="120" w:after="120"/>
              <w:rPr>
                <w:rFonts w:cs="Arial"/>
              </w:rPr>
            </w:pPr>
            <w:r w:rsidRPr="00B131AF">
              <w:rPr>
                <w:rFonts w:cs="Arial"/>
                <w:u w:val="single"/>
              </w:rPr>
              <w:t>Remarks:</w:t>
            </w:r>
          </w:p>
          <w:p w14:paraId="32810D43" w14:textId="77777777" w:rsidR="00B131AF" w:rsidRPr="00B131AF" w:rsidRDefault="00B131AF" w:rsidP="00B131AF">
            <w:pPr>
              <w:spacing w:before="120" w:after="120"/>
              <w:rPr>
                <w:rFonts w:cs="Arial"/>
              </w:rPr>
            </w:pPr>
            <w:r w:rsidRPr="00B131AF">
              <w:rPr>
                <w:rFonts w:cs="Arial"/>
              </w:rPr>
              <w:t>•No remarks.</w:t>
            </w:r>
          </w:p>
        </w:tc>
      </w:tr>
    </w:tbl>
    <w:p w14:paraId="761DC26D" w14:textId="77777777" w:rsidR="00B131AF" w:rsidRPr="00B131AF" w:rsidRDefault="00B131AF" w:rsidP="00B131AF">
      <w:pPr>
        <w:spacing w:before="240"/>
        <w:rPr>
          <w:b/>
        </w:rPr>
      </w:pPr>
    </w:p>
    <w:p w14:paraId="6EB8D39E" w14:textId="77777777" w:rsidR="00B131AF" w:rsidRPr="00B131AF" w:rsidRDefault="00B131AF" w:rsidP="00716062">
      <w:pPr>
        <w:pStyle w:val="Heading2"/>
      </w:pPr>
      <w:bookmarkStart w:id="3712" w:name="_Toc120214751"/>
      <w:r w:rsidRPr="00B131AF">
        <w:t>Signal Frequency</w:t>
      </w:r>
      <w:bookmarkEnd w:id="3712"/>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5E5234F5" w14:textId="77777777" w:rsidTr="00B131AF">
        <w:tc>
          <w:tcPr>
            <w:tcW w:w="5000" w:type="pct"/>
            <w:shd w:val="clear" w:color="auto" w:fill="auto"/>
          </w:tcPr>
          <w:p w14:paraId="439B56B3"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frequency of a signal.</w:t>
            </w:r>
          </w:p>
          <w:p w14:paraId="3959E612" w14:textId="05971BCC" w:rsidR="00B131AF" w:rsidRPr="00B131AF" w:rsidRDefault="00257099" w:rsidP="00B131AF">
            <w:pPr>
              <w:spacing w:before="120" w:after="120"/>
              <w:rPr>
                <w:rFonts w:cs="Arial"/>
              </w:rPr>
            </w:pPr>
            <w:ins w:id="3713" w:author="Raphael Malyankar" w:date="2022-11-22T00:37:00Z">
              <w:r w:rsidRPr="00257099">
                <w:rPr>
                  <w:rFonts w:cs="Arial"/>
                </w:rPr>
                <w:t xml:space="preserve">Value Type: </w:t>
              </w:r>
              <w:r>
                <w:rPr>
                  <w:rFonts w:cs="Arial"/>
                </w:rPr>
                <w:t>integer</w:t>
              </w:r>
            </w:ins>
          </w:p>
          <w:p w14:paraId="48DC2099" w14:textId="77777777" w:rsidR="00B131AF" w:rsidRPr="00B131AF" w:rsidRDefault="00B131AF" w:rsidP="00B131AF">
            <w:pPr>
              <w:spacing w:before="120" w:after="120"/>
              <w:rPr>
                <w:rFonts w:cs="Arial"/>
              </w:rPr>
            </w:pPr>
            <w:r w:rsidRPr="00B131AF">
              <w:rPr>
                <w:rFonts w:cs="Arial"/>
                <w:u w:val="single"/>
              </w:rPr>
              <w:t>Remarks:</w:t>
            </w:r>
          </w:p>
          <w:p w14:paraId="3FDB622D" w14:textId="77777777" w:rsidR="00B131AF" w:rsidRPr="00B131AF" w:rsidRDefault="00B131AF" w:rsidP="00B131AF">
            <w:pPr>
              <w:spacing w:before="120" w:after="120"/>
              <w:rPr>
                <w:rFonts w:cs="Arial"/>
              </w:rPr>
            </w:pPr>
            <w:r w:rsidRPr="00B131AF">
              <w:rPr>
                <w:rFonts w:cs="Arial"/>
              </w:rPr>
              <w:t>•No remarks.</w:t>
            </w:r>
          </w:p>
        </w:tc>
      </w:tr>
    </w:tbl>
    <w:p w14:paraId="12C68854" w14:textId="77777777" w:rsidR="00B131AF" w:rsidRPr="00B131AF" w:rsidRDefault="00B131AF" w:rsidP="00B131AF">
      <w:pPr>
        <w:spacing w:before="240"/>
        <w:rPr>
          <w:b/>
        </w:rPr>
      </w:pPr>
    </w:p>
    <w:p w14:paraId="6568B284" w14:textId="77777777" w:rsidR="00B131AF" w:rsidRPr="00B131AF" w:rsidRDefault="00B131AF" w:rsidP="00716062">
      <w:pPr>
        <w:pStyle w:val="Heading2"/>
      </w:pPr>
      <w:bookmarkStart w:id="3714" w:name="_Toc120214752"/>
      <w:r w:rsidRPr="00B131AF">
        <w:t>Sill Depth</w:t>
      </w:r>
      <w:bookmarkEnd w:id="3714"/>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156F1980" w14:textId="77777777" w:rsidTr="00B131AF">
        <w:tc>
          <w:tcPr>
            <w:tcW w:w="5000" w:type="pct"/>
            <w:shd w:val="clear" w:color="auto" w:fill="auto"/>
          </w:tcPr>
          <w:p w14:paraId="7C954E09"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greatest depth over a sill.</w:t>
            </w:r>
          </w:p>
          <w:p w14:paraId="06DFB88B" w14:textId="58E87638" w:rsidR="00B131AF" w:rsidRPr="00B131AF" w:rsidRDefault="00257099" w:rsidP="00B131AF">
            <w:pPr>
              <w:spacing w:before="120" w:after="120"/>
              <w:rPr>
                <w:rFonts w:cs="Arial"/>
              </w:rPr>
            </w:pPr>
            <w:ins w:id="3715" w:author="Raphael Malyankar" w:date="2022-11-22T00:37:00Z">
              <w:r w:rsidRPr="00257099">
                <w:rPr>
                  <w:rFonts w:cs="Arial"/>
                </w:rPr>
                <w:t xml:space="preserve">Value Type: </w:t>
              </w:r>
              <w:r>
                <w:rPr>
                  <w:rFonts w:cs="Arial"/>
                </w:rPr>
                <w:t>real</w:t>
              </w:r>
            </w:ins>
          </w:p>
          <w:p w14:paraId="4FB756FB" w14:textId="77777777" w:rsidR="00B131AF" w:rsidRPr="00B131AF" w:rsidRDefault="00B131AF" w:rsidP="00B131AF">
            <w:pPr>
              <w:spacing w:before="120" w:after="120"/>
              <w:rPr>
                <w:rFonts w:cs="Arial"/>
              </w:rPr>
            </w:pPr>
            <w:r w:rsidRPr="00B131AF">
              <w:rPr>
                <w:rFonts w:cs="Arial"/>
                <w:u w:val="single"/>
              </w:rPr>
              <w:t>Remarks:</w:t>
            </w:r>
          </w:p>
          <w:p w14:paraId="4790B4A6" w14:textId="77777777" w:rsidR="00B131AF" w:rsidRPr="00B131AF" w:rsidRDefault="00B131AF" w:rsidP="00B131AF">
            <w:pPr>
              <w:spacing w:before="120" w:after="120"/>
              <w:rPr>
                <w:rFonts w:cs="Arial"/>
              </w:rPr>
            </w:pPr>
            <w:r w:rsidRPr="00B131AF">
              <w:rPr>
                <w:rFonts w:cs="Arial"/>
              </w:rPr>
              <w:t>•No remarks.</w:t>
            </w:r>
          </w:p>
        </w:tc>
      </w:tr>
    </w:tbl>
    <w:p w14:paraId="62320B21" w14:textId="77777777" w:rsidR="00B131AF" w:rsidRPr="00B131AF" w:rsidRDefault="00B131AF" w:rsidP="00B131AF">
      <w:pPr>
        <w:spacing w:before="240"/>
        <w:rPr>
          <w:b/>
        </w:rPr>
      </w:pPr>
    </w:p>
    <w:p w14:paraId="34E1E3B4" w14:textId="77777777" w:rsidR="00B131AF" w:rsidRPr="00B131AF" w:rsidRDefault="00B131AF" w:rsidP="00716062">
      <w:pPr>
        <w:pStyle w:val="Heading2"/>
      </w:pPr>
      <w:bookmarkStart w:id="3716" w:name="_Toc120214753"/>
      <w:r w:rsidRPr="00B131AF">
        <w:t>Source</w:t>
      </w:r>
      <w:bookmarkEnd w:id="3716"/>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380F3036" w14:textId="77777777" w:rsidTr="00B131AF">
        <w:tc>
          <w:tcPr>
            <w:tcW w:w="5000" w:type="pct"/>
            <w:shd w:val="clear" w:color="auto" w:fill="auto"/>
          </w:tcPr>
          <w:p w14:paraId="58E94DC0"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publication, document, or reference work from which information comes or is acquired.</w:t>
            </w:r>
          </w:p>
          <w:p w14:paraId="0958A508" w14:textId="788470D4" w:rsidR="00B131AF" w:rsidRPr="00B131AF" w:rsidRDefault="009D7D69" w:rsidP="00B131AF">
            <w:pPr>
              <w:spacing w:before="120" w:after="120"/>
              <w:rPr>
                <w:rFonts w:cs="Arial"/>
              </w:rPr>
            </w:pPr>
            <w:ins w:id="3717" w:author="Raphael Malyankar" w:date="2022-11-22T00:38:00Z">
              <w:r w:rsidRPr="009D7D69">
                <w:rPr>
                  <w:rFonts w:cs="Arial"/>
                </w:rPr>
                <w:t>Value Type: text</w:t>
              </w:r>
            </w:ins>
          </w:p>
          <w:p w14:paraId="28BFD510" w14:textId="77777777" w:rsidR="00B131AF" w:rsidRPr="00B131AF" w:rsidRDefault="00B131AF" w:rsidP="00B131AF">
            <w:pPr>
              <w:spacing w:before="120" w:after="120"/>
              <w:rPr>
                <w:rFonts w:cs="Arial"/>
              </w:rPr>
            </w:pPr>
            <w:r w:rsidRPr="00B131AF">
              <w:rPr>
                <w:rFonts w:cs="Arial"/>
                <w:u w:val="single"/>
              </w:rPr>
              <w:t>Remarks:</w:t>
            </w:r>
          </w:p>
          <w:p w14:paraId="625D8048" w14:textId="77777777" w:rsidR="00B131AF" w:rsidRPr="00B131AF" w:rsidRDefault="00B131AF" w:rsidP="00B131AF">
            <w:pPr>
              <w:spacing w:before="120" w:after="120"/>
              <w:rPr>
                <w:rFonts w:cs="Arial"/>
              </w:rPr>
            </w:pPr>
            <w:r w:rsidRPr="00B131AF">
              <w:rPr>
                <w:rFonts w:cs="Arial"/>
              </w:rPr>
              <w:t xml:space="preserve"> May be populated with the corresponding paper chart Notice to Mariners numbers, although other references are permitted.</w:t>
            </w:r>
          </w:p>
        </w:tc>
      </w:tr>
    </w:tbl>
    <w:p w14:paraId="39B94A3B" w14:textId="77777777" w:rsidR="00B131AF" w:rsidRPr="00B131AF" w:rsidRDefault="00B131AF" w:rsidP="00B131AF">
      <w:pPr>
        <w:spacing w:before="240"/>
        <w:rPr>
          <w:b/>
        </w:rPr>
      </w:pPr>
    </w:p>
    <w:p w14:paraId="14617F45" w14:textId="77777777" w:rsidR="00B131AF" w:rsidRPr="00B131AF" w:rsidRDefault="00B131AF" w:rsidP="00716062">
      <w:pPr>
        <w:pStyle w:val="Heading2"/>
      </w:pPr>
      <w:bookmarkStart w:id="3718" w:name="_Toc120214754"/>
      <w:r w:rsidRPr="00B131AF">
        <w:t>Source Date</w:t>
      </w:r>
      <w:bookmarkEnd w:id="3718"/>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1D51C093" w14:textId="77777777" w:rsidTr="00B131AF">
        <w:tc>
          <w:tcPr>
            <w:tcW w:w="5000" w:type="pct"/>
            <w:shd w:val="clear" w:color="auto" w:fill="auto"/>
          </w:tcPr>
          <w:p w14:paraId="7B5C38A1"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production date of the source; for example the date of measurement.</w:t>
            </w:r>
          </w:p>
          <w:p w14:paraId="1BF56C08" w14:textId="33CEBC43" w:rsidR="00B131AF" w:rsidRPr="00B131AF" w:rsidRDefault="009D7D69" w:rsidP="00B131AF">
            <w:pPr>
              <w:spacing w:before="120" w:after="120"/>
              <w:rPr>
                <w:rFonts w:cs="Arial"/>
              </w:rPr>
            </w:pPr>
            <w:ins w:id="3719" w:author="Raphael Malyankar" w:date="2022-11-22T00:38:00Z">
              <w:r w:rsidRPr="009D7D69">
                <w:rPr>
                  <w:rFonts w:cs="Arial"/>
                </w:rPr>
                <w:t>Value Type: date</w:t>
              </w:r>
            </w:ins>
          </w:p>
          <w:p w14:paraId="313E25FB" w14:textId="77777777" w:rsidR="00B131AF" w:rsidRPr="00B131AF" w:rsidRDefault="00B131AF" w:rsidP="00B131AF">
            <w:pPr>
              <w:spacing w:before="120" w:after="120"/>
              <w:rPr>
                <w:rFonts w:cs="Arial"/>
              </w:rPr>
            </w:pPr>
            <w:r w:rsidRPr="00B131AF">
              <w:rPr>
                <w:rFonts w:cs="Arial"/>
                <w:u w:val="single"/>
              </w:rPr>
              <w:t>Remarks:</w:t>
            </w:r>
          </w:p>
          <w:p w14:paraId="3843D511" w14:textId="77777777" w:rsidR="00B131AF" w:rsidRPr="00B131AF" w:rsidRDefault="00B131AF" w:rsidP="00B131AF">
            <w:pPr>
              <w:spacing w:before="120" w:after="120"/>
              <w:rPr>
                <w:rFonts w:cs="Arial"/>
              </w:rPr>
            </w:pPr>
            <w:r w:rsidRPr="00B131AF">
              <w:rPr>
                <w:rFonts w:cs="Arial"/>
              </w:rPr>
              <w:t>•No remarks.</w:t>
            </w:r>
          </w:p>
        </w:tc>
      </w:tr>
    </w:tbl>
    <w:p w14:paraId="6455813F" w14:textId="77777777" w:rsidR="00B131AF" w:rsidRPr="00B131AF" w:rsidRDefault="00B131AF" w:rsidP="00B131AF">
      <w:pPr>
        <w:spacing w:before="240"/>
        <w:rPr>
          <w:b/>
        </w:rPr>
      </w:pPr>
    </w:p>
    <w:p w14:paraId="3F4C306B" w14:textId="77777777" w:rsidR="00B131AF" w:rsidRPr="00B131AF" w:rsidRDefault="00B131AF" w:rsidP="00716062">
      <w:pPr>
        <w:pStyle w:val="Heading2"/>
      </w:pPr>
      <w:bookmarkStart w:id="3720" w:name="_Toc120214755"/>
      <w:r w:rsidRPr="00B131AF">
        <w:t>Source Type</w:t>
      </w:r>
      <w:bookmarkEnd w:id="3720"/>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760A1A7A" w14:textId="77777777" w:rsidTr="00B131AF">
        <w:tc>
          <w:tcPr>
            <w:tcW w:w="5000" w:type="pct"/>
            <w:shd w:val="clear" w:color="auto" w:fill="auto"/>
          </w:tcPr>
          <w:p w14:paraId="68EA4D3D"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Type of the source.</w:t>
            </w:r>
          </w:p>
          <w:p w14:paraId="7FA20B3A"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Law or Regulation</w:t>
            </w:r>
          </w:p>
          <w:p w14:paraId="0695A9C2"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Treaty, convention, or international agreement; law or regulation issued by a national or other authority.</w:t>
            </w:r>
          </w:p>
          <w:p w14:paraId="369E2A5B"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Official Publication</w:t>
            </w:r>
          </w:p>
          <w:p w14:paraId="6CCBA558"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Publication not having the force of law, issued by an international organisation or a national or local administration.</w:t>
            </w:r>
          </w:p>
          <w:p w14:paraId="5B931B53" w14:textId="77777777" w:rsidR="00B131AF" w:rsidRPr="00B131AF" w:rsidRDefault="00B131AF" w:rsidP="00B131AF">
            <w:pPr>
              <w:spacing w:before="120" w:after="120"/>
              <w:rPr>
                <w:rFonts w:cs="Arial"/>
              </w:rPr>
            </w:pPr>
            <w:r w:rsidRPr="00B131AF">
              <w:rPr>
                <w:rFonts w:cs="Arial"/>
              </w:rPr>
              <w:t xml:space="preserve">7) </w:t>
            </w:r>
            <w:r w:rsidRPr="00B131AF">
              <w:rPr>
                <w:rFonts w:cs="Arial"/>
                <w:b/>
              </w:rPr>
              <w:t>Mariner Report, Confirmed</w:t>
            </w:r>
          </w:p>
          <w:p w14:paraId="358C30D2"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Reported by mariner(s) and confirmed by another source.</w:t>
            </w:r>
          </w:p>
          <w:p w14:paraId="5E39B0D1" w14:textId="77777777" w:rsidR="00B131AF" w:rsidRPr="00B131AF" w:rsidRDefault="00B131AF" w:rsidP="00B131AF">
            <w:pPr>
              <w:spacing w:before="120" w:after="120"/>
              <w:rPr>
                <w:rFonts w:cs="Arial"/>
              </w:rPr>
            </w:pPr>
            <w:r w:rsidRPr="00B131AF">
              <w:rPr>
                <w:rFonts w:cs="Arial"/>
              </w:rPr>
              <w:t xml:space="preserve">8) </w:t>
            </w:r>
            <w:r w:rsidRPr="00B131AF">
              <w:rPr>
                <w:rFonts w:cs="Arial"/>
                <w:b/>
              </w:rPr>
              <w:t>Mariner Report, Not Confirmed</w:t>
            </w:r>
          </w:p>
          <w:p w14:paraId="66413B88"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Reported by mariner(s) but not confirmed.</w:t>
            </w:r>
          </w:p>
          <w:p w14:paraId="6F95C90A" w14:textId="77777777" w:rsidR="00B131AF" w:rsidRPr="00B131AF" w:rsidRDefault="00B131AF" w:rsidP="00B131AF">
            <w:pPr>
              <w:spacing w:before="120" w:after="120"/>
              <w:rPr>
                <w:rFonts w:cs="Arial"/>
              </w:rPr>
            </w:pPr>
            <w:r w:rsidRPr="00B131AF">
              <w:rPr>
                <w:rFonts w:cs="Arial"/>
              </w:rPr>
              <w:t xml:space="preserve">9) </w:t>
            </w:r>
            <w:r w:rsidRPr="00B131AF">
              <w:rPr>
                <w:rFonts w:cs="Arial"/>
                <w:b/>
              </w:rPr>
              <w:t>Industry Publications and Reports</w:t>
            </w:r>
          </w:p>
          <w:p w14:paraId="604E6F67"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Shipping and other industry publications, including graphics, charts and web sites.</w:t>
            </w:r>
          </w:p>
          <w:p w14:paraId="3C14BC7A" w14:textId="77777777" w:rsidR="00B131AF" w:rsidRPr="00B131AF" w:rsidRDefault="00B131AF" w:rsidP="00B131AF">
            <w:pPr>
              <w:spacing w:before="120" w:after="120"/>
              <w:rPr>
                <w:rFonts w:cs="Arial"/>
              </w:rPr>
            </w:pPr>
            <w:r w:rsidRPr="00B131AF">
              <w:rPr>
                <w:rFonts w:cs="Arial"/>
              </w:rPr>
              <w:t xml:space="preserve">10) </w:t>
            </w:r>
            <w:r w:rsidRPr="00B131AF">
              <w:rPr>
                <w:rFonts w:cs="Arial"/>
                <w:b/>
              </w:rPr>
              <w:t>Remotely Sensed Images</w:t>
            </w:r>
          </w:p>
          <w:p w14:paraId="028F6A0B"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Information obtained from satellite images.</w:t>
            </w:r>
          </w:p>
          <w:p w14:paraId="52E3D3AE" w14:textId="77777777" w:rsidR="00B131AF" w:rsidRPr="00B131AF" w:rsidRDefault="00B131AF" w:rsidP="00B131AF">
            <w:pPr>
              <w:spacing w:before="120" w:after="120"/>
              <w:rPr>
                <w:rFonts w:cs="Arial"/>
              </w:rPr>
            </w:pPr>
            <w:r w:rsidRPr="00B131AF">
              <w:rPr>
                <w:rFonts w:cs="Arial"/>
              </w:rPr>
              <w:t xml:space="preserve">11) </w:t>
            </w:r>
            <w:r w:rsidRPr="00B131AF">
              <w:rPr>
                <w:rFonts w:cs="Arial"/>
                <w:b/>
              </w:rPr>
              <w:t>Photographs</w:t>
            </w:r>
          </w:p>
          <w:p w14:paraId="093C9016"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Information obtained from photographs.</w:t>
            </w:r>
          </w:p>
          <w:p w14:paraId="73704640" w14:textId="77777777" w:rsidR="00B131AF" w:rsidRPr="00B131AF" w:rsidRDefault="00B131AF" w:rsidP="00B131AF">
            <w:pPr>
              <w:spacing w:before="120" w:after="120"/>
              <w:rPr>
                <w:rFonts w:cs="Arial"/>
              </w:rPr>
            </w:pPr>
            <w:r w:rsidRPr="00B131AF">
              <w:rPr>
                <w:rFonts w:cs="Arial"/>
              </w:rPr>
              <w:t xml:space="preserve">12) </w:t>
            </w:r>
            <w:r w:rsidRPr="00B131AF">
              <w:rPr>
                <w:rFonts w:cs="Arial"/>
                <w:b/>
              </w:rPr>
              <w:t>Products Issued by HO Services</w:t>
            </w:r>
          </w:p>
          <w:p w14:paraId="3543F02C"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Information obtained from products issued by Hydrographic Offices.</w:t>
            </w:r>
          </w:p>
          <w:p w14:paraId="0A61A99F" w14:textId="77777777" w:rsidR="00B131AF" w:rsidRPr="00B131AF" w:rsidRDefault="00B131AF" w:rsidP="00B131AF">
            <w:pPr>
              <w:spacing w:before="120" w:after="120"/>
              <w:rPr>
                <w:rFonts w:cs="Arial"/>
              </w:rPr>
            </w:pPr>
            <w:r w:rsidRPr="00B131AF">
              <w:rPr>
                <w:rFonts w:cs="Arial"/>
              </w:rPr>
              <w:t xml:space="preserve">13) </w:t>
            </w:r>
            <w:r w:rsidRPr="00B131AF">
              <w:rPr>
                <w:rFonts w:cs="Arial"/>
                <w:b/>
              </w:rPr>
              <w:t>News Media</w:t>
            </w:r>
          </w:p>
          <w:p w14:paraId="5FB4DFDF"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Information obtained from news media.</w:t>
            </w:r>
          </w:p>
          <w:p w14:paraId="38FD672C" w14:textId="77777777" w:rsidR="00B131AF" w:rsidRPr="00B131AF" w:rsidRDefault="00B131AF" w:rsidP="00B131AF">
            <w:pPr>
              <w:spacing w:before="120" w:after="120"/>
              <w:rPr>
                <w:rFonts w:cs="Arial"/>
              </w:rPr>
            </w:pPr>
            <w:r w:rsidRPr="00B131AF">
              <w:rPr>
                <w:rFonts w:cs="Arial"/>
              </w:rPr>
              <w:t xml:space="preserve">14) </w:t>
            </w:r>
            <w:r w:rsidRPr="00B131AF">
              <w:rPr>
                <w:rFonts w:cs="Arial"/>
                <w:b/>
              </w:rPr>
              <w:t>Traffic Data</w:t>
            </w:r>
          </w:p>
          <w:p w14:paraId="6C6BD1CE"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Information obtained from the analysis of traffic data.</w:t>
            </w:r>
          </w:p>
          <w:p w14:paraId="7F5CCF55" w14:textId="77777777" w:rsidR="00B131AF" w:rsidRPr="00B131AF" w:rsidRDefault="00B131AF" w:rsidP="00B131AF">
            <w:pPr>
              <w:spacing w:before="120" w:after="120"/>
              <w:rPr>
                <w:rFonts w:cs="Arial"/>
              </w:rPr>
            </w:pPr>
          </w:p>
          <w:p w14:paraId="268AE7B1" w14:textId="77777777" w:rsidR="00B131AF" w:rsidRPr="00B131AF" w:rsidRDefault="00B131AF" w:rsidP="00B131AF">
            <w:pPr>
              <w:spacing w:before="120" w:after="120"/>
              <w:rPr>
                <w:rFonts w:cs="Arial"/>
              </w:rPr>
            </w:pPr>
            <w:r w:rsidRPr="00B131AF">
              <w:rPr>
                <w:rFonts w:cs="Arial"/>
                <w:u w:val="single"/>
              </w:rPr>
              <w:t>Remarks:</w:t>
            </w:r>
          </w:p>
          <w:p w14:paraId="39E735DC" w14:textId="77777777" w:rsidR="00B131AF" w:rsidRPr="00B131AF" w:rsidRDefault="00B131AF" w:rsidP="00B131AF">
            <w:pPr>
              <w:spacing w:before="120" w:after="120"/>
              <w:rPr>
                <w:rFonts w:cs="Arial"/>
              </w:rPr>
            </w:pPr>
            <w:r w:rsidRPr="00B131AF">
              <w:rPr>
                <w:rFonts w:cs="Arial"/>
              </w:rPr>
              <w:t>•No remarks.</w:t>
            </w:r>
          </w:p>
        </w:tc>
      </w:tr>
    </w:tbl>
    <w:p w14:paraId="7CA6A730" w14:textId="77777777" w:rsidR="00B131AF" w:rsidRPr="00B131AF" w:rsidRDefault="00B131AF" w:rsidP="00B131AF">
      <w:pPr>
        <w:spacing w:before="240"/>
        <w:rPr>
          <w:b/>
        </w:rPr>
      </w:pPr>
    </w:p>
    <w:p w14:paraId="2068D9CB" w14:textId="77777777" w:rsidR="00B131AF" w:rsidRPr="00B131AF" w:rsidRDefault="00B131AF" w:rsidP="00716062">
      <w:pPr>
        <w:pStyle w:val="Heading2"/>
      </w:pPr>
      <w:bookmarkStart w:id="3721" w:name="_Toc120214756"/>
      <w:r w:rsidRPr="00B131AF">
        <w:lastRenderedPageBreak/>
        <w:t>Supply Service</w:t>
      </w:r>
      <w:bookmarkEnd w:id="3721"/>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74CA3F92" w14:textId="77777777" w:rsidTr="00B131AF">
        <w:tc>
          <w:tcPr>
            <w:tcW w:w="5000" w:type="pct"/>
            <w:shd w:val="clear" w:color="auto" w:fill="auto"/>
          </w:tcPr>
          <w:p w14:paraId="7178163D"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Classification of services for the provision of materials, goods, utilities, or personal services to vessels, passengers, or crew.</w:t>
            </w:r>
          </w:p>
          <w:p w14:paraId="26FA05AB"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Shore Power</w:t>
            </w:r>
          </w:p>
          <w:p w14:paraId="60B82CFD"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provision of shoreside electrical power to a ship at berth while its main and auxiliary engines are shut down.</w:t>
            </w:r>
          </w:p>
          <w:p w14:paraId="14A2C4C6"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Fuel Oil Bunkering</w:t>
            </w:r>
          </w:p>
          <w:p w14:paraId="436391C2"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Transfer of fuel oil to the fuel compartments of a ship.</w:t>
            </w:r>
          </w:p>
          <w:p w14:paraId="5DDB914C"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LNG Bunkering</w:t>
            </w:r>
          </w:p>
          <w:p w14:paraId="4B61F7EF"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Transfer of liquefied natural gas to the fuel compartments of a ship.</w:t>
            </w:r>
          </w:p>
          <w:p w14:paraId="0871782D" w14:textId="77777777" w:rsidR="00B131AF" w:rsidRPr="00B131AF" w:rsidRDefault="00B131AF" w:rsidP="00B131AF">
            <w:pPr>
              <w:spacing w:before="120" w:after="120"/>
              <w:rPr>
                <w:rFonts w:cs="Arial"/>
              </w:rPr>
            </w:pPr>
            <w:r w:rsidRPr="00B131AF">
              <w:rPr>
                <w:rFonts w:cs="Arial"/>
              </w:rPr>
              <w:t xml:space="preserve">4) </w:t>
            </w:r>
            <w:r w:rsidRPr="00B131AF">
              <w:rPr>
                <w:rFonts w:cs="Arial"/>
                <w:b/>
              </w:rPr>
              <w:t>Lubricants</w:t>
            </w:r>
          </w:p>
          <w:p w14:paraId="041BFC7D"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Substances capable of reducing friction, heat, and wear when introduced as a film between solid surfaces.</w:t>
            </w:r>
          </w:p>
          <w:p w14:paraId="40B20C58" w14:textId="77777777" w:rsidR="00B131AF" w:rsidRPr="00B131AF" w:rsidRDefault="00B131AF" w:rsidP="00B131AF">
            <w:pPr>
              <w:spacing w:before="120" w:after="120"/>
              <w:rPr>
                <w:rFonts w:cs="Arial"/>
              </w:rPr>
            </w:pPr>
            <w:r w:rsidRPr="00B131AF">
              <w:rPr>
                <w:rFonts w:cs="Arial"/>
              </w:rPr>
              <w:t xml:space="preserve">5) </w:t>
            </w:r>
            <w:r w:rsidRPr="00B131AF">
              <w:rPr>
                <w:rFonts w:cs="Arial"/>
                <w:b/>
              </w:rPr>
              <w:t>Steam</w:t>
            </w:r>
          </w:p>
          <w:p w14:paraId="09906A02"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gas into which water is changed by boiling.</w:t>
            </w:r>
          </w:p>
          <w:p w14:paraId="043F80A2" w14:textId="77777777" w:rsidR="00B131AF" w:rsidRPr="00B131AF" w:rsidRDefault="00B131AF" w:rsidP="00B131AF">
            <w:pPr>
              <w:spacing w:before="120" w:after="120"/>
              <w:rPr>
                <w:rFonts w:cs="Arial"/>
              </w:rPr>
            </w:pPr>
            <w:r w:rsidRPr="00B131AF">
              <w:rPr>
                <w:rFonts w:cs="Arial"/>
              </w:rPr>
              <w:t xml:space="preserve">6) </w:t>
            </w:r>
            <w:r w:rsidRPr="00B131AF">
              <w:rPr>
                <w:rFonts w:cs="Arial"/>
                <w:b/>
              </w:rPr>
              <w:t>Potable Water</w:t>
            </w:r>
          </w:p>
          <w:p w14:paraId="13367948"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Water which can be used for drinking and food preparation.</w:t>
            </w:r>
          </w:p>
          <w:p w14:paraId="2BD77C00" w14:textId="77777777" w:rsidR="00B131AF" w:rsidRPr="00B131AF" w:rsidRDefault="00B131AF" w:rsidP="00B131AF">
            <w:pPr>
              <w:spacing w:before="120" w:after="120"/>
              <w:rPr>
                <w:rFonts w:cs="Arial"/>
              </w:rPr>
            </w:pPr>
            <w:r w:rsidRPr="00B131AF">
              <w:rPr>
                <w:rFonts w:cs="Arial"/>
              </w:rPr>
              <w:t xml:space="preserve">7) </w:t>
            </w:r>
            <w:r w:rsidRPr="00B131AF">
              <w:rPr>
                <w:rFonts w:cs="Arial"/>
                <w:b/>
              </w:rPr>
              <w:t>International Shore Connection</w:t>
            </w:r>
          </w:p>
          <w:p w14:paraId="04BCD25D"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universal hose connection for the supply of water for fighting fires.</w:t>
            </w:r>
          </w:p>
          <w:p w14:paraId="5ADEDC67" w14:textId="77777777" w:rsidR="00B131AF" w:rsidRPr="00B131AF" w:rsidRDefault="00B131AF" w:rsidP="00B131AF">
            <w:pPr>
              <w:spacing w:before="120" w:after="120"/>
              <w:rPr>
                <w:rFonts w:cs="Arial"/>
              </w:rPr>
            </w:pPr>
            <w:r w:rsidRPr="00B131AF">
              <w:rPr>
                <w:rFonts w:cs="Arial"/>
              </w:rPr>
              <w:t xml:space="preserve">8) </w:t>
            </w:r>
            <w:r w:rsidRPr="00B131AF">
              <w:rPr>
                <w:rFonts w:cs="Arial"/>
                <w:b/>
              </w:rPr>
              <w:t>Provisions</w:t>
            </w:r>
          </w:p>
          <w:p w14:paraId="32BA321C"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place where food and other such supplies are available.</w:t>
            </w:r>
          </w:p>
          <w:p w14:paraId="2C213C15" w14:textId="77777777" w:rsidR="00B131AF" w:rsidRPr="00B131AF" w:rsidRDefault="00B131AF" w:rsidP="00B131AF">
            <w:pPr>
              <w:spacing w:before="120" w:after="120"/>
              <w:rPr>
                <w:rFonts w:cs="Arial"/>
              </w:rPr>
            </w:pPr>
            <w:r w:rsidRPr="00B131AF">
              <w:rPr>
                <w:rFonts w:cs="Arial"/>
              </w:rPr>
              <w:t xml:space="preserve">9) </w:t>
            </w:r>
            <w:r w:rsidRPr="00B131AF">
              <w:rPr>
                <w:rFonts w:cs="Arial"/>
                <w:b/>
              </w:rPr>
              <w:t>Chandler</w:t>
            </w:r>
          </w:p>
          <w:p w14:paraId="120AB84A"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dealer in ships' supplies.</w:t>
            </w:r>
          </w:p>
          <w:p w14:paraId="404CAD60" w14:textId="77777777" w:rsidR="00B131AF" w:rsidRPr="00B131AF" w:rsidRDefault="00B131AF" w:rsidP="00B131AF">
            <w:pPr>
              <w:spacing w:before="120" w:after="120"/>
              <w:rPr>
                <w:rFonts w:cs="Arial"/>
              </w:rPr>
            </w:pPr>
            <w:r w:rsidRPr="00B131AF">
              <w:rPr>
                <w:rFonts w:cs="Arial"/>
              </w:rPr>
              <w:t xml:space="preserve">10) </w:t>
            </w:r>
            <w:r w:rsidRPr="00B131AF">
              <w:rPr>
                <w:rFonts w:cs="Arial"/>
                <w:b/>
              </w:rPr>
              <w:t>Mechanics Workshop</w:t>
            </w:r>
          </w:p>
          <w:p w14:paraId="58A40215"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place where mechanical repairs can be undertaken to engines or other vessel equipment.</w:t>
            </w:r>
          </w:p>
          <w:p w14:paraId="26F0C10A" w14:textId="77777777" w:rsidR="00B131AF" w:rsidRPr="00B131AF" w:rsidRDefault="00B131AF" w:rsidP="00B131AF">
            <w:pPr>
              <w:spacing w:before="120" w:after="120"/>
              <w:rPr>
                <w:rFonts w:cs="Arial"/>
              </w:rPr>
            </w:pPr>
          </w:p>
          <w:p w14:paraId="7D2A5533" w14:textId="77777777" w:rsidR="00B131AF" w:rsidRPr="00B131AF" w:rsidRDefault="00B131AF" w:rsidP="00B131AF">
            <w:pPr>
              <w:spacing w:before="120" w:after="120"/>
              <w:rPr>
                <w:rFonts w:cs="Arial"/>
              </w:rPr>
            </w:pPr>
            <w:r w:rsidRPr="00B131AF">
              <w:rPr>
                <w:rFonts w:cs="Arial"/>
                <w:u w:val="single"/>
              </w:rPr>
              <w:t>Remarks:</w:t>
            </w:r>
          </w:p>
          <w:p w14:paraId="5C138B0C" w14:textId="77777777" w:rsidR="00B131AF" w:rsidRPr="00B131AF" w:rsidRDefault="00B131AF" w:rsidP="00B131AF">
            <w:pPr>
              <w:spacing w:before="120" w:after="120"/>
              <w:rPr>
                <w:rFonts w:cs="Arial"/>
              </w:rPr>
            </w:pPr>
            <w:r w:rsidRPr="00B131AF">
              <w:rPr>
                <w:rFonts w:cs="Arial"/>
              </w:rPr>
              <w:t>•No remarks.</w:t>
            </w:r>
          </w:p>
        </w:tc>
      </w:tr>
    </w:tbl>
    <w:p w14:paraId="0DF5B9AE" w14:textId="77777777" w:rsidR="00B131AF" w:rsidRPr="00B131AF" w:rsidRDefault="00B131AF" w:rsidP="00B131AF">
      <w:pPr>
        <w:spacing w:before="240"/>
        <w:rPr>
          <w:b/>
        </w:rPr>
      </w:pPr>
    </w:p>
    <w:p w14:paraId="26E10295" w14:textId="77777777" w:rsidR="00B131AF" w:rsidRPr="00B131AF" w:rsidRDefault="00B131AF" w:rsidP="00716062">
      <w:pPr>
        <w:pStyle w:val="Heading2"/>
      </w:pPr>
      <w:bookmarkStart w:id="3722" w:name="_Toc120214757"/>
      <w:r w:rsidRPr="00B131AF">
        <w:t>Technical Port Service</w:t>
      </w:r>
      <w:bookmarkEnd w:id="3722"/>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6F91D253" w14:textId="77777777" w:rsidTr="00B131AF">
        <w:tc>
          <w:tcPr>
            <w:tcW w:w="5000" w:type="pct"/>
            <w:shd w:val="clear" w:color="auto" w:fill="auto"/>
          </w:tcPr>
          <w:p w14:paraId="212CD4B7"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Services for the adjustment of vessel equipment or for assessments pertaining to cargo, compliance with regulations, safety, or security.</w:t>
            </w:r>
          </w:p>
          <w:p w14:paraId="4FE92800"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Compensation of Magnetic Compass</w:t>
            </w:r>
          </w:p>
          <w:p w14:paraId="3EB078B1"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process of neutralizing or reducing to a minimum the magnetic effects the vessel itself exerts on a magnetic compass. It is based on the principle that the magnetic effect of the iron and steel of the vessel can be counterbalanced by means of magnets and soft iron placed near the compass. Also called compass adjustment, compass compensation, or magnetic compensation.</w:t>
            </w:r>
          </w:p>
          <w:p w14:paraId="1312FF56"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Degaussing</w:t>
            </w:r>
          </w:p>
          <w:p w14:paraId="5ADA4255" w14:textId="77777777" w:rsidR="00B131AF" w:rsidRPr="00B131AF" w:rsidRDefault="00B131AF" w:rsidP="00B131AF">
            <w:pPr>
              <w:spacing w:before="120" w:after="120"/>
              <w:rPr>
                <w:rFonts w:cs="Arial"/>
              </w:rPr>
            </w:pPr>
            <w:r w:rsidRPr="00B131AF">
              <w:rPr>
                <w:rFonts w:cs="Arial"/>
              </w:rPr>
              <w:lastRenderedPageBreak/>
              <w:t xml:space="preserve">  </w:t>
            </w:r>
            <w:r w:rsidRPr="00B131AF">
              <w:rPr>
                <w:rFonts w:cs="Arial"/>
                <w:u w:val="single"/>
              </w:rPr>
              <w:t>IHO Definition:</w:t>
            </w:r>
            <w:r w:rsidRPr="00B131AF">
              <w:rPr>
                <w:rFonts w:cs="Arial"/>
              </w:rPr>
              <w:t xml:space="preserve"> Neutralization of the strength of the magnetic field of a vessel, by means of suitably arranged electric coils permanently installed in the vessel. See also Degaussing Cable.</w:t>
            </w:r>
          </w:p>
          <w:p w14:paraId="022FAAA6"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Cargo Surveying</w:t>
            </w:r>
          </w:p>
          <w:p w14:paraId="79B247C4"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Inspection, evaluation or monitoring of the quantity, stowage, loading and unloading, and condition of cargo, and the effects of cargoes on vessel stability and safety.</w:t>
            </w:r>
          </w:p>
          <w:p w14:paraId="47782384" w14:textId="77777777" w:rsidR="00B131AF" w:rsidRPr="00B131AF" w:rsidRDefault="00B131AF" w:rsidP="00B131AF">
            <w:pPr>
              <w:spacing w:before="120" w:after="120"/>
              <w:rPr>
                <w:rFonts w:cs="Arial"/>
              </w:rPr>
            </w:pPr>
            <w:r w:rsidRPr="00B131AF">
              <w:rPr>
                <w:rFonts w:cs="Arial"/>
              </w:rPr>
              <w:t xml:space="preserve">4) </w:t>
            </w:r>
            <w:r w:rsidRPr="00B131AF">
              <w:rPr>
                <w:rFonts w:cs="Arial"/>
                <w:b/>
              </w:rPr>
              <w:t>Vetting</w:t>
            </w:r>
          </w:p>
          <w:p w14:paraId="66F74C5A"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Assessment of quality and compliance with applicable law, regulations, and safety standards.</w:t>
            </w:r>
          </w:p>
          <w:p w14:paraId="38390AE3" w14:textId="77777777" w:rsidR="00B131AF" w:rsidRPr="00B131AF" w:rsidRDefault="00B131AF" w:rsidP="00B131AF">
            <w:pPr>
              <w:spacing w:before="120" w:after="120"/>
              <w:rPr>
                <w:rFonts w:cs="Arial"/>
              </w:rPr>
            </w:pPr>
          </w:p>
          <w:p w14:paraId="7F637968" w14:textId="77777777" w:rsidR="00B131AF" w:rsidRPr="00B131AF" w:rsidRDefault="00B131AF" w:rsidP="00B131AF">
            <w:pPr>
              <w:spacing w:before="120" w:after="120"/>
              <w:rPr>
                <w:rFonts w:cs="Arial"/>
              </w:rPr>
            </w:pPr>
            <w:r w:rsidRPr="00B131AF">
              <w:rPr>
                <w:rFonts w:cs="Arial"/>
                <w:u w:val="single"/>
              </w:rPr>
              <w:t>Remarks:</w:t>
            </w:r>
          </w:p>
          <w:p w14:paraId="26358DE8" w14:textId="77777777" w:rsidR="00B131AF" w:rsidRPr="00B131AF" w:rsidRDefault="00B131AF" w:rsidP="00B131AF">
            <w:pPr>
              <w:spacing w:before="120" w:after="120"/>
              <w:rPr>
                <w:rFonts w:cs="Arial"/>
              </w:rPr>
            </w:pPr>
            <w:r w:rsidRPr="00B131AF">
              <w:rPr>
                <w:rFonts w:cs="Arial"/>
              </w:rPr>
              <w:t>•No remarks.</w:t>
            </w:r>
          </w:p>
        </w:tc>
      </w:tr>
    </w:tbl>
    <w:p w14:paraId="483E9A36" w14:textId="77777777" w:rsidR="00B131AF" w:rsidRPr="00B131AF" w:rsidRDefault="00B131AF" w:rsidP="00B131AF">
      <w:pPr>
        <w:spacing w:before="240"/>
        <w:rPr>
          <w:b/>
        </w:rPr>
      </w:pPr>
    </w:p>
    <w:p w14:paraId="5920B4AF" w14:textId="77777777" w:rsidR="009D7D69" w:rsidRPr="00B131AF" w:rsidRDefault="009D7D69" w:rsidP="009D7D69">
      <w:pPr>
        <w:pStyle w:val="Heading2"/>
        <w:rPr>
          <w:ins w:id="3723" w:author="Raphael Malyankar" w:date="2022-11-22T00:40:00Z"/>
        </w:rPr>
      </w:pPr>
      <w:bookmarkStart w:id="3724" w:name="_Toc120214758"/>
      <w:ins w:id="3725" w:author="Raphael Malyankar" w:date="2022-11-22T00:40:00Z">
        <w:r w:rsidRPr="00B131AF">
          <w:t>Telecommunication Carrier</w:t>
        </w:r>
        <w:bookmarkEnd w:id="3724"/>
      </w:ins>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D7D69" w:rsidRPr="00B131AF" w14:paraId="35890C89" w14:textId="77777777" w:rsidTr="00A1128A">
        <w:trPr>
          <w:ins w:id="3726" w:author="Raphael Malyankar" w:date="2022-11-22T00:40:00Z"/>
        </w:trPr>
        <w:tc>
          <w:tcPr>
            <w:tcW w:w="5000" w:type="pct"/>
            <w:shd w:val="clear" w:color="auto" w:fill="auto"/>
          </w:tcPr>
          <w:p w14:paraId="56C0753D" w14:textId="77777777" w:rsidR="009D7D69" w:rsidRPr="00B131AF" w:rsidRDefault="009D7D69" w:rsidP="00A1128A">
            <w:pPr>
              <w:spacing w:before="120" w:after="120"/>
              <w:rPr>
                <w:ins w:id="3727" w:author="Raphael Malyankar" w:date="2022-11-22T00:40:00Z"/>
                <w:rFonts w:cs="Arial"/>
              </w:rPr>
            </w:pPr>
            <w:ins w:id="3728" w:author="Raphael Malyankar" w:date="2022-11-22T00:40:00Z">
              <w:r w:rsidRPr="00B131AF">
                <w:rPr>
                  <w:rFonts w:cs="Arial"/>
                  <w:u w:val="single"/>
                </w:rPr>
                <w:t>IHO Definition:</w:t>
              </w:r>
              <w:r w:rsidRPr="00B131AF">
                <w:rPr>
                  <w:rFonts w:cs="Arial"/>
                </w:rPr>
                <w:t xml:space="preserve"> The name of a provider or type of carrier for a telecommunication service. This service may include land line based, shore based or satellite based radio connections.</w:t>
              </w:r>
            </w:ins>
          </w:p>
          <w:p w14:paraId="305E92EE" w14:textId="77777777" w:rsidR="009D7D69" w:rsidRPr="00B131AF" w:rsidRDefault="009D7D69" w:rsidP="00A1128A">
            <w:pPr>
              <w:spacing w:before="120" w:after="120"/>
              <w:rPr>
                <w:ins w:id="3729" w:author="Raphael Malyankar" w:date="2022-11-22T00:40:00Z"/>
                <w:rFonts w:cs="Arial"/>
              </w:rPr>
            </w:pPr>
            <w:ins w:id="3730" w:author="Raphael Malyankar" w:date="2022-11-22T00:40:00Z">
              <w:r w:rsidRPr="009D7D69">
                <w:rPr>
                  <w:rFonts w:cs="Arial"/>
                </w:rPr>
                <w:t>Value Type: text</w:t>
              </w:r>
            </w:ins>
          </w:p>
          <w:p w14:paraId="37379246" w14:textId="77777777" w:rsidR="009D7D69" w:rsidRPr="00B131AF" w:rsidRDefault="009D7D69" w:rsidP="00A1128A">
            <w:pPr>
              <w:spacing w:before="120" w:after="120"/>
              <w:rPr>
                <w:ins w:id="3731" w:author="Raphael Malyankar" w:date="2022-11-22T00:40:00Z"/>
                <w:rFonts w:cs="Arial"/>
              </w:rPr>
            </w:pPr>
            <w:ins w:id="3732" w:author="Raphael Malyankar" w:date="2022-11-22T00:40:00Z">
              <w:r w:rsidRPr="00B131AF">
                <w:rPr>
                  <w:rFonts w:cs="Arial"/>
                  <w:u w:val="single"/>
                </w:rPr>
                <w:t>Remarks:</w:t>
              </w:r>
            </w:ins>
          </w:p>
          <w:p w14:paraId="69F34ACA" w14:textId="77777777" w:rsidR="009D7D69" w:rsidRPr="00B131AF" w:rsidRDefault="009D7D69" w:rsidP="00A1128A">
            <w:pPr>
              <w:spacing w:before="120" w:after="120"/>
              <w:rPr>
                <w:ins w:id="3733" w:author="Raphael Malyankar" w:date="2022-11-22T00:40:00Z"/>
                <w:rFonts w:cs="Arial"/>
              </w:rPr>
            </w:pPr>
            <w:ins w:id="3734" w:author="Raphael Malyankar" w:date="2022-11-22T00:40:00Z">
              <w:r w:rsidRPr="00B131AF">
                <w:rPr>
                  <w:rFonts w:cs="Arial"/>
                </w:rPr>
                <w:t>•No remarks.</w:t>
              </w:r>
            </w:ins>
          </w:p>
        </w:tc>
      </w:tr>
    </w:tbl>
    <w:p w14:paraId="65B2C5D9" w14:textId="77777777" w:rsidR="009D7D69" w:rsidRPr="00B131AF" w:rsidRDefault="009D7D69" w:rsidP="009D7D69">
      <w:pPr>
        <w:spacing w:before="240"/>
        <w:rPr>
          <w:ins w:id="3735" w:author="Raphael Malyankar" w:date="2022-11-22T00:40:00Z"/>
          <w:b/>
        </w:rPr>
      </w:pPr>
    </w:p>
    <w:p w14:paraId="24AEDE5D" w14:textId="77777777" w:rsidR="00B131AF" w:rsidRPr="00B131AF" w:rsidRDefault="00B131AF" w:rsidP="00716062">
      <w:pPr>
        <w:pStyle w:val="Heading2"/>
      </w:pPr>
      <w:bookmarkStart w:id="3736" w:name="_Toc120214759"/>
      <w:r w:rsidRPr="00B131AF">
        <w:t>Telecommunication Identifier</w:t>
      </w:r>
      <w:bookmarkEnd w:id="3736"/>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55AAAEAF" w14:textId="77777777" w:rsidTr="00B131AF">
        <w:tc>
          <w:tcPr>
            <w:tcW w:w="5000" w:type="pct"/>
            <w:shd w:val="clear" w:color="auto" w:fill="auto"/>
          </w:tcPr>
          <w:p w14:paraId="639559F8"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An identifier, such as words, numbers, letters, symbols, or any combination of those used to establish a contact to a particular person, organisation or service.</w:t>
            </w:r>
          </w:p>
          <w:p w14:paraId="73A9642B" w14:textId="763DF5F5" w:rsidR="00B131AF" w:rsidRPr="00B131AF" w:rsidRDefault="009D7D69" w:rsidP="00B131AF">
            <w:pPr>
              <w:spacing w:before="120" w:after="120"/>
              <w:rPr>
                <w:rFonts w:cs="Arial"/>
              </w:rPr>
            </w:pPr>
            <w:ins w:id="3737" w:author="Raphael Malyankar" w:date="2022-11-22T00:40:00Z">
              <w:r w:rsidRPr="009D7D69">
                <w:rPr>
                  <w:rFonts w:cs="Arial"/>
                </w:rPr>
                <w:t>Value Type: text</w:t>
              </w:r>
            </w:ins>
          </w:p>
          <w:p w14:paraId="4474C719" w14:textId="77777777" w:rsidR="00B131AF" w:rsidRPr="00B131AF" w:rsidRDefault="00B131AF" w:rsidP="00B131AF">
            <w:pPr>
              <w:spacing w:before="120" w:after="120"/>
              <w:rPr>
                <w:rFonts w:cs="Arial"/>
              </w:rPr>
            </w:pPr>
            <w:r w:rsidRPr="00B131AF">
              <w:rPr>
                <w:rFonts w:cs="Arial"/>
                <w:u w:val="single"/>
              </w:rPr>
              <w:t>Remarks:</w:t>
            </w:r>
          </w:p>
          <w:p w14:paraId="4F06DF20" w14:textId="77777777" w:rsidR="00B131AF" w:rsidRPr="00B131AF" w:rsidRDefault="00B131AF" w:rsidP="00B131AF">
            <w:pPr>
              <w:spacing w:before="120" w:after="120"/>
              <w:rPr>
                <w:rFonts w:cs="Arial"/>
              </w:rPr>
            </w:pPr>
            <w:r w:rsidRPr="00B131AF">
              <w:rPr>
                <w:rFonts w:cs="Arial"/>
              </w:rPr>
              <w:t>•No remarks.</w:t>
            </w:r>
          </w:p>
        </w:tc>
      </w:tr>
    </w:tbl>
    <w:p w14:paraId="0FFC442C" w14:textId="77777777" w:rsidR="00B131AF" w:rsidRPr="00B131AF" w:rsidRDefault="00B131AF" w:rsidP="00B131AF">
      <w:pPr>
        <w:spacing w:before="240"/>
        <w:rPr>
          <w:b/>
        </w:rPr>
      </w:pPr>
    </w:p>
    <w:p w14:paraId="5BD0023B" w14:textId="49316AAC" w:rsidR="00B131AF" w:rsidRPr="00B131AF" w:rsidDel="009D7D69" w:rsidRDefault="00B131AF" w:rsidP="00716062">
      <w:pPr>
        <w:pStyle w:val="Heading2"/>
        <w:rPr>
          <w:del w:id="3738" w:author="Raphael Malyankar" w:date="2022-11-22T00:40:00Z"/>
        </w:rPr>
      </w:pPr>
      <w:del w:id="3739" w:author="Raphael Malyankar" w:date="2022-11-22T00:40:00Z">
        <w:r w:rsidRPr="00B131AF" w:rsidDel="009D7D69">
          <w:delText>Telecommunication Carrier</w:delText>
        </w:r>
        <w:bookmarkStart w:id="3740" w:name="_Toc120064783"/>
        <w:bookmarkStart w:id="3741" w:name="_Toc120214760"/>
        <w:bookmarkEnd w:id="3740"/>
        <w:bookmarkEnd w:id="3741"/>
      </w:del>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rsidDel="009D7D69" w14:paraId="2B81C8C9" w14:textId="67BCC86E" w:rsidTr="00B131AF">
        <w:trPr>
          <w:del w:id="3742" w:author="Raphael Malyankar" w:date="2022-11-22T00:40:00Z"/>
        </w:trPr>
        <w:tc>
          <w:tcPr>
            <w:tcW w:w="5000" w:type="pct"/>
            <w:shd w:val="clear" w:color="auto" w:fill="auto"/>
          </w:tcPr>
          <w:p w14:paraId="55F27EC1" w14:textId="2FCD5FBA" w:rsidR="00B131AF" w:rsidRPr="00B131AF" w:rsidDel="009D7D69" w:rsidRDefault="00B131AF" w:rsidP="00B131AF">
            <w:pPr>
              <w:spacing w:before="120" w:after="120"/>
              <w:rPr>
                <w:del w:id="3743" w:author="Raphael Malyankar" w:date="2022-11-22T00:40:00Z"/>
                <w:rFonts w:cs="Arial"/>
              </w:rPr>
            </w:pPr>
            <w:del w:id="3744" w:author="Raphael Malyankar" w:date="2022-11-22T00:40:00Z">
              <w:r w:rsidRPr="00B131AF" w:rsidDel="009D7D69">
                <w:rPr>
                  <w:rFonts w:cs="Arial"/>
                  <w:u w:val="single"/>
                </w:rPr>
                <w:delText>IHO Definition:</w:delText>
              </w:r>
              <w:r w:rsidRPr="00B131AF" w:rsidDel="009D7D69">
                <w:rPr>
                  <w:rFonts w:cs="Arial"/>
                </w:rPr>
                <w:delText xml:space="preserve"> The name of a provider or type of carrier for a telecommunication service. This service may include land line based, shore based or satellite based radio connections.</w:delText>
              </w:r>
              <w:bookmarkStart w:id="3745" w:name="_Toc120064784"/>
              <w:bookmarkStart w:id="3746" w:name="_Toc120214761"/>
              <w:bookmarkEnd w:id="3745"/>
              <w:bookmarkEnd w:id="3746"/>
            </w:del>
          </w:p>
          <w:p w14:paraId="52F58C7A" w14:textId="0BC64512" w:rsidR="00B131AF" w:rsidRPr="00B131AF" w:rsidDel="009D7D69" w:rsidRDefault="00B131AF" w:rsidP="00B131AF">
            <w:pPr>
              <w:spacing w:before="120" w:after="120"/>
              <w:rPr>
                <w:del w:id="3747" w:author="Raphael Malyankar" w:date="2022-11-22T00:40:00Z"/>
                <w:rFonts w:cs="Arial"/>
              </w:rPr>
            </w:pPr>
            <w:bookmarkStart w:id="3748" w:name="_Toc120064785"/>
            <w:bookmarkStart w:id="3749" w:name="_Toc120214762"/>
            <w:bookmarkEnd w:id="3748"/>
            <w:bookmarkEnd w:id="3749"/>
          </w:p>
          <w:p w14:paraId="311B0069" w14:textId="55550FE1" w:rsidR="00B131AF" w:rsidRPr="00B131AF" w:rsidDel="009D7D69" w:rsidRDefault="00B131AF" w:rsidP="00B131AF">
            <w:pPr>
              <w:spacing w:before="120" w:after="120"/>
              <w:rPr>
                <w:del w:id="3750" w:author="Raphael Malyankar" w:date="2022-11-22T00:40:00Z"/>
                <w:rFonts w:cs="Arial"/>
              </w:rPr>
            </w:pPr>
            <w:del w:id="3751" w:author="Raphael Malyankar" w:date="2022-11-22T00:40:00Z">
              <w:r w:rsidRPr="00B131AF" w:rsidDel="009D7D69">
                <w:rPr>
                  <w:rFonts w:cs="Arial"/>
                  <w:u w:val="single"/>
                </w:rPr>
                <w:delText>Remarks:</w:delText>
              </w:r>
              <w:bookmarkStart w:id="3752" w:name="_Toc120064786"/>
              <w:bookmarkStart w:id="3753" w:name="_Toc120214763"/>
              <w:bookmarkEnd w:id="3752"/>
              <w:bookmarkEnd w:id="3753"/>
            </w:del>
          </w:p>
          <w:p w14:paraId="73EB78AF" w14:textId="6460918D" w:rsidR="00B131AF" w:rsidRPr="00B131AF" w:rsidDel="009D7D69" w:rsidRDefault="00B131AF" w:rsidP="00B131AF">
            <w:pPr>
              <w:spacing w:before="120" w:after="120"/>
              <w:rPr>
                <w:del w:id="3754" w:author="Raphael Malyankar" w:date="2022-11-22T00:40:00Z"/>
                <w:rFonts w:cs="Arial"/>
              </w:rPr>
            </w:pPr>
            <w:del w:id="3755" w:author="Raphael Malyankar" w:date="2022-11-22T00:40:00Z">
              <w:r w:rsidRPr="00B131AF" w:rsidDel="009D7D69">
                <w:rPr>
                  <w:rFonts w:cs="Arial"/>
                </w:rPr>
                <w:delText>•No remarks.</w:delText>
              </w:r>
              <w:bookmarkStart w:id="3756" w:name="_Toc120064787"/>
              <w:bookmarkStart w:id="3757" w:name="_Toc120214764"/>
              <w:bookmarkEnd w:id="3756"/>
              <w:bookmarkEnd w:id="3757"/>
            </w:del>
          </w:p>
        </w:tc>
        <w:bookmarkStart w:id="3758" w:name="_Toc120064788"/>
        <w:bookmarkStart w:id="3759" w:name="_Toc120214765"/>
        <w:bookmarkEnd w:id="3758"/>
        <w:bookmarkEnd w:id="3759"/>
      </w:tr>
    </w:tbl>
    <w:p w14:paraId="2D00A08F" w14:textId="5062079D" w:rsidR="00B131AF" w:rsidRPr="00B131AF" w:rsidDel="009D7D69" w:rsidRDefault="00B131AF" w:rsidP="00B131AF">
      <w:pPr>
        <w:spacing w:before="240"/>
        <w:rPr>
          <w:del w:id="3760" w:author="Raphael Malyankar" w:date="2022-11-22T00:40:00Z"/>
          <w:b/>
        </w:rPr>
      </w:pPr>
      <w:bookmarkStart w:id="3761" w:name="_Toc120064789"/>
      <w:bookmarkStart w:id="3762" w:name="_Toc120214766"/>
      <w:bookmarkEnd w:id="3761"/>
      <w:bookmarkEnd w:id="3762"/>
    </w:p>
    <w:p w14:paraId="0C1C6A1D" w14:textId="77777777" w:rsidR="00B131AF" w:rsidRPr="00B131AF" w:rsidRDefault="00B131AF" w:rsidP="00716062">
      <w:pPr>
        <w:pStyle w:val="Heading2"/>
      </w:pPr>
      <w:bookmarkStart w:id="3763" w:name="_Toc120214767"/>
      <w:r w:rsidRPr="00B131AF">
        <w:t>Telecommunication Service</w:t>
      </w:r>
      <w:bookmarkEnd w:id="3763"/>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446A47F7" w14:textId="77777777" w:rsidTr="00B131AF">
        <w:tc>
          <w:tcPr>
            <w:tcW w:w="5000" w:type="pct"/>
            <w:shd w:val="clear" w:color="auto" w:fill="auto"/>
          </w:tcPr>
          <w:p w14:paraId="391F9E0C"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Classification of methods of communication over a distance by electrical, electronic, or electromagnetic means.</w:t>
            </w:r>
          </w:p>
          <w:p w14:paraId="0CFEFF17"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Voice</w:t>
            </w:r>
          </w:p>
          <w:p w14:paraId="2D8CC8D5"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transfer or exchange of information by using sounds that are being made by mouth and throat when speaking.</w:t>
            </w:r>
          </w:p>
          <w:p w14:paraId="0D01650E"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Facsimile</w:t>
            </w:r>
          </w:p>
          <w:p w14:paraId="098E7D1E"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system of transmitting and reproducing graphic matter (as printing or still pictures) by means of signals sent over telephone lines.</w:t>
            </w:r>
          </w:p>
          <w:p w14:paraId="3A628FC3"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SMS</w:t>
            </w:r>
          </w:p>
          <w:p w14:paraId="7231F797" w14:textId="77777777" w:rsidR="00B131AF" w:rsidRPr="00B131AF" w:rsidRDefault="00B131AF" w:rsidP="00B131AF">
            <w:pPr>
              <w:spacing w:before="120" w:after="120"/>
              <w:rPr>
                <w:rFonts w:cs="Arial"/>
              </w:rPr>
            </w:pPr>
            <w:r w:rsidRPr="00B131AF">
              <w:rPr>
                <w:rFonts w:cs="Arial"/>
              </w:rPr>
              <w:lastRenderedPageBreak/>
              <w:t xml:space="preserve">  </w:t>
            </w:r>
            <w:r w:rsidRPr="00B131AF">
              <w:rPr>
                <w:rFonts w:cs="Arial"/>
                <w:u w:val="single"/>
              </w:rPr>
              <w:t>IHO Definition:</w:t>
            </w:r>
            <w:r w:rsidRPr="00B131AF">
              <w:rPr>
                <w:rFonts w:cs="Arial"/>
              </w:rPr>
              <w:t xml:space="preserve"> Short Message Service is a form of text messaging communication on phones and mobile phones.</w:t>
            </w:r>
          </w:p>
          <w:p w14:paraId="01F44E33" w14:textId="77777777" w:rsidR="00B131AF" w:rsidRPr="00B131AF" w:rsidRDefault="00B131AF" w:rsidP="00B131AF">
            <w:pPr>
              <w:spacing w:before="120" w:after="120"/>
              <w:rPr>
                <w:rFonts w:cs="Arial"/>
              </w:rPr>
            </w:pPr>
            <w:r w:rsidRPr="00B131AF">
              <w:rPr>
                <w:rFonts w:cs="Arial"/>
              </w:rPr>
              <w:t xml:space="preserve">4) </w:t>
            </w:r>
            <w:r w:rsidRPr="00B131AF">
              <w:rPr>
                <w:rFonts w:cs="Arial"/>
                <w:b/>
              </w:rPr>
              <w:t>Data</w:t>
            </w:r>
          </w:p>
          <w:p w14:paraId="1468B533"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representation of facts, concepts or instructions in a formalised manner suitable for communication, interpretation or processing.</w:t>
            </w:r>
          </w:p>
          <w:p w14:paraId="0FFC21A0" w14:textId="77777777" w:rsidR="00B131AF" w:rsidRPr="00B131AF" w:rsidRDefault="00B131AF" w:rsidP="00B131AF">
            <w:pPr>
              <w:spacing w:before="120" w:after="120"/>
              <w:rPr>
                <w:rFonts w:cs="Arial"/>
              </w:rPr>
            </w:pPr>
            <w:r w:rsidRPr="00B131AF">
              <w:rPr>
                <w:rFonts w:cs="Arial"/>
              </w:rPr>
              <w:t xml:space="preserve">5) </w:t>
            </w:r>
            <w:r w:rsidRPr="00B131AF">
              <w:rPr>
                <w:rFonts w:cs="Arial"/>
                <w:b/>
              </w:rPr>
              <w:t>Streamed Data</w:t>
            </w:r>
          </w:p>
          <w:p w14:paraId="56A2B52A"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Data that is constantly received by and presented to an end-user while being delivered by a provider.</w:t>
            </w:r>
          </w:p>
          <w:p w14:paraId="3B0CF562" w14:textId="77777777" w:rsidR="00B131AF" w:rsidRPr="00B131AF" w:rsidRDefault="00B131AF" w:rsidP="00B131AF">
            <w:pPr>
              <w:spacing w:before="120" w:after="120"/>
              <w:rPr>
                <w:rFonts w:cs="Arial"/>
              </w:rPr>
            </w:pPr>
            <w:r w:rsidRPr="00B131AF">
              <w:rPr>
                <w:rFonts w:cs="Arial"/>
              </w:rPr>
              <w:t xml:space="preserve">6) </w:t>
            </w:r>
            <w:r w:rsidRPr="00B131AF">
              <w:rPr>
                <w:rFonts w:cs="Arial"/>
                <w:b/>
              </w:rPr>
              <w:t>Telex</w:t>
            </w:r>
          </w:p>
          <w:p w14:paraId="7B2E845E"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system of communication in which messages are sent over long distances by using a telephone system and are printed by using a special machine (called a teletypewriter).</w:t>
            </w:r>
          </w:p>
          <w:p w14:paraId="42990D33" w14:textId="77777777" w:rsidR="00B131AF" w:rsidRPr="00B131AF" w:rsidRDefault="00B131AF" w:rsidP="00B131AF">
            <w:pPr>
              <w:spacing w:before="120" w:after="120"/>
              <w:rPr>
                <w:rFonts w:cs="Arial"/>
              </w:rPr>
            </w:pPr>
            <w:r w:rsidRPr="00B131AF">
              <w:rPr>
                <w:rFonts w:cs="Arial"/>
              </w:rPr>
              <w:t xml:space="preserve">7) </w:t>
            </w:r>
            <w:r w:rsidRPr="00B131AF">
              <w:rPr>
                <w:rFonts w:cs="Arial"/>
                <w:b/>
              </w:rPr>
              <w:t>Telegraph</w:t>
            </w:r>
          </w:p>
          <w:p w14:paraId="049C2B88"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An apparatus, system or process for communication at a distance by electric transmission over wire.</w:t>
            </w:r>
          </w:p>
          <w:p w14:paraId="763EB740" w14:textId="77777777" w:rsidR="00B131AF" w:rsidRPr="00B131AF" w:rsidRDefault="00B131AF" w:rsidP="00B131AF">
            <w:pPr>
              <w:spacing w:before="120" w:after="120"/>
              <w:rPr>
                <w:rFonts w:cs="Arial"/>
              </w:rPr>
            </w:pPr>
            <w:r w:rsidRPr="00B131AF">
              <w:rPr>
                <w:rFonts w:cs="Arial"/>
              </w:rPr>
              <w:t xml:space="preserve">8) </w:t>
            </w:r>
            <w:r w:rsidRPr="00B131AF">
              <w:rPr>
                <w:rFonts w:cs="Arial"/>
                <w:b/>
              </w:rPr>
              <w:t>Email</w:t>
            </w:r>
          </w:p>
          <w:p w14:paraId="5F0910F4"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Messages and other data exchanged between individuals using computers in a network.</w:t>
            </w:r>
          </w:p>
          <w:p w14:paraId="79DC4079" w14:textId="77777777" w:rsidR="00B131AF" w:rsidRPr="00B131AF" w:rsidRDefault="00B131AF" w:rsidP="00B131AF">
            <w:pPr>
              <w:spacing w:before="120" w:after="120"/>
              <w:rPr>
                <w:rFonts w:cs="Arial"/>
              </w:rPr>
            </w:pPr>
          </w:p>
          <w:p w14:paraId="11A24803" w14:textId="77777777" w:rsidR="00B131AF" w:rsidRPr="00B131AF" w:rsidRDefault="00B131AF" w:rsidP="00B131AF">
            <w:pPr>
              <w:spacing w:before="120" w:after="120"/>
              <w:rPr>
                <w:rFonts w:cs="Arial"/>
              </w:rPr>
            </w:pPr>
            <w:r w:rsidRPr="00B131AF">
              <w:rPr>
                <w:rFonts w:cs="Arial"/>
                <w:u w:val="single"/>
              </w:rPr>
              <w:t>Remarks:</w:t>
            </w:r>
          </w:p>
          <w:p w14:paraId="19B15DDB" w14:textId="77777777" w:rsidR="00B131AF" w:rsidRPr="00B131AF" w:rsidRDefault="00B131AF" w:rsidP="00B131AF">
            <w:pPr>
              <w:spacing w:before="120" w:after="120"/>
              <w:rPr>
                <w:rFonts w:cs="Arial"/>
              </w:rPr>
            </w:pPr>
            <w:r w:rsidRPr="00B131AF">
              <w:rPr>
                <w:rFonts w:cs="Arial"/>
              </w:rPr>
              <w:t>•No remarks.</w:t>
            </w:r>
          </w:p>
        </w:tc>
      </w:tr>
    </w:tbl>
    <w:p w14:paraId="3C57AB6B" w14:textId="77777777" w:rsidR="00B131AF" w:rsidRPr="00B131AF" w:rsidRDefault="00B131AF" w:rsidP="00B131AF">
      <w:pPr>
        <w:spacing w:before="240"/>
        <w:rPr>
          <w:b/>
        </w:rPr>
      </w:pPr>
    </w:p>
    <w:p w14:paraId="0A57F5CD" w14:textId="77777777" w:rsidR="00B131AF" w:rsidRPr="00B131AF" w:rsidRDefault="00B131AF" w:rsidP="00716062">
      <w:pPr>
        <w:pStyle w:val="Heading2"/>
      </w:pPr>
      <w:bookmarkStart w:id="3764" w:name="_Toc120214768"/>
      <w:r w:rsidRPr="00B131AF">
        <w:t>Terminal Identifier</w:t>
      </w:r>
      <w:bookmarkEnd w:id="3764"/>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56D47827" w14:textId="77777777" w:rsidTr="00B131AF">
        <w:tc>
          <w:tcPr>
            <w:tcW w:w="5000" w:type="pct"/>
            <w:shd w:val="clear" w:color="auto" w:fill="auto"/>
          </w:tcPr>
          <w:p w14:paraId="6B7D6959"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unique identifier for a given terminal.</w:t>
            </w:r>
          </w:p>
          <w:p w14:paraId="453F7E28" w14:textId="7DE2B17E" w:rsidR="00B131AF" w:rsidRPr="00B131AF" w:rsidRDefault="009D7D69" w:rsidP="00B131AF">
            <w:pPr>
              <w:spacing w:before="120" w:after="120"/>
              <w:rPr>
                <w:rFonts w:cs="Arial"/>
              </w:rPr>
            </w:pPr>
            <w:ins w:id="3765" w:author="Raphael Malyankar" w:date="2022-11-22T00:41:00Z">
              <w:r w:rsidRPr="009D7D69">
                <w:rPr>
                  <w:rFonts w:cs="Arial"/>
                </w:rPr>
                <w:t>Value Type: text</w:t>
              </w:r>
            </w:ins>
          </w:p>
          <w:p w14:paraId="2FD7A411" w14:textId="77777777" w:rsidR="00B131AF" w:rsidRPr="00B131AF" w:rsidRDefault="00B131AF" w:rsidP="00B131AF">
            <w:pPr>
              <w:spacing w:before="120" w:after="120"/>
              <w:rPr>
                <w:rFonts w:cs="Arial"/>
              </w:rPr>
            </w:pPr>
            <w:r w:rsidRPr="00B131AF">
              <w:rPr>
                <w:rFonts w:cs="Arial"/>
                <w:u w:val="single"/>
              </w:rPr>
              <w:t>Remarks:</w:t>
            </w:r>
          </w:p>
          <w:p w14:paraId="7EBDEA5A" w14:textId="77777777" w:rsidR="00B131AF" w:rsidRPr="00B131AF" w:rsidRDefault="00B131AF" w:rsidP="00B131AF">
            <w:pPr>
              <w:spacing w:before="120" w:after="120"/>
              <w:rPr>
                <w:rFonts w:cs="Arial"/>
              </w:rPr>
            </w:pPr>
            <w:r w:rsidRPr="00B131AF">
              <w:rPr>
                <w:rFonts w:cs="Arial"/>
              </w:rPr>
              <w:t>•No remarks.</w:t>
            </w:r>
          </w:p>
        </w:tc>
      </w:tr>
    </w:tbl>
    <w:p w14:paraId="30125AF1" w14:textId="77777777" w:rsidR="00B131AF" w:rsidRPr="00B131AF" w:rsidRDefault="00B131AF" w:rsidP="00B131AF">
      <w:pPr>
        <w:spacing w:before="240"/>
        <w:rPr>
          <w:b/>
        </w:rPr>
      </w:pPr>
    </w:p>
    <w:p w14:paraId="4B37A32C" w14:textId="77777777" w:rsidR="00B131AF" w:rsidRPr="00B131AF" w:rsidRDefault="00B131AF" w:rsidP="00716062">
      <w:pPr>
        <w:pStyle w:val="Heading2"/>
      </w:pPr>
      <w:bookmarkStart w:id="3766" w:name="_Toc120214769"/>
      <w:r w:rsidRPr="00B131AF">
        <w:t>Text</w:t>
      </w:r>
      <w:bookmarkEnd w:id="3766"/>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6D198559" w14:textId="77777777" w:rsidTr="00B131AF">
        <w:tc>
          <w:tcPr>
            <w:tcW w:w="5000" w:type="pct"/>
            <w:shd w:val="clear" w:color="auto" w:fill="auto"/>
          </w:tcPr>
          <w:p w14:paraId="307B9DBC"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A non-formatted digital text string.</w:t>
            </w:r>
          </w:p>
          <w:p w14:paraId="115F0B78" w14:textId="06512453" w:rsidR="00B131AF" w:rsidRPr="00B131AF" w:rsidRDefault="009D7D69" w:rsidP="00B131AF">
            <w:pPr>
              <w:spacing w:before="120" w:after="120"/>
              <w:rPr>
                <w:rFonts w:cs="Arial"/>
              </w:rPr>
            </w:pPr>
            <w:ins w:id="3767" w:author="Raphael Malyankar" w:date="2022-11-22T00:41:00Z">
              <w:r w:rsidRPr="009D7D69">
                <w:rPr>
                  <w:rFonts w:cs="Arial"/>
                </w:rPr>
                <w:t>Value Type: text</w:t>
              </w:r>
            </w:ins>
          </w:p>
          <w:p w14:paraId="0647A9BA" w14:textId="77777777" w:rsidR="00B131AF" w:rsidRPr="00B131AF" w:rsidRDefault="00B131AF" w:rsidP="00B131AF">
            <w:pPr>
              <w:spacing w:before="120" w:after="120"/>
              <w:rPr>
                <w:rFonts w:cs="Arial"/>
              </w:rPr>
            </w:pPr>
            <w:r w:rsidRPr="00B131AF">
              <w:rPr>
                <w:rFonts w:cs="Arial"/>
                <w:u w:val="single"/>
              </w:rPr>
              <w:t>Remarks:</w:t>
            </w:r>
          </w:p>
          <w:p w14:paraId="4C1002D1" w14:textId="100EEBD8" w:rsidR="00A739EE" w:rsidRPr="00A739EE" w:rsidRDefault="00A739EE" w:rsidP="00A739EE">
            <w:pPr>
              <w:pStyle w:val="ListParagraph"/>
              <w:numPr>
                <w:ilvl w:val="0"/>
                <w:numId w:val="36"/>
              </w:numPr>
              <w:spacing w:before="120" w:after="120"/>
              <w:rPr>
                <w:rFonts w:cs="Arial"/>
              </w:rPr>
            </w:pPr>
            <w:r w:rsidRPr="00A739EE">
              <w:rPr>
                <w:rFonts w:cs="Arial"/>
              </w:rPr>
              <w:t xml:space="preserve">This attribute should be used, for example, to hold the information that is shown on paper charts by short cautionary or explanatory notes. Therefore, text populated in </w:t>
            </w:r>
            <w:r w:rsidRPr="00A739EE">
              <w:rPr>
                <w:rFonts w:cs="Arial"/>
                <w:i/>
                <w:iCs/>
              </w:rPr>
              <w:t>text</w:t>
            </w:r>
            <w:r w:rsidRPr="00A739EE">
              <w:rPr>
                <w:rFonts w:cs="Arial"/>
              </w:rPr>
              <w:t xml:space="preserve"> must not exceed 300 characters.</w:t>
            </w:r>
          </w:p>
          <w:p w14:paraId="1D48DAD4" w14:textId="2274F678" w:rsidR="00A739EE" w:rsidRPr="00A739EE" w:rsidRDefault="00A739EE" w:rsidP="00A739EE">
            <w:pPr>
              <w:pStyle w:val="ListParagraph"/>
              <w:numPr>
                <w:ilvl w:val="0"/>
                <w:numId w:val="36"/>
              </w:numPr>
              <w:spacing w:before="120" w:after="120"/>
              <w:rPr>
                <w:rFonts w:cs="Arial"/>
              </w:rPr>
            </w:pPr>
            <w:r w:rsidRPr="00A739EE">
              <w:rPr>
                <w:rFonts w:cs="Arial"/>
              </w:rPr>
              <w:t xml:space="preserve">Text may be in English, or in a national language defined by the attribute </w:t>
            </w:r>
            <w:r w:rsidRPr="00A739EE">
              <w:rPr>
                <w:rFonts w:cs="Arial"/>
                <w:i/>
                <w:iCs/>
              </w:rPr>
              <w:t>language</w:t>
            </w:r>
            <w:r w:rsidRPr="00A739EE">
              <w:rPr>
                <w:rFonts w:cs="Arial"/>
              </w:rPr>
              <w:t>.</w:t>
            </w:r>
          </w:p>
          <w:p w14:paraId="064701B7" w14:textId="1FB85A98" w:rsidR="00B131AF" w:rsidRPr="00A739EE" w:rsidRDefault="00A739EE" w:rsidP="00A739EE">
            <w:pPr>
              <w:pStyle w:val="ListParagraph"/>
              <w:numPr>
                <w:ilvl w:val="0"/>
                <w:numId w:val="36"/>
              </w:numPr>
              <w:spacing w:before="120" w:after="120"/>
              <w:rPr>
                <w:rFonts w:cs="Arial"/>
              </w:rPr>
            </w:pPr>
            <w:r w:rsidRPr="00A739EE">
              <w:rPr>
                <w:rFonts w:cs="Arial"/>
              </w:rPr>
              <w:t xml:space="preserve">No formatting of text is possible within text. If formatted text, or text strings exceeding 300 characters, is required, then the sub-attribute </w:t>
            </w:r>
            <w:proofErr w:type="spellStart"/>
            <w:r w:rsidRPr="00A739EE">
              <w:rPr>
                <w:rFonts w:cs="Arial"/>
                <w:i/>
                <w:iCs/>
              </w:rPr>
              <w:t>fileReference</w:t>
            </w:r>
            <w:proofErr w:type="spellEnd"/>
            <w:r w:rsidRPr="00A739EE">
              <w:rPr>
                <w:rFonts w:cs="Arial"/>
              </w:rPr>
              <w:t xml:space="preserve"> must be used.</w:t>
            </w:r>
          </w:p>
        </w:tc>
      </w:tr>
    </w:tbl>
    <w:p w14:paraId="071D8632" w14:textId="77777777" w:rsidR="00B131AF" w:rsidRPr="00B131AF" w:rsidRDefault="00B131AF" w:rsidP="00B131AF">
      <w:pPr>
        <w:spacing w:before="240"/>
        <w:rPr>
          <w:b/>
        </w:rPr>
      </w:pPr>
    </w:p>
    <w:p w14:paraId="12B1DE25" w14:textId="00D5AEBD" w:rsidR="00B131AF" w:rsidRPr="00B131AF" w:rsidDel="00D10DBF" w:rsidRDefault="00B131AF" w:rsidP="00716062">
      <w:pPr>
        <w:pStyle w:val="Heading2"/>
        <w:rPr>
          <w:del w:id="3768" w:author="Raphael Malyankar" w:date="2022-11-23T02:23:00Z"/>
        </w:rPr>
      </w:pPr>
      <w:del w:id="3769" w:author="Raphael Malyankar" w:date="2022-11-23T02:23:00Z">
        <w:r w:rsidRPr="00B131AF" w:rsidDel="00D10DBF">
          <w:lastRenderedPageBreak/>
          <w:delText>Text Justification</w:delText>
        </w:r>
        <w:bookmarkStart w:id="3770" w:name="_Toc120064793"/>
        <w:bookmarkStart w:id="3771" w:name="_Toc120214770"/>
        <w:bookmarkEnd w:id="3770"/>
        <w:bookmarkEnd w:id="3771"/>
      </w:del>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rsidDel="00D10DBF" w14:paraId="5A9F57BC" w14:textId="6EA50431" w:rsidTr="00B131AF">
        <w:trPr>
          <w:del w:id="3772" w:author="Raphael Malyankar" w:date="2022-11-23T02:23:00Z"/>
        </w:trPr>
        <w:tc>
          <w:tcPr>
            <w:tcW w:w="5000" w:type="pct"/>
            <w:shd w:val="clear" w:color="auto" w:fill="auto"/>
          </w:tcPr>
          <w:p w14:paraId="4CA3EAD6" w14:textId="587560F7" w:rsidR="00B131AF" w:rsidRPr="00B131AF" w:rsidDel="00D10DBF" w:rsidRDefault="00B131AF" w:rsidP="00B131AF">
            <w:pPr>
              <w:spacing w:before="120" w:after="120"/>
              <w:rPr>
                <w:del w:id="3773" w:author="Raphael Malyankar" w:date="2022-11-23T02:23:00Z"/>
                <w:rFonts w:cs="Arial"/>
              </w:rPr>
            </w:pPr>
            <w:del w:id="3774" w:author="Raphael Malyankar" w:date="2022-11-23T02:23:00Z">
              <w:r w:rsidRPr="00B131AF" w:rsidDel="00D10DBF">
                <w:rPr>
                  <w:rFonts w:cs="Arial"/>
                  <w:u w:val="single"/>
                </w:rPr>
                <w:delText>IHO Definition:</w:delText>
              </w:r>
              <w:r w:rsidRPr="00B131AF" w:rsidDel="00D10DBF">
                <w:rPr>
                  <w:rFonts w:cs="Arial"/>
                </w:rPr>
                <w:delText xml:space="preserve"> The anchor point of a text string.</w:delText>
              </w:r>
              <w:bookmarkStart w:id="3775" w:name="_Toc120064794"/>
              <w:bookmarkStart w:id="3776" w:name="_Toc120214771"/>
              <w:bookmarkEnd w:id="3775"/>
              <w:bookmarkEnd w:id="3776"/>
            </w:del>
          </w:p>
          <w:p w14:paraId="4774F2D3" w14:textId="03E7BEB6" w:rsidR="00B131AF" w:rsidRPr="00B131AF" w:rsidDel="00D10DBF" w:rsidRDefault="00B131AF" w:rsidP="00B131AF">
            <w:pPr>
              <w:spacing w:before="120" w:after="120"/>
              <w:rPr>
                <w:del w:id="3777" w:author="Raphael Malyankar" w:date="2022-11-23T02:23:00Z"/>
                <w:rFonts w:cs="Arial"/>
              </w:rPr>
            </w:pPr>
            <w:del w:id="3778" w:author="Raphael Malyankar" w:date="2022-11-23T02:23:00Z">
              <w:r w:rsidRPr="00B131AF" w:rsidDel="00D10DBF">
                <w:rPr>
                  <w:rFonts w:cs="Arial"/>
                </w:rPr>
                <w:delText xml:space="preserve">1) </w:delText>
              </w:r>
              <w:r w:rsidRPr="00B131AF" w:rsidDel="00D10DBF">
                <w:rPr>
                  <w:rFonts w:cs="Arial"/>
                  <w:b/>
                </w:rPr>
                <w:delText>Left</w:delText>
              </w:r>
              <w:bookmarkStart w:id="3779" w:name="_Toc120064795"/>
              <w:bookmarkStart w:id="3780" w:name="_Toc120214772"/>
              <w:bookmarkEnd w:id="3779"/>
              <w:bookmarkEnd w:id="3780"/>
            </w:del>
          </w:p>
          <w:p w14:paraId="6C9475BF" w14:textId="7B382961" w:rsidR="00B131AF" w:rsidRPr="00B131AF" w:rsidDel="00D10DBF" w:rsidRDefault="00B131AF" w:rsidP="00B131AF">
            <w:pPr>
              <w:spacing w:before="120" w:after="120"/>
              <w:rPr>
                <w:del w:id="3781" w:author="Raphael Malyankar" w:date="2022-11-23T02:23:00Z"/>
                <w:rFonts w:cs="Arial"/>
              </w:rPr>
            </w:pPr>
            <w:del w:id="3782" w:author="Raphael Malyankar" w:date="2022-11-23T02:23:00Z">
              <w:r w:rsidRPr="00B131AF" w:rsidDel="00D10DBF">
                <w:rPr>
                  <w:rFonts w:cs="Arial"/>
                </w:rPr>
                <w:delText xml:space="preserve">  </w:delText>
              </w:r>
              <w:r w:rsidRPr="00B131AF" w:rsidDel="00D10DBF">
                <w:rPr>
                  <w:rFonts w:cs="Arial"/>
                  <w:u w:val="single"/>
                </w:rPr>
                <w:delText>IHO Definition:</w:delText>
              </w:r>
              <w:r w:rsidRPr="00B131AF" w:rsidDel="00D10DBF">
                <w:rPr>
                  <w:rFonts w:cs="Arial"/>
                </w:rPr>
                <w:delText xml:space="preserve"> Of, relating to, or located on or near the side of a person or thing that is turned toward the west when the subject is facing north (opposed to </w:delText>
              </w:r>
              <w:r w:rsidRPr="00B131AF" w:rsidDel="00D10DBF">
                <w:rPr>
                  <w:rFonts w:cs="Arial"/>
                  <w:b/>
                </w:rPr>
                <w:delText>right</w:delText>
              </w:r>
              <w:r w:rsidRPr="00B131AF" w:rsidDel="00D10DBF">
                <w:rPr>
                  <w:rFonts w:cs="Arial"/>
                </w:rPr>
                <w:delText>).</w:delText>
              </w:r>
              <w:bookmarkStart w:id="3783" w:name="_Toc120064796"/>
              <w:bookmarkStart w:id="3784" w:name="_Toc120214773"/>
              <w:bookmarkEnd w:id="3783"/>
              <w:bookmarkEnd w:id="3784"/>
            </w:del>
          </w:p>
          <w:p w14:paraId="16760C36" w14:textId="1EDF61E9" w:rsidR="00B131AF" w:rsidRPr="00B131AF" w:rsidDel="00D10DBF" w:rsidRDefault="00B131AF" w:rsidP="00B131AF">
            <w:pPr>
              <w:spacing w:before="120" w:after="120"/>
              <w:rPr>
                <w:del w:id="3785" w:author="Raphael Malyankar" w:date="2022-11-23T02:23:00Z"/>
                <w:rFonts w:cs="Arial"/>
              </w:rPr>
            </w:pPr>
            <w:del w:id="3786" w:author="Raphael Malyankar" w:date="2022-11-23T02:23:00Z">
              <w:r w:rsidRPr="00B131AF" w:rsidDel="00D10DBF">
                <w:rPr>
                  <w:rFonts w:cs="Arial"/>
                </w:rPr>
                <w:delText xml:space="preserve">2) </w:delText>
              </w:r>
              <w:r w:rsidRPr="00B131AF" w:rsidDel="00D10DBF">
                <w:rPr>
                  <w:rFonts w:cs="Arial"/>
                  <w:b/>
                </w:rPr>
                <w:delText>Centred</w:delText>
              </w:r>
              <w:bookmarkStart w:id="3787" w:name="_Toc120064797"/>
              <w:bookmarkStart w:id="3788" w:name="_Toc120214774"/>
              <w:bookmarkEnd w:id="3787"/>
              <w:bookmarkEnd w:id="3788"/>
            </w:del>
          </w:p>
          <w:p w14:paraId="49BF35C7" w14:textId="18C76338" w:rsidR="00B131AF" w:rsidRPr="00B131AF" w:rsidDel="00D10DBF" w:rsidRDefault="00B131AF" w:rsidP="00B131AF">
            <w:pPr>
              <w:spacing w:before="120" w:after="120"/>
              <w:rPr>
                <w:del w:id="3789" w:author="Raphael Malyankar" w:date="2022-11-23T02:23:00Z"/>
                <w:rFonts w:cs="Arial"/>
              </w:rPr>
            </w:pPr>
            <w:del w:id="3790" w:author="Raphael Malyankar" w:date="2022-11-23T02:23:00Z">
              <w:r w:rsidRPr="00B131AF" w:rsidDel="00D10DBF">
                <w:rPr>
                  <w:rFonts w:cs="Arial"/>
                </w:rPr>
                <w:delText xml:space="preserve">  </w:delText>
              </w:r>
              <w:r w:rsidRPr="00B131AF" w:rsidDel="00D10DBF">
                <w:rPr>
                  <w:rFonts w:cs="Arial"/>
                  <w:u w:val="single"/>
                </w:rPr>
                <w:delText>IHO Definition:</w:delText>
              </w:r>
              <w:r w:rsidRPr="00B131AF" w:rsidDel="00D10DBF">
                <w:rPr>
                  <w:rFonts w:cs="Arial"/>
                </w:rPr>
                <w:delText xml:space="preserve"> Equidistant from all bordering or adjacent areas; situated in the centre.</w:delText>
              </w:r>
              <w:bookmarkStart w:id="3791" w:name="_Toc120064798"/>
              <w:bookmarkStart w:id="3792" w:name="_Toc120214775"/>
              <w:bookmarkEnd w:id="3791"/>
              <w:bookmarkEnd w:id="3792"/>
            </w:del>
          </w:p>
          <w:p w14:paraId="477EFC0B" w14:textId="1A9B2C2D" w:rsidR="00B131AF" w:rsidRPr="00B131AF" w:rsidDel="00D10DBF" w:rsidRDefault="00B131AF" w:rsidP="00B131AF">
            <w:pPr>
              <w:spacing w:before="120" w:after="120"/>
              <w:rPr>
                <w:del w:id="3793" w:author="Raphael Malyankar" w:date="2022-11-23T02:23:00Z"/>
                <w:rFonts w:cs="Arial"/>
              </w:rPr>
            </w:pPr>
            <w:del w:id="3794" w:author="Raphael Malyankar" w:date="2022-11-23T02:23:00Z">
              <w:r w:rsidRPr="00B131AF" w:rsidDel="00D10DBF">
                <w:rPr>
                  <w:rFonts w:cs="Arial"/>
                </w:rPr>
                <w:delText>3) Right</w:delText>
              </w:r>
              <w:bookmarkStart w:id="3795" w:name="_Toc120064799"/>
              <w:bookmarkStart w:id="3796" w:name="_Toc120214776"/>
              <w:bookmarkEnd w:id="3795"/>
              <w:bookmarkEnd w:id="3796"/>
            </w:del>
          </w:p>
          <w:p w14:paraId="6D980949" w14:textId="4BA5F263" w:rsidR="00B131AF" w:rsidRPr="00B131AF" w:rsidDel="00D10DBF" w:rsidRDefault="00B131AF" w:rsidP="00B131AF">
            <w:pPr>
              <w:spacing w:before="120" w:after="120"/>
              <w:rPr>
                <w:del w:id="3797" w:author="Raphael Malyankar" w:date="2022-11-23T02:23:00Z"/>
                <w:rFonts w:cs="Arial"/>
              </w:rPr>
            </w:pPr>
            <w:del w:id="3798" w:author="Raphael Malyankar" w:date="2022-11-23T02:23:00Z">
              <w:r w:rsidRPr="00B131AF" w:rsidDel="00D10DBF">
                <w:rPr>
                  <w:rFonts w:cs="Arial"/>
                </w:rPr>
                <w:delText xml:space="preserve">  </w:delText>
              </w:r>
              <w:r w:rsidRPr="00B131AF" w:rsidDel="00D10DBF">
                <w:rPr>
                  <w:rFonts w:cs="Arial"/>
                  <w:u w:val="single"/>
                </w:rPr>
                <w:delText>IHO Definition:</w:delText>
              </w:r>
              <w:r w:rsidRPr="00B131AF" w:rsidDel="00D10DBF">
                <w:rPr>
                  <w:rFonts w:cs="Arial"/>
                </w:rPr>
                <w:delText xml:space="preserve"> Of, relating to, or located on or near the side of a person or thing that is turned toward the east when the subject is facing north (opposed to left).</w:delText>
              </w:r>
              <w:bookmarkStart w:id="3799" w:name="_Toc120064800"/>
              <w:bookmarkStart w:id="3800" w:name="_Toc120214777"/>
              <w:bookmarkEnd w:id="3799"/>
              <w:bookmarkEnd w:id="3800"/>
            </w:del>
          </w:p>
          <w:p w14:paraId="7CA926CF" w14:textId="38508BDE" w:rsidR="00B131AF" w:rsidRPr="00B131AF" w:rsidDel="00D10DBF" w:rsidRDefault="00B131AF" w:rsidP="00B131AF">
            <w:pPr>
              <w:spacing w:before="120" w:after="120"/>
              <w:rPr>
                <w:del w:id="3801" w:author="Raphael Malyankar" w:date="2022-11-23T02:23:00Z"/>
                <w:rFonts w:cs="Arial"/>
              </w:rPr>
            </w:pPr>
            <w:bookmarkStart w:id="3802" w:name="_Toc120064801"/>
            <w:bookmarkStart w:id="3803" w:name="_Toc120214778"/>
            <w:bookmarkEnd w:id="3802"/>
            <w:bookmarkEnd w:id="3803"/>
          </w:p>
          <w:p w14:paraId="0042C59E" w14:textId="363375F4" w:rsidR="00B131AF" w:rsidRPr="00B131AF" w:rsidDel="00D10DBF" w:rsidRDefault="00B131AF" w:rsidP="00B131AF">
            <w:pPr>
              <w:spacing w:before="120" w:after="120"/>
              <w:rPr>
                <w:del w:id="3804" w:author="Raphael Malyankar" w:date="2022-11-23T02:23:00Z"/>
                <w:rFonts w:cs="Arial"/>
              </w:rPr>
            </w:pPr>
            <w:del w:id="3805" w:author="Raphael Malyankar" w:date="2022-11-23T02:23:00Z">
              <w:r w:rsidRPr="00B131AF" w:rsidDel="00D10DBF">
                <w:rPr>
                  <w:rFonts w:cs="Arial"/>
                  <w:u w:val="single"/>
                </w:rPr>
                <w:delText>Remarks:</w:delText>
              </w:r>
              <w:bookmarkStart w:id="3806" w:name="_Toc120064802"/>
              <w:bookmarkStart w:id="3807" w:name="_Toc120214779"/>
              <w:bookmarkEnd w:id="3806"/>
              <w:bookmarkEnd w:id="3807"/>
            </w:del>
          </w:p>
          <w:p w14:paraId="1CA3FFF7" w14:textId="27E7473F" w:rsidR="00B131AF" w:rsidRPr="00B131AF" w:rsidDel="00D10DBF" w:rsidRDefault="00B131AF" w:rsidP="00B131AF">
            <w:pPr>
              <w:spacing w:before="120" w:after="120"/>
              <w:rPr>
                <w:del w:id="3808" w:author="Raphael Malyankar" w:date="2022-11-23T02:23:00Z"/>
                <w:rFonts w:cs="Arial"/>
              </w:rPr>
            </w:pPr>
            <w:del w:id="3809" w:author="Raphael Malyankar" w:date="2022-11-23T02:23:00Z">
              <w:r w:rsidRPr="00B131AF" w:rsidDel="00D10DBF">
                <w:rPr>
                  <w:rFonts w:cs="Arial"/>
                </w:rPr>
                <w:delText>•No remarks.</w:delText>
              </w:r>
              <w:bookmarkStart w:id="3810" w:name="_Toc120064803"/>
              <w:bookmarkStart w:id="3811" w:name="_Toc120214780"/>
              <w:bookmarkEnd w:id="3810"/>
              <w:bookmarkEnd w:id="3811"/>
            </w:del>
          </w:p>
        </w:tc>
        <w:bookmarkStart w:id="3812" w:name="_Toc120064804"/>
        <w:bookmarkStart w:id="3813" w:name="_Toc120214781"/>
        <w:bookmarkEnd w:id="3812"/>
        <w:bookmarkEnd w:id="3813"/>
      </w:tr>
    </w:tbl>
    <w:p w14:paraId="2DF5A795" w14:textId="4B9EB081" w:rsidR="00B131AF" w:rsidRPr="00B131AF" w:rsidDel="00D10DBF" w:rsidRDefault="00B131AF" w:rsidP="00B131AF">
      <w:pPr>
        <w:spacing w:before="240"/>
        <w:rPr>
          <w:del w:id="3814" w:author="Raphael Malyankar" w:date="2022-11-23T02:23:00Z"/>
          <w:b/>
        </w:rPr>
      </w:pPr>
      <w:bookmarkStart w:id="3815" w:name="_Toc120064805"/>
      <w:bookmarkStart w:id="3816" w:name="_Toc120214782"/>
      <w:bookmarkEnd w:id="3815"/>
      <w:bookmarkEnd w:id="3816"/>
    </w:p>
    <w:p w14:paraId="442AC244" w14:textId="77777777" w:rsidR="00B131AF" w:rsidRPr="00B131AF" w:rsidRDefault="00B131AF" w:rsidP="00716062">
      <w:pPr>
        <w:pStyle w:val="Heading2"/>
      </w:pPr>
      <w:bookmarkStart w:id="3817" w:name="_Toc120214783"/>
      <w:r w:rsidRPr="00B131AF">
        <w:t>Text Offset Mm</w:t>
      </w:r>
      <w:bookmarkEnd w:id="3817"/>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2FE3C1F3" w14:textId="77777777" w:rsidTr="00B131AF">
        <w:tc>
          <w:tcPr>
            <w:tcW w:w="5000" w:type="pct"/>
            <w:shd w:val="clear" w:color="auto" w:fill="auto"/>
          </w:tcPr>
          <w:p w14:paraId="376B7AF4"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distance in millimetres that text associated with a feature is positioned from the feature in an end-user system.</w:t>
            </w:r>
          </w:p>
          <w:p w14:paraId="4951D76B" w14:textId="6D8BAD98" w:rsidR="002761A8" w:rsidRDefault="002761A8" w:rsidP="002761A8">
            <w:pPr>
              <w:spacing w:after="0" w:line="240" w:lineRule="auto"/>
              <w:ind w:left="100" w:right="-20"/>
              <w:rPr>
                <w:rFonts w:eastAsia="Arial" w:cs="Arial"/>
              </w:rPr>
            </w:pPr>
            <w:r>
              <w:rPr>
                <w:rFonts w:eastAsia="Arial" w:cs="Arial"/>
                <w:spacing w:val="-2"/>
                <w:u w:val="single" w:color="000000"/>
              </w:rPr>
              <w:t>T</w:t>
            </w:r>
            <w:r>
              <w:rPr>
                <w:rFonts w:eastAsia="Arial" w:cs="Arial"/>
                <w:spacing w:val="-1"/>
                <w:u w:val="single" w:color="000000"/>
              </w:rPr>
              <w:t>y</w:t>
            </w:r>
            <w:r>
              <w:rPr>
                <w:rFonts w:eastAsia="Arial" w:cs="Arial"/>
                <w:u w:val="single" w:color="000000"/>
              </w:rPr>
              <w:t>p</w:t>
            </w:r>
            <w:r>
              <w:rPr>
                <w:rFonts w:eastAsia="Arial" w:cs="Arial"/>
                <w:spacing w:val="-1"/>
                <w:u w:val="single" w:color="000000"/>
              </w:rPr>
              <w:t>e</w:t>
            </w:r>
            <w:r>
              <w:rPr>
                <w:rFonts w:eastAsia="Arial" w:cs="Arial"/>
                <w:u w:val="single" w:color="000000"/>
              </w:rPr>
              <w:t>:</w:t>
            </w:r>
            <w:r>
              <w:rPr>
                <w:rFonts w:eastAsia="Arial" w:cs="Arial"/>
                <w:spacing w:val="54"/>
              </w:rPr>
              <w:t xml:space="preserve"> </w:t>
            </w:r>
            <w:r>
              <w:rPr>
                <w:rFonts w:eastAsia="Arial" w:cs="Arial"/>
                <w:spacing w:val="2"/>
              </w:rPr>
              <w:t>I</w:t>
            </w:r>
            <w:r>
              <w:rPr>
                <w:rFonts w:eastAsia="Arial" w:cs="Arial"/>
              </w:rPr>
              <w:t>n</w:t>
            </w:r>
            <w:r>
              <w:rPr>
                <w:rFonts w:eastAsia="Arial" w:cs="Arial"/>
                <w:spacing w:val="2"/>
              </w:rPr>
              <w:t>t</w:t>
            </w:r>
            <w:r>
              <w:rPr>
                <w:rFonts w:eastAsia="Arial" w:cs="Arial"/>
              </w:rPr>
              <w:t>e</w:t>
            </w:r>
            <w:r>
              <w:rPr>
                <w:rFonts w:eastAsia="Arial" w:cs="Arial"/>
                <w:spacing w:val="-1"/>
              </w:rPr>
              <w:t>g</w:t>
            </w:r>
            <w:r>
              <w:rPr>
                <w:rFonts w:eastAsia="Arial" w:cs="Arial"/>
              </w:rPr>
              <w:t>er</w:t>
            </w:r>
          </w:p>
          <w:p w14:paraId="63C20041" w14:textId="77777777" w:rsidR="002761A8" w:rsidRDefault="002761A8" w:rsidP="002761A8">
            <w:pPr>
              <w:spacing w:before="6" w:after="0" w:line="120" w:lineRule="exact"/>
              <w:rPr>
                <w:sz w:val="12"/>
                <w:szCs w:val="12"/>
              </w:rPr>
            </w:pPr>
          </w:p>
          <w:p w14:paraId="383B1424" w14:textId="77777777" w:rsidR="002761A8" w:rsidRDefault="002761A8" w:rsidP="002761A8">
            <w:pPr>
              <w:spacing w:before="8" w:after="0" w:line="110" w:lineRule="exact"/>
              <w:rPr>
                <w:sz w:val="11"/>
                <w:szCs w:val="11"/>
              </w:rPr>
            </w:pPr>
          </w:p>
          <w:p w14:paraId="3158AAB9" w14:textId="2650319A" w:rsidR="00B131AF" w:rsidRPr="002761A8" w:rsidRDefault="002761A8" w:rsidP="002761A8">
            <w:pPr>
              <w:spacing w:after="0" w:line="240" w:lineRule="auto"/>
              <w:ind w:left="100" w:right="-20"/>
              <w:rPr>
                <w:rFonts w:eastAsia="Arial" w:cs="Arial"/>
              </w:rPr>
            </w:pPr>
            <w:r>
              <w:rPr>
                <w:rFonts w:eastAsia="Arial" w:cs="Arial"/>
                <w:spacing w:val="1"/>
                <w:u w:val="single" w:color="000000"/>
              </w:rPr>
              <w:t>E</w:t>
            </w:r>
            <w:r>
              <w:rPr>
                <w:rFonts w:eastAsia="Arial" w:cs="Arial"/>
                <w:spacing w:val="-1"/>
                <w:u w:val="single" w:color="000000"/>
              </w:rPr>
              <w:t>x</w:t>
            </w:r>
            <w:r>
              <w:rPr>
                <w:rFonts w:eastAsia="Arial" w:cs="Arial"/>
                <w:u w:val="single" w:color="000000"/>
              </w:rPr>
              <w:t>a</w:t>
            </w:r>
            <w:r>
              <w:rPr>
                <w:rFonts w:eastAsia="Arial" w:cs="Arial"/>
                <w:spacing w:val="2"/>
                <w:u w:val="single" w:color="000000"/>
              </w:rPr>
              <w:t>m</w:t>
            </w:r>
            <w:r>
              <w:rPr>
                <w:rFonts w:eastAsia="Arial" w:cs="Arial"/>
                <w:u w:val="single" w:color="000000"/>
              </w:rPr>
              <w:t>p</w:t>
            </w:r>
            <w:r>
              <w:rPr>
                <w:rFonts w:eastAsia="Arial" w:cs="Arial"/>
                <w:spacing w:val="1"/>
                <w:u w:val="single" w:color="000000"/>
              </w:rPr>
              <w:t>l</w:t>
            </w:r>
            <w:r>
              <w:rPr>
                <w:rFonts w:eastAsia="Arial" w:cs="Arial"/>
                <w:u w:val="single" w:color="000000"/>
              </w:rPr>
              <w:t>e:</w:t>
            </w:r>
            <w:r>
              <w:rPr>
                <w:rFonts w:eastAsia="Arial" w:cs="Arial"/>
                <w:spacing w:val="51"/>
              </w:rPr>
              <w:t xml:space="preserve"> </w:t>
            </w:r>
            <w:r>
              <w:rPr>
                <w:rFonts w:eastAsia="Arial" w:cs="Arial"/>
                <w:b/>
                <w:bCs/>
              </w:rPr>
              <w:t>45</w:t>
            </w:r>
            <w:r>
              <w:rPr>
                <w:rFonts w:eastAsia="Arial" w:cs="Arial"/>
                <w:b/>
                <w:bCs/>
                <w:spacing w:val="-3"/>
              </w:rPr>
              <w:t xml:space="preserve"> </w:t>
            </w:r>
            <w:r>
              <w:rPr>
                <w:rFonts w:eastAsia="Arial" w:cs="Arial"/>
                <w:spacing w:val="2"/>
              </w:rPr>
              <w:t>f</w:t>
            </w:r>
            <w:r>
              <w:rPr>
                <w:rFonts w:eastAsia="Arial" w:cs="Arial"/>
              </w:rPr>
              <w:t>or</w:t>
            </w:r>
            <w:r>
              <w:rPr>
                <w:rFonts w:eastAsia="Arial" w:cs="Arial"/>
                <w:spacing w:val="-2"/>
              </w:rPr>
              <w:t xml:space="preserve"> </w:t>
            </w:r>
            <w:r>
              <w:rPr>
                <w:rFonts w:eastAsia="Arial" w:cs="Arial"/>
              </w:rPr>
              <w:t>a</w:t>
            </w:r>
            <w:r>
              <w:rPr>
                <w:rFonts w:eastAsia="Arial" w:cs="Arial"/>
                <w:spacing w:val="-1"/>
              </w:rPr>
              <w:t xml:space="preserve"> </w:t>
            </w:r>
            <w:r>
              <w:rPr>
                <w:rFonts w:eastAsia="Arial" w:cs="Arial"/>
                <w:spacing w:val="2"/>
              </w:rPr>
              <w:t>t</w:t>
            </w:r>
            <w:r>
              <w:rPr>
                <w:rFonts w:eastAsia="Arial" w:cs="Arial"/>
              </w:rPr>
              <w:t>e</w:t>
            </w:r>
            <w:r>
              <w:rPr>
                <w:rFonts w:eastAsia="Arial" w:cs="Arial"/>
                <w:spacing w:val="-2"/>
              </w:rPr>
              <w:t>x</w:t>
            </w:r>
            <w:r>
              <w:rPr>
                <w:rFonts w:eastAsia="Arial" w:cs="Arial"/>
              </w:rPr>
              <w:t>t</w:t>
            </w:r>
            <w:r>
              <w:rPr>
                <w:rFonts w:eastAsia="Arial" w:cs="Arial"/>
                <w:spacing w:val="-1"/>
              </w:rPr>
              <w:t xml:space="preserve"> </w:t>
            </w:r>
            <w:r>
              <w:rPr>
                <w:rFonts w:eastAsia="Arial" w:cs="Arial"/>
                <w:spacing w:val="-3"/>
              </w:rPr>
              <w:t>o</w:t>
            </w:r>
            <w:r>
              <w:rPr>
                <w:rFonts w:eastAsia="Arial" w:cs="Arial"/>
                <w:spacing w:val="2"/>
              </w:rPr>
              <w:t>f</w:t>
            </w:r>
            <w:r>
              <w:rPr>
                <w:rFonts w:eastAsia="Arial" w:cs="Arial"/>
              </w:rPr>
              <w:t>f</w:t>
            </w:r>
            <w:r>
              <w:rPr>
                <w:rFonts w:eastAsia="Arial" w:cs="Arial"/>
                <w:spacing w:val="-1"/>
              </w:rPr>
              <w:t>s</w:t>
            </w:r>
            <w:r>
              <w:rPr>
                <w:rFonts w:eastAsia="Arial" w:cs="Arial"/>
              </w:rPr>
              <w:t>et</w:t>
            </w:r>
            <w:r>
              <w:rPr>
                <w:rFonts w:eastAsia="Arial" w:cs="Arial"/>
                <w:spacing w:val="-2"/>
              </w:rPr>
              <w:t xml:space="preserve"> </w:t>
            </w:r>
            <w:r>
              <w:rPr>
                <w:rFonts w:eastAsia="Arial" w:cs="Arial"/>
                <w:spacing w:val="-3"/>
              </w:rPr>
              <w:t>o</w:t>
            </w:r>
            <w:r>
              <w:rPr>
                <w:rFonts w:eastAsia="Arial" w:cs="Arial"/>
              </w:rPr>
              <w:t>f 45</w:t>
            </w:r>
            <w:r>
              <w:rPr>
                <w:rFonts w:eastAsia="Arial" w:cs="Arial"/>
                <w:spacing w:val="-1"/>
              </w:rPr>
              <w:t xml:space="preserve"> </w:t>
            </w:r>
            <w:r>
              <w:rPr>
                <w:rFonts w:eastAsia="Arial" w:cs="Arial"/>
              </w:rPr>
              <w:t>mm</w:t>
            </w:r>
          </w:p>
          <w:p w14:paraId="319A4B02" w14:textId="77777777" w:rsidR="00B131AF" w:rsidRPr="00B131AF" w:rsidRDefault="00B131AF" w:rsidP="00B131AF">
            <w:pPr>
              <w:spacing w:before="120" w:after="120"/>
              <w:rPr>
                <w:rFonts w:cs="Arial"/>
              </w:rPr>
            </w:pPr>
            <w:r w:rsidRPr="00B131AF">
              <w:rPr>
                <w:rFonts w:cs="Arial"/>
                <w:u w:val="single"/>
              </w:rPr>
              <w:t>Remarks:</w:t>
            </w:r>
          </w:p>
          <w:p w14:paraId="073C505D" w14:textId="77777777" w:rsidR="00B131AF" w:rsidRPr="00B131AF" w:rsidRDefault="00B131AF" w:rsidP="00B131AF">
            <w:pPr>
              <w:spacing w:before="120" w:after="120"/>
              <w:rPr>
                <w:rFonts w:cs="Arial"/>
              </w:rPr>
            </w:pPr>
            <w:r w:rsidRPr="00B131AF">
              <w:rPr>
                <w:rFonts w:cs="Arial"/>
              </w:rPr>
              <w:t>•No remarks.</w:t>
            </w:r>
          </w:p>
        </w:tc>
      </w:tr>
    </w:tbl>
    <w:p w14:paraId="4F9449AA" w14:textId="77777777" w:rsidR="00B131AF" w:rsidRPr="00B131AF" w:rsidRDefault="00B131AF" w:rsidP="00B131AF">
      <w:pPr>
        <w:spacing w:before="240"/>
        <w:rPr>
          <w:b/>
        </w:rPr>
      </w:pPr>
    </w:p>
    <w:p w14:paraId="06DAD60E" w14:textId="77777777" w:rsidR="00B131AF" w:rsidRPr="00B131AF" w:rsidRDefault="00B131AF" w:rsidP="00716062">
      <w:pPr>
        <w:pStyle w:val="Heading2"/>
      </w:pPr>
      <w:bookmarkStart w:id="3818" w:name="_Toc120214784"/>
      <w:r w:rsidRPr="00B131AF">
        <w:t>Text Type</w:t>
      </w:r>
      <w:bookmarkEnd w:id="3818"/>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48263192" w14:textId="77777777" w:rsidTr="00B131AF">
        <w:tc>
          <w:tcPr>
            <w:tcW w:w="5000" w:type="pct"/>
            <w:shd w:val="clear" w:color="auto" w:fill="auto"/>
          </w:tcPr>
          <w:p w14:paraId="14527BA7"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attribute from which a text string is derived.</w:t>
            </w:r>
          </w:p>
          <w:p w14:paraId="3B5E81B9"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Name</w:t>
            </w:r>
          </w:p>
          <w:p w14:paraId="33A357B2"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individual name of a feature.</w:t>
            </w:r>
          </w:p>
          <w:p w14:paraId="1C681811" w14:textId="77777777" w:rsidR="00B131AF" w:rsidRPr="00B131AF" w:rsidRDefault="00B131AF" w:rsidP="00B131AF">
            <w:pPr>
              <w:spacing w:before="120" w:after="120"/>
              <w:rPr>
                <w:rFonts w:cs="Arial"/>
              </w:rPr>
            </w:pPr>
          </w:p>
          <w:p w14:paraId="606FF3D4" w14:textId="77777777" w:rsidR="00B131AF" w:rsidRPr="00B131AF" w:rsidRDefault="00B131AF" w:rsidP="00B131AF">
            <w:pPr>
              <w:spacing w:before="120" w:after="120"/>
              <w:rPr>
                <w:rFonts w:cs="Arial"/>
              </w:rPr>
            </w:pPr>
            <w:r w:rsidRPr="00B131AF">
              <w:rPr>
                <w:rFonts w:cs="Arial"/>
                <w:u w:val="single"/>
              </w:rPr>
              <w:t>Remarks:</w:t>
            </w:r>
          </w:p>
          <w:p w14:paraId="41E9F9F0" w14:textId="77777777" w:rsidR="00B131AF" w:rsidRPr="00B131AF" w:rsidRDefault="00B131AF" w:rsidP="00B131AF">
            <w:pPr>
              <w:spacing w:before="120" w:after="120"/>
              <w:rPr>
                <w:rFonts w:cs="Arial"/>
              </w:rPr>
            </w:pPr>
            <w:r w:rsidRPr="00B131AF">
              <w:rPr>
                <w:rFonts w:cs="Arial"/>
              </w:rPr>
              <w:t>•No remarks.</w:t>
            </w:r>
          </w:p>
        </w:tc>
      </w:tr>
    </w:tbl>
    <w:p w14:paraId="7C488F84" w14:textId="77777777" w:rsidR="00B131AF" w:rsidRPr="00B131AF" w:rsidRDefault="00B131AF" w:rsidP="00B131AF">
      <w:pPr>
        <w:spacing w:before="240"/>
        <w:rPr>
          <w:b/>
        </w:rPr>
      </w:pPr>
    </w:p>
    <w:p w14:paraId="06B6C739" w14:textId="77777777" w:rsidR="00B131AF" w:rsidRPr="00B131AF" w:rsidRDefault="00B131AF" w:rsidP="00716062">
      <w:pPr>
        <w:pStyle w:val="Heading2"/>
      </w:pPr>
      <w:bookmarkStart w:id="3819" w:name="_Toc120214785"/>
      <w:r w:rsidRPr="00B131AF">
        <w:t>Thickness of Ice Capability</w:t>
      </w:r>
      <w:bookmarkEnd w:id="3819"/>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2B78ACF9" w14:textId="77777777" w:rsidTr="00B131AF">
        <w:tc>
          <w:tcPr>
            <w:tcW w:w="5000" w:type="pct"/>
            <w:shd w:val="clear" w:color="auto" w:fill="auto"/>
          </w:tcPr>
          <w:p w14:paraId="2D058A62"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thickness of ice that the ship can safely transit.</w:t>
            </w:r>
          </w:p>
          <w:p w14:paraId="489A9FAD" w14:textId="18EEAF76" w:rsidR="00B131AF" w:rsidRPr="00B131AF" w:rsidRDefault="009D7D69" w:rsidP="00B131AF">
            <w:pPr>
              <w:spacing w:before="120" w:after="120"/>
              <w:rPr>
                <w:rFonts w:cs="Arial"/>
              </w:rPr>
            </w:pPr>
            <w:ins w:id="3820" w:author="Raphael Malyankar" w:date="2022-11-22T00:42:00Z">
              <w:r w:rsidRPr="009D7D69">
                <w:rPr>
                  <w:rFonts w:cs="Arial"/>
                </w:rPr>
                <w:t xml:space="preserve">Value Type: </w:t>
              </w:r>
              <w:r>
                <w:rPr>
                  <w:rFonts w:cs="Arial"/>
                </w:rPr>
                <w:t>integer</w:t>
              </w:r>
            </w:ins>
          </w:p>
          <w:p w14:paraId="6EEC9406" w14:textId="77777777" w:rsidR="00B131AF" w:rsidRPr="00B131AF" w:rsidRDefault="00B131AF" w:rsidP="00B131AF">
            <w:pPr>
              <w:spacing w:before="120" w:after="120"/>
              <w:rPr>
                <w:rFonts w:cs="Arial"/>
              </w:rPr>
            </w:pPr>
            <w:r w:rsidRPr="00B131AF">
              <w:rPr>
                <w:rFonts w:cs="Arial"/>
                <w:u w:val="single"/>
              </w:rPr>
              <w:t>Remarks:</w:t>
            </w:r>
          </w:p>
          <w:p w14:paraId="04F7A4C4" w14:textId="77777777" w:rsidR="00B131AF" w:rsidRPr="00B131AF" w:rsidRDefault="00B131AF" w:rsidP="00B131AF">
            <w:pPr>
              <w:spacing w:before="120" w:after="120"/>
              <w:rPr>
                <w:rFonts w:cs="Arial"/>
              </w:rPr>
            </w:pPr>
            <w:r w:rsidRPr="00B131AF">
              <w:rPr>
                <w:rFonts w:cs="Arial"/>
              </w:rPr>
              <w:t>•No remarks.</w:t>
            </w:r>
          </w:p>
        </w:tc>
      </w:tr>
    </w:tbl>
    <w:p w14:paraId="4F90A805" w14:textId="77777777" w:rsidR="00B131AF" w:rsidRPr="00B131AF" w:rsidRDefault="00B131AF" w:rsidP="00B131AF">
      <w:pPr>
        <w:spacing w:before="240"/>
        <w:rPr>
          <w:b/>
        </w:rPr>
      </w:pPr>
    </w:p>
    <w:p w14:paraId="7B8AA04E" w14:textId="77777777" w:rsidR="00B131AF" w:rsidRPr="00B131AF" w:rsidRDefault="00B131AF" w:rsidP="00716062">
      <w:pPr>
        <w:pStyle w:val="Heading2"/>
      </w:pPr>
      <w:bookmarkStart w:id="3821" w:name="_Toc120214786"/>
      <w:r w:rsidRPr="00B131AF">
        <w:t>Time of Day End</w:t>
      </w:r>
      <w:bookmarkEnd w:id="3821"/>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7C6A494B" w14:textId="77777777" w:rsidTr="00B131AF">
        <w:tc>
          <w:tcPr>
            <w:tcW w:w="5000" w:type="pct"/>
            <w:shd w:val="clear" w:color="auto" w:fill="auto"/>
          </w:tcPr>
          <w:p w14:paraId="1034BE09"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time corresponding to the end of an active period.</w:t>
            </w:r>
          </w:p>
          <w:p w14:paraId="526B0FBF" w14:textId="31C8BD62" w:rsidR="00B131AF" w:rsidRDefault="00AD1BE9" w:rsidP="00B131AF">
            <w:pPr>
              <w:spacing w:before="120" w:after="120"/>
              <w:rPr>
                <w:rFonts w:cs="Arial"/>
              </w:rPr>
            </w:pPr>
            <w:r w:rsidRPr="00AD1BE9">
              <w:rPr>
                <w:rFonts w:cs="Arial"/>
                <w:u w:val="single"/>
              </w:rPr>
              <w:t>Format</w:t>
            </w:r>
            <w:r>
              <w:rPr>
                <w:rFonts w:cs="Arial"/>
              </w:rPr>
              <w:t>: XML built-in time format</w:t>
            </w:r>
          </w:p>
          <w:p w14:paraId="4A66EE42" w14:textId="3E73649B" w:rsidR="00255AE3" w:rsidRPr="00B131AF" w:rsidRDefault="00255AE3" w:rsidP="00B131AF">
            <w:pPr>
              <w:spacing w:before="120" w:after="120"/>
              <w:rPr>
                <w:rFonts w:cs="Arial"/>
              </w:rPr>
            </w:pPr>
            <w:r w:rsidRPr="00AD1BE9">
              <w:rPr>
                <w:rFonts w:cs="Arial"/>
                <w:u w:val="single"/>
              </w:rPr>
              <w:t>Example</w:t>
            </w:r>
            <w:r>
              <w:rPr>
                <w:rFonts w:cs="Arial"/>
              </w:rPr>
              <w:t xml:space="preserve">: 12:30:00, </w:t>
            </w:r>
            <w:r w:rsidR="00AD1BE9">
              <w:rPr>
                <w:rFonts w:cs="Arial"/>
              </w:rPr>
              <w:t>12:30:00Z</w:t>
            </w:r>
            <w:r>
              <w:rPr>
                <w:rFonts w:cs="Arial"/>
              </w:rPr>
              <w:t xml:space="preserve">, </w:t>
            </w:r>
            <w:r w:rsidR="00AD1BE9">
              <w:rPr>
                <w:rFonts w:cs="Arial"/>
              </w:rPr>
              <w:t>12:30:00-0700</w:t>
            </w:r>
          </w:p>
          <w:p w14:paraId="7048003B" w14:textId="77777777" w:rsidR="00B131AF" w:rsidRPr="00B131AF" w:rsidRDefault="00B131AF" w:rsidP="00B131AF">
            <w:pPr>
              <w:spacing w:before="120" w:after="120"/>
              <w:rPr>
                <w:rFonts w:cs="Arial"/>
              </w:rPr>
            </w:pPr>
            <w:r w:rsidRPr="00B131AF">
              <w:rPr>
                <w:rFonts w:cs="Arial"/>
                <w:u w:val="single"/>
              </w:rPr>
              <w:t>Remarks:</w:t>
            </w:r>
          </w:p>
          <w:p w14:paraId="2FC98BAA" w14:textId="615BA09B" w:rsidR="00B131AF" w:rsidRDefault="00B131AF" w:rsidP="00B131AF">
            <w:pPr>
              <w:spacing w:before="120" w:after="120"/>
              <w:rPr>
                <w:rFonts w:cs="Arial"/>
              </w:rPr>
            </w:pPr>
            <w:r w:rsidRPr="00B131AF">
              <w:rPr>
                <w:rFonts w:cs="Arial"/>
              </w:rPr>
              <w:t>The time of day end must be encoded using 2 digits for the hour (</w:t>
            </w:r>
            <w:proofErr w:type="spellStart"/>
            <w:r w:rsidRPr="00B131AF">
              <w:rPr>
                <w:rFonts w:cs="Arial"/>
              </w:rPr>
              <w:t>hh</w:t>
            </w:r>
            <w:proofErr w:type="spellEnd"/>
            <w:r w:rsidRPr="00B131AF">
              <w:rPr>
                <w:rFonts w:cs="Arial"/>
              </w:rPr>
              <w:t>), 2 digits for the minutes(mm) and 2 digits for the seconds (ss). This conforms to ISO 8601:2004.</w:t>
            </w:r>
          </w:p>
          <w:p w14:paraId="153DBC37" w14:textId="61FFD884" w:rsidR="00255AE3" w:rsidRPr="00B131AF" w:rsidRDefault="00255AE3" w:rsidP="00B131AF">
            <w:pPr>
              <w:spacing w:before="120" w:after="120"/>
              <w:rPr>
                <w:rFonts w:cs="Arial"/>
              </w:rPr>
            </w:pPr>
            <w:r>
              <w:rPr>
                <w:rFonts w:eastAsia="Arial" w:cs="Arial"/>
              </w:rPr>
              <w:t>L</w:t>
            </w:r>
            <w:r>
              <w:rPr>
                <w:rFonts w:eastAsia="Arial" w:cs="Arial"/>
                <w:spacing w:val="-1"/>
              </w:rPr>
              <w:t>o</w:t>
            </w:r>
            <w:r>
              <w:rPr>
                <w:rFonts w:eastAsia="Arial" w:cs="Arial"/>
                <w:spacing w:val="1"/>
              </w:rPr>
              <w:t>c</w:t>
            </w:r>
            <w:r>
              <w:rPr>
                <w:rFonts w:eastAsia="Arial" w:cs="Arial"/>
              </w:rPr>
              <w:t>al</w:t>
            </w:r>
            <w:r>
              <w:rPr>
                <w:rFonts w:eastAsia="Arial" w:cs="Arial"/>
                <w:spacing w:val="5"/>
              </w:rPr>
              <w:t xml:space="preserve"> </w:t>
            </w:r>
            <w:r>
              <w:rPr>
                <w:rFonts w:eastAsia="Arial" w:cs="Arial"/>
                <w:spacing w:val="2"/>
              </w:rPr>
              <w:t>t</w:t>
            </w:r>
            <w:r>
              <w:rPr>
                <w:rFonts w:eastAsia="Arial" w:cs="Arial"/>
                <w:spacing w:val="-1"/>
              </w:rPr>
              <w:t>i</w:t>
            </w:r>
            <w:r>
              <w:rPr>
                <w:rFonts w:eastAsia="Arial" w:cs="Arial"/>
                <w:spacing w:val="2"/>
              </w:rPr>
              <w:t>m</w:t>
            </w:r>
            <w:r>
              <w:rPr>
                <w:rFonts w:eastAsia="Arial" w:cs="Arial"/>
              </w:rPr>
              <w:t>e</w:t>
            </w:r>
            <w:r>
              <w:rPr>
                <w:rFonts w:eastAsia="Arial" w:cs="Arial"/>
                <w:spacing w:val="5"/>
              </w:rPr>
              <w:t xml:space="preserve"> </w:t>
            </w:r>
            <w:r>
              <w:rPr>
                <w:rFonts w:eastAsia="Arial" w:cs="Arial"/>
              </w:rPr>
              <w:t>e</w:t>
            </w:r>
            <w:r>
              <w:rPr>
                <w:rFonts w:eastAsia="Arial" w:cs="Arial"/>
                <w:spacing w:val="-2"/>
              </w:rPr>
              <w:t>x</w:t>
            </w:r>
            <w:r>
              <w:rPr>
                <w:rFonts w:eastAsia="Arial" w:cs="Arial"/>
              </w:rPr>
              <w:t>pre</w:t>
            </w:r>
            <w:r>
              <w:rPr>
                <w:rFonts w:eastAsia="Arial" w:cs="Arial"/>
                <w:spacing w:val="1"/>
              </w:rPr>
              <w:t>ss</w:t>
            </w:r>
            <w:r>
              <w:rPr>
                <w:rFonts w:eastAsia="Arial" w:cs="Arial"/>
              </w:rPr>
              <w:t>ed</w:t>
            </w:r>
            <w:r>
              <w:rPr>
                <w:rFonts w:eastAsia="Arial" w:cs="Arial"/>
                <w:spacing w:val="4"/>
              </w:rPr>
              <w:t xml:space="preserve"> </w:t>
            </w:r>
            <w:r>
              <w:rPr>
                <w:rFonts w:eastAsia="Arial" w:cs="Arial"/>
                <w:spacing w:val="-5"/>
              </w:rPr>
              <w:t>w</w:t>
            </w:r>
            <w:r>
              <w:rPr>
                <w:rFonts w:eastAsia="Arial" w:cs="Arial"/>
                <w:spacing w:val="1"/>
              </w:rPr>
              <w:t>i</w:t>
            </w:r>
            <w:r>
              <w:rPr>
                <w:rFonts w:eastAsia="Arial" w:cs="Arial"/>
                <w:spacing w:val="2"/>
              </w:rPr>
              <w:t>t</w:t>
            </w:r>
            <w:r>
              <w:rPr>
                <w:rFonts w:eastAsia="Arial" w:cs="Arial"/>
              </w:rPr>
              <w:t>h</w:t>
            </w:r>
            <w:r>
              <w:rPr>
                <w:rFonts w:eastAsia="Arial" w:cs="Arial"/>
                <w:spacing w:val="1"/>
              </w:rPr>
              <w:t>o</w:t>
            </w:r>
            <w:r>
              <w:rPr>
                <w:rFonts w:eastAsia="Arial" w:cs="Arial"/>
              </w:rPr>
              <w:t>ut</w:t>
            </w:r>
            <w:r>
              <w:rPr>
                <w:rFonts w:eastAsia="Arial" w:cs="Arial"/>
                <w:spacing w:val="5"/>
              </w:rPr>
              <w:t xml:space="preserve"> </w:t>
            </w:r>
            <w:r>
              <w:rPr>
                <w:rFonts w:eastAsia="Arial" w:cs="Arial"/>
              </w:rPr>
              <w:t>a</w:t>
            </w:r>
            <w:r>
              <w:rPr>
                <w:rFonts w:eastAsia="Arial" w:cs="Arial"/>
                <w:spacing w:val="8"/>
              </w:rPr>
              <w:t xml:space="preserve"> </w:t>
            </w:r>
            <w:r>
              <w:rPr>
                <w:rFonts w:eastAsia="Arial" w:cs="Arial"/>
                <w:spacing w:val="1"/>
              </w:rPr>
              <w:t>s</w:t>
            </w:r>
            <w:r>
              <w:rPr>
                <w:rFonts w:eastAsia="Arial" w:cs="Arial"/>
              </w:rPr>
              <w:t>p</w:t>
            </w:r>
            <w:r>
              <w:rPr>
                <w:rFonts w:eastAsia="Arial" w:cs="Arial"/>
                <w:spacing w:val="-1"/>
              </w:rPr>
              <w:t>e</w:t>
            </w:r>
            <w:r>
              <w:rPr>
                <w:rFonts w:eastAsia="Arial" w:cs="Arial"/>
                <w:spacing w:val="1"/>
              </w:rPr>
              <w:t>ci</w:t>
            </w:r>
            <w:r>
              <w:rPr>
                <w:rFonts w:eastAsia="Arial" w:cs="Arial"/>
              </w:rPr>
              <w:t>f</w:t>
            </w:r>
            <w:r>
              <w:rPr>
                <w:rFonts w:eastAsia="Arial" w:cs="Arial"/>
                <w:spacing w:val="1"/>
              </w:rPr>
              <w:t>i</w:t>
            </w:r>
            <w:r>
              <w:rPr>
                <w:rFonts w:eastAsia="Arial" w:cs="Arial"/>
              </w:rPr>
              <w:t>ed o</w:t>
            </w:r>
            <w:r>
              <w:rPr>
                <w:rFonts w:eastAsia="Arial" w:cs="Arial"/>
                <w:spacing w:val="2"/>
              </w:rPr>
              <w:t>f</w:t>
            </w:r>
            <w:r>
              <w:rPr>
                <w:rFonts w:eastAsia="Arial" w:cs="Arial"/>
              </w:rPr>
              <w:t>f</w:t>
            </w:r>
            <w:r>
              <w:rPr>
                <w:rFonts w:eastAsia="Arial" w:cs="Arial"/>
                <w:spacing w:val="1"/>
              </w:rPr>
              <w:t>s</w:t>
            </w:r>
            <w:r>
              <w:rPr>
                <w:rFonts w:eastAsia="Arial" w:cs="Arial"/>
              </w:rPr>
              <w:t>et</w:t>
            </w:r>
            <w:r>
              <w:rPr>
                <w:rFonts w:eastAsia="Arial" w:cs="Arial"/>
                <w:spacing w:val="3"/>
              </w:rPr>
              <w:t xml:space="preserve"> </w:t>
            </w:r>
            <w:r>
              <w:rPr>
                <w:rFonts w:eastAsia="Arial" w:cs="Arial"/>
                <w:spacing w:val="2"/>
              </w:rPr>
              <w:t>t</w:t>
            </w:r>
            <w:r>
              <w:rPr>
                <w:rFonts w:eastAsia="Arial" w:cs="Arial"/>
              </w:rPr>
              <w:t>o</w:t>
            </w:r>
            <w:r>
              <w:rPr>
                <w:rFonts w:eastAsia="Arial" w:cs="Arial"/>
                <w:spacing w:val="7"/>
              </w:rPr>
              <w:t xml:space="preserve"> </w:t>
            </w:r>
            <w:r>
              <w:rPr>
                <w:rFonts w:eastAsia="Arial" w:cs="Arial"/>
              </w:rPr>
              <w:t>U</w:t>
            </w:r>
            <w:r>
              <w:rPr>
                <w:rFonts w:eastAsia="Arial" w:cs="Arial"/>
                <w:spacing w:val="1"/>
              </w:rPr>
              <w:t>T</w:t>
            </w:r>
            <w:r>
              <w:rPr>
                <w:rFonts w:eastAsia="Arial" w:cs="Arial"/>
              </w:rPr>
              <w:t>C</w:t>
            </w:r>
            <w:r>
              <w:rPr>
                <w:rFonts w:eastAsia="Arial" w:cs="Arial"/>
                <w:spacing w:val="5"/>
              </w:rPr>
              <w:t xml:space="preserve"> </w:t>
            </w:r>
            <w:r>
              <w:rPr>
                <w:rFonts w:eastAsia="Arial" w:cs="Arial"/>
                <w:spacing w:val="1"/>
              </w:rPr>
              <w:t>i</w:t>
            </w:r>
            <w:r>
              <w:rPr>
                <w:rFonts w:eastAsia="Arial" w:cs="Arial"/>
              </w:rPr>
              <w:t>s</w:t>
            </w:r>
            <w:r>
              <w:rPr>
                <w:rFonts w:eastAsia="Arial" w:cs="Arial"/>
                <w:spacing w:val="9"/>
              </w:rPr>
              <w:t xml:space="preserve"> </w:t>
            </w:r>
            <w:r>
              <w:rPr>
                <w:rFonts w:eastAsia="Arial" w:cs="Arial"/>
              </w:rPr>
              <w:t>u</w:t>
            </w:r>
            <w:r>
              <w:rPr>
                <w:rFonts w:eastAsia="Arial" w:cs="Arial"/>
                <w:spacing w:val="1"/>
              </w:rPr>
              <w:t>s</w:t>
            </w:r>
            <w:r>
              <w:rPr>
                <w:rFonts w:eastAsia="Arial" w:cs="Arial"/>
              </w:rPr>
              <w:t>ed</w:t>
            </w:r>
            <w:r>
              <w:rPr>
                <w:rFonts w:eastAsia="Arial" w:cs="Arial"/>
                <w:spacing w:val="18"/>
              </w:rPr>
              <w:t xml:space="preserve"> </w:t>
            </w:r>
            <w:r>
              <w:rPr>
                <w:rFonts w:eastAsia="Arial" w:cs="Arial"/>
                <w:spacing w:val="-5"/>
              </w:rPr>
              <w:t>w</w:t>
            </w:r>
            <w:r>
              <w:rPr>
                <w:rFonts w:eastAsia="Arial" w:cs="Arial"/>
              </w:rPr>
              <w:t>h</w:t>
            </w:r>
            <w:r>
              <w:rPr>
                <w:rFonts w:eastAsia="Arial" w:cs="Arial"/>
                <w:spacing w:val="-1"/>
              </w:rPr>
              <w:t>e</w:t>
            </w:r>
            <w:r>
              <w:rPr>
                <w:rFonts w:eastAsia="Arial" w:cs="Arial"/>
                <w:spacing w:val="1"/>
              </w:rPr>
              <w:t>r</w:t>
            </w:r>
            <w:r>
              <w:rPr>
                <w:rFonts w:eastAsia="Arial" w:cs="Arial"/>
              </w:rPr>
              <w:t>e</w:t>
            </w:r>
            <w:r>
              <w:rPr>
                <w:rFonts w:eastAsia="Arial" w:cs="Arial"/>
                <w:spacing w:val="4"/>
              </w:rPr>
              <w:t xml:space="preserve"> </w:t>
            </w:r>
            <w:r>
              <w:rPr>
                <w:rFonts w:eastAsia="Arial" w:cs="Arial"/>
                <w:spacing w:val="2"/>
              </w:rPr>
              <w:t>t</w:t>
            </w:r>
            <w:r>
              <w:rPr>
                <w:rFonts w:eastAsia="Arial" w:cs="Arial"/>
              </w:rPr>
              <w:t>he</w:t>
            </w:r>
            <w:r>
              <w:rPr>
                <w:rFonts w:eastAsia="Arial" w:cs="Arial"/>
                <w:spacing w:val="5"/>
              </w:rPr>
              <w:t xml:space="preserve"> </w:t>
            </w:r>
            <w:r>
              <w:rPr>
                <w:rFonts w:eastAsia="Arial" w:cs="Arial"/>
                <w:spacing w:val="1"/>
              </w:rPr>
              <w:t>s</w:t>
            </w:r>
            <w:r>
              <w:rPr>
                <w:rFonts w:eastAsia="Arial" w:cs="Arial"/>
              </w:rPr>
              <w:t>a</w:t>
            </w:r>
            <w:r>
              <w:rPr>
                <w:rFonts w:eastAsia="Arial" w:cs="Arial"/>
                <w:spacing w:val="2"/>
              </w:rPr>
              <w:t>m</w:t>
            </w:r>
            <w:r>
              <w:rPr>
                <w:rFonts w:eastAsia="Arial" w:cs="Arial"/>
              </w:rPr>
              <w:t>e</w:t>
            </w:r>
            <w:r>
              <w:rPr>
                <w:rFonts w:eastAsia="Arial" w:cs="Arial"/>
                <w:spacing w:val="6"/>
              </w:rPr>
              <w:t xml:space="preserve"> </w:t>
            </w:r>
            <w:r>
              <w:rPr>
                <w:rFonts w:eastAsia="Arial" w:cs="Arial"/>
                <w:spacing w:val="2"/>
              </w:rPr>
              <w:t>t</w:t>
            </w:r>
            <w:r>
              <w:rPr>
                <w:rFonts w:eastAsia="Arial" w:cs="Arial"/>
                <w:spacing w:val="-1"/>
              </w:rPr>
              <w:t>i</w:t>
            </w:r>
            <w:r>
              <w:rPr>
                <w:rFonts w:eastAsia="Arial" w:cs="Arial"/>
                <w:spacing w:val="2"/>
              </w:rPr>
              <w:t>m</w:t>
            </w:r>
            <w:r>
              <w:rPr>
                <w:rFonts w:eastAsia="Arial" w:cs="Arial"/>
              </w:rPr>
              <w:t>e</w:t>
            </w:r>
            <w:r>
              <w:rPr>
                <w:rFonts w:eastAsia="Arial" w:cs="Arial"/>
                <w:spacing w:val="5"/>
              </w:rPr>
              <w:t xml:space="preserve"> </w:t>
            </w:r>
            <w:r>
              <w:rPr>
                <w:rFonts w:eastAsia="Arial" w:cs="Arial"/>
              </w:rPr>
              <w:t>of</w:t>
            </w:r>
            <w:r>
              <w:rPr>
                <w:rFonts w:eastAsia="Arial" w:cs="Arial"/>
                <w:spacing w:val="9"/>
              </w:rPr>
              <w:t xml:space="preserve"> </w:t>
            </w:r>
            <w:r>
              <w:rPr>
                <w:rFonts w:eastAsia="Arial" w:cs="Arial"/>
              </w:rPr>
              <w:t>d</w:t>
            </w:r>
            <w:r>
              <w:rPr>
                <w:rFonts w:eastAsia="Arial" w:cs="Arial"/>
                <w:spacing w:val="-1"/>
              </w:rPr>
              <w:t>a</w:t>
            </w:r>
            <w:r>
              <w:rPr>
                <w:rFonts w:eastAsia="Arial" w:cs="Arial"/>
              </w:rPr>
              <w:t>y</w:t>
            </w:r>
            <w:r>
              <w:rPr>
                <w:rFonts w:eastAsia="Arial" w:cs="Arial"/>
                <w:spacing w:val="5"/>
              </w:rPr>
              <w:t xml:space="preserve"> </w:t>
            </w:r>
            <w:r>
              <w:rPr>
                <w:rFonts w:eastAsia="Arial" w:cs="Arial"/>
              </w:rPr>
              <w:t>a</w:t>
            </w:r>
            <w:r>
              <w:rPr>
                <w:rFonts w:eastAsia="Arial" w:cs="Arial"/>
                <w:spacing w:val="1"/>
              </w:rPr>
              <w:t>p</w:t>
            </w:r>
            <w:r>
              <w:rPr>
                <w:rFonts w:eastAsia="Arial" w:cs="Arial"/>
              </w:rPr>
              <w:t>p</w:t>
            </w:r>
            <w:r>
              <w:rPr>
                <w:rFonts w:eastAsia="Arial" w:cs="Arial"/>
                <w:spacing w:val="1"/>
              </w:rPr>
              <w:t>li</w:t>
            </w:r>
            <w:r>
              <w:rPr>
                <w:rFonts w:eastAsia="Arial" w:cs="Arial"/>
              </w:rPr>
              <w:t>es</w:t>
            </w:r>
            <w:r>
              <w:rPr>
                <w:rFonts w:eastAsia="Arial" w:cs="Arial"/>
                <w:spacing w:val="4"/>
              </w:rPr>
              <w:t xml:space="preserve"> </w:t>
            </w:r>
            <w:r>
              <w:rPr>
                <w:rFonts w:eastAsia="Arial" w:cs="Arial"/>
                <w:spacing w:val="1"/>
              </w:rPr>
              <w:t>l</w:t>
            </w:r>
            <w:r>
              <w:rPr>
                <w:rFonts w:eastAsia="Arial" w:cs="Arial"/>
              </w:rPr>
              <w:t>o</w:t>
            </w:r>
            <w:r>
              <w:rPr>
                <w:rFonts w:eastAsia="Arial" w:cs="Arial"/>
                <w:spacing w:val="1"/>
              </w:rPr>
              <w:t>c</w:t>
            </w:r>
            <w:r>
              <w:rPr>
                <w:rFonts w:eastAsia="Arial" w:cs="Arial"/>
              </w:rPr>
              <w:t>a</w:t>
            </w:r>
            <w:r>
              <w:rPr>
                <w:rFonts w:eastAsia="Arial" w:cs="Arial"/>
                <w:spacing w:val="1"/>
              </w:rPr>
              <w:t>ll</w:t>
            </w:r>
            <w:r>
              <w:rPr>
                <w:rFonts w:eastAsia="Arial" w:cs="Arial"/>
                <w:spacing w:val="-4"/>
              </w:rPr>
              <w:t>y</w:t>
            </w:r>
            <w:r>
              <w:rPr>
                <w:rFonts w:eastAsia="Arial" w:cs="Arial"/>
              </w:rPr>
              <w:t xml:space="preserve">, </w:t>
            </w:r>
            <w:r>
              <w:rPr>
                <w:rFonts w:eastAsia="Arial" w:cs="Arial"/>
                <w:spacing w:val="1"/>
              </w:rPr>
              <w:t>r</w:t>
            </w:r>
            <w:r>
              <w:rPr>
                <w:rFonts w:eastAsia="Arial" w:cs="Arial"/>
              </w:rPr>
              <w:t>e</w:t>
            </w:r>
            <w:r>
              <w:rPr>
                <w:rFonts w:eastAsia="Arial" w:cs="Arial"/>
                <w:spacing w:val="-1"/>
              </w:rPr>
              <w:t>g</w:t>
            </w:r>
            <w:r>
              <w:rPr>
                <w:rFonts w:eastAsia="Arial" w:cs="Arial"/>
              </w:rPr>
              <w:t>ard</w:t>
            </w:r>
            <w:r>
              <w:rPr>
                <w:rFonts w:eastAsia="Arial" w:cs="Arial"/>
                <w:spacing w:val="1"/>
              </w:rPr>
              <w:t>l</w:t>
            </w:r>
            <w:r>
              <w:rPr>
                <w:rFonts w:eastAsia="Arial" w:cs="Arial"/>
              </w:rPr>
              <w:t>e</w:t>
            </w:r>
            <w:r>
              <w:rPr>
                <w:rFonts w:eastAsia="Arial" w:cs="Arial"/>
                <w:spacing w:val="1"/>
              </w:rPr>
              <w:t>s</w:t>
            </w:r>
            <w:r>
              <w:rPr>
                <w:rFonts w:eastAsia="Arial" w:cs="Arial"/>
              </w:rPr>
              <w:t>s</w:t>
            </w:r>
            <w:r>
              <w:rPr>
                <w:rFonts w:eastAsia="Arial" w:cs="Arial"/>
                <w:spacing w:val="-6"/>
              </w:rPr>
              <w:t xml:space="preserve"> </w:t>
            </w:r>
            <w:r>
              <w:rPr>
                <w:rFonts w:eastAsia="Arial" w:cs="Arial"/>
              </w:rPr>
              <w:t>of</w:t>
            </w:r>
            <w:r>
              <w:rPr>
                <w:rFonts w:eastAsia="Arial" w:cs="Arial"/>
                <w:spacing w:val="-1"/>
              </w:rPr>
              <w:t xml:space="preserve"> </w:t>
            </w:r>
            <w:r>
              <w:rPr>
                <w:rFonts w:eastAsia="Arial" w:cs="Arial"/>
              </w:rPr>
              <w:t>a</w:t>
            </w:r>
            <w:r>
              <w:rPr>
                <w:rFonts w:eastAsia="Arial" w:cs="Arial"/>
                <w:spacing w:val="-1"/>
              </w:rPr>
              <w:t>n</w:t>
            </w:r>
            <w:r>
              <w:rPr>
                <w:rFonts w:eastAsia="Arial" w:cs="Arial"/>
              </w:rPr>
              <w:t>y</w:t>
            </w:r>
            <w:r>
              <w:rPr>
                <w:rFonts w:eastAsia="Arial" w:cs="Arial"/>
                <w:spacing w:val="-2"/>
              </w:rPr>
              <w:t xml:space="preserve"> </w:t>
            </w:r>
            <w:r>
              <w:rPr>
                <w:rFonts w:eastAsia="Arial" w:cs="Arial"/>
                <w:spacing w:val="1"/>
              </w:rPr>
              <w:t>l</w:t>
            </w:r>
            <w:r>
              <w:rPr>
                <w:rFonts w:eastAsia="Arial" w:cs="Arial"/>
              </w:rPr>
              <w:t>o</w:t>
            </w:r>
            <w:r>
              <w:rPr>
                <w:rFonts w:eastAsia="Arial" w:cs="Arial"/>
                <w:spacing w:val="1"/>
              </w:rPr>
              <w:t>c</w:t>
            </w:r>
            <w:r>
              <w:rPr>
                <w:rFonts w:eastAsia="Arial" w:cs="Arial"/>
              </w:rPr>
              <w:t>al</w:t>
            </w:r>
            <w:r>
              <w:rPr>
                <w:rFonts w:eastAsia="Arial" w:cs="Arial"/>
                <w:spacing w:val="-4"/>
              </w:rPr>
              <w:t xml:space="preserve"> </w:t>
            </w:r>
            <w:r>
              <w:rPr>
                <w:rFonts w:eastAsia="Arial" w:cs="Arial"/>
                <w:spacing w:val="1"/>
              </w:rPr>
              <w:t>s</w:t>
            </w:r>
            <w:r>
              <w:rPr>
                <w:rFonts w:eastAsia="Arial" w:cs="Arial"/>
              </w:rPr>
              <w:t>e</w:t>
            </w:r>
            <w:r>
              <w:rPr>
                <w:rFonts w:eastAsia="Arial" w:cs="Arial"/>
                <w:spacing w:val="-3"/>
              </w:rPr>
              <w:t>a</w:t>
            </w:r>
            <w:r>
              <w:rPr>
                <w:rFonts w:eastAsia="Arial" w:cs="Arial"/>
                <w:spacing w:val="1"/>
              </w:rPr>
              <w:t>s</w:t>
            </w:r>
            <w:r>
              <w:rPr>
                <w:rFonts w:eastAsia="Arial" w:cs="Arial"/>
              </w:rPr>
              <w:t>o</w:t>
            </w:r>
            <w:r>
              <w:rPr>
                <w:rFonts w:eastAsia="Arial" w:cs="Arial"/>
                <w:spacing w:val="-1"/>
              </w:rPr>
              <w:t>n</w:t>
            </w:r>
            <w:r>
              <w:rPr>
                <w:rFonts w:eastAsia="Arial" w:cs="Arial"/>
              </w:rPr>
              <w:t>al</w:t>
            </w:r>
            <w:r>
              <w:rPr>
                <w:rFonts w:eastAsia="Arial" w:cs="Arial"/>
                <w:spacing w:val="-5"/>
              </w:rPr>
              <w:t xml:space="preserve"> </w:t>
            </w:r>
            <w:r>
              <w:rPr>
                <w:rFonts w:eastAsia="Arial" w:cs="Arial"/>
              </w:rPr>
              <w:t>t</w:t>
            </w:r>
            <w:r>
              <w:rPr>
                <w:rFonts w:eastAsia="Arial" w:cs="Arial"/>
                <w:spacing w:val="-1"/>
              </w:rPr>
              <w:t>i</w:t>
            </w:r>
            <w:r>
              <w:rPr>
                <w:rFonts w:eastAsia="Arial" w:cs="Arial"/>
                <w:spacing w:val="2"/>
              </w:rPr>
              <w:t>m</w:t>
            </w:r>
            <w:r>
              <w:rPr>
                <w:rFonts w:eastAsia="Arial" w:cs="Arial"/>
              </w:rPr>
              <w:t>e</w:t>
            </w:r>
            <w:r>
              <w:rPr>
                <w:rFonts w:eastAsia="Arial" w:cs="Arial"/>
                <w:spacing w:val="-3"/>
              </w:rPr>
              <w:t xml:space="preserve"> </w:t>
            </w:r>
            <w:r>
              <w:rPr>
                <w:rFonts w:eastAsia="Arial" w:cs="Arial"/>
              </w:rPr>
              <w:t>a</w:t>
            </w:r>
            <w:r>
              <w:rPr>
                <w:rFonts w:eastAsia="Arial" w:cs="Arial"/>
                <w:spacing w:val="-3"/>
              </w:rPr>
              <w:t>d</w:t>
            </w:r>
            <w:r>
              <w:rPr>
                <w:rFonts w:eastAsia="Arial" w:cs="Arial"/>
                <w:spacing w:val="4"/>
              </w:rPr>
              <w:t>j</w:t>
            </w:r>
            <w:r>
              <w:rPr>
                <w:rFonts w:eastAsia="Arial" w:cs="Arial"/>
              </w:rPr>
              <w:t>u</w:t>
            </w:r>
            <w:r>
              <w:rPr>
                <w:rFonts w:eastAsia="Arial" w:cs="Arial"/>
                <w:spacing w:val="-2"/>
              </w:rPr>
              <w:t>s</w:t>
            </w:r>
            <w:r>
              <w:rPr>
                <w:rFonts w:eastAsia="Arial" w:cs="Arial"/>
                <w:spacing w:val="2"/>
              </w:rPr>
              <w:t>tm</w:t>
            </w:r>
            <w:r>
              <w:rPr>
                <w:rFonts w:eastAsia="Arial" w:cs="Arial"/>
              </w:rPr>
              <w:t>e</w:t>
            </w:r>
            <w:r>
              <w:rPr>
                <w:rFonts w:eastAsia="Arial" w:cs="Arial"/>
                <w:spacing w:val="-1"/>
              </w:rPr>
              <w:t>n</w:t>
            </w:r>
            <w:r>
              <w:rPr>
                <w:rFonts w:eastAsia="Arial" w:cs="Arial"/>
              </w:rPr>
              <w:t>ts</w:t>
            </w:r>
            <w:r>
              <w:rPr>
                <w:rFonts w:eastAsia="Arial" w:cs="Arial"/>
                <w:spacing w:val="-11"/>
              </w:rPr>
              <w:t xml:space="preserve"> </w:t>
            </w:r>
            <w:r>
              <w:rPr>
                <w:rFonts w:eastAsia="Arial" w:cs="Arial"/>
                <w:spacing w:val="-2"/>
              </w:rPr>
              <w:t>(</w:t>
            </w:r>
            <w:r>
              <w:rPr>
                <w:rFonts w:eastAsia="Arial" w:cs="Arial"/>
                <w:spacing w:val="2"/>
              </w:rPr>
              <w:t>f</w:t>
            </w:r>
            <w:r>
              <w:rPr>
                <w:rFonts w:eastAsia="Arial" w:cs="Arial"/>
              </w:rPr>
              <w:t>or</w:t>
            </w:r>
            <w:r>
              <w:rPr>
                <w:rFonts w:eastAsia="Arial" w:cs="Arial"/>
                <w:spacing w:val="-3"/>
              </w:rPr>
              <w:t xml:space="preserve"> </w:t>
            </w:r>
            <w:r>
              <w:rPr>
                <w:rFonts w:eastAsia="Arial" w:cs="Arial"/>
              </w:rPr>
              <w:t>e</w:t>
            </w:r>
            <w:r>
              <w:rPr>
                <w:rFonts w:eastAsia="Arial" w:cs="Arial"/>
                <w:spacing w:val="5"/>
              </w:rPr>
              <w:t>x</w:t>
            </w:r>
            <w:r>
              <w:rPr>
                <w:rFonts w:eastAsia="Arial" w:cs="Arial"/>
              </w:rPr>
              <w:t>a</w:t>
            </w:r>
            <w:r>
              <w:rPr>
                <w:rFonts w:eastAsia="Arial" w:cs="Arial"/>
                <w:spacing w:val="2"/>
              </w:rPr>
              <w:t>m</w:t>
            </w:r>
            <w:r>
              <w:rPr>
                <w:rFonts w:eastAsia="Arial" w:cs="Arial"/>
              </w:rPr>
              <w:t>p</w:t>
            </w:r>
            <w:r>
              <w:rPr>
                <w:rFonts w:eastAsia="Arial" w:cs="Arial"/>
                <w:spacing w:val="1"/>
              </w:rPr>
              <w:t>l</w:t>
            </w:r>
            <w:r>
              <w:rPr>
                <w:rFonts w:eastAsia="Arial" w:cs="Arial"/>
              </w:rPr>
              <w:t>e</w:t>
            </w:r>
            <w:r>
              <w:rPr>
                <w:rFonts w:eastAsia="Arial" w:cs="Arial"/>
                <w:spacing w:val="-7"/>
              </w:rPr>
              <w:t xml:space="preserve"> </w:t>
            </w:r>
            <w:r>
              <w:rPr>
                <w:rFonts w:eastAsia="Arial" w:cs="Arial"/>
              </w:rPr>
              <w:t>d</w:t>
            </w:r>
            <w:r>
              <w:rPr>
                <w:rFonts w:eastAsia="Arial" w:cs="Arial"/>
                <w:spacing w:val="-1"/>
              </w:rPr>
              <w:t>ay</w:t>
            </w:r>
            <w:r>
              <w:rPr>
                <w:rFonts w:eastAsia="Arial" w:cs="Arial"/>
                <w:spacing w:val="1"/>
              </w:rPr>
              <w:t>li</w:t>
            </w:r>
            <w:r>
              <w:rPr>
                <w:rFonts w:eastAsia="Arial" w:cs="Arial"/>
              </w:rPr>
              <w:t>g</w:t>
            </w:r>
            <w:r>
              <w:rPr>
                <w:rFonts w:eastAsia="Arial" w:cs="Arial"/>
                <w:spacing w:val="-1"/>
              </w:rPr>
              <w:t>h</w:t>
            </w:r>
            <w:r>
              <w:rPr>
                <w:rFonts w:eastAsia="Arial" w:cs="Arial"/>
              </w:rPr>
              <w:t>t</w:t>
            </w:r>
            <w:r>
              <w:rPr>
                <w:rFonts w:eastAsia="Arial" w:cs="Arial"/>
                <w:spacing w:val="-5"/>
              </w:rPr>
              <w:t xml:space="preserve"> </w:t>
            </w:r>
            <w:r>
              <w:rPr>
                <w:rFonts w:eastAsia="Arial" w:cs="Arial"/>
                <w:spacing w:val="1"/>
              </w:rPr>
              <w:t>s</w:t>
            </w:r>
            <w:r>
              <w:rPr>
                <w:rFonts w:eastAsia="Arial" w:cs="Arial"/>
                <w:spacing w:val="-3"/>
              </w:rPr>
              <w:t>a</w:t>
            </w:r>
            <w:r>
              <w:rPr>
                <w:rFonts w:eastAsia="Arial" w:cs="Arial"/>
                <w:spacing w:val="3"/>
              </w:rPr>
              <w:t>v</w:t>
            </w:r>
            <w:r>
              <w:rPr>
                <w:rFonts w:eastAsia="Arial" w:cs="Arial"/>
                <w:spacing w:val="1"/>
              </w:rPr>
              <w:t>i</w:t>
            </w:r>
            <w:r>
              <w:rPr>
                <w:rFonts w:eastAsia="Arial" w:cs="Arial"/>
              </w:rPr>
              <w:t>ng</w:t>
            </w:r>
            <w:r>
              <w:rPr>
                <w:rFonts w:eastAsia="Arial" w:cs="Arial"/>
                <w:spacing w:val="-5"/>
              </w:rPr>
              <w:t xml:space="preserve"> </w:t>
            </w:r>
            <w:r>
              <w:rPr>
                <w:rFonts w:eastAsia="Arial" w:cs="Arial"/>
                <w:spacing w:val="1"/>
              </w:rPr>
              <w:t>(</w:t>
            </w:r>
            <w:r>
              <w:rPr>
                <w:rFonts w:eastAsia="Arial" w:cs="Arial"/>
                <w:spacing w:val="-3"/>
              </w:rPr>
              <w:t>o</w:t>
            </w:r>
            <w:r>
              <w:rPr>
                <w:rFonts w:eastAsia="Arial" w:cs="Arial"/>
              </w:rPr>
              <w:t>r</w:t>
            </w:r>
            <w:r>
              <w:rPr>
                <w:rFonts w:eastAsia="Arial" w:cs="Arial"/>
                <w:spacing w:val="2"/>
              </w:rPr>
              <w:t xml:space="preserve"> S</w:t>
            </w:r>
            <w:r>
              <w:rPr>
                <w:rFonts w:eastAsia="Arial" w:cs="Arial"/>
              </w:rPr>
              <w:t>u</w:t>
            </w:r>
            <w:r>
              <w:rPr>
                <w:rFonts w:eastAsia="Arial" w:cs="Arial"/>
                <w:spacing w:val="2"/>
              </w:rPr>
              <w:t>mm</w:t>
            </w:r>
            <w:r>
              <w:rPr>
                <w:rFonts w:eastAsia="Arial" w:cs="Arial"/>
              </w:rPr>
              <w:t>er)</w:t>
            </w:r>
            <w:r>
              <w:rPr>
                <w:rFonts w:eastAsia="Arial" w:cs="Arial"/>
                <w:spacing w:val="-9"/>
              </w:rPr>
              <w:t xml:space="preserve"> </w:t>
            </w:r>
            <w:r>
              <w:rPr>
                <w:rFonts w:eastAsia="Arial" w:cs="Arial"/>
              </w:rPr>
              <w:t>t</w:t>
            </w:r>
            <w:r>
              <w:rPr>
                <w:rFonts w:eastAsia="Arial" w:cs="Arial"/>
                <w:spacing w:val="1"/>
              </w:rPr>
              <w:t>i</w:t>
            </w:r>
            <w:r>
              <w:rPr>
                <w:rFonts w:eastAsia="Arial" w:cs="Arial"/>
                <w:spacing w:val="2"/>
              </w:rPr>
              <w:t>m</w:t>
            </w:r>
            <w:r>
              <w:rPr>
                <w:rFonts w:eastAsia="Arial" w:cs="Arial"/>
              </w:rPr>
              <w:t>e</w:t>
            </w:r>
            <w:r>
              <w:rPr>
                <w:rFonts w:eastAsia="Arial" w:cs="Arial"/>
                <w:spacing w:val="-1"/>
              </w:rPr>
              <w:t>)</w:t>
            </w:r>
            <w:r>
              <w:rPr>
                <w:rFonts w:eastAsia="Arial" w:cs="Arial"/>
              </w:rPr>
              <w:t>.</w:t>
            </w:r>
          </w:p>
        </w:tc>
      </w:tr>
    </w:tbl>
    <w:p w14:paraId="148AAEBF" w14:textId="77777777" w:rsidR="00B131AF" w:rsidRPr="00B131AF" w:rsidRDefault="00B131AF" w:rsidP="00B131AF">
      <w:pPr>
        <w:spacing w:before="240"/>
        <w:rPr>
          <w:b/>
        </w:rPr>
      </w:pPr>
    </w:p>
    <w:p w14:paraId="275E8977" w14:textId="77777777" w:rsidR="00B131AF" w:rsidRPr="00B131AF" w:rsidRDefault="00B131AF" w:rsidP="00716062">
      <w:pPr>
        <w:pStyle w:val="Heading2"/>
      </w:pPr>
      <w:bookmarkStart w:id="3822" w:name="_Toc120214787"/>
      <w:r w:rsidRPr="00B131AF">
        <w:lastRenderedPageBreak/>
        <w:t>Time of Day Start</w:t>
      </w:r>
      <w:bookmarkEnd w:id="3822"/>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111176BF" w14:textId="77777777" w:rsidTr="00B131AF">
        <w:tc>
          <w:tcPr>
            <w:tcW w:w="5000" w:type="pct"/>
            <w:shd w:val="clear" w:color="auto" w:fill="auto"/>
          </w:tcPr>
          <w:p w14:paraId="70CC56EB" w14:textId="2FA85381" w:rsidR="00B131AF" w:rsidRDefault="00B131AF" w:rsidP="00B131AF">
            <w:pPr>
              <w:spacing w:before="120" w:after="120"/>
              <w:rPr>
                <w:rFonts w:cs="Arial"/>
              </w:rPr>
            </w:pPr>
            <w:r w:rsidRPr="00B131AF">
              <w:rPr>
                <w:rFonts w:cs="Arial"/>
                <w:u w:val="single"/>
              </w:rPr>
              <w:t>IHO Definition:</w:t>
            </w:r>
            <w:r w:rsidRPr="00B131AF">
              <w:rPr>
                <w:rFonts w:cs="Arial"/>
              </w:rPr>
              <w:t xml:space="preserve"> The time corresponding to the start of an active period.</w:t>
            </w:r>
          </w:p>
          <w:p w14:paraId="67984AE9" w14:textId="39E03C96" w:rsidR="00AD1BE9" w:rsidRPr="00B131AF" w:rsidRDefault="00AD1BE9" w:rsidP="00B131AF">
            <w:pPr>
              <w:spacing w:before="120" w:after="120"/>
              <w:rPr>
                <w:rFonts w:cs="Arial"/>
              </w:rPr>
            </w:pPr>
            <w:r w:rsidRPr="00AD1BE9">
              <w:rPr>
                <w:rFonts w:cs="Arial"/>
                <w:u w:val="single"/>
              </w:rPr>
              <w:t>Format</w:t>
            </w:r>
            <w:r>
              <w:rPr>
                <w:rFonts w:cs="Arial"/>
              </w:rPr>
              <w:t>: XML built-in time format</w:t>
            </w:r>
          </w:p>
          <w:p w14:paraId="6A2F7A84" w14:textId="2E814106" w:rsidR="00B131AF" w:rsidRPr="00B131AF" w:rsidRDefault="00AD1BE9" w:rsidP="00B131AF">
            <w:pPr>
              <w:spacing w:before="120" w:after="120"/>
              <w:rPr>
                <w:rFonts w:cs="Arial"/>
              </w:rPr>
            </w:pPr>
            <w:r w:rsidRPr="00AD1BE9">
              <w:rPr>
                <w:rFonts w:cs="Arial"/>
                <w:u w:val="single"/>
              </w:rPr>
              <w:t>Example</w:t>
            </w:r>
            <w:r>
              <w:rPr>
                <w:rFonts w:cs="Arial"/>
              </w:rPr>
              <w:t>: 12:30:00, 12:30:00Z, 12:30:00-0700</w:t>
            </w:r>
          </w:p>
          <w:p w14:paraId="3A7C119D" w14:textId="77777777" w:rsidR="00B131AF" w:rsidRPr="00B131AF" w:rsidRDefault="00B131AF" w:rsidP="00B131AF">
            <w:pPr>
              <w:spacing w:before="120" w:after="120"/>
              <w:rPr>
                <w:rFonts w:cs="Arial"/>
              </w:rPr>
            </w:pPr>
            <w:r w:rsidRPr="00B131AF">
              <w:rPr>
                <w:rFonts w:cs="Arial"/>
                <w:u w:val="single"/>
              </w:rPr>
              <w:t>Remarks:</w:t>
            </w:r>
          </w:p>
          <w:p w14:paraId="08BF4F97" w14:textId="77777777" w:rsidR="00B131AF" w:rsidRDefault="00B131AF" w:rsidP="00B131AF">
            <w:pPr>
              <w:spacing w:before="120" w:after="120"/>
              <w:rPr>
                <w:rFonts w:cs="Arial"/>
              </w:rPr>
            </w:pPr>
            <w:r w:rsidRPr="00B131AF">
              <w:rPr>
                <w:rFonts w:cs="Arial"/>
              </w:rPr>
              <w:t xml:space="preserve"> The time of day start must be encoded using 2 digits for the hour (</w:t>
            </w:r>
            <w:proofErr w:type="spellStart"/>
            <w:r w:rsidRPr="00B131AF">
              <w:rPr>
                <w:rFonts w:cs="Arial"/>
              </w:rPr>
              <w:t>hh</w:t>
            </w:r>
            <w:proofErr w:type="spellEnd"/>
            <w:r w:rsidRPr="00B131AF">
              <w:rPr>
                <w:rFonts w:cs="Arial"/>
              </w:rPr>
              <w:t>), 2 digits for the minutes(mm) and 2 digits for the seconds (ss). This conforms to ISO 8601:2004.</w:t>
            </w:r>
          </w:p>
          <w:p w14:paraId="44BC90F2" w14:textId="2E5D0516" w:rsidR="00AD1BE9" w:rsidRPr="00B131AF" w:rsidRDefault="00AD1BE9" w:rsidP="00B131AF">
            <w:pPr>
              <w:spacing w:before="120" w:after="120"/>
              <w:rPr>
                <w:rFonts w:cs="Arial"/>
              </w:rPr>
            </w:pPr>
            <w:r>
              <w:rPr>
                <w:rFonts w:eastAsia="Arial" w:cs="Arial"/>
              </w:rPr>
              <w:t>L</w:t>
            </w:r>
            <w:r>
              <w:rPr>
                <w:rFonts w:eastAsia="Arial" w:cs="Arial"/>
                <w:spacing w:val="-1"/>
              </w:rPr>
              <w:t>o</w:t>
            </w:r>
            <w:r>
              <w:rPr>
                <w:rFonts w:eastAsia="Arial" w:cs="Arial"/>
                <w:spacing w:val="1"/>
              </w:rPr>
              <w:t>c</w:t>
            </w:r>
            <w:r>
              <w:rPr>
                <w:rFonts w:eastAsia="Arial" w:cs="Arial"/>
              </w:rPr>
              <w:t>al</w:t>
            </w:r>
            <w:r>
              <w:rPr>
                <w:rFonts w:eastAsia="Arial" w:cs="Arial"/>
                <w:spacing w:val="5"/>
              </w:rPr>
              <w:t xml:space="preserve"> </w:t>
            </w:r>
            <w:r>
              <w:rPr>
                <w:rFonts w:eastAsia="Arial" w:cs="Arial"/>
                <w:spacing w:val="2"/>
              </w:rPr>
              <w:t>t</w:t>
            </w:r>
            <w:r>
              <w:rPr>
                <w:rFonts w:eastAsia="Arial" w:cs="Arial"/>
                <w:spacing w:val="-1"/>
              </w:rPr>
              <w:t>i</w:t>
            </w:r>
            <w:r>
              <w:rPr>
                <w:rFonts w:eastAsia="Arial" w:cs="Arial"/>
                <w:spacing w:val="2"/>
              </w:rPr>
              <w:t>m</w:t>
            </w:r>
            <w:r>
              <w:rPr>
                <w:rFonts w:eastAsia="Arial" w:cs="Arial"/>
              </w:rPr>
              <w:t>e</w:t>
            </w:r>
            <w:r>
              <w:rPr>
                <w:rFonts w:eastAsia="Arial" w:cs="Arial"/>
                <w:spacing w:val="5"/>
              </w:rPr>
              <w:t xml:space="preserve"> </w:t>
            </w:r>
            <w:r>
              <w:rPr>
                <w:rFonts w:eastAsia="Arial" w:cs="Arial"/>
              </w:rPr>
              <w:t>e</w:t>
            </w:r>
            <w:r>
              <w:rPr>
                <w:rFonts w:eastAsia="Arial" w:cs="Arial"/>
                <w:spacing w:val="-2"/>
              </w:rPr>
              <w:t>x</w:t>
            </w:r>
            <w:r>
              <w:rPr>
                <w:rFonts w:eastAsia="Arial" w:cs="Arial"/>
              </w:rPr>
              <w:t>pre</w:t>
            </w:r>
            <w:r>
              <w:rPr>
                <w:rFonts w:eastAsia="Arial" w:cs="Arial"/>
                <w:spacing w:val="1"/>
              </w:rPr>
              <w:t>ss</w:t>
            </w:r>
            <w:r>
              <w:rPr>
                <w:rFonts w:eastAsia="Arial" w:cs="Arial"/>
              </w:rPr>
              <w:t>ed</w:t>
            </w:r>
            <w:r>
              <w:rPr>
                <w:rFonts w:eastAsia="Arial" w:cs="Arial"/>
                <w:spacing w:val="4"/>
              </w:rPr>
              <w:t xml:space="preserve"> </w:t>
            </w:r>
            <w:r>
              <w:rPr>
                <w:rFonts w:eastAsia="Arial" w:cs="Arial"/>
                <w:spacing w:val="-5"/>
              </w:rPr>
              <w:t>w</w:t>
            </w:r>
            <w:r>
              <w:rPr>
                <w:rFonts w:eastAsia="Arial" w:cs="Arial"/>
                <w:spacing w:val="1"/>
              </w:rPr>
              <w:t>i</w:t>
            </w:r>
            <w:r>
              <w:rPr>
                <w:rFonts w:eastAsia="Arial" w:cs="Arial"/>
                <w:spacing w:val="2"/>
              </w:rPr>
              <w:t>t</w:t>
            </w:r>
            <w:r>
              <w:rPr>
                <w:rFonts w:eastAsia="Arial" w:cs="Arial"/>
              </w:rPr>
              <w:t>h</w:t>
            </w:r>
            <w:r>
              <w:rPr>
                <w:rFonts w:eastAsia="Arial" w:cs="Arial"/>
                <w:spacing w:val="1"/>
              </w:rPr>
              <w:t>o</w:t>
            </w:r>
            <w:r>
              <w:rPr>
                <w:rFonts w:eastAsia="Arial" w:cs="Arial"/>
              </w:rPr>
              <w:t>ut</w:t>
            </w:r>
            <w:r>
              <w:rPr>
                <w:rFonts w:eastAsia="Arial" w:cs="Arial"/>
                <w:spacing w:val="5"/>
              </w:rPr>
              <w:t xml:space="preserve"> </w:t>
            </w:r>
            <w:r>
              <w:rPr>
                <w:rFonts w:eastAsia="Arial" w:cs="Arial"/>
              </w:rPr>
              <w:t>a</w:t>
            </w:r>
            <w:r>
              <w:rPr>
                <w:rFonts w:eastAsia="Arial" w:cs="Arial"/>
                <w:spacing w:val="8"/>
              </w:rPr>
              <w:t xml:space="preserve"> </w:t>
            </w:r>
            <w:r>
              <w:rPr>
                <w:rFonts w:eastAsia="Arial" w:cs="Arial"/>
                <w:spacing w:val="1"/>
              </w:rPr>
              <w:t>s</w:t>
            </w:r>
            <w:r>
              <w:rPr>
                <w:rFonts w:eastAsia="Arial" w:cs="Arial"/>
              </w:rPr>
              <w:t>p</w:t>
            </w:r>
            <w:r>
              <w:rPr>
                <w:rFonts w:eastAsia="Arial" w:cs="Arial"/>
                <w:spacing w:val="-1"/>
              </w:rPr>
              <w:t>e</w:t>
            </w:r>
            <w:r>
              <w:rPr>
                <w:rFonts w:eastAsia="Arial" w:cs="Arial"/>
                <w:spacing w:val="1"/>
              </w:rPr>
              <w:t>ci</w:t>
            </w:r>
            <w:r>
              <w:rPr>
                <w:rFonts w:eastAsia="Arial" w:cs="Arial"/>
              </w:rPr>
              <w:t>f</w:t>
            </w:r>
            <w:r>
              <w:rPr>
                <w:rFonts w:eastAsia="Arial" w:cs="Arial"/>
                <w:spacing w:val="1"/>
              </w:rPr>
              <w:t>i</w:t>
            </w:r>
            <w:r>
              <w:rPr>
                <w:rFonts w:eastAsia="Arial" w:cs="Arial"/>
              </w:rPr>
              <w:t>ed o</w:t>
            </w:r>
            <w:r>
              <w:rPr>
                <w:rFonts w:eastAsia="Arial" w:cs="Arial"/>
                <w:spacing w:val="2"/>
              </w:rPr>
              <w:t>f</w:t>
            </w:r>
            <w:r>
              <w:rPr>
                <w:rFonts w:eastAsia="Arial" w:cs="Arial"/>
              </w:rPr>
              <w:t>f</w:t>
            </w:r>
            <w:r>
              <w:rPr>
                <w:rFonts w:eastAsia="Arial" w:cs="Arial"/>
                <w:spacing w:val="1"/>
              </w:rPr>
              <w:t>s</w:t>
            </w:r>
            <w:r>
              <w:rPr>
                <w:rFonts w:eastAsia="Arial" w:cs="Arial"/>
              </w:rPr>
              <w:t>et</w:t>
            </w:r>
            <w:r>
              <w:rPr>
                <w:rFonts w:eastAsia="Arial" w:cs="Arial"/>
                <w:spacing w:val="3"/>
              </w:rPr>
              <w:t xml:space="preserve"> </w:t>
            </w:r>
            <w:r>
              <w:rPr>
                <w:rFonts w:eastAsia="Arial" w:cs="Arial"/>
                <w:spacing w:val="2"/>
              </w:rPr>
              <w:t>t</w:t>
            </w:r>
            <w:r>
              <w:rPr>
                <w:rFonts w:eastAsia="Arial" w:cs="Arial"/>
              </w:rPr>
              <w:t>o</w:t>
            </w:r>
            <w:r>
              <w:rPr>
                <w:rFonts w:eastAsia="Arial" w:cs="Arial"/>
                <w:spacing w:val="7"/>
              </w:rPr>
              <w:t xml:space="preserve"> </w:t>
            </w:r>
            <w:r>
              <w:rPr>
                <w:rFonts w:eastAsia="Arial" w:cs="Arial"/>
              </w:rPr>
              <w:t>U</w:t>
            </w:r>
            <w:r>
              <w:rPr>
                <w:rFonts w:eastAsia="Arial" w:cs="Arial"/>
                <w:spacing w:val="1"/>
              </w:rPr>
              <w:t>T</w:t>
            </w:r>
            <w:r>
              <w:rPr>
                <w:rFonts w:eastAsia="Arial" w:cs="Arial"/>
              </w:rPr>
              <w:t>C</w:t>
            </w:r>
            <w:r>
              <w:rPr>
                <w:rFonts w:eastAsia="Arial" w:cs="Arial"/>
                <w:spacing w:val="5"/>
              </w:rPr>
              <w:t xml:space="preserve"> </w:t>
            </w:r>
            <w:r>
              <w:rPr>
                <w:rFonts w:eastAsia="Arial" w:cs="Arial"/>
                <w:spacing w:val="1"/>
              </w:rPr>
              <w:t>i</w:t>
            </w:r>
            <w:r>
              <w:rPr>
                <w:rFonts w:eastAsia="Arial" w:cs="Arial"/>
              </w:rPr>
              <w:t>s</w:t>
            </w:r>
            <w:r>
              <w:rPr>
                <w:rFonts w:eastAsia="Arial" w:cs="Arial"/>
                <w:spacing w:val="9"/>
              </w:rPr>
              <w:t xml:space="preserve"> </w:t>
            </w:r>
            <w:r>
              <w:rPr>
                <w:rFonts w:eastAsia="Arial" w:cs="Arial"/>
              </w:rPr>
              <w:t>u</w:t>
            </w:r>
            <w:r>
              <w:rPr>
                <w:rFonts w:eastAsia="Arial" w:cs="Arial"/>
                <w:spacing w:val="1"/>
              </w:rPr>
              <w:t>s</w:t>
            </w:r>
            <w:r>
              <w:rPr>
                <w:rFonts w:eastAsia="Arial" w:cs="Arial"/>
              </w:rPr>
              <w:t>ed</w:t>
            </w:r>
            <w:r>
              <w:rPr>
                <w:rFonts w:eastAsia="Arial" w:cs="Arial"/>
                <w:spacing w:val="18"/>
              </w:rPr>
              <w:t xml:space="preserve"> </w:t>
            </w:r>
            <w:r>
              <w:rPr>
                <w:rFonts w:eastAsia="Arial" w:cs="Arial"/>
                <w:spacing w:val="-5"/>
              </w:rPr>
              <w:t>w</w:t>
            </w:r>
            <w:r>
              <w:rPr>
                <w:rFonts w:eastAsia="Arial" w:cs="Arial"/>
              </w:rPr>
              <w:t>h</w:t>
            </w:r>
            <w:r>
              <w:rPr>
                <w:rFonts w:eastAsia="Arial" w:cs="Arial"/>
                <w:spacing w:val="-1"/>
              </w:rPr>
              <w:t>e</w:t>
            </w:r>
            <w:r>
              <w:rPr>
                <w:rFonts w:eastAsia="Arial" w:cs="Arial"/>
                <w:spacing w:val="1"/>
              </w:rPr>
              <w:t>r</w:t>
            </w:r>
            <w:r>
              <w:rPr>
                <w:rFonts w:eastAsia="Arial" w:cs="Arial"/>
              </w:rPr>
              <w:t>e</w:t>
            </w:r>
            <w:r>
              <w:rPr>
                <w:rFonts w:eastAsia="Arial" w:cs="Arial"/>
                <w:spacing w:val="4"/>
              </w:rPr>
              <w:t xml:space="preserve"> </w:t>
            </w:r>
            <w:r>
              <w:rPr>
                <w:rFonts w:eastAsia="Arial" w:cs="Arial"/>
                <w:spacing w:val="2"/>
              </w:rPr>
              <w:t>t</w:t>
            </w:r>
            <w:r>
              <w:rPr>
                <w:rFonts w:eastAsia="Arial" w:cs="Arial"/>
              </w:rPr>
              <w:t>he</w:t>
            </w:r>
            <w:r>
              <w:rPr>
                <w:rFonts w:eastAsia="Arial" w:cs="Arial"/>
                <w:spacing w:val="5"/>
              </w:rPr>
              <w:t xml:space="preserve"> </w:t>
            </w:r>
            <w:r>
              <w:rPr>
                <w:rFonts w:eastAsia="Arial" w:cs="Arial"/>
                <w:spacing w:val="1"/>
              </w:rPr>
              <w:t>s</w:t>
            </w:r>
            <w:r>
              <w:rPr>
                <w:rFonts w:eastAsia="Arial" w:cs="Arial"/>
              </w:rPr>
              <w:t>a</w:t>
            </w:r>
            <w:r>
              <w:rPr>
                <w:rFonts w:eastAsia="Arial" w:cs="Arial"/>
                <w:spacing w:val="2"/>
              </w:rPr>
              <w:t>m</w:t>
            </w:r>
            <w:r>
              <w:rPr>
                <w:rFonts w:eastAsia="Arial" w:cs="Arial"/>
              </w:rPr>
              <w:t>e</w:t>
            </w:r>
            <w:r>
              <w:rPr>
                <w:rFonts w:eastAsia="Arial" w:cs="Arial"/>
                <w:spacing w:val="6"/>
              </w:rPr>
              <w:t xml:space="preserve"> </w:t>
            </w:r>
            <w:r>
              <w:rPr>
                <w:rFonts w:eastAsia="Arial" w:cs="Arial"/>
                <w:spacing w:val="2"/>
              </w:rPr>
              <w:t>t</w:t>
            </w:r>
            <w:r>
              <w:rPr>
                <w:rFonts w:eastAsia="Arial" w:cs="Arial"/>
                <w:spacing w:val="-1"/>
              </w:rPr>
              <w:t>i</w:t>
            </w:r>
            <w:r>
              <w:rPr>
                <w:rFonts w:eastAsia="Arial" w:cs="Arial"/>
                <w:spacing w:val="2"/>
              </w:rPr>
              <w:t>m</w:t>
            </w:r>
            <w:r>
              <w:rPr>
                <w:rFonts w:eastAsia="Arial" w:cs="Arial"/>
              </w:rPr>
              <w:t>e</w:t>
            </w:r>
            <w:r>
              <w:rPr>
                <w:rFonts w:eastAsia="Arial" w:cs="Arial"/>
                <w:spacing w:val="5"/>
              </w:rPr>
              <w:t xml:space="preserve"> </w:t>
            </w:r>
            <w:r>
              <w:rPr>
                <w:rFonts w:eastAsia="Arial" w:cs="Arial"/>
              </w:rPr>
              <w:t>of</w:t>
            </w:r>
            <w:r>
              <w:rPr>
                <w:rFonts w:eastAsia="Arial" w:cs="Arial"/>
                <w:spacing w:val="9"/>
              </w:rPr>
              <w:t xml:space="preserve"> </w:t>
            </w:r>
            <w:r>
              <w:rPr>
                <w:rFonts w:eastAsia="Arial" w:cs="Arial"/>
              </w:rPr>
              <w:t>d</w:t>
            </w:r>
            <w:r>
              <w:rPr>
                <w:rFonts w:eastAsia="Arial" w:cs="Arial"/>
                <w:spacing w:val="-1"/>
              </w:rPr>
              <w:t>a</w:t>
            </w:r>
            <w:r>
              <w:rPr>
                <w:rFonts w:eastAsia="Arial" w:cs="Arial"/>
              </w:rPr>
              <w:t>y</w:t>
            </w:r>
            <w:r>
              <w:rPr>
                <w:rFonts w:eastAsia="Arial" w:cs="Arial"/>
                <w:spacing w:val="5"/>
              </w:rPr>
              <w:t xml:space="preserve"> </w:t>
            </w:r>
            <w:r>
              <w:rPr>
                <w:rFonts w:eastAsia="Arial" w:cs="Arial"/>
              </w:rPr>
              <w:t>a</w:t>
            </w:r>
            <w:r>
              <w:rPr>
                <w:rFonts w:eastAsia="Arial" w:cs="Arial"/>
                <w:spacing w:val="1"/>
              </w:rPr>
              <w:t>p</w:t>
            </w:r>
            <w:r>
              <w:rPr>
                <w:rFonts w:eastAsia="Arial" w:cs="Arial"/>
              </w:rPr>
              <w:t>p</w:t>
            </w:r>
            <w:r>
              <w:rPr>
                <w:rFonts w:eastAsia="Arial" w:cs="Arial"/>
                <w:spacing w:val="1"/>
              </w:rPr>
              <w:t>li</w:t>
            </w:r>
            <w:r>
              <w:rPr>
                <w:rFonts w:eastAsia="Arial" w:cs="Arial"/>
              </w:rPr>
              <w:t>es</w:t>
            </w:r>
            <w:r>
              <w:rPr>
                <w:rFonts w:eastAsia="Arial" w:cs="Arial"/>
                <w:spacing w:val="4"/>
              </w:rPr>
              <w:t xml:space="preserve"> </w:t>
            </w:r>
            <w:r>
              <w:rPr>
                <w:rFonts w:eastAsia="Arial" w:cs="Arial"/>
                <w:spacing w:val="1"/>
              </w:rPr>
              <w:t>l</w:t>
            </w:r>
            <w:r>
              <w:rPr>
                <w:rFonts w:eastAsia="Arial" w:cs="Arial"/>
              </w:rPr>
              <w:t>o</w:t>
            </w:r>
            <w:r>
              <w:rPr>
                <w:rFonts w:eastAsia="Arial" w:cs="Arial"/>
                <w:spacing w:val="1"/>
              </w:rPr>
              <w:t>c</w:t>
            </w:r>
            <w:r>
              <w:rPr>
                <w:rFonts w:eastAsia="Arial" w:cs="Arial"/>
              </w:rPr>
              <w:t>a</w:t>
            </w:r>
            <w:r>
              <w:rPr>
                <w:rFonts w:eastAsia="Arial" w:cs="Arial"/>
                <w:spacing w:val="1"/>
              </w:rPr>
              <w:t>ll</w:t>
            </w:r>
            <w:r>
              <w:rPr>
                <w:rFonts w:eastAsia="Arial" w:cs="Arial"/>
                <w:spacing w:val="-4"/>
              </w:rPr>
              <w:t>y</w:t>
            </w:r>
            <w:r>
              <w:rPr>
                <w:rFonts w:eastAsia="Arial" w:cs="Arial"/>
              </w:rPr>
              <w:t xml:space="preserve">, </w:t>
            </w:r>
            <w:r>
              <w:rPr>
                <w:rFonts w:eastAsia="Arial" w:cs="Arial"/>
                <w:spacing w:val="1"/>
              </w:rPr>
              <w:t>r</w:t>
            </w:r>
            <w:r>
              <w:rPr>
                <w:rFonts w:eastAsia="Arial" w:cs="Arial"/>
              </w:rPr>
              <w:t>e</w:t>
            </w:r>
            <w:r>
              <w:rPr>
                <w:rFonts w:eastAsia="Arial" w:cs="Arial"/>
                <w:spacing w:val="-1"/>
              </w:rPr>
              <w:t>g</w:t>
            </w:r>
            <w:r>
              <w:rPr>
                <w:rFonts w:eastAsia="Arial" w:cs="Arial"/>
              </w:rPr>
              <w:t>ard</w:t>
            </w:r>
            <w:r>
              <w:rPr>
                <w:rFonts w:eastAsia="Arial" w:cs="Arial"/>
                <w:spacing w:val="1"/>
              </w:rPr>
              <w:t>l</w:t>
            </w:r>
            <w:r>
              <w:rPr>
                <w:rFonts w:eastAsia="Arial" w:cs="Arial"/>
              </w:rPr>
              <w:t>e</w:t>
            </w:r>
            <w:r>
              <w:rPr>
                <w:rFonts w:eastAsia="Arial" w:cs="Arial"/>
                <w:spacing w:val="1"/>
              </w:rPr>
              <w:t>s</w:t>
            </w:r>
            <w:r>
              <w:rPr>
                <w:rFonts w:eastAsia="Arial" w:cs="Arial"/>
              </w:rPr>
              <w:t>s</w:t>
            </w:r>
            <w:r>
              <w:rPr>
                <w:rFonts w:eastAsia="Arial" w:cs="Arial"/>
                <w:spacing w:val="-6"/>
              </w:rPr>
              <w:t xml:space="preserve"> </w:t>
            </w:r>
            <w:r>
              <w:rPr>
                <w:rFonts w:eastAsia="Arial" w:cs="Arial"/>
              </w:rPr>
              <w:t>of</w:t>
            </w:r>
            <w:r>
              <w:rPr>
                <w:rFonts w:eastAsia="Arial" w:cs="Arial"/>
                <w:spacing w:val="-1"/>
              </w:rPr>
              <w:t xml:space="preserve"> </w:t>
            </w:r>
            <w:r>
              <w:rPr>
                <w:rFonts w:eastAsia="Arial" w:cs="Arial"/>
              </w:rPr>
              <w:t>a</w:t>
            </w:r>
            <w:r>
              <w:rPr>
                <w:rFonts w:eastAsia="Arial" w:cs="Arial"/>
                <w:spacing w:val="-1"/>
              </w:rPr>
              <w:t>n</w:t>
            </w:r>
            <w:r>
              <w:rPr>
                <w:rFonts w:eastAsia="Arial" w:cs="Arial"/>
              </w:rPr>
              <w:t>y</w:t>
            </w:r>
            <w:r>
              <w:rPr>
                <w:rFonts w:eastAsia="Arial" w:cs="Arial"/>
                <w:spacing w:val="-2"/>
              </w:rPr>
              <w:t xml:space="preserve"> </w:t>
            </w:r>
            <w:r>
              <w:rPr>
                <w:rFonts w:eastAsia="Arial" w:cs="Arial"/>
                <w:spacing w:val="1"/>
              </w:rPr>
              <w:t>l</w:t>
            </w:r>
            <w:r>
              <w:rPr>
                <w:rFonts w:eastAsia="Arial" w:cs="Arial"/>
              </w:rPr>
              <w:t>o</w:t>
            </w:r>
            <w:r>
              <w:rPr>
                <w:rFonts w:eastAsia="Arial" w:cs="Arial"/>
                <w:spacing w:val="1"/>
              </w:rPr>
              <w:t>c</w:t>
            </w:r>
            <w:r>
              <w:rPr>
                <w:rFonts w:eastAsia="Arial" w:cs="Arial"/>
              </w:rPr>
              <w:t>al</w:t>
            </w:r>
            <w:r>
              <w:rPr>
                <w:rFonts w:eastAsia="Arial" w:cs="Arial"/>
                <w:spacing w:val="-4"/>
              </w:rPr>
              <w:t xml:space="preserve"> </w:t>
            </w:r>
            <w:r>
              <w:rPr>
                <w:rFonts w:eastAsia="Arial" w:cs="Arial"/>
                <w:spacing w:val="1"/>
              </w:rPr>
              <w:t>s</w:t>
            </w:r>
            <w:r>
              <w:rPr>
                <w:rFonts w:eastAsia="Arial" w:cs="Arial"/>
              </w:rPr>
              <w:t>e</w:t>
            </w:r>
            <w:r>
              <w:rPr>
                <w:rFonts w:eastAsia="Arial" w:cs="Arial"/>
                <w:spacing w:val="-3"/>
              </w:rPr>
              <w:t>a</w:t>
            </w:r>
            <w:r>
              <w:rPr>
                <w:rFonts w:eastAsia="Arial" w:cs="Arial"/>
                <w:spacing w:val="1"/>
              </w:rPr>
              <w:t>s</w:t>
            </w:r>
            <w:r>
              <w:rPr>
                <w:rFonts w:eastAsia="Arial" w:cs="Arial"/>
              </w:rPr>
              <w:t>o</w:t>
            </w:r>
            <w:r>
              <w:rPr>
                <w:rFonts w:eastAsia="Arial" w:cs="Arial"/>
                <w:spacing w:val="-1"/>
              </w:rPr>
              <w:t>n</w:t>
            </w:r>
            <w:r>
              <w:rPr>
                <w:rFonts w:eastAsia="Arial" w:cs="Arial"/>
              </w:rPr>
              <w:t>al</w:t>
            </w:r>
            <w:r>
              <w:rPr>
                <w:rFonts w:eastAsia="Arial" w:cs="Arial"/>
                <w:spacing w:val="-5"/>
              </w:rPr>
              <w:t xml:space="preserve"> </w:t>
            </w:r>
            <w:r>
              <w:rPr>
                <w:rFonts w:eastAsia="Arial" w:cs="Arial"/>
              </w:rPr>
              <w:t>t</w:t>
            </w:r>
            <w:r>
              <w:rPr>
                <w:rFonts w:eastAsia="Arial" w:cs="Arial"/>
                <w:spacing w:val="-1"/>
              </w:rPr>
              <w:t>i</w:t>
            </w:r>
            <w:r>
              <w:rPr>
                <w:rFonts w:eastAsia="Arial" w:cs="Arial"/>
                <w:spacing w:val="2"/>
              </w:rPr>
              <w:t>m</w:t>
            </w:r>
            <w:r>
              <w:rPr>
                <w:rFonts w:eastAsia="Arial" w:cs="Arial"/>
              </w:rPr>
              <w:t>e</w:t>
            </w:r>
            <w:r>
              <w:rPr>
                <w:rFonts w:eastAsia="Arial" w:cs="Arial"/>
                <w:spacing w:val="-3"/>
              </w:rPr>
              <w:t xml:space="preserve"> </w:t>
            </w:r>
            <w:r>
              <w:rPr>
                <w:rFonts w:eastAsia="Arial" w:cs="Arial"/>
              </w:rPr>
              <w:t>a</w:t>
            </w:r>
            <w:r>
              <w:rPr>
                <w:rFonts w:eastAsia="Arial" w:cs="Arial"/>
                <w:spacing w:val="-3"/>
              </w:rPr>
              <w:t>d</w:t>
            </w:r>
            <w:r>
              <w:rPr>
                <w:rFonts w:eastAsia="Arial" w:cs="Arial"/>
                <w:spacing w:val="4"/>
              </w:rPr>
              <w:t>j</w:t>
            </w:r>
            <w:r>
              <w:rPr>
                <w:rFonts w:eastAsia="Arial" w:cs="Arial"/>
              </w:rPr>
              <w:t>u</w:t>
            </w:r>
            <w:r>
              <w:rPr>
                <w:rFonts w:eastAsia="Arial" w:cs="Arial"/>
                <w:spacing w:val="-2"/>
              </w:rPr>
              <w:t>s</w:t>
            </w:r>
            <w:r>
              <w:rPr>
                <w:rFonts w:eastAsia="Arial" w:cs="Arial"/>
                <w:spacing w:val="2"/>
              </w:rPr>
              <w:t>tm</w:t>
            </w:r>
            <w:r>
              <w:rPr>
                <w:rFonts w:eastAsia="Arial" w:cs="Arial"/>
              </w:rPr>
              <w:t>e</w:t>
            </w:r>
            <w:r>
              <w:rPr>
                <w:rFonts w:eastAsia="Arial" w:cs="Arial"/>
                <w:spacing w:val="-1"/>
              </w:rPr>
              <w:t>n</w:t>
            </w:r>
            <w:r>
              <w:rPr>
                <w:rFonts w:eastAsia="Arial" w:cs="Arial"/>
              </w:rPr>
              <w:t>ts</w:t>
            </w:r>
            <w:r>
              <w:rPr>
                <w:rFonts w:eastAsia="Arial" w:cs="Arial"/>
                <w:spacing w:val="-11"/>
              </w:rPr>
              <w:t xml:space="preserve"> </w:t>
            </w:r>
            <w:r>
              <w:rPr>
                <w:rFonts w:eastAsia="Arial" w:cs="Arial"/>
                <w:spacing w:val="-2"/>
              </w:rPr>
              <w:t>(</w:t>
            </w:r>
            <w:r>
              <w:rPr>
                <w:rFonts w:eastAsia="Arial" w:cs="Arial"/>
                <w:spacing w:val="2"/>
              </w:rPr>
              <w:t>f</w:t>
            </w:r>
            <w:r>
              <w:rPr>
                <w:rFonts w:eastAsia="Arial" w:cs="Arial"/>
              </w:rPr>
              <w:t>or</w:t>
            </w:r>
            <w:r>
              <w:rPr>
                <w:rFonts w:eastAsia="Arial" w:cs="Arial"/>
                <w:spacing w:val="-3"/>
              </w:rPr>
              <w:t xml:space="preserve"> </w:t>
            </w:r>
            <w:r>
              <w:rPr>
                <w:rFonts w:eastAsia="Arial" w:cs="Arial"/>
              </w:rPr>
              <w:t>e</w:t>
            </w:r>
            <w:r>
              <w:rPr>
                <w:rFonts w:eastAsia="Arial" w:cs="Arial"/>
                <w:spacing w:val="5"/>
              </w:rPr>
              <w:t>x</w:t>
            </w:r>
            <w:r>
              <w:rPr>
                <w:rFonts w:eastAsia="Arial" w:cs="Arial"/>
              </w:rPr>
              <w:t>a</w:t>
            </w:r>
            <w:r>
              <w:rPr>
                <w:rFonts w:eastAsia="Arial" w:cs="Arial"/>
                <w:spacing w:val="2"/>
              </w:rPr>
              <w:t>m</w:t>
            </w:r>
            <w:r>
              <w:rPr>
                <w:rFonts w:eastAsia="Arial" w:cs="Arial"/>
              </w:rPr>
              <w:t>p</w:t>
            </w:r>
            <w:r>
              <w:rPr>
                <w:rFonts w:eastAsia="Arial" w:cs="Arial"/>
                <w:spacing w:val="1"/>
              </w:rPr>
              <w:t>l</w:t>
            </w:r>
            <w:r>
              <w:rPr>
                <w:rFonts w:eastAsia="Arial" w:cs="Arial"/>
              </w:rPr>
              <w:t>e</w:t>
            </w:r>
            <w:r>
              <w:rPr>
                <w:rFonts w:eastAsia="Arial" w:cs="Arial"/>
                <w:spacing w:val="-7"/>
              </w:rPr>
              <w:t xml:space="preserve"> </w:t>
            </w:r>
            <w:r>
              <w:rPr>
                <w:rFonts w:eastAsia="Arial" w:cs="Arial"/>
              </w:rPr>
              <w:t>d</w:t>
            </w:r>
            <w:r>
              <w:rPr>
                <w:rFonts w:eastAsia="Arial" w:cs="Arial"/>
                <w:spacing w:val="-1"/>
              </w:rPr>
              <w:t>ay</w:t>
            </w:r>
            <w:r>
              <w:rPr>
                <w:rFonts w:eastAsia="Arial" w:cs="Arial"/>
                <w:spacing w:val="1"/>
              </w:rPr>
              <w:t>li</w:t>
            </w:r>
            <w:r>
              <w:rPr>
                <w:rFonts w:eastAsia="Arial" w:cs="Arial"/>
              </w:rPr>
              <w:t>g</w:t>
            </w:r>
            <w:r>
              <w:rPr>
                <w:rFonts w:eastAsia="Arial" w:cs="Arial"/>
                <w:spacing w:val="-1"/>
              </w:rPr>
              <w:t>h</w:t>
            </w:r>
            <w:r>
              <w:rPr>
                <w:rFonts w:eastAsia="Arial" w:cs="Arial"/>
              </w:rPr>
              <w:t>t</w:t>
            </w:r>
            <w:r>
              <w:rPr>
                <w:rFonts w:eastAsia="Arial" w:cs="Arial"/>
                <w:spacing w:val="-5"/>
              </w:rPr>
              <w:t xml:space="preserve"> </w:t>
            </w:r>
            <w:r>
              <w:rPr>
                <w:rFonts w:eastAsia="Arial" w:cs="Arial"/>
                <w:spacing w:val="1"/>
              </w:rPr>
              <w:t>s</w:t>
            </w:r>
            <w:r>
              <w:rPr>
                <w:rFonts w:eastAsia="Arial" w:cs="Arial"/>
                <w:spacing w:val="-3"/>
              </w:rPr>
              <w:t>a</w:t>
            </w:r>
            <w:r>
              <w:rPr>
                <w:rFonts w:eastAsia="Arial" w:cs="Arial"/>
                <w:spacing w:val="3"/>
              </w:rPr>
              <w:t>v</w:t>
            </w:r>
            <w:r>
              <w:rPr>
                <w:rFonts w:eastAsia="Arial" w:cs="Arial"/>
                <w:spacing w:val="1"/>
              </w:rPr>
              <w:t>i</w:t>
            </w:r>
            <w:r>
              <w:rPr>
                <w:rFonts w:eastAsia="Arial" w:cs="Arial"/>
              </w:rPr>
              <w:t>ng</w:t>
            </w:r>
            <w:r>
              <w:rPr>
                <w:rFonts w:eastAsia="Arial" w:cs="Arial"/>
                <w:spacing w:val="-5"/>
              </w:rPr>
              <w:t xml:space="preserve"> </w:t>
            </w:r>
            <w:r>
              <w:rPr>
                <w:rFonts w:eastAsia="Arial" w:cs="Arial"/>
                <w:spacing w:val="1"/>
              </w:rPr>
              <w:t>(</w:t>
            </w:r>
            <w:r>
              <w:rPr>
                <w:rFonts w:eastAsia="Arial" w:cs="Arial"/>
                <w:spacing w:val="-3"/>
              </w:rPr>
              <w:t>o</w:t>
            </w:r>
            <w:r>
              <w:rPr>
                <w:rFonts w:eastAsia="Arial" w:cs="Arial"/>
              </w:rPr>
              <w:t>r</w:t>
            </w:r>
            <w:r>
              <w:rPr>
                <w:rFonts w:eastAsia="Arial" w:cs="Arial"/>
                <w:spacing w:val="2"/>
              </w:rPr>
              <w:t xml:space="preserve"> S</w:t>
            </w:r>
            <w:r>
              <w:rPr>
                <w:rFonts w:eastAsia="Arial" w:cs="Arial"/>
              </w:rPr>
              <w:t>u</w:t>
            </w:r>
            <w:r>
              <w:rPr>
                <w:rFonts w:eastAsia="Arial" w:cs="Arial"/>
                <w:spacing w:val="2"/>
              </w:rPr>
              <w:t>mm</w:t>
            </w:r>
            <w:r>
              <w:rPr>
                <w:rFonts w:eastAsia="Arial" w:cs="Arial"/>
              </w:rPr>
              <w:t>er)</w:t>
            </w:r>
            <w:r>
              <w:rPr>
                <w:rFonts w:eastAsia="Arial" w:cs="Arial"/>
                <w:spacing w:val="-9"/>
              </w:rPr>
              <w:t xml:space="preserve"> </w:t>
            </w:r>
            <w:r>
              <w:rPr>
                <w:rFonts w:eastAsia="Arial" w:cs="Arial"/>
              </w:rPr>
              <w:t>t</w:t>
            </w:r>
            <w:r>
              <w:rPr>
                <w:rFonts w:eastAsia="Arial" w:cs="Arial"/>
                <w:spacing w:val="1"/>
              </w:rPr>
              <w:t>i</w:t>
            </w:r>
            <w:r>
              <w:rPr>
                <w:rFonts w:eastAsia="Arial" w:cs="Arial"/>
                <w:spacing w:val="2"/>
              </w:rPr>
              <w:t>m</w:t>
            </w:r>
            <w:r>
              <w:rPr>
                <w:rFonts w:eastAsia="Arial" w:cs="Arial"/>
              </w:rPr>
              <w:t>e</w:t>
            </w:r>
            <w:r>
              <w:rPr>
                <w:rFonts w:eastAsia="Arial" w:cs="Arial"/>
                <w:spacing w:val="-1"/>
              </w:rPr>
              <w:t>)</w:t>
            </w:r>
            <w:r>
              <w:rPr>
                <w:rFonts w:eastAsia="Arial" w:cs="Arial"/>
              </w:rPr>
              <w:t>.</w:t>
            </w:r>
          </w:p>
        </w:tc>
      </w:tr>
    </w:tbl>
    <w:p w14:paraId="66054744" w14:textId="77777777" w:rsidR="00B131AF" w:rsidRPr="00B131AF" w:rsidRDefault="00B131AF" w:rsidP="00B131AF">
      <w:pPr>
        <w:spacing w:before="240"/>
        <w:rPr>
          <w:b/>
        </w:rPr>
      </w:pPr>
    </w:p>
    <w:p w14:paraId="738BD949" w14:textId="47FF76B8" w:rsidR="00B131AF" w:rsidRPr="00B131AF" w:rsidDel="00B75194" w:rsidRDefault="00B131AF" w:rsidP="00716062">
      <w:pPr>
        <w:pStyle w:val="Heading2"/>
        <w:rPr>
          <w:moveFrom w:id="3823" w:author="Raphael Malyankar" w:date="2022-11-22T00:53:00Z"/>
        </w:rPr>
      </w:pPr>
      <w:moveFromRangeStart w:id="3824" w:author="Raphael Malyankar" w:date="2022-11-22T00:53:00Z" w:name="move119970806"/>
      <w:moveFrom w:id="3825" w:author="Raphael Malyankar" w:date="2022-11-22T00:53:00Z">
        <w:r w:rsidRPr="00B131AF" w:rsidDel="00B75194">
          <w:t>Transport Connection</w:t>
        </w:r>
      </w:moveFrom>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rsidDel="00B75194" w14:paraId="33F2DF87" w14:textId="31B58760" w:rsidTr="00B131AF">
        <w:tc>
          <w:tcPr>
            <w:tcW w:w="5000" w:type="pct"/>
            <w:shd w:val="clear" w:color="auto" w:fill="auto"/>
          </w:tcPr>
          <w:p w14:paraId="571BC0B3" w14:textId="45439CDA" w:rsidR="00B131AF" w:rsidRPr="00B131AF" w:rsidDel="00B75194" w:rsidRDefault="00B131AF" w:rsidP="00B131AF">
            <w:pPr>
              <w:spacing w:before="120" w:after="120"/>
              <w:rPr>
                <w:moveFrom w:id="3826" w:author="Raphael Malyankar" w:date="2022-11-22T00:53:00Z"/>
                <w:rFonts w:cs="Arial"/>
              </w:rPr>
            </w:pPr>
            <w:moveFrom w:id="3827" w:author="Raphael Malyankar" w:date="2022-11-22T00:53:00Z">
              <w:r w:rsidRPr="00B131AF" w:rsidDel="00B75194">
                <w:rPr>
                  <w:rFonts w:cs="Arial"/>
                  <w:u w:val="single"/>
                </w:rPr>
                <w:t>IHO Definition:</w:t>
              </w:r>
              <w:r w:rsidRPr="00B131AF" w:rsidDel="00B75194">
                <w:rPr>
                  <w:rFonts w:cs="Arial"/>
                </w:rPr>
                <w:t xml:space="preserve"> Classification of services for the conveyance of persons and/or goods, according to means of transport, nature of path, or representative installation.</w:t>
              </w:r>
            </w:moveFrom>
          </w:p>
          <w:p w14:paraId="5EBC848B" w14:textId="7A807A11" w:rsidR="00B131AF" w:rsidRPr="00B131AF" w:rsidDel="00B75194" w:rsidRDefault="00B131AF" w:rsidP="00B131AF">
            <w:pPr>
              <w:spacing w:before="120" w:after="120"/>
              <w:rPr>
                <w:moveFrom w:id="3828" w:author="Raphael Malyankar" w:date="2022-11-22T00:53:00Z"/>
                <w:rFonts w:cs="Arial"/>
              </w:rPr>
            </w:pPr>
            <w:moveFrom w:id="3829" w:author="Raphael Malyankar" w:date="2022-11-22T00:53:00Z">
              <w:r w:rsidRPr="00B131AF" w:rsidDel="00B75194">
                <w:rPr>
                  <w:rFonts w:cs="Arial"/>
                </w:rPr>
                <w:t xml:space="preserve">2) </w:t>
              </w:r>
              <w:r w:rsidRPr="00B131AF" w:rsidDel="00B75194">
                <w:rPr>
                  <w:rFonts w:cs="Arial"/>
                  <w:b/>
                </w:rPr>
                <w:t>Heliport</w:t>
              </w:r>
            </w:moveFrom>
          </w:p>
          <w:p w14:paraId="0135A975" w14:textId="18D6EECE" w:rsidR="00B131AF" w:rsidRPr="00B131AF" w:rsidDel="00B75194" w:rsidRDefault="00B131AF" w:rsidP="00B131AF">
            <w:pPr>
              <w:spacing w:before="120" w:after="120"/>
              <w:rPr>
                <w:moveFrom w:id="3830" w:author="Raphael Malyankar" w:date="2022-11-22T00:53:00Z"/>
                <w:rFonts w:cs="Arial"/>
              </w:rPr>
            </w:pPr>
            <w:moveFrom w:id="3831" w:author="Raphael Malyankar" w:date="2022-11-22T00:53:00Z">
              <w:r w:rsidRPr="00B131AF" w:rsidDel="00B75194">
                <w:rPr>
                  <w:rFonts w:cs="Arial"/>
                </w:rPr>
                <w:t xml:space="preserve">  </w:t>
              </w:r>
              <w:r w:rsidRPr="00B131AF" w:rsidDel="00B75194">
                <w:rPr>
                  <w:rFonts w:cs="Arial"/>
                  <w:u w:val="single"/>
                </w:rPr>
                <w:t>IHO Definition:</w:t>
              </w:r>
              <w:r w:rsidRPr="00B131AF" w:rsidDel="00B75194">
                <w:rPr>
                  <w:rFonts w:cs="Arial"/>
                </w:rPr>
                <w:t xml:space="preserve"> A small airport for the use of helicopters and some other vertical lift aircraft. Heliports typically contain one or more touchdown and liftoff areas and also have facilities such as fuel or hangars. In some larger towns and cities, customs facilities may also be available.</w:t>
              </w:r>
            </w:moveFrom>
          </w:p>
          <w:p w14:paraId="02B2A2A2" w14:textId="212D7638" w:rsidR="00B131AF" w:rsidRPr="00B131AF" w:rsidDel="00B75194" w:rsidRDefault="00B131AF" w:rsidP="00B131AF">
            <w:pPr>
              <w:spacing w:before="120" w:after="120"/>
              <w:rPr>
                <w:moveFrom w:id="3832" w:author="Raphael Malyankar" w:date="2022-11-22T00:53:00Z"/>
                <w:rFonts w:cs="Arial"/>
              </w:rPr>
            </w:pPr>
            <w:moveFrom w:id="3833" w:author="Raphael Malyankar" w:date="2022-11-22T00:53:00Z">
              <w:r w:rsidRPr="00B131AF" w:rsidDel="00B75194">
                <w:rPr>
                  <w:rFonts w:cs="Arial"/>
                </w:rPr>
                <w:t xml:space="preserve">3) </w:t>
              </w:r>
              <w:r w:rsidRPr="00B131AF" w:rsidDel="00B75194">
                <w:rPr>
                  <w:rFonts w:cs="Arial"/>
                  <w:b/>
                </w:rPr>
                <w:t>Helipad</w:t>
              </w:r>
            </w:moveFrom>
          </w:p>
          <w:p w14:paraId="1A15CC04" w14:textId="6ADBCFD1" w:rsidR="00B131AF" w:rsidRPr="00B131AF" w:rsidDel="00B75194" w:rsidRDefault="00B131AF" w:rsidP="00B131AF">
            <w:pPr>
              <w:spacing w:before="120" w:after="120"/>
              <w:rPr>
                <w:moveFrom w:id="3834" w:author="Raphael Malyankar" w:date="2022-11-22T00:53:00Z"/>
                <w:rFonts w:cs="Arial"/>
              </w:rPr>
            </w:pPr>
            <w:moveFrom w:id="3835" w:author="Raphael Malyankar" w:date="2022-11-22T00:53:00Z">
              <w:r w:rsidRPr="00B131AF" w:rsidDel="00B75194">
                <w:rPr>
                  <w:rFonts w:cs="Arial"/>
                </w:rPr>
                <w:t xml:space="preserve">  </w:t>
              </w:r>
              <w:r w:rsidRPr="00B131AF" w:rsidDel="00B75194">
                <w:rPr>
                  <w:rFonts w:cs="Arial"/>
                  <w:u w:val="single"/>
                </w:rPr>
                <w:t>IHO Definition:</w:t>
              </w:r>
              <w:r w:rsidRPr="00B131AF" w:rsidDel="00B75194">
                <w:rPr>
                  <w:rFonts w:cs="Arial"/>
                </w:rPr>
                <w:t xml:space="preserve"> A small landing surface for helicopters, with minimal or no supporting installations or facilities.</w:t>
              </w:r>
            </w:moveFrom>
          </w:p>
          <w:p w14:paraId="5140660B" w14:textId="3BBC1B3C" w:rsidR="00B131AF" w:rsidRPr="00B131AF" w:rsidDel="00B75194" w:rsidRDefault="00B131AF" w:rsidP="00B131AF">
            <w:pPr>
              <w:spacing w:before="120" w:after="120"/>
              <w:rPr>
                <w:moveFrom w:id="3836" w:author="Raphael Malyankar" w:date="2022-11-22T00:53:00Z"/>
                <w:rFonts w:cs="Arial"/>
              </w:rPr>
            </w:pPr>
            <w:moveFrom w:id="3837" w:author="Raphael Malyankar" w:date="2022-11-22T00:53:00Z">
              <w:r w:rsidRPr="00B131AF" w:rsidDel="00B75194">
                <w:rPr>
                  <w:rFonts w:cs="Arial"/>
                </w:rPr>
                <w:t xml:space="preserve">4) </w:t>
              </w:r>
              <w:r w:rsidRPr="00B131AF" w:rsidDel="00B75194">
                <w:rPr>
                  <w:rFonts w:cs="Arial"/>
                  <w:b/>
                </w:rPr>
                <w:t>Hired Boat</w:t>
              </w:r>
            </w:moveFrom>
          </w:p>
          <w:p w14:paraId="2E97821C" w14:textId="504F4706" w:rsidR="00B131AF" w:rsidRPr="00B131AF" w:rsidDel="00B75194" w:rsidRDefault="00B131AF" w:rsidP="00B131AF">
            <w:pPr>
              <w:spacing w:before="120" w:after="120"/>
              <w:rPr>
                <w:moveFrom w:id="3838" w:author="Raphael Malyankar" w:date="2022-11-22T00:53:00Z"/>
                <w:rFonts w:cs="Arial"/>
              </w:rPr>
            </w:pPr>
            <w:moveFrom w:id="3839" w:author="Raphael Malyankar" w:date="2022-11-22T00:53:00Z">
              <w:r w:rsidRPr="00B131AF" w:rsidDel="00B75194">
                <w:rPr>
                  <w:rFonts w:cs="Arial"/>
                </w:rPr>
                <w:t xml:space="preserve">  </w:t>
              </w:r>
              <w:r w:rsidRPr="00B131AF" w:rsidDel="00B75194">
                <w:rPr>
                  <w:rFonts w:cs="Arial"/>
                  <w:u w:val="single"/>
                </w:rPr>
                <w:t>IHO Definition:</w:t>
              </w:r>
              <w:r w:rsidRPr="00B131AF" w:rsidDel="00B75194">
                <w:rPr>
                  <w:rFonts w:cs="Arial"/>
                </w:rPr>
                <w:t xml:space="preserve"> Small boat with crew that may be hired for single journeys.</w:t>
              </w:r>
            </w:moveFrom>
          </w:p>
          <w:p w14:paraId="056740B2" w14:textId="49F9E83B" w:rsidR="00B131AF" w:rsidRPr="00B131AF" w:rsidDel="00B75194" w:rsidRDefault="00B131AF" w:rsidP="00B131AF">
            <w:pPr>
              <w:spacing w:before="120" w:after="120"/>
              <w:rPr>
                <w:moveFrom w:id="3840" w:author="Raphael Malyankar" w:date="2022-11-22T00:53:00Z"/>
                <w:rFonts w:cs="Arial"/>
              </w:rPr>
            </w:pPr>
            <w:moveFrom w:id="3841" w:author="Raphael Malyankar" w:date="2022-11-22T00:53:00Z">
              <w:r w:rsidRPr="00B131AF" w:rsidDel="00B75194">
                <w:rPr>
                  <w:rFonts w:cs="Arial"/>
                </w:rPr>
                <w:t xml:space="preserve">5) </w:t>
              </w:r>
              <w:r w:rsidRPr="00B131AF" w:rsidDel="00B75194">
                <w:rPr>
                  <w:rFonts w:cs="Arial"/>
                  <w:b/>
                </w:rPr>
                <w:t>Bus Station</w:t>
              </w:r>
            </w:moveFrom>
          </w:p>
          <w:p w14:paraId="65299BF1" w14:textId="1CE41145" w:rsidR="00B131AF" w:rsidRPr="00B131AF" w:rsidDel="00B75194" w:rsidRDefault="00B131AF" w:rsidP="00B131AF">
            <w:pPr>
              <w:spacing w:before="120" w:after="120"/>
              <w:rPr>
                <w:moveFrom w:id="3842" w:author="Raphael Malyankar" w:date="2022-11-22T00:53:00Z"/>
                <w:rFonts w:cs="Arial"/>
              </w:rPr>
            </w:pPr>
            <w:moveFrom w:id="3843" w:author="Raphael Malyankar" w:date="2022-11-22T00:53:00Z">
              <w:r w:rsidRPr="00B131AF" w:rsidDel="00B75194">
                <w:rPr>
                  <w:rFonts w:cs="Arial"/>
                </w:rPr>
                <w:t xml:space="preserve">  </w:t>
              </w:r>
              <w:r w:rsidRPr="00B131AF" w:rsidDel="00B75194">
                <w:rPr>
                  <w:rFonts w:cs="Arial"/>
                  <w:u w:val="single"/>
                </w:rPr>
                <w:t>IHO Definition:</w:t>
              </w:r>
              <w:r w:rsidRPr="00B131AF" w:rsidDel="00B75194">
                <w:rPr>
                  <w:rFonts w:cs="Arial"/>
                </w:rPr>
                <w:t xml:space="preserve"> A building where buses and coaches regularly stop to take on and/or let off passengers, especially for long-distance travel.</w:t>
              </w:r>
            </w:moveFrom>
          </w:p>
          <w:p w14:paraId="08505DFF" w14:textId="515B45CB" w:rsidR="00B131AF" w:rsidRPr="00B131AF" w:rsidDel="00B75194" w:rsidRDefault="00B131AF" w:rsidP="00B131AF">
            <w:pPr>
              <w:spacing w:before="120" w:after="120"/>
              <w:rPr>
                <w:moveFrom w:id="3844" w:author="Raphael Malyankar" w:date="2022-11-22T00:53:00Z"/>
                <w:rFonts w:cs="Arial"/>
              </w:rPr>
            </w:pPr>
            <w:moveFrom w:id="3845" w:author="Raphael Malyankar" w:date="2022-11-22T00:53:00Z">
              <w:r w:rsidRPr="00B131AF" w:rsidDel="00B75194">
                <w:rPr>
                  <w:rFonts w:cs="Arial"/>
                </w:rPr>
                <w:t xml:space="preserve">6) </w:t>
              </w:r>
              <w:r w:rsidRPr="00B131AF" w:rsidDel="00B75194">
                <w:rPr>
                  <w:rFonts w:cs="Arial"/>
                  <w:b/>
                </w:rPr>
                <w:t>Ferry</w:t>
              </w:r>
            </w:moveFrom>
          </w:p>
          <w:p w14:paraId="0E32B344" w14:textId="5B55492F" w:rsidR="00B131AF" w:rsidRPr="00B131AF" w:rsidDel="00B75194" w:rsidRDefault="00B131AF" w:rsidP="00B131AF">
            <w:pPr>
              <w:spacing w:before="120" w:after="120"/>
              <w:rPr>
                <w:moveFrom w:id="3846" w:author="Raphael Malyankar" w:date="2022-11-22T00:53:00Z"/>
                <w:rFonts w:cs="Arial"/>
              </w:rPr>
            </w:pPr>
            <w:moveFrom w:id="3847" w:author="Raphael Malyankar" w:date="2022-11-22T00:53:00Z">
              <w:r w:rsidRPr="00B131AF" w:rsidDel="00B75194">
                <w:rPr>
                  <w:rFonts w:cs="Arial"/>
                </w:rPr>
                <w:t xml:space="preserve">  </w:t>
              </w:r>
              <w:r w:rsidRPr="00B131AF" w:rsidDel="00B75194">
                <w:rPr>
                  <w:rFonts w:cs="Arial"/>
                  <w:u w:val="single"/>
                </w:rPr>
                <w:t>IHO Definition:</w:t>
              </w:r>
              <w:r w:rsidRPr="00B131AF" w:rsidDel="00B75194">
                <w:rPr>
                  <w:rFonts w:cs="Arial"/>
                </w:rPr>
                <w:t xml:space="preserve"> A vessel for transporting passengers, vehicles, and/or goods across a stretch of water, especially as a regular service.</w:t>
              </w:r>
            </w:moveFrom>
          </w:p>
          <w:p w14:paraId="4A13F0F3" w14:textId="742171C4" w:rsidR="00B131AF" w:rsidRPr="00B131AF" w:rsidDel="00B75194" w:rsidRDefault="00B131AF" w:rsidP="00B131AF">
            <w:pPr>
              <w:spacing w:before="120" w:after="120"/>
              <w:rPr>
                <w:moveFrom w:id="3848" w:author="Raphael Malyankar" w:date="2022-11-22T00:53:00Z"/>
                <w:rFonts w:cs="Arial"/>
              </w:rPr>
            </w:pPr>
            <w:moveFrom w:id="3849" w:author="Raphael Malyankar" w:date="2022-11-22T00:53:00Z">
              <w:r w:rsidRPr="00B131AF" w:rsidDel="00B75194">
                <w:rPr>
                  <w:rFonts w:cs="Arial"/>
                </w:rPr>
                <w:t xml:space="preserve">8) </w:t>
              </w:r>
              <w:r w:rsidRPr="00B131AF" w:rsidDel="00B75194">
                <w:rPr>
                  <w:rFonts w:cs="Arial"/>
                  <w:b/>
                </w:rPr>
                <w:t>Motorway</w:t>
              </w:r>
            </w:moveFrom>
          </w:p>
          <w:p w14:paraId="7A0F6B6C" w14:textId="40CF43AA" w:rsidR="00B131AF" w:rsidRPr="00B131AF" w:rsidDel="00B75194" w:rsidRDefault="00B131AF" w:rsidP="00B131AF">
            <w:pPr>
              <w:spacing w:before="120" w:after="120"/>
              <w:rPr>
                <w:moveFrom w:id="3850" w:author="Raphael Malyankar" w:date="2022-11-22T00:53:00Z"/>
                <w:rFonts w:cs="Arial"/>
              </w:rPr>
            </w:pPr>
            <w:moveFrom w:id="3851" w:author="Raphael Malyankar" w:date="2022-11-22T00:53:00Z">
              <w:r w:rsidRPr="00B131AF" w:rsidDel="00B75194">
                <w:rPr>
                  <w:rFonts w:cs="Arial"/>
                </w:rPr>
                <w:t xml:space="preserve">  </w:t>
              </w:r>
              <w:r w:rsidRPr="00B131AF" w:rsidDel="00B75194">
                <w:rPr>
                  <w:rFonts w:cs="Arial"/>
                  <w:u w:val="single"/>
                </w:rPr>
                <w:t>IHO Definition:</w:t>
              </w:r>
              <w:r w:rsidRPr="00B131AF" w:rsidDel="00B75194">
                <w:rPr>
                  <w:rFonts w:cs="Arial"/>
                </w:rPr>
                <w:t xml:space="preserve"> A limited access dual carriageway road specially designed for fast long-distance traffic and subject to special regulations concerning its use. It may have more than two lanes.</w:t>
              </w:r>
            </w:moveFrom>
          </w:p>
          <w:p w14:paraId="3C990393" w14:textId="037F261B" w:rsidR="00B131AF" w:rsidRPr="00B131AF" w:rsidDel="00B75194" w:rsidRDefault="00B131AF" w:rsidP="00B131AF">
            <w:pPr>
              <w:spacing w:before="120" w:after="120"/>
              <w:rPr>
                <w:moveFrom w:id="3852" w:author="Raphael Malyankar" w:date="2022-11-22T00:53:00Z"/>
                <w:rFonts w:cs="Arial"/>
              </w:rPr>
            </w:pPr>
            <w:moveFrom w:id="3853" w:author="Raphael Malyankar" w:date="2022-11-22T00:53:00Z">
              <w:r w:rsidRPr="00B131AF" w:rsidDel="00B75194">
                <w:rPr>
                  <w:rFonts w:cs="Arial"/>
                </w:rPr>
                <w:t xml:space="preserve">9) </w:t>
              </w:r>
              <w:r w:rsidRPr="00B131AF" w:rsidDel="00B75194">
                <w:rPr>
                  <w:rFonts w:cs="Arial"/>
                  <w:b/>
                </w:rPr>
                <w:t>Launch</w:t>
              </w:r>
            </w:moveFrom>
          </w:p>
          <w:p w14:paraId="552AE343" w14:textId="4885C9B8" w:rsidR="00B131AF" w:rsidRPr="00B131AF" w:rsidDel="00B75194" w:rsidRDefault="00B131AF" w:rsidP="00B131AF">
            <w:pPr>
              <w:spacing w:before="120" w:after="120"/>
              <w:rPr>
                <w:moveFrom w:id="3854" w:author="Raphael Malyankar" w:date="2022-11-22T00:53:00Z"/>
                <w:rFonts w:cs="Arial"/>
              </w:rPr>
            </w:pPr>
            <w:moveFrom w:id="3855" w:author="Raphael Malyankar" w:date="2022-11-22T00:53:00Z">
              <w:r w:rsidRPr="00B131AF" w:rsidDel="00B75194">
                <w:rPr>
                  <w:rFonts w:cs="Arial"/>
                </w:rPr>
                <w:t xml:space="preserve">  </w:t>
              </w:r>
              <w:r w:rsidRPr="00B131AF" w:rsidDel="00B75194">
                <w:rPr>
                  <w:rFonts w:cs="Arial"/>
                  <w:u w:val="single"/>
                </w:rPr>
                <w:t>IHO Definition:</w:t>
              </w:r>
              <w:r w:rsidRPr="00B131AF" w:rsidDel="00B75194">
                <w:rPr>
                  <w:rFonts w:cs="Arial"/>
                </w:rPr>
                <w:t xml:space="preserve"> Large open or half decked boat.</w:t>
              </w:r>
            </w:moveFrom>
          </w:p>
          <w:p w14:paraId="695D5868" w14:textId="69BF2403" w:rsidR="00B131AF" w:rsidRPr="00B131AF" w:rsidDel="00B75194" w:rsidRDefault="00B131AF" w:rsidP="00B131AF">
            <w:pPr>
              <w:spacing w:before="120" w:after="120"/>
              <w:rPr>
                <w:moveFrom w:id="3856" w:author="Raphael Malyankar" w:date="2022-11-22T00:53:00Z"/>
                <w:rFonts w:cs="Arial"/>
              </w:rPr>
            </w:pPr>
            <w:moveFrom w:id="3857" w:author="Raphael Malyankar" w:date="2022-11-22T00:53:00Z">
              <w:r w:rsidRPr="00B131AF" w:rsidDel="00B75194">
                <w:rPr>
                  <w:rFonts w:cs="Arial"/>
                </w:rPr>
                <w:t xml:space="preserve">11) </w:t>
              </w:r>
              <w:r w:rsidRPr="00B131AF" w:rsidDel="00B75194">
                <w:rPr>
                  <w:rFonts w:cs="Arial"/>
                  <w:b/>
                </w:rPr>
                <w:t>Inland Waterway Transport</w:t>
              </w:r>
            </w:moveFrom>
          </w:p>
          <w:p w14:paraId="3D156A2B" w14:textId="3A69D9C3" w:rsidR="00B131AF" w:rsidRPr="00B131AF" w:rsidDel="00B75194" w:rsidRDefault="00B131AF" w:rsidP="00B131AF">
            <w:pPr>
              <w:spacing w:before="120" w:after="120"/>
              <w:rPr>
                <w:moveFrom w:id="3858" w:author="Raphael Malyankar" w:date="2022-11-22T00:53:00Z"/>
                <w:rFonts w:cs="Arial"/>
              </w:rPr>
            </w:pPr>
            <w:moveFrom w:id="3859" w:author="Raphael Malyankar" w:date="2022-11-22T00:53:00Z">
              <w:r w:rsidRPr="00B131AF" w:rsidDel="00B75194">
                <w:rPr>
                  <w:rFonts w:cs="Arial"/>
                </w:rPr>
                <w:t xml:space="preserve">  </w:t>
              </w:r>
              <w:r w:rsidRPr="00B131AF" w:rsidDel="00B75194">
                <w:rPr>
                  <w:rFonts w:cs="Arial"/>
                  <w:u w:val="single"/>
                </w:rPr>
                <w:t>IHO Definition:</w:t>
              </w:r>
              <w:r w:rsidRPr="00B131AF" w:rsidDel="00B75194">
                <w:rPr>
                  <w:rFonts w:cs="Arial"/>
                </w:rPr>
                <w:t xml:space="preserve"> The carriage of goods or passengers using navigable waterways such as canals, rivers, lakes, or other stretch of water that is not part of the sea.</w:t>
              </w:r>
            </w:moveFrom>
          </w:p>
          <w:p w14:paraId="7996CC09" w14:textId="47CD97DA" w:rsidR="00B131AF" w:rsidRPr="00B131AF" w:rsidDel="00B75194" w:rsidRDefault="00B131AF" w:rsidP="00B131AF">
            <w:pPr>
              <w:spacing w:before="120" w:after="120"/>
              <w:rPr>
                <w:moveFrom w:id="3860" w:author="Raphael Malyankar" w:date="2022-11-22T00:53:00Z"/>
                <w:rFonts w:cs="Arial"/>
              </w:rPr>
            </w:pPr>
            <w:moveFrom w:id="3861" w:author="Raphael Malyankar" w:date="2022-11-22T00:53:00Z">
              <w:r w:rsidRPr="00B131AF" w:rsidDel="00B75194">
                <w:rPr>
                  <w:rFonts w:cs="Arial"/>
                </w:rPr>
                <w:t xml:space="preserve">12) </w:t>
              </w:r>
              <w:r w:rsidRPr="00B131AF" w:rsidDel="00B75194">
                <w:rPr>
                  <w:rFonts w:cs="Arial"/>
                  <w:b/>
                </w:rPr>
                <w:t>Short Sea Transportation</w:t>
              </w:r>
            </w:moveFrom>
          </w:p>
          <w:p w14:paraId="291E5BFF" w14:textId="4E8F5470" w:rsidR="00B131AF" w:rsidRPr="00B131AF" w:rsidDel="00B75194" w:rsidRDefault="00B131AF" w:rsidP="00B131AF">
            <w:pPr>
              <w:spacing w:before="120" w:after="120"/>
              <w:rPr>
                <w:moveFrom w:id="3862" w:author="Raphael Malyankar" w:date="2022-11-22T00:53:00Z"/>
                <w:rFonts w:cs="Arial"/>
              </w:rPr>
            </w:pPr>
            <w:moveFrom w:id="3863" w:author="Raphael Malyankar" w:date="2022-11-22T00:53:00Z">
              <w:r w:rsidRPr="00B131AF" w:rsidDel="00B75194">
                <w:rPr>
                  <w:rFonts w:cs="Arial"/>
                </w:rPr>
                <w:t xml:space="preserve">  </w:t>
              </w:r>
              <w:r w:rsidRPr="00B131AF" w:rsidDel="00B75194">
                <w:rPr>
                  <w:rFonts w:cs="Arial"/>
                  <w:u w:val="single"/>
                </w:rPr>
                <w:t>IHO Definition:</w:t>
              </w:r>
              <w:r w:rsidRPr="00B131AF" w:rsidDel="00B75194">
                <w:rPr>
                  <w:rFonts w:cs="Arial"/>
                </w:rPr>
                <w:t xml:space="preserve"> The carriage of specified types of cargo between qualifying ports. The types of cargo and/or qualifying ports are generally specified by law or government regulation.</w:t>
              </w:r>
            </w:moveFrom>
          </w:p>
          <w:p w14:paraId="0CBC20AE" w14:textId="13A5B26F" w:rsidR="00B131AF" w:rsidRPr="00B131AF" w:rsidDel="00B75194" w:rsidRDefault="00B131AF" w:rsidP="00B131AF">
            <w:pPr>
              <w:spacing w:before="120" w:after="120"/>
              <w:rPr>
                <w:moveFrom w:id="3864" w:author="Raphael Malyankar" w:date="2022-11-22T00:53:00Z"/>
                <w:rFonts w:cs="Arial"/>
              </w:rPr>
            </w:pPr>
            <w:moveFrom w:id="3865" w:author="Raphael Malyankar" w:date="2022-11-22T00:53:00Z">
              <w:r w:rsidRPr="00B131AF" w:rsidDel="00B75194">
                <w:rPr>
                  <w:rFonts w:cs="Arial"/>
                </w:rPr>
                <w:t xml:space="preserve">13) </w:t>
              </w:r>
              <w:r w:rsidRPr="00B131AF" w:rsidDel="00B75194">
                <w:rPr>
                  <w:rFonts w:cs="Arial"/>
                  <w:b/>
                </w:rPr>
                <w:t>Marine Highway</w:t>
              </w:r>
            </w:moveFrom>
          </w:p>
          <w:p w14:paraId="283E5AED" w14:textId="2E88E15E" w:rsidR="00B131AF" w:rsidRPr="00B131AF" w:rsidDel="00B75194" w:rsidRDefault="00B131AF" w:rsidP="00B131AF">
            <w:pPr>
              <w:spacing w:before="120" w:after="120"/>
              <w:rPr>
                <w:moveFrom w:id="3866" w:author="Raphael Malyankar" w:date="2022-11-22T00:53:00Z"/>
                <w:rFonts w:cs="Arial"/>
              </w:rPr>
            </w:pPr>
            <w:moveFrom w:id="3867" w:author="Raphael Malyankar" w:date="2022-11-22T00:53:00Z">
              <w:r w:rsidRPr="00B131AF" w:rsidDel="00B75194">
                <w:rPr>
                  <w:rFonts w:cs="Arial"/>
                </w:rPr>
                <w:t xml:space="preserve">  </w:t>
              </w:r>
              <w:r w:rsidRPr="00B131AF" w:rsidDel="00B75194">
                <w:rPr>
                  <w:rFonts w:cs="Arial"/>
                  <w:u w:val="single"/>
                </w:rPr>
                <w:t>IHO Definition:</w:t>
              </w:r>
              <w:r w:rsidRPr="00B131AF" w:rsidDel="00B75194">
                <w:rPr>
                  <w:rFonts w:cs="Arial"/>
                </w:rPr>
                <w:t xml:space="preserve"> Specially designated commercially navigable routes in coastal, inland, and intracoastal waters, frequently as waterborne relievers to congested landside routes.</w:t>
              </w:r>
            </w:moveFrom>
          </w:p>
          <w:p w14:paraId="7B32F3E9" w14:textId="543AA8DE" w:rsidR="00B131AF" w:rsidRPr="00B131AF" w:rsidDel="00B75194" w:rsidRDefault="00B131AF" w:rsidP="00B131AF">
            <w:pPr>
              <w:spacing w:before="120" w:after="120"/>
              <w:rPr>
                <w:moveFrom w:id="3868" w:author="Raphael Malyankar" w:date="2022-11-22T00:53:00Z"/>
                <w:rFonts w:cs="Arial"/>
              </w:rPr>
            </w:pPr>
          </w:p>
          <w:p w14:paraId="6CC42C3A" w14:textId="1A3F6889" w:rsidR="00B131AF" w:rsidRPr="00B131AF" w:rsidDel="00B75194" w:rsidRDefault="00B131AF" w:rsidP="00B131AF">
            <w:pPr>
              <w:spacing w:before="120" w:after="120"/>
              <w:rPr>
                <w:moveFrom w:id="3869" w:author="Raphael Malyankar" w:date="2022-11-22T00:53:00Z"/>
                <w:rFonts w:cs="Arial"/>
              </w:rPr>
            </w:pPr>
            <w:moveFrom w:id="3870" w:author="Raphael Malyankar" w:date="2022-11-22T00:53:00Z">
              <w:r w:rsidRPr="00B131AF" w:rsidDel="00B75194">
                <w:rPr>
                  <w:rFonts w:cs="Arial"/>
                  <w:u w:val="single"/>
                </w:rPr>
                <w:t>Remarks:</w:t>
              </w:r>
            </w:moveFrom>
          </w:p>
          <w:p w14:paraId="3CE18D34" w14:textId="69670EF4" w:rsidR="00B131AF" w:rsidRPr="00B131AF" w:rsidDel="00B75194" w:rsidRDefault="00B131AF" w:rsidP="00B131AF">
            <w:pPr>
              <w:spacing w:before="120" w:after="120"/>
              <w:rPr>
                <w:moveFrom w:id="3871" w:author="Raphael Malyankar" w:date="2022-11-22T00:53:00Z"/>
                <w:rFonts w:cs="Arial"/>
              </w:rPr>
            </w:pPr>
            <w:moveFrom w:id="3872" w:author="Raphael Malyankar" w:date="2022-11-22T00:53:00Z">
              <w:r w:rsidRPr="00B131AF" w:rsidDel="00B75194">
                <w:rPr>
                  <w:rFonts w:cs="Arial"/>
                </w:rPr>
                <w:t xml:space="preserve"> codelistType=openEnumeration</w:t>
              </w:r>
            </w:moveFrom>
          </w:p>
        </w:tc>
      </w:tr>
    </w:tbl>
    <w:p w14:paraId="07761D81" w14:textId="1C173476" w:rsidR="00B131AF" w:rsidRPr="00B131AF" w:rsidDel="00B75194" w:rsidRDefault="00B131AF" w:rsidP="00B131AF">
      <w:pPr>
        <w:spacing w:before="240"/>
        <w:rPr>
          <w:moveFrom w:id="3873" w:author="Raphael Malyankar" w:date="2022-11-22T00:53:00Z"/>
          <w:b/>
        </w:rPr>
      </w:pPr>
      <w:bookmarkStart w:id="3874" w:name="_Toc120064811"/>
      <w:bookmarkStart w:id="3875" w:name="_Toc120214788"/>
      <w:bookmarkEnd w:id="3874"/>
      <w:bookmarkEnd w:id="3875"/>
    </w:p>
    <w:p w14:paraId="5956A113" w14:textId="77777777" w:rsidR="00B131AF" w:rsidRPr="00B131AF" w:rsidRDefault="00B131AF" w:rsidP="00716062">
      <w:pPr>
        <w:pStyle w:val="Heading2"/>
      </w:pPr>
      <w:bookmarkStart w:id="3876" w:name="_Toc120214789"/>
      <w:moveFromRangeEnd w:id="3824"/>
      <w:r w:rsidRPr="00B131AF">
        <w:t>Tug Information</w:t>
      </w:r>
      <w:bookmarkEnd w:id="3876"/>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578A92A9" w14:textId="77777777" w:rsidTr="00B131AF">
        <w:tc>
          <w:tcPr>
            <w:tcW w:w="5000" w:type="pct"/>
            <w:shd w:val="clear" w:color="auto" w:fill="auto"/>
          </w:tcPr>
          <w:p w14:paraId="6B6E2D1E"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Textual description of the types and capacities of available tugs.</w:t>
            </w:r>
          </w:p>
          <w:p w14:paraId="7CC5C238" w14:textId="1035E825" w:rsidR="00B131AF" w:rsidRPr="00B131AF" w:rsidRDefault="009D7D69" w:rsidP="00B131AF">
            <w:pPr>
              <w:spacing w:before="120" w:after="120"/>
              <w:rPr>
                <w:rFonts w:cs="Arial"/>
              </w:rPr>
            </w:pPr>
            <w:ins w:id="3877" w:author="Raphael Malyankar" w:date="2022-11-22T00:42:00Z">
              <w:r w:rsidRPr="009D7D69">
                <w:rPr>
                  <w:rFonts w:cs="Arial"/>
                </w:rPr>
                <w:t>Value Type: text</w:t>
              </w:r>
            </w:ins>
          </w:p>
          <w:p w14:paraId="49B8D4F4" w14:textId="77777777" w:rsidR="00B131AF" w:rsidRPr="00B131AF" w:rsidRDefault="00B131AF" w:rsidP="00B131AF">
            <w:pPr>
              <w:spacing w:before="120" w:after="120"/>
              <w:rPr>
                <w:rFonts w:cs="Arial"/>
              </w:rPr>
            </w:pPr>
            <w:r w:rsidRPr="00B131AF">
              <w:rPr>
                <w:rFonts w:cs="Arial"/>
                <w:u w:val="single"/>
              </w:rPr>
              <w:t>Remarks:</w:t>
            </w:r>
          </w:p>
          <w:p w14:paraId="52CE8329" w14:textId="77777777" w:rsidR="00B131AF" w:rsidRPr="00B131AF" w:rsidRDefault="00B131AF" w:rsidP="00B131AF">
            <w:pPr>
              <w:spacing w:before="120" w:after="120"/>
              <w:rPr>
                <w:rFonts w:cs="Arial"/>
              </w:rPr>
            </w:pPr>
            <w:r w:rsidRPr="00B131AF">
              <w:rPr>
                <w:rFonts w:cs="Arial"/>
              </w:rPr>
              <w:t>•No remarks.</w:t>
            </w:r>
          </w:p>
        </w:tc>
      </w:tr>
    </w:tbl>
    <w:p w14:paraId="7A294445" w14:textId="77777777" w:rsidR="00B131AF" w:rsidRPr="00B131AF" w:rsidRDefault="00B131AF" w:rsidP="00B131AF">
      <w:pPr>
        <w:spacing w:before="240"/>
        <w:rPr>
          <w:b/>
        </w:rPr>
      </w:pPr>
    </w:p>
    <w:p w14:paraId="1C2CF3F8" w14:textId="77777777" w:rsidR="00B131AF" w:rsidRPr="00B131AF" w:rsidRDefault="00B131AF" w:rsidP="00716062">
      <w:pPr>
        <w:pStyle w:val="Heading2"/>
      </w:pPr>
      <w:bookmarkStart w:id="3878" w:name="_Toc120214790"/>
      <w:r w:rsidRPr="00B131AF">
        <w:t>Uncertainty Fixed</w:t>
      </w:r>
      <w:bookmarkEnd w:id="3878"/>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4100D37B" w14:textId="77777777" w:rsidTr="00B131AF">
        <w:tc>
          <w:tcPr>
            <w:tcW w:w="5000" w:type="pct"/>
            <w:shd w:val="clear" w:color="auto" w:fill="auto"/>
          </w:tcPr>
          <w:p w14:paraId="03982FF6"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best estimate of the fixed horizontal or vertical accuracy component for positions, depths, heights, vertical distances and vertical clearances.</w:t>
            </w:r>
          </w:p>
          <w:p w14:paraId="7CCCEA65" w14:textId="13974A1C" w:rsidR="00B57FCE" w:rsidRDefault="00B57FCE" w:rsidP="00B57FCE">
            <w:pPr>
              <w:spacing w:after="0" w:line="240" w:lineRule="auto"/>
              <w:ind w:left="100" w:right="-20"/>
              <w:rPr>
                <w:rFonts w:eastAsia="Arial" w:cs="Arial"/>
              </w:rPr>
            </w:pPr>
            <w:r>
              <w:rPr>
                <w:rFonts w:eastAsia="Arial" w:cs="Arial"/>
                <w:spacing w:val="-2"/>
                <w:u w:val="single" w:color="000000"/>
              </w:rPr>
              <w:t>T</w:t>
            </w:r>
            <w:r>
              <w:rPr>
                <w:rFonts w:eastAsia="Arial" w:cs="Arial"/>
                <w:spacing w:val="-1"/>
                <w:u w:val="single" w:color="000000"/>
              </w:rPr>
              <w:t>y</w:t>
            </w:r>
            <w:r>
              <w:rPr>
                <w:rFonts w:eastAsia="Arial" w:cs="Arial"/>
                <w:u w:val="single" w:color="000000"/>
              </w:rPr>
              <w:t>p</w:t>
            </w:r>
            <w:r>
              <w:rPr>
                <w:rFonts w:eastAsia="Arial" w:cs="Arial"/>
                <w:spacing w:val="-1"/>
                <w:u w:val="single" w:color="000000"/>
              </w:rPr>
              <w:t>e</w:t>
            </w:r>
            <w:r>
              <w:rPr>
                <w:rFonts w:eastAsia="Arial" w:cs="Arial"/>
                <w:u w:val="single" w:color="000000"/>
              </w:rPr>
              <w:t>:</w:t>
            </w:r>
            <w:r>
              <w:rPr>
                <w:rFonts w:eastAsia="Arial" w:cs="Arial"/>
                <w:spacing w:val="56"/>
              </w:rPr>
              <w:t xml:space="preserve"> </w:t>
            </w:r>
            <w:r>
              <w:rPr>
                <w:rFonts w:eastAsia="Arial" w:cs="Arial"/>
              </w:rPr>
              <w:t>Real</w:t>
            </w:r>
          </w:p>
          <w:p w14:paraId="5C492677" w14:textId="77777777" w:rsidR="00B57FCE" w:rsidRDefault="00B57FCE" w:rsidP="00B57FCE">
            <w:pPr>
              <w:spacing w:after="0" w:line="120" w:lineRule="exact"/>
              <w:rPr>
                <w:sz w:val="12"/>
                <w:szCs w:val="12"/>
              </w:rPr>
            </w:pPr>
          </w:p>
          <w:p w14:paraId="011203BA" w14:textId="77777777" w:rsidR="00B57FCE" w:rsidRDefault="00B57FCE" w:rsidP="00B57FCE">
            <w:pPr>
              <w:spacing w:after="0" w:line="365" w:lineRule="auto"/>
              <w:ind w:left="100"/>
              <w:rPr>
                <w:rFonts w:eastAsia="Arial" w:cs="Arial"/>
              </w:rPr>
            </w:pPr>
            <w:r>
              <w:rPr>
                <w:rFonts w:eastAsia="Arial" w:cs="Arial"/>
                <w:u w:val="single" w:color="000000"/>
              </w:rPr>
              <w:t>Un</w:t>
            </w:r>
            <w:r>
              <w:rPr>
                <w:rFonts w:eastAsia="Arial" w:cs="Arial"/>
                <w:spacing w:val="1"/>
                <w:u w:val="single" w:color="000000"/>
              </w:rPr>
              <w:t>i</w:t>
            </w:r>
            <w:r>
              <w:rPr>
                <w:rFonts w:eastAsia="Arial" w:cs="Arial"/>
                <w:u w:val="single" w:color="000000"/>
              </w:rPr>
              <w:t>t:</w:t>
            </w:r>
            <w:r>
              <w:rPr>
                <w:rFonts w:eastAsia="Arial" w:cs="Arial"/>
                <w:spacing w:val="55"/>
              </w:rPr>
              <w:t xml:space="preserve"> </w:t>
            </w:r>
            <w:r>
              <w:rPr>
                <w:rFonts w:eastAsia="Arial" w:cs="Arial"/>
              </w:rPr>
              <w:t>D</w:t>
            </w:r>
            <w:r>
              <w:rPr>
                <w:rFonts w:eastAsia="Arial" w:cs="Arial"/>
                <w:spacing w:val="-3"/>
              </w:rPr>
              <w:t>e</w:t>
            </w:r>
            <w:r>
              <w:rPr>
                <w:rFonts w:eastAsia="Arial" w:cs="Arial"/>
                <w:spacing w:val="2"/>
              </w:rPr>
              <w:t>f</w:t>
            </w:r>
            <w:r>
              <w:rPr>
                <w:rFonts w:eastAsia="Arial" w:cs="Arial"/>
                <w:spacing w:val="1"/>
              </w:rPr>
              <w:t>i</w:t>
            </w:r>
            <w:r>
              <w:rPr>
                <w:rFonts w:eastAsia="Arial" w:cs="Arial"/>
              </w:rPr>
              <w:t>n</w:t>
            </w:r>
            <w:r>
              <w:rPr>
                <w:rFonts w:eastAsia="Arial" w:cs="Arial"/>
                <w:spacing w:val="-1"/>
              </w:rPr>
              <w:t>e</w:t>
            </w:r>
            <w:r>
              <w:rPr>
                <w:rFonts w:eastAsia="Arial" w:cs="Arial"/>
              </w:rPr>
              <w:t>d</w:t>
            </w:r>
            <w:r>
              <w:rPr>
                <w:rFonts w:eastAsia="Arial" w:cs="Arial"/>
                <w:spacing w:val="-6"/>
              </w:rPr>
              <w:t xml:space="preserve"> </w:t>
            </w:r>
            <w:r>
              <w:rPr>
                <w:rFonts w:eastAsia="Arial" w:cs="Arial"/>
              </w:rPr>
              <w:t>as</w:t>
            </w:r>
            <w:r>
              <w:rPr>
                <w:rFonts w:eastAsia="Arial" w:cs="Arial"/>
                <w:spacing w:val="-2"/>
              </w:rPr>
              <w:t xml:space="preserve"> </w:t>
            </w:r>
            <w:r>
              <w:rPr>
                <w:rFonts w:eastAsia="Arial" w:cs="Arial"/>
              </w:rPr>
              <w:t>an</w:t>
            </w:r>
            <w:r>
              <w:rPr>
                <w:rFonts w:eastAsia="Arial" w:cs="Arial"/>
                <w:spacing w:val="-1"/>
              </w:rPr>
              <w:t xml:space="preserve"> </w:t>
            </w:r>
            <w:r>
              <w:rPr>
                <w:rFonts w:eastAsia="Arial" w:cs="Arial"/>
              </w:rPr>
              <w:t>at</w:t>
            </w:r>
            <w:r>
              <w:rPr>
                <w:rFonts w:eastAsia="Arial" w:cs="Arial"/>
                <w:spacing w:val="1"/>
              </w:rPr>
              <w:t>t</w:t>
            </w:r>
            <w:r>
              <w:rPr>
                <w:rFonts w:eastAsia="Arial" w:cs="Arial"/>
                <w:spacing w:val="-2"/>
              </w:rPr>
              <w:t>r</w:t>
            </w:r>
            <w:r>
              <w:rPr>
                <w:rFonts w:eastAsia="Arial" w:cs="Arial"/>
                <w:spacing w:val="1"/>
              </w:rPr>
              <w:t>i</w:t>
            </w:r>
            <w:r>
              <w:rPr>
                <w:rFonts w:eastAsia="Arial" w:cs="Arial"/>
              </w:rPr>
              <w:t>b</w:t>
            </w:r>
            <w:r>
              <w:rPr>
                <w:rFonts w:eastAsia="Arial" w:cs="Arial"/>
                <w:spacing w:val="-1"/>
              </w:rPr>
              <w:t>u</w:t>
            </w:r>
            <w:r>
              <w:rPr>
                <w:rFonts w:eastAsia="Arial" w:cs="Arial"/>
              </w:rPr>
              <w:t>te</w:t>
            </w:r>
            <w:r>
              <w:rPr>
                <w:rFonts w:eastAsia="Arial" w:cs="Arial"/>
                <w:spacing w:val="-6"/>
              </w:rPr>
              <w:t xml:space="preserve"> </w:t>
            </w:r>
            <w:r>
              <w:rPr>
                <w:rFonts w:eastAsia="Arial" w:cs="Arial"/>
                <w:spacing w:val="1"/>
              </w:rPr>
              <w:t>i</w:t>
            </w:r>
            <w:r>
              <w:rPr>
                <w:rFonts w:eastAsia="Arial" w:cs="Arial"/>
              </w:rPr>
              <w:t>n</w:t>
            </w:r>
            <w:r>
              <w:rPr>
                <w:rFonts w:eastAsia="Arial" w:cs="Arial"/>
                <w:spacing w:val="-2"/>
              </w:rPr>
              <w:t xml:space="preserve"> </w:t>
            </w:r>
            <w:r>
              <w:rPr>
                <w:rFonts w:eastAsia="Arial" w:cs="Arial"/>
                <w:spacing w:val="1"/>
              </w:rPr>
              <w:t>t</w:t>
            </w:r>
            <w:r>
              <w:rPr>
                <w:rFonts w:eastAsia="Arial" w:cs="Arial"/>
              </w:rPr>
              <w:t>he</w:t>
            </w:r>
            <w:r>
              <w:rPr>
                <w:rFonts w:eastAsia="Arial" w:cs="Arial"/>
                <w:spacing w:val="-4"/>
              </w:rPr>
              <w:t xml:space="preserve"> </w:t>
            </w:r>
            <w:r>
              <w:rPr>
                <w:rFonts w:eastAsia="Arial" w:cs="Arial"/>
                <w:spacing w:val="1"/>
              </w:rPr>
              <w:t>E</w:t>
            </w:r>
            <w:r>
              <w:rPr>
                <w:rFonts w:eastAsia="Arial" w:cs="Arial"/>
              </w:rPr>
              <w:t>NC</w:t>
            </w:r>
            <w:r>
              <w:rPr>
                <w:rFonts w:eastAsia="Arial" w:cs="Arial"/>
                <w:spacing w:val="-2"/>
              </w:rPr>
              <w:t xml:space="preserve"> </w:t>
            </w:r>
            <w:r>
              <w:rPr>
                <w:rFonts w:eastAsia="Arial" w:cs="Arial"/>
              </w:rPr>
              <w:t>d</w:t>
            </w:r>
            <w:r>
              <w:rPr>
                <w:rFonts w:eastAsia="Arial" w:cs="Arial"/>
                <w:spacing w:val="-3"/>
              </w:rPr>
              <w:t>a</w:t>
            </w:r>
            <w:r>
              <w:rPr>
                <w:rFonts w:eastAsia="Arial" w:cs="Arial"/>
                <w:spacing w:val="2"/>
              </w:rPr>
              <w:t>t</w:t>
            </w:r>
            <w:r>
              <w:rPr>
                <w:rFonts w:eastAsia="Arial" w:cs="Arial"/>
              </w:rPr>
              <w:t>a</w:t>
            </w:r>
            <w:r>
              <w:rPr>
                <w:rFonts w:eastAsia="Arial" w:cs="Arial"/>
                <w:spacing w:val="1"/>
              </w:rPr>
              <w:t>s</w:t>
            </w:r>
            <w:r>
              <w:rPr>
                <w:rFonts w:eastAsia="Arial" w:cs="Arial"/>
              </w:rPr>
              <w:t>et</w:t>
            </w:r>
            <w:r>
              <w:rPr>
                <w:rFonts w:eastAsia="Arial" w:cs="Arial"/>
                <w:spacing w:val="-6"/>
              </w:rPr>
              <w:t xml:space="preserve"> </w:t>
            </w:r>
            <w:r>
              <w:rPr>
                <w:rFonts w:eastAsia="Arial" w:cs="Arial"/>
                <w:spacing w:val="2"/>
              </w:rPr>
              <w:t>m</w:t>
            </w:r>
            <w:r>
              <w:rPr>
                <w:rFonts w:eastAsia="Arial" w:cs="Arial"/>
                <w:spacing w:val="-3"/>
              </w:rPr>
              <w:t>e</w:t>
            </w:r>
            <w:r>
              <w:rPr>
                <w:rFonts w:eastAsia="Arial" w:cs="Arial"/>
                <w:spacing w:val="2"/>
              </w:rPr>
              <w:t>t</w:t>
            </w:r>
            <w:r>
              <w:rPr>
                <w:rFonts w:eastAsia="Arial" w:cs="Arial"/>
                <w:spacing w:val="-3"/>
              </w:rPr>
              <w:t>a</w:t>
            </w:r>
            <w:r>
              <w:rPr>
                <w:rFonts w:eastAsia="Arial" w:cs="Arial"/>
              </w:rPr>
              <w:t>d</w:t>
            </w:r>
            <w:r>
              <w:rPr>
                <w:rFonts w:eastAsia="Arial" w:cs="Arial"/>
                <w:spacing w:val="-1"/>
              </w:rPr>
              <w:t>a</w:t>
            </w:r>
            <w:r>
              <w:rPr>
                <w:rFonts w:eastAsia="Arial" w:cs="Arial"/>
                <w:spacing w:val="2"/>
              </w:rPr>
              <w:t>t</w:t>
            </w:r>
            <w:r>
              <w:rPr>
                <w:rFonts w:eastAsia="Arial" w:cs="Arial"/>
              </w:rPr>
              <w:t>a:</w:t>
            </w:r>
            <w:r>
              <w:rPr>
                <w:rFonts w:eastAsia="Arial" w:cs="Arial"/>
                <w:spacing w:val="-2"/>
              </w:rPr>
              <w:t xml:space="preserve"> </w:t>
            </w:r>
            <w:r>
              <w:rPr>
                <w:rFonts w:eastAsia="Arial" w:cs="Arial"/>
                <w:spacing w:val="2"/>
              </w:rPr>
              <w:t>m</w:t>
            </w:r>
            <w:r>
              <w:rPr>
                <w:rFonts w:eastAsia="Arial" w:cs="Arial"/>
                <w:spacing w:val="-3"/>
              </w:rPr>
              <w:t>e</w:t>
            </w:r>
            <w:r>
              <w:rPr>
                <w:rFonts w:eastAsia="Arial" w:cs="Arial"/>
                <w:spacing w:val="2"/>
              </w:rPr>
              <w:t>t</w:t>
            </w:r>
            <w:r>
              <w:rPr>
                <w:rFonts w:eastAsia="Arial" w:cs="Arial"/>
                <w:spacing w:val="1"/>
              </w:rPr>
              <w:t>r</w:t>
            </w:r>
            <w:r>
              <w:rPr>
                <w:rFonts w:eastAsia="Arial" w:cs="Arial"/>
              </w:rPr>
              <w:t>e</w:t>
            </w:r>
            <w:r>
              <w:rPr>
                <w:rFonts w:eastAsia="Arial" w:cs="Arial"/>
                <w:spacing w:val="-5"/>
              </w:rPr>
              <w:t xml:space="preserve"> </w:t>
            </w:r>
            <w:r>
              <w:rPr>
                <w:rFonts w:eastAsia="Arial" w:cs="Arial"/>
              </w:rPr>
              <w:t>(</w:t>
            </w:r>
            <w:r>
              <w:rPr>
                <w:rFonts w:eastAsia="Arial" w:cs="Arial"/>
                <w:spacing w:val="2"/>
              </w:rPr>
              <w:t>m</w:t>
            </w:r>
            <w:r>
              <w:rPr>
                <w:rFonts w:eastAsia="Arial" w:cs="Arial"/>
                <w:spacing w:val="-2"/>
              </w:rPr>
              <w:t>)</w:t>
            </w:r>
            <w:r>
              <w:rPr>
                <w:rFonts w:eastAsia="Arial" w:cs="Arial"/>
              </w:rPr>
              <w:t>.</w:t>
            </w:r>
          </w:p>
          <w:p w14:paraId="7D559425" w14:textId="6BBE5D66" w:rsidR="00B57FCE" w:rsidRDefault="00B57FCE" w:rsidP="00B57FCE">
            <w:pPr>
              <w:spacing w:after="0" w:line="365" w:lineRule="auto"/>
              <w:ind w:left="100"/>
              <w:rPr>
                <w:rFonts w:eastAsia="Arial" w:cs="Arial"/>
              </w:rPr>
            </w:pPr>
            <w:r>
              <w:rPr>
                <w:rFonts w:eastAsia="Arial" w:cs="Arial"/>
                <w:u w:val="single" w:color="000000"/>
              </w:rPr>
              <w:t>Re</w:t>
            </w:r>
            <w:r>
              <w:rPr>
                <w:rFonts w:eastAsia="Arial" w:cs="Arial"/>
                <w:spacing w:val="1"/>
                <w:u w:val="single" w:color="000000"/>
              </w:rPr>
              <w:t>s</w:t>
            </w:r>
            <w:r>
              <w:rPr>
                <w:rFonts w:eastAsia="Arial" w:cs="Arial"/>
                <w:u w:val="single" w:color="000000"/>
              </w:rPr>
              <w:t>o</w:t>
            </w:r>
            <w:r>
              <w:rPr>
                <w:rFonts w:eastAsia="Arial" w:cs="Arial"/>
                <w:spacing w:val="1"/>
                <w:u w:val="single" w:color="000000"/>
              </w:rPr>
              <w:t>l</w:t>
            </w:r>
            <w:r>
              <w:rPr>
                <w:rFonts w:eastAsia="Arial" w:cs="Arial"/>
                <w:u w:val="single" w:color="000000"/>
              </w:rPr>
              <w:t>u</w:t>
            </w:r>
            <w:r>
              <w:rPr>
                <w:rFonts w:eastAsia="Arial" w:cs="Arial"/>
                <w:spacing w:val="2"/>
                <w:u w:val="single" w:color="000000"/>
              </w:rPr>
              <w:t>t</w:t>
            </w:r>
            <w:r>
              <w:rPr>
                <w:rFonts w:eastAsia="Arial" w:cs="Arial"/>
                <w:spacing w:val="1"/>
                <w:u w:val="single" w:color="000000"/>
              </w:rPr>
              <w:t>i</w:t>
            </w:r>
            <w:r>
              <w:rPr>
                <w:rFonts w:eastAsia="Arial" w:cs="Arial"/>
                <w:u w:val="single" w:color="000000"/>
              </w:rPr>
              <w:t>o</w:t>
            </w:r>
            <w:r>
              <w:rPr>
                <w:rFonts w:eastAsia="Arial" w:cs="Arial"/>
                <w:spacing w:val="-1"/>
                <w:u w:val="single" w:color="000000"/>
              </w:rPr>
              <w:t>n</w:t>
            </w:r>
            <w:r>
              <w:rPr>
                <w:rFonts w:eastAsia="Arial" w:cs="Arial"/>
                <w:u w:val="single" w:color="000000"/>
              </w:rPr>
              <w:t>:</w:t>
            </w:r>
            <w:r>
              <w:rPr>
                <w:rFonts w:eastAsia="Arial" w:cs="Arial"/>
                <w:spacing w:val="48"/>
              </w:rPr>
              <w:t xml:space="preserve"> </w:t>
            </w:r>
            <w:r>
              <w:rPr>
                <w:rFonts w:eastAsia="Arial" w:cs="Arial"/>
              </w:rPr>
              <w:t>0</w:t>
            </w:r>
            <w:r>
              <w:rPr>
                <w:rFonts w:eastAsia="Arial" w:cs="Arial"/>
                <w:spacing w:val="2"/>
              </w:rPr>
              <w:t>∙</w:t>
            </w:r>
            <w:r>
              <w:rPr>
                <w:rFonts w:eastAsia="Arial" w:cs="Arial"/>
              </w:rPr>
              <w:t>1m</w:t>
            </w:r>
          </w:p>
          <w:p w14:paraId="57214561" w14:textId="77777777" w:rsidR="00B57FCE" w:rsidRDefault="00B57FCE" w:rsidP="00B57FCE">
            <w:pPr>
              <w:spacing w:before="3" w:after="0" w:line="240" w:lineRule="auto"/>
              <w:ind w:left="100" w:right="-20"/>
              <w:rPr>
                <w:rFonts w:eastAsia="Arial" w:cs="Arial"/>
              </w:rPr>
            </w:pPr>
            <w:r>
              <w:rPr>
                <w:rFonts w:eastAsia="Arial" w:cs="Arial"/>
                <w:spacing w:val="-2"/>
                <w:u w:val="single" w:color="000000"/>
              </w:rPr>
              <w:t>F</w:t>
            </w:r>
            <w:r>
              <w:rPr>
                <w:rFonts w:eastAsia="Arial" w:cs="Arial"/>
                <w:u w:val="single" w:color="000000"/>
              </w:rPr>
              <w:t>or</w:t>
            </w:r>
            <w:r>
              <w:rPr>
                <w:rFonts w:eastAsia="Arial" w:cs="Arial"/>
                <w:spacing w:val="2"/>
                <w:u w:val="single" w:color="000000"/>
              </w:rPr>
              <w:t>m</w:t>
            </w:r>
            <w:r>
              <w:rPr>
                <w:rFonts w:eastAsia="Arial" w:cs="Arial"/>
                <w:u w:val="single" w:color="000000"/>
              </w:rPr>
              <w:t>a</w:t>
            </w:r>
            <w:r>
              <w:rPr>
                <w:rFonts w:eastAsia="Arial" w:cs="Arial"/>
                <w:spacing w:val="2"/>
                <w:u w:val="single" w:color="000000"/>
              </w:rPr>
              <w:t>t</w:t>
            </w:r>
            <w:r>
              <w:rPr>
                <w:rFonts w:eastAsia="Arial" w:cs="Arial"/>
                <w:u w:val="single" w:color="000000"/>
              </w:rPr>
              <w:t>:</w:t>
            </w:r>
            <w:r>
              <w:rPr>
                <w:rFonts w:eastAsia="Arial" w:cs="Arial"/>
                <w:spacing w:val="51"/>
              </w:rPr>
              <w:t xml:space="preserve"> </w:t>
            </w:r>
            <w:proofErr w:type="spellStart"/>
            <w:r>
              <w:rPr>
                <w:rFonts w:eastAsia="Arial" w:cs="Arial"/>
                <w:spacing w:val="-1"/>
              </w:rPr>
              <w:t>xx</w:t>
            </w:r>
            <w:r>
              <w:rPr>
                <w:rFonts w:eastAsia="Arial" w:cs="Arial"/>
                <w:spacing w:val="2"/>
              </w:rPr>
              <w:t>.</w:t>
            </w:r>
            <w:r>
              <w:rPr>
                <w:rFonts w:eastAsia="Arial" w:cs="Arial"/>
              </w:rPr>
              <w:t>x</w:t>
            </w:r>
            <w:proofErr w:type="spellEnd"/>
          </w:p>
          <w:p w14:paraId="326F707B" w14:textId="77777777" w:rsidR="00B57FCE" w:rsidRDefault="00B57FCE" w:rsidP="00B57FCE">
            <w:pPr>
              <w:spacing w:before="8" w:after="0" w:line="110" w:lineRule="exact"/>
              <w:rPr>
                <w:sz w:val="11"/>
                <w:szCs w:val="11"/>
              </w:rPr>
            </w:pPr>
          </w:p>
          <w:p w14:paraId="783AFB24" w14:textId="77777777" w:rsidR="00B57FCE" w:rsidRDefault="00B57FCE" w:rsidP="00B57FCE">
            <w:pPr>
              <w:spacing w:after="0" w:line="240" w:lineRule="auto"/>
              <w:ind w:left="100" w:right="-20"/>
              <w:rPr>
                <w:rFonts w:eastAsia="Arial" w:cs="Arial"/>
              </w:rPr>
            </w:pPr>
            <w:r>
              <w:rPr>
                <w:rFonts w:eastAsia="Arial" w:cs="Arial"/>
                <w:spacing w:val="1"/>
                <w:u w:val="single" w:color="000000"/>
              </w:rPr>
              <w:t>E</w:t>
            </w:r>
            <w:r>
              <w:rPr>
                <w:rFonts w:eastAsia="Arial" w:cs="Arial"/>
                <w:spacing w:val="-1"/>
                <w:u w:val="single" w:color="000000"/>
              </w:rPr>
              <w:t>x</w:t>
            </w:r>
            <w:r>
              <w:rPr>
                <w:rFonts w:eastAsia="Arial" w:cs="Arial"/>
                <w:u w:val="single" w:color="000000"/>
              </w:rPr>
              <w:t>a</w:t>
            </w:r>
            <w:r>
              <w:rPr>
                <w:rFonts w:eastAsia="Arial" w:cs="Arial"/>
                <w:spacing w:val="2"/>
                <w:u w:val="single" w:color="000000"/>
              </w:rPr>
              <w:t>m</w:t>
            </w:r>
            <w:r>
              <w:rPr>
                <w:rFonts w:eastAsia="Arial" w:cs="Arial"/>
                <w:u w:val="single" w:color="000000"/>
              </w:rPr>
              <w:t>p</w:t>
            </w:r>
            <w:r>
              <w:rPr>
                <w:rFonts w:eastAsia="Arial" w:cs="Arial"/>
                <w:spacing w:val="1"/>
                <w:u w:val="single" w:color="000000"/>
              </w:rPr>
              <w:t>l</w:t>
            </w:r>
            <w:r>
              <w:rPr>
                <w:rFonts w:eastAsia="Arial" w:cs="Arial"/>
                <w:u w:val="single" w:color="000000"/>
              </w:rPr>
              <w:t>e:</w:t>
            </w:r>
            <w:r>
              <w:rPr>
                <w:rFonts w:eastAsia="Arial" w:cs="Arial"/>
                <w:spacing w:val="51"/>
              </w:rPr>
              <w:t xml:space="preserve"> </w:t>
            </w:r>
            <w:r>
              <w:rPr>
                <w:rFonts w:eastAsia="Arial" w:cs="Arial"/>
                <w:b/>
                <w:bCs/>
              </w:rPr>
              <w:t>1.2</w:t>
            </w:r>
            <w:r>
              <w:rPr>
                <w:rFonts w:eastAsia="Arial" w:cs="Arial"/>
                <w:b/>
                <w:bCs/>
                <w:spacing w:val="52"/>
              </w:rPr>
              <w:t xml:space="preserve"> </w:t>
            </w:r>
            <w:r>
              <w:rPr>
                <w:rFonts w:eastAsia="Arial" w:cs="Arial"/>
                <w:spacing w:val="2"/>
              </w:rPr>
              <w:t>f</w:t>
            </w:r>
            <w:r>
              <w:rPr>
                <w:rFonts w:eastAsia="Arial" w:cs="Arial"/>
              </w:rPr>
              <w:t>or</w:t>
            </w:r>
            <w:r>
              <w:rPr>
                <w:rFonts w:eastAsia="Arial" w:cs="Arial"/>
                <w:spacing w:val="-2"/>
              </w:rPr>
              <w:t xml:space="preserve"> </w:t>
            </w:r>
            <w:r>
              <w:rPr>
                <w:rFonts w:eastAsia="Arial" w:cs="Arial"/>
              </w:rPr>
              <w:t>a</w:t>
            </w:r>
            <w:r>
              <w:rPr>
                <w:rFonts w:eastAsia="Arial" w:cs="Arial"/>
                <w:spacing w:val="-1"/>
              </w:rPr>
              <w:t xml:space="preserve"> </w:t>
            </w:r>
            <w:r>
              <w:rPr>
                <w:rFonts w:eastAsia="Arial" w:cs="Arial"/>
              </w:rPr>
              <w:t>f</w:t>
            </w:r>
            <w:r>
              <w:rPr>
                <w:rFonts w:eastAsia="Arial" w:cs="Arial"/>
                <w:spacing w:val="1"/>
              </w:rPr>
              <w:t>i</w:t>
            </w:r>
            <w:r>
              <w:rPr>
                <w:rFonts w:eastAsia="Arial" w:cs="Arial"/>
                <w:spacing w:val="-1"/>
              </w:rPr>
              <w:t>x</w:t>
            </w:r>
            <w:r>
              <w:rPr>
                <w:rFonts w:eastAsia="Arial" w:cs="Arial"/>
              </w:rPr>
              <w:t>ed</w:t>
            </w:r>
            <w:r>
              <w:rPr>
                <w:rFonts w:eastAsia="Arial" w:cs="Arial"/>
                <w:spacing w:val="-3"/>
              </w:rPr>
              <w:t xml:space="preserve"> </w:t>
            </w:r>
            <w:r>
              <w:rPr>
                <w:rFonts w:eastAsia="Arial" w:cs="Arial"/>
              </w:rPr>
              <w:t>u</w:t>
            </w:r>
            <w:r>
              <w:rPr>
                <w:rFonts w:eastAsia="Arial" w:cs="Arial"/>
                <w:spacing w:val="-1"/>
              </w:rPr>
              <w:t>n</w:t>
            </w:r>
            <w:r>
              <w:rPr>
                <w:rFonts w:eastAsia="Arial" w:cs="Arial"/>
                <w:spacing w:val="1"/>
              </w:rPr>
              <w:t>c</w:t>
            </w:r>
            <w:r>
              <w:rPr>
                <w:rFonts w:eastAsia="Arial" w:cs="Arial"/>
              </w:rPr>
              <w:t>er</w:t>
            </w:r>
            <w:r>
              <w:rPr>
                <w:rFonts w:eastAsia="Arial" w:cs="Arial"/>
                <w:spacing w:val="3"/>
              </w:rPr>
              <w:t>t</w:t>
            </w:r>
            <w:r>
              <w:rPr>
                <w:rFonts w:eastAsia="Arial" w:cs="Arial"/>
              </w:rPr>
              <w:t>a</w:t>
            </w:r>
            <w:r>
              <w:rPr>
                <w:rFonts w:eastAsia="Arial" w:cs="Arial"/>
                <w:spacing w:val="1"/>
              </w:rPr>
              <w:t>i</w:t>
            </w:r>
            <w:r>
              <w:rPr>
                <w:rFonts w:eastAsia="Arial" w:cs="Arial"/>
              </w:rPr>
              <w:t>n</w:t>
            </w:r>
            <w:r>
              <w:rPr>
                <w:rFonts w:eastAsia="Arial" w:cs="Arial"/>
                <w:spacing w:val="2"/>
              </w:rPr>
              <w:t>t</w:t>
            </w:r>
            <w:r>
              <w:rPr>
                <w:rFonts w:eastAsia="Arial" w:cs="Arial"/>
              </w:rPr>
              <w:t>y</w:t>
            </w:r>
            <w:r>
              <w:rPr>
                <w:rFonts w:eastAsia="Arial" w:cs="Arial"/>
                <w:spacing w:val="-10"/>
              </w:rPr>
              <w:t xml:space="preserve"> </w:t>
            </w:r>
            <w:r>
              <w:rPr>
                <w:rFonts w:eastAsia="Arial" w:cs="Arial"/>
              </w:rPr>
              <w:t>of</w:t>
            </w:r>
            <w:r>
              <w:rPr>
                <w:rFonts w:eastAsia="Arial" w:cs="Arial"/>
                <w:spacing w:val="-1"/>
              </w:rPr>
              <w:t xml:space="preserve"> </w:t>
            </w:r>
            <w:r>
              <w:rPr>
                <w:rFonts w:eastAsia="Arial" w:cs="Arial"/>
              </w:rPr>
              <w:t>1</w:t>
            </w:r>
            <w:r>
              <w:rPr>
                <w:rFonts w:eastAsia="Arial" w:cs="Arial"/>
                <w:spacing w:val="2"/>
              </w:rPr>
              <w:t>∙</w:t>
            </w:r>
            <w:r>
              <w:rPr>
                <w:rFonts w:eastAsia="Arial" w:cs="Arial"/>
              </w:rPr>
              <w:t>2</w:t>
            </w:r>
            <w:r>
              <w:rPr>
                <w:rFonts w:eastAsia="Arial" w:cs="Arial"/>
                <w:spacing w:val="-4"/>
              </w:rPr>
              <w:t xml:space="preserve"> </w:t>
            </w:r>
            <w:r>
              <w:rPr>
                <w:rFonts w:eastAsia="Arial" w:cs="Arial"/>
                <w:spacing w:val="2"/>
              </w:rPr>
              <w:t>m</w:t>
            </w:r>
            <w:r>
              <w:rPr>
                <w:rFonts w:eastAsia="Arial" w:cs="Arial"/>
                <w:spacing w:val="-3"/>
              </w:rPr>
              <w:t>e</w:t>
            </w:r>
            <w:r>
              <w:rPr>
                <w:rFonts w:eastAsia="Arial" w:cs="Arial"/>
                <w:spacing w:val="2"/>
              </w:rPr>
              <w:t>t</w:t>
            </w:r>
            <w:r>
              <w:rPr>
                <w:rFonts w:eastAsia="Arial" w:cs="Arial"/>
                <w:spacing w:val="1"/>
              </w:rPr>
              <w:t>r</w:t>
            </w:r>
            <w:r>
              <w:rPr>
                <w:rFonts w:eastAsia="Arial" w:cs="Arial"/>
              </w:rPr>
              <w:t>es</w:t>
            </w:r>
          </w:p>
          <w:p w14:paraId="09C199D4" w14:textId="77777777" w:rsidR="00B57FCE" w:rsidRDefault="00B57FCE" w:rsidP="00B57FCE">
            <w:pPr>
              <w:spacing w:after="0" w:line="120" w:lineRule="exact"/>
              <w:rPr>
                <w:sz w:val="12"/>
                <w:szCs w:val="12"/>
              </w:rPr>
            </w:pPr>
          </w:p>
          <w:p w14:paraId="63371655" w14:textId="77777777" w:rsidR="00B57FCE" w:rsidRDefault="00B57FCE" w:rsidP="00B57FCE">
            <w:pPr>
              <w:spacing w:after="0" w:line="240" w:lineRule="auto"/>
              <w:ind w:left="100" w:right="-20"/>
              <w:rPr>
                <w:rFonts w:eastAsia="Arial" w:cs="Arial"/>
              </w:rPr>
            </w:pPr>
            <w:r>
              <w:rPr>
                <w:rFonts w:eastAsia="Arial" w:cs="Arial"/>
                <w:u w:val="single" w:color="000000"/>
              </w:rPr>
              <w:t>Re</w:t>
            </w:r>
            <w:r>
              <w:rPr>
                <w:rFonts w:eastAsia="Arial" w:cs="Arial"/>
                <w:spacing w:val="2"/>
                <w:u w:val="single" w:color="000000"/>
              </w:rPr>
              <w:t>m</w:t>
            </w:r>
            <w:r>
              <w:rPr>
                <w:rFonts w:eastAsia="Arial" w:cs="Arial"/>
                <w:u w:val="single" w:color="000000"/>
              </w:rPr>
              <w:t>ar</w:t>
            </w:r>
            <w:r>
              <w:rPr>
                <w:rFonts w:eastAsia="Arial" w:cs="Arial"/>
                <w:spacing w:val="2"/>
                <w:u w:val="single" w:color="000000"/>
              </w:rPr>
              <w:t>k</w:t>
            </w:r>
            <w:r>
              <w:rPr>
                <w:rFonts w:eastAsia="Arial" w:cs="Arial"/>
                <w:spacing w:val="1"/>
                <w:u w:val="single" w:color="000000"/>
              </w:rPr>
              <w:t>s</w:t>
            </w:r>
            <w:r>
              <w:rPr>
                <w:rFonts w:eastAsia="Arial" w:cs="Arial"/>
                <w:u w:val="single" w:color="000000"/>
              </w:rPr>
              <w:t>:</w:t>
            </w:r>
          </w:p>
          <w:p w14:paraId="365DA146" w14:textId="3D304BC7" w:rsidR="00B131AF" w:rsidRPr="00B131AF" w:rsidRDefault="00B57FCE" w:rsidP="00B131AF">
            <w:pPr>
              <w:spacing w:before="120" w:after="120"/>
              <w:rPr>
                <w:rFonts w:cs="Arial"/>
              </w:rPr>
            </w:pPr>
            <w:r>
              <w:rPr>
                <w:rFonts w:ascii="Symbol" w:eastAsia="Symbol" w:hAnsi="Symbol" w:cs="Symbol"/>
              </w:rPr>
              <w:t></w:t>
            </w:r>
            <w:r>
              <w:rPr>
                <w:rFonts w:ascii="Times New Roman" w:eastAsia="Times New Roman" w:hAnsi="Times New Roman"/>
              </w:rPr>
              <w:t xml:space="preserve"> </w:t>
            </w:r>
            <w:r>
              <w:rPr>
                <w:rFonts w:ascii="Times New Roman" w:eastAsia="Times New Roman" w:hAnsi="Times New Roman"/>
                <w:spacing w:val="47"/>
              </w:rPr>
              <w:t xml:space="preserve"> </w:t>
            </w:r>
            <w:r>
              <w:rPr>
                <w:rFonts w:eastAsia="Arial" w:cs="Arial"/>
                <w:spacing w:val="-2"/>
              </w:rPr>
              <w:t>T</w:t>
            </w:r>
            <w:r>
              <w:rPr>
                <w:rFonts w:eastAsia="Arial" w:cs="Arial"/>
                <w:spacing w:val="2"/>
              </w:rPr>
              <w:t>h</w:t>
            </w:r>
            <w:r>
              <w:rPr>
                <w:rFonts w:eastAsia="Arial" w:cs="Arial"/>
              </w:rPr>
              <w:t>e</w:t>
            </w:r>
            <w:r>
              <w:rPr>
                <w:rFonts w:eastAsia="Arial" w:cs="Arial"/>
                <w:spacing w:val="1"/>
              </w:rPr>
              <w:t xml:space="preserve"> </w:t>
            </w:r>
            <w:r>
              <w:rPr>
                <w:rFonts w:eastAsia="Arial" w:cs="Arial"/>
                <w:spacing w:val="2"/>
              </w:rPr>
              <w:t>m</w:t>
            </w:r>
            <w:r>
              <w:rPr>
                <w:rFonts w:eastAsia="Arial" w:cs="Arial"/>
              </w:rPr>
              <w:t>a</w:t>
            </w:r>
            <w:r>
              <w:rPr>
                <w:rFonts w:eastAsia="Arial" w:cs="Arial"/>
                <w:spacing w:val="-2"/>
              </w:rPr>
              <w:t>x</w:t>
            </w:r>
            <w:r>
              <w:rPr>
                <w:rFonts w:eastAsia="Arial" w:cs="Arial"/>
                <w:spacing w:val="1"/>
              </w:rPr>
              <w:t>i</w:t>
            </w:r>
            <w:r>
              <w:rPr>
                <w:rFonts w:eastAsia="Arial" w:cs="Arial"/>
                <w:spacing w:val="2"/>
              </w:rPr>
              <w:t>m</w:t>
            </w:r>
            <w:r>
              <w:rPr>
                <w:rFonts w:eastAsia="Arial" w:cs="Arial"/>
              </w:rPr>
              <w:t>um</w:t>
            </w:r>
            <w:r>
              <w:rPr>
                <w:rFonts w:eastAsia="Arial" w:cs="Arial"/>
                <w:spacing w:val="-3"/>
              </w:rPr>
              <w:t xml:space="preserve"> </w:t>
            </w:r>
            <w:r>
              <w:rPr>
                <w:rFonts w:eastAsia="Arial" w:cs="Arial"/>
              </w:rPr>
              <w:t>of</w:t>
            </w:r>
            <w:r>
              <w:rPr>
                <w:rFonts w:eastAsia="Arial" w:cs="Arial"/>
                <w:spacing w:val="4"/>
              </w:rPr>
              <w:t xml:space="preserve"> </w:t>
            </w:r>
            <w:r>
              <w:rPr>
                <w:rFonts w:eastAsia="Arial" w:cs="Arial"/>
                <w:spacing w:val="2"/>
              </w:rPr>
              <w:t>t</w:t>
            </w:r>
            <w:r>
              <w:rPr>
                <w:rFonts w:eastAsia="Arial" w:cs="Arial"/>
              </w:rPr>
              <w:t>he o</w:t>
            </w:r>
            <w:r>
              <w:rPr>
                <w:rFonts w:eastAsia="Arial" w:cs="Arial"/>
                <w:spacing w:val="-1"/>
              </w:rPr>
              <w:t>n</w:t>
            </w:r>
            <w:r>
              <w:rPr>
                <w:rFonts w:eastAsia="Arial" w:cs="Arial"/>
                <w:spacing w:val="3"/>
              </w:rPr>
              <w:t>e</w:t>
            </w:r>
            <w:r>
              <w:rPr>
                <w:rFonts w:eastAsia="Arial" w:cs="Arial"/>
                <w:spacing w:val="1"/>
              </w:rPr>
              <w:t>-</w:t>
            </w:r>
            <w:r>
              <w:rPr>
                <w:rFonts w:eastAsia="Arial" w:cs="Arial"/>
              </w:rPr>
              <w:t>d</w:t>
            </w:r>
            <w:r>
              <w:rPr>
                <w:rFonts w:eastAsia="Arial" w:cs="Arial"/>
                <w:spacing w:val="1"/>
              </w:rPr>
              <w:t>i</w:t>
            </w:r>
            <w:r>
              <w:rPr>
                <w:rFonts w:eastAsia="Arial" w:cs="Arial"/>
                <w:spacing w:val="2"/>
              </w:rPr>
              <w:t>m</w:t>
            </w:r>
            <w:r>
              <w:rPr>
                <w:rFonts w:eastAsia="Arial" w:cs="Arial"/>
              </w:rPr>
              <w:t>e</w:t>
            </w:r>
            <w:r>
              <w:rPr>
                <w:rFonts w:eastAsia="Arial" w:cs="Arial"/>
                <w:spacing w:val="-1"/>
              </w:rPr>
              <w:t>n</w:t>
            </w:r>
            <w:r>
              <w:rPr>
                <w:rFonts w:eastAsia="Arial" w:cs="Arial"/>
                <w:spacing w:val="1"/>
              </w:rPr>
              <w:t>si</w:t>
            </w:r>
            <w:r>
              <w:rPr>
                <w:rFonts w:eastAsia="Arial" w:cs="Arial"/>
              </w:rPr>
              <w:t>o</w:t>
            </w:r>
            <w:r>
              <w:rPr>
                <w:rFonts w:eastAsia="Arial" w:cs="Arial"/>
                <w:spacing w:val="-1"/>
              </w:rPr>
              <w:t>n</w:t>
            </w:r>
            <w:r>
              <w:rPr>
                <w:rFonts w:eastAsia="Arial" w:cs="Arial"/>
              </w:rPr>
              <w:t>al</w:t>
            </w:r>
            <w:r>
              <w:rPr>
                <w:rFonts w:eastAsia="Arial" w:cs="Arial"/>
                <w:spacing w:val="-10"/>
              </w:rPr>
              <w:t xml:space="preserve"> </w:t>
            </w:r>
            <w:r>
              <w:rPr>
                <w:rFonts w:eastAsia="Arial" w:cs="Arial"/>
              </w:rPr>
              <w:t>er</w:t>
            </w:r>
            <w:r>
              <w:rPr>
                <w:rFonts w:eastAsia="Arial" w:cs="Arial"/>
                <w:spacing w:val="1"/>
              </w:rPr>
              <w:t>r</w:t>
            </w:r>
            <w:r>
              <w:rPr>
                <w:rFonts w:eastAsia="Arial" w:cs="Arial"/>
              </w:rPr>
              <w:t>or</w:t>
            </w:r>
            <w:r>
              <w:rPr>
                <w:rFonts w:eastAsia="Arial" w:cs="Arial"/>
                <w:spacing w:val="3"/>
              </w:rPr>
              <w:t xml:space="preserve"> </w:t>
            </w:r>
            <w:r>
              <w:rPr>
                <w:rFonts w:eastAsia="Arial" w:cs="Arial"/>
                <w:spacing w:val="1"/>
              </w:rPr>
              <w:t>(</w:t>
            </w:r>
            <w:r>
              <w:rPr>
                <w:rFonts w:eastAsia="Arial" w:cs="Arial"/>
                <w:spacing w:val="2"/>
              </w:rPr>
              <w:t>f</w:t>
            </w:r>
            <w:r>
              <w:rPr>
                <w:rFonts w:eastAsia="Arial" w:cs="Arial"/>
              </w:rPr>
              <w:t>or</w:t>
            </w:r>
            <w:r>
              <w:rPr>
                <w:rFonts w:eastAsia="Arial" w:cs="Arial"/>
                <w:spacing w:val="-1"/>
              </w:rPr>
              <w:t xml:space="preserve"> </w:t>
            </w:r>
            <w:r>
              <w:rPr>
                <w:rFonts w:eastAsia="Arial" w:cs="Arial"/>
                <w:spacing w:val="3"/>
              </w:rPr>
              <w:t>v</w:t>
            </w:r>
            <w:r>
              <w:rPr>
                <w:rFonts w:eastAsia="Arial" w:cs="Arial"/>
              </w:rPr>
              <w:t>e</w:t>
            </w:r>
            <w:r>
              <w:rPr>
                <w:rFonts w:eastAsia="Arial" w:cs="Arial"/>
                <w:spacing w:val="-2"/>
              </w:rPr>
              <w:t>r</w:t>
            </w:r>
            <w:r>
              <w:rPr>
                <w:rFonts w:eastAsia="Arial" w:cs="Arial"/>
                <w:spacing w:val="2"/>
              </w:rPr>
              <w:t>t</w:t>
            </w:r>
            <w:r>
              <w:rPr>
                <w:rFonts w:eastAsia="Arial" w:cs="Arial"/>
                <w:spacing w:val="-1"/>
              </w:rPr>
              <w:t>i</w:t>
            </w:r>
            <w:r>
              <w:rPr>
                <w:rFonts w:eastAsia="Arial" w:cs="Arial"/>
                <w:spacing w:val="1"/>
              </w:rPr>
              <w:t>c</w:t>
            </w:r>
            <w:r>
              <w:rPr>
                <w:rFonts w:eastAsia="Arial" w:cs="Arial"/>
              </w:rPr>
              <w:t>a</w:t>
            </w:r>
            <w:r>
              <w:rPr>
                <w:rFonts w:eastAsia="Arial" w:cs="Arial"/>
                <w:spacing w:val="-1"/>
              </w:rPr>
              <w:t>l</w:t>
            </w:r>
            <w:r>
              <w:rPr>
                <w:rFonts w:eastAsia="Arial" w:cs="Arial"/>
              </w:rPr>
              <w:t>)</w:t>
            </w:r>
            <w:r>
              <w:rPr>
                <w:rFonts w:eastAsia="Arial" w:cs="Arial"/>
                <w:spacing w:val="-2"/>
              </w:rPr>
              <w:t xml:space="preserve"> </w:t>
            </w:r>
            <w:r>
              <w:rPr>
                <w:rFonts w:eastAsia="Arial" w:cs="Arial"/>
              </w:rPr>
              <w:t>or</w:t>
            </w:r>
            <w:r>
              <w:rPr>
                <w:rFonts w:eastAsia="Arial" w:cs="Arial"/>
                <w:spacing w:val="3"/>
              </w:rPr>
              <w:t xml:space="preserve"> </w:t>
            </w:r>
            <w:r>
              <w:rPr>
                <w:rFonts w:eastAsia="Arial" w:cs="Arial"/>
                <w:spacing w:val="4"/>
              </w:rPr>
              <w:t>t</w:t>
            </w:r>
            <w:r>
              <w:rPr>
                <w:rFonts w:eastAsia="Arial" w:cs="Arial"/>
                <w:spacing w:val="-5"/>
              </w:rPr>
              <w:t>w</w:t>
            </w:r>
            <w:r>
              <w:rPr>
                <w:rFonts w:eastAsia="Arial" w:cs="Arial"/>
                <w:spacing w:val="2"/>
              </w:rPr>
              <w:t>o</w:t>
            </w:r>
            <w:r>
              <w:rPr>
                <w:rFonts w:eastAsia="Arial" w:cs="Arial"/>
                <w:spacing w:val="1"/>
              </w:rPr>
              <w:t>-</w:t>
            </w:r>
            <w:r>
              <w:rPr>
                <w:rFonts w:eastAsia="Arial" w:cs="Arial"/>
              </w:rPr>
              <w:t>d</w:t>
            </w:r>
            <w:r>
              <w:rPr>
                <w:rFonts w:eastAsia="Arial" w:cs="Arial"/>
                <w:spacing w:val="1"/>
              </w:rPr>
              <w:t>i</w:t>
            </w:r>
            <w:r>
              <w:rPr>
                <w:rFonts w:eastAsia="Arial" w:cs="Arial"/>
                <w:spacing w:val="2"/>
              </w:rPr>
              <w:t>m</w:t>
            </w:r>
            <w:r>
              <w:rPr>
                <w:rFonts w:eastAsia="Arial" w:cs="Arial"/>
              </w:rPr>
              <w:t>e</w:t>
            </w:r>
            <w:r>
              <w:rPr>
                <w:rFonts w:eastAsia="Arial" w:cs="Arial"/>
                <w:spacing w:val="-1"/>
              </w:rPr>
              <w:t>n</w:t>
            </w:r>
            <w:r>
              <w:rPr>
                <w:rFonts w:eastAsia="Arial" w:cs="Arial"/>
                <w:spacing w:val="1"/>
              </w:rPr>
              <w:t>si</w:t>
            </w:r>
            <w:r>
              <w:rPr>
                <w:rFonts w:eastAsia="Arial" w:cs="Arial"/>
              </w:rPr>
              <w:t>o</w:t>
            </w:r>
            <w:r>
              <w:rPr>
                <w:rFonts w:eastAsia="Arial" w:cs="Arial"/>
                <w:spacing w:val="-1"/>
              </w:rPr>
              <w:t>n</w:t>
            </w:r>
            <w:r>
              <w:rPr>
                <w:rFonts w:eastAsia="Arial" w:cs="Arial"/>
              </w:rPr>
              <w:t>al</w:t>
            </w:r>
            <w:r>
              <w:rPr>
                <w:rFonts w:eastAsia="Arial" w:cs="Arial"/>
                <w:spacing w:val="-9"/>
              </w:rPr>
              <w:t xml:space="preserve"> </w:t>
            </w:r>
            <w:r>
              <w:rPr>
                <w:rFonts w:eastAsia="Arial" w:cs="Arial"/>
              </w:rPr>
              <w:t>er</w:t>
            </w:r>
            <w:r>
              <w:rPr>
                <w:rFonts w:eastAsia="Arial" w:cs="Arial"/>
                <w:spacing w:val="1"/>
              </w:rPr>
              <w:t>r</w:t>
            </w:r>
            <w:r>
              <w:rPr>
                <w:rFonts w:eastAsia="Arial" w:cs="Arial"/>
              </w:rPr>
              <w:t>or</w:t>
            </w:r>
            <w:r>
              <w:rPr>
                <w:rFonts w:eastAsia="Arial" w:cs="Arial"/>
                <w:spacing w:val="1"/>
              </w:rPr>
              <w:t xml:space="preserve"> (</w:t>
            </w:r>
            <w:r>
              <w:rPr>
                <w:rFonts w:eastAsia="Arial" w:cs="Arial"/>
                <w:spacing w:val="2"/>
              </w:rPr>
              <w:t>f</w:t>
            </w:r>
            <w:r>
              <w:rPr>
                <w:rFonts w:eastAsia="Arial" w:cs="Arial"/>
                <w:spacing w:val="3"/>
              </w:rPr>
              <w:t>o</w:t>
            </w:r>
            <w:r>
              <w:rPr>
                <w:rFonts w:eastAsia="Arial" w:cs="Arial"/>
              </w:rPr>
              <w:t>r</w:t>
            </w:r>
            <w:r>
              <w:rPr>
                <w:rFonts w:eastAsia="Arial" w:cs="Arial"/>
                <w:spacing w:val="2"/>
              </w:rPr>
              <w:t xml:space="preserve"> </w:t>
            </w:r>
            <w:r>
              <w:rPr>
                <w:rFonts w:eastAsia="Arial" w:cs="Arial"/>
              </w:rPr>
              <w:t>h</w:t>
            </w:r>
            <w:r>
              <w:rPr>
                <w:rFonts w:eastAsia="Arial" w:cs="Arial"/>
                <w:spacing w:val="-1"/>
              </w:rPr>
              <w:t>o</w:t>
            </w:r>
            <w:r>
              <w:rPr>
                <w:rFonts w:eastAsia="Arial" w:cs="Arial"/>
                <w:spacing w:val="1"/>
              </w:rPr>
              <w:t>ri</w:t>
            </w:r>
            <w:r>
              <w:rPr>
                <w:rFonts w:eastAsia="Arial" w:cs="Arial"/>
                <w:spacing w:val="-4"/>
              </w:rPr>
              <w:t>z</w:t>
            </w:r>
            <w:r>
              <w:rPr>
                <w:rFonts w:eastAsia="Arial" w:cs="Arial"/>
                <w:spacing w:val="2"/>
              </w:rPr>
              <w:t>o</w:t>
            </w:r>
            <w:r>
              <w:rPr>
                <w:rFonts w:eastAsia="Arial" w:cs="Arial"/>
              </w:rPr>
              <w:t>n</w:t>
            </w:r>
            <w:r>
              <w:rPr>
                <w:rFonts w:eastAsia="Arial" w:cs="Arial"/>
                <w:spacing w:val="2"/>
              </w:rPr>
              <w:t>t</w:t>
            </w:r>
            <w:r>
              <w:rPr>
                <w:rFonts w:eastAsia="Arial" w:cs="Arial"/>
              </w:rPr>
              <w:t>a</w:t>
            </w:r>
            <w:r>
              <w:rPr>
                <w:rFonts w:eastAsia="Arial" w:cs="Arial"/>
                <w:spacing w:val="1"/>
              </w:rPr>
              <w:t>l</w:t>
            </w:r>
            <w:r>
              <w:rPr>
                <w:rFonts w:eastAsia="Arial" w:cs="Arial"/>
                <w:spacing w:val="3"/>
              </w:rPr>
              <w:t>)</w:t>
            </w:r>
            <w:r>
              <w:rPr>
                <w:rFonts w:eastAsia="Arial" w:cs="Arial"/>
              </w:rPr>
              <w:t xml:space="preserve">.  </w:t>
            </w:r>
            <w:r>
              <w:rPr>
                <w:rFonts w:eastAsia="Arial" w:cs="Arial"/>
                <w:spacing w:val="-2"/>
              </w:rPr>
              <w:t>T</w:t>
            </w:r>
            <w:r>
              <w:rPr>
                <w:rFonts w:eastAsia="Arial" w:cs="Arial"/>
              </w:rPr>
              <w:t>he er</w:t>
            </w:r>
            <w:r>
              <w:rPr>
                <w:rFonts w:eastAsia="Arial" w:cs="Arial"/>
                <w:spacing w:val="1"/>
              </w:rPr>
              <w:t>r</w:t>
            </w:r>
            <w:r>
              <w:rPr>
                <w:rFonts w:eastAsia="Arial" w:cs="Arial"/>
              </w:rPr>
              <w:t xml:space="preserve">or </w:t>
            </w:r>
            <w:r>
              <w:rPr>
                <w:rFonts w:eastAsia="Arial" w:cs="Arial"/>
                <w:spacing w:val="1"/>
              </w:rPr>
              <w:t>i</w:t>
            </w:r>
            <w:r>
              <w:rPr>
                <w:rFonts w:eastAsia="Arial" w:cs="Arial"/>
              </w:rPr>
              <w:t>s a</w:t>
            </w:r>
            <w:r>
              <w:rPr>
                <w:rFonts w:eastAsia="Arial" w:cs="Arial"/>
                <w:spacing w:val="1"/>
              </w:rPr>
              <w:t>ss</w:t>
            </w:r>
            <w:r>
              <w:rPr>
                <w:rFonts w:eastAsia="Arial" w:cs="Arial"/>
              </w:rPr>
              <w:t>u</w:t>
            </w:r>
            <w:r>
              <w:rPr>
                <w:rFonts w:eastAsia="Arial" w:cs="Arial"/>
                <w:spacing w:val="2"/>
              </w:rPr>
              <w:t>m</w:t>
            </w:r>
            <w:r>
              <w:rPr>
                <w:rFonts w:eastAsia="Arial" w:cs="Arial"/>
              </w:rPr>
              <w:t>ed</w:t>
            </w:r>
            <w:r>
              <w:rPr>
                <w:rFonts w:eastAsia="Arial" w:cs="Arial"/>
                <w:spacing w:val="-9"/>
              </w:rPr>
              <w:t xml:space="preserve"> </w:t>
            </w:r>
            <w:r>
              <w:rPr>
                <w:rFonts w:eastAsia="Arial" w:cs="Arial"/>
                <w:spacing w:val="2"/>
              </w:rPr>
              <w:t>t</w:t>
            </w:r>
            <w:r>
              <w:rPr>
                <w:rFonts w:eastAsia="Arial" w:cs="Arial"/>
              </w:rPr>
              <w:t>o</w:t>
            </w:r>
            <w:r>
              <w:rPr>
                <w:rFonts w:eastAsia="Arial" w:cs="Arial"/>
                <w:spacing w:val="-3"/>
              </w:rPr>
              <w:t xml:space="preserve"> </w:t>
            </w:r>
            <w:r>
              <w:rPr>
                <w:rFonts w:eastAsia="Arial" w:cs="Arial"/>
              </w:rPr>
              <w:t>be</w:t>
            </w:r>
            <w:r>
              <w:rPr>
                <w:rFonts w:eastAsia="Arial" w:cs="Arial"/>
                <w:spacing w:val="-1"/>
              </w:rPr>
              <w:t xml:space="preserve"> </w:t>
            </w:r>
            <w:r>
              <w:rPr>
                <w:rFonts w:eastAsia="Arial" w:cs="Arial"/>
              </w:rPr>
              <w:t>p</w:t>
            </w:r>
            <w:r>
              <w:rPr>
                <w:rFonts w:eastAsia="Arial" w:cs="Arial"/>
                <w:spacing w:val="-1"/>
              </w:rPr>
              <w:t>o</w:t>
            </w:r>
            <w:r>
              <w:rPr>
                <w:rFonts w:eastAsia="Arial" w:cs="Arial"/>
                <w:spacing w:val="1"/>
              </w:rPr>
              <w:t>s</w:t>
            </w:r>
            <w:r>
              <w:rPr>
                <w:rFonts w:eastAsia="Arial" w:cs="Arial"/>
                <w:spacing w:val="-1"/>
              </w:rPr>
              <w:t>i</w:t>
            </w:r>
            <w:r>
              <w:rPr>
                <w:rFonts w:eastAsia="Arial" w:cs="Arial"/>
                <w:spacing w:val="2"/>
              </w:rPr>
              <w:t>t</w:t>
            </w:r>
            <w:r>
              <w:rPr>
                <w:rFonts w:eastAsia="Arial" w:cs="Arial"/>
                <w:spacing w:val="-3"/>
              </w:rPr>
              <w:t>i</w:t>
            </w:r>
            <w:r>
              <w:rPr>
                <w:rFonts w:eastAsia="Arial" w:cs="Arial"/>
                <w:spacing w:val="6"/>
              </w:rPr>
              <w:t>v</w:t>
            </w:r>
            <w:r>
              <w:rPr>
                <w:rFonts w:eastAsia="Arial" w:cs="Arial"/>
              </w:rPr>
              <w:t>e</w:t>
            </w:r>
            <w:r>
              <w:rPr>
                <w:rFonts w:eastAsia="Arial" w:cs="Arial"/>
                <w:spacing w:val="-8"/>
              </w:rPr>
              <w:t xml:space="preserve"> </w:t>
            </w:r>
            <w:r>
              <w:rPr>
                <w:rFonts w:eastAsia="Arial" w:cs="Arial"/>
                <w:spacing w:val="-3"/>
              </w:rPr>
              <w:t>a</w:t>
            </w:r>
            <w:r>
              <w:rPr>
                <w:rFonts w:eastAsia="Arial" w:cs="Arial"/>
              </w:rPr>
              <w:t>nd</w:t>
            </w:r>
            <w:r>
              <w:rPr>
                <w:rFonts w:eastAsia="Arial" w:cs="Arial"/>
                <w:spacing w:val="-2"/>
              </w:rPr>
              <w:t xml:space="preserve"> </w:t>
            </w:r>
            <w:r>
              <w:rPr>
                <w:rFonts w:eastAsia="Arial" w:cs="Arial"/>
              </w:rPr>
              <w:t>n</w:t>
            </w:r>
            <w:r>
              <w:rPr>
                <w:rFonts w:eastAsia="Arial" w:cs="Arial"/>
                <w:spacing w:val="-1"/>
              </w:rPr>
              <w:t>e</w:t>
            </w:r>
            <w:r>
              <w:rPr>
                <w:rFonts w:eastAsia="Arial" w:cs="Arial"/>
              </w:rPr>
              <w:t>g</w:t>
            </w:r>
            <w:r>
              <w:rPr>
                <w:rFonts w:eastAsia="Arial" w:cs="Arial"/>
                <w:spacing w:val="-1"/>
              </w:rPr>
              <w:t>a</w:t>
            </w:r>
            <w:r>
              <w:rPr>
                <w:rFonts w:eastAsia="Arial" w:cs="Arial"/>
                <w:spacing w:val="2"/>
              </w:rPr>
              <w:t>t</w:t>
            </w:r>
            <w:r>
              <w:rPr>
                <w:rFonts w:eastAsia="Arial" w:cs="Arial"/>
                <w:spacing w:val="-1"/>
              </w:rPr>
              <w:t>i</w:t>
            </w:r>
            <w:r>
              <w:rPr>
                <w:rFonts w:eastAsia="Arial" w:cs="Arial"/>
                <w:spacing w:val="6"/>
              </w:rPr>
              <w:t>v</w:t>
            </w:r>
            <w:r>
              <w:rPr>
                <w:rFonts w:eastAsia="Arial" w:cs="Arial"/>
                <w:spacing w:val="-3"/>
              </w:rPr>
              <w:t>e</w:t>
            </w:r>
            <w:r>
              <w:rPr>
                <w:rFonts w:eastAsia="Arial" w:cs="Arial"/>
              </w:rPr>
              <w:t>.</w:t>
            </w:r>
            <w:r>
              <w:rPr>
                <w:rFonts w:eastAsia="Arial" w:cs="Arial"/>
                <w:spacing w:val="48"/>
              </w:rPr>
              <w:t xml:space="preserve"> </w:t>
            </w:r>
            <w:r>
              <w:rPr>
                <w:rFonts w:eastAsia="Arial" w:cs="Arial"/>
                <w:spacing w:val="-2"/>
              </w:rPr>
              <w:t>T</w:t>
            </w:r>
            <w:r>
              <w:rPr>
                <w:rFonts w:eastAsia="Arial" w:cs="Arial"/>
              </w:rPr>
              <w:t>he</w:t>
            </w:r>
            <w:r>
              <w:rPr>
                <w:rFonts w:eastAsia="Arial" w:cs="Arial"/>
                <w:spacing w:val="-2"/>
              </w:rPr>
              <w:t xml:space="preserve"> </w:t>
            </w:r>
            <w:r>
              <w:rPr>
                <w:rFonts w:eastAsia="Arial" w:cs="Arial"/>
              </w:rPr>
              <w:t>p</w:t>
            </w:r>
            <w:r>
              <w:rPr>
                <w:rFonts w:eastAsia="Arial" w:cs="Arial"/>
                <w:spacing w:val="1"/>
              </w:rPr>
              <w:t>l</w:t>
            </w:r>
            <w:r>
              <w:rPr>
                <w:rFonts w:eastAsia="Arial" w:cs="Arial"/>
              </w:rPr>
              <w:t>u</w:t>
            </w:r>
            <w:r>
              <w:rPr>
                <w:rFonts w:eastAsia="Arial" w:cs="Arial"/>
                <w:spacing w:val="1"/>
              </w:rPr>
              <w:t>s</w:t>
            </w:r>
            <w:r>
              <w:rPr>
                <w:rFonts w:eastAsia="Arial" w:cs="Arial"/>
                <w:spacing w:val="2"/>
              </w:rPr>
              <w:t>/</w:t>
            </w:r>
            <w:r>
              <w:rPr>
                <w:rFonts w:eastAsia="Arial" w:cs="Arial"/>
              </w:rPr>
              <w:t>m</w:t>
            </w:r>
            <w:r>
              <w:rPr>
                <w:rFonts w:eastAsia="Arial" w:cs="Arial"/>
                <w:spacing w:val="1"/>
              </w:rPr>
              <w:t>i</w:t>
            </w:r>
            <w:r>
              <w:rPr>
                <w:rFonts w:eastAsia="Arial" w:cs="Arial"/>
                <w:spacing w:val="-3"/>
              </w:rPr>
              <w:t>n</w:t>
            </w:r>
            <w:r>
              <w:rPr>
                <w:rFonts w:eastAsia="Arial" w:cs="Arial"/>
              </w:rPr>
              <w:t>us</w:t>
            </w:r>
            <w:r>
              <w:rPr>
                <w:rFonts w:eastAsia="Arial" w:cs="Arial"/>
                <w:spacing w:val="-8"/>
              </w:rPr>
              <w:t xml:space="preserve"> </w:t>
            </w:r>
            <w:r>
              <w:rPr>
                <w:rFonts w:eastAsia="Arial" w:cs="Arial"/>
                <w:spacing w:val="1"/>
              </w:rPr>
              <w:t>c</w:t>
            </w:r>
            <w:r>
              <w:rPr>
                <w:rFonts w:eastAsia="Arial" w:cs="Arial"/>
              </w:rPr>
              <w:t>h</w:t>
            </w:r>
            <w:r>
              <w:rPr>
                <w:rFonts w:eastAsia="Arial" w:cs="Arial"/>
                <w:spacing w:val="-1"/>
              </w:rPr>
              <w:t>a</w:t>
            </w:r>
            <w:r>
              <w:rPr>
                <w:rFonts w:eastAsia="Arial" w:cs="Arial"/>
                <w:spacing w:val="1"/>
              </w:rPr>
              <w:t>r</w:t>
            </w:r>
            <w:r>
              <w:rPr>
                <w:rFonts w:eastAsia="Arial" w:cs="Arial"/>
              </w:rPr>
              <w:t>a</w:t>
            </w:r>
            <w:r>
              <w:rPr>
                <w:rFonts w:eastAsia="Arial" w:cs="Arial"/>
                <w:spacing w:val="-2"/>
              </w:rPr>
              <w:t>c</w:t>
            </w:r>
            <w:r>
              <w:rPr>
                <w:rFonts w:eastAsia="Arial" w:cs="Arial"/>
                <w:spacing w:val="2"/>
              </w:rPr>
              <w:t>t</w:t>
            </w:r>
            <w:r>
              <w:rPr>
                <w:rFonts w:eastAsia="Arial" w:cs="Arial"/>
              </w:rPr>
              <w:t>er</w:t>
            </w:r>
            <w:r>
              <w:rPr>
                <w:rFonts w:eastAsia="Arial" w:cs="Arial"/>
                <w:spacing w:val="-8"/>
              </w:rPr>
              <w:t xml:space="preserve"> </w:t>
            </w:r>
            <w:r>
              <w:rPr>
                <w:rFonts w:eastAsia="Arial" w:cs="Arial"/>
                <w:spacing w:val="2"/>
              </w:rPr>
              <w:t>m</w:t>
            </w:r>
            <w:r>
              <w:rPr>
                <w:rFonts w:eastAsia="Arial" w:cs="Arial"/>
              </w:rPr>
              <w:t>u</w:t>
            </w:r>
            <w:r>
              <w:rPr>
                <w:rFonts w:eastAsia="Arial" w:cs="Arial"/>
                <w:spacing w:val="-2"/>
              </w:rPr>
              <w:t>s</w:t>
            </w:r>
            <w:r>
              <w:rPr>
                <w:rFonts w:eastAsia="Arial" w:cs="Arial"/>
              </w:rPr>
              <w:t>t</w:t>
            </w:r>
            <w:r>
              <w:rPr>
                <w:rFonts w:eastAsia="Arial" w:cs="Arial"/>
                <w:spacing w:val="-2"/>
              </w:rPr>
              <w:t xml:space="preserve"> </w:t>
            </w:r>
            <w:r>
              <w:rPr>
                <w:rFonts w:eastAsia="Arial" w:cs="Arial"/>
              </w:rPr>
              <w:t>n</w:t>
            </w:r>
            <w:r>
              <w:rPr>
                <w:rFonts w:eastAsia="Arial" w:cs="Arial"/>
                <w:spacing w:val="-1"/>
              </w:rPr>
              <w:t>o</w:t>
            </w:r>
            <w:r>
              <w:rPr>
                <w:rFonts w:eastAsia="Arial" w:cs="Arial"/>
              </w:rPr>
              <w:t>t</w:t>
            </w:r>
            <w:r>
              <w:rPr>
                <w:rFonts w:eastAsia="Arial" w:cs="Arial"/>
                <w:spacing w:val="-1"/>
              </w:rPr>
              <w:t xml:space="preserve"> </w:t>
            </w:r>
            <w:r>
              <w:rPr>
                <w:rFonts w:eastAsia="Arial" w:cs="Arial"/>
              </w:rPr>
              <w:t>be</w:t>
            </w:r>
            <w:r>
              <w:rPr>
                <w:rFonts w:eastAsia="Arial" w:cs="Arial"/>
                <w:spacing w:val="-1"/>
              </w:rPr>
              <w:t xml:space="preserve"> </w:t>
            </w:r>
            <w:r>
              <w:rPr>
                <w:rFonts w:eastAsia="Arial" w:cs="Arial"/>
              </w:rPr>
              <w:t>e</w:t>
            </w:r>
            <w:r>
              <w:rPr>
                <w:rFonts w:eastAsia="Arial" w:cs="Arial"/>
                <w:spacing w:val="-1"/>
              </w:rPr>
              <w:t>n</w:t>
            </w:r>
            <w:r>
              <w:rPr>
                <w:rFonts w:eastAsia="Arial" w:cs="Arial"/>
                <w:spacing w:val="1"/>
              </w:rPr>
              <w:t>c</w:t>
            </w:r>
            <w:r>
              <w:rPr>
                <w:rFonts w:eastAsia="Arial" w:cs="Arial"/>
              </w:rPr>
              <w:t>o</w:t>
            </w:r>
            <w:r>
              <w:rPr>
                <w:rFonts w:eastAsia="Arial" w:cs="Arial"/>
                <w:spacing w:val="-1"/>
              </w:rPr>
              <w:t>d</w:t>
            </w:r>
            <w:r>
              <w:rPr>
                <w:rFonts w:eastAsia="Arial" w:cs="Arial"/>
              </w:rPr>
              <w:t>e</w:t>
            </w:r>
            <w:r>
              <w:rPr>
                <w:rFonts w:eastAsia="Arial" w:cs="Arial"/>
                <w:spacing w:val="-1"/>
              </w:rPr>
              <w:t>d</w:t>
            </w:r>
          </w:p>
        </w:tc>
      </w:tr>
    </w:tbl>
    <w:p w14:paraId="57BDFE22" w14:textId="77777777" w:rsidR="00B131AF" w:rsidRPr="00B131AF" w:rsidRDefault="00B131AF" w:rsidP="00B131AF">
      <w:pPr>
        <w:spacing w:before="240"/>
        <w:rPr>
          <w:b/>
        </w:rPr>
      </w:pPr>
    </w:p>
    <w:p w14:paraId="2ECB4022" w14:textId="77777777" w:rsidR="00B131AF" w:rsidRPr="00B131AF" w:rsidRDefault="00B131AF" w:rsidP="00716062">
      <w:pPr>
        <w:pStyle w:val="Heading2"/>
      </w:pPr>
      <w:bookmarkStart w:id="3879" w:name="_Toc120214791"/>
      <w:r w:rsidRPr="00B131AF">
        <w:t>Uncertainty Variable Factor</w:t>
      </w:r>
      <w:bookmarkEnd w:id="3879"/>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0968AA87" w14:textId="77777777" w:rsidTr="00B131AF">
        <w:tc>
          <w:tcPr>
            <w:tcW w:w="5000" w:type="pct"/>
            <w:shd w:val="clear" w:color="auto" w:fill="auto"/>
          </w:tcPr>
          <w:p w14:paraId="466833C4"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factor to be applied to the variable component of an uncertainty equation so as to provide the best estimate of the variable horizontal or vertical accuracy component for positions, depths, heights, vertical distances and vertical clearances.</w:t>
            </w:r>
          </w:p>
          <w:p w14:paraId="384F9DCF" w14:textId="77777777" w:rsidR="00B57FCE" w:rsidRDefault="00B57FCE" w:rsidP="00B57FCE">
            <w:pPr>
              <w:spacing w:after="0" w:line="240" w:lineRule="auto"/>
              <w:ind w:left="100"/>
              <w:rPr>
                <w:rFonts w:eastAsia="Arial" w:cs="Arial"/>
              </w:rPr>
            </w:pPr>
            <w:r>
              <w:rPr>
                <w:rFonts w:eastAsia="Arial" w:cs="Arial"/>
                <w:spacing w:val="1"/>
                <w:u w:val="single" w:color="000000"/>
              </w:rPr>
              <w:t>A</w:t>
            </w:r>
            <w:r>
              <w:rPr>
                <w:rFonts w:eastAsia="Arial" w:cs="Arial"/>
                <w:u w:val="single" w:color="000000"/>
              </w:rPr>
              <w:t>t</w:t>
            </w:r>
            <w:r>
              <w:rPr>
                <w:rFonts w:eastAsia="Arial" w:cs="Arial"/>
                <w:spacing w:val="2"/>
                <w:u w:val="single" w:color="000000"/>
              </w:rPr>
              <w:t>t</w:t>
            </w:r>
            <w:r>
              <w:rPr>
                <w:rFonts w:eastAsia="Arial" w:cs="Arial"/>
                <w:spacing w:val="-2"/>
                <w:u w:val="single" w:color="000000"/>
              </w:rPr>
              <w:t>r</w:t>
            </w:r>
            <w:r>
              <w:rPr>
                <w:rFonts w:eastAsia="Arial" w:cs="Arial"/>
                <w:spacing w:val="1"/>
                <w:u w:val="single" w:color="000000"/>
              </w:rPr>
              <w:t>i</w:t>
            </w:r>
            <w:r>
              <w:rPr>
                <w:rFonts w:eastAsia="Arial" w:cs="Arial"/>
                <w:u w:val="single" w:color="000000"/>
              </w:rPr>
              <w:t>b</w:t>
            </w:r>
            <w:r>
              <w:rPr>
                <w:rFonts w:eastAsia="Arial" w:cs="Arial"/>
                <w:spacing w:val="-1"/>
                <w:u w:val="single" w:color="000000"/>
              </w:rPr>
              <w:t>u</w:t>
            </w:r>
            <w:r>
              <w:rPr>
                <w:rFonts w:eastAsia="Arial" w:cs="Arial"/>
                <w:spacing w:val="2"/>
                <w:u w:val="single" w:color="000000"/>
              </w:rPr>
              <w:t>t</w:t>
            </w:r>
            <w:r>
              <w:rPr>
                <w:rFonts w:eastAsia="Arial" w:cs="Arial"/>
                <w:u w:val="single" w:color="000000"/>
              </w:rPr>
              <w:t>e</w:t>
            </w:r>
            <w:r>
              <w:rPr>
                <w:rFonts w:eastAsia="Arial" w:cs="Arial"/>
                <w:spacing w:val="-6"/>
                <w:u w:val="single" w:color="000000"/>
              </w:rPr>
              <w:t xml:space="preserve"> </w:t>
            </w:r>
            <w:r>
              <w:rPr>
                <w:rFonts w:eastAsia="Arial" w:cs="Arial"/>
                <w:spacing w:val="-2"/>
                <w:u w:val="single" w:color="000000"/>
              </w:rPr>
              <w:t>T</w:t>
            </w:r>
            <w:r>
              <w:rPr>
                <w:rFonts w:eastAsia="Arial" w:cs="Arial"/>
                <w:spacing w:val="-1"/>
                <w:u w:val="single" w:color="000000"/>
              </w:rPr>
              <w:t>y</w:t>
            </w:r>
            <w:r>
              <w:rPr>
                <w:rFonts w:eastAsia="Arial" w:cs="Arial"/>
                <w:u w:val="single" w:color="000000"/>
              </w:rPr>
              <w:t>p</w:t>
            </w:r>
            <w:r>
              <w:rPr>
                <w:rFonts w:eastAsia="Arial" w:cs="Arial"/>
                <w:spacing w:val="-1"/>
                <w:u w:val="single" w:color="000000"/>
              </w:rPr>
              <w:t>e</w:t>
            </w:r>
            <w:r>
              <w:rPr>
                <w:rFonts w:eastAsia="Arial" w:cs="Arial"/>
                <w:u w:val="single" w:color="000000"/>
              </w:rPr>
              <w:t>:</w:t>
            </w:r>
            <w:r>
              <w:rPr>
                <w:rFonts w:eastAsia="Arial" w:cs="Arial"/>
                <w:spacing w:val="56"/>
              </w:rPr>
              <w:t xml:space="preserve"> </w:t>
            </w:r>
            <w:r>
              <w:rPr>
                <w:rFonts w:eastAsia="Arial" w:cs="Arial"/>
              </w:rPr>
              <w:t>Real</w:t>
            </w:r>
          </w:p>
          <w:p w14:paraId="6165D2AF" w14:textId="77777777" w:rsidR="00B57FCE" w:rsidRDefault="00B57FCE" w:rsidP="00B57FCE">
            <w:pPr>
              <w:spacing w:after="0" w:line="120" w:lineRule="exact"/>
              <w:rPr>
                <w:sz w:val="12"/>
                <w:szCs w:val="12"/>
              </w:rPr>
            </w:pPr>
          </w:p>
          <w:p w14:paraId="1A505E2A" w14:textId="77777777" w:rsidR="00B57FCE" w:rsidRDefault="00B57FCE" w:rsidP="00B57FCE">
            <w:pPr>
              <w:spacing w:after="0" w:line="240" w:lineRule="auto"/>
              <w:ind w:left="100"/>
              <w:rPr>
                <w:rFonts w:eastAsia="Arial" w:cs="Arial"/>
              </w:rPr>
            </w:pPr>
            <w:r>
              <w:rPr>
                <w:rFonts w:eastAsia="Arial" w:cs="Arial"/>
                <w:spacing w:val="2"/>
                <w:u w:val="single" w:color="000000"/>
              </w:rPr>
              <w:t>I</w:t>
            </w:r>
            <w:r>
              <w:rPr>
                <w:rFonts w:eastAsia="Arial" w:cs="Arial"/>
                <w:u w:val="single" w:color="000000"/>
              </w:rPr>
              <w:t>n</w:t>
            </w:r>
            <w:r>
              <w:rPr>
                <w:rFonts w:eastAsia="Arial" w:cs="Arial"/>
                <w:spacing w:val="-1"/>
                <w:u w:val="single" w:color="000000"/>
              </w:rPr>
              <w:t>d</w:t>
            </w:r>
            <w:r>
              <w:rPr>
                <w:rFonts w:eastAsia="Arial" w:cs="Arial"/>
                <w:spacing w:val="1"/>
                <w:u w:val="single" w:color="000000"/>
              </w:rPr>
              <w:t>ic</w:t>
            </w:r>
            <w:r>
              <w:rPr>
                <w:rFonts w:eastAsia="Arial" w:cs="Arial"/>
                <w:u w:val="single" w:color="000000"/>
              </w:rPr>
              <w:t>at</w:t>
            </w:r>
            <w:r>
              <w:rPr>
                <w:rFonts w:eastAsia="Arial" w:cs="Arial"/>
                <w:spacing w:val="1"/>
                <w:u w:val="single" w:color="000000"/>
              </w:rPr>
              <w:t>i</w:t>
            </w:r>
            <w:r>
              <w:rPr>
                <w:rFonts w:eastAsia="Arial" w:cs="Arial"/>
                <w:u w:val="single" w:color="000000"/>
              </w:rPr>
              <w:t>o</w:t>
            </w:r>
            <w:r>
              <w:rPr>
                <w:rFonts w:eastAsia="Arial" w:cs="Arial"/>
                <w:spacing w:val="-1"/>
                <w:u w:val="single" w:color="000000"/>
              </w:rPr>
              <w:t>n</w:t>
            </w:r>
            <w:r>
              <w:rPr>
                <w:rFonts w:eastAsia="Arial" w:cs="Arial"/>
                <w:u w:val="single" w:color="000000"/>
              </w:rPr>
              <w:t>:</w:t>
            </w:r>
            <w:r>
              <w:rPr>
                <w:rFonts w:eastAsia="Arial" w:cs="Arial"/>
              </w:rPr>
              <w:t xml:space="preserve">  </w:t>
            </w:r>
            <w:r>
              <w:rPr>
                <w:rFonts w:eastAsia="Arial" w:cs="Arial"/>
                <w:spacing w:val="15"/>
              </w:rPr>
              <w:t xml:space="preserve"> </w:t>
            </w:r>
            <w:r>
              <w:rPr>
                <w:rFonts w:eastAsia="Arial" w:cs="Arial"/>
                <w:spacing w:val="-2"/>
              </w:rPr>
              <w:t>T</w:t>
            </w:r>
            <w:r>
              <w:rPr>
                <w:rFonts w:eastAsia="Arial" w:cs="Arial"/>
              </w:rPr>
              <w:t>he</w:t>
            </w:r>
            <w:r>
              <w:rPr>
                <w:rFonts w:eastAsia="Arial" w:cs="Arial"/>
                <w:spacing w:val="36"/>
              </w:rPr>
              <w:t xml:space="preserve"> </w:t>
            </w:r>
            <w:r>
              <w:rPr>
                <w:rFonts w:eastAsia="Arial" w:cs="Arial"/>
                <w:spacing w:val="2"/>
              </w:rPr>
              <w:t>f</w:t>
            </w:r>
            <w:r>
              <w:rPr>
                <w:rFonts w:eastAsia="Arial" w:cs="Arial"/>
                <w:spacing w:val="1"/>
              </w:rPr>
              <w:t>r</w:t>
            </w:r>
            <w:r>
              <w:rPr>
                <w:rFonts w:eastAsia="Arial" w:cs="Arial"/>
              </w:rPr>
              <w:t>a</w:t>
            </w:r>
            <w:r>
              <w:rPr>
                <w:rFonts w:eastAsia="Arial" w:cs="Arial"/>
                <w:spacing w:val="1"/>
              </w:rPr>
              <w:t>c</w:t>
            </w:r>
            <w:r>
              <w:rPr>
                <w:rFonts w:eastAsia="Arial" w:cs="Arial"/>
              </w:rPr>
              <w:t>t</w:t>
            </w:r>
            <w:r>
              <w:rPr>
                <w:rFonts w:eastAsia="Arial" w:cs="Arial"/>
                <w:spacing w:val="1"/>
              </w:rPr>
              <w:t>i</w:t>
            </w:r>
            <w:r>
              <w:rPr>
                <w:rFonts w:eastAsia="Arial" w:cs="Arial"/>
              </w:rPr>
              <w:t>on</w:t>
            </w:r>
            <w:r>
              <w:rPr>
                <w:rFonts w:eastAsia="Arial" w:cs="Arial"/>
                <w:spacing w:val="30"/>
              </w:rPr>
              <w:t xml:space="preserve"> </w:t>
            </w:r>
            <w:r>
              <w:rPr>
                <w:rFonts w:eastAsia="Arial" w:cs="Arial"/>
                <w:spacing w:val="2"/>
              </w:rPr>
              <w:t>t</w:t>
            </w:r>
            <w:r>
              <w:rPr>
                <w:rFonts w:eastAsia="Arial" w:cs="Arial"/>
              </w:rPr>
              <w:t>h</w:t>
            </w:r>
            <w:r>
              <w:rPr>
                <w:rFonts w:eastAsia="Arial" w:cs="Arial"/>
                <w:spacing w:val="-1"/>
              </w:rPr>
              <w:t>a</w:t>
            </w:r>
            <w:r>
              <w:rPr>
                <w:rFonts w:eastAsia="Arial" w:cs="Arial"/>
              </w:rPr>
              <w:t>t</w:t>
            </w:r>
            <w:r>
              <w:rPr>
                <w:rFonts w:eastAsia="Arial" w:cs="Arial"/>
                <w:spacing w:val="36"/>
              </w:rPr>
              <w:t xml:space="preserve"> </w:t>
            </w:r>
            <w:r>
              <w:rPr>
                <w:rFonts w:eastAsia="Arial" w:cs="Arial"/>
              </w:rPr>
              <w:t>e</w:t>
            </w:r>
            <w:r>
              <w:rPr>
                <w:rFonts w:eastAsia="Arial" w:cs="Arial"/>
                <w:spacing w:val="-1"/>
              </w:rPr>
              <w:t>q</w:t>
            </w:r>
            <w:r>
              <w:rPr>
                <w:rFonts w:eastAsia="Arial" w:cs="Arial"/>
                <w:spacing w:val="2"/>
              </w:rPr>
              <w:t>u</w:t>
            </w:r>
            <w:r>
              <w:rPr>
                <w:rFonts w:eastAsia="Arial" w:cs="Arial"/>
              </w:rPr>
              <w:t>a</w:t>
            </w:r>
            <w:r>
              <w:rPr>
                <w:rFonts w:eastAsia="Arial" w:cs="Arial"/>
                <w:spacing w:val="2"/>
              </w:rPr>
              <w:t>t</w:t>
            </w:r>
            <w:r>
              <w:rPr>
                <w:rFonts w:eastAsia="Arial" w:cs="Arial"/>
              </w:rPr>
              <w:t>es</w:t>
            </w:r>
            <w:r>
              <w:rPr>
                <w:rFonts w:eastAsia="Arial" w:cs="Arial"/>
                <w:spacing w:val="31"/>
              </w:rPr>
              <w:t xml:space="preserve"> </w:t>
            </w:r>
            <w:r>
              <w:rPr>
                <w:rFonts w:eastAsia="Arial" w:cs="Arial"/>
                <w:spacing w:val="2"/>
              </w:rPr>
              <w:t>t</w:t>
            </w:r>
            <w:r>
              <w:rPr>
                <w:rFonts w:eastAsia="Arial" w:cs="Arial"/>
              </w:rPr>
              <w:t>o</w:t>
            </w:r>
            <w:r>
              <w:rPr>
                <w:rFonts w:eastAsia="Arial" w:cs="Arial"/>
                <w:spacing w:val="36"/>
              </w:rPr>
              <w:t xml:space="preserve"> </w:t>
            </w:r>
            <w:r>
              <w:rPr>
                <w:rFonts w:eastAsia="Arial" w:cs="Arial"/>
                <w:spacing w:val="2"/>
              </w:rPr>
              <w:t>t</w:t>
            </w:r>
            <w:r>
              <w:rPr>
                <w:rFonts w:eastAsia="Arial" w:cs="Arial"/>
              </w:rPr>
              <w:t>he</w:t>
            </w:r>
            <w:r>
              <w:rPr>
                <w:rFonts w:eastAsia="Arial" w:cs="Arial"/>
                <w:spacing w:val="34"/>
              </w:rPr>
              <w:t xml:space="preserve"> </w:t>
            </w:r>
            <w:r>
              <w:rPr>
                <w:rFonts w:eastAsia="Arial" w:cs="Arial"/>
                <w:spacing w:val="2"/>
              </w:rPr>
              <w:t>f</w:t>
            </w:r>
            <w:r>
              <w:rPr>
                <w:rFonts w:eastAsia="Arial" w:cs="Arial"/>
              </w:rPr>
              <w:t>a</w:t>
            </w:r>
            <w:r>
              <w:rPr>
                <w:rFonts w:eastAsia="Arial" w:cs="Arial"/>
                <w:spacing w:val="1"/>
              </w:rPr>
              <w:t>c</w:t>
            </w:r>
            <w:r>
              <w:rPr>
                <w:rFonts w:eastAsia="Arial" w:cs="Arial"/>
                <w:spacing w:val="2"/>
              </w:rPr>
              <w:t>t</w:t>
            </w:r>
            <w:r>
              <w:rPr>
                <w:rFonts w:eastAsia="Arial" w:cs="Arial"/>
              </w:rPr>
              <w:t>or</w:t>
            </w:r>
            <w:r>
              <w:rPr>
                <w:rFonts w:eastAsia="Arial" w:cs="Arial"/>
                <w:spacing w:val="38"/>
              </w:rPr>
              <w:t xml:space="preserve"> </w:t>
            </w:r>
            <w:r>
              <w:rPr>
                <w:rFonts w:eastAsia="Arial" w:cs="Arial"/>
                <w:spacing w:val="1"/>
              </w:rPr>
              <w:t>(</w:t>
            </w:r>
            <w:r>
              <w:rPr>
                <w:rFonts w:eastAsia="Arial" w:cs="Arial"/>
              </w:rPr>
              <w:t>or</w:t>
            </w:r>
            <w:r>
              <w:rPr>
                <w:rFonts w:eastAsia="Arial" w:cs="Arial"/>
                <w:spacing w:val="36"/>
              </w:rPr>
              <w:t xml:space="preserve"> </w:t>
            </w:r>
            <w:r>
              <w:rPr>
                <w:rFonts w:eastAsia="Arial" w:cs="Arial"/>
              </w:rPr>
              <w:t>p</w:t>
            </w:r>
            <w:r>
              <w:rPr>
                <w:rFonts w:eastAsia="Arial" w:cs="Arial"/>
                <w:spacing w:val="-1"/>
              </w:rPr>
              <w:t>e</w:t>
            </w:r>
            <w:r>
              <w:rPr>
                <w:rFonts w:eastAsia="Arial" w:cs="Arial"/>
                <w:spacing w:val="1"/>
              </w:rPr>
              <w:t>rc</w:t>
            </w:r>
            <w:r>
              <w:rPr>
                <w:rFonts w:eastAsia="Arial" w:cs="Arial"/>
              </w:rPr>
              <w:t>e</w:t>
            </w:r>
            <w:r>
              <w:rPr>
                <w:rFonts w:eastAsia="Arial" w:cs="Arial"/>
                <w:spacing w:val="-1"/>
              </w:rPr>
              <w:t>n</w:t>
            </w:r>
            <w:r>
              <w:rPr>
                <w:rFonts w:eastAsia="Arial" w:cs="Arial"/>
                <w:spacing w:val="2"/>
              </w:rPr>
              <w:t>t</w:t>
            </w:r>
            <w:r>
              <w:rPr>
                <w:rFonts w:eastAsia="Arial" w:cs="Arial"/>
              </w:rPr>
              <w:t>a</w:t>
            </w:r>
            <w:r>
              <w:rPr>
                <w:rFonts w:eastAsia="Arial" w:cs="Arial"/>
                <w:spacing w:val="-1"/>
              </w:rPr>
              <w:t>g</w:t>
            </w:r>
            <w:r>
              <w:rPr>
                <w:rFonts w:eastAsia="Arial" w:cs="Arial"/>
              </w:rPr>
              <w:t>e)</w:t>
            </w:r>
            <w:r>
              <w:rPr>
                <w:rFonts w:eastAsia="Arial" w:cs="Arial"/>
                <w:spacing w:val="32"/>
              </w:rPr>
              <w:t xml:space="preserve"> </w:t>
            </w:r>
            <w:r>
              <w:rPr>
                <w:rFonts w:eastAsia="Arial" w:cs="Arial"/>
                <w:spacing w:val="1"/>
              </w:rPr>
              <w:t>c</w:t>
            </w:r>
            <w:r>
              <w:rPr>
                <w:rFonts w:eastAsia="Arial" w:cs="Arial"/>
              </w:rPr>
              <w:t>o</w:t>
            </w:r>
            <w:r>
              <w:rPr>
                <w:rFonts w:eastAsia="Arial" w:cs="Arial"/>
                <w:spacing w:val="-1"/>
              </w:rPr>
              <w:t>n</w:t>
            </w:r>
            <w:r>
              <w:rPr>
                <w:rFonts w:eastAsia="Arial" w:cs="Arial"/>
                <w:spacing w:val="2"/>
              </w:rPr>
              <w:t>t</w:t>
            </w:r>
            <w:r>
              <w:rPr>
                <w:rFonts w:eastAsia="Arial" w:cs="Arial"/>
                <w:spacing w:val="1"/>
              </w:rPr>
              <w:t>ri</w:t>
            </w:r>
            <w:r>
              <w:rPr>
                <w:rFonts w:eastAsia="Arial" w:cs="Arial"/>
              </w:rPr>
              <w:t>b</w:t>
            </w:r>
            <w:r>
              <w:rPr>
                <w:rFonts w:eastAsia="Arial" w:cs="Arial"/>
                <w:spacing w:val="-1"/>
              </w:rPr>
              <w:t>u</w:t>
            </w:r>
            <w:r>
              <w:rPr>
                <w:rFonts w:eastAsia="Arial" w:cs="Arial"/>
                <w:spacing w:val="2"/>
              </w:rPr>
              <w:t>t</w:t>
            </w:r>
            <w:r>
              <w:rPr>
                <w:rFonts w:eastAsia="Arial" w:cs="Arial"/>
                <w:spacing w:val="1"/>
              </w:rPr>
              <w:t>i</w:t>
            </w:r>
            <w:r>
              <w:rPr>
                <w:rFonts w:eastAsia="Arial" w:cs="Arial"/>
                <w:spacing w:val="-3"/>
              </w:rPr>
              <w:t>n</w:t>
            </w:r>
            <w:r>
              <w:rPr>
                <w:rFonts w:eastAsia="Arial" w:cs="Arial"/>
              </w:rPr>
              <w:t>g</w:t>
            </w:r>
            <w:r>
              <w:rPr>
                <w:rFonts w:eastAsia="Arial" w:cs="Arial"/>
                <w:spacing w:val="27"/>
              </w:rPr>
              <w:t xml:space="preserve"> </w:t>
            </w:r>
            <w:r>
              <w:rPr>
                <w:rFonts w:eastAsia="Arial" w:cs="Arial"/>
                <w:spacing w:val="2"/>
              </w:rPr>
              <w:t>t</w:t>
            </w:r>
            <w:r>
              <w:rPr>
                <w:rFonts w:eastAsia="Arial" w:cs="Arial"/>
              </w:rPr>
              <w:t>o</w:t>
            </w:r>
            <w:r>
              <w:rPr>
                <w:rFonts w:eastAsia="Arial" w:cs="Arial"/>
                <w:spacing w:val="36"/>
              </w:rPr>
              <w:t xml:space="preserve"> </w:t>
            </w:r>
            <w:r>
              <w:rPr>
                <w:rFonts w:eastAsia="Arial" w:cs="Arial"/>
                <w:spacing w:val="2"/>
              </w:rPr>
              <w:t>t</w:t>
            </w:r>
            <w:r>
              <w:rPr>
                <w:rFonts w:eastAsia="Arial" w:cs="Arial"/>
              </w:rPr>
              <w:t>he</w:t>
            </w:r>
            <w:r>
              <w:rPr>
                <w:rFonts w:eastAsia="Arial" w:cs="Arial"/>
                <w:spacing w:val="34"/>
              </w:rPr>
              <w:t xml:space="preserve"> </w:t>
            </w:r>
            <w:r>
              <w:rPr>
                <w:rFonts w:eastAsia="Arial" w:cs="Arial"/>
                <w:spacing w:val="6"/>
              </w:rPr>
              <w:t>v</w:t>
            </w:r>
            <w:r>
              <w:rPr>
                <w:rFonts w:eastAsia="Arial" w:cs="Arial"/>
              </w:rPr>
              <w:t>a</w:t>
            </w:r>
            <w:r>
              <w:rPr>
                <w:rFonts w:eastAsia="Arial" w:cs="Arial"/>
                <w:spacing w:val="-2"/>
              </w:rPr>
              <w:t>r</w:t>
            </w:r>
            <w:r>
              <w:rPr>
                <w:rFonts w:eastAsia="Arial" w:cs="Arial"/>
                <w:spacing w:val="1"/>
              </w:rPr>
              <w:t>i</w:t>
            </w:r>
            <w:r>
              <w:rPr>
                <w:rFonts w:eastAsia="Arial" w:cs="Arial"/>
              </w:rPr>
              <w:t>a</w:t>
            </w:r>
            <w:r>
              <w:rPr>
                <w:rFonts w:eastAsia="Arial" w:cs="Arial"/>
                <w:spacing w:val="-1"/>
              </w:rPr>
              <w:t>b</w:t>
            </w:r>
            <w:r>
              <w:rPr>
                <w:rFonts w:eastAsia="Arial" w:cs="Arial"/>
                <w:spacing w:val="1"/>
              </w:rPr>
              <w:t>l</w:t>
            </w:r>
            <w:r>
              <w:rPr>
                <w:rFonts w:eastAsia="Arial" w:cs="Arial"/>
              </w:rPr>
              <w:t>e</w:t>
            </w:r>
            <w:r>
              <w:rPr>
                <w:rFonts w:eastAsia="Arial" w:cs="Arial"/>
                <w:spacing w:val="31"/>
              </w:rPr>
              <w:t xml:space="preserve"> </w:t>
            </w:r>
            <w:r>
              <w:rPr>
                <w:rFonts w:eastAsia="Arial" w:cs="Arial"/>
              </w:rPr>
              <w:t>u</w:t>
            </w:r>
            <w:r>
              <w:rPr>
                <w:rFonts w:eastAsia="Arial" w:cs="Arial"/>
                <w:spacing w:val="-1"/>
              </w:rPr>
              <w:t>n</w:t>
            </w:r>
            <w:r>
              <w:rPr>
                <w:rFonts w:eastAsia="Arial" w:cs="Arial"/>
                <w:spacing w:val="1"/>
              </w:rPr>
              <w:t>c</w:t>
            </w:r>
            <w:r>
              <w:rPr>
                <w:rFonts w:eastAsia="Arial" w:cs="Arial"/>
              </w:rPr>
              <w:t>er</w:t>
            </w:r>
            <w:r>
              <w:rPr>
                <w:rFonts w:eastAsia="Arial" w:cs="Arial"/>
                <w:spacing w:val="3"/>
              </w:rPr>
              <w:t>t</w:t>
            </w:r>
            <w:r>
              <w:rPr>
                <w:rFonts w:eastAsia="Arial" w:cs="Arial"/>
              </w:rPr>
              <w:t>a</w:t>
            </w:r>
            <w:r>
              <w:rPr>
                <w:rFonts w:eastAsia="Arial" w:cs="Arial"/>
                <w:spacing w:val="1"/>
              </w:rPr>
              <w:t>i</w:t>
            </w:r>
            <w:r>
              <w:rPr>
                <w:rFonts w:eastAsia="Arial" w:cs="Arial"/>
              </w:rPr>
              <w:t>n</w:t>
            </w:r>
            <w:r>
              <w:rPr>
                <w:rFonts w:eastAsia="Arial" w:cs="Arial"/>
                <w:spacing w:val="2"/>
              </w:rPr>
              <w:t>t</w:t>
            </w:r>
            <w:r>
              <w:rPr>
                <w:rFonts w:eastAsia="Arial" w:cs="Arial"/>
              </w:rPr>
              <w:t xml:space="preserve">y </w:t>
            </w:r>
            <w:r>
              <w:rPr>
                <w:rFonts w:eastAsia="Arial" w:cs="Arial"/>
                <w:spacing w:val="1"/>
              </w:rPr>
              <w:t>c</w:t>
            </w:r>
            <w:r>
              <w:rPr>
                <w:rFonts w:eastAsia="Arial" w:cs="Arial"/>
              </w:rPr>
              <w:t>o</w:t>
            </w:r>
            <w:r>
              <w:rPr>
                <w:rFonts w:eastAsia="Arial" w:cs="Arial"/>
                <w:spacing w:val="2"/>
              </w:rPr>
              <w:t>m</w:t>
            </w:r>
            <w:r>
              <w:rPr>
                <w:rFonts w:eastAsia="Arial" w:cs="Arial"/>
              </w:rPr>
              <w:t>p</w:t>
            </w:r>
            <w:r>
              <w:rPr>
                <w:rFonts w:eastAsia="Arial" w:cs="Arial"/>
                <w:spacing w:val="-1"/>
              </w:rPr>
              <w:t>o</w:t>
            </w:r>
            <w:r>
              <w:rPr>
                <w:rFonts w:eastAsia="Arial" w:cs="Arial"/>
              </w:rPr>
              <w:t>n</w:t>
            </w:r>
            <w:r>
              <w:rPr>
                <w:rFonts w:eastAsia="Arial" w:cs="Arial"/>
                <w:spacing w:val="-1"/>
              </w:rPr>
              <w:t>e</w:t>
            </w:r>
            <w:r>
              <w:rPr>
                <w:rFonts w:eastAsia="Arial" w:cs="Arial"/>
              </w:rPr>
              <w:t>nt</w:t>
            </w:r>
            <w:r>
              <w:rPr>
                <w:rFonts w:eastAsia="Arial" w:cs="Arial"/>
                <w:spacing w:val="-6"/>
              </w:rPr>
              <w:t xml:space="preserve"> </w:t>
            </w:r>
            <w:r>
              <w:rPr>
                <w:rFonts w:eastAsia="Arial" w:cs="Arial"/>
                <w:spacing w:val="1"/>
              </w:rPr>
              <w:t>i</w:t>
            </w:r>
            <w:r>
              <w:rPr>
                <w:rFonts w:eastAsia="Arial" w:cs="Arial"/>
              </w:rPr>
              <w:t>s</w:t>
            </w:r>
            <w:r>
              <w:rPr>
                <w:rFonts w:eastAsia="Arial" w:cs="Arial"/>
                <w:spacing w:val="-2"/>
              </w:rPr>
              <w:t xml:space="preserve"> </w:t>
            </w:r>
            <w:r>
              <w:rPr>
                <w:rFonts w:eastAsia="Arial" w:cs="Arial"/>
                <w:spacing w:val="1"/>
              </w:rPr>
              <w:t>i</w:t>
            </w:r>
            <w:r>
              <w:rPr>
                <w:rFonts w:eastAsia="Arial" w:cs="Arial"/>
              </w:rPr>
              <w:t>n</w:t>
            </w:r>
            <w:r>
              <w:rPr>
                <w:rFonts w:eastAsia="Arial" w:cs="Arial"/>
                <w:spacing w:val="-1"/>
              </w:rPr>
              <w:t>d</w:t>
            </w:r>
            <w:r>
              <w:rPr>
                <w:rFonts w:eastAsia="Arial" w:cs="Arial"/>
                <w:spacing w:val="1"/>
              </w:rPr>
              <w:t>ic</w:t>
            </w:r>
            <w:r>
              <w:rPr>
                <w:rFonts w:eastAsia="Arial" w:cs="Arial"/>
              </w:rPr>
              <w:t>a</w:t>
            </w:r>
            <w:r>
              <w:rPr>
                <w:rFonts w:eastAsia="Arial" w:cs="Arial"/>
                <w:spacing w:val="2"/>
              </w:rPr>
              <w:t>t</w:t>
            </w:r>
            <w:r>
              <w:rPr>
                <w:rFonts w:eastAsia="Arial" w:cs="Arial"/>
              </w:rPr>
              <w:t>e</w:t>
            </w:r>
            <w:r>
              <w:rPr>
                <w:rFonts w:eastAsia="Arial" w:cs="Arial"/>
                <w:spacing w:val="-1"/>
              </w:rPr>
              <w:t>d</w:t>
            </w:r>
            <w:r>
              <w:rPr>
                <w:rFonts w:eastAsia="Arial" w:cs="Arial"/>
              </w:rPr>
              <w:t>,</w:t>
            </w:r>
            <w:r>
              <w:rPr>
                <w:rFonts w:eastAsia="Arial" w:cs="Arial"/>
                <w:spacing w:val="-9"/>
              </w:rPr>
              <w:t xml:space="preserve"> </w:t>
            </w:r>
            <w:r>
              <w:rPr>
                <w:rFonts w:eastAsia="Arial" w:cs="Arial"/>
                <w:spacing w:val="2"/>
              </w:rPr>
              <w:t>t</w:t>
            </w:r>
            <w:r>
              <w:rPr>
                <w:rFonts w:eastAsia="Arial" w:cs="Arial"/>
              </w:rPr>
              <w:t>h</w:t>
            </w:r>
            <w:r>
              <w:rPr>
                <w:rFonts w:eastAsia="Arial" w:cs="Arial"/>
                <w:spacing w:val="-1"/>
              </w:rPr>
              <w:t>a</w:t>
            </w:r>
            <w:r>
              <w:rPr>
                <w:rFonts w:eastAsia="Arial" w:cs="Arial"/>
              </w:rPr>
              <w:t>t</w:t>
            </w:r>
            <w:r>
              <w:rPr>
                <w:rFonts w:eastAsia="Arial" w:cs="Arial"/>
                <w:spacing w:val="-1"/>
              </w:rPr>
              <w:t xml:space="preserve"> i</w:t>
            </w:r>
            <w:r>
              <w:rPr>
                <w:rFonts w:eastAsia="Arial" w:cs="Arial"/>
              </w:rPr>
              <w:t>s</w:t>
            </w:r>
            <w:r>
              <w:rPr>
                <w:rFonts w:eastAsia="Arial" w:cs="Arial"/>
                <w:spacing w:val="5"/>
              </w:rPr>
              <w:t xml:space="preserve"> </w:t>
            </w:r>
            <w:r>
              <w:rPr>
                <w:rFonts w:eastAsia="Arial" w:cs="Arial"/>
              </w:rPr>
              <w:t>a</w:t>
            </w:r>
            <w:r>
              <w:rPr>
                <w:rFonts w:eastAsia="Arial" w:cs="Arial"/>
                <w:spacing w:val="-4"/>
              </w:rPr>
              <w:t xml:space="preserve"> </w:t>
            </w:r>
            <w:r>
              <w:rPr>
                <w:rFonts w:eastAsia="Arial" w:cs="Arial"/>
                <w:spacing w:val="2"/>
              </w:rPr>
              <w:t>f</w:t>
            </w:r>
            <w:r>
              <w:rPr>
                <w:rFonts w:eastAsia="Arial" w:cs="Arial"/>
              </w:rPr>
              <w:t>a</w:t>
            </w:r>
            <w:r>
              <w:rPr>
                <w:rFonts w:eastAsia="Arial" w:cs="Arial"/>
                <w:spacing w:val="-2"/>
              </w:rPr>
              <w:t>c</w:t>
            </w:r>
            <w:r>
              <w:rPr>
                <w:rFonts w:eastAsia="Arial" w:cs="Arial"/>
                <w:spacing w:val="2"/>
              </w:rPr>
              <w:t>t</w:t>
            </w:r>
            <w:r>
              <w:rPr>
                <w:rFonts w:eastAsia="Arial" w:cs="Arial"/>
              </w:rPr>
              <w:t>or</w:t>
            </w:r>
            <w:r>
              <w:rPr>
                <w:rFonts w:eastAsia="Arial" w:cs="Arial"/>
                <w:spacing w:val="-3"/>
              </w:rPr>
              <w:t xml:space="preserve"> o</w:t>
            </w:r>
            <w:r>
              <w:rPr>
                <w:rFonts w:eastAsia="Arial" w:cs="Arial"/>
              </w:rPr>
              <w:t>f</w:t>
            </w:r>
            <w:r>
              <w:rPr>
                <w:rFonts w:eastAsia="Arial" w:cs="Arial"/>
                <w:spacing w:val="1"/>
              </w:rPr>
              <w:t xml:space="preserve"> </w:t>
            </w:r>
            <w:r>
              <w:rPr>
                <w:rFonts w:eastAsia="Arial" w:cs="Arial"/>
              </w:rPr>
              <w:t>5%</w:t>
            </w:r>
            <w:r>
              <w:rPr>
                <w:rFonts w:eastAsia="Arial" w:cs="Arial"/>
                <w:spacing w:val="-1"/>
              </w:rPr>
              <w:t xml:space="preserve"> i</w:t>
            </w:r>
            <w:r>
              <w:rPr>
                <w:rFonts w:eastAsia="Arial" w:cs="Arial"/>
              </w:rPr>
              <w:t>s e</w:t>
            </w:r>
            <w:r>
              <w:rPr>
                <w:rFonts w:eastAsia="Arial" w:cs="Arial"/>
                <w:spacing w:val="-1"/>
              </w:rPr>
              <w:t>n</w:t>
            </w:r>
            <w:r>
              <w:rPr>
                <w:rFonts w:eastAsia="Arial" w:cs="Arial"/>
                <w:spacing w:val="1"/>
              </w:rPr>
              <w:t>c</w:t>
            </w:r>
            <w:r>
              <w:rPr>
                <w:rFonts w:eastAsia="Arial" w:cs="Arial"/>
              </w:rPr>
              <w:t>o</w:t>
            </w:r>
            <w:r>
              <w:rPr>
                <w:rFonts w:eastAsia="Arial" w:cs="Arial"/>
                <w:spacing w:val="-1"/>
              </w:rPr>
              <w:t>d</w:t>
            </w:r>
            <w:r>
              <w:rPr>
                <w:rFonts w:eastAsia="Arial" w:cs="Arial"/>
              </w:rPr>
              <w:t>ed</w:t>
            </w:r>
            <w:r>
              <w:rPr>
                <w:rFonts w:eastAsia="Arial" w:cs="Arial"/>
                <w:spacing w:val="-7"/>
              </w:rPr>
              <w:t xml:space="preserve"> </w:t>
            </w:r>
            <w:r>
              <w:rPr>
                <w:rFonts w:eastAsia="Arial" w:cs="Arial"/>
              </w:rPr>
              <w:t>as 0</w:t>
            </w:r>
            <w:r>
              <w:rPr>
                <w:rFonts w:eastAsia="Arial" w:cs="Arial"/>
                <w:spacing w:val="2"/>
              </w:rPr>
              <w:t>.</w:t>
            </w:r>
            <w:r>
              <w:rPr>
                <w:rFonts w:eastAsia="Arial" w:cs="Arial"/>
              </w:rPr>
              <w:t>0</w:t>
            </w:r>
            <w:r>
              <w:rPr>
                <w:rFonts w:eastAsia="Arial" w:cs="Arial"/>
                <w:spacing w:val="-3"/>
              </w:rPr>
              <w:t>5</w:t>
            </w:r>
            <w:r>
              <w:rPr>
                <w:rFonts w:eastAsia="Arial" w:cs="Arial"/>
              </w:rPr>
              <w:t>.</w:t>
            </w:r>
          </w:p>
          <w:p w14:paraId="18393BE4" w14:textId="77777777" w:rsidR="00B57FCE" w:rsidRDefault="00B57FCE" w:rsidP="00B57FCE">
            <w:pPr>
              <w:spacing w:before="10" w:after="0" w:line="110" w:lineRule="exact"/>
              <w:rPr>
                <w:sz w:val="11"/>
                <w:szCs w:val="11"/>
              </w:rPr>
            </w:pPr>
          </w:p>
          <w:p w14:paraId="66BB4A01" w14:textId="77777777" w:rsidR="00B57FCE" w:rsidRDefault="00B57FCE" w:rsidP="00B57FCE">
            <w:pPr>
              <w:spacing w:after="0" w:line="240" w:lineRule="auto"/>
              <w:ind w:left="100"/>
              <w:rPr>
                <w:rFonts w:eastAsia="Arial" w:cs="Arial"/>
              </w:rPr>
            </w:pPr>
            <w:r>
              <w:rPr>
                <w:rFonts w:eastAsia="Arial" w:cs="Arial"/>
                <w:u w:val="single" w:color="000000"/>
              </w:rPr>
              <w:t>Re</w:t>
            </w:r>
            <w:r>
              <w:rPr>
                <w:rFonts w:eastAsia="Arial" w:cs="Arial"/>
                <w:spacing w:val="1"/>
                <w:u w:val="single" w:color="000000"/>
              </w:rPr>
              <w:t>s</w:t>
            </w:r>
            <w:r>
              <w:rPr>
                <w:rFonts w:eastAsia="Arial" w:cs="Arial"/>
                <w:u w:val="single" w:color="000000"/>
              </w:rPr>
              <w:t>o</w:t>
            </w:r>
            <w:r>
              <w:rPr>
                <w:rFonts w:eastAsia="Arial" w:cs="Arial"/>
                <w:spacing w:val="1"/>
                <w:u w:val="single" w:color="000000"/>
              </w:rPr>
              <w:t>l</w:t>
            </w:r>
            <w:r>
              <w:rPr>
                <w:rFonts w:eastAsia="Arial" w:cs="Arial"/>
                <w:u w:val="single" w:color="000000"/>
              </w:rPr>
              <w:t>u</w:t>
            </w:r>
            <w:r>
              <w:rPr>
                <w:rFonts w:eastAsia="Arial" w:cs="Arial"/>
                <w:spacing w:val="2"/>
                <w:u w:val="single" w:color="000000"/>
              </w:rPr>
              <w:t>t</w:t>
            </w:r>
            <w:r>
              <w:rPr>
                <w:rFonts w:eastAsia="Arial" w:cs="Arial"/>
                <w:spacing w:val="1"/>
                <w:u w:val="single" w:color="000000"/>
              </w:rPr>
              <w:t>i</w:t>
            </w:r>
            <w:r>
              <w:rPr>
                <w:rFonts w:eastAsia="Arial" w:cs="Arial"/>
                <w:u w:val="single" w:color="000000"/>
              </w:rPr>
              <w:t>o</w:t>
            </w:r>
            <w:r>
              <w:rPr>
                <w:rFonts w:eastAsia="Arial" w:cs="Arial"/>
                <w:spacing w:val="-1"/>
                <w:u w:val="single" w:color="000000"/>
              </w:rPr>
              <w:t>n</w:t>
            </w:r>
            <w:r>
              <w:rPr>
                <w:rFonts w:eastAsia="Arial" w:cs="Arial"/>
                <w:u w:val="single" w:color="000000"/>
              </w:rPr>
              <w:t>:</w:t>
            </w:r>
            <w:r>
              <w:rPr>
                <w:rFonts w:eastAsia="Arial" w:cs="Arial"/>
                <w:spacing w:val="48"/>
              </w:rPr>
              <w:t xml:space="preserve"> </w:t>
            </w:r>
            <w:r>
              <w:rPr>
                <w:rFonts w:eastAsia="Arial" w:cs="Arial"/>
              </w:rPr>
              <w:t>0</w:t>
            </w:r>
            <w:r>
              <w:rPr>
                <w:rFonts w:eastAsia="Arial" w:cs="Arial"/>
                <w:spacing w:val="2"/>
              </w:rPr>
              <w:t>∙</w:t>
            </w:r>
            <w:r>
              <w:rPr>
                <w:rFonts w:eastAsia="Arial" w:cs="Arial"/>
              </w:rPr>
              <w:t>01</w:t>
            </w:r>
          </w:p>
          <w:p w14:paraId="3A1300B3" w14:textId="77777777" w:rsidR="00B57FCE" w:rsidRDefault="00B57FCE" w:rsidP="00B57FCE">
            <w:pPr>
              <w:spacing w:after="0" w:line="120" w:lineRule="exact"/>
              <w:rPr>
                <w:sz w:val="12"/>
                <w:szCs w:val="12"/>
              </w:rPr>
            </w:pPr>
          </w:p>
          <w:p w14:paraId="060EA1EE" w14:textId="77777777" w:rsidR="00B57FCE" w:rsidRDefault="00B57FCE" w:rsidP="00B57FCE">
            <w:pPr>
              <w:spacing w:after="0" w:line="240" w:lineRule="auto"/>
              <w:ind w:left="100"/>
              <w:rPr>
                <w:rFonts w:eastAsia="Arial" w:cs="Arial"/>
              </w:rPr>
            </w:pPr>
            <w:r>
              <w:rPr>
                <w:rFonts w:eastAsia="Arial" w:cs="Arial"/>
                <w:spacing w:val="-2"/>
                <w:u w:val="single" w:color="000000"/>
              </w:rPr>
              <w:t>F</w:t>
            </w:r>
            <w:r>
              <w:rPr>
                <w:rFonts w:eastAsia="Arial" w:cs="Arial"/>
                <w:u w:val="single" w:color="000000"/>
              </w:rPr>
              <w:t>or</w:t>
            </w:r>
            <w:r>
              <w:rPr>
                <w:rFonts w:eastAsia="Arial" w:cs="Arial"/>
                <w:spacing w:val="2"/>
                <w:u w:val="single" w:color="000000"/>
              </w:rPr>
              <w:t>m</w:t>
            </w:r>
            <w:r>
              <w:rPr>
                <w:rFonts w:eastAsia="Arial" w:cs="Arial"/>
                <w:u w:val="single" w:color="000000"/>
              </w:rPr>
              <w:t>a</w:t>
            </w:r>
            <w:r>
              <w:rPr>
                <w:rFonts w:eastAsia="Arial" w:cs="Arial"/>
                <w:spacing w:val="2"/>
                <w:u w:val="single" w:color="000000"/>
              </w:rPr>
              <w:t>t</w:t>
            </w:r>
            <w:r>
              <w:rPr>
                <w:rFonts w:eastAsia="Arial" w:cs="Arial"/>
                <w:u w:val="single" w:color="000000"/>
              </w:rPr>
              <w:t>:</w:t>
            </w:r>
            <w:r>
              <w:rPr>
                <w:rFonts w:eastAsia="Arial" w:cs="Arial"/>
                <w:spacing w:val="51"/>
              </w:rPr>
              <w:t xml:space="preserve"> </w:t>
            </w:r>
            <w:r>
              <w:rPr>
                <w:rFonts w:eastAsia="Arial" w:cs="Arial"/>
              </w:rPr>
              <w:t>0</w:t>
            </w:r>
            <w:r>
              <w:rPr>
                <w:rFonts w:eastAsia="Arial" w:cs="Arial"/>
                <w:spacing w:val="2"/>
              </w:rPr>
              <w:t>.</w:t>
            </w:r>
            <w:r>
              <w:rPr>
                <w:rFonts w:eastAsia="Arial" w:cs="Arial"/>
                <w:spacing w:val="-1"/>
              </w:rPr>
              <w:t>x</w:t>
            </w:r>
            <w:r>
              <w:rPr>
                <w:rFonts w:eastAsia="Arial" w:cs="Arial"/>
              </w:rPr>
              <w:t>x</w:t>
            </w:r>
          </w:p>
          <w:p w14:paraId="7A66E533" w14:textId="77777777" w:rsidR="00B57FCE" w:rsidRDefault="00B57FCE" w:rsidP="00B57FCE">
            <w:pPr>
              <w:spacing w:before="6" w:after="0" w:line="110" w:lineRule="exact"/>
              <w:rPr>
                <w:sz w:val="11"/>
                <w:szCs w:val="11"/>
              </w:rPr>
            </w:pPr>
          </w:p>
          <w:p w14:paraId="5873C924" w14:textId="6E55F9CC" w:rsidR="00B57FCE" w:rsidRDefault="00B57FCE" w:rsidP="00B57FCE">
            <w:pPr>
              <w:spacing w:after="0" w:line="240" w:lineRule="auto"/>
              <w:ind w:left="100" w:right="58"/>
              <w:rPr>
                <w:rFonts w:eastAsia="Arial" w:cs="Arial"/>
              </w:rPr>
            </w:pPr>
            <w:r>
              <w:rPr>
                <w:rFonts w:eastAsia="Arial" w:cs="Arial"/>
                <w:spacing w:val="1"/>
                <w:u w:val="single" w:color="000000"/>
              </w:rPr>
              <w:t>E</w:t>
            </w:r>
            <w:r>
              <w:rPr>
                <w:rFonts w:eastAsia="Arial" w:cs="Arial"/>
                <w:spacing w:val="-1"/>
                <w:u w:val="single" w:color="000000"/>
              </w:rPr>
              <w:t>x</w:t>
            </w:r>
            <w:r>
              <w:rPr>
                <w:rFonts w:eastAsia="Arial" w:cs="Arial"/>
                <w:u w:val="single" w:color="000000"/>
              </w:rPr>
              <w:t>a</w:t>
            </w:r>
            <w:r>
              <w:rPr>
                <w:rFonts w:eastAsia="Arial" w:cs="Arial"/>
                <w:spacing w:val="2"/>
                <w:u w:val="single" w:color="000000"/>
              </w:rPr>
              <w:t>m</w:t>
            </w:r>
            <w:r>
              <w:rPr>
                <w:rFonts w:eastAsia="Arial" w:cs="Arial"/>
                <w:u w:val="single" w:color="000000"/>
              </w:rPr>
              <w:t>p</w:t>
            </w:r>
            <w:r>
              <w:rPr>
                <w:rFonts w:eastAsia="Arial" w:cs="Arial"/>
                <w:spacing w:val="1"/>
                <w:u w:val="single" w:color="000000"/>
              </w:rPr>
              <w:t>l</w:t>
            </w:r>
            <w:r>
              <w:rPr>
                <w:rFonts w:eastAsia="Arial" w:cs="Arial"/>
                <w:u w:val="single" w:color="000000"/>
              </w:rPr>
              <w:t>e:</w:t>
            </w:r>
            <w:r>
              <w:rPr>
                <w:rFonts w:eastAsia="Arial" w:cs="Arial"/>
              </w:rPr>
              <w:t xml:space="preserve"> </w:t>
            </w:r>
            <w:r>
              <w:rPr>
                <w:rFonts w:eastAsia="Arial" w:cs="Arial"/>
                <w:spacing w:val="3"/>
              </w:rPr>
              <w:t xml:space="preserve"> </w:t>
            </w:r>
            <w:r>
              <w:rPr>
                <w:rFonts w:eastAsia="Arial" w:cs="Arial"/>
                <w:spacing w:val="-2"/>
              </w:rPr>
              <w:t>T</w:t>
            </w:r>
            <w:r>
              <w:rPr>
                <w:rFonts w:eastAsia="Arial" w:cs="Arial"/>
              </w:rPr>
              <w:t>he p</w:t>
            </w:r>
            <w:r>
              <w:rPr>
                <w:rFonts w:eastAsia="Arial" w:cs="Arial"/>
                <w:spacing w:val="-1"/>
              </w:rPr>
              <w:t>o</w:t>
            </w:r>
            <w:r>
              <w:rPr>
                <w:rFonts w:eastAsia="Arial" w:cs="Arial"/>
                <w:spacing w:val="1"/>
              </w:rPr>
              <w:t>si</w:t>
            </w:r>
            <w:r>
              <w:rPr>
                <w:rFonts w:eastAsia="Arial" w:cs="Arial"/>
              </w:rPr>
              <w:t>t</w:t>
            </w:r>
            <w:r>
              <w:rPr>
                <w:rFonts w:eastAsia="Arial" w:cs="Arial"/>
                <w:spacing w:val="1"/>
              </w:rPr>
              <w:t>i</w:t>
            </w:r>
            <w:r>
              <w:rPr>
                <w:rFonts w:eastAsia="Arial" w:cs="Arial"/>
              </w:rPr>
              <w:t>o</w:t>
            </w:r>
            <w:r>
              <w:rPr>
                <w:rFonts w:eastAsia="Arial" w:cs="Arial"/>
                <w:spacing w:val="-1"/>
              </w:rPr>
              <w:t>n</w:t>
            </w:r>
            <w:r>
              <w:rPr>
                <w:rFonts w:eastAsia="Arial" w:cs="Arial"/>
              </w:rPr>
              <w:t>al</w:t>
            </w:r>
            <w:r>
              <w:rPr>
                <w:rFonts w:eastAsia="Arial" w:cs="Arial"/>
                <w:spacing w:val="-3"/>
              </w:rPr>
              <w:t xml:space="preserve"> </w:t>
            </w:r>
            <w:r>
              <w:rPr>
                <w:rFonts w:eastAsia="Arial" w:cs="Arial"/>
              </w:rPr>
              <w:t>a</w:t>
            </w:r>
            <w:r>
              <w:rPr>
                <w:rFonts w:eastAsia="Arial" w:cs="Arial"/>
                <w:spacing w:val="1"/>
              </w:rPr>
              <w:t>cc</w:t>
            </w:r>
            <w:r>
              <w:rPr>
                <w:rFonts w:eastAsia="Arial" w:cs="Arial"/>
              </w:rPr>
              <w:t>ura</w:t>
            </w:r>
            <w:r>
              <w:rPr>
                <w:rFonts w:eastAsia="Arial" w:cs="Arial"/>
                <w:spacing w:val="1"/>
              </w:rPr>
              <w:t>c</w:t>
            </w:r>
            <w:r>
              <w:rPr>
                <w:rFonts w:eastAsia="Arial" w:cs="Arial"/>
              </w:rPr>
              <w:t>y</w:t>
            </w:r>
            <w:r>
              <w:rPr>
                <w:rFonts w:eastAsia="Arial" w:cs="Arial"/>
                <w:spacing w:val="-2"/>
              </w:rPr>
              <w:t xml:space="preserve"> </w:t>
            </w:r>
            <w:r>
              <w:rPr>
                <w:rFonts w:eastAsia="Arial" w:cs="Arial"/>
                <w:spacing w:val="2"/>
              </w:rPr>
              <w:t>f</w:t>
            </w:r>
            <w:r>
              <w:rPr>
                <w:rFonts w:eastAsia="Arial" w:cs="Arial"/>
              </w:rPr>
              <w:t xml:space="preserve">or </w:t>
            </w:r>
            <w:r>
              <w:rPr>
                <w:rFonts w:eastAsia="Arial" w:cs="Arial"/>
                <w:spacing w:val="2"/>
              </w:rPr>
              <w:t>t</w:t>
            </w:r>
            <w:r>
              <w:rPr>
                <w:rFonts w:eastAsia="Arial" w:cs="Arial"/>
              </w:rPr>
              <w:t>he h</w:t>
            </w:r>
            <w:r>
              <w:rPr>
                <w:rFonts w:eastAsia="Arial" w:cs="Arial"/>
                <w:spacing w:val="1"/>
              </w:rPr>
              <w:t>i</w:t>
            </w:r>
            <w:r>
              <w:rPr>
                <w:rFonts w:eastAsia="Arial" w:cs="Arial"/>
              </w:rPr>
              <w:t>g</w:t>
            </w:r>
            <w:r>
              <w:rPr>
                <w:rFonts w:eastAsia="Arial" w:cs="Arial"/>
                <w:spacing w:val="-1"/>
              </w:rPr>
              <w:t>h</w:t>
            </w:r>
            <w:r>
              <w:rPr>
                <w:rFonts w:eastAsia="Arial" w:cs="Arial"/>
              </w:rPr>
              <w:t>e</w:t>
            </w:r>
            <w:r>
              <w:rPr>
                <w:rFonts w:eastAsia="Arial" w:cs="Arial"/>
                <w:spacing w:val="1"/>
              </w:rPr>
              <w:t>s</w:t>
            </w:r>
            <w:r>
              <w:rPr>
                <w:rFonts w:eastAsia="Arial" w:cs="Arial"/>
              </w:rPr>
              <w:t>t</w:t>
            </w:r>
            <w:r>
              <w:rPr>
                <w:rFonts w:eastAsia="Arial" w:cs="Arial"/>
                <w:spacing w:val="-2"/>
              </w:rPr>
              <w:t xml:space="preserve"> </w:t>
            </w:r>
            <w:r>
              <w:rPr>
                <w:rFonts w:eastAsia="Arial" w:cs="Arial"/>
              </w:rPr>
              <w:t>a</w:t>
            </w:r>
            <w:r>
              <w:rPr>
                <w:rFonts w:eastAsia="Arial" w:cs="Arial"/>
                <w:spacing w:val="1"/>
              </w:rPr>
              <w:t>c</w:t>
            </w:r>
            <w:r>
              <w:rPr>
                <w:rFonts w:eastAsia="Arial" w:cs="Arial"/>
                <w:spacing w:val="-1"/>
              </w:rPr>
              <w:t>c</w:t>
            </w:r>
            <w:r>
              <w:rPr>
                <w:rFonts w:eastAsia="Arial" w:cs="Arial"/>
              </w:rPr>
              <w:t>ura</w:t>
            </w:r>
            <w:r>
              <w:rPr>
                <w:rFonts w:eastAsia="Arial" w:cs="Arial"/>
                <w:spacing w:val="1"/>
              </w:rPr>
              <w:t>c</w:t>
            </w:r>
            <w:r>
              <w:rPr>
                <w:rFonts w:eastAsia="Arial" w:cs="Arial"/>
              </w:rPr>
              <w:t>y</w:t>
            </w:r>
            <w:r>
              <w:rPr>
                <w:rFonts w:eastAsia="Arial" w:cs="Arial"/>
                <w:spacing w:val="-2"/>
              </w:rPr>
              <w:t xml:space="preserve"> </w:t>
            </w:r>
            <w:r>
              <w:rPr>
                <w:rFonts w:eastAsia="Arial" w:cs="Arial"/>
                <w:spacing w:val="2"/>
              </w:rPr>
              <w:t>f</w:t>
            </w:r>
            <w:r>
              <w:rPr>
                <w:rFonts w:eastAsia="Arial" w:cs="Arial"/>
              </w:rPr>
              <w:t>or</w:t>
            </w:r>
            <w:r>
              <w:rPr>
                <w:rFonts w:eastAsia="Arial" w:cs="Arial"/>
                <w:spacing w:val="3"/>
              </w:rPr>
              <w:t xml:space="preserve"> </w:t>
            </w:r>
            <w:r>
              <w:rPr>
                <w:rFonts w:eastAsia="Arial" w:cs="Arial"/>
              </w:rPr>
              <w:t>h</w:t>
            </w:r>
            <w:r>
              <w:rPr>
                <w:rFonts w:eastAsia="Arial" w:cs="Arial"/>
                <w:spacing w:val="-2"/>
              </w:rPr>
              <w:t>y</w:t>
            </w:r>
            <w:r>
              <w:rPr>
                <w:rFonts w:eastAsia="Arial" w:cs="Arial"/>
              </w:rPr>
              <w:t>drogra</w:t>
            </w:r>
            <w:r>
              <w:rPr>
                <w:rFonts w:eastAsia="Arial" w:cs="Arial"/>
                <w:spacing w:val="1"/>
              </w:rPr>
              <w:t>p</w:t>
            </w:r>
            <w:r>
              <w:rPr>
                <w:rFonts w:eastAsia="Arial" w:cs="Arial"/>
              </w:rPr>
              <w:t>h</w:t>
            </w:r>
            <w:r>
              <w:rPr>
                <w:rFonts w:eastAsia="Arial" w:cs="Arial"/>
                <w:spacing w:val="1"/>
              </w:rPr>
              <w:t>i</w:t>
            </w:r>
            <w:r>
              <w:rPr>
                <w:rFonts w:eastAsia="Arial" w:cs="Arial"/>
              </w:rPr>
              <w:t>c</w:t>
            </w:r>
            <w:r>
              <w:rPr>
                <w:rFonts w:eastAsia="Arial" w:cs="Arial"/>
                <w:spacing w:val="-5"/>
              </w:rPr>
              <w:t xml:space="preserve"> </w:t>
            </w:r>
            <w:r>
              <w:rPr>
                <w:rFonts w:eastAsia="Arial" w:cs="Arial"/>
              </w:rPr>
              <w:t>d</w:t>
            </w:r>
            <w:r>
              <w:rPr>
                <w:rFonts w:eastAsia="Arial" w:cs="Arial"/>
                <w:spacing w:val="-1"/>
              </w:rPr>
              <w:t>a</w:t>
            </w:r>
            <w:r>
              <w:rPr>
                <w:rFonts w:eastAsia="Arial" w:cs="Arial"/>
                <w:spacing w:val="2"/>
              </w:rPr>
              <w:t>t</w:t>
            </w:r>
            <w:r>
              <w:rPr>
                <w:rFonts w:eastAsia="Arial" w:cs="Arial"/>
              </w:rPr>
              <w:t xml:space="preserve">a </w:t>
            </w:r>
            <w:r>
              <w:rPr>
                <w:rFonts w:eastAsia="Arial" w:cs="Arial"/>
                <w:spacing w:val="1"/>
              </w:rPr>
              <w:t>i</w:t>
            </w:r>
            <w:r>
              <w:rPr>
                <w:rFonts w:eastAsia="Arial" w:cs="Arial"/>
              </w:rPr>
              <w:t>s</w:t>
            </w:r>
            <w:r>
              <w:rPr>
                <w:rFonts w:eastAsia="Arial" w:cs="Arial"/>
                <w:spacing w:val="2"/>
              </w:rPr>
              <w:t xml:space="preserve"> </w:t>
            </w:r>
            <w:r>
              <w:rPr>
                <w:rFonts w:eastAsia="Arial" w:cs="Arial"/>
              </w:rPr>
              <w:t>q</w:t>
            </w:r>
            <w:r>
              <w:rPr>
                <w:rFonts w:eastAsia="Arial" w:cs="Arial"/>
                <w:spacing w:val="-1"/>
              </w:rPr>
              <w:t>u</w:t>
            </w:r>
            <w:r>
              <w:rPr>
                <w:rFonts w:eastAsia="Arial" w:cs="Arial"/>
              </w:rPr>
              <w:t>o</w:t>
            </w:r>
            <w:r>
              <w:rPr>
                <w:rFonts w:eastAsia="Arial" w:cs="Arial"/>
                <w:spacing w:val="2"/>
              </w:rPr>
              <w:t>t</w:t>
            </w:r>
            <w:r>
              <w:rPr>
                <w:rFonts w:eastAsia="Arial" w:cs="Arial"/>
              </w:rPr>
              <w:t>ed</w:t>
            </w:r>
            <w:r>
              <w:rPr>
                <w:rFonts w:eastAsia="Arial" w:cs="Arial"/>
                <w:spacing w:val="-5"/>
              </w:rPr>
              <w:t xml:space="preserve"> </w:t>
            </w:r>
            <w:r>
              <w:rPr>
                <w:rFonts w:eastAsia="Arial" w:cs="Arial"/>
              </w:rPr>
              <w:t xml:space="preserve">as </w:t>
            </w:r>
            <w:r>
              <w:rPr>
                <w:rFonts w:eastAsia="Arial" w:cs="Arial"/>
                <w:spacing w:val="3"/>
              </w:rPr>
              <w:t>“</w:t>
            </w:r>
            <w:r>
              <w:rPr>
                <w:rFonts w:eastAsia="Arial" w:cs="Arial"/>
                <w:spacing w:val="1"/>
              </w:rPr>
              <w:t>±</w:t>
            </w:r>
            <w:r>
              <w:rPr>
                <w:rFonts w:eastAsia="Arial" w:cs="Arial"/>
              </w:rPr>
              <w:t>5</w:t>
            </w:r>
            <w:r>
              <w:rPr>
                <w:rFonts w:eastAsia="Arial" w:cs="Arial"/>
                <w:spacing w:val="-2"/>
              </w:rPr>
              <w:t xml:space="preserve"> </w:t>
            </w:r>
            <w:r>
              <w:rPr>
                <w:rFonts w:eastAsia="Arial" w:cs="Arial"/>
                <w:spacing w:val="2"/>
              </w:rPr>
              <w:t>m</w:t>
            </w:r>
            <w:r>
              <w:rPr>
                <w:rFonts w:eastAsia="Arial" w:cs="Arial"/>
              </w:rPr>
              <w:t>e</w:t>
            </w:r>
            <w:r>
              <w:rPr>
                <w:rFonts w:eastAsia="Arial" w:cs="Arial"/>
                <w:spacing w:val="2"/>
              </w:rPr>
              <w:t>t</w:t>
            </w:r>
            <w:r>
              <w:rPr>
                <w:rFonts w:eastAsia="Arial" w:cs="Arial"/>
                <w:spacing w:val="1"/>
              </w:rPr>
              <w:t>r</w:t>
            </w:r>
            <w:r>
              <w:rPr>
                <w:rFonts w:eastAsia="Arial" w:cs="Arial"/>
              </w:rPr>
              <w:t>es</w:t>
            </w:r>
            <w:r>
              <w:rPr>
                <w:rFonts w:eastAsia="Arial" w:cs="Arial"/>
                <w:spacing w:val="-4"/>
              </w:rPr>
              <w:t xml:space="preserve"> </w:t>
            </w:r>
            <w:r>
              <w:rPr>
                <w:rFonts w:eastAsia="Arial" w:cs="Arial"/>
              </w:rPr>
              <w:t>+</w:t>
            </w:r>
            <w:r>
              <w:rPr>
                <w:rFonts w:eastAsia="Arial" w:cs="Arial"/>
                <w:spacing w:val="2"/>
              </w:rPr>
              <w:t xml:space="preserve"> </w:t>
            </w:r>
            <w:r>
              <w:rPr>
                <w:rFonts w:eastAsia="Arial" w:cs="Arial"/>
              </w:rPr>
              <w:t>1</w:t>
            </w:r>
            <w:r>
              <w:rPr>
                <w:rFonts w:eastAsia="Arial" w:cs="Arial"/>
                <w:spacing w:val="-1"/>
              </w:rPr>
              <w:t>0</w:t>
            </w:r>
            <w:r>
              <w:rPr>
                <w:rFonts w:eastAsia="Arial" w:cs="Arial"/>
              </w:rPr>
              <w:t>%</w:t>
            </w:r>
            <w:r>
              <w:rPr>
                <w:rFonts w:eastAsia="Arial" w:cs="Arial"/>
                <w:spacing w:val="-2"/>
              </w:rPr>
              <w:t xml:space="preserve"> </w:t>
            </w:r>
            <w:r>
              <w:rPr>
                <w:rFonts w:eastAsia="Arial" w:cs="Arial"/>
              </w:rPr>
              <w:t>d</w:t>
            </w:r>
            <w:r>
              <w:rPr>
                <w:rFonts w:eastAsia="Arial" w:cs="Arial"/>
                <w:spacing w:val="-1"/>
              </w:rPr>
              <w:t>e</w:t>
            </w:r>
            <w:r>
              <w:rPr>
                <w:rFonts w:eastAsia="Arial" w:cs="Arial"/>
              </w:rPr>
              <w:t>p</w:t>
            </w:r>
            <w:r>
              <w:rPr>
                <w:rFonts w:eastAsia="Arial" w:cs="Arial"/>
                <w:spacing w:val="2"/>
              </w:rPr>
              <w:t>t</w:t>
            </w:r>
            <w:r>
              <w:rPr>
                <w:rFonts w:eastAsia="Arial" w:cs="Arial"/>
              </w:rPr>
              <w:t>h”.</w:t>
            </w:r>
            <w:r>
              <w:rPr>
                <w:rFonts w:eastAsia="Arial" w:cs="Arial"/>
                <w:spacing w:val="55"/>
              </w:rPr>
              <w:t xml:space="preserve"> </w:t>
            </w:r>
            <w:r>
              <w:rPr>
                <w:rFonts w:eastAsia="Arial" w:cs="Arial"/>
              </w:rPr>
              <w:t>The</w:t>
            </w:r>
            <w:r>
              <w:rPr>
                <w:rFonts w:eastAsia="Arial" w:cs="Arial"/>
                <w:spacing w:val="-2"/>
              </w:rPr>
              <w:t xml:space="preserve"> </w:t>
            </w:r>
            <w:r>
              <w:rPr>
                <w:rFonts w:eastAsia="Arial" w:cs="Arial"/>
                <w:spacing w:val="6"/>
              </w:rPr>
              <w:t>v</w:t>
            </w:r>
            <w:r>
              <w:rPr>
                <w:rFonts w:eastAsia="Arial" w:cs="Arial"/>
              </w:rPr>
              <w:t>a</w:t>
            </w:r>
            <w:r>
              <w:rPr>
                <w:rFonts w:eastAsia="Arial" w:cs="Arial"/>
                <w:spacing w:val="-2"/>
              </w:rPr>
              <w:t>r</w:t>
            </w:r>
            <w:r>
              <w:rPr>
                <w:rFonts w:eastAsia="Arial" w:cs="Arial"/>
                <w:spacing w:val="1"/>
              </w:rPr>
              <w:t>i</w:t>
            </w:r>
            <w:r>
              <w:rPr>
                <w:rFonts w:eastAsia="Arial" w:cs="Arial"/>
              </w:rPr>
              <w:t>a</w:t>
            </w:r>
            <w:r>
              <w:rPr>
                <w:rFonts w:eastAsia="Arial" w:cs="Arial"/>
                <w:spacing w:val="-1"/>
              </w:rPr>
              <w:t>b</w:t>
            </w:r>
            <w:r>
              <w:rPr>
                <w:rFonts w:eastAsia="Arial" w:cs="Arial"/>
                <w:spacing w:val="1"/>
              </w:rPr>
              <w:t>l</w:t>
            </w:r>
            <w:r>
              <w:rPr>
                <w:rFonts w:eastAsia="Arial" w:cs="Arial"/>
              </w:rPr>
              <w:t>e</w:t>
            </w:r>
            <w:r>
              <w:rPr>
                <w:rFonts w:eastAsia="Arial" w:cs="Arial"/>
                <w:spacing w:val="-6"/>
              </w:rPr>
              <w:t xml:space="preserve"> </w:t>
            </w:r>
            <w:r>
              <w:rPr>
                <w:rFonts w:eastAsia="Arial" w:cs="Arial"/>
                <w:spacing w:val="1"/>
              </w:rPr>
              <w:t>c</w:t>
            </w:r>
            <w:r>
              <w:rPr>
                <w:rFonts w:eastAsia="Arial" w:cs="Arial"/>
              </w:rPr>
              <w:t>o</w:t>
            </w:r>
            <w:r>
              <w:rPr>
                <w:rFonts w:eastAsia="Arial" w:cs="Arial"/>
                <w:spacing w:val="2"/>
              </w:rPr>
              <w:t>m</w:t>
            </w:r>
            <w:r>
              <w:rPr>
                <w:rFonts w:eastAsia="Arial" w:cs="Arial"/>
              </w:rPr>
              <w:t>p</w:t>
            </w:r>
            <w:r>
              <w:rPr>
                <w:rFonts w:eastAsia="Arial" w:cs="Arial"/>
                <w:spacing w:val="-1"/>
              </w:rPr>
              <w:t>o</w:t>
            </w:r>
            <w:r>
              <w:rPr>
                <w:rFonts w:eastAsia="Arial" w:cs="Arial"/>
              </w:rPr>
              <w:t>n</w:t>
            </w:r>
            <w:r>
              <w:rPr>
                <w:rFonts w:eastAsia="Arial" w:cs="Arial"/>
                <w:spacing w:val="-1"/>
              </w:rPr>
              <w:t>e</w:t>
            </w:r>
            <w:r>
              <w:rPr>
                <w:rFonts w:eastAsia="Arial" w:cs="Arial"/>
              </w:rPr>
              <w:t>nt</w:t>
            </w:r>
            <w:r>
              <w:rPr>
                <w:rFonts w:eastAsia="Arial" w:cs="Arial"/>
                <w:spacing w:val="-7"/>
              </w:rPr>
              <w:t xml:space="preserve"> </w:t>
            </w:r>
            <w:r>
              <w:rPr>
                <w:rFonts w:eastAsia="Arial" w:cs="Arial"/>
                <w:spacing w:val="1"/>
              </w:rPr>
              <w:t>i</w:t>
            </w:r>
            <w:r>
              <w:rPr>
                <w:rFonts w:eastAsia="Arial" w:cs="Arial"/>
              </w:rPr>
              <w:t>n</w:t>
            </w:r>
            <w:r>
              <w:rPr>
                <w:rFonts w:eastAsia="Arial" w:cs="Arial"/>
                <w:spacing w:val="-1"/>
              </w:rPr>
              <w:t xml:space="preserve"> </w:t>
            </w:r>
            <w:r>
              <w:rPr>
                <w:rFonts w:eastAsia="Arial" w:cs="Arial"/>
                <w:spacing w:val="2"/>
              </w:rPr>
              <w:t>t</w:t>
            </w:r>
            <w:r>
              <w:rPr>
                <w:rFonts w:eastAsia="Arial" w:cs="Arial"/>
              </w:rPr>
              <w:t>h</w:t>
            </w:r>
            <w:r>
              <w:rPr>
                <w:rFonts w:eastAsia="Arial" w:cs="Arial"/>
                <w:spacing w:val="1"/>
              </w:rPr>
              <w:t>i</w:t>
            </w:r>
            <w:r>
              <w:rPr>
                <w:rFonts w:eastAsia="Arial" w:cs="Arial"/>
              </w:rPr>
              <w:t>s e</w:t>
            </w:r>
            <w:r>
              <w:rPr>
                <w:rFonts w:eastAsia="Arial" w:cs="Arial"/>
                <w:spacing w:val="-2"/>
              </w:rPr>
              <w:t>x</w:t>
            </w:r>
            <w:r>
              <w:rPr>
                <w:rFonts w:eastAsia="Arial" w:cs="Arial"/>
              </w:rPr>
              <w:t>a</w:t>
            </w:r>
            <w:r>
              <w:rPr>
                <w:rFonts w:eastAsia="Arial" w:cs="Arial"/>
                <w:spacing w:val="2"/>
              </w:rPr>
              <w:t>m</w:t>
            </w:r>
            <w:r>
              <w:rPr>
                <w:rFonts w:eastAsia="Arial" w:cs="Arial"/>
              </w:rPr>
              <w:t>p</w:t>
            </w:r>
            <w:r>
              <w:rPr>
                <w:rFonts w:eastAsia="Arial" w:cs="Arial"/>
                <w:spacing w:val="1"/>
              </w:rPr>
              <w:t>l</w:t>
            </w:r>
            <w:r>
              <w:rPr>
                <w:rFonts w:eastAsia="Arial" w:cs="Arial"/>
              </w:rPr>
              <w:t>e</w:t>
            </w:r>
            <w:r>
              <w:rPr>
                <w:rFonts w:eastAsia="Arial" w:cs="Arial"/>
                <w:spacing w:val="-7"/>
              </w:rPr>
              <w:t xml:space="preserve"> </w:t>
            </w:r>
            <w:r>
              <w:rPr>
                <w:rFonts w:eastAsia="Arial" w:cs="Arial"/>
                <w:spacing w:val="1"/>
              </w:rPr>
              <w:t>i</w:t>
            </w:r>
            <w:r>
              <w:rPr>
                <w:rFonts w:eastAsia="Arial" w:cs="Arial"/>
              </w:rPr>
              <w:t>s</w:t>
            </w:r>
            <w:r>
              <w:rPr>
                <w:rFonts w:eastAsia="Arial" w:cs="Arial"/>
                <w:spacing w:val="2"/>
              </w:rPr>
              <w:t xml:space="preserve"> </w:t>
            </w:r>
            <w:r>
              <w:rPr>
                <w:rFonts w:eastAsia="Arial" w:cs="Arial"/>
              </w:rPr>
              <w:t>d</w:t>
            </w:r>
            <w:r>
              <w:rPr>
                <w:rFonts w:eastAsia="Arial" w:cs="Arial"/>
                <w:spacing w:val="-1"/>
              </w:rPr>
              <w:t>e</w:t>
            </w:r>
            <w:r>
              <w:rPr>
                <w:rFonts w:eastAsia="Arial" w:cs="Arial"/>
              </w:rPr>
              <w:t>p</w:t>
            </w:r>
            <w:r>
              <w:rPr>
                <w:rFonts w:eastAsia="Arial" w:cs="Arial"/>
                <w:spacing w:val="2"/>
              </w:rPr>
              <w:t>t</w:t>
            </w:r>
            <w:r>
              <w:rPr>
                <w:rFonts w:eastAsia="Arial" w:cs="Arial"/>
              </w:rPr>
              <w:t>h,</w:t>
            </w:r>
            <w:r>
              <w:rPr>
                <w:rFonts w:eastAsia="Arial" w:cs="Arial"/>
                <w:spacing w:val="-3"/>
              </w:rPr>
              <w:t xml:space="preserve"> </w:t>
            </w:r>
            <w:r>
              <w:rPr>
                <w:rFonts w:eastAsia="Arial" w:cs="Arial"/>
              </w:rPr>
              <w:t>a</w:t>
            </w:r>
            <w:r>
              <w:rPr>
                <w:rFonts w:eastAsia="Arial" w:cs="Arial"/>
                <w:spacing w:val="-1"/>
              </w:rPr>
              <w:t>n</w:t>
            </w:r>
            <w:r>
              <w:rPr>
                <w:rFonts w:eastAsia="Arial" w:cs="Arial"/>
              </w:rPr>
              <w:t>d</w:t>
            </w:r>
            <w:r>
              <w:rPr>
                <w:rFonts w:eastAsia="Arial" w:cs="Arial"/>
                <w:spacing w:val="-2"/>
              </w:rPr>
              <w:t xml:space="preserve"> </w:t>
            </w:r>
            <w:r>
              <w:rPr>
                <w:rFonts w:eastAsia="Arial" w:cs="Arial"/>
                <w:spacing w:val="4"/>
              </w:rPr>
              <w:t>t</w:t>
            </w:r>
            <w:r>
              <w:rPr>
                <w:rFonts w:eastAsia="Arial" w:cs="Arial"/>
              </w:rPr>
              <w:t xml:space="preserve">he </w:t>
            </w:r>
            <w:r>
              <w:rPr>
                <w:rFonts w:eastAsia="Arial" w:cs="Arial"/>
                <w:spacing w:val="2"/>
              </w:rPr>
              <w:t>f</w:t>
            </w:r>
            <w:r>
              <w:rPr>
                <w:rFonts w:eastAsia="Arial" w:cs="Arial"/>
              </w:rPr>
              <w:t>a</w:t>
            </w:r>
            <w:r>
              <w:rPr>
                <w:rFonts w:eastAsia="Arial" w:cs="Arial"/>
                <w:spacing w:val="-2"/>
              </w:rPr>
              <w:t>c</w:t>
            </w:r>
            <w:r>
              <w:rPr>
                <w:rFonts w:eastAsia="Arial" w:cs="Arial"/>
                <w:spacing w:val="2"/>
              </w:rPr>
              <w:t>t</w:t>
            </w:r>
            <w:r>
              <w:rPr>
                <w:rFonts w:eastAsia="Arial" w:cs="Arial"/>
              </w:rPr>
              <w:t>or</w:t>
            </w:r>
            <w:r>
              <w:rPr>
                <w:rFonts w:eastAsia="Arial" w:cs="Arial"/>
                <w:spacing w:val="-5"/>
              </w:rPr>
              <w:t xml:space="preserve"> </w:t>
            </w:r>
            <w:r>
              <w:rPr>
                <w:rFonts w:eastAsia="Arial" w:cs="Arial"/>
                <w:spacing w:val="2"/>
              </w:rPr>
              <w:t>t</w:t>
            </w:r>
            <w:r>
              <w:rPr>
                <w:rFonts w:eastAsia="Arial" w:cs="Arial"/>
              </w:rPr>
              <w:t>o</w:t>
            </w:r>
            <w:r>
              <w:rPr>
                <w:rFonts w:eastAsia="Arial" w:cs="Arial"/>
                <w:spacing w:val="-3"/>
              </w:rPr>
              <w:t xml:space="preserve"> </w:t>
            </w:r>
            <w:r>
              <w:rPr>
                <w:rFonts w:eastAsia="Arial" w:cs="Arial"/>
              </w:rPr>
              <w:t>be</w:t>
            </w:r>
            <w:r>
              <w:rPr>
                <w:rFonts w:eastAsia="Arial" w:cs="Arial"/>
                <w:spacing w:val="-1"/>
              </w:rPr>
              <w:t xml:space="preserve"> </w:t>
            </w:r>
            <w:r>
              <w:rPr>
                <w:rFonts w:eastAsia="Arial" w:cs="Arial"/>
              </w:rPr>
              <w:t>a</w:t>
            </w:r>
            <w:r>
              <w:rPr>
                <w:rFonts w:eastAsia="Arial" w:cs="Arial"/>
                <w:spacing w:val="-1"/>
              </w:rPr>
              <w:t>p</w:t>
            </w:r>
            <w:r>
              <w:rPr>
                <w:rFonts w:eastAsia="Arial" w:cs="Arial"/>
              </w:rPr>
              <w:t>p</w:t>
            </w:r>
            <w:r>
              <w:rPr>
                <w:rFonts w:eastAsia="Arial" w:cs="Arial"/>
                <w:spacing w:val="1"/>
              </w:rPr>
              <w:t>li</w:t>
            </w:r>
            <w:r>
              <w:rPr>
                <w:rFonts w:eastAsia="Arial" w:cs="Arial"/>
              </w:rPr>
              <w:t>ed</w:t>
            </w:r>
            <w:r>
              <w:rPr>
                <w:rFonts w:eastAsia="Arial" w:cs="Arial"/>
                <w:spacing w:val="-7"/>
              </w:rPr>
              <w:t xml:space="preserve"> </w:t>
            </w:r>
            <w:r>
              <w:rPr>
                <w:rFonts w:eastAsia="Arial" w:cs="Arial"/>
                <w:spacing w:val="2"/>
              </w:rPr>
              <w:t>t</w:t>
            </w:r>
            <w:r>
              <w:rPr>
                <w:rFonts w:eastAsia="Arial" w:cs="Arial"/>
              </w:rPr>
              <w:t>o</w:t>
            </w:r>
            <w:r>
              <w:rPr>
                <w:rFonts w:eastAsia="Arial" w:cs="Arial"/>
                <w:spacing w:val="-2"/>
              </w:rPr>
              <w:t xml:space="preserve"> </w:t>
            </w:r>
            <w:r>
              <w:rPr>
                <w:rFonts w:eastAsia="Arial" w:cs="Arial"/>
                <w:spacing w:val="1"/>
              </w:rPr>
              <w:t>t</w:t>
            </w:r>
            <w:r>
              <w:rPr>
                <w:rFonts w:eastAsia="Arial" w:cs="Arial"/>
              </w:rPr>
              <w:t>he</w:t>
            </w:r>
            <w:r>
              <w:rPr>
                <w:rFonts w:eastAsia="Arial" w:cs="Arial"/>
                <w:spacing w:val="-2"/>
              </w:rPr>
              <w:t xml:space="preserve"> </w:t>
            </w:r>
            <w:r>
              <w:rPr>
                <w:rFonts w:eastAsia="Arial" w:cs="Arial"/>
                <w:spacing w:val="-3"/>
              </w:rPr>
              <w:t>d</w:t>
            </w:r>
            <w:r>
              <w:rPr>
                <w:rFonts w:eastAsia="Arial" w:cs="Arial"/>
              </w:rPr>
              <w:t>e</w:t>
            </w:r>
            <w:r>
              <w:rPr>
                <w:rFonts w:eastAsia="Arial" w:cs="Arial"/>
                <w:spacing w:val="-1"/>
              </w:rPr>
              <w:t>p</w:t>
            </w:r>
            <w:r>
              <w:rPr>
                <w:rFonts w:eastAsia="Arial" w:cs="Arial"/>
                <w:spacing w:val="2"/>
              </w:rPr>
              <w:t>t</w:t>
            </w:r>
            <w:r>
              <w:rPr>
                <w:rFonts w:eastAsia="Arial" w:cs="Arial"/>
              </w:rPr>
              <w:t>h</w:t>
            </w:r>
            <w:r>
              <w:rPr>
                <w:rFonts w:eastAsia="Arial" w:cs="Arial"/>
                <w:spacing w:val="-4"/>
              </w:rPr>
              <w:t xml:space="preserve"> </w:t>
            </w:r>
            <w:r>
              <w:rPr>
                <w:rFonts w:eastAsia="Arial" w:cs="Arial"/>
              </w:rPr>
              <w:t>at</w:t>
            </w:r>
            <w:r>
              <w:rPr>
                <w:rFonts w:eastAsia="Arial" w:cs="Arial"/>
                <w:spacing w:val="-1"/>
              </w:rPr>
              <w:t xml:space="preserve"> </w:t>
            </w:r>
            <w:r>
              <w:rPr>
                <w:rFonts w:eastAsia="Arial" w:cs="Arial"/>
              </w:rPr>
              <w:t>a</w:t>
            </w:r>
            <w:r>
              <w:rPr>
                <w:rFonts w:eastAsia="Arial" w:cs="Arial"/>
                <w:spacing w:val="-1"/>
              </w:rPr>
              <w:t xml:space="preserve"> </w:t>
            </w:r>
            <w:r>
              <w:rPr>
                <w:rFonts w:eastAsia="Arial" w:cs="Arial"/>
                <w:spacing w:val="1"/>
              </w:rPr>
              <w:t>l</w:t>
            </w:r>
            <w:r>
              <w:rPr>
                <w:rFonts w:eastAsia="Arial" w:cs="Arial"/>
              </w:rPr>
              <w:t>o</w:t>
            </w:r>
            <w:r>
              <w:rPr>
                <w:rFonts w:eastAsia="Arial" w:cs="Arial"/>
                <w:spacing w:val="1"/>
              </w:rPr>
              <w:t>c</w:t>
            </w:r>
            <w:r>
              <w:rPr>
                <w:rFonts w:eastAsia="Arial" w:cs="Arial"/>
              </w:rPr>
              <w:t>at</w:t>
            </w:r>
            <w:r>
              <w:rPr>
                <w:rFonts w:eastAsia="Arial" w:cs="Arial"/>
                <w:spacing w:val="1"/>
              </w:rPr>
              <w:t>i</w:t>
            </w:r>
            <w:r>
              <w:rPr>
                <w:rFonts w:eastAsia="Arial" w:cs="Arial"/>
              </w:rPr>
              <w:t>on</w:t>
            </w:r>
            <w:r>
              <w:rPr>
                <w:rFonts w:eastAsia="Arial" w:cs="Arial"/>
                <w:spacing w:val="-8"/>
              </w:rPr>
              <w:t xml:space="preserve"> </w:t>
            </w:r>
            <w:r>
              <w:rPr>
                <w:rFonts w:eastAsia="Arial" w:cs="Arial"/>
                <w:spacing w:val="1"/>
              </w:rPr>
              <w:t>i</w:t>
            </w:r>
            <w:r>
              <w:rPr>
                <w:rFonts w:eastAsia="Arial" w:cs="Arial"/>
              </w:rPr>
              <w:t>n</w:t>
            </w:r>
            <w:r>
              <w:rPr>
                <w:rFonts w:eastAsia="Arial" w:cs="Arial"/>
                <w:spacing w:val="-1"/>
              </w:rPr>
              <w:t xml:space="preserve"> </w:t>
            </w:r>
            <w:r>
              <w:rPr>
                <w:rFonts w:eastAsia="Arial" w:cs="Arial"/>
              </w:rPr>
              <w:t>order</w:t>
            </w:r>
            <w:r>
              <w:rPr>
                <w:rFonts w:eastAsia="Arial" w:cs="Arial"/>
                <w:spacing w:val="-5"/>
              </w:rPr>
              <w:t xml:space="preserve"> </w:t>
            </w:r>
            <w:r>
              <w:rPr>
                <w:rFonts w:eastAsia="Arial" w:cs="Arial"/>
              </w:rPr>
              <w:t>to</w:t>
            </w:r>
            <w:r>
              <w:rPr>
                <w:rFonts w:eastAsia="Arial" w:cs="Arial"/>
                <w:spacing w:val="-1"/>
              </w:rPr>
              <w:t xml:space="preserve"> </w:t>
            </w:r>
            <w:r>
              <w:rPr>
                <w:rFonts w:eastAsia="Arial" w:cs="Arial"/>
              </w:rPr>
              <w:t>pr</w:t>
            </w:r>
            <w:r>
              <w:rPr>
                <w:rFonts w:eastAsia="Arial" w:cs="Arial"/>
                <w:spacing w:val="-2"/>
              </w:rPr>
              <w:t>o</w:t>
            </w:r>
            <w:r>
              <w:rPr>
                <w:rFonts w:eastAsia="Arial" w:cs="Arial"/>
                <w:spacing w:val="3"/>
              </w:rPr>
              <w:t>v</w:t>
            </w:r>
            <w:r>
              <w:rPr>
                <w:rFonts w:eastAsia="Arial" w:cs="Arial"/>
                <w:spacing w:val="1"/>
              </w:rPr>
              <w:t>i</w:t>
            </w:r>
            <w:r>
              <w:rPr>
                <w:rFonts w:eastAsia="Arial" w:cs="Arial"/>
              </w:rPr>
              <w:t>de</w:t>
            </w:r>
            <w:r>
              <w:rPr>
                <w:rFonts w:eastAsia="Arial" w:cs="Arial"/>
                <w:spacing w:val="-8"/>
              </w:rPr>
              <w:t xml:space="preserve"> </w:t>
            </w:r>
            <w:r>
              <w:rPr>
                <w:rFonts w:eastAsia="Arial" w:cs="Arial"/>
                <w:spacing w:val="2"/>
              </w:rPr>
              <w:t>t</w:t>
            </w:r>
            <w:r>
              <w:rPr>
                <w:rFonts w:eastAsia="Arial" w:cs="Arial"/>
              </w:rPr>
              <w:t>he</w:t>
            </w:r>
            <w:r>
              <w:rPr>
                <w:rFonts w:eastAsia="Arial" w:cs="Arial"/>
                <w:spacing w:val="-4"/>
              </w:rPr>
              <w:t xml:space="preserve"> </w:t>
            </w:r>
            <w:r>
              <w:rPr>
                <w:rFonts w:eastAsia="Arial" w:cs="Arial"/>
                <w:spacing w:val="3"/>
              </w:rPr>
              <w:t>v</w:t>
            </w:r>
            <w:r>
              <w:rPr>
                <w:rFonts w:eastAsia="Arial" w:cs="Arial"/>
              </w:rPr>
              <w:t>a</w:t>
            </w:r>
            <w:r>
              <w:rPr>
                <w:rFonts w:eastAsia="Arial" w:cs="Arial"/>
                <w:spacing w:val="-2"/>
              </w:rPr>
              <w:t>r</w:t>
            </w:r>
            <w:r>
              <w:rPr>
                <w:rFonts w:eastAsia="Arial" w:cs="Arial"/>
                <w:spacing w:val="1"/>
              </w:rPr>
              <w:t>i</w:t>
            </w:r>
            <w:r>
              <w:rPr>
                <w:rFonts w:eastAsia="Arial" w:cs="Arial"/>
              </w:rPr>
              <w:t>a</w:t>
            </w:r>
            <w:r>
              <w:rPr>
                <w:rFonts w:eastAsia="Arial" w:cs="Arial"/>
                <w:spacing w:val="-1"/>
              </w:rPr>
              <w:t>b</w:t>
            </w:r>
            <w:r>
              <w:rPr>
                <w:rFonts w:eastAsia="Arial" w:cs="Arial"/>
                <w:spacing w:val="1"/>
              </w:rPr>
              <w:t>l</w:t>
            </w:r>
            <w:r>
              <w:rPr>
                <w:rFonts w:eastAsia="Arial" w:cs="Arial"/>
              </w:rPr>
              <w:t>e</w:t>
            </w:r>
            <w:r>
              <w:rPr>
                <w:rFonts w:eastAsia="Arial" w:cs="Arial"/>
                <w:spacing w:val="-6"/>
              </w:rPr>
              <w:t xml:space="preserve"> </w:t>
            </w:r>
            <w:r>
              <w:rPr>
                <w:rFonts w:eastAsia="Arial" w:cs="Arial"/>
              </w:rPr>
              <w:t>u</w:t>
            </w:r>
            <w:r>
              <w:rPr>
                <w:rFonts w:eastAsia="Arial" w:cs="Arial"/>
                <w:spacing w:val="-1"/>
              </w:rPr>
              <w:t>n</w:t>
            </w:r>
            <w:r>
              <w:rPr>
                <w:rFonts w:eastAsia="Arial" w:cs="Arial"/>
                <w:spacing w:val="1"/>
              </w:rPr>
              <w:t>c</w:t>
            </w:r>
            <w:r>
              <w:rPr>
                <w:rFonts w:eastAsia="Arial" w:cs="Arial"/>
              </w:rPr>
              <w:t>er</w:t>
            </w:r>
            <w:r>
              <w:rPr>
                <w:rFonts w:eastAsia="Arial" w:cs="Arial"/>
                <w:spacing w:val="3"/>
              </w:rPr>
              <w:t>t</w:t>
            </w:r>
            <w:r>
              <w:rPr>
                <w:rFonts w:eastAsia="Arial" w:cs="Arial"/>
              </w:rPr>
              <w:t>a</w:t>
            </w:r>
            <w:r>
              <w:rPr>
                <w:rFonts w:eastAsia="Arial" w:cs="Arial"/>
                <w:spacing w:val="1"/>
              </w:rPr>
              <w:t>i</w:t>
            </w:r>
            <w:r>
              <w:rPr>
                <w:rFonts w:eastAsia="Arial" w:cs="Arial"/>
                <w:spacing w:val="-3"/>
              </w:rPr>
              <w:t>n</w:t>
            </w:r>
            <w:r>
              <w:rPr>
                <w:rFonts w:eastAsia="Arial" w:cs="Arial"/>
                <w:spacing w:val="2"/>
              </w:rPr>
              <w:t>t</w:t>
            </w:r>
            <w:r>
              <w:rPr>
                <w:rFonts w:eastAsia="Arial" w:cs="Arial"/>
              </w:rPr>
              <w:t>y</w:t>
            </w:r>
            <w:r>
              <w:rPr>
                <w:rFonts w:eastAsia="Arial" w:cs="Arial"/>
                <w:spacing w:val="-9"/>
              </w:rPr>
              <w:t xml:space="preserve"> </w:t>
            </w:r>
            <w:r>
              <w:rPr>
                <w:rFonts w:eastAsia="Arial" w:cs="Arial"/>
                <w:spacing w:val="-1"/>
              </w:rPr>
              <w:t>i</w:t>
            </w:r>
            <w:r>
              <w:rPr>
                <w:rFonts w:eastAsia="Arial" w:cs="Arial"/>
              </w:rPr>
              <w:t>s</w:t>
            </w:r>
            <w:r>
              <w:rPr>
                <w:rFonts w:eastAsia="Arial" w:cs="Arial"/>
                <w:spacing w:val="10"/>
              </w:rPr>
              <w:t xml:space="preserve"> </w:t>
            </w:r>
            <w:r>
              <w:rPr>
                <w:rFonts w:eastAsia="Arial" w:cs="Arial"/>
                <w:b/>
                <w:bCs/>
              </w:rPr>
              <w:t>0.1</w:t>
            </w:r>
            <w:r>
              <w:rPr>
                <w:rFonts w:eastAsia="Arial" w:cs="Arial"/>
              </w:rPr>
              <w:t>.</w:t>
            </w:r>
          </w:p>
          <w:p w14:paraId="6CF84E68" w14:textId="77777777" w:rsidR="00B57FCE" w:rsidRDefault="00B57FCE" w:rsidP="00B57FCE">
            <w:pPr>
              <w:spacing w:before="2" w:after="0" w:line="120" w:lineRule="exact"/>
              <w:rPr>
                <w:sz w:val="12"/>
                <w:szCs w:val="12"/>
              </w:rPr>
            </w:pPr>
          </w:p>
          <w:p w14:paraId="0CE4CDF1" w14:textId="77777777" w:rsidR="00B57FCE" w:rsidRDefault="00B57FCE" w:rsidP="00B57FCE">
            <w:pPr>
              <w:spacing w:after="0" w:line="240" w:lineRule="auto"/>
              <w:ind w:left="100" w:right="66"/>
              <w:rPr>
                <w:rFonts w:eastAsia="Arial" w:cs="Arial"/>
              </w:rPr>
            </w:pPr>
            <w:r>
              <w:rPr>
                <w:rFonts w:eastAsia="Arial" w:cs="Arial"/>
                <w:spacing w:val="2"/>
              </w:rPr>
              <w:t>I</w:t>
            </w:r>
            <w:r>
              <w:rPr>
                <w:rFonts w:eastAsia="Arial" w:cs="Arial"/>
              </w:rPr>
              <w:t>n</w:t>
            </w:r>
            <w:r>
              <w:rPr>
                <w:rFonts w:eastAsia="Arial" w:cs="Arial"/>
                <w:spacing w:val="4"/>
              </w:rPr>
              <w:t xml:space="preserve"> </w:t>
            </w:r>
            <w:r>
              <w:rPr>
                <w:rFonts w:eastAsia="Arial" w:cs="Arial"/>
                <w:spacing w:val="2"/>
              </w:rPr>
              <w:t>t</w:t>
            </w:r>
            <w:r>
              <w:rPr>
                <w:rFonts w:eastAsia="Arial" w:cs="Arial"/>
              </w:rPr>
              <w:t>h</w:t>
            </w:r>
            <w:r>
              <w:rPr>
                <w:rFonts w:eastAsia="Arial" w:cs="Arial"/>
                <w:spacing w:val="1"/>
              </w:rPr>
              <w:t>i</w:t>
            </w:r>
            <w:r>
              <w:rPr>
                <w:rFonts w:eastAsia="Arial" w:cs="Arial"/>
              </w:rPr>
              <w:t>s</w:t>
            </w:r>
            <w:r>
              <w:rPr>
                <w:rFonts w:eastAsia="Arial" w:cs="Arial"/>
                <w:spacing w:val="5"/>
              </w:rPr>
              <w:t xml:space="preserve"> </w:t>
            </w:r>
            <w:r>
              <w:rPr>
                <w:rFonts w:eastAsia="Arial" w:cs="Arial"/>
              </w:rPr>
              <w:t>e</w:t>
            </w:r>
            <w:r>
              <w:rPr>
                <w:rFonts w:eastAsia="Arial" w:cs="Arial"/>
                <w:spacing w:val="-2"/>
              </w:rPr>
              <w:t>x</w:t>
            </w:r>
            <w:r>
              <w:rPr>
                <w:rFonts w:eastAsia="Arial" w:cs="Arial"/>
              </w:rPr>
              <w:t>a</w:t>
            </w:r>
            <w:r>
              <w:rPr>
                <w:rFonts w:eastAsia="Arial" w:cs="Arial"/>
                <w:spacing w:val="2"/>
              </w:rPr>
              <w:t>m</w:t>
            </w:r>
            <w:r>
              <w:rPr>
                <w:rFonts w:eastAsia="Arial" w:cs="Arial"/>
              </w:rPr>
              <w:t>p</w:t>
            </w:r>
            <w:r>
              <w:rPr>
                <w:rFonts w:eastAsia="Arial" w:cs="Arial"/>
                <w:spacing w:val="1"/>
              </w:rPr>
              <w:t>le</w:t>
            </w:r>
            <w:r>
              <w:rPr>
                <w:rFonts w:eastAsia="Arial" w:cs="Arial"/>
              </w:rPr>
              <w:t>,</w:t>
            </w:r>
            <w:r>
              <w:rPr>
                <w:rFonts w:eastAsia="Arial" w:cs="Arial"/>
                <w:spacing w:val="3"/>
              </w:rPr>
              <w:t xml:space="preserve"> </w:t>
            </w:r>
            <w:r>
              <w:rPr>
                <w:rFonts w:eastAsia="Arial" w:cs="Arial"/>
              </w:rPr>
              <w:t>at</w:t>
            </w:r>
            <w:r>
              <w:rPr>
                <w:rFonts w:eastAsia="Arial" w:cs="Arial"/>
                <w:spacing w:val="6"/>
              </w:rPr>
              <w:t xml:space="preserve"> </w:t>
            </w:r>
            <w:r>
              <w:rPr>
                <w:rFonts w:eastAsia="Arial" w:cs="Arial"/>
              </w:rPr>
              <w:t>a</w:t>
            </w:r>
            <w:r>
              <w:rPr>
                <w:rFonts w:eastAsia="Arial" w:cs="Arial"/>
                <w:spacing w:val="8"/>
              </w:rPr>
              <w:t xml:space="preserve"> </w:t>
            </w:r>
            <w:r>
              <w:rPr>
                <w:rFonts w:eastAsia="Arial" w:cs="Arial"/>
              </w:rPr>
              <w:t>d</w:t>
            </w:r>
            <w:r>
              <w:rPr>
                <w:rFonts w:eastAsia="Arial" w:cs="Arial"/>
                <w:spacing w:val="-1"/>
              </w:rPr>
              <w:t>e</w:t>
            </w:r>
            <w:r>
              <w:rPr>
                <w:rFonts w:eastAsia="Arial" w:cs="Arial"/>
              </w:rPr>
              <w:t>p</w:t>
            </w:r>
            <w:r>
              <w:rPr>
                <w:rFonts w:eastAsia="Arial" w:cs="Arial"/>
                <w:spacing w:val="2"/>
              </w:rPr>
              <w:t>t</w:t>
            </w:r>
            <w:r>
              <w:rPr>
                <w:rFonts w:eastAsia="Arial" w:cs="Arial"/>
              </w:rPr>
              <w:t>h</w:t>
            </w:r>
            <w:r>
              <w:rPr>
                <w:rFonts w:eastAsia="Arial" w:cs="Arial"/>
                <w:spacing w:val="4"/>
              </w:rPr>
              <w:t xml:space="preserve"> </w:t>
            </w:r>
            <w:r>
              <w:rPr>
                <w:rFonts w:eastAsia="Arial" w:cs="Arial"/>
              </w:rPr>
              <w:t>of</w:t>
            </w:r>
            <w:r>
              <w:rPr>
                <w:rFonts w:eastAsia="Arial" w:cs="Arial"/>
                <w:spacing w:val="9"/>
              </w:rPr>
              <w:t xml:space="preserve"> </w:t>
            </w:r>
            <w:r>
              <w:rPr>
                <w:rFonts w:eastAsia="Arial" w:cs="Arial"/>
              </w:rPr>
              <w:t>25</w:t>
            </w:r>
            <w:r>
              <w:rPr>
                <w:rFonts w:eastAsia="Arial" w:cs="Arial"/>
                <w:spacing w:val="6"/>
              </w:rPr>
              <w:t xml:space="preserve"> </w:t>
            </w:r>
            <w:r>
              <w:rPr>
                <w:rFonts w:eastAsia="Arial" w:cs="Arial"/>
                <w:spacing w:val="2"/>
              </w:rPr>
              <w:t>m</w:t>
            </w:r>
            <w:r>
              <w:rPr>
                <w:rFonts w:eastAsia="Arial" w:cs="Arial"/>
                <w:spacing w:val="-3"/>
              </w:rPr>
              <w:t>e</w:t>
            </w:r>
            <w:r>
              <w:rPr>
                <w:rFonts w:eastAsia="Arial" w:cs="Arial"/>
                <w:spacing w:val="5"/>
              </w:rPr>
              <w:t>t</w:t>
            </w:r>
            <w:r>
              <w:rPr>
                <w:rFonts w:eastAsia="Arial" w:cs="Arial"/>
                <w:spacing w:val="1"/>
              </w:rPr>
              <w:t>r</w:t>
            </w:r>
            <w:r>
              <w:rPr>
                <w:rFonts w:eastAsia="Arial" w:cs="Arial"/>
              </w:rPr>
              <w:t>e</w:t>
            </w:r>
            <w:r>
              <w:rPr>
                <w:rFonts w:eastAsia="Arial" w:cs="Arial"/>
                <w:spacing w:val="-2"/>
              </w:rPr>
              <w:t>s</w:t>
            </w:r>
            <w:r>
              <w:rPr>
                <w:rFonts w:eastAsia="Arial" w:cs="Arial"/>
              </w:rPr>
              <w:t>,</w:t>
            </w:r>
            <w:r>
              <w:rPr>
                <w:rFonts w:eastAsia="Arial" w:cs="Arial"/>
                <w:spacing w:val="1"/>
              </w:rPr>
              <w:t xml:space="preserve"> </w:t>
            </w:r>
            <w:r>
              <w:rPr>
                <w:rFonts w:eastAsia="Arial" w:cs="Arial"/>
                <w:spacing w:val="2"/>
              </w:rPr>
              <w:t>t</w:t>
            </w:r>
            <w:r>
              <w:rPr>
                <w:rFonts w:eastAsia="Arial" w:cs="Arial"/>
              </w:rPr>
              <w:t>he</w:t>
            </w:r>
            <w:r>
              <w:rPr>
                <w:rFonts w:eastAsia="Arial" w:cs="Arial"/>
                <w:spacing w:val="3"/>
              </w:rPr>
              <w:t xml:space="preserve"> v</w:t>
            </w:r>
            <w:r>
              <w:rPr>
                <w:rFonts w:eastAsia="Arial" w:cs="Arial"/>
              </w:rPr>
              <w:t>a</w:t>
            </w:r>
            <w:r>
              <w:rPr>
                <w:rFonts w:eastAsia="Arial" w:cs="Arial"/>
                <w:spacing w:val="-2"/>
              </w:rPr>
              <w:t>r</w:t>
            </w:r>
            <w:r>
              <w:rPr>
                <w:rFonts w:eastAsia="Arial" w:cs="Arial"/>
                <w:spacing w:val="1"/>
              </w:rPr>
              <w:t>i</w:t>
            </w:r>
            <w:r>
              <w:rPr>
                <w:rFonts w:eastAsia="Arial" w:cs="Arial"/>
              </w:rPr>
              <w:t>a</w:t>
            </w:r>
            <w:r>
              <w:rPr>
                <w:rFonts w:eastAsia="Arial" w:cs="Arial"/>
                <w:spacing w:val="-1"/>
              </w:rPr>
              <w:t>b</w:t>
            </w:r>
            <w:r>
              <w:rPr>
                <w:rFonts w:eastAsia="Arial" w:cs="Arial"/>
                <w:spacing w:val="1"/>
              </w:rPr>
              <w:t>l</w:t>
            </w:r>
            <w:r>
              <w:rPr>
                <w:rFonts w:eastAsia="Arial" w:cs="Arial"/>
              </w:rPr>
              <w:t>e</w:t>
            </w:r>
            <w:r>
              <w:rPr>
                <w:rFonts w:eastAsia="Arial" w:cs="Arial"/>
                <w:spacing w:val="2"/>
              </w:rPr>
              <w:t xml:space="preserve"> </w:t>
            </w:r>
            <w:r>
              <w:rPr>
                <w:rFonts w:eastAsia="Arial" w:cs="Arial"/>
              </w:rPr>
              <w:t>u</w:t>
            </w:r>
            <w:r>
              <w:rPr>
                <w:rFonts w:eastAsia="Arial" w:cs="Arial"/>
                <w:spacing w:val="-1"/>
              </w:rPr>
              <w:t>n</w:t>
            </w:r>
            <w:r>
              <w:rPr>
                <w:rFonts w:eastAsia="Arial" w:cs="Arial"/>
                <w:spacing w:val="1"/>
              </w:rPr>
              <w:t>c</w:t>
            </w:r>
            <w:r>
              <w:rPr>
                <w:rFonts w:eastAsia="Arial" w:cs="Arial"/>
              </w:rPr>
              <w:t>er</w:t>
            </w:r>
            <w:r>
              <w:rPr>
                <w:rFonts w:eastAsia="Arial" w:cs="Arial"/>
                <w:spacing w:val="3"/>
              </w:rPr>
              <w:t>t</w:t>
            </w:r>
            <w:r>
              <w:rPr>
                <w:rFonts w:eastAsia="Arial" w:cs="Arial"/>
              </w:rPr>
              <w:t>a</w:t>
            </w:r>
            <w:r>
              <w:rPr>
                <w:rFonts w:eastAsia="Arial" w:cs="Arial"/>
                <w:spacing w:val="1"/>
              </w:rPr>
              <w:t>i</w:t>
            </w:r>
            <w:r>
              <w:rPr>
                <w:rFonts w:eastAsia="Arial" w:cs="Arial"/>
              </w:rPr>
              <w:t>n</w:t>
            </w:r>
            <w:r>
              <w:rPr>
                <w:rFonts w:eastAsia="Arial" w:cs="Arial"/>
                <w:spacing w:val="2"/>
              </w:rPr>
              <w:t>t</w:t>
            </w:r>
            <w:r>
              <w:rPr>
                <w:rFonts w:eastAsia="Arial" w:cs="Arial"/>
              </w:rPr>
              <w:t xml:space="preserve">y </w:t>
            </w:r>
            <w:r>
              <w:rPr>
                <w:rFonts w:eastAsia="Arial" w:cs="Arial"/>
                <w:spacing w:val="-7"/>
              </w:rPr>
              <w:t>w</w:t>
            </w:r>
            <w:r>
              <w:rPr>
                <w:rFonts w:eastAsia="Arial" w:cs="Arial"/>
                <w:spacing w:val="2"/>
              </w:rPr>
              <w:t>o</w:t>
            </w:r>
            <w:r>
              <w:rPr>
                <w:rFonts w:eastAsia="Arial" w:cs="Arial"/>
              </w:rPr>
              <w:t>u</w:t>
            </w:r>
            <w:r>
              <w:rPr>
                <w:rFonts w:eastAsia="Arial" w:cs="Arial"/>
                <w:spacing w:val="1"/>
              </w:rPr>
              <w:t>l</w:t>
            </w:r>
            <w:r>
              <w:rPr>
                <w:rFonts w:eastAsia="Arial" w:cs="Arial"/>
              </w:rPr>
              <w:t>d</w:t>
            </w:r>
            <w:r>
              <w:rPr>
                <w:rFonts w:eastAsia="Arial" w:cs="Arial"/>
                <w:spacing w:val="4"/>
              </w:rPr>
              <w:t xml:space="preserve"> </w:t>
            </w:r>
            <w:r>
              <w:rPr>
                <w:rFonts w:eastAsia="Arial" w:cs="Arial"/>
              </w:rPr>
              <w:t>be</w:t>
            </w:r>
            <w:r>
              <w:rPr>
                <w:rFonts w:eastAsia="Arial" w:cs="Arial"/>
                <w:spacing w:val="6"/>
              </w:rPr>
              <w:t xml:space="preserve"> </w:t>
            </w:r>
            <w:r>
              <w:rPr>
                <w:rFonts w:eastAsia="Arial" w:cs="Arial"/>
              </w:rPr>
              <w:t>2</w:t>
            </w:r>
            <w:r>
              <w:rPr>
                <w:rFonts w:eastAsia="Arial" w:cs="Arial"/>
                <w:spacing w:val="2"/>
              </w:rPr>
              <w:t>.</w:t>
            </w:r>
            <w:r>
              <w:rPr>
                <w:rFonts w:eastAsia="Arial" w:cs="Arial"/>
              </w:rPr>
              <w:t>5</w:t>
            </w:r>
            <w:r>
              <w:rPr>
                <w:rFonts w:eastAsia="Arial" w:cs="Arial"/>
                <w:spacing w:val="6"/>
              </w:rPr>
              <w:t xml:space="preserve"> </w:t>
            </w:r>
            <w:r>
              <w:rPr>
                <w:rFonts w:eastAsia="Arial" w:cs="Arial"/>
                <w:spacing w:val="2"/>
              </w:rPr>
              <w:t>m</w:t>
            </w:r>
            <w:r>
              <w:rPr>
                <w:rFonts w:eastAsia="Arial" w:cs="Arial"/>
              </w:rPr>
              <w:t>e</w:t>
            </w:r>
            <w:r>
              <w:rPr>
                <w:rFonts w:eastAsia="Arial" w:cs="Arial"/>
                <w:spacing w:val="2"/>
              </w:rPr>
              <w:t>t</w:t>
            </w:r>
            <w:r>
              <w:rPr>
                <w:rFonts w:eastAsia="Arial" w:cs="Arial"/>
                <w:spacing w:val="1"/>
              </w:rPr>
              <w:t>r</w:t>
            </w:r>
            <w:r>
              <w:rPr>
                <w:rFonts w:eastAsia="Arial" w:cs="Arial"/>
              </w:rPr>
              <w:t>e</w:t>
            </w:r>
            <w:r>
              <w:rPr>
                <w:rFonts w:eastAsia="Arial" w:cs="Arial"/>
                <w:spacing w:val="-2"/>
              </w:rPr>
              <w:t>s</w:t>
            </w:r>
            <w:r>
              <w:rPr>
                <w:rFonts w:eastAsia="Arial" w:cs="Arial"/>
              </w:rPr>
              <w:t>,</w:t>
            </w:r>
            <w:r>
              <w:rPr>
                <w:rFonts w:eastAsia="Arial" w:cs="Arial"/>
                <w:spacing w:val="2"/>
              </w:rPr>
              <w:t xml:space="preserve"> </w:t>
            </w:r>
            <w:r>
              <w:rPr>
                <w:rFonts w:eastAsia="Arial" w:cs="Arial"/>
              </w:rPr>
              <w:t>a</w:t>
            </w:r>
            <w:r>
              <w:rPr>
                <w:rFonts w:eastAsia="Arial" w:cs="Arial"/>
                <w:spacing w:val="-1"/>
              </w:rPr>
              <w:t>n</w:t>
            </w:r>
            <w:r>
              <w:rPr>
                <w:rFonts w:eastAsia="Arial" w:cs="Arial"/>
              </w:rPr>
              <w:t>d</w:t>
            </w:r>
            <w:r>
              <w:rPr>
                <w:rFonts w:eastAsia="Arial" w:cs="Arial"/>
                <w:spacing w:val="5"/>
              </w:rPr>
              <w:t xml:space="preserve"> </w:t>
            </w:r>
            <w:r>
              <w:rPr>
                <w:rFonts w:eastAsia="Arial" w:cs="Arial"/>
                <w:spacing w:val="2"/>
              </w:rPr>
              <w:t>t</w:t>
            </w:r>
            <w:r>
              <w:rPr>
                <w:rFonts w:eastAsia="Arial" w:cs="Arial"/>
              </w:rPr>
              <w:t>he</w:t>
            </w:r>
            <w:r>
              <w:rPr>
                <w:rFonts w:eastAsia="Arial" w:cs="Arial"/>
                <w:spacing w:val="5"/>
              </w:rPr>
              <w:t xml:space="preserve"> </w:t>
            </w:r>
            <w:r>
              <w:rPr>
                <w:rFonts w:eastAsia="Arial" w:cs="Arial"/>
                <w:spacing w:val="-3"/>
              </w:rPr>
              <w:t>o</w:t>
            </w:r>
            <w:r>
              <w:rPr>
                <w:rFonts w:eastAsia="Arial" w:cs="Arial"/>
                <w:spacing w:val="6"/>
              </w:rPr>
              <w:t>v</w:t>
            </w:r>
            <w:r>
              <w:rPr>
                <w:rFonts w:eastAsia="Arial" w:cs="Arial"/>
              </w:rPr>
              <w:t>era</w:t>
            </w:r>
            <w:r>
              <w:rPr>
                <w:rFonts w:eastAsia="Arial" w:cs="Arial"/>
                <w:spacing w:val="-1"/>
              </w:rPr>
              <w:t>l</w:t>
            </w:r>
            <w:r>
              <w:rPr>
                <w:rFonts w:eastAsia="Arial" w:cs="Arial"/>
              </w:rPr>
              <w:t>l</w:t>
            </w:r>
            <w:r>
              <w:rPr>
                <w:rFonts w:eastAsia="Arial" w:cs="Arial"/>
                <w:spacing w:val="4"/>
              </w:rPr>
              <w:t xml:space="preserve"> </w:t>
            </w:r>
            <w:r>
              <w:rPr>
                <w:rFonts w:eastAsia="Arial" w:cs="Arial"/>
              </w:rPr>
              <w:t>b</w:t>
            </w:r>
            <w:r>
              <w:rPr>
                <w:rFonts w:eastAsia="Arial" w:cs="Arial"/>
                <w:spacing w:val="-3"/>
              </w:rPr>
              <w:t>e</w:t>
            </w:r>
            <w:r>
              <w:rPr>
                <w:rFonts w:eastAsia="Arial" w:cs="Arial"/>
                <w:spacing w:val="1"/>
              </w:rPr>
              <w:t>s</w:t>
            </w:r>
            <w:r>
              <w:rPr>
                <w:rFonts w:eastAsia="Arial" w:cs="Arial"/>
              </w:rPr>
              <w:t>t e</w:t>
            </w:r>
            <w:r>
              <w:rPr>
                <w:rFonts w:eastAsia="Arial" w:cs="Arial"/>
                <w:spacing w:val="1"/>
              </w:rPr>
              <w:t>s</w:t>
            </w:r>
            <w:r>
              <w:rPr>
                <w:rFonts w:eastAsia="Arial" w:cs="Arial"/>
                <w:spacing w:val="2"/>
              </w:rPr>
              <w:t>t</w:t>
            </w:r>
            <w:r>
              <w:rPr>
                <w:rFonts w:eastAsia="Arial" w:cs="Arial"/>
                <w:spacing w:val="-1"/>
              </w:rPr>
              <w:t>i</w:t>
            </w:r>
            <w:r>
              <w:rPr>
                <w:rFonts w:eastAsia="Arial" w:cs="Arial"/>
                <w:spacing w:val="2"/>
              </w:rPr>
              <w:t>m</w:t>
            </w:r>
            <w:r>
              <w:rPr>
                <w:rFonts w:eastAsia="Arial" w:cs="Arial"/>
              </w:rPr>
              <w:t>a</w:t>
            </w:r>
            <w:r>
              <w:rPr>
                <w:rFonts w:eastAsia="Arial" w:cs="Arial"/>
                <w:spacing w:val="2"/>
              </w:rPr>
              <w:t>t</w:t>
            </w:r>
            <w:r>
              <w:rPr>
                <w:rFonts w:eastAsia="Arial" w:cs="Arial"/>
              </w:rPr>
              <w:t>e</w:t>
            </w:r>
            <w:r>
              <w:rPr>
                <w:rFonts w:eastAsia="Arial" w:cs="Arial"/>
                <w:spacing w:val="-9"/>
              </w:rPr>
              <w:t xml:space="preserve"> </w:t>
            </w:r>
            <w:r>
              <w:rPr>
                <w:rFonts w:eastAsia="Arial" w:cs="Arial"/>
              </w:rPr>
              <w:t>of</w:t>
            </w:r>
            <w:r>
              <w:rPr>
                <w:rFonts w:eastAsia="Arial" w:cs="Arial"/>
                <w:spacing w:val="-3"/>
              </w:rPr>
              <w:t xml:space="preserve"> </w:t>
            </w:r>
            <w:r>
              <w:rPr>
                <w:rFonts w:eastAsia="Arial" w:cs="Arial"/>
                <w:spacing w:val="2"/>
              </w:rPr>
              <w:t>t</w:t>
            </w:r>
            <w:r>
              <w:rPr>
                <w:rFonts w:eastAsia="Arial" w:cs="Arial"/>
              </w:rPr>
              <w:t>he</w:t>
            </w:r>
            <w:r>
              <w:rPr>
                <w:rFonts w:eastAsia="Arial" w:cs="Arial"/>
                <w:spacing w:val="-2"/>
              </w:rPr>
              <w:t xml:space="preserve"> </w:t>
            </w:r>
            <w:r>
              <w:rPr>
                <w:rFonts w:eastAsia="Arial" w:cs="Arial"/>
              </w:rPr>
              <w:t>p</w:t>
            </w:r>
            <w:r>
              <w:rPr>
                <w:rFonts w:eastAsia="Arial" w:cs="Arial"/>
                <w:spacing w:val="-1"/>
              </w:rPr>
              <w:t>o</w:t>
            </w:r>
            <w:r>
              <w:rPr>
                <w:rFonts w:eastAsia="Arial" w:cs="Arial"/>
                <w:spacing w:val="1"/>
              </w:rPr>
              <w:t>s</w:t>
            </w:r>
            <w:r>
              <w:rPr>
                <w:rFonts w:eastAsia="Arial" w:cs="Arial"/>
                <w:spacing w:val="-1"/>
              </w:rPr>
              <w:t>i</w:t>
            </w:r>
            <w:r>
              <w:rPr>
                <w:rFonts w:eastAsia="Arial" w:cs="Arial"/>
              </w:rPr>
              <w:t>t</w:t>
            </w:r>
            <w:r>
              <w:rPr>
                <w:rFonts w:eastAsia="Arial" w:cs="Arial"/>
                <w:spacing w:val="1"/>
              </w:rPr>
              <w:t>i</w:t>
            </w:r>
            <w:r>
              <w:rPr>
                <w:rFonts w:eastAsia="Arial" w:cs="Arial"/>
              </w:rPr>
              <w:t>o</w:t>
            </w:r>
            <w:r>
              <w:rPr>
                <w:rFonts w:eastAsia="Arial" w:cs="Arial"/>
                <w:spacing w:val="-1"/>
              </w:rPr>
              <w:t>n</w:t>
            </w:r>
            <w:r>
              <w:rPr>
                <w:rFonts w:eastAsia="Arial" w:cs="Arial"/>
              </w:rPr>
              <w:t>al</w:t>
            </w:r>
            <w:r>
              <w:rPr>
                <w:rFonts w:eastAsia="Arial" w:cs="Arial"/>
                <w:spacing w:val="-5"/>
              </w:rPr>
              <w:t xml:space="preserve"> </w:t>
            </w:r>
            <w:r>
              <w:rPr>
                <w:rFonts w:eastAsia="Arial" w:cs="Arial"/>
                <w:spacing w:val="-3"/>
              </w:rPr>
              <w:t>a</w:t>
            </w:r>
            <w:r>
              <w:rPr>
                <w:rFonts w:eastAsia="Arial" w:cs="Arial"/>
                <w:spacing w:val="1"/>
              </w:rPr>
              <w:t>cc</w:t>
            </w:r>
            <w:r>
              <w:rPr>
                <w:rFonts w:eastAsia="Arial" w:cs="Arial"/>
              </w:rPr>
              <w:t>ura</w:t>
            </w:r>
            <w:r>
              <w:rPr>
                <w:rFonts w:eastAsia="Arial" w:cs="Arial"/>
                <w:spacing w:val="1"/>
              </w:rPr>
              <w:t>c</w:t>
            </w:r>
            <w:r>
              <w:rPr>
                <w:rFonts w:eastAsia="Arial" w:cs="Arial"/>
              </w:rPr>
              <w:t>y</w:t>
            </w:r>
            <w:r>
              <w:rPr>
                <w:rFonts w:eastAsia="Arial" w:cs="Arial"/>
                <w:spacing w:val="-5"/>
              </w:rPr>
              <w:t xml:space="preserve"> w</w:t>
            </w:r>
            <w:r>
              <w:rPr>
                <w:rFonts w:eastAsia="Arial" w:cs="Arial"/>
              </w:rPr>
              <w:t>o</w:t>
            </w:r>
            <w:r>
              <w:rPr>
                <w:rFonts w:eastAsia="Arial" w:cs="Arial"/>
                <w:spacing w:val="-1"/>
              </w:rPr>
              <w:t>u</w:t>
            </w:r>
            <w:r>
              <w:rPr>
                <w:rFonts w:eastAsia="Arial" w:cs="Arial"/>
                <w:spacing w:val="1"/>
              </w:rPr>
              <w:t>l</w:t>
            </w:r>
            <w:r>
              <w:rPr>
                <w:rFonts w:eastAsia="Arial" w:cs="Arial"/>
              </w:rPr>
              <w:t>d</w:t>
            </w:r>
            <w:r>
              <w:rPr>
                <w:rFonts w:eastAsia="Arial" w:cs="Arial"/>
                <w:spacing w:val="-4"/>
              </w:rPr>
              <w:t xml:space="preserve"> </w:t>
            </w:r>
            <w:r>
              <w:rPr>
                <w:rFonts w:eastAsia="Arial" w:cs="Arial"/>
              </w:rPr>
              <w:t>be</w:t>
            </w:r>
            <w:r>
              <w:rPr>
                <w:rFonts w:eastAsia="Arial" w:cs="Arial"/>
                <w:spacing w:val="4"/>
              </w:rPr>
              <w:t xml:space="preserve"> </w:t>
            </w:r>
            <w:r>
              <w:rPr>
                <w:rFonts w:eastAsia="Arial" w:cs="Arial"/>
                <w:spacing w:val="1"/>
              </w:rPr>
              <w:t>±</w:t>
            </w:r>
            <w:r>
              <w:rPr>
                <w:rFonts w:eastAsia="Arial" w:cs="Arial"/>
              </w:rPr>
              <w:t>7</w:t>
            </w:r>
            <w:r>
              <w:rPr>
                <w:rFonts w:eastAsia="Arial" w:cs="Arial"/>
                <w:spacing w:val="2"/>
              </w:rPr>
              <w:t>.</w:t>
            </w:r>
            <w:r>
              <w:rPr>
                <w:rFonts w:eastAsia="Arial" w:cs="Arial"/>
              </w:rPr>
              <w:t>5</w:t>
            </w:r>
            <w:r>
              <w:rPr>
                <w:rFonts w:eastAsia="Arial" w:cs="Arial"/>
                <w:spacing w:val="-4"/>
              </w:rPr>
              <w:t xml:space="preserve"> </w:t>
            </w:r>
            <w:r>
              <w:rPr>
                <w:rFonts w:eastAsia="Arial" w:cs="Arial"/>
                <w:spacing w:val="1"/>
              </w:rPr>
              <w:t>m</w:t>
            </w:r>
            <w:r>
              <w:rPr>
                <w:rFonts w:eastAsia="Arial" w:cs="Arial"/>
              </w:rPr>
              <w:t>et</w:t>
            </w:r>
            <w:r>
              <w:rPr>
                <w:rFonts w:eastAsia="Arial" w:cs="Arial"/>
                <w:spacing w:val="-2"/>
              </w:rPr>
              <w:t>r</w:t>
            </w:r>
            <w:r>
              <w:rPr>
                <w:rFonts w:eastAsia="Arial" w:cs="Arial"/>
              </w:rPr>
              <w:t>e</w:t>
            </w:r>
            <w:r>
              <w:rPr>
                <w:rFonts w:eastAsia="Arial" w:cs="Arial"/>
                <w:spacing w:val="1"/>
              </w:rPr>
              <w:t>s</w:t>
            </w:r>
            <w:r>
              <w:rPr>
                <w:rFonts w:eastAsia="Arial" w:cs="Arial"/>
              </w:rPr>
              <w:t>.</w:t>
            </w:r>
          </w:p>
          <w:p w14:paraId="2696B0C2" w14:textId="77777777" w:rsidR="00B131AF" w:rsidRPr="00B131AF" w:rsidRDefault="00B131AF" w:rsidP="00B131AF">
            <w:pPr>
              <w:spacing w:before="120" w:after="120"/>
              <w:rPr>
                <w:rFonts w:cs="Arial"/>
              </w:rPr>
            </w:pPr>
          </w:p>
          <w:p w14:paraId="7E07D20C" w14:textId="77777777" w:rsidR="00B131AF" w:rsidRPr="00B131AF" w:rsidRDefault="00B131AF" w:rsidP="00B131AF">
            <w:pPr>
              <w:spacing w:before="120" w:after="120"/>
              <w:rPr>
                <w:rFonts w:cs="Arial"/>
              </w:rPr>
            </w:pPr>
            <w:r w:rsidRPr="00B131AF">
              <w:rPr>
                <w:rFonts w:cs="Arial"/>
                <w:u w:val="single"/>
              </w:rPr>
              <w:t>Remarks:</w:t>
            </w:r>
          </w:p>
          <w:p w14:paraId="0D1212D2" w14:textId="77777777" w:rsidR="00B131AF" w:rsidRPr="00B131AF" w:rsidRDefault="00B131AF" w:rsidP="00B131AF">
            <w:pPr>
              <w:spacing w:before="120" w:after="120"/>
              <w:rPr>
                <w:rFonts w:cs="Arial"/>
              </w:rPr>
            </w:pPr>
            <w:r w:rsidRPr="00B131AF">
              <w:rPr>
                <w:rFonts w:cs="Arial"/>
              </w:rPr>
              <w:t>•No remarks.</w:t>
            </w:r>
          </w:p>
        </w:tc>
      </w:tr>
    </w:tbl>
    <w:p w14:paraId="0F62C547" w14:textId="77777777" w:rsidR="00B131AF" w:rsidRPr="00B131AF" w:rsidRDefault="00B131AF" w:rsidP="00B131AF">
      <w:pPr>
        <w:spacing w:before="240"/>
        <w:rPr>
          <w:b/>
        </w:rPr>
      </w:pPr>
    </w:p>
    <w:p w14:paraId="5B36EC2A" w14:textId="77777777" w:rsidR="00B131AF" w:rsidRPr="00B131AF" w:rsidRDefault="00B131AF" w:rsidP="00716062">
      <w:pPr>
        <w:pStyle w:val="Heading2"/>
      </w:pPr>
      <w:bookmarkStart w:id="3880" w:name="_Toc120214792"/>
      <w:r w:rsidRPr="00B131AF">
        <w:t>UN Location Code</w:t>
      </w:r>
      <w:bookmarkEnd w:id="3880"/>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3A6F4005" w14:textId="77777777" w:rsidTr="00B131AF">
        <w:tc>
          <w:tcPr>
            <w:tcW w:w="5000" w:type="pct"/>
            <w:shd w:val="clear" w:color="auto" w:fill="auto"/>
          </w:tcPr>
          <w:p w14:paraId="650EEA03"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Used to encode the UN Location Code (http://www.unece.org/cefact/locode/service/location.html) or - in Europe - the Inland Ship Reporting Standard (ISRS) Code.</w:t>
            </w:r>
          </w:p>
          <w:p w14:paraId="08345E5E" w14:textId="4A35C57D" w:rsidR="00B131AF" w:rsidRPr="00B131AF" w:rsidRDefault="00B75194" w:rsidP="00B131AF">
            <w:pPr>
              <w:spacing w:before="120" w:after="120"/>
              <w:rPr>
                <w:rFonts w:cs="Arial"/>
              </w:rPr>
            </w:pPr>
            <w:ins w:id="3881" w:author="Raphael Malyankar" w:date="2022-11-22T00:43:00Z">
              <w:r w:rsidRPr="00B75194">
                <w:rPr>
                  <w:rFonts w:cs="Arial"/>
                </w:rPr>
                <w:t>Value Type: text</w:t>
              </w:r>
            </w:ins>
          </w:p>
          <w:p w14:paraId="5C14F77E" w14:textId="77777777" w:rsidR="00B131AF" w:rsidRPr="00B131AF" w:rsidRDefault="00B131AF" w:rsidP="00B131AF">
            <w:pPr>
              <w:spacing w:before="120" w:after="120"/>
              <w:rPr>
                <w:rFonts w:cs="Arial"/>
              </w:rPr>
            </w:pPr>
            <w:r w:rsidRPr="00B131AF">
              <w:rPr>
                <w:rFonts w:cs="Arial"/>
                <w:u w:val="single"/>
              </w:rPr>
              <w:t>Remarks:</w:t>
            </w:r>
          </w:p>
          <w:p w14:paraId="2B677138" w14:textId="6A4BC250" w:rsidR="00B131AF" w:rsidRPr="00B131AF" w:rsidRDefault="00B131AF" w:rsidP="00B131AF">
            <w:pPr>
              <w:spacing w:before="120" w:after="120"/>
              <w:rPr>
                <w:rFonts w:cs="Arial"/>
              </w:rPr>
            </w:pPr>
            <w:r w:rsidRPr="00B131AF">
              <w:rPr>
                <w:rFonts w:cs="Arial"/>
              </w:rPr>
              <w:t>•</w:t>
            </w:r>
            <w:ins w:id="3882" w:author="Raphael Malyankar" w:date="2022-11-22T00:43:00Z">
              <w:r w:rsidR="00B75194" w:rsidRPr="00B75194">
                <w:rPr>
                  <w:rFonts w:cs="Arial"/>
                </w:rPr>
                <w:t xml:space="preserve">The ISRS Code exists of: - UN country code (2 digits), - UN Location code (3 digits, "XXX" if not available), - Fairway section number (5 numerical digits, to be determined by the national authority; a side branch should have an own section number, when there are special restrictions, e.g. bridges), - terminal code or passage point code (5 alphanumerical digits, "00000" if not available), - fairway section hectometre (5 numerical digits, hectometre at the centre of the area, "00000" if not available). If the ISRS code is not available, the code of the </w:t>
              </w:r>
              <w:proofErr w:type="spellStart"/>
              <w:r w:rsidR="00B75194" w:rsidRPr="00B75194">
                <w:rPr>
                  <w:rFonts w:cs="Arial"/>
                </w:rPr>
                <w:t>Nordersoft</w:t>
              </w:r>
              <w:proofErr w:type="spellEnd"/>
              <w:r w:rsidR="00B75194" w:rsidRPr="00B75194">
                <w:rPr>
                  <w:rFonts w:cs="Arial"/>
                </w:rPr>
                <w:t xml:space="preserve"> RIS-Index may be used</w:t>
              </w:r>
            </w:ins>
            <w:del w:id="3883" w:author="Raphael Malyankar" w:date="2022-11-22T00:43:00Z">
              <w:r w:rsidRPr="00B131AF" w:rsidDel="00B75194">
                <w:rPr>
                  <w:rFonts w:cs="Arial"/>
                </w:rPr>
                <w:delText>No remarks</w:delText>
              </w:r>
            </w:del>
            <w:r w:rsidRPr="00B131AF">
              <w:rPr>
                <w:rFonts w:cs="Arial"/>
              </w:rPr>
              <w:t>.</w:t>
            </w:r>
          </w:p>
        </w:tc>
      </w:tr>
    </w:tbl>
    <w:p w14:paraId="58F7CF04" w14:textId="77777777" w:rsidR="00B131AF" w:rsidRPr="00B131AF" w:rsidRDefault="00B131AF" w:rsidP="00B131AF">
      <w:pPr>
        <w:spacing w:before="240"/>
        <w:rPr>
          <w:b/>
        </w:rPr>
      </w:pPr>
    </w:p>
    <w:p w14:paraId="35CDA611" w14:textId="77777777" w:rsidR="00B131AF" w:rsidRPr="00B131AF" w:rsidRDefault="00B131AF" w:rsidP="00716062">
      <w:pPr>
        <w:pStyle w:val="Heading2"/>
      </w:pPr>
      <w:bookmarkStart w:id="3884" w:name="_Toc120214793"/>
      <w:r w:rsidRPr="00B131AF">
        <w:t>Vertical Clearance Value</w:t>
      </w:r>
      <w:bookmarkEnd w:id="3884"/>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6BA533B7" w14:textId="77777777" w:rsidTr="00B131AF">
        <w:tc>
          <w:tcPr>
            <w:tcW w:w="5000" w:type="pct"/>
            <w:shd w:val="clear" w:color="auto" w:fill="auto"/>
          </w:tcPr>
          <w:p w14:paraId="2D68BD4F"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vertical clearance measured from the horizontal plane towards the feature overhead.</w:t>
            </w:r>
          </w:p>
          <w:p w14:paraId="26333F17" w14:textId="02996DE1" w:rsidR="00B131AF" w:rsidRPr="00B131AF" w:rsidRDefault="00B75194" w:rsidP="00B131AF">
            <w:pPr>
              <w:spacing w:before="120" w:after="120"/>
              <w:rPr>
                <w:rFonts w:cs="Arial"/>
              </w:rPr>
            </w:pPr>
            <w:ins w:id="3885" w:author="Raphael Malyankar" w:date="2022-11-22T00:43:00Z">
              <w:r w:rsidRPr="00B75194">
                <w:rPr>
                  <w:rFonts w:cs="Arial"/>
                </w:rPr>
                <w:t>Value Type: real</w:t>
              </w:r>
            </w:ins>
          </w:p>
          <w:p w14:paraId="17082276" w14:textId="77777777" w:rsidR="00B131AF" w:rsidRPr="00B131AF" w:rsidRDefault="00B131AF" w:rsidP="00B131AF">
            <w:pPr>
              <w:spacing w:before="120" w:after="120"/>
              <w:rPr>
                <w:rFonts w:cs="Arial"/>
              </w:rPr>
            </w:pPr>
            <w:r w:rsidRPr="00B131AF">
              <w:rPr>
                <w:rFonts w:cs="Arial"/>
                <w:u w:val="single"/>
              </w:rPr>
              <w:t>Remarks:</w:t>
            </w:r>
          </w:p>
          <w:p w14:paraId="2E1EB8D3" w14:textId="77777777" w:rsidR="00B131AF" w:rsidRPr="00B131AF" w:rsidRDefault="00B131AF" w:rsidP="00B131AF">
            <w:pPr>
              <w:spacing w:before="120" w:after="120"/>
              <w:rPr>
                <w:rFonts w:cs="Arial"/>
              </w:rPr>
            </w:pPr>
            <w:r w:rsidRPr="00B131AF">
              <w:rPr>
                <w:rFonts w:cs="Arial"/>
              </w:rPr>
              <w:t>•No remarks.</w:t>
            </w:r>
          </w:p>
        </w:tc>
      </w:tr>
    </w:tbl>
    <w:p w14:paraId="3BBDF51B" w14:textId="77777777" w:rsidR="00B131AF" w:rsidRPr="00B131AF" w:rsidRDefault="00B131AF" w:rsidP="00B131AF">
      <w:pPr>
        <w:spacing w:before="240"/>
        <w:rPr>
          <w:b/>
        </w:rPr>
      </w:pPr>
    </w:p>
    <w:p w14:paraId="0170EFF1" w14:textId="77777777" w:rsidR="00B131AF" w:rsidRPr="00B131AF" w:rsidRDefault="00B131AF" w:rsidP="00716062">
      <w:pPr>
        <w:pStyle w:val="Heading2"/>
      </w:pPr>
      <w:bookmarkStart w:id="3886" w:name="_Toc120214794"/>
      <w:r w:rsidRPr="00B131AF">
        <w:t>Vertical Datum</w:t>
      </w:r>
      <w:bookmarkEnd w:id="3886"/>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78C5ED81" w14:textId="77777777" w:rsidTr="00B131AF">
        <w:tc>
          <w:tcPr>
            <w:tcW w:w="5000" w:type="pct"/>
            <w:shd w:val="clear" w:color="auto" w:fill="auto"/>
          </w:tcPr>
          <w:p w14:paraId="64B1AFF0"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reference level used for expressing the vertical measurements of points on the earth's surface. Also called datum level, reference plane, levelling datum, datum for sounding reduction, datum for heights.</w:t>
            </w:r>
          </w:p>
          <w:p w14:paraId="0FB77DA8"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Mean Low Water Springs</w:t>
            </w:r>
          </w:p>
          <w:p w14:paraId="0D5C5174" w14:textId="77777777" w:rsidR="00B131AF" w:rsidRPr="00B131AF" w:rsidRDefault="00B131AF" w:rsidP="00B131AF">
            <w:pPr>
              <w:spacing w:before="120" w:after="120"/>
              <w:rPr>
                <w:rFonts w:cs="Arial"/>
              </w:rPr>
            </w:pPr>
            <w:r w:rsidRPr="00B131AF">
              <w:rPr>
                <w:rFonts w:cs="Arial"/>
              </w:rPr>
              <w:lastRenderedPageBreak/>
              <w:t xml:space="preserve">  </w:t>
            </w:r>
            <w:r w:rsidRPr="00B131AF">
              <w:rPr>
                <w:rFonts w:cs="Arial"/>
                <w:u w:val="single"/>
              </w:rPr>
              <w:t>IHO Definition:</w:t>
            </w:r>
            <w:r w:rsidRPr="00B131AF">
              <w:rPr>
                <w:rFonts w:cs="Arial"/>
              </w:rPr>
              <w:t xml:space="preserve"> The average height of the low waters of spring tides. This level is used as a tidal datum in some areas. Also called spring low water.</w:t>
            </w:r>
          </w:p>
          <w:p w14:paraId="29AD8431"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Mean Lower Low Water Springs</w:t>
            </w:r>
          </w:p>
          <w:p w14:paraId="00B5165C"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average height of lower low water springs at a place.</w:t>
            </w:r>
          </w:p>
          <w:p w14:paraId="3E2770A2"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Mean Sea Level</w:t>
            </w:r>
          </w:p>
          <w:p w14:paraId="0A18CCF3"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average height of the surface of the sea at a tide station for all stages of the tide over a 19-year period, usually determined from hourly height readings measured from a fixed predetermined reference level.</w:t>
            </w:r>
          </w:p>
          <w:p w14:paraId="747B39E6" w14:textId="77777777" w:rsidR="00B131AF" w:rsidRPr="00B131AF" w:rsidRDefault="00B131AF" w:rsidP="00B131AF">
            <w:pPr>
              <w:spacing w:before="120" w:after="120"/>
              <w:rPr>
                <w:rFonts w:cs="Arial"/>
              </w:rPr>
            </w:pPr>
            <w:r w:rsidRPr="00B131AF">
              <w:rPr>
                <w:rFonts w:cs="Arial"/>
              </w:rPr>
              <w:t xml:space="preserve">4) </w:t>
            </w:r>
            <w:r w:rsidRPr="00B131AF">
              <w:rPr>
                <w:rFonts w:cs="Arial"/>
                <w:b/>
              </w:rPr>
              <w:t>Lowest Low Water</w:t>
            </w:r>
          </w:p>
          <w:p w14:paraId="36693287"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An arbitrary level conforming to the lowest tide observed at a place, or some what lower.</w:t>
            </w:r>
          </w:p>
          <w:p w14:paraId="7CC43630" w14:textId="77777777" w:rsidR="00B131AF" w:rsidRPr="00B131AF" w:rsidRDefault="00B131AF" w:rsidP="00B131AF">
            <w:pPr>
              <w:spacing w:before="120" w:after="120"/>
              <w:rPr>
                <w:rFonts w:cs="Arial"/>
              </w:rPr>
            </w:pPr>
            <w:r w:rsidRPr="00B131AF">
              <w:rPr>
                <w:rFonts w:cs="Arial"/>
              </w:rPr>
              <w:t>5) Mean Low Water</w:t>
            </w:r>
          </w:p>
          <w:p w14:paraId="0E5FC4C7"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average height of all low waters at a place over a 19-year period.</w:t>
            </w:r>
          </w:p>
          <w:p w14:paraId="0B0CCB28" w14:textId="77777777" w:rsidR="00B131AF" w:rsidRPr="00B131AF" w:rsidRDefault="00B131AF" w:rsidP="00B131AF">
            <w:pPr>
              <w:spacing w:before="120" w:after="120"/>
              <w:rPr>
                <w:rFonts w:cs="Arial"/>
              </w:rPr>
            </w:pPr>
            <w:r w:rsidRPr="00B131AF">
              <w:rPr>
                <w:rFonts w:cs="Arial"/>
              </w:rPr>
              <w:t xml:space="preserve">6) </w:t>
            </w:r>
            <w:r w:rsidRPr="00B131AF">
              <w:rPr>
                <w:rFonts w:cs="Arial"/>
                <w:b/>
              </w:rPr>
              <w:t>Lowest Low Water Springs</w:t>
            </w:r>
          </w:p>
          <w:p w14:paraId="04DA6E3D"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An arbitrary level conforming to the lowest water level observed at a place at spring tides during a period of time shorter than 19 years.</w:t>
            </w:r>
          </w:p>
          <w:p w14:paraId="4AC3D02F" w14:textId="77777777" w:rsidR="00B131AF" w:rsidRPr="00B131AF" w:rsidRDefault="00B131AF" w:rsidP="00B131AF">
            <w:pPr>
              <w:spacing w:before="120" w:after="120"/>
              <w:rPr>
                <w:rFonts w:cs="Arial"/>
              </w:rPr>
            </w:pPr>
            <w:r w:rsidRPr="00B131AF">
              <w:rPr>
                <w:rFonts w:cs="Arial"/>
              </w:rPr>
              <w:t xml:space="preserve">7) </w:t>
            </w:r>
            <w:r w:rsidRPr="00B131AF">
              <w:rPr>
                <w:rFonts w:cs="Arial"/>
                <w:b/>
              </w:rPr>
              <w:t>Approximate Mean Low Water Springs</w:t>
            </w:r>
          </w:p>
          <w:p w14:paraId="5516737D"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An arbitrary level, usually within 0.3m from that of Mean Low Water Springs (MLWS).</w:t>
            </w:r>
          </w:p>
          <w:p w14:paraId="59596923" w14:textId="77777777" w:rsidR="00B131AF" w:rsidRPr="00B131AF" w:rsidRDefault="00B131AF" w:rsidP="00B131AF">
            <w:pPr>
              <w:spacing w:before="120" w:after="120"/>
              <w:rPr>
                <w:rFonts w:cs="Arial"/>
              </w:rPr>
            </w:pPr>
            <w:r w:rsidRPr="00B131AF">
              <w:rPr>
                <w:rFonts w:cs="Arial"/>
              </w:rPr>
              <w:t xml:space="preserve">8) </w:t>
            </w:r>
            <w:r w:rsidRPr="00B131AF">
              <w:rPr>
                <w:rFonts w:cs="Arial"/>
                <w:b/>
              </w:rPr>
              <w:t>Indian Spring Low Water</w:t>
            </w:r>
          </w:p>
          <w:p w14:paraId="56233EAD"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An arbitrary tidal datum approximating the level of the mean of the lower low water at spring tides. It was first used in waters surrounding India.</w:t>
            </w:r>
          </w:p>
          <w:p w14:paraId="21286052" w14:textId="77777777" w:rsidR="00B131AF" w:rsidRPr="00B131AF" w:rsidRDefault="00B131AF" w:rsidP="00B131AF">
            <w:pPr>
              <w:spacing w:before="120" w:after="120"/>
              <w:rPr>
                <w:rFonts w:cs="Arial"/>
              </w:rPr>
            </w:pPr>
            <w:r w:rsidRPr="00B131AF">
              <w:rPr>
                <w:rFonts w:cs="Arial"/>
              </w:rPr>
              <w:t>9) Low Water Springs</w:t>
            </w:r>
          </w:p>
          <w:p w14:paraId="2503EBBA"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An arbitrary level, approximating that of mean low water springs (MLWS).</w:t>
            </w:r>
          </w:p>
          <w:p w14:paraId="2277126B" w14:textId="77777777" w:rsidR="00B131AF" w:rsidRPr="00B131AF" w:rsidRDefault="00B131AF" w:rsidP="00B131AF">
            <w:pPr>
              <w:spacing w:before="120" w:after="120"/>
              <w:rPr>
                <w:rFonts w:cs="Arial"/>
              </w:rPr>
            </w:pPr>
            <w:r w:rsidRPr="00B131AF">
              <w:rPr>
                <w:rFonts w:cs="Arial"/>
              </w:rPr>
              <w:t xml:space="preserve">10) </w:t>
            </w:r>
            <w:r w:rsidRPr="00B131AF">
              <w:rPr>
                <w:rFonts w:cs="Arial"/>
                <w:b/>
              </w:rPr>
              <w:t>Approximate Lowest Astronomical Tide</w:t>
            </w:r>
          </w:p>
          <w:p w14:paraId="4D0A5029"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An arbitrary level, usually within 0.3m from that of Lowest Astronomical Tide (LAT).</w:t>
            </w:r>
          </w:p>
          <w:p w14:paraId="1FB22511" w14:textId="77777777" w:rsidR="00B131AF" w:rsidRPr="00B131AF" w:rsidRDefault="00B131AF" w:rsidP="00B131AF">
            <w:pPr>
              <w:spacing w:before="120" w:after="120"/>
              <w:rPr>
                <w:rFonts w:cs="Arial"/>
              </w:rPr>
            </w:pPr>
            <w:r w:rsidRPr="00B131AF">
              <w:rPr>
                <w:rFonts w:cs="Arial"/>
              </w:rPr>
              <w:t xml:space="preserve">11) </w:t>
            </w:r>
            <w:r w:rsidRPr="00B131AF">
              <w:rPr>
                <w:rFonts w:cs="Arial"/>
                <w:b/>
              </w:rPr>
              <w:t>Nearly Lowest Low Water</w:t>
            </w:r>
          </w:p>
          <w:p w14:paraId="1044AD6F"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An arbitrary level approximating the lowest water level observed at a place, usually equivalent to the Indian Spring Low Water (ISLW).</w:t>
            </w:r>
          </w:p>
          <w:p w14:paraId="35BE2DE7" w14:textId="77777777" w:rsidR="00B131AF" w:rsidRPr="00B131AF" w:rsidRDefault="00B131AF" w:rsidP="00B131AF">
            <w:pPr>
              <w:spacing w:before="120" w:after="120"/>
              <w:rPr>
                <w:rFonts w:cs="Arial"/>
              </w:rPr>
            </w:pPr>
            <w:r w:rsidRPr="00B131AF">
              <w:rPr>
                <w:rFonts w:cs="Arial"/>
              </w:rPr>
              <w:t>12) Mean Lower Low Water</w:t>
            </w:r>
          </w:p>
          <w:p w14:paraId="5BF3C1B2"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average height of the lower low waters at a place over a 19-year period.</w:t>
            </w:r>
          </w:p>
          <w:p w14:paraId="315AAE25" w14:textId="77777777" w:rsidR="00B131AF" w:rsidRPr="00B131AF" w:rsidRDefault="00B131AF" w:rsidP="00B131AF">
            <w:pPr>
              <w:spacing w:before="120" w:after="120"/>
              <w:rPr>
                <w:rFonts w:cs="Arial"/>
              </w:rPr>
            </w:pPr>
            <w:r w:rsidRPr="00B131AF">
              <w:rPr>
                <w:rFonts w:cs="Arial"/>
              </w:rPr>
              <w:t>13) Low Water</w:t>
            </w:r>
          </w:p>
          <w:p w14:paraId="7ED78B2B"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lowest level reached at a place by the water surface in one oscillation. Also called low tide.</w:t>
            </w:r>
          </w:p>
          <w:p w14:paraId="2E02E6A2" w14:textId="77777777" w:rsidR="00B131AF" w:rsidRPr="00B131AF" w:rsidRDefault="00B131AF" w:rsidP="00B131AF">
            <w:pPr>
              <w:spacing w:before="120" w:after="120"/>
              <w:rPr>
                <w:rFonts w:cs="Arial"/>
              </w:rPr>
            </w:pPr>
            <w:r w:rsidRPr="00B131AF">
              <w:rPr>
                <w:rFonts w:cs="Arial"/>
              </w:rPr>
              <w:t>14) Approximate Mean Low Water</w:t>
            </w:r>
          </w:p>
          <w:p w14:paraId="4056B1FD"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An arbitrary level, usually within 0.3m from that of Mean Low Water (MLW).</w:t>
            </w:r>
          </w:p>
          <w:p w14:paraId="58F70848" w14:textId="77777777" w:rsidR="00B131AF" w:rsidRPr="00B131AF" w:rsidRDefault="00B131AF" w:rsidP="00B131AF">
            <w:pPr>
              <w:spacing w:before="120" w:after="120"/>
              <w:rPr>
                <w:rFonts w:cs="Arial"/>
              </w:rPr>
            </w:pPr>
            <w:r w:rsidRPr="00B131AF">
              <w:rPr>
                <w:rFonts w:cs="Arial"/>
              </w:rPr>
              <w:t xml:space="preserve">15) </w:t>
            </w:r>
            <w:r w:rsidRPr="00B131AF">
              <w:rPr>
                <w:rFonts w:cs="Arial"/>
                <w:b/>
              </w:rPr>
              <w:t>Approximate Mean Lower Low Water</w:t>
            </w:r>
          </w:p>
          <w:p w14:paraId="1805960A"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An arbitrary level, usually within 0.3m from that of Mean Lower Low Water (MLLW).</w:t>
            </w:r>
          </w:p>
          <w:p w14:paraId="2959B5FB" w14:textId="77777777" w:rsidR="00B131AF" w:rsidRPr="00B131AF" w:rsidRDefault="00B131AF" w:rsidP="00B131AF">
            <w:pPr>
              <w:spacing w:before="120" w:after="120"/>
              <w:rPr>
                <w:rFonts w:cs="Arial"/>
              </w:rPr>
            </w:pPr>
            <w:r w:rsidRPr="00B131AF">
              <w:rPr>
                <w:rFonts w:cs="Arial"/>
              </w:rPr>
              <w:t xml:space="preserve">16) </w:t>
            </w:r>
            <w:r w:rsidRPr="00B131AF">
              <w:rPr>
                <w:rFonts w:cs="Arial"/>
                <w:b/>
              </w:rPr>
              <w:t>Mean High Water</w:t>
            </w:r>
          </w:p>
          <w:p w14:paraId="71A7286F"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average height of all high waters at a place over a 19-year period.</w:t>
            </w:r>
          </w:p>
          <w:p w14:paraId="34C72AC1" w14:textId="77777777" w:rsidR="00B131AF" w:rsidRPr="00B131AF" w:rsidRDefault="00B131AF" w:rsidP="00B131AF">
            <w:pPr>
              <w:spacing w:before="120" w:after="120"/>
              <w:rPr>
                <w:rFonts w:cs="Arial"/>
              </w:rPr>
            </w:pPr>
            <w:r w:rsidRPr="00B131AF">
              <w:rPr>
                <w:rFonts w:cs="Arial"/>
              </w:rPr>
              <w:t xml:space="preserve">17) </w:t>
            </w:r>
            <w:r w:rsidRPr="00B131AF">
              <w:rPr>
                <w:rFonts w:cs="Arial"/>
                <w:b/>
              </w:rPr>
              <w:t>Mean High Water Springs</w:t>
            </w:r>
          </w:p>
          <w:p w14:paraId="57BFEE7A"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average height of the high waters of spring tides. Also called spring high water.</w:t>
            </w:r>
          </w:p>
          <w:p w14:paraId="792C9948" w14:textId="77777777" w:rsidR="00B131AF" w:rsidRPr="00B131AF" w:rsidRDefault="00B131AF" w:rsidP="00B131AF">
            <w:pPr>
              <w:spacing w:before="120" w:after="120"/>
              <w:rPr>
                <w:rFonts w:cs="Arial"/>
              </w:rPr>
            </w:pPr>
            <w:r w:rsidRPr="00B131AF">
              <w:rPr>
                <w:rFonts w:cs="Arial"/>
              </w:rPr>
              <w:lastRenderedPageBreak/>
              <w:t>18) High Water</w:t>
            </w:r>
          </w:p>
          <w:p w14:paraId="3F014CA0"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highest level reached at a place by the water surface in one oscillation.</w:t>
            </w:r>
          </w:p>
          <w:p w14:paraId="2FE57E80" w14:textId="77777777" w:rsidR="00B131AF" w:rsidRPr="00B131AF" w:rsidRDefault="00B131AF" w:rsidP="00B131AF">
            <w:pPr>
              <w:spacing w:before="120" w:after="120"/>
              <w:rPr>
                <w:rFonts w:cs="Arial"/>
              </w:rPr>
            </w:pPr>
            <w:r w:rsidRPr="00B131AF">
              <w:rPr>
                <w:rFonts w:cs="Arial"/>
              </w:rPr>
              <w:t xml:space="preserve">19) </w:t>
            </w:r>
            <w:r w:rsidRPr="00B131AF">
              <w:rPr>
                <w:rFonts w:cs="Arial"/>
                <w:b/>
              </w:rPr>
              <w:t>Approximate Mean Sea Level</w:t>
            </w:r>
          </w:p>
          <w:p w14:paraId="1232CF51"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An arbitrary level, usually within 0.3m from that of Mean Sea Level (MSL).</w:t>
            </w:r>
          </w:p>
          <w:p w14:paraId="42480F99" w14:textId="77777777" w:rsidR="00B131AF" w:rsidRPr="00B131AF" w:rsidRDefault="00B131AF" w:rsidP="00B131AF">
            <w:pPr>
              <w:spacing w:before="120" w:after="120"/>
              <w:rPr>
                <w:rFonts w:cs="Arial"/>
              </w:rPr>
            </w:pPr>
            <w:r w:rsidRPr="00B131AF">
              <w:rPr>
                <w:rFonts w:cs="Arial"/>
              </w:rPr>
              <w:t>20) High Water Springs</w:t>
            </w:r>
          </w:p>
          <w:p w14:paraId="618B2AC2"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An arbitrary level, approximating that of mean high water springs (MHWS).</w:t>
            </w:r>
          </w:p>
          <w:p w14:paraId="32F44DF0" w14:textId="77777777" w:rsidR="00B131AF" w:rsidRPr="00B131AF" w:rsidRDefault="00B131AF" w:rsidP="00B131AF">
            <w:pPr>
              <w:spacing w:before="120" w:after="120"/>
              <w:rPr>
                <w:rFonts w:cs="Arial"/>
              </w:rPr>
            </w:pPr>
            <w:r w:rsidRPr="00B131AF">
              <w:rPr>
                <w:rFonts w:cs="Arial"/>
              </w:rPr>
              <w:t xml:space="preserve">21) </w:t>
            </w:r>
            <w:r w:rsidRPr="00B131AF">
              <w:rPr>
                <w:rFonts w:cs="Arial"/>
                <w:b/>
              </w:rPr>
              <w:t>Mean Higher High Water</w:t>
            </w:r>
          </w:p>
          <w:p w14:paraId="615EB485"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average height of higher high waters at a place over a 19-year period.</w:t>
            </w:r>
          </w:p>
          <w:p w14:paraId="09404556" w14:textId="77777777" w:rsidR="00B131AF" w:rsidRPr="00B131AF" w:rsidRDefault="00B131AF" w:rsidP="00B131AF">
            <w:pPr>
              <w:spacing w:before="120" w:after="120"/>
              <w:rPr>
                <w:rFonts w:cs="Arial"/>
              </w:rPr>
            </w:pPr>
            <w:r w:rsidRPr="00B131AF">
              <w:rPr>
                <w:rFonts w:cs="Arial"/>
              </w:rPr>
              <w:t xml:space="preserve">22) </w:t>
            </w:r>
            <w:r w:rsidRPr="00B131AF">
              <w:rPr>
                <w:rFonts w:cs="Arial"/>
                <w:b/>
              </w:rPr>
              <w:t>Equinoctial Spring Low Water</w:t>
            </w:r>
          </w:p>
          <w:p w14:paraId="01B0A0C1"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level of low water springs near the time of an equinox.</w:t>
            </w:r>
          </w:p>
          <w:p w14:paraId="7013BB8A" w14:textId="77777777" w:rsidR="00B131AF" w:rsidRPr="00B131AF" w:rsidRDefault="00B131AF" w:rsidP="00B131AF">
            <w:pPr>
              <w:spacing w:before="120" w:after="120"/>
              <w:rPr>
                <w:rFonts w:cs="Arial"/>
              </w:rPr>
            </w:pPr>
            <w:r w:rsidRPr="00B131AF">
              <w:rPr>
                <w:rFonts w:cs="Arial"/>
              </w:rPr>
              <w:t>23) Lowest Astronomical Tide</w:t>
            </w:r>
          </w:p>
          <w:p w14:paraId="400E9C83"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lowest tide level which can be predicted to occur under average meteorological conditions and under any combination of astronomical conditions.</w:t>
            </w:r>
          </w:p>
          <w:p w14:paraId="0B97366B" w14:textId="77777777" w:rsidR="00B131AF" w:rsidRPr="00B131AF" w:rsidRDefault="00B131AF" w:rsidP="00B131AF">
            <w:pPr>
              <w:spacing w:before="120" w:after="120"/>
              <w:rPr>
                <w:rFonts w:cs="Arial"/>
              </w:rPr>
            </w:pPr>
            <w:r w:rsidRPr="00B131AF">
              <w:rPr>
                <w:rFonts w:cs="Arial"/>
              </w:rPr>
              <w:t xml:space="preserve">24) </w:t>
            </w:r>
            <w:r w:rsidRPr="00B131AF">
              <w:rPr>
                <w:rFonts w:cs="Arial"/>
                <w:b/>
              </w:rPr>
              <w:t>Local Datum</w:t>
            </w:r>
          </w:p>
          <w:p w14:paraId="430F5EC5"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An arbitrary datum defined by a local harbour authority, from which levels and tidal heights are measured by this authority.</w:t>
            </w:r>
          </w:p>
          <w:p w14:paraId="3FB37260" w14:textId="77777777" w:rsidR="00B131AF" w:rsidRPr="00B131AF" w:rsidRDefault="00B131AF" w:rsidP="00B131AF">
            <w:pPr>
              <w:spacing w:before="120" w:after="120"/>
              <w:rPr>
                <w:rFonts w:cs="Arial"/>
              </w:rPr>
            </w:pPr>
            <w:r w:rsidRPr="00B131AF">
              <w:rPr>
                <w:rFonts w:cs="Arial"/>
              </w:rPr>
              <w:t xml:space="preserve">25) </w:t>
            </w:r>
            <w:r w:rsidRPr="00B131AF">
              <w:rPr>
                <w:rFonts w:cs="Arial"/>
                <w:b/>
              </w:rPr>
              <w:t>International Great Lakes Datum 1985</w:t>
            </w:r>
          </w:p>
          <w:p w14:paraId="6237994D"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vertical reference system with its zero based on the </w:t>
            </w:r>
            <w:r w:rsidRPr="00B131AF">
              <w:rPr>
                <w:rFonts w:cs="Arial"/>
                <w:b/>
              </w:rPr>
              <w:t>mean water level</w:t>
            </w:r>
            <w:r w:rsidRPr="00B131AF">
              <w:rPr>
                <w:rFonts w:cs="Arial"/>
              </w:rPr>
              <w:t xml:space="preserve"> at Rimouski/Pointe-au-Pere, Quebec, over the period 1970 to 1988.</w:t>
            </w:r>
          </w:p>
          <w:p w14:paraId="0A01034E" w14:textId="77777777" w:rsidR="00B131AF" w:rsidRPr="00B131AF" w:rsidRDefault="00B131AF" w:rsidP="00B131AF">
            <w:pPr>
              <w:spacing w:before="120" w:after="120"/>
              <w:rPr>
                <w:rFonts w:cs="Arial"/>
              </w:rPr>
            </w:pPr>
            <w:r w:rsidRPr="00B131AF">
              <w:rPr>
                <w:rFonts w:cs="Arial"/>
              </w:rPr>
              <w:t>26) Mean Water Level</w:t>
            </w:r>
          </w:p>
          <w:p w14:paraId="63E88320"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average of all hourly water levels over the available period of record.</w:t>
            </w:r>
          </w:p>
          <w:p w14:paraId="69FB60E0" w14:textId="77777777" w:rsidR="00B131AF" w:rsidRPr="00B131AF" w:rsidRDefault="00B131AF" w:rsidP="00B131AF">
            <w:pPr>
              <w:spacing w:before="120" w:after="120"/>
              <w:rPr>
                <w:rFonts w:cs="Arial"/>
              </w:rPr>
            </w:pPr>
            <w:r w:rsidRPr="00B131AF">
              <w:rPr>
                <w:rFonts w:cs="Arial"/>
              </w:rPr>
              <w:t xml:space="preserve">27) </w:t>
            </w:r>
            <w:r w:rsidRPr="00B131AF">
              <w:rPr>
                <w:rFonts w:cs="Arial"/>
                <w:b/>
              </w:rPr>
              <w:t>Lower Low Water Large Tide</w:t>
            </w:r>
          </w:p>
          <w:p w14:paraId="6BC0740C"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average of the lowest low waters, one from each of 19 years of observations.</w:t>
            </w:r>
          </w:p>
          <w:p w14:paraId="5130E82B" w14:textId="77777777" w:rsidR="00B131AF" w:rsidRPr="00B131AF" w:rsidRDefault="00B131AF" w:rsidP="00B131AF">
            <w:pPr>
              <w:spacing w:before="120" w:after="120"/>
              <w:rPr>
                <w:rFonts w:cs="Arial"/>
              </w:rPr>
            </w:pPr>
            <w:r w:rsidRPr="00B131AF">
              <w:rPr>
                <w:rFonts w:cs="Arial"/>
              </w:rPr>
              <w:t xml:space="preserve">28) </w:t>
            </w:r>
            <w:r w:rsidRPr="00B131AF">
              <w:rPr>
                <w:rFonts w:cs="Arial"/>
                <w:b/>
              </w:rPr>
              <w:t>Higher High Water Large Tide</w:t>
            </w:r>
          </w:p>
          <w:p w14:paraId="5C47A48B"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average of the highest high waters, one from each of 19 years of observations.</w:t>
            </w:r>
          </w:p>
          <w:p w14:paraId="43804A0E" w14:textId="77777777" w:rsidR="00B131AF" w:rsidRPr="00B131AF" w:rsidRDefault="00B131AF" w:rsidP="00B131AF">
            <w:pPr>
              <w:spacing w:before="120" w:after="120"/>
              <w:rPr>
                <w:rFonts w:cs="Arial"/>
              </w:rPr>
            </w:pPr>
            <w:r w:rsidRPr="00B131AF">
              <w:rPr>
                <w:rFonts w:cs="Arial"/>
              </w:rPr>
              <w:t xml:space="preserve">29) </w:t>
            </w:r>
            <w:r w:rsidRPr="00B131AF">
              <w:rPr>
                <w:rFonts w:cs="Arial"/>
                <w:b/>
              </w:rPr>
              <w:t>Nearly Highest High Water</w:t>
            </w:r>
          </w:p>
          <w:p w14:paraId="2BA5C198"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An arbitrary level approximating the highest water level observed at a place, usually equivalent to the high water springs.</w:t>
            </w:r>
          </w:p>
          <w:p w14:paraId="1100BB24" w14:textId="77777777" w:rsidR="00B131AF" w:rsidRPr="00B131AF" w:rsidRDefault="00B131AF" w:rsidP="00B131AF">
            <w:pPr>
              <w:spacing w:before="120" w:after="120"/>
              <w:rPr>
                <w:rFonts w:cs="Arial"/>
              </w:rPr>
            </w:pPr>
            <w:r w:rsidRPr="00B131AF">
              <w:rPr>
                <w:rFonts w:cs="Arial"/>
              </w:rPr>
              <w:t xml:space="preserve">30) </w:t>
            </w:r>
            <w:r w:rsidRPr="00B131AF">
              <w:rPr>
                <w:rFonts w:cs="Arial"/>
                <w:b/>
              </w:rPr>
              <w:t>Highest Astronomical Tide</w:t>
            </w:r>
          </w:p>
          <w:p w14:paraId="6417FC2A"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highest tidal level which can be predicted to occur under average meteorological conditions and under any combination of astronomical conditions.</w:t>
            </w:r>
          </w:p>
          <w:p w14:paraId="0731B7EB" w14:textId="77777777" w:rsidR="00B131AF" w:rsidRPr="00B131AF" w:rsidRDefault="00B131AF" w:rsidP="00B131AF">
            <w:pPr>
              <w:spacing w:before="120" w:after="120"/>
              <w:rPr>
                <w:rFonts w:cs="Arial"/>
              </w:rPr>
            </w:pPr>
            <w:r w:rsidRPr="00B131AF">
              <w:rPr>
                <w:rFonts w:cs="Arial"/>
              </w:rPr>
              <w:t xml:space="preserve">44) </w:t>
            </w:r>
            <w:r w:rsidRPr="00B131AF">
              <w:rPr>
                <w:rFonts w:cs="Arial"/>
                <w:b/>
              </w:rPr>
              <w:t>Baltic Sea Chart Datum 2000</w:t>
            </w:r>
          </w:p>
          <w:p w14:paraId="196971FD"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datum refers to each Baltic country's realization of the European Vertical Reference System (EVRS) with land-uplift epoch 2000, which is connected to the </w:t>
            </w:r>
            <w:proofErr w:type="spellStart"/>
            <w:r w:rsidRPr="00B131AF">
              <w:rPr>
                <w:rFonts w:cs="Arial"/>
              </w:rPr>
              <w:t>Normaal</w:t>
            </w:r>
            <w:proofErr w:type="spellEnd"/>
            <w:r w:rsidRPr="00B131AF">
              <w:rPr>
                <w:rFonts w:cs="Arial"/>
              </w:rPr>
              <w:t xml:space="preserve"> </w:t>
            </w:r>
            <w:proofErr w:type="spellStart"/>
            <w:r w:rsidRPr="00B131AF">
              <w:rPr>
                <w:rFonts w:cs="Arial"/>
              </w:rPr>
              <w:t>Amsterdams</w:t>
            </w:r>
            <w:proofErr w:type="spellEnd"/>
            <w:r w:rsidRPr="00B131AF">
              <w:rPr>
                <w:rFonts w:cs="Arial"/>
              </w:rPr>
              <w:t xml:space="preserve"> </w:t>
            </w:r>
            <w:proofErr w:type="spellStart"/>
            <w:r w:rsidRPr="00B131AF">
              <w:rPr>
                <w:rFonts w:cs="Arial"/>
              </w:rPr>
              <w:t>Peil</w:t>
            </w:r>
            <w:proofErr w:type="spellEnd"/>
            <w:r w:rsidRPr="00B131AF">
              <w:rPr>
                <w:rFonts w:cs="Arial"/>
              </w:rPr>
              <w:t xml:space="preserve"> (NAP).</w:t>
            </w:r>
          </w:p>
          <w:p w14:paraId="7D46B28D" w14:textId="77777777" w:rsidR="00B131AF" w:rsidRPr="00B131AF" w:rsidRDefault="00B131AF" w:rsidP="00B131AF">
            <w:pPr>
              <w:spacing w:before="120" w:after="120"/>
              <w:rPr>
                <w:rFonts w:cs="Arial"/>
              </w:rPr>
            </w:pPr>
          </w:p>
          <w:p w14:paraId="1C3CBB8B" w14:textId="77777777" w:rsidR="00B131AF" w:rsidRPr="00B131AF" w:rsidRDefault="00B131AF" w:rsidP="00B131AF">
            <w:pPr>
              <w:spacing w:before="120" w:after="120"/>
              <w:rPr>
                <w:rFonts w:cs="Arial"/>
              </w:rPr>
            </w:pPr>
            <w:r w:rsidRPr="00B131AF">
              <w:rPr>
                <w:rFonts w:cs="Arial"/>
                <w:u w:val="single"/>
              </w:rPr>
              <w:t>Remarks:</w:t>
            </w:r>
          </w:p>
          <w:p w14:paraId="60F381C3" w14:textId="77777777" w:rsidR="00B131AF" w:rsidRPr="00B131AF" w:rsidRDefault="00B131AF" w:rsidP="00B131AF">
            <w:pPr>
              <w:spacing w:before="120" w:after="120"/>
              <w:rPr>
                <w:rFonts w:cs="Arial"/>
              </w:rPr>
            </w:pPr>
            <w:r w:rsidRPr="00B131AF">
              <w:rPr>
                <w:rFonts w:cs="Arial"/>
              </w:rPr>
              <w:t>•No remarks.</w:t>
            </w:r>
          </w:p>
        </w:tc>
      </w:tr>
    </w:tbl>
    <w:p w14:paraId="5C355BA2" w14:textId="77777777" w:rsidR="00B131AF" w:rsidRPr="00B131AF" w:rsidRDefault="00B131AF" w:rsidP="00B131AF">
      <w:pPr>
        <w:spacing w:before="240"/>
        <w:rPr>
          <w:b/>
        </w:rPr>
      </w:pPr>
    </w:p>
    <w:p w14:paraId="060933BE" w14:textId="77777777" w:rsidR="00B131AF" w:rsidRPr="00B131AF" w:rsidRDefault="00B131AF" w:rsidP="00716062">
      <w:pPr>
        <w:pStyle w:val="Heading2"/>
      </w:pPr>
      <w:bookmarkStart w:id="3887" w:name="_Toc120214795"/>
      <w:r w:rsidRPr="00B131AF">
        <w:lastRenderedPageBreak/>
        <w:t>Vessels Characteristics</w:t>
      </w:r>
      <w:bookmarkEnd w:id="3887"/>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15371B13" w14:textId="77777777" w:rsidTr="00B131AF">
        <w:tc>
          <w:tcPr>
            <w:tcW w:w="5000" w:type="pct"/>
            <w:shd w:val="clear" w:color="auto" w:fill="auto"/>
          </w:tcPr>
          <w:p w14:paraId="2A12A3FE"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Characteristics of vessels</w:t>
            </w:r>
          </w:p>
          <w:p w14:paraId="282A01F2"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Length Overall</w:t>
            </w:r>
          </w:p>
          <w:p w14:paraId="6E995D01"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maximum length of the ship (L.O.A.). (http://en.wikipedia.org/wiki/Ship_measurements; 24 July 2010) </w:t>
            </w:r>
          </w:p>
          <w:p w14:paraId="0C91E322"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Length at Waterline</w:t>
            </w:r>
          </w:p>
          <w:p w14:paraId="53C334E4"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ship's length measured at the waterline.</w:t>
            </w:r>
          </w:p>
          <w:p w14:paraId="02D0E8BF"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Breadth</w:t>
            </w:r>
          </w:p>
          <w:p w14:paraId="237D99AA"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width or beam of the vessel.</w:t>
            </w:r>
          </w:p>
          <w:p w14:paraId="247CE408" w14:textId="77777777" w:rsidR="00B131AF" w:rsidRPr="00B131AF" w:rsidRDefault="00B131AF" w:rsidP="00B131AF">
            <w:pPr>
              <w:spacing w:before="120" w:after="120"/>
              <w:rPr>
                <w:rFonts w:cs="Arial"/>
              </w:rPr>
            </w:pPr>
            <w:r w:rsidRPr="00B131AF">
              <w:rPr>
                <w:rFonts w:cs="Arial"/>
              </w:rPr>
              <w:t xml:space="preserve">4) </w:t>
            </w:r>
            <w:r w:rsidRPr="00B131AF">
              <w:rPr>
                <w:rFonts w:cs="Arial"/>
                <w:b/>
              </w:rPr>
              <w:t>Draught</w:t>
            </w:r>
          </w:p>
          <w:p w14:paraId="6644C625"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depth of water necessary to float a vessel fully loaded.</w:t>
            </w:r>
          </w:p>
          <w:p w14:paraId="77725EF7" w14:textId="77777777" w:rsidR="00B131AF" w:rsidRPr="00B131AF" w:rsidRDefault="00B131AF" w:rsidP="00B131AF">
            <w:pPr>
              <w:spacing w:before="120" w:after="120"/>
              <w:rPr>
                <w:rFonts w:cs="Arial"/>
              </w:rPr>
            </w:pPr>
            <w:r w:rsidRPr="00B131AF">
              <w:rPr>
                <w:rFonts w:cs="Arial"/>
              </w:rPr>
              <w:t xml:space="preserve">6) </w:t>
            </w:r>
            <w:r w:rsidRPr="00B131AF">
              <w:rPr>
                <w:rFonts w:cs="Arial"/>
                <w:b/>
              </w:rPr>
              <w:t>Displacement Tonnage</w:t>
            </w:r>
          </w:p>
          <w:p w14:paraId="79B22EA6"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measurement of the weight of the vessel, usually used for warships. (Merchant ships are usually measured based on the volume of cargo space; see tonnage). Displacement is expressed either in long tons of 2,240 pounds or metric tonnes of 1,000 kg. Since the two units are very close in size (2,240 pounds = 1,016 kg and 1,000 kg = 2,205 pounds), it is common not to distinguish between them. To preserve secrecy, nations sometimes misstate a warship's displacement.</w:t>
            </w:r>
          </w:p>
          <w:p w14:paraId="43B49F80" w14:textId="77777777" w:rsidR="00B131AF" w:rsidRPr="00B131AF" w:rsidRDefault="00B131AF" w:rsidP="00B131AF">
            <w:pPr>
              <w:spacing w:before="120" w:after="120"/>
              <w:rPr>
                <w:rFonts w:cs="Arial"/>
              </w:rPr>
            </w:pPr>
            <w:r w:rsidRPr="00B131AF">
              <w:rPr>
                <w:rFonts w:cs="Arial"/>
              </w:rPr>
              <w:t xml:space="preserve">7) </w:t>
            </w:r>
            <w:r w:rsidRPr="00B131AF">
              <w:rPr>
                <w:rFonts w:cs="Arial"/>
                <w:b/>
              </w:rPr>
              <w:t>Displacement Tonnage, Light</w:t>
            </w:r>
          </w:p>
          <w:p w14:paraId="0357BB75"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weight of the ship excluding cargo, fuel, ballast, stores, passengers, and crew, but with water in the boilers to steaming level.</w:t>
            </w:r>
          </w:p>
          <w:p w14:paraId="57BF35B1" w14:textId="77777777" w:rsidR="00B131AF" w:rsidRPr="00B131AF" w:rsidRDefault="00B131AF" w:rsidP="00B131AF">
            <w:pPr>
              <w:spacing w:before="120" w:after="120"/>
              <w:rPr>
                <w:rFonts w:cs="Arial"/>
              </w:rPr>
            </w:pPr>
            <w:r w:rsidRPr="00B131AF">
              <w:rPr>
                <w:rFonts w:cs="Arial"/>
              </w:rPr>
              <w:t xml:space="preserve">8) </w:t>
            </w:r>
            <w:r w:rsidRPr="00B131AF">
              <w:rPr>
                <w:rFonts w:cs="Arial"/>
                <w:b/>
              </w:rPr>
              <w:t>Displacement Tonnage, Loaded</w:t>
            </w:r>
          </w:p>
          <w:p w14:paraId="5D7BBE5C"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weight of the ship including cargo, passengers, fuel, water, stores, dunnage and such other items necessary for use on a voyage, which brings the vessel down to her load draft.</w:t>
            </w:r>
          </w:p>
          <w:p w14:paraId="6F42C14F" w14:textId="77777777" w:rsidR="00B131AF" w:rsidRPr="00B131AF" w:rsidRDefault="00B131AF" w:rsidP="00B131AF">
            <w:pPr>
              <w:spacing w:before="120" w:after="120"/>
              <w:rPr>
                <w:rFonts w:cs="Arial"/>
              </w:rPr>
            </w:pPr>
            <w:r w:rsidRPr="00B131AF">
              <w:rPr>
                <w:rFonts w:cs="Arial"/>
              </w:rPr>
              <w:t xml:space="preserve">9) </w:t>
            </w:r>
            <w:r w:rsidRPr="00B131AF">
              <w:rPr>
                <w:rFonts w:cs="Arial"/>
                <w:b/>
              </w:rPr>
              <w:t>Deadweight Tonnage</w:t>
            </w:r>
          </w:p>
          <w:p w14:paraId="6EFEF77F"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difference between displacement, light and displacement, loaded. A measure of the ship's total carrying capacity.</w:t>
            </w:r>
          </w:p>
          <w:p w14:paraId="4669B075" w14:textId="77777777" w:rsidR="00B131AF" w:rsidRPr="00B131AF" w:rsidRDefault="00B131AF" w:rsidP="00B131AF">
            <w:pPr>
              <w:spacing w:before="120" w:after="120"/>
              <w:rPr>
                <w:rFonts w:cs="Arial"/>
              </w:rPr>
            </w:pPr>
            <w:r w:rsidRPr="00B131AF">
              <w:rPr>
                <w:rFonts w:cs="Arial"/>
              </w:rPr>
              <w:t xml:space="preserve">10) </w:t>
            </w:r>
            <w:r w:rsidRPr="00B131AF">
              <w:rPr>
                <w:rFonts w:cs="Arial"/>
                <w:b/>
              </w:rPr>
              <w:t>Gross Tonnage</w:t>
            </w:r>
          </w:p>
          <w:p w14:paraId="5FA352F1"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entire internal cubic capacity of the ship expressed in tons of 100 cubic feet to the ton, except certain spaces with are exempted such as: peak and other tanks for water ballast, open forecastle bridge and poop, access of hatchways, certain light and air spaces, domes of skylights, condenser, anchor gear, steering gear, wheel house, galley and cabin for passengers.</w:t>
            </w:r>
          </w:p>
          <w:p w14:paraId="17B1CA9C" w14:textId="77777777" w:rsidR="00B131AF" w:rsidRPr="00B131AF" w:rsidRDefault="00B131AF" w:rsidP="00B131AF">
            <w:pPr>
              <w:spacing w:before="120" w:after="120"/>
              <w:rPr>
                <w:rFonts w:cs="Arial"/>
              </w:rPr>
            </w:pPr>
            <w:r w:rsidRPr="00B131AF">
              <w:rPr>
                <w:rFonts w:cs="Arial"/>
              </w:rPr>
              <w:t xml:space="preserve">11) </w:t>
            </w:r>
            <w:r w:rsidRPr="00B131AF">
              <w:rPr>
                <w:rFonts w:cs="Arial"/>
                <w:b/>
              </w:rPr>
              <w:t>Net Tonnage</w:t>
            </w:r>
          </w:p>
          <w:p w14:paraId="1AB67B18"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Obtained from the gross tonnage by deducting crew and navigating spaces and allowances for propulsion machinery.</w:t>
            </w:r>
          </w:p>
          <w:p w14:paraId="659D18F0" w14:textId="77777777" w:rsidR="00B131AF" w:rsidRPr="00B131AF" w:rsidRDefault="00B131AF" w:rsidP="00B131AF">
            <w:pPr>
              <w:spacing w:before="120" w:after="120"/>
              <w:rPr>
                <w:rFonts w:cs="Arial"/>
              </w:rPr>
            </w:pPr>
            <w:r w:rsidRPr="00B131AF">
              <w:rPr>
                <w:rFonts w:cs="Arial"/>
              </w:rPr>
              <w:t xml:space="preserve">12) </w:t>
            </w:r>
            <w:r w:rsidRPr="00B131AF">
              <w:rPr>
                <w:rFonts w:cs="Arial"/>
                <w:b/>
              </w:rPr>
              <w:t>Panama Canal/Universal Measurement System Net Tonnage</w:t>
            </w:r>
          </w:p>
          <w:p w14:paraId="56D2AB7E"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Panama Canal/Universal Measurement System (PC/UMS) is based on net tonnage, modified for Panama Canal purposes. PC/UMS is based on a mathematical formula to calculate a vessel's total volume; a PC/UMS net ton is equivalent to 100 cubic feet of capacity.</w:t>
            </w:r>
          </w:p>
          <w:p w14:paraId="6B09E7B9" w14:textId="77777777" w:rsidR="00B131AF" w:rsidRPr="00B131AF" w:rsidRDefault="00B131AF" w:rsidP="00B131AF">
            <w:pPr>
              <w:spacing w:before="120" w:after="120"/>
              <w:rPr>
                <w:rFonts w:cs="Arial"/>
              </w:rPr>
            </w:pPr>
            <w:r w:rsidRPr="00B131AF">
              <w:rPr>
                <w:rFonts w:cs="Arial"/>
              </w:rPr>
              <w:t xml:space="preserve">13) </w:t>
            </w:r>
            <w:r w:rsidRPr="00B131AF">
              <w:rPr>
                <w:rFonts w:cs="Arial"/>
                <w:b/>
              </w:rPr>
              <w:t>Suez Canal Net Tonnage</w:t>
            </w:r>
          </w:p>
          <w:p w14:paraId="760B9412"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Suez Canal Net Tonnage (SCNT) is derived with a number of modifications from the former net register tonnage of the </w:t>
            </w:r>
            <w:proofErr w:type="spellStart"/>
            <w:r w:rsidRPr="00B131AF">
              <w:rPr>
                <w:rFonts w:cs="Arial"/>
              </w:rPr>
              <w:t>Moorsom</w:t>
            </w:r>
            <w:proofErr w:type="spellEnd"/>
            <w:r w:rsidRPr="00B131AF">
              <w:rPr>
                <w:rFonts w:cs="Arial"/>
              </w:rPr>
              <w:t xml:space="preserve"> System and was established by the International Commission of Constantinople in its Protocol of 18 December 1873. It is still in use, as amended by </w:t>
            </w:r>
            <w:r w:rsidRPr="00B131AF">
              <w:rPr>
                <w:rFonts w:cs="Arial"/>
              </w:rPr>
              <w:lastRenderedPageBreak/>
              <w:t>the Rules of Navigation of the Suez Canal Authority, and is registered in the Suez Canal Tonnage Certificate.</w:t>
            </w:r>
          </w:p>
          <w:p w14:paraId="353C7E16" w14:textId="77777777" w:rsidR="00B131AF" w:rsidRPr="00B131AF" w:rsidRDefault="00B131AF" w:rsidP="00B131AF">
            <w:pPr>
              <w:spacing w:before="120" w:after="120"/>
              <w:rPr>
                <w:rFonts w:cs="Arial"/>
              </w:rPr>
            </w:pPr>
          </w:p>
          <w:p w14:paraId="6CBDDC18" w14:textId="77777777" w:rsidR="00B131AF" w:rsidRPr="00B131AF" w:rsidRDefault="00B131AF" w:rsidP="00B131AF">
            <w:pPr>
              <w:spacing w:before="120" w:after="120"/>
              <w:rPr>
                <w:rFonts w:cs="Arial"/>
              </w:rPr>
            </w:pPr>
            <w:r w:rsidRPr="00B131AF">
              <w:rPr>
                <w:rFonts w:cs="Arial"/>
                <w:u w:val="single"/>
              </w:rPr>
              <w:t>Remarks:</w:t>
            </w:r>
          </w:p>
          <w:p w14:paraId="4AB17735" w14:textId="77777777" w:rsidR="00B131AF" w:rsidRPr="00B131AF" w:rsidRDefault="00B131AF" w:rsidP="00B131AF">
            <w:pPr>
              <w:spacing w:before="120" w:after="120"/>
              <w:rPr>
                <w:rFonts w:cs="Arial"/>
              </w:rPr>
            </w:pPr>
            <w:r w:rsidRPr="00B131AF">
              <w:rPr>
                <w:rFonts w:cs="Arial"/>
              </w:rPr>
              <w:t>•No remarks.</w:t>
            </w:r>
          </w:p>
        </w:tc>
      </w:tr>
    </w:tbl>
    <w:p w14:paraId="7E16742D" w14:textId="77777777" w:rsidR="00B131AF" w:rsidRPr="00B131AF" w:rsidRDefault="00B131AF" w:rsidP="00B131AF">
      <w:pPr>
        <w:spacing w:before="240"/>
        <w:rPr>
          <w:b/>
        </w:rPr>
      </w:pPr>
    </w:p>
    <w:p w14:paraId="3E73DF1B" w14:textId="77777777" w:rsidR="00B131AF" w:rsidRPr="00B131AF" w:rsidRDefault="00B131AF" w:rsidP="00716062">
      <w:pPr>
        <w:pStyle w:val="Heading2"/>
      </w:pPr>
      <w:bookmarkStart w:id="3888" w:name="_Toc120214796"/>
      <w:r w:rsidRPr="00B131AF">
        <w:t>Vessels Characteristics Unit</w:t>
      </w:r>
      <w:bookmarkEnd w:id="3888"/>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668D2C4D" w14:textId="77777777" w:rsidTr="00B131AF">
        <w:tc>
          <w:tcPr>
            <w:tcW w:w="5000" w:type="pct"/>
            <w:shd w:val="clear" w:color="auto" w:fill="auto"/>
          </w:tcPr>
          <w:p w14:paraId="7E42D2EA"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unit used for vessel characteristics attribute.</w:t>
            </w:r>
          </w:p>
          <w:p w14:paraId="64A25F7B"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Metric Ton</w:t>
            </w:r>
          </w:p>
          <w:p w14:paraId="4435D0EB"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tonne or metric ton (U.S.), often redundantly referred to as a metric tonne, is a unit of mass equal to 1,000 kg (2,205 lb) or approximately the mass of one cubic metre of water at four degrees Celsius. It is sometimes abbreviated as </w:t>
            </w:r>
            <w:proofErr w:type="spellStart"/>
            <w:r w:rsidRPr="00B131AF">
              <w:rPr>
                <w:rFonts w:cs="Arial"/>
              </w:rPr>
              <w:t>mt</w:t>
            </w:r>
            <w:proofErr w:type="spellEnd"/>
            <w:r w:rsidRPr="00B131AF">
              <w:rPr>
                <w:rFonts w:cs="Arial"/>
              </w:rPr>
              <w:t xml:space="preserve"> in the United States, but this conflicts with other SI symbols. The tonne is not a unit in the International System of Units (SI), but is accepted for use with the SI. In SI units and prefixes, the tonne is a megagram (Mg). The Imperial and US customary units comparable to the tonne are both spelled ton in English, though they differ in mass. Pronunciation of tonne (the word used in the UK) and ton is usually identical, but is not too confusing unless accuracy is important as the tonne and UK long ton differ by only 1.6.</w:t>
            </w:r>
          </w:p>
          <w:p w14:paraId="5F9C9C0A" w14:textId="77777777" w:rsidR="00B131AF" w:rsidRPr="00B131AF" w:rsidRDefault="00B131AF" w:rsidP="00B131AF">
            <w:pPr>
              <w:spacing w:before="120" w:after="120"/>
              <w:rPr>
                <w:rFonts w:cs="Arial"/>
              </w:rPr>
            </w:pPr>
            <w:r w:rsidRPr="00B131AF">
              <w:rPr>
                <w:rFonts w:cs="Arial"/>
              </w:rPr>
              <w:t xml:space="preserve">4) </w:t>
            </w:r>
            <w:r w:rsidRPr="00B131AF">
              <w:rPr>
                <w:rFonts w:cs="Arial"/>
                <w:b/>
                <w:bCs/>
              </w:rPr>
              <w:t>Ton</w:t>
            </w:r>
          </w:p>
          <w:p w14:paraId="161B0F37"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Long ton (weight ton or imperial ton) is the name for the unit called the "ton" in the avoirdupois or Imperial system of measurements, as used in the United Kingdom and several other Commonwealth countries. It has been mostly replaced by the tonne, and in the United States by the </w:t>
            </w:r>
            <w:r w:rsidRPr="00B131AF">
              <w:rPr>
                <w:rFonts w:cs="Arial"/>
                <w:b/>
              </w:rPr>
              <w:t>short ton</w:t>
            </w:r>
            <w:r w:rsidRPr="00B131AF">
              <w:rPr>
                <w:rFonts w:cs="Arial"/>
              </w:rPr>
              <w:t>. One long ton is equal to 2,240 pounds (1,016 kg) or 35 cubic feet (0.9911 m) of salt water with a density of 64 lb/ft (1.025 g/ml). It has some limited use in the United States, most commonly in measuring the displacement of ships, and was the unit prescribed for warships by the Washington Naval Treaty for example battleships were limited to a mass of 35,000 long tons (36,000 t; 39,000 ST).</w:t>
            </w:r>
          </w:p>
          <w:p w14:paraId="272373D1" w14:textId="77777777" w:rsidR="00B131AF" w:rsidRPr="00B131AF" w:rsidRDefault="00B131AF" w:rsidP="00B131AF">
            <w:pPr>
              <w:spacing w:before="120" w:after="120"/>
              <w:rPr>
                <w:rFonts w:cs="Arial"/>
              </w:rPr>
            </w:pPr>
            <w:r w:rsidRPr="00B131AF">
              <w:rPr>
                <w:rFonts w:cs="Arial"/>
              </w:rPr>
              <w:t xml:space="preserve">5) </w:t>
            </w:r>
            <w:r w:rsidRPr="00B131AF">
              <w:rPr>
                <w:rFonts w:cs="Arial"/>
                <w:b/>
                <w:bCs/>
              </w:rPr>
              <w:t>Short Ton</w:t>
            </w:r>
          </w:p>
          <w:p w14:paraId="161EF3AB"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unit of weight equal to 2,000 pounds (907.18474 kg). In the United States it is often called simply ton without distinguishing it from the metric ton (tonne, 1,000 kilograms) or the long ton (2,240 pounds / 1,016.0469088 kilograms); rather, the other two are specifically noted. There are, however, some US applications for which unspecified tons normally means long tons (for example, Navy ships) or metric tons (world grain production figures). Both the long and short ton are defined as 20 hundredweights, but a hundredweight is 100 pounds (45.359237 kg) in the US system (short or net hundredweight) and 112 pounds (50.80234544 kg) in the Imperial system (long or gross hundredweight).</w:t>
            </w:r>
          </w:p>
          <w:p w14:paraId="3C769953" w14:textId="77777777" w:rsidR="00B131AF" w:rsidRPr="00B131AF" w:rsidRDefault="00B131AF" w:rsidP="00B131AF">
            <w:pPr>
              <w:spacing w:before="120" w:after="120"/>
              <w:rPr>
                <w:rFonts w:cs="Arial"/>
              </w:rPr>
            </w:pPr>
            <w:r w:rsidRPr="00B131AF">
              <w:rPr>
                <w:rFonts w:cs="Arial"/>
              </w:rPr>
              <w:t xml:space="preserve">6) </w:t>
            </w:r>
            <w:r w:rsidRPr="00B131AF">
              <w:rPr>
                <w:rFonts w:cs="Arial"/>
                <w:b/>
              </w:rPr>
              <w:t>Gross Ton</w:t>
            </w:r>
          </w:p>
          <w:p w14:paraId="2CE4D374"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Gross tonnage (GT) is a function of the volume of all ship's enclosed spaces (from keel to funnel) measured to the outside of the hull framing. There is a sliding scale factor. So GT is a kind of capacity-derived index that is used to rank a ship for purposes of determining manning, safety and other statutory requirements and is expressed simply as GT, which is a unitless entity, even though its derivation is tied to the cubic meter unit of volumetric </w:t>
            </w:r>
            <w:proofErr w:type="spellStart"/>
            <w:r w:rsidRPr="00B131AF">
              <w:rPr>
                <w:rFonts w:cs="Arial"/>
              </w:rPr>
              <w:t>capacity.Tonnage</w:t>
            </w:r>
            <w:proofErr w:type="spellEnd"/>
            <w:r w:rsidRPr="00B131AF">
              <w:rPr>
                <w:rFonts w:cs="Arial"/>
              </w:rPr>
              <w:t xml:space="preserve"> measurements are now governed by an IMO Convention (International Convention on Tonnage Measurement of Ships, 1969 (London-Rules)), which applies to all ships built after July 1982. In accordance with the Convention, the correct term to use now is GT, which is a function of the moulded volume of all enclosed spaces of the ship.</w:t>
            </w:r>
          </w:p>
          <w:p w14:paraId="6190DBDC" w14:textId="77777777" w:rsidR="00B131AF" w:rsidRPr="00B131AF" w:rsidRDefault="00B131AF" w:rsidP="00B131AF">
            <w:pPr>
              <w:spacing w:before="120" w:after="120"/>
              <w:rPr>
                <w:rFonts w:cs="Arial"/>
              </w:rPr>
            </w:pPr>
            <w:r w:rsidRPr="00B131AF">
              <w:rPr>
                <w:rFonts w:cs="Arial"/>
              </w:rPr>
              <w:t xml:space="preserve">7) </w:t>
            </w:r>
            <w:r w:rsidRPr="00B131AF">
              <w:rPr>
                <w:rFonts w:cs="Arial"/>
                <w:b/>
              </w:rPr>
              <w:t>Net Ton</w:t>
            </w:r>
          </w:p>
          <w:p w14:paraId="0D4F7525" w14:textId="77777777" w:rsidR="00B131AF" w:rsidRPr="00B131AF" w:rsidRDefault="00B131AF" w:rsidP="00B131AF">
            <w:pPr>
              <w:spacing w:before="120" w:after="120"/>
              <w:rPr>
                <w:rFonts w:cs="Arial"/>
              </w:rPr>
            </w:pPr>
            <w:r w:rsidRPr="00B131AF">
              <w:rPr>
                <w:rFonts w:cs="Arial"/>
              </w:rPr>
              <w:lastRenderedPageBreak/>
              <w:t xml:space="preserve">  </w:t>
            </w:r>
            <w:r w:rsidRPr="00B131AF">
              <w:rPr>
                <w:rFonts w:cs="Arial"/>
                <w:u w:val="single"/>
              </w:rPr>
              <w:t>IHO Definition:</w:t>
            </w:r>
            <w:r w:rsidRPr="00B131AF">
              <w:rPr>
                <w:rFonts w:cs="Arial"/>
              </w:rPr>
              <w:t xml:space="preserve"> Net tonnage (NT) is based on a calculation of the volume of all cargo spaces of the ship. It indicates a vessels earning space and is a function of the moulded volume of all cargo spaces of the ship.</w:t>
            </w:r>
          </w:p>
          <w:p w14:paraId="3C4DC756" w14:textId="77777777" w:rsidR="00B131AF" w:rsidRPr="00B131AF" w:rsidRDefault="00B131AF" w:rsidP="00B131AF">
            <w:pPr>
              <w:spacing w:before="120" w:after="120"/>
              <w:rPr>
                <w:rFonts w:cs="Arial"/>
              </w:rPr>
            </w:pPr>
            <w:r w:rsidRPr="00B131AF">
              <w:rPr>
                <w:rFonts w:cs="Arial"/>
              </w:rPr>
              <w:t xml:space="preserve">9) </w:t>
            </w:r>
            <w:r w:rsidRPr="00B131AF">
              <w:rPr>
                <w:rFonts w:cs="Arial"/>
                <w:b/>
              </w:rPr>
              <w:t>Suez Canal Net Tonnage</w:t>
            </w:r>
          </w:p>
          <w:p w14:paraId="0EE4FF3E"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Suez Canal Net Tonnage (SCNT) is derived with a number of modifications from the former net register tonnage of the </w:t>
            </w:r>
            <w:proofErr w:type="spellStart"/>
            <w:r w:rsidRPr="00B131AF">
              <w:rPr>
                <w:rFonts w:cs="Arial"/>
              </w:rPr>
              <w:t>Moorsom</w:t>
            </w:r>
            <w:proofErr w:type="spellEnd"/>
            <w:r w:rsidRPr="00B131AF">
              <w:rPr>
                <w:rFonts w:cs="Arial"/>
              </w:rPr>
              <w:t xml:space="preserve"> System and was established by the International Commission of Constantinople in its Protocol of 18 December 1873. It is still in use, as amended by the Rules of Navigation of the Suez Canal Authority, and is registered in the Suez Canal Tonnage Certificate.</w:t>
            </w:r>
          </w:p>
          <w:p w14:paraId="0220AE91" w14:textId="77777777" w:rsidR="00B131AF" w:rsidRPr="00B131AF" w:rsidRDefault="00B131AF" w:rsidP="00B131AF">
            <w:pPr>
              <w:spacing w:before="120" w:after="120"/>
              <w:rPr>
                <w:rFonts w:cs="Arial"/>
              </w:rPr>
            </w:pPr>
          </w:p>
          <w:p w14:paraId="3AD59744" w14:textId="77777777" w:rsidR="00B131AF" w:rsidRPr="00B131AF" w:rsidRDefault="00B131AF" w:rsidP="00B131AF">
            <w:pPr>
              <w:spacing w:before="120" w:after="120"/>
              <w:rPr>
                <w:rFonts w:cs="Arial"/>
              </w:rPr>
            </w:pPr>
            <w:r w:rsidRPr="00B131AF">
              <w:rPr>
                <w:rFonts w:cs="Arial"/>
                <w:u w:val="single"/>
              </w:rPr>
              <w:t>Remarks:</w:t>
            </w:r>
          </w:p>
          <w:p w14:paraId="2F18D416" w14:textId="77777777" w:rsidR="00B131AF" w:rsidRPr="00B131AF" w:rsidRDefault="00B131AF" w:rsidP="00B131AF">
            <w:pPr>
              <w:spacing w:before="120" w:after="120"/>
              <w:rPr>
                <w:rFonts w:cs="Arial"/>
              </w:rPr>
            </w:pPr>
            <w:r w:rsidRPr="00B131AF">
              <w:rPr>
                <w:rFonts w:cs="Arial"/>
              </w:rPr>
              <w:t>•No remarks.</w:t>
            </w:r>
          </w:p>
        </w:tc>
      </w:tr>
    </w:tbl>
    <w:p w14:paraId="50E97DC8" w14:textId="77777777" w:rsidR="00B131AF" w:rsidRPr="00B131AF" w:rsidRDefault="00B131AF" w:rsidP="00B131AF">
      <w:pPr>
        <w:spacing w:before="240"/>
        <w:rPr>
          <w:b/>
        </w:rPr>
      </w:pPr>
    </w:p>
    <w:p w14:paraId="288B4C81" w14:textId="77777777" w:rsidR="00B131AF" w:rsidRPr="00B131AF" w:rsidRDefault="00B131AF" w:rsidP="00716062">
      <w:pPr>
        <w:pStyle w:val="Heading2"/>
      </w:pPr>
      <w:bookmarkStart w:id="3889" w:name="_Toc120214797"/>
      <w:r w:rsidRPr="00B131AF">
        <w:t>Vessels Characteristics Value</w:t>
      </w:r>
      <w:bookmarkEnd w:id="3889"/>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0B6519A4" w14:textId="77777777" w:rsidTr="00B131AF">
        <w:tc>
          <w:tcPr>
            <w:tcW w:w="5000" w:type="pct"/>
            <w:shd w:val="clear" w:color="auto" w:fill="auto"/>
          </w:tcPr>
          <w:p w14:paraId="0302CB75"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value of a particular characteristic such as a dimension or tonnage of a vessel.</w:t>
            </w:r>
          </w:p>
          <w:p w14:paraId="1D43EBC6" w14:textId="4DEEAEE8" w:rsidR="00B131AF" w:rsidRPr="00B131AF" w:rsidRDefault="00B75194" w:rsidP="00B131AF">
            <w:pPr>
              <w:spacing w:before="120" w:after="120"/>
              <w:rPr>
                <w:rFonts w:cs="Arial"/>
              </w:rPr>
            </w:pPr>
            <w:ins w:id="3890" w:author="Raphael Malyankar" w:date="2022-11-22T00:45:00Z">
              <w:r w:rsidRPr="00B75194">
                <w:rPr>
                  <w:rFonts w:cs="Arial"/>
                </w:rPr>
                <w:t>Value Type: real</w:t>
              </w:r>
            </w:ins>
          </w:p>
          <w:p w14:paraId="51B8BB1C" w14:textId="77777777" w:rsidR="00B131AF" w:rsidRPr="00B131AF" w:rsidRDefault="00B131AF" w:rsidP="00B131AF">
            <w:pPr>
              <w:spacing w:before="120" w:after="120"/>
              <w:rPr>
                <w:rFonts w:cs="Arial"/>
              </w:rPr>
            </w:pPr>
            <w:r w:rsidRPr="00B131AF">
              <w:rPr>
                <w:rFonts w:cs="Arial"/>
                <w:u w:val="single"/>
              </w:rPr>
              <w:t>Remarks:</w:t>
            </w:r>
          </w:p>
          <w:p w14:paraId="36EF0A26" w14:textId="2573DD45" w:rsidR="00B131AF" w:rsidRPr="00B131AF" w:rsidRDefault="00B131AF" w:rsidP="00B131AF">
            <w:pPr>
              <w:spacing w:before="120" w:after="120"/>
              <w:rPr>
                <w:rFonts w:cs="Arial"/>
              </w:rPr>
            </w:pPr>
            <w:r w:rsidRPr="00B131AF">
              <w:rPr>
                <w:rFonts w:cs="Arial"/>
              </w:rPr>
              <w:t>•</w:t>
            </w:r>
            <w:ins w:id="3891" w:author="Raphael Malyankar" w:date="2022-11-22T00:50:00Z">
              <w:r w:rsidR="00B75194">
                <w:t xml:space="preserve"> </w:t>
              </w:r>
              <w:r w:rsidR="00B75194" w:rsidRPr="00B75194">
                <w:rPr>
                  <w:rFonts w:cs="Arial"/>
                </w:rPr>
                <w:t>Indicates range limits in expressions characterizing vessels by dimensions and tonnages. The unit of measure, characteristic, and comparison operator (greater, less, etc.) are encoded separately.</w:t>
              </w:r>
            </w:ins>
            <w:del w:id="3892" w:author="Raphael Malyankar" w:date="2022-11-22T00:50:00Z">
              <w:r w:rsidRPr="00B131AF" w:rsidDel="00B75194">
                <w:rPr>
                  <w:rFonts w:cs="Arial"/>
                </w:rPr>
                <w:delText>No remarks.</w:delText>
              </w:r>
            </w:del>
          </w:p>
        </w:tc>
      </w:tr>
    </w:tbl>
    <w:p w14:paraId="40956725" w14:textId="77777777" w:rsidR="00B131AF" w:rsidRPr="00B131AF" w:rsidRDefault="00B131AF" w:rsidP="00B131AF">
      <w:pPr>
        <w:spacing w:before="240"/>
        <w:rPr>
          <w:b/>
        </w:rPr>
      </w:pPr>
    </w:p>
    <w:p w14:paraId="3EA2C39E" w14:textId="77777777" w:rsidR="00B131AF" w:rsidRPr="00B131AF" w:rsidRDefault="00B131AF" w:rsidP="00716062">
      <w:pPr>
        <w:pStyle w:val="Heading2"/>
      </w:pPr>
      <w:bookmarkStart w:id="3893" w:name="_Toc120214798"/>
      <w:r w:rsidRPr="00B131AF">
        <w:t>Vessel Performance</w:t>
      </w:r>
      <w:bookmarkEnd w:id="3893"/>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78797C78" w14:textId="77777777" w:rsidTr="00B131AF">
        <w:tc>
          <w:tcPr>
            <w:tcW w:w="5000" w:type="pct"/>
            <w:shd w:val="clear" w:color="auto" w:fill="auto"/>
          </w:tcPr>
          <w:p w14:paraId="053761B0"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A description of the required handling characteristics of a vessel including hull design, main and auxiliary machinery, cargo handling equipment, navigation equipment and manoeuvring behaviour.</w:t>
            </w:r>
          </w:p>
          <w:p w14:paraId="38AB55E2" w14:textId="12D702D1" w:rsidR="00B131AF" w:rsidRPr="00B131AF" w:rsidRDefault="00B75194" w:rsidP="00B131AF">
            <w:pPr>
              <w:spacing w:before="120" w:after="120"/>
              <w:rPr>
                <w:rFonts w:cs="Arial"/>
              </w:rPr>
            </w:pPr>
            <w:ins w:id="3894" w:author="Raphael Malyankar" w:date="2022-11-22T00:50:00Z">
              <w:r w:rsidRPr="00B75194">
                <w:rPr>
                  <w:rFonts w:cs="Arial"/>
                </w:rPr>
                <w:t>Value Type: text</w:t>
              </w:r>
            </w:ins>
          </w:p>
          <w:p w14:paraId="200A9ABE" w14:textId="77777777" w:rsidR="00B131AF" w:rsidRPr="00B131AF" w:rsidRDefault="00B131AF" w:rsidP="00B131AF">
            <w:pPr>
              <w:spacing w:before="120" w:after="120"/>
              <w:rPr>
                <w:rFonts w:cs="Arial"/>
              </w:rPr>
            </w:pPr>
            <w:r w:rsidRPr="00B131AF">
              <w:rPr>
                <w:rFonts w:cs="Arial"/>
                <w:u w:val="single"/>
              </w:rPr>
              <w:t>Remarks:</w:t>
            </w:r>
          </w:p>
          <w:p w14:paraId="51DF241E" w14:textId="77777777" w:rsidR="00B131AF" w:rsidRPr="00B131AF" w:rsidRDefault="00B131AF" w:rsidP="00B131AF">
            <w:pPr>
              <w:spacing w:before="120" w:after="120"/>
              <w:rPr>
                <w:rFonts w:cs="Arial"/>
              </w:rPr>
            </w:pPr>
            <w:r w:rsidRPr="00B131AF">
              <w:rPr>
                <w:rFonts w:cs="Arial"/>
              </w:rPr>
              <w:t>•No remarks.</w:t>
            </w:r>
          </w:p>
        </w:tc>
      </w:tr>
    </w:tbl>
    <w:p w14:paraId="67A9052C" w14:textId="77777777" w:rsidR="00B131AF" w:rsidRPr="00B131AF" w:rsidRDefault="00B131AF" w:rsidP="00B131AF">
      <w:pPr>
        <w:spacing w:before="240"/>
        <w:rPr>
          <w:b/>
        </w:rPr>
      </w:pPr>
    </w:p>
    <w:p w14:paraId="5A38534E" w14:textId="77777777" w:rsidR="00B131AF" w:rsidRPr="00B131AF" w:rsidRDefault="00B131AF" w:rsidP="00716062">
      <w:pPr>
        <w:pStyle w:val="Heading2"/>
      </w:pPr>
      <w:bookmarkStart w:id="3895" w:name="_Toc120214799"/>
      <w:r w:rsidRPr="00B131AF">
        <w:t>Waste Disposal Service</w:t>
      </w:r>
      <w:bookmarkEnd w:id="3895"/>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256312AC" w14:textId="77777777" w:rsidTr="00B131AF">
        <w:tc>
          <w:tcPr>
            <w:tcW w:w="5000" w:type="pct"/>
            <w:shd w:val="clear" w:color="auto" w:fill="auto"/>
          </w:tcPr>
          <w:p w14:paraId="3DE0CDDF"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Service for the reception of residues, polluting substances, refuse, oily wastes, and by-products from ships.</w:t>
            </w:r>
          </w:p>
          <w:p w14:paraId="7446CB7C"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MARPOL Annex I Oily Bilge Water</w:t>
            </w:r>
          </w:p>
          <w:p w14:paraId="5AF94E54"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service with facility to receive oil related waste/residue of the type "Oily bilge water" as specified in MARPOL Annex I.</w:t>
            </w:r>
          </w:p>
          <w:p w14:paraId="293ED724"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MARPOL Annex I Oily Residues</w:t>
            </w:r>
          </w:p>
          <w:p w14:paraId="6AD045C2"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service with facility to receive oil related waste/residue of the type "Oily Residues (sludge)" as specified in MARPOL Annex I.</w:t>
            </w:r>
          </w:p>
          <w:p w14:paraId="531120D5" w14:textId="77777777" w:rsidR="00B131AF" w:rsidRPr="00B131AF" w:rsidRDefault="00B131AF" w:rsidP="00B131AF">
            <w:pPr>
              <w:spacing w:before="120" w:after="120"/>
              <w:rPr>
                <w:rFonts w:cs="Arial"/>
              </w:rPr>
            </w:pPr>
            <w:r w:rsidRPr="00B131AF">
              <w:rPr>
                <w:rFonts w:cs="Arial"/>
              </w:rPr>
              <w:lastRenderedPageBreak/>
              <w:t xml:space="preserve">3) </w:t>
            </w:r>
            <w:r w:rsidRPr="00B131AF">
              <w:rPr>
                <w:rFonts w:cs="Arial"/>
                <w:b/>
              </w:rPr>
              <w:t>MARPOL Annex I Oily Tank Washings</w:t>
            </w:r>
          </w:p>
          <w:p w14:paraId="532560DF"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service with facility to receive oil related waste/residue of the type "Oily tank washings (slops)" as specified in MARPOL Annex I.</w:t>
            </w:r>
          </w:p>
          <w:p w14:paraId="5C022E84" w14:textId="77777777" w:rsidR="00B131AF" w:rsidRPr="00B131AF" w:rsidRDefault="00B131AF" w:rsidP="00B131AF">
            <w:pPr>
              <w:spacing w:before="120" w:after="120"/>
              <w:rPr>
                <w:rFonts w:cs="Arial"/>
              </w:rPr>
            </w:pPr>
            <w:r w:rsidRPr="00B131AF">
              <w:rPr>
                <w:rFonts w:cs="Arial"/>
              </w:rPr>
              <w:t xml:space="preserve">4) </w:t>
            </w:r>
            <w:r w:rsidRPr="00B131AF">
              <w:rPr>
                <w:rFonts w:cs="Arial"/>
                <w:b/>
              </w:rPr>
              <w:t>MARPOL Annex I Dirty Ballast Water</w:t>
            </w:r>
          </w:p>
          <w:p w14:paraId="5ABF602F"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service with facility to receive oil related waste/residue of the type "Dirty ballast water" as specified in MARPOL Annex I.</w:t>
            </w:r>
          </w:p>
          <w:p w14:paraId="7AD9C9EE" w14:textId="77777777" w:rsidR="00B131AF" w:rsidRPr="00B131AF" w:rsidRDefault="00B131AF" w:rsidP="00B131AF">
            <w:pPr>
              <w:spacing w:before="120" w:after="120"/>
              <w:rPr>
                <w:rFonts w:cs="Arial"/>
              </w:rPr>
            </w:pPr>
            <w:r w:rsidRPr="00B131AF">
              <w:rPr>
                <w:rFonts w:cs="Arial"/>
              </w:rPr>
              <w:t xml:space="preserve">5) </w:t>
            </w:r>
            <w:r w:rsidRPr="00B131AF">
              <w:rPr>
                <w:rFonts w:cs="Arial"/>
                <w:b/>
              </w:rPr>
              <w:t>MARPOL Annex I Scale and Sludge from Tank Cleaning</w:t>
            </w:r>
          </w:p>
          <w:p w14:paraId="1024AE05"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service with facility to receive oil related waste/residue of the type "Scale and sludge from tank cleaning" as specified in MARPOL Annex I.</w:t>
            </w:r>
          </w:p>
          <w:p w14:paraId="6A34A159" w14:textId="77777777" w:rsidR="00B131AF" w:rsidRPr="00B131AF" w:rsidRDefault="00B131AF" w:rsidP="00B131AF">
            <w:pPr>
              <w:spacing w:before="120" w:after="120"/>
              <w:rPr>
                <w:rFonts w:cs="Arial"/>
              </w:rPr>
            </w:pPr>
            <w:r w:rsidRPr="00B131AF">
              <w:rPr>
                <w:rFonts w:cs="Arial"/>
              </w:rPr>
              <w:t xml:space="preserve">6) </w:t>
            </w:r>
            <w:r w:rsidRPr="00B131AF">
              <w:rPr>
                <w:rFonts w:cs="Arial"/>
                <w:b/>
              </w:rPr>
              <w:t>MARPOL Annex I Other Oily Waste</w:t>
            </w:r>
          </w:p>
          <w:p w14:paraId="001EC1A1"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service with facility to receive oil related waste/residue of the type "Other" as specified in MARPOL Annex I.</w:t>
            </w:r>
          </w:p>
          <w:p w14:paraId="36F6FF5A" w14:textId="77777777" w:rsidR="00B131AF" w:rsidRPr="00B131AF" w:rsidRDefault="00B131AF" w:rsidP="00B131AF">
            <w:pPr>
              <w:spacing w:before="120" w:after="120"/>
              <w:rPr>
                <w:rFonts w:cs="Arial"/>
              </w:rPr>
            </w:pPr>
            <w:r w:rsidRPr="00B131AF">
              <w:rPr>
                <w:rFonts w:cs="Arial"/>
              </w:rPr>
              <w:t xml:space="preserve">7) </w:t>
            </w:r>
            <w:r w:rsidRPr="00B131AF">
              <w:rPr>
                <w:rFonts w:cs="Arial"/>
                <w:b/>
              </w:rPr>
              <w:t>MARPOL Annex II Category X</w:t>
            </w:r>
          </w:p>
          <w:p w14:paraId="3CAEEC93"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service with facility to receive chemical/Noxious liquid substances related waste/residue of the type "Category X" as specified in MARPOL Annex II.</w:t>
            </w:r>
          </w:p>
          <w:p w14:paraId="1DB69334" w14:textId="77777777" w:rsidR="00B131AF" w:rsidRPr="00B131AF" w:rsidRDefault="00B131AF" w:rsidP="00B131AF">
            <w:pPr>
              <w:spacing w:before="120" w:after="120"/>
              <w:rPr>
                <w:rFonts w:cs="Arial"/>
              </w:rPr>
            </w:pPr>
            <w:r w:rsidRPr="00B131AF">
              <w:rPr>
                <w:rFonts w:cs="Arial"/>
              </w:rPr>
              <w:t xml:space="preserve">8) </w:t>
            </w:r>
            <w:r w:rsidRPr="00B131AF">
              <w:rPr>
                <w:rFonts w:cs="Arial"/>
                <w:b/>
              </w:rPr>
              <w:t>MARPOL Annex II Category Y</w:t>
            </w:r>
          </w:p>
          <w:p w14:paraId="0039F687"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service with facility to receive chemical/Noxious liquid substances related waste/residue of the type "Category Y" as specified in MARPOL Annex II.</w:t>
            </w:r>
          </w:p>
          <w:p w14:paraId="4AB35B34" w14:textId="77777777" w:rsidR="00B131AF" w:rsidRPr="00B131AF" w:rsidRDefault="00B131AF" w:rsidP="00B131AF">
            <w:pPr>
              <w:spacing w:before="120" w:after="120"/>
              <w:rPr>
                <w:rFonts w:cs="Arial"/>
              </w:rPr>
            </w:pPr>
            <w:r w:rsidRPr="00B131AF">
              <w:rPr>
                <w:rFonts w:cs="Arial"/>
              </w:rPr>
              <w:t xml:space="preserve">9) </w:t>
            </w:r>
            <w:r w:rsidRPr="00B131AF">
              <w:rPr>
                <w:rFonts w:cs="Arial"/>
                <w:b/>
              </w:rPr>
              <w:t>MARPOL Annex II Category Z</w:t>
            </w:r>
          </w:p>
          <w:p w14:paraId="5DBEC2A4"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service with facility to receive chemical/Noxious liquid substances related waste/residue of the type "Category Z" as specified in MARPOL Annex II.</w:t>
            </w:r>
          </w:p>
          <w:p w14:paraId="7A3DF341" w14:textId="77777777" w:rsidR="00B131AF" w:rsidRPr="00B131AF" w:rsidRDefault="00B131AF" w:rsidP="00B131AF">
            <w:pPr>
              <w:spacing w:before="120" w:after="120"/>
              <w:rPr>
                <w:rFonts w:cs="Arial"/>
              </w:rPr>
            </w:pPr>
            <w:r w:rsidRPr="00B131AF">
              <w:rPr>
                <w:rFonts w:cs="Arial"/>
              </w:rPr>
              <w:t xml:space="preserve">10) </w:t>
            </w:r>
            <w:r w:rsidRPr="00B131AF">
              <w:rPr>
                <w:rFonts w:cs="Arial"/>
                <w:b/>
              </w:rPr>
              <w:t>MARPOL Annex II Category OS</w:t>
            </w:r>
          </w:p>
          <w:p w14:paraId="35A9F11C"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service with facility to receive chemical/Noxious liquid substances related waste/residue of the type "Other substance" as specified in MARPOL Annex II.</w:t>
            </w:r>
          </w:p>
          <w:p w14:paraId="5393999C" w14:textId="77777777" w:rsidR="00B131AF" w:rsidRPr="00B131AF" w:rsidRDefault="00B131AF" w:rsidP="00B131AF">
            <w:pPr>
              <w:spacing w:before="120" w:after="120"/>
              <w:rPr>
                <w:rFonts w:cs="Arial"/>
              </w:rPr>
            </w:pPr>
            <w:r w:rsidRPr="00B131AF">
              <w:rPr>
                <w:rFonts w:cs="Arial"/>
              </w:rPr>
              <w:t xml:space="preserve">11) </w:t>
            </w:r>
            <w:r w:rsidRPr="00B131AF">
              <w:rPr>
                <w:rFonts w:cs="Arial"/>
                <w:b/>
              </w:rPr>
              <w:t>MARPOL Annex IV Sewage</w:t>
            </w:r>
          </w:p>
          <w:p w14:paraId="6078D8BA"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service with facility to receive waste/residue of the type "Sewage" as specified in MARPOL Annex IV.</w:t>
            </w:r>
          </w:p>
          <w:p w14:paraId="171F365C" w14:textId="77777777" w:rsidR="00B131AF" w:rsidRPr="00B131AF" w:rsidRDefault="00B131AF" w:rsidP="00B131AF">
            <w:pPr>
              <w:spacing w:before="120" w:after="120"/>
              <w:rPr>
                <w:rFonts w:cs="Arial"/>
              </w:rPr>
            </w:pPr>
            <w:r w:rsidRPr="00B131AF">
              <w:rPr>
                <w:rFonts w:cs="Arial"/>
              </w:rPr>
              <w:t xml:space="preserve">12) </w:t>
            </w:r>
            <w:r w:rsidRPr="00B131AF">
              <w:rPr>
                <w:rFonts w:cs="Arial"/>
                <w:b/>
              </w:rPr>
              <w:t>MARPOL Annex V Plastics</w:t>
            </w:r>
          </w:p>
          <w:p w14:paraId="23751248"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service with facility to receive garbage related waste/residue of the type "Plastics", as specified in MARPOL Annex V</w:t>
            </w:r>
          </w:p>
          <w:p w14:paraId="5D4B2A19" w14:textId="77777777" w:rsidR="00B131AF" w:rsidRPr="00B131AF" w:rsidRDefault="00B131AF" w:rsidP="00B131AF">
            <w:pPr>
              <w:spacing w:before="120" w:after="120"/>
              <w:rPr>
                <w:rFonts w:cs="Arial"/>
              </w:rPr>
            </w:pPr>
            <w:r w:rsidRPr="00B131AF">
              <w:rPr>
                <w:rFonts w:cs="Arial"/>
              </w:rPr>
              <w:t xml:space="preserve">13) </w:t>
            </w:r>
            <w:r w:rsidRPr="00B131AF">
              <w:rPr>
                <w:rFonts w:cs="Arial"/>
                <w:b/>
              </w:rPr>
              <w:t>MARPOL Annex V Food Wastes</w:t>
            </w:r>
          </w:p>
          <w:p w14:paraId="279AE809"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service with facility to receive garbage related waste/residue of the type "Food wastes", as specified in MARPOL Annex V</w:t>
            </w:r>
          </w:p>
          <w:p w14:paraId="7CC46AC5" w14:textId="77777777" w:rsidR="00B131AF" w:rsidRPr="00B131AF" w:rsidRDefault="00B131AF" w:rsidP="00B131AF">
            <w:pPr>
              <w:spacing w:before="120" w:after="120"/>
              <w:rPr>
                <w:rFonts w:cs="Arial"/>
              </w:rPr>
            </w:pPr>
            <w:r w:rsidRPr="00B131AF">
              <w:rPr>
                <w:rFonts w:cs="Arial"/>
              </w:rPr>
              <w:t xml:space="preserve">14) </w:t>
            </w:r>
            <w:r w:rsidRPr="00B131AF">
              <w:rPr>
                <w:rFonts w:cs="Arial"/>
                <w:b/>
              </w:rPr>
              <w:t>MARPOL Annex V Domestic Wastes</w:t>
            </w:r>
          </w:p>
          <w:p w14:paraId="16410F0A"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service with facility to receive garbage related waste/residue of the type "Domestic wastes", as specified in MARPOL Annex V</w:t>
            </w:r>
          </w:p>
          <w:p w14:paraId="58EAB5B1" w14:textId="77777777" w:rsidR="00B131AF" w:rsidRPr="00B131AF" w:rsidRDefault="00B131AF" w:rsidP="00B131AF">
            <w:pPr>
              <w:spacing w:before="120" w:after="120"/>
              <w:rPr>
                <w:rFonts w:cs="Arial"/>
              </w:rPr>
            </w:pPr>
            <w:r w:rsidRPr="00B131AF">
              <w:rPr>
                <w:rFonts w:cs="Arial"/>
              </w:rPr>
              <w:t xml:space="preserve">15) </w:t>
            </w:r>
            <w:r w:rsidRPr="00B131AF">
              <w:rPr>
                <w:rFonts w:cs="Arial"/>
                <w:b/>
              </w:rPr>
              <w:t>MARPOL Annex V Cooking Oil</w:t>
            </w:r>
          </w:p>
          <w:p w14:paraId="3F4936F2"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service with facility to receive garbage related waste/residue of the type "Cooking oil", as specified in MARPOL Annex V</w:t>
            </w:r>
          </w:p>
          <w:p w14:paraId="76CDAE1D" w14:textId="77777777" w:rsidR="00B131AF" w:rsidRPr="00B131AF" w:rsidRDefault="00B131AF" w:rsidP="00B131AF">
            <w:pPr>
              <w:spacing w:before="120" w:after="120"/>
              <w:rPr>
                <w:rFonts w:cs="Arial"/>
              </w:rPr>
            </w:pPr>
            <w:r w:rsidRPr="00B131AF">
              <w:rPr>
                <w:rFonts w:cs="Arial"/>
              </w:rPr>
              <w:t xml:space="preserve">16) </w:t>
            </w:r>
            <w:r w:rsidRPr="00B131AF">
              <w:rPr>
                <w:rFonts w:cs="Arial"/>
                <w:b/>
              </w:rPr>
              <w:t>MARPOL Annex V Incinerator Ashes</w:t>
            </w:r>
          </w:p>
          <w:p w14:paraId="4B9D8452"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service with facility to receive garbage related waste/residue of the type "Incinerator ashes", as specified in MARPOL Annex V</w:t>
            </w:r>
          </w:p>
          <w:p w14:paraId="74EA2C4E" w14:textId="77777777" w:rsidR="00B131AF" w:rsidRPr="00B131AF" w:rsidRDefault="00B131AF" w:rsidP="00B131AF">
            <w:pPr>
              <w:spacing w:before="120" w:after="120"/>
              <w:rPr>
                <w:rFonts w:cs="Arial"/>
              </w:rPr>
            </w:pPr>
            <w:r w:rsidRPr="00B131AF">
              <w:rPr>
                <w:rFonts w:cs="Arial"/>
              </w:rPr>
              <w:t xml:space="preserve">17) </w:t>
            </w:r>
            <w:r w:rsidRPr="00B131AF">
              <w:rPr>
                <w:rFonts w:cs="Arial"/>
                <w:b/>
              </w:rPr>
              <w:t>MARPOL Annex V Operational Wastes</w:t>
            </w:r>
          </w:p>
          <w:p w14:paraId="56B2A977" w14:textId="77777777" w:rsidR="00B131AF" w:rsidRPr="00B131AF" w:rsidRDefault="00B131AF" w:rsidP="00B131AF">
            <w:pPr>
              <w:spacing w:before="120" w:after="120"/>
              <w:rPr>
                <w:rFonts w:cs="Arial"/>
              </w:rPr>
            </w:pPr>
            <w:r w:rsidRPr="00B131AF">
              <w:rPr>
                <w:rFonts w:cs="Arial"/>
              </w:rPr>
              <w:lastRenderedPageBreak/>
              <w:t xml:space="preserve">  </w:t>
            </w:r>
            <w:r w:rsidRPr="00B131AF">
              <w:rPr>
                <w:rFonts w:cs="Arial"/>
                <w:u w:val="single"/>
              </w:rPr>
              <w:t>IHO Definition:</w:t>
            </w:r>
            <w:r w:rsidRPr="00B131AF">
              <w:rPr>
                <w:rFonts w:cs="Arial"/>
              </w:rPr>
              <w:t xml:space="preserve"> The service with facility to receive garbage related waste/residue of the type "Operational wastes", as specified in MARPOL Annex V</w:t>
            </w:r>
          </w:p>
          <w:p w14:paraId="1F1C2142" w14:textId="77777777" w:rsidR="00B131AF" w:rsidRPr="00B131AF" w:rsidRDefault="00B131AF" w:rsidP="00B131AF">
            <w:pPr>
              <w:spacing w:before="120" w:after="120"/>
              <w:rPr>
                <w:rFonts w:cs="Arial"/>
              </w:rPr>
            </w:pPr>
            <w:r w:rsidRPr="00B131AF">
              <w:rPr>
                <w:rFonts w:cs="Arial"/>
              </w:rPr>
              <w:t xml:space="preserve">18) </w:t>
            </w:r>
            <w:r w:rsidRPr="00B131AF">
              <w:rPr>
                <w:rFonts w:cs="Arial"/>
                <w:b/>
              </w:rPr>
              <w:t>MARPOL Annex V Animal Carcasses</w:t>
            </w:r>
          </w:p>
          <w:p w14:paraId="1534B174"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service with facility to receive garbage related waste/residue of the type "Animal carcasses", as specified in MARPOL Annex V</w:t>
            </w:r>
          </w:p>
          <w:p w14:paraId="218865C4" w14:textId="77777777" w:rsidR="00B131AF" w:rsidRPr="00B131AF" w:rsidRDefault="00B131AF" w:rsidP="00B131AF">
            <w:pPr>
              <w:spacing w:before="120" w:after="120"/>
              <w:rPr>
                <w:rFonts w:cs="Arial"/>
              </w:rPr>
            </w:pPr>
            <w:r w:rsidRPr="00B131AF">
              <w:rPr>
                <w:rFonts w:cs="Arial"/>
              </w:rPr>
              <w:t xml:space="preserve">19) </w:t>
            </w:r>
            <w:r w:rsidRPr="00B131AF">
              <w:rPr>
                <w:rFonts w:cs="Arial"/>
                <w:b/>
              </w:rPr>
              <w:t>MARPOL Annex V Fishing Gear</w:t>
            </w:r>
          </w:p>
          <w:p w14:paraId="08B4D3A4"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service with facility to receive garbage related waste/residue of the type "Fishing gear", as specified in MARPOL Annex V</w:t>
            </w:r>
          </w:p>
          <w:p w14:paraId="1C280057" w14:textId="77777777" w:rsidR="00B131AF" w:rsidRPr="00B131AF" w:rsidRDefault="00B131AF" w:rsidP="00B131AF">
            <w:pPr>
              <w:spacing w:before="120" w:after="120"/>
              <w:rPr>
                <w:rFonts w:cs="Arial"/>
              </w:rPr>
            </w:pPr>
            <w:r w:rsidRPr="00B131AF">
              <w:rPr>
                <w:rFonts w:cs="Arial"/>
              </w:rPr>
              <w:t xml:space="preserve">20) </w:t>
            </w:r>
            <w:r w:rsidRPr="00B131AF">
              <w:rPr>
                <w:rFonts w:cs="Arial"/>
                <w:b/>
              </w:rPr>
              <w:t>MARPOL Annex V E-Waste</w:t>
            </w:r>
          </w:p>
          <w:p w14:paraId="45A1C134"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service with facility to receive garbage related waste/residue of the type "E-waste", as specified in MARPOL Annex V</w:t>
            </w:r>
          </w:p>
          <w:p w14:paraId="697DB930" w14:textId="77777777" w:rsidR="00B131AF" w:rsidRPr="00B131AF" w:rsidRDefault="00B131AF" w:rsidP="00B131AF">
            <w:pPr>
              <w:spacing w:before="120" w:after="120"/>
              <w:rPr>
                <w:rFonts w:cs="Arial"/>
              </w:rPr>
            </w:pPr>
            <w:r w:rsidRPr="00B131AF">
              <w:rPr>
                <w:rFonts w:cs="Arial"/>
              </w:rPr>
              <w:t xml:space="preserve">21) </w:t>
            </w:r>
            <w:r w:rsidRPr="00B131AF">
              <w:rPr>
                <w:rFonts w:cs="Arial"/>
                <w:b/>
              </w:rPr>
              <w:t>MARPOL Annex V Cargo Residues - non-HME</w:t>
            </w:r>
          </w:p>
          <w:p w14:paraId="1736435A"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service with facility to receive garbage related waste/residue of the type "Cargo residues not determined to be harmful to the marine environment", as specified in MARPOL Annex V</w:t>
            </w:r>
          </w:p>
          <w:p w14:paraId="17C2902A" w14:textId="77777777" w:rsidR="00B131AF" w:rsidRPr="00B131AF" w:rsidRDefault="00B131AF" w:rsidP="00B131AF">
            <w:pPr>
              <w:spacing w:before="120" w:after="120"/>
              <w:rPr>
                <w:rFonts w:cs="Arial"/>
              </w:rPr>
            </w:pPr>
            <w:r w:rsidRPr="00B131AF">
              <w:rPr>
                <w:rFonts w:cs="Arial"/>
              </w:rPr>
              <w:t xml:space="preserve">22) </w:t>
            </w:r>
            <w:r w:rsidRPr="00B131AF">
              <w:rPr>
                <w:rFonts w:cs="Arial"/>
                <w:b/>
              </w:rPr>
              <w:t>MARPOL Annex V Cargo Residues - HME</w:t>
            </w:r>
          </w:p>
          <w:p w14:paraId="1E216524"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service with facility to receive garbage related waste/residue of the type "Cargo residues harmful to the marine environment", as specified in MARPOL Annex V</w:t>
            </w:r>
          </w:p>
          <w:p w14:paraId="0231CD4E" w14:textId="77777777" w:rsidR="00B131AF" w:rsidRPr="00B131AF" w:rsidRDefault="00B131AF" w:rsidP="00B131AF">
            <w:pPr>
              <w:spacing w:before="120" w:after="120"/>
              <w:rPr>
                <w:rFonts w:cs="Arial"/>
              </w:rPr>
            </w:pPr>
            <w:r w:rsidRPr="00B131AF">
              <w:rPr>
                <w:rFonts w:cs="Arial"/>
              </w:rPr>
              <w:t xml:space="preserve">23) </w:t>
            </w:r>
            <w:r w:rsidRPr="00B131AF">
              <w:rPr>
                <w:rFonts w:cs="Arial"/>
                <w:b/>
              </w:rPr>
              <w:t>MARPOL Annex VI Ozone-Depleting Substances</w:t>
            </w:r>
          </w:p>
          <w:p w14:paraId="4B9DD7CB"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service with facility to receive air pollution related waste/residue of the type "Ozone-depleting substances" as specified in MARPOL Annex VI.</w:t>
            </w:r>
          </w:p>
          <w:p w14:paraId="016C51E8" w14:textId="77777777" w:rsidR="00B131AF" w:rsidRPr="00B131AF" w:rsidRDefault="00B131AF" w:rsidP="00B131AF">
            <w:pPr>
              <w:spacing w:before="120" w:after="120"/>
              <w:rPr>
                <w:rFonts w:cs="Arial"/>
              </w:rPr>
            </w:pPr>
            <w:r w:rsidRPr="00B131AF">
              <w:rPr>
                <w:rFonts w:cs="Arial"/>
              </w:rPr>
              <w:t xml:space="preserve">24) </w:t>
            </w:r>
            <w:r w:rsidRPr="00B131AF">
              <w:rPr>
                <w:rFonts w:cs="Arial"/>
                <w:b/>
              </w:rPr>
              <w:t>MARPOL Annex VI Exhaust Gas-Cleaning Residues</w:t>
            </w:r>
          </w:p>
          <w:p w14:paraId="338EDC84"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service with facility to receive air pollution related waste/residue of the type "Exhaust gas-cleaning residues" as specified in MARPOL Annex VI.</w:t>
            </w:r>
          </w:p>
          <w:p w14:paraId="0AAE8661" w14:textId="77777777" w:rsidR="00B131AF" w:rsidRPr="00B131AF" w:rsidRDefault="00B131AF" w:rsidP="00B131AF">
            <w:pPr>
              <w:spacing w:before="120" w:after="120"/>
              <w:rPr>
                <w:rFonts w:cs="Arial"/>
              </w:rPr>
            </w:pPr>
          </w:p>
          <w:p w14:paraId="6465EEB9" w14:textId="77777777" w:rsidR="00B131AF" w:rsidRPr="00B131AF" w:rsidRDefault="00B131AF" w:rsidP="00B131AF">
            <w:pPr>
              <w:spacing w:before="120" w:after="120"/>
              <w:rPr>
                <w:rFonts w:cs="Arial"/>
              </w:rPr>
            </w:pPr>
            <w:r w:rsidRPr="00B131AF">
              <w:rPr>
                <w:rFonts w:cs="Arial"/>
                <w:u w:val="single"/>
              </w:rPr>
              <w:t>Remarks:</w:t>
            </w:r>
          </w:p>
          <w:p w14:paraId="3584093C" w14:textId="77777777" w:rsidR="00B131AF" w:rsidRPr="00B131AF" w:rsidRDefault="00B131AF" w:rsidP="00B131AF">
            <w:pPr>
              <w:spacing w:before="120" w:after="120"/>
              <w:rPr>
                <w:rFonts w:cs="Arial"/>
              </w:rPr>
            </w:pPr>
            <w:r w:rsidRPr="00B131AF">
              <w:rPr>
                <w:rFonts w:cs="Arial"/>
              </w:rPr>
              <w:t>•No remarks.</w:t>
            </w:r>
          </w:p>
        </w:tc>
      </w:tr>
    </w:tbl>
    <w:p w14:paraId="64D01C16" w14:textId="77777777" w:rsidR="00B131AF" w:rsidRPr="00B131AF" w:rsidRDefault="00B131AF" w:rsidP="00B131AF">
      <w:pPr>
        <w:spacing w:before="240"/>
        <w:rPr>
          <w:b/>
        </w:rPr>
      </w:pPr>
    </w:p>
    <w:p w14:paraId="1ED25C66" w14:textId="77777777" w:rsidR="00B131AF" w:rsidRPr="00B131AF" w:rsidRDefault="00B131AF" w:rsidP="00716062">
      <w:pPr>
        <w:pStyle w:val="Heading2"/>
      </w:pPr>
      <w:bookmarkStart w:id="3896" w:name="_Toc120214800"/>
      <w:r w:rsidRPr="00B131AF">
        <w:t>Action or Activity</w:t>
      </w:r>
      <w:bookmarkEnd w:id="3896"/>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1DF140AF" w14:textId="77777777" w:rsidTr="00B131AF">
        <w:tc>
          <w:tcPr>
            <w:tcW w:w="5000" w:type="pct"/>
            <w:shd w:val="clear" w:color="auto" w:fill="auto"/>
          </w:tcPr>
          <w:p w14:paraId="072F77D2"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action or activity of a vessel.</w:t>
            </w:r>
          </w:p>
          <w:p w14:paraId="431460B2"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Navigating With a Pilot</w:t>
            </w:r>
          </w:p>
          <w:p w14:paraId="7FCE6959"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Carrying a qualified pilot as part of the vessel navigation team.</w:t>
            </w:r>
          </w:p>
          <w:p w14:paraId="2CAC6F9F"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Entering Port</w:t>
            </w:r>
          </w:p>
          <w:p w14:paraId="6E42FD00"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Navigating a vessel into a port.</w:t>
            </w:r>
          </w:p>
          <w:p w14:paraId="1AF0EBD4"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Leaving Port</w:t>
            </w:r>
          </w:p>
          <w:p w14:paraId="2793DD30"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Navigating a vessel out of a port.</w:t>
            </w:r>
          </w:p>
          <w:p w14:paraId="6E99449D" w14:textId="77777777" w:rsidR="00B131AF" w:rsidRPr="00B131AF" w:rsidRDefault="00B131AF" w:rsidP="00B131AF">
            <w:pPr>
              <w:spacing w:before="120" w:after="120"/>
              <w:rPr>
                <w:rFonts w:cs="Arial"/>
              </w:rPr>
            </w:pPr>
            <w:r w:rsidRPr="00B131AF">
              <w:rPr>
                <w:rFonts w:cs="Arial"/>
              </w:rPr>
              <w:t xml:space="preserve">4) </w:t>
            </w:r>
            <w:r w:rsidRPr="00B131AF">
              <w:rPr>
                <w:rFonts w:cs="Arial"/>
                <w:b/>
              </w:rPr>
              <w:t>Berthing</w:t>
            </w:r>
          </w:p>
          <w:p w14:paraId="08EA347F"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Attaching a vessel to a wharf or jetty</w:t>
            </w:r>
          </w:p>
          <w:p w14:paraId="1BECB08C" w14:textId="77777777" w:rsidR="00B131AF" w:rsidRPr="00B131AF" w:rsidRDefault="00B131AF" w:rsidP="00B131AF">
            <w:pPr>
              <w:spacing w:before="120" w:after="120"/>
              <w:rPr>
                <w:rFonts w:cs="Arial"/>
              </w:rPr>
            </w:pPr>
            <w:r w:rsidRPr="00B131AF">
              <w:rPr>
                <w:rFonts w:cs="Arial"/>
              </w:rPr>
              <w:t xml:space="preserve">5) </w:t>
            </w:r>
            <w:r w:rsidRPr="00B131AF">
              <w:rPr>
                <w:rFonts w:cs="Arial"/>
                <w:b/>
              </w:rPr>
              <w:t>Slipping</w:t>
            </w:r>
          </w:p>
          <w:p w14:paraId="623DBE7A"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Detaching a vessel from a wharf or jetty.</w:t>
            </w:r>
          </w:p>
          <w:p w14:paraId="75C1436E" w14:textId="77777777" w:rsidR="00B131AF" w:rsidRPr="00B131AF" w:rsidRDefault="00B131AF" w:rsidP="00B131AF">
            <w:pPr>
              <w:spacing w:before="120" w:after="120"/>
              <w:rPr>
                <w:rFonts w:cs="Arial"/>
              </w:rPr>
            </w:pPr>
            <w:r w:rsidRPr="00B131AF">
              <w:rPr>
                <w:rFonts w:cs="Arial"/>
              </w:rPr>
              <w:lastRenderedPageBreak/>
              <w:t xml:space="preserve">6) </w:t>
            </w:r>
            <w:r w:rsidRPr="00B131AF">
              <w:rPr>
                <w:rFonts w:cs="Arial"/>
                <w:b/>
              </w:rPr>
              <w:t>Anchoring</w:t>
            </w:r>
          </w:p>
          <w:p w14:paraId="1244CF7F"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Attaching a vessel to the seabed by means of an anchor and cable.</w:t>
            </w:r>
          </w:p>
          <w:p w14:paraId="74D8EA6A" w14:textId="77777777" w:rsidR="00B131AF" w:rsidRPr="00B131AF" w:rsidRDefault="00B131AF" w:rsidP="00B131AF">
            <w:pPr>
              <w:spacing w:before="120" w:after="120"/>
              <w:rPr>
                <w:rFonts w:cs="Arial"/>
              </w:rPr>
            </w:pPr>
            <w:r w:rsidRPr="00B131AF">
              <w:rPr>
                <w:rFonts w:cs="Arial"/>
              </w:rPr>
              <w:t xml:space="preserve">7) </w:t>
            </w:r>
            <w:r w:rsidRPr="00B131AF">
              <w:rPr>
                <w:rFonts w:cs="Arial"/>
                <w:b/>
              </w:rPr>
              <w:t>Weighing Anchor</w:t>
            </w:r>
          </w:p>
          <w:p w14:paraId="40A5D5F3"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Detaching a vessel from the seabed by recovering an anchor and cable.</w:t>
            </w:r>
          </w:p>
          <w:p w14:paraId="350DA56B" w14:textId="77777777" w:rsidR="00B131AF" w:rsidRPr="00B131AF" w:rsidRDefault="00B131AF" w:rsidP="00B131AF">
            <w:pPr>
              <w:spacing w:before="120" w:after="120"/>
              <w:rPr>
                <w:rFonts w:cs="Arial"/>
              </w:rPr>
            </w:pPr>
            <w:r w:rsidRPr="00B131AF">
              <w:rPr>
                <w:rFonts w:cs="Arial"/>
              </w:rPr>
              <w:t xml:space="preserve">8) </w:t>
            </w:r>
            <w:r w:rsidRPr="00B131AF">
              <w:rPr>
                <w:rFonts w:cs="Arial"/>
                <w:b/>
              </w:rPr>
              <w:t>Transiting</w:t>
            </w:r>
          </w:p>
          <w:p w14:paraId="678FC10D"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Navigating a vessel along a route or through a narrow gap, such as under a bridge or through a lock.</w:t>
            </w:r>
          </w:p>
          <w:p w14:paraId="10EDFEFF" w14:textId="77777777" w:rsidR="00B131AF" w:rsidRPr="00B131AF" w:rsidRDefault="00B131AF" w:rsidP="00B131AF">
            <w:pPr>
              <w:spacing w:before="120" w:after="120"/>
              <w:rPr>
                <w:rFonts w:cs="Arial"/>
              </w:rPr>
            </w:pPr>
            <w:r w:rsidRPr="00B131AF">
              <w:rPr>
                <w:rFonts w:cs="Arial"/>
              </w:rPr>
              <w:t xml:space="preserve">9) </w:t>
            </w:r>
            <w:r w:rsidRPr="00B131AF">
              <w:rPr>
                <w:rFonts w:cs="Arial"/>
                <w:b/>
              </w:rPr>
              <w:t>Overtaking</w:t>
            </w:r>
          </w:p>
          <w:p w14:paraId="155C2600"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Navigating a vessel past another traveling broadly in the same direction.</w:t>
            </w:r>
          </w:p>
          <w:p w14:paraId="0B2A8BAB" w14:textId="77777777" w:rsidR="00B131AF" w:rsidRPr="00B131AF" w:rsidRDefault="00B131AF" w:rsidP="00B131AF">
            <w:pPr>
              <w:spacing w:before="120" w:after="120"/>
              <w:rPr>
                <w:rFonts w:cs="Arial"/>
              </w:rPr>
            </w:pPr>
            <w:r w:rsidRPr="00B131AF">
              <w:rPr>
                <w:rFonts w:cs="Arial"/>
              </w:rPr>
              <w:t xml:space="preserve">10) </w:t>
            </w:r>
            <w:r w:rsidRPr="00B131AF">
              <w:rPr>
                <w:rFonts w:cs="Arial"/>
                <w:b/>
              </w:rPr>
              <w:t>Reporting</w:t>
            </w:r>
          </w:p>
          <w:p w14:paraId="7A3CE567"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Providing details such as the name, location or intentions of a vessel.</w:t>
            </w:r>
          </w:p>
          <w:p w14:paraId="0D3988CC" w14:textId="77777777" w:rsidR="00B131AF" w:rsidRPr="00B131AF" w:rsidRDefault="00B131AF" w:rsidP="00B131AF">
            <w:pPr>
              <w:spacing w:before="120" w:after="120"/>
              <w:rPr>
                <w:rFonts w:cs="Arial"/>
              </w:rPr>
            </w:pPr>
            <w:r w:rsidRPr="00B131AF">
              <w:rPr>
                <w:rFonts w:cs="Arial"/>
              </w:rPr>
              <w:t xml:space="preserve">11) </w:t>
            </w:r>
            <w:r w:rsidRPr="00B131AF">
              <w:rPr>
                <w:rFonts w:cs="Arial"/>
                <w:b/>
              </w:rPr>
              <w:t>Working Cargo</w:t>
            </w:r>
          </w:p>
          <w:p w14:paraId="7341AEA2"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Loading or unloading cargo.</w:t>
            </w:r>
          </w:p>
          <w:p w14:paraId="39D5635B" w14:textId="77777777" w:rsidR="00B131AF" w:rsidRPr="00B131AF" w:rsidRDefault="00B131AF" w:rsidP="00B131AF">
            <w:pPr>
              <w:spacing w:before="120" w:after="120"/>
              <w:rPr>
                <w:rFonts w:cs="Arial"/>
              </w:rPr>
            </w:pPr>
            <w:r w:rsidRPr="00B131AF">
              <w:rPr>
                <w:rFonts w:cs="Arial"/>
              </w:rPr>
              <w:t xml:space="preserve">12) </w:t>
            </w:r>
            <w:r w:rsidRPr="00B131AF">
              <w:rPr>
                <w:rFonts w:cs="Arial"/>
                <w:b/>
              </w:rPr>
              <w:t>Landing</w:t>
            </w:r>
          </w:p>
          <w:p w14:paraId="4A51601E"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Placing crew or passengers on shore.</w:t>
            </w:r>
          </w:p>
          <w:p w14:paraId="2EE1325F" w14:textId="77777777" w:rsidR="00B131AF" w:rsidRPr="00B131AF" w:rsidRDefault="00B131AF" w:rsidP="00B131AF">
            <w:pPr>
              <w:spacing w:before="120" w:after="120"/>
              <w:rPr>
                <w:rFonts w:cs="Arial"/>
              </w:rPr>
            </w:pPr>
            <w:r w:rsidRPr="00B131AF">
              <w:rPr>
                <w:rFonts w:cs="Arial"/>
              </w:rPr>
              <w:t xml:space="preserve">13) </w:t>
            </w:r>
            <w:r w:rsidRPr="00B131AF">
              <w:rPr>
                <w:rFonts w:cs="Arial"/>
                <w:b/>
              </w:rPr>
              <w:t>Diving</w:t>
            </w:r>
          </w:p>
          <w:p w14:paraId="10562754"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signal or message warning of diving activity.</w:t>
            </w:r>
          </w:p>
          <w:p w14:paraId="542F7990" w14:textId="77777777" w:rsidR="00B131AF" w:rsidRPr="00B131AF" w:rsidRDefault="00B131AF" w:rsidP="00B131AF">
            <w:pPr>
              <w:spacing w:before="120" w:after="120"/>
              <w:rPr>
                <w:rFonts w:cs="Arial"/>
              </w:rPr>
            </w:pPr>
            <w:r w:rsidRPr="00B131AF">
              <w:rPr>
                <w:rFonts w:cs="Arial"/>
              </w:rPr>
              <w:t xml:space="preserve">14) </w:t>
            </w:r>
            <w:r w:rsidRPr="00B131AF">
              <w:rPr>
                <w:rFonts w:cs="Arial"/>
                <w:b/>
              </w:rPr>
              <w:t>Fishing</w:t>
            </w:r>
          </w:p>
          <w:p w14:paraId="3C575E0F"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Hunting or catching fish.</w:t>
            </w:r>
          </w:p>
          <w:p w14:paraId="7EC029A1" w14:textId="77777777" w:rsidR="00B131AF" w:rsidRPr="00B131AF" w:rsidRDefault="00B131AF" w:rsidP="00B131AF">
            <w:pPr>
              <w:spacing w:before="120" w:after="120"/>
              <w:rPr>
                <w:rFonts w:cs="Arial"/>
              </w:rPr>
            </w:pPr>
            <w:r w:rsidRPr="00B131AF">
              <w:rPr>
                <w:rFonts w:cs="Arial"/>
              </w:rPr>
              <w:t xml:space="preserve">15) </w:t>
            </w:r>
            <w:r w:rsidRPr="00B131AF">
              <w:rPr>
                <w:rFonts w:cs="Arial"/>
                <w:b/>
              </w:rPr>
              <w:t>Discharging Overboard</w:t>
            </w:r>
          </w:p>
          <w:p w14:paraId="2D0A10EE"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Releasing anything into the sea; often ballast water; or spoil from dredging elsewhere.</w:t>
            </w:r>
          </w:p>
          <w:p w14:paraId="763855A5" w14:textId="77777777" w:rsidR="00B131AF" w:rsidRPr="00B131AF" w:rsidRDefault="00B131AF" w:rsidP="00B131AF">
            <w:pPr>
              <w:spacing w:before="120" w:after="120"/>
              <w:rPr>
                <w:rFonts w:cs="Arial"/>
              </w:rPr>
            </w:pPr>
            <w:r w:rsidRPr="00B131AF">
              <w:rPr>
                <w:rFonts w:cs="Arial"/>
              </w:rPr>
              <w:t xml:space="preserve">16) </w:t>
            </w:r>
            <w:r w:rsidRPr="00B131AF">
              <w:rPr>
                <w:rFonts w:cs="Arial"/>
                <w:b/>
              </w:rPr>
              <w:t>Passing</w:t>
            </w:r>
          </w:p>
          <w:p w14:paraId="6A3A9D50"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Navigating a vessel past another travelling broadly in the opposite direction.</w:t>
            </w:r>
          </w:p>
          <w:p w14:paraId="65B2085C" w14:textId="77777777" w:rsidR="00B131AF" w:rsidRPr="00B131AF" w:rsidRDefault="00B131AF" w:rsidP="00B131AF">
            <w:pPr>
              <w:spacing w:before="120" w:after="120"/>
              <w:rPr>
                <w:rFonts w:cs="Arial"/>
              </w:rPr>
            </w:pPr>
          </w:p>
          <w:p w14:paraId="79F7ACC0" w14:textId="77777777" w:rsidR="00B131AF" w:rsidRPr="00B131AF" w:rsidRDefault="00B131AF" w:rsidP="00B131AF">
            <w:pPr>
              <w:spacing w:before="120" w:after="120"/>
              <w:rPr>
                <w:rFonts w:cs="Arial"/>
              </w:rPr>
            </w:pPr>
            <w:r w:rsidRPr="00B131AF">
              <w:rPr>
                <w:rFonts w:cs="Arial"/>
                <w:u w:val="single"/>
              </w:rPr>
              <w:t>Remarks:</w:t>
            </w:r>
          </w:p>
          <w:p w14:paraId="2DAB4134" w14:textId="77777777" w:rsidR="00B131AF" w:rsidRPr="00B131AF" w:rsidRDefault="00B131AF" w:rsidP="00B131AF">
            <w:pPr>
              <w:spacing w:before="120" w:after="120"/>
              <w:rPr>
                <w:rFonts w:cs="Arial"/>
              </w:rPr>
            </w:pPr>
            <w:r w:rsidRPr="00B131AF">
              <w:rPr>
                <w:rFonts w:cs="Arial"/>
              </w:rPr>
              <w:t xml:space="preserve"> </w:t>
            </w:r>
            <w:proofErr w:type="spellStart"/>
            <w:r w:rsidRPr="00B131AF">
              <w:rPr>
                <w:rFonts w:cs="Arial"/>
              </w:rPr>
              <w:t>codeListType</w:t>
            </w:r>
            <w:proofErr w:type="spellEnd"/>
            <w:r w:rsidRPr="00B131AF">
              <w:rPr>
                <w:rFonts w:cs="Arial"/>
              </w:rPr>
              <w:t>=open enumeration; encoding=other: [something]</w:t>
            </w:r>
          </w:p>
        </w:tc>
      </w:tr>
    </w:tbl>
    <w:p w14:paraId="4B4B366A" w14:textId="77777777" w:rsidR="00B131AF" w:rsidRPr="00B131AF" w:rsidRDefault="00B131AF" w:rsidP="00B131AF">
      <w:pPr>
        <w:spacing w:before="240"/>
        <w:rPr>
          <w:b/>
        </w:rPr>
      </w:pPr>
    </w:p>
    <w:p w14:paraId="1F736D3B" w14:textId="77777777" w:rsidR="00B131AF" w:rsidRPr="00B131AF" w:rsidRDefault="00B131AF" w:rsidP="00716062">
      <w:pPr>
        <w:pStyle w:val="Heading2"/>
      </w:pPr>
      <w:bookmarkStart w:id="3897" w:name="_Toc120214801"/>
      <w:r w:rsidRPr="00B131AF">
        <w:t xml:space="preserve">Category of </w:t>
      </w:r>
      <w:proofErr w:type="spellStart"/>
      <w:r w:rsidRPr="00B131AF">
        <w:t>RxN</w:t>
      </w:r>
      <w:bookmarkEnd w:id="3897"/>
      <w:proofErr w:type="spellEnd"/>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50AC1EBF" w14:textId="77777777" w:rsidTr="00B131AF">
        <w:tc>
          <w:tcPr>
            <w:tcW w:w="5000" w:type="pct"/>
            <w:shd w:val="clear" w:color="auto" w:fill="auto"/>
          </w:tcPr>
          <w:p w14:paraId="2A32396A"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The principal subject matter of regulations, restrictions, recommendations or nautical information.</w:t>
            </w:r>
          </w:p>
          <w:p w14:paraId="63D16E33"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Navigation</w:t>
            </w:r>
          </w:p>
          <w:p w14:paraId="747D7A6F"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process of directing the movement of a craft from one point to another.</w:t>
            </w:r>
          </w:p>
          <w:p w14:paraId="0CCEE159"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Communication</w:t>
            </w:r>
          </w:p>
          <w:p w14:paraId="77A7D1E5"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Transmitting and/or receiving electronic communication signals.</w:t>
            </w:r>
          </w:p>
          <w:p w14:paraId="7C2C31BA"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Environmental Protection</w:t>
            </w:r>
          </w:p>
          <w:p w14:paraId="467CB05E"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Pertaining to environmental protection.</w:t>
            </w:r>
          </w:p>
          <w:p w14:paraId="3886F378" w14:textId="77777777" w:rsidR="00B131AF" w:rsidRPr="00B131AF" w:rsidRDefault="00B131AF" w:rsidP="00B131AF">
            <w:pPr>
              <w:spacing w:before="120" w:after="120"/>
              <w:rPr>
                <w:rFonts w:cs="Arial"/>
              </w:rPr>
            </w:pPr>
            <w:r w:rsidRPr="00B131AF">
              <w:rPr>
                <w:rFonts w:cs="Arial"/>
              </w:rPr>
              <w:t xml:space="preserve">4) </w:t>
            </w:r>
            <w:r w:rsidRPr="00B131AF">
              <w:rPr>
                <w:rFonts w:cs="Arial"/>
                <w:b/>
              </w:rPr>
              <w:t>Wildlife Protection</w:t>
            </w:r>
          </w:p>
          <w:p w14:paraId="2C371CF5" w14:textId="77777777" w:rsidR="00B131AF" w:rsidRPr="00B131AF" w:rsidRDefault="00B131AF" w:rsidP="00B131AF">
            <w:pPr>
              <w:spacing w:before="120" w:after="120"/>
              <w:rPr>
                <w:rFonts w:cs="Arial"/>
              </w:rPr>
            </w:pPr>
            <w:r w:rsidRPr="00B131AF">
              <w:rPr>
                <w:rFonts w:cs="Arial"/>
              </w:rPr>
              <w:lastRenderedPageBreak/>
              <w:t xml:space="preserve">  </w:t>
            </w:r>
            <w:r w:rsidRPr="00B131AF">
              <w:rPr>
                <w:rFonts w:cs="Arial"/>
                <w:u w:val="single"/>
              </w:rPr>
              <w:t>IHO Definition:</w:t>
            </w:r>
            <w:r w:rsidRPr="00B131AF">
              <w:rPr>
                <w:rFonts w:cs="Arial"/>
              </w:rPr>
              <w:t xml:space="preserve"> Pertaining to wildlife protection.</w:t>
            </w:r>
          </w:p>
          <w:p w14:paraId="595EBF17" w14:textId="77777777" w:rsidR="00B131AF" w:rsidRPr="00B131AF" w:rsidRDefault="00B131AF" w:rsidP="00B131AF">
            <w:pPr>
              <w:spacing w:before="120" w:after="120"/>
              <w:rPr>
                <w:rFonts w:cs="Arial"/>
              </w:rPr>
            </w:pPr>
            <w:r w:rsidRPr="00B131AF">
              <w:rPr>
                <w:rFonts w:cs="Arial"/>
              </w:rPr>
              <w:t xml:space="preserve">5) </w:t>
            </w:r>
            <w:r w:rsidRPr="00B131AF">
              <w:rPr>
                <w:rFonts w:cs="Arial"/>
                <w:b/>
              </w:rPr>
              <w:t>Security</w:t>
            </w:r>
          </w:p>
          <w:p w14:paraId="22D5B843"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Pertaining to security.</w:t>
            </w:r>
          </w:p>
          <w:p w14:paraId="7C0AB32F" w14:textId="77777777" w:rsidR="00B131AF" w:rsidRPr="00B131AF" w:rsidRDefault="00B131AF" w:rsidP="00B131AF">
            <w:pPr>
              <w:spacing w:before="120" w:after="120"/>
              <w:rPr>
                <w:rFonts w:cs="Arial"/>
              </w:rPr>
            </w:pPr>
            <w:r w:rsidRPr="00B131AF">
              <w:rPr>
                <w:rFonts w:cs="Arial"/>
              </w:rPr>
              <w:t xml:space="preserve">6) </w:t>
            </w:r>
            <w:r w:rsidRPr="00B131AF">
              <w:rPr>
                <w:rFonts w:cs="Arial"/>
                <w:b/>
              </w:rPr>
              <w:t>Customs</w:t>
            </w:r>
          </w:p>
          <w:p w14:paraId="418911E7"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agency or establishment for collecting duties, tolls.</w:t>
            </w:r>
          </w:p>
          <w:p w14:paraId="4280A043" w14:textId="77777777" w:rsidR="00B131AF" w:rsidRPr="00B131AF" w:rsidRDefault="00B131AF" w:rsidP="00B131AF">
            <w:pPr>
              <w:spacing w:before="120" w:after="120"/>
              <w:rPr>
                <w:rFonts w:cs="Arial"/>
              </w:rPr>
            </w:pPr>
            <w:r w:rsidRPr="00B131AF">
              <w:rPr>
                <w:rFonts w:cs="Arial"/>
              </w:rPr>
              <w:t xml:space="preserve">7) </w:t>
            </w:r>
            <w:r w:rsidRPr="00B131AF">
              <w:rPr>
                <w:rFonts w:cs="Arial"/>
                <w:b/>
              </w:rPr>
              <w:t>Cargo Operation</w:t>
            </w:r>
          </w:p>
          <w:p w14:paraId="5B90FFE8"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Pertaining to cargo operations.</w:t>
            </w:r>
          </w:p>
          <w:p w14:paraId="64B651C1" w14:textId="77777777" w:rsidR="00B131AF" w:rsidRPr="00B131AF" w:rsidRDefault="00B131AF" w:rsidP="00B131AF">
            <w:pPr>
              <w:spacing w:before="120" w:after="120"/>
              <w:rPr>
                <w:rFonts w:cs="Arial"/>
              </w:rPr>
            </w:pPr>
            <w:r w:rsidRPr="00B131AF">
              <w:rPr>
                <w:rFonts w:cs="Arial"/>
              </w:rPr>
              <w:t xml:space="preserve">8) </w:t>
            </w:r>
            <w:r w:rsidRPr="00B131AF">
              <w:rPr>
                <w:rFonts w:cs="Arial"/>
                <w:b/>
              </w:rPr>
              <w:t>Refuge</w:t>
            </w:r>
          </w:p>
          <w:p w14:paraId="416B3739"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Pertaining to a place of safety or refuge.</w:t>
            </w:r>
          </w:p>
          <w:p w14:paraId="493264F1" w14:textId="77777777" w:rsidR="00B131AF" w:rsidRPr="00B131AF" w:rsidRDefault="00B131AF" w:rsidP="00B131AF">
            <w:pPr>
              <w:spacing w:before="120" w:after="120"/>
              <w:rPr>
                <w:rFonts w:cs="Arial"/>
              </w:rPr>
            </w:pPr>
            <w:r w:rsidRPr="00B131AF">
              <w:rPr>
                <w:rFonts w:cs="Arial"/>
              </w:rPr>
              <w:t xml:space="preserve">9) </w:t>
            </w:r>
            <w:r w:rsidRPr="00B131AF">
              <w:rPr>
                <w:rFonts w:cs="Arial"/>
                <w:b/>
              </w:rPr>
              <w:t>Health</w:t>
            </w:r>
          </w:p>
          <w:p w14:paraId="2D574639"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authority with responsibility for checking the validity of the health declaration of a vessel and for declaring free </w:t>
            </w:r>
            <w:proofErr w:type="spellStart"/>
            <w:r w:rsidRPr="00B131AF">
              <w:rPr>
                <w:rFonts w:cs="Arial"/>
              </w:rPr>
              <w:t>pratique</w:t>
            </w:r>
            <w:proofErr w:type="spellEnd"/>
            <w:r w:rsidRPr="00B131AF">
              <w:rPr>
                <w:rFonts w:cs="Arial"/>
              </w:rPr>
              <w:t>.</w:t>
            </w:r>
          </w:p>
          <w:p w14:paraId="082DB5ED" w14:textId="77777777" w:rsidR="00B131AF" w:rsidRPr="00B131AF" w:rsidRDefault="00B131AF" w:rsidP="00B131AF">
            <w:pPr>
              <w:spacing w:before="120" w:after="120"/>
              <w:rPr>
                <w:rFonts w:cs="Arial"/>
              </w:rPr>
            </w:pPr>
            <w:r w:rsidRPr="00B131AF">
              <w:rPr>
                <w:rFonts w:cs="Arial"/>
              </w:rPr>
              <w:t xml:space="preserve">10) </w:t>
            </w:r>
            <w:r w:rsidRPr="00B131AF">
              <w:rPr>
                <w:rFonts w:cs="Arial"/>
                <w:b/>
              </w:rPr>
              <w:t>Natural Resources or Exploitation</w:t>
            </w:r>
          </w:p>
          <w:p w14:paraId="5CA907EF"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Pertaining to natural resources or exploitation.</w:t>
            </w:r>
          </w:p>
          <w:p w14:paraId="5BA23690" w14:textId="77777777" w:rsidR="00B131AF" w:rsidRPr="00B131AF" w:rsidRDefault="00B131AF" w:rsidP="00B131AF">
            <w:pPr>
              <w:spacing w:before="120" w:after="120"/>
              <w:rPr>
                <w:rFonts w:cs="Arial"/>
              </w:rPr>
            </w:pPr>
            <w:r w:rsidRPr="00B131AF">
              <w:rPr>
                <w:rFonts w:cs="Arial"/>
              </w:rPr>
              <w:t xml:space="preserve">11) </w:t>
            </w:r>
            <w:r w:rsidRPr="00B131AF">
              <w:rPr>
                <w:rFonts w:cs="Arial"/>
                <w:b/>
              </w:rPr>
              <w:t>Port</w:t>
            </w:r>
          </w:p>
          <w:p w14:paraId="79140AE0"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Person or corporation, owners of, or entrusted with or invested with the power of managing a port. May be called a Harbour Board, Port Trust, Port Commission, Harbour Commission, Marine Department.</w:t>
            </w:r>
          </w:p>
          <w:p w14:paraId="10F2280B" w14:textId="77777777" w:rsidR="00B131AF" w:rsidRPr="00B131AF" w:rsidRDefault="00B131AF" w:rsidP="00B131AF">
            <w:pPr>
              <w:spacing w:before="120" w:after="120"/>
              <w:rPr>
                <w:rFonts w:cs="Arial"/>
              </w:rPr>
            </w:pPr>
            <w:r w:rsidRPr="00B131AF">
              <w:rPr>
                <w:rFonts w:cs="Arial"/>
              </w:rPr>
              <w:t xml:space="preserve">12) </w:t>
            </w:r>
            <w:r w:rsidRPr="00B131AF">
              <w:rPr>
                <w:rFonts w:cs="Arial"/>
                <w:b/>
              </w:rPr>
              <w:t>Finance</w:t>
            </w:r>
          </w:p>
          <w:p w14:paraId="34F6DA6E"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An authority with responsibility for the control and movement of money.</w:t>
            </w:r>
          </w:p>
          <w:p w14:paraId="7D267CC8" w14:textId="77777777" w:rsidR="00B131AF" w:rsidRPr="00B131AF" w:rsidRDefault="00B131AF" w:rsidP="00B131AF">
            <w:pPr>
              <w:spacing w:before="120" w:after="120"/>
              <w:rPr>
                <w:rFonts w:cs="Arial"/>
              </w:rPr>
            </w:pPr>
            <w:r w:rsidRPr="00B131AF">
              <w:rPr>
                <w:rFonts w:cs="Arial"/>
              </w:rPr>
              <w:t xml:space="preserve">13) </w:t>
            </w:r>
            <w:r w:rsidRPr="00B131AF">
              <w:rPr>
                <w:rFonts w:cs="Arial"/>
                <w:b/>
              </w:rPr>
              <w:t>Agriculture</w:t>
            </w:r>
          </w:p>
          <w:p w14:paraId="488E0828"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The science, art, or practice of cultivating the soil, producing crops, and raising livestock and in varying degrees the preparation and marketing of the resulting products.</w:t>
            </w:r>
          </w:p>
          <w:p w14:paraId="0BDBB7FB" w14:textId="77777777" w:rsidR="00B131AF" w:rsidRPr="00B131AF" w:rsidRDefault="00B131AF" w:rsidP="00B131AF">
            <w:pPr>
              <w:spacing w:before="120" w:after="120"/>
              <w:rPr>
                <w:rFonts w:cs="Arial"/>
              </w:rPr>
            </w:pPr>
          </w:p>
          <w:p w14:paraId="072DDCAC" w14:textId="77777777" w:rsidR="00B131AF" w:rsidRPr="00B131AF" w:rsidRDefault="00B131AF" w:rsidP="00B131AF">
            <w:pPr>
              <w:spacing w:before="120" w:after="120"/>
              <w:rPr>
                <w:rFonts w:cs="Arial"/>
              </w:rPr>
            </w:pPr>
            <w:r w:rsidRPr="00B131AF">
              <w:rPr>
                <w:rFonts w:cs="Arial"/>
                <w:u w:val="single"/>
              </w:rPr>
              <w:t>Remarks:</w:t>
            </w:r>
          </w:p>
          <w:p w14:paraId="057766B7" w14:textId="77777777" w:rsidR="00B131AF" w:rsidRPr="00B131AF" w:rsidRDefault="00B131AF" w:rsidP="00B131AF">
            <w:pPr>
              <w:spacing w:before="120" w:after="120"/>
              <w:rPr>
                <w:rFonts w:cs="Arial"/>
              </w:rPr>
            </w:pPr>
            <w:r w:rsidRPr="00B131AF">
              <w:rPr>
                <w:rFonts w:cs="Arial"/>
              </w:rPr>
              <w:t xml:space="preserve"> </w:t>
            </w:r>
            <w:proofErr w:type="spellStart"/>
            <w:r w:rsidRPr="00B131AF">
              <w:rPr>
                <w:rFonts w:cs="Arial"/>
              </w:rPr>
              <w:t>codeListType</w:t>
            </w:r>
            <w:proofErr w:type="spellEnd"/>
            <w:r w:rsidRPr="00B131AF">
              <w:rPr>
                <w:rFonts w:cs="Arial"/>
              </w:rPr>
              <w:t>=open enumeration; encoding=other: [something]</w:t>
            </w:r>
          </w:p>
        </w:tc>
      </w:tr>
    </w:tbl>
    <w:p w14:paraId="76245BED" w14:textId="77777777" w:rsidR="00B131AF" w:rsidRPr="00B131AF" w:rsidRDefault="00B131AF" w:rsidP="00B131AF">
      <w:pPr>
        <w:spacing w:before="240"/>
        <w:rPr>
          <w:b/>
        </w:rPr>
      </w:pPr>
    </w:p>
    <w:p w14:paraId="6BE78B6E" w14:textId="77777777" w:rsidR="00B131AF" w:rsidRPr="00B131AF" w:rsidRDefault="00B131AF" w:rsidP="00716062">
      <w:pPr>
        <w:pStyle w:val="Heading2"/>
      </w:pPr>
      <w:bookmarkStart w:id="3898" w:name="_Toc120214802"/>
      <w:r w:rsidRPr="00B131AF">
        <w:t>Category of Vessel</w:t>
      </w:r>
      <w:bookmarkEnd w:id="3898"/>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14:paraId="61AF2482" w14:textId="77777777" w:rsidTr="00B131AF">
        <w:tc>
          <w:tcPr>
            <w:tcW w:w="5000" w:type="pct"/>
            <w:shd w:val="clear" w:color="auto" w:fill="auto"/>
          </w:tcPr>
          <w:p w14:paraId="2CDCF060" w14:textId="77777777" w:rsidR="00B131AF" w:rsidRPr="00B131AF" w:rsidRDefault="00B131AF" w:rsidP="00B131AF">
            <w:pPr>
              <w:spacing w:before="120" w:after="120"/>
              <w:rPr>
                <w:rFonts w:cs="Arial"/>
              </w:rPr>
            </w:pPr>
            <w:r w:rsidRPr="00B131AF">
              <w:rPr>
                <w:rFonts w:cs="Arial"/>
                <w:u w:val="single"/>
              </w:rPr>
              <w:t>IHO Definition:</w:t>
            </w:r>
            <w:r w:rsidRPr="00B131AF">
              <w:rPr>
                <w:rFonts w:cs="Arial"/>
              </w:rPr>
              <w:t xml:space="preserve"> Classification of vessels by function or use.</w:t>
            </w:r>
          </w:p>
          <w:p w14:paraId="32FE5EA1" w14:textId="77777777" w:rsidR="00B131AF" w:rsidRPr="00B131AF" w:rsidRDefault="00B131AF" w:rsidP="00B131AF">
            <w:pPr>
              <w:spacing w:before="120" w:after="120"/>
              <w:rPr>
                <w:rFonts w:cs="Arial"/>
              </w:rPr>
            </w:pPr>
            <w:r w:rsidRPr="00B131AF">
              <w:rPr>
                <w:rFonts w:cs="Arial"/>
              </w:rPr>
              <w:t xml:space="preserve">1) </w:t>
            </w:r>
            <w:r w:rsidRPr="00B131AF">
              <w:rPr>
                <w:rFonts w:cs="Arial"/>
                <w:b/>
              </w:rPr>
              <w:t>General Cargo Vessel</w:t>
            </w:r>
          </w:p>
          <w:p w14:paraId="63811277"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vessel which is designed for carrying general cargo, e.g. boxes, sacks.</w:t>
            </w:r>
          </w:p>
          <w:p w14:paraId="69AE401C" w14:textId="77777777" w:rsidR="00B131AF" w:rsidRPr="00B131AF" w:rsidRDefault="00B131AF" w:rsidP="00B131AF">
            <w:pPr>
              <w:spacing w:before="120" w:after="120"/>
              <w:rPr>
                <w:rFonts w:cs="Arial"/>
              </w:rPr>
            </w:pPr>
            <w:r w:rsidRPr="00B131AF">
              <w:rPr>
                <w:rFonts w:cs="Arial"/>
              </w:rPr>
              <w:t xml:space="preserve">2) </w:t>
            </w:r>
            <w:r w:rsidRPr="00B131AF">
              <w:rPr>
                <w:rFonts w:cs="Arial"/>
                <w:b/>
              </w:rPr>
              <w:t>Container Carrier</w:t>
            </w:r>
          </w:p>
          <w:p w14:paraId="5CDE6D0E"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vessel designed to carry ISO containers</w:t>
            </w:r>
          </w:p>
          <w:p w14:paraId="5C0A87BA" w14:textId="77777777" w:rsidR="00B131AF" w:rsidRPr="00B131AF" w:rsidRDefault="00B131AF" w:rsidP="00B131AF">
            <w:pPr>
              <w:spacing w:before="120" w:after="120"/>
              <w:rPr>
                <w:rFonts w:cs="Arial"/>
              </w:rPr>
            </w:pPr>
            <w:r w:rsidRPr="00B131AF">
              <w:rPr>
                <w:rFonts w:cs="Arial"/>
              </w:rPr>
              <w:t xml:space="preserve">3) </w:t>
            </w:r>
            <w:r w:rsidRPr="00B131AF">
              <w:rPr>
                <w:rFonts w:cs="Arial"/>
                <w:b/>
              </w:rPr>
              <w:t>Tanker</w:t>
            </w:r>
          </w:p>
          <w:p w14:paraId="1B05DC04"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vessel which is designed for carrying liquid goods, for example oil or water.</w:t>
            </w:r>
          </w:p>
          <w:p w14:paraId="4AD63914" w14:textId="77777777" w:rsidR="00B131AF" w:rsidRPr="00B131AF" w:rsidRDefault="00B131AF" w:rsidP="00B131AF">
            <w:pPr>
              <w:spacing w:before="120" w:after="120"/>
              <w:rPr>
                <w:rFonts w:cs="Arial"/>
              </w:rPr>
            </w:pPr>
            <w:r w:rsidRPr="00B131AF">
              <w:rPr>
                <w:rFonts w:cs="Arial"/>
              </w:rPr>
              <w:t xml:space="preserve">4) </w:t>
            </w:r>
            <w:r w:rsidRPr="00B131AF">
              <w:rPr>
                <w:rFonts w:cs="Arial"/>
                <w:b/>
              </w:rPr>
              <w:t>Bulk Carrier</w:t>
            </w:r>
          </w:p>
          <w:p w14:paraId="175893E0"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vessel which is designed for carrying bulk goods, e.g. coal, ore or grain.</w:t>
            </w:r>
          </w:p>
          <w:p w14:paraId="3C2DC986" w14:textId="77777777" w:rsidR="00B131AF" w:rsidRPr="00B131AF" w:rsidRDefault="00B131AF" w:rsidP="00B131AF">
            <w:pPr>
              <w:spacing w:before="120" w:after="120"/>
              <w:rPr>
                <w:rFonts w:cs="Arial"/>
              </w:rPr>
            </w:pPr>
            <w:r w:rsidRPr="00B131AF">
              <w:rPr>
                <w:rFonts w:cs="Arial"/>
              </w:rPr>
              <w:t xml:space="preserve">5) </w:t>
            </w:r>
            <w:r w:rsidRPr="00B131AF">
              <w:rPr>
                <w:rFonts w:cs="Arial"/>
                <w:b/>
              </w:rPr>
              <w:t>Passenger Vessel</w:t>
            </w:r>
          </w:p>
          <w:p w14:paraId="4398E8A7" w14:textId="77777777" w:rsidR="00B131AF" w:rsidRPr="00B131AF" w:rsidRDefault="00B131AF" w:rsidP="00B131AF">
            <w:pPr>
              <w:spacing w:before="120" w:after="120"/>
              <w:rPr>
                <w:rFonts w:cs="Arial"/>
              </w:rPr>
            </w:pPr>
            <w:r w:rsidRPr="00B131AF">
              <w:rPr>
                <w:rFonts w:cs="Arial"/>
              </w:rPr>
              <w:lastRenderedPageBreak/>
              <w:t xml:space="preserve">  </w:t>
            </w:r>
            <w:r w:rsidRPr="00B131AF">
              <w:rPr>
                <w:rFonts w:cs="Arial"/>
                <w:u w:val="single"/>
              </w:rPr>
              <w:t>IHO Definition:</w:t>
            </w:r>
            <w:r w:rsidRPr="00B131AF">
              <w:rPr>
                <w:rFonts w:cs="Arial"/>
              </w:rPr>
              <w:t xml:space="preserve"> A day trip or cabin vessel constructed and equipped to carry more than 12 passengers.</w:t>
            </w:r>
          </w:p>
          <w:p w14:paraId="5C2239BD" w14:textId="77777777" w:rsidR="00B131AF" w:rsidRPr="00B131AF" w:rsidRDefault="00B131AF" w:rsidP="00B131AF">
            <w:pPr>
              <w:spacing w:before="120" w:after="120"/>
              <w:rPr>
                <w:rFonts w:cs="Arial"/>
              </w:rPr>
            </w:pPr>
            <w:r w:rsidRPr="00B131AF">
              <w:rPr>
                <w:rFonts w:cs="Arial"/>
              </w:rPr>
              <w:t xml:space="preserve">6) </w:t>
            </w:r>
            <w:r w:rsidRPr="00B131AF">
              <w:rPr>
                <w:rFonts w:cs="Arial"/>
                <w:b/>
              </w:rPr>
              <w:t>Roll-On Roll-Off</w:t>
            </w:r>
          </w:p>
          <w:p w14:paraId="280DF728"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vessel designed to allow road vehicles to be driven on and off; often a ferry.</w:t>
            </w:r>
          </w:p>
          <w:p w14:paraId="3ACF77CC" w14:textId="77777777" w:rsidR="00B131AF" w:rsidRPr="00B131AF" w:rsidRDefault="00B131AF" w:rsidP="00B131AF">
            <w:pPr>
              <w:spacing w:before="120" w:after="120"/>
              <w:rPr>
                <w:rFonts w:cs="Arial"/>
              </w:rPr>
            </w:pPr>
            <w:r w:rsidRPr="00B131AF">
              <w:rPr>
                <w:rFonts w:cs="Arial"/>
              </w:rPr>
              <w:t xml:space="preserve">7) </w:t>
            </w:r>
            <w:r w:rsidRPr="00B131AF">
              <w:rPr>
                <w:rFonts w:cs="Arial"/>
                <w:b/>
              </w:rPr>
              <w:t>Refrigerated Cargo Vessel</w:t>
            </w:r>
          </w:p>
          <w:p w14:paraId="4433A4C7"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vessel designed to carry refrigerated cargo.</w:t>
            </w:r>
          </w:p>
          <w:p w14:paraId="0C452DB4" w14:textId="77777777" w:rsidR="00B131AF" w:rsidRPr="00B131AF" w:rsidRDefault="00B131AF" w:rsidP="00B131AF">
            <w:pPr>
              <w:spacing w:before="120" w:after="120"/>
              <w:rPr>
                <w:rFonts w:cs="Arial"/>
              </w:rPr>
            </w:pPr>
            <w:r w:rsidRPr="00B131AF">
              <w:rPr>
                <w:rFonts w:cs="Arial"/>
              </w:rPr>
              <w:t xml:space="preserve">8) </w:t>
            </w:r>
            <w:r w:rsidRPr="00B131AF">
              <w:rPr>
                <w:rFonts w:cs="Arial"/>
                <w:b/>
              </w:rPr>
              <w:t>Fishing Vessel</w:t>
            </w:r>
          </w:p>
          <w:p w14:paraId="54F709D6"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vessel that is used and equipped for the fishing of living aquatic resources.</w:t>
            </w:r>
          </w:p>
          <w:p w14:paraId="24414078" w14:textId="77777777" w:rsidR="00B131AF" w:rsidRPr="00B131AF" w:rsidRDefault="00B131AF" w:rsidP="00B131AF">
            <w:pPr>
              <w:spacing w:before="120" w:after="120"/>
              <w:rPr>
                <w:rFonts w:cs="Arial"/>
              </w:rPr>
            </w:pPr>
            <w:r w:rsidRPr="00B131AF">
              <w:rPr>
                <w:rFonts w:cs="Arial"/>
              </w:rPr>
              <w:t xml:space="preserve">9) </w:t>
            </w:r>
            <w:r w:rsidRPr="00B131AF">
              <w:rPr>
                <w:rFonts w:cs="Arial"/>
                <w:b/>
              </w:rPr>
              <w:t>Service</w:t>
            </w:r>
          </w:p>
          <w:p w14:paraId="7652FA61"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vessel which provides a service such as a tug, anchor handler, survey or supply vessel.</w:t>
            </w:r>
          </w:p>
          <w:p w14:paraId="685C63AE" w14:textId="77777777" w:rsidR="00B131AF" w:rsidRPr="00B131AF" w:rsidRDefault="00B131AF" w:rsidP="00B131AF">
            <w:pPr>
              <w:spacing w:before="120" w:after="120"/>
              <w:rPr>
                <w:rFonts w:cs="Arial"/>
              </w:rPr>
            </w:pPr>
            <w:r w:rsidRPr="00B131AF">
              <w:rPr>
                <w:rFonts w:cs="Arial"/>
              </w:rPr>
              <w:t xml:space="preserve">10) </w:t>
            </w:r>
            <w:r w:rsidRPr="00B131AF">
              <w:rPr>
                <w:rFonts w:cs="Arial"/>
                <w:b/>
              </w:rPr>
              <w:t>Warship</w:t>
            </w:r>
          </w:p>
          <w:p w14:paraId="3B690193"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vessel designed for the conduct of military operations.</w:t>
            </w:r>
          </w:p>
          <w:p w14:paraId="466E2571" w14:textId="77777777" w:rsidR="00B131AF" w:rsidRPr="00B131AF" w:rsidRDefault="00B131AF" w:rsidP="00B131AF">
            <w:pPr>
              <w:spacing w:before="120" w:after="120"/>
              <w:rPr>
                <w:rFonts w:cs="Arial"/>
              </w:rPr>
            </w:pPr>
            <w:r w:rsidRPr="00B131AF">
              <w:rPr>
                <w:rFonts w:cs="Arial"/>
              </w:rPr>
              <w:t xml:space="preserve">11) </w:t>
            </w:r>
            <w:r w:rsidRPr="00B131AF">
              <w:rPr>
                <w:rFonts w:cs="Arial"/>
                <w:b/>
              </w:rPr>
              <w:t>Towed or Pushed Composite Unit</w:t>
            </w:r>
          </w:p>
          <w:p w14:paraId="0A9F2D01"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Either a </w:t>
            </w:r>
            <w:r w:rsidRPr="00B131AF">
              <w:rPr>
                <w:rFonts w:cs="Arial"/>
                <w:b/>
              </w:rPr>
              <w:t>tug and tow</w:t>
            </w:r>
            <w:r w:rsidRPr="00B131AF">
              <w:rPr>
                <w:rFonts w:cs="Arial"/>
              </w:rPr>
              <w:t>, or any combination of a tug providing propulsion to barges or vessels secured ahead or alongside.</w:t>
            </w:r>
          </w:p>
          <w:p w14:paraId="178E47BF" w14:textId="77777777" w:rsidR="00B131AF" w:rsidRPr="00B131AF" w:rsidRDefault="00B131AF" w:rsidP="00B131AF">
            <w:pPr>
              <w:spacing w:before="120" w:after="120"/>
              <w:rPr>
                <w:rFonts w:cs="Arial"/>
              </w:rPr>
            </w:pPr>
            <w:r w:rsidRPr="00B131AF">
              <w:rPr>
                <w:rFonts w:cs="Arial"/>
              </w:rPr>
              <w:t>12) Tug and Tow</w:t>
            </w:r>
          </w:p>
          <w:p w14:paraId="48632FB2"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combination of tug(s) and non-powered tow(s).</w:t>
            </w:r>
          </w:p>
          <w:p w14:paraId="20299A2E" w14:textId="77777777" w:rsidR="00B131AF" w:rsidRPr="00B131AF" w:rsidRDefault="00B131AF" w:rsidP="00B131AF">
            <w:pPr>
              <w:spacing w:before="120" w:after="120"/>
              <w:rPr>
                <w:rFonts w:cs="Arial"/>
              </w:rPr>
            </w:pPr>
            <w:r w:rsidRPr="00B131AF">
              <w:rPr>
                <w:rFonts w:cs="Arial"/>
              </w:rPr>
              <w:t xml:space="preserve">13) </w:t>
            </w:r>
            <w:r w:rsidRPr="00B131AF">
              <w:rPr>
                <w:rFonts w:cs="Arial"/>
                <w:b/>
              </w:rPr>
              <w:t>Light Recreational</w:t>
            </w:r>
          </w:p>
          <w:p w14:paraId="770C9A5E"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pleasure boat or watercraft, or an excursion vessel used for short cruises such as whale watching.</w:t>
            </w:r>
          </w:p>
          <w:p w14:paraId="398B092D" w14:textId="77777777" w:rsidR="00B131AF" w:rsidRPr="00B131AF" w:rsidRDefault="00B131AF" w:rsidP="00B131AF">
            <w:pPr>
              <w:spacing w:before="120" w:after="120"/>
              <w:rPr>
                <w:rFonts w:cs="Arial"/>
              </w:rPr>
            </w:pPr>
            <w:r w:rsidRPr="00B131AF">
              <w:rPr>
                <w:rFonts w:cs="Arial"/>
              </w:rPr>
              <w:t xml:space="preserve">14) </w:t>
            </w:r>
            <w:r w:rsidRPr="00B131AF">
              <w:rPr>
                <w:rFonts w:cs="Arial"/>
                <w:b/>
              </w:rPr>
              <w:t>Semi-Submersible Offshore Installation</w:t>
            </w:r>
          </w:p>
          <w:p w14:paraId="25EBD519"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An installation which is designed to float at all times and which is normally anchored in position when deployed in the offshore gas and oil industry.</w:t>
            </w:r>
          </w:p>
          <w:p w14:paraId="635ADA13" w14:textId="77777777" w:rsidR="00B131AF" w:rsidRPr="00B131AF" w:rsidRDefault="00B131AF" w:rsidP="00B131AF">
            <w:pPr>
              <w:spacing w:before="120" w:after="120"/>
              <w:rPr>
                <w:rFonts w:cs="Arial"/>
              </w:rPr>
            </w:pPr>
            <w:r w:rsidRPr="00B131AF">
              <w:rPr>
                <w:rFonts w:cs="Arial"/>
              </w:rPr>
              <w:t xml:space="preserve">15) </w:t>
            </w:r>
            <w:r w:rsidRPr="00B131AF">
              <w:rPr>
                <w:rFonts w:cs="Arial"/>
                <w:b/>
              </w:rPr>
              <w:t>Jack-Up Exploration or Project Installation</w:t>
            </w:r>
          </w:p>
          <w:p w14:paraId="2F6CFB5F"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An exploration or project installation with legs which can be raised and lowered. The legs are raised when the installation is re-positioned. When stationary the legs are lowered to the sea floor and the working platform is raised clear of the sea surface.</w:t>
            </w:r>
          </w:p>
          <w:p w14:paraId="02F437A5" w14:textId="77777777" w:rsidR="00B131AF" w:rsidRPr="00B131AF" w:rsidRDefault="00B131AF" w:rsidP="00B131AF">
            <w:pPr>
              <w:spacing w:before="120" w:after="120"/>
              <w:rPr>
                <w:rFonts w:cs="Arial"/>
              </w:rPr>
            </w:pPr>
            <w:r w:rsidRPr="00B131AF">
              <w:rPr>
                <w:rFonts w:cs="Arial"/>
              </w:rPr>
              <w:t xml:space="preserve">16) </w:t>
            </w:r>
            <w:r w:rsidRPr="00B131AF">
              <w:rPr>
                <w:rFonts w:cs="Arial"/>
                <w:b/>
              </w:rPr>
              <w:t>Livestock Carrier</w:t>
            </w:r>
          </w:p>
          <w:p w14:paraId="6E075708"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vessel designed to carry large quantities of live animals.</w:t>
            </w:r>
          </w:p>
          <w:p w14:paraId="2AA2C08D" w14:textId="77777777" w:rsidR="00B131AF" w:rsidRPr="00B131AF" w:rsidRDefault="00B131AF" w:rsidP="00B131AF">
            <w:pPr>
              <w:spacing w:before="120" w:after="120"/>
              <w:rPr>
                <w:rFonts w:cs="Arial"/>
              </w:rPr>
            </w:pPr>
            <w:r w:rsidRPr="00B131AF">
              <w:rPr>
                <w:rFonts w:cs="Arial"/>
              </w:rPr>
              <w:t xml:space="preserve">17) </w:t>
            </w:r>
            <w:r w:rsidRPr="00B131AF">
              <w:rPr>
                <w:rFonts w:cs="Arial"/>
                <w:b/>
              </w:rPr>
              <w:t>Sport Fishing</w:t>
            </w:r>
          </w:p>
          <w:p w14:paraId="40C1A854" w14:textId="77777777" w:rsidR="00B131AF" w:rsidRPr="00B131AF" w:rsidRDefault="00B131AF" w:rsidP="00B131AF">
            <w:pPr>
              <w:spacing w:before="120" w:after="120"/>
              <w:rPr>
                <w:rFonts w:cs="Arial"/>
              </w:rPr>
            </w:pPr>
            <w:r w:rsidRPr="00B131AF">
              <w:rPr>
                <w:rFonts w:cs="Arial"/>
              </w:rPr>
              <w:t xml:space="preserve">  </w:t>
            </w:r>
            <w:r w:rsidRPr="00B131AF">
              <w:rPr>
                <w:rFonts w:cs="Arial"/>
                <w:u w:val="single"/>
              </w:rPr>
              <w:t>IHO Definition:</w:t>
            </w:r>
            <w:r w:rsidRPr="00B131AF">
              <w:rPr>
                <w:rFonts w:cs="Arial"/>
              </w:rPr>
              <w:t xml:space="preserve"> A vessel used in fishing for pleasure or competition.</w:t>
            </w:r>
          </w:p>
          <w:p w14:paraId="606386D0" w14:textId="77777777" w:rsidR="00B131AF" w:rsidRPr="00B131AF" w:rsidRDefault="00B131AF" w:rsidP="00B131AF">
            <w:pPr>
              <w:spacing w:before="120" w:after="120"/>
              <w:rPr>
                <w:rFonts w:cs="Arial"/>
              </w:rPr>
            </w:pPr>
          </w:p>
          <w:p w14:paraId="6537D3C5" w14:textId="77777777" w:rsidR="00B131AF" w:rsidRPr="00B131AF" w:rsidRDefault="00B131AF" w:rsidP="00B131AF">
            <w:pPr>
              <w:spacing w:before="120" w:after="120"/>
              <w:rPr>
                <w:rFonts w:cs="Arial"/>
              </w:rPr>
            </w:pPr>
            <w:r w:rsidRPr="00B131AF">
              <w:rPr>
                <w:rFonts w:cs="Arial"/>
                <w:u w:val="single"/>
              </w:rPr>
              <w:t>Remarks:</w:t>
            </w:r>
          </w:p>
          <w:p w14:paraId="29C41039" w14:textId="77777777" w:rsidR="00B131AF" w:rsidRPr="00B131AF" w:rsidRDefault="00B131AF" w:rsidP="00B131AF">
            <w:pPr>
              <w:spacing w:before="120" w:after="120"/>
              <w:rPr>
                <w:rFonts w:cs="Arial"/>
              </w:rPr>
            </w:pPr>
            <w:r w:rsidRPr="00B131AF">
              <w:rPr>
                <w:rFonts w:cs="Arial"/>
              </w:rPr>
              <w:t xml:space="preserve"> </w:t>
            </w:r>
            <w:proofErr w:type="spellStart"/>
            <w:r w:rsidRPr="00B131AF">
              <w:rPr>
                <w:rFonts w:cs="Arial"/>
              </w:rPr>
              <w:t>codeListType</w:t>
            </w:r>
            <w:proofErr w:type="spellEnd"/>
            <w:r w:rsidRPr="00B131AF">
              <w:rPr>
                <w:rFonts w:cs="Arial"/>
              </w:rPr>
              <w:t>=open enumeration; encoding=other: [something]</w:t>
            </w:r>
          </w:p>
        </w:tc>
      </w:tr>
    </w:tbl>
    <w:p w14:paraId="17188C36" w14:textId="77777777" w:rsidR="00B131AF" w:rsidRPr="00B131AF" w:rsidRDefault="00B131AF" w:rsidP="00B131AF">
      <w:pPr>
        <w:spacing w:before="240"/>
        <w:rPr>
          <w:b/>
        </w:rPr>
      </w:pPr>
    </w:p>
    <w:p w14:paraId="23C7A632" w14:textId="03E22920" w:rsidR="00B131AF" w:rsidRPr="00B131AF" w:rsidDel="00A5461B" w:rsidRDefault="00B131AF" w:rsidP="00716062">
      <w:pPr>
        <w:pStyle w:val="Heading2"/>
        <w:rPr>
          <w:del w:id="3899" w:author="Raphael Malyankar" w:date="2022-11-22T00:23:00Z"/>
        </w:rPr>
      </w:pPr>
      <w:del w:id="3900" w:author="Raphael Malyankar" w:date="2022-11-22T00:23:00Z">
        <w:r w:rsidRPr="00B131AF" w:rsidDel="00A5461B">
          <w:delText>Location by Text</w:delText>
        </w:r>
        <w:bookmarkStart w:id="3901" w:name="_Toc120064826"/>
        <w:bookmarkStart w:id="3902" w:name="_Toc120214803"/>
        <w:bookmarkEnd w:id="3901"/>
        <w:bookmarkEnd w:id="3902"/>
      </w:del>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131AF" w:rsidRPr="00B131AF" w:rsidDel="00A5461B" w14:paraId="616C2358" w14:textId="2BC9B3FB" w:rsidTr="00B131AF">
        <w:trPr>
          <w:del w:id="3903" w:author="Raphael Malyankar" w:date="2022-11-22T00:23:00Z"/>
        </w:trPr>
        <w:tc>
          <w:tcPr>
            <w:tcW w:w="5000" w:type="pct"/>
            <w:shd w:val="clear" w:color="auto" w:fill="auto"/>
          </w:tcPr>
          <w:p w14:paraId="3D3F96F1" w14:textId="03DFBA36" w:rsidR="00B131AF" w:rsidRPr="00B131AF" w:rsidDel="00A5461B" w:rsidRDefault="00B131AF" w:rsidP="00B131AF">
            <w:pPr>
              <w:spacing w:before="120" w:after="120"/>
              <w:rPr>
                <w:del w:id="3904" w:author="Raphael Malyankar" w:date="2022-11-22T00:23:00Z"/>
                <w:rFonts w:cs="Arial"/>
              </w:rPr>
            </w:pPr>
            <w:del w:id="3905" w:author="Raphael Malyankar" w:date="2022-11-22T00:23:00Z">
              <w:r w:rsidRPr="00B131AF" w:rsidDel="00A5461B">
                <w:rPr>
                  <w:rFonts w:cs="Arial"/>
                  <w:u w:val="single"/>
                </w:rPr>
                <w:delText>IHO Definition:</w:delText>
              </w:r>
              <w:r w:rsidRPr="00B131AF" w:rsidDel="00A5461B">
                <w:rPr>
                  <w:rFonts w:cs="Arial"/>
                </w:rPr>
                <w:delText xml:space="preserve"> A textual rendering of a geographic location.</w:delText>
              </w:r>
              <w:bookmarkStart w:id="3906" w:name="_Toc120064827"/>
              <w:bookmarkStart w:id="3907" w:name="_Toc120214804"/>
              <w:bookmarkEnd w:id="3906"/>
              <w:bookmarkEnd w:id="3907"/>
            </w:del>
          </w:p>
          <w:p w14:paraId="4B8E8007" w14:textId="0636A253" w:rsidR="00B131AF" w:rsidRPr="00B131AF" w:rsidDel="00A5461B" w:rsidRDefault="00B131AF" w:rsidP="00B131AF">
            <w:pPr>
              <w:spacing w:before="120" w:after="120"/>
              <w:rPr>
                <w:del w:id="3908" w:author="Raphael Malyankar" w:date="2022-11-22T00:23:00Z"/>
                <w:rFonts w:cs="Arial"/>
              </w:rPr>
            </w:pPr>
            <w:bookmarkStart w:id="3909" w:name="_Toc120064828"/>
            <w:bookmarkStart w:id="3910" w:name="_Toc120214805"/>
            <w:bookmarkEnd w:id="3909"/>
            <w:bookmarkEnd w:id="3910"/>
          </w:p>
          <w:p w14:paraId="34D27CA3" w14:textId="41DE27D6" w:rsidR="00B131AF" w:rsidRPr="00B131AF" w:rsidDel="00A5461B" w:rsidRDefault="00B131AF" w:rsidP="00B131AF">
            <w:pPr>
              <w:spacing w:before="120" w:after="120"/>
              <w:rPr>
                <w:del w:id="3911" w:author="Raphael Malyankar" w:date="2022-11-22T00:23:00Z"/>
                <w:rFonts w:cs="Arial"/>
              </w:rPr>
            </w:pPr>
            <w:del w:id="3912" w:author="Raphael Malyankar" w:date="2022-11-22T00:23:00Z">
              <w:r w:rsidRPr="00B131AF" w:rsidDel="00A5461B">
                <w:rPr>
                  <w:rFonts w:cs="Arial"/>
                  <w:u w:val="single"/>
                </w:rPr>
                <w:delText>Remarks:</w:delText>
              </w:r>
              <w:bookmarkStart w:id="3913" w:name="_Toc120064829"/>
              <w:bookmarkStart w:id="3914" w:name="_Toc120214806"/>
              <w:bookmarkEnd w:id="3913"/>
              <w:bookmarkEnd w:id="3914"/>
            </w:del>
          </w:p>
          <w:p w14:paraId="0A0448DE" w14:textId="75C543DF" w:rsidR="00B131AF" w:rsidRPr="00B131AF" w:rsidDel="00A5461B" w:rsidRDefault="00B131AF" w:rsidP="00B131AF">
            <w:pPr>
              <w:spacing w:before="120" w:after="120"/>
              <w:rPr>
                <w:del w:id="3915" w:author="Raphael Malyankar" w:date="2022-11-22T00:23:00Z"/>
                <w:rFonts w:cs="Arial"/>
              </w:rPr>
            </w:pPr>
            <w:del w:id="3916" w:author="Raphael Malyankar" w:date="2022-11-22T00:23:00Z">
              <w:r w:rsidRPr="00B131AF" w:rsidDel="00A5461B">
                <w:rPr>
                  <w:rFonts w:cs="Arial"/>
                </w:rPr>
                <w:delText>•No remarks.</w:delText>
              </w:r>
              <w:bookmarkStart w:id="3917" w:name="_Toc120064830"/>
              <w:bookmarkStart w:id="3918" w:name="_Toc120214807"/>
              <w:bookmarkEnd w:id="3917"/>
              <w:bookmarkEnd w:id="3918"/>
            </w:del>
          </w:p>
        </w:tc>
        <w:bookmarkStart w:id="3919" w:name="_Toc120064831"/>
        <w:bookmarkStart w:id="3920" w:name="_Toc120214808"/>
        <w:bookmarkEnd w:id="3919"/>
        <w:bookmarkEnd w:id="3920"/>
      </w:tr>
    </w:tbl>
    <w:p w14:paraId="0C94D7BD" w14:textId="740A7939" w:rsidR="00B131AF" w:rsidRPr="00B131AF" w:rsidDel="00A5461B" w:rsidRDefault="00B131AF" w:rsidP="00B131AF">
      <w:pPr>
        <w:spacing w:before="240"/>
        <w:rPr>
          <w:del w:id="3921" w:author="Raphael Malyankar" w:date="2022-11-22T00:23:00Z"/>
          <w:b/>
        </w:rPr>
      </w:pPr>
      <w:bookmarkStart w:id="3922" w:name="_Toc120064832"/>
      <w:bookmarkStart w:id="3923" w:name="_Toc120214809"/>
      <w:bookmarkEnd w:id="3922"/>
      <w:bookmarkEnd w:id="3923"/>
    </w:p>
    <w:p w14:paraId="09894803" w14:textId="50D98621" w:rsidR="00B131AF" w:rsidDel="00A5461B" w:rsidRDefault="00B131AF" w:rsidP="00882408">
      <w:pPr>
        <w:spacing w:before="240"/>
        <w:rPr>
          <w:del w:id="3924" w:author="Raphael Malyankar" w:date="2022-11-22T00:23:00Z"/>
        </w:rPr>
      </w:pPr>
      <w:bookmarkStart w:id="3925" w:name="_Toc120064833"/>
      <w:bookmarkStart w:id="3926" w:name="_Toc120214810"/>
      <w:bookmarkEnd w:id="3925"/>
      <w:bookmarkEnd w:id="3926"/>
    </w:p>
    <w:p w14:paraId="358BD687" w14:textId="20BA147C" w:rsidR="00882408" w:rsidDel="00A5461B" w:rsidRDefault="00882408" w:rsidP="00882408">
      <w:pPr>
        <w:rPr>
          <w:del w:id="3927" w:author="Raphael Malyankar" w:date="2022-11-22T00:23:00Z"/>
        </w:rPr>
      </w:pPr>
      <w:del w:id="3928" w:author="Raphael Malyankar" w:date="2022-11-22T00:23:00Z">
        <w:r w:rsidDel="00A5461B">
          <w:br w:type="page"/>
        </w:r>
      </w:del>
    </w:p>
    <w:p w14:paraId="596E5C56" w14:textId="77777777" w:rsidR="00B75194" w:rsidRPr="00B131AF" w:rsidRDefault="00B75194" w:rsidP="00B75194">
      <w:pPr>
        <w:pStyle w:val="Heading2"/>
        <w:rPr>
          <w:moveTo w:id="3929" w:author="Raphael Malyankar" w:date="2022-11-22T00:53:00Z"/>
        </w:rPr>
      </w:pPr>
      <w:bookmarkStart w:id="3930" w:name="_Toc120214811"/>
      <w:bookmarkStart w:id="3931" w:name="_Ref119615558"/>
      <w:moveToRangeStart w:id="3932" w:author="Raphael Malyankar" w:date="2022-11-22T00:53:00Z" w:name="move119970827"/>
      <w:moveTo w:id="3933" w:author="Raphael Malyankar" w:date="2022-11-22T00:53:00Z">
        <w:r w:rsidRPr="00B131AF">
          <w:t>Security-Safety-Emergency Service</w:t>
        </w:r>
        <w:bookmarkEnd w:id="3930"/>
      </w:moveTo>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75194" w:rsidRPr="00B131AF" w14:paraId="27D43789" w14:textId="77777777" w:rsidTr="00A1128A">
        <w:tc>
          <w:tcPr>
            <w:tcW w:w="5000" w:type="pct"/>
            <w:shd w:val="clear" w:color="auto" w:fill="auto"/>
          </w:tcPr>
          <w:p w14:paraId="79D92EFF" w14:textId="77777777" w:rsidR="00B75194" w:rsidRPr="00B131AF" w:rsidRDefault="00B75194" w:rsidP="00A1128A">
            <w:pPr>
              <w:spacing w:before="120" w:after="120"/>
              <w:rPr>
                <w:moveTo w:id="3934" w:author="Raphael Malyankar" w:date="2022-11-22T00:53:00Z"/>
                <w:rFonts w:cs="Arial"/>
              </w:rPr>
            </w:pPr>
            <w:moveTo w:id="3935" w:author="Raphael Malyankar" w:date="2022-11-22T00:53:00Z">
              <w:r w:rsidRPr="00B131AF">
                <w:rPr>
                  <w:rFonts w:cs="Arial"/>
                  <w:u w:val="single"/>
                </w:rPr>
                <w:t>IHO Definition:</w:t>
              </w:r>
              <w:r w:rsidRPr="00B131AF">
                <w:rPr>
                  <w:rFonts w:cs="Arial"/>
                </w:rPr>
                <w:t xml:space="preserve"> Protective services, law enforcement, or services for responding to sudden danger.</w:t>
              </w:r>
            </w:moveTo>
          </w:p>
          <w:p w14:paraId="1BECF216" w14:textId="77777777" w:rsidR="00B75194" w:rsidRPr="00B131AF" w:rsidRDefault="00B75194" w:rsidP="00A1128A">
            <w:pPr>
              <w:spacing w:before="120" w:after="120"/>
              <w:rPr>
                <w:moveTo w:id="3936" w:author="Raphael Malyankar" w:date="2022-11-22T00:53:00Z"/>
                <w:rFonts w:cs="Arial"/>
              </w:rPr>
            </w:pPr>
            <w:moveTo w:id="3937" w:author="Raphael Malyankar" w:date="2022-11-22T00:53:00Z">
              <w:r w:rsidRPr="00B131AF">
                <w:rPr>
                  <w:rFonts w:cs="Arial"/>
                </w:rPr>
                <w:t xml:space="preserve">1) </w:t>
              </w:r>
              <w:r w:rsidRPr="00B131AF">
                <w:rPr>
                  <w:rFonts w:cs="Arial"/>
                  <w:b/>
                </w:rPr>
                <w:t>Coast Guard</w:t>
              </w:r>
            </w:moveTo>
          </w:p>
          <w:p w14:paraId="6C0FFCCC" w14:textId="77777777" w:rsidR="00B75194" w:rsidRPr="00B131AF" w:rsidRDefault="00B75194" w:rsidP="00A1128A">
            <w:pPr>
              <w:spacing w:before="120" w:after="120"/>
              <w:rPr>
                <w:moveTo w:id="3938" w:author="Raphael Malyankar" w:date="2022-11-22T00:53:00Z"/>
                <w:rFonts w:cs="Arial"/>
              </w:rPr>
            </w:pPr>
            <w:moveTo w:id="3939" w:author="Raphael Malyankar" w:date="2022-11-22T00:53:00Z">
              <w:r w:rsidRPr="00B131AF">
                <w:rPr>
                  <w:rFonts w:cs="Arial"/>
                </w:rPr>
                <w:lastRenderedPageBreak/>
                <w:t xml:space="preserve">  </w:t>
              </w:r>
              <w:r w:rsidRPr="00B131AF">
                <w:rPr>
                  <w:rFonts w:cs="Arial"/>
                  <w:u w:val="single"/>
                </w:rPr>
                <w:t>IHO Definition:</w:t>
              </w:r>
              <w:r w:rsidRPr="00B131AF">
                <w:rPr>
                  <w:rFonts w:cs="Arial"/>
                </w:rPr>
                <w:t xml:space="preserve"> Organization keeping watch on shipping and coastal waters according to governmental law; normally the authority with responsibility for search and rescue.</w:t>
              </w:r>
            </w:moveTo>
          </w:p>
          <w:p w14:paraId="3C6210E6" w14:textId="77777777" w:rsidR="00B75194" w:rsidRPr="00B131AF" w:rsidRDefault="00B75194" w:rsidP="00A1128A">
            <w:pPr>
              <w:spacing w:before="120" w:after="120"/>
              <w:rPr>
                <w:moveTo w:id="3940" w:author="Raphael Malyankar" w:date="2022-11-22T00:53:00Z"/>
                <w:rFonts w:cs="Arial"/>
              </w:rPr>
            </w:pPr>
            <w:moveTo w:id="3941" w:author="Raphael Malyankar" w:date="2022-11-22T00:53:00Z">
              <w:r w:rsidRPr="00B131AF">
                <w:rPr>
                  <w:rFonts w:cs="Arial"/>
                </w:rPr>
                <w:t xml:space="preserve">2) </w:t>
              </w:r>
              <w:r w:rsidRPr="00B131AF">
                <w:rPr>
                  <w:rFonts w:cs="Arial"/>
                  <w:b/>
                </w:rPr>
                <w:t>Customs</w:t>
              </w:r>
            </w:moveTo>
          </w:p>
          <w:p w14:paraId="192F2BE3" w14:textId="77777777" w:rsidR="00B75194" w:rsidRPr="00B131AF" w:rsidRDefault="00B75194" w:rsidP="00A1128A">
            <w:pPr>
              <w:spacing w:before="120" w:after="120"/>
              <w:rPr>
                <w:moveTo w:id="3942" w:author="Raphael Malyankar" w:date="2022-11-22T00:53:00Z"/>
                <w:rFonts w:cs="Arial"/>
              </w:rPr>
            </w:pPr>
            <w:moveTo w:id="3943" w:author="Raphael Malyankar" w:date="2022-11-22T00:53:00Z">
              <w:r w:rsidRPr="00B131AF">
                <w:rPr>
                  <w:rFonts w:cs="Arial"/>
                </w:rPr>
                <w:t xml:space="preserve">  </w:t>
              </w:r>
              <w:r w:rsidRPr="00B131AF">
                <w:rPr>
                  <w:rFonts w:cs="Arial"/>
                  <w:u w:val="single"/>
                </w:rPr>
                <w:t>IHO Definition:</w:t>
              </w:r>
              <w:r w:rsidRPr="00B131AF">
                <w:rPr>
                  <w:rFonts w:cs="Arial"/>
                </w:rPr>
                <w:t xml:space="preserve"> The agency or establishment for collecting duties, tolls.</w:t>
              </w:r>
            </w:moveTo>
          </w:p>
          <w:p w14:paraId="41B35F42" w14:textId="77777777" w:rsidR="00B75194" w:rsidRPr="00B131AF" w:rsidRDefault="00B75194" w:rsidP="00A1128A">
            <w:pPr>
              <w:spacing w:before="120" w:after="120"/>
              <w:rPr>
                <w:moveTo w:id="3944" w:author="Raphael Malyankar" w:date="2022-11-22T00:53:00Z"/>
                <w:rFonts w:cs="Arial"/>
              </w:rPr>
            </w:pPr>
            <w:moveTo w:id="3945" w:author="Raphael Malyankar" w:date="2022-11-22T00:53:00Z">
              <w:r w:rsidRPr="00B131AF">
                <w:rPr>
                  <w:rFonts w:cs="Arial"/>
                </w:rPr>
                <w:t xml:space="preserve">3) </w:t>
              </w:r>
              <w:r w:rsidRPr="00B131AF">
                <w:rPr>
                  <w:rFonts w:cs="Arial"/>
                  <w:b/>
                </w:rPr>
                <w:t>Environmental Emergency Information Centre</w:t>
              </w:r>
            </w:moveTo>
          </w:p>
          <w:p w14:paraId="195A3EDF" w14:textId="77777777" w:rsidR="00B75194" w:rsidRPr="00B131AF" w:rsidRDefault="00B75194" w:rsidP="00A1128A">
            <w:pPr>
              <w:spacing w:before="120" w:after="120"/>
              <w:rPr>
                <w:moveTo w:id="3946" w:author="Raphael Malyankar" w:date="2022-11-22T00:53:00Z"/>
                <w:rFonts w:cs="Arial"/>
              </w:rPr>
            </w:pPr>
            <w:moveTo w:id="3947" w:author="Raphael Malyankar" w:date="2022-11-22T00:53:00Z">
              <w:r w:rsidRPr="00B131AF">
                <w:rPr>
                  <w:rFonts w:cs="Arial"/>
                </w:rPr>
                <w:t xml:space="preserve">  </w:t>
              </w:r>
              <w:r w:rsidRPr="00B131AF">
                <w:rPr>
                  <w:rFonts w:cs="Arial"/>
                  <w:u w:val="single"/>
                </w:rPr>
                <w:t>IHO Definition:</w:t>
              </w:r>
              <w:r w:rsidRPr="00B131AF">
                <w:rPr>
                  <w:rFonts w:cs="Arial"/>
                </w:rPr>
                <w:t xml:space="preserve"> Office for reporting or obtaining information about sudden dangers to the environment such as spillage of polluting or hazardous substances.</w:t>
              </w:r>
            </w:moveTo>
          </w:p>
          <w:p w14:paraId="362AA6F6" w14:textId="77777777" w:rsidR="00B75194" w:rsidRPr="00B131AF" w:rsidRDefault="00B75194" w:rsidP="00A1128A">
            <w:pPr>
              <w:spacing w:before="120" w:after="120"/>
              <w:rPr>
                <w:moveTo w:id="3948" w:author="Raphael Malyankar" w:date="2022-11-22T00:53:00Z"/>
                <w:rFonts w:cs="Arial"/>
              </w:rPr>
            </w:pPr>
            <w:moveTo w:id="3949" w:author="Raphael Malyankar" w:date="2022-11-22T00:53:00Z">
              <w:r w:rsidRPr="00B131AF">
                <w:rPr>
                  <w:rFonts w:cs="Arial"/>
                </w:rPr>
                <w:t xml:space="preserve">4) </w:t>
              </w:r>
              <w:r w:rsidRPr="00B131AF">
                <w:rPr>
                  <w:rFonts w:cs="Arial"/>
                  <w:b/>
                </w:rPr>
                <w:t>Emergency Coordination Centre</w:t>
              </w:r>
            </w:moveTo>
          </w:p>
          <w:p w14:paraId="1D53FCD1" w14:textId="77777777" w:rsidR="00B75194" w:rsidRPr="00B131AF" w:rsidRDefault="00B75194" w:rsidP="00A1128A">
            <w:pPr>
              <w:spacing w:before="120" w:after="120"/>
              <w:rPr>
                <w:moveTo w:id="3950" w:author="Raphael Malyankar" w:date="2022-11-22T00:53:00Z"/>
                <w:rFonts w:cs="Arial"/>
              </w:rPr>
            </w:pPr>
            <w:moveTo w:id="3951" w:author="Raphael Malyankar" w:date="2022-11-22T00:53:00Z">
              <w:r w:rsidRPr="00B131AF">
                <w:rPr>
                  <w:rFonts w:cs="Arial"/>
                </w:rPr>
                <w:t xml:space="preserve">  </w:t>
              </w:r>
              <w:r w:rsidRPr="00B131AF">
                <w:rPr>
                  <w:rFonts w:cs="Arial"/>
                  <w:u w:val="single"/>
                </w:rPr>
                <w:t>IHO Definition:</w:t>
              </w:r>
              <w:r w:rsidRPr="00B131AF">
                <w:rPr>
                  <w:rFonts w:cs="Arial"/>
                </w:rPr>
                <w:t xml:space="preserve"> An office or organisation for reporting or coordinating response to emergencies.</w:t>
              </w:r>
            </w:moveTo>
          </w:p>
          <w:p w14:paraId="3A16A269" w14:textId="77777777" w:rsidR="00B75194" w:rsidRPr="00B131AF" w:rsidRDefault="00B75194" w:rsidP="00A1128A">
            <w:pPr>
              <w:spacing w:before="120" w:after="120"/>
              <w:rPr>
                <w:moveTo w:id="3952" w:author="Raphael Malyankar" w:date="2022-11-22T00:53:00Z"/>
                <w:rFonts w:cs="Arial"/>
              </w:rPr>
            </w:pPr>
            <w:moveTo w:id="3953" w:author="Raphael Malyankar" w:date="2022-11-22T00:53:00Z">
              <w:r w:rsidRPr="00B131AF">
                <w:rPr>
                  <w:rFonts w:cs="Arial"/>
                </w:rPr>
                <w:t xml:space="preserve">5) </w:t>
              </w:r>
              <w:r w:rsidRPr="00B131AF">
                <w:rPr>
                  <w:rFonts w:cs="Arial"/>
                  <w:b/>
                </w:rPr>
                <w:t>Guard and/or Security Service</w:t>
              </w:r>
            </w:moveTo>
          </w:p>
          <w:p w14:paraId="116170BC" w14:textId="77777777" w:rsidR="00B75194" w:rsidRPr="00B131AF" w:rsidRDefault="00B75194" w:rsidP="00A1128A">
            <w:pPr>
              <w:spacing w:before="120" w:after="120"/>
              <w:rPr>
                <w:moveTo w:id="3954" w:author="Raphael Malyankar" w:date="2022-11-22T00:53:00Z"/>
                <w:rFonts w:cs="Arial"/>
              </w:rPr>
            </w:pPr>
            <w:moveTo w:id="3955" w:author="Raphael Malyankar" w:date="2022-11-22T00:53:00Z">
              <w:r w:rsidRPr="00B131AF">
                <w:rPr>
                  <w:rFonts w:cs="Arial"/>
                </w:rPr>
                <w:t xml:space="preserve">  </w:t>
              </w:r>
              <w:r w:rsidRPr="00B131AF">
                <w:rPr>
                  <w:rFonts w:cs="Arial"/>
                  <w:u w:val="single"/>
                </w:rPr>
                <w:t>IHO Definition:</w:t>
              </w:r>
              <w:r w:rsidRPr="00B131AF">
                <w:rPr>
                  <w:rFonts w:cs="Arial"/>
                </w:rPr>
                <w:t xml:space="preserve"> A place where a vessel is patrolled by a security service or stored in a secure lockup.</w:t>
              </w:r>
            </w:moveTo>
          </w:p>
          <w:p w14:paraId="622EA6EC" w14:textId="77777777" w:rsidR="00B75194" w:rsidRPr="00B131AF" w:rsidRDefault="00B75194" w:rsidP="00A1128A">
            <w:pPr>
              <w:spacing w:before="120" w:after="120"/>
              <w:rPr>
                <w:moveTo w:id="3956" w:author="Raphael Malyankar" w:date="2022-11-22T00:53:00Z"/>
                <w:rFonts w:cs="Arial"/>
              </w:rPr>
            </w:pPr>
            <w:moveTo w:id="3957" w:author="Raphael Malyankar" w:date="2022-11-22T00:53:00Z">
              <w:r w:rsidRPr="00B131AF">
                <w:rPr>
                  <w:rFonts w:cs="Arial"/>
                </w:rPr>
                <w:t xml:space="preserve">6) </w:t>
              </w:r>
              <w:r w:rsidRPr="00B131AF">
                <w:rPr>
                  <w:rFonts w:cs="Arial"/>
                  <w:b/>
                </w:rPr>
                <w:t>Immigration</w:t>
              </w:r>
            </w:moveTo>
          </w:p>
          <w:p w14:paraId="32C6A8A4" w14:textId="77777777" w:rsidR="00B75194" w:rsidRPr="00B131AF" w:rsidRDefault="00B75194" w:rsidP="00A1128A">
            <w:pPr>
              <w:spacing w:before="120" w:after="120"/>
              <w:rPr>
                <w:moveTo w:id="3958" w:author="Raphael Malyankar" w:date="2022-11-22T00:53:00Z"/>
                <w:rFonts w:cs="Arial"/>
              </w:rPr>
            </w:pPr>
            <w:moveTo w:id="3959" w:author="Raphael Malyankar" w:date="2022-11-22T00:53:00Z">
              <w:r w:rsidRPr="00B131AF">
                <w:rPr>
                  <w:rFonts w:cs="Arial"/>
                </w:rPr>
                <w:t xml:space="preserve">  </w:t>
              </w:r>
              <w:r w:rsidRPr="00B131AF">
                <w:rPr>
                  <w:rFonts w:cs="Arial"/>
                  <w:u w:val="single"/>
                </w:rPr>
                <w:t>IHO Definition:</w:t>
              </w:r>
              <w:r w:rsidRPr="00B131AF">
                <w:rPr>
                  <w:rFonts w:cs="Arial"/>
                </w:rPr>
                <w:t xml:space="preserve"> The authority controlling people entering a country.</w:t>
              </w:r>
            </w:moveTo>
          </w:p>
          <w:p w14:paraId="0A406D8E" w14:textId="77777777" w:rsidR="00B75194" w:rsidRPr="00B131AF" w:rsidRDefault="00B75194" w:rsidP="00A1128A">
            <w:pPr>
              <w:spacing w:before="120" w:after="120"/>
              <w:rPr>
                <w:moveTo w:id="3960" w:author="Raphael Malyankar" w:date="2022-11-22T00:53:00Z"/>
                <w:rFonts w:cs="Arial"/>
              </w:rPr>
            </w:pPr>
            <w:moveTo w:id="3961" w:author="Raphael Malyankar" w:date="2022-11-22T00:53:00Z">
              <w:r w:rsidRPr="00B131AF">
                <w:rPr>
                  <w:rFonts w:cs="Arial"/>
                </w:rPr>
                <w:t xml:space="preserve">7) </w:t>
              </w:r>
              <w:r w:rsidRPr="00B131AF">
                <w:rPr>
                  <w:rFonts w:cs="Arial"/>
                  <w:b/>
                </w:rPr>
                <w:t>Police</w:t>
              </w:r>
            </w:moveTo>
          </w:p>
          <w:p w14:paraId="64B7891F" w14:textId="77777777" w:rsidR="00B75194" w:rsidRPr="00B131AF" w:rsidRDefault="00B75194" w:rsidP="00A1128A">
            <w:pPr>
              <w:spacing w:before="120" w:after="120"/>
              <w:rPr>
                <w:moveTo w:id="3962" w:author="Raphael Malyankar" w:date="2022-11-22T00:53:00Z"/>
                <w:rFonts w:cs="Arial"/>
              </w:rPr>
            </w:pPr>
            <w:moveTo w:id="3963" w:author="Raphael Malyankar" w:date="2022-11-22T00:53:00Z">
              <w:r w:rsidRPr="00B131AF">
                <w:rPr>
                  <w:rFonts w:cs="Arial"/>
                </w:rPr>
                <w:t xml:space="preserve">  </w:t>
              </w:r>
              <w:r w:rsidRPr="00B131AF">
                <w:rPr>
                  <w:rFonts w:cs="Arial"/>
                  <w:u w:val="single"/>
                </w:rPr>
                <w:t>IHO Definition:</w:t>
              </w:r>
              <w:r w:rsidRPr="00B131AF">
                <w:rPr>
                  <w:rFonts w:cs="Arial"/>
                </w:rPr>
                <w:t xml:space="preserve"> The department of government, or civil force, charged with maintaining public order.</w:t>
              </w:r>
            </w:moveTo>
          </w:p>
          <w:p w14:paraId="70144E5D" w14:textId="77777777" w:rsidR="00B75194" w:rsidRPr="00B131AF" w:rsidRDefault="00B75194" w:rsidP="00A1128A">
            <w:pPr>
              <w:spacing w:before="120" w:after="120"/>
              <w:rPr>
                <w:moveTo w:id="3964" w:author="Raphael Malyankar" w:date="2022-11-22T00:53:00Z"/>
                <w:rFonts w:cs="Arial"/>
              </w:rPr>
            </w:pPr>
            <w:moveTo w:id="3965" w:author="Raphael Malyankar" w:date="2022-11-22T00:53:00Z">
              <w:r w:rsidRPr="00B131AF">
                <w:rPr>
                  <w:rFonts w:cs="Arial"/>
                </w:rPr>
                <w:t xml:space="preserve">8) </w:t>
              </w:r>
              <w:r w:rsidRPr="00B131AF">
                <w:rPr>
                  <w:rFonts w:cs="Arial"/>
                  <w:b/>
                </w:rPr>
                <w:t>Sea Rescue Control</w:t>
              </w:r>
            </w:moveTo>
          </w:p>
          <w:p w14:paraId="560F3966" w14:textId="77777777" w:rsidR="00B75194" w:rsidRPr="00B131AF" w:rsidRDefault="00B75194" w:rsidP="00A1128A">
            <w:pPr>
              <w:spacing w:before="120" w:after="120"/>
              <w:rPr>
                <w:moveTo w:id="3966" w:author="Raphael Malyankar" w:date="2022-11-22T00:53:00Z"/>
                <w:rFonts w:cs="Arial"/>
              </w:rPr>
            </w:pPr>
            <w:moveTo w:id="3967" w:author="Raphael Malyankar" w:date="2022-11-22T00:53:00Z">
              <w:r w:rsidRPr="00B131AF">
                <w:rPr>
                  <w:rFonts w:cs="Arial"/>
                </w:rPr>
                <w:t xml:space="preserve">  </w:t>
              </w:r>
              <w:r w:rsidRPr="00B131AF">
                <w:rPr>
                  <w:rFonts w:cs="Arial"/>
                  <w:u w:val="single"/>
                </w:rPr>
                <w:t>IHO Definition:</w:t>
              </w:r>
              <w:r w:rsidRPr="00B131AF">
                <w:rPr>
                  <w:rFonts w:cs="Arial"/>
                </w:rPr>
                <w:t xml:space="preserve"> A unit responsible for promoting efficient organization of search and rescue services and for coordinating the conduct of search and rescue operations within a search and rescue region.</w:t>
              </w:r>
            </w:moveTo>
          </w:p>
          <w:p w14:paraId="2119E263" w14:textId="77777777" w:rsidR="00B75194" w:rsidRPr="00B131AF" w:rsidRDefault="00B75194" w:rsidP="00A1128A">
            <w:pPr>
              <w:spacing w:before="120" w:after="120"/>
              <w:rPr>
                <w:moveTo w:id="3968" w:author="Raphael Malyankar" w:date="2022-11-22T00:53:00Z"/>
                <w:rFonts w:cs="Arial"/>
              </w:rPr>
            </w:pPr>
          </w:p>
          <w:p w14:paraId="790EABC1" w14:textId="77777777" w:rsidR="00B75194" w:rsidRPr="00B131AF" w:rsidRDefault="00B75194" w:rsidP="00A1128A">
            <w:pPr>
              <w:spacing w:before="120" w:after="120"/>
              <w:rPr>
                <w:moveTo w:id="3969" w:author="Raphael Malyankar" w:date="2022-11-22T00:53:00Z"/>
                <w:rFonts w:cs="Arial"/>
              </w:rPr>
            </w:pPr>
            <w:moveTo w:id="3970" w:author="Raphael Malyankar" w:date="2022-11-22T00:53:00Z">
              <w:r w:rsidRPr="00B131AF">
                <w:rPr>
                  <w:rFonts w:cs="Arial"/>
                  <w:u w:val="single"/>
                </w:rPr>
                <w:t>Remarks:</w:t>
              </w:r>
            </w:moveTo>
          </w:p>
          <w:p w14:paraId="42E0095E" w14:textId="77777777" w:rsidR="00B75194" w:rsidRPr="00B131AF" w:rsidRDefault="00B75194" w:rsidP="00A1128A">
            <w:pPr>
              <w:spacing w:before="120" w:after="120"/>
              <w:rPr>
                <w:moveTo w:id="3971" w:author="Raphael Malyankar" w:date="2022-11-22T00:53:00Z"/>
                <w:rFonts w:cs="Arial"/>
              </w:rPr>
            </w:pPr>
            <w:moveTo w:id="3972" w:author="Raphael Malyankar" w:date="2022-11-22T00:53:00Z">
              <w:r w:rsidRPr="00B131AF">
                <w:rPr>
                  <w:rFonts w:cs="Arial"/>
                </w:rPr>
                <w:t xml:space="preserve"> </w:t>
              </w:r>
              <w:proofErr w:type="spellStart"/>
              <w:r w:rsidRPr="00B131AF">
                <w:rPr>
                  <w:rFonts w:cs="Arial"/>
                </w:rPr>
                <w:t>codelistType</w:t>
              </w:r>
              <w:proofErr w:type="spellEnd"/>
              <w:r w:rsidRPr="00B131AF">
                <w:rPr>
                  <w:rFonts w:cs="Arial"/>
                </w:rPr>
                <w:t>=</w:t>
              </w:r>
              <w:proofErr w:type="spellStart"/>
              <w:r w:rsidRPr="00B131AF">
                <w:rPr>
                  <w:rFonts w:cs="Arial"/>
                </w:rPr>
                <w:t>openEnumeration</w:t>
              </w:r>
              <w:proofErr w:type="spellEnd"/>
            </w:moveTo>
          </w:p>
        </w:tc>
      </w:tr>
    </w:tbl>
    <w:p w14:paraId="13635B30" w14:textId="77777777" w:rsidR="00B75194" w:rsidRPr="00B131AF" w:rsidRDefault="00B75194" w:rsidP="00B75194">
      <w:pPr>
        <w:spacing w:before="240"/>
        <w:rPr>
          <w:moveTo w:id="3973" w:author="Raphael Malyankar" w:date="2022-11-22T00:53:00Z"/>
          <w:b/>
        </w:rPr>
      </w:pPr>
    </w:p>
    <w:p w14:paraId="7E4F7269" w14:textId="77777777" w:rsidR="00B75194" w:rsidRPr="00B131AF" w:rsidRDefault="00B75194" w:rsidP="00B75194">
      <w:pPr>
        <w:pStyle w:val="Heading2"/>
        <w:rPr>
          <w:moveTo w:id="3974" w:author="Raphael Malyankar" w:date="2022-11-22T00:53:00Z"/>
        </w:rPr>
      </w:pPr>
      <w:bookmarkStart w:id="3975" w:name="_Toc120214812"/>
      <w:moveToRangeStart w:id="3976" w:author="Raphael Malyankar" w:date="2022-11-22T00:53:00Z" w:name="move119970806"/>
      <w:moveToRangeEnd w:id="3932"/>
      <w:moveTo w:id="3977" w:author="Raphael Malyankar" w:date="2022-11-22T00:53:00Z">
        <w:r w:rsidRPr="00B131AF">
          <w:t>Transport Connection</w:t>
        </w:r>
        <w:bookmarkEnd w:id="3975"/>
      </w:moveTo>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B75194" w:rsidRPr="00B131AF" w14:paraId="04EBE3BB" w14:textId="77777777" w:rsidTr="00A1128A">
        <w:tc>
          <w:tcPr>
            <w:tcW w:w="5000" w:type="pct"/>
            <w:shd w:val="clear" w:color="auto" w:fill="auto"/>
          </w:tcPr>
          <w:p w14:paraId="48E51B2F" w14:textId="77777777" w:rsidR="00B75194" w:rsidRPr="00B131AF" w:rsidRDefault="00B75194" w:rsidP="00A1128A">
            <w:pPr>
              <w:spacing w:before="120" w:after="120"/>
              <w:rPr>
                <w:moveTo w:id="3978" w:author="Raphael Malyankar" w:date="2022-11-22T00:53:00Z"/>
                <w:rFonts w:cs="Arial"/>
              </w:rPr>
            </w:pPr>
            <w:moveTo w:id="3979" w:author="Raphael Malyankar" w:date="2022-11-22T00:53:00Z">
              <w:r w:rsidRPr="00B131AF">
                <w:rPr>
                  <w:rFonts w:cs="Arial"/>
                  <w:u w:val="single"/>
                </w:rPr>
                <w:t>IHO Definition:</w:t>
              </w:r>
              <w:r w:rsidRPr="00B131AF">
                <w:rPr>
                  <w:rFonts w:cs="Arial"/>
                </w:rPr>
                <w:t xml:space="preserve"> Classification of services for the conveyance of persons and/or goods, according to means of transport, nature of path, or representative installation.</w:t>
              </w:r>
            </w:moveTo>
          </w:p>
          <w:p w14:paraId="1850A96D" w14:textId="77777777" w:rsidR="00B75194" w:rsidRPr="00B131AF" w:rsidRDefault="00B75194" w:rsidP="00A1128A">
            <w:pPr>
              <w:spacing w:before="120" w:after="120"/>
              <w:rPr>
                <w:moveTo w:id="3980" w:author="Raphael Malyankar" w:date="2022-11-22T00:53:00Z"/>
                <w:rFonts w:cs="Arial"/>
              </w:rPr>
            </w:pPr>
            <w:moveTo w:id="3981" w:author="Raphael Malyankar" w:date="2022-11-22T00:53:00Z">
              <w:r w:rsidRPr="00B131AF">
                <w:rPr>
                  <w:rFonts w:cs="Arial"/>
                </w:rPr>
                <w:t xml:space="preserve">2) </w:t>
              </w:r>
              <w:r w:rsidRPr="00B131AF">
                <w:rPr>
                  <w:rFonts w:cs="Arial"/>
                  <w:b/>
                </w:rPr>
                <w:t>Heliport</w:t>
              </w:r>
            </w:moveTo>
          </w:p>
          <w:p w14:paraId="69807BC8" w14:textId="77777777" w:rsidR="00B75194" w:rsidRPr="00B131AF" w:rsidRDefault="00B75194" w:rsidP="00A1128A">
            <w:pPr>
              <w:spacing w:before="120" w:after="120"/>
              <w:rPr>
                <w:moveTo w:id="3982" w:author="Raphael Malyankar" w:date="2022-11-22T00:53:00Z"/>
                <w:rFonts w:cs="Arial"/>
              </w:rPr>
            </w:pPr>
            <w:moveTo w:id="3983" w:author="Raphael Malyankar" w:date="2022-11-22T00:53:00Z">
              <w:r w:rsidRPr="00B131AF">
                <w:rPr>
                  <w:rFonts w:cs="Arial"/>
                </w:rPr>
                <w:t xml:space="preserve">  </w:t>
              </w:r>
              <w:r w:rsidRPr="00B131AF">
                <w:rPr>
                  <w:rFonts w:cs="Arial"/>
                  <w:u w:val="single"/>
                </w:rPr>
                <w:t>IHO Definition:</w:t>
              </w:r>
              <w:r w:rsidRPr="00B131AF">
                <w:rPr>
                  <w:rFonts w:cs="Arial"/>
                </w:rPr>
                <w:t xml:space="preserve"> A small airport for the use of helicopters and some other vertical lift aircraft. Heliports typically contain one or more touchdown and </w:t>
              </w:r>
              <w:proofErr w:type="spellStart"/>
              <w:r w:rsidRPr="00B131AF">
                <w:rPr>
                  <w:rFonts w:cs="Arial"/>
                </w:rPr>
                <w:t>liftoff</w:t>
              </w:r>
              <w:proofErr w:type="spellEnd"/>
              <w:r w:rsidRPr="00B131AF">
                <w:rPr>
                  <w:rFonts w:cs="Arial"/>
                </w:rPr>
                <w:t xml:space="preserve"> areas and also have facilities such as fuel or hangars. In some larger towns and cities, customs facilities may also be available.</w:t>
              </w:r>
            </w:moveTo>
          </w:p>
          <w:p w14:paraId="0119A8E9" w14:textId="77777777" w:rsidR="00B75194" w:rsidRPr="00B131AF" w:rsidRDefault="00B75194" w:rsidP="00A1128A">
            <w:pPr>
              <w:spacing w:before="120" w:after="120"/>
              <w:rPr>
                <w:moveTo w:id="3984" w:author="Raphael Malyankar" w:date="2022-11-22T00:53:00Z"/>
                <w:rFonts w:cs="Arial"/>
              </w:rPr>
            </w:pPr>
            <w:moveTo w:id="3985" w:author="Raphael Malyankar" w:date="2022-11-22T00:53:00Z">
              <w:r w:rsidRPr="00B131AF">
                <w:rPr>
                  <w:rFonts w:cs="Arial"/>
                </w:rPr>
                <w:t xml:space="preserve">3) </w:t>
              </w:r>
              <w:r w:rsidRPr="00B131AF">
                <w:rPr>
                  <w:rFonts w:cs="Arial"/>
                  <w:b/>
                </w:rPr>
                <w:t>Helipad</w:t>
              </w:r>
            </w:moveTo>
          </w:p>
          <w:p w14:paraId="5071B2C8" w14:textId="77777777" w:rsidR="00B75194" w:rsidRPr="00B131AF" w:rsidRDefault="00B75194" w:rsidP="00A1128A">
            <w:pPr>
              <w:spacing w:before="120" w:after="120"/>
              <w:rPr>
                <w:moveTo w:id="3986" w:author="Raphael Malyankar" w:date="2022-11-22T00:53:00Z"/>
                <w:rFonts w:cs="Arial"/>
              </w:rPr>
            </w:pPr>
            <w:moveTo w:id="3987" w:author="Raphael Malyankar" w:date="2022-11-22T00:53:00Z">
              <w:r w:rsidRPr="00B131AF">
                <w:rPr>
                  <w:rFonts w:cs="Arial"/>
                </w:rPr>
                <w:t xml:space="preserve">  </w:t>
              </w:r>
              <w:r w:rsidRPr="00B131AF">
                <w:rPr>
                  <w:rFonts w:cs="Arial"/>
                  <w:u w:val="single"/>
                </w:rPr>
                <w:t>IHO Definition:</w:t>
              </w:r>
              <w:r w:rsidRPr="00B131AF">
                <w:rPr>
                  <w:rFonts w:cs="Arial"/>
                </w:rPr>
                <w:t xml:space="preserve"> A small landing surface for helicopters, with minimal or no supporting installations or facilities.</w:t>
              </w:r>
            </w:moveTo>
          </w:p>
          <w:p w14:paraId="34E48F14" w14:textId="77777777" w:rsidR="00B75194" w:rsidRPr="00B131AF" w:rsidRDefault="00B75194" w:rsidP="00A1128A">
            <w:pPr>
              <w:spacing w:before="120" w:after="120"/>
              <w:rPr>
                <w:moveTo w:id="3988" w:author="Raphael Malyankar" w:date="2022-11-22T00:53:00Z"/>
                <w:rFonts w:cs="Arial"/>
              </w:rPr>
            </w:pPr>
            <w:moveTo w:id="3989" w:author="Raphael Malyankar" w:date="2022-11-22T00:53:00Z">
              <w:r w:rsidRPr="00B131AF">
                <w:rPr>
                  <w:rFonts w:cs="Arial"/>
                </w:rPr>
                <w:t xml:space="preserve">4) </w:t>
              </w:r>
              <w:r w:rsidRPr="00B131AF">
                <w:rPr>
                  <w:rFonts w:cs="Arial"/>
                  <w:b/>
                </w:rPr>
                <w:t>Hired Boat</w:t>
              </w:r>
            </w:moveTo>
          </w:p>
          <w:p w14:paraId="3F51D133" w14:textId="77777777" w:rsidR="00B75194" w:rsidRPr="00B131AF" w:rsidRDefault="00B75194" w:rsidP="00A1128A">
            <w:pPr>
              <w:spacing w:before="120" w:after="120"/>
              <w:rPr>
                <w:moveTo w:id="3990" w:author="Raphael Malyankar" w:date="2022-11-22T00:53:00Z"/>
                <w:rFonts w:cs="Arial"/>
              </w:rPr>
            </w:pPr>
            <w:moveTo w:id="3991" w:author="Raphael Malyankar" w:date="2022-11-22T00:53:00Z">
              <w:r w:rsidRPr="00B131AF">
                <w:rPr>
                  <w:rFonts w:cs="Arial"/>
                </w:rPr>
                <w:t xml:space="preserve">  </w:t>
              </w:r>
              <w:r w:rsidRPr="00B131AF">
                <w:rPr>
                  <w:rFonts w:cs="Arial"/>
                  <w:u w:val="single"/>
                </w:rPr>
                <w:t>IHO Definition:</w:t>
              </w:r>
              <w:r w:rsidRPr="00B131AF">
                <w:rPr>
                  <w:rFonts w:cs="Arial"/>
                </w:rPr>
                <w:t xml:space="preserve"> Small boat with crew that may be hired for single journeys.</w:t>
              </w:r>
            </w:moveTo>
          </w:p>
          <w:p w14:paraId="40D370B0" w14:textId="77777777" w:rsidR="00B75194" w:rsidRPr="00B131AF" w:rsidRDefault="00B75194" w:rsidP="00A1128A">
            <w:pPr>
              <w:spacing w:before="120" w:after="120"/>
              <w:rPr>
                <w:moveTo w:id="3992" w:author="Raphael Malyankar" w:date="2022-11-22T00:53:00Z"/>
                <w:rFonts w:cs="Arial"/>
              </w:rPr>
            </w:pPr>
            <w:moveTo w:id="3993" w:author="Raphael Malyankar" w:date="2022-11-22T00:53:00Z">
              <w:r w:rsidRPr="00B131AF">
                <w:rPr>
                  <w:rFonts w:cs="Arial"/>
                </w:rPr>
                <w:t xml:space="preserve">5) </w:t>
              </w:r>
              <w:r w:rsidRPr="00B131AF">
                <w:rPr>
                  <w:rFonts w:cs="Arial"/>
                  <w:b/>
                </w:rPr>
                <w:t>Bus Station</w:t>
              </w:r>
            </w:moveTo>
          </w:p>
          <w:p w14:paraId="0A96DDA4" w14:textId="77777777" w:rsidR="00B75194" w:rsidRPr="00B131AF" w:rsidRDefault="00B75194" w:rsidP="00A1128A">
            <w:pPr>
              <w:spacing w:before="120" w:after="120"/>
              <w:rPr>
                <w:moveTo w:id="3994" w:author="Raphael Malyankar" w:date="2022-11-22T00:53:00Z"/>
                <w:rFonts w:cs="Arial"/>
              </w:rPr>
            </w:pPr>
            <w:moveTo w:id="3995" w:author="Raphael Malyankar" w:date="2022-11-22T00:53:00Z">
              <w:r w:rsidRPr="00B131AF">
                <w:rPr>
                  <w:rFonts w:cs="Arial"/>
                </w:rPr>
                <w:t xml:space="preserve">  </w:t>
              </w:r>
              <w:r w:rsidRPr="00B131AF">
                <w:rPr>
                  <w:rFonts w:cs="Arial"/>
                  <w:u w:val="single"/>
                </w:rPr>
                <w:t>IHO Definition:</w:t>
              </w:r>
              <w:r w:rsidRPr="00B131AF">
                <w:rPr>
                  <w:rFonts w:cs="Arial"/>
                </w:rPr>
                <w:t xml:space="preserve"> A building where buses and coaches regularly stop to take on and/or let off passengers, especially for long-distance travel.</w:t>
              </w:r>
            </w:moveTo>
          </w:p>
          <w:p w14:paraId="58C19DEA" w14:textId="77777777" w:rsidR="00B75194" w:rsidRPr="00B131AF" w:rsidRDefault="00B75194" w:rsidP="00A1128A">
            <w:pPr>
              <w:spacing w:before="120" w:after="120"/>
              <w:rPr>
                <w:moveTo w:id="3996" w:author="Raphael Malyankar" w:date="2022-11-22T00:53:00Z"/>
                <w:rFonts w:cs="Arial"/>
              </w:rPr>
            </w:pPr>
            <w:moveTo w:id="3997" w:author="Raphael Malyankar" w:date="2022-11-22T00:53:00Z">
              <w:r w:rsidRPr="00B131AF">
                <w:rPr>
                  <w:rFonts w:cs="Arial"/>
                </w:rPr>
                <w:t xml:space="preserve">6) </w:t>
              </w:r>
              <w:r w:rsidRPr="00B131AF">
                <w:rPr>
                  <w:rFonts w:cs="Arial"/>
                  <w:b/>
                </w:rPr>
                <w:t>Ferry</w:t>
              </w:r>
            </w:moveTo>
          </w:p>
          <w:p w14:paraId="16D402D6" w14:textId="77777777" w:rsidR="00B75194" w:rsidRPr="00B131AF" w:rsidRDefault="00B75194" w:rsidP="00A1128A">
            <w:pPr>
              <w:spacing w:before="120" w:after="120"/>
              <w:rPr>
                <w:moveTo w:id="3998" w:author="Raphael Malyankar" w:date="2022-11-22T00:53:00Z"/>
                <w:rFonts w:cs="Arial"/>
              </w:rPr>
            </w:pPr>
            <w:moveTo w:id="3999" w:author="Raphael Malyankar" w:date="2022-11-22T00:53:00Z">
              <w:r w:rsidRPr="00B131AF">
                <w:rPr>
                  <w:rFonts w:cs="Arial"/>
                </w:rPr>
                <w:t xml:space="preserve">  </w:t>
              </w:r>
              <w:r w:rsidRPr="00B131AF">
                <w:rPr>
                  <w:rFonts w:cs="Arial"/>
                  <w:u w:val="single"/>
                </w:rPr>
                <w:t>IHO Definition:</w:t>
              </w:r>
              <w:r w:rsidRPr="00B131AF">
                <w:rPr>
                  <w:rFonts w:cs="Arial"/>
                </w:rPr>
                <w:t xml:space="preserve"> A vessel for transporting passengers, vehicles, and/or goods across a stretch of water, especially as a regular service.</w:t>
              </w:r>
            </w:moveTo>
          </w:p>
          <w:p w14:paraId="5E7D83A3" w14:textId="77777777" w:rsidR="00B75194" w:rsidRPr="00B131AF" w:rsidRDefault="00B75194" w:rsidP="00A1128A">
            <w:pPr>
              <w:spacing w:before="120" w:after="120"/>
              <w:rPr>
                <w:moveTo w:id="4000" w:author="Raphael Malyankar" w:date="2022-11-22T00:53:00Z"/>
                <w:rFonts w:cs="Arial"/>
              </w:rPr>
            </w:pPr>
            <w:moveTo w:id="4001" w:author="Raphael Malyankar" w:date="2022-11-22T00:53:00Z">
              <w:r w:rsidRPr="00B131AF">
                <w:rPr>
                  <w:rFonts w:cs="Arial"/>
                </w:rPr>
                <w:lastRenderedPageBreak/>
                <w:t xml:space="preserve">8) </w:t>
              </w:r>
              <w:r w:rsidRPr="00B131AF">
                <w:rPr>
                  <w:rFonts w:cs="Arial"/>
                  <w:b/>
                </w:rPr>
                <w:t>Motorway</w:t>
              </w:r>
            </w:moveTo>
          </w:p>
          <w:p w14:paraId="102FF163" w14:textId="77777777" w:rsidR="00B75194" w:rsidRPr="00B131AF" w:rsidRDefault="00B75194" w:rsidP="00A1128A">
            <w:pPr>
              <w:spacing w:before="120" w:after="120"/>
              <w:rPr>
                <w:moveTo w:id="4002" w:author="Raphael Malyankar" w:date="2022-11-22T00:53:00Z"/>
                <w:rFonts w:cs="Arial"/>
              </w:rPr>
            </w:pPr>
            <w:moveTo w:id="4003" w:author="Raphael Malyankar" w:date="2022-11-22T00:53:00Z">
              <w:r w:rsidRPr="00B131AF">
                <w:rPr>
                  <w:rFonts w:cs="Arial"/>
                </w:rPr>
                <w:t xml:space="preserve">  </w:t>
              </w:r>
              <w:r w:rsidRPr="00B131AF">
                <w:rPr>
                  <w:rFonts w:cs="Arial"/>
                  <w:u w:val="single"/>
                </w:rPr>
                <w:t>IHO Definition:</w:t>
              </w:r>
              <w:r w:rsidRPr="00B131AF">
                <w:rPr>
                  <w:rFonts w:cs="Arial"/>
                </w:rPr>
                <w:t xml:space="preserve"> A limited access dual carriageway road specially designed for fast long-distance traffic and subject to special regulations concerning its use. It may have more than two lanes.</w:t>
              </w:r>
            </w:moveTo>
          </w:p>
          <w:p w14:paraId="1A4C2F65" w14:textId="77777777" w:rsidR="00B75194" w:rsidRPr="00B131AF" w:rsidRDefault="00B75194" w:rsidP="00A1128A">
            <w:pPr>
              <w:spacing w:before="120" w:after="120"/>
              <w:rPr>
                <w:moveTo w:id="4004" w:author="Raphael Malyankar" w:date="2022-11-22T00:53:00Z"/>
                <w:rFonts w:cs="Arial"/>
              </w:rPr>
            </w:pPr>
            <w:moveTo w:id="4005" w:author="Raphael Malyankar" w:date="2022-11-22T00:53:00Z">
              <w:r w:rsidRPr="00B131AF">
                <w:rPr>
                  <w:rFonts w:cs="Arial"/>
                </w:rPr>
                <w:t xml:space="preserve">9) </w:t>
              </w:r>
              <w:r w:rsidRPr="00B131AF">
                <w:rPr>
                  <w:rFonts w:cs="Arial"/>
                  <w:b/>
                </w:rPr>
                <w:t>Launch</w:t>
              </w:r>
            </w:moveTo>
          </w:p>
          <w:p w14:paraId="77C2F3A7" w14:textId="77777777" w:rsidR="00B75194" w:rsidRPr="00B131AF" w:rsidRDefault="00B75194" w:rsidP="00A1128A">
            <w:pPr>
              <w:spacing w:before="120" w:after="120"/>
              <w:rPr>
                <w:moveTo w:id="4006" w:author="Raphael Malyankar" w:date="2022-11-22T00:53:00Z"/>
                <w:rFonts w:cs="Arial"/>
              </w:rPr>
            </w:pPr>
            <w:moveTo w:id="4007" w:author="Raphael Malyankar" w:date="2022-11-22T00:53:00Z">
              <w:r w:rsidRPr="00B131AF">
                <w:rPr>
                  <w:rFonts w:cs="Arial"/>
                </w:rPr>
                <w:t xml:space="preserve">  </w:t>
              </w:r>
              <w:r w:rsidRPr="00B131AF">
                <w:rPr>
                  <w:rFonts w:cs="Arial"/>
                  <w:u w:val="single"/>
                </w:rPr>
                <w:t>IHO Definition:</w:t>
              </w:r>
              <w:r w:rsidRPr="00B131AF">
                <w:rPr>
                  <w:rFonts w:cs="Arial"/>
                </w:rPr>
                <w:t xml:space="preserve"> Large open or half decked boat.</w:t>
              </w:r>
            </w:moveTo>
          </w:p>
          <w:p w14:paraId="0D0A5631" w14:textId="77777777" w:rsidR="00B75194" w:rsidRPr="00B131AF" w:rsidRDefault="00B75194" w:rsidP="00A1128A">
            <w:pPr>
              <w:spacing w:before="120" w:after="120"/>
              <w:rPr>
                <w:moveTo w:id="4008" w:author="Raphael Malyankar" w:date="2022-11-22T00:53:00Z"/>
                <w:rFonts w:cs="Arial"/>
              </w:rPr>
            </w:pPr>
            <w:moveTo w:id="4009" w:author="Raphael Malyankar" w:date="2022-11-22T00:53:00Z">
              <w:r w:rsidRPr="00B131AF">
                <w:rPr>
                  <w:rFonts w:cs="Arial"/>
                </w:rPr>
                <w:t xml:space="preserve">11) </w:t>
              </w:r>
              <w:r w:rsidRPr="00B131AF">
                <w:rPr>
                  <w:rFonts w:cs="Arial"/>
                  <w:b/>
                </w:rPr>
                <w:t>Inland Waterway Transport</w:t>
              </w:r>
            </w:moveTo>
          </w:p>
          <w:p w14:paraId="6099477A" w14:textId="77777777" w:rsidR="00B75194" w:rsidRPr="00B131AF" w:rsidRDefault="00B75194" w:rsidP="00A1128A">
            <w:pPr>
              <w:spacing w:before="120" w:after="120"/>
              <w:rPr>
                <w:moveTo w:id="4010" w:author="Raphael Malyankar" w:date="2022-11-22T00:53:00Z"/>
                <w:rFonts w:cs="Arial"/>
              </w:rPr>
            </w:pPr>
            <w:moveTo w:id="4011" w:author="Raphael Malyankar" w:date="2022-11-22T00:53:00Z">
              <w:r w:rsidRPr="00B131AF">
                <w:rPr>
                  <w:rFonts w:cs="Arial"/>
                </w:rPr>
                <w:t xml:space="preserve">  </w:t>
              </w:r>
              <w:r w:rsidRPr="00B131AF">
                <w:rPr>
                  <w:rFonts w:cs="Arial"/>
                  <w:u w:val="single"/>
                </w:rPr>
                <w:t>IHO Definition:</w:t>
              </w:r>
              <w:r w:rsidRPr="00B131AF">
                <w:rPr>
                  <w:rFonts w:cs="Arial"/>
                </w:rPr>
                <w:t xml:space="preserve"> The carriage of goods or passengers using navigable waterways such as canals, rivers, lakes, or other stretch of water that is not part of the sea.</w:t>
              </w:r>
            </w:moveTo>
          </w:p>
          <w:p w14:paraId="7357FD91" w14:textId="77777777" w:rsidR="00B75194" w:rsidRPr="00B131AF" w:rsidRDefault="00B75194" w:rsidP="00A1128A">
            <w:pPr>
              <w:spacing w:before="120" w:after="120"/>
              <w:rPr>
                <w:moveTo w:id="4012" w:author="Raphael Malyankar" w:date="2022-11-22T00:53:00Z"/>
                <w:rFonts w:cs="Arial"/>
              </w:rPr>
            </w:pPr>
            <w:moveTo w:id="4013" w:author="Raphael Malyankar" w:date="2022-11-22T00:53:00Z">
              <w:r w:rsidRPr="00B131AF">
                <w:rPr>
                  <w:rFonts w:cs="Arial"/>
                </w:rPr>
                <w:t xml:space="preserve">12) </w:t>
              </w:r>
              <w:r w:rsidRPr="00B131AF">
                <w:rPr>
                  <w:rFonts w:cs="Arial"/>
                  <w:b/>
                </w:rPr>
                <w:t>Short Sea Transportation</w:t>
              </w:r>
            </w:moveTo>
          </w:p>
          <w:p w14:paraId="11A7933F" w14:textId="77777777" w:rsidR="00B75194" w:rsidRPr="00B131AF" w:rsidRDefault="00B75194" w:rsidP="00A1128A">
            <w:pPr>
              <w:spacing w:before="120" w:after="120"/>
              <w:rPr>
                <w:moveTo w:id="4014" w:author="Raphael Malyankar" w:date="2022-11-22T00:53:00Z"/>
                <w:rFonts w:cs="Arial"/>
              </w:rPr>
            </w:pPr>
            <w:moveTo w:id="4015" w:author="Raphael Malyankar" w:date="2022-11-22T00:53:00Z">
              <w:r w:rsidRPr="00B131AF">
                <w:rPr>
                  <w:rFonts w:cs="Arial"/>
                </w:rPr>
                <w:t xml:space="preserve">  </w:t>
              </w:r>
              <w:r w:rsidRPr="00B131AF">
                <w:rPr>
                  <w:rFonts w:cs="Arial"/>
                  <w:u w:val="single"/>
                </w:rPr>
                <w:t>IHO Definition:</w:t>
              </w:r>
              <w:r w:rsidRPr="00B131AF">
                <w:rPr>
                  <w:rFonts w:cs="Arial"/>
                </w:rPr>
                <w:t xml:space="preserve"> The carriage of specified types of cargo between qualifying ports. The types of cargo and/or qualifying ports are generally specified by law or government regulation.</w:t>
              </w:r>
            </w:moveTo>
          </w:p>
          <w:p w14:paraId="64C89D32" w14:textId="77777777" w:rsidR="00B75194" w:rsidRPr="00B131AF" w:rsidRDefault="00B75194" w:rsidP="00A1128A">
            <w:pPr>
              <w:spacing w:before="120" w:after="120"/>
              <w:rPr>
                <w:moveTo w:id="4016" w:author="Raphael Malyankar" w:date="2022-11-22T00:53:00Z"/>
                <w:rFonts w:cs="Arial"/>
              </w:rPr>
            </w:pPr>
            <w:moveTo w:id="4017" w:author="Raphael Malyankar" w:date="2022-11-22T00:53:00Z">
              <w:r w:rsidRPr="00B131AF">
                <w:rPr>
                  <w:rFonts w:cs="Arial"/>
                </w:rPr>
                <w:t xml:space="preserve">13) </w:t>
              </w:r>
              <w:r w:rsidRPr="00B131AF">
                <w:rPr>
                  <w:rFonts w:cs="Arial"/>
                  <w:b/>
                </w:rPr>
                <w:t>Marine Highway</w:t>
              </w:r>
            </w:moveTo>
          </w:p>
          <w:p w14:paraId="7F4361AD" w14:textId="77777777" w:rsidR="00B75194" w:rsidRPr="00B131AF" w:rsidRDefault="00B75194" w:rsidP="00A1128A">
            <w:pPr>
              <w:spacing w:before="120" w:after="120"/>
              <w:rPr>
                <w:moveTo w:id="4018" w:author="Raphael Malyankar" w:date="2022-11-22T00:53:00Z"/>
                <w:rFonts w:cs="Arial"/>
              </w:rPr>
            </w:pPr>
            <w:moveTo w:id="4019" w:author="Raphael Malyankar" w:date="2022-11-22T00:53:00Z">
              <w:r w:rsidRPr="00B131AF">
                <w:rPr>
                  <w:rFonts w:cs="Arial"/>
                </w:rPr>
                <w:t xml:space="preserve">  </w:t>
              </w:r>
              <w:r w:rsidRPr="00B131AF">
                <w:rPr>
                  <w:rFonts w:cs="Arial"/>
                  <w:u w:val="single"/>
                </w:rPr>
                <w:t>IHO Definition:</w:t>
              </w:r>
              <w:r w:rsidRPr="00B131AF">
                <w:rPr>
                  <w:rFonts w:cs="Arial"/>
                </w:rPr>
                <w:t xml:space="preserve"> Specially designated commercially navigable routes in coastal, inland, and intracoastal waters, frequently as waterborne relievers to congested landside routes.</w:t>
              </w:r>
            </w:moveTo>
          </w:p>
          <w:p w14:paraId="570713DF" w14:textId="77777777" w:rsidR="00B75194" w:rsidRPr="00B131AF" w:rsidRDefault="00B75194" w:rsidP="00A1128A">
            <w:pPr>
              <w:spacing w:before="120" w:after="120"/>
              <w:rPr>
                <w:moveTo w:id="4020" w:author="Raphael Malyankar" w:date="2022-11-22T00:53:00Z"/>
                <w:rFonts w:cs="Arial"/>
              </w:rPr>
            </w:pPr>
          </w:p>
          <w:p w14:paraId="45922CC0" w14:textId="77777777" w:rsidR="00B75194" w:rsidRPr="00B131AF" w:rsidRDefault="00B75194" w:rsidP="00A1128A">
            <w:pPr>
              <w:spacing w:before="120" w:after="120"/>
              <w:rPr>
                <w:moveTo w:id="4021" w:author="Raphael Malyankar" w:date="2022-11-22T00:53:00Z"/>
                <w:rFonts w:cs="Arial"/>
              </w:rPr>
            </w:pPr>
            <w:moveTo w:id="4022" w:author="Raphael Malyankar" w:date="2022-11-22T00:53:00Z">
              <w:r w:rsidRPr="00B131AF">
                <w:rPr>
                  <w:rFonts w:cs="Arial"/>
                  <w:u w:val="single"/>
                </w:rPr>
                <w:t>Remarks:</w:t>
              </w:r>
            </w:moveTo>
          </w:p>
          <w:p w14:paraId="13CB9A51" w14:textId="77777777" w:rsidR="00B75194" w:rsidRPr="00B131AF" w:rsidRDefault="00B75194" w:rsidP="00A1128A">
            <w:pPr>
              <w:spacing w:before="120" w:after="120"/>
              <w:rPr>
                <w:moveTo w:id="4023" w:author="Raphael Malyankar" w:date="2022-11-22T00:53:00Z"/>
                <w:rFonts w:cs="Arial"/>
              </w:rPr>
            </w:pPr>
            <w:moveTo w:id="4024" w:author="Raphael Malyankar" w:date="2022-11-22T00:53:00Z">
              <w:r w:rsidRPr="00B131AF">
                <w:rPr>
                  <w:rFonts w:cs="Arial"/>
                </w:rPr>
                <w:t xml:space="preserve"> </w:t>
              </w:r>
              <w:proofErr w:type="spellStart"/>
              <w:r w:rsidRPr="00B131AF">
                <w:rPr>
                  <w:rFonts w:cs="Arial"/>
                </w:rPr>
                <w:t>codelistType</w:t>
              </w:r>
              <w:proofErr w:type="spellEnd"/>
              <w:r w:rsidRPr="00B131AF">
                <w:rPr>
                  <w:rFonts w:cs="Arial"/>
                </w:rPr>
                <w:t>=</w:t>
              </w:r>
              <w:proofErr w:type="spellStart"/>
              <w:r w:rsidRPr="00B131AF">
                <w:rPr>
                  <w:rFonts w:cs="Arial"/>
                </w:rPr>
                <w:t>openEnumeration</w:t>
              </w:r>
              <w:proofErr w:type="spellEnd"/>
            </w:moveTo>
          </w:p>
        </w:tc>
      </w:tr>
    </w:tbl>
    <w:p w14:paraId="688C294A" w14:textId="77777777" w:rsidR="00B75194" w:rsidRPr="00B131AF" w:rsidRDefault="00B75194" w:rsidP="00B75194">
      <w:pPr>
        <w:spacing w:before="240"/>
        <w:rPr>
          <w:moveTo w:id="4025" w:author="Raphael Malyankar" w:date="2022-11-22T00:53:00Z"/>
          <w:b/>
        </w:rPr>
      </w:pPr>
    </w:p>
    <w:p w14:paraId="35622458" w14:textId="77777777" w:rsidR="00910B6F" w:rsidRPr="00910B6F" w:rsidRDefault="00910B6F" w:rsidP="00910B6F">
      <w:pPr>
        <w:pStyle w:val="Heading1"/>
      </w:pPr>
      <w:bookmarkStart w:id="4026" w:name="_Toc120214813"/>
      <w:moveToRangeEnd w:id="3976"/>
      <w:r w:rsidRPr="00910B6F">
        <w:t>Complex Attributes</w:t>
      </w:r>
      <w:bookmarkEnd w:id="3931"/>
      <w:bookmarkEnd w:id="4026"/>
    </w:p>
    <w:p w14:paraId="11190BD4" w14:textId="77777777" w:rsidR="00910B6F" w:rsidRPr="00910B6F" w:rsidRDefault="00910B6F" w:rsidP="00716062">
      <w:pPr>
        <w:pStyle w:val="Heading2"/>
      </w:pPr>
      <w:bookmarkStart w:id="4027" w:name="_Toc120214814"/>
      <w:r w:rsidRPr="00910B6F">
        <w:t>Bearing Information</w:t>
      </w:r>
      <w:bookmarkEnd w:id="4027"/>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62C2F326" w14:textId="77777777" w:rsidTr="004879A4">
        <w:tc>
          <w:tcPr>
            <w:tcW w:w="5000" w:type="pct"/>
            <w:shd w:val="clear" w:color="auto" w:fill="auto"/>
          </w:tcPr>
          <w:p w14:paraId="08E77EEA"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A bearing is the direction one object is from another object.</w:t>
            </w:r>
          </w:p>
          <w:p w14:paraId="33FC81A5" w14:textId="77777777" w:rsidR="00910B6F" w:rsidRPr="00910B6F" w:rsidRDefault="00910B6F" w:rsidP="00910B6F">
            <w:pPr>
              <w:spacing w:before="120" w:after="120"/>
              <w:rPr>
                <w:rFonts w:cs="Arial"/>
              </w:rPr>
            </w:pPr>
            <w:r w:rsidRPr="00910B6F">
              <w:rPr>
                <w:rFonts w:cs="Arial"/>
                <w:u w:val="single"/>
              </w:rPr>
              <w:t>Sub-attributes:</w:t>
            </w:r>
          </w:p>
          <w:p w14:paraId="790657FA" w14:textId="360154BB"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Cardinal Direction  </w:t>
            </w:r>
            <w:r w:rsidRPr="00910B6F">
              <w:rPr>
                <w:rFonts w:cs="Arial"/>
              </w:rPr>
              <w:t>(</w:t>
            </w:r>
            <w:r w:rsidR="0058490A">
              <w:rPr>
                <w:rFonts w:cs="Arial"/>
              </w:rPr>
              <w:t xml:space="preserve">see clause </w:t>
            </w:r>
            <w:r w:rsidR="00A45739">
              <w:rPr>
                <w:rFonts w:cs="Arial"/>
              </w:rPr>
              <w:t>17.</w:t>
            </w:r>
            <w:r w:rsidRPr="00910B6F">
              <w:rPr>
                <w:rFonts w:cs="Arial"/>
              </w:rPr>
              <w:t>13)</w:t>
            </w:r>
          </w:p>
          <w:p w14:paraId="036A0524" w14:textId="1513184C"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Distance  </w:t>
            </w:r>
            <w:r w:rsidRPr="00910B6F">
              <w:rPr>
                <w:rFonts w:cs="Arial"/>
              </w:rPr>
              <w:t>(</w:t>
            </w:r>
            <w:r w:rsidR="0058490A">
              <w:rPr>
                <w:rFonts w:cs="Arial"/>
              </w:rPr>
              <w:t xml:space="preserve">see clause </w:t>
            </w:r>
            <w:r w:rsidR="00A45739">
              <w:rPr>
                <w:rFonts w:cs="Arial"/>
              </w:rPr>
              <w:t>17.</w:t>
            </w:r>
            <w:r w:rsidRPr="00910B6F">
              <w:rPr>
                <w:rFonts w:cs="Arial"/>
              </w:rPr>
              <w:t>45)</w:t>
            </w:r>
          </w:p>
          <w:p w14:paraId="1553D82C" w14:textId="169F263F"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Sector Bearing  </w:t>
            </w:r>
            <w:r w:rsidRPr="00910B6F">
              <w:rPr>
                <w:rFonts w:cs="Arial"/>
              </w:rPr>
              <w:t>(</w:t>
            </w:r>
            <w:r w:rsidR="0058490A">
              <w:rPr>
                <w:rFonts w:cs="Arial"/>
              </w:rPr>
              <w:t xml:space="preserve">see clause </w:t>
            </w:r>
            <w:r w:rsidR="00A45739">
              <w:rPr>
                <w:rFonts w:cs="Arial"/>
              </w:rPr>
              <w:t>17.</w:t>
            </w:r>
            <w:r w:rsidRPr="00910B6F">
              <w:rPr>
                <w:rFonts w:cs="Arial"/>
              </w:rPr>
              <w:t>98)</w:t>
            </w:r>
          </w:p>
          <w:p w14:paraId="4C98DC43" w14:textId="178C114D"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Information  </w:t>
            </w:r>
            <w:r w:rsidRPr="00910B6F">
              <w:rPr>
                <w:rFonts w:cs="Arial"/>
              </w:rPr>
              <w:t>(</w:t>
            </w:r>
            <w:r w:rsidR="0058490A">
              <w:rPr>
                <w:rFonts w:cs="Arial"/>
              </w:rPr>
              <w:t xml:space="preserve">see clause </w:t>
            </w:r>
            <w:r w:rsidR="00A45739">
              <w:rPr>
                <w:rFonts w:cs="Arial"/>
              </w:rPr>
              <w:t>18.</w:t>
            </w:r>
            <w:r w:rsidRPr="00910B6F">
              <w:rPr>
                <w:rFonts w:cs="Arial"/>
              </w:rPr>
              <w:t>14)</w:t>
            </w:r>
          </w:p>
          <w:p w14:paraId="1F46CCBC" w14:textId="212747F3"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Orientation  </w:t>
            </w:r>
            <w:r w:rsidRPr="00910B6F">
              <w:rPr>
                <w:rFonts w:cs="Arial"/>
              </w:rPr>
              <w:t>(</w:t>
            </w:r>
            <w:r w:rsidR="0058490A">
              <w:rPr>
                <w:rFonts w:cs="Arial"/>
              </w:rPr>
              <w:t xml:space="preserve">see clause </w:t>
            </w:r>
            <w:r w:rsidR="00A45739">
              <w:rPr>
                <w:rFonts w:cs="Arial"/>
              </w:rPr>
              <w:t>18.</w:t>
            </w:r>
            <w:r w:rsidRPr="00910B6F">
              <w:rPr>
                <w:rFonts w:cs="Arial"/>
              </w:rPr>
              <w:t>21)</w:t>
            </w:r>
          </w:p>
          <w:p w14:paraId="7A290C54" w14:textId="77777777" w:rsidR="00910B6F" w:rsidRPr="00910B6F" w:rsidRDefault="00910B6F" w:rsidP="00910B6F">
            <w:pPr>
              <w:spacing w:before="120" w:after="120"/>
              <w:rPr>
                <w:rFonts w:cs="Arial"/>
              </w:rPr>
            </w:pPr>
          </w:p>
          <w:p w14:paraId="13CAF006" w14:textId="77777777" w:rsidR="00910B6F" w:rsidRPr="00910B6F" w:rsidRDefault="00910B6F" w:rsidP="00910B6F">
            <w:pPr>
              <w:spacing w:before="120" w:after="120"/>
              <w:rPr>
                <w:rFonts w:cs="Arial"/>
              </w:rPr>
            </w:pPr>
            <w:r w:rsidRPr="00910B6F">
              <w:rPr>
                <w:rFonts w:cs="Arial"/>
                <w:u w:val="single"/>
              </w:rPr>
              <w:t>Remarks:</w:t>
            </w:r>
          </w:p>
          <w:p w14:paraId="6B66D33E" w14:textId="77777777" w:rsidR="00910B6F" w:rsidRPr="00910B6F" w:rsidRDefault="00910B6F" w:rsidP="00910B6F">
            <w:pPr>
              <w:spacing w:before="120" w:after="120"/>
              <w:rPr>
                <w:rFonts w:cs="Arial"/>
              </w:rPr>
            </w:pPr>
            <w:r w:rsidRPr="00910B6F">
              <w:rPr>
                <w:rFonts w:cs="Arial"/>
              </w:rPr>
              <w:t>•No remarks.</w:t>
            </w:r>
          </w:p>
        </w:tc>
      </w:tr>
    </w:tbl>
    <w:p w14:paraId="6BF6DBEF" w14:textId="77777777" w:rsidR="00910B6F" w:rsidRPr="00910B6F" w:rsidRDefault="00910B6F" w:rsidP="00910B6F">
      <w:pPr>
        <w:spacing w:before="240"/>
        <w:rPr>
          <w:b/>
        </w:rPr>
      </w:pPr>
    </w:p>
    <w:p w14:paraId="78604593" w14:textId="77777777" w:rsidR="00910B6F" w:rsidRPr="00910B6F" w:rsidRDefault="00910B6F" w:rsidP="00716062">
      <w:pPr>
        <w:pStyle w:val="Heading2"/>
      </w:pPr>
      <w:bookmarkStart w:id="4028" w:name="_Toc120214815"/>
      <w:r w:rsidRPr="00910B6F">
        <w:t>Cargo Services Description</w:t>
      </w:r>
      <w:bookmarkEnd w:id="4028"/>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57EC8857" w14:textId="77777777" w:rsidTr="004879A4">
        <w:tc>
          <w:tcPr>
            <w:tcW w:w="5000" w:type="pct"/>
            <w:shd w:val="clear" w:color="auto" w:fill="auto"/>
          </w:tcPr>
          <w:p w14:paraId="205A0C05"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Description of services related to the goods or items carried by vessels.</w:t>
            </w:r>
          </w:p>
          <w:p w14:paraId="398BD9C8" w14:textId="77777777" w:rsidR="00910B6F" w:rsidRPr="00910B6F" w:rsidRDefault="00910B6F" w:rsidP="00910B6F">
            <w:pPr>
              <w:spacing w:before="120" w:after="120"/>
              <w:rPr>
                <w:rFonts w:cs="Arial"/>
              </w:rPr>
            </w:pPr>
            <w:r w:rsidRPr="00910B6F">
              <w:rPr>
                <w:rFonts w:cs="Arial"/>
                <w:u w:val="single"/>
              </w:rPr>
              <w:t>Sub-attributes:</w:t>
            </w:r>
          </w:p>
          <w:p w14:paraId="452EAFD0" w14:textId="4AEC539B"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Text Content  </w:t>
            </w:r>
            <w:r w:rsidRPr="00910B6F">
              <w:rPr>
                <w:rFonts w:cs="Arial"/>
              </w:rPr>
              <w:t>(</w:t>
            </w:r>
            <w:r w:rsidR="0058490A">
              <w:rPr>
                <w:rFonts w:cs="Arial"/>
              </w:rPr>
              <w:t xml:space="preserve">see clause </w:t>
            </w:r>
            <w:r w:rsidR="00A45739">
              <w:rPr>
                <w:rFonts w:cs="Arial"/>
              </w:rPr>
              <w:t>18.</w:t>
            </w:r>
            <w:r w:rsidRPr="00910B6F">
              <w:rPr>
                <w:rFonts w:cs="Arial"/>
              </w:rPr>
              <w:t>28)</w:t>
            </w:r>
          </w:p>
          <w:p w14:paraId="2B1B9674" w14:textId="77777777" w:rsidR="00910B6F" w:rsidRPr="00910B6F" w:rsidRDefault="00910B6F" w:rsidP="00910B6F">
            <w:pPr>
              <w:spacing w:before="120" w:after="120"/>
              <w:rPr>
                <w:rFonts w:cs="Arial"/>
              </w:rPr>
            </w:pPr>
          </w:p>
          <w:p w14:paraId="5C67BC73" w14:textId="77777777" w:rsidR="00910B6F" w:rsidRPr="00910B6F" w:rsidRDefault="00910B6F" w:rsidP="00910B6F">
            <w:pPr>
              <w:spacing w:before="120" w:after="120"/>
              <w:rPr>
                <w:rFonts w:cs="Arial"/>
              </w:rPr>
            </w:pPr>
            <w:r w:rsidRPr="00910B6F">
              <w:rPr>
                <w:rFonts w:cs="Arial"/>
                <w:u w:val="single"/>
              </w:rPr>
              <w:lastRenderedPageBreak/>
              <w:t>Remarks:</w:t>
            </w:r>
          </w:p>
          <w:p w14:paraId="12B57F97" w14:textId="20A5E8E4" w:rsidR="00910B6F" w:rsidRPr="005F7629" w:rsidRDefault="00910B6F" w:rsidP="005F7629">
            <w:pPr>
              <w:pStyle w:val="ListParagraph"/>
              <w:numPr>
                <w:ilvl w:val="0"/>
                <w:numId w:val="42"/>
              </w:numPr>
              <w:spacing w:before="120" w:after="120"/>
              <w:rPr>
                <w:rFonts w:cs="Arial"/>
              </w:rPr>
            </w:pPr>
            <w:del w:id="4029" w:author="Raphael Malyankar" w:date="2022-10-20T22:42:00Z">
              <w:r w:rsidRPr="005F7629" w:rsidDel="005F7629">
                <w:rPr>
                  <w:rFonts w:cs="Arial"/>
                </w:rPr>
                <w:delText>•No remarks</w:delText>
              </w:r>
            </w:del>
            <w:ins w:id="4030" w:author="Raphael Malyankar" w:date="2022-10-20T22:42:00Z">
              <w:r w:rsidR="005F7629" w:rsidRPr="005F7629">
                <w:rPr>
                  <w:rFonts w:cs="Arial"/>
                </w:rPr>
                <w:t>Services for import and export cargoes should be described in separate instances o</w:t>
              </w:r>
            </w:ins>
            <w:ins w:id="4031" w:author="Raphael Malyankar" w:date="2022-10-20T22:43:00Z">
              <w:r w:rsidR="005F7629" w:rsidRPr="005F7629">
                <w:rPr>
                  <w:rFonts w:cs="Arial"/>
                </w:rPr>
                <w:t xml:space="preserve">f </w:t>
              </w:r>
            </w:ins>
            <w:proofErr w:type="spellStart"/>
            <w:ins w:id="4032" w:author="Raphael Malyankar" w:date="2022-10-20T22:56:00Z">
              <w:r w:rsidR="001962FE">
                <w:rPr>
                  <w:rFonts w:cs="Arial"/>
                  <w:i/>
                  <w:iCs/>
                </w:rPr>
                <w:t>textContent</w:t>
              </w:r>
            </w:ins>
            <w:proofErr w:type="spellEnd"/>
            <w:r w:rsidRPr="005F7629">
              <w:rPr>
                <w:rFonts w:cs="Arial"/>
              </w:rPr>
              <w:t>.</w:t>
            </w:r>
            <w:ins w:id="4033" w:author="Raphael Malyankar" w:date="2022-10-20T23:00:00Z">
              <w:r w:rsidR="001962FE">
                <w:rPr>
                  <w:rFonts w:cs="Arial"/>
                </w:rPr>
                <w:t xml:space="preserve"> </w:t>
              </w:r>
              <w:r w:rsidR="001962FE" w:rsidRPr="001962FE">
                <w:rPr>
                  <w:rFonts w:cs="Arial"/>
                </w:rPr>
                <w:t xml:space="preserve">When this is done, the </w:t>
              </w:r>
              <w:r w:rsidR="001962FE" w:rsidRPr="001962FE">
                <w:rPr>
                  <w:rFonts w:cs="Arial"/>
                  <w:i/>
                  <w:iCs/>
                </w:rPr>
                <w:t>headline</w:t>
              </w:r>
              <w:r w:rsidR="001962FE" w:rsidRPr="001962FE">
                <w:rPr>
                  <w:rFonts w:cs="Arial"/>
                </w:rPr>
                <w:t xml:space="preserve"> sub-attribute o</w:t>
              </w:r>
              <w:r w:rsidR="001962FE">
                <w:rPr>
                  <w:rFonts w:cs="Arial"/>
                </w:rPr>
                <w:t>f</w:t>
              </w:r>
              <w:r w:rsidR="001962FE" w:rsidRPr="001962FE">
                <w:rPr>
                  <w:rFonts w:cs="Arial"/>
                </w:rPr>
                <w:t xml:space="preserve"> </w:t>
              </w:r>
              <w:proofErr w:type="spellStart"/>
              <w:r w:rsidR="001962FE" w:rsidRPr="001962FE">
                <w:rPr>
                  <w:rFonts w:cs="Arial"/>
                  <w:i/>
                  <w:iCs/>
                </w:rPr>
                <w:t>textContent</w:t>
              </w:r>
              <w:proofErr w:type="spellEnd"/>
              <w:r w:rsidR="001962FE" w:rsidRPr="001962FE">
                <w:rPr>
                  <w:rFonts w:cs="Arial"/>
                </w:rPr>
                <w:t xml:space="preserve"> should indicate whether the </w:t>
              </w:r>
              <w:proofErr w:type="spellStart"/>
              <w:r w:rsidR="001962FE" w:rsidRPr="001962FE">
                <w:rPr>
                  <w:rFonts w:cs="Arial"/>
                  <w:i/>
                  <w:iCs/>
                </w:rPr>
                <w:t>textContent</w:t>
              </w:r>
              <w:proofErr w:type="spellEnd"/>
              <w:r w:rsidR="001962FE" w:rsidRPr="001962FE">
                <w:rPr>
                  <w:rFonts w:cs="Arial"/>
                </w:rPr>
                <w:t xml:space="preserve"> instance pertains to import or export cargoes.</w:t>
              </w:r>
            </w:ins>
          </w:p>
        </w:tc>
      </w:tr>
    </w:tbl>
    <w:p w14:paraId="28374C32" w14:textId="77777777" w:rsidR="00910B6F" w:rsidRPr="00910B6F" w:rsidRDefault="00910B6F" w:rsidP="00910B6F">
      <w:pPr>
        <w:spacing w:before="240"/>
        <w:rPr>
          <w:b/>
        </w:rPr>
      </w:pPr>
    </w:p>
    <w:p w14:paraId="6C72E4CA" w14:textId="77777777" w:rsidR="00910B6F" w:rsidRPr="00910B6F" w:rsidRDefault="00910B6F" w:rsidP="00716062">
      <w:pPr>
        <w:pStyle w:val="Heading2"/>
      </w:pPr>
      <w:bookmarkStart w:id="4034" w:name="_Toc120214816"/>
      <w:r w:rsidRPr="00910B6F">
        <w:t>Construction Information</w:t>
      </w:r>
      <w:bookmarkEnd w:id="4034"/>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29EF056A" w14:textId="77777777" w:rsidTr="004879A4">
        <w:tc>
          <w:tcPr>
            <w:tcW w:w="5000" w:type="pct"/>
            <w:shd w:val="clear" w:color="auto" w:fill="auto"/>
          </w:tcPr>
          <w:p w14:paraId="0EC0164B"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A description of construction or other development in a location where the work will affect vessel operations such as navigation, </w:t>
            </w:r>
            <w:proofErr w:type="spellStart"/>
            <w:r w:rsidRPr="00910B6F">
              <w:rPr>
                <w:rFonts w:cs="Arial"/>
              </w:rPr>
              <w:t>maneuvering</w:t>
            </w:r>
            <w:proofErr w:type="spellEnd"/>
            <w:r w:rsidRPr="00910B6F">
              <w:rPr>
                <w:rFonts w:cs="Arial"/>
              </w:rPr>
              <w:t xml:space="preserve"> or docking/berthing.</w:t>
            </w:r>
          </w:p>
          <w:p w14:paraId="7A23E6ED" w14:textId="77777777" w:rsidR="00910B6F" w:rsidRPr="00910B6F" w:rsidRDefault="00910B6F" w:rsidP="00910B6F">
            <w:pPr>
              <w:spacing w:before="120" w:after="120"/>
              <w:rPr>
                <w:rFonts w:cs="Arial"/>
              </w:rPr>
            </w:pPr>
            <w:r w:rsidRPr="00910B6F">
              <w:rPr>
                <w:rFonts w:cs="Arial"/>
                <w:u w:val="single"/>
              </w:rPr>
              <w:t>Sub-attributes:</w:t>
            </w:r>
          </w:p>
          <w:p w14:paraId="4E5F0E54" w14:textId="0DC5DDCA"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Fixed date range  </w:t>
            </w:r>
            <w:r w:rsidRPr="00910B6F">
              <w:rPr>
                <w:rFonts w:cs="Arial"/>
              </w:rPr>
              <w:t>(</w:t>
            </w:r>
            <w:r w:rsidR="0058490A">
              <w:rPr>
                <w:rFonts w:cs="Arial"/>
              </w:rPr>
              <w:t xml:space="preserve">see clause </w:t>
            </w:r>
            <w:r w:rsidR="00A45739">
              <w:rPr>
                <w:rFonts w:cs="Arial"/>
              </w:rPr>
              <w:t>18.</w:t>
            </w:r>
            <w:r w:rsidRPr="00910B6F">
              <w:rPr>
                <w:rFonts w:cs="Arial"/>
              </w:rPr>
              <w:t>8)</w:t>
            </w:r>
          </w:p>
          <w:p w14:paraId="2FB58CA6" w14:textId="5BD63989"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Condition  </w:t>
            </w:r>
            <w:r w:rsidRPr="00910B6F">
              <w:rPr>
                <w:rFonts w:cs="Arial"/>
              </w:rPr>
              <w:t>(</w:t>
            </w:r>
            <w:r w:rsidR="0058490A">
              <w:rPr>
                <w:rFonts w:cs="Arial"/>
              </w:rPr>
              <w:t xml:space="preserve">see clause </w:t>
            </w:r>
            <w:r w:rsidR="00A45739">
              <w:rPr>
                <w:rFonts w:cs="Arial"/>
              </w:rPr>
              <w:t>17.</w:t>
            </w:r>
            <w:r w:rsidRPr="00910B6F">
              <w:rPr>
                <w:rFonts w:cs="Arial"/>
              </w:rPr>
              <w:t>32)</w:t>
            </w:r>
          </w:p>
          <w:p w14:paraId="62E197DE" w14:textId="37F48DAF"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Development  </w:t>
            </w:r>
            <w:r w:rsidRPr="00910B6F">
              <w:rPr>
                <w:rFonts w:cs="Arial"/>
              </w:rPr>
              <w:t>(</w:t>
            </w:r>
            <w:r w:rsidR="0058490A">
              <w:rPr>
                <w:rFonts w:cs="Arial"/>
              </w:rPr>
              <w:t xml:space="preserve">see clause </w:t>
            </w:r>
            <w:r w:rsidR="00A45739">
              <w:rPr>
                <w:rFonts w:cs="Arial"/>
              </w:rPr>
              <w:t>17.</w:t>
            </w:r>
            <w:r w:rsidRPr="00910B6F">
              <w:rPr>
                <w:rFonts w:cs="Arial"/>
              </w:rPr>
              <w:t>43)</w:t>
            </w:r>
          </w:p>
          <w:p w14:paraId="038BF825" w14:textId="746182FC"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Location by Text  </w:t>
            </w:r>
            <w:r w:rsidRPr="00910B6F">
              <w:rPr>
                <w:rFonts w:cs="Arial"/>
              </w:rPr>
              <w:t>(</w:t>
            </w:r>
            <w:r w:rsidR="0058490A">
              <w:rPr>
                <w:rFonts w:cs="Arial"/>
              </w:rPr>
              <w:t xml:space="preserve">see clause </w:t>
            </w:r>
            <w:r w:rsidR="00A45739">
              <w:rPr>
                <w:rFonts w:cs="Arial"/>
              </w:rPr>
              <w:t>17.</w:t>
            </w:r>
            <w:r w:rsidRPr="00910B6F">
              <w:rPr>
                <w:rFonts w:cs="Arial"/>
              </w:rPr>
              <w:t>133)</w:t>
            </w:r>
          </w:p>
          <w:p w14:paraId="2BBB4469" w14:textId="20F833CA"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Text Content  </w:t>
            </w:r>
            <w:r w:rsidRPr="00910B6F">
              <w:rPr>
                <w:rFonts w:cs="Arial"/>
              </w:rPr>
              <w:t>(</w:t>
            </w:r>
            <w:r w:rsidR="0058490A">
              <w:rPr>
                <w:rFonts w:cs="Arial"/>
              </w:rPr>
              <w:t xml:space="preserve">see clause </w:t>
            </w:r>
            <w:r w:rsidR="00A45739">
              <w:rPr>
                <w:rFonts w:cs="Arial"/>
              </w:rPr>
              <w:t>18.</w:t>
            </w:r>
            <w:r w:rsidRPr="00910B6F">
              <w:rPr>
                <w:rFonts w:cs="Arial"/>
              </w:rPr>
              <w:t>28)</w:t>
            </w:r>
          </w:p>
          <w:p w14:paraId="4A3C46FC" w14:textId="77777777" w:rsidR="00910B6F" w:rsidRPr="00910B6F" w:rsidRDefault="00910B6F" w:rsidP="00910B6F">
            <w:pPr>
              <w:spacing w:before="120" w:after="120"/>
              <w:rPr>
                <w:rFonts w:cs="Arial"/>
              </w:rPr>
            </w:pPr>
          </w:p>
          <w:p w14:paraId="057C1F65" w14:textId="77777777" w:rsidR="00910B6F" w:rsidRPr="00910B6F" w:rsidRDefault="00910B6F" w:rsidP="00910B6F">
            <w:pPr>
              <w:spacing w:before="120" w:after="120"/>
              <w:rPr>
                <w:rFonts w:cs="Arial"/>
              </w:rPr>
            </w:pPr>
            <w:r w:rsidRPr="00910B6F">
              <w:rPr>
                <w:rFonts w:cs="Arial"/>
                <w:u w:val="single"/>
              </w:rPr>
              <w:t>Remarks:</w:t>
            </w:r>
          </w:p>
          <w:p w14:paraId="7CA558D8" w14:textId="1C3F5AD8" w:rsidR="00910B6F" w:rsidRDefault="0003524B" w:rsidP="0003524B">
            <w:pPr>
              <w:pStyle w:val="ListParagraph"/>
              <w:numPr>
                <w:ilvl w:val="0"/>
                <w:numId w:val="42"/>
              </w:numPr>
              <w:spacing w:before="120" w:after="120"/>
              <w:rPr>
                <w:ins w:id="4035" w:author="Raphael Malyankar" w:date="2022-10-20T23:18:00Z"/>
                <w:rFonts w:cs="Arial"/>
              </w:rPr>
            </w:pPr>
            <w:ins w:id="4036" w:author="Raphael Malyankar" w:date="2022-10-20T23:13:00Z">
              <w:r w:rsidRPr="0003524B">
                <w:rPr>
                  <w:rFonts w:cs="Arial"/>
                </w:rPr>
                <w:t xml:space="preserve">The </w:t>
              </w:r>
              <w:r w:rsidRPr="0003524B">
                <w:rPr>
                  <w:rFonts w:cs="Arial"/>
                  <w:i/>
                  <w:iCs/>
                </w:rPr>
                <w:t>development</w:t>
              </w:r>
              <w:r w:rsidRPr="0003524B">
                <w:rPr>
                  <w:rFonts w:cs="Arial"/>
                </w:rPr>
                <w:t xml:space="preserve"> sub-attribute </w:t>
              </w:r>
            </w:ins>
            <w:ins w:id="4037" w:author="Raphael Malyankar" w:date="2022-10-20T23:15:00Z">
              <w:r w:rsidRPr="00507958">
                <w:rPr>
                  <w:rFonts w:cs="Arial"/>
                </w:rPr>
                <w:t>should</w:t>
              </w:r>
            </w:ins>
            <w:ins w:id="4038" w:author="Raphael Malyankar" w:date="2022-10-20T23:13:00Z">
              <w:r w:rsidRPr="00507958">
                <w:rPr>
                  <w:rFonts w:cs="Arial"/>
                </w:rPr>
                <w:t xml:space="preserve"> be used to provide a brief </w:t>
              </w:r>
            </w:ins>
            <w:ins w:id="4039" w:author="Raphael Malyankar" w:date="2022-10-20T23:15:00Z">
              <w:r w:rsidRPr="00507958">
                <w:rPr>
                  <w:rFonts w:cs="Arial"/>
                </w:rPr>
                <w:t xml:space="preserve">textual </w:t>
              </w:r>
            </w:ins>
            <w:ins w:id="4040" w:author="Raphael Malyankar" w:date="2022-10-20T23:13:00Z">
              <w:r w:rsidRPr="00507958">
                <w:rPr>
                  <w:rFonts w:cs="Arial"/>
                </w:rPr>
                <w:t>summary of the type of harbou</w:t>
              </w:r>
              <w:r w:rsidRPr="00CB65F5">
                <w:rPr>
                  <w:rFonts w:cs="Arial"/>
                </w:rPr>
                <w:t>r development.</w:t>
              </w:r>
            </w:ins>
          </w:p>
          <w:p w14:paraId="458CD9D3" w14:textId="4A730F73" w:rsidR="00507958" w:rsidRPr="00507958" w:rsidRDefault="00507958" w:rsidP="0003524B">
            <w:pPr>
              <w:pStyle w:val="ListParagraph"/>
              <w:numPr>
                <w:ilvl w:val="0"/>
                <w:numId w:val="42"/>
              </w:numPr>
              <w:spacing w:before="120" w:after="120"/>
              <w:rPr>
                <w:ins w:id="4041" w:author="Raphael Malyankar" w:date="2022-10-20T23:13:00Z"/>
                <w:rFonts w:cs="Arial"/>
              </w:rPr>
            </w:pPr>
            <w:ins w:id="4042" w:author="Raphael Malyankar" w:date="2022-10-20T23:18:00Z">
              <w:r>
                <w:rPr>
                  <w:rFonts w:cs="Arial"/>
                </w:rPr>
                <w:t xml:space="preserve">The </w:t>
              </w:r>
              <w:proofErr w:type="spellStart"/>
              <w:r w:rsidRPr="00507958">
                <w:rPr>
                  <w:rFonts w:cs="Arial"/>
                  <w:i/>
                  <w:iCs/>
                </w:rPr>
                <w:t>locationBy</w:t>
              </w:r>
            </w:ins>
            <w:ins w:id="4043" w:author="Raphael Malyankar" w:date="2022-10-20T23:19:00Z">
              <w:r w:rsidRPr="00507958">
                <w:rPr>
                  <w:rFonts w:cs="Arial"/>
                  <w:i/>
                  <w:iCs/>
                </w:rPr>
                <w:t>Text</w:t>
              </w:r>
              <w:proofErr w:type="spellEnd"/>
              <w:r>
                <w:rPr>
                  <w:rFonts w:cs="Arial"/>
                </w:rPr>
                <w:t xml:space="preserve"> sub-attribute should be used to provide a textual description of the extent of construction operations.</w:t>
              </w:r>
            </w:ins>
          </w:p>
          <w:p w14:paraId="05CD241C" w14:textId="66B5002A" w:rsidR="0003524B" w:rsidRPr="00481566" w:rsidRDefault="0003524B" w:rsidP="0003524B">
            <w:pPr>
              <w:pStyle w:val="ListParagraph"/>
              <w:numPr>
                <w:ilvl w:val="0"/>
                <w:numId w:val="42"/>
              </w:numPr>
              <w:spacing w:before="120" w:after="120"/>
              <w:rPr>
                <w:rFonts w:cs="Arial"/>
              </w:rPr>
            </w:pPr>
            <w:ins w:id="4044" w:author="Raphael Malyankar" w:date="2022-10-20T23:14:00Z">
              <w:r w:rsidRPr="00546677">
                <w:rPr>
                  <w:rFonts w:cs="Arial"/>
                </w:rPr>
                <w:t xml:space="preserve">The </w:t>
              </w:r>
              <w:proofErr w:type="spellStart"/>
              <w:r w:rsidRPr="00546677">
                <w:rPr>
                  <w:rFonts w:cs="Arial"/>
                  <w:i/>
                  <w:iCs/>
                </w:rPr>
                <w:t>textContent</w:t>
              </w:r>
              <w:proofErr w:type="spellEnd"/>
              <w:r w:rsidRPr="00546677">
                <w:rPr>
                  <w:rFonts w:cs="Arial"/>
                </w:rPr>
                <w:t xml:space="preserve"> sub-attribute should be use</w:t>
              </w:r>
              <w:r w:rsidRPr="00BB0782">
                <w:rPr>
                  <w:rFonts w:cs="Arial"/>
                </w:rPr>
                <w:t>d to provide information</w:t>
              </w:r>
            </w:ins>
            <w:ins w:id="4045" w:author="Raphael Malyankar" w:date="2022-10-20T23:15:00Z">
              <w:r w:rsidRPr="00BB0782">
                <w:rPr>
                  <w:rFonts w:cs="Arial"/>
                </w:rPr>
                <w:t xml:space="preserve"> about the construction that is</w:t>
              </w:r>
            </w:ins>
            <w:ins w:id="4046" w:author="Raphael Malyankar" w:date="2022-10-20T23:14:00Z">
              <w:r w:rsidRPr="00B53CA2">
                <w:rPr>
                  <w:rFonts w:cs="Arial"/>
                </w:rPr>
                <w:t xml:space="preserve"> not covered by the other sub-attributes</w:t>
              </w:r>
            </w:ins>
            <w:ins w:id="4047" w:author="Raphael Malyankar" w:date="2022-10-20T23:16:00Z">
              <w:r w:rsidRPr="00481566">
                <w:rPr>
                  <w:rFonts w:cs="Arial"/>
                </w:rPr>
                <w:t>, such as the effects on vessel operations</w:t>
              </w:r>
            </w:ins>
            <w:ins w:id="4048" w:author="Raphael Malyankar" w:date="2022-10-20T23:14:00Z">
              <w:r w:rsidRPr="00481566">
                <w:rPr>
                  <w:rFonts w:cs="Arial"/>
                </w:rPr>
                <w:t>.</w:t>
              </w:r>
            </w:ins>
          </w:p>
        </w:tc>
      </w:tr>
    </w:tbl>
    <w:p w14:paraId="51AF72AC" w14:textId="77777777" w:rsidR="00910B6F" w:rsidRPr="00910B6F" w:rsidRDefault="00910B6F" w:rsidP="00910B6F">
      <w:pPr>
        <w:spacing w:before="240"/>
        <w:rPr>
          <w:b/>
        </w:rPr>
      </w:pPr>
    </w:p>
    <w:p w14:paraId="52CF0F0B" w14:textId="77777777" w:rsidR="00910B6F" w:rsidRPr="00910B6F" w:rsidRDefault="00910B6F" w:rsidP="00716062">
      <w:pPr>
        <w:pStyle w:val="Heading2"/>
      </w:pPr>
      <w:bookmarkStart w:id="4049" w:name="_Toc120214817"/>
      <w:r w:rsidRPr="00910B6F">
        <w:t>Contact address</w:t>
      </w:r>
      <w:bookmarkEnd w:id="4049"/>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5B4FE11D" w14:textId="77777777" w:rsidTr="004879A4">
        <w:tc>
          <w:tcPr>
            <w:tcW w:w="5000" w:type="pct"/>
            <w:shd w:val="clear" w:color="auto" w:fill="auto"/>
          </w:tcPr>
          <w:p w14:paraId="6C80FBAD"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Direction or superscription of a letter, package, etc., specifying the name of the place to which it is directed, and optionally a contact person or organisation who should receive it.</w:t>
            </w:r>
          </w:p>
          <w:p w14:paraId="2B43FE28" w14:textId="77777777" w:rsidR="00910B6F" w:rsidRPr="00910B6F" w:rsidRDefault="00910B6F" w:rsidP="00910B6F">
            <w:pPr>
              <w:spacing w:before="120" w:after="120"/>
              <w:rPr>
                <w:rFonts w:cs="Arial"/>
              </w:rPr>
            </w:pPr>
            <w:r w:rsidRPr="00910B6F">
              <w:rPr>
                <w:rFonts w:cs="Arial"/>
                <w:u w:val="single"/>
              </w:rPr>
              <w:t>Sub-attributes:</w:t>
            </w:r>
          </w:p>
          <w:p w14:paraId="6A7A03FE" w14:textId="61437E6D"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Delivery Point  </w:t>
            </w:r>
            <w:r w:rsidRPr="00910B6F">
              <w:rPr>
                <w:rFonts w:cs="Arial"/>
              </w:rPr>
              <w:t>(</w:t>
            </w:r>
            <w:r w:rsidR="0058490A">
              <w:rPr>
                <w:rFonts w:cs="Arial"/>
              </w:rPr>
              <w:t xml:space="preserve">see clause </w:t>
            </w:r>
            <w:r w:rsidR="00A45739">
              <w:rPr>
                <w:rFonts w:cs="Arial"/>
              </w:rPr>
              <w:t>17.</w:t>
            </w:r>
            <w:r w:rsidRPr="00910B6F">
              <w:rPr>
                <w:rFonts w:cs="Arial"/>
              </w:rPr>
              <w:t>42)</w:t>
            </w:r>
          </w:p>
          <w:p w14:paraId="65F821B4" w14:textId="004D9D7D"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City Name  </w:t>
            </w:r>
            <w:r w:rsidRPr="00910B6F">
              <w:rPr>
                <w:rFonts w:cs="Arial"/>
              </w:rPr>
              <w:t>(</w:t>
            </w:r>
            <w:r w:rsidR="0058490A">
              <w:rPr>
                <w:rFonts w:cs="Arial"/>
              </w:rPr>
              <w:t xml:space="preserve">see clause </w:t>
            </w:r>
            <w:r w:rsidR="00A45739">
              <w:rPr>
                <w:rFonts w:cs="Arial"/>
              </w:rPr>
              <w:t>17.</w:t>
            </w:r>
            <w:r w:rsidRPr="00910B6F">
              <w:rPr>
                <w:rFonts w:cs="Arial"/>
              </w:rPr>
              <w:t>30)</w:t>
            </w:r>
          </w:p>
          <w:p w14:paraId="7B31EEF2" w14:textId="4DC9C580"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Administrative Division  </w:t>
            </w:r>
            <w:r w:rsidRPr="00910B6F">
              <w:rPr>
                <w:rFonts w:cs="Arial"/>
              </w:rPr>
              <w:t>(</w:t>
            </w:r>
            <w:r w:rsidR="0058490A">
              <w:rPr>
                <w:rFonts w:cs="Arial"/>
              </w:rPr>
              <w:t xml:space="preserve">see clause </w:t>
            </w:r>
            <w:r w:rsidR="00A45739">
              <w:rPr>
                <w:rFonts w:cs="Arial"/>
              </w:rPr>
              <w:t>17.</w:t>
            </w:r>
            <w:r w:rsidRPr="00910B6F">
              <w:rPr>
                <w:rFonts w:cs="Arial"/>
              </w:rPr>
              <w:t>1)</w:t>
            </w:r>
          </w:p>
          <w:p w14:paraId="45A8C415" w14:textId="3A090474"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Country Name  </w:t>
            </w:r>
            <w:r w:rsidRPr="00910B6F">
              <w:rPr>
                <w:rFonts w:cs="Arial"/>
              </w:rPr>
              <w:t>(</w:t>
            </w:r>
            <w:r w:rsidR="0058490A">
              <w:rPr>
                <w:rFonts w:cs="Arial"/>
              </w:rPr>
              <w:t xml:space="preserve">see clause </w:t>
            </w:r>
            <w:r w:rsidR="00A45739">
              <w:rPr>
                <w:rFonts w:cs="Arial"/>
              </w:rPr>
              <w:t>17.</w:t>
            </w:r>
            <w:r w:rsidRPr="00910B6F">
              <w:rPr>
                <w:rFonts w:cs="Arial"/>
              </w:rPr>
              <w:t>35)</w:t>
            </w:r>
          </w:p>
          <w:p w14:paraId="7677315E" w14:textId="258252AB"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Postal code  </w:t>
            </w:r>
            <w:r w:rsidRPr="00910B6F">
              <w:rPr>
                <w:rFonts w:cs="Arial"/>
              </w:rPr>
              <w:t>(</w:t>
            </w:r>
            <w:r w:rsidR="0058490A">
              <w:rPr>
                <w:rFonts w:cs="Arial"/>
              </w:rPr>
              <w:t xml:space="preserve">see clause </w:t>
            </w:r>
            <w:r w:rsidR="00A45739">
              <w:rPr>
                <w:rFonts w:cs="Arial"/>
              </w:rPr>
              <w:t>17.</w:t>
            </w:r>
            <w:r w:rsidRPr="00910B6F">
              <w:rPr>
                <w:rFonts w:cs="Arial"/>
              </w:rPr>
              <w:t>87)</w:t>
            </w:r>
          </w:p>
          <w:p w14:paraId="55ADD7E3" w14:textId="77777777" w:rsidR="00910B6F" w:rsidRPr="00910B6F" w:rsidRDefault="00910B6F" w:rsidP="00910B6F">
            <w:pPr>
              <w:spacing w:before="120" w:after="120"/>
              <w:rPr>
                <w:rFonts w:cs="Arial"/>
              </w:rPr>
            </w:pPr>
          </w:p>
          <w:p w14:paraId="093FF94F" w14:textId="77777777" w:rsidR="00910B6F" w:rsidRPr="00910B6F" w:rsidRDefault="00910B6F" w:rsidP="00910B6F">
            <w:pPr>
              <w:spacing w:before="120" w:after="120"/>
              <w:rPr>
                <w:rFonts w:cs="Arial"/>
              </w:rPr>
            </w:pPr>
            <w:r w:rsidRPr="00910B6F">
              <w:rPr>
                <w:rFonts w:cs="Arial"/>
                <w:u w:val="single"/>
              </w:rPr>
              <w:t>Remarks:</w:t>
            </w:r>
          </w:p>
          <w:p w14:paraId="2EEB98A2" w14:textId="77777777" w:rsidR="00910B6F" w:rsidRDefault="009F4603" w:rsidP="002D6CCB">
            <w:pPr>
              <w:pStyle w:val="ListParagraph"/>
              <w:numPr>
                <w:ilvl w:val="0"/>
                <w:numId w:val="44"/>
              </w:numPr>
              <w:spacing w:before="120" w:after="120"/>
              <w:rPr>
                <w:ins w:id="4050" w:author="Raphael Malyankar" w:date="2022-10-20T23:45:00Z"/>
                <w:rFonts w:cs="Arial"/>
              </w:rPr>
            </w:pPr>
            <w:ins w:id="4051" w:author="Raphael Malyankar" w:date="2022-10-20T23:35:00Z">
              <w:r w:rsidRPr="002D6CCB">
                <w:rPr>
                  <w:rFonts w:cs="Arial"/>
                </w:rPr>
                <w:t xml:space="preserve">Where specific delivery </w:t>
              </w:r>
            </w:ins>
            <w:ins w:id="4052" w:author="Raphael Malyankar" w:date="2022-10-20T23:38:00Z">
              <w:r w:rsidRPr="002D6CCB">
                <w:rPr>
                  <w:rFonts w:cs="Arial"/>
                </w:rPr>
                <w:t>data</w:t>
              </w:r>
            </w:ins>
            <w:ins w:id="4053" w:author="Raphael Malyankar" w:date="2022-10-20T23:35:00Z">
              <w:r w:rsidRPr="002D6CCB">
                <w:rPr>
                  <w:rFonts w:cs="Arial"/>
                </w:rPr>
                <w:t xml:space="preserve"> </w:t>
              </w:r>
            </w:ins>
            <w:ins w:id="4054" w:author="Raphael Malyankar" w:date="2022-10-20T23:37:00Z">
              <w:r w:rsidRPr="002D6CCB">
                <w:rPr>
                  <w:rFonts w:cs="Arial"/>
                </w:rPr>
                <w:t>is generally split over</w:t>
              </w:r>
            </w:ins>
            <w:ins w:id="4055" w:author="Raphael Malyankar" w:date="2022-10-20T23:35:00Z">
              <w:r w:rsidRPr="002D6CCB">
                <w:rPr>
                  <w:rFonts w:cs="Arial"/>
                </w:rPr>
                <w:t xml:space="preserve"> mu</w:t>
              </w:r>
            </w:ins>
            <w:ins w:id="4056" w:author="Raphael Malyankar" w:date="2022-10-20T23:36:00Z">
              <w:r w:rsidRPr="002D6CCB">
                <w:rPr>
                  <w:rFonts w:cs="Arial"/>
                </w:rPr>
                <w:t>ltiple lines</w:t>
              </w:r>
            </w:ins>
            <w:ins w:id="4057" w:author="Raphael Malyankar" w:date="2022-10-20T23:38:00Z">
              <w:r w:rsidRPr="002D6CCB">
                <w:rPr>
                  <w:rFonts w:cs="Arial"/>
                </w:rPr>
                <w:t xml:space="preserve"> of the address</w:t>
              </w:r>
            </w:ins>
            <w:ins w:id="4058" w:author="Raphael Malyankar" w:date="2022-10-20T23:36:00Z">
              <w:r w:rsidRPr="002D6CCB">
                <w:rPr>
                  <w:rFonts w:cs="Arial"/>
                </w:rPr>
                <w:t xml:space="preserve"> (such as </w:t>
              </w:r>
            </w:ins>
            <w:ins w:id="4059" w:author="Raphael Malyankar" w:date="2022-10-20T23:37:00Z">
              <w:r w:rsidRPr="002D6CCB">
                <w:rPr>
                  <w:rFonts w:cs="Arial"/>
                </w:rPr>
                <w:t xml:space="preserve">adding an </w:t>
              </w:r>
            </w:ins>
            <w:ins w:id="4060" w:author="Raphael Malyankar" w:date="2022-10-20T23:36:00Z">
              <w:r w:rsidRPr="002D6CCB">
                <w:rPr>
                  <w:rFonts w:cs="Arial"/>
                </w:rPr>
                <w:t>“Attention: …”</w:t>
              </w:r>
            </w:ins>
            <w:ins w:id="4061" w:author="Raphael Malyankar" w:date="2022-10-20T23:39:00Z">
              <w:r w:rsidRPr="002D6CCB">
                <w:rPr>
                  <w:rFonts w:cs="Arial"/>
                </w:rPr>
                <w:t xml:space="preserve"> line</w:t>
              </w:r>
            </w:ins>
            <w:ins w:id="4062" w:author="Raphael Malyankar" w:date="2022-10-20T23:42:00Z">
              <w:r w:rsidR="002D6CCB">
                <w:rPr>
                  <w:rFonts w:cs="Arial"/>
                </w:rPr>
                <w:t>, or when office and street are on separate lines</w:t>
              </w:r>
            </w:ins>
            <w:ins w:id="4063" w:author="Raphael Malyankar" w:date="2022-10-20T23:37:00Z">
              <w:r w:rsidRPr="002D6CCB">
                <w:rPr>
                  <w:rFonts w:cs="Arial"/>
                </w:rPr>
                <w:t>)</w:t>
              </w:r>
            </w:ins>
            <w:ins w:id="4064" w:author="Raphael Malyankar" w:date="2022-10-20T23:36:00Z">
              <w:r w:rsidRPr="002D6CCB">
                <w:rPr>
                  <w:rFonts w:cs="Arial"/>
                </w:rPr>
                <w:t xml:space="preserve">, </w:t>
              </w:r>
            </w:ins>
            <w:ins w:id="4065" w:author="Raphael Malyankar" w:date="2022-10-20T23:38:00Z">
              <w:r w:rsidRPr="002D6CCB">
                <w:rPr>
                  <w:rFonts w:cs="Arial"/>
                </w:rPr>
                <w:t>multiple instances of the</w:t>
              </w:r>
            </w:ins>
            <w:ins w:id="4066" w:author="Raphael Malyankar" w:date="2022-10-20T23:28:00Z">
              <w:r w:rsidR="00140E26" w:rsidRPr="002D6CCB">
                <w:rPr>
                  <w:rFonts w:cs="Arial"/>
                </w:rPr>
                <w:t xml:space="preserve"> sub-attribute </w:t>
              </w:r>
              <w:proofErr w:type="spellStart"/>
              <w:r w:rsidR="00140E26" w:rsidRPr="002D6CCB">
                <w:rPr>
                  <w:rFonts w:cs="Arial"/>
                  <w:i/>
                  <w:iCs/>
                </w:rPr>
                <w:t>deliveryPoint</w:t>
              </w:r>
              <w:proofErr w:type="spellEnd"/>
              <w:r w:rsidR="00140E26" w:rsidRPr="002D6CCB">
                <w:rPr>
                  <w:rFonts w:cs="Arial"/>
                </w:rPr>
                <w:t xml:space="preserve"> </w:t>
              </w:r>
            </w:ins>
            <w:ins w:id="4067" w:author="Raphael Malyankar" w:date="2022-10-20T23:34:00Z">
              <w:r w:rsidRPr="002D6CCB">
                <w:rPr>
                  <w:rFonts w:cs="Arial"/>
                </w:rPr>
                <w:t>should be used</w:t>
              </w:r>
            </w:ins>
            <w:ins w:id="4068" w:author="Raphael Malyankar" w:date="2022-10-20T23:38:00Z">
              <w:r w:rsidRPr="002D6CCB">
                <w:rPr>
                  <w:rFonts w:cs="Arial"/>
                </w:rPr>
                <w:t xml:space="preserve"> to encode</w:t>
              </w:r>
            </w:ins>
            <w:ins w:id="4069" w:author="Raphael Malyankar" w:date="2022-10-20T23:39:00Z">
              <w:r w:rsidRPr="002D6CCB">
                <w:rPr>
                  <w:rFonts w:cs="Arial"/>
                </w:rPr>
                <w:t xml:space="preserve"> separate lines. The order of </w:t>
              </w:r>
              <w:proofErr w:type="spellStart"/>
              <w:r w:rsidRPr="002D6CCB">
                <w:rPr>
                  <w:rFonts w:cs="Arial"/>
                  <w:i/>
                  <w:iCs/>
                </w:rPr>
                <w:t>deliveryPoint</w:t>
              </w:r>
              <w:proofErr w:type="spellEnd"/>
              <w:r w:rsidRPr="002D6CCB">
                <w:rPr>
                  <w:rFonts w:cs="Arial"/>
                </w:rPr>
                <w:t xml:space="preserve"> instances </w:t>
              </w:r>
            </w:ins>
            <w:ins w:id="4070" w:author="Raphael Malyankar" w:date="2022-10-20T23:40:00Z">
              <w:r w:rsidRPr="002D6CCB">
                <w:rPr>
                  <w:rFonts w:cs="Arial"/>
                </w:rPr>
                <w:t>must be the same as that in which the lines</w:t>
              </w:r>
              <w:r w:rsidR="002D6CCB" w:rsidRPr="002D6CCB">
                <w:rPr>
                  <w:rFonts w:cs="Arial"/>
                </w:rPr>
                <w:t xml:space="preserve"> </w:t>
              </w:r>
              <w:r w:rsidRPr="002D6CCB">
                <w:rPr>
                  <w:rFonts w:cs="Arial"/>
                </w:rPr>
                <w:t>appear in the address</w:t>
              </w:r>
              <w:r w:rsidR="002D6CCB" w:rsidRPr="002D6CCB">
                <w:rPr>
                  <w:rFonts w:cs="Arial"/>
                </w:rPr>
                <w:t>, as given in the source mat</w:t>
              </w:r>
            </w:ins>
            <w:ins w:id="4071" w:author="Raphael Malyankar" w:date="2022-10-20T23:41:00Z">
              <w:r w:rsidR="002D6CCB" w:rsidRPr="00867503">
                <w:rPr>
                  <w:rFonts w:cs="Arial"/>
                </w:rPr>
                <w:t>erial</w:t>
              </w:r>
            </w:ins>
            <w:ins w:id="4072" w:author="Raphael Malyankar" w:date="2022-10-20T23:40:00Z">
              <w:r w:rsidRPr="00867503">
                <w:rPr>
                  <w:rFonts w:cs="Arial"/>
                </w:rPr>
                <w:t>.</w:t>
              </w:r>
            </w:ins>
            <w:del w:id="4073" w:author="Raphael Malyankar" w:date="2022-10-20T23:27:00Z">
              <w:r w:rsidR="00910B6F" w:rsidRPr="00867503" w:rsidDel="00140E26">
                <w:rPr>
                  <w:rFonts w:cs="Arial"/>
                </w:rPr>
                <w:delText>•No remarks.</w:delText>
              </w:r>
            </w:del>
          </w:p>
          <w:p w14:paraId="764BF701" w14:textId="2B66D496" w:rsidR="002D6CCB" w:rsidRPr="002D6CCB" w:rsidRDefault="002D6CCB" w:rsidP="002D6CCB">
            <w:pPr>
              <w:pStyle w:val="ListParagraph"/>
              <w:numPr>
                <w:ilvl w:val="0"/>
                <w:numId w:val="44"/>
              </w:numPr>
              <w:spacing w:before="120" w:after="120"/>
              <w:rPr>
                <w:rFonts w:cs="Arial"/>
              </w:rPr>
            </w:pPr>
            <w:ins w:id="4074" w:author="Raphael Malyankar" w:date="2022-10-20T23:45:00Z">
              <w:r>
                <w:rPr>
                  <w:rFonts w:cs="Arial"/>
                </w:rPr>
                <w:lastRenderedPageBreak/>
                <w:t>The name of the agency or person need not be encoded</w:t>
              </w:r>
            </w:ins>
            <w:ins w:id="4075" w:author="Raphael Malyankar" w:date="2022-10-20T23:46:00Z">
              <w:r>
                <w:rPr>
                  <w:rFonts w:cs="Arial"/>
                </w:rPr>
                <w:t xml:space="preserve"> in </w:t>
              </w:r>
              <w:proofErr w:type="spellStart"/>
              <w:r w:rsidRPr="002D6CCB">
                <w:rPr>
                  <w:rFonts w:cs="Arial"/>
                  <w:i/>
                  <w:iCs/>
                </w:rPr>
                <w:t>deliveryPoint</w:t>
              </w:r>
              <w:proofErr w:type="spellEnd"/>
              <w:r>
                <w:rPr>
                  <w:rFonts w:cs="Arial"/>
                </w:rPr>
                <w:t xml:space="preserve">, because it </w:t>
              </w:r>
            </w:ins>
            <w:ins w:id="4076" w:author="Raphael Malyankar" w:date="2022-10-20T23:48:00Z">
              <w:r w:rsidR="00867503">
                <w:rPr>
                  <w:rFonts w:cs="Arial"/>
                </w:rPr>
                <w:t>is expected to be</w:t>
              </w:r>
            </w:ins>
            <w:ins w:id="4077" w:author="Raphael Malyankar" w:date="2022-10-20T23:46:00Z">
              <w:r>
                <w:rPr>
                  <w:rFonts w:cs="Arial"/>
                </w:rPr>
                <w:t xml:space="preserve"> provided in the </w:t>
              </w:r>
            </w:ins>
            <w:ins w:id="4078" w:author="Raphael Malyankar" w:date="2022-10-20T23:47:00Z">
              <w:r>
                <w:rPr>
                  <w:rFonts w:cs="Arial"/>
                </w:rPr>
                <w:t>data object (information type or feature)</w:t>
              </w:r>
            </w:ins>
            <w:ins w:id="4079" w:author="Raphael Malyankar" w:date="2022-10-20T23:46:00Z">
              <w:r>
                <w:rPr>
                  <w:rFonts w:cs="Arial"/>
                </w:rPr>
                <w:t xml:space="preserve"> to which this </w:t>
              </w:r>
              <w:proofErr w:type="spellStart"/>
              <w:r w:rsidRPr="002D6CCB">
                <w:rPr>
                  <w:rFonts w:cs="Arial"/>
                  <w:i/>
                  <w:iCs/>
                </w:rPr>
                <w:t>contactAddress</w:t>
              </w:r>
              <w:proofErr w:type="spellEnd"/>
              <w:r>
                <w:rPr>
                  <w:rFonts w:cs="Arial"/>
                </w:rPr>
                <w:t xml:space="preserve"> belongs.</w:t>
              </w:r>
            </w:ins>
            <w:ins w:id="4080" w:author="Raphael Malyankar" w:date="2022-10-20T23:48:00Z">
              <w:r w:rsidR="00867503">
                <w:rPr>
                  <w:rFonts w:cs="Arial"/>
                </w:rPr>
                <w:t xml:space="preserve"> For example </w:t>
              </w:r>
              <w:proofErr w:type="spellStart"/>
              <w:r w:rsidR="00867503" w:rsidRPr="00867503">
                <w:rPr>
                  <w:rFonts w:cs="Arial"/>
                  <w:b/>
                  <w:bCs/>
                </w:rPr>
                <w:t>ContactDetails</w:t>
              </w:r>
              <w:proofErr w:type="spellEnd"/>
              <w:r w:rsidR="00867503">
                <w:rPr>
                  <w:rFonts w:cs="Arial"/>
                </w:rPr>
                <w:t xml:space="preserve"> is expected to encode the name in its </w:t>
              </w:r>
              <w:proofErr w:type="spellStart"/>
              <w:r w:rsidR="00867503" w:rsidRPr="00867503">
                <w:rPr>
                  <w:rFonts w:cs="Arial"/>
                  <w:i/>
                  <w:iCs/>
                </w:rPr>
                <w:t>featureName</w:t>
              </w:r>
              <w:proofErr w:type="spellEnd"/>
              <w:r w:rsidR="00867503">
                <w:rPr>
                  <w:rFonts w:cs="Arial"/>
                </w:rPr>
                <w:t xml:space="preserve"> attr</w:t>
              </w:r>
            </w:ins>
            <w:ins w:id="4081" w:author="Raphael Malyankar" w:date="2022-10-20T23:49:00Z">
              <w:r w:rsidR="00867503">
                <w:rPr>
                  <w:rFonts w:cs="Arial"/>
                </w:rPr>
                <w:t>ibute.</w:t>
              </w:r>
            </w:ins>
          </w:p>
        </w:tc>
      </w:tr>
    </w:tbl>
    <w:p w14:paraId="227C0A33" w14:textId="77777777" w:rsidR="00910B6F" w:rsidRPr="00910B6F" w:rsidRDefault="00910B6F" w:rsidP="00910B6F">
      <w:pPr>
        <w:spacing w:before="240"/>
        <w:rPr>
          <w:b/>
        </w:rPr>
      </w:pPr>
    </w:p>
    <w:p w14:paraId="0BA01940" w14:textId="77777777" w:rsidR="00910B6F" w:rsidRPr="00910B6F" w:rsidRDefault="00910B6F" w:rsidP="00716062">
      <w:pPr>
        <w:pStyle w:val="Heading2"/>
      </w:pPr>
      <w:bookmarkStart w:id="4082" w:name="_Toc120214818"/>
      <w:r w:rsidRPr="00910B6F">
        <w:t>Depths Description</w:t>
      </w:r>
      <w:bookmarkEnd w:id="4082"/>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714328D2" w14:textId="77777777" w:rsidTr="004879A4">
        <w:tc>
          <w:tcPr>
            <w:tcW w:w="5000" w:type="pct"/>
            <w:shd w:val="clear" w:color="auto" w:fill="auto"/>
          </w:tcPr>
          <w:p w14:paraId="17F5741C"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Textual description of the characteristics and notable matters pertaining to depths in an area.</w:t>
            </w:r>
          </w:p>
          <w:p w14:paraId="3E741111" w14:textId="77777777" w:rsidR="00910B6F" w:rsidRPr="00910B6F" w:rsidRDefault="00910B6F" w:rsidP="00910B6F">
            <w:pPr>
              <w:spacing w:before="120" w:after="120"/>
              <w:rPr>
                <w:rFonts w:cs="Arial"/>
              </w:rPr>
            </w:pPr>
            <w:r w:rsidRPr="00910B6F">
              <w:rPr>
                <w:rFonts w:cs="Arial"/>
                <w:u w:val="single"/>
              </w:rPr>
              <w:t>Sub-attributes:</w:t>
            </w:r>
          </w:p>
          <w:p w14:paraId="05BF8A2D" w14:textId="05B90926"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Category of Depths Description  </w:t>
            </w:r>
            <w:r w:rsidRPr="00910B6F">
              <w:rPr>
                <w:rFonts w:cs="Arial"/>
              </w:rPr>
              <w:t>(</w:t>
            </w:r>
            <w:r w:rsidR="0058490A">
              <w:rPr>
                <w:rFonts w:cs="Arial"/>
              </w:rPr>
              <w:t xml:space="preserve">see clause </w:t>
            </w:r>
            <w:r w:rsidR="00A45739">
              <w:rPr>
                <w:rFonts w:cs="Arial"/>
              </w:rPr>
              <w:t>17.</w:t>
            </w:r>
            <w:r w:rsidRPr="00910B6F">
              <w:rPr>
                <w:rFonts w:cs="Arial"/>
              </w:rPr>
              <w:t>20)</w:t>
            </w:r>
          </w:p>
          <w:p w14:paraId="2024A163" w14:textId="07D07038"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Text Content  </w:t>
            </w:r>
            <w:r w:rsidRPr="00910B6F">
              <w:rPr>
                <w:rFonts w:cs="Arial"/>
              </w:rPr>
              <w:t>(</w:t>
            </w:r>
            <w:r w:rsidR="0058490A">
              <w:rPr>
                <w:rFonts w:cs="Arial"/>
              </w:rPr>
              <w:t xml:space="preserve">see clause </w:t>
            </w:r>
            <w:r w:rsidR="00A45739">
              <w:rPr>
                <w:rFonts w:cs="Arial"/>
              </w:rPr>
              <w:t>18.</w:t>
            </w:r>
            <w:r w:rsidRPr="00910B6F">
              <w:rPr>
                <w:rFonts w:cs="Arial"/>
              </w:rPr>
              <w:t>28)</w:t>
            </w:r>
          </w:p>
          <w:p w14:paraId="38501FEB" w14:textId="77777777" w:rsidR="00910B6F" w:rsidRPr="00910B6F" w:rsidRDefault="00910B6F" w:rsidP="00910B6F">
            <w:pPr>
              <w:spacing w:before="120" w:after="120"/>
              <w:rPr>
                <w:rFonts w:cs="Arial"/>
              </w:rPr>
            </w:pPr>
          </w:p>
          <w:p w14:paraId="74E542C0" w14:textId="77777777" w:rsidR="00910B6F" w:rsidRPr="00910B6F" w:rsidRDefault="00910B6F" w:rsidP="00910B6F">
            <w:pPr>
              <w:spacing w:before="120" w:after="120"/>
              <w:rPr>
                <w:rFonts w:cs="Arial"/>
              </w:rPr>
            </w:pPr>
            <w:r w:rsidRPr="00910B6F">
              <w:rPr>
                <w:rFonts w:cs="Arial"/>
                <w:u w:val="single"/>
              </w:rPr>
              <w:t>Remarks:</w:t>
            </w:r>
          </w:p>
          <w:p w14:paraId="1A3EAB6D" w14:textId="77777777" w:rsidR="00910B6F" w:rsidRPr="00910B6F" w:rsidRDefault="00910B6F" w:rsidP="00910B6F">
            <w:pPr>
              <w:spacing w:before="120" w:after="120"/>
              <w:rPr>
                <w:rFonts w:cs="Arial"/>
              </w:rPr>
            </w:pPr>
            <w:r w:rsidRPr="00910B6F">
              <w:rPr>
                <w:rFonts w:cs="Arial"/>
              </w:rPr>
              <w:t>•No remarks.</w:t>
            </w:r>
          </w:p>
        </w:tc>
      </w:tr>
    </w:tbl>
    <w:p w14:paraId="3881F148" w14:textId="77777777" w:rsidR="00910B6F" w:rsidRPr="00910B6F" w:rsidRDefault="00910B6F" w:rsidP="00910B6F">
      <w:pPr>
        <w:spacing w:before="240"/>
        <w:rPr>
          <w:b/>
        </w:rPr>
      </w:pPr>
    </w:p>
    <w:p w14:paraId="6C122DB2" w14:textId="77777777" w:rsidR="00910B6F" w:rsidRPr="00910B6F" w:rsidRDefault="00910B6F" w:rsidP="00716062">
      <w:pPr>
        <w:pStyle w:val="Heading2"/>
      </w:pPr>
      <w:bookmarkStart w:id="4083" w:name="_Toc120214819"/>
      <w:r w:rsidRPr="00910B6F">
        <w:t>Facilities Layout Description</w:t>
      </w:r>
      <w:bookmarkEnd w:id="4083"/>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4370FA48" w14:textId="77777777" w:rsidTr="004879A4">
        <w:tc>
          <w:tcPr>
            <w:tcW w:w="5000" w:type="pct"/>
            <w:shd w:val="clear" w:color="auto" w:fill="auto"/>
          </w:tcPr>
          <w:p w14:paraId="106FFE01"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Textual description of the layout of port facilities.</w:t>
            </w:r>
          </w:p>
          <w:p w14:paraId="3370150D" w14:textId="77777777" w:rsidR="00910B6F" w:rsidRPr="00910B6F" w:rsidRDefault="00910B6F" w:rsidP="00910B6F">
            <w:pPr>
              <w:spacing w:before="120" w:after="120"/>
              <w:rPr>
                <w:rFonts w:cs="Arial"/>
              </w:rPr>
            </w:pPr>
            <w:r w:rsidRPr="00910B6F">
              <w:rPr>
                <w:rFonts w:cs="Arial"/>
                <w:u w:val="single"/>
              </w:rPr>
              <w:t>Sub-attributes:</w:t>
            </w:r>
          </w:p>
          <w:p w14:paraId="6DE45F66" w14:textId="289794F6"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Text Content  </w:t>
            </w:r>
            <w:r w:rsidRPr="00910B6F">
              <w:rPr>
                <w:rFonts w:cs="Arial"/>
              </w:rPr>
              <w:t>(</w:t>
            </w:r>
            <w:r w:rsidR="0058490A">
              <w:rPr>
                <w:rFonts w:cs="Arial"/>
              </w:rPr>
              <w:t xml:space="preserve">see clause </w:t>
            </w:r>
            <w:r w:rsidR="00A45739">
              <w:rPr>
                <w:rFonts w:cs="Arial"/>
              </w:rPr>
              <w:t>18.</w:t>
            </w:r>
            <w:r w:rsidRPr="00910B6F">
              <w:rPr>
                <w:rFonts w:cs="Arial"/>
              </w:rPr>
              <w:t>28)</w:t>
            </w:r>
          </w:p>
          <w:p w14:paraId="6D2CB76D" w14:textId="77777777" w:rsidR="00910B6F" w:rsidRPr="00910B6F" w:rsidRDefault="00910B6F" w:rsidP="00910B6F">
            <w:pPr>
              <w:spacing w:before="120" w:after="120"/>
              <w:rPr>
                <w:rFonts w:cs="Arial"/>
              </w:rPr>
            </w:pPr>
          </w:p>
          <w:p w14:paraId="6785B5AD" w14:textId="77777777" w:rsidR="00910B6F" w:rsidRPr="00910B6F" w:rsidRDefault="00910B6F" w:rsidP="00910B6F">
            <w:pPr>
              <w:spacing w:before="120" w:after="120"/>
              <w:rPr>
                <w:rFonts w:cs="Arial"/>
              </w:rPr>
            </w:pPr>
            <w:r w:rsidRPr="00910B6F">
              <w:rPr>
                <w:rFonts w:cs="Arial"/>
                <w:u w:val="single"/>
              </w:rPr>
              <w:t>Remarks:</w:t>
            </w:r>
          </w:p>
          <w:p w14:paraId="0F97890A" w14:textId="578AC20C" w:rsidR="00910B6F" w:rsidRPr="00B53CA2" w:rsidRDefault="0027016F" w:rsidP="0027016F">
            <w:pPr>
              <w:pStyle w:val="ListParagraph"/>
              <w:numPr>
                <w:ilvl w:val="0"/>
                <w:numId w:val="45"/>
              </w:numPr>
              <w:spacing w:before="120" w:after="120"/>
              <w:rPr>
                <w:rFonts w:cs="Arial"/>
              </w:rPr>
            </w:pPr>
            <w:ins w:id="4084" w:author="Raphael Malyankar" w:date="2022-10-21T00:02:00Z">
              <w:r w:rsidRPr="0027016F">
                <w:rPr>
                  <w:rFonts w:cs="Arial"/>
                </w:rPr>
                <w:t>Th</w:t>
              </w:r>
            </w:ins>
            <w:ins w:id="4085" w:author="Raphael Malyankar" w:date="2022-10-21T00:03:00Z">
              <w:r w:rsidRPr="0027016F">
                <w:rPr>
                  <w:rFonts w:cs="Arial"/>
                </w:rPr>
                <w:t>is</w:t>
              </w:r>
            </w:ins>
            <w:ins w:id="4086" w:author="Raphael Malyankar" w:date="2022-10-21T00:04:00Z">
              <w:r w:rsidRPr="0027016F">
                <w:rPr>
                  <w:rFonts w:cs="Arial"/>
                </w:rPr>
                <w:t xml:space="preserve"> complex</w:t>
              </w:r>
            </w:ins>
            <w:ins w:id="4087" w:author="Raphael Malyankar" w:date="2022-10-21T00:02:00Z">
              <w:r w:rsidRPr="0027016F">
                <w:rPr>
                  <w:rFonts w:cs="Arial"/>
                </w:rPr>
                <w:t xml:space="preserve"> attribute</w:t>
              </w:r>
            </w:ins>
            <w:ins w:id="4088" w:author="Raphael Malyankar" w:date="2022-10-21T00:03:00Z">
              <w:r w:rsidRPr="0027016F">
                <w:rPr>
                  <w:rFonts w:cs="Arial"/>
                </w:rPr>
                <w:t xml:space="preserve"> </w:t>
              </w:r>
            </w:ins>
            <w:ins w:id="4089" w:author="Raphael Malyankar" w:date="2022-10-21T00:02:00Z">
              <w:r w:rsidRPr="0027016F">
                <w:rPr>
                  <w:rFonts w:cs="Arial"/>
                </w:rPr>
                <w:t>is used to provide a gener</w:t>
              </w:r>
              <w:r w:rsidRPr="00CB65F5">
                <w:rPr>
                  <w:rFonts w:cs="Arial"/>
                </w:rPr>
                <w:t xml:space="preserve">al description of the </w:t>
              </w:r>
              <w:r w:rsidRPr="0027016F">
                <w:rPr>
                  <w:rFonts w:cs="Arial"/>
                </w:rPr>
                <w:t xml:space="preserve">arrangement of port facilities within the boundaries of the feature to which </w:t>
              </w:r>
            </w:ins>
            <w:ins w:id="4090" w:author="Raphael Malyankar" w:date="2022-10-21T00:03:00Z">
              <w:r w:rsidRPr="00546677">
                <w:rPr>
                  <w:rFonts w:cs="Arial"/>
                </w:rPr>
                <w:t xml:space="preserve">the </w:t>
              </w:r>
            </w:ins>
            <w:ins w:id="4091" w:author="Raphael Malyankar" w:date="2022-10-21T00:04:00Z">
              <w:r w:rsidRPr="00546677">
                <w:rPr>
                  <w:rFonts w:cs="Arial"/>
                </w:rPr>
                <w:t>at</w:t>
              </w:r>
              <w:r w:rsidRPr="00BB0782">
                <w:rPr>
                  <w:rFonts w:cs="Arial"/>
                </w:rPr>
                <w:t xml:space="preserve">tribute </w:t>
              </w:r>
            </w:ins>
            <w:ins w:id="4092" w:author="Raphael Malyankar" w:date="2022-10-21T00:03:00Z">
              <w:r w:rsidRPr="00BB0782">
                <w:rPr>
                  <w:rFonts w:cs="Arial"/>
                </w:rPr>
                <w:t>instance belongs</w:t>
              </w:r>
            </w:ins>
            <w:r w:rsidR="00910B6F" w:rsidRPr="00B53CA2">
              <w:rPr>
                <w:rFonts w:cs="Arial"/>
              </w:rPr>
              <w:t>.</w:t>
            </w:r>
          </w:p>
        </w:tc>
      </w:tr>
    </w:tbl>
    <w:p w14:paraId="603E7817" w14:textId="77777777" w:rsidR="00910B6F" w:rsidRPr="00910B6F" w:rsidRDefault="00910B6F" w:rsidP="00910B6F">
      <w:pPr>
        <w:spacing w:before="240"/>
        <w:rPr>
          <w:b/>
        </w:rPr>
      </w:pPr>
    </w:p>
    <w:p w14:paraId="579205B0" w14:textId="77777777" w:rsidR="00910B6F" w:rsidRPr="00910B6F" w:rsidRDefault="00910B6F" w:rsidP="00716062">
      <w:pPr>
        <w:pStyle w:val="Heading2"/>
      </w:pPr>
      <w:bookmarkStart w:id="4093" w:name="_Toc120214820"/>
      <w:r w:rsidRPr="00910B6F">
        <w:t>Feature Name</w:t>
      </w:r>
      <w:bookmarkEnd w:id="4093"/>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42487999" w14:textId="77777777" w:rsidTr="004879A4">
        <w:tc>
          <w:tcPr>
            <w:tcW w:w="5000" w:type="pct"/>
            <w:shd w:val="clear" w:color="auto" w:fill="auto"/>
          </w:tcPr>
          <w:p w14:paraId="17F10A08"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Provides the name of an entity, defines the national language of the name, and provides the option to display the name at various system display settings.</w:t>
            </w:r>
          </w:p>
          <w:p w14:paraId="151A8743" w14:textId="77777777" w:rsidR="00910B6F" w:rsidRPr="00910B6F" w:rsidRDefault="00910B6F" w:rsidP="00910B6F">
            <w:pPr>
              <w:spacing w:before="120" w:after="120"/>
              <w:rPr>
                <w:rFonts w:cs="Arial"/>
              </w:rPr>
            </w:pPr>
            <w:r w:rsidRPr="00910B6F">
              <w:rPr>
                <w:rFonts w:cs="Arial"/>
                <w:u w:val="single"/>
              </w:rPr>
              <w:t>Sub-attributes:</w:t>
            </w:r>
          </w:p>
          <w:p w14:paraId="35C3CB37" w14:textId="7A333A89"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Display Name  </w:t>
            </w:r>
            <w:r w:rsidRPr="00910B6F">
              <w:rPr>
                <w:rFonts w:cs="Arial"/>
              </w:rPr>
              <w:t>(</w:t>
            </w:r>
            <w:r w:rsidR="0058490A">
              <w:rPr>
                <w:rFonts w:cs="Arial"/>
              </w:rPr>
              <w:t xml:space="preserve">see clause </w:t>
            </w:r>
            <w:r w:rsidR="00A45739">
              <w:rPr>
                <w:rFonts w:cs="Arial"/>
              </w:rPr>
              <w:t>17.</w:t>
            </w:r>
            <w:r w:rsidRPr="00910B6F">
              <w:rPr>
                <w:rFonts w:cs="Arial"/>
              </w:rPr>
              <w:t>44)</w:t>
            </w:r>
          </w:p>
          <w:p w14:paraId="3357C776" w14:textId="79834210"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Language  </w:t>
            </w:r>
            <w:r w:rsidRPr="00910B6F">
              <w:rPr>
                <w:rFonts w:cs="Arial"/>
              </w:rPr>
              <w:t>(</w:t>
            </w:r>
            <w:r w:rsidR="0058490A">
              <w:rPr>
                <w:rFonts w:cs="Arial"/>
              </w:rPr>
              <w:t xml:space="preserve">see clause </w:t>
            </w:r>
            <w:r w:rsidR="00A45739">
              <w:rPr>
                <w:rFonts w:cs="Arial"/>
              </w:rPr>
              <w:t>17.</w:t>
            </w:r>
            <w:r w:rsidRPr="00910B6F">
              <w:rPr>
                <w:rFonts w:cs="Arial"/>
              </w:rPr>
              <w:t>62)</w:t>
            </w:r>
          </w:p>
          <w:p w14:paraId="498BC279" w14:textId="47AEDE79" w:rsidR="00910B6F" w:rsidRPr="00910B6F" w:rsidRDefault="00910B6F" w:rsidP="00910B6F">
            <w:pPr>
              <w:spacing w:before="120" w:after="120"/>
              <w:rPr>
                <w:rFonts w:cs="Arial"/>
              </w:rPr>
            </w:pPr>
            <w:r w:rsidRPr="00910B6F">
              <w:rPr>
                <w:rFonts w:cs="Arial"/>
              </w:rPr>
              <w:t xml:space="preserve">              Name  (</w:t>
            </w:r>
            <w:r w:rsidR="0058490A">
              <w:rPr>
                <w:rFonts w:cs="Arial"/>
              </w:rPr>
              <w:t xml:space="preserve">see clause </w:t>
            </w:r>
            <w:r w:rsidR="00A45739">
              <w:rPr>
                <w:rFonts w:cs="Arial"/>
              </w:rPr>
              <w:t>17.</w:t>
            </w:r>
            <w:r w:rsidRPr="00910B6F">
              <w:rPr>
                <w:rFonts w:cs="Arial"/>
              </w:rPr>
              <w:t>77)</w:t>
            </w:r>
          </w:p>
          <w:p w14:paraId="11B0762D" w14:textId="77777777" w:rsidR="00910B6F" w:rsidRPr="00910B6F" w:rsidRDefault="00910B6F" w:rsidP="00910B6F">
            <w:pPr>
              <w:spacing w:before="120" w:after="120"/>
              <w:rPr>
                <w:rFonts w:cs="Arial"/>
              </w:rPr>
            </w:pPr>
          </w:p>
          <w:p w14:paraId="39B24423" w14:textId="77777777" w:rsidR="00910B6F" w:rsidRPr="00910B6F" w:rsidRDefault="00910B6F" w:rsidP="00910B6F">
            <w:pPr>
              <w:spacing w:before="120" w:after="120"/>
              <w:rPr>
                <w:rFonts w:cs="Arial"/>
              </w:rPr>
            </w:pPr>
            <w:r w:rsidRPr="00910B6F">
              <w:rPr>
                <w:rFonts w:cs="Arial"/>
                <w:u w:val="single"/>
              </w:rPr>
              <w:t>Remarks:</w:t>
            </w:r>
          </w:p>
          <w:p w14:paraId="06ECB781" w14:textId="77777777" w:rsidR="00910B6F" w:rsidRPr="00910B6F" w:rsidRDefault="00910B6F" w:rsidP="00910B6F">
            <w:pPr>
              <w:spacing w:before="120" w:after="120"/>
              <w:rPr>
                <w:rFonts w:cs="Arial"/>
              </w:rPr>
            </w:pPr>
            <w:r w:rsidRPr="00910B6F">
              <w:rPr>
                <w:rFonts w:cs="Arial"/>
              </w:rPr>
              <w:t>•No remarks.</w:t>
            </w:r>
          </w:p>
        </w:tc>
      </w:tr>
    </w:tbl>
    <w:p w14:paraId="716DC316" w14:textId="77777777" w:rsidR="00910B6F" w:rsidRPr="00910B6F" w:rsidRDefault="00910B6F" w:rsidP="00910B6F">
      <w:pPr>
        <w:spacing w:before="240"/>
        <w:rPr>
          <w:b/>
        </w:rPr>
      </w:pPr>
    </w:p>
    <w:p w14:paraId="1AE22166" w14:textId="77777777" w:rsidR="00910B6F" w:rsidRPr="00910B6F" w:rsidRDefault="00910B6F" w:rsidP="00716062">
      <w:pPr>
        <w:pStyle w:val="Heading2"/>
      </w:pPr>
      <w:bookmarkStart w:id="4094" w:name="_Toc120214821"/>
      <w:r w:rsidRPr="00910B6F">
        <w:lastRenderedPageBreak/>
        <w:t>Fixed date range</w:t>
      </w:r>
      <w:bookmarkEnd w:id="4094"/>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20B63CCA" w14:textId="77777777" w:rsidTr="004879A4">
        <w:tc>
          <w:tcPr>
            <w:tcW w:w="5000" w:type="pct"/>
            <w:shd w:val="clear" w:color="auto" w:fill="auto"/>
          </w:tcPr>
          <w:p w14:paraId="70280A03"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The complex attribute describes single fixed period, as the date range between its sub-attributes.</w:t>
            </w:r>
          </w:p>
          <w:p w14:paraId="4B150BA0" w14:textId="77777777" w:rsidR="00910B6F" w:rsidRPr="00910B6F" w:rsidRDefault="00910B6F" w:rsidP="00910B6F">
            <w:pPr>
              <w:spacing w:before="120" w:after="120"/>
              <w:rPr>
                <w:rFonts w:cs="Arial"/>
              </w:rPr>
            </w:pPr>
            <w:r w:rsidRPr="00910B6F">
              <w:rPr>
                <w:rFonts w:cs="Arial"/>
                <w:u w:val="single"/>
              </w:rPr>
              <w:t>Sub-attributes:</w:t>
            </w:r>
          </w:p>
          <w:p w14:paraId="016BE0C1" w14:textId="11401389"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Date Start  </w:t>
            </w:r>
            <w:r w:rsidRPr="00910B6F">
              <w:rPr>
                <w:rFonts w:cs="Arial"/>
              </w:rPr>
              <w:t>(</w:t>
            </w:r>
            <w:r w:rsidR="0058490A">
              <w:rPr>
                <w:rFonts w:cs="Arial"/>
              </w:rPr>
              <w:t xml:space="preserve">see clause </w:t>
            </w:r>
            <w:r w:rsidR="00A45739">
              <w:rPr>
                <w:rFonts w:cs="Arial"/>
              </w:rPr>
              <w:t>17.</w:t>
            </w:r>
            <w:r w:rsidRPr="00910B6F">
              <w:rPr>
                <w:rFonts w:cs="Arial"/>
              </w:rPr>
              <w:t>38)</w:t>
            </w:r>
          </w:p>
          <w:p w14:paraId="229A079C" w14:textId="6E7F572E"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Date End  </w:t>
            </w:r>
            <w:r w:rsidRPr="00910B6F">
              <w:rPr>
                <w:rFonts w:cs="Arial"/>
              </w:rPr>
              <w:t>(</w:t>
            </w:r>
            <w:r w:rsidR="0058490A">
              <w:rPr>
                <w:rFonts w:cs="Arial"/>
              </w:rPr>
              <w:t xml:space="preserve">see clause </w:t>
            </w:r>
            <w:r w:rsidR="00A45739">
              <w:rPr>
                <w:rFonts w:cs="Arial"/>
              </w:rPr>
              <w:t>17.</w:t>
            </w:r>
            <w:r w:rsidRPr="00910B6F">
              <w:rPr>
                <w:rFonts w:cs="Arial"/>
              </w:rPr>
              <w:t>36)</w:t>
            </w:r>
          </w:p>
          <w:p w14:paraId="0A22A7B2" w14:textId="77777777" w:rsidR="00910B6F" w:rsidRPr="00910B6F" w:rsidRDefault="00910B6F" w:rsidP="00910B6F">
            <w:pPr>
              <w:spacing w:before="120" w:after="120"/>
              <w:rPr>
                <w:rFonts w:cs="Arial"/>
              </w:rPr>
            </w:pPr>
          </w:p>
          <w:p w14:paraId="6E88033B" w14:textId="77777777" w:rsidR="00910B6F" w:rsidRPr="00910B6F" w:rsidRDefault="00910B6F" w:rsidP="00910B6F">
            <w:pPr>
              <w:spacing w:before="120" w:after="120"/>
              <w:rPr>
                <w:rFonts w:cs="Arial"/>
              </w:rPr>
            </w:pPr>
            <w:r w:rsidRPr="00910B6F">
              <w:rPr>
                <w:rFonts w:cs="Arial"/>
                <w:u w:val="single"/>
              </w:rPr>
              <w:t>Remarks:</w:t>
            </w:r>
          </w:p>
          <w:p w14:paraId="0CD84CB6" w14:textId="212FD52F" w:rsidR="00910B6F" w:rsidRDefault="00B85994" w:rsidP="00910B6F">
            <w:pPr>
              <w:spacing w:before="120" w:after="120"/>
              <w:rPr>
                <w:ins w:id="4095" w:author="Raphael Malyankar" w:date="2022-10-21T00:11:00Z"/>
                <w:rFonts w:cs="Arial"/>
              </w:rPr>
            </w:pPr>
            <w:ins w:id="4096" w:author="Raphael Malyankar" w:date="2022-11-21T23:56:00Z">
              <w:r w:rsidRPr="00B85994">
                <w:rPr>
                  <w:rFonts w:cs="Arial"/>
                </w:rPr>
                <w:t xml:space="preserve">Dates must be encoded in the format YYYYMMDD; using 4 digits for the calendar year (YYYY) and, optionally, 2 digits for the month (MM) (for example April = 04) and 2 digits for the day (DD). When no specific month and/or day is required/known, the values are replaced with dashes (-). The date range of a recurring event or occurrence must be encoded using </w:t>
              </w:r>
              <w:proofErr w:type="spellStart"/>
              <w:r w:rsidRPr="00B85994">
                <w:rPr>
                  <w:rFonts w:cs="Arial"/>
                </w:rPr>
                <w:t>periodicDateRange</w:t>
              </w:r>
            </w:ins>
            <w:proofErr w:type="spellEnd"/>
            <w:del w:id="4097" w:author="Raphael Malyankar" w:date="2022-10-21T00:11:00Z">
              <w:r w:rsidR="00910B6F" w:rsidRPr="00910B6F" w:rsidDel="00CB65F5">
                <w:rPr>
                  <w:rFonts w:cs="Arial"/>
                </w:rPr>
                <w:delText xml:space="preserve"> t</w:delText>
              </w:r>
            </w:del>
            <w:del w:id="4098" w:author="Raphael Malyankar" w:date="2022-11-21T23:56:00Z">
              <w:r w:rsidR="00910B6F" w:rsidRPr="00910B6F" w:rsidDel="00B85994">
                <w:rPr>
                  <w:rFonts w:cs="Arial"/>
                </w:rPr>
                <w:delText>he sub-attributes date start and date end must be encoded using 4 digits for the calendar year (YYYY) and, optionally, 2 digits for the month (MM) (e.g. April = 04) and 2 digits for the day (DD). When no specific month and/or day is required/known, the values are replaced with dashes (-)</w:delText>
              </w:r>
            </w:del>
            <w:r w:rsidR="00910B6F" w:rsidRPr="00910B6F">
              <w:rPr>
                <w:rFonts w:cs="Arial"/>
              </w:rPr>
              <w:t>.</w:t>
            </w:r>
          </w:p>
          <w:p w14:paraId="2A9EA6E5" w14:textId="5C42556C" w:rsidR="00B85994" w:rsidRPr="00B85994" w:rsidRDefault="00B85994" w:rsidP="00910B6F">
            <w:pPr>
              <w:spacing w:before="120" w:after="120"/>
              <w:rPr>
                <w:ins w:id="4099" w:author="Raphael Malyankar" w:date="2022-11-21T23:56:00Z"/>
                <w:rFonts w:cs="Arial"/>
                <w:u w:val="single"/>
              </w:rPr>
            </w:pPr>
            <w:ins w:id="4100" w:author="Raphael Malyankar" w:date="2022-11-21T23:56:00Z">
              <w:r w:rsidRPr="00B85994">
                <w:rPr>
                  <w:rFonts w:cs="Arial"/>
                  <w:u w:val="single"/>
                </w:rPr>
                <w:t>Encoding instructions</w:t>
              </w:r>
            </w:ins>
          </w:p>
          <w:p w14:paraId="72F0F364" w14:textId="4312283E" w:rsidR="00CB65F5" w:rsidRPr="00B85994" w:rsidRDefault="00CB65F5" w:rsidP="00B85994">
            <w:pPr>
              <w:pStyle w:val="ListParagraph"/>
              <w:numPr>
                <w:ilvl w:val="0"/>
                <w:numId w:val="45"/>
              </w:numPr>
              <w:spacing w:before="120" w:after="120"/>
              <w:rPr>
                <w:rFonts w:cs="Arial"/>
              </w:rPr>
            </w:pPr>
            <w:ins w:id="4101" w:author="Raphael Malyankar" w:date="2022-10-21T00:11:00Z">
              <w:r w:rsidRPr="00B85994">
                <w:rPr>
                  <w:rFonts w:cs="Arial"/>
                </w:rPr>
                <w:t>At least one of the sub-attributes must be populated.</w:t>
              </w:r>
            </w:ins>
          </w:p>
        </w:tc>
      </w:tr>
    </w:tbl>
    <w:p w14:paraId="0A46D5CC" w14:textId="77777777" w:rsidR="00910B6F" w:rsidRPr="00910B6F" w:rsidRDefault="00910B6F" w:rsidP="00910B6F">
      <w:pPr>
        <w:spacing w:before="240"/>
        <w:rPr>
          <w:b/>
        </w:rPr>
      </w:pPr>
    </w:p>
    <w:p w14:paraId="5A84A05D" w14:textId="77777777" w:rsidR="00910B6F" w:rsidRPr="00910B6F" w:rsidRDefault="00910B6F" w:rsidP="00716062">
      <w:pPr>
        <w:pStyle w:val="Heading2"/>
      </w:pPr>
      <w:bookmarkStart w:id="4102" w:name="_Toc120214822"/>
      <w:r w:rsidRPr="00910B6F">
        <w:t>Frequency pair</w:t>
      </w:r>
      <w:bookmarkEnd w:id="4102"/>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6FF949A5" w14:textId="77777777" w:rsidTr="004879A4">
        <w:tc>
          <w:tcPr>
            <w:tcW w:w="5000" w:type="pct"/>
            <w:shd w:val="clear" w:color="auto" w:fill="auto"/>
          </w:tcPr>
          <w:p w14:paraId="2D0904E6"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A pair of frequencies for transmitting and receiving radio signals. The shore station transmits and receives on the frequencies indicated.</w:t>
            </w:r>
          </w:p>
          <w:p w14:paraId="4E0DC1B9" w14:textId="77777777" w:rsidR="00910B6F" w:rsidRPr="00910B6F" w:rsidRDefault="00910B6F" w:rsidP="00910B6F">
            <w:pPr>
              <w:spacing w:before="120" w:after="120"/>
              <w:rPr>
                <w:rFonts w:cs="Arial"/>
              </w:rPr>
            </w:pPr>
            <w:r w:rsidRPr="00910B6F">
              <w:rPr>
                <w:rFonts w:cs="Arial"/>
                <w:u w:val="single"/>
              </w:rPr>
              <w:t>Sub-attributes:</w:t>
            </w:r>
          </w:p>
          <w:p w14:paraId="00CDABB4" w14:textId="1324A995"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Frequency Shore Station Transmits  </w:t>
            </w:r>
            <w:r w:rsidRPr="00910B6F">
              <w:rPr>
                <w:rFonts w:cs="Arial"/>
              </w:rPr>
              <w:t>(</w:t>
            </w:r>
            <w:r w:rsidR="0058490A">
              <w:rPr>
                <w:rFonts w:cs="Arial"/>
              </w:rPr>
              <w:t xml:space="preserve">see clause </w:t>
            </w:r>
            <w:r w:rsidR="00A45739">
              <w:rPr>
                <w:rFonts w:cs="Arial"/>
              </w:rPr>
              <w:t>17.</w:t>
            </w:r>
            <w:r w:rsidRPr="00910B6F">
              <w:rPr>
                <w:rFonts w:cs="Arial"/>
              </w:rPr>
              <w:t>53)</w:t>
            </w:r>
          </w:p>
          <w:p w14:paraId="6D40D588" w14:textId="5C244912"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Frequency Shore Station Receives  </w:t>
            </w:r>
            <w:r w:rsidRPr="00910B6F">
              <w:rPr>
                <w:rFonts w:cs="Arial"/>
              </w:rPr>
              <w:t>(</w:t>
            </w:r>
            <w:r w:rsidR="0058490A">
              <w:rPr>
                <w:rFonts w:cs="Arial"/>
              </w:rPr>
              <w:t xml:space="preserve">see clause </w:t>
            </w:r>
            <w:r w:rsidR="00A45739">
              <w:rPr>
                <w:rFonts w:cs="Arial"/>
              </w:rPr>
              <w:t>17.</w:t>
            </w:r>
            <w:r w:rsidRPr="00910B6F">
              <w:rPr>
                <w:rFonts w:cs="Arial"/>
              </w:rPr>
              <w:t>52)</w:t>
            </w:r>
          </w:p>
          <w:p w14:paraId="6B4CA4A3" w14:textId="59BA5E8D"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Contact Instructions  </w:t>
            </w:r>
            <w:r w:rsidRPr="00910B6F">
              <w:rPr>
                <w:rFonts w:cs="Arial"/>
              </w:rPr>
              <w:t>(</w:t>
            </w:r>
            <w:r w:rsidR="0058490A">
              <w:rPr>
                <w:rFonts w:cs="Arial"/>
              </w:rPr>
              <w:t xml:space="preserve">see clause </w:t>
            </w:r>
            <w:r w:rsidR="00A45739">
              <w:rPr>
                <w:rFonts w:cs="Arial"/>
              </w:rPr>
              <w:t>17.</w:t>
            </w:r>
            <w:r w:rsidRPr="00910B6F">
              <w:rPr>
                <w:rFonts w:cs="Arial"/>
              </w:rPr>
              <w:t>34)</w:t>
            </w:r>
          </w:p>
          <w:p w14:paraId="7654EBAF" w14:textId="77777777" w:rsidR="00910B6F" w:rsidRPr="00910B6F" w:rsidRDefault="00910B6F" w:rsidP="00910B6F">
            <w:pPr>
              <w:spacing w:before="120" w:after="120"/>
              <w:rPr>
                <w:rFonts w:cs="Arial"/>
              </w:rPr>
            </w:pPr>
          </w:p>
          <w:p w14:paraId="32E29D20" w14:textId="77777777" w:rsidR="00910B6F" w:rsidRPr="00910B6F" w:rsidRDefault="00910B6F" w:rsidP="00910B6F">
            <w:pPr>
              <w:spacing w:before="120" w:after="120"/>
              <w:rPr>
                <w:rFonts w:cs="Arial"/>
              </w:rPr>
            </w:pPr>
            <w:r w:rsidRPr="00910B6F">
              <w:rPr>
                <w:rFonts w:cs="Arial"/>
                <w:u w:val="single"/>
              </w:rPr>
              <w:t>Remarks:</w:t>
            </w:r>
          </w:p>
          <w:p w14:paraId="54B82BCC" w14:textId="5352F7D3" w:rsidR="00910B6F" w:rsidRDefault="00910B6F" w:rsidP="00910B6F">
            <w:pPr>
              <w:spacing w:before="120" w:after="120"/>
              <w:rPr>
                <w:ins w:id="4103" w:author="Raphael Malyankar" w:date="2022-10-21T00:16:00Z"/>
                <w:rFonts w:cs="Arial"/>
              </w:rPr>
            </w:pPr>
            <w:r w:rsidRPr="00910B6F">
              <w:rPr>
                <w:rFonts w:cs="Arial"/>
              </w:rPr>
              <w:t>•No remarks.</w:t>
            </w:r>
          </w:p>
          <w:p w14:paraId="30FA3990" w14:textId="0EE9659D" w:rsidR="00546677" w:rsidRPr="00546677" w:rsidRDefault="00546677" w:rsidP="00910B6F">
            <w:pPr>
              <w:spacing w:before="120" w:after="120"/>
              <w:rPr>
                <w:ins w:id="4104" w:author="Raphael Malyankar" w:date="2022-10-21T00:15:00Z"/>
                <w:rFonts w:cs="Arial"/>
                <w:u w:val="single"/>
              </w:rPr>
            </w:pPr>
            <w:ins w:id="4105" w:author="Raphael Malyankar" w:date="2022-10-21T00:16:00Z">
              <w:r w:rsidRPr="00546677">
                <w:rPr>
                  <w:rFonts w:cs="Arial"/>
                  <w:u w:val="single"/>
                </w:rPr>
                <w:t>Encoding instructions:</w:t>
              </w:r>
            </w:ins>
          </w:p>
          <w:p w14:paraId="3AB2948A" w14:textId="0A9A0F8B" w:rsidR="00546677" w:rsidRPr="00BB0782" w:rsidRDefault="00546677" w:rsidP="00546677">
            <w:pPr>
              <w:pStyle w:val="ListParagraph"/>
              <w:numPr>
                <w:ilvl w:val="0"/>
                <w:numId w:val="45"/>
              </w:numPr>
              <w:spacing w:before="120" w:after="120"/>
              <w:rPr>
                <w:rFonts w:cs="Arial"/>
              </w:rPr>
            </w:pPr>
            <w:ins w:id="4106" w:author="Raphael Malyankar" w:date="2022-10-21T00:15:00Z">
              <w:r w:rsidRPr="00546677">
                <w:rPr>
                  <w:rFonts w:cs="Arial"/>
                </w:rPr>
                <w:t>If this attribute is present, at least one of the frequency attributes m</w:t>
              </w:r>
            </w:ins>
            <w:ins w:id="4107" w:author="Raphael Malyankar" w:date="2022-10-21T00:16:00Z">
              <w:r w:rsidRPr="00BB0782">
                <w:rPr>
                  <w:rFonts w:cs="Arial"/>
                </w:rPr>
                <w:t>ust be populated.</w:t>
              </w:r>
            </w:ins>
          </w:p>
        </w:tc>
      </w:tr>
    </w:tbl>
    <w:p w14:paraId="498B4523" w14:textId="77777777" w:rsidR="00910B6F" w:rsidRPr="00910B6F" w:rsidRDefault="00910B6F" w:rsidP="00910B6F">
      <w:pPr>
        <w:spacing w:before="240"/>
        <w:rPr>
          <w:b/>
        </w:rPr>
      </w:pPr>
    </w:p>
    <w:p w14:paraId="7EE835D7" w14:textId="77777777" w:rsidR="00910B6F" w:rsidRPr="00910B6F" w:rsidRDefault="00910B6F" w:rsidP="00716062">
      <w:pPr>
        <w:pStyle w:val="Heading2"/>
      </w:pPr>
      <w:bookmarkStart w:id="4108" w:name="_Toc120214823"/>
      <w:r w:rsidRPr="00910B6F">
        <w:t>General Harbour Information</w:t>
      </w:r>
      <w:bookmarkEnd w:id="4108"/>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2C3ACCEF" w14:textId="77777777" w:rsidTr="004879A4">
        <w:tc>
          <w:tcPr>
            <w:tcW w:w="5000" w:type="pct"/>
            <w:shd w:val="clear" w:color="auto" w:fill="auto"/>
          </w:tcPr>
          <w:p w14:paraId="2D66690D"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General information about the port or harbour area.</w:t>
            </w:r>
          </w:p>
          <w:p w14:paraId="4CD8D996" w14:textId="77777777" w:rsidR="00910B6F" w:rsidRPr="00910B6F" w:rsidRDefault="00910B6F" w:rsidP="00910B6F">
            <w:pPr>
              <w:spacing w:before="120" w:after="120"/>
              <w:rPr>
                <w:rFonts w:cs="Arial"/>
              </w:rPr>
            </w:pPr>
            <w:r w:rsidRPr="00910B6F">
              <w:rPr>
                <w:rFonts w:cs="Arial"/>
                <w:u w:val="single"/>
              </w:rPr>
              <w:t>Sub-attributes:</w:t>
            </w:r>
          </w:p>
          <w:p w14:paraId="36201C5F" w14:textId="108432B4"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General Port Description  </w:t>
            </w:r>
            <w:r w:rsidRPr="00910B6F">
              <w:rPr>
                <w:rFonts w:cs="Arial"/>
              </w:rPr>
              <w:t>(</w:t>
            </w:r>
            <w:r w:rsidR="0058490A">
              <w:rPr>
                <w:rFonts w:cs="Arial"/>
              </w:rPr>
              <w:t xml:space="preserve">see clause </w:t>
            </w:r>
            <w:r w:rsidR="00A45739">
              <w:rPr>
                <w:rFonts w:cs="Arial"/>
              </w:rPr>
              <w:t>18.</w:t>
            </w:r>
            <w:r w:rsidRPr="00910B6F">
              <w:rPr>
                <w:rFonts w:cs="Arial"/>
              </w:rPr>
              <w:t>11)</w:t>
            </w:r>
          </w:p>
          <w:p w14:paraId="08ED29EE" w14:textId="3E782A6B"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Facilities Layout Description  </w:t>
            </w:r>
            <w:r w:rsidRPr="00910B6F">
              <w:rPr>
                <w:rFonts w:cs="Arial"/>
              </w:rPr>
              <w:t>(</w:t>
            </w:r>
            <w:r w:rsidR="0058490A">
              <w:rPr>
                <w:rFonts w:cs="Arial"/>
              </w:rPr>
              <w:t xml:space="preserve">see clause </w:t>
            </w:r>
            <w:r w:rsidR="00A45739">
              <w:rPr>
                <w:rFonts w:cs="Arial"/>
              </w:rPr>
              <w:t>18.</w:t>
            </w:r>
            <w:r w:rsidRPr="00910B6F">
              <w:rPr>
                <w:rFonts w:cs="Arial"/>
              </w:rPr>
              <w:t>6)</w:t>
            </w:r>
          </w:p>
          <w:p w14:paraId="0D6E3288" w14:textId="589B5FA2"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Limits Description  </w:t>
            </w:r>
            <w:r w:rsidRPr="00910B6F">
              <w:rPr>
                <w:rFonts w:cs="Arial"/>
              </w:rPr>
              <w:t>(</w:t>
            </w:r>
            <w:r w:rsidR="0058490A">
              <w:rPr>
                <w:rFonts w:cs="Arial"/>
              </w:rPr>
              <w:t xml:space="preserve">see clause </w:t>
            </w:r>
            <w:r w:rsidR="00A45739">
              <w:rPr>
                <w:rFonts w:cs="Arial"/>
              </w:rPr>
              <w:t>18.</w:t>
            </w:r>
            <w:r w:rsidRPr="00910B6F">
              <w:rPr>
                <w:rFonts w:cs="Arial"/>
              </w:rPr>
              <w:t>16)</w:t>
            </w:r>
          </w:p>
          <w:p w14:paraId="57953F2E" w14:textId="21E39638"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Construction Information  </w:t>
            </w:r>
            <w:r w:rsidRPr="00910B6F">
              <w:rPr>
                <w:rFonts w:cs="Arial"/>
              </w:rPr>
              <w:t>(</w:t>
            </w:r>
            <w:r w:rsidR="0058490A">
              <w:rPr>
                <w:rFonts w:cs="Arial"/>
              </w:rPr>
              <w:t xml:space="preserve">see clause </w:t>
            </w:r>
            <w:r w:rsidR="00A45739">
              <w:rPr>
                <w:rFonts w:cs="Arial"/>
              </w:rPr>
              <w:t>18.</w:t>
            </w:r>
            <w:r w:rsidRPr="00910B6F">
              <w:rPr>
                <w:rFonts w:cs="Arial"/>
              </w:rPr>
              <w:t>3)</w:t>
            </w:r>
          </w:p>
          <w:p w14:paraId="13A5B542" w14:textId="1EB42AB4"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Cargo Services Description  </w:t>
            </w:r>
            <w:r w:rsidRPr="00910B6F">
              <w:rPr>
                <w:rFonts w:cs="Arial"/>
              </w:rPr>
              <w:t>(</w:t>
            </w:r>
            <w:r w:rsidR="0058490A">
              <w:rPr>
                <w:rFonts w:cs="Arial"/>
              </w:rPr>
              <w:t xml:space="preserve">see clause </w:t>
            </w:r>
            <w:r w:rsidR="00A45739">
              <w:rPr>
                <w:rFonts w:cs="Arial"/>
              </w:rPr>
              <w:t>18.</w:t>
            </w:r>
            <w:r w:rsidRPr="00910B6F">
              <w:rPr>
                <w:rFonts w:cs="Arial"/>
              </w:rPr>
              <w:t>2)</w:t>
            </w:r>
          </w:p>
          <w:p w14:paraId="57276DE1" w14:textId="5508D91B" w:rsidR="00910B6F" w:rsidRPr="00910B6F" w:rsidRDefault="00910B6F" w:rsidP="00910B6F">
            <w:pPr>
              <w:spacing w:before="120" w:after="120"/>
              <w:rPr>
                <w:rFonts w:cs="Arial"/>
              </w:rPr>
            </w:pPr>
            <w:r w:rsidRPr="00910B6F">
              <w:rPr>
                <w:rFonts w:cs="Arial"/>
              </w:rPr>
              <w:lastRenderedPageBreak/>
              <w:t xml:space="preserve">             </w:t>
            </w:r>
            <w:r w:rsidRPr="00910B6F">
              <w:rPr>
                <w:rFonts w:cs="Arial"/>
                <w:b/>
              </w:rPr>
              <w:t xml:space="preserve"> Weather Resource  </w:t>
            </w:r>
            <w:r w:rsidRPr="00910B6F">
              <w:rPr>
                <w:rFonts w:cs="Arial"/>
              </w:rPr>
              <w:t>(</w:t>
            </w:r>
            <w:r w:rsidR="0058490A">
              <w:rPr>
                <w:rFonts w:cs="Arial"/>
              </w:rPr>
              <w:t xml:space="preserve">see clause </w:t>
            </w:r>
            <w:r w:rsidR="00A45739">
              <w:rPr>
                <w:rFonts w:cs="Arial"/>
              </w:rPr>
              <w:t>18.</w:t>
            </w:r>
            <w:r w:rsidRPr="00910B6F">
              <w:rPr>
                <w:rFonts w:cs="Arial"/>
              </w:rPr>
              <w:t>32)</w:t>
            </w:r>
          </w:p>
          <w:p w14:paraId="1EAF46D4" w14:textId="77777777" w:rsidR="00910B6F" w:rsidRPr="00910B6F" w:rsidRDefault="00910B6F" w:rsidP="00910B6F">
            <w:pPr>
              <w:spacing w:before="120" w:after="120"/>
              <w:rPr>
                <w:rFonts w:cs="Arial"/>
              </w:rPr>
            </w:pPr>
          </w:p>
          <w:p w14:paraId="453CF0AE" w14:textId="6303090A" w:rsidR="00910B6F" w:rsidRDefault="00910B6F" w:rsidP="00910B6F">
            <w:pPr>
              <w:spacing w:before="120" w:after="120"/>
              <w:rPr>
                <w:ins w:id="4109" w:author="Raphael Malyankar" w:date="2022-10-21T00:21:00Z"/>
                <w:rFonts w:cs="Arial"/>
                <w:u w:val="single"/>
              </w:rPr>
            </w:pPr>
            <w:r w:rsidRPr="00910B6F">
              <w:rPr>
                <w:rFonts w:cs="Arial"/>
                <w:u w:val="single"/>
              </w:rPr>
              <w:t>Remarks:</w:t>
            </w:r>
          </w:p>
          <w:p w14:paraId="067EAB83" w14:textId="642396F9" w:rsidR="00BB0782" w:rsidRDefault="00BB0782" w:rsidP="00910B6F">
            <w:pPr>
              <w:spacing w:before="120" w:after="120"/>
              <w:rPr>
                <w:rFonts w:cs="Arial"/>
                <w:u w:val="single"/>
              </w:rPr>
            </w:pPr>
            <w:r w:rsidRPr="005F7629">
              <w:rPr>
                <w:rFonts w:cs="Arial"/>
              </w:rPr>
              <w:t>•</w:t>
            </w:r>
            <w:r>
              <w:rPr>
                <w:rFonts w:cs="Arial"/>
                <w:u w:val="single"/>
              </w:rPr>
              <w:t>No remarks.</w:t>
            </w:r>
          </w:p>
          <w:p w14:paraId="5F4A55FC" w14:textId="4C06FE39" w:rsidR="00BB0782" w:rsidRPr="00910B6F" w:rsidRDefault="00BB0782" w:rsidP="00910B6F">
            <w:pPr>
              <w:spacing w:before="120" w:after="120"/>
              <w:rPr>
                <w:rFonts w:cs="Arial"/>
              </w:rPr>
            </w:pPr>
            <w:ins w:id="4110" w:author="Raphael Malyankar" w:date="2022-10-21T00:21:00Z">
              <w:r>
                <w:rPr>
                  <w:rFonts w:cs="Arial"/>
                  <w:u w:val="single"/>
                </w:rPr>
                <w:t>Encoding</w:t>
              </w:r>
            </w:ins>
            <w:ins w:id="4111" w:author="Raphael Malyankar" w:date="2022-10-21T00:22:00Z">
              <w:r>
                <w:rPr>
                  <w:rFonts w:cs="Arial"/>
                  <w:u w:val="single"/>
                </w:rPr>
                <w:t xml:space="preserve"> instructions:</w:t>
              </w:r>
            </w:ins>
          </w:p>
          <w:p w14:paraId="67833678" w14:textId="180F9A93" w:rsidR="00BB0782" w:rsidRDefault="00BB0782" w:rsidP="005F7629">
            <w:pPr>
              <w:pStyle w:val="ListParagraph"/>
              <w:numPr>
                <w:ilvl w:val="0"/>
                <w:numId w:val="42"/>
              </w:numPr>
              <w:spacing w:before="120" w:after="120"/>
              <w:rPr>
                <w:ins w:id="4112" w:author="Raphael Malyankar" w:date="2022-10-21T00:23:00Z"/>
                <w:rFonts w:cs="Arial"/>
              </w:rPr>
            </w:pPr>
            <w:ins w:id="4113" w:author="Raphael Malyankar" w:date="2022-10-21T00:23:00Z">
              <w:r>
                <w:rPr>
                  <w:rFonts w:cs="Arial"/>
                </w:rPr>
                <w:t>Information encoded in this comple</w:t>
              </w:r>
            </w:ins>
            <w:ins w:id="4114" w:author="Raphael Malyankar" w:date="2022-10-21T00:24:00Z">
              <w:r>
                <w:rPr>
                  <w:rFonts w:cs="Arial"/>
                </w:rPr>
                <w:t>x attribute</w:t>
              </w:r>
            </w:ins>
            <w:ins w:id="4115" w:author="Raphael Malyankar" w:date="2022-10-21T00:23:00Z">
              <w:r w:rsidRPr="00BB0782">
                <w:rPr>
                  <w:rFonts w:cs="Arial"/>
                </w:rPr>
                <w:t xml:space="preserve"> should be confined to information not contained in any other attributes, features, or information types.</w:t>
              </w:r>
            </w:ins>
          </w:p>
          <w:p w14:paraId="62B27D57" w14:textId="3690AE80" w:rsidR="00910B6F" w:rsidRDefault="005F7629" w:rsidP="005F7629">
            <w:pPr>
              <w:pStyle w:val="ListParagraph"/>
              <w:numPr>
                <w:ilvl w:val="0"/>
                <w:numId w:val="42"/>
              </w:numPr>
              <w:spacing w:before="120" w:after="120"/>
              <w:rPr>
                <w:ins w:id="4116" w:author="Raphael Malyankar" w:date="2022-10-20T23:59:00Z"/>
                <w:rFonts w:cs="Arial"/>
              </w:rPr>
            </w:pPr>
            <w:ins w:id="4117" w:author="Raphael Malyankar" w:date="2022-10-20T22:44:00Z">
              <w:r w:rsidRPr="005F7629">
                <w:rPr>
                  <w:rFonts w:cs="Arial"/>
                </w:rPr>
                <w:t xml:space="preserve">Services for import and export cargoes should be described in separate instances of </w:t>
              </w:r>
              <w:proofErr w:type="spellStart"/>
              <w:r w:rsidRPr="005F7629">
                <w:rPr>
                  <w:rFonts w:cs="Arial"/>
                  <w:i/>
                  <w:iCs/>
                </w:rPr>
                <w:t>cargoServicesDescription</w:t>
              </w:r>
              <w:proofErr w:type="spellEnd"/>
              <w:r w:rsidRPr="005F7629">
                <w:rPr>
                  <w:rFonts w:cs="Arial"/>
                </w:rPr>
                <w:t>.</w:t>
              </w:r>
            </w:ins>
          </w:p>
          <w:p w14:paraId="3E83BD5B" w14:textId="77777777" w:rsidR="0027016F" w:rsidRDefault="0027016F" w:rsidP="005F7629">
            <w:pPr>
              <w:pStyle w:val="ListParagraph"/>
              <w:numPr>
                <w:ilvl w:val="0"/>
                <w:numId w:val="42"/>
              </w:numPr>
              <w:spacing w:before="120" w:after="120"/>
              <w:rPr>
                <w:ins w:id="4118" w:author="Raphael Malyankar" w:date="2022-10-24T00:18:00Z"/>
                <w:rFonts w:cs="Arial"/>
              </w:rPr>
            </w:pPr>
            <w:ins w:id="4119" w:author="Raphael Malyankar" w:date="2022-10-20T23:59:00Z">
              <w:r>
                <w:rPr>
                  <w:rFonts w:cs="Arial"/>
                </w:rPr>
                <w:t xml:space="preserve">The sub-attribute </w:t>
              </w:r>
              <w:proofErr w:type="spellStart"/>
              <w:r w:rsidRPr="0027016F">
                <w:rPr>
                  <w:rFonts w:cs="Arial"/>
                  <w:i/>
                  <w:iCs/>
                </w:rPr>
                <w:t>facilitiesLayoutDescription</w:t>
              </w:r>
              <w:proofErr w:type="spellEnd"/>
              <w:r>
                <w:rPr>
                  <w:rFonts w:cs="Arial"/>
                </w:rPr>
                <w:t xml:space="preserve"> </w:t>
              </w:r>
            </w:ins>
            <w:ins w:id="4120" w:author="Raphael Malyankar" w:date="2022-10-21T00:25:00Z">
              <w:r w:rsidR="00BB0782">
                <w:rPr>
                  <w:rFonts w:cs="Arial"/>
                </w:rPr>
                <w:t>may be</w:t>
              </w:r>
            </w:ins>
            <w:ins w:id="4121" w:author="Raphael Malyankar" w:date="2022-10-20T23:59:00Z">
              <w:r>
                <w:rPr>
                  <w:rFonts w:cs="Arial"/>
                </w:rPr>
                <w:t xml:space="preserve"> used to provide a general description of the arrangement of</w:t>
              </w:r>
            </w:ins>
            <w:ins w:id="4122" w:author="Raphael Malyankar" w:date="2022-10-21T00:02:00Z">
              <w:r>
                <w:rPr>
                  <w:rFonts w:cs="Arial"/>
                </w:rPr>
                <w:t xml:space="preserve"> port</w:t>
              </w:r>
            </w:ins>
            <w:ins w:id="4123" w:author="Raphael Malyankar" w:date="2022-10-20T23:59:00Z">
              <w:r>
                <w:rPr>
                  <w:rFonts w:cs="Arial"/>
                </w:rPr>
                <w:t xml:space="preserve"> f</w:t>
              </w:r>
            </w:ins>
            <w:ins w:id="4124" w:author="Raphael Malyankar" w:date="2022-10-21T00:00:00Z">
              <w:r>
                <w:rPr>
                  <w:rFonts w:cs="Arial"/>
                </w:rPr>
                <w:t xml:space="preserve">acilities </w:t>
              </w:r>
            </w:ins>
            <w:ins w:id="4125" w:author="Raphael Malyankar" w:date="2022-10-21T00:01:00Z">
              <w:r>
                <w:rPr>
                  <w:rFonts w:cs="Arial"/>
                </w:rPr>
                <w:t>within the boundaries</w:t>
              </w:r>
            </w:ins>
            <w:ins w:id="4126" w:author="Raphael Malyankar" w:date="2022-10-21T00:02:00Z">
              <w:r>
                <w:rPr>
                  <w:rFonts w:cs="Arial"/>
                </w:rPr>
                <w:t xml:space="preserve"> of the feature to which </w:t>
              </w:r>
            </w:ins>
            <w:ins w:id="4127" w:author="Raphael Malyankar" w:date="2022-10-21T00:26:00Z">
              <w:r w:rsidR="00BB0782">
                <w:rPr>
                  <w:rFonts w:cs="Arial"/>
                </w:rPr>
                <w:t>the particular</w:t>
              </w:r>
            </w:ins>
            <w:ins w:id="4128" w:author="Raphael Malyankar" w:date="2022-10-21T00:25:00Z">
              <w:r w:rsidR="00BB0782">
                <w:rPr>
                  <w:rFonts w:cs="Arial"/>
                </w:rPr>
                <w:t xml:space="preserve"> </w:t>
              </w:r>
            </w:ins>
            <w:ins w:id="4129" w:author="Raphael Malyankar" w:date="2022-10-21T00:26:00Z">
              <w:r w:rsidR="00BB0782">
                <w:rPr>
                  <w:rFonts w:cs="Arial"/>
                </w:rPr>
                <w:t xml:space="preserve">instance of </w:t>
              </w:r>
            </w:ins>
            <w:proofErr w:type="spellStart"/>
            <w:ins w:id="4130" w:author="Raphael Malyankar" w:date="2022-10-21T00:27:00Z">
              <w:r w:rsidR="00BB0782" w:rsidRPr="00BB0782">
                <w:rPr>
                  <w:rFonts w:cs="Arial"/>
                  <w:i/>
                  <w:iCs/>
                </w:rPr>
                <w:t>generalHarbourInformation</w:t>
              </w:r>
            </w:ins>
            <w:proofErr w:type="spellEnd"/>
            <w:ins w:id="4131" w:author="Raphael Malyankar" w:date="2022-10-21T00:25:00Z">
              <w:r w:rsidR="00BB0782">
                <w:rPr>
                  <w:rFonts w:cs="Arial"/>
                </w:rPr>
                <w:t xml:space="preserve"> </w:t>
              </w:r>
            </w:ins>
            <w:ins w:id="4132" w:author="Raphael Malyankar" w:date="2022-10-21T00:26:00Z">
              <w:r w:rsidR="00BB0782">
                <w:rPr>
                  <w:rFonts w:cs="Arial"/>
                </w:rPr>
                <w:t>belongs</w:t>
              </w:r>
            </w:ins>
            <w:ins w:id="4133" w:author="Raphael Malyankar" w:date="2022-10-21T00:00:00Z">
              <w:r>
                <w:rPr>
                  <w:rFonts w:cs="Arial"/>
                </w:rPr>
                <w:t>.</w:t>
              </w:r>
            </w:ins>
          </w:p>
          <w:p w14:paraId="4DEA2FDB" w14:textId="782F6D4B" w:rsidR="003A084D" w:rsidRPr="003A084D" w:rsidRDefault="003A084D" w:rsidP="003A084D">
            <w:pPr>
              <w:pStyle w:val="ListParagraph"/>
              <w:numPr>
                <w:ilvl w:val="0"/>
                <w:numId w:val="42"/>
              </w:numPr>
              <w:rPr>
                <w:rFonts w:cs="Arial"/>
              </w:rPr>
            </w:pPr>
            <w:ins w:id="4134" w:author="Raphael Malyankar" w:date="2022-10-24T00:19:00Z">
              <w:r w:rsidRPr="003A084D">
                <w:rPr>
                  <w:rFonts w:cs="Arial"/>
                </w:rPr>
                <w:t xml:space="preserve">In the complex attribute </w:t>
              </w:r>
              <w:proofErr w:type="spellStart"/>
              <w:r w:rsidRPr="003A084D">
                <w:rPr>
                  <w:rFonts w:cs="Arial"/>
                  <w:i/>
                  <w:iCs/>
                </w:rPr>
                <w:t>weatherResource</w:t>
              </w:r>
              <w:proofErr w:type="spellEnd"/>
              <w:r w:rsidRPr="003A084D">
                <w:rPr>
                  <w:rFonts w:cs="Arial"/>
                </w:rPr>
                <w:t xml:space="preserve">, at least one of </w:t>
              </w:r>
              <w:proofErr w:type="spellStart"/>
              <w:r w:rsidRPr="003A084D">
                <w:rPr>
                  <w:rFonts w:cs="Arial"/>
                  <w:i/>
                  <w:iCs/>
                </w:rPr>
                <w:t>onlineResource</w:t>
              </w:r>
              <w:proofErr w:type="spellEnd"/>
              <w:r w:rsidRPr="003A084D">
                <w:rPr>
                  <w:rFonts w:cs="Arial"/>
                </w:rPr>
                <w:t xml:space="preserve"> or </w:t>
              </w:r>
              <w:proofErr w:type="spellStart"/>
              <w:r w:rsidRPr="003A084D">
                <w:rPr>
                  <w:rFonts w:cs="Arial"/>
                  <w:i/>
                  <w:iCs/>
                </w:rPr>
                <w:t>textContent</w:t>
              </w:r>
              <w:proofErr w:type="spellEnd"/>
              <w:r w:rsidRPr="003A084D">
                <w:rPr>
                  <w:rFonts w:cs="Arial"/>
                </w:rPr>
                <w:t xml:space="preserve"> must be populated. If </w:t>
              </w:r>
              <w:proofErr w:type="spellStart"/>
              <w:r w:rsidRPr="003A084D">
                <w:rPr>
                  <w:rFonts w:cs="Arial"/>
                  <w:i/>
                  <w:iCs/>
                </w:rPr>
                <w:t>onlineResource</w:t>
              </w:r>
              <w:proofErr w:type="spellEnd"/>
              <w:r w:rsidRPr="003A084D">
                <w:rPr>
                  <w:rFonts w:cs="Arial"/>
                </w:rPr>
                <w:t xml:space="preserve"> is populated </w:t>
              </w:r>
              <w:proofErr w:type="spellStart"/>
              <w:r w:rsidRPr="003A084D">
                <w:rPr>
                  <w:rFonts w:cs="Arial"/>
                  <w:i/>
                  <w:iCs/>
                </w:rPr>
                <w:t>dynamicResource</w:t>
              </w:r>
              <w:proofErr w:type="spellEnd"/>
              <w:r w:rsidRPr="003A084D">
                <w:rPr>
                  <w:rFonts w:cs="Arial"/>
                </w:rPr>
                <w:t xml:space="preserve"> must be populated.</w:t>
              </w:r>
            </w:ins>
          </w:p>
        </w:tc>
      </w:tr>
    </w:tbl>
    <w:p w14:paraId="66D4C7A3" w14:textId="77777777" w:rsidR="00910B6F" w:rsidRPr="00910B6F" w:rsidRDefault="00910B6F" w:rsidP="00910B6F">
      <w:pPr>
        <w:spacing w:before="240"/>
        <w:rPr>
          <w:b/>
        </w:rPr>
      </w:pPr>
    </w:p>
    <w:p w14:paraId="0BFB97C0" w14:textId="77777777" w:rsidR="00910B6F" w:rsidRPr="00910B6F" w:rsidRDefault="00910B6F" w:rsidP="00716062">
      <w:pPr>
        <w:pStyle w:val="Heading2"/>
      </w:pPr>
      <w:bookmarkStart w:id="4135" w:name="_Toc120214824"/>
      <w:r w:rsidRPr="00910B6F">
        <w:t>General Port Description</w:t>
      </w:r>
      <w:bookmarkEnd w:id="4135"/>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054CD0B7" w14:textId="77777777" w:rsidTr="004879A4">
        <w:tc>
          <w:tcPr>
            <w:tcW w:w="5000" w:type="pct"/>
            <w:shd w:val="clear" w:color="auto" w:fill="auto"/>
          </w:tcPr>
          <w:p w14:paraId="4DF96AEE"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General, introductory information about the port.</w:t>
            </w:r>
          </w:p>
          <w:p w14:paraId="7487FF8E" w14:textId="77777777" w:rsidR="00910B6F" w:rsidRPr="00910B6F" w:rsidRDefault="00910B6F" w:rsidP="00910B6F">
            <w:pPr>
              <w:spacing w:before="120" w:after="120"/>
              <w:rPr>
                <w:rFonts w:cs="Arial"/>
              </w:rPr>
            </w:pPr>
            <w:r w:rsidRPr="00910B6F">
              <w:rPr>
                <w:rFonts w:cs="Arial"/>
                <w:u w:val="single"/>
              </w:rPr>
              <w:t>Sub-attributes:</w:t>
            </w:r>
          </w:p>
          <w:p w14:paraId="2063D549" w14:textId="280371B3"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Text Content  </w:t>
            </w:r>
            <w:r w:rsidRPr="00910B6F">
              <w:rPr>
                <w:rFonts w:cs="Arial"/>
              </w:rPr>
              <w:t>(</w:t>
            </w:r>
            <w:r w:rsidR="0058490A">
              <w:rPr>
                <w:rFonts w:cs="Arial"/>
              </w:rPr>
              <w:t xml:space="preserve">see clause </w:t>
            </w:r>
            <w:r w:rsidR="00A45739">
              <w:rPr>
                <w:rFonts w:cs="Arial"/>
              </w:rPr>
              <w:t>18.</w:t>
            </w:r>
            <w:r w:rsidRPr="00910B6F">
              <w:rPr>
                <w:rFonts w:cs="Arial"/>
              </w:rPr>
              <w:t>28)</w:t>
            </w:r>
          </w:p>
          <w:p w14:paraId="30FA1E2C" w14:textId="77777777" w:rsidR="00910B6F" w:rsidRPr="00910B6F" w:rsidRDefault="00910B6F" w:rsidP="00910B6F">
            <w:pPr>
              <w:spacing w:before="120" w:after="120"/>
              <w:rPr>
                <w:rFonts w:cs="Arial"/>
              </w:rPr>
            </w:pPr>
          </w:p>
          <w:p w14:paraId="066450DC" w14:textId="77777777" w:rsidR="00910B6F" w:rsidRPr="00910B6F" w:rsidRDefault="00910B6F" w:rsidP="00910B6F">
            <w:pPr>
              <w:spacing w:before="120" w:after="120"/>
              <w:rPr>
                <w:rFonts w:cs="Arial"/>
              </w:rPr>
            </w:pPr>
            <w:r w:rsidRPr="00910B6F">
              <w:rPr>
                <w:rFonts w:cs="Arial"/>
                <w:u w:val="single"/>
              </w:rPr>
              <w:t>Remarks:</w:t>
            </w:r>
          </w:p>
          <w:p w14:paraId="517EB75A" w14:textId="77777777" w:rsidR="00910B6F" w:rsidRPr="00910B6F" w:rsidRDefault="00910B6F" w:rsidP="00910B6F">
            <w:pPr>
              <w:spacing w:before="120" w:after="120"/>
              <w:rPr>
                <w:rFonts w:cs="Arial"/>
              </w:rPr>
            </w:pPr>
            <w:r w:rsidRPr="00910B6F">
              <w:rPr>
                <w:rFonts w:cs="Arial"/>
              </w:rPr>
              <w:t>•No remarks.</w:t>
            </w:r>
          </w:p>
        </w:tc>
      </w:tr>
    </w:tbl>
    <w:p w14:paraId="6EEFA7DD" w14:textId="77777777" w:rsidR="00910B6F" w:rsidRPr="00910B6F" w:rsidRDefault="00910B6F" w:rsidP="00910B6F">
      <w:pPr>
        <w:spacing w:before="240"/>
        <w:rPr>
          <w:b/>
        </w:rPr>
      </w:pPr>
    </w:p>
    <w:p w14:paraId="7B07A9A4" w14:textId="77777777" w:rsidR="00910B6F" w:rsidRPr="00910B6F" w:rsidRDefault="00910B6F" w:rsidP="00716062">
      <w:pPr>
        <w:pStyle w:val="Heading2"/>
      </w:pPr>
      <w:bookmarkStart w:id="4136" w:name="_Toc120214825"/>
      <w:r w:rsidRPr="00910B6F">
        <w:t>Graphic</w:t>
      </w:r>
      <w:bookmarkEnd w:id="4136"/>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24AD6DBC" w14:textId="77777777" w:rsidTr="004879A4">
        <w:tc>
          <w:tcPr>
            <w:tcW w:w="5000" w:type="pct"/>
            <w:shd w:val="clear" w:color="auto" w:fill="auto"/>
          </w:tcPr>
          <w:p w14:paraId="7003E931"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Pictorial information such as a photograph, sketch or other graphic, optionally accompanied by descriptive information about the graphic and the location relative to its subject from which it was made.</w:t>
            </w:r>
          </w:p>
          <w:p w14:paraId="6115FD4D" w14:textId="77777777" w:rsidR="00910B6F" w:rsidRPr="00910B6F" w:rsidRDefault="00910B6F" w:rsidP="00910B6F">
            <w:pPr>
              <w:spacing w:before="120" w:after="120"/>
              <w:rPr>
                <w:rFonts w:cs="Arial"/>
              </w:rPr>
            </w:pPr>
            <w:r w:rsidRPr="00910B6F">
              <w:rPr>
                <w:rFonts w:cs="Arial"/>
                <w:u w:val="single"/>
              </w:rPr>
              <w:t>Sub-attributes:</w:t>
            </w:r>
          </w:p>
          <w:p w14:paraId="23A36098" w14:textId="312C146A"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Pictorial Representation  </w:t>
            </w:r>
            <w:r w:rsidRPr="00910B6F">
              <w:rPr>
                <w:rFonts w:cs="Arial"/>
              </w:rPr>
              <w:t>(</w:t>
            </w:r>
            <w:r w:rsidR="0058490A">
              <w:rPr>
                <w:rFonts w:cs="Arial"/>
              </w:rPr>
              <w:t xml:space="preserve">see clause </w:t>
            </w:r>
            <w:r w:rsidR="00A45739">
              <w:rPr>
                <w:rFonts w:cs="Arial"/>
              </w:rPr>
              <w:t>17.</w:t>
            </w:r>
            <w:r w:rsidRPr="00910B6F">
              <w:rPr>
                <w:rFonts w:cs="Arial"/>
              </w:rPr>
              <w:t>83)</w:t>
            </w:r>
          </w:p>
          <w:p w14:paraId="4DBD7718" w14:textId="47121333"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Picture Caption  </w:t>
            </w:r>
            <w:r w:rsidRPr="00910B6F">
              <w:rPr>
                <w:rFonts w:cs="Arial"/>
              </w:rPr>
              <w:t>(</w:t>
            </w:r>
            <w:r w:rsidR="0058490A">
              <w:rPr>
                <w:rFonts w:cs="Arial"/>
              </w:rPr>
              <w:t xml:space="preserve">see clause </w:t>
            </w:r>
            <w:r w:rsidR="00A45739">
              <w:rPr>
                <w:rFonts w:cs="Arial"/>
              </w:rPr>
              <w:t>17.</w:t>
            </w:r>
            <w:r w:rsidRPr="00910B6F">
              <w:rPr>
                <w:rFonts w:cs="Arial"/>
              </w:rPr>
              <w:t>84)</w:t>
            </w:r>
          </w:p>
          <w:p w14:paraId="788E9F51" w14:textId="4DB5389E"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Source Date  </w:t>
            </w:r>
            <w:r w:rsidRPr="00910B6F">
              <w:rPr>
                <w:rFonts w:cs="Arial"/>
              </w:rPr>
              <w:t>(</w:t>
            </w:r>
            <w:r w:rsidR="0058490A">
              <w:rPr>
                <w:rFonts w:cs="Arial"/>
              </w:rPr>
              <w:t xml:space="preserve">see clause </w:t>
            </w:r>
            <w:r w:rsidR="00A45739">
              <w:rPr>
                <w:rFonts w:cs="Arial"/>
              </w:rPr>
              <w:t>17.</w:t>
            </w:r>
            <w:r w:rsidRPr="00910B6F">
              <w:rPr>
                <w:rFonts w:cs="Arial"/>
              </w:rPr>
              <w:t>103)</w:t>
            </w:r>
          </w:p>
          <w:p w14:paraId="1282F132" w14:textId="79595514"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Picture Information  </w:t>
            </w:r>
            <w:r w:rsidRPr="00910B6F">
              <w:rPr>
                <w:rFonts w:cs="Arial"/>
              </w:rPr>
              <w:t>(</w:t>
            </w:r>
            <w:r w:rsidR="0058490A">
              <w:rPr>
                <w:rFonts w:cs="Arial"/>
              </w:rPr>
              <w:t xml:space="preserve">see clause </w:t>
            </w:r>
            <w:r w:rsidR="00A45739">
              <w:rPr>
                <w:rFonts w:cs="Arial"/>
              </w:rPr>
              <w:t>17.</w:t>
            </w:r>
            <w:r w:rsidRPr="00910B6F">
              <w:rPr>
                <w:rFonts w:cs="Arial"/>
              </w:rPr>
              <w:t>85)</w:t>
            </w:r>
          </w:p>
          <w:p w14:paraId="446BCDED" w14:textId="1AEAE8C1"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Bearing Information  </w:t>
            </w:r>
            <w:r w:rsidRPr="00910B6F">
              <w:rPr>
                <w:rFonts w:cs="Arial"/>
              </w:rPr>
              <w:t>(</w:t>
            </w:r>
            <w:r w:rsidR="0058490A">
              <w:rPr>
                <w:rFonts w:cs="Arial"/>
              </w:rPr>
              <w:t xml:space="preserve">see clause </w:t>
            </w:r>
            <w:r w:rsidR="00A45739">
              <w:rPr>
                <w:rFonts w:cs="Arial"/>
              </w:rPr>
              <w:t>18.</w:t>
            </w:r>
            <w:r w:rsidRPr="00910B6F">
              <w:rPr>
                <w:rFonts w:cs="Arial"/>
              </w:rPr>
              <w:t>1)</w:t>
            </w:r>
          </w:p>
          <w:p w14:paraId="76C7D0DD" w14:textId="77777777" w:rsidR="00910B6F" w:rsidRPr="00910B6F" w:rsidRDefault="00910B6F" w:rsidP="00910B6F">
            <w:pPr>
              <w:spacing w:before="120" w:after="120"/>
              <w:rPr>
                <w:rFonts w:cs="Arial"/>
              </w:rPr>
            </w:pPr>
          </w:p>
          <w:p w14:paraId="6AA4B155" w14:textId="77777777" w:rsidR="00910B6F" w:rsidRPr="00910B6F" w:rsidRDefault="00910B6F" w:rsidP="00910B6F">
            <w:pPr>
              <w:spacing w:before="120" w:after="120"/>
              <w:rPr>
                <w:rFonts w:cs="Arial"/>
              </w:rPr>
            </w:pPr>
            <w:r w:rsidRPr="00910B6F">
              <w:rPr>
                <w:rFonts w:cs="Arial"/>
                <w:u w:val="single"/>
              </w:rPr>
              <w:t>Remarks:</w:t>
            </w:r>
          </w:p>
          <w:p w14:paraId="4B33FE3E" w14:textId="77777777" w:rsidR="00910B6F" w:rsidRPr="00910B6F" w:rsidRDefault="00910B6F" w:rsidP="00910B6F">
            <w:pPr>
              <w:spacing w:before="120" w:after="120"/>
              <w:rPr>
                <w:rFonts w:cs="Arial"/>
              </w:rPr>
            </w:pPr>
            <w:r w:rsidRPr="00910B6F">
              <w:rPr>
                <w:rFonts w:cs="Arial"/>
              </w:rPr>
              <w:t>•No remarks.</w:t>
            </w:r>
          </w:p>
        </w:tc>
      </w:tr>
    </w:tbl>
    <w:p w14:paraId="2C579DA4" w14:textId="77777777" w:rsidR="00910B6F" w:rsidRPr="00910B6F" w:rsidRDefault="00910B6F" w:rsidP="00910B6F">
      <w:pPr>
        <w:spacing w:before="240"/>
        <w:rPr>
          <w:b/>
        </w:rPr>
      </w:pPr>
    </w:p>
    <w:p w14:paraId="384755F9" w14:textId="77777777" w:rsidR="00910B6F" w:rsidRPr="00910B6F" w:rsidRDefault="00910B6F" w:rsidP="00716062">
      <w:pPr>
        <w:pStyle w:val="Heading2"/>
      </w:pPr>
      <w:bookmarkStart w:id="4137" w:name="_Toc120214826"/>
      <w:r w:rsidRPr="00910B6F">
        <w:lastRenderedPageBreak/>
        <w:t>Horizontal Position Uncertainty</w:t>
      </w:r>
      <w:bookmarkEnd w:id="4137"/>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09F8D743" w14:textId="77777777" w:rsidTr="004879A4">
        <w:tc>
          <w:tcPr>
            <w:tcW w:w="5000" w:type="pct"/>
            <w:shd w:val="clear" w:color="auto" w:fill="auto"/>
          </w:tcPr>
          <w:p w14:paraId="23BA108B"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The best estimate of the accuracy of a position.</w:t>
            </w:r>
          </w:p>
          <w:p w14:paraId="34196B3B" w14:textId="77777777" w:rsidR="00910B6F" w:rsidRPr="00910B6F" w:rsidRDefault="00910B6F" w:rsidP="00910B6F">
            <w:pPr>
              <w:spacing w:before="120" w:after="120"/>
              <w:rPr>
                <w:rFonts w:cs="Arial"/>
              </w:rPr>
            </w:pPr>
            <w:r w:rsidRPr="00910B6F">
              <w:rPr>
                <w:rFonts w:cs="Arial"/>
                <w:u w:val="single"/>
              </w:rPr>
              <w:t>Sub-attributes:</w:t>
            </w:r>
          </w:p>
          <w:p w14:paraId="4E337BE4" w14:textId="74F255D2"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Uncertainty Fixed  </w:t>
            </w:r>
            <w:r w:rsidRPr="00910B6F">
              <w:rPr>
                <w:rFonts w:cs="Arial"/>
              </w:rPr>
              <w:t>(</w:t>
            </w:r>
            <w:r w:rsidR="0058490A">
              <w:rPr>
                <w:rFonts w:cs="Arial"/>
              </w:rPr>
              <w:t xml:space="preserve">see clause </w:t>
            </w:r>
            <w:r w:rsidR="00A45739">
              <w:rPr>
                <w:rFonts w:cs="Arial"/>
              </w:rPr>
              <w:t>17.</w:t>
            </w:r>
            <w:r w:rsidRPr="00910B6F">
              <w:rPr>
                <w:rFonts w:cs="Arial"/>
              </w:rPr>
              <w:t>120)</w:t>
            </w:r>
          </w:p>
          <w:p w14:paraId="2824C248" w14:textId="364BB47E"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Uncertainty Variable Factor  </w:t>
            </w:r>
            <w:r w:rsidRPr="00910B6F">
              <w:rPr>
                <w:rFonts w:cs="Arial"/>
              </w:rPr>
              <w:t>(</w:t>
            </w:r>
            <w:r w:rsidR="0058490A">
              <w:rPr>
                <w:rFonts w:cs="Arial"/>
              </w:rPr>
              <w:t xml:space="preserve">see clause </w:t>
            </w:r>
            <w:r w:rsidR="00A45739">
              <w:rPr>
                <w:rFonts w:cs="Arial"/>
              </w:rPr>
              <w:t>17.</w:t>
            </w:r>
            <w:r w:rsidRPr="00910B6F">
              <w:rPr>
                <w:rFonts w:cs="Arial"/>
              </w:rPr>
              <w:t>121)</w:t>
            </w:r>
          </w:p>
          <w:p w14:paraId="253DFF94" w14:textId="77777777" w:rsidR="00910B6F" w:rsidRPr="00910B6F" w:rsidRDefault="00910B6F" w:rsidP="00910B6F">
            <w:pPr>
              <w:spacing w:before="120" w:after="120"/>
              <w:rPr>
                <w:rFonts w:cs="Arial"/>
              </w:rPr>
            </w:pPr>
          </w:p>
          <w:p w14:paraId="568285D0" w14:textId="77777777" w:rsidR="00910B6F" w:rsidRPr="00910B6F" w:rsidRDefault="00910B6F" w:rsidP="00910B6F">
            <w:pPr>
              <w:spacing w:before="120" w:after="120"/>
              <w:rPr>
                <w:rFonts w:cs="Arial"/>
              </w:rPr>
            </w:pPr>
            <w:r w:rsidRPr="00910B6F">
              <w:rPr>
                <w:rFonts w:cs="Arial"/>
                <w:u w:val="single"/>
              </w:rPr>
              <w:t>Remarks:</w:t>
            </w:r>
          </w:p>
          <w:p w14:paraId="68546D7A" w14:textId="77777777" w:rsidR="00910B6F" w:rsidRPr="00910B6F" w:rsidRDefault="00910B6F" w:rsidP="00910B6F">
            <w:pPr>
              <w:spacing w:before="120" w:after="120"/>
              <w:rPr>
                <w:rFonts w:cs="Arial"/>
              </w:rPr>
            </w:pPr>
            <w:r w:rsidRPr="00910B6F">
              <w:rPr>
                <w:rFonts w:cs="Arial"/>
              </w:rPr>
              <w:t xml:space="preserve"> The expected input is the maximum of the two-dimensional error. The error is assumed to be positive and negative.</w:t>
            </w:r>
          </w:p>
        </w:tc>
      </w:tr>
    </w:tbl>
    <w:p w14:paraId="2A66D512" w14:textId="77777777" w:rsidR="00910B6F" w:rsidRPr="00910B6F" w:rsidRDefault="00910B6F" w:rsidP="00910B6F">
      <w:pPr>
        <w:spacing w:before="240"/>
        <w:rPr>
          <w:b/>
        </w:rPr>
      </w:pPr>
    </w:p>
    <w:p w14:paraId="4608E210" w14:textId="77777777" w:rsidR="00910B6F" w:rsidRPr="00910B6F" w:rsidRDefault="00910B6F" w:rsidP="00716062">
      <w:pPr>
        <w:pStyle w:val="Heading2"/>
      </w:pPr>
      <w:bookmarkStart w:id="4138" w:name="_Toc120214827"/>
      <w:r w:rsidRPr="00910B6F">
        <w:t>Information</w:t>
      </w:r>
      <w:bookmarkEnd w:id="4138"/>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6EB4D15E" w14:textId="77777777" w:rsidTr="004879A4">
        <w:tc>
          <w:tcPr>
            <w:tcW w:w="5000" w:type="pct"/>
            <w:shd w:val="clear" w:color="auto" w:fill="auto"/>
          </w:tcPr>
          <w:p w14:paraId="5DD56770"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Textual information about the feature. The information may be provided as a string of text or as a file name of a single external text file that contains the text.</w:t>
            </w:r>
          </w:p>
          <w:p w14:paraId="5EEE158B" w14:textId="77777777" w:rsidR="00910B6F" w:rsidRPr="00910B6F" w:rsidRDefault="00910B6F" w:rsidP="00910B6F">
            <w:pPr>
              <w:spacing w:before="120" w:after="120"/>
              <w:rPr>
                <w:rFonts w:cs="Arial"/>
              </w:rPr>
            </w:pPr>
            <w:r w:rsidRPr="00910B6F">
              <w:rPr>
                <w:rFonts w:cs="Arial"/>
                <w:u w:val="single"/>
              </w:rPr>
              <w:t>Sub-attributes:</w:t>
            </w:r>
          </w:p>
          <w:p w14:paraId="6EBD57E0" w14:textId="7AFE5002"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File Locator  </w:t>
            </w:r>
            <w:r w:rsidRPr="00910B6F">
              <w:rPr>
                <w:rFonts w:cs="Arial"/>
              </w:rPr>
              <w:t>(</w:t>
            </w:r>
            <w:r w:rsidR="0058490A">
              <w:rPr>
                <w:rFonts w:cs="Arial"/>
              </w:rPr>
              <w:t xml:space="preserve">see clause </w:t>
            </w:r>
            <w:r w:rsidR="00A45739">
              <w:rPr>
                <w:rFonts w:cs="Arial"/>
              </w:rPr>
              <w:t>17.</w:t>
            </w:r>
            <w:r w:rsidRPr="00910B6F">
              <w:rPr>
                <w:rFonts w:cs="Arial"/>
              </w:rPr>
              <w:t>49)</w:t>
            </w:r>
          </w:p>
          <w:p w14:paraId="70E1192B" w14:textId="6A3251D4"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File Reference  </w:t>
            </w:r>
            <w:r w:rsidRPr="00910B6F">
              <w:rPr>
                <w:rFonts w:cs="Arial"/>
              </w:rPr>
              <w:t>(</w:t>
            </w:r>
            <w:r w:rsidR="0058490A">
              <w:rPr>
                <w:rFonts w:cs="Arial"/>
              </w:rPr>
              <w:t xml:space="preserve">see clause </w:t>
            </w:r>
            <w:r w:rsidR="00A45739">
              <w:rPr>
                <w:rFonts w:cs="Arial"/>
              </w:rPr>
              <w:t>17.</w:t>
            </w:r>
            <w:r w:rsidRPr="00910B6F">
              <w:rPr>
                <w:rFonts w:cs="Arial"/>
              </w:rPr>
              <w:t>50)</w:t>
            </w:r>
          </w:p>
          <w:p w14:paraId="068F7CF0" w14:textId="16277D0B"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Headline  </w:t>
            </w:r>
            <w:r w:rsidRPr="00910B6F">
              <w:rPr>
                <w:rFonts w:cs="Arial"/>
              </w:rPr>
              <w:t>(</w:t>
            </w:r>
            <w:r w:rsidR="0058490A">
              <w:rPr>
                <w:rFonts w:cs="Arial"/>
              </w:rPr>
              <w:t xml:space="preserve">see clause </w:t>
            </w:r>
            <w:r w:rsidR="00A45739">
              <w:rPr>
                <w:rFonts w:cs="Arial"/>
              </w:rPr>
              <w:t>17.</w:t>
            </w:r>
            <w:r w:rsidRPr="00910B6F">
              <w:rPr>
                <w:rFonts w:cs="Arial"/>
              </w:rPr>
              <w:t>55)</w:t>
            </w:r>
          </w:p>
          <w:p w14:paraId="49B8AF78" w14:textId="62CF2B5B"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Language  </w:t>
            </w:r>
            <w:r w:rsidRPr="00910B6F">
              <w:rPr>
                <w:rFonts w:cs="Arial"/>
              </w:rPr>
              <w:t>(</w:t>
            </w:r>
            <w:r w:rsidR="0058490A">
              <w:rPr>
                <w:rFonts w:cs="Arial"/>
              </w:rPr>
              <w:t xml:space="preserve">see clause </w:t>
            </w:r>
            <w:r w:rsidR="00A45739">
              <w:rPr>
                <w:rFonts w:cs="Arial"/>
              </w:rPr>
              <w:t>17.</w:t>
            </w:r>
            <w:r w:rsidRPr="00910B6F">
              <w:rPr>
                <w:rFonts w:cs="Arial"/>
              </w:rPr>
              <w:t>62)</w:t>
            </w:r>
          </w:p>
          <w:p w14:paraId="4D3075D8" w14:textId="019D95B3"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Text  </w:t>
            </w:r>
            <w:r w:rsidRPr="00910B6F">
              <w:rPr>
                <w:rFonts w:cs="Arial"/>
              </w:rPr>
              <w:t>(</w:t>
            </w:r>
            <w:r w:rsidR="0058490A">
              <w:rPr>
                <w:rFonts w:cs="Arial"/>
              </w:rPr>
              <w:t xml:space="preserve">see clause </w:t>
            </w:r>
            <w:r w:rsidR="00A45739">
              <w:rPr>
                <w:rFonts w:cs="Arial"/>
              </w:rPr>
              <w:t>17.</w:t>
            </w:r>
            <w:r w:rsidRPr="00910B6F">
              <w:rPr>
                <w:rFonts w:cs="Arial"/>
              </w:rPr>
              <w:t>111)</w:t>
            </w:r>
          </w:p>
          <w:p w14:paraId="5725C4D8" w14:textId="77777777" w:rsidR="00910B6F" w:rsidRPr="00910B6F" w:rsidRDefault="00910B6F" w:rsidP="00910B6F">
            <w:pPr>
              <w:spacing w:before="120" w:after="120"/>
              <w:rPr>
                <w:rFonts w:cs="Arial"/>
              </w:rPr>
            </w:pPr>
          </w:p>
          <w:p w14:paraId="5EFD8974" w14:textId="77777777" w:rsidR="00910B6F" w:rsidRPr="00910B6F" w:rsidRDefault="00910B6F" w:rsidP="00910B6F">
            <w:pPr>
              <w:spacing w:before="120" w:after="120"/>
              <w:rPr>
                <w:rFonts w:cs="Arial"/>
              </w:rPr>
            </w:pPr>
            <w:r w:rsidRPr="00910B6F">
              <w:rPr>
                <w:rFonts w:cs="Arial"/>
                <w:u w:val="single"/>
              </w:rPr>
              <w:t>Remarks:</w:t>
            </w:r>
          </w:p>
          <w:p w14:paraId="010303F7" w14:textId="77777777" w:rsidR="004B0760" w:rsidRDefault="004B0760" w:rsidP="004B0760">
            <w:pPr>
              <w:spacing w:after="0" w:line="245" w:lineRule="exact"/>
              <w:ind w:left="100" w:right="-20"/>
              <w:rPr>
                <w:rFonts w:eastAsia="Arial" w:cs="Arial"/>
              </w:rPr>
            </w:pPr>
            <w:r>
              <w:rPr>
                <w:rFonts w:ascii="Symbol" w:eastAsia="Symbol" w:hAnsi="Symbol" w:cs="Symbol"/>
                <w:position w:val="-1"/>
              </w:rPr>
              <w:t></w:t>
            </w:r>
            <w:r>
              <w:rPr>
                <w:rFonts w:ascii="Times New Roman" w:eastAsia="Times New Roman" w:hAnsi="Times New Roman"/>
                <w:position w:val="-1"/>
              </w:rPr>
              <w:t xml:space="preserve"> </w:t>
            </w:r>
            <w:r>
              <w:rPr>
                <w:rFonts w:ascii="Times New Roman" w:eastAsia="Times New Roman" w:hAnsi="Times New Roman"/>
                <w:spacing w:val="47"/>
                <w:position w:val="-1"/>
              </w:rPr>
              <w:t xml:space="preserve"> </w:t>
            </w:r>
            <w:r>
              <w:rPr>
                <w:rFonts w:eastAsia="Arial" w:cs="Arial"/>
                <w:spacing w:val="1"/>
                <w:position w:val="-1"/>
              </w:rPr>
              <w:t>A</w:t>
            </w:r>
            <w:r>
              <w:rPr>
                <w:rFonts w:eastAsia="Arial" w:cs="Arial"/>
                <w:position w:val="-1"/>
              </w:rPr>
              <w:t>t</w:t>
            </w:r>
            <w:r>
              <w:rPr>
                <w:rFonts w:eastAsia="Arial" w:cs="Arial"/>
                <w:spacing w:val="-2"/>
                <w:position w:val="-1"/>
              </w:rPr>
              <w:t xml:space="preserve"> </w:t>
            </w:r>
            <w:r>
              <w:rPr>
                <w:rFonts w:eastAsia="Arial" w:cs="Arial"/>
                <w:spacing w:val="1"/>
                <w:position w:val="-1"/>
              </w:rPr>
              <w:t>l</w:t>
            </w:r>
            <w:r>
              <w:rPr>
                <w:rFonts w:eastAsia="Arial" w:cs="Arial"/>
                <w:position w:val="-1"/>
              </w:rPr>
              <w:t>e</w:t>
            </w:r>
            <w:r>
              <w:rPr>
                <w:rFonts w:eastAsia="Arial" w:cs="Arial"/>
                <w:spacing w:val="-1"/>
                <w:position w:val="-1"/>
              </w:rPr>
              <w:t>a</w:t>
            </w:r>
            <w:r>
              <w:rPr>
                <w:rFonts w:eastAsia="Arial" w:cs="Arial"/>
                <w:spacing w:val="1"/>
                <w:position w:val="-1"/>
              </w:rPr>
              <w:t>s</w:t>
            </w:r>
            <w:r>
              <w:rPr>
                <w:rFonts w:eastAsia="Arial" w:cs="Arial"/>
                <w:position w:val="-1"/>
              </w:rPr>
              <w:t>t</w:t>
            </w:r>
            <w:r>
              <w:rPr>
                <w:rFonts w:eastAsia="Arial" w:cs="Arial"/>
                <w:spacing w:val="-2"/>
                <w:position w:val="-1"/>
              </w:rPr>
              <w:t xml:space="preserve"> </w:t>
            </w:r>
            <w:r>
              <w:rPr>
                <w:rFonts w:eastAsia="Arial" w:cs="Arial"/>
                <w:position w:val="-1"/>
              </w:rPr>
              <w:t>o</w:t>
            </w:r>
            <w:r>
              <w:rPr>
                <w:rFonts w:eastAsia="Arial" w:cs="Arial"/>
                <w:spacing w:val="-1"/>
                <w:position w:val="-1"/>
              </w:rPr>
              <w:t>n</w:t>
            </w:r>
            <w:r>
              <w:rPr>
                <w:rFonts w:eastAsia="Arial" w:cs="Arial"/>
                <w:position w:val="-1"/>
              </w:rPr>
              <w:t>e</w:t>
            </w:r>
            <w:r>
              <w:rPr>
                <w:rFonts w:eastAsia="Arial" w:cs="Arial"/>
                <w:spacing w:val="-2"/>
                <w:position w:val="-1"/>
              </w:rPr>
              <w:t xml:space="preserve"> </w:t>
            </w:r>
            <w:r>
              <w:rPr>
                <w:rFonts w:eastAsia="Arial" w:cs="Arial"/>
                <w:position w:val="-1"/>
              </w:rPr>
              <w:t>of</w:t>
            </w:r>
            <w:r>
              <w:rPr>
                <w:rFonts w:eastAsia="Arial" w:cs="Arial"/>
                <w:spacing w:val="-3"/>
                <w:position w:val="-1"/>
              </w:rPr>
              <w:t xml:space="preserve"> </w:t>
            </w:r>
            <w:r>
              <w:rPr>
                <w:rFonts w:eastAsia="Arial" w:cs="Arial"/>
                <w:spacing w:val="2"/>
                <w:position w:val="-1"/>
              </w:rPr>
              <w:t>t</w:t>
            </w:r>
            <w:r>
              <w:rPr>
                <w:rFonts w:eastAsia="Arial" w:cs="Arial"/>
                <w:position w:val="-1"/>
              </w:rPr>
              <w:t>he</w:t>
            </w:r>
            <w:r>
              <w:rPr>
                <w:rFonts w:eastAsia="Arial" w:cs="Arial"/>
                <w:spacing w:val="-2"/>
                <w:position w:val="-1"/>
              </w:rPr>
              <w:t xml:space="preserve"> </w:t>
            </w:r>
            <w:r>
              <w:rPr>
                <w:rFonts w:eastAsia="Arial" w:cs="Arial"/>
                <w:spacing w:val="1"/>
                <w:position w:val="-1"/>
              </w:rPr>
              <w:t>s</w:t>
            </w:r>
            <w:r>
              <w:rPr>
                <w:rFonts w:eastAsia="Arial" w:cs="Arial"/>
                <w:position w:val="-1"/>
              </w:rPr>
              <w:t>u</w:t>
            </w:r>
            <w:r>
              <w:rPr>
                <w:rFonts w:eastAsia="Arial" w:cs="Arial"/>
                <w:spacing w:val="2"/>
                <w:position w:val="-1"/>
              </w:rPr>
              <w:t>b</w:t>
            </w:r>
            <w:r>
              <w:rPr>
                <w:rFonts w:eastAsia="Arial" w:cs="Arial"/>
                <w:spacing w:val="1"/>
                <w:position w:val="-1"/>
              </w:rPr>
              <w:t>-</w:t>
            </w:r>
            <w:r>
              <w:rPr>
                <w:rFonts w:eastAsia="Arial" w:cs="Arial"/>
                <w:position w:val="-1"/>
              </w:rPr>
              <w:t>at</w:t>
            </w:r>
            <w:r>
              <w:rPr>
                <w:rFonts w:eastAsia="Arial" w:cs="Arial"/>
                <w:spacing w:val="-1"/>
                <w:position w:val="-1"/>
              </w:rPr>
              <w:t>t</w:t>
            </w:r>
            <w:r>
              <w:rPr>
                <w:rFonts w:eastAsia="Arial" w:cs="Arial"/>
                <w:spacing w:val="1"/>
                <w:position w:val="-1"/>
              </w:rPr>
              <w:t>r</w:t>
            </w:r>
            <w:r>
              <w:rPr>
                <w:rFonts w:eastAsia="Arial" w:cs="Arial"/>
                <w:spacing w:val="-1"/>
                <w:position w:val="-1"/>
              </w:rPr>
              <w:t>i</w:t>
            </w:r>
            <w:r>
              <w:rPr>
                <w:rFonts w:eastAsia="Arial" w:cs="Arial"/>
                <w:position w:val="-1"/>
              </w:rPr>
              <w:t>b</w:t>
            </w:r>
            <w:r>
              <w:rPr>
                <w:rFonts w:eastAsia="Arial" w:cs="Arial"/>
                <w:spacing w:val="-1"/>
                <w:position w:val="-1"/>
              </w:rPr>
              <w:t>u</w:t>
            </w:r>
            <w:r>
              <w:rPr>
                <w:rFonts w:eastAsia="Arial" w:cs="Arial"/>
                <w:spacing w:val="2"/>
                <w:position w:val="-1"/>
              </w:rPr>
              <w:t>t</w:t>
            </w:r>
            <w:r>
              <w:rPr>
                <w:rFonts w:eastAsia="Arial" w:cs="Arial"/>
                <w:position w:val="-1"/>
              </w:rPr>
              <w:t>es</w:t>
            </w:r>
            <w:r>
              <w:rPr>
                <w:rFonts w:eastAsia="Arial" w:cs="Arial"/>
                <w:spacing w:val="-9"/>
                <w:position w:val="-1"/>
              </w:rPr>
              <w:t xml:space="preserve"> </w:t>
            </w:r>
            <w:r>
              <w:rPr>
                <w:rFonts w:eastAsia="Arial" w:cs="Arial"/>
                <w:b/>
                <w:bCs/>
                <w:spacing w:val="1"/>
                <w:position w:val="-1"/>
              </w:rPr>
              <w:t>f</w:t>
            </w:r>
            <w:r>
              <w:rPr>
                <w:rFonts w:eastAsia="Arial" w:cs="Arial"/>
                <w:b/>
                <w:bCs/>
                <w:position w:val="-1"/>
              </w:rPr>
              <w:t>ile</w:t>
            </w:r>
            <w:r>
              <w:rPr>
                <w:rFonts w:eastAsia="Arial" w:cs="Arial"/>
                <w:b/>
                <w:bCs/>
                <w:spacing w:val="-4"/>
                <w:position w:val="-1"/>
              </w:rPr>
              <w:t xml:space="preserve"> </w:t>
            </w:r>
            <w:r>
              <w:rPr>
                <w:rFonts w:eastAsia="Arial" w:cs="Arial"/>
                <w:b/>
                <w:bCs/>
                <w:spacing w:val="-1"/>
                <w:position w:val="-1"/>
              </w:rPr>
              <w:t>r</w:t>
            </w:r>
            <w:r>
              <w:rPr>
                <w:rFonts w:eastAsia="Arial" w:cs="Arial"/>
                <w:b/>
                <w:bCs/>
                <w:position w:val="-1"/>
              </w:rPr>
              <w:t>efer</w:t>
            </w:r>
            <w:r>
              <w:rPr>
                <w:rFonts w:eastAsia="Arial" w:cs="Arial"/>
                <w:b/>
                <w:bCs/>
                <w:spacing w:val="-1"/>
                <w:position w:val="-1"/>
              </w:rPr>
              <w:t>e</w:t>
            </w:r>
            <w:r>
              <w:rPr>
                <w:rFonts w:eastAsia="Arial" w:cs="Arial"/>
                <w:b/>
                <w:bCs/>
                <w:spacing w:val="3"/>
                <w:position w:val="-1"/>
              </w:rPr>
              <w:t>n</w:t>
            </w:r>
            <w:r>
              <w:rPr>
                <w:rFonts w:eastAsia="Arial" w:cs="Arial"/>
                <w:b/>
                <w:bCs/>
                <w:position w:val="-1"/>
              </w:rPr>
              <w:t>ce</w:t>
            </w:r>
            <w:r>
              <w:rPr>
                <w:rFonts w:eastAsia="Arial" w:cs="Arial"/>
                <w:b/>
                <w:bCs/>
                <w:spacing w:val="-7"/>
                <w:position w:val="-1"/>
              </w:rPr>
              <w:t xml:space="preserve"> </w:t>
            </w:r>
            <w:r>
              <w:rPr>
                <w:rFonts w:eastAsia="Arial" w:cs="Arial"/>
                <w:position w:val="-1"/>
              </w:rPr>
              <w:t>or</w:t>
            </w:r>
            <w:r>
              <w:rPr>
                <w:rFonts w:eastAsia="Arial" w:cs="Arial"/>
                <w:spacing w:val="1"/>
                <w:position w:val="-1"/>
              </w:rPr>
              <w:t xml:space="preserve"> </w:t>
            </w:r>
            <w:r>
              <w:rPr>
                <w:rFonts w:eastAsia="Arial" w:cs="Arial"/>
                <w:b/>
                <w:bCs/>
                <w:spacing w:val="1"/>
                <w:position w:val="-1"/>
              </w:rPr>
              <w:t>t</w:t>
            </w:r>
            <w:r>
              <w:rPr>
                <w:rFonts w:eastAsia="Arial" w:cs="Arial"/>
                <w:b/>
                <w:bCs/>
                <w:position w:val="-1"/>
              </w:rPr>
              <w:t>e</w:t>
            </w:r>
            <w:r>
              <w:rPr>
                <w:rFonts w:eastAsia="Arial" w:cs="Arial"/>
                <w:b/>
                <w:bCs/>
                <w:spacing w:val="-1"/>
                <w:position w:val="-1"/>
              </w:rPr>
              <w:t>x</w:t>
            </w:r>
            <w:r>
              <w:rPr>
                <w:rFonts w:eastAsia="Arial" w:cs="Arial"/>
                <w:b/>
                <w:bCs/>
                <w:position w:val="-1"/>
              </w:rPr>
              <w:t>t</w:t>
            </w:r>
            <w:r>
              <w:rPr>
                <w:rFonts w:eastAsia="Arial" w:cs="Arial"/>
                <w:b/>
                <w:bCs/>
                <w:spacing w:val="-3"/>
                <w:position w:val="-1"/>
              </w:rPr>
              <w:t xml:space="preserve"> </w:t>
            </w:r>
            <w:r>
              <w:rPr>
                <w:rFonts w:eastAsia="Arial" w:cs="Arial"/>
                <w:spacing w:val="2"/>
                <w:position w:val="-1"/>
              </w:rPr>
              <w:t>m</w:t>
            </w:r>
            <w:r>
              <w:rPr>
                <w:rFonts w:eastAsia="Arial" w:cs="Arial"/>
                <w:position w:val="-1"/>
              </w:rPr>
              <w:t>u</w:t>
            </w:r>
            <w:r>
              <w:rPr>
                <w:rFonts w:eastAsia="Arial" w:cs="Arial"/>
                <w:spacing w:val="-2"/>
                <w:position w:val="-1"/>
              </w:rPr>
              <w:t>s</w:t>
            </w:r>
            <w:r>
              <w:rPr>
                <w:rFonts w:eastAsia="Arial" w:cs="Arial"/>
                <w:position w:val="-1"/>
              </w:rPr>
              <w:t>t</w:t>
            </w:r>
            <w:r>
              <w:rPr>
                <w:rFonts w:eastAsia="Arial" w:cs="Arial"/>
                <w:spacing w:val="-2"/>
                <w:position w:val="-1"/>
              </w:rPr>
              <w:t xml:space="preserve"> </w:t>
            </w:r>
            <w:r>
              <w:rPr>
                <w:rFonts w:eastAsia="Arial" w:cs="Arial"/>
                <w:position w:val="-1"/>
              </w:rPr>
              <w:t>be</w:t>
            </w:r>
            <w:r>
              <w:rPr>
                <w:rFonts w:eastAsia="Arial" w:cs="Arial"/>
                <w:spacing w:val="-1"/>
                <w:position w:val="-1"/>
              </w:rPr>
              <w:t xml:space="preserve"> </w:t>
            </w:r>
            <w:r>
              <w:rPr>
                <w:rFonts w:eastAsia="Arial" w:cs="Arial"/>
                <w:position w:val="-1"/>
              </w:rPr>
              <w:t>p</w:t>
            </w:r>
            <w:r>
              <w:rPr>
                <w:rFonts w:eastAsia="Arial" w:cs="Arial"/>
                <w:spacing w:val="-1"/>
                <w:position w:val="-1"/>
              </w:rPr>
              <w:t>o</w:t>
            </w:r>
            <w:r>
              <w:rPr>
                <w:rFonts w:eastAsia="Arial" w:cs="Arial"/>
                <w:position w:val="-1"/>
              </w:rPr>
              <w:t>p</w:t>
            </w:r>
            <w:r>
              <w:rPr>
                <w:rFonts w:eastAsia="Arial" w:cs="Arial"/>
                <w:spacing w:val="-1"/>
                <w:position w:val="-1"/>
              </w:rPr>
              <w:t>u</w:t>
            </w:r>
            <w:r>
              <w:rPr>
                <w:rFonts w:eastAsia="Arial" w:cs="Arial"/>
                <w:spacing w:val="1"/>
                <w:position w:val="-1"/>
              </w:rPr>
              <w:t>l</w:t>
            </w:r>
            <w:r>
              <w:rPr>
                <w:rFonts w:eastAsia="Arial" w:cs="Arial"/>
                <w:position w:val="-1"/>
              </w:rPr>
              <w:t>a</w:t>
            </w:r>
            <w:r>
              <w:rPr>
                <w:rFonts w:eastAsia="Arial" w:cs="Arial"/>
                <w:spacing w:val="2"/>
                <w:position w:val="-1"/>
              </w:rPr>
              <w:t>t</w:t>
            </w:r>
            <w:r>
              <w:rPr>
                <w:rFonts w:eastAsia="Arial" w:cs="Arial"/>
                <w:position w:val="-1"/>
              </w:rPr>
              <w:t>e</w:t>
            </w:r>
            <w:r>
              <w:rPr>
                <w:rFonts w:eastAsia="Arial" w:cs="Arial"/>
                <w:spacing w:val="-1"/>
                <w:position w:val="-1"/>
              </w:rPr>
              <w:t>d</w:t>
            </w:r>
            <w:r>
              <w:rPr>
                <w:rFonts w:eastAsia="Arial" w:cs="Arial"/>
                <w:position w:val="-1"/>
              </w:rPr>
              <w:t>.</w:t>
            </w:r>
          </w:p>
          <w:p w14:paraId="6BBBD386" w14:textId="77777777" w:rsidR="004B0760" w:rsidRDefault="004B0760" w:rsidP="004B0760">
            <w:pPr>
              <w:spacing w:before="1" w:after="0" w:line="238" w:lineRule="auto"/>
              <w:ind w:left="338" w:right="61" w:hanging="238"/>
              <w:rPr>
                <w:rFonts w:eastAsia="Arial" w:cs="Arial"/>
              </w:rPr>
            </w:pPr>
            <w:r>
              <w:rPr>
                <w:rFonts w:ascii="Symbol" w:eastAsia="Symbol" w:hAnsi="Symbol" w:cs="Symbol"/>
              </w:rPr>
              <w:t></w:t>
            </w:r>
            <w:r>
              <w:rPr>
                <w:rFonts w:ascii="Times New Roman" w:eastAsia="Times New Roman" w:hAnsi="Times New Roman"/>
              </w:rPr>
              <w:t xml:space="preserve"> </w:t>
            </w:r>
            <w:r>
              <w:rPr>
                <w:rFonts w:ascii="Times New Roman" w:eastAsia="Times New Roman" w:hAnsi="Times New Roman"/>
                <w:spacing w:val="47"/>
              </w:rPr>
              <w:t xml:space="preserve"> </w:t>
            </w:r>
            <w:r>
              <w:rPr>
                <w:rFonts w:eastAsia="Arial" w:cs="Arial"/>
                <w:spacing w:val="-2"/>
              </w:rPr>
              <w:t>T</w:t>
            </w:r>
            <w:r>
              <w:rPr>
                <w:rFonts w:eastAsia="Arial" w:cs="Arial"/>
                <w:spacing w:val="2"/>
              </w:rPr>
              <w:t>h</w:t>
            </w:r>
            <w:r>
              <w:rPr>
                <w:rFonts w:eastAsia="Arial" w:cs="Arial"/>
              </w:rPr>
              <w:t>e</w:t>
            </w:r>
            <w:r>
              <w:rPr>
                <w:rFonts w:eastAsia="Arial" w:cs="Arial"/>
                <w:spacing w:val="32"/>
              </w:rPr>
              <w:t xml:space="preserve"> </w:t>
            </w:r>
            <w:r>
              <w:rPr>
                <w:rFonts w:eastAsia="Arial" w:cs="Arial"/>
                <w:spacing w:val="2"/>
              </w:rPr>
              <w:t>f</w:t>
            </w:r>
            <w:r>
              <w:rPr>
                <w:rFonts w:eastAsia="Arial" w:cs="Arial"/>
                <w:spacing w:val="1"/>
              </w:rPr>
              <w:t>il</w:t>
            </w:r>
            <w:r>
              <w:rPr>
                <w:rFonts w:eastAsia="Arial" w:cs="Arial"/>
              </w:rPr>
              <w:t>es</w:t>
            </w:r>
            <w:r>
              <w:rPr>
                <w:rFonts w:eastAsia="Arial" w:cs="Arial"/>
                <w:spacing w:val="30"/>
              </w:rPr>
              <w:t xml:space="preserve"> </w:t>
            </w:r>
            <w:r>
              <w:rPr>
                <w:rFonts w:eastAsia="Arial" w:cs="Arial"/>
                <w:spacing w:val="1"/>
              </w:rPr>
              <w:t>r</w:t>
            </w:r>
            <w:r>
              <w:rPr>
                <w:rFonts w:eastAsia="Arial" w:cs="Arial"/>
              </w:rPr>
              <w:t>e</w:t>
            </w:r>
            <w:r>
              <w:rPr>
                <w:rFonts w:eastAsia="Arial" w:cs="Arial"/>
                <w:spacing w:val="2"/>
              </w:rPr>
              <w:t>f</w:t>
            </w:r>
            <w:r>
              <w:rPr>
                <w:rFonts w:eastAsia="Arial" w:cs="Arial"/>
              </w:rPr>
              <w:t>eren</w:t>
            </w:r>
            <w:r>
              <w:rPr>
                <w:rFonts w:eastAsia="Arial" w:cs="Arial"/>
                <w:spacing w:val="1"/>
              </w:rPr>
              <w:t>c</w:t>
            </w:r>
            <w:r>
              <w:rPr>
                <w:rFonts w:eastAsia="Arial" w:cs="Arial"/>
              </w:rPr>
              <w:t>ed</w:t>
            </w:r>
            <w:r>
              <w:rPr>
                <w:rFonts w:eastAsia="Arial" w:cs="Arial"/>
                <w:spacing w:val="25"/>
              </w:rPr>
              <w:t xml:space="preserve"> </w:t>
            </w:r>
            <w:r>
              <w:rPr>
                <w:rFonts w:eastAsia="Arial" w:cs="Arial"/>
              </w:rPr>
              <w:t>by</w:t>
            </w:r>
            <w:r>
              <w:rPr>
                <w:rFonts w:eastAsia="Arial" w:cs="Arial"/>
                <w:spacing w:val="31"/>
              </w:rPr>
              <w:t xml:space="preserve"> </w:t>
            </w:r>
            <w:r>
              <w:rPr>
                <w:rFonts w:eastAsia="Arial" w:cs="Arial"/>
                <w:spacing w:val="2"/>
              </w:rPr>
              <w:t>t</w:t>
            </w:r>
            <w:r>
              <w:rPr>
                <w:rFonts w:eastAsia="Arial" w:cs="Arial"/>
              </w:rPr>
              <w:t>he</w:t>
            </w:r>
            <w:r>
              <w:rPr>
                <w:rFonts w:eastAsia="Arial" w:cs="Arial"/>
                <w:spacing w:val="35"/>
              </w:rPr>
              <w:t xml:space="preserve"> </w:t>
            </w:r>
            <w:r>
              <w:rPr>
                <w:rFonts w:eastAsia="Arial" w:cs="Arial"/>
                <w:spacing w:val="1"/>
              </w:rPr>
              <w:t>s</w:t>
            </w:r>
            <w:r>
              <w:rPr>
                <w:rFonts w:eastAsia="Arial" w:cs="Arial"/>
              </w:rPr>
              <w:t>u</w:t>
            </w:r>
            <w:r>
              <w:rPr>
                <w:rFonts w:eastAsia="Arial" w:cs="Arial"/>
                <w:spacing w:val="-1"/>
              </w:rPr>
              <w:t>b</w:t>
            </w:r>
            <w:r>
              <w:rPr>
                <w:rFonts w:eastAsia="Arial" w:cs="Arial"/>
                <w:spacing w:val="1"/>
              </w:rPr>
              <w:t>-</w:t>
            </w:r>
            <w:r>
              <w:rPr>
                <w:rFonts w:eastAsia="Arial" w:cs="Arial"/>
              </w:rPr>
              <w:t>a</w:t>
            </w:r>
            <w:r>
              <w:rPr>
                <w:rFonts w:eastAsia="Arial" w:cs="Arial"/>
                <w:spacing w:val="2"/>
              </w:rPr>
              <w:t>tt</w:t>
            </w:r>
            <w:r>
              <w:rPr>
                <w:rFonts w:eastAsia="Arial" w:cs="Arial"/>
                <w:spacing w:val="-2"/>
              </w:rPr>
              <w:t>r</w:t>
            </w:r>
            <w:r>
              <w:rPr>
                <w:rFonts w:eastAsia="Arial" w:cs="Arial"/>
                <w:spacing w:val="1"/>
              </w:rPr>
              <w:t>i</w:t>
            </w:r>
            <w:r>
              <w:rPr>
                <w:rFonts w:eastAsia="Arial" w:cs="Arial"/>
              </w:rPr>
              <w:t>b</w:t>
            </w:r>
            <w:r>
              <w:rPr>
                <w:rFonts w:eastAsia="Arial" w:cs="Arial"/>
                <w:spacing w:val="-1"/>
              </w:rPr>
              <w:t>u</w:t>
            </w:r>
            <w:r>
              <w:rPr>
                <w:rFonts w:eastAsia="Arial" w:cs="Arial"/>
                <w:spacing w:val="2"/>
              </w:rPr>
              <w:t>t</w:t>
            </w:r>
            <w:r>
              <w:rPr>
                <w:rFonts w:eastAsia="Arial" w:cs="Arial"/>
              </w:rPr>
              <w:t>e</w:t>
            </w:r>
            <w:r>
              <w:rPr>
                <w:rFonts w:eastAsia="Arial" w:cs="Arial"/>
                <w:spacing w:val="25"/>
              </w:rPr>
              <w:t xml:space="preserve"> </w:t>
            </w:r>
            <w:r>
              <w:rPr>
                <w:rFonts w:eastAsia="Arial" w:cs="Arial"/>
                <w:b/>
                <w:bCs/>
                <w:spacing w:val="1"/>
              </w:rPr>
              <w:t>f</w:t>
            </w:r>
            <w:r>
              <w:rPr>
                <w:rFonts w:eastAsia="Arial" w:cs="Arial"/>
                <w:b/>
                <w:bCs/>
              </w:rPr>
              <w:t>ile</w:t>
            </w:r>
            <w:r>
              <w:rPr>
                <w:rFonts w:eastAsia="Arial" w:cs="Arial"/>
                <w:b/>
                <w:bCs/>
                <w:spacing w:val="32"/>
              </w:rPr>
              <w:t xml:space="preserve"> </w:t>
            </w:r>
            <w:r>
              <w:rPr>
                <w:rFonts w:eastAsia="Arial" w:cs="Arial"/>
                <w:b/>
                <w:bCs/>
                <w:spacing w:val="-1"/>
              </w:rPr>
              <w:t>r</w:t>
            </w:r>
            <w:r>
              <w:rPr>
                <w:rFonts w:eastAsia="Arial" w:cs="Arial"/>
                <w:b/>
                <w:bCs/>
              </w:rPr>
              <w:t>efer</w:t>
            </w:r>
            <w:r>
              <w:rPr>
                <w:rFonts w:eastAsia="Arial" w:cs="Arial"/>
                <w:b/>
                <w:bCs/>
                <w:spacing w:val="1"/>
              </w:rPr>
              <w:t>e</w:t>
            </w:r>
            <w:r>
              <w:rPr>
                <w:rFonts w:eastAsia="Arial" w:cs="Arial"/>
                <w:b/>
                <w:bCs/>
              </w:rPr>
              <w:t>nce</w:t>
            </w:r>
            <w:r>
              <w:rPr>
                <w:rFonts w:eastAsia="Arial" w:cs="Arial"/>
                <w:b/>
                <w:bCs/>
                <w:spacing w:val="27"/>
              </w:rPr>
              <w:t xml:space="preserve"> </w:t>
            </w:r>
            <w:r>
              <w:rPr>
                <w:rFonts w:eastAsia="Arial" w:cs="Arial"/>
              </w:rPr>
              <w:t>g</w:t>
            </w:r>
            <w:r>
              <w:rPr>
                <w:rFonts w:eastAsia="Arial" w:cs="Arial"/>
                <w:spacing w:val="-1"/>
              </w:rPr>
              <w:t>e</w:t>
            </w:r>
            <w:r>
              <w:rPr>
                <w:rFonts w:eastAsia="Arial" w:cs="Arial"/>
                <w:spacing w:val="2"/>
              </w:rPr>
              <w:t>n</w:t>
            </w:r>
            <w:r>
              <w:rPr>
                <w:rFonts w:eastAsia="Arial" w:cs="Arial"/>
              </w:rPr>
              <w:t>era</w:t>
            </w:r>
            <w:r>
              <w:rPr>
                <w:rFonts w:eastAsia="Arial" w:cs="Arial"/>
                <w:spacing w:val="1"/>
              </w:rPr>
              <w:t>ll</w:t>
            </w:r>
            <w:r>
              <w:rPr>
                <w:rFonts w:eastAsia="Arial" w:cs="Arial"/>
              </w:rPr>
              <w:t>y</w:t>
            </w:r>
            <w:r>
              <w:rPr>
                <w:rFonts w:eastAsia="Arial" w:cs="Arial"/>
                <w:spacing w:val="26"/>
              </w:rPr>
              <w:t xml:space="preserve"> </w:t>
            </w:r>
            <w:r>
              <w:rPr>
                <w:rFonts w:eastAsia="Arial" w:cs="Arial"/>
                <w:spacing w:val="1"/>
              </w:rPr>
              <w:t>c</w:t>
            </w:r>
            <w:r>
              <w:rPr>
                <w:rFonts w:eastAsia="Arial" w:cs="Arial"/>
              </w:rPr>
              <w:t>o</w:t>
            </w:r>
            <w:r>
              <w:rPr>
                <w:rFonts w:eastAsia="Arial" w:cs="Arial"/>
                <w:spacing w:val="-1"/>
              </w:rPr>
              <w:t>n</w:t>
            </w:r>
            <w:r>
              <w:rPr>
                <w:rFonts w:eastAsia="Arial" w:cs="Arial"/>
                <w:spacing w:val="2"/>
              </w:rPr>
              <w:t>t</w:t>
            </w:r>
            <w:r>
              <w:rPr>
                <w:rFonts w:eastAsia="Arial" w:cs="Arial"/>
              </w:rPr>
              <w:t>a</w:t>
            </w:r>
            <w:r>
              <w:rPr>
                <w:rFonts w:eastAsia="Arial" w:cs="Arial"/>
                <w:spacing w:val="1"/>
              </w:rPr>
              <w:t>i</w:t>
            </w:r>
            <w:r>
              <w:rPr>
                <w:rFonts w:eastAsia="Arial" w:cs="Arial"/>
              </w:rPr>
              <w:t>n</w:t>
            </w:r>
            <w:r>
              <w:rPr>
                <w:rFonts w:eastAsia="Arial" w:cs="Arial"/>
                <w:spacing w:val="30"/>
              </w:rPr>
              <w:t xml:space="preserve"> </w:t>
            </w:r>
            <w:r>
              <w:rPr>
                <w:rFonts w:eastAsia="Arial" w:cs="Arial"/>
                <w:spacing w:val="1"/>
              </w:rPr>
              <w:t>l</w:t>
            </w:r>
            <w:r>
              <w:rPr>
                <w:rFonts w:eastAsia="Arial" w:cs="Arial"/>
              </w:rPr>
              <w:t>o</w:t>
            </w:r>
            <w:r>
              <w:rPr>
                <w:rFonts w:eastAsia="Arial" w:cs="Arial"/>
                <w:spacing w:val="-1"/>
              </w:rPr>
              <w:t>n</w:t>
            </w:r>
            <w:r>
              <w:rPr>
                <w:rFonts w:eastAsia="Arial" w:cs="Arial"/>
              </w:rPr>
              <w:t>g</w:t>
            </w:r>
            <w:r>
              <w:rPr>
                <w:rFonts w:eastAsia="Arial" w:cs="Arial"/>
                <w:spacing w:val="31"/>
              </w:rPr>
              <w:t xml:space="preserve"> </w:t>
            </w:r>
            <w:r>
              <w:rPr>
                <w:rFonts w:eastAsia="Arial" w:cs="Arial"/>
                <w:spacing w:val="2"/>
              </w:rPr>
              <w:t>t</w:t>
            </w:r>
            <w:r>
              <w:rPr>
                <w:rFonts w:eastAsia="Arial" w:cs="Arial"/>
              </w:rPr>
              <w:t>e</w:t>
            </w:r>
            <w:r>
              <w:rPr>
                <w:rFonts w:eastAsia="Arial" w:cs="Arial"/>
                <w:spacing w:val="-2"/>
              </w:rPr>
              <w:t>x</w:t>
            </w:r>
            <w:r>
              <w:rPr>
                <w:rFonts w:eastAsia="Arial" w:cs="Arial"/>
              </w:rPr>
              <w:t>t</w:t>
            </w:r>
            <w:r>
              <w:rPr>
                <w:rFonts w:eastAsia="Arial" w:cs="Arial"/>
                <w:spacing w:val="31"/>
              </w:rPr>
              <w:t xml:space="preserve"> </w:t>
            </w:r>
            <w:r>
              <w:rPr>
                <w:rFonts w:eastAsia="Arial" w:cs="Arial"/>
                <w:spacing w:val="1"/>
              </w:rPr>
              <w:t>s</w:t>
            </w:r>
            <w:r>
              <w:rPr>
                <w:rFonts w:eastAsia="Arial" w:cs="Arial"/>
              </w:rPr>
              <w:t>tr</w:t>
            </w:r>
            <w:r>
              <w:rPr>
                <w:rFonts w:eastAsia="Arial" w:cs="Arial"/>
                <w:spacing w:val="1"/>
              </w:rPr>
              <w:t>i</w:t>
            </w:r>
            <w:r>
              <w:rPr>
                <w:rFonts w:eastAsia="Arial" w:cs="Arial"/>
              </w:rPr>
              <w:t>n</w:t>
            </w:r>
            <w:r>
              <w:rPr>
                <w:rFonts w:eastAsia="Arial" w:cs="Arial"/>
                <w:spacing w:val="-1"/>
              </w:rPr>
              <w:t>g</w:t>
            </w:r>
            <w:r>
              <w:rPr>
                <w:rFonts w:eastAsia="Arial" w:cs="Arial"/>
              </w:rPr>
              <w:t>s</w:t>
            </w:r>
            <w:r>
              <w:rPr>
                <w:rFonts w:eastAsia="Arial" w:cs="Arial"/>
                <w:spacing w:val="31"/>
              </w:rPr>
              <w:t xml:space="preserve"> </w:t>
            </w:r>
            <w:r>
              <w:rPr>
                <w:rFonts w:eastAsia="Arial" w:cs="Arial"/>
              </w:rPr>
              <w:t>or</w:t>
            </w:r>
            <w:r>
              <w:rPr>
                <w:rFonts w:eastAsia="Arial" w:cs="Arial"/>
                <w:spacing w:val="32"/>
              </w:rPr>
              <w:t xml:space="preserve"> </w:t>
            </w:r>
            <w:r>
              <w:rPr>
                <w:rFonts w:eastAsia="Arial" w:cs="Arial"/>
                <w:spacing w:val="2"/>
              </w:rPr>
              <w:t>t</w:t>
            </w:r>
            <w:r>
              <w:rPr>
                <w:rFonts w:eastAsia="Arial" w:cs="Arial"/>
              </w:rPr>
              <w:t>h</w:t>
            </w:r>
            <w:r>
              <w:rPr>
                <w:rFonts w:eastAsia="Arial" w:cs="Arial"/>
                <w:spacing w:val="-1"/>
              </w:rPr>
              <w:t>o</w:t>
            </w:r>
            <w:r>
              <w:rPr>
                <w:rFonts w:eastAsia="Arial" w:cs="Arial"/>
                <w:spacing w:val="1"/>
              </w:rPr>
              <w:t>s</w:t>
            </w:r>
            <w:r>
              <w:rPr>
                <w:rFonts w:eastAsia="Arial" w:cs="Arial"/>
              </w:rPr>
              <w:t>e</w:t>
            </w:r>
            <w:r>
              <w:rPr>
                <w:rFonts w:eastAsia="Arial" w:cs="Arial"/>
                <w:spacing w:val="30"/>
              </w:rPr>
              <w:t xml:space="preserve"> </w:t>
            </w:r>
            <w:r>
              <w:rPr>
                <w:rFonts w:eastAsia="Arial" w:cs="Arial"/>
                <w:spacing w:val="2"/>
              </w:rPr>
              <w:t>t</w:t>
            </w:r>
            <w:r>
              <w:rPr>
                <w:rFonts w:eastAsia="Arial" w:cs="Arial"/>
              </w:rPr>
              <w:t>h</w:t>
            </w:r>
            <w:r>
              <w:rPr>
                <w:rFonts w:eastAsia="Arial" w:cs="Arial"/>
                <w:spacing w:val="-3"/>
              </w:rPr>
              <w:t>a</w:t>
            </w:r>
            <w:r>
              <w:rPr>
                <w:rFonts w:eastAsia="Arial" w:cs="Arial"/>
              </w:rPr>
              <w:t xml:space="preserve">t </w:t>
            </w:r>
            <w:r>
              <w:rPr>
                <w:rFonts w:eastAsia="Arial" w:cs="Arial"/>
                <w:spacing w:val="1"/>
              </w:rPr>
              <w:t>r</w:t>
            </w:r>
            <w:r>
              <w:rPr>
                <w:rFonts w:eastAsia="Arial" w:cs="Arial"/>
              </w:rPr>
              <w:t>e</w:t>
            </w:r>
            <w:r>
              <w:rPr>
                <w:rFonts w:eastAsia="Arial" w:cs="Arial"/>
                <w:spacing w:val="-1"/>
              </w:rPr>
              <w:t>q</w:t>
            </w:r>
            <w:r>
              <w:rPr>
                <w:rFonts w:eastAsia="Arial" w:cs="Arial"/>
              </w:rPr>
              <w:t>u</w:t>
            </w:r>
            <w:r>
              <w:rPr>
                <w:rFonts w:eastAsia="Arial" w:cs="Arial"/>
                <w:spacing w:val="1"/>
              </w:rPr>
              <w:t>ir</w:t>
            </w:r>
            <w:r>
              <w:rPr>
                <w:rFonts w:eastAsia="Arial" w:cs="Arial"/>
              </w:rPr>
              <w:t xml:space="preserve">e </w:t>
            </w:r>
            <w:r>
              <w:rPr>
                <w:rFonts w:eastAsia="Arial" w:cs="Arial"/>
                <w:spacing w:val="2"/>
              </w:rPr>
              <w:t>f</w:t>
            </w:r>
            <w:r>
              <w:rPr>
                <w:rFonts w:eastAsia="Arial" w:cs="Arial"/>
              </w:rPr>
              <w:t>or</w:t>
            </w:r>
            <w:r>
              <w:rPr>
                <w:rFonts w:eastAsia="Arial" w:cs="Arial"/>
                <w:spacing w:val="2"/>
              </w:rPr>
              <w:t>m</w:t>
            </w:r>
            <w:r>
              <w:rPr>
                <w:rFonts w:eastAsia="Arial" w:cs="Arial"/>
                <w:spacing w:val="-3"/>
              </w:rPr>
              <w:t>a</w:t>
            </w:r>
            <w:r>
              <w:rPr>
                <w:rFonts w:eastAsia="Arial" w:cs="Arial"/>
                <w:spacing w:val="2"/>
              </w:rPr>
              <w:t>t</w:t>
            </w:r>
            <w:r>
              <w:rPr>
                <w:rFonts w:eastAsia="Arial" w:cs="Arial"/>
              </w:rPr>
              <w:t>t</w:t>
            </w:r>
            <w:r>
              <w:rPr>
                <w:rFonts w:eastAsia="Arial" w:cs="Arial"/>
                <w:spacing w:val="1"/>
              </w:rPr>
              <w:t>i</w:t>
            </w:r>
            <w:r>
              <w:rPr>
                <w:rFonts w:eastAsia="Arial" w:cs="Arial"/>
              </w:rPr>
              <w:t>n</w:t>
            </w:r>
            <w:r>
              <w:rPr>
                <w:rFonts w:eastAsia="Arial" w:cs="Arial"/>
                <w:spacing w:val="1"/>
              </w:rPr>
              <w:t>g</w:t>
            </w:r>
            <w:r>
              <w:rPr>
                <w:rFonts w:eastAsia="Arial" w:cs="Arial"/>
              </w:rPr>
              <w:t>;</w:t>
            </w:r>
            <w:r>
              <w:rPr>
                <w:rFonts w:eastAsia="Arial" w:cs="Arial"/>
                <w:spacing w:val="-2"/>
              </w:rPr>
              <w:t xml:space="preserve"> </w:t>
            </w:r>
            <w:r>
              <w:rPr>
                <w:rFonts w:eastAsia="Arial" w:cs="Arial"/>
                <w:spacing w:val="2"/>
              </w:rPr>
              <w:t>t</w:t>
            </w:r>
            <w:r>
              <w:rPr>
                <w:rFonts w:eastAsia="Arial" w:cs="Arial"/>
              </w:rPr>
              <w:t>h</w:t>
            </w:r>
            <w:r>
              <w:rPr>
                <w:rFonts w:eastAsia="Arial" w:cs="Arial"/>
                <w:spacing w:val="-1"/>
              </w:rPr>
              <w:t>e</w:t>
            </w:r>
            <w:r>
              <w:rPr>
                <w:rFonts w:eastAsia="Arial" w:cs="Arial"/>
                <w:spacing w:val="1"/>
              </w:rPr>
              <w:t>r</w:t>
            </w:r>
            <w:r>
              <w:rPr>
                <w:rFonts w:eastAsia="Arial" w:cs="Arial"/>
              </w:rPr>
              <w:t>e</w:t>
            </w:r>
            <w:r>
              <w:rPr>
                <w:rFonts w:eastAsia="Arial" w:cs="Arial"/>
                <w:spacing w:val="1"/>
              </w:rPr>
              <w:t xml:space="preserve"> i</w:t>
            </w:r>
            <w:r>
              <w:rPr>
                <w:rFonts w:eastAsia="Arial" w:cs="Arial"/>
              </w:rPr>
              <w:t>s</w:t>
            </w:r>
            <w:r>
              <w:rPr>
                <w:rFonts w:eastAsia="Arial" w:cs="Arial"/>
                <w:spacing w:val="2"/>
              </w:rPr>
              <w:t xml:space="preserve"> </w:t>
            </w:r>
            <w:r>
              <w:rPr>
                <w:rFonts w:eastAsia="Arial" w:cs="Arial"/>
              </w:rPr>
              <w:t>no</w:t>
            </w:r>
            <w:r>
              <w:rPr>
                <w:rFonts w:eastAsia="Arial" w:cs="Arial"/>
                <w:spacing w:val="4"/>
              </w:rPr>
              <w:t xml:space="preserve"> </w:t>
            </w:r>
            <w:r>
              <w:rPr>
                <w:rFonts w:eastAsia="Arial" w:cs="Arial"/>
                <w:spacing w:val="1"/>
              </w:rPr>
              <w:t>r</w:t>
            </w:r>
            <w:r>
              <w:rPr>
                <w:rFonts w:eastAsia="Arial" w:cs="Arial"/>
              </w:rPr>
              <w:t>e</w:t>
            </w:r>
            <w:r>
              <w:rPr>
                <w:rFonts w:eastAsia="Arial" w:cs="Arial"/>
                <w:spacing w:val="1"/>
              </w:rPr>
              <w:t>s</w:t>
            </w:r>
            <w:r>
              <w:rPr>
                <w:rFonts w:eastAsia="Arial" w:cs="Arial"/>
                <w:spacing w:val="2"/>
              </w:rPr>
              <w:t>t</w:t>
            </w:r>
            <w:r>
              <w:rPr>
                <w:rFonts w:eastAsia="Arial" w:cs="Arial"/>
                <w:spacing w:val="1"/>
              </w:rPr>
              <w:t>r</w:t>
            </w:r>
            <w:r>
              <w:rPr>
                <w:rFonts w:eastAsia="Arial" w:cs="Arial"/>
                <w:spacing w:val="-1"/>
              </w:rPr>
              <w:t>i</w:t>
            </w:r>
            <w:r>
              <w:rPr>
                <w:rFonts w:eastAsia="Arial" w:cs="Arial"/>
                <w:spacing w:val="1"/>
              </w:rPr>
              <w:t>c</w:t>
            </w:r>
            <w:r>
              <w:rPr>
                <w:rFonts w:eastAsia="Arial" w:cs="Arial"/>
              </w:rPr>
              <w:t>t</w:t>
            </w:r>
            <w:r>
              <w:rPr>
                <w:rFonts w:eastAsia="Arial" w:cs="Arial"/>
                <w:spacing w:val="1"/>
              </w:rPr>
              <w:t>i</w:t>
            </w:r>
            <w:r>
              <w:rPr>
                <w:rFonts w:eastAsia="Arial" w:cs="Arial"/>
              </w:rPr>
              <w:t>on</w:t>
            </w:r>
            <w:r>
              <w:rPr>
                <w:rFonts w:eastAsia="Arial" w:cs="Arial"/>
                <w:spacing w:val="-3"/>
              </w:rPr>
              <w:t xml:space="preserve"> </w:t>
            </w:r>
            <w:r>
              <w:rPr>
                <w:rFonts w:eastAsia="Arial" w:cs="Arial"/>
              </w:rPr>
              <w:t>on</w:t>
            </w:r>
            <w:r>
              <w:rPr>
                <w:rFonts w:eastAsia="Arial" w:cs="Arial"/>
                <w:spacing w:val="4"/>
              </w:rPr>
              <w:t xml:space="preserve"> </w:t>
            </w:r>
            <w:r>
              <w:rPr>
                <w:rFonts w:eastAsia="Arial" w:cs="Arial"/>
                <w:spacing w:val="2"/>
              </w:rPr>
              <w:t>t</w:t>
            </w:r>
            <w:r>
              <w:rPr>
                <w:rFonts w:eastAsia="Arial" w:cs="Arial"/>
              </w:rPr>
              <w:t>he</w:t>
            </w:r>
            <w:r>
              <w:rPr>
                <w:rFonts w:eastAsia="Arial" w:cs="Arial"/>
                <w:spacing w:val="3"/>
              </w:rPr>
              <w:t xml:space="preserve"> </w:t>
            </w:r>
            <w:r>
              <w:rPr>
                <w:rFonts w:eastAsia="Arial" w:cs="Arial"/>
                <w:spacing w:val="2"/>
              </w:rPr>
              <w:t>t</w:t>
            </w:r>
            <w:r>
              <w:rPr>
                <w:rFonts w:eastAsia="Arial" w:cs="Arial"/>
                <w:spacing w:val="-1"/>
              </w:rPr>
              <w:t>y</w:t>
            </w:r>
            <w:r>
              <w:rPr>
                <w:rFonts w:eastAsia="Arial" w:cs="Arial"/>
              </w:rPr>
              <w:t>pe</w:t>
            </w:r>
            <w:r>
              <w:rPr>
                <w:rFonts w:eastAsia="Arial" w:cs="Arial"/>
                <w:spacing w:val="2"/>
              </w:rPr>
              <w:t xml:space="preserve"> </w:t>
            </w:r>
            <w:r>
              <w:rPr>
                <w:rFonts w:eastAsia="Arial" w:cs="Arial"/>
              </w:rPr>
              <w:t>of</w:t>
            </w:r>
            <w:r>
              <w:rPr>
                <w:rFonts w:eastAsia="Arial" w:cs="Arial"/>
                <w:spacing w:val="6"/>
              </w:rPr>
              <w:t xml:space="preserve"> </w:t>
            </w:r>
            <w:r>
              <w:rPr>
                <w:rFonts w:eastAsia="Arial" w:cs="Arial"/>
                <w:spacing w:val="2"/>
              </w:rPr>
              <w:t>t</w:t>
            </w:r>
            <w:r>
              <w:rPr>
                <w:rFonts w:eastAsia="Arial" w:cs="Arial"/>
              </w:rPr>
              <w:t>e</w:t>
            </w:r>
            <w:r>
              <w:rPr>
                <w:rFonts w:eastAsia="Arial" w:cs="Arial"/>
                <w:spacing w:val="-2"/>
              </w:rPr>
              <w:t>x</w:t>
            </w:r>
            <w:r>
              <w:rPr>
                <w:rFonts w:eastAsia="Arial" w:cs="Arial"/>
              </w:rPr>
              <w:t>t</w:t>
            </w:r>
            <w:r>
              <w:rPr>
                <w:rFonts w:eastAsia="Arial" w:cs="Arial"/>
                <w:spacing w:val="6"/>
              </w:rPr>
              <w:t xml:space="preserve"> </w:t>
            </w:r>
            <w:r>
              <w:rPr>
                <w:rFonts w:eastAsia="Arial" w:cs="Arial"/>
                <w:spacing w:val="1"/>
              </w:rPr>
              <w:t>(</w:t>
            </w:r>
            <w:r>
              <w:rPr>
                <w:rFonts w:eastAsia="Arial" w:cs="Arial"/>
              </w:rPr>
              <w:t>e</w:t>
            </w:r>
            <w:r>
              <w:rPr>
                <w:rFonts w:eastAsia="Arial" w:cs="Arial"/>
                <w:spacing w:val="-2"/>
              </w:rPr>
              <w:t>x</w:t>
            </w:r>
            <w:r>
              <w:rPr>
                <w:rFonts w:eastAsia="Arial" w:cs="Arial"/>
                <w:spacing w:val="1"/>
              </w:rPr>
              <w:t>c</w:t>
            </w:r>
            <w:r>
              <w:rPr>
                <w:rFonts w:eastAsia="Arial" w:cs="Arial"/>
              </w:rPr>
              <w:t>e</w:t>
            </w:r>
            <w:r>
              <w:rPr>
                <w:rFonts w:eastAsia="Arial" w:cs="Arial"/>
                <w:spacing w:val="-1"/>
              </w:rPr>
              <w:t>p</w:t>
            </w:r>
            <w:r>
              <w:rPr>
                <w:rFonts w:eastAsia="Arial" w:cs="Arial"/>
              </w:rPr>
              <w:t>t</w:t>
            </w:r>
            <w:r>
              <w:rPr>
                <w:rFonts w:eastAsia="Arial" w:cs="Arial"/>
                <w:spacing w:val="-1"/>
              </w:rPr>
              <w:t xml:space="preserve"> </w:t>
            </w:r>
            <w:r>
              <w:rPr>
                <w:rFonts w:eastAsia="Arial" w:cs="Arial"/>
                <w:spacing w:val="2"/>
              </w:rPr>
              <w:t>f</w:t>
            </w:r>
            <w:r>
              <w:rPr>
                <w:rFonts w:eastAsia="Arial" w:cs="Arial"/>
              </w:rPr>
              <w:t>or</w:t>
            </w:r>
            <w:r>
              <w:rPr>
                <w:rFonts w:eastAsia="Arial" w:cs="Arial"/>
                <w:spacing w:val="5"/>
              </w:rPr>
              <w:t xml:space="preserve"> </w:t>
            </w:r>
            <w:r>
              <w:rPr>
                <w:rFonts w:eastAsia="Arial" w:cs="Arial"/>
                <w:spacing w:val="1"/>
              </w:rPr>
              <w:t>l</w:t>
            </w:r>
            <w:r>
              <w:rPr>
                <w:rFonts w:eastAsia="Arial" w:cs="Arial"/>
              </w:rPr>
              <w:t>e</w:t>
            </w:r>
            <w:r>
              <w:rPr>
                <w:rFonts w:eastAsia="Arial" w:cs="Arial"/>
                <w:spacing w:val="-2"/>
              </w:rPr>
              <w:t>x</w:t>
            </w:r>
            <w:r>
              <w:rPr>
                <w:rFonts w:eastAsia="Arial" w:cs="Arial"/>
                <w:spacing w:val="1"/>
              </w:rPr>
              <w:t>ic</w:t>
            </w:r>
            <w:r>
              <w:rPr>
                <w:rFonts w:eastAsia="Arial" w:cs="Arial"/>
              </w:rPr>
              <w:t>al</w:t>
            </w:r>
            <w:r>
              <w:rPr>
                <w:rFonts w:eastAsia="Arial" w:cs="Arial"/>
                <w:spacing w:val="-1"/>
              </w:rPr>
              <w:t xml:space="preserve"> </w:t>
            </w:r>
            <w:r>
              <w:rPr>
                <w:rFonts w:eastAsia="Arial" w:cs="Arial"/>
                <w:spacing w:val="1"/>
              </w:rPr>
              <w:t>l</w:t>
            </w:r>
            <w:r>
              <w:rPr>
                <w:rFonts w:eastAsia="Arial" w:cs="Arial"/>
                <w:spacing w:val="-3"/>
              </w:rPr>
              <w:t>e</w:t>
            </w:r>
            <w:r>
              <w:rPr>
                <w:rFonts w:eastAsia="Arial" w:cs="Arial"/>
                <w:spacing w:val="3"/>
              </w:rPr>
              <w:t>v</w:t>
            </w:r>
            <w:r>
              <w:rPr>
                <w:rFonts w:eastAsia="Arial" w:cs="Arial"/>
                <w:spacing w:val="-3"/>
              </w:rPr>
              <w:t>e</w:t>
            </w:r>
            <w:r>
              <w:rPr>
                <w:rFonts w:eastAsia="Arial" w:cs="Arial"/>
                <w:spacing w:val="1"/>
              </w:rPr>
              <w:t>l</w:t>
            </w:r>
            <w:r>
              <w:rPr>
                <w:rFonts w:eastAsia="Arial" w:cs="Arial"/>
              </w:rPr>
              <w:t xml:space="preserve">) </w:t>
            </w:r>
            <w:r>
              <w:rPr>
                <w:rFonts w:eastAsia="Arial" w:cs="Arial"/>
                <w:spacing w:val="2"/>
              </w:rPr>
              <w:t>t</w:t>
            </w:r>
            <w:r>
              <w:rPr>
                <w:rFonts w:eastAsia="Arial" w:cs="Arial"/>
              </w:rPr>
              <w:t>h</w:t>
            </w:r>
            <w:r>
              <w:rPr>
                <w:rFonts w:eastAsia="Arial" w:cs="Arial"/>
                <w:spacing w:val="-1"/>
              </w:rPr>
              <w:t>a</w:t>
            </w:r>
            <w:r>
              <w:rPr>
                <w:rFonts w:eastAsia="Arial" w:cs="Arial"/>
              </w:rPr>
              <w:t>t</w:t>
            </w:r>
            <w:r>
              <w:rPr>
                <w:rFonts w:eastAsia="Arial" w:cs="Arial"/>
                <w:spacing w:val="6"/>
              </w:rPr>
              <w:t xml:space="preserve"> </w:t>
            </w:r>
            <w:r>
              <w:rPr>
                <w:rFonts w:eastAsia="Arial" w:cs="Arial"/>
                <w:spacing w:val="1"/>
              </w:rPr>
              <w:t>c</w:t>
            </w:r>
            <w:r>
              <w:rPr>
                <w:rFonts w:eastAsia="Arial" w:cs="Arial"/>
              </w:rPr>
              <w:t>an</w:t>
            </w:r>
            <w:r>
              <w:rPr>
                <w:rFonts w:eastAsia="Arial" w:cs="Arial"/>
                <w:spacing w:val="3"/>
              </w:rPr>
              <w:t xml:space="preserve"> </w:t>
            </w:r>
            <w:r>
              <w:rPr>
                <w:rFonts w:eastAsia="Arial" w:cs="Arial"/>
              </w:rPr>
              <w:t>be</w:t>
            </w:r>
            <w:r>
              <w:rPr>
                <w:rFonts w:eastAsia="Arial" w:cs="Arial"/>
                <w:spacing w:val="4"/>
              </w:rPr>
              <w:t xml:space="preserve"> </w:t>
            </w:r>
            <w:r>
              <w:rPr>
                <w:rFonts w:eastAsia="Arial" w:cs="Arial"/>
              </w:rPr>
              <w:t>h</w:t>
            </w:r>
            <w:r>
              <w:rPr>
                <w:rFonts w:eastAsia="Arial" w:cs="Arial"/>
                <w:spacing w:val="-1"/>
              </w:rPr>
              <w:t>e</w:t>
            </w:r>
            <w:r>
              <w:rPr>
                <w:rFonts w:eastAsia="Arial" w:cs="Arial"/>
                <w:spacing w:val="1"/>
              </w:rPr>
              <w:t>l</w:t>
            </w:r>
            <w:r>
              <w:rPr>
                <w:rFonts w:eastAsia="Arial" w:cs="Arial"/>
              </w:rPr>
              <w:t>d</w:t>
            </w:r>
            <w:r>
              <w:rPr>
                <w:rFonts w:eastAsia="Arial" w:cs="Arial"/>
                <w:spacing w:val="2"/>
              </w:rPr>
              <w:t xml:space="preserve"> </w:t>
            </w:r>
            <w:r>
              <w:rPr>
                <w:rFonts w:eastAsia="Arial" w:cs="Arial"/>
                <w:spacing w:val="1"/>
              </w:rPr>
              <w:t>i</w:t>
            </w:r>
            <w:r>
              <w:rPr>
                <w:rFonts w:eastAsia="Arial" w:cs="Arial"/>
              </w:rPr>
              <w:t>n</w:t>
            </w:r>
            <w:r>
              <w:rPr>
                <w:rFonts w:eastAsia="Arial" w:cs="Arial"/>
                <w:spacing w:val="4"/>
              </w:rPr>
              <w:t xml:space="preserve"> </w:t>
            </w:r>
            <w:r>
              <w:rPr>
                <w:rFonts w:eastAsia="Arial" w:cs="Arial"/>
              </w:rPr>
              <w:t>f</w:t>
            </w:r>
            <w:r>
              <w:rPr>
                <w:rFonts w:eastAsia="Arial" w:cs="Arial"/>
                <w:spacing w:val="1"/>
              </w:rPr>
              <w:t>il</w:t>
            </w:r>
            <w:r>
              <w:rPr>
                <w:rFonts w:eastAsia="Arial" w:cs="Arial"/>
              </w:rPr>
              <w:t xml:space="preserve">es </w:t>
            </w:r>
            <w:r>
              <w:rPr>
                <w:rFonts w:eastAsia="Arial" w:cs="Arial"/>
                <w:spacing w:val="1"/>
              </w:rPr>
              <w:t>r</w:t>
            </w:r>
            <w:r>
              <w:rPr>
                <w:rFonts w:eastAsia="Arial" w:cs="Arial"/>
              </w:rPr>
              <w:t>e</w:t>
            </w:r>
            <w:r>
              <w:rPr>
                <w:rFonts w:eastAsia="Arial" w:cs="Arial"/>
                <w:spacing w:val="2"/>
              </w:rPr>
              <w:t>f</w:t>
            </w:r>
            <w:r>
              <w:rPr>
                <w:rFonts w:eastAsia="Arial" w:cs="Arial"/>
              </w:rPr>
              <w:t>eren</w:t>
            </w:r>
            <w:r>
              <w:rPr>
                <w:rFonts w:eastAsia="Arial" w:cs="Arial"/>
                <w:spacing w:val="1"/>
              </w:rPr>
              <w:t>c</w:t>
            </w:r>
            <w:r>
              <w:rPr>
                <w:rFonts w:eastAsia="Arial" w:cs="Arial"/>
              </w:rPr>
              <w:t>ed</w:t>
            </w:r>
            <w:r>
              <w:rPr>
                <w:rFonts w:eastAsia="Arial" w:cs="Arial"/>
                <w:spacing w:val="-9"/>
              </w:rPr>
              <w:t xml:space="preserve"> </w:t>
            </w:r>
            <w:r>
              <w:rPr>
                <w:rFonts w:eastAsia="Arial" w:cs="Arial"/>
              </w:rPr>
              <w:t>by</w:t>
            </w:r>
            <w:r>
              <w:rPr>
                <w:rFonts w:eastAsia="Arial" w:cs="Arial"/>
                <w:spacing w:val="-2"/>
              </w:rPr>
              <w:t xml:space="preserve"> </w:t>
            </w:r>
            <w:r>
              <w:rPr>
                <w:rFonts w:eastAsia="Arial" w:cs="Arial"/>
                <w:spacing w:val="1"/>
              </w:rPr>
              <w:t>s</w:t>
            </w:r>
            <w:r>
              <w:rPr>
                <w:rFonts w:eastAsia="Arial" w:cs="Arial"/>
              </w:rPr>
              <w:t>u</w:t>
            </w:r>
            <w:r>
              <w:rPr>
                <w:rFonts w:eastAsia="Arial" w:cs="Arial"/>
                <w:spacing w:val="1"/>
              </w:rPr>
              <w:t>b-</w:t>
            </w:r>
            <w:r>
              <w:rPr>
                <w:rFonts w:eastAsia="Arial" w:cs="Arial"/>
              </w:rPr>
              <w:t>a</w:t>
            </w:r>
            <w:r>
              <w:rPr>
                <w:rFonts w:eastAsia="Arial" w:cs="Arial"/>
                <w:spacing w:val="2"/>
              </w:rPr>
              <w:t>t</w:t>
            </w:r>
            <w:r>
              <w:rPr>
                <w:rFonts w:eastAsia="Arial" w:cs="Arial"/>
              </w:rPr>
              <w:t>tr</w:t>
            </w:r>
            <w:r>
              <w:rPr>
                <w:rFonts w:eastAsia="Arial" w:cs="Arial"/>
                <w:spacing w:val="1"/>
              </w:rPr>
              <w:t>i</w:t>
            </w:r>
            <w:r>
              <w:rPr>
                <w:rFonts w:eastAsia="Arial" w:cs="Arial"/>
              </w:rPr>
              <w:t>b</w:t>
            </w:r>
            <w:r>
              <w:rPr>
                <w:rFonts w:eastAsia="Arial" w:cs="Arial"/>
                <w:spacing w:val="-1"/>
              </w:rPr>
              <w:t>u</w:t>
            </w:r>
            <w:r>
              <w:rPr>
                <w:rFonts w:eastAsia="Arial" w:cs="Arial"/>
                <w:spacing w:val="2"/>
              </w:rPr>
              <w:t>t</w:t>
            </w:r>
            <w:r>
              <w:rPr>
                <w:rFonts w:eastAsia="Arial" w:cs="Arial"/>
              </w:rPr>
              <w:t>e</w:t>
            </w:r>
            <w:r>
              <w:rPr>
                <w:rFonts w:eastAsia="Arial" w:cs="Arial"/>
                <w:spacing w:val="-12"/>
              </w:rPr>
              <w:t xml:space="preserve"> </w:t>
            </w:r>
            <w:r>
              <w:rPr>
                <w:rFonts w:eastAsia="Arial" w:cs="Arial"/>
                <w:b/>
                <w:bCs/>
                <w:spacing w:val="1"/>
              </w:rPr>
              <w:t>f</w:t>
            </w:r>
            <w:r>
              <w:rPr>
                <w:rFonts w:eastAsia="Arial" w:cs="Arial"/>
                <w:b/>
                <w:bCs/>
              </w:rPr>
              <w:t>ile</w:t>
            </w:r>
            <w:r>
              <w:rPr>
                <w:rFonts w:eastAsia="Arial" w:cs="Arial"/>
                <w:b/>
                <w:bCs/>
                <w:spacing w:val="-4"/>
              </w:rPr>
              <w:t xml:space="preserve"> </w:t>
            </w:r>
            <w:r>
              <w:rPr>
                <w:rFonts w:eastAsia="Arial" w:cs="Arial"/>
                <w:b/>
                <w:bCs/>
                <w:spacing w:val="-1"/>
              </w:rPr>
              <w:t>r</w:t>
            </w:r>
            <w:r>
              <w:rPr>
                <w:rFonts w:eastAsia="Arial" w:cs="Arial"/>
                <w:b/>
                <w:bCs/>
              </w:rPr>
              <w:t>ef</w:t>
            </w:r>
            <w:r>
              <w:rPr>
                <w:rFonts w:eastAsia="Arial" w:cs="Arial"/>
                <w:b/>
                <w:bCs/>
                <w:spacing w:val="2"/>
              </w:rPr>
              <w:t>e</w:t>
            </w:r>
            <w:r>
              <w:rPr>
                <w:rFonts w:eastAsia="Arial" w:cs="Arial"/>
                <w:b/>
                <w:bCs/>
                <w:spacing w:val="-1"/>
              </w:rPr>
              <w:t>r</w:t>
            </w:r>
            <w:r>
              <w:rPr>
                <w:rFonts w:eastAsia="Arial" w:cs="Arial"/>
                <w:b/>
                <w:bCs/>
              </w:rPr>
              <w:t>en</w:t>
            </w:r>
            <w:r>
              <w:rPr>
                <w:rFonts w:eastAsia="Arial" w:cs="Arial"/>
                <w:b/>
                <w:bCs/>
                <w:spacing w:val="2"/>
              </w:rPr>
              <w:t>c</w:t>
            </w:r>
            <w:r>
              <w:rPr>
                <w:rFonts w:eastAsia="Arial" w:cs="Arial"/>
                <w:b/>
                <w:bCs/>
              </w:rPr>
              <w:t>e</w:t>
            </w:r>
            <w:r>
              <w:rPr>
                <w:rFonts w:eastAsia="Arial" w:cs="Arial"/>
              </w:rPr>
              <w:t>.</w:t>
            </w:r>
          </w:p>
          <w:p w14:paraId="1FAEAFBF" w14:textId="77777777" w:rsidR="004B0760" w:rsidRDefault="004B0760" w:rsidP="004B0760">
            <w:pPr>
              <w:spacing w:before="1" w:after="0" w:line="240" w:lineRule="auto"/>
              <w:ind w:left="100" w:right="-20"/>
              <w:rPr>
                <w:rFonts w:eastAsia="Arial" w:cs="Arial"/>
              </w:rPr>
            </w:pPr>
            <w:r>
              <w:rPr>
                <w:rFonts w:ascii="Symbol" w:eastAsia="Symbol" w:hAnsi="Symbol" w:cs="Symbol"/>
              </w:rPr>
              <w:t></w:t>
            </w:r>
            <w:r>
              <w:rPr>
                <w:rFonts w:ascii="Times New Roman" w:eastAsia="Times New Roman" w:hAnsi="Times New Roman"/>
              </w:rPr>
              <w:t xml:space="preserve"> </w:t>
            </w:r>
            <w:r>
              <w:rPr>
                <w:rFonts w:ascii="Times New Roman" w:eastAsia="Times New Roman" w:hAnsi="Times New Roman"/>
                <w:spacing w:val="47"/>
              </w:rPr>
              <w:t xml:space="preserve"> </w:t>
            </w:r>
            <w:r>
              <w:rPr>
                <w:rFonts w:eastAsia="Arial" w:cs="Arial"/>
                <w:spacing w:val="-2"/>
              </w:rPr>
              <w:t>T</w:t>
            </w:r>
            <w:r>
              <w:rPr>
                <w:rFonts w:eastAsia="Arial" w:cs="Arial"/>
                <w:spacing w:val="2"/>
              </w:rPr>
              <w:t>h</w:t>
            </w:r>
            <w:r>
              <w:rPr>
                <w:rFonts w:eastAsia="Arial" w:cs="Arial"/>
              </w:rPr>
              <w:t>e</w:t>
            </w:r>
            <w:r>
              <w:rPr>
                <w:rFonts w:eastAsia="Arial" w:cs="Arial"/>
                <w:spacing w:val="-2"/>
              </w:rPr>
              <w:t xml:space="preserve"> </w:t>
            </w:r>
            <w:r>
              <w:rPr>
                <w:rFonts w:eastAsia="Arial" w:cs="Arial"/>
                <w:spacing w:val="1"/>
              </w:rPr>
              <w:t>s</w:t>
            </w:r>
            <w:r>
              <w:rPr>
                <w:rFonts w:eastAsia="Arial" w:cs="Arial"/>
              </w:rPr>
              <w:t>ub</w:t>
            </w:r>
            <w:r>
              <w:rPr>
                <w:rFonts w:eastAsia="Arial" w:cs="Arial"/>
                <w:spacing w:val="1"/>
              </w:rPr>
              <w:t>-</w:t>
            </w:r>
            <w:r>
              <w:rPr>
                <w:rFonts w:eastAsia="Arial" w:cs="Arial"/>
              </w:rPr>
              <w:t>a</w:t>
            </w:r>
            <w:r>
              <w:rPr>
                <w:rFonts w:eastAsia="Arial" w:cs="Arial"/>
                <w:spacing w:val="2"/>
              </w:rPr>
              <w:t>t</w:t>
            </w:r>
            <w:r>
              <w:rPr>
                <w:rFonts w:eastAsia="Arial" w:cs="Arial"/>
              </w:rPr>
              <w:t>tr</w:t>
            </w:r>
            <w:r>
              <w:rPr>
                <w:rFonts w:eastAsia="Arial" w:cs="Arial"/>
                <w:spacing w:val="1"/>
              </w:rPr>
              <w:t>i</w:t>
            </w:r>
            <w:r>
              <w:rPr>
                <w:rFonts w:eastAsia="Arial" w:cs="Arial"/>
              </w:rPr>
              <w:t>b</w:t>
            </w:r>
            <w:r>
              <w:rPr>
                <w:rFonts w:eastAsia="Arial" w:cs="Arial"/>
                <w:spacing w:val="-1"/>
              </w:rPr>
              <w:t>u</w:t>
            </w:r>
            <w:r>
              <w:rPr>
                <w:rFonts w:eastAsia="Arial" w:cs="Arial"/>
                <w:spacing w:val="2"/>
              </w:rPr>
              <w:t>t</w:t>
            </w:r>
            <w:r>
              <w:rPr>
                <w:rFonts w:eastAsia="Arial" w:cs="Arial"/>
              </w:rPr>
              <w:t>e</w:t>
            </w:r>
            <w:r>
              <w:rPr>
                <w:rFonts w:eastAsia="Arial" w:cs="Arial"/>
                <w:spacing w:val="-11"/>
              </w:rPr>
              <w:t xml:space="preserve"> </w:t>
            </w:r>
            <w:r>
              <w:rPr>
                <w:rFonts w:eastAsia="Arial" w:cs="Arial"/>
                <w:b/>
                <w:bCs/>
                <w:spacing w:val="1"/>
              </w:rPr>
              <w:t>f</w:t>
            </w:r>
            <w:r>
              <w:rPr>
                <w:rFonts w:eastAsia="Arial" w:cs="Arial"/>
                <w:b/>
                <w:bCs/>
              </w:rPr>
              <w:t>ile</w:t>
            </w:r>
            <w:r>
              <w:rPr>
                <w:rFonts w:eastAsia="Arial" w:cs="Arial"/>
                <w:b/>
                <w:bCs/>
                <w:spacing w:val="-4"/>
              </w:rPr>
              <w:t xml:space="preserve"> </w:t>
            </w:r>
            <w:r>
              <w:rPr>
                <w:rFonts w:eastAsia="Arial" w:cs="Arial"/>
                <w:b/>
                <w:bCs/>
              </w:rPr>
              <w:t>locat</w:t>
            </w:r>
            <w:r>
              <w:rPr>
                <w:rFonts w:eastAsia="Arial" w:cs="Arial"/>
                <w:b/>
                <w:bCs/>
                <w:spacing w:val="1"/>
              </w:rPr>
              <w:t>o</w:t>
            </w:r>
            <w:r>
              <w:rPr>
                <w:rFonts w:eastAsia="Arial" w:cs="Arial"/>
                <w:b/>
                <w:bCs/>
              </w:rPr>
              <w:t>r</w:t>
            </w:r>
            <w:r>
              <w:rPr>
                <w:rFonts w:eastAsia="Arial" w:cs="Arial"/>
                <w:b/>
                <w:bCs/>
                <w:spacing w:val="-5"/>
              </w:rPr>
              <w:t xml:space="preserve"> </w:t>
            </w:r>
            <w:r>
              <w:rPr>
                <w:rFonts w:eastAsia="Arial" w:cs="Arial"/>
                <w:spacing w:val="1"/>
              </w:rPr>
              <w:t>c</w:t>
            </w:r>
            <w:r>
              <w:rPr>
                <w:rFonts w:eastAsia="Arial" w:cs="Arial"/>
              </w:rPr>
              <w:t>a</w:t>
            </w:r>
            <w:r>
              <w:rPr>
                <w:rFonts w:eastAsia="Arial" w:cs="Arial"/>
                <w:spacing w:val="-1"/>
              </w:rPr>
              <w:t>n</w:t>
            </w:r>
            <w:r>
              <w:rPr>
                <w:rFonts w:eastAsia="Arial" w:cs="Arial"/>
              </w:rPr>
              <w:t>n</w:t>
            </w:r>
            <w:r>
              <w:rPr>
                <w:rFonts w:eastAsia="Arial" w:cs="Arial"/>
                <w:spacing w:val="-1"/>
              </w:rPr>
              <w:t>o</w:t>
            </w:r>
            <w:r>
              <w:rPr>
                <w:rFonts w:eastAsia="Arial" w:cs="Arial"/>
              </w:rPr>
              <w:t>t</w:t>
            </w:r>
            <w:r>
              <w:rPr>
                <w:rFonts w:eastAsia="Arial" w:cs="Arial"/>
                <w:spacing w:val="-2"/>
              </w:rPr>
              <w:t xml:space="preserve"> </w:t>
            </w:r>
            <w:r>
              <w:rPr>
                <w:rFonts w:eastAsia="Arial" w:cs="Arial"/>
              </w:rPr>
              <w:t>be</w:t>
            </w:r>
            <w:r>
              <w:rPr>
                <w:rFonts w:eastAsia="Arial" w:cs="Arial"/>
                <w:spacing w:val="-1"/>
              </w:rPr>
              <w:t xml:space="preserve"> </w:t>
            </w:r>
            <w:r>
              <w:rPr>
                <w:rFonts w:eastAsia="Arial" w:cs="Arial"/>
              </w:rPr>
              <w:t>p</w:t>
            </w:r>
            <w:r>
              <w:rPr>
                <w:rFonts w:eastAsia="Arial" w:cs="Arial"/>
                <w:spacing w:val="-1"/>
              </w:rPr>
              <w:t>o</w:t>
            </w:r>
            <w:r>
              <w:rPr>
                <w:rFonts w:eastAsia="Arial" w:cs="Arial"/>
              </w:rPr>
              <w:t>p</w:t>
            </w:r>
            <w:r>
              <w:rPr>
                <w:rFonts w:eastAsia="Arial" w:cs="Arial"/>
                <w:spacing w:val="-1"/>
              </w:rPr>
              <w:t>u</w:t>
            </w:r>
            <w:r>
              <w:rPr>
                <w:rFonts w:eastAsia="Arial" w:cs="Arial"/>
                <w:spacing w:val="1"/>
              </w:rPr>
              <w:t>l</w:t>
            </w:r>
            <w:r>
              <w:rPr>
                <w:rFonts w:eastAsia="Arial" w:cs="Arial"/>
              </w:rPr>
              <w:t>a</w:t>
            </w:r>
            <w:r>
              <w:rPr>
                <w:rFonts w:eastAsia="Arial" w:cs="Arial"/>
                <w:spacing w:val="2"/>
              </w:rPr>
              <w:t>t</w:t>
            </w:r>
            <w:r>
              <w:rPr>
                <w:rFonts w:eastAsia="Arial" w:cs="Arial"/>
              </w:rPr>
              <w:t>ed</w:t>
            </w:r>
            <w:r>
              <w:rPr>
                <w:rFonts w:eastAsia="Arial" w:cs="Arial"/>
                <w:spacing w:val="-8"/>
              </w:rPr>
              <w:t xml:space="preserve"> </w:t>
            </w:r>
            <w:r>
              <w:rPr>
                <w:rFonts w:eastAsia="Arial" w:cs="Arial"/>
              </w:rPr>
              <w:t>u</w:t>
            </w:r>
            <w:r>
              <w:rPr>
                <w:rFonts w:eastAsia="Arial" w:cs="Arial"/>
                <w:spacing w:val="-1"/>
              </w:rPr>
              <w:t>nl</w:t>
            </w:r>
            <w:r>
              <w:rPr>
                <w:rFonts w:eastAsia="Arial" w:cs="Arial"/>
              </w:rPr>
              <w:t>e</w:t>
            </w:r>
            <w:r>
              <w:rPr>
                <w:rFonts w:eastAsia="Arial" w:cs="Arial"/>
                <w:spacing w:val="1"/>
              </w:rPr>
              <w:t>s</w:t>
            </w:r>
            <w:r>
              <w:rPr>
                <w:rFonts w:eastAsia="Arial" w:cs="Arial"/>
              </w:rPr>
              <w:t>s</w:t>
            </w:r>
            <w:r>
              <w:rPr>
                <w:rFonts w:eastAsia="Arial" w:cs="Arial"/>
                <w:spacing w:val="-5"/>
              </w:rPr>
              <w:t xml:space="preserve"> </w:t>
            </w:r>
            <w:r>
              <w:rPr>
                <w:rFonts w:eastAsia="Arial" w:cs="Arial"/>
                <w:spacing w:val="2"/>
              </w:rPr>
              <w:t>t</w:t>
            </w:r>
            <w:r>
              <w:rPr>
                <w:rFonts w:eastAsia="Arial" w:cs="Arial"/>
              </w:rPr>
              <w:t>he</w:t>
            </w:r>
            <w:r>
              <w:rPr>
                <w:rFonts w:eastAsia="Arial" w:cs="Arial"/>
                <w:spacing w:val="-2"/>
              </w:rPr>
              <w:t xml:space="preserve"> </w:t>
            </w:r>
            <w:r>
              <w:rPr>
                <w:rFonts w:eastAsia="Arial" w:cs="Arial"/>
                <w:spacing w:val="-3"/>
              </w:rPr>
              <w:t>a</w:t>
            </w:r>
            <w:r>
              <w:rPr>
                <w:rFonts w:eastAsia="Arial" w:cs="Arial"/>
                <w:spacing w:val="2"/>
              </w:rPr>
              <w:t>t</w:t>
            </w:r>
            <w:r>
              <w:rPr>
                <w:rFonts w:eastAsia="Arial" w:cs="Arial"/>
              </w:rPr>
              <w:t>tr</w:t>
            </w:r>
            <w:r>
              <w:rPr>
                <w:rFonts w:eastAsia="Arial" w:cs="Arial"/>
                <w:spacing w:val="1"/>
              </w:rPr>
              <w:t>i</w:t>
            </w:r>
            <w:r>
              <w:rPr>
                <w:rFonts w:eastAsia="Arial" w:cs="Arial"/>
              </w:rPr>
              <w:t>b</w:t>
            </w:r>
            <w:r>
              <w:rPr>
                <w:rFonts w:eastAsia="Arial" w:cs="Arial"/>
                <w:spacing w:val="-1"/>
              </w:rPr>
              <w:t>u</w:t>
            </w:r>
            <w:r>
              <w:rPr>
                <w:rFonts w:eastAsia="Arial" w:cs="Arial"/>
                <w:spacing w:val="2"/>
              </w:rPr>
              <w:t>t</w:t>
            </w:r>
            <w:r>
              <w:rPr>
                <w:rFonts w:eastAsia="Arial" w:cs="Arial"/>
              </w:rPr>
              <w:t>e</w:t>
            </w:r>
            <w:r>
              <w:rPr>
                <w:rFonts w:eastAsia="Arial" w:cs="Arial"/>
                <w:spacing w:val="-3"/>
              </w:rPr>
              <w:t xml:space="preserve"> </w:t>
            </w:r>
            <w:r>
              <w:rPr>
                <w:rFonts w:eastAsia="Arial" w:cs="Arial"/>
                <w:b/>
                <w:bCs/>
                <w:spacing w:val="1"/>
              </w:rPr>
              <w:t>f</w:t>
            </w:r>
            <w:r>
              <w:rPr>
                <w:rFonts w:eastAsia="Arial" w:cs="Arial"/>
                <w:b/>
                <w:bCs/>
              </w:rPr>
              <w:t>ile</w:t>
            </w:r>
            <w:r>
              <w:rPr>
                <w:rFonts w:eastAsia="Arial" w:cs="Arial"/>
                <w:b/>
                <w:bCs/>
                <w:spacing w:val="-4"/>
              </w:rPr>
              <w:t xml:space="preserve"> </w:t>
            </w:r>
            <w:r>
              <w:rPr>
                <w:rFonts w:eastAsia="Arial" w:cs="Arial"/>
                <w:b/>
                <w:bCs/>
                <w:spacing w:val="-1"/>
              </w:rPr>
              <w:t>r</w:t>
            </w:r>
            <w:r>
              <w:rPr>
                <w:rFonts w:eastAsia="Arial" w:cs="Arial"/>
                <w:b/>
                <w:bCs/>
              </w:rPr>
              <w:t>efer</w:t>
            </w:r>
            <w:r>
              <w:rPr>
                <w:rFonts w:eastAsia="Arial" w:cs="Arial"/>
                <w:b/>
                <w:bCs/>
                <w:spacing w:val="1"/>
              </w:rPr>
              <w:t>e</w:t>
            </w:r>
            <w:r>
              <w:rPr>
                <w:rFonts w:eastAsia="Arial" w:cs="Arial"/>
                <w:b/>
                <w:bCs/>
              </w:rPr>
              <w:t>nce</w:t>
            </w:r>
            <w:r>
              <w:rPr>
                <w:rFonts w:eastAsia="Arial" w:cs="Arial"/>
                <w:b/>
                <w:bCs/>
                <w:spacing w:val="-6"/>
              </w:rPr>
              <w:t xml:space="preserve"> </w:t>
            </w:r>
            <w:r>
              <w:rPr>
                <w:rFonts w:eastAsia="Arial" w:cs="Arial"/>
                <w:spacing w:val="1"/>
              </w:rPr>
              <w:t>i</w:t>
            </w:r>
            <w:r>
              <w:rPr>
                <w:rFonts w:eastAsia="Arial" w:cs="Arial"/>
              </w:rPr>
              <w:t>s p</w:t>
            </w:r>
            <w:r>
              <w:rPr>
                <w:rFonts w:eastAsia="Arial" w:cs="Arial"/>
                <w:spacing w:val="-1"/>
              </w:rPr>
              <w:t>o</w:t>
            </w:r>
            <w:r>
              <w:rPr>
                <w:rFonts w:eastAsia="Arial" w:cs="Arial"/>
              </w:rPr>
              <w:t>p</w:t>
            </w:r>
            <w:r>
              <w:rPr>
                <w:rFonts w:eastAsia="Arial" w:cs="Arial"/>
                <w:spacing w:val="-1"/>
              </w:rPr>
              <w:t>u</w:t>
            </w:r>
            <w:r>
              <w:rPr>
                <w:rFonts w:eastAsia="Arial" w:cs="Arial"/>
                <w:spacing w:val="1"/>
              </w:rPr>
              <w:t>l</w:t>
            </w:r>
            <w:r>
              <w:rPr>
                <w:rFonts w:eastAsia="Arial" w:cs="Arial"/>
              </w:rPr>
              <w:t>a</w:t>
            </w:r>
            <w:r>
              <w:rPr>
                <w:rFonts w:eastAsia="Arial" w:cs="Arial"/>
                <w:spacing w:val="2"/>
              </w:rPr>
              <w:t>t</w:t>
            </w:r>
            <w:r>
              <w:rPr>
                <w:rFonts w:eastAsia="Arial" w:cs="Arial"/>
              </w:rPr>
              <w:t>e</w:t>
            </w:r>
            <w:r>
              <w:rPr>
                <w:rFonts w:eastAsia="Arial" w:cs="Arial"/>
                <w:spacing w:val="-1"/>
              </w:rPr>
              <w:t>d</w:t>
            </w:r>
            <w:r>
              <w:rPr>
                <w:rFonts w:eastAsia="Arial" w:cs="Arial"/>
              </w:rPr>
              <w:t>.</w:t>
            </w:r>
          </w:p>
          <w:p w14:paraId="3F8F1210" w14:textId="62AF7AB3" w:rsidR="00910B6F" w:rsidRPr="00910B6F" w:rsidRDefault="00910B6F" w:rsidP="00910B6F">
            <w:pPr>
              <w:spacing w:before="120" w:after="120"/>
              <w:rPr>
                <w:rFonts w:cs="Arial"/>
              </w:rPr>
            </w:pPr>
          </w:p>
        </w:tc>
      </w:tr>
    </w:tbl>
    <w:p w14:paraId="29D0F005" w14:textId="77777777" w:rsidR="00910B6F" w:rsidRPr="00910B6F" w:rsidRDefault="00910B6F" w:rsidP="00910B6F">
      <w:pPr>
        <w:spacing w:before="240"/>
        <w:rPr>
          <w:b/>
        </w:rPr>
      </w:pPr>
    </w:p>
    <w:p w14:paraId="4F94C6CF" w14:textId="77777777" w:rsidR="00910B6F" w:rsidRPr="00910B6F" w:rsidRDefault="00910B6F" w:rsidP="00716062">
      <w:pPr>
        <w:pStyle w:val="Heading2"/>
      </w:pPr>
      <w:bookmarkStart w:id="4139" w:name="_Toc120214828"/>
      <w:r w:rsidRPr="00910B6F">
        <w:t>Landmark Description</w:t>
      </w:r>
      <w:bookmarkEnd w:id="4139"/>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630BE51B" w14:textId="77777777" w:rsidTr="004879A4">
        <w:tc>
          <w:tcPr>
            <w:tcW w:w="5000" w:type="pct"/>
            <w:shd w:val="clear" w:color="auto" w:fill="auto"/>
          </w:tcPr>
          <w:p w14:paraId="199BC89F"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Textual description of selected landmarks that have significance in an area.</w:t>
            </w:r>
          </w:p>
          <w:p w14:paraId="086C31F0" w14:textId="77777777" w:rsidR="00910B6F" w:rsidRPr="00910B6F" w:rsidRDefault="00910B6F" w:rsidP="00910B6F">
            <w:pPr>
              <w:spacing w:before="120" w:after="120"/>
              <w:rPr>
                <w:rFonts w:cs="Arial"/>
              </w:rPr>
            </w:pPr>
            <w:r w:rsidRPr="00910B6F">
              <w:rPr>
                <w:rFonts w:cs="Arial"/>
                <w:u w:val="single"/>
              </w:rPr>
              <w:t>Sub-attributes:</w:t>
            </w:r>
          </w:p>
          <w:p w14:paraId="39C4842D" w14:textId="4EA87C9F"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Text Content  </w:t>
            </w:r>
            <w:r w:rsidRPr="00910B6F">
              <w:rPr>
                <w:rFonts w:cs="Arial"/>
              </w:rPr>
              <w:t>(</w:t>
            </w:r>
            <w:r w:rsidR="0058490A">
              <w:rPr>
                <w:rFonts w:cs="Arial"/>
              </w:rPr>
              <w:t xml:space="preserve">see clause </w:t>
            </w:r>
            <w:r w:rsidR="00A45739">
              <w:rPr>
                <w:rFonts w:cs="Arial"/>
              </w:rPr>
              <w:t>18.</w:t>
            </w:r>
            <w:r w:rsidRPr="00910B6F">
              <w:rPr>
                <w:rFonts w:cs="Arial"/>
              </w:rPr>
              <w:t>28)</w:t>
            </w:r>
          </w:p>
          <w:p w14:paraId="430F90D5" w14:textId="77777777" w:rsidR="00910B6F" w:rsidRPr="00910B6F" w:rsidRDefault="00910B6F" w:rsidP="00910B6F">
            <w:pPr>
              <w:spacing w:before="120" w:after="120"/>
              <w:rPr>
                <w:rFonts w:cs="Arial"/>
              </w:rPr>
            </w:pPr>
          </w:p>
          <w:p w14:paraId="47341717" w14:textId="77777777" w:rsidR="00910B6F" w:rsidRPr="00910B6F" w:rsidRDefault="00910B6F" w:rsidP="00910B6F">
            <w:pPr>
              <w:spacing w:before="120" w:after="120"/>
              <w:rPr>
                <w:rFonts w:cs="Arial"/>
              </w:rPr>
            </w:pPr>
            <w:r w:rsidRPr="00910B6F">
              <w:rPr>
                <w:rFonts w:cs="Arial"/>
                <w:u w:val="single"/>
              </w:rPr>
              <w:t>Remarks:</w:t>
            </w:r>
          </w:p>
          <w:p w14:paraId="412F7CD7" w14:textId="77777777" w:rsidR="00910B6F" w:rsidRDefault="00910B6F" w:rsidP="00910B6F">
            <w:pPr>
              <w:spacing w:before="120" w:after="120"/>
              <w:rPr>
                <w:ins w:id="4140" w:author="Raphael Malyankar" w:date="2022-10-21T01:17:00Z"/>
                <w:rFonts w:cs="Arial"/>
              </w:rPr>
            </w:pPr>
            <w:r w:rsidRPr="00910B6F">
              <w:rPr>
                <w:rFonts w:cs="Arial"/>
              </w:rPr>
              <w:t>•No remarks.</w:t>
            </w:r>
          </w:p>
          <w:p w14:paraId="3466B3C9" w14:textId="6DF8E56F" w:rsidR="00481566" w:rsidRPr="00910B6F" w:rsidRDefault="00481566" w:rsidP="00910B6F">
            <w:pPr>
              <w:spacing w:before="120" w:after="120"/>
              <w:rPr>
                <w:rFonts w:cs="Arial"/>
              </w:rPr>
            </w:pPr>
            <w:ins w:id="4141" w:author="Raphael Malyankar" w:date="2022-10-21T01:17:00Z">
              <w:r w:rsidRPr="00481566">
                <w:rPr>
                  <w:rFonts w:cs="Arial"/>
                  <w:u w:val="single"/>
                </w:rPr>
                <w:t>Distinction</w:t>
              </w:r>
              <w:r>
                <w:rPr>
                  <w:rFonts w:cs="Arial"/>
                </w:rPr>
                <w:t xml:space="preserve">: </w:t>
              </w:r>
              <w:proofErr w:type="spellStart"/>
              <w:r>
                <w:rPr>
                  <w:rFonts w:cs="Arial"/>
                </w:rPr>
                <w:t>majorLightDescription</w:t>
              </w:r>
              <w:proofErr w:type="spellEnd"/>
              <w:r>
                <w:rPr>
                  <w:rFonts w:cs="Arial"/>
                </w:rPr>
                <w:t xml:space="preserve">, </w:t>
              </w:r>
            </w:ins>
            <w:proofErr w:type="spellStart"/>
            <w:ins w:id="4142" w:author="Raphael Malyankar" w:date="2022-10-21T01:20:00Z">
              <w:r w:rsidR="008A221D">
                <w:rPr>
                  <w:rFonts w:cs="Arial"/>
                </w:rPr>
                <w:t>markedBy</w:t>
              </w:r>
              <w:proofErr w:type="spellEnd"/>
              <w:r w:rsidR="008A221D">
                <w:rPr>
                  <w:rFonts w:cs="Arial"/>
                </w:rPr>
                <w:t xml:space="preserve">, </w:t>
              </w:r>
            </w:ins>
            <w:proofErr w:type="spellStart"/>
            <w:ins w:id="4143" w:author="Raphael Malyankar" w:date="2022-10-21T01:17:00Z">
              <w:r>
                <w:rPr>
                  <w:rFonts w:cs="Arial"/>
                </w:rPr>
                <w:t>usefulMarkDescription</w:t>
              </w:r>
              <w:proofErr w:type="spellEnd"/>
              <w:r>
                <w:rPr>
                  <w:rFonts w:cs="Arial"/>
                </w:rPr>
                <w:t xml:space="preserve">, </w:t>
              </w:r>
            </w:ins>
            <w:proofErr w:type="spellStart"/>
            <w:ins w:id="4144" w:author="Raphael Malyankar" w:date="2022-10-21T01:18:00Z">
              <w:r>
                <w:rPr>
                  <w:rFonts w:cs="Arial"/>
                </w:rPr>
                <w:t>offshoreMarkDescription</w:t>
              </w:r>
            </w:ins>
            <w:proofErr w:type="spellEnd"/>
          </w:p>
        </w:tc>
      </w:tr>
    </w:tbl>
    <w:p w14:paraId="5A613AC3" w14:textId="77777777" w:rsidR="00910B6F" w:rsidRPr="00910B6F" w:rsidRDefault="00910B6F" w:rsidP="00910B6F">
      <w:pPr>
        <w:spacing w:before="240"/>
        <w:rPr>
          <w:b/>
        </w:rPr>
      </w:pPr>
    </w:p>
    <w:p w14:paraId="5F1831A4" w14:textId="77777777" w:rsidR="00910B6F" w:rsidRPr="00910B6F" w:rsidRDefault="00910B6F" w:rsidP="00716062">
      <w:pPr>
        <w:pStyle w:val="Heading2"/>
      </w:pPr>
      <w:bookmarkStart w:id="4145" w:name="_Toc120214829"/>
      <w:r w:rsidRPr="00910B6F">
        <w:t>Limits Description</w:t>
      </w:r>
      <w:bookmarkEnd w:id="4145"/>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08D4BD61" w14:textId="77777777" w:rsidTr="004879A4">
        <w:tc>
          <w:tcPr>
            <w:tcW w:w="5000" w:type="pct"/>
            <w:shd w:val="clear" w:color="auto" w:fill="auto"/>
          </w:tcPr>
          <w:p w14:paraId="3E354283"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Description of the area covered by the information specified.</w:t>
            </w:r>
          </w:p>
          <w:p w14:paraId="1C455E94" w14:textId="77777777" w:rsidR="00910B6F" w:rsidRPr="00910B6F" w:rsidRDefault="00910B6F" w:rsidP="00910B6F">
            <w:pPr>
              <w:spacing w:before="120" w:after="120"/>
              <w:rPr>
                <w:rFonts w:cs="Arial"/>
              </w:rPr>
            </w:pPr>
            <w:r w:rsidRPr="00910B6F">
              <w:rPr>
                <w:rFonts w:cs="Arial"/>
                <w:u w:val="single"/>
              </w:rPr>
              <w:t>Sub-attributes:</w:t>
            </w:r>
          </w:p>
          <w:p w14:paraId="2C4A1614" w14:textId="1455EAF9"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Text Content  </w:t>
            </w:r>
            <w:r w:rsidRPr="00910B6F">
              <w:rPr>
                <w:rFonts w:cs="Arial"/>
              </w:rPr>
              <w:t>(</w:t>
            </w:r>
            <w:r w:rsidR="0058490A">
              <w:rPr>
                <w:rFonts w:cs="Arial"/>
              </w:rPr>
              <w:t xml:space="preserve">see clause </w:t>
            </w:r>
            <w:r w:rsidR="00A45739">
              <w:rPr>
                <w:rFonts w:cs="Arial"/>
              </w:rPr>
              <w:t>18.</w:t>
            </w:r>
            <w:r w:rsidRPr="00910B6F">
              <w:rPr>
                <w:rFonts w:cs="Arial"/>
              </w:rPr>
              <w:t>28)</w:t>
            </w:r>
          </w:p>
          <w:p w14:paraId="313DCD97" w14:textId="77777777" w:rsidR="00910B6F" w:rsidRPr="00910B6F" w:rsidRDefault="00910B6F" w:rsidP="00910B6F">
            <w:pPr>
              <w:spacing w:before="120" w:after="120"/>
              <w:rPr>
                <w:rFonts w:cs="Arial"/>
              </w:rPr>
            </w:pPr>
          </w:p>
          <w:p w14:paraId="2B04E8E8" w14:textId="77777777" w:rsidR="00910B6F" w:rsidRPr="00910B6F" w:rsidRDefault="00910B6F" w:rsidP="00910B6F">
            <w:pPr>
              <w:spacing w:before="120" w:after="120"/>
              <w:rPr>
                <w:rFonts w:cs="Arial"/>
              </w:rPr>
            </w:pPr>
            <w:r w:rsidRPr="00910B6F">
              <w:rPr>
                <w:rFonts w:cs="Arial"/>
                <w:u w:val="single"/>
              </w:rPr>
              <w:t>Remarks:</w:t>
            </w:r>
          </w:p>
          <w:p w14:paraId="7667D7F5" w14:textId="77777777" w:rsidR="00910B6F" w:rsidRPr="00910B6F" w:rsidRDefault="00910B6F" w:rsidP="00910B6F">
            <w:pPr>
              <w:spacing w:before="120" w:after="120"/>
              <w:rPr>
                <w:rFonts w:cs="Arial"/>
              </w:rPr>
            </w:pPr>
            <w:r w:rsidRPr="00910B6F">
              <w:rPr>
                <w:rFonts w:cs="Arial"/>
              </w:rPr>
              <w:t>•No remarks.</w:t>
            </w:r>
          </w:p>
        </w:tc>
      </w:tr>
    </w:tbl>
    <w:p w14:paraId="6471F0F4" w14:textId="77777777" w:rsidR="00910B6F" w:rsidRPr="00910B6F" w:rsidRDefault="00910B6F" w:rsidP="00910B6F">
      <w:pPr>
        <w:spacing w:before="240"/>
        <w:rPr>
          <w:b/>
        </w:rPr>
      </w:pPr>
    </w:p>
    <w:p w14:paraId="02359BC2" w14:textId="77777777" w:rsidR="00910B6F" w:rsidRPr="00910B6F" w:rsidRDefault="00910B6F" w:rsidP="00716062">
      <w:pPr>
        <w:pStyle w:val="Heading2"/>
      </w:pPr>
      <w:bookmarkStart w:id="4146" w:name="_Toc120214830"/>
      <w:r w:rsidRPr="00910B6F">
        <w:t>Major Light Description</w:t>
      </w:r>
      <w:bookmarkEnd w:id="4146"/>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726E9078" w14:textId="77777777" w:rsidTr="004879A4">
        <w:tc>
          <w:tcPr>
            <w:tcW w:w="5000" w:type="pct"/>
            <w:shd w:val="clear" w:color="auto" w:fill="auto"/>
          </w:tcPr>
          <w:p w14:paraId="5DA51028"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A description of navigationally significant lights essential for marking landfalls, offshore dangers, shipping routes, port access channels or protection of the marine environment.</w:t>
            </w:r>
          </w:p>
          <w:p w14:paraId="2069AE98" w14:textId="77777777" w:rsidR="00910B6F" w:rsidRPr="00910B6F" w:rsidRDefault="00910B6F" w:rsidP="00910B6F">
            <w:pPr>
              <w:spacing w:before="120" w:after="120"/>
              <w:rPr>
                <w:rFonts w:cs="Arial"/>
              </w:rPr>
            </w:pPr>
            <w:r w:rsidRPr="00910B6F">
              <w:rPr>
                <w:rFonts w:cs="Arial"/>
                <w:u w:val="single"/>
              </w:rPr>
              <w:t>Sub-attributes:</w:t>
            </w:r>
          </w:p>
          <w:p w14:paraId="115BC275" w14:textId="63F61424"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Text Content  </w:t>
            </w:r>
            <w:r w:rsidRPr="00910B6F">
              <w:rPr>
                <w:rFonts w:cs="Arial"/>
              </w:rPr>
              <w:t>(</w:t>
            </w:r>
            <w:r w:rsidR="0058490A">
              <w:rPr>
                <w:rFonts w:cs="Arial"/>
              </w:rPr>
              <w:t xml:space="preserve">see clause </w:t>
            </w:r>
            <w:r w:rsidR="00A45739">
              <w:rPr>
                <w:rFonts w:cs="Arial"/>
              </w:rPr>
              <w:t>18.</w:t>
            </w:r>
            <w:r w:rsidRPr="00910B6F">
              <w:rPr>
                <w:rFonts w:cs="Arial"/>
              </w:rPr>
              <w:t>28)</w:t>
            </w:r>
          </w:p>
          <w:p w14:paraId="083FAFB0" w14:textId="77777777" w:rsidR="00910B6F" w:rsidRPr="00910B6F" w:rsidRDefault="00910B6F" w:rsidP="00910B6F">
            <w:pPr>
              <w:spacing w:before="120" w:after="120"/>
              <w:rPr>
                <w:rFonts w:cs="Arial"/>
              </w:rPr>
            </w:pPr>
          </w:p>
          <w:p w14:paraId="0E43BAB9" w14:textId="77777777" w:rsidR="00910B6F" w:rsidRPr="00910B6F" w:rsidRDefault="00910B6F" w:rsidP="00910B6F">
            <w:pPr>
              <w:spacing w:before="120" w:after="120"/>
              <w:rPr>
                <w:rFonts w:cs="Arial"/>
              </w:rPr>
            </w:pPr>
            <w:r w:rsidRPr="00910B6F">
              <w:rPr>
                <w:rFonts w:cs="Arial"/>
                <w:u w:val="single"/>
              </w:rPr>
              <w:t>Remarks:</w:t>
            </w:r>
          </w:p>
          <w:p w14:paraId="575EFF22" w14:textId="77777777" w:rsidR="00910B6F" w:rsidRPr="00910B6F" w:rsidRDefault="00910B6F" w:rsidP="00910B6F">
            <w:pPr>
              <w:spacing w:before="120" w:after="120"/>
              <w:rPr>
                <w:rFonts w:cs="Arial"/>
              </w:rPr>
            </w:pPr>
            <w:r w:rsidRPr="00910B6F">
              <w:rPr>
                <w:rFonts w:cs="Arial"/>
              </w:rPr>
              <w:t>•No remarks.</w:t>
            </w:r>
          </w:p>
        </w:tc>
      </w:tr>
    </w:tbl>
    <w:p w14:paraId="16A9329F" w14:textId="77777777" w:rsidR="00910B6F" w:rsidRPr="00910B6F" w:rsidRDefault="00910B6F" w:rsidP="00910B6F">
      <w:pPr>
        <w:spacing w:before="240"/>
        <w:rPr>
          <w:b/>
        </w:rPr>
      </w:pPr>
    </w:p>
    <w:p w14:paraId="7407CE4F" w14:textId="77777777" w:rsidR="00910B6F" w:rsidRPr="00910B6F" w:rsidRDefault="00910B6F" w:rsidP="00716062">
      <w:pPr>
        <w:pStyle w:val="Heading2"/>
      </w:pPr>
      <w:bookmarkStart w:id="4147" w:name="_Toc120214831"/>
      <w:r w:rsidRPr="00910B6F">
        <w:t>Marked By</w:t>
      </w:r>
      <w:bookmarkEnd w:id="4147"/>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76522662" w14:textId="77777777" w:rsidTr="004879A4">
        <w:tc>
          <w:tcPr>
            <w:tcW w:w="5000" w:type="pct"/>
            <w:shd w:val="clear" w:color="auto" w:fill="auto"/>
          </w:tcPr>
          <w:p w14:paraId="6A8290A7"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Description of the aids to navigation used to mark an area or object.</w:t>
            </w:r>
          </w:p>
          <w:p w14:paraId="2DF43C7F" w14:textId="77777777" w:rsidR="00910B6F" w:rsidRPr="00910B6F" w:rsidRDefault="00910B6F" w:rsidP="00910B6F">
            <w:pPr>
              <w:spacing w:before="120" w:after="120"/>
              <w:rPr>
                <w:rFonts w:cs="Arial"/>
              </w:rPr>
            </w:pPr>
            <w:r w:rsidRPr="00910B6F">
              <w:rPr>
                <w:rFonts w:cs="Arial"/>
                <w:u w:val="single"/>
              </w:rPr>
              <w:t>Sub-attributes:</w:t>
            </w:r>
          </w:p>
          <w:p w14:paraId="0DC1A836" w14:textId="3E038041"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Text Content  </w:t>
            </w:r>
            <w:r w:rsidRPr="00910B6F">
              <w:rPr>
                <w:rFonts w:cs="Arial"/>
              </w:rPr>
              <w:t>(</w:t>
            </w:r>
            <w:r w:rsidR="0058490A">
              <w:rPr>
                <w:rFonts w:cs="Arial"/>
              </w:rPr>
              <w:t xml:space="preserve">see clause </w:t>
            </w:r>
            <w:r w:rsidR="00A45739">
              <w:rPr>
                <w:rFonts w:cs="Arial"/>
              </w:rPr>
              <w:t>18.</w:t>
            </w:r>
            <w:r w:rsidRPr="00910B6F">
              <w:rPr>
                <w:rFonts w:cs="Arial"/>
              </w:rPr>
              <w:t>28)</w:t>
            </w:r>
          </w:p>
          <w:p w14:paraId="595ECB73" w14:textId="77777777" w:rsidR="00910B6F" w:rsidRPr="00910B6F" w:rsidRDefault="00910B6F" w:rsidP="00910B6F">
            <w:pPr>
              <w:spacing w:before="120" w:after="120"/>
              <w:rPr>
                <w:rFonts w:cs="Arial"/>
              </w:rPr>
            </w:pPr>
          </w:p>
          <w:p w14:paraId="24AFDE95" w14:textId="77777777" w:rsidR="00910B6F" w:rsidRPr="00910B6F" w:rsidRDefault="00910B6F" w:rsidP="00910B6F">
            <w:pPr>
              <w:spacing w:before="120" w:after="120"/>
              <w:rPr>
                <w:rFonts w:cs="Arial"/>
              </w:rPr>
            </w:pPr>
            <w:r w:rsidRPr="00910B6F">
              <w:rPr>
                <w:rFonts w:cs="Arial"/>
                <w:u w:val="single"/>
              </w:rPr>
              <w:t>Remarks:</w:t>
            </w:r>
          </w:p>
          <w:p w14:paraId="09FAD1E0" w14:textId="77777777" w:rsidR="00910B6F" w:rsidRPr="00910B6F" w:rsidRDefault="00910B6F" w:rsidP="00910B6F">
            <w:pPr>
              <w:spacing w:before="120" w:after="120"/>
              <w:rPr>
                <w:rFonts w:cs="Arial"/>
              </w:rPr>
            </w:pPr>
            <w:r w:rsidRPr="00910B6F">
              <w:rPr>
                <w:rFonts w:cs="Arial"/>
              </w:rPr>
              <w:t>•No remarks.</w:t>
            </w:r>
          </w:p>
        </w:tc>
      </w:tr>
    </w:tbl>
    <w:p w14:paraId="48977DA7" w14:textId="77777777" w:rsidR="00910B6F" w:rsidRPr="00910B6F" w:rsidRDefault="00910B6F" w:rsidP="00910B6F">
      <w:pPr>
        <w:spacing w:before="240"/>
        <w:rPr>
          <w:b/>
        </w:rPr>
      </w:pPr>
    </w:p>
    <w:p w14:paraId="76BC59D7" w14:textId="77777777" w:rsidR="00910B6F" w:rsidRPr="00910B6F" w:rsidRDefault="00910B6F" w:rsidP="00716062">
      <w:pPr>
        <w:pStyle w:val="Heading2"/>
      </w:pPr>
      <w:bookmarkStart w:id="4148" w:name="_Toc120214832"/>
      <w:r w:rsidRPr="00910B6F">
        <w:t>Online Resource</w:t>
      </w:r>
      <w:bookmarkEnd w:id="4148"/>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71127185" w14:textId="77777777" w:rsidTr="004879A4">
        <w:tc>
          <w:tcPr>
            <w:tcW w:w="5000" w:type="pct"/>
            <w:shd w:val="clear" w:color="auto" w:fill="auto"/>
          </w:tcPr>
          <w:p w14:paraId="32CF75B5"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Information about online sources from which a resource or data can be obtained.</w:t>
            </w:r>
          </w:p>
          <w:p w14:paraId="5BE36A1B" w14:textId="77777777" w:rsidR="00910B6F" w:rsidRPr="00910B6F" w:rsidRDefault="00910B6F" w:rsidP="00910B6F">
            <w:pPr>
              <w:spacing w:before="120" w:after="120"/>
              <w:rPr>
                <w:rFonts w:cs="Arial"/>
              </w:rPr>
            </w:pPr>
            <w:r w:rsidRPr="00910B6F">
              <w:rPr>
                <w:rFonts w:cs="Arial"/>
                <w:u w:val="single"/>
              </w:rPr>
              <w:t>Sub-attributes:</w:t>
            </w:r>
          </w:p>
          <w:p w14:paraId="3E6A8758" w14:textId="1EDE1D3C"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Online Resource Linkage URL  </w:t>
            </w:r>
            <w:r w:rsidRPr="00910B6F">
              <w:rPr>
                <w:rFonts w:cs="Arial"/>
              </w:rPr>
              <w:t>(</w:t>
            </w:r>
            <w:r w:rsidR="0058490A">
              <w:rPr>
                <w:rFonts w:cs="Arial"/>
              </w:rPr>
              <w:t xml:space="preserve">see clause </w:t>
            </w:r>
            <w:r w:rsidR="00A45739">
              <w:rPr>
                <w:rFonts w:cs="Arial"/>
              </w:rPr>
              <w:t>17.</w:t>
            </w:r>
            <w:r w:rsidRPr="00910B6F">
              <w:rPr>
                <w:rFonts w:cs="Arial"/>
              </w:rPr>
              <w:t>67)</w:t>
            </w:r>
          </w:p>
          <w:p w14:paraId="17D70646" w14:textId="077AB51B"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Protocol  </w:t>
            </w:r>
            <w:r w:rsidRPr="00910B6F">
              <w:rPr>
                <w:rFonts w:cs="Arial"/>
              </w:rPr>
              <w:t>(</w:t>
            </w:r>
            <w:r w:rsidR="0058490A">
              <w:rPr>
                <w:rFonts w:cs="Arial"/>
              </w:rPr>
              <w:t xml:space="preserve">see clause </w:t>
            </w:r>
            <w:r w:rsidR="00A45739">
              <w:rPr>
                <w:rFonts w:cs="Arial"/>
              </w:rPr>
              <w:t>17.</w:t>
            </w:r>
            <w:r w:rsidRPr="00910B6F">
              <w:rPr>
                <w:rFonts w:cs="Arial"/>
              </w:rPr>
              <w:t>89)</w:t>
            </w:r>
          </w:p>
          <w:p w14:paraId="2F1873F6" w14:textId="6FD652CD"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Application Profile  </w:t>
            </w:r>
            <w:r w:rsidRPr="00910B6F">
              <w:rPr>
                <w:rFonts w:cs="Arial"/>
              </w:rPr>
              <w:t>(</w:t>
            </w:r>
            <w:r w:rsidR="0058490A">
              <w:rPr>
                <w:rFonts w:cs="Arial"/>
              </w:rPr>
              <w:t xml:space="preserve">see clause </w:t>
            </w:r>
            <w:r w:rsidR="00A45739">
              <w:rPr>
                <w:rFonts w:cs="Arial"/>
              </w:rPr>
              <w:t>17.</w:t>
            </w:r>
            <w:r w:rsidRPr="00910B6F">
              <w:rPr>
                <w:rFonts w:cs="Arial"/>
              </w:rPr>
              <w:t>3)</w:t>
            </w:r>
          </w:p>
          <w:p w14:paraId="5825779D" w14:textId="2A970D28" w:rsidR="00910B6F" w:rsidRPr="00910B6F" w:rsidRDefault="00910B6F" w:rsidP="00910B6F">
            <w:pPr>
              <w:spacing w:before="120" w:after="120"/>
              <w:rPr>
                <w:rFonts w:cs="Arial"/>
              </w:rPr>
            </w:pPr>
            <w:r w:rsidRPr="00910B6F">
              <w:rPr>
                <w:rFonts w:cs="Arial"/>
              </w:rPr>
              <w:lastRenderedPageBreak/>
              <w:t xml:space="preserve">             </w:t>
            </w:r>
            <w:r w:rsidRPr="00910B6F">
              <w:rPr>
                <w:rFonts w:cs="Arial"/>
                <w:b/>
              </w:rPr>
              <w:t xml:space="preserve"> Name of Resource  </w:t>
            </w:r>
            <w:r w:rsidRPr="00910B6F">
              <w:rPr>
                <w:rFonts w:cs="Arial"/>
              </w:rPr>
              <w:t>(</w:t>
            </w:r>
            <w:r w:rsidR="0058490A">
              <w:rPr>
                <w:rFonts w:cs="Arial"/>
              </w:rPr>
              <w:t xml:space="preserve">see clause </w:t>
            </w:r>
            <w:r w:rsidR="00A45739">
              <w:rPr>
                <w:rFonts w:cs="Arial"/>
              </w:rPr>
              <w:t>17.</w:t>
            </w:r>
            <w:r w:rsidRPr="00910B6F">
              <w:rPr>
                <w:rFonts w:cs="Arial"/>
              </w:rPr>
              <w:t>78)</w:t>
            </w:r>
          </w:p>
          <w:p w14:paraId="306A944F" w14:textId="63896E74"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Online Resource Description  </w:t>
            </w:r>
            <w:r w:rsidRPr="00910B6F">
              <w:rPr>
                <w:rFonts w:cs="Arial"/>
              </w:rPr>
              <w:t>(</w:t>
            </w:r>
            <w:r w:rsidR="0058490A">
              <w:rPr>
                <w:rFonts w:cs="Arial"/>
              </w:rPr>
              <w:t xml:space="preserve">see clause </w:t>
            </w:r>
            <w:r w:rsidR="00A45739">
              <w:rPr>
                <w:rFonts w:cs="Arial"/>
              </w:rPr>
              <w:t>17.</w:t>
            </w:r>
            <w:r w:rsidRPr="00910B6F">
              <w:rPr>
                <w:rFonts w:cs="Arial"/>
              </w:rPr>
              <w:t>80)</w:t>
            </w:r>
          </w:p>
          <w:p w14:paraId="03C85F1D" w14:textId="21077C1E"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Online Function  </w:t>
            </w:r>
            <w:r w:rsidRPr="00910B6F">
              <w:rPr>
                <w:rFonts w:cs="Arial"/>
              </w:rPr>
              <w:t>(</w:t>
            </w:r>
            <w:r w:rsidR="0058490A">
              <w:rPr>
                <w:rFonts w:cs="Arial"/>
              </w:rPr>
              <w:t xml:space="preserve">see clause </w:t>
            </w:r>
            <w:r w:rsidR="00A45739">
              <w:rPr>
                <w:rFonts w:cs="Arial"/>
              </w:rPr>
              <w:t>17.</w:t>
            </w:r>
            <w:r w:rsidRPr="00910B6F">
              <w:rPr>
                <w:rFonts w:cs="Arial"/>
              </w:rPr>
              <w:t>66)</w:t>
            </w:r>
          </w:p>
          <w:p w14:paraId="38F588CB" w14:textId="785DAD18"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Protocol request  </w:t>
            </w:r>
            <w:r w:rsidRPr="00910B6F">
              <w:rPr>
                <w:rFonts w:cs="Arial"/>
              </w:rPr>
              <w:t>(</w:t>
            </w:r>
            <w:r w:rsidR="0058490A">
              <w:rPr>
                <w:rFonts w:cs="Arial"/>
              </w:rPr>
              <w:t xml:space="preserve">see clause </w:t>
            </w:r>
            <w:r w:rsidR="00A45739">
              <w:rPr>
                <w:rFonts w:cs="Arial"/>
              </w:rPr>
              <w:t>17.</w:t>
            </w:r>
            <w:r w:rsidRPr="00910B6F">
              <w:rPr>
                <w:rFonts w:cs="Arial"/>
              </w:rPr>
              <w:t>90)</w:t>
            </w:r>
          </w:p>
          <w:p w14:paraId="3E8DA27F" w14:textId="77777777" w:rsidR="00910B6F" w:rsidRPr="00910B6F" w:rsidRDefault="00910B6F" w:rsidP="00910B6F">
            <w:pPr>
              <w:spacing w:before="120" w:after="120"/>
              <w:rPr>
                <w:rFonts w:cs="Arial"/>
              </w:rPr>
            </w:pPr>
          </w:p>
          <w:p w14:paraId="5A9FB84E" w14:textId="77777777" w:rsidR="00910B6F" w:rsidRPr="00910B6F" w:rsidRDefault="00910B6F" w:rsidP="00910B6F">
            <w:pPr>
              <w:spacing w:before="120" w:after="120"/>
              <w:rPr>
                <w:rFonts w:cs="Arial"/>
              </w:rPr>
            </w:pPr>
            <w:r w:rsidRPr="00910B6F">
              <w:rPr>
                <w:rFonts w:cs="Arial"/>
                <w:u w:val="single"/>
              </w:rPr>
              <w:t>Remarks:</w:t>
            </w:r>
          </w:p>
          <w:p w14:paraId="3C6E5DD4" w14:textId="77777777" w:rsidR="00910B6F" w:rsidRPr="00910B6F" w:rsidRDefault="00910B6F" w:rsidP="00910B6F">
            <w:pPr>
              <w:spacing w:before="120" w:after="120"/>
              <w:rPr>
                <w:rFonts w:cs="Arial"/>
              </w:rPr>
            </w:pPr>
            <w:r w:rsidRPr="00910B6F">
              <w:rPr>
                <w:rFonts w:cs="Arial"/>
              </w:rPr>
              <w:t>•No remarks.</w:t>
            </w:r>
          </w:p>
        </w:tc>
      </w:tr>
    </w:tbl>
    <w:p w14:paraId="6B99DD8C" w14:textId="77777777" w:rsidR="00910B6F" w:rsidRPr="00910B6F" w:rsidRDefault="00910B6F" w:rsidP="00910B6F">
      <w:pPr>
        <w:spacing w:before="240"/>
        <w:rPr>
          <w:b/>
        </w:rPr>
      </w:pPr>
    </w:p>
    <w:p w14:paraId="08D522CC" w14:textId="77777777" w:rsidR="00910B6F" w:rsidRPr="00910B6F" w:rsidRDefault="00910B6F" w:rsidP="00716062">
      <w:pPr>
        <w:pStyle w:val="Heading2"/>
      </w:pPr>
      <w:bookmarkStart w:id="4149" w:name="_Toc120214833"/>
      <w:r w:rsidRPr="00910B6F">
        <w:t>Offshore Mark Description</w:t>
      </w:r>
      <w:bookmarkEnd w:id="4149"/>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549637C1" w14:textId="77777777" w:rsidTr="004879A4">
        <w:tc>
          <w:tcPr>
            <w:tcW w:w="5000" w:type="pct"/>
            <w:shd w:val="clear" w:color="auto" w:fill="auto"/>
          </w:tcPr>
          <w:p w14:paraId="73A4A4FA"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Description of aids to navigation or prominent marks located away from the shore.</w:t>
            </w:r>
          </w:p>
          <w:p w14:paraId="0E5A05DB" w14:textId="77777777" w:rsidR="00910B6F" w:rsidRPr="00910B6F" w:rsidRDefault="00910B6F" w:rsidP="00910B6F">
            <w:pPr>
              <w:spacing w:before="120" w:after="120"/>
              <w:rPr>
                <w:rFonts w:cs="Arial"/>
              </w:rPr>
            </w:pPr>
            <w:r w:rsidRPr="00910B6F">
              <w:rPr>
                <w:rFonts w:cs="Arial"/>
                <w:u w:val="single"/>
              </w:rPr>
              <w:t>Sub-attributes:</w:t>
            </w:r>
          </w:p>
          <w:p w14:paraId="2E9F5FED" w14:textId="1386889C"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Text Content  </w:t>
            </w:r>
            <w:r w:rsidRPr="00910B6F">
              <w:rPr>
                <w:rFonts w:cs="Arial"/>
              </w:rPr>
              <w:t>(</w:t>
            </w:r>
            <w:r w:rsidR="0058490A">
              <w:rPr>
                <w:rFonts w:cs="Arial"/>
              </w:rPr>
              <w:t xml:space="preserve">see clause </w:t>
            </w:r>
            <w:r w:rsidR="00A45739">
              <w:rPr>
                <w:rFonts w:cs="Arial"/>
              </w:rPr>
              <w:t>18.</w:t>
            </w:r>
            <w:r w:rsidRPr="00910B6F">
              <w:rPr>
                <w:rFonts w:cs="Arial"/>
              </w:rPr>
              <w:t>28)</w:t>
            </w:r>
          </w:p>
          <w:p w14:paraId="332FD7DF" w14:textId="77777777" w:rsidR="00910B6F" w:rsidRPr="00910B6F" w:rsidRDefault="00910B6F" w:rsidP="00910B6F">
            <w:pPr>
              <w:spacing w:before="120" w:after="120"/>
              <w:rPr>
                <w:rFonts w:cs="Arial"/>
              </w:rPr>
            </w:pPr>
          </w:p>
          <w:p w14:paraId="4D795882" w14:textId="77777777" w:rsidR="00910B6F" w:rsidRPr="00910B6F" w:rsidRDefault="00910B6F" w:rsidP="00910B6F">
            <w:pPr>
              <w:spacing w:before="120" w:after="120"/>
              <w:rPr>
                <w:rFonts w:cs="Arial"/>
              </w:rPr>
            </w:pPr>
            <w:r w:rsidRPr="00910B6F">
              <w:rPr>
                <w:rFonts w:cs="Arial"/>
                <w:u w:val="single"/>
              </w:rPr>
              <w:t>Remarks:</w:t>
            </w:r>
          </w:p>
          <w:p w14:paraId="43454C8B" w14:textId="77777777" w:rsidR="00910B6F" w:rsidRPr="00910B6F" w:rsidRDefault="00910B6F" w:rsidP="00910B6F">
            <w:pPr>
              <w:spacing w:before="120" w:after="120"/>
              <w:rPr>
                <w:rFonts w:cs="Arial"/>
              </w:rPr>
            </w:pPr>
            <w:r w:rsidRPr="00910B6F">
              <w:rPr>
                <w:rFonts w:cs="Arial"/>
              </w:rPr>
              <w:t>•No remarks.</w:t>
            </w:r>
          </w:p>
        </w:tc>
      </w:tr>
    </w:tbl>
    <w:p w14:paraId="21E5B6FD" w14:textId="77777777" w:rsidR="00910B6F" w:rsidRPr="00910B6F" w:rsidRDefault="00910B6F" w:rsidP="00910B6F">
      <w:pPr>
        <w:spacing w:before="240"/>
        <w:rPr>
          <w:b/>
        </w:rPr>
      </w:pPr>
    </w:p>
    <w:p w14:paraId="04A9D384" w14:textId="77777777" w:rsidR="00910B6F" w:rsidRPr="00910B6F" w:rsidRDefault="00910B6F" w:rsidP="00716062">
      <w:pPr>
        <w:pStyle w:val="Heading2"/>
      </w:pPr>
      <w:bookmarkStart w:id="4150" w:name="_Toc120214834"/>
      <w:r w:rsidRPr="00910B6F">
        <w:t>Orientation</w:t>
      </w:r>
      <w:bookmarkEnd w:id="4150"/>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3B51E0C3" w14:textId="77777777" w:rsidTr="004879A4">
        <w:tc>
          <w:tcPr>
            <w:tcW w:w="5000" w:type="pct"/>
            <w:shd w:val="clear" w:color="auto" w:fill="auto"/>
          </w:tcPr>
          <w:p w14:paraId="02242CFF"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(1) The angular distance measured from true north to the major axis of the feature. (2) In ECDIS, the mode in which information on the ECDIS is being presented. Typical modes include: north-up - as shown on a nautical chart, north is at the top of the display; Ships head-up - based on the actual heading of the ship, (e.g. Ships gyrocompass); course-up display - based on the course or route being taken.</w:t>
            </w:r>
          </w:p>
          <w:p w14:paraId="40DEF566" w14:textId="77777777" w:rsidR="00910B6F" w:rsidRPr="00910B6F" w:rsidRDefault="00910B6F" w:rsidP="00910B6F">
            <w:pPr>
              <w:spacing w:before="120" w:after="120"/>
              <w:rPr>
                <w:rFonts w:cs="Arial"/>
              </w:rPr>
            </w:pPr>
            <w:r w:rsidRPr="00910B6F">
              <w:rPr>
                <w:rFonts w:cs="Arial"/>
                <w:u w:val="single"/>
              </w:rPr>
              <w:t>Sub-attributes:</w:t>
            </w:r>
          </w:p>
          <w:p w14:paraId="44791DD4" w14:textId="22FF08A4"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Orientation Uncertainty  </w:t>
            </w:r>
            <w:r w:rsidRPr="00910B6F">
              <w:rPr>
                <w:rFonts w:cs="Arial"/>
              </w:rPr>
              <w:t>(</w:t>
            </w:r>
            <w:r w:rsidR="0058490A">
              <w:rPr>
                <w:rFonts w:cs="Arial"/>
              </w:rPr>
              <w:t xml:space="preserve">see clause </w:t>
            </w:r>
            <w:r w:rsidR="00A45739">
              <w:rPr>
                <w:rFonts w:cs="Arial"/>
              </w:rPr>
              <w:t>17.</w:t>
            </w:r>
            <w:r w:rsidRPr="00910B6F">
              <w:rPr>
                <w:rFonts w:cs="Arial"/>
              </w:rPr>
              <w:t>81)</w:t>
            </w:r>
          </w:p>
          <w:p w14:paraId="757A1B57" w14:textId="3CD2CC0A"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Orientation Value  </w:t>
            </w:r>
            <w:r w:rsidRPr="00910B6F">
              <w:rPr>
                <w:rFonts w:cs="Arial"/>
              </w:rPr>
              <w:t>(</w:t>
            </w:r>
            <w:r w:rsidR="0058490A">
              <w:rPr>
                <w:rFonts w:cs="Arial"/>
              </w:rPr>
              <w:t xml:space="preserve">see clause </w:t>
            </w:r>
            <w:r w:rsidR="00A45739">
              <w:rPr>
                <w:rFonts w:cs="Arial"/>
              </w:rPr>
              <w:t>17.</w:t>
            </w:r>
            <w:r w:rsidRPr="00910B6F">
              <w:rPr>
                <w:rFonts w:cs="Arial"/>
              </w:rPr>
              <w:t>82)</w:t>
            </w:r>
          </w:p>
          <w:p w14:paraId="6877C3D3" w14:textId="77777777" w:rsidR="00910B6F" w:rsidRPr="00910B6F" w:rsidRDefault="00910B6F" w:rsidP="00910B6F">
            <w:pPr>
              <w:spacing w:before="120" w:after="120"/>
              <w:rPr>
                <w:rFonts w:cs="Arial"/>
              </w:rPr>
            </w:pPr>
          </w:p>
          <w:p w14:paraId="55A07328" w14:textId="77777777" w:rsidR="00910B6F" w:rsidRPr="00910B6F" w:rsidRDefault="00910B6F" w:rsidP="00910B6F">
            <w:pPr>
              <w:spacing w:before="120" w:after="120"/>
              <w:rPr>
                <w:rFonts w:cs="Arial"/>
              </w:rPr>
            </w:pPr>
            <w:r w:rsidRPr="00910B6F">
              <w:rPr>
                <w:rFonts w:cs="Arial"/>
                <w:u w:val="single"/>
              </w:rPr>
              <w:t>Remarks:</w:t>
            </w:r>
          </w:p>
          <w:p w14:paraId="076EA8E4" w14:textId="77777777" w:rsidR="00910B6F" w:rsidRPr="00910B6F" w:rsidRDefault="00910B6F" w:rsidP="00910B6F">
            <w:pPr>
              <w:spacing w:before="120" w:after="120"/>
              <w:rPr>
                <w:rFonts w:cs="Arial"/>
              </w:rPr>
            </w:pPr>
            <w:r w:rsidRPr="00910B6F">
              <w:rPr>
                <w:rFonts w:cs="Arial"/>
              </w:rPr>
              <w:t>•No remarks.</w:t>
            </w:r>
          </w:p>
        </w:tc>
      </w:tr>
    </w:tbl>
    <w:p w14:paraId="4F285994" w14:textId="77777777" w:rsidR="00910B6F" w:rsidRPr="00910B6F" w:rsidRDefault="00910B6F" w:rsidP="00910B6F">
      <w:pPr>
        <w:spacing w:before="240"/>
        <w:rPr>
          <w:b/>
        </w:rPr>
      </w:pPr>
    </w:p>
    <w:p w14:paraId="5A015A35" w14:textId="77777777" w:rsidR="00910B6F" w:rsidRPr="00910B6F" w:rsidRDefault="00910B6F" w:rsidP="00716062">
      <w:pPr>
        <w:pStyle w:val="Heading2"/>
      </w:pPr>
      <w:bookmarkStart w:id="4151" w:name="_Toc120214835"/>
      <w:r w:rsidRPr="00910B6F">
        <w:t>Schedule by Day of Week</w:t>
      </w:r>
      <w:bookmarkEnd w:id="4151"/>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10758793" w14:textId="77777777" w:rsidTr="004879A4">
        <w:tc>
          <w:tcPr>
            <w:tcW w:w="5000" w:type="pct"/>
            <w:shd w:val="clear" w:color="auto" w:fill="auto"/>
          </w:tcPr>
          <w:p w14:paraId="00EE7C1F"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The nature and timings of a daily schedule by days of the week.</w:t>
            </w:r>
          </w:p>
          <w:p w14:paraId="581C7512" w14:textId="77777777" w:rsidR="00910B6F" w:rsidRPr="00910B6F" w:rsidRDefault="00910B6F" w:rsidP="00910B6F">
            <w:pPr>
              <w:spacing w:before="120" w:after="120"/>
              <w:rPr>
                <w:rFonts w:cs="Arial"/>
              </w:rPr>
            </w:pPr>
            <w:r w:rsidRPr="00910B6F">
              <w:rPr>
                <w:rFonts w:cs="Arial"/>
                <w:u w:val="single"/>
              </w:rPr>
              <w:t>Sub-attributes:</w:t>
            </w:r>
          </w:p>
          <w:p w14:paraId="56C41C24" w14:textId="283902A8"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Category of Schedule  </w:t>
            </w:r>
            <w:r w:rsidRPr="00910B6F">
              <w:rPr>
                <w:rFonts w:cs="Arial"/>
              </w:rPr>
              <w:t>(</w:t>
            </w:r>
            <w:r w:rsidR="0058490A">
              <w:rPr>
                <w:rFonts w:cs="Arial"/>
              </w:rPr>
              <w:t xml:space="preserve">see clause </w:t>
            </w:r>
            <w:r w:rsidR="00A45739">
              <w:rPr>
                <w:rFonts w:cs="Arial"/>
              </w:rPr>
              <w:t>17.</w:t>
            </w:r>
            <w:r w:rsidRPr="00910B6F">
              <w:rPr>
                <w:rFonts w:cs="Arial"/>
              </w:rPr>
              <w:t>25)</w:t>
            </w:r>
          </w:p>
          <w:p w14:paraId="3C7865E6" w14:textId="70375A99"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Time Intervals by Day of Week  </w:t>
            </w:r>
            <w:r w:rsidRPr="00910B6F">
              <w:rPr>
                <w:rFonts w:cs="Arial"/>
              </w:rPr>
              <w:t>(</w:t>
            </w:r>
            <w:r w:rsidR="0058490A">
              <w:rPr>
                <w:rFonts w:cs="Arial"/>
              </w:rPr>
              <w:t xml:space="preserve">see clause </w:t>
            </w:r>
            <w:r w:rsidR="00A45739">
              <w:rPr>
                <w:rFonts w:cs="Arial"/>
              </w:rPr>
              <w:t>18.</w:t>
            </w:r>
            <w:r w:rsidRPr="00910B6F">
              <w:rPr>
                <w:rFonts w:cs="Arial"/>
              </w:rPr>
              <w:t>29)</w:t>
            </w:r>
          </w:p>
          <w:p w14:paraId="71E9F3B4" w14:textId="77777777" w:rsidR="00910B6F" w:rsidRPr="00910B6F" w:rsidRDefault="00910B6F" w:rsidP="00910B6F">
            <w:pPr>
              <w:spacing w:before="120" w:after="120"/>
              <w:rPr>
                <w:rFonts w:cs="Arial"/>
              </w:rPr>
            </w:pPr>
          </w:p>
          <w:p w14:paraId="373747B6" w14:textId="77777777" w:rsidR="00910B6F" w:rsidRPr="00910B6F" w:rsidRDefault="00910B6F" w:rsidP="00910B6F">
            <w:pPr>
              <w:spacing w:before="120" w:after="120"/>
              <w:rPr>
                <w:rFonts w:cs="Arial"/>
              </w:rPr>
            </w:pPr>
            <w:r w:rsidRPr="00910B6F">
              <w:rPr>
                <w:rFonts w:cs="Arial"/>
                <w:u w:val="single"/>
              </w:rPr>
              <w:lastRenderedPageBreak/>
              <w:t>Remarks:</w:t>
            </w:r>
          </w:p>
          <w:p w14:paraId="5EC6ECC1" w14:textId="77777777" w:rsidR="00910B6F" w:rsidRPr="00910B6F" w:rsidRDefault="00910B6F" w:rsidP="00910B6F">
            <w:pPr>
              <w:spacing w:before="120" w:after="120"/>
              <w:rPr>
                <w:rFonts w:cs="Arial"/>
              </w:rPr>
            </w:pPr>
            <w:r w:rsidRPr="00910B6F">
              <w:rPr>
                <w:rFonts w:cs="Arial"/>
              </w:rPr>
              <w:t>•No remarks.</w:t>
            </w:r>
          </w:p>
        </w:tc>
      </w:tr>
    </w:tbl>
    <w:p w14:paraId="07DED59E" w14:textId="77777777" w:rsidR="00910B6F" w:rsidRPr="00910B6F" w:rsidRDefault="00910B6F" w:rsidP="00910B6F">
      <w:pPr>
        <w:spacing w:before="240"/>
        <w:rPr>
          <w:b/>
        </w:rPr>
      </w:pPr>
    </w:p>
    <w:p w14:paraId="0AB5BF41" w14:textId="77777777" w:rsidR="00910B6F" w:rsidRPr="00910B6F" w:rsidRDefault="00910B6F" w:rsidP="00716062">
      <w:pPr>
        <w:pStyle w:val="Heading2"/>
      </w:pPr>
      <w:bookmarkStart w:id="4152" w:name="_Toc120214836"/>
      <w:r w:rsidRPr="00910B6F">
        <w:t>Periodic Date Range</w:t>
      </w:r>
      <w:bookmarkEnd w:id="4152"/>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48E7CD30" w14:textId="77777777" w:rsidTr="004879A4">
        <w:tc>
          <w:tcPr>
            <w:tcW w:w="5000" w:type="pct"/>
            <w:shd w:val="clear" w:color="auto" w:fill="auto"/>
          </w:tcPr>
          <w:p w14:paraId="7976E492"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The active period of a recurring event or occurrence.</w:t>
            </w:r>
          </w:p>
          <w:p w14:paraId="612BAB93" w14:textId="77777777" w:rsidR="00910B6F" w:rsidRPr="00910B6F" w:rsidRDefault="00910B6F" w:rsidP="00910B6F">
            <w:pPr>
              <w:spacing w:before="120" w:after="120"/>
              <w:rPr>
                <w:rFonts w:cs="Arial"/>
              </w:rPr>
            </w:pPr>
            <w:r w:rsidRPr="00910B6F">
              <w:rPr>
                <w:rFonts w:cs="Arial"/>
                <w:u w:val="single"/>
              </w:rPr>
              <w:t>Sub-attributes:</w:t>
            </w:r>
          </w:p>
          <w:p w14:paraId="63620E07" w14:textId="40B57B05"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Date Start  </w:t>
            </w:r>
            <w:r w:rsidRPr="00910B6F">
              <w:rPr>
                <w:rFonts w:cs="Arial"/>
              </w:rPr>
              <w:t>(</w:t>
            </w:r>
            <w:r w:rsidR="0058490A">
              <w:rPr>
                <w:rFonts w:cs="Arial"/>
              </w:rPr>
              <w:t xml:space="preserve">see clause </w:t>
            </w:r>
            <w:r w:rsidR="00A45739">
              <w:rPr>
                <w:rFonts w:cs="Arial"/>
              </w:rPr>
              <w:t>17.</w:t>
            </w:r>
            <w:r w:rsidRPr="00910B6F">
              <w:rPr>
                <w:rFonts w:cs="Arial"/>
              </w:rPr>
              <w:t>38)</w:t>
            </w:r>
          </w:p>
          <w:p w14:paraId="43C10466" w14:textId="01C0363A"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Date End  </w:t>
            </w:r>
            <w:r w:rsidRPr="00910B6F">
              <w:rPr>
                <w:rFonts w:cs="Arial"/>
              </w:rPr>
              <w:t>(</w:t>
            </w:r>
            <w:r w:rsidR="0058490A">
              <w:rPr>
                <w:rFonts w:cs="Arial"/>
              </w:rPr>
              <w:t xml:space="preserve">see clause </w:t>
            </w:r>
            <w:r w:rsidR="00A45739">
              <w:rPr>
                <w:rFonts w:cs="Arial"/>
              </w:rPr>
              <w:t>17.</w:t>
            </w:r>
            <w:r w:rsidRPr="00910B6F">
              <w:rPr>
                <w:rFonts w:cs="Arial"/>
              </w:rPr>
              <w:t>36)</w:t>
            </w:r>
          </w:p>
          <w:p w14:paraId="5ED29F6F" w14:textId="77777777" w:rsidR="00910B6F" w:rsidRPr="00910B6F" w:rsidRDefault="00910B6F" w:rsidP="00910B6F">
            <w:pPr>
              <w:spacing w:before="120" w:after="120"/>
              <w:rPr>
                <w:rFonts w:cs="Arial"/>
              </w:rPr>
            </w:pPr>
          </w:p>
          <w:p w14:paraId="513B521F" w14:textId="77777777" w:rsidR="00910B6F" w:rsidRPr="00910B6F" w:rsidRDefault="00910B6F" w:rsidP="00910B6F">
            <w:pPr>
              <w:spacing w:before="120" w:after="120"/>
              <w:rPr>
                <w:rFonts w:cs="Arial"/>
              </w:rPr>
            </w:pPr>
            <w:r w:rsidRPr="00910B6F">
              <w:rPr>
                <w:rFonts w:cs="Arial"/>
                <w:u w:val="single"/>
              </w:rPr>
              <w:t>Remarks:</w:t>
            </w:r>
          </w:p>
          <w:p w14:paraId="6BCA3F35" w14:textId="77777777" w:rsidR="00910B6F" w:rsidRPr="00910B6F" w:rsidRDefault="00910B6F" w:rsidP="00910B6F">
            <w:pPr>
              <w:spacing w:before="120" w:after="120"/>
              <w:rPr>
                <w:rFonts w:cs="Arial"/>
              </w:rPr>
            </w:pPr>
            <w:r w:rsidRPr="00910B6F">
              <w:rPr>
                <w:rFonts w:cs="Arial"/>
              </w:rPr>
              <w:t xml:space="preserve"> The sub-attributes date start and date end should be encoded using 4 digits for the calendar year (YYYY), 2 digits for the month (MM) (for example April = 04) and 2 digits for the day (DD). When no specific year is required (that is, the feature is removed at the same time each year) the following two cases may be considered: - same day each year: ----MMDD - same month each year: ----MM-- This conforms to ISO 8601:2004.</w:t>
            </w:r>
          </w:p>
        </w:tc>
      </w:tr>
    </w:tbl>
    <w:p w14:paraId="7FB78ADE" w14:textId="77777777" w:rsidR="00910B6F" w:rsidRPr="00910B6F" w:rsidRDefault="00910B6F" w:rsidP="00910B6F">
      <w:pPr>
        <w:spacing w:before="240"/>
        <w:rPr>
          <w:b/>
        </w:rPr>
      </w:pPr>
    </w:p>
    <w:p w14:paraId="3F575E16" w14:textId="77777777" w:rsidR="00910B6F" w:rsidRPr="00910B6F" w:rsidRDefault="00910B6F" w:rsidP="00716062">
      <w:pPr>
        <w:pStyle w:val="Heading2"/>
      </w:pPr>
      <w:bookmarkStart w:id="4153" w:name="_Toc120214837"/>
      <w:proofErr w:type="spellStart"/>
      <w:r w:rsidRPr="00910B6F">
        <w:t>RxN</w:t>
      </w:r>
      <w:proofErr w:type="spellEnd"/>
      <w:r w:rsidRPr="00910B6F">
        <w:t xml:space="preserve"> Code</w:t>
      </w:r>
      <w:bookmarkEnd w:id="4153"/>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67005517" w14:textId="77777777" w:rsidTr="004879A4">
        <w:tc>
          <w:tcPr>
            <w:tcW w:w="5000" w:type="pct"/>
            <w:shd w:val="clear" w:color="auto" w:fill="auto"/>
          </w:tcPr>
          <w:p w14:paraId="15C13A27"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A summary of the impact of the most common types of regulation, restriction, recommendation and nautical information on a vessel.</w:t>
            </w:r>
          </w:p>
          <w:p w14:paraId="30E09A93" w14:textId="77777777" w:rsidR="00910B6F" w:rsidRPr="00910B6F" w:rsidRDefault="00910B6F" w:rsidP="00910B6F">
            <w:pPr>
              <w:spacing w:before="120" w:after="120"/>
              <w:rPr>
                <w:rFonts w:cs="Arial"/>
              </w:rPr>
            </w:pPr>
            <w:r w:rsidRPr="00910B6F">
              <w:rPr>
                <w:rFonts w:cs="Arial"/>
                <w:u w:val="single"/>
              </w:rPr>
              <w:t>Sub-attributes:</w:t>
            </w:r>
          </w:p>
          <w:p w14:paraId="3396B9EB" w14:textId="2FD54E8E"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Category of </w:t>
            </w:r>
            <w:proofErr w:type="spellStart"/>
            <w:r w:rsidRPr="00910B6F">
              <w:rPr>
                <w:rFonts w:cs="Arial"/>
                <w:b/>
              </w:rPr>
              <w:t>RxN</w:t>
            </w:r>
            <w:proofErr w:type="spellEnd"/>
            <w:r w:rsidRPr="00910B6F">
              <w:rPr>
                <w:rFonts w:cs="Arial"/>
                <w:b/>
              </w:rPr>
              <w:t xml:space="preserve">  </w:t>
            </w:r>
            <w:r w:rsidRPr="00910B6F">
              <w:rPr>
                <w:rFonts w:cs="Arial"/>
              </w:rPr>
              <w:t>(</w:t>
            </w:r>
            <w:r w:rsidR="0058490A">
              <w:rPr>
                <w:rFonts w:cs="Arial"/>
              </w:rPr>
              <w:t xml:space="preserve">see clause </w:t>
            </w:r>
            <w:r w:rsidR="00A45739">
              <w:rPr>
                <w:rFonts w:cs="Arial"/>
              </w:rPr>
              <w:t>17.</w:t>
            </w:r>
            <w:r w:rsidRPr="00910B6F">
              <w:rPr>
                <w:rFonts w:cs="Arial"/>
              </w:rPr>
              <w:t>131)</w:t>
            </w:r>
          </w:p>
          <w:p w14:paraId="38672EE9" w14:textId="3E26B40F"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Action or Activity  </w:t>
            </w:r>
            <w:r w:rsidRPr="00910B6F">
              <w:rPr>
                <w:rFonts w:cs="Arial"/>
              </w:rPr>
              <w:t>(</w:t>
            </w:r>
            <w:r w:rsidR="0058490A">
              <w:rPr>
                <w:rFonts w:cs="Arial"/>
              </w:rPr>
              <w:t xml:space="preserve">see clause </w:t>
            </w:r>
            <w:r w:rsidR="00A45739">
              <w:rPr>
                <w:rFonts w:cs="Arial"/>
              </w:rPr>
              <w:t>17.</w:t>
            </w:r>
            <w:r w:rsidRPr="00910B6F">
              <w:rPr>
                <w:rFonts w:cs="Arial"/>
              </w:rPr>
              <w:t>130)</w:t>
            </w:r>
          </w:p>
          <w:p w14:paraId="697F5F82" w14:textId="5A8E1AAA"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Headline  </w:t>
            </w:r>
            <w:r w:rsidRPr="00910B6F">
              <w:rPr>
                <w:rFonts w:cs="Arial"/>
              </w:rPr>
              <w:t>(</w:t>
            </w:r>
            <w:r w:rsidR="0058490A">
              <w:rPr>
                <w:rFonts w:cs="Arial"/>
              </w:rPr>
              <w:t xml:space="preserve">see clause </w:t>
            </w:r>
            <w:r w:rsidR="00A45739">
              <w:rPr>
                <w:rFonts w:cs="Arial"/>
              </w:rPr>
              <w:t>17.</w:t>
            </w:r>
            <w:r w:rsidRPr="00910B6F">
              <w:rPr>
                <w:rFonts w:cs="Arial"/>
              </w:rPr>
              <w:t>55)</w:t>
            </w:r>
          </w:p>
          <w:p w14:paraId="567FE746" w14:textId="77777777" w:rsidR="00910B6F" w:rsidRPr="00910B6F" w:rsidRDefault="00910B6F" w:rsidP="00910B6F">
            <w:pPr>
              <w:spacing w:before="120" w:after="120"/>
              <w:rPr>
                <w:rFonts w:cs="Arial"/>
              </w:rPr>
            </w:pPr>
          </w:p>
          <w:p w14:paraId="03D85B99" w14:textId="77777777" w:rsidR="00910B6F" w:rsidRPr="00910B6F" w:rsidRDefault="00910B6F" w:rsidP="00910B6F">
            <w:pPr>
              <w:spacing w:before="120" w:after="120"/>
              <w:rPr>
                <w:rFonts w:cs="Arial"/>
              </w:rPr>
            </w:pPr>
            <w:r w:rsidRPr="00910B6F">
              <w:rPr>
                <w:rFonts w:cs="Arial"/>
                <w:u w:val="single"/>
              </w:rPr>
              <w:t>Remarks:</w:t>
            </w:r>
          </w:p>
          <w:p w14:paraId="1E3EB707" w14:textId="77777777" w:rsidR="00910B6F" w:rsidRPr="00910B6F" w:rsidRDefault="00910B6F" w:rsidP="00910B6F">
            <w:pPr>
              <w:spacing w:before="120" w:after="120"/>
              <w:rPr>
                <w:rFonts w:cs="Arial"/>
              </w:rPr>
            </w:pPr>
            <w:r w:rsidRPr="00910B6F">
              <w:rPr>
                <w:rFonts w:cs="Arial"/>
              </w:rPr>
              <w:t>•No remarks.</w:t>
            </w:r>
          </w:p>
        </w:tc>
      </w:tr>
    </w:tbl>
    <w:p w14:paraId="12CD537C" w14:textId="77777777" w:rsidR="00910B6F" w:rsidRPr="00910B6F" w:rsidRDefault="00910B6F" w:rsidP="00910B6F">
      <w:pPr>
        <w:spacing w:before="240"/>
        <w:rPr>
          <w:b/>
        </w:rPr>
      </w:pPr>
    </w:p>
    <w:p w14:paraId="6A0886C0" w14:textId="77777777" w:rsidR="00910B6F" w:rsidRPr="00910B6F" w:rsidRDefault="00910B6F" w:rsidP="00716062">
      <w:pPr>
        <w:pStyle w:val="Heading2"/>
      </w:pPr>
      <w:bookmarkStart w:id="4154" w:name="_Toc120214838"/>
      <w:r w:rsidRPr="00910B6F">
        <w:t>Spatial Accuracy</w:t>
      </w:r>
      <w:bookmarkEnd w:id="4154"/>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27DFF47C" w14:textId="77777777" w:rsidTr="004879A4">
        <w:tc>
          <w:tcPr>
            <w:tcW w:w="5000" w:type="pct"/>
            <w:shd w:val="clear" w:color="auto" w:fill="auto"/>
          </w:tcPr>
          <w:p w14:paraId="64265142"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Provides an indication of the vertical and horizontal positional uncertainty of bathymetric data, optionally within a specified date range.</w:t>
            </w:r>
          </w:p>
          <w:p w14:paraId="2D084531" w14:textId="77777777" w:rsidR="00910B6F" w:rsidRPr="00910B6F" w:rsidRDefault="00910B6F" w:rsidP="00910B6F">
            <w:pPr>
              <w:spacing w:before="120" w:after="120"/>
              <w:rPr>
                <w:rFonts w:cs="Arial"/>
              </w:rPr>
            </w:pPr>
            <w:r w:rsidRPr="00910B6F">
              <w:rPr>
                <w:rFonts w:cs="Arial"/>
                <w:u w:val="single"/>
              </w:rPr>
              <w:t>Sub-attributes:</w:t>
            </w:r>
          </w:p>
          <w:p w14:paraId="31533813" w14:textId="66DB66FA"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Fixed date range  </w:t>
            </w:r>
            <w:r w:rsidRPr="00910B6F">
              <w:rPr>
                <w:rFonts w:cs="Arial"/>
              </w:rPr>
              <w:t>(</w:t>
            </w:r>
            <w:r w:rsidR="0058490A">
              <w:rPr>
                <w:rFonts w:cs="Arial"/>
              </w:rPr>
              <w:t xml:space="preserve">see clause </w:t>
            </w:r>
            <w:r w:rsidR="00A45739">
              <w:rPr>
                <w:rFonts w:cs="Arial"/>
              </w:rPr>
              <w:t>18.</w:t>
            </w:r>
            <w:r w:rsidRPr="00910B6F">
              <w:rPr>
                <w:rFonts w:cs="Arial"/>
              </w:rPr>
              <w:t>8)</w:t>
            </w:r>
          </w:p>
          <w:p w14:paraId="609B117C" w14:textId="4EF1BC1F"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Horizontal Position Uncertainty  </w:t>
            </w:r>
            <w:r w:rsidRPr="00910B6F">
              <w:rPr>
                <w:rFonts w:cs="Arial"/>
              </w:rPr>
              <w:t>(</w:t>
            </w:r>
            <w:r w:rsidR="0058490A">
              <w:rPr>
                <w:rFonts w:cs="Arial"/>
              </w:rPr>
              <w:t xml:space="preserve">see clause </w:t>
            </w:r>
            <w:r w:rsidR="00A45739">
              <w:rPr>
                <w:rFonts w:cs="Arial"/>
              </w:rPr>
              <w:t>18.</w:t>
            </w:r>
            <w:r w:rsidRPr="00910B6F">
              <w:rPr>
                <w:rFonts w:cs="Arial"/>
              </w:rPr>
              <w:t>13)</w:t>
            </w:r>
          </w:p>
          <w:p w14:paraId="37FAA10F" w14:textId="40D5D681"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Vertical Uncertainty  </w:t>
            </w:r>
            <w:r w:rsidRPr="00910B6F">
              <w:rPr>
                <w:rFonts w:cs="Arial"/>
              </w:rPr>
              <w:t>(</w:t>
            </w:r>
            <w:r w:rsidR="0058490A">
              <w:rPr>
                <w:rFonts w:cs="Arial"/>
              </w:rPr>
              <w:t xml:space="preserve">see clause </w:t>
            </w:r>
            <w:r w:rsidR="00A45739">
              <w:rPr>
                <w:rFonts w:cs="Arial"/>
              </w:rPr>
              <w:t>18.</w:t>
            </w:r>
            <w:r w:rsidRPr="00910B6F">
              <w:rPr>
                <w:rFonts w:cs="Arial"/>
              </w:rPr>
              <w:t>33)</w:t>
            </w:r>
          </w:p>
          <w:p w14:paraId="25017C37" w14:textId="77777777" w:rsidR="00910B6F" w:rsidRPr="00910B6F" w:rsidRDefault="00910B6F" w:rsidP="00910B6F">
            <w:pPr>
              <w:spacing w:before="120" w:after="120"/>
              <w:rPr>
                <w:rFonts w:cs="Arial"/>
              </w:rPr>
            </w:pPr>
          </w:p>
          <w:p w14:paraId="4507138F" w14:textId="77777777" w:rsidR="00910B6F" w:rsidRPr="00910B6F" w:rsidRDefault="00910B6F" w:rsidP="00910B6F">
            <w:pPr>
              <w:spacing w:before="120" w:after="120"/>
              <w:rPr>
                <w:rFonts w:cs="Arial"/>
              </w:rPr>
            </w:pPr>
            <w:r w:rsidRPr="00910B6F">
              <w:rPr>
                <w:rFonts w:cs="Arial"/>
                <w:u w:val="single"/>
              </w:rPr>
              <w:lastRenderedPageBreak/>
              <w:t>Remarks:</w:t>
            </w:r>
          </w:p>
          <w:p w14:paraId="3B863D06" w14:textId="77777777" w:rsidR="00910B6F" w:rsidRPr="00910B6F" w:rsidRDefault="00910B6F" w:rsidP="00910B6F">
            <w:pPr>
              <w:spacing w:before="120" w:after="120"/>
              <w:rPr>
                <w:rFonts w:cs="Arial"/>
              </w:rPr>
            </w:pPr>
            <w:r w:rsidRPr="00910B6F">
              <w:rPr>
                <w:rFonts w:cs="Arial"/>
              </w:rPr>
              <w:t>•No remarks.</w:t>
            </w:r>
          </w:p>
        </w:tc>
      </w:tr>
    </w:tbl>
    <w:p w14:paraId="55B302B3" w14:textId="77777777" w:rsidR="00910B6F" w:rsidRPr="00910B6F" w:rsidRDefault="00910B6F" w:rsidP="00910B6F">
      <w:pPr>
        <w:spacing w:before="240"/>
        <w:rPr>
          <w:b/>
        </w:rPr>
      </w:pPr>
    </w:p>
    <w:p w14:paraId="4F7B7C12" w14:textId="77777777" w:rsidR="00910B6F" w:rsidRPr="00910B6F" w:rsidRDefault="00910B6F" w:rsidP="00716062">
      <w:pPr>
        <w:pStyle w:val="Heading2"/>
      </w:pPr>
      <w:bookmarkStart w:id="4155" w:name="_Toc120214839"/>
      <w:r w:rsidRPr="00910B6F">
        <w:t>Survey Date Range</w:t>
      </w:r>
      <w:bookmarkEnd w:id="4155"/>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1D51CED4" w14:textId="77777777" w:rsidTr="004879A4">
        <w:tc>
          <w:tcPr>
            <w:tcW w:w="5000" w:type="pct"/>
            <w:shd w:val="clear" w:color="auto" w:fill="auto"/>
          </w:tcPr>
          <w:p w14:paraId="4F539FB8"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The complex attribute describes the period of the hydrographic survey, as the time between its sub-attributes.</w:t>
            </w:r>
          </w:p>
          <w:p w14:paraId="5623463C" w14:textId="77777777" w:rsidR="00910B6F" w:rsidRPr="00910B6F" w:rsidRDefault="00910B6F" w:rsidP="00910B6F">
            <w:pPr>
              <w:spacing w:before="120" w:after="120"/>
              <w:rPr>
                <w:rFonts w:cs="Arial"/>
              </w:rPr>
            </w:pPr>
            <w:r w:rsidRPr="00910B6F">
              <w:rPr>
                <w:rFonts w:cs="Arial"/>
                <w:u w:val="single"/>
              </w:rPr>
              <w:t>Sub-attributes:</w:t>
            </w:r>
          </w:p>
          <w:p w14:paraId="224A5752" w14:textId="1103D1CF"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Date Start  </w:t>
            </w:r>
            <w:r w:rsidRPr="00910B6F">
              <w:rPr>
                <w:rFonts w:cs="Arial"/>
              </w:rPr>
              <w:t>(</w:t>
            </w:r>
            <w:r w:rsidR="0058490A">
              <w:rPr>
                <w:rFonts w:cs="Arial"/>
              </w:rPr>
              <w:t xml:space="preserve">see clause </w:t>
            </w:r>
            <w:r w:rsidR="00A45739">
              <w:rPr>
                <w:rFonts w:cs="Arial"/>
              </w:rPr>
              <w:t>17.</w:t>
            </w:r>
            <w:r w:rsidRPr="00910B6F">
              <w:rPr>
                <w:rFonts w:cs="Arial"/>
              </w:rPr>
              <w:t>38)</w:t>
            </w:r>
          </w:p>
          <w:p w14:paraId="1904B15E" w14:textId="153CDD28"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Date End  </w:t>
            </w:r>
            <w:r w:rsidRPr="00910B6F">
              <w:rPr>
                <w:rFonts w:cs="Arial"/>
              </w:rPr>
              <w:t>(</w:t>
            </w:r>
            <w:r w:rsidR="0058490A">
              <w:rPr>
                <w:rFonts w:cs="Arial"/>
              </w:rPr>
              <w:t xml:space="preserve">see clause </w:t>
            </w:r>
            <w:r w:rsidR="00A45739">
              <w:rPr>
                <w:rFonts w:cs="Arial"/>
              </w:rPr>
              <w:t>17.</w:t>
            </w:r>
            <w:r w:rsidRPr="00910B6F">
              <w:rPr>
                <w:rFonts w:cs="Arial"/>
              </w:rPr>
              <w:t>36)</w:t>
            </w:r>
          </w:p>
          <w:p w14:paraId="64152F0D" w14:textId="77777777" w:rsidR="00910B6F" w:rsidRPr="00910B6F" w:rsidRDefault="00910B6F" w:rsidP="00910B6F">
            <w:pPr>
              <w:spacing w:before="120" w:after="120"/>
              <w:rPr>
                <w:rFonts w:cs="Arial"/>
              </w:rPr>
            </w:pPr>
          </w:p>
          <w:p w14:paraId="1BBADFA4" w14:textId="77777777" w:rsidR="00910B6F" w:rsidRPr="00910B6F" w:rsidRDefault="00910B6F" w:rsidP="00910B6F">
            <w:pPr>
              <w:spacing w:before="120" w:after="120"/>
              <w:rPr>
                <w:rFonts w:cs="Arial"/>
              </w:rPr>
            </w:pPr>
            <w:r w:rsidRPr="00910B6F">
              <w:rPr>
                <w:rFonts w:cs="Arial"/>
                <w:u w:val="single"/>
              </w:rPr>
              <w:t>Remarks:</w:t>
            </w:r>
          </w:p>
          <w:p w14:paraId="6B2248DA" w14:textId="77777777" w:rsidR="00910B6F" w:rsidRPr="00910B6F" w:rsidRDefault="00910B6F" w:rsidP="00910B6F">
            <w:pPr>
              <w:spacing w:before="120" w:after="120"/>
              <w:rPr>
                <w:rFonts w:cs="Arial"/>
              </w:rPr>
            </w:pPr>
            <w:r w:rsidRPr="00910B6F">
              <w:rPr>
                <w:rFonts w:cs="Arial"/>
              </w:rPr>
              <w:t>•No remarks.</w:t>
            </w:r>
          </w:p>
        </w:tc>
      </w:tr>
    </w:tbl>
    <w:p w14:paraId="667869C3" w14:textId="77777777" w:rsidR="00910B6F" w:rsidRPr="00910B6F" w:rsidRDefault="00910B6F" w:rsidP="00910B6F">
      <w:pPr>
        <w:spacing w:before="240"/>
        <w:rPr>
          <w:b/>
        </w:rPr>
      </w:pPr>
    </w:p>
    <w:p w14:paraId="347E5A5F" w14:textId="77777777" w:rsidR="00910B6F" w:rsidRPr="00910B6F" w:rsidRDefault="00910B6F" w:rsidP="00716062">
      <w:pPr>
        <w:pStyle w:val="Heading2"/>
      </w:pPr>
      <w:bookmarkStart w:id="4156" w:name="_Toc120214840"/>
      <w:r w:rsidRPr="00910B6F">
        <w:t>Telecommunications</w:t>
      </w:r>
      <w:bookmarkEnd w:id="4156"/>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3128ADB2" w14:textId="77777777" w:rsidTr="004879A4">
        <w:tc>
          <w:tcPr>
            <w:tcW w:w="5000" w:type="pct"/>
            <w:shd w:val="clear" w:color="auto" w:fill="auto"/>
          </w:tcPr>
          <w:p w14:paraId="6E5DC401"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A means or channel of communicating at a distance by electrical or electromagnetic means such as telegraphy, telephony, or broadcasting.</w:t>
            </w:r>
          </w:p>
          <w:p w14:paraId="1E353DDF" w14:textId="77777777" w:rsidR="00910B6F" w:rsidRPr="00910B6F" w:rsidRDefault="00910B6F" w:rsidP="00910B6F">
            <w:pPr>
              <w:spacing w:before="120" w:after="120"/>
              <w:rPr>
                <w:rFonts w:cs="Arial"/>
              </w:rPr>
            </w:pPr>
            <w:r w:rsidRPr="00910B6F">
              <w:rPr>
                <w:rFonts w:cs="Arial"/>
                <w:u w:val="single"/>
              </w:rPr>
              <w:t>Sub-attributes:</w:t>
            </w:r>
          </w:p>
          <w:p w14:paraId="7B934FE0" w14:textId="3A6F1CC6"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Category of Communication Preference  </w:t>
            </w:r>
            <w:r w:rsidRPr="00910B6F">
              <w:rPr>
                <w:rFonts w:cs="Arial"/>
              </w:rPr>
              <w:t>(</w:t>
            </w:r>
            <w:r w:rsidR="0058490A">
              <w:rPr>
                <w:rFonts w:cs="Arial"/>
              </w:rPr>
              <w:t xml:space="preserve">see clause </w:t>
            </w:r>
            <w:r w:rsidR="00A45739">
              <w:rPr>
                <w:rFonts w:cs="Arial"/>
              </w:rPr>
              <w:t>17.</w:t>
            </w:r>
            <w:r w:rsidRPr="00910B6F">
              <w:rPr>
                <w:rFonts w:cs="Arial"/>
              </w:rPr>
              <w:t>18)</w:t>
            </w:r>
          </w:p>
          <w:p w14:paraId="5D6C4999" w14:textId="13F37EE2"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Telecommunication Identifier  </w:t>
            </w:r>
            <w:r w:rsidRPr="00910B6F">
              <w:rPr>
                <w:rFonts w:cs="Arial"/>
              </w:rPr>
              <w:t>(</w:t>
            </w:r>
            <w:r w:rsidR="0058490A">
              <w:rPr>
                <w:rFonts w:cs="Arial"/>
              </w:rPr>
              <w:t xml:space="preserve">see clause </w:t>
            </w:r>
            <w:r w:rsidR="00A45739">
              <w:rPr>
                <w:rFonts w:cs="Arial"/>
              </w:rPr>
              <w:t>17.</w:t>
            </w:r>
            <w:r w:rsidRPr="00910B6F">
              <w:rPr>
                <w:rFonts w:cs="Arial"/>
              </w:rPr>
              <w:t>107)</w:t>
            </w:r>
          </w:p>
          <w:p w14:paraId="1E504AED" w14:textId="557412AD"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Telecommunication Carrier  </w:t>
            </w:r>
            <w:r w:rsidRPr="00910B6F">
              <w:rPr>
                <w:rFonts w:cs="Arial"/>
              </w:rPr>
              <w:t>(</w:t>
            </w:r>
            <w:r w:rsidR="0058490A">
              <w:rPr>
                <w:rFonts w:cs="Arial"/>
              </w:rPr>
              <w:t xml:space="preserve">see clause </w:t>
            </w:r>
            <w:r w:rsidR="00A45739">
              <w:rPr>
                <w:rFonts w:cs="Arial"/>
              </w:rPr>
              <w:t>17.</w:t>
            </w:r>
            <w:r w:rsidRPr="00910B6F">
              <w:rPr>
                <w:rFonts w:cs="Arial"/>
              </w:rPr>
              <w:t>108)</w:t>
            </w:r>
          </w:p>
          <w:p w14:paraId="09571F7F" w14:textId="74321D65"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Contact Instructions  </w:t>
            </w:r>
            <w:r w:rsidRPr="00910B6F">
              <w:rPr>
                <w:rFonts w:cs="Arial"/>
              </w:rPr>
              <w:t>(</w:t>
            </w:r>
            <w:r w:rsidR="0058490A">
              <w:rPr>
                <w:rFonts w:cs="Arial"/>
              </w:rPr>
              <w:t xml:space="preserve">see clause </w:t>
            </w:r>
            <w:r w:rsidR="00A45739">
              <w:rPr>
                <w:rFonts w:cs="Arial"/>
              </w:rPr>
              <w:t>17.</w:t>
            </w:r>
            <w:r w:rsidRPr="00910B6F">
              <w:rPr>
                <w:rFonts w:cs="Arial"/>
              </w:rPr>
              <w:t>34)</w:t>
            </w:r>
          </w:p>
          <w:p w14:paraId="6E6003DB" w14:textId="7EB107E2"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Telecommunication Service  </w:t>
            </w:r>
            <w:r w:rsidRPr="00910B6F">
              <w:rPr>
                <w:rFonts w:cs="Arial"/>
              </w:rPr>
              <w:t>(</w:t>
            </w:r>
            <w:r w:rsidR="0058490A">
              <w:rPr>
                <w:rFonts w:cs="Arial"/>
              </w:rPr>
              <w:t xml:space="preserve">see clause </w:t>
            </w:r>
            <w:r w:rsidR="00A45739">
              <w:rPr>
                <w:rFonts w:cs="Arial"/>
              </w:rPr>
              <w:t>17.</w:t>
            </w:r>
            <w:r w:rsidRPr="00910B6F">
              <w:rPr>
                <w:rFonts w:cs="Arial"/>
              </w:rPr>
              <w:t>109)</w:t>
            </w:r>
          </w:p>
          <w:p w14:paraId="7480D5A7" w14:textId="2F589280"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Schedule by Day of Week  </w:t>
            </w:r>
            <w:r w:rsidRPr="00910B6F">
              <w:rPr>
                <w:rFonts w:cs="Arial"/>
              </w:rPr>
              <w:t>(</w:t>
            </w:r>
            <w:r w:rsidR="0058490A">
              <w:rPr>
                <w:rFonts w:cs="Arial"/>
              </w:rPr>
              <w:t xml:space="preserve">see clause </w:t>
            </w:r>
            <w:r w:rsidR="00A45739">
              <w:rPr>
                <w:rFonts w:cs="Arial"/>
              </w:rPr>
              <w:t>18.</w:t>
            </w:r>
            <w:r w:rsidRPr="00910B6F">
              <w:rPr>
                <w:rFonts w:cs="Arial"/>
              </w:rPr>
              <w:t>22)</w:t>
            </w:r>
          </w:p>
          <w:p w14:paraId="0D91537E" w14:textId="77777777" w:rsidR="00910B6F" w:rsidRPr="00910B6F" w:rsidRDefault="00910B6F" w:rsidP="00910B6F">
            <w:pPr>
              <w:spacing w:before="120" w:after="120"/>
              <w:rPr>
                <w:rFonts w:cs="Arial"/>
              </w:rPr>
            </w:pPr>
          </w:p>
          <w:p w14:paraId="1B3CCAF0" w14:textId="77777777" w:rsidR="00910B6F" w:rsidRPr="00910B6F" w:rsidRDefault="00910B6F" w:rsidP="00910B6F">
            <w:pPr>
              <w:spacing w:before="120" w:after="120"/>
              <w:rPr>
                <w:rFonts w:cs="Arial"/>
              </w:rPr>
            </w:pPr>
            <w:r w:rsidRPr="00910B6F">
              <w:rPr>
                <w:rFonts w:cs="Arial"/>
                <w:u w:val="single"/>
              </w:rPr>
              <w:t>Remarks:</w:t>
            </w:r>
          </w:p>
          <w:p w14:paraId="06421B94" w14:textId="77777777" w:rsidR="00910B6F" w:rsidRPr="00910B6F" w:rsidRDefault="00910B6F" w:rsidP="00910B6F">
            <w:pPr>
              <w:spacing w:before="120" w:after="120"/>
              <w:rPr>
                <w:rFonts w:cs="Arial"/>
              </w:rPr>
            </w:pPr>
            <w:r w:rsidRPr="00910B6F">
              <w:rPr>
                <w:rFonts w:cs="Arial"/>
              </w:rPr>
              <w:t>•No remarks.</w:t>
            </w:r>
          </w:p>
        </w:tc>
      </w:tr>
    </w:tbl>
    <w:p w14:paraId="009C5099" w14:textId="77777777" w:rsidR="00910B6F" w:rsidRPr="00910B6F" w:rsidRDefault="00910B6F" w:rsidP="00910B6F">
      <w:pPr>
        <w:spacing w:before="240"/>
        <w:rPr>
          <w:b/>
        </w:rPr>
      </w:pPr>
    </w:p>
    <w:p w14:paraId="07CCA346" w14:textId="77777777" w:rsidR="00910B6F" w:rsidRPr="00910B6F" w:rsidRDefault="00910B6F" w:rsidP="00716062">
      <w:pPr>
        <w:pStyle w:val="Heading2"/>
      </w:pPr>
      <w:bookmarkStart w:id="4157" w:name="_Toc120214841"/>
      <w:r w:rsidRPr="00910B6F">
        <w:t>Text Content</w:t>
      </w:r>
      <w:bookmarkEnd w:id="4157"/>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2F4C751D" w14:textId="77777777" w:rsidTr="004879A4">
        <w:tc>
          <w:tcPr>
            <w:tcW w:w="5000" w:type="pct"/>
            <w:shd w:val="clear" w:color="auto" w:fill="auto"/>
          </w:tcPr>
          <w:p w14:paraId="50A075EB"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Textual material, or a pointer to a resource providing textual material. May be accompanied by basic information about its source and relationship to the source.</w:t>
            </w:r>
          </w:p>
          <w:p w14:paraId="36D89446" w14:textId="77777777" w:rsidR="00910B6F" w:rsidRPr="00910B6F" w:rsidRDefault="00910B6F" w:rsidP="00910B6F">
            <w:pPr>
              <w:spacing w:before="120" w:after="120"/>
              <w:rPr>
                <w:rFonts w:cs="Arial"/>
              </w:rPr>
            </w:pPr>
            <w:r w:rsidRPr="00910B6F">
              <w:rPr>
                <w:rFonts w:cs="Arial"/>
                <w:u w:val="single"/>
              </w:rPr>
              <w:t>Sub-attributes:</w:t>
            </w:r>
          </w:p>
          <w:p w14:paraId="2DBCFFC5" w14:textId="54E07FA3"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Category of text  </w:t>
            </w:r>
            <w:r w:rsidRPr="00910B6F">
              <w:rPr>
                <w:rFonts w:cs="Arial"/>
              </w:rPr>
              <w:t>(</w:t>
            </w:r>
            <w:r w:rsidR="0058490A">
              <w:rPr>
                <w:rFonts w:cs="Arial"/>
              </w:rPr>
              <w:t xml:space="preserve">see clause </w:t>
            </w:r>
            <w:r w:rsidR="00A45739">
              <w:rPr>
                <w:rFonts w:cs="Arial"/>
              </w:rPr>
              <w:t>17.</w:t>
            </w:r>
            <w:r w:rsidRPr="00910B6F">
              <w:rPr>
                <w:rFonts w:cs="Arial"/>
              </w:rPr>
              <w:t>27)</w:t>
            </w:r>
          </w:p>
          <w:p w14:paraId="46AD0733" w14:textId="34BA4B5B"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Information  </w:t>
            </w:r>
            <w:r w:rsidRPr="00910B6F">
              <w:rPr>
                <w:rFonts w:cs="Arial"/>
              </w:rPr>
              <w:t>(</w:t>
            </w:r>
            <w:r w:rsidR="0058490A">
              <w:rPr>
                <w:rFonts w:cs="Arial"/>
              </w:rPr>
              <w:t xml:space="preserve">see clause </w:t>
            </w:r>
            <w:r w:rsidR="00A45739">
              <w:rPr>
                <w:rFonts w:cs="Arial"/>
              </w:rPr>
              <w:t>18.</w:t>
            </w:r>
            <w:r w:rsidRPr="00910B6F">
              <w:rPr>
                <w:rFonts w:cs="Arial"/>
              </w:rPr>
              <w:t>14)</w:t>
            </w:r>
          </w:p>
          <w:p w14:paraId="76FA192C" w14:textId="4713B5A4"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Online Resource  </w:t>
            </w:r>
            <w:r w:rsidRPr="00910B6F">
              <w:rPr>
                <w:rFonts w:cs="Arial"/>
              </w:rPr>
              <w:t>(</w:t>
            </w:r>
            <w:r w:rsidR="0058490A">
              <w:rPr>
                <w:rFonts w:cs="Arial"/>
              </w:rPr>
              <w:t xml:space="preserve">see clause </w:t>
            </w:r>
            <w:r w:rsidR="00A45739">
              <w:rPr>
                <w:rFonts w:cs="Arial"/>
              </w:rPr>
              <w:t>18.</w:t>
            </w:r>
            <w:r w:rsidRPr="00910B6F">
              <w:rPr>
                <w:rFonts w:cs="Arial"/>
              </w:rPr>
              <w:t>19)</w:t>
            </w:r>
          </w:p>
          <w:p w14:paraId="73A4B188" w14:textId="226415AF" w:rsidR="00910B6F" w:rsidRPr="00910B6F" w:rsidRDefault="00910B6F" w:rsidP="00910B6F">
            <w:pPr>
              <w:spacing w:before="120" w:after="120"/>
              <w:rPr>
                <w:rFonts w:cs="Arial"/>
              </w:rPr>
            </w:pPr>
            <w:r w:rsidRPr="00910B6F">
              <w:rPr>
                <w:rFonts w:cs="Arial"/>
              </w:rPr>
              <w:lastRenderedPageBreak/>
              <w:t xml:space="preserve">             </w:t>
            </w:r>
            <w:r w:rsidRPr="00910B6F">
              <w:rPr>
                <w:rFonts w:cs="Arial"/>
                <w:b/>
              </w:rPr>
              <w:t xml:space="preserve"> Source  </w:t>
            </w:r>
            <w:r w:rsidRPr="00910B6F">
              <w:rPr>
                <w:rFonts w:cs="Arial"/>
              </w:rPr>
              <w:t>(</w:t>
            </w:r>
            <w:r w:rsidR="0058490A">
              <w:rPr>
                <w:rFonts w:cs="Arial"/>
              </w:rPr>
              <w:t xml:space="preserve">see clause </w:t>
            </w:r>
            <w:r w:rsidR="00A45739">
              <w:rPr>
                <w:rFonts w:cs="Arial"/>
              </w:rPr>
              <w:t>17.</w:t>
            </w:r>
            <w:r w:rsidRPr="00910B6F">
              <w:rPr>
                <w:rFonts w:cs="Arial"/>
              </w:rPr>
              <w:t>102)</w:t>
            </w:r>
          </w:p>
          <w:p w14:paraId="103B94B0" w14:textId="50C39FE2"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Source Type  </w:t>
            </w:r>
            <w:r w:rsidRPr="00910B6F">
              <w:rPr>
                <w:rFonts w:cs="Arial"/>
              </w:rPr>
              <w:t>(</w:t>
            </w:r>
            <w:r w:rsidR="0058490A">
              <w:rPr>
                <w:rFonts w:cs="Arial"/>
              </w:rPr>
              <w:t xml:space="preserve">see clause </w:t>
            </w:r>
            <w:r w:rsidR="00A45739">
              <w:rPr>
                <w:rFonts w:cs="Arial"/>
              </w:rPr>
              <w:t>17.</w:t>
            </w:r>
            <w:r w:rsidRPr="00910B6F">
              <w:rPr>
                <w:rFonts w:cs="Arial"/>
              </w:rPr>
              <w:t>104)</w:t>
            </w:r>
          </w:p>
          <w:p w14:paraId="58C3D52A" w14:textId="6120434A"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Reported Date  </w:t>
            </w:r>
            <w:r w:rsidRPr="00910B6F">
              <w:rPr>
                <w:rFonts w:cs="Arial"/>
              </w:rPr>
              <w:t>(</w:t>
            </w:r>
            <w:r w:rsidR="0058490A">
              <w:rPr>
                <w:rFonts w:cs="Arial"/>
              </w:rPr>
              <w:t xml:space="preserve">see clause </w:t>
            </w:r>
            <w:r w:rsidR="00A45739">
              <w:rPr>
                <w:rFonts w:cs="Arial"/>
              </w:rPr>
              <w:t>17.</w:t>
            </w:r>
            <w:r w:rsidRPr="00910B6F">
              <w:rPr>
                <w:rFonts w:cs="Arial"/>
              </w:rPr>
              <w:t>94)</w:t>
            </w:r>
          </w:p>
          <w:p w14:paraId="6BD5930F" w14:textId="77777777" w:rsidR="00910B6F" w:rsidRPr="00910B6F" w:rsidRDefault="00910B6F" w:rsidP="00910B6F">
            <w:pPr>
              <w:spacing w:before="120" w:after="120"/>
              <w:rPr>
                <w:rFonts w:cs="Arial"/>
              </w:rPr>
            </w:pPr>
          </w:p>
          <w:p w14:paraId="7B778861" w14:textId="77777777" w:rsidR="00910B6F" w:rsidRPr="00910B6F" w:rsidRDefault="00910B6F" w:rsidP="00910B6F">
            <w:pPr>
              <w:spacing w:before="120" w:after="120"/>
              <w:rPr>
                <w:rFonts w:cs="Arial"/>
              </w:rPr>
            </w:pPr>
            <w:r w:rsidRPr="00910B6F">
              <w:rPr>
                <w:rFonts w:cs="Arial"/>
                <w:u w:val="single"/>
              </w:rPr>
              <w:t>Remarks:</w:t>
            </w:r>
          </w:p>
          <w:p w14:paraId="33B7DAAA" w14:textId="77777777" w:rsidR="00910B6F" w:rsidRPr="00910B6F" w:rsidRDefault="00910B6F" w:rsidP="00910B6F">
            <w:pPr>
              <w:spacing w:before="120" w:after="120"/>
              <w:rPr>
                <w:rFonts w:cs="Arial"/>
              </w:rPr>
            </w:pPr>
            <w:r w:rsidRPr="00910B6F">
              <w:rPr>
                <w:rFonts w:cs="Arial"/>
              </w:rPr>
              <w:t xml:space="preserve"> Exactly one of sub-attributes </w:t>
            </w:r>
            <w:proofErr w:type="spellStart"/>
            <w:r w:rsidRPr="00910B6F">
              <w:rPr>
                <w:rFonts w:cs="Arial"/>
              </w:rPr>
              <w:t>onlineResource</w:t>
            </w:r>
            <w:proofErr w:type="spellEnd"/>
            <w:r w:rsidRPr="00910B6F">
              <w:rPr>
                <w:rFonts w:cs="Arial"/>
              </w:rPr>
              <w:t xml:space="preserve"> or information must be completed in one instance of </w:t>
            </w:r>
            <w:proofErr w:type="spellStart"/>
            <w:r w:rsidRPr="00910B6F">
              <w:rPr>
                <w:rFonts w:cs="Arial"/>
              </w:rPr>
              <w:t>textContent</w:t>
            </w:r>
            <w:proofErr w:type="spellEnd"/>
            <w:r w:rsidRPr="00910B6F">
              <w:rPr>
                <w:rFonts w:cs="Arial"/>
              </w:rPr>
              <w:t xml:space="preserve">. Product specifications may restrict the use or content of </w:t>
            </w:r>
            <w:proofErr w:type="spellStart"/>
            <w:r w:rsidRPr="00910B6F">
              <w:rPr>
                <w:rFonts w:cs="Arial"/>
              </w:rPr>
              <w:t>onlineResource</w:t>
            </w:r>
            <w:proofErr w:type="spellEnd"/>
            <w:r w:rsidRPr="00910B6F">
              <w:rPr>
                <w:rFonts w:cs="Arial"/>
              </w:rPr>
              <w:t xml:space="preserve"> for security. For example, a product specification may forbid populating </w:t>
            </w:r>
            <w:proofErr w:type="spellStart"/>
            <w:r w:rsidRPr="00910B6F">
              <w:rPr>
                <w:rFonts w:cs="Arial"/>
              </w:rPr>
              <w:t>onlineResource</w:t>
            </w:r>
            <w:proofErr w:type="spellEnd"/>
            <w:r w:rsidRPr="00910B6F">
              <w:rPr>
                <w:rFonts w:cs="Arial"/>
              </w:rPr>
              <w:t>. Product specification authors must consider whether applications using the data product may be prevented from accessing off-system resources by security policies.</w:t>
            </w:r>
          </w:p>
        </w:tc>
      </w:tr>
    </w:tbl>
    <w:p w14:paraId="2335ACB5" w14:textId="77777777" w:rsidR="00910B6F" w:rsidRPr="00910B6F" w:rsidRDefault="00910B6F" w:rsidP="00910B6F">
      <w:pPr>
        <w:spacing w:before="240"/>
        <w:rPr>
          <w:b/>
        </w:rPr>
      </w:pPr>
    </w:p>
    <w:p w14:paraId="5D2F670E" w14:textId="77777777" w:rsidR="00910B6F" w:rsidRPr="00910B6F" w:rsidRDefault="00910B6F" w:rsidP="00716062">
      <w:pPr>
        <w:pStyle w:val="Heading2"/>
      </w:pPr>
      <w:bookmarkStart w:id="4158" w:name="_Toc120214842"/>
      <w:r w:rsidRPr="00910B6F">
        <w:t>Time Intervals by Day of Week</w:t>
      </w:r>
      <w:bookmarkEnd w:id="4158"/>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3225C7A8" w14:textId="77777777" w:rsidTr="004879A4">
        <w:tc>
          <w:tcPr>
            <w:tcW w:w="5000" w:type="pct"/>
            <w:shd w:val="clear" w:color="auto" w:fill="auto"/>
          </w:tcPr>
          <w:p w14:paraId="7E9172FA"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The regular weekly operation times of a service or schedule.</w:t>
            </w:r>
          </w:p>
          <w:p w14:paraId="2CF4DA6E" w14:textId="77777777" w:rsidR="00910B6F" w:rsidRPr="00910B6F" w:rsidRDefault="00910B6F" w:rsidP="00910B6F">
            <w:pPr>
              <w:spacing w:before="120" w:after="120"/>
              <w:rPr>
                <w:rFonts w:cs="Arial"/>
              </w:rPr>
            </w:pPr>
            <w:r w:rsidRPr="00910B6F">
              <w:rPr>
                <w:rFonts w:cs="Arial"/>
                <w:u w:val="single"/>
              </w:rPr>
              <w:t>Sub-attributes:</w:t>
            </w:r>
          </w:p>
          <w:p w14:paraId="486C804F" w14:textId="155CA6CF"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Day of Week  </w:t>
            </w:r>
            <w:r w:rsidRPr="00910B6F">
              <w:rPr>
                <w:rFonts w:cs="Arial"/>
              </w:rPr>
              <w:t>(</w:t>
            </w:r>
            <w:r w:rsidR="0058490A">
              <w:rPr>
                <w:rFonts w:cs="Arial"/>
              </w:rPr>
              <w:t xml:space="preserve">see clause </w:t>
            </w:r>
            <w:r w:rsidR="00A45739">
              <w:rPr>
                <w:rFonts w:cs="Arial"/>
              </w:rPr>
              <w:t>17.</w:t>
            </w:r>
            <w:r w:rsidRPr="00910B6F">
              <w:rPr>
                <w:rFonts w:cs="Arial"/>
              </w:rPr>
              <w:t>40)</w:t>
            </w:r>
          </w:p>
          <w:p w14:paraId="05832215" w14:textId="7CFE3404"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Day of Week is Range  </w:t>
            </w:r>
            <w:r w:rsidRPr="00910B6F">
              <w:rPr>
                <w:rFonts w:cs="Arial"/>
              </w:rPr>
              <w:t>(</w:t>
            </w:r>
            <w:r w:rsidR="0058490A">
              <w:rPr>
                <w:rFonts w:cs="Arial"/>
              </w:rPr>
              <w:t xml:space="preserve">see clause </w:t>
            </w:r>
            <w:r w:rsidR="00A45739">
              <w:rPr>
                <w:rFonts w:cs="Arial"/>
              </w:rPr>
              <w:t>17.</w:t>
            </w:r>
            <w:r w:rsidRPr="00910B6F">
              <w:rPr>
                <w:rFonts w:cs="Arial"/>
              </w:rPr>
              <w:t>41)</w:t>
            </w:r>
          </w:p>
          <w:p w14:paraId="12BF28C5" w14:textId="1109594C"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Time of Day Start  </w:t>
            </w:r>
            <w:r w:rsidRPr="00910B6F">
              <w:rPr>
                <w:rFonts w:cs="Arial"/>
              </w:rPr>
              <w:t>(</w:t>
            </w:r>
            <w:r w:rsidR="0058490A">
              <w:rPr>
                <w:rFonts w:cs="Arial"/>
              </w:rPr>
              <w:t xml:space="preserve">see clause </w:t>
            </w:r>
            <w:r w:rsidR="00A45739">
              <w:rPr>
                <w:rFonts w:cs="Arial"/>
              </w:rPr>
              <w:t>17.</w:t>
            </w:r>
            <w:r w:rsidRPr="00910B6F">
              <w:rPr>
                <w:rFonts w:cs="Arial"/>
              </w:rPr>
              <w:t>117)</w:t>
            </w:r>
          </w:p>
          <w:p w14:paraId="4A8BB654" w14:textId="3512707C"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Time of Day End  </w:t>
            </w:r>
            <w:r w:rsidRPr="00910B6F">
              <w:rPr>
                <w:rFonts w:cs="Arial"/>
              </w:rPr>
              <w:t>(</w:t>
            </w:r>
            <w:r w:rsidR="0058490A">
              <w:rPr>
                <w:rFonts w:cs="Arial"/>
              </w:rPr>
              <w:t xml:space="preserve">see clause </w:t>
            </w:r>
            <w:r w:rsidR="00A45739">
              <w:rPr>
                <w:rFonts w:cs="Arial"/>
              </w:rPr>
              <w:t>17.</w:t>
            </w:r>
            <w:r w:rsidRPr="00910B6F">
              <w:rPr>
                <w:rFonts w:cs="Arial"/>
              </w:rPr>
              <w:t>116)</w:t>
            </w:r>
          </w:p>
          <w:p w14:paraId="6CDE8729" w14:textId="77777777" w:rsidR="00910B6F" w:rsidRPr="00910B6F" w:rsidRDefault="00910B6F" w:rsidP="00910B6F">
            <w:pPr>
              <w:spacing w:before="120" w:after="120"/>
              <w:rPr>
                <w:rFonts w:cs="Arial"/>
              </w:rPr>
            </w:pPr>
          </w:p>
          <w:p w14:paraId="2FF41726" w14:textId="77777777" w:rsidR="00910B6F" w:rsidRPr="00910B6F" w:rsidRDefault="00910B6F" w:rsidP="00910B6F">
            <w:pPr>
              <w:spacing w:before="120" w:after="120"/>
              <w:rPr>
                <w:rFonts w:cs="Arial"/>
              </w:rPr>
            </w:pPr>
            <w:r w:rsidRPr="00910B6F">
              <w:rPr>
                <w:rFonts w:cs="Arial"/>
                <w:u w:val="single"/>
              </w:rPr>
              <w:t>Remarks:</w:t>
            </w:r>
          </w:p>
          <w:p w14:paraId="634AF3EF" w14:textId="7B40154D" w:rsidR="004B0760" w:rsidRPr="004B0760" w:rsidRDefault="004B0760" w:rsidP="004B0760">
            <w:pPr>
              <w:pStyle w:val="ListParagraph"/>
              <w:numPr>
                <w:ilvl w:val="0"/>
                <w:numId w:val="36"/>
              </w:numPr>
              <w:spacing w:after="0" w:line="244" w:lineRule="exact"/>
              <w:ind w:right="-20"/>
              <w:rPr>
                <w:rFonts w:eastAsia="Arial" w:cs="Arial"/>
              </w:rPr>
            </w:pPr>
            <w:r w:rsidRPr="004B0760">
              <w:rPr>
                <w:rFonts w:eastAsia="Arial" w:cs="Arial"/>
                <w:spacing w:val="1"/>
              </w:rPr>
              <w:t>A</w:t>
            </w:r>
            <w:r w:rsidRPr="004B0760">
              <w:rPr>
                <w:rFonts w:eastAsia="Arial" w:cs="Arial"/>
              </w:rPr>
              <w:t>t</w:t>
            </w:r>
            <w:r w:rsidRPr="004B0760">
              <w:rPr>
                <w:rFonts w:eastAsia="Arial" w:cs="Arial"/>
                <w:spacing w:val="18"/>
              </w:rPr>
              <w:t xml:space="preserve"> </w:t>
            </w:r>
            <w:r w:rsidRPr="004B0760">
              <w:rPr>
                <w:rFonts w:eastAsia="Arial" w:cs="Arial"/>
                <w:spacing w:val="1"/>
              </w:rPr>
              <w:t>l</w:t>
            </w:r>
            <w:r w:rsidRPr="004B0760">
              <w:rPr>
                <w:rFonts w:eastAsia="Arial" w:cs="Arial"/>
              </w:rPr>
              <w:t>e</w:t>
            </w:r>
            <w:r w:rsidRPr="004B0760">
              <w:rPr>
                <w:rFonts w:eastAsia="Arial" w:cs="Arial"/>
                <w:spacing w:val="-1"/>
              </w:rPr>
              <w:t>a</w:t>
            </w:r>
            <w:r w:rsidRPr="004B0760">
              <w:rPr>
                <w:rFonts w:eastAsia="Arial" w:cs="Arial"/>
                <w:spacing w:val="1"/>
              </w:rPr>
              <w:t>s</w:t>
            </w:r>
            <w:r w:rsidRPr="004B0760">
              <w:rPr>
                <w:rFonts w:eastAsia="Arial" w:cs="Arial"/>
              </w:rPr>
              <w:t>t</w:t>
            </w:r>
            <w:r w:rsidRPr="004B0760">
              <w:rPr>
                <w:rFonts w:eastAsia="Arial" w:cs="Arial"/>
                <w:spacing w:val="19"/>
              </w:rPr>
              <w:t xml:space="preserve"> </w:t>
            </w:r>
            <w:r w:rsidRPr="004B0760">
              <w:rPr>
                <w:rFonts w:eastAsia="Arial" w:cs="Arial"/>
              </w:rPr>
              <w:t>o</w:t>
            </w:r>
            <w:r w:rsidRPr="004B0760">
              <w:rPr>
                <w:rFonts w:eastAsia="Arial" w:cs="Arial"/>
                <w:spacing w:val="-1"/>
              </w:rPr>
              <w:t>n</w:t>
            </w:r>
            <w:r w:rsidRPr="004B0760">
              <w:rPr>
                <w:rFonts w:eastAsia="Arial" w:cs="Arial"/>
              </w:rPr>
              <w:t>e</w:t>
            </w:r>
            <w:r w:rsidRPr="004B0760">
              <w:rPr>
                <w:rFonts w:eastAsia="Arial" w:cs="Arial"/>
                <w:spacing w:val="18"/>
              </w:rPr>
              <w:t xml:space="preserve"> </w:t>
            </w:r>
            <w:r w:rsidRPr="004B0760">
              <w:rPr>
                <w:rFonts w:eastAsia="Arial" w:cs="Arial"/>
              </w:rPr>
              <w:t>of</w:t>
            </w:r>
            <w:r w:rsidRPr="004B0760">
              <w:rPr>
                <w:rFonts w:eastAsia="Arial" w:cs="Arial"/>
                <w:spacing w:val="21"/>
              </w:rPr>
              <w:t xml:space="preserve"> </w:t>
            </w:r>
            <w:r w:rsidRPr="004B0760">
              <w:rPr>
                <w:rFonts w:eastAsia="Arial" w:cs="Arial"/>
                <w:spacing w:val="2"/>
              </w:rPr>
              <w:t>t</w:t>
            </w:r>
            <w:r w:rsidRPr="004B0760">
              <w:rPr>
                <w:rFonts w:eastAsia="Arial" w:cs="Arial"/>
              </w:rPr>
              <w:t>he</w:t>
            </w:r>
            <w:r w:rsidRPr="004B0760">
              <w:rPr>
                <w:rFonts w:eastAsia="Arial" w:cs="Arial"/>
                <w:spacing w:val="17"/>
              </w:rPr>
              <w:t xml:space="preserve"> </w:t>
            </w:r>
            <w:r w:rsidRPr="004B0760">
              <w:rPr>
                <w:rFonts w:eastAsia="Arial" w:cs="Arial"/>
                <w:spacing w:val="1"/>
              </w:rPr>
              <w:t>s</w:t>
            </w:r>
            <w:r w:rsidRPr="004B0760">
              <w:rPr>
                <w:rFonts w:eastAsia="Arial" w:cs="Arial"/>
              </w:rPr>
              <w:t>u</w:t>
            </w:r>
            <w:r w:rsidRPr="004B0760">
              <w:rPr>
                <w:rFonts w:eastAsia="Arial" w:cs="Arial"/>
                <w:spacing w:val="3"/>
              </w:rPr>
              <w:t>b</w:t>
            </w:r>
            <w:r w:rsidRPr="004B0760">
              <w:rPr>
                <w:rFonts w:eastAsia="Arial" w:cs="Arial"/>
                <w:spacing w:val="1"/>
              </w:rPr>
              <w:t>-</w:t>
            </w:r>
            <w:r w:rsidRPr="004B0760">
              <w:rPr>
                <w:rFonts w:eastAsia="Arial" w:cs="Arial"/>
              </w:rPr>
              <w:t>at</w:t>
            </w:r>
            <w:r w:rsidRPr="004B0760">
              <w:rPr>
                <w:rFonts w:eastAsia="Arial" w:cs="Arial"/>
                <w:spacing w:val="1"/>
              </w:rPr>
              <w:t>t</w:t>
            </w:r>
            <w:r w:rsidRPr="004B0760">
              <w:rPr>
                <w:rFonts w:eastAsia="Arial" w:cs="Arial"/>
                <w:spacing w:val="-2"/>
              </w:rPr>
              <w:t>r</w:t>
            </w:r>
            <w:r w:rsidRPr="004B0760">
              <w:rPr>
                <w:rFonts w:eastAsia="Arial" w:cs="Arial"/>
                <w:spacing w:val="1"/>
              </w:rPr>
              <w:t>i</w:t>
            </w:r>
            <w:r w:rsidRPr="004B0760">
              <w:rPr>
                <w:rFonts w:eastAsia="Arial" w:cs="Arial"/>
              </w:rPr>
              <w:t>b</w:t>
            </w:r>
            <w:r w:rsidRPr="004B0760">
              <w:rPr>
                <w:rFonts w:eastAsia="Arial" w:cs="Arial"/>
                <w:spacing w:val="-1"/>
              </w:rPr>
              <w:t>u</w:t>
            </w:r>
            <w:r w:rsidRPr="004B0760">
              <w:rPr>
                <w:rFonts w:eastAsia="Arial" w:cs="Arial"/>
                <w:spacing w:val="2"/>
              </w:rPr>
              <w:t>t</w:t>
            </w:r>
            <w:r w:rsidRPr="004B0760">
              <w:rPr>
                <w:rFonts w:eastAsia="Arial" w:cs="Arial"/>
              </w:rPr>
              <w:t>es</w:t>
            </w:r>
            <w:r w:rsidRPr="004B0760">
              <w:rPr>
                <w:rFonts w:eastAsia="Arial" w:cs="Arial"/>
                <w:spacing w:val="11"/>
              </w:rPr>
              <w:t xml:space="preserve"> </w:t>
            </w:r>
            <w:r w:rsidRPr="004B0760">
              <w:rPr>
                <w:rFonts w:eastAsia="Arial" w:cs="Arial"/>
                <w:b/>
                <w:bCs/>
              </w:rPr>
              <w:t>day</w:t>
            </w:r>
            <w:r w:rsidRPr="004B0760">
              <w:rPr>
                <w:rFonts w:eastAsia="Arial" w:cs="Arial"/>
                <w:b/>
                <w:bCs/>
                <w:spacing w:val="15"/>
              </w:rPr>
              <w:t xml:space="preserve"> </w:t>
            </w:r>
            <w:r w:rsidRPr="004B0760">
              <w:rPr>
                <w:rFonts w:eastAsia="Arial" w:cs="Arial"/>
                <w:b/>
                <w:bCs/>
              </w:rPr>
              <w:t>of</w:t>
            </w:r>
            <w:r w:rsidRPr="004B0760">
              <w:rPr>
                <w:rFonts w:eastAsia="Arial" w:cs="Arial"/>
                <w:b/>
                <w:bCs/>
                <w:spacing w:val="20"/>
              </w:rPr>
              <w:t xml:space="preserve"> </w:t>
            </w:r>
            <w:r w:rsidRPr="004B0760">
              <w:rPr>
                <w:rFonts w:eastAsia="Arial" w:cs="Arial"/>
                <w:b/>
                <w:bCs/>
                <w:spacing w:val="3"/>
              </w:rPr>
              <w:t>w</w:t>
            </w:r>
            <w:r w:rsidRPr="004B0760">
              <w:rPr>
                <w:rFonts w:eastAsia="Arial" w:cs="Arial"/>
                <w:b/>
                <w:bCs/>
              </w:rPr>
              <w:t>e</w:t>
            </w:r>
            <w:r w:rsidRPr="004B0760">
              <w:rPr>
                <w:rFonts w:eastAsia="Arial" w:cs="Arial"/>
                <w:b/>
                <w:bCs/>
                <w:spacing w:val="-1"/>
              </w:rPr>
              <w:t>e</w:t>
            </w:r>
            <w:r w:rsidRPr="004B0760">
              <w:rPr>
                <w:rFonts w:eastAsia="Arial" w:cs="Arial"/>
                <w:b/>
                <w:bCs/>
                <w:spacing w:val="2"/>
              </w:rPr>
              <w:t>k</w:t>
            </w:r>
            <w:r w:rsidRPr="004B0760">
              <w:rPr>
                <w:rFonts w:eastAsia="Arial" w:cs="Arial"/>
              </w:rPr>
              <w:t>,</w:t>
            </w:r>
            <w:r w:rsidRPr="004B0760">
              <w:rPr>
                <w:rFonts w:eastAsia="Arial" w:cs="Arial"/>
                <w:spacing w:val="18"/>
              </w:rPr>
              <w:t xml:space="preserve"> </w:t>
            </w:r>
            <w:r w:rsidRPr="004B0760">
              <w:rPr>
                <w:rFonts w:eastAsia="Arial" w:cs="Arial"/>
                <w:b/>
                <w:bCs/>
                <w:spacing w:val="1"/>
              </w:rPr>
              <w:t>t</w:t>
            </w:r>
            <w:r w:rsidRPr="004B0760">
              <w:rPr>
                <w:rFonts w:eastAsia="Arial" w:cs="Arial"/>
                <w:b/>
                <w:bCs/>
              </w:rPr>
              <w:t>ime</w:t>
            </w:r>
            <w:r w:rsidRPr="004B0760">
              <w:rPr>
                <w:rFonts w:eastAsia="Arial" w:cs="Arial"/>
                <w:b/>
                <w:bCs/>
                <w:spacing w:val="17"/>
              </w:rPr>
              <w:t xml:space="preserve"> </w:t>
            </w:r>
            <w:r w:rsidRPr="004B0760">
              <w:rPr>
                <w:rFonts w:eastAsia="Arial" w:cs="Arial"/>
                <w:b/>
                <w:bCs/>
              </w:rPr>
              <w:t>of</w:t>
            </w:r>
            <w:r w:rsidRPr="004B0760">
              <w:rPr>
                <w:rFonts w:eastAsia="Arial" w:cs="Arial"/>
                <w:b/>
                <w:bCs/>
                <w:spacing w:val="20"/>
              </w:rPr>
              <w:t xml:space="preserve"> </w:t>
            </w:r>
            <w:r w:rsidRPr="004B0760">
              <w:rPr>
                <w:rFonts w:eastAsia="Arial" w:cs="Arial"/>
                <w:b/>
                <w:bCs/>
              </w:rPr>
              <w:t>day</w:t>
            </w:r>
            <w:r w:rsidRPr="004B0760">
              <w:rPr>
                <w:rFonts w:eastAsia="Arial" w:cs="Arial"/>
                <w:b/>
                <w:bCs/>
                <w:spacing w:val="17"/>
              </w:rPr>
              <w:t xml:space="preserve"> </w:t>
            </w:r>
            <w:r w:rsidRPr="004B0760">
              <w:rPr>
                <w:rFonts w:eastAsia="Arial" w:cs="Arial"/>
                <w:b/>
                <w:bCs/>
              </w:rPr>
              <w:t>start</w:t>
            </w:r>
            <w:r w:rsidRPr="004B0760">
              <w:rPr>
                <w:rFonts w:eastAsia="Arial" w:cs="Arial"/>
                <w:b/>
                <w:bCs/>
                <w:spacing w:val="19"/>
              </w:rPr>
              <w:t xml:space="preserve"> </w:t>
            </w:r>
            <w:r w:rsidRPr="004B0760">
              <w:rPr>
                <w:rFonts w:eastAsia="Arial" w:cs="Arial"/>
              </w:rPr>
              <w:t>or</w:t>
            </w:r>
            <w:r w:rsidRPr="004B0760">
              <w:rPr>
                <w:rFonts w:eastAsia="Arial" w:cs="Arial"/>
                <w:spacing w:val="20"/>
              </w:rPr>
              <w:t xml:space="preserve"> </w:t>
            </w:r>
            <w:r w:rsidRPr="004B0760">
              <w:rPr>
                <w:rFonts w:eastAsia="Arial" w:cs="Arial"/>
                <w:b/>
                <w:bCs/>
                <w:spacing w:val="1"/>
              </w:rPr>
              <w:t>t</w:t>
            </w:r>
            <w:r w:rsidRPr="004B0760">
              <w:rPr>
                <w:rFonts w:eastAsia="Arial" w:cs="Arial"/>
                <w:b/>
                <w:bCs/>
              </w:rPr>
              <w:t>ime</w:t>
            </w:r>
            <w:r w:rsidRPr="004B0760">
              <w:rPr>
                <w:rFonts w:eastAsia="Arial" w:cs="Arial"/>
                <w:b/>
                <w:bCs/>
                <w:spacing w:val="17"/>
              </w:rPr>
              <w:t xml:space="preserve"> </w:t>
            </w:r>
            <w:r w:rsidRPr="004B0760">
              <w:rPr>
                <w:rFonts w:eastAsia="Arial" w:cs="Arial"/>
                <w:b/>
                <w:bCs/>
              </w:rPr>
              <w:t>of</w:t>
            </w:r>
            <w:r w:rsidRPr="004B0760">
              <w:rPr>
                <w:rFonts w:eastAsia="Arial" w:cs="Arial"/>
                <w:b/>
                <w:bCs/>
                <w:spacing w:val="20"/>
              </w:rPr>
              <w:t xml:space="preserve"> </w:t>
            </w:r>
            <w:r w:rsidRPr="004B0760">
              <w:rPr>
                <w:rFonts w:eastAsia="Arial" w:cs="Arial"/>
                <w:b/>
                <w:bCs/>
              </w:rPr>
              <w:t>d</w:t>
            </w:r>
            <w:r w:rsidRPr="004B0760">
              <w:rPr>
                <w:rFonts w:eastAsia="Arial" w:cs="Arial"/>
                <w:b/>
                <w:bCs/>
                <w:spacing w:val="2"/>
              </w:rPr>
              <w:t>a</w:t>
            </w:r>
            <w:r w:rsidRPr="004B0760">
              <w:rPr>
                <w:rFonts w:eastAsia="Arial" w:cs="Arial"/>
                <w:b/>
                <w:bCs/>
              </w:rPr>
              <w:t>y</w:t>
            </w:r>
            <w:r w:rsidRPr="004B0760">
              <w:rPr>
                <w:rFonts w:eastAsia="Arial" w:cs="Arial"/>
                <w:b/>
                <w:bCs/>
                <w:spacing w:val="18"/>
              </w:rPr>
              <w:t xml:space="preserve"> </w:t>
            </w:r>
            <w:r w:rsidRPr="004B0760">
              <w:rPr>
                <w:rFonts w:eastAsia="Arial" w:cs="Arial"/>
                <w:b/>
                <w:bCs/>
              </w:rPr>
              <w:t>end</w:t>
            </w:r>
            <w:r w:rsidRPr="004B0760">
              <w:rPr>
                <w:rFonts w:eastAsia="Arial" w:cs="Arial"/>
                <w:b/>
                <w:bCs/>
                <w:spacing w:val="21"/>
              </w:rPr>
              <w:t xml:space="preserve"> </w:t>
            </w:r>
            <w:r w:rsidRPr="004B0760">
              <w:rPr>
                <w:rFonts w:eastAsia="Arial" w:cs="Arial"/>
                <w:spacing w:val="2"/>
              </w:rPr>
              <w:t>m</w:t>
            </w:r>
            <w:r w:rsidRPr="004B0760">
              <w:rPr>
                <w:rFonts w:eastAsia="Arial" w:cs="Arial"/>
              </w:rPr>
              <w:t>u</w:t>
            </w:r>
            <w:r w:rsidRPr="004B0760">
              <w:rPr>
                <w:rFonts w:eastAsia="Arial" w:cs="Arial"/>
                <w:spacing w:val="1"/>
              </w:rPr>
              <w:t>s</w:t>
            </w:r>
            <w:r w:rsidRPr="004B0760">
              <w:rPr>
                <w:rFonts w:eastAsia="Arial" w:cs="Arial"/>
              </w:rPr>
              <w:t>t</w:t>
            </w:r>
            <w:r w:rsidRPr="004B0760">
              <w:rPr>
                <w:rFonts w:eastAsia="Arial" w:cs="Arial"/>
                <w:spacing w:val="19"/>
              </w:rPr>
              <w:t xml:space="preserve"> </w:t>
            </w:r>
            <w:r w:rsidRPr="004B0760">
              <w:rPr>
                <w:rFonts w:eastAsia="Arial" w:cs="Arial"/>
              </w:rPr>
              <w:t>be</w:t>
            </w:r>
            <w:r w:rsidRPr="004B0760">
              <w:rPr>
                <w:rFonts w:eastAsia="Arial" w:cs="Arial"/>
                <w:spacing w:val="18"/>
              </w:rPr>
              <w:t xml:space="preserve"> </w:t>
            </w:r>
            <w:r w:rsidRPr="004B0760">
              <w:rPr>
                <w:rFonts w:eastAsia="Arial" w:cs="Arial"/>
              </w:rPr>
              <w:t>e</w:t>
            </w:r>
            <w:r w:rsidRPr="004B0760">
              <w:rPr>
                <w:rFonts w:eastAsia="Arial" w:cs="Arial"/>
                <w:spacing w:val="-1"/>
              </w:rPr>
              <w:t>n</w:t>
            </w:r>
            <w:r w:rsidRPr="004B0760">
              <w:rPr>
                <w:rFonts w:eastAsia="Arial" w:cs="Arial"/>
                <w:spacing w:val="1"/>
              </w:rPr>
              <w:t>c</w:t>
            </w:r>
            <w:r w:rsidRPr="004B0760">
              <w:rPr>
                <w:rFonts w:eastAsia="Arial" w:cs="Arial"/>
              </w:rPr>
              <w:t>o</w:t>
            </w:r>
            <w:r w:rsidRPr="004B0760">
              <w:rPr>
                <w:rFonts w:eastAsia="Arial" w:cs="Arial"/>
                <w:spacing w:val="-1"/>
              </w:rPr>
              <w:t>d</w:t>
            </w:r>
            <w:r w:rsidRPr="004B0760">
              <w:rPr>
                <w:rFonts w:eastAsia="Arial" w:cs="Arial"/>
                <w:spacing w:val="2"/>
              </w:rPr>
              <w:t>e</w:t>
            </w:r>
            <w:r w:rsidRPr="004B0760">
              <w:rPr>
                <w:rFonts w:eastAsia="Arial" w:cs="Arial"/>
              </w:rPr>
              <w:t xml:space="preserve">d. </w:t>
            </w:r>
            <w:r w:rsidRPr="004B0760">
              <w:rPr>
                <w:rFonts w:eastAsia="Arial" w:cs="Arial"/>
                <w:spacing w:val="6"/>
              </w:rPr>
              <w:t>W</w:t>
            </w:r>
            <w:r w:rsidRPr="004B0760">
              <w:rPr>
                <w:rFonts w:eastAsia="Arial" w:cs="Arial"/>
                <w:spacing w:val="-3"/>
              </w:rPr>
              <w:t>h</w:t>
            </w:r>
            <w:r w:rsidRPr="004B0760">
              <w:rPr>
                <w:rFonts w:eastAsia="Arial" w:cs="Arial"/>
              </w:rPr>
              <w:t>ere</w:t>
            </w:r>
            <w:r w:rsidRPr="004B0760">
              <w:rPr>
                <w:rFonts w:eastAsia="Arial" w:cs="Arial"/>
                <w:spacing w:val="37"/>
              </w:rPr>
              <w:t xml:space="preserve"> </w:t>
            </w:r>
            <w:r w:rsidRPr="004B0760">
              <w:rPr>
                <w:rFonts w:eastAsia="Arial" w:cs="Arial"/>
              </w:rPr>
              <w:t>po</w:t>
            </w:r>
            <w:r w:rsidRPr="004B0760">
              <w:rPr>
                <w:rFonts w:eastAsia="Arial" w:cs="Arial"/>
                <w:spacing w:val="-1"/>
              </w:rPr>
              <w:t>p</w:t>
            </w:r>
            <w:r w:rsidRPr="004B0760">
              <w:rPr>
                <w:rFonts w:eastAsia="Arial" w:cs="Arial"/>
              </w:rPr>
              <w:t>u</w:t>
            </w:r>
            <w:r w:rsidRPr="004B0760">
              <w:rPr>
                <w:rFonts w:eastAsia="Arial" w:cs="Arial"/>
                <w:spacing w:val="1"/>
              </w:rPr>
              <w:t>l</w:t>
            </w:r>
            <w:r w:rsidRPr="004B0760">
              <w:rPr>
                <w:rFonts w:eastAsia="Arial" w:cs="Arial"/>
              </w:rPr>
              <w:t>a</w:t>
            </w:r>
            <w:r w:rsidRPr="004B0760">
              <w:rPr>
                <w:rFonts w:eastAsia="Arial" w:cs="Arial"/>
                <w:spacing w:val="2"/>
              </w:rPr>
              <w:t>t</w:t>
            </w:r>
            <w:r w:rsidRPr="004B0760">
              <w:rPr>
                <w:rFonts w:eastAsia="Arial" w:cs="Arial"/>
              </w:rPr>
              <w:t>e</w:t>
            </w:r>
            <w:r w:rsidRPr="004B0760">
              <w:rPr>
                <w:rFonts w:eastAsia="Arial" w:cs="Arial"/>
                <w:spacing w:val="-1"/>
              </w:rPr>
              <w:t>d</w:t>
            </w:r>
            <w:r w:rsidRPr="004B0760">
              <w:rPr>
                <w:rFonts w:eastAsia="Arial" w:cs="Arial"/>
              </w:rPr>
              <w:t>,</w:t>
            </w:r>
            <w:r w:rsidRPr="004B0760">
              <w:rPr>
                <w:rFonts w:eastAsia="Arial" w:cs="Arial"/>
                <w:spacing w:val="33"/>
              </w:rPr>
              <w:t xml:space="preserve"> </w:t>
            </w:r>
            <w:r w:rsidRPr="004B0760">
              <w:rPr>
                <w:rFonts w:eastAsia="Arial" w:cs="Arial"/>
                <w:spacing w:val="2"/>
              </w:rPr>
              <w:t>t</w:t>
            </w:r>
            <w:r w:rsidRPr="004B0760">
              <w:rPr>
                <w:rFonts w:eastAsia="Arial" w:cs="Arial"/>
              </w:rPr>
              <w:t>he</w:t>
            </w:r>
            <w:r w:rsidRPr="004B0760">
              <w:rPr>
                <w:rFonts w:eastAsia="Arial" w:cs="Arial"/>
                <w:spacing w:val="39"/>
              </w:rPr>
              <w:t xml:space="preserve"> </w:t>
            </w:r>
            <w:r w:rsidRPr="004B0760">
              <w:rPr>
                <w:rFonts w:eastAsia="Arial" w:cs="Arial"/>
              </w:rPr>
              <w:t>n</w:t>
            </w:r>
            <w:r w:rsidRPr="004B0760">
              <w:rPr>
                <w:rFonts w:eastAsia="Arial" w:cs="Arial"/>
                <w:spacing w:val="1"/>
              </w:rPr>
              <w:t>u</w:t>
            </w:r>
            <w:r w:rsidRPr="004B0760">
              <w:rPr>
                <w:rFonts w:eastAsia="Arial" w:cs="Arial"/>
                <w:spacing w:val="2"/>
              </w:rPr>
              <w:t>m</w:t>
            </w:r>
            <w:r w:rsidRPr="004B0760">
              <w:rPr>
                <w:rFonts w:eastAsia="Arial" w:cs="Arial"/>
              </w:rPr>
              <w:t>b</w:t>
            </w:r>
            <w:r w:rsidRPr="004B0760">
              <w:rPr>
                <w:rFonts w:eastAsia="Arial" w:cs="Arial"/>
                <w:spacing w:val="-1"/>
              </w:rPr>
              <w:t>e</w:t>
            </w:r>
            <w:r w:rsidRPr="004B0760">
              <w:rPr>
                <w:rFonts w:eastAsia="Arial" w:cs="Arial"/>
              </w:rPr>
              <w:t>r</w:t>
            </w:r>
            <w:r w:rsidRPr="004B0760">
              <w:rPr>
                <w:rFonts w:eastAsia="Arial" w:cs="Arial"/>
                <w:spacing w:val="37"/>
              </w:rPr>
              <w:t xml:space="preserve"> </w:t>
            </w:r>
            <w:r w:rsidRPr="004B0760">
              <w:rPr>
                <w:rFonts w:eastAsia="Arial" w:cs="Arial"/>
              </w:rPr>
              <w:t>of</w:t>
            </w:r>
            <w:r w:rsidRPr="004B0760">
              <w:rPr>
                <w:rFonts w:eastAsia="Arial" w:cs="Arial"/>
                <w:spacing w:val="40"/>
              </w:rPr>
              <w:t xml:space="preserve"> </w:t>
            </w:r>
            <w:r w:rsidRPr="004B0760">
              <w:rPr>
                <w:rFonts w:eastAsia="Arial" w:cs="Arial"/>
                <w:spacing w:val="1"/>
              </w:rPr>
              <w:t>i</w:t>
            </w:r>
            <w:r w:rsidRPr="004B0760">
              <w:rPr>
                <w:rFonts w:eastAsia="Arial" w:cs="Arial"/>
              </w:rPr>
              <w:t>n</w:t>
            </w:r>
            <w:r w:rsidRPr="004B0760">
              <w:rPr>
                <w:rFonts w:eastAsia="Arial" w:cs="Arial"/>
                <w:spacing w:val="1"/>
              </w:rPr>
              <w:t>s</w:t>
            </w:r>
            <w:r w:rsidRPr="004B0760">
              <w:rPr>
                <w:rFonts w:eastAsia="Arial" w:cs="Arial"/>
                <w:spacing w:val="2"/>
              </w:rPr>
              <w:t>t</w:t>
            </w:r>
            <w:r w:rsidRPr="004B0760">
              <w:rPr>
                <w:rFonts w:eastAsia="Arial" w:cs="Arial"/>
              </w:rPr>
              <w:t>a</w:t>
            </w:r>
            <w:r w:rsidRPr="004B0760">
              <w:rPr>
                <w:rFonts w:eastAsia="Arial" w:cs="Arial"/>
                <w:spacing w:val="-1"/>
              </w:rPr>
              <w:t>n</w:t>
            </w:r>
            <w:r w:rsidRPr="004B0760">
              <w:rPr>
                <w:rFonts w:eastAsia="Arial" w:cs="Arial"/>
                <w:spacing w:val="1"/>
              </w:rPr>
              <w:t>c</w:t>
            </w:r>
            <w:r w:rsidRPr="004B0760">
              <w:rPr>
                <w:rFonts w:eastAsia="Arial" w:cs="Arial"/>
              </w:rPr>
              <w:t>es</w:t>
            </w:r>
            <w:r w:rsidRPr="004B0760">
              <w:rPr>
                <w:rFonts w:eastAsia="Arial" w:cs="Arial"/>
                <w:spacing w:val="35"/>
              </w:rPr>
              <w:t xml:space="preserve"> </w:t>
            </w:r>
            <w:r w:rsidRPr="004B0760">
              <w:rPr>
                <w:rFonts w:eastAsia="Arial" w:cs="Arial"/>
                <w:spacing w:val="-3"/>
              </w:rPr>
              <w:t>o</w:t>
            </w:r>
            <w:r w:rsidRPr="004B0760">
              <w:rPr>
                <w:rFonts w:eastAsia="Arial" w:cs="Arial"/>
              </w:rPr>
              <w:t>f</w:t>
            </w:r>
            <w:r w:rsidRPr="004B0760">
              <w:rPr>
                <w:rFonts w:eastAsia="Arial" w:cs="Arial"/>
                <w:spacing w:val="49"/>
              </w:rPr>
              <w:t xml:space="preserve"> </w:t>
            </w:r>
            <w:r w:rsidRPr="004B0760">
              <w:rPr>
                <w:rFonts w:eastAsia="Arial" w:cs="Arial"/>
                <w:b/>
                <w:bCs/>
                <w:spacing w:val="1"/>
              </w:rPr>
              <w:t>t</w:t>
            </w:r>
            <w:r w:rsidRPr="004B0760">
              <w:rPr>
                <w:rFonts w:eastAsia="Arial" w:cs="Arial"/>
                <w:b/>
                <w:bCs/>
              </w:rPr>
              <w:t>ime</w:t>
            </w:r>
            <w:r w:rsidRPr="004B0760">
              <w:rPr>
                <w:rFonts w:eastAsia="Arial" w:cs="Arial"/>
                <w:b/>
                <w:bCs/>
                <w:spacing w:val="36"/>
              </w:rPr>
              <w:t xml:space="preserve"> </w:t>
            </w:r>
            <w:r w:rsidRPr="004B0760">
              <w:rPr>
                <w:rFonts w:eastAsia="Arial" w:cs="Arial"/>
                <w:b/>
                <w:bCs/>
              </w:rPr>
              <w:t>of</w:t>
            </w:r>
            <w:r w:rsidRPr="004B0760">
              <w:rPr>
                <w:rFonts w:eastAsia="Arial" w:cs="Arial"/>
                <w:b/>
                <w:bCs/>
                <w:spacing w:val="42"/>
              </w:rPr>
              <w:t xml:space="preserve"> </w:t>
            </w:r>
            <w:r w:rsidRPr="004B0760">
              <w:rPr>
                <w:rFonts w:eastAsia="Arial" w:cs="Arial"/>
                <w:b/>
                <w:bCs/>
              </w:rPr>
              <w:t>day</w:t>
            </w:r>
            <w:r w:rsidRPr="004B0760">
              <w:rPr>
                <w:rFonts w:eastAsia="Arial" w:cs="Arial"/>
                <w:b/>
                <w:bCs/>
                <w:spacing w:val="36"/>
              </w:rPr>
              <w:t xml:space="preserve"> </w:t>
            </w:r>
            <w:r w:rsidRPr="004B0760">
              <w:rPr>
                <w:rFonts w:eastAsia="Arial" w:cs="Arial"/>
                <w:b/>
                <w:bCs/>
              </w:rPr>
              <w:t>start</w:t>
            </w:r>
            <w:r w:rsidRPr="004B0760">
              <w:rPr>
                <w:rFonts w:eastAsia="Arial" w:cs="Arial"/>
                <w:b/>
                <w:bCs/>
                <w:spacing w:val="40"/>
              </w:rPr>
              <w:t xml:space="preserve"> </w:t>
            </w:r>
            <w:r w:rsidRPr="004B0760">
              <w:rPr>
                <w:rFonts w:eastAsia="Arial" w:cs="Arial"/>
                <w:spacing w:val="2"/>
              </w:rPr>
              <w:t>m</w:t>
            </w:r>
            <w:r w:rsidRPr="004B0760">
              <w:rPr>
                <w:rFonts w:eastAsia="Arial" w:cs="Arial"/>
              </w:rPr>
              <w:t>u</w:t>
            </w:r>
            <w:r w:rsidRPr="004B0760">
              <w:rPr>
                <w:rFonts w:eastAsia="Arial" w:cs="Arial"/>
                <w:spacing w:val="1"/>
              </w:rPr>
              <w:t>s</w:t>
            </w:r>
            <w:r w:rsidRPr="004B0760">
              <w:rPr>
                <w:rFonts w:eastAsia="Arial" w:cs="Arial"/>
              </w:rPr>
              <w:t>t</w:t>
            </w:r>
            <w:r w:rsidRPr="004B0760">
              <w:rPr>
                <w:rFonts w:eastAsia="Arial" w:cs="Arial"/>
                <w:spacing w:val="40"/>
              </w:rPr>
              <w:t xml:space="preserve"> </w:t>
            </w:r>
            <w:r w:rsidRPr="004B0760">
              <w:rPr>
                <w:rFonts w:eastAsia="Arial" w:cs="Arial"/>
              </w:rPr>
              <w:t>be</w:t>
            </w:r>
            <w:r w:rsidRPr="004B0760">
              <w:rPr>
                <w:rFonts w:eastAsia="Arial" w:cs="Arial"/>
                <w:spacing w:val="39"/>
              </w:rPr>
              <w:t xml:space="preserve"> </w:t>
            </w:r>
            <w:r w:rsidRPr="004B0760">
              <w:rPr>
                <w:rFonts w:eastAsia="Arial" w:cs="Arial"/>
                <w:spacing w:val="2"/>
              </w:rPr>
              <w:t>t</w:t>
            </w:r>
            <w:r w:rsidRPr="004B0760">
              <w:rPr>
                <w:rFonts w:eastAsia="Arial" w:cs="Arial"/>
                <w:spacing w:val="-3"/>
              </w:rPr>
              <w:t>h</w:t>
            </w:r>
            <w:r w:rsidRPr="004B0760">
              <w:rPr>
                <w:rFonts w:eastAsia="Arial" w:cs="Arial"/>
              </w:rPr>
              <w:t>e</w:t>
            </w:r>
            <w:r w:rsidRPr="004B0760">
              <w:rPr>
                <w:rFonts w:eastAsia="Arial" w:cs="Arial"/>
                <w:spacing w:val="40"/>
              </w:rPr>
              <w:t xml:space="preserve"> </w:t>
            </w:r>
            <w:r w:rsidRPr="004B0760">
              <w:rPr>
                <w:rFonts w:eastAsia="Arial" w:cs="Arial"/>
                <w:spacing w:val="1"/>
              </w:rPr>
              <w:t>s</w:t>
            </w:r>
            <w:r w:rsidRPr="004B0760">
              <w:rPr>
                <w:rFonts w:eastAsia="Arial" w:cs="Arial"/>
              </w:rPr>
              <w:t>a</w:t>
            </w:r>
            <w:r w:rsidRPr="004B0760">
              <w:rPr>
                <w:rFonts w:eastAsia="Arial" w:cs="Arial"/>
                <w:spacing w:val="2"/>
              </w:rPr>
              <w:t>m</w:t>
            </w:r>
            <w:r w:rsidRPr="004B0760">
              <w:rPr>
                <w:rFonts w:eastAsia="Arial" w:cs="Arial"/>
              </w:rPr>
              <w:t>e</w:t>
            </w:r>
            <w:r w:rsidRPr="004B0760">
              <w:rPr>
                <w:rFonts w:eastAsia="Arial" w:cs="Arial"/>
                <w:spacing w:val="38"/>
              </w:rPr>
              <w:t xml:space="preserve"> </w:t>
            </w:r>
            <w:r w:rsidRPr="004B0760">
              <w:rPr>
                <w:rFonts w:eastAsia="Arial" w:cs="Arial"/>
              </w:rPr>
              <w:t>as</w:t>
            </w:r>
            <w:r w:rsidRPr="004B0760">
              <w:rPr>
                <w:rFonts w:eastAsia="Arial" w:cs="Arial"/>
                <w:spacing w:val="41"/>
              </w:rPr>
              <w:t xml:space="preserve"> </w:t>
            </w:r>
            <w:r w:rsidRPr="004B0760">
              <w:rPr>
                <w:rFonts w:eastAsia="Arial" w:cs="Arial"/>
                <w:spacing w:val="2"/>
              </w:rPr>
              <w:t>t</w:t>
            </w:r>
            <w:r w:rsidRPr="004B0760">
              <w:rPr>
                <w:rFonts w:eastAsia="Arial" w:cs="Arial"/>
              </w:rPr>
              <w:t>he</w:t>
            </w:r>
            <w:r w:rsidRPr="004B0760">
              <w:rPr>
                <w:rFonts w:eastAsia="Arial" w:cs="Arial"/>
                <w:spacing w:val="39"/>
              </w:rPr>
              <w:t xml:space="preserve"> </w:t>
            </w:r>
            <w:r w:rsidRPr="004B0760">
              <w:rPr>
                <w:rFonts w:eastAsia="Arial" w:cs="Arial"/>
              </w:rPr>
              <w:t>n</w:t>
            </w:r>
            <w:r w:rsidRPr="004B0760">
              <w:rPr>
                <w:rFonts w:eastAsia="Arial" w:cs="Arial"/>
                <w:spacing w:val="-1"/>
              </w:rPr>
              <w:t>u</w:t>
            </w:r>
            <w:r w:rsidRPr="004B0760">
              <w:rPr>
                <w:rFonts w:eastAsia="Arial" w:cs="Arial"/>
                <w:spacing w:val="2"/>
              </w:rPr>
              <w:t>m</w:t>
            </w:r>
            <w:r w:rsidRPr="004B0760">
              <w:rPr>
                <w:rFonts w:eastAsia="Arial" w:cs="Arial"/>
              </w:rPr>
              <w:t>b</w:t>
            </w:r>
            <w:r w:rsidRPr="004B0760">
              <w:rPr>
                <w:rFonts w:eastAsia="Arial" w:cs="Arial"/>
                <w:spacing w:val="-1"/>
              </w:rPr>
              <w:t>e</w:t>
            </w:r>
            <w:r w:rsidRPr="004B0760">
              <w:rPr>
                <w:rFonts w:eastAsia="Arial" w:cs="Arial"/>
              </w:rPr>
              <w:t>r</w:t>
            </w:r>
            <w:r w:rsidRPr="004B0760">
              <w:rPr>
                <w:rFonts w:eastAsia="Arial" w:cs="Arial"/>
                <w:spacing w:val="37"/>
              </w:rPr>
              <w:t xml:space="preserve"> </w:t>
            </w:r>
            <w:r w:rsidRPr="004B0760">
              <w:rPr>
                <w:rFonts w:eastAsia="Arial" w:cs="Arial"/>
              </w:rPr>
              <w:t xml:space="preserve">of </w:t>
            </w:r>
            <w:r w:rsidRPr="004B0760">
              <w:rPr>
                <w:rFonts w:eastAsia="Arial" w:cs="Arial"/>
                <w:spacing w:val="1"/>
              </w:rPr>
              <w:t>i</w:t>
            </w:r>
            <w:r w:rsidRPr="004B0760">
              <w:rPr>
                <w:rFonts w:eastAsia="Arial" w:cs="Arial"/>
              </w:rPr>
              <w:t>n</w:t>
            </w:r>
            <w:r w:rsidRPr="004B0760">
              <w:rPr>
                <w:rFonts w:eastAsia="Arial" w:cs="Arial"/>
                <w:spacing w:val="1"/>
              </w:rPr>
              <w:t>s</w:t>
            </w:r>
            <w:r w:rsidRPr="004B0760">
              <w:rPr>
                <w:rFonts w:eastAsia="Arial" w:cs="Arial"/>
                <w:spacing w:val="2"/>
              </w:rPr>
              <w:t>t</w:t>
            </w:r>
            <w:r w:rsidRPr="004B0760">
              <w:rPr>
                <w:rFonts w:eastAsia="Arial" w:cs="Arial"/>
              </w:rPr>
              <w:t>a</w:t>
            </w:r>
            <w:r w:rsidRPr="004B0760">
              <w:rPr>
                <w:rFonts w:eastAsia="Arial" w:cs="Arial"/>
                <w:spacing w:val="-1"/>
              </w:rPr>
              <w:t>n</w:t>
            </w:r>
            <w:r w:rsidRPr="004B0760">
              <w:rPr>
                <w:rFonts w:eastAsia="Arial" w:cs="Arial"/>
                <w:spacing w:val="1"/>
              </w:rPr>
              <w:t>c</w:t>
            </w:r>
            <w:r w:rsidRPr="004B0760">
              <w:rPr>
                <w:rFonts w:eastAsia="Arial" w:cs="Arial"/>
              </w:rPr>
              <w:t>es</w:t>
            </w:r>
            <w:r w:rsidRPr="004B0760">
              <w:rPr>
                <w:rFonts w:eastAsia="Arial" w:cs="Arial"/>
                <w:spacing w:val="-8"/>
              </w:rPr>
              <w:t xml:space="preserve"> </w:t>
            </w:r>
            <w:r w:rsidRPr="004B0760">
              <w:rPr>
                <w:rFonts w:eastAsia="Arial" w:cs="Arial"/>
              </w:rPr>
              <w:t>of</w:t>
            </w:r>
            <w:r w:rsidRPr="004B0760">
              <w:rPr>
                <w:rFonts w:eastAsia="Arial" w:cs="Arial"/>
                <w:spacing w:val="1"/>
              </w:rPr>
              <w:t xml:space="preserve"> </w:t>
            </w:r>
            <w:r w:rsidRPr="004B0760">
              <w:rPr>
                <w:rFonts w:eastAsia="Arial" w:cs="Arial"/>
                <w:b/>
                <w:bCs/>
                <w:spacing w:val="1"/>
              </w:rPr>
              <w:t>t</w:t>
            </w:r>
            <w:r w:rsidRPr="004B0760">
              <w:rPr>
                <w:rFonts w:eastAsia="Arial" w:cs="Arial"/>
                <w:b/>
                <w:bCs/>
              </w:rPr>
              <w:t>ime</w:t>
            </w:r>
            <w:r w:rsidRPr="004B0760">
              <w:rPr>
                <w:rFonts w:eastAsia="Arial" w:cs="Arial"/>
                <w:b/>
                <w:bCs/>
                <w:spacing w:val="-4"/>
              </w:rPr>
              <w:t xml:space="preserve"> </w:t>
            </w:r>
            <w:r w:rsidRPr="004B0760">
              <w:rPr>
                <w:rFonts w:eastAsia="Arial" w:cs="Arial"/>
                <w:b/>
                <w:bCs/>
              </w:rPr>
              <w:t>of</w:t>
            </w:r>
            <w:r w:rsidRPr="004B0760">
              <w:rPr>
                <w:rFonts w:eastAsia="Arial" w:cs="Arial"/>
                <w:b/>
                <w:bCs/>
                <w:spacing w:val="-1"/>
              </w:rPr>
              <w:t xml:space="preserve"> </w:t>
            </w:r>
            <w:r w:rsidRPr="004B0760">
              <w:rPr>
                <w:rFonts w:eastAsia="Arial" w:cs="Arial"/>
                <w:b/>
                <w:bCs/>
              </w:rPr>
              <w:t>day</w:t>
            </w:r>
            <w:r w:rsidRPr="004B0760">
              <w:rPr>
                <w:rFonts w:eastAsia="Arial" w:cs="Arial"/>
                <w:b/>
                <w:bCs/>
                <w:spacing w:val="-6"/>
              </w:rPr>
              <w:t xml:space="preserve"> </w:t>
            </w:r>
            <w:r w:rsidRPr="004B0760">
              <w:rPr>
                <w:rFonts w:eastAsia="Arial" w:cs="Arial"/>
                <w:b/>
                <w:bCs/>
                <w:spacing w:val="2"/>
              </w:rPr>
              <w:t>e</w:t>
            </w:r>
            <w:r w:rsidRPr="004B0760">
              <w:rPr>
                <w:rFonts w:eastAsia="Arial" w:cs="Arial"/>
                <w:b/>
                <w:bCs/>
              </w:rPr>
              <w:t>n</w:t>
            </w:r>
            <w:r w:rsidRPr="004B0760">
              <w:rPr>
                <w:rFonts w:eastAsia="Arial" w:cs="Arial"/>
                <w:b/>
                <w:bCs/>
                <w:spacing w:val="2"/>
              </w:rPr>
              <w:t>d</w:t>
            </w:r>
            <w:r w:rsidRPr="004B0760">
              <w:rPr>
                <w:rFonts w:eastAsia="Arial" w:cs="Arial"/>
              </w:rPr>
              <w:t>.</w:t>
            </w:r>
          </w:p>
          <w:p w14:paraId="4D7D1687" w14:textId="3D31B758" w:rsidR="004B0760" w:rsidRPr="004B0760" w:rsidRDefault="004B0760" w:rsidP="004B0760">
            <w:pPr>
              <w:pStyle w:val="ListParagraph"/>
              <w:numPr>
                <w:ilvl w:val="0"/>
                <w:numId w:val="36"/>
              </w:numPr>
              <w:spacing w:before="2" w:after="0" w:line="239" w:lineRule="auto"/>
              <w:ind w:right="57"/>
              <w:rPr>
                <w:rFonts w:eastAsia="Arial" w:cs="Arial"/>
              </w:rPr>
            </w:pPr>
            <w:r w:rsidRPr="004B0760">
              <w:rPr>
                <w:rFonts w:eastAsia="Arial" w:cs="Arial"/>
                <w:spacing w:val="-2"/>
              </w:rPr>
              <w:t>T</w:t>
            </w:r>
            <w:r w:rsidRPr="004B0760">
              <w:rPr>
                <w:rFonts w:eastAsia="Arial" w:cs="Arial"/>
                <w:spacing w:val="2"/>
              </w:rPr>
              <w:t>h</w:t>
            </w:r>
            <w:r w:rsidRPr="004B0760">
              <w:rPr>
                <w:rFonts w:eastAsia="Arial" w:cs="Arial"/>
              </w:rPr>
              <w:t>e</w:t>
            </w:r>
            <w:r w:rsidRPr="004B0760">
              <w:rPr>
                <w:rFonts w:eastAsia="Arial" w:cs="Arial"/>
                <w:spacing w:val="13"/>
              </w:rPr>
              <w:t xml:space="preserve"> </w:t>
            </w:r>
            <w:r w:rsidRPr="004B0760">
              <w:rPr>
                <w:rFonts w:eastAsia="Arial" w:cs="Arial"/>
                <w:spacing w:val="1"/>
              </w:rPr>
              <w:t>s</w:t>
            </w:r>
            <w:r w:rsidRPr="004B0760">
              <w:rPr>
                <w:rFonts w:eastAsia="Arial" w:cs="Arial"/>
              </w:rPr>
              <w:t>ub</w:t>
            </w:r>
            <w:r w:rsidRPr="004B0760">
              <w:rPr>
                <w:rFonts w:eastAsia="Arial" w:cs="Arial"/>
                <w:spacing w:val="1"/>
              </w:rPr>
              <w:t>-</w:t>
            </w:r>
            <w:r w:rsidRPr="004B0760">
              <w:rPr>
                <w:rFonts w:eastAsia="Arial" w:cs="Arial"/>
              </w:rPr>
              <w:t>a</w:t>
            </w:r>
            <w:r w:rsidRPr="004B0760">
              <w:rPr>
                <w:rFonts w:eastAsia="Arial" w:cs="Arial"/>
                <w:spacing w:val="2"/>
              </w:rPr>
              <w:t>tt</w:t>
            </w:r>
            <w:r w:rsidRPr="004B0760">
              <w:rPr>
                <w:rFonts w:eastAsia="Arial" w:cs="Arial"/>
                <w:spacing w:val="1"/>
              </w:rPr>
              <w:t>ri</w:t>
            </w:r>
            <w:r w:rsidRPr="004B0760">
              <w:rPr>
                <w:rFonts w:eastAsia="Arial" w:cs="Arial"/>
              </w:rPr>
              <w:t>b</w:t>
            </w:r>
            <w:r w:rsidRPr="004B0760">
              <w:rPr>
                <w:rFonts w:eastAsia="Arial" w:cs="Arial"/>
                <w:spacing w:val="-1"/>
              </w:rPr>
              <w:t>u</w:t>
            </w:r>
            <w:r w:rsidRPr="004B0760">
              <w:rPr>
                <w:rFonts w:eastAsia="Arial" w:cs="Arial"/>
                <w:spacing w:val="2"/>
              </w:rPr>
              <w:t>t</w:t>
            </w:r>
            <w:r w:rsidRPr="004B0760">
              <w:rPr>
                <w:rFonts w:eastAsia="Arial" w:cs="Arial"/>
              </w:rPr>
              <w:t>e</w:t>
            </w:r>
            <w:r w:rsidRPr="004B0760">
              <w:rPr>
                <w:rFonts w:eastAsia="Arial" w:cs="Arial"/>
                <w:spacing w:val="6"/>
              </w:rPr>
              <w:t xml:space="preserve"> </w:t>
            </w:r>
            <w:r w:rsidRPr="004B0760">
              <w:rPr>
                <w:rFonts w:eastAsia="Arial" w:cs="Arial"/>
                <w:b/>
                <w:bCs/>
              </w:rPr>
              <w:t>day</w:t>
            </w:r>
            <w:r w:rsidRPr="004B0760">
              <w:rPr>
                <w:rFonts w:eastAsia="Arial" w:cs="Arial"/>
                <w:b/>
                <w:bCs/>
                <w:spacing w:val="10"/>
              </w:rPr>
              <w:t xml:space="preserve"> </w:t>
            </w:r>
            <w:r w:rsidRPr="004B0760">
              <w:rPr>
                <w:rFonts w:eastAsia="Arial" w:cs="Arial"/>
                <w:b/>
                <w:bCs/>
              </w:rPr>
              <w:t>of</w:t>
            </w:r>
            <w:r w:rsidRPr="004B0760">
              <w:rPr>
                <w:rFonts w:eastAsia="Arial" w:cs="Arial"/>
                <w:b/>
                <w:bCs/>
                <w:spacing w:val="15"/>
              </w:rPr>
              <w:t xml:space="preserve"> </w:t>
            </w:r>
            <w:r w:rsidRPr="004B0760">
              <w:rPr>
                <w:rFonts w:eastAsia="Arial" w:cs="Arial"/>
                <w:b/>
                <w:bCs/>
                <w:spacing w:val="3"/>
              </w:rPr>
              <w:t>w</w:t>
            </w:r>
            <w:r w:rsidRPr="004B0760">
              <w:rPr>
                <w:rFonts w:eastAsia="Arial" w:cs="Arial"/>
                <w:b/>
                <w:bCs/>
              </w:rPr>
              <w:t>e</w:t>
            </w:r>
            <w:r w:rsidRPr="004B0760">
              <w:rPr>
                <w:rFonts w:eastAsia="Arial" w:cs="Arial"/>
                <w:b/>
                <w:bCs/>
                <w:spacing w:val="-1"/>
              </w:rPr>
              <w:t>e</w:t>
            </w:r>
            <w:r w:rsidRPr="004B0760">
              <w:rPr>
                <w:rFonts w:eastAsia="Arial" w:cs="Arial"/>
                <w:b/>
                <w:bCs/>
              </w:rPr>
              <w:t>k</w:t>
            </w:r>
            <w:r w:rsidRPr="004B0760">
              <w:rPr>
                <w:rFonts w:eastAsia="Arial" w:cs="Arial"/>
                <w:b/>
                <w:bCs/>
                <w:spacing w:val="13"/>
              </w:rPr>
              <w:t xml:space="preserve"> </w:t>
            </w:r>
            <w:r w:rsidRPr="004B0760">
              <w:rPr>
                <w:rFonts w:eastAsia="Arial" w:cs="Arial"/>
                <w:b/>
                <w:bCs/>
              </w:rPr>
              <w:t>is</w:t>
            </w:r>
            <w:r w:rsidRPr="004B0760">
              <w:rPr>
                <w:rFonts w:eastAsia="Arial" w:cs="Arial"/>
                <w:b/>
                <w:bCs/>
                <w:spacing w:val="16"/>
              </w:rPr>
              <w:t xml:space="preserve"> </w:t>
            </w:r>
            <w:r w:rsidRPr="004B0760">
              <w:rPr>
                <w:rFonts w:eastAsia="Arial" w:cs="Arial"/>
                <w:b/>
                <w:bCs/>
                <w:spacing w:val="-1"/>
              </w:rPr>
              <w:t>r</w:t>
            </w:r>
            <w:r w:rsidRPr="004B0760">
              <w:rPr>
                <w:rFonts w:eastAsia="Arial" w:cs="Arial"/>
                <w:b/>
                <w:bCs/>
              </w:rPr>
              <w:t>an</w:t>
            </w:r>
            <w:r w:rsidRPr="004B0760">
              <w:rPr>
                <w:rFonts w:eastAsia="Arial" w:cs="Arial"/>
                <w:b/>
                <w:bCs/>
                <w:spacing w:val="1"/>
              </w:rPr>
              <w:t>g</w:t>
            </w:r>
            <w:r w:rsidRPr="004B0760">
              <w:rPr>
                <w:rFonts w:eastAsia="Arial" w:cs="Arial"/>
                <w:b/>
                <w:bCs/>
              </w:rPr>
              <w:t>e</w:t>
            </w:r>
            <w:r w:rsidRPr="004B0760">
              <w:rPr>
                <w:rFonts w:eastAsia="Arial" w:cs="Arial"/>
                <w:b/>
                <w:bCs/>
                <w:spacing w:val="14"/>
              </w:rPr>
              <w:t xml:space="preserve"> </w:t>
            </w:r>
            <w:r w:rsidRPr="004B0760">
              <w:rPr>
                <w:rFonts w:eastAsia="Arial" w:cs="Arial"/>
                <w:spacing w:val="1"/>
              </w:rPr>
              <w:t>i</w:t>
            </w:r>
            <w:r w:rsidRPr="004B0760">
              <w:rPr>
                <w:rFonts w:eastAsia="Arial" w:cs="Arial"/>
                <w:spacing w:val="2"/>
              </w:rPr>
              <w:t>n</w:t>
            </w:r>
            <w:r w:rsidRPr="004B0760">
              <w:rPr>
                <w:rFonts w:eastAsia="Arial" w:cs="Arial"/>
              </w:rPr>
              <w:t>d</w:t>
            </w:r>
            <w:r w:rsidRPr="004B0760">
              <w:rPr>
                <w:rFonts w:eastAsia="Arial" w:cs="Arial"/>
                <w:spacing w:val="1"/>
              </w:rPr>
              <w:t>ic</w:t>
            </w:r>
            <w:r w:rsidRPr="004B0760">
              <w:rPr>
                <w:rFonts w:eastAsia="Arial" w:cs="Arial"/>
              </w:rPr>
              <w:t>a</w:t>
            </w:r>
            <w:r w:rsidRPr="004B0760">
              <w:rPr>
                <w:rFonts w:eastAsia="Arial" w:cs="Arial"/>
                <w:spacing w:val="2"/>
              </w:rPr>
              <w:t>t</w:t>
            </w:r>
            <w:r w:rsidRPr="004B0760">
              <w:rPr>
                <w:rFonts w:eastAsia="Arial" w:cs="Arial"/>
              </w:rPr>
              <w:t>es</w:t>
            </w:r>
            <w:r w:rsidRPr="004B0760">
              <w:rPr>
                <w:rFonts w:eastAsia="Arial" w:cs="Arial"/>
                <w:spacing w:val="11"/>
              </w:rPr>
              <w:t xml:space="preserve"> </w:t>
            </w:r>
            <w:r w:rsidRPr="004B0760">
              <w:rPr>
                <w:rFonts w:eastAsia="Arial" w:cs="Arial"/>
                <w:spacing w:val="-5"/>
              </w:rPr>
              <w:t>w</w:t>
            </w:r>
            <w:r w:rsidRPr="004B0760">
              <w:rPr>
                <w:rFonts w:eastAsia="Arial" w:cs="Arial"/>
                <w:spacing w:val="2"/>
              </w:rPr>
              <w:t>h</w:t>
            </w:r>
            <w:r w:rsidRPr="004B0760">
              <w:rPr>
                <w:rFonts w:eastAsia="Arial" w:cs="Arial"/>
              </w:rPr>
              <w:t>e</w:t>
            </w:r>
            <w:r w:rsidRPr="004B0760">
              <w:rPr>
                <w:rFonts w:eastAsia="Arial" w:cs="Arial"/>
                <w:spacing w:val="2"/>
              </w:rPr>
              <w:t>t</w:t>
            </w:r>
            <w:r w:rsidRPr="004B0760">
              <w:rPr>
                <w:rFonts w:eastAsia="Arial" w:cs="Arial"/>
              </w:rPr>
              <w:t>h</w:t>
            </w:r>
            <w:r w:rsidRPr="004B0760">
              <w:rPr>
                <w:rFonts w:eastAsia="Arial" w:cs="Arial"/>
                <w:spacing w:val="-1"/>
              </w:rPr>
              <w:t>e</w:t>
            </w:r>
            <w:r w:rsidRPr="004B0760">
              <w:rPr>
                <w:rFonts w:eastAsia="Arial" w:cs="Arial"/>
              </w:rPr>
              <w:t>r</w:t>
            </w:r>
            <w:r w:rsidRPr="004B0760">
              <w:rPr>
                <w:rFonts w:eastAsia="Arial" w:cs="Arial"/>
                <w:spacing w:val="10"/>
              </w:rPr>
              <w:t xml:space="preserve"> </w:t>
            </w:r>
            <w:r w:rsidRPr="004B0760">
              <w:rPr>
                <w:rFonts w:eastAsia="Arial" w:cs="Arial"/>
              </w:rPr>
              <w:t>an</w:t>
            </w:r>
            <w:r w:rsidRPr="004B0760">
              <w:rPr>
                <w:rFonts w:eastAsia="Arial" w:cs="Arial"/>
                <w:spacing w:val="13"/>
              </w:rPr>
              <w:t xml:space="preserve"> </w:t>
            </w:r>
            <w:r w:rsidRPr="004B0760">
              <w:rPr>
                <w:rFonts w:eastAsia="Arial" w:cs="Arial"/>
                <w:spacing w:val="1"/>
              </w:rPr>
              <w:t>i</w:t>
            </w:r>
            <w:r w:rsidRPr="004B0760">
              <w:rPr>
                <w:rFonts w:eastAsia="Arial" w:cs="Arial"/>
              </w:rPr>
              <w:t>n</w:t>
            </w:r>
            <w:r w:rsidRPr="004B0760">
              <w:rPr>
                <w:rFonts w:eastAsia="Arial" w:cs="Arial"/>
                <w:spacing w:val="1"/>
              </w:rPr>
              <w:t>s</w:t>
            </w:r>
            <w:r w:rsidRPr="004B0760">
              <w:rPr>
                <w:rFonts w:eastAsia="Arial" w:cs="Arial"/>
                <w:spacing w:val="2"/>
              </w:rPr>
              <w:t>t</w:t>
            </w:r>
            <w:r w:rsidRPr="004B0760">
              <w:rPr>
                <w:rFonts w:eastAsia="Arial" w:cs="Arial"/>
              </w:rPr>
              <w:t>a</w:t>
            </w:r>
            <w:r w:rsidRPr="004B0760">
              <w:rPr>
                <w:rFonts w:eastAsia="Arial" w:cs="Arial"/>
                <w:spacing w:val="-1"/>
              </w:rPr>
              <w:t>n</w:t>
            </w:r>
            <w:r w:rsidRPr="004B0760">
              <w:rPr>
                <w:rFonts w:eastAsia="Arial" w:cs="Arial"/>
                <w:spacing w:val="1"/>
              </w:rPr>
              <w:t>c</w:t>
            </w:r>
            <w:r w:rsidRPr="004B0760">
              <w:rPr>
                <w:rFonts w:eastAsia="Arial" w:cs="Arial"/>
              </w:rPr>
              <w:t>e</w:t>
            </w:r>
            <w:r w:rsidRPr="004B0760">
              <w:rPr>
                <w:rFonts w:eastAsia="Arial" w:cs="Arial"/>
                <w:spacing w:val="9"/>
              </w:rPr>
              <w:t xml:space="preserve"> </w:t>
            </w:r>
            <w:r w:rsidRPr="004B0760">
              <w:rPr>
                <w:rFonts w:eastAsia="Arial" w:cs="Arial"/>
              </w:rPr>
              <w:t>of</w:t>
            </w:r>
            <w:r w:rsidRPr="004B0760">
              <w:rPr>
                <w:rFonts w:eastAsia="Arial" w:cs="Arial"/>
                <w:spacing w:val="22"/>
              </w:rPr>
              <w:t xml:space="preserve"> </w:t>
            </w:r>
            <w:r w:rsidRPr="004B0760">
              <w:rPr>
                <w:rFonts w:eastAsia="Arial" w:cs="Arial"/>
                <w:b/>
                <w:bCs/>
                <w:spacing w:val="1"/>
              </w:rPr>
              <w:t>t</w:t>
            </w:r>
            <w:r w:rsidRPr="004B0760">
              <w:rPr>
                <w:rFonts w:eastAsia="Arial" w:cs="Arial"/>
                <w:b/>
                <w:bCs/>
              </w:rPr>
              <w:t>ime</w:t>
            </w:r>
            <w:r w:rsidRPr="004B0760">
              <w:rPr>
                <w:rFonts w:eastAsia="Arial" w:cs="Arial"/>
                <w:b/>
                <w:bCs/>
                <w:spacing w:val="15"/>
              </w:rPr>
              <w:t xml:space="preserve"> </w:t>
            </w:r>
            <w:r w:rsidRPr="004B0760">
              <w:rPr>
                <w:rFonts w:eastAsia="Arial" w:cs="Arial"/>
                <w:b/>
                <w:bCs/>
                <w:spacing w:val="2"/>
              </w:rPr>
              <w:t>i</w:t>
            </w:r>
            <w:r w:rsidRPr="004B0760">
              <w:rPr>
                <w:rFonts w:eastAsia="Arial" w:cs="Arial"/>
                <w:b/>
                <w:bCs/>
              </w:rPr>
              <w:t>n</w:t>
            </w:r>
            <w:r w:rsidRPr="004B0760">
              <w:rPr>
                <w:rFonts w:eastAsia="Arial" w:cs="Arial"/>
                <w:b/>
                <w:bCs/>
                <w:spacing w:val="1"/>
              </w:rPr>
              <w:t>t</w:t>
            </w:r>
            <w:r w:rsidRPr="004B0760">
              <w:rPr>
                <w:rFonts w:eastAsia="Arial" w:cs="Arial"/>
                <w:b/>
                <w:bCs/>
              </w:rPr>
              <w:t>e</w:t>
            </w:r>
            <w:r w:rsidRPr="004B0760">
              <w:rPr>
                <w:rFonts w:eastAsia="Arial" w:cs="Arial"/>
                <w:b/>
                <w:bCs/>
                <w:spacing w:val="-1"/>
              </w:rPr>
              <w:t>r</w:t>
            </w:r>
            <w:r w:rsidRPr="004B0760">
              <w:rPr>
                <w:rFonts w:eastAsia="Arial" w:cs="Arial"/>
                <w:b/>
                <w:bCs/>
                <w:spacing w:val="2"/>
              </w:rPr>
              <w:t>v</w:t>
            </w:r>
            <w:r w:rsidRPr="004B0760">
              <w:rPr>
                <w:rFonts w:eastAsia="Arial" w:cs="Arial"/>
                <w:b/>
                <w:bCs/>
              </w:rPr>
              <w:t>als</w:t>
            </w:r>
            <w:r w:rsidRPr="004B0760">
              <w:rPr>
                <w:rFonts w:eastAsia="Arial" w:cs="Arial"/>
                <w:b/>
                <w:bCs/>
                <w:spacing w:val="7"/>
              </w:rPr>
              <w:t xml:space="preserve"> </w:t>
            </w:r>
            <w:r w:rsidRPr="004B0760">
              <w:rPr>
                <w:rFonts w:eastAsia="Arial" w:cs="Arial"/>
                <w:b/>
                <w:bCs/>
                <w:spacing w:val="3"/>
              </w:rPr>
              <w:t>b</w:t>
            </w:r>
            <w:r w:rsidRPr="004B0760">
              <w:rPr>
                <w:rFonts w:eastAsia="Arial" w:cs="Arial"/>
                <w:b/>
                <w:bCs/>
              </w:rPr>
              <w:t>y</w:t>
            </w:r>
            <w:r w:rsidRPr="004B0760">
              <w:rPr>
                <w:rFonts w:eastAsia="Arial" w:cs="Arial"/>
                <w:b/>
                <w:bCs/>
                <w:spacing w:val="14"/>
              </w:rPr>
              <w:t xml:space="preserve"> </w:t>
            </w:r>
            <w:r w:rsidRPr="004B0760">
              <w:rPr>
                <w:rFonts w:eastAsia="Arial" w:cs="Arial"/>
                <w:b/>
                <w:bCs/>
              </w:rPr>
              <w:t>d</w:t>
            </w:r>
            <w:r w:rsidRPr="004B0760">
              <w:rPr>
                <w:rFonts w:eastAsia="Arial" w:cs="Arial"/>
                <w:b/>
                <w:bCs/>
                <w:spacing w:val="2"/>
              </w:rPr>
              <w:t>a</w:t>
            </w:r>
            <w:r w:rsidRPr="004B0760">
              <w:rPr>
                <w:rFonts w:eastAsia="Arial" w:cs="Arial"/>
                <w:b/>
                <w:bCs/>
              </w:rPr>
              <w:t>y</w:t>
            </w:r>
            <w:r w:rsidRPr="004B0760">
              <w:rPr>
                <w:rFonts w:eastAsia="Arial" w:cs="Arial"/>
                <w:b/>
                <w:bCs/>
                <w:spacing w:val="10"/>
              </w:rPr>
              <w:t xml:space="preserve"> </w:t>
            </w:r>
            <w:r w:rsidRPr="004B0760">
              <w:rPr>
                <w:rFonts w:eastAsia="Arial" w:cs="Arial"/>
                <w:b/>
                <w:bCs/>
              </w:rPr>
              <w:t>of</w:t>
            </w:r>
            <w:r w:rsidRPr="004B0760">
              <w:rPr>
                <w:rFonts w:eastAsia="Arial" w:cs="Arial"/>
                <w:b/>
                <w:bCs/>
                <w:spacing w:val="15"/>
              </w:rPr>
              <w:t xml:space="preserve"> </w:t>
            </w:r>
            <w:r w:rsidRPr="004B0760">
              <w:rPr>
                <w:rFonts w:eastAsia="Arial" w:cs="Arial"/>
                <w:b/>
                <w:bCs/>
                <w:spacing w:val="3"/>
              </w:rPr>
              <w:t>w</w:t>
            </w:r>
            <w:r w:rsidRPr="004B0760">
              <w:rPr>
                <w:rFonts w:eastAsia="Arial" w:cs="Arial"/>
                <w:b/>
                <w:bCs/>
              </w:rPr>
              <w:t>e</w:t>
            </w:r>
            <w:r w:rsidRPr="004B0760">
              <w:rPr>
                <w:rFonts w:eastAsia="Arial" w:cs="Arial"/>
                <w:b/>
                <w:bCs/>
                <w:spacing w:val="-1"/>
              </w:rPr>
              <w:t>e</w:t>
            </w:r>
            <w:r w:rsidRPr="004B0760">
              <w:rPr>
                <w:rFonts w:eastAsia="Arial" w:cs="Arial"/>
                <w:b/>
                <w:bCs/>
              </w:rPr>
              <w:t xml:space="preserve">k </w:t>
            </w:r>
            <w:r w:rsidRPr="004B0760">
              <w:rPr>
                <w:rFonts w:eastAsia="Arial" w:cs="Arial"/>
              </w:rPr>
              <w:t>e</w:t>
            </w:r>
            <w:r w:rsidRPr="004B0760">
              <w:rPr>
                <w:rFonts w:eastAsia="Arial" w:cs="Arial"/>
                <w:spacing w:val="-1"/>
              </w:rPr>
              <w:t>n</w:t>
            </w:r>
            <w:r w:rsidRPr="004B0760">
              <w:rPr>
                <w:rFonts w:eastAsia="Arial" w:cs="Arial"/>
                <w:spacing w:val="1"/>
              </w:rPr>
              <w:t>c</w:t>
            </w:r>
            <w:r w:rsidRPr="004B0760">
              <w:rPr>
                <w:rFonts w:eastAsia="Arial" w:cs="Arial"/>
              </w:rPr>
              <w:t>o</w:t>
            </w:r>
            <w:r w:rsidRPr="004B0760">
              <w:rPr>
                <w:rFonts w:eastAsia="Arial" w:cs="Arial"/>
                <w:spacing w:val="-1"/>
              </w:rPr>
              <w:t>d</w:t>
            </w:r>
            <w:r w:rsidRPr="004B0760">
              <w:rPr>
                <w:rFonts w:eastAsia="Arial" w:cs="Arial"/>
              </w:rPr>
              <w:t>es</w:t>
            </w:r>
            <w:r w:rsidRPr="004B0760">
              <w:rPr>
                <w:rFonts w:eastAsia="Arial" w:cs="Arial"/>
                <w:spacing w:val="-1"/>
              </w:rPr>
              <w:t xml:space="preserve"> </w:t>
            </w:r>
            <w:r w:rsidRPr="004B0760">
              <w:rPr>
                <w:rFonts w:eastAsia="Arial" w:cs="Arial"/>
              </w:rPr>
              <w:t>a</w:t>
            </w:r>
            <w:r w:rsidRPr="004B0760">
              <w:rPr>
                <w:rFonts w:eastAsia="Arial" w:cs="Arial"/>
                <w:spacing w:val="3"/>
              </w:rPr>
              <w:t xml:space="preserve"> </w:t>
            </w:r>
            <w:r w:rsidRPr="004B0760">
              <w:rPr>
                <w:rFonts w:eastAsia="Arial" w:cs="Arial"/>
                <w:spacing w:val="1"/>
              </w:rPr>
              <w:t>r</w:t>
            </w:r>
            <w:r w:rsidRPr="004B0760">
              <w:rPr>
                <w:rFonts w:eastAsia="Arial" w:cs="Arial"/>
                <w:spacing w:val="2"/>
              </w:rPr>
              <w:t>a</w:t>
            </w:r>
            <w:r w:rsidRPr="004B0760">
              <w:rPr>
                <w:rFonts w:eastAsia="Arial" w:cs="Arial"/>
              </w:rPr>
              <w:t>n</w:t>
            </w:r>
            <w:r w:rsidRPr="004B0760">
              <w:rPr>
                <w:rFonts w:eastAsia="Arial" w:cs="Arial"/>
                <w:spacing w:val="-1"/>
              </w:rPr>
              <w:t>g</w:t>
            </w:r>
            <w:r w:rsidRPr="004B0760">
              <w:rPr>
                <w:rFonts w:eastAsia="Arial" w:cs="Arial"/>
              </w:rPr>
              <w:t>e</w:t>
            </w:r>
            <w:r w:rsidRPr="004B0760">
              <w:rPr>
                <w:rFonts w:eastAsia="Arial" w:cs="Arial"/>
                <w:spacing w:val="1"/>
              </w:rPr>
              <w:t xml:space="preserve"> </w:t>
            </w:r>
            <w:r w:rsidRPr="004B0760">
              <w:rPr>
                <w:rFonts w:eastAsia="Arial" w:cs="Arial"/>
              </w:rPr>
              <w:t>of</w:t>
            </w:r>
            <w:r w:rsidRPr="004B0760">
              <w:rPr>
                <w:rFonts w:eastAsia="Arial" w:cs="Arial"/>
                <w:spacing w:val="4"/>
              </w:rPr>
              <w:t xml:space="preserve"> </w:t>
            </w:r>
            <w:r w:rsidRPr="004B0760">
              <w:rPr>
                <w:rFonts w:eastAsia="Arial" w:cs="Arial"/>
              </w:rPr>
              <w:t>d</w:t>
            </w:r>
            <w:r w:rsidRPr="004B0760">
              <w:rPr>
                <w:rFonts w:eastAsia="Arial" w:cs="Arial"/>
                <w:spacing w:val="1"/>
              </w:rPr>
              <w:t>a</w:t>
            </w:r>
            <w:r w:rsidRPr="004B0760">
              <w:rPr>
                <w:rFonts w:eastAsia="Arial" w:cs="Arial"/>
                <w:spacing w:val="-1"/>
              </w:rPr>
              <w:t>y</w:t>
            </w:r>
            <w:r w:rsidRPr="004B0760">
              <w:rPr>
                <w:rFonts w:eastAsia="Arial" w:cs="Arial"/>
              </w:rPr>
              <w:t>s</w:t>
            </w:r>
            <w:r w:rsidRPr="004B0760">
              <w:rPr>
                <w:rFonts w:eastAsia="Arial" w:cs="Arial"/>
                <w:spacing w:val="1"/>
              </w:rPr>
              <w:t xml:space="preserve"> </w:t>
            </w:r>
            <w:r w:rsidRPr="004B0760">
              <w:rPr>
                <w:rFonts w:eastAsia="Arial" w:cs="Arial"/>
              </w:rPr>
              <w:t>or</w:t>
            </w:r>
            <w:r w:rsidRPr="004B0760">
              <w:rPr>
                <w:rFonts w:eastAsia="Arial" w:cs="Arial"/>
                <w:spacing w:val="5"/>
              </w:rPr>
              <w:t xml:space="preserve"> </w:t>
            </w:r>
            <w:r w:rsidRPr="004B0760">
              <w:rPr>
                <w:rFonts w:eastAsia="Arial" w:cs="Arial"/>
              </w:rPr>
              <w:t>d</w:t>
            </w:r>
            <w:r w:rsidRPr="004B0760">
              <w:rPr>
                <w:rFonts w:eastAsia="Arial" w:cs="Arial"/>
                <w:spacing w:val="1"/>
              </w:rPr>
              <w:t>iscr</w:t>
            </w:r>
            <w:r w:rsidRPr="004B0760">
              <w:rPr>
                <w:rFonts w:eastAsia="Arial" w:cs="Arial"/>
              </w:rPr>
              <w:t>e</w:t>
            </w:r>
            <w:r w:rsidRPr="004B0760">
              <w:rPr>
                <w:rFonts w:eastAsia="Arial" w:cs="Arial"/>
                <w:spacing w:val="2"/>
              </w:rPr>
              <w:t>t</w:t>
            </w:r>
            <w:r w:rsidRPr="004B0760">
              <w:rPr>
                <w:rFonts w:eastAsia="Arial" w:cs="Arial"/>
              </w:rPr>
              <w:t>e</w:t>
            </w:r>
            <w:r w:rsidRPr="004B0760">
              <w:rPr>
                <w:rFonts w:eastAsia="Arial" w:cs="Arial"/>
                <w:spacing w:val="3"/>
              </w:rPr>
              <w:t xml:space="preserve"> </w:t>
            </w:r>
            <w:r w:rsidRPr="004B0760">
              <w:rPr>
                <w:rFonts w:eastAsia="Arial" w:cs="Arial"/>
              </w:rPr>
              <w:t>d</w:t>
            </w:r>
            <w:r w:rsidRPr="004B0760">
              <w:rPr>
                <w:rFonts w:eastAsia="Arial" w:cs="Arial"/>
                <w:spacing w:val="-1"/>
              </w:rPr>
              <w:t>ay</w:t>
            </w:r>
            <w:r w:rsidRPr="004B0760">
              <w:rPr>
                <w:rFonts w:eastAsia="Arial" w:cs="Arial"/>
                <w:spacing w:val="1"/>
              </w:rPr>
              <w:t>s</w:t>
            </w:r>
            <w:r w:rsidRPr="004B0760">
              <w:rPr>
                <w:rFonts w:eastAsia="Arial" w:cs="Arial"/>
              </w:rPr>
              <w:t xml:space="preserve">. </w:t>
            </w:r>
            <w:r w:rsidRPr="004B0760">
              <w:rPr>
                <w:rFonts w:eastAsia="Arial" w:cs="Arial"/>
                <w:spacing w:val="5"/>
              </w:rPr>
              <w:t xml:space="preserve"> </w:t>
            </w:r>
            <w:r w:rsidRPr="004B0760">
              <w:rPr>
                <w:rFonts w:eastAsia="Arial" w:cs="Arial"/>
              </w:rPr>
              <w:t>The</w:t>
            </w:r>
            <w:r w:rsidRPr="004B0760">
              <w:rPr>
                <w:rFonts w:eastAsia="Arial" w:cs="Arial"/>
                <w:spacing w:val="3"/>
              </w:rPr>
              <w:t xml:space="preserve"> </w:t>
            </w:r>
            <w:r w:rsidRPr="004B0760">
              <w:rPr>
                <w:rFonts w:eastAsia="Arial" w:cs="Arial"/>
              </w:rPr>
              <w:t>d</w:t>
            </w:r>
            <w:r w:rsidRPr="004B0760">
              <w:rPr>
                <w:rFonts w:eastAsia="Arial" w:cs="Arial"/>
                <w:spacing w:val="1"/>
              </w:rPr>
              <w:t>a</w:t>
            </w:r>
            <w:r w:rsidRPr="004B0760">
              <w:rPr>
                <w:rFonts w:eastAsia="Arial" w:cs="Arial"/>
                <w:spacing w:val="-1"/>
              </w:rPr>
              <w:t>y</w:t>
            </w:r>
            <w:r w:rsidRPr="004B0760">
              <w:rPr>
                <w:rFonts w:eastAsia="Arial" w:cs="Arial"/>
                <w:spacing w:val="1"/>
              </w:rPr>
              <w:t>(s</w:t>
            </w:r>
            <w:r w:rsidRPr="004B0760">
              <w:rPr>
                <w:rFonts w:eastAsia="Arial" w:cs="Arial"/>
              </w:rPr>
              <w:t>)</w:t>
            </w:r>
            <w:r w:rsidRPr="004B0760">
              <w:rPr>
                <w:rFonts w:eastAsia="Arial" w:cs="Arial"/>
                <w:spacing w:val="-1"/>
              </w:rPr>
              <w:t xml:space="preserve"> </w:t>
            </w:r>
            <w:r w:rsidRPr="004B0760">
              <w:rPr>
                <w:rFonts w:eastAsia="Arial" w:cs="Arial"/>
              </w:rPr>
              <w:t>or</w:t>
            </w:r>
            <w:r w:rsidRPr="004B0760">
              <w:rPr>
                <w:rFonts w:eastAsia="Arial" w:cs="Arial"/>
                <w:spacing w:val="3"/>
              </w:rPr>
              <w:t xml:space="preserve"> </w:t>
            </w:r>
            <w:r w:rsidRPr="004B0760">
              <w:rPr>
                <w:rFonts w:eastAsia="Arial" w:cs="Arial"/>
              </w:rPr>
              <w:t>d</w:t>
            </w:r>
            <w:r w:rsidRPr="004B0760">
              <w:rPr>
                <w:rFonts w:eastAsia="Arial" w:cs="Arial"/>
                <w:spacing w:val="1"/>
              </w:rPr>
              <w:t>a</w:t>
            </w:r>
            <w:r w:rsidRPr="004B0760">
              <w:rPr>
                <w:rFonts w:eastAsia="Arial" w:cs="Arial"/>
              </w:rPr>
              <w:t xml:space="preserve">y </w:t>
            </w:r>
            <w:r w:rsidRPr="004B0760">
              <w:rPr>
                <w:rFonts w:eastAsia="Arial" w:cs="Arial"/>
                <w:spacing w:val="1"/>
              </w:rPr>
              <w:t>r</w:t>
            </w:r>
            <w:r w:rsidRPr="004B0760">
              <w:rPr>
                <w:rFonts w:eastAsia="Arial" w:cs="Arial"/>
                <w:spacing w:val="2"/>
              </w:rPr>
              <w:t>a</w:t>
            </w:r>
            <w:r w:rsidRPr="004B0760">
              <w:rPr>
                <w:rFonts w:eastAsia="Arial" w:cs="Arial"/>
              </w:rPr>
              <w:t>n</w:t>
            </w:r>
            <w:r w:rsidRPr="004B0760">
              <w:rPr>
                <w:rFonts w:eastAsia="Arial" w:cs="Arial"/>
                <w:spacing w:val="-1"/>
              </w:rPr>
              <w:t>g</w:t>
            </w:r>
            <w:r w:rsidRPr="004B0760">
              <w:rPr>
                <w:rFonts w:eastAsia="Arial" w:cs="Arial"/>
              </w:rPr>
              <w:t>e(</w:t>
            </w:r>
            <w:r w:rsidRPr="004B0760">
              <w:rPr>
                <w:rFonts w:eastAsia="Arial" w:cs="Arial"/>
                <w:spacing w:val="2"/>
              </w:rPr>
              <w:t>s</w:t>
            </w:r>
            <w:r w:rsidRPr="004B0760">
              <w:rPr>
                <w:rFonts w:eastAsia="Arial" w:cs="Arial"/>
              </w:rPr>
              <w:t>)</w:t>
            </w:r>
            <w:r w:rsidRPr="004B0760">
              <w:rPr>
                <w:rFonts w:eastAsia="Arial" w:cs="Arial"/>
                <w:spacing w:val="-2"/>
              </w:rPr>
              <w:t xml:space="preserve"> </w:t>
            </w:r>
            <w:r w:rsidRPr="004B0760">
              <w:rPr>
                <w:rFonts w:eastAsia="Arial" w:cs="Arial"/>
              </w:rPr>
              <w:t>are</w:t>
            </w:r>
            <w:r w:rsidRPr="004B0760">
              <w:rPr>
                <w:rFonts w:eastAsia="Arial" w:cs="Arial"/>
                <w:spacing w:val="4"/>
              </w:rPr>
              <w:t xml:space="preserve"> </w:t>
            </w:r>
            <w:r w:rsidRPr="004B0760">
              <w:rPr>
                <w:rFonts w:eastAsia="Arial" w:cs="Arial"/>
              </w:rPr>
              <w:t>e</w:t>
            </w:r>
            <w:r w:rsidRPr="004B0760">
              <w:rPr>
                <w:rFonts w:eastAsia="Arial" w:cs="Arial"/>
                <w:spacing w:val="-1"/>
              </w:rPr>
              <w:t>n</w:t>
            </w:r>
            <w:r w:rsidRPr="004B0760">
              <w:rPr>
                <w:rFonts w:eastAsia="Arial" w:cs="Arial"/>
                <w:spacing w:val="1"/>
              </w:rPr>
              <w:t>c</w:t>
            </w:r>
            <w:r w:rsidRPr="004B0760">
              <w:rPr>
                <w:rFonts w:eastAsia="Arial" w:cs="Arial"/>
                <w:spacing w:val="2"/>
              </w:rPr>
              <w:t>o</w:t>
            </w:r>
            <w:r w:rsidRPr="004B0760">
              <w:rPr>
                <w:rFonts w:eastAsia="Arial" w:cs="Arial"/>
              </w:rPr>
              <w:t>d</w:t>
            </w:r>
            <w:r w:rsidRPr="004B0760">
              <w:rPr>
                <w:rFonts w:eastAsia="Arial" w:cs="Arial"/>
                <w:spacing w:val="1"/>
              </w:rPr>
              <w:t>e</w:t>
            </w:r>
            <w:r w:rsidRPr="004B0760">
              <w:rPr>
                <w:rFonts w:eastAsia="Arial" w:cs="Arial"/>
              </w:rPr>
              <w:t>d</w:t>
            </w:r>
            <w:r w:rsidRPr="004B0760">
              <w:rPr>
                <w:rFonts w:eastAsia="Arial" w:cs="Arial"/>
                <w:spacing w:val="-4"/>
              </w:rPr>
              <w:t xml:space="preserve"> </w:t>
            </w:r>
            <w:r w:rsidRPr="004B0760">
              <w:rPr>
                <w:rFonts w:eastAsia="Arial" w:cs="Arial"/>
              </w:rPr>
              <w:t>u</w:t>
            </w:r>
            <w:r w:rsidRPr="004B0760">
              <w:rPr>
                <w:rFonts w:eastAsia="Arial" w:cs="Arial"/>
                <w:spacing w:val="1"/>
              </w:rPr>
              <w:t>si</w:t>
            </w:r>
            <w:r w:rsidRPr="004B0760">
              <w:rPr>
                <w:rFonts w:eastAsia="Arial" w:cs="Arial"/>
              </w:rPr>
              <w:t>ng</w:t>
            </w:r>
            <w:r w:rsidRPr="004B0760">
              <w:rPr>
                <w:rFonts w:eastAsia="Arial" w:cs="Arial"/>
                <w:spacing w:val="-2"/>
              </w:rPr>
              <w:t xml:space="preserve"> </w:t>
            </w:r>
            <w:r w:rsidRPr="004B0760">
              <w:rPr>
                <w:rFonts w:eastAsia="Arial" w:cs="Arial"/>
                <w:spacing w:val="1"/>
              </w:rPr>
              <w:t>s</w:t>
            </w:r>
            <w:r w:rsidRPr="004B0760">
              <w:rPr>
                <w:rFonts w:eastAsia="Arial" w:cs="Arial"/>
                <w:spacing w:val="2"/>
              </w:rPr>
              <w:t>u</w:t>
            </w:r>
            <w:r w:rsidRPr="004B0760">
              <w:rPr>
                <w:rFonts w:eastAsia="Arial" w:cs="Arial"/>
                <w:spacing w:val="8"/>
              </w:rPr>
              <w:t>b</w:t>
            </w:r>
            <w:r w:rsidRPr="004B0760">
              <w:rPr>
                <w:rFonts w:eastAsia="Arial" w:cs="Arial"/>
                <w:spacing w:val="1"/>
              </w:rPr>
              <w:t>-</w:t>
            </w:r>
            <w:r w:rsidRPr="004B0760">
              <w:rPr>
                <w:rFonts w:eastAsia="Arial" w:cs="Arial"/>
              </w:rPr>
              <w:t>a</w:t>
            </w:r>
            <w:r w:rsidRPr="004B0760">
              <w:rPr>
                <w:rFonts w:eastAsia="Arial" w:cs="Arial"/>
                <w:spacing w:val="2"/>
              </w:rPr>
              <w:t>tt</w:t>
            </w:r>
            <w:r w:rsidRPr="004B0760">
              <w:rPr>
                <w:rFonts w:eastAsia="Arial" w:cs="Arial"/>
                <w:spacing w:val="-2"/>
              </w:rPr>
              <w:t>r</w:t>
            </w:r>
            <w:r w:rsidRPr="004B0760">
              <w:rPr>
                <w:rFonts w:eastAsia="Arial" w:cs="Arial"/>
                <w:spacing w:val="1"/>
              </w:rPr>
              <w:t>i</w:t>
            </w:r>
            <w:r w:rsidRPr="004B0760">
              <w:rPr>
                <w:rFonts w:eastAsia="Arial" w:cs="Arial"/>
              </w:rPr>
              <w:t>b</w:t>
            </w:r>
            <w:r w:rsidRPr="004B0760">
              <w:rPr>
                <w:rFonts w:eastAsia="Arial" w:cs="Arial"/>
                <w:spacing w:val="-1"/>
              </w:rPr>
              <w:t>u</w:t>
            </w:r>
            <w:r w:rsidRPr="004B0760">
              <w:rPr>
                <w:rFonts w:eastAsia="Arial" w:cs="Arial"/>
                <w:spacing w:val="2"/>
              </w:rPr>
              <w:t>t</w:t>
            </w:r>
            <w:r w:rsidRPr="004B0760">
              <w:rPr>
                <w:rFonts w:eastAsia="Arial" w:cs="Arial"/>
              </w:rPr>
              <w:t>e</w:t>
            </w:r>
            <w:r w:rsidRPr="004B0760">
              <w:rPr>
                <w:rFonts w:eastAsia="Arial" w:cs="Arial"/>
                <w:spacing w:val="-5"/>
              </w:rPr>
              <w:t xml:space="preserve"> </w:t>
            </w:r>
            <w:r w:rsidRPr="004B0760">
              <w:rPr>
                <w:rFonts w:eastAsia="Arial" w:cs="Arial"/>
                <w:b/>
                <w:bCs/>
              </w:rPr>
              <w:t>day of</w:t>
            </w:r>
            <w:r w:rsidRPr="004B0760">
              <w:rPr>
                <w:rFonts w:eastAsia="Arial" w:cs="Arial"/>
                <w:b/>
                <w:bCs/>
                <w:spacing w:val="7"/>
              </w:rPr>
              <w:t xml:space="preserve"> </w:t>
            </w:r>
            <w:r w:rsidRPr="004B0760">
              <w:rPr>
                <w:rFonts w:eastAsia="Arial" w:cs="Arial"/>
                <w:b/>
                <w:bCs/>
                <w:spacing w:val="3"/>
              </w:rPr>
              <w:t>w</w:t>
            </w:r>
            <w:r w:rsidRPr="004B0760">
              <w:rPr>
                <w:rFonts w:eastAsia="Arial" w:cs="Arial"/>
                <w:b/>
                <w:bCs/>
              </w:rPr>
              <w:t>e</w:t>
            </w:r>
            <w:r w:rsidRPr="004B0760">
              <w:rPr>
                <w:rFonts w:eastAsia="Arial" w:cs="Arial"/>
                <w:b/>
                <w:bCs/>
                <w:spacing w:val="-1"/>
              </w:rPr>
              <w:t>e</w:t>
            </w:r>
            <w:r w:rsidRPr="004B0760">
              <w:rPr>
                <w:rFonts w:eastAsia="Arial" w:cs="Arial"/>
                <w:b/>
                <w:bCs/>
                <w:spacing w:val="1"/>
              </w:rPr>
              <w:t>k</w:t>
            </w:r>
            <w:r w:rsidRPr="004B0760">
              <w:rPr>
                <w:rFonts w:eastAsia="Arial" w:cs="Arial"/>
              </w:rPr>
              <w:t xml:space="preserve">. </w:t>
            </w:r>
            <w:r w:rsidRPr="004B0760">
              <w:rPr>
                <w:rFonts w:eastAsia="Arial" w:cs="Arial"/>
                <w:spacing w:val="18"/>
              </w:rPr>
              <w:t xml:space="preserve"> </w:t>
            </w:r>
            <w:r w:rsidRPr="004B0760">
              <w:rPr>
                <w:rFonts w:eastAsia="Arial" w:cs="Arial"/>
                <w:spacing w:val="6"/>
              </w:rPr>
              <w:t>W</w:t>
            </w:r>
            <w:r w:rsidRPr="004B0760">
              <w:rPr>
                <w:rFonts w:eastAsia="Arial" w:cs="Arial"/>
              </w:rPr>
              <w:t>h</w:t>
            </w:r>
            <w:r w:rsidRPr="004B0760">
              <w:rPr>
                <w:rFonts w:eastAsia="Arial" w:cs="Arial"/>
                <w:spacing w:val="-1"/>
              </w:rPr>
              <w:t>e</w:t>
            </w:r>
            <w:r w:rsidRPr="004B0760">
              <w:rPr>
                <w:rFonts w:eastAsia="Arial" w:cs="Arial"/>
                <w:spacing w:val="1"/>
              </w:rPr>
              <w:t>r</w:t>
            </w:r>
            <w:r w:rsidRPr="004B0760">
              <w:rPr>
                <w:rFonts w:eastAsia="Arial" w:cs="Arial"/>
              </w:rPr>
              <w:t>e</w:t>
            </w:r>
            <w:r w:rsidRPr="004B0760">
              <w:rPr>
                <w:rFonts w:eastAsia="Arial" w:cs="Arial"/>
                <w:spacing w:val="3"/>
              </w:rPr>
              <w:t xml:space="preserve"> </w:t>
            </w:r>
            <w:r w:rsidRPr="004B0760">
              <w:rPr>
                <w:rFonts w:eastAsia="Arial" w:cs="Arial"/>
                <w:b/>
                <w:bCs/>
              </w:rPr>
              <w:t>d</w:t>
            </w:r>
            <w:r w:rsidRPr="004B0760">
              <w:rPr>
                <w:rFonts w:eastAsia="Arial" w:cs="Arial"/>
                <w:b/>
                <w:bCs/>
                <w:spacing w:val="2"/>
              </w:rPr>
              <w:t>a</w:t>
            </w:r>
            <w:r w:rsidRPr="004B0760">
              <w:rPr>
                <w:rFonts w:eastAsia="Arial" w:cs="Arial"/>
                <w:b/>
                <w:bCs/>
              </w:rPr>
              <w:t>y</w:t>
            </w:r>
            <w:r w:rsidRPr="004B0760">
              <w:rPr>
                <w:rFonts w:eastAsia="Arial" w:cs="Arial"/>
                <w:b/>
                <w:bCs/>
                <w:spacing w:val="1"/>
              </w:rPr>
              <w:t xml:space="preserve"> </w:t>
            </w:r>
            <w:r w:rsidRPr="004B0760">
              <w:rPr>
                <w:rFonts w:eastAsia="Arial" w:cs="Arial"/>
                <w:b/>
                <w:bCs/>
              </w:rPr>
              <w:t>of</w:t>
            </w:r>
            <w:r w:rsidRPr="004B0760">
              <w:rPr>
                <w:rFonts w:eastAsia="Arial" w:cs="Arial"/>
                <w:b/>
                <w:bCs/>
                <w:spacing w:val="7"/>
              </w:rPr>
              <w:t xml:space="preserve"> </w:t>
            </w:r>
            <w:r w:rsidRPr="004B0760">
              <w:rPr>
                <w:rFonts w:eastAsia="Arial" w:cs="Arial"/>
                <w:b/>
                <w:bCs/>
                <w:spacing w:val="3"/>
              </w:rPr>
              <w:t>w</w:t>
            </w:r>
            <w:r w:rsidRPr="004B0760">
              <w:rPr>
                <w:rFonts w:eastAsia="Arial" w:cs="Arial"/>
                <w:b/>
                <w:bCs/>
              </w:rPr>
              <w:t>e</w:t>
            </w:r>
            <w:r w:rsidRPr="004B0760">
              <w:rPr>
                <w:rFonts w:eastAsia="Arial" w:cs="Arial"/>
                <w:b/>
                <w:bCs/>
                <w:spacing w:val="-1"/>
              </w:rPr>
              <w:t>e</w:t>
            </w:r>
            <w:r w:rsidRPr="004B0760">
              <w:rPr>
                <w:rFonts w:eastAsia="Arial" w:cs="Arial"/>
                <w:b/>
                <w:bCs/>
              </w:rPr>
              <w:t>k</w:t>
            </w:r>
            <w:r w:rsidRPr="004B0760">
              <w:rPr>
                <w:rFonts w:eastAsia="Arial" w:cs="Arial"/>
                <w:b/>
                <w:bCs/>
                <w:spacing w:val="5"/>
              </w:rPr>
              <w:t xml:space="preserve"> </w:t>
            </w:r>
            <w:r w:rsidRPr="004B0760">
              <w:rPr>
                <w:rFonts w:eastAsia="Arial" w:cs="Arial"/>
                <w:b/>
                <w:bCs/>
              </w:rPr>
              <w:t>is</w:t>
            </w:r>
            <w:r w:rsidRPr="004B0760">
              <w:rPr>
                <w:rFonts w:eastAsia="Arial" w:cs="Arial"/>
                <w:b/>
                <w:bCs/>
                <w:spacing w:val="8"/>
              </w:rPr>
              <w:t xml:space="preserve"> </w:t>
            </w:r>
            <w:r w:rsidRPr="004B0760">
              <w:rPr>
                <w:rFonts w:eastAsia="Arial" w:cs="Arial"/>
                <w:b/>
                <w:bCs/>
                <w:spacing w:val="-1"/>
              </w:rPr>
              <w:t>r</w:t>
            </w:r>
            <w:r w:rsidRPr="004B0760">
              <w:rPr>
                <w:rFonts w:eastAsia="Arial" w:cs="Arial"/>
                <w:b/>
                <w:bCs/>
              </w:rPr>
              <w:t>an</w:t>
            </w:r>
            <w:r w:rsidRPr="004B0760">
              <w:rPr>
                <w:rFonts w:eastAsia="Arial" w:cs="Arial"/>
                <w:b/>
                <w:bCs/>
                <w:spacing w:val="1"/>
              </w:rPr>
              <w:t>g</w:t>
            </w:r>
            <w:r w:rsidRPr="004B0760">
              <w:rPr>
                <w:rFonts w:eastAsia="Arial" w:cs="Arial"/>
                <w:b/>
                <w:bCs/>
              </w:rPr>
              <w:t>e</w:t>
            </w:r>
            <w:r w:rsidRPr="004B0760">
              <w:rPr>
                <w:rFonts w:eastAsia="Arial" w:cs="Arial"/>
                <w:b/>
                <w:bCs/>
                <w:spacing w:val="8"/>
              </w:rPr>
              <w:t xml:space="preserve"> </w:t>
            </w:r>
            <w:r w:rsidRPr="004B0760">
              <w:rPr>
                <w:rFonts w:eastAsia="Arial" w:cs="Arial"/>
                <w:spacing w:val="1"/>
              </w:rPr>
              <w:t>i</w:t>
            </w:r>
            <w:r w:rsidRPr="004B0760">
              <w:rPr>
                <w:rFonts w:eastAsia="Arial" w:cs="Arial"/>
              </w:rPr>
              <w:t>s</w:t>
            </w:r>
            <w:r w:rsidRPr="004B0760">
              <w:rPr>
                <w:rFonts w:eastAsia="Arial" w:cs="Arial"/>
                <w:spacing w:val="7"/>
              </w:rPr>
              <w:t xml:space="preserve"> </w:t>
            </w:r>
            <w:r w:rsidRPr="004B0760">
              <w:rPr>
                <w:rFonts w:eastAsia="Arial" w:cs="Arial"/>
              </w:rPr>
              <w:t>p</w:t>
            </w:r>
            <w:r w:rsidRPr="004B0760">
              <w:rPr>
                <w:rFonts w:eastAsia="Arial" w:cs="Arial"/>
                <w:spacing w:val="-1"/>
              </w:rPr>
              <w:t>o</w:t>
            </w:r>
            <w:r w:rsidRPr="004B0760">
              <w:rPr>
                <w:rFonts w:eastAsia="Arial" w:cs="Arial"/>
                <w:spacing w:val="2"/>
              </w:rPr>
              <w:t>p</w:t>
            </w:r>
            <w:r w:rsidRPr="004B0760">
              <w:rPr>
                <w:rFonts w:eastAsia="Arial" w:cs="Arial"/>
              </w:rPr>
              <w:t>u</w:t>
            </w:r>
            <w:r w:rsidRPr="004B0760">
              <w:rPr>
                <w:rFonts w:eastAsia="Arial" w:cs="Arial"/>
                <w:spacing w:val="1"/>
              </w:rPr>
              <w:t>l</w:t>
            </w:r>
            <w:r w:rsidRPr="004B0760">
              <w:rPr>
                <w:rFonts w:eastAsia="Arial" w:cs="Arial"/>
              </w:rPr>
              <w:t>a</w:t>
            </w:r>
            <w:r w:rsidRPr="004B0760">
              <w:rPr>
                <w:rFonts w:eastAsia="Arial" w:cs="Arial"/>
                <w:spacing w:val="2"/>
              </w:rPr>
              <w:t>t</w:t>
            </w:r>
            <w:r w:rsidRPr="004B0760">
              <w:rPr>
                <w:rFonts w:eastAsia="Arial" w:cs="Arial"/>
              </w:rPr>
              <w:t>ed</w:t>
            </w:r>
            <w:r w:rsidRPr="004B0760">
              <w:rPr>
                <w:rFonts w:eastAsia="Arial" w:cs="Arial"/>
                <w:spacing w:val="1"/>
              </w:rPr>
              <w:t xml:space="preserve"> </w:t>
            </w:r>
            <w:r w:rsidRPr="004B0760">
              <w:rPr>
                <w:rFonts w:eastAsia="Arial" w:cs="Arial"/>
              </w:rPr>
              <w:t>as</w:t>
            </w:r>
            <w:r w:rsidRPr="004B0760">
              <w:rPr>
                <w:rFonts w:eastAsia="Arial" w:cs="Arial"/>
                <w:spacing w:val="9"/>
              </w:rPr>
              <w:t xml:space="preserve"> </w:t>
            </w:r>
            <w:r w:rsidRPr="004B0760">
              <w:rPr>
                <w:rFonts w:eastAsia="Arial" w:cs="Arial"/>
                <w:i/>
              </w:rPr>
              <w:t>T</w:t>
            </w:r>
            <w:r w:rsidRPr="004B0760">
              <w:rPr>
                <w:rFonts w:eastAsia="Arial" w:cs="Arial"/>
                <w:i/>
                <w:spacing w:val="1"/>
              </w:rPr>
              <w:t>r</w:t>
            </w:r>
            <w:r w:rsidRPr="004B0760">
              <w:rPr>
                <w:rFonts w:eastAsia="Arial" w:cs="Arial"/>
                <w:i/>
              </w:rPr>
              <w:t>ue</w:t>
            </w:r>
            <w:r w:rsidRPr="004B0760">
              <w:rPr>
                <w:rFonts w:eastAsia="Arial" w:cs="Arial"/>
              </w:rPr>
              <w:t>,</w:t>
            </w:r>
            <w:r w:rsidRPr="004B0760">
              <w:rPr>
                <w:rFonts w:eastAsia="Arial" w:cs="Arial"/>
                <w:spacing w:val="5"/>
              </w:rPr>
              <w:t xml:space="preserve"> </w:t>
            </w:r>
            <w:r w:rsidRPr="004B0760">
              <w:rPr>
                <w:rFonts w:eastAsia="Arial" w:cs="Arial"/>
                <w:spacing w:val="2"/>
              </w:rPr>
              <w:t>t</w:t>
            </w:r>
            <w:r w:rsidRPr="004B0760">
              <w:rPr>
                <w:rFonts w:eastAsia="Arial" w:cs="Arial"/>
              </w:rPr>
              <w:t>h</w:t>
            </w:r>
            <w:r w:rsidRPr="004B0760">
              <w:rPr>
                <w:rFonts w:eastAsia="Arial" w:cs="Arial"/>
                <w:spacing w:val="-1"/>
              </w:rPr>
              <w:t>e</w:t>
            </w:r>
            <w:r w:rsidRPr="004B0760">
              <w:rPr>
                <w:rFonts w:eastAsia="Arial" w:cs="Arial"/>
                <w:spacing w:val="1"/>
              </w:rPr>
              <w:t>r</w:t>
            </w:r>
            <w:r w:rsidRPr="004B0760">
              <w:rPr>
                <w:rFonts w:eastAsia="Arial" w:cs="Arial"/>
              </w:rPr>
              <w:t>e</w:t>
            </w:r>
            <w:r w:rsidRPr="004B0760">
              <w:rPr>
                <w:rFonts w:eastAsia="Arial" w:cs="Arial"/>
                <w:spacing w:val="3"/>
              </w:rPr>
              <w:t xml:space="preserve"> </w:t>
            </w:r>
            <w:r w:rsidRPr="004B0760">
              <w:rPr>
                <w:rFonts w:eastAsia="Arial" w:cs="Arial"/>
                <w:spacing w:val="2"/>
              </w:rPr>
              <w:t>m</w:t>
            </w:r>
            <w:r w:rsidRPr="004B0760">
              <w:rPr>
                <w:rFonts w:eastAsia="Arial" w:cs="Arial"/>
              </w:rPr>
              <w:t>u</w:t>
            </w:r>
            <w:r w:rsidRPr="004B0760">
              <w:rPr>
                <w:rFonts w:eastAsia="Arial" w:cs="Arial"/>
                <w:spacing w:val="1"/>
              </w:rPr>
              <w:t>s</w:t>
            </w:r>
            <w:r w:rsidRPr="004B0760">
              <w:rPr>
                <w:rFonts w:eastAsia="Arial" w:cs="Arial"/>
              </w:rPr>
              <w:t>t</w:t>
            </w:r>
            <w:r w:rsidRPr="004B0760">
              <w:rPr>
                <w:rFonts w:eastAsia="Arial" w:cs="Arial"/>
                <w:spacing w:val="5"/>
              </w:rPr>
              <w:t xml:space="preserve"> </w:t>
            </w:r>
            <w:r w:rsidRPr="004B0760">
              <w:rPr>
                <w:rFonts w:eastAsia="Arial" w:cs="Arial"/>
              </w:rPr>
              <w:t>be</w:t>
            </w:r>
            <w:r w:rsidRPr="004B0760">
              <w:rPr>
                <w:rFonts w:eastAsia="Arial" w:cs="Arial"/>
                <w:spacing w:val="4"/>
              </w:rPr>
              <w:t xml:space="preserve"> </w:t>
            </w:r>
            <w:r w:rsidRPr="004B0760">
              <w:rPr>
                <w:rFonts w:eastAsia="Arial" w:cs="Arial"/>
                <w:spacing w:val="2"/>
              </w:rPr>
              <w:t>e</w:t>
            </w:r>
            <w:r w:rsidRPr="004B0760">
              <w:rPr>
                <w:rFonts w:eastAsia="Arial" w:cs="Arial"/>
                <w:spacing w:val="1"/>
              </w:rPr>
              <w:t>x</w:t>
            </w:r>
            <w:r w:rsidRPr="004B0760">
              <w:rPr>
                <w:rFonts w:eastAsia="Arial" w:cs="Arial"/>
              </w:rPr>
              <w:t>a</w:t>
            </w:r>
            <w:r w:rsidRPr="004B0760">
              <w:rPr>
                <w:rFonts w:eastAsia="Arial" w:cs="Arial"/>
                <w:spacing w:val="1"/>
              </w:rPr>
              <w:t>c</w:t>
            </w:r>
            <w:r w:rsidRPr="004B0760">
              <w:rPr>
                <w:rFonts w:eastAsia="Arial" w:cs="Arial"/>
                <w:spacing w:val="2"/>
              </w:rPr>
              <w:t>t</w:t>
            </w:r>
            <w:r w:rsidRPr="004B0760">
              <w:rPr>
                <w:rFonts w:eastAsia="Arial" w:cs="Arial"/>
                <w:spacing w:val="1"/>
              </w:rPr>
              <w:t>l</w:t>
            </w:r>
            <w:r w:rsidRPr="004B0760">
              <w:rPr>
                <w:rFonts w:eastAsia="Arial" w:cs="Arial"/>
              </w:rPr>
              <w:t xml:space="preserve">y </w:t>
            </w:r>
            <w:r w:rsidRPr="004B0760">
              <w:rPr>
                <w:rFonts w:eastAsia="Arial" w:cs="Arial"/>
                <w:spacing w:val="4"/>
              </w:rPr>
              <w:t>t</w:t>
            </w:r>
            <w:r w:rsidRPr="004B0760">
              <w:rPr>
                <w:rFonts w:eastAsia="Arial" w:cs="Arial"/>
                <w:spacing w:val="-7"/>
              </w:rPr>
              <w:t>w</w:t>
            </w:r>
            <w:r w:rsidRPr="004B0760">
              <w:rPr>
                <w:rFonts w:eastAsia="Arial" w:cs="Arial"/>
              </w:rPr>
              <w:t>o</w:t>
            </w:r>
            <w:r w:rsidRPr="004B0760">
              <w:rPr>
                <w:rFonts w:eastAsia="Arial" w:cs="Arial"/>
                <w:spacing w:val="6"/>
              </w:rPr>
              <w:t xml:space="preserve"> </w:t>
            </w:r>
            <w:r w:rsidRPr="004B0760">
              <w:rPr>
                <w:rFonts w:eastAsia="Arial" w:cs="Arial"/>
                <w:spacing w:val="1"/>
              </w:rPr>
              <w:t>i</w:t>
            </w:r>
            <w:r w:rsidRPr="004B0760">
              <w:rPr>
                <w:rFonts w:eastAsia="Arial" w:cs="Arial"/>
              </w:rPr>
              <w:t>n</w:t>
            </w:r>
            <w:r w:rsidRPr="004B0760">
              <w:rPr>
                <w:rFonts w:eastAsia="Arial" w:cs="Arial"/>
                <w:spacing w:val="1"/>
              </w:rPr>
              <w:t>s</w:t>
            </w:r>
            <w:r w:rsidRPr="004B0760">
              <w:rPr>
                <w:rFonts w:eastAsia="Arial" w:cs="Arial"/>
                <w:spacing w:val="2"/>
              </w:rPr>
              <w:t>t</w:t>
            </w:r>
            <w:r w:rsidRPr="004B0760">
              <w:rPr>
                <w:rFonts w:eastAsia="Arial" w:cs="Arial"/>
              </w:rPr>
              <w:t>a</w:t>
            </w:r>
            <w:r w:rsidRPr="004B0760">
              <w:rPr>
                <w:rFonts w:eastAsia="Arial" w:cs="Arial"/>
                <w:spacing w:val="-1"/>
              </w:rPr>
              <w:t>n</w:t>
            </w:r>
            <w:r w:rsidRPr="004B0760">
              <w:rPr>
                <w:rFonts w:eastAsia="Arial" w:cs="Arial"/>
                <w:spacing w:val="1"/>
              </w:rPr>
              <w:t>c</w:t>
            </w:r>
            <w:r w:rsidRPr="004B0760">
              <w:rPr>
                <w:rFonts w:eastAsia="Arial" w:cs="Arial"/>
              </w:rPr>
              <w:t>es of</w:t>
            </w:r>
            <w:r w:rsidRPr="004B0760">
              <w:rPr>
                <w:rFonts w:eastAsia="Arial" w:cs="Arial"/>
                <w:spacing w:val="8"/>
              </w:rPr>
              <w:t xml:space="preserve"> </w:t>
            </w:r>
            <w:r w:rsidRPr="004B0760">
              <w:rPr>
                <w:rFonts w:eastAsia="Arial" w:cs="Arial"/>
                <w:spacing w:val="2"/>
              </w:rPr>
              <w:t>t</w:t>
            </w:r>
            <w:r w:rsidRPr="004B0760">
              <w:rPr>
                <w:rFonts w:eastAsia="Arial" w:cs="Arial"/>
              </w:rPr>
              <w:t>he a</w:t>
            </w:r>
            <w:r w:rsidRPr="004B0760">
              <w:rPr>
                <w:rFonts w:eastAsia="Arial" w:cs="Arial"/>
                <w:spacing w:val="2"/>
              </w:rPr>
              <w:t>t</w:t>
            </w:r>
            <w:r w:rsidRPr="004B0760">
              <w:rPr>
                <w:rFonts w:eastAsia="Arial" w:cs="Arial"/>
              </w:rPr>
              <w:t>tr</w:t>
            </w:r>
            <w:r w:rsidRPr="004B0760">
              <w:rPr>
                <w:rFonts w:eastAsia="Arial" w:cs="Arial"/>
                <w:spacing w:val="1"/>
              </w:rPr>
              <w:t>i</w:t>
            </w:r>
            <w:r w:rsidRPr="004B0760">
              <w:rPr>
                <w:rFonts w:eastAsia="Arial" w:cs="Arial"/>
              </w:rPr>
              <w:t>b</w:t>
            </w:r>
            <w:r w:rsidRPr="004B0760">
              <w:rPr>
                <w:rFonts w:eastAsia="Arial" w:cs="Arial"/>
                <w:spacing w:val="-1"/>
              </w:rPr>
              <w:t>u</w:t>
            </w:r>
            <w:r w:rsidRPr="004B0760">
              <w:rPr>
                <w:rFonts w:eastAsia="Arial" w:cs="Arial"/>
                <w:spacing w:val="2"/>
              </w:rPr>
              <w:t>t</w:t>
            </w:r>
            <w:r w:rsidRPr="004B0760">
              <w:rPr>
                <w:rFonts w:eastAsia="Arial" w:cs="Arial"/>
              </w:rPr>
              <w:t>e</w:t>
            </w:r>
            <w:r w:rsidRPr="004B0760">
              <w:rPr>
                <w:rFonts w:eastAsia="Arial" w:cs="Arial"/>
                <w:spacing w:val="-2"/>
              </w:rPr>
              <w:t xml:space="preserve"> </w:t>
            </w:r>
            <w:r w:rsidRPr="004B0760">
              <w:rPr>
                <w:rFonts w:eastAsia="Arial" w:cs="Arial"/>
                <w:b/>
                <w:bCs/>
              </w:rPr>
              <w:t>day</w:t>
            </w:r>
            <w:r w:rsidRPr="004B0760">
              <w:rPr>
                <w:rFonts w:eastAsia="Arial" w:cs="Arial"/>
                <w:b/>
                <w:bCs/>
                <w:spacing w:val="-2"/>
              </w:rPr>
              <w:t xml:space="preserve"> </w:t>
            </w:r>
            <w:r w:rsidRPr="004B0760">
              <w:rPr>
                <w:rFonts w:eastAsia="Arial" w:cs="Arial"/>
                <w:b/>
                <w:bCs/>
              </w:rPr>
              <w:t>of</w:t>
            </w:r>
            <w:r w:rsidRPr="004B0760">
              <w:rPr>
                <w:rFonts w:eastAsia="Arial" w:cs="Arial"/>
                <w:b/>
                <w:bCs/>
                <w:spacing w:val="3"/>
              </w:rPr>
              <w:t xml:space="preserve"> w</w:t>
            </w:r>
            <w:r w:rsidRPr="004B0760">
              <w:rPr>
                <w:rFonts w:eastAsia="Arial" w:cs="Arial"/>
                <w:b/>
                <w:bCs/>
              </w:rPr>
              <w:t>e</w:t>
            </w:r>
            <w:r w:rsidRPr="004B0760">
              <w:rPr>
                <w:rFonts w:eastAsia="Arial" w:cs="Arial"/>
                <w:b/>
                <w:bCs/>
                <w:spacing w:val="-1"/>
              </w:rPr>
              <w:t>e</w:t>
            </w:r>
            <w:r w:rsidRPr="004B0760">
              <w:rPr>
                <w:rFonts w:eastAsia="Arial" w:cs="Arial"/>
                <w:b/>
                <w:bCs/>
                <w:spacing w:val="2"/>
              </w:rPr>
              <w:t>k</w:t>
            </w:r>
            <w:r w:rsidRPr="004B0760">
              <w:rPr>
                <w:rFonts w:eastAsia="Arial" w:cs="Arial"/>
              </w:rPr>
              <w:t xml:space="preserve">. </w:t>
            </w:r>
            <w:r w:rsidRPr="004B0760">
              <w:rPr>
                <w:rFonts w:eastAsia="Arial" w:cs="Arial"/>
                <w:spacing w:val="3"/>
              </w:rPr>
              <w:t xml:space="preserve"> </w:t>
            </w:r>
            <w:r w:rsidRPr="004B0760">
              <w:rPr>
                <w:rFonts w:eastAsia="Arial" w:cs="Arial"/>
                <w:spacing w:val="2"/>
              </w:rPr>
              <w:t>I</w:t>
            </w:r>
            <w:r w:rsidRPr="004B0760">
              <w:rPr>
                <w:rFonts w:eastAsia="Arial" w:cs="Arial"/>
              </w:rPr>
              <w:t>f</w:t>
            </w:r>
            <w:r w:rsidRPr="004B0760">
              <w:rPr>
                <w:rFonts w:eastAsia="Arial" w:cs="Arial"/>
                <w:spacing w:val="4"/>
              </w:rPr>
              <w:t xml:space="preserve"> </w:t>
            </w:r>
            <w:r w:rsidRPr="004B0760">
              <w:rPr>
                <w:rFonts w:eastAsia="Arial" w:cs="Arial"/>
                <w:b/>
                <w:bCs/>
                <w:spacing w:val="-2"/>
              </w:rPr>
              <w:t>d</w:t>
            </w:r>
            <w:r w:rsidRPr="004B0760">
              <w:rPr>
                <w:rFonts w:eastAsia="Arial" w:cs="Arial"/>
                <w:b/>
                <w:bCs/>
                <w:spacing w:val="2"/>
              </w:rPr>
              <w:t>a</w:t>
            </w:r>
            <w:r w:rsidRPr="004B0760">
              <w:rPr>
                <w:rFonts w:eastAsia="Arial" w:cs="Arial"/>
                <w:b/>
                <w:bCs/>
              </w:rPr>
              <w:t>y</w:t>
            </w:r>
            <w:r w:rsidRPr="004B0760">
              <w:rPr>
                <w:rFonts w:eastAsia="Arial" w:cs="Arial"/>
                <w:b/>
                <w:bCs/>
                <w:spacing w:val="-2"/>
              </w:rPr>
              <w:t xml:space="preserve"> </w:t>
            </w:r>
            <w:r w:rsidRPr="004B0760">
              <w:rPr>
                <w:rFonts w:eastAsia="Arial" w:cs="Arial"/>
                <w:b/>
                <w:bCs/>
              </w:rPr>
              <w:t>of</w:t>
            </w:r>
            <w:r w:rsidRPr="004B0760">
              <w:rPr>
                <w:rFonts w:eastAsia="Arial" w:cs="Arial"/>
                <w:b/>
                <w:bCs/>
                <w:spacing w:val="3"/>
              </w:rPr>
              <w:t xml:space="preserve"> w</w:t>
            </w:r>
            <w:r w:rsidRPr="004B0760">
              <w:rPr>
                <w:rFonts w:eastAsia="Arial" w:cs="Arial"/>
                <w:b/>
                <w:bCs/>
              </w:rPr>
              <w:t>e</w:t>
            </w:r>
            <w:r w:rsidRPr="004B0760">
              <w:rPr>
                <w:rFonts w:eastAsia="Arial" w:cs="Arial"/>
                <w:b/>
                <w:bCs/>
                <w:spacing w:val="-1"/>
              </w:rPr>
              <w:t>e</w:t>
            </w:r>
            <w:r w:rsidRPr="004B0760">
              <w:rPr>
                <w:rFonts w:eastAsia="Arial" w:cs="Arial"/>
                <w:b/>
                <w:bCs/>
              </w:rPr>
              <w:t>k</w:t>
            </w:r>
            <w:r w:rsidRPr="004B0760">
              <w:rPr>
                <w:rFonts w:eastAsia="Arial" w:cs="Arial"/>
                <w:b/>
                <w:bCs/>
                <w:spacing w:val="1"/>
              </w:rPr>
              <w:t xml:space="preserve"> </w:t>
            </w:r>
            <w:r w:rsidRPr="004B0760">
              <w:rPr>
                <w:rFonts w:eastAsia="Arial" w:cs="Arial"/>
                <w:spacing w:val="1"/>
              </w:rPr>
              <w:t>i</w:t>
            </w:r>
            <w:r w:rsidRPr="004B0760">
              <w:rPr>
                <w:rFonts w:eastAsia="Arial" w:cs="Arial"/>
              </w:rPr>
              <w:t>s</w:t>
            </w:r>
            <w:r w:rsidRPr="004B0760">
              <w:rPr>
                <w:rFonts w:eastAsia="Arial" w:cs="Arial"/>
                <w:spacing w:val="4"/>
              </w:rPr>
              <w:t xml:space="preserve"> </w:t>
            </w:r>
            <w:r w:rsidRPr="004B0760">
              <w:rPr>
                <w:rFonts w:eastAsia="Arial" w:cs="Arial"/>
              </w:rPr>
              <w:t>n</w:t>
            </w:r>
            <w:r w:rsidRPr="004B0760">
              <w:rPr>
                <w:rFonts w:eastAsia="Arial" w:cs="Arial"/>
                <w:spacing w:val="-1"/>
              </w:rPr>
              <w:t>o</w:t>
            </w:r>
            <w:r w:rsidRPr="004B0760">
              <w:rPr>
                <w:rFonts w:eastAsia="Arial" w:cs="Arial"/>
              </w:rPr>
              <w:t>t</w:t>
            </w:r>
            <w:r w:rsidRPr="004B0760">
              <w:rPr>
                <w:rFonts w:eastAsia="Arial" w:cs="Arial"/>
                <w:spacing w:val="3"/>
              </w:rPr>
              <w:t xml:space="preserve"> </w:t>
            </w:r>
            <w:r w:rsidRPr="004B0760">
              <w:rPr>
                <w:rFonts w:eastAsia="Arial" w:cs="Arial"/>
              </w:rPr>
              <w:t>p</w:t>
            </w:r>
            <w:r w:rsidRPr="004B0760">
              <w:rPr>
                <w:rFonts w:eastAsia="Arial" w:cs="Arial"/>
                <w:spacing w:val="-1"/>
              </w:rPr>
              <w:t>o</w:t>
            </w:r>
            <w:r w:rsidRPr="004B0760">
              <w:rPr>
                <w:rFonts w:eastAsia="Arial" w:cs="Arial"/>
              </w:rPr>
              <w:t>p</w:t>
            </w:r>
            <w:r w:rsidRPr="004B0760">
              <w:rPr>
                <w:rFonts w:eastAsia="Arial" w:cs="Arial"/>
                <w:spacing w:val="-1"/>
              </w:rPr>
              <w:t>u</w:t>
            </w:r>
            <w:r w:rsidRPr="004B0760">
              <w:rPr>
                <w:rFonts w:eastAsia="Arial" w:cs="Arial"/>
                <w:spacing w:val="1"/>
              </w:rPr>
              <w:t>l</w:t>
            </w:r>
            <w:r w:rsidRPr="004B0760">
              <w:rPr>
                <w:rFonts w:eastAsia="Arial" w:cs="Arial"/>
              </w:rPr>
              <w:t>a</w:t>
            </w:r>
            <w:r w:rsidRPr="004B0760">
              <w:rPr>
                <w:rFonts w:eastAsia="Arial" w:cs="Arial"/>
                <w:spacing w:val="2"/>
              </w:rPr>
              <w:t>t</w:t>
            </w:r>
            <w:r w:rsidRPr="004B0760">
              <w:rPr>
                <w:rFonts w:eastAsia="Arial" w:cs="Arial"/>
              </w:rPr>
              <w:t>e</w:t>
            </w:r>
            <w:r w:rsidRPr="004B0760">
              <w:rPr>
                <w:rFonts w:eastAsia="Arial" w:cs="Arial"/>
                <w:spacing w:val="-1"/>
              </w:rPr>
              <w:t>d</w:t>
            </w:r>
            <w:r w:rsidRPr="004B0760">
              <w:rPr>
                <w:rFonts w:eastAsia="Arial" w:cs="Arial"/>
              </w:rPr>
              <w:t>,</w:t>
            </w:r>
            <w:r w:rsidRPr="004B0760">
              <w:rPr>
                <w:rFonts w:eastAsia="Arial" w:cs="Arial"/>
                <w:spacing w:val="-3"/>
              </w:rPr>
              <w:t xml:space="preserve"> </w:t>
            </w:r>
            <w:r w:rsidRPr="004B0760">
              <w:rPr>
                <w:rFonts w:eastAsia="Arial" w:cs="Arial"/>
                <w:spacing w:val="2"/>
              </w:rPr>
              <w:t>t</w:t>
            </w:r>
            <w:r w:rsidRPr="004B0760">
              <w:rPr>
                <w:rFonts w:eastAsia="Arial" w:cs="Arial"/>
                <w:spacing w:val="-3"/>
              </w:rPr>
              <w:t>h</w:t>
            </w:r>
            <w:r w:rsidRPr="004B0760">
              <w:rPr>
                <w:rFonts w:eastAsia="Arial" w:cs="Arial"/>
                <w:spacing w:val="1"/>
              </w:rPr>
              <w:t>i</w:t>
            </w:r>
            <w:r w:rsidRPr="004B0760">
              <w:rPr>
                <w:rFonts w:eastAsia="Arial" w:cs="Arial"/>
              </w:rPr>
              <w:t>s</w:t>
            </w:r>
            <w:r w:rsidRPr="004B0760">
              <w:rPr>
                <w:rFonts w:eastAsia="Arial" w:cs="Arial"/>
                <w:spacing w:val="2"/>
              </w:rPr>
              <w:t xml:space="preserve"> </w:t>
            </w:r>
            <w:r w:rsidRPr="004B0760">
              <w:rPr>
                <w:rFonts w:eastAsia="Arial" w:cs="Arial"/>
                <w:spacing w:val="1"/>
              </w:rPr>
              <w:t>i</w:t>
            </w:r>
            <w:r w:rsidRPr="004B0760">
              <w:rPr>
                <w:rFonts w:eastAsia="Arial" w:cs="Arial"/>
              </w:rPr>
              <w:t>n</w:t>
            </w:r>
            <w:r w:rsidRPr="004B0760">
              <w:rPr>
                <w:rFonts w:eastAsia="Arial" w:cs="Arial"/>
                <w:spacing w:val="-1"/>
              </w:rPr>
              <w:t>d</w:t>
            </w:r>
            <w:r w:rsidRPr="004B0760">
              <w:rPr>
                <w:rFonts w:eastAsia="Arial" w:cs="Arial"/>
                <w:spacing w:val="1"/>
              </w:rPr>
              <w:t>ic</w:t>
            </w:r>
            <w:r w:rsidRPr="004B0760">
              <w:rPr>
                <w:rFonts w:eastAsia="Arial" w:cs="Arial"/>
                <w:spacing w:val="-3"/>
              </w:rPr>
              <w:t>a</w:t>
            </w:r>
            <w:r w:rsidRPr="004B0760">
              <w:rPr>
                <w:rFonts w:eastAsia="Arial" w:cs="Arial"/>
                <w:spacing w:val="2"/>
              </w:rPr>
              <w:t>t</w:t>
            </w:r>
            <w:r w:rsidRPr="004B0760">
              <w:rPr>
                <w:rFonts w:eastAsia="Arial" w:cs="Arial"/>
              </w:rPr>
              <w:t>es</w:t>
            </w:r>
            <w:r w:rsidRPr="004B0760">
              <w:rPr>
                <w:rFonts w:eastAsia="Arial" w:cs="Arial"/>
                <w:spacing w:val="-6"/>
              </w:rPr>
              <w:t xml:space="preserve"> </w:t>
            </w:r>
            <w:r w:rsidRPr="004B0760">
              <w:rPr>
                <w:rFonts w:eastAsia="Arial" w:cs="Arial"/>
                <w:spacing w:val="2"/>
              </w:rPr>
              <w:t>t</w:t>
            </w:r>
            <w:r w:rsidRPr="004B0760">
              <w:rPr>
                <w:rFonts w:eastAsia="Arial" w:cs="Arial"/>
              </w:rPr>
              <w:t>h</w:t>
            </w:r>
            <w:r w:rsidRPr="004B0760">
              <w:rPr>
                <w:rFonts w:eastAsia="Arial" w:cs="Arial"/>
                <w:spacing w:val="-1"/>
              </w:rPr>
              <w:t>a</w:t>
            </w:r>
            <w:r w:rsidRPr="004B0760">
              <w:rPr>
                <w:rFonts w:eastAsia="Arial" w:cs="Arial"/>
              </w:rPr>
              <w:t>t</w:t>
            </w:r>
            <w:r w:rsidRPr="004B0760">
              <w:rPr>
                <w:rFonts w:eastAsia="Arial" w:cs="Arial"/>
                <w:spacing w:val="1"/>
              </w:rPr>
              <w:t xml:space="preserve"> </w:t>
            </w:r>
            <w:r w:rsidRPr="004B0760">
              <w:rPr>
                <w:rFonts w:eastAsia="Arial" w:cs="Arial"/>
                <w:spacing w:val="2"/>
              </w:rPr>
              <w:t>t</w:t>
            </w:r>
            <w:r w:rsidRPr="004B0760">
              <w:rPr>
                <w:rFonts w:eastAsia="Arial" w:cs="Arial"/>
              </w:rPr>
              <w:t xml:space="preserve">he </w:t>
            </w:r>
            <w:r w:rsidRPr="004B0760">
              <w:rPr>
                <w:rFonts w:eastAsia="Arial" w:cs="Arial"/>
                <w:spacing w:val="1"/>
              </w:rPr>
              <w:t>s</w:t>
            </w:r>
            <w:r w:rsidRPr="004B0760">
              <w:rPr>
                <w:rFonts w:eastAsia="Arial" w:cs="Arial"/>
                <w:spacing w:val="7"/>
              </w:rPr>
              <w:t>a</w:t>
            </w:r>
            <w:r w:rsidRPr="004B0760">
              <w:rPr>
                <w:rFonts w:eastAsia="Arial" w:cs="Arial"/>
                <w:spacing w:val="2"/>
              </w:rPr>
              <w:t>m</w:t>
            </w:r>
            <w:r w:rsidRPr="004B0760">
              <w:rPr>
                <w:rFonts w:eastAsia="Arial" w:cs="Arial"/>
              </w:rPr>
              <w:t>e</w:t>
            </w:r>
            <w:r w:rsidRPr="004B0760">
              <w:rPr>
                <w:rFonts w:eastAsia="Arial" w:cs="Arial"/>
                <w:spacing w:val="-1"/>
              </w:rPr>
              <w:t xml:space="preserve"> </w:t>
            </w:r>
            <w:r w:rsidRPr="004B0760">
              <w:rPr>
                <w:rFonts w:eastAsia="Arial" w:cs="Arial"/>
                <w:spacing w:val="1"/>
              </w:rPr>
              <w:t>sc</w:t>
            </w:r>
            <w:r w:rsidRPr="004B0760">
              <w:rPr>
                <w:rFonts w:eastAsia="Arial" w:cs="Arial"/>
              </w:rPr>
              <w:t>h</w:t>
            </w:r>
            <w:r w:rsidRPr="004B0760">
              <w:rPr>
                <w:rFonts w:eastAsia="Arial" w:cs="Arial"/>
                <w:spacing w:val="-1"/>
              </w:rPr>
              <w:t>e</w:t>
            </w:r>
            <w:r w:rsidRPr="004B0760">
              <w:rPr>
                <w:rFonts w:eastAsia="Arial" w:cs="Arial"/>
              </w:rPr>
              <w:t>d</w:t>
            </w:r>
            <w:r w:rsidRPr="004B0760">
              <w:rPr>
                <w:rFonts w:eastAsia="Arial" w:cs="Arial"/>
                <w:spacing w:val="-1"/>
              </w:rPr>
              <w:t>u</w:t>
            </w:r>
            <w:r w:rsidRPr="004B0760">
              <w:rPr>
                <w:rFonts w:eastAsia="Arial" w:cs="Arial"/>
                <w:spacing w:val="1"/>
              </w:rPr>
              <w:t>l</w:t>
            </w:r>
            <w:r w:rsidRPr="004B0760">
              <w:rPr>
                <w:rFonts w:eastAsia="Arial" w:cs="Arial"/>
              </w:rPr>
              <w:t>e</w:t>
            </w:r>
            <w:r w:rsidRPr="004B0760">
              <w:rPr>
                <w:rFonts w:eastAsia="Arial" w:cs="Arial"/>
                <w:spacing w:val="-4"/>
              </w:rPr>
              <w:t xml:space="preserve"> </w:t>
            </w:r>
            <w:r w:rsidRPr="004B0760">
              <w:rPr>
                <w:rFonts w:eastAsia="Arial" w:cs="Arial"/>
              </w:rPr>
              <w:t>a</w:t>
            </w:r>
            <w:r w:rsidRPr="004B0760">
              <w:rPr>
                <w:rFonts w:eastAsia="Arial" w:cs="Arial"/>
                <w:spacing w:val="-1"/>
              </w:rPr>
              <w:t>p</w:t>
            </w:r>
            <w:r w:rsidRPr="004B0760">
              <w:rPr>
                <w:rFonts w:eastAsia="Arial" w:cs="Arial"/>
              </w:rPr>
              <w:t>p</w:t>
            </w:r>
            <w:r w:rsidRPr="004B0760">
              <w:rPr>
                <w:rFonts w:eastAsia="Arial" w:cs="Arial"/>
                <w:spacing w:val="1"/>
              </w:rPr>
              <w:t>li</w:t>
            </w:r>
            <w:r w:rsidRPr="004B0760">
              <w:rPr>
                <w:rFonts w:eastAsia="Arial" w:cs="Arial"/>
              </w:rPr>
              <w:t>es</w:t>
            </w:r>
            <w:r w:rsidRPr="004B0760">
              <w:rPr>
                <w:rFonts w:eastAsia="Arial" w:cs="Arial"/>
                <w:spacing w:val="-1"/>
              </w:rPr>
              <w:t xml:space="preserve"> </w:t>
            </w:r>
            <w:r w:rsidRPr="004B0760">
              <w:rPr>
                <w:rFonts w:eastAsia="Arial" w:cs="Arial"/>
                <w:spacing w:val="-3"/>
              </w:rPr>
              <w:t>e</w:t>
            </w:r>
            <w:r w:rsidRPr="004B0760">
              <w:rPr>
                <w:rFonts w:eastAsia="Arial" w:cs="Arial"/>
                <w:spacing w:val="6"/>
              </w:rPr>
              <w:t>v</w:t>
            </w:r>
            <w:r w:rsidRPr="004B0760">
              <w:rPr>
                <w:rFonts w:eastAsia="Arial" w:cs="Arial"/>
              </w:rPr>
              <w:t>ery d</w:t>
            </w:r>
            <w:r w:rsidRPr="004B0760">
              <w:rPr>
                <w:rFonts w:eastAsia="Arial" w:cs="Arial"/>
                <w:spacing w:val="-1"/>
              </w:rPr>
              <w:t>a</w:t>
            </w:r>
            <w:r w:rsidRPr="004B0760">
              <w:rPr>
                <w:rFonts w:eastAsia="Arial" w:cs="Arial"/>
              </w:rPr>
              <w:t>y</w:t>
            </w:r>
            <w:r w:rsidRPr="004B0760">
              <w:rPr>
                <w:rFonts w:eastAsia="Arial" w:cs="Arial"/>
                <w:spacing w:val="7"/>
              </w:rPr>
              <w:t xml:space="preserve"> </w:t>
            </w:r>
            <w:r w:rsidRPr="004B0760">
              <w:rPr>
                <w:rFonts w:eastAsia="Arial" w:cs="Arial"/>
                <w:spacing w:val="1"/>
              </w:rPr>
              <w:t>(</w:t>
            </w:r>
            <w:r w:rsidRPr="004B0760">
              <w:rPr>
                <w:rFonts w:eastAsia="Arial" w:cs="Arial"/>
                <w:spacing w:val="2"/>
              </w:rPr>
              <w:t>M</w:t>
            </w:r>
            <w:r w:rsidRPr="004B0760">
              <w:rPr>
                <w:rFonts w:eastAsia="Arial" w:cs="Arial"/>
              </w:rPr>
              <w:t>o</w:t>
            </w:r>
            <w:r w:rsidRPr="004B0760">
              <w:rPr>
                <w:rFonts w:eastAsia="Arial" w:cs="Arial"/>
                <w:spacing w:val="-1"/>
              </w:rPr>
              <w:t>n</w:t>
            </w:r>
            <w:r w:rsidRPr="004B0760">
              <w:rPr>
                <w:rFonts w:eastAsia="Arial" w:cs="Arial"/>
              </w:rPr>
              <w:t>d</w:t>
            </w:r>
            <w:r w:rsidRPr="004B0760">
              <w:rPr>
                <w:rFonts w:eastAsia="Arial" w:cs="Arial"/>
                <w:spacing w:val="1"/>
              </w:rPr>
              <w:t>a</w:t>
            </w:r>
            <w:r w:rsidRPr="004B0760">
              <w:rPr>
                <w:rFonts w:eastAsia="Arial" w:cs="Arial"/>
              </w:rPr>
              <w:t xml:space="preserve">y </w:t>
            </w:r>
            <w:r w:rsidRPr="004B0760">
              <w:rPr>
                <w:rFonts w:eastAsia="Arial" w:cs="Arial"/>
                <w:spacing w:val="2"/>
              </w:rPr>
              <w:t>t</w:t>
            </w:r>
            <w:r w:rsidRPr="004B0760">
              <w:rPr>
                <w:rFonts w:eastAsia="Arial" w:cs="Arial"/>
              </w:rPr>
              <w:t>hro</w:t>
            </w:r>
            <w:r w:rsidRPr="004B0760">
              <w:rPr>
                <w:rFonts w:eastAsia="Arial" w:cs="Arial"/>
                <w:spacing w:val="2"/>
              </w:rPr>
              <w:t>u</w:t>
            </w:r>
            <w:r w:rsidRPr="004B0760">
              <w:rPr>
                <w:rFonts w:eastAsia="Arial" w:cs="Arial"/>
              </w:rPr>
              <w:t>gh</w:t>
            </w:r>
            <w:r w:rsidRPr="004B0760">
              <w:rPr>
                <w:rFonts w:eastAsia="Arial" w:cs="Arial"/>
                <w:spacing w:val="1"/>
              </w:rPr>
              <w:t xml:space="preserve"> S</w:t>
            </w:r>
            <w:r w:rsidRPr="004B0760">
              <w:rPr>
                <w:rFonts w:eastAsia="Arial" w:cs="Arial"/>
                <w:spacing w:val="2"/>
              </w:rPr>
              <w:t>u</w:t>
            </w:r>
            <w:r w:rsidRPr="004B0760">
              <w:rPr>
                <w:rFonts w:eastAsia="Arial" w:cs="Arial"/>
              </w:rPr>
              <w:t>n</w:t>
            </w:r>
            <w:r w:rsidRPr="004B0760">
              <w:rPr>
                <w:rFonts w:eastAsia="Arial" w:cs="Arial"/>
                <w:spacing w:val="1"/>
              </w:rPr>
              <w:t>d</w:t>
            </w:r>
            <w:r w:rsidRPr="004B0760">
              <w:rPr>
                <w:rFonts w:eastAsia="Arial" w:cs="Arial"/>
              </w:rPr>
              <w:t>a</w:t>
            </w:r>
            <w:r w:rsidRPr="004B0760">
              <w:rPr>
                <w:rFonts w:eastAsia="Arial" w:cs="Arial"/>
                <w:spacing w:val="-2"/>
              </w:rPr>
              <w:t>y</w:t>
            </w:r>
            <w:r w:rsidRPr="004B0760">
              <w:rPr>
                <w:rFonts w:eastAsia="Arial" w:cs="Arial"/>
                <w:spacing w:val="1"/>
              </w:rPr>
              <w:t>)</w:t>
            </w:r>
            <w:r w:rsidRPr="004B0760">
              <w:rPr>
                <w:rFonts w:eastAsia="Arial" w:cs="Arial"/>
              </w:rPr>
              <w:t xml:space="preserve">. </w:t>
            </w:r>
            <w:r w:rsidRPr="004B0760">
              <w:rPr>
                <w:rFonts w:eastAsia="Arial" w:cs="Arial"/>
                <w:spacing w:val="12"/>
              </w:rPr>
              <w:t xml:space="preserve"> </w:t>
            </w:r>
            <w:r w:rsidRPr="004B0760">
              <w:rPr>
                <w:rFonts w:eastAsia="Arial" w:cs="Arial"/>
                <w:spacing w:val="2"/>
              </w:rPr>
              <w:t>M</w:t>
            </w:r>
            <w:r w:rsidRPr="004B0760">
              <w:rPr>
                <w:rFonts w:eastAsia="Arial" w:cs="Arial"/>
              </w:rPr>
              <w:t>u</w:t>
            </w:r>
            <w:r w:rsidRPr="004B0760">
              <w:rPr>
                <w:rFonts w:eastAsia="Arial" w:cs="Arial"/>
                <w:spacing w:val="1"/>
              </w:rPr>
              <w:t>l</w:t>
            </w:r>
            <w:r w:rsidRPr="004B0760">
              <w:rPr>
                <w:rFonts w:eastAsia="Arial" w:cs="Arial"/>
                <w:spacing w:val="2"/>
              </w:rPr>
              <w:t>t</w:t>
            </w:r>
            <w:r w:rsidRPr="004B0760">
              <w:rPr>
                <w:rFonts w:eastAsia="Arial" w:cs="Arial"/>
                <w:spacing w:val="1"/>
              </w:rPr>
              <w:t>i</w:t>
            </w:r>
            <w:r w:rsidRPr="004B0760">
              <w:rPr>
                <w:rFonts w:eastAsia="Arial" w:cs="Arial"/>
                <w:spacing w:val="-3"/>
              </w:rPr>
              <w:t>p</w:t>
            </w:r>
            <w:r w:rsidRPr="004B0760">
              <w:rPr>
                <w:rFonts w:eastAsia="Arial" w:cs="Arial"/>
                <w:spacing w:val="1"/>
              </w:rPr>
              <w:t>l</w:t>
            </w:r>
            <w:r w:rsidRPr="004B0760">
              <w:rPr>
                <w:rFonts w:eastAsia="Arial" w:cs="Arial"/>
              </w:rPr>
              <w:t>e</w:t>
            </w:r>
            <w:r w:rsidRPr="004B0760">
              <w:rPr>
                <w:rFonts w:eastAsia="Arial" w:cs="Arial"/>
                <w:spacing w:val="2"/>
              </w:rPr>
              <w:t xml:space="preserve"> </w:t>
            </w:r>
            <w:r w:rsidRPr="004B0760">
              <w:rPr>
                <w:rFonts w:eastAsia="Arial" w:cs="Arial"/>
                <w:spacing w:val="1"/>
              </w:rPr>
              <w:t>r</w:t>
            </w:r>
            <w:r w:rsidRPr="004B0760">
              <w:rPr>
                <w:rFonts w:eastAsia="Arial" w:cs="Arial"/>
              </w:rPr>
              <w:t>a</w:t>
            </w:r>
            <w:r w:rsidRPr="004B0760">
              <w:rPr>
                <w:rFonts w:eastAsia="Arial" w:cs="Arial"/>
                <w:spacing w:val="-1"/>
              </w:rPr>
              <w:t>n</w:t>
            </w:r>
            <w:r w:rsidRPr="004B0760">
              <w:rPr>
                <w:rFonts w:eastAsia="Arial" w:cs="Arial"/>
              </w:rPr>
              <w:t>g</w:t>
            </w:r>
            <w:r w:rsidRPr="004B0760">
              <w:rPr>
                <w:rFonts w:eastAsia="Arial" w:cs="Arial"/>
                <w:spacing w:val="-1"/>
              </w:rPr>
              <w:t>e</w:t>
            </w:r>
            <w:r w:rsidRPr="004B0760">
              <w:rPr>
                <w:rFonts w:eastAsia="Arial" w:cs="Arial"/>
              </w:rPr>
              <w:t>s</w:t>
            </w:r>
            <w:r w:rsidRPr="004B0760">
              <w:rPr>
                <w:rFonts w:eastAsia="Arial" w:cs="Arial"/>
                <w:spacing w:val="6"/>
              </w:rPr>
              <w:t xml:space="preserve"> </w:t>
            </w:r>
            <w:r w:rsidRPr="004B0760">
              <w:rPr>
                <w:rFonts w:eastAsia="Arial" w:cs="Arial"/>
              </w:rPr>
              <w:t>or</w:t>
            </w:r>
            <w:r w:rsidRPr="004B0760">
              <w:rPr>
                <w:rFonts w:eastAsia="Arial" w:cs="Arial"/>
                <w:spacing w:val="8"/>
              </w:rPr>
              <w:t xml:space="preserve"> </w:t>
            </w:r>
            <w:r w:rsidRPr="004B0760">
              <w:rPr>
                <w:rFonts w:eastAsia="Arial" w:cs="Arial"/>
                <w:spacing w:val="2"/>
              </w:rPr>
              <w:t>m</w:t>
            </w:r>
            <w:r w:rsidRPr="004B0760">
              <w:rPr>
                <w:rFonts w:eastAsia="Arial" w:cs="Arial"/>
                <w:spacing w:val="1"/>
              </w:rPr>
              <w:t>i</w:t>
            </w:r>
            <w:r w:rsidRPr="004B0760">
              <w:rPr>
                <w:rFonts w:eastAsia="Arial" w:cs="Arial"/>
                <w:spacing w:val="-1"/>
              </w:rPr>
              <w:t>x</w:t>
            </w:r>
            <w:r w:rsidRPr="004B0760">
              <w:rPr>
                <w:rFonts w:eastAsia="Arial" w:cs="Arial"/>
                <w:spacing w:val="1"/>
              </w:rPr>
              <w:t>i</w:t>
            </w:r>
            <w:r w:rsidRPr="004B0760">
              <w:rPr>
                <w:rFonts w:eastAsia="Arial" w:cs="Arial"/>
              </w:rPr>
              <w:t>ng</w:t>
            </w:r>
            <w:r w:rsidRPr="004B0760">
              <w:rPr>
                <w:rFonts w:eastAsia="Arial" w:cs="Arial"/>
                <w:spacing w:val="2"/>
              </w:rPr>
              <w:t xml:space="preserve"> </w:t>
            </w:r>
            <w:r w:rsidRPr="004B0760">
              <w:rPr>
                <w:rFonts w:eastAsia="Arial" w:cs="Arial"/>
                <w:spacing w:val="1"/>
              </w:rPr>
              <w:t>r</w:t>
            </w:r>
            <w:r w:rsidRPr="004B0760">
              <w:rPr>
                <w:rFonts w:eastAsia="Arial" w:cs="Arial"/>
              </w:rPr>
              <w:t>a</w:t>
            </w:r>
            <w:r w:rsidRPr="004B0760">
              <w:rPr>
                <w:rFonts w:eastAsia="Arial" w:cs="Arial"/>
                <w:spacing w:val="-1"/>
              </w:rPr>
              <w:t>n</w:t>
            </w:r>
            <w:r w:rsidRPr="004B0760">
              <w:rPr>
                <w:rFonts w:eastAsia="Arial" w:cs="Arial"/>
                <w:spacing w:val="2"/>
              </w:rPr>
              <w:t>g</w:t>
            </w:r>
            <w:r w:rsidRPr="004B0760">
              <w:rPr>
                <w:rFonts w:eastAsia="Arial" w:cs="Arial"/>
              </w:rPr>
              <w:t>e</w:t>
            </w:r>
            <w:r w:rsidRPr="004B0760">
              <w:rPr>
                <w:rFonts w:eastAsia="Arial" w:cs="Arial"/>
                <w:spacing w:val="9"/>
              </w:rPr>
              <w:t xml:space="preserve"> </w:t>
            </w:r>
            <w:r w:rsidRPr="004B0760">
              <w:rPr>
                <w:rFonts w:eastAsia="Arial" w:cs="Arial"/>
                <w:spacing w:val="-5"/>
              </w:rPr>
              <w:t>w</w:t>
            </w:r>
            <w:r w:rsidRPr="004B0760">
              <w:rPr>
                <w:rFonts w:eastAsia="Arial" w:cs="Arial"/>
                <w:spacing w:val="1"/>
              </w:rPr>
              <w:t>i</w:t>
            </w:r>
            <w:r w:rsidRPr="004B0760">
              <w:rPr>
                <w:rFonts w:eastAsia="Arial" w:cs="Arial"/>
                <w:spacing w:val="2"/>
              </w:rPr>
              <w:t>t</w:t>
            </w:r>
            <w:r w:rsidRPr="004B0760">
              <w:rPr>
                <w:rFonts w:eastAsia="Arial" w:cs="Arial"/>
              </w:rPr>
              <w:t>h</w:t>
            </w:r>
            <w:r w:rsidRPr="004B0760">
              <w:rPr>
                <w:rFonts w:eastAsia="Arial" w:cs="Arial"/>
                <w:spacing w:val="5"/>
              </w:rPr>
              <w:t xml:space="preserve"> </w:t>
            </w:r>
            <w:r w:rsidRPr="004B0760">
              <w:rPr>
                <w:rFonts w:eastAsia="Arial" w:cs="Arial"/>
              </w:rPr>
              <w:t>d</w:t>
            </w:r>
            <w:r w:rsidRPr="004B0760">
              <w:rPr>
                <w:rFonts w:eastAsia="Arial" w:cs="Arial"/>
                <w:spacing w:val="1"/>
              </w:rPr>
              <w:t>iscr</w:t>
            </w:r>
            <w:r w:rsidRPr="004B0760">
              <w:rPr>
                <w:rFonts w:eastAsia="Arial" w:cs="Arial"/>
              </w:rPr>
              <w:t>e</w:t>
            </w:r>
            <w:r w:rsidRPr="004B0760">
              <w:rPr>
                <w:rFonts w:eastAsia="Arial" w:cs="Arial"/>
                <w:spacing w:val="2"/>
              </w:rPr>
              <w:t>t</w:t>
            </w:r>
            <w:r w:rsidRPr="004B0760">
              <w:rPr>
                <w:rFonts w:eastAsia="Arial" w:cs="Arial"/>
              </w:rPr>
              <w:t>e</w:t>
            </w:r>
            <w:r w:rsidRPr="004B0760">
              <w:rPr>
                <w:rFonts w:eastAsia="Arial" w:cs="Arial"/>
                <w:spacing w:val="2"/>
              </w:rPr>
              <w:t xml:space="preserve"> </w:t>
            </w:r>
            <w:r w:rsidRPr="004B0760">
              <w:rPr>
                <w:rFonts w:eastAsia="Arial" w:cs="Arial"/>
              </w:rPr>
              <w:t>d</w:t>
            </w:r>
            <w:r w:rsidRPr="004B0760">
              <w:rPr>
                <w:rFonts w:eastAsia="Arial" w:cs="Arial"/>
                <w:spacing w:val="-1"/>
              </w:rPr>
              <w:t>a</w:t>
            </w:r>
            <w:r w:rsidRPr="004B0760">
              <w:rPr>
                <w:rFonts w:eastAsia="Arial" w:cs="Arial"/>
                <w:spacing w:val="1"/>
              </w:rPr>
              <w:t>ys(s</w:t>
            </w:r>
            <w:r w:rsidRPr="004B0760">
              <w:rPr>
                <w:rFonts w:eastAsia="Arial" w:cs="Arial"/>
              </w:rPr>
              <w:t>)</w:t>
            </w:r>
            <w:r w:rsidRPr="004B0760">
              <w:rPr>
                <w:rFonts w:eastAsia="Arial" w:cs="Arial"/>
                <w:spacing w:val="3"/>
              </w:rPr>
              <w:t xml:space="preserve"> </w:t>
            </w:r>
            <w:r w:rsidRPr="004B0760">
              <w:rPr>
                <w:rFonts w:eastAsia="Arial" w:cs="Arial"/>
                <w:spacing w:val="-1"/>
              </w:rPr>
              <w:t>i</w:t>
            </w:r>
            <w:r w:rsidRPr="004B0760">
              <w:rPr>
                <w:rFonts w:eastAsia="Arial" w:cs="Arial"/>
              </w:rPr>
              <w:t>s</w:t>
            </w:r>
            <w:r w:rsidRPr="004B0760">
              <w:rPr>
                <w:rFonts w:eastAsia="Arial" w:cs="Arial"/>
                <w:spacing w:val="9"/>
              </w:rPr>
              <w:t xml:space="preserve"> </w:t>
            </w:r>
            <w:r w:rsidRPr="004B0760">
              <w:rPr>
                <w:rFonts w:eastAsia="Arial" w:cs="Arial"/>
              </w:rPr>
              <w:t>n</w:t>
            </w:r>
            <w:r w:rsidRPr="004B0760">
              <w:rPr>
                <w:rFonts w:eastAsia="Arial" w:cs="Arial"/>
                <w:spacing w:val="-1"/>
              </w:rPr>
              <w:t>o</w:t>
            </w:r>
            <w:r w:rsidRPr="004B0760">
              <w:rPr>
                <w:rFonts w:eastAsia="Arial" w:cs="Arial"/>
              </w:rPr>
              <w:t>t</w:t>
            </w:r>
            <w:r w:rsidRPr="004B0760">
              <w:rPr>
                <w:rFonts w:eastAsia="Arial" w:cs="Arial"/>
                <w:spacing w:val="8"/>
              </w:rPr>
              <w:t xml:space="preserve"> </w:t>
            </w:r>
            <w:r w:rsidRPr="004B0760">
              <w:rPr>
                <w:rFonts w:eastAsia="Arial" w:cs="Arial"/>
              </w:rPr>
              <w:t>a</w:t>
            </w:r>
            <w:r w:rsidRPr="004B0760">
              <w:rPr>
                <w:rFonts w:eastAsia="Arial" w:cs="Arial"/>
                <w:spacing w:val="1"/>
              </w:rPr>
              <w:t>ll</w:t>
            </w:r>
            <w:r w:rsidRPr="004B0760">
              <w:rPr>
                <w:rFonts w:eastAsia="Arial" w:cs="Arial"/>
                <w:spacing w:val="2"/>
              </w:rPr>
              <w:t>o</w:t>
            </w:r>
            <w:r w:rsidRPr="004B0760">
              <w:rPr>
                <w:rFonts w:eastAsia="Arial" w:cs="Arial"/>
                <w:spacing w:val="-5"/>
              </w:rPr>
              <w:t>w</w:t>
            </w:r>
            <w:r w:rsidRPr="004B0760">
              <w:rPr>
                <w:rFonts w:eastAsia="Arial" w:cs="Arial"/>
                <w:spacing w:val="2"/>
              </w:rPr>
              <w:t>e</w:t>
            </w:r>
            <w:r w:rsidRPr="004B0760">
              <w:rPr>
                <w:rFonts w:eastAsia="Arial" w:cs="Arial"/>
              </w:rPr>
              <w:t>d</w:t>
            </w:r>
            <w:r w:rsidRPr="004B0760">
              <w:rPr>
                <w:rFonts w:eastAsia="Arial" w:cs="Arial"/>
                <w:spacing w:val="2"/>
              </w:rPr>
              <w:t xml:space="preserve"> </w:t>
            </w:r>
            <w:r w:rsidRPr="004B0760">
              <w:rPr>
                <w:rFonts w:eastAsia="Arial" w:cs="Arial"/>
                <w:spacing w:val="1"/>
              </w:rPr>
              <w:t>(i</w:t>
            </w:r>
            <w:r w:rsidRPr="004B0760">
              <w:rPr>
                <w:rFonts w:eastAsia="Arial" w:cs="Arial"/>
              </w:rPr>
              <w:t>f</w:t>
            </w:r>
            <w:r w:rsidRPr="004B0760">
              <w:rPr>
                <w:rFonts w:eastAsia="Arial" w:cs="Arial"/>
                <w:spacing w:val="9"/>
              </w:rPr>
              <w:t xml:space="preserve"> </w:t>
            </w:r>
            <w:r w:rsidRPr="004B0760">
              <w:rPr>
                <w:rFonts w:eastAsia="Arial" w:cs="Arial"/>
                <w:spacing w:val="2"/>
              </w:rPr>
              <w:t>t</w:t>
            </w:r>
            <w:r w:rsidRPr="004B0760">
              <w:rPr>
                <w:rFonts w:eastAsia="Arial" w:cs="Arial"/>
              </w:rPr>
              <w:t>h</w:t>
            </w:r>
            <w:r w:rsidRPr="004B0760">
              <w:rPr>
                <w:rFonts w:eastAsia="Arial" w:cs="Arial"/>
                <w:spacing w:val="-1"/>
              </w:rPr>
              <w:t>i</w:t>
            </w:r>
            <w:r w:rsidRPr="004B0760">
              <w:rPr>
                <w:rFonts w:eastAsia="Arial" w:cs="Arial"/>
              </w:rPr>
              <w:t xml:space="preserve">s </w:t>
            </w:r>
            <w:r w:rsidRPr="004B0760">
              <w:rPr>
                <w:rFonts w:eastAsia="Arial" w:cs="Arial"/>
                <w:spacing w:val="1"/>
              </w:rPr>
              <w:t>i</w:t>
            </w:r>
            <w:r w:rsidRPr="004B0760">
              <w:rPr>
                <w:rFonts w:eastAsia="Arial" w:cs="Arial"/>
              </w:rPr>
              <w:t xml:space="preserve">s </w:t>
            </w:r>
            <w:r w:rsidRPr="004B0760">
              <w:rPr>
                <w:rFonts w:eastAsia="Arial" w:cs="Arial"/>
                <w:spacing w:val="1"/>
              </w:rPr>
              <w:t>r</w:t>
            </w:r>
            <w:r w:rsidRPr="004B0760">
              <w:rPr>
                <w:rFonts w:eastAsia="Arial" w:cs="Arial"/>
              </w:rPr>
              <w:t>e</w:t>
            </w:r>
            <w:r w:rsidRPr="004B0760">
              <w:rPr>
                <w:rFonts w:eastAsia="Arial" w:cs="Arial"/>
                <w:spacing w:val="-1"/>
              </w:rPr>
              <w:t>q</w:t>
            </w:r>
            <w:r w:rsidRPr="004B0760">
              <w:rPr>
                <w:rFonts w:eastAsia="Arial" w:cs="Arial"/>
              </w:rPr>
              <w:t>u</w:t>
            </w:r>
            <w:r w:rsidRPr="004B0760">
              <w:rPr>
                <w:rFonts w:eastAsia="Arial" w:cs="Arial"/>
                <w:spacing w:val="1"/>
              </w:rPr>
              <w:t>ir</w:t>
            </w:r>
            <w:r w:rsidRPr="004B0760">
              <w:rPr>
                <w:rFonts w:eastAsia="Arial" w:cs="Arial"/>
              </w:rPr>
              <w:t>ed</w:t>
            </w:r>
            <w:r w:rsidRPr="004B0760">
              <w:rPr>
                <w:rFonts w:eastAsia="Arial" w:cs="Arial"/>
                <w:spacing w:val="-6"/>
              </w:rPr>
              <w:t xml:space="preserve"> </w:t>
            </w:r>
            <w:r w:rsidRPr="004B0760">
              <w:rPr>
                <w:rFonts w:eastAsia="Arial" w:cs="Arial"/>
              </w:rPr>
              <w:t>a</w:t>
            </w:r>
            <w:r w:rsidRPr="004B0760">
              <w:rPr>
                <w:rFonts w:eastAsia="Arial" w:cs="Arial"/>
                <w:spacing w:val="-1"/>
              </w:rPr>
              <w:t>n</w:t>
            </w:r>
            <w:r w:rsidRPr="004B0760">
              <w:rPr>
                <w:rFonts w:eastAsia="Arial" w:cs="Arial"/>
              </w:rPr>
              <w:t>o</w:t>
            </w:r>
            <w:r w:rsidRPr="004B0760">
              <w:rPr>
                <w:rFonts w:eastAsia="Arial" w:cs="Arial"/>
                <w:spacing w:val="2"/>
              </w:rPr>
              <w:t>t</w:t>
            </w:r>
            <w:r w:rsidRPr="004B0760">
              <w:rPr>
                <w:rFonts w:eastAsia="Arial" w:cs="Arial"/>
              </w:rPr>
              <w:t>h</w:t>
            </w:r>
            <w:r w:rsidRPr="004B0760">
              <w:rPr>
                <w:rFonts w:eastAsia="Arial" w:cs="Arial"/>
                <w:spacing w:val="-1"/>
              </w:rPr>
              <w:t>e</w:t>
            </w:r>
            <w:r w:rsidRPr="004B0760">
              <w:rPr>
                <w:rFonts w:eastAsia="Arial" w:cs="Arial"/>
              </w:rPr>
              <w:t>r</w:t>
            </w:r>
            <w:r w:rsidRPr="004B0760">
              <w:rPr>
                <w:rFonts w:eastAsia="Arial" w:cs="Arial"/>
                <w:spacing w:val="-5"/>
              </w:rPr>
              <w:t xml:space="preserve"> </w:t>
            </w:r>
            <w:r w:rsidRPr="004B0760">
              <w:rPr>
                <w:rFonts w:eastAsia="Arial" w:cs="Arial"/>
                <w:spacing w:val="1"/>
              </w:rPr>
              <w:t>i</w:t>
            </w:r>
            <w:r w:rsidRPr="004B0760">
              <w:rPr>
                <w:rFonts w:eastAsia="Arial" w:cs="Arial"/>
              </w:rPr>
              <w:t>n</w:t>
            </w:r>
            <w:r w:rsidRPr="004B0760">
              <w:rPr>
                <w:rFonts w:eastAsia="Arial" w:cs="Arial"/>
                <w:spacing w:val="-2"/>
              </w:rPr>
              <w:t>s</w:t>
            </w:r>
            <w:r w:rsidRPr="004B0760">
              <w:rPr>
                <w:rFonts w:eastAsia="Arial" w:cs="Arial"/>
                <w:spacing w:val="2"/>
              </w:rPr>
              <w:t>t</w:t>
            </w:r>
            <w:r w:rsidRPr="004B0760">
              <w:rPr>
                <w:rFonts w:eastAsia="Arial" w:cs="Arial"/>
              </w:rPr>
              <w:t>a</w:t>
            </w:r>
            <w:r w:rsidRPr="004B0760">
              <w:rPr>
                <w:rFonts w:eastAsia="Arial" w:cs="Arial"/>
                <w:spacing w:val="-1"/>
              </w:rPr>
              <w:t>nc</w:t>
            </w:r>
            <w:r w:rsidRPr="004B0760">
              <w:rPr>
                <w:rFonts w:eastAsia="Arial" w:cs="Arial"/>
              </w:rPr>
              <w:t>e</w:t>
            </w:r>
            <w:r w:rsidRPr="004B0760">
              <w:rPr>
                <w:rFonts w:eastAsia="Arial" w:cs="Arial"/>
                <w:spacing w:val="-6"/>
              </w:rPr>
              <w:t xml:space="preserve"> </w:t>
            </w:r>
            <w:r w:rsidRPr="004B0760">
              <w:rPr>
                <w:rFonts w:eastAsia="Arial" w:cs="Arial"/>
              </w:rPr>
              <w:t>of</w:t>
            </w:r>
            <w:r w:rsidRPr="004B0760">
              <w:rPr>
                <w:rFonts w:eastAsia="Arial" w:cs="Arial"/>
                <w:spacing w:val="3"/>
              </w:rPr>
              <w:t xml:space="preserve"> </w:t>
            </w:r>
            <w:r w:rsidRPr="004B0760">
              <w:rPr>
                <w:rFonts w:eastAsia="Arial" w:cs="Arial"/>
                <w:b/>
                <w:bCs/>
                <w:spacing w:val="1"/>
              </w:rPr>
              <w:t>t</w:t>
            </w:r>
            <w:r w:rsidRPr="004B0760">
              <w:rPr>
                <w:rFonts w:eastAsia="Arial" w:cs="Arial"/>
                <w:b/>
                <w:bCs/>
              </w:rPr>
              <w:t>ime</w:t>
            </w:r>
            <w:r w:rsidRPr="004B0760">
              <w:rPr>
                <w:rFonts w:eastAsia="Arial" w:cs="Arial"/>
                <w:b/>
                <w:bCs/>
                <w:spacing w:val="-4"/>
              </w:rPr>
              <w:t xml:space="preserve"> </w:t>
            </w:r>
            <w:r w:rsidRPr="004B0760">
              <w:rPr>
                <w:rFonts w:eastAsia="Arial" w:cs="Arial"/>
                <w:b/>
                <w:bCs/>
              </w:rPr>
              <w:t>in</w:t>
            </w:r>
            <w:r w:rsidRPr="004B0760">
              <w:rPr>
                <w:rFonts w:eastAsia="Arial" w:cs="Arial"/>
                <w:b/>
                <w:bCs/>
                <w:spacing w:val="1"/>
              </w:rPr>
              <w:t>t</w:t>
            </w:r>
            <w:r w:rsidRPr="004B0760">
              <w:rPr>
                <w:rFonts w:eastAsia="Arial" w:cs="Arial"/>
                <w:b/>
                <w:bCs/>
              </w:rPr>
              <w:t>e</w:t>
            </w:r>
            <w:r w:rsidRPr="004B0760">
              <w:rPr>
                <w:rFonts w:eastAsia="Arial" w:cs="Arial"/>
                <w:b/>
                <w:bCs/>
                <w:spacing w:val="-1"/>
              </w:rPr>
              <w:t>r</w:t>
            </w:r>
            <w:r w:rsidRPr="004B0760">
              <w:rPr>
                <w:rFonts w:eastAsia="Arial" w:cs="Arial"/>
                <w:b/>
                <w:bCs/>
                <w:spacing w:val="2"/>
              </w:rPr>
              <w:t>v</w:t>
            </w:r>
            <w:r w:rsidRPr="004B0760">
              <w:rPr>
                <w:rFonts w:eastAsia="Arial" w:cs="Arial"/>
                <w:b/>
                <w:bCs/>
              </w:rPr>
              <w:t>als</w:t>
            </w:r>
            <w:r w:rsidRPr="004B0760">
              <w:rPr>
                <w:rFonts w:eastAsia="Arial" w:cs="Arial"/>
                <w:b/>
                <w:bCs/>
                <w:spacing w:val="-9"/>
              </w:rPr>
              <w:t xml:space="preserve"> </w:t>
            </w:r>
            <w:r w:rsidRPr="004B0760">
              <w:rPr>
                <w:rFonts w:eastAsia="Arial" w:cs="Arial"/>
                <w:b/>
                <w:bCs/>
                <w:spacing w:val="3"/>
              </w:rPr>
              <w:t>b</w:t>
            </w:r>
            <w:r w:rsidRPr="004B0760">
              <w:rPr>
                <w:rFonts w:eastAsia="Arial" w:cs="Arial"/>
                <w:b/>
                <w:bCs/>
              </w:rPr>
              <w:t>y</w:t>
            </w:r>
            <w:r w:rsidRPr="004B0760">
              <w:rPr>
                <w:rFonts w:eastAsia="Arial" w:cs="Arial"/>
                <w:b/>
                <w:bCs/>
                <w:spacing w:val="-5"/>
              </w:rPr>
              <w:t xml:space="preserve"> </w:t>
            </w:r>
            <w:r w:rsidRPr="004B0760">
              <w:rPr>
                <w:rFonts w:eastAsia="Arial" w:cs="Arial"/>
                <w:b/>
                <w:bCs/>
              </w:rPr>
              <w:t>d</w:t>
            </w:r>
            <w:r w:rsidRPr="004B0760">
              <w:rPr>
                <w:rFonts w:eastAsia="Arial" w:cs="Arial"/>
                <w:b/>
                <w:bCs/>
                <w:spacing w:val="2"/>
              </w:rPr>
              <w:t>a</w:t>
            </w:r>
            <w:r w:rsidRPr="004B0760">
              <w:rPr>
                <w:rFonts w:eastAsia="Arial" w:cs="Arial"/>
                <w:b/>
                <w:bCs/>
              </w:rPr>
              <w:t>y</w:t>
            </w:r>
            <w:r w:rsidRPr="004B0760">
              <w:rPr>
                <w:rFonts w:eastAsia="Arial" w:cs="Arial"/>
                <w:b/>
                <w:bCs/>
                <w:spacing w:val="-2"/>
              </w:rPr>
              <w:t xml:space="preserve"> </w:t>
            </w:r>
            <w:r w:rsidRPr="004B0760">
              <w:rPr>
                <w:rFonts w:eastAsia="Arial" w:cs="Arial"/>
                <w:b/>
                <w:bCs/>
              </w:rPr>
              <w:t>of</w:t>
            </w:r>
            <w:r w:rsidRPr="004B0760">
              <w:rPr>
                <w:rFonts w:eastAsia="Arial" w:cs="Arial"/>
                <w:b/>
                <w:bCs/>
                <w:spacing w:val="-2"/>
              </w:rPr>
              <w:t xml:space="preserve"> </w:t>
            </w:r>
            <w:r w:rsidRPr="004B0760">
              <w:rPr>
                <w:rFonts w:eastAsia="Arial" w:cs="Arial"/>
                <w:b/>
                <w:bCs/>
                <w:spacing w:val="3"/>
              </w:rPr>
              <w:t>w</w:t>
            </w:r>
            <w:r w:rsidRPr="004B0760">
              <w:rPr>
                <w:rFonts w:eastAsia="Arial" w:cs="Arial"/>
                <w:b/>
                <w:bCs/>
              </w:rPr>
              <w:t>e</w:t>
            </w:r>
            <w:r w:rsidRPr="004B0760">
              <w:rPr>
                <w:rFonts w:eastAsia="Arial" w:cs="Arial"/>
                <w:b/>
                <w:bCs/>
                <w:spacing w:val="-1"/>
              </w:rPr>
              <w:t>e</w:t>
            </w:r>
            <w:r w:rsidRPr="004B0760">
              <w:rPr>
                <w:rFonts w:eastAsia="Arial" w:cs="Arial"/>
                <w:b/>
                <w:bCs/>
              </w:rPr>
              <w:t>k</w:t>
            </w:r>
            <w:r w:rsidRPr="004B0760">
              <w:rPr>
                <w:rFonts w:eastAsia="Arial" w:cs="Arial"/>
                <w:b/>
                <w:bCs/>
                <w:spacing w:val="-3"/>
              </w:rPr>
              <w:t xml:space="preserve"> </w:t>
            </w:r>
            <w:r w:rsidRPr="004B0760">
              <w:rPr>
                <w:rFonts w:eastAsia="Arial" w:cs="Arial"/>
                <w:spacing w:val="2"/>
              </w:rPr>
              <w:t>m</w:t>
            </w:r>
            <w:r w:rsidRPr="004B0760">
              <w:rPr>
                <w:rFonts w:eastAsia="Arial" w:cs="Arial"/>
              </w:rPr>
              <w:t>u</w:t>
            </w:r>
            <w:r w:rsidRPr="004B0760">
              <w:rPr>
                <w:rFonts w:eastAsia="Arial" w:cs="Arial"/>
                <w:spacing w:val="-2"/>
              </w:rPr>
              <w:t>s</w:t>
            </w:r>
            <w:r w:rsidRPr="004B0760">
              <w:rPr>
                <w:rFonts w:eastAsia="Arial" w:cs="Arial"/>
              </w:rPr>
              <w:t>t be</w:t>
            </w:r>
            <w:r w:rsidRPr="004B0760">
              <w:rPr>
                <w:rFonts w:eastAsia="Arial" w:cs="Arial"/>
                <w:spacing w:val="-3"/>
              </w:rPr>
              <w:t xml:space="preserve"> </w:t>
            </w:r>
            <w:r w:rsidRPr="004B0760">
              <w:rPr>
                <w:rFonts w:eastAsia="Arial" w:cs="Arial"/>
              </w:rPr>
              <w:t>e</w:t>
            </w:r>
            <w:r w:rsidRPr="004B0760">
              <w:rPr>
                <w:rFonts w:eastAsia="Arial" w:cs="Arial"/>
                <w:spacing w:val="-1"/>
              </w:rPr>
              <w:t>n</w:t>
            </w:r>
            <w:r w:rsidRPr="004B0760">
              <w:rPr>
                <w:rFonts w:eastAsia="Arial" w:cs="Arial"/>
                <w:spacing w:val="1"/>
              </w:rPr>
              <w:t>c</w:t>
            </w:r>
            <w:r w:rsidRPr="004B0760">
              <w:rPr>
                <w:rFonts w:eastAsia="Arial" w:cs="Arial"/>
              </w:rPr>
              <w:t>o</w:t>
            </w:r>
            <w:r w:rsidRPr="004B0760">
              <w:rPr>
                <w:rFonts w:eastAsia="Arial" w:cs="Arial"/>
                <w:spacing w:val="-1"/>
              </w:rPr>
              <w:t>d</w:t>
            </w:r>
            <w:r w:rsidRPr="004B0760">
              <w:rPr>
                <w:rFonts w:eastAsia="Arial" w:cs="Arial"/>
              </w:rPr>
              <w:t>e</w:t>
            </w:r>
            <w:r w:rsidRPr="004B0760">
              <w:rPr>
                <w:rFonts w:eastAsia="Arial" w:cs="Arial"/>
                <w:spacing w:val="-1"/>
              </w:rPr>
              <w:t>d</w:t>
            </w:r>
            <w:r w:rsidRPr="004B0760">
              <w:rPr>
                <w:rFonts w:eastAsia="Arial" w:cs="Arial"/>
                <w:spacing w:val="1"/>
              </w:rPr>
              <w:t>)</w:t>
            </w:r>
            <w:r w:rsidRPr="004B0760">
              <w:rPr>
                <w:rFonts w:eastAsia="Arial" w:cs="Arial"/>
              </w:rPr>
              <w:t>.</w:t>
            </w:r>
          </w:p>
          <w:p w14:paraId="4228CBF8" w14:textId="0DF040A1" w:rsidR="00910B6F" w:rsidRPr="004B0760" w:rsidRDefault="004B0760" w:rsidP="004B0760">
            <w:pPr>
              <w:pStyle w:val="ListParagraph"/>
              <w:numPr>
                <w:ilvl w:val="0"/>
                <w:numId w:val="36"/>
              </w:numPr>
              <w:spacing w:before="4" w:after="0" w:line="239" w:lineRule="exact"/>
              <w:ind w:right="-20"/>
              <w:rPr>
                <w:rFonts w:eastAsia="Arial" w:cs="Arial"/>
              </w:rPr>
            </w:pPr>
            <w:r w:rsidRPr="004B0760">
              <w:rPr>
                <w:rFonts w:eastAsia="Arial" w:cs="Arial"/>
                <w:spacing w:val="1"/>
                <w:position w:val="-1"/>
              </w:rPr>
              <w:t>A</w:t>
            </w:r>
            <w:r w:rsidRPr="004B0760">
              <w:rPr>
                <w:rFonts w:eastAsia="Arial" w:cs="Arial"/>
                <w:position w:val="-1"/>
              </w:rPr>
              <w:t>n</w:t>
            </w:r>
            <w:r w:rsidRPr="004B0760">
              <w:rPr>
                <w:rFonts w:eastAsia="Arial" w:cs="Arial"/>
                <w:spacing w:val="-1"/>
                <w:position w:val="-1"/>
              </w:rPr>
              <w:t xml:space="preserve"> </w:t>
            </w:r>
            <w:r w:rsidRPr="004B0760">
              <w:rPr>
                <w:rFonts w:eastAsia="Arial" w:cs="Arial"/>
                <w:spacing w:val="1"/>
                <w:position w:val="-1"/>
              </w:rPr>
              <w:t>i</w:t>
            </w:r>
            <w:r w:rsidRPr="004B0760">
              <w:rPr>
                <w:rFonts w:eastAsia="Arial" w:cs="Arial"/>
                <w:position w:val="-1"/>
              </w:rPr>
              <w:t>n</w:t>
            </w:r>
            <w:r w:rsidRPr="004B0760">
              <w:rPr>
                <w:rFonts w:eastAsia="Arial" w:cs="Arial"/>
                <w:spacing w:val="-1"/>
                <w:position w:val="-1"/>
              </w:rPr>
              <w:t>d</w:t>
            </w:r>
            <w:r w:rsidRPr="004B0760">
              <w:rPr>
                <w:rFonts w:eastAsia="Arial" w:cs="Arial"/>
                <w:position w:val="-1"/>
              </w:rPr>
              <w:t>e</w:t>
            </w:r>
            <w:r w:rsidRPr="004B0760">
              <w:rPr>
                <w:rFonts w:eastAsia="Arial" w:cs="Arial"/>
                <w:spacing w:val="2"/>
                <w:position w:val="-1"/>
              </w:rPr>
              <w:t>t</w:t>
            </w:r>
            <w:r w:rsidRPr="004B0760">
              <w:rPr>
                <w:rFonts w:eastAsia="Arial" w:cs="Arial"/>
                <w:position w:val="-1"/>
              </w:rPr>
              <w:t>e</w:t>
            </w:r>
            <w:r w:rsidRPr="004B0760">
              <w:rPr>
                <w:rFonts w:eastAsia="Arial" w:cs="Arial"/>
                <w:spacing w:val="-2"/>
                <w:position w:val="-1"/>
              </w:rPr>
              <w:t>r</w:t>
            </w:r>
            <w:r w:rsidRPr="004B0760">
              <w:rPr>
                <w:rFonts w:eastAsia="Arial" w:cs="Arial"/>
                <w:spacing w:val="2"/>
                <w:position w:val="-1"/>
              </w:rPr>
              <w:t>m</w:t>
            </w:r>
            <w:r w:rsidRPr="004B0760">
              <w:rPr>
                <w:rFonts w:eastAsia="Arial" w:cs="Arial"/>
                <w:spacing w:val="1"/>
                <w:position w:val="-1"/>
              </w:rPr>
              <w:t>i</w:t>
            </w:r>
            <w:r w:rsidRPr="004B0760">
              <w:rPr>
                <w:rFonts w:eastAsia="Arial" w:cs="Arial"/>
                <w:position w:val="-1"/>
              </w:rPr>
              <w:t>n</w:t>
            </w:r>
            <w:r w:rsidRPr="004B0760">
              <w:rPr>
                <w:rFonts w:eastAsia="Arial" w:cs="Arial"/>
                <w:spacing w:val="-1"/>
                <w:position w:val="-1"/>
              </w:rPr>
              <w:t>a</w:t>
            </w:r>
            <w:r w:rsidRPr="004B0760">
              <w:rPr>
                <w:rFonts w:eastAsia="Arial" w:cs="Arial"/>
                <w:spacing w:val="2"/>
                <w:position w:val="-1"/>
              </w:rPr>
              <w:t>t</w:t>
            </w:r>
            <w:r w:rsidRPr="004B0760">
              <w:rPr>
                <w:rFonts w:eastAsia="Arial" w:cs="Arial"/>
                <w:position w:val="-1"/>
              </w:rPr>
              <w:t>e</w:t>
            </w:r>
            <w:r w:rsidRPr="004B0760">
              <w:rPr>
                <w:rFonts w:eastAsia="Arial" w:cs="Arial"/>
                <w:spacing w:val="-13"/>
                <w:position w:val="-1"/>
              </w:rPr>
              <w:t xml:space="preserve"> </w:t>
            </w:r>
            <w:r w:rsidRPr="004B0760">
              <w:rPr>
                <w:rFonts w:eastAsia="Arial" w:cs="Arial"/>
                <w:spacing w:val="1"/>
                <w:position w:val="-1"/>
              </w:rPr>
              <w:t>r</w:t>
            </w:r>
            <w:r w:rsidRPr="004B0760">
              <w:rPr>
                <w:rFonts w:eastAsia="Arial" w:cs="Arial"/>
                <w:position w:val="-1"/>
              </w:rPr>
              <w:t>a</w:t>
            </w:r>
            <w:r w:rsidRPr="004B0760">
              <w:rPr>
                <w:rFonts w:eastAsia="Arial" w:cs="Arial"/>
                <w:spacing w:val="-1"/>
                <w:position w:val="-1"/>
              </w:rPr>
              <w:t>n</w:t>
            </w:r>
            <w:r w:rsidRPr="004B0760">
              <w:rPr>
                <w:rFonts w:eastAsia="Arial" w:cs="Arial"/>
                <w:position w:val="-1"/>
              </w:rPr>
              <w:t>ge</w:t>
            </w:r>
            <w:r w:rsidRPr="004B0760">
              <w:rPr>
                <w:rFonts w:eastAsia="Arial" w:cs="Arial"/>
                <w:spacing w:val="-4"/>
                <w:position w:val="-1"/>
              </w:rPr>
              <w:t xml:space="preserve"> </w:t>
            </w:r>
            <w:r w:rsidRPr="004B0760">
              <w:rPr>
                <w:rFonts w:eastAsia="Arial" w:cs="Arial"/>
                <w:spacing w:val="2"/>
                <w:position w:val="-1"/>
              </w:rPr>
              <w:t>m</w:t>
            </w:r>
            <w:r w:rsidRPr="004B0760">
              <w:rPr>
                <w:rFonts w:eastAsia="Arial" w:cs="Arial"/>
                <w:spacing w:val="-3"/>
                <w:position w:val="-1"/>
              </w:rPr>
              <w:t>a</w:t>
            </w:r>
            <w:r w:rsidRPr="004B0760">
              <w:rPr>
                <w:rFonts w:eastAsia="Arial" w:cs="Arial"/>
                <w:position w:val="-1"/>
              </w:rPr>
              <w:t>y</w:t>
            </w:r>
            <w:r w:rsidRPr="004B0760">
              <w:rPr>
                <w:rFonts w:eastAsia="Arial" w:cs="Arial"/>
                <w:spacing w:val="-3"/>
                <w:position w:val="-1"/>
              </w:rPr>
              <w:t xml:space="preserve"> </w:t>
            </w:r>
            <w:r w:rsidRPr="004B0760">
              <w:rPr>
                <w:rFonts w:eastAsia="Arial" w:cs="Arial"/>
                <w:position w:val="-1"/>
              </w:rPr>
              <w:t>be</w:t>
            </w:r>
            <w:r w:rsidRPr="004B0760">
              <w:rPr>
                <w:rFonts w:eastAsia="Arial" w:cs="Arial"/>
                <w:spacing w:val="-1"/>
                <w:position w:val="-1"/>
              </w:rPr>
              <w:t xml:space="preserve"> </w:t>
            </w:r>
            <w:r w:rsidRPr="004B0760">
              <w:rPr>
                <w:rFonts w:eastAsia="Arial" w:cs="Arial"/>
                <w:spacing w:val="1"/>
                <w:position w:val="-1"/>
              </w:rPr>
              <w:t>i</w:t>
            </w:r>
            <w:r w:rsidRPr="004B0760">
              <w:rPr>
                <w:rFonts w:eastAsia="Arial" w:cs="Arial"/>
                <w:position w:val="-1"/>
              </w:rPr>
              <w:t>n</w:t>
            </w:r>
            <w:r w:rsidRPr="004B0760">
              <w:rPr>
                <w:rFonts w:eastAsia="Arial" w:cs="Arial"/>
                <w:spacing w:val="-1"/>
                <w:position w:val="-1"/>
              </w:rPr>
              <w:t>d</w:t>
            </w:r>
            <w:r w:rsidRPr="004B0760">
              <w:rPr>
                <w:rFonts w:eastAsia="Arial" w:cs="Arial"/>
                <w:spacing w:val="1"/>
                <w:position w:val="-1"/>
              </w:rPr>
              <w:t>ic</w:t>
            </w:r>
            <w:r w:rsidRPr="004B0760">
              <w:rPr>
                <w:rFonts w:eastAsia="Arial" w:cs="Arial"/>
                <w:position w:val="-1"/>
              </w:rPr>
              <w:t>a</w:t>
            </w:r>
            <w:r w:rsidRPr="004B0760">
              <w:rPr>
                <w:rFonts w:eastAsia="Arial" w:cs="Arial"/>
                <w:spacing w:val="2"/>
                <w:position w:val="-1"/>
              </w:rPr>
              <w:t>t</w:t>
            </w:r>
            <w:r w:rsidRPr="004B0760">
              <w:rPr>
                <w:rFonts w:eastAsia="Arial" w:cs="Arial"/>
                <w:position w:val="-1"/>
              </w:rPr>
              <w:t>ed</w:t>
            </w:r>
            <w:r w:rsidRPr="004B0760">
              <w:rPr>
                <w:rFonts w:eastAsia="Arial" w:cs="Arial"/>
                <w:spacing w:val="-7"/>
                <w:position w:val="-1"/>
              </w:rPr>
              <w:t xml:space="preserve"> w</w:t>
            </w:r>
            <w:r w:rsidRPr="004B0760">
              <w:rPr>
                <w:rFonts w:eastAsia="Arial" w:cs="Arial"/>
                <w:spacing w:val="7"/>
                <w:position w:val="-1"/>
              </w:rPr>
              <w:t>i</w:t>
            </w:r>
            <w:r w:rsidRPr="004B0760">
              <w:rPr>
                <w:rFonts w:eastAsia="Arial" w:cs="Arial"/>
                <w:spacing w:val="2"/>
                <w:position w:val="-1"/>
              </w:rPr>
              <w:t>t</w:t>
            </w:r>
            <w:r w:rsidRPr="004B0760">
              <w:rPr>
                <w:rFonts w:eastAsia="Arial" w:cs="Arial"/>
                <w:position w:val="-1"/>
              </w:rPr>
              <w:t>h</w:t>
            </w:r>
            <w:r w:rsidRPr="004B0760">
              <w:rPr>
                <w:rFonts w:eastAsia="Arial" w:cs="Arial"/>
                <w:spacing w:val="-3"/>
                <w:position w:val="-1"/>
              </w:rPr>
              <w:t xml:space="preserve"> </w:t>
            </w:r>
            <w:r w:rsidRPr="004B0760">
              <w:rPr>
                <w:rFonts w:eastAsia="Arial" w:cs="Arial"/>
                <w:position w:val="-1"/>
              </w:rPr>
              <w:t>a n</w:t>
            </w:r>
            <w:r w:rsidRPr="004B0760">
              <w:rPr>
                <w:rFonts w:eastAsia="Arial" w:cs="Arial"/>
                <w:spacing w:val="-1"/>
                <w:position w:val="-1"/>
              </w:rPr>
              <w:t>u</w:t>
            </w:r>
            <w:r w:rsidRPr="004B0760">
              <w:rPr>
                <w:rFonts w:eastAsia="Arial" w:cs="Arial"/>
                <w:spacing w:val="1"/>
                <w:position w:val="-1"/>
              </w:rPr>
              <w:t>l</w:t>
            </w:r>
            <w:r w:rsidRPr="004B0760">
              <w:rPr>
                <w:rFonts w:eastAsia="Arial" w:cs="Arial"/>
                <w:position w:val="-1"/>
              </w:rPr>
              <w:t>l</w:t>
            </w:r>
            <w:r w:rsidRPr="004B0760">
              <w:rPr>
                <w:rFonts w:eastAsia="Arial" w:cs="Arial"/>
                <w:spacing w:val="-4"/>
                <w:position w:val="-1"/>
              </w:rPr>
              <w:t xml:space="preserve"> </w:t>
            </w:r>
            <w:r w:rsidRPr="004B0760">
              <w:rPr>
                <w:rFonts w:eastAsia="Arial" w:cs="Arial"/>
                <w:spacing w:val="3"/>
                <w:position w:val="-1"/>
              </w:rPr>
              <w:t>v</w:t>
            </w:r>
            <w:r w:rsidRPr="004B0760">
              <w:rPr>
                <w:rFonts w:eastAsia="Arial" w:cs="Arial"/>
                <w:spacing w:val="-3"/>
                <w:position w:val="-1"/>
              </w:rPr>
              <w:t>a</w:t>
            </w:r>
            <w:r w:rsidRPr="004B0760">
              <w:rPr>
                <w:rFonts w:eastAsia="Arial" w:cs="Arial"/>
                <w:spacing w:val="1"/>
                <w:position w:val="-1"/>
              </w:rPr>
              <w:t>l</w:t>
            </w:r>
            <w:r w:rsidRPr="004B0760">
              <w:rPr>
                <w:rFonts w:eastAsia="Arial" w:cs="Arial"/>
                <w:position w:val="-1"/>
              </w:rPr>
              <w:t>ue</w:t>
            </w:r>
            <w:r w:rsidRPr="004B0760">
              <w:rPr>
                <w:rFonts w:eastAsia="Arial" w:cs="Arial"/>
                <w:spacing w:val="-4"/>
                <w:position w:val="-1"/>
              </w:rPr>
              <w:t xml:space="preserve"> </w:t>
            </w:r>
            <w:r w:rsidRPr="004B0760">
              <w:rPr>
                <w:rFonts w:eastAsia="Arial" w:cs="Arial"/>
                <w:position w:val="-1"/>
              </w:rPr>
              <w:t>at</w:t>
            </w:r>
            <w:r w:rsidRPr="004B0760">
              <w:rPr>
                <w:rFonts w:eastAsia="Arial" w:cs="Arial"/>
                <w:spacing w:val="-3"/>
                <w:position w:val="-1"/>
              </w:rPr>
              <w:t xml:space="preserve"> </w:t>
            </w:r>
            <w:r w:rsidRPr="004B0760">
              <w:rPr>
                <w:rFonts w:eastAsia="Arial" w:cs="Arial"/>
                <w:spacing w:val="2"/>
                <w:position w:val="-1"/>
              </w:rPr>
              <w:t>t</w:t>
            </w:r>
            <w:r w:rsidRPr="004B0760">
              <w:rPr>
                <w:rFonts w:eastAsia="Arial" w:cs="Arial"/>
                <w:position w:val="-1"/>
              </w:rPr>
              <w:t>he</w:t>
            </w:r>
            <w:r w:rsidRPr="004B0760">
              <w:rPr>
                <w:rFonts w:eastAsia="Arial" w:cs="Arial"/>
                <w:spacing w:val="-2"/>
                <w:position w:val="-1"/>
              </w:rPr>
              <w:t xml:space="preserve"> </w:t>
            </w:r>
            <w:r w:rsidRPr="004B0760">
              <w:rPr>
                <w:rFonts w:eastAsia="Arial" w:cs="Arial"/>
                <w:position w:val="-1"/>
              </w:rPr>
              <w:t>a</w:t>
            </w:r>
            <w:r w:rsidRPr="004B0760">
              <w:rPr>
                <w:rFonts w:eastAsia="Arial" w:cs="Arial"/>
                <w:spacing w:val="-1"/>
                <w:position w:val="-1"/>
              </w:rPr>
              <w:t>p</w:t>
            </w:r>
            <w:r w:rsidRPr="004B0760">
              <w:rPr>
                <w:rFonts w:eastAsia="Arial" w:cs="Arial"/>
                <w:position w:val="-1"/>
              </w:rPr>
              <w:t>propr</w:t>
            </w:r>
            <w:r w:rsidRPr="004B0760">
              <w:rPr>
                <w:rFonts w:eastAsia="Arial" w:cs="Arial"/>
                <w:spacing w:val="1"/>
                <w:position w:val="-1"/>
              </w:rPr>
              <w:t>i</w:t>
            </w:r>
            <w:r w:rsidRPr="004B0760">
              <w:rPr>
                <w:rFonts w:eastAsia="Arial" w:cs="Arial"/>
                <w:position w:val="-1"/>
              </w:rPr>
              <w:t>a</w:t>
            </w:r>
            <w:r w:rsidRPr="004B0760">
              <w:rPr>
                <w:rFonts w:eastAsia="Arial" w:cs="Arial"/>
                <w:spacing w:val="2"/>
                <w:position w:val="-1"/>
              </w:rPr>
              <w:t>t</w:t>
            </w:r>
            <w:r w:rsidRPr="004B0760">
              <w:rPr>
                <w:rFonts w:eastAsia="Arial" w:cs="Arial"/>
                <w:position w:val="-1"/>
              </w:rPr>
              <w:t>e</w:t>
            </w:r>
            <w:r w:rsidRPr="004B0760">
              <w:rPr>
                <w:rFonts w:eastAsia="Arial" w:cs="Arial"/>
                <w:spacing w:val="-9"/>
                <w:position w:val="-1"/>
              </w:rPr>
              <w:t xml:space="preserve"> </w:t>
            </w:r>
            <w:r w:rsidRPr="004B0760">
              <w:rPr>
                <w:rFonts w:eastAsia="Arial" w:cs="Arial"/>
                <w:position w:val="-1"/>
              </w:rPr>
              <w:t>p</w:t>
            </w:r>
            <w:r w:rsidRPr="004B0760">
              <w:rPr>
                <w:rFonts w:eastAsia="Arial" w:cs="Arial"/>
                <w:spacing w:val="-1"/>
                <w:position w:val="-1"/>
              </w:rPr>
              <w:t>o</w:t>
            </w:r>
            <w:r w:rsidRPr="004B0760">
              <w:rPr>
                <w:rFonts w:eastAsia="Arial" w:cs="Arial"/>
                <w:spacing w:val="1"/>
                <w:position w:val="-1"/>
              </w:rPr>
              <w:t>s</w:t>
            </w:r>
            <w:r w:rsidRPr="004B0760">
              <w:rPr>
                <w:rFonts w:eastAsia="Arial" w:cs="Arial"/>
                <w:spacing w:val="-1"/>
                <w:position w:val="-1"/>
              </w:rPr>
              <w:t>i</w:t>
            </w:r>
            <w:r w:rsidRPr="004B0760">
              <w:rPr>
                <w:rFonts w:eastAsia="Arial" w:cs="Arial"/>
                <w:position w:val="-1"/>
              </w:rPr>
              <w:t>t</w:t>
            </w:r>
            <w:r w:rsidRPr="004B0760">
              <w:rPr>
                <w:rFonts w:eastAsia="Arial" w:cs="Arial"/>
                <w:spacing w:val="-1"/>
                <w:position w:val="-1"/>
              </w:rPr>
              <w:t>i</w:t>
            </w:r>
            <w:r w:rsidRPr="004B0760">
              <w:rPr>
                <w:rFonts w:eastAsia="Arial" w:cs="Arial"/>
                <w:position w:val="-1"/>
              </w:rPr>
              <w:t>on</w:t>
            </w:r>
            <w:r w:rsidRPr="004B0760">
              <w:rPr>
                <w:rFonts w:eastAsia="Arial" w:cs="Arial"/>
                <w:spacing w:val="-6"/>
                <w:position w:val="-1"/>
              </w:rPr>
              <w:t xml:space="preserve"> </w:t>
            </w:r>
            <w:r w:rsidRPr="004B0760">
              <w:rPr>
                <w:rFonts w:eastAsia="Arial" w:cs="Arial"/>
                <w:spacing w:val="1"/>
                <w:position w:val="-1"/>
              </w:rPr>
              <w:t>i</w:t>
            </w:r>
            <w:r w:rsidRPr="004B0760">
              <w:rPr>
                <w:rFonts w:eastAsia="Arial" w:cs="Arial"/>
                <w:position w:val="-1"/>
              </w:rPr>
              <w:t>n</w:t>
            </w:r>
            <w:r w:rsidRPr="004B0760">
              <w:rPr>
                <w:rFonts w:eastAsia="Arial" w:cs="Arial"/>
                <w:spacing w:val="-2"/>
                <w:position w:val="-1"/>
              </w:rPr>
              <w:t xml:space="preserve"> </w:t>
            </w:r>
            <w:r w:rsidRPr="004B0760">
              <w:rPr>
                <w:rFonts w:eastAsia="Arial" w:cs="Arial"/>
                <w:spacing w:val="1"/>
                <w:position w:val="-1"/>
              </w:rPr>
              <w:t>t</w:t>
            </w:r>
            <w:r w:rsidRPr="004B0760">
              <w:rPr>
                <w:rFonts w:eastAsia="Arial" w:cs="Arial"/>
                <w:position w:val="-1"/>
              </w:rPr>
              <w:t xml:space="preserve">he </w:t>
            </w:r>
            <w:r w:rsidRPr="004B0760">
              <w:rPr>
                <w:rFonts w:eastAsia="Arial" w:cs="Arial"/>
                <w:spacing w:val="1"/>
                <w:position w:val="-1"/>
              </w:rPr>
              <w:t>s</w:t>
            </w:r>
            <w:r w:rsidRPr="004B0760">
              <w:rPr>
                <w:rFonts w:eastAsia="Arial" w:cs="Arial"/>
                <w:position w:val="-1"/>
              </w:rPr>
              <w:t>e</w:t>
            </w:r>
            <w:r w:rsidRPr="004B0760">
              <w:rPr>
                <w:rFonts w:eastAsia="Arial" w:cs="Arial"/>
                <w:spacing w:val="-1"/>
                <w:position w:val="-1"/>
              </w:rPr>
              <w:t>q</w:t>
            </w:r>
            <w:r w:rsidRPr="004B0760">
              <w:rPr>
                <w:rFonts w:eastAsia="Arial" w:cs="Arial"/>
                <w:position w:val="-1"/>
              </w:rPr>
              <w:t>u</w:t>
            </w:r>
            <w:r w:rsidRPr="004B0760">
              <w:rPr>
                <w:rFonts w:eastAsia="Arial" w:cs="Arial"/>
                <w:spacing w:val="-1"/>
                <w:position w:val="-1"/>
              </w:rPr>
              <w:t>e</w:t>
            </w:r>
            <w:r w:rsidRPr="004B0760">
              <w:rPr>
                <w:rFonts w:eastAsia="Arial" w:cs="Arial"/>
                <w:position w:val="-1"/>
              </w:rPr>
              <w:t>n</w:t>
            </w:r>
            <w:r w:rsidRPr="004B0760">
              <w:rPr>
                <w:rFonts w:eastAsia="Arial" w:cs="Arial"/>
                <w:spacing w:val="1"/>
                <w:position w:val="-1"/>
              </w:rPr>
              <w:t>c</w:t>
            </w:r>
            <w:r w:rsidRPr="004B0760">
              <w:rPr>
                <w:rFonts w:eastAsia="Arial" w:cs="Arial"/>
                <w:position w:val="-1"/>
              </w:rPr>
              <w:t>e.</w:t>
            </w:r>
          </w:p>
        </w:tc>
      </w:tr>
    </w:tbl>
    <w:p w14:paraId="6E693459" w14:textId="77777777" w:rsidR="00910B6F" w:rsidRPr="00910B6F" w:rsidRDefault="00910B6F" w:rsidP="00910B6F">
      <w:pPr>
        <w:spacing w:before="240"/>
        <w:rPr>
          <w:b/>
        </w:rPr>
      </w:pPr>
    </w:p>
    <w:p w14:paraId="550A1CA3" w14:textId="77777777" w:rsidR="00910B6F" w:rsidRPr="00910B6F" w:rsidRDefault="00910B6F" w:rsidP="00716062">
      <w:pPr>
        <w:pStyle w:val="Heading2"/>
      </w:pPr>
      <w:bookmarkStart w:id="4159" w:name="_Toc120214843"/>
      <w:r w:rsidRPr="00910B6F">
        <w:t>Useful Mark Description</w:t>
      </w:r>
      <w:bookmarkEnd w:id="4159"/>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412A6C10" w14:textId="77777777" w:rsidTr="004879A4">
        <w:tc>
          <w:tcPr>
            <w:tcW w:w="5000" w:type="pct"/>
            <w:shd w:val="clear" w:color="auto" w:fill="auto"/>
          </w:tcPr>
          <w:p w14:paraId="7FF97F0A"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Description of Aids to Navigation or prominent marks which are usually clearly visible and identifiable enough to be used in determining location or direction.</w:t>
            </w:r>
          </w:p>
          <w:p w14:paraId="218B9D11" w14:textId="77777777" w:rsidR="00910B6F" w:rsidRPr="00910B6F" w:rsidRDefault="00910B6F" w:rsidP="00910B6F">
            <w:pPr>
              <w:spacing w:before="120" w:after="120"/>
              <w:rPr>
                <w:rFonts w:cs="Arial"/>
              </w:rPr>
            </w:pPr>
            <w:r w:rsidRPr="00910B6F">
              <w:rPr>
                <w:rFonts w:cs="Arial"/>
                <w:u w:val="single"/>
              </w:rPr>
              <w:t>Sub-attributes:</w:t>
            </w:r>
          </w:p>
          <w:p w14:paraId="04156787" w14:textId="6B11DB25"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Text Content  </w:t>
            </w:r>
            <w:r w:rsidRPr="00910B6F">
              <w:rPr>
                <w:rFonts w:cs="Arial"/>
              </w:rPr>
              <w:t>(</w:t>
            </w:r>
            <w:r w:rsidR="0058490A">
              <w:rPr>
                <w:rFonts w:cs="Arial"/>
              </w:rPr>
              <w:t xml:space="preserve">see clause </w:t>
            </w:r>
            <w:r w:rsidR="00A45739">
              <w:rPr>
                <w:rFonts w:cs="Arial"/>
              </w:rPr>
              <w:t>18.</w:t>
            </w:r>
            <w:r w:rsidRPr="00910B6F">
              <w:rPr>
                <w:rFonts w:cs="Arial"/>
              </w:rPr>
              <w:t>28)</w:t>
            </w:r>
          </w:p>
          <w:p w14:paraId="44314B0F" w14:textId="77777777" w:rsidR="00910B6F" w:rsidRPr="00910B6F" w:rsidRDefault="00910B6F" w:rsidP="00910B6F">
            <w:pPr>
              <w:spacing w:before="120" w:after="120"/>
              <w:rPr>
                <w:rFonts w:cs="Arial"/>
              </w:rPr>
            </w:pPr>
          </w:p>
          <w:p w14:paraId="32194DF3" w14:textId="77777777" w:rsidR="00910B6F" w:rsidRPr="00910B6F" w:rsidRDefault="00910B6F" w:rsidP="00910B6F">
            <w:pPr>
              <w:spacing w:before="120" w:after="120"/>
              <w:rPr>
                <w:rFonts w:cs="Arial"/>
              </w:rPr>
            </w:pPr>
            <w:r w:rsidRPr="00910B6F">
              <w:rPr>
                <w:rFonts w:cs="Arial"/>
                <w:u w:val="single"/>
              </w:rPr>
              <w:t>Remarks:</w:t>
            </w:r>
          </w:p>
          <w:p w14:paraId="0FD03268" w14:textId="77777777" w:rsidR="00910B6F" w:rsidRPr="00910B6F" w:rsidRDefault="00910B6F" w:rsidP="00910B6F">
            <w:pPr>
              <w:spacing w:before="120" w:after="120"/>
              <w:rPr>
                <w:rFonts w:cs="Arial"/>
              </w:rPr>
            </w:pPr>
            <w:r w:rsidRPr="00910B6F">
              <w:rPr>
                <w:rFonts w:cs="Arial"/>
              </w:rPr>
              <w:t>•No remarks.</w:t>
            </w:r>
          </w:p>
        </w:tc>
      </w:tr>
    </w:tbl>
    <w:p w14:paraId="13808911" w14:textId="77777777" w:rsidR="00910B6F" w:rsidRPr="00910B6F" w:rsidRDefault="00910B6F" w:rsidP="00910B6F">
      <w:pPr>
        <w:spacing w:before="240"/>
        <w:rPr>
          <w:b/>
        </w:rPr>
      </w:pPr>
    </w:p>
    <w:p w14:paraId="45171031" w14:textId="77777777" w:rsidR="00910B6F" w:rsidRPr="00910B6F" w:rsidRDefault="00910B6F" w:rsidP="00716062">
      <w:pPr>
        <w:pStyle w:val="Heading2"/>
      </w:pPr>
      <w:bookmarkStart w:id="4160" w:name="_Toc120214844"/>
      <w:r w:rsidRPr="00910B6F">
        <w:t>Vessels Measurements</w:t>
      </w:r>
      <w:bookmarkEnd w:id="4160"/>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458A4347" w14:textId="77777777" w:rsidTr="004879A4">
        <w:tc>
          <w:tcPr>
            <w:tcW w:w="5000" w:type="pct"/>
            <w:shd w:val="clear" w:color="auto" w:fill="auto"/>
          </w:tcPr>
          <w:p w14:paraId="20D4F86D"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Values, discovered by measuring, that correspond to vessels characteristics.</w:t>
            </w:r>
          </w:p>
          <w:p w14:paraId="254B3229" w14:textId="77777777" w:rsidR="00910B6F" w:rsidRPr="00910B6F" w:rsidRDefault="00910B6F" w:rsidP="00910B6F">
            <w:pPr>
              <w:spacing w:before="120" w:after="120"/>
              <w:rPr>
                <w:rFonts w:cs="Arial"/>
              </w:rPr>
            </w:pPr>
            <w:r w:rsidRPr="00910B6F">
              <w:rPr>
                <w:rFonts w:cs="Arial"/>
                <w:u w:val="single"/>
              </w:rPr>
              <w:t>Sub-attributes:</w:t>
            </w:r>
          </w:p>
          <w:p w14:paraId="50D00A16" w14:textId="746BC66C"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Comparison Operator  </w:t>
            </w:r>
            <w:r w:rsidRPr="00910B6F">
              <w:rPr>
                <w:rFonts w:cs="Arial"/>
              </w:rPr>
              <w:t>(</w:t>
            </w:r>
            <w:r w:rsidR="0058490A">
              <w:rPr>
                <w:rFonts w:cs="Arial"/>
              </w:rPr>
              <w:t xml:space="preserve">see clause </w:t>
            </w:r>
            <w:r w:rsidR="00A45739">
              <w:rPr>
                <w:rFonts w:cs="Arial"/>
              </w:rPr>
              <w:t>17.</w:t>
            </w:r>
            <w:r w:rsidRPr="00910B6F">
              <w:rPr>
                <w:rFonts w:cs="Arial"/>
              </w:rPr>
              <w:t>33)</w:t>
            </w:r>
          </w:p>
          <w:p w14:paraId="581FDADD" w14:textId="7E27BBE0"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Vessels Characteristics  </w:t>
            </w:r>
            <w:r w:rsidRPr="00910B6F">
              <w:rPr>
                <w:rFonts w:cs="Arial"/>
              </w:rPr>
              <w:t>(</w:t>
            </w:r>
            <w:r w:rsidR="0058490A">
              <w:rPr>
                <w:rFonts w:cs="Arial"/>
              </w:rPr>
              <w:t xml:space="preserve">see clause </w:t>
            </w:r>
            <w:r w:rsidR="00A45739">
              <w:rPr>
                <w:rFonts w:cs="Arial"/>
              </w:rPr>
              <w:t>17.</w:t>
            </w:r>
            <w:r w:rsidRPr="00910B6F">
              <w:rPr>
                <w:rFonts w:cs="Arial"/>
              </w:rPr>
              <w:t>125)</w:t>
            </w:r>
          </w:p>
          <w:p w14:paraId="591C2733" w14:textId="4BE89EAE"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Vessels Characteristics Value  </w:t>
            </w:r>
            <w:r w:rsidRPr="00910B6F">
              <w:rPr>
                <w:rFonts w:cs="Arial"/>
              </w:rPr>
              <w:t>(</w:t>
            </w:r>
            <w:r w:rsidR="0058490A">
              <w:rPr>
                <w:rFonts w:cs="Arial"/>
              </w:rPr>
              <w:t xml:space="preserve">see clause </w:t>
            </w:r>
            <w:r w:rsidR="00A45739">
              <w:rPr>
                <w:rFonts w:cs="Arial"/>
              </w:rPr>
              <w:t>17.</w:t>
            </w:r>
            <w:r w:rsidRPr="00910B6F">
              <w:rPr>
                <w:rFonts w:cs="Arial"/>
              </w:rPr>
              <w:t>127)</w:t>
            </w:r>
          </w:p>
          <w:p w14:paraId="2818C458" w14:textId="7B1D63B0"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Vessels Characteristics Unit  </w:t>
            </w:r>
            <w:r w:rsidRPr="00910B6F">
              <w:rPr>
                <w:rFonts w:cs="Arial"/>
              </w:rPr>
              <w:t>(</w:t>
            </w:r>
            <w:r w:rsidR="0058490A">
              <w:rPr>
                <w:rFonts w:cs="Arial"/>
              </w:rPr>
              <w:t xml:space="preserve">see clause </w:t>
            </w:r>
            <w:r w:rsidR="00A45739">
              <w:rPr>
                <w:rFonts w:cs="Arial"/>
              </w:rPr>
              <w:t>17.</w:t>
            </w:r>
            <w:r w:rsidRPr="00910B6F">
              <w:rPr>
                <w:rFonts w:cs="Arial"/>
              </w:rPr>
              <w:t>126)</w:t>
            </w:r>
          </w:p>
          <w:p w14:paraId="59311E43" w14:textId="77777777" w:rsidR="00910B6F" w:rsidRPr="00910B6F" w:rsidRDefault="00910B6F" w:rsidP="00910B6F">
            <w:pPr>
              <w:spacing w:before="120" w:after="120"/>
              <w:rPr>
                <w:rFonts w:cs="Arial"/>
              </w:rPr>
            </w:pPr>
          </w:p>
          <w:p w14:paraId="4C62D651" w14:textId="77777777" w:rsidR="00910B6F" w:rsidRPr="00910B6F" w:rsidRDefault="00910B6F" w:rsidP="00910B6F">
            <w:pPr>
              <w:spacing w:before="120" w:after="120"/>
              <w:rPr>
                <w:rFonts w:cs="Arial"/>
              </w:rPr>
            </w:pPr>
            <w:r w:rsidRPr="00910B6F">
              <w:rPr>
                <w:rFonts w:cs="Arial"/>
                <w:u w:val="single"/>
              </w:rPr>
              <w:t>Remarks:</w:t>
            </w:r>
          </w:p>
          <w:p w14:paraId="06C4C370" w14:textId="287D7723" w:rsidR="00910B6F" w:rsidRPr="00910B6F" w:rsidRDefault="00910B6F" w:rsidP="00910B6F">
            <w:pPr>
              <w:spacing w:before="120" w:after="120"/>
              <w:rPr>
                <w:rFonts w:cs="Arial"/>
              </w:rPr>
            </w:pPr>
            <w:r w:rsidRPr="00910B6F">
              <w:rPr>
                <w:rFonts w:cs="Arial"/>
              </w:rPr>
              <w:t>•</w:t>
            </w:r>
            <w:ins w:id="4161" w:author="Raphael Malyankar" w:date="2022-11-22T00:01:00Z">
              <w:r w:rsidR="0047315D" w:rsidRPr="0047315D">
                <w:rPr>
                  <w:rFonts w:cs="Arial"/>
                </w:rPr>
                <w:t>Combines (</w:t>
              </w:r>
              <w:proofErr w:type="spellStart"/>
              <w:r w:rsidR="0047315D" w:rsidRPr="0047315D">
                <w:rPr>
                  <w:rFonts w:cs="Arial"/>
                </w:rPr>
                <w:t>i</w:t>
              </w:r>
              <w:proofErr w:type="spellEnd"/>
              <w:r w:rsidR="0047315D" w:rsidRPr="0047315D">
                <w:rPr>
                  <w:rFonts w:cs="Arial"/>
                </w:rPr>
                <w:t xml:space="preserve">) specifications of vessels' measurable characteristics (length, beam, tonnages, etc.), (ii) limit values for the specified characteristics (with units), (iii) arithmetical comparison operators (greater than, etc.), and (iv) logical operators (AND/OR) to define a subset of vessels characterized by the specified ranges. For example, the combination (draught, 10.5, metres, </w:t>
              </w:r>
              <w:proofErr w:type="spellStart"/>
              <w:r w:rsidR="0047315D" w:rsidRPr="0047315D">
                <w:rPr>
                  <w:rFonts w:cs="Arial"/>
                </w:rPr>
                <w:t>greaterThan</w:t>
              </w:r>
              <w:proofErr w:type="spellEnd"/>
              <w:r w:rsidR="0047315D" w:rsidRPr="0047315D">
                <w:rPr>
                  <w:rFonts w:cs="Arial"/>
                </w:rPr>
                <w:t>) describes "vessels with draught greater than 10.5 metres</w:t>
              </w:r>
            </w:ins>
            <w:del w:id="4162" w:author="Raphael Malyankar" w:date="2022-11-22T00:01:00Z">
              <w:r w:rsidRPr="00910B6F" w:rsidDel="0047315D">
                <w:rPr>
                  <w:rFonts w:cs="Arial"/>
                </w:rPr>
                <w:delText>No remarks</w:delText>
              </w:r>
            </w:del>
            <w:r w:rsidRPr="00910B6F">
              <w:rPr>
                <w:rFonts w:cs="Arial"/>
              </w:rPr>
              <w:t>.</w:t>
            </w:r>
          </w:p>
        </w:tc>
      </w:tr>
    </w:tbl>
    <w:p w14:paraId="6443DF58" w14:textId="77777777" w:rsidR="00910B6F" w:rsidRPr="00910B6F" w:rsidRDefault="00910B6F" w:rsidP="00910B6F">
      <w:pPr>
        <w:spacing w:before="240"/>
        <w:rPr>
          <w:b/>
        </w:rPr>
      </w:pPr>
    </w:p>
    <w:p w14:paraId="1ADC2A08" w14:textId="77777777" w:rsidR="00910B6F" w:rsidRPr="00910B6F" w:rsidRDefault="00910B6F" w:rsidP="00716062">
      <w:pPr>
        <w:pStyle w:val="Heading2"/>
      </w:pPr>
      <w:bookmarkStart w:id="4163" w:name="_Toc120214845"/>
      <w:r w:rsidRPr="00910B6F">
        <w:t>Weather Resource</w:t>
      </w:r>
      <w:bookmarkEnd w:id="4163"/>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63F684F9" w14:textId="77777777" w:rsidTr="004879A4">
        <w:tc>
          <w:tcPr>
            <w:tcW w:w="5000" w:type="pct"/>
            <w:shd w:val="clear" w:color="auto" w:fill="auto"/>
          </w:tcPr>
          <w:p w14:paraId="0B454070"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Links for relevant weather related information.</w:t>
            </w:r>
          </w:p>
          <w:p w14:paraId="7AC5BFC2" w14:textId="77777777" w:rsidR="00910B6F" w:rsidRPr="00910B6F" w:rsidRDefault="00910B6F" w:rsidP="00910B6F">
            <w:pPr>
              <w:spacing w:before="120" w:after="120"/>
              <w:rPr>
                <w:rFonts w:cs="Arial"/>
              </w:rPr>
            </w:pPr>
            <w:r w:rsidRPr="00910B6F">
              <w:rPr>
                <w:rFonts w:cs="Arial"/>
                <w:u w:val="single"/>
              </w:rPr>
              <w:t>Sub-attributes:</w:t>
            </w:r>
          </w:p>
          <w:p w14:paraId="0F5A62BA" w14:textId="550D0B23"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Online Resource  </w:t>
            </w:r>
            <w:r w:rsidRPr="00910B6F">
              <w:rPr>
                <w:rFonts w:cs="Arial"/>
              </w:rPr>
              <w:t>(</w:t>
            </w:r>
            <w:r w:rsidR="0058490A">
              <w:rPr>
                <w:rFonts w:cs="Arial"/>
              </w:rPr>
              <w:t xml:space="preserve">see clause </w:t>
            </w:r>
            <w:r w:rsidR="00A45739">
              <w:rPr>
                <w:rFonts w:cs="Arial"/>
              </w:rPr>
              <w:t>18.</w:t>
            </w:r>
            <w:r w:rsidRPr="00910B6F">
              <w:rPr>
                <w:rFonts w:cs="Arial"/>
              </w:rPr>
              <w:t>19)</w:t>
            </w:r>
          </w:p>
          <w:p w14:paraId="198A26C1" w14:textId="09D8311B"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Dynamic Resource  </w:t>
            </w:r>
            <w:r w:rsidRPr="00910B6F">
              <w:rPr>
                <w:rFonts w:cs="Arial"/>
              </w:rPr>
              <w:t>(</w:t>
            </w:r>
            <w:r w:rsidR="0058490A">
              <w:rPr>
                <w:rFonts w:cs="Arial"/>
              </w:rPr>
              <w:t xml:space="preserve">see clause </w:t>
            </w:r>
            <w:r w:rsidR="00A45739">
              <w:rPr>
                <w:rFonts w:cs="Arial"/>
              </w:rPr>
              <w:t>17.</w:t>
            </w:r>
            <w:r w:rsidRPr="00910B6F">
              <w:rPr>
                <w:rFonts w:cs="Arial"/>
              </w:rPr>
              <w:t>46)</w:t>
            </w:r>
          </w:p>
          <w:p w14:paraId="63FD81E5" w14:textId="3F987DA0"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Text Content  </w:t>
            </w:r>
            <w:r w:rsidRPr="00910B6F">
              <w:rPr>
                <w:rFonts w:cs="Arial"/>
              </w:rPr>
              <w:t>(</w:t>
            </w:r>
            <w:r w:rsidR="0058490A">
              <w:rPr>
                <w:rFonts w:cs="Arial"/>
              </w:rPr>
              <w:t xml:space="preserve">see clause </w:t>
            </w:r>
            <w:r w:rsidR="00A45739">
              <w:rPr>
                <w:rFonts w:cs="Arial"/>
              </w:rPr>
              <w:t>18.</w:t>
            </w:r>
            <w:r w:rsidRPr="00910B6F">
              <w:rPr>
                <w:rFonts w:cs="Arial"/>
              </w:rPr>
              <w:t>28)</w:t>
            </w:r>
          </w:p>
          <w:p w14:paraId="0F6D087C" w14:textId="77777777" w:rsidR="00910B6F" w:rsidRPr="00910B6F" w:rsidRDefault="00910B6F" w:rsidP="00910B6F">
            <w:pPr>
              <w:spacing w:before="120" w:after="120"/>
              <w:rPr>
                <w:rFonts w:cs="Arial"/>
              </w:rPr>
            </w:pPr>
          </w:p>
          <w:p w14:paraId="64EB2BCD" w14:textId="77777777" w:rsidR="00910B6F" w:rsidRPr="00910B6F" w:rsidRDefault="00910B6F" w:rsidP="00910B6F">
            <w:pPr>
              <w:spacing w:before="120" w:after="120"/>
              <w:rPr>
                <w:rFonts w:cs="Arial"/>
              </w:rPr>
            </w:pPr>
            <w:r w:rsidRPr="00910B6F">
              <w:rPr>
                <w:rFonts w:cs="Arial"/>
                <w:u w:val="single"/>
              </w:rPr>
              <w:t>Remarks:</w:t>
            </w:r>
          </w:p>
          <w:p w14:paraId="2CFC3E80" w14:textId="77777777" w:rsidR="00910B6F" w:rsidRPr="00910B6F" w:rsidRDefault="00910B6F" w:rsidP="00910B6F">
            <w:pPr>
              <w:spacing w:before="120" w:after="120"/>
              <w:rPr>
                <w:rFonts w:cs="Arial"/>
              </w:rPr>
            </w:pPr>
            <w:r w:rsidRPr="00910B6F">
              <w:rPr>
                <w:rFonts w:cs="Arial"/>
              </w:rPr>
              <w:t>•No remarks.</w:t>
            </w:r>
          </w:p>
        </w:tc>
      </w:tr>
    </w:tbl>
    <w:p w14:paraId="03582172" w14:textId="77777777" w:rsidR="00910B6F" w:rsidRPr="00910B6F" w:rsidRDefault="00910B6F" w:rsidP="00910B6F">
      <w:pPr>
        <w:spacing w:before="240"/>
        <w:rPr>
          <w:b/>
        </w:rPr>
      </w:pPr>
    </w:p>
    <w:p w14:paraId="6707D5D9" w14:textId="77777777" w:rsidR="00910B6F" w:rsidRPr="00910B6F" w:rsidRDefault="00910B6F" w:rsidP="00716062">
      <w:pPr>
        <w:pStyle w:val="Heading2"/>
      </w:pPr>
      <w:bookmarkStart w:id="4164" w:name="_Toc120214846"/>
      <w:r w:rsidRPr="00910B6F">
        <w:t>Vertical Uncertainty</w:t>
      </w:r>
      <w:bookmarkEnd w:id="4164"/>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16"/>
      </w:tblGrid>
      <w:tr w:rsidR="00910B6F" w:rsidRPr="00910B6F" w14:paraId="64BC35CB" w14:textId="77777777" w:rsidTr="004879A4">
        <w:tc>
          <w:tcPr>
            <w:tcW w:w="5000" w:type="pct"/>
            <w:shd w:val="clear" w:color="auto" w:fill="auto"/>
          </w:tcPr>
          <w:p w14:paraId="32A3D1F4" w14:textId="77777777" w:rsidR="00910B6F" w:rsidRPr="00910B6F" w:rsidRDefault="00910B6F" w:rsidP="00910B6F">
            <w:pPr>
              <w:spacing w:before="120" w:after="120"/>
              <w:rPr>
                <w:rFonts w:cs="Arial"/>
              </w:rPr>
            </w:pPr>
            <w:r w:rsidRPr="00910B6F">
              <w:rPr>
                <w:rFonts w:cs="Arial"/>
                <w:u w:val="single"/>
              </w:rPr>
              <w:t>IHO Definition:</w:t>
            </w:r>
            <w:r w:rsidRPr="00910B6F">
              <w:rPr>
                <w:rFonts w:cs="Arial"/>
              </w:rPr>
              <w:t xml:space="preserve"> The best estimate of the vertical accuracy of depths, heights, vertical distances and vertical clearances.</w:t>
            </w:r>
          </w:p>
          <w:p w14:paraId="51BA5B9A" w14:textId="77777777" w:rsidR="00910B6F" w:rsidRPr="00910B6F" w:rsidRDefault="00910B6F" w:rsidP="00910B6F">
            <w:pPr>
              <w:spacing w:before="120" w:after="120"/>
              <w:rPr>
                <w:rFonts w:cs="Arial"/>
              </w:rPr>
            </w:pPr>
            <w:r w:rsidRPr="00910B6F">
              <w:rPr>
                <w:rFonts w:cs="Arial"/>
                <w:u w:val="single"/>
              </w:rPr>
              <w:t>Sub-attributes:</w:t>
            </w:r>
          </w:p>
          <w:p w14:paraId="7558F43D" w14:textId="550AA051"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Uncertainty Fixed  </w:t>
            </w:r>
            <w:r w:rsidRPr="00910B6F">
              <w:rPr>
                <w:rFonts w:cs="Arial"/>
              </w:rPr>
              <w:t>(</w:t>
            </w:r>
            <w:r w:rsidR="0058490A">
              <w:rPr>
                <w:rFonts w:cs="Arial"/>
              </w:rPr>
              <w:t xml:space="preserve">see clause </w:t>
            </w:r>
            <w:r w:rsidR="00A45739">
              <w:rPr>
                <w:rFonts w:cs="Arial"/>
              </w:rPr>
              <w:t>17.</w:t>
            </w:r>
            <w:r w:rsidRPr="00910B6F">
              <w:rPr>
                <w:rFonts w:cs="Arial"/>
              </w:rPr>
              <w:t>120)</w:t>
            </w:r>
          </w:p>
          <w:p w14:paraId="709ECB6F" w14:textId="04993004" w:rsidR="00910B6F" w:rsidRPr="00910B6F" w:rsidRDefault="00910B6F" w:rsidP="00910B6F">
            <w:pPr>
              <w:spacing w:before="120" w:after="120"/>
              <w:rPr>
                <w:rFonts w:cs="Arial"/>
              </w:rPr>
            </w:pPr>
            <w:r w:rsidRPr="00910B6F">
              <w:rPr>
                <w:rFonts w:cs="Arial"/>
              </w:rPr>
              <w:t xml:space="preserve">             </w:t>
            </w:r>
            <w:r w:rsidRPr="00910B6F">
              <w:rPr>
                <w:rFonts w:cs="Arial"/>
                <w:b/>
              </w:rPr>
              <w:t xml:space="preserve"> Uncertainty Variable Factor  </w:t>
            </w:r>
            <w:r w:rsidRPr="00910B6F">
              <w:rPr>
                <w:rFonts w:cs="Arial"/>
              </w:rPr>
              <w:t>(</w:t>
            </w:r>
            <w:r w:rsidR="0058490A">
              <w:rPr>
                <w:rFonts w:cs="Arial"/>
              </w:rPr>
              <w:t>see clause 1</w:t>
            </w:r>
            <w:r w:rsidR="00A45739">
              <w:rPr>
                <w:rFonts w:cs="Arial"/>
              </w:rPr>
              <w:t>7</w:t>
            </w:r>
            <w:r w:rsidR="0058490A">
              <w:rPr>
                <w:rFonts w:cs="Arial"/>
              </w:rPr>
              <w:t>.</w:t>
            </w:r>
            <w:r w:rsidRPr="00910B6F">
              <w:rPr>
                <w:rFonts w:cs="Arial"/>
              </w:rPr>
              <w:t>121)</w:t>
            </w:r>
          </w:p>
          <w:p w14:paraId="16EF4428" w14:textId="77777777" w:rsidR="00910B6F" w:rsidRPr="00910B6F" w:rsidRDefault="00910B6F" w:rsidP="00910B6F">
            <w:pPr>
              <w:spacing w:before="120" w:after="120"/>
              <w:rPr>
                <w:rFonts w:cs="Arial"/>
              </w:rPr>
            </w:pPr>
          </w:p>
          <w:p w14:paraId="74167C7C" w14:textId="77777777" w:rsidR="00910B6F" w:rsidRPr="00910B6F" w:rsidRDefault="00910B6F" w:rsidP="00910B6F">
            <w:pPr>
              <w:spacing w:before="120" w:after="120"/>
              <w:rPr>
                <w:rFonts w:cs="Arial"/>
              </w:rPr>
            </w:pPr>
            <w:r w:rsidRPr="00910B6F">
              <w:rPr>
                <w:rFonts w:cs="Arial"/>
                <w:u w:val="single"/>
              </w:rPr>
              <w:t>Remarks:</w:t>
            </w:r>
          </w:p>
          <w:p w14:paraId="1DB2859A" w14:textId="77777777" w:rsidR="00910B6F" w:rsidRPr="00910B6F" w:rsidRDefault="00910B6F" w:rsidP="00910B6F">
            <w:pPr>
              <w:spacing w:before="120" w:after="120"/>
              <w:rPr>
                <w:rFonts w:cs="Arial"/>
              </w:rPr>
            </w:pPr>
            <w:r w:rsidRPr="00910B6F">
              <w:rPr>
                <w:rFonts w:cs="Arial"/>
              </w:rPr>
              <w:t xml:space="preserve"> Encodes the vertical uncertainty associated with any vertical measurement.</w:t>
            </w:r>
          </w:p>
        </w:tc>
      </w:tr>
    </w:tbl>
    <w:p w14:paraId="45900401" w14:textId="316C85A8" w:rsidR="00677BE7" w:rsidRDefault="00677BE7" w:rsidP="00677BE7">
      <w:pPr>
        <w:rPr>
          <w:b/>
        </w:rPr>
      </w:pPr>
    </w:p>
    <w:p w14:paraId="753D9428" w14:textId="77777777" w:rsidR="00677BE7" w:rsidRPr="00677BE7" w:rsidRDefault="00677BE7" w:rsidP="00677BE7"/>
    <w:sectPr w:rsidR="00677BE7" w:rsidRPr="00677BE7" w:rsidSect="003877DB">
      <w:headerReference w:type="default" r:id="rId40"/>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5F455F" w14:textId="77777777" w:rsidR="00BA61CD" w:rsidRDefault="00BA61CD" w:rsidP="00F96B13">
      <w:r>
        <w:separator/>
      </w:r>
    </w:p>
  </w:endnote>
  <w:endnote w:type="continuationSeparator" w:id="0">
    <w:p w14:paraId="0A106396" w14:textId="77777777" w:rsidR="00BA61CD" w:rsidRDefault="00BA61CD" w:rsidP="00F96B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Malgun Gothic">
    <w:panose1 w:val="020B0503020000020004"/>
    <w:charset w:val="81"/>
    <w:family w:val="swiss"/>
    <w:pitch w:val="variable"/>
    <w:sig w:usb0="900002AF" w:usb1="09D77CFB" w:usb2="00000012" w:usb3="00000000" w:csb0="0008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898FC" w14:textId="278F9DDB" w:rsidR="00F32F6F" w:rsidRPr="00DB136A" w:rsidRDefault="00F32F6F">
    <w:pPr>
      <w:pStyle w:val="Footer"/>
      <w:rPr>
        <w:sz w:val="16"/>
        <w:szCs w:val="16"/>
      </w:rPr>
    </w:pPr>
    <w:r>
      <w:rPr>
        <w:sz w:val="16"/>
        <w:szCs w:val="16"/>
      </w:rPr>
      <w:t>S-131</w:t>
    </w:r>
    <w:r>
      <w:rPr>
        <w:sz w:val="16"/>
        <w:szCs w:val="16"/>
      </w:rPr>
      <w:ptab w:relativeTo="margin" w:alignment="center" w:leader="none"/>
    </w:r>
    <w:ins w:id="129" w:author="Raphael Malyankar" w:date="2023-01-10T12:30:00Z">
      <w:r>
        <w:rPr>
          <w:sz w:val="16"/>
          <w:szCs w:val="16"/>
        </w:rPr>
        <w:t>Decemb</w:t>
      </w:r>
    </w:ins>
    <w:ins w:id="130" w:author="Raphael Malyankar" w:date="2022-11-20T21:48:00Z">
      <w:r>
        <w:rPr>
          <w:sz w:val="16"/>
          <w:szCs w:val="16"/>
        </w:rPr>
        <w:t>er</w:t>
      </w:r>
    </w:ins>
    <w:r>
      <w:rPr>
        <w:sz w:val="16"/>
        <w:szCs w:val="16"/>
      </w:rPr>
      <w:t xml:space="preserve"> 2022</w:t>
    </w:r>
    <w:r>
      <w:rPr>
        <w:sz w:val="16"/>
        <w:szCs w:val="16"/>
      </w:rPr>
      <w:ptab w:relativeTo="margin" w:alignment="right" w:leader="none"/>
    </w:r>
    <w:r>
      <w:rPr>
        <w:sz w:val="16"/>
        <w:szCs w:val="16"/>
      </w:rPr>
      <w:t>Edition 1.0.0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5F52BB" w14:textId="77777777" w:rsidR="00BA61CD" w:rsidRDefault="00BA61CD" w:rsidP="00F96B13">
      <w:r>
        <w:separator/>
      </w:r>
    </w:p>
  </w:footnote>
  <w:footnote w:type="continuationSeparator" w:id="0">
    <w:p w14:paraId="471A4721" w14:textId="77777777" w:rsidR="00BA61CD" w:rsidRDefault="00BA61CD" w:rsidP="00F96B13">
      <w:r>
        <w:continuationSeparator/>
      </w:r>
    </w:p>
  </w:footnote>
  <w:footnote w:id="1">
    <w:p w14:paraId="4C8E90C5" w14:textId="686FD0AE" w:rsidR="00F32F6F" w:rsidRPr="007E084A" w:rsidRDefault="00F32F6F">
      <w:pPr>
        <w:pStyle w:val="FootnoteText"/>
        <w:rPr>
          <w:lang w:val="en-US"/>
        </w:rPr>
      </w:pPr>
      <w:r>
        <w:rPr>
          <w:rStyle w:val="FootnoteReference"/>
        </w:rPr>
        <w:footnoteRef/>
      </w:r>
      <w:r>
        <w:t xml:space="preserve"> </w:t>
      </w:r>
      <w:r>
        <w:rPr>
          <w:lang w:val="en-US"/>
        </w:rPr>
        <w:t>S-100 and by extension S-131 have not adopted ISO 8601-1/2 (2019).</w:t>
      </w:r>
    </w:p>
  </w:footnote>
  <w:footnote w:id="2">
    <w:p w14:paraId="4A8D167D" w14:textId="77777777" w:rsidR="00F32F6F" w:rsidRPr="00326165" w:rsidRDefault="00F32F6F" w:rsidP="00777311">
      <w:pPr>
        <w:pStyle w:val="FootnoteText"/>
        <w:rPr>
          <w:lang w:val="en-US"/>
        </w:rPr>
      </w:pPr>
      <w:r>
        <w:rPr>
          <w:rStyle w:val="FootnoteReference"/>
        </w:rPr>
        <w:footnoteRef/>
      </w:r>
      <w:r>
        <w:t xml:space="preserve"> </w:t>
      </w:r>
      <w:r>
        <w:rPr>
          <w:lang w:val="en-US"/>
        </w:rPr>
        <w:t>Source information is currently broken out into three attributes: source, sourceType, and reportedDate, due to GI Registry issues with the complex attribute sourceIndication.</w:t>
      </w:r>
    </w:p>
  </w:footnote>
  <w:footnote w:id="3">
    <w:p w14:paraId="7630FA67" w14:textId="60266032" w:rsidR="00F32F6F" w:rsidRPr="00027118" w:rsidRDefault="00F32F6F" w:rsidP="00544621">
      <w:pPr>
        <w:pStyle w:val="FootnoteText"/>
        <w:rPr>
          <w:lang w:val="en-US"/>
        </w:rPr>
      </w:pPr>
      <w:r>
        <w:rPr>
          <w:rStyle w:val="FootnoteReference"/>
        </w:rPr>
        <w:footnoteRef/>
      </w:r>
      <w:r>
        <w:t xml:space="preserve"> </w:t>
      </w:r>
      <w:r>
        <w:rPr>
          <w:lang w:val="en-US"/>
        </w:rPr>
        <w:t>S-100 3-6.7 specifies the format as “</w:t>
      </w:r>
      <w:r w:rsidRPr="00544621">
        <w:rPr>
          <w:lang w:val="en-US"/>
        </w:rPr>
        <w:t>The word ‘other’ followed by a colon and a single space character (that is ‘other: ’ without</w:t>
      </w:r>
      <w:r>
        <w:rPr>
          <w:lang w:val="en-US"/>
        </w:rPr>
        <w:t xml:space="preserve"> </w:t>
      </w:r>
      <w:r w:rsidRPr="00544621">
        <w:rPr>
          <w:lang w:val="en-US"/>
        </w:rPr>
        <w:t>quotes), followed by one or more alphanumeric strings separated by single spaces.</w:t>
      </w:r>
      <w:r>
        <w:rPr>
          <w:lang w:val="en-US"/>
        </w:rPr>
        <w:t>”</w:t>
      </w:r>
    </w:p>
  </w:footnote>
  <w:footnote w:id="4">
    <w:p w14:paraId="3FADD96F" w14:textId="43BA3533" w:rsidR="00F32F6F" w:rsidRPr="00662BC2" w:rsidRDefault="00F32F6F">
      <w:pPr>
        <w:pStyle w:val="FootnoteText"/>
        <w:rPr>
          <w:lang w:val="en-US"/>
        </w:rPr>
      </w:pPr>
      <w:r>
        <w:rPr>
          <w:rStyle w:val="FootnoteReference"/>
        </w:rPr>
        <w:footnoteRef/>
      </w:r>
      <w:r>
        <w:t xml:space="preserve"> </w:t>
      </w:r>
      <w:r>
        <w:rPr>
          <w:lang w:val="en-US"/>
        </w:rPr>
        <w:t>In the interest of brevity, “Regulations” in this sub-clause stands for any one of the four types described by this section.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CA951" w14:textId="31B2BD97" w:rsidR="00F32F6F" w:rsidRPr="00DB136A" w:rsidRDefault="00F32F6F">
    <w:pPr>
      <w:pStyle w:val="Header"/>
      <w:rPr>
        <w:b w:val="0"/>
        <w:bCs/>
        <w:sz w:val="16"/>
        <w:szCs w:val="14"/>
      </w:rPr>
    </w:pPr>
    <w:r w:rsidRPr="00DB136A">
      <w:rPr>
        <w:b w:val="0"/>
        <w:bCs/>
        <w:sz w:val="16"/>
        <w:szCs w:val="14"/>
      </w:rPr>
      <w:fldChar w:fldCharType="begin"/>
    </w:r>
    <w:r w:rsidRPr="00DB136A">
      <w:rPr>
        <w:b w:val="0"/>
        <w:bCs/>
        <w:sz w:val="16"/>
        <w:szCs w:val="14"/>
      </w:rPr>
      <w:instrText xml:space="preserve"> PAGE   \* MERGEFORMAT </w:instrText>
    </w:r>
    <w:r w:rsidRPr="00DB136A">
      <w:rPr>
        <w:b w:val="0"/>
        <w:bCs/>
        <w:sz w:val="16"/>
        <w:szCs w:val="14"/>
      </w:rPr>
      <w:fldChar w:fldCharType="separate"/>
    </w:r>
    <w:r w:rsidRPr="00DB136A">
      <w:rPr>
        <w:b w:val="0"/>
        <w:bCs/>
        <w:noProof/>
        <w:sz w:val="16"/>
        <w:szCs w:val="14"/>
      </w:rPr>
      <w:t>1</w:t>
    </w:r>
    <w:r w:rsidRPr="00DB136A">
      <w:rPr>
        <w:b w:val="0"/>
        <w:bCs/>
        <w:noProof/>
        <w:sz w:val="16"/>
        <w:szCs w:val="14"/>
      </w:rPr>
      <w:fldChar w:fldCharType="end"/>
    </w:r>
    <w:r>
      <w:rPr>
        <w:b w:val="0"/>
        <w:bCs/>
        <w:noProof/>
        <w:sz w:val="16"/>
        <w:szCs w:val="14"/>
      </w:rPr>
      <w:ptab w:relativeTo="margin" w:alignment="center" w:leader="none"/>
    </w:r>
    <w:r>
      <w:rPr>
        <w:b w:val="0"/>
        <w:bCs/>
        <w:noProof/>
        <w:sz w:val="16"/>
        <w:szCs w:val="14"/>
      </w:rPr>
      <w:t>MHI DCEG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B66F2" w14:textId="77777777" w:rsidR="00F32F6F" w:rsidRPr="00DB136A" w:rsidRDefault="00F32F6F">
    <w:pPr>
      <w:pStyle w:val="Header"/>
      <w:rPr>
        <w:b w:val="0"/>
        <w:bCs/>
        <w:sz w:val="16"/>
        <w:szCs w:val="14"/>
      </w:rPr>
    </w:pPr>
    <w:r w:rsidRPr="00DB136A">
      <w:rPr>
        <w:b w:val="0"/>
        <w:bCs/>
        <w:sz w:val="16"/>
        <w:szCs w:val="14"/>
      </w:rPr>
      <w:fldChar w:fldCharType="begin"/>
    </w:r>
    <w:r w:rsidRPr="00DB136A">
      <w:rPr>
        <w:b w:val="0"/>
        <w:bCs/>
        <w:sz w:val="16"/>
        <w:szCs w:val="14"/>
      </w:rPr>
      <w:instrText xml:space="preserve"> PAGE   \* MERGEFORMAT </w:instrText>
    </w:r>
    <w:r w:rsidRPr="00DB136A">
      <w:rPr>
        <w:b w:val="0"/>
        <w:bCs/>
        <w:sz w:val="16"/>
        <w:szCs w:val="14"/>
      </w:rPr>
      <w:fldChar w:fldCharType="separate"/>
    </w:r>
    <w:r w:rsidRPr="00DB136A">
      <w:rPr>
        <w:b w:val="0"/>
        <w:bCs/>
        <w:noProof/>
        <w:sz w:val="16"/>
        <w:szCs w:val="14"/>
      </w:rPr>
      <w:t>1</w:t>
    </w:r>
    <w:r w:rsidRPr="00DB136A">
      <w:rPr>
        <w:b w:val="0"/>
        <w:bCs/>
        <w:noProof/>
        <w:sz w:val="16"/>
        <w:szCs w:val="14"/>
      </w:rPr>
      <w:fldChar w:fldCharType="end"/>
    </w:r>
    <w:r>
      <w:rPr>
        <w:b w:val="0"/>
        <w:bCs/>
        <w:noProof/>
        <w:sz w:val="16"/>
        <w:szCs w:val="14"/>
      </w:rPr>
      <w:ptab w:relativeTo="margin" w:alignment="center" w:leader="none"/>
    </w:r>
    <w:r>
      <w:rPr>
        <w:b w:val="0"/>
        <w:bCs/>
        <w:noProof/>
        <w:sz w:val="16"/>
        <w:szCs w:val="14"/>
      </w:rPr>
      <w:t>MHI DCEG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FFFFFF80"/>
    <w:lvl w:ilvl="0">
      <w:start w:val="1"/>
      <w:numFmt w:val="bullet"/>
      <w:pStyle w:val="ListNumber4"/>
      <w:lvlText w:val=""/>
      <w:lvlJc w:val="left"/>
      <w:pPr>
        <w:tabs>
          <w:tab w:val="left" w:pos="1492"/>
        </w:tabs>
        <w:ind w:left="1492" w:hanging="360"/>
      </w:pPr>
      <w:rPr>
        <w:rFonts w:ascii="Symbol" w:hAnsi="Symbol" w:hint="default"/>
      </w:rPr>
    </w:lvl>
  </w:abstractNum>
  <w:abstractNum w:abstractNumId="1" w15:restartNumberingAfterBreak="0">
    <w:nsid w:val="FFFFFF81"/>
    <w:multiLevelType w:val="singleLevel"/>
    <w:tmpl w:val="FFFFFF81"/>
    <w:lvl w:ilvl="0">
      <w:start w:val="1"/>
      <w:numFmt w:val="bullet"/>
      <w:pStyle w:val="ListNumber3"/>
      <w:lvlText w:val=""/>
      <w:lvlJc w:val="left"/>
      <w:pPr>
        <w:tabs>
          <w:tab w:val="left" w:pos="1209"/>
        </w:tabs>
        <w:ind w:left="1209" w:hanging="360"/>
      </w:pPr>
      <w:rPr>
        <w:rFonts w:ascii="Symbol" w:hAnsi="Symbol" w:hint="default"/>
      </w:rPr>
    </w:lvl>
  </w:abstractNum>
  <w:abstractNum w:abstractNumId="2" w15:restartNumberingAfterBreak="0">
    <w:nsid w:val="FFFFFF82"/>
    <w:multiLevelType w:val="singleLevel"/>
    <w:tmpl w:val="FFFFFF82"/>
    <w:lvl w:ilvl="0">
      <w:start w:val="1"/>
      <w:numFmt w:val="bullet"/>
      <w:pStyle w:val="ListNumber2"/>
      <w:lvlText w:val=""/>
      <w:lvlJc w:val="left"/>
      <w:pPr>
        <w:tabs>
          <w:tab w:val="left" w:pos="926"/>
        </w:tabs>
        <w:ind w:left="926" w:hanging="360"/>
      </w:pPr>
      <w:rPr>
        <w:rFonts w:ascii="Symbol" w:hAnsi="Symbol" w:hint="default"/>
      </w:rPr>
    </w:lvl>
  </w:abstractNum>
  <w:abstractNum w:abstractNumId="3" w15:restartNumberingAfterBreak="0">
    <w:nsid w:val="FFFFFF83"/>
    <w:multiLevelType w:val="singleLevel"/>
    <w:tmpl w:val="FFFFFF83"/>
    <w:lvl w:ilvl="0">
      <w:start w:val="1"/>
      <w:numFmt w:val="bullet"/>
      <w:pStyle w:val="ListNumber"/>
      <w:lvlText w:val=""/>
      <w:lvlJc w:val="left"/>
      <w:pPr>
        <w:tabs>
          <w:tab w:val="left" w:pos="643"/>
        </w:tabs>
        <w:ind w:left="643" w:hanging="360"/>
      </w:pPr>
      <w:rPr>
        <w:rFonts w:ascii="Symbol" w:hAnsi="Symbol" w:hint="default"/>
      </w:rPr>
    </w:lvl>
  </w:abstractNum>
  <w:abstractNum w:abstractNumId="4" w15:restartNumberingAfterBreak="0">
    <w:nsid w:val="FFFFFF89"/>
    <w:multiLevelType w:val="singleLevel"/>
    <w:tmpl w:val="FFFFFF89"/>
    <w:lvl w:ilvl="0">
      <w:start w:val="1"/>
      <w:numFmt w:val="bullet"/>
      <w:pStyle w:val="ListContinue4"/>
      <w:lvlText w:val=""/>
      <w:lvlJc w:val="left"/>
      <w:pPr>
        <w:tabs>
          <w:tab w:val="left" w:pos="360"/>
        </w:tabs>
        <w:ind w:left="360" w:hanging="360"/>
      </w:pPr>
      <w:rPr>
        <w:rFonts w:ascii="Symbol" w:hAnsi="Symbol" w:hint="default"/>
      </w:rPr>
    </w:lvl>
  </w:abstractNum>
  <w:abstractNum w:abstractNumId="5" w15:restartNumberingAfterBreak="0">
    <w:nsid w:val="009D2470"/>
    <w:multiLevelType w:val="hybridMultilevel"/>
    <w:tmpl w:val="45DEC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5C4031"/>
    <w:multiLevelType w:val="hybridMultilevel"/>
    <w:tmpl w:val="82E4E884"/>
    <w:lvl w:ilvl="0" w:tplc="9C0848DE">
      <w:start w:val="1"/>
      <w:numFmt w:val="bullet"/>
      <w:lvlText w:val=""/>
      <w:lvlJc w:val="left"/>
      <w:pPr>
        <w:tabs>
          <w:tab w:val="num" w:pos="360"/>
        </w:tabs>
        <w:ind w:left="360" w:hanging="360"/>
      </w:pPr>
      <w:rPr>
        <w:rFonts w:ascii="Symbol" w:hAnsi="Symbol" w:hint="default"/>
        <w:sz w:val="20"/>
      </w:rPr>
    </w:lvl>
    <w:lvl w:ilvl="1" w:tplc="982C5758">
      <w:start w:val="1"/>
      <w:numFmt w:val="bullet"/>
      <w:lvlText w:val=""/>
      <w:lvlJc w:val="left"/>
      <w:pPr>
        <w:tabs>
          <w:tab w:val="num" w:pos="1440"/>
        </w:tabs>
        <w:ind w:left="1440" w:hanging="360"/>
      </w:pPr>
      <w:rPr>
        <w:rFonts w:ascii="Symbol" w:hAnsi="Symbol" w:hint="default"/>
        <w:color w:val="auto"/>
        <w:sz w:val="2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55009BE"/>
    <w:multiLevelType w:val="hybridMultilevel"/>
    <w:tmpl w:val="91A62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F252BD"/>
    <w:multiLevelType w:val="singleLevel"/>
    <w:tmpl w:val="05F252BD"/>
    <w:lvl w:ilvl="0">
      <w:start w:val="1"/>
      <w:numFmt w:val="decimal"/>
      <w:pStyle w:val="ListBullet5"/>
      <w:lvlText w:val="[%1]"/>
      <w:lvlJc w:val="left"/>
      <w:pPr>
        <w:tabs>
          <w:tab w:val="left" w:pos="360"/>
        </w:tabs>
        <w:ind w:left="360" w:hanging="360"/>
      </w:pPr>
    </w:lvl>
  </w:abstractNum>
  <w:abstractNum w:abstractNumId="9" w15:restartNumberingAfterBreak="0">
    <w:nsid w:val="08E15AE1"/>
    <w:multiLevelType w:val="hybridMultilevel"/>
    <w:tmpl w:val="49D24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E368A5"/>
    <w:multiLevelType w:val="hybridMultilevel"/>
    <w:tmpl w:val="EFA43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EB312B"/>
    <w:multiLevelType w:val="hybridMultilevel"/>
    <w:tmpl w:val="07E8B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BE4911"/>
    <w:multiLevelType w:val="hybridMultilevel"/>
    <w:tmpl w:val="A02434D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8C6A1E"/>
    <w:multiLevelType w:val="hybridMultilevel"/>
    <w:tmpl w:val="9850A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D67119"/>
    <w:multiLevelType w:val="hybridMultilevel"/>
    <w:tmpl w:val="5560A52E"/>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78231C"/>
    <w:multiLevelType w:val="hybridMultilevel"/>
    <w:tmpl w:val="56AED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D35A95"/>
    <w:multiLevelType w:val="hybridMultilevel"/>
    <w:tmpl w:val="95B82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3A5307"/>
    <w:multiLevelType w:val="multilevel"/>
    <w:tmpl w:val="293A5307"/>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299E3B19"/>
    <w:multiLevelType w:val="hybridMultilevel"/>
    <w:tmpl w:val="C308B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E932F9"/>
    <w:multiLevelType w:val="hybridMultilevel"/>
    <w:tmpl w:val="639CC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F73E34"/>
    <w:multiLevelType w:val="hybridMultilevel"/>
    <w:tmpl w:val="40DC8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FF2378"/>
    <w:multiLevelType w:val="hybridMultilevel"/>
    <w:tmpl w:val="B99E8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383069"/>
    <w:multiLevelType w:val="multilevel"/>
    <w:tmpl w:val="CB78651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3839"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33AC7EB8"/>
    <w:multiLevelType w:val="multilevel"/>
    <w:tmpl w:val="B2A85F06"/>
    <w:lvl w:ilvl="0">
      <w:start w:val="1"/>
      <w:numFmt w:val="decimal"/>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ListContinue2"/>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ListContinue3"/>
      <w:lvlText w:val="B%1.%2.%3"/>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
      <w:lvlJc w:val="left"/>
      <w:pPr>
        <w:tabs>
          <w:tab w:val="num" w:pos="360"/>
        </w:tabs>
        <w:ind w:left="0" w:firstLine="0"/>
      </w:pPr>
      <w:rPr>
        <w:rFonts w:hint="default"/>
      </w:rPr>
    </w:lvl>
    <w:lvl w:ilvl="4">
      <w:start w:val="1753743000"/>
      <w:numFmt w:val="decimal"/>
      <w:lvlText w:val=""/>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4" w15:restartNumberingAfterBreak="0">
    <w:nsid w:val="35EE351A"/>
    <w:multiLevelType w:val="hybridMultilevel"/>
    <w:tmpl w:val="AF083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C408F9"/>
    <w:multiLevelType w:val="hybridMultilevel"/>
    <w:tmpl w:val="B8F88EA6"/>
    <w:lvl w:ilvl="0" w:tplc="7B6EBBCE">
      <w:start w:val="1"/>
      <w:numFmt w:val="decimal"/>
      <w:pStyle w:val="numberedlist"/>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26" w15:restartNumberingAfterBreak="0">
    <w:nsid w:val="3E546E02"/>
    <w:multiLevelType w:val="hybridMultilevel"/>
    <w:tmpl w:val="9C24B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4B199F"/>
    <w:multiLevelType w:val="hybridMultilevel"/>
    <w:tmpl w:val="32E28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5C3CAD"/>
    <w:multiLevelType w:val="hybridMultilevel"/>
    <w:tmpl w:val="D0C23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8858DB"/>
    <w:multiLevelType w:val="hybridMultilevel"/>
    <w:tmpl w:val="FED276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2D70F3"/>
    <w:multiLevelType w:val="hybridMultilevel"/>
    <w:tmpl w:val="F022E6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FE3445"/>
    <w:multiLevelType w:val="hybridMultilevel"/>
    <w:tmpl w:val="ED5C95BE"/>
    <w:lvl w:ilvl="0" w:tplc="175C9D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331571"/>
    <w:multiLevelType w:val="hybridMultilevel"/>
    <w:tmpl w:val="78B2B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0A2787"/>
    <w:multiLevelType w:val="hybridMultilevel"/>
    <w:tmpl w:val="53A8BA0E"/>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C40752"/>
    <w:multiLevelType w:val="hybridMultilevel"/>
    <w:tmpl w:val="23BC5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873C6B"/>
    <w:multiLevelType w:val="hybridMultilevel"/>
    <w:tmpl w:val="0E983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6F1A0522"/>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37" w15:restartNumberingAfterBreak="0">
    <w:nsid w:val="6F3B0ACC"/>
    <w:multiLevelType w:val="hybridMultilevel"/>
    <w:tmpl w:val="C8DE9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AA13F9"/>
    <w:multiLevelType w:val="hybridMultilevel"/>
    <w:tmpl w:val="F58A4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2A498C"/>
    <w:multiLevelType w:val="hybridMultilevel"/>
    <w:tmpl w:val="98CC3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DB57A6"/>
    <w:multiLevelType w:val="hybridMultilevel"/>
    <w:tmpl w:val="907EDE3C"/>
    <w:lvl w:ilvl="0" w:tplc="04090001">
      <w:start w:val="1"/>
      <w:numFmt w:val="bullet"/>
      <w:lvlText w:val=""/>
      <w:lvlJc w:val="left"/>
      <w:pPr>
        <w:ind w:left="460" w:hanging="360"/>
      </w:pPr>
      <w:rPr>
        <w:rFonts w:ascii="Symbol" w:hAnsi="Symbo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41" w15:restartNumberingAfterBreak="0">
    <w:nsid w:val="79C249BC"/>
    <w:multiLevelType w:val="hybridMultilevel"/>
    <w:tmpl w:val="D5B8B40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E776792"/>
    <w:multiLevelType w:val="hybridMultilevel"/>
    <w:tmpl w:val="275C77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FE67BD0"/>
    <w:multiLevelType w:val="hybridMultilevel"/>
    <w:tmpl w:val="5E36D0BE"/>
    <w:lvl w:ilvl="0" w:tplc="08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num>
  <w:num w:numId="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5"/>
  </w:num>
  <w:num w:numId="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43"/>
  </w:num>
  <w:num w:numId="9">
    <w:abstractNumId w:val="36"/>
  </w:num>
  <w:num w:numId="10">
    <w:abstractNumId w:val="17"/>
  </w:num>
  <w:num w:numId="11">
    <w:abstractNumId w:val="17"/>
  </w:num>
  <w:num w:numId="12">
    <w:abstractNumId w:val="8"/>
  </w:num>
  <w:num w:numId="13">
    <w:abstractNumId w:val="23"/>
  </w:num>
  <w:num w:numId="14">
    <w:abstractNumId w:val="4"/>
  </w:num>
  <w:num w:numId="15">
    <w:abstractNumId w:val="3"/>
  </w:num>
  <w:num w:numId="16">
    <w:abstractNumId w:val="2"/>
  </w:num>
  <w:num w:numId="17">
    <w:abstractNumId w:val="1"/>
  </w:num>
  <w:num w:numId="18">
    <w:abstractNumId w:val="0"/>
  </w:num>
  <w:num w:numId="19">
    <w:abstractNumId w:val="39"/>
  </w:num>
  <w:num w:numId="20">
    <w:abstractNumId w:val="41"/>
  </w:num>
  <w:num w:numId="21">
    <w:abstractNumId w:val="27"/>
  </w:num>
  <w:num w:numId="22">
    <w:abstractNumId w:val="17"/>
  </w:num>
  <w:num w:numId="23">
    <w:abstractNumId w:val="17"/>
  </w:num>
  <w:num w:numId="24">
    <w:abstractNumId w:val="17"/>
  </w:num>
  <w:num w:numId="25">
    <w:abstractNumId w:val="17"/>
  </w:num>
  <w:num w:numId="26">
    <w:abstractNumId w:val="17"/>
  </w:num>
  <w:num w:numId="27">
    <w:abstractNumId w:val="17"/>
  </w:num>
  <w:num w:numId="28">
    <w:abstractNumId w:val="17"/>
  </w:num>
  <w:num w:numId="29">
    <w:abstractNumId w:val="17"/>
  </w:num>
  <w:num w:numId="30">
    <w:abstractNumId w:val="17"/>
  </w:num>
  <w:num w:numId="31">
    <w:abstractNumId w:val="19"/>
  </w:num>
  <w:num w:numId="32">
    <w:abstractNumId w:val="24"/>
  </w:num>
  <w:num w:numId="33">
    <w:abstractNumId w:val="9"/>
  </w:num>
  <w:num w:numId="34">
    <w:abstractNumId w:val="13"/>
  </w:num>
  <w:num w:numId="35">
    <w:abstractNumId w:val="15"/>
  </w:num>
  <w:num w:numId="36">
    <w:abstractNumId w:val="42"/>
  </w:num>
  <w:num w:numId="37">
    <w:abstractNumId w:val="40"/>
  </w:num>
  <w:num w:numId="38">
    <w:abstractNumId w:val="38"/>
  </w:num>
  <w:num w:numId="39">
    <w:abstractNumId w:val="31"/>
  </w:num>
  <w:num w:numId="40">
    <w:abstractNumId w:val="34"/>
  </w:num>
  <w:num w:numId="41">
    <w:abstractNumId w:val="30"/>
  </w:num>
  <w:num w:numId="42">
    <w:abstractNumId w:val="7"/>
  </w:num>
  <w:num w:numId="43">
    <w:abstractNumId w:val="26"/>
  </w:num>
  <w:num w:numId="44">
    <w:abstractNumId w:val="18"/>
  </w:num>
  <w:num w:numId="45">
    <w:abstractNumId w:val="10"/>
  </w:num>
  <w:num w:numId="46">
    <w:abstractNumId w:val="32"/>
  </w:num>
  <w:num w:numId="47">
    <w:abstractNumId w:val="12"/>
  </w:num>
  <w:num w:numId="48">
    <w:abstractNumId w:val="21"/>
  </w:num>
  <w:num w:numId="49">
    <w:abstractNumId w:val="11"/>
  </w:num>
  <w:num w:numId="50">
    <w:abstractNumId w:val="20"/>
  </w:num>
  <w:num w:numId="51">
    <w:abstractNumId w:val="37"/>
  </w:num>
  <w:num w:numId="52">
    <w:abstractNumId w:val="28"/>
  </w:num>
  <w:num w:numId="53">
    <w:abstractNumId w:val="29"/>
  </w:num>
  <w:num w:numId="54">
    <w:abstractNumId w:val="16"/>
  </w:num>
  <w:num w:numId="55">
    <w:abstractNumId w:val="14"/>
  </w:num>
  <w:num w:numId="56">
    <w:abstractNumId w:val="33"/>
  </w:num>
  <w:num w:numId="57">
    <w:abstractNumId w:val="5"/>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phael Malyankar">
    <w15:presenceInfo w15:providerId="None" w15:userId="Raphael Malyank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44D"/>
    <w:rsid w:val="000019B6"/>
    <w:rsid w:val="00005005"/>
    <w:rsid w:val="00005C12"/>
    <w:rsid w:val="000064A6"/>
    <w:rsid w:val="00006C68"/>
    <w:rsid w:val="00006D61"/>
    <w:rsid w:val="00010F8F"/>
    <w:rsid w:val="00011526"/>
    <w:rsid w:val="00017029"/>
    <w:rsid w:val="000225F5"/>
    <w:rsid w:val="00023DA3"/>
    <w:rsid w:val="00024A1E"/>
    <w:rsid w:val="00027118"/>
    <w:rsid w:val="00031A6B"/>
    <w:rsid w:val="00032873"/>
    <w:rsid w:val="00033222"/>
    <w:rsid w:val="000340BD"/>
    <w:rsid w:val="00034219"/>
    <w:rsid w:val="00034708"/>
    <w:rsid w:val="0003524B"/>
    <w:rsid w:val="0003704D"/>
    <w:rsid w:val="00040EA6"/>
    <w:rsid w:val="00040ECD"/>
    <w:rsid w:val="000412C4"/>
    <w:rsid w:val="00047966"/>
    <w:rsid w:val="00052302"/>
    <w:rsid w:val="000531BD"/>
    <w:rsid w:val="000533D8"/>
    <w:rsid w:val="00054C5E"/>
    <w:rsid w:val="00056ABB"/>
    <w:rsid w:val="00062C23"/>
    <w:rsid w:val="00067089"/>
    <w:rsid w:val="000678E8"/>
    <w:rsid w:val="00071E76"/>
    <w:rsid w:val="00072D2E"/>
    <w:rsid w:val="00073D07"/>
    <w:rsid w:val="00074D27"/>
    <w:rsid w:val="0007527B"/>
    <w:rsid w:val="00077EDF"/>
    <w:rsid w:val="00084A8B"/>
    <w:rsid w:val="000915B3"/>
    <w:rsid w:val="00091F0C"/>
    <w:rsid w:val="00092F0D"/>
    <w:rsid w:val="00092F8E"/>
    <w:rsid w:val="00096457"/>
    <w:rsid w:val="00097A23"/>
    <w:rsid w:val="00097E85"/>
    <w:rsid w:val="000A12A1"/>
    <w:rsid w:val="000A6521"/>
    <w:rsid w:val="000A691E"/>
    <w:rsid w:val="000B0E34"/>
    <w:rsid w:val="000B28A1"/>
    <w:rsid w:val="000B3441"/>
    <w:rsid w:val="000B36F2"/>
    <w:rsid w:val="000B66A8"/>
    <w:rsid w:val="000B7603"/>
    <w:rsid w:val="000B7673"/>
    <w:rsid w:val="000C0E0A"/>
    <w:rsid w:val="000C162F"/>
    <w:rsid w:val="000C208B"/>
    <w:rsid w:val="000C2834"/>
    <w:rsid w:val="000C47B9"/>
    <w:rsid w:val="000C5128"/>
    <w:rsid w:val="000C577A"/>
    <w:rsid w:val="000C57F4"/>
    <w:rsid w:val="000D2F9D"/>
    <w:rsid w:val="000D3544"/>
    <w:rsid w:val="000D47CE"/>
    <w:rsid w:val="000D4A6A"/>
    <w:rsid w:val="000E0AAE"/>
    <w:rsid w:val="000E482E"/>
    <w:rsid w:val="000F21EC"/>
    <w:rsid w:val="000F2803"/>
    <w:rsid w:val="000F3E38"/>
    <w:rsid w:val="000F40E8"/>
    <w:rsid w:val="000F5A70"/>
    <w:rsid w:val="000F6215"/>
    <w:rsid w:val="000F64AA"/>
    <w:rsid w:val="000F7D81"/>
    <w:rsid w:val="00104AB2"/>
    <w:rsid w:val="00111781"/>
    <w:rsid w:val="00113AD3"/>
    <w:rsid w:val="00116C40"/>
    <w:rsid w:val="00117F71"/>
    <w:rsid w:val="001222C1"/>
    <w:rsid w:val="0012354E"/>
    <w:rsid w:val="001246CC"/>
    <w:rsid w:val="0012619C"/>
    <w:rsid w:val="00126EC8"/>
    <w:rsid w:val="001304B2"/>
    <w:rsid w:val="0013398E"/>
    <w:rsid w:val="00134BB2"/>
    <w:rsid w:val="001351A0"/>
    <w:rsid w:val="0014087C"/>
    <w:rsid w:val="00140E26"/>
    <w:rsid w:val="00143A49"/>
    <w:rsid w:val="001529D7"/>
    <w:rsid w:val="00152C25"/>
    <w:rsid w:val="0016241E"/>
    <w:rsid w:val="00162669"/>
    <w:rsid w:val="00162F33"/>
    <w:rsid w:val="00165A0C"/>
    <w:rsid w:val="001666F8"/>
    <w:rsid w:val="001704A9"/>
    <w:rsid w:val="001706F8"/>
    <w:rsid w:val="00171C05"/>
    <w:rsid w:val="00172066"/>
    <w:rsid w:val="001757EF"/>
    <w:rsid w:val="001772F8"/>
    <w:rsid w:val="00177E5B"/>
    <w:rsid w:val="001875EA"/>
    <w:rsid w:val="00187E3E"/>
    <w:rsid w:val="0019012C"/>
    <w:rsid w:val="00190A07"/>
    <w:rsid w:val="00190C35"/>
    <w:rsid w:val="00191F70"/>
    <w:rsid w:val="00192D58"/>
    <w:rsid w:val="001959B5"/>
    <w:rsid w:val="00195A0C"/>
    <w:rsid w:val="00195C3D"/>
    <w:rsid w:val="001962FE"/>
    <w:rsid w:val="00197167"/>
    <w:rsid w:val="001A1921"/>
    <w:rsid w:val="001A598C"/>
    <w:rsid w:val="001A5F3B"/>
    <w:rsid w:val="001A6854"/>
    <w:rsid w:val="001B31B4"/>
    <w:rsid w:val="001B72AF"/>
    <w:rsid w:val="001B7D0E"/>
    <w:rsid w:val="001C02F9"/>
    <w:rsid w:val="001C04B9"/>
    <w:rsid w:val="001C0B0F"/>
    <w:rsid w:val="001C4C94"/>
    <w:rsid w:val="001D175A"/>
    <w:rsid w:val="001D392B"/>
    <w:rsid w:val="001D51CC"/>
    <w:rsid w:val="001E04D5"/>
    <w:rsid w:val="001E5017"/>
    <w:rsid w:val="001E5538"/>
    <w:rsid w:val="001E6A2A"/>
    <w:rsid w:val="001E7C5E"/>
    <w:rsid w:val="001F2829"/>
    <w:rsid w:val="001F3258"/>
    <w:rsid w:val="001F4233"/>
    <w:rsid w:val="001F7A97"/>
    <w:rsid w:val="00203C69"/>
    <w:rsid w:val="0020422B"/>
    <w:rsid w:val="002043C5"/>
    <w:rsid w:val="002043EA"/>
    <w:rsid w:val="0020620F"/>
    <w:rsid w:val="0021133E"/>
    <w:rsid w:val="00211F05"/>
    <w:rsid w:val="00212729"/>
    <w:rsid w:val="0021293A"/>
    <w:rsid w:val="00212F75"/>
    <w:rsid w:val="002149A5"/>
    <w:rsid w:val="002154A2"/>
    <w:rsid w:val="002158DA"/>
    <w:rsid w:val="0021707E"/>
    <w:rsid w:val="00220189"/>
    <w:rsid w:val="00220A9D"/>
    <w:rsid w:val="00223A0B"/>
    <w:rsid w:val="00227AE2"/>
    <w:rsid w:val="00230D2C"/>
    <w:rsid w:val="00234699"/>
    <w:rsid w:val="002370F1"/>
    <w:rsid w:val="00237DD9"/>
    <w:rsid w:val="00241463"/>
    <w:rsid w:val="00241BA1"/>
    <w:rsid w:val="00241EC8"/>
    <w:rsid w:val="002442B9"/>
    <w:rsid w:val="0024482B"/>
    <w:rsid w:val="0024618B"/>
    <w:rsid w:val="00246582"/>
    <w:rsid w:val="00246945"/>
    <w:rsid w:val="00247B5E"/>
    <w:rsid w:val="002518B6"/>
    <w:rsid w:val="002519FC"/>
    <w:rsid w:val="00251FA8"/>
    <w:rsid w:val="002532BC"/>
    <w:rsid w:val="0025541B"/>
    <w:rsid w:val="00255AE3"/>
    <w:rsid w:val="00257099"/>
    <w:rsid w:val="0026182D"/>
    <w:rsid w:val="00262C77"/>
    <w:rsid w:val="0026434C"/>
    <w:rsid w:val="0027016F"/>
    <w:rsid w:val="00270642"/>
    <w:rsid w:val="002710A1"/>
    <w:rsid w:val="0027496B"/>
    <w:rsid w:val="002761A8"/>
    <w:rsid w:val="002816EA"/>
    <w:rsid w:val="00281D6B"/>
    <w:rsid w:val="00281F20"/>
    <w:rsid w:val="00281F98"/>
    <w:rsid w:val="00282A93"/>
    <w:rsid w:val="00283FE3"/>
    <w:rsid w:val="002846D2"/>
    <w:rsid w:val="002855A6"/>
    <w:rsid w:val="00286061"/>
    <w:rsid w:val="00291024"/>
    <w:rsid w:val="00292944"/>
    <w:rsid w:val="0029350D"/>
    <w:rsid w:val="002937F0"/>
    <w:rsid w:val="0029476F"/>
    <w:rsid w:val="00295DB5"/>
    <w:rsid w:val="0029646A"/>
    <w:rsid w:val="0029672A"/>
    <w:rsid w:val="002A0807"/>
    <w:rsid w:val="002A281B"/>
    <w:rsid w:val="002A48A1"/>
    <w:rsid w:val="002A4FB6"/>
    <w:rsid w:val="002A7C85"/>
    <w:rsid w:val="002B0A00"/>
    <w:rsid w:val="002B48B1"/>
    <w:rsid w:val="002B4914"/>
    <w:rsid w:val="002B5155"/>
    <w:rsid w:val="002B6B9B"/>
    <w:rsid w:val="002B794D"/>
    <w:rsid w:val="002C093B"/>
    <w:rsid w:val="002C1AF7"/>
    <w:rsid w:val="002C4C2A"/>
    <w:rsid w:val="002C57C0"/>
    <w:rsid w:val="002C6AA5"/>
    <w:rsid w:val="002D04B3"/>
    <w:rsid w:val="002D2309"/>
    <w:rsid w:val="002D2337"/>
    <w:rsid w:val="002D3545"/>
    <w:rsid w:val="002D513B"/>
    <w:rsid w:val="002D6CCB"/>
    <w:rsid w:val="002E08C4"/>
    <w:rsid w:val="002E2FB5"/>
    <w:rsid w:val="002E3D4D"/>
    <w:rsid w:val="002E5624"/>
    <w:rsid w:val="002E675E"/>
    <w:rsid w:val="002F0F95"/>
    <w:rsid w:val="002F13F6"/>
    <w:rsid w:val="002F474B"/>
    <w:rsid w:val="002F4BF2"/>
    <w:rsid w:val="002F5248"/>
    <w:rsid w:val="002F57C6"/>
    <w:rsid w:val="002F72C8"/>
    <w:rsid w:val="002F7F0E"/>
    <w:rsid w:val="00300A10"/>
    <w:rsid w:val="00300FE9"/>
    <w:rsid w:val="00303F84"/>
    <w:rsid w:val="00304616"/>
    <w:rsid w:val="003065DF"/>
    <w:rsid w:val="00310C5B"/>
    <w:rsid w:val="0031271D"/>
    <w:rsid w:val="00315893"/>
    <w:rsid w:val="00316F81"/>
    <w:rsid w:val="00317E02"/>
    <w:rsid w:val="00322B92"/>
    <w:rsid w:val="00323963"/>
    <w:rsid w:val="00323B7A"/>
    <w:rsid w:val="00325CCB"/>
    <w:rsid w:val="0032626B"/>
    <w:rsid w:val="00333930"/>
    <w:rsid w:val="00334515"/>
    <w:rsid w:val="00335A9D"/>
    <w:rsid w:val="003367C5"/>
    <w:rsid w:val="00340209"/>
    <w:rsid w:val="003460F4"/>
    <w:rsid w:val="00346C66"/>
    <w:rsid w:val="00347AD3"/>
    <w:rsid w:val="003528FB"/>
    <w:rsid w:val="0035541A"/>
    <w:rsid w:val="003564BD"/>
    <w:rsid w:val="00356509"/>
    <w:rsid w:val="003570DD"/>
    <w:rsid w:val="003601F7"/>
    <w:rsid w:val="003613DB"/>
    <w:rsid w:val="00361628"/>
    <w:rsid w:val="00361EDA"/>
    <w:rsid w:val="00363C4B"/>
    <w:rsid w:val="00363D71"/>
    <w:rsid w:val="0036463F"/>
    <w:rsid w:val="00365013"/>
    <w:rsid w:val="00365554"/>
    <w:rsid w:val="0036583D"/>
    <w:rsid w:val="00365C1B"/>
    <w:rsid w:val="00370791"/>
    <w:rsid w:val="00370927"/>
    <w:rsid w:val="00371C3D"/>
    <w:rsid w:val="00376D75"/>
    <w:rsid w:val="003809A3"/>
    <w:rsid w:val="00381D02"/>
    <w:rsid w:val="0038207C"/>
    <w:rsid w:val="00386E41"/>
    <w:rsid w:val="003877DB"/>
    <w:rsid w:val="00394808"/>
    <w:rsid w:val="00395FF9"/>
    <w:rsid w:val="003960A5"/>
    <w:rsid w:val="00396100"/>
    <w:rsid w:val="003A06B7"/>
    <w:rsid w:val="003A084D"/>
    <w:rsid w:val="003A2FAF"/>
    <w:rsid w:val="003A336C"/>
    <w:rsid w:val="003A5909"/>
    <w:rsid w:val="003A610E"/>
    <w:rsid w:val="003A7999"/>
    <w:rsid w:val="003B17B6"/>
    <w:rsid w:val="003B2A54"/>
    <w:rsid w:val="003B7B3C"/>
    <w:rsid w:val="003C725D"/>
    <w:rsid w:val="003D145C"/>
    <w:rsid w:val="003D474D"/>
    <w:rsid w:val="003D538A"/>
    <w:rsid w:val="003D5B24"/>
    <w:rsid w:val="003D70D1"/>
    <w:rsid w:val="003D7958"/>
    <w:rsid w:val="003E02DD"/>
    <w:rsid w:val="003E1173"/>
    <w:rsid w:val="003E1983"/>
    <w:rsid w:val="003E1E0C"/>
    <w:rsid w:val="003E2056"/>
    <w:rsid w:val="003E4ECF"/>
    <w:rsid w:val="003E7CFC"/>
    <w:rsid w:val="003F0A46"/>
    <w:rsid w:val="003F13F7"/>
    <w:rsid w:val="003F1AC0"/>
    <w:rsid w:val="003F21B7"/>
    <w:rsid w:val="003F232B"/>
    <w:rsid w:val="003F6955"/>
    <w:rsid w:val="003F79BE"/>
    <w:rsid w:val="00400438"/>
    <w:rsid w:val="004014A7"/>
    <w:rsid w:val="00405EA2"/>
    <w:rsid w:val="00407C2B"/>
    <w:rsid w:val="00407CC4"/>
    <w:rsid w:val="00410456"/>
    <w:rsid w:val="00411D67"/>
    <w:rsid w:val="004127C0"/>
    <w:rsid w:val="00412A18"/>
    <w:rsid w:val="0041436D"/>
    <w:rsid w:val="00417A2F"/>
    <w:rsid w:val="00417C8F"/>
    <w:rsid w:val="00417F7A"/>
    <w:rsid w:val="0042190D"/>
    <w:rsid w:val="00421EBA"/>
    <w:rsid w:val="00422E6C"/>
    <w:rsid w:val="0042321B"/>
    <w:rsid w:val="004233D8"/>
    <w:rsid w:val="004233F7"/>
    <w:rsid w:val="004235BE"/>
    <w:rsid w:val="00423693"/>
    <w:rsid w:val="00425A1B"/>
    <w:rsid w:val="004263A8"/>
    <w:rsid w:val="00430826"/>
    <w:rsid w:val="00430933"/>
    <w:rsid w:val="00430950"/>
    <w:rsid w:val="00431D77"/>
    <w:rsid w:val="00433930"/>
    <w:rsid w:val="004344D3"/>
    <w:rsid w:val="00434F88"/>
    <w:rsid w:val="00435795"/>
    <w:rsid w:val="00437C2A"/>
    <w:rsid w:val="004401D5"/>
    <w:rsid w:val="00445D16"/>
    <w:rsid w:val="00446009"/>
    <w:rsid w:val="004460DF"/>
    <w:rsid w:val="00446154"/>
    <w:rsid w:val="00452665"/>
    <w:rsid w:val="004564BC"/>
    <w:rsid w:val="00461FCD"/>
    <w:rsid w:val="00464D82"/>
    <w:rsid w:val="0047219A"/>
    <w:rsid w:val="00472AAF"/>
    <w:rsid w:val="0047315D"/>
    <w:rsid w:val="00476D30"/>
    <w:rsid w:val="00477131"/>
    <w:rsid w:val="00481566"/>
    <w:rsid w:val="00483D2E"/>
    <w:rsid w:val="004879A4"/>
    <w:rsid w:val="00490917"/>
    <w:rsid w:val="00490D0C"/>
    <w:rsid w:val="00493B75"/>
    <w:rsid w:val="00493D24"/>
    <w:rsid w:val="00496762"/>
    <w:rsid w:val="00496FD9"/>
    <w:rsid w:val="004974E4"/>
    <w:rsid w:val="004A0FD8"/>
    <w:rsid w:val="004A205F"/>
    <w:rsid w:val="004A299C"/>
    <w:rsid w:val="004A2A77"/>
    <w:rsid w:val="004A347C"/>
    <w:rsid w:val="004A366E"/>
    <w:rsid w:val="004A3B26"/>
    <w:rsid w:val="004A515B"/>
    <w:rsid w:val="004B0760"/>
    <w:rsid w:val="004B2AAC"/>
    <w:rsid w:val="004B3060"/>
    <w:rsid w:val="004B33CE"/>
    <w:rsid w:val="004B4063"/>
    <w:rsid w:val="004B64B4"/>
    <w:rsid w:val="004B7C21"/>
    <w:rsid w:val="004C0CF0"/>
    <w:rsid w:val="004C14C4"/>
    <w:rsid w:val="004C2194"/>
    <w:rsid w:val="004C2AA4"/>
    <w:rsid w:val="004C3D4C"/>
    <w:rsid w:val="004C434C"/>
    <w:rsid w:val="004C5DD9"/>
    <w:rsid w:val="004C6CDC"/>
    <w:rsid w:val="004D09DB"/>
    <w:rsid w:val="004D2D8B"/>
    <w:rsid w:val="004D3453"/>
    <w:rsid w:val="004D5466"/>
    <w:rsid w:val="004D64CA"/>
    <w:rsid w:val="004E174D"/>
    <w:rsid w:val="004E2157"/>
    <w:rsid w:val="004E3696"/>
    <w:rsid w:val="004E4100"/>
    <w:rsid w:val="004E50BE"/>
    <w:rsid w:val="004E7A02"/>
    <w:rsid w:val="004E7C39"/>
    <w:rsid w:val="004F25A9"/>
    <w:rsid w:val="004F38C3"/>
    <w:rsid w:val="004F4120"/>
    <w:rsid w:val="004F42AB"/>
    <w:rsid w:val="004F5DD4"/>
    <w:rsid w:val="004F6CB3"/>
    <w:rsid w:val="004F7256"/>
    <w:rsid w:val="004F7E39"/>
    <w:rsid w:val="00500F82"/>
    <w:rsid w:val="005030EE"/>
    <w:rsid w:val="005044F5"/>
    <w:rsid w:val="005048E8"/>
    <w:rsid w:val="00504C14"/>
    <w:rsid w:val="0050569F"/>
    <w:rsid w:val="00505DB3"/>
    <w:rsid w:val="00505F80"/>
    <w:rsid w:val="00507375"/>
    <w:rsid w:val="00507958"/>
    <w:rsid w:val="00507CA5"/>
    <w:rsid w:val="0051269D"/>
    <w:rsid w:val="00512B23"/>
    <w:rsid w:val="0051300A"/>
    <w:rsid w:val="00513A50"/>
    <w:rsid w:val="00513E69"/>
    <w:rsid w:val="00514406"/>
    <w:rsid w:val="00514B1E"/>
    <w:rsid w:val="00524288"/>
    <w:rsid w:val="005277BA"/>
    <w:rsid w:val="005305EA"/>
    <w:rsid w:val="00530AC8"/>
    <w:rsid w:val="00540B88"/>
    <w:rsid w:val="0054169C"/>
    <w:rsid w:val="00544621"/>
    <w:rsid w:val="00546677"/>
    <w:rsid w:val="00550845"/>
    <w:rsid w:val="005549DC"/>
    <w:rsid w:val="005573FE"/>
    <w:rsid w:val="005606E1"/>
    <w:rsid w:val="0056144C"/>
    <w:rsid w:val="00565379"/>
    <w:rsid w:val="00570CFF"/>
    <w:rsid w:val="0057172F"/>
    <w:rsid w:val="00572188"/>
    <w:rsid w:val="00574025"/>
    <w:rsid w:val="005747A9"/>
    <w:rsid w:val="00574F5A"/>
    <w:rsid w:val="00580114"/>
    <w:rsid w:val="00581180"/>
    <w:rsid w:val="0058490A"/>
    <w:rsid w:val="00585D7F"/>
    <w:rsid w:val="0058727F"/>
    <w:rsid w:val="00591F1B"/>
    <w:rsid w:val="00593B51"/>
    <w:rsid w:val="00594F95"/>
    <w:rsid w:val="00595471"/>
    <w:rsid w:val="00595774"/>
    <w:rsid w:val="0059684E"/>
    <w:rsid w:val="005A023F"/>
    <w:rsid w:val="005A2CD0"/>
    <w:rsid w:val="005A5DE4"/>
    <w:rsid w:val="005A69C3"/>
    <w:rsid w:val="005B2D89"/>
    <w:rsid w:val="005B2F39"/>
    <w:rsid w:val="005B4C13"/>
    <w:rsid w:val="005B526C"/>
    <w:rsid w:val="005C25A7"/>
    <w:rsid w:val="005C260D"/>
    <w:rsid w:val="005C644A"/>
    <w:rsid w:val="005C7AF8"/>
    <w:rsid w:val="005D0797"/>
    <w:rsid w:val="005D0A5F"/>
    <w:rsid w:val="005D0B66"/>
    <w:rsid w:val="005D2FBF"/>
    <w:rsid w:val="005D3F08"/>
    <w:rsid w:val="005D44C5"/>
    <w:rsid w:val="005D51A0"/>
    <w:rsid w:val="005E3704"/>
    <w:rsid w:val="005E547C"/>
    <w:rsid w:val="005E590C"/>
    <w:rsid w:val="005E59B6"/>
    <w:rsid w:val="005E7E02"/>
    <w:rsid w:val="005F0F82"/>
    <w:rsid w:val="005F2011"/>
    <w:rsid w:val="005F3643"/>
    <w:rsid w:val="005F5931"/>
    <w:rsid w:val="005F6B58"/>
    <w:rsid w:val="005F7629"/>
    <w:rsid w:val="006013F3"/>
    <w:rsid w:val="00602B51"/>
    <w:rsid w:val="006038BA"/>
    <w:rsid w:val="00603B0A"/>
    <w:rsid w:val="00614A87"/>
    <w:rsid w:val="006150D3"/>
    <w:rsid w:val="00616979"/>
    <w:rsid w:val="00617909"/>
    <w:rsid w:val="00621F23"/>
    <w:rsid w:val="006222D4"/>
    <w:rsid w:val="00623B02"/>
    <w:rsid w:val="00625116"/>
    <w:rsid w:val="00630C48"/>
    <w:rsid w:val="0063131C"/>
    <w:rsid w:val="0063134C"/>
    <w:rsid w:val="006321A4"/>
    <w:rsid w:val="00634763"/>
    <w:rsid w:val="006347B9"/>
    <w:rsid w:val="006373AF"/>
    <w:rsid w:val="00640721"/>
    <w:rsid w:val="00643A97"/>
    <w:rsid w:val="00644333"/>
    <w:rsid w:val="0064447A"/>
    <w:rsid w:val="006447F6"/>
    <w:rsid w:val="006454A8"/>
    <w:rsid w:val="00651708"/>
    <w:rsid w:val="00654D66"/>
    <w:rsid w:val="00655B54"/>
    <w:rsid w:val="00660224"/>
    <w:rsid w:val="00660A28"/>
    <w:rsid w:val="00662BC2"/>
    <w:rsid w:val="00663BBA"/>
    <w:rsid w:val="006640F1"/>
    <w:rsid w:val="006656FF"/>
    <w:rsid w:val="00672439"/>
    <w:rsid w:val="00672ECA"/>
    <w:rsid w:val="00677BE7"/>
    <w:rsid w:val="00683398"/>
    <w:rsid w:val="00683B8E"/>
    <w:rsid w:val="0068416C"/>
    <w:rsid w:val="00685644"/>
    <w:rsid w:val="00685D7F"/>
    <w:rsid w:val="006867D1"/>
    <w:rsid w:val="0068706B"/>
    <w:rsid w:val="00687B99"/>
    <w:rsid w:val="00691355"/>
    <w:rsid w:val="00691356"/>
    <w:rsid w:val="006951B7"/>
    <w:rsid w:val="00695215"/>
    <w:rsid w:val="006A0428"/>
    <w:rsid w:val="006A31DF"/>
    <w:rsid w:val="006A4090"/>
    <w:rsid w:val="006A6481"/>
    <w:rsid w:val="006A7306"/>
    <w:rsid w:val="006B086F"/>
    <w:rsid w:val="006B185B"/>
    <w:rsid w:val="006B1BC9"/>
    <w:rsid w:val="006B2158"/>
    <w:rsid w:val="006B4DEF"/>
    <w:rsid w:val="006B507D"/>
    <w:rsid w:val="006B5610"/>
    <w:rsid w:val="006B71FC"/>
    <w:rsid w:val="006C1280"/>
    <w:rsid w:val="006C14DE"/>
    <w:rsid w:val="006C348F"/>
    <w:rsid w:val="006C558F"/>
    <w:rsid w:val="006C6008"/>
    <w:rsid w:val="006C62E1"/>
    <w:rsid w:val="006D01A3"/>
    <w:rsid w:val="006D2B76"/>
    <w:rsid w:val="006D31C9"/>
    <w:rsid w:val="006D337B"/>
    <w:rsid w:val="006D3661"/>
    <w:rsid w:val="006D6FBF"/>
    <w:rsid w:val="006D72FB"/>
    <w:rsid w:val="006E4D96"/>
    <w:rsid w:val="006E4E2F"/>
    <w:rsid w:val="006F0264"/>
    <w:rsid w:val="006F2C63"/>
    <w:rsid w:val="006F2FB3"/>
    <w:rsid w:val="006F3E58"/>
    <w:rsid w:val="006F5967"/>
    <w:rsid w:val="006F7037"/>
    <w:rsid w:val="007000C1"/>
    <w:rsid w:val="007005E9"/>
    <w:rsid w:val="00700B72"/>
    <w:rsid w:val="0070327C"/>
    <w:rsid w:val="00703C95"/>
    <w:rsid w:val="007042D2"/>
    <w:rsid w:val="0070474E"/>
    <w:rsid w:val="007065CE"/>
    <w:rsid w:val="00707105"/>
    <w:rsid w:val="00707A68"/>
    <w:rsid w:val="0071184F"/>
    <w:rsid w:val="00716062"/>
    <w:rsid w:val="0071622A"/>
    <w:rsid w:val="00716D95"/>
    <w:rsid w:val="00723B9E"/>
    <w:rsid w:val="007248F5"/>
    <w:rsid w:val="0073215B"/>
    <w:rsid w:val="00732B1F"/>
    <w:rsid w:val="00735A1E"/>
    <w:rsid w:val="007376F2"/>
    <w:rsid w:val="007406BC"/>
    <w:rsid w:val="0074460D"/>
    <w:rsid w:val="007447CE"/>
    <w:rsid w:val="00747C70"/>
    <w:rsid w:val="00751B96"/>
    <w:rsid w:val="00757344"/>
    <w:rsid w:val="00760DE7"/>
    <w:rsid w:val="00766C83"/>
    <w:rsid w:val="0076711E"/>
    <w:rsid w:val="00767191"/>
    <w:rsid w:val="0077397B"/>
    <w:rsid w:val="00777311"/>
    <w:rsid w:val="00777AF9"/>
    <w:rsid w:val="007818BB"/>
    <w:rsid w:val="007842C2"/>
    <w:rsid w:val="00785076"/>
    <w:rsid w:val="00785763"/>
    <w:rsid w:val="00786EA6"/>
    <w:rsid w:val="007928A1"/>
    <w:rsid w:val="0079304A"/>
    <w:rsid w:val="007942DE"/>
    <w:rsid w:val="007A0562"/>
    <w:rsid w:val="007A1443"/>
    <w:rsid w:val="007A4184"/>
    <w:rsid w:val="007A54A5"/>
    <w:rsid w:val="007A5AEA"/>
    <w:rsid w:val="007A7BFA"/>
    <w:rsid w:val="007B03F3"/>
    <w:rsid w:val="007B692C"/>
    <w:rsid w:val="007B69CA"/>
    <w:rsid w:val="007C144D"/>
    <w:rsid w:val="007C16A9"/>
    <w:rsid w:val="007C2397"/>
    <w:rsid w:val="007C279E"/>
    <w:rsid w:val="007C3464"/>
    <w:rsid w:val="007C4579"/>
    <w:rsid w:val="007C5B75"/>
    <w:rsid w:val="007C71B5"/>
    <w:rsid w:val="007C78E1"/>
    <w:rsid w:val="007D3475"/>
    <w:rsid w:val="007D442D"/>
    <w:rsid w:val="007D4CF1"/>
    <w:rsid w:val="007D628B"/>
    <w:rsid w:val="007E0607"/>
    <w:rsid w:val="007E084A"/>
    <w:rsid w:val="007E0A0F"/>
    <w:rsid w:val="007E0F31"/>
    <w:rsid w:val="007E1662"/>
    <w:rsid w:val="007E4879"/>
    <w:rsid w:val="007F3787"/>
    <w:rsid w:val="007F39E7"/>
    <w:rsid w:val="007F66A0"/>
    <w:rsid w:val="00800101"/>
    <w:rsid w:val="00800BF8"/>
    <w:rsid w:val="00801321"/>
    <w:rsid w:val="00806E5C"/>
    <w:rsid w:val="0081157B"/>
    <w:rsid w:val="008131A0"/>
    <w:rsid w:val="00815867"/>
    <w:rsid w:val="00817E57"/>
    <w:rsid w:val="008212DB"/>
    <w:rsid w:val="00824E96"/>
    <w:rsid w:val="008250D6"/>
    <w:rsid w:val="00827136"/>
    <w:rsid w:val="008273E8"/>
    <w:rsid w:val="008276BA"/>
    <w:rsid w:val="008373B6"/>
    <w:rsid w:val="00840024"/>
    <w:rsid w:val="00845249"/>
    <w:rsid w:val="0085170B"/>
    <w:rsid w:val="0085640B"/>
    <w:rsid w:val="00856BF4"/>
    <w:rsid w:val="008570D1"/>
    <w:rsid w:val="00860187"/>
    <w:rsid w:val="00861554"/>
    <w:rsid w:val="008619D6"/>
    <w:rsid w:val="00863868"/>
    <w:rsid w:val="00864C1D"/>
    <w:rsid w:val="00867503"/>
    <w:rsid w:val="00867CAC"/>
    <w:rsid w:val="008704DB"/>
    <w:rsid w:val="00876010"/>
    <w:rsid w:val="00881C7A"/>
    <w:rsid w:val="00882408"/>
    <w:rsid w:val="008854D3"/>
    <w:rsid w:val="008862EE"/>
    <w:rsid w:val="008909F6"/>
    <w:rsid w:val="00892409"/>
    <w:rsid w:val="008940E7"/>
    <w:rsid w:val="008968EE"/>
    <w:rsid w:val="00897223"/>
    <w:rsid w:val="00897E12"/>
    <w:rsid w:val="008A14DD"/>
    <w:rsid w:val="008A221D"/>
    <w:rsid w:val="008A4BC5"/>
    <w:rsid w:val="008A5EFC"/>
    <w:rsid w:val="008A65CE"/>
    <w:rsid w:val="008A6BB6"/>
    <w:rsid w:val="008B5192"/>
    <w:rsid w:val="008B75CF"/>
    <w:rsid w:val="008B7759"/>
    <w:rsid w:val="008C2DA1"/>
    <w:rsid w:val="008C41A4"/>
    <w:rsid w:val="008C5102"/>
    <w:rsid w:val="008D1016"/>
    <w:rsid w:val="008D221C"/>
    <w:rsid w:val="008D2D36"/>
    <w:rsid w:val="008D58BA"/>
    <w:rsid w:val="008D6702"/>
    <w:rsid w:val="008E00A0"/>
    <w:rsid w:val="008E0D3D"/>
    <w:rsid w:val="008E1D00"/>
    <w:rsid w:val="008E3D67"/>
    <w:rsid w:val="008E40AE"/>
    <w:rsid w:val="008E47CE"/>
    <w:rsid w:val="008F2475"/>
    <w:rsid w:val="008F3A75"/>
    <w:rsid w:val="008F4241"/>
    <w:rsid w:val="008F5F9B"/>
    <w:rsid w:val="009000FD"/>
    <w:rsid w:val="00910B6F"/>
    <w:rsid w:val="00912FA9"/>
    <w:rsid w:val="0091420E"/>
    <w:rsid w:val="00914E41"/>
    <w:rsid w:val="009171AC"/>
    <w:rsid w:val="0091728E"/>
    <w:rsid w:val="00917F4A"/>
    <w:rsid w:val="009210BB"/>
    <w:rsid w:val="00922010"/>
    <w:rsid w:val="009240FE"/>
    <w:rsid w:val="00926672"/>
    <w:rsid w:val="00926B2E"/>
    <w:rsid w:val="00931054"/>
    <w:rsid w:val="0093196E"/>
    <w:rsid w:val="00932C04"/>
    <w:rsid w:val="00933510"/>
    <w:rsid w:val="009343B5"/>
    <w:rsid w:val="009350E5"/>
    <w:rsid w:val="00936284"/>
    <w:rsid w:val="00942454"/>
    <w:rsid w:val="00943EA5"/>
    <w:rsid w:val="0094431F"/>
    <w:rsid w:val="009447EE"/>
    <w:rsid w:val="009451B4"/>
    <w:rsid w:val="0094585A"/>
    <w:rsid w:val="0094592B"/>
    <w:rsid w:val="00945F3A"/>
    <w:rsid w:val="0094785F"/>
    <w:rsid w:val="00950EAD"/>
    <w:rsid w:val="009520DA"/>
    <w:rsid w:val="00952215"/>
    <w:rsid w:val="00953B6C"/>
    <w:rsid w:val="009543E3"/>
    <w:rsid w:val="009571E4"/>
    <w:rsid w:val="00960186"/>
    <w:rsid w:val="009611D3"/>
    <w:rsid w:val="00961888"/>
    <w:rsid w:val="009626EA"/>
    <w:rsid w:val="009651C2"/>
    <w:rsid w:val="00966415"/>
    <w:rsid w:val="00967D82"/>
    <w:rsid w:val="00973ACF"/>
    <w:rsid w:val="00974E1D"/>
    <w:rsid w:val="00975227"/>
    <w:rsid w:val="00980BF0"/>
    <w:rsid w:val="00980CC8"/>
    <w:rsid w:val="00985DFC"/>
    <w:rsid w:val="00987D19"/>
    <w:rsid w:val="00991E36"/>
    <w:rsid w:val="00992800"/>
    <w:rsid w:val="00995F46"/>
    <w:rsid w:val="00995F9C"/>
    <w:rsid w:val="00996166"/>
    <w:rsid w:val="00997C9C"/>
    <w:rsid w:val="009A3C44"/>
    <w:rsid w:val="009A7930"/>
    <w:rsid w:val="009B1519"/>
    <w:rsid w:val="009B2A02"/>
    <w:rsid w:val="009B4190"/>
    <w:rsid w:val="009B71DA"/>
    <w:rsid w:val="009C30BF"/>
    <w:rsid w:val="009C7B2B"/>
    <w:rsid w:val="009D094D"/>
    <w:rsid w:val="009D1091"/>
    <w:rsid w:val="009D17B5"/>
    <w:rsid w:val="009D3035"/>
    <w:rsid w:val="009D371E"/>
    <w:rsid w:val="009D395A"/>
    <w:rsid w:val="009D7382"/>
    <w:rsid w:val="009D7D69"/>
    <w:rsid w:val="009E0331"/>
    <w:rsid w:val="009E0C4B"/>
    <w:rsid w:val="009E23A3"/>
    <w:rsid w:val="009E317A"/>
    <w:rsid w:val="009E3288"/>
    <w:rsid w:val="009E401B"/>
    <w:rsid w:val="009E4C2D"/>
    <w:rsid w:val="009E560E"/>
    <w:rsid w:val="009E699A"/>
    <w:rsid w:val="009E7B17"/>
    <w:rsid w:val="009F1035"/>
    <w:rsid w:val="009F4603"/>
    <w:rsid w:val="009F69C2"/>
    <w:rsid w:val="00A01A29"/>
    <w:rsid w:val="00A066FC"/>
    <w:rsid w:val="00A10ED0"/>
    <w:rsid w:val="00A1128A"/>
    <w:rsid w:val="00A13477"/>
    <w:rsid w:val="00A164BF"/>
    <w:rsid w:val="00A204C8"/>
    <w:rsid w:val="00A2050E"/>
    <w:rsid w:val="00A209C9"/>
    <w:rsid w:val="00A20AAA"/>
    <w:rsid w:val="00A20F50"/>
    <w:rsid w:val="00A21053"/>
    <w:rsid w:val="00A2177A"/>
    <w:rsid w:val="00A23238"/>
    <w:rsid w:val="00A36B2C"/>
    <w:rsid w:val="00A375D9"/>
    <w:rsid w:val="00A40BFB"/>
    <w:rsid w:val="00A419B5"/>
    <w:rsid w:val="00A41F32"/>
    <w:rsid w:val="00A433FE"/>
    <w:rsid w:val="00A4346C"/>
    <w:rsid w:val="00A443F8"/>
    <w:rsid w:val="00A45739"/>
    <w:rsid w:val="00A45D93"/>
    <w:rsid w:val="00A50902"/>
    <w:rsid w:val="00A51D29"/>
    <w:rsid w:val="00A5461B"/>
    <w:rsid w:val="00A57E18"/>
    <w:rsid w:val="00A61810"/>
    <w:rsid w:val="00A6597A"/>
    <w:rsid w:val="00A66C15"/>
    <w:rsid w:val="00A70C86"/>
    <w:rsid w:val="00A71684"/>
    <w:rsid w:val="00A7263A"/>
    <w:rsid w:val="00A72809"/>
    <w:rsid w:val="00A739EE"/>
    <w:rsid w:val="00A73C47"/>
    <w:rsid w:val="00A73E35"/>
    <w:rsid w:val="00A74061"/>
    <w:rsid w:val="00A77D14"/>
    <w:rsid w:val="00A80CF6"/>
    <w:rsid w:val="00A81250"/>
    <w:rsid w:val="00A82B85"/>
    <w:rsid w:val="00A8588A"/>
    <w:rsid w:val="00A85CB5"/>
    <w:rsid w:val="00A91C8E"/>
    <w:rsid w:val="00A92FE3"/>
    <w:rsid w:val="00A9374E"/>
    <w:rsid w:val="00A946DE"/>
    <w:rsid w:val="00A95953"/>
    <w:rsid w:val="00A962DF"/>
    <w:rsid w:val="00AA3C3F"/>
    <w:rsid w:val="00AA7549"/>
    <w:rsid w:val="00AB112A"/>
    <w:rsid w:val="00AB1493"/>
    <w:rsid w:val="00AB31A2"/>
    <w:rsid w:val="00AB45B3"/>
    <w:rsid w:val="00AB54E4"/>
    <w:rsid w:val="00AB6E06"/>
    <w:rsid w:val="00AB7B6A"/>
    <w:rsid w:val="00AC29BA"/>
    <w:rsid w:val="00AC3806"/>
    <w:rsid w:val="00AC3807"/>
    <w:rsid w:val="00AC3E9C"/>
    <w:rsid w:val="00AC4A55"/>
    <w:rsid w:val="00AC508F"/>
    <w:rsid w:val="00AC5FF9"/>
    <w:rsid w:val="00AC69D0"/>
    <w:rsid w:val="00AC72CE"/>
    <w:rsid w:val="00AD152D"/>
    <w:rsid w:val="00AD1BE9"/>
    <w:rsid w:val="00AD23AC"/>
    <w:rsid w:val="00AD2B56"/>
    <w:rsid w:val="00AD2B9D"/>
    <w:rsid w:val="00AD35A1"/>
    <w:rsid w:val="00AD46D0"/>
    <w:rsid w:val="00AD52E4"/>
    <w:rsid w:val="00AD611A"/>
    <w:rsid w:val="00AE0D98"/>
    <w:rsid w:val="00AE503C"/>
    <w:rsid w:val="00AE52BB"/>
    <w:rsid w:val="00AE56F8"/>
    <w:rsid w:val="00AF1654"/>
    <w:rsid w:val="00AF36F6"/>
    <w:rsid w:val="00AF696D"/>
    <w:rsid w:val="00AF76C5"/>
    <w:rsid w:val="00B00104"/>
    <w:rsid w:val="00B00AA7"/>
    <w:rsid w:val="00B025DD"/>
    <w:rsid w:val="00B04CA7"/>
    <w:rsid w:val="00B04FB6"/>
    <w:rsid w:val="00B10DC0"/>
    <w:rsid w:val="00B131AF"/>
    <w:rsid w:val="00B1321C"/>
    <w:rsid w:val="00B165E8"/>
    <w:rsid w:val="00B1722B"/>
    <w:rsid w:val="00B20088"/>
    <w:rsid w:val="00B20900"/>
    <w:rsid w:val="00B209A6"/>
    <w:rsid w:val="00B21906"/>
    <w:rsid w:val="00B35A5E"/>
    <w:rsid w:val="00B40606"/>
    <w:rsid w:val="00B4200D"/>
    <w:rsid w:val="00B4322F"/>
    <w:rsid w:val="00B45E38"/>
    <w:rsid w:val="00B46FC7"/>
    <w:rsid w:val="00B47C3C"/>
    <w:rsid w:val="00B51F0E"/>
    <w:rsid w:val="00B53CA2"/>
    <w:rsid w:val="00B55457"/>
    <w:rsid w:val="00B555A7"/>
    <w:rsid w:val="00B555CA"/>
    <w:rsid w:val="00B56EE2"/>
    <w:rsid w:val="00B57FCE"/>
    <w:rsid w:val="00B66206"/>
    <w:rsid w:val="00B671C1"/>
    <w:rsid w:val="00B7207A"/>
    <w:rsid w:val="00B729CC"/>
    <w:rsid w:val="00B73157"/>
    <w:rsid w:val="00B73F3E"/>
    <w:rsid w:val="00B740BE"/>
    <w:rsid w:val="00B7439F"/>
    <w:rsid w:val="00B74B0A"/>
    <w:rsid w:val="00B75194"/>
    <w:rsid w:val="00B75DA3"/>
    <w:rsid w:val="00B7684D"/>
    <w:rsid w:val="00B76DB7"/>
    <w:rsid w:val="00B77DCA"/>
    <w:rsid w:val="00B77E1E"/>
    <w:rsid w:val="00B8002A"/>
    <w:rsid w:val="00B8104F"/>
    <w:rsid w:val="00B829F8"/>
    <w:rsid w:val="00B85994"/>
    <w:rsid w:val="00B90550"/>
    <w:rsid w:val="00B91539"/>
    <w:rsid w:val="00B92EBC"/>
    <w:rsid w:val="00B9553D"/>
    <w:rsid w:val="00B96097"/>
    <w:rsid w:val="00B97522"/>
    <w:rsid w:val="00B97DD5"/>
    <w:rsid w:val="00BA1EEF"/>
    <w:rsid w:val="00BA36CA"/>
    <w:rsid w:val="00BA61CD"/>
    <w:rsid w:val="00BA728E"/>
    <w:rsid w:val="00BA7FE9"/>
    <w:rsid w:val="00BB0782"/>
    <w:rsid w:val="00BB3B69"/>
    <w:rsid w:val="00BB58B0"/>
    <w:rsid w:val="00BB5D61"/>
    <w:rsid w:val="00BC05FB"/>
    <w:rsid w:val="00BC1817"/>
    <w:rsid w:val="00BC5002"/>
    <w:rsid w:val="00BC5040"/>
    <w:rsid w:val="00BC5543"/>
    <w:rsid w:val="00BD17B6"/>
    <w:rsid w:val="00BD1CB6"/>
    <w:rsid w:val="00BD2D5B"/>
    <w:rsid w:val="00BD3CC9"/>
    <w:rsid w:val="00BD4FCE"/>
    <w:rsid w:val="00BD5DA2"/>
    <w:rsid w:val="00BD667F"/>
    <w:rsid w:val="00BD6C7C"/>
    <w:rsid w:val="00BD7E0B"/>
    <w:rsid w:val="00BE30F2"/>
    <w:rsid w:val="00BE42F3"/>
    <w:rsid w:val="00BE59E0"/>
    <w:rsid w:val="00BE688C"/>
    <w:rsid w:val="00BF5BA9"/>
    <w:rsid w:val="00C01685"/>
    <w:rsid w:val="00C03F96"/>
    <w:rsid w:val="00C05A88"/>
    <w:rsid w:val="00C1095A"/>
    <w:rsid w:val="00C1214A"/>
    <w:rsid w:val="00C14538"/>
    <w:rsid w:val="00C14A9D"/>
    <w:rsid w:val="00C15A05"/>
    <w:rsid w:val="00C16181"/>
    <w:rsid w:val="00C20025"/>
    <w:rsid w:val="00C270FB"/>
    <w:rsid w:val="00C3398B"/>
    <w:rsid w:val="00C34174"/>
    <w:rsid w:val="00C34A31"/>
    <w:rsid w:val="00C35EC5"/>
    <w:rsid w:val="00C37DFD"/>
    <w:rsid w:val="00C42EB2"/>
    <w:rsid w:val="00C436CE"/>
    <w:rsid w:val="00C43FB5"/>
    <w:rsid w:val="00C4414C"/>
    <w:rsid w:val="00C44C7E"/>
    <w:rsid w:val="00C44E77"/>
    <w:rsid w:val="00C45AE4"/>
    <w:rsid w:val="00C46CF8"/>
    <w:rsid w:val="00C470DD"/>
    <w:rsid w:val="00C5159E"/>
    <w:rsid w:val="00C5464A"/>
    <w:rsid w:val="00C54A5B"/>
    <w:rsid w:val="00C56AF2"/>
    <w:rsid w:val="00C56DF8"/>
    <w:rsid w:val="00C579C5"/>
    <w:rsid w:val="00C620E8"/>
    <w:rsid w:val="00C63A2C"/>
    <w:rsid w:val="00C64463"/>
    <w:rsid w:val="00C646D3"/>
    <w:rsid w:val="00C712FB"/>
    <w:rsid w:val="00C7188C"/>
    <w:rsid w:val="00C74D73"/>
    <w:rsid w:val="00C758C5"/>
    <w:rsid w:val="00C75C84"/>
    <w:rsid w:val="00C75D81"/>
    <w:rsid w:val="00C75EE7"/>
    <w:rsid w:val="00C75EED"/>
    <w:rsid w:val="00C77077"/>
    <w:rsid w:val="00C8244F"/>
    <w:rsid w:val="00C83FB5"/>
    <w:rsid w:val="00C87404"/>
    <w:rsid w:val="00CA0593"/>
    <w:rsid w:val="00CA2F9F"/>
    <w:rsid w:val="00CA336B"/>
    <w:rsid w:val="00CA3405"/>
    <w:rsid w:val="00CA5A51"/>
    <w:rsid w:val="00CB1647"/>
    <w:rsid w:val="00CB3417"/>
    <w:rsid w:val="00CB3DF3"/>
    <w:rsid w:val="00CB5551"/>
    <w:rsid w:val="00CB5817"/>
    <w:rsid w:val="00CB65F5"/>
    <w:rsid w:val="00CB6873"/>
    <w:rsid w:val="00CC0555"/>
    <w:rsid w:val="00CC0D8C"/>
    <w:rsid w:val="00CC1DF7"/>
    <w:rsid w:val="00CC378A"/>
    <w:rsid w:val="00CC406B"/>
    <w:rsid w:val="00CC426B"/>
    <w:rsid w:val="00CC619A"/>
    <w:rsid w:val="00CC7087"/>
    <w:rsid w:val="00CC70C2"/>
    <w:rsid w:val="00CD01B7"/>
    <w:rsid w:val="00CD2B5F"/>
    <w:rsid w:val="00CD2D21"/>
    <w:rsid w:val="00CD413D"/>
    <w:rsid w:val="00CD4FF1"/>
    <w:rsid w:val="00CD5349"/>
    <w:rsid w:val="00CD5654"/>
    <w:rsid w:val="00CD6090"/>
    <w:rsid w:val="00CD670B"/>
    <w:rsid w:val="00CD6C03"/>
    <w:rsid w:val="00CD724E"/>
    <w:rsid w:val="00CD7C8B"/>
    <w:rsid w:val="00CE2390"/>
    <w:rsid w:val="00CE43DE"/>
    <w:rsid w:val="00CE4DC2"/>
    <w:rsid w:val="00CE5E0E"/>
    <w:rsid w:val="00CE6CBB"/>
    <w:rsid w:val="00CE6DAE"/>
    <w:rsid w:val="00CE7961"/>
    <w:rsid w:val="00CF0C79"/>
    <w:rsid w:val="00CF0D52"/>
    <w:rsid w:val="00CF1847"/>
    <w:rsid w:val="00CF189C"/>
    <w:rsid w:val="00CF21A0"/>
    <w:rsid w:val="00CF2AEF"/>
    <w:rsid w:val="00CF7AEE"/>
    <w:rsid w:val="00D00A24"/>
    <w:rsid w:val="00D022B8"/>
    <w:rsid w:val="00D0267B"/>
    <w:rsid w:val="00D02CA0"/>
    <w:rsid w:val="00D0371D"/>
    <w:rsid w:val="00D0568F"/>
    <w:rsid w:val="00D06995"/>
    <w:rsid w:val="00D10DBF"/>
    <w:rsid w:val="00D118F5"/>
    <w:rsid w:val="00D14795"/>
    <w:rsid w:val="00D215DD"/>
    <w:rsid w:val="00D304FC"/>
    <w:rsid w:val="00D314CA"/>
    <w:rsid w:val="00D31B47"/>
    <w:rsid w:val="00D3312D"/>
    <w:rsid w:val="00D341A7"/>
    <w:rsid w:val="00D34DD1"/>
    <w:rsid w:val="00D37583"/>
    <w:rsid w:val="00D4057B"/>
    <w:rsid w:val="00D40CD0"/>
    <w:rsid w:val="00D4227D"/>
    <w:rsid w:val="00D4270B"/>
    <w:rsid w:val="00D43DEF"/>
    <w:rsid w:val="00D44A84"/>
    <w:rsid w:val="00D45EA6"/>
    <w:rsid w:val="00D46A90"/>
    <w:rsid w:val="00D509AB"/>
    <w:rsid w:val="00D5688A"/>
    <w:rsid w:val="00D57DA0"/>
    <w:rsid w:val="00D61A4F"/>
    <w:rsid w:val="00D62BAB"/>
    <w:rsid w:val="00D6331B"/>
    <w:rsid w:val="00D637A0"/>
    <w:rsid w:val="00D6405C"/>
    <w:rsid w:val="00D64344"/>
    <w:rsid w:val="00D658D8"/>
    <w:rsid w:val="00D6596A"/>
    <w:rsid w:val="00D66800"/>
    <w:rsid w:val="00D66E73"/>
    <w:rsid w:val="00D678E7"/>
    <w:rsid w:val="00D740F0"/>
    <w:rsid w:val="00D74AAC"/>
    <w:rsid w:val="00D7698C"/>
    <w:rsid w:val="00D771B5"/>
    <w:rsid w:val="00D85336"/>
    <w:rsid w:val="00D90A3A"/>
    <w:rsid w:val="00D91C1C"/>
    <w:rsid w:val="00D91D46"/>
    <w:rsid w:val="00D9676D"/>
    <w:rsid w:val="00DA0DEB"/>
    <w:rsid w:val="00DA3CD7"/>
    <w:rsid w:val="00DA41C3"/>
    <w:rsid w:val="00DA564D"/>
    <w:rsid w:val="00DA7381"/>
    <w:rsid w:val="00DA7745"/>
    <w:rsid w:val="00DA7B33"/>
    <w:rsid w:val="00DB136A"/>
    <w:rsid w:val="00DB465E"/>
    <w:rsid w:val="00DC1545"/>
    <w:rsid w:val="00DC3FC2"/>
    <w:rsid w:val="00DC7C05"/>
    <w:rsid w:val="00DD245A"/>
    <w:rsid w:val="00DD28C2"/>
    <w:rsid w:val="00DD2C6D"/>
    <w:rsid w:val="00DD2F07"/>
    <w:rsid w:val="00DD4850"/>
    <w:rsid w:val="00DE04CE"/>
    <w:rsid w:val="00DE1C06"/>
    <w:rsid w:val="00DE1DE8"/>
    <w:rsid w:val="00DE3394"/>
    <w:rsid w:val="00DE428F"/>
    <w:rsid w:val="00DE5CFB"/>
    <w:rsid w:val="00DF11E2"/>
    <w:rsid w:val="00DF1A11"/>
    <w:rsid w:val="00DF2DB9"/>
    <w:rsid w:val="00DF2F98"/>
    <w:rsid w:val="00DF4252"/>
    <w:rsid w:val="00DF5114"/>
    <w:rsid w:val="00E036EA"/>
    <w:rsid w:val="00E04640"/>
    <w:rsid w:val="00E0495F"/>
    <w:rsid w:val="00E05154"/>
    <w:rsid w:val="00E07E0B"/>
    <w:rsid w:val="00E1146C"/>
    <w:rsid w:val="00E13A2B"/>
    <w:rsid w:val="00E21BAF"/>
    <w:rsid w:val="00E227D0"/>
    <w:rsid w:val="00E23FC8"/>
    <w:rsid w:val="00E25CF7"/>
    <w:rsid w:val="00E3112A"/>
    <w:rsid w:val="00E36EF3"/>
    <w:rsid w:val="00E3794B"/>
    <w:rsid w:val="00E454A0"/>
    <w:rsid w:val="00E45CE9"/>
    <w:rsid w:val="00E4778C"/>
    <w:rsid w:val="00E47E41"/>
    <w:rsid w:val="00E50758"/>
    <w:rsid w:val="00E54462"/>
    <w:rsid w:val="00E55593"/>
    <w:rsid w:val="00E5732D"/>
    <w:rsid w:val="00E57C31"/>
    <w:rsid w:val="00E6072C"/>
    <w:rsid w:val="00E6215C"/>
    <w:rsid w:val="00E62DA3"/>
    <w:rsid w:val="00E7136E"/>
    <w:rsid w:val="00E73B63"/>
    <w:rsid w:val="00E745B4"/>
    <w:rsid w:val="00E74F98"/>
    <w:rsid w:val="00E81D7E"/>
    <w:rsid w:val="00E82EE9"/>
    <w:rsid w:val="00E84FC9"/>
    <w:rsid w:val="00E87722"/>
    <w:rsid w:val="00E92A30"/>
    <w:rsid w:val="00EA5A10"/>
    <w:rsid w:val="00EA5C85"/>
    <w:rsid w:val="00EA6EA3"/>
    <w:rsid w:val="00EA7687"/>
    <w:rsid w:val="00EA7D35"/>
    <w:rsid w:val="00EB29B7"/>
    <w:rsid w:val="00EB349F"/>
    <w:rsid w:val="00EB7F42"/>
    <w:rsid w:val="00EB7F93"/>
    <w:rsid w:val="00EC0439"/>
    <w:rsid w:val="00EC06B0"/>
    <w:rsid w:val="00EC438D"/>
    <w:rsid w:val="00EC4A83"/>
    <w:rsid w:val="00EC4D6D"/>
    <w:rsid w:val="00EC546B"/>
    <w:rsid w:val="00EC6E46"/>
    <w:rsid w:val="00EC7504"/>
    <w:rsid w:val="00ED09F3"/>
    <w:rsid w:val="00ED362A"/>
    <w:rsid w:val="00ED4191"/>
    <w:rsid w:val="00ED455F"/>
    <w:rsid w:val="00ED68F3"/>
    <w:rsid w:val="00EE049B"/>
    <w:rsid w:val="00EE0794"/>
    <w:rsid w:val="00EE3F7C"/>
    <w:rsid w:val="00EE44D6"/>
    <w:rsid w:val="00EF03AF"/>
    <w:rsid w:val="00EF185B"/>
    <w:rsid w:val="00EF186A"/>
    <w:rsid w:val="00F0090A"/>
    <w:rsid w:val="00F03ADE"/>
    <w:rsid w:val="00F10ED9"/>
    <w:rsid w:val="00F113F9"/>
    <w:rsid w:val="00F11DCF"/>
    <w:rsid w:val="00F138BA"/>
    <w:rsid w:val="00F20B30"/>
    <w:rsid w:val="00F21FE5"/>
    <w:rsid w:val="00F232E1"/>
    <w:rsid w:val="00F31E50"/>
    <w:rsid w:val="00F32F6F"/>
    <w:rsid w:val="00F33DE4"/>
    <w:rsid w:val="00F363AA"/>
    <w:rsid w:val="00F36DD0"/>
    <w:rsid w:val="00F3780E"/>
    <w:rsid w:val="00F43353"/>
    <w:rsid w:val="00F450F3"/>
    <w:rsid w:val="00F4544D"/>
    <w:rsid w:val="00F455AC"/>
    <w:rsid w:val="00F463EE"/>
    <w:rsid w:val="00F46BCD"/>
    <w:rsid w:val="00F46CF0"/>
    <w:rsid w:val="00F476D7"/>
    <w:rsid w:val="00F50EA3"/>
    <w:rsid w:val="00F51A02"/>
    <w:rsid w:val="00F53BCA"/>
    <w:rsid w:val="00F55BAA"/>
    <w:rsid w:val="00F569B3"/>
    <w:rsid w:val="00F6121E"/>
    <w:rsid w:val="00F62726"/>
    <w:rsid w:val="00F65664"/>
    <w:rsid w:val="00F67602"/>
    <w:rsid w:val="00F736BF"/>
    <w:rsid w:val="00F748E7"/>
    <w:rsid w:val="00F76F07"/>
    <w:rsid w:val="00F82216"/>
    <w:rsid w:val="00F851B9"/>
    <w:rsid w:val="00F855DD"/>
    <w:rsid w:val="00F857A6"/>
    <w:rsid w:val="00F86E0C"/>
    <w:rsid w:val="00F87E8F"/>
    <w:rsid w:val="00F920BF"/>
    <w:rsid w:val="00F9385E"/>
    <w:rsid w:val="00F955D5"/>
    <w:rsid w:val="00F96B13"/>
    <w:rsid w:val="00FA0B93"/>
    <w:rsid w:val="00FA0D2F"/>
    <w:rsid w:val="00FA1C99"/>
    <w:rsid w:val="00FA33CD"/>
    <w:rsid w:val="00FA3CE7"/>
    <w:rsid w:val="00FA460B"/>
    <w:rsid w:val="00FA5C5E"/>
    <w:rsid w:val="00FA61E0"/>
    <w:rsid w:val="00FA6D58"/>
    <w:rsid w:val="00FA7816"/>
    <w:rsid w:val="00FB1AAA"/>
    <w:rsid w:val="00FB2257"/>
    <w:rsid w:val="00FB22E8"/>
    <w:rsid w:val="00FB2F61"/>
    <w:rsid w:val="00FB3251"/>
    <w:rsid w:val="00FB411C"/>
    <w:rsid w:val="00FB51ED"/>
    <w:rsid w:val="00FC105D"/>
    <w:rsid w:val="00FC305A"/>
    <w:rsid w:val="00FC564B"/>
    <w:rsid w:val="00FC56BE"/>
    <w:rsid w:val="00FD3DD0"/>
    <w:rsid w:val="00FD46F8"/>
    <w:rsid w:val="00FD4CCC"/>
    <w:rsid w:val="00FD522E"/>
    <w:rsid w:val="00FD61E9"/>
    <w:rsid w:val="00FD7397"/>
    <w:rsid w:val="00FE0D68"/>
    <w:rsid w:val="00FE5F51"/>
    <w:rsid w:val="00FE63A6"/>
    <w:rsid w:val="00FE6757"/>
    <w:rsid w:val="00FE6A3C"/>
    <w:rsid w:val="00FF00AD"/>
    <w:rsid w:val="00FF17F0"/>
    <w:rsid w:val="00FF3DFC"/>
    <w:rsid w:val="00FF5C04"/>
    <w:rsid w:val="00FF705F"/>
    <w:rsid w:val="00FF75ED"/>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8CA25"/>
  <w15:chartTrackingRefBased/>
  <w15:docId w15:val="{BD603524-1E66-4CC4-89B3-E4A86CC4C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C3F"/>
    <w:pPr>
      <w:spacing w:after="240" w:line="230" w:lineRule="atLeast"/>
      <w:jc w:val="both"/>
    </w:pPr>
    <w:rPr>
      <w:rFonts w:ascii="Arial" w:eastAsia="MS Mincho" w:hAnsi="Arial" w:cs="Times New Roman"/>
      <w:sz w:val="20"/>
      <w:szCs w:val="20"/>
      <w:lang w:val="en-GB" w:eastAsia="ja-JP"/>
    </w:rPr>
  </w:style>
  <w:style w:type="paragraph" w:styleId="Heading1">
    <w:name w:val="heading 1"/>
    <w:basedOn w:val="Normal"/>
    <w:next w:val="Normal"/>
    <w:link w:val="Heading1Char"/>
    <w:qFormat/>
    <w:rsid w:val="00D509AB"/>
    <w:pPr>
      <w:keepNext/>
      <w:numPr>
        <w:numId w:val="30"/>
      </w:numPr>
      <w:tabs>
        <w:tab w:val="left" w:pos="400"/>
        <w:tab w:val="left" w:pos="560"/>
      </w:tabs>
      <w:suppressAutoHyphens/>
      <w:spacing w:before="270" w:line="270" w:lineRule="exact"/>
      <w:outlineLvl w:val="0"/>
    </w:pPr>
    <w:rPr>
      <w:b/>
      <w:bCs/>
      <w:sz w:val="24"/>
    </w:rPr>
  </w:style>
  <w:style w:type="paragraph" w:styleId="Heading2">
    <w:name w:val="heading 2"/>
    <w:basedOn w:val="Heading1"/>
    <w:next w:val="Normal"/>
    <w:link w:val="Heading2Char"/>
    <w:qFormat/>
    <w:rsid w:val="00D509AB"/>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rsid w:val="00D509AB"/>
    <w:pPr>
      <w:numPr>
        <w:ilvl w:val="2"/>
      </w:numPr>
      <w:tabs>
        <w:tab w:val="clear" w:pos="400"/>
        <w:tab w:val="clear" w:pos="560"/>
        <w:tab w:val="left" w:pos="660"/>
        <w:tab w:val="left" w:pos="880"/>
      </w:tabs>
      <w:spacing w:before="60" w:line="230" w:lineRule="exact"/>
      <w:jc w:val="left"/>
      <w:outlineLvl w:val="2"/>
    </w:pPr>
    <w:rPr>
      <w:sz w:val="20"/>
    </w:rPr>
  </w:style>
  <w:style w:type="paragraph" w:styleId="Heading4">
    <w:name w:val="heading 4"/>
    <w:basedOn w:val="Heading3"/>
    <w:next w:val="Normal"/>
    <w:link w:val="Heading4Char"/>
    <w:qFormat/>
    <w:rsid w:val="00D509AB"/>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rsid w:val="00D509AB"/>
    <w:pPr>
      <w:numPr>
        <w:ilvl w:val="4"/>
      </w:numPr>
      <w:tabs>
        <w:tab w:val="clear" w:pos="940"/>
        <w:tab w:val="clear" w:pos="1140"/>
        <w:tab w:val="clear" w:pos="1360"/>
      </w:tabs>
      <w:outlineLvl w:val="4"/>
    </w:pPr>
  </w:style>
  <w:style w:type="paragraph" w:styleId="Heading6">
    <w:name w:val="heading 6"/>
    <w:basedOn w:val="Heading5"/>
    <w:next w:val="Normal"/>
    <w:link w:val="Heading6Char"/>
    <w:qFormat/>
    <w:rsid w:val="00D509AB"/>
    <w:pPr>
      <w:numPr>
        <w:ilvl w:val="5"/>
      </w:numPr>
      <w:outlineLvl w:val="5"/>
    </w:pPr>
  </w:style>
  <w:style w:type="paragraph" w:styleId="Heading7">
    <w:name w:val="heading 7"/>
    <w:basedOn w:val="Heading6"/>
    <w:next w:val="Normal"/>
    <w:link w:val="Heading7Char"/>
    <w:qFormat/>
    <w:rsid w:val="00D509AB"/>
    <w:pPr>
      <w:numPr>
        <w:ilvl w:val="6"/>
      </w:numPr>
      <w:outlineLvl w:val="6"/>
    </w:pPr>
  </w:style>
  <w:style w:type="paragraph" w:styleId="Heading8">
    <w:name w:val="heading 8"/>
    <w:basedOn w:val="Heading6"/>
    <w:next w:val="Normal"/>
    <w:link w:val="Heading8Char"/>
    <w:qFormat/>
    <w:rsid w:val="00D509AB"/>
    <w:pPr>
      <w:numPr>
        <w:ilvl w:val="7"/>
      </w:numPr>
      <w:outlineLvl w:val="7"/>
    </w:pPr>
  </w:style>
  <w:style w:type="paragraph" w:styleId="Heading9">
    <w:name w:val="heading 9"/>
    <w:basedOn w:val="Heading6"/>
    <w:next w:val="Normal"/>
    <w:link w:val="Heading9Char"/>
    <w:qFormat/>
    <w:rsid w:val="00D509AB"/>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D509AB"/>
    <w:rPr>
      <w:rFonts w:ascii="Arial" w:eastAsia="MS Mincho" w:hAnsi="Arial" w:cs="Times New Roman"/>
      <w:b/>
      <w:bCs/>
      <w:szCs w:val="20"/>
      <w:lang w:val="en-GB" w:eastAsia="ja-JP"/>
    </w:rPr>
  </w:style>
  <w:style w:type="character" w:customStyle="1" w:styleId="Heading1Char">
    <w:name w:val="Heading 1 Char"/>
    <w:link w:val="Heading1"/>
    <w:rsid w:val="00D509AB"/>
    <w:rPr>
      <w:rFonts w:ascii="Arial" w:eastAsia="MS Mincho" w:hAnsi="Arial" w:cs="Times New Roman"/>
      <w:b/>
      <w:bCs/>
      <w:sz w:val="24"/>
      <w:szCs w:val="20"/>
      <w:lang w:val="en-GB" w:eastAsia="ja-JP"/>
    </w:rPr>
  </w:style>
  <w:style w:type="character" w:customStyle="1" w:styleId="Heading3Char">
    <w:name w:val="Heading 3 Char"/>
    <w:link w:val="Heading3"/>
    <w:qFormat/>
    <w:rsid w:val="00D509AB"/>
    <w:rPr>
      <w:rFonts w:ascii="Arial" w:eastAsia="MS Mincho" w:hAnsi="Arial" w:cs="Times New Roman"/>
      <w:b/>
      <w:bCs/>
      <w:sz w:val="20"/>
      <w:szCs w:val="20"/>
      <w:lang w:val="en-GB" w:eastAsia="ja-JP"/>
    </w:rPr>
  </w:style>
  <w:style w:type="character" w:customStyle="1" w:styleId="Heading4Char">
    <w:name w:val="Heading 4 Char"/>
    <w:link w:val="Heading4"/>
    <w:rsid w:val="00D509AB"/>
    <w:rPr>
      <w:rFonts w:ascii="Arial" w:eastAsia="MS Mincho" w:hAnsi="Arial" w:cs="Times New Roman"/>
      <w:b/>
      <w:bCs/>
      <w:sz w:val="20"/>
      <w:szCs w:val="20"/>
      <w:lang w:val="en-GB" w:eastAsia="ja-JP"/>
    </w:rPr>
  </w:style>
  <w:style w:type="character" w:customStyle="1" w:styleId="Heading5Char">
    <w:name w:val="Heading 5 Char"/>
    <w:link w:val="Heading5"/>
    <w:rsid w:val="00D509AB"/>
    <w:rPr>
      <w:rFonts w:ascii="Arial" w:eastAsia="MS Mincho" w:hAnsi="Arial" w:cs="Times New Roman"/>
      <w:b/>
      <w:bCs/>
      <w:sz w:val="20"/>
      <w:szCs w:val="20"/>
      <w:lang w:val="en-GB" w:eastAsia="ja-JP"/>
    </w:rPr>
  </w:style>
  <w:style w:type="character" w:customStyle="1" w:styleId="Heading6Char">
    <w:name w:val="Heading 6 Char"/>
    <w:link w:val="Heading6"/>
    <w:rsid w:val="00D509AB"/>
    <w:rPr>
      <w:rFonts w:ascii="Arial" w:eastAsia="MS Mincho" w:hAnsi="Arial" w:cs="Times New Roman"/>
      <w:b/>
      <w:bCs/>
      <w:sz w:val="20"/>
      <w:szCs w:val="20"/>
      <w:lang w:val="en-GB" w:eastAsia="ja-JP"/>
    </w:rPr>
  </w:style>
  <w:style w:type="character" w:customStyle="1" w:styleId="Heading7Char">
    <w:name w:val="Heading 7 Char"/>
    <w:link w:val="Heading7"/>
    <w:rsid w:val="00D509AB"/>
    <w:rPr>
      <w:rFonts w:ascii="Arial" w:eastAsia="MS Mincho" w:hAnsi="Arial" w:cs="Times New Roman"/>
      <w:b/>
      <w:bCs/>
      <w:sz w:val="20"/>
      <w:szCs w:val="20"/>
      <w:lang w:val="en-GB" w:eastAsia="ja-JP"/>
    </w:rPr>
  </w:style>
  <w:style w:type="character" w:customStyle="1" w:styleId="Heading8Char">
    <w:name w:val="Heading 8 Char"/>
    <w:link w:val="Heading8"/>
    <w:rsid w:val="00D509AB"/>
    <w:rPr>
      <w:rFonts w:ascii="Arial" w:eastAsia="MS Mincho" w:hAnsi="Arial" w:cs="Times New Roman"/>
      <w:b/>
      <w:bCs/>
      <w:sz w:val="20"/>
      <w:szCs w:val="20"/>
      <w:lang w:val="en-GB" w:eastAsia="ja-JP"/>
    </w:rPr>
  </w:style>
  <w:style w:type="character" w:customStyle="1" w:styleId="Heading9Char">
    <w:name w:val="Heading 9 Char"/>
    <w:link w:val="Heading9"/>
    <w:rsid w:val="00D509AB"/>
    <w:rPr>
      <w:rFonts w:ascii="Arial" w:eastAsia="MS Mincho" w:hAnsi="Arial" w:cs="Times New Roman"/>
      <w:b/>
      <w:bCs/>
      <w:sz w:val="20"/>
      <w:szCs w:val="20"/>
      <w:lang w:val="en-GB" w:eastAsia="ja-JP"/>
    </w:rPr>
  </w:style>
  <w:style w:type="table" w:styleId="TableGrid">
    <w:name w:val="Table Grid"/>
    <w:basedOn w:val="TableNormal"/>
    <w:rsid w:val="009E560E"/>
    <w:pPr>
      <w:spacing w:after="240" w:line="230" w:lineRule="atLeast"/>
      <w:jc w:val="both"/>
    </w:pPr>
    <w:rPr>
      <w:rFonts w:ascii="Times New Roman" w:eastAsia="MS Mincho" w:hAnsi="Times New Roman" w:cs="Times New Roman"/>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link w:val="NormalWeb"/>
    <w:uiPriority w:val="99"/>
    <w:locked/>
    <w:rsid w:val="00EC06B0"/>
    <w:rPr>
      <w:sz w:val="24"/>
      <w:szCs w:val="24"/>
      <w:lang w:val="en-US"/>
    </w:rPr>
  </w:style>
  <w:style w:type="paragraph" w:styleId="NormalWeb">
    <w:name w:val="Normal (Web)"/>
    <w:basedOn w:val="Normal"/>
    <w:link w:val="NormalWebChar"/>
    <w:uiPriority w:val="99"/>
    <w:unhideWhenUsed/>
    <w:rsid w:val="00EC06B0"/>
  </w:style>
  <w:style w:type="paragraph" w:styleId="ListParagraph">
    <w:name w:val="List Paragraph"/>
    <w:basedOn w:val="Normal"/>
    <w:uiPriority w:val="34"/>
    <w:qFormat/>
    <w:rsid w:val="009E560E"/>
    <w:pPr>
      <w:ind w:left="720"/>
    </w:pPr>
  </w:style>
  <w:style w:type="character" w:styleId="CommentReference">
    <w:name w:val="annotation reference"/>
    <w:basedOn w:val="DefaultParagraphFont"/>
    <w:uiPriority w:val="99"/>
    <w:semiHidden/>
    <w:unhideWhenUsed/>
    <w:rsid w:val="00246582"/>
    <w:rPr>
      <w:sz w:val="16"/>
      <w:szCs w:val="16"/>
    </w:rPr>
  </w:style>
  <w:style w:type="paragraph" w:styleId="CommentText">
    <w:name w:val="annotation text"/>
    <w:basedOn w:val="Normal"/>
    <w:link w:val="CommentTextChar"/>
    <w:uiPriority w:val="99"/>
    <w:semiHidden/>
    <w:unhideWhenUsed/>
    <w:rsid w:val="00246582"/>
  </w:style>
  <w:style w:type="character" w:customStyle="1" w:styleId="CommentTextChar">
    <w:name w:val="Comment Text Char"/>
    <w:basedOn w:val="DefaultParagraphFont"/>
    <w:link w:val="CommentText"/>
    <w:uiPriority w:val="99"/>
    <w:semiHidden/>
    <w:rsid w:val="00246582"/>
    <w:rPr>
      <w:sz w:val="20"/>
      <w:szCs w:val="20"/>
    </w:rPr>
  </w:style>
  <w:style w:type="paragraph" w:styleId="CommentSubject">
    <w:name w:val="annotation subject"/>
    <w:basedOn w:val="CommentText"/>
    <w:next w:val="CommentText"/>
    <w:link w:val="CommentSubjectChar"/>
    <w:uiPriority w:val="99"/>
    <w:semiHidden/>
    <w:unhideWhenUsed/>
    <w:rsid w:val="00246582"/>
    <w:rPr>
      <w:b/>
      <w:bCs/>
    </w:rPr>
  </w:style>
  <w:style w:type="character" w:customStyle="1" w:styleId="CommentSubjectChar">
    <w:name w:val="Comment Subject Char"/>
    <w:basedOn w:val="CommentTextChar"/>
    <w:link w:val="CommentSubject"/>
    <w:uiPriority w:val="99"/>
    <w:semiHidden/>
    <w:rsid w:val="00246582"/>
    <w:rPr>
      <w:b/>
      <w:bCs/>
      <w:sz w:val="20"/>
      <w:szCs w:val="20"/>
    </w:rPr>
  </w:style>
  <w:style w:type="paragraph" w:styleId="BalloonText">
    <w:name w:val="Balloon Text"/>
    <w:basedOn w:val="Normal"/>
    <w:link w:val="BalloonTextChar"/>
    <w:uiPriority w:val="99"/>
    <w:semiHidden/>
    <w:unhideWhenUsed/>
    <w:rsid w:val="0024658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6582"/>
    <w:rPr>
      <w:rFonts w:ascii="Segoe UI" w:hAnsi="Segoe UI" w:cs="Segoe UI"/>
      <w:sz w:val="18"/>
      <w:szCs w:val="18"/>
    </w:rPr>
  </w:style>
  <w:style w:type="character" w:styleId="Hyperlink">
    <w:name w:val="Hyperlink"/>
    <w:basedOn w:val="DefaultParagraphFont"/>
    <w:uiPriority w:val="99"/>
    <w:unhideWhenUsed/>
    <w:rsid w:val="00D64344"/>
    <w:rPr>
      <w:color w:val="FF0000"/>
      <w:u w:val="single"/>
    </w:rPr>
  </w:style>
  <w:style w:type="character" w:styleId="FollowedHyperlink">
    <w:name w:val="FollowedHyperlink"/>
    <w:basedOn w:val="DefaultParagraphFont"/>
    <w:uiPriority w:val="99"/>
    <w:semiHidden/>
    <w:unhideWhenUsed/>
    <w:rsid w:val="00D64344"/>
    <w:rPr>
      <w:color w:val="954F72" w:themeColor="followedHyperlink"/>
      <w:u w:val="single"/>
    </w:rPr>
  </w:style>
  <w:style w:type="character" w:customStyle="1" w:styleId="Heading1Char1">
    <w:name w:val="Heading 1 Char1"/>
    <w:rsid w:val="00932C04"/>
    <w:rPr>
      <w:rFonts w:ascii="Arial" w:eastAsia="Times New Roman" w:hAnsi="Arial" w:cs="Arial"/>
      <w:b/>
      <w:sz w:val="32"/>
      <w:szCs w:val="32"/>
      <w:lang w:val="en-US"/>
    </w:rPr>
  </w:style>
  <w:style w:type="character" w:customStyle="1" w:styleId="Heading3Char1">
    <w:name w:val="Heading 3 Char1"/>
    <w:aliases w:val="Header3 Char1"/>
    <w:basedOn w:val="DefaultParagraphFont"/>
    <w:uiPriority w:val="9"/>
    <w:semiHidden/>
    <w:rsid w:val="00D64344"/>
    <w:rPr>
      <w:rFonts w:asciiTheme="majorHAnsi" w:eastAsiaTheme="majorEastAsia" w:hAnsiTheme="majorHAnsi" w:cstheme="majorBidi"/>
      <w:color w:val="1F3763" w:themeColor="accent1" w:themeShade="7F"/>
      <w:sz w:val="24"/>
      <w:szCs w:val="24"/>
      <w:lang w:val="en-GB"/>
    </w:rPr>
  </w:style>
  <w:style w:type="character" w:customStyle="1" w:styleId="Heading4Char1">
    <w:name w:val="Heading 4 Char1"/>
    <w:aliases w:val="Header4 Char1"/>
    <w:basedOn w:val="DefaultParagraphFont"/>
    <w:uiPriority w:val="9"/>
    <w:semiHidden/>
    <w:rsid w:val="00D64344"/>
    <w:rPr>
      <w:rFonts w:asciiTheme="majorHAnsi" w:eastAsiaTheme="majorEastAsia" w:hAnsiTheme="majorHAnsi" w:cstheme="majorBidi"/>
      <w:i/>
      <w:iCs/>
      <w:color w:val="2F5496" w:themeColor="accent1" w:themeShade="BF"/>
      <w:sz w:val="22"/>
      <w:lang w:val="en-GB"/>
    </w:rPr>
  </w:style>
  <w:style w:type="paragraph" w:customStyle="1" w:styleId="msonormal0">
    <w:name w:val="msonormal"/>
    <w:basedOn w:val="Normal"/>
    <w:uiPriority w:val="99"/>
    <w:rsid w:val="00D64344"/>
    <w:rPr>
      <w:rFonts w:eastAsiaTheme="minorEastAsia"/>
    </w:rPr>
  </w:style>
  <w:style w:type="paragraph" w:styleId="TOC1">
    <w:name w:val="toc 1"/>
    <w:basedOn w:val="Normal"/>
    <w:next w:val="Normal"/>
    <w:link w:val="TOC1Char"/>
    <w:uiPriority w:val="39"/>
    <w:rsid w:val="00D509AB"/>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rsid w:val="00B96097"/>
    <w:pPr>
      <w:tabs>
        <w:tab w:val="clear" w:pos="720"/>
        <w:tab w:val="left" w:pos="1037"/>
      </w:tabs>
      <w:spacing w:before="0"/>
      <w:ind w:left="1152" w:right="504" w:hanging="864"/>
    </w:pPr>
    <w:rPr>
      <w:b w:val="0"/>
      <w:noProof/>
    </w:rPr>
  </w:style>
  <w:style w:type="paragraph" w:styleId="TOC3">
    <w:name w:val="toc 3"/>
    <w:basedOn w:val="TOC2"/>
    <w:next w:val="Normal"/>
    <w:uiPriority w:val="39"/>
    <w:rsid w:val="00B96097"/>
    <w:pPr>
      <w:tabs>
        <w:tab w:val="clear" w:pos="1037"/>
        <w:tab w:val="left" w:pos="1166"/>
      </w:tabs>
      <w:ind w:left="1296"/>
    </w:pPr>
  </w:style>
  <w:style w:type="paragraph" w:styleId="TOC4">
    <w:name w:val="toc 4"/>
    <w:basedOn w:val="TOC2"/>
    <w:next w:val="Normal"/>
    <w:uiPriority w:val="39"/>
    <w:rsid w:val="00D509AB"/>
    <w:pPr>
      <w:tabs>
        <w:tab w:val="left" w:pos="1140"/>
      </w:tabs>
      <w:ind w:left="1140" w:hanging="1140"/>
    </w:pPr>
  </w:style>
  <w:style w:type="paragraph" w:styleId="TOC5">
    <w:name w:val="toc 5"/>
    <w:basedOn w:val="TOC4"/>
    <w:next w:val="Normal"/>
    <w:uiPriority w:val="39"/>
    <w:rsid w:val="00D509AB"/>
  </w:style>
  <w:style w:type="paragraph" w:styleId="TOC6">
    <w:name w:val="toc 6"/>
    <w:basedOn w:val="TOC4"/>
    <w:next w:val="Normal"/>
    <w:uiPriority w:val="39"/>
    <w:rsid w:val="00D509AB"/>
    <w:pPr>
      <w:tabs>
        <w:tab w:val="clear" w:pos="1140"/>
        <w:tab w:val="left" w:pos="1440"/>
      </w:tabs>
      <w:ind w:left="1440" w:hanging="1440"/>
    </w:pPr>
  </w:style>
  <w:style w:type="paragraph" w:styleId="TOC7">
    <w:name w:val="toc 7"/>
    <w:basedOn w:val="TOC4"/>
    <w:next w:val="Normal"/>
    <w:uiPriority w:val="39"/>
    <w:rsid w:val="00D509AB"/>
    <w:pPr>
      <w:tabs>
        <w:tab w:val="clear" w:pos="1140"/>
        <w:tab w:val="left" w:pos="1440"/>
      </w:tabs>
      <w:ind w:left="1440" w:hanging="1440"/>
    </w:pPr>
  </w:style>
  <w:style w:type="paragraph" w:styleId="TOC8">
    <w:name w:val="toc 8"/>
    <w:basedOn w:val="TOC4"/>
    <w:next w:val="Normal"/>
    <w:uiPriority w:val="39"/>
    <w:rsid w:val="00D509AB"/>
    <w:pPr>
      <w:tabs>
        <w:tab w:val="clear" w:pos="1140"/>
        <w:tab w:val="left" w:pos="1440"/>
      </w:tabs>
      <w:ind w:left="1440" w:hanging="1440"/>
    </w:pPr>
  </w:style>
  <w:style w:type="paragraph" w:styleId="TOC9">
    <w:name w:val="toc 9"/>
    <w:basedOn w:val="TOC1"/>
    <w:next w:val="Normal"/>
    <w:uiPriority w:val="39"/>
    <w:rsid w:val="00D509AB"/>
    <w:pPr>
      <w:tabs>
        <w:tab w:val="clear" w:pos="720"/>
      </w:tabs>
      <w:ind w:left="0" w:firstLine="0"/>
    </w:pPr>
  </w:style>
  <w:style w:type="paragraph" w:styleId="Header">
    <w:name w:val="header"/>
    <w:basedOn w:val="Normal"/>
    <w:link w:val="HeaderChar"/>
    <w:uiPriority w:val="99"/>
    <w:rsid w:val="00D509AB"/>
    <w:pPr>
      <w:spacing w:after="740" w:line="220" w:lineRule="exact"/>
    </w:pPr>
    <w:rPr>
      <w:b/>
      <w:sz w:val="22"/>
    </w:rPr>
  </w:style>
  <w:style w:type="character" w:customStyle="1" w:styleId="HeaderChar">
    <w:name w:val="Header Char"/>
    <w:link w:val="Header"/>
    <w:uiPriority w:val="99"/>
    <w:rsid w:val="00D509AB"/>
    <w:rPr>
      <w:rFonts w:ascii="Arial" w:eastAsia="MS Mincho" w:hAnsi="Arial" w:cs="Times New Roman"/>
      <w:b/>
      <w:szCs w:val="20"/>
      <w:lang w:val="en-GB" w:eastAsia="ja-JP"/>
    </w:rPr>
  </w:style>
  <w:style w:type="paragraph" w:styleId="Footer">
    <w:name w:val="footer"/>
    <w:basedOn w:val="Normal"/>
    <w:link w:val="FooterChar"/>
    <w:uiPriority w:val="99"/>
    <w:qFormat/>
    <w:rsid w:val="009E560E"/>
    <w:pPr>
      <w:spacing w:after="0" w:line="220" w:lineRule="exact"/>
    </w:pPr>
  </w:style>
  <w:style w:type="character" w:customStyle="1" w:styleId="FooterChar">
    <w:name w:val="Footer Char"/>
    <w:link w:val="Footer"/>
    <w:uiPriority w:val="99"/>
    <w:rsid w:val="009E560E"/>
    <w:rPr>
      <w:rFonts w:ascii="Arial" w:eastAsia="MS Mincho" w:hAnsi="Arial" w:cs="Times New Roman"/>
      <w:sz w:val="20"/>
      <w:szCs w:val="20"/>
      <w:lang w:val="en-GB" w:eastAsia="ja-JP"/>
    </w:rPr>
  </w:style>
  <w:style w:type="paragraph" w:styleId="Caption">
    <w:name w:val="caption"/>
    <w:basedOn w:val="Normal"/>
    <w:next w:val="Normal"/>
    <w:qFormat/>
    <w:rsid w:val="00D509AB"/>
    <w:pPr>
      <w:spacing w:before="120" w:after="120"/>
    </w:pPr>
    <w:rPr>
      <w:b/>
    </w:rPr>
  </w:style>
  <w:style w:type="character" w:customStyle="1" w:styleId="BodyTextChar">
    <w:name w:val="Body Text Char"/>
    <w:aliases w:val="table content small Char"/>
    <w:basedOn w:val="DefaultParagraphFont"/>
    <w:link w:val="BodyText"/>
    <w:semiHidden/>
    <w:locked/>
    <w:rsid w:val="00D64344"/>
    <w:rPr>
      <w:rFonts w:ascii="Arial" w:hAnsi="Arial" w:cs="Arial"/>
      <w:szCs w:val="24"/>
      <w:lang w:val="en-US"/>
    </w:rPr>
  </w:style>
  <w:style w:type="paragraph" w:styleId="BodyText">
    <w:name w:val="Body Text"/>
    <w:aliases w:val="table content small"/>
    <w:basedOn w:val="Normal"/>
    <w:link w:val="BodyTextChar"/>
    <w:semiHidden/>
    <w:unhideWhenUsed/>
    <w:rsid w:val="00D64344"/>
    <w:pPr>
      <w:autoSpaceDE w:val="0"/>
      <w:autoSpaceDN w:val="0"/>
      <w:adjustRightInd w:val="0"/>
    </w:pPr>
    <w:rPr>
      <w:rFonts w:cs="Arial"/>
    </w:rPr>
  </w:style>
  <w:style w:type="character" w:customStyle="1" w:styleId="BodyTextChar1">
    <w:name w:val="Body Text Char1"/>
    <w:aliases w:val="table content small Char1"/>
    <w:basedOn w:val="DefaultParagraphFont"/>
    <w:semiHidden/>
    <w:rsid w:val="00D64344"/>
  </w:style>
  <w:style w:type="paragraph" w:styleId="NoSpacing">
    <w:name w:val="No Spacing"/>
    <w:uiPriority w:val="1"/>
    <w:qFormat/>
    <w:rsid w:val="00D64344"/>
    <w:pPr>
      <w:spacing w:after="0" w:line="240" w:lineRule="auto"/>
      <w:jc w:val="both"/>
    </w:pPr>
    <w:rPr>
      <w:rFonts w:ascii="Arial" w:eastAsiaTheme="minorEastAsia" w:hAnsi="Arial" w:cs="Times New Roman"/>
      <w:szCs w:val="20"/>
      <w:lang w:val="en-GB" w:eastAsia="de-DE"/>
    </w:rPr>
  </w:style>
  <w:style w:type="paragraph" w:styleId="Revision">
    <w:name w:val="Revision"/>
    <w:uiPriority w:val="99"/>
    <w:semiHidden/>
    <w:rsid w:val="00D64344"/>
    <w:pPr>
      <w:spacing w:after="0" w:line="240" w:lineRule="auto"/>
    </w:pPr>
    <w:rPr>
      <w:rFonts w:ascii="Arial" w:eastAsiaTheme="minorEastAsia" w:hAnsi="Arial" w:cs="Times New Roman"/>
      <w:szCs w:val="20"/>
      <w:lang w:val="en-GB" w:eastAsia="de-DE"/>
    </w:rPr>
  </w:style>
  <w:style w:type="paragraph" w:customStyle="1" w:styleId="Tab1">
    <w:name w:val="Tab1"/>
    <w:basedOn w:val="Normal"/>
    <w:uiPriority w:val="99"/>
    <w:qFormat/>
    <w:rsid w:val="00D64344"/>
    <w:pPr>
      <w:tabs>
        <w:tab w:val="left" w:pos="567"/>
      </w:tabs>
      <w:spacing w:before="120"/>
      <w:ind w:left="567" w:hanging="567"/>
    </w:pPr>
    <w:rPr>
      <w:rFonts w:eastAsiaTheme="minorEastAsia"/>
      <w:lang w:eastAsia="de-DE"/>
    </w:rPr>
  </w:style>
  <w:style w:type="paragraph" w:customStyle="1" w:styleId="symbolisedlist">
    <w:name w:val="symbolised list"/>
    <w:basedOn w:val="Normal"/>
    <w:autoRedefine/>
    <w:uiPriority w:val="99"/>
    <w:qFormat/>
    <w:rsid w:val="006321A4"/>
    <w:pPr>
      <w:spacing w:before="60" w:after="0"/>
    </w:pPr>
    <w:rPr>
      <w:rFonts w:eastAsiaTheme="majorEastAsia" w:cs="Arial"/>
      <w:lang w:val="en-AU" w:eastAsia="de-DE"/>
    </w:rPr>
  </w:style>
  <w:style w:type="paragraph" w:customStyle="1" w:styleId="Tabletitle">
    <w:name w:val="Table title"/>
    <w:basedOn w:val="Normal"/>
    <w:next w:val="Normal"/>
    <w:rsid w:val="009E560E"/>
    <w:pPr>
      <w:keepNext/>
      <w:suppressAutoHyphens/>
      <w:spacing w:before="120" w:after="120" w:line="230" w:lineRule="exact"/>
      <w:jc w:val="center"/>
    </w:pPr>
    <w:rPr>
      <w:b/>
    </w:rPr>
  </w:style>
  <w:style w:type="paragraph" w:customStyle="1" w:styleId="numberedlist">
    <w:name w:val="numbered list"/>
    <w:basedOn w:val="Normal"/>
    <w:next w:val="Normal"/>
    <w:qFormat/>
    <w:rsid w:val="00D64344"/>
    <w:pPr>
      <w:numPr>
        <w:numId w:val="3"/>
      </w:numPr>
      <w:spacing w:before="60"/>
    </w:pPr>
    <w:rPr>
      <w:rFonts w:eastAsiaTheme="majorEastAsia"/>
      <w:lang w:eastAsia="de-DE"/>
    </w:rPr>
  </w:style>
  <w:style w:type="paragraph" w:customStyle="1" w:styleId="Default">
    <w:name w:val="Default"/>
    <w:rsid w:val="00D64344"/>
    <w:pPr>
      <w:autoSpaceDE w:val="0"/>
      <w:autoSpaceDN w:val="0"/>
      <w:adjustRightInd w:val="0"/>
      <w:spacing w:after="0" w:line="240" w:lineRule="auto"/>
    </w:pPr>
    <w:rPr>
      <w:rFonts w:ascii="Arial" w:eastAsiaTheme="minorEastAsia" w:hAnsi="Arial" w:cs="Arial"/>
      <w:color w:val="000000"/>
      <w:sz w:val="24"/>
      <w:szCs w:val="24"/>
      <w:lang w:val="en-US" w:eastAsia="de-DE"/>
    </w:rPr>
  </w:style>
  <w:style w:type="paragraph" w:customStyle="1" w:styleId="Small">
    <w:name w:val="Small"/>
    <w:basedOn w:val="Normal"/>
    <w:uiPriority w:val="99"/>
    <w:qFormat/>
    <w:rsid w:val="00D64344"/>
    <w:pPr>
      <w:widowControl w:val="0"/>
      <w:snapToGrid w:val="0"/>
      <w:spacing w:before="20"/>
    </w:pPr>
    <w:rPr>
      <w:rFonts w:eastAsiaTheme="minorEastAsia"/>
      <w:sz w:val="16"/>
      <w:szCs w:val="16"/>
    </w:rPr>
  </w:style>
  <w:style w:type="paragraph" w:customStyle="1" w:styleId="Tabletext9">
    <w:name w:val="Table text (9)"/>
    <w:basedOn w:val="Normal"/>
    <w:uiPriority w:val="99"/>
    <w:rsid w:val="00D64344"/>
    <w:pPr>
      <w:spacing w:before="60" w:after="60" w:line="210" w:lineRule="atLeast"/>
    </w:pPr>
    <w:rPr>
      <w:sz w:val="18"/>
    </w:rPr>
  </w:style>
  <w:style w:type="paragraph" w:customStyle="1" w:styleId="Center">
    <w:name w:val="Center"/>
    <w:uiPriority w:val="99"/>
    <w:rsid w:val="00D64344"/>
    <w:pPr>
      <w:widowControl w:val="0"/>
      <w:autoSpaceDE w:val="0"/>
      <w:autoSpaceDN w:val="0"/>
      <w:adjustRightInd w:val="0"/>
      <w:spacing w:after="0" w:line="240" w:lineRule="auto"/>
      <w:jc w:val="center"/>
    </w:pPr>
    <w:rPr>
      <w:rFonts w:ascii="Times New Roman" w:eastAsiaTheme="minorEastAsia" w:hAnsi="Times New Roman" w:cs="Times New Roman"/>
      <w:sz w:val="24"/>
      <w:szCs w:val="24"/>
      <w:lang w:val="en-US"/>
    </w:rPr>
  </w:style>
  <w:style w:type="character" w:styleId="BookTitle">
    <w:name w:val="Book Title"/>
    <w:basedOn w:val="DefaultParagraphFont"/>
    <w:uiPriority w:val="33"/>
    <w:qFormat/>
    <w:rsid w:val="00D64344"/>
    <w:rPr>
      <w:b/>
      <w:bCs/>
      <w:smallCaps/>
      <w:spacing w:val="5"/>
    </w:rPr>
  </w:style>
  <w:style w:type="character" w:customStyle="1" w:styleId="Italics">
    <w:name w:val="Italics"/>
    <w:basedOn w:val="DefaultParagraphFont"/>
    <w:uiPriority w:val="1"/>
    <w:qFormat/>
    <w:rsid w:val="00D64344"/>
    <w:rPr>
      <w:i/>
      <w:iCs w:val="0"/>
    </w:rPr>
  </w:style>
  <w:style w:type="character" w:customStyle="1" w:styleId="internallink">
    <w:name w:val="internal link"/>
    <w:basedOn w:val="DefaultParagraphFont"/>
    <w:uiPriority w:val="1"/>
    <w:qFormat/>
    <w:rsid w:val="00D64344"/>
    <w:rPr>
      <w:color w:val="8496B0" w:themeColor="text2" w:themeTint="99"/>
    </w:rPr>
  </w:style>
  <w:style w:type="character" w:customStyle="1" w:styleId="Redtext">
    <w:name w:val="Red text"/>
    <w:basedOn w:val="DefaultParagraphFont"/>
    <w:uiPriority w:val="1"/>
    <w:qFormat/>
    <w:rsid w:val="00D64344"/>
    <w:rPr>
      <w:rFonts w:ascii="Times New Roman" w:eastAsiaTheme="majorEastAsia" w:hAnsi="Times New Roman" w:cs="Times New Roman" w:hint="default"/>
      <w:color w:val="FF0000"/>
      <w:lang w:val="en-US"/>
    </w:rPr>
  </w:style>
  <w:style w:type="character" w:customStyle="1" w:styleId="standardtextcolour">
    <w:name w:val="standard textcolour"/>
    <w:basedOn w:val="DefaultParagraphFont"/>
    <w:uiPriority w:val="1"/>
    <w:qFormat/>
    <w:rsid w:val="00D64344"/>
  </w:style>
  <w:style w:type="character" w:customStyle="1" w:styleId="apple-converted-space">
    <w:name w:val="apple-converted-space"/>
    <w:basedOn w:val="DefaultParagraphFont"/>
    <w:rsid w:val="00D64344"/>
  </w:style>
  <w:style w:type="character" w:styleId="Strong">
    <w:name w:val="Strong"/>
    <w:basedOn w:val="DefaultParagraphFont"/>
    <w:uiPriority w:val="22"/>
    <w:qFormat/>
    <w:rsid w:val="00D64344"/>
    <w:rPr>
      <w:b/>
      <w:bCs/>
    </w:rPr>
  </w:style>
  <w:style w:type="paragraph" w:customStyle="1" w:styleId="ISOSecretObservations">
    <w:name w:val="ISO_Secret_Observations"/>
    <w:basedOn w:val="Normal"/>
    <w:rsid w:val="003D145C"/>
    <w:pPr>
      <w:spacing w:before="210" w:line="210" w:lineRule="exact"/>
    </w:pPr>
    <w:rPr>
      <w:rFonts w:eastAsiaTheme="minorEastAsia"/>
      <w:sz w:val="18"/>
    </w:rPr>
  </w:style>
  <w:style w:type="paragraph" w:styleId="TOCHeading">
    <w:name w:val="TOC Heading"/>
    <w:basedOn w:val="Heading1"/>
    <w:next w:val="Normal"/>
    <w:uiPriority w:val="39"/>
    <w:unhideWhenUsed/>
    <w:qFormat/>
    <w:rsid w:val="00C01685"/>
    <w:pPr>
      <w:numPr>
        <w:numId w:val="0"/>
      </w:numPr>
      <w:spacing w:line="259" w:lineRule="auto"/>
      <w:jc w:val="left"/>
      <w:outlineLvl w:val="9"/>
    </w:pPr>
    <w:rPr>
      <w:rFonts w:asciiTheme="majorHAnsi" w:hAnsiTheme="majorHAnsi"/>
      <w:b w:val="0"/>
      <w:bCs w:val="0"/>
      <w:color w:val="2F5496" w:themeColor="accent1" w:themeShade="BF"/>
    </w:rPr>
  </w:style>
  <w:style w:type="character" w:styleId="UnresolvedMention">
    <w:name w:val="Unresolved Mention"/>
    <w:basedOn w:val="DefaultParagraphFont"/>
    <w:uiPriority w:val="99"/>
    <w:semiHidden/>
    <w:unhideWhenUsed/>
    <w:rsid w:val="001A5F3B"/>
    <w:rPr>
      <w:color w:val="605E5C"/>
      <w:shd w:val="clear" w:color="auto" w:fill="E1DFDD"/>
    </w:rPr>
  </w:style>
  <w:style w:type="paragraph" w:customStyle="1" w:styleId="Basisalinea">
    <w:name w:val="[Basisalinea]"/>
    <w:basedOn w:val="Normal"/>
    <w:uiPriority w:val="99"/>
    <w:rsid w:val="00C5464A"/>
    <w:pPr>
      <w:autoSpaceDE w:val="0"/>
      <w:autoSpaceDN w:val="0"/>
      <w:adjustRightInd w:val="0"/>
      <w:spacing w:line="288" w:lineRule="auto"/>
      <w:textAlignment w:val="center"/>
    </w:pPr>
    <w:rPr>
      <w:rFonts w:ascii="Times" w:eastAsia="Calibri" w:hAnsi="Times" w:cs="Times"/>
      <w:color w:val="000000"/>
      <w:lang w:val="nl-NL"/>
    </w:rPr>
  </w:style>
  <w:style w:type="paragraph" w:customStyle="1" w:styleId="zzCover">
    <w:name w:val="zzCover"/>
    <w:basedOn w:val="Normal"/>
    <w:rsid w:val="00BD3CC9"/>
    <w:pPr>
      <w:spacing w:after="220"/>
      <w:jc w:val="right"/>
    </w:pPr>
    <w:rPr>
      <w:b/>
      <w:color w:val="000000"/>
    </w:rPr>
  </w:style>
  <w:style w:type="character" w:customStyle="1" w:styleId="FooterChar1">
    <w:name w:val="Footer Char1"/>
    <w:uiPriority w:val="99"/>
    <w:locked/>
    <w:rsid w:val="00932C04"/>
    <w:rPr>
      <w:rFonts w:ascii="Times New Roman" w:eastAsia="Times New Roman" w:hAnsi="Times New Roman" w:cs="Times New Roman"/>
      <w:sz w:val="24"/>
      <w:szCs w:val="24"/>
      <w:lang w:val="en-US"/>
    </w:rPr>
  </w:style>
  <w:style w:type="paragraph" w:styleId="Index1">
    <w:name w:val="index 1"/>
    <w:basedOn w:val="Normal"/>
    <w:next w:val="Normal"/>
    <w:autoRedefine/>
    <w:uiPriority w:val="99"/>
    <w:semiHidden/>
    <w:rsid w:val="00932C04"/>
    <w:pPr>
      <w:tabs>
        <w:tab w:val="right" w:leader="dot" w:pos="3950"/>
      </w:tabs>
      <w:ind w:left="240" w:hanging="240"/>
    </w:pPr>
    <w:rPr>
      <w:rFonts w:cs="Arial"/>
      <w:noProof/>
      <w:sz w:val="18"/>
      <w:szCs w:val="18"/>
    </w:rPr>
  </w:style>
  <w:style w:type="paragraph" w:styleId="Index2">
    <w:name w:val="index 2"/>
    <w:basedOn w:val="Normal"/>
    <w:next w:val="Normal"/>
    <w:autoRedefine/>
    <w:uiPriority w:val="99"/>
    <w:rsid w:val="00932C04"/>
    <w:pPr>
      <w:tabs>
        <w:tab w:val="right" w:leader="dot" w:pos="3950"/>
      </w:tabs>
      <w:ind w:left="480" w:hanging="240"/>
    </w:pPr>
    <w:rPr>
      <w:rFonts w:cs="Arial"/>
      <w:noProof/>
      <w:sz w:val="18"/>
      <w:szCs w:val="18"/>
    </w:rPr>
  </w:style>
  <w:style w:type="paragraph" w:styleId="Index3">
    <w:name w:val="index 3"/>
    <w:basedOn w:val="Normal"/>
    <w:next w:val="Normal"/>
    <w:autoRedefine/>
    <w:uiPriority w:val="99"/>
    <w:semiHidden/>
    <w:rsid w:val="00932C04"/>
    <w:pPr>
      <w:ind w:left="720" w:hanging="240"/>
    </w:pPr>
    <w:rPr>
      <w:rFonts w:ascii="Calibri" w:hAnsi="Calibri"/>
      <w:sz w:val="18"/>
      <w:szCs w:val="18"/>
    </w:rPr>
  </w:style>
  <w:style w:type="paragraph" w:styleId="Index4">
    <w:name w:val="index 4"/>
    <w:basedOn w:val="Normal"/>
    <w:next w:val="Normal"/>
    <w:autoRedefine/>
    <w:rsid w:val="00932C04"/>
    <w:pPr>
      <w:ind w:left="960" w:hanging="240"/>
    </w:pPr>
    <w:rPr>
      <w:rFonts w:ascii="Calibri" w:hAnsi="Calibri"/>
      <w:sz w:val="18"/>
      <w:szCs w:val="18"/>
    </w:rPr>
  </w:style>
  <w:style w:type="paragraph" w:styleId="Index5">
    <w:name w:val="index 5"/>
    <w:basedOn w:val="Normal"/>
    <w:next w:val="Normal"/>
    <w:autoRedefine/>
    <w:rsid w:val="00932C04"/>
    <w:pPr>
      <w:ind w:left="1200" w:hanging="240"/>
    </w:pPr>
    <w:rPr>
      <w:rFonts w:ascii="Calibri" w:hAnsi="Calibri"/>
      <w:sz w:val="18"/>
      <w:szCs w:val="18"/>
    </w:rPr>
  </w:style>
  <w:style w:type="paragraph" w:styleId="Index6">
    <w:name w:val="index 6"/>
    <w:basedOn w:val="Normal"/>
    <w:next w:val="Normal"/>
    <w:autoRedefine/>
    <w:rsid w:val="00932C04"/>
    <w:pPr>
      <w:ind w:left="1440" w:hanging="240"/>
    </w:pPr>
    <w:rPr>
      <w:rFonts w:ascii="Calibri" w:hAnsi="Calibri"/>
      <w:sz w:val="18"/>
      <w:szCs w:val="18"/>
    </w:rPr>
  </w:style>
  <w:style w:type="paragraph" w:styleId="Index7">
    <w:name w:val="index 7"/>
    <w:basedOn w:val="Normal"/>
    <w:next w:val="Normal"/>
    <w:autoRedefine/>
    <w:rsid w:val="00932C04"/>
    <w:pPr>
      <w:ind w:left="1680" w:hanging="240"/>
    </w:pPr>
    <w:rPr>
      <w:rFonts w:ascii="Calibri" w:hAnsi="Calibri"/>
      <w:sz w:val="18"/>
      <w:szCs w:val="18"/>
    </w:rPr>
  </w:style>
  <w:style w:type="paragraph" w:styleId="Index8">
    <w:name w:val="index 8"/>
    <w:basedOn w:val="Normal"/>
    <w:next w:val="Normal"/>
    <w:autoRedefine/>
    <w:rsid w:val="00932C04"/>
    <w:pPr>
      <w:ind w:left="1920" w:hanging="240"/>
    </w:pPr>
    <w:rPr>
      <w:rFonts w:ascii="Calibri" w:hAnsi="Calibri"/>
      <w:sz w:val="18"/>
      <w:szCs w:val="18"/>
    </w:rPr>
  </w:style>
  <w:style w:type="paragraph" w:styleId="Index9">
    <w:name w:val="index 9"/>
    <w:basedOn w:val="Normal"/>
    <w:next w:val="Normal"/>
    <w:autoRedefine/>
    <w:rsid w:val="00932C04"/>
    <w:pPr>
      <w:ind w:left="2160" w:hanging="240"/>
    </w:pPr>
    <w:rPr>
      <w:rFonts w:ascii="Calibri" w:hAnsi="Calibri"/>
      <w:sz w:val="18"/>
      <w:szCs w:val="18"/>
    </w:rPr>
  </w:style>
  <w:style w:type="paragraph" w:styleId="IndexHeading">
    <w:name w:val="index heading"/>
    <w:basedOn w:val="Normal"/>
    <w:next w:val="Index1"/>
    <w:uiPriority w:val="99"/>
    <w:rsid w:val="00932C04"/>
    <w:pPr>
      <w:spacing w:before="240" w:after="120"/>
      <w:jc w:val="center"/>
    </w:pPr>
    <w:rPr>
      <w:rFonts w:ascii="Calibri" w:hAnsi="Calibri"/>
      <w:b/>
      <w:bCs/>
      <w:sz w:val="26"/>
      <w:szCs w:val="26"/>
    </w:rPr>
  </w:style>
  <w:style w:type="paragraph" w:styleId="List">
    <w:name w:val="List"/>
    <w:basedOn w:val="Normal"/>
    <w:rsid w:val="009E560E"/>
    <w:pPr>
      <w:ind w:left="283" w:hanging="283"/>
    </w:pPr>
  </w:style>
  <w:style w:type="paragraph" w:styleId="List2">
    <w:name w:val="List 2"/>
    <w:basedOn w:val="Normal"/>
    <w:rsid w:val="009E560E"/>
    <w:pPr>
      <w:ind w:left="566" w:hanging="283"/>
    </w:pPr>
  </w:style>
  <w:style w:type="paragraph" w:styleId="List3">
    <w:name w:val="List 3"/>
    <w:basedOn w:val="Normal"/>
    <w:rsid w:val="009E560E"/>
    <w:pPr>
      <w:ind w:left="849" w:hanging="283"/>
    </w:pPr>
  </w:style>
  <w:style w:type="paragraph" w:styleId="ListBullet">
    <w:name w:val="List Bullet"/>
    <w:basedOn w:val="Normal"/>
    <w:rsid w:val="009E560E"/>
    <w:pPr>
      <w:tabs>
        <w:tab w:val="left" w:pos="360"/>
      </w:tabs>
      <w:ind w:left="360" w:hanging="360"/>
    </w:pPr>
  </w:style>
  <w:style w:type="paragraph" w:styleId="ListBullet2">
    <w:name w:val="List Bullet 2"/>
    <w:basedOn w:val="Normal"/>
    <w:rsid w:val="009E560E"/>
    <w:pPr>
      <w:tabs>
        <w:tab w:val="left" w:pos="643"/>
      </w:tabs>
      <w:ind w:left="643" w:hanging="360"/>
    </w:pPr>
  </w:style>
  <w:style w:type="character" w:styleId="PageNumber">
    <w:name w:val="page number"/>
    <w:basedOn w:val="DefaultParagraphFont"/>
    <w:rsid w:val="00932C04"/>
  </w:style>
  <w:style w:type="paragraph" w:styleId="Title">
    <w:name w:val="Title"/>
    <w:basedOn w:val="Normal"/>
    <w:link w:val="TitleChar"/>
    <w:qFormat/>
    <w:rsid w:val="009E560E"/>
    <w:pPr>
      <w:spacing w:before="240" w:after="60"/>
      <w:jc w:val="center"/>
      <w:outlineLvl w:val="0"/>
    </w:pPr>
    <w:rPr>
      <w:b/>
      <w:kern w:val="28"/>
      <w:sz w:val="32"/>
    </w:rPr>
  </w:style>
  <w:style w:type="character" w:customStyle="1" w:styleId="TitleChar">
    <w:name w:val="Title Char"/>
    <w:basedOn w:val="DefaultParagraphFont"/>
    <w:link w:val="Title"/>
    <w:rsid w:val="00932C04"/>
    <w:rPr>
      <w:rFonts w:ascii="Arial" w:eastAsia="MS Mincho" w:hAnsi="Arial" w:cs="Times New Roman"/>
      <w:b/>
      <w:kern w:val="28"/>
      <w:sz w:val="32"/>
      <w:szCs w:val="20"/>
      <w:lang w:val="en-GB" w:eastAsia="ja-JP"/>
    </w:rPr>
  </w:style>
  <w:style w:type="paragraph" w:styleId="TOAHeading">
    <w:name w:val="toa heading"/>
    <w:basedOn w:val="Normal"/>
    <w:next w:val="Normal"/>
    <w:semiHidden/>
    <w:rsid w:val="00932C04"/>
    <w:pPr>
      <w:spacing w:before="120"/>
    </w:pPr>
    <w:rPr>
      <w:rFonts w:cs="Arial"/>
      <w:b/>
      <w:bCs/>
    </w:rPr>
  </w:style>
  <w:style w:type="character" w:customStyle="1" w:styleId="TOC1Char">
    <w:name w:val="TOC 1 Char"/>
    <w:link w:val="TOC1"/>
    <w:uiPriority w:val="39"/>
    <w:rsid w:val="00565379"/>
    <w:rPr>
      <w:rFonts w:ascii="Arial" w:eastAsia="MS Mincho" w:hAnsi="Arial" w:cs="Times New Roman"/>
      <w:b/>
      <w:sz w:val="20"/>
      <w:szCs w:val="20"/>
      <w:lang w:val="en-GB" w:eastAsia="ja-JP"/>
    </w:rPr>
  </w:style>
  <w:style w:type="paragraph" w:customStyle="1" w:styleId="dl">
    <w:name w:val="dl"/>
    <w:basedOn w:val="Normal"/>
    <w:qFormat/>
    <w:rsid w:val="009E560E"/>
    <w:pPr>
      <w:ind w:left="800" w:hanging="400"/>
    </w:pPr>
  </w:style>
  <w:style w:type="paragraph" w:customStyle="1" w:styleId="Definition">
    <w:name w:val="Definition"/>
    <w:basedOn w:val="Normal"/>
    <w:next w:val="Normal"/>
    <w:qFormat/>
    <w:rsid w:val="00640721"/>
  </w:style>
  <w:style w:type="character" w:customStyle="1" w:styleId="Defterms">
    <w:name w:val="Defterms"/>
    <w:qFormat/>
    <w:rsid w:val="00640721"/>
    <w:rPr>
      <w:color w:val="auto"/>
      <w:lang w:val="fr-FR"/>
    </w:rPr>
  </w:style>
  <w:style w:type="paragraph" w:customStyle="1" w:styleId="Firstparagraph">
    <w:name w:val="First paragraph"/>
    <w:basedOn w:val="Normal"/>
    <w:next w:val="Normal"/>
    <w:rsid w:val="00640721"/>
    <w:pPr>
      <w:overflowPunct w:val="0"/>
      <w:autoSpaceDE w:val="0"/>
      <w:autoSpaceDN w:val="0"/>
      <w:adjustRightInd w:val="0"/>
      <w:spacing w:line="260" w:lineRule="exact"/>
      <w:textAlignment w:val="baseline"/>
    </w:pPr>
  </w:style>
  <w:style w:type="paragraph" w:customStyle="1" w:styleId="Heading2-3">
    <w:name w:val="Heading 2-3"/>
    <w:basedOn w:val="Normal"/>
    <w:next w:val="Normal"/>
    <w:rsid w:val="009E560E"/>
    <w:pPr>
      <w:tabs>
        <w:tab w:val="left" w:pos="360"/>
      </w:tabs>
      <w:suppressAutoHyphens/>
      <w:spacing w:before="120" w:after="120" w:line="240" w:lineRule="auto"/>
      <w:ind w:left="360" w:hanging="360"/>
    </w:pPr>
    <w:rPr>
      <w:b/>
      <w:lang w:eastAsia="ar-SA"/>
    </w:rPr>
  </w:style>
  <w:style w:type="paragraph" w:customStyle="1" w:styleId="Caption1">
    <w:name w:val="Caption1"/>
    <w:basedOn w:val="Normal"/>
    <w:rsid w:val="00D509AB"/>
    <w:pPr>
      <w:widowControl w:val="0"/>
      <w:suppressLineNumbers/>
      <w:suppressAutoHyphens/>
      <w:spacing w:before="120" w:after="120" w:line="240" w:lineRule="auto"/>
      <w:jc w:val="left"/>
    </w:pPr>
    <w:rPr>
      <w:rFonts w:eastAsia="Arial" w:cs="Tahoma"/>
      <w:i/>
      <w:iCs/>
    </w:rPr>
  </w:style>
  <w:style w:type="paragraph" w:customStyle="1" w:styleId="Figuretitle">
    <w:name w:val="Figure title"/>
    <w:basedOn w:val="Normal"/>
    <w:next w:val="Normal"/>
    <w:qFormat/>
    <w:rsid w:val="00D509AB"/>
    <w:pPr>
      <w:suppressAutoHyphens/>
      <w:spacing w:before="220" w:after="220"/>
      <w:jc w:val="center"/>
    </w:pPr>
    <w:rPr>
      <w:b/>
    </w:rPr>
  </w:style>
  <w:style w:type="paragraph" w:customStyle="1" w:styleId="Figuretitle2">
    <w:name w:val="Figure title2"/>
    <w:basedOn w:val="Normal"/>
    <w:next w:val="Normal"/>
    <w:rsid w:val="009E560E"/>
    <w:pPr>
      <w:suppressAutoHyphens/>
      <w:spacing w:before="220" w:after="220"/>
      <w:jc w:val="center"/>
    </w:pPr>
    <w:rPr>
      <w:b/>
      <w:lang w:val="de-DE" w:eastAsia="ar-SA"/>
    </w:rPr>
  </w:style>
  <w:style w:type="paragraph" w:styleId="FootnoteText">
    <w:name w:val="footnote text"/>
    <w:basedOn w:val="Normal"/>
    <w:link w:val="FootnoteTextChar"/>
    <w:qFormat/>
    <w:rsid w:val="00D509AB"/>
    <w:pPr>
      <w:tabs>
        <w:tab w:val="left" w:pos="340"/>
      </w:tabs>
      <w:spacing w:after="120" w:line="210" w:lineRule="atLeast"/>
    </w:pPr>
    <w:rPr>
      <w:sz w:val="18"/>
    </w:rPr>
  </w:style>
  <w:style w:type="character" w:customStyle="1" w:styleId="FootnoteTextChar">
    <w:name w:val="Footnote Text Char"/>
    <w:basedOn w:val="DefaultParagraphFont"/>
    <w:link w:val="FootnoteText"/>
    <w:rsid w:val="00D509AB"/>
    <w:rPr>
      <w:rFonts w:ascii="Arial" w:eastAsia="MS Mincho" w:hAnsi="Arial" w:cs="Times New Roman"/>
      <w:sz w:val="18"/>
      <w:szCs w:val="20"/>
      <w:lang w:val="en-GB" w:eastAsia="ja-JP"/>
    </w:rPr>
  </w:style>
  <w:style w:type="paragraph" w:styleId="List4">
    <w:name w:val="List 4"/>
    <w:basedOn w:val="Normal"/>
    <w:rsid w:val="009E560E"/>
    <w:pPr>
      <w:ind w:left="1132" w:hanging="283"/>
    </w:pPr>
  </w:style>
  <w:style w:type="paragraph" w:styleId="List5">
    <w:name w:val="List 5"/>
    <w:basedOn w:val="Normal"/>
    <w:rsid w:val="009E560E"/>
    <w:pPr>
      <w:ind w:left="1415" w:hanging="283"/>
    </w:pPr>
  </w:style>
  <w:style w:type="paragraph" w:styleId="ListBullet3">
    <w:name w:val="List Bullet 3"/>
    <w:basedOn w:val="Normal"/>
    <w:rsid w:val="009E560E"/>
    <w:pPr>
      <w:tabs>
        <w:tab w:val="left" w:pos="926"/>
      </w:tabs>
      <w:ind w:left="926" w:hanging="360"/>
    </w:pPr>
  </w:style>
  <w:style w:type="paragraph" w:styleId="ListBullet4">
    <w:name w:val="List Bullet 4"/>
    <w:basedOn w:val="Normal"/>
    <w:rsid w:val="009E560E"/>
    <w:pPr>
      <w:tabs>
        <w:tab w:val="left" w:pos="1209"/>
      </w:tabs>
      <w:ind w:left="1209" w:hanging="360"/>
    </w:pPr>
  </w:style>
  <w:style w:type="paragraph" w:styleId="ListBullet5">
    <w:name w:val="List Bullet 5"/>
    <w:basedOn w:val="Normal"/>
    <w:rsid w:val="009E560E"/>
    <w:pPr>
      <w:numPr>
        <w:numId w:val="12"/>
      </w:numPr>
      <w:tabs>
        <w:tab w:val="clear" w:pos="360"/>
        <w:tab w:val="left" w:pos="1492"/>
      </w:tabs>
    </w:pPr>
  </w:style>
  <w:style w:type="paragraph" w:styleId="ListContinue">
    <w:name w:val="List Continue"/>
    <w:basedOn w:val="Normal"/>
    <w:rsid w:val="009E560E"/>
    <w:pPr>
      <w:tabs>
        <w:tab w:val="left" w:pos="400"/>
      </w:tabs>
      <w:ind w:left="400" w:hanging="400"/>
    </w:pPr>
  </w:style>
  <w:style w:type="paragraph" w:styleId="ListContinue2">
    <w:name w:val="List Continue 2"/>
    <w:basedOn w:val="ListContinue"/>
    <w:rsid w:val="009E560E"/>
    <w:pPr>
      <w:numPr>
        <w:ilvl w:val="1"/>
        <w:numId w:val="13"/>
      </w:numPr>
      <w:tabs>
        <w:tab w:val="clear" w:pos="400"/>
        <w:tab w:val="left" w:pos="800"/>
      </w:tabs>
    </w:pPr>
  </w:style>
  <w:style w:type="paragraph" w:styleId="ListContinue3">
    <w:name w:val="List Continue 3"/>
    <w:basedOn w:val="ListContinue"/>
    <w:rsid w:val="009E560E"/>
    <w:pPr>
      <w:numPr>
        <w:ilvl w:val="2"/>
        <w:numId w:val="13"/>
      </w:numPr>
      <w:tabs>
        <w:tab w:val="clear" w:pos="400"/>
        <w:tab w:val="left" w:pos="432"/>
        <w:tab w:val="left" w:pos="810"/>
        <w:tab w:val="left" w:pos="1200"/>
      </w:tabs>
    </w:pPr>
  </w:style>
  <w:style w:type="paragraph" w:styleId="ListContinue4">
    <w:name w:val="List Continue 4"/>
    <w:basedOn w:val="ListContinue"/>
    <w:rsid w:val="009E560E"/>
    <w:pPr>
      <w:numPr>
        <w:numId w:val="14"/>
      </w:numPr>
      <w:tabs>
        <w:tab w:val="clear" w:pos="400"/>
        <w:tab w:val="left" w:pos="1600"/>
      </w:tabs>
    </w:pPr>
  </w:style>
  <w:style w:type="paragraph" w:styleId="ListContinue5">
    <w:name w:val="List Continue 5"/>
    <w:basedOn w:val="Normal"/>
    <w:rsid w:val="009E560E"/>
    <w:pPr>
      <w:spacing w:after="120"/>
      <w:ind w:left="1415"/>
    </w:pPr>
  </w:style>
  <w:style w:type="paragraph" w:styleId="ListNumber">
    <w:name w:val="List Number"/>
    <w:basedOn w:val="Normal"/>
    <w:rsid w:val="009E560E"/>
    <w:pPr>
      <w:numPr>
        <w:numId w:val="15"/>
      </w:numPr>
      <w:tabs>
        <w:tab w:val="clear" w:pos="643"/>
        <w:tab w:val="left" w:pos="400"/>
      </w:tabs>
    </w:pPr>
  </w:style>
  <w:style w:type="paragraph" w:styleId="ListNumber2">
    <w:name w:val="List Number 2"/>
    <w:basedOn w:val="Normal"/>
    <w:rsid w:val="009E560E"/>
    <w:pPr>
      <w:numPr>
        <w:numId w:val="16"/>
      </w:numPr>
      <w:tabs>
        <w:tab w:val="left" w:pos="800"/>
      </w:tabs>
    </w:pPr>
  </w:style>
  <w:style w:type="paragraph" w:styleId="ListNumber3">
    <w:name w:val="List Number 3"/>
    <w:basedOn w:val="Normal"/>
    <w:rsid w:val="009E560E"/>
    <w:pPr>
      <w:numPr>
        <w:numId w:val="17"/>
      </w:numPr>
      <w:tabs>
        <w:tab w:val="clear" w:pos="1209"/>
        <w:tab w:val="left" w:pos="1200"/>
      </w:tabs>
    </w:pPr>
  </w:style>
  <w:style w:type="paragraph" w:styleId="ListNumber4">
    <w:name w:val="List Number 4"/>
    <w:basedOn w:val="Normal"/>
    <w:rsid w:val="009E560E"/>
    <w:pPr>
      <w:numPr>
        <w:numId w:val="18"/>
      </w:numPr>
      <w:tabs>
        <w:tab w:val="left" w:pos="1600"/>
      </w:tabs>
    </w:pPr>
  </w:style>
  <w:style w:type="paragraph" w:styleId="ListNumber5">
    <w:name w:val="List Number 5"/>
    <w:basedOn w:val="Normal"/>
    <w:rsid w:val="009E560E"/>
    <w:pPr>
      <w:tabs>
        <w:tab w:val="left" w:pos="1492"/>
      </w:tabs>
      <w:ind w:left="1492" w:hanging="360"/>
    </w:pPr>
  </w:style>
  <w:style w:type="paragraph" w:customStyle="1" w:styleId="ListParagraph1">
    <w:name w:val="List Paragraph1"/>
    <w:basedOn w:val="Normal"/>
    <w:uiPriority w:val="34"/>
    <w:qFormat/>
    <w:rsid w:val="009E560E"/>
    <w:pPr>
      <w:ind w:left="720"/>
    </w:pPr>
  </w:style>
  <w:style w:type="paragraph" w:styleId="NormalIndent">
    <w:name w:val="Normal Indent"/>
    <w:basedOn w:val="Normal"/>
    <w:rsid w:val="009E560E"/>
    <w:pPr>
      <w:ind w:left="708"/>
    </w:pPr>
  </w:style>
  <w:style w:type="paragraph" w:styleId="PlainText">
    <w:name w:val="Plain Text"/>
    <w:basedOn w:val="Normal"/>
    <w:link w:val="PlainTextChar"/>
    <w:rsid w:val="009E560E"/>
    <w:rPr>
      <w:rFonts w:ascii="Courier New" w:hAnsi="Courier New"/>
    </w:rPr>
  </w:style>
  <w:style w:type="character" w:customStyle="1" w:styleId="PlainTextChar">
    <w:name w:val="Plain Text Char"/>
    <w:basedOn w:val="DefaultParagraphFont"/>
    <w:link w:val="PlainText"/>
    <w:rsid w:val="009E560E"/>
    <w:rPr>
      <w:rFonts w:ascii="Courier New" w:eastAsia="MS Mincho" w:hAnsi="Courier New" w:cs="Times New Roman"/>
      <w:sz w:val="20"/>
      <w:szCs w:val="20"/>
      <w:lang w:val="en-GB" w:eastAsia="ja-JP"/>
    </w:rPr>
  </w:style>
  <w:style w:type="paragraph" w:customStyle="1" w:styleId="Tablefootnote">
    <w:name w:val="Table footnote"/>
    <w:basedOn w:val="Normal"/>
    <w:rsid w:val="009E560E"/>
    <w:pPr>
      <w:tabs>
        <w:tab w:val="left" w:pos="340"/>
      </w:tabs>
      <w:spacing w:before="60" w:after="60" w:line="190" w:lineRule="atLeast"/>
    </w:pPr>
    <w:rPr>
      <w:sz w:val="16"/>
    </w:rPr>
  </w:style>
  <w:style w:type="table" w:customStyle="1" w:styleId="TableGrid1">
    <w:name w:val="Table Grid1"/>
    <w:basedOn w:val="TableNormal"/>
    <w:rsid w:val="009E560E"/>
    <w:pPr>
      <w:widowControl w:val="0"/>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rsid w:val="009E560E"/>
    <w:pPr>
      <w:widowControl w:val="0"/>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rms">
    <w:name w:val="Term(s)"/>
    <w:basedOn w:val="Normal"/>
    <w:next w:val="Definition"/>
    <w:rsid w:val="009E560E"/>
    <w:pPr>
      <w:keepNext/>
      <w:suppressAutoHyphens/>
      <w:spacing w:after="0"/>
      <w:jc w:val="left"/>
    </w:pPr>
    <w:rPr>
      <w:b/>
    </w:rPr>
  </w:style>
  <w:style w:type="paragraph" w:customStyle="1" w:styleId="TermNum">
    <w:name w:val="TermNum"/>
    <w:basedOn w:val="Normal"/>
    <w:next w:val="Terms"/>
    <w:rsid w:val="009E560E"/>
    <w:pPr>
      <w:keepNext/>
      <w:spacing w:after="0"/>
    </w:pPr>
    <w:rPr>
      <w:b/>
    </w:rPr>
  </w:style>
  <w:style w:type="paragraph" w:customStyle="1" w:styleId="TOCTitle">
    <w:name w:val="TOC Title"/>
    <w:basedOn w:val="Normal"/>
    <w:rsid w:val="00513A50"/>
    <w:pPr>
      <w:suppressAutoHyphens/>
      <w:spacing w:before="360" w:after="120" w:line="100" w:lineRule="atLeast"/>
      <w:jc w:val="center"/>
    </w:pPr>
    <w:rPr>
      <w:rFonts w:eastAsia="Times New Roman"/>
      <w:b/>
      <w:color w:val="000000"/>
      <w:sz w:val="22"/>
      <w:szCs w:val="24"/>
      <w:lang w:val="en-US" w:eastAsia="ar-SA"/>
    </w:rPr>
  </w:style>
  <w:style w:type="character" w:styleId="FootnoteReference">
    <w:name w:val="footnote reference"/>
    <w:basedOn w:val="DefaultParagraphFont"/>
    <w:uiPriority w:val="99"/>
    <w:semiHidden/>
    <w:unhideWhenUsed/>
    <w:rsid w:val="007E084A"/>
    <w:rPr>
      <w:vertAlign w:val="superscript"/>
    </w:rPr>
  </w:style>
  <w:style w:type="table" w:customStyle="1" w:styleId="TableGrid3">
    <w:name w:val="Table Grid3"/>
    <w:basedOn w:val="TableNormal"/>
    <w:next w:val="TableGrid"/>
    <w:rsid w:val="00356509"/>
    <w:pPr>
      <w:spacing w:after="240" w:line="230" w:lineRule="atLeast"/>
      <w:jc w:val="both"/>
    </w:pPr>
    <w:rPr>
      <w:rFonts w:ascii="Times New Roman" w:eastAsia="MS Mincho" w:hAnsi="Times New Roman" w:cs="Times New Roman"/>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939514">
      <w:bodyDiv w:val="1"/>
      <w:marLeft w:val="0"/>
      <w:marRight w:val="0"/>
      <w:marTop w:val="0"/>
      <w:marBottom w:val="0"/>
      <w:divBdr>
        <w:top w:val="none" w:sz="0" w:space="0" w:color="auto"/>
        <w:left w:val="none" w:sz="0" w:space="0" w:color="auto"/>
        <w:bottom w:val="none" w:sz="0" w:space="0" w:color="auto"/>
        <w:right w:val="none" w:sz="0" w:space="0" w:color="auto"/>
      </w:divBdr>
    </w:div>
    <w:div w:id="188373487">
      <w:bodyDiv w:val="1"/>
      <w:marLeft w:val="0"/>
      <w:marRight w:val="0"/>
      <w:marTop w:val="0"/>
      <w:marBottom w:val="0"/>
      <w:divBdr>
        <w:top w:val="none" w:sz="0" w:space="0" w:color="auto"/>
        <w:left w:val="none" w:sz="0" w:space="0" w:color="auto"/>
        <w:bottom w:val="none" w:sz="0" w:space="0" w:color="auto"/>
        <w:right w:val="none" w:sz="0" w:space="0" w:color="auto"/>
      </w:divBdr>
    </w:div>
    <w:div w:id="301278387">
      <w:bodyDiv w:val="1"/>
      <w:marLeft w:val="0"/>
      <w:marRight w:val="0"/>
      <w:marTop w:val="0"/>
      <w:marBottom w:val="0"/>
      <w:divBdr>
        <w:top w:val="none" w:sz="0" w:space="0" w:color="auto"/>
        <w:left w:val="none" w:sz="0" w:space="0" w:color="auto"/>
        <w:bottom w:val="none" w:sz="0" w:space="0" w:color="auto"/>
        <w:right w:val="none" w:sz="0" w:space="0" w:color="auto"/>
      </w:divBdr>
    </w:div>
    <w:div w:id="511842801">
      <w:bodyDiv w:val="1"/>
      <w:marLeft w:val="0"/>
      <w:marRight w:val="0"/>
      <w:marTop w:val="0"/>
      <w:marBottom w:val="0"/>
      <w:divBdr>
        <w:top w:val="none" w:sz="0" w:space="0" w:color="auto"/>
        <w:left w:val="none" w:sz="0" w:space="0" w:color="auto"/>
        <w:bottom w:val="none" w:sz="0" w:space="0" w:color="auto"/>
        <w:right w:val="none" w:sz="0" w:space="0" w:color="auto"/>
      </w:divBdr>
    </w:div>
    <w:div w:id="739980220">
      <w:bodyDiv w:val="1"/>
      <w:marLeft w:val="0"/>
      <w:marRight w:val="0"/>
      <w:marTop w:val="0"/>
      <w:marBottom w:val="0"/>
      <w:divBdr>
        <w:top w:val="none" w:sz="0" w:space="0" w:color="auto"/>
        <w:left w:val="none" w:sz="0" w:space="0" w:color="auto"/>
        <w:bottom w:val="none" w:sz="0" w:space="0" w:color="auto"/>
        <w:right w:val="none" w:sz="0" w:space="0" w:color="auto"/>
      </w:divBdr>
    </w:div>
    <w:div w:id="746070358">
      <w:bodyDiv w:val="1"/>
      <w:marLeft w:val="0"/>
      <w:marRight w:val="0"/>
      <w:marTop w:val="0"/>
      <w:marBottom w:val="0"/>
      <w:divBdr>
        <w:top w:val="none" w:sz="0" w:space="0" w:color="auto"/>
        <w:left w:val="none" w:sz="0" w:space="0" w:color="auto"/>
        <w:bottom w:val="none" w:sz="0" w:space="0" w:color="auto"/>
        <w:right w:val="none" w:sz="0" w:space="0" w:color="auto"/>
      </w:divBdr>
    </w:div>
    <w:div w:id="984510012">
      <w:bodyDiv w:val="1"/>
      <w:marLeft w:val="0"/>
      <w:marRight w:val="0"/>
      <w:marTop w:val="0"/>
      <w:marBottom w:val="0"/>
      <w:divBdr>
        <w:top w:val="none" w:sz="0" w:space="0" w:color="auto"/>
        <w:left w:val="none" w:sz="0" w:space="0" w:color="auto"/>
        <w:bottom w:val="none" w:sz="0" w:space="0" w:color="auto"/>
        <w:right w:val="none" w:sz="0" w:space="0" w:color="auto"/>
      </w:divBdr>
    </w:div>
    <w:div w:id="1168400133">
      <w:bodyDiv w:val="1"/>
      <w:marLeft w:val="0"/>
      <w:marRight w:val="0"/>
      <w:marTop w:val="0"/>
      <w:marBottom w:val="0"/>
      <w:divBdr>
        <w:top w:val="none" w:sz="0" w:space="0" w:color="auto"/>
        <w:left w:val="none" w:sz="0" w:space="0" w:color="auto"/>
        <w:bottom w:val="none" w:sz="0" w:space="0" w:color="auto"/>
        <w:right w:val="none" w:sz="0" w:space="0" w:color="auto"/>
      </w:divBdr>
    </w:div>
    <w:div w:id="1936211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wipo.int/treaties/en/ip/berne/trtdocs_wo001.htm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2F2F4-C599-4E3B-8A37-46A2E1E77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3154</TotalTime>
  <Pages>279</Pages>
  <Words>60559</Words>
  <Characters>345191</Characters>
  <Application>Microsoft Office Word</Application>
  <DocSecurity>0</DocSecurity>
  <Lines>2876</Lines>
  <Paragraphs>809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Malyankar</dc:creator>
  <cp:keywords/>
  <dc:description/>
  <cp:lastModifiedBy>Raphael Malyankar</cp:lastModifiedBy>
  <cp:revision>360</cp:revision>
  <cp:lastPrinted>2022-09-07T03:12:00Z</cp:lastPrinted>
  <dcterms:created xsi:type="dcterms:W3CDTF">2022-08-19T20:32:00Z</dcterms:created>
  <dcterms:modified xsi:type="dcterms:W3CDTF">2023-01-11T21:19:00Z</dcterms:modified>
</cp:coreProperties>
</file>